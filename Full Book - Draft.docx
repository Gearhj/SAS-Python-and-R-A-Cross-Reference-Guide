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9C0890" w14:textId="3DF517FF" w:rsidR="00696922" w:rsidRDefault="00936B5E">
      <w:pPr>
        <w:pStyle w:val="TOC1"/>
        <w:rPr>
          <w:rFonts w:asciiTheme="minorHAnsi" w:eastAsiaTheme="minorEastAsia" w:hAnsiTheme="minorHAnsi" w:cstheme="minorBidi"/>
          <w:kern w:val="2"/>
          <w:sz w:val="24"/>
          <w14:ligatures w14:val="standardContextual"/>
        </w:rPr>
      </w:pPr>
      <w:r>
        <w:fldChar w:fldCharType="begin"/>
      </w:r>
      <w:r>
        <w:instrText xml:space="preserve"> TOC \o "1-3" \h \z \t "AChapTitle,1" </w:instrText>
      </w:r>
      <w:r>
        <w:fldChar w:fldCharType="separate"/>
      </w:r>
      <w:hyperlink w:anchor="_Toc174889512" w:history="1">
        <w:r w:rsidR="00696922" w:rsidRPr="008B2C3E">
          <w:rPr>
            <w:rStyle w:val="Hyperlink"/>
          </w:rPr>
          <w:t>Acknowledgments</w:t>
        </w:r>
        <w:r w:rsidR="00696922">
          <w:rPr>
            <w:webHidden/>
          </w:rPr>
          <w:tab/>
        </w:r>
        <w:r w:rsidR="00696922">
          <w:rPr>
            <w:webHidden/>
          </w:rPr>
          <w:fldChar w:fldCharType="begin"/>
        </w:r>
        <w:r w:rsidR="00696922">
          <w:rPr>
            <w:webHidden/>
          </w:rPr>
          <w:instrText xml:space="preserve"> PAGEREF _Toc174889512 \h </w:instrText>
        </w:r>
        <w:r w:rsidR="00696922">
          <w:rPr>
            <w:webHidden/>
          </w:rPr>
        </w:r>
        <w:r w:rsidR="00696922">
          <w:rPr>
            <w:webHidden/>
          </w:rPr>
          <w:fldChar w:fldCharType="separate"/>
        </w:r>
        <w:r w:rsidR="00696922">
          <w:rPr>
            <w:webHidden/>
          </w:rPr>
          <w:t>7</w:t>
        </w:r>
        <w:r w:rsidR="00696922">
          <w:rPr>
            <w:webHidden/>
          </w:rPr>
          <w:fldChar w:fldCharType="end"/>
        </w:r>
      </w:hyperlink>
    </w:p>
    <w:p w14:paraId="330143DF" w14:textId="02F57AE0" w:rsidR="00696922" w:rsidRDefault="00696922">
      <w:pPr>
        <w:pStyle w:val="TOC1"/>
        <w:rPr>
          <w:rFonts w:asciiTheme="minorHAnsi" w:eastAsiaTheme="minorEastAsia" w:hAnsiTheme="minorHAnsi" w:cstheme="minorBidi"/>
          <w:kern w:val="2"/>
          <w:sz w:val="24"/>
          <w14:ligatures w14:val="standardContextual"/>
        </w:rPr>
      </w:pPr>
      <w:hyperlink w:anchor="_Toc174889513" w:history="1">
        <w:r w:rsidRPr="008B2C3E">
          <w:rPr>
            <w:rStyle w:val="Hyperlink"/>
            <w:rFonts w:cstheme="minorHAnsi"/>
          </w:rPr>
          <w:t>Preface:  Code Comparison Cheat Sheet</w:t>
        </w:r>
        <w:r>
          <w:rPr>
            <w:webHidden/>
          </w:rPr>
          <w:tab/>
        </w:r>
        <w:r>
          <w:rPr>
            <w:webHidden/>
          </w:rPr>
          <w:fldChar w:fldCharType="begin"/>
        </w:r>
        <w:r>
          <w:rPr>
            <w:webHidden/>
          </w:rPr>
          <w:instrText xml:space="preserve"> PAGEREF _Toc174889513 \h </w:instrText>
        </w:r>
        <w:r>
          <w:rPr>
            <w:webHidden/>
          </w:rPr>
        </w:r>
        <w:r>
          <w:rPr>
            <w:webHidden/>
          </w:rPr>
          <w:fldChar w:fldCharType="separate"/>
        </w:r>
        <w:r>
          <w:rPr>
            <w:webHidden/>
          </w:rPr>
          <w:t>8</w:t>
        </w:r>
        <w:r>
          <w:rPr>
            <w:webHidden/>
          </w:rPr>
          <w:fldChar w:fldCharType="end"/>
        </w:r>
      </w:hyperlink>
    </w:p>
    <w:p w14:paraId="52958765" w14:textId="438EFEF4" w:rsidR="00696922" w:rsidRDefault="00696922">
      <w:pPr>
        <w:pStyle w:val="TOC1"/>
        <w:rPr>
          <w:rFonts w:asciiTheme="minorHAnsi" w:eastAsiaTheme="minorEastAsia" w:hAnsiTheme="minorHAnsi" w:cstheme="minorBidi"/>
          <w:kern w:val="2"/>
          <w:sz w:val="24"/>
          <w14:ligatures w14:val="standardContextual"/>
        </w:rPr>
      </w:pPr>
      <w:hyperlink w:anchor="_Toc174889514" w:history="1">
        <w:r w:rsidRPr="008B2C3E">
          <w:rPr>
            <w:rStyle w:val="Hyperlink"/>
          </w:rPr>
          <w:t>Chapter 1: Programming Environments</w:t>
        </w:r>
        <w:r>
          <w:rPr>
            <w:webHidden/>
          </w:rPr>
          <w:tab/>
        </w:r>
        <w:r>
          <w:rPr>
            <w:webHidden/>
          </w:rPr>
          <w:fldChar w:fldCharType="begin"/>
        </w:r>
        <w:r>
          <w:rPr>
            <w:webHidden/>
          </w:rPr>
          <w:instrText xml:space="preserve"> PAGEREF _Toc174889514 \h </w:instrText>
        </w:r>
        <w:r>
          <w:rPr>
            <w:webHidden/>
          </w:rPr>
        </w:r>
        <w:r>
          <w:rPr>
            <w:webHidden/>
          </w:rPr>
          <w:fldChar w:fldCharType="separate"/>
        </w:r>
        <w:r>
          <w:rPr>
            <w:webHidden/>
          </w:rPr>
          <w:t>13</w:t>
        </w:r>
        <w:r>
          <w:rPr>
            <w:webHidden/>
          </w:rPr>
          <w:fldChar w:fldCharType="end"/>
        </w:r>
      </w:hyperlink>
    </w:p>
    <w:p w14:paraId="4D780F2C" w14:textId="34DEF240" w:rsidR="00696922" w:rsidRDefault="00696922">
      <w:pPr>
        <w:pStyle w:val="TOC1"/>
        <w:rPr>
          <w:rFonts w:asciiTheme="minorHAnsi" w:eastAsiaTheme="minorEastAsia" w:hAnsiTheme="minorHAnsi" w:cstheme="minorBidi"/>
          <w:kern w:val="2"/>
          <w:sz w:val="24"/>
          <w14:ligatures w14:val="standardContextual"/>
        </w:rPr>
      </w:pPr>
      <w:hyperlink w:anchor="_Toc174889515" w:history="1">
        <w:r w:rsidRPr="008B2C3E">
          <w:rPr>
            <w:rStyle w:val="Hyperlink"/>
          </w:rPr>
          <w:t>Overview</w:t>
        </w:r>
        <w:r>
          <w:rPr>
            <w:webHidden/>
          </w:rPr>
          <w:tab/>
        </w:r>
        <w:r>
          <w:rPr>
            <w:webHidden/>
          </w:rPr>
          <w:fldChar w:fldCharType="begin"/>
        </w:r>
        <w:r>
          <w:rPr>
            <w:webHidden/>
          </w:rPr>
          <w:instrText xml:space="preserve"> PAGEREF _Toc174889515 \h </w:instrText>
        </w:r>
        <w:r>
          <w:rPr>
            <w:webHidden/>
          </w:rPr>
        </w:r>
        <w:r>
          <w:rPr>
            <w:webHidden/>
          </w:rPr>
          <w:fldChar w:fldCharType="separate"/>
        </w:r>
        <w:r>
          <w:rPr>
            <w:webHidden/>
          </w:rPr>
          <w:t>13</w:t>
        </w:r>
        <w:r>
          <w:rPr>
            <w:webHidden/>
          </w:rPr>
          <w:fldChar w:fldCharType="end"/>
        </w:r>
      </w:hyperlink>
    </w:p>
    <w:p w14:paraId="11EAF0E4" w14:textId="623444DB" w:rsidR="00696922" w:rsidRDefault="00696922">
      <w:pPr>
        <w:pStyle w:val="TOC1"/>
        <w:rPr>
          <w:rFonts w:asciiTheme="minorHAnsi" w:eastAsiaTheme="minorEastAsia" w:hAnsiTheme="minorHAnsi" w:cstheme="minorBidi"/>
          <w:kern w:val="2"/>
          <w:sz w:val="24"/>
          <w14:ligatures w14:val="standardContextual"/>
        </w:rPr>
      </w:pPr>
      <w:hyperlink w:anchor="_Toc174889516" w:history="1">
        <w:r w:rsidRPr="008B2C3E">
          <w:rPr>
            <w:rStyle w:val="Hyperlink"/>
          </w:rPr>
          <w:t>Programming Environments</w:t>
        </w:r>
        <w:r>
          <w:rPr>
            <w:webHidden/>
          </w:rPr>
          <w:tab/>
        </w:r>
        <w:r>
          <w:rPr>
            <w:webHidden/>
          </w:rPr>
          <w:fldChar w:fldCharType="begin"/>
        </w:r>
        <w:r>
          <w:rPr>
            <w:webHidden/>
          </w:rPr>
          <w:instrText xml:space="preserve"> PAGEREF _Toc174889516 \h </w:instrText>
        </w:r>
        <w:r>
          <w:rPr>
            <w:webHidden/>
          </w:rPr>
        </w:r>
        <w:r>
          <w:rPr>
            <w:webHidden/>
          </w:rPr>
          <w:fldChar w:fldCharType="separate"/>
        </w:r>
        <w:r>
          <w:rPr>
            <w:webHidden/>
          </w:rPr>
          <w:t>16</w:t>
        </w:r>
        <w:r>
          <w:rPr>
            <w:webHidden/>
          </w:rPr>
          <w:fldChar w:fldCharType="end"/>
        </w:r>
      </w:hyperlink>
    </w:p>
    <w:p w14:paraId="7D280F80" w14:textId="02D94683" w:rsidR="00696922" w:rsidRDefault="00696922">
      <w:pPr>
        <w:pStyle w:val="TOC1"/>
        <w:rPr>
          <w:rFonts w:asciiTheme="minorHAnsi" w:eastAsiaTheme="minorEastAsia" w:hAnsiTheme="minorHAnsi" w:cstheme="minorBidi"/>
          <w:kern w:val="2"/>
          <w:sz w:val="24"/>
          <w14:ligatures w14:val="standardContextual"/>
        </w:rPr>
      </w:pPr>
      <w:hyperlink w:anchor="_Toc174889517" w:history="1">
        <w:r w:rsidRPr="008B2C3E">
          <w:rPr>
            <w:rStyle w:val="Hyperlink"/>
          </w:rPr>
          <w:t>SAS OnDemand for Academics</w:t>
        </w:r>
        <w:r>
          <w:rPr>
            <w:webHidden/>
          </w:rPr>
          <w:tab/>
        </w:r>
        <w:r>
          <w:rPr>
            <w:webHidden/>
          </w:rPr>
          <w:fldChar w:fldCharType="begin"/>
        </w:r>
        <w:r>
          <w:rPr>
            <w:webHidden/>
          </w:rPr>
          <w:instrText xml:space="preserve"> PAGEREF _Toc174889517 \h </w:instrText>
        </w:r>
        <w:r>
          <w:rPr>
            <w:webHidden/>
          </w:rPr>
        </w:r>
        <w:r>
          <w:rPr>
            <w:webHidden/>
          </w:rPr>
          <w:fldChar w:fldCharType="separate"/>
        </w:r>
        <w:r>
          <w:rPr>
            <w:webHidden/>
          </w:rPr>
          <w:t>18</w:t>
        </w:r>
        <w:r>
          <w:rPr>
            <w:webHidden/>
          </w:rPr>
          <w:fldChar w:fldCharType="end"/>
        </w:r>
      </w:hyperlink>
    </w:p>
    <w:p w14:paraId="04E795F1" w14:textId="158EB2D6" w:rsidR="00696922" w:rsidRDefault="00696922">
      <w:pPr>
        <w:pStyle w:val="TOC2"/>
        <w:rPr>
          <w:rFonts w:asciiTheme="minorHAnsi" w:eastAsiaTheme="minorEastAsia" w:hAnsiTheme="minorHAnsi" w:cstheme="minorBidi"/>
          <w:b w:val="0"/>
          <w:kern w:val="2"/>
          <w:sz w:val="24"/>
          <w14:ligatures w14:val="standardContextual"/>
        </w:rPr>
      </w:pPr>
      <w:hyperlink w:anchor="_Toc174889518" w:history="1">
        <w:r w:rsidRPr="008B2C3E">
          <w:rPr>
            <w:rStyle w:val="Hyperlink"/>
          </w:rPr>
          <w:t>SAS Studio IDE</w:t>
        </w:r>
        <w:r>
          <w:rPr>
            <w:webHidden/>
          </w:rPr>
          <w:tab/>
        </w:r>
        <w:r>
          <w:rPr>
            <w:webHidden/>
          </w:rPr>
          <w:fldChar w:fldCharType="begin"/>
        </w:r>
        <w:r>
          <w:rPr>
            <w:webHidden/>
          </w:rPr>
          <w:instrText xml:space="preserve"> PAGEREF _Toc174889518 \h </w:instrText>
        </w:r>
        <w:r>
          <w:rPr>
            <w:webHidden/>
          </w:rPr>
        </w:r>
        <w:r>
          <w:rPr>
            <w:webHidden/>
          </w:rPr>
          <w:fldChar w:fldCharType="separate"/>
        </w:r>
        <w:r>
          <w:rPr>
            <w:webHidden/>
          </w:rPr>
          <w:t>20</w:t>
        </w:r>
        <w:r>
          <w:rPr>
            <w:webHidden/>
          </w:rPr>
          <w:fldChar w:fldCharType="end"/>
        </w:r>
      </w:hyperlink>
    </w:p>
    <w:p w14:paraId="436FFC84" w14:textId="28BE9615" w:rsidR="00696922" w:rsidRDefault="00696922">
      <w:pPr>
        <w:pStyle w:val="TOC2"/>
        <w:rPr>
          <w:rFonts w:asciiTheme="minorHAnsi" w:eastAsiaTheme="minorEastAsia" w:hAnsiTheme="minorHAnsi" w:cstheme="minorBidi"/>
          <w:b w:val="0"/>
          <w:kern w:val="2"/>
          <w:sz w:val="24"/>
          <w14:ligatures w14:val="standardContextual"/>
        </w:rPr>
      </w:pPr>
      <w:hyperlink w:anchor="_Toc174889519" w:history="1">
        <w:r w:rsidRPr="008B2C3E">
          <w:rPr>
            <w:rStyle w:val="Hyperlink"/>
          </w:rPr>
          <w:t>Log</w:t>
        </w:r>
        <w:r>
          <w:rPr>
            <w:webHidden/>
          </w:rPr>
          <w:tab/>
        </w:r>
        <w:r>
          <w:rPr>
            <w:webHidden/>
          </w:rPr>
          <w:fldChar w:fldCharType="begin"/>
        </w:r>
        <w:r>
          <w:rPr>
            <w:webHidden/>
          </w:rPr>
          <w:instrText xml:space="preserve"> PAGEREF _Toc174889519 \h </w:instrText>
        </w:r>
        <w:r>
          <w:rPr>
            <w:webHidden/>
          </w:rPr>
        </w:r>
        <w:r>
          <w:rPr>
            <w:webHidden/>
          </w:rPr>
          <w:fldChar w:fldCharType="separate"/>
        </w:r>
        <w:r>
          <w:rPr>
            <w:webHidden/>
          </w:rPr>
          <w:t>22</w:t>
        </w:r>
        <w:r>
          <w:rPr>
            <w:webHidden/>
          </w:rPr>
          <w:fldChar w:fldCharType="end"/>
        </w:r>
      </w:hyperlink>
    </w:p>
    <w:p w14:paraId="3A37361C" w14:textId="449F9A35" w:rsidR="00696922" w:rsidRDefault="00696922">
      <w:pPr>
        <w:pStyle w:val="TOC2"/>
        <w:rPr>
          <w:rFonts w:asciiTheme="minorHAnsi" w:eastAsiaTheme="minorEastAsia" w:hAnsiTheme="minorHAnsi" w:cstheme="minorBidi"/>
          <w:b w:val="0"/>
          <w:kern w:val="2"/>
          <w:sz w:val="24"/>
          <w14:ligatures w14:val="standardContextual"/>
        </w:rPr>
      </w:pPr>
      <w:hyperlink w:anchor="_Toc174889520" w:history="1">
        <w:r w:rsidRPr="008B2C3E">
          <w:rPr>
            <w:rStyle w:val="Hyperlink"/>
          </w:rPr>
          <w:t>Results and Output</w:t>
        </w:r>
        <w:r>
          <w:rPr>
            <w:webHidden/>
          </w:rPr>
          <w:tab/>
        </w:r>
        <w:r>
          <w:rPr>
            <w:webHidden/>
          </w:rPr>
          <w:fldChar w:fldCharType="begin"/>
        </w:r>
        <w:r>
          <w:rPr>
            <w:webHidden/>
          </w:rPr>
          <w:instrText xml:space="preserve"> PAGEREF _Toc174889520 \h </w:instrText>
        </w:r>
        <w:r>
          <w:rPr>
            <w:webHidden/>
          </w:rPr>
        </w:r>
        <w:r>
          <w:rPr>
            <w:webHidden/>
          </w:rPr>
          <w:fldChar w:fldCharType="separate"/>
        </w:r>
        <w:r>
          <w:rPr>
            <w:webHidden/>
          </w:rPr>
          <w:t>23</w:t>
        </w:r>
        <w:r>
          <w:rPr>
            <w:webHidden/>
          </w:rPr>
          <w:fldChar w:fldCharType="end"/>
        </w:r>
      </w:hyperlink>
    </w:p>
    <w:p w14:paraId="7323A80F" w14:textId="4C32B24A" w:rsidR="00696922" w:rsidRDefault="00696922">
      <w:pPr>
        <w:pStyle w:val="TOC1"/>
        <w:rPr>
          <w:rFonts w:asciiTheme="minorHAnsi" w:eastAsiaTheme="minorEastAsia" w:hAnsiTheme="minorHAnsi" w:cstheme="minorBidi"/>
          <w:kern w:val="2"/>
          <w:sz w:val="24"/>
          <w14:ligatures w14:val="standardContextual"/>
        </w:rPr>
      </w:pPr>
      <w:hyperlink w:anchor="_Toc174889521" w:history="1">
        <w:r w:rsidRPr="008B2C3E">
          <w:rPr>
            <w:rStyle w:val="Hyperlink"/>
          </w:rPr>
          <w:t>Python Spyder</w:t>
        </w:r>
        <w:r>
          <w:rPr>
            <w:webHidden/>
          </w:rPr>
          <w:tab/>
        </w:r>
        <w:r>
          <w:rPr>
            <w:webHidden/>
          </w:rPr>
          <w:fldChar w:fldCharType="begin"/>
        </w:r>
        <w:r>
          <w:rPr>
            <w:webHidden/>
          </w:rPr>
          <w:instrText xml:space="preserve"> PAGEREF _Toc174889521 \h </w:instrText>
        </w:r>
        <w:r>
          <w:rPr>
            <w:webHidden/>
          </w:rPr>
        </w:r>
        <w:r>
          <w:rPr>
            <w:webHidden/>
          </w:rPr>
          <w:fldChar w:fldCharType="separate"/>
        </w:r>
        <w:r>
          <w:rPr>
            <w:webHidden/>
          </w:rPr>
          <w:t>26</w:t>
        </w:r>
        <w:r>
          <w:rPr>
            <w:webHidden/>
          </w:rPr>
          <w:fldChar w:fldCharType="end"/>
        </w:r>
      </w:hyperlink>
    </w:p>
    <w:p w14:paraId="39F34A20" w14:textId="1A46DBF9" w:rsidR="00696922" w:rsidRDefault="00696922">
      <w:pPr>
        <w:pStyle w:val="TOC2"/>
        <w:rPr>
          <w:rFonts w:asciiTheme="minorHAnsi" w:eastAsiaTheme="minorEastAsia" w:hAnsiTheme="minorHAnsi" w:cstheme="minorBidi"/>
          <w:b w:val="0"/>
          <w:kern w:val="2"/>
          <w:sz w:val="24"/>
          <w14:ligatures w14:val="standardContextual"/>
        </w:rPr>
      </w:pPr>
      <w:hyperlink w:anchor="_Toc174889522" w:history="1">
        <w:r w:rsidRPr="008B2C3E">
          <w:rPr>
            <w:rStyle w:val="Hyperlink"/>
          </w:rPr>
          <w:t>Python Spyder IDE</w:t>
        </w:r>
        <w:r>
          <w:rPr>
            <w:webHidden/>
          </w:rPr>
          <w:tab/>
        </w:r>
        <w:r>
          <w:rPr>
            <w:webHidden/>
          </w:rPr>
          <w:fldChar w:fldCharType="begin"/>
        </w:r>
        <w:r>
          <w:rPr>
            <w:webHidden/>
          </w:rPr>
          <w:instrText xml:space="preserve"> PAGEREF _Toc174889522 \h </w:instrText>
        </w:r>
        <w:r>
          <w:rPr>
            <w:webHidden/>
          </w:rPr>
        </w:r>
        <w:r>
          <w:rPr>
            <w:webHidden/>
          </w:rPr>
          <w:fldChar w:fldCharType="separate"/>
        </w:r>
        <w:r>
          <w:rPr>
            <w:webHidden/>
          </w:rPr>
          <w:t>26</w:t>
        </w:r>
        <w:r>
          <w:rPr>
            <w:webHidden/>
          </w:rPr>
          <w:fldChar w:fldCharType="end"/>
        </w:r>
      </w:hyperlink>
    </w:p>
    <w:p w14:paraId="456F7F12" w14:textId="5F3C42B5" w:rsidR="00696922" w:rsidRDefault="00696922">
      <w:pPr>
        <w:pStyle w:val="TOC3"/>
        <w:tabs>
          <w:tab w:val="right" w:leader="dot" w:pos="8270"/>
        </w:tabs>
        <w:rPr>
          <w:rFonts w:asciiTheme="minorHAnsi" w:eastAsiaTheme="minorEastAsia" w:hAnsiTheme="minorHAnsi" w:cstheme="minorBidi"/>
          <w:noProof/>
          <w:color w:val="auto"/>
          <w:kern w:val="2"/>
          <w:sz w:val="24"/>
          <w14:ligatures w14:val="standardContextual"/>
        </w:rPr>
      </w:pPr>
      <w:hyperlink w:anchor="_Toc174889523" w:history="1">
        <w:r w:rsidRPr="008B2C3E">
          <w:rPr>
            <w:rStyle w:val="Hyperlink"/>
            <w:noProof/>
          </w:rPr>
          <w:t>Editor</w:t>
        </w:r>
        <w:r>
          <w:rPr>
            <w:noProof/>
            <w:webHidden/>
          </w:rPr>
          <w:tab/>
        </w:r>
        <w:r>
          <w:rPr>
            <w:noProof/>
            <w:webHidden/>
          </w:rPr>
          <w:fldChar w:fldCharType="begin"/>
        </w:r>
        <w:r>
          <w:rPr>
            <w:noProof/>
            <w:webHidden/>
          </w:rPr>
          <w:instrText xml:space="preserve"> PAGEREF _Toc174889523 \h </w:instrText>
        </w:r>
        <w:r>
          <w:rPr>
            <w:noProof/>
            <w:webHidden/>
          </w:rPr>
        </w:r>
        <w:r>
          <w:rPr>
            <w:noProof/>
            <w:webHidden/>
          </w:rPr>
          <w:fldChar w:fldCharType="separate"/>
        </w:r>
        <w:r>
          <w:rPr>
            <w:noProof/>
            <w:webHidden/>
          </w:rPr>
          <w:t>27</w:t>
        </w:r>
        <w:r>
          <w:rPr>
            <w:noProof/>
            <w:webHidden/>
          </w:rPr>
          <w:fldChar w:fldCharType="end"/>
        </w:r>
      </w:hyperlink>
    </w:p>
    <w:p w14:paraId="616AC063" w14:textId="3D87D407" w:rsidR="00696922" w:rsidRDefault="00696922">
      <w:pPr>
        <w:pStyle w:val="TOC3"/>
        <w:tabs>
          <w:tab w:val="right" w:leader="dot" w:pos="8270"/>
        </w:tabs>
        <w:rPr>
          <w:rFonts w:asciiTheme="minorHAnsi" w:eastAsiaTheme="minorEastAsia" w:hAnsiTheme="minorHAnsi" w:cstheme="minorBidi"/>
          <w:noProof/>
          <w:color w:val="auto"/>
          <w:kern w:val="2"/>
          <w:sz w:val="24"/>
          <w14:ligatures w14:val="standardContextual"/>
        </w:rPr>
      </w:pPr>
      <w:hyperlink w:anchor="_Toc174889524" w:history="1">
        <w:r w:rsidRPr="008B2C3E">
          <w:rPr>
            <w:rStyle w:val="Hyperlink"/>
            <w:noProof/>
          </w:rPr>
          <w:t>Console</w:t>
        </w:r>
        <w:r>
          <w:rPr>
            <w:noProof/>
            <w:webHidden/>
          </w:rPr>
          <w:tab/>
        </w:r>
        <w:r>
          <w:rPr>
            <w:noProof/>
            <w:webHidden/>
          </w:rPr>
          <w:fldChar w:fldCharType="begin"/>
        </w:r>
        <w:r>
          <w:rPr>
            <w:noProof/>
            <w:webHidden/>
          </w:rPr>
          <w:instrText xml:space="preserve"> PAGEREF _Toc174889524 \h </w:instrText>
        </w:r>
        <w:r>
          <w:rPr>
            <w:noProof/>
            <w:webHidden/>
          </w:rPr>
        </w:r>
        <w:r>
          <w:rPr>
            <w:noProof/>
            <w:webHidden/>
          </w:rPr>
          <w:fldChar w:fldCharType="separate"/>
        </w:r>
        <w:r>
          <w:rPr>
            <w:noProof/>
            <w:webHidden/>
          </w:rPr>
          <w:t>27</w:t>
        </w:r>
        <w:r>
          <w:rPr>
            <w:noProof/>
            <w:webHidden/>
          </w:rPr>
          <w:fldChar w:fldCharType="end"/>
        </w:r>
      </w:hyperlink>
    </w:p>
    <w:p w14:paraId="5763708D" w14:textId="34E898D7" w:rsidR="00696922" w:rsidRDefault="00696922">
      <w:pPr>
        <w:pStyle w:val="TOC3"/>
        <w:tabs>
          <w:tab w:val="right" w:leader="dot" w:pos="8270"/>
        </w:tabs>
        <w:rPr>
          <w:rFonts w:asciiTheme="minorHAnsi" w:eastAsiaTheme="minorEastAsia" w:hAnsiTheme="minorHAnsi" w:cstheme="minorBidi"/>
          <w:noProof/>
          <w:color w:val="auto"/>
          <w:kern w:val="2"/>
          <w:sz w:val="24"/>
          <w14:ligatures w14:val="standardContextual"/>
        </w:rPr>
      </w:pPr>
      <w:hyperlink w:anchor="_Toc174889525" w:history="1">
        <w:r w:rsidRPr="008B2C3E">
          <w:rPr>
            <w:rStyle w:val="Hyperlink"/>
            <w:noProof/>
          </w:rPr>
          <w:t>Help Panel</w:t>
        </w:r>
        <w:r>
          <w:rPr>
            <w:noProof/>
            <w:webHidden/>
          </w:rPr>
          <w:tab/>
        </w:r>
        <w:r>
          <w:rPr>
            <w:noProof/>
            <w:webHidden/>
          </w:rPr>
          <w:fldChar w:fldCharType="begin"/>
        </w:r>
        <w:r>
          <w:rPr>
            <w:noProof/>
            <w:webHidden/>
          </w:rPr>
          <w:instrText xml:space="preserve"> PAGEREF _Toc174889525 \h </w:instrText>
        </w:r>
        <w:r>
          <w:rPr>
            <w:noProof/>
            <w:webHidden/>
          </w:rPr>
        </w:r>
        <w:r>
          <w:rPr>
            <w:noProof/>
            <w:webHidden/>
          </w:rPr>
          <w:fldChar w:fldCharType="separate"/>
        </w:r>
        <w:r>
          <w:rPr>
            <w:noProof/>
            <w:webHidden/>
          </w:rPr>
          <w:t>28</w:t>
        </w:r>
        <w:r>
          <w:rPr>
            <w:noProof/>
            <w:webHidden/>
          </w:rPr>
          <w:fldChar w:fldCharType="end"/>
        </w:r>
      </w:hyperlink>
    </w:p>
    <w:p w14:paraId="1CE1C238" w14:textId="5843B7EA" w:rsidR="00696922" w:rsidRDefault="00696922">
      <w:pPr>
        <w:pStyle w:val="TOC3"/>
        <w:tabs>
          <w:tab w:val="right" w:leader="dot" w:pos="8270"/>
        </w:tabs>
        <w:rPr>
          <w:rFonts w:asciiTheme="minorHAnsi" w:eastAsiaTheme="minorEastAsia" w:hAnsiTheme="minorHAnsi" w:cstheme="minorBidi"/>
          <w:noProof/>
          <w:color w:val="auto"/>
          <w:kern w:val="2"/>
          <w:sz w:val="24"/>
          <w14:ligatures w14:val="standardContextual"/>
        </w:rPr>
      </w:pPr>
      <w:hyperlink w:anchor="_Toc174889526" w:history="1">
        <w:r w:rsidRPr="008B2C3E">
          <w:rPr>
            <w:rStyle w:val="Hyperlink"/>
            <w:noProof/>
          </w:rPr>
          <w:t>Variable Explorer</w:t>
        </w:r>
        <w:r>
          <w:rPr>
            <w:noProof/>
            <w:webHidden/>
          </w:rPr>
          <w:tab/>
        </w:r>
        <w:r>
          <w:rPr>
            <w:noProof/>
            <w:webHidden/>
          </w:rPr>
          <w:fldChar w:fldCharType="begin"/>
        </w:r>
        <w:r>
          <w:rPr>
            <w:noProof/>
            <w:webHidden/>
          </w:rPr>
          <w:instrText xml:space="preserve"> PAGEREF _Toc174889526 \h </w:instrText>
        </w:r>
        <w:r>
          <w:rPr>
            <w:noProof/>
            <w:webHidden/>
          </w:rPr>
        </w:r>
        <w:r>
          <w:rPr>
            <w:noProof/>
            <w:webHidden/>
          </w:rPr>
          <w:fldChar w:fldCharType="separate"/>
        </w:r>
        <w:r>
          <w:rPr>
            <w:noProof/>
            <w:webHidden/>
          </w:rPr>
          <w:t>30</w:t>
        </w:r>
        <w:r>
          <w:rPr>
            <w:noProof/>
            <w:webHidden/>
          </w:rPr>
          <w:fldChar w:fldCharType="end"/>
        </w:r>
      </w:hyperlink>
    </w:p>
    <w:p w14:paraId="1BE48E86" w14:textId="7926D65B" w:rsidR="00696922" w:rsidRDefault="00696922">
      <w:pPr>
        <w:pStyle w:val="TOC1"/>
        <w:rPr>
          <w:rFonts w:asciiTheme="minorHAnsi" w:eastAsiaTheme="minorEastAsia" w:hAnsiTheme="minorHAnsi" w:cstheme="minorBidi"/>
          <w:kern w:val="2"/>
          <w:sz w:val="24"/>
          <w14:ligatures w14:val="standardContextual"/>
        </w:rPr>
      </w:pPr>
      <w:hyperlink w:anchor="_Toc174889527" w:history="1">
        <w:r w:rsidRPr="008B2C3E">
          <w:rPr>
            <w:rStyle w:val="Hyperlink"/>
          </w:rPr>
          <w:t>R Studio</w:t>
        </w:r>
        <w:r>
          <w:rPr>
            <w:webHidden/>
          </w:rPr>
          <w:tab/>
        </w:r>
        <w:r>
          <w:rPr>
            <w:webHidden/>
          </w:rPr>
          <w:fldChar w:fldCharType="begin"/>
        </w:r>
        <w:r>
          <w:rPr>
            <w:webHidden/>
          </w:rPr>
          <w:instrText xml:space="preserve"> PAGEREF _Toc174889527 \h </w:instrText>
        </w:r>
        <w:r>
          <w:rPr>
            <w:webHidden/>
          </w:rPr>
        </w:r>
        <w:r>
          <w:rPr>
            <w:webHidden/>
          </w:rPr>
          <w:fldChar w:fldCharType="separate"/>
        </w:r>
        <w:r>
          <w:rPr>
            <w:webHidden/>
          </w:rPr>
          <w:t>31</w:t>
        </w:r>
        <w:r>
          <w:rPr>
            <w:webHidden/>
          </w:rPr>
          <w:fldChar w:fldCharType="end"/>
        </w:r>
      </w:hyperlink>
    </w:p>
    <w:p w14:paraId="2A3C7CA7" w14:textId="46067DDA" w:rsidR="00696922" w:rsidRDefault="00696922">
      <w:pPr>
        <w:pStyle w:val="TOC2"/>
        <w:rPr>
          <w:rFonts w:asciiTheme="minorHAnsi" w:eastAsiaTheme="minorEastAsia" w:hAnsiTheme="minorHAnsi" w:cstheme="minorBidi"/>
          <w:b w:val="0"/>
          <w:kern w:val="2"/>
          <w:sz w:val="24"/>
          <w14:ligatures w14:val="standardContextual"/>
        </w:rPr>
      </w:pPr>
      <w:hyperlink w:anchor="_Toc174889528" w:history="1">
        <w:r w:rsidRPr="008B2C3E">
          <w:rPr>
            <w:rStyle w:val="Hyperlink"/>
          </w:rPr>
          <w:t>R Studio IDE</w:t>
        </w:r>
        <w:r>
          <w:rPr>
            <w:webHidden/>
          </w:rPr>
          <w:tab/>
        </w:r>
        <w:r>
          <w:rPr>
            <w:webHidden/>
          </w:rPr>
          <w:fldChar w:fldCharType="begin"/>
        </w:r>
        <w:r>
          <w:rPr>
            <w:webHidden/>
          </w:rPr>
          <w:instrText xml:space="preserve"> PAGEREF _Toc174889528 \h </w:instrText>
        </w:r>
        <w:r>
          <w:rPr>
            <w:webHidden/>
          </w:rPr>
        </w:r>
        <w:r>
          <w:rPr>
            <w:webHidden/>
          </w:rPr>
          <w:fldChar w:fldCharType="separate"/>
        </w:r>
        <w:r>
          <w:rPr>
            <w:webHidden/>
          </w:rPr>
          <w:t>32</w:t>
        </w:r>
        <w:r>
          <w:rPr>
            <w:webHidden/>
          </w:rPr>
          <w:fldChar w:fldCharType="end"/>
        </w:r>
      </w:hyperlink>
    </w:p>
    <w:p w14:paraId="6D86E191" w14:textId="23886869" w:rsidR="00696922" w:rsidRDefault="00696922">
      <w:pPr>
        <w:pStyle w:val="TOC2"/>
        <w:rPr>
          <w:rFonts w:asciiTheme="minorHAnsi" w:eastAsiaTheme="minorEastAsia" w:hAnsiTheme="minorHAnsi" w:cstheme="minorBidi"/>
          <w:b w:val="0"/>
          <w:kern w:val="2"/>
          <w:sz w:val="24"/>
          <w14:ligatures w14:val="standardContextual"/>
        </w:rPr>
      </w:pPr>
      <w:hyperlink w:anchor="_Toc174889529" w:history="1">
        <w:r w:rsidRPr="008B2C3E">
          <w:rPr>
            <w:rStyle w:val="Hyperlink"/>
          </w:rPr>
          <w:t>Global Environment</w:t>
        </w:r>
        <w:r>
          <w:rPr>
            <w:webHidden/>
          </w:rPr>
          <w:tab/>
        </w:r>
        <w:r>
          <w:rPr>
            <w:webHidden/>
          </w:rPr>
          <w:fldChar w:fldCharType="begin"/>
        </w:r>
        <w:r>
          <w:rPr>
            <w:webHidden/>
          </w:rPr>
          <w:instrText xml:space="preserve"> PAGEREF _Toc174889529 \h </w:instrText>
        </w:r>
        <w:r>
          <w:rPr>
            <w:webHidden/>
          </w:rPr>
        </w:r>
        <w:r>
          <w:rPr>
            <w:webHidden/>
          </w:rPr>
          <w:fldChar w:fldCharType="separate"/>
        </w:r>
        <w:r>
          <w:rPr>
            <w:webHidden/>
          </w:rPr>
          <w:t>33</w:t>
        </w:r>
        <w:r>
          <w:rPr>
            <w:webHidden/>
          </w:rPr>
          <w:fldChar w:fldCharType="end"/>
        </w:r>
      </w:hyperlink>
    </w:p>
    <w:p w14:paraId="6A885BC7" w14:textId="50FADA73" w:rsidR="00696922" w:rsidRDefault="00696922">
      <w:pPr>
        <w:pStyle w:val="TOC2"/>
        <w:rPr>
          <w:rFonts w:asciiTheme="minorHAnsi" w:eastAsiaTheme="minorEastAsia" w:hAnsiTheme="minorHAnsi" w:cstheme="minorBidi"/>
          <w:b w:val="0"/>
          <w:kern w:val="2"/>
          <w:sz w:val="24"/>
          <w14:ligatures w14:val="standardContextual"/>
        </w:rPr>
      </w:pPr>
      <w:hyperlink w:anchor="_Toc174889530" w:history="1">
        <w:r w:rsidRPr="008B2C3E">
          <w:rPr>
            <w:rStyle w:val="Hyperlink"/>
          </w:rPr>
          <w:t>Packages</w:t>
        </w:r>
        <w:r>
          <w:rPr>
            <w:webHidden/>
          </w:rPr>
          <w:tab/>
        </w:r>
        <w:r>
          <w:rPr>
            <w:webHidden/>
          </w:rPr>
          <w:fldChar w:fldCharType="begin"/>
        </w:r>
        <w:r>
          <w:rPr>
            <w:webHidden/>
          </w:rPr>
          <w:instrText xml:space="preserve"> PAGEREF _Toc174889530 \h </w:instrText>
        </w:r>
        <w:r>
          <w:rPr>
            <w:webHidden/>
          </w:rPr>
        </w:r>
        <w:r>
          <w:rPr>
            <w:webHidden/>
          </w:rPr>
          <w:fldChar w:fldCharType="separate"/>
        </w:r>
        <w:r>
          <w:rPr>
            <w:webHidden/>
          </w:rPr>
          <w:t>34</w:t>
        </w:r>
        <w:r>
          <w:rPr>
            <w:webHidden/>
          </w:rPr>
          <w:fldChar w:fldCharType="end"/>
        </w:r>
      </w:hyperlink>
    </w:p>
    <w:p w14:paraId="0C35D4E9" w14:textId="7FEC6A77" w:rsidR="00696922" w:rsidRDefault="00696922">
      <w:pPr>
        <w:pStyle w:val="TOC1"/>
        <w:rPr>
          <w:rFonts w:asciiTheme="minorHAnsi" w:eastAsiaTheme="minorEastAsia" w:hAnsiTheme="minorHAnsi" w:cstheme="minorBidi"/>
          <w:kern w:val="2"/>
          <w:sz w:val="24"/>
          <w14:ligatures w14:val="standardContextual"/>
        </w:rPr>
      </w:pPr>
      <w:hyperlink w:anchor="_Toc174889531" w:history="1">
        <w:r w:rsidRPr="008B2C3E">
          <w:rPr>
            <w:rStyle w:val="Hyperlink"/>
          </w:rPr>
          <w:t>Chapter 1 Summary:  Programming Environments</w:t>
        </w:r>
        <w:r>
          <w:rPr>
            <w:webHidden/>
          </w:rPr>
          <w:tab/>
        </w:r>
        <w:r>
          <w:rPr>
            <w:webHidden/>
          </w:rPr>
          <w:fldChar w:fldCharType="begin"/>
        </w:r>
        <w:r>
          <w:rPr>
            <w:webHidden/>
          </w:rPr>
          <w:instrText xml:space="preserve"> PAGEREF _Toc174889531 \h </w:instrText>
        </w:r>
        <w:r>
          <w:rPr>
            <w:webHidden/>
          </w:rPr>
        </w:r>
        <w:r>
          <w:rPr>
            <w:webHidden/>
          </w:rPr>
          <w:fldChar w:fldCharType="separate"/>
        </w:r>
        <w:r>
          <w:rPr>
            <w:webHidden/>
          </w:rPr>
          <w:t>36</w:t>
        </w:r>
        <w:r>
          <w:rPr>
            <w:webHidden/>
          </w:rPr>
          <w:fldChar w:fldCharType="end"/>
        </w:r>
      </w:hyperlink>
    </w:p>
    <w:p w14:paraId="0835AC8A" w14:textId="3DFB6798" w:rsidR="00696922" w:rsidRDefault="00696922">
      <w:pPr>
        <w:pStyle w:val="TOC1"/>
        <w:rPr>
          <w:rFonts w:asciiTheme="minorHAnsi" w:eastAsiaTheme="minorEastAsia" w:hAnsiTheme="minorHAnsi" w:cstheme="minorBidi"/>
          <w:kern w:val="2"/>
          <w:sz w:val="24"/>
          <w14:ligatures w14:val="standardContextual"/>
        </w:rPr>
      </w:pPr>
      <w:hyperlink w:anchor="_Toc174889532" w:history="1">
        <w:r w:rsidRPr="008B2C3E">
          <w:rPr>
            <w:rStyle w:val="Hyperlink"/>
          </w:rPr>
          <w:t>Chapter 1 Quiz</w:t>
        </w:r>
        <w:r>
          <w:rPr>
            <w:webHidden/>
          </w:rPr>
          <w:tab/>
        </w:r>
        <w:r>
          <w:rPr>
            <w:webHidden/>
          </w:rPr>
          <w:fldChar w:fldCharType="begin"/>
        </w:r>
        <w:r>
          <w:rPr>
            <w:webHidden/>
          </w:rPr>
          <w:instrText xml:space="preserve"> PAGEREF _Toc174889532 \h </w:instrText>
        </w:r>
        <w:r>
          <w:rPr>
            <w:webHidden/>
          </w:rPr>
        </w:r>
        <w:r>
          <w:rPr>
            <w:webHidden/>
          </w:rPr>
          <w:fldChar w:fldCharType="separate"/>
        </w:r>
        <w:r>
          <w:rPr>
            <w:webHidden/>
          </w:rPr>
          <w:t>40</w:t>
        </w:r>
        <w:r>
          <w:rPr>
            <w:webHidden/>
          </w:rPr>
          <w:fldChar w:fldCharType="end"/>
        </w:r>
      </w:hyperlink>
    </w:p>
    <w:p w14:paraId="0E28DEF6" w14:textId="3C6B930D" w:rsidR="00696922" w:rsidRDefault="00696922">
      <w:pPr>
        <w:pStyle w:val="TOC1"/>
        <w:rPr>
          <w:rFonts w:asciiTheme="minorHAnsi" w:eastAsiaTheme="minorEastAsia" w:hAnsiTheme="minorHAnsi" w:cstheme="minorBidi"/>
          <w:kern w:val="2"/>
          <w:sz w:val="24"/>
          <w14:ligatures w14:val="standardContextual"/>
        </w:rPr>
      </w:pPr>
      <w:hyperlink w:anchor="_Toc174889533" w:history="1">
        <w:r w:rsidRPr="008B2C3E">
          <w:rPr>
            <w:rStyle w:val="Hyperlink"/>
          </w:rPr>
          <w:t>Chapter 1 Cheat Sheet</w:t>
        </w:r>
        <w:r>
          <w:rPr>
            <w:webHidden/>
          </w:rPr>
          <w:tab/>
        </w:r>
        <w:r>
          <w:rPr>
            <w:webHidden/>
          </w:rPr>
          <w:fldChar w:fldCharType="begin"/>
        </w:r>
        <w:r>
          <w:rPr>
            <w:webHidden/>
          </w:rPr>
          <w:instrText xml:space="preserve"> PAGEREF _Toc174889533 \h </w:instrText>
        </w:r>
        <w:r>
          <w:rPr>
            <w:webHidden/>
          </w:rPr>
        </w:r>
        <w:r>
          <w:rPr>
            <w:webHidden/>
          </w:rPr>
          <w:fldChar w:fldCharType="separate"/>
        </w:r>
        <w:r>
          <w:rPr>
            <w:webHidden/>
          </w:rPr>
          <w:t>42</w:t>
        </w:r>
        <w:r>
          <w:rPr>
            <w:webHidden/>
          </w:rPr>
          <w:fldChar w:fldCharType="end"/>
        </w:r>
      </w:hyperlink>
    </w:p>
    <w:p w14:paraId="50FE3904" w14:textId="3D9234EA" w:rsidR="00696922" w:rsidRDefault="00696922">
      <w:pPr>
        <w:pStyle w:val="TOC1"/>
        <w:rPr>
          <w:rFonts w:asciiTheme="minorHAnsi" w:eastAsiaTheme="minorEastAsia" w:hAnsiTheme="minorHAnsi" w:cstheme="minorBidi"/>
          <w:kern w:val="2"/>
          <w:sz w:val="24"/>
          <w14:ligatures w14:val="standardContextual"/>
        </w:rPr>
      </w:pPr>
      <w:hyperlink w:anchor="_Toc174889534" w:history="1">
        <w:r w:rsidRPr="008B2C3E">
          <w:rPr>
            <w:rStyle w:val="Hyperlink"/>
          </w:rPr>
          <w:t>Chapter 2: Gathering Data</w:t>
        </w:r>
        <w:r>
          <w:rPr>
            <w:webHidden/>
          </w:rPr>
          <w:tab/>
        </w:r>
        <w:r>
          <w:rPr>
            <w:webHidden/>
          </w:rPr>
          <w:fldChar w:fldCharType="begin"/>
        </w:r>
        <w:r>
          <w:rPr>
            <w:webHidden/>
          </w:rPr>
          <w:instrText xml:space="preserve"> PAGEREF _Toc174889534 \h </w:instrText>
        </w:r>
        <w:r>
          <w:rPr>
            <w:webHidden/>
          </w:rPr>
        </w:r>
        <w:r>
          <w:rPr>
            <w:webHidden/>
          </w:rPr>
          <w:fldChar w:fldCharType="separate"/>
        </w:r>
        <w:r>
          <w:rPr>
            <w:webHidden/>
          </w:rPr>
          <w:t>44</w:t>
        </w:r>
        <w:r>
          <w:rPr>
            <w:webHidden/>
          </w:rPr>
          <w:fldChar w:fldCharType="end"/>
        </w:r>
      </w:hyperlink>
    </w:p>
    <w:p w14:paraId="43DE2A64" w14:textId="36CFE920" w:rsidR="00696922" w:rsidRDefault="00696922">
      <w:pPr>
        <w:pStyle w:val="TOC1"/>
        <w:rPr>
          <w:rFonts w:asciiTheme="minorHAnsi" w:eastAsiaTheme="minorEastAsia" w:hAnsiTheme="minorHAnsi" w:cstheme="minorBidi"/>
          <w:kern w:val="2"/>
          <w:sz w:val="24"/>
          <w14:ligatures w14:val="standardContextual"/>
        </w:rPr>
      </w:pPr>
      <w:hyperlink w:anchor="_Toc174889535" w:history="1">
        <w:r w:rsidRPr="008B2C3E">
          <w:rPr>
            <w:rStyle w:val="Hyperlink"/>
          </w:rPr>
          <w:t>Overview</w:t>
        </w:r>
        <w:r>
          <w:rPr>
            <w:webHidden/>
          </w:rPr>
          <w:tab/>
        </w:r>
        <w:r>
          <w:rPr>
            <w:webHidden/>
          </w:rPr>
          <w:fldChar w:fldCharType="begin"/>
        </w:r>
        <w:r>
          <w:rPr>
            <w:webHidden/>
          </w:rPr>
          <w:instrText xml:space="preserve"> PAGEREF _Toc174889535 \h </w:instrText>
        </w:r>
        <w:r>
          <w:rPr>
            <w:webHidden/>
          </w:rPr>
        </w:r>
        <w:r>
          <w:rPr>
            <w:webHidden/>
          </w:rPr>
          <w:fldChar w:fldCharType="separate"/>
        </w:r>
        <w:r>
          <w:rPr>
            <w:webHidden/>
          </w:rPr>
          <w:t>44</w:t>
        </w:r>
        <w:r>
          <w:rPr>
            <w:webHidden/>
          </w:rPr>
          <w:fldChar w:fldCharType="end"/>
        </w:r>
      </w:hyperlink>
    </w:p>
    <w:p w14:paraId="3D0D134C" w14:textId="4CE1449F" w:rsidR="00696922" w:rsidRDefault="00696922">
      <w:pPr>
        <w:pStyle w:val="TOC1"/>
        <w:rPr>
          <w:rFonts w:asciiTheme="minorHAnsi" w:eastAsiaTheme="minorEastAsia" w:hAnsiTheme="minorHAnsi" w:cstheme="minorBidi"/>
          <w:kern w:val="2"/>
          <w:sz w:val="24"/>
          <w14:ligatures w14:val="standardContextual"/>
        </w:rPr>
      </w:pPr>
      <w:hyperlink w:anchor="_Toc174889536" w:history="1">
        <w:r w:rsidRPr="008B2C3E">
          <w:rPr>
            <w:rStyle w:val="Hyperlink"/>
          </w:rPr>
          <w:t>Project Overview</w:t>
        </w:r>
        <w:r>
          <w:rPr>
            <w:webHidden/>
          </w:rPr>
          <w:tab/>
        </w:r>
        <w:r>
          <w:rPr>
            <w:webHidden/>
          </w:rPr>
          <w:fldChar w:fldCharType="begin"/>
        </w:r>
        <w:r>
          <w:rPr>
            <w:webHidden/>
          </w:rPr>
          <w:instrText xml:space="preserve"> PAGEREF _Toc174889536 \h </w:instrText>
        </w:r>
        <w:r>
          <w:rPr>
            <w:webHidden/>
          </w:rPr>
        </w:r>
        <w:r>
          <w:rPr>
            <w:webHidden/>
          </w:rPr>
          <w:fldChar w:fldCharType="separate"/>
        </w:r>
        <w:r>
          <w:rPr>
            <w:webHidden/>
          </w:rPr>
          <w:t>45</w:t>
        </w:r>
        <w:r>
          <w:rPr>
            <w:webHidden/>
          </w:rPr>
          <w:fldChar w:fldCharType="end"/>
        </w:r>
      </w:hyperlink>
    </w:p>
    <w:p w14:paraId="39AA23B3" w14:textId="0BAEDE65" w:rsidR="00696922" w:rsidRDefault="00696922">
      <w:pPr>
        <w:pStyle w:val="TOC1"/>
        <w:rPr>
          <w:rFonts w:asciiTheme="minorHAnsi" w:eastAsiaTheme="minorEastAsia" w:hAnsiTheme="minorHAnsi" w:cstheme="minorBidi"/>
          <w:kern w:val="2"/>
          <w:sz w:val="24"/>
          <w14:ligatures w14:val="standardContextual"/>
        </w:rPr>
      </w:pPr>
      <w:hyperlink w:anchor="_Toc174889537" w:history="1">
        <w:r w:rsidRPr="008B2C3E">
          <w:rPr>
            <w:rStyle w:val="Hyperlink"/>
          </w:rPr>
          <w:t>Import Data</w:t>
        </w:r>
        <w:r>
          <w:rPr>
            <w:webHidden/>
          </w:rPr>
          <w:tab/>
        </w:r>
        <w:r>
          <w:rPr>
            <w:webHidden/>
          </w:rPr>
          <w:fldChar w:fldCharType="begin"/>
        </w:r>
        <w:r>
          <w:rPr>
            <w:webHidden/>
          </w:rPr>
          <w:instrText xml:space="preserve"> PAGEREF _Toc174889537 \h </w:instrText>
        </w:r>
        <w:r>
          <w:rPr>
            <w:webHidden/>
          </w:rPr>
        </w:r>
        <w:r>
          <w:rPr>
            <w:webHidden/>
          </w:rPr>
          <w:fldChar w:fldCharType="separate"/>
        </w:r>
        <w:r>
          <w:rPr>
            <w:webHidden/>
          </w:rPr>
          <w:t>46</w:t>
        </w:r>
        <w:r>
          <w:rPr>
            <w:webHidden/>
          </w:rPr>
          <w:fldChar w:fldCharType="end"/>
        </w:r>
      </w:hyperlink>
    </w:p>
    <w:p w14:paraId="4F2862BE" w14:textId="02C61092" w:rsidR="00696922" w:rsidRDefault="00696922">
      <w:pPr>
        <w:pStyle w:val="TOC2"/>
        <w:rPr>
          <w:rFonts w:asciiTheme="minorHAnsi" w:eastAsiaTheme="minorEastAsia" w:hAnsiTheme="minorHAnsi" w:cstheme="minorBidi"/>
          <w:b w:val="0"/>
          <w:kern w:val="2"/>
          <w:sz w:val="24"/>
          <w14:ligatures w14:val="standardContextual"/>
        </w:rPr>
      </w:pPr>
      <w:hyperlink w:anchor="_Toc174889538" w:history="1">
        <w:r w:rsidRPr="008B2C3E">
          <w:rPr>
            <w:rStyle w:val="Hyperlink"/>
          </w:rPr>
          <w:t>Data Dictionary</w:t>
        </w:r>
        <w:r>
          <w:rPr>
            <w:webHidden/>
          </w:rPr>
          <w:tab/>
        </w:r>
        <w:r>
          <w:rPr>
            <w:webHidden/>
          </w:rPr>
          <w:fldChar w:fldCharType="begin"/>
        </w:r>
        <w:r>
          <w:rPr>
            <w:webHidden/>
          </w:rPr>
          <w:instrText xml:space="preserve"> PAGEREF _Toc174889538 \h </w:instrText>
        </w:r>
        <w:r>
          <w:rPr>
            <w:webHidden/>
          </w:rPr>
        </w:r>
        <w:r>
          <w:rPr>
            <w:webHidden/>
          </w:rPr>
          <w:fldChar w:fldCharType="separate"/>
        </w:r>
        <w:r>
          <w:rPr>
            <w:webHidden/>
          </w:rPr>
          <w:t>47</w:t>
        </w:r>
        <w:r>
          <w:rPr>
            <w:webHidden/>
          </w:rPr>
          <w:fldChar w:fldCharType="end"/>
        </w:r>
      </w:hyperlink>
    </w:p>
    <w:p w14:paraId="5B60EF42" w14:textId="2018C73B" w:rsidR="00696922" w:rsidRDefault="00696922">
      <w:pPr>
        <w:pStyle w:val="TOC1"/>
        <w:rPr>
          <w:rFonts w:asciiTheme="minorHAnsi" w:eastAsiaTheme="minorEastAsia" w:hAnsiTheme="minorHAnsi" w:cstheme="minorBidi"/>
          <w:kern w:val="2"/>
          <w:sz w:val="24"/>
          <w14:ligatures w14:val="standardContextual"/>
        </w:rPr>
      </w:pPr>
      <w:hyperlink w:anchor="_Toc174889539" w:history="1">
        <w:r w:rsidRPr="008B2C3E">
          <w:rPr>
            <w:rStyle w:val="Hyperlink"/>
          </w:rPr>
          <w:t>Sampling</w:t>
        </w:r>
        <w:r>
          <w:rPr>
            <w:webHidden/>
          </w:rPr>
          <w:tab/>
        </w:r>
        <w:r>
          <w:rPr>
            <w:webHidden/>
          </w:rPr>
          <w:fldChar w:fldCharType="begin"/>
        </w:r>
        <w:r>
          <w:rPr>
            <w:webHidden/>
          </w:rPr>
          <w:instrText xml:space="preserve"> PAGEREF _Toc174889539 \h </w:instrText>
        </w:r>
        <w:r>
          <w:rPr>
            <w:webHidden/>
          </w:rPr>
        </w:r>
        <w:r>
          <w:rPr>
            <w:webHidden/>
          </w:rPr>
          <w:fldChar w:fldCharType="separate"/>
        </w:r>
        <w:r>
          <w:rPr>
            <w:webHidden/>
          </w:rPr>
          <w:t>51</w:t>
        </w:r>
        <w:r>
          <w:rPr>
            <w:webHidden/>
          </w:rPr>
          <w:fldChar w:fldCharType="end"/>
        </w:r>
      </w:hyperlink>
    </w:p>
    <w:p w14:paraId="30C7A7D2" w14:textId="7DCBA687" w:rsidR="00696922" w:rsidRDefault="00696922">
      <w:pPr>
        <w:pStyle w:val="TOC1"/>
        <w:rPr>
          <w:rFonts w:asciiTheme="minorHAnsi" w:eastAsiaTheme="minorEastAsia" w:hAnsiTheme="minorHAnsi" w:cstheme="minorBidi"/>
          <w:kern w:val="2"/>
          <w:sz w:val="24"/>
          <w14:ligatures w14:val="standardContextual"/>
        </w:rPr>
      </w:pPr>
      <w:hyperlink w:anchor="_Toc174889540" w:history="1">
        <w:r w:rsidRPr="008B2C3E">
          <w:rPr>
            <w:rStyle w:val="Hyperlink"/>
          </w:rPr>
          <w:t>Chapter 2 Summary:  Gathering Data</w:t>
        </w:r>
        <w:r>
          <w:rPr>
            <w:webHidden/>
          </w:rPr>
          <w:tab/>
        </w:r>
        <w:r>
          <w:rPr>
            <w:webHidden/>
          </w:rPr>
          <w:fldChar w:fldCharType="begin"/>
        </w:r>
        <w:r>
          <w:rPr>
            <w:webHidden/>
          </w:rPr>
          <w:instrText xml:space="preserve"> PAGEREF _Toc174889540 \h </w:instrText>
        </w:r>
        <w:r>
          <w:rPr>
            <w:webHidden/>
          </w:rPr>
        </w:r>
        <w:r>
          <w:rPr>
            <w:webHidden/>
          </w:rPr>
          <w:fldChar w:fldCharType="separate"/>
        </w:r>
        <w:r>
          <w:rPr>
            <w:webHidden/>
          </w:rPr>
          <w:t>54</w:t>
        </w:r>
        <w:r>
          <w:rPr>
            <w:webHidden/>
          </w:rPr>
          <w:fldChar w:fldCharType="end"/>
        </w:r>
      </w:hyperlink>
    </w:p>
    <w:p w14:paraId="767DEBE4" w14:textId="3E923F7F" w:rsidR="00696922" w:rsidRDefault="00696922">
      <w:pPr>
        <w:pStyle w:val="TOC1"/>
        <w:rPr>
          <w:rFonts w:asciiTheme="minorHAnsi" w:eastAsiaTheme="minorEastAsia" w:hAnsiTheme="minorHAnsi" w:cstheme="minorBidi"/>
          <w:kern w:val="2"/>
          <w:sz w:val="24"/>
          <w14:ligatures w14:val="standardContextual"/>
        </w:rPr>
      </w:pPr>
      <w:hyperlink w:anchor="_Toc174889541" w:history="1">
        <w:r w:rsidRPr="008B2C3E">
          <w:rPr>
            <w:rStyle w:val="Hyperlink"/>
          </w:rPr>
          <w:t>Chapter 2 Quiz</w:t>
        </w:r>
        <w:r>
          <w:rPr>
            <w:webHidden/>
          </w:rPr>
          <w:tab/>
        </w:r>
        <w:r>
          <w:rPr>
            <w:webHidden/>
          </w:rPr>
          <w:fldChar w:fldCharType="begin"/>
        </w:r>
        <w:r>
          <w:rPr>
            <w:webHidden/>
          </w:rPr>
          <w:instrText xml:space="preserve"> PAGEREF _Toc174889541 \h </w:instrText>
        </w:r>
        <w:r>
          <w:rPr>
            <w:webHidden/>
          </w:rPr>
        </w:r>
        <w:r>
          <w:rPr>
            <w:webHidden/>
          </w:rPr>
          <w:fldChar w:fldCharType="separate"/>
        </w:r>
        <w:r>
          <w:rPr>
            <w:webHidden/>
          </w:rPr>
          <w:t>57</w:t>
        </w:r>
        <w:r>
          <w:rPr>
            <w:webHidden/>
          </w:rPr>
          <w:fldChar w:fldCharType="end"/>
        </w:r>
      </w:hyperlink>
    </w:p>
    <w:p w14:paraId="57CF8A67" w14:textId="51261D42" w:rsidR="00696922" w:rsidRDefault="00696922">
      <w:pPr>
        <w:pStyle w:val="TOC1"/>
        <w:rPr>
          <w:rFonts w:asciiTheme="minorHAnsi" w:eastAsiaTheme="minorEastAsia" w:hAnsiTheme="minorHAnsi" w:cstheme="minorBidi"/>
          <w:kern w:val="2"/>
          <w:sz w:val="24"/>
          <w14:ligatures w14:val="standardContextual"/>
        </w:rPr>
      </w:pPr>
      <w:hyperlink w:anchor="_Toc174889542" w:history="1">
        <w:r w:rsidRPr="008B2C3E">
          <w:rPr>
            <w:rStyle w:val="Hyperlink"/>
          </w:rPr>
          <w:t>Chapter 2 Cheat Sheet</w:t>
        </w:r>
        <w:r>
          <w:rPr>
            <w:webHidden/>
          </w:rPr>
          <w:tab/>
        </w:r>
        <w:r>
          <w:rPr>
            <w:webHidden/>
          </w:rPr>
          <w:fldChar w:fldCharType="begin"/>
        </w:r>
        <w:r>
          <w:rPr>
            <w:webHidden/>
          </w:rPr>
          <w:instrText xml:space="preserve"> PAGEREF _Toc174889542 \h </w:instrText>
        </w:r>
        <w:r>
          <w:rPr>
            <w:webHidden/>
          </w:rPr>
        </w:r>
        <w:r>
          <w:rPr>
            <w:webHidden/>
          </w:rPr>
          <w:fldChar w:fldCharType="separate"/>
        </w:r>
        <w:r>
          <w:rPr>
            <w:webHidden/>
          </w:rPr>
          <w:t>59</w:t>
        </w:r>
        <w:r>
          <w:rPr>
            <w:webHidden/>
          </w:rPr>
          <w:fldChar w:fldCharType="end"/>
        </w:r>
      </w:hyperlink>
    </w:p>
    <w:p w14:paraId="4FFD85EE" w14:textId="65CA0565" w:rsidR="00696922" w:rsidRDefault="00696922">
      <w:pPr>
        <w:pStyle w:val="TOC1"/>
        <w:rPr>
          <w:rFonts w:asciiTheme="minorHAnsi" w:eastAsiaTheme="minorEastAsia" w:hAnsiTheme="minorHAnsi" w:cstheme="minorBidi"/>
          <w:kern w:val="2"/>
          <w:sz w:val="24"/>
          <w14:ligatures w14:val="standardContextual"/>
        </w:rPr>
      </w:pPr>
      <w:hyperlink w:anchor="_Toc174889543" w:history="1">
        <w:r w:rsidRPr="008B2C3E">
          <w:rPr>
            <w:rStyle w:val="Hyperlink"/>
          </w:rPr>
          <w:t>Chapter 3: Creating a Modeling Data Set</w:t>
        </w:r>
        <w:r>
          <w:rPr>
            <w:webHidden/>
          </w:rPr>
          <w:tab/>
        </w:r>
        <w:r>
          <w:rPr>
            <w:webHidden/>
          </w:rPr>
          <w:fldChar w:fldCharType="begin"/>
        </w:r>
        <w:r>
          <w:rPr>
            <w:webHidden/>
          </w:rPr>
          <w:instrText xml:space="preserve"> PAGEREF _Toc174889543 \h </w:instrText>
        </w:r>
        <w:r>
          <w:rPr>
            <w:webHidden/>
          </w:rPr>
        </w:r>
        <w:r>
          <w:rPr>
            <w:webHidden/>
          </w:rPr>
          <w:fldChar w:fldCharType="separate"/>
        </w:r>
        <w:r>
          <w:rPr>
            <w:webHidden/>
          </w:rPr>
          <w:t>61</w:t>
        </w:r>
        <w:r>
          <w:rPr>
            <w:webHidden/>
          </w:rPr>
          <w:fldChar w:fldCharType="end"/>
        </w:r>
      </w:hyperlink>
    </w:p>
    <w:p w14:paraId="4C07E69C" w14:textId="35160EBC" w:rsidR="00696922" w:rsidRDefault="00696922">
      <w:pPr>
        <w:pStyle w:val="TOC1"/>
        <w:rPr>
          <w:rFonts w:asciiTheme="minorHAnsi" w:eastAsiaTheme="minorEastAsia" w:hAnsiTheme="minorHAnsi" w:cstheme="minorBidi"/>
          <w:kern w:val="2"/>
          <w:sz w:val="24"/>
          <w14:ligatures w14:val="standardContextual"/>
        </w:rPr>
      </w:pPr>
      <w:hyperlink w:anchor="_Toc174889544" w:history="1">
        <w:r w:rsidRPr="008B2C3E">
          <w:rPr>
            <w:rStyle w:val="Hyperlink"/>
          </w:rPr>
          <w:t>Overview</w:t>
        </w:r>
        <w:r>
          <w:rPr>
            <w:webHidden/>
          </w:rPr>
          <w:tab/>
        </w:r>
        <w:r>
          <w:rPr>
            <w:webHidden/>
          </w:rPr>
          <w:fldChar w:fldCharType="begin"/>
        </w:r>
        <w:r>
          <w:rPr>
            <w:webHidden/>
          </w:rPr>
          <w:instrText xml:space="preserve"> PAGEREF _Toc174889544 \h </w:instrText>
        </w:r>
        <w:r>
          <w:rPr>
            <w:webHidden/>
          </w:rPr>
        </w:r>
        <w:r>
          <w:rPr>
            <w:webHidden/>
          </w:rPr>
          <w:fldChar w:fldCharType="separate"/>
        </w:r>
        <w:r>
          <w:rPr>
            <w:webHidden/>
          </w:rPr>
          <w:t>61</w:t>
        </w:r>
        <w:r>
          <w:rPr>
            <w:webHidden/>
          </w:rPr>
          <w:fldChar w:fldCharType="end"/>
        </w:r>
      </w:hyperlink>
    </w:p>
    <w:p w14:paraId="6626BEC5" w14:textId="13FF4A82" w:rsidR="00696922" w:rsidRDefault="00696922">
      <w:pPr>
        <w:pStyle w:val="TOC1"/>
        <w:rPr>
          <w:rFonts w:asciiTheme="minorHAnsi" w:eastAsiaTheme="minorEastAsia" w:hAnsiTheme="minorHAnsi" w:cstheme="minorBidi"/>
          <w:kern w:val="2"/>
          <w:sz w:val="24"/>
          <w14:ligatures w14:val="standardContextual"/>
        </w:rPr>
      </w:pPr>
      <w:hyperlink w:anchor="_Toc174889545" w:history="1">
        <w:r w:rsidRPr="008B2C3E">
          <w:rPr>
            <w:rStyle w:val="Hyperlink"/>
          </w:rPr>
          <w:t>Art and Science</w:t>
        </w:r>
        <w:r>
          <w:rPr>
            <w:webHidden/>
          </w:rPr>
          <w:tab/>
        </w:r>
        <w:r>
          <w:rPr>
            <w:webHidden/>
          </w:rPr>
          <w:fldChar w:fldCharType="begin"/>
        </w:r>
        <w:r>
          <w:rPr>
            <w:webHidden/>
          </w:rPr>
          <w:instrText xml:space="preserve"> PAGEREF _Toc174889545 \h </w:instrText>
        </w:r>
        <w:r>
          <w:rPr>
            <w:webHidden/>
          </w:rPr>
        </w:r>
        <w:r>
          <w:rPr>
            <w:webHidden/>
          </w:rPr>
          <w:fldChar w:fldCharType="separate"/>
        </w:r>
        <w:r>
          <w:rPr>
            <w:webHidden/>
          </w:rPr>
          <w:t>62</w:t>
        </w:r>
        <w:r>
          <w:rPr>
            <w:webHidden/>
          </w:rPr>
          <w:fldChar w:fldCharType="end"/>
        </w:r>
      </w:hyperlink>
    </w:p>
    <w:p w14:paraId="77716C12" w14:textId="27B176D8" w:rsidR="00696922" w:rsidRDefault="00696922">
      <w:pPr>
        <w:pStyle w:val="TOC1"/>
        <w:rPr>
          <w:rFonts w:asciiTheme="minorHAnsi" w:eastAsiaTheme="minorEastAsia" w:hAnsiTheme="minorHAnsi" w:cstheme="minorBidi"/>
          <w:kern w:val="2"/>
          <w:sz w:val="24"/>
          <w14:ligatures w14:val="standardContextual"/>
        </w:rPr>
      </w:pPr>
      <w:hyperlink w:anchor="_Toc174889546" w:history="1">
        <w:r w:rsidRPr="008B2C3E">
          <w:rPr>
            <w:rStyle w:val="Hyperlink"/>
          </w:rPr>
          <w:t>Project Overview</w:t>
        </w:r>
        <w:r>
          <w:rPr>
            <w:webHidden/>
          </w:rPr>
          <w:tab/>
        </w:r>
        <w:r>
          <w:rPr>
            <w:webHidden/>
          </w:rPr>
          <w:fldChar w:fldCharType="begin"/>
        </w:r>
        <w:r>
          <w:rPr>
            <w:webHidden/>
          </w:rPr>
          <w:instrText xml:space="preserve"> PAGEREF _Toc174889546 \h </w:instrText>
        </w:r>
        <w:r>
          <w:rPr>
            <w:webHidden/>
          </w:rPr>
        </w:r>
        <w:r>
          <w:rPr>
            <w:webHidden/>
          </w:rPr>
          <w:fldChar w:fldCharType="separate"/>
        </w:r>
        <w:r>
          <w:rPr>
            <w:webHidden/>
          </w:rPr>
          <w:t>63</w:t>
        </w:r>
        <w:r>
          <w:rPr>
            <w:webHidden/>
          </w:rPr>
          <w:fldChar w:fldCharType="end"/>
        </w:r>
      </w:hyperlink>
    </w:p>
    <w:p w14:paraId="554BECF1" w14:textId="30A7B1F7" w:rsidR="00696922" w:rsidRDefault="00696922">
      <w:pPr>
        <w:pStyle w:val="TOC1"/>
        <w:rPr>
          <w:rFonts w:asciiTheme="minorHAnsi" w:eastAsiaTheme="minorEastAsia" w:hAnsiTheme="minorHAnsi" w:cstheme="minorBidi"/>
          <w:kern w:val="2"/>
          <w:sz w:val="24"/>
          <w14:ligatures w14:val="standardContextual"/>
        </w:rPr>
      </w:pPr>
      <w:hyperlink w:anchor="_Toc174889547" w:history="1">
        <w:r w:rsidRPr="008B2C3E">
          <w:rPr>
            <w:rStyle w:val="Hyperlink"/>
          </w:rPr>
          <w:t>Target Variable</w:t>
        </w:r>
        <w:r>
          <w:rPr>
            <w:webHidden/>
          </w:rPr>
          <w:tab/>
        </w:r>
        <w:r>
          <w:rPr>
            <w:webHidden/>
          </w:rPr>
          <w:fldChar w:fldCharType="begin"/>
        </w:r>
        <w:r>
          <w:rPr>
            <w:webHidden/>
          </w:rPr>
          <w:instrText xml:space="preserve"> PAGEREF _Toc174889547 \h </w:instrText>
        </w:r>
        <w:r>
          <w:rPr>
            <w:webHidden/>
          </w:rPr>
        </w:r>
        <w:r>
          <w:rPr>
            <w:webHidden/>
          </w:rPr>
          <w:fldChar w:fldCharType="separate"/>
        </w:r>
        <w:r>
          <w:rPr>
            <w:webHidden/>
          </w:rPr>
          <w:t>64</w:t>
        </w:r>
        <w:r>
          <w:rPr>
            <w:webHidden/>
          </w:rPr>
          <w:fldChar w:fldCharType="end"/>
        </w:r>
      </w:hyperlink>
    </w:p>
    <w:p w14:paraId="5CCDC3DF" w14:textId="757E4CD8" w:rsidR="00696922" w:rsidRDefault="00696922">
      <w:pPr>
        <w:pStyle w:val="TOC3"/>
        <w:tabs>
          <w:tab w:val="right" w:leader="dot" w:pos="8270"/>
        </w:tabs>
        <w:rPr>
          <w:rFonts w:asciiTheme="minorHAnsi" w:eastAsiaTheme="minorEastAsia" w:hAnsiTheme="minorHAnsi" w:cstheme="minorBidi"/>
          <w:noProof/>
          <w:color w:val="auto"/>
          <w:kern w:val="2"/>
          <w:sz w:val="24"/>
          <w14:ligatures w14:val="standardContextual"/>
        </w:rPr>
      </w:pPr>
      <w:hyperlink w:anchor="_Toc174889548" w:history="1">
        <w:r w:rsidRPr="008B2C3E">
          <w:rPr>
            <w:rStyle w:val="Hyperlink"/>
            <w:noProof/>
          </w:rPr>
          <w:t>Classification vs. Regression Models</w:t>
        </w:r>
        <w:r>
          <w:rPr>
            <w:noProof/>
            <w:webHidden/>
          </w:rPr>
          <w:tab/>
        </w:r>
        <w:r>
          <w:rPr>
            <w:noProof/>
            <w:webHidden/>
          </w:rPr>
          <w:fldChar w:fldCharType="begin"/>
        </w:r>
        <w:r>
          <w:rPr>
            <w:noProof/>
            <w:webHidden/>
          </w:rPr>
          <w:instrText xml:space="preserve"> PAGEREF _Toc174889548 \h </w:instrText>
        </w:r>
        <w:r>
          <w:rPr>
            <w:noProof/>
            <w:webHidden/>
          </w:rPr>
        </w:r>
        <w:r>
          <w:rPr>
            <w:noProof/>
            <w:webHidden/>
          </w:rPr>
          <w:fldChar w:fldCharType="separate"/>
        </w:r>
        <w:r>
          <w:rPr>
            <w:noProof/>
            <w:webHidden/>
          </w:rPr>
          <w:t>65</w:t>
        </w:r>
        <w:r>
          <w:rPr>
            <w:noProof/>
            <w:webHidden/>
          </w:rPr>
          <w:fldChar w:fldCharType="end"/>
        </w:r>
      </w:hyperlink>
    </w:p>
    <w:p w14:paraId="5CE0388C" w14:textId="3736FD58" w:rsidR="00696922" w:rsidRDefault="00696922">
      <w:pPr>
        <w:pStyle w:val="TOC3"/>
        <w:tabs>
          <w:tab w:val="right" w:leader="dot" w:pos="8270"/>
        </w:tabs>
        <w:rPr>
          <w:rFonts w:asciiTheme="minorHAnsi" w:eastAsiaTheme="minorEastAsia" w:hAnsiTheme="minorHAnsi" w:cstheme="minorBidi"/>
          <w:noProof/>
          <w:color w:val="auto"/>
          <w:kern w:val="2"/>
          <w:sz w:val="24"/>
          <w14:ligatures w14:val="standardContextual"/>
        </w:rPr>
      </w:pPr>
      <w:hyperlink w:anchor="_Toc174889549" w:history="1">
        <w:r w:rsidRPr="008B2C3E">
          <w:rPr>
            <w:rStyle w:val="Hyperlink"/>
            <w:noProof/>
          </w:rPr>
          <w:t>Multi-Target Models</w:t>
        </w:r>
        <w:r>
          <w:rPr>
            <w:noProof/>
            <w:webHidden/>
          </w:rPr>
          <w:tab/>
        </w:r>
        <w:r>
          <w:rPr>
            <w:noProof/>
            <w:webHidden/>
          </w:rPr>
          <w:fldChar w:fldCharType="begin"/>
        </w:r>
        <w:r>
          <w:rPr>
            <w:noProof/>
            <w:webHidden/>
          </w:rPr>
          <w:instrText xml:space="preserve"> PAGEREF _Toc174889549 \h </w:instrText>
        </w:r>
        <w:r>
          <w:rPr>
            <w:noProof/>
            <w:webHidden/>
          </w:rPr>
        </w:r>
        <w:r>
          <w:rPr>
            <w:noProof/>
            <w:webHidden/>
          </w:rPr>
          <w:fldChar w:fldCharType="separate"/>
        </w:r>
        <w:r>
          <w:rPr>
            <w:noProof/>
            <w:webHidden/>
          </w:rPr>
          <w:t>67</w:t>
        </w:r>
        <w:r>
          <w:rPr>
            <w:noProof/>
            <w:webHidden/>
          </w:rPr>
          <w:fldChar w:fldCharType="end"/>
        </w:r>
      </w:hyperlink>
    </w:p>
    <w:p w14:paraId="20E63A56" w14:textId="31D75130" w:rsidR="00696922" w:rsidRDefault="00696922">
      <w:pPr>
        <w:pStyle w:val="TOC2"/>
        <w:rPr>
          <w:rFonts w:asciiTheme="minorHAnsi" w:eastAsiaTheme="minorEastAsia" w:hAnsiTheme="minorHAnsi" w:cstheme="minorBidi"/>
          <w:b w:val="0"/>
          <w:kern w:val="2"/>
          <w:sz w:val="24"/>
          <w14:ligatures w14:val="standardContextual"/>
        </w:rPr>
      </w:pPr>
      <w:hyperlink w:anchor="_Toc174889550" w:history="1">
        <w:r w:rsidRPr="008B2C3E">
          <w:rPr>
            <w:rStyle w:val="Hyperlink"/>
          </w:rPr>
          <w:t>Creating a Target Variable</w:t>
        </w:r>
        <w:r>
          <w:rPr>
            <w:webHidden/>
          </w:rPr>
          <w:tab/>
        </w:r>
        <w:r>
          <w:rPr>
            <w:webHidden/>
          </w:rPr>
          <w:fldChar w:fldCharType="begin"/>
        </w:r>
        <w:r>
          <w:rPr>
            <w:webHidden/>
          </w:rPr>
          <w:instrText xml:space="preserve"> PAGEREF _Toc174889550 \h </w:instrText>
        </w:r>
        <w:r>
          <w:rPr>
            <w:webHidden/>
          </w:rPr>
        </w:r>
        <w:r>
          <w:rPr>
            <w:webHidden/>
          </w:rPr>
          <w:fldChar w:fldCharType="separate"/>
        </w:r>
        <w:r>
          <w:rPr>
            <w:webHidden/>
          </w:rPr>
          <w:t>68</w:t>
        </w:r>
        <w:r>
          <w:rPr>
            <w:webHidden/>
          </w:rPr>
          <w:fldChar w:fldCharType="end"/>
        </w:r>
      </w:hyperlink>
    </w:p>
    <w:p w14:paraId="3B58C92A" w14:textId="7AA90277" w:rsidR="00696922" w:rsidRDefault="00696922">
      <w:pPr>
        <w:pStyle w:val="TOC2"/>
        <w:rPr>
          <w:rFonts w:asciiTheme="minorHAnsi" w:eastAsiaTheme="minorEastAsia" w:hAnsiTheme="minorHAnsi" w:cstheme="minorBidi"/>
          <w:b w:val="0"/>
          <w:kern w:val="2"/>
          <w:sz w:val="24"/>
          <w14:ligatures w14:val="standardContextual"/>
        </w:rPr>
      </w:pPr>
      <w:hyperlink w:anchor="_Toc174889551" w:history="1">
        <w:r w:rsidRPr="008B2C3E">
          <w:rPr>
            <w:rStyle w:val="Hyperlink"/>
          </w:rPr>
          <w:t>Target Variable Analysis</w:t>
        </w:r>
        <w:r>
          <w:rPr>
            <w:webHidden/>
          </w:rPr>
          <w:tab/>
        </w:r>
        <w:r>
          <w:rPr>
            <w:webHidden/>
          </w:rPr>
          <w:fldChar w:fldCharType="begin"/>
        </w:r>
        <w:r>
          <w:rPr>
            <w:webHidden/>
          </w:rPr>
          <w:instrText xml:space="preserve"> PAGEREF _Toc174889551 \h </w:instrText>
        </w:r>
        <w:r>
          <w:rPr>
            <w:webHidden/>
          </w:rPr>
        </w:r>
        <w:r>
          <w:rPr>
            <w:webHidden/>
          </w:rPr>
          <w:fldChar w:fldCharType="separate"/>
        </w:r>
        <w:r>
          <w:rPr>
            <w:webHidden/>
          </w:rPr>
          <w:t>72</w:t>
        </w:r>
        <w:r>
          <w:rPr>
            <w:webHidden/>
          </w:rPr>
          <w:fldChar w:fldCharType="end"/>
        </w:r>
      </w:hyperlink>
    </w:p>
    <w:p w14:paraId="582A1484" w14:textId="6EB03F22" w:rsidR="00696922" w:rsidRDefault="00696922">
      <w:pPr>
        <w:pStyle w:val="TOC1"/>
        <w:rPr>
          <w:rFonts w:asciiTheme="minorHAnsi" w:eastAsiaTheme="minorEastAsia" w:hAnsiTheme="minorHAnsi" w:cstheme="minorBidi"/>
          <w:kern w:val="2"/>
          <w:sz w:val="24"/>
          <w14:ligatures w14:val="standardContextual"/>
        </w:rPr>
      </w:pPr>
      <w:hyperlink w:anchor="_Toc174889552" w:history="1">
        <w:r w:rsidRPr="008B2C3E">
          <w:rPr>
            <w:rStyle w:val="Hyperlink"/>
          </w:rPr>
          <w:t>Predictive Variables</w:t>
        </w:r>
        <w:r>
          <w:rPr>
            <w:webHidden/>
          </w:rPr>
          <w:tab/>
        </w:r>
        <w:r>
          <w:rPr>
            <w:webHidden/>
          </w:rPr>
          <w:fldChar w:fldCharType="begin"/>
        </w:r>
        <w:r>
          <w:rPr>
            <w:webHidden/>
          </w:rPr>
          <w:instrText xml:space="preserve"> PAGEREF _Toc174889552 \h </w:instrText>
        </w:r>
        <w:r>
          <w:rPr>
            <w:webHidden/>
          </w:rPr>
        </w:r>
        <w:r>
          <w:rPr>
            <w:webHidden/>
          </w:rPr>
          <w:fldChar w:fldCharType="separate"/>
        </w:r>
        <w:r>
          <w:rPr>
            <w:webHidden/>
          </w:rPr>
          <w:t>76</w:t>
        </w:r>
        <w:r>
          <w:rPr>
            <w:webHidden/>
          </w:rPr>
          <w:fldChar w:fldCharType="end"/>
        </w:r>
      </w:hyperlink>
    </w:p>
    <w:p w14:paraId="6161F7FF" w14:textId="416C8686" w:rsidR="00696922" w:rsidRDefault="00696922">
      <w:pPr>
        <w:pStyle w:val="TOC1"/>
        <w:rPr>
          <w:rFonts w:asciiTheme="minorHAnsi" w:eastAsiaTheme="minorEastAsia" w:hAnsiTheme="minorHAnsi" w:cstheme="minorBidi"/>
          <w:kern w:val="2"/>
          <w:sz w:val="24"/>
          <w14:ligatures w14:val="standardContextual"/>
        </w:rPr>
      </w:pPr>
      <w:hyperlink w:anchor="_Toc174889553" w:history="1">
        <w:r w:rsidRPr="008B2C3E">
          <w:rPr>
            <w:rStyle w:val="Hyperlink"/>
          </w:rPr>
          <w:t>Exploratory Data Analysis (EDA)</w:t>
        </w:r>
        <w:r>
          <w:rPr>
            <w:webHidden/>
          </w:rPr>
          <w:tab/>
        </w:r>
        <w:r>
          <w:rPr>
            <w:webHidden/>
          </w:rPr>
          <w:fldChar w:fldCharType="begin"/>
        </w:r>
        <w:r>
          <w:rPr>
            <w:webHidden/>
          </w:rPr>
          <w:instrText xml:space="preserve"> PAGEREF _Toc174889553 \h </w:instrText>
        </w:r>
        <w:r>
          <w:rPr>
            <w:webHidden/>
          </w:rPr>
        </w:r>
        <w:r>
          <w:rPr>
            <w:webHidden/>
          </w:rPr>
          <w:fldChar w:fldCharType="separate"/>
        </w:r>
        <w:r>
          <w:rPr>
            <w:webHidden/>
          </w:rPr>
          <w:t>77</w:t>
        </w:r>
        <w:r>
          <w:rPr>
            <w:webHidden/>
          </w:rPr>
          <w:fldChar w:fldCharType="end"/>
        </w:r>
      </w:hyperlink>
    </w:p>
    <w:p w14:paraId="0673EEFF" w14:textId="5F7D9343" w:rsidR="00696922" w:rsidRDefault="00696922">
      <w:pPr>
        <w:pStyle w:val="TOC2"/>
        <w:rPr>
          <w:rFonts w:asciiTheme="minorHAnsi" w:eastAsiaTheme="minorEastAsia" w:hAnsiTheme="minorHAnsi" w:cstheme="minorBidi"/>
          <w:b w:val="0"/>
          <w:kern w:val="2"/>
          <w:sz w:val="24"/>
          <w14:ligatures w14:val="standardContextual"/>
        </w:rPr>
      </w:pPr>
      <w:hyperlink w:anchor="_Toc174889554" w:history="1">
        <w:r w:rsidRPr="008B2C3E">
          <w:rPr>
            <w:rStyle w:val="Hyperlink"/>
          </w:rPr>
          <w:t>How to detect outliers</w:t>
        </w:r>
        <w:r>
          <w:rPr>
            <w:webHidden/>
          </w:rPr>
          <w:tab/>
        </w:r>
        <w:r>
          <w:rPr>
            <w:webHidden/>
          </w:rPr>
          <w:fldChar w:fldCharType="begin"/>
        </w:r>
        <w:r>
          <w:rPr>
            <w:webHidden/>
          </w:rPr>
          <w:instrText xml:space="preserve"> PAGEREF _Toc174889554 \h </w:instrText>
        </w:r>
        <w:r>
          <w:rPr>
            <w:webHidden/>
          </w:rPr>
        </w:r>
        <w:r>
          <w:rPr>
            <w:webHidden/>
          </w:rPr>
          <w:fldChar w:fldCharType="separate"/>
        </w:r>
        <w:r>
          <w:rPr>
            <w:webHidden/>
          </w:rPr>
          <w:t>82</w:t>
        </w:r>
        <w:r>
          <w:rPr>
            <w:webHidden/>
          </w:rPr>
          <w:fldChar w:fldCharType="end"/>
        </w:r>
      </w:hyperlink>
    </w:p>
    <w:p w14:paraId="28A45BB2" w14:textId="6E03614E" w:rsidR="00696922" w:rsidRDefault="00696922">
      <w:pPr>
        <w:pStyle w:val="TOC3"/>
        <w:tabs>
          <w:tab w:val="right" w:leader="dot" w:pos="8270"/>
        </w:tabs>
        <w:rPr>
          <w:rFonts w:asciiTheme="minorHAnsi" w:eastAsiaTheme="minorEastAsia" w:hAnsiTheme="minorHAnsi" w:cstheme="minorBidi"/>
          <w:noProof/>
          <w:color w:val="auto"/>
          <w:kern w:val="2"/>
          <w:sz w:val="24"/>
          <w14:ligatures w14:val="standardContextual"/>
        </w:rPr>
      </w:pPr>
      <w:hyperlink w:anchor="_Toc174889555" w:history="1">
        <w:r w:rsidRPr="008B2C3E">
          <w:rPr>
            <w:rStyle w:val="Hyperlink"/>
            <w:noProof/>
          </w:rPr>
          <w:t>Winsorizing</w:t>
        </w:r>
        <w:r>
          <w:rPr>
            <w:noProof/>
            <w:webHidden/>
          </w:rPr>
          <w:tab/>
        </w:r>
        <w:r>
          <w:rPr>
            <w:noProof/>
            <w:webHidden/>
          </w:rPr>
          <w:fldChar w:fldCharType="begin"/>
        </w:r>
        <w:r>
          <w:rPr>
            <w:noProof/>
            <w:webHidden/>
          </w:rPr>
          <w:instrText xml:space="preserve"> PAGEREF _Toc174889555 \h </w:instrText>
        </w:r>
        <w:r>
          <w:rPr>
            <w:noProof/>
            <w:webHidden/>
          </w:rPr>
        </w:r>
        <w:r>
          <w:rPr>
            <w:noProof/>
            <w:webHidden/>
          </w:rPr>
          <w:fldChar w:fldCharType="separate"/>
        </w:r>
        <w:r>
          <w:rPr>
            <w:noProof/>
            <w:webHidden/>
          </w:rPr>
          <w:t>83</w:t>
        </w:r>
        <w:r>
          <w:rPr>
            <w:noProof/>
            <w:webHidden/>
          </w:rPr>
          <w:fldChar w:fldCharType="end"/>
        </w:r>
      </w:hyperlink>
    </w:p>
    <w:p w14:paraId="445E71D6" w14:textId="714FEF29" w:rsidR="00696922" w:rsidRDefault="00696922">
      <w:pPr>
        <w:pStyle w:val="TOC3"/>
        <w:tabs>
          <w:tab w:val="right" w:leader="dot" w:pos="8270"/>
        </w:tabs>
        <w:rPr>
          <w:rFonts w:asciiTheme="minorHAnsi" w:eastAsiaTheme="minorEastAsia" w:hAnsiTheme="minorHAnsi" w:cstheme="minorBidi"/>
          <w:noProof/>
          <w:color w:val="auto"/>
          <w:kern w:val="2"/>
          <w:sz w:val="24"/>
          <w14:ligatures w14:val="standardContextual"/>
        </w:rPr>
      </w:pPr>
      <w:hyperlink w:anchor="_Toc174889556" w:history="1">
        <w:r w:rsidRPr="008B2C3E">
          <w:rPr>
            <w:rStyle w:val="Hyperlink"/>
            <w:noProof/>
          </w:rPr>
          <w:t>Inter-Quartile Range (IQR)</w:t>
        </w:r>
        <w:r>
          <w:rPr>
            <w:noProof/>
            <w:webHidden/>
          </w:rPr>
          <w:tab/>
        </w:r>
        <w:r>
          <w:rPr>
            <w:noProof/>
            <w:webHidden/>
          </w:rPr>
          <w:fldChar w:fldCharType="begin"/>
        </w:r>
        <w:r>
          <w:rPr>
            <w:noProof/>
            <w:webHidden/>
          </w:rPr>
          <w:instrText xml:space="preserve"> PAGEREF _Toc174889556 \h </w:instrText>
        </w:r>
        <w:r>
          <w:rPr>
            <w:noProof/>
            <w:webHidden/>
          </w:rPr>
        </w:r>
        <w:r>
          <w:rPr>
            <w:noProof/>
            <w:webHidden/>
          </w:rPr>
          <w:fldChar w:fldCharType="separate"/>
        </w:r>
        <w:r>
          <w:rPr>
            <w:noProof/>
            <w:webHidden/>
          </w:rPr>
          <w:t>83</w:t>
        </w:r>
        <w:r>
          <w:rPr>
            <w:noProof/>
            <w:webHidden/>
          </w:rPr>
          <w:fldChar w:fldCharType="end"/>
        </w:r>
      </w:hyperlink>
    </w:p>
    <w:p w14:paraId="76420517" w14:textId="42A2AB16" w:rsidR="00696922" w:rsidRDefault="00696922">
      <w:pPr>
        <w:pStyle w:val="TOC2"/>
        <w:rPr>
          <w:rFonts w:asciiTheme="minorHAnsi" w:eastAsiaTheme="minorEastAsia" w:hAnsiTheme="minorHAnsi" w:cstheme="minorBidi"/>
          <w:b w:val="0"/>
          <w:kern w:val="2"/>
          <w:sz w:val="24"/>
          <w14:ligatures w14:val="standardContextual"/>
        </w:rPr>
      </w:pPr>
      <w:hyperlink w:anchor="_Toc174889557" w:history="1">
        <w:r w:rsidRPr="008B2C3E">
          <w:rPr>
            <w:rStyle w:val="Hyperlink"/>
          </w:rPr>
          <w:t>Dealing with outliers</w:t>
        </w:r>
        <w:r>
          <w:rPr>
            <w:webHidden/>
          </w:rPr>
          <w:tab/>
        </w:r>
        <w:r>
          <w:rPr>
            <w:webHidden/>
          </w:rPr>
          <w:fldChar w:fldCharType="begin"/>
        </w:r>
        <w:r>
          <w:rPr>
            <w:webHidden/>
          </w:rPr>
          <w:instrText xml:space="preserve"> PAGEREF _Toc174889557 \h </w:instrText>
        </w:r>
        <w:r>
          <w:rPr>
            <w:webHidden/>
          </w:rPr>
        </w:r>
        <w:r>
          <w:rPr>
            <w:webHidden/>
          </w:rPr>
          <w:fldChar w:fldCharType="separate"/>
        </w:r>
        <w:r>
          <w:rPr>
            <w:webHidden/>
          </w:rPr>
          <w:t>84</w:t>
        </w:r>
        <w:r>
          <w:rPr>
            <w:webHidden/>
          </w:rPr>
          <w:fldChar w:fldCharType="end"/>
        </w:r>
      </w:hyperlink>
    </w:p>
    <w:p w14:paraId="5DCA4834" w14:textId="713A80D2" w:rsidR="00696922" w:rsidRDefault="00696922">
      <w:pPr>
        <w:pStyle w:val="TOC3"/>
        <w:tabs>
          <w:tab w:val="right" w:leader="dot" w:pos="8270"/>
        </w:tabs>
        <w:rPr>
          <w:rFonts w:asciiTheme="minorHAnsi" w:eastAsiaTheme="minorEastAsia" w:hAnsiTheme="minorHAnsi" w:cstheme="minorBidi"/>
          <w:noProof/>
          <w:color w:val="auto"/>
          <w:kern w:val="2"/>
          <w:sz w:val="24"/>
          <w14:ligatures w14:val="standardContextual"/>
        </w:rPr>
      </w:pPr>
      <w:hyperlink w:anchor="_Toc174889558" w:history="1">
        <w:r w:rsidRPr="008B2C3E">
          <w:rPr>
            <w:rStyle w:val="Hyperlink"/>
            <w:noProof/>
          </w:rPr>
          <w:t>Capping and Flooring Values – Winsorizing Example</w:t>
        </w:r>
        <w:r>
          <w:rPr>
            <w:noProof/>
            <w:webHidden/>
          </w:rPr>
          <w:tab/>
        </w:r>
        <w:r>
          <w:rPr>
            <w:noProof/>
            <w:webHidden/>
          </w:rPr>
          <w:fldChar w:fldCharType="begin"/>
        </w:r>
        <w:r>
          <w:rPr>
            <w:noProof/>
            <w:webHidden/>
          </w:rPr>
          <w:instrText xml:space="preserve"> PAGEREF _Toc174889558 \h </w:instrText>
        </w:r>
        <w:r>
          <w:rPr>
            <w:noProof/>
            <w:webHidden/>
          </w:rPr>
        </w:r>
        <w:r>
          <w:rPr>
            <w:noProof/>
            <w:webHidden/>
          </w:rPr>
          <w:fldChar w:fldCharType="separate"/>
        </w:r>
        <w:r>
          <w:rPr>
            <w:noProof/>
            <w:webHidden/>
          </w:rPr>
          <w:t>85</w:t>
        </w:r>
        <w:r>
          <w:rPr>
            <w:noProof/>
            <w:webHidden/>
          </w:rPr>
          <w:fldChar w:fldCharType="end"/>
        </w:r>
      </w:hyperlink>
    </w:p>
    <w:p w14:paraId="3440CEAE" w14:textId="3EE7860B" w:rsidR="00696922" w:rsidRDefault="00696922">
      <w:pPr>
        <w:pStyle w:val="TOC3"/>
        <w:tabs>
          <w:tab w:val="right" w:leader="dot" w:pos="8270"/>
        </w:tabs>
        <w:rPr>
          <w:rFonts w:asciiTheme="minorHAnsi" w:eastAsiaTheme="minorEastAsia" w:hAnsiTheme="minorHAnsi" w:cstheme="minorBidi"/>
          <w:noProof/>
          <w:color w:val="auto"/>
          <w:kern w:val="2"/>
          <w:sz w:val="24"/>
          <w14:ligatures w14:val="standardContextual"/>
        </w:rPr>
      </w:pPr>
      <w:hyperlink w:anchor="_Toc174889559" w:history="1">
        <w:r w:rsidRPr="008B2C3E">
          <w:rPr>
            <w:rStyle w:val="Hyperlink"/>
            <w:noProof/>
          </w:rPr>
          <w:t>Data Inference</w:t>
        </w:r>
        <w:r>
          <w:rPr>
            <w:noProof/>
            <w:webHidden/>
          </w:rPr>
          <w:tab/>
        </w:r>
        <w:r>
          <w:rPr>
            <w:noProof/>
            <w:webHidden/>
          </w:rPr>
          <w:fldChar w:fldCharType="begin"/>
        </w:r>
        <w:r>
          <w:rPr>
            <w:noProof/>
            <w:webHidden/>
          </w:rPr>
          <w:instrText xml:space="preserve"> PAGEREF _Toc174889559 \h </w:instrText>
        </w:r>
        <w:r>
          <w:rPr>
            <w:noProof/>
            <w:webHidden/>
          </w:rPr>
        </w:r>
        <w:r>
          <w:rPr>
            <w:noProof/>
            <w:webHidden/>
          </w:rPr>
          <w:fldChar w:fldCharType="separate"/>
        </w:r>
        <w:r>
          <w:rPr>
            <w:noProof/>
            <w:webHidden/>
          </w:rPr>
          <w:t>87</w:t>
        </w:r>
        <w:r>
          <w:rPr>
            <w:noProof/>
            <w:webHidden/>
          </w:rPr>
          <w:fldChar w:fldCharType="end"/>
        </w:r>
      </w:hyperlink>
    </w:p>
    <w:p w14:paraId="3545B03E" w14:textId="254BDCD3" w:rsidR="00696922" w:rsidRDefault="00696922">
      <w:pPr>
        <w:pStyle w:val="TOC3"/>
        <w:tabs>
          <w:tab w:val="right" w:leader="dot" w:pos="8270"/>
        </w:tabs>
        <w:rPr>
          <w:rFonts w:asciiTheme="minorHAnsi" w:eastAsiaTheme="minorEastAsia" w:hAnsiTheme="minorHAnsi" w:cstheme="minorBidi"/>
          <w:noProof/>
          <w:color w:val="auto"/>
          <w:kern w:val="2"/>
          <w:sz w:val="24"/>
          <w14:ligatures w14:val="standardContextual"/>
        </w:rPr>
      </w:pPr>
      <w:hyperlink w:anchor="_Toc174889560" w:history="1">
        <w:r w:rsidRPr="008B2C3E">
          <w:rPr>
            <w:rStyle w:val="Hyperlink"/>
            <w:noProof/>
          </w:rPr>
          <w:t>Data Rejection</w:t>
        </w:r>
        <w:r>
          <w:rPr>
            <w:noProof/>
            <w:webHidden/>
          </w:rPr>
          <w:tab/>
        </w:r>
        <w:r>
          <w:rPr>
            <w:noProof/>
            <w:webHidden/>
          </w:rPr>
          <w:fldChar w:fldCharType="begin"/>
        </w:r>
        <w:r>
          <w:rPr>
            <w:noProof/>
            <w:webHidden/>
          </w:rPr>
          <w:instrText xml:space="preserve"> PAGEREF _Toc174889560 \h </w:instrText>
        </w:r>
        <w:r>
          <w:rPr>
            <w:noProof/>
            <w:webHidden/>
          </w:rPr>
        </w:r>
        <w:r>
          <w:rPr>
            <w:noProof/>
            <w:webHidden/>
          </w:rPr>
          <w:fldChar w:fldCharType="separate"/>
        </w:r>
        <w:r>
          <w:rPr>
            <w:noProof/>
            <w:webHidden/>
          </w:rPr>
          <w:t>87</w:t>
        </w:r>
        <w:r>
          <w:rPr>
            <w:noProof/>
            <w:webHidden/>
          </w:rPr>
          <w:fldChar w:fldCharType="end"/>
        </w:r>
      </w:hyperlink>
    </w:p>
    <w:p w14:paraId="4D871BDB" w14:textId="21C13D5C" w:rsidR="00696922" w:rsidRDefault="00696922">
      <w:pPr>
        <w:pStyle w:val="TOC1"/>
        <w:rPr>
          <w:rFonts w:asciiTheme="minorHAnsi" w:eastAsiaTheme="minorEastAsia" w:hAnsiTheme="minorHAnsi" w:cstheme="minorBidi"/>
          <w:kern w:val="2"/>
          <w:sz w:val="24"/>
          <w14:ligatures w14:val="standardContextual"/>
        </w:rPr>
      </w:pPr>
      <w:hyperlink w:anchor="_Toc174889561" w:history="1">
        <w:r w:rsidRPr="008B2C3E">
          <w:rPr>
            <w:rStyle w:val="Hyperlink"/>
          </w:rPr>
          <w:t>Feature Selection and Engineering</w:t>
        </w:r>
        <w:r>
          <w:rPr>
            <w:webHidden/>
          </w:rPr>
          <w:tab/>
        </w:r>
        <w:r>
          <w:rPr>
            <w:webHidden/>
          </w:rPr>
          <w:fldChar w:fldCharType="begin"/>
        </w:r>
        <w:r>
          <w:rPr>
            <w:webHidden/>
          </w:rPr>
          <w:instrText xml:space="preserve"> PAGEREF _Toc174889561 \h </w:instrText>
        </w:r>
        <w:r>
          <w:rPr>
            <w:webHidden/>
          </w:rPr>
        </w:r>
        <w:r>
          <w:rPr>
            <w:webHidden/>
          </w:rPr>
          <w:fldChar w:fldCharType="separate"/>
        </w:r>
        <w:r>
          <w:rPr>
            <w:webHidden/>
          </w:rPr>
          <w:t>88</w:t>
        </w:r>
        <w:r>
          <w:rPr>
            <w:webHidden/>
          </w:rPr>
          <w:fldChar w:fldCharType="end"/>
        </w:r>
      </w:hyperlink>
    </w:p>
    <w:p w14:paraId="53447886" w14:textId="4E6D131F" w:rsidR="00696922" w:rsidRDefault="00696922">
      <w:pPr>
        <w:pStyle w:val="TOC3"/>
        <w:tabs>
          <w:tab w:val="right" w:leader="dot" w:pos="8270"/>
        </w:tabs>
        <w:rPr>
          <w:rFonts w:asciiTheme="minorHAnsi" w:eastAsiaTheme="minorEastAsia" w:hAnsiTheme="minorHAnsi" w:cstheme="minorBidi"/>
          <w:noProof/>
          <w:color w:val="auto"/>
          <w:kern w:val="2"/>
          <w:sz w:val="24"/>
          <w14:ligatures w14:val="standardContextual"/>
        </w:rPr>
      </w:pPr>
      <w:hyperlink w:anchor="_Toc174889562" w:history="1">
        <w:r w:rsidRPr="008B2C3E">
          <w:rPr>
            <w:rStyle w:val="Hyperlink"/>
            <w:noProof/>
          </w:rPr>
          <w:t>Filtering with correlation analysis</w:t>
        </w:r>
        <w:r>
          <w:rPr>
            <w:noProof/>
            <w:webHidden/>
          </w:rPr>
          <w:tab/>
        </w:r>
        <w:r>
          <w:rPr>
            <w:noProof/>
            <w:webHidden/>
          </w:rPr>
          <w:fldChar w:fldCharType="begin"/>
        </w:r>
        <w:r>
          <w:rPr>
            <w:noProof/>
            <w:webHidden/>
          </w:rPr>
          <w:instrText xml:space="preserve"> PAGEREF _Toc174889562 \h </w:instrText>
        </w:r>
        <w:r>
          <w:rPr>
            <w:noProof/>
            <w:webHidden/>
          </w:rPr>
        </w:r>
        <w:r>
          <w:rPr>
            <w:noProof/>
            <w:webHidden/>
          </w:rPr>
          <w:fldChar w:fldCharType="separate"/>
        </w:r>
        <w:r>
          <w:rPr>
            <w:noProof/>
            <w:webHidden/>
          </w:rPr>
          <w:t>89</w:t>
        </w:r>
        <w:r>
          <w:rPr>
            <w:noProof/>
            <w:webHidden/>
          </w:rPr>
          <w:fldChar w:fldCharType="end"/>
        </w:r>
      </w:hyperlink>
    </w:p>
    <w:p w14:paraId="04D08FF7" w14:textId="32195585" w:rsidR="00696922" w:rsidRDefault="00696922">
      <w:pPr>
        <w:pStyle w:val="TOC3"/>
        <w:tabs>
          <w:tab w:val="right" w:leader="dot" w:pos="8270"/>
        </w:tabs>
        <w:rPr>
          <w:rFonts w:asciiTheme="minorHAnsi" w:eastAsiaTheme="minorEastAsia" w:hAnsiTheme="minorHAnsi" w:cstheme="minorBidi"/>
          <w:noProof/>
          <w:color w:val="auto"/>
          <w:kern w:val="2"/>
          <w:sz w:val="24"/>
          <w14:ligatures w14:val="standardContextual"/>
        </w:rPr>
      </w:pPr>
      <w:hyperlink w:anchor="_Toc174889563" w:history="1">
        <w:r w:rsidRPr="008B2C3E">
          <w:rPr>
            <w:rStyle w:val="Hyperlink"/>
            <w:noProof/>
          </w:rPr>
          <w:t>Filtering with wrapper methods</w:t>
        </w:r>
        <w:r>
          <w:rPr>
            <w:noProof/>
            <w:webHidden/>
          </w:rPr>
          <w:tab/>
        </w:r>
        <w:r>
          <w:rPr>
            <w:noProof/>
            <w:webHidden/>
          </w:rPr>
          <w:fldChar w:fldCharType="begin"/>
        </w:r>
        <w:r>
          <w:rPr>
            <w:noProof/>
            <w:webHidden/>
          </w:rPr>
          <w:instrText xml:space="preserve"> PAGEREF _Toc174889563 \h </w:instrText>
        </w:r>
        <w:r>
          <w:rPr>
            <w:noProof/>
            <w:webHidden/>
          </w:rPr>
        </w:r>
        <w:r>
          <w:rPr>
            <w:noProof/>
            <w:webHidden/>
          </w:rPr>
          <w:fldChar w:fldCharType="separate"/>
        </w:r>
        <w:r>
          <w:rPr>
            <w:noProof/>
            <w:webHidden/>
          </w:rPr>
          <w:t>91</w:t>
        </w:r>
        <w:r>
          <w:rPr>
            <w:noProof/>
            <w:webHidden/>
          </w:rPr>
          <w:fldChar w:fldCharType="end"/>
        </w:r>
      </w:hyperlink>
    </w:p>
    <w:p w14:paraId="502F9DB1" w14:textId="4BE3AD68" w:rsidR="00696922" w:rsidRDefault="00696922">
      <w:pPr>
        <w:pStyle w:val="TOC3"/>
        <w:tabs>
          <w:tab w:val="right" w:leader="dot" w:pos="8270"/>
        </w:tabs>
        <w:rPr>
          <w:rFonts w:asciiTheme="minorHAnsi" w:eastAsiaTheme="minorEastAsia" w:hAnsiTheme="minorHAnsi" w:cstheme="minorBidi"/>
          <w:noProof/>
          <w:color w:val="auto"/>
          <w:kern w:val="2"/>
          <w:sz w:val="24"/>
          <w14:ligatures w14:val="standardContextual"/>
        </w:rPr>
      </w:pPr>
      <w:hyperlink w:anchor="_Toc174889564" w:history="1">
        <w:r w:rsidRPr="008B2C3E">
          <w:rPr>
            <w:rStyle w:val="Hyperlink"/>
            <w:noProof/>
          </w:rPr>
          <w:t>Filtering with embedded methods</w:t>
        </w:r>
        <w:r>
          <w:rPr>
            <w:noProof/>
            <w:webHidden/>
          </w:rPr>
          <w:tab/>
        </w:r>
        <w:r>
          <w:rPr>
            <w:noProof/>
            <w:webHidden/>
          </w:rPr>
          <w:fldChar w:fldCharType="begin"/>
        </w:r>
        <w:r>
          <w:rPr>
            <w:noProof/>
            <w:webHidden/>
          </w:rPr>
          <w:instrText xml:space="preserve"> PAGEREF _Toc174889564 \h </w:instrText>
        </w:r>
        <w:r>
          <w:rPr>
            <w:noProof/>
            <w:webHidden/>
          </w:rPr>
        </w:r>
        <w:r>
          <w:rPr>
            <w:noProof/>
            <w:webHidden/>
          </w:rPr>
          <w:fldChar w:fldCharType="separate"/>
        </w:r>
        <w:r>
          <w:rPr>
            <w:noProof/>
            <w:webHidden/>
          </w:rPr>
          <w:t>98</w:t>
        </w:r>
        <w:r>
          <w:rPr>
            <w:noProof/>
            <w:webHidden/>
          </w:rPr>
          <w:fldChar w:fldCharType="end"/>
        </w:r>
      </w:hyperlink>
    </w:p>
    <w:p w14:paraId="4DC17A86" w14:textId="402EC060" w:rsidR="00696922" w:rsidRDefault="00696922">
      <w:pPr>
        <w:pStyle w:val="TOC1"/>
        <w:rPr>
          <w:rFonts w:asciiTheme="minorHAnsi" w:eastAsiaTheme="minorEastAsia" w:hAnsiTheme="minorHAnsi" w:cstheme="minorBidi"/>
          <w:kern w:val="2"/>
          <w:sz w:val="24"/>
          <w14:ligatures w14:val="standardContextual"/>
        </w:rPr>
      </w:pPr>
      <w:hyperlink w:anchor="_Toc174889565" w:history="1">
        <w:r w:rsidRPr="008B2C3E">
          <w:rPr>
            <w:rStyle w:val="Hyperlink"/>
          </w:rPr>
          <w:t>Creating new features through feature engineering</w:t>
        </w:r>
        <w:r>
          <w:rPr>
            <w:webHidden/>
          </w:rPr>
          <w:tab/>
        </w:r>
        <w:r>
          <w:rPr>
            <w:webHidden/>
          </w:rPr>
          <w:fldChar w:fldCharType="begin"/>
        </w:r>
        <w:r>
          <w:rPr>
            <w:webHidden/>
          </w:rPr>
          <w:instrText xml:space="preserve"> PAGEREF _Toc174889565 \h </w:instrText>
        </w:r>
        <w:r>
          <w:rPr>
            <w:webHidden/>
          </w:rPr>
        </w:r>
        <w:r>
          <w:rPr>
            <w:webHidden/>
          </w:rPr>
          <w:fldChar w:fldCharType="separate"/>
        </w:r>
        <w:r>
          <w:rPr>
            <w:webHidden/>
          </w:rPr>
          <w:t>103</w:t>
        </w:r>
        <w:r>
          <w:rPr>
            <w:webHidden/>
          </w:rPr>
          <w:fldChar w:fldCharType="end"/>
        </w:r>
      </w:hyperlink>
    </w:p>
    <w:p w14:paraId="12863DC0" w14:textId="47FC421E" w:rsidR="00696922" w:rsidRDefault="00696922">
      <w:pPr>
        <w:pStyle w:val="TOC3"/>
        <w:tabs>
          <w:tab w:val="right" w:leader="dot" w:pos="8270"/>
        </w:tabs>
        <w:rPr>
          <w:rFonts w:asciiTheme="minorHAnsi" w:eastAsiaTheme="minorEastAsia" w:hAnsiTheme="minorHAnsi" w:cstheme="minorBidi"/>
          <w:noProof/>
          <w:color w:val="auto"/>
          <w:kern w:val="2"/>
          <w:sz w:val="24"/>
          <w14:ligatures w14:val="standardContextual"/>
        </w:rPr>
      </w:pPr>
      <w:hyperlink w:anchor="_Toc174889566" w:history="1">
        <w:r w:rsidRPr="008B2C3E">
          <w:rPr>
            <w:rStyle w:val="Hyperlink"/>
            <w:noProof/>
          </w:rPr>
          <w:t>Feature Scaling</w:t>
        </w:r>
        <w:r>
          <w:rPr>
            <w:noProof/>
            <w:webHidden/>
          </w:rPr>
          <w:tab/>
        </w:r>
        <w:r>
          <w:rPr>
            <w:noProof/>
            <w:webHidden/>
          </w:rPr>
          <w:fldChar w:fldCharType="begin"/>
        </w:r>
        <w:r>
          <w:rPr>
            <w:noProof/>
            <w:webHidden/>
          </w:rPr>
          <w:instrText xml:space="preserve"> PAGEREF _Toc174889566 \h </w:instrText>
        </w:r>
        <w:r>
          <w:rPr>
            <w:noProof/>
            <w:webHidden/>
          </w:rPr>
        </w:r>
        <w:r>
          <w:rPr>
            <w:noProof/>
            <w:webHidden/>
          </w:rPr>
          <w:fldChar w:fldCharType="separate"/>
        </w:r>
        <w:r>
          <w:rPr>
            <w:noProof/>
            <w:webHidden/>
          </w:rPr>
          <w:t>105</w:t>
        </w:r>
        <w:r>
          <w:rPr>
            <w:noProof/>
            <w:webHidden/>
          </w:rPr>
          <w:fldChar w:fldCharType="end"/>
        </w:r>
      </w:hyperlink>
    </w:p>
    <w:p w14:paraId="42FBA4C6" w14:textId="3A24A009" w:rsidR="00696922" w:rsidRDefault="00696922">
      <w:pPr>
        <w:pStyle w:val="TOC3"/>
        <w:tabs>
          <w:tab w:val="right" w:leader="dot" w:pos="8270"/>
        </w:tabs>
        <w:rPr>
          <w:rFonts w:asciiTheme="minorHAnsi" w:eastAsiaTheme="minorEastAsia" w:hAnsiTheme="minorHAnsi" w:cstheme="minorBidi"/>
          <w:noProof/>
          <w:color w:val="auto"/>
          <w:kern w:val="2"/>
          <w:sz w:val="24"/>
          <w14:ligatures w14:val="standardContextual"/>
        </w:rPr>
      </w:pPr>
      <w:hyperlink w:anchor="_Toc174889567" w:history="1">
        <w:r w:rsidRPr="008B2C3E">
          <w:rPr>
            <w:rStyle w:val="Hyperlink"/>
            <w:noProof/>
          </w:rPr>
          <w:t>Encoding Categorical Variables: Dummy Variables</w:t>
        </w:r>
        <w:r>
          <w:rPr>
            <w:noProof/>
            <w:webHidden/>
          </w:rPr>
          <w:tab/>
        </w:r>
        <w:r>
          <w:rPr>
            <w:noProof/>
            <w:webHidden/>
          </w:rPr>
          <w:fldChar w:fldCharType="begin"/>
        </w:r>
        <w:r>
          <w:rPr>
            <w:noProof/>
            <w:webHidden/>
          </w:rPr>
          <w:instrText xml:space="preserve"> PAGEREF _Toc174889567 \h </w:instrText>
        </w:r>
        <w:r>
          <w:rPr>
            <w:noProof/>
            <w:webHidden/>
          </w:rPr>
        </w:r>
        <w:r>
          <w:rPr>
            <w:noProof/>
            <w:webHidden/>
          </w:rPr>
          <w:fldChar w:fldCharType="separate"/>
        </w:r>
        <w:r>
          <w:rPr>
            <w:noProof/>
            <w:webHidden/>
          </w:rPr>
          <w:t>109</w:t>
        </w:r>
        <w:r>
          <w:rPr>
            <w:noProof/>
            <w:webHidden/>
          </w:rPr>
          <w:fldChar w:fldCharType="end"/>
        </w:r>
      </w:hyperlink>
    </w:p>
    <w:p w14:paraId="4AED1858" w14:textId="5D133FA5" w:rsidR="00696922" w:rsidRDefault="00696922">
      <w:pPr>
        <w:pStyle w:val="TOC3"/>
        <w:tabs>
          <w:tab w:val="right" w:leader="dot" w:pos="8270"/>
        </w:tabs>
        <w:rPr>
          <w:rFonts w:asciiTheme="minorHAnsi" w:eastAsiaTheme="minorEastAsia" w:hAnsiTheme="minorHAnsi" w:cstheme="minorBidi"/>
          <w:noProof/>
          <w:color w:val="auto"/>
          <w:kern w:val="2"/>
          <w:sz w:val="24"/>
          <w14:ligatures w14:val="standardContextual"/>
        </w:rPr>
      </w:pPr>
      <w:hyperlink w:anchor="_Toc174889568" w:history="1">
        <w:r w:rsidRPr="008B2C3E">
          <w:rPr>
            <w:rStyle w:val="Hyperlink"/>
            <w:noProof/>
          </w:rPr>
          <w:t>Feature Interaction</w:t>
        </w:r>
        <w:r>
          <w:rPr>
            <w:noProof/>
            <w:webHidden/>
          </w:rPr>
          <w:tab/>
        </w:r>
        <w:r>
          <w:rPr>
            <w:noProof/>
            <w:webHidden/>
          </w:rPr>
          <w:fldChar w:fldCharType="begin"/>
        </w:r>
        <w:r>
          <w:rPr>
            <w:noProof/>
            <w:webHidden/>
          </w:rPr>
          <w:instrText xml:space="preserve"> PAGEREF _Toc174889568 \h </w:instrText>
        </w:r>
        <w:r>
          <w:rPr>
            <w:noProof/>
            <w:webHidden/>
          </w:rPr>
        </w:r>
        <w:r>
          <w:rPr>
            <w:noProof/>
            <w:webHidden/>
          </w:rPr>
          <w:fldChar w:fldCharType="separate"/>
        </w:r>
        <w:r>
          <w:rPr>
            <w:noProof/>
            <w:webHidden/>
          </w:rPr>
          <w:t>112</w:t>
        </w:r>
        <w:r>
          <w:rPr>
            <w:noProof/>
            <w:webHidden/>
          </w:rPr>
          <w:fldChar w:fldCharType="end"/>
        </w:r>
      </w:hyperlink>
    </w:p>
    <w:p w14:paraId="04CBCEB3" w14:textId="03936FC5" w:rsidR="00696922" w:rsidRDefault="00696922">
      <w:pPr>
        <w:pStyle w:val="TOC1"/>
        <w:rPr>
          <w:rFonts w:asciiTheme="minorHAnsi" w:eastAsiaTheme="minorEastAsia" w:hAnsiTheme="minorHAnsi" w:cstheme="minorBidi"/>
          <w:kern w:val="2"/>
          <w:sz w:val="24"/>
          <w14:ligatures w14:val="standardContextual"/>
        </w:rPr>
      </w:pPr>
      <w:hyperlink w:anchor="_Toc174889569" w:history="1">
        <w:r w:rsidRPr="008B2C3E">
          <w:rPr>
            <w:rStyle w:val="Hyperlink"/>
          </w:rPr>
          <w:t>Reducing the Dimensionality of the Data Set</w:t>
        </w:r>
        <w:r>
          <w:rPr>
            <w:webHidden/>
          </w:rPr>
          <w:tab/>
        </w:r>
        <w:r>
          <w:rPr>
            <w:webHidden/>
          </w:rPr>
          <w:fldChar w:fldCharType="begin"/>
        </w:r>
        <w:r>
          <w:rPr>
            <w:webHidden/>
          </w:rPr>
          <w:instrText xml:space="preserve"> PAGEREF _Toc174889569 \h </w:instrText>
        </w:r>
        <w:r>
          <w:rPr>
            <w:webHidden/>
          </w:rPr>
        </w:r>
        <w:r>
          <w:rPr>
            <w:webHidden/>
          </w:rPr>
          <w:fldChar w:fldCharType="separate"/>
        </w:r>
        <w:r>
          <w:rPr>
            <w:webHidden/>
          </w:rPr>
          <w:t>115</w:t>
        </w:r>
        <w:r>
          <w:rPr>
            <w:webHidden/>
          </w:rPr>
          <w:fldChar w:fldCharType="end"/>
        </w:r>
      </w:hyperlink>
    </w:p>
    <w:p w14:paraId="19C55DA1" w14:textId="77E35AC0" w:rsidR="00696922" w:rsidRDefault="00696922">
      <w:pPr>
        <w:pStyle w:val="TOC3"/>
        <w:tabs>
          <w:tab w:val="right" w:leader="dot" w:pos="8270"/>
        </w:tabs>
        <w:rPr>
          <w:rFonts w:asciiTheme="minorHAnsi" w:eastAsiaTheme="minorEastAsia" w:hAnsiTheme="minorHAnsi" w:cstheme="minorBidi"/>
          <w:noProof/>
          <w:color w:val="auto"/>
          <w:kern w:val="2"/>
          <w:sz w:val="24"/>
          <w14:ligatures w14:val="standardContextual"/>
        </w:rPr>
      </w:pPr>
      <w:hyperlink w:anchor="_Toc174889570" w:history="1">
        <w:r w:rsidRPr="008B2C3E">
          <w:rPr>
            <w:rStyle w:val="Hyperlink"/>
            <w:noProof/>
          </w:rPr>
          <w:t>Principle Component Analysis (PCA)</w:t>
        </w:r>
        <w:r>
          <w:rPr>
            <w:noProof/>
            <w:webHidden/>
          </w:rPr>
          <w:tab/>
        </w:r>
        <w:r>
          <w:rPr>
            <w:noProof/>
            <w:webHidden/>
          </w:rPr>
          <w:fldChar w:fldCharType="begin"/>
        </w:r>
        <w:r>
          <w:rPr>
            <w:noProof/>
            <w:webHidden/>
          </w:rPr>
          <w:instrText xml:space="preserve"> PAGEREF _Toc174889570 \h </w:instrText>
        </w:r>
        <w:r>
          <w:rPr>
            <w:noProof/>
            <w:webHidden/>
          </w:rPr>
        </w:r>
        <w:r>
          <w:rPr>
            <w:noProof/>
            <w:webHidden/>
          </w:rPr>
          <w:fldChar w:fldCharType="separate"/>
        </w:r>
        <w:r>
          <w:rPr>
            <w:noProof/>
            <w:webHidden/>
          </w:rPr>
          <w:t>116</w:t>
        </w:r>
        <w:r>
          <w:rPr>
            <w:noProof/>
            <w:webHidden/>
          </w:rPr>
          <w:fldChar w:fldCharType="end"/>
        </w:r>
      </w:hyperlink>
    </w:p>
    <w:p w14:paraId="43A5B098" w14:textId="0487F5A5" w:rsidR="00696922" w:rsidRDefault="00696922">
      <w:pPr>
        <w:pStyle w:val="TOC1"/>
        <w:rPr>
          <w:rFonts w:asciiTheme="minorHAnsi" w:eastAsiaTheme="minorEastAsia" w:hAnsiTheme="minorHAnsi" w:cstheme="minorBidi"/>
          <w:kern w:val="2"/>
          <w:sz w:val="24"/>
          <w14:ligatures w14:val="standardContextual"/>
        </w:rPr>
      </w:pPr>
      <w:hyperlink w:anchor="_Toc174889571" w:history="1">
        <w:r w:rsidRPr="008B2C3E">
          <w:rPr>
            <w:rStyle w:val="Hyperlink"/>
          </w:rPr>
          <w:t>Data Balancing</w:t>
        </w:r>
        <w:r>
          <w:rPr>
            <w:webHidden/>
          </w:rPr>
          <w:tab/>
        </w:r>
        <w:r>
          <w:rPr>
            <w:webHidden/>
          </w:rPr>
          <w:fldChar w:fldCharType="begin"/>
        </w:r>
        <w:r>
          <w:rPr>
            <w:webHidden/>
          </w:rPr>
          <w:instrText xml:space="preserve"> PAGEREF _Toc174889571 \h </w:instrText>
        </w:r>
        <w:r>
          <w:rPr>
            <w:webHidden/>
          </w:rPr>
        </w:r>
        <w:r>
          <w:rPr>
            <w:webHidden/>
          </w:rPr>
          <w:fldChar w:fldCharType="separate"/>
        </w:r>
        <w:r>
          <w:rPr>
            <w:webHidden/>
          </w:rPr>
          <w:t>122</w:t>
        </w:r>
        <w:r>
          <w:rPr>
            <w:webHidden/>
          </w:rPr>
          <w:fldChar w:fldCharType="end"/>
        </w:r>
      </w:hyperlink>
    </w:p>
    <w:p w14:paraId="46749F85" w14:textId="445AAFDD" w:rsidR="00696922" w:rsidRDefault="00696922">
      <w:pPr>
        <w:pStyle w:val="TOC3"/>
        <w:tabs>
          <w:tab w:val="right" w:leader="dot" w:pos="8270"/>
        </w:tabs>
        <w:rPr>
          <w:rFonts w:asciiTheme="minorHAnsi" w:eastAsiaTheme="minorEastAsia" w:hAnsiTheme="minorHAnsi" w:cstheme="minorBidi"/>
          <w:noProof/>
          <w:color w:val="auto"/>
          <w:kern w:val="2"/>
          <w:sz w:val="24"/>
          <w14:ligatures w14:val="standardContextual"/>
        </w:rPr>
      </w:pPr>
      <w:hyperlink w:anchor="_Toc174889572" w:history="1">
        <w:r w:rsidRPr="008B2C3E">
          <w:rPr>
            <w:rStyle w:val="Hyperlink"/>
            <w:noProof/>
          </w:rPr>
          <w:t>Modeling Scenarios</w:t>
        </w:r>
        <w:r>
          <w:rPr>
            <w:noProof/>
            <w:webHidden/>
          </w:rPr>
          <w:tab/>
        </w:r>
        <w:r>
          <w:rPr>
            <w:noProof/>
            <w:webHidden/>
          </w:rPr>
          <w:fldChar w:fldCharType="begin"/>
        </w:r>
        <w:r>
          <w:rPr>
            <w:noProof/>
            <w:webHidden/>
          </w:rPr>
          <w:instrText xml:space="preserve"> PAGEREF _Toc174889572 \h </w:instrText>
        </w:r>
        <w:r>
          <w:rPr>
            <w:noProof/>
            <w:webHidden/>
          </w:rPr>
        </w:r>
        <w:r>
          <w:rPr>
            <w:noProof/>
            <w:webHidden/>
          </w:rPr>
          <w:fldChar w:fldCharType="separate"/>
        </w:r>
        <w:r>
          <w:rPr>
            <w:noProof/>
            <w:webHidden/>
          </w:rPr>
          <w:t>124</w:t>
        </w:r>
        <w:r>
          <w:rPr>
            <w:noProof/>
            <w:webHidden/>
          </w:rPr>
          <w:fldChar w:fldCharType="end"/>
        </w:r>
      </w:hyperlink>
    </w:p>
    <w:p w14:paraId="0318852A" w14:textId="057FF5CD" w:rsidR="00696922" w:rsidRDefault="00696922">
      <w:pPr>
        <w:pStyle w:val="TOC3"/>
        <w:tabs>
          <w:tab w:val="right" w:leader="dot" w:pos="8270"/>
        </w:tabs>
        <w:rPr>
          <w:rFonts w:asciiTheme="minorHAnsi" w:eastAsiaTheme="minorEastAsia" w:hAnsiTheme="minorHAnsi" w:cstheme="minorBidi"/>
          <w:noProof/>
          <w:color w:val="auto"/>
          <w:kern w:val="2"/>
          <w:sz w:val="24"/>
          <w14:ligatures w14:val="standardContextual"/>
        </w:rPr>
      </w:pPr>
      <w:hyperlink w:anchor="_Toc174889573" w:history="1">
        <w:r w:rsidRPr="008B2C3E">
          <w:rPr>
            <w:rStyle w:val="Hyperlink"/>
            <w:noProof/>
          </w:rPr>
          <w:t>Machine Learning Algorithms Sensitivity</w:t>
        </w:r>
        <w:r>
          <w:rPr>
            <w:noProof/>
            <w:webHidden/>
          </w:rPr>
          <w:tab/>
        </w:r>
        <w:r>
          <w:rPr>
            <w:noProof/>
            <w:webHidden/>
          </w:rPr>
          <w:fldChar w:fldCharType="begin"/>
        </w:r>
        <w:r>
          <w:rPr>
            <w:noProof/>
            <w:webHidden/>
          </w:rPr>
          <w:instrText xml:space="preserve"> PAGEREF _Toc174889573 \h </w:instrText>
        </w:r>
        <w:r>
          <w:rPr>
            <w:noProof/>
            <w:webHidden/>
          </w:rPr>
        </w:r>
        <w:r>
          <w:rPr>
            <w:noProof/>
            <w:webHidden/>
          </w:rPr>
          <w:fldChar w:fldCharType="separate"/>
        </w:r>
        <w:r>
          <w:rPr>
            <w:noProof/>
            <w:webHidden/>
          </w:rPr>
          <w:t>125</w:t>
        </w:r>
        <w:r>
          <w:rPr>
            <w:noProof/>
            <w:webHidden/>
          </w:rPr>
          <w:fldChar w:fldCharType="end"/>
        </w:r>
      </w:hyperlink>
    </w:p>
    <w:p w14:paraId="5EB9598C" w14:textId="71522199" w:rsidR="00696922" w:rsidRDefault="00696922">
      <w:pPr>
        <w:pStyle w:val="TOC1"/>
        <w:rPr>
          <w:rFonts w:asciiTheme="minorHAnsi" w:eastAsiaTheme="minorEastAsia" w:hAnsiTheme="minorHAnsi" w:cstheme="minorBidi"/>
          <w:kern w:val="2"/>
          <w:sz w:val="24"/>
          <w14:ligatures w14:val="standardContextual"/>
        </w:rPr>
      </w:pPr>
      <w:hyperlink w:anchor="_Toc174889574" w:history="1">
        <w:r w:rsidRPr="008B2C3E">
          <w:rPr>
            <w:rStyle w:val="Hyperlink"/>
          </w:rPr>
          <w:t>Chapter 3 Summary:  Creating a Modeling Data Set</w:t>
        </w:r>
        <w:r>
          <w:rPr>
            <w:webHidden/>
          </w:rPr>
          <w:tab/>
        </w:r>
        <w:r>
          <w:rPr>
            <w:webHidden/>
          </w:rPr>
          <w:fldChar w:fldCharType="begin"/>
        </w:r>
        <w:r>
          <w:rPr>
            <w:webHidden/>
          </w:rPr>
          <w:instrText xml:space="preserve"> PAGEREF _Toc174889574 \h </w:instrText>
        </w:r>
        <w:r>
          <w:rPr>
            <w:webHidden/>
          </w:rPr>
        </w:r>
        <w:r>
          <w:rPr>
            <w:webHidden/>
          </w:rPr>
          <w:fldChar w:fldCharType="separate"/>
        </w:r>
        <w:r>
          <w:rPr>
            <w:webHidden/>
          </w:rPr>
          <w:t>129</w:t>
        </w:r>
        <w:r>
          <w:rPr>
            <w:webHidden/>
          </w:rPr>
          <w:fldChar w:fldCharType="end"/>
        </w:r>
      </w:hyperlink>
    </w:p>
    <w:p w14:paraId="07AD4008" w14:textId="69E56D29" w:rsidR="00696922" w:rsidRDefault="00696922">
      <w:pPr>
        <w:pStyle w:val="TOC1"/>
        <w:rPr>
          <w:rFonts w:asciiTheme="minorHAnsi" w:eastAsiaTheme="minorEastAsia" w:hAnsiTheme="minorHAnsi" w:cstheme="minorBidi"/>
          <w:kern w:val="2"/>
          <w:sz w:val="24"/>
          <w14:ligatures w14:val="standardContextual"/>
        </w:rPr>
      </w:pPr>
      <w:hyperlink w:anchor="_Toc174889575" w:history="1">
        <w:r w:rsidRPr="008B2C3E">
          <w:rPr>
            <w:rStyle w:val="Hyperlink"/>
          </w:rPr>
          <w:t>Chapter 3 Quiz</w:t>
        </w:r>
        <w:r>
          <w:rPr>
            <w:webHidden/>
          </w:rPr>
          <w:tab/>
        </w:r>
        <w:r>
          <w:rPr>
            <w:webHidden/>
          </w:rPr>
          <w:fldChar w:fldCharType="begin"/>
        </w:r>
        <w:r>
          <w:rPr>
            <w:webHidden/>
          </w:rPr>
          <w:instrText xml:space="preserve"> PAGEREF _Toc174889575 \h </w:instrText>
        </w:r>
        <w:r>
          <w:rPr>
            <w:webHidden/>
          </w:rPr>
        </w:r>
        <w:r>
          <w:rPr>
            <w:webHidden/>
          </w:rPr>
          <w:fldChar w:fldCharType="separate"/>
        </w:r>
        <w:r>
          <w:rPr>
            <w:webHidden/>
          </w:rPr>
          <w:t>132</w:t>
        </w:r>
        <w:r>
          <w:rPr>
            <w:webHidden/>
          </w:rPr>
          <w:fldChar w:fldCharType="end"/>
        </w:r>
      </w:hyperlink>
    </w:p>
    <w:p w14:paraId="1C7E3A2A" w14:textId="59E5F7F1" w:rsidR="00696922" w:rsidRDefault="00696922">
      <w:pPr>
        <w:pStyle w:val="TOC1"/>
        <w:rPr>
          <w:rFonts w:asciiTheme="minorHAnsi" w:eastAsiaTheme="minorEastAsia" w:hAnsiTheme="minorHAnsi" w:cstheme="minorBidi"/>
          <w:kern w:val="2"/>
          <w:sz w:val="24"/>
          <w14:ligatures w14:val="standardContextual"/>
        </w:rPr>
      </w:pPr>
      <w:hyperlink w:anchor="_Toc174889576" w:history="1">
        <w:r w:rsidRPr="008B2C3E">
          <w:rPr>
            <w:rStyle w:val="Hyperlink"/>
          </w:rPr>
          <w:t>Chapter 3 Cheat Sheet</w:t>
        </w:r>
        <w:r>
          <w:rPr>
            <w:webHidden/>
          </w:rPr>
          <w:tab/>
        </w:r>
        <w:r>
          <w:rPr>
            <w:webHidden/>
          </w:rPr>
          <w:fldChar w:fldCharType="begin"/>
        </w:r>
        <w:r>
          <w:rPr>
            <w:webHidden/>
          </w:rPr>
          <w:instrText xml:space="preserve"> PAGEREF _Toc174889576 \h </w:instrText>
        </w:r>
        <w:r>
          <w:rPr>
            <w:webHidden/>
          </w:rPr>
        </w:r>
        <w:r>
          <w:rPr>
            <w:webHidden/>
          </w:rPr>
          <w:fldChar w:fldCharType="separate"/>
        </w:r>
        <w:r>
          <w:rPr>
            <w:webHidden/>
          </w:rPr>
          <w:t>134</w:t>
        </w:r>
        <w:r>
          <w:rPr>
            <w:webHidden/>
          </w:rPr>
          <w:fldChar w:fldCharType="end"/>
        </w:r>
      </w:hyperlink>
    </w:p>
    <w:p w14:paraId="318A2D22" w14:textId="5874FA9F" w:rsidR="00696922" w:rsidRDefault="00696922">
      <w:pPr>
        <w:pStyle w:val="TOC1"/>
        <w:rPr>
          <w:rFonts w:asciiTheme="minorHAnsi" w:eastAsiaTheme="minorEastAsia" w:hAnsiTheme="minorHAnsi" w:cstheme="minorBidi"/>
          <w:kern w:val="2"/>
          <w:sz w:val="24"/>
          <w14:ligatures w14:val="standardContextual"/>
        </w:rPr>
      </w:pPr>
      <w:hyperlink w:anchor="_Toc174889577" w:history="1">
        <w:r w:rsidRPr="008B2C3E">
          <w:rPr>
            <w:rStyle w:val="Hyperlink"/>
          </w:rPr>
          <w:t>Chapter 4: Model Pipeline</w:t>
        </w:r>
        <w:r>
          <w:rPr>
            <w:webHidden/>
          </w:rPr>
          <w:tab/>
        </w:r>
        <w:r>
          <w:rPr>
            <w:webHidden/>
          </w:rPr>
          <w:fldChar w:fldCharType="begin"/>
        </w:r>
        <w:r>
          <w:rPr>
            <w:webHidden/>
          </w:rPr>
          <w:instrText xml:space="preserve"> PAGEREF _Toc174889577 \h </w:instrText>
        </w:r>
        <w:r>
          <w:rPr>
            <w:webHidden/>
          </w:rPr>
        </w:r>
        <w:r>
          <w:rPr>
            <w:webHidden/>
          </w:rPr>
          <w:fldChar w:fldCharType="separate"/>
        </w:r>
        <w:r>
          <w:rPr>
            <w:webHidden/>
          </w:rPr>
          <w:t>136</w:t>
        </w:r>
        <w:r>
          <w:rPr>
            <w:webHidden/>
          </w:rPr>
          <w:fldChar w:fldCharType="end"/>
        </w:r>
      </w:hyperlink>
    </w:p>
    <w:p w14:paraId="1CF23CF5" w14:textId="6B82A7D4" w:rsidR="00696922" w:rsidRDefault="00696922">
      <w:pPr>
        <w:pStyle w:val="TOC1"/>
        <w:rPr>
          <w:rFonts w:asciiTheme="minorHAnsi" w:eastAsiaTheme="minorEastAsia" w:hAnsiTheme="minorHAnsi" w:cstheme="minorBidi"/>
          <w:kern w:val="2"/>
          <w:sz w:val="24"/>
          <w14:ligatures w14:val="standardContextual"/>
        </w:rPr>
      </w:pPr>
      <w:hyperlink w:anchor="_Toc174889578" w:history="1">
        <w:r w:rsidRPr="008B2C3E">
          <w:rPr>
            <w:rStyle w:val="Hyperlink"/>
          </w:rPr>
          <w:t>Overview</w:t>
        </w:r>
        <w:r>
          <w:rPr>
            <w:webHidden/>
          </w:rPr>
          <w:tab/>
        </w:r>
        <w:r>
          <w:rPr>
            <w:webHidden/>
          </w:rPr>
          <w:fldChar w:fldCharType="begin"/>
        </w:r>
        <w:r>
          <w:rPr>
            <w:webHidden/>
          </w:rPr>
          <w:instrText xml:space="preserve"> PAGEREF _Toc174889578 \h </w:instrText>
        </w:r>
        <w:r>
          <w:rPr>
            <w:webHidden/>
          </w:rPr>
        </w:r>
        <w:r>
          <w:rPr>
            <w:webHidden/>
          </w:rPr>
          <w:fldChar w:fldCharType="separate"/>
        </w:r>
        <w:r>
          <w:rPr>
            <w:webHidden/>
          </w:rPr>
          <w:t>136</w:t>
        </w:r>
        <w:r>
          <w:rPr>
            <w:webHidden/>
          </w:rPr>
          <w:fldChar w:fldCharType="end"/>
        </w:r>
      </w:hyperlink>
    </w:p>
    <w:p w14:paraId="1419410C" w14:textId="06B0A8E6" w:rsidR="00696922" w:rsidRDefault="00696922">
      <w:pPr>
        <w:pStyle w:val="TOC1"/>
        <w:rPr>
          <w:rFonts w:asciiTheme="minorHAnsi" w:eastAsiaTheme="minorEastAsia" w:hAnsiTheme="minorHAnsi" w:cstheme="minorBidi"/>
          <w:kern w:val="2"/>
          <w:sz w:val="24"/>
          <w14:ligatures w14:val="standardContextual"/>
        </w:rPr>
      </w:pPr>
      <w:hyperlink w:anchor="_Toc174889579" w:history="1">
        <w:r w:rsidRPr="008B2C3E">
          <w:rPr>
            <w:rStyle w:val="Hyperlink"/>
          </w:rPr>
          <w:t>Data Preparation</w:t>
        </w:r>
        <w:r>
          <w:rPr>
            <w:webHidden/>
          </w:rPr>
          <w:tab/>
        </w:r>
        <w:r>
          <w:rPr>
            <w:webHidden/>
          </w:rPr>
          <w:fldChar w:fldCharType="begin"/>
        </w:r>
        <w:r>
          <w:rPr>
            <w:webHidden/>
          </w:rPr>
          <w:instrText xml:space="preserve"> PAGEREF _Toc174889579 \h </w:instrText>
        </w:r>
        <w:r>
          <w:rPr>
            <w:webHidden/>
          </w:rPr>
        </w:r>
        <w:r>
          <w:rPr>
            <w:webHidden/>
          </w:rPr>
          <w:fldChar w:fldCharType="separate"/>
        </w:r>
        <w:r>
          <w:rPr>
            <w:webHidden/>
          </w:rPr>
          <w:t>136</w:t>
        </w:r>
        <w:r>
          <w:rPr>
            <w:webHidden/>
          </w:rPr>
          <w:fldChar w:fldCharType="end"/>
        </w:r>
      </w:hyperlink>
    </w:p>
    <w:p w14:paraId="27E12C1F" w14:textId="40A82210" w:rsidR="00696922" w:rsidRDefault="00696922">
      <w:pPr>
        <w:pStyle w:val="TOC2"/>
        <w:rPr>
          <w:rFonts w:asciiTheme="minorHAnsi" w:eastAsiaTheme="minorEastAsia" w:hAnsiTheme="minorHAnsi" w:cstheme="minorBidi"/>
          <w:b w:val="0"/>
          <w:kern w:val="2"/>
          <w:sz w:val="24"/>
          <w14:ligatures w14:val="standardContextual"/>
        </w:rPr>
      </w:pPr>
      <w:hyperlink w:anchor="_Toc174889580" w:history="1">
        <w:r w:rsidRPr="008B2C3E">
          <w:rPr>
            <w:rStyle w:val="Hyperlink"/>
          </w:rPr>
          <w:t>Order of Operations</w:t>
        </w:r>
        <w:r>
          <w:rPr>
            <w:webHidden/>
          </w:rPr>
          <w:tab/>
        </w:r>
        <w:r>
          <w:rPr>
            <w:webHidden/>
          </w:rPr>
          <w:fldChar w:fldCharType="begin"/>
        </w:r>
        <w:r>
          <w:rPr>
            <w:webHidden/>
          </w:rPr>
          <w:instrText xml:space="preserve"> PAGEREF _Toc174889580 \h </w:instrText>
        </w:r>
        <w:r>
          <w:rPr>
            <w:webHidden/>
          </w:rPr>
        </w:r>
        <w:r>
          <w:rPr>
            <w:webHidden/>
          </w:rPr>
          <w:fldChar w:fldCharType="separate"/>
        </w:r>
        <w:r>
          <w:rPr>
            <w:webHidden/>
          </w:rPr>
          <w:t>138</w:t>
        </w:r>
        <w:r>
          <w:rPr>
            <w:webHidden/>
          </w:rPr>
          <w:fldChar w:fldCharType="end"/>
        </w:r>
      </w:hyperlink>
    </w:p>
    <w:p w14:paraId="04667509" w14:textId="5A1836B3" w:rsidR="00696922" w:rsidRDefault="00696922">
      <w:pPr>
        <w:pStyle w:val="TOC3"/>
        <w:tabs>
          <w:tab w:val="right" w:leader="dot" w:pos="8270"/>
        </w:tabs>
        <w:rPr>
          <w:rFonts w:asciiTheme="minorHAnsi" w:eastAsiaTheme="minorEastAsia" w:hAnsiTheme="minorHAnsi" w:cstheme="minorBidi"/>
          <w:noProof/>
          <w:color w:val="auto"/>
          <w:kern w:val="2"/>
          <w:sz w:val="24"/>
          <w14:ligatures w14:val="standardContextual"/>
        </w:rPr>
      </w:pPr>
      <w:hyperlink w:anchor="_Toc174889581" w:history="1">
        <w:r w:rsidRPr="008B2C3E">
          <w:rPr>
            <w:rStyle w:val="Hyperlink"/>
            <w:rFonts w:cstheme="minorHAnsi"/>
            <w:noProof/>
          </w:rPr>
          <w:t>Data Set Preparation for Regression Models</w:t>
        </w:r>
        <w:r>
          <w:rPr>
            <w:noProof/>
            <w:webHidden/>
          </w:rPr>
          <w:tab/>
        </w:r>
        <w:r>
          <w:rPr>
            <w:noProof/>
            <w:webHidden/>
          </w:rPr>
          <w:fldChar w:fldCharType="begin"/>
        </w:r>
        <w:r>
          <w:rPr>
            <w:noProof/>
            <w:webHidden/>
          </w:rPr>
          <w:instrText xml:space="preserve"> PAGEREF _Toc174889581 \h </w:instrText>
        </w:r>
        <w:r>
          <w:rPr>
            <w:noProof/>
            <w:webHidden/>
          </w:rPr>
        </w:r>
        <w:r>
          <w:rPr>
            <w:noProof/>
            <w:webHidden/>
          </w:rPr>
          <w:fldChar w:fldCharType="separate"/>
        </w:r>
        <w:r>
          <w:rPr>
            <w:noProof/>
            <w:webHidden/>
          </w:rPr>
          <w:t>139</w:t>
        </w:r>
        <w:r>
          <w:rPr>
            <w:noProof/>
            <w:webHidden/>
          </w:rPr>
          <w:fldChar w:fldCharType="end"/>
        </w:r>
      </w:hyperlink>
    </w:p>
    <w:p w14:paraId="69A49097" w14:textId="100F2AD8" w:rsidR="00696922" w:rsidRDefault="00696922">
      <w:pPr>
        <w:pStyle w:val="TOC3"/>
        <w:tabs>
          <w:tab w:val="right" w:leader="dot" w:pos="8270"/>
        </w:tabs>
        <w:rPr>
          <w:rFonts w:asciiTheme="minorHAnsi" w:eastAsiaTheme="minorEastAsia" w:hAnsiTheme="minorHAnsi" w:cstheme="minorBidi"/>
          <w:noProof/>
          <w:color w:val="auto"/>
          <w:kern w:val="2"/>
          <w:sz w:val="24"/>
          <w14:ligatures w14:val="standardContextual"/>
        </w:rPr>
      </w:pPr>
      <w:hyperlink w:anchor="_Toc174889582" w:history="1">
        <w:r w:rsidRPr="008B2C3E">
          <w:rPr>
            <w:rStyle w:val="Hyperlink"/>
            <w:rFonts w:cstheme="minorHAnsi"/>
            <w:noProof/>
          </w:rPr>
          <w:t>Comparing with Tree-Based Models:</w:t>
        </w:r>
        <w:r>
          <w:rPr>
            <w:noProof/>
            <w:webHidden/>
          </w:rPr>
          <w:tab/>
        </w:r>
        <w:r>
          <w:rPr>
            <w:noProof/>
            <w:webHidden/>
          </w:rPr>
          <w:fldChar w:fldCharType="begin"/>
        </w:r>
        <w:r>
          <w:rPr>
            <w:noProof/>
            <w:webHidden/>
          </w:rPr>
          <w:instrText xml:space="preserve"> PAGEREF _Toc174889582 \h </w:instrText>
        </w:r>
        <w:r>
          <w:rPr>
            <w:noProof/>
            <w:webHidden/>
          </w:rPr>
        </w:r>
        <w:r>
          <w:rPr>
            <w:noProof/>
            <w:webHidden/>
          </w:rPr>
          <w:fldChar w:fldCharType="separate"/>
        </w:r>
        <w:r>
          <w:rPr>
            <w:noProof/>
            <w:webHidden/>
          </w:rPr>
          <w:t>140</w:t>
        </w:r>
        <w:r>
          <w:rPr>
            <w:noProof/>
            <w:webHidden/>
          </w:rPr>
          <w:fldChar w:fldCharType="end"/>
        </w:r>
      </w:hyperlink>
    </w:p>
    <w:p w14:paraId="694BE524" w14:textId="2177E921" w:rsidR="00696922" w:rsidRDefault="00696922">
      <w:pPr>
        <w:pStyle w:val="TOC2"/>
        <w:rPr>
          <w:rFonts w:asciiTheme="minorHAnsi" w:eastAsiaTheme="minorEastAsia" w:hAnsiTheme="minorHAnsi" w:cstheme="minorBidi"/>
          <w:b w:val="0"/>
          <w:kern w:val="2"/>
          <w:sz w:val="24"/>
          <w14:ligatures w14:val="standardContextual"/>
        </w:rPr>
      </w:pPr>
      <w:hyperlink w:anchor="_Toc174889583" w:history="1">
        <w:r w:rsidRPr="008B2C3E">
          <w:rPr>
            <w:rStyle w:val="Hyperlink"/>
          </w:rPr>
          <w:t>Data Segmentation</w:t>
        </w:r>
        <w:r>
          <w:rPr>
            <w:webHidden/>
          </w:rPr>
          <w:tab/>
        </w:r>
        <w:r>
          <w:rPr>
            <w:webHidden/>
          </w:rPr>
          <w:fldChar w:fldCharType="begin"/>
        </w:r>
        <w:r>
          <w:rPr>
            <w:webHidden/>
          </w:rPr>
          <w:instrText xml:space="preserve"> PAGEREF _Toc174889583 \h </w:instrText>
        </w:r>
        <w:r>
          <w:rPr>
            <w:webHidden/>
          </w:rPr>
        </w:r>
        <w:r>
          <w:rPr>
            <w:webHidden/>
          </w:rPr>
          <w:fldChar w:fldCharType="separate"/>
        </w:r>
        <w:r>
          <w:rPr>
            <w:webHidden/>
          </w:rPr>
          <w:t>140</w:t>
        </w:r>
        <w:r>
          <w:rPr>
            <w:webHidden/>
          </w:rPr>
          <w:fldChar w:fldCharType="end"/>
        </w:r>
      </w:hyperlink>
    </w:p>
    <w:p w14:paraId="1FA292B0" w14:textId="5A692070" w:rsidR="00696922" w:rsidRDefault="00696922">
      <w:pPr>
        <w:pStyle w:val="TOC2"/>
        <w:rPr>
          <w:rFonts w:asciiTheme="minorHAnsi" w:eastAsiaTheme="minorEastAsia" w:hAnsiTheme="minorHAnsi" w:cstheme="minorBidi"/>
          <w:b w:val="0"/>
          <w:kern w:val="2"/>
          <w:sz w:val="24"/>
          <w14:ligatures w14:val="standardContextual"/>
        </w:rPr>
      </w:pPr>
      <w:hyperlink w:anchor="_Toc174889584" w:history="1">
        <w:r w:rsidRPr="008B2C3E">
          <w:rPr>
            <w:rStyle w:val="Hyperlink"/>
          </w:rPr>
          <w:t>Different Types of Data Segmentation</w:t>
        </w:r>
        <w:r>
          <w:rPr>
            <w:webHidden/>
          </w:rPr>
          <w:tab/>
        </w:r>
        <w:r>
          <w:rPr>
            <w:webHidden/>
          </w:rPr>
          <w:fldChar w:fldCharType="begin"/>
        </w:r>
        <w:r>
          <w:rPr>
            <w:webHidden/>
          </w:rPr>
          <w:instrText xml:space="preserve"> PAGEREF _Toc174889584 \h </w:instrText>
        </w:r>
        <w:r>
          <w:rPr>
            <w:webHidden/>
          </w:rPr>
        </w:r>
        <w:r>
          <w:rPr>
            <w:webHidden/>
          </w:rPr>
          <w:fldChar w:fldCharType="separate"/>
        </w:r>
        <w:r>
          <w:rPr>
            <w:webHidden/>
          </w:rPr>
          <w:t>141</w:t>
        </w:r>
        <w:r>
          <w:rPr>
            <w:webHidden/>
          </w:rPr>
          <w:fldChar w:fldCharType="end"/>
        </w:r>
      </w:hyperlink>
    </w:p>
    <w:p w14:paraId="3AE22009" w14:textId="4570D473" w:rsidR="00696922" w:rsidRDefault="00696922">
      <w:pPr>
        <w:pStyle w:val="TOC3"/>
        <w:tabs>
          <w:tab w:val="right" w:leader="dot" w:pos="8270"/>
        </w:tabs>
        <w:rPr>
          <w:rFonts w:asciiTheme="minorHAnsi" w:eastAsiaTheme="minorEastAsia" w:hAnsiTheme="minorHAnsi" w:cstheme="minorBidi"/>
          <w:noProof/>
          <w:color w:val="auto"/>
          <w:kern w:val="2"/>
          <w:sz w:val="24"/>
          <w14:ligatures w14:val="standardContextual"/>
        </w:rPr>
      </w:pPr>
      <w:hyperlink w:anchor="_Toc174889585" w:history="1">
        <w:r w:rsidRPr="008B2C3E">
          <w:rPr>
            <w:rStyle w:val="Hyperlink"/>
            <w:noProof/>
          </w:rPr>
          <w:t>Cross-Validation</w:t>
        </w:r>
        <w:r>
          <w:rPr>
            <w:noProof/>
            <w:webHidden/>
          </w:rPr>
          <w:tab/>
        </w:r>
        <w:r>
          <w:rPr>
            <w:noProof/>
            <w:webHidden/>
          </w:rPr>
          <w:fldChar w:fldCharType="begin"/>
        </w:r>
        <w:r>
          <w:rPr>
            <w:noProof/>
            <w:webHidden/>
          </w:rPr>
          <w:instrText xml:space="preserve"> PAGEREF _Toc174889585 \h </w:instrText>
        </w:r>
        <w:r>
          <w:rPr>
            <w:noProof/>
            <w:webHidden/>
          </w:rPr>
        </w:r>
        <w:r>
          <w:rPr>
            <w:noProof/>
            <w:webHidden/>
          </w:rPr>
          <w:fldChar w:fldCharType="separate"/>
        </w:r>
        <w:r>
          <w:rPr>
            <w:noProof/>
            <w:webHidden/>
          </w:rPr>
          <w:t>142</w:t>
        </w:r>
        <w:r>
          <w:rPr>
            <w:noProof/>
            <w:webHidden/>
          </w:rPr>
          <w:fldChar w:fldCharType="end"/>
        </w:r>
      </w:hyperlink>
    </w:p>
    <w:p w14:paraId="0FF3D8A8" w14:textId="055E15C6" w:rsidR="00696922" w:rsidRDefault="00696922">
      <w:pPr>
        <w:pStyle w:val="TOC3"/>
        <w:tabs>
          <w:tab w:val="right" w:leader="dot" w:pos="8270"/>
        </w:tabs>
        <w:rPr>
          <w:rFonts w:asciiTheme="minorHAnsi" w:eastAsiaTheme="minorEastAsia" w:hAnsiTheme="minorHAnsi" w:cstheme="minorBidi"/>
          <w:noProof/>
          <w:color w:val="auto"/>
          <w:kern w:val="2"/>
          <w:sz w:val="24"/>
          <w14:ligatures w14:val="standardContextual"/>
        </w:rPr>
      </w:pPr>
      <w:hyperlink w:anchor="_Toc174889586" w:history="1">
        <w:r w:rsidRPr="008B2C3E">
          <w:rPr>
            <w:rStyle w:val="Hyperlink"/>
            <w:noProof/>
          </w:rPr>
          <w:t>Comparison of Data Segmentation Techniques</w:t>
        </w:r>
        <w:r>
          <w:rPr>
            <w:noProof/>
            <w:webHidden/>
          </w:rPr>
          <w:tab/>
        </w:r>
        <w:r>
          <w:rPr>
            <w:noProof/>
            <w:webHidden/>
          </w:rPr>
          <w:fldChar w:fldCharType="begin"/>
        </w:r>
        <w:r>
          <w:rPr>
            <w:noProof/>
            <w:webHidden/>
          </w:rPr>
          <w:instrText xml:space="preserve"> PAGEREF _Toc174889586 \h </w:instrText>
        </w:r>
        <w:r>
          <w:rPr>
            <w:noProof/>
            <w:webHidden/>
          </w:rPr>
        </w:r>
        <w:r>
          <w:rPr>
            <w:noProof/>
            <w:webHidden/>
          </w:rPr>
          <w:fldChar w:fldCharType="separate"/>
        </w:r>
        <w:r>
          <w:rPr>
            <w:noProof/>
            <w:webHidden/>
          </w:rPr>
          <w:t>144</w:t>
        </w:r>
        <w:r>
          <w:rPr>
            <w:noProof/>
            <w:webHidden/>
          </w:rPr>
          <w:fldChar w:fldCharType="end"/>
        </w:r>
      </w:hyperlink>
    </w:p>
    <w:p w14:paraId="18CB6147" w14:textId="03CB2EB4" w:rsidR="00696922" w:rsidRDefault="00696922">
      <w:pPr>
        <w:pStyle w:val="TOC3"/>
        <w:tabs>
          <w:tab w:val="right" w:leader="dot" w:pos="8270"/>
        </w:tabs>
        <w:rPr>
          <w:rFonts w:asciiTheme="minorHAnsi" w:eastAsiaTheme="minorEastAsia" w:hAnsiTheme="minorHAnsi" w:cstheme="minorBidi"/>
          <w:noProof/>
          <w:color w:val="auto"/>
          <w:kern w:val="2"/>
          <w:sz w:val="24"/>
          <w14:ligatures w14:val="standardContextual"/>
        </w:rPr>
      </w:pPr>
      <w:hyperlink w:anchor="_Toc174889587" w:history="1">
        <w:r w:rsidRPr="008B2C3E">
          <w:rPr>
            <w:rStyle w:val="Hyperlink"/>
            <w:noProof/>
          </w:rPr>
          <w:t>Data Segmentation Approach for the Lending Club Dataset</w:t>
        </w:r>
        <w:r>
          <w:rPr>
            <w:noProof/>
            <w:webHidden/>
          </w:rPr>
          <w:tab/>
        </w:r>
        <w:r>
          <w:rPr>
            <w:noProof/>
            <w:webHidden/>
          </w:rPr>
          <w:fldChar w:fldCharType="begin"/>
        </w:r>
        <w:r>
          <w:rPr>
            <w:noProof/>
            <w:webHidden/>
          </w:rPr>
          <w:instrText xml:space="preserve"> PAGEREF _Toc174889587 \h </w:instrText>
        </w:r>
        <w:r>
          <w:rPr>
            <w:noProof/>
            <w:webHidden/>
          </w:rPr>
        </w:r>
        <w:r>
          <w:rPr>
            <w:noProof/>
            <w:webHidden/>
          </w:rPr>
          <w:fldChar w:fldCharType="separate"/>
        </w:r>
        <w:r>
          <w:rPr>
            <w:noProof/>
            <w:webHidden/>
          </w:rPr>
          <w:t>145</w:t>
        </w:r>
        <w:r>
          <w:rPr>
            <w:noProof/>
            <w:webHidden/>
          </w:rPr>
          <w:fldChar w:fldCharType="end"/>
        </w:r>
      </w:hyperlink>
    </w:p>
    <w:p w14:paraId="4D5F95C4" w14:textId="757066FC" w:rsidR="00696922" w:rsidRDefault="00696922">
      <w:pPr>
        <w:pStyle w:val="TOC1"/>
        <w:rPr>
          <w:rFonts w:asciiTheme="minorHAnsi" w:eastAsiaTheme="minorEastAsia" w:hAnsiTheme="minorHAnsi" w:cstheme="minorBidi"/>
          <w:kern w:val="2"/>
          <w:sz w:val="24"/>
          <w14:ligatures w14:val="standardContextual"/>
        </w:rPr>
      </w:pPr>
      <w:hyperlink w:anchor="_Toc174889588" w:history="1">
        <w:r w:rsidRPr="008B2C3E">
          <w:rPr>
            <w:rStyle w:val="Hyperlink"/>
          </w:rPr>
          <w:t>Modeling Pipeline</w:t>
        </w:r>
        <w:r>
          <w:rPr>
            <w:webHidden/>
          </w:rPr>
          <w:tab/>
        </w:r>
        <w:r>
          <w:rPr>
            <w:webHidden/>
          </w:rPr>
          <w:fldChar w:fldCharType="begin"/>
        </w:r>
        <w:r>
          <w:rPr>
            <w:webHidden/>
          </w:rPr>
          <w:instrText xml:space="preserve"> PAGEREF _Toc174889588 \h </w:instrText>
        </w:r>
        <w:r>
          <w:rPr>
            <w:webHidden/>
          </w:rPr>
        </w:r>
        <w:r>
          <w:rPr>
            <w:webHidden/>
          </w:rPr>
          <w:fldChar w:fldCharType="separate"/>
        </w:r>
        <w:r>
          <w:rPr>
            <w:webHidden/>
          </w:rPr>
          <w:t>146</w:t>
        </w:r>
        <w:r>
          <w:rPr>
            <w:webHidden/>
          </w:rPr>
          <w:fldChar w:fldCharType="end"/>
        </w:r>
      </w:hyperlink>
    </w:p>
    <w:p w14:paraId="67016A26" w14:textId="50014AB5" w:rsidR="00696922" w:rsidRDefault="00696922">
      <w:pPr>
        <w:pStyle w:val="TOC2"/>
        <w:rPr>
          <w:rFonts w:asciiTheme="minorHAnsi" w:eastAsiaTheme="minorEastAsia" w:hAnsiTheme="minorHAnsi" w:cstheme="minorBidi"/>
          <w:b w:val="0"/>
          <w:kern w:val="2"/>
          <w:sz w:val="24"/>
          <w14:ligatures w14:val="standardContextual"/>
        </w:rPr>
      </w:pPr>
      <w:hyperlink w:anchor="_Toc174889589" w:history="1">
        <w:r w:rsidRPr="008B2C3E">
          <w:rPr>
            <w:rStyle w:val="Hyperlink"/>
          </w:rPr>
          <w:t>Model Pipeline Steps</w:t>
        </w:r>
        <w:r>
          <w:rPr>
            <w:webHidden/>
          </w:rPr>
          <w:tab/>
        </w:r>
        <w:r>
          <w:rPr>
            <w:webHidden/>
          </w:rPr>
          <w:fldChar w:fldCharType="begin"/>
        </w:r>
        <w:r>
          <w:rPr>
            <w:webHidden/>
          </w:rPr>
          <w:instrText xml:space="preserve"> PAGEREF _Toc174889589 \h </w:instrText>
        </w:r>
        <w:r>
          <w:rPr>
            <w:webHidden/>
          </w:rPr>
        </w:r>
        <w:r>
          <w:rPr>
            <w:webHidden/>
          </w:rPr>
          <w:fldChar w:fldCharType="separate"/>
        </w:r>
        <w:r>
          <w:rPr>
            <w:webHidden/>
          </w:rPr>
          <w:t>147</w:t>
        </w:r>
        <w:r>
          <w:rPr>
            <w:webHidden/>
          </w:rPr>
          <w:fldChar w:fldCharType="end"/>
        </w:r>
      </w:hyperlink>
    </w:p>
    <w:p w14:paraId="3C522DDD" w14:textId="2AA8A015" w:rsidR="00696922" w:rsidRDefault="00696922">
      <w:pPr>
        <w:pStyle w:val="TOC2"/>
        <w:rPr>
          <w:rFonts w:asciiTheme="minorHAnsi" w:eastAsiaTheme="minorEastAsia" w:hAnsiTheme="minorHAnsi" w:cstheme="minorBidi"/>
          <w:b w:val="0"/>
          <w:kern w:val="2"/>
          <w:sz w:val="24"/>
          <w14:ligatures w14:val="standardContextual"/>
        </w:rPr>
      </w:pPr>
      <w:hyperlink w:anchor="_Toc174889590" w:history="1">
        <w:r w:rsidRPr="008B2C3E">
          <w:rPr>
            <w:rStyle w:val="Hyperlink"/>
          </w:rPr>
          <w:t>Model Pipeline Code</w:t>
        </w:r>
        <w:r>
          <w:rPr>
            <w:webHidden/>
          </w:rPr>
          <w:tab/>
        </w:r>
        <w:r>
          <w:rPr>
            <w:webHidden/>
          </w:rPr>
          <w:fldChar w:fldCharType="begin"/>
        </w:r>
        <w:r>
          <w:rPr>
            <w:webHidden/>
          </w:rPr>
          <w:instrText xml:space="preserve"> PAGEREF _Toc174889590 \h </w:instrText>
        </w:r>
        <w:r>
          <w:rPr>
            <w:webHidden/>
          </w:rPr>
        </w:r>
        <w:r>
          <w:rPr>
            <w:webHidden/>
          </w:rPr>
          <w:fldChar w:fldCharType="separate"/>
        </w:r>
        <w:r>
          <w:rPr>
            <w:webHidden/>
          </w:rPr>
          <w:t>149</w:t>
        </w:r>
        <w:r>
          <w:rPr>
            <w:webHidden/>
          </w:rPr>
          <w:fldChar w:fldCharType="end"/>
        </w:r>
      </w:hyperlink>
    </w:p>
    <w:p w14:paraId="37B64D01" w14:textId="33002954" w:rsidR="00696922" w:rsidRDefault="00696922">
      <w:pPr>
        <w:pStyle w:val="TOC2"/>
        <w:rPr>
          <w:rFonts w:asciiTheme="minorHAnsi" w:eastAsiaTheme="minorEastAsia" w:hAnsiTheme="minorHAnsi" w:cstheme="minorBidi"/>
          <w:b w:val="0"/>
          <w:kern w:val="2"/>
          <w:sz w:val="24"/>
          <w14:ligatures w14:val="standardContextual"/>
        </w:rPr>
      </w:pPr>
      <w:hyperlink w:anchor="_Toc174889591" w:history="1">
        <w:r w:rsidRPr="008B2C3E">
          <w:rPr>
            <w:rStyle w:val="Hyperlink"/>
          </w:rPr>
          <w:t>Modeling Pipeline Output</w:t>
        </w:r>
        <w:r>
          <w:rPr>
            <w:webHidden/>
          </w:rPr>
          <w:tab/>
        </w:r>
        <w:r>
          <w:rPr>
            <w:webHidden/>
          </w:rPr>
          <w:fldChar w:fldCharType="begin"/>
        </w:r>
        <w:r>
          <w:rPr>
            <w:webHidden/>
          </w:rPr>
          <w:instrText xml:space="preserve"> PAGEREF _Toc174889591 \h </w:instrText>
        </w:r>
        <w:r>
          <w:rPr>
            <w:webHidden/>
          </w:rPr>
        </w:r>
        <w:r>
          <w:rPr>
            <w:webHidden/>
          </w:rPr>
          <w:fldChar w:fldCharType="separate"/>
        </w:r>
        <w:r>
          <w:rPr>
            <w:webHidden/>
          </w:rPr>
          <w:t>157</w:t>
        </w:r>
        <w:r>
          <w:rPr>
            <w:webHidden/>
          </w:rPr>
          <w:fldChar w:fldCharType="end"/>
        </w:r>
      </w:hyperlink>
    </w:p>
    <w:p w14:paraId="67B4F168" w14:textId="663E4F84" w:rsidR="00696922" w:rsidRDefault="00696922">
      <w:pPr>
        <w:pStyle w:val="TOC3"/>
        <w:tabs>
          <w:tab w:val="right" w:leader="dot" w:pos="8270"/>
        </w:tabs>
        <w:rPr>
          <w:rFonts w:asciiTheme="minorHAnsi" w:eastAsiaTheme="minorEastAsia" w:hAnsiTheme="minorHAnsi" w:cstheme="minorBidi"/>
          <w:noProof/>
          <w:color w:val="auto"/>
          <w:kern w:val="2"/>
          <w:sz w:val="24"/>
          <w14:ligatures w14:val="standardContextual"/>
        </w:rPr>
      </w:pPr>
      <w:hyperlink w:anchor="_Toc174889592" w:history="1">
        <w:r w:rsidRPr="008B2C3E">
          <w:rPr>
            <w:rStyle w:val="Hyperlink"/>
            <w:noProof/>
          </w:rPr>
          <w:t>Processing Time</w:t>
        </w:r>
        <w:r>
          <w:rPr>
            <w:noProof/>
            <w:webHidden/>
          </w:rPr>
          <w:tab/>
        </w:r>
        <w:r>
          <w:rPr>
            <w:noProof/>
            <w:webHidden/>
          </w:rPr>
          <w:fldChar w:fldCharType="begin"/>
        </w:r>
        <w:r>
          <w:rPr>
            <w:noProof/>
            <w:webHidden/>
          </w:rPr>
          <w:instrText xml:space="preserve"> PAGEREF _Toc174889592 \h </w:instrText>
        </w:r>
        <w:r>
          <w:rPr>
            <w:noProof/>
            <w:webHidden/>
          </w:rPr>
        </w:r>
        <w:r>
          <w:rPr>
            <w:noProof/>
            <w:webHidden/>
          </w:rPr>
          <w:fldChar w:fldCharType="separate"/>
        </w:r>
        <w:r>
          <w:rPr>
            <w:noProof/>
            <w:webHidden/>
          </w:rPr>
          <w:t>159</w:t>
        </w:r>
        <w:r>
          <w:rPr>
            <w:noProof/>
            <w:webHidden/>
          </w:rPr>
          <w:fldChar w:fldCharType="end"/>
        </w:r>
      </w:hyperlink>
    </w:p>
    <w:p w14:paraId="239E1F04" w14:textId="5E7EDA29" w:rsidR="00696922" w:rsidRDefault="00696922">
      <w:pPr>
        <w:pStyle w:val="TOC1"/>
        <w:rPr>
          <w:rFonts w:asciiTheme="minorHAnsi" w:eastAsiaTheme="minorEastAsia" w:hAnsiTheme="minorHAnsi" w:cstheme="minorBidi"/>
          <w:kern w:val="2"/>
          <w:sz w:val="24"/>
          <w14:ligatures w14:val="standardContextual"/>
        </w:rPr>
      </w:pPr>
      <w:hyperlink w:anchor="_Toc174889593" w:history="1">
        <w:r w:rsidRPr="008B2C3E">
          <w:rPr>
            <w:rStyle w:val="Hyperlink"/>
          </w:rPr>
          <w:t>Chapter 4 Summary:  Model Pipeline</w:t>
        </w:r>
        <w:r>
          <w:rPr>
            <w:webHidden/>
          </w:rPr>
          <w:tab/>
        </w:r>
        <w:r>
          <w:rPr>
            <w:webHidden/>
          </w:rPr>
          <w:fldChar w:fldCharType="begin"/>
        </w:r>
        <w:r>
          <w:rPr>
            <w:webHidden/>
          </w:rPr>
          <w:instrText xml:space="preserve"> PAGEREF _Toc174889593 \h </w:instrText>
        </w:r>
        <w:r>
          <w:rPr>
            <w:webHidden/>
          </w:rPr>
        </w:r>
        <w:r>
          <w:rPr>
            <w:webHidden/>
          </w:rPr>
          <w:fldChar w:fldCharType="separate"/>
        </w:r>
        <w:r>
          <w:rPr>
            <w:webHidden/>
          </w:rPr>
          <w:t>161</w:t>
        </w:r>
        <w:r>
          <w:rPr>
            <w:webHidden/>
          </w:rPr>
          <w:fldChar w:fldCharType="end"/>
        </w:r>
      </w:hyperlink>
    </w:p>
    <w:p w14:paraId="04189614" w14:textId="3567B4DB" w:rsidR="00696922" w:rsidRDefault="00696922">
      <w:pPr>
        <w:pStyle w:val="TOC1"/>
        <w:rPr>
          <w:rFonts w:asciiTheme="minorHAnsi" w:eastAsiaTheme="minorEastAsia" w:hAnsiTheme="minorHAnsi" w:cstheme="minorBidi"/>
          <w:kern w:val="2"/>
          <w:sz w:val="24"/>
          <w14:ligatures w14:val="standardContextual"/>
        </w:rPr>
      </w:pPr>
      <w:hyperlink w:anchor="_Toc174889594" w:history="1">
        <w:r w:rsidRPr="008B2C3E">
          <w:rPr>
            <w:rStyle w:val="Hyperlink"/>
          </w:rPr>
          <w:t>Chapter 4 Quiz</w:t>
        </w:r>
        <w:r>
          <w:rPr>
            <w:webHidden/>
          </w:rPr>
          <w:tab/>
        </w:r>
        <w:r>
          <w:rPr>
            <w:webHidden/>
          </w:rPr>
          <w:fldChar w:fldCharType="begin"/>
        </w:r>
        <w:r>
          <w:rPr>
            <w:webHidden/>
          </w:rPr>
          <w:instrText xml:space="preserve"> PAGEREF _Toc174889594 \h </w:instrText>
        </w:r>
        <w:r>
          <w:rPr>
            <w:webHidden/>
          </w:rPr>
        </w:r>
        <w:r>
          <w:rPr>
            <w:webHidden/>
          </w:rPr>
          <w:fldChar w:fldCharType="separate"/>
        </w:r>
        <w:r>
          <w:rPr>
            <w:webHidden/>
          </w:rPr>
          <w:t>164</w:t>
        </w:r>
        <w:r>
          <w:rPr>
            <w:webHidden/>
          </w:rPr>
          <w:fldChar w:fldCharType="end"/>
        </w:r>
      </w:hyperlink>
    </w:p>
    <w:p w14:paraId="3E422487" w14:textId="728FF6B2" w:rsidR="00696922" w:rsidRDefault="00696922">
      <w:pPr>
        <w:pStyle w:val="TOC1"/>
        <w:rPr>
          <w:rFonts w:asciiTheme="minorHAnsi" w:eastAsiaTheme="minorEastAsia" w:hAnsiTheme="minorHAnsi" w:cstheme="minorBidi"/>
          <w:kern w:val="2"/>
          <w:sz w:val="24"/>
          <w14:ligatures w14:val="standardContextual"/>
        </w:rPr>
      </w:pPr>
      <w:hyperlink w:anchor="_Toc174889595" w:history="1">
        <w:r w:rsidRPr="008B2C3E">
          <w:rPr>
            <w:rStyle w:val="Hyperlink"/>
          </w:rPr>
          <w:t>Chapter 4 Cheat Sheet</w:t>
        </w:r>
        <w:r>
          <w:rPr>
            <w:webHidden/>
          </w:rPr>
          <w:tab/>
        </w:r>
        <w:r>
          <w:rPr>
            <w:webHidden/>
          </w:rPr>
          <w:fldChar w:fldCharType="begin"/>
        </w:r>
        <w:r>
          <w:rPr>
            <w:webHidden/>
          </w:rPr>
          <w:instrText xml:space="preserve"> PAGEREF _Toc174889595 \h </w:instrText>
        </w:r>
        <w:r>
          <w:rPr>
            <w:webHidden/>
          </w:rPr>
        </w:r>
        <w:r>
          <w:rPr>
            <w:webHidden/>
          </w:rPr>
          <w:fldChar w:fldCharType="separate"/>
        </w:r>
        <w:r>
          <w:rPr>
            <w:webHidden/>
          </w:rPr>
          <w:t>166</w:t>
        </w:r>
        <w:r>
          <w:rPr>
            <w:webHidden/>
          </w:rPr>
          <w:fldChar w:fldCharType="end"/>
        </w:r>
      </w:hyperlink>
    </w:p>
    <w:p w14:paraId="0A802FC7" w14:textId="6CFF4DDE" w:rsidR="00696922" w:rsidRDefault="00696922">
      <w:pPr>
        <w:pStyle w:val="TOC1"/>
        <w:rPr>
          <w:rFonts w:asciiTheme="minorHAnsi" w:eastAsiaTheme="minorEastAsia" w:hAnsiTheme="minorHAnsi" w:cstheme="minorBidi"/>
          <w:kern w:val="2"/>
          <w:sz w:val="24"/>
          <w14:ligatures w14:val="standardContextual"/>
        </w:rPr>
      </w:pPr>
      <w:hyperlink w:anchor="_Toc174889596" w:history="1">
        <w:r w:rsidRPr="008B2C3E">
          <w:rPr>
            <w:rStyle w:val="Hyperlink"/>
          </w:rPr>
          <w:t>Chapter 5: Predictive Modeling Part I - Foundation</w:t>
        </w:r>
        <w:r>
          <w:rPr>
            <w:webHidden/>
          </w:rPr>
          <w:tab/>
        </w:r>
        <w:r>
          <w:rPr>
            <w:webHidden/>
          </w:rPr>
          <w:fldChar w:fldCharType="begin"/>
        </w:r>
        <w:r>
          <w:rPr>
            <w:webHidden/>
          </w:rPr>
          <w:instrText xml:space="preserve"> PAGEREF _Toc174889596 \h </w:instrText>
        </w:r>
        <w:r>
          <w:rPr>
            <w:webHidden/>
          </w:rPr>
        </w:r>
        <w:r>
          <w:rPr>
            <w:webHidden/>
          </w:rPr>
          <w:fldChar w:fldCharType="separate"/>
        </w:r>
        <w:r>
          <w:rPr>
            <w:webHidden/>
          </w:rPr>
          <w:t>168</w:t>
        </w:r>
        <w:r>
          <w:rPr>
            <w:webHidden/>
          </w:rPr>
          <w:fldChar w:fldCharType="end"/>
        </w:r>
      </w:hyperlink>
    </w:p>
    <w:p w14:paraId="72B5ABDF" w14:textId="676FC75F" w:rsidR="00696922" w:rsidRDefault="00696922">
      <w:pPr>
        <w:pStyle w:val="TOC1"/>
        <w:rPr>
          <w:rFonts w:asciiTheme="minorHAnsi" w:eastAsiaTheme="minorEastAsia" w:hAnsiTheme="minorHAnsi" w:cstheme="minorBidi"/>
          <w:kern w:val="2"/>
          <w:sz w:val="24"/>
          <w14:ligatures w14:val="standardContextual"/>
        </w:rPr>
      </w:pPr>
      <w:hyperlink w:anchor="_Toc174889597" w:history="1">
        <w:r w:rsidRPr="008B2C3E">
          <w:rPr>
            <w:rStyle w:val="Hyperlink"/>
          </w:rPr>
          <w:t>Overview</w:t>
        </w:r>
        <w:r>
          <w:rPr>
            <w:webHidden/>
          </w:rPr>
          <w:tab/>
        </w:r>
        <w:r>
          <w:rPr>
            <w:webHidden/>
          </w:rPr>
          <w:fldChar w:fldCharType="begin"/>
        </w:r>
        <w:r>
          <w:rPr>
            <w:webHidden/>
          </w:rPr>
          <w:instrText xml:space="preserve"> PAGEREF _Toc174889597 \h </w:instrText>
        </w:r>
        <w:r>
          <w:rPr>
            <w:webHidden/>
          </w:rPr>
        </w:r>
        <w:r>
          <w:rPr>
            <w:webHidden/>
          </w:rPr>
          <w:fldChar w:fldCharType="separate"/>
        </w:r>
        <w:r>
          <w:rPr>
            <w:webHidden/>
          </w:rPr>
          <w:t>168</w:t>
        </w:r>
        <w:r>
          <w:rPr>
            <w:webHidden/>
          </w:rPr>
          <w:fldChar w:fldCharType="end"/>
        </w:r>
      </w:hyperlink>
    </w:p>
    <w:p w14:paraId="3E8F8E43" w14:textId="05835BDD" w:rsidR="00696922" w:rsidRDefault="00696922">
      <w:pPr>
        <w:pStyle w:val="TOC1"/>
        <w:rPr>
          <w:rFonts w:asciiTheme="minorHAnsi" w:eastAsiaTheme="minorEastAsia" w:hAnsiTheme="minorHAnsi" w:cstheme="minorBidi"/>
          <w:kern w:val="2"/>
          <w:sz w:val="24"/>
          <w14:ligatures w14:val="standardContextual"/>
        </w:rPr>
      </w:pPr>
      <w:hyperlink w:anchor="_Toc174889598" w:history="1">
        <w:r w:rsidRPr="008B2C3E">
          <w:rPr>
            <w:rStyle w:val="Hyperlink"/>
          </w:rPr>
          <w:t>Modeling Data</w:t>
        </w:r>
        <w:r>
          <w:rPr>
            <w:webHidden/>
          </w:rPr>
          <w:tab/>
        </w:r>
        <w:r>
          <w:rPr>
            <w:webHidden/>
          </w:rPr>
          <w:fldChar w:fldCharType="begin"/>
        </w:r>
        <w:r>
          <w:rPr>
            <w:webHidden/>
          </w:rPr>
          <w:instrText xml:space="preserve"> PAGEREF _Toc174889598 \h </w:instrText>
        </w:r>
        <w:r>
          <w:rPr>
            <w:webHidden/>
          </w:rPr>
        </w:r>
        <w:r>
          <w:rPr>
            <w:webHidden/>
          </w:rPr>
          <w:fldChar w:fldCharType="separate"/>
        </w:r>
        <w:r>
          <w:rPr>
            <w:webHidden/>
          </w:rPr>
          <w:t>168</w:t>
        </w:r>
        <w:r>
          <w:rPr>
            <w:webHidden/>
          </w:rPr>
          <w:fldChar w:fldCharType="end"/>
        </w:r>
      </w:hyperlink>
    </w:p>
    <w:p w14:paraId="24516ABF" w14:textId="3517F27F" w:rsidR="00696922" w:rsidRDefault="00696922">
      <w:pPr>
        <w:pStyle w:val="TOC1"/>
        <w:rPr>
          <w:rFonts w:asciiTheme="minorHAnsi" w:eastAsiaTheme="minorEastAsia" w:hAnsiTheme="minorHAnsi" w:cstheme="minorBidi"/>
          <w:kern w:val="2"/>
          <w:sz w:val="24"/>
          <w14:ligatures w14:val="standardContextual"/>
        </w:rPr>
      </w:pPr>
      <w:hyperlink w:anchor="_Toc174889599" w:history="1">
        <w:r w:rsidRPr="008B2C3E">
          <w:rPr>
            <w:rStyle w:val="Hyperlink"/>
          </w:rPr>
          <w:t>Machine Learning Models</w:t>
        </w:r>
        <w:r>
          <w:rPr>
            <w:webHidden/>
          </w:rPr>
          <w:tab/>
        </w:r>
        <w:r>
          <w:rPr>
            <w:webHidden/>
          </w:rPr>
          <w:fldChar w:fldCharType="begin"/>
        </w:r>
        <w:r>
          <w:rPr>
            <w:webHidden/>
          </w:rPr>
          <w:instrText xml:space="preserve"> PAGEREF _Toc174889599 \h </w:instrText>
        </w:r>
        <w:r>
          <w:rPr>
            <w:webHidden/>
          </w:rPr>
        </w:r>
        <w:r>
          <w:rPr>
            <w:webHidden/>
          </w:rPr>
          <w:fldChar w:fldCharType="separate"/>
        </w:r>
        <w:r>
          <w:rPr>
            <w:webHidden/>
          </w:rPr>
          <w:t>169</w:t>
        </w:r>
        <w:r>
          <w:rPr>
            <w:webHidden/>
          </w:rPr>
          <w:fldChar w:fldCharType="end"/>
        </w:r>
      </w:hyperlink>
    </w:p>
    <w:p w14:paraId="6278E306" w14:textId="420DC8A1" w:rsidR="00696922" w:rsidRDefault="00696922">
      <w:pPr>
        <w:pStyle w:val="TOC2"/>
        <w:rPr>
          <w:rFonts w:asciiTheme="minorHAnsi" w:eastAsiaTheme="minorEastAsia" w:hAnsiTheme="minorHAnsi" w:cstheme="minorBidi"/>
          <w:b w:val="0"/>
          <w:kern w:val="2"/>
          <w:sz w:val="24"/>
          <w14:ligatures w14:val="standardContextual"/>
        </w:rPr>
      </w:pPr>
      <w:hyperlink w:anchor="_Toc174889600" w:history="1">
        <w:r w:rsidRPr="008B2C3E">
          <w:rPr>
            <w:rStyle w:val="Hyperlink"/>
          </w:rPr>
          <w:t>Difference Between Linear and Logistic Regression</w:t>
        </w:r>
        <w:r>
          <w:rPr>
            <w:webHidden/>
          </w:rPr>
          <w:tab/>
        </w:r>
        <w:r>
          <w:rPr>
            <w:webHidden/>
          </w:rPr>
          <w:fldChar w:fldCharType="begin"/>
        </w:r>
        <w:r>
          <w:rPr>
            <w:webHidden/>
          </w:rPr>
          <w:instrText xml:space="preserve"> PAGEREF _Toc174889600 \h </w:instrText>
        </w:r>
        <w:r>
          <w:rPr>
            <w:webHidden/>
          </w:rPr>
        </w:r>
        <w:r>
          <w:rPr>
            <w:webHidden/>
          </w:rPr>
          <w:fldChar w:fldCharType="separate"/>
        </w:r>
        <w:r>
          <w:rPr>
            <w:webHidden/>
          </w:rPr>
          <w:t>170</w:t>
        </w:r>
        <w:r>
          <w:rPr>
            <w:webHidden/>
          </w:rPr>
          <w:fldChar w:fldCharType="end"/>
        </w:r>
      </w:hyperlink>
    </w:p>
    <w:p w14:paraId="52AA3B83" w14:textId="0F149AFE" w:rsidR="00696922" w:rsidRDefault="00696922">
      <w:pPr>
        <w:pStyle w:val="TOC1"/>
        <w:rPr>
          <w:rFonts w:asciiTheme="minorHAnsi" w:eastAsiaTheme="minorEastAsia" w:hAnsiTheme="minorHAnsi" w:cstheme="minorBidi"/>
          <w:kern w:val="2"/>
          <w:sz w:val="24"/>
          <w14:ligatures w14:val="standardContextual"/>
        </w:rPr>
      </w:pPr>
      <w:hyperlink w:anchor="_Toc174889601" w:history="1">
        <w:r w:rsidRPr="008B2C3E">
          <w:rPr>
            <w:rStyle w:val="Hyperlink"/>
          </w:rPr>
          <w:t>Logistic Regression</w:t>
        </w:r>
        <w:r>
          <w:rPr>
            <w:webHidden/>
          </w:rPr>
          <w:tab/>
        </w:r>
        <w:r>
          <w:rPr>
            <w:webHidden/>
          </w:rPr>
          <w:fldChar w:fldCharType="begin"/>
        </w:r>
        <w:r>
          <w:rPr>
            <w:webHidden/>
          </w:rPr>
          <w:instrText xml:space="preserve"> PAGEREF _Toc174889601 \h </w:instrText>
        </w:r>
        <w:r>
          <w:rPr>
            <w:webHidden/>
          </w:rPr>
        </w:r>
        <w:r>
          <w:rPr>
            <w:webHidden/>
          </w:rPr>
          <w:fldChar w:fldCharType="separate"/>
        </w:r>
        <w:r>
          <w:rPr>
            <w:webHidden/>
          </w:rPr>
          <w:t>172</w:t>
        </w:r>
        <w:r>
          <w:rPr>
            <w:webHidden/>
          </w:rPr>
          <w:fldChar w:fldCharType="end"/>
        </w:r>
      </w:hyperlink>
    </w:p>
    <w:p w14:paraId="67BA04BA" w14:textId="2D162A73" w:rsidR="00696922" w:rsidRDefault="00696922">
      <w:pPr>
        <w:pStyle w:val="TOC3"/>
        <w:tabs>
          <w:tab w:val="right" w:leader="dot" w:pos="8270"/>
        </w:tabs>
        <w:rPr>
          <w:rFonts w:asciiTheme="minorHAnsi" w:eastAsiaTheme="minorEastAsia" w:hAnsiTheme="minorHAnsi" w:cstheme="minorBidi"/>
          <w:noProof/>
          <w:color w:val="auto"/>
          <w:kern w:val="2"/>
          <w:sz w:val="24"/>
          <w14:ligatures w14:val="standardContextual"/>
        </w:rPr>
      </w:pPr>
      <w:hyperlink w:anchor="_Toc174889602" w:history="1">
        <w:r w:rsidRPr="008B2C3E">
          <w:rPr>
            <w:rStyle w:val="Hyperlink"/>
            <w:noProof/>
          </w:rPr>
          <w:t>Step-by-Step Construction of a Logistic Regression Model</w:t>
        </w:r>
        <w:r>
          <w:rPr>
            <w:noProof/>
            <w:webHidden/>
          </w:rPr>
          <w:tab/>
        </w:r>
        <w:r>
          <w:rPr>
            <w:noProof/>
            <w:webHidden/>
          </w:rPr>
          <w:fldChar w:fldCharType="begin"/>
        </w:r>
        <w:r>
          <w:rPr>
            <w:noProof/>
            <w:webHidden/>
          </w:rPr>
          <w:instrText xml:space="preserve"> PAGEREF _Toc174889602 \h </w:instrText>
        </w:r>
        <w:r>
          <w:rPr>
            <w:noProof/>
            <w:webHidden/>
          </w:rPr>
        </w:r>
        <w:r>
          <w:rPr>
            <w:noProof/>
            <w:webHidden/>
          </w:rPr>
          <w:fldChar w:fldCharType="separate"/>
        </w:r>
        <w:r>
          <w:rPr>
            <w:noProof/>
            <w:webHidden/>
          </w:rPr>
          <w:t>173</w:t>
        </w:r>
        <w:r>
          <w:rPr>
            <w:noProof/>
            <w:webHidden/>
          </w:rPr>
          <w:fldChar w:fldCharType="end"/>
        </w:r>
      </w:hyperlink>
    </w:p>
    <w:p w14:paraId="6654423D" w14:textId="5445C3D2" w:rsidR="00696922" w:rsidRDefault="00696922">
      <w:pPr>
        <w:pStyle w:val="TOC3"/>
        <w:tabs>
          <w:tab w:val="right" w:leader="dot" w:pos="8270"/>
        </w:tabs>
        <w:rPr>
          <w:rFonts w:asciiTheme="minorHAnsi" w:eastAsiaTheme="minorEastAsia" w:hAnsiTheme="minorHAnsi" w:cstheme="minorBidi"/>
          <w:noProof/>
          <w:color w:val="auto"/>
          <w:kern w:val="2"/>
          <w:sz w:val="24"/>
          <w14:ligatures w14:val="standardContextual"/>
        </w:rPr>
      </w:pPr>
      <w:hyperlink w:anchor="_Toc174889603" w:history="1">
        <w:r w:rsidRPr="008B2C3E">
          <w:rPr>
            <w:rStyle w:val="Hyperlink"/>
            <w:noProof/>
          </w:rPr>
          <w:t>Loss Function</w:t>
        </w:r>
        <w:r>
          <w:rPr>
            <w:noProof/>
            <w:webHidden/>
          </w:rPr>
          <w:tab/>
        </w:r>
        <w:r>
          <w:rPr>
            <w:noProof/>
            <w:webHidden/>
          </w:rPr>
          <w:fldChar w:fldCharType="begin"/>
        </w:r>
        <w:r>
          <w:rPr>
            <w:noProof/>
            <w:webHidden/>
          </w:rPr>
          <w:instrText xml:space="preserve"> PAGEREF _Toc174889603 \h </w:instrText>
        </w:r>
        <w:r>
          <w:rPr>
            <w:noProof/>
            <w:webHidden/>
          </w:rPr>
        </w:r>
        <w:r>
          <w:rPr>
            <w:noProof/>
            <w:webHidden/>
          </w:rPr>
          <w:fldChar w:fldCharType="separate"/>
        </w:r>
        <w:r>
          <w:rPr>
            <w:noProof/>
            <w:webHidden/>
          </w:rPr>
          <w:t>174</w:t>
        </w:r>
        <w:r>
          <w:rPr>
            <w:noProof/>
            <w:webHidden/>
          </w:rPr>
          <w:fldChar w:fldCharType="end"/>
        </w:r>
      </w:hyperlink>
    </w:p>
    <w:p w14:paraId="497E02DD" w14:textId="72618D93" w:rsidR="00696922" w:rsidRDefault="00696922">
      <w:pPr>
        <w:pStyle w:val="TOC3"/>
        <w:tabs>
          <w:tab w:val="right" w:leader="dot" w:pos="8270"/>
        </w:tabs>
        <w:rPr>
          <w:rFonts w:asciiTheme="minorHAnsi" w:eastAsiaTheme="minorEastAsia" w:hAnsiTheme="minorHAnsi" w:cstheme="minorBidi"/>
          <w:noProof/>
          <w:color w:val="auto"/>
          <w:kern w:val="2"/>
          <w:sz w:val="24"/>
          <w14:ligatures w14:val="standardContextual"/>
        </w:rPr>
      </w:pPr>
      <w:hyperlink w:anchor="_Toc174889604" w:history="1">
        <w:r w:rsidRPr="008B2C3E">
          <w:rPr>
            <w:rStyle w:val="Hyperlink"/>
            <w:noProof/>
          </w:rPr>
          <w:t>Odds Ratio</w:t>
        </w:r>
        <w:r>
          <w:rPr>
            <w:noProof/>
            <w:webHidden/>
          </w:rPr>
          <w:tab/>
        </w:r>
        <w:r>
          <w:rPr>
            <w:noProof/>
            <w:webHidden/>
          </w:rPr>
          <w:fldChar w:fldCharType="begin"/>
        </w:r>
        <w:r>
          <w:rPr>
            <w:noProof/>
            <w:webHidden/>
          </w:rPr>
          <w:instrText xml:space="preserve"> PAGEREF _Toc174889604 \h </w:instrText>
        </w:r>
        <w:r>
          <w:rPr>
            <w:noProof/>
            <w:webHidden/>
          </w:rPr>
        </w:r>
        <w:r>
          <w:rPr>
            <w:noProof/>
            <w:webHidden/>
          </w:rPr>
          <w:fldChar w:fldCharType="separate"/>
        </w:r>
        <w:r>
          <w:rPr>
            <w:noProof/>
            <w:webHidden/>
          </w:rPr>
          <w:t>175</w:t>
        </w:r>
        <w:r>
          <w:rPr>
            <w:noProof/>
            <w:webHidden/>
          </w:rPr>
          <w:fldChar w:fldCharType="end"/>
        </w:r>
      </w:hyperlink>
    </w:p>
    <w:p w14:paraId="0240B6EC" w14:textId="714DEF7C" w:rsidR="00696922" w:rsidRDefault="00696922">
      <w:pPr>
        <w:pStyle w:val="TOC3"/>
        <w:tabs>
          <w:tab w:val="right" w:leader="dot" w:pos="8270"/>
        </w:tabs>
        <w:rPr>
          <w:rFonts w:asciiTheme="minorHAnsi" w:eastAsiaTheme="minorEastAsia" w:hAnsiTheme="minorHAnsi" w:cstheme="minorBidi"/>
          <w:noProof/>
          <w:color w:val="auto"/>
          <w:kern w:val="2"/>
          <w:sz w:val="24"/>
          <w14:ligatures w14:val="standardContextual"/>
        </w:rPr>
      </w:pPr>
      <w:hyperlink w:anchor="_Toc174889605" w:history="1">
        <w:r w:rsidRPr="008B2C3E">
          <w:rPr>
            <w:rStyle w:val="Hyperlink"/>
            <w:noProof/>
          </w:rPr>
          <w:t>Link Function</w:t>
        </w:r>
        <w:r>
          <w:rPr>
            <w:noProof/>
            <w:webHidden/>
          </w:rPr>
          <w:tab/>
        </w:r>
        <w:r>
          <w:rPr>
            <w:noProof/>
            <w:webHidden/>
          </w:rPr>
          <w:fldChar w:fldCharType="begin"/>
        </w:r>
        <w:r>
          <w:rPr>
            <w:noProof/>
            <w:webHidden/>
          </w:rPr>
          <w:instrText xml:space="preserve"> PAGEREF _Toc174889605 \h </w:instrText>
        </w:r>
        <w:r>
          <w:rPr>
            <w:noProof/>
            <w:webHidden/>
          </w:rPr>
        </w:r>
        <w:r>
          <w:rPr>
            <w:noProof/>
            <w:webHidden/>
          </w:rPr>
          <w:fldChar w:fldCharType="separate"/>
        </w:r>
        <w:r>
          <w:rPr>
            <w:noProof/>
            <w:webHidden/>
          </w:rPr>
          <w:t>176</w:t>
        </w:r>
        <w:r>
          <w:rPr>
            <w:noProof/>
            <w:webHidden/>
          </w:rPr>
          <w:fldChar w:fldCharType="end"/>
        </w:r>
      </w:hyperlink>
    </w:p>
    <w:p w14:paraId="07B63F06" w14:textId="5F104CD5" w:rsidR="00696922" w:rsidRDefault="00696922">
      <w:pPr>
        <w:pStyle w:val="TOC3"/>
        <w:tabs>
          <w:tab w:val="right" w:leader="dot" w:pos="8270"/>
        </w:tabs>
        <w:rPr>
          <w:rFonts w:asciiTheme="minorHAnsi" w:eastAsiaTheme="minorEastAsia" w:hAnsiTheme="minorHAnsi" w:cstheme="minorBidi"/>
          <w:noProof/>
          <w:color w:val="auto"/>
          <w:kern w:val="2"/>
          <w:sz w:val="24"/>
          <w14:ligatures w14:val="standardContextual"/>
        </w:rPr>
      </w:pPr>
      <w:hyperlink w:anchor="_Toc174889606" w:history="1">
        <w:r w:rsidRPr="008B2C3E">
          <w:rPr>
            <w:rStyle w:val="Hyperlink"/>
            <w:noProof/>
          </w:rPr>
          <w:t>Assumptions</w:t>
        </w:r>
        <w:r>
          <w:rPr>
            <w:noProof/>
            <w:webHidden/>
          </w:rPr>
          <w:tab/>
        </w:r>
        <w:r>
          <w:rPr>
            <w:noProof/>
            <w:webHidden/>
          </w:rPr>
          <w:fldChar w:fldCharType="begin"/>
        </w:r>
        <w:r>
          <w:rPr>
            <w:noProof/>
            <w:webHidden/>
          </w:rPr>
          <w:instrText xml:space="preserve"> PAGEREF _Toc174889606 \h </w:instrText>
        </w:r>
        <w:r>
          <w:rPr>
            <w:noProof/>
            <w:webHidden/>
          </w:rPr>
        </w:r>
        <w:r>
          <w:rPr>
            <w:noProof/>
            <w:webHidden/>
          </w:rPr>
          <w:fldChar w:fldCharType="separate"/>
        </w:r>
        <w:r>
          <w:rPr>
            <w:noProof/>
            <w:webHidden/>
          </w:rPr>
          <w:t>177</w:t>
        </w:r>
        <w:r>
          <w:rPr>
            <w:noProof/>
            <w:webHidden/>
          </w:rPr>
          <w:fldChar w:fldCharType="end"/>
        </w:r>
      </w:hyperlink>
    </w:p>
    <w:p w14:paraId="759C8100" w14:textId="7D2DCA0A" w:rsidR="00696922" w:rsidRDefault="00696922">
      <w:pPr>
        <w:pStyle w:val="TOC3"/>
        <w:tabs>
          <w:tab w:val="right" w:leader="dot" w:pos="8270"/>
        </w:tabs>
        <w:rPr>
          <w:rFonts w:asciiTheme="minorHAnsi" w:eastAsiaTheme="minorEastAsia" w:hAnsiTheme="minorHAnsi" w:cstheme="minorBidi"/>
          <w:noProof/>
          <w:color w:val="auto"/>
          <w:kern w:val="2"/>
          <w:sz w:val="24"/>
          <w14:ligatures w14:val="standardContextual"/>
        </w:rPr>
      </w:pPr>
      <w:hyperlink w:anchor="_Toc174889607" w:history="1">
        <w:r w:rsidRPr="008B2C3E">
          <w:rPr>
            <w:rStyle w:val="Hyperlink"/>
            <w:noProof/>
          </w:rPr>
          <w:t>Model Fit</w:t>
        </w:r>
        <w:r>
          <w:rPr>
            <w:noProof/>
            <w:webHidden/>
          </w:rPr>
          <w:tab/>
        </w:r>
        <w:r>
          <w:rPr>
            <w:noProof/>
            <w:webHidden/>
          </w:rPr>
          <w:fldChar w:fldCharType="begin"/>
        </w:r>
        <w:r>
          <w:rPr>
            <w:noProof/>
            <w:webHidden/>
          </w:rPr>
          <w:instrText xml:space="preserve"> PAGEREF _Toc174889607 \h </w:instrText>
        </w:r>
        <w:r>
          <w:rPr>
            <w:noProof/>
            <w:webHidden/>
          </w:rPr>
        </w:r>
        <w:r>
          <w:rPr>
            <w:noProof/>
            <w:webHidden/>
          </w:rPr>
          <w:fldChar w:fldCharType="separate"/>
        </w:r>
        <w:r>
          <w:rPr>
            <w:noProof/>
            <w:webHidden/>
          </w:rPr>
          <w:t>179</w:t>
        </w:r>
        <w:r>
          <w:rPr>
            <w:noProof/>
            <w:webHidden/>
          </w:rPr>
          <w:fldChar w:fldCharType="end"/>
        </w:r>
      </w:hyperlink>
    </w:p>
    <w:p w14:paraId="100DDA33" w14:textId="1E7237CC" w:rsidR="00696922" w:rsidRDefault="00696922">
      <w:pPr>
        <w:pStyle w:val="TOC3"/>
        <w:tabs>
          <w:tab w:val="right" w:leader="dot" w:pos="8270"/>
        </w:tabs>
        <w:rPr>
          <w:rFonts w:asciiTheme="minorHAnsi" w:eastAsiaTheme="minorEastAsia" w:hAnsiTheme="minorHAnsi" w:cstheme="minorBidi"/>
          <w:noProof/>
          <w:color w:val="auto"/>
          <w:kern w:val="2"/>
          <w:sz w:val="24"/>
          <w14:ligatures w14:val="standardContextual"/>
        </w:rPr>
      </w:pPr>
      <w:hyperlink w:anchor="_Toc174889608" w:history="1">
        <w:r w:rsidRPr="008B2C3E">
          <w:rPr>
            <w:rStyle w:val="Hyperlink"/>
            <w:noProof/>
          </w:rPr>
          <w:t>Interpretation</w:t>
        </w:r>
        <w:r>
          <w:rPr>
            <w:noProof/>
            <w:webHidden/>
          </w:rPr>
          <w:tab/>
        </w:r>
        <w:r>
          <w:rPr>
            <w:noProof/>
            <w:webHidden/>
          </w:rPr>
          <w:fldChar w:fldCharType="begin"/>
        </w:r>
        <w:r>
          <w:rPr>
            <w:noProof/>
            <w:webHidden/>
          </w:rPr>
          <w:instrText xml:space="preserve"> PAGEREF _Toc174889608 \h </w:instrText>
        </w:r>
        <w:r>
          <w:rPr>
            <w:noProof/>
            <w:webHidden/>
          </w:rPr>
        </w:r>
        <w:r>
          <w:rPr>
            <w:noProof/>
            <w:webHidden/>
          </w:rPr>
          <w:fldChar w:fldCharType="separate"/>
        </w:r>
        <w:r>
          <w:rPr>
            <w:noProof/>
            <w:webHidden/>
          </w:rPr>
          <w:t>181</w:t>
        </w:r>
        <w:r>
          <w:rPr>
            <w:noProof/>
            <w:webHidden/>
          </w:rPr>
          <w:fldChar w:fldCharType="end"/>
        </w:r>
      </w:hyperlink>
    </w:p>
    <w:p w14:paraId="7E788ECC" w14:textId="243DE70E" w:rsidR="00696922" w:rsidRDefault="00696922">
      <w:pPr>
        <w:pStyle w:val="TOC3"/>
        <w:tabs>
          <w:tab w:val="right" w:leader="dot" w:pos="8270"/>
        </w:tabs>
        <w:rPr>
          <w:rFonts w:asciiTheme="minorHAnsi" w:eastAsiaTheme="minorEastAsia" w:hAnsiTheme="minorHAnsi" w:cstheme="minorBidi"/>
          <w:noProof/>
          <w:color w:val="auto"/>
          <w:kern w:val="2"/>
          <w:sz w:val="24"/>
          <w14:ligatures w14:val="standardContextual"/>
        </w:rPr>
      </w:pPr>
      <w:hyperlink w:anchor="_Toc174889609" w:history="1">
        <w:r w:rsidRPr="008B2C3E">
          <w:rPr>
            <w:rStyle w:val="Hyperlink"/>
            <w:noProof/>
          </w:rPr>
          <w:t>Regularization</w:t>
        </w:r>
        <w:r>
          <w:rPr>
            <w:noProof/>
            <w:webHidden/>
          </w:rPr>
          <w:tab/>
        </w:r>
        <w:r>
          <w:rPr>
            <w:noProof/>
            <w:webHidden/>
          </w:rPr>
          <w:fldChar w:fldCharType="begin"/>
        </w:r>
        <w:r>
          <w:rPr>
            <w:noProof/>
            <w:webHidden/>
          </w:rPr>
          <w:instrText xml:space="preserve"> PAGEREF _Toc174889609 \h </w:instrText>
        </w:r>
        <w:r>
          <w:rPr>
            <w:noProof/>
            <w:webHidden/>
          </w:rPr>
        </w:r>
        <w:r>
          <w:rPr>
            <w:noProof/>
            <w:webHidden/>
          </w:rPr>
          <w:fldChar w:fldCharType="separate"/>
        </w:r>
        <w:r>
          <w:rPr>
            <w:noProof/>
            <w:webHidden/>
          </w:rPr>
          <w:t>182</w:t>
        </w:r>
        <w:r>
          <w:rPr>
            <w:noProof/>
            <w:webHidden/>
          </w:rPr>
          <w:fldChar w:fldCharType="end"/>
        </w:r>
      </w:hyperlink>
    </w:p>
    <w:p w14:paraId="720B11C1" w14:textId="4D872801" w:rsidR="00696922" w:rsidRDefault="00696922">
      <w:pPr>
        <w:pStyle w:val="TOC3"/>
        <w:tabs>
          <w:tab w:val="right" w:leader="dot" w:pos="8270"/>
        </w:tabs>
        <w:rPr>
          <w:rFonts w:asciiTheme="minorHAnsi" w:eastAsiaTheme="minorEastAsia" w:hAnsiTheme="minorHAnsi" w:cstheme="minorBidi"/>
          <w:noProof/>
          <w:color w:val="auto"/>
          <w:kern w:val="2"/>
          <w:sz w:val="24"/>
          <w14:ligatures w14:val="standardContextual"/>
        </w:rPr>
      </w:pPr>
      <w:hyperlink w:anchor="_Toc174889610" w:history="1">
        <w:r w:rsidRPr="008B2C3E">
          <w:rPr>
            <w:rStyle w:val="Hyperlink"/>
            <w:noProof/>
          </w:rPr>
          <w:t>Dataset Balancing</w:t>
        </w:r>
        <w:r>
          <w:rPr>
            <w:noProof/>
            <w:webHidden/>
          </w:rPr>
          <w:tab/>
        </w:r>
        <w:r>
          <w:rPr>
            <w:noProof/>
            <w:webHidden/>
          </w:rPr>
          <w:fldChar w:fldCharType="begin"/>
        </w:r>
        <w:r>
          <w:rPr>
            <w:noProof/>
            <w:webHidden/>
          </w:rPr>
          <w:instrText xml:space="preserve"> PAGEREF _Toc174889610 \h </w:instrText>
        </w:r>
        <w:r>
          <w:rPr>
            <w:noProof/>
            <w:webHidden/>
          </w:rPr>
        </w:r>
        <w:r>
          <w:rPr>
            <w:noProof/>
            <w:webHidden/>
          </w:rPr>
          <w:fldChar w:fldCharType="separate"/>
        </w:r>
        <w:r>
          <w:rPr>
            <w:noProof/>
            <w:webHidden/>
          </w:rPr>
          <w:t>183</w:t>
        </w:r>
        <w:r>
          <w:rPr>
            <w:noProof/>
            <w:webHidden/>
          </w:rPr>
          <w:fldChar w:fldCharType="end"/>
        </w:r>
      </w:hyperlink>
    </w:p>
    <w:p w14:paraId="2DB51DD0" w14:textId="18DB836A" w:rsidR="00696922" w:rsidRDefault="00696922">
      <w:pPr>
        <w:pStyle w:val="TOC3"/>
        <w:tabs>
          <w:tab w:val="right" w:leader="dot" w:pos="8270"/>
        </w:tabs>
        <w:rPr>
          <w:rFonts w:asciiTheme="minorHAnsi" w:eastAsiaTheme="minorEastAsia" w:hAnsiTheme="minorHAnsi" w:cstheme="minorBidi"/>
          <w:noProof/>
          <w:color w:val="auto"/>
          <w:kern w:val="2"/>
          <w:sz w:val="24"/>
          <w14:ligatures w14:val="standardContextual"/>
        </w:rPr>
      </w:pPr>
      <w:hyperlink w:anchor="_Toc174889611" w:history="1">
        <w:r w:rsidRPr="008B2C3E">
          <w:rPr>
            <w:rStyle w:val="Hyperlink"/>
            <w:noProof/>
          </w:rPr>
          <w:t>Dummy Variable Trap</w:t>
        </w:r>
        <w:r>
          <w:rPr>
            <w:noProof/>
            <w:webHidden/>
          </w:rPr>
          <w:tab/>
        </w:r>
        <w:r>
          <w:rPr>
            <w:noProof/>
            <w:webHidden/>
          </w:rPr>
          <w:fldChar w:fldCharType="begin"/>
        </w:r>
        <w:r>
          <w:rPr>
            <w:noProof/>
            <w:webHidden/>
          </w:rPr>
          <w:instrText xml:space="preserve"> PAGEREF _Toc174889611 \h </w:instrText>
        </w:r>
        <w:r>
          <w:rPr>
            <w:noProof/>
            <w:webHidden/>
          </w:rPr>
        </w:r>
        <w:r>
          <w:rPr>
            <w:noProof/>
            <w:webHidden/>
          </w:rPr>
          <w:fldChar w:fldCharType="separate"/>
        </w:r>
        <w:r>
          <w:rPr>
            <w:noProof/>
            <w:webHidden/>
          </w:rPr>
          <w:t>184</w:t>
        </w:r>
        <w:r>
          <w:rPr>
            <w:noProof/>
            <w:webHidden/>
          </w:rPr>
          <w:fldChar w:fldCharType="end"/>
        </w:r>
      </w:hyperlink>
    </w:p>
    <w:p w14:paraId="1845826A" w14:textId="1A1B2E35" w:rsidR="00696922" w:rsidRDefault="00696922">
      <w:pPr>
        <w:pStyle w:val="TOC3"/>
        <w:tabs>
          <w:tab w:val="right" w:leader="dot" w:pos="8270"/>
        </w:tabs>
        <w:rPr>
          <w:rFonts w:asciiTheme="minorHAnsi" w:eastAsiaTheme="minorEastAsia" w:hAnsiTheme="minorHAnsi" w:cstheme="minorBidi"/>
          <w:noProof/>
          <w:color w:val="auto"/>
          <w:kern w:val="2"/>
          <w:sz w:val="24"/>
          <w14:ligatures w14:val="standardContextual"/>
        </w:rPr>
      </w:pPr>
      <w:hyperlink w:anchor="_Toc174889612" w:history="1">
        <w:r w:rsidRPr="008B2C3E">
          <w:rPr>
            <w:rStyle w:val="Hyperlink"/>
            <w:noProof/>
          </w:rPr>
          <w:t>Pros and Cons of Logistic Regression</w:t>
        </w:r>
        <w:r>
          <w:rPr>
            <w:noProof/>
            <w:webHidden/>
          </w:rPr>
          <w:tab/>
        </w:r>
        <w:r>
          <w:rPr>
            <w:noProof/>
            <w:webHidden/>
          </w:rPr>
          <w:fldChar w:fldCharType="begin"/>
        </w:r>
        <w:r>
          <w:rPr>
            <w:noProof/>
            <w:webHidden/>
          </w:rPr>
          <w:instrText xml:space="preserve"> PAGEREF _Toc174889612 \h </w:instrText>
        </w:r>
        <w:r>
          <w:rPr>
            <w:noProof/>
            <w:webHidden/>
          </w:rPr>
        </w:r>
        <w:r>
          <w:rPr>
            <w:noProof/>
            <w:webHidden/>
          </w:rPr>
          <w:fldChar w:fldCharType="separate"/>
        </w:r>
        <w:r>
          <w:rPr>
            <w:noProof/>
            <w:webHidden/>
          </w:rPr>
          <w:t>185</w:t>
        </w:r>
        <w:r>
          <w:rPr>
            <w:noProof/>
            <w:webHidden/>
          </w:rPr>
          <w:fldChar w:fldCharType="end"/>
        </w:r>
      </w:hyperlink>
    </w:p>
    <w:p w14:paraId="3DA8EBC8" w14:textId="48480D01" w:rsidR="00696922" w:rsidRDefault="00696922">
      <w:pPr>
        <w:pStyle w:val="TOC3"/>
        <w:tabs>
          <w:tab w:val="right" w:leader="dot" w:pos="8270"/>
        </w:tabs>
        <w:rPr>
          <w:rFonts w:asciiTheme="minorHAnsi" w:eastAsiaTheme="minorEastAsia" w:hAnsiTheme="minorHAnsi" w:cstheme="minorBidi"/>
          <w:noProof/>
          <w:color w:val="auto"/>
          <w:kern w:val="2"/>
          <w:sz w:val="24"/>
          <w14:ligatures w14:val="standardContextual"/>
        </w:rPr>
      </w:pPr>
      <w:hyperlink w:anchor="_Toc174889613" w:history="1">
        <w:r w:rsidRPr="008B2C3E">
          <w:rPr>
            <w:rStyle w:val="Hyperlink"/>
            <w:noProof/>
          </w:rPr>
          <w:t>Best Practices</w:t>
        </w:r>
        <w:r>
          <w:rPr>
            <w:noProof/>
            <w:webHidden/>
          </w:rPr>
          <w:tab/>
        </w:r>
        <w:r>
          <w:rPr>
            <w:noProof/>
            <w:webHidden/>
          </w:rPr>
          <w:fldChar w:fldCharType="begin"/>
        </w:r>
        <w:r>
          <w:rPr>
            <w:noProof/>
            <w:webHidden/>
          </w:rPr>
          <w:instrText xml:space="preserve"> PAGEREF _Toc174889613 \h </w:instrText>
        </w:r>
        <w:r>
          <w:rPr>
            <w:noProof/>
            <w:webHidden/>
          </w:rPr>
        </w:r>
        <w:r>
          <w:rPr>
            <w:noProof/>
            <w:webHidden/>
          </w:rPr>
          <w:fldChar w:fldCharType="separate"/>
        </w:r>
        <w:r>
          <w:rPr>
            <w:noProof/>
            <w:webHidden/>
          </w:rPr>
          <w:t>185</w:t>
        </w:r>
        <w:r>
          <w:rPr>
            <w:noProof/>
            <w:webHidden/>
          </w:rPr>
          <w:fldChar w:fldCharType="end"/>
        </w:r>
      </w:hyperlink>
    </w:p>
    <w:p w14:paraId="146A383E" w14:textId="0872B325" w:rsidR="00696922" w:rsidRDefault="00696922">
      <w:pPr>
        <w:pStyle w:val="TOC1"/>
        <w:rPr>
          <w:rFonts w:asciiTheme="minorHAnsi" w:eastAsiaTheme="minorEastAsia" w:hAnsiTheme="minorHAnsi" w:cstheme="minorBidi"/>
          <w:kern w:val="2"/>
          <w:sz w:val="24"/>
          <w14:ligatures w14:val="standardContextual"/>
        </w:rPr>
      </w:pPr>
      <w:hyperlink w:anchor="_Toc174889614" w:history="1">
        <w:r w:rsidRPr="008B2C3E">
          <w:rPr>
            <w:rStyle w:val="Hyperlink"/>
          </w:rPr>
          <w:t>Logistic Regression Model Code</w:t>
        </w:r>
        <w:r>
          <w:rPr>
            <w:webHidden/>
          </w:rPr>
          <w:tab/>
        </w:r>
        <w:r>
          <w:rPr>
            <w:webHidden/>
          </w:rPr>
          <w:fldChar w:fldCharType="begin"/>
        </w:r>
        <w:r>
          <w:rPr>
            <w:webHidden/>
          </w:rPr>
          <w:instrText xml:space="preserve"> PAGEREF _Toc174889614 \h </w:instrText>
        </w:r>
        <w:r>
          <w:rPr>
            <w:webHidden/>
          </w:rPr>
        </w:r>
        <w:r>
          <w:rPr>
            <w:webHidden/>
          </w:rPr>
          <w:fldChar w:fldCharType="separate"/>
        </w:r>
        <w:r>
          <w:rPr>
            <w:webHidden/>
          </w:rPr>
          <w:t>185</w:t>
        </w:r>
        <w:r>
          <w:rPr>
            <w:webHidden/>
          </w:rPr>
          <w:fldChar w:fldCharType="end"/>
        </w:r>
      </w:hyperlink>
    </w:p>
    <w:p w14:paraId="49FC5B2B" w14:textId="0855AAD9" w:rsidR="00696922" w:rsidRDefault="00696922">
      <w:pPr>
        <w:pStyle w:val="TOC1"/>
        <w:rPr>
          <w:rFonts w:asciiTheme="minorHAnsi" w:eastAsiaTheme="minorEastAsia" w:hAnsiTheme="minorHAnsi" w:cstheme="minorBidi"/>
          <w:kern w:val="2"/>
          <w:sz w:val="24"/>
          <w14:ligatures w14:val="standardContextual"/>
        </w:rPr>
      </w:pPr>
      <w:hyperlink w:anchor="_Toc174889615" w:history="1">
        <w:r w:rsidRPr="008B2C3E">
          <w:rPr>
            <w:rStyle w:val="Hyperlink"/>
          </w:rPr>
          <w:t>Decision Trees</w:t>
        </w:r>
        <w:r>
          <w:rPr>
            <w:webHidden/>
          </w:rPr>
          <w:tab/>
        </w:r>
        <w:r>
          <w:rPr>
            <w:webHidden/>
          </w:rPr>
          <w:fldChar w:fldCharType="begin"/>
        </w:r>
        <w:r>
          <w:rPr>
            <w:webHidden/>
          </w:rPr>
          <w:instrText xml:space="preserve"> PAGEREF _Toc174889615 \h </w:instrText>
        </w:r>
        <w:r>
          <w:rPr>
            <w:webHidden/>
          </w:rPr>
        </w:r>
        <w:r>
          <w:rPr>
            <w:webHidden/>
          </w:rPr>
          <w:fldChar w:fldCharType="separate"/>
        </w:r>
        <w:r>
          <w:rPr>
            <w:webHidden/>
          </w:rPr>
          <w:t>197</w:t>
        </w:r>
        <w:r>
          <w:rPr>
            <w:webHidden/>
          </w:rPr>
          <w:fldChar w:fldCharType="end"/>
        </w:r>
      </w:hyperlink>
    </w:p>
    <w:p w14:paraId="714266BF" w14:textId="2C1B7879" w:rsidR="00696922" w:rsidRDefault="00696922">
      <w:pPr>
        <w:pStyle w:val="TOC2"/>
        <w:rPr>
          <w:rFonts w:asciiTheme="minorHAnsi" w:eastAsiaTheme="minorEastAsia" w:hAnsiTheme="minorHAnsi" w:cstheme="minorBidi"/>
          <w:b w:val="0"/>
          <w:kern w:val="2"/>
          <w:sz w:val="24"/>
          <w14:ligatures w14:val="standardContextual"/>
        </w:rPr>
      </w:pPr>
      <w:hyperlink w:anchor="_Toc174889616" w:history="1">
        <w:r w:rsidRPr="008B2C3E">
          <w:rPr>
            <w:rStyle w:val="Hyperlink"/>
          </w:rPr>
          <w:t>Comparing Logistic Regression and Decision Trees</w:t>
        </w:r>
        <w:r>
          <w:rPr>
            <w:webHidden/>
          </w:rPr>
          <w:tab/>
        </w:r>
        <w:r>
          <w:rPr>
            <w:webHidden/>
          </w:rPr>
          <w:fldChar w:fldCharType="begin"/>
        </w:r>
        <w:r>
          <w:rPr>
            <w:webHidden/>
          </w:rPr>
          <w:instrText xml:space="preserve"> PAGEREF _Toc174889616 \h </w:instrText>
        </w:r>
        <w:r>
          <w:rPr>
            <w:webHidden/>
          </w:rPr>
        </w:r>
        <w:r>
          <w:rPr>
            <w:webHidden/>
          </w:rPr>
          <w:fldChar w:fldCharType="separate"/>
        </w:r>
        <w:r>
          <w:rPr>
            <w:webHidden/>
          </w:rPr>
          <w:t>198</w:t>
        </w:r>
        <w:r>
          <w:rPr>
            <w:webHidden/>
          </w:rPr>
          <w:fldChar w:fldCharType="end"/>
        </w:r>
      </w:hyperlink>
    </w:p>
    <w:p w14:paraId="1B6C9D55" w14:textId="0554138A" w:rsidR="00696922" w:rsidRDefault="00696922">
      <w:pPr>
        <w:pStyle w:val="TOC2"/>
        <w:rPr>
          <w:rFonts w:asciiTheme="minorHAnsi" w:eastAsiaTheme="minorEastAsia" w:hAnsiTheme="minorHAnsi" w:cstheme="minorBidi"/>
          <w:b w:val="0"/>
          <w:kern w:val="2"/>
          <w:sz w:val="24"/>
          <w14:ligatures w14:val="standardContextual"/>
        </w:rPr>
      </w:pPr>
      <w:hyperlink w:anchor="_Toc174889617" w:history="1">
        <w:r w:rsidRPr="008B2C3E">
          <w:rPr>
            <w:rStyle w:val="Hyperlink"/>
          </w:rPr>
          <w:t>Feature Selection Methods</w:t>
        </w:r>
        <w:r>
          <w:rPr>
            <w:webHidden/>
          </w:rPr>
          <w:tab/>
        </w:r>
        <w:r>
          <w:rPr>
            <w:webHidden/>
          </w:rPr>
          <w:fldChar w:fldCharType="begin"/>
        </w:r>
        <w:r>
          <w:rPr>
            <w:webHidden/>
          </w:rPr>
          <w:instrText xml:space="preserve"> PAGEREF _Toc174889617 \h </w:instrText>
        </w:r>
        <w:r>
          <w:rPr>
            <w:webHidden/>
          </w:rPr>
        </w:r>
        <w:r>
          <w:rPr>
            <w:webHidden/>
          </w:rPr>
          <w:fldChar w:fldCharType="separate"/>
        </w:r>
        <w:r>
          <w:rPr>
            <w:webHidden/>
          </w:rPr>
          <w:t>200</w:t>
        </w:r>
        <w:r>
          <w:rPr>
            <w:webHidden/>
          </w:rPr>
          <w:fldChar w:fldCharType="end"/>
        </w:r>
      </w:hyperlink>
    </w:p>
    <w:p w14:paraId="30DC87BE" w14:textId="1E06BDB4" w:rsidR="00696922" w:rsidRDefault="00696922">
      <w:pPr>
        <w:pStyle w:val="TOC2"/>
        <w:rPr>
          <w:rFonts w:asciiTheme="minorHAnsi" w:eastAsiaTheme="minorEastAsia" w:hAnsiTheme="minorHAnsi" w:cstheme="minorBidi"/>
          <w:b w:val="0"/>
          <w:kern w:val="2"/>
          <w:sz w:val="24"/>
          <w14:ligatures w14:val="standardContextual"/>
        </w:rPr>
      </w:pPr>
      <w:hyperlink w:anchor="_Toc174889618" w:history="1">
        <w:r w:rsidRPr="008B2C3E">
          <w:rPr>
            <w:rStyle w:val="Hyperlink"/>
          </w:rPr>
          <w:t>Decision Tree Construction</w:t>
        </w:r>
        <w:r>
          <w:rPr>
            <w:webHidden/>
          </w:rPr>
          <w:tab/>
        </w:r>
        <w:r>
          <w:rPr>
            <w:webHidden/>
          </w:rPr>
          <w:fldChar w:fldCharType="begin"/>
        </w:r>
        <w:r>
          <w:rPr>
            <w:webHidden/>
          </w:rPr>
          <w:instrText xml:space="preserve"> PAGEREF _Toc174889618 \h </w:instrText>
        </w:r>
        <w:r>
          <w:rPr>
            <w:webHidden/>
          </w:rPr>
        </w:r>
        <w:r>
          <w:rPr>
            <w:webHidden/>
          </w:rPr>
          <w:fldChar w:fldCharType="separate"/>
        </w:r>
        <w:r>
          <w:rPr>
            <w:webHidden/>
          </w:rPr>
          <w:t>202</w:t>
        </w:r>
        <w:r>
          <w:rPr>
            <w:webHidden/>
          </w:rPr>
          <w:fldChar w:fldCharType="end"/>
        </w:r>
      </w:hyperlink>
    </w:p>
    <w:p w14:paraId="175050E7" w14:textId="3F7494DA" w:rsidR="00696922" w:rsidRDefault="00696922">
      <w:pPr>
        <w:pStyle w:val="TOC2"/>
        <w:rPr>
          <w:rFonts w:asciiTheme="minorHAnsi" w:eastAsiaTheme="minorEastAsia" w:hAnsiTheme="minorHAnsi" w:cstheme="minorBidi"/>
          <w:b w:val="0"/>
          <w:kern w:val="2"/>
          <w:sz w:val="24"/>
          <w14:ligatures w14:val="standardContextual"/>
        </w:rPr>
      </w:pPr>
      <w:hyperlink w:anchor="_Toc174889619" w:history="1">
        <w:r w:rsidRPr="008B2C3E">
          <w:rPr>
            <w:rStyle w:val="Hyperlink"/>
          </w:rPr>
          <w:t>Pruning Decision Trees</w:t>
        </w:r>
        <w:r>
          <w:rPr>
            <w:webHidden/>
          </w:rPr>
          <w:tab/>
        </w:r>
        <w:r>
          <w:rPr>
            <w:webHidden/>
          </w:rPr>
          <w:fldChar w:fldCharType="begin"/>
        </w:r>
        <w:r>
          <w:rPr>
            <w:webHidden/>
          </w:rPr>
          <w:instrText xml:space="preserve"> PAGEREF _Toc174889619 \h </w:instrText>
        </w:r>
        <w:r>
          <w:rPr>
            <w:webHidden/>
          </w:rPr>
        </w:r>
        <w:r>
          <w:rPr>
            <w:webHidden/>
          </w:rPr>
          <w:fldChar w:fldCharType="separate"/>
        </w:r>
        <w:r>
          <w:rPr>
            <w:webHidden/>
          </w:rPr>
          <w:t>203</w:t>
        </w:r>
        <w:r>
          <w:rPr>
            <w:webHidden/>
          </w:rPr>
          <w:fldChar w:fldCharType="end"/>
        </w:r>
      </w:hyperlink>
    </w:p>
    <w:p w14:paraId="7F3C6F54" w14:textId="0CE9FE6A" w:rsidR="00696922" w:rsidRDefault="00696922">
      <w:pPr>
        <w:pStyle w:val="TOC2"/>
        <w:rPr>
          <w:rFonts w:asciiTheme="minorHAnsi" w:eastAsiaTheme="minorEastAsia" w:hAnsiTheme="minorHAnsi" w:cstheme="minorBidi"/>
          <w:b w:val="0"/>
          <w:kern w:val="2"/>
          <w:sz w:val="24"/>
          <w14:ligatures w14:val="standardContextual"/>
        </w:rPr>
      </w:pPr>
      <w:hyperlink w:anchor="_Toc174889620" w:history="1">
        <w:r w:rsidRPr="008B2C3E">
          <w:rPr>
            <w:rStyle w:val="Hyperlink"/>
          </w:rPr>
          <w:t>Performance Metrics</w:t>
        </w:r>
        <w:r>
          <w:rPr>
            <w:webHidden/>
          </w:rPr>
          <w:tab/>
        </w:r>
        <w:r>
          <w:rPr>
            <w:webHidden/>
          </w:rPr>
          <w:fldChar w:fldCharType="begin"/>
        </w:r>
        <w:r>
          <w:rPr>
            <w:webHidden/>
          </w:rPr>
          <w:instrText xml:space="preserve"> PAGEREF _Toc174889620 \h </w:instrText>
        </w:r>
        <w:r>
          <w:rPr>
            <w:webHidden/>
          </w:rPr>
        </w:r>
        <w:r>
          <w:rPr>
            <w:webHidden/>
          </w:rPr>
          <w:fldChar w:fldCharType="separate"/>
        </w:r>
        <w:r>
          <w:rPr>
            <w:webHidden/>
          </w:rPr>
          <w:t>204</w:t>
        </w:r>
        <w:r>
          <w:rPr>
            <w:webHidden/>
          </w:rPr>
          <w:fldChar w:fldCharType="end"/>
        </w:r>
      </w:hyperlink>
    </w:p>
    <w:p w14:paraId="4C87D94F" w14:textId="6672D9E6" w:rsidR="00696922" w:rsidRDefault="00696922">
      <w:pPr>
        <w:pStyle w:val="TOC2"/>
        <w:rPr>
          <w:rFonts w:asciiTheme="minorHAnsi" w:eastAsiaTheme="minorEastAsia" w:hAnsiTheme="minorHAnsi" w:cstheme="minorBidi"/>
          <w:b w:val="0"/>
          <w:kern w:val="2"/>
          <w:sz w:val="24"/>
          <w14:ligatures w14:val="standardContextual"/>
        </w:rPr>
      </w:pPr>
      <w:hyperlink w:anchor="_Toc174889621" w:history="1">
        <w:r w:rsidRPr="008B2C3E">
          <w:rPr>
            <w:rStyle w:val="Hyperlink"/>
          </w:rPr>
          <w:t>Hyperparameter Tuning</w:t>
        </w:r>
        <w:r>
          <w:rPr>
            <w:webHidden/>
          </w:rPr>
          <w:tab/>
        </w:r>
        <w:r>
          <w:rPr>
            <w:webHidden/>
          </w:rPr>
          <w:fldChar w:fldCharType="begin"/>
        </w:r>
        <w:r>
          <w:rPr>
            <w:webHidden/>
          </w:rPr>
          <w:instrText xml:space="preserve"> PAGEREF _Toc174889621 \h </w:instrText>
        </w:r>
        <w:r>
          <w:rPr>
            <w:webHidden/>
          </w:rPr>
        </w:r>
        <w:r>
          <w:rPr>
            <w:webHidden/>
          </w:rPr>
          <w:fldChar w:fldCharType="separate"/>
        </w:r>
        <w:r>
          <w:rPr>
            <w:webHidden/>
          </w:rPr>
          <w:t>206</w:t>
        </w:r>
        <w:r>
          <w:rPr>
            <w:webHidden/>
          </w:rPr>
          <w:fldChar w:fldCharType="end"/>
        </w:r>
      </w:hyperlink>
    </w:p>
    <w:p w14:paraId="12A885D7" w14:textId="6C535F00" w:rsidR="00696922" w:rsidRDefault="00696922">
      <w:pPr>
        <w:pStyle w:val="TOC2"/>
        <w:rPr>
          <w:rFonts w:asciiTheme="minorHAnsi" w:eastAsiaTheme="minorEastAsia" w:hAnsiTheme="minorHAnsi" w:cstheme="minorBidi"/>
          <w:b w:val="0"/>
          <w:kern w:val="2"/>
          <w:sz w:val="24"/>
          <w14:ligatures w14:val="standardContextual"/>
        </w:rPr>
      </w:pPr>
      <w:hyperlink w:anchor="_Toc174889622" w:history="1">
        <w:r w:rsidRPr="008B2C3E">
          <w:rPr>
            <w:rStyle w:val="Hyperlink"/>
          </w:rPr>
          <w:t>Pros and Cons</w:t>
        </w:r>
        <w:r>
          <w:rPr>
            <w:webHidden/>
          </w:rPr>
          <w:tab/>
        </w:r>
        <w:r>
          <w:rPr>
            <w:webHidden/>
          </w:rPr>
          <w:fldChar w:fldCharType="begin"/>
        </w:r>
        <w:r>
          <w:rPr>
            <w:webHidden/>
          </w:rPr>
          <w:instrText xml:space="preserve"> PAGEREF _Toc174889622 \h </w:instrText>
        </w:r>
        <w:r>
          <w:rPr>
            <w:webHidden/>
          </w:rPr>
        </w:r>
        <w:r>
          <w:rPr>
            <w:webHidden/>
          </w:rPr>
          <w:fldChar w:fldCharType="separate"/>
        </w:r>
        <w:r>
          <w:rPr>
            <w:webHidden/>
          </w:rPr>
          <w:t>207</w:t>
        </w:r>
        <w:r>
          <w:rPr>
            <w:webHidden/>
          </w:rPr>
          <w:fldChar w:fldCharType="end"/>
        </w:r>
      </w:hyperlink>
    </w:p>
    <w:p w14:paraId="66235049" w14:textId="0F7F42B7" w:rsidR="00696922" w:rsidRDefault="00696922">
      <w:pPr>
        <w:pStyle w:val="TOC2"/>
        <w:rPr>
          <w:rFonts w:asciiTheme="minorHAnsi" w:eastAsiaTheme="minorEastAsia" w:hAnsiTheme="minorHAnsi" w:cstheme="minorBidi"/>
          <w:b w:val="0"/>
          <w:kern w:val="2"/>
          <w:sz w:val="24"/>
          <w14:ligatures w14:val="standardContextual"/>
        </w:rPr>
      </w:pPr>
      <w:hyperlink w:anchor="_Toc174889623" w:history="1">
        <w:r w:rsidRPr="008B2C3E">
          <w:rPr>
            <w:rStyle w:val="Hyperlink"/>
          </w:rPr>
          <w:t>Best Practices</w:t>
        </w:r>
        <w:r>
          <w:rPr>
            <w:webHidden/>
          </w:rPr>
          <w:tab/>
        </w:r>
        <w:r>
          <w:rPr>
            <w:webHidden/>
          </w:rPr>
          <w:fldChar w:fldCharType="begin"/>
        </w:r>
        <w:r>
          <w:rPr>
            <w:webHidden/>
          </w:rPr>
          <w:instrText xml:space="preserve"> PAGEREF _Toc174889623 \h </w:instrText>
        </w:r>
        <w:r>
          <w:rPr>
            <w:webHidden/>
          </w:rPr>
        </w:r>
        <w:r>
          <w:rPr>
            <w:webHidden/>
          </w:rPr>
          <w:fldChar w:fldCharType="separate"/>
        </w:r>
        <w:r>
          <w:rPr>
            <w:webHidden/>
          </w:rPr>
          <w:t>208</w:t>
        </w:r>
        <w:r>
          <w:rPr>
            <w:webHidden/>
          </w:rPr>
          <w:fldChar w:fldCharType="end"/>
        </w:r>
      </w:hyperlink>
    </w:p>
    <w:p w14:paraId="73CBEFC9" w14:textId="371DC844" w:rsidR="00696922" w:rsidRDefault="00696922">
      <w:pPr>
        <w:pStyle w:val="TOC1"/>
        <w:rPr>
          <w:rFonts w:asciiTheme="minorHAnsi" w:eastAsiaTheme="minorEastAsia" w:hAnsiTheme="minorHAnsi" w:cstheme="minorBidi"/>
          <w:kern w:val="2"/>
          <w:sz w:val="24"/>
          <w14:ligatures w14:val="standardContextual"/>
        </w:rPr>
      </w:pPr>
      <w:hyperlink w:anchor="_Toc174889624" w:history="1">
        <w:r w:rsidRPr="008B2C3E">
          <w:rPr>
            <w:rStyle w:val="Hyperlink"/>
          </w:rPr>
          <w:t>Decision Tree Model Code</w:t>
        </w:r>
        <w:r>
          <w:rPr>
            <w:webHidden/>
          </w:rPr>
          <w:tab/>
        </w:r>
        <w:r>
          <w:rPr>
            <w:webHidden/>
          </w:rPr>
          <w:fldChar w:fldCharType="begin"/>
        </w:r>
        <w:r>
          <w:rPr>
            <w:webHidden/>
          </w:rPr>
          <w:instrText xml:space="preserve"> PAGEREF _Toc174889624 \h </w:instrText>
        </w:r>
        <w:r>
          <w:rPr>
            <w:webHidden/>
          </w:rPr>
        </w:r>
        <w:r>
          <w:rPr>
            <w:webHidden/>
          </w:rPr>
          <w:fldChar w:fldCharType="separate"/>
        </w:r>
        <w:r>
          <w:rPr>
            <w:webHidden/>
          </w:rPr>
          <w:t>208</w:t>
        </w:r>
        <w:r>
          <w:rPr>
            <w:webHidden/>
          </w:rPr>
          <w:fldChar w:fldCharType="end"/>
        </w:r>
      </w:hyperlink>
    </w:p>
    <w:p w14:paraId="71BAE81B" w14:textId="172CE321" w:rsidR="00696922" w:rsidRDefault="00696922">
      <w:pPr>
        <w:pStyle w:val="TOC1"/>
        <w:rPr>
          <w:rFonts w:asciiTheme="minorHAnsi" w:eastAsiaTheme="minorEastAsia" w:hAnsiTheme="minorHAnsi" w:cstheme="minorBidi"/>
          <w:kern w:val="2"/>
          <w:sz w:val="24"/>
          <w14:ligatures w14:val="standardContextual"/>
        </w:rPr>
      </w:pPr>
      <w:hyperlink w:anchor="_Toc174889625" w:history="1">
        <w:r w:rsidRPr="008B2C3E">
          <w:rPr>
            <w:rStyle w:val="Hyperlink"/>
          </w:rPr>
          <w:t>Chapter 5 Summary:  Predictive Modeling Part I - Foundation</w:t>
        </w:r>
        <w:r>
          <w:rPr>
            <w:webHidden/>
          </w:rPr>
          <w:tab/>
        </w:r>
        <w:r>
          <w:rPr>
            <w:webHidden/>
          </w:rPr>
          <w:fldChar w:fldCharType="begin"/>
        </w:r>
        <w:r>
          <w:rPr>
            <w:webHidden/>
          </w:rPr>
          <w:instrText xml:space="preserve"> PAGEREF _Toc174889625 \h </w:instrText>
        </w:r>
        <w:r>
          <w:rPr>
            <w:webHidden/>
          </w:rPr>
        </w:r>
        <w:r>
          <w:rPr>
            <w:webHidden/>
          </w:rPr>
          <w:fldChar w:fldCharType="separate"/>
        </w:r>
        <w:r>
          <w:rPr>
            <w:webHidden/>
          </w:rPr>
          <w:t>220</w:t>
        </w:r>
        <w:r>
          <w:rPr>
            <w:webHidden/>
          </w:rPr>
          <w:fldChar w:fldCharType="end"/>
        </w:r>
      </w:hyperlink>
    </w:p>
    <w:p w14:paraId="2A6737D7" w14:textId="3A0C84CF" w:rsidR="00696922" w:rsidRDefault="00696922">
      <w:pPr>
        <w:pStyle w:val="TOC1"/>
        <w:rPr>
          <w:rFonts w:asciiTheme="minorHAnsi" w:eastAsiaTheme="minorEastAsia" w:hAnsiTheme="minorHAnsi" w:cstheme="minorBidi"/>
          <w:kern w:val="2"/>
          <w:sz w:val="24"/>
          <w14:ligatures w14:val="standardContextual"/>
        </w:rPr>
      </w:pPr>
      <w:hyperlink w:anchor="_Toc174889626" w:history="1">
        <w:r w:rsidRPr="008B2C3E">
          <w:rPr>
            <w:rStyle w:val="Hyperlink"/>
          </w:rPr>
          <w:t>Chapter 5 Quiz</w:t>
        </w:r>
        <w:r>
          <w:rPr>
            <w:webHidden/>
          </w:rPr>
          <w:tab/>
        </w:r>
        <w:r>
          <w:rPr>
            <w:webHidden/>
          </w:rPr>
          <w:fldChar w:fldCharType="begin"/>
        </w:r>
        <w:r>
          <w:rPr>
            <w:webHidden/>
          </w:rPr>
          <w:instrText xml:space="preserve"> PAGEREF _Toc174889626 \h </w:instrText>
        </w:r>
        <w:r>
          <w:rPr>
            <w:webHidden/>
          </w:rPr>
        </w:r>
        <w:r>
          <w:rPr>
            <w:webHidden/>
          </w:rPr>
          <w:fldChar w:fldCharType="separate"/>
        </w:r>
        <w:r>
          <w:rPr>
            <w:webHidden/>
          </w:rPr>
          <w:t>223</w:t>
        </w:r>
        <w:r>
          <w:rPr>
            <w:webHidden/>
          </w:rPr>
          <w:fldChar w:fldCharType="end"/>
        </w:r>
      </w:hyperlink>
    </w:p>
    <w:p w14:paraId="54D5F976" w14:textId="2E21562B" w:rsidR="00696922" w:rsidRDefault="00696922">
      <w:pPr>
        <w:pStyle w:val="TOC1"/>
        <w:rPr>
          <w:rFonts w:asciiTheme="minorHAnsi" w:eastAsiaTheme="minorEastAsia" w:hAnsiTheme="minorHAnsi" w:cstheme="minorBidi"/>
          <w:kern w:val="2"/>
          <w:sz w:val="24"/>
          <w14:ligatures w14:val="standardContextual"/>
        </w:rPr>
      </w:pPr>
      <w:hyperlink w:anchor="_Toc174889627" w:history="1">
        <w:r w:rsidRPr="008B2C3E">
          <w:rPr>
            <w:rStyle w:val="Hyperlink"/>
          </w:rPr>
          <w:t>Chapter 5 Cheat Sheet</w:t>
        </w:r>
        <w:r>
          <w:rPr>
            <w:webHidden/>
          </w:rPr>
          <w:tab/>
        </w:r>
        <w:r>
          <w:rPr>
            <w:webHidden/>
          </w:rPr>
          <w:fldChar w:fldCharType="begin"/>
        </w:r>
        <w:r>
          <w:rPr>
            <w:webHidden/>
          </w:rPr>
          <w:instrText xml:space="preserve"> PAGEREF _Toc174889627 \h </w:instrText>
        </w:r>
        <w:r>
          <w:rPr>
            <w:webHidden/>
          </w:rPr>
        </w:r>
        <w:r>
          <w:rPr>
            <w:webHidden/>
          </w:rPr>
          <w:fldChar w:fldCharType="separate"/>
        </w:r>
        <w:r>
          <w:rPr>
            <w:webHidden/>
          </w:rPr>
          <w:t>225</w:t>
        </w:r>
        <w:r>
          <w:rPr>
            <w:webHidden/>
          </w:rPr>
          <w:fldChar w:fldCharType="end"/>
        </w:r>
      </w:hyperlink>
    </w:p>
    <w:p w14:paraId="2FD01336" w14:textId="343559BC" w:rsidR="00696922" w:rsidRDefault="00696922">
      <w:pPr>
        <w:pStyle w:val="TOC1"/>
        <w:rPr>
          <w:rFonts w:asciiTheme="minorHAnsi" w:eastAsiaTheme="minorEastAsia" w:hAnsiTheme="minorHAnsi" w:cstheme="minorBidi"/>
          <w:kern w:val="2"/>
          <w:sz w:val="24"/>
          <w14:ligatures w14:val="standardContextual"/>
        </w:rPr>
      </w:pPr>
      <w:hyperlink w:anchor="_Toc174889628" w:history="1">
        <w:r w:rsidRPr="008B2C3E">
          <w:rPr>
            <w:rStyle w:val="Hyperlink"/>
          </w:rPr>
          <w:t>Chapter 6:  Predictive Modeling Part II – Ensemble Methods</w:t>
        </w:r>
        <w:r>
          <w:rPr>
            <w:webHidden/>
          </w:rPr>
          <w:tab/>
        </w:r>
        <w:r>
          <w:rPr>
            <w:webHidden/>
          </w:rPr>
          <w:fldChar w:fldCharType="begin"/>
        </w:r>
        <w:r>
          <w:rPr>
            <w:webHidden/>
          </w:rPr>
          <w:instrText xml:space="preserve"> PAGEREF _Toc174889628 \h </w:instrText>
        </w:r>
        <w:r>
          <w:rPr>
            <w:webHidden/>
          </w:rPr>
        </w:r>
        <w:r>
          <w:rPr>
            <w:webHidden/>
          </w:rPr>
          <w:fldChar w:fldCharType="separate"/>
        </w:r>
        <w:r>
          <w:rPr>
            <w:webHidden/>
          </w:rPr>
          <w:t>227</w:t>
        </w:r>
        <w:r>
          <w:rPr>
            <w:webHidden/>
          </w:rPr>
          <w:fldChar w:fldCharType="end"/>
        </w:r>
      </w:hyperlink>
    </w:p>
    <w:p w14:paraId="5C7DD54F" w14:textId="417A2B79" w:rsidR="00696922" w:rsidRDefault="00696922">
      <w:pPr>
        <w:pStyle w:val="TOC1"/>
        <w:rPr>
          <w:rFonts w:asciiTheme="minorHAnsi" w:eastAsiaTheme="minorEastAsia" w:hAnsiTheme="minorHAnsi" w:cstheme="minorBidi"/>
          <w:kern w:val="2"/>
          <w:sz w:val="24"/>
          <w14:ligatures w14:val="standardContextual"/>
        </w:rPr>
      </w:pPr>
      <w:hyperlink w:anchor="_Toc174889629" w:history="1">
        <w:r w:rsidRPr="008B2C3E">
          <w:rPr>
            <w:rStyle w:val="Hyperlink"/>
          </w:rPr>
          <w:t>Overview</w:t>
        </w:r>
        <w:r>
          <w:rPr>
            <w:webHidden/>
          </w:rPr>
          <w:tab/>
        </w:r>
        <w:r>
          <w:rPr>
            <w:webHidden/>
          </w:rPr>
          <w:fldChar w:fldCharType="begin"/>
        </w:r>
        <w:r>
          <w:rPr>
            <w:webHidden/>
          </w:rPr>
          <w:instrText xml:space="preserve"> PAGEREF _Toc174889629 \h </w:instrText>
        </w:r>
        <w:r>
          <w:rPr>
            <w:webHidden/>
          </w:rPr>
        </w:r>
        <w:r>
          <w:rPr>
            <w:webHidden/>
          </w:rPr>
          <w:fldChar w:fldCharType="separate"/>
        </w:r>
        <w:r>
          <w:rPr>
            <w:webHidden/>
          </w:rPr>
          <w:t>227</w:t>
        </w:r>
        <w:r>
          <w:rPr>
            <w:webHidden/>
          </w:rPr>
          <w:fldChar w:fldCharType="end"/>
        </w:r>
      </w:hyperlink>
    </w:p>
    <w:p w14:paraId="626D179B" w14:textId="531BF30F" w:rsidR="00696922" w:rsidRDefault="00696922">
      <w:pPr>
        <w:pStyle w:val="TOC1"/>
        <w:rPr>
          <w:rFonts w:asciiTheme="minorHAnsi" w:eastAsiaTheme="minorEastAsia" w:hAnsiTheme="minorHAnsi" w:cstheme="minorBidi"/>
          <w:kern w:val="2"/>
          <w:sz w:val="24"/>
          <w14:ligatures w14:val="standardContextual"/>
        </w:rPr>
      </w:pPr>
      <w:hyperlink w:anchor="_Toc174889630" w:history="1">
        <w:r w:rsidRPr="008B2C3E">
          <w:rPr>
            <w:rStyle w:val="Hyperlink"/>
          </w:rPr>
          <w:t>Random Forest</w:t>
        </w:r>
        <w:r>
          <w:rPr>
            <w:webHidden/>
          </w:rPr>
          <w:tab/>
        </w:r>
        <w:r>
          <w:rPr>
            <w:webHidden/>
          </w:rPr>
          <w:fldChar w:fldCharType="begin"/>
        </w:r>
        <w:r>
          <w:rPr>
            <w:webHidden/>
          </w:rPr>
          <w:instrText xml:space="preserve"> PAGEREF _Toc174889630 \h </w:instrText>
        </w:r>
        <w:r>
          <w:rPr>
            <w:webHidden/>
          </w:rPr>
        </w:r>
        <w:r>
          <w:rPr>
            <w:webHidden/>
          </w:rPr>
          <w:fldChar w:fldCharType="separate"/>
        </w:r>
        <w:r>
          <w:rPr>
            <w:webHidden/>
          </w:rPr>
          <w:t>227</w:t>
        </w:r>
        <w:r>
          <w:rPr>
            <w:webHidden/>
          </w:rPr>
          <w:fldChar w:fldCharType="end"/>
        </w:r>
      </w:hyperlink>
    </w:p>
    <w:p w14:paraId="0E2F8255" w14:textId="1B82B403" w:rsidR="00696922" w:rsidRDefault="00696922">
      <w:pPr>
        <w:pStyle w:val="TOC3"/>
        <w:tabs>
          <w:tab w:val="right" w:leader="dot" w:pos="8270"/>
        </w:tabs>
        <w:rPr>
          <w:rFonts w:asciiTheme="minorHAnsi" w:eastAsiaTheme="minorEastAsia" w:hAnsiTheme="minorHAnsi" w:cstheme="minorBidi"/>
          <w:noProof/>
          <w:color w:val="auto"/>
          <w:kern w:val="2"/>
          <w:sz w:val="24"/>
          <w14:ligatures w14:val="standardContextual"/>
        </w:rPr>
      </w:pPr>
      <w:hyperlink w:anchor="_Toc174889631" w:history="1">
        <w:r w:rsidRPr="008B2C3E">
          <w:rPr>
            <w:rStyle w:val="Hyperlink"/>
            <w:noProof/>
          </w:rPr>
          <w:t>Step-by-Step Construction of a Random Forest Model</w:t>
        </w:r>
        <w:r>
          <w:rPr>
            <w:noProof/>
            <w:webHidden/>
          </w:rPr>
          <w:tab/>
        </w:r>
        <w:r>
          <w:rPr>
            <w:noProof/>
            <w:webHidden/>
          </w:rPr>
          <w:fldChar w:fldCharType="begin"/>
        </w:r>
        <w:r>
          <w:rPr>
            <w:noProof/>
            <w:webHidden/>
          </w:rPr>
          <w:instrText xml:space="preserve"> PAGEREF _Toc174889631 \h </w:instrText>
        </w:r>
        <w:r>
          <w:rPr>
            <w:noProof/>
            <w:webHidden/>
          </w:rPr>
        </w:r>
        <w:r>
          <w:rPr>
            <w:noProof/>
            <w:webHidden/>
          </w:rPr>
          <w:fldChar w:fldCharType="separate"/>
        </w:r>
        <w:r>
          <w:rPr>
            <w:noProof/>
            <w:webHidden/>
          </w:rPr>
          <w:t>228</w:t>
        </w:r>
        <w:r>
          <w:rPr>
            <w:noProof/>
            <w:webHidden/>
          </w:rPr>
          <w:fldChar w:fldCharType="end"/>
        </w:r>
      </w:hyperlink>
    </w:p>
    <w:p w14:paraId="4FA7B55E" w14:textId="3E20DFD8" w:rsidR="00696922" w:rsidRDefault="00696922">
      <w:pPr>
        <w:pStyle w:val="TOC2"/>
        <w:rPr>
          <w:rFonts w:asciiTheme="minorHAnsi" w:eastAsiaTheme="minorEastAsia" w:hAnsiTheme="minorHAnsi" w:cstheme="minorBidi"/>
          <w:b w:val="0"/>
          <w:kern w:val="2"/>
          <w:sz w:val="24"/>
          <w14:ligatures w14:val="standardContextual"/>
        </w:rPr>
      </w:pPr>
      <w:hyperlink w:anchor="_Toc174889632" w:history="1">
        <w:r w:rsidRPr="008B2C3E">
          <w:rPr>
            <w:rStyle w:val="Hyperlink"/>
          </w:rPr>
          <w:t>Comparing Decision Trees and Random Forests</w:t>
        </w:r>
        <w:r>
          <w:rPr>
            <w:webHidden/>
          </w:rPr>
          <w:tab/>
        </w:r>
        <w:r>
          <w:rPr>
            <w:webHidden/>
          </w:rPr>
          <w:fldChar w:fldCharType="begin"/>
        </w:r>
        <w:r>
          <w:rPr>
            <w:webHidden/>
          </w:rPr>
          <w:instrText xml:space="preserve"> PAGEREF _Toc174889632 \h </w:instrText>
        </w:r>
        <w:r>
          <w:rPr>
            <w:webHidden/>
          </w:rPr>
        </w:r>
        <w:r>
          <w:rPr>
            <w:webHidden/>
          </w:rPr>
          <w:fldChar w:fldCharType="separate"/>
        </w:r>
        <w:r>
          <w:rPr>
            <w:webHidden/>
          </w:rPr>
          <w:t>229</w:t>
        </w:r>
        <w:r>
          <w:rPr>
            <w:webHidden/>
          </w:rPr>
          <w:fldChar w:fldCharType="end"/>
        </w:r>
      </w:hyperlink>
    </w:p>
    <w:p w14:paraId="6FE5C3B8" w14:textId="5118C964" w:rsidR="00696922" w:rsidRDefault="00696922">
      <w:pPr>
        <w:pStyle w:val="TOC2"/>
        <w:rPr>
          <w:rFonts w:asciiTheme="minorHAnsi" w:eastAsiaTheme="minorEastAsia" w:hAnsiTheme="minorHAnsi" w:cstheme="minorBidi"/>
          <w:b w:val="0"/>
          <w:kern w:val="2"/>
          <w:sz w:val="24"/>
          <w14:ligatures w14:val="standardContextual"/>
        </w:rPr>
      </w:pPr>
      <w:hyperlink w:anchor="_Toc174889633" w:history="1">
        <w:r w:rsidRPr="008B2C3E">
          <w:rPr>
            <w:rStyle w:val="Hyperlink"/>
          </w:rPr>
          <w:t>The Role of the Out-of-Bag (OOB) Metric in Random Forests</w:t>
        </w:r>
        <w:r>
          <w:rPr>
            <w:webHidden/>
          </w:rPr>
          <w:tab/>
        </w:r>
        <w:r>
          <w:rPr>
            <w:webHidden/>
          </w:rPr>
          <w:fldChar w:fldCharType="begin"/>
        </w:r>
        <w:r>
          <w:rPr>
            <w:webHidden/>
          </w:rPr>
          <w:instrText xml:space="preserve"> PAGEREF _Toc174889633 \h </w:instrText>
        </w:r>
        <w:r>
          <w:rPr>
            <w:webHidden/>
          </w:rPr>
        </w:r>
        <w:r>
          <w:rPr>
            <w:webHidden/>
          </w:rPr>
          <w:fldChar w:fldCharType="separate"/>
        </w:r>
        <w:r>
          <w:rPr>
            <w:webHidden/>
          </w:rPr>
          <w:t>230</w:t>
        </w:r>
        <w:r>
          <w:rPr>
            <w:webHidden/>
          </w:rPr>
          <w:fldChar w:fldCharType="end"/>
        </w:r>
      </w:hyperlink>
    </w:p>
    <w:p w14:paraId="5C924B40" w14:textId="58305619" w:rsidR="00696922" w:rsidRDefault="00696922">
      <w:pPr>
        <w:pStyle w:val="TOC3"/>
        <w:tabs>
          <w:tab w:val="right" w:leader="dot" w:pos="8270"/>
        </w:tabs>
        <w:rPr>
          <w:rFonts w:asciiTheme="minorHAnsi" w:eastAsiaTheme="minorEastAsia" w:hAnsiTheme="minorHAnsi" w:cstheme="minorBidi"/>
          <w:noProof/>
          <w:color w:val="auto"/>
          <w:kern w:val="2"/>
          <w:sz w:val="24"/>
          <w14:ligatures w14:val="standardContextual"/>
        </w:rPr>
      </w:pPr>
      <w:hyperlink w:anchor="_Toc174889634" w:history="1">
        <w:r w:rsidRPr="008B2C3E">
          <w:rPr>
            <w:rStyle w:val="Hyperlink"/>
            <w:noProof/>
          </w:rPr>
          <w:t>Feature Selection Methods</w:t>
        </w:r>
        <w:r>
          <w:rPr>
            <w:noProof/>
            <w:webHidden/>
          </w:rPr>
          <w:tab/>
        </w:r>
        <w:r>
          <w:rPr>
            <w:noProof/>
            <w:webHidden/>
          </w:rPr>
          <w:fldChar w:fldCharType="begin"/>
        </w:r>
        <w:r>
          <w:rPr>
            <w:noProof/>
            <w:webHidden/>
          </w:rPr>
          <w:instrText xml:space="preserve"> PAGEREF _Toc174889634 \h </w:instrText>
        </w:r>
        <w:r>
          <w:rPr>
            <w:noProof/>
            <w:webHidden/>
          </w:rPr>
        </w:r>
        <w:r>
          <w:rPr>
            <w:noProof/>
            <w:webHidden/>
          </w:rPr>
          <w:fldChar w:fldCharType="separate"/>
        </w:r>
        <w:r>
          <w:rPr>
            <w:noProof/>
            <w:webHidden/>
          </w:rPr>
          <w:t>231</w:t>
        </w:r>
        <w:r>
          <w:rPr>
            <w:noProof/>
            <w:webHidden/>
          </w:rPr>
          <w:fldChar w:fldCharType="end"/>
        </w:r>
      </w:hyperlink>
    </w:p>
    <w:p w14:paraId="735DB52E" w14:textId="2FA0A665" w:rsidR="00696922" w:rsidRDefault="00696922">
      <w:pPr>
        <w:pStyle w:val="TOC3"/>
        <w:tabs>
          <w:tab w:val="right" w:leader="dot" w:pos="8270"/>
        </w:tabs>
        <w:rPr>
          <w:rFonts w:asciiTheme="minorHAnsi" w:eastAsiaTheme="minorEastAsia" w:hAnsiTheme="minorHAnsi" w:cstheme="minorBidi"/>
          <w:noProof/>
          <w:color w:val="auto"/>
          <w:kern w:val="2"/>
          <w:sz w:val="24"/>
          <w14:ligatures w14:val="standardContextual"/>
        </w:rPr>
      </w:pPr>
      <w:hyperlink w:anchor="_Toc174889635" w:history="1">
        <w:r w:rsidRPr="008B2C3E">
          <w:rPr>
            <w:rStyle w:val="Hyperlink"/>
            <w:noProof/>
          </w:rPr>
          <w:t>Pruning Random Forests</w:t>
        </w:r>
        <w:r>
          <w:rPr>
            <w:noProof/>
            <w:webHidden/>
          </w:rPr>
          <w:tab/>
        </w:r>
        <w:r>
          <w:rPr>
            <w:noProof/>
            <w:webHidden/>
          </w:rPr>
          <w:fldChar w:fldCharType="begin"/>
        </w:r>
        <w:r>
          <w:rPr>
            <w:noProof/>
            <w:webHidden/>
          </w:rPr>
          <w:instrText xml:space="preserve"> PAGEREF _Toc174889635 \h </w:instrText>
        </w:r>
        <w:r>
          <w:rPr>
            <w:noProof/>
            <w:webHidden/>
          </w:rPr>
        </w:r>
        <w:r>
          <w:rPr>
            <w:noProof/>
            <w:webHidden/>
          </w:rPr>
          <w:fldChar w:fldCharType="separate"/>
        </w:r>
        <w:r>
          <w:rPr>
            <w:noProof/>
            <w:webHidden/>
          </w:rPr>
          <w:t>231</w:t>
        </w:r>
        <w:r>
          <w:rPr>
            <w:noProof/>
            <w:webHidden/>
          </w:rPr>
          <w:fldChar w:fldCharType="end"/>
        </w:r>
      </w:hyperlink>
    </w:p>
    <w:p w14:paraId="6CFCAB3B" w14:textId="19A29598" w:rsidR="00696922" w:rsidRDefault="00696922">
      <w:pPr>
        <w:pStyle w:val="TOC3"/>
        <w:tabs>
          <w:tab w:val="right" w:leader="dot" w:pos="8270"/>
        </w:tabs>
        <w:rPr>
          <w:rFonts w:asciiTheme="minorHAnsi" w:eastAsiaTheme="minorEastAsia" w:hAnsiTheme="minorHAnsi" w:cstheme="minorBidi"/>
          <w:noProof/>
          <w:color w:val="auto"/>
          <w:kern w:val="2"/>
          <w:sz w:val="24"/>
          <w14:ligatures w14:val="standardContextual"/>
        </w:rPr>
      </w:pPr>
      <w:hyperlink w:anchor="_Toc174889636" w:history="1">
        <w:r w:rsidRPr="008B2C3E">
          <w:rPr>
            <w:rStyle w:val="Hyperlink"/>
            <w:noProof/>
          </w:rPr>
          <w:t>Performance Metrics</w:t>
        </w:r>
        <w:r>
          <w:rPr>
            <w:noProof/>
            <w:webHidden/>
          </w:rPr>
          <w:tab/>
        </w:r>
        <w:r>
          <w:rPr>
            <w:noProof/>
            <w:webHidden/>
          </w:rPr>
          <w:fldChar w:fldCharType="begin"/>
        </w:r>
        <w:r>
          <w:rPr>
            <w:noProof/>
            <w:webHidden/>
          </w:rPr>
          <w:instrText xml:space="preserve"> PAGEREF _Toc174889636 \h </w:instrText>
        </w:r>
        <w:r>
          <w:rPr>
            <w:noProof/>
            <w:webHidden/>
          </w:rPr>
        </w:r>
        <w:r>
          <w:rPr>
            <w:noProof/>
            <w:webHidden/>
          </w:rPr>
          <w:fldChar w:fldCharType="separate"/>
        </w:r>
        <w:r>
          <w:rPr>
            <w:noProof/>
            <w:webHidden/>
          </w:rPr>
          <w:t>231</w:t>
        </w:r>
        <w:r>
          <w:rPr>
            <w:noProof/>
            <w:webHidden/>
          </w:rPr>
          <w:fldChar w:fldCharType="end"/>
        </w:r>
      </w:hyperlink>
    </w:p>
    <w:p w14:paraId="3441EAA6" w14:textId="5B9DD62B" w:rsidR="00696922" w:rsidRDefault="00696922">
      <w:pPr>
        <w:pStyle w:val="TOC3"/>
        <w:tabs>
          <w:tab w:val="right" w:leader="dot" w:pos="8270"/>
        </w:tabs>
        <w:rPr>
          <w:rFonts w:asciiTheme="minorHAnsi" w:eastAsiaTheme="minorEastAsia" w:hAnsiTheme="minorHAnsi" w:cstheme="minorBidi"/>
          <w:noProof/>
          <w:color w:val="auto"/>
          <w:kern w:val="2"/>
          <w:sz w:val="24"/>
          <w14:ligatures w14:val="standardContextual"/>
        </w:rPr>
      </w:pPr>
      <w:hyperlink w:anchor="_Toc174889637" w:history="1">
        <w:r w:rsidRPr="008B2C3E">
          <w:rPr>
            <w:rStyle w:val="Hyperlink"/>
            <w:noProof/>
          </w:rPr>
          <w:t>Pros and Cons</w:t>
        </w:r>
        <w:r>
          <w:rPr>
            <w:noProof/>
            <w:webHidden/>
          </w:rPr>
          <w:tab/>
        </w:r>
        <w:r>
          <w:rPr>
            <w:noProof/>
            <w:webHidden/>
          </w:rPr>
          <w:fldChar w:fldCharType="begin"/>
        </w:r>
        <w:r>
          <w:rPr>
            <w:noProof/>
            <w:webHidden/>
          </w:rPr>
          <w:instrText xml:space="preserve"> PAGEREF _Toc174889637 \h </w:instrText>
        </w:r>
        <w:r>
          <w:rPr>
            <w:noProof/>
            <w:webHidden/>
          </w:rPr>
        </w:r>
        <w:r>
          <w:rPr>
            <w:noProof/>
            <w:webHidden/>
          </w:rPr>
          <w:fldChar w:fldCharType="separate"/>
        </w:r>
        <w:r>
          <w:rPr>
            <w:noProof/>
            <w:webHidden/>
          </w:rPr>
          <w:t>232</w:t>
        </w:r>
        <w:r>
          <w:rPr>
            <w:noProof/>
            <w:webHidden/>
          </w:rPr>
          <w:fldChar w:fldCharType="end"/>
        </w:r>
      </w:hyperlink>
    </w:p>
    <w:p w14:paraId="5FD3B1A7" w14:textId="7C565623" w:rsidR="00696922" w:rsidRDefault="00696922">
      <w:pPr>
        <w:pStyle w:val="TOC3"/>
        <w:tabs>
          <w:tab w:val="right" w:leader="dot" w:pos="8270"/>
        </w:tabs>
        <w:rPr>
          <w:rFonts w:asciiTheme="minorHAnsi" w:eastAsiaTheme="minorEastAsia" w:hAnsiTheme="minorHAnsi" w:cstheme="minorBidi"/>
          <w:noProof/>
          <w:color w:val="auto"/>
          <w:kern w:val="2"/>
          <w:sz w:val="24"/>
          <w14:ligatures w14:val="standardContextual"/>
        </w:rPr>
      </w:pPr>
      <w:hyperlink w:anchor="_Toc174889638" w:history="1">
        <w:r w:rsidRPr="008B2C3E">
          <w:rPr>
            <w:rStyle w:val="Hyperlink"/>
            <w:noProof/>
          </w:rPr>
          <w:t>Best Practices</w:t>
        </w:r>
        <w:r>
          <w:rPr>
            <w:noProof/>
            <w:webHidden/>
          </w:rPr>
          <w:tab/>
        </w:r>
        <w:r>
          <w:rPr>
            <w:noProof/>
            <w:webHidden/>
          </w:rPr>
          <w:fldChar w:fldCharType="begin"/>
        </w:r>
        <w:r>
          <w:rPr>
            <w:noProof/>
            <w:webHidden/>
          </w:rPr>
          <w:instrText xml:space="preserve"> PAGEREF _Toc174889638 \h </w:instrText>
        </w:r>
        <w:r>
          <w:rPr>
            <w:noProof/>
            <w:webHidden/>
          </w:rPr>
        </w:r>
        <w:r>
          <w:rPr>
            <w:noProof/>
            <w:webHidden/>
          </w:rPr>
          <w:fldChar w:fldCharType="separate"/>
        </w:r>
        <w:r>
          <w:rPr>
            <w:noProof/>
            <w:webHidden/>
          </w:rPr>
          <w:t>232</w:t>
        </w:r>
        <w:r>
          <w:rPr>
            <w:noProof/>
            <w:webHidden/>
          </w:rPr>
          <w:fldChar w:fldCharType="end"/>
        </w:r>
      </w:hyperlink>
    </w:p>
    <w:p w14:paraId="57533B38" w14:textId="49388741" w:rsidR="00696922" w:rsidRDefault="00696922">
      <w:pPr>
        <w:pStyle w:val="TOC1"/>
        <w:rPr>
          <w:rFonts w:asciiTheme="minorHAnsi" w:eastAsiaTheme="minorEastAsia" w:hAnsiTheme="minorHAnsi" w:cstheme="minorBidi"/>
          <w:kern w:val="2"/>
          <w:sz w:val="24"/>
          <w14:ligatures w14:val="standardContextual"/>
        </w:rPr>
      </w:pPr>
      <w:hyperlink w:anchor="_Toc174889639" w:history="1">
        <w:r w:rsidRPr="008B2C3E">
          <w:rPr>
            <w:rStyle w:val="Hyperlink"/>
          </w:rPr>
          <w:t>Random Forest Model Code</w:t>
        </w:r>
        <w:r>
          <w:rPr>
            <w:webHidden/>
          </w:rPr>
          <w:tab/>
        </w:r>
        <w:r>
          <w:rPr>
            <w:webHidden/>
          </w:rPr>
          <w:fldChar w:fldCharType="begin"/>
        </w:r>
        <w:r>
          <w:rPr>
            <w:webHidden/>
          </w:rPr>
          <w:instrText xml:space="preserve"> PAGEREF _Toc174889639 \h </w:instrText>
        </w:r>
        <w:r>
          <w:rPr>
            <w:webHidden/>
          </w:rPr>
        </w:r>
        <w:r>
          <w:rPr>
            <w:webHidden/>
          </w:rPr>
          <w:fldChar w:fldCharType="separate"/>
        </w:r>
        <w:r>
          <w:rPr>
            <w:webHidden/>
          </w:rPr>
          <w:t>233</w:t>
        </w:r>
        <w:r>
          <w:rPr>
            <w:webHidden/>
          </w:rPr>
          <w:fldChar w:fldCharType="end"/>
        </w:r>
      </w:hyperlink>
    </w:p>
    <w:p w14:paraId="2F13AE3C" w14:textId="278D4BEC" w:rsidR="00696922" w:rsidRDefault="00696922">
      <w:pPr>
        <w:pStyle w:val="TOC1"/>
        <w:rPr>
          <w:rFonts w:asciiTheme="minorHAnsi" w:eastAsiaTheme="minorEastAsia" w:hAnsiTheme="minorHAnsi" w:cstheme="minorBidi"/>
          <w:kern w:val="2"/>
          <w:sz w:val="24"/>
          <w14:ligatures w14:val="standardContextual"/>
        </w:rPr>
      </w:pPr>
      <w:hyperlink w:anchor="_Toc174889640" w:history="1">
        <w:r w:rsidRPr="008B2C3E">
          <w:rPr>
            <w:rStyle w:val="Hyperlink"/>
          </w:rPr>
          <w:t>Gradient Boosting</w:t>
        </w:r>
        <w:r>
          <w:rPr>
            <w:webHidden/>
          </w:rPr>
          <w:tab/>
        </w:r>
        <w:r>
          <w:rPr>
            <w:webHidden/>
          </w:rPr>
          <w:fldChar w:fldCharType="begin"/>
        </w:r>
        <w:r>
          <w:rPr>
            <w:webHidden/>
          </w:rPr>
          <w:instrText xml:space="preserve"> PAGEREF _Toc174889640 \h </w:instrText>
        </w:r>
        <w:r>
          <w:rPr>
            <w:webHidden/>
          </w:rPr>
        </w:r>
        <w:r>
          <w:rPr>
            <w:webHidden/>
          </w:rPr>
          <w:fldChar w:fldCharType="separate"/>
        </w:r>
        <w:r>
          <w:rPr>
            <w:webHidden/>
          </w:rPr>
          <w:t>242</w:t>
        </w:r>
        <w:r>
          <w:rPr>
            <w:webHidden/>
          </w:rPr>
          <w:fldChar w:fldCharType="end"/>
        </w:r>
      </w:hyperlink>
    </w:p>
    <w:p w14:paraId="210FF3F0" w14:textId="0D5BD628" w:rsidR="00696922" w:rsidRDefault="00696922">
      <w:pPr>
        <w:pStyle w:val="TOC3"/>
        <w:tabs>
          <w:tab w:val="right" w:leader="dot" w:pos="8270"/>
        </w:tabs>
        <w:rPr>
          <w:rFonts w:asciiTheme="minorHAnsi" w:eastAsiaTheme="minorEastAsia" w:hAnsiTheme="minorHAnsi" w:cstheme="minorBidi"/>
          <w:noProof/>
          <w:color w:val="auto"/>
          <w:kern w:val="2"/>
          <w:sz w:val="24"/>
          <w14:ligatures w14:val="standardContextual"/>
        </w:rPr>
      </w:pPr>
      <w:hyperlink w:anchor="_Toc174889641" w:history="1">
        <w:r w:rsidRPr="008B2C3E">
          <w:rPr>
            <w:rStyle w:val="Hyperlink"/>
            <w:noProof/>
          </w:rPr>
          <w:t>Step-by-Step Construction of a Gradient Boosting Model</w:t>
        </w:r>
        <w:r>
          <w:rPr>
            <w:noProof/>
            <w:webHidden/>
          </w:rPr>
          <w:tab/>
        </w:r>
        <w:r>
          <w:rPr>
            <w:noProof/>
            <w:webHidden/>
          </w:rPr>
          <w:fldChar w:fldCharType="begin"/>
        </w:r>
        <w:r>
          <w:rPr>
            <w:noProof/>
            <w:webHidden/>
          </w:rPr>
          <w:instrText xml:space="preserve"> PAGEREF _Toc174889641 \h </w:instrText>
        </w:r>
        <w:r>
          <w:rPr>
            <w:noProof/>
            <w:webHidden/>
          </w:rPr>
        </w:r>
        <w:r>
          <w:rPr>
            <w:noProof/>
            <w:webHidden/>
          </w:rPr>
          <w:fldChar w:fldCharType="separate"/>
        </w:r>
        <w:r>
          <w:rPr>
            <w:noProof/>
            <w:webHidden/>
          </w:rPr>
          <w:t>243</w:t>
        </w:r>
        <w:r>
          <w:rPr>
            <w:noProof/>
            <w:webHidden/>
          </w:rPr>
          <w:fldChar w:fldCharType="end"/>
        </w:r>
      </w:hyperlink>
    </w:p>
    <w:p w14:paraId="7C0E043E" w14:textId="532A611C" w:rsidR="00696922" w:rsidRDefault="00696922">
      <w:pPr>
        <w:pStyle w:val="TOC3"/>
        <w:tabs>
          <w:tab w:val="right" w:leader="dot" w:pos="8270"/>
        </w:tabs>
        <w:rPr>
          <w:rFonts w:asciiTheme="minorHAnsi" w:eastAsiaTheme="minorEastAsia" w:hAnsiTheme="minorHAnsi" w:cstheme="minorBidi"/>
          <w:noProof/>
          <w:color w:val="auto"/>
          <w:kern w:val="2"/>
          <w:sz w:val="24"/>
          <w14:ligatures w14:val="standardContextual"/>
        </w:rPr>
      </w:pPr>
      <w:hyperlink w:anchor="_Toc174889642" w:history="1">
        <w:r w:rsidRPr="008B2C3E">
          <w:rPr>
            <w:rStyle w:val="Hyperlink"/>
            <w:noProof/>
          </w:rPr>
          <w:t>Different Types of Gradient Boosting Models</w:t>
        </w:r>
        <w:r>
          <w:rPr>
            <w:noProof/>
            <w:webHidden/>
          </w:rPr>
          <w:tab/>
        </w:r>
        <w:r>
          <w:rPr>
            <w:noProof/>
            <w:webHidden/>
          </w:rPr>
          <w:fldChar w:fldCharType="begin"/>
        </w:r>
        <w:r>
          <w:rPr>
            <w:noProof/>
            <w:webHidden/>
          </w:rPr>
          <w:instrText xml:space="preserve"> PAGEREF _Toc174889642 \h </w:instrText>
        </w:r>
        <w:r>
          <w:rPr>
            <w:noProof/>
            <w:webHidden/>
          </w:rPr>
        </w:r>
        <w:r>
          <w:rPr>
            <w:noProof/>
            <w:webHidden/>
          </w:rPr>
          <w:fldChar w:fldCharType="separate"/>
        </w:r>
        <w:r>
          <w:rPr>
            <w:noProof/>
            <w:webHidden/>
          </w:rPr>
          <w:t>244</w:t>
        </w:r>
        <w:r>
          <w:rPr>
            <w:noProof/>
            <w:webHidden/>
          </w:rPr>
          <w:fldChar w:fldCharType="end"/>
        </w:r>
      </w:hyperlink>
    </w:p>
    <w:p w14:paraId="40C5B85B" w14:textId="75757577" w:rsidR="00696922" w:rsidRDefault="00696922">
      <w:pPr>
        <w:pStyle w:val="TOC2"/>
        <w:rPr>
          <w:rFonts w:asciiTheme="minorHAnsi" w:eastAsiaTheme="minorEastAsia" w:hAnsiTheme="minorHAnsi" w:cstheme="minorBidi"/>
          <w:b w:val="0"/>
          <w:kern w:val="2"/>
          <w:sz w:val="24"/>
          <w14:ligatures w14:val="standardContextual"/>
        </w:rPr>
      </w:pPr>
      <w:hyperlink w:anchor="_Toc174889643" w:history="1">
        <w:r w:rsidRPr="008B2C3E">
          <w:rPr>
            <w:rStyle w:val="Hyperlink"/>
          </w:rPr>
          <w:t>Comparing Random Forests and Gradient Boosting</w:t>
        </w:r>
        <w:r>
          <w:rPr>
            <w:webHidden/>
          </w:rPr>
          <w:tab/>
        </w:r>
        <w:r>
          <w:rPr>
            <w:webHidden/>
          </w:rPr>
          <w:fldChar w:fldCharType="begin"/>
        </w:r>
        <w:r>
          <w:rPr>
            <w:webHidden/>
          </w:rPr>
          <w:instrText xml:space="preserve"> PAGEREF _Toc174889643 \h </w:instrText>
        </w:r>
        <w:r>
          <w:rPr>
            <w:webHidden/>
          </w:rPr>
        </w:r>
        <w:r>
          <w:rPr>
            <w:webHidden/>
          </w:rPr>
          <w:fldChar w:fldCharType="separate"/>
        </w:r>
        <w:r>
          <w:rPr>
            <w:webHidden/>
          </w:rPr>
          <w:t>244</w:t>
        </w:r>
        <w:r>
          <w:rPr>
            <w:webHidden/>
          </w:rPr>
          <w:fldChar w:fldCharType="end"/>
        </w:r>
      </w:hyperlink>
    </w:p>
    <w:p w14:paraId="7C3E6262" w14:textId="65532F02" w:rsidR="00696922" w:rsidRDefault="00696922">
      <w:pPr>
        <w:pStyle w:val="TOC3"/>
        <w:tabs>
          <w:tab w:val="right" w:leader="dot" w:pos="8270"/>
        </w:tabs>
        <w:rPr>
          <w:rFonts w:asciiTheme="minorHAnsi" w:eastAsiaTheme="minorEastAsia" w:hAnsiTheme="minorHAnsi" w:cstheme="minorBidi"/>
          <w:noProof/>
          <w:color w:val="auto"/>
          <w:kern w:val="2"/>
          <w:sz w:val="24"/>
          <w14:ligatures w14:val="standardContextual"/>
        </w:rPr>
      </w:pPr>
      <w:hyperlink w:anchor="_Toc174889644" w:history="1">
        <w:r w:rsidRPr="008B2C3E">
          <w:rPr>
            <w:rStyle w:val="Hyperlink"/>
            <w:noProof/>
          </w:rPr>
          <w:t>Out-of-Bag vs. Validation Datasets</w:t>
        </w:r>
        <w:r>
          <w:rPr>
            <w:noProof/>
            <w:webHidden/>
          </w:rPr>
          <w:tab/>
        </w:r>
        <w:r>
          <w:rPr>
            <w:noProof/>
            <w:webHidden/>
          </w:rPr>
          <w:fldChar w:fldCharType="begin"/>
        </w:r>
        <w:r>
          <w:rPr>
            <w:noProof/>
            <w:webHidden/>
          </w:rPr>
          <w:instrText xml:space="preserve"> PAGEREF _Toc174889644 \h </w:instrText>
        </w:r>
        <w:r>
          <w:rPr>
            <w:noProof/>
            <w:webHidden/>
          </w:rPr>
        </w:r>
        <w:r>
          <w:rPr>
            <w:noProof/>
            <w:webHidden/>
          </w:rPr>
          <w:fldChar w:fldCharType="separate"/>
        </w:r>
        <w:r>
          <w:rPr>
            <w:noProof/>
            <w:webHidden/>
          </w:rPr>
          <w:t>246</w:t>
        </w:r>
        <w:r>
          <w:rPr>
            <w:noProof/>
            <w:webHidden/>
          </w:rPr>
          <w:fldChar w:fldCharType="end"/>
        </w:r>
      </w:hyperlink>
    </w:p>
    <w:p w14:paraId="005135F4" w14:textId="589ECA53" w:rsidR="00696922" w:rsidRDefault="00696922">
      <w:pPr>
        <w:pStyle w:val="TOC3"/>
        <w:tabs>
          <w:tab w:val="right" w:leader="dot" w:pos="8270"/>
        </w:tabs>
        <w:rPr>
          <w:rFonts w:asciiTheme="minorHAnsi" w:eastAsiaTheme="minorEastAsia" w:hAnsiTheme="minorHAnsi" w:cstheme="minorBidi"/>
          <w:noProof/>
          <w:color w:val="auto"/>
          <w:kern w:val="2"/>
          <w:sz w:val="24"/>
          <w14:ligatures w14:val="standardContextual"/>
        </w:rPr>
      </w:pPr>
      <w:hyperlink w:anchor="_Toc174889645" w:history="1">
        <w:r w:rsidRPr="008B2C3E">
          <w:rPr>
            <w:rStyle w:val="Hyperlink"/>
            <w:noProof/>
          </w:rPr>
          <w:t>Feature Selection Methods</w:t>
        </w:r>
        <w:r>
          <w:rPr>
            <w:noProof/>
            <w:webHidden/>
          </w:rPr>
          <w:tab/>
        </w:r>
        <w:r>
          <w:rPr>
            <w:noProof/>
            <w:webHidden/>
          </w:rPr>
          <w:fldChar w:fldCharType="begin"/>
        </w:r>
        <w:r>
          <w:rPr>
            <w:noProof/>
            <w:webHidden/>
          </w:rPr>
          <w:instrText xml:space="preserve"> PAGEREF _Toc174889645 \h </w:instrText>
        </w:r>
        <w:r>
          <w:rPr>
            <w:noProof/>
            <w:webHidden/>
          </w:rPr>
        </w:r>
        <w:r>
          <w:rPr>
            <w:noProof/>
            <w:webHidden/>
          </w:rPr>
          <w:fldChar w:fldCharType="separate"/>
        </w:r>
        <w:r>
          <w:rPr>
            <w:noProof/>
            <w:webHidden/>
          </w:rPr>
          <w:t>246</w:t>
        </w:r>
        <w:r>
          <w:rPr>
            <w:noProof/>
            <w:webHidden/>
          </w:rPr>
          <w:fldChar w:fldCharType="end"/>
        </w:r>
      </w:hyperlink>
    </w:p>
    <w:p w14:paraId="468F77EE" w14:textId="0C0BCE21" w:rsidR="00696922" w:rsidRDefault="00696922">
      <w:pPr>
        <w:pStyle w:val="TOC3"/>
        <w:tabs>
          <w:tab w:val="right" w:leader="dot" w:pos="8270"/>
        </w:tabs>
        <w:rPr>
          <w:rFonts w:asciiTheme="minorHAnsi" w:eastAsiaTheme="minorEastAsia" w:hAnsiTheme="minorHAnsi" w:cstheme="minorBidi"/>
          <w:noProof/>
          <w:color w:val="auto"/>
          <w:kern w:val="2"/>
          <w:sz w:val="24"/>
          <w14:ligatures w14:val="standardContextual"/>
        </w:rPr>
      </w:pPr>
      <w:hyperlink w:anchor="_Toc174889646" w:history="1">
        <w:r w:rsidRPr="008B2C3E">
          <w:rPr>
            <w:rStyle w:val="Hyperlink"/>
            <w:noProof/>
          </w:rPr>
          <w:t>Log Loss</w:t>
        </w:r>
        <w:r>
          <w:rPr>
            <w:noProof/>
            <w:webHidden/>
          </w:rPr>
          <w:tab/>
        </w:r>
        <w:r>
          <w:rPr>
            <w:noProof/>
            <w:webHidden/>
          </w:rPr>
          <w:fldChar w:fldCharType="begin"/>
        </w:r>
        <w:r>
          <w:rPr>
            <w:noProof/>
            <w:webHidden/>
          </w:rPr>
          <w:instrText xml:space="preserve"> PAGEREF _Toc174889646 \h </w:instrText>
        </w:r>
        <w:r>
          <w:rPr>
            <w:noProof/>
            <w:webHidden/>
          </w:rPr>
        </w:r>
        <w:r>
          <w:rPr>
            <w:noProof/>
            <w:webHidden/>
          </w:rPr>
          <w:fldChar w:fldCharType="separate"/>
        </w:r>
        <w:r>
          <w:rPr>
            <w:noProof/>
            <w:webHidden/>
          </w:rPr>
          <w:t>247</w:t>
        </w:r>
        <w:r>
          <w:rPr>
            <w:noProof/>
            <w:webHidden/>
          </w:rPr>
          <w:fldChar w:fldCharType="end"/>
        </w:r>
      </w:hyperlink>
    </w:p>
    <w:p w14:paraId="08F8B856" w14:textId="61111F51" w:rsidR="00696922" w:rsidRDefault="00696922">
      <w:pPr>
        <w:pStyle w:val="TOC3"/>
        <w:tabs>
          <w:tab w:val="right" w:leader="dot" w:pos="8270"/>
        </w:tabs>
        <w:rPr>
          <w:rFonts w:asciiTheme="minorHAnsi" w:eastAsiaTheme="minorEastAsia" w:hAnsiTheme="minorHAnsi" w:cstheme="minorBidi"/>
          <w:noProof/>
          <w:color w:val="auto"/>
          <w:kern w:val="2"/>
          <w:sz w:val="24"/>
          <w14:ligatures w14:val="standardContextual"/>
        </w:rPr>
      </w:pPr>
      <w:hyperlink w:anchor="_Toc174889647" w:history="1">
        <w:r w:rsidRPr="008B2C3E">
          <w:rPr>
            <w:rStyle w:val="Hyperlink"/>
            <w:noProof/>
          </w:rPr>
          <w:t>Pruning and Regularization in Gradient Boosting Models</w:t>
        </w:r>
        <w:r>
          <w:rPr>
            <w:noProof/>
            <w:webHidden/>
          </w:rPr>
          <w:tab/>
        </w:r>
        <w:r>
          <w:rPr>
            <w:noProof/>
            <w:webHidden/>
          </w:rPr>
          <w:fldChar w:fldCharType="begin"/>
        </w:r>
        <w:r>
          <w:rPr>
            <w:noProof/>
            <w:webHidden/>
          </w:rPr>
          <w:instrText xml:space="preserve"> PAGEREF _Toc174889647 \h </w:instrText>
        </w:r>
        <w:r>
          <w:rPr>
            <w:noProof/>
            <w:webHidden/>
          </w:rPr>
        </w:r>
        <w:r>
          <w:rPr>
            <w:noProof/>
            <w:webHidden/>
          </w:rPr>
          <w:fldChar w:fldCharType="separate"/>
        </w:r>
        <w:r>
          <w:rPr>
            <w:noProof/>
            <w:webHidden/>
          </w:rPr>
          <w:t>248</w:t>
        </w:r>
        <w:r>
          <w:rPr>
            <w:noProof/>
            <w:webHidden/>
          </w:rPr>
          <w:fldChar w:fldCharType="end"/>
        </w:r>
      </w:hyperlink>
    </w:p>
    <w:p w14:paraId="48C4790F" w14:textId="0FA26017" w:rsidR="00696922" w:rsidRDefault="00696922">
      <w:pPr>
        <w:pStyle w:val="TOC3"/>
        <w:tabs>
          <w:tab w:val="right" w:leader="dot" w:pos="8270"/>
        </w:tabs>
        <w:rPr>
          <w:rFonts w:asciiTheme="minorHAnsi" w:eastAsiaTheme="minorEastAsia" w:hAnsiTheme="minorHAnsi" w:cstheme="minorBidi"/>
          <w:noProof/>
          <w:color w:val="auto"/>
          <w:kern w:val="2"/>
          <w:sz w:val="24"/>
          <w14:ligatures w14:val="standardContextual"/>
        </w:rPr>
      </w:pPr>
      <w:hyperlink w:anchor="_Toc174889648" w:history="1">
        <w:r w:rsidRPr="008B2C3E">
          <w:rPr>
            <w:rStyle w:val="Hyperlink"/>
            <w:noProof/>
          </w:rPr>
          <w:t>Performance Metrics</w:t>
        </w:r>
        <w:r>
          <w:rPr>
            <w:noProof/>
            <w:webHidden/>
          </w:rPr>
          <w:tab/>
        </w:r>
        <w:r>
          <w:rPr>
            <w:noProof/>
            <w:webHidden/>
          </w:rPr>
          <w:fldChar w:fldCharType="begin"/>
        </w:r>
        <w:r>
          <w:rPr>
            <w:noProof/>
            <w:webHidden/>
          </w:rPr>
          <w:instrText xml:space="preserve"> PAGEREF _Toc174889648 \h </w:instrText>
        </w:r>
        <w:r>
          <w:rPr>
            <w:noProof/>
            <w:webHidden/>
          </w:rPr>
        </w:r>
        <w:r>
          <w:rPr>
            <w:noProof/>
            <w:webHidden/>
          </w:rPr>
          <w:fldChar w:fldCharType="separate"/>
        </w:r>
        <w:r>
          <w:rPr>
            <w:noProof/>
            <w:webHidden/>
          </w:rPr>
          <w:t>248</w:t>
        </w:r>
        <w:r>
          <w:rPr>
            <w:noProof/>
            <w:webHidden/>
          </w:rPr>
          <w:fldChar w:fldCharType="end"/>
        </w:r>
      </w:hyperlink>
    </w:p>
    <w:p w14:paraId="346508AB" w14:textId="42D08623" w:rsidR="00696922" w:rsidRDefault="00696922">
      <w:pPr>
        <w:pStyle w:val="TOC3"/>
        <w:tabs>
          <w:tab w:val="right" w:leader="dot" w:pos="8270"/>
        </w:tabs>
        <w:rPr>
          <w:rFonts w:asciiTheme="minorHAnsi" w:eastAsiaTheme="minorEastAsia" w:hAnsiTheme="minorHAnsi" w:cstheme="minorBidi"/>
          <w:noProof/>
          <w:color w:val="auto"/>
          <w:kern w:val="2"/>
          <w:sz w:val="24"/>
          <w14:ligatures w14:val="standardContextual"/>
        </w:rPr>
      </w:pPr>
      <w:hyperlink w:anchor="_Toc174889649" w:history="1">
        <w:r w:rsidRPr="008B2C3E">
          <w:rPr>
            <w:rStyle w:val="Hyperlink"/>
            <w:noProof/>
          </w:rPr>
          <w:t>Pros and Cons</w:t>
        </w:r>
        <w:r>
          <w:rPr>
            <w:noProof/>
            <w:webHidden/>
          </w:rPr>
          <w:tab/>
        </w:r>
        <w:r>
          <w:rPr>
            <w:noProof/>
            <w:webHidden/>
          </w:rPr>
          <w:fldChar w:fldCharType="begin"/>
        </w:r>
        <w:r>
          <w:rPr>
            <w:noProof/>
            <w:webHidden/>
          </w:rPr>
          <w:instrText xml:space="preserve"> PAGEREF _Toc174889649 \h </w:instrText>
        </w:r>
        <w:r>
          <w:rPr>
            <w:noProof/>
            <w:webHidden/>
          </w:rPr>
        </w:r>
        <w:r>
          <w:rPr>
            <w:noProof/>
            <w:webHidden/>
          </w:rPr>
          <w:fldChar w:fldCharType="separate"/>
        </w:r>
        <w:r>
          <w:rPr>
            <w:noProof/>
            <w:webHidden/>
          </w:rPr>
          <w:t>249</w:t>
        </w:r>
        <w:r>
          <w:rPr>
            <w:noProof/>
            <w:webHidden/>
          </w:rPr>
          <w:fldChar w:fldCharType="end"/>
        </w:r>
      </w:hyperlink>
    </w:p>
    <w:p w14:paraId="230A6842" w14:textId="40034F64" w:rsidR="00696922" w:rsidRDefault="00696922">
      <w:pPr>
        <w:pStyle w:val="TOC3"/>
        <w:tabs>
          <w:tab w:val="right" w:leader="dot" w:pos="8270"/>
        </w:tabs>
        <w:rPr>
          <w:rFonts w:asciiTheme="minorHAnsi" w:eastAsiaTheme="minorEastAsia" w:hAnsiTheme="minorHAnsi" w:cstheme="minorBidi"/>
          <w:noProof/>
          <w:color w:val="auto"/>
          <w:kern w:val="2"/>
          <w:sz w:val="24"/>
          <w14:ligatures w14:val="standardContextual"/>
        </w:rPr>
      </w:pPr>
      <w:hyperlink w:anchor="_Toc174889650" w:history="1">
        <w:r w:rsidRPr="008B2C3E">
          <w:rPr>
            <w:rStyle w:val="Hyperlink"/>
            <w:noProof/>
          </w:rPr>
          <w:t>Best Practices</w:t>
        </w:r>
        <w:r>
          <w:rPr>
            <w:noProof/>
            <w:webHidden/>
          </w:rPr>
          <w:tab/>
        </w:r>
        <w:r>
          <w:rPr>
            <w:noProof/>
            <w:webHidden/>
          </w:rPr>
          <w:fldChar w:fldCharType="begin"/>
        </w:r>
        <w:r>
          <w:rPr>
            <w:noProof/>
            <w:webHidden/>
          </w:rPr>
          <w:instrText xml:space="preserve"> PAGEREF _Toc174889650 \h </w:instrText>
        </w:r>
        <w:r>
          <w:rPr>
            <w:noProof/>
            <w:webHidden/>
          </w:rPr>
        </w:r>
        <w:r>
          <w:rPr>
            <w:noProof/>
            <w:webHidden/>
          </w:rPr>
          <w:fldChar w:fldCharType="separate"/>
        </w:r>
        <w:r>
          <w:rPr>
            <w:noProof/>
            <w:webHidden/>
          </w:rPr>
          <w:t>249</w:t>
        </w:r>
        <w:r>
          <w:rPr>
            <w:noProof/>
            <w:webHidden/>
          </w:rPr>
          <w:fldChar w:fldCharType="end"/>
        </w:r>
      </w:hyperlink>
    </w:p>
    <w:p w14:paraId="614E612D" w14:textId="531C60F5" w:rsidR="00696922" w:rsidRDefault="00696922">
      <w:pPr>
        <w:pStyle w:val="TOC1"/>
        <w:rPr>
          <w:rFonts w:asciiTheme="minorHAnsi" w:eastAsiaTheme="minorEastAsia" w:hAnsiTheme="minorHAnsi" w:cstheme="minorBidi"/>
          <w:kern w:val="2"/>
          <w:sz w:val="24"/>
          <w14:ligatures w14:val="standardContextual"/>
        </w:rPr>
      </w:pPr>
      <w:hyperlink w:anchor="_Toc174889651" w:history="1">
        <w:r w:rsidRPr="008B2C3E">
          <w:rPr>
            <w:rStyle w:val="Hyperlink"/>
          </w:rPr>
          <w:t>Gradient Boosting Model Code</w:t>
        </w:r>
        <w:r>
          <w:rPr>
            <w:webHidden/>
          </w:rPr>
          <w:tab/>
        </w:r>
        <w:r>
          <w:rPr>
            <w:webHidden/>
          </w:rPr>
          <w:fldChar w:fldCharType="begin"/>
        </w:r>
        <w:r>
          <w:rPr>
            <w:webHidden/>
          </w:rPr>
          <w:instrText xml:space="preserve"> PAGEREF _Toc174889651 \h </w:instrText>
        </w:r>
        <w:r>
          <w:rPr>
            <w:webHidden/>
          </w:rPr>
        </w:r>
        <w:r>
          <w:rPr>
            <w:webHidden/>
          </w:rPr>
          <w:fldChar w:fldCharType="separate"/>
        </w:r>
        <w:r>
          <w:rPr>
            <w:webHidden/>
          </w:rPr>
          <w:t>250</w:t>
        </w:r>
        <w:r>
          <w:rPr>
            <w:webHidden/>
          </w:rPr>
          <w:fldChar w:fldCharType="end"/>
        </w:r>
      </w:hyperlink>
    </w:p>
    <w:p w14:paraId="16F2D3D7" w14:textId="0CDFFA5E" w:rsidR="00696922" w:rsidRDefault="00696922">
      <w:pPr>
        <w:pStyle w:val="TOC1"/>
        <w:rPr>
          <w:rFonts w:asciiTheme="minorHAnsi" w:eastAsiaTheme="minorEastAsia" w:hAnsiTheme="minorHAnsi" w:cstheme="minorBidi"/>
          <w:kern w:val="2"/>
          <w:sz w:val="24"/>
          <w14:ligatures w14:val="standardContextual"/>
        </w:rPr>
      </w:pPr>
      <w:hyperlink w:anchor="_Toc174889652" w:history="1">
        <w:r w:rsidRPr="008B2C3E">
          <w:rPr>
            <w:rStyle w:val="Hyperlink"/>
          </w:rPr>
          <w:t>Chapter 6 Summary:  Predictive Modeling Part II – Ensemble Methods</w:t>
        </w:r>
        <w:r>
          <w:rPr>
            <w:webHidden/>
          </w:rPr>
          <w:tab/>
        </w:r>
        <w:r>
          <w:rPr>
            <w:webHidden/>
          </w:rPr>
          <w:fldChar w:fldCharType="begin"/>
        </w:r>
        <w:r>
          <w:rPr>
            <w:webHidden/>
          </w:rPr>
          <w:instrText xml:space="preserve"> PAGEREF _Toc174889652 \h </w:instrText>
        </w:r>
        <w:r>
          <w:rPr>
            <w:webHidden/>
          </w:rPr>
        </w:r>
        <w:r>
          <w:rPr>
            <w:webHidden/>
          </w:rPr>
          <w:fldChar w:fldCharType="separate"/>
        </w:r>
        <w:r>
          <w:rPr>
            <w:webHidden/>
          </w:rPr>
          <w:t>260</w:t>
        </w:r>
        <w:r>
          <w:rPr>
            <w:webHidden/>
          </w:rPr>
          <w:fldChar w:fldCharType="end"/>
        </w:r>
      </w:hyperlink>
    </w:p>
    <w:p w14:paraId="7CB5A66F" w14:textId="012BC058" w:rsidR="00696922" w:rsidRDefault="00696922">
      <w:pPr>
        <w:pStyle w:val="TOC1"/>
        <w:rPr>
          <w:rFonts w:asciiTheme="minorHAnsi" w:eastAsiaTheme="minorEastAsia" w:hAnsiTheme="minorHAnsi" w:cstheme="minorBidi"/>
          <w:kern w:val="2"/>
          <w:sz w:val="24"/>
          <w14:ligatures w14:val="standardContextual"/>
        </w:rPr>
      </w:pPr>
      <w:hyperlink w:anchor="_Toc174889653" w:history="1">
        <w:r w:rsidRPr="008B2C3E">
          <w:rPr>
            <w:rStyle w:val="Hyperlink"/>
          </w:rPr>
          <w:t>Chapter 6 Quiz</w:t>
        </w:r>
        <w:r>
          <w:rPr>
            <w:webHidden/>
          </w:rPr>
          <w:tab/>
        </w:r>
        <w:r>
          <w:rPr>
            <w:webHidden/>
          </w:rPr>
          <w:fldChar w:fldCharType="begin"/>
        </w:r>
        <w:r>
          <w:rPr>
            <w:webHidden/>
          </w:rPr>
          <w:instrText xml:space="preserve"> PAGEREF _Toc174889653 \h </w:instrText>
        </w:r>
        <w:r>
          <w:rPr>
            <w:webHidden/>
          </w:rPr>
        </w:r>
        <w:r>
          <w:rPr>
            <w:webHidden/>
          </w:rPr>
          <w:fldChar w:fldCharType="separate"/>
        </w:r>
        <w:r>
          <w:rPr>
            <w:webHidden/>
          </w:rPr>
          <w:t>263</w:t>
        </w:r>
        <w:r>
          <w:rPr>
            <w:webHidden/>
          </w:rPr>
          <w:fldChar w:fldCharType="end"/>
        </w:r>
      </w:hyperlink>
    </w:p>
    <w:p w14:paraId="5FBEED87" w14:textId="615EE3BE" w:rsidR="00696922" w:rsidRDefault="00696922">
      <w:pPr>
        <w:pStyle w:val="TOC1"/>
        <w:rPr>
          <w:rFonts w:asciiTheme="minorHAnsi" w:eastAsiaTheme="minorEastAsia" w:hAnsiTheme="minorHAnsi" w:cstheme="minorBidi"/>
          <w:kern w:val="2"/>
          <w:sz w:val="24"/>
          <w14:ligatures w14:val="standardContextual"/>
        </w:rPr>
      </w:pPr>
      <w:hyperlink w:anchor="_Toc174889654" w:history="1">
        <w:r w:rsidRPr="008B2C3E">
          <w:rPr>
            <w:rStyle w:val="Hyperlink"/>
          </w:rPr>
          <w:t>Chapter 6 Cheat Sheet</w:t>
        </w:r>
        <w:r>
          <w:rPr>
            <w:webHidden/>
          </w:rPr>
          <w:tab/>
        </w:r>
        <w:r>
          <w:rPr>
            <w:webHidden/>
          </w:rPr>
          <w:fldChar w:fldCharType="begin"/>
        </w:r>
        <w:r>
          <w:rPr>
            <w:webHidden/>
          </w:rPr>
          <w:instrText xml:space="preserve"> PAGEREF _Toc174889654 \h </w:instrText>
        </w:r>
        <w:r>
          <w:rPr>
            <w:webHidden/>
          </w:rPr>
        </w:r>
        <w:r>
          <w:rPr>
            <w:webHidden/>
          </w:rPr>
          <w:fldChar w:fldCharType="separate"/>
        </w:r>
        <w:r>
          <w:rPr>
            <w:webHidden/>
          </w:rPr>
          <w:t>265</w:t>
        </w:r>
        <w:r>
          <w:rPr>
            <w:webHidden/>
          </w:rPr>
          <w:fldChar w:fldCharType="end"/>
        </w:r>
      </w:hyperlink>
    </w:p>
    <w:p w14:paraId="3AAB41F7" w14:textId="352B5172" w:rsidR="00696922" w:rsidRDefault="00696922">
      <w:pPr>
        <w:pStyle w:val="TOC1"/>
        <w:rPr>
          <w:rFonts w:asciiTheme="minorHAnsi" w:eastAsiaTheme="minorEastAsia" w:hAnsiTheme="minorHAnsi" w:cstheme="minorBidi"/>
          <w:kern w:val="2"/>
          <w:sz w:val="24"/>
          <w14:ligatures w14:val="standardContextual"/>
        </w:rPr>
      </w:pPr>
      <w:hyperlink w:anchor="_Toc174889655" w:history="1">
        <w:r w:rsidRPr="008B2C3E">
          <w:rPr>
            <w:rStyle w:val="Hyperlink"/>
          </w:rPr>
          <w:t>Chapter 7:  Predictive Modeling Part III – Advanced Techniques</w:t>
        </w:r>
        <w:r>
          <w:rPr>
            <w:webHidden/>
          </w:rPr>
          <w:tab/>
        </w:r>
        <w:r>
          <w:rPr>
            <w:webHidden/>
          </w:rPr>
          <w:fldChar w:fldCharType="begin"/>
        </w:r>
        <w:r>
          <w:rPr>
            <w:webHidden/>
          </w:rPr>
          <w:instrText xml:space="preserve"> PAGEREF _Toc174889655 \h </w:instrText>
        </w:r>
        <w:r>
          <w:rPr>
            <w:webHidden/>
          </w:rPr>
        </w:r>
        <w:r>
          <w:rPr>
            <w:webHidden/>
          </w:rPr>
          <w:fldChar w:fldCharType="separate"/>
        </w:r>
        <w:r>
          <w:rPr>
            <w:webHidden/>
          </w:rPr>
          <w:t>267</w:t>
        </w:r>
        <w:r>
          <w:rPr>
            <w:webHidden/>
          </w:rPr>
          <w:fldChar w:fldCharType="end"/>
        </w:r>
      </w:hyperlink>
    </w:p>
    <w:p w14:paraId="570E661D" w14:textId="2A4CA51A" w:rsidR="00696922" w:rsidRDefault="00696922">
      <w:pPr>
        <w:pStyle w:val="TOC1"/>
        <w:rPr>
          <w:rFonts w:asciiTheme="minorHAnsi" w:eastAsiaTheme="minorEastAsia" w:hAnsiTheme="minorHAnsi" w:cstheme="minorBidi"/>
          <w:kern w:val="2"/>
          <w:sz w:val="24"/>
          <w14:ligatures w14:val="standardContextual"/>
        </w:rPr>
      </w:pPr>
      <w:hyperlink w:anchor="_Toc174889656" w:history="1">
        <w:r w:rsidRPr="008B2C3E">
          <w:rPr>
            <w:rStyle w:val="Hyperlink"/>
          </w:rPr>
          <w:t>Overview</w:t>
        </w:r>
        <w:r>
          <w:rPr>
            <w:webHidden/>
          </w:rPr>
          <w:tab/>
        </w:r>
        <w:r>
          <w:rPr>
            <w:webHidden/>
          </w:rPr>
          <w:fldChar w:fldCharType="begin"/>
        </w:r>
        <w:r>
          <w:rPr>
            <w:webHidden/>
          </w:rPr>
          <w:instrText xml:space="preserve"> PAGEREF _Toc174889656 \h </w:instrText>
        </w:r>
        <w:r>
          <w:rPr>
            <w:webHidden/>
          </w:rPr>
        </w:r>
        <w:r>
          <w:rPr>
            <w:webHidden/>
          </w:rPr>
          <w:fldChar w:fldCharType="separate"/>
        </w:r>
        <w:r>
          <w:rPr>
            <w:webHidden/>
          </w:rPr>
          <w:t>267</w:t>
        </w:r>
        <w:r>
          <w:rPr>
            <w:webHidden/>
          </w:rPr>
          <w:fldChar w:fldCharType="end"/>
        </w:r>
      </w:hyperlink>
    </w:p>
    <w:p w14:paraId="5E704804" w14:textId="16235314" w:rsidR="00696922" w:rsidRDefault="00696922">
      <w:pPr>
        <w:pStyle w:val="TOC1"/>
        <w:rPr>
          <w:rFonts w:asciiTheme="minorHAnsi" w:eastAsiaTheme="minorEastAsia" w:hAnsiTheme="minorHAnsi" w:cstheme="minorBidi"/>
          <w:kern w:val="2"/>
          <w:sz w:val="24"/>
          <w14:ligatures w14:val="standardContextual"/>
        </w:rPr>
      </w:pPr>
      <w:hyperlink w:anchor="_Toc174889657" w:history="1">
        <w:r w:rsidRPr="008B2C3E">
          <w:rPr>
            <w:rStyle w:val="Hyperlink"/>
          </w:rPr>
          <w:t>Support Vector Machines</w:t>
        </w:r>
        <w:r>
          <w:rPr>
            <w:webHidden/>
          </w:rPr>
          <w:tab/>
        </w:r>
        <w:r>
          <w:rPr>
            <w:webHidden/>
          </w:rPr>
          <w:fldChar w:fldCharType="begin"/>
        </w:r>
        <w:r>
          <w:rPr>
            <w:webHidden/>
          </w:rPr>
          <w:instrText xml:space="preserve"> PAGEREF _Toc174889657 \h </w:instrText>
        </w:r>
        <w:r>
          <w:rPr>
            <w:webHidden/>
          </w:rPr>
        </w:r>
        <w:r>
          <w:rPr>
            <w:webHidden/>
          </w:rPr>
          <w:fldChar w:fldCharType="separate"/>
        </w:r>
        <w:r>
          <w:rPr>
            <w:webHidden/>
          </w:rPr>
          <w:t>267</w:t>
        </w:r>
        <w:r>
          <w:rPr>
            <w:webHidden/>
          </w:rPr>
          <w:fldChar w:fldCharType="end"/>
        </w:r>
      </w:hyperlink>
    </w:p>
    <w:p w14:paraId="1487A75C" w14:textId="7AC59377" w:rsidR="00696922" w:rsidRDefault="00696922">
      <w:pPr>
        <w:pStyle w:val="TOC3"/>
        <w:tabs>
          <w:tab w:val="right" w:leader="dot" w:pos="8270"/>
        </w:tabs>
        <w:rPr>
          <w:rFonts w:asciiTheme="minorHAnsi" w:eastAsiaTheme="minorEastAsia" w:hAnsiTheme="minorHAnsi" w:cstheme="minorBidi"/>
          <w:noProof/>
          <w:color w:val="auto"/>
          <w:kern w:val="2"/>
          <w:sz w:val="24"/>
          <w14:ligatures w14:val="standardContextual"/>
        </w:rPr>
      </w:pPr>
      <w:hyperlink w:anchor="_Toc174889658" w:history="1">
        <w:r w:rsidRPr="008B2C3E">
          <w:rPr>
            <w:rStyle w:val="Hyperlink"/>
            <w:noProof/>
          </w:rPr>
          <w:t>Step-by-Step Construction of an SVM Model</w:t>
        </w:r>
        <w:r>
          <w:rPr>
            <w:noProof/>
            <w:webHidden/>
          </w:rPr>
          <w:tab/>
        </w:r>
        <w:r>
          <w:rPr>
            <w:noProof/>
            <w:webHidden/>
          </w:rPr>
          <w:fldChar w:fldCharType="begin"/>
        </w:r>
        <w:r>
          <w:rPr>
            <w:noProof/>
            <w:webHidden/>
          </w:rPr>
          <w:instrText xml:space="preserve"> PAGEREF _Toc174889658 \h </w:instrText>
        </w:r>
        <w:r>
          <w:rPr>
            <w:noProof/>
            <w:webHidden/>
          </w:rPr>
        </w:r>
        <w:r>
          <w:rPr>
            <w:noProof/>
            <w:webHidden/>
          </w:rPr>
          <w:fldChar w:fldCharType="separate"/>
        </w:r>
        <w:r>
          <w:rPr>
            <w:noProof/>
            <w:webHidden/>
          </w:rPr>
          <w:t>269</w:t>
        </w:r>
        <w:r>
          <w:rPr>
            <w:noProof/>
            <w:webHidden/>
          </w:rPr>
          <w:fldChar w:fldCharType="end"/>
        </w:r>
      </w:hyperlink>
    </w:p>
    <w:p w14:paraId="332C2919" w14:textId="56ADF9C0" w:rsidR="00696922" w:rsidRDefault="00696922">
      <w:pPr>
        <w:pStyle w:val="TOC2"/>
        <w:rPr>
          <w:rFonts w:asciiTheme="minorHAnsi" w:eastAsiaTheme="minorEastAsia" w:hAnsiTheme="minorHAnsi" w:cstheme="minorBidi"/>
          <w:b w:val="0"/>
          <w:kern w:val="2"/>
          <w:sz w:val="24"/>
          <w14:ligatures w14:val="standardContextual"/>
        </w:rPr>
      </w:pPr>
      <w:hyperlink w:anchor="_Toc174889659" w:history="1">
        <w:r w:rsidRPr="008B2C3E">
          <w:rPr>
            <w:rStyle w:val="Hyperlink"/>
          </w:rPr>
          <w:t>Comparing Ensemble Tree-Based Models to SVMs</w:t>
        </w:r>
        <w:r>
          <w:rPr>
            <w:webHidden/>
          </w:rPr>
          <w:tab/>
        </w:r>
        <w:r>
          <w:rPr>
            <w:webHidden/>
          </w:rPr>
          <w:fldChar w:fldCharType="begin"/>
        </w:r>
        <w:r>
          <w:rPr>
            <w:webHidden/>
          </w:rPr>
          <w:instrText xml:space="preserve"> PAGEREF _Toc174889659 \h </w:instrText>
        </w:r>
        <w:r>
          <w:rPr>
            <w:webHidden/>
          </w:rPr>
        </w:r>
        <w:r>
          <w:rPr>
            <w:webHidden/>
          </w:rPr>
          <w:fldChar w:fldCharType="separate"/>
        </w:r>
        <w:r>
          <w:rPr>
            <w:webHidden/>
          </w:rPr>
          <w:t>270</w:t>
        </w:r>
        <w:r>
          <w:rPr>
            <w:webHidden/>
          </w:rPr>
          <w:fldChar w:fldCharType="end"/>
        </w:r>
      </w:hyperlink>
    </w:p>
    <w:p w14:paraId="40317228" w14:textId="20089448" w:rsidR="00696922" w:rsidRDefault="00696922">
      <w:pPr>
        <w:pStyle w:val="TOC2"/>
        <w:rPr>
          <w:rFonts w:asciiTheme="minorHAnsi" w:eastAsiaTheme="minorEastAsia" w:hAnsiTheme="minorHAnsi" w:cstheme="minorBidi"/>
          <w:b w:val="0"/>
          <w:kern w:val="2"/>
          <w:sz w:val="24"/>
          <w14:ligatures w14:val="standardContextual"/>
        </w:rPr>
      </w:pPr>
      <w:hyperlink w:anchor="_Toc174889660" w:history="1">
        <w:r w:rsidRPr="008B2C3E">
          <w:rPr>
            <w:rStyle w:val="Hyperlink"/>
          </w:rPr>
          <w:t>Understanding Kernel Functions and the C Parameter in SVMs</w:t>
        </w:r>
        <w:r>
          <w:rPr>
            <w:webHidden/>
          </w:rPr>
          <w:tab/>
        </w:r>
        <w:r>
          <w:rPr>
            <w:webHidden/>
          </w:rPr>
          <w:fldChar w:fldCharType="begin"/>
        </w:r>
        <w:r>
          <w:rPr>
            <w:webHidden/>
          </w:rPr>
          <w:instrText xml:space="preserve"> PAGEREF _Toc174889660 \h </w:instrText>
        </w:r>
        <w:r>
          <w:rPr>
            <w:webHidden/>
          </w:rPr>
        </w:r>
        <w:r>
          <w:rPr>
            <w:webHidden/>
          </w:rPr>
          <w:fldChar w:fldCharType="separate"/>
        </w:r>
        <w:r>
          <w:rPr>
            <w:webHidden/>
          </w:rPr>
          <w:t>272</w:t>
        </w:r>
        <w:r>
          <w:rPr>
            <w:webHidden/>
          </w:rPr>
          <w:fldChar w:fldCharType="end"/>
        </w:r>
      </w:hyperlink>
    </w:p>
    <w:p w14:paraId="43F54CB6" w14:textId="38634402" w:rsidR="00696922" w:rsidRDefault="00696922">
      <w:pPr>
        <w:pStyle w:val="TOC3"/>
        <w:tabs>
          <w:tab w:val="right" w:leader="dot" w:pos="8270"/>
        </w:tabs>
        <w:rPr>
          <w:rFonts w:asciiTheme="minorHAnsi" w:eastAsiaTheme="minorEastAsia" w:hAnsiTheme="minorHAnsi" w:cstheme="minorBidi"/>
          <w:noProof/>
          <w:color w:val="auto"/>
          <w:kern w:val="2"/>
          <w:sz w:val="24"/>
          <w14:ligatures w14:val="standardContextual"/>
        </w:rPr>
      </w:pPr>
      <w:hyperlink w:anchor="_Toc174889661" w:history="1">
        <w:r w:rsidRPr="008B2C3E">
          <w:rPr>
            <w:rStyle w:val="Hyperlink"/>
            <w:noProof/>
          </w:rPr>
          <w:t>Standardization in Support Vector Machines</w:t>
        </w:r>
        <w:r>
          <w:rPr>
            <w:noProof/>
            <w:webHidden/>
          </w:rPr>
          <w:tab/>
        </w:r>
        <w:r>
          <w:rPr>
            <w:noProof/>
            <w:webHidden/>
          </w:rPr>
          <w:fldChar w:fldCharType="begin"/>
        </w:r>
        <w:r>
          <w:rPr>
            <w:noProof/>
            <w:webHidden/>
          </w:rPr>
          <w:instrText xml:space="preserve"> PAGEREF _Toc174889661 \h </w:instrText>
        </w:r>
        <w:r>
          <w:rPr>
            <w:noProof/>
            <w:webHidden/>
          </w:rPr>
        </w:r>
        <w:r>
          <w:rPr>
            <w:noProof/>
            <w:webHidden/>
          </w:rPr>
          <w:fldChar w:fldCharType="separate"/>
        </w:r>
        <w:r>
          <w:rPr>
            <w:noProof/>
            <w:webHidden/>
          </w:rPr>
          <w:t>273</w:t>
        </w:r>
        <w:r>
          <w:rPr>
            <w:noProof/>
            <w:webHidden/>
          </w:rPr>
          <w:fldChar w:fldCharType="end"/>
        </w:r>
      </w:hyperlink>
    </w:p>
    <w:p w14:paraId="348CB656" w14:textId="20C0015D" w:rsidR="00696922" w:rsidRDefault="00696922">
      <w:pPr>
        <w:pStyle w:val="TOC3"/>
        <w:tabs>
          <w:tab w:val="right" w:leader="dot" w:pos="8270"/>
        </w:tabs>
        <w:rPr>
          <w:rFonts w:asciiTheme="minorHAnsi" w:eastAsiaTheme="minorEastAsia" w:hAnsiTheme="minorHAnsi" w:cstheme="minorBidi"/>
          <w:noProof/>
          <w:color w:val="auto"/>
          <w:kern w:val="2"/>
          <w:sz w:val="24"/>
          <w14:ligatures w14:val="standardContextual"/>
        </w:rPr>
      </w:pPr>
      <w:hyperlink w:anchor="_Toc174889662" w:history="1">
        <w:r w:rsidRPr="008B2C3E">
          <w:rPr>
            <w:rStyle w:val="Hyperlink"/>
            <w:noProof/>
          </w:rPr>
          <w:t>Performance Metrics</w:t>
        </w:r>
        <w:r>
          <w:rPr>
            <w:noProof/>
            <w:webHidden/>
          </w:rPr>
          <w:tab/>
        </w:r>
        <w:r>
          <w:rPr>
            <w:noProof/>
            <w:webHidden/>
          </w:rPr>
          <w:fldChar w:fldCharType="begin"/>
        </w:r>
        <w:r>
          <w:rPr>
            <w:noProof/>
            <w:webHidden/>
          </w:rPr>
          <w:instrText xml:space="preserve"> PAGEREF _Toc174889662 \h </w:instrText>
        </w:r>
        <w:r>
          <w:rPr>
            <w:noProof/>
            <w:webHidden/>
          </w:rPr>
        </w:r>
        <w:r>
          <w:rPr>
            <w:noProof/>
            <w:webHidden/>
          </w:rPr>
          <w:fldChar w:fldCharType="separate"/>
        </w:r>
        <w:r>
          <w:rPr>
            <w:noProof/>
            <w:webHidden/>
          </w:rPr>
          <w:t>274</w:t>
        </w:r>
        <w:r>
          <w:rPr>
            <w:noProof/>
            <w:webHidden/>
          </w:rPr>
          <w:fldChar w:fldCharType="end"/>
        </w:r>
      </w:hyperlink>
    </w:p>
    <w:p w14:paraId="153BE161" w14:textId="575CDDA5" w:rsidR="00696922" w:rsidRDefault="00696922">
      <w:pPr>
        <w:pStyle w:val="TOC3"/>
        <w:tabs>
          <w:tab w:val="right" w:leader="dot" w:pos="8270"/>
        </w:tabs>
        <w:rPr>
          <w:rFonts w:asciiTheme="minorHAnsi" w:eastAsiaTheme="minorEastAsia" w:hAnsiTheme="minorHAnsi" w:cstheme="minorBidi"/>
          <w:noProof/>
          <w:color w:val="auto"/>
          <w:kern w:val="2"/>
          <w:sz w:val="24"/>
          <w14:ligatures w14:val="standardContextual"/>
        </w:rPr>
      </w:pPr>
      <w:hyperlink w:anchor="_Toc174889663" w:history="1">
        <w:r w:rsidRPr="008B2C3E">
          <w:rPr>
            <w:rStyle w:val="Hyperlink"/>
            <w:noProof/>
          </w:rPr>
          <w:t>Pros and Cons</w:t>
        </w:r>
        <w:r>
          <w:rPr>
            <w:noProof/>
            <w:webHidden/>
          </w:rPr>
          <w:tab/>
        </w:r>
        <w:r>
          <w:rPr>
            <w:noProof/>
            <w:webHidden/>
          </w:rPr>
          <w:fldChar w:fldCharType="begin"/>
        </w:r>
        <w:r>
          <w:rPr>
            <w:noProof/>
            <w:webHidden/>
          </w:rPr>
          <w:instrText xml:space="preserve"> PAGEREF _Toc174889663 \h </w:instrText>
        </w:r>
        <w:r>
          <w:rPr>
            <w:noProof/>
            <w:webHidden/>
          </w:rPr>
        </w:r>
        <w:r>
          <w:rPr>
            <w:noProof/>
            <w:webHidden/>
          </w:rPr>
          <w:fldChar w:fldCharType="separate"/>
        </w:r>
        <w:r>
          <w:rPr>
            <w:noProof/>
            <w:webHidden/>
          </w:rPr>
          <w:t>274</w:t>
        </w:r>
        <w:r>
          <w:rPr>
            <w:noProof/>
            <w:webHidden/>
          </w:rPr>
          <w:fldChar w:fldCharType="end"/>
        </w:r>
      </w:hyperlink>
    </w:p>
    <w:p w14:paraId="3541FB70" w14:textId="17E128EF" w:rsidR="00696922" w:rsidRDefault="00696922">
      <w:pPr>
        <w:pStyle w:val="TOC3"/>
        <w:tabs>
          <w:tab w:val="right" w:leader="dot" w:pos="8270"/>
        </w:tabs>
        <w:rPr>
          <w:rFonts w:asciiTheme="minorHAnsi" w:eastAsiaTheme="minorEastAsia" w:hAnsiTheme="minorHAnsi" w:cstheme="minorBidi"/>
          <w:noProof/>
          <w:color w:val="auto"/>
          <w:kern w:val="2"/>
          <w:sz w:val="24"/>
          <w14:ligatures w14:val="standardContextual"/>
        </w:rPr>
      </w:pPr>
      <w:hyperlink w:anchor="_Toc174889664" w:history="1">
        <w:r w:rsidRPr="008B2C3E">
          <w:rPr>
            <w:rStyle w:val="Hyperlink"/>
            <w:noProof/>
          </w:rPr>
          <w:t>Best Practices</w:t>
        </w:r>
        <w:r>
          <w:rPr>
            <w:noProof/>
            <w:webHidden/>
          </w:rPr>
          <w:tab/>
        </w:r>
        <w:r>
          <w:rPr>
            <w:noProof/>
            <w:webHidden/>
          </w:rPr>
          <w:fldChar w:fldCharType="begin"/>
        </w:r>
        <w:r>
          <w:rPr>
            <w:noProof/>
            <w:webHidden/>
          </w:rPr>
          <w:instrText xml:space="preserve"> PAGEREF _Toc174889664 \h </w:instrText>
        </w:r>
        <w:r>
          <w:rPr>
            <w:noProof/>
            <w:webHidden/>
          </w:rPr>
        </w:r>
        <w:r>
          <w:rPr>
            <w:noProof/>
            <w:webHidden/>
          </w:rPr>
          <w:fldChar w:fldCharType="separate"/>
        </w:r>
        <w:r>
          <w:rPr>
            <w:noProof/>
            <w:webHidden/>
          </w:rPr>
          <w:t>275</w:t>
        </w:r>
        <w:r>
          <w:rPr>
            <w:noProof/>
            <w:webHidden/>
          </w:rPr>
          <w:fldChar w:fldCharType="end"/>
        </w:r>
      </w:hyperlink>
    </w:p>
    <w:p w14:paraId="3F57D02E" w14:textId="58854C00" w:rsidR="00696922" w:rsidRDefault="00696922">
      <w:pPr>
        <w:pStyle w:val="TOC2"/>
        <w:rPr>
          <w:rFonts w:asciiTheme="minorHAnsi" w:eastAsiaTheme="minorEastAsia" w:hAnsiTheme="minorHAnsi" w:cstheme="minorBidi"/>
          <w:b w:val="0"/>
          <w:kern w:val="2"/>
          <w:sz w:val="24"/>
          <w14:ligatures w14:val="standardContextual"/>
        </w:rPr>
      </w:pPr>
      <w:hyperlink w:anchor="_Toc174889665" w:history="1">
        <w:r w:rsidRPr="008B2C3E">
          <w:rPr>
            <w:rStyle w:val="Hyperlink"/>
          </w:rPr>
          <w:t>Data Preparation for SVM Models</w:t>
        </w:r>
        <w:r>
          <w:rPr>
            <w:webHidden/>
          </w:rPr>
          <w:tab/>
        </w:r>
        <w:r>
          <w:rPr>
            <w:webHidden/>
          </w:rPr>
          <w:fldChar w:fldCharType="begin"/>
        </w:r>
        <w:r>
          <w:rPr>
            <w:webHidden/>
          </w:rPr>
          <w:instrText xml:space="preserve"> PAGEREF _Toc174889665 \h </w:instrText>
        </w:r>
        <w:r>
          <w:rPr>
            <w:webHidden/>
          </w:rPr>
        </w:r>
        <w:r>
          <w:rPr>
            <w:webHidden/>
          </w:rPr>
          <w:fldChar w:fldCharType="separate"/>
        </w:r>
        <w:r>
          <w:rPr>
            <w:webHidden/>
          </w:rPr>
          <w:t>275</w:t>
        </w:r>
        <w:r>
          <w:rPr>
            <w:webHidden/>
          </w:rPr>
          <w:fldChar w:fldCharType="end"/>
        </w:r>
      </w:hyperlink>
    </w:p>
    <w:p w14:paraId="26DA3C0B" w14:textId="0C2C793A" w:rsidR="00696922" w:rsidRDefault="00696922">
      <w:pPr>
        <w:pStyle w:val="TOC1"/>
        <w:rPr>
          <w:rFonts w:asciiTheme="minorHAnsi" w:eastAsiaTheme="minorEastAsia" w:hAnsiTheme="minorHAnsi" w:cstheme="minorBidi"/>
          <w:kern w:val="2"/>
          <w:sz w:val="24"/>
          <w14:ligatures w14:val="standardContextual"/>
        </w:rPr>
      </w:pPr>
      <w:hyperlink w:anchor="_Toc174889666" w:history="1">
        <w:r w:rsidRPr="008B2C3E">
          <w:rPr>
            <w:rStyle w:val="Hyperlink"/>
          </w:rPr>
          <w:t>Support Vector Machine Model Code</w:t>
        </w:r>
        <w:r>
          <w:rPr>
            <w:webHidden/>
          </w:rPr>
          <w:tab/>
        </w:r>
        <w:r>
          <w:rPr>
            <w:webHidden/>
          </w:rPr>
          <w:fldChar w:fldCharType="begin"/>
        </w:r>
        <w:r>
          <w:rPr>
            <w:webHidden/>
          </w:rPr>
          <w:instrText xml:space="preserve"> PAGEREF _Toc174889666 \h </w:instrText>
        </w:r>
        <w:r>
          <w:rPr>
            <w:webHidden/>
          </w:rPr>
        </w:r>
        <w:r>
          <w:rPr>
            <w:webHidden/>
          </w:rPr>
          <w:fldChar w:fldCharType="separate"/>
        </w:r>
        <w:r>
          <w:rPr>
            <w:webHidden/>
          </w:rPr>
          <w:t>276</w:t>
        </w:r>
        <w:r>
          <w:rPr>
            <w:webHidden/>
          </w:rPr>
          <w:fldChar w:fldCharType="end"/>
        </w:r>
      </w:hyperlink>
    </w:p>
    <w:p w14:paraId="1D3E48D7" w14:textId="7568B57A" w:rsidR="00696922" w:rsidRDefault="00696922">
      <w:pPr>
        <w:pStyle w:val="TOC3"/>
        <w:tabs>
          <w:tab w:val="right" w:leader="dot" w:pos="8270"/>
        </w:tabs>
        <w:rPr>
          <w:rFonts w:asciiTheme="minorHAnsi" w:eastAsiaTheme="minorEastAsia" w:hAnsiTheme="minorHAnsi" w:cstheme="minorBidi"/>
          <w:noProof/>
          <w:color w:val="auto"/>
          <w:kern w:val="2"/>
          <w:sz w:val="24"/>
          <w14:ligatures w14:val="standardContextual"/>
        </w:rPr>
      </w:pPr>
      <w:hyperlink w:anchor="_Toc174889667" w:history="1">
        <w:r w:rsidRPr="008B2C3E">
          <w:rPr>
            <w:rStyle w:val="Hyperlink"/>
            <w:noProof/>
          </w:rPr>
          <w:t>Possible Training Time Issues</w:t>
        </w:r>
        <w:r>
          <w:rPr>
            <w:noProof/>
            <w:webHidden/>
          </w:rPr>
          <w:tab/>
        </w:r>
        <w:r>
          <w:rPr>
            <w:noProof/>
            <w:webHidden/>
          </w:rPr>
          <w:fldChar w:fldCharType="begin"/>
        </w:r>
        <w:r>
          <w:rPr>
            <w:noProof/>
            <w:webHidden/>
          </w:rPr>
          <w:instrText xml:space="preserve"> PAGEREF _Toc174889667 \h </w:instrText>
        </w:r>
        <w:r>
          <w:rPr>
            <w:noProof/>
            <w:webHidden/>
          </w:rPr>
        </w:r>
        <w:r>
          <w:rPr>
            <w:noProof/>
            <w:webHidden/>
          </w:rPr>
          <w:fldChar w:fldCharType="separate"/>
        </w:r>
        <w:r>
          <w:rPr>
            <w:noProof/>
            <w:webHidden/>
          </w:rPr>
          <w:t>278</w:t>
        </w:r>
        <w:r>
          <w:rPr>
            <w:noProof/>
            <w:webHidden/>
          </w:rPr>
          <w:fldChar w:fldCharType="end"/>
        </w:r>
      </w:hyperlink>
    </w:p>
    <w:p w14:paraId="797D2795" w14:textId="040B147C" w:rsidR="00696922" w:rsidRDefault="00696922">
      <w:pPr>
        <w:pStyle w:val="TOC1"/>
        <w:rPr>
          <w:rFonts w:asciiTheme="minorHAnsi" w:eastAsiaTheme="minorEastAsia" w:hAnsiTheme="minorHAnsi" w:cstheme="minorBidi"/>
          <w:kern w:val="2"/>
          <w:sz w:val="24"/>
          <w14:ligatures w14:val="standardContextual"/>
        </w:rPr>
      </w:pPr>
      <w:hyperlink w:anchor="_Toc174889668" w:history="1">
        <w:r w:rsidRPr="008B2C3E">
          <w:rPr>
            <w:rStyle w:val="Hyperlink"/>
          </w:rPr>
          <w:t>Neural Networks</w:t>
        </w:r>
        <w:r>
          <w:rPr>
            <w:webHidden/>
          </w:rPr>
          <w:tab/>
        </w:r>
        <w:r>
          <w:rPr>
            <w:webHidden/>
          </w:rPr>
          <w:fldChar w:fldCharType="begin"/>
        </w:r>
        <w:r>
          <w:rPr>
            <w:webHidden/>
          </w:rPr>
          <w:instrText xml:space="preserve"> PAGEREF _Toc174889668 \h </w:instrText>
        </w:r>
        <w:r>
          <w:rPr>
            <w:webHidden/>
          </w:rPr>
        </w:r>
        <w:r>
          <w:rPr>
            <w:webHidden/>
          </w:rPr>
          <w:fldChar w:fldCharType="separate"/>
        </w:r>
        <w:r>
          <w:rPr>
            <w:webHidden/>
          </w:rPr>
          <w:t>288</w:t>
        </w:r>
        <w:r>
          <w:rPr>
            <w:webHidden/>
          </w:rPr>
          <w:fldChar w:fldCharType="end"/>
        </w:r>
      </w:hyperlink>
    </w:p>
    <w:p w14:paraId="51648A45" w14:textId="45B187FC" w:rsidR="00696922" w:rsidRDefault="00696922">
      <w:pPr>
        <w:pStyle w:val="TOC3"/>
        <w:tabs>
          <w:tab w:val="right" w:leader="dot" w:pos="8270"/>
        </w:tabs>
        <w:rPr>
          <w:rFonts w:asciiTheme="minorHAnsi" w:eastAsiaTheme="minorEastAsia" w:hAnsiTheme="minorHAnsi" w:cstheme="minorBidi"/>
          <w:noProof/>
          <w:color w:val="auto"/>
          <w:kern w:val="2"/>
          <w:sz w:val="24"/>
          <w14:ligatures w14:val="standardContextual"/>
        </w:rPr>
      </w:pPr>
      <w:hyperlink w:anchor="_Toc174889669" w:history="1">
        <w:r w:rsidRPr="008B2C3E">
          <w:rPr>
            <w:rStyle w:val="Hyperlink"/>
            <w:noProof/>
          </w:rPr>
          <w:t>Step-by-Step Construction of a Neural Network Model</w:t>
        </w:r>
        <w:r>
          <w:rPr>
            <w:noProof/>
            <w:webHidden/>
          </w:rPr>
          <w:tab/>
        </w:r>
        <w:r>
          <w:rPr>
            <w:noProof/>
            <w:webHidden/>
          </w:rPr>
          <w:fldChar w:fldCharType="begin"/>
        </w:r>
        <w:r>
          <w:rPr>
            <w:noProof/>
            <w:webHidden/>
          </w:rPr>
          <w:instrText xml:space="preserve"> PAGEREF _Toc174889669 \h </w:instrText>
        </w:r>
        <w:r>
          <w:rPr>
            <w:noProof/>
            <w:webHidden/>
          </w:rPr>
        </w:r>
        <w:r>
          <w:rPr>
            <w:noProof/>
            <w:webHidden/>
          </w:rPr>
          <w:fldChar w:fldCharType="separate"/>
        </w:r>
        <w:r>
          <w:rPr>
            <w:noProof/>
            <w:webHidden/>
          </w:rPr>
          <w:t>292</w:t>
        </w:r>
        <w:r>
          <w:rPr>
            <w:noProof/>
            <w:webHidden/>
          </w:rPr>
          <w:fldChar w:fldCharType="end"/>
        </w:r>
      </w:hyperlink>
    </w:p>
    <w:p w14:paraId="19195EBF" w14:textId="1449E417" w:rsidR="00696922" w:rsidRDefault="00696922">
      <w:pPr>
        <w:pStyle w:val="TOC3"/>
        <w:tabs>
          <w:tab w:val="right" w:leader="dot" w:pos="8270"/>
        </w:tabs>
        <w:rPr>
          <w:rFonts w:asciiTheme="minorHAnsi" w:eastAsiaTheme="minorEastAsia" w:hAnsiTheme="minorHAnsi" w:cstheme="minorBidi"/>
          <w:noProof/>
          <w:color w:val="auto"/>
          <w:kern w:val="2"/>
          <w:sz w:val="24"/>
          <w14:ligatures w14:val="standardContextual"/>
        </w:rPr>
      </w:pPr>
      <w:hyperlink w:anchor="_Toc174889670" w:history="1">
        <w:r w:rsidRPr="008B2C3E">
          <w:rPr>
            <w:rStyle w:val="Hyperlink"/>
            <w:noProof/>
          </w:rPr>
          <w:t>Types of Neural Network Models</w:t>
        </w:r>
        <w:r>
          <w:rPr>
            <w:noProof/>
            <w:webHidden/>
          </w:rPr>
          <w:tab/>
        </w:r>
        <w:r>
          <w:rPr>
            <w:noProof/>
            <w:webHidden/>
          </w:rPr>
          <w:fldChar w:fldCharType="begin"/>
        </w:r>
        <w:r>
          <w:rPr>
            <w:noProof/>
            <w:webHidden/>
          </w:rPr>
          <w:instrText xml:space="preserve"> PAGEREF _Toc174889670 \h </w:instrText>
        </w:r>
        <w:r>
          <w:rPr>
            <w:noProof/>
            <w:webHidden/>
          </w:rPr>
        </w:r>
        <w:r>
          <w:rPr>
            <w:noProof/>
            <w:webHidden/>
          </w:rPr>
          <w:fldChar w:fldCharType="separate"/>
        </w:r>
        <w:r>
          <w:rPr>
            <w:noProof/>
            <w:webHidden/>
          </w:rPr>
          <w:t>293</w:t>
        </w:r>
        <w:r>
          <w:rPr>
            <w:noProof/>
            <w:webHidden/>
          </w:rPr>
          <w:fldChar w:fldCharType="end"/>
        </w:r>
      </w:hyperlink>
    </w:p>
    <w:p w14:paraId="7D548B84" w14:textId="6B7511AD" w:rsidR="00696922" w:rsidRDefault="00696922">
      <w:pPr>
        <w:pStyle w:val="TOC3"/>
        <w:tabs>
          <w:tab w:val="right" w:leader="dot" w:pos="8270"/>
        </w:tabs>
        <w:rPr>
          <w:rFonts w:asciiTheme="minorHAnsi" w:eastAsiaTheme="minorEastAsia" w:hAnsiTheme="minorHAnsi" w:cstheme="minorBidi"/>
          <w:noProof/>
          <w:color w:val="auto"/>
          <w:kern w:val="2"/>
          <w:sz w:val="24"/>
          <w14:ligatures w14:val="standardContextual"/>
        </w:rPr>
      </w:pPr>
      <w:hyperlink w:anchor="_Toc174889671" w:history="1">
        <w:r w:rsidRPr="008B2C3E">
          <w:rPr>
            <w:rStyle w:val="Hyperlink"/>
            <w:noProof/>
          </w:rPr>
          <w:t>Comparing Baseline Models to Neural Network Models</w:t>
        </w:r>
        <w:r>
          <w:rPr>
            <w:noProof/>
            <w:webHidden/>
          </w:rPr>
          <w:tab/>
        </w:r>
        <w:r>
          <w:rPr>
            <w:noProof/>
            <w:webHidden/>
          </w:rPr>
          <w:fldChar w:fldCharType="begin"/>
        </w:r>
        <w:r>
          <w:rPr>
            <w:noProof/>
            <w:webHidden/>
          </w:rPr>
          <w:instrText xml:space="preserve"> PAGEREF _Toc174889671 \h </w:instrText>
        </w:r>
        <w:r>
          <w:rPr>
            <w:noProof/>
            <w:webHidden/>
          </w:rPr>
        </w:r>
        <w:r>
          <w:rPr>
            <w:noProof/>
            <w:webHidden/>
          </w:rPr>
          <w:fldChar w:fldCharType="separate"/>
        </w:r>
        <w:r>
          <w:rPr>
            <w:noProof/>
            <w:webHidden/>
          </w:rPr>
          <w:t>294</w:t>
        </w:r>
        <w:r>
          <w:rPr>
            <w:noProof/>
            <w:webHidden/>
          </w:rPr>
          <w:fldChar w:fldCharType="end"/>
        </w:r>
      </w:hyperlink>
    </w:p>
    <w:p w14:paraId="2F7947C2" w14:textId="316CF9FB" w:rsidR="00696922" w:rsidRDefault="00696922">
      <w:pPr>
        <w:pStyle w:val="TOC3"/>
        <w:tabs>
          <w:tab w:val="right" w:leader="dot" w:pos="8270"/>
        </w:tabs>
        <w:rPr>
          <w:rFonts w:asciiTheme="minorHAnsi" w:eastAsiaTheme="minorEastAsia" w:hAnsiTheme="minorHAnsi" w:cstheme="minorBidi"/>
          <w:noProof/>
          <w:color w:val="auto"/>
          <w:kern w:val="2"/>
          <w:sz w:val="24"/>
          <w14:ligatures w14:val="standardContextual"/>
        </w:rPr>
      </w:pPr>
      <w:hyperlink w:anchor="_Toc174889672" w:history="1">
        <w:r w:rsidRPr="008B2C3E">
          <w:rPr>
            <w:rStyle w:val="Hyperlink"/>
            <w:noProof/>
          </w:rPr>
          <w:t>Pros and Cons</w:t>
        </w:r>
        <w:r>
          <w:rPr>
            <w:noProof/>
            <w:webHidden/>
          </w:rPr>
          <w:tab/>
        </w:r>
        <w:r>
          <w:rPr>
            <w:noProof/>
            <w:webHidden/>
          </w:rPr>
          <w:fldChar w:fldCharType="begin"/>
        </w:r>
        <w:r>
          <w:rPr>
            <w:noProof/>
            <w:webHidden/>
          </w:rPr>
          <w:instrText xml:space="preserve"> PAGEREF _Toc174889672 \h </w:instrText>
        </w:r>
        <w:r>
          <w:rPr>
            <w:noProof/>
            <w:webHidden/>
          </w:rPr>
        </w:r>
        <w:r>
          <w:rPr>
            <w:noProof/>
            <w:webHidden/>
          </w:rPr>
          <w:fldChar w:fldCharType="separate"/>
        </w:r>
        <w:r>
          <w:rPr>
            <w:noProof/>
            <w:webHidden/>
          </w:rPr>
          <w:t>294</w:t>
        </w:r>
        <w:r>
          <w:rPr>
            <w:noProof/>
            <w:webHidden/>
          </w:rPr>
          <w:fldChar w:fldCharType="end"/>
        </w:r>
      </w:hyperlink>
    </w:p>
    <w:p w14:paraId="5AC29A3E" w14:textId="5E3FB6B3" w:rsidR="00696922" w:rsidRDefault="00696922">
      <w:pPr>
        <w:pStyle w:val="TOC3"/>
        <w:tabs>
          <w:tab w:val="right" w:leader="dot" w:pos="8270"/>
        </w:tabs>
        <w:rPr>
          <w:rFonts w:asciiTheme="minorHAnsi" w:eastAsiaTheme="minorEastAsia" w:hAnsiTheme="minorHAnsi" w:cstheme="minorBidi"/>
          <w:noProof/>
          <w:color w:val="auto"/>
          <w:kern w:val="2"/>
          <w:sz w:val="24"/>
          <w14:ligatures w14:val="standardContextual"/>
        </w:rPr>
      </w:pPr>
      <w:hyperlink w:anchor="_Toc174889673" w:history="1">
        <w:r w:rsidRPr="008B2C3E">
          <w:rPr>
            <w:rStyle w:val="Hyperlink"/>
            <w:noProof/>
          </w:rPr>
          <w:t>Best Practices for Neural Networks</w:t>
        </w:r>
        <w:r>
          <w:rPr>
            <w:noProof/>
            <w:webHidden/>
          </w:rPr>
          <w:tab/>
        </w:r>
        <w:r>
          <w:rPr>
            <w:noProof/>
            <w:webHidden/>
          </w:rPr>
          <w:fldChar w:fldCharType="begin"/>
        </w:r>
        <w:r>
          <w:rPr>
            <w:noProof/>
            <w:webHidden/>
          </w:rPr>
          <w:instrText xml:space="preserve"> PAGEREF _Toc174889673 \h </w:instrText>
        </w:r>
        <w:r>
          <w:rPr>
            <w:noProof/>
            <w:webHidden/>
          </w:rPr>
        </w:r>
        <w:r>
          <w:rPr>
            <w:noProof/>
            <w:webHidden/>
          </w:rPr>
          <w:fldChar w:fldCharType="separate"/>
        </w:r>
        <w:r>
          <w:rPr>
            <w:noProof/>
            <w:webHidden/>
          </w:rPr>
          <w:t>296</w:t>
        </w:r>
        <w:r>
          <w:rPr>
            <w:noProof/>
            <w:webHidden/>
          </w:rPr>
          <w:fldChar w:fldCharType="end"/>
        </w:r>
      </w:hyperlink>
    </w:p>
    <w:p w14:paraId="76A42246" w14:textId="202BD9FA" w:rsidR="00696922" w:rsidRDefault="00696922">
      <w:pPr>
        <w:pStyle w:val="TOC3"/>
        <w:tabs>
          <w:tab w:val="right" w:leader="dot" w:pos="8270"/>
        </w:tabs>
        <w:rPr>
          <w:rFonts w:asciiTheme="minorHAnsi" w:eastAsiaTheme="minorEastAsia" w:hAnsiTheme="minorHAnsi" w:cstheme="minorBidi"/>
          <w:noProof/>
          <w:color w:val="auto"/>
          <w:kern w:val="2"/>
          <w:sz w:val="24"/>
          <w14:ligatures w14:val="standardContextual"/>
        </w:rPr>
      </w:pPr>
      <w:hyperlink w:anchor="_Toc174889674" w:history="1">
        <w:r w:rsidRPr="008B2C3E">
          <w:rPr>
            <w:rStyle w:val="Hyperlink"/>
            <w:noProof/>
          </w:rPr>
          <w:t>Issues to Address in Neural Network Development</w:t>
        </w:r>
        <w:r>
          <w:rPr>
            <w:noProof/>
            <w:webHidden/>
          </w:rPr>
          <w:tab/>
        </w:r>
        <w:r>
          <w:rPr>
            <w:noProof/>
            <w:webHidden/>
          </w:rPr>
          <w:fldChar w:fldCharType="begin"/>
        </w:r>
        <w:r>
          <w:rPr>
            <w:noProof/>
            <w:webHidden/>
          </w:rPr>
          <w:instrText xml:space="preserve"> PAGEREF _Toc174889674 \h </w:instrText>
        </w:r>
        <w:r>
          <w:rPr>
            <w:noProof/>
            <w:webHidden/>
          </w:rPr>
        </w:r>
        <w:r>
          <w:rPr>
            <w:noProof/>
            <w:webHidden/>
          </w:rPr>
          <w:fldChar w:fldCharType="separate"/>
        </w:r>
        <w:r>
          <w:rPr>
            <w:noProof/>
            <w:webHidden/>
          </w:rPr>
          <w:t>296</w:t>
        </w:r>
        <w:r>
          <w:rPr>
            <w:noProof/>
            <w:webHidden/>
          </w:rPr>
          <w:fldChar w:fldCharType="end"/>
        </w:r>
      </w:hyperlink>
    </w:p>
    <w:p w14:paraId="11C3CAE6" w14:textId="5D7A5DCB" w:rsidR="00696922" w:rsidRDefault="00696922">
      <w:pPr>
        <w:pStyle w:val="TOC1"/>
        <w:rPr>
          <w:rFonts w:asciiTheme="minorHAnsi" w:eastAsiaTheme="minorEastAsia" w:hAnsiTheme="minorHAnsi" w:cstheme="minorBidi"/>
          <w:kern w:val="2"/>
          <w:sz w:val="24"/>
          <w14:ligatures w14:val="standardContextual"/>
        </w:rPr>
      </w:pPr>
      <w:hyperlink w:anchor="_Toc174889675" w:history="1">
        <w:r w:rsidRPr="008B2C3E">
          <w:rPr>
            <w:rStyle w:val="Hyperlink"/>
          </w:rPr>
          <w:t>Chapter 7 Summary:  Predictive Modeling Part III – Advanced Techniques</w:t>
        </w:r>
        <w:r>
          <w:rPr>
            <w:webHidden/>
          </w:rPr>
          <w:tab/>
        </w:r>
        <w:r>
          <w:rPr>
            <w:webHidden/>
          </w:rPr>
          <w:fldChar w:fldCharType="begin"/>
        </w:r>
        <w:r>
          <w:rPr>
            <w:webHidden/>
          </w:rPr>
          <w:instrText xml:space="preserve"> PAGEREF _Toc174889675 \h </w:instrText>
        </w:r>
        <w:r>
          <w:rPr>
            <w:webHidden/>
          </w:rPr>
        </w:r>
        <w:r>
          <w:rPr>
            <w:webHidden/>
          </w:rPr>
          <w:fldChar w:fldCharType="separate"/>
        </w:r>
        <w:r>
          <w:rPr>
            <w:webHidden/>
          </w:rPr>
          <w:t>311</w:t>
        </w:r>
        <w:r>
          <w:rPr>
            <w:webHidden/>
          </w:rPr>
          <w:fldChar w:fldCharType="end"/>
        </w:r>
      </w:hyperlink>
    </w:p>
    <w:p w14:paraId="1F4B8996" w14:textId="69BC94C5" w:rsidR="00696922" w:rsidRDefault="00696922">
      <w:pPr>
        <w:pStyle w:val="TOC1"/>
        <w:rPr>
          <w:rFonts w:asciiTheme="minorHAnsi" w:eastAsiaTheme="minorEastAsia" w:hAnsiTheme="minorHAnsi" w:cstheme="minorBidi"/>
          <w:kern w:val="2"/>
          <w:sz w:val="24"/>
          <w14:ligatures w14:val="standardContextual"/>
        </w:rPr>
      </w:pPr>
      <w:hyperlink w:anchor="_Toc174889676" w:history="1">
        <w:r w:rsidRPr="008B2C3E">
          <w:rPr>
            <w:rStyle w:val="Hyperlink"/>
          </w:rPr>
          <w:t>Chapter 7 Quiz</w:t>
        </w:r>
        <w:r>
          <w:rPr>
            <w:webHidden/>
          </w:rPr>
          <w:tab/>
        </w:r>
        <w:r>
          <w:rPr>
            <w:webHidden/>
          </w:rPr>
          <w:fldChar w:fldCharType="begin"/>
        </w:r>
        <w:r>
          <w:rPr>
            <w:webHidden/>
          </w:rPr>
          <w:instrText xml:space="preserve"> PAGEREF _Toc174889676 \h </w:instrText>
        </w:r>
        <w:r>
          <w:rPr>
            <w:webHidden/>
          </w:rPr>
        </w:r>
        <w:r>
          <w:rPr>
            <w:webHidden/>
          </w:rPr>
          <w:fldChar w:fldCharType="separate"/>
        </w:r>
        <w:r>
          <w:rPr>
            <w:webHidden/>
          </w:rPr>
          <w:t>314</w:t>
        </w:r>
        <w:r>
          <w:rPr>
            <w:webHidden/>
          </w:rPr>
          <w:fldChar w:fldCharType="end"/>
        </w:r>
      </w:hyperlink>
    </w:p>
    <w:p w14:paraId="2FEA0387" w14:textId="349DFB1D" w:rsidR="00696922" w:rsidRDefault="00696922">
      <w:pPr>
        <w:pStyle w:val="TOC1"/>
        <w:rPr>
          <w:rFonts w:asciiTheme="minorHAnsi" w:eastAsiaTheme="minorEastAsia" w:hAnsiTheme="minorHAnsi" w:cstheme="minorBidi"/>
          <w:kern w:val="2"/>
          <w:sz w:val="24"/>
          <w14:ligatures w14:val="standardContextual"/>
        </w:rPr>
      </w:pPr>
      <w:hyperlink w:anchor="_Toc174889677" w:history="1">
        <w:r w:rsidRPr="008B2C3E">
          <w:rPr>
            <w:rStyle w:val="Hyperlink"/>
          </w:rPr>
          <w:t>Chapter 7 Cheat Sheet</w:t>
        </w:r>
        <w:r>
          <w:rPr>
            <w:webHidden/>
          </w:rPr>
          <w:tab/>
        </w:r>
        <w:r>
          <w:rPr>
            <w:webHidden/>
          </w:rPr>
          <w:fldChar w:fldCharType="begin"/>
        </w:r>
        <w:r>
          <w:rPr>
            <w:webHidden/>
          </w:rPr>
          <w:instrText xml:space="preserve"> PAGEREF _Toc174889677 \h </w:instrText>
        </w:r>
        <w:r>
          <w:rPr>
            <w:webHidden/>
          </w:rPr>
        </w:r>
        <w:r>
          <w:rPr>
            <w:webHidden/>
          </w:rPr>
          <w:fldChar w:fldCharType="separate"/>
        </w:r>
        <w:r>
          <w:rPr>
            <w:webHidden/>
          </w:rPr>
          <w:t>316</w:t>
        </w:r>
        <w:r>
          <w:rPr>
            <w:webHidden/>
          </w:rPr>
          <w:fldChar w:fldCharType="end"/>
        </w:r>
      </w:hyperlink>
    </w:p>
    <w:p w14:paraId="3F96292F" w14:textId="457AA268" w:rsidR="00696922" w:rsidRDefault="00696922">
      <w:pPr>
        <w:pStyle w:val="TOC1"/>
        <w:rPr>
          <w:rFonts w:asciiTheme="minorHAnsi" w:eastAsiaTheme="minorEastAsia" w:hAnsiTheme="minorHAnsi" w:cstheme="minorBidi"/>
          <w:kern w:val="2"/>
          <w:sz w:val="24"/>
          <w14:ligatures w14:val="standardContextual"/>
        </w:rPr>
      </w:pPr>
      <w:hyperlink w:anchor="_Toc174889678" w:history="1">
        <w:r w:rsidRPr="008B2C3E">
          <w:rPr>
            <w:rStyle w:val="Hyperlink"/>
          </w:rPr>
          <w:t>Chapter 8:  Language Fusion: Integrating Python, R, and SAS</w:t>
        </w:r>
        <w:r>
          <w:rPr>
            <w:webHidden/>
          </w:rPr>
          <w:tab/>
        </w:r>
        <w:r>
          <w:rPr>
            <w:webHidden/>
          </w:rPr>
          <w:fldChar w:fldCharType="begin"/>
        </w:r>
        <w:r>
          <w:rPr>
            <w:webHidden/>
          </w:rPr>
          <w:instrText xml:space="preserve"> PAGEREF _Toc174889678 \h </w:instrText>
        </w:r>
        <w:r>
          <w:rPr>
            <w:webHidden/>
          </w:rPr>
        </w:r>
        <w:r>
          <w:rPr>
            <w:webHidden/>
          </w:rPr>
          <w:fldChar w:fldCharType="separate"/>
        </w:r>
        <w:r>
          <w:rPr>
            <w:webHidden/>
          </w:rPr>
          <w:t>319</w:t>
        </w:r>
        <w:r>
          <w:rPr>
            <w:webHidden/>
          </w:rPr>
          <w:fldChar w:fldCharType="end"/>
        </w:r>
      </w:hyperlink>
    </w:p>
    <w:p w14:paraId="7EB6D36D" w14:textId="6B466672" w:rsidR="00696922" w:rsidRDefault="00696922">
      <w:pPr>
        <w:pStyle w:val="TOC1"/>
        <w:rPr>
          <w:rFonts w:asciiTheme="minorHAnsi" w:eastAsiaTheme="minorEastAsia" w:hAnsiTheme="minorHAnsi" w:cstheme="minorBidi"/>
          <w:kern w:val="2"/>
          <w:sz w:val="24"/>
          <w14:ligatures w14:val="standardContextual"/>
        </w:rPr>
      </w:pPr>
      <w:hyperlink w:anchor="_Toc174889679" w:history="1">
        <w:r w:rsidRPr="008B2C3E">
          <w:rPr>
            <w:rStyle w:val="Hyperlink"/>
          </w:rPr>
          <w:t>Overview</w:t>
        </w:r>
        <w:r>
          <w:rPr>
            <w:webHidden/>
          </w:rPr>
          <w:tab/>
        </w:r>
        <w:r>
          <w:rPr>
            <w:webHidden/>
          </w:rPr>
          <w:fldChar w:fldCharType="begin"/>
        </w:r>
        <w:r>
          <w:rPr>
            <w:webHidden/>
          </w:rPr>
          <w:instrText xml:space="preserve"> PAGEREF _Toc174889679 \h </w:instrText>
        </w:r>
        <w:r>
          <w:rPr>
            <w:webHidden/>
          </w:rPr>
        </w:r>
        <w:r>
          <w:rPr>
            <w:webHidden/>
          </w:rPr>
          <w:fldChar w:fldCharType="separate"/>
        </w:r>
        <w:r>
          <w:rPr>
            <w:webHidden/>
          </w:rPr>
          <w:t>319</w:t>
        </w:r>
        <w:r>
          <w:rPr>
            <w:webHidden/>
          </w:rPr>
          <w:fldChar w:fldCharType="end"/>
        </w:r>
      </w:hyperlink>
    </w:p>
    <w:p w14:paraId="46D9F741" w14:textId="1A5A386B" w:rsidR="00696922" w:rsidRDefault="00696922">
      <w:pPr>
        <w:pStyle w:val="TOC1"/>
        <w:rPr>
          <w:rFonts w:asciiTheme="minorHAnsi" w:eastAsiaTheme="minorEastAsia" w:hAnsiTheme="minorHAnsi" w:cstheme="minorBidi"/>
          <w:kern w:val="2"/>
          <w:sz w:val="24"/>
          <w14:ligatures w14:val="standardContextual"/>
        </w:rPr>
      </w:pPr>
      <w:hyperlink w:anchor="_Toc174889680" w:history="1">
        <w:r w:rsidRPr="008B2C3E">
          <w:rPr>
            <w:rStyle w:val="Hyperlink"/>
          </w:rPr>
          <w:t>Python Spyder IDE</w:t>
        </w:r>
        <w:r>
          <w:rPr>
            <w:webHidden/>
          </w:rPr>
          <w:tab/>
        </w:r>
        <w:r>
          <w:rPr>
            <w:webHidden/>
          </w:rPr>
          <w:fldChar w:fldCharType="begin"/>
        </w:r>
        <w:r>
          <w:rPr>
            <w:webHidden/>
          </w:rPr>
          <w:instrText xml:space="preserve"> PAGEREF _Toc174889680 \h </w:instrText>
        </w:r>
        <w:r>
          <w:rPr>
            <w:webHidden/>
          </w:rPr>
        </w:r>
        <w:r>
          <w:rPr>
            <w:webHidden/>
          </w:rPr>
          <w:fldChar w:fldCharType="separate"/>
        </w:r>
        <w:r>
          <w:rPr>
            <w:webHidden/>
          </w:rPr>
          <w:t>319</w:t>
        </w:r>
        <w:r>
          <w:rPr>
            <w:webHidden/>
          </w:rPr>
          <w:fldChar w:fldCharType="end"/>
        </w:r>
      </w:hyperlink>
    </w:p>
    <w:p w14:paraId="32EF5FCA" w14:textId="61019FD8" w:rsidR="00696922" w:rsidRDefault="00696922">
      <w:pPr>
        <w:pStyle w:val="TOC2"/>
        <w:rPr>
          <w:rFonts w:asciiTheme="minorHAnsi" w:eastAsiaTheme="minorEastAsia" w:hAnsiTheme="minorHAnsi" w:cstheme="minorBidi"/>
          <w:b w:val="0"/>
          <w:kern w:val="2"/>
          <w:sz w:val="24"/>
          <w14:ligatures w14:val="standardContextual"/>
        </w:rPr>
      </w:pPr>
      <w:hyperlink w:anchor="_Toc174889681" w:history="1">
        <w:r w:rsidRPr="008B2C3E">
          <w:rPr>
            <w:rStyle w:val="Hyperlink"/>
          </w:rPr>
          <w:t>Running R Code in Python Spyder</w:t>
        </w:r>
        <w:r>
          <w:rPr>
            <w:webHidden/>
          </w:rPr>
          <w:tab/>
        </w:r>
        <w:r>
          <w:rPr>
            <w:webHidden/>
          </w:rPr>
          <w:fldChar w:fldCharType="begin"/>
        </w:r>
        <w:r>
          <w:rPr>
            <w:webHidden/>
          </w:rPr>
          <w:instrText xml:space="preserve"> PAGEREF _Toc174889681 \h </w:instrText>
        </w:r>
        <w:r>
          <w:rPr>
            <w:webHidden/>
          </w:rPr>
        </w:r>
        <w:r>
          <w:rPr>
            <w:webHidden/>
          </w:rPr>
          <w:fldChar w:fldCharType="separate"/>
        </w:r>
        <w:r>
          <w:rPr>
            <w:webHidden/>
          </w:rPr>
          <w:t>320</w:t>
        </w:r>
        <w:r>
          <w:rPr>
            <w:webHidden/>
          </w:rPr>
          <w:fldChar w:fldCharType="end"/>
        </w:r>
      </w:hyperlink>
    </w:p>
    <w:p w14:paraId="243AA6CB" w14:textId="3985D053" w:rsidR="00696922" w:rsidRDefault="00696922">
      <w:pPr>
        <w:pStyle w:val="TOC2"/>
        <w:rPr>
          <w:rFonts w:asciiTheme="minorHAnsi" w:eastAsiaTheme="minorEastAsia" w:hAnsiTheme="minorHAnsi" w:cstheme="minorBidi"/>
          <w:b w:val="0"/>
          <w:kern w:val="2"/>
          <w:sz w:val="24"/>
          <w14:ligatures w14:val="standardContextual"/>
        </w:rPr>
      </w:pPr>
      <w:hyperlink w:anchor="_Toc174889682" w:history="1">
        <w:r w:rsidRPr="008B2C3E">
          <w:rPr>
            <w:rStyle w:val="Hyperlink"/>
          </w:rPr>
          <w:t>Using R Libraries</w:t>
        </w:r>
        <w:r>
          <w:rPr>
            <w:webHidden/>
          </w:rPr>
          <w:tab/>
        </w:r>
        <w:r>
          <w:rPr>
            <w:webHidden/>
          </w:rPr>
          <w:fldChar w:fldCharType="begin"/>
        </w:r>
        <w:r>
          <w:rPr>
            <w:webHidden/>
          </w:rPr>
          <w:instrText xml:space="preserve"> PAGEREF _Toc174889682 \h </w:instrText>
        </w:r>
        <w:r>
          <w:rPr>
            <w:webHidden/>
          </w:rPr>
        </w:r>
        <w:r>
          <w:rPr>
            <w:webHidden/>
          </w:rPr>
          <w:fldChar w:fldCharType="separate"/>
        </w:r>
        <w:r>
          <w:rPr>
            <w:webHidden/>
          </w:rPr>
          <w:t>322</w:t>
        </w:r>
        <w:r>
          <w:rPr>
            <w:webHidden/>
          </w:rPr>
          <w:fldChar w:fldCharType="end"/>
        </w:r>
      </w:hyperlink>
    </w:p>
    <w:p w14:paraId="791D8E7D" w14:textId="486C3B5C" w:rsidR="00696922" w:rsidRDefault="00696922">
      <w:pPr>
        <w:pStyle w:val="TOC2"/>
        <w:rPr>
          <w:rFonts w:asciiTheme="minorHAnsi" w:eastAsiaTheme="minorEastAsia" w:hAnsiTheme="minorHAnsi" w:cstheme="minorBidi"/>
          <w:b w:val="0"/>
          <w:kern w:val="2"/>
          <w:sz w:val="24"/>
          <w14:ligatures w14:val="standardContextual"/>
        </w:rPr>
      </w:pPr>
      <w:hyperlink w:anchor="_Toc174889683" w:history="1">
        <w:r w:rsidRPr="008B2C3E">
          <w:rPr>
            <w:rStyle w:val="Hyperlink"/>
          </w:rPr>
          <w:t>Subprocess Module</w:t>
        </w:r>
        <w:r>
          <w:rPr>
            <w:webHidden/>
          </w:rPr>
          <w:tab/>
        </w:r>
        <w:r>
          <w:rPr>
            <w:webHidden/>
          </w:rPr>
          <w:fldChar w:fldCharType="begin"/>
        </w:r>
        <w:r>
          <w:rPr>
            <w:webHidden/>
          </w:rPr>
          <w:instrText xml:space="preserve"> PAGEREF _Toc174889683 \h </w:instrText>
        </w:r>
        <w:r>
          <w:rPr>
            <w:webHidden/>
          </w:rPr>
        </w:r>
        <w:r>
          <w:rPr>
            <w:webHidden/>
          </w:rPr>
          <w:fldChar w:fldCharType="separate"/>
        </w:r>
        <w:r>
          <w:rPr>
            <w:webHidden/>
          </w:rPr>
          <w:t>322</w:t>
        </w:r>
        <w:r>
          <w:rPr>
            <w:webHidden/>
          </w:rPr>
          <w:fldChar w:fldCharType="end"/>
        </w:r>
      </w:hyperlink>
    </w:p>
    <w:p w14:paraId="7DF03BF4" w14:textId="7DEFCDCF" w:rsidR="00696922" w:rsidRDefault="00696922">
      <w:pPr>
        <w:pStyle w:val="TOC2"/>
        <w:rPr>
          <w:rFonts w:asciiTheme="minorHAnsi" w:eastAsiaTheme="minorEastAsia" w:hAnsiTheme="minorHAnsi" w:cstheme="minorBidi"/>
          <w:b w:val="0"/>
          <w:kern w:val="2"/>
          <w:sz w:val="24"/>
          <w14:ligatures w14:val="standardContextual"/>
        </w:rPr>
      </w:pPr>
      <w:hyperlink w:anchor="_Toc174889684" w:history="1">
        <w:r w:rsidRPr="008B2C3E">
          <w:rPr>
            <w:rStyle w:val="Hyperlink"/>
          </w:rPr>
          <w:t>Jupyter Notebook R Implementation</w:t>
        </w:r>
        <w:r>
          <w:rPr>
            <w:webHidden/>
          </w:rPr>
          <w:tab/>
        </w:r>
        <w:r>
          <w:rPr>
            <w:webHidden/>
          </w:rPr>
          <w:fldChar w:fldCharType="begin"/>
        </w:r>
        <w:r>
          <w:rPr>
            <w:webHidden/>
          </w:rPr>
          <w:instrText xml:space="preserve"> PAGEREF _Toc174889684 \h </w:instrText>
        </w:r>
        <w:r>
          <w:rPr>
            <w:webHidden/>
          </w:rPr>
        </w:r>
        <w:r>
          <w:rPr>
            <w:webHidden/>
          </w:rPr>
          <w:fldChar w:fldCharType="separate"/>
        </w:r>
        <w:r>
          <w:rPr>
            <w:webHidden/>
          </w:rPr>
          <w:t>324</w:t>
        </w:r>
        <w:r>
          <w:rPr>
            <w:webHidden/>
          </w:rPr>
          <w:fldChar w:fldCharType="end"/>
        </w:r>
      </w:hyperlink>
    </w:p>
    <w:p w14:paraId="04390B3C" w14:textId="5801C1A9" w:rsidR="00696922" w:rsidRDefault="00696922">
      <w:pPr>
        <w:pStyle w:val="TOC1"/>
        <w:rPr>
          <w:rFonts w:asciiTheme="minorHAnsi" w:eastAsiaTheme="minorEastAsia" w:hAnsiTheme="minorHAnsi" w:cstheme="minorBidi"/>
          <w:kern w:val="2"/>
          <w:sz w:val="24"/>
          <w14:ligatures w14:val="standardContextual"/>
        </w:rPr>
      </w:pPr>
      <w:hyperlink w:anchor="_Toc174889685" w:history="1">
        <w:r w:rsidRPr="008B2C3E">
          <w:rPr>
            <w:rStyle w:val="Hyperlink"/>
          </w:rPr>
          <w:t>Running SAS Code in Python Spyder</w:t>
        </w:r>
        <w:r>
          <w:rPr>
            <w:webHidden/>
          </w:rPr>
          <w:tab/>
        </w:r>
        <w:r>
          <w:rPr>
            <w:webHidden/>
          </w:rPr>
          <w:fldChar w:fldCharType="begin"/>
        </w:r>
        <w:r>
          <w:rPr>
            <w:webHidden/>
          </w:rPr>
          <w:instrText xml:space="preserve"> PAGEREF _Toc174889685 \h </w:instrText>
        </w:r>
        <w:r>
          <w:rPr>
            <w:webHidden/>
          </w:rPr>
        </w:r>
        <w:r>
          <w:rPr>
            <w:webHidden/>
          </w:rPr>
          <w:fldChar w:fldCharType="separate"/>
        </w:r>
        <w:r>
          <w:rPr>
            <w:webHidden/>
          </w:rPr>
          <w:t>326</w:t>
        </w:r>
        <w:r>
          <w:rPr>
            <w:webHidden/>
          </w:rPr>
          <w:fldChar w:fldCharType="end"/>
        </w:r>
      </w:hyperlink>
    </w:p>
    <w:p w14:paraId="1B70BF8F" w14:textId="4B872C5B" w:rsidR="00696922" w:rsidRDefault="00696922">
      <w:pPr>
        <w:pStyle w:val="TOC3"/>
        <w:tabs>
          <w:tab w:val="right" w:leader="dot" w:pos="8270"/>
        </w:tabs>
        <w:rPr>
          <w:rFonts w:asciiTheme="minorHAnsi" w:eastAsiaTheme="minorEastAsia" w:hAnsiTheme="minorHAnsi" w:cstheme="minorBidi"/>
          <w:noProof/>
          <w:color w:val="auto"/>
          <w:kern w:val="2"/>
          <w:sz w:val="24"/>
          <w14:ligatures w14:val="standardContextual"/>
        </w:rPr>
      </w:pPr>
      <w:hyperlink w:anchor="_Toc174889686" w:history="1">
        <w:r w:rsidRPr="008B2C3E">
          <w:rPr>
            <w:rStyle w:val="Hyperlink"/>
            <w:noProof/>
          </w:rPr>
          <w:t>Method 1: Using the `subprocess` Module</w:t>
        </w:r>
        <w:r>
          <w:rPr>
            <w:noProof/>
            <w:webHidden/>
          </w:rPr>
          <w:tab/>
        </w:r>
        <w:r>
          <w:rPr>
            <w:noProof/>
            <w:webHidden/>
          </w:rPr>
          <w:fldChar w:fldCharType="begin"/>
        </w:r>
        <w:r>
          <w:rPr>
            <w:noProof/>
            <w:webHidden/>
          </w:rPr>
          <w:instrText xml:space="preserve"> PAGEREF _Toc174889686 \h </w:instrText>
        </w:r>
        <w:r>
          <w:rPr>
            <w:noProof/>
            <w:webHidden/>
          </w:rPr>
        </w:r>
        <w:r>
          <w:rPr>
            <w:noProof/>
            <w:webHidden/>
          </w:rPr>
          <w:fldChar w:fldCharType="separate"/>
        </w:r>
        <w:r>
          <w:rPr>
            <w:noProof/>
            <w:webHidden/>
          </w:rPr>
          <w:t>326</w:t>
        </w:r>
        <w:r>
          <w:rPr>
            <w:noProof/>
            <w:webHidden/>
          </w:rPr>
          <w:fldChar w:fldCharType="end"/>
        </w:r>
      </w:hyperlink>
    </w:p>
    <w:p w14:paraId="4F71A4B8" w14:textId="25120639" w:rsidR="00696922" w:rsidRDefault="00696922">
      <w:pPr>
        <w:pStyle w:val="TOC3"/>
        <w:tabs>
          <w:tab w:val="right" w:leader="dot" w:pos="8270"/>
        </w:tabs>
        <w:rPr>
          <w:rFonts w:asciiTheme="minorHAnsi" w:eastAsiaTheme="minorEastAsia" w:hAnsiTheme="minorHAnsi" w:cstheme="minorBidi"/>
          <w:noProof/>
          <w:color w:val="auto"/>
          <w:kern w:val="2"/>
          <w:sz w:val="24"/>
          <w14:ligatures w14:val="standardContextual"/>
        </w:rPr>
      </w:pPr>
      <w:hyperlink w:anchor="_Toc174889687" w:history="1">
        <w:r w:rsidRPr="008B2C3E">
          <w:rPr>
            <w:rStyle w:val="Hyperlink"/>
            <w:noProof/>
          </w:rPr>
          <w:t>Method 2: Using SAS Kernel for Jupyter</w:t>
        </w:r>
        <w:r>
          <w:rPr>
            <w:noProof/>
            <w:webHidden/>
          </w:rPr>
          <w:tab/>
        </w:r>
        <w:r>
          <w:rPr>
            <w:noProof/>
            <w:webHidden/>
          </w:rPr>
          <w:fldChar w:fldCharType="begin"/>
        </w:r>
        <w:r>
          <w:rPr>
            <w:noProof/>
            <w:webHidden/>
          </w:rPr>
          <w:instrText xml:space="preserve"> PAGEREF _Toc174889687 \h </w:instrText>
        </w:r>
        <w:r>
          <w:rPr>
            <w:noProof/>
            <w:webHidden/>
          </w:rPr>
        </w:r>
        <w:r>
          <w:rPr>
            <w:noProof/>
            <w:webHidden/>
          </w:rPr>
          <w:fldChar w:fldCharType="separate"/>
        </w:r>
        <w:r>
          <w:rPr>
            <w:noProof/>
            <w:webHidden/>
          </w:rPr>
          <w:t>327</w:t>
        </w:r>
        <w:r>
          <w:rPr>
            <w:noProof/>
            <w:webHidden/>
          </w:rPr>
          <w:fldChar w:fldCharType="end"/>
        </w:r>
      </w:hyperlink>
    </w:p>
    <w:p w14:paraId="55C90387" w14:textId="3C513D7E" w:rsidR="00696922" w:rsidRDefault="00696922">
      <w:pPr>
        <w:pStyle w:val="TOC3"/>
        <w:tabs>
          <w:tab w:val="right" w:leader="dot" w:pos="8270"/>
        </w:tabs>
        <w:rPr>
          <w:rFonts w:asciiTheme="minorHAnsi" w:eastAsiaTheme="minorEastAsia" w:hAnsiTheme="minorHAnsi" w:cstheme="minorBidi"/>
          <w:noProof/>
          <w:color w:val="auto"/>
          <w:kern w:val="2"/>
          <w:sz w:val="24"/>
          <w14:ligatures w14:val="standardContextual"/>
        </w:rPr>
      </w:pPr>
      <w:hyperlink w:anchor="_Toc174889688" w:history="1">
        <w:r w:rsidRPr="008B2C3E">
          <w:rPr>
            <w:rStyle w:val="Hyperlink"/>
            <w:noProof/>
          </w:rPr>
          <w:t>Method 3: Using SASpy</w:t>
        </w:r>
        <w:r>
          <w:rPr>
            <w:noProof/>
            <w:webHidden/>
          </w:rPr>
          <w:tab/>
        </w:r>
        <w:r>
          <w:rPr>
            <w:noProof/>
            <w:webHidden/>
          </w:rPr>
          <w:fldChar w:fldCharType="begin"/>
        </w:r>
        <w:r>
          <w:rPr>
            <w:noProof/>
            <w:webHidden/>
          </w:rPr>
          <w:instrText xml:space="preserve"> PAGEREF _Toc174889688 \h </w:instrText>
        </w:r>
        <w:r>
          <w:rPr>
            <w:noProof/>
            <w:webHidden/>
          </w:rPr>
        </w:r>
        <w:r>
          <w:rPr>
            <w:noProof/>
            <w:webHidden/>
          </w:rPr>
          <w:fldChar w:fldCharType="separate"/>
        </w:r>
        <w:r>
          <w:rPr>
            <w:noProof/>
            <w:webHidden/>
          </w:rPr>
          <w:t>329</w:t>
        </w:r>
        <w:r>
          <w:rPr>
            <w:noProof/>
            <w:webHidden/>
          </w:rPr>
          <w:fldChar w:fldCharType="end"/>
        </w:r>
      </w:hyperlink>
    </w:p>
    <w:p w14:paraId="1B994656" w14:textId="10A4A6C9" w:rsidR="00696922" w:rsidRDefault="00696922">
      <w:pPr>
        <w:pStyle w:val="TOC1"/>
        <w:rPr>
          <w:rFonts w:asciiTheme="minorHAnsi" w:eastAsiaTheme="minorEastAsia" w:hAnsiTheme="minorHAnsi" w:cstheme="minorBidi"/>
          <w:kern w:val="2"/>
          <w:sz w:val="24"/>
          <w14:ligatures w14:val="standardContextual"/>
        </w:rPr>
      </w:pPr>
      <w:hyperlink w:anchor="_Toc174889689" w:history="1">
        <w:r w:rsidRPr="008B2C3E">
          <w:rPr>
            <w:rStyle w:val="Hyperlink"/>
          </w:rPr>
          <w:t>RStudio IDE: A Hub for Multilingual Data Science</w:t>
        </w:r>
        <w:r>
          <w:rPr>
            <w:webHidden/>
          </w:rPr>
          <w:tab/>
        </w:r>
        <w:r>
          <w:rPr>
            <w:webHidden/>
          </w:rPr>
          <w:fldChar w:fldCharType="begin"/>
        </w:r>
        <w:r>
          <w:rPr>
            <w:webHidden/>
          </w:rPr>
          <w:instrText xml:space="preserve"> PAGEREF _Toc174889689 \h </w:instrText>
        </w:r>
        <w:r>
          <w:rPr>
            <w:webHidden/>
          </w:rPr>
        </w:r>
        <w:r>
          <w:rPr>
            <w:webHidden/>
          </w:rPr>
          <w:fldChar w:fldCharType="separate"/>
        </w:r>
        <w:r>
          <w:rPr>
            <w:webHidden/>
          </w:rPr>
          <w:t>331</w:t>
        </w:r>
        <w:r>
          <w:rPr>
            <w:webHidden/>
          </w:rPr>
          <w:fldChar w:fldCharType="end"/>
        </w:r>
      </w:hyperlink>
    </w:p>
    <w:p w14:paraId="622C011F" w14:textId="2DF215E4" w:rsidR="00696922" w:rsidRDefault="00696922">
      <w:pPr>
        <w:pStyle w:val="TOC2"/>
        <w:rPr>
          <w:rFonts w:asciiTheme="minorHAnsi" w:eastAsiaTheme="minorEastAsia" w:hAnsiTheme="minorHAnsi" w:cstheme="minorBidi"/>
          <w:b w:val="0"/>
          <w:kern w:val="2"/>
          <w:sz w:val="24"/>
          <w14:ligatures w14:val="standardContextual"/>
        </w:rPr>
      </w:pPr>
      <w:hyperlink w:anchor="_Toc174889690" w:history="1">
        <w:r w:rsidRPr="008B2C3E">
          <w:rPr>
            <w:rStyle w:val="Hyperlink"/>
          </w:rPr>
          <w:t>Implementing Python in RStudio</w:t>
        </w:r>
        <w:r>
          <w:rPr>
            <w:webHidden/>
          </w:rPr>
          <w:tab/>
        </w:r>
        <w:r>
          <w:rPr>
            <w:webHidden/>
          </w:rPr>
          <w:fldChar w:fldCharType="begin"/>
        </w:r>
        <w:r>
          <w:rPr>
            <w:webHidden/>
          </w:rPr>
          <w:instrText xml:space="preserve"> PAGEREF _Toc174889690 \h </w:instrText>
        </w:r>
        <w:r>
          <w:rPr>
            <w:webHidden/>
          </w:rPr>
        </w:r>
        <w:r>
          <w:rPr>
            <w:webHidden/>
          </w:rPr>
          <w:fldChar w:fldCharType="separate"/>
        </w:r>
        <w:r>
          <w:rPr>
            <w:webHidden/>
          </w:rPr>
          <w:t>331</w:t>
        </w:r>
        <w:r>
          <w:rPr>
            <w:webHidden/>
          </w:rPr>
          <w:fldChar w:fldCharType="end"/>
        </w:r>
      </w:hyperlink>
    </w:p>
    <w:p w14:paraId="4D33DEB9" w14:textId="2F9A4592" w:rsidR="00696922" w:rsidRDefault="00696922">
      <w:pPr>
        <w:pStyle w:val="TOC3"/>
        <w:tabs>
          <w:tab w:val="right" w:leader="dot" w:pos="8270"/>
        </w:tabs>
        <w:rPr>
          <w:rFonts w:asciiTheme="minorHAnsi" w:eastAsiaTheme="minorEastAsia" w:hAnsiTheme="minorHAnsi" w:cstheme="minorBidi"/>
          <w:noProof/>
          <w:color w:val="auto"/>
          <w:kern w:val="2"/>
          <w:sz w:val="24"/>
          <w14:ligatures w14:val="standardContextual"/>
        </w:rPr>
      </w:pPr>
      <w:hyperlink w:anchor="_Toc174889691" w:history="1">
        <w:r w:rsidRPr="008B2C3E">
          <w:rPr>
            <w:rStyle w:val="Hyperlink"/>
            <w:noProof/>
          </w:rPr>
          <w:t>Method 1: Using Reticulate for Python Integration</w:t>
        </w:r>
        <w:r>
          <w:rPr>
            <w:noProof/>
            <w:webHidden/>
          </w:rPr>
          <w:tab/>
        </w:r>
        <w:r>
          <w:rPr>
            <w:noProof/>
            <w:webHidden/>
          </w:rPr>
          <w:fldChar w:fldCharType="begin"/>
        </w:r>
        <w:r>
          <w:rPr>
            <w:noProof/>
            <w:webHidden/>
          </w:rPr>
          <w:instrText xml:space="preserve"> PAGEREF _Toc174889691 \h </w:instrText>
        </w:r>
        <w:r>
          <w:rPr>
            <w:noProof/>
            <w:webHidden/>
          </w:rPr>
        </w:r>
        <w:r>
          <w:rPr>
            <w:noProof/>
            <w:webHidden/>
          </w:rPr>
          <w:fldChar w:fldCharType="separate"/>
        </w:r>
        <w:r>
          <w:rPr>
            <w:noProof/>
            <w:webHidden/>
          </w:rPr>
          <w:t>332</w:t>
        </w:r>
        <w:r>
          <w:rPr>
            <w:noProof/>
            <w:webHidden/>
          </w:rPr>
          <w:fldChar w:fldCharType="end"/>
        </w:r>
      </w:hyperlink>
    </w:p>
    <w:p w14:paraId="59F43E97" w14:textId="56CAD28D" w:rsidR="00696922" w:rsidRDefault="00696922">
      <w:pPr>
        <w:pStyle w:val="TOC3"/>
        <w:tabs>
          <w:tab w:val="right" w:leader="dot" w:pos="8270"/>
        </w:tabs>
        <w:rPr>
          <w:rFonts w:asciiTheme="minorHAnsi" w:eastAsiaTheme="minorEastAsia" w:hAnsiTheme="minorHAnsi" w:cstheme="minorBidi"/>
          <w:noProof/>
          <w:color w:val="auto"/>
          <w:kern w:val="2"/>
          <w:sz w:val="24"/>
          <w14:ligatures w14:val="standardContextual"/>
        </w:rPr>
      </w:pPr>
      <w:hyperlink w:anchor="_Toc174889692" w:history="1">
        <w:r w:rsidRPr="008B2C3E">
          <w:rPr>
            <w:rStyle w:val="Hyperlink"/>
            <w:noProof/>
          </w:rPr>
          <w:t>Method 2: Running Python Scripts</w:t>
        </w:r>
        <w:r>
          <w:rPr>
            <w:noProof/>
            <w:webHidden/>
          </w:rPr>
          <w:tab/>
        </w:r>
        <w:r>
          <w:rPr>
            <w:noProof/>
            <w:webHidden/>
          </w:rPr>
          <w:fldChar w:fldCharType="begin"/>
        </w:r>
        <w:r>
          <w:rPr>
            <w:noProof/>
            <w:webHidden/>
          </w:rPr>
          <w:instrText xml:space="preserve"> PAGEREF _Toc174889692 \h </w:instrText>
        </w:r>
        <w:r>
          <w:rPr>
            <w:noProof/>
            <w:webHidden/>
          </w:rPr>
        </w:r>
        <w:r>
          <w:rPr>
            <w:noProof/>
            <w:webHidden/>
          </w:rPr>
          <w:fldChar w:fldCharType="separate"/>
        </w:r>
        <w:r>
          <w:rPr>
            <w:noProof/>
            <w:webHidden/>
          </w:rPr>
          <w:t>333</w:t>
        </w:r>
        <w:r>
          <w:rPr>
            <w:noProof/>
            <w:webHidden/>
          </w:rPr>
          <w:fldChar w:fldCharType="end"/>
        </w:r>
      </w:hyperlink>
    </w:p>
    <w:p w14:paraId="0A120977" w14:textId="122C0290" w:rsidR="00696922" w:rsidRDefault="00696922">
      <w:pPr>
        <w:pStyle w:val="TOC3"/>
        <w:tabs>
          <w:tab w:val="right" w:leader="dot" w:pos="8270"/>
        </w:tabs>
        <w:rPr>
          <w:rFonts w:asciiTheme="minorHAnsi" w:eastAsiaTheme="minorEastAsia" w:hAnsiTheme="minorHAnsi" w:cstheme="minorBidi"/>
          <w:noProof/>
          <w:color w:val="auto"/>
          <w:kern w:val="2"/>
          <w:sz w:val="24"/>
          <w14:ligatures w14:val="standardContextual"/>
        </w:rPr>
      </w:pPr>
      <w:hyperlink w:anchor="_Toc174889693" w:history="1">
        <w:r w:rsidRPr="008B2C3E">
          <w:rPr>
            <w:rStyle w:val="Hyperlink"/>
            <w:noProof/>
          </w:rPr>
          <w:t>Method 3: Jupyter Notebooks Integration</w:t>
        </w:r>
        <w:r>
          <w:rPr>
            <w:noProof/>
            <w:webHidden/>
          </w:rPr>
          <w:tab/>
        </w:r>
        <w:r>
          <w:rPr>
            <w:noProof/>
            <w:webHidden/>
          </w:rPr>
          <w:fldChar w:fldCharType="begin"/>
        </w:r>
        <w:r>
          <w:rPr>
            <w:noProof/>
            <w:webHidden/>
          </w:rPr>
          <w:instrText xml:space="preserve"> PAGEREF _Toc174889693 \h </w:instrText>
        </w:r>
        <w:r>
          <w:rPr>
            <w:noProof/>
            <w:webHidden/>
          </w:rPr>
        </w:r>
        <w:r>
          <w:rPr>
            <w:noProof/>
            <w:webHidden/>
          </w:rPr>
          <w:fldChar w:fldCharType="separate"/>
        </w:r>
        <w:r>
          <w:rPr>
            <w:noProof/>
            <w:webHidden/>
          </w:rPr>
          <w:t>333</w:t>
        </w:r>
        <w:r>
          <w:rPr>
            <w:noProof/>
            <w:webHidden/>
          </w:rPr>
          <w:fldChar w:fldCharType="end"/>
        </w:r>
      </w:hyperlink>
    </w:p>
    <w:p w14:paraId="7101CF34" w14:textId="547DBDFC" w:rsidR="00696922" w:rsidRDefault="00696922">
      <w:pPr>
        <w:pStyle w:val="TOC2"/>
        <w:rPr>
          <w:rFonts w:asciiTheme="minorHAnsi" w:eastAsiaTheme="minorEastAsia" w:hAnsiTheme="minorHAnsi" w:cstheme="minorBidi"/>
          <w:b w:val="0"/>
          <w:kern w:val="2"/>
          <w:sz w:val="24"/>
          <w14:ligatures w14:val="standardContextual"/>
        </w:rPr>
      </w:pPr>
      <w:hyperlink w:anchor="_Toc174889694" w:history="1">
        <w:r w:rsidRPr="008B2C3E">
          <w:rPr>
            <w:rStyle w:val="Hyperlink"/>
          </w:rPr>
          <w:t>Implementing SAS in RStudio</w:t>
        </w:r>
        <w:r>
          <w:rPr>
            <w:webHidden/>
          </w:rPr>
          <w:tab/>
        </w:r>
        <w:r>
          <w:rPr>
            <w:webHidden/>
          </w:rPr>
          <w:fldChar w:fldCharType="begin"/>
        </w:r>
        <w:r>
          <w:rPr>
            <w:webHidden/>
          </w:rPr>
          <w:instrText xml:space="preserve"> PAGEREF _Toc174889694 \h </w:instrText>
        </w:r>
        <w:r>
          <w:rPr>
            <w:webHidden/>
          </w:rPr>
        </w:r>
        <w:r>
          <w:rPr>
            <w:webHidden/>
          </w:rPr>
          <w:fldChar w:fldCharType="separate"/>
        </w:r>
        <w:r>
          <w:rPr>
            <w:webHidden/>
          </w:rPr>
          <w:t>335</w:t>
        </w:r>
        <w:r>
          <w:rPr>
            <w:webHidden/>
          </w:rPr>
          <w:fldChar w:fldCharType="end"/>
        </w:r>
      </w:hyperlink>
    </w:p>
    <w:p w14:paraId="6D76E7D6" w14:textId="29838022" w:rsidR="00696922" w:rsidRDefault="00696922">
      <w:pPr>
        <w:pStyle w:val="TOC3"/>
        <w:tabs>
          <w:tab w:val="right" w:leader="dot" w:pos="8270"/>
        </w:tabs>
        <w:rPr>
          <w:rFonts w:asciiTheme="minorHAnsi" w:eastAsiaTheme="minorEastAsia" w:hAnsiTheme="minorHAnsi" w:cstheme="minorBidi"/>
          <w:noProof/>
          <w:color w:val="auto"/>
          <w:kern w:val="2"/>
          <w:sz w:val="24"/>
          <w14:ligatures w14:val="standardContextual"/>
        </w:rPr>
      </w:pPr>
      <w:hyperlink w:anchor="_Toc174889695" w:history="1">
        <w:r w:rsidRPr="008B2C3E">
          <w:rPr>
            <w:rStyle w:val="Hyperlink"/>
            <w:noProof/>
          </w:rPr>
          <w:t xml:space="preserve">Method 1: Using the </w:t>
        </w:r>
        <w:r w:rsidRPr="008B2C3E">
          <w:rPr>
            <w:rStyle w:val="Hyperlink"/>
            <w:rFonts w:ascii="Consolas" w:hAnsi="Consolas"/>
            <w:noProof/>
          </w:rPr>
          <w:t>RSASSA</w:t>
        </w:r>
        <w:r w:rsidRPr="008B2C3E">
          <w:rPr>
            <w:rStyle w:val="Hyperlink"/>
            <w:noProof/>
          </w:rPr>
          <w:t xml:space="preserve"> Package</w:t>
        </w:r>
        <w:r>
          <w:rPr>
            <w:noProof/>
            <w:webHidden/>
          </w:rPr>
          <w:tab/>
        </w:r>
        <w:r>
          <w:rPr>
            <w:noProof/>
            <w:webHidden/>
          </w:rPr>
          <w:fldChar w:fldCharType="begin"/>
        </w:r>
        <w:r>
          <w:rPr>
            <w:noProof/>
            <w:webHidden/>
          </w:rPr>
          <w:instrText xml:space="preserve"> PAGEREF _Toc174889695 \h </w:instrText>
        </w:r>
        <w:r>
          <w:rPr>
            <w:noProof/>
            <w:webHidden/>
          </w:rPr>
        </w:r>
        <w:r>
          <w:rPr>
            <w:noProof/>
            <w:webHidden/>
          </w:rPr>
          <w:fldChar w:fldCharType="separate"/>
        </w:r>
        <w:r>
          <w:rPr>
            <w:noProof/>
            <w:webHidden/>
          </w:rPr>
          <w:t>335</w:t>
        </w:r>
        <w:r>
          <w:rPr>
            <w:noProof/>
            <w:webHidden/>
          </w:rPr>
          <w:fldChar w:fldCharType="end"/>
        </w:r>
      </w:hyperlink>
    </w:p>
    <w:p w14:paraId="05A8F6F4" w14:textId="41A8B761" w:rsidR="00696922" w:rsidRDefault="00696922">
      <w:pPr>
        <w:pStyle w:val="TOC3"/>
        <w:tabs>
          <w:tab w:val="right" w:leader="dot" w:pos="8270"/>
        </w:tabs>
        <w:rPr>
          <w:rFonts w:asciiTheme="minorHAnsi" w:eastAsiaTheme="minorEastAsia" w:hAnsiTheme="minorHAnsi" w:cstheme="minorBidi"/>
          <w:noProof/>
          <w:color w:val="auto"/>
          <w:kern w:val="2"/>
          <w:sz w:val="24"/>
          <w14:ligatures w14:val="standardContextual"/>
        </w:rPr>
      </w:pPr>
      <w:hyperlink w:anchor="_Toc174889696" w:history="1">
        <w:r w:rsidRPr="008B2C3E">
          <w:rPr>
            <w:rStyle w:val="Hyperlink"/>
            <w:noProof/>
          </w:rPr>
          <w:t>Method 2: Using RMarkdown with SAS Chunk</w:t>
        </w:r>
        <w:r>
          <w:rPr>
            <w:noProof/>
            <w:webHidden/>
          </w:rPr>
          <w:tab/>
        </w:r>
        <w:r>
          <w:rPr>
            <w:noProof/>
            <w:webHidden/>
          </w:rPr>
          <w:fldChar w:fldCharType="begin"/>
        </w:r>
        <w:r>
          <w:rPr>
            <w:noProof/>
            <w:webHidden/>
          </w:rPr>
          <w:instrText xml:space="preserve"> PAGEREF _Toc174889696 \h </w:instrText>
        </w:r>
        <w:r>
          <w:rPr>
            <w:noProof/>
            <w:webHidden/>
          </w:rPr>
        </w:r>
        <w:r>
          <w:rPr>
            <w:noProof/>
            <w:webHidden/>
          </w:rPr>
          <w:fldChar w:fldCharType="separate"/>
        </w:r>
        <w:r>
          <w:rPr>
            <w:noProof/>
            <w:webHidden/>
          </w:rPr>
          <w:t>336</w:t>
        </w:r>
        <w:r>
          <w:rPr>
            <w:noProof/>
            <w:webHidden/>
          </w:rPr>
          <w:fldChar w:fldCharType="end"/>
        </w:r>
      </w:hyperlink>
    </w:p>
    <w:p w14:paraId="3E16AC02" w14:textId="185F5AC6" w:rsidR="00696922" w:rsidRDefault="00696922">
      <w:pPr>
        <w:pStyle w:val="TOC3"/>
        <w:tabs>
          <w:tab w:val="right" w:leader="dot" w:pos="8270"/>
        </w:tabs>
        <w:rPr>
          <w:rFonts w:asciiTheme="minorHAnsi" w:eastAsiaTheme="minorEastAsia" w:hAnsiTheme="minorHAnsi" w:cstheme="minorBidi"/>
          <w:noProof/>
          <w:color w:val="auto"/>
          <w:kern w:val="2"/>
          <w:sz w:val="24"/>
          <w14:ligatures w14:val="standardContextual"/>
        </w:rPr>
      </w:pPr>
      <w:hyperlink w:anchor="_Toc174889697" w:history="1">
        <w:r w:rsidRPr="008B2C3E">
          <w:rPr>
            <w:rStyle w:val="Hyperlink"/>
            <w:noProof/>
          </w:rPr>
          <w:t>Method 3: Using 'system2' to Call SAS</w:t>
        </w:r>
        <w:r>
          <w:rPr>
            <w:noProof/>
            <w:webHidden/>
          </w:rPr>
          <w:tab/>
        </w:r>
        <w:r>
          <w:rPr>
            <w:noProof/>
            <w:webHidden/>
          </w:rPr>
          <w:fldChar w:fldCharType="begin"/>
        </w:r>
        <w:r>
          <w:rPr>
            <w:noProof/>
            <w:webHidden/>
          </w:rPr>
          <w:instrText xml:space="preserve"> PAGEREF _Toc174889697 \h </w:instrText>
        </w:r>
        <w:r>
          <w:rPr>
            <w:noProof/>
            <w:webHidden/>
          </w:rPr>
        </w:r>
        <w:r>
          <w:rPr>
            <w:noProof/>
            <w:webHidden/>
          </w:rPr>
          <w:fldChar w:fldCharType="separate"/>
        </w:r>
        <w:r>
          <w:rPr>
            <w:noProof/>
            <w:webHidden/>
          </w:rPr>
          <w:t>337</w:t>
        </w:r>
        <w:r>
          <w:rPr>
            <w:noProof/>
            <w:webHidden/>
          </w:rPr>
          <w:fldChar w:fldCharType="end"/>
        </w:r>
      </w:hyperlink>
    </w:p>
    <w:p w14:paraId="06D19981" w14:textId="3997F5A2" w:rsidR="00696922" w:rsidRDefault="00696922">
      <w:pPr>
        <w:pStyle w:val="TOC1"/>
        <w:rPr>
          <w:rFonts w:asciiTheme="minorHAnsi" w:eastAsiaTheme="minorEastAsia" w:hAnsiTheme="minorHAnsi" w:cstheme="minorBidi"/>
          <w:kern w:val="2"/>
          <w:sz w:val="24"/>
          <w14:ligatures w14:val="standardContextual"/>
        </w:rPr>
      </w:pPr>
      <w:hyperlink w:anchor="_Toc174889698" w:history="1">
        <w:r w:rsidRPr="008B2C3E">
          <w:rPr>
            <w:rStyle w:val="Hyperlink"/>
          </w:rPr>
          <w:t>SAS Studio: Where the Power of Python and R Meets SAS Strength</w:t>
        </w:r>
        <w:r>
          <w:rPr>
            <w:webHidden/>
          </w:rPr>
          <w:tab/>
        </w:r>
        <w:r>
          <w:rPr>
            <w:webHidden/>
          </w:rPr>
          <w:fldChar w:fldCharType="begin"/>
        </w:r>
        <w:r>
          <w:rPr>
            <w:webHidden/>
          </w:rPr>
          <w:instrText xml:space="preserve"> PAGEREF _Toc174889698 \h </w:instrText>
        </w:r>
        <w:r>
          <w:rPr>
            <w:webHidden/>
          </w:rPr>
        </w:r>
        <w:r>
          <w:rPr>
            <w:webHidden/>
          </w:rPr>
          <w:fldChar w:fldCharType="separate"/>
        </w:r>
        <w:r>
          <w:rPr>
            <w:webHidden/>
          </w:rPr>
          <w:t>339</w:t>
        </w:r>
        <w:r>
          <w:rPr>
            <w:webHidden/>
          </w:rPr>
          <w:fldChar w:fldCharType="end"/>
        </w:r>
      </w:hyperlink>
    </w:p>
    <w:p w14:paraId="31FA95FF" w14:textId="347F9441" w:rsidR="00696922" w:rsidRDefault="00696922">
      <w:pPr>
        <w:pStyle w:val="TOC2"/>
        <w:rPr>
          <w:rFonts w:asciiTheme="minorHAnsi" w:eastAsiaTheme="minorEastAsia" w:hAnsiTheme="minorHAnsi" w:cstheme="minorBidi"/>
          <w:b w:val="0"/>
          <w:kern w:val="2"/>
          <w:sz w:val="24"/>
          <w14:ligatures w14:val="standardContextual"/>
        </w:rPr>
      </w:pPr>
      <w:hyperlink w:anchor="_Toc174889699" w:history="1">
        <w:r w:rsidRPr="008B2C3E">
          <w:rPr>
            <w:rStyle w:val="Hyperlink"/>
          </w:rPr>
          <w:t>Balancing Two Worlds: SAS Studio and SAS Enterprise Guide</w:t>
        </w:r>
        <w:r>
          <w:rPr>
            <w:webHidden/>
          </w:rPr>
          <w:tab/>
        </w:r>
        <w:r>
          <w:rPr>
            <w:webHidden/>
          </w:rPr>
          <w:fldChar w:fldCharType="begin"/>
        </w:r>
        <w:r>
          <w:rPr>
            <w:webHidden/>
          </w:rPr>
          <w:instrText xml:space="preserve"> PAGEREF _Toc174889699 \h </w:instrText>
        </w:r>
        <w:r>
          <w:rPr>
            <w:webHidden/>
          </w:rPr>
        </w:r>
        <w:r>
          <w:rPr>
            <w:webHidden/>
          </w:rPr>
          <w:fldChar w:fldCharType="separate"/>
        </w:r>
        <w:r>
          <w:rPr>
            <w:webHidden/>
          </w:rPr>
          <w:t>339</w:t>
        </w:r>
        <w:r>
          <w:rPr>
            <w:webHidden/>
          </w:rPr>
          <w:fldChar w:fldCharType="end"/>
        </w:r>
      </w:hyperlink>
    </w:p>
    <w:p w14:paraId="755930F3" w14:textId="132861EE" w:rsidR="00696922" w:rsidRDefault="00696922">
      <w:pPr>
        <w:pStyle w:val="TOC2"/>
        <w:rPr>
          <w:rFonts w:asciiTheme="minorHAnsi" w:eastAsiaTheme="minorEastAsia" w:hAnsiTheme="minorHAnsi" w:cstheme="minorBidi"/>
          <w:b w:val="0"/>
          <w:kern w:val="2"/>
          <w:sz w:val="24"/>
          <w14:ligatures w14:val="standardContextual"/>
        </w:rPr>
      </w:pPr>
      <w:hyperlink w:anchor="_Toc174889700" w:history="1">
        <w:r w:rsidRPr="008B2C3E">
          <w:rPr>
            <w:rStyle w:val="Hyperlink"/>
          </w:rPr>
          <w:t>Implementation Differences between SAS Studio and SAS Enterprise Guide</w:t>
        </w:r>
        <w:r>
          <w:rPr>
            <w:webHidden/>
          </w:rPr>
          <w:tab/>
        </w:r>
        <w:r>
          <w:rPr>
            <w:webHidden/>
          </w:rPr>
          <w:fldChar w:fldCharType="begin"/>
        </w:r>
        <w:r>
          <w:rPr>
            <w:webHidden/>
          </w:rPr>
          <w:instrText xml:space="preserve"> PAGEREF _Toc174889700 \h </w:instrText>
        </w:r>
        <w:r>
          <w:rPr>
            <w:webHidden/>
          </w:rPr>
        </w:r>
        <w:r>
          <w:rPr>
            <w:webHidden/>
          </w:rPr>
          <w:fldChar w:fldCharType="separate"/>
        </w:r>
        <w:r>
          <w:rPr>
            <w:webHidden/>
          </w:rPr>
          <w:t>340</w:t>
        </w:r>
        <w:r>
          <w:rPr>
            <w:webHidden/>
          </w:rPr>
          <w:fldChar w:fldCharType="end"/>
        </w:r>
      </w:hyperlink>
    </w:p>
    <w:p w14:paraId="79B7C7E5" w14:textId="28318D31" w:rsidR="00696922" w:rsidRDefault="00696922">
      <w:pPr>
        <w:pStyle w:val="TOC3"/>
        <w:tabs>
          <w:tab w:val="right" w:leader="dot" w:pos="8270"/>
        </w:tabs>
        <w:rPr>
          <w:rFonts w:asciiTheme="minorHAnsi" w:eastAsiaTheme="minorEastAsia" w:hAnsiTheme="minorHAnsi" w:cstheme="minorBidi"/>
          <w:noProof/>
          <w:color w:val="auto"/>
          <w:kern w:val="2"/>
          <w:sz w:val="24"/>
          <w14:ligatures w14:val="standardContextual"/>
        </w:rPr>
      </w:pPr>
      <w:hyperlink w:anchor="_Toc174889701" w:history="1">
        <w:r w:rsidRPr="008B2C3E">
          <w:rPr>
            <w:rStyle w:val="Hyperlink"/>
            <w:noProof/>
          </w:rPr>
          <w:t>Method 1: Using SAS's Python Code Node</w:t>
        </w:r>
        <w:r>
          <w:rPr>
            <w:noProof/>
            <w:webHidden/>
          </w:rPr>
          <w:tab/>
        </w:r>
        <w:r>
          <w:rPr>
            <w:noProof/>
            <w:webHidden/>
          </w:rPr>
          <w:fldChar w:fldCharType="begin"/>
        </w:r>
        <w:r>
          <w:rPr>
            <w:noProof/>
            <w:webHidden/>
          </w:rPr>
          <w:instrText xml:space="preserve"> PAGEREF _Toc174889701 \h </w:instrText>
        </w:r>
        <w:r>
          <w:rPr>
            <w:noProof/>
            <w:webHidden/>
          </w:rPr>
        </w:r>
        <w:r>
          <w:rPr>
            <w:noProof/>
            <w:webHidden/>
          </w:rPr>
          <w:fldChar w:fldCharType="separate"/>
        </w:r>
        <w:r>
          <w:rPr>
            <w:noProof/>
            <w:webHidden/>
          </w:rPr>
          <w:t>342</w:t>
        </w:r>
        <w:r>
          <w:rPr>
            <w:noProof/>
            <w:webHidden/>
          </w:rPr>
          <w:fldChar w:fldCharType="end"/>
        </w:r>
      </w:hyperlink>
    </w:p>
    <w:p w14:paraId="1A7C9281" w14:textId="405F47F4" w:rsidR="00696922" w:rsidRDefault="00696922">
      <w:pPr>
        <w:pStyle w:val="TOC3"/>
        <w:tabs>
          <w:tab w:val="right" w:leader="dot" w:pos="8270"/>
        </w:tabs>
        <w:rPr>
          <w:rFonts w:asciiTheme="minorHAnsi" w:eastAsiaTheme="minorEastAsia" w:hAnsiTheme="minorHAnsi" w:cstheme="minorBidi"/>
          <w:noProof/>
          <w:color w:val="auto"/>
          <w:kern w:val="2"/>
          <w:sz w:val="24"/>
          <w14:ligatures w14:val="standardContextual"/>
        </w:rPr>
      </w:pPr>
      <w:hyperlink w:anchor="_Toc174889702" w:history="1">
        <w:r w:rsidRPr="008B2C3E">
          <w:rPr>
            <w:rStyle w:val="Hyperlink"/>
            <w:noProof/>
          </w:rPr>
          <w:t>Method 2: Using the "X Python" Statement</w:t>
        </w:r>
        <w:r>
          <w:rPr>
            <w:noProof/>
            <w:webHidden/>
          </w:rPr>
          <w:tab/>
        </w:r>
        <w:r>
          <w:rPr>
            <w:noProof/>
            <w:webHidden/>
          </w:rPr>
          <w:fldChar w:fldCharType="begin"/>
        </w:r>
        <w:r>
          <w:rPr>
            <w:noProof/>
            <w:webHidden/>
          </w:rPr>
          <w:instrText xml:space="preserve"> PAGEREF _Toc174889702 \h </w:instrText>
        </w:r>
        <w:r>
          <w:rPr>
            <w:noProof/>
            <w:webHidden/>
          </w:rPr>
        </w:r>
        <w:r>
          <w:rPr>
            <w:noProof/>
            <w:webHidden/>
          </w:rPr>
          <w:fldChar w:fldCharType="separate"/>
        </w:r>
        <w:r>
          <w:rPr>
            <w:noProof/>
            <w:webHidden/>
          </w:rPr>
          <w:t>343</w:t>
        </w:r>
        <w:r>
          <w:rPr>
            <w:noProof/>
            <w:webHidden/>
          </w:rPr>
          <w:fldChar w:fldCharType="end"/>
        </w:r>
      </w:hyperlink>
    </w:p>
    <w:p w14:paraId="380D3183" w14:textId="22C9FA0B" w:rsidR="00696922" w:rsidRDefault="00696922">
      <w:pPr>
        <w:pStyle w:val="TOC3"/>
        <w:tabs>
          <w:tab w:val="right" w:leader="dot" w:pos="8270"/>
        </w:tabs>
        <w:rPr>
          <w:rFonts w:asciiTheme="minorHAnsi" w:eastAsiaTheme="minorEastAsia" w:hAnsiTheme="minorHAnsi" w:cstheme="minorBidi"/>
          <w:noProof/>
          <w:color w:val="auto"/>
          <w:kern w:val="2"/>
          <w:sz w:val="24"/>
          <w14:ligatures w14:val="standardContextual"/>
        </w:rPr>
      </w:pPr>
      <w:hyperlink w:anchor="_Toc174889703" w:history="1">
        <w:r w:rsidRPr="008B2C3E">
          <w:rPr>
            <w:rStyle w:val="Hyperlink"/>
            <w:noProof/>
          </w:rPr>
          <w:t>Method 3: Using Jupyter Notebooks in SAS</w:t>
        </w:r>
        <w:r>
          <w:rPr>
            <w:noProof/>
            <w:webHidden/>
          </w:rPr>
          <w:tab/>
        </w:r>
        <w:r>
          <w:rPr>
            <w:noProof/>
            <w:webHidden/>
          </w:rPr>
          <w:fldChar w:fldCharType="begin"/>
        </w:r>
        <w:r>
          <w:rPr>
            <w:noProof/>
            <w:webHidden/>
          </w:rPr>
          <w:instrText xml:space="preserve"> PAGEREF _Toc174889703 \h </w:instrText>
        </w:r>
        <w:r>
          <w:rPr>
            <w:noProof/>
            <w:webHidden/>
          </w:rPr>
        </w:r>
        <w:r>
          <w:rPr>
            <w:noProof/>
            <w:webHidden/>
          </w:rPr>
          <w:fldChar w:fldCharType="separate"/>
        </w:r>
        <w:r>
          <w:rPr>
            <w:noProof/>
            <w:webHidden/>
          </w:rPr>
          <w:t>344</w:t>
        </w:r>
        <w:r>
          <w:rPr>
            <w:noProof/>
            <w:webHidden/>
          </w:rPr>
          <w:fldChar w:fldCharType="end"/>
        </w:r>
      </w:hyperlink>
    </w:p>
    <w:p w14:paraId="6D312F7A" w14:textId="241ED1CF" w:rsidR="00696922" w:rsidRDefault="00696922">
      <w:pPr>
        <w:pStyle w:val="TOC1"/>
        <w:rPr>
          <w:rFonts w:asciiTheme="minorHAnsi" w:eastAsiaTheme="minorEastAsia" w:hAnsiTheme="minorHAnsi" w:cstheme="minorBidi"/>
          <w:kern w:val="2"/>
          <w:sz w:val="24"/>
          <w14:ligatures w14:val="standardContextual"/>
        </w:rPr>
      </w:pPr>
      <w:hyperlink w:anchor="_Toc174889704" w:history="1">
        <w:r w:rsidRPr="008B2C3E">
          <w:rPr>
            <w:rStyle w:val="Hyperlink"/>
          </w:rPr>
          <w:t>Chapter 8 Summary:  Language Fusion</w:t>
        </w:r>
        <w:r>
          <w:rPr>
            <w:webHidden/>
          </w:rPr>
          <w:tab/>
        </w:r>
        <w:r>
          <w:rPr>
            <w:webHidden/>
          </w:rPr>
          <w:fldChar w:fldCharType="begin"/>
        </w:r>
        <w:r>
          <w:rPr>
            <w:webHidden/>
          </w:rPr>
          <w:instrText xml:space="preserve"> PAGEREF _Toc174889704 \h </w:instrText>
        </w:r>
        <w:r>
          <w:rPr>
            <w:webHidden/>
          </w:rPr>
        </w:r>
        <w:r>
          <w:rPr>
            <w:webHidden/>
          </w:rPr>
          <w:fldChar w:fldCharType="separate"/>
        </w:r>
        <w:r>
          <w:rPr>
            <w:webHidden/>
          </w:rPr>
          <w:t>346</w:t>
        </w:r>
        <w:r>
          <w:rPr>
            <w:webHidden/>
          </w:rPr>
          <w:fldChar w:fldCharType="end"/>
        </w:r>
      </w:hyperlink>
    </w:p>
    <w:p w14:paraId="12F740B4" w14:textId="72297B45" w:rsidR="00696922" w:rsidRDefault="00696922">
      <w:pPr>
        <w:pStyle w:val="TOC1"/>
        <w:rPr>
          <w:rFonts w:asciiTheme="minorHAnsi" w:eastAsiaTheme="minorEastAsia" w:hAnsiTheme="minorHAnsi" w:cstheme="minorBidi"/>
          <w:kern w:val="2"/>
          <w:sz w:val="24"/>
          <w14:ligatures w14:val="standardContextual"/>
        </w:rPr>
      </w:pPr>
      <w:hyperlink w:anchor="_Toc174889705" w:history="1">
        <w:r w:rsidRPr="008B2C3E">
          <w:rPr>
            <w:rStyle w:val="Hyperlink"/>
          </w:rPr>
          <w:t>Chapter 8 Quiz</w:t>
        </w:r>
        <w:r>
          <w:rPr>
            <w:webHidden/>
          </w:rPr>
          <w:tab/>
        </w:r>
        <w:r>
          <w:rPr>
            <w:webHidden/>
          </w:rPr>
          <w:fldChar w:fldCharType="begin"/>
        </w:r>
        <w:r>
          <w:rPr>
            <w:webHidden/>
          </w:rPr>
          <w:instrText xml:space="preserve"> PAGEREF _Toc174889705 \h </w:instrText>
        </w:r>
        <w:r>
          <w:rPr>
            <w:webHidden/>
          </w:rPr>
        </w:r>
        <w:r>
          <w:rPr>
            <w:webHidden/>
          </w:rPr>
          <w:fldChar w:fldCharType="separate"/>
        </w:r>
        <w:r>
          <w:rPr>
            <w:webHidden/>
          </w:rPr>
          <w:t>348</w:t>
        </w:r>
        <w:r>
          <w:rPr>
            <w:webHidden/>
          </w:rPr>
          <w:fldChar w:fldCharType="end"/>
        </w:r>
      </w:hyperlink>
    </w:p>
    <w:p w14:paraId="3279E3BA" w14:textId="740727CD" w:rsidR="00696922" w:rsidRDefault="00696922">
      <w:pPr>
        <w:pStyle w:val="TOC1"/>
        <w:rPr>
          <w:rFonts w:asciiTheme="minorHAnsi" w:eastAsiaTheme="minorEastAsia" w:hAnsiTheme="minorHAnsi" w:cstheme="minorBidi"/>
          <w:kern w:val="2"/>
          <w:sz w:val="24"/>
          <w14:ligatures w14:val="standardContextual"/>
        </w:rPr>
      </w:pPr>
      <w:hyperlink w:anchor="_Toc174889706" w:history="1">
        <w:r w:rsidRPr="008B2C3E">
          <w:rPr>
            <w:rStyle w:val="Hyperlink"/>
          </w:rPr>
          <w:t>Chapter 8 Cheat Sheet</w:t>
        </w:r>
        <w:r>
          <w:rPr>
            <w:webHidden/>
          </w:rPr>
          <w:tab/>
        </w:r>
        <w:r>
          <w:rPr>
            <w:webHidden/>
          </w:rPr>
          <w:fldChar w:fldCharType="begin"/>
        </w:r>
        <w:r>
          <w:rPr>
            <w:webHidden/>
          </w:rPr>
          <w:instrText xml:space="preserve"> PAGEREF _Toc174889706 \h </w:instrText>
        </w:r>
        <w:r>
          <w:rPr>
            <w:webHidden/>
          </w:rPr>
        </w:r>
        <w:r>
          <w:rPr>
            <w:webHidden/>
          </w:rPr>
          <w:fldChar w:fldCharType="separate"/>
        </w:r>
        <w:r>
          <w:rPr>
            <w:webHidden/>
          </w:rPr>
          <w:t>350</w:t>
        </w:r>
        <w:r>
          <w:rPr>
            <w:webHidden/>
          </w:rPr>
          <w:fldChar w:fldCharType="end"/>
        </w:r>
      </w:hyperlink>
    </w:p>
    <w:p w14:paraId="0922221A" w14:textId="0EE1AC22" w:rsidR="00696922" w:rsidRDefault="00696922">
      <w:pPr>
        <w:pStyle w:val="TOC1"/>
        <w:rPr>
          <w:rFonts w:asciiTheme="minorHAnsi" w:eastAsiaTheme="minorEastAsia" w:hAnsiTheme="minorHAnsi" w:cstheme="minorBidi"/>
          <w:kern w:val="2"/>
          <w:sz w:val="24"/>
          <w14:ligatures w14:val="standardContextual"/>
        </w:rPr>
      </w:pPr>
      <w:hyperlink w:anchor="_Toc174889707" w:history="1">
        <w:r w:rsidRPr="008B2C3E">
          <w:rPr>
            <w:rStyle w:val="Hyperlink"/>
            <w:rFonts w:cstheme="minorHAnsi"/>
          </w:rPr>
          <w:t>Appendix:  Further Learning Resources</w:t>
        </w:r>
        <w:r>
          <w:rPr>
            <w:webHidden/>
          </w:rPr>
          <w:tab/>
        </w:r>
        <w:r>
          <w:rPr>
            <w:webHidden/>
          </w:rPr>
          <w:fldChar w:fldCharType="begin"/>
        </w:r>
        <w:r>
          <w:rPr>
            <w:webHidden/>
          </w:rPr>
          <w:instrText xml:space="preserve"> PAGEREF _Toc174889707 \h </w:instrText>
        </w:r>
        <w:r>
          <w:rPr>
            <w:webHidden/>
          </w:rPr>
        </w:r>
        <w:r>
          <w:rPr>
            <w:webHidden/>
          </w:rPr>
          <w:fldChar w:fldCharType="separate"/>
        </w:r>
        <w:r>
          <w:rPr>
            <w:webHidden/>
          </w:rPr>
          <w:t>352</w:t>
        </w:r>
        <w:r>
          <w:rPr>
            <w:webHidden/>
          </w:rPr>
          <w:fldChar w:fldCharType="end"/>
        </w:r>
      </w:hyperlink>
    </w:p>
    <w:p w14:paraId="7D82F684" w14:textId="18F196E6" w:rsidR="00696922" w:rsidRDefault="00696922">
      <w:pPr>
        <w:pStyle w:val="TOC1"/>
        <w:rPr>
          <w:rFonts w:asciiTheme="minorHAnsi" w:eastAsiaTheme="minorEastAsia" w:hAnsiTheme="minorHAnsi" w:cstheme="minorBidi"/>
          <w:kern w:val="2"/>
          <w:sz w:val="24"/>
          <w14:ligatures w14:val="standardContextual"/>
        </w:rPr>
      </w:pPr>
      <w:hyperlink w:anchor="_Toc174889708" w:history="1">
        <w:r w:rsidRPr="008B2C3E">
          <w:rPr>
            <w:rStyle w:val="Hyperlink"/>
            <w:rFonts w:cstheme="minorHAnsi"/>
          </w:rPr>
          <w:t>Appendix:  Open Source Data Sources</w:t>
        </w:r>
        <w:r>
          <w:rPr>
            <w:webHidden/>
          </w:rPr>
          <w:tab/>
        </w:r>
        <w:r>
          <w:rPr>
            <w:webHidden/>
          </w:rPr>
          <w:fldChar w:fldCharType="begin"/>
        </w:r>
        <w:r>
          <w:rPr>
            <w:webHidden/>
          </w:rPr>
          <w:instrText xml:space="preserve"> PAGEREF _Toc174889708 \h </w:instrText>
        </w:r>
        <w:r>
          <w:rPr>
            <w:webHidden/>
          </w:rPr>
        </w:r>
        <w:r>
          <w:rPr>
            <w:webHidden/>
          </w:rPr>
          <w:fldChar w:fldCharType="separate"/>
        </w:r>
        <w:r>
          <w:rPr>
            <w:webHidden/>
          </w:rPr>
          <w:t>360</w:t>
        </w:r>
        <w:r>
          <w:rPr>
            <w:webHidden/>
          </w:rPr>
          <w:fldChar w:fldCharType="end"/>
        </w:r>
      </w:hyperlink>
    </w:p>
    <w:p w14:paraId="24381333" w14:textId="0201E659" w:rsidR="00696922" w:rsidRDefault="00696922">
      <w:pPr>
        <w:pStyle w:val="TOC1"/>
        <w:rPr>
          <w:rFonts w:asciiTheme="minorHAnsi" w:eastAsiaTheme="minorEastAsia" w:hAnsiTheme="minorHAnsi" w:cstheme="minorBidi"/>
          <w:kern w:val="2"/>
          <w:sz w:val="24"/>
          <w14:ligatures w14:val="standardContextual"/>
        </w:rPr>
      </w:pPr>
      <w:hyperlink w:anchor="_Toc174889709" w:history="1">
        <w:r w:rsidRPr="008B2C3E">
          <w:rPr>
            <w:rStyle w:val="Hyperlink"/>
            <w:rFonts w:cstheme="minorHAnsi"/>
          </w:rPr>
          <w:t>Appendix:  GitHub Repositories</w:t>
        </w:r>
        <w:r>
          <w:rPr>
            <w:webHidden/>
          </w:rPr>
          <w:tab/>
        </w:r>
        <w:r>
          <w:rPr>
            <w:webHidden/>
          </w:rPr>
          <w:fldChar w:fldCharType="begin"/>
        </w:r>
        <w:r>
          <w:rPr>
            <w:webHidden/>
          </w:rPr>
          <w:instrText xml:space="preserve"> PAGEREF _Toc174889709 \h </w:instrText>
        </w:r>
        <w:r>
          <w:rPr>
            <w:webHidden/>
          </w:rPr>
        </w:r>
        <w:r>
          <w:rPr>
            <w:webHidden/>
          </w:rPr>
          <w:fldChar w:fldCharType="separate"/>
        </w:r>
        <w:r>
          <w:rPr>
            <w:webHidden/>
          </w:rPr>
          <w:t>363</w:t>
        </w:r>
        <w:r>
          <w:rPr>
            <w:webHidden/>
          </w:rPr>
          <w:fldChar w:fldCharType="end"/>
        </w:r>
      </w:hyperlink>
    </w:p>
    <w:p w14:paraId="16455F13" w14:textId="728B2E48" w:rsidR="00696922" w:rsidRDefault="00696922">
      <w:pPr>
        <w:pStyle w:val="TOC1"/>
        <w:rPr>
          <w:rFonts w:asciiTheme="minorHAnsi" w:eastAsiaTheme="minorEastAsia" w:hAnsiTheme="minorHAnsi" w:cstheme="minorBidi"/>
          <w:kern w:val="2"/>
          <w:sz w:val="24"/>
          <w14:ligatures w14:val="standardContextual"/>
        </w:rPr>
      </w:pPr>
      <w:hyperlink w:anchor="_Toc174889710" w:history="1">
        <w:r w:rsidRPr="008B2C3E">
          <w:rPr>
            <w:rStyle w:val="Hyperlink"/>
            <w:rFonts w:cstheme="minorHAnsi"/>
          </w:rPr>
          <w:t>Appendix:  Glossary of Data Science and AI/ML Terms</w:t>
        </w:r>
        <w:r>
          <w:rPr>
            <w:webHidden/>
          </w:rPr>
          <w:tab/>
        </w:r>
        <w:r>
          <w:rPr>
            <w:webHidden/>
          </w:rPr>
          <w:fldChar w:fldCharType="begin"/>
        </w:r>
        <w:r>
          <w:rPr>
            <w:webHidden/>
          </w:rPr>
          <w:instrText xml:space="preserve"> PAGEREF _Toc174889710 \h </w:instrText>
        </w:r>
        <w:r>
          <w:rPr>
            <w:webHidden/>
          </w:rPr>
        </w:r>
        <w:r>
          <w:rPr>
            <w:webHidden/>
          </w:rPr>
          <w:fldChar w:fldCharType="separate"/>
        </w:r>
        <w:r>
          <w:rPr>
            <w:webHidden/>
          </w:rPr>
          <w:t>370</w:t>
        </w:r>
        <w:r>
          <w:rPr>
            <w:webHidden/>
          </w:rPr>
          <w:fldChar w:fldCharType="end"/>
        </w:r>
      </w:hyperlink>
    </w:p>
    <w:p w14:paraId="0FFBC26D" w14:textId="7E5D23AE" w:rsidR="00950017" w:rsidRDefault="00936B5E" w:rsidP="00E079E0">
      <w:pPr>
        <w:pStyle w:val="AChapTitle"/>
      </w:pPr>
      <w:r>
        <w:fldChar w:fldCharType="end"/>
      </w:r>
    </w:p>
    <w:p w14:paraId="2A4FC8F2" w14:textId="77777777" w:rsidR="00950017" w:rsidRDefault="00950017" w:rsidP="00E079E0">
      <w:pPr>
        <w:pStyle w:val="AChapTitle"/>
      </w:pPr>
    </w:p>
    <w:p w14:paraId="1DE60B6D" w14:textId="77777777" w:rsidR="00950017" w:rsidRDefault="00950017" w:rsidP="00E079E0">
      <w:pPr>
        <w:pStyle w:val="AChapTitle"/>
      </w:pPr>
    </w:p>
    <w:p w14:paraId="49CF05A4" w14:textId="77777777" w:rsidR="00950017" w:rsidRDefault="00950017" w:rsidP="00E079E0">
      <w:pPr>
        <w:pStyle w:val="AChapTitle"/>
      </w:pPr>
    </w:p>
    <w:p w14:paraId="0C899040" w14:textId="77777777" w:rsidR="00950017" w:rsidRDefault="00950017" w:rsidP="00E079E0">
      <w:pPr>
        <w:pStyle w:val="AChapTitle"/>
      </w:pPr>
    </w:p>
    <w:p w14:paraId="1B2A853E" w14:textId="77777777" w:rsidR="00950017" w:rsidRDefault="00950017" w:rsidP="00E079E0">
      <w:pPr>
        <w:pStyle w:val="AChapTitle"/>
      </w:pPr>
    </w:p>
    <w:p w14:paraId="29B34047" w14:textId="77777777" w:rsidR="00950017" w:rsidRDefault="00950017" w:rsidP="00E079E0">
      <w:pPr>
        <w:pStyle w:val="AChapTitle"/>
      </w:pPr>
    </w:p>
    <w:p w14:paraId="3F676D7F" w14:textId="77777777" w:rsidR="00950017" w:rsidRDefault="00950017" w:rsidP="00E079E0">
      <w:pPr>
        <w:pStyle w:val="AChapTitle"/>
      </w:pPr>
    </w:p>
    <w:p w14:paraId="250BFAD3" w14:textId="77777777" w:rsidR="00950017" w:rsidRDefault="00950017" w:rsidP="00E079E0">
      <w:pPr>
        <w:pStyle w:val="AChapTitle"/>
      </w:pPr>
    </w:p>
    <w:p w14:paraId="072A9FCC" w14:textId="77777777" w:rsidR="00950017" w:rsidRDefault="00950017" w:rsidP="00E079E0">
      <w:pPr>
        <w:pStyle w:val="AChapTitle"/>
      </w:pPr>
    </w:p>
    <w:p w14:paraId="1C8C0FD8" w14:textId="77777777" w:rsidR="00950017" w:rsidRDefault="00950017" w:rsidP="00E079E0">
      <w:pPr>
        <w:pStyle w:val="AChapTitle"/>
      </w:pPr>
    </w:p>
    <w:p w14:paraId="2CFE8B24" w14:textId="77777777" w:rsidR="00950017" w:rsidRDefault="00950017" w:rsidP="00E079E0">
      <w:pPr>
        <w:pStyle w:val="AChapTitle"/>
      </w:pPr>
    </w:p>
    <w:p w14:paraId="175721E5" w14:textId="77777777" w:rsidR="00950017" w:rsidRDefault="00950017" w:rsidP="00E079E0">
      <w:pPr>
        <w:pStyle w:val="AChapTitle"/>
      </w:pPr>
    </w:p>
    <w:p w14:paraId="0D9ACB91" w14:textId="77777777" w:rsidR="00950017" w:rsidRDefault="00950017" w:rsidP="00E079E0">
      <w:pPr>
        <w:pStyle w:val="AChapTitle"/>
      </w:pPr>
    </w:p>
    <w:p w14:paraId="396BD043" w14:textId="77777777" w:rsidR="00950017" w:rsidRDefault="00950017" w:rsidP="00E079E0">
      <w:pPr>
        <w:pStyle w:val="AChapTitle"/>
      </w:pPr>
    </w:p>
    <w:p w14:paraId="7E14A58D" w14:textId="77777777" w:rsidR="00950017" w:rsidRDefault="00950017" w:rsidP="00E079E0">
      <w:pPr>
        <w:pStyle w:val="AChapTitle"/>
      </w:pPr>
    </w:p>
    <w:p w14:paraId="5FD7011A" w14:textId="77777777" w:rsidR="00950017" w:rsidRDefault="00950017" w:rsidP="00E079E0">
      <w:pPr>
        <w:pStyle w:val="AChapTitle"/>
      </w:pPr>
    </w:p>
    <w:p w14:paraId="01E28FEF" w14:textId="77777777" w:rsidR="00D60107" w:rsidRDefault="00D60107" w:rsidP="00E079E0">
      <w:pPr>
        <w:pStyle w:val="AChapTitle"/>
      </w:pPr>
    </w:p>
    <w:p w14:paraId="1E9628C8" w14:textId="77777777" w:rsidR="00D60107" w:rsidRDefault="00D60107" w:rsidP="00E079E0">
      <w:pPr>
        <w:pStyle w:val="AChapTitle"/>
      </w:pPr>
    </w:p>
    <w:p w14:paraId="31D868B1" w14:textId="79201BCA" w:rsidR="00E079E0" w:rsidRDefault="00E079E0" w:rsidP="00E079E0">
      <w:pPr>
        <w:pStyle w:val="AChapTitle"/>
      </w:pPr>
      <w:bookmarkStart w:id="0" w:name="_Toc174889512"/>
      <w:r>
        <w:lastRenderedPageBreak/>
        <w:t>Acknowledgments</w:t>
      </w:r>
      <w:bookmarkEnd w:id="0"/>
    </w:p>
    <w:p w14:paraId="563513AF" w14:textId="77777777" w:rsidR="00E079E0" w:rsidRPr="00BD678C" w:rsidRDefault="00E079E0" w:rsidP="00E079E0">
      <w:pPr>
        <w:pStyle w:val="NormalWeb"/>
        <w:spacing w:before="360" w:after="360"/>
        <w:rPr>
          <w:rFonts w:asciiTheme="minorHAnsi" w:hAnsiTheme="minorHAnsi" w:cstheme="minorHAnsi"/>
          <w:color w:val="1F1F1F"/>
          <w:sz w:val="22"/>
          <w:szCs w:val="22"/>
        </w:rPr>
      </w:pPr>
      <w:r w:rsidRPr="00BD678C">
        <w:rPr>
          <w:rFonts w:asciiTheme="minorHAnsi" w:hAnsiTheme="minorHAnsi" w:cstheme="minorHAnsi"/>
          <w:color w:val="1F1F1F"/>
          <w:sz w:val="22"/>
          <w:szCs w:val="22"/>
        </w:rPr>
        <w:t>This book would not have been possible without the invaluable contributions and unwavering support of numerous individuals and teams. I would like to take this opportunity to extend my heartfelt gratitude to everyone who played a role in its creation.</w:t>
      </w:r>
    </w:p>
    <w:p w14:paraId="4D41020E" w14:textId="77777777" w:rsidR="00E079E0" w:rsidRPr="00BD678C" w:rsidRDefault="00E079E0" w:rsidP="00E079E0">
      <w:pPr>
        <w:pStyle w:val="NormalWeb"/>
        <w:spacing w:before="360" w:after="360"/>
        <w:rPr>
          <w:rFonts w:asciiTheme="minorHAnsi" w:hAnsiTheme="minorHAnsi" w:cstheme="minorHAnsi"/>
          <w:color w:val="1F1F1F"/>
          <w:sz w:val="22"/>
          <w:szCs w:val="22"/>
        </w:rPr>
      </w:pPr>
      <w:r w:rsidRPr="00BD678C">
        <w:rPr>
          <w:rFonts w:asciiTheme="minorHAnsi" w:hAnsiTheme="minorHAnsi" w:cstheme="minorHAnsi"/>
          <w:b/>
          <w:bCs/>
          <w:color w:val="1F1F1F"/>
          <w:sz w:val="22"/>
          <w:szCs w:val="22"/>
        </w:rPr>
        <w:t>To the SAS Team:</w:t>
      </w:r>
      <w:r w:rsidRPr="00BD678C">
        <w:rPr>
          <w:rFonts w:asciiTheme="minorHAnsi" w:hAnsiTheme="minorHAnsi" w:cstheme="minorHAnsi"/>
          <w:color w:val="1F1F1F"/>
          <w:sz w:val="22"/>
          <w:szCs w:val="22"/>
        </w:rPr>
        <w:t xml:space="preserve"> I am deeply grateful to </w:t>
      </w:r>
      <w:r>
        <w:rPr>
          <w:rFonts w:asciiTheme="minorHAnsi" w:hAnsiTheme="minorHAnsi" w:cstheme="minorHAnsi"/>
          <w:color w:val="1F1F1F"/>
          <w:sz w:val="22"/>
          <w:szCs w:val="22"/>
        </w:rPr>
        <w:t xml:space="preserve">Carrie Vetter, </w:t>
      </w:r>
      <w:r w:rsidRPr="00BD678C">
        <w:rPr>
          <w:rFonts w:asciiTheme="minorHAnsi" w:hAnsiTheme="minorHAnsi" w:cstheme="minorHAnsi"/>
          <w:color w:val="1F1F1F"/>
          <w:sz w:val="22"/>
          <w:szCs w:val="22"/>
        </w:rPr>
        <w:t>Suzanne Morgan</w:t>
      </w:r>
      <w:r>
        <w:rPr>
          <w:rFonts w:asciiTheme="minorHAnsi" w:hAnsiTheme="minorHAnsi" w:cstheme="minorHAnsi"/>
          <w:color w:val="1F1F1F"/>
          <w:sz w:val="22"/>
          <w:szCs w:val="22"/>
        </w:rPr>
        <w:t>,</w:t>
      </w:r>
      <w:r w:rsidRPr="00BD678C">
        <w:rPr>
          <w:rFonts w:asciiTheme="minorHAnsi" w:hAnsiTheme="minorHAnsi" w:cstheme="minorHAnsi"/>
          <w:color w:val="1F1F1F"/>
          <w:sz w:val="22"/>
          <w:szCs w:val="22"/>
        </w:rPr>
        <w:t xml:space="preserve"> and Catherine Connolly, whose expertise and guidance were instrumental in shaping the technical content of this book. Your dedication to the advancement of data science has been a constant source of inspiration.</w:t>
      </w:r>
    </w:p>
    <w:p w14:paraId="51F8B8FD" w14:textId="77777777" w:rsidR="00E079E0" w:rsidRPr="00BD678C" w:rsidRDefault="00E079E0" w:rsidP="00E079E0">
      <w:pPr>
        <w:pStyle w:val="NormalWeb"/>
        <w:spacing w:before="360" w:after="360"/>
        <w:rPr>
          <w:rFonts w:asciiTheme="minorHAnsi" w:hAnsiTheme="minorHAnsi" w:cstheme="minorHAnsi"/>
          <w:color w:val="1F1F1F"/>
          <w:sz w:val="22"/>
          <w:szCs w:val="22"/>
        </w:rPr>
      </w:pPr>
      <w:r w:rsidRPr="00BD678C">
        <w:rPr>
          <w:rFonts w:asciiTheme="minorHAnsi" w:hAnsiTheme="minorHAnsi" w:cstheme="minorHAnsi"/>
          <w:b/>
          <w:bCs/>
          <w:color w:val="1F1F1F"/>
          <w:sz w:val="22"/>
          <w:szCs w:val="22"/>
        </w:rPr>
        <w:t>To the Wells Fargo Team:</w:t>
      </w:r>
      <w:r w:rsidRPr="00BD678C">
        <w:rPr>
          <w:rFonts w:asciiTheme="minorHAnsi" w:hAnsiTheme="minorHAnsi" w:cstheme="minorHAnsi"/>
          <w:color w:val="1F1F1F"/>
          <w:sz w:val="22"/>
          <w:szCs w:val="22"/>
        </w:rPr>
        <w:t xml:space="preserve"> A special thank you to Paul Davis, Cem Isin, Chris Challis, Abdulaziz Gebril, Jie Chen, Michael Luo, Nijan Balan, </w:t>
      </w:r>
      <w:proofErr w:type="spellStart"/>
      <w:r w:rsidRPr="00BD678C">
        <w:rPr>
          <w:rFonts w:asciiTheme="minorHAnsi" w:hAnsiTheme="minorHAnsi" w:cstheme="minorHAnsi"/>
          <w:color w:val="1F1F1F"/>
          <w:sz w:val="22"/>
          <w:szCs w:val="22"/>
        </w:rPr>
        <w:t>Debjyoti</w:t>
      </w:r>
      <w:proofErr w:type="spellEnd"/>
      <w:r w:rsidRPr="00BD678C">
        <w:rPr>
          <w:rFonts w:asciiTheme="minorHAnsi" w:hAnsiTheme="minorHAnsi" w:cstheme="minorHAnsi"/>
          <w:color w:val="1F1F1F"/>
          <w:sz w:val="22"/>
          <w:szCs w:val="22"/>
        </w:rPr>
        <w:t xml:space="preserve"> Sadhu, Jordan Eustaquio, Ferda </w:t>
      </w:r>
      <w:proofErr w:type="spellStart"/>
      <w:r w:rsidRPr="00BD678C">
        <w:rPr>
          <w:rFonts w:asciiTheme="minorHAnsi" w:hAnsiTheme="minorHAnsi" w:cstheme="minorHAnsi"/>
          <w:color w:val="1F1F1F"/>
          <w:sz w:val="22"/>
          <w:szCs w:val="22"/>
        </w:rPr>
        <w:t>Ozcakir</w:t>
      </w:r>
      <w:proofErr w:type="spellEnd"/>
      <w:r w:rsidRPr="00BD678C">
        <w:rPr>
          <w:rFonts w:asciiTheme="minorHAnsi" w:hAnsiTheme="minorHAnsi" w:cstheme="minorHAnsi"/>
          <w:color w:val="1F1F1F"/>
          <w:sz w:val="22"/>
          <w:szCs w:val="22"/>
        </w:rPr>
        <w:t xml:space="preserve"> Yilmaz, </w:t>
      </w:r>
      <w:proofErr w:type="spellStart"/>
      <w:r w:rsidRPr="00BD678C">
        <w:rPr>
          <w:rFonts w:asciiTheme="minorHAnsi" w:hAnsiTheme="minorHAnsi" w:cstheme="minorHAnsi"/>
          <w:color w:val="1F1F1F"/>
          <w:sz w:val="22"/>
          <w:szCs w:val="22"/>
        </w:rPr>
        <w:t>Vinothdumar</w:t>
      </w:r>
      <w:proofErr w:type="spellEnd"/>
      <w:r w:rsidRPr="00BD678C">
        <w:rPr>
          <w:rFonts w:asciiTheme="minorHAnsi" w:hAnsiTheme="minorHAnsi" w:cstheme="minorHAnsi"/>
          <w:color w:val="1F1F1F"/>
          <w:sz w:val="22"/>
          <w:szCs w:val="22"/>
        </w:rPr>
        <w:t xml:space="preserve"> Venkataraman, Todd Anderson, Swapnesh Sanghavi, </w:t>
      </w:r>
      <w:proofErr w:type="spellStart"/>
      <w:r w:rsidRPr="00BD678C">
        <w:rPr>
          <w:rFonts w:asciiTheme="minorHAnsi" w:hAnsiTheme="minorHAnsi" w:cstheme="minorHAnsi"/>
          <w:color w:val="1F1F1F"/>
          <w:sz w:val="22"/>
          <w:szCs w:val="22"/>
        </w:rPr>
        <w:t>Weishun</w:t>
      </w:r>
      <w:proofErr w:type="spellEnd"/>
      <w:r w:rsidRPr="00BD678C">
        <w:rPr>
          <w:rFonts w:asciiTheme="minorHAnsi" w:hAnsiTheme="minorHAnsi" w:cstheme="minorHAnsi"/>
          <w:color w:val="1F1F1F"/>
          <w:sz w:val="22"/>
          <w:szCs w:val="22"/>
        </w:rPr>
        <w:t xml:space="preserve"> Chen, Tom Zhu, </w:t>
      </w:r>
      <w:proofErr w:type="spellStart"/>
      <w:r w:rsidRPr="00BD678C">
        <w:rPr>
          <w:rFonts w:asciiTheme="minorHAnsi" w:hAnsiTheme="minorHAnsi" w:cstheme="minorHAnsi"/>
          <w:color w:val="1F1F1F"/>
          <w:sz w:val="22"/>
          <w:szCs w:val="22"/>
        </w:rPr>
        <w:t>Boobalaganesh</w:t>
      </w:r>
      <w:proofErr w:type="spellEnd"/>
      <w:r w:rsidRPr="00BD678C">
        <w:rPr>
          <w:rFonts w:asciiTheme="minorHAnsi" w:hAnsiTheme="minorHAnsi" w:cstheme="minorHAnsi"/>
          <w:color w:val="1F1F1F"/>
          <w:sz w:val="22"/>
          <w:szCs w:val="22"/>
        </w:rPr>
        <w:t xml:space="preserve"> E., Dip Chatterjee, Ibro </w:t>
      </w:r>
      <w:proofErr w:type="spellStart"/>
      <w:r w:rsidRPr="00BD678C">
        <w:rPr>
          <w:rFonts w:asciiTheme="minorHAnsi" w:hAnsiTheme="minorHAnsi" w:cstheme="minorHAnsi"/>
          <w:color w:val="1F1F1F"/>
          <w:sz w:val="22"/>
          <w:szCs w:val="22"/>
        </w:rPr>
        <w:t>Mujacic</w:t>
      </w:r>
      <w:proofErr w:type="spellEnd"/>
      <w:r w:rsidRPr="00BD678C">
        <w:rPr>
          <w:rFonts w:asciiTheme="minorHAnsi" w:hAnsiTheme="minorHAnsi" w:cstheme="minorHAnsi"/>
          <w:color w:val="1F1F1F"/>
          <w:sz w:val="22"/>
          <w:szCs w:val="22"/>
        </w:rPr>
        <w:t xml:space="preserve">, Justin </w:t>
      </w:r>
      <w:proofErr w:type="spellStart"/>
      <w:r w:rsidRPr="00BD678C">
        <w:rPr>
          <w:rFonts w:asciiTheme="minorHAnsi" w:hAnsiTheme="minorHAnsi" w:cstheme="minorHAnsi"/>
          <w:color w:val="1F1F1F"/>
          <w:sz w:val="22"/>
          <w:szCs w:val="22"/>
        </w:rPr>
        <w:t>Gaiski</w:t>
      </w:r>
      <w:proofErr w:type="spellEnd"/>
      <w:r w:rsidRPr="00BD678C">
        <w:rPr>
          <w:rFonts w:asciiTheme="minorHAnsi" w:hAnsiTheme="minorHAnsi" w:cstheme="minorHAnsi"/>
          <w:color w:val="1F1F1F"/>
          <w:sz w:val="22"/>
          <w:szCs w:val="22"/>
        </w:rPr>
        <w:t xml:space="preserve">, Soumyaa Mukherjee, Prabhat Vashishth, Kumar Nityanand, Saurabh Chauhan, Anna </w:t>
      </w:r>
      <w:proofErr w:type="spellStart"/>
      <w:r w:rsidRPr="00BD678C">
        <w:rPr>
          <w:rFonts w:asciiTheme="minorHAnsi" w:hAnsiTheme="minorHAnsi" w:cstheme="minorHAnsi"/>
          <w:color w:val="1F1F1F"/>
          <w:sz w:val="22"/>
          <w:szCs w:val="22"/>
        </w:rPr>
        <w:t>Koltsova</w:t>
      </w:r>
      <w:proofErr w:type="spellEnd"/>
      <w:r w:rsidRPr="00BD678C">
        <w:rPr>
          <w:rFonts w:asciiTheme="minorHAnsi" w:hAnsiTheme="minorHAnsi" w:cstheme="minorHAnsi"/>
          <w:color w:val="1F1F1F"/>
          <w:sz w:val="22"/>
          <w:szCs w:val="22"/>
        </w:rPr>
        <w:t xml:space="preserve">, Andrew </w:t>
      </w:r>
      <w:proofErr w:type="spellStart"/>
      <w:r w:rsidRPr="00BD678C">
        <w:rPr>
          <w:rFonts w:asciiTheme="minorHAnsi" w:hAnsiTheme="minorHAnsi" w:cstheme="minorHAnsi"/>
          <w:color w:val="1F1F1F"/>
          <w:sz w:val="22"/>
          <w:szCs w:val="22"/>
        </w:rPr>
        <w:t>Wolschlag</w:t>
      </w:r>
      <w:proofErr w:type="spellEnd"/>
      <w:r w:rsidRPr="00BD678C">
        <w:rPr>
          <w:rFonts w:asciiTheme="minorHAnsi" w:hAnsiTheme="minorHAnsi" w:cstheme="minorHAnsi"/>
          <w:color w:val="1F1F1F"/>
          <w:sz w:val="22"/>
          <w:szCs w:val="22"/>
        </w:rPr>
        <w:t xml:space="preserve">, Yusuf </w:t>
      </w:r>
      <w:proofErr w:type="spellStart"/>
      <w:r w:rsidRPr="00BD678C">
        <w:rPr>
          <w:rFonts w:asciiTheme="minorHAnsi" w:hAnsiTheme="minorHAnsi" w:cstheme="minorHAnsi"/>
          <w:color w:val="1F1F1F"/>
          <w:sz w:val="22"/>
          <w:szCs w:val="22"/>
        </w:rPr>
        <w:t>Qaddura</w:t>
      </w:r>
      <w:proofErr w:type="spellEnd"/>
      <w:r w:rsidRPr="00BD678C">
        <w:rPr>
          <w:rFonts w:asciiTheme="minorHAnsi" w:hAnsiTheme="minorHAnsi" w:cstheme="minorHAnsi"/>
          <w:color w:val="1F1F1F"/>
          <w:sz w:val="22"/>
          <w:szCs w:val="22"/>
        </w:rPr>
        <w:t xml:space="preserve">, </w:t>
      </w:r>
      <w:proofErr w:type="spellStart"/>
      <w:r w:rsidRPr="00BD678C">
        <w:rPr>
          <w:rFonts w:asciiTheme="minorHAnsi" w:hAnsiTheme="minorHAnsi" w:cstheme="minorHAnsi"/>
          <w:color w:val="1F1F1F"/>
          <w:sz w:val="22"/>
          <w:szCs w:val="22"/>
        </w:rPr>
        <w:t>Tinhang</w:t>
      </w:r>
      <w:proofErr w:type="spellEnd"/>
      <w:r w:rsidRPr="00BD678C">
        <w:rPr>
          <w:rFonts w:asciiTheme="minorHAnsi" w:hAnsiTheme="minorHAnsi" w:cstheme="minorHAnsi"/>
          <w:color w:val="1F1F1F"/>
          <w:sz w:val="22"/>
          <w:szCs w:val="22"/>
        </w:rPr>
        <w:t xml:space="preserve"> Hong, Sara </w:t>
      </w:r>
      <w:proofErr w:type="spellStart"/>
      <w:r w:rsidRPr="00BD678C">
        <w:rPr>
          <w:rFonts w:asciiTheme="minorHAnsi" w:hAnsiTheme="minorHAnsi" w:cstheme="minorHAnsi"/>
          <w:color w:val="1F1F1F"/>
          <w:sz w:val="22"/>
          <w:szCs w:val="22"/>
        </w:rPr>
        <w:t>Slovendky</w:t>
      </w:r>
      <w:proofErr w:type="spellEnd"/>
      <w:r w:rsidRPr="00BD678C">
        <w:rPr>
          <w:rFonts w:asciiTheme="minorHAnsi" w:hAnsiTheme="minorHAnsi" w:cstheme="minorHAnsi"/>
          <w:color w:val="1F1F1F"/>
          <w:sz w:val="22"/>
          <w:szCs w:val="22"/>
        </w:rPr>
        <w:t xml:space="preserve">, Satish </w:t>
      </w:r>
      <w:proofErr w:type="spellStart"/>
      <w:r w:rsidRPr="00BD678C">
        <w:rPr>
          <w:rFonts w:asciiTheme="minorHAnsi" w:hAnsiTheme="minorHAnsi" w:cstheme="minorHAnsi"/>
          <w:color w:val="1F1F1F"/>
          <w:sz w:val="22"/>
          <w:szCs w:val="22"/>
        </w:rPr>
        <w:t>Komirishetti</w:t>
      </w:r>
      <w:proofErr w:type="spellEnd"/>
      <w:r w:rsidRPr="00BD678C">
        <w:rPr>
          <w:rFonts w:asciiTheme="minorHAnsi" w:hAnsiTheme="minorHAnsi" w:cstheme="minorHAnsi"/>
          <w:color w:val="1F1F1F"/>
          <w:sz w:val="22"/>
          <w:szCs w:val="22"/>
        </w:rPr>
        <w:t xml:space="preserve">, Sidharth Thakur, Insiya Hanif, Jody Zhang, Nageswara Reddy, Anupam Chatterjee, Anoop Kamath, Nicole Chhabra, Deeksha </w:t>
      </w:r>
      <w:proofErr w:type="spellStart"/>
      <w:r w:rsidRPr="00BD678C">
        <w:rPr>
          <w:rFonts w:asciiTheme="minorHAnsi" w:hAnsiTheme="minorHAnsi" w:cstheme="minorHAnsi"/>
          <w:color w:val="1F1F1F"/>
          <w:sz w:val="22"/>
          <w:szCs w:val="22"/>
        </w:rPr>
        <w:t>Tembhare</w:t>
      </w:r>
      <w:proofErr w:type="spellEnd"/>
      <w:r w:rsidRPr="00BD678C">
        <w:rPr>
          <w:rFonts w:asciiTheme="minorHAnsi" w:hAnsiTheme="minorHAnsi" w:cstheme="minorHAnsi"/>
          <w:color w:val="1F1F1F"/>
          <w:sz w:val="22"/>
          <w:szCs w:val="22"/>
        </w:rPr>
        <w:t xml:space="preserve">, Sruthy V., Ashish Agrawal, </w:t>
      </w:r>
      <w:proofErr w:type="spellStart"/>
      <w:r w:rsidRPr="00BD678C">
        <w:rPr>
          <w:rFonts w:asciiTheme="minorHAnsi" w:hAnsiTheme="minorHAnsi" w:cstheme="minorHAnsi"/>
          <w:color w:val="1F1F1F"/>
          <w:sz w:val="22"/>
          <w:szCs w:val="22"/>
        </w:rPr>
        <w:t>Shyamasis</w:t>
      </w:r>
      <w:proofErr w:type="spellEnd"/>
      <w:r w:rsidRPr="00BD678C">
        <w:rPr>
          <w:rFonts w:asciiTheme="minorHAnsi" w:hAnsiTheme="minorHAnsi" w:cstheme="minorHAnsi"/>
          <w:color w:val="1F1F1F"/>
          <w:sz w:val="22"/>
          <w:szCs w:val="22"/>
        </w:rPr>
        <w:t xml:space="preserve"> </w:t>
      </w:r>
      <w:proofErr w:type="spellStart"/>
      <w:r w:rsidRPr="00BD678C">
        <w:rPr>
          <w:rFonts w:asciiTheme="minorHAnsi" w:hAnsiTheme="minorHAnsi" w:cstheme="minorHAnsi"/>
          <w:color w:val="1F1F1F"/>
          <w:sz w:val="22"/>
          <w:szCs w:val="22"/>
        </w:rPr>
        <w:t>Guchhait</w:t>
      </w:r>
      <w:proofErr w:type="spellEnd"/>
      <w:r w:rsidRPr="00BD678C">
        <w:rPr>
          <w:rFonts w:asciiTheme="minorHAnsi" w:hAnsiTheme="minorHAnsi" w:cstheme="minorHAnsi"/>
          <w:color w:val="1F1F1F"/>
          <w:sz w:val="22"/>
          <w:szCs w:val="22"/>
        </w:rPr>
        <w:t>, Patrick Hook, Brian Abrams, Mirela Mulaj, Christina Fang, Travis Alexander, Kathy Cunningham, and Howard Kim. Your insights, feedback, and collaborative spirit have significantly enriched the quality of this work. It has been an honor to work alongside such a talented and dedicated group of professionals.</w:t>
      </w:r>
    </w:p>
    <w:p w14:paraId="4DDD9CF3" w14:textId="77777777" w:rsidR="00E079E0" w:rsidRPr="00BD678C" w:rsidRDefault="00E079E0" w:rsidP="00E079E0">
      <w:pPr>
        <w:pStyle w:val="NormalWeb"/>
        <w:spacing w:before="360" w:after="360"/>
        <w:rPr>
          <w:rFonts w:asciiTheme="minorHAnsi" w:hAnsiTheme="minorHAnsi" w:cstheme="minorHAnsi"/>
          <w:color w:val="1F1F1F"/>
          <w:sz w:val="22"/>
          <w:szCs w:val="22"/>
        </w:rPr>
      </w:pPr>
      <w:r w:rsidRPr="00BD678C">
        <w:rPr>
          <w:rFonts w:asciiTheme="minorHAnsi" w:hAnsiTheme="minorHAnsi" w:cstheme="minorHAnsi"/>
          <w:b/>
          <w:bCs/>
          <w:color w:val="1F1F1F"/>
          <w:sz w:val="22"/>
          <w:szCs w:val="22"/>
        </w:rPr>
        <w:t>To the ELVTR Team:</w:t>
      </w:r>
      <w:r w:rsidRPr="00BD678C">
        <w:rPr>
          <w:rFonts w:asciiTheme="minorHAnsi" w:hAnsiTheme="minorHAnsi" w:cstheme="minorHAnsi"/>
          <w:color w:val="1F1F1F"/>
          <w:sz w:val="22"/>
          <w:szCs w:val="22"/>
        </w:rPr>
        <w:t xml:space="preserve"> I am also incredibly thankful to the team at ELVTR, the online data science platform, for their support throughout this journey. Anna </w:t>
      </w:r>
      <w:proofErr w:type="spellStart"/>
      <w:r w:rsidRPr="00BD678C">
        <w:rPr>
          <w:rFonts w:asciiTheme="minorHAnsi" w:hAnsiTheme="minorHAnsi" w:cstheme="minorHAnsi"/>
          <w:color w:val="1F1F1F"/>
          <w:sz w:val="22"/>
          <w:szCs w:val="22"/>
        </w:rPr>
        <w:t>Ansulene</w:t>
      </w:r>
      <w:proofErr w:type="spellEnd"/>
      <w:r w:rsidRPr="00BD678C">
        <w:rPr>
          <w:rFonts w:asciiTheme="minorHAnsi" w:hAnsiTheme="minorHAnsi" w:cstheme="minorHAnsi"/>
          <w:color w:val="1F1F1F"/>
          <w:sz w:val="22"/>
          <w:szCs w:val="22"/>
        </w:rPr>
        <w:t xml:space="preserve"> Van Zyl, Yana </w:t>
      </w:r>
      <w:proofErr w:type="spellStart"/>
      <w:r w:rsidRPr="00BD678C">
        <w:rPr>
          <w:rFonts w:asciiTheme="minorHAnsi" w:hAnsiTheme="minorHAnsi" w:cstheme="minorHAnsi"/>
          <w:color w:val="1F1F1F"/>
          <w:sz w:val="22"/>
          <w:szCs w:val="22"/>
        </w:rPr>
        <w:t>Dovgopolova</w:t>
      </w:r>
      <w:proofErr w:type="spellEnd"/>
      <w:r w:rsidRPr="00BD678C">
        <w:rPr>
          <w:rFonts w:asciiTheme="minorHAnsi" w:hAnsiTheme="minorHAnsi" w:cstheme="minorHAnsi"/>
          <w:color w:val="1F1F1F"/>
          <w:sz w:val="22"/>
          <w:szCs w:val="22"/>
        </w:rPr>
        <w:t xml:space="preserve">, Olga </w:t>
      </w:r>
      <w:proofErr w:type="spellStart"/>
      <w:r w:rsidRPr="00BD678C">
        <w:rPr>
          <w:rFonts w:asciiTheme="minorHAnsi" w:hAnsiTheme="minorHAnsi" w:cstheme="minorHAnsi"/>
          <w:color w:val="1F1F1F"/>
          <w:sz w:val="22"/>
          <w:szCs w:val="22"/>
        </w:rPr>
        <w:t>Viun</w:t>
      </w:r>
      <w:proofErr w:type="spellEnd"/>
      <w:r w:rsidRPr="00BD678C">
        <w:rPr>
          <w:rFonts w:asciiTheme="minorHAnsi" w:hAnsiTheme="minorHAnsi" w:cstheme="minorHAnsi"/>
          <w:color w:val="1F1F1F"/>
          <w:sz w:val="22"/>
          <w:szCs w:val="22"/>
        </w:rPr>
        <w:t xml:space="preserve">, Saul Mora, and Olia </w:t>
      </w:r>
      <w:proofErr w:type="spellStart"/>
      <w:r w:rsidRPr="00BD678C">
        <w:rPr>
          <w:rFonts w:asciiTheme="minorHAnsi" w:hAnsiTheme="minorHAnsi" w:cstheme="minorHAnsi"/>
          <w:color w:val="1F1F1F"/>
          <w:sz w:val="22"/>
          <w:szCs w:val="22"/>
        </w:rPr>
        <w:t>Tsvek</w:t>
      </w:r>
      <w:proofErr w:type="spellEnd"/>
      <w:r w:rsidRPr="00BD678C">
        <w:rPr>
          <w:rFonts w:asciiTheme="minorHAnsi" w:hAnsiTheme="minorHAnsi" w:cstheme="minorHAnsi"/>
          <w:color w:val="1F1F1F"/>
          <w:sz w:val="22"/>
          <w:szCs w:val="22"/>
        </w:rPr>
        <w:t>, your commitment to education and innovation in the field of data science has been truly inspiring. Thank you for providing a platform that fosters learning and growth for so many.</w:t>
      </w:r>
    </w:p>
    <w:p w14:paraId="49DAE45A" w14:textId="2F33072F" w:rsidR="00E079E0" w:rsidRPr="00BD678C" w:rsidRDefault="00E079E0" w:rsidP="00E079E0">
      <w:pPr>
        <w:pStyle w:val="NormalWeb"/>
        <w:spacing w:before="360" w:after="360"/>
        <w:rPr>
          <w:rFonts w:asciiTheme="minorHAnsi" w:hAnsiTheme="minorHAnsi" w:cstheme="minorHAnsi"/>
          <w:color w:val="1F1F1F"/>
          <w:sz w:val="22"/>
          <w:szCs w:val="22"/>
        </w:rPr>
      </w:pPr>
      <w:r w:rsidRPr="00BD678C">
        <w:rPr>
          <w:rFonts w:asciiTheme="minorHAnsi" w:hAnsiTheme="minorHAnsi" w:cstheme="minorHAnsi"/>
          <w:b/>
          <w:bCs/>
          <w:color w:val="1F1F1F"/>
          <w:sz w:val="22"/>
          <w:szCs w:val="22"/>
        </w:rPr>
        <w:t>To My Family:</w:t>
      </w:r>
      <w:r w:rsidRPr="00BD678C">
        <w:rPr>
          <w:rFonts w:asciiTheme="minorHAnsi" w:hAnsiTheme="minorHAnsi" w:cstheme="minorHAnsi"/>
          <w:color w:val="1F1F1F"/>
          <w:sz w:val="22"/>
          <w:szCs w:val="22"/>
        </w:rPr>
        <w:t xml:space="preserve"> </w:t>
      </w:r>
      <w:r w:rsidR="00881BDA">
        <w:rPr>
          <w:rFonts w:asciiTheme="minorHAnsi" w:hAnsiTheme="minorHAnsi" w:cstheme="minorHAnsi"/>
          <w:color w:val="1F1F1F"/>
          <w:sz w:val="22"/>
          <w:szCs w:val="22"/>
        </w:rPr>
        <w:t xml:space="preserve">Everything that I have ever done or ever will do is </w:t>
      </w:r>
      <w:r w:rsidR="001210E8">
        <w:rPr>
          <w:rFonts w:asciiTheme="minorHAnsi" w:hAnsiTheme="minorHAnsi" w:cstheme="minorHAnsi"/>
          <w:color w:val="1F1F1F"/>
          <w:sz w:val="22"/>
          <w:szCs w:val="22"/>
        </w:rPr>
        <w:t xml:space="preserve">credited to the love and support of my wife and son, Tanya and Jake.  </w:t>
      </w:r>
      <w:r w:rsidR="002B5BC2">
        <w:rPr>
          <w:rFonts w:asciiTheme="minorHAnsi" w:hAnsiTheme="minorHAnsi" w:cstheme="minorHAnsi"/>
          <w:color w:val="1F1F1F"/>
          <w:sz w:val="22"/>
          <w:szCs w:val="22"/>
        </w:rPr>
        <w:t xml:space="preserve">I don’t know if we’re the three musketeers, a three-man jam band or </w:t>
      </w:r>
      <w:r w:rsidR="00AC5A93">
        <w:rPr>
          <w:rFonts w:asciiTheme="minorHAnsi" w:hAnsiTheme="minorHAnsi" w:cstheme="minorHAnsi"/>
          <w:color w:val="1F1F1F"/>
          <w:sz w:val="22"/>
          <w:szCs w:val="22"/>
        </w:rPr>
        <w:t>a skeleton pirate crew, but we’re in it ‘till the fuckin wheels come off.</w:t>
      </w:r>
    </w:p>
    <w:p w14:paraId="6D7734DF" w14:textId="77777777" w:rsidR="00E079E0" w:rsidRPr="00E93ED3" w:rsidRDefault="00E079E0" w:rsidP="00E079E0">
      <w:pPr>
        <w:pStyle w:val="NormalWeb"/>
        <w:spacing w:before="360" w:after="360"/>
        <w:rPr>
          <w:rFonts w:asciiTheme="minorHAnsi" w:hAnsiTheme="minorHAnsi" w:cstheme="minorHAnsi"/>
          <w:color w:val="1F1F1F"/>
          <w:sz w:val="22"/>
          <w:szCs w:val="22"/>
        </w:rPr>
      </w:pPr>
    </w:p>
    <w:p w14:paraId="5A0C6B6D" w14:textId="77777777" w:rsidR="00E079E0" w:rsidRPr="002A1030" w:rsidRDefault="00E079E0" w:rsidP="00E079E0">
      <w:pPr>
        <w:pStyle w:val="Heading1"/>
        <w:rPr>
          <w:rFonts w:asciiTheme="minorHAnsi" w:hAnsiTheme="minorHAnsi" w:cstheme="minorHAnsi"/>
          <w:b w:val="0"/>
          <w:bCs w:val="0"/>
          <w:sz w:val="22"/>
          <w:szCs w:val="22"/>
        </w:rPr>
      </w:pPr>
      <w:bookmarkStart w:id="1" w:name="_Toc174889513"/>
      <w:r>
        <w:rPr>
          <w:rFonts w:asciiTheme="minorHAnsi" w:hAnsiTheme="minorHAnsi" w:cstheme="minorHAnsi"/>
        </w:rPr>
        <w:lastRenderedPageBreak/>
        <w:t>Preface</w:t>
      </w:r>
      <w:r w:rsidRPr="002A1030">
        <w:rPr>
          <w:rFonts w:asciiTheme="minorHAnsi" w:hAnsiTheme="minorHAnsi" w:cstheme="minorHAnsi"/>
        </w:rPr>
        <w:t xml:space="preserve">:  </w:t>
      </w:r>
      <w:r>
        <w:rPr>
          <w:rFonts w:asciiTheme="minorHAnsi" w:hAnsiTheme="minorHAnsi" w:cstheme="minorHAnsi"/>
        </w:rPr>
        <w:t>Code Comparison Cheat Sheet</w:t>
      </w:r>
      <w:bookmarkEnd w:id="1"/>
    </w:p>
    <w:p w14:paraId="1F92B3E7" w14:textId="77777777" w:rsidR="00E079E0" w:rsidRDefault="00E079E0" w:rsidP="00F659D4">
      <w:pPr>
        <w:pStyle w:val="ABodyCopy"/>
        <w:ind w:left="0"/>
        <w:rPr>
          <w:rFonts w:asciiTheme="minorHAnsi" w:hAnsiTheme="minorHAnsi" w:cstheme="minorHAnsi"/>
          <w:b/>
          <w:bCs/>
          <w:sz w:val="22"/>
          <w:szCs w:val="22"/>
        </w:rPr>
      </w:pPr>
    </w:p>
    <w:p w14:paraId="78F15BA3" w14:textId="42004638" w:rsidR="00F659D4" w:rsidRPr="00F659D4" w:rsidRDefault="00F659D4" w:rsidP="00F659D4">
      <w:pPr>
        <w:pStyle w:val="ABodyCopy"/>
        <w:ind w:left="0"/>
        <w:rPr>
          <w:rFonts w:asciiTheme="minorHAnsi" w:hAnsiTheme="minorHAnsi" w:cstheme="minorHAnsi"/>
          <w:b/>
          <w:bCs/>
          <w:sz w:val="22"/>
          <w:szCs w:val="22"/>
        </w:rPr>
      </w:pPr>
      <w:r w:rsidRPr="00F659D4">
        <w:rPr>
          <w:rFonts w:asciiTheme="minorHAnsi" w:hAnsiTheme="minorHAnsi" w:cstheme="minorHAnsi"/>
          <w:b/>
          <w:bCs/>
          <w:sz w:val="22"/>
          <w:szCs w:val="22"/>
        </w:rPr>
        <w:t>Important Note on Whitespace Sensitivity</w:t>
      </w:r>
    </w:p>
    <w:p w14:paraId="5E5586E8" w14:textId="77777777" w:rsidR="00F659D4" w:rsidRPr="00F659D4" w:rsidRDefault="00F659D4" w:rsidP="00F659D4">
      <w:pPr>
        <w:pStyle w:val="ABodyCopy"/>
        <w:ind w:left="0"/>
        <w:rPr>
          <w:rFonts w:asciiTheme="minorHAnsi" w:hAnsiTheme="minorHAnsi" w:cstheme="minorHAnsi"/>
          <w:sz w:val="22"/>
          <w:szCs w:val="22"/>
        </w:rPr>
      </w:pPr>
      <w:r w:rsidRPr="00F659D4">
        <w:rPr>
          <w:rFonts w:asciiTheme="minorHAnsi" w:hAnsiTheme="minorHAnsi" w:cstheme="minorHAnsi"/>
          <w:sz w:val="22"/>
          <w:szCs w:val="22"/>
        </w:rPr>
        <w:t xml:space="preserve">Before you dive into the code cheat sheet, it's important to understand a key difference between the programming languages featured in this book: </w:t>
      </w:r>
      <w:r w:rsidRPr="00F659D4">
        <w:rPr>
          <w:rFonts w:asciiTheme="minorHAnsi" w:hAnsiTheme="minorHAnsi" w:cstheme="minorHAnsi"/>
          <w:b/>
          <w:bCs/>
          <w:sz w:val="22"/>
          <w:szCs w:val="22"/>
        </w:rPr>
        <w:t>whitespace sensitivity</w:t>
      </w:r>
      <w:r w:rsidRPr="00F659D4">
        <w:rPr>
          <w:rFonts w:asciiTheme="minorHAnsi" w:hAnsiTheme="minorHAnsi" w:cstheme="minorHAnsi"/>
          <w:sz w:val="22"/>
          <w:szCs w:val="22"/>
        </w:rPr>
        <w:t>.</w:t>
      </w:r>
    </w:p>
    <w:p w14:paraId="12255484" w14:textId="77777777" w:rsidR="00F659D4" w:rsidRPr="00F659D4" w:rsidRDefault="00F659D4" w:rsidP="00C91A18">
      <w:pPr>
        <w:pStyle w:val="ABodyCopy"/>
        <w:numPr>
          <w:ilvl w:val="0"/>
          <w:numId w:val="10"/>
        </w:numPr>
        <w:rPr>
          <w:rFonts w:asciiTheme="minorHAnsi" w:hAnsiTheme="minorHAnsi" w:cstheme="minorHAnsi"/>
          <w:sz w:val="22"/>
          <w:szCs w:val="22"/>
        </w:rPr>
      </w:pPr>
      <w:r w:rsidRPr="00F659D4">
        <w:rPr>
          <w:rFonts w:asciiTheme="minorHAnsi" w:hAnsiTheme="minorHAnsi" w:cstheme="minorHAnsi"/>
          <w:b/>
          <w:bCs/>
          <w:sz w:val="22"/>
          <w:szCs w:val="22"/>
        </w:rPr>
        <w:t>SAS:</w:t>
      </w:r>
      <w:r w:rsidRPr="00F659D4">
        <w:rPr>
          <w:rFonts w:asciiTheme="minorHAnsi" w:hAnsiTheme="minorHAnsi" w:cstheme="minorHAnsi"/>
          <w:sz w:val="22"/>
          <w:szCs w:val="22"/>
        </w:rPr>
        <w:t xml:space="preserve"> The SAS programming language is not sensitive to whitespace. This means that you can format your SAS code with spaces and line breaks as you like, without affecting how the code runs. For example, you can freely add spaces or new lines for readability without worrying about the code execution being affected.</w:t>
      </w:r>
    </w:p>
    <w:p w14:paraId="3D280473" w14:textId="77777777" w:rsidR="00F659D4" w:rsidRPr="00F659D4" w:rsidRDefault="00F659D4" w:rsidP="00C91A18">
      <w:pPr>
        <w:pStyle w:val="ABodyCopy"/>
        <w:numPr>
          <w:ilvl w:val="0"/>
          <w:numId w:val="10"/>
        </w:numPr>
        <w:rPr>
          <w:rFonts w:asciiTheme="minorHAnsi" w:hAnsiTheme="minorHAnsi" w:cstheme="minorHAnsi"/>
          <w:sz w:val="22"/>
          <w:szCs w:val="22"/>
        </w:rPr>
      </w:pPr>
      <w:r w:rsidRPr="00F659D4">
        <w:rPr>
          <w:rFonts w:asciiTheme="minorHAnsi" w:hAnsiTheme="minorHAnsi" w:cstheme="minorHAnsi"/>
          <w:b/>
          <w:bCs/>
          <w:sz w:val="22"/>
          <w:szCs w:val="22"/>
        </w:rPr>
        <w:t>Python and R:</w:t>
      </w:r>
      <w:r w:rsidRPr="00F659D4">
        <w:rPr>
          <w:rFonts w:asciiTheme="minorHAnsi" w:hAnsiTheme="minorHAnsi" w:cstheme="minorHAnsi"/>
          <w:sz w:val="22"/>
          <w:szCs w:val="22"/>
        </w:rPr>
        <w:t xml:space="preserve"> On the other hand, </w:t>
      </w:r>
      <w:r w:rsidRPr="00F659D4">
        <w:rPr>
          <w:rFonts w:asciiTheme="minorHAnsi" w:hAnsiTheme="minorHAnsi" w:cstheme="minorHAnsi"/>
          <w:b/>
          <w:bCs/>
          <w:sz w:val="22"/>
          <w:szCs w:val="22"/>
        </w:rPr>
        <w:t>Python</w:t>
      </w:r>
      <w:r w:rsidRPr="00F659D4">
        <w:rPr>
          <w:rFonts w:asciiTheme="minorHAnsi" w:hAnsiTheme="minorHAnsi" w:cstheme="minorHAnsi"/>
          <w:sz w:val="22"/>
          <w:szCs w:val="22"/>
        </w:rPr>
        <w:t xml:space="preserve"> and </w:t>
      </w:r>
      <w:r w:rsidRPr="00F659D4">
        <w:rPr>
          <w:rFonts w:asciiTheme="minorHAnsi" w:hAnsiTheme="minorHAnsi" w:cstheme="minorHAnsi"/>
          <w:b/>
          <w:bCs/>
          <w:sz w:val="22"/>
          <w:szCs w:val="22"/>
        </w:rPr>
        <w:t>R</w:t>
      </w:r>
      <w:r w:rsidRPr="00F659D4">
        <w:rPr>
          <w:rFonts w:asciiTheme="minorHAnsi" w:hAnsiTheme="minorHAnsi" w:cstheme="minorHAnsi"/>
          <w:sz w:val="22"/>
          <w:szCs w:val="22"/>
        </w:rPr>
        <w:t xml:space="preserve"> are sensitive to whitespace, which means that </w:t>
      </w:r>
      <w:r w:rsidRPr="00F367E0">
        <w:rPr>
          <w:rFonts w:asciiTheme="minorHAnsi" w:hAnsiTheme="minorHAnsi" w:cstheme="minorHAnsi"/>
          <w:sz w:val="22"/>
          <w:szCs w:val="22"/>
          <w:u w:val="single"/>
        </w:rPr>
        <w:t>indentation and spacing are crucial</w:t>
      </w:r>
      <w:r w:rsidRPr="00F659D4">
        <w:rPr>
          <w:rFonts w:asciiTheme="minorHAnsi" w:hAnsiTheme="minorHAnsi" w:cstheme="minorHAnsi"/>
          <w:sz w:val="22"/>
          <w:szCs w:val="22"/>
        </w:rPr>
        <w:t xml:space="preserve"> for the correct execution of code. In Python, for instance, the indentation level indicates code blocks, and incorrect indentation can lead to syntax errors or incorrect program logic. R is slightly less strict but still relies on proper formatting, especially in conditional statements and loops.</w:t>
      </w:r>
    </w:p>
    <w:p w14:paraId="433F87F8" w14:textId="77777777" w:rsidR="00F659D4" w:rsidRDefault="00F659D4" w:rsidP="00F659D4">
      <w:pPr>
        <w:pStyle w:val="ABodyCopy"/>
        <w:ind w:left="0"/>
        <w:rPr>
          <w:rFonts w:asciiTheme="minorHAnsi" w:hAnsiTheme="minorHAnsi" w:cstheme="minorHAnsi"/>
          <w:sz w:val="22"/>
          <w:szCs w:val="22"/>
        </w:rPr>
      </w:pPr>
      <w:r w:rsidRPr="00F659D4">
        <w:rPr>
          <w:rFonts w:asciiTheme="minorHAnsi" w:hAnsiTheme="minorHAnsi" w:cstheme="minorHAnsi"/>
          <w:sz w:val="22"/>
          <w:szCs w:val="22"/>
        </w:rPr>
        <w:t>Due to publishing limitations, you may notice that some Python and R code snippets in this cheat sheet are wrapped or formatted to fit within the page. When writing or copying this code into your development environment, ensure that you adhere to the correct indentation and spacing rules specific to each language. This will prevent errors and ensure that the code executes as intended.</w:t>
      </w:r>
    </w:p>
    <w:p w14:paraId="0EFFE562" w14:textId="77777777" w:rsidR="005C5EA3" w:rsidRDefault="005C5EA3" w:rsidP="00F659D4">
      <w:pPr>
        <w:pStyle w:val="ABodyCopy"/>
        <w:ind w:left="0"/>
        <w:rPr>
          <w:rFonts w:asciiTheme="minorHAnsi" w:hAnsiTheme="minorHAnsi" w:cstheme="minorHAnsi"/>
          <w:sz w:val="22"/>
          <w:szCs w:val="22"/>
        </w:rPr>
      </w:pPr>
    </w:p>
    <w:tbl>
      <w:tblPr>
        <w:tblW w:w="5000" w:type="pct"/>
        <w:tblLayout w:type="fixed"/>
        <w:tblLook w:val="04A0" w:firstRow="1" w:lastRow="0" w:firstColumn="1" w:lastColumn="0" w:noHBand="0" w:noVBand="1"/>
      </w:tblPr>
      <w:tblGrid>
        <w:gridCol w:w="1431"/>
        <w:gridCol w:w="2519"/>
        <w:gridCol w:w="2250"/>
        <w:gridCol w:w="2060"/>
      </w:tblGrid>
      <w:tr w:rsidR="00157A4E" w:rsidRPr="005C5EA3" w14:paraId="17507EC8" w14:textId="77777777" w:rsidTr="00A23D18">
        <w:trPr>
          <w:trHeight w:val="315"/>
        </w:trPr>
        <w:tc>
          <w:tcPr>
            <w:tcW w:w="866" w:type="pct"/>
            <w:tcBorders>
              <w:top w:val="single" w:sz="8" w:space="0" w:color="BFBFBF"/>
              <w:left w:val="single" w:sz="8" w:space="0" w:color="BFBFBF"/>
              <w:bottom w:val="single" w:sz="8" w:space="0" w:color="BFBFBF"/>
              <w:right w:val="single" w:sz="8" w:space="0" w:color="BFBFBF"/>
            </w:tcBorders>
            <w:shd w:val="clear" w:color="auto" w:fill="auto"/>
            <w:vAlign w:val="center"/>
            <w:hideMark/>
          </w:tcPr>
          <w:p w14:paraId="0DA9440A" w14:textId="77777777" w:rsidR="00157A4E" w:rsidRPr="005C5EA3" w:rsidRDefault="00157A4E" w:rsidP="00A23D18">
            <w:pPr>
              <w:jc w:val="center"/>
              <w:rPr>
                <w:rFonts w:ascii="Aptos Narrow" w:hAnsi="Aptos Narrow"/>
                <w:b/>
                <w:bCs/>
                <w:color w:val="000000"/>
                <w:sz w:val="18"/>
                <w:szCs w:val="18"/>
              </w:rPr>
            </w:pPr>
            <w:r w:rsidRPr="005C5EA3">
              <w:rPr>
                <w:rFonts w:ascii="Aptos Narrow" w:hAnsi="Aptos Narrow"/>
                <w:b/>
                <w:bCs/>
                <w:color w:val="000000"/>
                <w:sz w:val="18"/>
                <w:szCs w:val="18"/>
              </w:rPr>
              <w:t>Task</w:t>
            </w:r>
          </w:p>
        </w:tc>
        <w:tc>
          <w:tcPr>
            <w:tcW w:w="1525" w:type="pct"/>
            <w:tcBorders>
              <w:top w:val="single" w:sz="8" w:space="0" w:color="BFBFBF"/>
              <w:left w:val="nil"/>
              <w:bottom w:val="single" w:sz="8" w:space="0" w:color="BFBFBF"/>
              <w:right w:val="single" w:sz="8" w:space="0" w:color="BFBFBF"/>
            </w:tcBorders>
            <w:shd w:val="clear" w:color="auto" w:fill="auto"/>
            <w:vAlign w:val="center"/>
            <w:hideMark/>
          </w:tcPr>
          <w:p w14:paraId="31A3DB1F" w14:textId="77777777" w:rsidR="00157A4E" w:rsidRPr="005C5EA3" w:rsidRDefault="00157A4E" w:rsidP="00A23D18">
            <w:pPr>
              <w:jc w:val="center"/>
              <w:rPr>
                <w:rFonts w:ascii="Aptos Narrow" w:hAnsi="Aptos Narrow"/>
                <w:b/>
                <w:bCs/>
                <w:color w:val="000000"/>
                <w:sz w:val="18"/>
                <w:szCs w:val="18"/>
              </w:rPr>
            </w:pPr>
            <w:r w:rsidRPr="005C5EA3">
              <w:rPr>
                <w:rFonts w:ascii="Aptos Narrow" w:hAnsi="Aptos Narrow"/>
                <w:b/>
                <w:bCs/>
                <w:color w:val="000000"/>
                <w:sz w:val="18"/>
                <w:szCs w:val="18"/>
              </w:rPr>
              <w:t>SAS</w:t>
            </w:r>
          </w:p>
        </w:tc>
        <w:tc>
          <w:tcPr>
            <w:tcW w:w="1362" w:type="pct"/>
            <w:tcBorders>
              <w:top w:val="single" w:sz="8" w:space="0" w:color="BFBFBF"/>
              <w:left w:val="nil"/>
              <w:bottom w:val="single" w:sz="8" w:space="0" w:color="BFBFBF"/>
              <w:right w:val="single" w:sz="8" w:space="0" w:color="BFBFBF"/>
            </w:tcBorders>
            <w:shd w:val="clear" w:color="auto" w:fill="auto"/>
            <w:vAlign w:val="center"/>
            <w:hideMark/>
          </w:tcPr>
          <w:p w14:paraId="761A0388" w14:textId="77777777" w:rsidR="00157A4E" w:rsidRPr="005C5EA3" w:rsidRDefault="00157A4E" w:rsidP="00A23D18">
            <w:pPr>
              <w:jc w:val="center"/>
              <w:rPr>
                <w:rFonts w:ascii="Aptos Narrow" w:hAnsi="Aptos Narrow"/>
                <w:b/>
                <w:bCs/>
                <w:color w:val="000000"/>
                <w:sz w:val="18"/>
                <w:szCs w:val="18"/>
              </w:rPr>
            </w:pPr>
            <w:r w:rsidRPr="005C5EA3">
              <w:rPr>
                <w:rFonts w:ascii="Aptos Narrow" w:hAnsi="Aptos Narrow"/>
                <w:b/>
                <w:bCs/>
                <w:color w:val="000000"/>
                <w:sz w:val="18"/>
                <w:szCs w:val="18"/>
              </w:rPr>
              <w:t xml:space="preserve">Python (pandas, </w:t>
            </w:r>
            <w:proofErr w:type="spellStart"/>
            <w:r w:rsidRPr="005C5EA3">
              <w:rPr>
                <w:rFonts w:ascii="Aptos Narrow" w:hAnsi="Aptos Narrow"/>
                <w:b/>
                <w:bCs/>
                <w:color w:val="000000"/>
                <w:sz w:val="18"/>
                <w:szCs w:val="18"/>
              </w:rPr>
              <w:t>sklearn</w:t>
            </w:r>
            <w:proofErr w:type="spellEnd"/>
            <w:r w:rsidRPr="005C5EA3">
              <w:rPr>
                <w:rFonts w:ascii="Aptos Narrow" w:hAnsi="Aptos Narrow"/>
                <w:b/>
                <w:bCs/>
                <w:color w:val="000000"/>
                <w:sz w:val="18"/>
                <w:szCs w:val="18"/>
              </w:rPr>
              <w:t>, etc.)</w:t>
            </w:r>
          </w:p>
        </w:tc>
        <w:tc>
          <w:tcPr>
            <w:tcW w:w="1247" w:type="pct"/>
            <w:tcBorders>
              <w:top w:val="single" w:sz="8" w:space="0" w:color="BFBFBF"/>
              <w:left w:val="nil"/>
              <w:bottom w:val="single" w:sz="8" w:space="0" w:color="BFBFBF"/>
              <w:right w:val="single" w:sz="8" w:space="0" w:color="BFBFBF"/>
            </w:tcBorders>
            <w:shd w:val="clear" w:color="auto" w:fill="auto"/>
            <w:vAlign w:val="center"/>
            <w:hideMark/>
          </w:tcPr>
          <w:p w14:paraId="5F067F5A" w14:textId="77777777" w:rsidR="00157A4E" w:rsidRPr="005C5EA3" w:rsidRDefault="00157A4E" w:rsidP="00A23D18">
            <w:pPr>
              <w:jc w:val="center"/>
              <w:rPr>
                <w:rFonts w:ascii="Aptos Narrow" w:hAnsi="Aptos Narrow"/>
                <w:b/>
                <w:bCs/>
                <w:color w:val="000000"/>
                <w:sz w:val="18"/>
                <w:szCs w:val="18"/>
              </w:rPr>
            </w:pPr>
            <w:r w:rsidRPr="005C5EA3">
              <w:rPr>
                <w:rFonts w:ascii="Aptos Narrow" w:hAnsi="Aptos Narrow"/>
                <w:b/>
                <w:bCs/>
                <w:color w:val="000000"/>
                <w:sz w:val="18"/>
                <w:szCs w:val="18"/>
              </w:rPr>
              <w:t>R (</w:t>
            </w:r>
            <w:proofErr w:type="spellStart"/>
            <w:r w:rsidRPr="005C5EA3">
              <w:rPr>
                <w:rFonts w:ascii="Aptos Narrow" w:hAnsi="Aptos Narrow"/>
                <w:b/>
                <w:bCs/>
                <w:color w:val="000000"/>
                <w:sz w:val="18"/>
                <w:szCs w:val="18"/>
              </w:rPr>
              <w:t>tidyverse</w:t>
            </w:r>
            <w:proofErr w:type="spellEnd"/>
            <w:r w:rsidRPr="005C5EA3">
              <w:rPr>
                <w:rFonts w:ascii="Aptos Narrow" w:hAnsi="Aptos Narrow"/>
                <w:b/>
                <w:bCs/>
                <w:color w:val="000000"/>
                <w:sz w:val="18"/>
                <w:szCs w:val="18"/>
              </w:rPr>
              <w:t>, caret, etc.)</w:t>
            </w:r>
          </w:p>
        </w:tc>
      </w:tr>
      <w:tr w:rsidR="00157A4E" w:rsidRPr="005C5EA3" w14:paraId="3C31604A" w14:textId="77777777" w:rsidTr="00A23D18">
        <w:trPr>
          <w:trHeight w:val="780"/>
        </w:trPr>
        <w:tc>
          <w:tcPr>
            <w:tcW w:w="866" w:type="pct"/>
            <w:tcBorders>
              <w:top w:val="nil"/>
              <w:left w:val="single" w:sz="8" w:space="0" w:color="BFBFBF"/>
              <w:bottom w:val="single" w:sz="8" w:space="0" w:color="BFBFBF"/>
              <w:right w:val="single" w:sz="8" w:space="0" w:color="BFBFBF"/>
            </w:tcBorders>
            <w:shd w:val="clear" w:color="auto" w:fill="F2F2F2" w:themeFill="background1" w:themeFillShade="F2"/>
            <w:vAlign w:val="center"/>
            <w:hideMark/>
          </w:tcPr>
          <w:p w14:paraId="061C8564" w14:textId="77777777" w:rsidR="00157A4E" w:rsidRPr="005C5EA3" w:rsidRDefault="00157A4E" w:rsidP="00A23D18">
            <w:pPr>
              <w:rPr>
                <w:rFonts w:ascii="Aptos Narrow" w:hAnsi="Aptos Narrow"/>
                <w:b/>
                <w:bCs/>
                <w:color w:val="000000"/>
                <w:sz w:val="18"/>
                <w:szCs w:val="18"/>
              </w:rPr>
            </w:pPr>
            <w:r w:rsidRPr="005C5EA3">
              <w:rPr>
                <w:rFonts w:ascii="Aptos Narrow" w:hAnsi="Aptos Narrow"/>
                <w:b/>
                <w:bCs/>
                <w:color w:val="000000"/>
                <w:sz w:val="18"/>
                <w:szCs w:val="18"/>
              </w:rPr>
              <w:t>Data Import</w:t>
            </w:r>
          </w:p>
        </w:tc>
        <w:tc>
          <w:tcPr>
            <w:tcW w:w="1525" w:type="pct"/>
            <w:tcBorders>
              <w:top w:val="nil"/>
              <w:left w:val="nil"/>
              <w:bottom w:val="single" w:sz="8" w:space="0" w:color="BFBFBF"/>
              <w:right w:val="single" w:sz="8" w:space="0" w:color="BFBFBF"/>
            </w:tcBorders>
            <w:shd w:val="clear" w:color="auto" w:fill="F2F2F2" w:themeFill="background1" w:themeFillShade="F2"/>
            <w:vAlign w:val="center"/>
            <w:hideMark/>
          </w:tcPr>
          <w:p w14:paraId="0F3612CA" w14:textId="77777777" w:rsidR="00157A4E" w:rsidRPr="005C5EA3" w:rsidRDefault="00157A4E" w:rsidP="00A23D18">
            <w:pPr>
              <w:rPr>
                <w:rFonts w:ascii="Arial Unicode MS" w:hAnsi="Arial Unicode MS"/>
                <w:color w:val="000000"/>
                <w:sz w:val="18"/>
                <w:szCs w:val="18"/>
              </w:rPr>
            </w:pPr>
            <w:r w:rsidRPr="005C5EA3">
              <w:rPr>
                <w:rFonts w:ascii="Arial Unicode MS" w:hAnsi="Arial Unicode MS"/>
                <w:b/>
                <w:bCs/>
                <w:color w:val="002060"/>
                <w:sz w:val="18"/>
                <w:szCs w:val="18"/>
              </w:rPr>
              <w:t>PROC IMPORT</w:t>
            </w:r>
            <w:r w:rsidRPr="005C5EA3">
              <w:rPr>
                <w:rFonts w:ascii="Arial Unicode MS" w:hAnsi="Arial Unicode MS"/>
                <w:color w:val="002060"/>
                <w:sz w:val="18"/>
                <w:szCs w:val="18"/>
              </w:rPr>
              <w:t xml:space="preserve"> </w:t>
            </w:r>
            <w:r w:rsidRPr="005C5EA3">
              <w:rPr>
                <w:rFonts w:ascii="Arial Unicode MS" w:hAnsi="Arial Unicode MS"/>
                <w:b/>
                <w:bCs/>
                <w:color w:val="0070C0"/>
                <w:sz w:val="18"/>
                <w:szCs w:val="18"/>
              </w:rPr>
              <w:t>DATAFILE</w:t>
            </w:r>
            <w:r w:rsidRPr="005C5EA3">
              <w:rPr>
                <w:rFonts w:ascii="Arial Unicode MS" w:hAnsi="Arial Unicode MS"/>
                <w:color w:val="000000"/>
                <w:sz w:val="18"/>
                <w:szCs w:val="18"/>
              </w:rPr>
              <w:t xml:space="preserve">='file.csv' </w:t>
            </w:r>
            <w:r w:rsidRPr="005C5EA3">
              <w:rPr>
                <w:rFonts w:ascii="Arial Unicode MS" w:hAnsi="Arial Unicode MS"/>
                <w:b/>
                <w:bCs/>
                <w:color w:val="0070C0"/>
                <w:sz w:val="18"/>
                <w:szCs w:val="18"/>
              </w:rPr>
              <w:t>OUT</w:t>
            </w:r>
            <w:r w:rsidRPr="005C5EA3">
              <w:rPr>
                <w:rFonts w:ascii="Arial Unicode MS" w:hAnsi="Arial Unicode MS"/>
                <w:color w:val="000000"/>
                <w:sz w:val="18"/>
                <w:szCs w:val="18"/>
              </w:rPr>
              <w:t>=</w:t>
            </w:r>
            <w:proofErr w:type="spellStart"/>
            <w:r w:rsidRPr="005C5EA3">
              <w:rPr>
                <w:rFonts w:ascii="Arial Unicode MS" w:hAnsi="Arial Unicode MS"/>
                <w:color w:val="000000"/>
                <w:sz w:val="18"/>
                <w:szCs w:val="18"/>
              </w:rPr>
              <w:t>mydata</w:t>
            </w:r>
            <w:proofErr w:type="spellEnd"/>
            <w:r w:rsidRPr="005C5EA3">
              <w:rPr>
                <w:rFonts w:ascii="Arial Unicode MS" w:hAnsi="Arial Unicode MS"/>
                <w:color w:val="000000"/>
                <w:sz w:val="18"/>
                <w:szCs w:val="18"/>
              </w:rPr>
              <w:t xml:space="preserve"> DBMS=CSV </w:t>
            </w:r>
            <w:r w:rsidRPr="005C5EA3">
              <w:rPr>
                <w:rFonts w:ascii="Arial Unicode MS" w:hAnsi="Arial Unicode MS"/>
                <w:b/>
                <w:bCs/>
                <w:color w:val="0070C0"/>
                <w:sz w:val="18"/>
                <w:szCs w:val="18"/>
              </w:rPr>
              <w:t>REPLACE</w:t>
            </w:r>
            <w:r w:rsidRPr="005C5EA3">
              <w:rPr>
                <w:rFonts w:ascii="Arial Unicode MS" w:hAnsi="Arial Unicode MS"/>
                <w:color w:val="000000"/>
                <w:sz w:val="18"/>
                <w:szCs w:val="18"/>
              </w:rPr>
              <w:t xml:space="preserve">; </w:t>
            </w:r>
            <w:r w:rsidRPr="005C5EA3">
              <w:rPr>
                <w:rFonts w:ascii="Arial Unicode MS" w:hAnsi="Arial Unicode MS"/>
                <w:b/>
                <w:bCs/>
                <w:color w:val="0070C0"/>
                <w:sz w:val="18"/>
                <w:szCs w:val="18"/>
              </w:rPr>
              <w:t>GETNAMES</w:t>
            </w:r>
            <w:r w:rsidRPr="005C5EA3">
              <w:rPr>
                <w:rFonts w:ascii="Arial Unicode MS" w:hAnsi="Arial Unicode MS"/>
                <w:color w:val="000000"/>
                <w:sz w:val="18"/>
                <w:szCs w:val="18"/>
              </w:rPr>
              <w:t xml:space="preserve">=YES; </w:t>
            </w:r>
            <w:r w:rsidRPr="005C5EA3">
              <w:rPr>
                <w:rFonts w:ascii="Arial Unicode MS" w:hAnsi="Arial Unicode MS"/>
                <w:b/>
                <w:bCs/>
                <w:color w:val="002060"/>
                <w:sz w:val="18"/>
                <w:szCs w:val="18"/>
              </w:rPr>
              <w:t>RUN</w:t>
            </w:r>
            <w:r w:rsidRPr="005C5EA3">
              <w:rPr>
                <w:rFonts w:ascii="Arial Unicode MS" w:hAnsi="Arial Unicode MS"/>
                <w:color w:val="000000"/>
                <w:sz w:val="18"/>
                <w:szCs w:val="18"/>
              </w:rPr>
              <w:t>;</w:t>
            </w:r>
          </w:p>
        </w:tc>
        <w:tc>
          <w:tcPr>
            <w:tcW w:w="1362" w:type="pct"/>
            <w:tcBorders>
              <w:top w:val="nil"/>
              <w:left w:val="nil"/>
              <w:bottom w:val="single" w:sz="8" w:space="0" w:color="BFBFBF"/>
              <w:right w:val="single" w:sz="8" w:space="0" w:color="BFBFBF"/>
            </w:tcBorders>
            <w:shd w:val="clear" w:color="auto" w:fill="F2F2F2" w:themeFill="background1" w:themeFillShade="F2"/>
            <w:vAlign w:val="center"/>
            <w:hideMark/>
          </w:tcPr>
          <w:p w14:paraId="287B9179" w14:textId="77777777" w:rsidR="00157A4E" w:rsidRPr="005C5EA3" w:rsidRDefault="00157A4E" w:rsidP="00A23D18">
            <w:pPr>
              <w:rPr>
                <w:rFonts w:ascii="Arial Unicode MS" w:hAnsi="Arial Unicode MS"/>
                <w:color w:val="000000"/>
                <w:sz w:val="18"/>
                <w:szCs w:val="18"/>
              </w:rPr>
            </w:pPr>
            <w:r w:rsidRPr="005C5EA3">
              <w:rPr>
                <w:rFonts w:ascii="Arial Unicode MS" w:hAnsi="Arial Unicode MS"/>
                <w:color w:val="000000"/>
                <w:sz w:val="18"/>
                <w:szCs w:val="18"/>
              </w:rPr>
              <w:t xml:space="preserve">import pandas as pd </w:t>
            </w:r>
            <w:proofErr w:type="spellStart"/>
            <w:r w:rsidRPr="005C5EA3">
              <w:rPr>
                <w:rFonts w:ascii="Arial Unicode MS" w:hAnsi="Arial Unicode MS"/>
                <w:color w:val="000000"/>
                <w:sz w:val="18"/>
                <w:szCs w:val="18"/>
              </w:rPr>
              <w:t>df</w:t>
            </w:r>
            <w:proofErr w:type="spellEnd"/>
            <w:r w:rsidRPr="005C5EA3">
              <w:rPr>
                <w:rFonts w:ascii="Arial Unicode MS" w:hAnsi="Arial Unicode MS"/>
                <w:color w:val="000000"/>
                <w:sz w:val="18"/>
                <w:szCs w:val="18"/>
              </w:rPr>
              <w:t xml:space="preserve"> = </w:t>
            </w:r>
            <w:proofErr w:type="spellStart"/>
            <w:r w:rsidRPr="005C5EA3">
              <w:rPr>
                <w:rFonts w:ascii="Arial Unicode MS" w:hAnsi="Arial Unicode MS"/>
                <w:color w:val="000000"/>
                <w:sz w:val="18"/>
                <w:szCs w:val="18"/>
              </w:rPr>
              <w:t>pd.read_csv</w:t>
            </w:r>
            <w:proofErr w:type="spellEnd"/>
            <w:r w:rsidRPr="005C5EA3">
              <w:rPr>
                <w:rFonts w:ascii="Arial Unicode MS" w:hAnsi="Arial Unicode MS"/>
                <w:color w:val="000000"/>
                <w:sz w:val="18"/>
                <w:szCs w:val="18"/>
              </w:rPr>
              <w:t>('file.csv')</w:t>
            </w:r>
          </w:p>
        </w:tc>
        <w:tc>
          <w:tcPr>
            <w:tcW w:w="1247" w:type="pct"/>
            <w:tcBorders>
              <w:top w:val="nil"/>
              <w:left w:val="nil"/>
              <w:bottom w:val="single" w:sz="8" w:space="0" w:color="BFBFBF"/>
              <w:right w:val="single" w:sz="8" w:space="0" w:color="BFBFBF"/>
            </w:tcBorders>
            <w:shd w:val="clear" w:color="auto" w:fill="F2F2F2" w:themeFill="background1" w:themeFillShade="F2"/>
            <w:vAlign w:val="center"/>
            <w:hideMark/>
          </w:tcPr>
          <w:p w14:paraId="27888A61" w14:textId="77777777" w:rsidR="00157A4E" w:rsidRPr="005C5EA3" w:rsidRDefault="00157A4E" w:rsidP="00A23D18">
            <w:pPr>
              <w:rPr>
                <w:rFonts w:ascii="Arial Unicode MS" w:hAnsi="Arial Unicode MS"/>
                <w:color w:val="000000"/>
                <w:sz w:val="18"/>
                <w:szCs w:val="18"/>
              </w:rPr>
            </w:pPr>
            <w:proofErr w:type="spellStart"/>
            <w:r w:rsidRPr="005C5EA3">
              <w:rPr>
                <w:rFonts w:ascii="Arial Unicode MS" w:hAnsi="Arial Unicode MS"/>
                <w:color w:val="000000"/>
                <w:sz w:val="18"/>
                <w:szCs w:val="18"/>
              </w:rPr>
              <w:t>mydata</w:t>
            </w:r>
            <w:proofErr w:type="spellEnd"/>
            <w:r w:rsidRPr="005C5EA3">
              <w:rPr>
                <w:rFonts w:ascii="Arial Unicode MS" w:hAnsi="Arial Unicode MS"/>
                <w:color w:val="000000"/>
                <w:sz w:val="18"/>
                <w:szCs w:val="18"/>
              </w:rPr>
              <w:t xml:space="preserve"> &lt;- read.csv('file.csv')</w:t>
            </w:r>
          </w:p>
        </w:tc>
      </w:tr>
      <w:tr w:rsidR="00157A4E" w:rsidRPr="005C5EA3" w14:paraId="20648576" w14:textId="77777777" w:rsidTr="00A23D18">
        <w:trPr>
          <w:trHeight w:val="825"/>
        </w:trPr>
        <w:tc>
          <w:tcPr>
            <w:tcW w:w="866" w:type="pct"/>
            <w:tcBorders>
              <w:top w:val="nil"/>
              <w:left w:val="single" w:sz="8" w:space="0" w:color="BFBFBF"/>
              <w:bottom w:val="single" w:sz="8" w:space="0" w:color="BFBFBF"/>
              <w:right w:val="single" w:sz="8" w:space="0" w:color="BFBFBF"/>
            </w:tcBorders>
            <w:shd w:val="clear" w:color="auto" w:fill="auto"/>
            <w:vAlign w:val="center"/>
            <w:hideMark/>
          </w:tcPr>
          <w:p w14:paraId="4D47C170" w14:textId="77777777" w:rsidR="00157A4E" w:rsidRPr="005C5EA3" w:rsidRDefault="00157A4E" w:rsidP="00A23D18">
            <w:pPr>
              <w:rPr>
                <w:rFonts w:ascii="Aptos Narrow" w:hAnsi="Aptos Narrow"/>
                <w:b/>
                <w:bCs/>
                <w:color w:val="000000"/>
                <w:sz w:val="18"/>
                <w:szCs w:val="18"/>
              </w:rPr>
            </w:pPr>
            <w:r w:rsidRPr="005C5EA3">
              <w:rPr>
                <w:rFonts w:ascii="Aptos Narrow" w:hAnsi="Aptos Narrow"/>
                <w:b/>
                <w:bCs/>
                <w:color w:val="000000"/>
                <w:sz w:val="18"/>
                <w:szCs w:val="18"/>
              </w:rPr>
              <w:t>Data Exploration</w:t>
            </w:r>
          </w:p>
        </w:tc>
        <w:tc>
          <w:tcPr>
            <w:tcW w:w="1525" w:type="pct"/>
            <w:tcBorders>
              <w:top w:val="nil"/>
              <w:left w:val="nil"/>
              <w:bottom w:val="single" w:sz="8" w:space="0" w:color="BFBFBF"/>
              <w:right w:val="single" w:sz="8" w:space="0" w:color="BFBFBF"/>
            </w:tcBorders>
            <w:shd w:val="clear" w:color="auto" w:fill="auto"/>
            <w:vAlign w:val="center"/>
            <w:hideMark/>
          </w:tcPr>
          <w:p w14:paraId="54D4B543" w14:textId="77777777" w:rsidR="00157A4E" w:rsidRPr="005C5EA3" w:rsidRDefault="00157A4E" w:rsidP="00A23D18">
            <w:pPr>
              <w:rPr>
                <w:rFonts w:ascii="Arial Unicode MS" w:hAnsi="Arial Unicode MS"/>
                <w:color w:val="000000"/>
                <w:sz w:val="18"/>
                <w:szCs w:val="18"/>
              </w:rPr>
            </w:pPr>
            <w:r w:rsidRPr="005C5EA3">
              <w:rPr>
                <w:rFonts w:ascii="Arial Unicode MS" w:hAnsi="Arial Unicode MS"/>
                <w:b/>
                <w:bCs/>
                <w:color w:val="002060"/>
                <w:sz w:val="18"/>
                <w:szCs w:val="18"/>
              </w:rPr>
              <w:t>PROC CONTENTS</w:t>
            </w:r>
            <w:r w:rsidRPr="005C5EA3">
              <w:rPr>
                <w:rFonts w:ascii="Arial Unicode MS" w:hAnsi="Arial Unicode MS"/>
                <w:color w:val="002060"/>
                <w:sz w:val="18"/>
                <w:szCs w:val="18"/>
              </w:rPr>
              <w:t xml:space="preserve"> </w:t>
            </w:r>
            <w:r w:rsidRPr="005C5EA3">
              <w:rPr>
                <w:rFonts w:ascii="Arial Unicode MS" w:hAnsi="Arial Unicode MS"/>
                <w:b/>
                <w:bCs/>
                <w:color w:val="0070C0"/>
                <w:sz w:val="18"/>
                <w:szCs w:val="18"/>
              </w:rPr>
              <w:t>DATA</w:t>
            </w:r>
            <w:r w:rsidRPr="005C5EA3">
              <w:rPr>
                <w:rFonts w:ascii="Arial Unicode MS" w:hAnsi="Arial Unicode MS"/>
                <w:color w:val="000000"/>
                <w:sz w:val="18"/>
                <w:szCs w:val="18"/>
              </w:rPr>
              <w:t>=</w:t>
            </w:r>
            <w:proofErr w:type="spellStart"/>
            <w:r w:rsidRPr="005C5EA3">
              <w:rPr>
                <w:rFonts w:ascii="Arial Unicode MS" w:hAnsi="Arial Unicode MS"/>
                <w:color w:val="000000"/>
                <w:sz w:val="18"/>
                <w:szCs w:val="18"/>
              </w:rPr>
              <w:t>mydata</w:t>
            </w:r>
            <w:proofErr w:type="spellEnd"/>
            <w:r w:rsidRPr="005C5EA3">
              <w:rPr>
                <w:rFonts w:ascii="Arial Unicode MS" w:hAnsi="Arial Unicode MS"/>
                <w:color w:val="000000"/>
                <w:sz w:val="18"/>
                <w:szCs w:val="18"/>
              </w:rPr>
              <w:t xml:space="preserve">; </w:t>
            </w:r>
            <w:r w:rsidRPr="005C5EA3">
              <w:rPr>
                <w:rFonts w:ascii="Arial Unicode MS" w:hAnsi="Arial Unicode MS"/>
                <w:b/>
                <w:bCs/>
                <w:color w:val="002060"/>
                <w:sz w:val="18"/>
                <w:szCs w:val="18"/>
              </w:rPr>
              <w:t>RUN</w:t>
            </w:r>
            <w:r w:rsidRPr="005C5EA3">
              <w:rPr>
                <w:rFonts w:ascii="Arial Unicode MS" w:hAnsi="Arial Unicode MS"/>
                <w:color w:val="000000"/>
                <w:sz w:val="18"/>
                <w:szCs w:val="18"/>
              </w:rPr>
              <w:t>;</w:t>
            </w:r>
            <w:r w:rsidRPr="005C5EA3">
              <w:rPr>
                <w:rFonts w:ascii="Aptos Narrow" w:hAnsi="Aptos Narrow"/>
                <w:color w:val="000000"/>
                <w:sz w:val="18"/>
                <w:szCs w:val="18"/>
              </w:rPr>
              <w:t xml:space="preserve"> </w:t>
            </w:r>
            <w:r w:rsidRPr="005C5EA3">
              <w:rPr>
                <w:rFonts w:ascii="Arial Unicode MS" w:hAnsi="Arial Unicode MS"/>
                <w:b/>
                <w:bCs/>
                <w:color w:val="002060"/>
                <w:sz w:val="18"/>
                <w:szCs w:val="18"/>
              </w:rPr>
              <w:t>PROC MEANS</w:t>
            </w:r>
            <w:r w:rsidRPr="005C5EA3">
              <w:rPr>
                <w:rFonts w:ascii="Arial Unicode MS" w:hAnsi="Arial Unicode MS"/>
                <w:color w:val="002060"/>
                <w:sz w:val="18"/>
                <w:szCs w:val="18"/>
              </w:rPr>
              <w:t xml:space="preserve"> </w:t>
            </w:r>
            <w:r w:rsidRPr="005C5EA3">
              <w:rPr>
                <w:rFonts w:ascii="Arial Unicode MS" w:hAnsi="Arial Unicode MS"/>
                <w:b/>
                <w:bCs/>
                <w:color w:val="0070C0"/>
                <w:sz w:val="18"/>
                <w:szCs w:val="18"/>
              </w:rPr>
              <w:t>DATA</w:t>
            </w:r>
            <w:r w:rsidRPr="005C5EA3">
              <w:rPr>
                <w:rFonts w:ascii="Arial Unicode MS" w:hAnsi="Arial Unicode MS"/>
                <w:color w:val="000000"/>
                <w:sz w:val="18"/>
                <w:szCs w:val="18"/>
              </w:rPr>
              <w:t>=</w:t>
            </w:r>
            <w:proofErr w:type="spellStart"/>
            <w:r w:rsidRPr="005C5EA3">
              <w:rPr>
                <w:rFonts w:ascii="Arial Unicode MS" w:hAnsi="Arial Unicode MS"/>
                <w:color w:val="000000"/>
                <w:sz w:val="18"/>
                <w:szCs w:val="18"/>
              </w:rPr>
              <w:t>mydata</w:t>
            </w:r>
            <w:proofErr w:type="spellEnd"/>
            <w:r w:rsidRPr="005C5EA3">
              <w:rPr>
                <w:rFonts w:ascii="Arial Unicode MS" w:hAnsi="Arial Unicode MS"/>
                <w:color w:val="000000"/>
                <w:sz w:val="18"/>
                <w:szCs w:val="18"/>
              </w:rPr>
              <w:t xml:space="preserve">; </w:t>
            </w:r>
            <w:r w:rsidRPr="005C5EA3">
              <w:rPr>
                <w:rFonts w:ascii="Arial Unicode MS" w:hAnsi="Arial Unicode MS"/>
                <w:b/>
                <w:bCs/>
                <w:color w:val="002060"/>
                <w:sz w:val="18"/>
                <w:szCs w:val="18"/>
              </w:rPr>
              <w:t>RUN</w:t>
            </w:r>
            <w:r w:rsidRPr="005C5EA3">
              <w:rPr>
                <w:rFonts w:ascii="Arial Unicode MS" w:hAnsi="Arial Unicode MS"/>
                <w:color w:val="000000"/>
                <w:sz w:val="18"/>
                <w:szCs w:val="18"/>
              </w:rPr>
              <w:t>;</w:t>
            </w:r>
          </w:p>
        </w:tc>
        <w:tc>
          <w:tcPr>
            <w:tcW w:w="1362" w:type="pct"/>
            <w:tcBorders>
              <w:top w:val="nil"/>
              <w:left w:val="nil"/>
              <w:bottom w:val="single" w:sz="8" w:space="0" w:color="BFBFBF"/>
              <w:right w:val="single" w:sz="8" w:space="0" w:color="BFBFBF"/>
            </w:tcBorders>
            <w:shd w:val="clear" w:color="auto" w:fill="auto"/>
            <w:vAlign w:val="center"/>
            <w:hideMark/>
          </w:tcPr>
          <w:p w14:paraId="7F3AA16E" w14:textId="77777777" w:rsidR="00157A4E" w:rsidRPr="005C5EA3" w:rsidRDefault="00157A4E" w:rsidP="00A23D18">
            <w:pPr>
              <w:rPr>
                <w:rFonts w:ascii="Arial Unicode MS" w:hAnsi="Arial Unicode MS"/>
                <w:color w:val="000000"/>
                <w:sz w:val="18"/>
                <w:szCs w:val="18"/>
              </w:rPr>
            </w:pPr>
            <w:r w:rsidRPr="005C5EA3">
              <w:rPr>
                <w:rFonts w:ascii="Arial Unicode MS" w:hAnsi="Arial Unicode MS"/>
                <w:color w:val="000000"/>
                <w:sz w:val="18"/>
                <w:szCs w:val="18"/>
              </w:rPr>
              <w:t>df.info()</w:t>
            </w:r>
            <w:r w:rsidRPr="005C5EA3">
              <w:rPr>
                <w:rFonts w:ascii="Aptos Narrow" w:hAnsi="Aptos Narrow"/>
                <w:color w:val="000000"/>
                <w:sz w:val="18"/>
                <w:szCs w:val="18"/>
              </w:rPr>
              <w:t xml:space="preserve"> </w:t>
            </w:r>
            <w:proofErr w:type="spellStart"/>
            <w:r w:rsidRPr="005C5EA3">
              <w:rPr>
                <w:rFonts w:ascii="Arial Unicode MS" w:hAnsi="Arial Unicode MS"/>
                <w:color w:val="000000"/>
                <w:sz w:val="18"/>
                <w:szCs w:val="18"/>
              </w:rPr>
              <w:t>df.describe</w:t>
            </w:r>
            <w:proofErr w:type="spellEnd"/>
            <w:r w:rsidRPr="005C5EA3">
              <w:rPr>
                <w:rFonts w:ascii="Arial Unicode MS" w:hAnsi="Arial Unicode MS"/>
                <w:color w:val="000000"/>
                <w:sz w:val="18"/>
                <w:szCs w:val="18"/>
              </w:rPr>
              <w:t>()</w:t>
            </w:r>
          </w:p>
        </w:tc>
        <w:tc>
          <w:tcPr>
            <w:tcW w:w="1247" w:type="pct"/>
            <w:tcBorders>
              <w:top w:val="nil"/>
              <w:left w:val="nil"/>
              <w:bottom w:val="single" w:sz="8" w:space="0" w:color="BFBFBF"/>
              <w:right w:val="single" w:sz="8" w:space="0" w:color="BFBFBF"/>
            </w:tcBorders>
            <w:shd w:val="clear" w:color="auto" w:fill="auto"/>
            <w:vAlign w:val="center"/>
            <w:hideMark/>
          </w:tcPr>
          <w:p w14:paraId="074FEDDA" w14:textId="77777777" w:rsidR="00157A4E" w:rsidRPr="005C5EA3" w:rsidRDefault="00157A4E" w:rsidP="00A23D18">
            <w:pPr>
              <w:rPr>
                <w:rFonts w:ascii="Arial Unicode MS" w:hAnsi="Arial Unicode MS"/>
                <w:color w:val="000000"/>
                <w:sz w:val="18"/>
                <w:szCs w:val="18"/>
              </w:rPr>
            </w:pPr>
            <w:r w:rsidRPr="005C5EA3">
              <w:rPr>
                <w:rFonts w:ascii="Arial Unicode MS" w:hAnsi="Arial Unicode MS"/>
                <w:color w:val="000000"/>
                <w:sz w:val="18"/>
                <w:szCs w:val="18"/>
              </w:rPr>
              <w:t>str(</w:t>
            </w:r>
            <w:proofErr w:type="spellStart"/>
            <w:r w:rsidRPr="005C5EA3">
              <w:rPr>
                <w:rFonts w:ascii="Arial Unicode MS" w:hAnsi="Arial Unicode MS"/>
                <w:color w:val="000000"/>
                <w:sz w:val="18"/>
                <w:szCs w:val="18"/>
              </w:rPr>
              <w:t>mydata</w:t>
            </w:r>
            <w:proofErr w:type="spellEnd"/>
            <w:r w:rsidRPr="005C5EA3">
              <w:rPr>
                <w:rFonts w:ascii="Arial Unicode MS" w:hAnsi="Arial Unicode MS"/>
                <w:color w:val="000000"/>
                <w:sz w:val="18"/>
                <w:szCs w:val="18"/>
              </w:rPr>
              <w:t>)</w:t>
            </w:r>
            <w:r w:rsidRPr="005C5EA3">
              <w:rPr>
                <w:rFonts w:ascii="Aptos Narrow" w:hAnsi="Aptos Narrow"/>
                <w:color w:val="000000"/>
                <w:sz w:val="18"/>
                <w:szCs w:val="18"/>
              </w:rPr>
              <w:t xml:space="preserve"> </w:t>
            </w:r>
            <w:r w:rsidRPr="005C5EA3">
              <w:rPr>
                <w:rFonts w:ascii="Arial Unicode MS" w:hAnsi="Arial Unicode MS"/>
                <w:color w:val="000000"/>
                <w:sz w:val="18"/>
                <w:szCs w:val="18"/>
              </w:rPr>
              <w:t>summary(</w:t>
            </w:r>
            <w:proofErr w:type="spellStart"/>
            <w:r w:rsidRPr="005C5EA3">
              <w:rPr>
                <w:rFonts w:ascii="Arial Unicode MS" w:hAnsi="Arial Unicode MS"/>
                <w:color w:val="000000"/>
                <w:sz w:val="18"/>
                <w:szCs w:val="18"/>
              </w:rPr>
              <w:t>mydata</w:t>
            </w:r>
            <w:proofErr w:type="spellEnd"/>
            <w:r w:rsidRPr="005C5EA3">
              <w:rPr>
                <w:rFonts w:ascii="Arial Unicode MS" w:hAnsi="Arial Unicode MS"/>
                <w:color w:val="000000"/>
                <w:sz w:val="18"/>
                <w:szCs w:val="18"/>
              </w:rPr>
              <w:t>)</w:t>
            </w:r>
          </w:p>
        </w:tc>
      </w:tr>
      <w:tr w:rsidR="00157A4E" w:rsidRPr="005C5EA3" w14:paraId="2EA92607" w14:textId="77777777" w:rsidTr="00A23D18">
        <w:trPr>
          <w:trHeight w:val="525"/>
        </w:trPr>
        <w:tc>
          <w:tcPr>
            <w:tcW w:w="866" w:type="pct"/>
            <w:tcBorders>
              <w:top w:val="nil"/>
              <w:left w:val="single" w:sz="8" w:space="0" w:color="BFBFBF"/>
              <w:bottom w:val="single" w:sz="8" w:space="0" w:color="BFBFBF"/>
              <w:right w:val="single" w:sz="8" w:space="0" w:color="BFBFBF"/>
            </w:tcBorders>
            <w:shd w:val="clear" w:color="auto" w:fill="F2F2F2" w:themeFill="background1" w:themeFillShade="F2"/>
            <w:vAlign w:val="center"/>
            <w:hideMark/>
          </w:tcPr>
          <w:p w14:paraId="4B60BB5C" w14:textId="77777777" w:rsidR="00157A4E" w:rsidRPr="005C5EA3" w:rsidRDefault="00157A4E" w:rsidP="00A23D18">
            <w:pPr>
              <w:rPr>
                <w:rFonts w:ascii="Aptos Narrow" w:hAnsi="Aptos Narrow"/>
                <w:b/>
                <w:bCs/>
                <w:color w:val="000000"/>
                <w:sz w:val="18"/>
                <w:szCs w:val="18"/>
              </w:rPr>
            </w:pPr>
            <w:r w:rsidRPr="005C5EA3">
              <w:rPr>
                <w:rFonts w:ascii="Aptos Narrow" w:hAnsi="Aptos Narrow"/>
                <w:b/>
                <w:bCs/>
                <w:color w:val="000000"/>
                <w:sz w:val="18"/>
                <w:szCs w:val="18"/>
              </w:rPr>
              <w:t>Data Visualization</w:t>
            </w:r>
          </w:p>
        </w:tc>
        <w:tc>
          <w:tcPr>
            <w:tcW w:w="1525" w:type="pct"/>
            <w:tcBorders>
              <w:top w:val="nil"/>
              <w:left w:val="nil"/>
              <w:bottom w:val="single" w:sz="8" w:space="0" w:color="BFBFBF"/>
              <w:right w:val="single" w:sz="8" w:space="0" w:color="BFBFBF"/>
            </w:tcBorders>
            <w:shd w:val="clear" w:color="auto" w:fill="F2F2F2" w:themeFill="background1" w:themeFillShade="F2"/>
            <w:vAlign w:val="center"/>
            <w:hideMark/>
          </w:tcPr>
          <w:p w14:paraId="59009ACD" w14:textId="77777777" w:rsidR="00157A4E" w:rsidRPr="005C5EA3" w:rsidRDefault="00157A4E" w:rsidP="00A23D18">
            <w:pPr>
              <w:rPr>
                <w:rFonts w:ascii="Arial Unicode MS" w:hAnsi="Arial Unicode MS"/>
                <w:color w:val="000000"/>
                <w:sz w:val="18"/>
                <w:szCs w:val="18"/>
              </w:rPr>
            </w:pPr>
            <w:r w:rsidRPr="005C5EA3">
              <w:rPr>
                <w:rFonts w:ascii="Arial Unicode MS" w:hAnsi="Arial Unicode MS"/>
                <w:b/>
                <w:bCs/>
                <w:color w:val="002060"/>
                <w:sz w:val="18"/>
                <w:szCs w:val="18"/>
              </w:rPr>
              <w:t>PROC SGPLOT</w:t>
            </w:r>
            <w:r w:rsidRPr="005C5EA3">
              <w:rPr>
                <w:rFonts w:ascii="Arial Unicode MS" w:hAnsi="Arial Unicode MS"/>
                <w:color w:val="002060"/>
                <w:sz w:val="18"/>
                <w:szCs w:val="18"/>
              </w:rPr>
              <w:t xml:space="preserve"> </w:t>
            </w:r>
            <w:r w:rsidRPr="005C5EA3">
              <w:rPr>
                <w:rFonts w:ascii="Arial Unicode MS" w:hAnsi="Arial Unicode MS"/>
                <w:b/>
                <w:bCs/>
                <w:color w:val="0070C0"/>
                <w:sz w:val="18"/>
                <w:szCs w:val="18"/>
              </w:rPr>
              <w:t>DATA</w:t>
            </w:r>
            <w:r w:rsidRPr="005C5EA3">
              <w:rPr>
                <w:rFonts w:ascii="Arial Unicode MS" w:hAnsi="Arial Unicode MS"/>
                <w:color w:val="000000"/>
                <w:sz w:val="18"/>
                <w:szCs w:val="18"/>
              </w:rPr>
              <w:t>=</w:t>
            </w:r>
            <w:proofErr w:type="spellStart"/>
            <w:r w:rsidRPr="005C5EA3">
              <w:rPr>
                <w:rFonts w:ascii="Arial Unicode MS" w:hAnsi="Arial Unicode MS"/>
                <w:color w:val="000000"/>
                <w:sz w:val="18"/>
                <w:szCs w:val="18"/>
              </w:rPr>
              <w:t>mydata</w:t>
            </w:r>
            <w:proofErr w:type="spellEnd"/>
            <w:r w:rsidRPr="005C5EA3">
              <w:rPr>
                <w:rFonts w:ascii="Arial Unicode MS" w:hAnsi="Arial Unicode MS"/>
                <w:color w:val="000000"/>
                <w:sz w:val="18"/>
                <w:szCs w:val="18"/>
              </w:rPr>
              <w:t xml:space="preserve">; </w:t>
            </w:r>
            <w:r w:rsidRPr="005C5EA3">
              <w:rPr>
                <w:rFonts w:ascii="Arial Unicode MS" w:hAnsi="Arial Unicode MS"/>
                <w:b/>
                <w:bCs/>
                <w:color w:val="0070C0"/>
                <w:sz w:val="18"/>
                <w:szCs w:val="18"/>
              </w:rPr>
              <w:t>HISTOGRAM</w:t>
            </w:r>
            <w:r w:rsidRPr="005C5EA3">
              <w:rPr>
                <w:rFonts w:ascii="Arial Unicode MS" w:hAnsi="Arial Unicode MS"/>
                <w:color w:val="0070C0"/>
                <w:sz w:val="18"/>
                <w:szCs w:val="18"/>
              </w:rPr>
              <w:t xml:space="preserve"> </w:t>
            </w:r>
            <w:r w:rsidRPr="005C5EA3">
              <w:rPr>
                <w:rFonts w:ascii="Arial Unicode MS" w:hAnsi="Arial Unicode MS"/>
                <w:color w:val="000000"/>
                <w:sz w:val="18"/>
                <w:szCs w:val="18"/>
              </w:rPr>
              <w:t xml:space="preserve">variable; </w:t>
            </w:r>
            <w:r w:rsidRPr="005C5EA3">
              <w:rPr>
                <w:rFonts w:ascii="Arial Unicode MS" w:hAnsi="Arial Unicode MS"/>
                <w:b/>
                <w:bCs/>
                <w:color w:val="002060"/>
                <w:sz w:val="18"/>
                <w:szCs w:val="18"/>
              </w:rPr>
              <w:t>RUN</w:t>
            </w:r>
            <w:r w:rsidRPr="005C5EA3">
              <w:rPr>
                <w:rFonts w:ascii="Arial Unicode MS" w:hAnsi="Arial Unicode MS"/>
                <w:color w:val="000000"/>
                <w:sz w:val="18"/>
                <w:szCs w:val="18"/>
              </w:rPr>
              <w:t>;</w:t>
            </w:r>
          </w:p>
        </w:tc>
        <w:tc>
          <w:tcPr>
            <w:tcW w:w="1362" w:type="pct"/>
            <w:tcBorders>
              <w:top w:val="nil"/>
              <w:left w:val="nil"/>
              <w:bottom w:val="single" w:sz="8" w:space="0" w:color="BFBFBF"/>
              <w:right w:val="single" w:sz="8" w:space="0" w:color="BFBFBF"/>
            </w:tcBorders>
            <w:shd w:val="clear" w:color="auto" w:fill="F2F2F2" w:themeFill="background1" w:themeFillShade="F2"/>
            <w:vAlign w:val="center"/>
            <w:hideMark/>
          </w:tcPr>
          <w:p w14:paraId="073F9746" w14:textId="77777777" w:rsidR="00157A4E" w:rsidRPr="005C5EA3" w:rsidRDefault="00157A4E" w:rsidP="00A23D18">
            <w:pPr>
              <w:rPr>
                <w:rFonts w:ascii="Arial Unicode MS" w:hAnsi="Arial Unicode MS"/>
                <w:color w:val="000000"/>
                <w:sz w:val="18"/>
                <w:szCs w:val="18"/>
              </w:rPr>
            </w:pPr>
            <w:r w:rsidRPr="005C5EA3">
              <w:rPr>
                <w:rFonts w:ascii="Arial Unicode MS" w:hAnsi="Arial Unicode MS"/>
                <w:color w:val="000000"/>
                <w:sz w:val="18"/>
                <w:szCs w:val="18"/>
              </w:rPr>
              <w:t xml:space="preserve">import </w:t>
            </w:r>
            <w:proofErr w:type="spellStart"/>
            <w:r w:rsidRPr="005C5EA3">
              <w:rPr>
                <w:rFonts w:ascii="Arial Unicode MS" w:hAnsi="Arial Unicode MS"/>
                <w:color w:val="000000"/>
                <w:sz w:val="18"/>
                <w:szCs w:val="18"/>
              </w:rPr>
              <w:t>matplotlib.pyplot</w:t>
            </w:r>
            <w:proofErr w:type="spellEnd"/>
            <w:r w:rsidRPr="005C5EA3">
              <w:rPr>
                <w:rFonts w:ascii="Arial Unicode MS" w:hAnsi="Arial Unicode MS"/>
                <w:color w:val="000000"/>
                <w:sz w:val="18"/>
                <w:szCs w:val="18"/>
              </w:rPr>
              <w:t xml:space="preserve"> as </w:t>
            </w:r>
            <w:proofErr w:type="spellStart"/>
            <w:r w:rsidRPr="005C5EA3">
              <w:rPr>
                <w:rFonts w:ascii="Arial Unicode MS" w:hAnsi="Arial Unicode MS"/>
                <w:color w:val="000000"/>
                <w:sz w:val="18"/>
                <w:szCs w:val="18"/>
              </w:rPr>
              <w:t>plt</w:t>
            </w:r>
            <w:proofErr w:type="spellEnd"/>
            <w:r w:rsidRPr="005C5EA3">
              <w:rPr>
                <w:rFonts w:ascii="Arial Unicode MS" w:hAnsi="Arial Unicode MS"/>
                <w:color w:val="000000"/>
                <w:sz w:val="18"/>
                <w:szCs w:val="18"/>
              </w:rPr>
              <w:t xml:space="preserve"> </w:t>
            </w:r>
            <w:proofErr w:type="spellStart"/>
            <w:r w:rsidRPr="005C5EA3">
              <w:rPr>
                <w:rFonts w:ascii="Arial Unicode MS" w:hAnsi="Arial Unicode MS"/>
                <w:color w:val="000000"/>
                <w:sz w:val="18"/>
                <w:szCs w:val="18"/>
              </w:rPr>
              <w:t>df</w:t>
            </w:r>
            <w:proofErr w:type="spellEnd"/>
            <w:r w:rsidRPr="005C5EA3">
              <w:rPr>
                <w:rFonts w:ascii="Arial Unicode MS" w:hAnsi="Arial Unicode MS"/>
                <w:color w:val="000000"/>
                <w:sz w:val="18"/>
                <w:szCs w:val="18"/>
              </w:rPr>
              <w:t>['variable'].hist()</w:t>
            </w:r>
          </w:p>
        </w:tc>
        <w:tc>
          <w:tcPr>
            <w:tcW w:w="1247" w:type="pct"/>
            <w:tcBorders>
              <w:top w:val="nil"/>
              <w:left w:val="nil"/>
              <w:bottom w:val="single" w:sz="8" w:space="0" w:color="BFBFBF"/>
              <w:right w:val="single" w:sz="8" w:space="0" w:color="BFBFBF"/>
            </w:tcBorders>
            <w:shd w:val="clear" w:color="auto" w:fill="F2F2F2" w:themeFill="background1" w:themeFillShade="F2"/>
            <w:vAlign w:val="center"/>
            <w:hideMark/>
          </w:tcPr>
          <w:p w14:paraId="2D9B0204" w14:textId="77777777" w:rsidR="00157A4E" w:rsidRPr="005C5EA3" w:rsidRDefault="00157A4E" w:rsidP="00A23D18">
            <w:pPr>
              <w:rPr>
                <w:rFonts w:ascii="Arial Unicode MS" w:hAnsi="Arial Unicode MS"/>
                <w:color w:val="000000"/>
                <w:sz w:val="18"/>
                <w:szCs w:val="18"/>
              </w:rPr>
            </w:pPr>
            <w:r w:rsidRPr="005C5EA3">
              <w:rPr>
                <w:rFonts w:ascii="Arial Unicode MS" w:hAnsi="Arial Unicode MS"/>
                <w:color w:val="000000"/>
                <w:sz w:val="18"/>
                <w:szCs w:val="18"/>
              </w:rPr>
              <w:t xml:space="preserve">library(ggplot2) </w:t>
            </w:r>
            <w:proofErr w:type="spellStart"/>
            <w:r w:rsidRPr="005C5EA3">
              <w:rPr>
                <w:rFonts w:ascii="Arial Unicode MS" w:hAnsi="Arial Unicode MS"/>
                <w:color w:val="000000"/>
                <w:sz w:val="18"/>
                <w:szCs w:val="18"/>
              </w:rPr>
              <w:t>ggplot</w:t>
            </w:r>
            <w:proofErr w:type="spellEnd"/>
            <w:r w:rsidRPr="005C5EA3">
              <w:rPr>
                <w:rFonts w:ascii="Arial Unicode MS" w:hAnsi="Arial Unicode MS"/>
                <w:color w:val="000000"/>
                <w:sz w:val="18"/>
                <w:szCs w:val="18"/>
              </w:rPr>
              <w:t>(</w:t>
            </w:r>
            <w:proofErr w:type="spellStart"/>
            <w:r w:rsidRPr="005C5EA3">
              <w:rPr>
                <w:rFonts w:ascii="Arial Unicode MS" w:hAnsi="Arial Unicode MS"/>
                <w:color w:val="000000"/>
                <w:sz w:val="18"/>
                <w:szCs w:val="18"/>
              </w:rPr>
              <w:t>mydata</w:t>
            </w:r>
            <w:proofErr w:type="spellEnd"/>
            <w:r w:rsidRPr="005C5EA3">
              <w:rPr>
                <w:rFonts w:ascii="Arial Unicode MS" w:hAnsi="Arial Unicode MS"/>
                <w:color w:val="000000"/>
                <w:sz w:val="18"/>
                <w:szCs w:val="18"/>
              </w:rPr>
              <w:t xml:space="preserve">, </w:t>
            </w:r>
            <w:proofErr w:type="spellStart"/>
            <w:r w:rsidRPr="005C5EA3">
              <w:rPr>
                <w:rFonts w:ascii="Arial Unicode MS" w:hAnsi="Arial Unicode MS"/>
                <w:color w:val="000000"/>
                <w:sz w:val="18"/>
                <w:szCs w:val="18"/>
              </w:rPr>
              <w:t>aes</w:t>
            </w:r>
            <w:proofErr w:type="spellEnd"/>
            <w:r w:rsidRPr="005C5EA3">
              <w:rPr>
                <w:rFonts w:ascii="Arial Unicode MS" w:hAnsi="Arial Unicode MS"/>
                <w:color w:val="000000"/>
                <w:sz w:val="18"/>
                <w:szCs w:val="18"/>
              </w:rPr>
              <w:t xml:space="preserve">(x=variable)) + </w:t>
            </w:r>
            <w:proofErr w:type="spellStart"/>
            <w:r w:rsidRPr="005C5EA3">
              <w:rPr>
                <w:rFonts w:ascii="Arial Unicode MS" w:hAnsi="Arial Unicode MS"/>
                <w:color w:val="000000"/>
                <w:sz w:val="18"/>
                <w:szCs w:val="18"/>
              </w:rPr>
              <w:t>geom_histogram</w:t>
            </w:r>
            <w:proofErr w:type="spellEnd"/>
            <w:r w:rsidRPr="005C5EA3">
              <w:rPr>
                <w:rFonts w:ascii="Arial Unicode MS" w:hAnsi="Arial Unicode MS"/>
                <w:color w:val="000000"/>
                <w:sz w:val="18"/>
                <w:szCs w:val="18"/>
              </w:rPr>
              <w:t>()</w:t>
            </w:r>
          </w:p>
        </w:tc>
      </w:tr>
      <w:tr w:rsidR="00157A4E" w:rsidRPr="005C5EA3" w14:paraId="32789D84" w14:textId="77777777" w:rsidTr="00A23D18">
        <w:trPr>
          <w:trHeight w:val="780"/>
        </w:trPr>
        <w:tc>
          <w:tcPr>
            <w:tcW w:w="866" w:type="pct"/>
            <w:tcBorders>
              <w:top w:val="nil"/>
              <w:left w:val="single" w:sz="8" w:space="0" w:color="BFBFBF"/>
              <w:bottom w:val="single" w:sz="8" w:space="0" w:color="BFBFBF"/>
              <w:right w:val="single" w:sz="8" w:space="0" w:color="BFBFBF"/>
            </w:tcBorders>
            <w:shd w:val="clear" w:color="auto" w:fill="auto"/>
            <w:vAlign w:val="center"/>
            <w:hideMark/>
          </w:tcPr>
          <w:p w14:paraId="2A249477" w14:textId="77777777" w:rsidR="00157A4E" w:rsidRPr="005C5EA3" w:rsidRDefault="00157A4E" w:rsidP="00A23D18">
            <w:pPr>
              <w:rPr>
                <w:rFonts w:ascii="Aptos Narrow" w:hAnsi="Aptos Narrow"/>
                <w:b/>
                <w:bCs/>
                <w:color w:val="000000"/>
                <w:sz w:val="18"/>
                <w:szCs w:val="18"/>
              </w:rPr>
            </w:pPr>
            <w:r w:rsidRPr="005C5EA3">
              <w:rPr>
                <w:rFonts w:ascii="Aptos Narrow" w:hAnsi="Aptos Narrow"/>
                <w:b/>
                <w:bCs/>
                <w:color w:val="000000"/>
                <w:sz w:val="18"/>
                <w:szCs w:val="18"/>
              </w:rPr>
              <w:lastRenderedPageBreak/>
              <w:t>Imputing Missing Values</w:t>
            </w:r>
          </w:p>
        </w:tc>
        <w:tc>
          <w:tcPr>
            <w:tcW w:w="1525" w:type="pct"/>
            <w:tcBorders>
              <w:top w:val="nil"/>
              <w:left w:val="nil"/>
              <w:bottom w:val="single" w:sz="8" w:space="0" w:color="BFBFBF"/>
              <w:right w:val="single" w:sz="8" w:space="0" w:color="BFBFBF"/>
            </w:tcBorders>
            <w:shd w:val="clear" w:color="auto" w:fill="auto"/>
            <w:vAlign w:val="center"/>
            <w:hideMark/>
          </w:tcPr>
          <w:p w14:paraId="58605C5D" w14:textId="77777777" w:rsidR="00157A4E" w:rsidRPr="005C5EA3" w:rsidRDefault="00157A4E" w:rsidP="00A23D18">
            <w:pPr>
              <w:rPr>
                <w:rFonts w:ascii="Arial Unicode MS" w:hAnsi="Arial Unicode MS"/>
                <w:color w:val="000000"/>
                <w:sz w:val="18"/>
                <w:szCs w:val="18"/>
              </w:rPr>
            </w:pPr>
            <w:r w:rsidRPr="005C5EA3">
              <w:rPr>
                <w:rFonts w:ascii="Arial Unicode MS" w:hAnsi="Arial Unicode MS"/>
                <w:b/>
                <w:bCs/>
                <w:color w:val="002060"/>
                <w:sz w:val="18"/>
                <w:szCs w:val="18"/>
              </w:rPr>
              <w:t>PROC STDIZE</w:t>
            </w:r>
            <w:r w:rsidRPr="005C5EA3">
              <w:rPr>
                <w:rFonts w:ascii="Arial Unicode MS" w:hAnsi="Arial Unicode MS"/>
                <w:color w:val="002060"/>
                <w:sz w:val="18"/>
                <w:szCs w:val="18"/>
              </w:rPr>
              <w:t xml:space="preserve"> </w:t>
            </w:r>
            <w:r w:rsidRPr="005C5EA3">
              <w:rPr>
                <w:rFonts w:ascii="Arial Unicode MS" w:hAnsi="Arial Unicode MS"/>
                <w:b/>
                <w:bCs/>
                <w:color w:val="0070C0"/>
                <w:sz w:val="18"/>
                <w:szCs w:val="18"/>
              </w:rPr>
              <w:t>DATA</w:t>
            </w:r>
            <w:r w:rsidRPr="005C5EA3">
              <w:rPr>
                <w:rFonts w:ascii="Arial Unicode MS" w:hAnsi="Arial Unicode MS"/>
                <w:color w:val="000000"/>
                <w:sz w:val="18"/>
                <w:szCs w:val="18"/>
              </w:rPr>
              <w:t>=</w:t>
            </w:r>
            <w:proofErr w:type="spellStart"/>
            <w:r w:rsidRPr="005C5EA3">
              <w:rPr>
                <w:rFonts w:ascii="Arial Unicode MS" w:hAnsi="Arial Unicode MS"/>
                <w:color w:val="000000"/>
                <w:sz w:val="18"/>
                <w:szCs w:val="18"/>
              </w:rPr>
              <w:t>mydata</w:t>
            </w:r>
            <w:proofErr w:type="spellEnd"/>
            <w:r w:rsidRPr="005C5EA3">
              <w:rPr>
                <w:rFonts w:ascii="Arial Unicode MS" w:hAnsi="Arial Unicode MS"/>
                <w:color w:val="000000"/>
                <w:sz w:val="18"/>
                <w:szCs w:val="18"/>
              </w:rPr>
              <w:t xml:space="preserve"> </w:t>
            </w:r>
            <w:r w:rsidRPr="005C5EA3">
              <w:rPr>
                <w:rFonts w:ascii="Arial Unicode MS" w:hAnsi="Arial Unicode MS"/>
                <w:b/>
                <w:bCs/>
                <w:color w:val="0070C0"/>
                <w:sz w:val="18"/>
                <w:szCs w:val="18"/>
              </w:rPr>
              <w:t>OUT</w:t>
            </w:r>
            <w:r w:rsidRPr="005C5EA3">
              <w:rPr>
                <w:rFonts w:ascii="Arial Unicode MS" w:hAnsi="Arial Unicode MS"/>
                <w:color w:val="000000"/>
                <w:sz w:val="18"/>
                <w:szCs w:val="18"/>
              </w:rPr>
              <w:t>=</w:t>
            </w:r>
            <w:proofErr w:type="spellStart"/>
            <w:r w:rsidRPr="005C5EA3">
              <w:rPr>
                <w:rFonts w:ascii="Arial Unicode MS" w:hAnsi="Arial Unicode MS"/>
                <w:color w:val="000000"/>
                <w:sz w:val="18"/>
                <w:szCs w:val="18"/>
              </w:rPr>
              <w:t>mydata_repl</w:t>
            </w:r>
            <w:proofErr w:type="spellEnd"/>
            <w:r w:rsidRPr="005C5EA3">
              <w:rPr>
                <w:rFonts w:ascii="Arial Unicode MS" w:hAnsi="Arial Unicode MS"/>
                <w:color w:val="000000"/>
                <w:sz w:val="18"/>
                <w:szCs w:val="18"/>
              </w:rPr>
              <w:t xml:space="preserve"> </w:t>
            </w:r>
            <w:r w:rsidRPr="005C5EA3">
              <w:rPr>
                <w:rFonts w:ascii="Arial Unicode MS" w:hAnsi="Arial Unicode MS"/>
                <w:b/>
                <w:bCs/>
                <w:color w:val="0070C0"/>
                <w:sz w:val="18"/>
                <w:szCs w:val="18"/>
              </w:rPr>
              <w:t>MISSING</w:t>
            </w:r>
            <w:r w:rsidRPr="005C5EA3">
              <w:rPr>
                <w:rFonts w:ascii="Arial Unicode MS" w:hAnsi="Arial Unicode MS"/>
                <w:color w:val="000000"/>
                <w:sz w:val="18"/>
                <w:szCs w:val="18"/>
              </w:rPr>
              <w:t xml:space="preserve">=MEAN; </w:t>
            </w:r>
            <w:r w:rsidRPr="005C5EA3">
              <w:rPr>
                <w:rFonts w:ascii="Arial Unicode MS" w:hAnsi="Arial Unicode MS"/>
                <w:b/>
                <w:bCs/>
                <w:color w:val="002060"/>
                <w:sz w:val="18"/>
                <w:szCs w:val="18"/>
              </w:rPr>
              <w:t>RUN</w:t>
            </w:r>
            <w:r w:rsidRPr="005C5EA3">
              <w:rPr>
                <w:rFonts w:ascii="Arial Unicode MS" w:hAnsi="Arial Unicode MS"/>
                <w:color w:val="000000"/>
                <w:sz w:val="18"/>
                <w:szCs w:val="18"/>
              </w:rPr>
              <w:t>;</w:t>
            </w:r>
          </w:p>
        </w:tc>
        <w:tc>
          <w:tcPr>
            <w:tcW w:w="1362" w:type="pct"/>
            <w:tcBorders>
              <w:top w:val="nil"/>
              <w:left w:val="nil"/>
              <w:bottom w:val="single" w:sz="8" w:space="0" w:color="BFBFBF"/>
              <w:right w:val="single" w:sz="8" w:space="0" w:color="BFBFBF"/>
            </w:tcBorders>
            <w:shd w:val="clear" w:color="auto" w:fill="auto"/>
            <w:vAlign w:val="center"/>
            <w:hideMark/>
          </w:tcPr>
          <w:p w14:paraId="03C45267" w14:textId="77777777" w:rsidR="00157A4E" w:rsidRPr="005C5EA3" w:rsidRDefault="00157A4E" w:rsidP="00A23D18">
            <w:pPr>
              <w:rPr>
                <w:rFonts w:ascii="Arial Unicode MS" w:hAnsi="Arial Unicode MS"/>
                <w:color w:val="000000"/>
                <w:sz w:val="18"/>
                <w:szCs w:val="18"/>
              </w:rPr>
            </w:pPr>
            <w:proofErr w:type="spellStart"/>
            <w:r w:rsidRPr="005C5EA3">
              <w:rPr>
                <w:rFonts w:ascii="Arial Unicode MS" w:hAnsi="Arial Unicode MS"/>
                <w:color w:val="000000"/>
                <w:sz w:val="18"/>
                <w:szCs w:val="18"/>
              </w:rPr>
              <w:t>df.fillna</w:t>
            </w:r>
            <w:proofErr w:type="spellEnd"/>
            <w:r w:rsidRPr="005C5EA3">
              <w:rPr>
                <w:rFonts w:ascii="Arial Unicode MS" w:hAnsi="Arial Unicode MS"/>
                <w:color w:val="000000"/>
                <w:sz w:val="18"/>
                <w:szCs w:val="18"/>
              </w:rPr>
              <w:t>(</w:t>
            </w:r>
            <w:proofErr w:type="spellStart"/>
            <w:r w:rsidRPr="005C5EA3">
              <w:rPr>
                <w:rFonts w:ascii="Arial Unicode MS" w:hAnsi="Arial Unicode MS"/>
                <w:color w:val="000000"/>
                <w:sz w:val="18"/>
                <w:szCs w:val="18"/>
              </w:rPr>
              <w:t>df.mean</w:t>
            </w:r>
            <w:proofErr w:type="spellEnd"/>
            <w:r w:rsidRPr="005C5EA3">
              <w:rPr>
                <w:rFonts w:ascii="Arial Unicode MS" w:hAnsi="Arial Unicode MS"/>
                <w:color w:val="000000"/>
                <w:sz w:val="18"/>
                <w:szCs w:val="18"/>
              </w:rPr>
              <w:t xml:space="preserve">(), </w:t>
            </w:r>
            <w:proofErr w:type="spellStart"/>
            <w:r w:rsidRPr="005C5EA3">
              <w:rPr>
                <w:rFonts w:ascii="Arial Unicode MS" w:hAnsi="Arial Unicode MS"/>
                <w:color w:val="000000"/>
                <w:sz w:val="18"/>
                <w:szCs w:val="18"/>
              </w:rPr>
              <w:t>inplace</w:t>
            </w:r>
            <w:proofErr w:type="spellEnd"/>
            <w:r w:rsidRPr="005C5EA3">
              <w:rPr>
                <w:rFonts w:ascii="Arial Unicode MS" w:hAnsi="Arial Unicode MS"/>
                <w:color w:val="000000"/>
                <w:sz w:val="18"/>
                <w:szCs w:val="18"/>
              </w:rPr>
              <w:t>=True)</w:t>
            </w:r>
          </w:p>
        </w:tc>
        <w:tc>
          <w:tcPr>
            <w:tcW w:w="1247" w:type="pct"/>
            <w:tcBorders>
              <w:top w:val="nil"/>
              <w:left w:val="nil"/>
              <w:bottom w:val="single" w:sz="8" w:space="0" w:color="BFBFBF"/>
              <w:right w:val="single" w:sz="8" w:space="0" w:color="BFBFBF"/>
            </w:tcBorders>
            <w:shd w:val="clear" w:color="auto" w:fill="auto"/>
            <w:vAlign w:val="center"/>
            <w:hideMark/>
          </w:tcPr>
          <w:p w14:paraId="1D99DB23" w14:textId="77777777" w:rsidR="00157A4E" w:rsidRPr="005C5EA3" w:rsidRDefault="00157A4E" w:rsidP="00A23D18">
            <w:pPr>
              <w:rPr>
                <w:rFonts w:ascii="Arial Unicode MS" w:hAnsi="Arial Unicode MS"/>
                <w:color w:val="000000"/>
                <w:sz w:val="18"/>
                <w:szCs w:val="18"/>
              </w:rPr>
            </w:pPr>
            <w:proofErr w:type="spellStart"/>
            <w:r w:rsidRPr="005C5EA3">
              <w:rPr>
                <w:rFonts w:ascii="Arial Unicode MS" w:hAnsi="Arial Unicode MS"/>
                <w:color w:val="000000"/>
                <w:sz w:val="18"/>
                <w:szCs w:val="18"/>
              </w:rPr>
              <w:t>mydata</w:t>
            </w:r>
            <w:proofErr w:type="spellEnd"/>
            <w:r w:rsidRPr="005C5EA3">
              <w:rPr>
                <w:rFonts w:ascii="Arial Unicode MS" w:hAnsi="Arial Unicode MS"/>
                <w:color w:val="000000"/>
                <w:sz w:val="18"/>
                <w:szCs w:val="18"/>
              </w:rPr>
              <w:t>[is.na(</w:t>
            </w:r>
            <w:proofErr w:type="spellStart"/>
            <w:r w:rsidRPr="005C5EA3">
              <w:rPr>
                <w:rFonts w:ascii="Arial Unicode MS" w:hAnsi="Arial Unicode MS"/>
                <w:color w:val="000000"/>
                <w:sz w:val="18"/>
                <w:szCs w:val="18"/>
              </w:rPr>
              <w:t>mydata</w:t>
            </w:r>
            <w:proofErr w:type="spellEnd"/>
            <w:r w:rsidRPr="005C5EA3">
              <w:rPr>
                <w:rFonts w:ascii="Arial Unicode MS" w:hAnsi="Arial Unicode MS"/>
                <w:color w:val="000000"/>
                <w:sz w:val="18"/>
                <w:szCs w:val="18"/>
              </w:rPr>
              <w:t>)] &lt;- mean(</w:t>
            </w:r>
            <w:proofErr w:type="spellStart"/>
            <w:r w:rsidRPr="005C5EA3">
              <w:rPr>
                <w:rFonts w:ascii="Arial Unicode MS" w:hAnsi="Arial Unicode MS"/>
                <w:color w:val="000000"/>
                <w:sz w:val="18"/>
                <w:szCs w:val="18"/>
              </w:rPr>
              <w:t>mydata</w:t>
            </w:r>
            <w:proofErr w:type="spellEnd"/>
            <w:r w:rsidRPr="005C5EA3">
              <w:rPr>
                <w:rFonts w:ascii="Arial Unicode MS" w:hAnsi="Arial Unicode MS"/>
                <w:color w:val="000000"/>
                <w:sz w:val="18"/>
                <w:szCs w:val="18"/>
              </w:rPr>
              <w:t>, na.rm = TRUE)</w:t>
            </w:r>
          </w:p>
        </w:tc>
      </w:tr>
      <w:tr w:rsidR="00157A4E" w:rsidRPr="005C5EA3" w14:paraId="3D185601" w14:textId="77777777" w:rsidTr="00A23D18">
        <w:trPr>
          <w:trHeight w:val="1035"/>
        </w:trPr>
        <w:tc>
          <w:tcPr>
            <w:tcW w:w="866" w:type="pct"/>
            <w:tcBorders>
              <w:top w:val="nil"/>
              <w:left w:val="single" w:sz="8" w:space="0" w:color="BFBFBF"/>
              <w:bottom w:val="single" w:sz="8" w:space="0" w:color="BFBFBF"/>
              <w:right w:val="single" w:sz="8" w:space="0" w:color="BFBFBF"/>
            </w:tcBorders>
            <w:shd w:val="clear" w:color="auto" w:fill="F2F2F2" w:themeFill="background1" w:themeFillShade="F2"/>
            <w:vAlign w:val="center"/>
            <w:hideMark/>
          </w:tcPr>
          <w:p w14:paraId="583F9596" w14:textId="77777777" w:rsidR="00157A4E" w:rsidRPr="005C5EA3" w:rsidRDefault="00157A4E" w:rsidP="00A23D18">
            <w:pPr>
              <w:rPr>
                <w:rFonts w:ascii="Aptos Narrow" w:hAnsi="Aptos Narrow"/>
                <w:b/>
                <w:bCs/>
                <w:color w:val="000000"/>
                <w:sz w:val="18"/>
                <w:szCs w:val="18"/>
              </w:rPr>
            </w:pPr>
            <w:r w:rsidRPr="005C5EA3">
              <w:rPr>
                <w:rFonts w:ascii="Aptos Narrow" w:hAnsi="Aptos Narrow"/>
                <w:b/>
                <w:bCs/>
                <w:color w:val="000000"/>
                <w:sz w:val="18"/>
                <w:szCs w:val="18"/>
              </w:rPr>
              <w:t>Outlier Detection</w:t>
            </w:r>
          </w:p>
        </w:tc>
        <w:tc>
          <w:tcPr>
            <w:tcW w:w="1525" w:type="pct"/>
            <w:tcBorders>
              <w:top w:val="nil"/>
              <w:left w:val="nil"/>
              <w:bottom w:val="single" w:sz="8" w:space="0" w:color="BFBFBF"/>
              <w:right w:val="single" w:sz="8" w:space="0" w:color="BFBFBF"/>
            </w:tcBorders>
            <w:shd w:val="clear" w:color="auto" w:fill="F2F2F2" w:themeFill="background1" w:themeFillShade="F2"/>
            <w:vAlign w:val="center"/>
            <w:hideMark/>
          </w:tcPr>
          <w:p w14:paraId="1A5A8405" w14:textId="77777777" w:rsidR="00157A4E" w:rsidRPr="005C5EA3" w:rsidRDefault="00157A4E" w:rsidP="00A23D18">
            <w:pPr>
              <w:rPr>
                <w:rFonts w:ascii="Arial Unicode MS" w:hAnsi="Arial Unicode MS"/>
                <w:color w:val="000000"/>
                <w:sz w:val="18"/>
                <w:szCs w:val="18"/>
              </w:rPr>
            </w:pPr>
            <w:r w:rsidRPr="005C5EA3">
              <w:rPr>
                <w:rFonts w:ascii="Arial Unicode MS" w:hAnsi="Arial Unicode MS"/>
                <w:b/>
                <w:bCs/>
                <w:color w:val="002060"/>
                <w:sz w:val="18"/>
                <w:szCs w:val="18"/>
              </w:rPr>
              <w:t>PROC UNIVARIATE</w:t>
            </w:r>
            <w:r w:rsidRPr="005C5EA3">
              <w:rPr>
                <w:rFonts w:ascii="Arial Unicode MS" w:hAnsi="Arial Unicode MS"/>
                <w:color w:val="002060"/>
                <w:sz w:val="18"/>
                <w:szCs w:val="18"/>
              </w:rPr>
              <w:t xml:space="preserve"> </w:t>
            </w:r>
            <w:r w:rsidRPr="005C5EA3">
              <w:rPr>
                <w:rFonts w:ascii="Arial Unicode MS" w:hAnsi="Arial Unicode MS"/>
                <w:b/>
                <w:bCs/>
                <w:color w:val="0070C0"/>
                <w:sz w:val="18"/>
                <w:szCs w:val="18"/>
              </w:rPr>
              <w:t>DATA</w:t>
            </w:r>
            <w:r w:rsidRPr="005C5EA3">
              <w:rPr>
                <w:rFonts w:ascii="Arial Unicode MS" w:hAnsi="Arial Unicode MS"/>
                <w:color w:val="000000"/>
                <w:sz w:val="18"/>
                <w:szCs w:val="18"/>
              </w:rPr>
              <w:t>=</w:t>
            </w:r>
            <w:proofErr w:type="spellStart"/>
            <w:r w:rsidRPr="005C5EA3">
              <w:rPr>
                <w:rFonts w:ascii="Arial Unicode MS" w:hAnsi="Arial Unicode MS"/>
                <w:color w:val="000000"/>
                <w:sz w:val="18"/>
                <w:szCs w:val="18"/>
              </w:rPr>
              <w:t>mydata</w:t>
            </w:r>
            <w:proofErr w:type="spellEnd"/>
            <w:r w:rsidRPr="005C5EA3">
              <w:rPr>
                <w:rFonts w:ascii="Arial Unicode MS" w:hAnsi="Arial Unicode MS"/>
                <w:color w:val="000000"/>
                <w:sz w:val="18"/>
                <w:szCs w:val="18"/>
              </w:rPr>
              <w:t xml:space="preserve">; </w:t>
            </w:r>
            <w:r w:rsidRPr="005C5EA3">
              <w:rPr>
                <w:rFonts w:ascii="Arial Unicode MS" w:hAnsi="Arial Unicode MS"/>
                <w:b/>
                <w:bCs/>
                <w:color w:val="0070C0"/>
                <w:sz w:val="18"/>
                <w:szCs w:val="18"/>
              </w:rPr>
              <w:t>VAR</w:t>
            </w:r>
            <w:r w:rsidRPr="005C5EA3">
              <w:rPr>
                <w:rFonts w:ascii="Arial Unicode MS" w:hAnsi="Arial Unicode MS"/>
                <w:color w:val="0070C0"/>
                <w:sz w:val="18"/>
                <w:szCs w:val="18"/>
              </w:rPr>
              <w:t xml:space="preserve"> </w:t>
            </w:r>
            <w:r w:rsidRPr="005C5EA3">
              <w:rPr>
                <w:rFonts w:ascii="Arial Unicode MS" w:hAnsi="Arial Unicode MS"/>
                <w:color w:val="000000"/>
                <w:sz w:val="18"/>
                <w:szCs w:val="18"/>
              </w:rPr>
              <w:t xml:space="preserve">variable; </w:t>
            </w:r>
            <w:r w:rsidRPr="005C5EA3">
              <w:rPr>
                <w:rFonts w:ascii="Arial Unicode MS" w:hAnsi="Arial Unicode MS"/>
                <w:b/>
                <w:bCs/>
                <w:color w:val="002060"/>
                <w:sz w:val="18"/>
                <w:szCs w:val="18"/>
              </w:rPr>
              <w:t>RUN</w:t>
            </w:r>
            <w:r w:rsidRPr="005C5EA3">
              <w:rPr>
                <w:rFonts w:ascii="Arial Unicode MS" w:hAnsi="Arial Unicode MS"/>
                <w:color w:val="000000"/>
                <w:sz w:val="18"/>
                <w:szCs w:val="18"/>
              </w:rPr>
              <w:t>;</w:t>
            </w:r>
          </w:p>
        </w:tc>
        <w:tc>
          <w:tcPr>
            <w:tcW w:w="1362" w:type="pct"/>
            <w:tcBorders>
              <w:top w:val="nil"/>
              <w:left w:val="nil"/>
              <w:bottom w:val="single" w:sz="8" w:space="0" w:color="BFBFBF"/>
              <w:right w:val="single" w:sz="8" w:space="0" w:color="BFBFBF"/>
            </w:tcBorders>
            <w:shd w:val="clear" w:color="auto" w:fill="F2F2F2" w:themeFill="background1" w:themeFillShade="F2"/>
            <w:vAlign w:val="center"/>
            <w:hideMark/>
          </w:tcPr>
          <w:p w14:paraId="1D877635" w14:textId="77777777" w:rsidR="00157A4E" w:rsidRPr="005C5EA3" w:rsidRDefault="00157A4E" w:rsidP="00A23D18">
            <w:pPr>
              <w:rPr>
                <w:rFonts w:ascii="Arial Unicode MS" w:hAnsi="Arial Unicode MS"/>
                <w:color w:val="000000"/>
                <w:sz w:val="18"/>
                <w:szCs w:val="18"/>
              </w:rPr>
            </w:pPr>
            <w:r w:rsidRPr="005C5EA3">
              <w:rPr>
                <w:rFonts w:ascii="Arial Unicode MS" w:hAnsi="Arial Unicode MS"/>
                <w:color w:val="000000"/>
                <w:sz w:val="18"/>
                <w:szCs w:val="18"/>
              </w:rPr>
              <w:t xml:space="preserve">import </w:t>
            </w:r>
            <w:proofErr w:type="spellStart"/>
            <w:r w:rsidRPr="005C5EA3">
              <w:rPr>
                <w:rFonts w:ascii="Arial Unicode MS" w:hAnsi="Arial Unicode MS"/>
                <w:color w:val="000000"/>
                <w:sz w:val="18"/>
                <w:szCs w:val="18"/>
              </w:rPr>
              <w:t>numpy</w:t>
            </w:r>
            <w:proofErr w:type="spellEnd"/>
            <w:r w:rsidRPr="005C5EA3">
              <w:rPr>
                <w:rFonts w:ascii="Arial Unicode MS" w:hAnsi="Arial Unicode MS"/>
                <w:color w:val="000000"/>
                <w:sz w:val="18"/>
                <w:szCs w:val="18"/>
              </w:rPr>
              <w:t xml:space="preserve"> as np Q1 = </w:t>
            </w:r>
            <w:proofErr w:type="spellStart"/>
            <w:r w:rsidRPr="005C5EA3">
              <w:rPr>
                <w:rFonts w:ascii="Arial Unicode MS" w:hAnsi="Arial Unicode MS"/>
                <w:color w:val="000000"/>
                <w:sz w:val="18"/>
                <w:szCs w:val="18"/>
              </w:rPr>
              <w:t>df</w:t>
            </w:r>
            <w:proofErr w:type="spellEnd"/>
            <w:r w:rsidRPr="005C5EA3">
              <w:rPr>
                <w:rFonts w:ascii="Arial Unicode MS" w:hAnsi="Arial Unicode MS"/>
                <w:color w:val="000000"/>
                <w:sz w:val="18"/>
                <w:szCs w:val="18"/>
              </w:rPr>
              <w:t xml:space="preserve">['variable'].quantile(0.25) Q3 = </w:t>
            </w:r>
            <w:proofErr w:type="spellStart"/>
            <w:r w:rsidRPr="005C5EA3">
              <w:rPr>
                <w:rFonts w:ascii="Arial Unicode MS" w:hAnsi="Arial Unicode MS"/>
                <w:color w:val="000000"/>
                <w:sz w:val="18"/>
                <w:szCs w:val="18"/>
              </w:rPr>
              <w:t>df</w:t>
            </w:r>
            <w:proofErr w:type="spellEnd"/>
            <w:r w:rsidRPr="005C5EA3">
              <w:rPr>
                <w:rFonts w:ascii="Arial Unicode MS" w:hAnsi="Arial Unicode MS"/>
                <w:color w:val="000000"/>
                <w:sz w:val="18"/>
                <w:szCs w:val="18"/>
              </w:rPr>
              <w:t>['variable'].quantile(0.75) IQR = Q3 - Q1</w:t>
            </w:r>
          </w:p>
        </w:tc>
        <w:tc>
          <w:tcPr>
            <w:tcW w:w="1247" w:type="pct"/>
            <w:tcBorders>
              <w:top w:val="nil"/>
              <w:left w:val="nil"/>
              <w:bottom w:val="single" w:sz="8" w:space="0" w:color="BFBFBF"/>
              <w:right w:val="single" w:sz="8" w:space="0" w:color="BFBFBF"/>
            </w:tcBorders>
            <w:shd w:val="clear" w:color="auto" w:fill="F2F2F2" w:themeFill="background1" w:themeFillShade="F2"/>
            <w:vAlign w:val="center"/>
            <w:hideMark/>
          </w:tcPr>
          <w:p w14:paraId="70CE802E" w14:textId="77777777" w:rsidR="00157A4E" w:rsidRPr="005C5EA3" w:rsidRDefault="00157A4E" w:rsidP="00A23D18">
            <w:pPr>
              <w:rPr>
                <w:rFonts w:ascii="Arial Unicode MS" w:hAnsi="Arial Unicode MS"/>
                <w:color w:val="000000"/>
                <w:sz w:val="18"/>
                <w:szCs w:val="18"/>
              </w:rPr>
            </w:pPr>
            <w:proofErr w:type="spellStart"/>
            <w:r w:rsidRPr="005C5EA3">
              <w:rPr>
                <w:rFonts w:ascii="Arial Unicode MS" w:hAnsi="Arial Unicode MS"/>
                <w:color w:val="000000"/>
                <w:sz w:val="18"/>
                <w:szCs w:val="18"/>
              </w:rPr>
              <w:t>boxplot.stats</w:t>
            </w:r>
            <w:proofErr w:type="spellEnd"/>
            <w:r w:rsidRPr="005C5EA3">
              <w:rPr>
                <w:rFonts w:ascii="Arial Unicode MS" w:hAnsi="Arial Unicode MS"/>
                <w:color w:val="000000"/>
                <w:sz w:val="18"/>
                <w:szCs w:val="18"/>
              </w:rPr>
              <w:t>(</w:t>
            </w:r>
            <w:proofErr w:type="spellStart"/>
            <w:r w:rsidRPr="005C5EA3">
              <w:rPr>
                <w:rFonts w:ascii="Arial Unicode MS" w:hAnsi="Arial Unicode MS"/>
                <w:color w:val="000000"/>
                <w:sz w:val="18"/>
                <w:szCs w:val="18"/>
              </w:rPr>
              <w:t>mydata$variable</w:t>
            </w:r>
            <w:proofErr w:type="spellEnd"/>
            <w:r w:rsidRPr="005C5EA3">
              <w:rPr>
                <w:rFonts w:ascii="Arial Unicode MS" w:hAnsi="Arial Unicode MS"/>
                <w:color w:val="000000"/>
                <w:sz w:val="18"/>
                <w:szCs w:val="18"/>
              </w:rPr>
              <w:t>)$out</w:t>
            </w:r>
          </w:p>
        </w:tc>
      </w:tr>
      <w:tr w:rsidR="00157A4E" w:rsidRPr="005C5EA3" w14:paraId="109E1721" w14:textId="77777777" w:rsidTr="00A23D18">
        <w:trPr>
          <w:trHeight w:val="525"/>
        </w:trPr>
        <w:tc>
          <w:tcPr>
            <w:tcW w:w="866" w:type="pct"/>
            <w:tcBorders>
              <w:top w:val="nil"/>
              <w:left w:val="single" w:sz="8" w:space="0" w:color="BFBFBF"/>
              <w:bottom w:val="single" w:sz="8" w:space="0" w:color="BFBFBF"/>
              <w:right w:val="single" w:sz="8" w:space="0" w:color="BFBFBF"/>
            </w:tcBorders>
            <w:shd w:val="clear" w:color="auto" w:fill="auto"/>
            <w:vAlign w:val="center"/>
            <w:hideMark/>
          </w:tcPr>
          <w:p w14:paraId="69A8306A" w14:textId="77777777" w:rsidR="00157A4E" w:rsidRPr="005C5EA3" w:rsidRDefault="00157A4E" w:rsidP="00A23D18">
            <w:pPr>
              <w:rPr>
                <w:rFonts w:ascii="Aptos Narrow" w:hAnsi="Aptos Narrow"/>
                <w:b/>
                <w:bCs/>
                <w:color w:val="000000"/>
                <w:sz w:val="18"/>
                <w:szCs w:val="18"/>
              </w:rPr>
            </w:pPr>
            <w:r w:rsidRPr="005C5EA3">
              <w:rPr>
                <w:rFonts w:ascii="Aptos Narrow" w:hAnsi="Aptos Narrow"/>
                <w:b/>
                <w:bCs/>
                <w:color w:val="000000"/>
                <w:sz w:val="18"/>
                <w:szCs w:val="18"/>
              </w:rPr>
              <w:t>Feature Engineering</w:t>
            </w:r>
          </w:p>
        </w:tc>
        <w:tc>
          <w:tcPr>
            <w:tcW w:w="1525" w:type="pct"/>
            <w:tcBorders>
              <w:top w:val="nil"/>
              <w:left w:val="nil"/>
              <w:bottom w:val="single" w:sz="8" w:space="0" w:color="BFBFBF"/>
              <w:right w:val="single" w:sz="8" w:space="0" w:color="BFBFBF"/>
            </w:tcBorders>
            <w:shd w:val="clear" w:color="auto" w:fill="auto"/>
            <w:vAlign w:val="center"/>
            <w:hideMark/>
          </w:tcPr>
          <w:p w14:paraId="74563A5B" w14:textId="77777777" w:rsidR="00157A4E" w:rsidRPr="005C5EA3" w:rsidRDefault="00157A4E" w:rsidP="00A23D18">
            <w:pPr>
              <w:rPr>
                <w:rFonts w:ascii="Arial Unicode MS" w:hAnsi="Arial Unicode MS"/>
                <w:color w:val="000000"/>
                <w:sz w:val="18"/>
                <w:szCs w:val="18"/>
              </w:rPr>
            </w:pPr>
            <w:r w:rsidRPr="005C5EA3">
              <w:rPr>
                <w:rFonts w:ascii="Arial Unicode MS" w:hAnsi="Arial Unicode MS"/>
                <w:b/>
                <w:bCs/>
                <w:color w:val="002060"/>
                <w:sz w:val="18"/>
                <w:szCs w:val="18"/>
              </w:rPr>
              <w:t>DATA</w:t>
            </w:r>
            <w:r w:rsidRPr="005C5EA3">
              <w:rPr>
                <w:rFonts w:ascii="Arial Unicode MS" w:hAnsi="Arial Unicode MS"/>
                <w:color w:val="002060"/>
                <w:sz w:val="18"/>
                <w:szCs w:val="18"/>
              </w:rPr>
              <w:t xml:space="preserve"> </w:t>
            </w:r>
            <w:proofErr w:type="spellStart"/>
            <w:r w:rsidRPr="005C5EA3">
              <w:rPr>
                <w:rFonts w:ascii="Arial Unicode MS" w:hAnsi="Arial Unicode MS"/>
                <w:color w:val="000000"/>
                <w:sz w:val="18"/>
                <w:szCs w:val="18"/>
              </w:rPr>
              <w:t>mydata</w:t>
            </w:r>
            <w:proofErr w:type="spellEnd"/>
            <w:r w:rsidRPr="005C5EA3">
              <w:rPr>
                <w:rFonts w:ascii="Arial Unicode MS" w:hAnsi="Arial Unicode MS"/>
                <w:color w:val="000000"/>
                <w:sz w:val="18"/>
                <w:szCs w:val="18"/>
              </w:rPr>
              <w:t xml:space="preserve">; </w:t>
            </w:r>
            <w:r w:rsidRPr="005C5EA3">
              <w:rPr>
                <w:rFonts w:ascii="Arial Unicode MS" w:hAnsi="Arial Unicode MS"/>
                <w:b/>
                <w:bCs/>
                <w:color w:val="0070C0"/>
                <w:sz w:val="18"/>
                <w:szCs w:val="18"/>
              </w:rPr>
              <w:t>SET</w:t>
            </w:r>
            <w:r w:rsidRPr="005C5EA3">
              <w:rPr>
                <w:rFonts w:ascii="Arial Unicode MS" w:hAnsi="Arial Unicode MS"/>
                <w:color w:val="0070C0"/>
                <w:sz w:val="18"/>
                <w:szCs w:val="18"/>
              </w:rPr>
              <w:t xml:space="preserve"> </w:t>
            </w:r>
            <w:proofErr w:type="spellStart"/>
            <w:r w:rsidRPr="005C5EA3">
              <w:rPr>
                <w:rFonts w:ascii="Arial Unicode MS" w:hAnsi="Arial Unicode MS"/>
                <w:color w:val="000000"/>
                <w:sz w:val="18"/>
                <w:szCs w:val="18"/>
              </w:rPr>
              <w:t>mydata</w:t>
            </w:r>
            <w:proofErr w:type="spellEnd"/>
            <w:r w:rsidRPr="005C5EA3">
              <w:rPr>
                <w:rFonts w:ascii="Arial Unicode MS" w:hAnsi="Arial Unicode MS"/>
                <w:color w:val="000000"/>
                <w:sz w:val="18"/>
                <w:szCs w:val="18"/>
              </w:rPr>
              <w:t xml:space="preserve">; </w:t>
            </w:r>
            <w:proofErr w:type="spellStart"/>
            <w:r w:rsidRPr="005C5EA3">
              <w:rPr>
                <w:rFonts w:ascii="Arial Unicode MS" w:hAnsi="Arial Unicode MS"/>
                <w:color w:val="000000"/>
                <w:sz w:val="18"/>
                <w:szCs w:val="18"/>
              </w:rPr>
              <w:t>new_var</w:t>
            </w:r>
            <w:proofErr w:type="spellEnd"/>
            <w:r w:rsidRPr="005C5EA3">
              <w:rPr>
                <w:rFonts w:ascii="Arial Unicode MS" w:hAnsi="Arial Unicode MS"/>
                <w:color w:val="000000"/>
                <w:sz w:val="18"/>
                <w:szCs w:val="18"/>
              </w:rPr>
              <w:t xml:space="preserve"> = </w:t>
            </w:r>
            <w:proofErr w:type="spellStart"/>
            <w:r w:rsidRPr="005C5EA3">
              <w:rPr>
                <w:rFonts w:ascii="Arial Unicode MS" w:hAnsi="Arial Unicode MS"/>
                <w:color w:val="000000"/>
                <w:sz w:val="18"/>
                <w:szCs w:val="18"/>
              </w:rPr>
              <w:t>old_var</w:t>
            </w:r>
            <w:proofErr w:type="spellEnd"/>
            <w:r w:rsidRPr="005C5EA3">
              <w:rPr>
                <w:rFonts w:ascii="Arial Unicode MS" w:hAnsi="Arial Unicode MS"/>
                <w:color w:val="000000"/>
                <w:sz w:val="18"/>
                <w:szCs w:val="18"/>
              </w:rPr>
              <w:t xml:space="preserve">**2; </w:t>
            </w:r>
            <w:r w:rsidRPr="005C5EA3">
              <w:rPr>
                <w:rFonts w:ascii="Arial Unicode MS" w:hAnsi="Arial Unicode MS"/>
                <w:b/>
                <w:bCs/>
                <w:color w:val="002060"/>
                <w:sz w:val="18"/>
                <w:szCs w:val="18"/>
              </w:rPr>
              <w:t>RUN</w:t>
            </w:r>
            <w:r w:rsidRPr="005C5EA3">
              <w:rPr>
                <w:rFonts w:ascii="Arial Unicode MS" w:hAnsi="Arial Unicode MS"/>
                <w:color w:val="000000"/>
                <w:sz w:val="18"/>
                <w:szCs w:val="18"/>
              </w:rPr>
              <w:t>;</w:t>
            </w:r>
          </w:p>
        </w:tc>
        <w:tc>
          <w:tcPr>
            <w:tcW w:w="1362" w:type="pct"/>
            <w:tcBorders>
              <w:top w:val="nil"/>
              <w:left w:val="nil"/>
              <w:bottom w:val="single" w:sz="8" w:space="0" w:color="BFBFBF"/>
              <w:right w:val="single" w:sz="8" w:space="0" w:color="BFBFBF"/>
            </w:tcBorders>
            <w:shd w:val="clear" w:color="auto" w:fill="auto"/>
            <w:vAlign w:val="center"/>
            <w:hideMark/>
          </w:tcPr>
          <w:p w14:paraId="2B09ABD2" w14:textId="77777777" w:rsidR="00157A4E" w:rsidRPr="005C5EA3" w:rsidRDefault="00157A4E" w:rsidP="00A23D18">
            <w:pPr>
              <w:rPr>
                <w:rFonts w:ascii="Arial Unicode MS" w:hAnsi="Arial Unicode MS"/>
                <w:color w:val="000000"/>
                <w:sz w:val="18"/>
                <w:szCs w:val="18"/>
              </w:rPr>
            </w:pPr>
            <w:proofErr w:type="spellStart"/>
            <w:r w:rsidRPr="005C5EA3">
              <w:rPr>
                <w:rFonts w:ascii="Arial Unicode MS" w:hAnsi="Arial Unicode MS"/>
                <w:color w:val="000000"/>
                <w:sz w:val="18"/>
                <w:szCs w:val="18"/>
              </w:rPr>
              <w:t>df</w:t>
            </w:r>
            <w:proofErr w:type="spellEnd"/>
            <w:r w:rsidRPr="005C5EA3">
              <w:rPr>
                <w:rFonts w:ascii="Arial Unicode MS" w:hAnsi="Arial Unicode MS"/>
                <w:color w:val="000000"/>
                <w:sz w:val="18"/>
                <w:szCs w:val="18"/>
              </w:rPr>
              <w:t>['</w:t>
            </w:r>
            <w:proofErr w:type="spellStart"/>
            <w:r w:rsidRPr="005C5EA3">
              <w:rPr>
                <w:rFonts w:ascii="Arial Unicode MS" w:hAnsi="Arial Unicode MS"/>
                <w:color w:val="000000"/>
                <w:sz w:val="18"/>
                <w:szCs w:val="18"/>
              </w:rPr>
              <w:t>new_var</w:t>
            </w:r>
            <w:proofErr w:type="spellEnd"/>
            <w:r w:rsidRPr="005C5EA3">
              <w:rPr>
                <w:rFonts w:ascii="Arial Unicode MS" w:hAnsi="Arial Unicode MS"/>
                <w:color w:val="000000"/>
                <w:sz w:val="18"/>
                <w:szCs w:val="18"/>
              </w:rPr>
              <w:t xml:space="preserve">'] = </w:t>
            </w:r>
            <w:proofErr w:type="spellStart"/>
            <w:r w:rsidRPr="005C5EA3">
              <w:rPr>
                <w:rFonts w:ascii="Arial Unicode MS" w:hAnsi="Arial Unicode MS"/>
                <w:color w:val="000000"/>
                <w:sz w:val="18"/>
                <w:szCs w:val="18"/>
              </w:rPr>
              <w:t>df</w:t>
            </w:r>
            <w:proofErr w:type="spellEnd"/>
            <w:r w:rsidRPr="005C5EA3">
              <w:rPr>
                <w:rFonts w:ascii="Arial Unicode MS" w:hAnsi="Arial Unicode MS"/>
                <w:color w:val="000000"/>
                <w:sz w:val="18"/>
                <w:szCs w:val="18"/>
              </w:rPr>
              <w:t>['</w:t>
            </w:r>
            <w:proofErr w:type="spellStart"/>
            <w:r w:rsidRPr="005C5EA3">
              <w:rPr>
                <w:rFonts w:ascii="Arial Unicode MS" w:hAnsi="Arial Unicode MS"/>
                <w:color w:val="000000"/>
                <w:sz w:val="18"/>
                <w:szCs w:val="18"/>
              </w:rPr>
              <w:t>old_var</w:t>
            </w:r>
            <w:proofErr w:type="spellEnd"/>
            <w:r w:rsidRPr="005C5EA3">
              <w:rPr>
                <w:rFonts w:ascii="Arial Unicode MS" w:hAnsi="Arial Unicode MS"/>
                <w:color w:val="000000"/>
                <w:sz w:val="18"/>
                <w:szCs w:val="18"/>
              </w:rPr>
              <w:t>']**2</w:t>
            </w:r>
          </w:p>
        </w:tc>
        <w:tc>
          <w:tcPr>
            <w:tcW w:w="1247" w:type="pct"/>
            <w:tcBorders>
              <w:top w:val="nil"/>
              <w:left w:val="nil"/>
              <w:bottom w:val="single" w:sz="8" w:space="0" w:color="BFBFBF"/>
              <w:right w:val="single" w:sz="8" w:space="0" w:color="BFBFBF"/>
            </w:tcBorders>
            <w:shd w:val="clear" w:color="auto" w:fill="auto"/>
            <w:vAlign w:val="center"/>
            <w:hideMark/>
          </w:tcPr>
          <w:p w14:paraId="2D116D62" w14:textId="77777777" w:rsidR="00157A4E" w:rsidRPr="005C5EA3" w:rsidRDefault="00157A4E" w:rsidP="00A23D18">
            <w:pPr>
              <w:rPr>
                <w:rFonts w:ascii="Arial Unicode MS" w:hAnsi="Arial Unicode MS"/>
                <w:color w:val="000000"/>
                <w:sz w:val="18"/>
                <w:szCs w:val="18"/>
              </w:rPr>
            </w:pPr>
            <w:proofErr w:type="spellStart"/>
            <w:r w:rsidRPr="005C5EA3">
              <w:rPr>
                <w:rFonts w:ascii="Arial Unicode MS" w:hAnsi="Arial Unicode MS"/>
                <w:color w:val="000000"/>
                <w:sz w:val="18"/>
                <w:szCs w:val="18"/>
              </w:rPr>
              <w:t>mydata$new_var</w:t>
            </w:r>
            <w:proofErr w:type="spellEnd"/>
            <w:r w:rsidRPr="005C5EA3">
              <w:rPr>
                <w:rFonts w:ascii="Arial Unicode MS" w:hAnsi="Arial Unicode MS"/>
                <w:color w:val="000000"/>
                <w:sz w:val="18"/>
                <w:szCs w:val="18"/>
              </w:rPr>
              <w:t xml:space="preserve"> &lt;- mydata$old_var^2</w:t>
            </w:r>
          </w:p>
        </w:tc>
      </w:tr>
      <w:tr w:rsidR="00157A4E" w:rsidRPr="005C5EA3" w14:paraId="468C3CB1" w14:textId="77777777" w:rsidTr="00A23D18">
        <w:trPr>
          <w:trHeight w:val="1035"/>
        </w:trPr>
        <w:tc>
          <w:tcPr>
            <w:tcW w:w="866" w:type="pct"/>
            <w:tcBorders>
              <w:top w:val="nil"/>
              <w:left w:val="single" w:sz="8" w:space="0" w:color="BFBFBF"/>
              <w:bottom w:val="single" w:sz="8" w:space="0" w:color="BFBFBF"/>
              <w:right w:val="single" w:sz="8" w:space="0" w:color="BFBFBF"/>
            </w:tcBorders>
            <w:shd w:val="clear" w:color="auto" w:fill="F2F2F2" w:themeFill="background1" w:themeFillShade="F2"/>
            <w:vAlign w:val="center"/>
            <w:hideMark/>
          </w:tcPr>
          <w:p w14:paraId="1BEA0E41" w14:textId="77777777" w:rsidR="00157A4E" w:rsidRPr="005C5EA3" w:rsidRDefault="00157A4E" w:rsidP="00A23D18">
            <w:pPr>
              <w:rPr>
                <w:rFonts w:ascii="Aptos Narrow" w:hAnsi="Aptos Narrow"/>
                <w:b/>
                <w:bCs/>
                <w:color w:val="000000"/>
                <w:sz w:val="18"/>
                <w:szCs w:val="18"/>
              </w:rPr>
            </w:pPr>
            <w:r w:rsidRPr="005C5EA3">
              <w:rPr>
                <w:rFonts w:ascii="Aptos Narrow" w:hAnsi="Aptos Narrow"/>
                <w:b/>
                <w:bCs/>
                <w:color w:val="000000"/>
                <w:sz w:val="18"/>
                <w:szCs w:val="18"/>
              </w:rPr>
              <w:t>Standardizing</w:t>
            </w:r>
          </w:p>
        </w:tc>
        <w:tc>
          <w:tcPr>
            <w:tcW w:w="1525" w:type="pct"/>
            <w:tcBorders>
              <w:top w:val="nil"/>
              <w:left w:val="nil"/>
              <w:bottom w:val="single" w:sz="8" w:space="0" w:color="BFBFBF"/>
              <w:right w:val="single" w:sz="8" w:space="0" w:color="BFBFBF"/>
            </w:tcBorders>
            <w:shd w:val="clear" w:color="auto" w:fill="F2F2F2" w:themeFill="background1" w:themeFillShade="F2"/>
            <w:vAlign w:val="center"/>
            <w:hideMark/>
          </w:tcPr>
          <w:p w14:paraId="7D318F1A" w14:textId="77777777" w:rsidR="00157A4E" w:rsidRPr="005C5EA3" w:rsidRDefault="00157A4E" w:rsidP="00A23D18">
            <w:pPr>
              <w:rPr>
                <w:rFonts w:ascii="Arial Unicode MS" w:hAnsi="Arial Unicode MS"/>
                <w:color w:val="000000"/>
                <w:sz w:val="18"/>
                <w:szCs w:val="18"/>
              </w:rPr>
            </w:pPr>
            <w:r w:rsidRPr="005C5EA3">
              <w:rPr>
                <w:rFonts w:ascii="Arial Unicode MS" w:hAnsi="Arial Unicode MS"/>
                <w:b/>
                <w:bCs/>
                <w:color w:val="002060"/>
                <w:sz w:val="18"/>
                <w:szCs w:val="18"/>
              </w:rPr>
              <w:t>PROC STANDARD</w:t>
            </w:r>
            <w:r w:rsidRPr="005C5EA3">
              <w:rPr>
                <w:rFonts w:ascii="Arial Unicode MS" w:hAnsi="Arial Unicode MS"/>
                <w:color w:val="002060"/>
                <w:sz w:val="18"/>
                <w:szCs w:val="18"/>
              </w:rPr>
              <w:t xml:space="preserve"> </w:t>
            </w:r>
            <w:r w:rsidRPr="005C5EA3">
              <w:rPr>
                <w:rFonts w:ascii="Arial Unicode MS" w:hAnsi="Arial Unicode MS"/>
                <w:b/>
                <w:bCs/>
                <w:color w:val="0070C0"/>
                <w:sz w:val="18"/>
                <w:szCs w:val="18"/>
              </w:rPr>
              <w:t>DATA</w:t>
            </w:r>
            <w:r w:rsidRPr="005C5EA3">
              <w:rPr>
                <w:rFonts w:ascii="Arial Unicode MS" w:hAnsi="Arial Unicode MS"/>
                <w:color w:val="000000"/>
                <w:sz w:val="18"/>
                <w:szCs w:val="18"/>
              </w:rPr>
              <w:t>=</w:t>
            </w:r>
            <w:proofErr w:type="spellStart"/>
            <w:r w:rsidRPr="005C5EA3">
              <w:rPr>
                <w:rFonts w:ascii="Arial Unicode MS" w:hAnsi="Arial Unicode MS"/>
                <w:color w:val="000000"/>
                <w:sz w:val="18"/>
                <w:szCs w:val="18"/>
              </w:rPr>
              <w:t>mydata</w:t>
            </w:r>
            <w:proofErr w:type="spellEnd"/>
            <w:r w:rsidRPr="005C5EA3">
              <w:rPr>
                <w:rFonts w:ascii="Arial Unicode MS" w:hAnsi="Arial Unicode MS"/>
                <w:color w:val="000000"/>
                <w:sz w:val="18"/>
                <w:szCs w:val="18"/>
              </w:rPr>
              <w:t xml:space="preserve"> </w:t>
            </w:r>
            <w:r w:rsidRPr="005C5EA3">
              <w:rPr>
                <w:rFonts w:ascii="Arial Unicode MS" w:hAnsi="Arial Unicode MS"/>
                <w:b/>
                <w:bCs/>
                <w:color w:val="0070C0"/>
                <w:sz w:val="18"/>
                <w:szCs w:val="18"/>
              </w:rPr>
              <w:t>OUT</w:t>
            </w:r>
            <w:r w:rsidRPr="005C5EA3">
              <w:rPr>
                <w:rFonts w:ascii="Arial Unicode MS" w:hAnsi="Arial Unicode MS"/>
                <w:color w:val="000000"/>
                <w:sz w:val="18"/>
                <w:szCs w:val="18"/>
              </w:rPr>
              <w:t>=</w:t>
            </w:r>
            <w:proofErr w:type="spellStart"/>
            <w:r w:rsidRPr="005C5EA3">
              <w:rPr>
                <w:rFonts w:ascii="Arial Unicode MS" w:hAnsi="Arial Unicode MS"/>
                <w:color w:val="000000"/>
                <w:sz w:val="18"/>
                <w:szCs w:val="18"/>
              </w:rPr>
              <w:t>mydata_std</w:t>
            </w:r>
            <w:proofErr w:type="spellEnd"/>
            <w:r w:rsidRPr="005C5EA3">
              <w:rPr>
                <w:rFonts w:ascii="Arial Unicode MS" w:hAnsi="Arial Unicode MS"/>
                <w:color w:val="000000"/>
                <w:sz w:val="18"/>
                <w:szCs w:val="18"/>
              </w:rPr>
              <w:t xml:space="preserve">; </w:t>
            </w:r>
            <w:r w:rsidRPr="005C5EA3">
              <w:rPr>
                <w:rFonts w:ascii="Arial Unicode MS" w:hAnsi="Arial Unicode MS"/>
                <w:b/>
                <w:bCs/>
                <w:color w:val="002060"/>
                <w:sz w:val="18"/>
                <w:szCs w:val="18"/>
              </w:rPr>
              <w:t>RUN</w:t>
            </w:r>
            <w:r w:rsidRPr="005C5EA3">
              <w:rPr>
                <w:rFonts w:ascii="Arial Unicode MS" w:hAnsi="Arial Unicode MS"/>
                <w:color w:val="000000"/>
                <w:sz w:val="18"/>
                <w:szCs w:val="18"/>
              </w:rPr>
              <w:t>;</w:t>
            </w:r>
          </w:p>
        </w:tc>
        <w:tc>
          <w:tcPr>
            <w:tcW w:w="1362" w:type="pct"/>
            <w:tcBorders>
              <w:top w:val="nil"/>
              <w:left w:val="nil"/>
              <w:bottom w:val="single" w:sz="8" w:space="0" w:color="BFBFBF"/>
              <w:right w:val="single" w:sz="8" w:space="0" w:color="BFBFBF"/>
            </w:tcBorders>
            <w:shd w:val="clear" w:color="auto" w:fill="F2F2F2" w:themeFill="background1" w:themeFillShade="F2"/>
            <w:vAlign w:val="center"/>
            <w:hideMark/>
          </w:tcPr>
          <w:p w14:paraId="714BE130" w14:textId="77777777" w:rsidR="00157A4E" w:rsidRPr="005C5EA3" w:rsidRDefault="00157A4E" w:rsidP="00A23D18">
            <w:pPr>
              <w:rPr>
                <w:rFonts w:ascii="Arial Unicode MS" w:hAnsi="Arial Unicode MS"/>
                <w:color w:val="000000"/>
                <w:sz w:val="18"/>
                <w:szCs w:val="18"/>
              </w:rPr>
            </w:pPr>
            <w:r w:rsidRPr="005C5EA3">
              <w:rPr>
                <w:rFonts w:ascii="Arial Unicode MS" w:hAnsi="Arial Unicode MS"/>
                <w:color w:val="000000"/>
                <w:sz w:val="18"/>
                <w:szCs w:val="18"/>
              </w:rPr>
              <w:t xml:space="preserve">from </w:t>
            </w:r>
            <w:proofErr w:type="spellStart"/>
            <w:r w:rsidRPr="005C5EA3">
              <w:rPr>
                <w:rFonts w:ascii="Arial Unicode MS" w:hAnsi="Arial Unicode MS"/>
                <w:color w:val="000000"/>
                <w:sz w:val="18"/>
                <w:szCs w:val="18"/>
              </w:rPr>
              <w:t>sklearn.preprocessing</w:t>
            </w:r>
            <w:proofErr w:type="spellEnd"/>
            <w:r w:rsidRPr="005C5EA3">
              <w:rPr>
                <w:rFonts w:ascii="Arial Unicode MS" w:hAnsi="Arial Unicode MS"/>
                <w:color w:val="000000"/>
                <w:sz w:val="18"/>
                <w:szCs w:val="18"/>
              </w:rPr>
              <w:t xml:space="preserve"> import StandardScaler scaler = StandardScaler() </w:t>
            </w:r>
            <w:proofErr w:type="spellStart"/>
            <w:r w:rsidRPr="005C5EA3">
              <w:rPr>
                <w:rFonts w:ascii="Arial Unicode MS" w:hAnsi="Arial Unicode MS"/>
                <w:color w:val="000000"/>
                <w:sz w:val="18"/>
                <w:szCs w:val="18"/>
              </w:rPr>
              <w:t>df_scaled</w:t>
            </w:r>
            <w:proofErr w:type="spellEnd"/>
            <w:r w:rsidRPr="005C5EA3">
              <w:rPr>
                <w:rFonts w:ascii="Arial Unicode MS" w:hAnsi="Arial Unicode MS"/>
                <w:color w:val="000000"/>
                <w:sz w:val="18"/>
                <w:szCs w:val="18"/>
              </w:rPr>
              <w:t xml:space="preserve"> = </w:t>
            </w:r>
            <w:proofErr w:type="spellStart"/>
            <w:r w:rsidRPr="005C5EA3">
              <w:rPr>
                <w:rFonts w:ascii="Arial Unicode MS" w:hAnsi="Arial Unicode MS"/>
                <w:color w:val="000000"/>
                <w:sz w:val="18"/>
                <w:szCs w:val="18"/>
              </w:rPr>
              <w:t>scaler.fit_transform</w:t>
            </w:r>
            <w:proofErr w:type="spellEnd"/>
            <w:r w:rsidRPr="005C5EA3">
              <w:rPr>
                <w:rFonts w:ascii="Arial Unicode MS" w:hAnsi="Arial Unicode MS"/>
                <w:color w:val="000000"/>
                <w:sz w:val="18"/>
                <w:szCs w:val="18"/>
              </w:rPr>
              <w:t>(</w:t>
            </w:r>
            <w:proofErr w:type="spellStart"/>
            <w:r w:rsidRPr="005C5EA3">
              <w:rPr>
                <w:rFonts w:ascii="Arial Unicode MS" w:hAnsi="Arial Unicode MS"/>
                <w:color w:val="000000"/>
                <w:sz w:val="18"/>
                <w:szCs w:val="18"/>
              </w:rPr>
              <w:t>df</w:t>
            </w:r>
            <w:proofErr w:type="spellEnd"/>
            <w:r w:rsidRPr="005C5EA3">
              <w:rPr>
                <w:rFonts w:ascii="Arial Unicode MS" w:hAnsi="Arial Unicode MS"/>
                <w:color w:val="000000"/>
                <w:sz w:val="18"/>
                <w:szCs w:val="18"/>
              </w:rPr>
              <w:t>)</w:t>
            </w:r>
          </w:p>
        </w:tc>
        <w:tc>
          <w:tcPr>
            <w:tcW w:w="1247" w:type="pct"/>
            <w:tcBorders>
              <w:top w:val="nil"/>
              <w:left w:val="nil"/>
              <w:bottom w:val="single" w:sz="8" w:space="0" w:color="BFBFBF"/>
              <w:right w:val="single" w:sz="8" w:space="0" w:color="BFBFBF"/>
            </w:tcBorders>
            <w:shd w:val="clear" w:color="auto" w:fill="F2F2F2" w:themeFill="background1" w:themeFillShade="F2"/>
            <w:vAlign w:val="center"/>
            <w:hideMark/>
          </w:tcPr>
          <w:p w14:paraId="070ADB50" w14:textId="77777777" w:rsidR="00157A4E" w:rsidRPr="005C5EA3" w:rsidRDefault="00157A4E" w:rsidP="00A23D18">
            <w:pPr>
              <w:rPr>
                <w:rFonts w:ascii="Arial Unicode MS" w:hAnsi="Arial Unicode MS"/>
                <w:color w:val="000000"/>
                <w:sz w:val="18"/>
                <w:szCs w:val="18"/>
              </w:rPr>
            </w:pPr>
            <w:proofErr w:type="spellStart"/>
            <w:r w:rsidRPr="005C5EA3">
              <w:rPr>
                <w:rFonts w:ascii="Arial Unicode MS" w:hAnsi="Arial Unicode MS"/>
                <w:color w:val="000000"/>
                <w:sz w:val="18"/>
                <w:szCs w:val="18"/>
              </w:rPr>
              <w:t>mydata_std</w:t>
            </w:r>
            <w:proofErr w:type="spellEnd"/>
            <w:r w:rsidRPr="005C5EA3">
              <w:rPr>
                <w:rFonts w:ascii="Arial Unicode MS" w:hAnsi="Arial Unicode MS"/>
                <w:color w:val="000000"/>
                <w:sz w:val="18"/>
                <w:szCs w:val="18"/>
              </w:rPr>
              <w:t xml:space="preserve"> &lt;- scale(</w:t>
            </w:r>
            <w:proofErr w:type="spellStart"/>
            <w:r w:rsidRPr="005C5EA3">
              <w:rPr>
                <w:rFonts w:ascii="Arial Unicode MS" w:hAnsi="Arial Unicode MS"/>
                <w:color w:val="000000"/>
                <w:sz w:val="18"/>
                <w:szCs w:val="18"/>
              </w:rPr>
              <w:t>mydata</w:t>
            </w:r>
            <w:proofErr w:type="spellEnd"/>
            <w:r w:rsidRPr="005C5EA3">
              <w:rPr>
                <w:rFonts w:ascii="Arial Unicode MS" w:hAnsi="Arial Unicode MS"/>
                <w:color w:val="000000"/>
                <w:sz w:val="18"/>
                <w:szCs w:val="18"/>
              </w:rPr>
              <w:t>)</w:t>
            </w:r>
          </w:p>
        </w:tc>
      </w:tr>
      <w:tr w:rsidR="00157A4E" w:rsidRPr="005C5EA3" w14:paraId="267A3FB5" w14:textId="77777777" w:rsidTr="00A23D18">
        <w:trPr>
          <w:trHeight w:val="780"/>
        </w:trPr>
        <w:tc>
          <w:tcPr>
            <w:tcW w:w="866" w:type="pct"/>
            <w:tcBorders>
              <w:top w:val="nil"/>
              <w:left w:val="single" w:sz="8" w:space="0" w:color="BFBFBF"/>
              <w:bottom w:val="single" w:sz="8" w:space="0" w:color="BFBFBF"/>
              <w:right w:val="single" w:sz="8" w:space="0" w:color="BFBFBF"/>
            </w:tcBorders>
            <w:shd w:val="clear" w:color="auto" w:fill="auto"/>
            <w:vAlign w:val="center"/>
            <w:hideMark/>
          </w:tcPr>
          <w:p w14:paraId="0D0127B9" w14:textId="77777777" w:rsidR="00157A4E" w:rsidRPr="005C5EA3" w:rsidRDefault="00157A4E" w:rsidP="00A23D18">
            <w:pPr>
              <w:rPr>
                <w:rFonts w:ascii="Aptos Narrow" w:hAnsi="Aptos Narrow"/>
                <w:b/>
                <w:bCs/>
                <w:color w:val="000000"/>
                <w:sz w:val="18"/>
                <w:szCs w:val="18"/>
              </w:rPr>
            </w:pPr>
            <w:r w:rsidRPr="005C5EA3">
              <w:rPr>
                <w:rFonts w:ascii="Aptos Narrow" w:hAnsi="Aptos Narrow"/>
                <w:b/>
                <w:bCs/>
                <w:color w:val="000000"/>
                <w:sz w:val="18"/>
                <w:szCs w:val="18"/>
              </w:rPr>
              <w:t>Linear Regression</w:t>
            </w:r>
          </w:p>
        </w:tc>
        <w:tc>
          <w:tcPr>
            <w:tcW w:w="1525" w:type="pct"/>
            <w:tcBorders>
              <w:top w:val="nil"/>
              <w:left w:val="nil"/>
              <w:bottom w:val="single" w:sz="8" w:space="0" w:color="BFBFBF"/>
              <w:right w:val="single" w:sz="8" w:space="0" w:color="BFBFBF"/>
            </w:tcBorders>
            <w:shd w:val="clear" w:color="auto" w:fill="auto"/>
            <w:vAlign w:val="center"/>
            <w:hideMark/>
          </w:tcPr>
          <w:p w14:paraId="005D9A62" w14:textId="77777777" w:rsidR="00157A4E" w:rsidRPr="005C5EA3" w:rsidRDefault="00157A4E" w:rsidP="00A23D18">
            <w:pPr>
              <w:rPr>
                <w:rFonts w:ascii="Arial Unicode MS" w:hAnsi="Arial Unicode MS"/>
                <w:color w:val="000000"/>
                <w:sz w:val="18"/>
                <w:szCs w:val="18"/>
              </w:rPr>
            </w:pPr>
            <w:r w:rsidRPr="005C5EA3">
              <w:rPr>
                <w:rFonts w:ascii="Arial Unicode MS" w:hAnsi="Arial Unicode MS"/>
                <w:b/>
                <w:bCs/>
                <w:color w:val="002060"/>
                <w:sz w:val="18"/>
                <w:szCs w:val="18"/>
              </w:rPr>
              <w:t>PROC REG</w:t>
            </w:r>
            <w:r w:rsidRPr="005C5EA3">
              <w:rPr>
                <w:rFonts w:ascii="Arial Unicode MS" w:hAnsi="Arial Unicode MS"/>
                <w:color w:val="002060"/>
                <w:sz w:val="18"/>
                <w:szCs w:val="18"/>
              </w:rPr>
              <w:t xml:space="preserve"> </w:t>
            </w:r>
            <w:r w:rsidRPr="005C5EA3">
              <w:rPr>
                <w:rFonts w:ascii="Arial Unicode MS" w:hAnsi="Arial Unicode MS"/>
                <w:b/>
                <w:bCs/>
                <w:color w:val="0070C0"/>
                <w:sz w:val="18"/>
                <w:szCs w:val="18"/>
              </w:rPr>
              <w:t>DATA</w:t>
            </w:r>
            <w:r w:rsidRPr="005C5EA3">
              <w:rPr>
                <w:rFonts w:ascii="Arial Unicode MS" w:hAnsi="Arial Unicode MS"/>
                <w:color w:val="000000"/>
                <w:sz w:val="18"/>
                <w:szCs w:val="18"/>
              </w:rPr>
              <w:t>=</w:t>
            </w:r>
            <w:proofErr w:type="spellStart"/>
            <w:r w:rsidRPr="005C5EA3">
              <w:rPr>
                <w:rFonts w:ascii="Arial Unicode MS" w:hAnsi="Arial Unicode MS"/>
                <w:color w:val="000000"/>
                <w:sz w:val="18"/>
                <w:szCs w:val="18"/>
              </w:rPr>
              <w:t>mydata</w:t>
            </w:r>
            <w:proofErr w:type="spellEnd"/>
            <w:r w:rsidRPr="005C5EA3">
              <w:rPr>
                <w:rFonts w:ascii="Arial Unicode MS" w:hAnsi="Arial Unicode MS"/>
                <w:color w:val="000000"/>
                <w:sz w:val="18"/>
                <w:szCs w:val="18"/>
              </w:rPr>
              <w:t xml:space="preserve">; </w:t>
            </w:r>
            <w:r w:rsidRPr="005C5EA3">
              <w:rPr>
                <w:rFonts w:ascii="Arial Unicode MS" w:hAnsi="Arial Unicode MS"/>
                <w:b/>
                <w:bCs/>
                <w:color w:val="0070C0"/>
                <w:sz w:val="18"/>
                <w:szCs w:val="18"/>
              </w:rPr>
              <w:t>MODEL</w:t>
            </w:r>
            <w:r w:rsidRPr="005C5EA3">
              <w:rPr>
                <w:rFonts w:ascii="Arial Unicode MS" w:hAnsi="Arial Unicode MS"/>
                <w:color w:val="0070C0"/>
                <w:sz w:val="18"/>
                <w:szCs w:val="18"/>
              </w:rPr>
              <w:t xml:space="preserve"> </w:t>
            </w:r>
            <w:r w:rsidRPr="005C5EA3">
              <w:rPr>
                <w:rFonts w:ascii="Arial Unicode MS" w:hAnsi="Arial Unicode MS"/>
                <w:color w:val="000000"/>
                <w:sz w:val="18"/>
                <w:szCs w:val="18"/>
              </w:rPr>
              <w:t xml:space="preserve">target = var1 var2; </w:t>
            </w:r>
            <w:r w:rsidRPr="005C5EA3">
              <w:rPr>
                <w:rFonts w:ascii="Arial Unicode MS" w:hAnsi="Arial Unicode MS"/>
                <w:b/>
                <w:bCs/>
                <w:color w:val="002060"/>
                <w:sz w:val="18"/>
                <w:szCs w:val="18"/>
              </w:rPr>
              <w:t>RUN</w:t>
            </w:r>
            <w:r w:rsidRPr="005C5EA3">
              <w:rPr>
                <w:rFonts w:ascii="Arial Unicode MS" w:hAnsi="Arial Unicode MS"/>
                <w:color w:val="000000"/>
                <w:sz w:val="18"/>
                <w:szCs w:val="18"/>
              </w:rPr>
              <w:t>;</w:t>
            </w:r>
          </w:p>
        </w:tc>
        <w:tc>
          <w:tcPr>
            <w:tcW w:w="1362" w:type="pct"/>
            <w:tcBorders>
              <w:top w:val="nil"/>
              <w:left w:val="nil"/>
              <w:bottom w:val="single" w:sz="8" w:space="0" w:color="BFBFBF"/>
              <w:right w:val="single" w:sz="8" w:space="0" w:color="BFBFBF"/>
            </w:tcBorders>
            <w:shd w:val="clear" w:color="auto" w:fill="auto"/>
            <w:vAlign w:val="center"/>
            <w:hideMark/>
          </w:tcPr>
          <w:p w14:paraId="21F86198" w14:textId="77777777" w:rsidR="00157A4E" w:rsidRPr="005C5EA3" w:rsidRDefault="00157A4E" w:rsidP="00A23D18">
            <w:pPr>
              <w:rPr>
                <w:rFonts w:ascii="Arial Unicode MS" w:hAnsi="Arial Unicode MS"/>
                <w:color w:val="000000"/>
                <w:sz w:val="18"/>
                <w:szCs w:val="18"/>
              </w:rPr>
            </w:pPr>
            <w:r w:rsidRPr="005C5EA3">
              <w:rPr>
                <w:rFonts w:ascii="Arial Unicode MS" w:hAnsi="Arial Unicode MS"/>
                <w:color w:val="000000"/>
                <w:sz w:val="18"/>
                <w:szCs w:val="18"/>
              </w:rPr>
              <w:t xml:space="preserve">from </w:t>
            </w:r>
            <w:proofErr w:type="spellStart"/>
            <w:r w:rsidRPr="005C5EA3">
              <w:rPr>
                <w:rFonts w:ascii="Arial Unicode MS" w:hAnsi="Arial Unicode MS"/>
                <w:color w:val="000000"/>
                <w:sz w:val="18"/>
                <w:szCs w:val="18"/>
              </w:rPr>
              <w:t>sklearn.linear_model</w:t>
            </w:r>
            <w:proofErr w:type="spellEnd"/>
            <w:r w:rsidRPr="005C5EA3">
              <w:rPr>
                <w:rFonts w:ascii="Arial Unicode MS" w:hAnsi="Arial Unicode MS"/>
                <w:color w:val="000000"/>
                <w:sz w:val="18"/>
                <w:szCs w:val="18"/>
              </w:rPr>
              <w:t xml:space="preserve"> import </w:t>
            </w:r>
            <w:proofErr w:type="spellStart"/>
            <w:r w:rsidRPr="005C5EA3">
              <w:rPr>
                <w:rFonts w:ascii="Arial Unicode MS" w:hAnsi="Arial Unicode MS"/>
                <w:color w:val="000000"/>
                <w:sz w:val="18"/>
                <w:szCs w:val="18"/>
              </w:rPr>
              <w:t>LinearRegression</w:t>
            </w:r>
            <w:proofErr w:type="spellEnd"/>
            <w:r w:rsidRPr="005C5EA3">
              <w:rPr>
                <w:rFonts w:ascii="Arial Unicode MS" w:hAnsi="Arial Unicode MS"/>
                <w:color w:val="000000"/>
                <w:sz w:val="18"/>
                <w:szCs w:val="18"/>
              </w:rPr>
              <w:t xml:space="preserve"> model = </w:t>
            </w:r>
            <w:proofErr w:type="spellStart"/>
            <w:r w:rsidRPr="005C5EA3">
              <w:rPr>
                <w:rFonts w:ascii="Arial Unicode MS" w:hAnsi="Arial Unicode MS"/>
                <w:color w:val="000000"/>
                <w:sz w:val="18"/>
                <w:szCs w:val="18"/>
              </w:rPr>
              <w:t>LinearRegression</w:t>
            </w:r>
            <w:proofErr w:type="spellEnd"/>
            <w:r w:rsidRPr="005C5EA3">
              <w:rPr>
                <w:rFonts w:ascii="Arial Unicode MS" w:hAnsi="Arial Unicode MS"/>
                <w:color w:val="000000"/>
                <w:sz w:val="18"/>
                <w:szCs w:val="18"/>
              </w:rPr>
              <w:t xml:space="preserve">() </w:t>
            </w:r>
            <w:proofErr w:type="spellStart"/>
            <w:r w:rsidRPr="005C5EA3">
              <w:rPr>
                <w:rFonts w:ascii="Arial Unicode MS" w:hAnsi="Arial Unicode MS"/>
                <w:color w:val="000000"/>
                <w:sz w:val="18"/>
                <w:szCs w:val="18"/>
              </w:rPr>
              <w:t>model.fit</w:t>
            </w:r>
            <w:proofErr w:type="spellEnd"/>
            <w:r w:rsidRPr="005C5EA3">
              <w:rPr>
                <w:rFonts w:ascii="Arial Unicode MS" w:hAnsi="Arial Unicode MS"/>
                <w:color w:val="000000"/>
                <w:sz w:val="18"/>
                <w:szCs w:val="18"/>
              </w:rPr>
              <w:t>(X, y)</w:t>
            </w:r>
          </w:p>
        </w:tc>
        <w:tc>
          <w:tcPr>
            <w:tcW w:w="1247" w:type="pct"/>
            <w:tcBorders>
              <w:top w:val="nil"/>
              <w:left w:val="nil"/>
              <w:bottom w:val="single" w:sz="8" w:space="0" w:color="BFBFBF"/>
              <w:right w:val="single" w:sz="8" w:space="0" w:color="BFBFBF"/>
            </w:tcBorders>
            <w:shd w:val="clear" w:color="auto" w:fill="auto"/>
            <w:vAlign w:val="center"/>
            <w:hideMark/>
          </w:tcPr>
          <w:p w14:paraId="50C4BC57" w14:textId="77777777" w:rsidR="00157A4E" w:rsidRPr="005C5EA3" w:rsidRDefault="00157A4E" w:rsidP="00A23D18">
            <w:pPr>
              <w:rPr>
                <w:rFonts w:ascii="Arial Unicode MS" w:hAnsi="Arial Unicode MS"/>
                <w:color w:val="000000"/>
                <w:sz w:val="18"/>
                <w:szCs w:val="18"/>
              </w:rPr>
            </w:pPr>
            <w:r w:rsidRPr="005C5EA3">
              <w:rPr>
                <w:rFonts w:ascii="Arial Unicode MS" w:hAnsi="Arial Unicode MS"/>
                <w:color w:val="000000"/>
                <w:sz w:val="18"/>
                <w:szCs w:val="18"/>
              </w:rPr>
              <w:t xml:space="preserve">model &lt;- </w:t>
            </w:r>
            <w:proofErr w:type="spellStart"/>
            <w:r w:rsidRPr="005C5EA3">
              <w:rPr>
                <w:rFonts w:ascii="Arial Unicode MS" w:hAnsi="Arial Unicode MS"/>
                <w:color w:val="000000"/>
                <w:sz w:val="18"/>
                <w:szCs w:val="18"/>
              </w:rPr>
              <w:t>lm</w:t>
            </w:r>
            <w:proofErr w:type="spellEnd"/>
            <w:r w:rsidRPr="005C5EA3">
              <w:rPr>
                <w:rFonts w:ascii="Arial Unicode MS" w:hAnsi="Arial Unicode MS"/>
                <w:color w:val="000000"/>
                <w:sz w:val="18"/>
                <w:szCs w:val="18"/>
              </w:rPr>
              <w:t>(target ~ var1 + var2, data=</w:t>
            </w:r>
            <w:proofErr w:type="spellStart"/>
            <w:r w:rsidRPr="005C5EA3">
              <w:rPr>
                <w:rFonts w:ascii="Arial Unicode MS" w:hAnsi="Arial Unicode MS"/>
                <w:color w:val="000000"/>
                <w:sz w:val="18"/>
                <w:szCs w:val="18"/>
              </w:rPr>
              <w:t>mydata</w:t>
            </w:r>
            <w:proofErr w:type="spellEnd"/>
            <w:r w:rsidRPr="005C5EA3">
              <w:rPr>
                <w:rFonts w:ascii="Arial Unicode MS" w:hAnsi="Arial Unicode MS"/>
                <w:color w:val="000000"/>
                <w:sz w:val="18"/>
                <w:szCs w:val="18"/>
              </w:rPr>
              <w:t>)</w:t>
            </w:r>
          </w:p>
        </w:tc>
      </w:tr>
      <w:tr w:rsidR="00157A4E" w:rsidRPr="005C5EA3" w14:paraId="477C503E" w14:textId="77777777" w:rsidTr="00A23D18">
        <w:trPr>
          <w:trHeight w:val="780"/>
        </w:trPr>
        <w:tc>
          <w:tcPr>
            <w:tcW w:w="866" w:type="pct"/>
            <w:tcBorders>
              <w:top w:val="nil"/>
              <w:left w:val="single" w:sz="8" w:space="0" w:color="BFBFBF"/>
              <w:bottom w:val="single" w:sz="8" w:space="0" w:color="BFBFBF"/>
              <w:right w:val="single" w:sz="8" w:space="0" w:color="BFBFBF"/>
            </w:tcBorders>
            <w:shd w:val="clear" w:color="auto" w:fill="F2F2F2" w:themeFill="background1" w:themeFillShade="F2"/>
            <w:vAlign w:val="center"/>
            <w:hideMark/>
          </w:tcPr>
          <w:p w14:paraId="3AEABE06" w14:textId="77777777" w:rsidR="00157A4E" w:rsidRPr="005C5EA3" w:rsidRDefault="00157A4E" w:rsidP="00A23D18">
            <w:pPr>
              <w:rPr>
                <w:rFonts w:ascii="Aptos Narrow" w:hAnsi="Aptos Narrow"/>
                <w:b/>
                <w:bCs/>
                <w:color w:val="000000"/>
                <w:sz w:val="18"/>
                <w:szCs w:val="18"/>
              </w:rPr>
            </w:pPr>
            <w:r w:rsidRPr="005C5EA3">
              <w:rPr>
                <w:rFonts w:ascii="Aptos Narrow" w:hAnsi="Aptos Narrow"/>
                <w:b/>
                <w:bCs/>
                <w:color w:val="000000"/>
                <w:sz w:val="18"/>
                <w:szCs w:val="18"/>
              </w:rPr>
              <w:t>Logistic Regression</w:t>
            </w:r>
          </w:p>
        </w:tc>
        <w:tc>
          <w:tcPr>
            <w:tcW w:w="1525" w:type="pct"/>
            <w:tcBorders>
              <w:top w:val="nil"/>
              <w:left w:val="nil"/>
              <w:bottom w:val="single" w:sz="8" w:space="0" w:color="BFBFBF"/>
              <w:right w:val="single" w:sz="8" w:space="0" w:color="BFBFBF"/>
            </w:tcBorders>
            <w:shd w:val="clear" w:color="auto" w:fill="F2F2F2" w:themeFill="background1" w:themeFillShade="F2"/>
            <w:vAlign w:val="center"/>
            <w:hideMark/>
          </w:tcPr>
          <w:p w14:paraId="5A88B9A7" w14:textId="77777777" w:rsidR="00157A4E" w:rsidRPr="005C5EA3" w:rsidRDefault="00157A4E" w:rsidP="00A23D18">
            <w:pPr>
              <w:rPr>
                <w:rFonts w:ascii="Arial Unicode MS" w:hAnsi="Arial Unicode MS"/>
                <w:color w:val="000000"/>
                <w:sz w:val="18"/>
                <w:szCs w:val="18"/>
              </w:rPr>
            </w:pPr>
            <w:r w:rsidRPr="005C5EA3">
              <w:rPr>
                <w:rFonts w:ascii="Arial Unicode MS" w:hAnsi="Arial Unicode MS"/>
                <w:b/>
                <w:bCs/>
                <w:color w:val="002060"/>
                <w:sz w:val="18"/>
                <w:szCs w:val="18"/>
              </w:rPr>
              <w:t>PROC LOGISTIC</w:t>
            </w:r>
            <w:r w:rsidRPr="005C5EA3">
              <w:rPr>
                <w:rFonts w:ascii="Arial Unicode MS" w:hAnsi="Arial Unicode MS"/>
                <w:color w:val="002060"/>
                <w:sz w:val="18"/>
                <w:szCs w:val="18"/>
              </w:rPr>
              <w:t xml:space="preserve"> </w:t>
            </w:r>
            <w:r w:rsidRPr="005C5EA3">
              <w:rPr>
                <w:rFonts w:ascii="Arial Unicode MS" w:hAnsi="Arial Unicode MS"/>
                <w:b/>
                <w:bCs/>
                <w:color w:val="0070C0"/>
                <w:sz w:val="18"/>
                <w:szCs w:val="18"/>
              </w:rPr>
              <w:t>DATA</w:t>
            </w:r>
            <w:r w:rsidRPr="005C5EA3">
              <w:rPr>
                <w:rFonts w:ascii="Arial Unicode MS" w:hAnsi="Arial Unicode MS"/>
                <w:color w:val="000000"/>
                <w:sz w:val="18"/>
                <w:szCs w:val="18"/>
              </w:rPr>
              <w:t>=</w:t>
            </w:r>
            <w:proofErr w:type="spellStart"/>
            <w:r w:rsidRPr="005C5EA3">
              <w:rPr>
                <w:rFonts w:ascii="Arial Unicode MS" w:hAnsi="Arial Unicode MS"/>
                <w:color w:val="000000"/>
                <w:sz w:val="18"/>
                <w:szCs w:val="18"/>
              </w:rPr>
              <w:t>mydata</w:t>
            </w:r>
            <w:proofErr w:type="spellEnd"/>
            <w:r w:rsidRPr="005C5EA3">
              <w:rPr>
                <w:rFonts w:ascii="Arial Unicode MS" w:hAnsi="Arial Unicode MS"/>
                <w:color w:val="000000"/>
                <w:sz w:val="18"/>
                <w:szCs w:val="18"/>
              </w:rPr>
              <w:t xml:space="preserve">; </w:t>
            </w:r>
            <w:r w:rsidRPr="005C5EA3">
              <w:rPr>
                <w:rFonts w:ascii="Arial Unicode MS" w:hAnsi="Arial Unicode MS"/>
                <w:b/>
                <w:bCs/>
                <w:color w:val="0070C0"/>
                <w:sz w:val="18"/>
                <w:szCs w:val="18"/>
              </w:rPr>
              <w:t>MODEL</w:t>
            </w:r>
            <w:r w:rsidRPr="005C5EA3">
              <w:rPr>
                <w:rFonts w:ascii="Arial Unicode MS" w:hAnsi="Arial Unicode MS"/>
                <w:color w:val="0070C0"/>
                <w:sz w:val="18"/>
                <w:szCs w:val="18"/>
              </w:rPr>
              <w:t xml:space="preserve"> </w:t>
            </w:r>
            <w:r w:rsidRPr="005C5EA3">
              <w:rPr>
                <w:rFonts w:ascii="Arial Unicode MS" w:hAnsi="Arial Unicode MS"/>
                <w:color w:val="000000"/>
                <w:sz w:val="18"/>
                <w:szCs w:val="18"/>
              </w:rPr>
              <w:t xml:space="preserve">target(event='1') = var1 var2; </w:t>
            </w:r>
            <w:r w:rsidRPr="005C5EA3">
              <w:rPr>
                <w:rFonts w:ascii="Arial Unicode MS" w:hAnsi="Arial Unicode MS"/>
                <w:b/>
                <w:bCs/>
                <w:color w:val="002060"/>
                <w:sz w:val="18"/>
                <w:szCs w:val="18"/>
              </w:rPr>
              <w:t>RUN</w:t>
            </w:r>
            <w:r w:rsidRPr="005C5EA3">
              <w:rPr>
                <w:rFonts w:ascii="Arial Unicode MS" w:hAnsi="Arial Unicode MS"/>
                <w:color w:val="000000"/>
                <w:sz w:val="18"/>
                <w:szCs w:val="18"/>
              </w:rPr>
              <w:t>;</w:t>
            </w:r>
          </w:p>
        </w:tc>
        <w:tc>
          <w:tcPr>
            <w:tcW w:w="1362" w:type="pct"/>
            <w:tcBorders>
              <w:top w:val="nil"/>
              <w:left w:val="nil"/>
              <w:bottom w:val="single" w:sz="8" w:space="0" w:color="BFBFBF"/>
              <w:right w:val="single" w:sz="8" w:space="0" w:color="BFBFBF"/>
            </w:tcBorders>
            <w:shd w:val="clear" w:color="auto" w:fill="F2F2F2" w:themeFill="background1" w:themeFillShade="F2"/>
            <w:vAlign w:val="center"/>
            <w:hideMark/>
          </w:tcPr>
          <w:p w14:paraId="4A4734D4" w14:textId="77777777" w:rsidR="00157A4E" w:rsidRPr="005C5EA3" w:rsidRDefault="00157A4E" w:rsidP="00A23D18">
            <w:pPr>
              <w:rPr>
                <w:rFonts w:ascii="Arial Unicode MS" w:hAnsi="Arial Unicode MS"/>
                <w:color w:val="000000"/>
                <w:sz w:val="18"/>
                <w:szCs w:val="18"/>
              </w:rPr>
            </w:pPr>
            <w:r w:rsidRPr="005C5EA3">
              <w:rPr>
                <w:rFonts w:ascii="Arial Unicode MS" w:hAnsi="Arial Unicode MS"/>
                <w:color w:val="000000"/>
                <w:sz w:val="18"/>
                <w:szCs w:val="18"/>
              </w:rPr>
              <w:t xml:space="preserve">from </w:t>
            </w:r>
            <w:proofErr w:type="spellStart"/>
            <w:r w:rsidRPr="005C5EA3">
              <w:rPr>
                <w:rFonts w:ascii="Arial Unicode MS" w:hAnsi="Arial Unicode MS"/>
                <w:color w:val="000000"/>
                <w:sz w:val="18"/>
                <w:szCs w:val="18"/>
              </w:rPr>
              <w:t>sklearn.linear_model</w:t>
            </w:r>
            <w:proofErr w:type="spellEnd"/>
            <w:r w:rsidRPr="005C5EA3">
              <w:rPr>
                <w:rFonts w:ascii="Arial Unicode MS" w:hAnsi="Arial Unicode MS"/>
                <w:color w:val="000000"/>
                <w:sz w:val="18"/>
                <w:szCs w:val="18"/>
              </w:rPr>
              <w:t xml:space="preserve"> import </w:t>
            </w:r>
            <w:proofErr w:type="spellStart"/>
            <w:r w:rsidRPr="005C5EA3">
              <w:rPr>
                <w:rFonts w:ascii="Arial Unicode MS" w:hAnsi="Arial Unicode MS"/>
                <w:color w:val="000000"/>
                <w:sz w:val="18"/>
                <w:szCs w:val="18"/>
              </w:rPr>
              <w:t>LogisticRegression</w:t>
            </w:r>
            <w:proofErr w:type="spellEnd"/>
            <w:r w:rsidRPr="005C5EA3">
              <w:rPr>
                <w:rFonts w:ascii="Arial Unicode MS" w:hAnsi="Arial Unicode MS"/>
                <w:color w:val="000000"/>
                <w:sz w:val="18"/>
                <w:szCs w:val="18"/>
              </w:rPr>
              <w:t xml:space="preserve"> model = </w:t>
            </w:r>
            <w:proofErr w:type="spellStart"/>
            <w:r w:rsidRPr="005C5EA3">
              <w:rPr>
                <w:rFonts w:ascii="Arial Unicode MS" w:hAnsi="Arial Unicode MS"/>
                <w:color w:val="000000"/>
                <w:sz w:val="18"/>
                <w:szCs w:val="18"/>
              </w:rPr>
              <w:t>LogisticRegression</w:t>
            </w:r>
            <w:proofErr w:type="spellEnd"/>
            <w:r w:rsidRPr="005C5EA3">
              <w:rPr>
                <w:rFonts w:ascii="Arial Unicode MS" w:hAnsi="Arial Unicode MS"/>
                <w:color w:val="000000"/>
                <w:sz w:val="18"/>
                <w:szCs w:val="18"/>
              </w:rPr>
              <w:t xml:space="preserve">() </w:t>
            </w:r>
            <w:proofErr w:type="spellStart"/>
            <w:r w:rsidRPr="005C5EA3">
              <w:rPr>
                <w:rFonts w:ascii="Arial Unicode MS" w:hAnsi="Arial Unicode MS"/>
                <w:color w:val="000000"/>
                <w:sz w:val="18"/>
                <w:szCs w:val="18"/>
              </w:rPr>
              <w:t>model.fit</w:t>
            </w:r>
            <w:proofErr w:type="spellEnd"/>
            <w:r w:rsidRPr="005C5EA3">
              <w:rPr>
                <w:rFonts w:ascii="Arial Unicode MS" w:hAnsi="Arial Unicode MS"/>
                <w:color w:val="000000"/>
                <w:sz w:val="18"/>
                <w:szCs w:val="18"/>
              </w:rPr>
              <w:t>(X, y)</w:t>
            </w:r>
          </w:p>
        </w:tc>
        <w:tc>
          <w:tcPr>
            <w:tcW w:w="1247" w:type="pct"/>
            <w:tcBorders>
              <w:top w:val="nil"/>
              <w:left w:val="nil"/>
              <w:bottom w:val="single" w:sz="8" w:space="0" w:color="BFBFBF"/>
              <w:right w:val="single" w:sz="8" w:space="0" w:color="BFBFBF"/>
            </w:tcBorders>
            <w:shd w:val="clear" w:color="auto" w:fill="F2F2F2" w:themeFill="background1" w:themeFillShade="F2"/>
            <w:vAlign w:val="center"/>
            <w:hideMark/>
          </w:tcPr>
          <w:p w14:paraId="28C277D8" w14:textId="77777777" w:rsidR="00157A4E" w:rsidRPr="005C5EA3" w:rsidRDefault="00157A4E" w:rsidP="00A23D18">
            <w:pPr>
              <w:rPr>
                <w:rFonts w:ascii="Arial Unicode MS" w:hAnsi="Arial Unicode MS"/>
                <w:color w:val="000000"/>
                <w:sz w:val="18"/>
                <w:szCs w:val="18"/>
              </w:rPr>
            </w:pPr>
            <w:r w:rsidRPr="005C5EA3">
              <w:rPr>
                <w:rFonts w:ascii="Arial Unicode MS" w:hAnsi="Arial Unicode MS"/>
                <w:color w:val="000000"/>
                <w:sz w:val="18"/>
                <w:szCs w:val="18"/>
              </w:rPr>
              <w:t xml:space="preserve">model &lt;- </w:t>
            </w:r>
            <w:proofErr w:type="spellStart"/>
            <w:r w:rsidRPr="005C5EA3">
              <w:rPr>
                <w:rFonts w:ascii="Arial Unicode MS" w:hAnsi="Arial Unicode MS"/>
                <w:color w:val="000000"/>
                <w:sz w:val="18"/>
                <w:szCs w:val="18"/>
              </w:rPr>
              <w:t>glm</w:t>
            </w:r>
            <w:proofErr w:type="spellEnd"/>
            <w:r w:rsidRPr="005C5EA3">
              <w:rPr>
                <w:rFonts w:ascii="Arial Unicode MS" w:hAnsi="Arial Unicode MS"/>
                <w:color w:val="000000"/>
                <w:sz w:val="18"/>
                <w:szCs w:val="18"/>
              </w:rPr>
              <w:t>(target ~ var1 + var2, family=binomial(link='logit'), data=</w:t>
            </w:r>
            <w:proofErr w:type="spellStart"/>
            <w:r w:rsidRPr="005C5EA3">
              <w:rPr>
                <w:rFonts w:ascii="Arial Unicode MS" w:hAnsi="Arial Unicode MS"/>
                <w:color w:val="000000"/>
                <w:sz w:val="18"/>
                <w:szCs w:val="18"/>
              </w:rPr>
              <w:t>mydata</w:t>
            </w:r>
            <w:proofErr w:type="spellEnd"/>
            <w:r w:rsidRPr="005C5EA3">
              <w:rPr>
                <w:rFonts w:ascii="Arial Unicode MS" w:hAnsi="Arial Unicode MS"/>
                <w:color w:val="000000"/>
                <w:sz w:val="18"/>
                <w:szCs w:val="18"/>
              </w:rPr>
              <w:t>)</w:t>
            </w:r>
          </w:p>
        </w:tc>
      </w:tr>
      <w:tr w:rsidR="00157A4E" w:rsidRPr="005C5EA3" w14:paraId="040068EE" w14:textId="77777777" w:rsidTr="00A23D18">
        <w:trPr>
          <w:trHeight w:val="780"/>
        </w:trPr>
        <w:tc>
          <w:tcPr>
            <w:tcW w:w="866" w:type="pct"/>
            <w:tcBorders>
              <w:top w:val="nil"/>
              <w:left w:val="single" w:sz="8" w:space="0" w:color="BFBFBF"/>
              <w:bottom w:val="single" w:sz="8" w:space="0" w:color="BFBFBF"/>
              <w:right w:val="single" w:sz="8" w:space="0" w:color="BFBFBF"/>
            </w:tcBorders>
            <w:shd w:val="clear" w:color="auto" w:fill="auto"/>
            <w:vAlign w:val="center"/>
            <w:hideMark/>
          </w:tcPr>
          <w:p w14:paraId="071F2BE6" w14:textId="77777777" w:rsidR="00157A4E" w:rsidRPr="005C5EA3" w:rsidRDefault="00157A4E" w:rsidP="00A23D18">
            <w:pPr>
              <w:rPr>
                <w:rFonts w:ascii="Aptos Narrow" w:hAnsi="Aptos Narrow"/>
                <w:b/>
                <w:bCs/>
                <w:color w:val="000000"/>
                <w:sz w:val="18"/>
                <w:szCs w:val="18"/>
              </w:rPr>
            </w:pPr>
            <w:r w:rsidRPr="005C5EA3">
              <w:rPr>
                <w:rFonts w:ascii="Aptos Narrow" w:hAnsi="Aptos Narrow"/>
                <w:b/>
                <w:bCs/>
                <w:color w:val="000000"/>
                <w:sz w:val="18"/>
                <w:szCs w:val="18"/>
              </w:rPr>
              <w:t>Decision Trees</w:t>
            </w:r>
          </w:p>
        </w:tc>
        <w:tc>
          <w:tcPr>
            <w:tcW w:w="1525" w:type="pct"/>
            <w:tcBorders>
              <w:top w:val="nil"/>
              <w:left w:val="nil"/>
              <w:bottom w:val="single" w:sz="8" w:space="0" w:color="BFBFBF"/>
              <w:right w:val="single" w:sz="8" w:space="0" w:color="BFBFBF"/>
            </w:tcBorders>
            <w:shd w:val="clear" w:color="auto" w:fill="auto"/>
            <w:vAlign w:val="center"/>
            <w:hideMark/>
          </w:tcPr>
          <w:p w14:paraId="51E3D412" w14:textId="77777777" w:rsidR="00157A4E" w:rsidRPr="005C5EA3" w:rsidRDefault="00157A4E" w:rsidP="00A23D18">
            <w:pPr>
              <w:rPr>
                <w:rFonts w:ascii="Arial Unicode MS" w:hAnsi="Arial Unicode MS"/>
                <w:color w:val="000000"/>
                <w:sz w:val="18"/>
                <w:szCs w:val="18"/>
              </w:rPr>
            </w:pPr>
            <w:r w:rsidRPr="005C5EA3">
              <w:rPr>
                <w:rFonts w:ascii="Arial Unicode MS" w:hAnsi="Arial Unicode MS"/>
                <w:b/>
                <w:bCs/>
                <w:color w:val="002060"/>
                <w:sz w:val="18"/>
                <w:szCs w:val="18"/>
              </w:rPr>
              <w:t>PROC HPSPLIT</w:t>
            </w:r>
            <w:r w:rsidRPr="005C5EA3">
              <w:rPr>
                <w:rFonts w:ascii="Arial Unicode MS" w:hAnsi="Arial Unicode MS"/>
                <w:color w:val="002060"/>
                <w:sz w:val="18"/>
                <w:szCs w:val="18"/>
              </w:rPr>
              <w:t xml:space="preserve"> </w:t>
            </w:r>
            <w:r w:rsidRPr="005C5EA3">
              <w:rPr>
                <w:rFonts w:ascii="Arial Unicode MS" w:hAnsi="Arial Unicode MS"/>
                <w:b/>
                <w:bCs/>
                <w:color w:val="0070C0"/>
                <w:sz w:val="18"/>
                <w:szCs w:val="18"/>
              </w:rPr>
              <w:t>DATA</w:t>
            </w:r>
            <w:r w:rsidRPr="005C5EA3">
              <w:rPr>
                <w:rFonts w:ascii="Arial Unicode MS" w:hAnsi="Arial Unicode MS"/>
                <w:color w:val="000000"/>
                <w:sz w:val="18"/>
                <w:szCs w:val="18"/>
              </w:rPr>
              <w:t>=</w:t>
            </w:r>
            <w:proofErr w:type="spellStart"/>
            <w:r w:rsidRPr="005C5EA3">
              <w:rPr>
                <w:rFonts w:ascii="Arial Unicode MS" w:hAnsi="Arial Unicode MS"/>
                <w:color w:val="000000"/>
                <w:sz w:val="18"/>
                <w:szCs w:val="18"/>
              </w:rPr>
              <w:t>mydata</w:t>
            </w:r>
            <w:proofErr w:type="spellEnd"/>
            <w:r w:rsidRPr="005C5EA3">
              <w:rPr>
                <w:rFonts w:ascii="Arial Unicode MS" w:hAnsi="Arial Unicode MS"/>
                <w:color w:val="000000"/>
                <w:sz w:val="18"/>
                <w:szCs w:val="18"/>
              </w:rPr>
              <w:t xml:space="preserve">; </w:t>
            </w:r>
            <w:r w:rsidRPr="005C5EA3">
              <w:rPr>
                <w:rFonts w:ascii="Arial Unicode MS" w:hAnsi="Arial Unicode MS"/>
                <w:b/>
                <w:bCs/>
                <w:color w:val="0070C0"/>
                <w:sz w:val="18"/>
                <w:szCs w:val="18"/>
              </w:rPr>
              <w:t>CLASS</w:t>
            </w:r>
            <w:r w:rsidRPr="005C5EA3">
              <w:rPr>
                <w:rFonts w:ascii="Arial Unicode MS" w:hAnsi="Arial Unicode MS"/>
                <w:color w:val="0070C0"/>
                <w:sz w:val="18"/>
                <w:szCs w:val="18"/>
              </w:rPr>
              <w:t xml:space="preserve"> </w:t>
            </w:r>
            <w:r w:rsidRPr="005C5EA3">
              <w:rPr>
                <w:rFonts w:ascii="Arial Unicode MS" w:hAnsi="Arial Unicode MS"/>
                <w:color w:val="000000"/>
                <w:sz w:val="18"/>
                <w:szCs w:val="18"/>
              </w:rPr>
              <w:t xml:space="preserve">target; </w:t>
            </w:r>
            <w:r w:rsidRPr="005C5EA3">
              <w:rPr>
                <w:rFonts w:ascii="Arial Unicode MS" w:hAnsi="Arial Unicode MS"/>
                <w:b/>
                <w:bCs/>
                <w:color w:val="0070C0"/>
                <w:sz w:val="18"/>
                <w:szCs w:val="18"/>
              </w:rPr>
              <w:t>MODEL</w:t>
            </w:r>
            <w:r w:rsidRPr="005C5EA3">
              <w:rPr>
                <w:rFonts w:ascii="Arial Unicode MS" w:hAnsi="Arial Unicode MS"/>
                <w:color w:val="0070C0"/>
                <w:sz w:val="18"/>
                <w:szCs w:val="18"/>
              </w:rPr>
              <w:t xml:space="preserve"> </w:t>
            </w:r>
            <w:r w:rsidRPr="005C5EA3">
              <w:rPr>
                <w:rFonts w:ascii="Arial Unicode MS" w:hAnsi="Arial Unicode MS"/>
                <w:color w:val="000000"/>
                <w:sz w:val="18"/>
                <w:szCs w:val="18"/>
              </w:rPr>
              <w:t xml:space="preserve">target = var1 var2; </w:t>
            </w:r>
            <w:r w:rsidRPr="005C5EA3">
              <w:rPr>
                <w:rFonts w:ascii="Arial Unicode MS" w:hAnsi="Arial Unicode MS"/>
                <w:b/>
                <w:bCs/>
                <w:color w:val="002060"/>
                <w:sz w:val="18"/>
                <w:szCs w:val="18"/>
              </w:rPr>
              <w:t>RUN</w:t>
            </w:r>
            <w:r w:rsidRPr="005C5EA3">
              <w:rPr>
                <w:rFonts w:ascii="Arial Unicode MS" w:hAnsi="Arial Unicode MS"/>
                <w:color w:val="000000"/>
                <w:sz w:val="18"/>
                <w:szCs w:val="18"/>
              </w:rPr>
              <w:t>;</w:t>
            </w:r>
          </w:p>
        </w:tc>
        <w:tc>
          <w:tcPr>
            <w:tcW w:w="1362" w:type="pct"/>
            <w:tcBorders>
              <w:top w:val="nil"/>
              <w:left w:val="nil"/>
              <w:bottom w:val="single" w:sz="8" w:space="0" w:color="BFBFBF"/>
              <w:right w:val="single" w:sz="8" w:space="0" w:color="BFBFBF"/>
            </w:tcBorders>
            <w:shd w:val="clear" w:color="auto" w:fill="auto"/>
            <w:vAlign w:val="center"/>
            <w:hideMark/>
          </w:tcPr>
          <w:p w14:paraId="2C4B9540" w14:textId="77777777" w:rsidR="00157A4E" w:rsidRPr="005C5EA3" w:rsidRDefault="00157A4E" w:rsidP="00A23D18">
            <w:pPr>
              <w:rPr>
                <w:rFonts w:ascii="Arial Unicode MS" w:hAnsi="Arial Unicode MS"/>
                <w:color w:val="000000"/>
                <w:sz w:val="18"/>
                <w:szCs w:val="18"/>
              </w:rPr>
            </w:pPr>
            <w:r w:rsidRPr="005C5EA3">
              <w:rPr>
                <w:rFonts w:ascii="Arial Unicode MS" w:hAnsi="Arial Unicode MS"/>
                <w:color w:val="000000"/>
                <w:sz w:val="18"/>
                <w:szCs w:val="18"/>
              </w:rPr>
              <w:t xml:space="preserve">from </w:t>
            </w:r>
            <w:proofErr w:type="spellStart"/>
            <w:r w:rsidRPr="005C5EA3">
              <w:rPr>
                <w:rFonts w:ascii="Arial Unicode MS" w:hAnsi="Arial Unicode MS"/>
                <w:color w:val="000000"/>
                <w:sz w:val="18"/>
                <w:szCs w:val="18"/>
              </w:rPr>
              <w:t>sklearn.tree</w:t>
            </w:r>
            <w:proofErr w:type="spellEnd"/>
            <w:r w:rsidRPr="005C5EA3">
              <w:rPr>
                <w:rFonts w:ascii="Arial Unicode MS" w:hAnsi="Arial Unicode MS"/>
                <w:color w:val="000000"/>
                <w:sz w:val="18"/>
                <w:szCs w:val="18"/>
              </w:rPr>
              <w:t xml:space="preserve"> import </w:t>
            </w:r>
            <w:proofErr w:type="spellStart"/>
            <w:r w:rsidRPr="005C5EA3">
              <w:rPr>
                <w:rFonts w:ascii="Arial Unicode MS" w:hAnsi="Arial Unicode MS"/>
                <w:color w:val="000000"/>
                <w:sz w:val="18"/>
                <w:szCs w:val="18"/>
              </w:rPr>
              <w:t>DecisionTreeClassifier</w:t>
            </w:r>
            <w:proofErr w:type="spellEnd"/>
            <w:r w:rsidRPr="005C5EA3">
              <w:rPr>
                <w:rFonts w:ascii="Arial Unicode MS" w:hAnsi="Arial Unicode MS"/>
                <w:color w:val="000000"/>
                <w:sz w:val="18"/>
                <w:szCs w:val="18"/>
              </w:rPr>
              <w:t xml:space="preserve"> model = </w:t>
            </w:r>
            <w:proofErr w:type="spellStart"/>
            <w:r w:rsidRPr="005C5EA3">
              <w:rPr>
                <w:rFonts w:ascii="Arial Unicode MS" w:hAnsi="Arial Unicode MS"/>
                <w:color w:val="000000"/>
                <w:sz w:val="18"/>
                <w:szCs w:val="18"/>
              </w:rPr>
              <w:t>DecisionTreeClassifier</w:t>
            </w:r>
            <w:proofErr w:type="spellEnd"/>
            <w:r w:rsidRPr="005C5EA3">
              <w:rPr>
                <w:rFonts w:ascii="Arial Unicode MS" w:hAnsi="Arial Unicode MS"/>
                <w:color w:val="000000"/>
                <w:sz w:val="18"/>
                <w:szCs w:val="18"/>
              </w:rPr>
              <w:t xml:space="preserve">() </w:t>
            </w:r>
            <w:proofErr w:type="spellStart"/>
            <w:r w:rsidRPr="005C5EA3">
              <w:rPr>
                <w:rFonts w:ascii="Arial Unicode MS" w:hAnsi="Arial Unicode MS"/>
                <w:color w:val="000000"/>
                <w:sz w:val="18"/>
                <w:szCs w:val="18"/>
              </w:rPr>
              <w:t>model.fit</w:t>
            </w:r>
            <w:proofErr w:type="spellEnd"/>
            <w:r w:rsidRPr="005C5EA3">
              <w:rPr>
                <w:rFonts w:ascii="Arial Unicode MS" w:hAnsi="Arial Unicode MS"/>
                <w:color w:val="000000"/>
                <w:sz w:val="18"/>
                <w:szCs w:val="18"/>
              </w:rPr>
              <w:t>(X, y)</w:t>
            </w:r>
          </w:p>
        </w:tc>
        <w:tc>
          <w:tcPr>
            <w:tcW w:w="1247" w:type="pct"/>
            <w:tcBorders>
              <w:top w:val="nil"/>
              <w:left w:val="nil"/>
              <w:bottom w:val="single" w:sz="8" w:space="0" w:color="BFBFBF"/>
              <w:right w:val="single" w:sz="8" w:space="0" w:color="BFBFBF"/>
            </w:tcBorders>
            <w:shd w:val="clear" w:color="auto" w:fill="auto"/>
            <w:vAlign w:val="center"/>
            <w:hideMark/>
          </w:tcPr>
          <w:p w14:paraId="6AA98280" w14:textId="77777777" w:rsidR="00157A4E" w:rsidRPr="005C5EA3" w:rsidRDefault="00157A4E" w:rsidP="00A23D18">
            <w:pPr>
              <w:rPr>
                <w:rFonts w:ascii="Arial Unicode MS" w:hAnsi="Arial Unicode MS"/>
                <w:color w:val="000000"/>
                <w:sz w:val="18"/>
                <w:szCs w:val="18"/>
              </w:rPr>
            </w:pPr>
            <w:r w:rsidRPr="005C5EA3">
              <w:rPr>
                <w:rFonts w:ascii="Arial Unicode MS" w:hAnsi="Arial Unicode MS"/>
                <w:color w:val="000000"/>
                <w:sz w:val="18"/>
                <w:szCs w:val="18"/>
              </w:rPr>
              <w:t>library(</w:t>
            </w:r>
            <w:proofErr w:type="spellStart"/>
            <w:r w:rsidRPr="005C5EA3">
              <w:rPr>
                <w:rFonts w:ascii="Arial Unicode MS" w:hAnsi="Arial Unicode MS"/>
                <w:color w:val="000000"/>
                <w:sz w:val="18"/>
                <w:szCs w:val="18"/>
              </w:rPr>
              <w:t>rpart</w:t>
            </w:r>
            <w:proofErr w:type="spellEnd"/>
            <w:r w:rsidRPr="005C5EA3">
              <w:rPr>
                <w:rFonts w:ascii="Arial Unicode MS" w:hAnsi="Arial Unicode MS"/>
                <w:color w:val="000000"/>
                <w:sz w:val="18"/>
                <w:szCs w:val="18"/>
              </w:rPr>
              <w:t xml:space="preserve">) model &lt;- </w:t>
            </w:r>
            <w:proofErr w:type="spellStart"/>
            <w:r w:rsidRPr="005C5EA3">
              <w:rPr>
                <w:rFonts w:ascii="Arial Unicode MS" w:hAnsi="Arial Unicode MS"/>
                <w:color w:val="000000"/>
                <w:sz w:val="18"/>
                <w:szCs w:val="18"/>
              </w:rPr>
              <w:t>rpart</w:t>
            </w:r>
            <w:proofErr w:type="spellEnd"/>
            <w:r w:rsidRPr="005C5EA3">
              <w:rPr>
                <w:rFonts w:ascii="Arial Unicode MS" w:hAnsi="Arial Unicode MS"/>
                <w:color w:val="000000"/>
                <w:sz w:val="18"/>
                <w:szCs w:val="18"/>
              </w:rPr>
              <w:t>(target ~ var1 + var2, data=</w:t>
            </w:r>
            <w:proofErr w:type="spellStart"/>
            <w:r w:rsidRPr="005C5EA3">
              <w:rPr>
                <w:rFonts w:ascii="Arial Unicode MS" w:hAnsi="Arial Unicode MS"/>
                <w:color w:val="000000"/>
                <w:sz w:val="18"/>
                <w:szCs w:val="18"/>
              </w:rPr>
              <w:t>mydata</w:t>
            </w:r>
            <w:proofErr w:type="spellEnd"/>
            <w:r w:rsidRPr="005C5EA3">
              <w:rPr>
                <w:rFonts w:ascii="Arial Unicode MS" w:hAnsi="Arial Unicode MS"/>
                <w:color w:val="000000"/>
                <w:sz w:val="18"/>
                <w:szCs w:val="18"/>
              </w:rPr>
              <w:t>)</w:t>
            </w:r>
          </w:p>
        </w:tc>
      </w:tr>
      <w:tr w:rsidR="00157A4E" w:rsidRPr="005C5EA3" w14:paraId="162BDC5F" w14:textId="77777777" w:rsidTr="00A23D18">
        <w:trPr>
          <w:trHeight w:val="1035"/>
        </w:trPr>
        <w:tc>
          <w:tcPr>
            <w:tcW w:w="866" w:type="pct"/>
            <w:tcBorders>
              <w:top w:val="nil"/>
              <w:left w:val="single" w:sz="8" w:space="0" w:color="BFBFBF"/>
              <w:bottom w:val="single" w:sz="8" w:space="0" w:color="BFBFBF"/>
              <w:right w:val="single" w:sz="8" w:space="0" w:color="BFBFBF"/>
            </w:tcBorders>
            <w:shd w:val="clear" w:color="auto" w:fill="F2F2F2" w:themeFill="background1" w:themeFillShade="F2"/>
            <w:vAlign w:val="center"/>
            <w:hideMark/>
          </w:tcPr>
          <w:p w14:paraId="1EC632AD" w14:textId="77777777" w:rsidR="00157A4E" w:rsidRPr="005C5EA3" w:rsidRDefault="00157A4E" w:rsidP="00A23D18">
            <w:pPr>
              <w:rPr>
                <w:rFonts w:ascii="Aptos Narrow" w:hAnsi="Aptos Narrow"/>
                <w:b/>
                <w:bCs/>
                <w:color w:val="000000"/>
                <w:sz w:val="18"/>
                <w:szCs w:val="18"/>
              </w:rPr>
            </w:pPr>
            <w:r w:rsidRPr="005C5EA3">
              <w:rPr>
                <w:rFonts w:ascii="Aptos Narrow" w:hAnsi="Aptos Narrow"/>
                <w:b/>
                <w:bCs/>
                <w:color w:val="000000"/>
                <w:sz w:val="18"/>
                <w:szCs w:val="18"/>
              </w:rPr>
              <w:t>Random Forest</w:t>
            </w:r>
          </w:p>
        </w:tc>
        <w:tc>
          <w:tcPr>
            <w:tcW w:w="1525" w:type="pct"/>
            <w:tcBorders>
              <w:top w:val="nil"/>
              <w:left w:val="nil"/>
              <w:bottom w:val="single" w:sz="8" w:space="0" w:color="BFBFBF"/>
              <w:right w:val="single" w:sz="8" w:space="0" w:color="BFBFBF"/>
            </w:tcBorders>
            <w:shd w:val="clear" w:color="auto" w:fill="F2F2F2" w:themeFill="background1" w:themeFillShade="F2"/>
            <w:vAlign w:val="center"/>
            <w:hideMark/>
          </w:tcPr>
          <w:p w14:paraId="3492E3E0" w14:textId="77777777" w:rsidR="00157A4E" w:rsidRPr="005C5EA3" w:rsidRDefault="00157A4E" w:rsidP="00A23D18">
            <w:pPr>
              <w:rPr>
                <w:rFonts w:ascii="Arial Unicode MS" w:hAnsi="Arial Unicode MS"/>
                <w:color w:val="000000"/>
                <w:sz w:val="18"/>
                <w:szCs w:val="18"/>
              </w:rPr>
            </w:pPr>
            <w:r w:rsidRPr="005C5EA3">
              <w:rPr>
                <w:rFonts w:ascii="Arial Unicode MS" w:hAnsi="Arial Unicode MS"/>
                <w:b/>
                <w:bCs/>
                <w:color w:val="002060"/>
                <w:sz w:val="18"/>
                <w:szCs w:val="18"/>
              </w:rPr>
              <w:t>PROC HPFOREST</w:t>
            </w:r>
            <w:r w:rsidRPr="005C5EA3">
              <w:rPr>
                <w:rFonts w:ascii="Arial Unicode MS" w:hAnsi="Arial Unicode MS"/>
                <w:color w:val="002060"/>
                <w:sz w:val="18"/>
                <w:szCs w:val="18"/>
              </w:rPr>
              <w:t xml:space="preserve"> </w:t>
            </w:r>
            <w:r w:rsidRPr="005C5EA3">
              <w:rPr>
                <w:rFonts w:ascii="Arial Unicode MS" w:hAnsi="Arial Unicode MS"/>
                <w:b/>
                <w:bCs/>
                <w:color w:val="0070C0"/>
                <w:sz w:val="18"/>
                <w:szCs w:val="18"/>
              </w:rPr>
              <w:t>DATA</w:t>
            </w:r>
            <w:r w:rsidRPr="005C5EA3">
              <w:rPr>
                <w:rFonts w:ascii="Arial Unicode MS" w:hAnsi="Arial Unicode MS"/>
                <w:color w:val="000000"/>
                <w:sz w:val="18"/>
                <w:szCs w:val="18"/>
              </w:rPr>
              <w:t>=</w:t>
            </w:r>
            <w:proofErr w:type="spellStart"/>
            <w:r w:rsidRPr="005C5EA3">
              <w:rPr>
                <w:rFonts w:ascii="Arial Unicode MS" w:hAnsi="Arial Unicode MS"/>
                <w:color w:val="000000"/>
                <w:sz w:val="18"/>
                <w:szCs w:val="18"/>
              </w:rPr>
              <w:t>mydata</w:t>
            </w:r>
            <w:proofErr w:type="spellEnd"/>
            <w:r w:rsidRPr="005C5EA3">
              <w:rPr>
                <w:rFonts w:ascii="Arial Unicode MS" w:hAnsi="Arial Unicode MS"/>
                <w:color w:val="000000"/>
                <w:sz w:val="18"/>
                <w:szCs w:val="18"/>
              </w:rPr>
              <w:t xml:space="preserve">; </w:t>
            </w:r>
            <w:r w:rsidRPr="005C5EA3">
              <w:rPr>
                <w:rFonts w:ascii="Arial Unicode MS" w:hAnsi="Arial Unicode MS"/>
                <w:b/>
                <w:bCs/>
                <w:color w:val="0070C0"/>
                <w:sz w:val="18"/>
                <w:szCs w:val="18"/>
              </w:rPr>
              <w:t>TARGET</w:t>
            </w:r>
            <w:r w:rsidRPr="005C5EA3">
              <w:rPr>
                <w:rFonts w:ascii="Arial Unicode MS" w:hAnsi="Arial Unicode MS"/>
                <w:color w:val="0070C0"/>
                <w:sz w:val="18"/>
                <w:szCs w:val="18"/>
              </w:rPr>
              <w:t xml:space="preserve"> </w:t>
            </w:r>
            <w:proofErr w:type="spellStart"/>
            <w:r w:rsidRPr="005C5EA3">
              <w:rPr>
                <w:rFonts w:ascii="Arial Unicode MS" w:hAnsi="Arial Unicode MS"/>
                <w:color w:val="000000"/>
                <w:sz w:val="18"/>
                <w:szCs w:val="18"/>
              </w:rPr>
              <w:t>target</w:t>
            </w:r>
            <w:proofErr w:type="spellEnd"/>
            <w:r w:rsidRPr="005C5EA3">
              <w:rPr>
                <w:rFonts w:ascii="Arial Unicode MS" w:hAnsi="Arial Unicode MS"/>
                <w:color w:val="000000"/>
                <w:sz w:val="18"/>
                <w:szCs w:val="18"/>
              </w:rPr>
              <w:t xml:space="preserve">; </w:t>
            </w:r>
            <w:r w:rsidRPr="005C5EA3">
              <w:rPr>
                <w:rFonts w:ascii="Arial Unicode MS" w:hAnsi="Arial Unicode MS"/>
                <w:b/>
                <w:bCs/>
                <w:color w:val="0070C0"/>
                <w:sz w:val="18"/>
                <w:szCs w:val="18"/>
              </w:rPr>
              <w:t>INPUT</w:t>
            </w:r>
            <w:r w:rsidRPr="005C5EA3">
              <w:rPr>
                <w:rFonts w:ascii="Arial Unicode MS" w:hAnsi="Arial Unicode MS"/>
                <w:color w:val="0070C0"/>
                <w:sz w:val="18"/>
                <w:szCs w:val="18"/>
              </w:rPr>
              <w:t xml:space="preserve"> </w:t>
            </w:r>
            <w:r w:rsidRPr="005C5EA3">
              <w:rPr>
                <w:rFonts w:ascii="Arial Unicode MS" w:hAnsi="Arial Unicode MS"/>
                <w:color w:val="000000"/>
                <w:sz w:val="18"/>
                <w:szCs w:val="18"/>
              </w:rPr>
              <w:t xml:space="preserve">var1 var2; </w:t>
            </w:r>
            <w:r w:rsidRPr="005C5EA3">
              <w:rPr>
                <w:rFonts w:ascii="Arial Unicode MS" w:hAnsi="Arial Unicode MS"/>
                <w:b/>
                <w:bCs/>
                <w:color w:val="002060"/>
                <w:sz w:val="18"/>
                <w:szCs w:val="18"/>
              </w:rPr>
              <w:t>RUN</w:t>
            </w:r>
            <w:r w:rsidRPr="005C5EA3">
              <w:rPr>
                <w:rFonts w:ascii="Arial Unicode MS" w:hAnsi="Arial Unicode MS"/>
                <w:color w:val="000000"/>
                <w:sz w:val="18"/>
                <w:szCs w:val="18"/>
              </w:rPr>
              <w:t>;</w:t>
            </w:r>
          </w:p>
        </w:tc>
        <w:tc>
          <w:tcPr>
            <w:tcW w:w="1362" w:type="pct"/>
            <w:tcBorders>
              <w:top w:val="nil"/>
              <w:left w:val="nil"/>
              <w:bottom w:val="single" w:sz="8" w:space="0" w:color="BFBFBF"/>
              <w:right w:val="single" w:sz="8" w:space="0" w:color="BFBFBF"/>
            </w:tcBorders>
            <w:shd w:val="clear" w:color="auto" w:fill="F2F2F2" w:themeFill="background1" w:themeFillShade="F2"/>
            <w:vAlign w:val="center"/>
            <w:hideMark/>
          </w:tcPr>
          <w:p w14:paraId="023CD7BA" w14:textId="77777777" w:rsidR="00157A4E" w:rsidRPr="005C5EA3" w:rsidRDefault="00157A4E" w:rsidP="00A23D18">
            <w:pPr>
              <w:rPr>
                <w:rFonts w:ascii="Arial Unicode MS" w:hAnsi="Arial Unicode MS"/>
                <w:color w:val="000000"/>
                <w:sz w:val="18"/>
                <w:szCs w:val="18"/>
              </w:rPr>
            </w:pPr>
            <w:r w:rsidRPr="005C5EA3">
              <w:rPr>
                <w:rFonts w:ascii="Arial Unicode MS" w:hAnsi="Arial Unicode MS"/>
                <w:color w:val="000000"/>
                <w:sz w:val="18"/>
                <w:szCs w:val="18"/>
              </w:rPr>
              <w:t xml:space="preserve">from </w:t>
            </w:r>
            <w:proofErr w:type="spellStart"/>
            <w:r w:rsidRPr="005C5EA3">
              <w:rPr>
                <w:rFonts w:ascii="Arial Unicode MS" w:hAnsi="Arial Unicode MS"/>
                <w:color w:val="000000"/>
                <w:sz w:val="18"/>
                <w:szCs w:val="18"/>
              </w:rPr>
              <w:t>sklearn.ensemble</w:t>
            </w:r>
            <w:proofErr w:type="spellEnd"/>
            <w:r w:rsidRPr="005C5EA3">
              <w:rPr>
                <w:rFonts w:ascii="Arial Unicode MS" w:hAnsi="Arial Unicode MS"/>
                <w:color w:val="000000"/>
                <w:sz w:val="18"/>
                <w:szCs w:val="18"/>
              </w:rPr>
              <w:t xml:space="preserve"> import </w:t>
            </w:r>
            <w:proofErr w:type="spellStart"/>
            <w:r w:rsidRPr="005C5EA3">
              <w:rPr>
                <w:rFonts w:ascii="Arial Unicode MS" w:hAnsi="Arial Unicode MS"/>
                <w:color w:val="000000"/>
                <w:sz w:val="18"/>
                <w:szCs w:val="18"/>
              </w:rPr>
              <w:t>RandomForestClassifier</w:t>
            </w:r>
            <w:proofErr w:type="spellEnd"/>
            <w:r w:rsidRPr="005C5EA3">
              <w:rPr>
                <w:rFonts w:ascii="Arial Unicode MS" w:hAnsi="Arial Unicode MS"/>
                <w:color w:val="000000"/>
                <w:sz w:val="18"/>
                <w:szCs w:val="18"/>
              </w:rPr>
              <w:t xml:space="preserve"> model = </w:t>
            </w:r>
            <w:proofErr w:type="spellStart"/>
            <w:r w:rsidRPr="005C5EA3">
              <w:rPr>
                <w:rFonts w:ascii="Arial Unicode MS" w:hAnsi="Arial Unicode MS"/>
                <w:color w:val="000000"/>
                <w:sz w:val="18"/>
                <w:szCs w:val="18"/>
              </w:rPr>
              <w:t>RandomForestClassifier</w:t>
            </w:r>
            <w:proofErr w:type="spellEnd"/>
            <w:r w:rsidRPr="005C5EA3">
              <w:rPr>
                <w:rFonts w:ascii="Arial Unicode MS" w:hAnsi="Arial Unicode MS"/>
                <w:color w:val="000000"/>
                <w:sz w:val="18"/>
                <w:szCs w:val="18"/>
              </w:rPr>
              <w:t xml:space="preserve">() </w:t>
            </w:r>
            <w:proofErr w:type="spellStart"/>
            <w:r w:rsidRPr="005C5EA3">
              <w:rPr>
                <w:rFonts w:ascii="Arial Unicode MS" w:hAnsi="Arial Unicode MS"/>
                <w:color w:val="000000"/>
                <w:sz w:val="18"/>
                <w:szCs w:val="18"/>
              </w:rPr>
              <w:t>model.fit</w:t>
            </w:r>
            <w:proofErr w:type="spellEnd"/>
            <w:r w:rsidRPr="005C5EA3">
              <w:rPr>
                <w:rFonts w:ascii="Arial Unicode MS" w:hAnsi="Arial Unicode MS"/>
                <w:color w:val="000000"/>
                <w:sz w:val="18"/>
                <w:szCs w:val="18"/>
              </w:rPr>
              <w:t>(X, y)</w:t>
            </w:r>
          </w:p>
        </w:tc>
        <w:tc>
          <w:tcPr>
            <w:tcW w:w="1247" w:type="pct"/>
            <w:tcBorders>
              <w:top w:val="nil"/>
              <w:left w:val="nil"/>
              <w:bottom w:val="single" w:sz="8" w:space="0" w:color="BFBFBF"/>
              <w:right w:val="single" w:sz="8" w:space="0" w:color="BFBFBF"/>
            </w:tcBorders>
            <w:shd w:val="clear" w:color="auto" w:fill="F2F2F2" w:themeFill="background1" w:themeFillShade="F2"/>
            <w:vAlign w:val="center"/>
            <w:hideMark/>
          </w:tcPr>
          <w:p w14:paraId="732CBBC1" w14:textId="77777777" w:rsidR="00157A4E" w:rsidRPr="005C5EA3" w:rsidRDefault="00157A4E" w:rsidP="00A23D18">
            <w:pPr>
              <w:rPr>
                <w:rFonts w:ascii="Arial Unicode MS" w:hAnsi="Arial Unicode MS"/>
                <w:color w:val="000000"/>
                <w:sz w:val="18"/>
                <w:szCs w:val="18"/>
              </w:rPr>
            </w:pPr>
            <w:r w:rsidRPr="005C5EA3">
              <w:rPr>
                <w:rFonts w:ascii="Arial Unicode MS" w:hAnsi="Arial Unicode MS"/>
                <w:color w:val="000000"/>
                <w:sz w:val="18"/>
                <w:szCs w:val="18"/>
              </w:rPr>
              <w:t>library(</w:t>
            </w:r>
            <w:proofErr w:type="spellStart"/>
            <w:r w:rsidRPr="005C5EA3">
              <w:rPr>
                <w:rFonts w:ascii="Arial Unicode MS" w:hAnsi="Arial Unicode MS"/>
                <w:color w:val="000000"/>
                <w:sz w:val="18"/>
                <w:szCs w:val="18"/>
              </w:rPr>
              <w:t>randomForest</w:t>
            </w:r>
            <w:proofErr w:type="spellEnd"/>
            <w:r w:rsidRPr="005C5EA3">
              <w:rPr>
                <w:rFonts w:ascii="Arial Unicode MS" w:hAnsi="Arial Unicode MS"/>
                <w:color w:val="000000"/>
                <w:sz w:val="18"/>
                <w:szCs w:val="18"/>
              </w:rPr>
              <w:t xml:space="preserve">) model &lt;- </w:t>
            </w:r>
            <w:proofErr w:type="spellStart"/>
            <w:r w:rsidRPr="005C5EA3">
              <w:rPr>
                <w:rFonts w:ascii="Arial Unicode MS" w:hAnsi="Arial Unicode MS"/>
                <w:color w:val="000000"/>
                <w:sz w:val="18"/>
                <w:szCs w:val="18"/>
              </w:rPr>
              <w:t>randomForest</w:t>
            </w:r>
            <w:proofErr w:type="spellEnd"/>
            <w:r w:rsidRPr="005C5EA3">
              <w:rPr>
                <w:rFonts w:ascii="Arial Unicode MS" w:hAnsi="Arial Unicode MS"/>
                <w:color w:val="000000"/>
                <w:sz w:val="18"/>
                <w:szCs w:val="18"/>
              </w:rPr>
              <w:t>(target ~ var1 + var2, data=</w:t>
            </w:r>
            <w:proofErr w:type="spellStart"/>
            <w:r w:rsidRPr="005C5EA3">
              <w:rPr>
                <w:rFonts w:ascii="Arial Unicode MS" w:hAnsi="Arial Unicode MS"/>
                <w:color w:val="000000"/>
                <w:sz w:val="18"/>
                <w:szCs w:val="18"/>
              </w:rPr>
              <w:t>mydata</w:t>
            </w:r>
            <w:proofErr w:type="spellEnd"/>
            <w:r w:rsidRPr="005C5EA3">
              <w:rPr>
                <w:rFonts w:ascii="Arial Unicode MS" w:hAnsi="Arial Unicode MS"/>
                <w:color w:val="000000"/>
                <w:sz w:val="18"/>
                <w:szCs w:val="18"/>
              </w:rPr>
              <w:t>)</w:t>
            </w:r>
          </w:p>
        </w:tc>
      </w:tr>
      <w:tr w:rsidR="00157A4E" w:rsidRPr="005C5EA3" w14:paraId="238D69F8" w14:textId="77777777" w:rsidTr="00A23D18">
        <w:trPr>
          <w:trHeight w:val="1035"/>
        </w:trPr>
        <w:tc>
          <w:tcPr>
            <w:tcW w:w="866" w:type="pct"/>
            <w:tcBorders>
              <w:top w:val="nil"/>
              <w:left w:val="single" w:sz="8" w:space="0" w:color="BFBFBF"/>
              <w:bottom w:val="single" w:sz="8" w:space="0" w:color="BFBFBF"/>
              <w:right w:val="single" w:sz="8" w:space="0" w:color="BFBFBF"/>
            </w:tcBorders>
            <w:shd w:val="clear" w:color="auto" w:fill="auto"/>
            <w:vAlign w:val="center"/>
            <w:hideMark/>
          </w:tcPr>
          <w:p w14:paraId="2BB1D94B" w14:textId="77777777" w:rsidR="00157A4E" w:rsidRPr="005C5EA3" w:rsidRDefault="00157A4E" w:rsidP="00A23D18">
            <w:pPr>
              <w:rPr>
                <w:rFonts w:ascii="Aptos Narrow" w:hAnsi="Aptos Narrow"/>
                <w:b/>
                <w:bCs/>
                <w:color w:val="000000"/>
                <w:sz w:val="18"/>
                <w:szCs w:val="18"/>
              </w:rPr>
            </w:pPr>
            <w:r w:rsidRPr="005C5EA3">
              <w:rPr>
                <w:rFonts w:ascii="Aptos Narrow" w:hAnsi="Aptos Narrow"/>
                <w:b/>
                <w:bCs/>
                <w:color w:val="000000"/>
                <w:sz w:val="18"/>
                <w:szCs w:val="18"/>
              </w:rPr>
              <w:t>Gradient Boosting Machines</w:t>
            </w:r>
          </w:p>
        </w:tc>
        <w:tc>
          <w:tcPr>
            <w:tcW w:w="1525" w:type="pct"/>
            <w:tcBorders>
              <w:top w:val="nil"/>
              <w:left w:val="nil"/>
              <w:bottom w:val="single" w:sz="8" w:space="0" w:color="BFBFBF"/>
              <w:right w:val="single" w:sz="8" w:space="0" w:color="BFBFBF"/>
            </w:tcBorders>
            <w:shd w:val="clear" w:color="auto" w:fill="auto"/>
            <w:vAlign w:val="center"/>
            <w:hideMark/>
          </w:tcPr>
          <w:p w14:paraId="60E9CF3C" w14:textId="77777777" w:rsidR="00157A4E" w:rsidRPr="005C5EA3" w:rsidRDefault="00157A4E" w:rsidP="00A23D18">
            <w:pPr>
              <w:rPr>
                <w:rFonts w:ascii="Arial Unicode MS" w:hAnsi="Arial Unicode MS"/>
                <w:color w:val="000000"/>
                <w:sz w:val="18"/>
                <w:szCs w:val="18"/>
              </w:rPr>
            </w:pPr>
            <w:r w:rsidRPr="005C5EA3">
              <w:rPr>
                <w:rFonts w:ascii="Arial Unicode MS" w:hAnsi="Arial Unicode MS"/>
                <w:b/>
                <w:bCs/>
                <w:color w:val="002060"/>
                <w:sz w:val="18"/>
                <w:szCs w:val="18"/>
              </w:rPr>
              <w:t>PROC GRADBOOST</w:t>
            </w:r>
            <w:r w:rsidRPr="005C5EA3">
              <w:rPr>
                <w:rFonts w:ascii="Arial Unicode MS" w:hAnsi="Arial Unicode MS"/>
                <w:color w:val="002060"/>
                <w:sz w:val="18"/>
                <w:szCs w:val="18"/>
              </w:rPr>
              <w:t xml:space="preserve"> </w:t>
            </w:r>
            <w:r w:rsidRPr="005C5EA3">
              <w:rPr>
                <w:rFonts w:ascii="Arial Unicode MS" w:hAnsi="Arial Unicode MS"/>
                <w:b/>
                <w:bCs/>
                <w:color w:val="0070C0"/>
                <w:sz w:val="18"/>
                <w:szCs w:val="18"/>
              </w:rPr>
              <w:t>DATA</w:t>
            </w:r>
            <w:r w:rsidRPr="005C5EA3">
              <w:rPr>
                <w:rFonts w:ascii="Arial Unicode MS" w:hAnsi="Arial Unicode MS"/>
                <w:color w:val="000000"/>
                <w:sz w:val="18"/>
                <w:szCs w:val="18"/>
              </w:rPr>
              <w:t>=</w:t>
            </w:r>
            <w:proofErr w:type="spellStart"/>
            <w:r w:rsidRPr="005C5EA3">
              <w:rPr>
                <w:rFonts w:ascii="Arial Unicode MS" w:hAnsi="Arial Unicode MS"/>
                <w:color w:val="000000"/>
                <w:sz w:val="18"/>
                <w:szCs w:val="18"/>
              </w:rPr>
              <w:t>mydata</w:t>
            </w:r>
            <w:proofErr w:type="spellEnd"/>
            <w:r w:rsidRPr="005C5EA3">
              <w:rPr>
                <w:rFonts w:ascii="Arial Unicode MS" w:hAnsi="Arial Unicode MS"/>
                <w:color w:val="000000"/>
                <w:sz w:val="18"/>
                <w:szCs w:val="18"/>
              </w:rPr>
              <w:t xml:space="preserve">; </w:t>
            </w:r>
            <w:r w:rsidRPr="005C5EA3">
              <w:rPr>
                <w:rFonts w:ascii="Arial Unicode MS" w:hAnsi="Arial Unicode MS"/>
                <w:b/>
                <w:bCs/>
                <w:color w:val="0070C0"/>
                <w:sz w:val="18"/>
                <w:szCs w:val="18"/>
              </w:rPr>
              <w:t>TARGET</w:t>
            </w:r>
            <w:r w:rsidRPr="005C5EA3">
              <w:rPr>
                <w:rFonts w:ascii="Arial Unicode MS" w:hAnsi="Arial Unicode MS"/>
                <w:color w:val="0070C0"/>
                <w:sz w:val="18"/>
                <w:szCs w:val="18"/>
              </w:rPr>
              <w:t xml:space="preserve"> </w:t>
            </w:r>
            <w:proofErr w:type="spellStart"/>
            <w:r w:rsidRPr="005C5EA3">
              <w:rPr>
                <w:rFonts w:ascii="Arial Unicode MS" w:hAnsi="Arial Unicode MS"/>
                <w:color w:val="000000"/>
                <w:sz w:val="18"/>
                <w:szCs w:val="18"/>
              </w:rPr>
              <w:t>target</w:t>
            </w:r>
            <w:proofErr w:type="spellEnd"/>
            <w:r w:rsidRPr="005C5EA3">
              <w:rPr>
                <w:rFonts w:ascii="Arial Unicode MS" w:hAnsi="Arial Unicode MS"/>
                <w:color w:val="000000"/>
                <w:sz w:val="18"/>
                <w:szCs w:val="18"/>
              </w:rPr>
              <w:t xml:space="preserve">; </w:t>
            </w:r>
            <w:r w:rsidRPr="005C5EA3">
              <w:rPr>
                <w:rFonts w:ascii="Arial Unicode MS" w:hAnsi="Arial Unicode MS"/>
                <w:b/>
                <w:bCs/>
                <w:color w:val="0070C0"/>
                <w:sz w:val="18"/>
                <w:szCs w:val="18"/>
              </w:rPr>
              <w:t>INPUT</w:t>
            </w:r>
            <w:r w:rsidRPr="005C5EA3">
              <w:rPr>
                <w:rFonts w:ascii="Arial Unicode MS" w:hAnsi="Arial Unicode MS"/>
                <w:color w:val="0070C0"/>
                <w:sz w:val="18"/>
                <w:szCs w:val="18"/>
              </w:rPr>
              <w:t xml:space="preserve"> </w:t>
            </w:r>
            <w:r w:rsidRPr="005C5EA3">
              <w:rPr>
                <w:rFonts w:ascii="Arial Unicode MS" w:hAnsi="Arial Unicode MS"/>
                <w:color w:val="000000"/>
                <w:sz w:val="18"/>
                <w:szCs w:val="18"/>
              </w:rPr>
              <w:t xml:space="preserve">var1 var2; </w:t>
            </w:r>
            <w:r w:rsidRPr="005C5EA3">
              <w:rPr>
                <w:rFonts w:ascii="Arial Unicode MS" w:hAnsi="Arial Unicode MS"/>
                <w:b/>
                <w:bCs/>
                <w:color w:val="002060"/>
                <w:sz w:val="18"/>
                <w:szCs w:val="18"/>
              </w:rPr>
              <w:t>RUN</w:t>
            </w:r>
            <w:r w:rsidRPr="005C5EA3">
              <w:rPr>
                <w:rFonts w:ascii="Arial Unicode MS" w:hAnsi="Arial Unicode MS"/>
                <w:color w:val="000000"/>
                <w:sz w:val="18"/>
                <w:szCs w:val="18"/>
              </w:rPr>
              <w:t>;</w:t>
            </w:r>
          </w:p>
        </w:tc>
        <w:tc>
          <w:tcPr>
            <w:tcW w:w="1362" w:type="pct"/>
            <w:tcBorders>
              <w:top w:val="nil"/>
              <w:left w:val="nil"/>
              <w:bottom w:val="single" w:sz="8" w:space="0" w:color="BFBFBF"/>
              <w:right w:val="single" w:sz="8" w:space="0" w:color="BFBFBF"/>
            </w:tcBorders>
            <w:shd w:val="clear" w:color="auto" w:fill="auto"/>
            <w:vAlign w:val="center"/>
            <w:hideMark/>
          </w:tcPr>
          <w:p w14:paraId="04C02B75" w14:textId="77777777" w:rsidR="00157A4E" w:rsidRPr="005C5EA3" w:rsidRDefault="00157A4E" w:rsidP="00A23D18">
            <w:pPr>
              <w:rPr>
                <w:rFonts w:ascii="Arial Unicode MS" w:hAnsi="Arial Unicode MS"/>
                <w:color w:val="000000"/>
                <w:sz w:val="18"/>
                <w:szCs w:val="18"/>
              </w:rPr>
            </w:pPr>
            <w:r w:rsidRPr="005C5EA3">
              <w:rPr>
                <w:rFonts w:ascii="Arial Unicode MS" w:hAnsi="Arial Unicode MS"/>
                <w:color w:val="000000"/>
                <w:sz w:val="18"/>
                <w:szCs w:val="18"/>
              </w:rPr>
              <w:t xml:space="preserve">from </w:t>
            </w:r>
            <w:proofErr w:type="spellStart"/>
            <w:r w:rsidRPr="005C5EA3">
              <w:rPr>
                <w:rFonts w:ascii="Arial Unicode MS" w:hAnsi="Arial Unicode MS"/>
                <w:color w:val="000000"/>
                <w:sz w:val="18"/>
                <w:szCs w:val="18"/>
              </w:rPr>
              <w:t>sklearn.ensemble</w:t>
            </w:r>
            <w:proofErr w:type="spellEnd"/>
            <w:r w:rsidRPr="005C5EA3">
              <w:rPr>
                <w:rFonts w:ascii="Arial Unicode MS" w:hAnsi="Arial Unicode MS"/>
                <w:color w:val="000000"/>
                <w:sz w:val="18"/>
                <w:szCs w:val="18"/>
              </w:rPr>
              <w:t xml:space="preserve"> import </w:t>
            </w:r>
            <w:proofErr w:type="spellStart"/>
            <w:r w:rsidRPr="005C5EA3">
              <w:rPr>
                <w:rFonts w:ascii="Arial Unicode MS" w:hAnsi="Arial Unicode MS"/>
                <w:color w:val="000000"/>
                <w:sz w:val="18"/>
                <w:szCs w:val="18"/>
              </w:rPr>
              <w:t>GradientBoostingClassifier</w:t>
            </w:r>
            <w:proofErr w:type="spellEnd"/>
            <w:r w:rsidRPr="005C5EA3">
              <w:rPr>
                <w:rFonts w:ascii="Arial Unicode MS" w:hAnsi="Arial Unicode MS"/>
                <w:color w:val="000000"/>
                <w:sz w:val="18"/>
                <w:szCs w:val="18"/>
              </w:rPr>
              <w:t xml:space="preserve"> model = </w:t>
            </w:r>
            <w:proofErr w:type="spellStart"/>
            <w:r w:rsidRPr="005C5EA3">
              <w:rPr>
                <w:rFonts w:ascii="Arial Unicode MS" w:hAnsi="Arial Unicode MS"/>
                <w:color w:val="000000"/>
                <w:sz w:val="18"/>
                <w:szCs w:val="18"/>
              </w:rPr>
              <w:t>GradientBoostingClassifier</w:t>
            </w:r>
            <w:proofErr w:type="spellEnd"/>
            <w:r w:rsidRPr="005C5EA3">
              <w:rPr>
                <w:rFonts w:ascii="Arial Unicode MS" w:hAnsi="Arial Unicode MS"/>
                <w:color w:val="000000"/>
                <w:sz w:val="18"/>
                <w:szCs w:val="18"/>
              </w:rPr>
              <w:t xml:space="preserve">() </w:t>
            </w:r>
            <w:proofErr w:type="spellStart"/>
            <w:r w:rsidRPr="005C5EA3">
              <w:rPr>
                <w:rFonts w:ascii="Arial Unicode MS" w:hAnsi="Arial Unicode MS"/>
                <w:color w:val="000000"/>
                <w:sz w:val="18"/>
                <w:szCs w:val="18"/>
              </w:rPr>
              <w:t>model.fit</w:t>
            </w:r>
            <w:proofErr w:type="spellEnd"/>
            <w:r w:rsidRPr="005C5EA3">
              <w:rPr>
                <w:rFonts w:ascii="Arial Unicode MS" w:hAnsi="Arial Unicode MS"/>
                <w:color w:val="000000"/>
                <w:sz w:val="18"/>
                <w:szCs w:val="18"/>
              </w:rPr>
              <w:t>(X, y)</w:t>
            </w:r>
          </w:p>
        </w:tc>
        <w:tc>
          <w:tcPr>
            <w:tcW w:w="1247" w:type="pct"/>
            <w:tcBorders>
              <w:top w:val="nil"/>
              <w:left w:val="nil"/>
              <w:bottom w:val="single" w:sz="8" w:space="0" w:color="BFBFBF"/>
              <w:right w:val="single" w:sz="8" w:space="0" w:color="BFBFBF"/>
            </w:tcBorders>
            <w:shd w:val="clear" w:color="auto" w:fill="auto"/>
            <w:vAlign w:val="center"/>
            <w:hideMark/>
          </w:tcPr>
          <w:p w14:paraId="5B4FE83E" w14:textId="77777777" w:rsidR="00157A4E" w:rsidRPr="005C5EA3" w:rsidRDefault="00157A4E" w:rsidP="00A23D18">
            <w:pPr>
              <w:rPr>
                <w:rFonts w:ascii="Arial Unicode MS" w:hAnsi="Arial Unicode MS"/>
                <w:color w:val="000000"/>
                <w:sz w:val="18"/>
                <w:szCs w:val="18"/>
              </w:rPr>
            </w:pPr>
            <w:r w:rsidRPr="005C5EA3">
              <w:rPr>
                <w:rFonts w:ascii="Arial Unicode MS" w:hAnsi="Arial Unicode MS"/>
                <w:color w:val="000000"/>
                <w:sz w:val="18"/>
                <w:szCs w:val="18"/>
              </w:rPr>
              <w:t>library(</w:t>
            </w:r>
            <w:proofErr w:type="spellStart"/>
            <w:r w:rsidRPr="005C5EA3">
              <w:rPr>
                <w:rFonts w:ascii="Arial Unicode MS" w:hAnsi="Arial Unicode MS"/>
                <w:color w:val="000000"/>
                <w:sz w:val="18"/>
                <w:szCs w:val="18"/>
              </w:rPr>
              <w:t>gbm</w:t>
            </w:r>
            <w:proofErr w:type="spellEnd"/>
            <w:r w:rsidRPr="005C5EA3">
              <w:rPr>
                <w:rFonts w:ascii="Arial Unicode MS" w:hAnsi="Arial Unicode MS"/>
                <w:color w:val="000000"/>
                <w:sz w:val="18"/>
                <w:szCs w:val="18"/>
              </w:rPr>
              <w:t xml:space="preserve">) model &lt;- </w:t>
            </w:r>
            <w:proofErr w:type="spellStart"/>
            <w:r w:rsidRPr="005C5EA3">
              <w:rPr>
                <w:rFonts w:ascii="Arial Unicode MS" w:hAnsi="Arial Unicode MS"/>
                <w:color w:val="000000"/>
                <w:sz w:val="18"/>
                <w:szCs w:val="18"/>
              </w:rPr>
              <w:t>gbm</w:t>
            </w:r>
            <w:proofErr w:type="spellEnd"/>
            <w:r w:rsidRPr="005C5EA3">
              <w:rPr>
                <w:rFonts w:ascii="Arial Unicode MS" w:hAnsi="Arial Unicode MS"/>
                <w:color w:val="000000"/>
                <w:sz w:val="18"/>
                <w:szCs w:val="18"/>
              </w:rPr>
              <w:t>(target ~ var1 + var2, data=</w:t>
            </w:r>
            <w:proofErr w:type="spellStart"/>
            <w:r w:rsidRPr="005C5EA3">
              <w:rPr>
                <w:rFonts w:ascii="Arial Unicode MS" w:hAnsi="Arial Unicode MS"/>
                <w:color w:val="000000"/>
                <w:sz w:val="18"/>
                <w:szCs w:val="18"/>
              </w:rPr>
              <w:t>mydata</w:t>
            </w:r>
            <w:proofErr w:type="spellEnd"/>
            <w:r w:rsidRPr="005C5EA3">
              <w:rPr>
                <w:rFonts w:ascii="Arial Unicode MS" w:hAnsi="Arial Unicode MS"/>
                <w:color w:val="000000"/>
                <w:sz w:val="18"/>
                <w:szCs w:val="18"/>
              </w:rPr>
              <w:t>, distribution="</w:t>
            </w:r>
            <w:proofErr w:type="spellStart"/>
            <w:r w:rsidRPr="005C5EA3">
              <w:rPr>
                <w:rFonts w:ascii="Arial Unicode MS" w:hAnsi="Arial Unicode MS"/>
                <w:color w:val="000000"/>
                <w:sz w:val="18"/>
                <w:szCs w:val="18"/>
              </w:rPr>
              <w:t>bernoulli</w:t>
            </w:r>
            <w:proofErr w:type="spellEnd"/>
            <w:r w:rsidRPr="005C5EA3">
              <w:rPr>
                <w:rFonts w:ascii="Arial Unicode MS" w:hAnsi="Arial Unicode MS"/>
                <w:color w:val="000000"/>
                <w:sz w:val="18"/>
                <w:szCs w:val="18"/>
              </w:rPr>
              <w:t>")</w:t>
            </w:r>
          </w:p>
        </w:tc>
      </w:tr>
      <w:tr w:rsidR="00157A4E" w:rsidRPr="005C5EA3" w14:paraId="5DBD5261" w14:textId="77777777" w:rsidTr="00A23D18">
        <w:trPr>
          <w:trHeight w:val="780"/>
        </w:trPr>
        <w:tc>
          <w:tcPr>
            <w:tcW w:w="866" w:type="pct"/>
            <w:tcBorders>
              <w:top w:val="nil"/>
              <w:left w:val="single" w:sz="8" w:space="0" w:color="BFBFBF"/>
              <w:bottom w:val="single" w:sz="8" w:space="0" w:color="BFBFBF"/>
              <w:right w:val="single" w:sz="8" w:space="0" w:color="BFBFBF"/>
            </w:tcBorders>
            <w:shd w:val="clear" w:color="auto" w:fill="F2F2F2" w:themeFill="background1" w:themeFillShade="F2"/>
            <w:vAlign w:val="center"/>
            <w:hideMark/>
          </w:tcPr>
          <w:p w14:paraId="03270199" w14:textId="77777777" w:rsidR="00157A4E" w:rsidRPr="005C5EA3" w:rsidRDefault="00157A4E" w:rsidP="00A23D18">
            <w:pPr>
              <w:rPr>
                <w:rFonts w:ascii="Aptos Narrow" w:hAnsi="Aptos Narrow"/>
                <w:b/>
                <w:bCs/>
                <w:color w:val="000000"/>
                <w:sz w:val="18"/>
                <w:szCs w:val="18"/>
              </w:rPr>
            </w:pPr>
            <w:r w:rsidRPr="005C5EA3">
              <w:rPr>
                <w:rFonts w:ascii="Aptos Narrow" w:hAnsi="Aptos Narrow"/>
                <w:b/>
                <w:bCs/>
                <w:color w:val="000000"/>
                <w:sz w:val="18"/>
                <w:szCs w:val="18"/>
              </w:rPr>
              <w:lastRenderedPageBreak/>
              <w:t>Support Vector Machines</w:t>
            </w:r>
          </w:p>
        </w:tc>
        <w:tc>
          <w:tcPr>
            <w:tcW w:w="1525" w:type="pct"/>
            <w:tcBorders>
              <w:top w:val="nil"/>
              <w:left w:val="nil"/>
              <w:bottom w:val="single" w:sz="8" w:space="0" w:color="BFBFBF"/>
              <w:right w:val="single" w:sz="8" w:space="0" w:color="BFBFBF"/>
            </w:tcBorders>
            <w:shd w:val="clear" w:color="auto" w:fill="F2F2F2" w:themeFill="background1" w:themeFillShade="F2"/>
            <w:vAlign w:val="center"/>
            <w:hideMark/>
          </w:tcPr>
          <w:p w14:paraId="0A750E65" w14:textId="77777777" w:rsidR="00157A4E" w:rsidRPr="005C5EA3" w:rsidRDefault="00157A4E" w:rsidP="00A23D18">
            <w:pPr>
              <w:rPr>
                <w:rFonts w:ascii="Arial Unicode MS" w:hAnsi="Arial Unicode MS"/>
                <w:color w:val="000000"/>
                <w:sz w:val="18"/>
                <w:szCs w:val="18"/>
              </w:rPr>
            </w:pPr>
            <w:r w:rsidRPr="005C5EA3">
              <w:rPr>
                <w:rFonts w:ascii="Arial Unicode MS" w:hAnsi="Arial Unicode MS"/>
                <w:b/>
                <w:bCs/>
                <w:color w:val="002060"/>
                <w:sz w:val="18"/>
                <w:szCs w:val="18"/>
              </w:rPr>
              <w:t>PROC SVMOD</w:t>
            </w:r>
            <w:r w:rsidRPr="005C5EA3">
              <w:rPr>
                <w:rFonts w:ascii="Arial Unicode MS" w:hAnsi="Arial Unicode MS"/>
                <w:color w:val="002060"/>
                <w:sz w:val="18"/>
                <w:szCs w:val="18"/>
              </w:rPr>
              <w:t xml:space="preserve"> </w:t>
            </w:r>
            <w:r w:rsidRPr="005C5EA3">
              <w:rPr>
                <w:rFonts w:ascii="Arial Unicode MS" w:hAnsi="Arial Unicode MS"/>
                <w:b/>
                <w:bCs/>
                <w:color w:val="0070C0"/>
                <w:sz w:val="18"/>
                <w:szCs w:val="18"/>
              </w:rPr>
              <w:t>DATA</w:t>
            </w:r>
            <w:r w:rsidRPr="005C5EA3">
              <w:rPr>
                <w:rFonts w:ascii="Arial Unicode MS" w:hAnsi="Arial Unicode MS"/>
                <w:color w:val="000000"/>
                <w:sz w:val="18"/>
                <w:szCs w:val="18"/>
              </w:rPr>
              <w:t>=</w:t>
            </w:r>
            <w:proofErr w:type="spellStart"/>
            <w:r w:rsidRPr="005C5EA3">
              <w:rPr>
                <w:rFonts w:ascii="Arial Unicode MS" w:hAnsi="Arial Unicode MS"/>
                <w:color w:val="000000"/>
                <w:sz w:val="18"/>
                <w:szCs w:val="18"/>
              </w:rPr>
              <w:t>mydata</w:t>
            </w:r>
            <w:proofErr w:type="spellEnd"/>
            <w:r w:rsidRPr="005C5EA3">
              <w:rPr>
                <w:rFonts w:ascii="Arial Unicode MS" w:hAnsi="Arial Unicode MS"/>
                <w:color w:val="000000"/>
                <w:sz w:val="18"/>
                <w:szCs w:val="18"/>
              </w:rPr>
              <w:t xml:space="preserve">; </w:t>
            </w:r>
            <w:r w:rsidRPr="005C5EA3">
              <w:rPr>
                <w:rFonts w:ascii="Arial Unicode MS" w:hAnsi="Arial Unicode MS"/>
                <w:b/>
                <w:bCs/>
                <w:color w:val="0070C0"/>
                <w:sz w:val="18"/>
                <w:szCs w:val="18"/>
              </w:rPr>
              <w:t>TARGET</w:t>
            </w:r>
            <w:r w:rsidRPr="005C5EA3">
              <w:rPr>
                <w:rFonts w:ascii="Arial Unicode MS" w:hAnsi="Arial Unicode MS"/>
                <w:color w:val="0070C0"/>
                <w:sz w:val="18"/>
                <w:szCs w:val="18"/>
              </w:rPr>
              <w:t xml:space="preserve"> </w:t>
            </w:r>
            <w:proofErr w:type="spellStart"/>
            <w:r w:rsidRPr="005C5EA3">
              <w:rPr>
                <w:rFonts w:ascii="Arial Unicode MS" w:hAnsi="Arial Unicode MS"/>
                <w:color w:val="000000"/>
                <w:sz w:val="18"/>
                <w:szCs w:val="18"/>
              </w:rPr>
              <w:t>target</w:t>
            </w:r>
            <w:proofErr w:type="spellEnd"/>
            <w:r w:rsidRPr="005C5EA3">
              <w:rPr>
                <w:rFonts w:ascii="Arial Unicode MS" w:hAnsi="Arial Unicode MS"/>
                <w:color w:val="000000"/>
                <w:sz w:val="18"/>
                <w:szCs w:val="18"/>
              </w:rPr>
              <w:t xml:space="preserve">; INPUT var1 var2; </w:t>
            </w:r>
            <w:r w:rsidRPr="005C5EA3">
              <w:rPr>
                <w:rFonts w:ascii="Arial Unicode MS" w:hAnsi="Arial Unicode MS"/>
                <w:b/>
                <w:bCs/>
                <w:color w:val="002060"/>
                <w:sz w:val="18"/>
                <w:szCs w:val="18"/>
              </w:rPr>
              <w:t>RUN</w:t>
            </w:r>
            <w:r w:rsidRPr="005C5EA3">
              <w:rPr>
                <w:rFonts w:ascii="Arial Unicode MS" w:hAnsi="Arial Unicode MS"/>
                <w:color w:val="000000"/>
                <w:sz w:val="18"/>
                <w:szCs w:val="18"/>
              </w:rPr>
              <w:t>;</w:t>
            </w:r>
          </w:p>
        </w:tc>
        <w:tc>
          <w:tcPr>
            <w:tcW w:w="1362" w:type="pct"/>
            <w:tcBorders>
              <w:top w:val="nil"/>
              <w:left w:val="nil"/>
              <w:bottom w:val="single" w:sz="8" w:space="0" w:color="BFBFBF"/>
              <w:right w:val="single" w:sz="8" w:space="0" w:color="BFBFBF"/>
            </w:tcBorders>
            <w:shd w:val="clear" w:color="auto" w:fill="F2F2F2" w:themeFill="background1" w:themeFillShade="F2"/>
            <w:vAlign w:val="center"/>
            <w:hideMark/>
          </w:tcPr>
          <w:p w14:paraId="47B5FAEE" w14:textId="77777777" w:rsidR="00157A4E" w:rsidRPr="005C5EA3" w:rsidRDefault="00157A4E" w:rsidP="00A23D18">
            <w:pPr>
              <w:rPr>
                <w:rFonts w:ascii="Arial Unicode MS" w:hAnsi="Arial Unicode MS"/>
                <w:color w:val="000000"/>
                <w:sz w:val="18"/>
                <w:szCs w:val="18"/>
              </w:rPr>
            </w:pPr>
            <w:r w:rsidRPr="005C5EA3">
              <w:rPr>
                <w:rFonts w:ascii="Arial Unicode MS" w:hAnsi="Arial Unicode MS"/>
                <w:color w:val="000000"/>
                <w:sz w:val="18"/>
                <w:szCs w:val="18"/>
              </w:rPr>
              <w:t xml:space="preserve">from </w:t>
            </w:r>
            <w:proofErr w:type="spellStart"/>
            <w:r w:rsidRPr="005C5EA3">
              <w:rPr>
                <w:rFonts w:ascii="Arial Unicode MS" w:hAnsi="Arial Unicode MS"/>
                <w:color w:val="000000"/>
                <w:sz w:val="18"/>
                <w:szCs w:val="18"/>
              </w:rPr>
              <w:t>sklearn.svm</w:t>
            </w:r>
            <w:proofErr w:type="spellEnd"/>
            <w:r w:rsidRPr="005C5EA3">
              <w:rPr>
                <w:rFonts w:ascii="Arial Unicode MS" w:hAnsi="Arial Unicode MS"/>
                <w:color w:val="000000"/>
                <w:sz w:val="18"/>
                <w:szCs w:val="18"/>
              </w:rPr>
              <w:t xml:space="preserve"> import SVC model = SVC() </w:t>
            </w:r>
            <w:proofErr w:type="spellStart"/>
            <w:r w:rsidRPr="005C5EA3">
              <w:rPr>
                <w:rFonts w:ascii="Arial Unicode MS" w:hAnsi="Arial Unicode MS"/>
                <w:color w:val="000000"/>
                <w:sz w:val="18"/>
                <w:szCs w:val="18"/>
              </w:rPr>
              <w:t>model.fit</w:t>
            </w:r>
            <w:proofErr w:type="spellEnd"/>
            <w:r w:rsidRPr="005C5EA3">
              <w:rPr>
                <w:rFonts w:ascii="Arial Unicode MS" w:hAnsi="Arial Unicode MS"/>
                <w:color w:val="000000"/>
                <w:sz w:val="18"/>
                <w:szCs w:val="18"/>
              </w:rPr>
              <w:t>(X, y)</w:t>
            </w:r>
          </w:p>
        </w:tc>
        <w:tc>
          <w:tcPr>
            <w:tcW w:w="1247" w:type="pct"/>
            <w:tcBorders>
              <w:top w:val="nil"/>
              <w:left w:val="nil"/>
              <w:bottom w:val="single" w:sz="8" w:space="0" w:color="BFBFBF"/>
              <w:right w:val="single" w:sz="8" w:space="0" w:color="BFBFBF"/>
            </w:tcBorders>
            <w:shd w:val="clear" w:color="auto" w:fill="F2F2F2" w:themeFill="background1" w:themeFillShade="F2"/>
            <w:vAlign w:val="center"/>
            <w:hideMark/>
          </w:tcPr>
          <w:p w14:paraId="2B685CD0" w14:textId="77777777" w:rsidR="00157A4E" w:rsidRPr="005C5EA3" w:rsidRDefault="00157A4E" w:rsidP="00A23D18">
            <w:pPr>
              <w:rPr>
                <w:rFonts w:ascii="Arial Unicode MS" w:hAnsi="Arial Unicode MS"/>
                <w:color w:val="000000"/>
                <w:sz w:val="18"/>
                <w:szCs w:val="18"/>
              </w:rPr>
            </w:pPr>
            <w:r w:rsidRPr="005C5EA3">
              <w:rPr>
                <w:rFonts w:ascii="Arial Unicode MS" w:hAnsi="Arial Unicode MS"/>
                <w:color w:val="000000"/>
                <w:sz w:val="18"/>
                <w:szCs w:val="18"/>
              </w:rPr>
              <w:t xml:space="preserve">library(e1071) model &lt;- </w:t>
            </w:r>
            <w:proofErr w:type="spellStart"/>
            <w:r w:rsidRPr="005C5EA3">
              <w:rPr>
                <w:rFonts w:ascii="Arial Unicode MS" w:hAnsi="Arial Unicode MS"/>
                <w:color w:val="000000"/>
                <w:sz w:val="18"/>
                <w:szCs w:val="18"/>
              </w:rPr>
              <w:t>svm</w:t>
            </w:r>
            <w:proofErr w:type="spellEnd"/>
            <w:r w:rsidRPr="005C5EA3">
              <w:rPr>
                <w:rFonts w:ascii="Arial Unicode MS" w:hAnsi="Arial Unicode MS"/>
                <w:color w:val="000000"/>
                <w:sz w:val="18"/>
                <w:szCs w:val="18"/>
              </w:rPr>
              <w:t>(target ~ var1 + var2, data=</w:t>
            </w:r>
            <w:proofErr w:type="spellStart"/>
            <w:r w:rsidRPr="005C5EA3">
              <w:rPr>
                <w:rFonts w:ascii="Arial Unicode MS" w:hAnsi="Arial Unicode MS"/>
                <w:color w:val="000000"/>
                <w:sz w:val="18"/>
                <w:szCs w:val="18"/>
              </w:rPr>
              <w:t>mydata</w:t>
            </w:r>
            <w:proofErr w:type="spellEnd"/>
            <w:r w:rsidRPr="005C5EA3">
              <w:rPr>
                <w:rFonts w:ascii="Arial Unicode MS" w:hAnsi="Arial Unicode MS"/>
                <w:color w:val="000000"/>
                <w:sz w:val="18"/>
                <w:szCs w:val="18"/>
              </w:rPr>
              <w:t>)</w:t>
            </w:r>
          </w:p>
        </w:tc>
      </w:tr>
      <w:tr w:rsidR="00157A4E" w:rsidRPr="005C5EA3" w14:paraId="6AA76217" w14:textId="77777777" w:rsidTr="00A23D18">
        <w:trPr>
          <w:trHeight w:val="1035"/>
        </w:trPr>
        <w:tc>
          <w:tcPr>
            <w:tcW w:w="866" w:type="pct"/>
            <w:tcBorders>
              <w:top w:val="nil"/>
              <w:left w:val="single" w:sz="8" w:space="0" w:color="BFBFBF"/>
              <w:bottom w:val="single" w:sz="8" w:space="0" w:color="BFBFBF"/>
              <w:right w:val="single" w:sz="8" w:space="0" w:color="BFBFBF"/>
            </w:tcBorders>
            <w:shd w:val="clear" w:color="auto" w:fill="auto"/>
            <w:vAlign w:val="center"/>
            <w:hideMark/>
          </w:tcPr>
          <w:p w14:paraId="430E43A1" w14:textId="77777777" w:rsidR="00157A4E" w:rsidRPr="005C5EA3" w:rsidRDefault="00157A4E" w:rsidP="00A23D18">
            <w:pPr>
              <w:rPr>
                <w:rFonts w:ascii="Aptos Narrow" w:hAnsi="Aptos Narrow"/>
                <w:b/>
                <w:bCs/>
                <w:color w:val="000000"/>
                <w:sz w:val="18"/>
                <w:szCs w:val="18"/>
              </w:rPr>
            </w:pPr>
            <w:r w:rsidRPr="005C5EA3">
              <w:rPr>
                <w:rFonts w:ascii="Aptos Narrow" w:hAnsi="Aptos Narrow"/>
                <w:b/>
                <w:bCs/>
                <w:color w:val="000000"/>
                <w:sz w:val="18"/>
                <w:szCs w:val="18"/>
              </w:rPr>
              <w:t>Neural Networks</w:t>
            </w:r>
          </w:p>
        </w:tc>
        <w:tc>
          <w:tcPr>
            <w:tcW w:w="1525" w:type="pct"/>
            <w:tcBorders>
              <w:top w:val="nil"/>
              <w:left w:val="nil"/>
              <w:bottom w:val="single" w:sz="8" w:space="0" w:color="BFBFBF"/>
              <w:right w:val="single" w:sz="8" w:space="0" w:color="BFBFBF"/>
            </w:tcBorders>
            <w:shd w:val="clear" w:color="auto" w:fill="auto"/>
            <w:vAlign w:val="center"/>
            <w:hideMark/>
          </w:tcPr>
          <w:p w14:paraId="15456303" w14:textId="77777777" w:rsidR="00157A4E" w:rsidRPr="005C5EA3" w:rsidRDefault="00157A4E" w:rsidP="00A23D18">
            <w:pPr>
              <w:rPr>
                <w:rFonts w:ascii="Arial Unicode MS" w:hAnsi="Arial Unicode MS"/>
                <w:color w:val="000000"/>
                <w:sz w:val="18"/>
                <w:szCs w:val="18"/>
              </w:rPr>
            </w:pPr>
            <w:r w:rsidRPr="005C5EA3">
              <w:rPr>
                <w:rFonts w:ascii="Arial Unicode MS" w:hAnsi="Arial Unicode MS"/>
                <w:b/>
                <w:bCs/>
                <w:color w:val="002060"/>
                <w:sz w:val="18"/>
                <w:szCs w:val="18"/>
              </w:rPr>
              <w:t>PROC NEURAL</w:t>
            </w:r>
            <w:r w:rsidRPr="005C5EA3">
              <w:rPr>
                <w:rFonts w:ascii="Arial Unicode MS" w:hAnsi="Arial Unicode MS"/>
                <w:color w:val="002060"/>
                <w:sz w:val="18"/>
                <w:szCs w:val="18"/>
              </w:rPr>
              <w:t xml:space="preserve"> </w:t>
            </w:r>
            <w:r w:rsidRPr="005C5EA3">
              <w:rPr>
                <w:rFonts w:ascii="Arial Unicode MS" w:hAnsi="Arial Unicode MS"/>
                <w:b/>
                <w:bCs/>
                <w:color w:val="0070C0"/>
                <w:sz w:val="18"/>
                <w:szCs w:val="18"/>
              </w:rPr>
              <w:t>DATA</w:t>
            </w:r>
            <w:r w:rsidRPr="005C5EA3">
              <w:rPr>
                <w:rFonts w:ascii="Arial Unicode MS" w:hAnsi="Arial Unicode MS"/>
                <w:color w:val="000000"/>
                <w:sz w:val="18"/>
                <w:szCs w:val="18"/>
              </w:rPr>
              <w:t>=</w:t>
            </w:r>
            <w:proofErr w:type="spellStart"/>
            <w:r w:rsidRPr="005C5EA3">
              <w:rPr>
                <w:rFonts w:ascii="Arial Unicode MS" w:hAnsi="Arial Unicode MS"/>
                <w:color w:val="000000"/>
                <w:sz w:val="18"/>
                <w:szCs w:val="18"/>
              </w:rPr>
              <w:t>mydata</w:t>
            </w:r>
            <w:proofErr w:type="spellEnd"/>
            <w:r w:rsidRPr="005C5EA3">
              <w:rPr>
                <w:rFonts w:ascii="Arial Unicode MS" w:hAnsi="Arial Unicode MS"/>
                <w:color w:val="000000"/>
                <w:sz w:val="18"/>
                <w:szCs w:val="18"/>
              </w:rPr>
              <w:t xml:space="preserve">; </w:t>
            </w:r>
            <w:r w:rsidRPr="005C5EA3">
              <w:rPr>
                <w:rFonts w:ascii="Arial Unicode MS" w:hAnsi="Arial Unicode MS"/>
                <w:b/>
                <w:bCs/>
                <w:color w:val="0070C0"/>
                <w:sz w:val="18"/>
                <w:szCs w:val="18"/>
              </w:rPr>
              <w:t>INPUT</w:t>
            </w:r>
            <w:r w:rsidRPr="005C5EA3">
              <w:rPr>
                <w:rFonts w:ascii="Arial Unicode MS" w:hAnsi="Arial Unicode MS"/>
                <w:color w:val="0070C0"/>
                <w:sz w:val="18"/>
                <w:szCs w:val="18"/>
              </w:rPr>
              <w:t xml:space="preserve"> </w:t>
            </w:r>
            <w:r w:rsidRPr="005C5EA3">
              <w:rPr>
                <w:rFonts w:ascii="Arial Unicode MS" w:hAnsi="Arial Unicode MS"/>
                <w:color w:val="000000"/>
                <w:sz w:val="18"/>
                <w:szCs w:val="18"/>
              </w:rPr>
              <w:t xml:space="preserve">var1 var2; </w:t>
            </w:r>
            <w:r w:rsidRPr="005C5EA3">
              <w:rPr>
                <w:rFonts w:ascii="Arial Unicode MS" w:hAnsi="Arial Unicode MS"/>
                <w:b/>
                <w:bCs/>
                <w:color w:val="0070C0"/>
                <w:sz w:val="18"/>
                <w:szCs w:val="18"/>
              </w:rPr>
              <w:t>TARGET</w:t>
            </w:r>
            <w:r w:rsidRPr="005C5EA3">
              <w:rPr>
                <w:rFonts w:ascii="Arial Unicode MS" w:hAnsi="Arial Unicode MS"/>
                <w:color w:val="0070C0"/>
                <w:sz w:val="18"/>
                <w:szCs w:val="18"/>
              </w:rPr>
              <w:t xml:space="preserve"> </w:t>
            </w:r>
            <w:proofErr w:type="spellStart"/>
            <w:r w:rsidRPr="005C5EA3">
              <w:rPr>
                <w:rFonts w:ascii="Arial Unicode MS" w:hAnsi="Arial Unicode MS"/>
                <w:color w:val="000000"/>
                <w:sz w:val="18"/>
                <w:szCs w:val="18"/>
              </w:rPr>
              <w:t>target</w:t>
            </w:r>
            <w:proofErr w:type="spellEnd"/>
            <w:r w:rsidRPr="005C5EA3">
              <w:rPr>
                <w:rFonts w:ascii="Arial Unicode MS" w:hAnsi="Arial Unicode MS"/>
                <w:color w:val="000000"/>
                <w:sz w:val="18"/>
                <w:szCs w:val="18"/>
              </w:rPr>
              <w:t xml:space="preserve">; </w:t>
            </w:r>
            <w:r w:rsidRPr="005C5EA3">
              <w:rPr>
                <w:rFonts w:ascii="Arial Unicode MS" w:hAnsi="Arial Unicode MS"/>
                <w:b/>
                <w:bCs/>
                <w:color w:val="002060"/>
                <w:sz w:val="18"/>
                <w:szCs w:val="18"/>
              </w:rPr>
              <w:t>RUN</w:t>
            </w:r>
            <w:r w:rsidRPr="005C5EA3">
              <w:rPr>
                <w:rFonts w:ascii="Arial Unicode MS" w:hAnsi="Arial Unicode MS"/>
                <w:color w:val="000000"/>
                <w:sz w:val="18"/>
                <w:szCs w:val="18"/>
              </w:rPr>
              <w:t>;</w:t>
            </w:r>
          </w:p>
        </w:tc>
        <w:tc>
          <w:tcPr>
            <w:tcW w:w="1362" w:type="pct"/>
            <w:tcBorders>
              <w:top w:val="nil"/>
              <w:left w:val="nil"/>
              <w:bottom w:val="single" w:sz="8" w:space="0" w:color="BFBFBF"/>
              <w:right w:val="single" w:sz="8" w:space="0" w:color="BFBFBF"/>
            </w:tcBorders>
            <w:shd w:val="clear" w:color="auto" w:fill="auto"/>
            <w:vAlign w:val="center"/>
            <w:hideMark/>
          </w:tcPr>
          <w:p w14:paraId="21F436AB" w14:textId="77777777" w:rsidR="00157A4E" w:rsidRPr="005C5EA3" w:rsidRDefault="00157A4E" w:rsidP="00A23D18">
            <w:pPr>
              <w:rPr>
                <w:rFonts w:ascii="Arial Unicode MS" w:hAnsi="Arial Unicode MS"/>
                <w:color w:val="000000"/>
                <w:sz w:val="18"/>
                <w:szCs w:val="18"/>
              </w:rPr>
            </w:pPr>
            <w:r w:rsidRPr="005C5EA3">
              <w:rPr>
                <w:rFonts w:ascii="Arial Unicode MS" w:hAnsi="Arial Unicode MS"/>
                <w:color w:val="000000"/>
                <w:sz w:val="18"/>
                <w:szCs w:val="18"/>
              </w:rPr>
              <w:t xml:space="preserve">from </w:t>
            </w:r>
            <w:proofErr w:type="spellStart"/>
            <w:r w:rsidRPr="005C5EA3">
              <w:rPr>
                <w:rFonts w:ascii="Arial Unicode MS" w:hAnsi="Arial Unicode MS"/>
                <w:color w:val="000000"/>
                <w:sz w:val="18"/>
                <w:szCs w:val="18"/>
              </w:rPr>
              <w:t>keras.models</w:t>
            </w:r>
            <w:proofErr w:type="spellEnd"/>
            <w:r w:rsidRPr="005C5EA3">
              <w:rPr>
                <w:rFonts w:ascii="Arial Unicode MS" w:hAnsi="Arial Unicode MS"/>
                <w:color w:val="000000"/>
                <w:sz w:val="18"/>
                <w:szCs w:val="18"/>
              </w:rPr>
              <w:t xml:space="preserve"> import Sequential model = Sequential() </w:t>
            </w:r>
            <w:proofErr w:type="spellStart"/>
            <w:r w:rsidRPr="005C5EA3">
              <w:rPr>
                <w:rFonts w:ascii="Arial Unicode MS" w:hAnsi="Arial Unicode MS"/>
                <w:color w:val="000000"/>
                <w:sz w:val="18"/>
                <w:szCs w:val="18"/>
              </w:rPr>
              <w:t>model.add</w:t>
            </w:r>
            <w:proofErr w:type="spellEnd"/>
            <w:r w:rsidRPr="005C5EA3">
              <w:rPr>
                <w:rFonts w:ascii="Arial Unicode MS" w:hAnsi="Arial Unicode MS"/>
                <w:color w:val="000000"/>
                <w:sz w:val="18"/>
                <w:szCs w:val="18"/>
              </w:rPr>
              <w:t xml:space="preserve">(Dense(10, </w:t>
            </w:r>
            <w:proofErr w:type="spellStart"/>
            <w:r w:rsidRPr="005C5EA3">
              <w:rPr>
                <w:rFonts w:ascii="Arial Unicode MS" w:hAnsi="Arial Unicode MS"/>
                <w:color w:val="000000"/>
                <w:sz w:val="18"/>
                <w:szCs w:val="18"/>
              </w:rPr>
              <w:t>input_dim</w:t>
            </w:r>
            <w:proofErr w:type="spellEnd"/>
            <w:r w:rsidRPr="005C5EA3">
              <w:rPr>
                <w:rFonts w:ascii="Arial Unicode MS" w:hAnsi="Arial Unicode MS"/>
                <w:color w:val="000000"/>
                <w:sz w:val="18"/>
                <w:szCs w:val="18"/>
              </w:rPr>
              <w:t>=10, activation='</w:t>
            </w:r>
            <w:proofErr w:type="spellStart"/>
            <w:r w:rsidRPr="005C5EA3">
              <w:rPr>
                <w:rFonts w:ascii="Arial Unicode MS" w:hAnsi="Arial Unicode MS"/>
                <w:color w:val="000000"/>
                <w:sz w:val="18"/>
                <w:szCs w:val="18"/>
              </w:rPr>
              <w:t>relu</w:t>
            </w:r>
            <w:proofErr w:type="spellEnd"/>
            <w:r w:rsidRPr="005C5EA3">
              <w:rPr>
                <w:rFonts w:ascii="Arial Unicode MS" w:hAnsi="Arial Unicode MS"/>
                <w:color w:val="000000"/>
                <w:sz w:val="18"/>
                <w:szCs w:val="18"/>
              </w:rPr>
              <w:t xml:space="preserve">')) </w:t>
            </w:r>
            <w:proofErr w:type="spellStart"/>
            <w:r w:rsidRPr="005C5EA3">
              <w:rPr>
                <w:rFonts w:ascii="Arial Unicode MS" w:hAnsi="Arial Unicode MS"/>
                <w:color w:val="000000"/>
                <w:sz w:val="18"/>
                <w:szCs w:val="18"/>
              </w:rPr>
              <w:t>model.compile</w:t>
            </w:r>
            <w:proofErr w:type="spellEnd"/>
            <w:r w:rsidRPr="005C5EA3">
              <w:rPr>
                <w:rFonts w:ascii="Arial Unicode MS" w:hAnsi="Arial Unicode MS"/>
                <w:color w:val="000000"/>
                <w:sz w:val="18"/>
                <w:szCs w:val="18"/>
              </w:rPr>
              <w:t>()</w:t>
            </w:r>
          </w:p>
        </w:tc>
        <w:tc>
          <w:tcPr>
            <w:tcW w:w="1247" w:type="pct"/>
            <w:tcBorders>
              <w:top w:val="nil"/>
              <w:left w:val="nil"/>
              <w:bottom w:val="single" w:sz="8" w:space="0" w:color="BFBFBF"/>
              <w:right w:val="single" w:sz="8" w:space="0" w:color="BFBFBF"/>
            </w:tcBorders>
            <w:shd w:val="clear" w:color="auto" w:fill="auto"/>
            <w:vAlign w:val="center"/>
            <w:hideMark/>
          </w:tcPr>
          <w:p w14:paraId="30E20A06" w14:textId="77777777" w:rsidR="00157A4E" w:rsidRPr="005C5EA3" w:rsidRDefault="00157A4E" w:rsidP="00A23D18">
            <w:pPr>
              <w:rPr>
                <w:rFonts w:ascii="Arial Unicode MS" w:hAnsi="Arial Unicode MS"/>
                <w:color w:val="000000"/>
                <w:sz w:val="18"/>
                <w:szCs w:val="18"/>
              </w:rPr>
            </w:pPr>
            <w:r w:rsidRPr="005C5EA3">
              <w:rPr>
                <w:rFonts w:ascii="Arial Unicode MS" w:hAnsi="Arial Unicode MS"/>
                <w:color w:val="000000"/>
                <w:sz w:val="18"/>
                <w:szCs w:val="18"/>
              </w:rPr>
              <w:t>library(</w:t>
            </w:r>
            <w:proofErr w:type="spellStart"/>
            <w:r w:rsidRPr="005C5EA3">
              <w:rPr>
                <w:rFonts w:ascii="Arial Unicode MS" w:hAnsi="Arial Unicode MS"/>
                <w:color w:val="000000"/>
                <w:sz w:val="18"/>
                <w:szCs w:val="18"/>
              </w:rPr>
              <w:t>nnet</w:t>
            </w:r>
            <w:proofErr w:type="spellEnd"/>
            <w:r w:rsidRPr="005C5EA3">
              <w:rPr>
                <w:rFonts w:ascii="Arial Unicode MS" w:hAnsi="Arial Unicode MS"/>
                <w:color w:val="000000"/>
                <w:sz w:val="18"/>
                <w:szCs w:val="18"/>
              </w:rPr>
              <w:t xml:space="preserve">) model &lt;- </w:t>
            </w:r>
            <w:proofErr w:type="spellStart"/>
            <w:r w:rsidRPr="005C5EA3">
              <w:rPr>
                <w:rFonts w:ascii="Arial Unicode MS" w:hAnsi="Arial Unicode MS"/>
                <w:color w:val="000000"/>
                <w:sz w:val="18"/>
                <w:szCs w:val="18"/>
              </w:rPr>
              <w:t>nnet</w:t>
            </w:r>
            <w:proofErr w:type="spellEnd"/>
            <w:r w:rsidRPr="005C5EA3">
              <w:rPr>
                <w:rFonts w:ascii="Arial Unicode MS" w:hAnsi="Arial Unicode MS"/>
                <w:color w:val="000000"/>
                <w:sz w:val="18"/>
                <w:szCs w:val="18"/>
              </w:rPr>
              <w:t>(target ~ var1 + var2, data=</w:t>
            </w:r>
            <w:proofErr w:type="spellStart"/>
            <w:r w:rsidRPr="005C5EA3">
              <w:rPr>
                <w:rFonts w:ascii="Arial Unicode MS" w:hAnsi="Arial Unicode MS"/>
                <w:color w:val="000000"/>
                <w:sz w:val="18"/>
                <w:szCs w:val="18"/>
              </w:rPr>
              <w:t>mydata</w:t>
            </w:r>
            <w:proofErr w:type="spellEnd"/>
            <w:r w:rsidRPr="005C5EA3">
              <w:rPr>
                <w:rFonts w:ascii="Arial Unicode MS" w:hAnsi="Arial Unicode MS"/>
                <w:color w:val="000000"/>
                <w:sz w:val="18"/>
                <w:szCs w:val="18"/>
              </w:rPr>
              <w:t>, size=10)</w:t>
            </w:r>
          </w:p>
        </w:tc>
      </w:tr>
      <w:tr w:rsidR="00157A4E" w:rsidRPr="005C5EA3" w14:paraId="3319A28B" w14:textId="77777777" w:rsidTr="00A23D18">
        <w:trPr>
          <w:trHeight w:val="1035"/>
        </w:trPr>
        <w:tc>
          <w:tcPr>
            <w:tcW w:w="866" w:type="pct"/>
            <w:tcBorders>
              <w:top w:val="nil"/>
              <w:left w:val="single" w:sz="8" w:space="0" w:color="BFBFBF"/>
              <w:bottom w:val="single" w:sz="8" w:space="0" w:color="BFBFBF"/>
              <w:right w:val="single" w:sz="8" w:space="0" w:color="BFBFBF"/>
            </w:tcBorders>
            <w:shd w:val="clear" w:color="auto" w:fill="F2F2F2" w:themeFill="background1" w:themeFillShade="F2"/>
            <w:vAlign w:val="center"/>
            <w:hideMark/>
          </w:tcPr>
          <w:p w14:paraId="326B0B5C" w14:textId="77777777" w:rsidR="00157A4E" w:rsidRPr="005C5EA3" w:rsidRDefault="00157A4E" w:rsidP="00A23D18">
            <w:pPr>
              <w:rPr>
                <w:rFonts w:ascii="Aptos Narrow" w:hAnsi="Aptos Narrow"/>
                <w:b/>
                <w:bCs/>
                <w:color w:val="000000"/>
                <w:sz w:val="18"/>
                <w:szCs w:val="18"/>
              </w:rPr>
            </w:pPr>
            <w:r w:rsidRPr="005C5EA3">
              <w:rPr>
                <w:rFonts w:ascii="Aptos Narrow" w:hAnsi="Aptos Narrow"/>
                <w:b/>
                <w:bCs/>
                <w:color w:val="000000"/>
                <w:sz w:val="18"/>
                <w:szCs w:val="18"/>
              </w:rPr>
              <w:t>AUC</w:t>
            </w:r>
          </w:p>
        </w:tc>
        <w:tc>
          <w:tcPr>
            <w:tcW w:w="1525" w:type="pct"/>
            <w:tcBorders>
              <w:top w:val="nil"/>
              <w:left w:val="nil"/>
              <w:bottom w:val="single" w:sz="8" w:space="0" w:color="BFBFBF"/>
              <w:right w:val="single" w:sz="8" w:space="0" w:color="BFBFBF"/>
            </w:tcBorders>
            <w:shd w:val="clear" w:color="auto" w:fill="F2F2F2" w:themeFill="background1" w:themeFillShade="F2"/>
            <w:vAlign w:val="center"/>
            <w:hideMark/>
          </w:tcPr>
          <w:p w14:paraId="4F9F9DB1" w14:textId="77777777" w:rsidR="00157A4E" w:rsidRPr="005C5EA3" w:rsidRDefault="00157A4E" w:rsidP="00A23D18">
            <w:pPr>
              <w:rPr>
                <w:rFonts w:ascii="Arial Unicode MS" w:hAnsi="Arial Unicode MS"/>
                <w:color w:val="000000"/>
                <w:sz w:val="18"/>
                <w:szCs w:val="18"/>
              </w:rPr>
            </w:pPr>
            <w:r w:rsidRPr="005C5EA3">
              <w:rPr>
                <w:rFonts w:ascii="Arial Unicode MS" w:hAnsi="Arial Unicode MS"/>
                <w:b/>
                <w:bCs/>
                <w:color w:val="002060"/>
                <w:sz w:val="18"/>
                <w:szCs w:val="18"/>
              </w:rPr>
              <w:t>PROC LOGISTIC</w:t>
            </w:r>
            <w:r w:rsidRPr="005C5EA3">
              <w:rPr>
                <w:rFonts w:ascii="Arial Unicode MS" w:hAnsi="Arial Unicode MS"/>
                <w:color w:val="002060"/>
                <w:sz w:val="18"/>
                <w:szCs w:val="18"/>
              </w:rPr>
              <w:t xml:space="preserve"> </w:t>
            </w:r>
            <w:r w:rsidRPr="005C5EA3">
              <w:rPr>
                <w:rFonts w:ascii="Arial Unicode MS" w:hAnsi="Arial Unicode MS"/>
                <w:color w:val="000000"/>
                <w:sz w:val="18"/>
                <w:szCs w:val="18"/>
              </w:rPr>
              <w:t>DATA=</w:t>
            </w:r>
            <w:proofErr w:type="spellStart"/>
            <w:r w:rsidRPr="005C5EA3">
              <w:rPr>
                <w:rFonts w:ascii="Arial Unicode MS" w:hAnsi="Arial Unicode MS"/>
                <w:color w:val="000000"/>
                <w:sz w:val="18"/>
                <w:szCs w:val="18"/>
              </w:rPr>
              <w:t>mydata</w:t>
            </w:r>
            <w:proofErr w:type="spellEnd"/>
            <w:r w:rsidRPr="005C5EA3">
              <w:rPr>
                <w:rFonts w:ascii="Arial Unicode MS" w:hAnsi="Arial Unicode MS"/>
                <w:color w:val="000000"/>
                <w:sz w:val="18"/>
                <w:szCs w:val="18"/>
              </w:rPr>
              <w:t xml:space="preserve"> </w:t>
            </w:r>
            <w:r w:rsidRPr="005C5EA3">
              <w:rPr>
                <w:rFonts w:ascii="Arial Unicode MS" w:hAnsi="Arial Unicode MS"/>
                <w:b/>
                <w:bCs/>
                <w:color w:val="0070C0"/>
                <w:sz w:val="18"/>
                <w:szCs w:val="18"/>
              </w:rPr>
              <w:t>PLOTS</w:t>
            </w:r>
            <w:r w:rsidRPr="005C5EA3">
              <w:rPr>
                <w:rFonts w:ascii="Arial Unicode MS" w:hAnsi="Arial Unicode MS"/>
                <w:color w:val="000000"/>
                <w:sz w:val="18"/>
                <w:szCs w:val="18"/>
              </w:rPr>
              <w:t xml:space="preserve">=ROC; </w:t>
            </w:r>
            <w:r w:rsidRPr="005C5EA3">
              <w:rPr>
                <w:rFonts w:ascii="Arial Unicode MS" w:hAnsi="Arial Unicode MS"/>
                <w:b/>
                <w:bCs/>
                <w:color w:val="0070C0"/>
                <w:sz w:val="18"/>
                <w:szCs w:val="18"/>
              </w:rPr>
              <w:t>MODEL</w:t>
            </w:r>
            <w:r w:rsidRPr="005C5EA3">
              <w:rPr>
                <w:rFonts w:ascii="Arial Unicode MS" w:hAnsi="Arial Unicode MS"/>
                <w:color w:val="0070C0"/>
                <w:sz w:val="18"/>
                <w:szCs w:val="18"/>
              </w:rPr>
              <w:t xml:space="preserve"> </w:t>
            </w:r>
            <w:r w:rsidRPr="005C5EA3">
              <w:rPr>
                <w:rFonts w:ascii="Arial Unicode MS" w:hAnsi="Arial Unicode MS"/>
                <w:color w:val="000000"/>
                <w:sz w:val="18"/>
                <w:szCs w:val="18"/>
              </w:rPr>
              <w:t xml:space="preserve">target(event='1') = var1 var2; </w:t>
            </w:r>
            <w:r w:rsidRPr="005C5EA3">
              <w:rPr>
                <w:rFonts w:ascii="Arial Unicode MS" w:hAnsi="Arial Unicode MS"/>
                <w:b/>
                <w:bCs/>
                <w:color w:val="0070C0"/>
                <w:sz w:val="18"/>
                <w:szCs w:val="18"/>
              </w:rPr>
              <w:t>ROC</w:t>
            </w:r>
            <w:r w:rsidRPr="005C5EA3">
              <w:rPr>
                <w:rFonts w:ascii="Arial Unicode MS" w:hAnsi="Arial Unicode MS"/>
                <w:color w:val="000000"/>
                <w:sz w:val="18"/>
                <w:szCs w:val="18"/>
              </w:rPr>
              <w:t xml:space="preserve">; </w:t>
            </w:r>
            <w:r w:rsidRPr="005C5EA3">
              <w:rPr>
                <w:rFonts w:ascii="Arial Unicode MS" w:hAnsi="Arial Unicode MS"/>
                <w:b/>
                <w:bCs/>
                <w:color w:val="002060"/>
                <w:sz w:val="18"/>
                <w:szCs w:val="18"/>
              </w:rPr>
              <w:t>RUN</w:t>
            </w:r>
            <w:r w:rsidRPr="005C5EA3">
              <w:rPr>
                <w:rFonts w:ascii="Arial Unicode MS" w:hAnsi="Arial Unicode MS"/>
                <w:color w:val="000000"/>
                <w:sz w:val="18"/>
                <w:szCs w:val="18"/>
              </w:rPr>
              <w:t>;</w:t>
            </w:r>
          </w:p>
        </w:tc>
        <w:tc>
          <w:tcPr>
            <w:tcW w:w="1362" w:type="pct"/>
            <w:tcBorders>
              <w:top w:val="nil"/>
              <w:left w:val="nil"/>
              <w:bottom w:val="single" w:sz="8" w:space="0" w:color="BFBFBF"/>
              <w:right w:val="single" w:sz="8" w:space="0" w:color="BFBFBF"/>
            </w:tcBorders>
            <w:shd w:val="clear" w:color="auto" w:fill="F2F2F2" w:themeFill="background1" w:themeFillShade="F2"/>
            <w:vAlign w:val="center"/>
            <w:hideMark/>
          </w:tcPr>
          <w:p w14:paraId="39715DE7" w14:textId="77777777" w:rsidR="00157A4E" w:rsidRPr="005C5EA3" w:rsidRDefault="00157A4E" w:rsidP="00A23D18">
            <w:pPr>
              <w:rPr>
                <w:rFonts w:ascii="Arial Unicode MS" w:hAnsi="Arial Unicode MS"/>
                <w:color w:val="000000"/>
                <w:sz w:val="18"/>
                <w:szCs w:val="18"/>
              </w:rPr>
            </w:pPr>
            <w:r w:rsidRPr="005C5EA3">
              <w:rPr>
                <w:rFonts w:ascii="Arial Unicode MS" w:hAnsi="Arial Unicode MS"/>
                <w:color w:val="000000"/>
                <w:sz w:val="18"/>
                <w:szCs w:val="18"/>
              </w:rPr>
              <w:t xml:space="preserve">from </w:t>
            </w:r>
            <w:proofErr w:type="spellStart"/>
            <w:r w:rsidRPr="005C5EA3">
              <w:rPr>
                <w:rFonts w:ascii="Arial Unicode MS" w:hAnsi="Arial Unicode MS"/>
                <w:color w:val="000000"/>
                <w:sz w:val="18"/>
                <w:szCs w:val="18"/>
              </w:rPr>
              <w:t>sklearn.metrics</w:t>
            </w:r>
            <w:proofErr w:type="spellEnd"/>
            <w:r w:rsidRPr="005C5EA3">
              <w:rPr>
                <w:rFonts w:ascii="Arial Unicode MS" w:hAnsi="Arial Unicode MS"/>
                <w:color w:val="000000"/>
                <w:sz w:val="18"/>
                <w:szCs w:val="18"/>
              </w:rPr>
              <w:t xml:space="preserve"> import </w:t>
            </w:r>
            <w:proofErr w:type="spellStart"/>
            <w:r w:rsidRPr="005C5EA3">
              <w:rPr>
                <w:rFonts w:ascii="Arial Unicode MS" w:hAnsi="Arial Unicode MS"/>
                <w:color w:val="000000"/>
                <w:sz w:val="18"/>
                <w:szCs w:val="18"/>
              </w:rPr>
              <w:t>roc_auc_score</w:t>
            </w:r>
            <w:proofErr w:type="spellEnd"/>
            <w:r w:rsidRPr="005C5EA3">
              <w:rPr>
                <w:rFonts w:ascii="Arial Unicode MS" w:hAnsi="Arial Unicode MS"/>
                <w:color w:val="000000"/>
                <w:sz w:val="18"/>
                <w:szCs w:val="18"/>
              </w:rPr>
              <w:t xml:space="preserve"> </w:t>
            </w:r>
            <w:proofErr w:type="spellStart"/>
            <w:r w:rsidRPr="005C5EA3">
              <w:rPr>
                <w:rFonts w:ascii="Arial Unicode MS" w:hAnsi="Arial Unicode MS"/>
                <w:color w:val="000000"/>
                <w:sz w:val="18"/>
                <w:szCs w:val="18"/>
              </w:rPr>
              <w:t>auc</w:t>
            </w:r>
            <w:proofErr w:type="spellEnd"/>
            <w:r w:rsidRPr="005C5EA3">
              <w:rPr>
                <w:rFonts w:ascii="Arial Unicode MS" w:hAnsi="Arial Unicode MS"/>
                <w:color w:val="000000"/>
                <w:sz w:val="18"/>
                <w:szCs w:val="18"/>
              </w:rPr>
              <w:t xml:space="preserve"> = </w:t>
            </w:r>
            <w:proofErr w:type="spellStart"/>
            <w:r w:rsidRPr="005C5EA3">
              <w:rPr>
                <w:rFonts w:ascii="Arial Unicode MS" w:hAnsi="Arial Unicode MS"/>
                <w:color w:val="000000"/>
                <w:sz w:val="18"/>
                <w:szCs w:val="18"/>
              </w:rPr>
              <w:t>roc_auc_score</w:t>
            </w:r>
            <w:proofErr w:type="spellEnd"/>
            <w:r w:rsidRPr="005C5EA3">
              <w:rPr>
                <w:rFonts w:ascii="Arial Unicode MS" w:hAnsi="Arial Unicode MS"/>
                <w:color w:val="000000"/>
                <w:sz w:val="18"/>
                <w:szCs w:val="18"/>
              </w:rPr>
              <w:t>(</w:t>
            </w:r>
            <w:proofErr w:type="spellStart"/>
            <w:r w:rsidRPr="005C5EA3">
              <w:rPr>
                <w:rFonts w:ascii="Arial Unicode MS" w:hAnsi="Arial Unicode MS"/>
                <w:color w:val="000000"/>
                <w:sz w:val="18"/>
                <w:szCs w:val="18"/>
              </w:rPr>
              <w:t>y_true</w:t>
            </w:r>
            <w:proofErr w:type="spellEnd"/>
            <w:r w:rsidRPr="005C5EA3">
              <w:rPr>
                <w:rFonts w:ascii="Arial Unicode MS" w:hAnsi="Arial Unicode MS"/>
                <w:color w:val="000000"/>
                <w:sz w:val="18"/>
                <w:szCs w:val="18"/>
              </w:rPr>
              <w:t xml:space="preserve">, </w:t>
            </w:r>
            <w:proofErr w:type="spellStart"/>
            <w:r w:rsidRPr="005C5EA3">
              <w:rPr>
                <w:rFonts w:ascii="Arial Unicode MS" w:hAnsi="Arial Unicode MS"/>
                <w:color w:val="000000"/>
                <w:sz w:val="18"/>
                <w:szCs w:val="18"/>
              </w:rPr>
              <w:t>y_pred</w:t>
            </w:r>
            <w:proofErr w:type="spellEnd"/>
            <w:r w:rsidRPr="005C5EA3">
              <w:rPr>
                <w:rFonts w:ascii="Arial Unicode MS" w:hAnsi="Arial Unicode MS"/>
                <w:color w:val="000000"/>
                <w:sz w:val="18"/>
                <w:szCs w:val="18"/>
              </w:rPr>
              <w:t>)</w:t>
            </w:r>
          </w:p>
        </w:tc>
        <w:tc>
          <w:tcPr>
            <w:tcW w:w="1247" w:type="pct"/>
            <w:tcBorders>
              <w:top w:val="nil"/>
              <w:left w:val="nil"/>
              <w:bottom w:val="single" w:sz="8" w:space="0" w:color="BFBFBF"/>
              <w:right w:val="single" w:sz="8" w:space="0" w:color="BFBFBF"/>
            </w:tcBorders>
            <w:shd w:val="clear" w:color="auto" w:fill="F2F2F2" w:themeFill="background1" w:themeFillShade="F2"/>
            <w:vAlign w:val="center"/>
            <w:hideMark/>
          </w:tcPr>
          <w:p w14:paraId="4D2C2F26" w14:textId="77777777" w:rsidR="00157A4E" w:rsidRPr="005C5EA3" w:rsidRDefault="00157A4E" w:rsidP="00A23D18">
            <w:pPr>
              <w:rPr>
                <w:rFonts w:ascii="Arial Unicode MS" w:hAnsi="Arial Unicode MS"/>
                <w:color w:val="000000"/>
                <w:sz w:val="18"/>
                <w:szCs w:val="18"/>
              </w:rPr>
            </w:pPr>
            <w:r w:rsidRPr="005C5EA3">
              <w:rPr>
                <w:rFonts w:ascii="Arial Unicode MS" w:hAnsi="Arial Unicode MS"/>
                <w:color w:val="000000"/>
                <w:sz w:val="18"/>
                <w:szCs w:val="18"/>
              </w:rPr>
              <w:t>library(</w:t>
            </w:r>
            <w:proofErr w:type="spellStart"/>
            <w:r w:rsidRPr="005C5EA3">
              <w:rPr>
                <w:rFonts w:ascii="Arial Unicode MS" w:hAnsi="Arial Unicode MS"/>
                <w:color w:val="000000"/>
                <w:sz w:val="18"/>
                <w:szCs w:val="18"/>
              </w:rPr>
              <w:t>pROC</w:t>
            </w:r>
            <w:proofErr w:type="spellEnd"/>
            <w:r w:rsidRPr="005C5EA3">
              <w:rPr>
                <w:rFonts w:ascii="Arial Unicode MS" w:hAnsi="Arial Unicode MS"/>
                <w:color w:val="000000"/>
                <w:sz w:val="18"/>
                <w:szCs w:val="18"/>
              </w:rPr>
              <w:t xml:space="preserve">) </w:t>
            </w:r>
            <w:proofErr w:type="spellStart"/>
            <w:r w:rsidRPr="005C5EA3">
              <w:rPr>
                <w:rFonts w:ascii="Arial Unicode MS" w:hAnsi="Arial Unicode MS"/>
                <w:color w:val="000000"/>
                <w:sz w:val="18"/>
                <w:szCs w:val="18"/>
              </w:rPr>
              <w:t>auc</w:t>
            </w:r>
            <w:proofErr w:type="spellEnd"/>
            <w:r w:rsidRPr="005C5EA3">
              <w:rPr>
                <w:rFonts w:ascii="Arial Unicode MS" w:hAnsi="Arial Unicode MS"/>
                <w:color w:val="000000"/>
                <w:sz w:val="18"/>
                <w:szCs w:val="18"/>
              </w:rPr>
              <w:t xml:space="preserve"> &lt;- roc(response=</w:t>
            </w:r>
            <w:proofErr w:type="spellStart"/>
            <w:r w:rsidRPr="005C5EA3">
              <w:rPr>
                <w:rFonts w:ascii="Arial Unicode MS" w:hAnsi="Arial Unicode MS"/>
                <w:color w:val="000000"/>
                <w:sz w:val="18"/>
                <w:szCs w:val="18"/>
              </w:rPr>
              <w:t>mydata$target</w:t>
            </w:r>
            <w:proofErr w:type="spellEnd"/>
            <w:r w:rsidRPr="005C5EA3">
              <w:rPr>
                <w:rFonts w:ascii="Arial Unicode MS" w:hAnsi="Arial Unicode MS"/>
                <w:color w:val="000000"/>
                <w:sz w:val="18"/>
                <w:szCs w:val="18"/>
              </w:rPr>
              <w:t>, predictor=</w:t>
            </w:r>
            <w:proofErr w:type="spellStart"/>
            <w:r w:rsidRPr="005C5EA3">
              <w:rPr>
                <w:rFonts w:ascii="Arial Unicode MS" w:hAnsi="Arial Unicode MS"/>
                <w:color w:val="000000"/>
                <w:sz w:val="18"/>
                <w:szCs w:val="18"/>
              </w:rPr>
              <w:t>model$fitted.values</w:t>
            </w:r>
            <w:proofErr w:type="spellEnd"/>
            <w:r w:rsidRPr="005C5EA3">
              <w:rPr>
                <w:rFonts w:ascii="Arial Unicode MS" w:hAnsi="Arial Unicode MS"/>
                <w:color w:val="000000"/>
                <w:sz w:val="18"/>
                <w:szCs w:val="18"/>
              </w:rPr>
              <w:t>)$</w:t>
            </w:r>
            <w:proofErr w:type="spellStart"/>
            <w:r w:rsidRPr="005C5EA3">
              <w:rPr>
                <w:rFonts w:ascii="Arial Unicode MS" w:hAnsi="Arial Unicode MS"/>
                <w:color w:val="000000"/>
                <w:sz w:val="18"/>
                <w:szCs w:val="18"/>
              </w:rPr>
              <w:t>auc</w:t>
            </w:r>
            <w:proofErr w:type="spellEnd"/>
          </w:p>
        </w:tc>
      </w:tr>
      <w:tr w:rsidR="00157A4E" w:rsidRPr="005C5EA3" w14:paraId="58C700C9" w14:textId="77777777" w:rsidTr="00A23D18">
        <w:trPr>
          <w:trHeight w:val="1035"/>
        </w:trPr>
        <w:tc>
          <w:tcPr>
            <w:tcW w:w="866" w:type="pct"/>
            <w:tcBorders>
              <w:top w:val="nil"/>
              <w:left w:val="single" w:sz="8" w:space="0" w:color="BFBFBF"/>
              <w:bottom w:val="single" w:sz="8" w:space="0" w:color="BFBFBF"/>
              <w:right w:val="single" w:sz="8" w:space="0" w:color="BFBFBF"/>
            </w:tcBorders>
            <w:shd w:val="clear" w:color="auto" w:fill="auto"/>
            <w:vAlign w:val="center"/>
            <w:hideMark/>
          </w:tcPr>
          <w:p w14:paraId="797D6AE3" w14:textId="77777777" w:rsidR="00157A4E" w:rsidRPr="005C5EA3" w:rsidRDefault="00157A4E" w:rsidP="00A23D18">
            <w:pPr>
              <w:rPr>
                <w:rFonts w:ascii="Aptos Narrow" w:hAnsi="Aptos Narrow"/>
                <w:b/>
                <w:bCs/>
                <w:color w:val="000000"/>
                <w:sz w:val="18"/>
                <w:szCs w:val="18"/>
              </w:rPr>
            </w:pPr>
            <w:r w:rsidRPr="005C5EA3">
              <w:rPr>
                <w:rFonts w:ascii="Aptos Narrow" w:hAnsi="Aptos Narrow"/>
                <w:b/>
                <w:bCs/>
                <w:color w:val="000000"/>
                <w:sz w:val="18"/>
                <w:szCs w:val="18"/>
              </w:rPr>
              <w:t>Gini</w:t>
            </w:r>
          </w:p>
        </w:tc>
        <w:tc>
          <w:tcPr>
            <w:tcW w:w="1525" w:type="pct"/>
            <w:tcBorders>
              <w:top w:val="nil"/>
              <w:left w:val="nil"/>
              <w:bottom w:val="single" w:sz="8" w:space="0" w:color="BFBFBF"/>
              <w:right w:val="single" w:sz="8" w:space="0" w:color="BFBFBF"/>
            </w:tcBorders>
            <w:shd w:val="clear" w:color="auto" w:fill="auto"/>
            <w:vAlign w:val="center"/>
            <w:hideMark/>
          </w:tcPr>
          <w:p w14:paraId="5B7A6FBD" w14:textId="77777777" w:rsidR="00157A4E" w:rsidRPr="005C5EA3" w:rsidRDefault="00157A4E" w:rsidP="00A23D18">
            <w:pPr>
              <w:rPr>
                <w:rFonts w:ascii="Arial Unicode MS" w:hAnsi="Arial Unicode MS"/>
                <w:color w:val="000000"/>
                <w:sz w:val="18"/>
                <w:szCs w:val="18"/>
              </w:rPr>
            </w:pPr>
            <w:r w:rsidRPr="005C5EA3">
              <w:rPr>
                <w:rFonts w:ascii="Arial Unicode MS" w:hAnsi="Arial Unicode MS"/>
                <w:b/>
                <w:bCs/>
                <w:color w:val="002060"/>
                <w:sz w:val="18"/>
                <w:szCs w:val="18"/>
              </w:rPr>
              <w:t>PROC LOGISTIC</w:t>
            </w:r>
            <w:r w:rsidRPr="005C5EA3">
              <w:rPr>
                <w:rFonts w:ascii="Arial Unicode MS" w:hAnsi="Arial Unicode MS"/>
                <w:color w:val="002060"/>
                <w:sz w:val="18"/>
                <w:szCs w:val="18"/>
              </w:rPr>
              <w:t xml:space="preserve"> </w:t>
            </w:r>
            <w:r w:rsidRPr="005C5EA3">
              <w:rPr>
                <w:rFonts w:ascii="Arial Unicode MS" w:hAnsi="Arial Unicode MS"/>
                <w:b/>
                <w:bCs/>
                <w:color w:val="0070C0"/>
                <w:sz w:val="18"/>
                <w:szCs w:val="18"/>
              </w:rPr>
              <w:t>DATA</w:t>
            </w:r>
            <w:r w:rsidRPr="005C5EA3">
              <w:rPr>
                <w:rFonts w:ascii="Arial Unicode MS" w:hAnsi="Arial Unicode MS"/>
                <w:color w:val="000000"/>
                <w:sz w:val="18"/>
                <w:szCs w:val="18"/>
              </w:rPr>
              <w:t>=</w:t>
            </w:r>
            <w:proofErr w:type="spellStart"/>
            <w:r w:rsidRPr="005C5EA3">
              <w:rPr>
                <w:rFonts w:ascii="Arial Unicode MS" w:hAnsi="Arial Unicode MS"/>
                <w:color w:val="000000"/>
                <w:sz w:val="18"/>
                <w:szCs w:val="18"/>
              </w:rPr>
              <w:t>mydata</w:t>
            </w:r>
            <w:proofErr w:type="spellEnd"/>
            <w:r w:rsidRPr="005C5EA3">
              <w:rPr>
                <w:rFonts w:ascii="Arial Unicode MS" w:hAnsi="Arial Unicode MS"/>
                <w:color w:val="000000"/>
                <w:sz w:val="18"/>
                <w:szCs w:val="18"/>
              </w:rPr>
              <w:t xml:space="preserve">; </w:t>
            </w:r>
            <w:r w:rsidRPr="005C5EA3">
              <w:rPr>
                <w:rFonts w:ascii="Arial Unicode MS" w:hAnsi="Arial Unicode MS"/>
                <w:b/>
                <w:bCs/>
                <w:color w:val="0070C0"/>
                <w:sz w:val="18"/>
                <w:szCs w:val="18"/>
              </w:rPr>
              <w:t>MODEL</w:t>
            </w:r>
            <w:r w:rsidRPr="005C5EA3">
              <w:rPr>
                <w:rFonts w:ascii="Arial Unicode MS" w:hAnsi="Arial Unicode MS"/>
                <w:color w:val="0070C0"/>
                <w:sz w:val="18"/>
                <w:szCs w:val="18"/>
              </w:rPr>
              <w:t xml:space="preserve"> </w:t>
            </w:r>
            <w:r w:rsidRPr="005C5EA3">
              <w:rPr>
                <w:rFonts w:ascii="Arial Unicode MS" w:hAnsi="Arial Unicode MS"/>
                <w:color w:val="000000"/>
                <w:sz w:val="18"/>
                <w:szCs w:val="18"/>
              </w:rPr>
              <w:t xml:space="preserve">target(event='1') = var1 var2; </w:t>
            </w:r>
            <w:r w:rsidRPr="005C5EA3">
              <w:rPr>
                <w:rFonts w:ascii="Arial Unicode MS" w:hAnsi="Arial Unicode MS"/>
                <w:b/>
                <w:bCs/>
                <w:color w:val="0070C0"/>
                <w:sz w:val="18"/>
                <w:szCs w:val="18"/>
              </w:rPr>
              <w:t>OUTPUT</w:t>
            </w:r>
            <w:r w:rsidRPr="005C5EA3">
              <w:rPr>
                <w:rFonts w:ascii="Arial Unicode MS" w:hAnsi="Arial Unicode MS"/>
                <w:color w:val="0070C0"/>
                <w:sz w:val="18"/>
                <w:szCs w:val="18"/>
              </w:rPr>
              <w:t xml:space="preserve"> </w:t>
            </w:r>
            <w:r w:rsidRPr="005C5EA3">
              <w:rPr>
                <w:rFonts w:ascii="Arial Unicode MS" w:hAnsi="Arial Unicode MS"/>
                <w:b/>
                <w:bCs/>
                <w:color w:val="0070C0"/>
                <w:sz w:val="18"/>
                <w:szCs w:val="18"/>
              </w:rPr>
              <w:t>OUT</w:t>
            </w:r>
            <w:r w:rsidRPr="005C5EA3">
              <w:rPr>
                <w:rFonts w:ascii="Arial Unicode MS" w:hAnsi="Arial Unicode MS"/>
                <w:color w:val="000000"/>
                <w:sz w:val="18"/>
                <w:szCs w:val="18"/>
              </w:rPr>
              <w:t>=</w:t>
            </w:r>
            <w:proofErr w:type="spellStart"/>
            <w:r w:rsidRPr="005C5EA3">
              <w:rPr>
                <w:rFonts w:ascii="Arial Unicode MS" w:hAnsi="Arial Unicode MS"/>
                <w:color w:val="000000"/>
                <w:sz w:val="18"/>
                <w:szCs w:val="18"/>
              </w:rPr>
              <w:t>gini</w:t>
            </w:r>
            <w:proofErr w:type="spellEnd"/>
            <w:r w:rsidRPr="005C5EA3">
              <w:rPr>
                <w:rFonts w:ascii="Arial Unicode MS" w:hAnsi="Arial Unicode MS"/>
                <w:color w:val="000000"/>
                <w:sz w:val="18"/>
                <w:szCs w:val="18"/>
              </w:rPr>
              <w:t xml:space="preserve"> </w:t>
            </w:r>
            <w:r w:rsidRPr="005C5EA3">
              <w:rPr>
                <w:rFonts w:ascii="Arial Unicode MS" w:hAnsi="Arial Unicode MS"/>
                <w:b/>
                <w:bCs/>
                <w:color w:val="0070C0"/>
                <w:sz w:val="18"/>
                <w:szCs w:val="18"/>
              </w:rPr>
              <w:t>PREDPROBS</w:t>
            </w:r>
            <w:r w:rsidRPr="005C5EA3">
              <w:rPr>
                <w:rFonts w:ascii="Arial Unicode MS" w:hAnsi="Arial Unicode MS"/>
                <w:color w:val="000000"/>
                <w:sz w:val="18"/>
                <w:szCs w:val="18"/>
              </w:rPr>
              <w:t xml:space="preserve">=I; </w:t>
            </w:r>
            <w:r w:rsidRPr="005C5EA3">
              <w:rPr>
                <w:rFonts w:ascii="Arial Unicode MS" w:hAnsi="Arial Unicode MS"/>
                <w:b/>
                <w:bCs/>
                <w:color w:val="002060"/>
                <w:sz w:val="18"/>
                <w:szCs w:val="18"/>
              </w:rPr>
              <w:t>RUN</w:t>
            </w:r>
            <w:r w:rsidRPr="005C5EA3">
              <w:rPr>
                <w:rFonts w:ascii="Arial Unicode MS" w:hAnsi="Arial Unicode MS"/>
                <w:color w:val="000000"/>
                <w:sz w:val="18"/>
                <w:szCs w:val="18"/>
              </w:rPr>
              <w:t>;</w:t>
            </w:r>
          </w:p>
        </w:tc>
        <w:tc>
          <w:tcPr>
            <w:tcW w:w="1362" w:type="pct"/>
            <w:tcBorders>
              <w:top w:val="nil"/>
              <w:left w:val="nil"/>
              <w:bottom w:val="single" w:sz="8" w:space="0" w:color="BFBFBF"/>
              <w:right w:val="single" w:sz="8" w:space="0" w:color="BFBFBF"/>
            </w:tcBorders>
            <w:shd w:val="clear" w:color="auto" w:fill="auto"/>
            <w:vAlign w:val="center"/>
            <w:hideMark/>
          </w:tcPr>
          <w:p w14:paraId="031D8772" w14:textId="77777777" w:rsidR="00157A4E" w:rsidRPr="005C5EA3" w:rsidRDefault="00157A4E" w:rsidP="00A23D18">
            <w:pPr>
              <w:rPr>
                <w:rFonts w:ascii="Arial Unicode MS" w:hAnsi="Arial Unicode MS"/>
                <w:color w:val="000000"/>
                <w:sz w:val="18"/>
                <w:szCs w:val="18"/>
              </w:rPr>
            </w:pPr>
            <w:proofErr w:type="spellStart"/>
            <w:r w:rsidRPr="005C5EA3">
              <w:rPr>
                <w:rFonts w:ascii="Arial Unicode MS" w:hAnsi="Arial Unicode MS"/>
                <w:color w:val="000000"/>
                <w:sz w:val="18"/>
                <w:szCs w:val="18"/>
              </w:rPr>
              <w:t>gini</w:t>
            </w:r>
            <w:proofErr w:type="spellEnd"/>
            <w:r w:rsidRPr="005C5EA3">
              <w:rPr>
                <w:rFonts w:ascii="Arial Unicode MS" w:hAnsi="Arial Unicode MS"/>
                <w:color w:val="000000"/>
                <w:sz w:val="18"/>
                <w:szCs w:val="18"/>
              </w:rPr>
              <w:t xml:space="preserve"> = 2 * </w:t>
            </w:r>
            <w:proofErr w:type="spellStart"/>
            <w:r w:rsidRPr="005C5EA3">
              <w:rPr>
                <w:rFonts w:ascii="Arial Unicode MS" w:hAnsi="Arial Unicode MS"/>
                <w:color w:val="000000"/>
                <w:sz w:val="18"/>
                <w:szCs w:val="18"/>
              </w:rPr>
              <w:t>roc_auc_score</w:t>
            </w:r>
            <w:proofErr w:type="spellEnd"/>
            <w:r w:rsidRPr="005C5EA3">
              <w:rPr>
                <w:rFonts w:ascii="Arial Unicode MS" w:hAnsi="Arial Unicode MS"/>
                <w:color w:val="000000"/>
                <w:sz w:val="18"/>
                <w:szCs w:val="18"/>
              </w:rPr>
              <w:t>(</w:t>
            </w:r>
            <w:proofErr w:type="spellStart"/>
            <w:r w:rsidRPr="005C5EA3">
              <w:rPr>
                <w:rFonts w:ascii="Arial Unicode MS" w:hAnsi="Arial Unicode MS"/>
                <w:color w:val="000000"/>
                <w:sz w:val="18"/>
                <w:szCs w:val="18"/>
              </w:rPr>
              <w:t>y_true</w:t>
            </w:r>
            <w:proofErr w:type="spellEnd"/>
            <w:r w:rsidRPr="005C5EA3">
              <w:rPr>
                <w:rFonts w:ascii="Arial Unicode MS" w:hAnsi="Arial Unicode MS"/>
                <w:color w:val="000000"/>
                <w:sz w:val="18"/>
                <w:szCs w:val="18"/>
              </w:rPr>
              <w:t xml:space="preserve">, </w:t>
            </w:r>
            <w:proofErr w:type="spellStart"/>
            <w:r w:rsidRPr="005C5EA3">
              <w:rPr>
                <w:rFonts w:ascii="Arial Unicode MS" w:hAnsi="Arial Unicode MS"/>
                <w:color w:val="000000"/>
                <w:sz w:val="18"/>
                <w:szCs w:val="18"/>
              </w:rPr>
              <w:t>y_pred</w:t>
            </w:r>
            <w:proofErr w:type="spellEnd"/>
            <w:r w:rsidRPr="005C5EA3">
              <w:rPr>
                <w:rFonts w:ascii="Arial Unicode MS" w:hAnsi="Arial Unicode MS"/>
                <w:color w:val="000000"/>
                <w:sz w:val="18"/>
                <w:szCs w:val="18"/>
              </w:rPr>
              <w:t>) - 1</w:t>
            </w:r>
          </w:p>
        </w:tc>
        <w:tc>
          <w:tcPr>
            <w:tcW w:w="1247" w:type="pct"/>
            <w:tcBorders>
              <w:top w:val="nil"/>
              <w:left w:val="nil"/>
              <w:bottom w:val="single" w:sz="8" w:space="0" w:color="BFBFBF"/>
              <w:right w:val="single" w:sz="8" w:space="0" w:color="BFBFBF"/>
            </w:tcBorders>
            <w:shd w:val="clear" w:color="auto" w:fill="auto"/>
            <w:vAlign w:val="center"/>
            <w:hideMark/>
          </w:tcPr>
          <w:p w14:paraId="1EE1D577" w14:textId="77777777" w:rsidR="00157A4E" w:rsidRPr="005C5EA3" w:rsidRDefault="00157A4E" w:rsidP="00A23D18">
            <w:pPr>
              <w:rPr>
                <w:rFonts w:ascii="Arial Unicode MS" w:hAnsi="Arial Unicode MS"/>
                <w:color w:val="000000"/>
                <w:sz w:val="18"/>
                <w:szCs w:val="18"/>
              </w:rPr>
            </w:pPr>
            <w:proofErr w:type="spellStart"/>
            <w:r w:rsidRPr="005C5EA3">
              <w:rPr>
                <w:rFonts w:ascii="Arial Unicode MS" w:hAnsi="Arial Unicode MS"/>
                <w:color w:val="000000"/>
                <w:sz w:val="18"/>
                <w:szCs w:val="18"/>
              </w:rPr>
              <w:t>gini</w:t>
            </w:r>
            <w:proofErr w:type="spellEnd"/>
            <w:r w:rsidRPr="005C5EA3">
              <w:rPr>
                <w:rFonts w:ascii="Arial Unicode MS" w:hAnsi="Arial Unicode MS"/>
                <w:color w:val="000000"/>
                <w:sz w:val="18"/>
                <w:szCs w:val="18"/>
              </w:rPr>
              <w:t xml:space="preserve"> &lt;- 2 * </w:t>
            </w:r>
            <w:proofErr w:type="spellStart"/>
            <w:r w:rsidRPr="005C5EA3">
              <w:rPr>
                <w:rFonts w:ascii="Arial Unicode MS" w:hAnsi="Arial Unicode MS"/>
                <w:color w:val="000000"/>
                <w:sz w:val="18"/>
                <w:szCs w:val="18"/>
              </w:rPr>
              <w:t>auc</w:t>
            </w:r>
            <w:proofErr w:type="spellEnd"/>
            <w:r w:rsidRPr="005C5EA3">
              <w:rPr>
                <w:rFonts w:ascii="Arial Unicode MS" w:hAnsi="Arial Unicode MS"/>
                <w:color w:val="000000"/>
                <w:sz w:val="18"/>
                <w:szCs w:val="18"/>
              </w:rPr>
              <w:t xml:space="preserve"> - 1</w:t>
            </w:r>
          </w:p>
        </w:tc>
      </w:tr>
      <w:tr w:rsidR="00157A4E" w:rsidRPr="005C5EA3" w14:paraId="7D16E2E7" w14:textId="77777777" w:rsidTr="00A23D18">
        <w:trPr>
          <w:trHeight w:val="780"/>
        </w:trPr>
        <w:tc>
          <w:tcPr>
            <w:tcW w:w="866" w:type="pct"/>
            <w:tcBorders>
              <w:top w:val="nil"/>
              <w:left w:val="single" w:sz="8" w:space="0" w:color="BFBFBF"/>
              <w:bottom w:val="single" w:sz="8" w:space="0" w:color="BFBFBF"/>
              <w:right w:val="single" w:sz="8" w:space="0" w:color="BFBFBF"/>
            </w:tcBorders>
            <w:shd w:val="clear" w:color="auto" w:fill="F2F2F2" w:themeFill="background1" w:themeFillShade="F2"/>
            <w:vAlign w:val="center"/>
            <w:hideMark/>
          </w:tcPr>
          <w:p w14:paraId="65760598" w14:textId="77777777" w:rsidR="00157A4E" w:rsidRPr="005C5EA3" w:rsidRDefault="00157A4E" w:rsidP="00A23D18">
            <w:pPr>
              <w:rPr>
                <w:rFonts w:ascii="Aptos Narrow" w:hAnsi="Aptos Narrow"/>
                <w:b/>
                <w:bCs/>
                <w:color w:val="000000"/>
                <w:sz w:val="18"/>
                <w:szCs w:val="18"/>
              </w:rPr>
            </w:pPr>
            <w:r w:rsidRPr="005C5EA3">
              <w:rPr>
                <w:rFonts w:ascii="Aptos Narrow" w:hAnsi="Aptos Narrow"/>
                <w:b/>
                <w:bCs/>
                <w:color w:val="000000"/>
                <w:sz w:val="18"/>
                <w:szCs w:val="18"/>
              </w:rPr>
              <w:t>KS Statistic</w:t>
            </w:r>
          </w:p>
        </w:tc>
        <w:tc>
          <w:tcPr>
            <w:tcW w:w="1525" w:type="pct"/>
            <w:tcBorders>
              <w:top w:val="nil"/>
              <w:left w:val="nil"/>
              <w:bottom w:val="single" w:sz="8" w:space="0" w:color="BFBFBF"/>
              <w:right w:val="single" w:sz="8" w:space="0" w:color="BFBFBF"/>
            </w:tcBorders>
            <w:shd w:val="clear" w:color="auto" w:fill="F2F2F2" w:themeFill="background1" w:themeFillShade="F2"/>
            <w:vAlign w:val="center"/>
            <w:hideMark/>
          </w:tcPr>
          <w:p w14:paraId="7BC18B9B" w14:textId="77777777" w:rsidR="00157A4E" w:rsidRPr="005C5EA3" w:rsidRDefault="00157A4E" w:rsidP="00A23D18">
            <w:pPr>
              <w:rPr>
                <w:rFonts w:ascii="Arial Unicode MS" w:hAnsi="Arial Unicode MS"/>
                <w:color w:val="000000"/>
                <w:sz w:val="18"/>
                <w:szCs w:val="18"/>
              </w:rPr>
            </w:pPr>
            <w:r w:rsidRPr="005C5EA3">
              <w:rPr>
                <w:rFonts w:ascii="Arial Unicode MS" w:hAnsi="Arial Unicode MS"/>
                <w:b/>
                <w:bCs/>
                <w:color w:val="002060"/>
                <w:sz w:val="18"/>
                <w:szCs w:val="18"/>
              </w:rPr>
              <w:t>PROC NPAR1WAY</w:t>
            </w:r>
            <w:r w:rsidRPr="005C5EA3">
              <w:rPr>
                <w:rFonts w:ascii="Arial Unicode MS" w:hAnsi="Arial Unicode MS"/>
                <w:color w:val="002060"/>
                <w:sz w:val="18"/>
                <w:szCs w:val="18"/>
              </w:rPr>
              <w:t xml:space="preserve"> </w:t>
            </w:r>
            <w:r w:rsidRPr="005C5EA3">
              <w:rPr>
                <w:rFonts w:ascii="Arial Unicode MS" w:hAnsi="Arial Unicode MS"/>
                <w:b/>
                <w:bCs/>
                <w:color w:val="0070C0"/>
                <w:sz w:val="18"/>
                <w:szCs w:val="18"/>
              </w:rPr>
              <w:t>DATA</w:t>
            </w:r>
            <w:r w:rsidRPr="005C5EA3">
              <w:rPr>
                <w:rFonts w:ascii="Arial Unicode MS" w:hAnsi="Arial Unicode MS"/>
                <w:color w:val="000000"/>
                <w:sz w:val="18"/>
                <w:szCs w:val="18"/>
              </w:rPr>
              <w:t>=</w:t>
            </w:r>
            <w:proofErr w:type="spellStart"/>
            <w:r w:rsidRPr="005C5EA3">
              <w:rPr>
                <w:rFonts w:ascii="Arial Unicode MS" w:hAnsi="Arial Unicode MS"/>
                <w:color w:val="000000"/>
                <w:sz w:val="18"/>
                <w:szCs w:val="18"/>
              </w:rPr>
              <w:t>mydata</w:t>
            </w:r>
            <w:proofErr w:type="spellEnd"/>
            <w:r w:rsidRPr="005C5EA3">
              <w:rPr>
                <w:rFonts w:ascii="Arial Unicode MS" w:hAnsi="Arial Unicode MS"/>
                <w:color w:val="000000"/>
                <w:sz w:val="18"/>
                <w:szCs w:val="18"/>
              </w:rPr>
              <w:t xml:space="preserve"> KS; </w:t>
            </w:r>
            <w:r w:rsidRPr="005C5EA3">
              <w:rPr>
                <w:rFonts w:ascii="Arial Unicode MS" w:hAnsi="Arial Unicode MS"/>
                <w:b/>
                <w:bCs/>
                <w:color w:val="0070C0"/>
                <w:sz w:val="18"/>
                <w:szCs w:val="18"/>
              </w:rPr>
              <w:t>CLASS</w:t>
            </w:r>
            <w:r w:rsidRPr="005C5EA3">
              <w:rPr>
                <w:rFonts w:ascii="Arial Unicode MS" w:hAnsi="Arial Unicode MS"/>
                <w:color w:val="0070C0"/>
                <w:sz w:val="18"/>
                <w:szCs w:val="18"/>
              </w:rPr>
              <w:t xml:space="preserve"> </w:t>
            </w:r>
            <w:r w:rsidRPr="005C5EA3">
              <w:rPr>
                <w:rFonts w:ascii="Arial Unicode MS" w:hAnsi="Arial Unicode MS"/>
                <w:color w:val="000000"/>
                <w:sz w:val="18"/>
                <w:szCs w:val="18"/>
              </w:rPr>
              <w:t xml:space="preserve">target; </w:t>
            </w:r>
            <w:r w:rsidRPr="005C5EA3">
              <w:rPr>
                <w:rFonts w:ascii="Arial Unicode MS" w:hAnsi="Arial Unicode MS"/>
                <w:b/>
                <w:bCs/>
                <w:color w:val="0070C0"/>
                <w:sz w:val="18"/>
                <w:szCs w:val="18"/>
              </w:rPr>
              <w:t>VAR</w:t>
            </w:r>
            <w:r w:rsidRPr="005C5EA3">
              <w:rPr>
                <w:rFonts w:ascii="Arial Unicode MS" w:hAnsi="Arial Unicode MS"/>
                <w:color w:val="0070C0"/>
                <w:sz w:val="18"/>
                <w:szCs w:val="18"/>
              </w:rPr>
              <w:t xml:space="preserve"> </w:t>
            </w:r>
            <w:r w:rsidRPr="005C5EA3">
              <w:rPr>
                <w:rFonts w:ascii="Arial Unicode MS" w:hAnsi="Arial Unicode MS"/>
                <w:color w:val="000000"/>
                <w:sz w:val="18"/>
                <w:szCs w:val="18"/>
              </w:rPr>
              <w:t xml:space="preserve">score; </w:t>
            </w:r>
            <w:r w:rsidRPr="005C5EA3">
              <w:rPr>
                <w:rFonts w:ascii="Arial Unicode MS" w:hAnsi="Arial Unicode MS"/>
                <w:b/>
                <w:bCs/>
                <w:color w:val="002060"/>
                <w:sz w:val="18"/>
                <w:szCs w:val="18"/>
              </w:rPr>
              <w:t>RUN</w:t>
            </w:r>
            <w:r w:rsidRPr="005C5EA3">
              <w:rPr>
                <w:rFonts w:ascii="Arial Unicode MS" w:hAnsi="Arial Unicode MS"/>
                <w:color w:val="000000"/>
                <w:sz w:val="18"/>
                <w:szCs w:val="18"/>
              </w:rPr>
              <w:t>;</w:t>
            </w:r>
          </w:p>
        </w:tc>
        <w:tc>
          <w:tcPr>
            <w:tcW w:w="1362" w:type="pct"/>
            <w:tcBorders>
              <w:top w:val="nil"/>
              <w:left w:val="nil"/>
              <w:bottom w:val="single" w:sz="8" w:space="0" w:color="BFBFBF"/>
              <w:right w:val="single" w:sz="8" w:space="0" w:color="BFBFBF"/>
            </w:tcBorders>
            <w:shd w:val="clear" w:color="auto" w:fill="F2F2F2" w:themeFill="background1" w:themeFillShade="F2"/>
            <w:vAlign w:val="center"/>
            <w:hideMark/>
          </w:tcPr>
          <w:p w14:paraId="4B15AF05" w14:textId="77777777" w:rsidR="00157A4E" w:rsidRPr="005C5EA3" w:rsidRDefault="00157A4E" w:rsidP="00A23D18">
            <w:pPr>
              <w:rPr>
                <w:rFonts w:ascii="Arial Unicode MS" w:hAnsi="Arial Unicode MS"/>
                <w:color w:val="000000"/>
                <w:sz w:val="18"/>
                <w:szCs w:val="18"/>
              </w:rPr>
            </w:pPr>
            <w:r w:rsidRPr="005C5EA3">
              <w:rPr>
                <w:rFonts w:ascii="Arial Unicode MS" w:hAnsi="Arial Unicode MS"/>
                <w:color w:val="000000"/>
                <w:sz w:val="18"/>
                <w:szCs w:val="18"/>
              </w:rPr>
              <w:t xml:space="preserve">from </w:t>
            </w:r>
            <w:proofErr w:type="spellStart"/>
            <w:r w:rsidRPr="005C5EA3">
              <w:rPr>
                <w:rFonts w:ascii="Arial Unicode MS" w:hAnsi="Arial Unicode MS"/>
                <w:color w:val="000000"/>
                <w:sz w:val="18"/>
                <w:szCs w:val="18"/>
              </w:rPr>
              <w:t>scipy.stats</w:t>
            </w:r>
            <w:proofErr w:type="spellEnd"/>
            <w:r w:rsidRPr="005C5EA3">
              <w:rPr>
                <w:rFonts w:ascii="Arial Unicode MS" w:hAnsi="Arial Unicode MS"/>
                <w:color w:val="000000"/>
                <w:sz w:val="18"/>
                <w:szCs w:val="18"/>
              </w:rPr>
              <w:t xml:space="preserve"> import ks_2samp </w:t>
            </w:r>
            <w:proofErr w:type="spellStart"/>
            <w:r w:rsidRPr="005C5EA3">
              <w:rPr>
                <w:rFonts w:ascii="Arial Unicode MS" w:hAnsi="Arial Unicode MS"/>
                <w:color w:val="000000"/>
                <w:sz w:val="18"/>
                <w:szCs w:val="18"/>
              </w:rPr>
              <w:t>ks_stat</w:t>
            </w:r>
            <w:proofErr w:type="spellEnd"/>
            <w:r w:rsidRPr="005C5EA3">
              <w:rPr>
                <w:rFonts w:ascii="Arial Unicode MS" w:hAnsi="Arial Unicode MS"/>
                <w:color w:val="000000"/>
                <w:sz w:val="18"/>
                <w:szCs w:val="18"/>
              </w:rPr>
              <w:t xml:space="preserve">, </w:t>
            </w:r>
            <w:proofErr w:type="spellStart"/>
            <w:r w:rsidRPr="005C5EA3">
              <w:rPr>
                <w:rFonts w:ascii="Arial Unicode MS" w:hAnsi="Arial Unicode MS"/>
                <w:color w:val="000000"/>
                <w:sz w:val="18"/>
                <w:szCs w:val="18"/>
              </w:rPr>
              <w:t>p_value</w:t>
            </w:r>
            <w:proofErr w:type="spellEnd"/>
            <w:r w:rsidRPr="005C5EA3">
              <w:rPr>
                <w:rFonts w:ascii="Arial Unicode MS" w:hAnsi="Arial Unicode MS"/>
                <w:color w:val="000000"/>
                <w:sz w:val="18"/>
                <w:szCs w:val="18"/>
              </w:rPr>
              <w:t xml:space="preserve"> = ks_2samp(</w:t>
            </w:r>
            <w:proofErr w:type="spellStart"/>
            <w:r w:rsidRPr="005C5EA3">
              <w:rPr>
                <w:rFonts w:ascii="Arial Unicode MS" w:hAnsi="Arial Unicode MS"/>
                <w:color w:val="000000"/>
                <w:sz w:val="18"/>
                <w:szCs w:val="18"/>
              </w:rPr>
              <w:t>y_true</w:t>
            </w:r>
            <w:proofErr w:type="spellEnd"/>
            <w:r w:rsidRPr="005C5EA3">
              <w:rPr>
                <w:rFonts w:ascii="Arial Unicode MS" w:hAnsi="Arial Unicode MS"/>
                <w:color w:val="000000"/>
                <w:sz w:val="18"/>
                <w:szCs w:val="18"/>
              </w:rPr>
              <w:t xml:space="preserve">, </w:t>
            </w:r>
            <w:proofErr w:type="spellStart"/>
            <w:r w:rsidRPr="005C5EA3">
              <w:rPr>
                <w:rFonts w:ascii="Arial Unicode MS" w:hAnsi="Arial Unicode MS"/>
                <w:color w:val="000000"/>
                <w:sz w:val="18"/>
                <w:szCs w:val="18"/>
              </w:rPr>
              <w:t>y_pred</w:t>
            </w:r>
            <w:proofErr w:type="spellEnd"/>
            <w:r w:rsidRPr="005C5EA3">
              <w:rPr>
                <w:rFonts w:ascii="Arial Unicode MS" w:hAnsi="Arial Unicode MS"/>
                <w:color w:val="000000"/>
                <w:sz w:val="18"/>
                <w:szCs w:val="18"/>
              </w:rPr>
              <w:t>)</w:t>
            </w:r>
          </w:p>
        </w:tc>
        <w:tc>
          <w:tcPr>
            <w:tcW w:w="1247" w:type="pct"/>
            <w:tcBorders>
              <w:top w:val="nil"/>
              <w:left w:val="nil"/>
              <w:bottom w:val="single" w:sz="8" w:space="0" w:color="BFBFBF"/>
              <w:right w:val="single" w:sz="8" w:space="0" w:color="BFBFBF"/>
            </w:tcBorders>
            <w:shd w:val="clear" w:color="auto" w:fill="F2F2F2" w:themeFill="background1" w:themeFillShade="F2"/>
            <w:vAlign w:val="center"/>
            <w:hideMark/>
          </w:tcPr>
          <w:p w14:paraId="19E83A72" w14:textId="77777777" w:rsidR="00157A4E" w:rsidRPr="005C5EA3" w:rsidRDefault="00157A4E" w:rsidP="00A23D18">
            <w:pPr>
              <w:rPr>
                <w:rFonts w:ascii="Arial Unicode MS" w:hAnsi="Arial Unicode MS"/>
                <w:color w:val="000000"/>
                <w:sz w:val="18"/>
                <w:szCs w:val="18"/>
              </w:rPr>
            </w:pPr>
            <w:proofErr w:type="spellStart"/>
            <w:r w:rsidRPr="005C5EA3">
              <w:rPr>
                <w:rFonts w:ascii="Arial Unicode MS" w:hAnsi="Arial Unicode MS"/>
                <w:color w:val="000000"/>
                <w:sz w:val="18"/>
                <w:szCs w:val="18"/>
              </w:rPr>
              <w:t>ks_stat</w:t>
            </w:r>
            <w:proofErr w:type="spellEnd"/>
            <w:r w:rsidRPr="005C5EA3">
              <w:rPr>
                <w:rFonts w:ascii="Arial Unicode MS" w:hAnsi="Arial Unicode MS"/>
                <w:color w:val="000000"/>
                <w:sz w:val="18"/>
                <w:szCs w:val="18"/>
              </w:rPr>
              <w:t xml:space="preserve"> &lt;- </w:t>
            </w:r>
            <w:proofErr w:type="spellStart"/>
            <w:r w:rsidRPr="005C5EA3">
              <w:rPr>
                <w:rFonts w:ascii="Arial Unicode MS" w:hAnsi="Arial Unicode MS"/>
                <w:color w:val="000000"/>
                <w:sz w:val="18"/>
                <w:szCs w:val="18"/>
              </w:rPr>
              <w:t>ks.test</w:t>
            </w:r>
            <w:proofErr w:type="spellEnd"/>
            <w:r w:rsidRPr="005C5EA3">
              <w:rPr>
                <w:rFonts w:ascii="Arial Unicode MS" w:hAnsi="Arial Unicode MS"/>
                <w:color w:val="000000"/>
                <w:sz w:val="18"/>
                <w:szCs w:val="18"/>
              </w:rPr>
              <w:t>(</w:t>
            </w:r>
            <w:proofErr w:type="spellStart"/>
            <w:r w:rsidRPr="005C5EA3">
              <w:rPr>
                <w:rFonts w:ascii="Arial Unicode MS" w:hAnsi="Arial Unicode MS"/>
                <w:color w:val="000000"/>
                <w:sz w:val="18"/>
                <w:szCs w:val="18"/>
              </w:rPr>
              <w:t>mydata$target</w:t>
            </w:r>
            <w:proofErr w:type="spellEnd"/>
            <w:r w:rsidRPr="005C5EA3">
              <w:rPr>
                <w:rFonts w:ascii="Arial Unicode MS" w:hAnsi="Arial Unicode MS"/>
                <w:color w:val="000000"/>
                <w:sz w:val="18"/>
                <w:szCs w:val="18"/>
              </w:rPr>
              <w:t xml:space="preserve">, </w:t>
            </w:r>
            <w:proofErr w:type="spellStart"/>
            <w:r w:rsidRPr="005C5EA3">
              <w:rPr>
                <w:rFonts w:ascii="Arial Unicode MS" w:hAnsi="Arial Unicode MS"/>
                <w:color w:val="000000"/>
                <w:sz w:val="18"/>
                <w:szCs w:val="18"/>
              </w:rPr>
              <w:t>model$fitted.values</w:t>
            </w:r>
            <w:proofErr w:type="spellEnd"/>
            <w:r w:rsidRPr="005C5EA3">
              <w:rPr>
                <w:rFonts w:ascii="Arial Unicode MS" w:hAnsi="Arial Unicode MS"/>
                <w:color w:val="000000"/>
                <w:sz w:val="18"/>
                <w:szCs w:val="18"/>
              </w:rPr>
              <w:t>)$statistic</w:t>
            </w:r>
          </w:p>
        </w:tc>
      </w:tr>
      <w:tr w:rsidR="00157A4E" w:rsidRPr="005C5EA3" w14:paraId="538CBB2A" w14:textId="77777777" w:rsidTr="00A23D18">
        <w:trPr>
          <w:trHeight w:val="780"/>
        </w:trPr>
        <w:tc>
          <w:tcPr>
            <w:tcW w:w="866" w:type="pct"/>
            <w:tcBorders>
              <w:top w:val="nil"/>
              <w:left w:val="single" w:sz="8" w:space="0" w:color="BFBFBF"/>
              <w:bottom w:val="single" w:sz="8" w:space="0" w:color="BFBFBF"/>
              <w:right w:val="single" w:sz="8" w:space="0" w:color="BFBFBF"/>
            </w:tcBorders>
            <w:shd w:val="clear" w:color="auto" w:fill="auto"/>
            <w:vAlign w:val="center"/>
            <w:hideMark/>
          </w:tcPr>
          <w:p w14:paraId="720BC0A9" w14:textId="77777777" w:rsidR="00157A4E" w:rsidRPr="005C5EA3" w:rsidRDefault="00157A4E" w:rsidP="00A23D18">
            <w:pPr>
              <w:rPr>
                <w:rFonts w:ascii="Aptos Narrow" w:hAnsi="Aptos Narrow"/>
                <w:b/>
                <w:bCs/>
                <w:color w:val="000000"/>
                <w:sz w:val="18"/>
                <w:szCs w:val="18"/>
              </w:rPr>
            </w:pPr>
            <w:r w:rsidRPr="005C5EA3">
              <w:rPr>
                <w:rFonts w:ascii="Aptos Narrow" w:hAnsi="Aptos Narrow"/>
                <w:b/>
                <w:bCs/>
                <w:color w:val="000000"/>
                <w:sz w:val="18"/>
                <w:szCs w:val="18"/>
              </w:rPr>
              <w:t>Confusion Matrix</w:t>
            </w:r>
          </w:p>
        </w:tc>
        <w:tc>
          <w:tcPr>
            <w:tcW w:w="1525" w:type="pct"/>
            <w:tcBorders>
              <w:top w:val="nil"/>
              <w:left w:val="nil"/>
              <w:bottom w:val="single" w:sz="8" w:space="0" w:color="BFBFBF"/>
              <w:right w:val="single" w:sz="8" w:space="0" w:color="BFBFBF"/>
            </w:tcBorders>
            <w:shd w:val="clear" w:color="auto" w:fill="auto"/>
            <w:vAlign w:val="center"/>
            <w:hideMark/>
          </w:tcPr>
          <w:p w14:paraId="47EB0044" w14:textId="77777777" w:rsidR="00157A4E" w:rsidRPr="005C5EA3" w:rsidRDefault="00157A4E" w:rsidP="00A23D18">
            <w:pPr>
              <w:rPr>
                <w:rFonts w:ascii="Arial Unicode MS" w:hAnsi="Arial Unicode MS"/>
                <w:color w:val="000000"/>
                <w:sz w:val="18"/>
                <w:szCs w:val="18"/>
              </w:rPr>
            </w:pPr>
            <w:r w:rsidRPr="005C5EA3">
              <w:rPr>
                <w:rFonts w:ascii="Arial Unicode MS" w:hAnsi="Arial Unicode MS"/>
                <w:b/>
                <w:bCs/>
                <w:color w:val="002060"/>
                <w:sz w:val="18"/>
                <w:szCs w:val="18"/>
              </w:rPr>
              <w:t>PROC FREQ</w:t>
            </w:r>
            <w:r w:rsidRPr="005C5EA3">
              <w:rPr>
                <w:rFonts w:ascii="Arial Unicode MS" w:hAnsi="Arial Unicode MS"/>
                <w:color w:val="002060"/>
                <w:sz w:val="18"/>
                <w:szCs w:val="18"/>
              </w:rPr>
              <w:t xml:space="preserve"> </w:t>
            </w:r>
            <w:r w:rsidRPr="005C5EA3">
              <w:rPr>
                <w:rFonts w:ascii="Arial Unicode MS" w:hAnsi="Arial Unicode MS"/>
                <w:b/>
                <w:bCs/>
                <w:color w:val="0070C0"/>
                <w:sz w:val="18"/>
                <w:szCs w:val="18"/>
              </w:rPr>
              <w:t>DATA</w:t>
            </w:r>
            <w:r w:rsidRPr="005C5EA3">
              <w:rPr>
                <w:rFonts w:ascii="Arial Unicode MS" w:hAnsi="Arial Unicode MS"/>
                <w:color w:val="000000"/>
                <w:sz w:val="18"/>
                <w:szCs w:val="18"/>
              </w:rPr>
              <w:t>=</w:t>
            </w:r>
            <w:proofErr w:type="spellStart"/>
            <w:r w:rsidRPr="005C5EA3">
              <w:rPr>
                <w:rFonts w:ascii="Arial Unicode MS" w:hAnsi="Arial Unicode MS"/>
                <w:color w:val="000000"/>
                <w:sz w:val="18"/>
                <w:szCs w:val="18"/>
              </w:rPr>
              <w:t>mydata</w:t>
            </w:r>
            <w:proofErr w:type="spellEnd"/>
            <w:r w:rsidRPr="005C5EA3">
              <w:rPr>
                <w:rFonts w:ascii="Arial Unicode MS" w:hAnsi="Arial Unicode MS"/>
                <w:color w:val="000000"/>
                <w:sz w:val="18"/>
                <w:szCs w:val="18"/>
              </w:rPr>
              <w:t xml:space="preserve">; </w:t>
            </w:r>
            <w:r w:rsidRPr="005C5EA3">
              <w:rPr>
                <w:rFonts w:ascii="Arial Unicode MS" w:hAnsi="Arial Unicode MS"/>
                <w:b/>
                <w:bCs/>
                <w:color w:val="0070C0"/>
                <w:sz w:val="18"/>
                <w:szCs w:val="18"/>
              </w:rPr>
              <w:t>TABLES</w:t>
            </w:r>
            <w:r w:rsidRPr="005C5EA3">
              <w:rPr>
                <w:rFonts w:ascii="Arial Unicode MS" w:hAnsi="Arial Unicode MS"/>
                <w:color w:val="0070C0"/>
                <w:sz w:val="18"/>
                <w:szCs w:val="18"/>
              </w:rPr>
              <w:t xml:space="preserve"> </w:t>
            </w:r>
            <w:r w:rsidRPr="005C5EA3">
              <w:rPr>
                <w:rFonts w:ascii="Arial Unicode MS" w:hAnsi="Arial Unicode MS"/>
                <w:color w:val="000000"/>
                <w:sz w:val="18"/>
                <w:szCs w:val="18"/>
              </w:rPr>
              <w:t xml:space="preserve">target*predicted / </w:t>
            </w:r>
            <w:r w:rsidRPr="005C5EA3">
              <w:rPr>
                <w:rFonts w:ascii="Arial Unicode MS" w:hAnsi="Arial Unicode MS"/>
                <w:b/>
                <w:bCs/>
                <w:color w:val="0070C0"/>
                <w:sz w:val="18"/>
                <w:szCs w:val="18"/>
              </w:rPr>
              <w:t>OUTPCT</w:t>
            </w:r>
            <w:r w:rsidRPr="005C5EA3">
              <w:rPr>
                <w:rFonts w:ascii="Arial Unicode MS" w:hAnsi="Arial Unicode MS"/>
                <w:color w:val="0070C0"/>
                <w:sz w:val="18"/>
                <w:szCs w:val="18"/>
              </w:rPr>
              <w:t xml:space="preserve"> </w:t>
            </w:r>
            <w:r w:rsidRPr="005C5EA3">
              <w:rPr>
                <w:rFonts w:ascii="Arial Unicode MS" w:hAnsi="Arial Unicode MS"/>
                <w:b/>
                <w:bCs/>
                <w:color w:val="0070C0"/>
                <w:sz w:val="18"/>
                <w:szCs w:val="18"/>
              </w:rPr>
              <w:t>OUT</w:t>
            </w:r>
            <w:r w:rsidRPr="005C5EA3">
              <w:rPr>
                <w:rFonts w:ascii="Arial Unicode MS" w:hAnsi="Arial Unicode MS"/>
                <w:color w:val="000000"/>
                <w:sz w:val="18"/>
                <w:szCs w:val="18"/>
              </w:rPr>
              <w:t>=</w:t>
            </w:r>
            <w:proofErr w:type="spellStart"/>
            <w:r w:rsidRPr="005C5EA3">
              <w:rPr>
                <w:rFonts w:ascii="Arial Unicode MS" w:hAnsi="Arial Unicode MS"/>
                <w:color w:val="000000"/>
                <w:sz w:val="18"/>
                <w:szCs w:val="18"/>
              </w:rPr>
              <w:t>cmat</w:t>
            </w:r>
            <w:proofErr w:type="spellEnd"/>
            <w:r w:rsidRPr="005C5EA3">
              <w:rPr>
                <w:rFonts w:ascii="Arial Unicode MS" w:hAnsi="Arial Unicode MS"/>
                <w:color w:val="000000"/>
                <w:sz w:val="18"/>
                <w:szCs w:val="18"/>
              </w:rPr>
              <w:t xml:space="preserve">; </w:t>
            </w:r>
            <w:r w:rsidRPr="005C5EA3">
              <w:rPr>
                <w:rFonts w:ascii="Arial Unicode MS" w:hAnsi="Arial Unicode MS"/>
                <w:b/>
                <w:bCs/>
                <w:color w:val="002060"/>
                <w:sz w:val="18"/>
                <w:szCs w:val="18"/>
              </w:rPr>
              <w:t>RUN</w:t>
            </w:r>
            <w:r w:rsidRPr="005C5EA3">
              <w:rPr>
                <w:rFonts w:ascii="Arial Unicode MS" w:hAnsi="Arial Unicode MS"/>
                <w:color w:val="000000"/>
                <w:sz w:val="18"/>
                <w:szCs w:val="18"/>
              </w:rPr>
              <w:t>;</w:t>
            </w:r>
          </w:p>
        </w:tc>
        <w:tc>
          <w:tcPr>
            <w:tcW w:w="1362" w:type="pct"/>
            <w:tcBorders>
              <w:top w:val="nil"/>
              <w:left w:val="nil"/>
              <w:bottom w:val="single" w:sz="8" w:space="0" w:color="BFBFBF"/>
              <w:right w:val="single" w:sz="8" w:space="0" w:color="BFBFBF"/>
            </w:tcBorders>
            <w:shd w:val="clear" w:color="auto" w:fill="auto"/>
            <w:vAlign w:val="center"/>
            <w:hideMark/>
          </w:tcPr>
          <w:p w14:paraId="1D7607B3" w14:textId="77777777" w:rsidR="00157A4E" w:rsidRPr="005C5EA3" w:rsidRDefault="00157A4E" w:rsidP="00A23D18">
            <w:pPr>
              <w:rPr>
                <w:rFonts w:ascii="Arial Unicode MS" w:hAnsi="Arial Unicode MS"/>
                <w:color w:val="000000"/>
                <w:sz w:val="18"/>
                <w:szCs w:val="18"/>
              </w:rPr>
            </w:pPr>
            <w:r w:rsidRPr="005C5EA3">
              <w:rPr>
                <w:rFonts w:ascii="Arial Unicode MS" w:hAnsi="Arial Unicode MS"/>
                <w:color w:val="000000"/>
                <w:sz w:val="18"/>
                <w:szCs w:val="18"/>
              </w:rPr>
              <w:t xml:space="preserve">from </w:t>
            </w:r>
            <w:proofErr w:type="spellStart"/>
            <w:r w:rsidRPr="005C5EA3">
              <w:rPr>
                <w:rFonts w:ascii="Arial Unicode MS" w:hAnsi="Arial Unicode MS"/>
                <w:color w:val="000000"/>
                <w:sz w:val="18"/>
                <w:szCs w:val="18"/>
              </w:rPr>
              <w:t>sklearn.metrics</w:t>
            </w:r>
            <w:proofErr w:type="spellEnd"/>
            <w:r w:rsidRPr="005C5EA3">
              <w:rPr>
                <w:rFonts w:ascii="Arial Unicode MS" w:hAnsi="Arial Unicode MS"/>
                <w:color w:val="000000"/>
                <w:sz w:val="18"/>
                <w:szCs w:val="18"/>
              </w:rPr>
              <w:t xml:space="preserve"> import </w:t>
            </w:r>
            <w:proofErr w:type="spellStart"/>
            <w:r w:rsidRPr="005C5EA3">
              <w:rPr>
                <w:rFonts w:ascii="Arial Unicode MS" w:hAnsi="Arial Unicode MS"/>
                <w:color w:val="000000"/>
                <w:sz w:val="18"/>
                <w:szCs w:val="18"/>
              </w:rPr>
              <w:t>confusion_matrix</w:t>
            </w:r>
            <w:proofErr w:type="spellEnd"/>
            <w:r w:rsidRPr="005C5EA3">
              <w:rPr>
                <w:rFonts w:ascii="Arial Unicode MS" w:hAnsi="Arial Unicode MS"/>
                <w:color w:val="000000"/>
                <w:sz w:val="18"/>
                <w:szCs w:val="18"/>
              </w:rPr>
              <w:t xml:space="preserve"> cm = </w:t>
            </w:r>
            <w:proofErr w:type="spellStart"/>
            <w:r w:rsidRPr="005C5EA3">
              <w:rPr>
                <w:rFonts w:ascii="Arial Unicode MS" w:hAnsi="Arial Unicode MS"/>
                <w:color w:val="000000"/>
                <w:sz w:val="18"/>
                <w:szCs w:val="18"/>
              </w:rPr>
              <w:t>confusion_matrix</w:t>
            </w:r>
            <w:proofErr w:type="spellEnd"/>
            <w:r w:rsidRPr="005C5EA3">
              <w:rPr>
                <w:rFonts w:ascii="Arial Unicode MS" w:hAnsi="Arial Unicode MS"/>
                <w:color w:val="000000"/>
                <w:sz w:val="18"/>
                <w:szCs w:val="18"/>
              </w:rPr>
              <w:t>(</w:t>
            </w:r>
            <w:proofErr w:type="spellStart"/>
            <w:r w:rsidRPr="005C5EA3">
              <w:rPr>
                <w:rFonts w:ascii="Arial Unicode MS" w:hAnsi="Arial Unicode MS"/>
                <w:color w:val="000000"/>
                <w:sz w:val="18"/>
                <w:szCs w:val="18"/>
              </w:rPr>
              <w:t>y_true</w:t>
            </w:r>
            <w:proofErr w:type="spellEnd"/>
            <w:r w:rsidRPr="005C5EA3">
              <w:rPr>
                <w:rFonts w:ascii="Arial Unicode MS" w:hAnsi="Arial Unicode MS"/>
                <w:color w:val="000000"/>
                <w:sz w:val="18"/>
                <w:szCs w:val="18"/>
              </w:rPr>
              <w:t xml:space="preserve">, </w:t>
            </w:r>
            <w:proofErr w:type="spellStart"/>
            <w:r w:rsidRPr="005C5EA3">
              <w:rPr>
                <w:rFonts w:ascii="Arial Unicode MS" w:hAnsi="Arial Unicode MS"/>
                <w:color w:val="000000"/>
                <w:sz w:val="18"/>
                <w:szCs w:val="18"/>
              </w:rPr>
              <w:t>y_pred</w:t>
            </w:r>
            <w:proofErr w:type="spellEnd"/>
            <w:r w:rsidRPr="005C5EA3">
              <w:rPr>
                <w:rFonts w:ascii="Arial Unicode MS" w:hAnsi="Arial Unicode MS"/>
                <w:color w:val="000000"/>
                <w:sz w:val="18"/>
                <w:szCs w:val="18"/>
              </w:rPr>
              <w:t>)</w:t>
            </w:r>
          </w:p>
        </w:tc>
        <w:tc>
          <w:tcPr>
            <w:tcW w:w="1247" w:type="pct"/>
            <w:tcBorders>
              <w:top w:val="nil"/>
              <w:left w:val="nil"/>
              <w:bottom w:val="single" w:sz="8" w:space="0" w:color="BFBFBF"/>
              <w:right w:val="single" w:sz="8" w:space="0" w:color="BFBFBF"/>
            </w:tcBorders>
            <w:shd w:val="clear" w:color="auto" w:fill="auto"/>
            <w:vAlign w:val="center"/>
            <w:hideMark/>
          </w:tcPr>
          <w:p w14:paraId="54120D15" w14:textId="77777777" w:rsidR="00157A4E" w:rsidRPr="005C5EA3" w:rsidRDefault="00157A4E" w:rsidP="00A23D18">
            <w:pPr>
              <w:rPr>
                <w:rFonts w:ascii="Arial Unicode MS" w:hAnsi="Arial Unicode MS"/>
                <w:color w:val="000000"/>
                <w:sz w:val="18"/>
                <w:szCs w:val="18"/>
              </w:rPr>
            </w:pPr>
            <w:r w:rsidRPr="005C5EA3">
              <w:rPr>
                <w:rFonts w:ascii="Arial Unicode MS" w:hAnsi="Arial Unicode MS"/>
                <w:color w:val="000000"/>
                <w:sz w:val="18"/>
                <w:szCs w:val="18"/>
              </w:rPr>
              <w:t>cm &lt;- table(</w:t>
            </w:r>
            <w:proofErr w:type="spellStart"/>
            <w:r w:rsidRPr="005C5EA3">
              <w:rPr>
                <w:rFonts w:ascii="Arial Unicode MS" w:hAnsi="Arial Unicode MS"/>
                <w:color w:val="000000"/>
                <w:sz w:val="18"/>
                <w:szCs w:val="18"/>
              </w:rPr>
              <w:t>mydata$target</w:t>
            </w:r>
            <w:proofErr w:type="spellEnd"/>
            <w:r w:rsidRPr="005C5EA3">
              <w:rPr>
                <w:rFonts w:ascii="Arial Unicode MS" w:hAnsi="Arial Unicode MS"/>
                <w:color w:val="000000"/>
                <w:sz w:val="18"/>
                <w:szCs w:val="18"/>
              </w:rPr>
              <w:t xml:space="preserve">, predict(model, </w:t>
            </w:r>
            <w:proofErr w:type="spellStart"/>
            <w:r w:rsidRPr="005C5EA3">
              <w:rPr>
                <w:rFonts w:ascii="Arial Unicode MS" w:hAnsi="Arial Unicode MS"/>
                <w:color w:val="000000"/>
                <w:sz w:val="18"/>
                <w:szCs w:val="18"/>
              </w:rPr>
              <w:t>mydata</w:t>
            </w:r>
            <w:proofErr w:type="spellEnd"/>
            <w:r w:rsidRPr="005C5EA3">
              <w:rPr>
                <w:rFonts w:ascii="Arial Unicode MS" w:hAnsi="Arial Unicode MS"/>
                <w:color w:val="000000"/>
                <w:sz w:val="18"/>
                <w:szCs w:val="18"/>
              </w:rPr>
              <w:t>, type="response"))</w:t>
            </w:r>
          </w:p>
        </w:tc>
      </w:tr>
      <w:tr w:rsidR="00157A4E" w:rsidRPr="005C5EA3" w14:paraId="160C44BC" w14:textId="77777777" w:rsidTr="00A23D18">
        <w:trPr>
          <w:trHeight w:val="2145"/>
        </w:trPr>
        <w:tc>
          <w:tcPr>
            <w:tcW w:w="866" w:type="pct"/>
            <w:tcBorders>
              <w:top w:val="nil"/>
              <w:left w:val="single" w:sz="8" w:space="0" w:color="BFBFBF"/>
              <w:bottom w:val="single" w:sz="8" w:space="0" w:color="BFBFBF"/>
              <w:right w:val="single" w:sz="8" w:space="0" w:color="BFBFBF"/>
            </w:tcBorders>
            <w:shd w:val="clear" w:color="auto" w:fill="F2F2F2" w:themeFill="background1" w:themeFillShade="F2"/>
            <w:vAlign w:val="center"/>
            <w:hideMark/>
          </w:tcPr>
          <w:p w14:paraId="58F5209C" w14:textId="77777777" w:rsidR="00157A4E" w:rsidRPr="005C5EA3" w:rsidRDefault="00157A4E" w:rsidP="00A23D18">
            <w:pPr>
              <w:rPr>
                <w:rFonts w:ascii="Aptos Narrow" w:hAnsi="Aptos Narrow"/>
                <w:b/>
                <w:bCs/>
                <w:color w:val="000000"/>
                <w:sz w:val="18"/>
                <w:szCs w:val="18"/>
              </w:rPr>
            </w:pPr>
            <w:r w:rsidRPr="005C5EA3">
              <w:rPr>
                <w:rFonts w:ascii="Aptos Narrow" w:hAnsi="Aptos Narrow"/>
                <w:b/>
                <w:bCs/>
                <w:color w:val="000000"/>
                <w:sz w:val="18"/>
                <w:szCs w:val="18"/>
              </w:rPr>
              <w:t>Precision, Recall, F1 Score</w:t>
            </w:r>
          </w:p>
        </w:tc>
        <w:tc>
          <w:tcPr>
            <w:tcW w:w="1525" w:type="pct"/>
            <w:tcBorders>
              <w:top w:val="nil"/>
              <w:left w:val="nil"/>
              <w:bottom w:val="single" w:sz="8" w:space="0" w:color="BFBFBF"/>
              <w:right w:val="single" w:sz="8" w:space="0" w:color="BFBFBF"/>
            </w:tcBorders>
            <w:shd w:val="clear" w:color="auto" w:fill="F2F2F2" w:themeFill="background1" w:themeFillShade="F2"/>
            <w:vAlign w:val="center"/>
            <w:hideMark/>
          </w:tcPr>
          <w:p w14:paraId="4EF0DF28" w14:textId="77777777" w:rsidR="00157A4E" w:rsidRPr="005C5EA3" w:rsidRDefault="00157A4E" w:rsidP="00A23D18">
            <w:pPr>
              <w:rPr>
                <w:rFonts w:ascii="Arial Unicode MS" w:hAnsi="Arial Unicode MS"/>
                <w:color w:val="000000"/>
                <w:sz w:val="18"/>
                <w:szCs w:val="18"/>
              </w:rPr>
            </w:pPr>
            <w:r w:rsidRPr="005C5EA3">
              <w:rPr>
                <w:rFonts w:ascii="Arial Unicode MS" w:hAnsi="Arial Unicode MS"/>
                <w:b/>
                <w:bCs/>
                <w:color w:val="002060"/>
                <w:sz w:val="18"/>
                <w:szCs w:val="18"/>
              </w:rPr>
              <w:t>PROC LOGISTIC</w:t>
            </w:r>
            <w:r w:rsidRPr="005C5EA3">
              <w:rPr>
                <w:rFonts w:ascii="Arial Unicode MS" w:hAnsi="Arial Unicode MS"/>
                <w:color w:val="002060"/>
                <w:sz w:val="18"/>
                <w:szCs w:val="18"/>
              </w:rPr>
              <w:t xml:space="preserve"> </w:t>
            </w:r>
            <w:r w:rsidRPr="005C5EA3">
              <w:rPr>
                <w:rFonts w:ascii="Arial Unicode MS" w:hAnsi="Arial Unicode MS"/>
                <w:b/>
                <w:bCs/>
                <w:color w:val="0070C0"/>
                <w:sz w:val="18"/>
                <w:szCs w:val="18"/>
              </w:rPr>
              <w:t>DATA</w:t>
            </w:r>
            <w:r w:rsidRPr="005C5EA3">
              <w:rPr>
                <w:rFonts w:ascii="Arial Unicode MS" w:hAnsi="Arial Unicode MS"/>
                <w:color w:val="000000"/>
                <w:sz w:val="18"/>
                <w:szCs w:val="18"/>
              </w:rPr>
              <w:t>=</w:t>
            </w:r>
            <w:proofErr w:type="spellStart"/>
            <w:r w:rsidRPr="005C5EA3">
              <w:rPr>
                <w:rFonts w:ascii="Arial Unicode MS" w:hAnsi="Arial Unicode MS"/>
                <w:color w:val="000000"/>
                <w:sz w:val="18"/>
                <w:szCs w:val="18"/>
              </w:rPr>
              <w:t>mydata</w:t>
            </w:r>
            <w:proofErr w:type="spellEnd"/>
            <w:r w:rsidRPr="005C5EA3">
              <w:rPr>
                <w:rFonts w:ascii="Arial Unicode MS" w:hAnsi="Arial Unicode MS"/>
                <w:color w:val="000000"/>
                <w:sz w:val="18"/>
                <w:szCs w:val="18"/>
              </w:rPr>
              <w:t xml:space="preserve">; </w:t>
            </w:r>
            <w:r w:rsidRPr="005C5EA3">
              <w:rPr>
                <w:rFonts w:ascii="Arial Unicode MS" w:hAnsi="Arial Unicode MS"/>
                <w:b/>
                <w:bCs/>
                <w:color w:val="0070C0"/>
                <w:sz w:val="18"/>
                <w:szCs w:val="18"/>
              </w:rPr>
              <w:t>MODEL</w:t>
            </w:r>
            <w:r w:rsidRPr="005C5EA3">
              <w:rPr>
                <w:rFonts w:ascii="Arial Unicode MS" w:hAnsi="Arial Unicode MS"/>
                <w:color w:val="0070C0"/>
                <w:sz w:val="18"/>
                <w:szCs w:val="18"/>
              </w:rPr>
              <w:t xml:space="preserve"> </w:t>
            </w:r>
            <w:r w:rsidRPr="005C5EA3">
              <w:rPr>
                <w:rFonts w:ascii="Arial Unicode MS" w:hAnsi="Arial Unicode MS"/>
                <w:color w:val="000000"/>
                <w:sz w:val="18"/>
                <w:szCs w:val="18"/>
              </w:rPr>
              <w:t xml:space="preserve">target(event='1') = var1 var2; </w:t>
            </w:r>
            <w:r w:rsidRPr="005C5EA3">
              <w:rPr>
                <w:rFonts w:ascii="Arial Unicode MS" w:hAnsi="Arial Unicode MS"/>
                <w:b/>
                <w:bCs/>
                <w:color w:val="0070C0"/>
                <w:sz w:val="18"/>
                <w:szCs w:val="18"/>
              </w:rPr>
              <w:t>OUTPUT OUT</w:t>
            </w:r>
            <w:r w:rsidRPr="005C5EA3">
              <w:rPr>
                <w:rFonts w:ascii="Arial Unicode MS" w:hAnsi="Arial Unicode MS"/>
                <w:color w:val="000000"/>
                <w:sz w:val="18"/>
                <w:szCs w:val="18"/>
              </w:rPr>
              <w:t xml:space="preserve">=pred PREDPROBS=I; </w:t>
            </w:r>
            <w:r w:rsidRPr="005C5EA3">
              <w:rPr>
                <w:rFonts w:ascii="Arial Unicode MS" w:hAnsi="Arial Unicode MS"/>
                <w:b/>
                <w:bCs/>
                <w:color w:val="002060"/>
                <w:sz w:val="18"/>
                <w:szCs w:val="18"/>
              </w:rPr>
              <w:t>RUN</w:t>
            </w:r>
            <w:r w:rsidRPr="005C5EA3">
              <w:rPr>
                <w:rFonts w:ascii="Arial Unicode MS" w:hAnsi="Arial Unicode MS"/>
                <w:b/>
                <w:bCs/>
                <w:sz w:val="18"/>
                <w:szCs w:val="18"/>
              </w:rPr>
              <w:t>;</w:t>
            </w:r>
            <w:r w:rsidRPr="005C5EA3">
              <w:rPr>
                <w:rFonts w:ascii="Arial Unicode MS" w:hAnsi="Arial Unicode MS"/>
                <w:b/>
                <w:bCs/>
                <w:color w:val="002060"/>
                <w:sz w:val="18"/>
                <w:szCs w:val="18"/>
              </w:rPr>
              <w:t xml:space="preserve"> PROC MEANS DATA</w:t>
            </w:r>
            <w:r w:rsidRPr="005C5EA3">
              <w:rPr>
                <w:rFonts w:ascii="Arial Unicode MS" w:hAnsi="Arial Unicode MS"/>
                <w:color w:val="000000"/>
                <w:sz w:val="18"/>
                <w:szCs w:val="18"/>
              </w:rPr>
              <w:t xml:space="preserve">=pred; </w:t>
            </w:r>
            <w:r w:rsidRPr="005C5EA3">
              <w:rPr>
                <w:rFonts w:ascii="Arial Unicode MS" w:hAnsi="Arial Unicode MS"/>
                <w:b/>
                <w:bCs/>
                <w:color w:val="0070C0"/>
                <w:sz w:val="18"/>
                <w:szCs w:val="18"/>
              </w:rPr>
              <w:t>VAR</w:t>
            </w:r>
            <w:r w:rsidRPr="005C5EA3">
              <w:rPr>
                <w:rFonts w:ascii="Arial Unicode MS" w:hAnsi="Arial Unicode MS"/>
                <w:color w:val="0070C0"/>
                <w:sz w:val="18"/>
                <w:szCs w:val="18"/>
              </w:rPr>
              <w:t xml:space="preserve"> </w:t>
            </w:r>
            <w:r w:rsidRPr="005C5EA3">
              <w:rPr>
                <w:rFonts w:ascii="Arial Unicode MS" w:hAnsi="Arial Unicode MS"/>
                <w:color w:val="000000"/>
                <w:sz w:val="18"/>
                <w:szCs w:val="18"/>
              </w:rPr>
              <w:t xml:space="preserve">_prob_; </w:t>
            </w:r>
            <w:r w:rsidRPr="005C5EA3">
              <w:rPr>
                <w:rFonts w:ascii="Arial Unicode MS" w:hAnsi="Arial Unicode MS"/>
                <w:b/>
                <w:bCs/>
                <w:color w:val="002060"/>
                <w:sz w:val="18"/>
                <w:szCs w:val="18"/>
              </w:rPr>
              <w:t>RUN</w:t>
            </w:r>
            <w:r w:rsidRPr="005C5EA3">
              <w:rPr>
                <w:rFonts w:ascii="Arial Unicode MS" w:hAnsi="Arial Unicode MS"/>
                <w:color w:val="000000"/>
                <w:sz w:val="18"/>
                <w:szCs w:val="18"/>
              </w:rPr>
              <w:t>;</w:t>
            </w:r>
          </w:p>
        </w:tc>
        <w:tc>
          <w:tcPr>
            <w:tcW w:w="1362" w:type="pct"/>
            <w:tcBorders>
              <w:top w:val="nil"/>
              <w:left w:val="nil"/>
              <w:bottom w:val="single" w:sz="8" w:space="0" w:color="BFBFBF"/>
              <w:right w:val="single" w:sz="8" w:space="0" w:color="BFBFBF"/>
            </w:tcBorders>
            <w:shd w:val="clear" w:color="auto" w:fill="F2F2F2" w:themeFill="background1" w:themeFillShade="F2"/>
            <w:vAlign w:val="center"/>
            <w:hideMark/>
          </w:tcPr>
          <w:p w14:paraId="09ADDD3F" w14:textId="77777777" w:rsidR="00157A4E" w:rsidRPr="005C5EA3" w:rsidRDefault="00157A4E" w:rsidP="00A23D18">
            <w:pPr>
              <w:rPr>
                <w:rFonts w:ascii="Arial Unicode MS" w:hAnsi="Arial Unicode MS"/>
                <w:color w:val="000000"/>
                <w:sz w:val="18"/>
                <w:szCs w:val="18"/>
              </w:rPr>
            </w:pPr>
            <w:r w:rsidRPr="005C5EA3">
              <w:rPr>
                <w:rFonts w:ascii="Arial Unicode MS" w:hAnsi="Arial Unicode MS"/>
                <w:color w:val="000000"/>
                <w:sz w:val="18"/>
                <w:szCs w:val="18"/>
              </w:rPr>
              <w:t xml:space="preserve">from </w:t>
            </w:r>
            <w:proofErr w:type="spellStart"/>
            <w:r w:rsidRPr="005C5EA3">
              <w:rPr>
                <w:rFonts w:ascii="Arial Unicode MS" w:hAnsi="Arial Unicode MS"/>
                <w:color w:val="000000"/>
                <w:sz w:val="18"/>
                <w:szCs w:val="18"/>
              </w:rPr>
              <w:t>sklearn.metrics</w:t>
            </w:r>
            <w:proofErr w:type="spellEnd"/>
            <w:r w:rsidRPr="005C5EA3">
              <w:rPr>
                <w:rFonts w:ascii="Arial Unicode MS" w:hAnsi="Arial Unicode MS"/>
                <w:color w:val="000000"/>
                <w:sz w:val="18"/>
                <w:szCs w:val="18"/>
              </w:rPr>
              <w:t xml:space="preserve"> import </w:t>
            </w:r>
            <w:proofErr w:type="spellStart"/>
            <w:r w:rsidRPr="005C5EA3">
              <w:rPr>
                <w:rFonts w:ascii="Arial Unicode MS" w:hAnsi="Arial Unicode MS"/>
                <w:color w:val="000000"/>
                <w:sz w:val="18"/>
                <w:szCs w:val="18"/>
              </w:rPr>
              <w:t>precision_score</w:t>
            </w:r>
            <w:proofErr w:type="spellEnd"/>
            <w:r w:rsidRPr="005C5EA3">
              <w:rPr>
                <w:rFonts w:ascii="Arial Unicode MS" w:hAnsi="Arial Unicode MS"/>
                <w:color w:val="000000"/>
                <w:sz w:val="18"/>
                <w:szCs w:val="18"/>
              </w:rPr>
              <w:t xml:space="preserve">, </w:t>
            </w:r>
            <w:proofErr w:type="spellStart"/>
            <w:r w:rsidRPr="005C5EA3">
              <w:rPr>
                <w:rFonts w:ascii="Arial Unicode MS" w:hAnsi="Arial Unicode MS"/>
                <w:color w:val="000000"/>
                <w:sz w:val="18"/>
                <w:szCs w:val="18"/>
              </w:rPr>
              <w:t>recall_score</w:t>
            </w:r>
            <w:proofErr w:type="spellEnd"/>
            <w:r w:rsidRPr="005C5EA3">
              <w:rPr>
                <w:rFonts w:ascii="Arial Unicode MS" w:hAnsi="Arial Unicode MS"/>
                <w:color w:val="000000"/>
                <w:sz w:val="18"/>
                <w:szCs w:val="18"/>
              </w:rPr>
              <w:t xml:space="preserve">, f1_score precision = </w:t>
            </w:r>
            <w:proofErr w:type="spellStart"/>
            <w:r w:rsidRPr="005C5EA3">
              <w:rPr>
                <w:rFonts w:ascii="Arial Unicode MS" w:hAnsi="Arial Unicode MS"/>
                <w:color w:val="000000"/>
                <w:sz w:val="18"/>
                <w:szCs w:val="18"/>
              </w:rPr>
              <w:t>precision_score</w:t>
            </w:r>
            <w:proofErr w:type="spellEnd"/>
            <w:r w:rsidRPr="005C5EA3">
              <w:rPr>
                <w:rFonts w:ascii="Arial Unicode MS" w:hAnsi="Arial Unicode MS"/>
                <w:color w:val="000000"/>
                <w:sz w:val="18"/>
                <w:szCs w:val="18"/>
              </w:rPr>
              <w:t>(</w:t>
            </w:r>
            <w:proofErr w:type="spellStart"/>
            <w:r w:rsidRPr="005C5EA3">
              <w:rPr>
                <w:rFonts w:ascii="Arial Unicode MS" w:hAnsi="Arial Unicode MS"/>
                <w:color w:val="000000"/>
                <w:sz w:val="18"/>
                <w:szCs w:val="18"/>
              </w:rPr>
              <w:t>y_true</w:t>
            </w:r>
            <w:proofErr w:type="spellEnd"/>
            <w:r w:rsidRPr="005C5EA3">
              <w:rPr>
                <w:rFonts w:ascii="Arial Unicode MS" w:hAnsi="Arial Unicode MS"/>
                <w:color w:val="000000"/>
                <w:sz w:val="18"/>
                <w:szCs w:val="18"/>
              </w:rPr>
              <w:t xml:space="preserve">, </w:t>
            </w:r>
            <w:proofErr w:type="spellStart"/>
            <w:r w:rsidRPr="005C5EA3">
              <w:rPr>
                <w:rFonts w:ascii="Arial Unicode MS" w:hAnsi="Arial Unicode MS"/>
                <w:color w:val="000000"/>
                <w:sz w:val="18"/>
                <w:szCs w:val="18"/>
              </w:rPr>
              <w:t>y_pred</w:t>
            </w:r>
            <w:proofErr w:type="spellEnd"/>
            <w:r w:rsidRPr="005C5EA3">
              <w:rPr>
                <w:rFonts w:ascii="Arial Unicode MS" w:hAnsi="Arial Unicode MS"/>
                <w:color w:val="000000"/>
                <w:sz w:val="18"/>
                <w:szCs w:val="18"/>
              </w:rPr>
              <w:t>)</w:t>
            </w:r>
          </w:p>
        </w:tc>
        <w:tc>
          <w:tcPr>
            <w:tcW w:w="1247" w:type="pct"/>
            <w:tcBorders>
              <w:top w:val="nil"/>
              <w:left w:val="nil"/>
              <w:bottom w:val="single" w:sz="8" w:space="0" w:color="BFBFBF"/>
              <w:right w:val="single" w:sz="8" w:space="0" w:color="BFBFBF"/>
            </w:tcBorders>
            <w:shd w:val="clear" w:color="auto" w:fill="F2F2F2" w:themeFill="background1" w:themeFillShade="F2"/>
            <w:vAlign w:val="center"/>
            <w:hideMark/>
          </w:tcPr>
          <w:p w14:paraId="6E0D79F3" w14:textId="77777777" w:rsidR="00157A4E" w:rsidRPr="005C5EA3" w:rsidRDefault="00157A4E" w:rsidP="00A23D18">
            <w:pPr>
              <w:rPr>
                <w:rFonts w:ascii="Arial Unicode MS" w:hAnsi="Arial Unicode MS"/>
                <w:color w:val="000000"/>
                <w:sz w:val="18"/>
                <w:szCs w:val="18"/>
              </w:rPr>
            </w:pPr>
            <w:r w:rsidRPr="005C5EA3">
              <w:rPr>
                <w:rFonts w:ascii="Arial Unicode MS" w:hAnsi="Arial Unicode MS"/>
                <w:color w:val="000000"/>
                <w:sz w:val="18"/>
                <w:szCs w:val="18"/>
              </w:rPr>
              <w:t>precision &lt;- sum(</w:t>
            </w:r>
            <w:proofErr w:type="spellStart"/>
            <w:r w:rsidRPr="005C5EA3">
              <w:rPr>
                <w:rFonts w:ascii="Arial Unicode MS" w:hAnsi="Arial Unicode MS"/>
                <w:color w:val="000000"/>
                <w:sz w:val="18"/>
                <w:szCs w:val="18"/>
              </w:rPr>
              <w:t>true_positive</w:t>
            </w:r>
            <w:proofErr w:type="spellEnd"/>
            <w:r w:rsidRPr="005C5EA3">
              <w:rPr>
                <w:rFonts w:ascii="Arial Unicode MS" w:hAnsi="Arial Unicode MS"/>
                <w:color w:val="000000"/>
                <w:sz w:val="18"/>
                <w:szCs w:val="18"/>
              </w:rPr>
              <w:t>) / (sum(</w:t>
            </w:r>
            <w:proofErr w:type="spellStart"/>
            <w:r w:rsidRPr="005C5EA3">
              <w:rPr>
                <w:rFonts w:ascii="Arial Unicode MS" w:hAnsi="Arial Unicode MS"/>
                <w:color w:val="000000"/>
                <w:sz w:val="18"/>
                <w:szCs w:val="18"/>
              </w:rPr>
              <w:t>true_positive</w:t>
            </w:r>
            <w:proofErr w:type="spellEnd"/>
            <w:r w:rsidRPr="005C5EA3">
              <w:rPr>
                <w:rFonts w:ascii="Arial Unicode MS" w:hAnsi="Arial Unicode MS"/>
                <w:color w:val="000000"/>
                <w:sz w:val="18"/>
                <w:szCs w:val="18"/>
              </w:rPr>
              <w:t>) + sum(</w:t>
            </w:r>
            <w:proofErr w:type="spellStart"/>
            <w:r w:rsidRPr="005C5EA3">
              <w:rPr>
                <w:rFonts w:ascii="Arial Unicode MS" w:hAnsi="Arial Unicode MS"/>
                <w:color w:val="000000"/>
                <w:sz w:val="18"/>
                <w:szCs w:val="18"/>
              </w:rPr>
              <w:t>false_positive</w:t>
            </w:r>
            <w:proofErr w:type="spellEnd"/>
            <w:r w:rsidRPr="005C5EA3">
              <w:rPr>
                <w:rFonts w:ascii="Arial Unicode MS" w:hAnsi="Arial Unicode MS"/>
                <w:color w:val="000000"/>
                <w:sz w:val="18"/>
                <w:szCs w:val="18"/>
              </w:rPr>
              <w:t>))</w:t>
            </w:r>
            <w:r w:rsidRPr="005C5EA3">
              <w:rPr>
                <w:rFonts w:ascii="Aptos Narrow" w:hAnsi="Aptos Narrow"/>
                <w:color w:val="000000"/>
                <w:sz w:val="18"/>
                <w:szCs w:val="18"/>
              </w:rPr>
              <w:t xml:space="preserve"> </w:t>
            </w:r>
            <w:r w:rsidRPr="005C5EA3">
              <w:rPr>
                <w:rFonts w:ascii="Arial Unicode MS" w:hAnsi="Arial Unicode MS"/>
                <w:color w:val="000000"/>
                <w:sz w:val="18"/>
                <w:szCs w:val="18"/>
              </w:rPr>
              <w:t>recall &lt;- sum(</w:t>
            </w:r>
            <w:proofErr w:type="spellStart"/>
            <w:r w:rsidRPr="005C5EA3">
              <w:rPr>
                <w:rFonts w:ascii="Arial Unicode MS" w:hAnsi="Arial Unicode MS"/>
                <w:color w:val="000000"/>
                <w:sz w:val="18"/>
                <w:szCs w:val="18"/>
              </w:rPr>
              <w:t>true_positive</w:t>
            </w:r>
            <w:proofErr w:type="spellEnd"/>
            <w:r w:rsidRPr="005C5EA3">
              <w:rPr>
                <w:rFonts w:ascii="Arial Unicode MS" w:hAnsi="Arial Unicode MS"/>
                <w:color w:val="000000"/>
                <w:sz w:val="18"/>
                <w:szCs w:val="18"/>
              </w:rPr>
              <w:t>) / (sum(</w:t>
            </w:r>
            <w:proofErr w:type="spellStart"/>
            <w:r w:rsidRPr="005C5EA3">
              <w:rPr>
                <w:rFonts w:ascii="Arial Unicode MS" w:hAnsi="Arial Unicode MS"/>
                <w:color w:val="000000"/>
                <w:sz w:val="18"/>
                <w:szCs w:val="18"/>
              </w:rPr>
              <w:t>true_positive</w:t>
            </w:r>
            <w:proofErr w:type="spellEnd"/>
            <w:r w:rsidRPr="005C5EA3">
              <w:rPr>
                <w:rFonts w:ascii="Arial Unicode MS" w:hAnsi="Arial Unicode MS"/>
                <w:color w:val="000000"/>
                <w:sz w:val="18"/>
                <w:szCs w:val="18"/>
              </w:rPr>
              <w:t>) + sum(</w:t>
            </w:r>
            <w:proofErr w:type="spellStart"/>
            <w:r w:rsidRPr="005C5EA3">
              <w:rPr>
                <w:rFonts w:ascii="Arial Unicode MS" w:hAnsi="Arial Unicode MS"/>
                <w:color w:val="000000"/>
                <w:sz w:val="18"/>
                <w:szCs w:val="18"/>
              </w:rPr>
              <w:t>false_negative</w:t>
            </w:r>
            <w:proofErr w:type="spellEnd"/>
            <w:r w:rsidRPr="005C5EA3">
              <w:rPr>
                <w:rFonts w:ascii="Arial Unicode MS" w:hAnsi="Arial Unicode MS"/>
                <w:color w:val="000000"/>
                <w:sz w:val="18"/>
                <w:szCs w:val="18"/>
              </w:rPr>
              <w:t>))</w:t>
            </w:r>
            <w:r w:rsidRPr="005C5EA3">
              <w:rPr>
                <w:rFonts w:ascii="Aptos Narrow" w:hAnsi="Aptos Narrow"/>
                <w:color w:val="000000"/>
                <w:sz w:val="18"/>
                <w:szCs w:val="18"/>
              </w:rPr>
              <w:t xml:space="preserve"> </w:t>
            </w:r>
            <w:r w:rsidRPr="005C5EA3">
              <w:rPr>
                <w:rFonts w:ascii="Arial Unicode MS" w:hAnsi="Arial Unicode MS"/>
                <w:color w:val="000000"/>
                <w:sz w:val="18"/>
                <w:szCs w:val="18"/>
              </w:rPr>
              <w:t>F1 &lt;- 2 * (precision * recall) / (precision + recall)</w:t>
            </w:r>
          </w:p>
        </w:tc>
      </w:tr>
      <w:tr w:rsidR="00157A4E" w:rsidRPr="005C5EA3" w14:paraId="70BBE2CB" w14:textId="77777777" w:rsidTr="00A23D18">
        <w:trPr>
          <w:trHeight w:val="1035"/>
        </w:trPr>
        <w:tc>
          <w:tcPr>
            <w:tcW w:w="866" w:type="pct"/>
            <w:tcBorders>
              <w:top w:val="nil"/>
              <w:left w:val="single" w:sz="8" w:space="0" w:color="BFBFBF"/>
              <w:bottom w:val="single" w:sz="8" w:space="0" w:color="BFBFBF"/>
              <w:right w:val="single" w:sz="8" w:space="0" w:color="BFBFBF"/>
            </w:tcBorders>
            <w:shd w:val="clear" w:color="auto" w:fill="auto"/>
            <w:vAlign w:val="center"/>
            <w:hideMark/>
          </w:tcPr>
          <w:p w14:paraId="6FB591AC" w14:textId="77777777" w:rsidR="00157A4E" w:rsidRPr="005C5EA3" w:rsidRDefault="00157A4E" w:rsidP="00A23D18">
            <w:pPr>
              <w:rPr>
                <w:rFonts w:ascii="Aptos Narrow" w:hAnsi="Aptos Narrow"/>
                <w:b/>
                <w:bCs/>
                <w:color w:val="000000"/>
                <w:sz w:val="18"/>
                <w:szCs w:val="18"/>
              </w:rPr>
            </w:pPr>
            <w:r w:rsidRPr="005C5EA3">
              <w:rPr>
                <w:rFonts w:ascii="Aptos Narrow" w:hAnsi="Aptos Narrow"/>
                <w:b/>
                <w:bCs/>
                <w:color w:val="000000"/>
                <w:sz w:val="18"/>
                <w:szCs w:val="18"/>
              </w:rPr>
              <w:t>RMSE, MAE, MSE</w:t>
            </w:r>
          </w:p>
        </w:tc>
        <w:tc>
          <w:tcPr>
            <w:tcW w:w="1525" w:type="pct"/>
            <w:tcBorders>
              <w:top w:val="nil"/>
              <w:left w:val="nil"/>
              <w:bottom w:val="single" w:sz="8" w:space="0" w:color="BFBFBF"/>
              <w:right w:val="single" w:sz="8" w:space="0" w:color="BFBFBF"/>
            </w:tcBorders>
            <w:shd w:val="clear" w:color="auto" w:fill="auto"/>
            <w:vAlign w:val="center"/>
            <w:hideMark/>
          </w:tcPr>
          <w:p w14:paraId="23A2683A" w14:textId="77777777" w:rsidR="00157A4E" w:rsidRPr="005C5EA3" w:rsidRDefault="00157A4E" w:rsidP="00A23D18">
            <w:pPr>
              <w:rPr>
                <w:rFonts w:ascii="Arial Unicode MS" w:hAnsi="Arial Unicode MS"/>
                <w:color w:val="000000"/>
                <w:sz w:val="18"/>
                <w:szCs w:val="18"/>
              </w:rPr>
            </w:pPr>
            <w:r w:rsidRPr="005C5EA3">
              <w:rPr>
                <w:rFonts w:ascii="Arial Unicode MS" w:hAnsi="Arial Unicode MS"/>
                <w:b/>
                <w:bCs/>
                <w:color w:val="002060"/>
                <w:sz w:val="18"/>
                <w:szCs w:val="18"/>
              </w:rPr>
              <w:t>PROC MEANS</w:t>
            </w:r>
            <w:r w:rsidRPr="005C5EA3">
              <w:rPr>
                <w:rFonts w:ascii="Arial Unicode MS" w:hAnsi="Arial Unicode MS"/>
                <w:color w:val="002060"/>
                <w:sz w:val="18"/>
                <w:szCs w:val="18"/>
              </w:rPr>
              <w:t xml:space="preserve"> </w:t>
            </w:r>
            <w:r w:rsidRPr="005C5EA3">
              <w:rPr>
                <w:rFonts w:ascii="Arial Unicode MS" w:hAnsi="Arial Unicode MS"/>
                <w:b/>
                <w:bCs/>
                <w:color w:val="0070C0"/>
                <w:sz w:val="18"/>
                <w:szCs w:val="18"/>
              </w:rPr>
              <w:t>DATA</w:t>
            </w:r>
            <w:r w:rsidRPr="005C5EA3">
              <w:rPr>
                <w:rFonts w:ascii="Arial Unicode MS" w:hAnsi="Arial Unicode MS"/>
                <w:color w:val="000000"/>
                <w:sz w:val="18"/>
                <w:szCs w:val="18"/>
              </w:rPr>
              <w:t>=</w:t>
            </w:r>
            <w:proofErr w:type="spellStart"/>
            <w:r w:rsidRPr="005C5EA3">
              <w:rPr>
                <w:rFonts w:ascii="Arial Unicode MS" w:hAnsi="Arial Unicode MS"/>
                <w:color w:val="000000"/>
                <w:sz w:val="18"/>
                <w:szCs w:val="18"/>
              </w:rPr>
              <w:t>mydata</w:t>
            </w:r>
            <w:proofErr w:type="spellEnd"/>
            <w:r w:rsidRPr="005C5EA3">
              <w:rPr>
                <w:rFonts w:ascii="Arial Unicode MS" w:hAnsi="Arial Unicode MS"/>
                <w:color w:val="000000"/>
                <w:sz w:val="18"/>
                <w:szCs w:val="18"/>
              </w:rPr>
              <w:t xml:space="preserve"> </w:t>
            </w:r>
            <w:r w:rsidRPr="005C5EA3">
              <w:rPr>
                <w:rFonts w:ascii="Arial Unicode MS" w:hAnsi="Arial Unicode MS"/>
                <w:b/>
                <w:bCs/>
                <w:color w:val="0070C0"/>
                <w:sz w:val="18"/>
                <w:szCs w:val="18"/>
              </w:rPr>
              <w:t>NMISS MIN MAX MEAN STD VAR</w:t>
            </w:r>
            <w:r w:rsidRPr="005C5EA3">
              <w:rPr>
                <w:rFonts w:ascii="Arial Unicode MS" w:hAnsi="Arial Unicode MS"/>
                <w:sz w:val="18"/>
                <w:szCs w:val="18"/>
              </w:rPr>
              <w:t>;</w:t>
            </w:r>
            <w:r w:rsidRPr="005C5EA3">
              <w:rPr>
                <w:rFonts w:ascii="Arial Unicode MS" w:hAnsi="Arial Unicode MS"/>
                <w:b/>
                <w:bCs/>
                <w:color w:val="0070C0"/>
                <w:sz w:val="18"/>
                <w:szCs w:val="18"/>
              </w:rPr>
              <w:t xml:space="preserve"> VAR</w:t>
            </w:r>
            <w:r w:rsidRPr="005C5EA3">
              <w:rPr>
                <w:rFonts w:ascii="Arial Unicode MS" w:hAnsi="Arial Unicode MS"/>
                <w:color w:val="0070C0"/>
                <w:sz w:val="18"/>
                <w:szCs w:val="18"/>
              </w:rPr>
              <w:t xml:space="preserve"> </w:t>
            </w:r>
            <w:r w:rsidRPr="005C5EA3">
              <w:rPr>
                <w:rFonts w:ascii="Arial Unicode MS" w:hAnsi="Arial Unicode MS"/>
                <w:color w:val="000000"/>
                <w:sz w:val="18"/>
                <w:szCs w:val="18"/>
              </w:rPr>
              <w:t xml:space="preserve">target; </w:t>
            </w:r>
            <w:r w:rsidRPr="005C5EA3">
              <w:rPr>
                <w:rFonts w:ascii="Arial Unicode MS" w:hAnsi="Arial Unicode MS"/>
                <w:b/>
                <w:bCs/>
                <w:color w:val="002060"/>
                <w:sz w:val="18"/>
                <w:szCs w:val="18"/>
              </w:rPr>
              <w:t>RUN</w:t>
            </w:r>
            <w:r w:rsidRPr="005C5EA3">
              <w:rPr>
                <w:rFonts w:ascii="Arial Unicode MS" w:hAnsi="Arial Unicode MS"/>
                <w:color w:val="000000"/>
                <w:sz w:val="18"/>
                <w:szCs w:val="18"/>
              </w:rPr>
              <w:t>;</w:t>
            </w:r>
          </w:p>
        </w:tc>
        <w:tc>
          <w:tcPr>
            <w:tcW w:w="1362" w:type="pct"/>
            <w:tcBorders>
              <w:top w:val="nil"/>
              <w:left w:val="nil"/>
              <w:bottom w:val="single" w:sz="8" w:space="0" w:color="BFBFBF"/>
              <w:right w:val="single" w:sz="8" w:space="0" w:color="BFBFBF"/>
            </w:tcBorders>
            <w:shd w:val="clear" w:color="auto" w:fill="auto"/>
            <w:vAlign w:val="center"/>
            <w:hideMark/>
          </w:tcPr>
          <w:p w14:paraId="28852C8C" w14:textId="77777777" w:rsidR="00157A4E" w:rsidRPr="005C5EA3" w:rsidRDefault="00157A4E" w:rsidP="00A23D18">
            <w:pPr>
              <w:rPr>
                <w:rFonts w:ascii="Arial Unicode MS" w:hAnsi="Arial Unicode MS"/>
                <w:color w:val="000000"/>
                <w:sz w:val="18"/>
                <w:szCs w:val="18"/>
              </w:rPr>
            </w:pPr>
            <w:r w:rsidRPr="005C5EA3">
              <w:rPr>
                <w:rFonts w:ascii="Arial Unicode MS" w:hAnsi="Arial Unicode MS"/>
                <w:color w:val="000000"/>
                <w:sz w:val="18"/>
                <w:szCs w:val="18"/>
              </w:rPr>
              <w:t xml:space="preserve">from </w:t>
            </w:r>
            <w:proofErr w:type="spellStart"/>
            <w:r w:rsidRPr="005C5EA3">
              <w:rPr>
                <w:rFonts w:ascii="Arial Unicode MS" w:hAnsi="Arial Unicode MS"/>
                <w:color w:val="000000"/>
                <w:sz w:val="18"/>
                <w:szCs w:val="18"/>
              </w:rPr>
              <w:t>sklearn.metrics</w:t>
            </w:r>
            <w:proofErr w:type="spellEnd"/>
            <w:r w:rsidRPr="005C5EA3">
              <w:rPr>
                <w:rFonts w:ascii="Arial Unicode MS" w:hAnsi="Arial Unicode MS"/>
                <w:color w:val="000000"/>
                <w:sz w:val="18"/>
                <w:szCs w:val="18"/>
              </w:rPr>
              <w:t xml:space="preserve"> import </w:t>
            </w:r>
            <w:proofErr w:type="spellStart"/>
            <w:r w:rsidRPr="005C5EA3">
              <w:rPr>
                <w:rFonts w:ascii="Arial Unicode MS" w:hAnsi="Arial Unicode MS"/>
                <w:color w:val="000000"/>
                <w:sz w:val="18"/>
                <w:szCs w:val="18"/>
              </w:rPr>
              <w:t>mean_squared_error</w:t>
            </w:r>
            <w:proofErr w:type="spellEnd"/>
            <w:r w:rsidRPr="005C5EA3">
              <w:rPr>
                <w:rFonts w:ascii="Arial Unicode MS" w:hAnsi="Arial Unicode MS"/>
                <w:color w:val="000000"/>
                <w:sz w:val="18"/>
                <w:szCs w:val="18"/>
              </w:rPr>
              <w:t xml:space="preserve">, </w:t>
            </w:r>
            <w:proofErr w:type="spellStart"/>
            <w:r w:rsidRPr="005C5EA3">
              <w:rPr>
                <w:rFonts w:ascii="Arial Unicode MS" w:hAnsi="Arial Unicode MS"/>
                <w:color w:val="000000"/>
                <w:sz w:val="18"/>
                <w:szCs w:val="18"/>
              </w:rPr>
              <w:t>mean_absolute_error</w:t>
            </w:r>
            <w:proofErr w:type="spellEnd"/>
            <w:r w:rsidRPr="005C5EA3">
              <w:rPr>
                <w:rFonts w:ascii="Arial Unicode MS" w:hAnsi="Arial Unicode MS"/>
                <w:color w:val="000000"/>
                <w:sz w:val="18"/>
                <w:szCs w:val="18"/>
              </w:rPr>
              <w:t xml:space="preserve"> </w:t>
            </w:r>
            <w:proofErr w:type="spellStart"/>
            <w:r w:rsidRPr="005C5EA3">
              <w:rPr>
                <w:rFonts w:ascii="Arial Unicode MS" w:hAnsi="Arial Unicode MS"/>
                <w:color w:val="000000"/>
                <w:sz w:val="18"/>
                <w:szCs w:val="18"/>
              </w:rPr>
              <w:t>mse</w:t>
            </w:r>
            <w:proofErr w:type="spellEnd"/>
            <w:r w:rsidRPr="005C5EA3">
              <w:rPr>
                <w:rFonts w:ascii="Arial Unicode MS" w:hAnsi="Arial Unicode MS"/>
                <w:color w:val="000000"/>
                <w:sz w:val="18"/>
                <w:szCs w:val="18"/>
              </w:rPr>
              <w:t xml:space="preserve"> = </w:t>
            </w:r>
            <w:proofErr w:type="spellStart"/>
            <w:r w:rsidRPr="005C5EA3">
              <w:rPr>
                <w:rFonts w:ascii="Arial Unicode MS" w:hAnsi="Arial Unicode MS"/>
                <w:color w:val="000000"/>
                <w:sz w:val="18"/>
                <w:szCs w:val="18"/>
              </w:rPr>
              <w:t>mean_squared_error</w:t>
            </w:r>
            <w:proofErr w:type="spellEnd"/>
            <w:r w:rsidRPr="005C5EA3">
              <w:rPr>
                <w:rFonts w:ascii="Arial Unicode MS" w:hAnsi="Arial Unicode MS"/>
                <w:color w:val="000000"/>
                <w:sz w:val="18"/>
                <w:szCs w:val="18"/>
              </w:rPr>
              <w:t>(</w:t>
            </w:r>
            <w:proofErr w:type="spellStart"/>
            <w:r w:rsidRPr="005C5EA3">
              <w:rPr>
                <w:rFonts w:ascii="Arial Unicode MS" w:hAnsi="Arial Unicode MS"/>
                <w:color w:val="000000"/>
                <w:sz w:val="18"/>
                <w:szCs w:val="18"/>
              </w:rPr>
              <w:t>y_true</w:t>
            </w:r>
            <w:proofErr w:type="spellEnd"/>
            <w:r w:rsidRPr="005C5EA3">
              <w:rPr>
                <w:rFonts w:ascii="Arial Unicode MS" w:hAnsi="Arial Unicode MS"/>
                <w:color w:val="000000"/>
                <w:sz w:val="18"/>
                <w:szCs w:val="18"/>
              </w:rPr>
              <w:t xml:space="preserve">, </w:t>
            </w:r>
            <w:proofErr w:type="spellStart"/>
            <w:r w:rsidRPr="005C5EA3">
              <w:rPr>
                <w:rFonts w:ascii="Arial Unicode MS" w:hAnsi="Arial Unicode MS"/>
                <w:color w:val="000000"/>
                <w:sz w:val="18"/>
                <w:szCs w:val="18"/>
              </w:rPr>
              <w:t>y_pred</w:t>
            </w:r>
            <w:proofErr w:type="spellEnd"/>
            <w:r w:rsidRPr="005C5EA3">
              <w:rPr>
                <w:rFonts w:ascii="Arial Unicode MS" w:hAnsi="Arial Unicode MS"/>
                <w:color w:val="000000"/>
                <w:sz w:val="18"/>
                <w:szCs w:val="18"/>
              </w:rPr>
              <w:t>)</w:t>
            </w:r>
          </w:p>
        </w:tc>
        <w:tc>
          <w:tcPr>
            <w:tcW w:w="1247" w:type="pct"/>
            <w:tcBorders>
              <w:top w:val="nil"/>
              <w:left w:val="nil"/>
              <w:bottom w:val="single" w:sz="8" w:space="0" w:color="BFBFBF"/>
              <w:right w:val="single" w:sz="8" w:space="0" w:color="BFBFBF"/>
            </w:tcBorders>
            <w:shd w:val="clear" w:color="auto" w:fill="auto"/>
            <w:vAlign w:val="center"/>
            <w:hideMark/>
          </w:tcPr>
          <w:p w14:paraId="180AC889" w14:textId="77777777" w:rsidR="00157A4E" w:rsidRPr="005C5EA3" w:rsidRDefault="00157A4E" w:rsidP="00A23D18">
            <w:pPr>
              <w:rPr>
                <w:rFonts w:ascii="Arial Unicode MS" w:hAnsi="Arial Unicode MS"/>
                <w:color w:val="000000"/>
                <w:sz w:val="18"/>
                <w:szCs w:val="18"/>
              </w:rPr>
            </w:pPr>
            <w:proofErr w:type="spellStart"/>
            <w:r w:rsidRPr="005C5EA3">
              <w:rPr>
                <w:rFonts w:ascii="Arial Unicode MS" w:hAnsi="Arial Unicode MS"/>
                <w:color w:val="000000"/>
                <w:sz w:val="18"/>
                <w:szCs w:val="18"/>
              </w:rPr>
              <w:t>rmse</w:t>
            </w:r>
            <w:proofErr w:type="spellEnd"/>
            <w:r w:rsidRPr="005C5EA3">
              <w:rPr>
                <w:rFonts w:ascii="Arial Unicode MS" w:hAnsi="Arial Unicode MS"/>
                <w:color w:val="000000"/>
                <w:sz w:val="18"/>
                <w:szCs w:val="18"/>
              </w:rPr>
              <w:t xml:space="preserve"> &lt;- sqrt(mean((</w:t>
            </w:r>
            <w:proofErr w:type="spellStart"/>
            <w:r w:rsidRPr="005C5EA3">
              <w:rPr>
                <w:rFonts w:ascii="Arial Unicode MS" w:hAnsi="Arial Unicode MS"/>
                <w:color w:val="000000"/>
                <w:sz w:val="18"/>
                <w:szCs w:val="18"/>
              </w:rPr>
              <w:t>mydata$target</w:t>
            </w:r>
            <w:proofErr w:type="spellEnd"/>
            <w:r w:rsidRPr="005C5EA3">
              <w:rPr>
                <w:rFonts w:ascii="Arial Unicode MS" w:hAnsi="Arial Unicode MS"/>
                <w:color w:val="000000"/>
                <w:sz w:val="18"/>
                <w:szCs w:val="18"/>
              </w:rPr>
              <w:t xml:space="preserve"> - predict(model, </w:t>
            </w:r>
            <w:proofErr w:type="spellStart"/>
            <w:r w:rsidRPr="005C5EA3">
              <w:rPr>
                <w:rFonts w:ascii="Arial Unicode MS" w:hAnsi="Arial Unicode MS"/>
                <w:color w:val="000000"/>
                <w:sz w:val="18"/>
                <w:szCs w:val="18"/>
              </w:rPr>
              <w:t>mydata</w:t>
            </w:r>
            <w:proofErr w:type="spellEnd"/>
            <w:r w:rsidRPr="005C5EA3">
              <w:rPr>
                <w:rFonts w:ascii="Arial Unicode MS" w:hAnsi="Arial Unicode MS"/>
                <w:color w:val="000000"/>
                <w:sz w:val="18"/>
                <w:szCs w:val="18"/>
              </w:rPr>
              <w:t>))^2))</w:t>
            </w:r>
          </w:p>
        </w:tc>
      </w:tr>
      <w:tr w:rsidR="00157A4E" w:rsidRPr="005C5EA3" w14:paraId="65E272C8" w14:textId="77777777" w:rsidTr="00A23D18">
        <w:trPr>
          <w:trHeight w:val="1290"/>
        </w:trPr>
        <w:tc>
          <w:tcPr>
            <w:tcW w:w="866" w:type="pct"/>
            <w:tcBorders>
              <w:top w:val="nil"/>
              <w:left w:val="single" w:sz="8" w:space="0" w:color="BFBFBF"/>
              <w:bottom w:val="single" w:sz="8" w:space="0" w:color="BFBFBF"/>
              <w:right w:val="single" w:sz="8" w:space="0" w:color="BFBFBF"/>
            </w:tcBorders>
            <w:shd w:val="clear" w:color="auto" w:fill="F2F2F2" w:themeFill="background1" w:themeFillShade="F2"/>
            <w:vAlign w:val="center"/>
            <w:hideMark/>
          </w:tcPr>
          <w:p w14:paraId="72F87A55" w14:textId="77777777" w:rsidR="00157A4E" w:rsidRPr="005C5EA3" w:rsidRDefault="00157A4E" w:rsidP="00A23D18">
            <w:pPr>
              <w:rPr>
                <w:rFonts w:ascii="Aptos Narrow" w:hAnsi="Aptos Narrow"/>
                <w:b/>
                <w:bCs/>
                <w:color w:val="000000"/>
                <w:sz w:val="18"/>
                <w:szCs w:val="18"/>
              </w:rPr>
            </w:pPr>
            <w:r w:rsidRPr="005C5EA3">
              <w:rPr>
                <w:rFonts w:ascii="Aptos Narrow" w:hAnsi="Aptos Narrow"/>
                <w:b/>
                <w:bCs/>
                <w:color w:val="000000"/>
                <w:sz w:val="18"/>
                <w:szCs w:val="18"/>
              </w:rPr>
              <w:lastRenderedPageBreak/>
              <w:t>Lift Table</w:t>
            </w:r>
          </w:p>
        </w:tc>
        <w:tc>
          <w:tcPr>
            <w:tcW w:w="1525" w:type="pct"/>
            <w:tcBorders>
              <w:top w:val="nil"/>
              <w:left w:val="nil"/>
              <w:bottom w:val="single" w:sz="8" w:space="0" w:color="BFBFBF"/>
              <w:right w:val="single" w:sz="8" w:space="0" w:color="BFBFBF"/>
            </w:tcBorders>
            <w:shd w:val="clear" w:color="auto" w:fill="F2F2F2" w:themeFill="background1" w:themeFillShade="F2"/>
            <w:vAlign w:val="center"/>
            <w:hideMark/>
          </w:tcPr>
          <w:p w14:paraId="417A00FF" w14:textId="77777777" w:rsidR="00157A4E" w:rsidRPr="005C5EA3" w:rsidRDefault="00157A4E" w:rsidP="00A23D18">
            <w:pPr>
              <w:rPr>
                <w:rFonts w:ascii="Arial Unicode MS" w:hAnsi="Arial Unicode MS"/>
                <w:color w:val="000000"/>
                <w:sz w:val="18"/>
                <w:szCs w:val="18"/>
              </w:rPr>
            </w:pPr>
            <w:r w:rsidRPr="005C5EA3">
              <w:rPr>
                <w:rFonts w:ascii="Arial Unicode MS" w:hAnsi="Arial Unicode MS"/>
                <w:b/>
                <w:bCs/>
                <w:color w:val="002060"/>
                <w:sz w:val="18"/>
                <w:szCs w:val="18"/>
              </w:rPr>
              <w:t>PROC RANK</w:t>
            </w:r>
            <w:r w:rsidRPr="005C5EA3">
              <w:rPr>
                <w:rFonts w:ascii="Arial Unicode MS" w:hAnsi="Arial Unicode MS"/>
                <w:color w:val="002060"/>
                <w:sz w:val="18"/>
                <w:szCs w:val="18"/>
              </w:rPr>
              <w:t xml:space="preserve"> </w:t>
            </w:r>
            <w:r w:rsidRPr="005C5EA3">
              <w:rPr>
                <w:rFonts w:ascii="Arial Unicode MS" w:hAnsi="Arial Unicode MS"/>
                <w:b/>
                <w:bCs/>
                <w:color w:val="0070C0"/>
                <w:sz w:val="18"/>
                <w:szCs w:val="18"/>
              </w:rPr>
              <w:t>DATA</w:t>
            </w:r>
            <w:r w:rsidRPr="005C5EA3">
              <w:rPr>
                <w:rFonts w:ascii="Arial Unicode MS" w:hAnsi="Arial Unicode MS"/>
                <w:color w:val="000000"/>
                <w:sz w:val="18"/>
                <w:szCs w:val="18"/>
              </w:rPr>
              <w:t>=</w:t>
            </w:r>
            <w:proofErr w:type="spellStart"/>
            <w:r w:rsidRPr="005C5EA3">
              <w:rPr>
                <w:rFonts w:ascii="Arial Unicode MS" w:hAnsi="Arial Unicode MS"/>
                <w:color w:val="000000"/>
                <w:sz w:val="18"/>
                <w:szCs w:val="18"/>
              </w:rPr>
              <w:t>mydata</w:t>
            </w:r>
            <w:proofErr w:type="spellEnd"/>
            <w:r w:rsidRPr="005C5EA3">
              <w:rPr>
                <w:rFonts w:ascii="Arial Unicode MS" w:hAnsi="Arial Unicode MS"/>
                <w:color w:val="000000"/>
                <w:sz w:val="18"/>
                <w:szCs w:val="18"/>
              </w:rPr>
              <w:t xml:space="preserve"> </w:t>
            </w:r>
            <w:r w:rsidRPr="005C5EA3">
              <w:rPr>
                <w:rFonts w:ascii="Arial Unicode MS" w:hAnsi="Arial Unicode MS"/>
                <w:b/>
                <w:bCs/>
                <w:color w:val="0070C0"/>
                <w:sz w:val="18"/>
                <w:szCs w:val="18"/>
              </w:rPr>
              <w:t>OUT</w:t>
            </w:r>
            <w:r w:rsidRPr="005C5EA3">
              <w:rPr>
                <w:rFonts w:ascii="Arial Unicode MS" w:hAnsi="Arial Unicode MS"/>
                <w:color w:val="000000"/>
                <w:sz w:val="18"/>
                <w:szCs w:val="18"/>
              </w:rPr>
              <w:t xml:space="preserve">=ranks </w:t>
            </w:r>
            <w:r w:rsidRPr="005C5EA3">
              <w:rPr>
                <w:rFonts w:ascii="Arial Unicode MS" w:hAnsi="Arial Unicode MS"/>
                <w:b/>
                <w:bCs/>
                <w:color w:val="0070C0"/>
                <w:sz w:val="18"/>
                <w:szCs w:val="18"/>
              </w:rPr>
              <w:t>GROUPS</w:t>
            </w:r>
            <w:r w:rsidRPr="005C5EA3">
              <w:rPr>
                <w:rFonts w:ascii="Arial Unicode MS" w:hAnsi="Arial Unicode MS"/>
                <w:color w:val="000000"/>
                <w:sz w:val="18"/>
                <w:szCs w:val="18"/>
              </w:rPr>
              <w:t xml:space="preserve">=10; </w:t>
            </w:r>
            <w:r w:rsidRPr="005C5EA3">
              <w:rPr>
                <w:rFonts w:ascii="Arial Unicode MS" w:hAnsi="Arial Unicode MS"/>
                <w:b/>
                <w:bCs/>
                <w:color w:val="0070C0"/>
                <w:sz w:val="18"/>
                <w:szCs w:val="18"/>
              </w:rPr>
              <w:t>VAR</w:t>
            </w:r>
            <w:r w:rsidRPr="005C5EA3">
              <w:rPr>
                <w:rFonts w:ascii="Arial Unicode MS" w:hAnsi="Arial Unicode MS"/>
                <w:color w:val="0070C0"/>
                <w:sz w:val="18"/>
                <w:szCs w:val="18"/>
              </w:rPr>
              <w:t xml:space="preserve"> </w:t>
            </w:r>
            <w:r w:rsidRPr="005C5EA3">
              <w:rPr>
                <w:rFonts w:ascii="Arial Unicode MS" w:hAnsi="Arial Unicode MS"/>
                <w:color w:val="000000"/>
                <w:sz w:val="18"/>
                <w:szCs w:val="18"/>
              </w:rPr>
              <w:t xml:space="preserve">score; </w:t>
            </w:r>
            <w:r w:rsidRPr="005C5EA3">
              <w:rPr>
                <w:rFonts w:ascii="Arial Unicode MS" w:hAnsi="Arial Unicode MS"/>
                <w:b/>
                <w:bCs/>
                <w:color w:val="0070C0"/>
                <w:sz w:val="18"/>
                <w:szCs w:val="18"/>
              </w:rPr>
              <w:t>RANKS</w:t>
            </w:r>
            <w:r w:rsidRPr="005C5EA3">
              <w:rPr>
                <w:rFonts w:ascii="Arial Unicode MS" w:hAnsi="Arial Unicode MS"/>
                <w:color w:val="0070C0"/>
                <w:sz w:val="18"/>
                <w:szCs w:val="18"/>
              </w:rPr>
              <w:t xml:space="preserve"> </w:t>
            </w:r>
            <w:r w:rsidRPr="005C5EA3">
              <w:rPr>
                <w:rFonts w:ascii="Arial Unicode MS" w:hAnsi="Arial Unicode MS"/>
                <w:color w:val="000000"/>
                <w:sz w:val="18"/>
                <w:szCs w:val="18"/>
              </w:rPr>
              <w:t xml:space="preserve">rank; </w:t>
            </w:r>
            <w:r w:rsidRPr="005C5EA3">
              <w:rPr>
                <w:rFonts w:ascii="Arial Unicode MS" w:hAnsi="Arial Unicode MS"/>
                <w:b/>
                <w:bCs/>
                <w:color w:val="002060"/>
                <w:sz w:val="18"/>
                <w:szCs w:val="18"/>
              </w:rPr>
              <w:t>RUN</w:t>
            </w:r>
            <w:r w:rsidRPr="005C5EA3">
              <w:rPr>
                <w:rFonts w:ascii="Arial Unicode MS" w:hAnsi="Arial Unicode MS"/>
                <w:sz w:val="18"/>
                <w:szCs w:val="18"/>
              </w:rPr>
              <w:t>;</w:t>
            </w:r>
            <w:r w:rsidRPr="005C5EA3">
              <w:rPr>
                <w:rFonts w:ascii="Arial Unicode MS" w:hAnsi="Arial Unicode MS"/>
                <w:b/>
                <w:bCs/>
                <w:color w:val="002060"/>
                <w:sz w:val="18"/>
                <w:szCs w:val="18"/>
              </w:rPr>
              <w:t xml:space="preserve"> PROC MEANS</w:t>
            </w:r>
            <w:r w:rsidRPr="005C5EA3">
              <w:rPr>
                <w:rFonts w:ascii="Arial Unicode MS" w:hAnsi="Arial Unicode MS"/>
                <w:color w:val="000000"/>
                <w:sz w:val="18"/>
                <w:szCs w:val="18"/>
              </w:rPr>
              <w:t xml:space="preserve"> </w:t>
            </w:r>
            <w:r w:rsidRPr="005C5EA3">
              <w:rPr>
                <w:rFonts w:ascii="Arial Unicode MS" w:hAnsi="Arial Unicode MS"/>
                <w:b/>
                <w:bCs/>
                <w:color w:val="0070C0"/>
                <w:sz w:val="18"/>
                <w:szCs w:val="18"/>
              </w:rPr>
              <w:t>DATA</w:t>
            </w:r>
            <w:r w:rsidRPr="005C5EA3">
              <w:rPr>
                <w:rFonts w:ascii="Arial Unicode MS" w:hAnsi="Arial Unicode MS"/>
                <w:color w:val="000000"/>
                <w:sz w:val="18"/>
                <w:szCs w:val="18"/>
              </w:rPr>
              <w:t xml:space="preserve">=ranks; </w:t>
            </w:r>
            <w:r w:rsidRPr="005C5EA3">
              <w:rPr>
                <w:rFonts w:ascii="Arial Unicode MS" w:hAnsi="Arial Unicode MS"/>
                <w:b/>
                <w:bCs/>
                <w:color w:val="0070C0"/>
                <w:sz w:val="18"/>
                <w:szCs w:val="18"/>
              </w:rPr>
              <w:t>CLASS</w:t>
            </w:r>
            <w:r w:rsidRPr="005C5EA3">
              <w:rPr>
                <w:rFonts w:ascii="Arial Unicode MS" w:hAnsi="Arial Unicode MS"/>
                <w:color w:val="0070C0"/>
                <w:sz w:val="18"/>
                <w:szCs w:val="18"/>
              </w:rPr>
              <w:t xml:space="preserve"> </w:t>
            </w:r>
            <w:r w:rsidRPr="005C5EA3">
              <w:rPr>
                <w:rFonts w:ascii="Arial Unicode MS" w:hAnsi="Arial Unicode MS"/>
                <w:color w:val="000000"/>
                <w:sz w:val="18"/>
                <w:szCs w:val="18"/>
              </w:rPr>
              <w:t xml:space="preserve">rank; </w:t>
            </w:r>
            <w:r w:rsidRPr="005C5EA3">
              <w:rPr>
                <w:rFonts w:ascii="Arial Unicode MS" w:hAnsi="Arial Unicode MS"/>
                <w:b/>
                <w:bCs/>
                <w:color w:val="0070C0"/>
                <w:sz w:val="18"/>
                <w:szCs w:val="18"/>
              </w:rPr>
              <w:t>VAR</w:t>
            </w:r>
            <w:r w:rsidRPr="005C5EA3">
              <w:rPr>
                <w:rFonts w:ascii="Arial Unicode MS" w:hAnsi="Arial Unicode MS"/>
                <w:color w:val="0070C0"/>
                <w:sz w:val="18"/>
                <w:szCs w:val="18"/>
              </w:rPr>
              <w:t xml:space="preserve"> </w:t>
            </w:r>
            <w:r w:rsidRPr="005C5EA3">
              <w:rPr>
                <w:rFonts w:ascii="Arial Unicode MS" w:hAnsi="Arial Unicode MS"/>
                <w:color w:val="000000"/>
                <w:sz w:val="18"/>
                <w:szCs w:val="18"/>
              </w:rPr>
              <w:t xml:space="preserve">target; </w:t>
            </w:r>
            <w:r w:rsidRPr="005C5EA3">
              <w:rPr>
                <w:rFonts w:ascii="Arial Unicode MS" w:hAnsi="Arial Unicode MS"/>
                <w:b/>
                <w:bCs/>
                <w:color w:val="002060"/>
                <w:sz w:val="18"/>
                <w:szCs w:val="18"/>
              </w:rPr>
              <w:t>RUN</w:t>
            </w:r>
            <w:r w:rsidRPr="005C5EA3">
              <w:rPr>
                <w:rFonts w:ascii="Arial Unicode MS" w:hAnsi="Arial Unicode MS"/>
                <w:color w:val="000000"/>
                <w:sz w:val="18"/>
                <w:szCs w:val="18"/>
              </w:rPr>
              <w:t>;</w:t>
            </w:r>
          </w:p>
        </w:tc>
        <w:tc>
          <w:tcPr>
            <w:tcW w:w="1362" w:type="pct"/>
            <w:tcBorders>
              <w:top w:val="nil"/>
              <w:left w:val="nil"/>
              <w:bottom w:val="single" w:sz="8" w:space="0" w:color="BFBFBF"/>
              <w:right w:val="single" w:sz="8" w:space="0" w:color="BFBFBF"/>
            </w:tcBorders>
            <w:shd w:val="clear" w:color="auto" w:fill="F2F2F2" w:themeFill="background1" w:themeFillShade="F2"/>
            <w:vAlign w:val="center"/>
            <w:hideMark/>
          </w:tcPr>
          <w:p w14:paraId="008502B1" w14:textId="77777777" w:rsidR="00157A4E" w:rsidRPr="005C5EA3" w:rsidRDefault="00157A4E" w:rsidP="00A23D18">
            <w:pPr>
              <w:rPr>
                <w:rFonts w:ascii="Arial Unicode MS" w:hAnsi="Arial Unicode MS"/>
                <w:color w:val="000000"/>
                <w:sz w:val="18"/>
                <w:szCs w:val="18"/>
              </w:rPr>
            </w:pPr>
            <w:r w:rsidRPr="005C5EA3">
              <w:rPr>
                <w:rFonts w:ascii="Arial Unicode MS" w:hAnsi="Arial Unicode MS"/>
                <w:color w:val="000000"/>
                <w:sz w:val="18"/>
                <w:szCs w:val="18"/>
              </w:rPr>
              <w:t xml:space="preserve">from </w:t>
            </w:r>
            <w:proofErr w:type="spellStart"/>
            <w:r w:rsidRPr="005C5EA3">
              <w:rPr>
                <w:rFonts w:ascii="Arial Unicode MS" w:hAnsi="Arial Unicode MS"/>
                <w:color w:val="000000"/>
                <w:sz w:val="18"/>
                <w:szCs w:val="18"/>
              </w:rPr>
              <w:t>sklearn.metrics</w:t>
            </w:r>
            <w:proofErr w:type="spellEnd"/>
            <w:r w:rsidRPr="005C5EA3">
              <w:rPr>
                <w:rFonts w:ascii="Arial Unicode MS" w:hAnsi="Arial Unicode MS"/>
                <w:color w:val="000000"/>
                <w:sz w:val="18"/>
                <w:szCs w:val="18"/>
              </w:rPr>
              <w:t xml:space="preserve"> import </w:t>
            </w:r>
            <w:proofErr w:type="spellStart"/>
            <w:r w:rsidRPr="005C5EA3">
              <w:rPr>
                <w:rFonts w:ascii="Arial Unicode MS" w:hAnsi="Arial Unicode MS"/>
                <w:color w:val="000000"/>
                <w:sz w:val="18"/>
                <w:szCs w:val="18"/>
              </w:rPr>
              <w:t>roc_curve</w:t>
            </w:r>
            <w:proofErr w:type="spellEnd"/>
            <w:r w:rsidRPr="005C5EA3">
              <w:rPr>
                <w:rFonts w:ascii="Arial Unicode MS" w:hAnsi="Arial Unicode MS"/>
                <w:color w:val="000000"/>
                <w:sz w:val="18"/>
                <w:szCs w:val="18"/>
              </w:rPr>
              <w:t xml:space="preserve"> </w:t>
            </w:r>
            <w:proofErr w:type="spellStart"/>
            <w:r w:rsidRPr="005C5EA3">
              <w:rPr>
                <w:rFonts w:ascii="Arial Unicode MS" w:hAnsi="Arial Unicode MS"/>
                <w:color w:val="000000"/>
                <w:sz w:val="18"/>
                <w:szCs w:val="18"/>
              </w:rPr>
              <w:t>roc_curve</w:t>
            </w:r>
            <w:proofErr w:type="spellEnd"/>
            <w:r w:rsidRPr="005C5EA3">
              <w:rPr>
                <w:rFonts w:ascii="Arial Unicode MS" w:hAnsi="Arial Unicode MS"/>
                <w:color w:val="000000"/>
                <w:sz w:val="18"/>
                <w:szCs w:val="18"/>
              </w:rPr>
              <w:t>(</w:t>
            </w:r>
            <w:proofErr w:type="spellStart"/>
            <w:r w:rsidRPr="005C5EA3">
              <w:rPr>
                <w:rFonts w:ascii="Arial Unicode MS" w:hAnsi="Arial Unicode MS"/>
                <w:color w:val="000000"/>
                <w:sz w:val="18"/>
                <w:szCs w:val="18"/>
              </w:rPr>
              <w:t>y_true</w:t>
            </w:r>
            <w:proofErr w:type="spellEnd"/>
            <w:r w:rsidRPr="005C5EA3">
              <w:rPr>
                <w:rFonts w:ascii="Arial Unicode MS" w:hAnsi="Arial Unicode MS"/>
                <w:color w:val="000000"/>
                <w:sz w:val="18"/>
                <w:szCs w:val="18"/>
              </w:rPr>
              <w:t xml:space="preserve">, </w:t>
            </w:r>
            <w:proofErr w:type="spellStart"/>
            <w:r w:rsidRPr="005C5EA3">
              <w:rPr>
                <w:rFonts w:ascii="Arial Unicode MS" w:hAnsi="Arial Unicode MS"/>
                <w:color w:val="000000"/>
                <w:sz w:val="18"/>
                <w:szCs w:val="18"/>
              </w:rPr>
              <w:t>y_pred</w:t>
            </w:r>
            <w:proofErr w:type="spellEnd"/>
            <w:r w:rsidRPr="005C5EA3">
              <w:rPr>
                <w:rFonts w:ascii="Arial Unicode MS" w:hAnsi="Arial Unicode MS"/>
                <w:color w:val="000000"/>
                <w:sz w:val="18"/>
                <w:szCs w:val="18"/>
              </w:rPr>
              <w:t>)</w:t>
            </w:r>
          </w:p>
        </w:tc>
        <w:tc>
          <w:tcPr>
            <w:tcW w:w="1247" w:type="pct"/>
            <w:tcBorders>
              <w:top w:val="nil"/>
              <w:left w:val="nil"/>
              <w:bottom w:val="single" w:sz="8" w:space="0" w:color="BFBFBF"/>
              <w:right w:val="single" w:sz="8" w:space="0" w:color="BFBFBF"/>
            </w:tcBorders>
            <w:shd w:val="clear" w:color="auto" w:fill="F2F2F2" w:themeFill="background1" w:themeFillShade="F2"/>
            <w:vAlign w:val="center"/>
            <w:hideMark/>
          </w:tcPr>
          <w:p w14:paraId="09C501CB" w14:textId="77777777" w:rsidR="00157A4E" w:rsidRPr="005C5EA3" w:rsidRDefault="00157A4E" w:rsidP="00A23D18">
            <w:pPr>
              <w:rPr>
                <w:rFonts w:ascii="Arial Unicode MS" w:hAnsi="Arial Unicode MS"/>
                <w:color w:val="000000"/>
                <w:sz w:val="18"/>
                <w:szCs w:val="18"/>
              </w:rPr>
            </w:pPr>
            <w:r w:rsidRPr="005C5EA3">
              <w:rPr>
                <w:rFonts w:ascii="Arial Unicode MS" w:hAnsi="Arial Unicode MS"/>
                <w:color w:val="000000"/>
                <w:sz w:val="18"/>
                <w:szCs w:val="18"/>
              </w:rPr>
              <w:t xml:space="preserve">library(caret) </w:t>
            </w:r>
            <w:proofErr w:type="spellStart"/>
            <w:r w:rsidRPr="005C5EA3">
              <w:rPr>
                <w:rFonts w:ascii="Arial Unicode MS" w:hAnsi="Arial Unicode MS"/>
                <w:color w:val="000000"/>
                <w:sz w:val="18"/>
                <w:szCs w:val="18"/>
              </w:rPr>
              <w:t>lift_table</w:t>
            </w:r>
            <w:proofErr w:type="spellEnd"/>
            <w:r w:rsidRPr="005C5EA3">
              <w:rPr>
                <w:rFonts w:ascii="Arial Unicode MS" w:hAnsi="Arial Unicode MS"/>
                <w:color w:val="000000"/>
                <w:sz w:val="18"/>
                <w:szCs w:val="18"/>
              </w:rPr>
              <w:t xml:space="preserve"> &lt;- lift(target ~ score, data = </w:t>
            </w:r>
            <w:proofErr w:type="spellStart"/>
            <w:r w:rsidRPr="005C5EA3">
              <w:rPr>
                <w:rFonts w:ascii="Arial Unicode MS" w:hAnsi="Arial Unicode MS"/>
                <w:color w:val="000000"/>
                <w:sz w:val="18"/>
                <w:szCs w:val="18"/>
              </w:rPr>
              <w:t>mydata</w:t>
            </w:r>
            <w:proofErr w:type="spellEnd"/>
            <w:r w:rsidRPr="005C5EA3">
              <w:rPr>
                <w:rFonts w:ascii="Arial Unicode MS" w:hAnsi="Arial Unicode MS"/>
                <w:color w:val="000000"/>
                <w:sz w:val="18"/>
                <w:szCs w:val="18"/>
              </w:rPr>
              <w:t>)</w:t>
            </w:r>
          </w:p>
        </w:tc>
      </w:tr>
      <w:tr w:rsidR="00157A4E" w:rsidRPr="005C5EA3" w14:paraId="0076DE9B" w14:textId="77777777" w:rsidTr="00A23D18">
        <w:trPr>
          <w:trHeight w:val="1035"/>
        </w:trPr>
        <w:tc>
          <w:tcPr>
            <w:tcW w:w="866" w:type="pct"/>
            <w:tcBorders>
              <w:top w:val="nil"/>
              <w:left w:val="single" w:sz="8" w:space="0" w:color="BFBFBF"/>
              <w:bottom w:val="single" w:sz="8" w:space="0" w:color="BFBFBF"/>
              <w:right w:val="single" w:sz="8" w:space="0" w:color="BFBFBF"/>
            </w:tcBorders>
            <w:shd w:val="clear" w:color="auto" w:fill="auto"/>
            <w:vAlign w:val="center"/>
            <w:hideMark/>
          </w:tcPr>
          <w:p w14:paraId="3B5A442D" w14:textId="77777777" w:rsidR="00157A4E" w:rsidRPr="005C5EA3" w:rsidRDefault="00157A4E" w:rsidP="00A23D18">
            <w:pPr>
              <w:rPr>
                <w:rFonts w:ascii="Aptos Narrow" w:hAnsi="Aptos Narrow"/>
                <w:b/>
                <w:bCs/>
                <w:color w:val="000000"/>
                <w:sz w:val="18"/>
                <w:szCs w:val="18"/>
              </w:rPr>
            </w:pPr>
            <w:r w:rsidRPr="005C5EA3">
              <w:rPr>
                <w:rFonts w:ascii="Aptos Narrow" w:hAnsi="Aptos Narrow"/>
                <w:b/>
                <w:bCs/>
                <w:color w:val="000000"/>
                <w:sz w:val="18"/>
                <w:szCs w:val="18"/>
              </w:rPr>
              <w:t>AUC Chart</w:t>
            </w:r>
          </w:p>
        </w:tc>
        <w:tc>
          <w:tcPr>
            <w:tcW w:w="1525" w:type="pct"/>
            <w:tcBorders>
              <w:top w:val="nil"/>
              <w:left w:val="nil"/>
              <w:bottom w:val="single" w:sz="8" w:space="0" w:color="BFBFBF"/>
              <w:right w:val="single" w:sz="8" w:space="0" w:color="BFBFBF"/>
            </w:tcBorders>
            <w:shd w:val="clear" w:color="auto" w:fill="auto"/>
            <w:vAlign w:val="center"/>
            <w:hideMark/>
          </w:tcPr>
          <w:p w14:paraId="10F64885" w14:textId="77777777" w:rsidR="00157A4E" w:rsidRPr="005C5EA3" w:rsidRDefault="00157A4E" w:rsidP="00A23D18">
            <w:pPr>
              <w:rPr>
                <w:rFonts w:ascii="Arial Unicode MS" w:hAnsi="Arial Unicode MS"/>
                <w:color w:val="000000"/>
                <w:sz w:val="18"/>
                <w:szCs w:val="18"/>
              </w:rPr>
            </w:pPr>
            <w:r w:rsidRPr="005C5EA3">
              <w:rPr>
                <w:rFonts w:ascii="Arial Unicode MS" w:hAnsi="Arial Unicode MS"/>
                <w:b/>
                <w:bCs/>
                <w:color w:val="002060"/>
                <w:sz w:val="18"/>
                <w:szCs w:val="18"/>
              </w:rPr>
              <w:t>PROC LOGISTIC</w:t>
            </w:r>
            <w:r w:rsidRPr="005C5EA3">
              <w:rPr>
                <w:rFonts w:ascii="Arial Unicode MS" w:hAnsi="Arial Unicode MS"/>
                <w:color w:val="002060"/>
                <w:sz w:val="18"/>
                <w:szCs w:val="18"/>
              </w:rPr>
              <w:t xml:space="preserve"> </w:t>
            </w:r>
            <w:r w:rsidRPr="005C5EA3">
              <w:rPr>
                <w:rFonts w:ascii="Arial Unicode MS" w:hAnsi="Arial Unicode MS"/>
                <w:b/>
                <w:bCs/>
                <w:color w:val="0070C0"/>
                <w:sz w:val="18"/>
                <w:szCs w:val="18"/>
              </w:rPr>
              <w:t>DATA</w:t>
            </w:r>
            <w:r w:rsidRPr="005C5EA3">
              <w:rPr>
                <w:rFonts w:ascii="Arial Unicode MS" w:hAnsi="Arial Unicode MS"/>
                <w:color w:val="000000"/>
                <w:sz w:val="18"/>
                <w:szCs w:val="18"/>
              </w:rPr>
              <w:t>=</w:t>
            </w:r>
            <w:proofErr w:type="spellStart"/>
            <w:r w:rsidRPr="005C5EA3">
              <w:rPr>
                <w:rFonts w:ascii="Arial Unicode MS" w:hAnsi="Arial Unicode MS"/>
                <w:color w:val="000000"/>
                <w:sz w:val="18"/>
                <w:szCs w:val="18"/>
              </w:rPr>
              <w:t>mydata</w:t>
            </w:r>
            <w:proofErr w:type="spellEnd"/>
            <w:r w:rsidRPr="005C5EA3">
              <w:rPr>
                <w:rFonts w:ascii="Arial Unicode MS" w:hAnsi="Arial Unicode MS"/>
                <w:color w:val="000000"/>
                <w:sz w:val="18"/>
                <w:szCs w:val="18"/>
              </w:rPr>
              <w:t xml:space="preserve"> </w:t>
            </w:r>
            <w:r w:rsidRPr="005C5EA3">
              <w:rPr>
                <w:rFonts w:ascii="Arial Unicode MS" w:hAnsi="Arial Unicode MS"/>
                <w:b/>
                <w:bCs/>
                <w:color w:val="0070C0"/>
                <w:sz w:val="18"/>
                <w:szCs w:val="18"/>
              </w:rPr>
              <w:t>PLOTS</w:t>
            </w:r>
            <w:r w:rsidRPr="005C5EA3">
              <w:rPr>
                <w:rFonts w:ascii="Arial Unicode MS" w:hAnsi="Arial Unicode MS"/>
                <w:color w:val="000000"/>
                <w:sz w:val="18"/>
                <w:szCs w:val="18"/>
              </w:rPr>
              <w:t xml:space="preserve">(ONLY)=ROC; </w:t>
            </w:r>
            <w:r w:rsidRPr="005C5EA3">
              <w:rPr>
                <w:rFonts w:ascii="Arial Unicode MS" w:hAnsi="Arial Unicode MS"/>
                <w:b/>
                <w:bCs/>
                <w:color w:val="0070C0"/>
                <w:sz w:val="18"/>
                <w:szCs w:val="18"/>
              </w:rPr>
              <w:t>MODEL</w:t>
            </w:r>
            <w:r w:rsidRPr="005C5EA3">
              <w:rPr>
                <w:rFonts w:ascii="Arial Unicode MS" w:hAnsi="Arial Unicode MS"/>
                <w:color w:val="0070C0"/>
                <w:sz w:val="18"/>
                <w:szCs w:val="18"/>
              </w:rPr>
              <w:t xml:space="preserve"> </w:t>
            </w:r>
            <w:r w:rsidRPr="005C5EA3">
              <w:rPr>
                <w:rFonts w:ascii="Arial Unicode MS" w:hAnsi="Arial Unicode MS"/>
                <w:color w:val="000000"/>
                <w:sz w:val="18"/>
                <w:szCs w:val="18"/>
              </w:rPr>
              <w:t xml:space="preserve">target(event='1') = var1 var2; </w:t>
            </w:r>
            <w:r w:rsidRPr="005C5EA3">
              <w:rPr>
                <w:rFonts w:ascii="Arial Unicode MS" w:hAnsi="Arial Unicode MS"/>
                <w:b/>
                <w:bCs/>
                <w:color w:val="002060"/>
                <w:sz w:val="18"/>
                <w:szCs w:val="18"/>
              </w:rPr>
              <w:t>RUN</w:t>
            </w:r>
            <w:r w:rsidRPr="005C5EA3">
              <w:rPr>
                <w:rFonts w:ascii="Arial Unicode MS" w:hAnsi="Arial Unicode MS"/>
                <w:color w:val="000000"/>
                <w:sz w:val="18"/>
                <w:szCs w:val="18"/>
              </w:rPr>
              <w:t>;</w:t>
            </w:r>
          </w:p>
        </w:tc>
        <w:tc>
          <w:tcPr>
            <w:tcW w:w="1362" w:type="pct"/>
            <w:tcBorders>
              <w:top w:val="nil"/>
              <w:left w:val="nil"/>
              <w:bottom w:val="single" w:sz="8" w:space="0" w:color="BFBFBF"/>
              <w:right w:val="single" w:sz="8" w:space="0" w:color="BFBFBF"/>
            </w:tcBorders>
            <w:shd w:val="clear" w:color="auto" w:fill="auto"/>
            <w:vAlign w:val="center"/>
            <w:hideMark/>
          </w:tcPr>
          <w:p w14:paraId="5348C572" w14:textId="77777777" w:rsidR="00157A4E" w:rsidRPr="005C5EA3" w:rsidRDefault="00157A4E" w:rsidP="00A23D18">
            <w:pPr>
              <w:rPr>
                <w:rFonts w:ascii="Arial Unicode MS" w:hAnsi="Arial Unicode MS"/>
                <w:color w:val="000000"/>
                <w:sz w:val="18"/>
                <w:szCs w:val="18"/>
              </w:rPr>
            </w:pPr>
            <w:r w:rsidRPr="005C5EA3">
              <w:rPr>
                <w:rFonts w:ascii="Arial Unicode MS" w:hAnsi="Arial Unicode MS"/>
                <w:color w:val="000000"/>
                <w:sz w:val="18"/>
                <w:szCs w:val="18"/>
              </w:rPr>
              <w:t xml:space="preserve">import </w:t>
            </w:r>
            <w:proofErr w:type="spellStart"/>
            <w:r w:rsidRPr="005C5EA3">
              <w:rPr>
                <w:rFonts w:ascii="Arial Unicode MS" w:hAnsi="Arial Unicode MS"/>
                <w:color w:val="000000"/>
                <w:sz w:val="18"/>
                <w:szCs w:val="18"/>
              </w:rPr>
              <w:t>matplotlib.pyplot</w:t>
            </w:r>
            <w:proofErr w:type="spellEnd"/>
            <w:r w:rsidRPr="005C5EA3">
              <w:rPr>
                <w:rFonts w:ascii="Arial Unicode MS" w:hAnsi="Arial Unicode MS"/>
                <w:color w:val="000000"/>
                <w:sz w:val="18"/>
                <w:szCs w:val="18"/>
              </w:rPr>
              <w:t xml:space="preserve"> as </w:t>
            </w:r>
            <w:proofErr w:type="spellStart"/>
            <w:r w:rsidRPr="005C5EA3">
              <w:rPr>
                <w:rFonts w:ascii="Arial Unicode MS" w:hAnsi="Arial Unicode MS"/>
                <w:color w:val="000000"/>
                <w:sz w:val="18"/>
                <w:szCs w:val="18"/>
              </w:rPr>
              <w:t>plt</w:t>
            </w:r>
            <w:proofErr w:type="spellEnd"/>
            <w:r w:rsidRPr="005C5EA3">
              <w:rPr>
                <w:rFonts w:ascii="Arial Unicode MS" w:hAnsi="Arial Unicode MS"/>
                <w:color w:val="000000"/>
                <w:sz w:val="18"/>
                <w:szCs w:val="18"/>
              </w:rPr>
              <w:t xml:space="preserve"> from </w:t>
            </w:r>
            <w:proofErr w:type="spellStart"/>
            <w:r w:rsidRPr="005C5EA3">
              <w:rPr>
                <w:rFonts w:ascii="Arial Unicode MS" w:hAnsi="Arial Unicode MS"/>
                <w:color w:val="000000"/>
                <w:sz w:val="18"/>
                <w:szCs w:val="18"/>
              </w:rPr>
              <w:t>sklearn.metrics</w:t>
            </w:r>
            <w:proofErr w:type="spellEnd"/>
            <w:r w:rsidRPr="005C5EA3">
              <w:rPr>
                <w:rFonts w:ascii="Arial Unicode MS" w:hAnsi="Arial Unicode MS"/>
                <w:color w:val="000000"/>
                <w:sz w:val="18"/>
                <w:szCs w:val="18"/>
              </w:rPr>
              <w:t xml:space="preserve"> import </w:t>
            </w:r>
            <w:proofErr w:type="spellStart"/>
            <w:r w:rsidRPr="005C5EA3">
              <w:rPr>
                <w:rFonts w:ascii="Arial Unicode MS" w:hAnsi="Arial Unicode MS"/>
                <w:color w:val="000000"/>
                <w:sz w:val="18"/>
                <w:szCs w:val="18"/>
              </w:rPr>
              <w:t>roc_curve</w:t>
            </w:r>
            <w:proofErr w:type="spellEnd"/>
            <w:r w:rsidRPr="005C5EA3">
              <w:rPr>
                <w:rFonts w:ascii="Arial Unicode MS" w:hAnsi="Arial Unicode MS"/>
                <w:color w:val="000000"/>
                <w:sz w:val="18"/>
                <w:szCs w:val="18"/>
              </w:rPr>
              <w:t xml:space="preserve"> </w:t>
            </w:r>
            <w:proofErr w:type="spellStart"/>
            <w:r w:rsidRPr="005C5EA3">
              <w:rPr>
                <w:rFonts w:ascii="Arial Unicode MS" w:hAnsi="Arial Unicode MS"/>
                <w:color w:val="000000"/>
                <w:sz w:val="18"/>
                <w:szCs w:val="18"/>
              </w:rPr>
              <w:t>fpr</w:t>
            </w:r>
            <w:proofErr w:type="spellEnd"/>
            <w:r w:rsidRPr="005C5EA3">
              <w:rPr>
                <w:rFonts w:ascii="Arial Unicode MS" w:hAnsi="Arial Unicode MS"/>
                <w:color w:val="000000"/>
                <w:sz w:val="18"/>
                <w:szCs w:val="18"/>
              </w:rPr>
              <w:t xml:space="preserve">, </w:t>
            </w:r>
            <w:proofErr w:type="spellStart"/>
            <w:r w:rsidRPr="005C5EA3">
              <w:rPr>
                <w:rFonts w:ascii="Arial Unicode MS" w:hAnsi="Arial Unicode MS"/>
                <w:color w:val="000000"/>
                <w:sz w:val="18"/>
                <w:szCs w:val="18"/>
              </w:rPr>
              <w:t>tpr</w:t>
            </w:r>
            <w:proofErr w:type="spellEnd"/>
            <w:r w:rsidRPr="005C5EA3">
              <w:rPr>
                <w:rFonts w:ascii="Arial Unicode MS" w:hAnsi="Arial Unicode MS"/>
                <w:color w:val="000000"/>
                <w:sz w:val="18"/>
                <w:szCs w:val="18"/>
              </w:rPr>
              <w:t xml:space="preserve">, _ = </w:t>
            </w:r>
            <w:proofErr w:type="spellStart"/>
            <w:r w:rsidRPr="005C5EA3">
              <w:rPr>
                <w:rFonts w:ascii="Arial Unicode MS" w:hAnsi="Arial Unicode MS"/>
                <w:color w:val="000000"/>
                <w:sz w:val="18"/>
                <w:szCs w:val="18"/>
              </w:rPr>
              <w:t>roc_curve</w:t>
            </w:r>
            <w:proofErr w:type="spellEnd"/>
            <w:r w:rsidRPr="005C5EA3">
              <w:rPr>
                <w:rFonts w:ascii="Arial Unicode MS" w:hAnsi="Arial Unicode MS"/>
                <w:color w:val="000000"/>
                <w:sz w:val="18"/>
                <w:szCs w:val="18"/>
              </w:rPr>
              <w:t>(</w:t>
            </w:r>
            <w:proofErr w:type="spellStart"/>
            <w:r w:rsidRPr="005C5EA3">
              <w:rPr>
                <w:rFonts w:ascii="Arial Unicode MS" w:hAnsi="Arial Unicode MS"/>
                <w:color w:val="000000"/>
                <w:sz w:val="18"/>
                <w:szCs w:val="18"/>
              </w:rPr>
              <w:t>y_true</w:t>
            </w:r>
            <w:proofErr w:type="spellEnd"/>
            <w:r w:rsidRPr="005C5EA3">
              <w:rPr>
                <w:rFonts w:ascii="Arial Unicode MS" w:hAnsi="Arial Unicode MS"/>
                <w:color w:val="000000"/>
                <w:sz w:val="18"/>
                <w:szCs w:val="18"/>
              </w:rPr>
              <w:t xml:space="preserve">, </w:t>
            </w:r>
            <w:proofErr w:type="spellStart"/>
            <w:r w:rsidRPr="005C5EA3">
              <w:rPr>
                <w:rFonts w:ascii="Arial Unicode MS" w:hAnsi="Arial Unicode MS"/>
                <w:color w:val="000000"/>
                <w:sz w:val="18"/>
                <w:szCs w:val="18"/>
              </w:rPr>
              <w:t>y_pred</w:t>
            </w:r>
            <w:proofErr w:type="spellEnd"/>
            <w:r w:rsidRPr="005C5EA3">
              <w:rPr>
                <w:rFonts w:ascii="Arial Unicode MS" w:hAnsi="Arial Unicode MS"/>
                <w:color w:val="000000"/>
                <w:sz w:val="18"/>
                <w:szCs w:val="18"/>
              </w:rPr>
              <w:t xml:space="preserve">) </w:t>
            </w:r>
            <w:proofErr w:type="spellStart"/>
            <w:r w:rsidRPr="005C5EA3">
              <w:rPr>
                <w:rFonts w:ascii="Arial Unicode MS" w:hAnsi="Arial Unicode MS"/>
                <w:color w:val="000000"/>
                <w:sz w:val="18"/>
                <w:szCs w:val="18"/>
              </w:rPr>
              <w:t>plt.plot</w:t>
            </w:r>
            <w:proofErr w:type="spellEnd"/>
            <w:r w:rsidRPr="005C5EA3">
              <w:rPr>
                <w:rFonts w:ascii="Arial Unicode MS" w:hAnsi="Arial Unicode MS"/>
                <w:color w:val="000000"/>
                <w:sz w:val="18"/>
                <w:szCs w:val="18"/>
              </w:rPr>
              <w:t>(</w:t>
            </w:r>
            <w:proofErr w:type="spellStart"/>
            <w:r w:rsidRPr="005C5EA3">
              <w:rPr>
                <w:rFonts w:ascii="Arial Unicode MS" w:hAnsi="Arial Unicode MS"/>
                <w:color w:val="000000"/>
                <w:sz w:val="18"/>
                <w:szCs w:val="18"/>
              </w:rPr>
              <w:t>fpr</w:t>
            </w:r>
            <w:proofErr w:type="spellEnd"/>
            <w:r w:rsidRPr="005C5EA3">
              <w:rPr>
                <w:rFonts w:ascii="Arial Unicode MS" w:hAnsi="Arial Unicode MS"/>
                <w:color w:val="000000"/>
                <w:sz w:val="18"/>
                <w:szCs w:val="18"/>
              </w:rPr>
              <w:t xml:space="preserve">, </w:t>
            </w:r>
            <w:proofErr w:type="spellStart"/>
            <w:r w:rsidRPr="005C5EA3">
              <w:rPr>
                <w:rFonts w:ascii="Arial Unicode MS" w:hAnsi="Arial Unicode MS"/>
                <w:color w:val="000000"/>
                <w:sz w:val="18"/>
                <w:szCs w:val="18"/>
              </w:rPr>
              <w:t>tpr</w:t>
            </w:r>
            <w:proofErr w:type="spellEnd"/>
            <w:r w:rsidRPr="005C5EA3">
              <w:rPr>
                <w:rFonts w:ascii="Arial Unicode MS" w:hAnsi="Arial Unicode MS"/>
                <w:color w:val="000000"/>
                <w:sz w:val="18"/>
                <w:szCs w:val="18"/>
              </w:rPr>
              <w:t>)</w:t>
            </w:r>
          </w:p>
        </w:tc>
        <w:tc>
          <w:tcPr>
            <w:tcW w:w="1247" w:type="pct"/>
            <w:tcBorders>
              <w:top w:val="nil"/>
              <w:left w:val="nil"/>
              <w:bottom w:val="single" w:sz="8" w:space="0" w:color="BFBFBF"/>
              <w:right w:val="single" w:sz="8" w:space="0" w:color="BFBFBF"/>
            </w:tcBorders>
            <w:shd w:val="clear" w:color="auto" w:fill="auto"/>
            <w:vAlign w:val="center"/>
            <w:hideMark/>
          </w:tcPr>
          <w:p w14:paraId="29CB89EC" w14:textId="77777777" w:rsidR="00157A4E" w:rsidRPr="005C5EA3" w:rsidRDefault="00157A4E" w:rsidP="00A23D18">
            <w:pPr>
              <w:rPr>
                <w:rFonts w:ascii="Arial Unicode MS" w:hAnsi="Arial Unicode MS"/>
                <w:color w:val="000000"/>
                <w:sz w:val="18"/>
                <w:szCs w:val="18"/>
              </w:rPr>
            </w:pPr>
            <w:r w:rsidRPr="005C5EA3">
              <w:rPr>
                <w:rFonts w:ascii="Arial Unicode MS" w:hAnsi="Arial Unicode MS"/>
                <w:color w:val="000000"/>
                <w:sz w:val="18"/>
                <w:szCs w:val="18"/>
              </w:rPr>
              <w:t>library(</w:t>
            </w:r>
            <w:proofErr w:type="spellStart"/>
            <w:r w:rsidRPr="005C5EA3">
              <w:rPr>
                <w:rFonts w:ascii="Arial Unicode MS" w:hAnsi="Arial Unicode MS"/>
                <w:color w:val="000000"/>
                <w:sz w:val="18"/>
                <w:szCs w:val="18"/>
              </w:rPr>
              <w:t>pROC</w:t>
            </w:r>
            <w:proofErr w:type="spellEnd"/>
            <w:r w:rsidRPr="005C5EA3">
              <w:rPr>
                <w:rFonts w:ascii="Arial Unicode MS" w:hAnsi="Arial Unicode MS"/>
                <w:color w:val="000000"/>
                <w:sz w:val="18"/>
                <w:szCs w:val="18"/>
              </w:rPr>
              <w:t xml:space="preserve">) </w:t>
            </w:r>
            <w:proofErr w:type="spellStart"/>
            <w:r w:rsidRPr="005C5EA3">
              <w:rPr>
                <w:rFonts w:ascii="Arial Unicode MS" w:hAnsi="Arial Unicode MS"/>
                <w:color w:val="000000"/>
                <w:sz w:val="18"/>
                <w:szCs w:val="18"/>
              </w:rPr>
              <w:t>roc_curve</w:t>
            </w:r>
            <w:proofErr w:type="spellEnd"/>
            <w:r w:rsidRPr="005C5EA3">
              <w:rPr>
                <w:rFonts w:ascii="Arial Unicode MS" w:hAnsi="Arial Unicode MS"/>
                <w:color w:val="000000"/>
                <w:sz w:val="18"/>
                <w:szCs w:val="18"/>
              </w:rPr>
              <w:t xml:space="preserve"> &lt;- roc(target, </w:t>
            </w:r>
            <w:proofErr w:type="spellStart"/>
            <w:r w:rsidRPr="005C5EA3">
              <w:rPr>
                <w:rFonts w:ascii="Arial Unicode MS" w:hAnsi="Arial Unicode MS"/>
                <w:color w:val="000000"/>
                <w:sz w:val="18"/>
                <w:szCs w:val="18"/>
              </w:rPr>
              <w:t>model$fitted.values</w:t>
            </w:r>
            <w:proofErr w:type="spellEnd"/>
            <w:r w:rsidRPr="005C5EA3">
              <w:rPr>
                <w:rFonts w:ascii="Arial Unicode MS" w:hAnsi="Arial Unicode MS"/>
                <w:color w:val="000000"/>
                <w:sz w:val="18"/>
                <w:szCs w:val="18"/>
              </w:rPr>
              <w:t>) plot(</w:t>
            </w:r>
            <w:proofErr w:type="spellStart"/>
            <w:r w:rsidRPr="005C5EA3">
              <w:rPr>
                <w:rFonts w:ascii="Arial Unicode MS" w:hAnsi="Arial Unicode MS"/>
                <w:color w:val="000000"/>
                <w:sz w:val="18"/>
                <w:szCs w:val="18"/>
              </w:rPr>
              <w:t>roc_curve</w:t>
            </w:r>
            <w:proofErr w:type="spellEnd"/>
            <w:r w:rsidRPr="005C5EA3">
              <w:rPr>
                <w:rFonts w:ascii="Arial Unicode MS" w:hAnsi="Arial Unicode MS"/>
                <w:color w:val="000000"/>
                <w:sz w:val="18"/>
                <w:szCs w:val="18"/>
              </w:rPr>
              <w:t>)</w:t>
            </w:r>
          </w:p>
        </w:tc>
      </w:tr>
    </w:tbl>
    <w:p w14:paraId="1251B935" w14:textId="77777777" w:rsidR="005C5EA3" w:rsidRDefault="005C5EA3" w:rsidP="00F659D4">
      <w:pPr>
        <w:pStyle w:val="ABodyCopy"/>
        <w:ind w:left="0"/>
        <w:rPr>
          <w:rFonts w:asciiTheme="minorHAnsi" w:hAnsiTheme="minorHAnsi" w:cstheme="minorHAnsi"/>
          <w:sz w:val="22"/>
          <w:szCs w:val="22"/>
        </w:rPr>
      </w:pPr>
    </w:p>
    <w:p w14:paraId="43D0694D" w14:textId="77777777" w:rsidR="005C5EA3" w:rsidRDefault="005C5EA3" w:rsidP="00F659D4">
      <w:pPr>
        <w:pStyle w:val="ABodyCopy"/>
        <w:ind w:left="0"/>
        <w:rPr>
          <w:rFonts w:asciiTheme="minorHAnsi" w:hAnsiTheme="minorHAnsi" w:cstheme="minorHAnsi"/>
          <w:sz w:val="22"/>
          <w:szCs w:val="22"/>
        </w:rPr>
      </w:pPr>
    </w:p>
    <w:p w14:paraId="02F01B9D" w14:textId="77777777" w:rsidR="005C5EA3" w:rsidRDefault="005C5EA3" w:rsidP="00F659D4">
      <w:pPr>
        <w:pStyle w:val="ABodyCopy"/>
        <w:ind w:left="0"/>
        <w:rPr>
          <w:rFonts w:asciiTheme="minorHAnsi" w:hAnsiTheme="minorHAnsi" w:cstheme="minorHAnsi"/>
          <w:sz w:val="22"/>
          <w:szCs w:val="22"/>
        </w:rPr>
      </w:pPr>
    </w:p>
    <w:p w14:paraId="0CE43497" w14:textId="77777777" w:rsidR="005C5EA3" w:rsidRPr="00F659D4" w:rsidRDefault="005C5EA3" w:rsidP="00F659D4">
      <w:pPr>
        <w:pStyle w:val="ABodyCopy"/>
        <w:ind w:left="0"/>
        <w:rPr>
          <w:rFonts w:asciiTheme="minorHAnsi" w:hAnsiTheme="minorHAnsi" w:cstheme="minorHAnsi"/>
          <w:sz w:val="22"/>
          <w:szCs w:val="22"/>
        </w:rPr>
      </w:pPr>
    </w:p>
    <w:p w14:paraId="32622916" w14:textId="77777777" w:rsidR="00F659D4" w:rsidRDefault="00F659D4" w:rsidP="00762095">
      <w:pPr>
        <w:pStyle w:val="ABodyCopy"/>
        <w:ind w:left="0"/>
      </w:pPr>
    </w:p>
    <w:p w14:paraId="617F15FC" w14:textId="77777777" w:rsidR="004A7848" w:rsidRDefault="004A7848" w:rsidP="00762095">
      <w:pPr>
        <w:pStyle w:val="ABodyCopy"/>
        <w:ind w:left="0"/>
      </w:pPr>
    </w:p>
    <w:p w14:paraId="0A1DCD41" w14:textId="77777777" w:rsidR="004A7848" w:rsidRDefault="004A7848" w:rsidP="00762095">
      <w:pPr>
        <w:pStyle w:val="ABodyCopy"/>
        <w:ind w:left="0"/>
      </w:pPr>
    </w:p>
    <w:p w14:paraId="29D0BC25" w14:textId="77777777" w:rsidR="004A7848" w:rsidRDefault="004A7848" w:rsidP="00762095">
      <w:pPr>
        <w:pStyle w:val="ABodyCopy"/>
        <w:ind w:left="0"/>
      </w:pPr>
    </w:p>
    <w:p w14:paraId="5BC23360" w14:textId="77777777" w:rsidR="004A7848" w:rsidRDefault="004A7848" w:rsidP="00762095">
      <w:pPr>
        <w:pStyle w:val="ABodyCopy"/>
        <w:ind w:left="0"/>
      </w:pPr>
    </w:p>
    <w:p w14:paraId="72C5ABB9" w14:textId="77777777" w:rsidR="00F659D4" w:rsidRDefault="00F659D4" w:rsidP="00762095">
      <w:pPr>
        <w:pStyle w:val="ABodyCopy"/>
        <w:ind w:left="0"/>
      </w:pPr>
    </w:p>
    <w:p w14:paraId="230725F7" w14:textId="03188DB3" w:rsidR="00F659D4" w:rsidRDefault="00E963DE" w:rsidP="004A7848">
      <w:pPr>
        <w:pStyle w:val="ABodyCopy"/>
        <w:ind w:left="0"/>
        <w:jc w:val="center"/>
      </w:pPr>
      <w:r>
        <w:rPr>
          <w:noProof/>
        </w:rPr>
        <w:lastRenderedPageBreak/>
        <mc:AlternateContent>
          <mc:Choice Requires="wps">
            <w:drawing>
              <wp:anchor distT="45720" distB="45720" distL="114300" distR="114300" simplePos="0" relativeHeight="251682816" behindDoc="0" locked="0" layoutInCell="1" allowOverlap="1" wp14:anchorId="6000AFFE" wp14:editId="7BE84321">
                <wp:simplePos x="0" y="0"/>
                <wp:positionH relativeFrom="column">
                  <wp:posOffset>4221480</wp:posOffset>
                </wp:positionH>
                <wp:positionV relativeFrom="paragraph">
                  <wp:posOffset>2854960</wp:posOffset>
                </wp:positionV>
                <wp:extent cx="2360930" cy="1404620"/>
                <wp:effectExtent l="0" t="3493"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2360930" cy="1404620"/>
                        </a:xfrm>
                        <a:prstGeom prst="rect">
                          <a:avLst/>
                        </a:prstGeom>
                        <a:solidFill>
                          <a:srgbClr val="FFFFFF"/>
                        </a:solidFill>
                        <a:ln w="9525">
                          <a:noFill/>
                          <a:miter lim="800000"/>
                          <a:headEnd/>
                          <a:tailEnd/>
                        </a:ln>
                      </wps:spPr>
                      <wps:txbx>
                        <w:txbxContent>
                          <w:p w14:paraId="49B550A7" w14:textId="47A953B3" w:rsidR="00E963DE" w:rsidRPr="00E963DE" w:rsidRDefault="00E963DE" w:rsidP="001D3624">
                            <w:pPr>
                              <w:jc w:val="center"/>
                              <w:rPr>
                                <w:rFonts w:asciiTheme="minorHAnsi" w:hAnsiTheme="minorHAnsi" w:cstheme="minorHAnsi"/>
                                <w:sz w:val="32"/>
                                <w:szCs w:val="32"/>
                              </w:rPr>
                            </w:pPr>
                            <w:r w:rsidRPr="00E963DE">
                              <w:rPr>
                                <w:rFonts w:asciiTheme="minorHAnsi" w:hAnsiTheme="minorHAnsi" w:cstheme="minorHAnsi"/>
                                <w:sz w:val="32"/>
                                <w:szCs w:val="32"/>
                              </w:rPr>
                              <w:t>AI/ML Model Pipeline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6000AFFE" id="_x0000_t202" coordsize="21600,21600" o:spt="202" path="m,l,21600r21600,l21600,xe">
                <v:stroke joinstyle="miter"/>
                <v:path gradientshapeok="t" o:connecttype="rect"/>
              </v:shapetype>
              <v:shape id="Text Box 2" o:spid="_x0000_s1026" type="#_x0000_t202" style="position:absolute;left:0;text-align:left;margin-left:332.4pt;margin-top:224.8pt;width:185.9pt;height:110.6pt;rotation:90;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" stroked="f">
                <v:textbox style="mso-fit-shape-to-text:t">
                  <w:txbxContent>
                    <w:p w14:paraId="49B550A7" w14:textId="47A953B3" w:rsidR="00E963DE" w:rsidRPr="00E963DE" w:rsidRDefault="00E963DE" w:rsidP="001D3624">
                      <w:pPr>
                        <w:jc w:val="center"/>
                        <w:rPr>
                          <w:rFonts w:asciiTheme="minorHAnsi" w:hAnsiTheme="minorHAnsi" w:cstheme="minorHAnsi"/>
                          <w:sz w:val="32"/>
                          <w:szCs w:val="32"/>
                        </w:rPr>
                      </w:pPr>
                      <w:r w:rsidRPr="00E963DE">
                        <w:rPr>
                          <w:rFonts w:asciiTheme="minorHAnsi" w:hAnsiTheme="minorHAnsi" w:cstheme="minorHAnsi"/>
                          <w:sz w:val="32"/>
                          <w:szCs w:val="32"/>
                        </w:rPr>
                        <w:t>AI/ML Model Pipeline</w:t>
                      </w:r>
                    </w:p>
                  </w:txbxContent>
                </v:textbox>
                <w10:wrap type="square"/>
              </v:shape>
            </w:pict>
          </mc:Fallback>
        </mc:AlternateContent>
      </w:r>
      <w:r w:rsidR="00E8373C">
        <w:rPr>
          <w:noProof/>
        </w:rPr>
        <w:drawing>
          <wp:inline distT="0" distB="0" distL="0" distR="0" wp14:anchorId="07EFD3BA" wp14:editId="12DB70DE">
            <wp:extent cx="6734054" cy="3424770"/>
            <wp:effectExtent l="0" t="2858" r="7303" b="7302"/>
            <wp:docPr id="646442472" name="Picture 64644247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117311" name="Picture 850117311" descr="A screenshot of a computer screen&#10;&#10;Description automatically generated"/>
                    <pic:cNvPicPr/>
                  </pic:nvPicPr>
                  <pic:blipFill>
                    <a:blip r:embed="rId11"/>
                    <a:stretch>
                      <a:fillRect/>
                    </a:stretch>
                  </pic:blipFill>
                  <pic:spPr>
                    <a:xfrm rot="5400000">
                      <a:off x="0" y="0"/>
                      <a:ext cx="6737088" cy="3426313"/>
                    </a:xfrm>
                    <a:prstGeom prst="rect">
                      <a:avLst/>
                    </a:prstGeom>
                  </pic:spPr>
                </pic:pic>
              </a:graphicData>
            </a:graphic>
          </wp:inline>
        </w:drawing>
      </w:r>
    </w:p>
    <w:p w14:paraId="78BAEA44" w14:textId="0B066FD9" w:rsidR="00C91A18" w:rsidRPr="007D1E20" w:rsidRDefault="00C91A18" w:rsidP="00C91A18">
      <w:pPr>
        <w:pStyle w:val="AChapTitle"/>
      </w:pPr>
      <w:bookmarkStart w:id="2" w:name="_Toc174889514"/>
      <w:r w:rsidRPr="007D1E20">
        <w:lastRenderedPageBreak/>
        <w:t xml:space="preserve">Chapter </w:t>
      </w:r>
      <w:r>
        <w:t>1</w:t>
      </w:r>
      <w:r w:rsidRPr="007D1E20">
        <w:t xml:space="preserve">: </w:t>
      </w:r>
      <w:r>
        <w:t>Programming Environments</w:t>
      </w:r>
      <w:bookmarkEnd w:id="2"/>
      <w:r w:rsidRPr="007D1E20">
        <w:t xml:space="preserve">  </w:t>
      </w:r>
    </w:p>
    <w:p w14:paraId="35BA2B6A" w14:textId="77777777" w:rsidR="00C91A18" w:rsidRPr="007D1E20" w:rsidRDefault="00C91A18" w:rsidP="00D60107">
      <w:pPr>
        <w:pStyle w:val="Heading1"/>
      </w:pPr>
      <w:bookmarkStart w:id="3" w:name="_Toc4058909"/>
      <w:bookmarkStart w:id="4" w:name="_Toc174889515"/>
      <w:r w:rsidRPr="007D1E20">
        <w:t>Overview</w:t>
      </w:r>
      <w:bookmarkEnd w:id="3"/>
      <w:bookmarkEnd w:id="4"/>
    </w:p>
    <w:p w14:paraId="42204CF6" w14:textId="77777777" w:rsidR="00C91A18" w:rsidRPr="007D1E20" w:rsidRDefault="00C91A18" w:rsidP="00C91A18">
      <w:pPr>
        <w:pStyle w:val="ABodyCopy"/>
        <w:ind w:left="0"/>
      </w:pPr>
    </w:p>
    <w:p w14:paraId="6C354FD5" w14:textId="77777777" w:rsidR="00C91A18" w:rsidRDefault="00C91A18" w:rsidP="00C91A18">
      <w:pPr>
        <w:pStyle w:val="ABodyCopy"/>
        <w:spacing w:after="0"/>
        <w:ind w:left="0"/>
        <w:rPr>
          <w:rFonts w:asciiTheme="minorHAnsi" w:hAnsiTheme="minorHAnsi"/>
          <w:sz w:val="22"/>
          <w:szCs w:val="22"/>
        </w:rPr>
      </w:pPr>
      <w:r>
        <w:rPr>
          <w:rFonts w:asciiTheme="minorHAnsi" w:hAnsiTheme="minorHAnsi"/>
          <w:sz w:val="22"/>
          <w:szCs w:val="22"/>
        </w:rPr>
        <w:t xml:space="preserve">You may not be aware of it, but data science touches nearly every aspect of your daily life. If you are reading a book about computer programming, you are probably already aware of the prominent and most common applications of data science. These include how Netflix uses data science to recommend movies based on your demographics and history, how Amazon upsells products, how dating sites recommend matches, and how TikTok populates your video stream. </w:t>
      </w:r>
    </w:p>
    <w:p w14:paraId="54448FBF" w14:textId="77777777" w:rsidR="00C91A18" w:rsidRDefault="00C91A18" w:rsidP="00C91A18">
      <w:pPr>
        <w:pStyle w:val="ABodyCopy"/>
        <w:spacing w:after="0"/>
        <w:ind w:left="0"/>
        <w:rPr>
          <w:rFonts w:asciiTheme="minorHAnsi" w:hAnsiTheme="minorHAnsi"/>
          <w:sz w:val="22"/>
          <w:szCs w:val="22"/>
        </w:rPr>
      </w:pPr>
    </w:p>
    <w:p w14:paraId="654B657B" w14:textId="77777777" w:rsidR="00C91A18" w:rsidRDefault="00C91A18" w:rsidP="00C91A18">
      <w:pPr>
        <w:pStyle w:val="ABodyCopy"/>
        <w:spacing w:after="0"/>
        <w:ind w:left="0"/>
        <w:rPr>
          <w:rFonts w:asciiTheme="minorHAnsi" w:hAnsiTheme="minorHAnsi"/>
          <w:sz w:val="22"/>
          <w:szCs w:val="22"/>
        </w:rPr>
      </w:pPr>
      <w:r>
        <w:rPr>
          <w:rFonts w:asciiTheme="minorHAnsi" w:hAnsiTheme="minorHAnsi"/>
          <w:sz w:val="22"/>
          <w:szCs w:val="22"/>
        </w:rPr>
        <w:t xml:space="preserve">We generally know that online systems such as Netflix, Amazon, and </w:t>
      </w:r>
      <w:proofErr w:type="spellStart"/>
      <w:r>
        <w:rPr>
          <w:rFonts w:asciiTheme="minorHAnsi" w:hAnsiTheme="minorHAnsi"/>
          <w:sz w:val="22"/>
          <w:szCs w:val="22"/>
        </w:rPr>
        <w:t>TicTok</w:t>
      </w:r>
      <w:proofErr w:type="spellEnd"/>
      <w:r>
        <w:rPr>
          <w:rFonts w:asciiTheme="minorHAnsi" w:hAnsiTheme="minorHAnsi"/>
          <w:sz w:val="22"/>
          <w:szCs w:val="22"/>
        </w:rPr>
        <w:t xml:space="preserve"> gather large volumes of data and subject it to machine learning algorithms to customize content and sell products. However, data science has escaped the confines of the tech giants and now drives nearly every aspect of our lives. Examples include the formulation of medications, police patrol routes, fashion trends, distribution of aid in times of crisis, housing development locations, wildfire prevention and control, military actions, pet food ingredients, and much, much more.</w:t>
      </w:r>
    </w:p>
    <w:p w14:paraId="18810A62" w14:textId="77777777" w:rsidR="00C91A18" w:rsidRDefault="00C91A18" w:rsidP="00C91A18">
      <w:pPr>
        <w:pStyle w:val="ABodyCopy"/>
        <w:spacing w:after="0"/>
        <w:ind w:left="0"/>
        <w:rPr>
          <w:rFonts w:asciiTheme="minorHAnsi" w:hAnsiTheme="minorHAnsi"/>
          <w:sz w:val="22"/>
          <w:szCs w:val="22"/>
        </w:rPr>
      </w:pPr>
    </w:p>
    <w:p w14:paraId="29781E41" w14:textId="77777777" w:rsidR="00C91A18" w:rsidRDefault="00C91A18" w:rsidP="00C91A18">
      <w:pPr>
        <w:pStyle w:val="ABodyCopy"/>
        <w:spacing w:after="0"/>
        <w:ind w:left="0"/>
        <w:rPr>
          <w:rFonts w:asciiTheme="minorHAnsi" w:hAnsiTheme="minorHAnsi"/>
          <w:sz w:val="22"/>
          <w:szCs w:val="22"/>
        </w:rPr>
      </w:pPr>
      <w:r>
        <w:rPr>
          <w:rFonts w:asciiTheme="minorHAnsi" w:hAnsiTheme="minorHAnsi"/>
          <w:sz w:val="22"/>
          <w:szCs w:val="22"/>
        </w:rPr>
        <w:t xml:space="preserve">“Data science” is a broad term that encompasses a wide array of disciplines, including computer science, statistics, machine learning, and artificial intelligence. The concepts of data science are generally expressed through the manipulation of data using computer programming languages. Of course, several different computer programming languages are available for developing and implementing data science projects. </w:t>
      </w:r>
    </w:p>
    <w:p w14:paraId="002D767D" w14:textId="77777777" w:rsidR="00C91A18" w:rsidRDefault="00C91A18" w:rsidP="00C91A18">
      <w:pPr>
        <w:pStyle w:val="ABodyCopy"/>
        <w:spacing w:after="0"/>
        <w:ind w:left="0"/>
        <w:rPr>
          <w:rFonts w:asciiTheme="minorHAnsi" w:hAnsiTheme="minorHAnsi"/>
          <w:sz w:val="22"/>
          <w:szCs w:val="22"/>
        </w:rPr>
      </w:pPr>
    </w:p>
    <w:p w14:paraId="6B2748D6" w14:textId="77777777" w:rsidR="00C91A18" w:rsidRDefault="00C91A18" w:rsidP="00C91A18">
      <w:pPr>
        <w:pStyle w:val="ABodyCopy"/>
        <w:spacing w:after="0"/>
        <w:ind w:left="0"/>
        <w:rPr>
          <w:rFonts w:asciiTheme="minorHAnsi" w:hAnsiTheme="minorHAnsi"/>
          <w:sz w:val="22"/>
          <w:szCs w:val="22"/>
        </w:rPr>
      </w:pPr>
      <w:r>
        <w:rPr>
          <w:rFonts w:asciiTheme="minorHAnsi" w:hAnsiTheme="minorHAnsi"/>
          <w:sz w:val="22"/>
          <w:szCs w:val="22"/>
        </w:rPr>
        <w:t xml:space="preserve">The programming language that you choose to focus on should be determined by the type of work that you want to do. If you are a software engineer, you might want to learn Java, C++, or Python. If you are a web developer, you might want to learn JavaScript, PHP, or Python. However, this book will focus on the programming languages and methodologies that support the field of data science. </w:t>
      </w:r>
    </w:p>
    <w:p w14:paraId="5D22391F" w14:textId="77777777" w:rsidR="00C91A18" w:rsidRDefault="00C91A18" w:rsidP="00C91A18">
      <w:pPr>
        <w:pStyle w:val="ABodyCopy"/>
        <w:spacing w:after="0"/>
        <w:ind w:left="0"/>
        <w:rPr>
          <w:rFonts w:asciiTheme="minorHAnsi" w:hAnsiTheme="minorHAnsi"/>
          <w:sz w:val="22"/>
          <w:szCs w:val="22"/>
        </w:rPr>
      </w:pPr>
    </w:p>
    <w:p w14:paraId="04F63A66" w14:textId="77777777" w:rsidR="00C91A18" w:rsidRPr="00695B9E" w:rsidRDefault="00C91A18" w:rsidP="00C91A18">
      <w:pPr>
        <w:pStyle w:val="ABodyCopy"/>
        <w:ind w:left="0"/>
        <w:rPr>
          <w:rFonts w:asciiTheme="minorHAnsi" w:hAnsiTheme="minorHAnsi" w:cstheme="minorHAnsi"/>
          <w:sz w:val="22"/>
          <w:szCs w:val="22"/>
        </w:rPr>
      </w:pPr>
      <w:r w:rsidRPr="00695B9E">
        <w:rPr>
          <w:rFonts w:asciiTheme="minorHAnsi" w:hAnsiTheme="minorHAnsi" w:cstheme="minorHAnsi"/>
          <w:sz w:val="22"/>
          <w:szCs w:val="22"/>
        </w:rPr>
        <w:t xml:space="preserve">Among the top programming languages in data science, SAS, Python, and R stand out. SAS has a long-standing presence in the industry, offering a comprehensive suite of tools for data analysis and modeling. Python has gained significant popularity due to its versatility, ease of use, and extensive libraries for data manipulation and machine learning. R, a language designed for statistical analysis, provides powerful statistical and graphical </w:t>
      </w:r>
      <w:r w:rsidRPr="00695B9E">
        <w:rPr>
          <w:rFonts w:asciiTheme="minorHAnsi" w:hAnsiTheme="minorHAnsi" w:cstheme="minorHAnsi"/>
          <w:sz w:val="22"/>
          <w:szCs w:val="22"/>
        </w:rPr>
        <w:lastRenderedPageBreak/>
        <w:t>capabilities. These languages, along with their respective environments (SAS Studio, Python Spyder, and R Studio), offer data scientists a rich ecosystem to tackle complex data problems.</w:t>
      </w:r>
    </w:p>
    <w:p w14:paraId="752B1040" w14:textId="77777777" w:rsidR="00C91A18" w:rsidRDefault="00C91A18" w:rsidP="00C91A18">
      <w:pPr>
        <w:pStyle w:val="ABodyCopy"/>
        <w:spacing w:after="0"/>
        <w:ind w:left="0"/>
        <w:rPr>
          <w:rFonts w:asciiTheme="minorHAnsi" w:hAnsiTheme="minorHAnsi"/>
          <w:sz w:val="22"/>
          <w:szCs w:val="22"/>
        </w:rPr>
      </w:pPr>
    </w:p>
    <w:p w14:paraId="101B661B" w14:textId="77777777" w:rsidR="00C91A18" w:rsidRDefault="00C91A18" w:rsidP="00C91A18">
      <w:pPr>
        <w:pStyle w:val="ABodyCopy"/>
        <w:spacing w:after="0"/>
        <w:ind w:left="0"/>
        <w:rPr>
          <w:rFonts w:asciiTheme="minorHAnsi" w:hAnsiTheme="minorHAnsi"/>
          <w:sz w:val="22"/>
          <w:szCs w:val="22"/>
        </w:rPr>
      </w:pPr>
      <w:r>
        <w:rPr>
          <w:rFonts w:asciiTheme="minorHAnsi" w:hAnsiTheme="minorHAnsi"/>
          <w:sz w:val="22"/>
          <w:szCs w:val="22"/>
        </w:rPr>
        <w:t xml:space="preserve">Although SAS, Python, and </w:t>
      </w:r>
      <w:proofErr w:type="spellStart"/>
      <w:r>
        <w:rPr>
          <w:rFonts w:asciiTheme="minorHAnsi" w:hAnsiTheme="minorHAnsi"/>
          <w:sz w:val="22"/>
          <w:szCs w:val="22"/>
        </w:rPr>
        <w:t>R are</w:t>
      </w:r>
      <w:proofErr w:type="spellEnd"/>
      <w:r>
        <w:rPr>
          <w:rFonts w:asciiTheme="minorHAnsi" w:hAnsiTheme="minorHAnsi"/>
          <w:sz w:val="22"/>
          <w:szCs w:val="22"/>
        </w:rPr>
        <w:t xml:space="preserve"> among the top programming languages in data science</w:t>
      </w:r>
      <w:r>
        <w:rPr>
          <w:rStyle w:val="FootnoteReference"/>
          <w:rFonts w:asciiTheme="minorHAnsi" w:hAnsiTheme="minorHAnsi"/>
          <w:sz w:val="22"/>
          <w:szCs w:val="22"/>
        </w:rPr>
        <w:footnoteReference w:id="2"/>
      </w:r>
      <w:r>
        <w:rPr>
          <w:rFonts w:asciiTheme="minorHAnsi" w:hAnsiTheme="minorHAnsi"/>
          <w:sz w:val="22"/>
          <w:szCs w:val="22"/>
        </w:rPr>
        <w:t>, there are other programming languages and analytical environments commonly used for data science, such as:</w:t>
      </w:r>
    </w:p>
    <w:p w14:paraId="0628E138" w14:textId="77777777" w:rsidR="00C91A18" w:rsidRDefault="00C91A18" w:rsidP="00C91A18">
      <w:pPr>
        <w:pStyle w:val="ABodyCopy"/>
        <w:spacing w:after="0"/>
        <w:ind w:left="0"/>
        <w:rPr>
          <w:rFonts w:asciiTheme="minorHAnsi" w:hAnsiTheme="minorHAnsi"/>
          <w:sz w:val="22"/>
          <w:szCs w:val="22"/>
        </w:rPr>
      </w:pPr>
    </w:p>
    <w:p w14:paraId="6954D8CA" w14:textId="77777777" w:rsidR="00C91A18" w:rsidRDefault="00C91A18" w:rsidP="00C91A18">
      <w:pPr>
        <w:pStyle w:val="ABodyCopy"/>
        <w:numPr>
          <w:ilvl w:val="0"/>
          <w:numId w:val="11"/>
        </w:numPr>
        <w:spacing w:after="0"/>
        <w:rPr>
          <w:rFonts w:asciiTheme="minorHAnsi" w:hAnsiTheme="minorHAnsi"/>
          <w:sz w:val="22"/>
          <w:szCs w:val="22"/>
        </w:rPr>
      </w:pPr>
      <w:r>
        <w:rPr>
          <w:rFonts w:asciiTheme="minorHAnsi" w:hAnsiTheme="minorHAnsi"/>
          <w:sz w:val="22"/>
          <w:szCs w:val="22"/>
        </w:rPr>
        <w:t>Julia</w:t>
      </w:r>
    </w:p>
    <w:p w14:paraId="770DA71B" w14:textId="77777777" w:rsidR="00C91A18" w:rsidRDefault="00C91A18" w:rsidP="00C91A18">
      <w:pPr>
        <w:pStyle w:val="ABodyCopy"/>
        <w:numPr>
          <w:ilvl w:val="0"/>
          <w:numId w:val="11"/>
        </w:numPr>
        <w:spacing w:after="0"/>
        <w:rPr>
          <w:rFonts w:asciiTheme="minorHAnsi" w:hAnsiTheme="minorHAnsi"/>
          <w:sz w:val="22"/>
          <w:szCs w:val="22"/>
        </w:rPr>
      </w:pPr>
      <w:r>
        <w:rPr>
          <w:rFonts w:asciiTheme="minorHAnsi" w:hAnsiTheme="minorHAnsi"/>
          <w:sz w:val="22"/>
          <w:szCs w:val="22"/>
        </w:rPr>
        <w:t>C++</w:t>
      </w:r>
    </w:p>
    <w:p w14:paraId="61D09BF6" w14:textId="77777777" w:rsidR="00C91A18" w:rsidRDefault="00C91A18" w:rsidP="00C91A18">
      <w:pPr>
        <w:pStyle w:val="ABodyCopy"/>
        <w:numPr>
          <w:ilvl w:val="0"/>
          <w:numId w:val="11"/>
        </w:numPr>
        <w:spacing w:after="0"/>
        <w:rPr>
          <w:rFonts w:asciiTheme="minorHAnsi" w:hAnsiTheme="minorHAnsi"/>
          <w:sz w:val="22"/>
          <w:szCs w:val="22"/>
        </w:rPr>
      </w:pPr>
      <w:r>
        <w:rPr>
          <w:rFonts w:asciiTheme="minorHAnsi" w:hAnsiTheme="minorHAnsi"/>
          <w:sz w:val="22"/>
          <w:szCs w:val="22"/>
        </w:rPr>
        <w:t>Scala</w:t>
      </w:r>
    </w:p>
    <w:p w14:paraId="1AFC0E9A" w14:textId="77777777" w:rsidR="00C91A18" w:rsidRDefault="00C91A18" w:rsidP="00C91A18">
      <w:pPr>
        <w:pStyle w:val="ABodyCopy"/>
        <w:numPr>
          <w:ilvl w:val="0"/>
          <w:numId w:val="11"/>
        </w:numPr>
        <w:spacing w:after="0"/>
        <w:rPr>
          <w:rFonts w:asciiTheme="minorHAnsi" w:hAnsiTheme="minorHAnsi"/>
          <w:sz w:val="22"/>
          <w:szCs w:val="22"/>
        </w:rPr>
      </w:pPr>
      <w:r>
        <w:rPr>
          <w:rFonts w:asciiTheme="minorHAnsi" w:hAnsiTheme="minorHAnsi"/>
          <w:sz w:val="22"/>
          <w:szCs w:val="22"/>
        </w:rPr>
        <w:t>MATLAB</w:t>
      </w:r>
    </w:p>
    <w:p w14:paraId="52C8E271" w14:textId="77777777" w:rsidR="00C91A18" w:rsidRDefault="00C91A18" w:rsidP="00C91A18">
      <w:pPr>
        <w:pStyle w:val="ABodyCopy"/>
        <w:numPr>
          <w:ilvl w:val="0"/>
          <w:numId w:val="11"/>
        </w:numPr>
        <w:spacing w:after="0"/>
        <w:rPr>
          <w:rFonts w:asciiTheme="minorHAnsi" w:hAnsiTheme="minorHAnsi"/>
          <w:sz w:val="22"/>
          <w:szCs w:val="22"/>
        </w:rPr>
      </w:pPr>
      <w:r>
        <w:rPr>
          <w:rFonts w:asciiTheme="minorHAnsi" w:hAnsiTheme="minorHAnsi"/>
          <w:sz w:val="22"/>
          <w:szCs w:val="22"/>
        </w:rPr>
        <w:t>Octave</w:t>
      </w:r>
    </w:p>
    <w:p w14:paraId="7FA3E13D" w14:textId="77777777" w:rsidR="00C91A18" w:rsidRDefault="00C91A18" w:rsidP="00C91A18">
      <w:pPr>
        <w:pStyle w:val="ABodyCopy"/>
        <w:numPr>
          <w:ilvl w:val="0"/>
          <w:numId w:val="11"/>
        </w:numPr>
        <w:spacing w:after="0"/>
        <w:rPr>
          <w:rFonts w:asciiTheme="minorHAnsi" w:hAnsiTheme="minorHAnsi"/>
          <w:sz w:val="22"/>
          <w:szCs w:val="22"/>
        </w:rPr>
      </w:pPr>
      <w:r>
        <w:rPr>
          <w:rFonts w:asciiTheme="minorHAnsi" w:hAnsiTheme="minorHAnsi"/>
          <w:sz w:val="22"/>
          <w:szCs w:val="22"/>
        </w:rPr>
        <w:t>SQL</w:t>
      </w:r>
    </w:p>
    <w:p w14:paraId="4D04D958" w14:textId="77777777" w:rsidR="00C91A18" w:rsidRDefault="00C91A18" w:rsidP="00C91A18">
      <w:pPr>
        <w:pStyle w:val="ABodyCopy"/>
        <w:numPr>
          <w:ilvl w:val="0"/>
          <w:numId w:val="11"/>
        </w:numPr>
        <w:spacing w:after="0"/>
        <w:rPr>
          <w:rFonts w:asciiTheme="minorHAnsi" w:hAnsiTheme="minorHAnsi"/>
          <w:sz w:val="22"/>
          <w:szCs w:val="22"/>
        </w:rPr>
      </w:pPr>
      <w:r>
        <w:rPr>
          <w:rFonts w:asciiTheme="minorHAnsi" w:hAnsiTheme="minorHAnsi"/>
          <w:sz w:val="22"/>
          <w:szCs w:val="22"/>
        </w:rPr>
        <w:t>Java</w:t>
      </w:r>
    </w:p>
    <w:p w14:paraId="4E12EC4B" w14:textId="77777777" w:rsidR="00C91A18" w:rsidRDefault="00C91A18" w:rsidP="00C91A18">
      <w:pPr>
        <w:pStyle w:val="ABodyCopy"/>
        <w:numPr>
          <w:ilvl w:val="0"/>
          <w:numId w:val="11"/>
        </w:numPr>
        <w:spacing w:after="0"/>
        <w:rPr>
          <w:rFonts w:asciiTheme="minorHAnsi" w:hAnsiTheme="minorHAnsi"/>
          <w:sz w:val="22"/>
          <w:szCs w:val="22"/>
        </w:rPr>
      </w:pPr>
      <w:r>
        <w:rPr>
          <w:rFonts w:asciiTheme="minorHAnsi" w:hAnsiTheme="minorHAnsi"/>
          <w:sz w:val="22"/>
          <w:szCs w:val="22"/>
        </w:rPr>
        <w:t>Alteryx</w:t>
      </w:r>
    </w:p>
    <w:p w14:paraId="46FFE598" w14:textId="77777777" w:rsidR="00C91A18" w:rsidRDefault="00C91A18" w:rsidP="00C91A18">
      <w:pPr>
        <w:pStyle w:val="ABodyCopy"/>
        <w:numPr>
          <w:ilvl w:val="0"/>
          <w:numId w:val="11"/>
        </w:numPr>
        <w:spacing w:after="0"/>
        <w:rPr>
          <w:rFonts w:asciiTheme="minorHAnsi" w:hAnsiTheme="minorHAnsi"/>
          <w:sz w:val="22"/>
          <w:szCs w:val="22"/>
        </w:rPr>
      </w:pPr>
      <w:r>
        <w:rPr>
          <w:rFonts w:asciiTheme="minorHAnsi" w:hAnsiTheme="minorHAnsi"/>
          <w:sz w:val="22"/>
          <w:szCs w:val="22"/>
        </w:rPr>
        <w:t>Tableau</w:t>
      </w:r>
    </w:p>
    <w:p w14:paraId="6217C4B8" w14:textId="77777777" w:rsidR="00C91A18" w:rsidRDefault="00C91A18" w:rsidP="00C91A18">
      <w:pPr>
        <w:pStyle w:val="ABodyCopy"/>
        <w:numPr>
          <w:ilvl w:val="0"/>
          <w:numId w:val="11"/>
        </w:numPr>
        <w:spacing w:after="0"/>
        <w:rPr>
          <w:rFonts w:asciiTheme="minorHAnsi" w:hAnsiTheme="minorHAnsi"/>
          <w:sz w:val="22"/>
          <w:szCs w:val="22"/>
        </w:rPr>
      </w:pPr>
      <w:r>
        <w:rPr>
          <w:rFonts w:asciiTheme="minorHAnsi" w:hAnsiTheme="minorHAnsi"/>
          <w:sz w:val="22"/>
          <w:szCs w:val="22"/>
        </w:rPr>
        <w:t>and even Microsoft Excel.</w:t>
      </w:r>
    </w:p>
    <w:p w14:paraId="44E2B224" w14:textId="77777777" w:rsidR="00C91A18" w:rsidRDefault="00C91A18" w:rsidP="00C91A18">
      <w:pPr>
        <w:pStyle w:val="ABodyCopy"/>
        <w:spacing w:after="0"/>
        <w:ind w:left="0"/>
        <w:rPr>
          <w:rFonts w:asciiTheme="minorHAnsi" w:hAnsiTheme="minorHAnsi"/>
          <w:sz w:val="22"/>
          <w:szCs w:val="22"/>
        </w:rPr>
      </w:pPr>
    </w:p>
    <w:p w14:paraId="47D8ED1D" w14:textId="77777777" w:rsidR="00C91A18" w:rsidRDefault="00C91A18" w:rsidP="00C91A18">
      <w:pPr>
        <w:pStyle w:val="ABodyCopy"/>
        <w:spacing w:after="0"/>
        <w:ind w:left="0"/>
        <w:rPr>
          <w:rFonts w:asciiTheme="minorHAnsi" w:hAnsiTheme="minorHAnsi"/>
          <w:sz w:val="22"/>
          <w:szCs w:val="22"/>
        </w:rPr>
      </w:pPr>
      <w:r>
        <w:rPr>
          <w:rFonts w:asciiTheme="minorHAnsi" w:hAnsiTheme="minorHAnsi"/>
          <w:sz w:val="22"/>
          <w:szCs w:val="22"/>
        </w:rPr>
        <w:t>Each of these programming languages is powerful and flexible and can perform a wide array of data science functions. However, this book aims to provide you with a practical, hands-on guide to the top three programming languages used in the business world.</w:t>
      </w:r>
    </w:p>
    <w:p w14:paraId="680D49CC" w14:textId="77777777" w:rsidR="00C91A18" w:rsidRDefault="00C91A18" w:rsidP="00C91A18">
      <w:pPr>
        <w:pStyle w:val="ABodyCopy"/>
        <w:spacing w:after="0"/>
        <w:ind w:left="0"/>
        <w:rPr>
          <w:rFonts w:asciiTheme="minorHAnsi" w:hAnsiTheme="minorHAnsi"/>
          <w:sz w:val="22"/>
          <w:szCs w:val="22"/>
        </w:rPr>
      </w:pPr>
    </w:p>
    <w:p w14:paraId="60D51643" w14:textId="77777777" w:rsidR="00C91A18" w:rsidRDefault="00C91A18" w:rsidP="00C91A18">
      <w:pPr>
        <w:pStyle w:val="ABodyCopy"/>
        <w:spacing w:after="0"/>
        <w:ind w:left="0"/>
        <w:rPr>
          <w:rFonts w:asciiTheme="minorHAnsi" w:hAnsiTheme="minorHAnsi"/>
          <w:sz w:val="22"/>
          <w:szCs w:val="22"/>
        </w:rPr>
      </w:pPr>
      <w:r>
        <w:rPr>
          <w:rFonts w:asciiTheme="minorHAnsi" w:hAnsiTheme="minorHAnsi"/>
          <w:sz w:val="22"/>
          <w:szCs w:val="22"/>
        </w:rPr>
        <w:t xml:space="preserve">Truth be told, in the 2024 Kaggle Machine Learning and Data Science Survey, the top programming languages included both #1 Python and #3 R (#2 was SQL), but SAS came in at #12 on the list. I believe that this is a result of selection bias. The survey results show that nearly half of the respondents have less than five years of programming experience and that almost 40% of the respondents were students. SAS is generally not taught in schools because the full SAS product line is a license-based product. Universities and students prefer </w:t>
      </w:r>
      <w:r>
        <w:rPr>
          <w:rFonts w:asciiTheme="minorHAnsi" w:hAnsiTheme="minorHAnsi"/>
          <w:sz w:val="22"/>
          <w:szCs w:val="22"/>
        </w:rPr>
        <w:lastRenderedPageBreak/>
        <w:t xml:space="preserve">freeware for obvious reasons. However, SAS does offer a free student version of its product, which contains all the capabilities of a fully licensed product but a file size limit of 5GB. For most students, this SAS freeware version will meet 90% of their needs. </w:t>
      </w:r>
    </w:p>
    <w:p w14:paraId="69C3EB8B" w14:textId="77777777" w:rsidR="00C91A18" w:rsidRDefault="00C91A18" w:rsidP="00C91A18">
      <w:pPr>
        <w:pStyle w:val="ABodyCopy"/>
        <w:spacing w:after="0"/>
        <w:ind w:left="0"/>
        <w:rPr>
          <w:rFonts w:asciiTheme="minorHAnsi" w:hAnsiTheme="minorHAnsi"/>
          <w:sz w:val="22"/>
          <w:szCs w:val="22"/>
        </w:rPr>
      </w:pPr>
    </w:p>
    <w:p w14:paraId="1C302038" w14:textId="77777777" w:rsidR="00C91A18" w:rsidRDefault="00C91A18" w:rsidP="00C91A18">
      <w:pPr>
        <w:pStyle w:val="ABodyCopy"/>
        <w:spacing w:after="0"/>
        <w:ind w:left="0"/>
        <w:rPr>
          <w:rFonts w:asciiTheme="minorHAnsi" w:hAnsiTheme="minorHAnsi"/>
          <w:sz w:val="22"/>
          <w:szCs w:val="22"/>
        </w:rPr>
      </w:pPr>
      <w:r>
        <w:rPr>
          <w:rFonts w:asciiTheme="minorHAnsi" w:hAnsiTheme="minorHAnsi"/>
          <w:sz w:val="22"/>
          <w:szCs w:val="22"/>
        </w:rPr>
        <w:t>So, including Python and R as part of this book is obvious, but why include SAS when it is listed as #12 on the data science popularity list? The reason is that in the real world, SAS is still a dominant analytical environment where senior data scientists have developed analytical products, automated processes, and bleeding-edge artificial intelligence codebases that contain over five decades of knowledge. SAS is still the leading programming language throughout the financial services, insurance, and biotech industries and all of government services. If you want to work in any of these fields, you will need to transform your freeware knowledge into SAS.</w:t>
      </w:r>
    </w:p>
    <w:p w14:paraId="7D50CD52" w14:textId="77777777" w:rsidR="00C91A18" w:rsidRDefault="00C91A18" w:rsidP="00C91A18">
      <w:pPr>
        <w:pStyle w:val="ABodyCopy"/>
        <w:spacing w:after="0"/>
        <w:ind w:left="0"/>
        <w:rPr>
          <w:rFonts w:asciiTheme="minorHAnsi" w:hAnsiTheme="minorHAnsi"/>
          <w:sz w:val="22"/>
          <w:szCs w:val="22"/>
        </w:rPr>
      </w:pPr>
    </w:p>
    <w:p w14:paraId="1FE1BFD9" w14:textId="77777777" w:rsidR="00C91A18" w:rsidRDefault="00C91A18" w:rsidP="00C91A18">
      <w:pPr>
        <w:pStyle w:val="ABodyCopy"/>
        <w:spacing w:after="0"/>
        <w:ind w:left="0"/>
        <w:rPr>
          <w:rFonts w:asciiTheme="minorHAnsi" w:hAnsiTheme="minorHAnsi"/>
          <w:sz w:val="22"/>
          <w:szCs w:val="22"/>
        </w:rPr>
      </w:pPr>
      <w:r>
        <w:rPr>
          <w:rFonts w:asciiTheme="minorHAnsi" w:hAnsiTheme="minorHAnsi"/>
          <w:sz w:val="22"/>
          <w:szCs w:val="22"/>
        </w:rPr>
        <w:t>The Gartner Magic Quadrant reviews and analyzes all the major data science and machine learning (DS/ML) software products. This independent evaluation has placed SAS as the top DS/ML software provider for its entire review history, lasting over 15 years. Figure 1.0 shows the Gartner Magic Quadrant for DS/ML software products. This quadrant analysis plots DS/ML software companies where the x-axis represents the company’s “completeness of vision,” and the y-axis represents the company’s “ability to execute.”</w:t>
      </w:r>
    </w:p>
    <w:p w14:paraId="3289A174" w14:textId="77777777" w:rsidR="00C91A18" w:rsidRDefault="00C91A18" w:rsidP="00C91A18">
      <w:pPr>
        <w:pStyle w:val="ABodyCopy"/>
        <w:spacing w:after="0"/>
        <w:ind w:left="0"/>
        <w:rPr>
          <w:rFonts w:asciiTheme="minorHAnsi" w:hAnsiTheme="minorHAnsi"/>
          <w:sz w:val="22"/>
          <w:szCs w:val="22"/>
        </w:rPr>
      </w:pPr>
    </w:p>
    <w:p w14:paraId="6503ACC4" w14:textId="77777777" w:rsidR="00C91A18" w:rsidRPr="00076DB3" w:rsidRDefault="00C91A18" w:rsidP="00C91A18">
      <w:pPr>
        <w:pStyle w:val="ACaptionHead"/>
        <w:ind w:left="0"/>
      </w:pPr>
      <w:r w:rsidRPr="003D5B76">
        <w:t>Figure 1.</w:t>
      </w:r>
      <w:r>
        <w:t>0: Gartner Magic Quadrant for DS/ML software products</w:t>
      </w:r>
    </w:p>
    <w:p w14:paraId="5907BBEF" w14:textId="77777777" w:rsidR="00C91A18" w:rsidRDefault="00C91A18" w:rsidP="00C91A18">
      <w:pPr>
        <w:pStyle w:val="ABodyCopy"/>
        <w:spacing w:after="0"/>
        <w:ind w:left="0"/>
        <w:jc w:val="center"/>
        <w:rPr>
          <w:rFonts w:asciiTheme="minorHAnsi" w:hAnsiTheme="minorHAnsi"/>
          <w:sz w:val="22"/>
          <w:szCs w:val="22"/>
        </w:rPr>
      </w:pPr>
      <w:r>
        <w:rPr>
          <w:noProof/>
        </w:rPr>
        <w:drawing>
          <wp:inline distT="0" distB="0" distL="0" distR="0" wp14:anchorId="2B44C8CC" wp14:editId="191F64E4">
            <wp:extent cx="2762250" cy="2873341"/>
            <wp:effectExtent l="0" t="0" r="0" b="3810"/>
            <wp:docPr id="2" name="Picture 2" descr="A white grid with blue dot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white grid with blue dots and white text&#10;&#10;Description automatically generated"/>
                    <pic:cNvPicPr/>
                  </pic:nvPicPr>
                  <pic:blipFill>
                    <a:blip r:embed="rId12"/>
                    <a:stretch>
                      <a:fillRect/>
                    </a:stretch>
                  </pic:blipFill>
                  <pic:spPr>
                    <a:xfrm>
                      <a:off x="0" y="0"/>
                      <a:ext cx="2778801" cy="2890558"/>
                    </a:xfrm>
                    <a:prstGeom prst="rect">
                      <a:avLst/>
                    </a:prstGeom>
                  </pic:spPr>
                </pic:pic>
              </a:graphicData>
            </a:graphic>
          </wp:inline>
        </w:drawing>
      </w:r>
    </w:p>
    <w:p w14:paraId="18C1ACC6" w14:textId="77777777" w:rsidR="00C91A18" w:rsidRDefault="00C91A18" w:rsidP="00C91A18">
      <w:pPr>
        <w:pStyle w:val="ABodyCopy"/>
        <w:spacing w:after="0"/>
        <w:ind w:left="0"/>
        <w:rPr>
          <w:rFonts w:asciiTheme="minorHAnsi" w:hAnsiTheme="minorHAnsi"/>
          <w:sz w:val="22"/>
          <w:szCs w:val="22"/>
        </w:rPr>
      </w:pPr>
      <w:r>
        <w:rPr>
          <w:rFonts w:asciiTheme="minorHAnsi" w:hAnsiTheme="minorHAnsi"/>
          <w:sz w:val="22"/>
          <w:szCs w:val="22"/>
        </w:rPr>
        <w:lastRenderedPageBreak/>
        <w:t>Although Python and R are not specifically identified in the quadrant analysis, they are the programming languages that drive the data science and machine learning capabilities of most of the other DS/ML software providers represented in Figure 1.0.</w:t>
      </w:r>
    </w:p>
    <w:p w14:paraId="590DDF73" w14:textId="77777777" w:rsidR="00C91A18" w:rsidRDefault="00C91A18" w:rsidP="00C91A18">
      <w:pPr>
        <w:pStyle w:val="ABodyCopy"/>
        <w:spacing w:after="0"/>
        <w:ind w:left="0"/>
        <w:rPr>
          <w:rFonts w:asciiTheme="minorHAnsi" w:hAnsiTheme="minorHAnsi"/>
          <w:sz w:val="22"/>
          <w:szCs w:val="22"/>
        </w:rPr>
      </w:pPr>
    </w:p>
    <w:p w14:paraId="04422F79" w14:textId="77777777" w:rsidR="00C91A18" w:rsidRDefault="00C91A18" w:rsidP="00C91A18">
      <w:pPr>
        <w:pStyle w:val="ABodyCopy"/>
        <w:spacing w:after="0"/>
        <w:ind w:left="0"/>
        <w:rPr>
          <w:rFonts w:asciiTheme="minorHAnsi" w:hAnsiTheme="minorHAnsi"/>
          <w:sz w:val="22"/>
          <w:szCs w:val="22"/>
        </w:rPr>
      </w:pPr>
      <w:r>
        <w:rPr>
          <w:rFonts w:asciiTheme="minorHAnsi" w:hAnsiTheme="minorHAnsi"/>
          <w:sz w:val="22"/>
          <w:szCs w:val="22"/>
        </w:rPr>
        <w:t>This chapter will provide you with an overview of the Integrated Development Environment (IDE) for Python Spyder, R Studio, and SAS Studio. Although the underlying constructs of the environments are quite different, the user experience and overall look of the environments are surprisingly similar.</w:t>
      </w:r>
    </w:p>
    <w:p w14:paraId="7A23EF9F" w14:textId="77777777" w:rsidR="00C91A18" w:rsidRDefault="00C91A18" w:rsidP="00C91A18">
      <w:pPr>
        <w:pStyle w:val="ABodyCopy"/>
        <w:spacing w:after="0"/>
        <w:ind w:left="0"/>
        <w:rPr>
          <w:rFonts w:asciiTheme="minorHAnsi" w:hAnsiTheme="minorHAnsi"/>
          <w:sz w:val="22"/>
          <w:szCs w:val="22"/>
        </w:rPr>
      </w:pPr>
    </w:p>
    <w:p w14:paraId="4FACAF95" w14:textId="77777777" w:rsidR="00C91A18" w:rsidRPr="002C0063" w:rsidRDefault="00C91A18" w:rsidP="00C91A18">
      <w:pPr>
        <w:pStyle w:val="Heading1"/>
      </w:pPr>
      <w:bookmarkStart w:id="5" w:name="_Toc174889516"/>
      <w:r>
        <w:t>Programming Environments</w:t>
      </w:r>
      <w:bookmarkEnd w:id="5"/>
    </w:p>
    <w:p w14:paraId="2ED8B4AE" w14:textId="77777777" w:rsidR="00C91A18" w:rsidRDefault="00C91A18" w:rsidP="00C91A18">
      <w:pPr>
        <w:pStyle w:val="ABodyCopy"/>
        <w:spacing w:after="0"/>
        <w:ind w:left="0"/>
        <w:rPr>
          <w:rFonts w:asciiTheme="minorHAnsi" w:hAnsiTheme="minorHAnsi"/>
          <w:sz w:val="22"/>
          <w:szCs w:val="22"/>
        </w:rPr>
      </w:pPr>
    </w:p>
    <w:p w14:paraId="4A9850FA" w14:textId="77777777" w:rsidR="00C91A18" w:rsidRDefault="00C91A18" w:rsidP="00C91A18">
      <w:pPr>
        <w:pStyle w:val="ABodyCopy"/>
        <w:spacing w:after="0"/>
        <w:ind w:left="0"/>
        <w:rPr>
          <w:rFonts w:asciiTheme="minorHAnsi" w:hAnsiTheme="minorHAnsi"/>
          <w:sz w:val="22"/>
          <w:szCs w:val="22"/>
        </w:rPr>
      </w:pPr>
      <w:r>
        <w:rPr>
          <w:rFonts w:asciiTheme="minorHAnsi" w:hAnsiTheme="minorHAnsi"/>
          <w:sz w:val="22"/>
          <w:szCs w:val="22"/>
        </w:rPr>
        <w:t xml:space="preserve">Every analytical programming environment has its own look and feel that can be customized in a multitude of ways. The arrangement of the coding window, the output window, the data set view, and the graphics display, along with the look and feel of the font and background colors – all of this can be customized. Some programmers prefer “dark mode,” while others prefer a white background. In order to cut through all the confusion that can be brought on by customization, I will use the default settings in the programming environments in this book. </w:t>
      </w:r>
    </w:p>
    <w:p w14:paraId="50675186" w14:textId="77777777" w:rsidR="00C91A18" w:rsidRDefault="00C91A18" w:rsidP="00C91A18">
      <w:pPr>
        <w:pStyle w:val="ABodyCopy"/>
        <w:spacing w:after="0"/>
        <w:ind w:left="0"/>
        <w:rPr>
          <w:rFonts w:asciiTheme="minorHAnsi" w:hAnsiTheme="minorHAnsi"/>
          <w:sz w:val="22"/>
          <w:szCs w:val="22"/>
        </w:rPr>
      </w:pPr>
    </w:p>
    <w:p w14:paraId="26AF5F31" w14:textId="77777777" w:rsidR="00C91A18" w:rsidRDefault="00C91A18" w:rsidP="00C91A18">
      <w:pPr>
        <w:pStyle w:val="ABodyCopy"/>
        <w:spacing w:after="0"/>
        <w:ind w:left="0"/>
        <w:rPr>
          <w:rFonts w:asciiTheme="minorHAnsi" w:hAnsiTheme="minorHAnsi"/>
          <w:sz w:val="22"/>
          <w:szCs w:val="22"/>
        </w:rPr>
      </w:pPr>
      <w:r>
        <w:rPr>
          <w:rFonts w:asciiTheme="minorHAnsi" w:hAnsiTheme="minorHAnsi"/>
          <w:sz w:val="22"/>
          <w:szCs w:val="22"/>
        </w:rPr>
        <w:t xml:space="preserve">The following sections will provide you with the links to either access or download each of the respective software programs. These sections will not include step-by-step installation procedures because these procedures vary depending on which operating system you are using and which version of the software you choose to install. Fortunately, each of these software programs has highly detailed support documentation and large user communities that will quickly guide you through the installation process. </w:t>
      </w:r>
    </w:p>
    <w:p w14:paraId="30E3A8A7" w14:textId="77777777" w:rsidR="00C91A18" w:rsidRDefault="00C91A18" w:rsidP="00C91A18">
      <w:pPr>
        <w:pStyle w:val="ABodyCopy"/>
        <w:spacing w:after="0"/>
        <w:ind w:left="0"/>
        <w:rPr>
          <w:rFonts w:asciiTheme="minorHAnsi" w:hAnsiTheme="minorHAnsi"/>
          <w:sz w:val="22"/>
          <w:szCs w:val="22"/>
        </w:rPr>
      </w:pPr>
    </w:p>
    <w:p w14:paraId="28C9DDF2" w14:textId="77777777" w:rsidR="00C91A18" w:rsidRDefault="00C91A18" w:rsidP="00C91A18">
      <w:pPr>
        <w:pStyle w:val="ABodyCopy"/>
        <w:spacing w:after="0"/>
        <w:ind w:left="0"/>
        <w:rPr>
          <w:rFonts w:asciiTheme="minorHAnsi" w:hAnsiTheme="minorHAnsi"/>
          <w:sz w:val="22"/>
          <w:szCs w:val="22"/>
        </w:rPr>
      </w:pPr>
      <w:r>
        <w:rPr>
          <w:rFonts w:asciiTheme="minorHAnsi" w:hAnsiTheme="minorHAnsi"/>
          <w:sz w:val="22"/>
          <w:szCs w:val="22"/>
        </w:rPr>
        <w:t>Before we install these programs, let’s quickly review each programming environment in terms of its functionality, performance, and ease of use.</w:t>
      </w:r>
    </w:p>
    <w:p w14:paraId="63544722" w14:textId="77777777" w:rsidR="00C91A18" w:rsidRDefault="00C91A18" w:rsidP="00C91A18">
      <w:pPr>
        <w:pStyle w:val="ABodyCopy"/>
        <w:spacing w:after="0"/>
        <w:ind w:left="0"/>
        <w:rPr>
          <w:rFonts w:asciiTheme="minorHAnsi" w:hAnsiTheme="minorHAnsi"/>
          <w:sz w:val="22"/>
          <w:szCs w:val="22"/>
        </w:rPr>
      </w:pPr>
    </w:p>
    <w:p w14:paraId="3339C25D" w14:textId="77777777" w:rsidR="00C91A18" w:rsidRPr="00BE01E5" w:rsidRDefault="00C91A18" w:rsidP="00C91A18">
      <w:pPr>
        <w:pStyle w:val="ABodyCopy"/>
        <w:ind w:left="0"/>
        <w:rPr>
          <w:rFonts w:asciiTheme="minorHAnsi" w:hAnsiTheme="minorHAnsi" w:cstheme="minorHAnsi"/>
          <w:b/>
          <w:bCs/>
          <w:sz w:val="22"/>
          <w:szCs w:val="22"/>
        </w:rPr>
      </w:pPr>
      <w:r w:rsidRPr="00BE01E5">
        <w:rPr>
          <w:rFonts w:asciiTheme="minorHAnsi" w:hAnsiTheme="minorHAnsi" w:cstheme="minorHAnsi"/>
          <w:b/>
          <w:bCs/>
          <w:sz w:val="22"/>
          <w:szCs w:val="22"/>
        </w:rPr>
        <w:t>SAS Studio:</w:t>
      </w:r>
    </w:p>
    <w:p w14:paraId="49E2298D" w14:textId="77777777" w:rsidR="00C91A18" w:rsidRPr="00BE01E5" w:rsidRDefault="00C91A18" w:rsidP="00C91A18">
      <w:pPr>
        <w:pStyle w:val="ABodyCopy"/>
        <w:numPr>
          <w:ilvl w:val="0"/>
          <w:numId w:val="12"/>
        </w:numPr>
        <w:rPr>
          <w:rFonts w:asciiTheme="minorHAnsi" w:hAnsiTheme="minorHAnsi" w:cstheme="minorHAnsi"/>
          <w:sz w:val="22"/>
          <w:szCs w:val="22"/>
        </w:rPr>
      </w:pPr>
      <w:r w:rsidRPr="00BE01E5">
        <w:rPr>
          <w:rFonts w:asciiTheme="minorHAnsi" w:hAnsiTheme="minorHAnsi" w:cstheme="minorHAnsi"/>
          <w:b/>
          <w:bCs/>
          <w:sz w:val="22"/>
          <w:szCs w:val="22"/>
        </w:rPr>
        <w:t>Functionality:</w:t>
      </w:r>
      <w:r w:rsidRPr="00BE01E5">
        <w:rPr>
          <w:rFonts w:asciiTheme="minorHAnsi" w:hAnsiTheme="minorHAnsi" w:cstheme="minorHAnsi"/>
          <w:sz w:val="22"/>
          <w:szCs w:val="22"/>
        </w:rPr>
        <w:t xml:space="preserve"> SAS Studio provides a comprehensive suite of tools for data manipulation, analysis, and modeling. It offers a wide range of statistical procedures, data management capabilities, and advanced analytics techniques. SAS Studio excels in handling large datasets and has robust support for data cleaning, transformation, and statistical modeling.</w:t>
      </w:r>
    </w:p>
    <w:p w14:paraId="0460CFCE" w14:textId="77777777" w:rsidR="00C91A18" w:rsidRPr="00BE01E5" w:rsidRDefault="00C91A18" w:rsidP="00C91A18">
      <w:pPr>
        <w:pStyle w:val="ABodyCopy"/>
        <w:numPr>
          <w:ilvl w:val="0"/>
          <w:numId w:val="12"/>
        </w:numPr>
        <w:rPr>
          <w:rFonts w:asciiTheme="minorHAnsi" w:hAnsiTheme="minorHAnsi" w:cstheme="minorHAnsi"/>
          <w:sz w:val="22"/>
          <w:szCs w:val="22"/>
        </w:rPr>
      </w:pPr>
      <w:r w:rsidRPr="00BE01E5">
        <w:rPr>
          <w:rFonts w:asciiTheme="minorHAnsi" w:hAnsiTheme="minorHAnsi" w:cstheme="minorHAnsi"/>
          <w:b/>
          <w:bCs/>
          <w:sz w:val="22"/>
          <w:szCs w:val="22"/>
        </w:rPr>
        <w:lastRenderedPageBreak/>
        <w:t>Performance:</w:t>
      </w:r>
      <w:r w:rsidRPr="00BE01E5">
        <w:rPr>
          <w:rFonts w:asciiTheme="minorHAnsi" w:hAnsiTheme="minorHAnsi" w:cstheme="minorHAnsi"/>
          <w:sz w:val="22"/>
          <w:szCs w:val="22"/>
        </w:rPr>
        <w:t xml:space="preserve"> SAS Studio is known for its efficient and optimized processing, making it suitable for handling large-scale data and complex analyses. It leverages SAS's powerful engine to deliver high-performance computing capabilities.</w:t>
      </w:r>
    </w:p>
    <w:p w14:paraId="1110D38D" w14:textId="77777777" w:rsidR="00C91A18" w:rsidRPr="00BE01E5" w:rsidRDefault="00C91A18" w:rsidP="00C91A18">
      <w:pPr>
        <w:pStyle w:val="ABodyCopy"/>
        <w:numPr>
          <w:ilvl w:val="0"/>
          <w:numId w:val="12"/>
        </w:numPr>
        <w:rPr>
          <w:rFonts w:asciiTheme="minorHAnsi" w:hAnsiTheme="minorHAnsi" w:cstheme="minorHAnsi"/>
          <w:sz w:val="22"/>
          <w:szCs w:val="22"/>
        </w:rPr>
      </w:pPr>
      <w:r w:rsidRPr="00BE01E5">
        <w:rPr>
          <w:rFonts w:asciiTheme="minorHAnsi" w:hAnsiTheme="minorHAnsi" w:cstheme="minorHAnsi"/>
          <w:b/>
          <w:bCs/>
          <w:sz w:val="22"/>
          <w:szCs w:val="22"/>
        </w:rPr>
        <w:t>Ease of use:</w:t>
      </w:r>
      <w:r w:rsidRPr="00BE01E5">
        <w:rPr>
          <w:rFonts w:asciiTheme="minorHAnsi" w:hAnsiTheme="minorHAnsi" w:cstheme="minorHAnsi"/>
          <w:sz w:val="22"/>
          <w:szCs w:val="22"/>
        </w:rPr>
        <w:t xml:space="preserve"> SAS Studio has a user-friendly interface with a point-and-click environment, making it accessible to users without extensive programming knowledge. It also supports </w:t>
      </w:r>
      <w:r>
        <w:rPr>
          <w:rFonts w:asciiTheme="minorHAnsi" w:hAnsiTheme="minorHAnsi" w:cstheme="minorHAnsi"/>
          <w:sz w:val="22"/>
          <w:szCs w:val="22"/>
        </w:rPr>
        <w:t xml:space="preserve">the </w:t>
      </w:r>
      <w:r w:rsidRPr="00BE01E5">
        <w:rPr>
          <w:rFonts w:asciiTheme="minorHAnsi" w:hAnsiTheme="minorHAnsi" w:cstheme="minorHAnsi"/>
          <w:sz w:val="22"/>
          <w:szCs w:val="22"/>
        </w:rPr>
        <w:t>SAS programming language for those who prefer coding.</w:t>
      </w:r>
    </w:p>
    <w:p w14:paraId="4D908729" w14:textId="77777777" w:rsidR="00C91A18" w:rsidRPr="00BE01E5" w:rsidRDefault="00C91A18" w:rsidP="00C91A18">
      <w:pPr>
        <w:pStyle w:val="ABodyCopy"/>
        <w:ind w:left="0"/>
        <w:rPr>
          <w:rFonts w:asciiTheme="minorHAnsi" w:hAnsiTheme="minorHAnsi" w:cstheme="minorHAnsi"/>
          <w:sz w:val="22"/>
          <w:szCs w:val="22"/>
        </w:rPr>
      </w:pPr>
    </w:p>
    <w:p w14:paraId="3C9E1FEA" w14:textId="77777777" w:rsidR="00C91A18" w:rsidRPr="00BE01E5" w:rsidRDefault="00C91A18" w:rsidP="00C91A18">
      <w:pPr>
        <w:pStyle w:val="ABodyCopy"/>
        <w:ind w:left="0"/>
        <w:rPr>
          <w:rFonts w:asciiTheme="minorHAnsi" w:hAnsiTheme="minorHAnsi" w:cstheme="minorHAnsi"/>
          <w:b/>
          <w:bCs/>
          <w:sz w:val="22"/>
          <w:szCs w:val="22"/>
        </w:rPr>
      </w:pPr>
      <w:r w:rsidRPr="00BE01E5">
        <w:rPr>
          <w:rFonts w:asciiTheme="minorHAnsi" w:hAnsiTheme="minorHAnsi" w:cstheme="minorHAnsi"/>
          <w:b/>
          <w:bCs/>
          <w:sz w:val="22"/>
          <w:szCs w:val="22"/>
        </w:rPr>
        <w:t>Python Spyder:</w:t>
      </w:r>
    </w:p>
    <w:p w14:paraId="193B1CB1" w14:textId="77777777" w:rsidR="00C91A18" w:rsidRPr="00BE01E5" w:rsidRDefault="00C91A18" w:rsidP="00C91A18">
      <w:pPr>
        <w:pStyle w:val="ABodyCopy"/>
        <w:numPr>
          <w:ilvl w:val="0"/>
          <w:numId w:val="13"/>
        </w:numPr>
        <w:rPr>
          <w:rFonts w:asciiTheme="minorHAnsi" w:hAnsiTheme="minorHAnsi" w:cstheme="minorHAnsi"/>
          <w:sz w:val="22"/>
          <w:szCs w:val="22"/>
        </w:rPr>
      </w:pPr>
      <w:r w:rsidRPr="00BE01E5">
        <w:rPr>
          <w:rFonts w:asciiTheme="minorHAnsi" w:hAnsiTheme="minorHAnsi" w:cstheme="minorHAnsi"/>
          <w:b/>
          <w:bCs/>
          <w:sz w:val="22"/>
          <w:szCs w:val="22"/>
        </w:rPr>
        <w:t>Functionality:</w:t>
      </w:r>
      <w:r w:rsidRPr="00BE01E5">
        <w:rPr>
          <w:rFonts w:asciiTheme="minorHAnsi" w:hAnsiTheme="minorHAnsi" w:cstheme="minorHAnsi"/>
          <w:sz w:val="22"/>
          <w:szCs w:val="22"/>
        </w:rPr>
        <w:t xml:space="preserve"> Python Spyder is a versatile IDE specifically designed for scientific computing and data analysis. It offers a wide range of data manipulation libraries, statistical packages, and machine learning frameworks. Spyder integrates seamlessly with popular Python libraries </w:t>
      </w:r>
      <w:r>
        <w:rPr>
          <w:rFonts w:asciiTheme="minorHAnsi" w:hAnsiTheme="minorHAnsi" w:cstheme="minorHAnsi"/>
          <w:sz w:val="22"/>
          <w:szCs w:val="22"/>
        </w:rPr>
        <w:t>like</w:t>
      </w:r>
      <w:r w:rsidRPr="00BE01E5">
        <w:rPr>
          <w:rFonts w:asciiTheme="minorHAnsi" w:hAnsiTheme="minorHAnsi" w:cstheme="minorHAnsi"/>
          <w:sz w:val="22"/>
          <w:szCs w:val="22"/>
        </w:rPr>
        <w:t xml:space="preserve"> NumPy, Pandas, </w:t>
      </w:r>
      <w:r>
        <w:rPr>
          <w:rFonts w:asciiTheme="minorHAnsi" w:hAnsiTheme="minorHAnsi" w:cstheme="minorHAnsi"/>
          <w:sz w:val="22"/>
          <w:szCs w:val="22"/>
        </w:rPr>
        <w:t>matplotlib</w:t>
      </w:r>
      <w:r w:rsidRPr="00BE01E5">
        <w:rPr>
          <w:rFonts w:asciiTheme="minorHAnsi" w:hAnsiTheme="minorHAnsi" w:cstheme="minorHAnsi"/>
          <w:sz w:val="22"/>
          <w:szCs w:val="22"/>
        </w:rPr>
        <w:t>, and scikit-learn.</w:t>
      </w:r>
    </w:p>
    <w:p w14:paraId="0BC86D1F" w14:textId="77777777" w:rsidR="00C91A18" w:rsidRPr="00BE01E5" w:rsidRDefault="00C91A18" w:rsidP="00C91A18">
      <w:pPr>
        <w:pStyle w:val="ABodyCopy"/>
        <w:numPr>
          <w:ilvl w:val="0"/>
          <w:numId w:val="13"/>
        </w:numPr>
        <w:rPr>
          <w:rFonts w:asciiTheme="minorHAnsi" w:hAnsiTheme="minorHAnsi" w:cstheme="minorHAnsi"/>
          <w:sz w:val="22"/>
          <w:szCs w:val="22"/>
        </w:rPr>
      </w:pPr>
      <w:r w:rsidRPr="00BE01E5">
        <w:rPr>
          <w:rFonts w:asciiTheme="minorHAnsi" w:hAnsiTheme="minorHAnsi" w:cstheme="minorHAnsi"/>
          <w:b/>
          <w:bCs/>
          <w:sz w:val="22"/>
          <w:szCs w:val="22"/>
        </w:rPr>
        <w:t>Performance:</w:t>
      </w:r>
      <w:r w:rsidRPr="00BE01E5">
        <w:rPr>
          <w:rFonts w:asciiTheme="minorHAnsi" w:hAnsiTheme="minorHAnsi" w:cstheme="minorHAnsi"/>
          <w:sz w:val="22"/>
          <w:szCs w:val="22"/>
        </w:rPr>
        <w:t xml:space="preserve"> Python</w:t>
      </w:r>
      <w:r>
        <w:rPr>
          <w:rFonts w:asciiTheme="minorHAnsi" w:hAnsiTheme="minorHAnsi" w:cstheme="minorHAnsi"/>
          <w:sz w:val="22"/>
          <w:szCs w:val="22"/>
        </w:rPr>
        <w:t xml:space="preserve"> is a highly efficient programming language that</w:t>
      </w:r>
      <w:r w:rsidRPr="00BE01E5">
        <w:rPr>
          <w:rFonts w:asciiTheme="minorHAnsi" w:hAnsiTheme="minorHAnsi" w:cstheme="minorHAnsi"/>
          <w:sz w:val="22"/>
          <w:szCs w:val="22"/>
        </w:rPr>
        <w:t xml:space="preserve"> </w:t>
      </w:r>
      <w:r>
        <w:rPr>
          <w:rFonts w:asciiTheme="minorHAnsi" w:hAnsiTheme="minorHAnsi" w:cstheme="minorHAnsi"/>
          <w:sz w:val="22"/>
          <w:szCs w:val="22"/>
        </w:rPr>
        <w:t>excels at various data processing tasks. Spyder benefits from the optimized Python ecosystem and can efficiently manage large datasets</w:t>
      </w:r>
      <w:r w:rsidRPr="00BE01E5">
        <w:rPr>
          <w:rFonts w:asciiTheme="minorHAnsi" w:hAnsiTheme="minorHAnsi" w:cstheme="minorHAnsi"/>
          <w:sz w:val="22"/>
          <w:szCs w:val="22"/>
        </w:rPr>
        <w:t>.</w:t>
      </w:r>
    </w:p>
    <w:p w14:paraId="230F084B" w14:textId="77777777" w:rsidR="00C91A18" w:rsidRPr="00BE01E5" w:rsidRDefault="00C91A18" w:rsidP="00C91A18">
      <w:pPr>
        <w:pStyle w:val="ABodyCopy"/>
        <w:numPr>
          <w:ilvl w:val="0"/>
          <w:numId w:val="13"/>
        </w:numPr>
        <w:rPr>
          <w:rFonts w:asciiTheme="minorHAnsi" w:hAnsiTheme="minorHAnsi" w:cstheme="minorHAnsi"/>
          <w:sz w:val="22"/>
          <w:szCs w:val="22"/>
        </w:rPr>
      </w:pPr>
      <w:r w:rsidRPr="00BE01E5">
        <w:rPr>
          <w:rFonts w:asciiTheme="minorHAnsi" w:hAnsiTheme="minorHAnsi" w:cstheme="minorHAnsi"/>
          <w:b/>
          <w:bCs/>
          <w:sz w:val="22"/>
          <w:szCs w:val="22"/>
        </w:rPr>
        <w:t>Ease of use:</w:t>
      </w:r>
      <w:r w:rsidRPr="00BE01E5">
        <w:rPr>
          <w:rFonts w:asciiTheme="minorHAnsi" w:hAnsiTheme="minorHAnsi" w:cstheme="minorHAnsi"/>
          <w:sz w:val="22"/>
          <w:szCs w:val="22"/>
        </w:rPr>
        <w:t xml:space="preserve"> Spyder provides an intuitive interface with interactive consoles, variable explorers, and a powerful code editor. It supports code completion, debugging, and other features that enhance the development experience.</w:t>
      </w:r>
    </w:p>
    <w:p w14:paraId="12BDEA68" w14:textId="77777777" w:rsidR="00C91A18" w:rsidRPr="00BE01E5" w:rsidRDefault="00C91A18" w:rsidP="00C91A18">
      <w:pPr>
        <w:pStyle w:val="ABodyCopy"/>
        <w:ind w:left="0"/>
        <w:rPr>
          <w:rFonts w:asciiTheme="minorHAnsi" w:hAnsiTheme="minorHAnsi" w:cstheme="minorHAnsi"/>
          <w:sz w:val="22"/>
          <w:szCs w:val="22"/>
        </w:rPr>
      </w:pPr>
    </w:p>
    <w:p w14:paraId="1AD6645C" w14:textId="77777777" w:rsidR="00C91A18" w:rsidRPr="00BE01E5" w:rsidRDefault="00C91A18" w:rsidP="00C91A18">
      <w:pPr>
        <w:pStyle w:val="ABodyCopy"/>
        <w:ind w:left="0"/>
        <w:rPr>
          <w:rFonts w:asciiTheme="minorHAnsi" w:hAnsiTheme="minorHAnsi" w:cstheme="minorHAnsi"/>
          <w:b/>
          <w:bCs/>
          <w:sz w:val="22"/>
          <w:szCs w:val="22"/>
        </w:rPr>
      </w:pPr>
      <w:r w:rsidRPr="00BE01E5">
        <w:rPr>
          <w:rFonts w:asciiTheme="minorHAnsi" w:hAnsiTheme="minorHAnsi" w:cstheme="minorHAnsi"/>
          <w:b/>
          <w:bCs/>
          <w:sz w:val="22"/>
          <w:szCs w:val="22"/>
        </w:rPr>
        <w:t>R Studio:</w:t>
      </w:r>
    </w:p>
    <w:p w14:paraId="2DD4E953" w14:textId="77777777" w:rsidR="00C91A18" w:rsidRPr="00BE01E5" w:rsidRDefault="00C91A18" w:rsidP="00C91A18">
      <w:pPr>
        <w:pStyle w:val="ABodyCopy"/>
        <w:numPr>
          <w:ilvl w:val="0"/>
          <w:numId w:val="14"/>
        </w:numPr>
        <w:rPr>
          <w:rFonts w:asciiTheme="minorHAnsi" w:hAnsiTheme="minorHAnsi" w:cstheme="minorHAnsi"/>
          <w:sz w:val="22"/>
          <w:szCs w:val="22"/>
        </w:rPr>
      </w:pPr>
      <w:r w:rsidRPr="00BE01E5">
        <w:rPr>
          <w:rFonts w:asciiTheme="minorHAnsi" w:hAnsiTheme="minorHAnsi" w:cstheme="minorHAnsi"/>
          <w:b/>
          <w:bCs/>
          <w:sz w:val="22"/>
          <w:szCs w:val="22"/>
        </w:rPr>
        <w:t>Functionality:</w:t>
      </w:r>
      <w:r w:rsidRPr="00BE01E5">
        <w:rPr>
          <w:rFonts w:asciiTheme="minorHAnsi" w:hAnsiTheme="minorHAnsi" w:cstheme="minorHAnsi"/>
          <w:sz w:val="22"/>
          <w:szCs w:val="22"/>
        </w:rPr>
        <w:t xml:space="preserve"> R Studio is a powerful IDE dedicated to the R programming language, which is widely used in statistical analysis and data science. R Studio provides a range of tools and packages for data manipulation, visualization, statistical modeling, and machine learning. It has extensive support for statistical techniques and offers specialized libraries for specific domains.</w:t>
      </w:r>
    </w:p>
    <w:p w14:paraId="5C07EF11" w14:textId="77777777" w:rsidR="00C91A18" w:rsidRPr="00BE01E5" w:rsidRDefault="00C91A18" w:rsidP="00C91A18">
      <w:pPr>
        <w:pStyle w:val="ABodyCopy"/>
        <w:numPr>
          <w:ilvl w:val="0"/>
          <w:numId w:val="14"/>
        </w:numPr>
        <w:rPr>
          <w:rFonts w:asciiTheme="minorHAnsi" w:hAnsiTheme="minorHAnsi" w:cstheme="minorHAnsi"/>
          <w:sz w:val="22"/>
          <w:szCs w:val="22"/>
        </w:rPr>
      </w:pPr>
      <w:r w:rsidRPr="00BE01E5">
        <w:rPr>
          <w:rFonts w:asciiTheme="minorHAnsi" w:hAnsiTheme="minorHAnsi" w:cstheme="minorHAnsi"/>
          <w:b/>
          <w:bCs/>
          <w:sz w:val="22"/>
          <w:szCs w:val="22"/>
        </w:rPr>
        <w:t>Performance:</w:t>
      </w:r>
      <w:r w:rsidRPr="00BE01E5">
        <w:rPr>
          <w:rFonts w:asciiTheme="minorHAnsi" w:hAnsiTheme="minorHAnsi" w:cstheme="minorHAnsi"/>
          <w:sz w:val="22"/>
          <w:szCs w:val="22"/>
        </w:rPr>
        <w:t xml:space="preserve"> R is known for its excellent statistical capabilities and performs well in statistical modeling tasks. However, </w:t>
      </w:r>
      <w:r>
        <w:rPr>
          <w:rFonts w:asciiTheme="minorHAnsi" w:hAnsiTheme="minorHAnsi" w:cstheme="minorHAnsi"/>
          <w:sz w:val="22"/>
          <w:szCs w:val="22"/>
        </w:rPr>
        <w:t>due to its inherent single-threaded nature, it may face some performance challenges when dealing with large datasets</w:t>
      </w:r>
      <w:r w:rsidRPr="00BE01E5">
        <w:rPr>
          <w:rFonts w:asciiTheme="minorHAnsi" w:hAnsiTheme="minorHAnsi" w:cstheme="minorHAnsi"/>
          <w:sz w:val="22"/>
          <w:szCs w:val="22"/>
        </w:rPr>
        <w:t>.</w:t>
      </w:r>
    </w:p>
    <w:p w14:paraId="376B37D1" w14:textId="77777777" w:rsidR="00C91A18" w:rsidRPr="00BE01E5" w:rsidRDefault="00C91A18" w:rsidP="00C91A18">
      <w:pPr>
        <w:pStyle w:val="ABodyCopy"/>
        <w:numPr>
          <w:ilvl w:val="0"/>
          <w:numId w:val="14"/>
        </w:numPr>
        <w:rPr>
          <w:rFonts w:asciiTheme="minorHAnsi" w:hAnsiTheme="minorHAnsi" w:cstheme="minorHAnsi"/>
          <w:sz w:val="22"/>
          <w:szCs w:val="22"/>
        </w:rPr>
      </w:pPr>
      <w:r w:rsidRPr="00BE01E5">
        <w:rPr>
          <w:rFonts w:asciiTheme="minorHAnsi" w:hAnsiTheme="minorHAnsi" w:cstheme="minorHAnsi"/>
          <w:b/>
          <w:bCs/>
          <w:sz w:val="22"/>
          <w:szCs w:val="22"/>
        </w:rPr>
        <w:t>Ease of use:</w:t>
      </w:r>
      <w:r w:rsidRPr="00BE01E5">
        <w:rPr>
          <w:rFonts w:asciiTheme="minorHAnsi" w:hAnsiTheme="minorHAnsi" w:cstheme="minorHAnsi"/>
          <w:sz w:val="22"/>
          <w:szCs w:val="22"/>
        </w:rPr>
        <w:t xml:space="preserve"> R Studio offers a user-friendly environment with an intuitive interface, integrated help documentation, and various features to enhance productivity. It has </w:t>
      </w:r>
      <w:r w:rsidRPr="00BE01E5">
        <w:rPr>
          <w:rFonts w:asciiTheme="minorHAnsi" w:hAnsiTheme="minorHAnsi" w:cstheme="minorHAnsi"/>
          <w:sz w:val="22"/>
          <w:szCs w:val="22"/>
        </w:rPr>
        <w:lastRenderedPageBreak/>
        <w:t>a strong community and a vast repository of packages, making it easy to find and implement specific data science functionalities.</w:t>
      </w:r>
    </w:p>
    <w:p w14:paraId="27492232" w14:textId="77777777" w:rsidR="00C91A18" w:rsidRPr="00BE01E5" w:rsidRDefault="00C91A18" w:rsidP="00C91A18">
      <w:pPr>
        <w:pStyle w:val="ABodyCopy"/>
        <w:ind w:left="0"/>
        <w:rPr>
          <w:rFonts w:asciiTheme="minorHAnsi" w:hAnsiTheme="minorHAnsi" w:cstheme="minorHAnsi"/>
          <w:sz w:val="22"/>
          <w:szCs w:val="22"/>
        </w:rPr>
      </w:pPr>
    </w:p>
    <w:p w14:paraId="3BB1A6C4" w14:textId="77777777" w:rsidR="00C91A18" w:rsidRPr="00BE01E5" w:rsidRDefault="00C91A18" w:rsidP="00C91A18">
      <w:pPr>
        <w:pStyle w:val="ABodyCopy"/>
        <w:ind w:left="0"/>
        <w:rPr>
          <w:rFonts w:asciiTheme="minorHAnsi" w:hAnsiTheme="minorHAnsi" w:cstheme="minorHAnsi"/>
          <w:b/>
          <w:bCs/>
          <w:sz w:val="22"/>
          <w:szCs w:val="22"/>
        </w:rPr>
      </w:pPr>
      <w:r w:rsidRPr="00BE01E5">
        <w:rPr>
          <w:rFonts w:asciiTheme="minorHAnsi" w:hAnsiTheme="minorHAnsi" w:cstheme="minorHAnsi"/>
          <w:b/>
          <w:bCs/>
          <w:sz w:val="22"/>
          <w:szCs w:val="22"/>
        </w:rPr>
        <w:t>Comparison:</w:t>
      </w:r>
    </w:p>
    <w:p w14:paraId="29577570" w14:textId="77777777" w:rsidR="00C91A18" w:rsidRPr="00BE01E5" w:rsidRDefault="00C91A18" w:rsidP="00C91A18">
      <w:pPr>
        <w:pStyle w:val="ABodyCopy"/>
        <w:numPr>
          <w:ilvl w:val="0"/>
          <w:numId w:val="15"/>
        </w:numPr>
        <w:rPr>
          <w:rFonts w:asciiTheme="minorHAnsi" w:hAnsiTheme="minorHAnsi" w:cstheme="minorHAnsi"/>
          <w:sz w:val="22"/>
          <w:szCs w:val="22"/>
        </w:rPr>
      </w:pPr>
      <w:r w:rsidRPr="00BE01E5">
        <w:rPr>
          <w:rFonts w:asciiTheme="minorHAnsi" w:hAnsiTheme="minorHAnsi" w:cstheme="minorHAnsi"/>
          <w:sz w:val="22"/>
          <w:szCs w:val="22"/>
        </w:rPr>
        <w:t>SAS Studio stands out in its comprehensive suite of statistical procedures and data management capabilities, making it suitable for advanced analytics tasks. It excels in handling large datasets and offers efficient processing.</w:t>
      </w:r>
    </w:p>
    <w:p w14:paraId="1B410110" w14:textId="77777777" w:rsidR="00C91A18" w:rsidRPr="00BE01E5" w:rsidRDefault="00C91A18" w:rsidP="00C91A18">
      <w:pPr>
        <w:pStyle w:val="ABodyCopy"/>
        <w:numPr>
          <w:ilvl w:val="0"/>
          <w:numId w:val="15"/>
        </w:numPr>
        <w:rPr>
          <w:rFonts w:asciiTheme="minorHAnsi" w:hAnsiTheme="minorHAnsi" w:cstheme="minorHAnsi"/>
          <w:sz w:val="22"/>
          <w:szCs w:val="22"/>
        </w:rPr>
      </w:pPr>
      <w:r w:rsidRPr="00BE01E5">
        <w:rPr>
          <w:rFonts w:asciiTheme="minorHAnsi" w:hAnsiTheme="minorHAnsi" w:cstheme="minorHAnsi"/>
          <w:sz w:val="22"/>
          <w:szCs w:val="22"/>
        </w:rPr>
        <w:t>Python Spyder, with its versatile libraries and extensive ecosystem, provides flexibility for various data analysis and machine learning tasks. It benefits from Python's efficiency and performance.</w:t>
      </w:r>
    </w:p>
    <w:p w14:paraId="27D27F35" w14:textId="77777777" w:rsidR="00C91A18" w:rsidRPr="00BE01E5" w:rsidRDefault="00C91A18" w:rsidP="00C91A18">
      <w:pPr>
        <w:pStyle w:val="ABodyCopy"/>
        <w:numPr>
          <w:ilvl w:val="0"/>
          <w:numId w:val="15"/>
        </w:numPr>
        <w:rPr>
          <w:rFonts w:asciiTheme="minorHAnsi" w:hAnsiTheme="minorHAnsi" w:cstheme="minorHAnsi"/>
          <w:sz w:val="22"/>
          <w:szCs w:val="22"/>
        </w:rPr>
      </w:pPr>
      <w:r w:rsidRPr="00BE01E5">
        <w:rPr>
          <w:rFonts w:asciiTheme="minorHAnsi" w:hAnsiTheme="minorHAnsi" w:cstheme="minorHAnsi"/>
          <w:sz w:val="22"/>
          <w:szCs w:val="22"/>
        </w:rPr>
        <w:t>R Studio shines in its rich statistical capabilities and extensive library support. It is widely adopted in the academic and research community, offering specialized packages for specific statistical domains.</w:t>
      </w:r>
    </w:p>
    <w:p w14:paraId="5166D72A" w14:textId="77777777" w:rsidR="00C91A18" w:rsidRPr="00BE01E5" w:rsidRDefault="00C91A18" w:rsidP="00C91A18">
      <w:pPr>
        <w:pStyle w:val="ABodyCopy"/>
        <w:numPr>
          <w:ilvl w:val="0"/>
          <w:numId w:val="15"/>
        </w:numPr>
        <w:rPr>
          <w:rFonts w:asciiTheme="minorHAnsi" w:hAnsiTheme="minorHAnsi" w:cstheme="minorHAnsi"/>
          <w:sz w:val="22"/>
          <w:szCs w:val="22"/>
        </w:rPr>
      </w:pPr>
      <w:r w:rsidRPr="00BE01E5">
        <w:rPr>
          <w:rFonts w:asciiTheme="minorHAnsi" w:hAnsiTheme="minorHAnsi" w:cstheme="minorHAnsi"/>
          <w:sz w:val="22"/>
          <w:szCs w:val="22"/>
        </w:rPr>
        <w:t>SAS Studio and R Studio have point-and-click interfaces, making them more accessible to users without programming expertise. Python Spyder caters to both coding and point-and-click approaches.</w:t>
      </w:r>
    </w:p>
    <w:p w14:paraId="715947F6" w14:textId="77777777" w:rsidR="00C91A18" w:rsidRPr="00BE01E5" w:rsidRDefault="00C91A18" w:rsidP="00C91A18">
      <w:pPr>
        <w:pStyle w:val="ABodyCopy"/>
        <w:numPr>
          <w:ilvl w:val="0"/>
          <w:numId w:val="15"/>
        </w:numPr>
        <w:rPr>
          <w:rFonts w:asciiTheme="minorHAnsi" w:hAnsiTheme="minorHAnsi" w:cstheme="minorHAnsi"/>
          <w:sz w:val="22"/>
          <w:szCs w:val="22"/>
        </w:rPr>
      </w:pPr>
      <w:r w:rsidRPr="00BE01E5">
        <w:rPr>
          <w:rFonts w:asciiTheme="minorHAnsi" w:hAnsiTheme="minorHAnsi" w:cstheme="minorHAnsi"/>
          <w:sz w:val="22"/>
          <w:szCs w:val="22"/>
        </w:rPr>
        <w:t>Python Spyder and R Studio have larger communities and a broader range of open-source libraries available, while SAS Studio offers the advantage of being a comprehensive, integrated environment.</w:t>
      </w:r>
    </w:p>
    <w:p w14:paraId="092AA32E" w14:textId="77777777" w:rsidR="00C91A18" w:rsidRDefault="00C91A18" w:rsidP="00C91A18">
      <w:pPr>
        <w:pStyle w:val="ABodyCopy"/>
        <w:ind w:left="0"/>
        <w:rPr>
          <w:rFonts w:asciiTheme="minorHAnsi" w:hAnsiTheme="minorHAnsi" w:cstheme="minorHAnsi"/>
          <w:sz w:val="22"/>
          <w:szCs w:val="22"/>
        </w:rPr>
      </w:pPr>
    </w:p>
    <w:p w14:paraId="43C2C419" w14:textId="77777777" w:rsidR="00C91A18" w:rsidRPr="00BE01E5" w:rsidRDefault="00C91A18" w:rsidP="00C91A18">
      <w:pPr>
        <w:pStyle w:val="ABodyCopy"/>
        <w:ind w:left="0"/>
        <w:rPr>
          <w:rFonts w:asciiTheme="minorHAnsi" w:hAnsiTheme="minorHAnsi" w:cstheme="minorHAnsi"/>
          <w:sz w:val="22"/>
          <w:szCs w:val="22"/>
        </w:rPr>
      </w:pPr>
      <w:r w:rsidRPr="00BE01E5">
        <w:rPr>
          <w:rFonts w:asciiTheme="minorHAnsi" w:hAnsiTheme="minorHAnsi" w:cstheme="minorHAnsi"/>
          <w:sz w:val="22"/>
          <w:szCs w:val="22"/>
        </w:rPr>
        <w:t>Ultimately, the choice of programming environment depends on your specific needs, background, and preferences. All three options provide powerful tools for data science, and it can be beneficial to have familiarity with multiple environments to leverage their strengths in different scenarios.</w:t>
      </w:r>
    </w:p>
    <w:p w14:paraId="21E9C940" w14:textId="77777777" w:rsidR="00C91A18" w:rsidRPr="002C0063" w:rsidRDefault="00C91A18" w:rsidP="00C91A18">
      <w:pPr>
        <w:pStyle w:val="ABodyCopy"/>
        <w:spacing w:after="0"/>
        <w:ind w:left="0"/>
        <w:rPr>
          <w:rFonts w:asciiTheme="minorHAnsi" w:hAnsiTheme="minorHAnsi"/>
          <w:sz w:val="22"/>
          <w:szCs w:val="22"/>
        </w:rPr>
      </w:pPr>
    </w:p>
    <w:p w14:paraId="20DA71BF" w14:textId="77777777" w:rsidR="00C91A18" w:rsidRPr="002C0063" w:rsidRDefault="00C91A18" w:rsidP="00C91A18">
      <w:pPr>
        <w:pStyle w:val="Heading1"/>
      </w:pPr>
      <w:bookmarkStart w:id="6" w:name="_Toc174889517"/>
      <w:r>
        <w:t>SAS OnDemand for Academics</w:t>
      </w:r>
      <w:bookmarkEnd w:id="6"/>
    </w:p>
    <w:p w14:paraId="774A6986" w14:textId="77777777" w:rsidR="00C91A18" w:rsidRDefault="00C91A18" w:rsidP="00C91A18">
      <w:pPr>
        <w:pStyle w:val="ABodyCopy"/>
        <w:ind w:left="0"/>
        <w:rPr>
          <w:rFonts w:asciiTheme="minorHAnsi" w:hAnsiTheme="minorHAnsi"/>
          <w:sz w:val="22"/>
          <w:szCs w:val="22"/>
        </w:rPr>
      </w:pPr>
    </w:p>
    <w:p w14:paraId="7CBF4245" w14:textId="77777777" w:rsidR="00C91A18" w:rsidRDefault="00C91A18" w:rsidP="00C91A18">
      <w:pPr>
        <w:pStyle w:val="ABodyCopy"/>
        <w:ind w:left="0"/>
        <w:rPr>
          <w:rFonts w:asciiTheme="minorHAnsi" w:hAnsiTheme="minorHAnsi"/>
          <w:sz w:val="22"/>
          <w:szCs w:val="22"/>
        </w:rPr>
      </w:pPr>
      <w:r>
        <w:rPr>
          <w:rFonts w:asciiTheme="minorHAnsi" w:hAnsiTheme="minorHAnsi"/>
          <w:sz w:val="22"/>
          <w:szCs w:val="22"/>
        </w:rPr>
        <w:t xml:space="preserve">SAS OnDemand for Academics:  </w:t>
      </w:r>
      <w:hyperlink r:id="rId13" w:history="1">
        <w:r w:rsidRPr="00273CCE">
          <w:rPr>
            <w:rStyle w:val="Hyperlink"/>
            <w:rFonts w:asciiTheme="minorHAnsi" w:hAnsiTheme="minorHAnsi"/>
            <w:sz w:val="22"/>
            <w:szCs w:val="22"/>
          </w:rPr>
          <w:t>https://welcome.oda.sas.com/login</w:t>
        </w:r>
      </w:hyperlink>
    </w:p>
    <w:p w14:paraId="505E565D" w14:textId="77777777" w:rsidR="00C91A18" w:rsidRDefault="00C91A18" w:rsidP="00C91A18">
      <w:pPr>
        <w:pStyle w:val="ABodyCopy"/>
        <w:ind w:left="0"/>
        <w:rPr>
          <w:rFonts w:asciiTheme="minorHAnsi" w:hAnsiTheme="minorHAnsi" w:cstheme="minorHAnsi"/>
          <w:sz w:val="22"/>
          <w:szCs w:val="22"/>
        </w:rPr>
      </w:pPr>
      <w:r w:rsidRPr="00F105B8">
        <w:rPr>
          <w:rFonts w:asciiTheme="minorHAnsi" w:hAnsiTheme="minorHAnsi" w:cstheme="minorHAnsi"/>
          <w:sz w:val="22"/>
          <w:szCs w:val="22"/>
        </w:rPr>
        <w:lastRenderedPageBreak/>
        <w:t xml:space="preserve">SAS OnDemand for Academics </w:t>
      </w:r>
      <w:r>
        <w:rPr>
          <w:rFonts w:asciiTheme="minorHAnsi" w:hAnsiTheme="minorHAnsi" w:cstheme="minorHAnsi"/>
          <w:sz w:val="22"/>
          <w:szCs w:val="22"/>
        </w:rPr>
        <w:t xml:space="preserve">(SODA) </w:t>
      </w:r>
      <w:r w:rsidRPr="00F105B8">
        <w:rPr>
          <w:rFonts w:asciiTheme="minorHAnsi" w:hAnsiTheme="minorHAnsi" w:cstheme="minorHAnsi"/>
          <w:sz w:val="22"/>
          <w:szCs w:val="22"/>
        </w:rPr>
        <w:t xml:space="preserve">is a powerful and versatile web-based environment that provides </w:t>
      </w:r>
      <w:r w:rsidRPr="008F331E">
        <w:rPr>
          <w:rFonts w:asciiTheme="minorHAnsi" w:hAnsiTheme="minorHAnsi" w:cstheme="minorHAnsi"/>
          <w:b/>
          <w:bCs/>
          <w:sz w:val="22"/>
          <w:szCs w:val="22"/>
        </w:rPr>
        <w:t>free access to SAS software</w:t>
      </w:r>
      <w:r w:rsidRPr="00F105B8">
        <w:rPr>
          <w:rFonts w:asciiTheme="minorHAnsi" w:hAnsiTheme="minorHAnsi" w:cstheme="minorHAnsi"/>
          <w:sz w:val="22"/>
          <w:szCs w:val="22"/>
        </w:rPr>
        <w:t xml:space="preserve"> for educational purposes. It offers the </w:t>
      </w:r>
      <w:r w:rsidRPr="008F331E">
        <w:rPr>
          <w:rFonts w:asciiTheme="minorHAnsi" w:hAnsiTheme="minorHAnsi" w:cstheme="minorHAnsi"/>
          <w:b/>
          <w:bCs/>
          <w:sz w:val="22"/>
          <w:szCs w:val="22"/>
        </w:rPr>
        <w:t>full functionality of SAS Studio</w:t>
      </w:r>
      <w:r w:rsidRPr="00F105B8">
        <w:rPr>
          <w:rFonts w:asciiTheme="minorHAnsi" w:hAnsiTheme="minorHAnsi" w:cstheme="minorHAnsi"/>
          <w:sz w:val="22"/>
          <w:szCs w:val="22"/>
        </w:rPr>
        <w:t>, allowing students, educators, and researchers to leverage the power of SAS tools for data analysis, statistical modeling, and predictive analytics.</w:t>
      </w:r>
    </w:p>
    <w:p w14:paraId="4E240D05" w14:textId="77777777" w:rsidR="00C91A18" w:rsidRDefault="00C91A18" w:rsidP="00C91A18">
      <w:pPr>
        <w:pStyle w:val="ABodyCopy"/>
        <w:ind w:left="0"/>
        <w:rPr>
          <w:rFonts w:asciiTheme="minorHAnsi" w:hAnsiTheme="minorHAnsi" w:cstheme="minorHAnsi"/>
          <w:sz w:val="22"/>
          <w:szCs w:val="22"/>
        </w:rPr>
      </w:pPr>
      <w:r w:rsidRPr="00F105B8">
        <w:rPr>
          <w:rFonts w:asciiTheme="minorHAnsi" w:hAnsiTheme="minorHAnsi" w:cstheme="minorHAnsi"/>
          <w:sz w:val="22"/>
          <w:szCs w:val="22"/>
        </w:rPr>
        <w:t>With SAS OnDemand for Academics, users can perform complex data manipulations, explore large datasets, and conduct advanced statistical analyses. The environment provides an intuitive interface that allows users to write and execute SAS code seamlessly, with features such as syntax highlighting, auto-completion, and error checking to enhance the programming experience.</w:t>
      </w:r>
    </w:p>
    <w:p w14:paraId="58144D7C" w14:textId="77777777" w:rsidR="00C91A18" w:rsidRDefault="00C91A18" w:rsidP="00C91A18">
      <w:pPr>
        <w:pStyle w:val="ABodyCopy"/>
        <w:ind w:left="0"/>
        <w:rPr>
          <w:rFonts w:asciiTheme="minorHAnsi" w:hAnsiTheme="minorHAnsi" w:cstheme="minorHAnsi"/>
          <w:sz w:val="22"/>
          <w:szCs w:val="22"/>
        </w:rPr>
      </w:pPr>
      <w:r w:rsidRPr="00F105B8">
        <w:rPr>
          <w:rFonts w:asciiTheme="minorHAnsi" w:hAnsiTheme="minorHAnsi" w:cstheme="minorHAnsi"/>
          <w:sz w:val="22"/>
          <w:szCs w:val="22"/>
        </w:rPr>
        <w:t xml:space="preserve">One </w:t>
      </w:r>
      <w:r>
        <w:rPr>
          <w:rFonts w:asciiTheme="minorHAnsi" w:hAnsiTheme="minorHAnsi" w:cstheme="minorHAnsi"/>
          <w:sz w:val="22"/>
          <w:szCs w:val="22"/>
        </w:rPr>
        <w:t>key advantage</w:t>
      </w:r>
      <w:r w:rsidRPr="00F105B8">
        <w:rPr>
          <w:rFonts w:asciiTheme="minorHAnsi" w:hAnsiTheme="minorHAnsi" w:cstheme="minorHAnsi"/>
          <w:sz w:val="22"/>
          <w:szCs w:val="22"/>
        </w:rPr>
        <w:t xml:space="preserve"> of SAS OnDemand for Academics is its extensive library of SAS procedures and functions, which covers a wide range of statistical techniques and data analysis methods. Users can easily access and utilize these procedures to perform tasks such as data cleaning, regression analysis, clustering, and more. Additionally, SAS offers comprehensive documentation and resources to support users in learning and applying statistical methods effectively.</w:t>
      </w:r>
    </w:p>
    <w:p w14:paraId="1DED71A1" w14:textId="77777777" w:rsidR="00C91A18" w:rsidRDefault="00C91A18" w:rsidP="00C91A18">
      <w:pPr>
        <w:pStyle w:val="ABodyCopy"/>
        <w:ind w:left="0"/>
        <w:rPr>
          <w:rFonts w:asciiTheme="minorHAnsi" w:hAnsiTheme="minorHAnsi" w:cstheme="minorHAnsi"/>
          <w:sz w:val="22"/>
          <w:szCs w:val="22"/>
        </w:rPr>
      </w:pPr>
      <w:r w:rsidRPr="00F105B8">
        <w:rPr>
          <w:rFonts w:asciiTheme="minorHAnsi" w:hAnsiTheme="minorHAnsi" w:cstheme="minorHAnsi"/>
          <w:sz w:val="22"/>
          <w:szCs w:val="22"/>
        </w:rPr>
        <w:t>SAS OnDemand for Academics also provides a collaborative environment where users can share and collaborate on SAS code and projects. This is particularly beneficial for educational institutions and research teams working on data-driven projects, as it enables seamless collaboration and knowledge sharing among team members.</w:t>
      </w:r>
    </w:p>
    <w:p w14:paraId="392CF053" w14:textId="77777777" w:rsidR="00C91A18" w:rsidRDefault="00C91A18" w:rsidP="00C91A18">
      <w:pPr>
        <w:pStyle w:val="ABodyCopy"/>
        <w:ind w:left="0"/>
        <w:rPr>
          <w:rFonts w:asciiTheme="minorHAnsi" w:hAnsiTheme="minorHAnsi" w:cstheme="minorHAnsi"/>
          <w:sz w:val="22"/>
          <w:szCs w:val="22"/>
        </w:rPr>
      </w:pPr>
      <w:r w:rsidRPr="00F105B8">
        <w:rPr>
          <w:rFonts w:asciiTheme="minorHAnsi" w:hAnsiTheme="minorHAnsi" w:cstheme="minorHAnsi"/>
          <w:sz w:val="22"/>
          <w:szCs w:val="22"/>
        </w:rPr>
        <w:t xml:space="preserve">Furthermore, SAS OnDemand for Academics offers the advantage of </w:t>
      </w:r>
      <w:r w:rsidRPr="008F331E">
        <w:rPr>
          <w:rFonts w:asciiTheme="minorHAnsi" w:hAnsiTheme="minorHAnsi" w:cstheme="minorHAnsi"/>
          <w:b/>
          <w:bCs/>
          <w:sz w:val="22"/>
          <w:szCs w:val="22"/>
        </w:rPr>
        <w:t>cloud-based computing</w:t>
      </w:r>
      <w:r w:rsidRPr="00F105B8">
        <w:rPr>
          <w:rFonts w:asciiTheme="minorHAnsi" w:hAnsiTheme="minorHAnsi" w:cstheme="minorHAnsi"/>
          <w:sz w:val="22"/>
          <w:szCs w:val="22"/>
        </w:rPr>
        <w:t>, eliminating the need for local installation and configuration of SAS software. This allows users to access their SAS projects and analyses from any device with an internet connection, providing flexibility and convenience.</w:t>
      </w:r>
    </w:p>
    <w:p w14:paraId="0C0C7AE5" w14:textId="77777777" w:rsidR="00C91A18" w:rsidRPr="00F105B8" w:rsidRDefault="00C91A18" w:rsidP="00C91A18">
      <w:pPr>
        <w:pStyle w:val="ABodyCopy"/>
        <w:ind w:left="0"/>
        <w:rPr>
          <w:rFonts w:asciiTheme="minorHAnsi" w:hAnsiTheme="minorHAnsi" w:cstheme="minorHAnsi"/>
          <w:sz w:val="22"/>
          <w:szCs w:val="22"/>
        </w:rPr>
      </w:pPr>
      <w:r w:rsidRPr="00F105B8">
        <w:rPr>
          <w:rFonts w:asciiTheme="minorHAnsi" w:hAnsiTheme="minorHAnsi" w:cstheme="minorHAnsi"/>
          <w:sz w:val="22"/>
          <w:szCs w:val="22"/>
        </w:rPr>
        <w:t>Overall, SAS OnDemand for Academics is a valuable resource for students, educators, and researchers in academia who want to leverage the power of SAS for their data analysis and research projects. It provides a user-friendly interface, extensive statistical capabilities, and a collaborative environment, making it a valuable tool for learning and applying data science techniques using SAS.</w:t>
      </w:r>
    </w:p>
    <w:p w14:paraId="55D35564" w14:textId="77777777" w:rsidR="00C91A18" w:rsidRPr="00F105B8" w:rsidRDefault="00C91A18" w:rsidP="00C91A18">
      <w:pPr>
        <w:pStyle w:val="ABodyCopy"/>
        <w:ind w:left="0"/>
        <w:rPr>
          <w:rFonts w:asciiTheme="minorHAnsi" w:hAnsiTheme="minorHAnsi" w:cstheme="minorHAnsi"/>
          <w:sz w:val="22"/>
          <w:szCs w:val="22"/>
        </w:rPr>
      </w:pPr>
      <w:r w:rsidRPr="00F105B8">
        <w:rPr>
          <w:rFonts w:asciiTheme="minorHAnsi" w:hAnsiTheme="minorHAnsi" w:cstheme="minorHAnsi"/>
          <w:sz w:val="22"/>
          <w:szCs w:val="22"/>
        </w:rPr>
        <w:t xml:space="preserve">The process to get up and running in SODA is easy. Once you access the link provided above, you will register as a user and </w:t>
      </w:r>
      <w:r>
        <w:rPr>
          <w:rFonts w:asciiTheme="minorHAnsi" w:hAnsiTheme="minorHAnsi" w:cstheme="minorHAnsi"/>
          <w:sz w:val="22"/>
          <w:szCs w:val="22"/>
        </w:rPr>
        <w:t>receive an email</w:t>
      </w:r>
      <w:r w:rsidRPr="00F105B8">
        <w:rPr>
          <w:rFonts w:asciiTheme="minorHAnsi" w:hAnsiTheme="minorHAnsi" w:cstheme="minorHAnsi"/>
          <w:sz w:val="22"/>
          <w:szCs w:val="22"/>
        </w:rPr>
        <w:t>. Just follow the guided process, and you will be able to access SODA within 5 minutes. I will not bore you with screenshots of how to fill out a registration form or accept a license agreement. We’ve all done this many times before.</w:t>
      </w:r>
    </w:p>
    <w:p w14:paraId="277FD1FE" w14:textId="77777777" w:rsidR="00C91A18" w:rsidRDefault="00C91A18" w:rsidP="00C91A18">
      <w:pPr>
        <w:pStyle w:val="ABodyCopy"/>
        <w:ind w:left="0"/>
        <w:rPr>
          <w:rFonts w:asciiTheme="minorHAnsi" w:hAnsiTheme="minorHAnsi"/>
          <w:sz w:val="22"/>
          <w:szCs w:val="22"/>
        </w:rPr>
      </w:pPr>
      <w:r>
        <w:rPr>
          <w:rFonts w:asciiTheme="minorHAnsi" w:hAnsiTheme="minorHAnsi"/>
          <w:sz w:val="22"/>
          <w:szCs w:val="22"/>
        </w:rPr>
        <w:lastRenderedPageBreak/>
        <w:t>Once you register and sign in, you will be presented with the SODA dashboard. For our current purposes, we will select the first item, SAS Studio. In later chapters, we will explore SASPy access to SAS-hosted servers along with several other ways to integrate SAS, Python, and R.</w:t>
      </w:r>
    </w:p>
    <w:p w14:paraId="6DA7CFFE" w14:textId="77777777" w:rsidR="00C91A18" w:rsidRDefault="00C91A18" w:rsidP="00C91A18">
      <w:pPr>
        <w:pStyle w:val="ACaptionHead"/>
        <w:ind w:left="0"/>
      </w:pPr>
      <w:r w:rsidRPr="003D5B76">
        <w:t>Figure 1.</w:t>
      </w:r>
      <w:r>
        <w:t>1: SAS OnDemand for Academics Dashboard</w:t>
      </w:r>
    </w:p>
    <w:p w14:paraId="59E3317E" w14:textId="77777777" w:rsidR="00C91A18" w:rsidRDefault="00C91A18" w:rsidP="00C91A18">
      <w:pPr>
        <w:pStyle w:val="ABodyCopy"/>
        <w:ind w:left="0"/>
        <w:rPr>
          <w:rFonts w:asciiTheme="minorHAnsi" w:hAnsiTheme="minorHAnsi"/>
          <w:sz w:val="22"/>
          <w:szCs w:val="22"/>
        </w:rPr>
      </w:pPr>
      <w:r>
        <w:rPr>
          <w:noProof/>
        </w:rPr>
        <w:drawing>
          <wp:inline distT="0" distB="0" distL="0" distR="0" wp14:anchorId="61602708" wp14:editId="646E3E4A">
            <wp:extent cx="5257800" cy="1638935"/>
            <wp:effectExtent l="0" t="0" r="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14"/>
                    <a:stretch>
                      <a:fillRect/>
                    </a:stretch>
                  </pic:blipFill>
                  <pic:spPr>
                    <a:xfrm>
                      <a:off x="0" y="0"/>
                      <a:ext cx="5257800" cy="1638935"/>
                    </a:xfrm>
                    <a:prstGeom prst="rect">
                      <a:avLst/>
                    </a:prstGeom>
                  </pic:spPr>
                </pic:pic>
              </a:graphicData>
            </a:graphic>
          </wp:inline>
        </w:drawing>
      </w:r>
    </w:p>
    <w:p w14:paraId="7BEE901A" w14:textId="77777777" w:rsidR="00C91A18" w:rsidRDefault="00C91A18" w:rsidP="00C91A18">
      <w:pPr>
        <w:pStyle w:val="ABodyCopy"/>
        <w:ind w:left="0"/>
        <w:rPr>
          <w:rFonts w:asciiTheme="minorHAnsi" w:hAnsiTheme="minorHAnsi"/>
          <w:sz w:val="22"/>
          <w:szCs w:val="22"/>
        </w:rPr>
      </w:pPr>
    </w:p>
    <w:p w14:paraId="0A1B33C7" w14:textId="77777777" w:rsidR="00C91A18" w:rsidRDefault="00C91A18" w:rsidP="00C91A18">
      <w:pPr>
        <w:pStyle w:val="ABodyCopy"/>
        <w:ind w:left="0"/>
        <w:rPr>
          <w:rFonts w:asciiTheme="minorHAnsi" w:hAnsiTheme="minorHAnsi"/>
          <w:sz w:val="22"/>
          <w:szCs w:val="22"/>
        </w:rPr>
      </w:pPr>
    </w:p>
    <w:p w14:paraId="509E165C" w14:textId="77777777" w:rsidR="00C91A18" w:rsidRDefault="00C91A18" w:rsidP="00C91A18">
      <w:pPr>
        <w:pStyle w:val="Heading2"/>
        <w:ind w:left="0"/>
      </w:pPr>
      <w:bookmarkStart w:id="7" w:name="_Toc174889518"/>
      <w:r>
        <w:t>SAS Studio IDE</w:t>
      </w:r>
      <w:bookmarkEnd w:id="7"/>
    </w:p>
    <w:p w14:paraId="5BCCA2AF" w14:textId="77777777" w:rsidR="00C91A18" w:rsidRDefault="00C91A18" w:rsidP="00C91A18">
      <w:pPr>
        <w:pStyle w:val="ABodyCopy"/>
        <w:ind w:left="0"/>
        <w:rPr>
          <w:rFonts w:asciiTheme="minorHAnsi" w:hAnsiTheme="minorHAnsi"/>
          <w:sz w:val="22"/>
          <w:szCs w:val="22"/>
        </w:rPr>
      </w:pPr>
    </w:p>
    <w:p w14:paraId="5489F68E" w14:textId="77777777" w:rsidR="00C91A18" w:rsidRDefault="00C91A18" w:rsidP="00C91A18">
      <w:pPr>
        <w:pStyle w:val="ABodyCopy"/>
        <w:ind w:left="0"/>
        <w:rPr>
          <w:rFonts w:asciiTheme="minorHAnsi" w:hAnsiTheme="minorHAnsi"/>
          <w:sz w:val="22"/>
          <w:szCs w:val="22"/>
        </w:rPr>
      </w:pPr>
      <w:r>
        <w:rPr>
          <w:rFonts w:asciiTheme="minorHAnsi" w:hAnsiTheme="minorHAnsi"/>
          <w:sz w:val="22"/>
          <w:szCs w:val="22"/>
        </w:rPr>
        <w:t xml:space="preserve">Once we select the SAS Studio option, we are connected to the SAS Studio IDE (Integrated Development Environment). This is the primary programming environment for SAS users. Figure 1.2 demonstrates the SAS Studio IDE. </w:t>
      </w:r>
    </w:p>
    <w:p w14:paraId="4BC47D67" w14:textId="77777777" w:rsidR="00C91A18" w:rsidRDefault="00C91A18" w:rsidP="00C91A18">
      <w:pPr>
        <w:pStyle w:val="ABodyCopy"/>
        <w:ind w:left="0"/>
        <w:rPr>
          <w:rFonts w:asciiTheme="minorHAnsi" w:hAnsiTheme="minorHAnsi"/>
          <w:sz w:val="22"/>
          <w:szCs w:val="22"/>
        </w:rPr>
      </w:pPr>
      <w:r>
        <w:rPr>
          <w:rFonts w:asciiTheme="minorHAnsi" w:hAnsiTheme="minorHAnsi"/>
          <w:sz w:val="22"/>
          <w:szCs w:val="22"/>
        </w:rPr>
        <w:t xml:space="preserve">The IDE is comprised of two main sections. On the left is the navigation pane. This section contains a series of drop-down menus that allow you to select point-and-click procedures to perform a variety of tasks. These tasks can range from simply importing data to creating graphs or even developing advanced machine learning models. </w:t>
      </w:r>
    </w:p>
    <w:p w14:paraId="4C0BADC3" w14:textId="77777777" w:rsidR="00C91A18" w:rsidRDefault="00C91A18" w:rsidP="00C91A18">
      <w:pPr>
        <w:pStyle w:val="ABodyCopy"/>
        <w:ind w:left="0"/>
        <w:rPr>
          <w:rFonts w:asciiTheme="minorHAnsi" w:hAnsiTheme="minorHAnsi"/>
          <w:sz w:val="22"/>
          <w:szCs w:val="22"/>
        </w:rPr>
      </w:pPr>
      <w:r>
        <w:rPr>
          <w:rFonts w:asciiTheme="minorHAnsi" w:hAnsiTheme="minorHAnsi"/>
          <w:sz w:val="22"/>
          <w:szCs w:val="22"/>
        </w:rPr>
        <w:t>The navigation pane also contains code snippets that provide you with the building blocks of SAS code to create various data manipulation procedures and graphical output. The combination of the point-and-click and code snippet features provides data scientists with a powerful arsenal of prepared data munging and analytical techniques that will get you up and running in SAS Studio very quickly. These are the types of features that you cannot find in most freeware products.</w:t>
      </w:r>
    </w:p>
    <w:p w14:paraId="7715E768" w14:textId="77777777" w:rsidR="00C91A18" w:rsidRDefault="00C91A18" w:rsidP="00C91A18">
      <w:pPr>
        <w:pStyle w:val="ABodyCopy"/>
        <w:ind w:left="0"/>
        <w:rPr>
          <w:rFonts w:asciiTheme="minorHAnsi" w:hAnsiTheme="minorHAnsi"/>
          <w:sz w:val="22"/>
          <w:szCs w:val="22"/>
        </w:rPr>
      </w:pPr>
      <w:r>
        <w:rPr>
          <w:rFonts w:asciiTheme="minorHAnsi" w:hAnsiTheme="minorHAnsi"/>
          <w:sz w:val="22"/>
          <w:szCs w:val="22"/>
        </w:rPr>
        <w:lastRenderedPageBreak/>
        <w:t>The second section of the SAS Studio IDE is the work area. This is the section where you will perform most of your work. SAS code is developed in the code window. Once the code has been submitted, the log window will provide you with a variety of information, including the number of observations included in each section of the submitted code, along with runtime information and will also contain an error log. SAS error logs are generally informative and provide you with common language information that helps you debug your code (unlike some program language’s error logs that only add to your confusion about what went wrong).</w:t>
      </w:r>
    </w:p>
    <w:p w14:paraId="1E5B6B42" w14:textId="77777777" w:rsidR="00C91A18" w:rsidRDefault="00C91A18" w:rsidP="00C91A18">
      <w:pPr>
        <w:pStyle w:val="ABodyCopy"/>
        <w:ind w:left="0"/>
        <w:rPr>
          <w:rFonts w:asciiTheme="minorHAnsi" w:hAnsiTheme="minorHAnsi"/>
          <w:sz w:val="22"/>
          <w:szCs w:val="22"/>
        </w:rPr>
      </w:pPr>
      <w:r>
        <w:rPr>
          <w:rFonts w:asciiTheme="minorHAnsi" w:hAnsiTheme="minorHAnsi"/>
          <w:sz w:val="22"/>
          <w:szCs w:val="22"/>
        </w:rPr>
        <w:t>The work area also contains a results window. This window displays output requested as part of the code, such as frequency distributions, database contents, metadata, and graphical output.</w:t>
      </w:r>
    </w:p>
    <w:p w14:paraId="342E7ACD" w14:textId="77777777" w:rsidR="00C91A18" w:rsidRPr="001853C2" w:rsidRDefault="00C91A18" w:rsidP="00C91A18">
      <w:pPr>
        <w:pStyle w:val="ACaptionHead"/>
        <w:tabs>
          <w:tab w:val="left" w:pos="3012"/>
        </w:tabs>
        <w:ind w:left="0"/>
      </w:pPr>
      <w:r w:rsidRPr="003D5B76">
        <w:t>Figure 1.</w:t>
      </w:r>
      <w:r>
        <w:t>2: SAS Studio IDE</w:t>
      </w:r>
      <w:r>
        <w:tab/>
      </w:r>
    </w:p>
    <w:p w14:paraId="7629CA4F" w14:textId="77777777" w:rsidR="00C91A18" w:rsidRDefault="00C91A18" w:rsidP="00C91A18">
      <w:pPr>
        <w:pStyle w:val="ABodyCopy"/>
        <w:ind w:left="0"/>
        <w:rPr>
          <w:rFonts w:asciiTheme="minorHAnsi" w:hAnsiTheme="minorHAnsi"/>
          <w:sz w:val="22"/>
          <w:szCs w:val="22"/>
        </w:rPr>
      </w:pPr>
      <w:r w:rsidRPr="00DC44CC">
        <w:rPr>
          <w:noProof/>
        </w:rPr>
        <w:drawing>
          <wp:inline distT="0" distB="0" distL="0" distR="0" wp14:anchorId="0F190EC7" wp14:editId="74589750">
            <wp:extent cx="5257800" cy="3324860"/>
            <wp:effectExtent l="0" t="0" r="0" b="889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15"/>
                    <a:stretch>
                      <a:fillRect/>
                    </a:stretch>
                  </pic:blipFill>
                  <pic:spPr>
                    <a:xfrm>
                      <a:off x="0" y="0"/>
                      <a:ext cx="5257800" cy="3324860"/>
                    </a:xfrm>
                    <a:prstGeom prst="rect">
                      <a:avLst/>
                    </a:prstGeom>
                  </pic:spPr>
                </pic:pic>
              </a:graphicData>
            </a:graphic>
          </wp:inline>
        </w:drawing>
      </w:r>
    </w:p>
    <w:p w14:paraId="3C432F9C" w14:textId="77777777" w:rsidR="00C91A18" w:rsidRDefault="00C91A18" w:rsidP="00C91A18">
      <w:pPr>
        <w:pStyle w:val="ABodyCopy"/>
        <w:ind w:left="0"/>
        <w:rPr>
          <w:rFonts w:asciiTheme="minorHAnsi" w:hAnsiTheme="minorHAnsi"/>
          <w:sz w:val="22"/>
          <w:szCs w:val="22"/>
        </w:rPr>
      </w:pPr>
    </w:p>
    <w:p w14:paraId="788657B3" w14:textId="77777777" w:rsidR="00C91A18" w:rsidRDefault="00C91A18" w:rsidP="00C91A18">
      <w:pPr>
        <w:pStyle w:val="ABodyCopy"/>
        <w:ind w:left="0"/>
        <w:rPr>
          <w:rFonts w:asciiTheme="minorHAnsi" w:hAnsiTheme="minorHAnsi"/>
          <w:sz w:val="22"/>
          <w:szCs w:val="22"/>
        </w:rPr>
      </w:pPr>
    </w:p>
    <w:p w14:paraId="54DF5AAC" w14:textId="77777777" w:rsidR="00C91A18" w:rsidRDefault="00C91A18" w:rsidP="00C91A18">
      <w:pPr>
        <w:pStyle w:val="Heading2"/>
        <w:ind w:left="0"/>
      </w:pPr>
      <w:bookmarkStart w:id="8" w:name="_Toc174889519"/>
      <w:r>
        <w:lastRenderedPageBreak/>
        <w:t>Log</w:t>
      </w:r>
      <w:bookmarkEnd w:id="8"/>
    </w:p>
    <w:p w14:paraId="17A66103" w14:textId="77777777" w:rsidR="00C91A18" w:rsidRDefault="00C91A18" w:rsidP="00C91A18">
      <w:pPr>
        <w:pStyle w:val="ABodyCopy"/>
        <w:ind w:left="0"/>
        <w:rPr>
          <w:rFonts w:asciiTheme="minorHAnsi" w:hAnsiTheme="minorHAnsi"/>
          <w:sz w:val="22"/>
          <w:szCs w:val="22"/>
        </w:rPr>
      </w:pPr>
    </w:p>
    <w:p w14:paraId="64E47279" w14:textId="77777777" w:rsidR="00C91A18" w:rsidRDefault="00C91A18" w:rsidP="00C91A18">
      <w:pPr>
        <w:pStyle w:val="ABodyCopy"/>
        <w:ind w:left="0"/>
        <w:rPr>
          <w:rFonts w:asciiTheme="minorHAnsi" w:hAnsiTheme="minorHAnsi"/>
          <w:sz w:val="22"/>
          <w:szCs w:val="22"/>
        </w:rPr>
      </w:pPr>
      <w:r>
        <w:rPr>
          <w:rFonts w:asciiTheme="minorHAnsi" w:hAnsiTheme="minorHAnsi"/>
          <w:sz w:val="22"/>
          <w:szCs w:val="22"/>
        </w:rPr>
        <w:t>In the example above, I created a simple import statement that accesses a .csv file that I stored locally and imported the file into the SAS Studio environment. Once the program has completed running, SAS Studio automatically generates a log that provides you with information about the completed process. Figure 1.3 demonstrates that the log will contain three sections in the “Log Tabs” area.</w:t>
      </w:r>
    </w:p>
    <w:p w14:paraId="2B08899D" w14:textId="77777777" w:rsidR="00C91A18" w:rsidRDefault="00C91A18" w:rsidP="00C91A18">
      <w:pPr>
        <w:pStyle w:val="ABodyCopy"/>
        <w:ind w:left="0"/>
        <w:rPr>
          <w:rFonts w:asciiTheme="minorHAnsi" w:hAnsiTheme="minorHAnsi"/>
          <w:sz w:val="22"/>
          <w:szCs w:val="22"/>
        </w:rPr>
      </w:pPr>
      <w:r>
        <w:rPr>
          <w:rFonts w:asciiTheme="minorHAnsi" w:hAnsiTheme="minorHAnsi"/>
          <w:sz w:val="22"/>
          <w:szCs w:val="22"/>
        </w:rPr>
        <w:t>The first section will identify any errors that occurred during the processing. These are often hard stops that will prevent the rest of the program from running. SAS error logs are the most useful error logs among the most popular analytical software packages. SAS error logs will show you exactly which part of the submitted code has a problem and provide you with suggestions on how to resolve the problem. For example, the error log will specify if you are missing a semicolon to close a statement or if there is a misalignment due to variable formatting, or many other issues that arise when debugging code. The combination of specifying exactly where the problem is occurring along with common language descriptions of what the problem is and suggestions on how to resolve the problem can save you hours of debugging time.</w:t>
      </w:r>
    </w:p>
    <w:p w14:paraId="019416F8" w14:textId="77777777" w:rsidR="00C91A18" w:rsidRDefault="00C91A18" w:rsidP="00C91A18">
      <w:pPr>
        <w:pStyle w:val="ABodyCopy"/>
        <w:ind w:left="0"/>
        <w:rPr>
          <w:rFonts w:asciiTheme="minorHAnsi" w:hAnsiTheme="minorHAnsi"/>
          <w:sz w:val="22"/>
          <w:szCs w:val="22"/>
        </w:rPr>
      </w:pPr>
      <w:r>
        <w:rPr>
          <w:rFonts w:asciiTheme="minorHAnsi" w:hAnsiTheme="minorHAnsi"/>
          <w:sz w:val="22"/>
          <w:szCs w:val="22"/>
        </w:rPr>
        <w:t>The second section is the warning section. This will provide information on possible issues that need to be addressed. Warnings will not terminate a program, but they will provide you with information about the program that you might want to address. These issues can be related to long processing times or truncated variable names or calculation issues or a variety of different items that you may need to be aware of.</w:t>
      </w:r>
    </w:p>
    <w:p w14:paraId="2941CDC9" w14:textId="77777777" w:rsidR="00C91A18" w:rsidRDefault="00C91A18" w:rsidP="00C91A18">
      <w:pPr>
        <w:pStyle w:val="ABodyCopy"/>
        <w:ind w:left="0"/>
        <w:rPr>
          <w:rFonts w:asciiTheme="minorHAnsi" w:hAnsiTheme="minorHAnsi"/>
          <w:sz w:val="22"/>
          <w:szCs w:val="22"/>
        </w:rPr>
      </w:pPr>
      <w:r>
        <w:rPr>
          <w:rFonts w:asciiTheme="minorHAnsi" w:hAnsiTheme="minorHAnsi"/>
          <w:sz w:val="22"/>
          <w:szCs w:val="22"/>
        </w:rPr>
        <w:t>The final section is the notes section. This item will provide general information on the completed process. It will commonly include the number of observations and variables in a data set, the total processing time, how much memory was used, along with several other items depending on the nature of the program that was run.</w:t>
      </w:r>
    </w:p>
    <w:p w14:paraId="5C805982" w14:textId="77777777" w:rsidR="00C91A18" w:rsidRDefault="00C91A18" w:rsidP="00C91A18">
      <w:pPr>
        <w:pStyle w:val="ACaptionHead"/>
        <w:ind w:left="0"/>
        <w:rPr>
          <w:rFonts w:asciiTheme="minorHAnsi" w:hAnsiTheme="minorHAnsi"/>
          <w:sz w:val="22"/>
        </w:rPr>
      </w:pPr>
      <w:r w:rsidRPr="003D5B76">
        <w:lastRenderedPageBreak/>
        <w:t>Figure 1.</w:t>
      </w:r>
      <w:r>
        <w:t>3: SAS Studio Log Output</w:t>
      </w:r>
    </w:p>
    <w:p w14:paraId="42F6AC20" w14:textId="77777777" w:rsidR="00C91A18" w:rsidRDefault="00C91A18" w:rsidP="00C91A18">
      <w:pPr>
        <w:pStyle w:val="ABodyCopy"/>
        <w:ind w:left="0"/>
        <w:rPr>
          <w:rFonts w:asciiTheme="minorHAnsi" w:hAnsiTheme="minorHAnsi"/>
          <w:sz w:val="22"/>
          <w:szCs w:val="22"/>
        </w:rPr>
      </w:pPr>
      <w:r>
        <w:rPr>
          <w:noProof/>
        </w:rPr>
        <w:drawing>
          <wp:inline distT="0" distB="0" distL="0" distR="0" wp14:anchorId="16C3F613" wp14:editId="05B1D0A0">
            <wp:extent cx="5257800" cy="2420620"/>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16"/>
                    <a:stretch>
                      <a:fillRect/>
                    </a:stretch>
                  </pic:blipFill>
                  <pic:spPr>
                    <a:xfrm>
                      <a:off x="0" y="0"/>
                      <a:ext cx="5257800" cy="2420620"/>
                    </a:xfrm>
                    <a:prstGeom prst="rect">
                      <a:avLst/>
                    </a:prstGeom>
                  </pic:spPr>
                </pic:pic>
              </a:graphicData>
            </a:graphic>
          </wp:inline>
        </w:drawing>
      </w:r>
    </w:p>
    <w:p w14:paraId="0C362C55" w14:textId="77777777" w:rsidR="00C91A18" w:rsidRDefault="00C91A18" w:rsidP="00C91A18">
      <w:pPr>
        <w:pStyle w:val="ABodyCopy"/>
        <w:ind w:left="0"/>
        <w:rPr>
          <w:rFonts w:asciiTheme="minorHAnsi" w:hAnsiTheme="minorHAnsi"/>
          <w:sz w:val="22"/>
          <w:szCs w:val="22"/>
        </w:rPr>
      </w:pPr>
    </w:p>
    <w:p w14:paraId="154F7127" w14:textId="77777777" w:rsidR="00C91A18" w:rsidRDefault="00C91A18" w:rsidP="00C91A18">
      <w:pPr>
        <w:pStyle w:val="ABodyCopy"/>
        <w:ind w:left="0"/>
        <w:rPr>
          <w:rFonts w:asciiTheme="minorHAnsi" w:hAnsiTheme="minorHAnsi"/>
          <w:sz w:val="22"/>
          <w:szCs w:val="22"/>
        </w:rPr>
      </w:pPr>
    </w:p>
    <w:p w14:paraId="23B4A875" w14:textId="77777777" w:rsidR="00C91A18" w:rsidRDefault="00C91A18" w:rsidP="00C91A18">
      <w:pPr>
        <w:pStyle w:val="Heading2"/>
        <w:ind w:left="0"/>
      </w:pPr>
      <w:bookmarkStart w:id="9" w:name="_Toc174889520"/>
      <w:r>
        <w:t>Results and Output</w:t>
      </w:r>
      <w:bookmarkEnd w:id="9"/>
    </w:p>
    <w:p w14:paraId="64AF4853" w14:textId="77777777" w:rsidR="00C91A18" w:rsidRDefault="00C91A18" w:rsidP="00C91A18">
      <w:pPr>
        <w:pStyle w:val="ABodyCopy"/>
        <w:ind w:left="0"/>
        <w:rPr>
          <w:rFonts w:asciiTheme="minorHAnsi" w:hAnsiTheme="minorHAnsi"/>
          <w:sz w:val="22"/>
          <w:szCs w:val="22"/>
        </w:rPr>
      </w:pPr>
    </w:p>
    <w:p w14:paraId="33767E5B" w14:textId="77777777" w:rsidR="00C91A18" w:rsidRDefault="00C91A18" w:rsidP="00C91A18">
      <w:pPr>
        <w:pStyle w:val="ABodyCopy"/>
        <w:ind w:left="0"/>
        <w:rPr>
          <w:rFonts w:asciiTheme="minorHAnsi" w:hAnsiTheme="minorHAnsi"/>
          <w:sz w:val="22"/>
          <w:szCs w:val="22"/>
        </w:rPr>
      </w:pPr>
      <w:r>
        <w:rPr>
          <w:rFonts w:asciiTheme="minorHAnsi" w:hAnsiTheme="minorHAnsi"/>
          <w:sz w:val="22"/>
          <w:szCs w:val="22"/>
        </w:rPr>
        <w:t>Once the program has successfully run, the results can be found in the results and output data sections. These sections provide you with information concerning the completed process and the final output of that process. In the example shown in Figure 1.4, the program imported data from a local .csv file and loaded it into the SAS Studio environment. The results window contains the output of a PROC CONTENTS statement (we will cover exactly what this is in a later section). The information displayed in the results window will vary depending on the nature of the program that was run. For example, if you ran a program designed to create a histogram, then the visual output of the histogram would be contained in the results window.</w:t>
      </w:r>
    </w:p>
    <w:p w14:paraId="63DA399B" w14:textId="77777777" w:rsidR="00C91A18" w:rsidRDefault="00C91A18" w:rsidP="00C91A18">
      <w:pPr>
        <w:pStyle w:val="ABodyCopy"/>
        <w:ind w:left="0"/>
        <w:rPr>
          <w:rFonts w:asciiTheme="minorHAnsi" w:hAnsiTheme="minorHAnsi"/>
          <w:sz w:val="22"/>
          <w:szCs w:val="22"/>
        </w:rPr>
      </w:pPr>
    </w:p>
    <w:p w14:paraId="45E0D343" w14:textId="77777777" w:rsidR="00C91A18" w:rsidRDefault="00C91A18" w:rsidP="00C91A18">
      <w:pPr>
        <w:pStyle w:val="ACaptionHead"/>
        <w:ind w:left="0"/>
        <w:rPr>
          <w:rFonts w:asciiTheme="minorHAnsi" w:hAnsiTheme="minorHAnsi"/>
          <w:sz w:val="22"/>
        </w:rPr>
      </w:pPr>
      <w:r w:rsidRPr="003D5B76">
        <w:lastRenderedPageBreak/>
        <w:t>Figure 1.</w:t>
      </w:r>
      <w:r>
        <w:t>4: SAS Studio Results Output</w:t>
      </w:r>
    </w:p>
    <w:p w14:paraId="5D159704" w14:textId="77777777" w:rsidR="00C91A18" w:rsidRDefault="00C91A18" w:rsidP="00C91A18">
      <w:pPr>
        <w:pStyle w:val="ABodyCopy"/>
        <w:ind w:left="0"/>
        <w:rPr>
          <w:rFonts w:asciiTheme="minorHAnsi" w:hAnsiTheme="minorHAnsi"/>
          <w:sz w:val="22"/>
          <w:szCs w:val="22"/>
        </w:rPr>
      </w:pPr>
      <w:r>
        <w:rPr>
          <w:noProof/>
        </w:rPr>
        <w:drawing>
          <wp:inline distT="0" distB="0" distL="0" distR="0" wp14:anchorId="583C57CB" wp14:editId="2AACB5EF">
            <wp:extent cx="5257800" cy="2459355"/>
            <wp:effectExtent l="0" t="0" r="0" b="0"/>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a:blip r:embed="rId17"/>
                    <a:stretch>
                      <a:fillRect/>
                    </a:stretch>
                  </pic:blipFill>
                  <pic:spPr>
                    <a:xfrm>
                      <a:off x="0" y="0"/>
                      <a:ext cx="5257800" cy="2459355"/>
                    </a:xfrm>
                    <a:prstGeom prst="rect">
                      <a:avLst/>
                    </a:prstGeom>
                  </pic:spPr>
                </pic:pic>
              </a:graphicData>
            </a:graphic>
          </wp:inline>
        </w:drawing>
      </w:r>
    </w:p>
    <w:p w14:paraId="204F60F4" w14:textId="77777777" w:rsidR="00C91A18" w:rsidRDefault="00C91A18" w:rsidP="00C91A18">
      <w:pPr>
        <w:pStyle w:val="ABodyCopy"/>
        <w:ind w:left="0"/>
        <w:rPr>
          <w:rFonts w:asciiTheme="minorHAnsi" w:hAnsiTheme="minorHAnsi"/>
          <w:sz w:val="22"/>
          <w:szCs w:val="22"/>
        </w:rPr>
      </w:pPr>
    </w:p>
    <w:p w14:paraId="204724B8" w14:textId="77777777" w:rsidR="00C91A18" w:rsidRDefault="00C91A18" w:rsidP="00C91A18">
      <w:pPr>
        <w:pStyle w:val="ABodyCopy"/>
        <w:ind w:left="0"/>
        <w:rPr>
          <w:rFonts w:asciiTheme="minorHAnsi" w:hAnsiTheme="minorHAnsi"/>
          <w:sz w:val="22"/>
          <w:szCs w:val="22"/>
        </w:rPr>
      </w:pPr>
      <w:r>
        <w:rPr>
          <w:rFonts w:asciiTheme="minorHAnsi" w:hAnsiTheme="minorHAnsi"/>
          <w:sz w:val="22"/>
          <w:szCs w:val="22"/>
        </w:rPr>
        <w:t xml:space="preserve">The final piece of information provided with a successful program run is the output data. This tab provides you with a spreadsheet-like view of the resulting data set created from a program run. Figure 1.5 shows you the two main pieces of information in the output data tab. First, the output contains a list of all the variables contained in the data table, along with the properties of each of the variables. These properties include the variable label, name, length, type, format and informat. </w:t>
      </w:r>
    </w:p>
    <w:p w14:paraId="64586389" w14:textId="77777777" w:rsidR="00C91A18" w:rsidRDefault="00C91A18" w:rsidP="00C91A18">
      <w:pPr>
        <w:pStyle w:val="ABodyCopy"/>
        <w:ind w:left="0"/>
        <w:rPr>
          <w:rFonts w:asciiTheme="minorHAnsi" w:hAnsiTheme="minorHAnsi"/>
          <w:sz w:val="22"/>
          <w:szCs w:val="22"/>
        </w:rPr>
      </w:pPr>
      <w:r>
        <w:rPr>
          <w:rFonts w:asciiTheme="minorHAnsi" w:hAnsiTheme="minorHAnsi"/>
          <w:sz w:val="22"/>
          <w:szCs w:val="22"/>
        </w:rPr>
        <w:t>The second piece of information is a view of the data table. This view is incredibly useful in understanding the contents of the data set and its completeness. The data table shows all the variables and observations in the data set in a spreadsheet-like view.</w:t>
      </w:r>
    </w:p>
    <w:p w14:paraId="2DEF5D8E" w14:textId="77777777" w:rsidR="00C91A18" w:rsidRDefault="00C91A18" w:rsidP="00C91A18">
      <w:pPr>
        <w:pStyle w:val="ABodyCopy"/>
        <w:ind w:left="0"/>
        <w:rPr>
          <w:rFonts w:asciiTheme="minorHAnsi" w:hAnsiTheme="minorHAnsi"/>
          <w:sz w:val="22"/>
          <w:szCs w:val="22"/>
        </w:rPr>
      </w:pPr>
    </w:p>
    <w:p w14:paraId="52E4E1CF" w14:textId="77777777" w:rsidR="00C91A18" w:rsidRDefault="00C91A18" w:rsidP="00C91A18">
      <w:pPr>
        <w:pStyle w:val="ACaptionHead"/>
        <w:ind w:left="0"/>
        <w:rPr>
          <w:rFonts w:asciiTheme="minorHAnsi" w:hAnsiTheme="minorHAnsi"/>
          <w:sz w:val="22"/>
        </w:rPr>
      </w:pPr>
      <w:r w:rsidRPr="003D5B76">
        <w:lastRenderedPageBreak/>
        <w:t>Figure 1.</w:t>
      </w:r>
      <w:r>
        <w:t>5: SAS Studio Output Data Tab</w:t>
      </w:r>
    </w:p>
    <w:p w14:paraId="31B79825" w14:textId="77777777" w:rsidR="00C91A18" w:rsidRDefault="00C91A18" w:rsidP="00C91A18">
      <w:pPr>
        <w:pStyle w:val="ABodyCopy"/>
        <w:ind w:left="0"/>
        <w:rPr>
          <w:rFonts w:asciiTheme="minorHAnsi" w:hAnsiTheme="minorHAnsi"/>
          <w:sz w:val="22"/>
          <w:szCs w:val="22"/>
        </w:rPr>
      </w:pPr>
      <w:r>
        <w:rPr>
          <w:noProof/>
        </w:rPr>
        <w:drawing>
          <wp:inline distT="0" distB="0" distL="0" distR="0" wp14:anchorId="23A06190" wp14:editId="3ECC5F9A">
            <wp:extent cx="5257800" cy="2468245"/>
            <wp:effectExtent l="0" t="0" r="0" b="8255"/>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18"/>
                    <a:stretch>
                      <a:fillRect/>
                    </a:stretch>
                  </pic:blipFill>
                  <pic:spPr>
                    <a:xfrm>
                      <a:off x="0" y="0"/>
                      <a:ext cx="5257800" cy="2468245"/>
                    </a:xfrm>
                    <a:prstGeom prst="rect">
                      <a:avLst/>
                    </a:prstGeom>
                  </pic:spPr>
                </pic:pic>
              </a:graphicData>
            </a:graphic>
          </wp:inline>
        </w:drawing>
      </w:r>
    </w:p>
    <w:p w14:paraId="6B548407" w14:textId="77777777" w:rsidR="00C91A18" w:rsidRDefault="00C91A18" w:rsidP="00C91A18">
      <w:pPr>
        <w:pStyle w:val="ABodyCopy"/>
        <w:ind w:left="0"/>
        <w:rPr>
          <w:rFonts w:asciiTheme="minorHAnsi" w:hAnsiTheme="minorHAnsi"/>
          <w:sz w:val="22"/>
          <w:szCs w:val="22"/>
        </w:rPr>
      </w:pPr>
    </w:p>
    <w:p w14:paraId="2459F06A" w14:textId="77777777" w:rsidR="00C91A18" w:rsidRDefault="00C91A18" w:rsidP="00C91A18">
      <w:pPr>
        <w:pStyle w:val="ABodyCopy"/>
        <w:ind w:left="0"/>
        <w:rPr>
          <w:rFonts w:asciiTheme="minorHAnsi" w:hAnsiTheme="minorHAnsi"/>
          <w:sz w:val="22"/>
          <w:szCs w:val="22"/>
        </w:rPr>
      </w:pPr>
      <w:r>
        <w:rPr>
          <w:rFonts w:asciiTheme="minorHAnsi" w:hAnsiTheme="minorHAnsi"/>
          <w:sz w:val="22"/>
          <w:szCs w:val="22"/>
        </w:rPr>
        <w:t>SAS Studio provides the data scientist with lots of features that save development time and reduce debugging headaches. The prepared code snippets provide you with valuable instruction on a variety of topics such as data preparation, data manipulation, analytics, machine learning and graphical output. The log information provides you with specific information that reduces debugging time, and the file management system allows you to organize your project workflow.</w:t>
      </w:r>
    </w:p>
    <w:p w14:paraId="2968CD54" w14:textId="77777777" w:rsidR="00C91A18" w:rsidRDefault="00C91A18" w:rsidP="00C91A18">
      <w:pPr>
        <w:pStyle w:val="ABodyCopy"/>
        <w:ind w:left="0"/>
        <w:rPr>
          <w:rFonts w:asciiTheme="minorHAnsi" w:hAnsiTheme="minorHAnsi"/>
          <w:sz w:val="22"/>
          <w:szCs w:val="22"/>
        </w:rPr>
      </w:pPr>
      <w:r>
        <w:rPr>
          <w:rFonts w:asciiTheme="minorHAnsi" w:hAnsiTheme="minorHAnsi"/>
          <w:sz w:val="22"/>
          <w:szCs w:val="22"/>
        </w:rPr>
        <w:t xml:space="preserve">SAS Studio is also the interface for the latest SAS product, SAS Viya. Although this product is not the focus of this book, it is a fantastic data science and machine learning environment that provides cutting-edge machine learning algorithms along with highly efficient distributed database storage and processing. </w:t>
      </w:r>
    </w:p>
    <w:p w14:paraId="3499D98C" w14:textId="77777777" w:rsidR="00C91A18" w:rsidRDefault="00C91A18" w:rsidP="00C91A18">
      <w:pPr>
        <w:pStyle w:val="ABodyCopy"/>
        <w:ind w:left="0"/>
        <w:rPr>
          <w:rFonts w:asciiTheme="minorHAnsi" w:hAnsiTheme="minorHAnsi"/>
          <w:sz w:val="22"/>
          <w:szCs w:val="22"/>
        </w:rPr>
      </w:pPr>
    </w:p>
    <w:p w14:paraId="0D3B9506" w14:textId="77777777" w:rsidR="00C91A18" w:rsidRDefault="00C91A18" w:rsidP="00C91A18">
      <w:pPr>
        <w:pStyle w:val="ABodyCopy"/>
        <w:ind w:left="0"/>
        <w:rPr>
          <w:rFonts w:asciiTheme="minorHAnsi" w:hAnsiTheme="minorHAnsi"/>
          <w:sz w:val="22"/>
          <w:szCs w:val="22"/>
        </w:rPr>
      </w:pPr>
    </w:p>
    <w:p w14:paraId="41D0AD65" w14:textId="77777777" w:rsidR="00C91A18" w:rsidRDefault="00C91A18" w:rsidP="00C91A18">
      <w:pPr>
        <w:pStyle w:val="ABodyCopy"/>
        <w:ind w:left="0"/>
        <w:rPr>
          <w:rFonts w:asciiTheme="minorHAnsi" w:hAnsiTheme="minorHAnsi"/>
          <w:sz w:val="22"/>
          <w:szCs w:val="22"/>
        </w:rPr>
      </w:pPr>
    </w:p>
    <w:p w14:paraId="7D98C797" w14:textId="77777777" w:rsidR="00C91A18" w:rsidRDefault="00C91A18" w:rsidP="00C91A18">
      <w:pPr>
        <w:pStyle w:val="ABodyCopy"/>
        <w:ind w:left="0"/>
        <w:rPr>
          <w:rFonts w:asciiTheme="minorHAnsi" w:hAnsiTheme="minorHAnsi"/>
          <w:sz w:val="22"/>
          <w:szCs w:val="22"/>
        </w:rPr>
      </w:pPr>
    </w:p>
    <w:p w14:paraId="692DEC21" w14:textId="77777777" w:rsidR="00C91A18" w:rsidRPr="002C0063" w:rsidRDefault="00C91A18" w:rsidP="00C91A18">
      <w:pPr>
        <w:pStyle w:val="Heading1"/>
      </w:pPr>
      <w:bookmarkStart w:id="10" w:name="_Toc174889521"/>
      <w:r>
        <w:lastRenderedPageBreak/>
        <w:t>Python Spyder</w:t>
      </w:r>
      <w:bookmarkEnd w:id="10"/>
    </w:p>
    <w:p w14:paraId="21C8ACFE" w14:textId="77777777" w:rsidR="00C91A18" w:rsidRDefault="00C91A18" w:rsidP="00C91A18">
      <w:pPr>
        <w:pStyle w:val="ABodyCopy"/>
        <w:ind w:left="0"/>
        <w:rPr>
          <w:rFonts w:asciiTheme="minorHAnsi" w:hAnsiTheme="minorHAnsi"/>
          <w:sz w:val="22"/>
          <w:szCs w:val="22"/>
        </w:rPr>
      </w:pPr>
    </w:p>
    <w:p w14:paraId="2AA1618B" w14:textId="77777777" w:rsidR="00C91A18" w:rsidRDefault="00C91A18" w:rsidP="00C91A18">
      <w:pPr>
        <w:pStyle w:val="ABodyCopy"/>
        <w:ind w:left="0"/>
        <w:rPr>
          <w:rFonts w:asciiTheme="minorHAnsi" w:hAnsiTheme="minorHAnsi"/>
          <w:sz w:val="22"/>
          <w:szCs w:val="22"/>
        </w:rPr>
      </w:pPr>
      <w:r>
        <w:rPr>
          <w:rFonts w:asciiTheme="minorHAnsi" w:hAnsiTheme="minorHAnsi"/>
          <w:sz w:val="22"/>
          <w:szCs w:val="22"/>
        </w:rPr>
        <w:t xml:space="preserve">Python Spyder download:  </w:t>
      </w:r>
      <w:hyperlink r:id="rId19" w:history="1">
        <w:r w:rsidRPr="00071F9C">
          <w:rPr>
            <w:rStyle w:val="Hyperlink"/>
            <w:rFonts w:asciiTheme="minorHAnsi" w:hAnsiTheme="minorHAnsi"/>
            <w:sz w:val="22"/>
            <w:szCs w:val="22"/>
          </w:rPr>
          <w:t>https://www.spyder-ide.org/</w:t>
        </w:r>
      </w:hyperlink>
    </w:p>
    <w:p w14:paraId="0C27E019" w14:textId="77777777" w:rsidR="00C91A18" w:rsidRDefault="00C91A18" w:rsidP="00C91A18">
      <w:pPr>
        <w:pStyle w:val="ABodyCopy"/>
        <w:ind w:left="0"/>
        <w:rPr>
          <w:rFonts w:asciiTheme="minorHAnsi" w:hAnsiTheme="minorHAnsi"/>
          <w:sz w:val="22"/>
          <w:szCs w:val="22"/>
        </w:rPr>
      </w:pPr>
      <w:r>
        <w:rPr>
          <w:rFonts w:asciiTheme="minorHAnsi" w:hAnsiTheme="minorHAnsi"/>
          <w:sz w:val="22"/>
          <w:szCs w:val="22"/>
        </w:rPr>
        <w:t>or</w:t>
      </w:r>
    </w:p>
    <w:p w14:paraId="70CCE74F" w14:textId="77777777" w:rsidR="00C91A18" w:rsidRDefault="00C91A18" w:rsidP="00C91A18">
      <w:pPr>
        <w:pStyle w:val="ABodyCopy"/>
        <w:ind w:left="0"/>
        <w:rPr>
          <w:rFonts w:asciiTheme="minorHAnsi" w:hAnsiTheme="minorHAnsi"/>
          <w:sz w:val="22"/>
          <w:szCs w:val="22"/>
        </w:rPr>
      </w:pPr>
      <w:r>
        <w:rPr>
          <w:rFonts w:asciiTheme="minorHAnsi" w:hAnsiTheme="minorHAnsi"/>
          <w:sz w:val="22"/>
          <w:szCs w:val="22"/>
        </w:rPr>
        <w:t xml:space="preserve">Anaconda download:  </w:t>
      </w:r>
      <w:hyperlink r:id="rId20" w:history="1">
        <w:r w:rsidRPr="00071F9C">
          <w:rPr>
            <w:rStyle w:val="Hyperlink"/>
            <w:rFonts w:asciiTheme="minorHAnsi" w:hAnsiTheme="minorHAnsi"/>
            <w:sz w:val="22"/>
            <w:szCs w:val="22"/>
          </w:rPr>
          <w:t>https://www.anaconda.com/products/individual</w:t>
        </w:r>
      </w:hyperlink>
    </w:p>
    <w:p w14:paraId="7FD2C5CB" w14:textId="77777777" w:rsidR="00C91A18" w:rsidRDefault="00C91A18" w:rsidP="00C91A18">
      <w:pPr>
        <w:pStyle w:val="ABodyCopy"/>
        <w:ind w:left="0"/>
        <w:rPr>
          <w:rFonts w:asciiTheme="minorHAnsi" w:hAnsiTheme="minorHAnsi"/>
          <w:sz w:val="22"/>
          <w:szCs w:val="22"/>
        </w:rPr>
      </w:pPr>
    </w:p>
    <w:p w14:paraId="53FB05F0" w14:textId="77777777" w:rsidR="00C91A18" w:rsidRDefault="00C91A18" w:rsidP="00C91A18">
      <w:pPr>
        <w:pStyle w:val="ABodyCopy"/>
        <w:ind w:left="0"/>
        <w:rPr>
          <w:rFonts w:asciiTheme="minorHAnsi" w:hAnsiTheme="minorHAnsi"/>
          <w:sz w:val="22"/>
          <w:szCs w:val="22"/>
        </w:rPr>
      </w:pPr>
      <w:r>
        <w:rPr>
          <w:rFonts w:asciiTheme="minorHAnsi" w:hAnsiTheme="minorHAnsi"/>
          <w:sz w:val="22"/>
          <w:szCs w:val="22"/>
        </w:rPr>
        <w:t>Python is a broad programming language that can be used for software engineering, data science, web development and many other things. Because of the language’s versatility, the Python Spyder IDE is not set up specifically for data science and machine learning. When compared to the analytical environment of SAS Studio, Python Spyder can look a bit basic on its surface. However, this could not be further from the truth.</w:t>
      </w:r>
    </w:p>
    <w:p w14:paraId="601FB881" w14:textId="77777777" w:rsidR="00C91A18" w:rsidRDefault="00C91A18" w:rsidP="00C91A18">
      <w:pPr>
        <w:pStyle w:val="ABodyCopy"/>
        <w:ind w:left="0"/>
        <w:rPr>
          <w:rFonts w:asciiTheme="minorHAnsi" w:hAnsiTheme="minorHAnsi"/>
          <w:sz w:val="22"/>
          <w:szCs w:val="22"/>
        </w:rPr>
      </w:pPr>
      <w:r>
        <w:rPr>
          <w:rFonts w:asciiTheme="minorHAnsi" w:hAnsiTheme="minorHAnsi"/>
          <w:sz w:val="22"/>
          <w:szCs w:val="22"/>
        </w:rPr>
        <w:t xml:space="preserve">The power of the Python Spyder environment is not in its “bells and whistles” but its inherent flexibility. Since Python is an open-source product, data scientists have a wide array of libraries that they can download and use for free. These libraries can range from mathematical formulas to machine learning algorithms to graphical displays to web development to just about anything that you can think of. </w:t>
      </w:r>
    </w:p>
    <w:p w14:paraId="3BF6116B" w14:textId="77777777" w:rsidR="00C91A18" w:rsidRDefault="00C91A18" w:rsidP="00C91A18">
      <w:pPr>
        <w:pStyle w:val="ABodyCopy"/>
        <w:ind w:left="0"/>
        <w:rPr>
          <w:rFonts w:asciiTheme="minorHAnsi" w:hAnsiTheme="minorHAnsi"/>
          <w:sz w:val="22"/>
          <w:szCs w:val="22"/>
        </w:rPr>
      </w:pPr>
    </w:p>
    <w:p w14:paraId="6A070691" w14:textId="77777777" w:rsidR="00C91A18" w:rsidRDefault="00C91A18" w:rsidP="00C91A18">
      <w:pPr>
        <w:pStyle w:val="Heading2"/>
        <w:ind w:left="0"/>
      </w:pPr>
      <w:bookmarkStart w:id="11" w:name="_Toc174889522"/>
      <w:r>
        <w:t>Python Spyder IDE</w:t>
      </w:r>
      <w:bookmarkEnd w:id="11"/>
    </w:p>
    <w:p w14:paraId="2A93DA92" w14:textId="77777777" w:rsidR="00C91A18" w:rsidRDefault="00C91A18" w:rsidP="00C91A18">
      <w:pPr>
        <w:pStyle w:val="ABodyCopy"/>
        <w:ind w:left="0"/>
        <w:rPr>
          <w:rFonts w:asciiTheme="minorHAnsi" w:hAnsiTheme="minorHAnsi"/>
          <w:sz w:val="22"/>
          <w:szCs w:val="22"/>
        </w:rPr>
      </w:pPr>
    </w:p>
    <w:p w14:paraId="0534CA1E" w14:textId="77777777" w:rsidR="00C91A18" w:rsidRDefault="00C91A18" w:rsidP="00C91A18">
      <w:pPr>
        <w:pStyle w:val="ABodyCopy"/>
        <w:ind w:left="0"/>
        <w:rPr>
          <w:rFonts w:asciiTheme="minorHAnsi" w:hAnsiTheme="minorHAnsi" w:cstheme="minorHAnsi"/>
          <w:sz w:val="22"/>
          <w:szCs w:val="22"/>
        </w:rPr>
      </w:pPr>
      <w:r w:rsidRPr="008F331E">
        <w:rPr>
          <w:rFonts w:asciiTheme="minorHAnsi" w:hAnsiTheme="minorHAnsi" w:cstheme="minorHAnsi"/>
          <w:sz w:val="22"/>
          <w:szCs w:val="22"/>
        </w:rPr>
        <w:t>Python Spyder is a dedicated integrated development environment (IDE) for the Python programming language, widely used in data science and machine learning. Spyder combines a powerful code editor, an interactive console, and various tools to support efficient development and analysis workflows. It offers a comprehensive set of features tailored specifically for scientific computing and data exploration.</w:t>
      </w:r>
    </w:p>
    <w:p w14:paraId="553A816B" w14:textId="77777777" w:rsidR="00C91A18" w:rsidRDefault="00C91A18" w:rsidP="00C91A18">
      <w:pPr>
        <w:pStyle w:val="ABodyCopy"/>
        <w:ind w:left="0"/>
        <w:rPr>
          <w:rFonts w:asciiTheme="minorHAnsi" w:hAnsiTheme="minorHAnsi" w:cstheme="minorHAnsi"/>
          <w:sz w:val="22"/>
          <w:szCs w:val="22"/>
        </w:rPr>
      </w:pPr>
      <w:r w:rsidRPr="008F331E">
        <w:rPr>
          <w:rFonts w:asciiTheme="minorHAnsi" w:hAnsiTheme="minorHAnsi" w:cstheme="minorHAnsi"/>
          <w:sz w:val="22"/>
          <w:szCs w:val="22"/>
        </w:rPr>
        <w:t>Spyder provides a user-friendly interface that enables data scientists to write and execute Python code with ease. The IDE includes features such as syntax highlighting, code completion, and error detection, which enhance the coding experience and improve productivity. Spyder also integrates with popular Python libraries and frameworks commonly used in data science, such as NumPy, pandas, matplotlib, and scikit-learn, allowing seamless integration of these tools into the workflow.</w:t>
      </w:r>
    </w:p>
    <w:p w14:paraId="4083B944" w14:textId="77777777" w:rsidR="00C91A18" w:rsidRDefault="00C91A18" w:rsidP="00C91A18">
      <w:pPr>
        <w:pStyle w:val="ABodyCopy"/>
        <w:ind w:left="0"/>
        <w:rPr>
          <w:rFonts w:asciiTheme="minorHAnsi" w:hAnsiTheme="minorHAnsi" w:cstheme="minorHAnsi"/>
          <w:sz w:val="22"/>
          <w:szCs w:val="22"/>
        </w:rPr>
      </w:pPr>
      <w:r w:rsidRPr="008F331E">
        <w:rPr>
          <w:rFonts w:asciiTheme="minorHAnsi" w:hAnsiTheme="minorHAnsi" w:cstheme="minorHAnsi"/>
          <w:sz w:val="22"/>
          <w:szCs w:val="22"/>
        </w:rPr>
        <w:lastRenderedPageBreak/>
        <w:t>One of the key strengths of Spyder is its interactive console, which provides a convenient environment for exploring and manipulating data. Data scientists can execute Python commands and view the results instantly, making it easy to test and iterate code snippets. The IDE also supports advanced debugging features, profiling tools, and variable exploration, which are valuable for troubleshooting and optimizing code performance.</w:t>
      </w:r>
    </w:p>
    <w:p w14:paraId="186745EA" w14:textId="77777777" w:rsidR="00C91A18" w:rsidRDefault="00C91A18" w:rsidP="00C91A18">
      <w:pPr>
        <w:pStyle w:val="ABodyCopy"/>
        <w:ind w:left="0"/>
        <w:rPr>
          <w:rFonts w:asciiTheme="minorHAnsi" w:hAnsiTheme="minorHAnsi" w:cstheme="minorHAnsi"/>
          <w:sz w:val="22"/>
          <w:szCs w:val="22"/>
        </w:rPr>
      </w:pPr>
      <w:r w:rsidRPr="008F331E">
        <w:rPr>
          <w:rFonts w:asciiTheme="minorHAnsi" w:hAnsiTheme="minorHAnsi" w:cstheme="minorHAnsi"/>
          <w:sz w:val="22"/>
          <w:szCs w:val="22"/>
        </w:rPr>
        <w:t>Spyder offers extensive support for data visualization, with built-in plotting capabilities and integration with popular data visualization libraries like Matplotlib and Seaborn. This enables data scientists to generate insightful visualizations to gain a deeper understanding of the data. Spyder also provides a comprehensive data editor that allows users to view and manipulate datasets directly within the IDE.</w:t>
      </w:r>
    </w:p>
    <w:p w14:paraId="4CF1DE2D" w14:textId="77777777" w:rsidR="00C91A18" w:rsidRPr="008F331E" w:rsidRDefault="00C91A18" w:rsidP="00C91A18">
      <w:pPr>
        <w:pStyle w:val="ABodyCopy"/>
        <w:ind w:left="0"/>
        <w:rPr>
          <w:rFonts w:asciiTheme="minorHAnsi" w:hAnsiTheme="minorHAnsi" w:cstheme="minorHAnsi"/>
          <w:sz w:val="22"/>
          <w:szCs w:val="22"/>
        </w:rPr>
      </w:pPr>
      <w:r w:rsidRPr="008F331E">
        <w:rPr>
          <w:rFonts w:asciiTheme="minorHAnsi" w:hAnsiTheme="minorHAnsi" w:cstheme="minorHAnsi"/>
          <w:sz w:val="22"/>
          <w:szCs w:val="22"/>
        </w:rPr>
        <w:t>With its rich set of features and focus on scientific computing, Spyder is a valuable tool for data scientists and researchers working with Python. Its user-friendly interface, extensive library integration, and interactive console make it an excellent choice for exploratory data analysis, model development, and scientific computing tasks. Spyder's versatility and flexibility make it suitable for both beginners and experienced Python programmers in the field of data science.</w:t>
      </w:r>
    </w:p>
    <w:p w14:paraId="75E538B7" w14:textId="77777777" w:rsidR="00C91A18" w:rsidRDefault="00C91A18" w:rsidP="00C91A18">
      <w:pPr>
        <w:pStyle w:val="ABodyCopy"/>
        <w:ind w:left="0"/>
        <w:rPr>
          <w:rFonts w:asciiTheme="minorHAnsi" w:hAnsiTheme="minorHAnsi"/>
          <w:sz w:val="22"/>
          <w:szCs w:val="22"/>
        </w:rPr>
      </w:pPr>
      <w:r>
        <w:rPr>
          <w:rFonts w:asciiTheme="minorHAnsi" w:hAnsiTheme="minorHAnsi"/>
          <w:sz w:val="22"/>
          <w:szCs w:val="22"/>
        </w:rPr>
        <w:t>There are three main components to the Spyder IDE. Figure 1.6 shows the three sections as the editor, the console, and the help panel.</w:t>
      </w:r>
    </w:p>
    <w:p w14:paraId="75BDB28C" w14:textId="77777777" w:rsidR="00C91A18" w:rsidRDefault="00C91A18" w:rsidP="00C91A18">
      <w:pPr>
        <w:pStyle w:val="ABodyCopy"/>
        <w:ind w:left="0"/>
        <w:rPr>
          <w:rFonts w:asciiTheme="minorHAnsi" w:hAnsiTheme="minorHAnsi"/>
          <w:sz w:val="22"/>
          <w:szCs w:val="22"/>
        </w:rPr>
      </w:pPr>
    </w:p>
    <w:p w14:paraId="09779E9F" w14:textId="77777777" w:rsidR="00C91A18" w:rsidRDefault="00C91A18" w:rsidP="00C91A18">
      <w:pPr>
        <w:pStyle w:val="Heading3"/>
        <w:ind w:left="0"/>
      </w:pPr>
      <w:bookmarkStart w:id="12" w:name="_Toc174889523"/>
      <w:r>
        <w:t>Editor</w:t>
      </w:r>
      <w:bookmarkEnd w:id="12"/>
    </w:p>
    <w:p w14:paraId="4D0CF3AE" w14:textId="77777777" w:rsidR="00C91A18" w:rsidRDefault="00C91A18" w:rsidP="00C91A18">
      <w:pPr>
        <w:pStyle w:val="ABodyCopy"/>
        <w:ind w:left="0"/>
        <w:rPr>
          <w:rFonts w:asciiTheme="minorHAnsi" w:hAnsiTheme="minorHAnsi"/>
          <w:sz w:val="22"/>
          <w:szCs w:val="22"/>
        </w:rPr>
      </w:pPr>
      <w:r>
        <w:rPr>
          <w:rFonts w:asciiTheme="minorHAnsi" w:hAnsiTheme="minorHAnsi"/>
          <w:sz w:val="22"/>
          <w:szCs w:val="22"/>
        </w:rPr>
        <w:t xml:space="preserve">The editor is where you will create most of your code. This section allows you to type directly into the editor panel to create your code. You can then run the code by either highlighting the section and selecting </w:t>
      </w:r>
      <w:proofErr w:type="spellStart"/>
      <w:r>
        <w:rPr>
          <w:rFonts w:asciiTheme="minorHAnsi" w:hAnsiTheme="minorHAnsi"/>
          <w:sz w:val="22"/>
          <w:szCs w:val="22"/>
        </w:rPr>
        <w:t>control+enter</w:t>
      </w:r>
      <w:proofErr w:type="spellEnd"/>
      <w:r>
        <w:rPr>
          <w:rFonts w:asciiTheme="minorHAnsi" w:hAnsiTheme="minorHAnsi"/>
          <w:sz w:val="22"/>
          <w:szCs w:val="22"/>
        </w:rPr>
        <w:t xml:space="preserve"> or you can highlight the section that you want to run and then select the green arrow button above the editor panel. Finally, you can also right-click within the editor panel and select the run function from the list of features that pop up. The editor panel allows you to open existing programs or create new ones within the editor panel. </w:t>
      </w:r>
    </w:p>
    <w:p w14:paraId="04ED43B7" w14:textId="77777777" w:rsidR="00C91A18" w:rsidRDefault="00C91A18" w:rsidP="00C91A18">
      <w:pPr>
        <w:pStyle w:val="ABodyCopy"/>
        <w:ind w:left="0"/>
        <w:rPr>
          <w:rFonts w:asciiTheme="minorHAnsi" w:hAnsiTheme="minorHAnsi"/>
          <w:sz w:val="22"/>
          <w:szCs w:val="22"/>
        </w:rPr>
      </w:pPr>
    </w:p>
    <w:p w14:paraId="1D4B6D5E" w14:textId="77777777" w:rsidR="00C91A18" w:rsidRDefault="00C91A18" w:rsidP="00C91A18">
      <w:pPr>
        <w:pStyle w:val="Heading3"/>
        <w:ind w:left="0"/>
      </w:pPr>
      <w:bookmarkStart w:id="13" w:name="_Toc174889524"/>
      <w:r>
        <w:t>Console</w:t>
      </w:r>
      <w:bookmarkEnd w:id="13"/>
    </w:p>
    <w:p w14:paraId="71AF773A" w14:textId="77777777" w:rsidR="00C91A18" w:rsidRDefault="00C91A18" w:rsidP="00C91A18">
      <w:pPr>
        <w:pStyle w:val="ABodyCopy"/>
        <w:ind w:left="0"/>
        <w:rPr>
          <w:rFonts w:asciiTheme="minorHAnsi" w:hAnsiTheme="minorHAnsi"/>
          <w:sz w:val="22"/>
          <w:szCs w:val="22"/>
        </w:rPr>
      </w:pPr>
      <w:r>
        <w:rPr>
          <w:rFonts w:asciiTheme="minorHAnsi" w:hAnsiTheme="minorHAnsi"/>
          <w:sz w:val="22"/>
          <w:szCs w:val="22"/>
        </w:rPr>
        <w:t>The console panel allows you to type directly into the console interface, just like if you were to create and run programs in your computer’s command panel. This panel will enable you to work interactively within the console panel or run code in the editor. It also provides some high-level information, such as which version of Python that you are using.</w:t>
      </w:r>
    </w:p>
    <w:p w14:paraId="737DE23B" w14:textId="77777777" w:rsidR="00C91A18" w:rsidRDefault="00C91A18" w:rsidP="00C91A18">
      <w:pPr>
        <w:pStyle w:val="ABodyCopy"/>
        <w:ind w:left="0"/>
        <w:rPr>
          <w:rFonts w:asciiTheme="minorHAnsi" w:hAnsiTheme="minorHAnsi"/>
          <w:sz w:val="22"/>
          <w:szCs w:val="22"/>
        </w:rPr>
      </w:pPr>
      <w:r>
        <w:rPr>
          <w:rFonts w:asciiTheme="minorHAnsi" w:hAnsiTheme="minorHAnsi"/>
          <w:sz w:val="22"/>
          <w:szCs w:val="22"/>
        </w:rPr>
        <w:lastRenderedPageBreak/>
        <w:t>Figure 1.6 shows a small program developed in the editor that takes a base input and raises it to a specified power. In this case, eight is raised to the power of two, and the program prints the result of the calculation. The output of the code is provided in the console panel.</w:t>
      </w:r>
    </w:p>
    <w:p w14:paraId="3F5CDC82" w14:textId="77777777" w:rsidR="00C91A18" w:rsidRDefault="00C91A18" w:rsidP="00C91A18">
      <w:pPr>
        <w:pStyle w:val="ACaptionHead"/>
        <w:ind w:left="0"/>
        <w:rPr>
          <w:rFonts w:asciiTheme="minorHAnsi" w:hAnsiTheme="minorHAnsi"/>
          <w:sz w:val="22"/>
        </w:rPr>
      </w:pPr>
      <w:r w:rsidRPr="003D5B76">
        <w:t>Figure 1.</w:t>
      </w:r>
      <w:r>
        <w:t>6: Python Spyder IDE</w:t>
      </w:r>
    </w:p>
    <w:p w14:paraId="6884306E" w14:textId="77777777" w:rsidR="00C91A18" w:rsidRDefault="00C91A18" w:rsidP="00C91A18">
      <w:pPr>
        <w:pStyle w:val="ABodyCopy"/>
        <w:ind w:left="0"/>
        <w:rPr>
          <w:rFonts w:asciiTheme="minorHAnsi" w:hAnsiTheme="minorHAnsi"/>
          <w:sz w:val="22"/>
          <w:szCs w:val="22"/>
        </w:rPr>
      </w:pPr>
      <w:r>
        <w:rPr>
          <w:noProof/>
        </w:rPr>
        <w:drawing>
          <wp:inline distT="0" distB="0" distL="0" distR="0" wp14:anchorId="4DBA7F28" wp14:editId="417C5F40">
            <wp:extent cx="5257800" cy="3458845"/>
            <wp:effectExtent l="0" t="0" r="0" b="8255"/>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21"/>
                    <a:stretch>
                      <a:fillRect/>
                    </a:stretch>
                  </pic:blipFill>
                  <pic:spPr>
                    <a:xfrm>
                      <a:off x="0" y="0"/>
                      <a:ext cx="5257800" cy="3458845"/>
                    </a:xfrm>
                    <a:prstGeom prst="rect">
                      <a:avLst/>
                    </a:prstGeom>
                  </pic:spPr>
                </pic:pic>
              </a:graphicData>
            </a:graphic>
          </wp:inline>
        </w:drawing>
      </w:r>
    </w:p>
    <w:p w14:paraId="3242D78F" w14:textId="77777777" w:rsidR="00C91A18" w:rsidRDefault="00C91A18" w:rsidP="00C91A18">
      <w:pPr>
        <w:pStyle w:val="Heading3"/>
        <w:ind w:left="0"/>
      </w:pPr>
    </w:p>
    <w:p w14:paraId="49545C7E" w14:textId="77777777" w:rsidR="00C91A18" w:rsidRPr="00492A44" w:rsidRDefault="00C91A18" w:rsidP="00C91A18">
      <w:pPr>
        <w:pStyle w:val="Heading3"/>
        <w:ind w:left="0"/>
      </w:pPr>
      <w:bookmarkStart w:id="14" w:name="_Toc174889525"/>
      <w:r>
        <w:t>Help Panel</w:t>
      </w:r>
      <w:bookmarkEnd w:id="14"/>
    </w:p>
    <w:p w14:paraId="446D3BEB" w14:textId="77777777" w:rsidR="00C91A18" w:rsidRDefault="00C91A18" w:rsidP="00C91A18">
      <w:pPr>
        <w:pStyle w:val="ABodyCopy"/>
        <w:ind w:left="0"/>
        <w:rPr>
          <w:rFonts w:asciiTheme="minorHAnsi" w:hAnsiTheme="minorHAnsi"/>
          <w:sz w:val="22"/>
          <w:szCs w:val="22"/>
        </w:rPr>
      </w:pPr>
      <w:r>
        <w:rPr>
          <w:rFonts w:asciiTheme="minorHAnsi" w:hAnsiTheme="minorHAnsi"/>
          <w:sz w:val="22"/>
          <w:szCs w:val="22"/>
        </w:rPr>
        <w:t>The help panel has four sections. These sections include files, plots, help and the variable explorer. Figure 1.6 shows the file section. This section allows you to explore and structure your project files. Figure 1.7 shows the plot area of the help section. This figure demonstrates some simple code that reads a .csv file and plots the data points on a line graph. The graphical results are displayed in the plots area.</w:t>
      </w:r>
    </w:p>
    <w:p w14:paraId="2DA080A9" w14:textId="77777777" w:rsidR="00C91A18" w:rsidRDefault="00C91A18" w:rsidP="00C91A18">
      <w:pPr>
        <w:pStyle w:val="ABodyCopy"/>
        <w:ind w:left="0"/>
        <w:rPr>
          <w:rFonts w:asciiTheme="minorHAnsi" w:hAnsiTheme="minorHAnsi"/>
          <w:sz w:val="22"/>
          <w:szCs w:val="22"/>
        </w:rPr>
      </w:pPr>
    </w:p>
    <w:p w14:paraId="0174A884" w14:textId="77777777" w:rsidR="00C91A18" w:rsidRDefault="00C91A18" w:rsidP="00C91A18">
      <w:pPr>
        <w:pStyle w:val="ACaptionHead"/>
        <w:ind w:left="0"/>
        <w:rPr>
          <w:rFonts w:asciiTheme="minorHAnsi" w:hAnsiTheme="minorHAnsi"/>
          <w:sz w:val="22"/>
        </w:rPr>
      </w:pPr>
      <w:r w:rsidRPr="003D5B76">
        <w:lastRenderedPageBreak/>
        <w:t>Figure 1.</w:t>
      </w:r>
      <w:r>
        <w:t>7: Python Spyder Plots</w:t>
      </w:r>
    </w:p>
    <w:p w14:paraId="7371909D" w14:textId="77777777" w:rsidR="00C91A18" w:rsidRDefault="00C91A18" w:rsidP="00C91A18">
      <w:pPr>
        <w:pStyle w:val="ABodyCopy"/>
        <w:ind w:left="0"/>
        <w:rPr>
          <w:rFonts w:asciiTheme="minorHAnsi" w:hAnsiTheme="minorHAnsi"/>
          <w:sz w:val="22"/>
          <w:szCs w:val="22"/>
        </w:rPr>
      </w:pPr>
      <w:r>
        <w:rPr>
          <w:noProof/>
        </w:rPr>
        <w:drawing>
          <wp:inline distT="0" distB="0" distL="0" distR="0" wp14:anchorId="35CF7633" wp14:editId="5B5EFEF4">
            <wp:extent cx="5257800" cy="3133090"/>
            <wp:effectExtent l="0" t="0" r="0" b="0"/>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a:blip r:embed="rId22"/>
                    <a:stretch>
                      <a:fillRect/>
                    </a:stretch>
                  </pic:blipFill>
                  <pic:spPr>
                    <a:xfrm>
                      <a:off x="0" y="0"/>
                      <a:ext cx="5257800" cy="3133090"/>
                    </a:xfrm>
                    <a:prstGeom prst="rect">
                      <a:avLst/>
                    </a:prstGeom>
                  </pic:spPr>
                </pic:pic>
              </a:graphicData>
            </a:graphic>
          </wp:inline>
        </w:drawing>
      </w:r>
    </w:p>
    <w:p w14:paraId="66C5CDDF" w14:textId="77777777" w:rsidR="00C91A18" w:rsidRDefault="00C91A18" w:rsidP="00C91A18">
      <w:pPr>
        <w:pStyle w:val="ABodyCopy"/>
        <w:ind w:left="0"/>
        <w:rPr>
          <w:rFonts w:asciiTheme="minorHAnsi" w:hAnsiTheme="minorHAnsi"/>
          <w:sz w:val="22"/>
          <w:szCs w:val="22"/>
        </w:rPr>
      </w:pPr>
    </w:p>
    <w:p w14:paraId="4D77CC89" w14:textId="77777777" w:rsidR="00C91A18" w:rsidRDefault="00C91A18" w:rsidP="00C91A18">
      <w:pPr>
        <w:pStyle w:val="ABodyCopy"/>
        <w:ind w:left="0"/>
        <w:rPr>
          <w:rFonts w:asciiTheme="minorHAnsi" w:hAnsiTheme="minorHAnsi"/>
          <w:sz w:val="22"/>
          <w:szCs w:val="22"/>
        </w:rPr>
      </w:pPr>
      <w:r>
        <w:rPr>
          <w:rFonts w:asciiTheme="minorHAnsi" w:hAnsiTheme="minorHAnsi"/>
          <w:sz w:val="22"/>
          <w:szCs w:val="22"/>
        </w:rPr>
        <w:t>The help section provides documentation for any object with a docstring. A docstring functions like an embedded comment that contains information about modules, classes, functions, and methods. If you have a question about any feature of Python, you can simply place your cursor after the item in question and press Ctrl + I. This will bring up the documentation within the help panel.</w:t>
      </w:r>
    </w:p>
    <w:p w14:paraId="07EE8C86" w14:textId="77777777" w:rsidR="00C91A18" w:rsidRDefault="00C91A18" w:rsidP="00C91A18">
      <w:pPr>
        <w:pStyle w:val="ABodyCopy"/>
        <w:ind w:left="0"/>
        <w:rPr>
          <w:rFonts w:asciiTheme="minorHAnsi" w:hAnsiTheme="minorHAnsi"/>
          <w:sz w:val="22"/>
          <w:szCs w:val="22"/>
        </w:rPr>
      </w:pPr>
      <w:r>
        <w:rPr>
          <w:rFonts w:asciiTheme="minorHAnsi" w:hAnsiTheme="minorHAnsi"/>
          <w:sz w:val="22"/>
          <w:szCs w:val="22"/>
        </w:rPr>
        <w:t>Figure 1.8 provides an example. In this example, I want to know more information about DataFrames. I placed the cursor just after the DataFrame statement and pressed Ctrl + I. The documentation for DataFrames appears in the help section. You can also manually enter an object’s name directly into the “Object” area just above the help window.</w:t>
      </w:r>
    </w:p>
    <w:p w14:paraId="6591A19B" w14:textId="77777777" w:rsidR="00C91A18" w:rsidRDefault="00C91A18" w:rsidP="00C91A18">
      <w:pPr>
        <w:pStyle w:val="ABodyCopy"/>
        <w:ind w:left="0"/>
        <w:rPr>
          <w:rFonts w:asciiTheme="minorHAnsi" w:hAnsiTheme="minorHAnsi"/>
          <w:sz w:val="22"/>
          <w:szCs w:val="22"/>
        </w:rPr>
      </w:pPr>
      <w:r>
        <w:rPr>
          <w:rFonts w:asciiTheme="minorHAnsi" w:hAnsiTheme="minorHAnsi"/>
          <w:sz w:val="22"/>
          <w:szCs w:val="22"/>
        </w:rPr>
        <w:t xml:space="preserve">Finally, you can enable automatic help by changing your settings under Preferences – Help – Automatic Connections. Once this setting is selected, you can turn it on and off by the lock icon directly to the right of the Object area above the help window. Once this setting is selected, you would simply type an open left parenthesis after a function or method name and the associated information will appear in the help window. For example, if I wanted </w:t>
      </w:r>
      <w:r>
        <w:rPr>
          <w:rFonts w:asciiTheme="minorHAnsi" w:hAnsiTheme="minorHAnsi"/>
          <w:sz w:val="22"/>
          <w:szCs w:val="22"/>
        </w:rPr>
        <w:lastRenderedPageBreak/>
        <w:t xml:space="preserve">more information on arrays, I would type </w:t>
      </w:r>
      <w:proofErr w:type="spellStart"/>
      <w:r w:rsidRPr="00F105B8">
        <w:rPr>
          <w:rFonts w:asciiTheme="minorHAnsi" w:hAnsiTheme="minorHAnsi"/>
          <w:i/>
          <w:iCs/>
          <w:sz w:val="22"/>
          <w:szCs w:val="22"/>
        </w:rPr>
        <w:t>np.array</w:t>
      </w:r>
      <w:proofErr w:type="spellEnd"/>
      <w:r w:rsidRPr="00F105B8">
        <w:rPr>
          <w:rFonts w:asciiTheme="minorHAnsi" w:hAnsiTheme="minorHAnsi"/>
          <w:i/>
          <w:iCs/>
          <w:sz w:val="22"/>
          <w:szCs w:val="22"/>
        </w:rPr>
        <w:t>(</w:t>
      </w:r>
      <w:r>
        <w:rPr>
          <w:rFonts w:asciiTheme="minorHAnsi" w:hAnsiTheme="minorHAnsi"/>
          <w:sz w:val="22"/>
          <w:szCs w:val="22"/>
        </w:rPr>
        <w:t xml:space="preserve"> into the editor, and the documentation for arrays will appear in the help window. </w:t>
      </w:r>
    </w:p>
    <w:p w14:paraId="1EF1A89A" w14:textId="77777777" w:rsidR="00C91A18" w:rsidRDefault="00C91A18" w:rsidP="00C91A18">
      <w:pPr>
        <w:pStyle w:val="ACaptionHead"/>
        <w:ind w:left="0"/>
        <w:rPr>
          <w:rFonts w:asciiTheme="minorHAnsi" w:hAnsiTheme="minorHAnsi"/>
          <w:sz w:val="22"/>
        </w:rPr>
      </w:pPr>
      <w:r w:rsidRPr="003D5B76">
        <w:t>Figure 1.</w:t>
      </w:r>
      <w:r>
        <w:t>8: Python Spyder Help</w:t>
      </w:r>
    </w:p>
    <w:p w14:paraId="37DDE800" w14:textId="77777777" w:rsidR="00C91A18" w:rsidRDefault="00C91A18" w:rsidP="00C91A18">
      <w:pPr>
        <w:pStyle w:val="ABodyCopy"/>
        <w:ind w:left="0"/>
        <w:rPr>
          <w:rFonts w:asciiTheme="minorHAnsi" w:hAnsiTheme="minorHAnsi"/>
          <w:sz w:val="22"/>
          <w:szCs w:val="22"/>
        </w:rPr>
      </w:pPr>
      <w:r>
        <w:rPr>
          <w:noProof/>
        </w:rPr>
        <w:drawing>
          <wp:inline distT="0" distB="0" distL="0" distR="0" wp14:anchorId="71564767" wp14:editId="6667B546">
            <wp:extent cx="5257800" cy="3124835"/>
            <wp:effectExtent l="0" t="0" r="0" b="0"/>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pic:cNvPicPr/>
                  </pic:nvPicPr>
                  <pic:blipFill>
                    <a:blip r:embed="rId23"/>
                    <a:stretch>
                      <a:fillRect/>
                    </a:stretch>
                  </pic:blipFill>
                  <pic:spPr>
                    <a:xfrm>
                      <a:off x="0" y="0"/>
                      <a:ext cx="5257800" cy="3124835"/>
                    </a:xfrm>
                    <a:prstGeom prst="rect">
                      <a:avLst/>
                    </a:prstGeom>
                  </pic:spPr>
                </pic:pic>
              </a:graphicData>
            </a:graphic>
          </wp:inline>
        </w:drawing>
      </w:r>
      <w:r>
        <w:rPr>
          <w:rFonts w:asciiTheme="minorHAnsi" w:hAnsiTheme="minorHAnsi"/>
          <w:sz w:val="22"/>
          <w:szCs w:val="22"/>
        </w:rPr>
        <w:t xml:space="preserve"> </w:t>
      </w:r>
    </w:p>
    <w:p w14:paraId="571A097C" w14:textId="77777777" w:rsidR="00C91A18" w:rsidRDefault="00C91A18" w:rsidP="00C91A18">
      <w:pPr>
        <w:pStyle w:val="ABodyCopy"/>
        <w:ind w:left="0"/>
        <w:rPr>
          <w:rFonts w:asciiTheme="minorHAnsi" w:hAnsiTheme="minorHAnsi"/>
          <w:sz w:val="22"/>
          <w:szCs w:val="22"/>
        </w:rPr>
      </w:pPr>
    </w:p>
    <w:p w14:paraId="1CEAD0D0" w14:textId="77777777" w:rsidR="00C91A18" w:rsidRDefault="00C91A18" w:rsidP="00C91A18">
      <w:pPr>
        <w:pStyle w:val="Heading3"/>
        <w:ind w:left="0"/>
      </w:pPr>
      <w:bookmarkStart w:id="15" w:name="_Toc174889526"/>
      <w:r>
        <w:t>Variable Explorer</w:t>
      </w:r>
      <w:bookmarkEnd w:id="15"/>
    </w:p>
    <w:p w14:paraId="77596B37" w14:textId="77777777" w:rsidR="00C91A18" w:rsidRDefault="00C91A18" w:rsidP="00C91A18">
      <w:pPr>
        <w:pStyle w:val="ABodyCopy"/>
        <w:ind w:left="0"/>
        <w:rPr>
          <w:rFonts w:asciiTheme="minorHAnsi" w:hAnsiTheme="minorHAnsi"/>
          <w:sz w:val="22"/>
          <w:szCs w:val="22"/>
        </w:rPr>
      </w:pPr>
      <w:r>
        <w:rPr>
          <w:rFonts w:asciiTheme="minorHAnsi" w:hAnsiTheme="minorHAnsi"/>
          <w:sz w:val="22"/>
          <w:szCs w:val="22"/>
        </w:rPr>
        <w:t xml:space="preserve">The final area in Python Spyder is the variable explorer area. This section provides metadata information for all data sets in each project. Figure 1.9 shows the results from an import statement. The work area has the code to pull a local data set into Spyder. The console section provides information concerning the data pull, and the variable explorer section provides metadata about the imported data set. This metadata includes information on what type of data set it is, the variables contained in the data set, the data types, the data size, and each variable’s values. </w:t>
      </w:r>
    </w:p>
    <w:p w14:paraId="3C730AE7" w14:textId="77777777" w:rsidR="00C91A18" w:rsidRDefault="00C91A18" w:rsidP="00C91A18">
      <w:pPr>
        <w:pStyle w:val="ABodyCopy"/>
        <w:ind w:left="0"/>
        <w:rPr>
          <w:rFonts w:asciiTheme="minorHAnsi" w:hAnsiTheme="minorHAnsi"/>
          <w:sz w:val="22"/>
          <w:szCs w:val="22"/>
        </w:rPr>
      </w:pPr>
      <w:r>
        <w:rPr>
          <w:rFonts w:asciiTheme="minorHAnsi" w:hAnsiTheme="minorHAnsi"/>
          <w:sz w:val="22"/>
          <w:szCs w:val="22"/>
        </w:rPr>
        <w:t xml:space="preserve">The variable explorer section is interactive. You can click on the DataFrame’s name to view the whole data set. You can even click on the individual variable’s name to see an individual column of that variable’s values. The variable explorer section will also let you right-click on a variable and provide you with options to delete or modify its values. </w:t>
      </w:r>
    </w:p>
    <w:p w14:paraId="24760561" w14:textId="77777777" w:rsidR="00C91A18" w:rsidRDefault="00C91A18" w:rsidP="00C91A18">
      <w:pPr>
        <w:pStyle w:val="ACaptionHead"/>
        <w:ind w:left="0"/>
        <w:rPr>
          <w:rFonts w:asciiTheme="minorHAnsi" w:hAnsiTheme="minorHAnsi"/>
          <w:sz w:val="22"/>
        </w:rPr>
      </w:pPr>
      <w:r w:rsidRPr="003D5B76">
        <w:lastRenderedPageBreak/>
        <w:t>Figure 1.</w:t>
      </w:r>
      <w:r>
        <w:t>9: Python Spyder Variable Explorer</w:t>
      </w:r>
    </w:p>
    <w:p w14:paraId="5EB91C53" w14:textId="77777777" w:rsidR="00C91A18" w:rsidRDefault="00C91A18" w:rsidP="00C91A18">
      <w:pPr>
        <w:pStyle w:val="ABodyCopy"/>
        <w:ind w:left="0"/>
        <w:rPr>
          <w:rFonts w:asciiTheme="minorHAnsi" w:hAnsiTheme="minorHAnsi"/>
          <w:sz w:val="22"/>
          <w:szCs w:val="22"/>
        </w:rPr>
      </w:pPr>
      <w:r>
        <w:rPr>
          <w:noProof/>
        </w:rPr>
        <w:drawing>
          <wp:inline distT="0" distB="0" distL="0" distR="0" wp14:anchorId="53444CB8" wp14:editId="33A22814">
            <wp:extent cx="5257800" cy="3152775"/>
            <wp:effectExtent l="0" t="0" r="0" b="9525"/>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24"/>
                    <a:stretch>
                      <a:fillRect/>
                    </a:stretch>
                  </pic:blipFill>
                  <pic:spPr>
                    <a:xfrm>
                      <a:off x="0" y="0"/>
                      <a:ext cx="5257800" cy="3152775"/>
                    </a:xfrm>
                    <a:prstGeom prst="rect">
                      <a:avLst/>
                    </a:prstGeom>
                  </pic:spPr>
                </pic:pic>
              </a:graphicData>
            </a:graphic>
          </wp:inline>
        </w:drawing>
      </w:r>
    </w:p>
    <w:p w14:paraId="7E807DEE" w14:textId="77777777" w:rsidR="00C91A18" w:rsidRDefault="00C91A18" w:rsidP="00C91A18">
      <w:pPr>
        <w:pStyle w:val="ABodyCopy"/>
        <w:ind w:left="0"/>
        <w:rPr>
          <w:rFonts w:asciiTheme="minorHAnsi" w:hAnsiTheme="minorHAnsi"/>
          <w:sz w:val="22"/>
          <w:szCs w:val="22"/>
        </w:rPr>
      </w:pPr>
    </w:p>
    <w:p w14:paraId="226C153D" w14:textId="77777777" w:rsidR="00C91A18" w:rsidRDefault="00C91A18" w:rsidP="00C91A18">
      <w:pPr>
        <w:pStyle w:val="ABodyCopy"/>
        <w:ind w:left="0"/>
        <w:rPr>
          <w:rFonts w:asciiTheme="minorHAnsi" w:hAnsiTheme="minorHAnsi"/>
          <w:sz w:val="22"/>
          <w:szCs w:val="22"/>
        </w:rPr>
      </w:pPr>
      <w:r>
        <w:rPr>
          <w:rFonts w:asciiTheme="minorHAnsi" w:hAnsiTheme="minorHAnsi"/>
          <w:sz w:val="22"/>
          <w:szCs w:val="22"/>
        </w:rPr>
        <w:t>The Python Spyder IDE is a powerful and flexible tool that provides data scientists with several features to organize, develop and deploy various projects. The IDE provides detailed information on coding features, graphical displays, object documentation, data set and variable information, and interactive console and data set features.</w:t>
      </w:r>
    </w:p>
    <w:p w14:paraId="27778FB7" w14:textId="77777777" w:rsidR="00C91A18" w:rsidRDefault="00C91A18" w:rsidP="00C91A18">
      <w:pPr>
        <w:pStyle w:val="ABodyCopy"/>
        <w:ind w:left="0"/>
        <w:rPr>
          <w:rFonts w:asciiTheme="minorHAnsi" w:hAnsiTheme="minorHAnsi"/>
          <w:sz w:val="22"/>
          <w:szCs w:val="22"/>
        </w:rPr>
      </w:pPr>
    </w:p>
    <w:p w14:paraId="30D12F0E" w14:textId="77777777" w:rsidR="00C91A18" w:rsidRPr="002C0063" w:rsidRDefault="00C91A18" w:rsidP="00C91A18">
      <w:pPr>
        <w:pStyle w:val="Heading1"/>
      </w:pPr>
      <w:bookmarkStart w:id="16" w:name="_Toc174889527"/>
      <w:r>
        <w:t>R Studio</w:t>
      </w:r>
      <w:bookmarkEnd w:id="16"/>
    </w:p>
    <w:p w14:paraId="6407022D" w14:textId="77777777" w:rsidR="00C91A18" w:rsidRDefault="00C91A18" w:rsidP="00C91A18">
      <w:pPr>
        <w:pStyle w:val="ABodyCopy"/>
        <w:ind w:left="0"/>
        <w:rPr>
          <w:rFonts w:asciiTheme="minorHAnsi" w:hAnsiTheme="minorHAnsi"/>
          <w:sz w:val="22"/>
          <w:szCs w:val="22"/>
        </w:rPr>
      </w:pPr>
    </w:p>
    <w:p w14:paraId="7BEB6D3C" w14:textId="77777777" w:rsidR="00C91A18" w:rsidRDefault="00C91A18" w:rsidP="00C91A18">
      <w:pPr>
        <w:pStyle w:val="ABodyCopy"/>
        <w:ind w:left="0"/>
        <w:rPr>
          <w:rFonts w:asciiTheme="minorHAnsi" w:hAnsiTheme="minorHAnsi"/>
          <w:sz w:val="22"/>
          <w:szCs w:val="22"/>
        </w:rPr>
      </w:pPr>
      <w:r>
        <w:rPr>
          <w:rFonts w:asciiTheme="minorHAnsi" w:hAnsiTheme="minorHAnsi"/>
          <w:sz w:val="22"/>
          <w:szCs w:val="22"/>
        </w:rPr>
        <w:t xml:space="preserve">R Studio download:  </w:t>
      </w:r>
      <w:hyperlink r:id="rId25" w:history="1">
        <w:r w:rsidRPr="00071F9C">
          <w:rPr>
            <w:rStyle w:val="Hyperlink"/>
            <w:rFonts w:asciiTheme="minorHAnsi" w:hAnsiTheme="minorHAnsi"/>
            <w:sz w:val="22"/>
            <w:szCs w:val="22"/>
          </w:rPr>
          <w:t>https://www.rstudio.com/products/rstudio/download/</w:t>
        </w:r>
      </w:hyperlink>
    </w:p>
    <w:p w14:paraId="11CA7E6D" w14:textId="77777777" w:rsidR="00C91A18" w:rsidRDefault="00C91A18" w:rsidP="00C91A18">
      <w:pPr>
        <w:pStyle w:val="ABodyCopy"/>
        <w:ind w:left="0"/>
        <w:rPr>
          <w:rFonts w:asciiTheme="minorHAnsi" w:hAnsiTheme="minorHAnsi" w:cstheme="minorHAnsi"/>
          <w:sz w:val="22"/>
          <w:szCs w:val="22"/>
        </w:rPr>
      </w:pPr>
    </w:p>
    <w:p w14:paraId="2060D72B" w14:textId="77777777" w:rsidR="00C91A18" w:rsidRDefault="00C91A18" w:rsidP="00C91A18">
      <w:pPr>
        <w:pStyle w:val="ABodyCopy"/>
        <w:ind w:left="0"/>
        <w:rPr>
          <w:rFonts w:asciiTheme="minorHAnsi" w:hAnsiTheme="minorHAnsi" w:cstheme="minorHAnsi"/>
          <w:sz w:val="22"/>
          <w:szCs w:val="22"/>
        </w:rPr>
      </w:pPr>
      <w:r w:rsidRPr="008F331E">
        <w:rPr>
          <w:rFonts w:asciiTheme="minorHAnsi" w:hAnsiTheme="minorHAnsi" w:cstheme="minorHAnsi"/>
          <w:sz w:val="22"/>
          <w:szCs w:val="22"/>
        </w:rPr>
        <w:t xml:space="preserve">R Studio is a popular integrated development environment (IDE) specifically designed for the R programming language, which is widely used in statistical analysis and data science. It </w:t>
      </w:r>
      <w:r w:rsidRPr="008F331E">
        <w:rPr>
          <w:rFonts w:asciiTheme="minorHAnsi" w:hAnsiTheme="minorHAnsi" w:cstheme="minorHAnsi"/>
          <w:sz w:val="22"/>
          <w:szCs w:val="22"/>
        </w:rPr>
        <w:lastRenderedPageBreak/>
        <w:t>provides a powerful and user-friendly environment for data exploration, visualization, and modeling. R Studio combines a code editor, a console for interactive R programming, and various tools to enhance the data science workflow.</w:t>
      </w:r>
    </w:p>
    <w:p w14:paraId="3E2B4F9C" w14:textId="77777777" w:rsidR="00C91A18" w:rsidRDefault="00C91A18" w:rsidP="00C91A18">
      <w:pPr>
        <w:pStyle w:val="ABodyCopy"/>
        <w:ind w:left="0"/>
        <w:rPr>
          <w:rFonts w:asciiTheme="minorHAnsi" w:hAnsiTheme="minorHAnsi" w:cstheme="minorHAnsi"/>
          <w:sz w:val="22"/>
          <w:szCs w:val="22"/>
        </w:rPr>
      </w:pPr>
      <w:r w:rsidRPr="008F331E">
        <w:rPr>
          <w:rFonts w:asciiTheme="minorHAnsi" w:hAnsiTheme="minorHAnsi" w:cstheme="minorHAnsi"/>
          <w:sz w:val="22"/>
          <w:szCs w:val="22"/>
        </w:rPr>
        <w:t xml:space="preserve">With R Studio, data scientists and statisticians can leverage </w:t>
      </w:r>
      <w:r>
        <w:rPr>
          <w:rFonts w:asciiTheme="minorHAnsi" w:hAnsiTheme="minorHAnsi" w:cstheme="minorHAnsi"/>
          <w:sz w:val="22"/>
          <w:szCs w:val="22"/>
        </w:rPr>
        <w:t>R's extensive capabilities</w:t>
      </w:r>
      <w:r w:rsidRPr="008F331E">
        <w:rPr>
          <w:rFonts w:asciiTheme="minorHAnsi" w:hAnsiTheme="minorHAnsi" w:cstheme="minorHAnsi"/>
          <w:sz w:val="22"/>
          <w:szCs w:val="22"/>
        </w:rPr>
        <w:t xml:space="preserve"> to perform complex analyses and build sophisticated models. The IDE offers an intuitive interface with features such as syntax highlighting, code </w:t>
      </w:r>
      <w:proofErr w:type="gramStart"/>
      <w:r w:rsidRPr="008F331E">
        <w:rPr>
          <w:rFonts w:asciiTheme="minorHAnsi" w:hAnsiTheme="minorHAnsi" w:cstheme="minorHAnsi"/>
          <w:sz w:val="22"/>
          <w:szCs w:val="22"/>
        </w:rPr>
        <w:t xml:space="preserve">completion, </w:t>
      </w:r>
      <w:r>
        <w:rPr>
          <w:rFonts w:asciiTheme="minorHAnsi" w:hAnsiTheme="minorHAnsi" w:cstheme="minorHAnsi"/>
          <w:sz w:val="22"/>
          <w:szCs w:val="22"/>
        </w:rPr>
        <w:t>and</w:t>
      </w:r>
      <w:proofErr w:type="gramEnd"/>
      <w:r>
        <w:rPr>
          <w:rFonts w:asciiTheme="minorHAnsi" w:hAnsiTheme="minorHAnsi" w:cstheme="minorHAnsi"/>
          <w:sz w:val="22"/>
          <w:szCs w:val="22"/>
        </w:rPr>
        <w:t xml:space="preserve"> </w:t>
      </w:r>
      <w:r w:rsidRPr="008F331E">
        <w:rPr>
          <w:rFonts w:asciiTheme="minorHAnsi" w:hAnsiTheme="minorHAnsi" w:cstheme="minorHAnsi"/>
          <w:sz w:val="22"/>
          <w:szCs w:val="22"/>
        </w:rPr>
        <w:t>error checking, facilitating efficient coding and debugging. R Studio also provides seamless integration with R's vast ecosystem of packages, which cover a wide range of statistical techniques, machine learning algorithms, and visualization tools.</w:t>
      </w:r>
    </w:p>
    <w:p w14:paraId="1E99D5FC" w14:textId="77777777" w:rsidR="00C91A18" w:rsidRDefault="00C91A18" w:rsidP="00C91A18">
      <w:pPr>
        <w:pStyle w:val="ABodyCopy"/>
        <w:ind w:left="0"/>
        <w:rPr>
          <w:rFonts w:asciiTheme="minorHAnsi" w:hAnsiTheme="minorHAnsi" w:cstheme="minorHAnsi"/>
          <w:sz w:val="22"/>
          <w:szCs w:val="22"/>
        </w:rPr>
      </w:pPr>
      <w:r w:rsidRPr="008F331E">
        <w:rPr>
          <w:rFonts w:asciiTheme="minorHAnsi" w:hAnsiTheme="minorHAnsi" w:cstheme="minorHAnsi"/>
          <w:sz w:val="22"/>
          <w:szCs w:val="22"/>
        </w:rPr>
        <w:t xml:space="preserve">One </w:t>
      </w:r>
      <w:r>
        <w:rPr>
          <w:rFonts w:asciiTheme="minorHAnsi" w:hAnsiTheme="minorHAnsi" w:cstheme="minorHAnsi"/>
          <w:sz w:val="22"/>
          <w:szCs w:val="22"/>
        </w:rPr>
        <w:t>of R Studio's notable strengths</w:t>
      </w:r>
      <w:r w:rsidRPr="008F331E">
        <w:rPr>
          <w:rFonts w:asciiTheme="minorHAnsi" w:hAnsiTheme="minorHAnsi" w:cstheme="minorHAnsi"/>
          <w:sz w:val="22"/>
          <w:szCs w:val="22"/>
        </w:rPr>
        <w:t xml:space="preserve"> is its emphasis on reproducibility and collaboration. It allows users to organize their work into projects</w:t>
      </w:r>
      <w:r>
        <w:rPr>
          <w:rFonts w:asciiTheme="minorHAnsi" w:hAnsiTheme="minorHAnsi" w:cstheme="minorHAnsi"/>
          <w:sz w:val="22"/>
          <w:szCs w:val="22"/>
        </w:rPr>
        <w:t xml:space="preserve"> that encapsulate data, code, and outputs, making reproducing and sharing analyses easier</w:t>
      </w:r>
      <w:r w:rsidRPr="008F331E">
        <w:rPr>
          <w:rFonts w:asciiTheme="minorHAnsi" w:hAnsiTheme="minorHAnsi" w:cstheme="minorHAnsi"/>
          <w:sz w:val="22"/>
          <w:szCs w:val="22"/>
        </w:rPr>
        <w:t>. R Studio also supports version control integration, enabling collaborative workflows and ensuring the traceability of code changes.</w:t>
      </w:r>
    </w:p>
    <w:p w14:paraId="0EB2F4E0" w14:textId="77777777" w:rsidR="00C91A18" w:rsidRDefault="00C91A18" w:rsidP="00C91A18">
      <w:pPr>
        <w:pStyle w:val="ABodyCopy"/>
        <w:ind w:left="0"/>
        <w:rPr>
          <w:rFonts w:asciiTheme="minorHAnsi" w:hAnsiTheme="minorHAnsi" w:cstheme="minorHAnsi"/>
          <w:sz w:val="22"/>
          <w:szCs w:val="22"/>
        </w:rPr>
      </w:pPr>
      <w:r w:rsidRPr="008F331E">
        <w:rPr>
          <w:rFonts w:asciiTheme="minorHAnsi" w:hAnsiTheme="minorHAnsi" w:cstheme="minorHAnsi"/>
          <w:sz w:val="22"/>
          <w:szCs w:val="22"/>
        </w:rPr>
        <w:t>Furthermore, R Studio provides a range of additional features to enhance the data science process, including integrated documentation and help resources, interactive data visualization tools, and support for creating interactive web applications. The IDE's vibrant and supportive community contributes to the wealth of available resources, tutorials, and packages, making it an ideal environment for learning and advancing in the field of data science.</w:t>
      </w:r>
    </w:p>
    <w:p w14:paraId="0268DE11" w14:textId="77777777" w:rsidR="00C91A18" w:rsidRPr="008F331E" w:rsidRDefault="00C91A18" w:rsidP="00C91A18">
      <w:pPr>
        <w:pStyle w:val="ABodyCopy"/>
        <w:ind w:left="0"/>
        <w:rPr>
          <w:rFonts w:asciiTheme="minorHAnsi" w:hAnsiTheme="minorHAnsi" w:cstheme="minorHAnsi"/>
          <w:sz w:val="22"/>
          <w:szCs w:val="22"/>
        </w:rPr>
      </w:pPr>
      <w:r w:rsidRPr="008F331E">
        <w:rPr>
          <w:rFonts w:asciiTheme="minorHAnsi" w:hAnsiTheme="minorHAnsi" w:cstheme="minorHAnsi"/>
          <w:sz w:val="22"/>
          <w:szCs w:val="22"/>
        </w:rPr>
        <w:t xml:space="preserve">Whether you are a beginner or an experienced data scientist, R Studio offers a versatile and powerful platform for exploring, analyzing, and visualizing data, </w:t>
      </w:r>
      <w:r>
        <w:rPr>
          <w:rFonts w:asciiTheme="minorHAnsi" w:hAnsiTheme="minorHAnsi" w:cstheme="minorHAnsi"/>
          <w:sz w:val="22"/>
          <w:szCs w:val="22"/>
        </w:rPr>
        <w:t>building predictive models,</w:t>
      </w:r>
      <w:r w:rsidRPr="008F331E">
        <w:rPr>
          <w:rFonts w:asciiTheme="minorHAnsi" w:hAnsiTheme="minorHAnsi" w:cstheme="minorHAnsi"/>
          <w:sz w:val="22"/>
          <w:szCs w:val="22"/>
        </w:rPr>
        <w:t xml:space="preserve"> and conducting statistical analyses. Its user-friendly interface, extensive package ecosystem, and emphasis on reproducibility make it a valuable tool for data science projects of all scales and complexities.</w:t>
      </w:r>
    </w:p>
    <w:p w14:paraId="0C1BD77E" w14:textId="77777777" w:rsidR="00C91A18" w:rsidRDefault="00C91A18" w:rsidP="00C91A18">
      <w:pPr>
        <w:pStyle w:val="ABodyCopy"/>
        <w:ind w:left="0"/>
        <w:rPr>
          <w:rFonts w:asciiTheme="minorHAnsi" w:hAnsiTheme="minorHAnsi"/>
          <w:sz w:val="22"/>
          <w:szCs w:val="22"/>
        </w:rPr>
      </w:pPr>
    </w:p>
    <w:p w14:paraId="2326C1C9" w14:textId="77777777" w:rsidR="00C91A18" w:rsidRDefault="00C91A18" w:rsidP="00C91A18">
      <w:pPr>
        <w:pStyle w:val="Heading2"/>
        <w:ind w:left="0"/>
      </w:pPr>
      <w:bookmarkStart w:id="17" w:name="_Toc174889528"/>
      <w:r>
        <w:t>R Studio IDE</w:t>
      </w:r>
      <w:bookmarkEnd w:id="17"/>
    </w:p>
    <w:p w14:paraId="20E511A8" w14:textId="77777777" w:rsidR="00C91A18" w:rsidRDefault="00C91A18" w:rsidP="00C91A18">
      <w:pPr>
        <w:pStyle w:val="ABodyCopy"/>
        <w:ind w:left="0"/>
        <w:rPr>
          <w:rFonts w:asciiTheme="minorHAnsi" w:hAnsiTheme="minorHAnsi"/>
          <w:sz w:val="22"/>
          <w:szCs w:val="22"/>
        </w:rPr>
      </w:pPr>
    </w:p>
    <w:p w14:paraId="0EE315DD" w14:textId="77777777" w:rsidR="00C91A18" w:rsidRDefault="00C91A18" w:rsidP="00C91A18">
      <w:pPr>
        <w:pStyle w:val="ABodyCopy"/>
        <w:ind w:left="0"/>
        <w:rPr>
          <w:rFonts w:asciiTheme="minorHAnsi" w:hAnsiTheme="minorHAnsi"/>
          <w:sz w:val="22"/>
          <w:szCs w:val="22"/>
        </w:rPr>
      </w:pPr>
      <w:r>
        <w:rPr>
          <w:rFonts w:asciiTheme="minorHAnsi" w:hAnsiTheme="minorHAnsi"/>
          <w:sz w:val="22"/>
          <w:szCs w:val="22"/>
        </w:rPr>
        <w:t xml:space="preserve">Figure 1.10 shows the R Studio IDE. Notice how similarly all three interfaces have been constructed. The R Studio interface is not much different than the SAS Studio and Python Spyder interfaces. There are always some changes in the location of certain sections and features, but the four main sections are present. R Studio has a code editor in the top left section, a console and terminal section in the bottom left area, a global environment section in the top right, and a tab selection section of files, plots, R packages and views in the </w:t>
      </w:r>
      <w:r>
        <w:rPr>
          <w:rFonts w:asciiTheme="minorHAnsi" w:hAnsiTheme="minorHAnsi"/>
          <w:sz w:val="22"/>
          <w:szCs w:val="22"/>
        </w:rPr>
        <w:lastRenderedPageBreak/>
        <w:t>bottom right area. The location of each of these sections is changeable, so you can configure them in a manner that best suits you.</w:t>
      </w:r>
    </w:p>
    <w:p w14:paraId="38CA877B" w14:textId="77777777" w:rsidR="00C91A18" w:rsidRDefault="00C91A18" w:rsidP="00C91A18">
      <w:pPr>
        <w:pStyle w:val="ACaptionHead"/>
        <w:ind w:left="0"/>
        <w:rPr>
          <w:rFonts w:asciiTheme="minorHAnsi" w:hAnsiTheme="minorHAnsi"/>
          <w:sz w:val="22"/>
        </w:rPr>
      </w:pPr>
      <w:r w:rsidRPr="003D5B76">
        <w:t xml:space="preserve">Figure </w:t>
      </w:r>
      <w:r>
        <w:t>1.10: R Studio IDE</w:t>
      </w:r>
    </w:p>
    <w:p w14:paraId="4CBC40C1" w14:textId="77777777" w:rsidR="00C91A18" w:rsidRDefault="00C91A18" w:rsidP="00C91A18">
      <w:pPr>
        <w:pStyle w:val="ABodyCopy"/>
        <w:ind w:left="0"/>
        <w:rPr>
          <w:rFonts w:asciiTheme="minorHAnsi" w:hAnsiTheme="minorHAnsi"/>
          <w:sz w:val="22"/>
          <w:szCs w:val="22"/>
        </w:rPr>
      </w:pPr>
      <w:r>
        <w:rPr>
          <w:noProof/>
        </w:rPr>
        <w:drawing>
          <wp:inline distT="0" distB="0" distL="0" distR="0" wp14:anchorId="7860A157" wp14:editId="6EE86573">
            <wp:extent cx="5257800" cy="2774950"/>
            <wp:effectExtent l="0" t="0" r="0" b="6350"/>
            <wp:docPr id="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pic:cNvPicPr/>
                  </pic:nvPicPr>
                  <pic:blipFill>
                    <a:blip r:embed="rId26"/>
                    <a:stretch>
                      <a:fillRect/>
                    </a:stretch>
                  </pic:blipFill>
                  <pic:spPr>
                    <a:xfrm>
                      <a:off x="0" y="0"/>
                      <a:ext cx="5257800" cy="2774950"/>
                    </a:xfrm>
                    <a:prstGeom prst="rect">
                      <a:avLst/>
                    </a:prstGeom>
                  </pic:spPr>
                </pic:pic>
              </a:graphicData>
            </a:graphic>
          </wp:inline>
        </w:drawing>
      </w:r>
      <w:r>
        <w:rPr>
          <w:rFonts w:asciiTheme="minorHAnsi" w:hAnsiTheme="minorHAnsi"/>
          <w:sz w:val="22"/>
          <w:szCs w:val="22"/>
        </w:rPr>
        <w:t xml:space="preserve"> </w:t>
      </w:r>
    </w:p>
    <w:p w14:paraId="6D0CFDC8" w14:textId="77777777" w:rsidR="00C91A18" w:rsidRDefault="00C91A18" w:rsidP="00C91A18">
      <w:pPr>
        <w:pStyle w:val="ABodyCopy"/>
        <w:ind w:left="0"/>
        <w:rPr>
          <w:rFonts w:asciiTheme="minorHAnsi" w:hAnsiTheme="minorHAnsi"/>
          <w:sz w:val="22"/>
          <w:szCs w:val="22"/>
        </w:rPr>
      </w:pPr>
    </w:p>
    <w:p w14:paraId="2670E169" w14:textId="77777777" w:rsidR="00C91A18" w:rsidRDefault="00C91A18" w:rsidP="00C91A18">
      <w:pPr>
        <w:pStyle w:val="Heading2"/>
        <w:ind w:left="0"/>
      </w:pPr>
      <w:bookmarkStart w:id="18" w:name="_Toc174889529"/>
      <w:r>
        <w:t>Global Environment</w:t>
      </w:r>
      <w:bookmarkEnd w:id="18"/>
    </w:p>
    <w:p w14:paraId="53844772" w14:textId="77777777" w:rsidR="00C91A18" w:rsidRDefault="00C91A18" w:rsidP="00C91A18">
      <w:pPr>
        <w:pStyle w:val="ABodyCopy"/>
        <w:ind w:left="0"/>
        <w:rPr>
          <w:rFonts w:asciiTheme="minorHAnsi" w:hAnsiTheme="minorHAnsi"/>
          <w:sz w:val="22"/>
          <w:szCs w:val="22"/>
        </w:rPr>
      </w:pPr>
    </w:p>
    <w:p w14:paraId="14B5B323" w14:textId="77777777" w:rsidR="00C91A18" w:rsidRDefault="00C91A18" w:rsidP="00C91A18">
      <w:pPr>
        <w:pStyle w:val="ABodyCopy"/>
        <w:ind w:left="0"/>
        <w:rPr>
          <w:rFonts w:asciiTheme="minorHAnsi" w:hAnsiTheme="minorHAnsi"/>
          <w:sz w:val="22"/>
          <w:szCs w:val="22"/>
        </w:rPr>
      </w:pPr>
      <w:r>
        <w:rPr>
          <w:rFonts w:asciiTheme="minorHAnsi" w:hAnsiTheme="minorHAnsi"/>
          <w:sz w:val="22"/>
          <w:szCs w:val="22"/>
        </w:rPr>
        <w:t xml:space="preserve">All the data sets you have created are available for inspection in the global environment area. On the </w:t>
      </w:r>
      <w:proofErr w:type="gramStart"/>
      <w:r>
        <w:rPr>
          <w:rFonts w:asciiTheme="minorHAnsi" w:hAnsiTheme="minorHAnsi"/>
          <w:sz w:val="22"/>
          <w:szCs w:val="22"/>
        </w:rPr>
        <w:t>far right</w:t>
      </w:r>
      <w:proofErr w:type="gramEnd"/>
      <w:r>
        <w:rPr>
          <w:rFonts w:asciiTheme="minorHAnsi" w:hAnsiTheme="minorHAnsi"/>
          <w:sz w:val="22"/>
          <w:szCs w:val="22"/>
        </w:rPr>
        <w:t xml:space="preserve"> side of the section containing the data set name, you will find a spreadsheet-like icon that you can select. This will bring up a spreadsheet view of your data set. Figure 1.11 demonstrates this view.</w:t>
      </w:r>
    </w:p>
    <w:p w14:paraId="19A60D93" w14:textId="77777777" w:rsidR="00C91A18" w:rsidRDefault="00C91A18" w:rsidP="00C91A18">
      <w:pPr>
        <w:pStyle w:val="ABodyCopy"/>
        <w:ind w:left="0"/>
        <w:rPr>
          <w:rFonts w:asciiTheme="minorHAnsi" w:hAnsiTheme="minorHAnsi"/>
          <w:sz w:val="22"/>
          <w:szCs w:val="22"/>
        </w:rPr>
      </w:pPr>
      <w:r>
        <w:rPr>
          <w:rFonts w:asciiTheme="minorHAnsi" w:hAnsiTheme="minorHAnsi"/>
          <w:sz w:val="22"/>
          <w:szCs w:val="22"/>
        </w:rPr>
        <w:t>The spreadsheet view provides a great amount of insight into your data set. You can easily see the number of variables, the data types, value ranges and many other valuable pieces of information.</w:t>
      </w:r>
    </w:p>
    <w:p w14:paraId="12637B4D" w14:textId="77777777" w:rsidR="00C91A18" w:rsidRDefault="00C91A18" w:rsidP="00C91A18">
      <w:pPr>
        <w:pStyle w:val="ACaptionHead"/>
        <w:rPr>
          <w:rFonts w:asciiTheme="minorHAnsi" w:hAnsiTheme="minorHAnsi"/>
          <w:sz w:val="22"/>
        </w:rPr>
      </w:pPr>
      <w:r w:rsidRPr="003D5B76">
        <w:lastRenderedPageBreak/>
        <w:t xml:space="preserve">Figure </w:t>
      </w:r>
      <w:r>
        <w:t>1.11: R Studio – Data Viewer</w:t>
      </w:r>
    </w:p>
    <w:p w14:paraId="0D7DE39C" w14:textId="77777777" w:rsidR="00C91A18" w:rsidRDefault="00C91A18" w:rsidP="00C91A18">
      <w:pPr>
        <w:pStyle w:val="ABodyCopy"/>
        <w:ind w:left="0"/>
        <w:rPr>
          <w:rFonts w:asciiTheme="minorHAnsi" w:hAnsiTheme="minorHAnsi"/>
          <w:sz w:val="22"/>
          <w:szCs w:val="22"/>
        </w:rPr>
      </w:pPr>
      <w:r>
        <w:rPr>
          <w:noProof/>
        </w:rPr>
        <w:drawing>
          <wp:inline distT="0" distB="0" distL="0" distR="0" wp14:anchorId="48F7D8DD" wp14:editId="6488D2FA">
            <wp:extent cx="5257800" cy="2772410"/>
            <wp:effectExtent l="0" t="0" r="0" b="8890"/>
            <wp:docPr id="38"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pic:cNvPicPr/>
                  </pic:nvPicPr>
                  <pic:blipFill>
                    <a:blip r:embed="rId27"/>
                    <a:stretch>
                      <a:fillRect/>
                    </a:stretch>
                  </pic:blipFill>
                  <pic:spPr>
                    <a:xfrm>
                      <a:off x="0" y="0"/>
                      <a:ext cx="5257800" cy="2772410"/>
                    </a:xfrm>
                    <a:prstGeom prst="rect">
                      <a:avLst/>
                    </a:prstGeom>
                  </pic:spPr>
                </pic:pic>
              </a:graphicData>
            </a:graphic>
          </wp:inline>
        </w:drawing>
      </w:r>
    </w:p>
    <w:p w14:paraId="319198B6" w14:textId="77777777" w:rsidR="00C91A18" w:rsidRDefault="00C91A18" w:rsidP="00C91A18">
      <w:pPr>
        <w:pStyle w:val="ABodyCopy"/>
        <w:ind w:left="0"/>
        <w:rPr>
          <w:rFonts w:asciiTheme="minorHAnsi" w:hAnsiTheme="minorHAnsi"/>
          <w:sz w:val="22"/>
          <w:szCs w:val="22"/>
        </w:rPr>
      </w:pPr>
    </w:p>
    <w:p w14:paraId="399C4B12" w14:textId="77777777" w:rsidR="00C91A18" w:rsidRDefault="00C91A18" w:rsidP="00C91A18">
      <w:pPr>
        <w:pStyle w:val="Heading2"/>
        <w:ind w:left="0"/>
      </w:pPr>
      <w:bookmarkStart w:id="19" w:name="_Toc174889530"/>
      <w:r>
        <w:t>Packages</w:t>
      </w:r>
      <w:bookmarkEnd w:id="19"/>
    </w:p>
    <w:p w14:paraId="3BF8B9EC" w14:textId="77777777" w:rsidR="00C91A18" w:rsidRDefault="00C91A18" w:rsidP="00C91A18">
      <w:pPr>
        <w:pStyle w:val="ABodyCopy"/>
        <w:ind w:left="0"/>
        <w:rPr>
          <w:rFonts w:asciiTheme="minorHAnsi" w:hAnsiTheme="minorHAnsi"/>
          <w:sz w:val="22"/>
          <w:szCs w:val="22"/>
        </w:rPr>
      </w:pPr>
    </w:p>
    <w:p w14:paraId="5001580B" w14:textId="77777777" w:rsidR="00C91A18" w:rsidRDefault="00C91A18" w:rsidP="00C91A18">
      <w:pPr>
        <w:pStyle w:val="ABodyCopy"/>
        <w:ind w:left="0"/>
        <w:rPr>
          <w:rFonts w:asciiTheme="minorHAnsi" w:hAnsiTheme="minorHAnsi"/>
          <w:sz w:val="22"/>
          <w:szCs w:val="22"/>
        </w:rPr>
      </w:pPr>
      <w:r>
        <w:rPr>
          <w:rFonts w:asciiTheme="minorHAnsi" w:hAnsiTheme="minorHAnsi"/>
          <w:sz w:val="22"/>
          <w:szCs w:val="22"/>
        </w:rPr>
        <w:t xml:space="preserve">One of the main features that separates the R Studio interface from the other IDEs is the R packages tab located in the bottom right area of my configuration. Figure 1.12 shows the R Studio Package Editor. This is an interface that allows the programmer to easily search, install or delete any of the available R packages. </w:t>
      </w:r>
    </w:p>
    <w:p w14:paraId="5E9B7882" w14:textId="77777777" w:rsidR="00C91A18" w:rsidRDefault="00C91A18" w:rsidP="00C91A18">
      <w:pPr>
        <w:pStyle w:val="ABodyCopy"/>
        <w:ind w:left="0"/>
        <w:rPr>
          <w:rFonts w:asciiTheme="minorHAnsi" w:hAnsiTheme="minorHAnsi"/>
          <w:sz w:val="22"/>
          <w:szCs w:val="22"/>
        </w:rPr>
      </w:pPr>
      <w:r>
        <w:rPr>
          <w:rFonts w:asciiTheme="minorHAnsi" w:hAnsiTheme="minorHAnsi"/>
          <w:sz w:val="22"/>
          <w:szCs w:val="22"/>
        </w:rPr>
        <w:t xml:space="preserve">We will review libraries and packages in the next section of the book, but for now, understand that these packages contain logic that allows a programmer to develop data science models, web pages, documentation, graphics, and many other possibilities. They are essentially expansion packs for your R language. </w:t>
      </w:r>
    </w:p>
    <w:p w14:paraId="0D6AFD41" w14:textId="77777777" w:rsidR="00C91A18" w:rsidRDefault="00C91A18" w:rsidP="00C91A18">
      <w:pPr>
        <w:pStyle w:val="ABodyCopy"/>
        <w:ind w:left="0"/>
        <w:rPr>
          <w:rFonts w:asciiTheme="minorHAnsi" w:hAnsiTheme="minorHAnsi"/>
          <w:sz w:val="22"/>
          <w:szCs w:val="22"/>
        </w:rPr>
      </w:pPr>
      <w:r>
        <w:rPr>
          <w:rFonts w:asciiTheme="minorHAnsi" w:hAnsiTheme="minorHAnsi"/>
          <w:sz w:val="22"/>
          <w:szCs w:val="22"/>
        </w:rPr>
        <w:t>To find a new R package, you simply select the “Install” button just above the packages area. An interface will come up and you can type the name of the package that you want to install. Figure 1.12 shows the view with the package installer interface. In this example, I typed the package name “caret” into the package installer. Once the “Install” button is selected, R Studio automatically downloads the package and all its dependencies and installs them in the area that you have selected.</w:t>
      </w:r>
    </w:p>
    <w:p w14:paraId="5C825AE9" w14:textId="77777777" w:rsidR="00C91A18" w:rsidRDefault="00C91A18" w:rsidP="00C91A18">
      <w:pPr>
        <w:pStyle w:val="ABodyCopy"/>
        <w:ind w:left="0"/>
        <w:rPr>
          <w:rFonts w:asciiTheme="minorHAnsi" w:hAnsiTheme="minorHAnsi"/>
          <w:sz w:val="22"/>
          <w:szCs w:val="22"/>
        </w:rPr>
      </w:pPr>
      <w:r>
        <w:rPr>
          <w:rFonts w:asciiTheme="minorHAnsi" w:hAnsiTheme="minorHAnsi"/>
          <w:sz w:val="22"/>
          <w:szCs w:val="22"/>
        </w:rPr>
        <w:lastRenderedPageBreak/>
        <w:t>Once the package is installed, you will find all the installation notes in your console section and the newly downloaded and installed package will be at the top of your packages list. This is by far the easiest interface to search, download, install and update libraries/packages across all the IDEs that we have reviewed.</w:t>
      </w:r>
    </w:p>
    <w:p w14:paraId="0FE6949C" w14:textId="77777777" w:rsidR="00C91A18" w:rsidRDefault="00C91A18" w:rsidP="00C91A18">
      <w:pPr>
        <w:pStyle w:val="ACaptionHead"/>
        <w:ind w:left="0"/>
        <w:rPr>
          <w:rFonts w:asciiTheme="minorHAnsi" w:hAnsiTheme="minorHAnsi"/>
          <w:sz w:val="22"/>
        </w:rPr>
      </w:pPr>
      <w:r w:rsidRPr="003D5B76">
        <w:t xml:space="preserve">Figure </w:t>
      </w:r>
      <w:r>
        <w:t>1.12: R Studio Package Editor</w:t>
      </w:r>
    </w:p>
    <w:p w14:paraId="1BDFD0BB" w14:textId="77777777" w:rsidR="00C91A18" w:rsidRDefault="00C91A18" w:rsidP="00C91A18">
      <w:pPr>
        <w:pStyle w:val="ABodyCopy"/>
        <w:ind w:left="0"/>
        <w:rPr>
          <w:rFonts w:asciiTheme="minorHAnsi" w:hAnsiTheme="minorHAnsi"/>
          <w:sz w:val="22"/>
          <w:szCs w:val="22"/>
        </w:rPr>
      </w:pPr>
      <w:r>
        <w:rPr>
          <w:noProof/>
        </w:rPr>
        <w:drawing>
          <wp:inline distT="0" distB="0" distL="0" distR="0" wp14:anchorId="38FEC04F" wp14:editId="7012B7BB">
            <wp:extent cx="5257800" cy="2776855"/>
            <wp:effectExtent l="0" t="0" r="0" b="4445"/>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pic:nvPicPr>
                  <pic:blipFill>
                    <a:blip r:embed="rId28"/>
                    <a:stretch>
                      <a:fillRect/>
                    </a:stretch>
                  </pic:blipFill>
                  <pic:spPr>
                    <a:xfrm>
                      <a:off x="0" y="0"/>
                      <a:ext cx="5257800" cy="2776855"/>
                    </a:xfrm>
                    <a:prstGeom prst="rect">
                      <a:avLst/>
                    </a:prstGeom>
                  </pic:spPr>
                </pic:pic>
              </a:graphicData>
            </a:graphic>
          </wp:inline>
        </w:drawing>
      </w:r>
    </w:p>
    <w:p w14:paraId="74576847" w14:textId="77777777" w:rsidR="00C91A18" w:rsidRDefault="00C91A18" w:rsidP="00C91A18">
      <w:pPr>
        <w:pStyle w:val="ABodyCopy"/>
        <w:ind w:left="0"/>
        <w:rPr>
          <w:rFonts w:asciiTheme="minorHAnsi" w:hAnsiTheme="minorHAnsi"/>
          <w:sz w:val="22"/>
          <w:szCs w:val="22"/>
        </w:rPr>
      </w:pPr>
    </w:p>
    <w:p w14:paraId="58485D88" w14:textId="77777777" w:rsidR="00C91A18" w:rsidRDefault="00C91A18" w:rsidP="00C91A18">
      <w:pPr>
        <w:pStyle w:val="ABodyCopy"/>
        <w:ind w:left="0"/>
        <w:rPr>
          <w:rFonts w:asciiTheme="minorHAnsi" w:hAnsiTheme="minorHAnsi"/>
          <w:sz w:val="22"/>
          <w:szCs w:val="22"/>
        </w:rPr>
      </w:pPr>
      <w:r>
        <w:rPr>
          <w:rFonts w:asciiTheme="minorHAnsi" w:hAnsiTheme="minorHAnsi"/>
          <w:sz w:val="22"/>
          <w:szCs w:val="22"/>
        </w:rPr>
        <w:t xml:space="preserve">The R Studio IDE is a flexible and powerful interface that extends far beyond the original design of calculating statistics and performing data analysis. With the extension of packages such as “Shiny,” R Studio is a fully integrated website and web app development tool. Although these features are beyond the scope of this book, they are powerful and awesome tools that are definitely worth exploring. </w:t>
      </w:r>
    </w:p>
    <w:p w14:paraId="6B39206A" w14:textId="77777777" w:rsidR="00C91A18" w:rsidRDefault="00C91A18" w:rsidP="00C91A18">
      <w:pPr>
        <w:pStyle w:val="ABodyCopy"/>
        <w:ind w:left="0"/>
        <w:rPr>
          <w:rFonts w:asciiTheme="minorHAnsi" w:hAnsiTheme="minorHAnsi"/>
          <w:sz w:val="22"/>
          <w:szCs w:val="22"/>
        </w:rPr>
      </w:pPr>
    </w:p>
    <w:p w14:paraId="099D85F0" w14:textId="77777777" w:rsidR="00C91A18" w:rsidRDefault="00C91A18" w:rsidP="00C91A18">
      <w:pPr>
        <w:pStyle w:val="ABodyCopy"/>
        <w:ind w:left="0"/>
        <w:rPr>
          <w:rFonts w:asciiTheme="minorHAnsi" w:hAnsiTheme="minorHAnsi"/>
          <w:sz w:val="22"/>
          <w:szCs w:val="22"/>
        </w:rPr>
      </w:pPr>
    </w:p>
    <w:p w14:paraId="7B27EC60" w14:textId="77777777" w:rsidR="00C91A18" w:rsidRDefault="00C91A18" w:rsidP="00C91A18">
      <w:pPr>
        <w:pStyle w:val="ABodyCopy"/>
        <w:ind w:left="0"/>
        <w:rPr>
          <w:rFonts w:asciiTheme="minorHAnsi" w:hAnsiTheme="minorHAnsi"/>
          <w:sz w:val="22"/>
          <w:szCs w:val="22"/>
        </w:rPr>
      </w:pPr>
    </w:p>
    <w:p w14:paraId="45A414D0" w14:textId="77777777" w:rsidR="00C91A18" w:rsidRDefault="00C91A18" w:rsidP="00C91A18">
      <w:pPr>
        <w:pStyle w:val="ABodyCopy"/>
        <w:ind w:left="0"/>
        <w:rPr>
          <w:rFonts w:asciiTheme="minorHAnsi" w:hAnsiTheme="minorHAnsi"/>
          <w:sz w:val="22"/>
          <w:szCs w:val="22"/>
        </w:rPr>
      </w:pPr>
    </w:p>
    <w:p w14:paraId="42BF45CE" w14:textId="77777777" w:rsidR="00C91A18" w:rsidRDefault="00C91A18" w:rsidP="00C91A18">
      <w:pPr>
        <w:pStyle w:val="Heading1"/>
        <w:rPr>
          <w:szCs w:val="26"/>
        </w:rPr>
      </w:pPr>
      <w:bookmarkStart w:id="20" w:name="_Toc174889531"/>
      <w:r w:rsidRPr="00257D8E">
        <w:rPr>
          <w:szCs w:val="26"/>
        </w:rPr>
        <w:lastRenderedPageBreak/>
        <w:t>Chapter</w:t>
      </w:r>
      <w:r>
        <w:rPr>
          <w:szCs w:val="26"/>
        </w:rPr>
        <w:t xml:space="preserve"> 1 Summary:  Programming Environments</w:t>
      </w:r>
      <w:bookmarkEnd w:id="20"/>
    </w:p>
    <w:p w14:paraId="3EE5CC4C" w14:textId="77777777" w:rsidR="00C91A18" w:rsidRDefault="00C91A18" w:rsidP="00C91A18"/>
    <w:p w14:paraId="10DB5EFF" w14:textId="77777777" w:rsidR="00C91A18" w:rsidRPr="00AE3097" w:rsidRDefault="00C91A18" w:rsidP="00C91A18"/>
    <w:p w14:paraId="4AD818E1" w14:textId="77777777" w:rsidR="00C91A18" w:rsidRPr="00AE3097" w:rsidRDefault="00C91A18" w:rsidP="00C91A18">
      <w:pPr>
        <w:pStyle w:val="ABodyCopy"/>
        <w:rPr>
          <w:rFonts w:asciiTheme="minorHAnsi" w:hAnsiTheme="minorHAnsi" w:cstheme="minorHAnsi"/>
          <w:b/>
          <w:bCs/>
          <w:sz w:val="22"/>
          <w:szCs w:val="22"/>
        </w:rPr>
      </w:pPr>
      <w:r w:rsidRPr="00AE3097">
        <w:rPr>
          <w:rFonts w:asciiTheme="minorHAnsi" w:hAnsiTheme="minorHAnsi" w:cstheme="minorHAnsi"/>
          <w:b/>
          <w:bCs/>
          <w:sz w:val="22"/>
          <w:szCs w:val="22"/>
        </w:rPr>
        <w:t>1. Introduction to Data Science and Programming Languages</w:t>
      </w:r>
    </w:p>
    <w:p w14:paraId="5F3F4B13" w14:textId="77777777" w:rsidR="00C91A18" w:rsidRPr="00AE3097" w:rsidRDefault="00C91A18" w:rsidP="00C91A18">
      <w:pPr>
        <w:pStyle w:val="ABodyCopy"/>
        <w:numPr>
          <w:ilvl w:val="0"/>
          <w:numId w:val="16"/>
        </w:numPr>
        <w:rPr>
          <w:rFonts w:asciiTheme="minorHAnsi" w:hAnsiTheme="minorHAnsi" w:cstheme="minorHAnsi"/>
          <w:sz w:val="22"/>
          <w:szCs w:val="22"/>
        </w:rPr>
      </w:pPr>
      <w:r w:rsidRPr="00AE3097">
        <w:rPr>
          <w:rFonts w:asciiTheme="minorHAnsi" w:hAnsiTheme="minorHAnsi" w:cstheme="minorHAnsi"/>
          <w:b/>
          <w:bCs/>
          <w:sz w:val="22"/>
          <w:szCs w:val="22"/>
        </w:rPr>
        <w:t>Overview</w:t>
      </w:r>
      <w:r w:rsidRPr="00AE3097">
        <w:rPr>
          <w:rFonts w:asciiTheme="minorHAnsi" w:hAnsiTheme="minorHAnsi" w:cstheme="minorHAnsi"/>
          <w:sz w:val="22"/>
          <w:szCs w:val="22"/>
        </w:rPr>
        <w:t>: Data science is a pervasive force that influences many aspects of our daily lives, from personalized recommendations on streaming platforms like Netflix to decisions made in sectors such as healthcare, finance, and government. This chapter emphasizes the importance of programming languages in executing data science projects, specifically focusing on SAS, Python, and R.</w:t>
      </w:r>
    </w:p>
    <w:p w14:paraId="1A3001DB" w14:textId="77777777" w:rsidR="00C91A18" w:rsidRPr="00AE3097" w:rsidRDefault="00C91A18" w:rsidP="00C91A18">
      <w:pPr>
        <w:pStyle w:val="ABodyCopy"/>
        <w:numPr>
          <w:ilvl w:val="0"/>
          <w:numId w:val="16"/>
        </w:numPr>
        <w:rPr>
          <w:rFonts w:asciiTheme="minorHAnsi" w:hAnsiTheme="minorHAnsi" w:cstheme="minorHAnsi"/>
          <w:sz w:val="22"/>
          <w:szCs w:val="22"/>
        </w:rPr>
      </w:pPr>
      <w:r w:rsidRPr="00AE3097">
        <w:rPr>
          <w:rFonts w:asciiTheme="minorHAnsi" w:hAnsiTheme="minorHAnsi" w:cstheme="minorHAnsi"/>
          <w:b/>
          <w:bCs/>
          <w:sz w:val="22"/>
          <w:szCs w:val="22"/>
        </w:rPr>
        <w:t>Context</w:t>
      </w:r>
      <w:r w:rsidRPr="00AE3097">
        <w:rPr>
          <w:rFonts w:asciiTheme="minorHAnsi" w:hAnsiTheme="minorHAnsi" w:cstheme="minorHAnsi"/>
          <w:sz w:val="22"/>
          <w:szCs w:val="22"/>
        </w:rPr>
        <w:t>: The chapter sets the stage for the book’s central theme—cross-referencing SAS, Python, and R—by highlighting their significance in the data science community, even though their popularity may vary across different user bases, as evidenced by the 2024 Kaggle Machine Learning and Data Science Survey.</w:t>
      </w:r>
    </w:p>
    <w:p w14:paraId="3EC3DBE4" w14:textId="77777777" w:rsidR="00C91A18" w:rsidRPr="00AE3097" w:rsidRDefault="00C91A18" w:rsidP="00C91A18">
      <w:pPr>
        <w:pStyle w:val="ABodyCopy"/>
        <w:rPr>
          <w:rFonts w:asciiTheme="minorHAnsi" w:hAnsiTheme="minorHAnsi" w:cstheme="minorHAnsi"/>
          <w:b/>
          <w:bCs/>
          <w:sz w:val="22"/>
          <w:szCs w:val="22"/>
        </w:rPr>
      </w:pPr>
      <w:r w:rsidRPr="00AE3097">
        <w:rPr>
          <w:rFonts w:asciiTheme="minorHAnsi" w:hAnsiTheme="minorHAnsi" w:cstheme="minorHAnsi"/>
          <w:b/>
          <w:bCs/>
          <w:sz w:val="22"/>
          <w:szCs w:val="22"/>
        </w:rPr>
        <w:t>2. Importance of SAS, Python, and R in Data Science</w:t>
      </w:r>
    </w:p>
    <w:p w14:paraId="7AD78F8B" w14:textId="77777777" w:rsidR="00C91A18" w:rsidRPr="00AE3097" w:rsidRDefault="00C91A18" w:rsidP="00C91A18">
      <w:pPr>
        <w:pStyle w:val="ABodyCopy"/>
        <w:numPr>
          <w:ilvl w:val="0"/>
          <w:numId w:val="17"/>
        </w:numPr>
        <w:rPr>
          <w:rFonts w:asciiTheme="minorHAnsi" w:hAnsiTheme="minorHAnsi" w:cstheme="minorHAnsi"/>
          <w:sz w:val="22"/>
          <w:szCs w:val="22"/>
        </w:rPr>
      </w:pPr>
      <w:r w:rsidRPr="00AE3097">
        <w:rPr>
          <w:rFonts w:asciiTheme="minorHAnsi" w:hAnsiTheme="minorHAnsi" w:cstheme="minorHAnsi"/>
          <w:b/>
          <w:bCs/>
          <w:sz w:val="22"/>
          <w:szCs w:val="22"/>
        </w:rPr>
        <w:t>SAS</w:t>
      </w:r>
      <w:r w:rsidRPr="00AE3097">
        <w:rPr>
          <w:rFonts w:asciiTheme="minorHAnsi" w:hAnsiTheme="minorHAnsi" w:cstheme="minorHAnsi"/>
          <w:sz w:val="22"/>
          <w:szCs w:val="22"/>
        </w:rPr>
        <w:t xml:space="preserve">: Despite ranking lower in some popularity surveys, SAS remains a dominant tool in industries like financial services, insurance, biotech, and government services due to its comprehensive suite of data analysis and management tools. The chapter discusses </w:t>
      </w:r>
      <w:r>
        <w:rPr>
          <w:rFonts w:asciiTheme="minorHAnsi" w:hAnsiTheme="minorHAnsi" w:cstheme="minorHAnsi"/>
          <w:sz w:val="22"/>
          <w:szCs w:val="22"/>
        </w:rPr>
        <w:t>SAS's historical and current relevance</w:t>
      </w:r>
      <w:r w:rsidRPr="00AE3097">
        <w:rPr>
          <w:rFonts w:asciiTheme="minorHAnsi" w:hAnsiTheme="minorHAnsi" w:cstheme="minorHAnsi"/>
          <w:sz w:val="22"/>
          <w:szCs w:val="22"/>
        </w:rPr>
        <w:t>, particularly in high-stakes, data-intensive environments.</w:t>
      </w:r>
    </w:p>
    <w:p w14:paraId="3AAABFE8" w14:textId="77777777" w:rsidR="00C91A18" w:rsidRPr="00AE3097" w:rsidRDefault="00C91A18" w:rsidP="00C91A18">
      <w:pPr>
        <w:pStyle w:val="ABodyCopy"/>
        <w:numPr>
          <w:ilvl w:val="0"/>
          <w:numId w:val="17"/>
        </w:numPr>
        <w:rPr>
          <w:rFonts w:asciiTheme="minorHAnsi" w:hAnsiTheme="minorHAnsi" w:cstheme="minorHAnsi"/>
          <w:sz w:val="22"/>
          <w:szCs w:val="22"/>
        </w:rPr>
      </w:pPr>
      <w:r w:rsidRPr="00AE3097">
        <w:rPr>
          <w:rFonts w:asciiTheme="minorHAnsi" w:hAnsiTheme="minorHAnsi" w:cstheme="minorHAnsi"/>
          <w:b/>
          <w:bCs/>
          <w:sz w:val="22"/>
          <w:szCs w:val="22"/>
        </w:rPr>
        <w:t>Python</w:t>
      </w:r>
      <w:r w:rsidRPr="00AE3097">
        <w:rPr>
          <w:rFonts w:asciiTheme="minorHAnsi" w:hAnsiTheme="minorHAnsi" w:cstheme="minorHAnsi"/>
          <w:sz w:val="22"/>
          <w:szCs w:val="22"/>
        </w:rPr>
        <w:t>: Python’s rise to prominence in data science is attributed to its versatility, ease of use, and extensive library support for machine learning, data manipulation, and visualization. The chapter underscores Python's widespread adoption, especially in academia and among novice programmers.</w:t>
      </w:r>
    </w:p>
    <w:p w14:paraId="4390FD39" w14:textId="77777777" w:rsidR="00C91A18" w:rsidRPr="00AE3097" w:rsidRDefault="00C91A18" w:rsidP="00C91A18">
      <w:pPr>
        <w:pStyle w:val="ABodyCopy"/>
        <w:numPr>
          <w:ilvl w:val="0"/>
          <w:numId w:val="17"/>
        </w:numPr>
        <w:rPr>
          <w:rFonts w:asciiTheme="minorHAnsi" w:hAnsiTheme="minorHAnsi" w:cstheme="minorHAnsi"/>
          <w:sz w:val="22"/>
          <w:szCs w:val="22"/>
        </w:rPr>
      </w:pPr>
      <w:r w:rsidRPr="00AE3097">
        <w:rPr>
          <w:rFonts w:asciiTheme="minorHAnsi" w:hAnsiTheme="minorHAnsi" w:cstheme="minorHAnsi"/>
          <w:b/>
          <w:bCs/>
          <w:sz w:val="22"/>
          <w:szCs w:val="22"/>
        </w:rPr>
        <w:t>R</w:t>
      </w:r>
      <w:r w:rsidRPr="00AE3097">
        <w:rPr>
          <w:rFonts w:asciiTheme="minorHAnsi" w:hAnsiTheme="minorHAnsi" w:cstheme="minorHAnsi"/>
          <w:sz w:val="22"/>
          <w:szCs w:val="22"/>
        </w:rPr>
        <w:t>: As a language designed specifically for statistical analysis, R excels in providing powerful statistical and graphical capabilities. The chapter highlights R’s strong presence in academic research and specialized domains requiring robust statistical computations.</w:t>
      </w:r>
    </w:p>
    <w:p w14:paraId="2C4F5AA9" w14:textId="77777777" w:rsidR="00C91A18" w:rsidRPr="00AE3097" w:rsidRDefault="00C91A18" w:rsidP="00C91A18">
      <w:pPr>
        <w:pStyle w:val="ABodyCopy"/>
        <w:rPr>
          <w:rFonts w:asciiTheme="minorHAnsi" w:hAnsiTheme="minorHAnsi" w:cstheme="minorHAnsi"/>
          <w:b/>
          <w:bCs/>
          <w:sz w:val="22"/>
          <w:szCs w:val="22"/>
        </w:rPr>
      </w:pPr>
      <w:r w:rsidRPr="00AE3097">
        <w:rPr>
          <w:rFonts w:asciiTheme="minorHAnsi" w:hAnsiTheme="minorHAnsi" w:cstheme="minorHAnsi"/>
          <w:b/>
          <w:bCs/>
          <w:sz w:val="22"/>
          <w:szCs w:val="22"/>
        </w:rPr>
        <w:t>3. Introduction to Integrated Development Environments (IDEs)</w:t>
      </w:r>
    </w:p>
    <w:p w14:paraId="7B55CEE5" w14:textId="77777777" w:rsidR="00C91A18" w:rsidRPr="00AE3097" w:rsidRDefault="00C91A18" w:rsidP="00C91A18">
      <w:pPr>
        <w:pStyle w:val="ABodyCopy"/>
        <w:numPr>
          <w:ilvl w:val="0"/>
          <w:numId w:val="18"/>
        </w:numPr>
        <w:rPr>
          <w:rFonts w:asciiTheme="minorHAnsi" w:hAnsiTheme="minorHAnsi" w:cstheme="minorHAnsi"/>
          <w:sz w:val="22"/>
          <w:szCs w:val="22"/>
        </w:rPr>
      </w:pPr>
      <w:r w:rsidRPr="00AE3097">
        <w:rPr>
          <w:rFonts w:asciiTheme="minorHAnsi" w:hAnsiTheme="minorHAnsi" w:cstheme="minorHAnsi"/>
          <w:b/>
          <w:bCs/>
          <w:sz w:val="22"/>
          <w:szCs w:val="22"/>
        </w:rPr>
        <w:t>Overview of IDEs</w:t>
      </w:r>
      <w:r w:rsidRPr="00AE3097">
        <w:rPr>
          <w:rFonts w:asciiTheme="minorHAnsi" w:hAnsiTheme="minorHAnsi" w:cstheme="minorHAnsi"/>
          <w:sz w:val="22"/>
          <w:szCs w:val="22"/>
        </w:rPr>
        <w:t xml:space="preserve">: </w:t>
      </w:r>
      <w:r>
        <w:rPr>
          <w:rFonts w:asciiTheme="minorHAnsi" w:hAnsiTheme="minorHAnsi" w:cstheme="minorHAnsi"/>
          <w:sz w:val="22"/>
          <w:szCs w:val="22"/>
        </w:rPr>
        <w:t xml:space="preserve">This chapter introduces the three primary IDEs associated with SAS, Python, and R: </w:t>
      </w:r>
      <w:r w:rsidRPr="00AE3097">
        <w:rPr>
          <w:rFonts w:asciiTheme="minorHAnsi" w:hAnsiTheme="minorHAnsi" w:cstheme="minorHAnsi"/>
          <w:sz w:val="22"/>
          <w:szCs w:val="22"/>
        </w:rPr>
        <w:t>SAS Studio, Python Spyder, and RStudio. Each IDE is described in terms of its functionality, performance, and ease of use, setting the foundation for their cross-referencing in the rest of the book.</w:t>
      </w:r>
    </w:p>
    <w:p w14:paraId="25EF2EAA" w14:textId="77777777" w:rsidR="00C91A18" w:rsidRPr="00AE3097" w:rsidRDefault="00C91A18" w:rsidP="00C91A18">
      <w:pPr>
        <w:pStyle w:val="ABodyCopy"/>
        <w:numPr>
          <w:ilvl w:val="0"/>
          <w:numId w:val="18"/>
        </w:numPr>
        <w:rPr>
          <w:rFonts w:asciiTheme="minorHAnsi" w:hAnsiTheme="minorHAnsi" w:cstheme="minorHAnsi"/>
          <w:sz w:val="22"/>
          <w:szCs w:val="22"/>
        </w:rPr>
      </w:pPr>
      <w:r w:rsidRPr="00AE3097">
        <w:rPr>
          <w:rFonts w:asciiTheme="minorHAnsi" w:hAnsiTheme="minorHAnsi" w:cstheme="minorHAnsi"/>
          <w:b/>
          <w:bCs/>
          <w:sz w:val="22"/>
          <w:szCs w:val="22"/>
        </w:rPr>
        <w:lastRenderedPageBreak/>
        <w:t>Comparison of IDEs</w:t>
      </w:r>
      <w:r w:rsidRPr="00AE3097">
        <w:rPr>
          <w:rFonts w:asciiTheme="minorHAnsi" w:hAnsiTheme="minorHAnsi" w:cstheme="minorHAnsi"/>
          <w:sz w:val="22"/>
          <w:szCs w:val="22"/>
        </w:rPr>
        <w:t>:</w:t>
      </w:r>
    </w:p>
    <w:p w14:paraId="63DDF2D1" w14:textId="77777777" w:rsidR="00C91A18" w:rsidRPr="00AE3097" w:rsidRDefault="00C91A18" w:rsidP="00C91A18">
      <w:pPr>
        <w:pStyle w:val="ABodyCopy"/>
        <w:numPr>
          <w:ilvl w:val="1"/>
          <w:numId w:val="18"/>
        </w:numPr>
        <w:rPr>
          <w:rFonts w:asciiTheme="minorHAnsi" w:hAnsiTheme="minorHAnsi" w:cstheme="minorHAnsi"/>
          <w:sz w:val="22"/>
          <w:szCs w:val="22"/>
        </w:rPr>
      </w:pPr>
      <w:r w:rsidRPr="00AE3097">
        <w:rPr>
          <w:rFonts w:asciiTheme="minorHAnsi" w:hAnsiTheme="minorHAnsi" w:cstheme="minorHAnsi"/>
          <w:b/>
          <w:bCs/>
          <w:sz w:val="22"/>
          <w:szCs w:val="22"/>
        </w:rPr>
        <w:t>SAS Studio</w:t>
      </w:r>
      <w:r w:rsidRPr="00AE3097">
        <w:rPr>
          <w:rFonts w:asciiTheme="minorHAnsi" w:hAnsiTheme="minorHAnsi" w:cstheme="minorHAnsi"/>
          <w:sz w:val="22"/>
          <w:szCs w:val="22"/>
        </w:rPr>
        <w:t>: Known for its powerful data management capabilities and a user-friendly point-and-click interface, SAS Studio is ideal for handling large datasets and conducting advanced analytics.</w:t>
      </w:r>
    </w:p>
    <w:p w14:paraId="54B92B91" w14:textId="77777777" w:rsidR="00C91A18" w:rsidRPr="00AE3097" w:rsidRDefault="00C91A18" w:rsidP="00C91A18">
      <w:pPr>
        <w:pStyle w:val="ABodyCopy"/>
        <w:numPr>
          <w:ilvl w:val="1"/>
          <w:numId w:val="18"/>
        </w:numPr>
        <w:rPr>
          <w:rFonts w:asciiTheme="minorHAnsi" w:hAnsiTheme="minorHAnsi" w:cstheme="minorHAnsi"/>
          <w:sz w:val="22"/>
          <w:szCs w:val="22"/>
        </w:rPr>
      </w:pPr>
      <w:r w:rsidRPr="00AE3097">
        <w:rPr>
          <w:rFonts w:asciiTheme="minorHAnsi" w:hAnsiTheme="minorHAnsi" w:cstheme="minorHAnsi"/>
          <w:b/>
          <w:bCs/>
          <w:sz w:val="22"/>
          <w:szCs w:val="22"/>
        </w:rPr>
        <w:t>Python Spyder</w:t>
      </w:r>
      <w:r w:rsidRPr="00AE3097">
        <w:rPr>
          <w:rFonts w:asciiTheme="minorHAnsi" w:hAnsiTheme="minorHAnsi" w:cstheme="minorHAnsi"/>
          <w:sz w:val="22"/>
          <w:szCs w:val="22"/>
        </w:rPr>
        <w:t>: A versatile IDE designed for scientific computing, Spyder offers robust features like an interactive console, code completion, and extensive library integration, making it a favorite among Python data scientists.</w:t>
      </w:r>
    </w:p>
    <w:p w14:paraId="5EC94C3D" w14:textId="77777777" w:rsidR="00C91A18" w:rsidRPr="00AE3097" w:rsidRDefault="00C91A18" w:rsidP="00C91A18">
      <w:pPr>
        <w:pStyle w:val="ABodyCopy"/>
        <w:numPr>
          <w:ilvl w:val="1"/>
          <w:numId w:val="18"/>
        </w:numPr>
        <w:rPr>
          <w:rFonts w:asciiTheme="minorHAnsi" w:hAnsiTheme="minorHAnsi" w:cstheme="minorHAnsi"/>
          <w:sz w:val="22"/>
          <w:szCs w:val="22"/>
        </w:rPr>
      </w:pPr>
      <w:r w:rsidRPr="00AE3097">
        <w:rPr>
          <w:rFonts w:asciiTheme="minorHAnsi" w:hAnsiTheme="minorHAnsi" w:cstheme="minorHAnsi"/>
          <w:b/>
          <w:bCs/>
          <w:sz w:val="22"/>
          <w:szCs w:val="22"/>
        </w:rPr>
        <w:t>RStudio</w:t>
      </w:r>
      <w:r w:rsidRPr="00AE3097">
        <w:rPr>
          <w:rFonts w:asciiTheme="minorHAnsi" w:hAnsiTheme="minorHAnsi" w:cstheme="minorHAnsi"/>
          <w:sz w:val="22"/>
          <w:szCs w:val="22"/>
        </w:rPr>
        <w:t>: Tailored specifically for R, RStudio supports a wide range of statistical techniques and provides an intuitive environment that fosters reproducibility and collaboration through features like version control and project management.</w:t>
      </w:r>
    </w:p>
    <w:p w14:paraId="6B7EB5F2" w14:textId="77777777" w:rsidR="00C91A18" w:rsidRPr="00AE3097" w:rsidRDefault="00C91A18" w:rsidP="00C91A18">
      <w:pPr>
        <w:pStyle w:val="ABodyCopy"/>
        <w:rPr>
          <w:rFonts w:asciiTheme="minorHAnsi" w:hAnsiTheme="minorHAnsi" w:cstheme="minorHAnsi"/>
          <w:b/>
          <w:bCs/>
          <w:sz w:val="22"/>
          <w:szCs w:val="22"/>
        </w:rPr>
      </w:pPr>
      <w:r w:rsidRPr="00AE3097">
        <w:rPr>
          <w:rFonts w:asciiTheme="minorHAnsi" w:hAnsiTheme="minorHAnsi" w:cstheme="minorHAnsi"/>
          <w:b/>
          <w:bCs/>
          <w:sz w:val="22"/>
          <w:szCs w:val="22"/>
        </w:rPr>
        <w:t>4. Detailed Exploration of Each IDE</w:t>
      </w:r>
    </w:p>
    <w:p w14:paraId="7716F36E" w14:textId="77777777" w:rsidR="00C91A18" w:rsidRPr="00AE3097" w:rsidRDefault="00C91A18" w:rsidP="00C91A18">
      <w:pPr>
        <w:pStyle w:val="ABodyCopy"/>
        <w:numPr>
          <w:ilvl w:val="0"/>
          <w:numId w:val="19"/>
        </w:numPr>
        <w:rPr>
          <w:rFonts w:asciiTheme="minorHAnsi" w:hAnsiTheme="minorHAnsi" w:cstheme="minorHAnsi"/>
          <w:sz w:val="22"/>
          <w:szCs w:val="22"/>
        </w:rPr>
      </w:pPr>
      <w:r w:rsidRPr="00AE3097">
        <w:rPr>
          <w:rFonts w:asciiTheme="minorHAnsi" w:hAnsiTheme="minorHAnsi" w:cstheme="minorHAnsi"/>
          <w:b/>
          <w:bCs/>
          <w:sz w:val="22"/>
          <w:szCs w:val="22"/>
        </w:rPr>
        <w:t>SAS Studio</w:t>
      </w:r>
      <w:r w:rsidRPr="00AE3097">
        <w:rPr>
          <w:rFonts w:asciiTheme="minorHAnsi" w:hAnsiTheme="minorHAnsi" w:cstheme="minorHAnsi"/>
          <w:sz w:val="22"/>
          <w:szCs w:val="22"/>
        </w:rPr>
        <w:t>:</w:t>
      </w:r>
    </w:p>
    <w:p w14:paraId="4685C02B" w14:textId="77777777" w:rsidR="00C91A18" w:rsidRPr="00AE3097" w:rsidRDefault="00C91A18" w:rsidP="00C91A18">
      <w:pPr>
        <w:pStyle w:val="ABodyCopy"/>
        <w:numPr>
          <w:ilvl w:val="1"/>
          <w:numId w:val="19"/>
        </w:numPr>
        <w:rPr>
          <w:rFonts w:asciiTheme="minorHAnsi" w:hAnsiTheme="minorHAnsi" w:cstheme="minorHAnsi"/>
          <w:sz w:val="22"/>
          <w:szCs w:val="22"/>
        </w:rPr>
      </w:pPr>
      <w:r w:rsidRPr="00AE3097">
        <w:rPr>
          <w:rFonts w:asciiTheme="minorHAnsi" w:hAnsiTheme="minorHAnsi" w:cstheme="minorHAnsi"/>
          <w:b/>
          <w:bCs/>
          <w:sz w:val="22"/>
          <w:szCs w:val="22"/>
        </w:rPr>
        <w:t>Functionality</w:t>
      </w:r>
      <w:r w:rsidRPr="00AE3097">
        <w:rPr>
          <w:rFonts w:asciiTheme="minorHAnsi" w:hAnsiTheme="minorHAnsi" w:cstheme="minorHAnsi"/>
          <w:sz w:val="22"/>
          <w:szCs w:val="22"/>
        </w:rPr>
        <w:t>: The chapter delves into SAS Studio’s capabilities, including data manipulation, advanced statistical procedures, and the integration of machine learning algorithms. It highlights the IDE’s support for both coding and non-coding users through its point-and-click interface.</w:t>
      </w:r>
    </w:p>
    <w:p w14:paraId="1429F92E" w14:textId="77777777" w:rsidR="00C91A18" w:rsidRPr="00AE3097" w:rsidRDefault="00C91A18" w:rsidP="00C91A18">
      <w:pPr>
        <w:pStyle w:val="ABodyCopy"/>
        <w:numPr>
          <w:ilvl w:val="1"/>
          <w:numId w:val="19"/>
        </w:numPr>
        <w:rPr>
          <w:rFonts w:asciiTheme="minorHAnsi" w:hAnsiTheme="minorHAnsi" w:cstheme="minorHAnsi"/>
          <w:sz w:val="22"/>
          <w:szCs w:val="22"/>
        </w:rPr>
      </w:pPr>
      <w:r w:rsidRPr="00AE3097">
        <w:rPr>
          <w:rFonts w:asciiTheme="minorHAnsi" w:hAnsiTheme="minorHAnsi" w:cstheme="minorHAnsi"/>
          <w:b/>
          <w:bCs/>
          <w:sz w:val="22"/>
          <w:szCs w:val="22"/>
        </w:rPr>
        <w:t>Performance</w:t>
      </w:r>
      <w:r w:rsidRPr="00AE3097">
        <w:rPr>
          <w:rFonts w:asciiTheme="minorHAnsi" w:hAnsiTheme="minorHAnsi" w:cstheme="minorHAnsi"/>
          <w:sz w:val="22"/>
          <w:szCs w:val="22"/>
        </w:rPr>
        <w:t>: SAS Studio’s efficient processing of large-scale data and complex analyses is emphasized, particularly its optimized engine that ensures high-performance computing.</w:t>
      </w:r>
    </w:p>
    <w:p w14:paraId="29491F19" w14:textId="77777777" w:rsidR="00C91A18" w:rsidRPr="00AE3097" w:rsidRDefault="00C91A18" w:rsidP="00C91A18">
      <w:pPr>
        <w:pStyle w:val="ABodyCopy"/>
        <w:numPr>
          <w:ilvl w:val="1"/>
          <w:numId w:val="19"/>
        </w:numPr>
        <w:rPr>
          <w:rFonts w:asciiTheme="minorHAnsi" w:hAnsiTheme="minorHAnsi" w:cstheme="minorHAnsi"/>
          <w:sz w:val="22"/>
          <w:szCs w:val="22"/>
        </w:rPr>
      </w:pPr>
      <w:r w:rsidRPr="00AE3097">
        <w:rPr>
          <w:rFonts w:asciiTheme="minorHAnsi" w:hAnsiTheme="minorHAnsi" w:cstheme="minorHAnsi"/>
          <w:b/>
          <w:bCs/>
          <w:sz w:val="22"/>
          <w:szCs w:val="22"/>
        </w:rPr>
        <w:t>Ease of Use</w:t>
      </w:r>
      <w:r w:rsidRPr="00AE3097">
        <w:rPr>
          <w:rFonts w:asciiTheme="minorHAnsi" w:hAnsiTheme="minorHAnsi" w:cstheme="minorHAnsi"/>
          <w:sz w:val="22"/>
          <w:szCs w:val="22"/>
        </w:rPr>
        <w:t>: The chapter discusses how SAS Studio’s interface caters to users with varying levels of programming expertise, making it accessible while retaining powerful analytical tools.</w:t>
      </w:r>
    </w:p>
    <w:p w14:paraId="753ABD33" w14:textId="77777777" w:rsidR="00C91A18" w:rsidRPr="00AE3097" w:rsidRDefault="00C91A18" w:rsidP="00C91A18">
      <w:pPr>
        <w:pStyle w:val="ABodyCopy"/>
        <w:numPr>
          <w:ilvl w:val="0"/>
          <w:numId w:val="19"/>
        </w:numPr>
        <w:rPr>
          <w:rFonts w:asciiTheme="minorHAnsi" w:hAnsiTheme="minorHAnsi" w:cstheme="minorHAnsi"/>
          <w:sz w:val="22"/>
          <w:szCs w:val="22"/>
        </w:rPr>
      </w:pPr>
      <w:r w:rsidRPr="00AE3097">
        <w:rPr>
          <w:rFonts w:asciiTheme="minorHAnsi" w:hAnsiTheme="minorHAnsi" w:cstheme="minorHAnsi"/>
          <w:b/>
          <w:bCs/>
          <w:sz w:val="22"/>
          <w:szCs w:val="22"/>
        </w:rPr>
        <w:t>Python Spyder</w:t>
      </w:r>
      <w:r w:rsidRPr="00AE3097">
        <w:rPr>
          <w:rFonts w:asciiTheme="minorHAnsi" w:hAnsiTheme="minorHAnsi" w:cstheme="minorHAnsi"/>
          <w:sz w:val="22"/>
          <w:szCs w:val="22"/>
        </w:rPr>
        <w:t>:</w:t>
      </w:r>
    </w:p>
    <w:p w14:paraId="6979336D" w14:textId="77777777" w:rsidR="00C91A18" w:rsidRPr="00AE3097" w:rsidRDefault="00C91A18" w:rsidP="00C91A18">
      <w:pPr>
        <w:pStyle w:val="ABodyCopy"/>
        <w:numPr>
          <w:ilvl w:val="1"/>
          <w:numId w:val="19"/>
        </w:numPr>
        <w:rPr>
          <w:rFonts w:asciiTheme="minorHAnsi" w:hAnsiTheme="minorHAnsi" w:cstheme="minorHAnsi"/>
          <w:sz w:val="22"/>
          <w:szCs w:val="22"/>
        </w:rPr>
      </w:pPr>
      <w:r w:rsidRPr="00AE3097">
        <w:rPr>
          <w:rFonts w:asciiTheme="minorHAnsi" w:hAnsiTheme="minorHAnsi" w:cstheme="minorHAnsi"/>
          <w:b/>
          <w:bCs/>
          <w:sz w:val="22"/>
          <w:szCs w:val="22"/>
        </w:rPr>
        <w:t>Functionality</w:t>
      </w:r>
      <w:r w:rsidRPr="00AE3097">
        <w:rPr>
          <w:rFonts w:asciiTheme="minorHAnsi" w:hAnsiTheme="minorHAnsi" w:cstheme="minorHAnsi"/>
          <w:sz w:val="22"/>
          <w:szCs w:val="22"/>
        </w:rPr>
        <w:t>: Python Spyder is a comprehensive IDE that supports scientific computing with seamless integration of Python libraries like NumPy, pandas, and scikit-learn. The chapter explains how these libraries facilitate a wide range of data science tasks, from data cleaning to machine learning.</w:t>
      </w:r>
    </w:p>
    <w:p w14:paraId="69B6DDFF" w14:textId="77777777" w:rsidR="00C91A18" w:rsidRPr="00AE3097" w:rsidRDefault="00C91A18" w:rsidP="00C91A18">
      <w:pPr>
        <w:pStyle w:val="ABodyCopy"/>
        <w:numPr>
          <w:ilvl w:val="1"/>
          <w:numId w:val="19"/>
        </w:numPr>
        <w:rPr>
          <w:rFonts w:asciiTheme="minorHAnsi" w:hAnsiTheme="minorHAnsi" w:cstheme="minorHAnsi"/>
          <w:sz w:val="22"/>
          <w:szCs w:val="22"/>
        </w:rPr>
      </w:pPr>
      <w:r w:rsidRPr="00AE3097">
        <w:rPr>
          <w:rFonts w:asciiTheme="minorHAnsi" w:hAnsiTheme="minorHAnsi" w:cstheme="minorHAnsi"/>
          <w:b/>
          <w:bCs/>
          <w:sz w:val="22"/>
          <w:szCs w:val="22"/>
        </w:rPr>
        <w:lastRenderedPageBreak/>
        <w:t>Performance</w:t>
      </w:r>
      <w:r w:rsidRPr="00AE3097">
        <w:rPr>
          <w:rFonts w:asciiTheme="minorHAnsi" w:hAnsiTheme="minorHAnsi" w:cstheme="minorHAnsi"/>
          <w:sz w:val="22"/>
          <w:szCs w:val="22"/>
        </w:rPr>
        <w:t>: The chapter notes Python’s efficiency in handling data processing tasks within Spyder, leveraging Python’s strong performance across different computing environments.</w:t>
      </w:r>
    </w:p>
    <w:p w14:paraId="276F7414" w14:textId="77777777" w:rsidR="00C91A18" w:rsidRPr="00AE3097" w:rsidRDefault="00C91A18" w:rsidP="00C91A18">
      <w:pPr>
        <w:pStyle w:val="ABodyCopy"/>
        <w:numPr>
          <w:ilvl w:val="1"/>
          <w:numId w:val="19"/>
        </w:numPr>
        <w:rPr>
          <w:rFonts w:asciiTheme="minorHAnsi" w:hAnsiTheme="minorHAnsi" w:cstheme="minorHAnsi"/>
          <w:sz w:val="22"/>
          <w:szCs w:val="22"/>
        </w:rPr>
      </w:pPr>
      <w:r w:rsidRPr="00AE3097">
        <w:rPr>
          <w:rFonts w:asciiTheme="minorHAnsi" w:hAnsiTheme="minorHAnsi" w:cstheme="minorHAnsi"/>
          <w:b/>
          <w:bCs/>
          <w:sz w:val="22"/>
          <w:szCs w:val="22"/>
        </w:rPr>
        <w:t>Ease of Use</w:t>
      </w:r>
      <w:r w:rsidRPr="00AE3097">
        <w:rPr>
          <w:rFonts w:asciiTheme="minorHAnsi" w:hAnsiTheme="minorHAnsi" w:cstheme="minorHAnsi"/>
          <w:sz w:val="22"/>
          <w:szCs w:val="22"/>
        </w:rPr>
        <w:t>: Spyder’s interactive console, debugging tools, and user-friendly code editor are discussed, highlighting how they enhance the development experience for Python programmers.</w:t>
      </w:r>
    </w:p>
    <w:p w14:paraId="79C4E114" w14:textId="77777777" w:rsidR="00C91A18" w:rsidRPr="00AE3097" w:rsidRDefault="00C91A18" w:rsidP="00C91A18">
      <w:pPr>
        <w:pStyle w:val="ABodyCopy"/>
        <w:numPr>
          <w:ilvl w:val="0"/>
          <w:numId w:val="19"/>
        </w:numPr>
        <w:rPr>
          <w:rFonts w:asciiTheme="minorHAnsi" w:hAnsiTheme="minorHAnsi" w:cstheme="minorHAnsi"/>
          <w:sz w:val="22"/>
          <w:szCs w:val="22"/>
        </w:rPr>
      </w:pPr>
      <w:r w:rsidRPr="00AE3097">
        <w:rPr>
          <w:rFonts w:asciiTheme="minorHAnsi" w:hAnsiTheme="minorHAnsi" w:cstheme="minorHAnsi"/>
          <w:b/>
          <w:bCs/>
          <w:sz w:val="22"/>
          <w:szCs w:val="22"/>
        </w:rPr>
        <w:t>RStudio</w:t>
      </w:r>
      <w:r w:rsidRPr="00AE3097">
        <w:rPr>
          <w:rFonts w:asciiTheme="minorHAnsi" w:hAnsiTheme="minorHAnsi" w:cstheme="minorHAnsi"/>
          <w:sz w:val="22"/>
          <w:szCs w:val="22"/>
        </w:rPr>
        <w:t>:</w:t>
      </w:r>
    </w:p>
    <w:p w14:paraId="10FBB6DA" w14:textId="77777777" w:rsidR="00C91A18" w:rsidRPr="00AE3097" w:rsidRDefault="00C91A18" w:rsidP="00C91A18">
      <w:pPr>
        <w:pStyle w:val="ABodyCopy"/>
        <w:numPr>
          <w:ilvl w:val="1"/>
          <w:numId w:val="19"/>
        </w:numPr>
        <w:rPr>
          <w:rFonts w:asciiTheme="minorHAnsi" w:hAnsiTheme="minorHAnsi" w:cstheme="minorHAnsi"/>
          <w:sz w:val="22"/>
          <w:szCs w:val="22"/>
        </w:rPr>
      </w:pPr>
      <w:r w:rsidRPr="00AE3097">
        <w:rPr>
          <w:rFonts w:asciiTheme="minorHAnsi" w:hAnsiTheme="minorHAnsi" w:cstheme="minorHAnsi"/>
          <w:b/>
          <w:bCs/>
          <w:sz w:val="22"/>
          <w:szCs w:val="22"/>
        </w:rPr>
        <w:t>Functionality</w:t>
      </w:r>
      <w:r w:rsidRPr="00AE3097">
        <w:rPr>
          <w:rFonts w:asciiTheme="minorHAnsi" w:hAnsiTheme="minorHAnsi" w:cstheme="minorHAnsi"/>
          <w:sz w:val="22"/>
          <w:szCs w:val="22"/>
        </w:rPr>
        <w:t>: RStudio is described as an IDE that not only supports statistical modeling and data visualization but also encourages reproducibility and collaboration. The chapter details RStudio’s extensive package ecosystem, which includes specialized libraries for various statistical domains.</w:t>
      </w:r>
    </w:p>
    <w:p w14:paraId="23A282F8" w14:textId="77777777" w:rsidR="00C91A18" w:rsidRPr="00AE3097" w:rsidRDefault="00C91A18" w:rsidP="00C91A18">
      <w:pPr>
        <w:pStyle w:val="ABodyCopy"/>
        <w:numPr>
          <w:ilvl w:val="1"/>
          <w:numId w:val="19"/>
        </w:numPr>
        <w:rPr>
          <w:rFonts w:asciiTheme="minorHAnsi" w:hAnsiTheme="minorHAnsi" w:cstheme="minorHAnsi"/>
          <w:sz w:val="22"/>
          <w:szCs w:val="22"/>
        </w:rPr>
      </w:pPr>
      <w:r w:rsidRPr="00AE3097">
        <w:rPr>
          <w:rFonts w:asciiTheme="minorHAnsi" w:hAnsiTheme="minorHAnsi" w:cstheme="minorHAnsi"/>
          <w:b/>
          <w:bCs/>
          <w:sz w:val="22"/>
          <w:szCs w:val="22"/>
        </w:rPr>
        <w:t>Performance</w:t>
      </w:r>
      <w:r w:rsidRPr="00AE3097">
        <w:rPr>
          <w:rFonts w:asciiTheme="minorHAnsi" w:hAnsiTheme="minorHAnsi" w:cstheme="minorHAnsi"/>
          <w:sz w:val="22"/>
          <w:szCs w:val="22"/>
        </w:rPr>
        <w:t>: While R is noted for its statistical strengths, the chapter also addresses potential performance challenges when working with large datasets due to R’s single-threaded nature.</w:t>
      </w:r>
    </w:p>
    <w:p w14:paraId="2C87194B" w14:textId="77777777" w:rsidR="00C91A18" w:rsidRPr="00AE3097" w:rsidRDefault="00C91A18" w:rsidP="00C91A18">
      <w:pPr>
        <w:pStyle w:val="ABodyCopy"/>
        <w:numPr>
          <w:ilvl w:val="1"/>
          <w:numId w:val="19"/>
        </w:numPr>
        <w:rPr>
          <w:rFonts w:asciiTheme="minorHAnsi" w:hAnsiTheme="minorHAnsi" w:cstheme="minorHAnsi"/>
          <w:sz w:val="22"/>
          <w:szCs w:val="22"/>
        </w:rPr>
      </w:pPr>
      <w:r w:rsidRPr="00AE3097">
        <w:rPr>
          <w:rFonts w:asciiTheme="minorHAnsi" w:hAnsiTheme="minorHAnsi" w:cstheme="minorHAnsi"/>
          <w:b/>
          <w:bCs/>
          <w:sz w:val="22"/>
          <w:szCs w:val="22"/>
        </w:rPr>
        <w:t>Ease of Use</w:t>
      </w:r>
      <w:r w:rsidRPr="00AE3097">
        <w:rPr>
          <w:rFonts w:asciiTheme="minorHAnsi" w:hAnsiTheme="minorHAnsi" w:cstheme="minorHAnsi"/>
          <w:sz w:val="22"/>
          <w:szCs w:val="22"/>
        </w:rPr>
        <w:t>: The chapter emphasizes RStudio’s user-friendly environment, which includes integrated help documentation, data visualization tools, and support for creating interactive web applications.</w:t>
      </w:r>
    </w:p>
    <w:p w14:paraId="55E22ABC" w14:textId="77777777" w:rsidR="00C91A18" w:rsidRPr="00AE3097" w:rsidRDefault="00C91A18" w:rsidP="00C91A18">
      <w:pPr>
        <w:pStyle w:val="ABodyCopy"/>
        <w:rPr>
          <w:rFonts w:asciiTheme="minorHAnsi" w:hAnsiTheme="minorHAnsi" w:cstheme="minorHAnsi"/>
          <w:b/>
          <w:bCs/>
          <w:sz w:val="22"/>
          <w:szCs w:val="22"/>
        </w:rPr>
      </w:pPr>
      <w:r w:rsidRPr="00AE3097">
        <w:rPr>
          <w:rFonts w:asciiTheme="minorHAnsi" w:hAnsiTheme="minorHAnsi" w:cstheme="minorHAnsi"/>
          <w:b/>
          <w:bCs/>
          <w:sz w:val="22"/>
          <w:szCs w:val="22"/>
        </w:rPr>
        <w:t>5. Comparison and Choosing the Right IDE</w:t>
      </w:r>
    </w:p>
    <w:p w14:paraId="608E5BFD" w14:textId="77777777" w:rsidR="00C91A18" w:rsidRPr="00AE3097" w:rsidRDefault="00C91A18" w:rsidP="00C91A18">
      <w:pPr>
        <w:pStyle w:val="ABodyCopy"/>
        <w:numPr>
          <w:ilvl w:val="0"/>
          <w:numId w:val="20"/>
        </w:numPr>
        <w:rPr>
          <w:rFonts w:asciiTheme="minorHAnsi" w:hAnsiTheme="minorHAnsi" w:cstheme="minorHAnsi"/>
          <w:sz w:val="22"/>
          <w:szCs w:val="22"/>
        </w:rPr>
      </w:pPr>
      <w:r w:rsidRPr="00AE3097">
        <w:rPr>
          <w:rFonts w:asciiTheme="minorHAnsi" w:hAnsiTheme="minorHAnsi" w:cstheme="minorHAnsi"/>
          <w:b/>
          <w:bCs/>
          <w:sz w:val="22"/>
          <w:szCs w:val="22"/>
        </w:rPr>
        <w:t>Overview</w:t>
      </w:r>
      <w:r w:rsidRPr="00AE3097">
        <w:rPr>
          <w:rFonts w:asciiTheme="minorHAnsi" w:hAnsiTheme="minorHAnsi" w:cstheme="minorHAnsi"/>
          <w:sz w:val="22"/>
          <w:szCs w:val="22"/>
        </w:rPr>
        <w:t>: The chapter concludes with a comparative analysis of SAS Studio, Python Spyder, and RStudio, summarizing their strengths and identifying the scenarios in which each might be most effective.</w:t>
      </w:r>
    </w:p>
    <w:p w14:paraId="506BF61D" w14:textId="77777777" w:rsidR="00C91A18" w:rsidRPr="00AE3097" w:rsidRDefault="00C91A18" w:rsidP="00C91A18">
      <w:pPr>
        <w:pStyle w:val="ABodyCopy"/>
        <w:numPr>
          <w:ilvl w:val="0"/>
          <w:numId w:val="20"/>
        </w:numPr>
        <w:rPr>
          <w:rFonts w:asciiTheme="minorHAnsi" w:hAnsiTheme="minorHAnsi" w:cstheme="minorHAnsi"/>
          <w:sz w:val="22"/>
          <w:szCs w:val="22"/>
        </w:rPr>
      </w:pPr>
      <w:r w:rsidRPr="00AE3097">
        <w:rPr>
          <w:rFonts w:asciiTheme="minorHAnsi" w:hAnsiTheme="minorHAnsi" w:cstheme="minorHAnsi"/>
          <w:b/>
          <w:bCs/>
          <w:sz w:val="22"/>
          <w:szCs w:val="22"/>
        </w:rPr>
        <w:t>Choosing an IDE</w:t>
      </w:r>
      <w:r w:rsidRPr="00AE3097">
        <w:rPr>
          <w:rFonts w:asciiTheme="minorHAnsi" w:hAnsiTheme="minorHAnsi" w:cstheme="minorHAnsi"/>
          <w:sz w:val="22"/>
          <w:szCs w:val="22"/>
        </w:rPr>
        <w:t>: The chapter advises readers on selecting an IDE based on their specific needs, such as the size of the dataset, the complexity of the analysis, and their familiarity with the programming language.</w:t>
      </w:r>
    </w:p>
    <w:p w14:paraId="58CDA461" w14:textId="77777777" w:rsidR="00C91A18" w:rsidRPr="00AE3097" w:rsidRDefault="00C91A18" w:rsidP="00C91A18">
      <w:pPr>
        <w:pStyle w:val="ABodyCopy"/>
        <w:rPr>
          <w:rFonts w:asciiTheme="minorHAnsi" w:hAnsiTheme="minorHAnsi" w:cstheme="minorHAnsi"/>
          <w:b/>
          <w:bCs/>
          <w:sz w:val="22"/>
          <w:szCs w:val="22"/>
        </w:rPr>
      </w:pPr>
      <w:r w:rsidRPr="00AE3097">
        <w:rPr>
          <w:rFonts w:asciiTheme="minorHAnsi" w:hAnsiTheme="minorHAnsi" w:cstheme="minorHAnsi"/>
          <w:b/>
          <w:bCs/>
          <w:sz w:val="22"/>
          <w:szCs w:val="22"/>
        </w:rPr>
        <w:t>6. Looking Ahead</w:t>
      </w:r>
    </w:p>
    <w:p w14:paraId="64280204" w14:textId="77777777" w:rsidR="00C91A18" w:rsidRPr="00AE3097" w:rsidRDefault="00C91A18" w:rsidP="00C91A18">
      <w:pPr>
        <w:pStyle w:val="ABodyCopy"/>
        <w:numPr>
          <w:ilvl w:val="0"/>
          <w:numId w:val="21"/>
        </w:numPr>
        <w:rPr>
          <w:rFonts w:asciiTheme="minorHAnsi" w:hAnsiTheme="minorHAnsi" w:cstheme="minorHAnsi"/>
          <w:sz w:val="22"/>
          <w:szCs w:val="22"/>
        </w:rPr>
      </w:pPr>
      <w:r w:rsidRPr="00AE3097">
        <w:rPr>
          <w:rFonts w:asciiTheme="minorHAnsi" w:hAnsiTheme="minorHAnsi" w:cstheme="minorHAnsi"/>
          <w:b/>
          <w:bCs/>
          <w:sz w:val="22"/>
          <w:szCs w:val="22"/>
        </w:rPr>
        <w:t>Transition to Analytical Concepts</w:t>
      </w:r>
      <w:r w:rsidRPr="00AE3097">
        <w:rPr>
          <w:rFonts w:asciiTheme="minorHAnsi" w:hAnsiTheme="minorHAnsi" w:cstheme="minorHAnsi"/>
          <w:sz w:val="22"/>
          <w:szCs w:val="22"/>
        </w:rPr>
        <w:t>: The chapter prepares the reader for the transition from understanding the programming environments to applying analytical concepts across SAS, Python, and R in subsequent chapters.</w:t>
      </w:r>
    </w:p>
    <w:p w14:paraId="6DE2390E" w14:textId="77777777" w:rsidR="00C91A18" w:rsidRDefault="00C91A18" w:rsidP="00C91A18">
      <w:pPr>
        <w:pStyle w:val="ABodyCopy"/>
        <w:numPr>
          <w:ilvl w:val="0"/>
          <w:numId w:val="21"/>
        </w:numPr>
        <w:rPr>
          <w:rFonts w:asciiTheme="minorHAnsi" w:hAnsiTheme="minorHAnsi" w:cstheme="minorHAnsi"/>
          <w:sz w:val="22"/>
          <w:szCs w:val="22"/>
        </w:rPr>
      </w:pPr>
      <w:r w:rsidRPr="00AE3097">
        <w:rPr>
          <w:rFonts w:asciiTheme="minorHAnsi" w:hAnsiTheme="minorHAnsi" w:cstheme="minorHAnsi"/>
          <w:b/>
          <w:bCs/>
          <w:sz w:val="22"/>
          <w:szCs w:val="22"/>
        </w:rPr>
        <w:t>Cross-Referencing</w:t>
      </w:r>
      <w:r w:rsidRPr="00AE3097">
        <w:rPr>
          <w:rFonts w:asciiTheme="minorHAnsi" w:hAnsiTheme="minorHAnsi" w:cstheme="minorHAnsi"/>
          <w:sz w:val="22"/>
          <w:szCs w:val="22"/>
        </w:rPr>
        <w:t xml:space="preserve">: It sets the stage for the book’s core theme—demonstrating how the same analytical tasks can be executed across different programming languages, </w:t>
      </w:r>
      <w:r w:rsidRPr="00AE3097">
        <w:rPr>
          <w:rFonts w:asciiTheme="minorHAnsi" w:hAnsiTheme="minorHAnsi" w:cstheme="minorHAnsi"/>
          <w:sz w:val="22"/>
          <w:szCs w:val="22"/>
        </w:rPr>
        <w:lastRenderedPageBreak/>
        <w:t>allowing data scientists to leverage the strengths of each language and environment.</w:t>
      </w:r>
    </w:p>
    <w:p w14:paraId="1AB3B39E" w14:textId="77777777" w:rsidR="00C91A18" w:rsidRDefault="00C91A18" w:rsidP="00C91A18">
      <w:pPr>
        <w:pStyle w:val="ABodyCopy"/>
        <w:rPr>
          <w:rFonts w:asciiTheme="minorHAnsi" w:hAnsiTheme="minorHAnsi" w:cstheme="minorHAnsi"/>
          <w:sz w:val="22"/>
          <w:szCs w:val="22"/>
        </w:rPr>
      </w:pPr>
    </w:p>
    <w:p w14:paraId="7AFE6CAB" w14:textId="77777777" w:rsidR="00C91A18" w:rsidRDefault="00C91A18" w:rsidP="00C91A18">
      <w:pPr>
        <w:pStyle w:val="ABodyCopy"/>
        <w:rPr>
          <w:rFonts w:asciiTheme="minorHAnsi" w:hAnsiTheme="minorHAnsi" w:cstheme="minorHAnsi"/>
          <w:sz w:val="22"/>
          <w:szCs w:val="22"/>
        </w:rPr>
      </w:pPr>
    </w:p>
    <w:p w14:paraId="0D9BC5C6" w14:textId="77777777" w:rsidR="00C91A18" w:rsidRDefault="00C91A18" w:rsidP="00C91A18">
      <w:pPr>
        <w:pStyle w:val="ABodyCopy"/>
        <w:rPr>
          <w:rFonts w:asciiTheme="minorHAnsi" w:hAnsiTheme="minorHAnsi" w:cstheme="minorHAnsi"/>
          <w:sz w:val="22"/>
          <w:szCs w:val="22"/>
        </w:rPr>
      </w:pPr>
    </w:p>
    <w:p w14:paraId="2BFEF4E7" w14:textId="77777777" w:rsidR="00C91A18" w:rsidRDefault="00C91A18" w:rsidP="00C91A18">
      <w:pPr>
        <w:pStyle w:val="ABodyCopy"/>
        <w:rPr>
          <w:rFonts w:asciiTheme="minorHAnsi" w:hAnsiTheme="minorHAnsi" w:cstheme="minorHAnsi"/>
          <w:sz w:val="22"/>
          <w:szCs w:val="22"/>
        </w:rPr>
      </w:pPr>
    </w:p>
    <w:p w14:paraId="6F060FB1" w14:textId="77777777" w:rsidR="00C91A18" w:rsidRDefault="00C91A18" w:rsidP="00C91A18">
      <w:pPr>
        <w:pStyle w:val="ABodyCopy"/>
        <w:rPr>
          <w:rFonts w:asciiTheme="minorHAnsi" w:hAnsiTheme="minorHAnsi" w:cstheme="minorHAnsi"/>
          <w:sz w:val="22"/>
          <w:szCs w:val="22"/>
        </w:rPr>
      </w:pPr>
    </w:p>
    <w:p w14:paraId="5694E7F8" w14:textId="77777777" w:rsidR="00C91A18" w:rsidRDefault="00C91A18" w:rsidP="00C91A18">
      <w:pPr>
        <w:pStyle w:val="ABodyCopy"/>
        <w:rPr>
          <w:rFonts w:asciiTheme="minorHAnsi" w:hAnsiTheme="minorHAnsi" w:cstheme="minorHAnsi"/>
          <w:sz w:val="22"/>
          <w:szCs w:val="22"/>
        </w:rPr>
      </w:pPr>
    </w:p>
    <w:p w14:paraId="2993F9E0" w14:textId="77777777" w:rsidR="00C91A18" w:rsidRDefault="00C91A18" w:rsidP="00C91A18">
      <w:pPr>
        <w:pStyle w:val="ABodyCopy"/>
        <w:rPr>
          <w:rFonts w:asciiTheme="minorHAnsi" w:hAnsiTheme="minorHAnsi" w:cstheme="minorHAnsi"/>
          <w:sz w:val="22"/>
          <w:szCs w:val="22"/>
        </w:rPr>
      </w:pPr>
    </w:p>
    <w:p w14:paraId="2CE5C59E" w14:textId="77777777" w:rsidR="00C91A18" w:rsidRDefault="00C91A18" w:rsidP="00C91A18">
      <w:pPr>
        <w:pStyle w:val="ABodyCopy"/>
        <w:rPr>
          <w:rFonts w:asciiTheme="minorHAnsi" w:hAnsiTheme="minorHAnsi" w:cstheme="minorHAnsi"/>
          <w:sz w:val="22"/>
          <w:szCs w:val="22"/>
        </w:rPr>
      </w:pPr>
    </w:p>
    <w:p w14:paraId="05DAFD91" w14:textId="77777777" w:rsidR="00C91A18" w:rsidRDefault="00C91A18" w:rsidP="00C91A18">
      <w:pPr>
        <w:pStyle w:val="ABodyCopy"/>
        <w:rPr>
          <w:rFonts w:asciiTheme="minorHAnsi" w:hAnsiTheme="minorHAnsi" w:cstheme="minorHAnsi"/>
          <w:sz w:val="22"/>
          <w:szCs w:val="22"/>
        </w:rPr>
      </w:pPr>
    </w:p>
    <w:p w14:paraId="3D3E5BDF" w14:textId="77777777" w:rsidR="00C91A18" w:rsidRDefault="00C91A18" w:rsidP="00C91A18">
      <w:pPr>
        <w:pStyle w:val="ABodyCopy"/>
        <w:rPr>
          <w:rFonts w:asciiTheme="minorHAnsi" w:hAnsiTheme="minorHAnsi" w:cstheme="minorHAnsi"/>
          <w:sz w:val="22"/>
          <w:szCs w:val="22"/>
        </w:rPr>
      </w:pPr>
    </w:p>
    <w:p w14:paraId="1C575CB2" w14:textId="77777777" w:rsidR="00C91A18" w:rsidRDefault="00C91A18" w:rsidP="00C91A18">
      <w:pPr>
        <w:pStyle w:val="ABodyCopy"/>
        <w:rPr>
          <w:rFonts w:asciiTheme="minorHAnsi" w:hAnsiTheme="minorHAnsi" w:cstheme="minorHAnsi"/>
          <w:sz w:val="22"/>
          <w:szCs w:val="22"/>
        </w:rPr>
      </w:pPr>
    </w:p>
    <w:p w14:paraId="5E8BD49B" w14:textId="77777777" w:rsidR="00C91A18" w:rsidRDefault="00C91A18" w:rsidP="00C91A18">
      <w:pPr>
        <w:pStyle w:val="ABodyCopy"/>
        <w:rPr>
          <w:rFonts w:asciiTheme="minorHAnsi" w:hAnsiTheme="minorHAnsi" w:cstheme="minorHAnsi"/>
          <w:sz w:val="22"/>
          <w:szCs w:val="22"/>
        </w:rPr>
      </w:pPr>
    </w:p>
    <w:p w14:paraId="35682423" w14:textId="77777777" w:rsidR="00C91A18" w:rsidRDefault="00C91A18" w:rsidP="00C91A18">
      <w:pPr>
        <w:pStyle w:val="ABodyCopy"/>
        <w:rPr>
          <w:rFonts w:asciiTheme="minorHAnsi" w:hAnsiTheme="minorHAnsi" w:cstheme="minorHAnsi"/>
          <w:sz w:val="22"/>
          <w:szCs w:val="22"/>
        </w:rPr>
      </w:pPr>
    </w:p>
    <w:p w14:paraId="773F26C8" w14:textId="77777777" w:rsidR="00C91A18" w:rsidRDefault="00C91A18" w:rsidP="00C91A18">
      <w:pPr>
        <w:pStyle w:val="ABodyCopy"/>
        <w:rPr>
          <w:rFonts w:asciiTheme="minorHAnsi" w:hAnsiTheme="minorHAnsi" w:cstheme="minorHAnsi"/>
          <w:sz w:val="22"/>
          <w:szCs w:val="22"/>
        </w:rPr>
      </w:pPr>
    </w:p>
    <w:p w14:paraId="4CBFBF37" w14:textId="77777777" w:rsidR="00C91A18" w:rsidRDefault="00C91A18" w:rsidP="00C91A18">
      <w:pPr>
        <w:pStyle w:val="ABodyCopy"/>
        <w:rPr>
          <w:rFonts w:asciiTheme="minorHAnsi" w:hAnsiTheme="minorHAnsi" w:cstheme="minorHAnsi"/>
          <w:sz w:val="22"/>
          <w:szCs w:val="22"/>
        </w:rPr>
      </w:pPr>
    </w:p>
    <w:p w14:paraId="731784DB" w14:textId="77777777" w:rsidR="00C91A18" w:rsidRDefault="00C91A18" w:rsidP="00C91A18">
      <w:pPr>
        <w:pStyle w:val="ABodyCopy"/>
        <w:rPr>
          <w:rFonts w:asciiTheme="minorHAnsi" w:hAnsiTheme="minorHAnsi" w:cstheme="minorHAnsi"/>
          <w:sz w:val="22"/>
          <w:szCs w:val="22"/>
        </w:rPr>
      </w:pPr>
    </w:p>
    <w:p w14:paraId="6850CAA1" w14:textId="77777777" w:rsidR="00C91A18" w:rsidRDefault="00C91A18" w:rsidP="00C91A18">
      <w:pPr>
        <w:pStyle w:val="ABodyCopy"/>
        <w:rPr>
          <w:rFonts w:asciiTheme="minorHAnsi" w:hAnsiTheme="minorHAnsi" w:cstheme="minorHAnsi"/>
          <w:sz w:val="22"/>
          <w:szCs w:val="22"/>
        </w:rPr>
      </w:pPr>
    </w:p>
    <w:p w14:paraId="7E7A731A" w14:textId="77777777" w:rsidR="00C91A18" w:rsidRDefault="00C91A18" w:rsidP="00C91A18">
      <w:pPr>
        <w:pStyle w:val="ABodyCopy"/>
        <w:rPr>
          <w:rFonts w:asciiTheme="minorHAnsi" w:hAnsiTheme="minorHAnsi" w:cstheme="minorHAnsi"/>
          <w:sz w:val="22"/>
          <w:szCs w:val="22"/>
        </w:rPr>
      </w:pPr>
    </w:p>
    <w:p w14:paraId="3A9EACE0" w14:textId="77777777" w:rsidR="00C91A18" w:rsidRDefault="00C91A18" w:rsidP="00C91A18">
      <w:pPr>
        <w:pStyle w:val="ABodyCopy"/>
        <w:rPr>
          <w:rFonts w:asciiTheme="minorHAnsi" w:hAnsiTheme="minorHAnsi" w:cstheme="minorHAnsi"/>
          <w:sz w:val="22"/>
          <w:szCs w:val="22"/>
        </w:rPr>
      </w:pPr>
    </w:p>
    <w:p w14:paraId="745ACDBC" w14:textId="77777777" w:rsidR="00C91A18" w:rsidRDefault="00C91A18" w:rsidP="00C91A18">
      <w:pPr>
        <w:pStyle w:val="ABodyCopy"/>
        <w:rPr>
          <w:rFonts w:asciiTheme="minorHAnsi" w:hAnsiTheme="minorHAnsi" w:cstheme="minorHAnsi"/>
          <w:sz w:val="22"/>
          <w:szCs w:val="22"/>
        </w:rPr>
      </w:pPr>
    </w:p>
    <w:p w14:paraId="5A93A69F" w14:textId="77777777" w:rsidR="00C91A18" w:rsidRDefault="00C91A18" w:rsidP="00C91A18">
      <w:pPr>
        <w:pStyle w:val="ABodyCopy"/>
        <w:rPr>
          <w:rFonts w:asciiTheme="minorHAnsi" w:hAnsiTheme="minorHAnsi" w:cstheme="minorHAnsi"/>
          <w:sz w:val="22"/>
          <w:szCs w:val="22"/>
        </w:rPr>
      </w:pPr>
    </w:p>
    <w:p w14:paraId="6D6C0F61" w14:textId="77777777" w:rsidR="00C91A18" w:rsidRDefault="00C91A18" w:rsidP="00C91A18">
      <w:pPr>
        <w:pStyle w:val="ABodyCopy"/>
        <w:rPr>
          <w:rFonts w:asciiTheme="minorHAnsi" w:hAnsiTheme="minorHAnsi" w:cstheme="minorHAnsi"/>
          <w:sz w:val="22"/>
          <w:szCs w:val="22"/>
        </w:rPr>
      </w:pPr>
    </w:p>
    <w:p w14:paraId="6596F279" w14:textId="77777777" w:rsidR="00C91A18" w:rsidRDefault="00C91A18" w:rsidP="00C91A18">
      <w:pPr>
        <w:pStyle w:val="Heading1"/>
        <w:rPr>
          <w:szCs w:val="26"/>
        </w:rPr>
      </w:pPr>
      <w:bookmarkStart w:id="21" w:name="_Toc174889532"/>
      <w:r w:rsidRPr="00257D8E">
        <w:rPr>
          <w:szCs w:val="26"/>
        </w:rPr>
        <w:lastRenderedPageBreak/>
        <w:t>Chapter</w:t>
      </w:r>
      <w:r>
        <w:rPr>
          <w:szCs w:val="26"/>
        </w:rPr>
        <w:t xml:space="preserve"> 1 Quiz</w:t>
      </w:r>
      <w:bookmarkEnd w:id="21"/>
    </w:p>
    <w:p w14:paraId="6AE0FE12" w14:textId="77777777" w:rsidR="00C91A18" w:rsidRDefault="00C91A18" w:rsidP="00C91A18">
      <w:pPr>
        <w:pStyle w:val="ABodyCopy"/>
        <w:rPr>
          <w:rFonts w:asciiTheme="minorHAnsi" w:hAnsiTheme="minorHAnsi" w:cstheme="minorHAnsi"/>
          <w:sz w:val="22"/>
          <w:szCs w:val="22"/>
        </w:rPr>
      </w:pPr>
    </w:p>
    <w:p w14:paraId="547FEAE1" w14:textId="77777777" w:rsidR="00C91A18" w:rsidRPr="00BD7744" w:rsidRDefault="00C91A18" w:rsidP="00C91A18">
      <w:pPr>
        <w:pStyle w:val="ABodyCopy"/>
        <w:rPr>
          <w:rFonts w:asciiTheme="minorHAnsi" w:hAnsiTheme="minorHAnsi" w:cstheme="minorHAnsi"/>
          <w:sz w:val="22"/>
          <w:szCs w:val="22"/>
        </w:rPr>
      </w:pPr>
      <w:r w:rsidRPr="00BD7744">
        <w:rPr>
          <w:rFonts w:asciiTheme="minorHAnsi" w:hAnsiTheme="minorHAnsi" w:cstheme="minorHAnsi"/>
          <w:b/>
          <w:bCs/>
          <w:sz w:val="22"/>
          <w:szCs w:val="22"/>
        </w:rPr>
        <w:t>Questions:</w:t>
      </w:r>
    </w:p>
    <w:p w14:paraId="4A629AC5" w14:textId="77777777" w:rsidR="00C91A18" w:rsidRPr="00BD7744" w:rsidRDefault="00C91A18" w:rsidP="00C91A18">
      <w:pPr>
        <w:pStyle w:val="ABodyCopy"/>
        <w:numPr>
          <w:ilvl w:val="0"/>
          <w:numId w:val="22"/>
        </w:numPr>
        <w:rPr>
          <w:rFonts w:asciiTheme="minorHAnsi" w:hAnsiTheme="minorHAnsi" w:cstheme="minorHAnsi"/>
          <w:sz w:val="22"/>
          <w:szCs w:val="22"/>
        </w:rPr>
      </w:pPr>
      <w:r w:rsidRPr="00BD7744">
        <w:rPr>
          <w:rFonts w:asciiTheme="minorHAnsi" w:hAnsiTheme="minorHAnsi" w:cstheme="minorHAnsi"/>
          <w:sz w:val="22"/>
          <w:szCs w:val="22"/>
        </w:rPr>
        <w:t>What are the primary advantages of using SAS in industries such as financial services and biotechnology?</w:t>
      </w:r>
    </w:p>
    <w:p w14:paraId="43D85A06" w14:textId="77777777" w:rsidR="00C91A18" w:rsidRPr="00BD7744" w:rsidRDefault="00C91A18" w:rsidP="00C91A18">
      <w:pPr>
        <w:pStyle w:val="ABodyCopy"/>
        <w:numPr>
          <w:ilvl w:val="0"/>
          <w:numId w:val="22"/>
        </w:numPr>
        <w:rPr>
          <w:rFonts w:asciiTheme="minorHAnsi" w:hAnsiTheme="minorHAnsi" w:cstheme="minorHAnsi"/>
          <w:sz w:val="22"/>
          <w:szCs w:val="22"/>
        </w:rPr>
      </w:pPr>
      <w:r w:rsidRPr="00BD7744">
        <w:rPr>
          <w:rFonts w:asciiTheme="minorHAnsi" w:hAnsiTheme="minorHAnsi" w:cstheme="minorHAnsi"/>
          <w:sz w:val="22"/>
          <w:szCs w:val="22"/>
        </w:rPr>
        <w:t>How does Python’s open-source nature benefit data scientists in terms of library availability and community support?</w:t>
      </w:r>
    </w:p>
    <w:p w14:paraId="5E026594" w14:textId="77777777" w:rsidR="00C91A18" w:rsidRPr="00BD7744" w:rsidRDefault="00C91A18" w:rsidP="00C91A18">
      <w:pPr>
        <w:pStyle w:val="ABodyCopy"/>
        <w:numPr>
          <w:ilvl w:val="0"/>
          <w:numId w:val="22"/>
        </w:numPr>
        <w:rPr>
          <w:rFonts w:asciiTheme="minorHAnsi" w:hAnsiTheme="minorHAnsi" w:cstheme="minorHAnsi"/>
          <w:sz w:val="22"/>
          <w:szCs w:val="22"/>
        </w:rPr>
      </w:pPr>
      <w:r w:rsidRPr="00BD7744">
        <w:rPr>
          <w:rFonts w:asciiTheme="minorHAnsi" w:hAnsiTheme="minorHAnsi" w:cstheme="minorHAnsi"/>
          <w:sz w:val="22"/>
          <w:szCs w:val="22"/>
        </w:rPr>
        <w:t>In what ways does R excel in statistical analysis and visualization compared to other programming languages?</w:t>
      </w:r>
    </w:p>
    <w:p w14:paraId="1CFFD0F5" w14:textId="77777777" w:rsidR="00C91A18" w:rsidRPr="00BD7744" w:rsidRDefault="00C91A18" w:rsidP="00C91A18">
      <w:pPr>
        <w:pStyle w:val="ABodyCopy"/>
        <w:numPr>
          <w:ilvl w:val="0"/>
          <w:numId w:val="22"/>
        </w:numPr>
        <w:rPr>
          <w:rFonts w:asciiTheme="minorHAnsi" w:hAnsiTheme="minorHAnsi" w:cstheme="minorHAnsi"/>
          <w:sz w:val="22"/>
          <w:szCs w:val="22"/>
        </w:rPr>
      </w:pPr>
      <w:r w:rsidRPr="00BD7744">
        <w:rPr>
          <w:rFonts w:asciiTheme="minorHAnsi" w:hAnsiTheme="minorHAnsi" w:cstheme="minorHAnsi"/>
          <w:sz w:val="22"/>
          <w:szCs w:val="22"/>
        </w:rPr>
        <w:t>Explain how SAS Studio’s point-and-click interface can benefit data scientists who may not have extensive programming experience.</w:t>
      </w:r>
    </w:p>
    <w:p w14:paraId="1D0019F4" w14:textId="77777777" w:rsidR="00C91A18" w:rsidRPr="00BD7744" w:rsidRDefault="00C91A18" w:rsidP="00C91A18">
      <w:pPr>
        <w:pStyle w:val="ABodyCopy"/>
        <w:numPr>
          <w:ilvl w:val="0"/>
          <w:numId w:val="22"/>
        </w:numPr>
        <w:rPr>
          <w:rFonts w:asciiTheme="minorHAnsi" w:hAnsiTheme="minorHAnsi" w:cstheme="minorHAnsi"/>
          <w:sz w:val="22"/>
          <w:szCs w:val="22"/>
        </w:rPr>
      </w:pPr>
      <w:r w:rsidRPr="00BD7744">
        <w:rPr>
          <w:rFonts w:asciiTheme="minorHAnsi" w:hAnsiTheme="minorHAnsi" w:cstheme="minorHAnsi"/>
          <w:sz w:val="22"/>
          <w:szCs w:val="22"/>
        </w:rPr>
        <w:t>Discuss the role of Integrated Development Environments (IDEs) in enhancing the productivity of data scientists.</w:t>
      </w:r>
    </w:p>
    <w:p w14:paraId="27F05C0A" w14:textId="77777777" w:rsidR="00C91A18" w:rsidRPr="00BD7744" w:rsidRDefault="00C91A18" w:rsidP="00C91A18">
      <w:pPr>
        <w:pStyle w:val="ABodyCopy"/>
        <w:numPr>
          <w:ilvl w:val="0"/>
          <w:numId w:val="22"/>
        </w:numPr>
        <w:rPr>
          <w:rFonts w:asciiTheme="minorHAnsi" w:hAnsiTheme="minorHAnsi" w:cstheme="minorHAnsi"/>
          <w:sz w:val="22"/>
          <w:szCs w:val="22"/>
        </w:rPr>
      </w:pPr>
      <w:r w:rsidRPr="00BD7744">
        <w:rPr>
          <w:rFonts w:asciiTheme="minorHAnsi" w:hAnsiTheme="minorHAnsi" w:cstheme="minorHAnsi"/>
          <w:sz w:val="22"/>
          <w:szCs w:val="22"/>
        </w:rPr>
        <w:t>How does Python Spyder facilitate the integration of data manipulation and machine learning libraries such as NumPy, pandas, and scikit-learn?</w:t>
      </w:r>
    </w:p>
    <w:p w14:paraId="4B07C087" w14:textId="77777777" w:rsidR="00C91A18" w:rsidRPr="00BD7744" w:rsidRDefault="00C91A18" w:rsidP="00C91A18">
      <w:pPr>
        <w:pStyle w:val="ABodyCopy"/>
        <w:numPr>
          <w:ilvl w:val="0"/>
          <w:numId w:val="22"/>
        </w:numPr>
        <w:rPr>
          <w:rFonts w:asciiTheme="minorHAnsi" w:hAnsiTheme="minorHAnsi" w:cstheme="minorHAnsi"/>
          <w:sz w:val="22"/>
          <w:szCs w:val="22"/>
        </w:rPr>
      </w:pPr>
      <w:r w:rsidRPr="00BD7744">
        <w:rPr>
          <w:rFonts w:asciiTheme="minorHAnsi" w:hAnsiTheme="minorHAnsi" w:cstheme="minorHAnsi"/>
          <w:sz w:val="22"/>
          <w:szCs w:val="22"/>
        </w:rPr>
        <w:t>What are the key features of RStudio that make it suitable for reproducible research and collaboration in data science?</w:t>
      </w:r>
    </w:p>
    <w:p w14:paraId="0371CD2B" w14:textId="77777777" w:rsidR="00C91A18" w:rsidRPr="00BD7744" w:rsidRDefault="00C91A18" w:rsidP="00C91A18">
      <w:pPr>
        <w:pStyle w:val="ABodyCopy"/>
        <w:numPr>
          <w:ilvl w:val="0"/>
          <w:numId w:val="22"/>
        </w:numPr>
        <w:rPr>
          <w:rFonts w:asciiTheme="minorHAnsi" w:hAnsiTheme="minorHAnsi" w:cstheme="minorHAnsi"/>
          <w:sz w:val="22"/>
          <w:szCs w:val="22"/>
        </w:rPr>
      </w:pPr>
      <w:r w:rsidRPr="00BD7744">
        <w:rPr>
          <w:rFonts w:asciiTheme="minorHAnsi" w:hAnsiTheme="minorHAnsi" w:cstheme="minorHAnsi"/>
          <w:sz w:val="22"/>
          <w:szCs w:val="22"/>
        </w:rPr>
        <w:t>Describe how SAS Studio handles large datasets and why this is important for advanced analytics.</w:t>
      </w:r>
    </w:p>
    <w:p w14:paraId="3FD8A118" w14:textId="77777777" w:rsidR="00C91A18" w:rsidRPr="00BD7744" w:rsidRDefault="00C91A18" w:rsidP="00C91A18">
      <w:pPr>
        <w:pStyle w:val="ABodyCopy"/>
        <w:numPr>
          <w:ilvl w:val="0"/>
          <w:numId w:val="22"/>
        </w:numPr>
        <w:rPr>
          <w:rFonts w:asciiTheme="minorHAnsi" w:hAnsiTheme="minorHAnsi" w:cstheme="minorHAnsi"/>
          <w:sz w:val="22"/>
          <w:szCs w:val="22"/>
        </w:rPr>
      </w:pPr>
      <w:r w:rsidRPr="00BD7744">
        <w:rPr>
          <w:rFonts w:asciiTheme="minorHAnsi" w:hAnsiTheme="minorHAnsi" w:cstheme="minorHAnsi"/>
          <w:sz w:val="22"/>
          <w:szCs w:val="22"/>
        </w:rPr>
        <w:t>What advantages does Python Spyder offer for exploratory data analysis in scientific computing?</w:t>
      </w:r>
    </w:p>
    <w:p w14:paraId="74A8F194" w14:textId="77777777" w:rsidR="00C91A18" w:rsidRPr="00BD7744" w:rsidRDefault="00C91A18" w:rsidP="00C91A18">
      <w:pPr>
        <w:pStyle w:val="ABodyCopy"/>
        <w:numPr>
          <w:ilvl w:val="0"/>
          <w:numId w:val="22"/>
        </w:numPr>
        <w:rPr>
          <w:rFonts w:asciiTheme="minorHAnsi" w:hAnsiTheme="minorHAnsi" w:cstheme="minorHAnsi"/>
          <w:sz w:val="22"/>
          <w:szCs w:val="22"/>
        </w:rPr>
      </w:pPr>
      <w:r w:rsidRPr="00BD7744">
        <w:rPr>
          <w:rFonts w:asciiTheme="minorHAnsi" w:hAnsiTheme="minorHAnsi" w:cstheme="minorHAnsi"/>
          <w:sz w:val="22"/>
          <w:szCs w:val="22"/>
        </w:rPr>
        <w:t>How does RStudio’s package management system contribute to its flexibility in data science projects?</w:t>
      </w:r>
    </w:p>
    <w:p w14:paraId="1048AF22" w14:textId="77777777" w:rsidR="00C91A18" w:rsidRPr="00BD7744" w:rsidRDefault="00C91A18" w:rsidP="00C91A18">
      <w:pPr>
        <w:pStyle w:val="ABodyCopy"/>
        <w:numPr>
          <w:ilvl w:val="0"/>
          <w:numId w:val="22"/>
        </w:numPr>
        <w:rPr>
          <w:rFonts w:asciiTheme="minorHAnsi" w:hAnsiTheme="minorHAnsi" w:cstheme="minorHAnsi"/>
          <w:sz w:val="22"/>
          <w:szCs w:val="22"/>
        </w:rPr>
      </w:pPr>
      <w:r w:rsidRPr="00BD7744">
        <w:rPr>
          <w:rFonts w:asciiTheme="minorHAnsi" w:hAnsiTheme="minorHAnsi" w:cstheme="minorHAnsi"/>
          <w:sz w:val="22"/>
          <w:szCs w:val="22"/>
        </w:rPr>
        <w:t>Explain the significance of cross-referencing programming languages like SAS, Python, and R in a data science project.</w:t>
      </w:r>
    </w:p>
    <w:p w14:paraId="4F736246" w14:textId="77777777" w:rsidR="00C91A18" w:rsidRPr="00BD7744" w:rsidRDefault="00C91A18" w:rsidP="00C91A18">
      <w:pPr>
        <w:pStyle w:val="ABodyCopy"/>
        <w:numPr>
          <w:ilvl w:val="0"/>
          <w:numId w:val="22"/>
        </w:numPr>
        <w:rPr>
          <w:rFonts w:asciiTheme="minorHAnsi" w:hAnsiTheme="minorHAnsi" w:cstheme="minorHAnsi"/>
          <w:sz w:val="22"/>
          <w:szCs w:val="22"/>
        </w:rPr>
      </w:pPr>
      <w:r w:rsidRPr="00BD7744">
        <w:rPr>
          <w:rFonts w:asciiTheme="minorHAnsi" w:hAnsiTheme="minorHAnsi" w:cstheme="minorHAnsi"/>
          <w:sz w:val="22"/>
          <w:szCs w:val="22"/>
        </w:rPr>
        <w:t>How can knowledge of multiple IDEs and programming languages enhance a data scientist’s ability to tackle complex data problems?</w:t>
      </w:r>
    </w:p>
    <w:p w14:paraId="188DF6BE" w14:textId="77777777" w:rsidR="00C91A18" w:rsidRPr="00BD7744" w:rsidRDefault="00C91A18" w:rsidP="00C91A18">
      <w:pPr>
        <w:pStyle w:val="ABodyCopy"/>
        <w:numPr>
          <w:ilvl w:val="0"/>
          <w:numId w:val="22"/>
        </w:numPr>
        <w:rPr>
          <w:rFonts w:asciiTheme="minorHAnsi" w:hAnsiTheme="minorHAnsi" w:cstheme="minorHAnsi"/>
          <w:sz w:val="22"/>
          <w:szCs w:val="22"/>
        </w:rPr>
      </w:pPr>
      <w:r w:rsidRPr="00BD7744">
        <w:rPr>
          <w:rFonts w:asciiTheme="minorHAnsi" w:hAnsiTheme="minorHAnsi" w:cstheme="minorHAnsi"/>
          <w:sz w:val="22"/>
          <w:szCs w:val="22"/>
        </w:rPr>
        <w:t>Describe how SAS Studio’s log output assists in debugging and optimizing code.</w:t>
      </w:r>
    </w:p>
    <w:p w14:paraId="193F8C4D" w14:textId="77777777" w:rsidR="00C91A18" w:rsidRPr="00BD7744" w:rsidRDefault="00C91A18" w:rsidP="00C91A18">
      <w:pPr>
        <w:pStyle w:val="ABodyCopy"/>
        <w:numPr>
          <w:ilvl w:val="0"/>
          <w:numId w:val="22"/>
        </w:numPr>
        <w:rPr>
          <w:rFonts w:asciiTheme="minorHAnsi" w:hAnsiTheme="minorHAnsi" w:cstheme="minorHAnsi"/>
          <w:sz w:val="22"/>
          <w:szCs w:val="22"/>
        </w:rPr>
      </w:pPr>
      <w:r w:rsidRPr="00BD7744">
        <w:rPr>
          <w:rFonts w:asciiTheme="minorHAnsi" w:hAnsiTheme="minorHAnsi" w:cstheme="minorHAnsi"/>
          <w:sz w:val="22"/>
          <w:szCs w:val="22"/>
        </w:rPr>
        <w:lastRenderedPageBreak/>
        <w:t>What role does the interactive console in Python Spyder play in iterative code development?</w:t>
      </w:r>
    </w:p>
    <w:p w14:paraId="35F61F12" w14:textId="77777777" w:rsidR="00C91A18" w:rsidRPr="00BD7744" w:rsidRDefault="00C91A18" w:rsidP="00C91A18">
      <w:pPr>
        <w:pStyle w:val="ABodyCopy"/>
        <w:numPr>
          <w:ilvl w:val="0"/>
          <w:numId w:val="22"/>
        </w:numPr>
        <w:rPr>
          <w:rFonts w:asciiTheme="minorHAnsi" w:hAnsiTheme="minorHAnsi" w:cstheme="minorHAnsi"/>
          <w:sz w:val="22"/>
          <w:szCs w:val="22"/>
        </w:rPr>
      </w:pPr>
      <w:r w:rsidRPr="00BD7744">
        <w:rPr>
          <w:rFonts w:asciiTheme="minorHAnsi" w:hAnsiTheme="minorHAnsi" w:cstheme="minorHAnsi"/>
          <w:sz w:val="22"/>
          <w:szCs w:val="22"/>
        </w:rPr>
        <w:t>How does RStudio support the creation of interactive data visualizations and what are some use cases?</w:t>
      </w:r>
    </w:p>
    <w:p w14:paraId="3E12B8C0" w14:textId="77777777" w:rsidR="00C91A18" w:rsidRPr="00BD7744" w:rsidRDefault="00C91A18" w:rsidP="00C91A18">
      <w:pPr>
        <w:pStyle w:val="ABodyCopy"/>
        <w:numPr>
          <w:ilvl w:val="0"/>
          <w:numId w:val="22"/>
        </w:numPr>
        <w:rPr>
          <w:rFonts w:asciiTheme="minorHAnsi" w:hAnsiTheme="minorHAnsi" w:cstheme="minorHAnsi"/>
          <w:sz w:val="22"/>
          <w:szCs w:val="22"/>
        </w:rPr>
      </w:pPr>
      <w:r w:rsidRPr="00BD7744">
        <w:rPr>
          <w:rFonts w:asciiTheme="minorHAnsi" w:hAnsiTheme="minorHAnsi" w:cstheme="minorHAnsi"/>
          <w:sz w:val="22"/>
          <w:szCs w:val="22"/>
        </w:rPr>
        <w:t>Why is it important for data scientists to be familiar with the different programming environments discussed in this chapter?</w:t>
      </w:r>
    </w:p>
    <w:p w14:paraId="6F4674F7" w14:textId="77777777" w:rsidR="00C91A18" w:rsidRPr="00BD7744" w:rsidRDefault="00C91A18" w:rsidP="00C91A18">
      <w:pPr>
        <w:pStyle w:val="ABodyCopy"/>
        <w:numPr>
          <w:ilvl w:val="0"/>
          <w:numId w:val="22"/>
        </w:numPr>
        <w:rPr>
          <w:rFonts w:asciiTheme="minorHAnsi" w:hAnsiTheme="minorHAnsi" w:cstheme="minorHAnsi"/>
          <w:sz w:val="22"/>
          <w:szCs w:val="22"/>
        </w:rPr>
      </w:pPr>
      <w:r w:rsidRPr="00BD7744">
        <w:rPr>
          <w:rFonts w:asciiTheme="minorHAnsi" w:hAnsiTheme="minorHAnsi" w:cstheme="minorHAnsi"/>
          <w:sz w:val="22"/>
          <w:szCs w:val="22"/>
        </w:rPr>
        <w:t>Discuss the impact of SAS’s long-standing presence in the industry on the development of analytical products and automated processes.</w:t>
      </w:r>
    </w:p>
    <w:p w14:paraId="7D02120D" w14:textId="77777777" w:rsidR="00C91A18" w:rsidRPr="00BD7744" w:rsidRDefault="00C91A18" w:rsidP="00C91A18">
      <w:pPr>
        <w:pStyle w:val="ABodyCopy"/>
        <w:numPr>
          <w:ilvl w:val="0"/>
          <w:numId w:val="22"/>
        </w:numPr>
        <w:rPr>
          <w:rFonts w:asciiTheme="minorHAnsi" w:hAnsiTheme="minorHAnsi" w:cstheme="minorHAnsi"/>
          <w:sz w:val="22"/>
          <w:szCs w:val="22"/>
        </w:rPr>
      </w:pPr>
      <w:r w:rsidRPr="00BD7744">
        <w:rPr>
          <w:rFonts w:asciiTheme="minorHAnsi" w:hAnsiTheme="minorHAnsi" w:cstheme="minorHAnsi"/>
          <w:sz w:val="22"/>
          <w:szCs w:val="22"/>
        </w:rPr>
        <w:t>How do Python’s extensive libraries and frameworks support the implementation of machine learning models?</w:t>
      </w:r>
    </w:p>
    <w:p w14:paraId="537B7355" w14:textId="77777777" w:rsidR="00C91A18" w:rsidRPr="00BD7744" w:rsidRDefault="00C91A18" w:rsidP="00C91A18">
      <w:pPr>
        <w:pStyle w:val="ABodyCopy"/>
        <w:numPr>
          <w:ilvl w:val="0"/>
          <w:numId w:val="22"/>
        </w:numPr>
        <w:rPr>
          <w:rFonts w:asciiTheme="minorHAnsi" w:hAnsiTheme="minorHAnsi" w:cstheme="minorHAnsi"/>
          <w:sz w:val="22"/>
          <w:szCs w:val="22"/>
        </w:rPr>
      </w:pPr>
      <w:r w:rsidRPr="00BD7744">
        <w:rPr>
          <w:rFonts w:asciiTheme="minorHAnsi" w:hAnsiTheme="minorHAnsi" w:cstheme="minorHAnsi"/>
          <w:sz w:val="22"/>
          <w:szCs w:val="22"/>
        </w:rPr>
        <w:t>What are the benefits of using RStudio for statistical modeling in academic and research settings?</w:t>
      </w:r>
    </w:p>
    <w:p w14:paraId="42047266" w14:textId="77777777" w:rsidR="00C91A18" w:rsidRPr="00BD7744" w:rsidRDefault="00C91A18" w:rsidP="00C91A18">
      <w:pPr>
        <w:pStyle w:val="ABodyCopy"/>
        <w:numPr>
          <w:ilvl w:val="0"/>
          <w:numId w:val="22"/>
        </w:numPr>
        <w:rPr>
          <w:rFonts w:asciiTheme="minorHAnsi" w:hAnsiTheme="minorHAnsi" w:cstheme="minorHAnsi"/>
          <w:sz w:val="22"/>
          <w:szCs w:val="22"/>
        </w:rPr>
      </w:pPr>
      <w:r w:rsidRPr="00BD7744">
        <w:rPr>
          <w:rFonts w:asciiTheme="minorHAnsi" w:hAnsiTheme="minorHAnsi" w:cstheme="minorHAnsi"/>
          <w:sz w:val="22"/>
          <w:szCs w:val="22"/>
        </w:rPr>
        <w:t>How does understanding the similarities and differences between SAS, Python, and R improve a data scientist’s versatility and problem-solving capabilities?</w:t>
      </w:r>
    </w:p>
    <w:p w14:paraId="3FA589D2" w14:textId="77777777" w:rsidR="00C91A18" w:rsidRDefault="00C91A18" w:rsidP="00C91A18">
      <w:pPr>
        <w:pStyle w:val="ABodyCopy"/>
        <w:rPr>
          <w:rFonts w:asciiTheme="minorHAnsi" w:hAnsiTheme="minorHAnsi" w:cstheme="minorHAnsi"/>
          <w:b/>
          <w:bCs/>
          <w:sz w:val="22"/>
          <w:szCs w:val="22"/>
        </w:rPr>
      </w:pPr>
    </w:p>
    <w:p w14:paraId="4CA5242A" w14:textId="77777777" w:rsidR="00C91A18" w:rsidRDefault="00C91A18" w:rsidP="00C91A18">
      <w:pPr>
        <w:pStyle w:val="ABodyCopy"/>
        <w:rPr>
          <w:rFonts w:asciiTheme="minorHAnsi" w:hAnsiTheme="minorHAnsi" w:cstheme="minorHAnsi"/>
          <w:b/>
          <w:bCs/>
          <w:sz w:val="22"/>
          <w:szCs w:val="22"/>
        </w:rPr>
      </w:pPr>
    </w:p>
    <w:p w14:paraId="76694828" w14:textId="77777777" w:rsidR="00C91A18" w:rsidRDefault="00C91A18" w:rsidP="00C91A18">
      <w:pPr>
        <w:pStyle w:val="ABodyCopy"/>
        <w:rPr>
          <w:rFonts w:asciiTheme="minorHAnsi" w:hAnsiTheme="minorHAnsi" w:cstheme="minorHAnsi"/>
          <w:b/>
          <w:bCs/>
          <w:sz w:val="22"/>
          <w:szCs w:val="22"/>
        </w:rPr>
      </w:pPr>
    </w:p>
    <w:p w14:paraId="40020BC2" w14:textId="77777777" w:rsidR="00C91A18" w:rsidRDefault="00C91A18" w:rsidP="00C91A18">
      <w:pPr>
        <w:pStyle w:val="ABodyCopy"/>
        <w:rPr>
          <w:rFonts w:asciiTheme="minorHAnsi" w:hAnsiTheme="minorHAnsi" w:cstheme="minorHAnsi"/>
          <w:b/>
          <w:bCs/>
          <w:sz w:val="22"/>
          <w:szCs w:val="22"/>
        </w:rPr>
      </w:pPr>
    </w:p>
    <w:p w14:paraId="2989FA9A" w14:textId="77777777" w:rsidR="00C91A18" w:rsidRDefault="00C91A18" w:rsidP="00C91A18">
      <w:pPr>
        <w:pStyle w:val="ABodyCopy"/>
        <w:rPr>
          <w:rFonts w:asciiTheme="minorHAnsi" w:hAnsiTheme="minorHAnsi" w:cstheme="minorHAnsi"/>
          <w:b/>
          <w:bCs/>
          <w:sz w:val="22"/>
          <w:szCs w:val="22"/>
        </w:rPr>
      </w:pPr>
    </w:p>
    <w:p w14:paraId="2D5FB9B7" w14:textId="77777777" w:rsidR="00C91A18" w:rsidRDefault="00C91A18" w:rsidP="00C91A18">
      <w:pPr>
        <w:pStyle w:val="ABodyCopy"/>
        <w:rPr>
          <w:rFonts w:asciiTheme="minorHAnsi" w:hAnsiTheme="minorHAnsi" w:cstheme="minorHAnsi"/>
          <w:b/>
          <w:bCs/>
          <w:sz w:val="22"/>
          <w:szCs w:val="22"/>
        </w:rPr>
      </w:pPr>
    </w:p>
    <w:p w14:paraId="4C647E2B" w14:textId="77777777" w:rsidR="00C91A18" w:rsidRDefault="00C91A18" w:rsidP="00C91A18">
      <w:pPr>
        <w:pStyle w:val="ABodyCopy"/>
        <w:rPr>
          <w:rFonts w:asciiTheme="minorHAnsi" w:hAnsiTheme="minorHAnsi" w:cstheme="minorHAnsi"/>
          <w:b/>
          <w:bCs/>
          <w:sz w:val="22"/>
          <w:szCs w:val="22"/>
        </w:rPr>
      </w:pPr>
    </w:p>
    <w:p w14:paraId="4649058C" w14:textId="77777777" w:rsidR="00C91A18" w:rsidRDefault="00C91A18" w:rsidP="00C91A18">
      <w:pPr>
        <w:pStyle w:val="ABodyCopy"/>
        <w:rPr>
          <w:rFonts w:asciiTheme="minorHAnsi" w:hAnsiTheme="minorHAnsi" w:cstheme="minorHAnsi"/>
          <w:b/>
          <w:bCs/>
          <w:sz w:val="22"/>
          <w:szCs w:val="22"/>
        </w:rPr>
      </w:pPr>
    </w:p>
    <w:p w14:paraId="7A66A219" w14:textId="77777777" w:rsidR="00C91A18" w:rsidRDefault="00C91A18" w:rsidP="00C91A18">
      <w:pPr>
        <w:pStyle w:val="ABodyCopy"/>
        <w:rPr>
          <w:rFonts w:asciiTheme="minorHAnsi" w:hAnsiTheme="minorHAnsi" w:cstheme="minorHAnsi"/>
          <w:b/>
          <w:bCs/>
          <w:sz w:val="22"/>
          <w:szCs w:val="22"/>
        </w:rPr>
      </w:pPr>
    </w:p>
    <w:p w14:paraId="4E659BE8" w14:textId="77777777" w:rsidR="00C91A18" w:rsidRDefault="00C91A18" w:rsidP="00C91A18">
      <w:pPr>
        <w:pStyle w:val="ABodyCopy"/>
        <w:rPr>
          <w:rFonts w:asciiTheme="minorHAnsi" w:hAnsiTheme="minorHAnsi" w:cstheme="minorHAnsi"/>
          <w:b/>
          <w:bCs/>
          <w:sz w:val="22"/>
          <w:szCs w:val="22"/>
        </w:rPr>
      </w:pPr>
    </w:p>
    <w:p w14:paraId="2B1AF2D1" w14:textId="77777777" w:rsidR="00C91A18" w:rsidRDefault="00C91A18" w:rsidP="00C91A18">
      <w:pPr>
        <w:pStyle w:val="Heading1"/>
        <w:rPr>
          <w:rFonts w:asciiTheme="minorHAnsi" w:hAnsiTheme="minorHAnsi" w:cstheme="minorHAnsi"/>
          <w:b w:val="0"/>
          <w:bCs w:val="0"/>
          <w:sz w:val="22"/>
          <w:szCs w:val="22"/>
        </w:rPr>
      </w:pPr>
      <w:bookmarkStart w:id="22" w:name="_Toc174889533"/>
      <w:r w:rsidRPr="00257D8E">
        <w:rPr>
          <w:szCs w:val="26"/>
        </w:rPr>
        <w:lastRenderedPageBreak/>
        <w:t>Chapter</w:t>
      </w:r>
      <w:r>
        <w:rPr>
          <w:szCs w:val="26"/>
        </w:rPr>
        <w:t xml:space="preserve"> 1 Cheat Sheet</w:t>
      </w:r>
      <w:bookmarkEnd w:id="22"/>
    </w:p>
    <w:p w14:paraId="43E2061B" w14:textId="77777777" w:rsidR="00C91A18" w:rsidRDefault="00C91A18" w:rsidP="00C91A18">
      <w:pPr>
        <w:pStyle w:val="ABodyCopy"/>
        <w:rPr>
          <w:rFonts w:asciiTheme="minorHAnsi" w:hAnsiTheme="minorHAnsi" w:cstheme="minorHAnsi"/>
          <w:b/>
          <w:bCs/>
          <w:sz w:val="22"/>
          <w:szCs w:val="22"/>
        </w:rPr>
      </w:pPr>
    </w:p>
    <w:tbl>
      <w:tblPr>
        <w:tblW w:w="5000" w:type="pct"/>
        <w:tblLook w:val="04A0" w:firstRow="1" w:lastRow="0" w:firstColumn="1" w:lastColumn="0" w:noHBand="0" w:noVBand="1"/>
      </w:tblPr>
      <w:tblGrid>
        <w:gridCol w:w="1430"/>
        <w:gridCol w:w="2475"/>
        <w:gridCol w:w="2186"/>
        <w:gridCol w:w="2169"/>
      </w:tblGrid>
      <w:tr w:rsidR="00C91A18" w:rsidRPr="00445393" w14:paraId="31616C03" w14:textId="77777777" w:rsidTr="00A23D18">
        <w:trPr>
          <w:trHeight w:val="315"/>
        </w:trPr>
        <w:tc>
          <w:tcPr>
            <w:tcW w:w="866" w:type="pct"/>
            <w:tcBorders>
              <w:top w:val="single" w:sz="8" w:space="0" w:color="A6A6A6"/>
              <w:left w:val="single" w:sz="8" w:space="0" w:color="A6A6A6"/>
              <w:bottom w:val="single" w:sz="8" w:space="0" w:color="A6A6A6"/>
              <w:right w:val="single" w:sz="8" w:space="0" w:color="A6A6A6"/>
            </w:tcBorders>
            <w:shd w:val="clear" w:color="auto" w:fill="auto"/>
            <w:vAlign w:val="center"/>
            <w:hideMark/>
          </w:tcPr>
          <w:p w14:paraId="51110CE7" w14:textId="77777777" w:rsidR="00C91A18" w:rsidRPr="00445393" w:rsidRDefault="00C91A18" w:rsidP="00A23D18">
            <w:pPr>
              <w:jc w:val="center"/>
              <w:rPr>
                <w:rFonts w:asciiTheme="minorHAnsi" w:hAnsiTheme="minorHAnsi" w:cstheme="minorHAnsi"/>
                <w:b/>
                <w:bCs/>
                <w:color w:val="000000"/>
                <w:sz w:val="22"/>
                <w:szCs w:val="22"/>
              </w:rPr>
            </w:pPr>
            <w:r w:rsidRPr="00445393">
              <w:rPr>
                <w:rFonts w:asciiTheme="minorHAnsi" w:hAnsiTheme="minorHAnsi" w:cstheme="minorHAnsi"/>
                <w:b/>
                <w:bCs/>
                <w:color w:val="000000"/>
                <w:sz w:val="22"/>
                <w:szCs w:val="22"/>
              </w:rPr>
              <w:t>Category</w:t>
            </w:r>
          </w:p>
        </w:tc>
        <w:tc>
          <w:tcPr>
            <w:tcW w:w="1498" w:type="pct"/>
            <w:tcBorders>
              <w:top w:val="single" w:sz="8" w:space="0" w:color="A6A6A6"/>
              <w:left w:val="nil"/>
              <w:bottom w:val="single" w:sz="8" w:space="0" w:color="A6A6A6"/>
              <w:right w:val="single" w:sz="8" w:space="0" w:color="A6A6A6"/>
            </w:tcBorders>
            <w:shd w:val="clear" w:color="auto" w:fill="auto"/>
            <w:vAlign w:val="center"/>
            <w:hideMark/>
          </w:tcPr>
          <w:p w14:paraId="1628E49E" w14:textId="77777777" w:rsidR="00C91A18" w:rsidRPr="00445393" w:rsidRDefault="00C91A18" w:rsidP="00A23D18">
            <w:pPr>
              <w:jc w:val="center"/>
              <w:rPr>
                <w:rFonts w:asciiTheme="minorHAnsi" w:hAnsiTheme="minorHAnsi" w:cstheme="minorHAnsi"/>
                <w:b/>
                <w:bCs/>
                <w:color w:val="000000"/>
                <w:sz w:val="22"/>
                <w:szCs w:val="22"/>
              </w:rPr>
            </w:pPr>
            <w:r w:rsidRPr="00445393">
              <w:rPr>
                <w:rFonts w:asciiTheme="minorHAnsi" w:hAnsiTheme="minorHAnsi" w:cstheme="minorHAnsi"/>
                <w:b/>
                <w:bCs/>
                <w:color w:val="000000"/>
                <w:sz w:val="22"/>
                <w:szCs w:val="22"/>
              </w:rPr>
              <w:t>SAS Studio</w:t>
            </w:r>
          </w:p>
        </w:tc>
        <w:tc>
          <w:tcPr>
            <w:tcW w:w="1323" w:type="pct"/>
            <w:tcBorders>
              <w:top w:val="single" w:sz="8" w:space="0" w:color="A6A6A6"/>
              <w:left w:val="nil"/>
              <w:bottom w:val="single" w:sz="8" w:space="0" w:color="A6A6A6"/>
              <w:right w:val="single" w:sz="8" w:space="0" w:color="A6A6A6"/>
            </w:tcBorders>
            <w:shd w:val="clear" w:color="auto" w:fill="auto"/>
            <w:vAlign w:val="center"/>
            <w:hideMark/>
          </w:tcPr>
          <w:p w14:paraId="39D74E0D" w14:textId="77777777" w:rsidR="00C91A18" w:rsidRPr="00445393" w:rsidRDefault="00C91A18" w:rsidP="00A23D18">
            <w:pPr>
              <w:jc w:val="center"/>
              <w:rPr>
                <w:rFonts w:asciiTheme="minorHAnsi" w:hAnsiTheme="minorHAnsi" w:cstheme="minorHAnsi"/>
                <w:b/>
                <w:bCs/>
                <w:color w:val="000000"/>
                <w:sz w:val="22"/>
                <w:szCs w:val="22"/>
              </w:rPr>
            </w:pPr>
            <w:r w:rsidRPr="00445393">
              <w:rPr>
                <w:rFonts w:asciiTheme="minorHAnsi" w:hAnsiTheme="minorHAnsi" w:cstheme="minorHAnsi"/>
                <w:b/>
                <w:bCs/>
                <w:color w:val="000000"/>
                <w:sz w:val="22"/>
                <w:szCs w:val="22"/>
              </w:rPr>
              <w:t>Python Spyder</w:t>
            </w:r>
          </w:p>
        </w:tc>
        <w:tc>
          <w:tcPr>
            <w:tcW w:w="1313" w:type="pct"/>
            <w:tcBorders>
              <w:top w:val="single" w:sz="8" w:space="0" w:color="A6A6A6"/>
              <w:left w:val="nil"/>
              <w:bottom w:val="single" w:sz="8" w:space="0" w:color="A6A6A6"/>
              <w:right w:val="single" w:sz="8" w:space="0" w:color="A6A6A6"/>
            </w:tcBorders>
            <w:shd w:val="clear" w:color="auto" w:fill="auto"/>
            <w:vAlign w:val="center"/>
            <w:hideMark/>
          </w:tcPr>
          <w:p w14:paraId="13DA1B99" w14:textId="77777777" w:rsidR="00C91A18" w:rsidRPr="00445393" w:rsidRDefault="00C91A18" w:rsidP="00A23D18">
            <w:pPr>
              <w:jc w:val="center"/>
              <w:rPr>
                <w:rFonts w:asciiTheme="minorHAnsi" w:hAnsiTheme="minorHAnsi" w:cstheme="minorHAnsi"/>
                <w:b/>
                <w:bCs/>
                <w:color w:val="000000"/>
                <w:sz w:val="22"/>
                <w:szCs w:val="22"/>
              </w:rPr>
            </w:pPr>
            <w:r w:rsidRPr="00445393">
              <w:rPr>
                <w:rFonts w:asciiTheme="minorHAnsi" w:hAnsiTheme="minorHAnsi" w:cstheme="minorHAnsi"/>
                <w:b/>
                <w:bCs/>
                <w:color w:val="000000"/>
                <w:sz w:val="22"/>
                <w:szCs w:val="22"/>
              </w:rPr>
              <w:t>RStudio</w:t>
            </w:r>
          </w:p>
        </w:tc>
      </w:tr>
      <w:tr w:rsidR="00C91A18" w:rsidRPr="00445393" w14:paraId="5834D621" w14:textId="77777777" w:rsidTr="00A23D18">
        <w:trPr>
          <w:trHeight w:val="2115"/>
        </w:trPr>
        <w:tc>
          <w:tcPr>
            <w:tcW w:w="866" w:type="pct"/>
            <w:tcBorders>
              <w:top w:val="nil"/>
              <w:left w:val="single" w:sz="8" w:space="0" w:color="A6A6A6"/>
              <w:bottom w:val="single" w:sz="8" w:space="0" w:color="A6A6A6"/>
              <w:right w:val="single" w:sz="8" w:space="0" w:color="A6A6A6"/>
            </w:tcBorders>
            <w:shd w:val="clear" w:color="auto" w:fill="auto"/>
            <w:vAlign w:val="center"/>
            <w:hideMark/>
          </w:tcPr>
          <w:p w14:paraId="0179881C" w14:textId="77777777" w:rsidR="00C91A18" w:rsidRPr="00445393" w:rsidRDefault="00C91A18" w:rsidP="00A23D18">
            <w:pPr>
              <w:rPr>
                <w:rFonts w:asciiTheme="minorHAnsi" w:hAnsiTheme="minorHAnsi" w:cstheme="minorHAnsi"/>
                <w:b/>
                <w:bCs/>
                <w:color w:val="000000"/>
                <w:sz w:val="22"/>
                <w:szCs w:val="22"/>
              </w:rPr>
            </w:pPr>
            <w:r w:rsidRPr="00445393">
              <w:rPr>
                <w:rFonts w:asciiTheme="minorHAnsi" w:hAnsiTheme="minorHAnsi" w:cstheme="minorHAnsi"/>
                <w:b/>
                <w:bCs/>
                <w:color w:val="000000"/>
                <w:sz w:val="22"/>
                <w:szCs w:val="22"/>
              </w:rPr>
              <w:t>Brief Description</w:t>
            </w:r>
          </w:p>
        </w:tc>
        <w:tc>
          <w:tcPr>
            <w:tcW w:w="1498" w:type="pct"/>
            <w:tcBorders>
              <w:top w:val="nil"/>
              <w:left w:val="nil"/>
              <w:bottom w:val="single" w:sz="8" w:space="0" w:color="A6A6A6"/>
              <w:right w:val="single" w:sz="8" w:space="0" w:color="A6A6A6"/>
            </w:tcBorders>
            <w:shd w:val="clear" w:color="auto" w:fill="auto"/>
            <w:vAlign w:val="center"/>
            <w:hideMark/>
          </w:tcPr>
          <w:p w14:paraId="2E67458F" w14:textId="77777777" w:rsidR="00C91A18" w:rsidRPr="00445393" w:rsidRDefault="00C91A18" w:rsidP="00A23D18">
            <w:pPr>
              <w:rPr>
                <w:rFonts w:asciiTheme="minorHAnsi" w:hAnsiTheme="minorHAnsi" w:cstheme="minorHAnsi"/>
                <w:color w:val="000000"/>
                <w:sz w:val="22"/>
                <w:szCs w:val="22"/>
              </w:rPr>
            </w:pPr>
            <w:r w:rsidRPr="00445393">
              <w:rPr>
                <w:rFonts w:asciiTheme="minorHAnsi" w:hAnsiTheme="minorHAnsi" w:cstheme="minorHAnsi"/>
                <w:color w:val="000000"/>
                <w:sz w:val="22"/>
                <w:szCs w:val="22"/>
              </w:rPr>
              <w:t>A comprehensive analytical platform widely used in industries such as finance, insurance, and government for advanced data management and statistical analysis.</w:t>
            </w:r>
          </w:p>
        </w:tc>
        <w:tc>
          <w:tcPr>
            <w:tcW w:w="1323" w:type="pct"/>
            <w:tcBorders>
              <w:top w:val="nil"/>
              <w:left w:val="nil"/>
              <w:bottom w:val="single" w:sz="8" w:space="0" w:color="A6A6A6"/>
              <w:right w:val="single" w:sz="8" w:space="0" w:color="A6A6A6"/>
            </w:tcBorders>
            <w:shd w:val="clear" w:color="auto" w:fill="auto"/>
            <w:vAlign w:val="center"/>
            <w:hideMark/>
          </w:tcPr>
          <w:p w14:paraId="4AE438F2" w14:textId="77777777" w:rsidR="00C91A18" w:rsidRPr="00445393" w:rsidRDefault="00C91A18" w:rsidP="00A23D18">
            <w:pPr>
              <w:rPr>
                <w:rFonts w:asciiTheme="minorHAnsi" w:hAnsiTheme="minorHAnsi" w:cstheme="minorHAnsi"/>
                <w:color w:val="000000"/>
                <w:sz w:val="22"/>
                <w:szCs w:val="22"/>
              </w:rPr>
            </w:pPr>
            <w:r w:rsidRPr="00445393">
              <w:rPr>
                <w:rFonts w:asciiTheme="minorHAnsi" w:hAnsiTheme="minorHAnsi" w:cstheme="minorHAnsi"/>
                <w:color w:val="000000"/>
                <w:sz w:val="22"/>
                <w:szCs w:val="22"/>
              </w:rPr>
              <w:t>A versatile, open-source IDE designed for scientific computing, offering seamless integration with Python libraries.</w:t>
            </w:r>
          </w:p>
        </w:tc>
        <w:tc>
          <w:tcPr>
            <w:tcW w:w="1313" w:type="pct"/>
            <w:tcBorders>
              <w:top w:val="nil"/>
              <w:left w:val="nil"/>
              <w:bottom w:val="single" w:sz="8" w:space="0" w:color="A6A6A6"/>
              <w:right w:val="single" w:sz="8" w:space="0" w:color="A6A6A6"/>
            </w:tcBorders>
            <w:shd w:val="clear" w:color="auto" w:fill="auto"/>
            <w:vAlign w:val="center"/>
            <w:hideMark/>
          </w:tcPr>
          <w:p w14:paraId="30697185" w14:textId="77777777" w:rsidR="00C91A18" w:rsidRPr="00445393" w:rsidRDefault="00C91A18" w:rsidP="00A23D18">
            <w:pPr>
              <w:rPr>
                <w:rFonts w:asciiTheme="minorHAnsi" w:hAnsiTheme="minorHAnsi" w:cstheme="minorHAnsi"/>
                <w:color w:val="000000"/>
                <w:sz w:val="22"/>
                <w:szCs w:val="22"/>
              </w:rPr>
            </w:pPr>
            <w:r w:rsidRPr="00445393">
              <w:rPr>
                <w:rFonts w:asciiTheme="minorHAnsi" w:hAnsiTheme="minorHAnsi" w:cstheme="minorHAnsi"/>
                <w:color w:val="000000"/>
                <w:sz w:val="22"/>
                <w:szCs w:val="22"/>
              </w:rPr>
              <w:t>A powerful IDE specifically designed for statistical computing and graphics, widely used in academia and research.</w:t>
            </w:r>
          </w:p>
        </w:tc>
      </w:tr>
      <w:tr w:rsidR="00C91A18" w:rsidRPr="00445393" w14:paraId="65BCFB9A" w14:textId="77777777" w:rsidTr="00A23D18">
        <w:trPr>
          <w:trHeight w:val="315"/>
        </w:trPr>
        <w:tc>
          <w:tcPr>
            <w:tcW w:w="866" w:type="pct"/>
            <w:vMerge w:val="restart"/>
            <w:tcBorders>
              <w:top w:val="nil"/>
              <w:left w:val="single" w:sz="8" w:space="0" w:color="A6A6A6"/>
              <w:bottom w:val="single" w:sz="8" w:space="0" w:color="A6A6A6"/>
              <w:right w:val="single" w:sz="8" w:space="0" w:color="A6A6A6"/>
            </w:tcBorders>
            <w:shd w:val="clear" w:color="auto" w:fill="auto"/>
            <w:vAlign w:val="center"/>
            <w:hideMark/>
          </w:tcPr>
          <w:p w14:paraId="7E078F85" w14:textId="77777777" w:rsidR="00C91A18" w:rsidRPr="00445393" w:rsidRDefault="00C91A18" w:rsidP="00A23D18">
            <w:pPr>
              <w:rPr>
                <w:rFonts w:asciiTheme="minorHAnsi" w:hAnsiTheme="minorHAnsi" w:cstheme="minorHAnsi"/>
                <w:b/>
                <w:bCs/>
                <w:color w:val="000000"/>
                <w:sz w:val="22"/>
                <w:szCs w:val="22"/>
              </w:rPr>
            </w:pPr>
            <w:r w:rsidRPr="00445393">
              <w:rPr>
                <w:rFonts w:asciiTheme="minorHAnsi" w:hAnsiTheme="minorHAnsi" w:cstheme="minorHAnsi"/>
                <w:b/>
                <w:bCs/>
                <w:color w:val="000000"/>
                <w:sz w:val="22"/>
                <w:szCs w:val="22"/>
              </w:rPr>
              <w:t>Main Use Cases</w:t>
            </w:r>
          </w:p>
        </w:tc>
        <w:tc>
          <w:tcPr>
            <w:tcW w:w="1498" w:type="pct"/>
            <w:tcBorders>
              <w:top w:val="nil"/>
              <w:left w:val="nil"/>
              <w:bottom w:val="single" w:sz="8" w:space="0" w:color="A6A6A6"/>
              <w:right w:val="single" w:sz="8" w:space="0" w:color="A6A6A6"/>
            </w:tcBorders>
            <w:shd w:val="clear" w:color="auto" w:fill="auto"/>
            <w:vAlign w:val="center"/>
            <w:hideMark/>
          </w:tcPr>
          <w:p w14:paraId="0319D1DD" w14:textId="77777777" w:rsidR="00C91A18" w:rsidRPr="00DC1534" w:rsidRDefault="00C91A18" w:rsidP="00A23D18">
            <w:pPr>
              <w:rPr>
                <w:rFonts w:asciiTheme="minorHAnsi" w:hAnsiTheme="minorHAnsi" w:cstheme="minorHAnsi"/>
                <w:color w:val="000000"/>
                <w:sz w:val="22"/>
                <w:szCs w:val="22"/>
              </w:rPr>
            </w:pPr>
            <w:r w:rsidRPr="00DC1534">
              <w:rPr>
                <w:rFonts w:asciiTheme="minorHAnsi" w:hAnsiTheme="minorHAnsi" w:cstheme="minorHAnsi"/>
                <w:color w:val="000000"/>
                <w:sz w:val="22"/>
                <w:szCs w:val="22"/>
              </w:rPr>
              <w:t>- Data management</w:t>
            </w:r>
          </w:p>
        </w:tc>
        <w:tc>
          <w:tcPr>
            <w:tcW w:w="1323" w:type="pct"/>
            <w:tcBorders>
              <w:top w:val="nil"/>
              <w:left w:val="nil"/>
              <w:bottom w:val="single" w:sz="8" w:space="0" w:color="A6A6A6"/>
              <w:right w:val="single" w:sz="8" w:space="0" w:color="A6A6A6"/>
            </w:tcBorders>
            <w:shd w:val="clear" w:color="auto" w:fill="auto"/>
            <w:vAlign w:val="center"/>
            <w:hideMark/>
          </w:tcPr>
          <w:p w14:paraId="1094B82C" w14:textId="77777777" w:rsidR="00C91A18" w:rsidRPr="00DC1534" w:rsidRDefault="00C91A18" w:rsidP="00A23D18">
            <w:pPr>
              <w:rPr>
                <w:rFonts w:asciiTheme="minorHAnsi" w:hAnsiTheme="minorHAnsi" w:cstheme="minorHAnsi"/>
                <w:color w:val="000000"/>
                <w:sz w:val="22"/>
                <w:szCs w:val="22"/>
              </w:rPr>
            </w:pPr>
            <w:r w:rsidRPr="00DC1534">
              <w:rPr>
                <w:rFonts w:asciiTheme="minorHAnsi" w:hAnsiTheme="minorHAnsi" w:cstheme="minorHAnsi"/>
                <w:color w:val="000000"/>
                <w:sz w:val="22"/>
                <w:szCs w:val="22"/>
              </w:rPr>
              <w:t>- Data manipulation</w:t>
            </w:r>
          </w:p>
        </w:tc>
        <w:tc>
          <w:tcPr>
            <w:tcW w:w="1313" w:type="pct"/>
            <w:tcBorders>
              <w:top w:val="nil"/>
              <w:left w:val="nil"/>
              <w:bottom w:val="single" w:sz="8" w:space="0" w:color="A6A6A6"/>
              <w:right w:val="single" w:sz="8" w:space="0" w:color="A6A6A6"/>
            </w:tcBorders>
            <w:shd w:val="clear" w:color="auto" w:fill="auto"/>
            <w:vAlign w:val="center"/>
            <w:hideMark/>
          </w:tcPr>
          <w:p w14:paraId="346A1BE5" w14:textId="77777777" w:rsidR="00C91A18" w:rsidRPr="00DC1534" w:rsidRDefault="00C91A18" w:rsidP="00A23D18">
            <w:pPr>
              <w:rPr>
                <w:rFonts w:asciiTheme="minorHAnsi" w:hAnsiTheme="minorHAnsi" w:cstheme="minorHAnsi"/>
                <w:color w:val="000000"/>
                <w:sz w:val="22"/>
                <w:szCs w:val="22"/>
              </w:rPr>
            </w:pPr>
            <w:r w:rsidRPr="00DC1534">
              <w:rPr>
                <w:rFonts w:asciiTheme="minorHAnsi" w:hAnsiTheme="minorHAnsi" w:cstheme="minorHAnsi"/>
                <w:color w:val="000000"/>
                <w:sz w:val="22"/>
                <w:szCs w:val="22"/>
              </w:rPr>
              <w:t>- Statistical analysis</w:t>
            </w:r>
          </w:p>
        </w:tc>
      </w:tr>
      <w:tr w:rsidR="00C91A18" w:rsidRPr="00445393" w14:paraId="3EC3AB51" w14:textId="77777777" w:rsidTr="00A23D18">
        <w:trPr>
          <w:trHeight w:val="315"/>
        </w:trPr>
        <w:tc>
          <w:tcPr>
            <w:tcW w:w="866" w:type="pct"/>
            <w:vMerge/>
            <w:tcBorders>
              <w:top w:val="nil"/>
              <w:left w:val="single" w:sz="8" w:space="0" w:color="A6A6A6"/>
              <w:bottom w:val="single" w:sz="8" w:space="0" w:color="A6A6A6"/>
              <w:right w:val="single" w:sz="8" w:space="0" w:color="A6A6A6"/>
            </w:tcBorders>
            <w:vAlign w:val="center"/>
            <w:hideMark/>
          </w:tcPr>
          <w:p w14:paraId="1E0D33DD" w14:textId="77777777" w:rsidR="00C91A18" w:rsidRPr="00445393" w:rsidRDefault="00C91A18" w:rsidP="00A23D18">
            <w:pPr>
              <w:rPr>
                <w:rFonts w:asciiTheme="minorHAnsi" w:hAnsiTheme="minorHAnsi" w:cstheme="minorHAnsi"/>
                <w:b/>
                <w:bCs/>
                <w:color w:val="000000"/>
                <w:sz w:val="22"/>
                <w:szCs w:val="22"/>
              </w:rPr>
            </w:pPr>
          </w:p>
        </w:tc>
        <w:tc>
          <w:tcPr>
            <w:tcW w:w="1498" w:type="pct"/>
            <w:tcBorders>
              <w:top w:val="nil"/>
              <w:left w:val="nil"/>
              <w:bottom w:val="single" w:sz="8" w:space="0" w:color="A6A6A6"/>
              <w:right w:val="single" w:sz="8" w:space="0" w:color="A6A6A6"/>
            </w:tcBorders>
            <w:shd w:val="clear" w:color="auto" w:fill="auto"/>
            <w:vAlign w:val="center"/>
            <w:hideMark/>
          </w:tcPr>
          <w:p w14:paraId="7B8B74DB" w14:textId="77777777" w:rsidR="00C91A18" w:rsidRPr="00DC1534" w:rsidRDefault="00C91A18" w:rsidP="00A23D18">
            <w:pPr>
              <w:rPr>
                <w:rFonts w:asciiTheme="minorHAnsi" w:hAnsiTheme="minorHAnsi" w:cstheme="minorHAnsi"/>
                <w:color w:val="000000"/>
                <w:sz w:val="22"/>
                <w:szCs w:val="22"/>
              </w:rPr>
            </w:pPr>
            <w:r w:rsidRPr="00DC1534">
              <w:rPr>
                <w:rFonts w:asciiTheme="minorHAnsi" w:hAnsiTheme="minorHAnsi" w:cstheme="minorHAnsi"/>
                <w:color w:val="000000"/>
                <w:sz w:val="22"/>
                <w:szCs w:val="22"/>
              </w:rPr>
              <w:t>- Advanced analytics</w:t>
            </w:r>
          </w:p>
        </w:tc>
        <w:tc>
          <w:tcPr>
            <w:tcW w:w="1323" w:type="pct"/>
            <w:tcBorders>
              <w:top w:val="nil"/>
              <w:left w:val="nil"/>
              <w:bottom w:val="single" w:sz="8" w:space="0" w:color="A6A6A6"/>
              <w:right w:val="single" w:sz="8" w:space="0" w:color="A6A6A6"/>
            </w:tcBorders>
            <w:shd w:val="clear" w:color="auto" w:fill="auto"/>
            <w:vAlign w:val="center"/>
            <w:hideMark/>
          </w:tcPr>
          <w:p w14:paraId="300EF204" w14:textId="77777777" w:rsidR="00C91A18" w:rsidRPr="00DC1534" w:rsidRDefault="00C91A18" w:rsidP="00A23D18">
            <w:pPr>
              <w:rPr>
                <w:rFonts w:asciiTheme="minorHAnsi" w:hAnsiTheme="minorHAnsi" w:cstheme="minorHAnsi"/>
                <w:color w:val="000000"/>
                <w:sz w:val="22"/>
                <w:szCs w:val="22"/>
              </w:rPr>
            </w:pPr>
            <w:r w:rsidRPr="00DC1534">
              <w:rPr>
                <w:rFonts w:asciiTheme="minorHAnsi" w:hAnsiTheme="minorHAnsi" w:cstheme="minorHAnsi"/>
                <w:color w:val="000000"/>
                <w:sz w:val="22"/>
                <w:szCs w:val="22"/>
              </w:rPr>
              <w:t>- Machine learning</w:t>
            </w:r>
          </w:p>
        </w:tc>
        <w:tc>
          <w:tcPr>
            <w:tcW w:w="1313" w:type="pct"/>
            <w:tcBorders>
              <w:top w:val="nil"/>
              <w:left w:val="nil"/>
              <w:bottom w:val="single" w:sz="8" w:space="0" w:color="A6A6A6"/>
              <w:right w:val="single" w:sz="8" w:space="0" w:color="A6A6A6"/>
            </w:tcBorders>
            <w:shd w:val="clear" w:color="auto" w:fill="auto"/>
            <w:vAlign w:val="center"/>
            <w:hideMark/>
          </w:tcPr>
          <w:p w14:paraId="4867520D" w14:textId="77777777" w:rsidR="00C91A18" w:rsidRPr="00DC1534" w:rsidRDefault="00C91A18" w:rsidP="00A23D18">
            <w:pPr>
              <w:rPr>
                <w:rFonts w:asciiTheme="minorHAnsi" w:hAnsiTheme="minorHAnsi" w:cstheme="minorHAnsi"/>
                <w:color w:val="000000"/>
                <w:sz w:val="22"/>
                <w:szCs w:val="22"/>
              </w:rPr>
            </w:pPr>
            <w:r w:rsidRPr="00DC1534">
              <w:rPr>
                <w:rFonts w:asciiTheme="minorHAnsi" w:hAnsiTheme="minorHAnsi" w:cstheme="minorHAnsi"/>
                <w:color w:val="000000"/>
                <w:sz w:val="22"/>
                <w:szCs w:val="22"/>
              </w:rPr>
              <w:t>- Data visualization</w:t>
            </w:r>
          </w:p>
        </w:tc>
      </w:tr>
      <w:tr w:rsidR="00C91A18" w:rsidRPr="00445393" w14:paraId="3416310E" w14:textId="77777777" w:rsidTr="00A23D18">
        <w:trPr>
          <w:trHeight w:val="915"/>
        </w:trPr>
        <w:tc>
          <w:tcPr>
            <w:tcW w:w="866" w:type="pct"/>
            <w:vMerge/>
            <w:tcBorders>
              <w:top w:val="nil"/>
              <w:left w:val="single" w:sz="8" w:space="0" w:color="A6A6A6"/>
              <w:bottom w:val="single" w:sz="8" w:space="0" w:color="A6A6A6"/>
              <w:right w:val="single" w:sz="8" w:space="0" w:color="A6A6A6"/>
            </w:tcBorders>
            <w:vAlign w:val="center"/>
            <w:hideMark/>
          </w:tcPr>
          <w:p w14:paraId="73902029" w14:textId="77777777" w:rsidR="00C91A18" w:rsidRPr="00445393" w:rsidRDefault="00C91A18" w:rsidP="00A23D18">
            <w:pPr>
              <w:rPr>
                <w:rFonts w:asciiTheme="minorHAnsi" w:hAnsiTheme="minorHAnsi" w:cstheme="minorHAnsi"/>
                <w:b/>
                <w:bCs/>
                <w:color w:val="000000"/>
                <w:sz w:val="22"/>
                <w:szCs w:val="22"/>
              </w:rPr>
            </w:pPr>
          </w:p>
        </w:tc>
        <w:tc>
          <w:tcPr>
            <w:tcW w:w="1498" w:type="pct"/>
            <w:tcBorders>
              <w:top w:val="nil"/>
              <w:left w:val="nil"/>
              <w:bottom w:val="single" w:sz="8" w:space="0" w:color="A6A6A6"/>
              <w:right w:val="single" w:sz="8" w:space="0" w:color="A6A6A6"/>
            </w:tcBorders>
            <w:shd w:val="clear" w:color="auto" w:fill="auto"/>
            <w:vAlign w:val="center"/>
            <w:hideMark/>
          </w:tcPr>
          <w:p w14:paraId="7B2EA7A6" w14:textId="77777777" w:rsidR="00C91A18" w:rsidRPr="00DC1534" w:rsidRDefault="00C91A18" w:rsidP="00A23D18">
            <w:pPr>
              <w:rPr>
                <w:rFonts w:asciiTheme="minorHAnsi" w:hAnsiTheme="minorHAnsi" w:cstheme="minorHAnsi"/>
                <w:color w:val="000000"/>
                <w:sz w:val="22"/>
                <w:szCs w:val="22"/>
              </w:rPr>
            </w:pPr>
            <w:r w:rsidRPr="00DC1534">
              <w:rPr>
                <w:rFonts w:asciiTheme="minorHAnsi" w:hAnsiTheme="minorHAnsi" w:cstheme="minorHAnsi"/>
                <w:color w:val="000000"/>
                <w:sz w:val="22"/>
                <w:szCs w:val="22"/>
              </w:rPr>
              <w:t>- Reporting and compliance in regulated industries</w:t>
            </w:r>
          </w:p>
        </w:tc>
        <w:tc>
          <w:tcPr>
            <w:tcW w:w="1323" w:type="pct"/>
            <w:tcBorders>
              <w:top w:val="nil"/>
              <w:left w:val="nil"/>
              <w:bottom w:val="single" w:sz="8" w:space="0" w:color="A6A6A6"/>
              <w:right w:val="single" w:sz="8" w:space="0" w:color="A6A6A6"/>
            </w:tcBorders>
            <w:shd w:val="clear" w:color="auto" w:fill="auto"/>
            <w:vAlign w:val="center"/>
            <w:hideMark/>
          </w:tcPr>
          <w:p w14:paraId="47E274BB" w14:textId="77777777" w:rsidR="00C91A18" w:rsidRPr="00DC1534" w:rsidRDefault="00C91A18" w:rsidP="00A23D18">
            <w:pPr>
              <w:rPr>
                <w:rFonts w:asciiTheme="minorHAnsi" w:hAnsiTheme="minorHAnsi" w:cstheme="minorHAnsi"/>
                <w:color w:val="000000"/>
                <w:sz w:val="22"/>
                <w:szCs w:val="22"/>
              </w:rPr>
            </w:pPr>
            <w:r w:rsidRPr="00DC1534">
              <w:rPr>
                <w:rFonts w:asciiTheme="minorHAnsi" w:hAnsiTheme="minorHAnsi" w:cstheme="minorHAnsi"/>
                <w:color w:val="000000"/>
                <w:sz w:val="22"/>
                <w:szCs w:val="22"/>
              </w:rPr>
              <w:t>- Scientific computing</w:t>
            </w:r>
          </w:p>
        </w:tc>
        <w:tc>
          <w:tcPr>
            <w:tcW w:w="1313" w:type="pct"/>
            <w:tcBorders>
              <w:top w:val="nil"/>
              <w:left w:val="nil"/>
              <w:bottom w:val="single" w:sz="8" w:space="0" w:color="A6A6A6"/>
              <w:right w:val="single" w:sz="8" w:space="0" w:color="A6A6A6"/>
            </w:tcBorders>
            <w:shd w:val="clear" w:color="auto" w:fill="auto"/>
            <w:vAlign w:val="center"/>
            <w:hideMark/>
          </w:tcPr>
          <w:p w14:paraId="55A4F34A" w14:textId="77777777" w:rsidR="00C91A18" w:rsidRPr="00DC1534" w:rsidRDefault="00C91A18" w:rsidP="00A23D18">
            <w:pPr>
              <w:rPr>
                <w:rFonts w:asciiTheme="minorHAnsi" w:hAnsiTheme="minorHAnsi" w:cstheme="minorHAnsi"/>
                <w:color w:val="000000"/>
                <w:sz w:val="22"/>
                <w:szCs w:val="22"/>
              </w:rPr>
            </w:pPr>
            <w:r w:rsidRPr="00DC1534">
              <w:rPr>
                <w:rFonts w:asciiTheme="minorHAnsi" w:hAnsiTheme="minorHAnsi" w:cstheme="minorHAnsi"/>
                <w:color w:val="000000"/>
                <w:sz w:val="22"/>
                <w:szCs w:val="22"/>
              </w:rPr>
              <w:t>- Reproducible research</w:t>
            </w:r>
          </w:p>
        </w:tc>
      </w:tr>
      <w:tr w:rsidR="00C91A18" w:rsidRPr="00445393" w14:paraId="140D047A" w14:textId="77777777" w:rsidTr="00A23D18">
        <w:trPr>
          <w:trHeight w:val="915"/>
        </w:trPr>
        <w:tc>
          <w:tcPr>
            <w:tcW w:w="866" w:type="pct"/>
            <w:vMerge w:val="restart"/>
            <w:tcBorders>
              <w:top w:val="nil"/>
              <w:left w:val="single" w:sz="8" w:space="0" w:color="A6A6A6"/>
              <w:bottom w:val="single" w:sz="8" w:space="0" w:color="A6A6A6"/>
              <w:right w:val="single" w:sz="8" w:space="0" w:color="A6A6A6"/>
            </w:tcBorders>
            <w:shd w:val="clear" w:color="auto" w:fill="auto"/>
            <w:vAlign w:val="center"/>
            <w:hideMark/>
          </w:tcPr>
          <w:p w14:paraId="5264B163" w14:textId="77777777" w:rsidR="00C91A18" w:rsidRPr="00445393" w:rsidRDefault="00C91A18" w:rsidP="00A23D18">
            <w:pPr>
              <w:rPr>
                <w:rFonts w:asciiTheme="minorHAnsi" w:hAnsiTheme="minorHAnsi" w:cstheme="minorHAnsi"/>
                <w:b/>
                <w:bCs/>
                <w:color w:val="000000"/>
                <w:sz w:val="22"/>
                <w:szCs w:val="22"/>
              </w:rPr>
            </w:pPr>
            <w:r w:rsidRPr="00445393">
              <w:rPr>
                <w:rFonts w:asciiTheme="minorHAnsi" w:hAnsiTheme="minorHAnsi" w:cstheme="minorHAnsi"/>
                <w:b/>
                <w:bCs/>
                <w:color w:val="000000"/>
                <w:sz w:val="22"/>
                <w:szCs w:val="22"/>
              </w:rPr>
              <w:t>Primary Strengths</w:t>
            </w:r>
          </w:p>
        </w:tc>
        <w:tc>
          <w:tcPr>
            <w:tcW w:w="1498" w:type="pct"/>
            <w:tcBorders>
              <w:top w:val="nil"/>
              <w:left w:val="nil"/>
              <w:bottom w:val="single" w:sz="8" w:space="0" w:color="A6A6A6"/>
              <w:right w:val="single" w:sz="8" w:space="0" w:color="A6A6A6"/>
            </w:tcBorders>
            <w:shd w:val="clear" w:color="auto" w:fill="auto"/>
            <w:vAlign w:val="center"/>
            <w:hideMark/>
          </w:tcPr>
          <w:p w14:paraId="7BF611DB" w14:textId="77777777" w:rsidR="00C91A18" w:rsidRPr="00445393" w:rsidRDefault="00C91A18" w:rsidP="00A23D18">
            <w:pPr>
              <w:rPr>
                <w:rFonts w:asciiTheme="minorHAnsi" w:hAnsiTheme="minorHAnsi" w:cstheme="minorHAnsi"/>
                <w:color w:val="000000"/>
                <w:sz w:val="22"/>
                <w:szCs w:val="22"/>
              </w:rPr>
            </w:pPr>
            <w:r w:rsidRPr="00445393">
              <w:rPr>
                <w:rFonts w:asciiTheme="minorHAnsi" w:hAnsiTheme="minorHAnsi" w:cstheme="minorHAnsi"/>
                <w:color w:val="000000"/>
                <w:sz w:val="22"/>
                <w:szCs w:val="22"/>
              </w:rPr>
              <w:t>- Robust data management capabilities</w:t>
            </w:r>
          </w:p>
        </w:tc>
        <w:tc>
          <w:tcPr>
            <w:tcW w:w="1323" w:type="pct"/>
            <w:tcBorders>
              <w:top w:val="nil"/>
              <w:left w:val="nil"/>
              <w:bottom w:val="single" w:sz="8" w:space="0" w:color="A6A6A6"/>
              <w:right w:val="single" w:sz="8" w:space="0" w:color="A6A6A6"/>
            </w:tcBorders>
            <w:shd w:val="clear" w:color="auto" w:fill="auto"/>
            <w:vAlign w:val="center"/>
            <w:hideMark/>
          </w:tcPr>
          <w:p w14:paraId="2A17F82B" w14:textId="77777777" w:rsidR="00C91A18" w:rsidRPr="00445393" w:rsidRDefault="00C91A18" w:rsidP="00A23D18">
            <w:pPr>
              <w:rPr>
                <w:rFonts w:asciiTheme="minorHAnsi" w:hAnsiTheme="minorHAnsi" w:cstheme="minorHAnsi"/>
                <w:color w:val="000000"/>
                <w:sz w:val="22"/>
                <w:szCs w:val="22"/>
              </w:rPr>
            </w:pPr>
            <w:r w:rsidRPr="00445393">
              <w:rPr>
                <w:rFonts w:asciiTheme="minorHAnsi" w:hAnsiTheme="minorHAnsi" w:cstheme="minorHAnsi"/>
                <w:color w:val="000000"/>
                <w:sz w:val="22"/>
                <w:szCs w:val="22"/>
              </w:rPr>
              <w:t>- Wide range of libraries (e.g., NumPy, pandas, scikit-learn)</w:t>
            </w:r>
          </w:p>
        </w:tc>
        <w:tc>
          <w:tcPr>
            <w:tcW w:w="1313" w:type="pct"/>
            <w:tcBorders>
              <w:top w:val="nil"/>
              <w:left w:val="nil"/>
              <w:bottom w:val="single" w:sz="8" w:space="0" w:color="A6A6A6"/>
              <w:right w:val="single" w:sz="8" w:space="0" w:color="A6A6A6"/>
            </w:tcBorders>
            <w:shd w:val="clear" w:color="auto" w:fill="auto"/>
            <w:vAlign w:val="center"/>
            <w:hideMark/>
          </w:tcPr>
          <w:p w14:paraId="74985BF7" w14:textId="77777777" w:rsidR="00C91A18" w:rsidRPr="00445393" w:rsidRDefault="00C91A18" w:rsidP="00A23D18">
            <w:pPr>
              <w:rPr>
                <w:rFonts w:asciiTheme="minorHAnsi" w:hAnsiTheme="minorHAnsi" w:cstheme="minorHAnsi"/>
                <w:color w:val="000000"/>
                <w:sz w:val="22"/>
                <w:szCs w:val="22"/>
              </w:rPr>
            </w:pPr>
            <w:r w:rsidRPr="00445393">
              <w:rPr>
                <w:rFonts w:asciiTheme="minorHAnsi" w:hAnsiTheme="minorHAnsi" w:cstheme="minorHAnsi"/>
                <w:color w:val="000000"/>
                <w:sz w:val="22"/>
                <w:szCs w:val="22"/>
              </w:rPr>
              <w:t>- Rich package ecosystem for statistical analysis</w:t>
            </w:r>
          </w:p>
        </w:tc>
      </w:tr>
      <w:tr w:rsidR="00C91A18" w:rsidRPr="00445393" w14:paraId="0CF93E11" w14:textId="77777777" w:rsidTr="00A23D18">
        <w:trPr>
          <w:trHeight w:val="615"/>
        </w:trPr>
        <w:tc>
          <w:tcPr>
            <w:tcW w:w="866" w:type="pct"/>
            <w:vMerge/>
            <w:tcBorders>
              <w:top w:val="nil"/>
              <w:left w:val="single" w:sz="8" w:space="0" w:color="A6A6A6"/>
              <w:bottom w:val="single" w:sz="8" w:space="0" w:color="A6A6A6"/>
              <w:right w:val="single" w:sz="8" w:space="0" w:color="A6A6A6"/>
            </w:tcBorders>
            <w:vAlign w:val="center"/>
            <w:hideMark/>
          </w:tcPr>
          <w:p w14:paraId="5271659B" w14:textId="77777777" w:rsidR="00C91A18" w:rsidRPr="00445393" w:rsidRDefault="00C91A18" w:rsidP="00A23D18">
            <w:pPr>
              <w:rPr>
                <w:rFonts w:asciiTheme="minorHAnsi" w:hAnsiTheme="minorHAnsi" w:cstheme="minorHAnsi"/>
                <w:b/>
                <w:bCs/>
                <w:color w:val="000000"/>
                <w:sz w:val="22"/>
                <w:szCs w:val="22"/>
              </w:rPr>
            </w:pPr>
          </w:p>
        </w:tc>
        <w:tc>
          <w:tcPr>
            <w:tcW w:w="1498" w:type="pct"/>
            <w:tcBorders>
              <w:top w:val="nil"/>
              <w:left w:val="nil"/>
              <w:bottom w:val="single" w:sz="8" w:space="0" w:color="A6A6A6"/>
              <w:right w:val="single" w:sz="8" w:space="0" w:color="A6A6A6"/>
            </w:tcBorders>
            <w:shd w:val="clear" w:color="auto" w:fill="auto"/>
            <w:vAlign w:val="center"/>
            <w:hideMark/>
          </w:tcPr>
          <w:p w14:paraId="6353C85E" w14:textId="77777777" w:rsidR="00C91A18" w:rsidRPr="00445393" w:rsidRDefault="00C91A18" w:rsidP="00A23D18">
            <w:pPr>
              <w:rPr>
                <w:rFonts w:asciiTheme="minorHAnsi" w:hAnsiTheme="minorHAnsi" w:cstheme="minorHAnsi"/>
                <w:color w:val="000000"/>
                <w:sz w:val="22"/>
                <w:szCs w:val="22"/>
              </w:rPr>
            </w:pPr>
            <w:r w:rsidRPr="00445393">
              <w:rPr>
                <w:rFonts w:asciiTheme="minorHAnsi" w:hAnsiTheme="minorHAnsi" w:cstheme="minorHAnsi"/>
                <w:color w:val="000000"/>
                <w:sz w:val="22"/>
                <w:szCs w:val="22"/>
              </w:rPr>
              <w:t>- Extensive built-in statistical procedures</w:t>
            </w:r>
          </w:p>
        </w:tc>
        <w:tc>
          <w:tcPr>
            <w:tcW w:w="1323" w:type="pct"/>
            <w:tcBorders>
              <w:top w:val="nil"/>
              <w:left w:val="nil"/>
              <w:bottom w:val="single" w:sz="8" w:space="0" w:color="A6A6A6"/>
              <w:right w:val="single" w:sz="8" w:space="0" w:color="A6A6A6"/>
            </w:tcBorders>
            <w:shd w:val="clear" w:color="auto" w:fill="auto"/>
            <w:vAlign w:val="center"/>
            <w:hideMark/>
          </w:tcPr>
          <w:p w14:paraId="203AAEEB" w14:textId="77777777" w:rsidR="00C91A18" w:rsidRPr="00445393" w:rsidRDefault="00C91A18" w:rsidP="00A23D18">
            <w:pPr>
              <w:rPr>
                <w:rFonts w:asciiTheme="minorHAnsi" w:hAnsiTheme="minorHAnsi" w:cstheme="minorHAnsi"/>
                <w:color w:val="000000"/>
                <w:sz w:val="22"/>
                <w:szCs w:val="22"/>
              </w:rPr>
            </w:pPr>
            <w:r w:rsidRPr="00445393">
              <w:rPr>
                <w:rFonts w:asciiTheme="minorHAnsi" w:hAnsiTheme="minorHAnsi" w:cstheme="minorHAnsi"/>
                <w:color w:val="000000"/>
                <w:sz w:val="22"/>
                <w:szCs w:val="22"/>
              </w:rPr>
              <w:t>- Interactive development environment</w:t>
            </w:r>
          </w:p>
        </w:tc>
        <w:tc>
          <w:tcPr>
            <w:tcW w:w="1313" w:type="pct"/>
            <w:tcBorders>
              <w:top w:val="nil"/>
              <w:left w:val="nil"/>
              <w:bottom w:val="single" w:sz="8" w:space="0" w:color="A6A6A6"/>
              <w:right w:val="single" w:sz="8" w:space="0" w:color="A6A6A6"/>
            </w:tcBorders>
            <w:shd w:val="clear" w:color="auto" w:fill="auto"/>
            <w:vAlign w:val="center"/>
            <w:hideMark/>
          </w:tcPr>
          <w:p w14:paraId="06552F03" w14:textId="77777777" w:rsidR="00C91A18" w:rsidRPr="00445393" w:rsidRDefault="00C91A18" w:rsidP="00A23D18">
            <w:pPr>
              <w:rPr>
                <w:rFonts w:asciiTheme="minorHAnsi" w:hAnsiTheme="minorHAnsi" w:cstheme="minorHAnsi"/>
                <w:color w:val="000000"/>
                <w:sz w:val="22"/>
                <w:szCs w:val="22"/>
              </w:rPr>
            </w:pPr>
            <w:r w:rsidRPr="00445393">
              <w:rPr>
                <w:rFonts w:asciiTheme="minorHAnsi" w:hAnsiTheme="minorHAnsi" w:cstheme="minorHAnsi"/>
                <w:color w:val="000000"/>
                <w:sz w:val="22"/>
                <w:szCs w:val="22"/>
              </w:rPr>
              <w:t>- Strong community support</w:t>
            </w:r>
          </w:p>
        </w:tc>
      </w:tr>
      <w:tr w:rsidR="00C91A18" w:rsidRPr="00445393" w14:paraId="4FE26AA1" w14:textId="77777777" w:rsidTr="00A23D18">
        <w:trPr>
          <w:trHeight w:val="915"/>
        </w:trPr>
        <w:tc>
          <w:tcPr>
            <w:tcW w:w="866" w:type="pct"/>
            <w:vMerge/>
            <w:tcBorders>
              <w:top w:val="nil"/>
              <w:left w:val="single" w:sz="8" w:space="0" w:color="A6A6A6"/>
              <w:bottom w:val="single" w:sz="8" w:space="0" w:color="A6A6A6"/>
              <w:right w:val="single" w:sz="8" w:space="0" w:color="A6A6A6"/>
            </w:tcBorders>
            <w:vAlign w:val="center"/>
            <w:hideMark/>
          </w:tcPr>
          <w:p w14:paraId="50CEB996" w14:textId="77777777" w:rsidR="00C91A18" w:rsidRPr="00445393" w:rsidRDefault="00C91A18" w:rsidP="00A23D18">
            <w:pPr>
              <w:rPr>
                <w:rFonts w:asciiTheme="minorHAnsi" w:hAnsiTheme="minorHAnsi" w:cstheme="minorHAnsi"/>
                <w:b/>
                <w:bCs/>
                <w:color w:val="000000"/>
                <w:sz w:val="22"/>
                <w:szCs w:val="22"/>
              </w:rPr>
            </w:pPr>
          </w:p>
        </w:tc>
        <w:tc>
          <w:tcPr>
            <w:tcW w:w="1498" w:type="pct"/>
            <w:tcBorders>
              <w:top w:val="nil"/>
              <w:left w:val="nil"/>
              <w:bottom w:val="single" w:sz="8" w:space="0" w:color="A6A6A6"/>
              <w:right w:val="single" w:sz="8" w:space="0" w:color="A6A6A6"/>
            </w:tcBorders>
            <w:shd w:val="clear" w:color="auto" w:fill="auto"/>
            <w:vAlign w:val="center"/>
            <w:hideMark/>
          </w:tcPr>
          <w:p w14:paraId="25B29E2A" w14:textId="77777777" w:rsidR="00C91A18" w:rsidRPr="00445393" w:rsidRDefault="00C91A18" w:rsidP="00A23D18">
            <w:pPr>
              <w:rPr>
                <w:rFonts w:asciiTheme="minorHAnsi" w:hAnsiTheme="minorHAnsi" w:cstheme="minorHAnsi"/>
                <w:color w:val="000000"/>
                <w:sz w:val="22"/>
                <w:szCs w:val="22"/>
              </w:rPr>
            </w:pPr>
            <w:r w:rsidRPr="00445393">
              <w:rPr>
                <w:rFonts w:asciiTheme="minorHAnsi" w:hAnsiTheme="minorHAnsi" w:cstheme="minorHAnsi"/>
                <w:color w:val="000000"/>
                <w:sz w:val="22"/>
                <w:szCs w:val="22"/>
              </w:rPr>
              <w:t>- Highly optimized for large datasets</w:t>
            </w:r>
          </w:p>
        </w:tc>
        <w:tc>
          <w:tcPr>
            <w:tcW w:w="1323" w:type="pct"/>
            <w:tcBorders>
              <w:top w:val="nil"/>
              <w:left w:val="nil"/>
              <w:bottom w:val="single" w:sz="8" w:space="0" w:color="A6A6A6"/>
              <w:right w:val="single" w:sz="8" w:space="0" w:color="A6A6A6"/>
            </w:tcBorders>
            <w:shd w:val="clear" w:color="auto" w:fill="auto"/>
            <w:vAlign w:val="center"/>
            <w:hideMark/>
          </w:tcPr>
          <w:p w14:paraId="506A6F99" w14:textId="77777777" w:rsidR="00C91A18" w:rsidRPr="00445393" w:rsidRDefault="00C91A18" w:rsidP="00A23D18">
            <w:pPr>
              <w:rPr>
                <w:rFonts w:asciiTheme="minorHAnsi" w:hAnsiTheme="minorHAnsi" w:cstheme="minorHAnsi"/>
                <w:color w:val="000000"/>
                <w:sz w:val="22"/>
                <w:szCs w:val="22"/>
              </w:rPr>
            </w:pPr>
            <w:r w:rsidRPr="00445393">
              <w:rPr>
                <w:rFonts w:asciiTheme="minorHAnsi" w:hAnsiTheme="minorHAnsi" w:cstheme="minorHAnsi"/>
                <w:color w:val="000000"/>
                <w:sz w:val="22"/>
                <w:szCs w:val="22"/>
              </w:rPr>
              <w:t>- Flexibility with open-source tools</w:t>
            </w:r>
          </w:p>
        </w:tc>
        <w:tc>
          <w:tcPr>
            <w:tcW w:w="1313" w:type="pct"/>
            <w:tcBorders>
              <w:top w:val="nil"/>
              <w:left w:val="nil"/>
              <w:bottom w:val="single" w:sz="8" w:space="0" w:color="A6A6A6"/>
              <w:right w:val="single" w:sz="8" w:space="0" w:color="A6A6A6"/>
            </w:tcBorders>
            <w:shd w:val="clear" w:color="auto" w:fill="auto"/>
            <w:vAlign w:val="center"/>
            <w:hideMark/>
          </w:tcPr>
          <w:p w14:paraId="1E481F38" w14:textId="77777777" w:rsidR="00C91A18" w:rsidRPr="00445393" w:rsidRDefault="00C91A18" w:rsidP="00A23D18">
            <w:pPr>
              <w:rPr>
                <w:rFonts w:asciiTheme="minorHAnsi" w:hAnsiTheme="minorHAnsi" w:cstheme="minorHAnsi"/>
                <w:color w:val="000000"/>
                <w:sz w:val="22"/>
                <w:szCs w:val="22"/>
              </w:rPr>
            </w:pPr>
            <w:r w:rsidRPr="00445393">
              <w:rPr>
                <w:rFonts w:asciiTheme="minorHAnsi" w:hAnsiTheme="minorHAnsi" w:cstheme="minorHAnsi"/>
                <w:color w:val="000000"/>
                <w:sz w:val="22"/>
                <w:szCs w:val="22"/>
              </w:rPr>
              <w:t>- Emphasis on reproducibility and collaboration</w:t>
            </w:r>
          </w:p>
        </w:tc>
      </w:tr>
      <w:tr w:rsidR="00C91A18" w:rsidRPr="00445393" w14:paraId="45A4468C" w14:textId="77777777" w:rsidTr="00A23D18">
        <w:trPr>
          <w:trHeight w:val="615"/>
        </w:trPr>
        <w:tc>
          <w:tcPr>
            <w:tcW w:w="866" w:type="pct"/>
            <w:vMerge w:val="restart"/>
            <w:tcBorders>
              <w:top w:val="nil"/>
              <w:left w:val="single" w:sz="8" w:space="0" w:color="A6A6A6"/>
              <w:bottom w:val="single" w:sz="8" w:space="0" w:color="A6A6A6"/>
              <w:right w:val="single" w:sz="8" w:space="0" w:color="A6A6A6"/>
            </w:tcBorders>
            <w:shd w:val="clear" w:color="auto" w:fill="auto"/>
            <w:vAlign w:val="center"/>
            <w:hideMark/>
          </w:tcPr>
          <w:p w14:paraId="3C2180AC" w14:textId="77777777" w:rsidR="00C91A18" w:rsidRPr="00445393" w:rsidRDefault="00C91A18" w:rsidP="00A23D18">
            <w:pPr>
              <w:rPr>
                <w:rFonts w:asciiTheme="minorHAnsi" w:hAnsiTheme="minorHAnsi" w:cstheme="minorHAnsi"/>
                <w:b/>
                <w:bCs/>
                <w:color w:val="000000"/>
                <w:sz w:val="22"/>
                <w:szCs w:val="22"/>
              </w:rPr>
            </w:pPr>
            <w:r w:rsidRPr="00445393">
              <w:rPr>
                <w:rFonts w:asciiTheme="minorHAnsi" w:hAnsiTheme="minorHAnsi" w:cstheme="minorHAnsi"/>
                <w:b/>
                <w:bCs/>
                <w:color w:val="000000"/>
                <w:sz w:val="22"/>
                <w:szCs w:val="22"/>
              </w:rPr>
              <w:t>Key Features</w:t>
            </w:r>
          </w:p>
        </w:tc>
        <w:tc>
          <w:tcPr>
            <w:tcW w:w="1498" w:type="pct"/>
            <w:tcBorders>
              <w:top w:val="nil"/>
              <w:left w:val="nil"/>
              <w:bottom w:val="single" w:sz="8" w:space="0" w:color="A6A6A6"/>
              <w:right w:val="single" w:sz="8" w:space="0" w:color="A6A6A6"/>
            </w:tcBorders>
            <w:shd w:val="clear" w:color="auto" w:fill="auto"/>
            <w:vAlign w:val="center"/>
            <w:hideMark/>
          </w:tcPr>
          <w:p w14:paraId="6C522CAF" w14:textId="77777777" w:rsidR="00C91A18" w:rsidRPr="00445393" w:rsidRDefault="00C91A18" w:rsidP="00A23D18">
            <w:pPr>
              <w:rPr>
                <w:rFonts w:asciiTheme="minorHAnsi" w:hAnsiTheme="minorHAnsi" w:cstheme="minorHAnsi"/>
                <w:color w:val="000000"/>
                <w:sz w:val="22"/>
                <w:szCs w:val="22"/>
              </w:rPr>
            </w:pPr>
            <w:r w:rsidRPr="00445393">
              <w:rPr>
                <w:rFonts w:asciiTheme="minorHAnsi" w:hAnsiTheme="minorHAnsi" w:cstheme="minorHAnsi"/>
                <w:color w:val="000000"/>
                <w:sz w:val="22"/>
                <w:szCs w:val="22"/>
              </w:rPr>
              <w:t>- Point-and-click interface for non-programmers</w:t>
            </w:r>
          </w:p>
        </w:tc>
        <w:tc>
          <w:tcPr>
            <w:tcW w:w="1323" w:type="pct"/>
            <w:tcBorders>
              <w:top w:val="nil"/>
              <w:left w:val="nil"/>
              <w:bottom w:val="single" w:sz="8" w:space="0" w:color="A6A6A6"/>
              <w:right w:val="single" w:sz="8" w:space="0" w:color="A6A6A6"/>
            </w:tcBorders>
            <w:shd w:val="clear" w:color="auto" w:fill="auto"/>
            <w:vAlign w:val="center"/>
            <w:hideMark/>
          </w:tcPr>
          <w:p w14:paraId="27892C7D" w14:textId="77777777" w:rsidR="00C91A18" w:rsidRPr="00445393" w:rsidRDefault="00C91A18" w:rsidP="00A23D18">
            <w:pPr>
              <w:rPr>
                <w:rFonts w:asciiTheme="minorHAnsi" w:hAnsiTheme="minorHAnsi" w:cstheme="minorHAnsi"/>
                <w:color w:val="000000"/>
                <w:sz w:val="22"/>
                <w:szCs w:val="22"/>
              </w:rPr>
            </w:pPr>
            <w:r w:rsidRPr="00445393">
              <w:rPr>
                <w:rFonts w:asciiTheme="minorHAnsi" w:hAnsiTheme="minorHAnsi" w:cstheme="minorHAnsi"/>
                <w:color w:val="000000"/>
                <w:sz w:val="22"/>
                <w:szCs w:val="22"/>
              </w:rPr>
              <w:t>- Interactive console for real-time code execution</w:t>
            </w:r>
          </w:p>
        </w:tc>
        <w:tc>
          <w:tcPr>
            <w:tcW w:w="1313" w:type="pct"/>
            <w:tcBorders>
              <w:top w:val="nil"/>
              <w:left w:val="nil"/>
              <w:bottom w:val="single" w:sz="8" w:space="0" w:color="A6A6A6"/>
              <w:right w:val="single" w:sz="8" w:space="0" w:color="A6A6A6"/>
            </w:tcBorders>
            <w:shd w:val="clear" w:color="auto" w:fill="auto"/>
            <w:vAlign w:val="center"/>
            <w:hideMark/>
          </w:tcPr>
          <w:p w14:paraId="547C7513" w14:textId="77777777" w:rsidR="00C91A18" w:rsidRPr="00445393" w:rsidRDefault="00C91A18" w:rsidP="00A23D18">
            <w:pPr>
              <w:rPr>
                <w:rFonts w:asciiTheme="minorHAnsi" w:hAnsiTheme="minorHAnsi" w:cstheme="minorHAnsi"/>
                <w:color w:val="000000"/>
                <w:sz w:val="22"/>
                <w:szCs w:val="22"/>
              </w:rPr>
            </w:pPr>
            <w:r w:rsidRPr="00445393">
              <w:rPr>
                <w:rFonts w:asciiTheme="minorHAnsi" w:hAnsiTheme="minorHAnsi" w:cstheme="minorHAnsi"/>
                <w:color w:val="000000"/>
                <w:sz w:val="22"/>
                <w:szCs w:val="22"/>
              </w:rPr>
              <w:t>- Integrated help system and package management</w:t>
            </w:r>
          </w:p>
        </w:tc>
      </w:tr>
      <w:tr w:rsidR="00C91A18" w:rsidRPr="00445393" w14:paraId="51C6FD6B" w14:textId="77777777" w:rsidTr="00A23D18">
        <w:trPr>
          <w:trHeight w:val="615"/>
        </w:trPr>
        <w:tc>
          <w:tcPr>
            <w:tcW w:w="866" w:type="pct"/>
            <w:vMerge/>
            <w:tcBorders>
              <w:top w:val="nil"/>
              <w:left w:val="single" w:sz="8" w:space="0" w:color="A6A6A6"/>
              <w:bottom w:val="single" w:sz="8" w:space="0" w:color="A6A6A6"/>
              <w:right w:val="single" w:sz="8" w:space="0" w:color="A6A6A6"/>
            </w:tcBorders>
            <w:vAlign w:val="center"/>
            <w:hideMark/>
          </w:tcPr>
          <w:p w14:paraId="4A33513C" w14:textId="77777777" w:rsidR="00C91A18" w:rsidRPr="00445393" w:rsidRDefault="00C91A18" w:rsidP="00A23D18">
            <w:pPr>
              <w:rPr>
                <w:rFonts w:asciiTheme="minorHAnsi" w:hAnsiTheme="minorHAnsi" w:cstheme="minorHAnsi"/>
                <w:b/>
                <w:bCs/>
                <w:color w:val="000000"/>
                <w:sz w:val="22"/>
                <w:szCs w:val="22"/>
              </w:rPr>
            </w:pPr>
          </w:p>
        </w:tc>
        <w:tc>
          <w:tcPr>
            <w:tcW w:w="1498" w:type="pct"/>
            <w:tcBorders>
              <w:top w:val="nil"/>
              <w:left w:val="nil"/>
              <w:bottom w:val="single" w:sz="8" w:space="0" w:color="A6A6A6"/>
              <w:right w:val="single" w:sz="8" w:space="0" w:color="A6A6A6"/>
            </w:tcBorders>
            <w:shd w:val="clear" w:color="auto" w:fill="auto"/>
            <w:vAlign w:val="center"/>
            <w:hideMark/>
          </w:tcPr>
          <w:p w14:paraId="2DC0459D" w14:textId="77777777" w:rsidR="00C91A18" w:rsidRPr="00445393" w:rsidRDefault="00C91A18" w:rsidP="00A23D18">
            <w:pPr>
              <w:rPr>
                <w:rFonts w:asciiTheme="minorHAnsi" w:hAnsiTheme="minorHAnsi" w:cstheme="minorHAnsi"/>
                <w:color w:val="000000"/>
                <w:sz w:val="22"/>
                <w:szCs w:val="22"/>
              </w:rPr>
            </w:pPr>
            <w:r w:rsidRPr="00445393">
              <w:rPr>
                <w:rFonts w:asciiTheme="minorHAnsi" w:hAnsiTheme="minorHAnsi" w:cstheme="minorHAnsi"/>
                <w:color w:val="000000"/>
                <w:sz w:val="22"/>
                <w:szCs w:val="22"/>
              </w:rPr>
              <w:t>- Detailed log outputs for debugging</w:t>
            </w:r>
          </w:p>
        </w:tc>
        <w:tc>
          <w:tcPr>
            <w:tcW w:w="1323" w:type="pct"/>
            <w:tcBorders>
              <w:top w:val="nil"/>
              <w:left w:val="nil"/>
              <w:bottom w:val="single" w:sz="8" w:space="0" w:color="A6A6A6"/>
              <w:right w:val="single" w:sz="8" w:space="0" w:color="A6A6A6"/>
            </w:tcBorders>
            <w:shd w:val="clear" w:color="auto" w:fill="auto"/>
            <w:vAlign w:val="center"/>
            <w:hideMark/>
          </w:tcPr>
          <w:p w14:paraId="443B5135" w14:textId="77777777" w:rsidR="00C91A18" w:rsidRPr="00445393" w:rsidRDefault="00C91A18" w:rsidP="00A23D18">
            <w:pPr>
              <w:rPr>
                <w:rFonts w:asciiTheme="minorHAnsi" w:hAnsiTheme="minorHAnsi" w:cstheme="minorHAnsi"/>
                <w:color w:val="000000"/>
                <w:sz w:val="22"/>
                <w:szCs w:val="22"/>
              </w:rPr>
            </w:pPr>
            <w:r w:rsidRPr="00445393">
              <w:rPr>
                <w:rFonts w:asciiTheme="minorHAnsi" w:hAnsiTheme="minorHAnsi" w:cstheme="minorHAnsi"/>
                <w:color w:val="000000"/>
                <w:sz w:val="22"/>
                <w:szCs w:val="22"/>
              </w:rPr>
              <w:t>- Integrated help and documentation</w:t>
            </w:r>
          </w:p>
        </w:tc>
        <w:tc>
          <w:tcPr>
            <w:tcW w:w="1313" w:type="pct"/>
            <w:tcBorders>
              <w:top w:val="nil"/>
              <w:left w:val="nil"/>
              <w:bottom w:val="single" w:sz="8" w:space="0" w:color="A6A6A6"/>
              <w:right w:val="single" w:sz="8" w:space="0" w:color="A6A6A6"/>
            </w:tcBorders>
            <w:shd w:val="clear" w:color="auto" w:fill="auto"/>
            <w:vAlign w:val="center"/>
            <w:hideMark/>
          </w:tcPr>
          <w:p w14:paraId="32A7286F" w14:textId="77777777" w:rsidR="00C91A18" w:rsidRPr="00445393" w:rsidRDefault="00C91A18" w:rsidP="00A23D18">
            <w:pPr>
              <w:rPr>
                <w:rFonts w:asciiTheme="minorHAnsi" w:hAnsiTheme="minorHAnsi" w:cstheme="minorHAnsi"/>
                <w:color w:val="000000"/>
                <w:sz w:val="22"/>
                <w:szCs w:val="22"/>
              </w:rPr>
            </w:pPr>
            <w:r w:rsidRPr="00445393">
              <w:rPr>
                <w:rFonts w:asciiTheme="minorHAnsi" w:hAnsiTheme="minorHAnsi" w:cstheme="minorHAnsi"/>
                <w:color w:val="000000"/>
                <w:sz w:val="22"/>
                <w:szCs w:val="22"/>
              </w:rPr>
              <w:t>- Support for version control and projects</w:t>
            </w:r>
          </w:p>
        </w:tc>
      </w:tr>
      <w:tr w:rsidR="00C91A18" w:rsidRPr="00445393" w14:paraId="4442224F" w14:textId="77777777" w:rsidTr="00A23D18">
        <w:trPr>
          <w:trHeight w:val="615"/>
        </w:trPr>
        <w:tc>
          <w:tcPr>
            <w:tcW w:w="866" w:type="pct"/>
            <w:vMerge/>
            <w:tcBorders>
              <w:top w:val="nil"/>
              <w:left w:val="single" w:sz="8" w:space="0" w:color="A6A6A6"/>
              <w:bottom w:val="single" w:sz="8" w:space="0" w:color="A6A6A6"/>
              <w:right w:val="single" w:sz="8" w:space="0" w:color="A6A6A6"/>
            </w:tcBorders>
            <w:vAlign w:val="center"/>
            <w:hideMark/>
          </w:tcPr>
          <w:p w14:paraId="59F4DC91" w14:textId="77777777" w:rsidR="00C91A18" w:rsidRPr="00445393" w:rsidRDefault="00C91A18" w:rsidP="00A23D18">
            <w:pPr>
              <w:rPr>
                <w:rFonts w:asciiTheme="minorHAnsi" w:hAnsiTheme="minorHAnsi" w:cstheme="minorHAnsi"/>
                <w:b/>
                <w:bCs/>
                <w:color w:val="000000"/>
                <w:sz w:val="22"/>
                <w:szCs w:val="22"/>
              </w:rPr>
            </w:pPr>
          </w:p>
        </w:tc>
        <w:tc>
          <w:tcPr>
            <w:tcW w:w="1498" w:type="pct"/>
            <w:tcBorders>
              <w:top w:val="nil"/>
              <w:left w:val="nil"/>
              <w:bottom w:val="single" w:sz="8" w:space="0" w:color="A6A6A6"/>
              <w:right w:val="single" w:sz="8" w:space="0" w:color="A6A6A6"/>
            </w:tcBorders>
            <w:shd w:val="clear" w:color="auto" w:fill="auto"/>
            <w:vAlign w:val="center"/>
            <w:hideMark/>
          </w:tcPr>
          <w:p w14:paraId="21BE99B1" w14:textId="77777777" w:rsidR="00C91A18" w:rsidRPr="00445393" w:rsidRDefault="00C91A18" w:rsidP="00A23D18">
            <w:pPr>
              <w:rPr>
                <w:rFonts w:asciiTheme="minorHAnsi" w:hAnsiTheme="minorHAnsi" w:cstheme="minorHAnsi"/>
                <w:color w:val="000000"/>
                <w:sz w:val="22"/>
                <w:szCs w:val="22"/>
              </w:rPr>
            </w:pPr>
            <w:r w:rsidRPr="00445393">
              <w:rPr>
                <w:rFonts w:asciiTheme="minorHAnsi" w:hAnsiTheme="minorHAnsi" w:cstheme="minorHAnsi"/>
                <w:color w:val="000000"/>
                <w:sz w:val="22"/>
                <w:szCs w:val="22"/>
              </w:rPr>
              <w:t>- Integrated with SAS Viya for advanced analytics</w:t>
            </w:r>
          </w:p>
        </w:tc>
        <w:tc>
          <w:tcPr>
            <w:tcW w:w="1323" w:type="pct"/>
            <w:tcBorders>
              <w:top w:val="nil"/>
              <w:left w:val="nil"/>
              <w:bottom w:val="single" w:sz="8" w:space="0" w:color="A6A6A6"/>
              <w:right w:val="single" w:sz="8" w:space="0" w:color="A6A6A6"/>
            </w:tcBorders>
            <w:shd w:val="clear" w:color="auto" w:fill="auto"/>
            <w:vAlign w:val="center"/>
            <w:hideMark/>
          </w:tcPr>
          <w:p w14:paraId="281AEE2C" w14:textId="77777777" w:rsidR="00C91A18" w:rsidRPr="00445393" w:rsidRDefault="00C91A18" w:rsidP="00A23D18">
            <w:pPr>
              <w:rPr>
                <w:rFonts w:asciiTheme="minorHAnsi" w:hAnsiTheme="minorHAnsi" w:cstheme="minorHAnsi"/>
                <w:color w:val="000000"/>
                <w:sz w:val="22"/>
                <w:szCs w:val="22"/>
              </w:rPr>
            </w:pPr>
            <w:r w:rsidRPr="00445393">
              <w:rPr>
                <w:rFonts w:asciiTheme="minorHAnsi" w:hAnsiTheme="minorHAnsi" w:cstheme="minorHAnsi"/>
                <w:color w:val="000000"/>
                <w:sz w:val="22"/>
                <w:szCs w:val="22"/>
              </w:rPr>
              <w:t>- Variable explorer for easy data inspection</w:t>
            </w:r>
          </w:p>
        </w:tc>
        <w:tc>
          <w:tcPr>
            <w:tcW w:w="1313" w:type="pct"/>
            <w:tcBorders>
              <w:top w:val="nil"/>
              <w:left w:val="nil"/>
              <w:bottom w:val="single" w:sz="8" w:space="0" w:color="A6A6A6"/>
              <w:right w:val="single" w:sz="8" w:space="0" w:color="A6A6A6"/>
            </w:tcBorders>
            <w:shd w:val="clear" w:color="auto" w:fill="auto"/>
            <w:vAlign w:val="center"/>
            <w:hideMark/>
          </w:tcPr>
          <w:p w14:paraId="2C2FE3C7" w14:textId="77777777" w:rsidR="00C91A18" w:rsidRPr="00445393" w:rsidRDefault="00C91A18" w:rsidP="00A23D18">
            <w:pPr>
              <w:rPr>
                <w:rFonts w:asciiTheme="minorHAnsi" w:hAnsiTheme="minorHAnsi" w:cstheme="minorHAnsi"/>
                <w:color w:val="000000"/>
                <w:sz w:val="22"/>
                <w:szCs w:val="22"/>
              </w:rPr>
            </w:pPr>
            <w:r w:rsidRPr="00445393">
              <w:rPr>
                <w:rFonts w:asciiTheme="minorHAnsi" w:hAnsiTheme="minorHAnsi" w:cstheme="minorHAnsi"/>
                <w:color w:val="000000"/>
                <w:sz w:val="22"/>
                <w:szCs w:val="22"/>
              </w:rPr>
              <w:t>- Interactive data visualization tools</w:t>
            </w:r>
          </w:p>
        </w:tc>
      </w:tr>
      <w:tr w:rsidR="00C91A18" w:rsidRPr="00445393" w14:paraId="071A9384" w14:textId="77777777" w:rsidTr="00A23D18">
        <w:trPr>
          <w:trHeight w:val="1515"/>
        </w:trPr>
        <w:tc>
          <w:tcPr>
            <w:tcW w:w="866" w:type="pct"/>
            <w:tcBorders>
              <w:top w:val="nil"/>
              <w:left w:val="single" w:sz="8" w:space="0" w:color="A6A6A6"/>
              <w:bottom w:val="single" w:sz="8" w:space="0" w:color="A6A6A6"/>
              <w:right w:val="single" w:sz="8" w:space="0" w:color="A6A6A6"/>
            </w:tcBorders>
            <w:shd w:val="clear" w:color="auto" w:fill="auto"/>
            <w:vAlign w:val="center"/>
            <w:hideMark/>
          </w:tcPr>
          <w:p w14:paraId="382B0272" w14:textId="77777777" w:rsidR="00C91A18" w:rsidRPr="00445393" w:rsidRDefault="00C91A18" w:rsidP="00A23D18">
            <w:pPr>
              <w:rPr>
                <w:rFonts w:asciiTheme="minorHAnsi" w:hAnsiTheme="minorHAnsi" w:cstheme="minorHAnsi"/>
                <w:b/>
                <w:bCs/>
                <w:color w:val="000000"/>
                <w:sz w:val="22"/>
                <w:szCs w:val="22"/>
              </w:rPr>
            </w:pPr>
            <w:r w:rsidRPr="00445393">
              <w:rPr>
                <w:rFonts w:asciiTheme="minorHAnsi" w:hAnsiTheme="minorHAnsi" w:cstheme="minorHAnsi"/>
                <w:b/>
                <w:bCs/>
                <w:color w:val="000000"/>
                <w:sz w:val="22"/>
                <w:szCs w:val="22"/>
              </w:rPr>
              <w:lastRenderedPageBreak/>
              <w:t>Ease of Use</w:t>
            </w:r>
          </w:p>
        </w:tc>
        <w:tc>
          <w:tcPr>
            <w:tcW w:w="1498" w:type="pct"/>
            <w:tcBorders>
              <w:top w:val="nil"/>
              <w:left w:val="nil"/>
              <w:bottom w:val="single" w:sz="8" w:space="0" w:color="A6A6A6"/>
              <w:right w:val="single" w:sz="8" w:space="0" w:color="A6A6A6"/>
            </w:tcBorders>
            <w:shd w:val="clear" w:color="auto" w:fill="auto"/>
            <w:vAlign w:val="center"/>
            <w:hideMark/>
          </w:tcPr>
          <w:p w14:paraId="6509AFC5" w14:textId="77777777" w:rsidR="00C91A18" w:rsidRPr="00445393" w:rsidRDefault="00C91A18" w:rsidP="00A23D18">
            <w:pPr>
              <w:rPr>
                <w:rFonts w:asciiTheme="minorHAnsi" w:hAnsiTheme="minorHAnsi" w:cstheme="minorHAnsi"/>
                <w:color w:val="000000"/>
                <w:sz w:val="22"/>
                <w:szCs w:val="22"/>
              </w:rPr>
            </w:pPr>
            <w:r w:rsidRPr="00445393">
              <w:rPr>
                <w:rFonts w:asciiTheme="minorHAnsi" w:hAnsiTheme="minorHAnsi" w:cstheme="minorHAnsi"/>
                <w:color w:val="000000"/>
                <w:sz w:val="22"/>
                <w:szCs w:val="22"/>
              </w:rPr>
              <w:t>- Accessible to both novice and experienced users due to the combination of a point-and-click interface and coding capabilities</w:t>
            </w:r>
          </w:p>
        </w:tc>
        <w:tc>
          <w:tcPr>
            <w:tcW w:w="1323" w:type="pct"/>
            <w:tcBorders>
              <w:top w:val="nil"/>
              <w:left w:val="nil"/>
              <w:bottom w:val="single" w:sz="8" w:space="0" w:color="A6A6A6"/>
              <w:right w:val="single" w:sz="8" w:space="0" w:color="A6A6A6"/>
            </w:tcBorders>
            <w:shd w:val="clear" w:color="auto" w:fill="auto"/>
            <w:vAlign w:val="center"/>
            <w:hideMark/>
          </w:tcPr>
          <w:p w14:paraId="3FA90909" w14:textId="77777777" w:rsidR="00C91A18" w:rsidRPr="00445393" w:rsidRDefault="00C91A18" w:rsidP="00A23D18">
            <w:pPr>
              <w:rPr>
                <w:rFonts w:asciiTheme="minorHAnsi" w:hAnsiTheme="minorHAnsi" w:cstheme="minorHAnsi"/>
                <w:color w:val="000000"/>
                <w:sz w:val="22"/>
                <w:szCs w:val="22"/>
              </w:rPr>
            </w:pPr>
            <w:r w:rsidRPr="00445393">
              <w:rPr>
                <w:rFonts w:asciiTheme="minorHAnsi" w:hAnsiTheme="minorHAnsi" w:cstheme="minorHAnsi"/>
                <w:color w:val="000000"/>
                <w:sz w:val="22"/>
                <w:szCs w:val="22"/>
              </w:rPr>
              <w:t>- User-friendly with features like code completion, syntax highlighting, and debugging tools</w:t>
            </w:r>
          </w:p>
        </w:tc>
        <w:tc>
          <w:tcPr>
            <w:tcW w:w="1313" w:type="pct"/>
            <w:tcBorders>
              <w:top w:val="nil"/>
              <w:left w:val="nil"/>
              <w:bottom w:val="single" w:sz="8" w:space="0" w:color="A6A6A6"/>
              <w:right w:val="single" w:sz="8" w:space="0" w:color="A6A6A6"/>
            </w:tcBorders>
            <w:shd w:val="clear" w:color="auto" w:fill="auto"/>
            <w:vAlign w:val="center"/>
            <w:hideMark/>
          </w:tcPr>
          <w:p w14:paraId="52CC6A65" w14:textId="77777777" w:rsidR="00C91A18" w:rsidRPr="00445393" w:rsidRDefault="00C91A18" w:rsidP="00A23D18">
            <w:pPr>
              <w:rPr>
                <w:rFonts w:asciiTheme="minorHAnsi" w:hAnsiTheme="minorHAnsi" w:cstheme="minorHAnsi"/>
                <w:color w:val="000000"/>
                <w:sz w:val="22"/>
                <w:szCs w:val="22"/>
              </w:rPr>
            </w:pPr>
            <w:r w:rsidRPr="00445393">
              <w:rPr>
                <w:rFonts w:asciiTheme="minorHAnsi" w:hAnsiTheme="minorHAnsi" w:cstheme="minorHAnsi"/>
                <w:color w:val="000000"/>
                <w:sz w:val="22"/>
                <w:szCs w:val="22"/>
              </w:rPr>
              <w:t>- Intuitive interface with support for both basic and advanced users, especially in statistical modeling</w:t>
            </w:r>
          </w:p>
        </w:tc>
      </w:tr>
      <w:tr w:rsidR="00C91A18" w:rsidRPr="00445393" w14:paraId="1E1826CB" w14:textId="77777777" w:rsidTr="00A23D18">
        <w:trPr>
          <w:trHeight w:val="1815"/>
        </w:trPr>
        <w:tc>
          <w:tcPr>
            <w:tcW w:w="866" w:type="pct"/>
            <w:tcBorders>
              <w:top w:val="nil"/>
              <w:left w:val="single" w:sz="8" w:space="0" w:color="A6A6A6"/>
              <w:bottom w:val="single" w:sz="8" w:space="0" w:color="A6A6A6"/>
              <w:right w:val="single" w:sz="8" w:space="0" w:color="A6A6A6"/>
            </w:tcBorders>
            <w:shd w:val="clear" w:color="auto" w:fill="auto"/>
            <w:vAlign w:val="center"/>
            <w:hideMark/>
          </w:tcPr>
          <w:p w14:paraId="2199D4DE" w14:textId="77777777" w:rsidR="00C91A18" w:rsidRPr="00445393" w:rsidRDefault="00C91A18" w:rsidP="00A23D18">
            <w:pPr>
              <w:rPr>
                <w:rFonts w:asciiTheme="minorHAnsi" w:hAnsiTheme="minorHAnsi" w:cstheme="minorHAnsi"/>
                <w:b/>
                <w:bCs/>
                <w:color w:val="000000"/>
                <w:sz w:val="22"/>
                <w:szCs w:val="22"/>
              </w:rPr>
            </w:pPr>
            <w:r w:rsidRPr="00445393">
              <w:rPr>
                <w:rFonts w:asciiTheme="minorHAnsi" w:hAnsiTheme="minorHAnsi" w:cstheme="minorHAnsi"/>
                <w:b/>
                <w:bCs/>
                <w:color w:val="000000"/>
                <w:sz w:val="22"/>
                <w:szCs w:val="22"/>
              </w:rPr>
              <w:t>Performance</w:t>
            </w:r>
          </w:p>
        </w:tc>
        <w:tc>
          <w:tcPr>
            <w:tcW w:w="1498" w:type="pct"/>
            <w:tcBorders>
              <w:top w:val="nil"/>
              <w:left w:val="nil"/>
              <w:bottom w:val="single" w:sz="8" w:space="0" w:color="A6A6A6"/>
              <w:right w:val="single" w:sz="8" w:space="0" w:color="A6A6A6"/>
            </w:tcBorders>
            <w:shd w:val="clear" w:color="auto" w:fill="auto"/>
            <w:vAlign w:val="center"/>
            <w:hideMark/>
          </w:tcPr>
          <w:p w14:paraId="25881F0B" w14:textId="77777777" w:rsidR="00C91A18" w:rsidRPr="00445393" w:rsidRDefault="00C91A18" w:rsidP="00A23D18">
            <w:pPr>
              <w:rPr>
                <w:rFonts w:asciiTheme="minorHAnsi" w:hAnsiTheme="minorHAnsi" w:cstheme="minorHAnsi"/>
                <w:color w:val="000000"/>
                <w:sz w:val="22"/>
                <w:szCs w:val="22"/>
              </w:rPr>
            </w:pPr>
            <w:r w:rsidRPr="00445393">
              <w:rPr>
                <w:rFonts w:asciiTheme="minorHAnsi" w:hAnsiTheme="minorHAnsi" w:cstheme="minorHAnsi"/>
                <w:color w:val="000000"/>
                <w:sz w:val="22"/>
                <w:szCs w:val="22"/>
              </w:rPr>
              <w:t>- Highly efficient in processing large-scale data, particularly in regulated environments requiring rigorous data handling</w:t>
            </w:r>
          </w:p>
        </w:tc>
        <w:tc>
          <w:tcPr>
            <w:tcW w:w="1323" w:type="pct"/>
            <w:tcBorders>
              <w:top w:val="nil"/>
              <w:left w:val="nil"/>
              <w:bottom w:val="single" w:sz="8" w:space="0" w:color="A6A6A6"/>
              <w:right w:val="single" w:sz="8" w:space="0" w:color="A6A6A6"/>
            </w:tcBorders>
            <w:shd w:val="clear" w:color="auto" w:fill="auto"/>
            <w:vAlign w:val="center"/>
            <w:hideMark/>
          </w:tcPr>
          <w:p w14:paraId="721BAD07" w14:textId="77777777" w:rsidR="00C91A18" w:rsidRPr="00445393" w:rsidRDefault="00C91A18" w:rsidP="00A23D18">
            <w:pPr>
              <w:rPr>
                <w:rFonts w:asciiTheme="minorHAnsi" w:hAnsiTheme="minorHAnsi" w:cstheme="minorHAnsi"/>
                <w:color w:val="000000"/>
                <w:sz w:val="22"/>
                <w:szCs w:val="22"/>
              </w:rPr>
            </w:pPr>
            <w:r w:rsidRPr="00445393">
              <w:rPr>
                <w:rFonts w:asciiTheme="minorHAnsi" w:hAnsiTheme="minorHAnsi" w:cstheme="minorHAnsi"/>
                <w:color w:val="000000"/>
                <w:sz w:val="22"/>
                <w:szCs w:val="22"/>
              </w:rPr>
              <w:t>- Efficient with Python's strong performance across data processing tasks; benefits from an optimized open-source ecosystem</w:t>
            </w:r>
          </w:p>
        </w:tc>
        <w:tc>
          <w:tcPr>
            <w:tcW w:w="1313" w:type="pct"/>
            <w:tcBorders>
              <w:top w:val="nil"/>
              <w:left w:val="nil"/>
              <w:bottom w:val="single" w:sz="8" w:space="0" w:color="A6A6A6"/>
              <w:right w:val="single" w:sz="8" w:space="0" w:color="A6A6A6"/>
            </w:tcBorders>
            <w:shd w:val="clear" w:color="auto" w:fill="auto"/>
            <w:vAlign w:val="center"/>
            <w:hideMark/>
          </w:tcPr>
          <w:p w14:paraId="2AC9E30D" w14:textId="77777777" w:rsidR="00C91A18" w:rsidRPr="00445393" w:rsidRDefault="00C91A18" w:rsidP="00A23D18">
            <w:pPr>
              <w:rPr>
                <w:rFonts w:asciiTheme="minorHAnsi" w:hAnsiTheme="minorHAnsi" w:cstheme="minorHAnsi"/>
                <w:color w:val="000000"/>
                <w:sz w:val="22"/>
                <w:szCs w:val="22"/>
              </w:rPr>
            </w:pPr>
            <w:r w:rsidRPr="00445393">
              <w:rPr>
                <w:rFonts w:asciiTheme="minorHAnsi" w:hAnsiTheme="minorHAnsi" w:cstheme="minorHAnsi"/>
                <w:color w:val="000000"/>
                <w:sz w:val="22"/>
                <w:szCs w:val="22"/>
              </w:rPr>
              <w:t>- Strong in statistical modeling but may face performance challenges with very large datasets due to its single-threaded nature</w:t>
            </w:r>
          </w:p>
        </w:tc>
      </w:tr>
      <w:tr w:rsidR="00C91A18" w:rsidRPr="00445393" w14:paraId="6DEBE53E" w14:textId="77777777" w:rsidTr="00A23D18">
        <w:trPr>
          <w:trHeight w:val="1215"/>
        </w:trPr>
        <w:tc>
          <w:tcPr>
            <w:tcW w:w="866" w:type="pct"/>
            <w:tcBorders>
              <w:top w:val="nil"/>
              <w:left w:val="single" w:sz="8" w:space="0" w:color="A6A6A6"/>
              <w:bottom w:val="single" w:sz="8" w:space="0" w:color="A6A6A6"/>
              <w:right w:val="single" w:sz="8" w:space="0" w:color="A6A6A6"/>
            </w:tcBorders>
            <w:shd w:val="clear" w:color="auto" w:fill="auto"/>
            <w:vAlign w:val="center"/>
            <w:hideMark/>
          </w:tcPr>
          <w:p w14:paraId="1F94EEA6" w14:textId="77777777" w:rsidR="00C91A18" w:rsidRPr="00445393" w:rsidRDefault="00C91A18" w:rsidP="00A23D18">
            <w:pPr>
              <w:rPr>
                <w:rFonts w:asciiTheme="minorHAnsi" w:hAnsiTheme="minorHAnsi" w:cstheme="minorHAnsi"/>
                <w:b/>
                <w:bCs/>
                <w:color w:val="000000"/>
                <w:sz w:val="22"/>
                <w:szCs w:val="22"/>
              </w:rPr>
            </w:pPr>
            <w:r w:rsidRPr="00445393">
              <w:rPr>
                <w:rFonts w:asciiTheme="minorHAnsi" w:hAnsiTheme="minorHAnsi" w:cstheme="minorHAnsi"/>
                <w:b/>
                <w:bCs/>
                <w:color w:val="000000"/>
                <w:sz w:val="22"/>
                <w:szCs w:val="22"/>
              </w:rPr>
              <w:t>Installation</w:t>
            </w:r>
          </w:p>
        </w:tc>
        <w:tc>
          <w:tcPr>
            <w:tcW w:w="1498" w:type="pct"/>
            <w:tcBorders>
              <w:top w:val="nil"/>
              <w:left w:val="nil"/>
              <w:bottom w:val="single" w:sz="8" w:space="0" w:color="A6A6A6"/>
              <w:right w:val="single" w:sz="8" w:space="0" w:color="A6A6A6"/>
            </w:tcBorders>
            <w:shd w:val="clear" w:color="auto" w:fill="auto"/>
            <w:vAlign w:val="center"/>
            <w:hideMark/>
          </w:tcPr>
          <w:p w14:paraId="2F9412EC" w14:textId="77777777" w:rsidR="00C91A18" w:rsidRPr="00445393" w:rsidRDefault="00C91A18" w:rsidP="00A23D18">
            <w:pPr>
              <w:rPr>
                <w:rFonts w:asciiTheme="minorHAnsi" w:hAnsiTheme="minorHAnsi" w:cstheme="minorHAnsi"/>
                <w:color w:val="000000"/>
                <w:sz w:val="22"/>
                <w:szCs w:val="22"/>
              </w:rPr>
            </w:pPr>
            <w:r w:rsidRPr="00445393">
              <w:rPr>
                <w:rFonts w:asciiTheme="minorHAnsi" w:hAnsiTheme="minorHAnsi" w:cstheme="minorHAnsi"/>
                <w:color w:val="000000"/>
                <w:sz w:val="22"/>
                <w:szCs w:val="22"/>
              </w:rPr>
              <w:t>- Access via SAS OnDemand for Academics (web-based) or licensed installations</w:t>
            </w:r>
          </w:p>
        </w:tc>
        <w:tc>
          <w:tcPr>
            <w:tcW w:w="1323" w:type="pct"/>
            <w:tcBorders>
              <w:top w:val="nil"/>
              <w:left w:val="nil"/>
              <w:bottom w:val="single" w:sz="8" w:space="0" w:color="A6A6A6"/>
              <w:right w:val="single" w:sz="8" w:space="0" w:color="A6A6A6"/>
            </w:tcBorders>
            <w:shd w:val="clear" w:color="auto" w:fill="auto"/>
            <w:vAlign w:val="center"/>
            <w:hideMark/>
          </w:tcPr>
          <w:p w14:paraId="5EA6BF8C" w14:textId="77777777" w:rsidR="00C91A18" w:rsidRPr="00445393" w:rsidRDefault="00C91A18" w:rsidP="00A23D18">
            <w:pPr>
              <w:rPr>
                <w:rFonts w:asciiTheme="minorHAnsi" w:hAnsiTheme="minorHAnsi" w:cstheme="minorHAnsi"/>
                <w:color w:val="000000"/>
                <w:sz w:val="22"/>
                <w:szCs w:val="22"/>
              </w:rPr>
            </w:pPr>
            <w:r w:rsidRPr="00445393">
              <w:rPr>
                <w:rFonts w:asciiTheme="minorHAnsi" w:hAnsiTheme="minorHAnsi" w:cstheme="minorHAnsi"/>
                <w:color w:val="000000"/>
                <w:sz w:val="22"/>
                <w:szCs w:val="22"/>
              </w:rPr>
              <w:t>- Available via direct download or through Anaconda distribution</w:t>
            </w:r>
          </w:p>
        </w:tc>
        <w:tc>
          <w:tcPr>
            <w:tcW w:w="1313" w:type="pct"/>
            <w:tcBorders>
              <w:top w:val="nil"/>
              <w:left w:val="nil"/>
              <w:bottom w:val="single" w:sz="8" w:space="0" w:color="A6A6A6"/>
              <w:right w:val="single" w:sz="8" w:space="0" w:color="A6A6A6"/>
            </w:tcBorders>
            <w:shd w:val="clear" w:color="auto" w:fill="auto"/>
            <w:vAlign w:val="center"/>
            <w:hideMark/>
          </w:tcPr>
          <w:p w14:paraId="3E0F5991" w14:textId="77777777" w:rsidR="00C91A18" w:rsidRPr="00445393" w:rsidRDefault="00C91A18" w:rsidP="00A23D18">
            <w:pPr>
              <w:rPr>
                <w:rFonts w:asciiTheme="minorHAnsi" w:hAnsiTheme="minorHAnsi" w:cstheme="minorHAnsi"/>
                <w:color w:val="000000"/>
                <w:sz w:val="22"/>
                <w:szCs w:val="22"/>
              </w:rPr>
            </w:pPr>
            <w:r w:rsidRPr="00445393">
              <w:rPr>
                <w:rFonts w:asciiTheme="minorHAnsi" w:hAnsiTheme="minorHAnsi" w:cstheme="minorHAnsi"/>
                <w:color w:val="000000"/>
                <w:sz w:val="22"/>
                <w:szCs w:val="22"/>
              </w:rPr>
              <w:t>- Available as a free download, with extensive documentation and community support</w:t>
            </w:r>
          </w:p>
        </w:tc>
      </w:tr>
      <w:tr w:rsidR="00C91A18" w:rsidRPr="00445393" w14:paraId="007F7EBF" w14:textId="77777777" w:rsidTr="00A23D18">
        <w:trPr>
          <w:trHeight w:val="915"/>
        </w:trPr>
        <w:tc>
          <w:tcPr>
            <w:tcW w:w="866" w:type="pct"/>
            <w:vMerge w:val="restart"/>
            <w:tcBorders>
              <w:top w:val="nil"/>
              <w:left w:val="single" w:sz="8" w:space="0" w:color="A6A6A6"/>
              <w:bottom w:val="single" w:sz="8" w:space="0" w:color="A6A6A6"/>
              <w:right w:val="single" w:sz="8" w:space="0" w:color="A6A6A6"/>
            </w:tcBorders>
            <w:shd w:val="clear" w:color="auto" w:fill="auto"/>
            <w:vAlign w:val="center"/>
            <w:hideMark/>
          </w:tcPr>
          <w:p w14:paraId="0DC66600" w14:textId="77777777" w:rsidR="00C91A18" w:rsidRPr="00445393" w:rsidRDefault="00C91A18" w:rsidP="00A23D18">
            <w:pPr>
              <w:rPr>
                <w:rFonts w:asciiTheme="minorHAnsi" w:hAnsiTheme="minorHAnsi" w:cstheme="minorHAnsi"/>
                <w:b/>
                <w:bCs/>
                <w:color w:val="000000"/>
                <w:sz w:val="22"/>
                <w:szCs w:val="22"/>
              </w:rPr>
            </w:pPr>
            <w:r w:rsidRPr="00445393">
              <w:rPr>
                <w:rFonts w:asciiTheme="minorHAnsi" w:hAnsiTheme="minorHAnsi" w:cstheme="minorHAnsi"/>
                <w:b/>
                <w:bCs/>
                <w:color w:val="000000"/>
                <w:sz w:val="22"/>
                <w:szCs w:val="22"/>
              </w:rPr>
              <w:t>Best Practices</w:t>
            </w:r>
          </w:p>
        </w:tc>
        <w:tc>
          <w:tcPr>
            <w:tcW w:w="1498" w:type="pct"/>
            <w:tcBorders>
              <w:top w:val="nil"/>
              <w:left w:val="nil"/>
              <w:bottom w:val="single" w:sz="8" w:space="0" w:color="A6A6A6"/>
              <w:right w:val="single" w:sz="8" w:space="0" w:color="A6A6A6"/>
            </w:tcBorders>
            <w:shd w:val="clear" w:color="auto" w:fill="auto"/>
            <w:vAlign w:val="center"/>
            <w:hideMark/>
          </w:tcPr>
          <w:p w14:paraId="0F43C5D3" w14:textId="77777777" w:rsidR="00C91A18" w:rsidRPr="00445393" w:rsidRDefault="00C91A18" w:rsidP="00A23D18">
            <w:pPr>
              <w:rPr>
                <w:rFonts w:asciiTheme="minorHAnsi" w:hAnsiTheme="minorHAnsi" w:cstheme="minorHAnsi"/>
                <w:color w:val="000000"/>
                <w:sz w:val="22"/>
                <w:szCs w:val="22"/>
              </w:rPr>
            </w:pPr>
            <w:r w:rsidRPr="00445393">
              <w:rPr>
                <w:rFonts w:asciiTheme="minorHAnsi" w:hAnsiTheme="minorHAnsi" w:cstheme="minorHAnsi"/>
                <w:color w:val="000000"/>
                <w:sz w:val="22"/>
                <w:szCs w:val="22"/>
              </w:rPr>
              <w:t>- Utilize the built-in code snippets for common tasks</w:t>
            </w:r>
          </w:p>
        </w:tc>
        <w:tc>
          <w:tcPr>
            <w:tcW w:w="1323" w:type="pct"/>
            <w:tcBorders>
              <w:top w:val="nil"/>
              <w:left w:val="nil"/>
              <w:bottom w:val="single" w:sz="8" w:space="0" w:color="A6A6A6"/>
              <w:right w:val="single" w:sz="8" w:space="0" w:color="A6A6A6"/>
            </w:tcBorders>
            <w:shd w:val="clear" w:color="auto" w:fill="auto"/>
            <w:vAlign w:val="center"/>
            <w:hideMark/>
          </w:tcPr>
          <w:p w14:paraId="3608EF7E" w14:textId="77777777" w:rsidR="00C91A18" w:rsidRPr="00445393" w:rsidRDefault="00C91A18" w:rsidP="00A23D18">
            <w:pPr>
              <w:rPr>
                <w:rFonts w:asciiTheme="minorHAnsi" w:hAnsiTheme="minorHAnsi" w:cstheme="minorHAnsi"/>
                <w:color w:val="000000"/>
                <w:sz w:val="22"/>
                <w:szCs w:val="22"/>
              </w:rPr>
            </w:pPr>
            <w:r w:rsidRPr="00445393">
              <w:rPr>
                <w:rFonts w:asciiTheme="minorHAnsi" w:hAnsiTheme="minorHAnsi" w:cstheme="minorHAnsi"/>
                <w:color w:val="000000"/>
                <w:sz w:val="22"/>
                <w:szCs w:val="22"/>
              </w:rPr>
              <w:t>- Regularly update Python libraries to access the latest features</w:t>
            </w:r>
          </w:p>
        </w:tc>
        <w:tc>
          <w:tcPr>
            <w:tcW w:w="1313" w:type="pct"/>
            <w:tcBorders>
              <w:top w:val="nil"/>
              <w:left w:val="nil"/>
              <w:bottom w:val="single" w:sz="8" w:space="0" w:color="A6A6A6"/>
              <w:right w:val="single" w:sz="8" w:space="0" w:color="A6A6A6"/>
            </w:tcBorders>
            <w:shd w:val="clear" w:color="auto" w:fill="auto"/>
            <w:vAlign w:val="center"/>
            <w:hideMark/>
          </w:tcPr>
          <w:p w14:paraId="0FD88553" w14:textId="77777777" w:rsidR="00C91A18" w:rsidRPr="00445393" w:rsidRDefault="00C91A18" w:rsidP="00A23D18">
            <w:pPr>
              <w:rPr>
                <w:rFonts w:asciiTheme="minorHAnsi" w:hAnsiTheme="minorHAnsi" w:cstheme="minorHAnsi"/>
                <w:color w:val="000000"/>
                <w:sz w:val="22"/>
                <w:szCs w:val="22"/>
              </w:rPr>
            </w:pPr>
            <w:r w:rsidRPr="00445393">
              <w:rPr>
                <w:rFonts w:asciiTheme="minorHAnsi" w:hAnsiTheme="minorHAnsi" w:cstheme="minorHAnsi"/>
                <w:color w:val="000000"/>
                <w:sz w:val="22"/>
                <w:szCs w:val="22"/>
              </w:rPr>
              <w:t>- Organize projects using RStudio’s project management features</w:t>
            </w:r>
          </w:p>
        </w:tc>
      </w:tr>
      <w:tr w:rsidR="00C91A18" w:rsidRPr="00445393" w14:paraId="2971BBB3" w14:textId="77777777" w:rsidTr="00A23D18">
        <w:trPr>
          <w:trHeight w:val="1215"/>
        </w:trPr>
        <w:tc>
          <w:tcPr>
            <w:tcW w:w="866" w:type="pct"/>
            <w:vMerge/>
            <w:tcBorders>
              <w:top w:val="nil"/>
              <w:left w:val="single" w:sz="8" w:space="0" w:color="A6A6A6"/>
              <w:bottom w:val="single" w:sz="8" w:space="0" w:color="A6A6A6"/>
              <w:right w:val="single" w:sz="8" w:space="0" w:color="A6A6A6"/>
            </w:tcBorders>
            <w:vAlign w:val="center"/>
            <w:hideMark/>
          </w:tcPr>
          <w:p w14:paraId="362E24B4" w14:textId="77777777" w:rsidR="00C91A18" w:rsidRPr="00445393" w:rsidRDefault="00C91A18" w:rsidP="00A23D18">
            <w:pPr>
              <w:rPr>
                <w:rFonts w:asciiTheme="minorHAnsi" w:hAnsiTheme="minorHAnsi" w:cstheme="minorHAnsi"/>
                <w:b/>
                <w:bCs/>
                <w:color w:val="000000"/>
                <w:sz w:val="22"/>
                <w:szCs w:val="22"/>
              </w:rPr>
            </w:pPr>
          </w:p>
        </w:tc>
        <w:tc>
          <w:tcPr>
            <w:tcW w:w="1498" w:type="pct"/>
            <w:tcBorders>
              <w:top w:val="nil"/>
              <w:left w:val="nil"/>
              <w:bottom w:val="single" w:sz="8" w:space="0" w:color="A6A6A6"/>
              <w:right w:val="single" w:sz="8" w:space="0" w:color="A6A6A6"/>
            </w:tcBorders>
            <w:shd w:val="clear" w:color="auto" w:fill="auto"/>
            <w:vAlign w:val="center"/>
            <w:hideMark/>
          </w:tcPr>
          <w:p w14:paraId="2342D387" w14:textId="77777777" w:rsidR="00C91A18" w:rsidRPr="00445393" w:rsidRDefault="00C91A18" w:rsidP="00A23D18">
            <w:pPr>
              <w:rPr>
                <w:rFonts w:asciiTheme="minorHAnsi" w:hAnsiTheme="minorHAnsi" w:cstheme="minorHAnsi"/>
                <w:color w:val="000000"/>
                <w:sz w:val="22"/>
                <w:szCs w:val="22"/>
              </w:rPr>
            </w:pPr>
            <w:r w:rsidRPr="00445393">
              <w:rPr>
                <w:rFonts w:asciiTheme="minorHAnsi" w:hAnsiTheme="minorHAnsi" w:cstheme="minorHAnsi"/>
                <w:color w:val="000000"/>
                <w:sz w:val="22"/>
                <w:szCs w:val="22"/>
              </w:rPr>
              <w:t>- Leverage the extensive SAS procedures for advanced analytics</w:t>
            </w:r>
          </w:p>
        </w:tc>
        <w:tc>
          <w:tcPr>
            <w:tcW w:w="1323" w:type="pct"/>
            <w:tcBorders>
              <w:top w:val="nil"/>
              <w:left w:val="nil"/>
              <w:bottom w:val="single" w:sz="8" w:space="0" w:color="A6A6A6"/>
              <w:right w:val="single" w:sz="8" w:space="0" w:color="A6A6A6"/>
            </w:tcBorders>
            <w:shd w:val="clear" w:color="auto" w:fill="auto"/>
            <w:vAlign w:val="center"/>
            <w:hideMark/>
          </w:tcPr>
          <w:p w14:paraId="55B9A195" w14:textId="77777777" w:rsidR="00C91A18" w:rsidRPr="00445393" w:rsidRDefault="00C91A18" w:rsidP="00A23D18">
            <w:pPr>
              <w:rPr>
                <w:rFonts w:asciiTheme="minorHAnsi" w:hAnsiTheme="minorHAnsi" w:cstheme="minorHAnsi"/>
                <w:color w:val="000000"/>
                <w:sz w:val="22"/>
                <w:szCs w:val="22"/>
              </w:rPr>
            </w:pPr>
            <w:r w:rsidRPr="00445393">
              <w:rPr>
                <w:rFonts w:asciiTheme="minorHAnsi" w:hAnsiTheme="minorHAnsi" w:cstheme="minorHAnsi"/>
                <w:color w:val="000000"/>
                <w:sz w:val="22"/>
                <w:szCs w:val="22"/>
              </w:rPr>
              <w:t>- Use Spyder’s variable explorer for data inspection during development</w:t>
            </w:r>
          </w:p>
        </w:tc>
        <w:tc>
          <w:tcPr>
            <w:tcW w:w="1313" w:type="pct"/>
            <w:tcBorders>
              <w:top w:val="nil"/>
              <w:left w:val="nil"/>
              <w:bottom w:val="single" w:sz="8" w:space="0" w:color="A6A6A6"/>
              <w:right w:val="single" w:sz="8" w:space="0" w:color="A6A6A6"/>
            </w:tcBorders>
            <w:shd w:val="clear" w:color="auto" w:fill="auto"/>
            <w:vAlign w:val="center"/>
            <w:hideMark/>
          </w:tcPr>
          <w:p w14:paraId="4D78AC2B" w14:textId="77777777" w:rsidR="00C91A18" w:rsidRPr="00445393" w:rsidRDefault="00C91A18" w:rsidP="00A23D18">
            <w:pPr>
              <w:rPr>
                <w:rFonts w:asciiTheme="minorHAnsi" w:hAnsiTheme="minorHAnsi" w:cstheme="minorHAnsi"/>
                <w:color w:val="000000"/>
                <w:sz w:val="22"/>
                <w:szCs w:val="22"/>
              </w:rPr>
            </w:pPr>
            <w:r w:rsidRPr="00445393">
              <w:rPr>
                <w:rFonts w:asciiTheme="minorHAnsi" w:hAnsiTheme="minorHAnsi" w:cstheme="minorHAnsi"/>
                <w:color w:val="000000"/>
                <w:sz w:val="22"/>
                <w:szCs w:val="22"/>
              </w:rPr>
              <w:t>- Explore the wide range of packages for specialized tasks</w:t>
            </w:r>
          </w:p>
        </w:tc>
      </w:tr>
      <w:tr w:rsidR="00C91A18" w:rsidRPr="00445393" w14:paraId="6BA93D15" w14:textId="77777777" w:rsidTr="00A23D18">
        <w:trPr>
          <w:trHeight w:val="915"/>
        </w:trPr>
        <w:tc>
          <w:tcPr>
            <w:tcW w:w="866" w:type="pct"/>
            <w:vMerge w:val="restart"/>
            <w:tcBorders>
              <w:top w:val="nil"/>
              <w:left w:val="single" w:sz="8" w:space="0" w:color="A6A6A6"/>
              <w:bottom w:val="single" w:sz="8" w:space="0" w:color="A6A6A6"/>
              <w:right w:val="single" w:sz="8" w:space="0" w:color="A6A6A6"/>
            </w:tcBorders>
            <w:shd w:val="clear" w:color="auto" w:fill="auto"/>
            <w:vAlign w:val="center"/>
            <w:hideMark/>
          </w:tcPr>
          <w:p w14:paraId="0B3A7FD9" w14:textId="77777777" w:rsidR="00C91A18" w:rsidRPr="00445393" w:rsidRDefault="00C91A18" w:rsidP="00A23D18">
            <w:pPr>
              <w:rPr>
                <w:rFonts w:asciiTheme="minorHAnsi" w:hAnsiTheme="minorHAnsi" w:cstheme="minorHAnsi"/>
                <w:b/>
                <w:bCs/>
                <w:color w:val="000000"/>
                <w:sz w:val="22"/>
                <w:szCs w:val="22"/>
              </w:rPr>
            </w:pPr>
            <w:r w:rsidRPr="00445393">
              <w:rPr>
                <w:rFonts w:asciiTheme="minorHAnsi" w:hAnsiTheme="minorHAnsi" w:cstheme="minorHAnsi"/>
                <w:b/>
                <w:bCs/>
                <w:color w:val="000000"/>
                <w:sz w:val="22"/>
                <w:szCs w:val="22"/>
              </w:rPr>
              <w:t>Resources</w:t>
            </w:r>
          </w:p>
        </w:tc>
        <w:tc>
          <w:tcPr>
            <w:tcW w:w="1498" w:type="pct"/>
            <w:tcBorders>
              <w:top w:val="nil"/>
              <w:left w:val="nil"/>
              <w:bottom w:val="single" w:sz="8" w:space="0" w:color="A6A6A6"/>
              <w:right w:val="single" w:sz="8" w:space="0" w:color="A6A6A6"/>
            </w:tcBorders>
            <w:shd w:val="clear" w:color="auto" w:fill="auto"/>
            <w:vAlign w:val="center"/>
            <w:hideMark/>
          </w:tcPr>
          <w:p w14:paraId="5E4755B0" w14:textId="77777777" w:rsidR="00C91A18" w:rsidRPr="00445393" w:rsidRDefault="00C91A18" w:rsidP="00A23D18">
            <w:pPr>
              <w:rPr>
                <w:rFonts w:asciiTheme="minorHAnsi" w:hAnsiTheme="minorHAnsi" w:cstheme="minorHAnsi"/>
                <w:color w:val="000000"/>
                <w:sz w:val="22"/>
                <w:szCs w:val="22"/>
              </w:rPr>
            </w:pPr>
            <w:r w:rsidRPr="00445393">
              <w:rPr>
                <w:rFonts w:asciiTheme="minorHAnsi" w:hAnsiTheme="minorHAnsi" w:cstheme="minorHAnsi"/>
                <w:color w:val="000000"/>
                <w:sz w:val="22"/>
                <w:szCs w:val="22"/>
              </w:rPr>
              <w:t>- Comprehensive SAS documentation</w:t>
            </w:r>
          </w:p>
        </w:tc>
        <w:tc>
          <w:tcPr>
            <w:tcW w:w="1323" w:type="pct"/>
            <w:tcBorders>
              <w:top w:val="nil"/>
              <w:left w:val="nil"/>
              <w:bottom w:val="single" w:sz="8" w:space="0" w:color="A6A6A6"/>
              <w:right w:val="single" w:sz="8" w:space="0" w:color="A6A6A6"/>
            </w:tcBorders>
            <w:shd w:val="clear" w:color="auto" w:fill="auto"/>
            <w:vAlign w:val="center"/>
            <w:hideMark/>
          </w:tcPr>
          <w:p w14:paraId="71AF2111" w14:textId="77777777" w:rsidR="00C91A18" w:rsidRPr="00445393" w:rsidRDefault="00C91A18" w:rsidP="00A23D18">
            <w:pPr>
              <w:rPr>
                <w:rFonts w:asciiTheme="minorHAnsi" w:hAnsiTheme="minorHAnsi" w:cstheme="minorHAnsi"/>
                <w:color w:val="000000"/>
                <w:sz w:val="22"/>
                <w:szCs w:val="22"/>
              </w:rPr>
            </w:pPr>
            <w:r w:rsidRPr="00445393">
              <w:rPr>
                <w:rFonts w:asciiTheme="minorHAnsi" w:hAnsiTheme="minorHAnsi" w:cstheme="minorHAnsi"/>
                <w:color w:val="000000"/>
                <w:sz w:val="22"/>
                <w:szCs w:val="22"/>
              </w:rPr>
              <w:t>- Extensive online documentation and community support</w:t>
            </w:r>
          </w:p>
        </w:tc>
        <w:tc>
          <w:tcPr>
            <w:tcW w:w="1313" w:type="pct"/>
            <w:tcBorders>
              <w:top w:val="nil"/>
              <w:left w:val="nil"/>
              <w:bottom w:val="single" w:sz="8" w:space="0" w:color="A6A6A6"/>
              <w:right w:val="single" w:sz="8" w:space="0" w:color="A6A6A6"/>
            </w:tcBorders>
            <w:shd w:val="clear" w:color="auto" w:fill="auto"/>
            <w:vAlign w:val="center"/>
            <w:hideMark/>
          </w:tcPr>
          <w:p w14:paraId="66948B19" w14:textId="77777777" w:rsidR="00C91A18" w:rsidRPr="00445393" w:rsidRDefault="00C91A18" w:rsidP="00A23D18">
            <w:pPr>
              <w:rPr>
                <w:rFonts w:asciiTheme="minorHAnsi" w:hAnsiTheme="minorHAnsi" w:cstheme="minorHAnsi"/>
                <w:color w:val="000000"/>
                <w:sz w:val="22"/>
                <w:szCs w:val="22"/>
              </w:rPr>
            </w:pPr>
            <w:r w:rsidRPr="00445393">
              <w:rPr>
                <w:rFonts w:asciiTheme="minorHAnsi" w:hAnsiTheme="minorHAnsi" w:cstheme="minorHAnsi"/>
                <w:color w:val="000000"/>
                <w:sz w:val="22"/>
                <w:szCs w:val="22"/>
              </w:rPr>
              <w:t>- CRAN (Comprehensive R Archive Network) for accessing packages</w:t>
            </w:r>
          </w:p>
        </w:tc>
      </w:tr>
      <w:tr w:rsidR="00C91A18" w:rsidRPr="00445393" w14:paraId="319AAC7E" w14:textId="77777777" w:rsidTr="00A23D18">
        <w:trPr>
          <w:trHeight w:val="915"/>
        </w:trPr>
        <w:tc>
          <w:tcPr>
            <w:tcW w:w="866" w:type="pct"/>
            <w:vMerge/>
            <w:tcBorders>
              <w:top w:val="nil"/>
              <w:left w:val="single" w:sz="8" w:space="0" w:color="A6A6A6"/>
              <w:bottom w:val="single" w:sz="8" w:space="0" w:color="A6A6A6"/>
              <w:right w:val="single" w:sz="8" w:space="0" w:color="A6A6A6"/>
            </w:tcBorders>
            <w:vAlign w:val="center"/>
            <w:hideMark/>
          </w:tcPr>
          <w:p w14:paraId="56994A42" w14:textId="77777777" w:rsidR="00C91A18" w:rsidRPr="00445393" w:rsidRDefault="00C91A18" w:rsidP="00A23D18">
            <w:pPr>
              <w:rPr>
                <w:rFonts w:asciiTheme="minorHAnsi" w:hAnsiTheme="minorHAnsi" w:cstheme="minorHAnsi"/>
                <w:b/>
                <w:bCs/>
                <w:color w:val="000000"/>
                <w:sz w:val="22"/>
                <w:szCs w:val="22"/>
              </w:rPr>
            </w:pPr>
          </w:p>
        </w:tc>
        <w:tc>
          <w:tcPr>
            <w:tcW w:w="1498" w:type="pct"/>
            <w:tcBorders>
              <w:top w:val="nil"/>
              <w:left w:val="nil"/>
              <w:bottom w:val="single" w:sz="8" w:space="0" w:color="A6A6A6"/>
              <w:right w:val="single" w:sz="8" w:space="0" w:color="A6A6A6"/>
            </w:tcBorders>
            <w:shd w:val="clear" w:color="auto" w:fill="auto"/>
            <w:vAlign w:val="center"/>
            <w:hideMark/>
          </w:tcPr>
          <w:p w14:paraId="51C2BB17" w14:textId="77777777" w:rsidR="00C91A18" w:rsidRPr="00445393" w:rsidRDefault="00C91A18" w:rsidP="00A23D18">
            <w:pPr>
              <w:rPr>
                <w:rFonts w:asciiTheme="minorHAnsi" w:hAnsiTheme="minorHAnsi" w:cstheme="minorHAnsi"/>
                <w:color w:val="000000"/>
                <w:sz w:val="22"/>
                <w:szCs w:val="22"/>
              </w:rPr>
            </w:pPr>
            <w:r w:rsidRPr="00445393">
              <w:rPr>
                <w:rFonts w:asciiTheme="minorHAnsi" w:hAnsiTheme="minorHAnsi" w:cstheme="minorHAnsi"/>
                <w:color w:val="000000"/>
                <w:sz w:val="22"/>
                <w:szCs w:val="22"/>
              </w:rPr>
              <w:t>- Active user community forums</w:t>
            </w:r>
          </w:p>
        </w:tc>
        <w:tc>
          <w:tcPr>
            <w:tcW w:w="1323" w:type="pct"/>
            <w:tcBorders>
              <w:top w:val="nil"/>
              <w:left w:val="nil"/>
              <w:bottom w:val="single" w:sz="8" w:space="0" w:color="A6A6A6"/>
              <w:right w:val="single" w:sz="8" w:space="0" w:color="A6A6A6"/>
            </w:tcBorders>
            <w:shd w:val="clear" w:color="auto" w:fill="auto"/>
            <w:vAlign w:val="center"/>
            <w:hideMark/>
          </w:tcPr>
          <w:p w14:paraId="36903786" w14:textId="77777777" w:rsidR="00C91A18" w:rsidRPr="00445393" w:rsidRDefault="00C91A18" w:rsidP="00A23D18">
            <w:pPr>
              <w:rPr>
                <w:rFonts w:asciiTheme="minorHAnsi" w:hAnsiTheme="minorHAnsi" w:cstheme="minorHAnsi"/>
                <w:color w:val="000000"/>
                <w:sz w:val="22"/>
                <w:szCs w:val="22"/>
              </w:rPr>
            </w:pPr>
            <w:r w:rsidRPr="00445393">
              <w:rPr>
                <w:rFonts w:asciiTheme="minorHAnsi" w:hAnsiTheme="minorHAnsi" w:cstheme="minorHAnsi"/>
                <w:color w:val="000000"/>
                <w:sz w:val="22"/>
                <w:szCs w:val="22"/>
              </w:rPr>
              <w:t>- Python Package Index (</w:t>
            </w:r>
            <w:proofErr w:type="spellStart"/>
            <w:r w:rsidRPr="00445393">
              <w:rPr>
                <w:rFonts w:asciiTheme="minorHAnsi" w:hAnsiTheme="minorHAnsi" w:cstheme="minorHAnsi"/>
                <w:color w:val="000000"/>
                <w:sz w:val="22"/>
                <w:szCs w:val="22"/>
              </w:rPr>
              <w:t>PyPI</w:t>
            </w:r>
            <w:proofErr w:type="spellEnd"/>
            <w:r w:rsidRPr="00445393">
              <w:rPr>
                <w:rFonts w:asciiTheme="minorHAnsi" w:hAnsiTheme="minorHAnsi" w:cstheme="minorHAnsi"/>
                <w:color w:val="000000"/>
                <w:sz w:val="22"/>
                <w:szCs w:val="22"/>
              </w:rPr>
              <w:t>) for accessing libraries</w:t>
            </w:r>
          </w:p>
        </w:tc>
        <w:tc>
          <w:tcPr>
            <w:tcW w:w="1313" w:type="pct"/>
            <w:tcBorders>
              <w:top w:val="nil"/>
              <w:left w:val="nil"/>
              <w:bottom w:val="single" w:sz="8" w:space="0" w:color="A6A6A6"/>
              <w:right w:val="single" w:sz="8" w:space="0" w:color="A6A6A6"/>
            </w:tcBorders>
            <w:shd w:val="clear" w:color="auto" w:fill="auto"/>
            <w:vAlign w:val="center"/>
            <w:hideMark/>
          </w:tcPr>
          <w:p w14:paraId="55AEE52C" w14:textId="77777777" w:rsidR="00C91A18" w:rsidRPr="00445393" w:rsidRDefault="00C91A18" w:rsidP="00A23D18">
            <w:pPr>
              <w:rPr>
                <w:rFonts w:asciiTheme="minorHAnsi" w:hAnsiTheme="minorHAnsi" w:cstheme="minorHAnsi"/>
                <w:color w:val="000000"/>
                <w:sz w:val="22"/>
                <w:szCs w:val="22"/>
              </w:rPr>
            </w:pPr>
            <w:r w:rsidRPr="00445393">
              <w:rPr>
                <w:rFonts w:asciiTheme="minorHAnsi" w:hAnsiTheme="minorHAnsi" w:cstheme="minorHAnsi"/>
                <w:color w:val="000000"/>
                <w:sz w:val="22"/>
                <w:szCs w:val="22"/>
              </w:rPr>
              <w:t>- RStudio’s online resources and webinars</w:t>
            </w:r>
          </w:p>
        </w:tc>
      </w:tr>
      <w:tr w:rsidR="00C91A18" w:rsidRPr="00445393" w14:paraId="13095D47" w14:textId="77777777" w:rsidTr="00A23D18">
        <w:trPr>
          <w:trHeight w:val="615"/>
        </w:trPr>
        <w:tc>
          <w:tcPr>
            <w:tcW w:w="866" w:type="pct"/>
            <w:vMerge/>
            <w:tcBorders>
              <w:top w:val="nil"/>
              <w:left w:val="single" w:sz="8" w:space="0" w:color="A6A6A6"/>
              <w:bottom w:val="single" w:sz="8" w:space="0" w:color="A6A6A6"/>
              <w:right w:val="single" w:sz="8" w:space="0" w:color="A6A6A6"/>
            </w:tcBorders>
            <w:vAlign w:val="center"/>
            <w:hideMark/>
          </w:tcPr>
          <w:p w14:paraId="15D819A5" w14:textId="77777777" w:rsidR="00C91A18" w:rsidRPr="00445393" w:rsidRDefault="00C91A18" w:rsidP="00A23D18">
            <w:pPr>
              <w:rPr>
                <w:rFonts w:asciiTheme="minorHAnsi" w:hAnsiTheme="minorHAnsi" w:cstheme="minorHAnsi"/>
                <w:b/>
                <w:bCs/>
                <w:color w:val="000000"/>
                <w:sz w:val="22"/>
                <w:szCs w:val="22"/>
              </w:rPr>
            </w:pPr>
          </w:p>
        </w:tc>
        <w:tc>
          <w:tcPr>
            <w:tcW w:w="1498" w:type="pct"/>
            <w:tcBorders>
              <w:top w:val="nil"/>
              <w:left w:val="nil"/>
              <w:bottom w:val="single" w:sz="8" w:space="0" w:color="A6A6A6"/>
              <w:right w:val="single" w:sz="8" w:space="0" w:color="A6A6A6"/>
            </w:tcBorders>
            <w:shd w:val="clear" w:color="auto" w:fill="auto"/>
            <w:vAlign w:val="center"/>
            <w:hideMark/>
          </w:tcPr>
          <w:p w14:paraId="1E5C8771" w14:textId="77777777" w:rsidR="00C91A18" w:rsidRPr="00445393" w:rsidRDefault="00C91A18" w:rsidP="00A23D18">
            <w:pPr>
              <w:rPr>
                <w:rFonts w:asciiTheme="minorHAnsi" w:hAnsiTheme="minorHAnsi" w:cstheme="minorHAnsi"/>
                <w:color w:val="000000"/>
                <w:sz w:val="22"/>
                <w:szCs w:val="22"/>
              </w:rPr>
            </w:pPr>
            <w:r w:rsidRPr="00445393">
              <w:rPr>
                <w:rFonts w:asciiTheme="minorHAnsi" w:hAnsiTheme="minorHAnsi" w:cstheme="minorHAnsi"/>
                <w:color w:val="000000"/>
                <w:sz w:val="22"/>
                <w:szCs w:val="22"/>
              </w:rPr>
              <w:t>- Training and certification programs available</w:t>
            </w:r>
          </w:p>
        </w:tc>
        <w:tc>
          <w:tcPr>
            <w:tcW w:w="1323" w:type="pct"/>
            <w:tcBorders>
              <w:top w:val="nil"/>
              <w:left w:val="nil"/>
              <w:bottom w:val="single" w:sz="8" w:space="0" w:color="A6A6A6"/>
              <w:right w:val="single" w:sz="8" w:space="0" w:color="A6A6A6"/>
            </w:tcBorders>
            <w:shd w:val="clear" w:color="auto" w:fill="auto"/>
            <w:vAlign w:val="center"/>
            <w:hideMark/>
          </w:tcPr>
          <w:p w14:paraId="5EC4ABE0" w14:textId="77777777" w:rsidR="00C91A18" w:rsidRPr="00445393" w:rsidRDefault="00C91A18" w:rsidP="00A23D18">
            <w:pPr>
              <w:rPr>
                <w:rFonts w:asciiTheme="minorHAnsi" w:hAnsiTheme="minorHAnsi" w:cstheme="minorHAnsi"/>
                <w:color w:val="000000"/>
                <w:sz w:val="22"/>
                <w:szCs w:val="22"/>
              </w:rPr>
            </w:pPr>
            <w:r w:rsidRPr="00445393">
              <w:rPr>
                <w:rFonts w:asciiTheme="minorHAnsi" w:hAnsiTheme="minorHAnsi" w:cstheme="minorHAnsi"/>
                <w:color w:val="000000"/>
                <w:sz w:val="22"/>
                <w:szCs w:val="22"/>
              </w:rPr>
              <w:t>- Tutorials and webinars</w:t>
            </w:r>
          </w:p>
        </w:tc>
        <w:tc>
          <w:tcPr>
            <w:tcW w:w="1313" w:type="pct"/>
            <w:tcBorders>
              <w:top w:val="nil"/>
              <w:left w:val="nil"/>
              <w:bottom w:val="single" w:sz="8" w:space="0" w:color="A6A6A6"/>
              <w:right w:val="single" w:sz="8" w:space="0" w:color="A6A6A6"/>
            </w:tcBorders>
            <w:shd w:val="clear" w:color="auto" w:fill="auto"/>
            <w:vAlign w:val="center"/>
            <w:hideMark/>
          </w:tcPr>
          <w:p w14:paraId="3A02A890" w14:textId="77777777" w:rsidR="00C91A18" w:rsidRPr="00445393" w:rsidRDefault="00C91A18" w:rsidP="00A23D18">
            <w:pPr>
              <w:rPr>
                <w:rFonts w:asciiTheme="minorHAnsi" w:hAnsiTheme="minorHAnsi" w:cstheme="minorHAnsi"/>
                <w:color w:val="000000"/>
                <w:sz w:val="22"/>
                <w:szCs w:val="22"/>
              </w:rPr>
            </w:pPr>
            <w:r w:rsidRPr="00445393">
              <w:rPr>
                <w:rFonts w:asciiTheme="minorHAnsi" w:hAnsiTheme="minorHAnsi" w:cstheme="minorHAnsi"/>
                <w:color w:val="000000"/>
                <w:sz w:val="22"/>
                <w:szCs w:val="22"/>
              </w:rPr>
              <w:t>- Active community and Stack Overflow support</w:t>
            </w:r>
          </w:p>
        </w:tc>
      </w:tr>
    </w:tbl>
    <w:p w14:paraId="694C32C6" w14:textId="77777777" w:rsidR="00C91A18" w:rsidRDefault="00C91A18" w:rsidP="00C91A18">
      <w:pPr>
        <w:pStyle w:val="ABodyCopy"/>
        <w:rPr>
          <w:rFonts w:asciiTheme="minorHAnsi" w:hAnsiTheme="minorHAnsi" w:cstheme="minorHAnsi"/>
          <w:b/>
          <w:bCs/>
          <w:sz w:val="22"/>
          <w:szCs w:val="22"/>
        </w:rPr>
      </w:pPr>
    </w:p>
    <w:p w14:paraId="7A715C96" w14:textId="77777777" w:rsidR="001017D3" w:rsidRPr="007D1E20" w:rsidRDefault="001017D3" w:rsidP="001017D3">
      <w:pPr>
        <w:pStyle w:val="AChapTitle"/>
      </w:pPr>
      <w:bookmarkStart w:id="23" w:name="_Toc174889534"/>
      <w:r w:rsidRPr="007D1E20">
        <w:lastRenderedPageBreak/>
        <w:t xml:space="preserve">Chapter </w:t>
      </w:r>
      <w:r>
        <w:t>2</w:t>
      </w:r>
      <w:r w:rsidRPr="007D1E20">
        <w:t xml:space="preserve">: </w:t>
      </w:r>
      <w:r>
        <w:t>Gathering Data</w:t>
      </w:r>
      <w:bookmarkEnd w:id="23"/>
    </w:p>
    <w:p w14:paraId="69F9D2B0" w14:textId="77777777" w:rsidR="001017D3" w:rsidRPr="007D1E20" w:rsidRDefault="001017D3" w:rsidP="001017D3">
      <w:pPr>
        <w:pStyle w:val="Heading1"/>
      </w:pPr>
      <w:bookmarkStart w:id="24" w:name="_Toc174889535"/>
      <w:r w:rsidRPr="007D1E20">
        <w:t>Overview</w:t>
      </w:r>
      <w:bookmarkEnd w:id="24"/>
    </w:p>
    <w:p w14:paraId="30148EDE" w14:textId="77777777" w:rsidR="001017D3" w:rsidRPr="007D1E20" w:rsidRDefault="001017D3" w:rsidP="001017D3">
      <w:pPr>
        <w:pStyle w:val="ABodyCopy"/>
        <w:ind w:left="0"/>
      </w:pPr>
    </w:p>
    <w:p w14:paraId="1FB9A7D4" w14:textId="77777777" w:rsidR="001017D3" w:rsidRDefault="001017D3" w:rsidP="001017D3">
      <w:pPr>
        <w:pStyle w:val="ABodyCopy"/>
        <w:spacing w:after="0"/>
        <w:ind w:left="0"/>
        <w:rPr>
          <w:rFonts w:asciiTheme="minorHAnsi" w:hAnsiTheme="minorHAnsi"/>
          <w:sz w:val="22"/>
          <w:szCs w:val="22"/>
        </w:rPr>
      </w:pPr>
      <w:r>
        <w:rPr>
          <w:rFonts w:asciiTheme="minorHAnsi" w:hAnsiTheme="minorHAnsi"/>
          <w:sz w:val="22"/>
          <w:szCs w:val="22"/>
        </w:rPr>
        <w:t xml:space="preserve">Garbage in, garbage out (GIGO). This is perhaps the most important concept of data science. </w:t>
      </w:r>
      <w:r w:rsidRPr="00D4605B">
        <w:rPr>
          <w:rFonts w:asciiTheme="minorHAnsi" w:hAnsiTheme="minorHAnsi"/>
          <w:sz w:val="22"/>
          <w:szCs w:val="22"/>
        </w:rPr>
        <w:t xml:space="preserve">Here’s why: </w:t>
      </w:r>
    </w:p>
    <w:p w14:paraId="306826F0" w14:textId="77777777" w:rsidR="001017D3" w:rsidRDefault="001017D3" w:rsidP="001017D3">
      <w:pPr>
        <w:pStyle w:val="ABodyCopy"/>
        <w:spacing w:after="0"/>
        <w:ind w:left="0"/>
        <w:rPr>
          <w:rFonts w:asciiTheme="minorHAnsi" w:hAnsiTheme="minorHAnsi"/>
          <w:sz w:val="22"/>
          <w:szCs w:val="22"/>
        </w:rPr>
      </w:pPr>
    </w:p>
    <w:p w14:paraId="26AAA480" w14:textId="77777777" w:rsidR="001017D3" w:rsidRDefault="001017D3" w:rsidP="001017D3">
      <w:pPr>
        <w:pStyle w:val="ABodyCopy"/>
        <w:numPr>
          <w:ilvl w:val="0"/>
          <w:numId w:val="28"/>
        </w:numPr>
        <w:spacing w:after="0"/>
        <w:rPr>
          <w:rFonts w:asciiTheme="minorHAnsi" w:hAnsiTheme="minorHAnsi"/>
          <w:sz w:val="22"/>
          <w:szCs w:val="22"/>
        </w:rPr>
      </w:pPr>
      <w:r w:rsidRPr="00D4605B">
        <w:rPr>
          <w:rFonts w:asciiTheme="minorHAnsi" w:hAnsiTheme="minorHAnsi"/>
          <w:sz w:val="22"/>
          <w:szCs w:val="22"/>
        </w:rPr>
        <w:t xml:space="preserve">Poor-quality data results in poor-quality outputs, regardless of the power of your machine learning algorithm. </w:t>
      </w:r>
    </w:p>
    <w:p w14:paraId="7B7577C5" w14:textId="77777777" w:rsidR="001017D3" w:rsidRDefault="001017D3" w:rsidP="001017D3">
      <w:pPr>
        <w:pStyle w:val="ABodyCopy"/>
        <w:numPr>
          <w:ilvl w:val="0"/>
          <w:numId w:val="28"/>
        </w:numPr>
        <w:spacing w:after="0"/>
        <w:rPr>
          <w:rFonts w:asciiTheme="minorHAnsi" w:hAnsiTheme="minorHAnsi"/>
          <w:sz w:val="22"/>
          <w:szCs w:val="22"/>
        </w:rPr>
      </w:pPr>
      <w:r w:rsidRPr="00D4605B">
        <w:rPr>
          <w:rFonts w:asciiTheme="minorHAnsi" w:hAnsiTheme="minorHAnsi"/>
          <w:sz w:val="22"/>
          <w:szCs w:val="22"/>
        </w:rPr>
        <w:t xml:space="preserve">The volume of data does not compensate for poor data quality. </w:t>
      </w:r>
    </w:p>
    <w:p w14:paraId="6480C663" w14:textId="77777777" w:rsidR="001017D3" w:rsidRDefault="001017D3" w:rsidP="001017D3">
      <w:pPr>
        <w:pStyle w:val="ABodyCopy"/>
        <w:numPr>
          <w:ilvl w:val="0"/>
          <w:numId w:val="28"/>
        </w:numPr>
        <w:spacing w:after="0"/>
        <w:rPr>
          <w:rFonts w:asciiTheme="minorHAnsi" w:hAnsiTheme="minorHAnsi"/>
          <w:sz w:val="22"/>
          <w:szCs w:val="22"/>
        </w:rPr>
      </w:pPr>
      <w:r w:rsidRPr="00D4605B">
        <w:rPr>
          <w:rFonts w:asciiTheme="minorHAnsi" w:hAnsiTheme="minorHAnsi"/>
          <w:sz w:val="22"/>
          <w:szCs w:val="22"/>
        </w:rPr>
        <w:t>High-quality data is essential for building reliable and robust models.</w:t>
      </w:r>
    </w:p>
    <w:p w14:paraId="3B47ADB0" w14:textId="77777777" w:rsidR="001017D3" w:rsidRDefault="001017D3" w:rsidP="001017D3">
      <w:pPr>
        <w:pStyle w:val="ABodyCopy"/>
        <w:spacing w:after="0"/>
        <w:ind w:left="0"/>
        <w:rPr>
          <w:rFonts w:asciiTheme="minorHAnsi" w:hAnsiTheme="minorHAnsi"/>
          <w:sz w:val="22"/>
          <w:szCs w:val="22"/>
        </w:rPr>
      </w:pPr>
    </w:p>
    <w:p w14:paraId="47DF1E17" w14:textId="77777777" w:rsidR="001017D3" w:rsidRDefault="001017D3" w:rsidP="001017D3">
      <w:pPr>
        <w:pStyle w:val="ABodyCopy"/>
        <w:spacing w:after="0"/>
        <w:ind w:left="0"/>
        <w:rPr>
          <w:rFonts w:asciiTheme="minorHAnsi" w:hAnsiTheme="minorHAnsi"/>
          <w:sz w:val="22"/>
          <w:szCs w:val="22"/>
        </w:rPr>
      </w:pPr>
      <w:r>
        <w:rPr>
          <w:rFonts w:asciiTheme="minorHAnsi" w:hAnsiTheme="minorHAnsi"/>
          <w:sz w:val="22"/>
          <w:szCs w:val="22"/>
        </w:rPr>
        <w:t xml:space="preserve">GIGO refers to the quality of the data you use to build your data science projects. If you have poor-quality data as your input, then you will undoubtedly have a poor-quality output. It doesn’t matter how powerful your machine learning algorithm is or how many terabytes of data you have; if you put garbage in, you will get garbage out. Imagine trying to build a house on sand with a foundation made of balsa wood. It doesn’t matter how sophisticated the design of the house is; I would not live in it. </w:t>
      </w:r>
    </w:p>
    <w:p w14:paraId="55923A70" w14:textId="77777777" w:rsidR="001017D3" w:rsidRDefault="001017D3" w:rsidP="001017D3">
      <w:pPr>
        <w:pStyle w:val="ABodyCopy"/>
        <w:spacing w:after="0"/>
        <w:ind w:left="0"/>
        <w:rPr>
          <w:rFonts w:asciiTheme="minorHAnsi" w:hAnsiTheme="minorHAnsi"/>
          <w:sz w:val="22"/>
          <w:szCs w:val="22"/>
        </w:rPr>
      </w:pPr>
    </w:p>
    <w:p w14:paraId="65D8AB9C" w14:textId="77777777" w:rsidR="001017D3" w:rsidRDefault="001017D3" w:rsidP="001017D3">
      <w:pPr>
        <w:pStyle w:val="ABodyCopy"/>
        <w:spacing w:after="0"/>
        <w:ind w:left="0"/>
        <w:rPr>
          <w:rFonts w:asciiTheme="minorHAnsi" w:hAnsiTheme="minorHAnsi"/>
          <w:sz w:val="22"/>
          <w:szCs w:val="22"/>
        </w:rPr>
      </w:pPr>
      <w:r>
        <w:rPr>
          <w:rFonts w:asciiTheme="minorHAnsi" w:hAnsiTheme="minorHAnsi"/>
          <w:sz w:val="22"/>
          <w:szCs w:val="22"/>
        </w:rPr>
        <w:t xml:space="preserve">This book aims to provide you with a tool that will allow you to utilize your existing knowledge of a programming language and expand it to other programming languages. If you already know SAS but have a new project that requires you to develop it in R, this book will provide you with a cross-reference guide where you can look up </w:t>
      </w:r>
      <w:proofErr w:type="gramStart"/>
      <w:r>
        <w:rPr>
          <w:rFonts w:asciiTheme="minorHAnsi" w:hAnsiTheme="minorHAnsi"/>
          <w:sz w:val="22"/>
          <w:szCs w:val="22"/>
        </w:rPr>
        <w:t>a SAS</w:t>
      </w:r>
      <w:proofErr w:type="gramEnd"/>
      <w:r>
        <w:rPr>
          <w:rFonts w:asciiTheme="minorHAnsi" w:hAnsiTheme="minorHAnsi"/>
          <w:sz w:val="22"/>
          <w:szCs w:val="22"/>
        </w:rPr>
        <w:t xml:space="preserve"> procedure that you already know and convert it into R code.  </w:t>
      </w:r>
    </w:p>
    <w:p w14:paraId="443C601B" w14:textId="77777777" w:rsidR="001017D3" w:rsidRDefault="001017D3" w:rsidP="001017D3">
      <w:pPr>
        <w:pStyle w:val="ABodyCopy"/>
        <w:spacing w:after="0"/>
        <w:ind w:left="0"/>
        <w:rPr>
          <w:rFonts w:asciiTheme="minorHAnsi" w:hAnsiTheme="minorHAnsi"/>
          <w:sz w:val="22"/>
          <w:szCs w:val="22"/>
        </w:rPr>
      </w:pPr>
    </w:p>
    <w:p w14:paraId="5B3FBCE1" w14:textId="77777777" w:rsidR="001017D3" w:rsidRDefault="001017D3" w:rsidP="001017D3">
      <w:pPr>
        <w:pStyle w:val="ABodyCopy"/>
        <w:spacing w:after="0"/>
        <w:ind w:left="0"/>
        <w:rPr>
          <w:rFonts w:asciiTheme="minorHAnsi" w:hAnsiTheme="minorHAnsi"/>
          <w:sz w:val="22"/>
          <w:szCs w:val="22"/>
        </w:rPr>
      </w:pPr>
      <w:r>
        <w:rPr>
          <w:rFonts w:asciiTheme="minorHAnsi" w:hAnsiTheme="minorHAnsi"/>
          <w:sz w:val="22"/>
          <w:szCs w:val="22"/>
        </w:rPr>
        <w:t xml:space="preserve">As useful as this cross-reference guide can be, the real goal is to learn each of these programming languages to a point where we do not need to look up an existing procedure we already know. Instead, given time and practice, you will learn two new programming languages and expand the skills of your existing programming knowledge. </w:t>
      </w:r>
    </w:p>
    <w:p w14:paraId="373DF21C" w14:textId="77777777" w:rsidR="001017D3" w:rsidRDefault="001017D3" w:rsidP="001017D3">
      <w:pPr>
        <w:pStyle w:val="ABodyCopy"/>
        <w:spacing w:after="0"/>
        <w:ind w:left="0"/>
        <w:rPr>
          <w:rFonts w:asciiTheme="minorHAnsi" w:hAnsiTheme="minorHAnsi"/>
          <w:sz w:val="22"/>
          <w:szCs w:val="22"/>
        </w:rPr>
      </w:pPr>
    </w:p>
    <w:p w14:paraId="5E7DE500" w14:textId="77777777" w:rsidR="001017D3" w:rsidRDefault="001017D3" w:rsidP="001017D3">
      <w:pPr>
        <w:pStyle w:val="ABodyCopy"/>
        <w:spacing w:after="0"/>
        <w:ind w:left="0"/>
        <w:rPr>
          <w:rFonts w:asciiTheme="minorHAnsi" w:hAnsiTheme="minorHAnsi"/>
          <w:sz w:val="22"/>
          <w:szCs w:val="22"/>
        </w:rPr>
      </w:pPr>
      <w:r>
        <w:rPr>
          <w:rFonts w:asciiTheme="minorHAnsi" w:hAnsiTheme="minorHAnsi"/>
          <w:sz w:val="22"/>
          <w:szCs w:val="22"/>
        </w:rPr>
        <w:t xml:space="preserve">The structure of this book will be based on a single project. We will import data, analyze and transform the data, perform feature engineering, create several machine learning models, and evaluate the effectiveness of these models. For consistency and to build our skills throughout each project phase, we will focus on a single dataset with a single objective. You should be able to transfer each model development step to nearly any data science project </w:t>
      </w:r>
      <w:r>
        <w:rPr>
          <w:rFonts w:asciiTheme="minorHAnsi" w:hAnsiTheme="minorHAnsi"/>
          <w:sz w:val="22"/>
          <w:szCs w:val="22"/>
        </w:rPr>
        <w:lastRenderedPageBreak/>
        <w:t>you create. So, even though we will focus on a single project in a specific industry, you can apply these skills to various projects in any industry.</w:t>
      </w:r>
    </w:p>
    <w:p w14:paraId="1EC7201F" w14:textId="77777777" w:rsidR="001017D3" w:rsidRDefault="001017D3" w:rsidP="001017D3">
      <w:pPr>
        <w:pStyle w:val="ABodyCopy"/>
        <w:spacing w:after="0"/>
        <w:ind w:left="0"/>
        <w:rPr>
          <w:rFonts w:asciiTheme="minorHAnsi" w:hAnsiTheme="minorHAnsi"/>
          <w:sz w:val="22"/>
          <w:szCs w:val="22"/>
        </w:rPr>
      </w:pPr>
    </w:p>
    <w:p w14:paraId="5828070C" w14:textId="77777777" w:rsidR="001017D3" w:rsidRDefault="001017D3" w:rsidP="001017D3">
      <w:pPr>
        <w:pStyle w:val="ABodyCopy"/>
        <w:spacing w:after="0"/>
        <w:ind w:left="0"/>
        <w:rPr>
          <w:rFonts w:asciiTheme="minorHAnsi" w:hAnsiTheme="minorHAnsi"/>
          <w:sz w:val="22"/>
          <w:szCs w:val="22"/>
        </w:rPr>
      </w:pPr>
      <w:r>
        <w:rPr>
          <w:rFonts w:asciiTheme="minorHAnsi" w:hAnsiTheme="minorHAnsi"/>
          <w:sz w:val="22"/>
          <w:szCs w:val="22"/>
        </w:rPr>
        <w:t xml:space="preserve">We will not discuss the underlying foundations of data science or the details surrounding different modeling algorithms in great detail. For a more in-depth study of these concepts, check out my previous book, </w:t>
      </w:r>
      <w:ins w:id="25" w:author="Gearheart, James R." w:date="2023-07-06T14:51:00Z">
        <w:r>
          <w:rPr>
            <w:rFonts w:asciiTheme="minorHAnsi" w:hAnsiTheme="minorHAnsi"/>
            <w:i/>
            <w:sz w:val="22"/>
          </w:rPr>
          <w:fldChar w:fldCharType="begin"/>
        </w:r>
        <w:r>
          <w:rPr>
            <w:rFonts w:asciiTheme="minorHAnsi" w:hAnsiTheme="minorHAnsi"/>
            <w:i/>
            <w:sz w:val="22"/>
          </w:rPr>
          <w:instrText xml:space="preserve"> HYPERLINK "https://www.amazon.com/End-End-Data-Science-Hands/dp/1642958042/ref=sr_1_1?crid=3NS73F2BY9J3R&amp;keywords=james+gearheart&amp;qid=1688669407&amp;sprefix=james+ge%2Caps%2C510&amp;sr=8-1" </w:instrText>
        </w:r>
        <w:r>
          <w:rPr>
            <w:rFonts w:asciiTheme="minorHAnsi" w:hAnsiTheme="minorHAnsi"/>
            <w:i/>
            <w:sz w:val="22"/>
          </w:rPr>
        </w:r>
        <w:r>
          <w:rPr>
            <w:rFonts w:asciiTheme="minorHAnsi" w:hAnsiTheme="minorHAnsi"/>
            <w:i/>
            <w:sz w:val="22"/>
          </w:rPr>
          <w:fldChar w:fldCharType="separate"/>
        </w:r>
        <w:r w:rsidRPr="00501841">
          <w:rPr>
            <w:rStyle w:val="Hyperlink"/>
            <w:rFonts w:asciiTheme="minorHAnsi" w:hAnsiTheme="minorHAnsi"/>
            <w:i/>
            <w:sz w:val="22"/>
          </w:rPr>
          <w:t>End-to-End Data Science with SAS</w:t>
        </w:r>
        <w:r>
          <w:rPr>
            <w:rFonts w:asciiTheme="minorHAnsi" w:hAnsiTheme="minorHAnsi"/>
            <w:i/>
            <w:sz w:val="22"/>
          </w:rPr>
          <w:fldChar w:fldCharType="end"/>
        </w:r>
      </w:ins>
      <w:r>
        <w:rPr>
          <w:rFonts w:asciiTheme="minorHAnsi" w:hAnsiTheme="minorHAnsi"/>
          <w:sz w:val="22"/>
          <w:szCs w:val="22"/>
        </w:rPr>
        <w:t xml:space="preserve">.  </w:t>
      </w:r>
    </w:p>
    <w:p w14:paraId="12A343A2" w14:textId="77777777" w:rsidR="001017D3" w:rsidRDefault="001017D3" w:rsidP="001017D3">
      <w:pPr>
        <w:pStyle w:val="Heading1"/>
        <w:rPr>
          <w:rFonts w:asciiTheme="minorHAnsi" w:hAnsiTheme="minorHAnsi"/>
          <w:sz w:val="22"/>
          <w:szCs w:val="22"/>
        </w:rPr>
      </w:pPr>
      <w:bookmarkStart w:id="26" w:name="_Toc174889536"/>
      <w:r>
        <w:t>Project Overview</w:t>
      </w:r>
      <w:bookmarkEnd w:id="26"/>
    </w:p>
    <w:p w14:paraId="1C666363" w14:textId="77777777" w:rsidR="001017D3" w:rsidRDefault="001017D3" w:rsidP="001017D3">
      <w:pPr>
        <w:pStyle w:val="ABodyCopy"/>
        <w:spacing w:after="0"/>
        <w:ind w:left="0"/>
        <w:rPr>
          <w:rFonts w:asciiTheme="minorHAnsi" w:hAnsiTheme="minorHAnsi"/>
          <w:sz w:val="22"/>
          <w:szCs w:val="22"/>
        </w:rPr>
      </w:pPr>
    </w:p>
    <w:p w14:paraId="1EFF9606" w14:textId="77777777" w:rsidR="001017D3" w:rsidRDefault="001017D3" w:rsidP="001017D3">
      <w:pPr>
        <w:pStyle w:val="ABodyCopy"/>
        <w:ind w:left="0"/>
        <w:rPr>
          <w:rFonts w:asciiTheme="minorHAnsi" w:hAnsiTheme="minorHAnsi" w:cstheme="minorHAnsi"/>
          <w:sz w:val="22"/>
          <w:szCs w:val="22"/>
        </w:rPr>
      </w:pPr>
      <w:r w:rsidRPr="00945041">
        <w:rPr>
          <w:rFonts w:asciiTheme="minorHAnsi" w:hAnsiTheme="minorHAnsi" w:cstheme="minorHAnsi"/>
          <w:sz w:val="22"/>
          <w:szCs w:val="22"/>
        </w:rPr>
        <w:t>The project focuses on building a risk model using the Lending Club dataset to predict loan default based on application information. The Lending Club dataset is a comprehensive collection of loan data from the Lending Club platform, a peer-to-peer lending marketplace. It provides valuable insights into borrower characteristics and loan details, making it an ideal dataset for risk assessment.</w:t>
      </w:r>
    </w:p>
    <w:p w14:paraId="4E2B1B7A" w14:textId="77777777" w:rsidR="001017D3" w:rsidRPr="00945041" w:rsidRDefault="001017D3" w:rsidP="001017D3">
      <w:pPr>
        <w:pStyle w:val="ABodyCopy"/>
        <w:ind w:left="0"/>
        <w:rPr>
          <w:rFonts w:asciiTheme="minorHAnsi" w:hAnsiTheme="minorHAnsi" w:cstheme="minorHAnsi"/>
          <w:sz w:val="22"/>
          <w:szCs w:val="22"/>
        </w:rPr>
      </w:pPr>
      <w:r w:rsidRPr="00945041">
        <w:rPr>
          <w:rFonts w:asciiTheme="minorHAnsi" w:hAnsiTheme="minorHAnsi" w:cstheme="minorHAnsi"/>
          <w:sz w:val="22"/>
          <w:szCs w:val="22"/>
        </w:rPr>
        <w:t>The structure of the Lending Club dataset follows a common format for supervised machine learning tasks:</w:t>
      </w:r>
    </w:p>
    <w:p w14:paraId="66C9F31B" w14:textId="77777777" w:rsidR="001017D3" w:rsidRPr="00945041" w:rsidRDefault="001017D3" w:rsidP="001017D3">
      <w:pPr>
        <w:pStyle w:val="ABodyCopy"/>
        <w:numPr>
          <w:ilvl w:val="0"/>
          <w:numId w:val="25"/>
        </w:numPr>
        <w:rPr>
          <w:rFonts w:asciiTheme="minorHAnsi" w:hAnsiTheme="minorHAnsi" w:cstheme="minorHAnsi"/>
          <w:sz w:val="22"/>
          <w:szCs w:val="22"/>
        </w:rPr>
      </w:pPr>
      <w:r w:rsidRPr="00945041">
        <w:rPr>
          <w:rFonts w:asciiTheme="minorHAnsi" w:hAnsiTheme="minorHAnsi" w:cstheme="minorHAnsi"/>
          <w:sz w:val="22"/>
          <w:szCs w:val="22"/>
        </w:rPr>
        <w:t>It consists of rows and columns, where each row represents a loan application, and each column represents a specific attribute or feature of that loan application.</w:t>
      </w:r>
    </w:p>
    <w:p w14:paraId="6C804034" w14:textId="77777777" w:rsidR="001017D3" w:rsidRPr="00945041" w:rsidRDefault="001017D3" w:rsidP="001017D3">
      <w:pPr>
        <w:pStyle w:val="ABodyCopy"/>
        <w:numPr>
          <w:ilvl w:val="0"/>
          <w:numId w:val="25"/>
        </w:numPr>
        <w:rPr>
          <w:rFonts w:asciiTheme="minorHAnsi" w:hAnsiTheme="minorHAnsi" w:cstheme="minorHAnsi"/>
          <w:sz w:val="22"/>
          <w:szCs w:val="22"/>
        </w:rPr>
      </w:pPr>
      <w:r w:rsidRPr="00945041">
        <w:rPr>
          <w:rFonts w:asciiTheme="minorHAnsi" w:hAnsiTheme="minorHAnsi" w:cstheme="minorHAnsi"/>
          <w:sz w:val="22"/>
          <w:szCs w:val="22"/>
        </w:rPr>
        <w:t>The dataset includes various information such as borrower demographics, loan purpose, loan amount, interest rate, employment details, credit history, and more.</w:t>
      </w:r>
    </w:p>
    <w:p w14:paraId="0F2BEC3A" w14:textId="77777777" w:rsidR="001017D3" w:rsidRPr="00945041" w:rsidRDefault="001017D3" w:rsidP="001017D3">
      <w:pPr>
        <w:pStyle w:val="ABodyCopy"/>
        <w:numPr>
          <w:ilvl w:val="0"/>
          <w:numId w:val="25"/>
        </w:numPr>
        <w:rPr>
          <w:rFonts w:asciiTheme="minorHAnsi" w:hAnsiTheme="minorHAnsi" w:cstheme="minorHAnsi"/>
          <w:sz w:val="22"/>
          <w:szCs w:val="22"/>
        </w:rPr>
      </w:pPr>
      <w:r w:rsidRPr="00945041">
        <w:rPr>
          <w:rFonts w:asciiTheme="minorHAnsi" w:hAnsiTheme="minorHAnsi" w:cstheme="minorHAnsi"/>
          <w:sz w:val="22"/>
          <w:szCs w:val="22"/>
        </w:rPr>
        <w:t>However, one crucial aspect is that the dataset does not include a pre-existing target variable indicating loan default. Therefore, we need to derive this target variable ourselves based on the available information in the dataset.</w:t>
      </w:r>
    </w:p>
    <w:p w14:paraId="23121EC0" w14:textId="77777777" w:rsidR="001017D3" w:rsidRDefault="001017D3" w:rsidP="001017D3">
      <w:pPr>
        <w:pStyle w:val="ABodyCopy"/>
        <w:ind w:left="0"/>
        <w:rPr>
          <w:rFonts w:asciiTheme="minorHAnsi" w:hAnsiTheme="minorHAnsi" w:cstheme="minorHAnsi"/>
          <w:sz w:val="22"/>
          <w:szCs w:val="22"/>
        </w:rPr>
      </w:pPr>
    </w:p>
    <w:p w14:paraId="09326FA4" w14:textId="77777777" w:rsidR="001017D3" w:rsidRDefault="001017D3" w:rsidP="001017D3">
      <w:pPr>
        <w:pStyle w:val="ABodyCopy"/>
        <w:ind w:left="0"/>
        <w:rPr>
          <w:rFonts w:asciiTheme="minorHAnsi" w:hAnsiTheme="minorHAnsi" w:cstheme="minorHAnsi"/>
          <w:sz w:val="22"/>
          <w:szCs w:val="22"/>
        </w:rPr>
      </w:pPr>
      <w:r w:rsidRPr="00945041">
        <w:rPr>
          <w:rFonts w:asciiTheme="minorHAnsi" w:hAnsiTheme="minorHAnsi" w:cstheme="minorHAnsi"/>
          <w:sz w:val="22"/>
          <w:szCs w:val="22"/>
        </w:rPr>
        <w:t>Creating a target variable is an essential step in this project</w:t>
      </w:r>
      <w:r>
        <w:rPr>
          <w:rFonts w:asciiTheme="minorHAnsi" w:hAnsiTheme="minorHAnsi" w:cstheme="minorHAnsi"/>
          <w:sz w:val="22"/>
          <w:szCs w:val="22"/>
        </w:rPr>
        <w:t>. We</w:t>
      </w:r>
      <w:r w:rsidRPr="00945041">
        <w:rPr>
          <w:rFonts w:asciiTheme="minorHAnsi" w:hAnsiTheme="minorHAnsi" w:cstheme="minorHAnsi"/>
          <w:sz w:val="22"/>
          <w:szCs w:val="22"/>
        </w:rPr>
        <w:t xml:space="preserve"> will define loan default based on specific criteria such as past due payments, charged-off status, or other relevant indicators available in the dataset. </w:t>
      </w:r>
      <w:r>
        <w:rPr>
          <w:rFonts w:asciiTheme="minorHAnsi" w:hAnsiTheme="minorHAnsi" w:cstheme="minorHAnsi"/>
          <w:sz w:val="22"/>
          <w:szCs w:val="22"/>
        </w:rPr>
        <w:t>Creating the target variable from the available information is crucial in accurately training our risk model</w:t>
      </w:r>
      <w:r w:rsidRPr="00945041">
        <w:rPr>
          <w:rFonts w:asciiTheme="minorHAnsi" w:hAnsiTheme="minorHAnsi" w:cstheme="minorHAnsi"/>
          <w:sz w:val="22"/>
          <w:szCs w:val="22"/>
        </w:rPr>
        <w:t>.</w:t>
      </w:r>
    </w:p>
    <w:p w14:paraId="6EF1896B" w14:textId="77777777" w:rsidR="001017D3" w:rsidRDefault="001017D3" w:rsidP="001017D3">
      <w:pPr>
        <w:pStyle w:val="ABodyCopy"/>
        <w:ind w:left="0"/>
        <w:rPr>
          <w:rFonts w:asciiTheme="minorHAnsi" w:hAnsiTheme="minorHAnsi" w:cstheme="minorHAnsi"/>
          <w:sz w:val="22"/>
          <w:szCs w:val="22"/>
        </w:rPr>
      </w:pPr>
      <w:r w:rsidRPr="00945041">
        <w:rPr>
          <w:rFonts w:asciiTheme="minorHAnsi" w:hAnsiTheme="minorHAnsi" w:cstheme="minorHAnsi"/>
          <w:sz w:val="22"/>
          <w:szCs w:val="22"/>
        </w:rPr>
        <w:t xml:space="preserve">Through data exploration, feature engineering, and </w:t>
      </w:r>
      <w:r>
        <w:rPr>
          <w:rFonts w:asciiTheme="minorHAnsi" w:hAnsiTheme="minorHAnsi" w:cstheme="minorHAnsi"/>
          <w:sz w:val="22"/>
          <w:szCs w:val="22"/>
        </w:rPr>
        <w:t>applying</w:t>
      </w:r>
      <w:r w:rsidRPr="00945041">
        <w:rPr>
          <w:rFonts w:asciiTheme="minorHAnsi" w:hAnsiTheme="minorHAnsi" w:cstheme="minorHAnsi"/>
          <w:sz w:val="22"/>
          <w:szCs w:val="22"/>
        </w:rPr>
        <w:t xml:space="preserve"> suitable machine learning techniques, we will leverage the lending club dataset to develop a risk model that can effectively predict loan default using the information available at the point of application. </w:t>
      </w:r>
      <w:r w:rsidRPr="00945041">
        <w:rPr>
          <w:rFonts w:asciiTheme="minorHAnsi" w:hAnsiTheme="minorHAnsi" w:cstheme="minorHAnsi"/>
          <w:sz w:val="22"/>
          <w:szCs w:val="22"/>
        </w:rPr>
        <w:lastRenderedPageBreak/>
        <w:t>This project highlights the importance of data manipulation and feature engineering in extracting meaningful patterns from raw data to build predictive models.</w:t>
      </w:r>
    </w:p>
    <w:p w14:paraId="4331B978" w14:textId="77777777" w:rsidR="001017D3" w:rsidRPr="00945041" w:rsidRDefault="001017D3" w:rsidP="001017D3">
      <w:pPr>
        <w:pStyle w:val="ABodyCopy"/>
        <w:ind w:left="0"/>
        <w:rPr>
          <w:rFonts w:asciiTheme="minorHAnsi" w:hAnsiTheme="minorHAnsi" w:cstheme="minorHAnsi"/>
          <w:sz w:val="22"/>
          <w:szCs w:val="22"/>
        </w:rPr>
      </w:pPr>
      <w:r w:rsidRPr="00945041">
        <w:rPr>
          <w:rFonts w:asciiTheme="minorHAnsi" w:hAnsiTheme="minorHAnsi" w:cstheme="minorHAnsi"/>
          <w:sz w:val="22"/>
          <w:szCs w:val="22"/>
        </w:rPr>
        <w:t>In the context of this project, let's define the key terms:</w:t>
      </w:r>
    </w:p>
    <w:p w14:paraId="65A50423" w14:textId="77777777" w:rsidR="001017D3" w:rsidRPr="00945041" w:rsidRDefault="001017D3" w:rsidP="001017D3">
      <w:pPr>
        <w:pStyle w:val="ABodyCopy"/>
        <w:numPr>
          <w:ilvl w:val="0"/>
          <w:numId w:val="26"/>
        </w:numPr>
        <w:rPr>
          <w:rFonts w:asciiTheme="minorHAnsi" w:hAnsiTheme="minorHAnsi" w:cstheme="minorHAnsi"/>
          <w:sz w:val="22"/>
          <w:szCs w:val="22"/>
        </w:rPr>
      </w:pPr>
      <w:r w:rsidRPr="00C37A13">
        <w:rPr>
          <w:rFonts w:asciiTheme="minorHAnsi" w:hAnsiTheme="minorHAnsi" w:cstheme="minorHAnsi"/>
          <w:b/>
          <w:bCs/>
          <w:sz w:val="22"/>
          <w:szCs w:val="22"/>
        </w:rPr>
        <w:t>Target Variable:</w:t>
      </w:r>
      <w:r w:rsidRPr="00945041">
        <w:rPr>
          <w:rFonts w:asciiTheme="minorHAnsi" w:hAnsiTheme="minorHAnsi" w:cstheme="minorHAnsi"/>
          <w:sz w:val="22"/>
          <w:szCs w:val="22"/>
        </w:rPr>
        <w:t xml:space="preserve"> The target variable, also known as the dependent variable, is the variable we aim to predict. In this case, the target variable is loan default, which represents whether a borrower will default on their loan. It is typically binary, taking on values like "default" or "non-default," "1" or "0," or "yes" or "no." Creating an accurate prediction for the target variable is the primary objective of our risk model.</w:t>
      </w:r>
    </w:p>
    <w:p w14:paraId="069CA0DD" w14:textId="77777777" w:rsidR="001017D3" w:rsidRPr="00945041" w:rsidRDefault="001017D3" w:rsidP="001017D3">
      <w:pPr>
        <w:pStyle w:val="ABodyCopy"/>
        <w:numPr>
          <w:ilvl w:val="0"/>
          <w:numId w:val="26"/>
        </w:numPr>
        <w:rPr>
          <w:rFonts w:asciiTheme="minorHAnsi" w:hAnsiTheme="minorHAnsi" w:cstheme="minorHAnsi"/>
          <w:sz w:val="22"/>
          <w:szCs w:val="22"/>
        </w:rPr>
      </w:pPr>
      <w:r w:rsidRPr="00C37A13">
        <w:rPr>
          <w:rFonts w:asciiTheme="minorHAnsi" w:hAnsiTheme="minorHAnsi" w:cstheme="minorHAnsi"/>
          <w:b/>
          <w:bCs/>
          <w:sz w:val="22"/>
          <w:szCs w:val="22"/>
        </w:rPr>
        <w:t>Predictor Variables:</w:t>
      </w:r>
      <w:r w:rsidRPr="00945041">
        <w:rPr>
          <w:rFonts w:asciiTheme="minorHAnsi" w:hAnsiTheme="minorHAnsi" w:cstheme="minorHAnsi"/>
          <w:sz w:val="22"/>
          <w:szCs w:val="22"/>
        </w:rPr>
        <w:t xml:space="preserve"> Predictor variables, also known as independent variables or features, are used to make predictions or classifications. They provide information about the borrower's characteristics, financial history, </w:t>
      </w:r>
      <w:r>
        <w:rPr>
          <w:rFonts w:asciiTheme="minorHAnsi" w:hAnsiTheme="minorHAnsi" w:cstheme="minorHAnsi"/>
          <w:sz w:val="22"/>
          <w:szCs w:val="22"/>
        </w:rPr>
        <w:t>and loan details</w:t>
      </w:r>
      <w:r w:rsidRPr="00945041">
        <w:rPr>
          <w:rFonts w:asciiTheme="minorHAnsi" w:hAnsiTheme="minorHAnsi" w:cstheme="minorHAnsi"/>
          <w:sz w:val="22"/>
          <w:szCs w:val="22"/>
        </w:rPr>
        <w:t>. In our risk model, these predictor variables will be used to assess the likelihood of loan default.</w:t>
      </w:r>
    </w:p>
    <w:p w14:paraId="41D3F236" w14:textId="77777777" w:rsidR="001017D3" w:rsidRPr="00945041" w:rsidRDefault="001017D3" w:rsidP="001017D3">
      <w:pPr>
        <w:pStyle w:val="ABodyCopy"/>
        <w:ind w:left="0"/>
        <w:rPr>
          <w:rFonts w:asciiTheme="minorHAnsi" w:hAnsiTheme="minorHAnsi" w:cstheme="minorHAnsi"/>
          <w:sz w:val="22"/>
          <w:szCs w:val="22"/>
        </w:rPr>
      </w:pPr>
      <w:r w:rsidRPr="00945041">
        <w:rPr>
          <w:rFonts w:asciiTheme="minorHAnsi" w:hAnsiTheme="minorHAnsi" w:cstheme="minorHAnsi"/>
          <w:sz w:val="22"/>
          <w:szCs w:val="22"/>
        </w:rPr>
        <w:t xml:space="preserve">Exploratory data analysis and </w:t>
      </w:r>
      <w:r>
        <w:rPr>
          <w:rFonts w:asciiTheme="minorHAnsi" w:hAnsiTheme="minorHAnsi" w:cstheme="minorHAnsi"/>
          <w:sz w:val="22"/>
          <w:szCs w:val="22"/>
        </w:rPr>
        <w:t>manipulation techniques will be discussed in detail in the next chapter, "</w:t>
      </w:r>
      <w:r w:rsidRPr="00945041">
        <w:rPr>
          <w:rFonts w:asciiTheme="minorHAnsi" w:hAnsiTheme="minorHAnsi" w:cstheme="minorHAnsi"/>
          <w:sz w:val="22"/>
          <w:szCs w:val="22"/>
        </w:rPr>
        <w:t>Creating a Modeling Data Set." These techniques will help us understand the patterns and relationships within the dataset, manage missing values, address data inconsistencies, and prepare the data for modeling purposes. By combining feature engineering with machine learning techniques, we will aim to develop a robust risk model that can effectively predict loan default based on the available information in the Lending Club dataset.</w:t>
      </w:r>
    </w:p>
    <w:p w14:paraId="7AFFD6BC" w14:textId="77777777" w:rsidR="001017D3" w:rsidRDefault="001017D3" w:rsidP="001017D3">
      <w:pPr>
        <w:pStyle w:val="ABodyCopy"/>
        <w:spacing w:after="0"/>
        <w:ind w:left="0"/>
        <w:rPr>
          <w:rFonts w:asciiTheme="minorHAnsi" w:hAnsiTheme="minorHAnsi"/>
          <w:sz w:val="22"/>
          <w:szCs w:val="22"/>
        </w:rPr>
      </w:pPr>
    </w:p>
    <w:p w14:paraId="43DDD153" w14:textId="77777777" w:rsidR="001017D3" w:rsidRDefault="001017D3" w:rsidP="001017D3">
      <w:pPr>
        <w:pStyle w:val="Heading1"/>
        <w:rPr>
          <w:rFonts w:asciiTheme="minorHAnsi" w:hAnsiTheme="minorHAnsi"/>
          <w:sz w:val="22"/>
          <w:szCs w:val="22"/>
        </w:rPr>
      </w:pPr>
      <w:bookmarkStart w:id="27" w:name="_Toc174889537"/>
      <w:r>
        <w:t>Import Data</w:t>
      </w:r>
      <w:bookmarkEnd w:id="27"/>
    </w:p>
    <w:p w14:paraId="2FB42DB4" w14:textId="77777777" w:rsidR="001017D3" w:rsidRDefault="001017D3" w:rsidP="001017D3">
      <w:pPr>
        <w:pStyle w:val="ABodyCopy"/>
        <w:spacing w:after="0"/>
        <w:ind w:left="0"/>
        <w:rPr>
          <w:rFonts w:asciiTheme="minorHAnsi" w:hAnsiTheme="minorHAnsi"/>
          <w:sz w:val="22"/>
          <w:szCs w:val="22"/>
        </w:rPr>
      </w:pPr>
    </w:p>
    <w:p w14:paraId="2E4A0FFC" w14:textId="77777777" w:rsidR="001017D3" w:rsidRDefault="001017D3" w:rsidP="001017D3">
      <w:pPr>
        <w:pStyle w:val="ABodyCopy"/>
        <w:ind w:left="0"/>
        <w:rPr>
          <w:rFonts w:asciiTheme="minorHAnsi" w:hAnsiTheme="minorHAnsi"/>
          <w:sz w:val="22"/>
          <w:szCs w:val="22"/>
        </w:rPr>
      </w:pPr>
      <w:r>
        <w:rPr>
          <w:rFonts w:asciiTheme="minorHAnsi" w:hAnsiTheme="minorHAnsi"/>
          <w:sz w:val="22"/>
          <w:szCs w:val="22"/>
        </w:rPr>
        <w:t>The data set we will work with is the Lending Club loan database. This data set represents loan accounts sourced from the Lending Club website. It provides anonymized account-level information with data attributes representing the borrower, loan type, loan duration, loan performance and loan status. The raw data that we will be using can be found at:</w:t>
      </w:r>
    </w:p>
    <w:p w14:paraId="6A53F5DC" w14:textId="77777777" w:rsidR="001017D3" w:rsidRDefault="00000000" w:rsidP="001017D3">
      <w:pPr>
        <w:pStyle w:val="ABodyCopy"/>
        <w:spacing w:after="0"/>
        <w:ind w:left="0"/>
        <w:rPr>
          <w:rFonts w:asciiTheme="minorHAnsi" w:hAnsiTheme="minorHAnsi"/>
          <w:sz w:val="22"/>
          <w:szCs w:val="22"/>
        </w:rPr>
      </w:pPr>
      <w:hyperlink r:id="rId29" w:history="1">
        <w:r w:rsidR="001017D3" w:rsidRPr="00071F9C">
          <w:rPr>
            <w:rStyle w:val="Hyperlink"/>
            <w:rFonts w:asciiTheme="minorHAnsi" w:hAnsiTheme="minorHAnsi"/>
            <w:sz w:val="22"/>
            <w:szCs w:val="22"/>
          </w:rPr>
          <w:t>https://www.kaggle.com/wordsforthewise/lending-club</w:t>
        </w:r>
      </w:hyperlink>
    </w:p>
    <w:p w14:paraId="320BE56B" w14:textId="77777777" w:rsidR="001017D3" w:rsidRDefault="001017D3" w:rsidP="001017D3">
      <w:pPr>
        <w:pStyle w:val="ABodyCopy"/>
        <w:spacing w:after="0"/>
        <w:ind w:left="0"/>
        <w:rPr>
          <w:rFonts w:asciiTheme="minorHAnsi" w:hAnsiTheme="minorHAnsi"/>
          <w:sz w:val="22"/>
          <w:szCs w:val="22"/>
        </w:rPr>
      </w:pPr>
    </w:p>
    <w:p w14:paraId="0D6D1450" w14:textId="77777777" w:rsidR="001017D3" w:rsidRDefault="001017D3" w:rsidP="001017D3">
      <w:pPr>
        <w:pStyle w:val="ABodyCopy"/>
        <w:ind w:left="0"/>
        <w:rPr>
          <w:rFonts w:asciiTheme="minorHAnsi" w:hAnsiTheme="minorHAnsi"/>
          <w:sz w:val="22"/>
          <w:szCs w:val="22"/>
        </w:rPr>
      </w:pPr>
      <w:r>
        <w:rPr>
          <w:rFonts w:asciiTheme="minorHAnsi" w:hAnsiTheme="minorHAnsi"/>
          <w:sz w:val="22"/>
          <w:szCs w:val="22"/>
        </w:rPr>
        <w:t xml:space="preserve">Users are required to register on Kaggle before they can download the dataset. However, the remainder of this chapter focuses on getting the data and performing some filtering and minor data manipulation. The resulting dataset is a sample of the overall dataset with fewer features. To ensure we are all working from the same dataset, I have included the reduced </w:t>
      </w:r>
      <w:r>
        <w:rPr>
          <w:rFonts w:asciiTheme="minorHAnsi" w:hAnsiTheme="minorHAnsi"/>
          <w:sz w:val="22"/>
          <w:szCs w:val="22"/>
        </w:rPr>
        <w:lastRenderedPageBreak/>
        <w:t>dataset in the GitHub repository for this book.  The dataset is labeled “</w:t>
      </w:r>
      <w:proofErr w:type="spellStart"/>
      <w:r>
        <w:rPr>
          <w:rFonts w:asciiTheme="minorHAnsi" w:hAnsiTheme="minorHAnsi"/>
          <w:sz w:val="22"/>
          <w:szCs w:val="22"/>
        </w:rPr>
        <w:t>Loan_Samp</w:t>
      </w:r>
      <w:proofErr w:type="spellEnd"/>
      <w:r>
        <w:rPr>
          <w:rFonts w:asciiTheme="minorHAnsi" w:hAnsiTheme="minorHAnsi"/>
          <w:sz w:val="22"/>
          <w:szCs w:val="22"/>
        </w:rPr>
        <w:t>” and can be found at:</w:t>
      </w:r>
    </w:p>
    <w:p w14:paraId="31043CAE" w14:textId="77777777" w:rsidR="00863850" w:rsidRDefault="00863850" w:rsidP="00863850">
      <w:pPr>
        <w:pStyle w:val="ABodyCopy"/>
        <w:ind w:left="0"/>
        <w:rPr>
          <w:rFonts w:asciiTheme="minorHAnsi" w:hAnsiTheme="minorHAnsi"/>
          <w:noProof/>
          <w:sz w:val="22"/>
          <w:szCs w:val="22"/>
        </w:rPr>
      </w:pPr>
      <w:hyperlink r:id="rId30" w:history="1">
        <w:r w:rsidRPr="004C7DB7">
          <w:rPr>
            <w:rStyle w:val="Hyperlink"/>
            <w:rFonts w:asciiTheme="minorHAnsi" w:hAnsiTheme="minorHAnsi"/>
            <w:noProof/>
            <w:sz w:val="22"/>
            <w:szCs w:val="22"/>
          </w:rPr>
          <w:t>https://github.com/Gearhj/SAS-Python-and-R-</w:t>
        </w:r>
        <w:r w:rsidRPr="004C7DB7">
          <w:rPr>
            <w:rStyle w:val="Hyperlink"/>
            <w:rFonts w:asciiTheme="minorHAnsi" w:hAnsiTheme="minorHAnsi"/>
            <w:noProof/>
            <w:sz w:val="22"/>
            <w:szCs w:val="22"/>
          </w:rPr>
          <w:t>A</w:t>
        </w:r>
        <w:r w:rsidRPr="004C7DB7">
          <w:rPr>
            <w:rStyle w:val="Hyperlink"/>
            <w:rFonts w:asciiTheme="minorHAnsi" w:hAnsiTheme="minorHAnsi"/>
            <w:noProof/>
            <w:sz w:val="22"/>
            <w:szCs w:val="22"/>
          </w:rPr>
          <w:t>-Cross-Reference-Guide</w:t>
        </w:r>
      </w:hyperlink>
    </w:p>
    <w:p w14:paraId="2CB0FDC2" w14:textId="237D7FC1" w:rsidR="001017D3" w:rsidRDefault="00000000" w:rsidP="001017D3">
      <w:pPr>
        <w:pStyle w:val="ABodyCopy"/>
        <w:ind w:left="0"/>
        <w:rPr>
          <w:rFonts w:asciiTheme="minorHAnsi" w:hAnsiTheme="minorHAnsi"/>
          <w:sz w:val="22"/>
          <w:szCs w:val="22"/>
        </w:rPr>
      </w:pPr>
      <w:hyperlink r:id="rId31" w:history="1"/>
    </w:p>
    <w:p w14:paraId="1D03B3E6" w14:textId="77777777" w:rsidR="001017D3" w:rsidRDefault="001017D3" w:rsidP="001017D3">
      <w:pPr>
        <w:pStyle w:val="ABodyCopy"/>
        <w:ind w:left="0"/>
        <w:rPr>
          <w:rFonts w:asciiTheme="minorHAnsi" w:hAnsiTheme="minorHAnsi"/>
          <w:sz w:val="22"/>
          <w:szCs w:val="22"/>
        </w:rPr>
      </w:pPr>
      <w:r>
        <w:rPr>
          <w:rFonts w:asciiTheme="minorHAnsi" w:hAnsiTheme="minorHAnsi"/>
          <w:sz w:val="22"/>
          <w:szCs w:val="22"/>
        </w:rPr>
        <w:t xml:space="preserve">Since we will be creating risk models based on historical customer data, we will only need to focus on the dataset that contains accepted applications that result in active accounts. We certainly cannot use rejected data because you cannot default on a loan for which you were never approved. Therefore, we will only need to download the “accepted_2007_to_2018Q4” file. This file should contain all the available variables at the point of application and the critical information necessary to create our target variable. </w:t>
      </w:r>
    </w:p>
    <w:p w14:paraId="32194FC7" w14:textId="77777777" w:rsidR="001017D3" w:rsidRPr="00976EE5" w:rsidRDefault="001017D3" w:rsidP="001017D3">
      <w:pPr>
        <w:pStyle w:val="ABodyCopy"/>
        <w:ind w:left="0"/>
        <w:rPr>
          <w:rFonts w:asciiTheme="minorHAnsi" w:hAnsiTheme="minorHAnsi"/>
          <w:noProof/>
          <w:sz w:val="22"/>
          <w:szCs w:val="22"/>
        </w:rPr>
      </w:pPr>
      <w:r w:rsidRPr="00DB60C4">
        <w:rPr>
          <w:rFonts w:asciiTheme="minorHAnsi" w:hAnsiTheme="minorHAnsi"/>
          <w:b/>
          <w:bCs/>
          <w:sz w:val="22"/>
          <w:szCs w:val="22"/>
        </w:rPr>
        <w:t>*Note:</w:t>
      </w:r>
      <w:r>
        <w:rPr>
          <w:rFonts w:asciiTheme="minorHAnsi" w:hAnsiTheme="minorHAnsi"/>
          <w:sz w:val="22"/>
          <w:szCs w:val="22"/>
        </w:rPr>
        <w:t xml:space="preserve"> GitHub has a size limitation on items that you are allowed to keep in your repository. Unfortunately, this data set exceeds the max size restriction. However, if you apply the code shown in the next section, you should be able to download the data. By using the “seed” option, you should also be able to generate the same sample as I will be using throughout this book. Also, the final reduced dataset can be found in the GitHub repository for this book.</w:t>
      </w:r>
    </w:p>
    <w:p w14:paraId="10165B3D" w14:textId="77777777" w:rsidR="001017D3" w:rsidRDefault="001017D3" w:rsidP="001017D3">
      <w:pPr>
        <w:pStyle w:val="ABodyCopy"/>
        <w:ind w:left="0"/>
        <w:rPr>
          <w:rFonts w:asciiTheme="minorHAnsi" w:hAnsiTheme="minorHAnsi"/>
          <w:noProof/>
          <w:sz w:val="22"/>
          <w:szCs w:val="22"/>
        </w:rPr>
      </w:pPr>
    </w:p>
    <w:p w14:paraId="44B6F3C0" w14:textId="77777777" w:rsidR="001017D3" w:rsidRDefault="001017D3" w:rsidP="001017D3">
      <w:pPr>
        <w:pStyle w:val="Heading2"/>
        <w:ind w:left="0"/>
        <w:rPr>
          <w:rFonts w:asciiTheme="minorHAnsi" w:hAnsiTheme="minorHAnsi"/>
        </w:rPr>
      </w:pPr>
      <w:bookmarkStart w:id="28" w:name="_Toc174889538"/>
      <w:r>
        <w:t>Data Dictionary</w:t>
      </w:r>
      <w:bookmarkEnd w:id="28"/>
    </w:p>
    <w:p w14:paraId="39B1D641" w14:textId="77777777" w:rsidR="001017D3" w:rsidRDefault="001017D3" w:rsidP="001017D3">
      <w:pPr>
        <w:pStyle w:val="ABodyCopy"/>
        <w:ind w:left="0"/>
        <w:rPr>
          <w:rFonts w:asciiTheme="minorHAnsi" w:hAnsiTheme="minorHAnsi"/>
          <w:noProof/>
          <w:sz w:val="22"/>
          <w:szCs w:val="22"/>
        </w:rPr>
      </w:pPr>
    </w:p>
    <w:p w14:paraId="76755CB8" w14:textId="77777777" w:rsidR="001017D3" w:rsidRDefault="001017D3" w:rsidP="001017D3">
      <w:pPr>
        <w:pStyle w:val="ABodyCopy"/>
        <w:ind w:left="0"/>
        <w:rPr>
          <w:rFonts w:asciiTheme="minorHAnsi" w:hAnsiTheme="minorHAnsi"/>
          <w:noProof/>
          <w:sz w:val="22"/>
          <w:szCs w:val="22"/>
        </w:rPr>
      </w:pPr>
      <w:r w:rsidRPr="00976EE5">
        <w:rPr>
          <w:rFonts w:asciiTheme="minorHAnsi" w:hAnsiTheme="minorHAnsi"/>
          <w:noProof/>
          <w:sz w:val="22"/>
          <w:szCs w:val="22"/>
        </w:rPr>
        <w:t xml:space="preserve">One of the nice things about </w:t>
      </w:r>
      <w:r>
        <w:rPr>
          <w:rFonts w:asciiTheme="minorHAnsi" w:hAnsiTheme="minorHAnsi"/>
          <w:noProof/>
          <w:sz w:val="22"/>
          <w:szCs w:val="22"/>
        </w:rPr>
        <w:t>the Lending Club</w:t>
      </w:r>
      <w:r w:rsidRPr="00976EE5">
        <w:rPr>
          <w:rFonts w:asciiTheme="minorHAnsi" w:hAnsiTheme="minorHAnsi"/>
          <w:noProof/>
          <w:sz w:val="22"/>
          <w:szCs w:val="22"/>
        </w:rPr>
        <w:t xml:space="preserve"> dataset is that it comes with a data dictionary.  A data dictionary is a document that contains definitions for each field in the dataset.  The level of detail can vary greatly for these types of documents.  This particular one only lists the variables in the dataset and their common language definition.  </w:t>
      </w:r>
      <w:r>
        <w:rPr>
          <w:rFonts w:asciiTheme="minorHAnsi" w:hAnsiTheme="minorHAnsi"/>
          <w:noProof/>
          <w:sz w:val="22"/>
          <w:szCs w:val="22"/>
        </w:rPr>
        <w:t>The full data dictionary can be found in my GitHub repository:</w:t>
      </w:r>
    </w:p>
    <w:p w14:paraId="5471556A" w14:textId="157BB1AF" w:rsidR="004C7DB7" w:rsidRDefault="004C7DB7" w:rsidP="001017D3">
      <w:pPr>
        <w:pStyle w:val="ABodyCopy"/>
        <w:ind w:left="0"/>
        <w:rPr>
          <w:rFonts w:asciiTheme="minorHAnsi" w:hAnsiTheme="minorHAnsi"/>
          <w:noProof/>
          <w:sz w:val="22"/>
          <w:szCs w:val="22"/>
        </w:rPr>
      </w:pPr>
      <w:hyperlink r:id="rId32" w:history="1">
        <w:r w:rsidRPr="004C7DB7">
          <w:rPr>
            <w:rStyle w:val="Hyperlink"/>
            <w:rFonts w:asciiTheme="minorHAnsi" w:hAnsiTheme="minorHAnsi"/>
            <w:noProof/>
            <w:sz w:val="22"/>
            <w:szCs w:val="22"/>
          </w:rPr>
          <w:t>https://github.com/Gearhj/SAS-Python-and-R-A-Cross-Refere</w:t>
        </w:r>
        <w:r w:rsidRPr="004C7DB7">
          <w:rPr>
            <w:rStyle w:val="Hyperlink"/>
            <w:rFonts w:asciiTheme="minorHAnsi" w:hAnsiTheme="minorHAnsi"/>
            <w:noProof/>
            <w:sz w:val="22"/>
            <w:szCs w:val="22"/>
          </w:rPr>
          <w:t>n</w:t>
        </w:r>
        <w:r w:rsidRPr="004C7DB7">
          <w:rPr>
            <w:rStyle w:val="Hyperlink"/>
            <w:rFonts w:asciiTheme="minorHAnsi" w:hAnsiTheme="minorHAnsi"/>
            <w:noProof/>
            <w:sz w:val="22"/>
            <w:szCs w:val="22"/>
          </w:rPr>
          <w:t>ce-Guide</w:t>
        </w:r>
      </w:hyperlink>
    </w:p>
    <w:p w14:paraId="2020239D" w14:textId="77777777" w:rsidR="004C7DB7" w:rsidRDefault="004C7DB7" w:rsidP="001017D3">
      <w:pPr>
        <w:pStyle w:val="ABodyCopy"/>
        <w:ind w:left="0"/>
        <w:rPr>
          <w:rFonts w:asciiTheme="minorHAnsi" w:hAnsiTheme="minorHAnsi"/>
          <w:noProof/>
          <w:sz w:val="22"/>
          <w:szCs w:val="22"/>
        </w:rPr>
      </w:pPr>
    </w:p>
    <w:p w14:paraId="4645686C" w14:textId="1AE6B7A6" w:rsidR="001017D3" w:rsidRDefault="001017D3" w:rsidP="001017D3">
      <w:pPr>
        <w:pStyle w:val="ABodyCopy"/>
        <w:ind w:left="0"/>
        <w:rPr>
          <w:rFonts w:asciiTheme="minorHAnsi" w:hAnsiTheme="minorHAnsi"/>
          <w:noProof/>
          <w:sz w:val="22"/>
          <w:szCs w:val="22"/>
        </w:rPr>
      </w:pPr>
      <w:r>
        <w:rPr>
          <w:rFonts w:asciiTheme="minorHAnsi" w:hAnsiTheme="minorHAnsi"/>
          <w:noProof/>
          <w:sz w:val="22"/>
          <w:szCs w:val="22"/>
        </w:rPr>
        <w:t xml:space="preserve">However, due to the size of the data and the number of attributes, we will not use all the available data.  The raw dataset has 2.2 million observations and 151 variables.  We will limit the data to the following attributes and limit the number of observations of the data.  Table 2.2 shows the variable type, name, and description for all variables we will use as part of this </w:t>
      </w:r>
      <w:r>
        <w:rPr>
          <w:rFonts w:asciiTheme="minorHAnsi" w:hAnsiTheme="minorHAnsi"/>
          <w:noProof/>
          <w:sz w:val="22"/>
          <w:szCs w:val="22"/>
        </w:rPr>
        <w:lastRenderedPageBreak/>
        <w:t>project. Notice that “loan_status” will be used to construct our target variable, and the remaining data attributes will be our predictors.</w:t>
      </w:r>
    </w:p>
    <w:p w14:paraId="4538C316" w14:textId="77777777" w:rsidR="001017D3" w:rsidRDefault="001017D3" w:rsidP="001017D3">
      <w:pPr>
        <w:pStyle w:val="ACaptionHead"/>
        <w:ind w:left="0"/>
        <w:rPr>
          <w:rFonts w:asciiTheme="minorHAnsi" w:hAnsiTheme="minorHAnsi"/>
          <w:sz w:val="22"/>
        </w:rPr>
      </w:pPr>
      <w:r>
        <w:t>Table</w:t>
      </w:r>
      <w:r w:rsidRPr="003D5B76">
        <w:t xml:space="preserve"> </w:t>
      </w:r>
      <w:r>
        <w:t>2</w:t>
      </w:r>
      <w:r w:rsidRPr="003D5B76">
        <w:t>.</w:t>
      </w:r>
      <w:r>
        <w:t>2: Data Dictionary of Limited Dataset</w:t>
      </w:r>
    </w:p>
    <w:tbl>
      <w:tblPr>
        <w:tblW w:w="8270" w:type="dxa"/>
        <w:tblLook w:val="04A0" w:firstRow="1" w:lastRow="0" w:firstColumn="1" w:lastColumn="0" w:noHBand="0" w:noVBand="1"/>
      </w:tblPr>
      <w:tblGrid>
        <w:gridCol w:w="915"/>
        <w:gridCol w:w="1785"/>
        <w:gridCol w:w="5570"/>
      </w:tblGrid>
      <w:tr w:rsidR="001017D3" w:rsidRPr="004C5A88" w14:paraId="68D7851F" w14:textId="77777777" w:rsidTr="00A23D18">
        <w:trPr>
          <w:trHeight w:val="288"/>
        </w:trPr>
        <w:tc>
          <w:tcPr>
            <w:tcW w:w="9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F0"/>
            <w:vAlign w:val="center"/>
            <w:hideMark/>
          </w:tcPr>
          <w:p w14:paraId="2DA0EB99" w14:textId="77777777" w:rsidR="001017D3" w:rsidRPr="004C5A88" w:rsidRDefault="001017D3" w:rsidP="00A23D18">
            <w:pPr>
              <w:jc w:val="center"/>
              <w:rPr>
                <w:rFonts w:ascii="Calibri" w:hAnsi="Calibri"/>
                <w:b/>
                <w:bCs/>
                <w:color w:val="FFFFFF"/>
                <w:szCs w:val="20"/>
              </w:rPr>
            </w:pPr>
            <w:r w:rsidRPr="004C5A88">
              <w:rPr>
                <w:rFonts w:ascii="Calibri" w:hAnsi="Calibri"/>
                <w:b/>
                <w:bCs/>
                <w:color w:val="FFFFFF"/>
                <w:szCs w:val="20"/>
              </w:rPr>
              <w:t>Type</w:t>
            </w:r>
          </w:p>
        </w:tc>
        <w:tc>
          <w:tcPr>
            <w:tcW w:w="1785" w:type="dxa"/>
            <w:tcBorders>
              <w:top w:val="single" w:sz="4" w:space="0" w:color="000000" w:themeColor="text1"/>
              <w:left w:val="nil"/>
              <w:bottom w:val="single" w:sz="4" w:space="0" w:color="000000" w:themeColor="text1"/>
              <w:right w:val="single" w:sz="4" w:space="0" w:color="000000" w:themeColor="text1"/>
            </w:tcBorders>
            <w:shd w:val="clear" w:color="auto" w:fill="00B0F0"/>
            <w:vAlign w:val="center"/>
            <w:hideMark/>
          </w:tcPr>
          <w:p w14:paraId="117B26CD" w14:textId="77777777" w:rsidR="001017D3" w:rsidRPr="004C5A88" w:rsidRDefault="001017D3" w:rsidP="00A23D18">
            <w:pPr>
              <w:jc w:val="center"/>
              <w:rPr>
                <w:rFonts w:ascii="Calibri" w:hAnsi="Calibri"/>
                <w:b/>
                <w:bCs/>
                <w:color w:val="FFFFFF"/>
                <w:szCs w:val="20"/>
              </w:rPr>
            </w:pPr>
            <w:r w:rsidRPr="004C5A88">
              <w:rPr>
                <w:rFonts w:ascii="Calibri" w:hAnsi="Calibri"/>
                <w:b/>
                <w:bCs/>
                <w:color w:val="FFFFFF"/>
                <w:szCs w:val="20"/>
              </w:rPr>
              <w:t>Variable</w:t>
            </w:r>
          </w:p>
        </w:tc>
        <w:tc>
          <w:tcPr>
            <w:tcW w:w="5570" w:type="dxa"/>
            <w:tcBorders>
              <w:top w:val="single" w:sz="4" w:space="0" w:color="000000" w:themeColor="text1"/>
              <w:left w:val="nil"/>
              <w:bottom w:val="single" w:sz="4" w:space="0" w:color="000000" w:themeColor="text1"/>
              <w:right w:val="single" w:sz="4" w:space="0" w:color="000000" w:themeColor="text1"/>
            </w:tcBorders>
            <w:shd w:val="clear" w:color="auto" w:fill="00B0F0"/>
            <w:noWrap/>
            <w:vAlign w:val="bottom"/>
            <w:hideMark/>
          </w:tcPr>
          <w:p w14:paraId="3C8C2E43" w14:textId="77777777" w:rsidR="001017D3" w:rsidRPr="004C5A88" w:rsidRDefault="001017D3" w:rsidP="00A23D18">
            <w:pPr>
              <w:jc w:val="center"/>
              <w:rPr>
                <w:rFonts w:ascii="Calibri" w:hAnsi="Calibri"/>
                <w:b/>
                <w:bCs/>
                <w:color w:val="FFFFFF"/>
                <w:szCs w:val="20"/>
              </w:rPr>
            </w:pPr>
            <w:r w:rsidRPr="004C5A88">
              <w:rPr>
                <w:rFonts w:ascii="Calibri" w:hAnsi="Calibri"/>
                <w:b/>
                <w:bCs/>
                <w:color w:val="FFFFFF"/>
                <w:szCs w:val="20"/>
              </w:rPr>
              <w:t>Description</w:t>
            </w:r>
          </w:p>
        </w:tc>
      </w:tr>
      <w:tr w:rsidR="001017D3" w:rsidRPr="004C5A88" w14:paraId="5D954990" w14:textId="77777777" w:rsidTr="00A23D18">
        <w:trPr>
          <w:trHeight w:val="288"/>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92D050"/>
            <w:vAlign w:val="center"/>
            <w:hideMark/>
          </w:tcPr>
          <w:p w14:paraId="2F1AECBA" w14:textId="77777777" w:rsidR="001017D3" w:rsidRPr="004C5A88" w:rsidRDefault="001017D3" w:rsidP="00A23D18">
            <w:pPr>
              <w:rPr>
                <w:rFonts w:ascii="Arial" w:hAnsi="Arial" w:cs="Arial"/>
                <w:b/>
                <w:bCs/>
                <w:color w:val="000000"/>
                <w:sz w:val="14"/>
                <w:szCs w:val="14"/>
              </w:rPr>
            </w:pPr>
            <w:r w:rsidRPr="004C5A88">
              <w:rPr>
                <w:rFonts w:ascii="Arial" w:hAnsi="Arial" w:cs="Arial"/>
                <w:b/>
                <w:bCs/>
                <w:color w:val="000000"/>
                <w:sz w:val="14"/>
                <w:szCs w:val="14"/>
              </w:rPr>
              <w:t>Target</w:t>
            </w:r>
          </w:p>
        </w:tc>
        <w:tc>
          <w:tcPr>
            <w:tcW w:w="1785" w:type="dxa"/>
            <w:tcBorders>
              <w:top w:val="nil"/>
              <w:left w:val="nil"/>
              <w:bottom w:val="single" w:sz="4" w:space="0" w:color="000000" w:themeColor="text1"/>
              <w:right w:val="single" w:sz="4" w:space="0" w:color="000000" w:themeColor="text1"/>
            </w:tcBorders>
            <w:shd w:val="clear" w:color="auto" w:fill="92D050"/>
            <w:vAlign w:val="center"/>
            <w:hideMark/>
          </w:tcPr>
          <w:p w14:paraId="36F855B7" w14:textId="77777777" w:rsidR="001017D3" w:rsidRPr="004C5A88" w:rsidRDefault="001017D3" w:rsidP="00A23D18">
            <w:pPr>
              <w:rPr>
                <w:rFonts w:ascii="Calibri" w:hAnsi="Calibri"/>
                <w:b/>
                <w:bCs/>
                <w:color w:val="000000"/>
                <w:sz w:val="16"/>
                <w:szCs w:val="16"/>
              </w:rPr>
            </w:pPr>
            <w:proofErr w:type="spellStart"/>
            <w:r w:rsidRPr="004C5A88">
              <w:rPr>
                <w:rFonts w:ascii="Calibri" w:hAnsi="Calibri"/>
                <w:b/>
                <w:bCs/>
                <w:color w:val="000000"/>
                <w:sz w:val="16"/>
                <w:szCs w:val="16"/>
              </w:rPr>
              <w:t>loan_status</w:t>
            </w:r>
            <w:proofErr w:type="spellEnd"/>
          </w:p>
        </w:tc>
        <w:tc>
          <w:tcPr>
            <w:tcW w:w="5570" w:type="dxa"/>
            <w:tcBorders>
              <w:top w:val="nil"/>
              <w:left w:val="nil"/>
              <w:bottom w:val="single" w:sz="4" w:space="0" w:color="000000" w:themeColor="text1"/>
              <w:right w:val="single" w:sz="4" w:space="0" w:color="000000" w:themeColor="text1"/>
            </w:tcBorders>
            <w:shd w:val="clear" w:color="auto" w:fill="92D050"/>
            <w:vAlign w:val="center"/>
            <w:hideMark/>
          </w:tcPr>
          <w:p w14:paraId="6FFD2585" w14:textId="77777777" w:rsidR="001017D3" w:rsidRPr="004C5A88" w:rsidRDefault="001017D3" w:rsidP="00A23D18">
            <w:pPr>
              <w:rPr>
                <w:rFonts w:ascii="Calibri" w:hAnsi="Calibri"/>
                <w:b/>
                <w:bCs/>
                <w:color w:val="000000"/>
                <w:sz w:val="16"/>
                <w:szCs w:val="16"/>
              </w:rPr>
            </w:pPr>
            <w:r w:rsidRPr="004C5A88">
              <w:rPr>
                <w:rFonts w:ascii="Calibri" w:hAnsi="Calibri"/>
                <w:b/>
                <w:bCs/>
                <w:color w:val="000000"/>
                <w:sz w:val="16"/>
                <w:szCs w:val="16"/>
              </w:rPr>
              <w:t>Current status of the loan</w:t>
            </w:r>
          </w:p>
        </w:tc>
      </w:tr>
      <w:tr w:rsidR="001017D3" w:rsidRPr="004C5A88" w14:paraId="3C57EE92" w14:textId="77777777" w:rsidTr="00A23D18">
        <w:trPr>
          <w:trHeight w:val="408"/>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43340908" w14:textId="77777777" w:rsidR="001017D3" w:rsidRPr="004C5A88" w:rsidRDefault="001017D3" w:rsidP="00A23D18">
            <w:pPr>
              <w:rPr>
                <w:rFonts w:ascii="Arial" w:hAnsi="Arial" w:cs="Arial"/>
                <w:color w:val="000000"/>
                <w:sz w:val="14"/>
                <w:szCs w:val="14"/>
              </w:rPr>
            </w:pPr>
            <w:r w:rsidRPr="004C5A88">
              <w:rPr>
                <w:rFonts w:ascii="Arial" w:hAnsi="Arial" w:cs="Arial"/>
                <w:color w:val="000000"/>
                <w:sz w:val="14"/>
                <w:szCs w:val="14"/>
              </w:rPr>
              <w:t>Predictive</w:t>
            </w:r>
          </w:p>
        </w:tc>
        <w:tc>
          <w:tcPr>
            <w:tcW w:w="1785" w:type="dxa"/>
            <w:tcBorders>
              <w:top w:val="nil"/>
              <w:left w:val="nil"/>
              <w:bottom w:val="single" w:sz="4" w:space="0" w:color="000000" w:themeColor="text1"/>
              <w:right w:val="single" w:sz="4" w:space="0" w:color="000000" w:themeColor="text1"/>
            </w:tcBorders>
            <w:shd w:val="clear" w:color="auto" w:fill="FFFFFF" w:themeFill="background1"/>
            <w:vAlign w:val="center"/>
            <w:hideMark/>
          </w:tcPr>
          <w:p w14:paraId="3E4B4B14" w14:textId="77777777" w:rsidR="001017D3" w:rsidRPr="004C5A88" w:rsidRDefault="001017D3" w:rsidP="00A23D18">
            <w:pPr>
              <w:rPr>
                <w:rFonts w:ascii="Calibri" w:hAnsi="Calibri"/>
                <w:color w:val="000000"/>
                <w:sz w:val="16"/>
                <w:szCs w:val="16"/>
              </w:rPr>
            </w:pPr>
            <w:proofErr w:type="spellStart"/>
            <w:r w:rsidRPr="004C5A88">
              <w:rPr>
                <w:rFonts w:ascii="Calibri" w:hAnsi="Calibri"/>
                <w:color w:val="000000"/>
                <w:sz w:val="16"/>
                <w:szCs w:val="16"/>
              </w:rPr>
              <w:t>loan_amnt</w:t>
            </w:r>
            <w:proofErr w:type="spellEnd"/>
          </w:p>
        </w:tc>
        <w:tc>
          <w:tcPr>
            <w:tcW w:w="5570" w:type="dxa"/>
            <w:tcBorders>
              <w:top w:val="nil"/>
              <w:left w:val="nil"/>
              <w:bottom w:val="single" w:sz="4" w:space="0" w:color="000000" w:themeColor="text1"/>
              <w:right w:val="single" w:sz="4" w:space="0" w:color="000000" w:themeColor="text1"/>
            </w:tcBorders>
            <w:shd w:val="clear" w:color="auto" w:fill="FFFFFF" w:themeFill="background1"/>
            <w:vAlign w:val="center"/>
            <w:hideMark/>
          </w:tcPr>
          <w:p w14:paraId="698C0991" w14:textId="77777777" w:rsidR="001017D3" w:rsidRPr="004C5A88" w:rsidRDefault="001017D3" w:rsidP="00A23D18">
            <w:pPr>
              <w:rPr>
                <w:rFonts w:ascii="Calibri" w:hAnsi="Calibri"/>
                <w:color w:val="000000"/>
                <w:sz w:val="16"/>
                <w:szCs w:val="16"/>
              </w:rPr>
            </w:pPr>
            <w:r w:rsidRPr="004C5A88">
              <w:rPr>
                <w:rFonts w:ascii="Calibri" w:hAnsi="Calibri"/>
                <w:color w:val="000000"/>
                <w:sz w:val="16"/>
                <w:szCs w:val="16"/>
              </w:rPr>
              <w:t>The listed amount of the loan applied for by the borrower. If at some point in time, the credit department reduces the loan amount, then it will be reflected in this value.</w:t>
            </w:r>
          </w:p>
        </w:tc>
      </w:tr>
      <w:tr w:rsidR="001017D3" w:rsidRPr="004C5A88" w14:paraId="559D663A" w14:textId="77777777" w:rsidTr="00A23D18">
        <w:trPr>
          <w:trHeight w:val="288"/>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hideMark/>
          </w:tcPr>
          <w:p w14:paraId="14682A4A" w14:textId="77777777" w:rsidR="001017D3" w:rsidRPr="004C5A88" w:rsidRDefault="001017D3" w:rsidP="00A23D18">
            <w:pPr>
              <w:rPr>
                <w:rFonts w:ascii="Arial" w:hAnsi="Arial" w:cs="Arial"/>
                <w:color w:val="000000"/>
                <w:sz w:val="14"/>
                <w:szCs w:val="14"/>
              </w:rPr>
            </w:pPr>
            <w:r w:rsidRPr="004C5A88">
              <w:rPr>
                <w:rFonts w:ascii="Arial" w:hAnsi="Arial" w:cs="Arial"/>
                <w:color w:val="000000"/>
                <w:sz w:val="14"/>
                <w:szCs w:val="14"/>
              </w:rPr>
              <w:t>Predictive</w:t>
            </w:r>
          </w:p>
        </w:tc>
        <w:tc>
          <w:tcPr>
            <w:tcW w:w="1785" w:type="dxa"/>
            <w:tcBorders>
              <w:top w:val="nil"/>
              <w:left w:val="nil"/>
              <w:bottom w:val="single" w:sz="4" w:space="0" w:color="000000" w:themeColor="text1"/>
              <w:right w:val="single" w:sz="4" w:space="0" w:color="000000" w:themeColor="text1"/>
            </w:tcBorders>
            <w:shd w:val="clear" w:color="auto" w:fill="D9D9D9" w:themeFill="background1" w:themeFillShade="D9"/>
            <w:vAlign w:val="center"/>
            <w:hideMark/>
          </w:tcPr>
          <w:p w14:paraId="7B2B04CA" w14:textId="77777777" w:rsidR="001017D3" w:rsidRPr="004C5A88" w:rsidRDefault="001017D3" w:rsidP="00A23D18">
            <w:pPr>
              <w:rPr>
                <w:rFonts w:ascii="Calibri" w:hAnsi="Calibri"/>
                <w:color w:val="000000"/>
                <w:sz w:val="16"/>
                <w:szCs w:val="16"/>
              </w:rPr>
            </w:pPr>
            <w:r w:rsidRPr="004C5A88">
              <w:rPr>
                <w:rFonts w:ascii="Calibri" w:hAnsi="Calibri"/>
                <w:color w:val="000000"/>
                <w:sz w:val="16"/>
                <w:szCs w:val="16"/>
              </w:rPr>
              <w:t>term</w:t>
            </w:r>
          </w:p>
        </w:tc>
        <w:tc>
          <w:tcPr>
            <w:tcW w:w="5570" w:type="dxa"/>
            <w:tcBorders>
              <w:top w:val="nil"/>
              <w:left w:val="nil"/>
              <w:bottom w:val="single" w:sz="4" w:space="0" w:color="000000" w:themeColor="text1"/>
              <w:right w:val="single" w:sz="4" w:space="0" w:color="000000" w:themeColor="text1"/>
            </w:tcBorders>
            <w:shd w:val="clear" w:color="auto" w:fill="D9D9D9" w:themeFill="background1" w:themeFillShade="D9"/>
            <w:vAlign w:val="center"/>
            <w:hideMark/>
          </w:tcPr>
          <w:p w14:paraId="3C63A428" w14:textId="77777777" w:rsidR="001017D3" w:rsidRPr="004C5A88" w:rsidRDefault="001017D3" w:rsidP="00A23D18">
            <w:pPr>
              <w:rPr>
                <w:rFonts w:ascii="Calibri" w:hAnsi="Calibri"/>
                <w:color w:val="000000"/>
                <w:sz w:val="16"/>
                <w:szCs w:val="16"/>
              </w:rPr>
            </w:pPr>
            <w:r w:rsidRPr="004C5A88">
              <w:rPr>
                <w:rFonts w:ascii="Calibri" w:hAnsi="Calibri"/>
                <w:color w:val="000000"/>
                <w:sz w:val="16"/>
                <w:szCs w:val="16"/>
              </w:rPr>
              <w:t>The number of payments on the loan. Values are in months and can be either 36 or 60.</w:t>
            </w:r>
          </w:p>
        </w:tc>
      </w:tr>
      <w:tr w:rsidR="001017D3" w:rsidRPr="004C5A88" w14:paraId="604F04FF" w14:textId="77777777" w:rsidTr="00A23D18">
        <w:trPr>
          <w:trHeight w:val="288"/>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126794CB" w14:textId="77777777" w:rsidR="001017D3" w:rsidRPr="004C5A88" w:rsidRDefault="001017D3" w:rsidP="00A23D18">
            <w:pPr>
              <w:rPr>
                <w:rFonts w:ascii="Arial" w:hAnsi="Arial" w:cs="Arial"/>
                <w:color w:val="000000"/>
                <w:sz w:val="14"/>
                <w:szCs w:val="14"/>
              </w:rPr>
            </w:pPr>
            <w:r w:rsidRPr="004C5A88">
              <w:rPr>
                <w:rFonts w:ascii="Arial" w:hAnsi="Arial" w:cs="Arial"/>
                <w:color w:val="000000"/>
                <w:sz w:val="14"/>
                <w:szCs w:val="14"/>
              </w:rPr>
              <w:t>Predictive</w:t>
            </w:r>
          </w:p>
        </w:tc>
        <w:tc>
          <w:tcPr>
            <w:tcW w:w="1785" w:type="dxa"/>
            <w:tcBorders>
              <w:top w:val="nil"/>
              <w:left w:val="nil"/>
              <w:bottom w:val="single" w:sz="4" w:space="0" w:color="000000" w:themeColor="text1"/>
              <w:right w:val="single" w:sz="4" w:space="0" w:color="000000" w:themeColor="text1"/>
            </w:tcBorders>
            <w:shd w:val="clear" w:color="auto" w:fill="FFFFFF" w:themeFill="background1"/>
            <w:vAlign w:val="center"/>
            <w:hideMark/>
          </w:tcPr>
          <w:p w14:paraId="2AC3DB6E" w14:textId="77777777" w:rsidR="001017D3" w:rsidRPr="004C5A88" w:rsidRDefault="001017D3" w:rsidP="00A23D18">
            <w:pPr>
              <w:rPr>
                <w:rFonts w:ascii="Calibri" w:hAnsi="Calibri"/>
                <w:color w:val="000000"/>
                <w:sz w:val="16"/>
                <w:szCs w:val="16"/>
              </w:rPr>
            </w:pPr>
            <w:proofErr w:type="spellStart"/>
            <w:r w:rsidRPr="004C5A88">
              <w:rPr>
                <w:rFonts w:ascii="Calibri" w:hAnsi="Calibri"/>
                <w:color w:val="000000"/>
                <w:sz w:val="16"/>
                <w:szCs w:val="16"/>
              </w:rPr>
              <w:t>int_rate</w:t>
            </w:r>
            <w:proofErr w:type="spellEnd"/>
          </w:p>
        </w:tc>
        <w:tc>
          <w:tcPr>
            <w:tcW w:w="5570" w:type="dxa"/>
            <w:tcBorders>
              <w:top w:val="nil"/>
              <w:left w:val="nil"/>
              <w:bottom w:val="single" w:sz="4" w:space="0" w:color="000000" w:themeColor="text1"/>
              <w:right w:val="single" w:sz="4" w:space="0" w:color="000000" w:themeColor="text1"/>
            </w:tcBorders>
            <w:shd w:val="clear" w:color="auto" w:fill="FFFFFF" w:themeFill="background1"/>
            <w:vAlign w:val="center"/>
            <w:hideMark/>
          </w:tcPr>
          <w:p w14:paraId="36C5E0D4" w14:textId="77777777" w:rsidR="001017D3" w:rsidRPr="004C5A88" w:rsidRDefault="001017D3" w:rsidP="00A23D18">
            <w:pPr>
              <w:rPr>
                <w:rFonts w:ascii="Calibri" w:hAnsi="Calibri"/>
                <w:color w:val="000000"/>
                <w:sz w:val="16"/>
                <w:szCs w:val="16"/>
              </w:rPr>
            </w:pPr>
            <w:r w:rsidRPr="004C5A88">
              <w:rPr>
                <w:rFonts w:ascii="Calibri" w:hAnsi="Calibri"/>
                <w:color w:val="000000"/>
                <w:sz w:val="16"/>
                <w:szCs w:val="16"/>
              </w:rPr>
              <w:t>Interest Rate on the loan</w:t>
            </w:r>
          </w:p>
        </w:tc>
      </w:tr>
      <w:tr w:rsidR="001017D3" w:rsidRPr="004C5A88" w14:paraId="79C178BF" w14:textId="77777777" w:rsidTr="00A23D18">
        <w:trPr>
          <w:trHeight w:val="288"/>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hideMark/>
          </w:tcPr>
          <w:p w14:paraId="527F9EA0" w14:textId="77777777" w:rsidR="001017D3" w:rsidRPr="004C5A88" w:rsidRDefault="001017D3" w:rsidP="00A23D18">
            <w:pPr>
              <w:rPr>
                <w:rFonts w:ascii="Arial" w:hAnsi="Arial" w:cs="Arial"/>
                <w:color w:val="000000"/>
                <w:sz w:val="14"/>
                <w:szCs w:val="14"/>
              </w:rPr>
            </w:pPr>
            <w:r w:rsidRPr="004C5A88">
              <w:rPr>
                <w:rFonts w:ascii="Arial" w:hAnsi="Arial" w:cs="Arial"/>
                <w:color w:val="000000"/>
                <w:sz w:val="14"/>
                <w:szCs w:val="14"/>
              </w:rPr>
              <w:t>Predictive</w:t>
            </w:r>
          </w:p>
        </w:tc>
        <w:tc>
          <w:tcPr>
            <w:tcW w:w="1785" w:type="dxa"/>
            <w:tcBorders>
              <w:top w:val="nil"/>
              <w:left w:val="nil"/>
              <w:bottom w:val="single" w:sz="4" w:space="0" w:color="000000" w:themeColor="text1"/>
              <w:right w:val="single" w:sz="4" w:space="0" w:color="000000" w:themeColor="text1"/>
            </w:tcBorders>
            <w:shd w:val="clear" w:color="auto" w:fill="D9D9D9" w:themeFill="background1" w:themeFillShade="D9"/>
            <w:vAlign w:val="center"/>
            <w:hideMark/>
          </w:tcPr>
          <w:p w14:paraId="04F540DD" w14:textId="77777777" w:rsidR="001017D3" w:rsidRPr="004C5A88" w:rsidRDefault="001017D3" w:rsidP="00A23D18">
            <w:pPr>
              <w:rPr>
                <w:rFonts w:ascii="Calibri" w:hAnsi="Calibri"/>
                <w:color w:val="000000"/>
                <w:sz w:val="16"/>
                <w:szCs w:val="16"/>
              </w:rPr>
            </w:pPr>
            <w:r w:rsidRPr="004C5A88">
              <w:rPr>
                <w:rFonts w:ascii="Calibri" w:hAnsi="Calibri"/>
                <w:color w:val="000000"/>
                <w:sz w:val="16"/>
                <w:szCs w:val="16"/>
              </w:rPr>
              <w:t>installment</w:t>
            </w:r>
          </w:p>
        </w:tc>
        <w:tc>
          <w:tcPr>
            <w:tcW w:w="5570" w:type="dxa"/>
            <w:tcBorders>
              <w:top w:val="nil"/>
              <w:left w:val="nil"/>
              <w:bottom w:val="single" w:sz="4" w:space="0" w:color="000000" w:themeColor="text1"/>
              <w:right w:val="single" w:sz="4" w:space="0" w:color="000000" w:themeColor="text1"/>
            </w:tcBorders>
            <w:shd w:val="clear" w:color="auto" w:fill="D9D9D9" w:themeFill="background1" w:themeFillShade="D9"/>
            <w:vAlign w:val="center"/>
            <w:hideMark/>
          </w:tcPr>
          <w:p w14:paraId="4FC5FE81" w14:textId="77777777" w:rsidR="001017D3" w:rsidRPr="004C5A88" w:rsidRDefault="001017D3" w:rsidP="00A23D18">
            <w:pPr>
              <w:rPr>
                <w:rFonts w:ascii="Calibri" w:hAnsi="Calibri"/>
                <w:color w:val="000000"/>
                <w:sz w:val="16"/>
                <w:szCs w:val="16"/>
              </w:rPr>
            </w:pPr>
            <w:r w:rsidRPr="004C5A88">
              <w:rPr>
                <w:rFonts w:ascii="Calibri" w:hAnsi="Calibri"/>
                <w:color w:val="000000"/>
                <w:sz w:val="16"/>
                <w:szCs w:val="16"/>
              </w:rPr>
              <w:t>The monthly payment owed by the borrower if the loan originates.</w:t>
            </w:r>
          </w:p>
        </w:tc>
      </w:tr>
      <w:tr w:rsidR="001017D3" w:rsidRPr="004C5A88" w14:paraId="13A66F94" w14:textId="77777777" w:rsidTr="00A23D18">
        <w:trPr>
          <w:trHeight w:val="288"/>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0E422815" w14:textId="77777777" w:rsidR="001017D3" w:rsidRPr="004C5A88" w:rsidRDefault="001017D3" w:rsidP="00A23D18">
            <w:pPr>
              <w:rPr>
                <w:rFonts w:ascii="Arial" w:hAnsi="Arial" w:cs="Arial"/>
                <w:color w:val="000000"/>
                <w:sz w:val="14"/>
                <w:szCs w:val="14"/>
              </w:rPr>
            </w:pPr>
            <w:r w:rsidRPr="004C5A88">
              <w:rPr>
                <w:rFonts w:ascii="Arial" w:hAnsi="Arial" w:cs="Arial"/>
                <w:color w:val="000000"/>
                <w:sz w:val="14"/>
                <w:szCs w:val="14"/>
              </w:rPr>
              <w:t>Predictive</w:t>
            </w:r>
          </w:p>
        </w:tc>
        <w:tc>
          <w:tcPr>
            <w:tcW w:w="1785" w:type="dxa"/>
            <w:tcBorders>
              <w:top w:val="nil"/>
              <w:left w:val="nil"/>
              <w:bottom w:val="single" w:sz="4" w:space="0" w:color="000000" w:themeColor="text1"/>
              <w:right w:val="single" w:sz="4" w:space="0" w:color="000000" w:themeColor="text1"/>
            </w:tcBorders>
            <w:shd w:val="clear" w:color="auto" w:fill="FFFFFF" w:themeFill="background1"/>
            <w:vAlign w:val="center"/>
            <w:hideMark/>
          </w:tcPr>
          <w:p w14:paraId="1B08684D" w14:textId="77777777" w:rsidR="001017D3" w:rsidRPr="004C5A88" w:rsidRDefault="001017D3" w:rsidP="00A23D18">
            <w:pPr>
              <w:rPr>
                <w:rFonts w:ascii="Calibri" w:hAnsi="Calibri"/>
                <w:color w:val="000000"/>
                <w:sz w:val="16"/>
                <w:szCs w:val="16"/>
              </w:rPr>
            </w:pPr>
            <w:r w:rsidRPr="004C5A88">
              <w:rPr>
                <w:rFonts w:ascii="Calibri" w:hAnsi="Calibri"/>
                <w:color w:val="000000"/>
                <w:sz w:val="16"/>
                <w:szCs w:val="16"/>
              </w:rPr>
              <w:t>grade</w:t>
            </w:r>
          </w:p>
        </w:tc>
        <w:tc>
          <w:tcPr>
            <w:tcW w:w="5570" w:type="dxa"/>
            <w:tcBorders>
              <w:top w:val="nil"/>
              <w:left w:val="nil"/>
              <w:bottom w:val="single" w:sz="4" w:space="0" w:color="000000" w:themeColor="text1"/>
              <w:right w:val="single" w:sz="4" w:space="0" w:color="000000" w:themeColor="text1"/>
            </w:tcBorders>
            <w:shd w:val="clear" w:color="auto" w:fill="FFFFFF" w:themeFill="background1"/>
            <w:vAlign w:val="center"/>
            <w:hideMark/>
          </w:tcPr>
          <w:p w14:paraId="2C960E11" w14:textId="77777777" w:rsidR="001017D3" w:rsidRPr="004C5A88" w:rsidRDefault="001017D3" w:rsidP="00A23D18">
            <w:pPr>
              <w:rPr>
                <w:rFonts w:ascii="Calibri" w:hAnsi="Calibri"/>
                <w:color w:val="000000"/>
                <w:sz w:val="16"/>
                <w:szCs w:val="16"/>
              </w:rPr>
            </w:pPr>
            <w:r w:rsidRPr="004C5A88">
              <w:rPr>
                <w:rFonts w:ascii="Calibri" w:hAnsi="Calibri"/>
                <w:color w:val="000000"/>
                <w:sz w:val="16"/>
                <w:szCs w:val="16"/>
              </w:rPr>
              <w:t>LC assigned loan grade</w:t>
            </w:r>
          </w:p>
        </w:tc>
      </w:tr>
      <w:tr w:rsidR="001017D3" w:rsidRPr="004C5A88" w14:paraId="3D5C6295" w14:textId="77777777" w:rsidTr="00A23D18">
        <w:trPr>
          <w:trHeight w:val="288"/>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hideMark/>
          </w:tcPr>
          <w:p w14:paraId="73134C97" w14:textId="77777777" w:rsidR="001017D3" w:rsidRPr="004C5A88" w:rsidRDefault="001017D3" w:rsidP="00A23D18">
            <w:pPr>
              <w:rPr>
                <w:rFonts w:ascii="Arial" w:hAnsi="Arial" w:cs="Arial"/>
                <w:color w:val="000000"/>
                <w:sz w:val="14"/>
                <w:szCs w:val="14"/>
              </w:rPr>
            </w:pPr>
            <w:r w:rsidRPr="004C5A88">
              <w:rPr>
                <w:rFonts w:ascii="Arial" w:hAnsi="Arial" w:cs="Arial"/>
                <w:color w:val="000000"/>
                <w:sz w:val="14"/>
                <w:szCs w:val="14"/>
              </w:rPr>
              <w:t>Predictive</w:t>
            </w:r>
          </w:p>
        </w:tc>
        <w:tc>
          <w:tcPr>
            <w:tcW w:w="1785" w:type="dxa"/>
            <w:tcBorders>
              <w:top w:val="nil"/>
              <w:left w:val="nil"/>
              <w:bottom w:val="single" w:sz="4" w:space="0" w:color="000000" w:themeColor="text1"/>
              <w:right w:val="single" w:sz="4" w:space="0" w:color="000000" w:themeColor="text1"/>
            </w:tcBorders>
            <w:shd w:val="clear" w:color="auto" w:fill="D9D9D9" w:themeFill="background1" w:themeFillShade="D9"/>
            <w:vAlign w:val="center"/>
            <w:hideMark/>
          </w:tcPr>
          <w:p w14:paraId="466E362A" w14:textId="77777777" w:rsidR="001017D3" w:rsidRPr="004C5A88" w:rsidRDefault="001017D3" w:rsidP="00A23D18">
            <w:pPr>
              <w:rPr>
                <w:rFonts w:ascii="Calibri" w:hAnsi="Calibri"/>
                <w:color w:val="000000"/>
                <w:sz w:val="16"/>
                <w:szCs w:val="16"/>
              </w:rPr>
            </w:pPr>
            <w:proofErr w:type="spellStart"/>
            <w:r w:rsidRPr="004C5A88">
              <w:rPr>
                <w:rFonts w:ascii="Calibri" w:hAnsi="Calibri"/>
                <w:color w:val="000000"/>
                <w:sz w:val="16"/>
                <w:szCs w:val="16"/>
              </w:rPr>
              <w:t>sub_grade</w:t>
            </w:r>
            <w:proofErr w:type="spellEnd"/>
          </w:p>
        </w:tc>
        <w:tc>
          <w:tcPr>
            <w:tcW w:w="5570" w:type="dxa"/>
            <w:tcBorders>
              <w:top w:val="nil"/>
              <w:left w:val="nil"/>
              <w:bottom w:val="single" w:sz="4" w:space="0" w:color="000000" w:themeColor="text1"/>
              <w:right w:val="single" w:sz="4" w:space="0" w:color="000000" w:themeColor="text1"/>
            </w:tcBorders>
            <w:shd w:val="clear" w:color="auto" w:fill="D9D9D9" w:themeFill="background1" w:themeFillShade="D9"/>
            <w:vAlign w:val="center"/>
            <w:hideMark/>
          </w:tcPr>
          <w:p w14:paraId="0D20C619" w14:textId="77777777" w:rsidR="001017D3" w:rsidRPr="004C5A88" w:rsidRDefault="001017D3" w:rsidP="00A23D18">
            <w:pPr>
              <w:rPr>
                <w:rFonts w:ascii="Calibri" w:hAnsi="Calibri"/>
                <w:color w:val="000000"/>
                <w:sz w:val="16"/>
                <w:szCs w:val="16"/>
              </w:rPr>
            </w:pPr>
            <w:r w:rsidRPr="004C5A88">
              <w:rPr>
                <w:rFonts w:ascii="Calibri" w:hAnsi="Calibri"/>
                <w:color w:val="000000"/>
                <w:sz w:val="16"/>
                <w:szCs w:val="16"/>
              </w:rPr>
              <w:t>LC assigned loan subgrade</w:t>
            </w:r>
          </w:p>
        </w:tc>
      </w:tr>
      <w:tr w:rsidR="001017D3" w:rsidRPr="004C5A88" w14:paraId="57EF6368" w14:textId="77777777" w:rsidTr="00A23D18">
        <w:trPr>
          <w:trHeight w:val="408"/>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1C3EBC22" w14:textId="77777777" w:rsidR="001017D3" w:rsidRPr="004C5A88" w:rsidRDefault="001017D3" w:rsidP="00A23D18">
            <w:pPr>
              <w:rPr>
                <w:rFonts w:ascii="Arial" w:hAnsi="Arial" w:cs="Arial"/>
                <w:color w:val="000000"/>
                <w:sz w:val="14"/>
                <w:szCs w:val="14"/>
              </w:rPr>
            </w:pPr>
            <w:r w:rsidRPr="004C5A88">
              <w:rPr>
                <w:rFonts w:ascii="Arial" w:hAnsi="Arial" w:cs="Arial"/>
                <w:color w:val="000000"/>
                <w:sz w:val="14"/>
                <w:szCs w:val="14"/>
              </w:rPr>
              <w:t>Predictive</w:t>
            </w:r>
          </w:p>
        </w:tc>
        <w:tc>
          <w:tcPr>
            <w:tcW w:w="1785" w:type="dxa"/>
            <w:tcBorders>
              <w:top w:val="nil"/>
              <w:left w:val="nil"/>
              <w:bottom w:val="single" w:sz="4" w:space="0" w:color="000000" w:themeColor="text1"/>
              <w:right w:val="single" w:sz="4" w:space="0" w:color="000000" w:themeColor="text1"/>
            </w:tcBorders>
            <w:shd w:val="clear" w:color="auto" w:fill="FFFFFF" w:themeFill="background1"/>
            <w:vAlign w:val="center"/>
            <w:hideMark/>
          </w:tcPr>
          <w:p w14:paraId="2DC41B33" w14:textId="77777777" w:rsidR="001017D3" w:rsidRPr="004C5A88" w:rsidRDefault="001017D3" w:rsidP="00A23D18">
            <w:pPr>
              <w:rPr>
                <w:rFonts w:ascii="Calibri" w:hAnsi="Calibri"/>
                <w:color w:val="000000"/>
                <w:sz w:val="16"/>
                <w:szCs w:val="16"/>
              </w:rPr>
            </w:pPr>
            <w:proofErr w:type="spellStart"/>
            <w:r w:rsidRPr="004C5A88">
              <w:rPr>
                <w:rFonts w:ascii="Calibri" w:hAnsi="Calibri"/>
                <w:color w:val="000000"/>
                <w:sz w:val="16"/>
                <w:szCs w:val="16"/>
              </w:rPr>
              <w:t>emp_length</w:t>
            </w:r>
            <w:proofErr w:type="spellEnd"/>
          </w:p>
        </w:tc>
        <w:tc>
          <w:tcPr>
            <w:tcW w:w="5570" w:type="dxa"/>
            <w:tcBorders>
              <w:top w:val="nil"/>
              <w:left w:val="nil"/>
              <w:bottom w:val="single" w:sz="4" w:space="0" w:color="000000" w:themeColor="text1"/>
              <w:right w:val="single" w:sz="4" w:space="0" w:color="000000" w:themeColor="text1"/>
            </w:tcBorders>
            <w:shd w:val="clear" w:color="auto" w:fill="FFFFFF" w:themeFill="background1"/>
            <w:vAlign w:val="center"/>
            <w:hideMark/>
          </w:tcPr>
          <w:p w14:paraId="57544BDE" w14:textId="77777777" w:rsidR="001017D3" w:rsidRPr="004C5A88" w:rsidRDefault="001017D3" w:rsidP="00A23D18">
            <w:pPr>
              <w:rPr>
                <w:rFonts w:ascii="Calibri" w:hAnsi="Calibri"/>
                <w:color w:val="000000"/>
                <w:sz w:val="16"/>
                <w:szCs w:val="16"/>
              </w:rPr>
            </w:pPr>
            <w:r w:rsidRPr="004C5A88">
              <w:rPr>
                <w:rFonts w:ascii="Calibri" w:hAnsi="Calibri"/>
                <w:color w:val="000000"/>
                <w:sz w:val="16"/>
                <w:szCs w:val="16"/>
              </w:rPr>
              <w:t>Employment length in years. Possible values are between 0 and 10 where 0 means less than one year and 10 means ten or more years.</w:t>
            </w:r>
          </w:p>
        </w:tc>
      </w:tr>
      <w:tr w:rsidR="001017D3" w:rsidRPr="004C5A88" w14:paraId="6B1F62E6" w14:textId="77777777" w:rsidTr="00A23D18">
        <w:trPr>
          <w:trHeight w:val="408"/>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hideMark/>
          </w:tcPr>
          <w:p w14:paraId="15C56BDE" w14:textId="77777777" w:rsidR="001017D3" w:rsidRPr="004C5A88" w:rsidRDefault="001017D3" w:rsidP="00A23D18">
            <w:pPr>
              <w:rPr>
                <w:rFonts w:ascii="Arial" w:hAnsi="Arial" w:cs="Arial"/>
                <w:color w:val="000000"/>
                <w:sz w:val="14"/>
                <w:szCs w:val="14"/>
              </w:rPr>
            </w:pPr>
            <w:r w:rsidRPr="004C5A88">
              <w:rPr>
                <w:rFonts w:ascii="Arial" w:hAnsi="Arial" w:cs="Arial"/>
                <w:color w:val="000000"/>
                <w:sz w:val="14"/>
                <w:szCs w:val="14"/>
              </w:rPr>
              <w:t>Predictive</w:t>
            </w:r>
          </w:p>
        </w:tc>
        <w:tc>
          <w:tcPr>
            <w:tcW w:w="1785" w:type="dxa"/>
            <w:tcBorders>
              <w:top w:val="nil"/>
              <w:left w:val="nil"/>
              <w:bottom w:val="single" w:sz="4" w:space="0" w:color="000000" w:themeColor="text1"/>
              <w:right w:val="single" w:sz="4" w:space="0" w:color="000000" w:themeColor="text1"/>
            </w:tcBorders>
            <w:shd w:val="clear" w:color="auto" w:fill="D9D9D9" w:themeFill="background1" w:themeFillShade="D9"/>
            <w:vAlign w:val="center"/>
            <w:hideMark/>
          </w:tcPr>
          <w:p w14:paraId="51C7EA61" w14:textId="77777777" w:rsidR="001017D3" w:rsidRPr="004C5A88" w:rsidRDefault="001017D3" w:rsidP="00A23D18">
            <w:pPr>
              <w:rPr>
                <w:rFonts w:ascii="Calibri" w:hAnsi="Calibri"/>
                <w:color w:val="000000"/>
                <w:sz w:val="16"/>
                <w:szCs w:val="16"/>
              </w:rPr>
            </w:pPr>
            <w:proofErr w:type="spellStart"/>
            <w:r w:rsidRPr="004C5A88">
              <w:rPr>
                <w:rFonts w:ascii="Calibri" w:hAnsi="Calibri"/>
                <w:color w:val="000000"/>
                <w:sz w:val="16"/>
                <w:szCs w:val="16"/>
              </w:rPr>
              <w:t>home_ownership</w:t>
            </w:r>
            <w:proofErr w:type="spellEnd"/>
          </w:p>
        </w:tc>
        <w:tc>
          <w:tcPr>
            <w:tcW w:w="5570" w:type="dxa"/>
            <w:tcBorders>
              <w:top w:val="nil"/>
              <w:left w:val="nil"/>
              <w:bottom w:val="single" w:sz="4" w:space="0" w:color="000000" w:themeColor="text1"/>
              <w:right w:val="single" w:sz="4" w:space="0" w:color="000000" w:themeColor="text1"/>
            </w:tcBorders>
            <w:shd w:val="clear" w:color="auto" w:fill="D9D9D9" w:themeFill="background1" w:themeFillShade="D9"/>
            <w:vAlign w:val="center"/>
            <w:hideMark/>
          </w:tcPr>
          <w:p w14:paraId="7D77770F" w14:textId="77777777" w:rsidR="001017D3" w:rsidRPr="004C5A88" w:rsidRDefault="001017D3" w:rsidP="00A23D18">
            <w:pPr>
              <w:rPr>
                <w:rFonts w:ascii="Calibri" w:hAnsi="Calibri"/>
                <w:color w:val="000000"/>
                <w:sz w:val="16"/>
                <w:szCs w:val="16"/>
              </w:rPr>
            </w:pPr>
            <w:r w:rsidRPr="004C5A88">
              <w:rPr>
                <w:rFonts w:ascii="Calibri" w:hAnsi="Calibri"/>
                <w:color w:val="000000"/>
                <w:sz w:val="16"/>
                <w:szCs w:val="16"/>
              </w:rPr>
              <w:t xml:space="preserve">The homeownership status provided by the borrower during registration or obtained from the credit report. Our values </w:t>
            </w:r>
            <w:proofErr w:type="gramStart"/>
            <w:r w:rsidRPr="004C5A88">
              <w:rPr>
                <w:rFonts w:ascii="Calibri" w:hAnsi="Calibri"/>
                <w:color w:val="000000"/>
                <w:sz w:val="16"/>
                <w:szCs w:val="16"/>
              </w:rPr>
              <w:t>are:</w:t>
            </w:r>
            <w:proofErr w:type="gramEnd"/>
            <w:r w:rsidRPr="004C5A88">
              <w:rPr>
                <w:rFonts w:ascii="Calibri" w:hAnsi="Calibri"/>
                <w:color w:val="000000"/>
                <w:sz w:val="16"/>
                <w:szCs w:val="16"/>
              </w:rPr>
              <w:t xml:space="preserve"> RENT, OWN, MORTGAGE, OTHER</w:t>
            </w:r>
          </w:p>
        </w:tc>
      </w:tr>
      <w:tr w:rsidR="001017D3" w:rsidRPr="004C5A88" w14:paraId="4F74FC5D" w14:textId="77777777" w:rsidTr="00A23D18">
        <w:trPr>
          <w:trHeight w:val="288"/>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2E21F37D" w14:textId="77777777" w:rsidR="001017D3" w:rsidRPr="004C5A88" w:rsidRDefault="001017D3" w:rsidP="00A23D18">
            <w:pPr>
              <w:rPr>
                <w:rFonts w:ascii="Arial" w:hAnsi="Arial" w:cs="Arial"/>
                <w:color w:val="000000"/>
                <w:sz w:val="14"/>
                <w:szCs w:val="14"/>
              </w:rPr>
            </w:pPr>
            <w:r w:rsidRPr="004C5A88">
              <w:rPr>
                <w:rFonts w:ascii="Arial" w:hAnsi="Arial" w:cs="Arial"/>
                <w:color w:val="000000"/>
                <w:sz w:val="14"/>
                <w:szCs w:val="14"/>
              </w:rPr>
              <w:t>Predictive</w:t>
            </w:r>
          </w:p>
        </w:tc>
        <w:tc>
          <w:tcPr>
            <w:tcW w:w="1785" w:type="dxa"/>
            <w:tcBorders>
              <w:top w:val="nil"/>
              <w:left w:val="nil"/>
              <w:bottom w:val="single" w:sz="4" w:space="0" w:color="000000" w:themeColor="text1"/>
              <w:right w:val="single" w:sz="4" w:space="0" w:color="000000" w:themeColor="text1"/>
            </w:tcBorders>
            <w:shd w:val="clear" w:color="auto" w:fill="FFFFFF" w:themeFill="background1"/>
            <w:vAlign w:val="center"/>
            <w:hideMark/>
          </w:tcPr>
          <w:p w14:paraId="6786C578" w14:textId="77777777" w:rsidR="001017D3" w:rsidRPr="004C5A88" w:rsidRDefault="001017D3" w:rsidP="00A23D18">
            <w:pPr>
              <w:rPr>
                <w:rFonts w:ascii="Calibri" w:hAnsi="Calibri"/>
                <w:color w:val="000000"/>
                <w:sz w:val="16"/>
                <w:szCs w:val="16"/>
              </w:rPr>
            </w:pPr>
            <w:proofErr w:type="spellStart"/>
            <w:r w:rsidRPr="004C5A88">
              <w:rPr>
                <w:rFonts w:ascii="Calibri" w:hAnsi="Calibri"/>
                <w:color w:val="000000"/>
                <w:sz w:val="16"/>
                <w:szCs w:val="16"/>
              </w:rPr>
              <w:t>annual_inc</w:t>
            </w:r>
            <w:proofErr w:type="spellEnd"/>
          </w:p>
        </w:tc>
        <w:tc>
          <w:tcPr>
            <w:tcW w:w="5570" w:type="dxa"/>
            <w:tcBorders>
              <w:top w:val="nil"/>
              <w:left w:val="nil"/>
              <w:bottom w:val="single" w:sz="4" w:space="0" w:color="000000" w:themeColor="text1"/>
              <w:right w:val="single" w:sz="4" w:space="0" w:color="000000" w:themeColor="text1"/>
            </w:tcBorders>
            <w:shd w:val="clear" w:color="auto" w:fill="FFFFFF" w:themeFill="background1"/>
            <w:vAlign w:val="center"/>
            <w:hideMark/>
          </w:tcPr>
          <w:p w14:paraId="38527C3D" w14:textId="77777777" w:rsidR="001017D3" w:rsidRPr="004C5A88" w:rsidRDefault="001017D3" w:rsidP="00A23D18">
            <w:pPr>
              <w:rPr>
                <w:rFonts w:ascii="Calibri" w:hAnsi="Calibri"/>
                <w:color w:val="000000"/>
                <w:sz w:val="16"/>
                <w:szCs w:val="16"/>
              </w:rPr>
            </w:pPr>
            <w:r w:rsidRPr="004C5A88">
              <w:rPr>
                <w:rFonts w:ascii="Calibri" w:hAnsi="Calibri"/>
                <w:color w:val="000000"/>
                <w:sz w:val="16"/>
                <w:szCs w:val="16"/>
              </w:rPr>
              <w:t>The self-reported annual income provided by the borrower during registration.</w:t>
            </w:r>
          </w:p>
        </w:tc>
      </w:tr>
      <w:tr w:rsidR="001017D3" w:rsidRPr="004C5A88" w14:paraId="1F8E5B8B" w14:textId="77777777" w:rsidTr="00A23D18">
        <w:trPr>
          <w:trHeight w:val="288"/>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hideMark/>
          </w:tcPr>
          <w:p w14:paraId="56024B35" w14:textId="77777777" w:rsidR="001017D3" w:rsidRPr="004C5A88" w:rsidRDefault="001017D3" w:rsidP="00A23D18">
            <w:pPr>
              <w:rPr>
                <w:rFonts w:ascii="Arial" w:hAnsi="Arial" w:cs="Arial"/>
                <w:color w:val="000000"/>
                <w:sz w:val="14"/>
                <w:szCs w:val="14"/>
              </w:rPr>
            </w:pPr>
            <w:r w:rsidRPr="004C5A88">
              <w:rPr>
                <w:rFonts w:ascii="Arial" w:hAnsi="Arial" w:cs="Arial"/>
                <w:color w:val="000000"/>
                <w:sz w:val="14"/>
                <w:szCs w:val="14"/>
              </w:rPr>
              <w:t>Predictive</w:t>
            </w:r>
          </w:p>
        </w:tc>
        <w:tc>
          <w:tcPr>
            <w:tcW w:w="1785" w:type="dxa"/>
            <w:tcBorders>
              <w:top w:val="nil"/>
              <w:left w:val="nil"/>
              <w:bottom w:val="single" w:sz="4" w:space="0" w:color="000000" w:themeColor="text1"/>
              <w:right w:val="single" w:sz="4" w:space="0" w:color="000000" w:themeColor="text1"/>
            </w:tcBorders>
            <w:shd w:val="clear" w:color="auto" w:fill="D9D9D9" w:themeFill="background1" w:themeFillShade="D9"/>
            <w:vAlign w:val="center"/>
            <w:hideMark/>
          </w:tcPr>
          <w:p w14:paraId="310C1EC6" w14:textId="77777777" w:rsidR="001017D3" w:rsidRPr="004C5A88" w:rsidRDefault="001017D3" w:rsidP="00A23D18">
            <w:pPr>
              <w:rPr>
                <w:rFonts w:ascii="Calibri" w:hAnsi="Calibri"/>
                <w:color w:val="000000"/>
                <w:sz w:val="16"/>
                <w:szCs w:val="16"/>
              </w:rPr>
            </w:pPr>
            <w:proofErr w:type="spellStart"/>
            <w:r w:rsidRPr="004C5A88">
              <w:rPr>
                <w:rFonts w:ascii="Calibri" w:hAnsi="Calibri"/>
                <w:color w:val="000000"/>
                <w:sz w:val="16"/>
                <w:szCs w:val="16"/>
              </w:rPr>
              <w:t>verification_status</w:t>
            </w:r>
            <w:proofErr w:type="spellEnd"/>
          </w:p>
        </w:tc>
        <w:tc>
          <w:tcPr>
            <w:tcW w:w="5570" w:type="dxa"/>
            <w:tcBorders>
              <w:top w:val="nil"/>
              <w:left w:val="nil"/>
              <w:bottom w:val="single" w:sz="4" w:space="0" w:color="000000" w:themeColor="text1"/>
              <w:right w:val="single" w:sz="4" w:space="0" w:color="000000" w:themeColor="text1"/>
            </w:tcBorders>
            <w:shd w:val="clear" w:color="auto" w:fill="D9D9D9" w:themeFill="background1" w:themeFillShade="D9"/>
            <w:vAlign w:val="center"/>
            <w:hideMark/>
          </w:tcPr>
          <w:p w14:paraId="390568B3" w14:textId="77777777" w:rsidR="001017D3" w:rsidRPr="004C5A88" w:rsidRDefault="001017D3" w:rsidP="00A23D18">
            <w:pPr>
              <w:rPr>
                <w:rFonts w:ascii="Calibri" w:hAnsi="Calibri"/>
                <w:color w:val="000000"/>
                <w:sz w:val="16"/>
                <w:szCs w:val="16"/>
              </w:rPr>
            </w:pPr>
            <w:r w:rsidRPr="004C5A88">
              <w:rPr>
                <w:rFonts w:ascii="Calibri" w:hAnsi="Calibri"/>
                <w:color w:val="000000"/>
                <w:sz w:val="16"/>
                <w:szCs w:val="16"/>
              </w:rPr>
              <w:t>Indicates if income was verified by LC, not verified, or if the income source was verified</w:t>
            </w:r>
          </w:p>
        </w:tc>
      </w:tr>
      <w:tr w:rsidR="001017D3" w:rsidRPr="004C5A88" w14:paraId="4F0AAF38" w14:textId="77777777" w:rsidTr="00A23D18">
        <w:trPr>
          <w:trHeight w:val="288"/>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335AA609" w14:textId="77777777" w:rsidR="001017D3" w:rsidRPr="004C5A88" w:rsidRDefault="001017D3" w:rsidP="00A23D18">
            <w:pPr>
              <w:rPr>
                <w:rFonts w:ascii="Arial" w:hAnsi="Arial" w:cs="Arial"/>
                <w:color w:val="000000"/>
                <w:sz w:val="14"/>
                <w:szCs w:val="14"/>
              </w:rPr>
            </w:pPr>
            <w:r w:rsidRPr="004C5A88">
              <w:rPr>
                <w:rFonts w:ascii="Arial" w:hAnsi="Arial" w:cs="Arial"/>
                <w:color w:val="000000"/>
                <w:sz w:val="14"/>
                <w:szCs w:val="14"/>
              </w:rPr>
              <w:t>Predictive</w:t>
            </w:r>
          </w:p>
        </w:tc>
        <w:tc>
          <w:tcPr>
            <w:tcW w:w="1785" w:type="dxa"/>
            <w:tcBorders>
              <w:top w:val="nil"/>
              <w:left w:val="nil"/>
              <w:bottom w:val="single" w:sz="4" w:space="0" w:color="000000" w:themeColor="text1"/>
              <w:right w:val="single" w:sz="4" w:space="0" w:color="000000" w:themeColor="text1"/>
            </w:tcBorders>
            <w:shd w:val="clear" w:color="auto" w:fill="FFFFFF" w:themeFill="background1"/>
            <w:vAlign w:val="center"/>
            <w:hideMark/>
          </w:tcPr>
          <w:p w14:paraId="37A06623" w14:textId="77777777" w:rsidR="001017D3" w:rsidRPr="004C5A88" w:rsidRDefault="001017D3" w:rsidP="00A23D18">
            <w:pPr>
              <w:rPr>
                <w:rFonts w:ascii="Calibri" w:hAnsi="Calibri"/>
                <w:color w:val="000000"/>
                <w:sz w:val="16"/>
                <w:szCs w:val="16"/>
              </w:rPr>
            </w:pPr>
            <w:proofErr w:type="spellStart"/>
            <w:r w:rsidRPr="004C5A88">
              <w:rPr>
                <w:rFonts w:ascii="Calibri" w:hAnsi="Calibri"/>
                <w:color w:val="000000"/>
                <w:sz w:val="16"/>
                <w:szCs w:val="16"/>
              </w:rPr>
              <w:t>issue_d</w:t>
            </w:r>
            <w:proofErr w:type="spellEnd"/>
          </w:p>
        </w:tc>
        <w:tc>
          <w:tcPr>
            <w:tcW w:w="5570" w:type="dxa"/>
            <w:tcBorders>
              <w:top w:val="nil"/>
              <w:left w:val="nil"/>
              <w:bottom w:val="single" w:sz="4" w:space="0" w:color="000000" w:themeColor="text1"/>
              <w:right w:val="single" w:sz="4" w:space="0" w:color="000000" w:themeColor="text1"/>
            </w:tcBorders>
            <w:shd w:val="clear" w:color="auto" w:fill="FFFFFF" w:themeFill="background1"/>
            <w:vAlign w:val="center"/>
            <w:hideMark/>
          </w:tcPr>
          <w:p w14:paraId="1F7B0F67" w14:textId="77777777" w:rsidR="001017D3" w:rsidRPr="004C5A88" w:rsidRDefault="001017D3" w:rsidP="00A23D18">
            <w:pPr>
              <w:rPr>
                <w:rFonts w:ascii="Calibri" w:hAnsi="Calibri"/>
                <w:color w:val="000000"/>
                <w:sz w:val="16"/>
                <w:szCs w:val="16"/>
              </w:rPr>
            </w:pPr>
            <w:r w:rsidRPr="004C5A88">
              <w:rPr>
                <w:rFonts w:ascii="Calibri" w:hAnsi="Calibri"/>
                <w:color w:val="000000"/>
                <w:sz w:val="16"/>
                <w:szCs w:val="16"/>
              </w:rPr>
              <w:t>The month which the loan was funded</w:t>
            </w:r>
          </w:p>
        </w:tc>
      </w:tr>
      <w:tr w:rsidR="001017D3" w:rsidRPr="004C5A88" w14:paraId="51C42C60" w14:textId="77777777" w:rsidTr="00A23D18">
        <w:trPr>
          <w:trHeight w:val="288"/>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hideMark/>
          </w:tcPr>
          <w:p w14:paraId="67F0D826" w14:textId="77777777" w:rsidR="001017D3" w:rsidRPr="004C5A88" w:rsidRDefault="001017D3" w:rsidP="00A23D18">
            <w:pPr>
              <w:rPr>
                <w:rFonts w:ascii="Arial" w:hAnsi="Arial" w:cs="Arial"/>
                <w:color w:val="000000"/>
                <w:sz w:val="14"/>
                <w:szCs w:val="14"/>
              </w:rPr>
            </w:pPr>
            <w:r w:rsidRPr="004C5A88">
              <w:rPr>
                <w:rFonts w:ascii="Arial" w:hAnsi="Arial" w:cs="Arial"/>
                <w:color w:val="000000"/>
                <w:sz w:val="14"/>
                <w:szCs w:val="14"/>
              </w:rPr>
              <w:t>Predictive</w:t>
            </w:r>
          </w:p>
        </w:tc>
        <w:tc>
          <w:tcPr>
            <w:tcW w:w="1785" w:type="dxa"/>
            <w:tcBorders>
              <w:top w:val="nil"/>
              <w:left w:val="nil"/>
              <w:bottom w:val="single" w:sz="4" w:space="0" w:color="000000" w:themeColor="text1"/>
              <w:right w:val="single" w:sz="4" w:space="0" w:color="000000" w:themeColor="text1"/>
            </w:tcBorders>
            <w:shd w:val="clear" w:color="auto" w:fill="D9D9D9" w:themeFill="background1" w:themeFillShade="D9"/>
            <w:vAlign w:val="center"/>
            <w:hideMark/>
          </w:tcPr>
          <w:p w14:paraId="1DA11DB9" w14:textId="77777777" w:rsidR="001017D3" w:rsidRPr="004C5A88" w:rsidRDefault="001017D3" w:rsidP="00A23D18">
            <w:pPr>
              <w:rPr>
                <w:rFonts w:ascii="Calibri" w:hAnsi="Calibri"/>
                <w:color w:val="000000"/>
                <w:sz w:val="16"/>
                <w:szCs w:val="16"/>
              </w:rPr>
            </w:pPr>
            <w:r w:rsidRPr="004C5A88">
              <w:rPr>
                <w:rFonts w:ascii="Calibri" w:hAnsi="Calibri"/>
                <w:color w:val="000000"/>
                <w:sz w:val="16"/>
                <w:szCs w:val="16"/>
              </w:rPr>
              <w:t>purpose</w:t>
            </w:r>
          </w:p>
        </w:tc>
        <w:tc>
          <w:tcPr>
            <w:tcW w:w="5570" w:type="dxa"/>
            <w:tcBorders>
              <w:top w:val="nil"/>
              <w:left w:val="nil"/>
              <w:bottom w:val="single" w:sz="4" w:space="0" w:color="000000" w:themeColor="text1"/>
              <w:right w:val="single" w:sz="4" w:space="0" w:color="000000" w:themeColor="text1"/>
            </w:tcBorders>
            <w:shd w:val="clear" w:color="auto" w:fill="D9D9D9" w:themeFill="background1" w:themeFillShade="D9"/>
            <w:vAlign w:val="center"/>
            <w:hideMark/>
          </w:tcPr>
          <w:p w14:paraId="48FDF59C" w14:textId="77777777" w:rsidR="001017D3" w:rsidRPr="004C5A88" w:rsidRDefault="001017D3" w:rsidP="00A23D18">
            <w:pPr>
              <w:rPr>
                <w:rFonts w:ascii="Calibri" w:hAnsi="Calibri"/>
                <w:color w:val="000000"/>
                <w:sz w:val="16"/>
                <w:szCs w:val="16"/>
              </w:rPr>
            </w:pPr>
            <w:r w:rsidRPr="004C5A88">
              <w:rPr>
                <w:rFonts w:ascii="Calibri" w:hAnsi="Calibri"/>
                <w:color w:val="000000"/>
                <w:sz w:val="16"/>
                <w:szCs w:val="16"/>
              </w:rPr>
              <w:t>A category provided by the borrower for the loan request.</w:t>
            </w:r>
          </w:p>
        </w:tc>
      </w:tr>
      <w:tr w:rsidR="001017D3" w:rsidRPr="004C5A88" w14:paraId="147388FC" w14:textId="77777777" w:rsidTr="00A23D18">
        <w:trPr>
          <w:trHeight w:val="408"/>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6DE73C62" w14:textId="77777777" w:rsidR="001017D3" w:rsidRPr="004C5A88" w:rsidRDefault="001017D3" w:rsidP="00A23D18">
            <w:pPr>
              <w:rPr>
                <w:rFonts w:ascii="Arial" w:hAnsi="Arial" w:cs="Arial"/>
                <w:color w:val="000000"/>
                <w:sz w:val="14"/>
                <w:szCs w:val="14"/>
              </w:rPr>
            </w:pPr>
            <w:r w:rsidRPr="004C5A88">
              <w:rPr>
                <w:rFonts w:ascii="Arial" w:hAnsi="Arial" w:cs="Arial"/>
                <w:color w:val="000000"/>
                <w:sz w:val="14"/>
                <w:szCs w:val="14"/>
              </w:rPr>
              <w:t>Predictive</w:t>
            </w:r>
          </w:p>
        </w:tc>
        <w:tc>
          <w:tcPr>
            <w:tcW w:w="1785" w:type="dxa"/>
            <w:tcBorders>
              <w:top w:val="nil"/>
              <w:left w:val="nil"/>
              <w:bottom w:val="single" w:sz="4" w:space="0" w:color="000000" w:themeColor="text1"/>
              <w:right w:val="single" w:sz="4" w:space="0" w:color="000000" w:themeColor="text1"/>
            </w:tcBorders>
            <w:shd w:val="clear" w:color="auto" w:fill="FFFFFF" w:themeFill="background1"/>
            <w:vAlign w:val="center"/>
            <w:hideMark/>
          </w:tcPr>
          <w:p w14:paraId="5B046FD0" w14:textId="77777777" w:rsidR="001017D3" w:rsidRPr="004C5A88" w:rsidRDefault="001017D3" w:rsidP="00A23D18">
            <w:pPr>
              <w:rPr>
                <w:rFonts w:ascii="Calibri" w:hAnsi="Calibri"/>
                <w:color w:val="000000"/>
                <w:sz w:val="16"/>
                <w:szCs w:val="16"/>
              </w:rPr>
            </w:pPr>
            <w:proofErr w:type="spellStart"/>
            <w:r w:rsidRPr="004C5A88">
              <w:rPr>
                <w:rFonts w:ascii="Calibri" w:hAnsi="Calibri"/>
                <w:color w:val="000000"/>
                <w:sz w:val="16"/>
                <w:szCs w:val="16"/>
              </w:rPr>
              <w:t>dti</w:t>
            </w:r>
            <w:proofErr w:type="spellEnd"/>
          </w:p>
        </w:tc>
        <w:tc>
          <w:tcPr>
            <w:tcW w:w="5570" w:type="dxa"/>
            <w:tcBorders>
              <w:top w:val="nil"/>
              <w:left w:val="nil"/>
              <w:bottom w:val="single" w:sz="4" w:space="0" w:color="000000" w:themeColor="text1"/>
              <w:right w:val="single" w:sz="4" w:space="0" w:color="000000" w:themeColor="text1"/>
            </w:tcBorders>
            <w:shd w:val="clear" w:color="auto" w:fill="FFFFFF" w:themeFill="background1"/>
            <w:vAlign w:val="center"/>
            <w:hideMark/>
          </w:tcPr>
          <w:p w14:paraId="54427446" w14:textId="77777777" w:rsidR="001017D3" w:rsidRPr="004C5A88" w:rsidRDefault="001017D3" w:rsidP="00A23D18">
            <w:pPr>
              <w:rPr>
                <w:rFonts w:ascii="Calibri" w:hAnsi="Calibri"/>
                <w:color w:val="000000"/>
                <w:sz w:val="16"/>
                <w:szCs w:val="16"/>
              </w:rPr>
            </w:pPr>
            <w:r w:rsidRPr="004C5A88">
              <w:rPr>
                <w:rFonts w:ascii="Calibri" w:hAnsi="Calibri"/>
                <w:color w:val="000000"/>
                <w:sz w:val="16"/>
                <w:szCs w:val="16"/>
              </w:rPr>
              <w:t>A ratio calculated using the borrower’s total monthly debt payments on the total debt obligations, excluding mortgage and the requested LC loan, divided by the borrower’s self-reported monthly income.</w:t>
            </w:r>
          </w:p>
        </w:tc>
      </w:tr>
      <w:tr w:rsidR="001017D3" w:rsidRPr="004C5A88" w14:paraId="094EA98F" w14:textId="77777777" w:rsidTr="00A23D18">
        <w:trPr>
          <w:trHeight w:val="288"/>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hideMark/>
          </w:tcPr>
          <w:p w14:paraId="2F5AE013" w14:textId="77777777" w:rsidR="001017D3" w:rsidRPr="004C5A88" w:rsidRDefault="001017D3" w:rsidP="00A23D18">
            <w:pPr>
              <w:rPr>
                <w:rFonts w:ascii="Arial" w:hAnsi="Arial" w:cs="Arial"/>
                <w:color w:val="000000"/>
                <w:sz w:val="14"/>
                <w:szCs w:val="14"/>
              </w:rPr>
            </w:pPr>
            <w:r w:rsidRPr="004C5A88">
              <w:rPr>
                <w:rFonts w:ascii="Arial" w:hAnsi="Arial" w:cs="Arial"/>
                <w:color w:val="000000"/>
                <w:sz w:val="14"/>
                <w:szCs w:val="14"/>
              </w:rPr>
              <w:t>Predictive</w:t>
            </w:r>
          </w:p>
        </w:tc>
        <w:tc>
          <w:tcPr>
            <w:tcW w:w="1785" w:type="dxa"/>
            <w:tcBorders>
              <w:top w:val="nil"/>
              <w:left w:val="nil"/>
              <w:bottom w:val="single" w:sz="4" w:space="0" w:color="000000" w:themeColor="text1"/>
              <w:right w:val="single" w:sz="4" w:space="0" w:color="000000" w:themeColor="text1"/>
            </w:tcBorders>
            <w:shd w:val="clear" w:color="auto" w:fill="D9D9D9" w:themeFill="background1" w:themeFillShade="D9"/>
            <w:vAlign w:val="center"/>
            <w:hideMark/>
          </w:tcPr>
          <w:p w14:paraId="4C52F90A" w14:textId="77777777" w:rsidR="001017D3" w:rsidRPr="004C5A88" w:rsidRDefault="001017D3" w:rsidP="00A23D18">
            <w:pPr>
              <w:rPr>
                <w:rFonts w:ascii="Calibri" w:hAnsi="Calibri"/>
                <w:color w:val="000000"/>
                <w:sz w:val="16"/>
                <w:szCs w:val="16"/>
              </w:rPr>
            </w:pPr>
            <w:proofErr w:type="spellStart"/>
            <w:r w:rsidRPr="004C5A88">
              <w:rPr>
                <w:rFonts w:ascii="Calibri" w:hAnsi="Calibri"/>
                <w:color w:val="000000"/>
                <w:sz w:val="16"/>
                <w:szCs w:val="16"/>
              </w:rPr>
              <w:t>earliest_cr_line</w:t>
            </w:r>
            <w:proofErr w:type="spellEnd"/>
          </w:p>
        </w:tc>
        <w:tc>
          <w:tcPr>
            <w:tcW w:w="5570" w:type="dxa"/>
            <w:tcBorders>
              <w:top w:val="nil"/>
              <w:left w:val="nil"/>
              <w:bottom w:val="single" w:sz="4" w:space="0" w:color="000000" w:themeColor="text1"/>
              <w:right w:val="single" w:sz="4" w:space="0" w:color="000000" w:themeColor="text1"/>
            </w:tcBorders>
            <w:shd w:val="clear" w:color="auto" w:fill="D9D9D9" w:themeFill="background1" w:themeFillShade="D9"/>
            <w:vAlign w:val="center"/>
            <w:hideMark/>
          </w:tcPr>
          <w:p w14:paraId="2628E10E" w14:textId="77777777" w:rsidR="001017D3" w:rsidRPr="004C5A88" w:rsidRDefault="001017D3" w:rsidP="00A23D18">
            <w:pPr>
              <w:rPr>
                <w:rFonts w:ascii="Calibri" w:hAnsi="Calibri"/>
                <w:color w:val="000000"/>
                <w:sz w:val="16"/>
                <w:szCs w:val="16"/>
              </w:rPr>
            </w:pPr>
            <w:r w:rsidRPr="004C5A88">
              <w:rPr>
                <w:rFonts w:ascii="Calibri" w:hAnsi="Calibri"/>
                <w:color w:val="000000"/>
                <w:sz w:val="16"/>
                <w:szCs w:val="16"/>
              </w:rPr>
              <w:t>The month the borrower's earliest reported credit line was opened</w:t>
            </w:r>
          </w:p>
        </w:tc>
      </w:tr>
      <w:tr w:rsidR="001017D3" w:rsidRPr="004C5A88" w14:paraId="5B12C7D3" w14:textId="77777777" w:rsidTr="00A23D18">
        <w:trPr>
          <w:trHeight w:val="288"/>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29CB93C4" w14:textId="77777777" w:rsidR="001017D3" w:rsidRPr="004C5A88" w:rsidRDefault="001017D3" w:rsidP="00A23D18">
            <w:pPr>
              <w:rPr>
                <w:rFonts w:ascii="Arial" w:hAnsi="Arial" w:cs="Arial"/>
                <w:color w:val="000000"/>
                <w:sz w:val="14"/>
                <w:szCs w:val="14"/>
              </w:rPr>
            </w:pPr>
            <w:r w:rsidRPr="004C5A88">
              <w:rPr>
                <w:rFonts w:ascii="Arial" w:hAnsi="Arial" w:cs="Arial"/>
                <w:color w:val="000000"/>
                <w:sz w:val="14"/>
                <w:szCs w:val="14"/>
              </w:rPr>
              <w:t>Predictive</w:t>
            </w:r>
          </w:p>
        </w:tc>
        <w:tc>
          <w:tcPr>
            <w:tcW w:w="1785" w:type="dxa"/>
            <w:tcBorders>
              <w:top w:val="nil"/>
              <w:left w:val="nil"/>
              <w:bottom w:val="single" w:sz="4" w:space="0" w:color="000000" w:themeColor="text1"/>
              <w:right w:val="single" w:sz="4" w:space="0" w:color="000000" w:themeColor="text1"/>
            </w:tcBorders>
            <w:shd w:val="clear" w:color="auto" w:fill="FFFFFF" w:themeFill="background1"/>
            <w:vAlign w:val="center"/>
            <w:hideMark/>
          </w:tcPr>
          <w:p w14:paraId="01F07E41" w14:textId="77777777" w:rsidR="001017D3" w:rsidRPr="004C5A88" w:rsidRDefault="001017D3" w:rsidP="00A23D18">
            <w:pPr>
              <w:rPr>
                <w:rFonts w:ascii="Calibri" w:hAnsi="Calibri"/>
                <w:color w:val="000000"/>
                <w:sz w:val="16"/>
                <w:szCs w:val="16"/>
              </w:rPr>
            </w:pPr>
            <w:proofErr w:type="spellStart"/>
            <w:r w:rsidRPr="004C5A88">
              <w:rPr>
                <w:rFonts w:ascii="Calibri" w:hAnsi="Calibri"/>
                <w:color w:val="000000"/>
                <w:sz w:val="16"/>
                <w:szCs w:val="16"/>
              </w:rPr>
              <w:t>open_acc</w:t>
            </w:r>
            <w:proofErr w:type="spellEnd"/>
          </w:p>
        </w:tc>
        <w:tc>
          <w:tcPr>
            <w:tcW w:w="5570" w:type="dxa"/>
            <w:tcBorders>
              <w:top w:val="nil"/>
              <w:left w:val="nil"/>
              <w:bottom w:val="single" w:sz="4" w:space="0" w:color="000000" w:themeColor="text1"/>
              <w:right w:val="single" w:sz="4" w:space="0" w:color="000000" w:themeColor="text1"/>
            </w:tcBorders>
            <w:shd w:val="clear" w:color="auto" w:fill="FFFFFF" w:themeFill="background1"/>
            <w:vAlign w:val="center"/>
            <w:hideMark/>
          </w:tcPr>
          <w:p w14:paraId="022831FF" w14:textId="77777777" w:rsidR="001017D3" w:rsidRPr="004C5A88" w:rsidRDefault="001017D3" w:rsidP="00A23D18">
            <w:pPr>
              <w:rPr>
                <w:rFonts w:ascii="Calibri" w:hAnsi="Calibri"/>
                <w:color w:val="000000"/>
                <w:sz w:val="16"/>
                <w:szCs w:val="16"/>
              </w:rPr>
            </w:pPr>
            <w:r w:rsidRPr="004C5A88">
              <w:rPr>
                <w:rFonts w:ascii="Calibri" w:hAnsi="Calibri"/>
                <w:color w:val="000000"/>
                <w:sz w:val="16"/>
                <w:szCs w:val="16"/>
              </w:rPr>
              <w:t>The number of open credit lines in the borrower's credit file.</w:t>
            </w:r>
          </w:p>
        </w:tc>
      </w:tr>
      <w:tr w:rsidR="001017D3" w:rsidRPr="004C5A88" w14:paraId="6A2928FC" w14:textId="77777777" w:rsidTr="00A23D18">
        <w:trPr>
          <w:trHeight w:val="288"/>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hideMark/>
          </w:tcPr>
          <w:p w14:paraId="7A88BF5D" w14:textId="77777777" w:rsidR="001017D3" w:rsidRPr="004C5A88" w:rsidRDefault="001017D3" w:rsidP="00A23D18">
            <w:pPr>
              <w:rPr>
                <w:rFonts w:ascii="Arial" w:hAnsi="Arial" w:cs="Arial"/>
                <w:color w:val="000000"/>
                <w:sz w:val="14"/>
                <w:szCs w:val="14"/>
              </w:rPr>
            </w:pPr>
            <w:r w:rsidRPr="004C5A88">
              <w:rPr>
                <w:rFonts w:ascii="Arial" w:hAnsi="Arial" w:cs="Arial"/>
                <w:color w:val="000000"/>
                <w:sz w:val="14"/>
                <w:szCs w:val="14"/>
              </w:rPr>
              <w:t>Predictive</w:t>
            </w:r>
          </w:p>
        </w:tc>
        <w:tc>
          <w:tcPr>
            <w:tcW w:w="1785" w:type="dxa"/>
            <w:tcBorders>
              <w:top w:val="nil"/>
              <w:left w:val="nil"/>
              <w:bottom w:val="single" w:sz="4" w:space="0" w:color="000000" w:themeColor="text1"/>
              <w:right w:val="single" w:sz="4" w:space="0" w:color="000000" w:themeColor="text1"/>
            </w:tcBorders>
            <w:shd w:val="clear" w:color="auto" w:fill="D9D9D9" w:themeFill="background1" w:themeFillShade="D9"/>
            <w:vAlign w:val="center"/>
            <w:hideMark/>
          </w:tcPr>
          <w:p w14:paraId="6B22438D" w14:textId="77777777" w:rsidR="001017D3" w:rsidRPr="004C5A88" w:rsidRDefault="001017D3" w:rsidP="00A23D18">
            <w:pPr>
              <w:rPr>
                <w:rFonts w:ascii="Calibri" w:hAnsi="Calibri"/>
                <w:color w:val="000000"/>
                <w:sz w:val="16"/>
                <w:szCs w:val="16"/>
              </w:rPr>
            </w:pPr>
            <w:proofErr w:type="spellStart"/>
            <w:r w:rsidRPr="004C5A88">
              <w:rPr>
                <w:rFonts w:ascii="Calibri" w:hAnsi="Calibri"/>
                <w:color w:val="000000"/>
                <w:sz w:val="16"/>
                <w:szCs w:val="16"/>
              </w:rPr>
              <w:t>pub_rec</w:t>
            </w:r>
            <w:proofErr w:type="spellEnd"/>
          </w:p>
        </w:tc>
        <w:tc>
          <w:tcPr>
            <w:tcW w:w="5570" w:type="dxa"/>
            <w:tcBorders>
              <w:top w:val="nil"/>
              <w:left w:val="nil"/>
              <w:bottom w:val="single" w:sz="4" w:space="0" w:color="000000" w:themeColor="text1"/>
              <w:right w:val="single" w:sz="4" w:space="0" w:color="000000" w:themeColor="text1"/>
            </w:tcBorders>
            <w:shd w:val="clear" w:color="auto" w:fill="D9D9D9" w:themeFill="background1" w:themeFillShade="D9"/>
            <w:vAlign w:val="center"/>
            <w:hideMark/>
          </w:tcPr>
          <w:p w14:paraId="1C86604D" w14:textId="77777777" w:rsidR="001017D3" w:rsidRPr="004C5A88" w:rsidRDefault="001017D3" w:rsidP="00A23D18">
            <w:pPr>
              <w:rPr>
                <w:rFonts w:ascii="Calibri" w:hAnsi="Calibri"/>
                <w:color w:val="000000"/>
                <w:sz w:val="16"/>
                <w:szCs w:val="16"/>
              </w:rPr>
            </w:pPr>
            <w:r w:rsidRPr="004C5A88">
              <w:rPr>
                <w:rFonts w:ascii="Calibri" w:hAnsi="Calibri"/>
                <w:color w:val="000000"/>
                <w:sz w:val="16"/>
                <w:szCs w:val="16"/>
              </w:rPr>
              <w:t>Number of derogatory public records</w:t>
            </w:r>
          </w:p>
        </w:tc>
      </w:tr>
      <w:tr w:rsidR="001017D3" w:rsidRPr="004C5A88" w14:paraId="03602D6A" w14:textId="77777777" w:rsidTr="00A23D18">
        <w:trPr>
          <w:trHeight w:val="288"/>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48164288" w14:textId="77777777" w:rsidR="001017D3" w:rsidRPr="004C5A88" w:rsidRDefault="001017D3" w:rsidP="00A23D18">
            <w:pPr>
              <w:rPr>
                <w:rFonts w:ascii="Arial" w:hAnsi="Arial" w:cs="Arial"/>
                <w:color w:val="000000"/>
                <w:sz w:val="14"/>
                <w:szCs w:val="14"/>
              </w:rPr>
            </w:pPr>
            <w:r w:rsidRPr="004C5A88">
              <w:rPr>
                <w:rFonts w:ascii="Arial" w:hAnsi="Arial" w:cs="Arial"/>
                <w:color w:val="000000"/>
                <w:sz w:val="14"/>
                <w:szCs w:val="14"/>
              </w:rPr>
              <w:t>Predictive</w:t>
            </w:r>
          </w:p>
        </w:tc>
        <w:tc>
          <w:tcPr>
            <w:tcW w:w="1785" w:type="dxa"/>
            <w:tcBorders>
              <w:top w:val="nil"/>
              <w:left w:val="nil"/>
              <w:bottom w:val="single" w:sz="4" w:space="0" w:color="000000" w:themeColor="text1"/>
              <w:right w:val="single" w:sz="4" w:space="0" w:color="000000" w:themeColor="text1"/>
            </w:tcBorders>
            <w:shd w:val="clear" w:color="auto" w:fill="FFFFFF" w:themeFill="background1"/>
            <w:vAlign w:val="center"/>
            <w:hideMark/>
          </w:tcPr>
          <w:p w14:paraId="19034655" w14:textId="77777777" w:rsidR="001017D3" w:rsidRPr="004C5A88" w:rsidRDefault="001017D3" w:rsidP="00A23D18">
            <w:pPr>
              <w:rPr>
                <w:rFonts w:ascii="Calibri" w:hAnsi="Calibri"/>
                <w:color w:val="000000"/>
                <w:sz w:val="16"/>
                <w:szCs w:val="16"/>
              </w:rPr>
            </w:pPr>
            <w:proofErr w:type="spellStart"/>
            <w:r w:rsidRPr="004C5A88">
              <w:rPr>
                <w:rFonts w:ascii="Calibri" w:hAnsi="Calibri"/>
                <w:color w:val="000000"/>
                <w:sz w:val="16"/>
                <w:szCs w:val="16"/>
              </w:rPr>
              <w:t>revol_bal</w:t>
            </w:r>
            <w:proofErr w:type="spellEnd"/>
          </w:p>
        </w:tc>
        <w:tc>
          <w:tcPr>
            <w:tcW w:w="5570" w:type="dxa"/>
            <w:tcBorders>
              <w:top w:val="nil"/>
              <w:left w:val="nil"/>
              <w:bottom w:val="single" w:sz="4" w:space="0" w:color="000000" w:themeColor="text1"/>
              <w:right w:val="single" w:sz="4" w:space="0" w:color="000000" w:themeColor="text1"/>
            </w:tcBorders>
            <w:shd w:val="clear" w:color="auto" w:fill="FFFFFF" w:themeFill="background1"/>
            <w:vAlign w:val="center"/>
            <w:hideMark/>
          </w:tcPr>
          <w:p w14:paraId="2DADE613" w14:textId="77777777" w:rsidR="001017D3" w:rsidRPr="004C5A88" w:rsidRDefault="001017D3" w:rsidP="00A23D18">
            <w:pPr>
              <w:rPr>
                <w:rFonts w:ascii="Calibri" w:hAnsi="Calibri"/>
                <w:color w:val="000000"/>
                <w:sz w:val="16"/>
                <w:szCs w:val="16"/>
              </w:rPr>
            </w:pPr>
            <w:r w:rsidRPr="004C5A88">
              <w:rPr>
                <w:rFonts w:ascii="Calibri" w:hAnsi="Calibri"/>
                <w:color w:val="000000"/>
                <w:sz w:val="16"/>
                <w:szCs w:val="16"/>
              </w:rPr>
              <w:t>Total credit revolving balance</w:t>
            </w:r>
          </w:p>
        </w:tc>
      </w:tr>
      <w:tr w:rsidR="001017D3" w:rsidRPr="004C5A88" w14:paraId="349C8EC4" w14:textId="77777777" w:rsidTr="00A23D18">
        <w:trPr>
          <w:trHeight w:val="408"/>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hideMark/>
          </w:tcPr>
          <w:p w14:paraId="1BBAEC10" w14:textId="77777777" w:rsidR="001017D3" w:rsidRPr="004C5A88" w:rsidRDefault="001017D3" w:rsidP="00A23D18">
            <w:pPr>
              <w:rPr>
                <w:rFonts w:ascii="Arial" w:hAnsi="Arial" w:cs="Arial"/>
                <w:color w:val="000000"/>
                <w:sz w:val="14"/>
                <w:szCs w:val="14"/>
              </w:rPr>
            </w:pPr>
            <w:r w:rsidRPr="004C5A88">
              <w:rPr>
                <w:rFonts w:ascii="Arial" w:hAnsi="Arial" w:cs="Arial"/>
                <w:color w:val="000000"/>
                <w:sz w:val="14"/>
                <w:szCs w:val="14"/>
              </w:rPr>
              <w:t>Predictive</w:t>
            </w:r>
          </w:p>
        </w:tc>
        <w:tc>
          <w:tcPr>
            <w:tcW w:w="1785" w:type="dxa"/>
            <w:tcBorders>
              <w:top w:val="nil"/>
              <w:left w:val="nil"/>
              <w:bottom w:val="single" w:sz="4" w:space="0" w:color="000000" w:themeColor="text1"/>
              <w:right w:val="single" w:sz="4" w:space="0" w:color="000000" w:themeColor="text1"/>
            </w:tcBorders>
            <w:shd w:val="clear" w:color="auto" w:fill="D9D9D9" w:themeFill="background1" w:themeFillShade="D9"/>
            <w:vAlign w:val="center"/>
            <w:hideMark/>
          </w:tcPr>
          <w:p w14:paraId="6CFEF043" w14:textId="77777777" w:rsidR="001017D3" w:rsidRPr="004C5A88" w:rsidRDefault="001017D3" w:rsidP="00A23D18">
            <w:pPr>
              <w:rPr>
                <w:rFonts w:ascii="Calibri" w:hAnsi="Calibri"/>
                <w:color w:val="000000"/>
                <w:sz w:val="16"/>
                <w:szCs w:val="16"/>
              </w:rPr>
            </w:pPr>
            <w:proofErr w:type="spellStart"/>
            <w:r w:rsidRPr="004C5A88">
              <w:rPr>
                <w:rFonts w:ascii="Calibri" w:hAnsi="Calibri"/>
                <w:color w:val="000000"/>
                <w:sz w:val="16"/>
                <w:szCs w:val="16"/>
              </w:rPr>
              <w:t>revol_util</w:t>
            </w:r>
            <w:proofErr w:type="spellEnd"/>
          </w:p>
        </w:tc>
        <w:tc>
          <w:tcPr>
            <w:tcW w:w="5570" w:type="dxa"/>
            <w:tcBorders>
              <w:top w:val="nil"/>
              <w:left w:val="nil"/>
              <w:bottom w:val="single" w:sz="4" w:space="0" w:color="000000" w:themeColor="text1"/>
              <w:right w:val="single" w:sz="4" w:space="0" w:color="000000" w:themeColor="text1"/>
            </w:tcBorders>
            <w:shd w:val="clear" w:color="auto" w:fill="D9D9D9" w:themeFill="background1" w:themeFillShade="D9"/>
            <w:vAlign w:val="center"/>
            <w:hideMark/>
          </w:tcPr>
          <w:p w14:paraId="0B541B00" w14:textId="77777777" w:rsidR="001017D3" w:rsidRPr="004C5A88" w:rsidRDefault="001017D3" w:rsidP="00A23D18">
            <w:pPr>
              <w:rPr>
                <w:rFonts w:ascii="Calibri" w:hAnsi="Calibri"/>
                <w:color w:val="000000"/>
                <w:sz w:val="16"/>
                <w:szCs w:val="16"/>
              </w:rPr>
            </w:pPr>
            <w:r w:rsidRPr="004C5A88">
              <w:rPr>
                <w:rFonts w:ascii="Calibri" w:hAnsi="Calibri"/>
                <w:color w:val="000000"/>
                <w:sz w:val="16"/>
                <w:szCs w:val="16"/>
              </w:rPr>
              <w:t>Revolving line utilization rate, or the amount of credit the borrower is using relative to all available revolving credit.</w:t>
            </w:r>
          </w:p>
        </w:tc>
      </w:tr>
      <w:tr w:rsidR="001017D3" w:rsidRPr="004C5A88" w14:paraId="47E6C2AF" w14:textId="77777777" w:rsidTr="00A23D18">
        <w:trPr>
          <w:trHeight w:val="288"/>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751DBEC8" w14:textId="77777777" w:rsidR="001017D3" w:rsidRPr="004C5A88" w:rsidRDefault="001017D3" w:rsidP="00A23D18">
            <w:pPr>
              <w:rPr>
                <w:rFonts w:ascii="Arial" w:hAnsi="Arial" w:cs="Arial"/>
                <w:color w:val="000000"/>
                <w:sz w:val="14"/>
                <w:szCs w:val="14"/>
              </w:rPr>
            </w:pPr>
            <w:r w:rsidRPr="004C5A88">
              <w:rPr>
                <w:rFonts w:ascii="Arial" w:hAnsi="Arial" w:cs="Arial"/>
                <w:color w:val="000000"/>
                <w:sz w:val="14"/>
                <w:szCs w:val="14"/>
              </w:rPr>
              <w:t>Predictive</w:t>
            </w:r>
          </w:p>
        </w:tc>
        <w:tc>
          <w:tcPr>
            <w:tcW w:w="1785" w:type="dxa"/>
            <w:tcBorders>
              <w:top w:val="nil"/>
              <w:left w:val="nil"/>
              <w:bottom w:val="single" w:sz="4" w:space="0" w:color="000000" w:themeColor="text1"/>
              <w:right w:val="single" w:sz="4" w:space="0" w:color="000000" w:themeColor="text1"/>
            </w:tcBorders>
            <w:shd w:val="clear" w:color="auto" w:fill="FFFFFF" w:themeFill="background1"/>
            <w:vAlign w:val="center"/>
            <w:hideMark/>
          </w:tcPr>
          <w:p w14:paraId="112CE6BC" w14:textId="77777777" w:rsidR="001017D3" w:rsidRPr="004C5A88" w:rsidRDefault="001017D3" w:rsidP="00A23D18">
            <w:pPr>
              <w:rPr>
                <w:rFonts w:ascii="Calibri" w:hAnsi="Calibri"/>
                <w:color w:val="000000"/>
                <w:sz w:val="16"/>
                <w:szCs w:val="16"/>
              </w:rPr>
            </w:pPr>
            <w:proofErr w:type="spellStart"/>
            <w:r w:rsidRPr="004C5A88">
              <w:rPr>
                <w:rFonts w:ascii="Calibri" w:hAnsi="Calibri"/>
                <w:color w:val="000000"/>
                <w:sz w:val="16"/>
                <w:szCs w:val="16"/>
              </w:rPr>
              <w:t>total_acc</w:t>
            </w:r>
            <w:proofErr w:type="spellEnd"/>
          </w:p>
        </w:tc>
        <w:tc>
          <w:tcPr>
            <w:tcW w:w="5570" w:type="dxa"/>
            <w:tcBorders>
              <w:top w:val="nil"/>
              <w:left w:val="nil"/>
              <w:bottom w:val="single" w:sz="4" w:space="0" w:color="000000" w:themeColor="text1"/>
              <w:right w:val="single" w:sz="4" w:space="0" w:color="000000" w:themeColor="text1"/>
            </w:tcBorders>
            <w:shd w:val="clear" w:color="auto" w:fill="FFFFFF" w:themeFill="background1"/>
            <w:vAlign w:val="center"/>
            <w:hideMark/>
          </w:tcPr>
          <w:p w14:paraId="029C7951" w14:textId="77777777" w:rsidR="001017D3" w:rsidRPr="004C5A88" w:rsidRDefault="001017D3" w:rsidP="00A23D18">
            <w:pPr>
              <w:rPr>
                <w:rFonts w:ascii="Calibri" w:hAnsi="Calibri"/>
                <w:color w:val="000000"/>
                <w:sz w:val="16"/>
                <w:szCs w:val="16"/>
              </w:rPr>
            </w:pPr>
            <w:r w:rsidRPr="004C5A88">
              <w:rPr>
                <w:rFonts w:ascii="Calibri" w:hAnsi="Calibri"/>
                <w:color w:val="000000"/>
                <w:sz w:val="16"/>
                <w:szCs w:val="16"/>
              </w:rPr>
              <w:t>The total number of credit lines currently in the borrower's credit file</w:t>
            </w:r>
          </w:p>
        </w:tc>
      </w:tr>
      <w:tr w:rsidR="001017D3" w:rsidRPr="004C5A88" w14:paraId="57571934" w14:textId="77777777" w:rsidTr="00A23D18">
        <w:trPr>
          <w:trHeight w:val="288"/>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hideMark/>
          </w:tcPr>
          <w:p w14:paraId="7AC79E7F" w14:textId="77777777" w:rsidR="001017D3" w:rsidRPr="004C5A88" w:rsidRDefault="001017D3" w:rsidP="00A23D18">
            <w:pPr>
              <w:rPr>
                <w:rFonts w:ascii="Arial" w:hAnsi="Arial" w:cs="Arial"/>
                <w:color w:val="000000"/>
                <w:sz w:val="14"/>
                <w:szCs w:val="14"/>
              </w:rPr>
            </w:pPr>
            <w:r w:rsidRPr="004C5A88">
              <w:rPr>
                <w:rFonts w:ascii="Arial" w:hAnsi="Arial" w:cs="Arial"/>
                <w:color w:val="000000"/>
                <w:sz w:val="14"/>
                <w:szCs w:val="14"/>
              </w:rPr>
              <w:t>Predictive</w:t>
            </w:r>
          </w:p>
        </w:tc>
        <w:tc>
          <w:tcPr>
            <w:tcW w:w="1785" w:type="dxa"/>
            <w:tcBorders>
              <w:top w:val="nil"/>
              <w:left w:val="nil"/>
              <w:bottom w:val="single" w:sz="4" w:space="0" w:color="000000" w:themeColor="text1"/>
              <w:right w:val="single" w:sz="4" w:space="0" w:color="000000" w:themeColor="text1"/>
            </w:tcBorders>
            <w:shd w:val="clear" w:color="auto" w:fill="D9D9D9" w:themeFill="background1" w:themeFillShade="D9"/>
            <w:vAlign w:val="center"/>
            <w:hideMark/>
          </w:tcPr>
          <w:p w14:paraId="571866B2" w14:textId="77777777" w:rsidR="001017D3" w:rsidRPr="004C5A88" w:rsidRDefault="001017D3" w:rsidP="00A23D18">
            <w:pPr>
              <w:rPr>
                <w:rFonts w:ascii="Calibri" w:hAnsi="Calibri"/>
                <w:color w:val="000000"/>
                <w:sz w:val="16"/>
                <w:szCs w:val="16"/>
              </w:rPr>
            </w:pPr>
            <w:proofErr w:type="spellStart"/>
            <w:r w:rsidRPr="004C5A88">
              <w:rPr>
                <w:rFonts w:ascii="Calibri" w:hAnsi="Calibri"/>
                <w:color w:val="000000"/>
                <w:sz w:val="16"/>
                <w:szCs w:val="16"/>
              </w:rPr>
              <w:t>application_type</w:t>
            </w:r>
            <w:proofErr w:type="spellEnd"/>
          </w:p>
        </w:tc>
        <w:tc>
          <w:tcPr>
            <w:tcW w:w="5570" w:type="dxa"/>
            <w:tcBorders>
              <w:top w:val="nil"/>
              <w:left w:val="nil"/>
              <w:bottom w:val="single" w:sz="4" w:space="0" w:color="000000" w:themeColor="text1"/>
              <w:right w:val="single" w:sz="4" w:space="0" w:color="000000" w:themeColor="text1"/>
            </w:tcBorders>
            <w:shd w:val="clear" w:color="auto" w:fill="D9D9D9" w:themeFill="background1" w:themeFillShade="D9"/>
            <w:vAlign w:val="center"/>
            <w:hideMark/>
          </w:tcPr>
          <w:p w14:paraId="5E289E8B" w14:textId="77777777" w:rsidR="001017D3" w:rsidRPr="004C5A88" w:rsidRDefault="001017D3" w:rsidP="00A23D18">
            <w:pPr>
              <w:rPr>
                <w:rFonts w:ascii="Calibri" w:hAnsi="Calibri"/>
                <w:color w:val="000000"/>
                <w:sz w:val="16"/>
                <w:szCs w:val="16"/>
              </w:rPr>
            </w:pPr>
            <w:r w:rsidRPr="004C5A88">
              <w:rPr>
                <w:rFonts w:ascii="Calibri" w:hAnsi="Calibri"/>
                <w:color w:val="000000"/>
                <w:sz w:val="16"/>
                <w:szCs w:val="16"/>
              </w:rPr>
              <w:t>Indicates whether the loan is an individual application or a joint application with two co-borrowers</w:t>
            </w:r>
          </w:p>
        </w:tc>
      </w:tr>
      <w:tr w:rsidR="001017D3" w:rsidRPr="004C5A88" w14:paraId="6C3131E4" w14:textId="77777777" w:rsidTr="00A23D18">
        <w:trPr>
          <w:trHeight w:val="288"/>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436ED082" w14:textId="77777777" w:rsidR="001017D3" w:rsidRPr="004C5A88" w:rsidRDefault="001017D3" w:rsidP="00A23D18">
            <w:pPr>
              <w:rPr>
                <w:rFonts w:ascii="Arial" w:hAnsi="Arial" w:cs="Arial"/>
                <w:color w:val="000000"/>
                <w:sz w:val="14"/>
                <w:szCs w:val="14"/>
              </w:rPr>
            </w:pPr>
            <w:r w:rsidRPr="004C5A88">
              <w:rPr>
                <w:rFonts w:ascii="Arial" w:hAnsi="Arial" w:cs="Arial"/>
                <w:color w:val="000000"/>
                <w:sz w:val="14"/>
                <w:szCs w:val="14"/>
              </w:rPr>
              <w:t>Predictive</w:t>
            </w:r>
          </w:p>
        </w:tc>
        <w:tc>
          <w:tcPr>
            <w:tcW w:w="1785" w:type="dxa"/>
            <w:tcBorders>
              <w:top w:val="nil"/>
              <w:left w:val="nil"/>
              <w:bottom w:val="single" w:sz="4" w:space="0" w:color="000000" w:themeColor="text1"/>
              <w:right w:val="single" w:sz="4" w:space="0" w:color="000000" w:themeColor="text1"/>
            </w:tcBorders>
            <w:shd w:val="clear" w:color="auto" w:fill="FFFFFF" w:themeFill="background1"/>
            <w:vAlign w:val="center"/>
            <w:hideMark/>
          </w:tcPr>
          <w:p w14:paraId="0D41E54B" w14:textId="77777777" w:rsidR="001017D3" w:rsidRPr="004C5A88" w:rsidRDefault="001017D3" w:rsidP="00A23D18">
            <w:pPr>
              <w:rPr>
                <w:rFonts w:ascii="Calibri" w:hAnsi="Calibri"/>
                <w:color w:val="000000"/>
                <w:sz w:val="16"/>
                <w:szCs w:val="16"/>
              </w:rPr>
            </w:pPr>
            <w:proofErr w:type="spellStart"/>
            <w:r w:rsidRPr="004C5A88">
              <w:rPr>
                <w:rFonts w:ascii="Calibri" w:hAnsi="Calibri"/>
                <w:color w:val="000000"/>
                <w:sz w:val="16"/>
                <w:szCs w:val="16"/>
              </w:rPr>
              <w:t>mort_acc</w:t>
            </w:r>
            <w:proofErr w:type="spellEnd"/>
          </w:p>
        </w:tc>
        <w:tc>
          <w:tcPr>
            <w:tcW w:w="5570" w:type="dxa"/>
            <w:tcBorders>
              <w:top w:val="nil"/>
              <w:left w:val="nil"/>
              <w:bottom w:val="single" w:sz="4" w:space="0" w:color="000000" w:themeColor="text1"/>
              <w:right w:val="single" w:sz="4" w:space="0" w:color="000000" w:themeColor="text1"/>
            </w:tcBorders>
            <w:shd w:val="clear" w:color="auto" w:fill="FFFFFF" w:themeFill="background1"/>
            <w:vAlign w:val="center"/>
            <w:hideMark/>
          </w:tcPr>
          <w:p w14:paraId="34062E76" w14:textId="77777777" w:rsidR="001017D3" w:rsidRPr="004C5A88" w:rsidRDefault="001017D3" w:rsidP="00A23D18">
            <w:pPr>
              <w:rPr>
                <w:rFonts w:ascii="Calibri" w:hAnsi="Calibri"/>
                <w:color w:val="000000"/>
                <w:sz w:val="16"/>
                <w:szCs w:val="16"/>
              </w:rPr>
            </w:pPr>
            <w:r w:rsidRPr="004C5A88">
              <w:rPr>
                <w:rFonts w:ascii="Calibri" w:hAnsi="Calibri"/>
                <w:color w:val="000000"/>
                <w:sz w:val="16"/>
                <w:szCs w:val="16"/>
              </w:rPr>
              <w:t>Number of mortgage accounts.</w:t>
            </w:r>
          </w:p>
        </w:tc>
      </w:tr>
      <w:tr w:rsidR="001017D3" w:rsidRPr="004C5A88" w14:paraId="6EB9E142" w14:textId="77777777" w:rsidTr="00A23D18">
        <w:trPr>
          <w:trHeight w:val="288"/>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hideMark/>
          </w:tcPr>
          <w:p w14:paraId="3653ED8B" w14:textId="77777777" w:rsidR="001017D3" w:rsidRPr="004C5A88" w:rsidRDefault="001017D3" w:rsidP="00A23D18">
            <w:pPr>
              <w:rPr>
                <w:rFonts w:ascii="Arial" w:hAnsi="Arial" w:cs="Arial"/>
                <w:color w:val="000000"/>
                <w:sz w:val="14"/>
                <w:szCs w:val="14"/>
              </w:rPr>
            </w:pPr>
            <w:r w:rsidRPr="004C5A88">
              <w:rPr>
                <w:rFonts w:ascii="Arial" w:hAnsi="Arial" w:cs="Arial"/>
                <w:color w:val="000000"/>
                <w:sz w:val="14"/>
                <w:szCs w:val="14"/>
              </w:rPr>
              <w:t>Predictive</w:t>
            </w:r>
          </w:p>
        </w:tc>
        <w:tc>
          <w:tcPr>
            <w:tcW w:w="1785" w:type="dxa"/>
            <w:tcBorders>
              <w:top w:val="nil"/>
              <w:left w:val="nil"/>
              <w:bottom w:val="single" w:sz="4" w:space="0" w:color="000000" w:themeColor="text1"/>
              <w:right w:val="single" w:sz="4" w:space="0" w:color="000000" w:themeColor="text1"/>
            </w:tcBorders>
            <w:shd w:val="clear" w:color="auto" w:fill="D9D9D9" w:themeFill="background1" w:themeFillShade="D9"/>
            <w:vAlign w:val="center"/>
            <w:hideMark/>
          </w:tcPr>
          <w:p w14:paraId="4CCCAEC2" w14:textId="77777777" w:rsidR="001017D3" w:rsidRPr="004C5A88" w:rsidRDefault="001017D3" w:rsidP="00A23D18">
            <w:pPr>
              <w:rPr>
                <w:rFonts w:ascii="Calibri" w:hAnsi="Calibri"/>
                <w:color w:val="000000"/>
                <w:sz w:val="16"/>
                <w:szCs w:val="16"/>
              </w:rPr>
            </w:pPr>
            <w:proofErr w:type="spellStart"/>
            <w:r w:rsidRPr="004C5A88">
              <w:rPr>
                <w:rFonts w:ascii="Calibri" w:hAnsi="Calibri"/>
                <w:color w:val="000000"/>
                <w:sz w:val="16"/>
                <w:szCs w:val="16"/>
              </w:rPr>
              <w:t>pub_rec_bankruptcies</w:t>
            </w:r>
            <w:proofErr w:type="spellEnd"/>
          </w:p>
        </w:tc>
        <w:tc>
          <w:tcPr>
            <w:tcW w:w="5570" w:type="dxa"/>
            <w:tcBorders>
              <w:top w:val="nil"/>
              <w:left w:val="nil"/>
              <w:bottom w:val="single" w:sz="4" w:space="0" w:color="000000" w:themeColor="text1"/>
              <w:right w:val="single" w:sz="4" w:space="0" w:color="000000" w:themeColor="text1"/>
            </w:tcBorders>
            <w:shd w:val="clear" w:color="auto" w:fill="D9D9D9" w:themeFill="background1" w:themeFillShade="D9"/>
            <w:vAlign w:val="center"/>
            <w:hideMark/>
          </w:tcPr>
          <w:p w14:paraId="63592A55" w14:textId="77777777" w:rsidR="001017D3" w:rsidRPr="004C5A88" w:rsidRDefault="001017D3" w:rsidP="00A23D18">
            <w:pPr>
              <w:rPr>
                <w:rFonts w:ascii="Calibri" w:hAnsi="Calibri"/>
                <w:color w:val="000000"/>
                <w:sz w:val="16"/>
                <w:szCs w:val="16"/>
              </w:rPr>
            </w:pPr>
            <w:r w:rsidRPr="004C5A88">
              <w:rPr>
                <w:rFonts w:ascii="Calibri" w:hAnsi="Calibri"/>
                <w:color w:val="000000"/>
                <w:sz w:val="16"/>
                <w:szCs w:val="16"/>
              </w:rPr>
              <w:t>Number of public record bankruptcies</w:t>
            </w:r>
          </w:p>
        </w:tc>
      </w:tr>
    </w:tbl>
    <w:p w14:paraId="6C038DC5" w14:textId="77777777" w:rsidR="001017D3" w:rsidRDefault="001017D3" w:rsidP="001017D3">
      <w:pPr>
        <w:pStyle w:val="ABodyCopy"/>
        <w:ind w:left="0"/>
        <w:rPr>
          <w:rFonts w:asciiTheme="minorHAnsi" w:hAnsiTheme="minorHAnsi"/>
          <w:noProof/>
          <w:sz w:val="22"/>
          <w:szCs w:val="22"/>
        </w:rPr>
      </w:pPr>
    </w:p>
    <w:p w14:paraId="5F62B4E0" w14:textId="77777777" w:rsidR="001017D3" w:rsidRDefault="001017D3" w:rsidP="001017D3">
      <w:pPr>
        <w:pStyle w:val="ABodyCopy"/>
        <w:ind w:left="0"/>
        <w:rPr>
          <w:rFonts w:asciiTheme="minorHAnsi" w:hAnsiTheme="minorHAnsi"/>
          <w:noProof/>
          <w:sz w:val="22"/>
          <w:szCs w:val="22"/>
        </w:rPr>
      </w:pPr>
      <w:r>
        <w:rPr>
          <w:rFonts w:asciiTheme="minorHAnsi" w:hAnsiTheme="minorHAnsi"/>
          <w:noProof/>
          <w:sz w:val="22"/>
          <w:szCs w:val="22"/>
        </w:rPr>
        <w:lastRenderedPageBreak/>
        <w:t xml:space="preserve">Our first step is to download the raw data to our laptop (or put it on a server if you have that kind of setup). Once the data is downloaded, we will import it into our analytical tool.  </w:t>
      </w:r>
    </w:p>
    <w:p w14:paraId="68C1EE62" w14:textId="77777777" w:rsidR="001017D3" w:rsidRDefault="001017D3" w:rsidP="001017D3">
      <w:pPr>
        <w:pStyle w:val="ABodyCopy"/>
        <w:ind w:left="0"/>
        <w:rPr>
          <w:rFonts w:asciiTheme="minorHAnsi" w:hAnsiTheme="minorHAnsi"/>
          <w:noProof/>
          <w:sz w:val="22"/>
          <w:szCs w:val="22"/>
        </w:rPr>
      </w:pPr>
      <w:r>
        <w:rPr>
          <w:rFonts w:asciiTheme="minorHAnsi" w:hAnsiTheme="minorHAnsi"/>
          <w:noProof/>
          <w:sz w:val="22"/>
          <w:szCs w:val="22"/>
        </w:rPr>
        <w:t xml:space="preserve">Although we could connect directly to the dataset and read it into our analytical program, this can lead to unforeseen data consistency issues. Websites routinely drop datasets, update existing datasets with new data, or corrupt those datasets. There are plenty of ways that the data can change from the original data file, so it is a good practice to download a copy of the dataset and refer to that consistent copy. </w:t>
      </w:r>
    </w:p>
    <w:p w14:paraId="72E30CDA" w14:textId="77777777" w:rsidR="001017D3" w:rsidRDefault="001017D3" w:rsidP="001017D3">
      <w:pPr>
        <w:pStyle w:val="ABodyCopy"/>
        <w:ind w:left="0"/>
        <w:rPr>
          <w:rFonts w:asciiTheme="minorHAnsi" w:hAnsiTheme="minorHAnsi"/>
          <w:noProof/>
          <w:sz w:val="22"/>
          <w:szCs w:val="22"/>
        </w:rPr>
      </w:pPr>
      <w:r>
        <w:rPr>
          <w:rFonts w:asciiTheme="minorHAnsi" w:hAnsiTheme="minorHAnsi"/>
          <w:noProof/>
          <w:sz w:val="22"/>
          <w:szCs w:val="22"/>
        </w:rPr>
        <w:t>The raw data set contains 151 variables, including the “loan_status” variable, which we will use to develop our target variable. Many of these variables are not relevant or useful to our project and take up a lot of space. So, we will only import a limited set of variables that we have selected using our prior business knowledge. These variables will focus on items that we know are related to loan default risk.</w:t>
      </w:r>
    </w:p>
    <w:p w14:paraId="0B70EC94" w14:textId="77777777" w:rsidR="001017D3" w:rsidRDefault="001017D3" w:rsidP="001017D3">
      <w:pPr>
        <w:pStyle w:val="ABodyCopy"/>
        <w:ind w:left="0"/>
        <w:rPr>
          <w:rFonts w:asciiTheme="minorHAnsi" w:hAnsiTheme="minorHAnsi"/>
          <w:noProof/>
          <w:sz w:val="22"/>
          <w:szCs w:val="22"/>
        </w:rPr>
      </w:pPr>
      <w:r>
        <w:rPr>
          <w:rFonts w:asciiTheme="minorHAnsi" w:hAnsiTheme="minorHAnsi"/>
          <w:noProof/>
          <w:sz w:val="22"/>
          <w:szCs w:val="22"/>
        </w:rPr>
        <w:t>Program 2.1 shows how to import a limited set of variables with all observations into your analytical environment.  You will only need to change the highlighted sections that specify the file pathway of where you placed the raw data file.</w:t>
      </w:r>
    </w:p>
    <w:p w14:paraId="0630941B" w14:textId="77777777" w:rsidR="001017D3" w:rsidRPr="00C70169" w:rsidRDefault="001017D3" w:rsidP="001017D3">
      <w:pPr>
        <w:pStyle w:val="ACaptionHead"/>
        <w:ind w:left="0"/>
        <w:rPr>
          <w:noProof/>
        </w:rPr>
      </w:pPr>
      <w:r w:rsidRPr="4EED753B">
        <w:rPr>
          <w:noProof/>
        </w:rPr>
        <w:t>Program 2.1 – Import Data into the Analytical Environment</w:t>
      </w:r>
    </w:p>
    <w:tbl>
      <w:tblPr>
        <w:tblW w:w="0" w:type="auto"/>
        <w:tblLayout w:type="fixed"/>
        <w:tblLook w:val="04A0" w:firstRow="1" w:lastRow="0" w:firstColumn="1" w:lastColumn="0" w:noHBand="0" w:noVBand="1"/>
      </w:tblPr>
      <w:tblGrid>
        <w:gridCol w:w="2454"/>
        <w:gridCol w:w="5826"/>
      </w:tblGrid>
      <w:tr w:rsidR="001017D3" w14:paraId="5FB48512" w14:textId="77777777" w:rsidTr="00A23D18">
        <w:trPr>
          <w:trHeight w:val="330"/>
        </w:trPr>
        <w:tc>
          <w:tcPr>
            <w:tcW w:w="2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0070C0"/>
            <w:tcMar>
              <w:top w:w="15" w:type="dxa"/>
              <w:left w:w="15" w:type="dxa"/>
              <w:right w:w="15" w:type="dxa"/>
            </w:tcMar>
            <w:vAlign w:val="center"/>
          </w:tcPr>
          <w:p w14:paraId="10AE74FA" w14:textId="77777777" w:rsidR="001017D3" w:rsidRDefault="001017D3" w:rsidP="00A23D18">
            <w:pPr>
              <w:jc w:val="center"/>
            </w:pPr>
            <w:r w:rsidRPr="4EED753B">
              <w:rPr>
                <w:rFonts w:ascii="Calibri" w:eastAsia="Calibri" w:hAnsi="Calibri" w:cs="Calibri"/>
                <w:b/>
                <w:bCs/>
                <w:color w:val="FFFFFF" w:themeColor="background1"/>
                <w:sz w:val="24"/>
              </w:rPr>
              <w:t xml:space="preserve">Language </w:t>
            </w:r>
          </w:p>
        </w:tc>
        <w:tc>
          <w:tcPr>
            <w:tcW w:w="58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0070C0"/>
            <w:tcMar>
              <w:top w:w="15" w:type="dxa"/>
              <w:left w:w="15" w:type="dxa"/>
              <w:right w:w="15" w:type="dxa"/>
            </w:tcMar>
            <w:vAlign w:val="center"/>
          </w:tcPr>
          <w:p w14:paraId="0FCA51E5" w14:textId="77777777" w:rsidR="001017D3" w:rsidRDefault="001017D3" w:rsidP="00A23D18">
            <w:pPr>
              <w:jc w:val="center"/>
            </w:pPr>
            <w:r w:rsidRPr="4EED753B">
              <w:rPr>
                <w:rFonts w:ascii="Calibri" w:eastAsia="Calibri" w:hAnsi="Calibri" w:cs="Calibri"/>
                <w:b/>
                <w:bCs/>
                <w:color w:val="FFFFFF" w:themeColor="background1"/>
                <w:sz w:val="24"/>
              </w:rPr>
              <w:t>Programming Code</w:t>
            </w:r>
          </w:p>
        </w:tc>
      </w:tr>
      <w:tr w:rsidR="001017D3" w14:paraId="09B31C2D" w14:textId="77777777" w:rsidTr="00A23D18">
        <w:trPr>
          <w:trHeight w:val="1140"/>
        </w:trPr>
        <w:tc>
          <w:tcPr>
            <w:tcW w:w="2454" w:type="dxa"/>
            <w:tcBorders>
              <w:top w:val="single" w:sz="8" w:space="0" w:color="000000" w:themeColor="text1"/>
              <w:left w:val="single" w:sz="8" w:space="0" w:color="auto"/>
              <w:bottom w:val="single" w:sz="8" w:space="0" w:color="000000" w:themeColor="text1"/>
              <w:right w:val="single" w:sz="8" w:space="0" w:color="auto"/>
            </w:tcBorders>
            <w:shd w:val="clear" w:color="auto" w:fill="00B0F0"/>
            <w:tcMar>
              <w:top w:w="15" w:type="dxa"/>
              <w:left w:w="15" w:type="dxa"/>
              <w:right w:w="15" w:type="dxa"/>
            </w:tcMar>
            <w:vAlign w:val="center"/>
          </w:tcPr>
          <w:p w14:paraId="2B61FD4D" w14:textId="77777777" w:rsidR="001017D3" w:rsidRDefault="001017D3" w:rsidP="00A23D18">
            <w:pPr>
              <w:jc w:val="center"/>
            </w:pPr>
            <w:r w:rsidRPr="4EED753B">
              <w:rPr>
                <w:rFonts w:ascii="Calibri" w:eastAsia="Calibri" w:hAnsi="Calibri" w:cs="Calibri"/>
                <w:b/>
                <w:bCs/>
                <w:color w:val="FFFFFF" w:themeColor="background1"/>
                <w:sz w:val="22"/>
                <w:szCs w:val="22"/>
              </w:rPr>
              <w:t>R Programming</w:t>
            </w:r>
            <w:r w:rsidRPr="4EED753B">
              <w:rPr>
                <w:rFonts w:ascii="Calibri" w:eastAsia="Calibri" w:hAnsi="Calibri" w:cs="Calibri"/>
                <w:color w:val="FFFFFF" w:themeColor="background1"/>
                <w:sz w:val="22"/>
                <w:szCs w:val="22"/>
              </w:rPr>
              <w:t xml:space="preserve"> </w:t>
            </w:r>
          </w:p>
        </w:tc>
        <w:tc>
          <w:tcPr>
            <w:tcW w:w="5826" w:type="dxa"/>
            <w:tcBorders>
              <w:top w:val="single" w:sz="8" w:space="0" w:color="000000" w:themeColor="text1"/>
              <w:left w:val="single" w:sz="8" w:space="0" w:color="auto"/>
              <w:bottom w:val="single" w:sz="8" w:space="0" w:color="000000" w:themeColor="text1"/>
              <w:right w:val="single" w:sz="8" w:space="0" w:color="000000" w:themeColor="text1"/>
            </w:tcBorders>
            <w:tcMar>
              <w:top w:w="15" w:type="dxa"/>
              <w:left w:w="15" w:type="dxa"/>
              <w:right w:w="15" w:type="dxa"/>
            </w:tcMar>
            <w:vAlign w:val="center"/>
          </w:tcPr>
          <w:p w14:paraId="693F2CD1" w14:textId="77777777" w:rsidR="001017D3" w:rsidRPr="00F075C9" w:rsidRDefault="001017D3" w:rsidP="00A23D18">
            <w:pPr>
              <w:rPr>
                <w:rFonts w:ascii="Consolas" w:eastAsia="Consolas" w:hAnsi="Consolas" w:cs="Consolas"/>
                <w:color w:val="000000" w:themeColor="text1"/>
                <w:sz w:val="16"/>
                <w:szCs w:val="16"/>
              </w:rPr>
            </w:pPr>
            <w:r w:rsidRPr="00F075C9">
              <w:rPr>
                <w:rFonts w:ascii="Consolas" w:eastAsia="Consolas" w:hAnsi="Consolas" w:cs="Consolas"/>
                <w:color w:val="000000" w:themeColor="text1"/>
                <w:sz w:val="16"/>
                <w:szCs w:val="16"/>
              </w:rPr>
              <w:t>library(</w:t>
            </w:r>
            <w:proofErr w:type="spellStart"/>
            <w:r w:rsidRPr="00F075C9">
              <w:rPr>
                <w:rFonts w:ascii="Consolas" w:eastAsia="Consolas" w:hAnsi="Consolas" w:cs="Consolas"/>
                <w:color w:val="000000" w:themeColor="text1"/>
                <w:sz w:val="16"/>
                <w:szCs w:val="16"/>
              </w:rPr>
              <w:t>data.table</w:t>
            </w:r>
            <w:proofErr w:type="spellEnd"/>
            <w:r w:rsidRPr="00F075C9">
              <w:rPr>
                <w:rFonts w:ascii="Consolas" w:eastAsia="Consolas" w:hAnsi="Consolas" w:cs="Consolas"/>
                <w:color w:val="000000" w:themeColor="text1"/>
                <w:sz w:val="16"/>
                <w:szCs w:val="16"/>
              </w:rPr>
              <w:t>)</w:t>
            </w:r>
          </w:p>
          <w:p w14:paraId="37A73075" w14:textId="77777777" w:rsidR="001017D3" w:rsidRPr="00F075C9" w:rsidRDefault="001017D3" w:rsidP="00A23D18">
            <w:pPr>
              <w:rPr>
                <w:rFonts w:ascii="Consolas" w:eastAsia="Consolas" w:hAnsi="Consolas" w:cs="Consolas"/>
                <w:color w:val="000000" w:themeColor="text1"/>
                <w:sz w:val="16"/>
                <w:szCs w:val="16"/>
              </w:rPr>
            </w:pPr>
          </w:p>
          <w:p w14:paraId="23FACCE0" w14:textId="77777777" w:rsidR="001017D3" w:rsidRPr="00F075C9" w:rsidRDefault="001017D3" w:rsidP="00A23D18">
            <w:pPr>
              <w:rPr>
                <w:rFonts w:ascii="Consolas" w:eastAsia="Consolas" w:hAnsi="Consolas" w:cs="Consolas"/>
                <w:color w:val="000000" w:themeColor="text1"/>
                <w:sz w:val="16"/>
                <w:szCs w:val="16"/>
              </w:rPr>
            </w:pPr>
            <w:r w:rsidRPr="00F075C9">
              <w:rPr>
                <w:rFonts w:ascii="Consolas" w:eastAsia="Consolas" w:hAnsi="Consolas" w:cs="Consolas"/>
                <w:color w:val="000000" w:themeColor="text1"/>
                <w:sz w:val="16"/>
                <w:szCs w:val="16"/>
              </w:rPr>
              <w:t># Read in the entire dataset</w:t>
            </w:r>
          </w:p>
          <w:p w14:paraId="67927514" w14:textId="77777777" w:rsidR="001017D3" w:rsidRPr="00F075C9" w:rsidRDefault="001017D3" w:rsidP="00A23D18">
            <w:pPr>
              <w:rPr>
                <w:rFonts w:ascii="Consolas" w:eastAsia="Consolas" w:hAnsi="Consolas" w:cs="Consolas"/>
                <w:color w:val="000000" w:themeColor="text1"/>
                <w:sz w:val="16"/>
                <w:szCs w:val="16"/>
              </w:rPr>
            </w:pPr>
            <w:r w:rsidRPr="00F075C9">
              <w:rPr>
                <w:rFonts w:ascii="Consolas" w:eastAsia="Consolas" w:hAnsi="Consolas" w:cs="Consolas"/>
                <w:color w:val="000000" w:themeColor="text1"/>
                <w:sz w:val="16"/>
                <w:szCs w:val="16"/>
              </w:rPr>
              <w:t xml:space="preserve">loan &lt;- </w:t>
            </w:r>
            <w:proofErr w:type="spellStart"/>
            <w:r w:rsidRPr="00F075C9">
              <w:rPr>
                <w:rFonts w:ascii="Consolas" w:eastAsia="Consolas" w:hAnsi="Consolas" w:cs="Consolas"/>
                <w:color w:val="000000" w:themeColor="text1"/>
                <w:sz w:val="16"/>
                <w:szCs w:val="16"/>
              </w:rPr>
              <w:t>fread</w:t>
            </w:r>
            <w:proofErr w:type="spellEnd"/>
            <w:r w:rsidRPr="00F075C9">
              <w:rPr>
                <w:rFonts w:ascii="Consolas" w:eastAsia="Consolas" w:hAnsi="Consolas" w:cs="Consolas"/>
                <w:color w:val="000000" w:themeColor="text1"/>
                <w:sz w:val="16"/>
                <w:szCs w:val="16"/>
              </w:rPr>
              <w:t>("/</w:t>
            </w:r>
            <w:r w:rsidRPr="00F075C9">
              <w:rPr>
                <w:rFonts w:ascii="Consolas" w:eastAsia="Consolas" w:hAnsi="Consolas" w:cs="Consolas"/>
                <w:color w:val="000000" w:themeColor="text1"/>
                <w:sz w:val="16"/>
                <w:szCs w:val="16"/>
                <w:highlight w:val="yellow"/>
              </w:rPr>
              <w:t>...INPUT YOUR FILE PATHWAY...</w:t>
            </w:r>
            <w:r w:rsidRPr="00F075C9">
              <w:rPr>
                <w:rFonts w:ascii="Consolas" w:eastAsia="Consolas" w:hAnsi="Consolas" w:cs="Consolas"/>
                <w:color w:val="000000" w:themeColor="text1"/>
                <w:sz w:val="16"/>
                <w:szCs w:val="16"/>
              </w:rPr>
              <w:t>/accepted_2007_to_2018Q4.csv")</w:t>
            </w:r>
          </w:p>
          <w:p w14:paraId="78A279F2" w14:textId="77777777" w:rsidR="001017D3" w:rsidRPr="00F075C9" w:rsidRDefault="001017D3" w:rsidP="00A23D18">
            <w:pPr>
              <w:rPr>
                <w:rFonts w:ascii="Consolas" w:eastAsia="Consolas" w:hAnsi="Consolas" w:cs="Consolas"/>
                <w:color w:val="000000" w:themeColor="text1"/>
                <w:sz w:val="16"/>
                <w:szCs w:val="16"/>
              </w:rPr>
            </w:pPr>
          </w:p>
          <w:p w14:paraId="0C2D3885" w14:textId="77777777" w:rsidR="001017D3" w:rsidRPr="00F075C9" w:rsidRDefault="001017D3" w:rsidP="00A23D18">
            <w:pPr>
              <w:rPr>
                <w:rFonts w:ascii="Consolas" w:eastAsia="Consolas" w:hAnsi="Consolas" w:cs="Consolas"/>
                <w:color w:val="000000" w:themeColor="text1"/>
                <w:sz w:val="16"/>
                <w:szCs w:val="16"/>
              </w:rPr>
            </w:pPr>
            <w:r w:rsidRPr="00F075C9">
              <w:rPr>
                <w:rFonts w:ascii="Consolas" w:eastAsia="Consolas" w:hAnsi="Consolas" w:cs="Consolas"/>
                <w:color w:val="000000" w:themeColor="text1"/>
                <w:sz w:val="16"/>
                <w:szCs w:val="16"/>
              </w:rPr>
              <w:t># Select specific columns</w:t>
            </w:r>
          </w:p>
          <w:p w14:paraId="3DDE06AE" w14:textId="77777777" w:rsidR="001017D3" w:rsidRDefault="001017D3" w:rsidP="00A23D18">
            <w:r w:rsidRPr="00F075C9">
              <w:rPr>
                <w:rFonts w:ascii="Consolas" w:eastAsia="Consolas" w:hAnsi="Consolas" w:cs="Consolas"/>
                <w:color w:val="000000" w:themeColor="text1"/>
                <w:sz w:val="16"/>
                <w:szCs w:val="16"/>
              </w:rPr>
              <w:t xml:space="preserve">loan &lt;- loan[, .(id, </w:t>
            </w:r>
            <w:proofErr w:type="spellStart"/>
            <w:r w:rsidRPr="00F075C9">
              <w:rPr>
                <w:rFonts w:ascii="Consolas" w:eastAsia="Consolas" w:hAnsi="Consolas" w:cs="Consolas"/>
                <w:color w:val="000000" w:themeColor="text1"/>
                <w:sz w:val="16"/>
                <w:szCs w:val="16"/>
              </w:rPr>
              <w:t>loan_status</w:t>
            </w:r>
            <w:proofErr w:type="spellEnd"/>
            <w:r w:rsidRPr="00F075C9">
              <w:rPr>
                <w:rFonts w:ascii="Consolas" w:eastAsia="Consolas" w:hAnsi="Consolas" w:cs="Consolas"/>
                <w:color w:val="000000" w:themeColor="text1"/>
                <w:sz w:val="16"/>
                <w:szCs w:val="16"/>
              </w:rPr>
              <w:t xml:space="preserve">, </w:t>
            </w:r>
            <w:proofErr w:type="spellStart"/>
            <w:r w:rsidRPr="00F075C9">
              <w:rPr>
                <w:rFonts w:ascii="Consolas" w:eastAsia="Consolas" w:hAnsi="Consolas" w:cs="Consolas"/>
                <w:color w:val="000000" w:themeColor="text1"/>
                <w:sz w:val="16"/>
                <w:szCs w:val="16"/>
              </w:rPr>
              <w:t>loan_amnt</w:t>
            </w:r>
            <w:proofErr w:type="spellEnd"/>
            <w:r w:rsidRPr="00F075C9">
              <w:rPr>
                <w:rFonts w:ascii="Consolas" w:eastAsia="Consolas" w:hAnsi="Consolas" w:cs="Consolas"/>
                <w:color w:val="000000" w:themeColor="text1"/>
                <w:sz w:val="16"/>
                <w:szCs w:val="16"/>
              </w:rPr>
              <w:t xml:space="preserve">, term, </w:t>
            </w:r>
            <w:proofErr w:type="spellStart"/>
            <w:r w:rsidRPr="00F075C9">
              <w:rPr>
                <w:rFonts w:ascii="Consolas" w:eastAsia="Consolas" w:hAnsi="Consolas" w:cs="Consolas"/>
                <w:color w:val="000000" w:themeColor="text1"/>
                <w:sz w:val="16"/>
                <w:szCs w:val="16"/>
              </w:rPr>
              <w:t>int_rate</w:t>
            </w:r>
            <w:proofErr w:type="spellEnd"/>
            <w:r w:rsidRPr="00F075C9">
              <w:rPr>
                <w:rFonts w:ascii="Consolas" w:eastAsia="Consolas" w:hAnsi="Consolas" w:cs="Consolas"/>
                <w:color w:val="000000" w:themeColor="text1"/>
                <w:sz w:val="16"/>
                <w:szCs w:val="16"/>
              </w:rPr>
              <w:t xml:space="preserve">, grade, </w:t>
            </w:r>
            <w:proofErr w:type="spellStart"/>
            <w:r w:rsidRPr="00F075C9">
              <w:rPr>
                <w:rFonts w:ascii="Consolas" w:eastAsia="Consolas" w:hAnsi="Consolas" w:cs="Consolas"/>
                <w:color w:val="000000" w:themeColor="text1"/>
                <w:sz w:val="16"/>
                <w:szCs w:val="16"/>
              </w:rPr>
              <w:t>sub_grade</w:t>
            </w:r>
            <w:proofErr w:type="spellEnd"/>
            <w:r w:rsidRPr="00F075C9">
              <w:rPr>
                <w:rFonts w:ascii="Consolas" w:eastAsia="Consolas" w:hAnsi="Consolas" w:cs="Consolas"/>
                <w:color w:val="000000" w:themeColor="text1"/>
                <w:sz w:val="16"/>
                <w:szCs w:val="16"/>
              </w:rPr>
              <w:t xml:space="preserve">, </w:t>
            </w:r>
            <w:proofErr w:type="spellStart"/>
            <w:r w:rsidRPr="00F075C9">
              <w:rPr>
                <w:rFonts w:ascii="Consolas" w:eastAsia="Consolas" w:hAnsi="Consolas" w:cs="Consolas"/>
                <w:color w:val="000000" w:themeColor="text1"/>
                <w:sz w:val="16"/>
                <w:szCs w:val="16"/>
              </w:rPr>
              <w:t>emp_length</w:t>
            </w:r>
            <w:proofErr w:type="spellEnd"/>
            <w:r w:rsidRPr="00F075C9">
              <w:rPr>
                <w:rFonts w:ascii="Consolas" w:eastAsia="Consolas" w:hAnsi="Consolas" w:cs="Consolas"/>
                <w:color w:val="000000" w:themeColor="text1"/>
                <w:sz w:val="16"/>
                <w:szCs w:val="16"/>
              </w:rPr>
              <w:t xml:space="preserve">, </w:t>
            </w:r>
            <w:proofErr w:type="spellStart"/>
            <w:r w:rsidRPr="00F075C9">
              <w:rPr>
                <w:rFonts w:ascii="Consolas" w:eastAsia="Consolas" w:hAnsi="Consolas" w:cs="Consolas"/>
                <w:color w:val="000000" w:themeColor="text1"/>
                <w:sz w:val="16"/>
                <w:szCs w:val="16"/>
              </w:rPr>
              <w:t>home_ownership</w:t>
            </w:r>
            <w:proofErr w:type="spellEnd"/>
            <w:r w:rsidRPr="00F075C9">
              <w:rPr>
                <w:rFonts w:ascii="Consolas" w:eastAsia="Consolas" w:hAnsi="Consolas" w:cs="Consolas"/>
                <w:color w:val="000000" w:themeColor="text1"/>
                <w:sz w:val="16"/>
                <w:szCs w:val="16"/>
              </w:rPr>
              <w:t xml:space="preserve">, </w:t>
            </w:r>
            <w:proofErr w:type="spellStart"/>
            <w:r w:rsidRPr="00F075C9">
              <w:rPr>
                <w:rFonts w:ascii="Consolas" w:eastAsia="Consolas" w:hAnsi="Consolas" w:cs="Consolas"/>
                <w:color w:val="000000" w:themeColor="text1"/>
                <w:sz w:val="16"/>
                <w:szCs w:val="16"/>
              </w:rPr>
              <w:t>annual_inc</w:t>
            </w:r>
            <w:proofErr w:type="spellEnd"/>
            <w:r w:rsidRPr="00F075C9">
              <w:rPr>
                <w:rFonts w:ascii="Consolas" w:eastAsia="Consolas" w:hAnsi="Consolas" w:cs="Consolas"/>
                <w:color w:val="000000" w:themeColor="text1"/>
                <w:sz w:val="16"/>
                <w:szCs w:val="16"/>
              </w:rPr>
              <w:t xml:space="preserve">, </w:t>
            </w:r>
            <w:proofErr w:type="spellStart"/>
            <w:r w:rsidRPr="00F075C9">
              <w:rPr>
                <w:rFonts w:ascii="Consolas" w:eastAsia="Consolas" w:hAnsi="Consolas" w:cs="Consolas"/>
                <w:color w:val="000000" w:themeColor="text1"/>
                <w:sz w:val="16"/>
                <w:szCs w:val="16"/>
              </w:rPr>
              <w:t>verification_status</w:t>
            </w:r>
            <w:proofErr w:type="spellEnd"/>
            <w:r w:rsidRPr="00F075C9">
              <w:rPr>
                <w:rFonts w:ascii="Consolas" w:eastAsia="Consolas" w:hAnsi="Consolas" w:cs="Consolas"/>
                <w:color w:val="000000" w:themeColor="text1"/>
                <w:sz w:val="16"/>
                <w:szCs w:val="16"/>
              </w:rPr>
              <w:t xml:space="preserve">, </w:t>
            </w:r>
            <w:proofErr w:type="spellStart"/>
            <w:r w:rsidRPr="00F075C9">
              <w:rPr>
                <w:rFonts w:ascii="Consolas" w:eastAsia="Consolas" w:hAnsi="Consolas" w:cs="Consolas"/>
                <w:color w:val="000000" w:themeColor="text1"/>
                <w:sz w:val="16"/>
                <w:szCs w:val="16"/>
              </w:rPr>
              <w:t>issue_d</w:t>
            </w:r>
            <w:proofErr w:type="spellEnd"/>
            <w:r w:rsidRPr="00F075C9">
              <w:rPr>
                <w:rFonts w:ascii="Consolas" w:eastAsia="Consolas" w:hAnsi="Consolas" w:cs="Consolas"/>
                <w:color w:val="000000" w:themeColor="text1"/>
                <w:sz w:val="16"/>
                <w:szCs w:val="16"/>
              </w:rPr>
              <w:t xml:space="preserve">, purpose, </w:t>
            </w:r>
            <w:proofErr w:type="spellStart"/>
            <w:r w:rsidRPr="00F075C9">
              <w:rPr>
                <w:rFonts w:ascii="Consolas" w:eastAsia="Consolas" w:hAnsi="Consolas" w:cs="Consolas"/>
                <w:color w:val="000000" w:themeColor="text1"/>
                <w:sz w:val="16"/>
                <w:szCs w:val="16"/>
              </w:rPr>
              <w:t>dti</w:t>
            </w:r>
            <w:proofErr w:type="spellEnd"/>
            <w:r w:rsidRPr="00F075C9">
              <w:rPr>
                <w:rFonts w:ascii="Consolas" w:eastAsia="Consolas" w:hAnsi="Consolas" w:cs="Consolas"/>
                <w:color w:val="000000" w:themeColor="text1"/>
                <w:sz w:val="16"/>
                <w:szCs w:val="16"/>
              </w:rPr>
              <w:t xml:space="preserve">, </w:t>
            </w:r>
            <w:proofErr w:type="spellStart"/>
            <w:r w:rsidRPr="00F075C9">
              <w:rPr>
                <w:rFonts w:ascii="Consolas" w:eastAsia="Consolas" w:hAnsi="Consolas" w:cs="Consolas"/>
                <w:color w:val="000000" w:themeColor="text1"/>
                <w:sz w:val="16"/>
                <w:szCs w:val="16"/>
              </w:rPr>
              <w:t>earliest_cr_line</w:t>
            </w:r>
            <w:proofErr w:type="spellEnd"/>
            <w:r w:rsidRPr="00F075C9">
              <w:rPr>
                <w:rFonts w:ascii="Consolas" w:eastAsia="Consolas" w:hAnsi="Consolas" w:cs="Consolas"/>
                <w:color w:val="000000" w:themeColor="text1"/>
                <w:sz w:val="16"/>
                <w:szCs w:val="16"/>
              </w:rPr>
              <w:t xml:space="preserve">, </w:t>
            </w:r>
            <w:proofErr w:type="spellStart"/>
            <w:r w:rsidRPr="00F075C9">
              <w:rPr>
                <w:rFonts w:ascii="Consolas" w:eastAsia="Consolas" w:hAnsi="Consolas" w:cs="Consolas"/>
                <w:color w:val="000000" w:themeColor="text1"/>
                <w:sz w:val="16"/>
                <w:szCs w:val="16"/>
              </w:rPr>
              <w:t>open_acc</w:t>
            </w:r>
            <w:proofErr w:type="spellEnd"/>
            <w:r w:rsidRPr="00F075C9">
              <w:rPr>
                <w:rFonts w:ascii="Consolas" w:eastAsia="Consolas" w:hAnsi="Consolas" w:cs="Consolas"/>
                <w:color w:val="000000" w:themeColor="text1"/>
                <w:sz w:val="16"/>
                <w:szCs w:val="16"/>
              </w:rPr>
              <w:t xml:space="preserve">, </w:t>
            </w:r>
            <w:proofErr w:type="spellStart"/>
            <w:r w:rsidRPr="00F075C9">
              <w:rPr>
                <w:rFonts w:ascii="Consolas" w:eastAsia="Consolas" w:hAnsi="Consolas" w:cs="Consolas"/>
                <w:color w:val="000000" w:themeColor="text1"/>
                <w:sz w:val="16"/>
                <w:szCs w:val="16"/>
              </w:rPr>
              <w:t>pub_rec</w:t>
            </w:r>
            <w:proofErr w:type="spellEnd"/>
            <w:r w:rsidRPr="00F075C9">
              <w:rPr>
                <w:rFonts w:ascii="Consolas" w:eastAsia="Consolas" w:hAnsi="Consolas" w:cs="Consolas"/>
                <w:color w:val="000000" w:themeColor="text1"/>
                <w:sz w:val="16"/>
                <w:szCs w:val="16"/>
              </w:rPr>
              <w:t xml:space="preserve">, </w:t>
            </w:r>
            <w:proofErr w:type="spellStart"/>
            <w:r w:rsidRPr="00F075C9">
              <w:rPr>
                <w:rFonts w:ascii="Consolas" w:eastAsia="Consolas" w:hAnsi="Consolas" w:cs="Consolas"/>
                <w:color w:val="000000" w:themeColor="text1"/>
                <w:sz w:val="16"/>
                <w:szCs w:val="16"/>
              </w:rPr>
              <w:t>revol_bal</w:t>
            </w:r>
            <w:proofErr w:type="spellEnd"/>
            <w:r w:rsidRPr="00F075C9">
              <w:rPr>
                <w:rFonts w:ascii="Consolas" w:eastAsia="Consolas" w:hAnsi="Consolas" w:cs="Consolas"/>
                <w:color w:val="000000" w:themeColor="text1"/>
                <w:sz w:val="16"/>
                <w:szCs w:val="16"/>
              </w:rPr>
              <w:t xml:space="preserve">, </w:t>
            </w:r>
            <w:proofErr w:type="spellStart"/>
            <w:r w:rsidRPr="00F075C9">
              <w:rPr>
                <w:rFonts w:ascii="Consolas" w:eastAsia="Consolas" w:hAnsi="Consolas" w:cs="Consolas"/>
                <w:color w:val="000000" w:themeColor="text1"/>
                <w:sz w:val="16"/>
                <w:szCs w:val="16"/>
              </w:rPr>
              <w:t>revol_util</w:t>
            </w:r>
            <w:proofErr w:type="spellEnd"/>
            <w:r w:rsidRPr="00F075C9">
              <w:rPr>
                <w:rFonts w:ascii="Consolas" w:eastAsia="Consolas" w:hAnsi="Consolas" w:cs="Consolas"/>
                <w:color w:val="000000" w:themeColor="text1"/>
                <w:sz w:val="16"/>
                <w:szCs w:val="16"/>
              </w:rPr>
              <w:t xml:space="preserve">, </w:t>
            </w:r>
            <w:proofErr w:type="spellStart"/>
            <w:r w:rsidRPr="00F075C9">
              <w:rPr>
                <w:rFonts w:ascii="Consolas" w:eastAsia="Consolas" w:hAnsi="Consolas" w:cs="Consolas"/>
                <w:color w:val="000000" w:themeColor="text1"/>
                <w:sz w:val="16"/>
                <w:szCs w:val="16"/>
              </w:rPr>
              <w:t>total_acc</w:t>
            </w:r>
            <w:proofErr w:type="spellEnd"/>
            <w:r w:rsidRPr="00F075C9">
              <w:rPr>
                <w:rFonts w:ascii="Consolas" w:eastAsia="Consolas" w:hAnsi="Consolas" w:cs="Consolas"/>
                <w:color w:val="000000" w:themeColor="text1"/>
                <w:sz w:val="16"/>
                <w:szCs w:val="16"/>
              </w:rPr>
              <w:t xml:space="preserve">, </w:t>
            </w:r>
            <w:proofErr w:type="spellStart"/>
            <w:r w:rsidRPr="00F075C9">
              <w:rPr>
                <w:rFonts w:ascii="Consolas" w:eastAsia="Consolas" w:hAnsi="Consolas" w:cs="Consolas"/>
                <w:color w:val="000000" w:themeColor="text1"/>
                <w:sz w:val="16"/>
                <w:szCs w:val="16"/>
              </w:rPr>
              <w:t>application_type</w:t>
            </w:r>
            <w:proofErr w:type="spellEnd"/>
            <w:r w:rsidRPr="00F075C9">
              <w:rPr>
                <w:rFonts w:ascii="Consolas" w:eastAsia="Consolas" w:hAnsi="Consolas" w:cs="Consolas"/>
                <w:color w:val="000000" w:themeColor="text1"/>
                <w:sz w:val="16"/>
                <w:szCs w:val="16"/>
              </w:rPr>
              <w:t xml:space="preserve">, </w:t>
            </w:r>
            <w:proofErr w:type="spellStart"/>
            <w:r w:rsidRPr="00F075C9">
              <w:rPr>
                <w:rFonts w:ascii="Consolas" w:eastAsia="Consolas" w:hAnsi="Consolas" w:cs="Consolas"/>
                <w:color w:val="000000" w:themeColor="text1"/>
                <w:sz w:val="16"/>
                <w:szCs w:val="16"/>
              </w:rPr>
              <w:t>mort_acc</w:t>
            </w:r>
            <w:proofErr w:type="spellEnd"/>
            <w:r w:rsidRPr="00F075C9">
              <w:rPr>
                <w:rFonts w:ascii="Consolas" w:eastAsia="Consolas" w:hAnsi="Consolas" w:cs="Consolas"/>
                <w:color w:val="000000" w:themeColor="text1"/>
                <w:sz w:val="16"/>
                <w:szCs w:val="16"/>
              </w:rPr>
              <w:t xml:space="preserve">, </w:t>
            </w:r>
            <w:proofErr w:type="spellStart"/>
            <w:r w:rsidRPr="00F075C9">
              <w:rPr>
                <w:rFonts w:ascii="Consolas" w:eastAsia="Consolas" w:hAnsi="Consolas" w:cs="Consolas"/>
                <w:color w:val="000000" w:themeColor="text1"/>
                <w:sz w:val="16"/>
                <w:szCs w:val="16"/>
              </w:rPr>
              <w:t>pub_rec_bankruptcies</w:t>
            </w:r>
            <w:proofErr w:type="spellEnd"/>
            <w:r w:rsidRPr="00F075C9">
              <w:rPr>
                <w:rFonts w:ascii="Consolas" w:eastAsia="Consolas" w:hAnsi="Consolas" w:cs="Consolas"/>
                <w:color w:val="000000" w:themeColor="text1"/>
                <w:sz w:val="16"/>
                <w:szCs w:val="16"/>
              </w:rPr>
              <w:t>)]</w:t>
            </w:r>
          </w:p>
        </w:tc>
      </w:tr>
      <w:tr w:rsidR="001017D3" w14:paraId="0CFE9DE6" w14:textId="77777777" w:rsidTr="00A23D18">
        <w:trPr>
          <w:trHeight w:val="135"/>
        </w:trPr>
        <w:tc>
          <w:tcPr>
            <w:tcW w:w="2454" w:type="dxa"/>
            <w:tcBorders>
              <w:top w:val="single" w:sz="8" w:space="0" w:color="000000" w:themeColor="text1"/>
              <w:left w:val="nil"/>
              <w:bottom w:val="single" w:sz="8" w:space="0" w:color="000000" w:themeColor="text1"/>
              <w:right w:val="nil"/>
            </w:tcBorders>
            <w:tcMar>
              <w:top w:w="15" w:type="dxa"/>
              <w:left w:w="15" w:type="dxa"/>
              <w:right w:w="15" w:type="dxa"/>
            </w:tcMar>
            <w:vAlign w:val="center"/>
          </w:tcPr>
          <w:p w14:paraId="374CB175" w14:textId="77777777" w:rsidR="001017D3" w:rsidRDefault="001017D3" w:rsidP="00A23D18">
            <w:pPr>
              <w:jc w:val="center"/>
            </w:pPr>
            <w:r w:rsidRPr="4EED753B">
              <w:rPr>
                <w:rFonts w:ascii="Calibri" w:eastAsia="Calibri" w:hAnsi="Calibri" w:cs="Calibri"/>
                <w:color w:val="000000" w:themeColor="text1"/>
                <w:sz w:val="22"/>
                <w:szCs w:val="22"/>
              </w:rPr>
              <w:t xml:space="preserve"> </w:t>
            </w:r>
          </w:p>
        </w:tc>
        <w:tc>
          <w:tcPr>
            <w:tcW w:w="5826" w:type="dxa"/>
            <w:tcBorders>
              <w:top w:val="single" w:sz="8" w:space="0" w:color="000000" w:themeColor="text1"/>
              <w:left w:val="nil"/>
              <w:bottom w:val="single" w:sz="8" w:space="0" w:color="000000" w:themeColor="text1"/>
              <w:right w:val="nil"/>
            </w:tcBorders>
            <w:tcMar>
              <w:top w:w="15" w:type="dxa"/>
              <w:left w:w="15" w:type="dxa"/>
              <w:right w:w="15" w:type="dxa"/>
            </w:tcMar>
            <w:vAlign w:val="bottom"/>
          </w:tcPr>
          <w:p w14:paraId="14409772" w14:textId="77777777" w:rsidR="001017D3" w:rsidRDefault="001017D3" w:rsidP="00A23D18">
            <w:r w:rsidRPr="4EED753B">
              <w:rPr>
                <w:rFonts w:ascii="Aptos Narrow" w:eastAsia="Aptos Narrow" w:hAnsi="Aptos Narrow" w:cs="Aptos Narrow"/>
                <w:color w:val="000000" w:themeColor="text1"/>
                <w:sz w:val="22"/>
                <w:szCs w:val="22"/>
              </w:rPr>
              <w:t xml:space="preserve"> </w:t>
            </w:r>
          </w:p>
        </w:tc>
      </w:tr>
      <w:tr w:rsidR="001017D3" w14:paraId="43787561" w14:textId="77777777" w:rsidTr="00A23D18">
        <w:trPr>
          <w:trHeight w:val="3390"/>
        </w:trPr>
        <w:tc>
          <w:tcPr>
            <w:tcW w:w="2454" w:type="dxa"/>
            <w:tcBorders>
              <w:top w:val="single" w:sz="8" w:space="0" w:color="000000" w:themeColor="text1"/>
              <w:left w:val="single" w:sz="8" w:space="0" w:color="auto"/>
              <w:bottom w:val="single" w:sz="8" w:space="0" w:color="000000" w:themeColor="text1"/>
              <w:right w:val="single" w:sz="8" w:space="0" w:color="auto"/>
            </w:tcBorders>
            <w:shd w:val="clear" w:color="auto" w:fill="00B0F0"/>
            <w:tcMar>
              <w:top w:w="15" w:type="dxa"/>
              <w:left w:w="15" w:type="dxa"/>
              <w:right w:w="15" w:type="dxa"/>
            </w:tcMar>
            <w:vAlign w:val="center"/>
          </w:tcPr>
          <w:p w14:paraId="1EFC3DD9" w14:textId="77777777" w:rsidR="001017D3" w:rsidRDefault="001017D3" w:rsidP="00A23D18">
            <w:pPr>
              <w:jc w:val="center"/>
            </w:pPr>
            <w:r w:rsidRPr="4EED753B">
              <w:rPr>
                <w:rFonts w:ascii="Calibri" w:eastAsia="Calibri" w:hAnsi="Calibri" w:cs="Calibri"/>
                <w:b/>
                <w:bCs/>
                <w:color w:val="FFFFFF" w:themeColor="background1"/>
                <w:sz w:val="22"/>
                <w:szCs w:val="22"/>
              </w:rPr>
              <w:lastRenderedPageBreak/>
              <w:t>Python Programming</w:t>
            </w:r>
            <w:r w:rsidRPr="4EED753B">
              <w:rPr>
                <w:rFonts w:ascii="Calibri" w:eastAsia="Calibri" w:hAnsi="Calibri" w:cs="Calibri"/>
                <w:color w:val="FFFFFF" w:themeColor="background1"/>
                <w:sz w:val="22"/>
                <w:szCs w:val="22"/>
              </w:rPr>
              <w:t xml:space="preserve"> </w:t>
            </w:r>
          </w:p>
        </w:tc>
        <w:tc>
          <w:tcPr>
            <w:tcW w:w="5826" w:type="dxa"/>
            <w:tcBorders>
              <w:top w:val="single" w:sz="8" w:space="0" w:color="000000" w:themeColor="text1"/>
              <w:left w:val="single" w:sz="8" w:space="0" w:color="auto"/>
              <w:bottom w:val="single" w:sz="8" w:space="0" w:color="000000" w:themeColor="text1"/>
              <w:right w:val="single" w:sz="8" w:space="0" w:color="000000" w:themeColor="text1"/>
            </w:tcBorders>
            <w:tcMar>
              <w:top w:w="15" w:type="dxa"/>
              <w:left w:w="15" w:type="dxa"/>
              <w:right w:w="15" w:type="dxa"/>
            </w:tcMar>
            <w:vAlign w:val="center"/>
          </w:tcPr>
          <w:p w14:paraId="4DDD77A3" w14:textId="77777777" w:rsidR="001017D3" w:rsidRPr="009E3431" w:rsidRDefault="001017D3" w:rsidP="00A23D18">
            <w:pPr>
              <w:rPr>
                <w:rFonts w:ascii="Consolas" w:eastAsia="Consolas" w:hAnsi="Consolas" w:cs="Consolas"/>
                <w:color w:val="000000" w:themeColor="text1"/>
                <w:sz w:val="16"/>
                <w:szCs w:val="16"/>
              </w:rPr>
            </w:pPr>
            <w:r w:rsidRPr="009E3431">
              <w:rPr>
                <w:rFonts w:ascii="Consolas" w:eastAsia="Consolas" w:hAnsi="Consolas" w:cs="Consolas"/>
                <w:color w:val="000000" w:themeColor="text1"/>
                <w:sz w:val="16"/>
                <w:szCs w:val="16"/>
              </w:rPr>
              <w:t>import pandas as pd</w:t>
            </w:r>
          </w:p>
          <w:p w14:paraId="44437ED5" w14:textId="77777777" w:rsidR="001017D3" w:rsidRPr="009E3431" w:rsidRDefault="001017D3" w:rsidP="00A23D18">
            <w:pPr>
              <w:rPr>
                <w:rFonts w:ascii="Consolas" w:eastAsia="Consolas" w:hAnsi="Consolas" w:cs="Consolas"/>
                <w:color w:val="000000" w:themeColor="text1"/>
                <w:sz w:val="16"/>
                <w:szCs w:val="16"/>
              </w:rPr>
            </w:pPr>
          </w:p>
          <w:p w14:paraId="6C658A51" w14:textId="77777777" w:rsidR="001017D3" w:rsidRPr="009E3431" w:rsidRDefault="001017D3" w:rsidP="00A23D18">
            <w:pPr>
              <w:rPr>
                <w:rFonts w:ascii="Consolas" w:eastAsia="Consolas" w:hAnsi="Consolas" w:cs="Consolas"/>
                <w:color w:val="000000" w:themeColor="text1"/>
                <w:sz w:val="16"/>
                <w:szCs w:val="16"/>
              </w:rPr>
            </w:pPr>
            <w:r w:rsidRPr="009E3431">
              <w:rPr>
                <w:rFonts w:ascii="Consolas" w:eastAsia="Consolas" w:hAnsi="Consolas" w:cs="Consolas"/>
                <w:color w:val="000000" w:themeColor="text1"/>
                <w:sz w:val="16"/>
                <w:szCs w:val="16"/>
              </w:rPr>
              <w:t># Specify the columns you want to read</w:t>
            </w:r>
          </w:p>
          <w:p w14:paraId="0E783692" w14:textId="77777777" w:rsidR="001017D3" w:rsidRPr="009E3431" w:rsidRDefault="001017D3" w:rsidP="00A23D18">
            <w:pPr>
              <w:rPr>
                <w:rFonts w:ascii="Consolas" w:eastAsia="Consolas" w:hAnsi="Consolas" w:cs="Consolas"/>
                <w:color w:val="000000" w:themeColor="text1"/>
                <w:sz w:val="16"/>
                <w:szCs w:val="16"/>
              </w:rPr>
            </w:pPr>
            <w:r w:rsidRPr="009E3431">
              <w:rPr>
                <w:rFonts w:ascii="Consolas" w:eastAsia="Consolas" w:hAnsi="Consolas" w:cs="Consolas"/>
                <w:color w:val="000000" w:themeColor="text1"/>
                <w:sz w:val="16"/>
                <w:szCs w:val="16"/>
              </w:rPr>
              <w:t>cols = ['id', '</w:t>
            </w:r>
            <w:proofErr w:type="spellStart"/>
            <w:r w:rsidRPr="009E3431">
              <w:rPr>
                <w:rFonts w:ascii="Consolas" w:eastAsia="Consolas" w:hAnsi="Consolas" w:cs="Consolas"/>
                <w:color w:val="000000" w:themeColor="text1"/>
                <w:sz w:val="16"/>
                <w:szCs w:val="16"/>
              </w:rPr>
              <w:t>loan_status</w:t>
            </w:r>
            <w:proofErr w:type="spellEnd"/>
            <w:r w:rsidRPr="009E3431">
              <w:rPr>
                <w:rFonts w:ascii="Consolas" w:eastAsia="Consolas" w:hAnsi="Consolas" w:cs="Consolas"/>
                <w:color w:val="000000" w:themeColor="text1"/>
                <w:sz w:val="16"/>
                <w:szCs w:val="16"/>
              </w:rPr>
              <w:t>', '</w:t>
            </w:r>
            <w:proofErr w:type="spellStart"/>
            <w:r w:rsidRPr="009E3431">
              <w:rPr>
                <w:rFonts w:ascii="Consolas" w:eastAsia="Consolas" w:hAnsi="Consolas" w:cs="Consolas"/>
                <w:color w:val="000000" w:themeColor="text1"/>
                <w:sz w:val="16"/>
                <w:szCs w:val="16"/>
              </w:rPr>
              <w:t>loan_amnt</w:t>
            </w:r>
            <w:proofErr w:type="spellEnd"/>
            <w:r w:rsidRPr="009E3431">
              <w:rPr>
                <w:rFonts w:ascii="Consolas" w:eastAsia="Consolas" w:hAnsi="Consolas" w:cs="Consolas"/>
                <w:color w:val="000000" w:themeColor="text1"/>
                <w:sz w:val="16"/>
                <w:szCs w:val="16"/>
              </w:rPr>
              <w:t>', 'term', '</w:t>
            </w:r>
            <w:proofErr w:type="spellStart"/>
            <w:r w:rsidRPr="009E3431">
              <w:rPr>
                <w:rFonts w:ascii="Consolas" w:eastAsia="Consolas" w:hAnsi="Consolas" w:cs="Consolas"/>
                <w:color w:val="000000" w:themeColor="text1"/>
                <w:sz w:val="16"/>
                <w:szCs w:val="16"/>
              </w:rPr>
              <w:t>int_rate</w:t>
            </w:r>
            <w:proofErr w:type="spellEnd"/>
            <w:r w:rsidRPr="009E3431">
              <w:rPr>
                <w:rFonts w:ascii="Consolas" w:eastAsia="Consolas" w:hAnsi="Consolas" w:cs="Consolas"/>
                <w:color w:val="000000" w:themeColor="text1"/>
                <w:sz w:val="16"/>
                <w:szCs w:val="16"/>
              </w:rPr>
              <w:t>', 'grade', '</w:t>
            </w:r>
            <w:proofErr w:type="spellStart"/>
            <w:r w:rsidRPr="009E3431">
              <w:rPr>
                <w:rFonts w:ascii="Consolas" w:eastAsia="Consolas" w:hAnsi="Consolas" w:cs="Consolas"/>
                <w:color w:val="000000" w:themeColor="text1"/>
                <w:sz w:val="16"/>
                <w:szCs w:val="16"/>
              </w:rPr>
              <w:t>sub_grade</w:t>
            </w:r>
            <w:proofErr w:type="spellEnd"/>
            <w:r w:rsidRPr="009E3431">
              <w:rPr>
                <w:rFonts w:ascii="Consolas" w:eastAsia="Consolas" w:hAnsi="Consolas" w:cs="Consolas"/>
                <w:color w:val="000000" w:themeColor="text1"/>
                <w:sz w:val="16"/>
                <w:szCs w:val="16"/>
              </w:rPr>
              <w:t>', '</w:t>
            </w:r>
            <w:proofErr w:type="spellStart"/>
            <w:r w:rsidRPr="009E3431">
              <w:rPr>
                <w:rFonts w:ascii="Consolas" w:eastAsia="Consolas" w:hAnsi="Consolas" w:cs="Consolas"/>
                <w:color w:val="000000" w:themeColor="text1"/>
                <w:sz w:val="16"/>
                <w:szCs w:val="16"/>
              </w:rPr>
              <w:t>emp_length</w:t>
            </w:r>
            <w:proofErr w:type="spellEnd"/>
            <w:r w:rsidRPr="009E3431">
              <w:rPr>
                <w:rFonts w:ascii="Consolas" w:eastAsia="Consolas" w:hAnsi="Consolas" w:cs="Consolas"/>
                <w:color w:val="000000" w:themeColor="text1"/>
                <w:sz w:val="16"/>
                <w:szCs w:val="16"/>
              </w:rPr>
              <w:t>', '</w:t>
            </w:r>
            <w:proofErr w:type="spellStart"/>
            <w:r w:rsidRPr="009E3431">
              <w:rPr>
                <w:rFonts w:ascii="Consolas" w:eastAsia="Consolas" w:hAnsi="Consolas" w:cs="Consolas"/>
                <w:color w:val="000000" w:themeColor="text1"/>
                <w:sz w:val="16"/>
                <w:szCs w:val="16"/>
              </w:rPr>
              <w:t>home_ownership</w:t>
            </w:r>
            <w:proofErr w:type="spellEnd"/>
            <w:r w:rsidRPr="009E3431">
              <w:rPr>
                <w:rFonts w:ascii="Consolas" w:eastAsia="Consolas" w:hAnsi="Consolas" w:cs="Consolas"/>
                <w:color w:val="000000" w:themeColor="text1"/>
                <w:sz w:val="16"/>
                <w:szCs w:val="16"/>
              </w:rPr>
              <w:t>', '</w:t>
            </w:r>
            <w:proofErr w:type="spellStart"/>
            <w:r w:rsidRPr="009E3431">
              <w:rPr>
                <w:rFonts w:ascii="Consolas" w:eastAsia="Consolas" w:hAnsi="Consolas" w:cs="Consolas"/>
                <w:color w:val="000000" w:themeColor="text1"/>
                <w:sz w:val="16"/>
                <w:szCs w:val="16"/>
              </w:rPr>
              <w:t>annual_inc</w:t>
            </w:r>
            <w:proofErr w:type="spellEnd"/>
            <w:r w:rsidRPr="009E3431">
              <w:rPr>
                <w:rFonts w:ascii="Consolas" w:eastAsia="Consolas" w:hAnsi="Consolas" w:cs="Consolas"/>
                <w:color w:val="000000" w:themeColor="text1"/>
                <w:sz w:val="16"/>
                <w:szCs w:val="16"/>
              </w:rPr>
              <w:t>', '</w:t>
            </w:r>
            <w:proofErr w:type="spellStart"/>
            <w:r w:rsidRPr="009E3431">
              <w:rPr>
                <w:rFonts w:ascii="Consolas" w:eastAsia="Consolas" w:hAnsi="Consolas" w:cs="Consolas"/>
                <w:color w:val="000000" w:themeColor="text1"/>
                <w:sz w:val="16"/>
                <w:szCs w:val="16"/>
              </w:rPr>
              <w:t>verification_status</w:t>
            </w:r>
            <w:proofErr w:type="spellEnd"/>
            <w:r w:rsidRPr="009E3431">
              <w:rPr>
                <w:rFonts w:ascii="Consolas" w:eastAsia="Consolas" w:hAnsi="Consolas" w:cs="Consolas"/>
                <w:color w:val="000000" w:themeColor="text1"/>
                <w:sz w:val="16"/>
                <w:szCs w:val="16"/>
              </w:rPr>
              <w:t>', '</w:t>
            </w:r>
            <w:proofErr w:type="spellStart"/>
            <w:r w:rsidRPr="009E3431">
              <w:rPr>
                <w:rFonts w:ascii="Consolas" w:eastAsia="Consolas" w:hAnsi="Consolas" w:cs="Consolas"/>
                <w:color w:val="000000" w:themeColor="text1"/>
                <w:sz w:val="16"/>
                <w:szCs w:val="16"/>
              </w:rPr>
              <w:t>issue_d</w:t>
            </w:r>
            <w:proofErr w:type="spellEnd"/>
            <w:r w:rsidRPr="009E3431">
              <w:rPr>
                <w:rFonts w:ascii="Consolas" w:eastAsia="Consolas" w:hAnsi="Consolas" w:cs="Consolas"/>
                <w:color w:val="000000" w:themeColor="text1"/>
                <w:sz w:val="16"/>
                <w:szCs w:val="16"/>
              </w:rPr>
              <w:t>', 'purpose' ,'</w:t>
            </w:r>
            <w:proofErr w:type="spellStart"/>
            <w:r w:rsidRPr="009E3431">
              <w:rPr>
                <w:rFonts w:ascii="Consolas" w:eastAsia="Consolas" w:hAnsi="Consolas" w:cs="Consolas"/>
                <w:color w:val="000000" w:themeColor="text1"/>
                <w:sz w:val="16"/>
                <w:szCs w:val="16"/>
              </w:rPr>
              <w:t>dti</w:t>
            </w:r>
            <w:proofErr w:type="spellEnd"/>
            <w:r w:rsidRPr="009E3431">
              <w:rPr>
                <w:rFonts w:ascii="Consolas" w:eastAsia="Consolas" w:hAnsi="Consolas" w:cs="Consolas"/>
                <w:color w:val="000000" w:themeColor="text1"/>
                <w:sz w:val="16"/>
                <w:szCs w:val="16"/>
              </w:rPr>
              <w:t>', '</w:t>
            </w:r>
            <w:proofErr w:type="spellStart"/>
            <w:r w:rsidRPr="009E3431">
              <w:rPr>
                <w:rFonts w:ascii="Consolas" w:eastAsia="Consolas" w:hAnsi="Consolas" w:cs="Consolas"/>
                <w:color w:val="000000" w:themeColor="text1"/>
                <w:sz w:val="16"/>
                <w:szCs w:val="16"/>
              </w:rPr>
              <w:t>earliest_cr_line</w:t>
            </w:r>
            <w:proofErr w:type="spellEnd"/>
            <w:r w:rsidRPr="009E3431">
              <w:rPr>
                <w:rFonts w:ascii="Consolas" w:eastAsia="Consolas" w:hAnsi="Consolas" w:cs="Consolas"/>
                <w:color w:val="000000" w:themeColor="text1"/>
                <w:sz w:val="16"/>
                <w:szCs w:val="16"/>
              </w:rPr>
              <w:t>', '</w:t>
            </w:r>
            <w:proofErr w:type="spellStart"/>
            <w:r w:rsidRPr="009E3431">
              <w:rPr>
                <w:rFonts w:ascii="Consolas" w:eastAsia="Consolas" w:hAnsi="Consolas" w:cs="Consolas"/>
                <w:color w:val="000000" w:themeColor="text1"/>
                <w:sz w:val="16"/>
                <w:szCs w:val="16"/>
              </w:rPr>
              <w:t>open_acc</w:t>
            </w:r>
            <w:proofErr w:type="spellEnd"/>
            <w:r w:rsidRPr="009E3431">
              <w:rPr>
                <w:rFonts w:ascii="Consolas" w:eastAsia="Consolas" w:hAnsi="Consolas" w:cs="Consolas"/>
                <w:color w:val="000000" w:themeColor="text1"/>
                <w:sz w:val="16"/>
                <w:szCs w:val="16"/>
              </w:rPr>
              <w:t>', '</w:t>
            </w:r>
            <w:proofErr w:type="spellStart"/>
            <w:r w:rsidRPr="009E3431">
              <w:rPr>
                <w:rFonts w:ascii="Consolas" w:eastAsia="Consolas" w:hAnsi="Consolas" w:cs="Consolas"/>
                <w:color w:val="000000" w:themeColor="text1"/>
                <w:sz w:val="16"/>
                <w:szCs w:val="16"/>
              </w:rPr>
              <w:t>pub_rec</w:t>
            </w:r>
            <w:proofErr w:type="spellEnd"/>
            <w:r w:rsidRPr="009E3431">
              <w:rPr>
                <w:rFonts w:ascii="Consolas" w:eastAsia="Consolas" w:hAnsi="Consolas" w:cs="Consolas"/>
                <w:color w:val="000000" w:themeColor="text1"/>
                <w:sz w:val="16"/>
                <w:szCs w:val="16"/>
              </w:rPr>
              <w:t>', '</w:t>
            </w:r>
            <w:proofErr w:type="spellStart"/>
            <w:r w:rsidRPr="009E3431">
              <w:rPr>
                <w:rFonts w:ascii="Consolas" w:eastAsia="Consolas" w:hAnsi="Consolas" w:cs="Consolas"/>
                <w:color w:val="000000" w:themeColor="text1"/>
                <w:sz w:val="16"/>
                <w:szCs w:val="16"/>
              </w:rPr>
              <w:t>revol_bal</w:t>
            </w:r>
            <w:proofErr w:type="spellEnd"/>
            <w:r w:rsidRPr="009E3431">
              <w:rPr>
                <w:rFonts w:ascii="Consolas" w:eastAsia="Consolas" w:hAnsi="Consolas" w:cs="Consolas"/>
                <w:color w:val="000000" w:themeColor="text1"/>
                <w:sz w:val="16"/>
                <w:szCs w:val="16"/>
              </w:rPr>
              <w:t>', '</w:t>
            </w:r>
            <w:proofErr w:type="spellStart"/>
            <w:r w:rsidRPr="009E3431">
              <w:rPr>
                <w:rFonts w:ascii="Consolas" w:eastAsia="Consolas" w:hAnsi="Consolas" w:cs="Consolas"/>
                <w:color w:val="000000" w:themeColor="text1"/>
                <w:sz w:val="16"/>
                <w:szCs w:val="16"/>
              </w:rPr>
              <w:t>revol_util</w:t>
            </w:r>
            <w:proofErr w:type="spellEnd"/>
            <w:r w:rsidRPr="009E3431">
              <w:rPr>
                <w:rFonts w:ascii="Consolas" w:eastAsia="Consolas" w:hAnsi="Consolas" w:cs="Consolas"/>
                <w:color w:val="000000" w:themeColor="text1"/>
                <w:sz w:val="16"/>
                <w:szCs w:val="16"/>
              </w:rPr>
              <w:t>', '</w:t>
            </w:r>
            <w:proofErr w:type="spellStart"/>
            <w:r w:rsidRPr="009E3431">
              <w:rPr>
                <w:rFonts w:ascii="Consolas" w:eastAsia="Consolas" w:hAnsi="Consolas" w:cs="Consolas"/>
                <w:color w:val="000000" w:themeColor="text1"/>
                <w:sz w:val="16"/>
                <w:szCs w:val="16"/>
              </w:rPr>
              <w:t>total_acc</w:t>
            </w:r>
            <w:proofErr w:type="spellEnd"/>
            <w:r w:rsidRPr="009E3431">
              <w:rPr>
                <w:rFonts w:ascii="Consolas" w:eastAsia="Consolas" w:hAnsi="Consolas" w:cs="Consolas"/>
                <w:color w:val="000000" w:themeColor="text1"/>
                <w:sz w:val="16"/>
                <w:szCs w:val="16"/>
              </w:rPr>
              <w:t>', '</w:t>
            </w:r>
            <w:proofErr w:type="spellStart"/>
            <w:r w:rsidRPr="009E3431">
              <w:rPr>
                <w:rFonts w:ascii="Consolas" w:eastAsia="Consolas" w:hAnsi="Consolas" w:cs="Consolas"/>
                <w:color w:val="000000" w:themeColor="text1"/>
                <w:sz w:val="16"/>
                <w:szCs w:val="16"/>
              </w:rPr>
              <w:t>application_type</w:t>
            </w:r>
            <w:proofErr w:type="spellEnd"/>
            <w:r w:rsidRPr="009E3431">
              <w:rPr>
                <w:rFonts w:ascii="Consolas" w:eastAsia="Consolas" w:hAnsi="Consolas" w:cs="Consolas"/>
                <w:color w:val="000000" w:themeColor="text1"/>
                <w:sz w:val="16"/>
                <w:szCs w:val="16"/>
              </w:rPr>
              <w:t>', '</w:t>
            </w:r>
            <w:proofErr w:type="spellStart"/>
            <w:r w:rsidRPr="009E3431">
              <w:rPr>
                <w:rFonts w:ascii="Consolas" w:eastAsia="Consolas" w:hAnsi="Consolas" w:cs="Consolas"/>
                <w:color w:val="000000" w:themeColor="text1"/>
                <w:sz w:val="16"/>
                <w:szCs w:val="16"/>
              </w:rPr>
              <w:t>mort_acc</w:t>
            </w:r>
            <w:proofErr w:type="spellEnd"/>
            <w:r w:rsidRPr="009E3431">
              <w:rPr>
                <w:rFonts w:ascii="Consolas" w:eastAsia="Consolas" w:hAnsi="Consolas" w:cs="Consolas"/>
                <w:color w:val="000000" w:themeColor="text1"/>
                <w:sz w:val="16"/>
                <w:szCs w:val="16"/>
              </w:rPr>
              <w:t>', '</w:t>
            </w:r>
            <w:proofErr w:type="spellStart"/>
            <w:r w:rsidRPr="009E3431">
              <w:rPr>
                <w:rFonts w:ascii="Consolas" w:eastAsia="Consolas" w:hAnsi="Consolas" w:cs="Consolas"/>
                <w:color w:val="000000" w:themeColor="text1"/>
                <w:sz w:val="16"/>
                <w:szCs w:val="16"/>
              </w:rPr>
              <w:t>pub_rec_bankruptcies</w:t>
            </w:r>
            <w:proofErr w:type="spellEnd"/>
            <w:r w:rsidRPr="009E3431">
              <w:rPr>
                <w:rFonts w:ascii="Consolas" w:eastAsia="Consolas" w:hAnsi="Consolas" w:cs="Consolas"/>
                <w:color w:val="000000" w:themeColor="text1"/>
                <w:sz w:val="16"/>
                <w:szCs w:val="16"/>
              </w:rPr>
              <w:t>']</w:t>
            </w:r>
          </w:p>
          <w:p w14:paraId="34D23D4E" w14:textId="77777777" w:rsidR="001017D3" w:rsidRPr="009E3431" w:rsidRDefault="001017D3" w:rsidP="00A23D18">
            <w:pPr>
              <w:rPr>
                <w:rFonts w:ascii="Consolas" w:eastAsia="Consolas" w:hAnsi="Consolas" w:cs="Consolas"/>
                <w:color w:val="000000" w:themeColor="text1"/>
                <w:sz w:val="16"/>
                <w:szCs w:val="16"/>
              </w:rPr>
            </w:pPr>
          </w:p>
          <w:p w14:paraId="0086B102" w14:textId="77777777" w:rsidR="001017D3" w:rsidRPr="009E3431" w:rsidRDefault="001017D3" w:rsidP="00A23D18">
            <w:pPr>
              <w:rPr>
                <w:rFonts w:ascii="Consolas" w:eastAsia="Consolas" w:hAnsi="Consolas" w:cs="Consolas"/>
                <w:color w:val="000000" w:themeColor="text1"/>
                <w:sz w:val="16"/>
                <w:szCs w:val="16"/>
              </w:rPr>
            </w:pPr>
            <w:r w:rsidRPr="009E3431">
              <w:rPr>
                <w:rFonts w:ascii="Consolas" w:eastAsia="Consolas" w:hAnsi="Consolas" w:cs="Consolas"/>
                <w:color w:val="000000" w:themeColor="text1"/>
                <w:sz w:val="16"/>
                <w:szCs w:val="16"/>
              </w:rPr>
              <w:t># Read specific columns of the CSV file using Pandas</w:t>
            </w:r>
          </w:p>
          <w:p w14:paraId="4A413AC5" w14:textId="77777777" w:rsidR="001017D3" w:rsidRDefault="001017D3" w:rsidP="00A23D18">
            <w:r w:rsidRPr="009E3431">
              <w:rPr>
                <w:rFonts w:ascii="Consolas" w:eastAsia="Consolas" w:hAnsi="Consolas" w:cs="Consolas"/>
                <w:color w:val="000000" w:themeColor="text1"/>
                <w:sz w:val="16"/>
                <w:szCs w:val="16"/>
              </w:rPr>
              <w:t xml:space="preserve">loan = </w:t>
            </w:r>
            <w:proofErr w:type="spellStart"/>
            <w:r w:rsidRPr="009E3431">
              <w:rPr>
                <w:rFonts w:ascii="Consolas" w:eastAsia="Consolas" w:hAnsi="Consolas" w:cs="Consolas"/>
                <w:color w:val="000000" w:themeColor="text1"/>
                <w:sz w:val="16"/>
                <w:szCs w:val="16"/>
              </w:rPr>
              <w:t>pd.read_csv</w:t>
            </w:r>
            <w:proofErr w:type="spellEnd"/>
            <w:r w:rsidRPr="009E3431">
              <w:rPr>
                <w:rFonts w:ascii="Consolas" w:eastAsia="Consolas" w:hAnsi="Consolas" w:cs="Consolas"/>
                <w:color w:val="000000" w:themeColor="text1"/>
                <w:sz w:val="16"/>
                <w:szCs w:val="16"/>
              </w:rPr>
              <w:t>(r'/</w:t>
            </w:r>
            <w:r w:rsidRPr="009E3431">
              <w:rPr>
                <w:rFonts w:ascii="Consolas" w:eastAsia="Consolas" w:hAnsi="Consolas" w:cs="Consolas"/>
                <w:color w:val="000000" w:themeColor="text1"/>
                <w:sz w:val="16"/>
                <w:szCs w:val="16"/>
                <w:highlight w:val="yellow"/>
              </w:rPr>
              <w:t>...INPUT YOUR FILE PATHWAY...</w:t>
            </w:r>
            <w:r w:rsidRPr="009E3431">
              <w:rPr>
                <w:rFonts w:ascii="Consolas" w:eastAsia="Consolas" w:hAnsi="Consolas" w:cs="Consolas"/>
                <w:color w:val="000000" w:themeColor="text1"/>
                <w:sz w:val="16"/>
                <w:szCs w:val="16"/>
              </w:rPr>
              <w:t xml:space="preserve">/accepted_2007_to_2018Q4.csv', </w:t>
            </w:r>
            <w:proofErr w:type="spellStart"/>
            <w:r w:rsidRPr="009E3431">
              <w:rPr>
                <w:rFonts w:ascii="Consolas" w:eastAsia="Consolas" w:hAnsi="Consolas" w:cs="Consolas"/>
                <w:color w:val="000000" w:themeColor="text1"/>
                <w:sz w:val="16"/>
                <w:szCs w:val="16"/>
              </w:rPr>
              <w:t>usecols</w:t>
            </w:r>
            <w:proofErr w:type="spellEnd"/>
            <w:r w:rsidRPr="009E3431">
              <w:rPr>
                <w:rFonts w:ascii="Consolas" w:eastAsia="Consolas" w:hAnsi="Consolas" w:cs="Consolas"/>
                <w:color w:val="000000" w:themeColor="text1"/>
                <w:sz w:val="16"/>
                <w:szCs w:val="16"/>
              </w:rPr>
              <w:t>=cols)</w:t>
            </w:r>
          </w:p>
        </w:tc>
      </w:tr>
      <w:tr w:rsidR="001017D3" w14:paraId="2FBA96BA" w14:textId="77777777" w:rsidTr="00A23D18">
        <w:trPr>
          <w:trHeight w:val="135"/>
        </w:trPr>
        <w:tc>
          <w:tcPr>
            <w:tcW w:w="2454" w:type="dxa"/>
            <w:tcBorders>
              <w:top w:val="single" w:sz="8" w:space="0" w:color="000000" w:themeColor="text1"/>
              <w:left w:val="nil"/>
              <w:bottom w:val="single" w:sz="8" w:space="0" w:color="000000" w:themeColor="text1"/>
              <w:right w:val="nil"/>
            </w:tcBorders>
            <w:tcMar>
              <w:top w:w="15" w:type="dxa"/>
              <w:left w:w="15" w:type="dxa"/>
              <w:right w:w="15" w:type="dxa"/>
            </w:tcMar>
            <w:vAlign w:val="center"/>
          </w:tcPr>
          <w:p w14:paraId="7F3BD90F" w14:textId="77777777" w:rsidR="001017D3" w:rsidRDefault="001017D3" w:rsidP="00A23D18">
            <w:pPr>
              <w:jc w:val="center"/>
            </w:pPr>
            <w:r w:rsidRPr="4EED753B">
              <w:rPr>
                <w:rFonts w:ascii="Calibri" w:eastAsia="Calibri" w:hAnsi="Calibri" w:cs="Calibri"/>
                <w:color w:val="000000" w:themeColor="text1"/>
                <w:sz w:val="22"/>
                <w:szCs w:val="22"/>
              </w:rPr>
              <w:t xml:space="preserve"> </w:t>
            </w:r>
          </w:p>
        </w:tc>
        <w:tc>
          <w:tcPr>
            <w:tcW w:w="5826" w:type="dxa"/>
            <w:tcBorders>
              <w:top w:val="single" w:sz="8" w:space="0" w:color="000000" w:themeColor="text1"/>
              <w:left w:val="nil"/>
              <w:bottom w:val="single" w:sz="8" w:space="0" w:color="000000" w:themeColor="text1"/>
              <w:right w:val="nil"/>
            </w:tcBorders>
            <w:tcMar>
              <w:top w:w="15" w:type="dxa"/>
              <w:left w:w="15" w:type="dxa"/>
              <w:right w:w="15" w:type="dxa"/>
            </w:tcMar>
            <w:vAlign w:val="bottom"/>
          </w:tcPr>
          <w:p w14:paraId="360317F3" w14:textId="77777777" w:rsidR="001017D3" w:rsidRDefault="001017D3" w:rsidP="00A23D18">
            <w:r w:rsidRPr="4EED753B">
              <w:rPr>
                <w:rFonts w:ascii="Aptos Narrow" w:eastAsia="Aptos Narrow" w:hAnsi="Aptos Narrow" w:cs="Aptos Narrow"/>
                <w:color w:val="000000" w:themeColor="text1"/>
                <w:sz w:val="22"/>
                <w:szCs w:val="22"/>
              </w:rPr>
              <w:t xml:space="preserve"> </w:t>
            </w:r>
          </w:p>
        </w:tc>
      </w:tr>
      <w:tr w:rsidR="001017D3" w14:paraId="2D78B07A" w14:textId="77777777" w:rsidTr="00A23D18">
        <w:trPr>
          <w:trHeight w:val="3615"/>
        </w:trPr>
        <w:tc>
          <w:tcPr>
            <w:tcW w:w="2454" w:type="dxa"/>
            <w:tcBorders>
              <w:top w:val="single" w:sz="8" w:space="0" w:color="000000" w:themeColor="text1"/>
              <w:left w:val="single" w:sz="8" w:space="0" w:color="auto"/>
              <w:bottom w:val="single" w:sz="8" w:space="0" w:color="000000" w:themeColor="text1"/>
              <w:right w:val="single" w:sz="8" w:space="0" w:color="auto"/>
            </w:tcBorders>
            <w:shd w:val="clear" w:color="auto" w:fill="00B0F0"/>
            <w:tcMar>
              <w:top w:w="15" w:type="dxa"/>
              <w:left w:w="15" w:type="dxa"/>
              <w:right w:w="15" w:type="dxa"/>
            </w:tcMar>
            <w:vAlign w:val="center"/>
          </w:tcPr>
          <w:p w14:paraId="2435220F" w14:textId="77777777" w:rsidR="001017D3" w:rsidRDefault="001017D3" w:rsidP="00A23D18">
            <w:pPr>
              <w:jc w:val="center"/>
            </w:pPr>
            <w:r w:rsidRPr="4EED753B">
              <w:rPr>
                <w:rFonts w:ascii="Calibri" w:eastAsia="Calibri" w:hAnsi="Calibri" w:cs="Calibri"/>
                <w:b/>
                <w:bCs/>
                <w:color w:val="FFFFFF" w:themeColor="background1"/>
                <w:sz w:val="22"/>
                <w:szCs w:val="22"/>
              </w:rPr>
              <w:t>SAS Programming</w:t>
            </w:r>
            <w:r w:rsidRPr="4EED753B">
              <w:rPr>
                <w:rFonts w:ascii="Calibri" w:eastAsia="Calibri" w:hAnsi="Calibri" w:cs="Calibri"/>
                <w:color w:val="FFFFFF" w:themeColor="background1"/>
                <w:sz w:val="22"/>
                <w:szCs w:val="22"/>
              </w:rPr>
              <w:t xml:space="preserve"> </w:t>
            </w:r>
          </w:p>
        </w:tc>
        <w:tc>
          <w:tcPr>
            <w:tcW w:w="5826" w:type="dxa"/>
            <w:tcBorders>
              <w:top w:val="single" w:sz="8" w:space="0" w:color="000000" w:themeColor="text1"/>
              <w:left w:val="single" w:sz="8" w:space="0" w:color="auto"/>
              <w:bottom w:val="single" w:sz="8" w:space="0" w:color="000000" w:themeColor="text1"/>
              <w:right w:val="single" w:sz="8" w:space="0" w:color="000000" w:themeColor="text1"/>
            </w:tcBorders>
            <w:tcMar>
              <w:top w:w="15" w:type="dxa"/>
              <w:left w:w="15" w:type="dxa"/>
              <w:right w:w="15" w:type="dxa"/>
            </w:tcMar>
            <w:vAlign w:val="center"/>
          </w:tcPr>
          <w:p w14:paraId="25684DAD" w14:textId="77777777" w:rsidR="001017D3" w:rsidRDefault="001017D3" w:rsidP="00A23D18">
            <w:pPr>
              <w:rPr>
                <w:rFonts w:ascii="Consolas" w:eastAsia="Consolas" w:hAnsi="Consolas" w:cs="Consolas"/>
                <w:b/>
                <w:bCs/>
                <w:color w:val="0070C0"/>
                <w:sz w:val="16"/>
                <w:szCs w:val="16"/>
              </w:rPr>
            </w:pPr>
            <w:r w:rsidRPr="4EED753B">
              <w:rPr>
                <w:rFonts w:ascii="Consolas" w:eastAsia="Consolas" w:hAnsi="Consolas" w:cs="Consolas"/>
                <w:b/>
                <w:bCs/>
                <w:color w:val="0070C0"/>
                <w:sz w:val="16"/>
                <w:szCs w:val="16"/>
              </w:rPr>
              <w:t>LIBNAME</w:t>
            </w:r>
            <w:r w:rsidRPr="4EED753B">
              <w:rPr>
                <w:rFonts w:ascii="Consolas" w:eastAsia="Consolas" w:hAnsi="Consolas" w:cs="Consolas"/>
                <w:color w:val="000000" w:themeColor="text1"/>
                <w:sz w:val="16"/>
                <w:szCs w:val="16"/>
              </w:rPr>
              <w:t xml:space="preserve"> MYDATA </w:t>
            </w:r>
            <w:r w:rsidRPr="4EED753B">
              <w:rPr>
                <w:rFonts w:ascii="Consolas" w:eastAsia="Consolas" w:hAnsi="Consolas" w:cs="Consolas"/>
                <w:b/>
                <w:bCs/>
                <w:color w:val="0070C0"/>
                <w:sz w:val="16"/>
                <w:szCs w:val="16"/>
              </w:rPr>
              <w:t>BASE</w:t>
            </w:r>
            <w:r w:rsidRPr="4EED753B">
              <w:rPr>
                <w:rFonts w:ascii="Consolas" w:eastAsia="Consolas" w:hAnsi="Consolas" w:cs="Consolas"/>
                <w:color w:val="000000" w:themeColor="text1"/>
                <w:sz w:val="16"/>
                <w:szCs w:val="16"/>
              </w:rPr>
              <w:t xml:space="preserve"> " /</w:t>
            </w:r>
            <w:r w:rsidRPr="00847646">
              <w:rPr>
                <w:rFonts w:ascii="Consolas" w:eastAsia="Consolas" w:hAnsi="Consolas" w:cs="Consolas"/>
                <w:color w:val="000000" w:themeColor="text1"/>
                <w:sz w:val="16"/>
                <w:szCs w:val="16"/>
                <w:highlight w:val="yellow"/>
              </w:rPr>
              <w:t>...INPUT YOUR FILE PATHWAY...</w:t>
            </w:r>
            <w:r w:rsidRPr="4EED753B">
              <w:rPr>
                <w:rFonts w:ascii="Consolas" w:eastAsia="Consolas" w:hAnsi="Consolas" w:cs="Consolas"/>
                <w:color w:val="000000" w:themeColor="text1"/>
                <w:sz w:val="16"/>
                <w:szCs w:val="16"/>
              </w:rPr>
              <w:t xml:space="preserve">/"; </w:t>
            </w:r>
            <w:r>
              <w:br/>
            </w:r>
            <w:r w:rsidRPr="4EED753B">
              <w:rPr>
                <w:rFonts w:ascii="Consolas" w:eastAsia="Consolas" w:hAnsi="Consolas" w:cs="Consolas"/>
                <w:color w:val="000000" w:themeColor="text1"/>
                <w:sz w:val="16"/>
                <w:szCs w:val="16"/>
              </w:rPr>
              <w:t xml:space="preserve"> </w:t>
            </w:r>
            <w:r>
              <w:br/>
            </w:r>
            <w:r w:rsidRPr="4EED753B">
              <w:rPr>
                <w:rFonts w:ascii="Consolas" w:eastAsia="Consolas" w:hAnsi="Consolas" w:cs="Consolas"/>
                <w:b/>
                <w:bCs/>
                <w:color w:val="0070C0"/>
                <w:sz w:val="16"/>
                <w:szCs w:val="16"/>
              </w:rPr>
              <w:t>FILENAME</w:t>
            </w:r>
            <w:r w:rsidRPr="4EED753B">
              <w:rPr>
                <w:rFonts w:ascii="Consolas" w:eastAsia="Consolas" w:hAnsi="Consolas" w:cs="Consolas"/>
                <w:color w:val="000000" w:themeColor="text1"/>
                <w:sz w:val="16"/>
                <w:szCs w:val="16"/>
              </w:rPr>
              <w:t xml:space="preserve"> REFFILE '</w:t>
            </w:r>
            <w:r w:rsidRPr="00652B42">
              <w:rPr>
                <w:rFonts w:ascii="Consolas" w:eastAsia="Consolas" w:hAnsi="Consolas" w:cs="Consolas"/>
                <w:color w:val="000000" w:themeColor="text1"/>
                <w:sz w:val="16"/>
                <w:szCs w:val="16"/>
              </w:rPr>
              <w:t>/</w:t>
            </w:r>
            <w:r w:rsidRPr="00652B42">
              <w:rPr>
                <w:rFonts w:ascii="Consolas" w:eastAsia="Consolas" w:hAnsi="Consolas" w:cs="Consolas"/>
                <w:color w:val="000000" w:themeColor="text1"/>
                <w:sz w:val="16"/>
                <w:szCs w:val="16"/>
                <w:highlight w:val="yellow"/>
              </w:rPr>
              <w:t>...INPUT YOUR FILE PATHWAY...</w:t>
            </w:r>
            <w:r w:rsidRPr="4EED753B">
              <w:rPr>
                <w:rFonts w:ascii="Consolas" w:eastAsia="Consolas" w:hAnsi="Consolas" w:cs="Consolas"/>
                <w:color w:val="000000" w:themeColor="text1"/>
                <w:sz w:val="16"/>
                <w:szCs w:val="16"/>
              </w:rPr>
              <w:t xml:space="preserve">/accepted_2007_to_2018Q4.csv'; </w:t>
            </w:r>
            <w:r>
              <w:br/>
            </w:r>
            <w:r w:rsidRPr="4EED753B">
              <w:rPr>
                <w:rFonts w:ascii="Consolas" w:eastAsia="Consolas" w:hAnsi="Consolas" w:cs="Consolas"/>
                <w:color w:val="000000" w:themeColor="text1"/>
                <w:sz w:val="16"/>
                <w:szCs w:val="16"/>
              </w:rPr>
              <w:t xml:space="preserve"> </w:t>
            </w:r>
            <w:r>
              <w:br/>
            </w:r>
            <w:r w:rsidRPr="4EED753B">
              <w:rPr>
                <w:rFonts w:ascii="Consolas" w:eastAsia="Consolas" w:hAnsi="Consolas" w:cs="Consolas"/>
                <w:b/>
                <w:bCs/>
                <w:color w:val="0070C0"/>
                <w:sz w:val="16"/>
                <w:szCs w:val="16"/>
              </w:rPr>
              <w:t>%let</w:t>
            </w:r>
            <w:r w:rsidRPr="4EED753B">
              <w:rPr>
                <w:rFonts w:ascii="Consolas" w:eastAsia="Consolas" w:hAnsi="Consolas" w:cs="Consolas"/>
                <w:color w:val="0070C0"/>
                <w:sz w:val="16"/>
                <w:szCs w:val="16"/>
              </w:rPr>
              <w:t xml:space="preserve"> </w:t>
            </w:r>
            <w:r w:rsidRPr="4EED753B">
              <w:rPr>
                <w:rFonts w:ascii="Consolas" w:eastAsia="Consolas" w:hAnsi="Consolas" w:cs="Consolas"/>
                <w:sz w:val="16"/>
                <w:szCs w:val="16"/>
              </w:rPr>
              <w:t xml:space="preserve">vars = id </w:t>
            </w:r>
            <w:proofErr w:type="spellStart"/>
            <w:r w:rsidRPr="4EED753B">
              <w:rPr>
                <w:rFonts w:ascii="Consolas" w:eastAsia="Consolas" w:hAnsi="Consolas" w:cs="Consolas"/>
                <w:sz w:val="16"/>
                <w:szCs w:val="16"/>
              </w:rPr>
              <w:t>loan_status</w:t>
            </w:r>
            <w:proofErr w:type="spellEnd"/>
            <w:r w:rsidRPr="4EED753B">
              <w:rPr>
                <w:rFonts w:ascii="Consolas" w:eastAsia="Consolas" w:hAnsi="Consolas" w:cs="Consolas"/>
                <w:sz w:val="16"/>
                <w:szCs w:val="16"/>
              </w:rPr>
              <w:t xml:space="preserve"> </w:t>
            </w:r>
            <w:proofErr w:type="spellStart"/>
            <w:r w:rsidRPr="4EED753B">
              <w:rPr>
                <w:rFonts w:ascii="Consolas" w:eastAsia="Consolas" w:hAnsi="Consolas" w:cs="Consolas"/>
                <w:sz w:val="16"/>
                <w:szCs w:val="16"/>
              </w:rPr>
              <w:t>loan_amnt</w:t>
            </w:r>
            <w:proofErr w:type="spellEnd"/>
            <w:r w:rsidRPr="4EED753B">
              <w:rPr>
                <w:rFonts w:ascii="Consolas" w:eastAsia="Consolas" w:hAnsi="Consolas" w:cs="Consolas"/>
                <w:sz w:val="16"/>
                <w:szCs w:val="16"/>
              </w:rPr>
              <w:t xml:space="preserve"> term </w:t>
            </w:r>
            <w:proofErr w:type="spellStart"/>
            <w:r w:rsidRPr="4EED753B">
              <w:rPr>
                <w:rFonts w:ascii="Consolas" w:eastAsia="Consolas" w:hAnsi="Consolas" w:cs="Consolas"/>
                <w:sz w:val="16"/>
                <w:szCs w:val="16"/>
              </w:rPr>
              <w:t>int_rate</w:t>
            </w:r>
            <w:proofErr w:type="spellEnd"/>
            <w:r w:rsidRPr="4EED753B">
              <w:rPr>
                <w:rFonts w:ascii="Consolas" w:eastAsia="Consolas" w:hAnsi="Consolas" w:cs="Consolas"/>
                <w:sz w:val="16"/>
                <w:szCs w:val="16"/>
              </w:rPr>
              <w:t xml:space="preserve"> grade </w:t>
            </w:r>
            <w:proofErr w:type="spellStart"/>
            <w:r w:rsidRPr="4EED753B">
              <w:rPr>
                <w:rFonts w:ascii="Consolas" w:eastAsia="Consolas" w:hAnsi="Consolas" w:cs="Consolas"/>
                <w:sz w:val="16"/>
                <w:szCs w:val="16"/>
              </w:rPr>
              <w:t>sub_grade</w:t>
            </w:r>
            <w:proofErr w:type="spellEnd"/>
            <w:r w:rsidRPr="4EED753B">
              <w:rPr>
                <w:rFonts w:ascii="Consolas" w:eastAsia="Consolas" w:hAnsi="Consolas" w:cs="Consolas"/>
                <w:sz w:val="16"/>
                <w:szCs w:val="16"/>
              </w:rPr>
              <w:t xml:space="preserve"> </w:t>
            </w:r>
            <w:proofErr w:type="spellStart"/>
            <w:r w:rsidRPr="4EED753B">
              <w:rPr>
                <w:rFonts w:ascii="Consolas" w:eastAsia="Consolas" w:hAnsi="Consolas" w:cs="Consolas"/>
                <w:sz w:val="16"/>
                <w:szCs w:val="16"/>
              </w:rPr>
              <w:t>emp_length</w:t>
            </w:r>
            <w:proofErr w:type="spellEnd"/>
            <w:r w:rsidRPr="4EED753B">
              <w:rPr>
                <w:rFonts w:ascii="Consolas" w:eastAsia="Consolas" w:hAnsi="Consolas" w:cs="Consolas"/>
                <w:sz w:val="16"/>
                <w:szCs w:val="16"/>
              </w:rPr>
              <w:t xml:space="preserve"> </w:t>
            </w:r>
            <w:proofErr w:type="spellStart"/>
            <w:r w:rsidRPr="4EED753B">
              <w:rPr>
                <w:rFonts w:ascii="Consolas" w:eastAsia="Consolas" w:hAnsi="Consolas" w:cs="Consolas"/>
                <w:sz w:val="16"/>
                <w:szCs w:val="16"/>
              </w:rPr>
              <w:t>home_ownership</w:t>
            </w:r>
            <w:proofErr w:type="spellEnd"/>
            <w:r w:rsidRPr="4EED753B">
              <w:rPr>
                <w:rFonts w:ascii="Consolas" w:eastAsia="Consolas" w:hAnsi="Consolas" w:cs="Consolas"/>
                <w:sz w:val="16"/>
                <w:szCs w:val="16"/>
              </w:rPr>
              <w:t xml:space="preserve"> </w:t>
            </w:r>
            <w:proofErr w:type="spellStart"/>
            <w:r w:rsidRPr="4EED753B">
              <w:rPr>
                <w:rFonts w:ascii="Consolas" w:eastAsia="Consolas" w:hAnsi="Consolas" w:cs="Consolas"/>
                <w:sz w:val="16"/>
                <w:szCs w:val="16"/>
              </w:rPr>
              <w:t>annual_inc</w:t>
            </w:r>
            <w:proofErr w:type="spellEnd"/>
            <w:r w:rsidRPr="4EED753B">
              <w:rPr>
                <w:rFonts w:ascii="Consolas" w:eastAsia="Consolas" w:hAnsi="Consolas" w:cs="Consolas"/>
                <w:sz w:val="16"/>
                <w:szCs w:val="16"/>
              </w:rPr>
              <w:t xml:space="preserve"> </w:t>
            </w:r>
            <w:proofErr w:type="spellStart"/>
            <w:r w:rsidRPr="4EED753B">
              <w:rPr>
                <w:rFonts w:ascii="Consolas" w:eastAsia="Consolas" w:hAnsi="Consolas" w:cs="Consolas"/>
                <w:sz w:val="16"/>
                <w:szCs w:val="16"/>
              </w:rPr>
              <w:t>verification_status</w:t>
            </w:r>
            <w:proofErr w:type="spellEnd"/>
            <w:r w:rsidRPr="4EED753B">
              <w:rPr>
                <w:rFonts w:ascii="Consolas" w:eastAsia="Consolas" w:hAnsi="Consolas" w:cs="Consolas"/>
                <w:sz w:val="16"/>
                <w:szCs w:val="16"/>
              </w:rPr>
              <w:t xml:space="preserve"> </w:t>
            </w:r>
            <w:proofErr w:type="spellStart"/>
            <w:r w:rsidRPr="4EED753B">
              <w:rPr>
                <w:rFonts w:ascii="Consolas" w:eastAsia="Consolas" w:hAnsi="Consolas" w:cs="Consolas"/>
                <w:sz w:val="16"/>
                <w:szCs w:val="16"/>
              </w:rPr>
              <w:t>issue_d</w:t>
            </w:r>
            <w:proofErr w:type="spellEnd"/>
            <w:r w:rsidRPr="4EED753B">
              <w:rPr>
                <w:rFonts w:ascii="Consolas" w:eastAsia="Consolas" w:hAnsi="Consolas" w:cs="Consolas"/>
                <w:sz w:val="16"/>
                <w:szCs w:val="16"/>
              </w:rPr>
              <w:t xml:space="preserve"> purpose </w:t>
            </w:r>
            <w:proofErr w:type="spellStart"/>
            <w:r w:rsidRPr="4EED753B">
              <w:rPr>
                <w:rFonts w:ascii="Consolas" w:eastAsia="Consolas" w:hAnsi="Consolas" w:cs="Consolas"/>
                <w:sz w:val="16"/>
                <w:szCs w:val="16"/>
              </w:rPr>
              <w:t>dti</w:t>
            </w:r>
            <w:proofErr w:type="spellEnd"/>
            <w:r w:rsidRPr="4EED753B">
              <w:rPr>
                <w:rFonts w:ascii="Consolas" w:eastAsia="Consolas" w:hAnsi="Consolas" w:cs="Consolas"/>
                <w:sz w:val="16"/>
                <w:szCs w:val="16"/>
              </w:rPr>
              <w:t xml:space="preserve"> </w:t>
            </w:r>
            <w:proofErr w:type="spellStart"/>
            <w:r w:rsidRPr="4EED753B">
              <w:rPr>
                <w:rFonts w:ascii="Consolas" w:eastAsia="Consolas" w:hAnsi="Consolas" w:cs="Consolas"/>
                <w:sz w:val="16"/>
                <w:szCs w:val="16"/>
              </w:rPr>
              <w:t>earliest_cr_line</w:t>
            </w:r>
            <w:proofErr w:type="spellEnd"/>
            <w:r w:rsidRPr="4EED753B">
              <w:rPr>
                <w:rFonts w:ascii="Consolas" w:eastAsia="Consolas" w:hAnsi="Consolas" w:cs="Consolas"/>
                <w:sz w:val="16"/>
                <w:szCs w:val="16"/>
              </w:rPr>
              <w:t xml:space="preserve"> </w:t>
            </w:r>
            <w:proofErr w:type="spellStart"/>
            <w:r w:rsidRPr="4EED753B">
              <w:rPr>
                <w:rFonts w:ascii="Consolas" w:eastAsia="Consolas" w:hAnsi="Consolas" w:cs="Consolas"/>
                <w:sz w:val="16"/>
                <w:szCs w:val="16"/>
              </w:rPr>
              <w:t>open_acc</w:t>
            </w:r>
            <w:proofErr w:type="spellEnd"/>
            <w:r w:rsidRPr="4EED753B">
              <w:rPr>
                <w:rFonts w:ascii="Consolas" w:eastAsia="Consolas" w:hAnsi="Consolas" w:cs="Consolas"/>
                <w:sz w:val="16"/>
                <w:szCs w:val="16"/>
              </w:rPr>
              <w:t xml:space="preserve"> </w:t>
            </w:r>
            <w:proofErr w:type="spellStart"/>
            <w:r w:rsidRPr="4EED753B">
              <w:rPr>
                <w:rFonts w:ascii="Consolas" w:eastAsia="Consolas" w:hAnsi="Consolas" w:cs="Consolas"/>
                <w:sz w:val="16"/>
                <w:szCs w:val="16"/>
              </w:rPr>
              <w:t>pub_rec</w:t>
            </w:r>
            <w:proofErr w:type="spellEnd"/>
            <w:r w:rsidRPr="4EED753B">
              <w:rPr>
                <w:rFonts w:ascii="Consolas" w:eastAsia="Consolas" w:hAnsi="Consolas" w:cs="Consolas"/>
                <w:sz w:val="16"/>
                <w:szCs w:val="16"/>
              </w:rPr>
              <w:t xml:space="preserve"> </w:t>
            </w:r>
            <w:proofErr w:type="spellStart"/>
            <w:r w:rsidRPr="4EED753B">
              <w:rPr>
                <w:rFonts w:ascii="Consolas" w:eastAsia="Consolas" w:hAnsi="Consolas" w:cs="Consolas"/>
                <w:sz w:val="16"/>
                <w:szCs w:val="16"/>
              </w:rPr>
              <w:t>revol_bal</w:t>
            </w:r>
            <w:proofErr w:type="spellEnd"/>
            <w:r w:rsidRPr="4EED753B">
              <w:rPr>
                <w:rFonts w:ascii="Consolas" w:eastAsia="Consolas" w:hAnsi="Consolas" w:cs="Consolas"/>
                <w:sz w:val="16"/>
                <w:szCs w:val="16"/>
              </w:rPr>
              <w:t xml:space="preserve"> </w:t>
            </w:r>
            <w:proofErr w:type="spellStart"/>
            <w:r w:rsidRPr="4EED753B">
              <w:rPr>
                <w:rFonts w:ascii="Consolas" w:eastAsia="Consolas" w:hAnsi="Consolas" w:cs="Consolas"/>
                <w:sz w:val="16"/>
                <w:szCs w:val="16"/>
              </w:rPr>
              <w:t>revol_util</w:t>
            </w:r>
            <w:proofErr w:type="spellEnd"/>
            <w:r w:rsidRPr="4EED753B">
              <w:rPr>
                <w:rFonts w:ascii="Consolas" w:eastAsia="Consolas" w:hAnsi="Consolas" w:cs="Consolas"/>
                <w:sz w:val="16"/>
                <w:szCs w:val="16"/>
              </w:rPr>
              <w:t xml:space="preserve"> </w:t>
            </w:r>
            <w:proofErr w:type="spellStart"/>
            <w:r w:rsidRPr="4EED753B">
              <w:rPr>
                <w:rFonts w:ascii="Consolas" w:eastAsia="Consolas" w:hAnsi="Consolas" w:cs="Consolas"/>
                <w:sz w:val="16"/>
                <w:szCs w:val="16"/>
              </w:rPr>
              <w:t>total_acc</w:t>
            </w:r>
            <w:proofErr w:type="spellEnd"/>
            <w:r w:rsidRPr="4EED753B">
              <w:rPr>
                <w:rFonts w:ascii="Consolas" w:eastAsia="Consolas" w:hAnsi="Consolas" w:cs="Consolas"/>
                <w:sz w:val="16"/>
                <w:szCs w:val="16"/>
              </w:rPr>
              <w:t xml:space="preserve"> </w:t>
            </w:r>
            <w:proofErr w:type="spellStart"/>
            <w:r w:rsidRPr="4EED753B">
              <w:rPr>
                <w:rFonts w:ascii="Consolas" w:eastAsia="Consolas" w:hAnsi="Consolas" w:cs="Consolas"/>
                <w:sz w:val="16"/>
                <w:szCs w:val="16"/>
              </w:rPr>
              <w:t>application_type</w:t>
            </w:r>
            <w:proofErr w:type="spellEnd"/>
            <w:r w:rsidRPr="4EED753B">
              <w:rPr>
                <w:rFonts w:ascii="Consolas" w:eastAsia="Consolas" w:hAnsi="Consolas" w:cs="Consolas"/>
                <w:sz w:val="16"/>
                <w:szCs w:val="16"/>
              </w:rPr>
              <w:t xml:space="preserve"> </w:t>
            </w:r>
            <w:proofErr w:type="spellStart"/>
            <w:r w:rsidRPr="4EED753B">
              <w:rPr>
                <w:rFonts w:ascii="Consolas" w:eastAsia="Consolas" w:hAnsi="Consolas" w:cs="Consolas"/>
                <w:sz w:val="16"/>
                <w:szCs w:val="16"/>
              </w:rPr>
              <w:t>mort_acc</w:t>
            </w:r>
            <w:proofErr w:type="spellEnd"/>
            <w:r w:rsidRPr="4EED753B">
              <w:rPr>
                <w:rFonts w:ascii="Consolas" w:eastAsia="Consolas" w:hAnsi="Consolas" w:cs="Consolas"/>
                <w:sz w:val="16"/>
                <w:szCs w:val="16"/>
              </w:rPr>
              <w:t xml:space="preserve"> </w:t>
            </w:r>
            <w:proofErr w:type="spellStart"/>
            <w:r w:rsidRPr="4EED753B">
              <w:rPr>
                <w:rFonts w:ascii="Consolas" w:eastAsia="Consolas" w:hAnsi="Consolas" w:cs="Consolas"/>
                <w:sz w:val="16"/>
                <w:szCs w:val="16"/>
              </w:rPr>
              <w:t>pub_rec_bankruptcies</w:t>
            </w:r>
            <w:proofErr w:type="spellEnd"/>
            <w:r w:rsidRPr="4EED753B">
              <w:rPr>
                <w:rFonts w:ascii="Consolas" w:eastAsia="Consolas" w:hAnsi="Consolas" w:cs="Consolas"/>
                <w:sz w:val="16"/>
                <w:szCs w:val="16"/>
              </w:rPr>
              <w:t>;</w:t>
            </w:r>
            <w:r w:rsidRPr="4EED753B">
              <w:rPr>
                <w:rFonts w:ascii="Consolas" w:eastAsia="Consolas" w:hAnsi="Consolas" w:cs="Consolas"/>
                <w:b/>
                <w:bCs/>
                <w:color w:val="0070C0"/>
                <w:sz w:val="16"/>
                <w:szCs w:val="16"/>
              </w:rPr>
              <w:t xml:space="preserve"> </w:t>
            </w:r>
            <w:r>
              <w:br/>
            </w:r>
            <w:r w:rsidRPr="4EED753B">
              <w:rPr>
                <w:rFonts w:ascii="Consolas" w:eastAsia="Consolas" w:hAnsi="Consolas" w:cs="Consolas"/>
                <w:b/>
                <w:bCs/>
                <w:color w:val="0070C0"/>
                <w:sz w:val="16"/>
                <w:szCs w:val="16"/>
              </w:rPr>
              <w:t xml:space="preserve"> </w:t>
            </w:r>
            <w:r>
              <w:br/>
            </w:r>
            <w:r w:rsidRPr="4EED753B">
              <w:rPr>
                <w:rFonts w:ascii="Consolas" w:eastAsia="Consolas" w:hAnsi="Consolas" w:cs="Consolas"/>
                <w:b/>
                <w:bCs/>
                <w:color w:val="002060"/>
                <w:sz w:val="16"/>
                <w:szCs w:val="16"/>
              </w:rPr>
              <w:t>PROC IMPORT</w:t>
            </w:r>
            <w:r w:rsidRPr="4EED753B">
              <w:rPr>
                <w:rFonts w:ascii="Consolas" w:eastAsia="Consolas" w:hAnsi="Consolas" w:cs="Consolas"/>
                <w:b/>
                <w:bCs/>
                <w:color w:val="0070C0"/>
                <w:sz w:val="16"/>
                <w:szCs w:val="16"/>
              </w:rPr>
              <w:t xml:space="preserve"> </w:t>
            </w:r>
            <w:r w:rsidRPr="4EED753B">
              <w:rPr>
                <w:rFonts w:ascii="Consolas" w:eastAsia="Consolas" w:hAnsi="Consolas" w:cs="Consolas"/>
                <w:b/>
                <w:bCs/>
                <w:sz w:val="16"/>
                <w:szCs w:val="16"/>
              </w:rPr>
              <w:t xml:space="preserve">DATAFILE=REFFILE  </w:t>
            </w:r>
            <w:r>
              <w:br/>
            </w:r>
            <w:r w:rsidRPr="4EED753B">
              <w:rPr>
                <w:rFonts w:ascii="Consolas" w:eastAsia="Consolas" w:hAnsi="Consolas" w:cs="Consolas"/>
                <w:b/>
                <w:bCs/>
                <w:color w:val="0070C0"/>
                <w:sz w:val="16"/>
                <w:szCs w:val="16"/>
              </w:rPr>
              <w:t xml:space="preserve">     DBMS</w:t>
            </w:r>
            <w:r w:rsidRPr="4EED753B">
              <w:rPr>
                <w:rFonts w:ascii="Consolas" w:eastAsia="Consolas" w:hAnsi="Consolas" w:cs="Consolas"/>
                <w:sz w:val="16"/>
                <w:szCs w:val="16"/>
              </w:rPr>
              <w:t xml:space="preserve">=CSV </w:t>
            </w:r>
            <w:r>
              <w:br/>
            </w:r>
            <w:r w:rsidRPr="4EED753B">
              <w:rPr>
                <w:rFonts w:ascii="Consolas" w:eastAsia="Consolas" w:hAnsi="Consolas" w:cs="Consolas"/>
                <w:b/>
                <w:bCs/>
                <w:color w:val="0070C0"/>
                <w:sz w:val="16"/>
                <w:szCs w:val="16"/>
              </w:rPr>
              <w:t xml:space="preserve">     OUT</w:t>
            </w:r>
            <w:r w:rsidRPr="4EED753B">
              <w:rPr>
                <w:rFonts w:ascii="Consolas" w:eastAsia="Consolas" w:hAnsi="Consolas" w:cs="Consolas"/>
                <w:sz w:val="16"/>
                <w:szCs w:val="16"/>
              </w:rPr>
              <w:t xml:space="preserve">= </w:t>
            </w:r>
            <w:proofErr w:type="spellStart"/>
            <w:r w:rsidRPr="4EED753B">
              <w:rPr>
                <w:rFonts w:ascii="Consolas" w:eastAsia="Consolas" w:hAnsi="Consolas" w:cs="Consolas"/>
                <w:sz w:val="16"/>
                <w:szCs w:val="16"/>
              </w:rPr>
              <w:t>MYDATA.Loan</w:t>
            </w:r>
            <w:proofErr w:type="spellEnd"/>
            <w:r w:rsidRPr="4EED753B">
              <w:rPr>
                <w:rFonts w:ascii="Consolas" w:eastAsia="Consolas" w:hAnsi="Consolas" w:cs="Consolas"/>
                <w:sz w:val="16"/>
                <w:szCs w:val="16"/>
              </w:rPr>
              <w:t xml:space="preserve"> (keep=&amp;vars.); </w:t>
            </w:r>
            <w:r>
              <w:br/>
            </w:r>
            <w:r w:rsidRPr="4EED753B">
              <w:rPr>
                <w:rFonts w:ascii="Consolas" w:eastAsia="Consolas" w:hAnsi="Consolas" w:cs="Consolas"/>
                <w:b/>
                <w:bCs/>
                <w:color w:val="0070C0"/>
                <w:sz w:val="16"/>
                <w:szCs w:val="16"/>
              </w:rPr>
              <w:t xml:space="preserve">     GETNAMES</w:t>
            </w:r>
            <w:r w:rsidRPr="4EED753B">
              <w:rPr>
                <w:rFonts w:ascii="Consolas" w:eastAsia="Consolas" w:hAnsi="Consolas" w:cs="Consolas"/>
                <w:color w:val="0070C0"/>
                <w:sz w:val="16"/>
                <w:szCs w:val="16"/>
              </w:rPr>
              <w:t>=</w:t>
            </w:r>
            <w:r w:rsidRPr="4EED753B">
              <w:rPr>
                <w:rFonts w:ascii="Consolas" w:eastAsia="Consolas" w:hAnsi="Consolas" w:cs="Consolas"/>
                <w:sz w:val="16"/>
                <w:szCs w:val="16"/>
              </w:rPr>
              <w:t>YES;</w:t>
            </w:r>
            <w:r w:rsidRPr="4EED753B">
              <w:rPr>
                <w:rFonts w:ascii="Consolas" w:eastAsia="Consolas" w:hAnsi="Consolas" w:cs="Consolas"/>
                <w:b/>
                <w:bCs/>
                <w:sz w:val="16"/>
                <w:szCs w:val="16"/>
              </w:rPr>
              <w:t xml:space="preserve"> </w:t>
            </w:r>
            <w:r>
              <w:br/>
            </w:r>
            <w:r w:rsidRPr="4EED753B">
              <w:rPr>
                <w:rFonts w:ascii="Consolas" w:eastAsia="Consolas" w:hAnsi="Consolas" w:cs="Consolas"/>
                <w:b/>
                <w:bCs/>
                <w:color w:val="0070C0"/>
                <w:sz w:val="16"/>
                <w:szCs w:val="16"/>
              </w:rPr>
              <w:t xml:space="preserve"> </w:t>
            </w:r>
            <w:r w:rsidRPr="4EED753B">
              <w:rPr>
                <w:rFonts w:ascii="Consolas" w:eastAsia="Consolas" w:hAnsi="Consolas" w:cs="Consolas"/>
                <w:b/>
                <w:bCs/>
                <w:color w:val="002060"/>
                <w:sz w:val="16"/>
                <w:szCs w:val="16"/>
              </w:rPr>
              <w:t>RUN;</w:t>
            </w:r>
          </w:p>
        </w:tc>
      </w:tr>
    </w:tbl>
    <w:p w14:paraId="0A170EDE" w14:textId="77777777" w:rsidR="001017D3" w:rsidRDefault="001017D3" w:rsidP="001017D3">
      <w:pPr>
        <w:pStyle w:val="ABodyCopy"/>
        <w:ind w:left="0"/>
      </w:pPr>
    </w:p>
    <w:p w14:paraId="31A20642" w14:textId="77777777" w:rsidR="001017D3" w:rsidRPr="00F94640" w:rsidRDefault="001017D3" w:rsidP="001017D3">
      <w:pPr>
        <w:pStyle w:val="ABodyCopy"/>
        <w:ind w:left="0"/>
        <w:rPr>
          <w:rFonts w:asciiTheme="minorHAnsi" w:hAnsiTheme="minorHAnsi"/>
          <w:b/>
          <w:bCs/>
          <w:noProof/>
          <w:sz w:val="22"/>
          <w:szCs w:val="22"/>
        </w:rPr>
      </w:pPr>
      <w:r w:rsidRPr="00F94640">
        <w:rPr>
          <w:rFonts w:asciiTheme="minorHAnsi" w:hAnsiTheme="minorHAnsi"/>
          <w:b/>
          <w:bCs/>
          <w:noProof/>
          <w:sz w:val="22"/>
          <w:szCs w:val="22"/>
        </w:rPr>
        <w:t>Notes on Program 2.1:</w:t>
      </w:r>
    </w:p>
    <w:p w14:paraId="2FD6E0E1" w14:textId="77777777" w:rsidR="001017D3" w:rsidRDefault="001017D3" w:rsidP="001017D3">
      <w:pPr>
        <w:pStyle w:val="ABodyCopy"/>
        <w:numPr>
          <w:ilvl w:val="0"/>
          <w:numId w:val="23"/>
        </w:numPr>
        <w:rPr>
          <w:rFonts w:asciiTheme="minorHAnsi" w:hAnsiTheme="minorHAnsi"/>
          <w:noProof/>
          <w:sz w:val="22"/>
          <w:szCs w:val="22"/>
        </w:rPr>
      </w:pPr>
      <w:r>
        <w:rPr>
          <w:rFonts w:asciiTheme="minorHAnsi" w:hAnsiTheme="minorHAnsi"/>
          <w:noProof/>
          <w:sz w:val="22"/>
          <w:szCs w:val="22"/>
        </w:rPr>
        <w:t>Both Python and R are sensitive to whitespace.  This means that even though the formatting of the programming code above might look like the filename is spread out over a couple of lines (due to publishing standards), these languages will register this as an error.  Remember to place all pathway specifications on the same line when using Python or R.</w:t>
      </w:r>
    </w:p>
    <w:p w14:paraId="617DD57A" w14:textId="77777777" w:rsidR="001017D3" w:rsidRDefault="001017D3" w:rsidP="001017D3">
      <w:pPr>
        <w:pStyle w:val="ABodyCopy"/>
        <w:numPr>
          <w:ilvl w:val="0"/>
          <w:numId w:val="23"/>
        </w:numPr>
        <w:rPr>
          <w:rFonts w:asciiTheme="minorHAnsi" w:hAnsiTheme="minorHAnsi"/>
          <w:noProof/>
          <w:sz w:val="22"/>
          <w:szCs w:val="22"/>
        </w:rPr>
      </w:pPr>
      <w:r>
        <w:rPr>
          <w:rFonts w:asciiTheme="minorHAnsi" w:hAnsiTheme="minorHAnsi"/>
          <w:noProof/>
          <w:sz w:val="22"/>
          <w:szCs w:val="22"/>
        </w:rPr>
        <w:t>SAS is not sensitive to whitespace, so it doesn’t matter how you spread out your code in that environment.</w:t>
      </w:r>
    </w:p>
    <w:p w14:paraId="33739CF0" w14:textId="77777777" w:rsidR="001017D3" w:rsidRDefault="001017D3" w:rsidP="001017D3">
      <w:pPr>
        <w:pStyle w:val="ABodyCopy"/>
        <w:numPr>
          <w:ilvl w:val="0"/>
          <w:numId w:val="23"/>
        </w:numPr>
        <w:rPr>
          <w:rFonts w:asciiTheme="minorHAnsi" w:hAnsiTheme="minorHAnsi"/>
          <w:noProof/>
          <w:sz w:val="22"/>
          <w:szCs w:val="22"/>
        </w:rPr>
      </w:pPr>
      <w:r>
        <w:rPr>
          <w:rFonts w:asciiTheme="minorHAnsi" w:hAnsiTheme="minorHAnsi"/>
          <w:noProof/>
          <w:sz w:val="22"/>
          <w:szCs w:val="22"/>
        </w:rPr>
        <w:lastRenderedPageBreak/>
        <w:t>Python and R require you to import specific libraries to handle the data properly, while SAS does not require you to import any additional libraries to manipulate data.</w:t>
      </w:r>
    </w:p>
    <w:p w14:paraId="75586113" w14:textId="77777777" w:rsidR="001017D3" w:rsidRDefault="001017D3" w:rsidP="001017D3">
      <w:pPr>
        <w:pStyle w:val="ABodyCopy"/>
        <w:numPr>
          <w:ilvl w:val="0"/>
          <w:numId w:val="23"/>
        </w:numPr>
        <w:rPr>
          <w:rFonts w:asciiTheme="minorHAnsi" w:hAnsiTheme="minorHAnsi"/>
          <w:noProof/>
          <w:sz w:val="22"/>
          <w:szCs w:val="22"/>
        </w:rPr>
      </w:pPr>
      <w:r>
        <w:rPr>
          <w:rFonts w:asciiTheme="minorHAnsi" w:hAnsiTheme="minorHAnsi"/>
          <w:noProof/>
          <w:sz w:val="22"/>
          <w:szCs w:val="22"/>
        </w:rPr>
        <w:t>The raw data is in a .csv format.  Python uses the “read_csv” function, and R uses the “fread” function to import delimited files. At the same time, SAS relies on the “DBMS” statement within the PROC IMPORT procedure to process the delimited file.</w:t>
      </w:r>
    </w:p>
    <w:p w14:paraId="5A911774" w14:textId="77777777" w:rsidR="001017D3" w:rsidRDefault="001017D3" w:rsidP="001017D3">
      <w:pPr>
        <w:pStyle w:val="ABodyCopy"/>
        <w:numPr>
          <w:ilvl w:val="0"/>
          <w:numId w:val="23"/>
        </w:numPr>
        <w:rPr>
          <w:rFonts w:asciiTheme="minorHAnsi" w:hAnsiTheme="minorHAnsi"/>
          <w:noProof/>
          <w:sz w:val="22"/>
          <w:szCs w:val="22"/>
        </w:rPr>
      </w:pPr>
      <w:r>
        <w:rPr>
          <w:rFonts w:asciiTheme="minorHAnsi" w:hAnsiTheme="minorHAnsi"/>
          <w:noProof/>
          <w:sz w:val="22"/>
          <w:szCs w:val="22"/>
        </w:rPr>
        <w:t xml:space="preserve">Each programming language has its own way of limiting the selection of variables during the data import step.  </w:t>
      </w:r>
    </w:p>
    <w:p w14:paraId="0B3D993B" w14:textId="77777777" w:rsidR="001017D3" w:rsidRDefault="001017D3" w:rsidP="001017D3">
      <w:pPr>
        <w:pStyle w:val="ABodyCopy"/>
        <w:numPr>
          <w:ilvl w:val="1"/>
          <w:numId w:val="23"/>
        </w:numPr>
        <w:rPr>
          <w:rFonts w:asciiTheme="minorHAnsi" w:hAnsiTheme="minorHAnsi"/>
          <w:noProof/>
          <w:sz w:val="22"/>
          <w:szCs w:val="22"/>
        </w:rPr>
      </w:pPr>
      <w:r>
        <w:rPr>
          <w:rFonts w:asciiTheme="minorHAnsi" w:hAnsiTheme="minorHAnsi"/>
          <w:noProof/>
          <w:sz w:val="22"/>
          <w:szCs w:val="22"/>
        </w:rPr>
        <w:t>In Python, the programmer specifies the list of variables and then uses the “usecols” option during the data import statement.</w:t>
      </w:r>
    </w:p>
    <w:p w14:paraId="552C28FA" w14:textId="77777777" w:rsidR="001017D3" w:rsidRDefault="001017D3" w:rsidP="001017D3">
      <w:pPr>
        <w:pStyle w:val="ABodyCopy"/>
        <w:numPr>
          <w:ilvl w:val="1"/>
          <w:numId w:val="23"/>
        </w:numPr>
        <w:rPr>
          <w:rFonts w:asciiTheme="minorHAnsi" w:hAnsiTheme="minorHAnsi"/>
          <w:noProof/>
          <w:sz w:val="22"/>
          <w:szCs w:val="22"/>
        </w:rPr>
      </w:pPr>
      <w:r>
        <w:rPr>
          <w:rFonts w:asciiTheme="minorHAnsi" w:hAnsiTheme="minorHAnsi"/>
          <w:noProof/>
          <w:sz w:val="22"/>
          <w:szCs w:val="22"/>
        </w:rPr>
        <w:t>In R, the programmer uses a “select” statement to limit the variables during import.</w:t>
      </w:r>
    </w:p>
    <w:p w14:paraId="1A2CCFAC" w14:textId="77777777" w:rsidR="001017D3" w:rsidRDefault="001017D3" w:rsidP="001017D3">
      <w:pPr>
        <w:pStyle w:val="ABodyCopy"/>
        <w:numPr>
          <w:ilvl w:val="1"/>
          <w:numId w:val="23"/>
        </w:numPr>
        <w:rPr>
          <w:rFonts w:asciiTheme="minorHAnsi" w:hAnsiTheme="minorHAnsi"/>
          <w:noProof/>
          <w:sz w:val="22"/>
          <w:szCs w:val="22"/>
        </w:rPr>
      </w:pPr>
      <w:r>
        <w:rPr>
          <w:rFonts w:asciiTheme="minorHAnsi" w:hAnsiTheme="minorHAnsi"/>
          <w:noProof/>
          <w:sz w:val="22"/>
          <w:szCs w:val="22"/>
        </w:rPr>
        <w:t>In SAS, the variables are placed into a global variable and those variables are retained using a “keep” statement.</w:t>
      </w:r>
    </w:p>
    <w:p w14:paraId="4427AC96" w14:textId="77777777" w:rsidR="001017D3" w:rsidRDefault="001017D3" w:rsidP="001017D3">
      <w:pPr>
        <w:pStyle w:val="ABodyCopy"/>
        <w:numPr>
          <w:ilvl w:val="0"/>
          <w:numId w:val="23"/>
        </w:numPr>
        <w:rPr>
          <w:rFonts w:asciiTheme="minorHAnsi" w:hAnsiTheme="minorHAnsi"/>
          <w:noProof/>
          <w:sz w:val="22"/>
          <w:szCs w:val="22"/>
        </w:rPr>
      </w:pPr>
      <w:r>
        <w:rPr>
          <w:rFonts w:asciiTheme="minorHAnsi" w:hAnsiTheme="minorHAnsi"/>
          <w:noProof/>
          <w:sz w:val="22"/>
          <w:szCs w:val="22"/>
        </w:rPr>
        <w:t>Each programming language has several methods for limiting variables during the data import process. Alternative methods provide additional flexibility and different functions.</w:t>
      </w:r>
    </w:p>
    <w:p w14:paraId="4114CBB0" w14:textId="77777777" w:rsidR="001017D3" w:rsidRDefault="001017D3" w:rsidP="001017D3">
      <w:pPr>
        <w:pStyle w:val="ABodyCopy"/>
        <w:numPr>
          <w:ilvl w:val="0"/>
          <w:numId w:val="23"/>
        </w:numPr>
        <w:rPr>
          <w:rFonts w:asciiTheme="minorHAnsi" w:hAnsiTheme="minorHAnsi"/>
          <w:noProof/>
          <w:sz w:val="22"/>
          <w:szCs w:val="22"/>
        </w:rPr>
      </w:pPr>
      <w:r>
        <w:rPr>
          <w:rFonts w:asciiTheme="minorHAnsi" w:hAnsiTheme="minorHAnsi"/>
          <w:noProof/>
          <w:sz w:val="22"/>
          <w:szCs w:val="22"/>
        </w:rPr>
        <w:t>I use the “pd.DataFrame()” statement to transform the Python dataset into a panda’s dataframe.  This format provides several benefits that we will examine in the following chapters.</w:t>
      </w:r>
    </w:p>
    <w:p w14:paraId="55D6E691" w14:textId="77777777" w:rsidR="001017D3" w:rsidRDefault="001017D3" w:rsidP="001017D3">
      <w:pPr>
        <w:pStyle w:val="ABodyCopy"/>
        <w:numPr>
          <w:ilvl w:val="0"/>
          <w:numId w:val="23"/>
        </w:numPr>
        <w:rPr>
          <w:rFonts w:asciiTheme="minorHAnsi" w:hAnsiTheme="minorHAnsi"/>
          <w:noProof/>
          <w:sz w:val="22"/>
          <w:szCs w:val="22"/>
        </w:rPr>
      </w:pPr>
      <w:r>
        <w:rPr>
          <w:rFonts w:asciiTheme="minorHAnsi" w:hAnsiTheme="minorHAnsi"/>
          <w:noProof/>
          <w:sz w:val="22"/>
          <w:szCs w:val="22"/>
        </w:rPr>
        <w:t>All three programming languages create a final dataset named “loan” in their respective environments.</w:t>
      </w:r>
    </w:p>
    <w:p w14:paraId="30583B64" w14:textId="77777777" w:rsidR="001017D3" w:rsidRDefault="001017D3" w:rsidP="001017D3">
      <w:pPr>
        <w:pStyle w:val="Heading1"/>
        <w:rPr>
          <w:rFonts w:asciiTheme="minorHAnsi" w:hAnsiTheme="minorHAnsi"/>
          <w:sz w:val="22"/>
          <w:szCs w:val="22"/>
        </w:rPr>
      </w:pPr>
      <w:bookmarkStart w:id="29" w:name="_Toc174889539"/>
      <w:r>
        <w:t>Sampling</w:t>
      </w:r>
      <w:bookmarkEnd w:id="29"/>
    </w:p>
    <w:p w14:paraId="43EB48B0" w14:textId="77777777" w:rsidR="001017D3" w:rsidRDefault="001017D3" w:rsidP="001017D3">
      <w:pPr>
        <w:pStyle w:val="ABodyCopy"/>
        <w:ind w:left="0"/>
        <w:rPr>
          <w:rFonts w:asciiTheme="minorHAnsi" w:hAnsiTheme="minorHAnsi"/>
          <w:noProof/>
          <w:sz w:val="22"/>
          <w:szCs w:val="22"/>
        </w:rPr>
      </w:pPr>
    </w:p>
    <w:p w14:paraId="34506E37" w14:textId="77777777" w:rsidR="001017D3" w:rsidRDefault="001017D3" w:rsidP="001017D3">
      <w:pPr>
        <w:pStyle w:val="ABodyCopy"/>
        <w:ind w:left="0"/>
        <w:rPr>
          <w:rFonts w:asciiTheme="minorHAnsi" w:hAnsiTheme="minorHAnsi"/>
          <w:noProof/>
          <w:sz w:val="22"/>
          <w:szCs w:val="22"/>
        </w:rPr>
      </w:pPr>
      <w:r>
        <w:rPr>
          <w:rFonts w:asciiTheme="minorHAnsi" w:hAnsiTheme="minorHAnsi"/>
          <w:noProof/>
          <w:sz w:val="22"/>
          <w:szCs w:val="22"/>
        </w:rPr>
        <w:t xml:space="preserve">The Lending Club dataset is not particularly large compared to data science projects that use petabytes of data to make predictions.  However, to make data processing more efficient and ensure that all of our computers can easily perform all of the data manipulation and machine learning techniques that we will perform in the following chapters, we will create a random sample of the dataset.  </w:t>
      </w:r>
    </w:p>
    <w:p w14:paraId="0CA10B80" w14:textId="77777777" w:rsidR="001017D3" w:rsidRPr="002A71B0" w:rsidRDefault="001017D3" w:rsidP="001017D3">
      <w:pPr>
        <w:pStyle w:val="ABodyCopy"/>
        <w:ind w:left="0"/>
        <w:rPr>
          <w:rFonts w:asciiTheme="minorHAnsi" w:hAnsiTheme="minorHAnsi" w:cstheme="minorHAnsi"/>
          <w:noProof/>
          <w:sz w:val="22"/>
          <w:szCs w:val="22"/>
        </w:rPr>
      </w:pPr>
      <w:r w:rsidRPr="002A71B0">
        <w:rPr>
          <w:rFonts w:asciiTheme="minorHAnsi" w:hAnsiTheme="minorHAnsi" w:cstheme="minorHAnsi"/>
          <w:noProof/>
          <w:sz w:val="22"/>
          <w:szCs w:val="22"/>
        </w:rPr>
        <w:lastRenderedPageBreak/>
        <w:t>There are four main sampling techniques that we could perform on a dataset.  These include</w:t>
      </w:r>
    </w:p>
    <w:p w14:paraId="1942E6F9" w14:textId="77777777" w:rsidR="001017D3" w:rsidRPr="002A71B0" w:rsidRDefault="001017D3" w:rsidP="001017D3">
      <w:pPr>
        <w:pStyle w:val="ABodyCopy"/>
        <w:numPr>
          <w:ilvl w:val="0"/>
          <w:numId w:val="27"/>
        </w:numPr>
        <w:rPr>
          <w:rFonts w:asciiTheme="minorHAnsi" w:hAnsiTheme="minorHAnsi" w:cstheme="minorHAnsi"/>
          <w:noProof/>
          <w:sz w:val="22"/>
          <w:szCs w:val="22"/>
        </w:rPr>
      </w:pPr>
      <w:r w:rsidRPr="002A71B0">
        <w:rPr>
          <w:rFonts w:asciiTheme="minorHAnsi" w:hAnsiTheme="minorHAnsi" w:cstheme="minorHAnsi"/>
          <w:b/>
          <w:bCs/>
          <w:noProof/>
          <w:sz w:val="22"/>
          <w:szCs w:val="22"/>
        </w:rPr>
        <w:t>Simple Random Sampling</w:t>
      </w:r>
      <w:r w:rsidRPr="002A71B0">
        <w:rPr>
          <w:rFonts w:asciiTheme="minorHAnsi" w:hAnsiTheme="minorHAnsi" w:cstheme="minorHAnsi"/>
          <w:noProof/>
          <w:sz w:val="22"/>
          <w:szCs w:val="22"/>
        </w:rPr>
        <w:t>: Each member of the population has an equal chance of being selected. This method ensures that every possible sample has an equal probability of being chosen.</w:t>
      </w:r>
    </w:p>
    <w:p w14:paraId="36A39E26" w14:textId="77777777" w:rsidR="001017D3" w:rsidRPr="002A71B0" w:rsidRDefault="001017D3" w:rsidP="001017D3">
      <w:pPr>
        <w:pStyle w:val="ABodyCopy"/>
        <w:numPr>
          <w:ilvl w:val="0"/>
          <w:numId w:val="27"/>
        </w:numPr>
        <w:rPr>
          <w:rFonts w:asciiTheme="minorHAnsi" w:hAnsiTheme="minorHAnsi" w:cstheme="minorHAnsi"/>
          <w:noProof/>
          <w:sz w:val="22"/>
          <w:szCs w:val="22"/>
        </w:rPr>
      </w:pPr>
      <w:r w:rsidRPr="002A71B0">
        <w:rPr>
          <w:rFonts w:asciiTheme="minorHAnsi" w:hAnsiTheme="minorHAnsi" w:cstheme="minorHAnsi"/>
          <w:b/>
          <w:bCs/>
          <w:noProof/>
          <w:sz w:val="22"/>
          <w:szCs w:val="22"/>
        </w:rPr>
        <w:t>Stratified Random Sampling</w:t>
      </w:r>
      <w:r w:rsidRPr="002A71B0">
        <w:rPr>
          <w:rFonts w:asciiTheme="minorHAnsi" w:hAnsiTheme="minorHAnsi" w:cstheme="minorHAnsi"/>
          <w:noProof/>
          <w:sz w:val="22"/>
          <w:szCs w:val="22"/>
        </w:rPr>
        <w:t>: The population is divided into subgroups (strata) based on a specific characteristic, and random samples are taken from each stratum. This technique ensures that each subgroup is adequately represented.</w:t>
      </w:r>
    </w:p>
    <w:p w14:paraId="3DF6DA6B" w14:textId="77777777" w:rsidR="001017D3" w:rsidRPr="002A71B0" w:rsidRDefault="001017D3" w:rsidP="001017D3">
      <w:pPr>
        <w:pStyle w:val="ABodyCopy"/>
        <w:numPr>
          <w:ilvl w:val="0"/>
          <w:numId w:val="27"/>
        </w:numPr>
        <w:rPr>
          <w:rFonts w:asciiTheme="minorHAnsi" w:hAnsiTheme="minorHAnsi" w:cstheme="minorHAnsi"/>
          <w:noProof/>
          <w:sz w:val="22"/>
          <w:szCs w:val="22"/>
        </w:rPr>
      </w:pPr>
      <w:r w:rsidRPr="002A71B0">
        <w:rPr>
          <w:rFonts w:asciiTheme="minorHAnsi" w:hAnsiTheme="minorHAnsi" w:cstheme="minorHAnsi"/>
          <w:b/>
          <w:bCs/>
          <w:noProof/>
          <w:sz w:val="22"/>
          <w:szCs w:val="22"/>
        </w:rPr>
        <w:t>Cluster Sampling</w:t>
      </w:r>
      <w:r w:rsidRPr="002A71B0">
        <w:rPr>
          <w:rFonts w:asciiTheme="minorHAnsi" w:hAnsiTheme="minorHAnsi" w:cstheme="minorHAnsi"/>
          <w:noProof/>
          <w:sz w:val="22"/>
          <w:szCs w:val="22"/>
        </w:rPr>
        <w:t>: The population is divided into clusters, usually based on geographical or natural groupings. A random sample of clusters is selected, and all members within the chosen clusters are included in the sample. This method is useful when a population is spread over a large area.</w:t>
      </w:r>
    </w:p>
    <w:p w14:paraId="422600B4" w14:textId="77777777" w:rsidR="001017D3" w:rsidRPr="002A71B0" w:rsidRDefault="001017D3" w:rsidP="001017D3">
      <w:pPr>
        <w:pStyle w:val="ABodyCopy"/>
        <w:numPr>
          <w:ilvl w:val="0"/>
          <w:numId w:val="27"/>
        </w:numPr>
        <w:rPr>
          <w:rFonts w:asciiTheme="minorHAnsi" w:hAnsiTheme="minorHAnsi" w:cstheme="minorHAnsi"/>
          <w:noProof/>
          <w:sz w:val="22"/>
          <w:szCs w:val="22"/>
        </w:rPr>
      </w:pPr>
      <w:r w:rsidRPr="002A71B0">
        <w:rPr>
          <w:rFonts w:asciiTheme="minorHAnsi" w:hAnsiTheme="minorHAnsi" w:cstheme="minorHAnsi"/>
          <w:b/>
          <w:bCs/>
          <w:noProof/>
          <w:sz w:val="22"/>
          <w:szCs w:val="22"/>
        </w:rPr>
        <w:t>Systematic Sampling</w:t>
      </w:r>
      <w:r w:rsidRPr="002A71B0">
        <w:rPr>
          <w:rFonts w:asciiTheme="minorHAnsi" w:hAnsiTheme="minorHAnsi" w:cstheme="minorHAnsi"/>
          <w:noProof/>
          <w:sz w:val="22"/>
          <w:szCs w:val="22"/>
        </w:rPr>
        <w:t>: Every nth member of the population is selected after a random starting point. This technique is straightforward and easy to implement, especially with large populations.</w:t>
      </w:r>
    </w:p>
    <w:p w14:paraId="46F5DE52" w14:textId="77777777" w:rsidR="001017D3" w:rsidRDefault="001017D3" w:rsidP="001017D3">
      <w:pPr>
        <w:pStyle w:val="ABodyCopy"/>
        <w:ind w:left="0"/>
        <w:rPr>
          <w:rFonts w:asciiTheme="minorHAnsi" w:hAnsiTheme="minorHAnsi"/>
          <w:noProof/>
          <w:sz w:val="22"/>
          <w:szCs w:val="22"/>
        </w:rPr>
      </w:pPr>
      <w:r>
        <w:rPr>
          <w:rFonts w:asciiTheme="minorHAnsi" w:hAnsiTheme="minorHAnsi"/>
          <w:noProof/>
          <w:sz w:val="22"/>
          <w:szCs w:val="22"/>
        </w:rPr>
        <w:t>For this project, we will utilize simple random sampling to reduce the dataset's size from 2.2 million observations to 100K observations. In later chapters, we will decide whether to oversample or undersample the population, but for now, we will simply create a simple random sample of the full dataset to reduce its overall size while maintaining the original data distributions of each variable.</w:t>
      </w:r>
    </w:p>
    <w:p w14:paraId="615EBCF7" w14:textId="77777777" w:rsidR="001017D3" w:rsidRDefault="001017D3" w:rsidP="001017D3">
      <w:pPr>
        <w:pStyle w:val="ABodyCopy"/>
        <w:ind w:left="0"/>
        <w:rPr>
          <w:rFonts w:asciiTheme="minorHAnsi" w:hAnsiTheme="minorHAnsi"/>
          <w:noProof/>
          <w:sz w:val="22"/>
          <w:szCs w:val="22"/>
        </w:rPr>
      </w:pPr>
      <w:r>
        <w:rPr>
          <w:rFonts w:asciiTheme="minorHAnsi" w:hAnsiTheme="minorHAnsi"/>
          <w:noProof/>
          <w:sz w:val="22"/>
          <w:szCs w:val="22"/>
        </w:rPr>
        <w:t>One of the main reasons we are not going to create a balanced dataset at this stage is that we will have to impute some missing values, adjust for outliers, and perform a few other data manipulation techniques to prepare the data for modeling. To perform these adjustments properly, we must base any adjustments on the original data distributions.</w:t>
      </w:r>
    </w:p>
    <w:p w14:paraId="0A842D05" w14:textId="77777777" w:rsidR="001017D3" w:rsidRDefault="001017D3" w:rsidP="001017D3">
      <w:pPr>
        <w:pStyle w:val="ABodyCopy"/>
        <w:ind w:left="0"/>
        <w:rPr>
          <w:rFonts w:asciiTheme="minorHAnsi" w:hAnsiTheme="minorHAnsi"/>
          <w:noProof/>
          <w:sz w:val="22"/>
          <w:szCs w:val="22"/>
        </w:rPr>
      </w:pPr>
      <w:r>
        <w:rPr>
          <w:rFonts w:asciiTheme="minorHAnsi" w:hAnsiTheme="minorHAnsi"/>
          <w:noProof/>
          <w:sz w:val="22"/>
          <w:szCs w:val="22"/>
        </w:rPr>
        <w:t>Program 2.2 shows how to perform simple random sampling with a seed value.  The seed value ensures that if we were to rerun the sampling program, we would achieve the same results (because in computer science and life, nothing is truly random).  I have chosen the seed value of 42.  It doesn’t matter what value you choose for the seed value; however, since Douglas Adams taught us that the answer to life, the universe and everything is 42, that value is good enough for us.</w:t>
      </w:r>
    </w:p>
    <w:p w14:paraId="0BBFD1C4" w14:textId="77777777" w:rsidR="001017D3" w:rsidRDefault="001017D3" w:rsidP="001017D3">
      <w:pPr>
        <w:pStyle w:val="ABodyCopy"/>
        <w:ind w:left="0"/>
        <w:rPr>
          <w:rFonts w:asciiTheme="minorHAnsi" w:hAnsiTheme="minorHAnsi"/>
          <w:noProof/>
          <w:sz w:val="22"/>
          <w:szCs w:val="22"/>
        </w:rPr>
      </w:pPr>
    </w:p>
    <w:p w14:paraId="136F33BC" w14:textId="77777777" w:rsidR="004046EC" w:rsidRDefault="004046EC" w:rsidP="001017D3">
      <w:pPr>
        <w:pStyle w:val="ABodyCopy"/>
        <w:ind w:left="0"/>
        <w:rPr>
          <w:rFonts w:asciiTheme="minorHAnsi" w:hAnsiTheme="minorHAnsi"/>
          <w:noProof/>
          <w:sz w:val="22"/>
          <w:szCs w:val="22"/>
        </w:rPr>
      </w:pPr>
    </w:p>
    <w:p w14:paraId="58DF017A" w14:textId="77777777" w:rsidR="001017D3" w:rsidRDefault="001017D3" w:rsidP="001017D3">
      <w:pPr>
        <w:pStyle w:val="ACaptionHead"/>
        <w:rPr>
          <w:rFonts w:asciiTheme="minorHAnsi" w:hAnsiTheme="minorHAnsi"/>
          <w:noProof/>
          <w:sz w:val="22"/>
        </w:rPr>
      </w:pPr>
      <w:r>
        <w:rPr>
          <w:rFonts w:asciiTheme="minorHAnsi" w:hAnsiTheme="minorHAnsi"/>
          <w:noProof/>
          <w:sz w:val="22"/>
        </w:rPr>
        <w:lastRenderedPageBreak/>
        <w:t xml:space="preserve"> </w:t>
      </w:r>
      <w:r>
        <w:rPr>
          <w:noProof/>
        </w:rPr>
        <w:t>Program 2.2 – Simple Random Sample with Seed Value</w:t>
      </w:r>
    </w:p>
    <w:tbl>
      <w:tblPr>
        <w:tblW w:w="5000" w:type="pct"/>
        <w:tblLook w:val="04A0" w:firstRow="1" w:lastRow="0" w:firstColumn="1" w:lastColumn="0" w:noHBand="0" w:noVBand="1"/>
      </w:tblPr>
      <w:tblGrid>
        <w:gridCol w:w="1766"/>
        <w:gridCol w:w="6494"/>
      </w:tblGrid>
      <w:tr w:rsidR="001017D3" w:rsidRPr="000B7352" w14:paraId="7DD9AEF0" w14:textId="77777777" w:rsidTr="00A23D18">
        <w:trPr>
          <w:trHeight w:val="276"/>
        </w:trPr>
        <w:tc>
          <w:tcPr>
            <w:tcW w:w="1792" w:type="pct"/>
            <w:tcBorders>
              <w:top w:val="single" w:sz="8" w:space="0" w:color="auto"/>
              <w:left w:val="single" w:sz="8" w:space="0" w:color="auto"/>
              <w:bottom w:val="single" w:sz="8" w:space="0" w:color="auto"/>
              <w:right w:val="single" w:sz="8" w:space="0" w:color="auto"/>
            </w:tcBorders>
            <w:shd w:val="clear" w:color="000000" w:fill="0070C0"/>
            <w:noWrap/>
            <w:vAlign w:val="center"/>
            <w:hideMark/>
          </w:tcPr>
          <w:p w14:paraId="7E4884C7" w14:textId="77777777" w:rsidR="001017D3" w:rsidRPr="000B7352" w:rsidRDefault="001017D3" w:rsidP="00A23D18">
            <w:pPr>
              <w:jc w:val="center"/>
              <w:rPr>
                <w:rFonts w:ascii="Calibri" w:hAnsi="Calibri"/>
                <w:b/>
                <w:bCs/>
                <w:color w:val="FFFFFF"/>
                <w:sz w:val="18"/>
                <w:szCs w:val="18"/>
              </w:rPr>
            </w:pPr>
            <w:r w:rsidRPr="000B7352">
              <w:rPr>
                <w:rFonts w:ascii="Calibri" w:hAnsi="Calibri"/>
                <w:b/>
                <w:bCs/>
                <w:color w:val="FFFFFF"/>
                <w:sz w:val="18"/>
                <w:szCs w:val="18"/>
              </w:rPr>
              <w:t>Language</w:t>
            </w:r>
          </w:p>
        </w:tc>
        <w:tc>
          <w:tcPr>
            <w:tcW w:w="3208" w:type="pct"/>
            <w:tcBorders>
              <w:top w:val="single" w:sz="8" w:space="0" w:color="auto"/>
              <w:left w:val="nil"/>
              <w:bottom w:val="single" w:sz="8" w:space="0" w:color="auto"/>
              <w:right w:val="single" w:sz="8" w:space="0" w:color="auto"/>
            </w:tcBorders>
            <w:shd w:val="clear" w:color="000000" w:fill="0070C0"/>
            <w:vAlign w:val="center"/>
            <w:hideMark/>
          </w:tcPr>
          <w:p w14:paraId="3F1AAFDE" w14:textId="77777777" w:rsidR="001017D3" w:rsidRPr="000B7352" w:rsidRDefault="001017D3" w:rsidP="00A23D18">
            <w:pPr>
              <w:jc w:val="center"/>
              <w:rPr>
                <w:rFonts w:ascii="Calibri" w:hAnsi="Calibri"/>
                <w:b/>
                <w:bCs/>
                <w:color w:val="FFFFFF"/>
                <w:sz w:val="18"/>
                <w:szCs w:val="18"/>
              </w:rPr>
            </w:pPr>
            <w:r w:rsidRPr="000B7352">
              <w:rPr>
                <w:rFonts w:ascii="Calibri" w:hAnsi="Calibri"/>
                <w:b/>
                <w:bCs/>
                <w:color w:val="FFFFFF"/>
                <w:sz w:val="18"/>
                <w:szCs w:val="18"/>
              </w:rPr>
              <w:t>Programming Code</w:t>
            </w:r>
          </w:p>
        </w:tc>
      </w:tr>
      <w:tr w:rsidR="001017D3" w:rsidRPr="000B7352" w14:paraId="13FBB427" w14:textId="77777777" w:rsidTr="00A23D18">
        <w:trPr>
          <w:trHeight w:val="276"/>
        </w:trPr>
        <w:tc>
          <w:tcPr>
            <w:tcW w:w="1792" w:type="pct"/>
            <w:vMerge w:val="restart"/>
            <w:tcBorders>
              <w:top w:val="single" w:sz="4" w:space="0" w:color="auto"/>
              <w:left w:val="single" w:sz="8" w:space="0" w:color="auto"/>
              <w:bottom w:val="single" w:sz="4" w:space="0" w:color="auto"/>
              <w:right w:val="single" w:sz="8" w:space="0" w:color="auto"/>
            </w:tcBorders>
            <w:shd w:val="clear" w:color="000000" w:fill="00B0F0"/>
            <w:noWrap/>
            <w:vAlign w:val="center"/>
            <w:hideMark/>
          </w:tcPr>
          <w:p w14:paraId="23191E7B" w14:textId="77777777" w:rsidR="001017D3" w:rsidRPr="000B7352" w:rsidRDefault="001017D3" w:rsidP="00A23D18">
            <w:pPr>
              <w:jc w:val="center"/>
              <w:rPr>
                <w:rFonts w:ascii="Calibri" w:hAnsi="Calibri"/>
                <w:b/>
                <w:bCs/>
                <w:color w:val="FFFFFF"/>
                <w:sz w:val="18"/>
                <w:szCs w:val="18"/>
              </w:rPr>
            </w:pPr>
            <w:r w:rsidRPr="000B7352">
              <w:rPr>
                <w:rFonts w:ascii="Calibri" w:hAnsi="Calibri"/>
                <w:b/>
                <w:bCs/>
                <w:color w:val="FFFFFF"/>
                <w:sz w:val="18"/>
                <w:szCs w:val="18"/>
              </w:rPr>
              <w:t>R Programming</w:t>
            </w:r>
          </w:p>
        </w:tc>
        <w:tc>
          <w:tcPr>
            <w:tcW w:w="3208" w:type="pct"/>
            <w:tcBorders>
              <w:top w:val="nil"/>
              <w:left w:val="nil"/>
              <w:bottom w:val="nil"/>
              <w:right w:val="single" w:sz="8" w:space="0" w:color="auto"/>
            </w:tcBorders>
            <w:shd w:val="clear" w:color="auto" w:fill="auto"/>
            <w:noWrap/>
            <w:vAlign w:val="bottom"/>
            <w:hideMark/>
          </w:tcPr>
          <w:p w14:paraId="15B320BD" w14:textId="77777777" w:rsidR="001017D3" w:rsidRPr="00CF0CE3" w:rsidRDefault="001017D3" w:rsidP="00A23D18">
            <w:pPr>
              <w:rPr>
                <w:rFonts w:ascii="Consolas" w:hAnsi="Consolas"/>
                <w:color w:val="000000"/>
                <w:sz w:val="18"/>
                <w:szCs w:val="18"/>
              </w:rPr>
            </w:pPr>
            <w:proofErr w:type="spellStart"/>
            <w:r w:rsidRPr="00CF0CE3">
              <w:rPr>
                <w:rFonts w:ascii="Consolas" w:hAnsi="Consolas"/>
                <w:color w:val="000000"/>
                <w:sz w:val="18"/>
                <w:szCs w:val="18"/>
              </w:rPr>
              <w:t>set.seed</w:t>
            </w:r>
            <w:proofErr w:type="spellEnd"/>
            <w:r w:rsidRPr="00CF0CE3">
              <w:rPr>
                <w:rFonts w:ascii="Consolas" w:hAnsi="Consolas"/>
                <w:color w:val="000000"/>
                <w:sz w:val="18"/>
                <w:szCs w:val="18"/>
              </w:rPr>
              <w:t>(42)</w:t>
            </w:r>
          </w:p>
        </w:tc>
      </w:tr>
      <w:tr w:rsidR="001017D3" w:rsidRPr="000B7352" w14:paraId="4F7A6833" w14:textId="77777777" w:rsidTr="00A23D18">
        <w:trPr>
          <w:trHeight w:val="300"/>
        </w:trPr>
        <w:tc>
          <w:tcPr>
            <w:tcW w:w="1792" w:type="pct"/>
            <w:vMerge/>
            <w:tcBorders>
              <w:top w:val="single" w:sz="4" w:space="0" w:color="auto"/>
              <w:left w:val="single" w:sz="8" w:space="0" w:color="auto"/>
              <w:bottom w:val="single" w:sz="4" w:space="0" w:color="auto"/>
              <w:right w:val="single" w:sz="8" w:space="0" w:color="auto"/>
            </w:tcBorders>
            <w:vAlign w:val="center"/>
            <w:hideMark/>
          </w:tcPr>
          <w:p w14:paraId="3A3AE634" w14:textId="77777777" w:rsidR="001017D3" w:rsidRPr="000B7352" w:rsidRDefault="001017D3" w:rsidP="00A23D18">
            <w:pPr>
              <w:rPr>
                <w:rFonts w:ascii="Calibri" w:hAnsi="Calibri"/>
                <w:b/>
                <w:bCs/>
                <w:color w:val="FFFFFF"/>
                <w:sz w:val="18"/>
                <w:szCs w:val="18"/>
              </w:rPr>
            </w:pPr>
          </w:p>
        </w:tc>
        <w:tc>
          <w:tcPr>
            <w:tcW w:w="3208" w:type="pct"/>
            <w:tcBorders>
              <w:top w:val="nil"/>
              <w:left w:val="nil"/>
              <w:bottom w:val="single" w:sz="8" w:space="0" w:color="auto"/>
              <w:right w:val="single" w:sz="8" w:space="0" w:color="auto"/>
            </w:tcBorders>
            <w:shd w:val="clear" w:color="auto" w:fill="auto"/>
            <w:noWrap/>
            <w:vAlign w:val="bottom"/>
            <w:hideMark/>
          </w:tcPr>
          <w:p w14:paraId="009E2EEA" w14:textId="77777777" w:rsidR="001017D3" w:rsidRPr="00CF0CE3" w:rsidRDefault="001017D3" w:rsidP="00A23D18">
            <w:pPr>
              <w:rPr>
                <w:rFonts w:ascii="Consolas" w:hAnsi="Consolas"/>
                <w:color w:val="000000"/>
                <w:sz w:val="18"/>
                <w:szCs w:val="18"/>
              </w:rPr>
            </w:pPr>
            <w:proofErr w:type="spellStart"/>
            <w:r w:rsidRPr="00CF0CE3">
              <w:rPr>
                <w:rFonts w:ascii="Consolas" w:hAnsi="Consolas"/>
                <w:color w:val="000000"/>
                <w:sz w:val="18"/>
                <w:szCs w:val="18"/>
              </w:rPr>
              <w:t>loan_samp</w:t>
            </w:r>
            <w:proofErr w:type="spellEnd"/>
            <w:r w:rsidRPr="00CF0CE3">
              <w:rPr>
                <w:rFonts w:ascii="Consolas" w:hAnsi="Consolas"/>
                <w:color w:val="000000"/>
                <w:sz w:val="18"/>
                <w:szCs w:val="18"/>
              </w:rPr>
              <w:t xml:space="preserve"> &lt;- loan[sample(</w:t>
            </w:r>
            <w:proofErr w:type="spellStart"/>
            <w:r w:rsidRPr="00CF0CE3">
              <w:rPr>
                <w:rFonts w:ascii="Consolas" w:hAnsi="Consolas"/>
                <w:color w:val="000000"/>
                <w:sz w:val="18"/>
                <w:szCs w:val="18"/>
              </w:rPr>
              <w:t>nrow</w:t>
            </w:r>
            <w:proofErr w:type="spellEnd"/>
            <w:r w:rsidRPr="00CF0CE3">
              <w:rPr>
                <w:rFonts w:ascii="Consolas" w:hAnsi="Consolas"/>
                <w:color w:val="000000"/>
                <w:sz w:val="18"/>
                <w:szCs w:val="18"/>
              </w:rPr>
              <w:t>(loan), size=100000)]</w:t>
            </w:r>
          </w:p>
        </w:tc>
      </w:tr>
      <w:tr w:rsidR="001017D3" w:rsidRPr="000B7352" w14:paraId="3471DAC3" w14:textId="77777777" w:rsidTr="00A23D18">
        <w:trPr>
          <w:trHeight w:val="108"/>
        </w:trPr>
        <w:tc>
          <w:tcPr>
            <w:tcW w:w="1792" w:type="pct"/>
            <w:tcBorders>
              <w:top w:val="nil"/>
              <w:left w:val="nil"/>
              <w:bottom w:val="nil"/>
              <w:right w:val="nil"/>
            </w:tcBorders>
            <w:shd w:val="clear" w:color="auto" w:fill="auto"/>
            <w:noWrap/>
            <w:vAlign w:val="bottom"/>
            <w:hideMark/>
          </w:tcPr>
          <w:p w14:paraId="25FC5847" w14:textId="77777777" w:rsidR="001017D3" w:rsidRPr="000B7352" w:rsidRDefault="001017D3" w:rsidP="00A23D18">
            <w:pPr>
              <w:rPr>
                <w:rFonts w:ascii="Calibri" w:hAnsi="Calibri"/>
                <w:color w:val="000000"/>
                <w:sz w:val="18"/>
                <w:szCs w:val="18"/>
              </w:rPr>
            </w:pPr>
          </w:p>
        </w:tc>
        <w:tc>
          <w:tcPr>
            <w:tcW w:w="3208" w:type="pct"/>
            <w:tcBorders>
              <w:top w:val="nil"/>
              <w:left w:val="nil"/>
              <w:bottom w:val="nil"/>
              <w:right w:val="nil"/>
            </w:tcBorders>
            <w:shd w:val="clear" w:color="auto" w:fill="auto"/>
            <w:noWrap/>
            <w:vAlign w:val="bottom"/>
            <w:hideMark/>
          </w:tcPr>
          <w:p w14:paraId="5CD36260" w14:textId="77777777" w:rsidR="001017D3" w:rsidRPr="00CF0CE3" w:rsidRDefault="001017D3" w:rsidP="00A23D18">
            <w:pPr>
              <w:rPr>
                <w:rFonts w:ascii="Consolas" w:hAnsi="Consolas"/>
                <w:sz w:val="18"/>
                <w:szCs w:val="18"/>
              </w:rPr>
            </w:pPr>
          </w:p>
        </w:tc>
      </w:tr>
      <w:tr w:rsidR="001017D3" w:rsidRPr="000B7352" w14:paraId="0B135021" w14:textId="77777777" w:rsidTr="00A23D18">
        <w:trPr>
          <w:trHeight w:val="276"/>
        </w:trPr>
        <w:tc>
          <w:tcPr>
            <w:tcW w:w="1792" w:type="pct"/>
            <w:tcBorders>
              <w:top w:val="single" w:sz="8" w:space="0" w:color="auto"/>
              <w:left w:val="single" w:sz="8" w:space="0" w:color="auto"/>
              <w:bottom w:val="single" w:sz="8" w:space="0" w:color="auto"/>
              <w:right w:val="single" w:sz="8" w:space="0" w:color="auto"/>
            </w:tcBorders>
            <w:shd w:val="clear" w:color="000000" w:fill="00B0F0"/>
            <w:noWrap/>
            <w:vAlign w:val="center"/>
            <w:hideMark/>
          </w:tcPr>
          <w:p w14:paraId="0EE2352C" w14:textId="77777777" w:rsidR="001017D3" w:rsidRPr="000B7352" w:rsidRDefault="001017D3" w:rsidP="00A23D18">
            <w:pPr>
              <w:jc w:val="center"/>
              <w:rPr>
                <w:rFonts w:ascii="Calibri" w:hAnsi="Calibri"/>
                <w:b/>
                <w:bCs/>
                <w:color w:val="FFFFFF"/>
                <w:sz w:val="18"/>
                <w:szCs w:val="18"/>
              </w:rPr>
            </w:pPr>
            <w:r w:rsidRPr="000B7352">
              <w:rPr>
                <w:rFonts w:ascii="Calibri" w:hAnsi="Calibri"/>
                <w:b/>
                <w:bCs/>
                <w:color w:val="FFFFFF"/>
                <w:sz w:val="18"/>
                <w:szCs w:val="18"/>
              </w:rPr>
              <w:t>Python Programming</w:t>
            </w:r>
          </w:p>
        </w:tc>
        <w:tc>
          <w:tcPr>
            <w:tcW w:w="3208" w:type="pct"/>
            <w:tcBorders>
              <w:top w:val="single" w:sz="8" w:space="0" w:color="auto"/>
              <w:left w:val="nil"/>
              <w:bottom w:val="single" w:sz="8" w:space="0" w:color="auto"/>
              <w:right w:val="single" w:sz="8" w:space="0" w:color="auto"/>
            </w:tcBorders>
            <w:shd w:val="clear" w:color="auto" w:fill="auto"/>
            <w:noWrap/>
            <w:vAlign w:val="bottom"/>
            <w:hideMark/>
          </w:tcPr>
          <w:p w14:paraId="171E93A8" w14:textId="77777777" w:rsidR="001017D3" w:rsidRPr="00CF0CE3" w:rsidRDefault="001017D3" w:rsidP="00A23D18">
            <w:pPr>
              <w:rPr>
                <w:rFonts w:ascii="Consolas" w:hAnsi="Consolas"/>
                <w:color w:val="000000"/>
                <w:sz w:val="18"/>
                <w:szCs w:val="18"/>
              </w:rPr>
            </w:pPr>
            <w:proofErr w:type="spellStart"/>
            <w:r w:rsidRPr="00CF0CE3">
              <w:rPr>
                <w:rFonts w:ascii="Consolas" w:hAnsi="Consolas"/>
                <w:color w:val="000000"/>
                <w:sz w:val="18"/>
                <w:szCs w:val="18"/>
              </w:rPr>
              <w:t>loan_samp</w:t>
            </w:r>
            <w:proofErr w:type="spellEnd"/>
            <w:r w:rsidRPr="00CF0CE3">
              <w:rPr>
                <w:rFonts w:ascii="Consolas" w:hAnsi="Consolas"/>
                <w:color w:val="000000"/>
                <w:sz w:val="18"/>
                <w:szCs w:val="18"/>
              </w:rPr>
              <w:t xml:space="preserve"> = </w:t>
            </w:r>
            <w:proofErr w:type="spellStart"/>
            <w:r w:rsidRPr="00CF0CE3">
              <w:rPr>
                <w:rFonts w:ascii="Consolas" w:hAnsi="Consolas"/>
                <w:color w:val="000000"/>
                <w:sz w:val="18"/>
                <w:szCs w:val="18"/>
              </w:rPr>
              <w:t>loan.sample</w:t>
            </w:r>
            <w:proofErr w:type="spellEnd"/>
            <w:r w:rsidRPr="00CF0CE3">
              <w:rPr>
                <w:rFonts w:ascii="Consolas" w:hAnsi="Consolas"/>
                <w:color w:val="000000"/>
                <w:sz w:val="18"/>
                <w:szCs w:val="18"/>
              </w:rPr>
              <w:t xml:space="preserve">(n=100000, replace=False, </w:t>
            </w:r>
            <w:proofErr w:type="spellStart"/>
            <w:r w:rsidRPr="00CF0CE3">
              <w:rPr>
                <w:rFonts w:ascii="Consolas" w:hAnsi="Consolas"/>
                <w:color w:val="000000"/>
                <w:sz w:val="18"/>
                <w:szCs w:val="18"/>
              </w:rPr>
              <w:t>random_state</w:t>
            </w:r>
            <w:proofErr w:type="spellEnd"/>
            <w:r w:rsidRPr="00CF0CE3">
              <w:rPr>
                <w:rFonts w:ascii="Consolas" w:hAnsi="Consolas"/>
                <w:color w:val="000000"/>
                <w:sz w:val="18"/>
                <w:szCs w:val="18"/>
              </w:rPr>
              <w:t>=42)</w:t>
            </w:r>
          </w:p>
        </w:tc>
      </w:tr>
      <w:tr w:rsidR="001017D3" w:rsidRPr="000B7352" w14:paraId="20D93876" w14:textId="77777777" w:rsidTr="00A23D18">
        <w:trPr>
          <w:trHeight w:val="108"/>
        </w:trPr>
        <w:tc>
          <w:tcPr>
            <w:tcW w:w="1792" w:type="pct"/>
            <w:tcBorders>
              <w:top w:val="nil"/>
              <w:left w:val="nil"/>
              <w:bottom w:val="nil"/>
              <w:right w:val="nil"/>
            </w:tcBorders>
            <w:shd w:val="clear" w:color="auto" w:fill="auto"/>
            <w:noWrap/>
            <w:vAlign w:val="bottom"/>
            <w:hideMark/>
          </w:tcPr>
          <w:p w14:paraId="7EF5A906" w14:textId="77777777" w:rsidR="001017D3" w:rsidRPr="000B7352" w:rsidRDefault="001017D3" w:rsidP="00A23D18">
            <w:pPr>
              <w:rPr>
                <w:rFonts w:ascii="Calibri" w:hAnsi="Calibri"/>
                <w:color w:val="000000"/>
                <w:sz w:val="18"/>
                <w:szCs w:val="18"/>
              </w:rPr>
            </w:pPr>
          </w:p>
        </w:tc>
        <w:tc>
          <w:tcPr>
            <w:tcW w:w="3208" w:type="pct"/>
            <w:tcBorders>
              <w:top w:val="nil"/>
              <w:left w:val="nil"/>
              <w:bottom w:val="nil"/>
              <w:right w:val="nil"/>
            </w:tcBorders>
            <w:shd w:val="clear" w:color="auto" w:fill="auto"/>
            <w:noWrap/>
            <w:vAlign w:val="bottom"/>
            <w:hideMark/>
          </w:tcPr>
          <w:p w14:paraId="31623D5F" w14:textId="77777777" w:rsidR="001017D3" w:rsidRPr="00CF0CE3" w:rsidRDefault="001017D3" w:rsidP="00A23D18">
            <w:pPr>
              <w:rPr>
                <w:rFonts w:ascii="Consolas" w:hAnsi="Consolas"/>
                <w:sz w:val="18"/>
                <w:szCs w:val="18"/>
              </w:rPr>
            </w:pPr>
          </w:p>
        </w:tc>
      </w:tr>
      <w:tr w:rsidR="001017D3" w:rsidRPr="000B7352" w14:paraId="73AAF5B3" w14:textId="77777777" w:rsidTr="00A23D18">
        <w:trPr>
          <w:trHeight w:val="276"/>
        </w:trPr>
        <w:tc>
          <w:tcPr>
            <w:tcW w:w="1792" w:type="pct"/>
            <w:vMerge w:val="restart"/>
            <w:tcBorders>
              <w:top w:val="single" w:sz="8" w:space="0" w:color="auto"/>
              <w:left w:val="single" w:sz="8" w:space="0" w:color="auto"/>
              <w:bottom w:val="single" w:sz="8" w:space="0" w:color="000000"/>
              <w:right w:val="single" w:sz="8" w:space="0" w:color="auto"/>
            </w:tcBorders>
            <w:shd w:val="clear" w:color="000000" w:fill="00B0F0"/>
            <w:noWrap/>
            <w:vAlign w:val="center"/>
            <w:hideMark/>
          </w:tcPr>
          <w:p w14:paraId="4857BD44" w14:textId="77777777" w:rsidR="001017D3" w:rsidRPr="000B7352" w:rsidRDefault="001017D3" w:rsidP="00A23D18">
            <w:pPr>
              <w:jc w:val="center"/>
              <w:rPr>
                <w:rFonts w:ascii="Calibri" w:hAnsi="Calibri"/>
                <w:b/>
                <w:bCs/>
                <w:color w:val="FFFFFF"/>
                <w:sz w:val="18"/>
                <w:szCs w:val="18"/>
              </w:rPr>
            </w:pPr>
            <w:r w:rsidRPr="000B7352">
              <w:rPr>
                <w:rFonts w:ascii="Calibri" w:hAnsi="Calibri"/>
                <w:b/>
                <w:bCs/>
                <w:color w:val="FFFFFF"/>
                <w:sz w:val="18"/>
                <w:szCs w:val="18"/>
              </w:rPr>
              <w:t>SAS Programming</w:t>
            </w:r>
          </w:p>
        </w:tc>
        <w:tc>
          <w:tcPr>
            <w:tcW w:w="3208" w:type="pct"/>
            <w:tcBorders>
              <w:top w:val="single" w:sz="8" w:space="0" w:color="auto"/>
              <w:left w:val="nil"/>
              <w:bottom w:val="nil"/>
              <w:right w:val="single" w:sz="8" w:space="0" w:color="auto"/>
            </w:tcBorders>
            <w:shd w:val="clear" w:color="auto" w:fill="auto"/>
            <w:noWrap/>
            <w:vAlign w:val="bottom"/>
            <w:hideMark/>
          </w:tcPr>
          <w:p w14:paraId="6904AE98" w14:textId="77777777" w:rsidR="001017D3" w:rsidRPr="00CF0CE3" w:rsidRDefault="001017D3" w:rsidP="00A23D18">
            <w:pPr>
              <w:rPr>
                <w:rFonts w:ascii="Consolas" w:hAnsi="Consolas"/>
                <w:color w:val="000000"/>
                <w:sz w:val="18"/>
                <w:szCs w:val="18"/>
              </w:rPr>
            </w:pPr>
            <w:r w:rsidRPr="00CF0CE3">
              <w:rPr>
                <w:rFonts w:ascii="Consolas" w:hAnsi="Consolas"/>
                <w:b/>
                <w:bCs/>
                <w:color w:val="002060"/>
                <w:sz w:val="18"/>
                <w:szCs w:val="18"/>
              </w:rPr>
              <w:t>PROC SURVEYSELECT</w:t>
            </w:r>
            <w:r w:rsidRPr="00CF0CE3">
              <w:rPr>
                <w:rFonts w:ascii="Consolas" w:hAnsi="Consolas"/>
                <w:color w:val="000000"/>
                <w:sz w:val="18"/>
                <w:szCs w:val="18"/>
              </w:rPr>
              <w:t xml:space="preserve"> </w:t>
            </w:r>
            <w:r w:rsidRPr="00CF0CE3">
              <w:rPr>
                <w:rFonts w:ascii="Consolas" w:hAnsi="Consolas"/>
                <w:b/>
                <w:bCs/>
                <w:color w:val="0070C0"/>
                <w:sz w:val="18"/>
                <w:szCs w:val="18"/>
              </w:rPr>
              <w:t>DATA</w:t>
            </w:r>
            <w:r w:rsidRPr="00CF0CE3">
              <w:rPr>
                <w:rFonts w:ascii="Consolas" w:hAnsi="Consolas"/>
                <w:color w:val="000000"/>
                <w:sz w:val="18"/>
                <w:szCs w:val="18"/>
              </w:rPr>
              <w:t xml:space="preserve">=MYDATA.LOAN </w:t>
            </w:r>
            <w:r w:rsidRPr="00CF0CE3">
              <w:rPr>
                <w:rFonts w:ascii="Consolas" w:hAnsi="Consolas"/>
                <w:b/>
                <w:bCs/>
                <w:color w:val="0070C0"/>
                <w:sz w:val="18"/>
                <w:szCs w:val="18"/>
              </w:rPr>
              <w:t>METHOD</w:t>
            </w:r>
            <w:r w:rsidRPr="00CF0CE3">
              <w:rPr>
                <w:rFonts w:ascii="Consolas" w:hAnsi="Consolas"/>
                <w:color w:val="000000"/>
                <w:sz w:val="18"/>
                <w:szCs w:val="18"/>
              </w:rPr>
              <w:t>=</w:t>
            </w:r>
            <w:proofErr w:type="spellStart"/>
            <w:r w:rsidRPr="00CF0CE3">
              <w:rPr>
                <w:rFonts w:ascii="Consolas" w:hAnsi="Consolas"/>
                <w:color w:val="000000"/>
                <w:sz w:val="18"/>
                <w:szCs w:val="18"/>
              </w:rPr>
              <w:t>srs</w:t>
            </w:r>
            <w:proofErr w:type="spellEnd"/>
            <w:r w:rsidRPr="00CF0CE3">
              <w:rPr>
                <w:rFonts w:ascii="Consolas" w:hAnsi="Consolas"/>
                <w:color w:val="000000"/>
                <w:sz w:val="18"/>
                <w:szCs w:val="18"/>
              </w:rPr>
              <w:t xml:space="preserve"> </w:t>
            </w:r>
            <w:r w:rsidRPr="00CF0CE3">
              <w:rPr>
                <w:rFonts w:ascii="Consolas" w:hAnsi="Consolas"/>
                <w:b/>
                <w:bCs/>
                <w:color w:val="0070C0"/>
                <w:sz w:val="18"/>
                <w:szCs w:val="18"/>
              </w:rPr>
              <w:t>N</w:t>
            </w:r>
            <w:r w:rsidRPr="00CF0CE3">
              <w:rPr>
                <w:rFonts w:ascii="Consolas" w:hAnsi="Consolas"/>
                <w:color w:val="000000"/>
                <w:sz w:val="18"/>
                <w:szCs w:val="18"/>
              </w:rPr>
              <w:t xml:space="preserve">=100000 </w:t>
            </w:r>
            <w:r w:rsidRPr="00CF0CE3">
              <w:rPr>
                <w:rFonts w:ascii="Consolas" w:hAnsi="Consolas"/>
                <w:b/>
                <w:bCs/>
                <w:color w:val="0070C0"/>
                <w:sz w:val="18"/>
                <w:szCs w:val="18"/>
              </w:rPr>
              <w:t>SEED</w:t>
            </w:r>
            <w:r w:rsidRPr="00CF0CE3">
              <w:rPr>
                <w:rFonts w:ascii="Consolas" w:hAnsi="Consolas"/>
                <w:color w:val="000000"/>
                <w:sz w:val="18"/>
                <w:szCs w:val="18"/>
              </w:rPr>
              <w:t>=42</w:t>
            </w:r>
          </w:p>
        </w:tc>
      </w:tr>
      <w:tr w:rsidR="001017D3" w:rsidRPr="000B7352" w14:paraId="4AD329B2" w14:textId="77777777" w:rsidTr="00A23D18">
        <w:trPr>
          <w:trHeight w:val="276"/>
        </w:trPr>
        <w:tc>
          <w:tcPr>
            <w:tcW w:w="1792" w:type="pct"/>
            <w:vMerge/>
            <w:tcBorders>
              <w:top w:val="single" w:sz="8" w:space="0" w:color="auto"/>
              <w:left w:val="single" w:sz="8" w:space="0" w:color="auto"/>
              <w:bottom w:val="single" w:sz="8" w:space="0" w:color="000000"/>
              <w:right w:val="single" w:sz="8" w:space="0" w:color="auto"/>
            </w:tcBorders>
            <w:vAlign w:val="center"/>
            <w:hideMark/>
          </w:tcPr>
          <w:p w14:paraId="00A0D73B" w14:textId="77777777" w:rsidR="001017D3" w:rsidRPr="000B7352" w:rsidRDefault="001017D3" w:rsidP="00A23D18">
            <w:pPr>
              <w:rPr>
                <w:rFonts w:ascii="Calibri" w:hAnsi="Calibri"/>
                <w:b/>
                <w:bCs/>
                <w:color w:val="FFFFFF"/>
                <w:sz w:val="18"/>
                <w:szCs w:val="18"/>
              </w:rPr>
            </w:pPr>
          </w:p>
        </w:tc>
        <w:tc>
          <w:tcPr>
            <w:tcW w:w="3208" w:type="pct"/>
            <w:tcBorders>
              <w:top w:val="nil"/>
              <w:left w:val="nil"/>
              <w:bottom w:val="nil"/>
              <w:right w:val="single" w:sz="8" w:space="0" w:color="auto"/>
            </w:tcBorders>
            <w:shd w:val="clear" w:color="auto" w:fill="auto"/>
            <w:noWrap/>
            <w:vAlign w:val="bottom"/>
            <w:hideMark/>
          </w:tcPr>
          <w:p w14:paraId="356DA802" w14:textId="77777777" w:rsidR="001017D3" w:rsidRPr="00CF0CE3" w:rsidRDefault="001017D3" w:rsidP="00A23D18">
            <w:pPr>
              <w:rPr>
                <w:rFonts w:ascii="Consolas" w:hAnsi="Consolas"/>
                <w:color w:val="000000"/>
                <w:sz w:val="18"/>
                <w:szCs w:val="18"/>
              </w:rPr>
            </w:pPr>
            <w:r w:rsidRPr="00CF0CE3">
              <w:rPr>
                <w:rFonts w:ascii="Consolas" w:hAnsi="Consolas"/>
                <w:color w:val="000000"/>
                <w:sz w:val="18"/>
                <w:szCs w:val="18"/>
              </w:rPr>
              <w:t xml:space="preserve">                  </w:t>
            </w:r>
            <w:r w:rsidRPr="00CF0CE3">
              <w:rPr>
                <w:rFonts w:ascii="Consolas" w:hAnsi="Consolas"/>
                <w:b/>
                <w:bCs/>
                <w:color w:val="0070C0"/>
                <w:sz w:val="18"/>
                <w:szCs w:val="18"/>
              </w:rPr>
              <w:t>OUT</w:t>
            </w:r>
            <w:r w:rsidRPr="00CF0CE3">
              <w:rPr>
                <w:rFonts w:ascii="Consolas" w:hAnsi="Consolas"/>
                <w:color w:val="000000"/>
                <w:sz w:val="18"/>
                <w:szCs w:val="18"/>
              </w:rPr>
              <w:t>=MYDATA.LOAN_SAMP;</w:t>
            </w:r>
          </w:p>
        </w:tc>
      </w:tr>
      <w:tr w:rsidR="001017D3" w:rsidRPr="000B7352" w14:paraId="07E65887" w14:textId="77777777" w:rsidTr="00A23D18">
        <w:trPr>
          <w:trHeight w:val="276"/>
        </w:trPr>
        <w:tc>
          <w:tcPr>
            <w:tcW w:w="1792" w:type="pct"/>
            <w:vMerge/>
            <w:tcBorders>
              <w:top w:val="single" w:sz="8" w:space="0" w:color="auto"/>
              <w:left w:val="single" w:sz="8" w:space="0" w:color="auto"/>
              <w:bottom w:val="single" w:sz="8" w:space="0" w:color="000000"/>
              <w:right w:val="single" w:sz="8" w:space="0" w:color="auto"/>
            </w:tcBorders>
            <w:vAlign w:val="center"/>
            <w:hideMark/>
          </w:tcPr>
          <w:p w14:paraId="21F37638" w14:textId="77777777" w:rsidR="001017D3" w:rsidRPr="000B7352" w:rsidRDefault="001017D3" w:rsidP="00A23D18">
            <w:pPr>
              <w:rPr>
                <w:rFonts w:ascii="Calibri" w:hAnsi="Calibri"/>
                <w:b/>
                <w:bCs/>
                <w:color w:val="FFFFFF"/>
                <w:sz w:val="18"/>
                <w:szCs w:val="18"/>
              </w:rPr>
            </w:pPr>
          </w:p>
        </w:tc>
        <w:tc>
          <w:tcPr>
            <w:tcW w:w="3208" w:type="pct"/>
            <w:tcBorders>
              <w:top w:val="nil"/>
              <w:left w:val="nil"/>
              <w:bottom w:val="single" w:sz="8" w:space="0" w:color="auto"/>
              <w:right w:val="single" w:sz="8" w:space="0" w:color="auto"/>
            </w:tcBorders>
            <w:shd w:val="clear" w:color="auto" w:fill="auto"/>
            <w:noWrap/>
            <w:vAlign w:val="bottom"/>
            <w:hideMark/>
          </w:tcPr>
          <w:p w14:paraId="140B130B" w14:textId="77777777" w:rsidR="001017D3" w:rsidRPr="00CF0CE3" w:rsidRDefault="001017D3" w:rsidP="00A23D18">
            <w:pPr>
              <w:rPr>
                <w:rFonts w:ascii="Consolas" w:hAnsi="Consolas"/>
                <w:color w:val="000000"/>
                <w:sz w:val="18"/>
                <w:szCs w:val="18"/>
              </w:rPr>
            </w:pPr>
            <w:r w:rsidRPr="00CF0CE3">
              <w:rPr>
                <w:rFonts w:ascii="Consolas" w:hAnsi="Consolas"/>
                <w:b/>
                <w:bCs/>
                <w:color w:val="002060"/>
                <w:sz w:val="18"/>
                <w:szCs w:val="18"/>
              </w:rPr>
              <w:t>RUN</w:t>
            </w:r>
            <w:r w:rsidRPr="00CF0CE3">
              <w:rPr>
                <w:rFonts w:ascii="Consolas" w:hAnsi="Consolas"/>
                <w:color w:val="000000"/>
                <w:sz w:val="18"/>
                <w:szCs w:val="18"/>
              </w:rPr>
              <w:t>;</w:t>
            </w:r>
          </w:p>
        </w:tc>
      </w:tr>
    </w:tbl>
    <w:p w14:paraId="2ADEEA1E" w14:textId="77777777" w:rsidR="001017D3" w:rsidRDefault="001017D3" w:rsidP="001017D3">
      <w:pPr>
        <w:pStyle w:val="ABodyCopy"/>
        <w:ind w:left="0"/>
        <w:rPr>
          <w:rFonts w:asciiTheme="minorHAnsi" w:hAnsiTheme="minorHAnsi"/>
          <w:noProof/>
          <w:sz w:val="22"/>
          <w:szCs w:val="22"/>
        </w:rPr>
      </w:pPr>
    </w:p>
    <w:p w14:paraId="44C847C8" w14:textId="77777777" w:rsidR="001017D3" w:rsidRPr="00F94640" w:rsidRDefault="001017D3" w:rsidP="001017D3">
      <w:pPr>
        <w:pStyle w:val="ABodyCopy"/>
        <w:ind w:left="0"/>
        <w:rPr>
          <w:rFonts w:asciiTheme="minorHAnsi" w:hAnsiTheme="minorHAnsi"/>
          <w:b/>
          <w:bCs/>
          <w:noProof/>
          <w:sz w:val="22"/>
          <w:szCs w:val="22"/>
        </w:rPr>
      </w:pPr>
      <w:r w:rsidRPr="00F94640">
        <w:rPr>
          <w:rFonts w:asciiTheme="minorHAnsi" w:hAnsiTheme="minorHAnsi"/>
          <w:b/>
          <w:bCs/>
          <w:noProof/>
          <w:sz w:val="22"/>
          <w:szCs w:val="22"/>
        </w:rPr>
        <w:t>Notes on Program 2.2:</w:t>
      </w:r>
    </w:p>
    <w:p w14:paraId="5276970D" w14:textId="77777777" w:rsidR="001017D3" w:rsidRDefault="001017D3" w:rsidP="001017D3">
      <w:pPr>
        <w:pStyle w:val="ABodyCopy"/>
        <w:numPr>
          <w:ilvl w:val="0"/>
          <w:numId w:val="24"/>
        </w:numPr>
        <w:rPr>
          <w:rFonts w:asciiTheme="minorHAnsi" w:hAnsiTheme="minorHAnsi"/>
          <w:noProof/>
          <w:sz w:val="22"/>
          <w:szCs w:val="22"/>
        </w:rPr>
      </w:pPr>
      <w:r>
        <w:rPr>
          <w:rFonts w:asciiTheme="minorHAnsi" w:hAnsiTheme="minorHAnsi"/>
          <w:noProof/>
          <w:sz w:val="22"/>
          <w:szCs w:val="22"/>
        </w:rPr>
        <w:t>All three programming languages explicitly state the seed value of 42.</w:t>
      </w:r>
    </w:p>
    <w:p w14:paraId="2A8DADEF" w14:textId="77777777" w:rsidR="001017D3" w:rsidRDefault="001017D3" w:rsidP="001017D3">
      <w:pPr>
        <w:pStyle w:val="ABodyCopy"/>
        <w:numPr>
          <w:ilvl w:val="1"/>
          <w:numId w:val="24"/>
        </w:numPr>
        <w:rPr>
          <w:rFonts w:asciiTheme="minorHAnsi" w:hAnsiTheme="minorHAnsi"/>
          <w:noProof/>
          <w:sz w:val="22"/>
          <w:szCs w:val="22"/>
        </w:rPr>
      </w:pPr>
      <w:r>
        <w:rPr>
          <w:rFonts w:asciiTheme="minorHAnsi" w:hAnsiTheme="minorHAnsi"/>
          <w:noProof/>
          <w:sz w:val="22"/>
          <w:szCs w:val="22"/>
        </w:rPr>
        <w:t>R uses the “set.seed(42)” statement</w:t>
      </w:r>
    </w:p>
    <w:p w14:paraId="185665FF" w14:textId="77777777" w:rsidR="001017D3" w:rsidRDefault="001017D3" w:rsidP="001017D3">
      <w:pPr>
        <w:pStyle w:val="ABodyCopy"/>
        <w:numPr>
          <w:ilvl w:val="1"/>
          <w:numId w:val="24"/>
        </w:numPr>
        <w:rPr>
          <w:rFonts w:asciiTheme="minorHAnsi" w:hAnsiTheme="minorHAnsi"/>
          <w:noProof/>
          <w:sz w:val="22"/>
          <w:szCs w:val="22"/>
        </w:rPr>
      </w:pPr>
      <w:r>
        <w:rPr>
          <w:rFonts w:asciiTheme="minorHAnsi" w:hAnsiTheme="minorHAnsi"/>
          <w:noProof/>
          <w:sz w:val="22"/>
          <w:szCs w:val="22"/>
        </w:rPr>
        <w:t>Python uses the “random_state” statement</w:t>
      </w:r>
    </w:p>
    <w:p w14:paraId="459395A5" w14:textId="77777777" w:rsidR="001017D3" w:rsidRDefault="001017D3" w:rsidP="001017D3">
      <w:pPr>
        <w:pStyle w:val="ABodyCopy"/>
        <w:numPr>
          <w:ilvl w:val="1"/>
          <w:numId w:val="24"/>
        </w:numPr>
        <w:rPr>
          <w:rFonts w:asciiTheme="minorHAnsi" w:hAnsiTheme="minorHAnsi"/>
          <w:noProof/>
          <w:sz w:val="22"/>
          <w:szCs w:val="22"/>
        </w:rPr>
      </w:pPr>
      <w:r>
        <w:rPr>
          <w:rFonts w:asciiTheme="minorHAnsi" w:hAnsiTheme="minorHAnsi"/>
          <w:noProof/>
          <w:sz w:val="22"/>
          <w:szCs w:val="22"/>
        </w:rPr>
        <w:t>SAS uses the “seed” option</w:t>
      </w:r>
    </w:p>
    <w:p w14:paraId="49E0A2A6" w14:textId="77777777" w:rsidR="001017D3" w:rsidRDefault="001017D3" w:rsidP="001017D3">
      <w:pPr>
        <w:pStyle w:val="ABodyCopy"/>
        <w:numPr>
          <w:ilvl w:val="0"/>
          <w:numId w:val="24"/>
        </w:numPr>
        <w:rPr>
          <w:rFonts w:asciiTheme="minorHAnsi" w:hAnsiTheme="minorHAnsi"/>
          <w:noProof/>
          <w:sz w:val="22"/>
          <w:szCs w:val="22"/>
        </w:rPr>
      </w:pPr>
      <w:r>
        <w:rPr>
          <w:rFonts w:asciiTheme="minorHAnsi" w:hAnsiTheme="minorHAnsi"/>
          <w:noProof/>
          <w:sz w:val="22"/>
          <w:szCs w:val="22"/>
        </w:rPr>
        <w:t>Each of the programs explicitly states the number of observations that we want to retain in the final sample</w:t>
      </w:r>
    </w:p>
    <w:p w14:paraId="49CC8DA0" w14:textId="77777777" w:rsidR="001017D3" w:rsidRDefault="001017D3" w:rsidP="001017D3">
      <w:pPr>
        <w:pStyle w:val="ABodyCopy"/>
        <w:numPr>
          <w:ilvl w:val="1"/>
          <w:numId w:val="24"/>
        </w:numPr>
        <w:rPr>
          <w:rFonts w:asciiTheme="minorHAnsi" w:hAnsiTheme="minorHAnsi"/>
          <w:noProof/>
          <w:sz w:val="22"/>
          <w:szCs w:val="22"/>
        </w:rPr>
      </w:pPr>
      <w:r>
        <w:rPr>
          <w:rFonts w:asciiTheme="minorHAnsi" w:hAnsiTheme="minorHAnsi"/>
          <w:noProof/>
          <w:sz w:val="22"/>
          <w:szCs w:val="22"/>
        </w:rPr>
        <w:t>R uses the “size” statement</w:t>
      </w:r>
    </w:p>
    <w:p w14:paraId="47620C5D" w14:textId="77777777" w:rsidR="001017D3" w:rsidRDefault="001017D3" w:rsidP="001017D3">
      <w:pPr>
        <w:pStyle w:val="ABodyCopy"/>
        <w:numPr>
          <w:ilvl w:val="1"/>
          <w:numId w:val="24"/>
        </w:numPr>
        <w:rPr>
          <w:rFonts w:asciiTheme="minorHAnsi" w:hAnsiTheme="minorHAnsi"/>
          <w:noProof/>
          <w:sz w:val="22"/>
          <w:szCs w:val="22"/>
        </w:rPr>
      </w:pPr>
      <w:r>
        <w:rPr>
          <w:rFonts w:asciiTheme="minorHAnsi" w:hAnsiTheme="minorHAnsi"/>
          <w:noProof/>
          <w:sz w:val="22"/>
          <w:szCs w:val="22"/>
        </w:rPr>
        <w:t>Python uses the “n” statement</w:t>
      </w:r>
    </w:p>
    <w:p w14:paraId="17813271" w14:textId="77777777" w:rsidR="001017D3" w:rsidRDefault="001017D3" w:rsidP="001017D3">
      <w:pPr>
        <w:pStyle w:val="ABodyCopy"/>
        <w:numPr>
          <w:ilvl w:val="1"/>
          <w:numId w:val="24"/>
        </w:numPr>
        <w:rPr>
          <w:rFonts w:asciiTheme="minorHAnsi" w:hAnsiTheme="minorHAnsi"/>
          <w:noProof/>
          <w:sz w:val="22"/>
          <w:szCs w:val="22"/>
        </w:rPr>
      </w:pPr>
      <w:r>
        <w:rPr>
          <w:rFonts w:asciiTheme="minorHAnsi" w:hAnsiTheme="minorHAnsi"/>
          <w:noProof/>
          <w:sz w:val="22"/>
          <w:szCs w:val="22"/>
        </w:rPr>
        <w:t>SAS uses the “N” option</w:t>
      </w:r>
    </w:p>
    <w:p w14:paraId="5278C6AE" w14:textId="77777777" w:rsidR="001017D3" w:rsidRDefault="001017D3" w:rsidP="001017D3">
      <w:pPr>
        <w:pStyle w:val="ABodyCopy"/>
        <w:numPr>
          <w:ilvl w:val="0"/>
          <w:numId w:val="24"/>
        </w:numPr>
        <w:rPr>
          <w:rFonts w:asciiTheme="minorHAnsi" w:hAnsiTheme="minorHAnsi"/>
          <w:noProof/>
          <w:sz w:val="22"/>
          <w:szCs w:val="22"/>
        </w:rPr>
      </w:pPr>
      <w:r>
        <w:rPr>
          <w:rFonts w:asciiTheme="minorHAnsi" w:hAnsiTheme="minorHAnsi"/>
          <w:noProof/>
          <w:sz w:val="22"/>
          <w:szCs w:val="22"/>
        </w:rPr>
        <w:t>All three programming languages create a final dataset named “loan_samp” in their respective environment.</w:t>
      </w:r>
    </w:p>
    <w:p w14:paraId="7E6AF2CC" w14:textId="77777777" w:rsidR="001017D3" w:rsidRDefault="001017D3" w:rsidP="001017D3">
      <w:pPr>
        <w:pStyle w:val="ABodyCopy"/>
        <w:rPr>
          <w:rFonts w:asciiTheme="minorHAnsi" w:hAnsiTheme="minorHAnsi"/>
          <w:noProof/>
          <w:sz w:val="22"/>
          <w:szCs w:val="22"/>
        </w:rPr>
      </w:pPr>
    </w:p>
    <w:p w14:paraId="67F18A65" w14:textId="77777777" w:rsidR="001017D3" w:rsidRDefault="001017D3" w:rsidP="001017D3">
      <w:pPr>
        <w:pStyle w:val="ABodyCopy"/>
        <w:rPr>
          <w:rFonts w:asciiTheme="minorHAnsi" w:hAnsiTheme="minorHAnsi"/>
          <w:noProof/>
          <w:sz w:val="22"/>
          <w:szCs w:val="22"/>
        </w:rPr>
      </w:pPr>
    </w:p>
    <w:p w14:paraId="3857427F" w14:textId="77777777" w:rsidR="001017D3" w:rsidRDefault="001017D3" w:rsidP="001017D3">
      <w:pPr>
        <w:pStyle w:val="ABodyCopy"/>
        <w:rPr>
          <w:rFonts w:asciiTheme="minorHAnsi" w:hAnsiTheme="minorHAnsi"/>
          <w:noProof/>
          <w:sz w:val="22"/>
          <w:szCs w:val="22"/>
        </w:rPr>
      </w:pPr>
    </w:p>
    <w:p w14:paraId="069EDB01" w14:textId="77777777" w:rsidR="001017D3" w:rsidRDefault="001017D3" w:rsidP="001017D3">
      <w:pPr>
        <w:pStyle w:val="ABodyCopy"/>
        <w:rPr>
          <w:rFonts w:asciiTheme="minorHAnsi" w:hAnsiTheme="minorHAnsi"/>
          <w:noProof/>
          <w:sz w:val="22"/>
          <w:szCs w:val="22"/>
        </w:rPr>
      </w:pPr>
    </w:p>
    <w:p w14:paraId="1744792D" w14:textId="77777777" w:rsidR="001017D3" w:rsidRDefault="001017D3" w:rsidP="001017D3">
      <w:pPr>
        <w:pStyle w:val="ABodyCopy"/>
        <w:rPr>
          <w:rFonts w:asciiTheme="minorHAnsi" w:hAnsiTheme="minorHAnsi"/>
          <w:noProof/>
          <w:sz w:val="22"/>
          <w:szCs w:val="22"/>
        </w:rPr>
      </w:pPr>
    </w:p>
    <w:p w14:paraId="7E9B6AD7" w14:textId="77777777" w:rsidR="001017D3" w:rsidRDefault="001017D3" w:rsidP="001017D3">
      <w:pPr>
        <w:pStyle w:val="Heading1"/>
      </w:pPr>
      <w:bookmarkStart w:id="30" w:name="_Toc174889540"/>
      <w:r>
        <w:lastRenderedPageBreak/>
        <w:t>Chapter 2 Summary:  Gathering Data</w:t>
      </w:r>
      <w:bookmarkEnd w:id="30"/>
    </w:p>
    <w:p w14:paraId="2B5EC16D" w14:textId="77777777" w:rsidR="001017D3" w:rsidRDefault="001017D3" w:rsidP="001017D3">
      <w:pPr>
        <w:pStyle w:val="ABodyCopy"/>
        <w:ind w:left="0"/>
      </w:pPr>
    </w:p>
    <w:p w14:paraId="6D2F4E3C" w14:textId="77777777" w:rsidR="001017D3" w:rsidRPr="00EE08F3" w:rsidRDefault="001017D3" w:rsidP="001017D3">
      <w:pPr>
        <w:pStyle w:val="ABodyCopy"/>
        <w:rPr>
          <w:rFonts w:asciiTheme="minorHAnsi" w:hAnsiTheme="minorHAnsi"/>
          <w:b/>
          <w:bCs/>
          <w:sz w:val="22"/>
          <w:szCs w:val="22"/>
        </w:rPr>
      </w:pPr>
      <w:r w:rsidRPr="00EE08F3">
        <w:rPr>
          <w:rFonts w:asciiTheme="minorHAnsi" w:hAnsiTheme="minorHAnsi"/>
          <w:b/>
          <w:bCs/>
          <w:sz w:val="22"/>
          <w:szCs w:val="22"/>
        </w:rPr>
        <w:t>1. Introduction to Data Quality in Data Science</w:t>
      </w:r>
    </w:p>
    <w:p w14:paraId="4AD93341" w14:textId="77777777" w:rsidR="001017D3" w:rsidRPr="00EE08F3" w:rsidRDefault="001017D3" w:rsidP="001017D3">
      <w:pPr>
        <w:pStyle w:val="ABodyCopy"/>
        <w:numPr>
          <w:ilvl w:val="0"/>
          <w:numId w:val="29"/>
        </w:numPr>
        <w:rPr>
          <w:rFonts w:asciiTheme="minorHAnsi" w:hAnsiTheme="minorHAnsi"/>
          <w:sz w:val="22"/>
          <w:szCs w:val="22"/>
        </w:rPr>
      </w:pPr>
      <w:r w:rsidRPr="00EE08F3">
        <w:rPr>
          <w:rFonts w:asciiTheme="minorHAnsi" w:hAnsiTheme="minorHAnsi"/>
          <w:b/>
          <w:bCs/>
          <w:sz w:val="22"/>
          <w:szCs w:val="22"/>
        </w:rPr>
        <w:t>Overview</w:t>
      </w:r>
      <w:r w:rsidRPr="00EE08F3">
        <w:rPr>
          <w:rFonts w:asciiTheme="minorHAnsi" w:hAnsiTheme="minorHAnsi"/>
          <w:sz w:val="22"/>
          <w:szCs w:val="22"/>
        </w:rPr>
        <w:t>: The chapter emphasizes the foundational concept of "Garbage In, Garbage Out" (GIGO), which underscores the critical importance of data quality in data science. It explains that no matter how powerful a machine learning algorithm is, poor-quality data will result in poor-quality outputs.</w:t>
      </w:r>
    </w:p>
    <w:p w14:paraId="09902E57" w14:textId="77777777" w:rsidR="001017D3" w:rsidRPr="00EE08F3" w:rsidRDefault="001017D3" w:rsidP="001017D3">
      <w:pPr>
        <w:pStyle w:val="ABodyCopy"/>
        <w:numPr>
          <w:ilvl w:val="0"/>
          <w:numId w:val="29"/>
        </w:numPr>
        <w:rPr>
          <w:rFonts w:asciiTheme="minorHAnsi" w:hAnsiTheme="minorHAnsi"/>
          <w:sz w:val="22"/>
          <w:szCs w:val="22"/>
        </w:rPr>
      </w:pPr>
      <w:r w:rsidRPr="00EE08F3">
        <w:rPr>
          <w:rFonts w:asciiTheme="minorHAnsi" w:hAnsiTheme="minorHAnsi"/>
          <w:b/>
          <w:bCs/>
          <w:sz w:val="22"/>
          <w:szCs w:val="22"/>
        </w:rPr>
        <w:t>Context</w:t>
      </w:r>
      <w:r w:rsidRPr="00EE08F3">
        <w:rPr>
          <w:rFonts w:asciiTheme="minorHAnsi" w:hAnsiTheme="minorHAnsi"/>
          <w:sz w:val="22"/>
          <w:szCs w:val="22"/>
        </w:rPr>
        <w:t>: The chapter introduces the importance of gathering high-quality data for building reliable and robust models. It sets the stage for the entire data science process, from data acquisition to model evaluation, highlighting that data quality is the cornerstone of successful data science projects.</w:t>
      </w:r>
    </w:p>
    <w:p w14:paraId="7B4E7E64" w14:textId="77777777" w:rsidR="001017D3" w:rsidRPr="00EE08F3" w:rsidRDefault="001017D3" w:rsidP="001017D3">
      <w:pPr>
        <w:pStyle w:val="ABodyCopy"/>
        <w:rPr>
          <w:rFonts w:asciiTheme="minorHAnsi" w:hAnsiTheme="minorHAnsi"/>
          <w:b/>
          <w:bCs/>
          <w:sz w:val="22"/>
          <w:szCs w:val="22"/>
        </w:rPr>
      </w:pPr>
      <w:r w:rsidRPr="00EE08F3">
        <w:rPr>
          <w:rFonts w:asciiTheme="minorHAnsi" w:hAnsiTheme="minorHAnsi"/>
          <w:b/>
          <w:bCs/>
          <w:sz w:val="22"/>
          <w:szCs w:val="22"/>
        </w:rPr>
        <w:t>2. Importance of High-Quality Data</w:t>
      </w:r>
    </w:p>
    <w:p w14:paraId="0D53CAC7" w14:textId="77777777" w:rsidR="001017D3" w:rsidRPr="00EE08F3" w:rsidRDefault="001017D3" w:rsidP="001017D3">
      <w:pPr>
        <w:pStyle w:val="ABodyCopy"/>
        <w:numPr>
          <w:ilvl w:val="0"/>
          <w:numId w:val="30"/>
        </w:numPr>
        <w:rPr>
          <w:rFonts w:asciiTheme="minorHAnsi" w:hAnsiTheme="minorHAnsi"/>
          <w:sz w:val="22"/>
          <w:szCs w:val="22"/>
        </w:rPr>
      </w:pPr>
      <w:r w:rsidRPr="00EE08F3">
        <w:rPr>
          <w:rFonts w:asciiTheme="minorHAnsi" w:hAnsiTheme="minorHAnsi"/>
          <w:b/>
          <w:bCs/>
          <w:sz w:val="22"/>
          <w:szCs w:val="22"/>
        </w:rPr>
        <w:t>GIGO Principle</w:t>
      </w:r>
      <w:r w:rsidRPr="00EE08F3">
        <w:rPr>
          <w:rFonts w:asciiTheme="minorHAnsi" w:hAnsiTheme="minorHAnsi"/>
          <w:sz w:val="22"/>
          <w:szCs w:val="22"/>
        </w:rPr>
        <w:t>: The chapter stresses that the volume of data does not compensate for poor data quality. High-quality data is essential for building models that are accurate, reliable, and generalizable.</w:t>
      </w:r>
    </w:p>
    <w:p w14:paraId="6296DEED" w14:textId="77777777" w:rsidR="001017D3" w:rsidRPr="00EE08F3" w:rsidRDefault="001017D3" w:rsidP="001017D3">
      <w:pPr>
        <w:pStyle w:val="ABodyCopy"/>
        <w:numPr>
          <w:ilvl w:val="0"/>
          <w:numId w:val="30"/>
        </w:numPr>
        <w:rPr>
          <w:rFonts w:asciiTheme="minorHAnsi" w:hAnsiTheme="minorHAnsi"/>
          <w:sz w:val="22"/>
          <w:szCs w:val="22"/>
        </w:rPr>
      </w:pPr>
      <w:r w:rsidRPr="00EE08F3">
        <w:rPr>
          <w:rFonts w:asciiTheme="minorHAnsi" w:hAnsiTheme="minorHAnsi"/>
          <w:b/>
          <w:bCs/>
          <w:sz w:val="22"/>
          <w:szCs w:val="22"/>
        </w:rPr>
        <w:t>Project Overview</w:t>
      </w:r>
      <w:r w:rsidRPr="00EE08F3">
        <w:rPr>
          <w:rFonts w:asciiTheme="minorHAnsi" w:hAnsiTheme="minorHAnsi"/>
          <w:sz w:val="22"/>
          <w:szCs w:val="22"/>
        </w:rPr>
        <w:t>: The Lending Club dataset is introduced as the primary dataset for the book’s ongoing project—a risk model to predict loan default. The chapter describes how the dataset is structured, the types of variables it includes, and the need to create a target variable for the model.</w:t>
      </w:r>
    </w:p>
    <w:p w14:paraId="50F3117F" w14:textId="77777777" w:rsidR="001017D3" w:rsidRPr="00EE08F3" w:rsidRDefault="001017D3" w:rsidP="001017D3">
      <w:pPr>
        <w:pStyle w:val="ABodyCopy"/>
        <w:rPr>
          <w:rFonts w:asciiTheme="minorHAnsi" w:hAnsiTheme="minorHAnsi"/>
          <w:b/>
          <w:bCs/>
          <w:sz w:val="22"/>
          <w:szCs w:val="22"/>
        </w:rPr>
      </w:pPr>
      <w:r w:rsidRPr="00EE08F3">
        <w:rPr>
          <w:rFonts w:asciiTheme="minorHAnsi" w:hAnsiTheme="minorHAnsi"/>
          <w:b/>
          <w:bCs/>
          <w:sz w:val="22"/>
          <w:szCs w:val="22"/>
        </w:rPr>
        <w:t>3. Importing Data into Analytical Environments</w:t>
      </w:r>
    </w:p>
    <w:p w14:paraId="17F32874" w14:textId="77777777" w:rsidR="001017D3" w:rsidRPr="00EE08F3" w:rsidRDefault="001017D3" w:rsidP="001017D3">
      <w:pPr>
        <w:pStyle w:val="ABodyCopy"/>
        <w:numPr>
          <w:ilvl w:val="0"/>
          <w:numId w:val="31"/>
        </w:numPr>
        <w:rPr>
          <w:rFonts w:asciiTheme="minorHAnsi" w:hAnsiTheme="minorHAnsi"/>
          <w:sz w:val="22"/>
          <w:szCs w:val="22"/>
        </w:rPr>
      </w:pPr>
      <w:r w:rsidRPr="00EE08F3">
        <w:rPr>
          <w:rFonts w:asciiTheme="minorHAnsi" w:hAnsiTheme="minorHAnsi"/>
          <w:b/>
          <w:bCs/>
          <w:sz w:val="22"/>
          <w:szCs w:val="22"/>
        </w:rPr>
        <w:t>Overview of Data Importing</w:t>
      </w:r>
      <w:r w:rsidRPr="00EE08F3">
        <w:rPr>
          <w:rFonts w:asciiTheme="minorHAnsi" w:hAnsiTheme="minorHAnsi"/>
          <w:sz w:val="22"/>
          <w:szCs w:val="22"/>
        </w:rPr>
        <w:t>: The chapter provides detailed instructions on how to import the Lending Club dataset into SAS, Python, and R. It emphasizes the importance of importing a consistent copy of the dataset to avoid issues related to data consistency and changes in the raw data source.</w:t>
      </w:r>
    </w:p>
    <w:p w14:paraId="6663B285" w14:textId="77777777" w:rsidR="001017D3" w:rsidRPr="00EE08F3" w:rsidRDefault="001017D3" w:rsidP="001017D3">
      <w:pPr>
        <w:pStyle w:val="ABodyCopy"/>
        <w:numPr>
          <w:ilvl w:val="0"/>
          <w:numId w:val="31"/>
        </w:numPr>
        <w:rPr>
          <w:rFonts w:asciiTheme="minorHAnsi" w:hAnsiTheme="minorHAnsi"/>
          <w:sz w:val="22"/>
          <w:szCs w:val="22"/>
        </w:rPr>
      </w:pPr>
      <w:r w:rsidRPr="00EE08F3">
        <w:rPr>
          <w:rFonts w:asciiTheme="minorHAnsi" w:hAnsiTheme="minorHAnsi"/>
          <w:b/>
          <w:bCs/>
          <w:sz w:val="22"/>
          <w:szCs w:val="22"/>
        </w:rPr>
        <w:t>Comparison of Import Methods</w:t>
      </w:r>
      <w:r w:rsidRPr="00EE08F3">
        <w:rPr>
          <w:rFonts w:asciiTheme="minorHAnsi" w:hAnsiTheme="minorHAnsi"/>
          <w:sz w:val="22"/>
          <w:szCs w:val="22"/>
        </w:rPr>
        <w:t>:</w:t>
      </w:r>
    </w:p>
    <w:p w14:paraId="19C483FE" w14:textId="77777777" w:rsidR="001017D3" w:rsidRPr="00EE08F3" w:rsidRDefault="001017D3" w:rsidP="001017D3">
      <w:pPr>
        <w:pStyle w:val="ABodyCopy"/>
        <w:numPr>
          <w:ilvl w:val="1"/>
          <w:numId w:val="31"/>
        </w:numPr>
        <w:rPr>
          <w:rFonts w:asciiTheme="minorHAnsi" w:hAnsiTheme="minorHAnsi"/>
          <w:sz w:val="22"/>
          <w:szCs w:val="22"/>
        </w:rPr>
      </w:pPr>
      <w:r w:rsidRPr="00EE08F3">
        <w:rPr>
          <w:rFonts w:asciiTheme="minorHAnsi" w:hAnsiTheme="minorHAnsi"/>
          <w:b/>
          <w:bCs/>
          <w:sz w:val="22"/>
          <w:szCs w:val="22"/>
        </w:rPr>
        <w:t>SAS</w:t>
      </w:r>
      <w:r w:rsidRPr="00EE08F3">
        <w:rPr>
          <w:rFonts w:asciiTheme="minorHAnsi" w:hAnsiTheme="minorHAnsi"/>
          <w:sz w:val="22"/>
          <w:szCs w:val="22"/>
        </w:rPr>
        <w:t>: The chapter discusses using the PROC IMPORT procedure to import data and limit the variables during the data import process.</w:t>
      </w:r>
    </w:p>
    <w:p w14:paraId="23085B6D" w14:textId="77777777" w:rsidR="001017D3" w:rsidRPr="00EE08F3" w:rsidRDefault="001017D3" w:rsidP="001017D3">
      <w:pPr>
        <w:pStyle w:val="ABodyCopy"/>
        <w:numPr>
          <w:ilvl w:val="1"/>
          <w:numId w:val="31"/>
        </w:numPr>
        <w:rPr>
          <w:rFonts w:asciiTheme="minorHAnsi" w:hAnsiTheme="minorHAnsi"/>
          <w:sz w:val="22"/>
          <w:szCs w:val="22"/>
        </w:rPr>
      </w:pPr>
      <w:r w:rsidRPr="00EE08F3">
        <w:rPr>
          <w:rFonts w:asciiTheme="minorHAnsi" w:hAnsiTheme="minorHAnsi"/>
          <w:b/>
          <w:bCs/>
          <w:sz w:val="22"/>
          <w:szCs w:val="22"/>
        </w:rPr>
        <w:t>Python</w:t>
      </w:r>
      <w:r w:rsidRPr="00EE08F3">
        <w:rPr>
          <w:rFonts w:asciiTheme="minorHAnsi" w:hAnsiTheme="minorHAnsi"/>
          <w:sz w:val="22"/>
          <w:szCs w:val="22"/>
        </w:rPr>
        <w:t xml:space="preserve">: The </w:t>
      </w:r>
      <w:proofErr w:type="gramStart"/>
      <w:r w:rsidRPr="00EE08F3">
        <w:rPr>
          <w:rFonts w:asciiTheme="minorHAnsi" w:hAnsiTheme="minorHAnsi"/>
          <w:sz w:val="22"/>
          <w:szCs w:val="22"/>
        </w:rPr>
        <w:t>pandas</w:t>
      </w:r>
      <w:proofErr w:type="gramEnd"/>
      <w:r w:rsidRPr="00EE08F3">
        <w:rPr>
          <w:rFonts w:asciiTheme="minorHAnsi" w:hAnsiTheme="minorHAnsi"/>
          <w:sz w:val="22"/>
          <w:szCs w:val="22"/>
        </w:rPr>
        <w:t xml:space="preserve"> library is highlighted for its </w:t>
      </w:r>
      <w:proofErr w:type="spellStart"/>
      <w:r w:rsidRPr="00EE08F3">
        <w:rPr>
          <w:rFonts w:asciiTheme="minorHAnsi" w:hAnsiTheme="minorHAnsi"/>
          <w:sz w:val="22"/>
          <w:szCs w:val="22"/>
        </w:rPr>
        <w:t>read_csv</w:t>
      </w:r>
      <w:proofErr w:type="spellEnd"/>
      <w:r w:rsidRPr="00EE08F3">
        <w:rPr>
          <w:rFonts w:asciiTheme="minorHAnsi" w:hAnsiTheme="minorHAnsi"/>
          <w:sz w:val="22"/>
          <w:szCs w:val="22"/>
        </w:rPr>
        <w:t xml:space="preserve"> function, which allows users to specify and import only the necessary columns.</w:t>
      </w:r>
    </w:p>
    <w:p w14:paraId="12A82843" w14:textId="77777777" w:rsidR="001017D3" w:rsidRPr="00EE08F3" w:rsidRDefault="001017D3" w:rsidP="001017D3">
      <w:pPr>
        <w:pStyle w:val="ABodyCopy"/>
        <w:numPr>
          <w:ilvl w:val="1"/>
          <w:numId w:val="31"/>
        </w:numPr>
        <w:rPr>
          <w:rFonts w:asciiTheme="minorHAnsi" w:hAnsiTheme="minorHAnsi"/>
          <w:sz w:val="22"/>
          <w:szCs w:val="22"/>
        </w:rPr>
      </w:pPr>
      <w:r w:rsidRPr="00EE08F3">
        <w:rPr>
          <w:rFonts w:asciiTheme="minorHAnsi" w:hAnsiTheme="minorHAnsi"/>
          <w:b/>
          <w:bCs/>
          <w:sz w:val="22"/>
          <w:szCs w:val="22"/>
        </w:rPr>
        <w:lastRenderedPageBreak/>
        <w:t>R</w:t>
      </w:r>
      <w:r w:rsidRPr="00EE08F3">
        <w:rPr>
          <w:rFonts w:asciiTheme="minorHAnsi" w:hAnsiTheme="minorHAnsi"/>
          <w:sz w:val="22"/>
          <w:szCs w:val="22"/>
        </w:rPr>
        <w:t xml:space="preserve">: The </w:t>
      </w:r>
      <w:proofErr w:type="spellStart"/>
      <w:r w:rsidRPr="00EE08F3">
        <w:rPr>
          <w:rFonts w:asciiTheme="minorHAnsi" w:hAnsiTheme="minorHAnsi"/>
          <w:sz w:val="22"/>
          <w:szCs w:val="22"/>
        </w:rPr>
        <w:t>fread</w:t>
      </w:r>
      <w:proofErr w:type="spellEnd"/>
      <w:r w:rsidRPr="00EE08F3">
        <w:rPr>
          <w:rFonts w:asciiTheme="minorHAnsi" w:hAnsiTheme="minorHAnsi"/>
          <w:sz w:val="22"/>
          <w:szCs w:val="22"/>
        </w:rPr>
        <w:t xml:space="preserve"> function from the </w:t>
      </w:r>
      <w:proofErr w:type="spellStart"/>
      <w:r w:rsidRPr="00EE08F3">
        <w:rPr>
          <w:rFonts w:asciiTheme="minorHAnsi" w:hAnsiTheme="minorHAnsi"/>
          <w:sz w:val="22"/>
          <w:szCs w:val="22"/>
        </w:rPr>
        <w:t>data.table</w:t>
      </w:r>
      <w:proofErr w:type="spellEnd"/>
      <w:r w:rsidRPr="00EE08F3">
        <w:rPr>
          <w:rFonts w:asciiTheme="minorHAnsi" w:hAnsiTheme="minorHAnsi"/>
          <w:sz w:val="22"/>
          <w:szCs w:val="22"/>
        </w:rPr>
        <w:t xml:space="preserve"> package is used to import data with a focus on selecting specific variables during the import process.</w:t>
      </w:r>
    </w:p>
    <w:p w14:paraId="581D46A3" w14:textId="77777777" w:rsidR="001017D3" w:rsidRPr="00EE08F3" w:rsidRDefault="001017D3" w:rsidP="001017D3">
      <w:pPr>
        <w:pStyle w:val="ABodyCopy"/>
        <w:rPr>
          <w:rFonts w:asciiTheme="minorHAnsi" w:hAnsiTheme="minorHAnsi"/>
          <w:b/>
          <w:bCs/>
          <w:sz w:val="22"/>
          <w:szCs w:val="22"/>
        </w:rPr>
      </w:pPr>
      <w:r w:rsidRPr="00EE08F3">
        <w:rPr>
          <w:rFonts w:asciiTheme="minorHAnsi" w:hAnsiTheme="minorHAnsi"/>
          <w:b/>
          <w:bCs/>
          <w:sz w:val="22"/>
          <w:szCs w:val="22"/>
        </w:rPr>
        <w:t>4. Sampling Techniques</w:t>
      </w:r>
    </w:p>
    <w:p w14:paraId="762BD32C" w14:textId="77777777" w:rsidR="001017D3" w:rsidRPr="00EE08F3" w:rsidRDefault="001017D3" w:rsidP="001017D3">
      <w:pPr>
        <w:pStyle w:val="ABodyCopy"/>
        <w:numPr>
          <w:ilvl w:val="0"/>
          <w:numId w:val="32"/>
        </w:numPr>
        <w:rPr>
          <w:rFonts w:asciiTheme="minorHAnsi" w:hAnsiTheme="minorHAnsi"/>
          <w:sz w:val="22"/>
          <w:szCs w:val="22"/>
        </w:rPr>
      </w:pPr>
      <w:r w:rsidRPr="00EE08F3">
        <w:rPr>
          <w:rFonts w:asciiTheme="minorHAnsi" w:hAnsiTheme="minorHAnsi"/>
          <w:b/>
          <w:bCs/>
          <w:sz w:val="22"/>
          <w:szCs w:val="22"/>
        </w:rPr>
        <w:t>Overview of Sampling</w:t>
      </w:r>
      <w:r w:rsidRPr="00EE08F3">
        <w:rPr>
          <w:rFonts w:asciiTheme="minorHAnsi" w:hAnsiTheme="minorHAnsi"/>
          <w:sz w:val="22"/>
          <w:szCs w:val="22"/>
        </w:rPr>
        <w:t>: The chapter introduces the concept of sampling and its importance in reducing the dataset to a manageable size while maintaining the integrity of the data distributions. The Lending Club dataset is sampled down from 2.2 million observations to 100,000 observations.</w:t>
      </w:r>
    </w:p>
    <w:p w14:paraId="0A5137C6" w14:textId="77777777" w:rsidR="001017D3" w:rsidRPr="00EE08F3" w:rsidRDefault="001017D3" w:rsidP="001017D3">
      <w:pPr>
        <w:pStyle w:val="ABodyCopy"/>
        <w:numPr>
          <w:ilvl w:val="0"/>
          <w:numId w:val="32"/>
        </w:numPr>
        <w:rPr>
          <w:rFonts w:asciiTheme="minorHAnsi" w:hAnsiTheme="minorHAnsi"/>
          <w:sz w:val="22"/>
          <w:szCs w:val="22"/>
        </w:rPr>
      </w:pPr>
      <w:r w:rsidRPr="00EE08F3">
        <w:rPr>
          <w:rFonts w:asciiTheme="minorHAnsi" w:hAnsiTheme="minorHAnsi"/>
          <w:b/>
          <w:bCs/>
          <w:sz w:val="22"/>
          <w:szCs w:val="22"/>
        </w:rPr>
        <w:t>Types of Sampling</w:t>
      </w:r>
      <w:r w:rsidRPr="00EE08F3">
        <w:rPr>
          <w:rFonts w:asciiTheme="minorHAnsi" w:hAnsiTheme="minorHAnsi"/>
          <w:sz w:val="22"/>
          <w:szCs w:val="22"/>
        </w:rPr>
        <w:t>:</w:t>
      </w:r>
    </w:p>
    <w:p w14:paraId="68D552E9" w14:textId="77777777" w:rsidR="001017D3" w:rsidRPr="00EE08F3" w:rsidRDefault="001017D3" w:rsidP="001017D3">
      <w:pPr>
        <w:pStyle w:val="ABodyCopy"/>
        <w:numPr>
          <w:ilvl w:val="1"/>
          <w:numId w:val="32"/>
        </w:numPr>
        <w:rPr>
          <w:rFonts w:asciiTheme="minorHAnsi" w:hAnsiTheme="minorHAnsi"/>
          <w:sz w:val="22"/>
          <w:szCs w:val="22"/>
        </w:rPr>
      </w:pPr>
      <w:r w:rsidRPr="00EE08F3">
        <w:rPr>
          <w:rFonts w:asciiTheme="minorHAnsi" w:hAnsiTheme="minorHAnsi"/>
          <w:b/>
          <w:bCs/>
          <w:sz w:val="22"/>
          <w:szCs w:val="22"/>
        </w:rPr>
        <w:t>Simple Random Sampling</w:t>
      </w:r>
      <w:r w:rsidRPr="00EE08F3">
        <w:rPr>
          <w:rFonts w:asciiTheme="minorHAnsi" w:hAnsiTheme="minorHAnsi"/>
          <w:sz w:val="22"/>
          <w:szCs w:val="22"/>
        </w:rPr>
        <w:t>: Each member of the population has an equal chance of being selected.</w:t>
      </w:r>
    </w:p>
    <w:p w14:paraId="5ADAA662" w14:textId="77777777" w:rsidR="001017D3" w:rsidRPr="00EE08F3" w:rsidRDefault="001017D3" w:rsidP="001017D3">
      <w:pPr>
        <w:pStyle w:val="ABodyCopy"/>
        <w:numPr>
          <w:ilvl w:val="1"/>
          <w:numId w:val="32"/>
        </w:numPr>
        <w:rPr>
          <w:rFonts w:asciiTheme="minorHAnsi" w:hAnsiTheme="minorHAnsi"/>
          <w:sz w:val="22"/>
          <w:szCs w:val="22"/>
        </w:rPr>
      </w:pPr>
      <w:r w:rsidRPr="00EE08F3">
        <w:rPr>
          <w:rFonts w:asciiTheme="minorHAnsi" w:hAnsiTheme="minorHAnsi"/>
          <w:b/>
          <w:bCs/>
          <w:sz w:val="22"/>
          <w:szCs w:val="22"/>
        </w:rPr>
        <w:t>Stratified Random Sampling</w:t>
      </w:r>
      <w:r w:rsidRPr="00EE08F3">
        <w:rPr>
          <w:rFonts w:asciiTheme="minorHAnsi" w:hAnsiTheme="minorHAnsi"/>
          <w:sz w:val="22"/>
          <w:szCs w:val="22"/>
        </w:rPr>
        <w:t>: The population is divided into subgroups, and random samples are taken from each subgroup to ensure representation.</w:t>
      </w:r>
    </w:p>
    <w:p w14:paraId="112DF378" w14:textId="77777777" w:rsidR="001017D3" w:rsidRPr="00EE08F3" w:rsidRDefault="001017D3" w:rsidP="001017D3">
      <w:pPr>
        <w:pStyle w:val="ABodyCopy"/>
        <w:numPr>
          <w:ilvl w:val="1"/>
          <w:numId w:val="32"/>
        </w:numPr>
        <w:rPr>
          <w:rFonts w:asciiTheme="minorHAnsi" w:hAnsiTheme="minorHAnsi"/>
          <w:sz w:val="22"/>
          <w:szCs w:val="22"/>
        </w:rPr>
      </w:pPr>
      <w:r w:rsidRPr="00EE08F3">
        <w:rPr>
          <w:rFonts w:asciiTheme="minorHAnsi" w:hAnsiTheme="minorHAnsi"/>
          <w:b/>
          <w:bCs/>
          <w:sz w:val="22"/>
          <w:szCs w:val="22"/>
        </w:rPr>
        <w:t>Cluster Sampling</w:t>
      </w:r>
      <w:r w:rsidRPr="00EE08F3">
        <w:rPr>
          <w:rFonts w:asciiTheme="minorHAnsi" w:hAnsiTheme="minorHAnsi"/>
          <w:sz w:val="22"/>
          <w:szCs w:val="22"/>
        </w:rPr>
        <w:t>: The population is divided into clusters, and a random sample of clusters is selected, with all members of the selected clusters included in the sample.</w:t>
      </w:r>
    </w:p>
    <w:p w14:paraId="2AE1EB5B" w14:textId="77777777" w:rsidR="001017D3" w:rsidRPr="00EE08F3" w:rsidRDefault="001017D3" w:rsidP="001017D3">
      <w:pPr>
        <w:pStyle w:val="ABodyCopy"/>
        <w:numPr>
          <w:ilvl w:val="1"/>
          <w:numId w:val="32"/>
        </w:numPr>
        <w:rPr>
          <w:rFonts w:asciiTheme="minorHAnsi" w:hAnsiTheme="minorHAnsi"/>
          <w:sz w:val="22"/>
          <w:szCs w:val="22"/>
        </w:rPr>
      </w:pPr>
      <w:r w:rsidRPr="00EE08F3">
        <w:rPr>
          <w:rFonts w:asciiTheme="minorHAnsi" w:hAnsiTheme="minorHAnsi"/>
          <w:b/>
          <w:bCs/>
          <w:sz w:val="22"/>
          <w:szCs w:val="22"/>
        </w:rPr>
        <w:t>Systematic Sampling</w:t>
      </w:r>
      <w:r w:rsidRPr="00EE08F3">
        <w:rPr>
          <w:rFonts w:asciiTheme="minorHAnsi" w:hAnsiTheme="minorHAnsi"/>
          <w:sz w:val="22"/>
          <w:szCs w:val="22"/>
        </w:rPr>
        <w:t>: Every nth member of the population is selected after a random starting point.</w:t>
      </w:r>
    </w:p>
    <w:p w14:paraId="380ED4B5" w14:textId="77777777" w:rsidR="001017D3" w:rsidRPr="00EE08F3" w:rsidRDefault="001017D3" w:rsidP="001017D3">
      <w:pPr>
        <w:pStyle w:val="ABodyCopy"/>
        <w:numPr>
          <w:ilvl w:val="0"/>
          <w:numId w:val="32"/>
        </w:numPr>
        <w:rPr>
          <w:rFonts w:asciiTheme="minorHAnsi" w:hAnsiTheme="minorHAnsi"/>
          <w:sz w:val="22"/>
          <w:szCs w:val="22"/>
        </w:rPr>
      </w:pPr>
      <w:r w:rsidRPr="00EE08F3">
        <w:rPr>
          <w:rFonts w:asciiTheme="minorHAnsi" w:hAnsiTheme="minorHAnsi"/>
          <w:b/>
          <w:bCs/>
          <w:sz w:val="22"/>
          <w:szCs w:val="22"/>
        </w:rPr>
        <w:t>Implementation</w:t>
      </w:r>
      <w:r w:rsidRPr="00EE08F3">
        <w:rPr>
          <w:rFonts w:asciiTheme="minorHAnsi" w:hAnsiTheme="minorHAnsi"/>
          <w:sz w:val="22"/>
          <w:szCs w:val="22"/>
        </w:rPr>
        <w:t>: The chapter provides code examples in SAS, Python, and R for performing simple random sampling with a seed value to ensure reproducibility.</w:t>
      </w:r>
    </w:p>
    <w:p w14:paraId="2C02E4A5" w14:textId="77777777" w:rsidR="001017D3" w:rsidRPr="00EE08F3" w:rsidRDefault="001017D3" w:rsidP="001017D3">
      <w:pPr>
        <w:pStyle w:val="ABodyCopy"/>
        <w:rPr>
          <w:rFonts w:asciiTheme="minorHAnsi" w:hAnsiTheme="minorHAnsi"/>
          <w:b/>
          <w:bCs/>
          <w:sz w:val="22"/>
          <w:szCs w:val="22"/>
        </w:rPr>
      </w:pPr>
      <w:r w:rsidRPr="00EE08F3">
        <w:rPr>
          <w:rFonts w:asciiTheme="minorHAnsi" w:hAnsiTheme="minorHAnsi"/>
          <w:b/>
          <w:bCs/>
          <w:sz w:val="22"/>
          <w:szCs w:val="22"/>
        </w:rPr>
        <w:t>5. Comparison and Choosing the Right Data Import and Sampling Techniques</w:t>
      </w:r>
    </w:p>
    <w:p w14:paraId="060A4CF6" w14:textId="77777777" w:rsidR="001017D3" w:rsidRPr="00EE08F3" w:rsidRDefault="001017D3" w:rsidP="001017D3">
      <w:pPr>
        <w:pStyle w:val="ABodyCopy"/>
        <w:numPr>
          <w:ilvl w:val="0"/>
          <w:numId w:val="33"/>
        </w:numPr>
        <w:rPr>
          <w:rFonts w:asciiTheme="minorHAnsi" w:hAnsiTheme="minorHAnsi"/>
          <w:sz w:val="22"/>
          <w:szCs w:val="22"/>
        </w:rPr>
      </w:pPr>
      <w:r w:rsidRPr="00EE08F3">
        <w:rPr>
          <w:rFonts w:asciiTheme="minorHAnsi" w:hAnsiTheme="minorHAnsi"/>
          <w:b/>
          <w:bCs/>
          <w:sz w:val="22"/>
          <w:szCs w:val="22"/>
        </w:rPr>
        <w:t>Overview</w:t>
      </w:r>
      <w:r w:rsidRPr="00EE08F3">
        <w:rPr>
          <w:rFonts w:asciiTheme="minorHAnsi" w:hAnsiTheme="minorHAnsi"/>
          <w:sz w:val="22"/>
          <w:szCs w:val="22"/>
        </w:rPr>
        <w:t>: The chapter concludes with a comparative analysis of the data import and sampling techniques in SAS, Python, and R, summarizing their strengths and identifying scenarios where each technique might be most effective.</w:t>
      </w:r>
    </w:p>
    <w:p w14:paraId="543723A0" w14:textId="77777777" w:rsidR="001017D3" w:rsidRPr="00EE08F3" w:rsidRDefault="001017D3" w:rsidP="001017D3">
      <w:pPr>
        <w:pStyle w:val="ABodyCopy"/>
        <w:numPr>
          <w:ilvl w:val="0"/>
          <w:numId w:val="33"/>
        </w:numPr>
        <w:rPr>
          <w:rFonts w:asciiTheme="minorHAnsi" w:hAnsiTheme="minorHAnsi"/>
          <w:sz w:val="22"/>
          <w:szCs w:val="22"/>
        </w:rPr>
      </w:pPr>
      <w:r w:rsidRPr="00EE08F3">
        <w:rPr>
          <w:rFonts w:asciiTheme="minorHAnsi" w:hAnsiTheme="minorHAnsi"/>
          <w:b/>
          <w:bCs/>
          <w:sz w:val="22"/>
          <w:szCs w:val="22"/>
        </w:rPr>
        <w:t>Choosing a Method</w:t>
      </w:r>
      <w:r w:rsidRPr="00EE08F3">
        <w:rPr>
          <w:rFonts w:asciiTheme="minorHAnsi" w:hAnsiTheme="minorHAnsi"/>
          <w:sz w:val="22"/>
          <w:szCs w:val="22"/>
        </w:rPr>
        <w:t>: The chapter advises readers on selecting appropriate data import and sampling methods based on their specific project needs, such as dataset size, available resources, and desired analysis outcomes.</w:t>
      </w:r>
    </w:p>
    <w:p w14:paraId="625E9C0C" w14:textId="77777777" w:rsidR="001017D3" w:rsidRPr="00EE08F3" w:rsidRDefault="001017D3" w:rsidP="001017D3">
      <w:pPr>
        <w:pStyle w:val="ABodyCopy"/>
        <w:rPr>
          <w:rFonts w:asciiTheme="minorHAnsi" w:hAnsiTheme="minorHAnsi"/>
          <w:b/>
          <w:bCs/>
          <w:sz w:val="22"/>
          <w:szCs w:val="22"/>
        </w:rPr>
      </w:pPr>
      <w:r w:rsidRPr="00EE08F3">
        <w:rPr>
          <w:rFonts w:asciiTheme="minorHAnsi" w:hAnsiTheme="minorHAnsi"/>
          <w:b/>
          <w:bCs/>
          <w:sz w:val="22"/>
          <w:szCs w:val="22"/>
        </w:rPr>
        <w:t>6. Looking Ahead</w:t>
      </w:r>
    </w:p>
    <w:p w14:paraId="629559EA" w14:textId="77777777" w:rsidR="001017D3" w:rsidRPr="00EE08F3" w:rsidRDefault="001017D3" w:rsidP="001017D3">
      <w:pPr>
        <w:pStyle w:val="ABodyCopy"/>
        <w:numPr>
          <w:ilvl w:val="0"/>
          <w:numId w:val="34"/>
        </w:numPr>
        <w:rPr>
          <w:rFonts w:asciiTheme="minorHAnsi" w:hAnsiTheme="minorHAnsi"/>
          <w:sz w:val="22"/>
          <w:szCs w:val="22"/>
        </w:rPr>
      </w:pPr>
      <w:r w:rsidRPr="00EE08F3">
        <w:rPr>
          <w:rFonts w:asciiTheme="minorHAnsi" w:hAnsiTheme="minorHAnsi"/>
          <w:b/>
          <w:bCs/>
          <w:sz w:val="22"/>
          <w:szCs w:val="22"/>
        </w:rPr>
        <w:t>Transition to Data Transformation</w:t>
      </w:r>
      <w:r w:rsidRPr="00EE08F3">
        <w:rPr>
          <w:rFonts w:asciiTheme="minorHAnsi" w:hAnsiTheme="minorHAnsi"/>
          <w:sz w:val="22"/>
          <w:szCs w:val="22"/>
        </w:rPr>
        <w:t>: The chapter prepares the reader for the next steps in the data science process, which involve transforming the sampled dataset into a modeling dataset by performing data transformations and imputations.</w:t>
      </w:r>
    </w:p>
    <w:p w14:paraId="16A752E2" w14:textId="77777777" w:rsidR="001017D3" w:rsidRPr="00EE08F3" w:rsidRDefault="001017D3" w:rsidP="001017D3">
      <w:pPr>
        <w:pStyle w:val="ABodyCopy"/>
        <w:numPr>
          <w:ilvl w:val="0"/>
          <w:numId w:val="34"/>
        </w:numPr>
        <w:rPr>
          <w:rFonts w:asciiTheme="minorHAnsi" w:hAnsiTheme="minorHAnsi"/>
          <w:sz w:val="22"/>
          <w:szCs w:val="22"/>
        </w:rPr>
      </w:pPr>
      <w:r w:rsidRPr="00EE08F3">
        <w:rPr>
          <w:rFonts w:asciiTheme="minorHAnsi" w:hAnsiTheme="minorHAnsi"/>
          <w:b/>
          <w:bCs/>
          <w:sz w:val="22"/>
          <w:szCs w:val="22"/>
        </w:rPr>
        <w:lastRenderedPageBreak/>
        <w:t>Cross-Referencing</w:t>
      </w:r>
      <w:r w:rsidRPr="00EE08F3">
        <w:rPr>
          <w:rFonts w:asciiTheme="minorHAnsi" w:hAnsiTheme="minorHAnsi"/>
          <w:sz w:val="22"/>
          <w:szCs w:val="22"/>
        </w:rPr>
        <w:t>: It reinforces the importance of understanding how to perform similar tasks across different programming languages, allowing data scientists to leverage the strengths of SAS, Python, and R.</w:t>
      </w:r>
    </w:p>
    <w:p w14:paraId="2C2358A8" w14:textId="77777777" w:rsidR="001017D3" w:rsidRDefault="001017D3" w:rsidP="001017D3">
      <w:pPr>
        <w:pStyle w:val="ABodyCopy"/>
        <w:rPr>
          <w:rFonts w:asciiTheme="minorHAnsi" w:hAnsiTheme="minorHAnsi"/>
          <w:b/>
          <w:bCs/>
          <w:sz w:val="22"/>
          <w:szCs w:val="22"/>
        </w:rPr>
      </w:pPr>
    </w:p>
    <w:p w14:paraId="630CF37B" w14:textId="77777777" w:rsidR="001017D3" w:rsidRDefault="001017D3" w:rsidP="001017D3">
      <w:pPr>
        <w:pStyle w:val="ABodyCopy"/>
        <w:rPr>
          <w:rFonts w:asciiTheme="minorHAnsi" w:hAnsiTheme="minorHAnsi"/>
          <w:b/>
          <w:bCs/>
          <w:sz w:val="22"/>
          <w:szCs w:val="22"/>
        </w:rPr>
      </w:pPr>
    </w:p>
    <w:p w14:paraId="02E59658" w14:textId="77777777" w:rsidR="001017D3" w:rsidRDefault="001017D3" w:rsidP="001017D3">
      <w:pPr>
        <w:pStyle w:val="ABodyCopy"/>
        <w:rPr>
          <w:rFonts w:asciiTheme="minorHAnsi" w:hAnsiTheme="minorHAnsi"/>
          <w:b/>
          <w:bCs/>
          <w:sz w:val="22"/>
          <w:szCs w:val="22"/>
        </w:rPr>
      </w:pPr>
    </w:p>
    <w:p w14:paraId="3CC56D95" w14:textId="77777777" w:rsidR="001017D3" w:rsidRDefault="001017D3" w:rsidP="001017D3">
      <w:pPr>
        <w:pStyle w:val="ABodyCopy"/>
        <w:rPr>
          <w:rFonts w:asciiTheme="minorHAnsi" w:hAnsiTheme="minorHAnsi"/>
          <w:b/>
          <w:bCs/>
          <w:sz w:val="22"/>
          <w:szCs w:val="22"/>
        </w:rPr>
      </w:pPr>
    </w:p>
    <w:p w14:paraId="7D09CF22" w14:textId="77777777" w:rsidR="001017D3" w:rsidRDefault="001017D3" w:rsidP="001017D3">
      <w:pPr>
        <w:pStyle w:val="ABodyCopy"/>
        <w:rPr>
          <w:rFonts w:asciiTheme="minorHAnsi" w:hAnsiTheme="minorHAnsi"/>
          <w:b/>
          <w:bCs/>
          <w:sz w:val="22"/>
          <w:szCs w:val="22"/>
        </w:rPr>
      </w:pPr>
    </w:p>
    <w:p w14:paraId="7C5C52AB" w14:textId="77777777" w:rsidR="001017D3" w:rsidRDefault="001017D3" w:rsidP="001017D3">
      <w:pPr>
        <w:pStyle w:val="ABodyCopy"/>
        <w:rPr>
          <w:rFonts w:asciiTheme="minorHAnsi" w:hAnsiTheme="minorHAnsi"/>
          <w:b/>
          <w:bCs/>
          <w:sz w:val="22"/>
          <w:szCs w:val="22"/>
        </w:rPr>
      </w:pPr>
    </w:p>
    <w:p w14:paraId="7CDC6C1E" w14:textId="77777777" w:rsidR="001017D3" w:rsidRDefault="001017D3" w:rsidP="001017D3">
      <w:pPr>
        <w:pStyle w:val="ABodyCopy"/>
        <w:rPr>
          <w:rFonts w:asciiTheme="minorHAnsi" w:hAnsiTheme="minorHAnsi"/>
          <w:b/>
          <w:bCs/>
          <w:sz w:val="22"/>
          <w:szCs w:val="22"/>
        </w:rPr>
      </w:pPr>
    </w:p>
    <w:p w14:paraId="2F2CC0CC" w14:textId="77777777" w:rsidR="001017D3" w:rsidRDefault="001017D3" w:rsidP="001017D3">
      <w:pPr>
        <w:pStyle w:val="ABodyCopy"/>
        <w:rPr>
          <w:rFonts w:asciiTheme="minorHAnsi" w:hAnsiTheme="minorHAnsi"/>
          <w:b/>
          <w:bCs/>
          <w:sz w:val="22"/>
          <w:szCs w:val="22"/>
        </w:rPr>
      </w:pPr>
    </w:p>
    <w:p w14:paraId="62ED1C5D" w14:textId="77777777" w:rsidR="001017D3" w:rsidRDefault="001017D3" w:rsidP="001017D3">
      <w:pPr>
        <w:pStyle w:val="ABodyCopy"/>
        <w:rPr>
          <w:rFonts w:asciiTheme="minorHAnsi" w:hAnsiTheme="minorHAnsi"/>
          <w:b/>
          <w:bCs/>
          <w:sz w:val="22"/>
          <w:szCs w:val="22"/>
        </w:rPr>
      </w:pPr>
    </w:p>
    <w:p w14:paraId="3D65F5D9" w14:textId="77777777" w:rsidR="001017D3" w:rsidRDefault="001017D3" w:rsidP="001017D3">
      <w:pPr>
        <w:pStyle w:val="ABodyCopy"/>
        <w:rPr>
          <w:rFonts w:asciiTheme="minorHAnsi" w:hAnsiTheme="minorHAnsi"/>
          <w:b/>
          <w:bCs/>
          <w:sz w:val="22"/>
          <w:szCs w:val="22"/>
        </w:rPr>
      </w:pPr>
    </w:p>
    <w:p w14:paraId="0B956C6A" w14:textId="77777777" w:rsidR="001017D3" w:rsidRDefault="001017D3" w:rsidP="001017D3">
      <w:pPr>
        <w:pStyle w:val="ABodyCopy"/>
        <w:rPr>
          <w:rFonts w:asciiTheme="minorHAnsi" w:hAnsiTheme="minorHAnsi"/>
          <w:b/>
          <w:bCs/>
          <w:sz w:val="22"/>
          <w:szCs w:val="22"/>
        </w:rPr>
      </w:pPr>
    </w:p>
    <w:p w14:paraId="7E6CC52B" w14:textId="77777777" w:rsidR="001017D3" w:rsidRDefault="001017D3" w:rsidP="001017D3">
      <w:pPr>
        <w:pStyle w:val="ABodyCopy"/>
        <w:rPr>
          <w:rFonts w:asciiTheme="minorHAnsi" w:hAnsiTheme="minorHAnsi"/>
          <w:b/>
          <w:bCs/>
          <w:sz w:val="22"/>
          <w:szCs w:val="22"/>
        </w:rPr>
      </w:pPr>
    </w:p>
    <w:p w14:paraId="2DD4F856" w14:textId="77777777" w:rsidR="001017D3" w:rsidRDefault="001017D3" w:rsidP="001017D3">
      <w:pPr>
        <w:pStyle w:val="ABodyCopy"/>
        <w:rPr>
          <w:rFonts w:asciiTheme="minorHAnsi" w:hAnsiTheme="minorHAnsi"/>
          <w:b/>
          <w:bCs/>
          <w:sz w:val="22"/>
          <w:szCs w:val="22"/>
        </w:rPr>
      </w:pPr>
    </w:p>
    <w:p w14:paraId="5E47BC81" w14:textId="77777777" w:rsidR="001017D3" w:rsidRDefault="001017D3" w:rsidP="001017D3">
      <w:pPr>
        <w:pStyle w:val="ABodyCopy"/>
        <w:rPr>
          <w:rFonts w:asciiTheme="minorHAnsi" w:hAnsiTheme="minorHAnsi"/>
          <w:b/>
          <w:bCs/>
          <w:sz w:val="22"/>
          <w:szCs w:val="22"/>
        </w:rPr>
      </w:pPr>
    </w:p>
    <w:p w14:paraId="011782B9" w14:textId="77777777" w:rsidR="001017D3" w:rsidRDefault="001017D3" w:rsidP="001017D3">
      <w:pPr>
        <w:pStyle w:val="ABodyCopy"/>
        <w:rPr>
          <w:rFonts w:asciiTheme="minorHAnsi" w:hAnsiTheme="minorHAnsi"/>
          <w:b/>
          <w:bCs/>
          <w:sz w:val="22"/>
          <w:szCs w:val="22"/>
        </w:rPr>
      </w:pPr>
    </w:p>
    <w:p w14:paraId="7DFEAF39" w14:textId="77777777" w:rsidR="001017D3" w:rsidRDefault="001017D3" w:rsidP="001017D3">
      <w:pPr>
        <w:pStyle w:val="ABodyCopy"/>
        <w:rPr>
          <w:rFonts w:asciiTheme="minorHAnsi" w:hAnsiTheme="minorHAnsi"/>
          <w:b/>
          <w:bCs/>
          <w:sz w:val="22"/>
          <w:szCs w:val="22"/>
        </w:rPr>
      </w:pPr>
    </w:p>
    <w:p w14:paraId="2E950A81" w14:textId="77777777" w:rsidR="001017D3" w:rsidRDefault="001017D3" w:rsidP="001017D3">
      <w:pPr>
        <w:pStyle w:val="ABodyCopy"/>
        <w:rPr>
          <w:rFonts w:asciiTheme="minorHAnsi" w:hAnsiTheme="minorHAnsi"/>
          <w:b/>
          <w:bCs/>
          <w:sz w:val="22"/>
          <w:szCs w:val="22"/>
        </w:rPr>
      </w:pPr>
    </w:p>
    <w:p w14:paraId="26C0D25A" w14:textId="77777777" w:rsidR="001017D3" w:rsidRDefault="001017D3" w:rsidP="001017D3">
      <w:pPr>
        <w:pStyle w:val="ABodyCopy"/>
        <w:rPr>
          <w:rFonts w:asciiTheme="minorHAnsi" w:hAnsiTheme="minorHAnsi"/>
          <w:b/>
          <w:bCs/>
          <w:sz w:val="22"/>
          <w:szCs w:val="22"/>
        </w:rPr>
      </w:pPr>
    </w:p>
    <w:p w14:paraId="4E529837" w14:textId="77777777" w:rsidR="001017D3" w:rsidRDefault="001017D3" w:rsidP="001017D3">
      <w:pPr>
        <w:pStyle w:val="ABodyCopy"/>
        <w:rPr>
          <w:rFonts w:asciiTheme="minorHAnsi" w:hAnsiTheme="minorHAnsi"/>
          <w:b/>
          <w:bCs/>
          <w:sz w:val="22"/>
          <w:szCs w:val="22"/>
        </w:rPr>
      </w:pPr>
    </w:p>
    <w:p w14:paraId="51A667CC" w14:textId="77777777" w:rsidR="001017D3" w:rsidRDefault="001017D3" w:rsidP="001017D3">
      <w:pPr>
        <w:pStyle w:val="ABodyCopy"/>
        <w:rPr>
          <w:rFonts w:asciiTheme="minorHAnsi" w:hAnsiTheme="minorHAnsi"/>
          <w:b/>
          <w:bCs/>
          <w:sz w:val="22"/>
          <w:szCs w:val="22"/>
        </w:rPr>
      </w:pPr>
    </w:p>
    <w:p w14:paraId="77E8D393" w14:textId="77777777" w:rsidR="001017D3" w:rsidRDefault="001017D3" w:rsidP="001017D3">
      <w:pPr>
        <w:pStyle w:val="ABodyCopy"/>
        <w:rPr>
          <w:rFonts w:asciiTheme="minorHAnsi" w:hAnsiTheme="minorHAnsi"/>
          <w:b/>
          <w:bCs/>
          <w:sz w:val="22"/>
          <w:szCs w:val="22"/>
        </w:rPr>
      </w:pPr>
    </w:p>
    <w:p w14:paraId="3A099FC5" w14:textId="77777777" w:rsidR="001017D3" w:rsidRDefault="001017D3" w:rsidP="001017D3">
      <w:pPr>
        <w:pStyle w:val="Heading1"/>
      </w:pPr>
      <w:bookmarkStart w:id="31" w:name="_Toc174889541"/>
      <w:r>
        <w:lastRenderedPageBreak/>
        <w:t>Chapter 2 Quiz</w:t>
      </w:r>
      <w:bookmarkEnd w:id="31"/>
    </w:p>
    <w:p w14:paraId="1E431BAA" w14:textId="77777777" w:rsidR="001017D3" w:rsidRDefault="001017D3" w:rsidP="001017D3">
      <w:pPr>
        <w:pStyle w:val="ABodyCopy"/>
        <w:rPr>
          <w:rFonts w:asciiTheme="minorHAnsi" w:hAnsiTheme="minorHAnsi"/>
          <w:b/>
          <w:bCs/>
          <w:sz w:val="22"/>
          <w:szCs w:val="22"/>
        </w:rPr>
      </w:pPr>
    </w:p>
    <w:p w14:paraId="0F890D18" w14:textId="77777777" w:rsidR="001017D3" w:rsidRPr="00EE08F3" w:rsidRDefault="001017D3" w:rsidP="001017D3">
      <w:pPr>
        <w:pStyle w:val="ABodyCopy"/>
        <w:rPr>
          <w:rFonts w:asciiTheme="minorHAnsi" w:hAnsiTheme="minorHAnsi"/>
          <w:sz w:val="22"/>
          <w:szCs w:val="22"/>
        </w:rPr>
      </w:pPr>
      <w:r w:rsidRPr="00EE08F3">
        <w:rPr>
          <w:rFonts w:asciiTheme="minorHAnsi" w:hAnsiTheme="minorHAnsi"/>
          <w:b/>
          <w:bCs/>
          <w:sz w:val="22"/>
          <w:szCs w:val="22"/>
        </w:rPr>
        <w:t>Questions:</w:t>
      </w:r>
    </w:p>
    <w:p w14:paraId="17C81E60" w14:textId="77777777" w:rsidR="001017D3" w:rsidRPr="00EE08F3" w:rsidRDefault="001017D3" w:rsidP="001017D3">
      <w:pPr>
        <w:pStyle w:val="ABodyCopy"/>
        <w:numPr>
          <w:ilvl w:val="0"/>
          <w:numId w:val="35"/>
        </w:numPr>
        <w:rPr>
          <w:rFonts w:asciiTheme="minorHAnsi" w:hAnsiTheme="minorHAnsi"/>
          <w:sz w:val="22"/>
          <w:szCs w:val="22"/>
        </w:rPr>
      </w:pPr>
      <w:r w:rsidRPr="00EE08F3">
        <w:rPr>
          <w:rFonts w:asciiTheme="minorHAnsi" w:hAnsiTheme="minorHAnsi"/>
          <w:sz w:val="22"/>
          <w:szCs w:val="22"/>
        </w:rPr>
        <w:t>What is the significance of the "Garbage In, Garbage Out" (GIGO) principle in data science?</w:t>
      </w:r>
    </w:p>
    <w:p w14:paraId="7341F561" w14:textId="77777777" w:rsidR="001017D3" w:rsidRPr="00EE08F3" w:rsidRDefault="001017D3" w:rsidP="001017D3">
      <w:pPr>
        <w:pStyle w:val="ABodyCopy"/>
        <w:numPr>
          <w:ilvl w:val="0"/>
          <w:numId w:val="35"/>
        </w:numPr>
        <w:rPr>
          <w:rFonts w:asciiTheme="minorHAnsi" w:hAnsiTheme="minorHAnsi"/>
          <w:sz w:val="22"/>
          <w:szCs w:val="22"/>
        </w:rPr>
      </w:pPr>
      <w:r w:rsidRPr="00EE08F3">
        <w:rPr>
          <w:rFonts w:asciiTheme="minorHAnsi" w:hAnsiTheme="minorHAnsi"/>
          <w:sz w:val="22"/>
          <w:szCs w:val="22"/>
        </w:rPr>
        <w:t>Why is high-quality data essential for building reliable and robust models?</w:t>
      </w:r>
    </w:p>
    <w:p w14:paraId="446F8665" w14:textId="77777777" w:rsidR="001017D3" w:rsidRPr="00EE08F3" w:rsidRDefault="001017D3" w:rsidP="001017D3">
      <w:pPr>
        <w:pStyle w:val="ABodyCopy"/>
        <w:numPr>
          <w:ilvl w:val="0"/>
          <w:numId w:val="35"/>
        </w:numPr>
        <w:rPr>
          <w:rFonts w:asciiTheme="minorHAnsi" w:hAnsiTheme="minorHAnsi"/>
          <w:sz w:val="22"/>
          <w:szCs w:val="22"/>
        </w:rPr>
      </w:pPr>
      <w:r w:rsidRPr="00EE08F3">
        <w:rPr>
          <w:rFonts w:asciiTheme="minorHAnsi" w:hAnsiTheme="minorHAnsi"/>
          <w:sz w:val="22"/>
          <w:szCs w:val="22"/>
        </w:rPr>
        <w:t>Describe the structure of the Lending Club dataset used in this project.</w:t>
      </w:r>
    </w:p>
    <w:p w14:paraId="0583A9C9" w14:textId="77777777" w:rsidR="001017D3" w:rsidRPr="00EE08F3" w:rsidRDefault="001017D3" w:rsidP="001017D3">
      <w:pPr>
        <w:pStyle w:val="ABodyCopy"/>
        <w:numPr>
          <w:ilvl w:val="0"/>
          <w:numId w:val="35"/>
        </w:numPr>
        <w:rPr>
          <w:rFonts w:asciiTheme="minorHAnsi" w:hAnsiTheme="minorHAnsi"/>
          <w:sz w:val="22"/>
          <w:szCs w:val="22"/>
        </w:rPr>
      </w:pPr>
      <w:r w:rsidRPr="00EE08F3">
        <w:rPr>
          <w:rFonts w:asciiTheme="minorHAnsi" w:hAnsiTheme="minorHAnsi"/>
          <w:sz w:val="22"/>
          <w:szCs w:val="22"/>
        </w:rPr>
        <w:t>Explain the process of creating a target variable for the Lending Club risk model.</w:t>
      </w:r>
    </w:p>
    <w:p w14:paraId="27153660" w14:textId="77777777" w:rsidR="001017D3" w:rsidRPr="00EE08F3" w:rsidRDefault="001017D3" w:rsidP="001017D3">
      <w:pPr>
        <w:pStyle w:val="ABodyCopy"/>
        <w:numPr>
          <w:ilvl w:val="0"/>
          <w:numId w:val="35"/>
        </w:numPr>
        <w:rPr>
          <w:rFonts w:asciiTheme="minorHAnsi" w:hAnsiTheme="minorHAnsi"/>
          <w:sz w:val="22"/>
          <w:szCs w:val="22"/>
        </w:rPr>
      </w:pPr>
      <w:r w:rsidRPr="00EE08F3">
        <w:rPr>
          <w:rFonts w:asciiTheme="minorHAnsi" w:hAnsiTheme="minorHAnsi"/>
          <w:sz w:val="22"/>
          <w:szCs w:val="22"/>
        </w:rPr>
        <w:t>How does SAS's PROC IMPORT procedure facilitate data import and variable selection?</w:t>
      </w:r>
    </w:p>
    <w:p w14:paraId="73D3B6BF" w14:textId="77777777" w:rsidR="001017D3" w:rsidRPr="00EE08F3" w:rsidRDefault="001017D3" w:rsidP="001017D3">
      <w:pPr>
        <w:pStyle w:val="ABodyCopy"/>
        <w:numPr>
          <w:ilvl w:val="0"/>
          <w:numId w:val="35"/>
        </w:numPr>
        <w:rPr>
          <w:rFonts w:asciiTheme="minorHAnsi" w:hAnsiTheme="minorHAnsi"/>
          <w:sz w:val="22"/>
          <w:szCs w:val="22"/>
        </w:rPr>
      </w:pPr>
      <w:r w:rsidRPr="00EE08F3">
        <w:rPr>
          <w:rFonts w:asciiTheme="minorHAnsi" w:hAnsiTheme="minorHAnsi"/>
          <w:sz w:val="22"/>
          <w:szCs w:val="22"/>
        </w:rPr>
        <w:t xml:space="preserve">What is the role of the </w:t>
      </w:r>
      <w:proofErr w:type="gramStart"/>
      <w:r w:rsidRPr="00EE08F3">
        <w:rPr>
          <w:rFonts w:asciiTheme="minorHAnsi" w:hAnsiTheme="minorHAnsi"/>
          <w:sz w:val="22"/>
          <w:szCs w:val="22"/>
        </w:rPr>
        <w:t>pandas</w:t>
      </w:r>
      <w:proofErr w:type="gramEnd"/>
      <w:r w:rsidRPr="00EE08F3">
        <w:rPr>
          <w:rFonts w:asciiTheme="minorHAnsi" w:hAnsiTheme="minorHAnsi"/>
          <w:sz w:val="22"/>
          <w:szCs w:val="22"/>
        </w:rPr>
        <w:t xml:space="preserve"> library in Python for importing data?</w:t>
      </w:r>
    </w:p>
    <w:p w14:paraId="1C16AE3B" w14:textId="77777777" w:rsidR="001017D3" w:rsidRPr="00EE08F3" w:rsidRDefault="001017D3" w:rsidP="001017D3">
      <w:pPr>
        <w:pStyle w:val="ABodyCopy"/>
        <w:numPr>
          <w:ilvl w:val="0"/>
          <w:numId w:val="35"/>
        </w:numPr>
        <w:rPr>
          <w:rFonts w:asciiTheme="minorHAnsi" w:hAnsiTheme="minorHAnsi"/>
          <w:sz w:val="22"/>
          <w:szCs w:val="22"/>
        </w:rPr>
      </w:pPr>
      <w:r w:rsidRPr="00EE08F3">
        <w:rPr>
          <w:rFonts w:asciiTheme="minorHAnsi" w:hAnsiTheme="minorHAnsi"/>
          <w:sz w:val="22"/>
          <w:szCs w:val="22"/>
        </w:rPr>
        <w:t xml:space="preserve">How does R's </w:t>
      </w:r>
      <w:proofErr w:type="spellStart"/>
      <w:r w:rsidRPr="00EE08F3">
        <w:rPr>
          <w:rFonts w:asciiTheme="minorHAnsi" w:hAnsiTheme="minorHAnsi"/>
          <w:sz w:val="22"/>
          <w:szCs w:val="22"/>
        </w:rPr>
        <w:t>fread</w:t>
      </w:r>
      <w:proofErr w:type="spellEnd"/>
      <w:r w:rsidRPr="00EE08F3">
        <w:rPr>
          <w:rFonts w:asciiTheme="minorHAnsi" w:hAnsiTheme="minorHAnsi"/>
          <w:sz w:val="22"/>
          <w:szCs w:val="22"/>
        </w:rPr>
        <w:t xml:space="preserve"> function from the </w:t>
      </w:r>
      <w:proofErr w:type="spellStart"/>
      <w:r w:rsidRPr="00EE08F3">
        <w:rPr>
          <w:rFonts w:asciiTheme="minorHAnsi" w:hAnsiTheme="minorHAnsi"/>
          <w:sz w:val="22"/>
          <w:szCs w:val="22"/>
        </w:rPr>
        <w:t>data.table</w:t>
      </w:r>
      <w:proofErr w:type="spellEnd"/>
      <w:r w:rsidRPr="00EE08F3">
        <w:rPr>
          <w:rFonts w:asciiTheme="minorHAnsi" w:hAnsiTheme="minorHAnsi"/>
          <w:sz w:val="22"/>
          <w:szCs w:val="22"/>
        </w:rPr>
        <w:t xml:space="preserve"> package assist in data import and selection?</w:t>
      </w:r>
    </w:p>
    <w:p w14:paraId="2D26D631" w14:textId="77777777" w:rsidR="001017D3" w:rsidRPr="00EE08F3" w:rsidRDefault="001017D3" w:rsidP="001017D3">
      <w:pPr>
        <w:pStyle w:val="ABodyCopy"/>
        <w:numPr>
          <w:ilvl w:val="0"/>
          <w:numId w:val="35"/>
        </w:numPr>
        <w:rPr>
          <w:rFonts w:asciiTheme="minorHAnsi" w:hAnsiTheme="minorHAnsi"/>
          <w:sz w:val="22"/>
          <w:szCs w:val="22"/>
        </w:rPr>
      </w:pPr>
      <w:r w:rsidRPr="00EE08F3">
        <w:rPr>
          <w:rFonts w:asciiTheme="minorHAnsi" w:hAnsiTheme="minorHAnsi"/>
          <w:sz w:val="22"/>
          <w:szCs w:val="22"/>
        </w:rPr>
        <w:t>Why is it important to download a consistent copy of the dataset before importing it into an analytical environment?</w:t>
      </w:r>
    </w:p>
    <w:p w14:paraId="45F3D796" w14:textId="77777777" w:rsidR="001017D3" w:rsidRPr="00EE08F3" w:rsidRDefault="001017D3" w:rsidP="001017D3">
      <w:pPr>
        <w:pStyle w:val="ABodyCopy"/>
        <w:numPr>
          <w:ilvl w:val="0"/>
          <w:numId w:val="35"/>
        </w:numPr>
        <w:rPr>
          <w:rFonts w:asciiTheme="minorHAnsi" w:hAnsiTheme="minorHAnsi"/>
          <w:sz w:val="22"/>
          <w:szCs w:val="22"/>
        </w:rPr>
      </w:pPr>
      <w:r w:rsidRPr="00EE08F3">
        <w:rPr>
          <w:rFonts w:asciiTheme="minorHAnsi" w:hAnsiTheme="minorHAnsi"/>
          <w:sz w:val="22"/>
          <w:szCs w:val="22"/>
        </w:rPr>
        <w:t>What is simple random sampling, and why is it used in this project?</w:t>
      </w:r>
    </w:p>
    <w:p w14:paraId="36A281C4" w14:textId="77777777" w:rsidR="001017D3" w:rsidRPr="00EE08F3" w:rsidRDefault="001017D3" w:rsidP="001017D3">
      <w:pPr>
        <w:pStyle w:val="ABodyCopy"/>
        <w:numPr>
          <w:ilvl w:val="0"/>
          <w:numId w:val="35"/>
        </w:numPr>
        <w:rPr>
          <w:rFonts w:asciiTheme="minorHAnsi" w:hAnsiTheme="minorHAnsi"/>
          <w:sz w:val="22"/>
          <w:szCs w:val="22"/>
        </w:rPr>
      </w:pPr>
      <w:r w:rsidRPr="00EE08F3">
        <w:rPr>
          <w:rFonts w:asciiTheme="minorHAnsi" w:hAnsiTheme="minorHAnsi"/>
          <w:sz w:val="22"/>
          <w:szCs w:val="22"/>
        </w:rPr>
        <w:t>How does stratified random sampling ensure representation of subgroups in a dataset?</w:t>
      </w:r>
    </w:p>
    <w:p w14:paraId="135901BD" w14:textId="77777777" w:rsidR="001017D3" w:rsidRPr="00EE08F3" w:rsidRDefault="001017D3" w:rsidP="001017D3">
      <w:pPr>
        <w:pStyle w:val="ABodyCopy"/>
        <w:numPr>
          <w:ilvl w:val="0"/>
          <w:numId w:val="35"/>
        </w:numPr>
        <w:rPr>
          <w:rFonts w:asciiTheme="minorHAnsi" w:hAnsiTheme="minorHAnsi"/>
          <w:sz w:val="22"/>
          <w:szCs w:val="22"/>
        </w:rPr>
      </w:pPr>
      <w:r w:rsidRPr="00EE08F3">
        <w:rPr>
          <w:rFonts w:asciiTheme="minorHAnsi" w:hAnsiTheme="minorHAnsi"/>
          <w:sz w:val="22"/>
          <w:szCs w:val="22"/>
        </w:rPr>
        <w:t>Describe the process of cluster sampling and its applications.</w:t>
      </w:r>
    </w:p>
    <w:p w14:paraId="58A478B7" w14:textId="77777777" w:rsidR="001017D3" w:rsidRPr="00EE08F3" w:rsidRDefault="001017D3" w:rsidP="001017D3">
      <w:pPr>
        <w:pStyle w:val="ABodyCopy"/>
        <w:numPr>
          <w:ilvl w:val="0"/>
          <w:numId w:val="35"/>
        </w:numPr>
        <w:rPr>
          <w:rFonts w:asciiTheme="minorHAnsi" w:hAnsiTheme="minorHAnsi"/>
          <w:sz w:val="22"/>
          <w:szCs w:val="22"/>
        </w:rPr>
      </w:pPr>
      <w:r w:rsidRPr="00EE08F3">
        <w:rPr>
          <w:rFonts w:asciiTheme="minorHAnsi" w:hAnsiTheme="minorHAnsi"/>
          <w:sz w:val="22"/>
          <w:szCs w:val="22"/>
        </w:rPr>
        <w:t>What is systematic sampling, and when is it most useful?</w:t>
      </w:r>
    </w:p>
    <w:p w14:paraId="38B7E224" w14:textId="77777777" w:rsidR="001017D3" w:rsidRPr="00EE08F3" w:rsidRDefault="001017D3" w:rsidP="001017D3">
      <w:pPr>
        <w:pStyle w:val="ABodyCopy"/>
        <w:numPr>
          <w:ilvl w:val="0"/>
          <w:numId w:val="35"/>
        </w:numPr>
        <w:rPr>
          <w:rFonts w:asciiTheme="minorHAnsi" w:hAnsiTheme="minorHAnsi"/>
          <w:sz w:val="22"/>
          <w:szCs w:val="22"/>
        </w:rPr>
      </w:pPr>
      <w:r w:rsidRPr="00EE08F3">
        <w:rPr>
          <w:rFonts w:asciiTheme="minorHAnsi" w:hAnsiTheme="minorHAnsi"/>
          <w:sz w:val="22"/>
          <w:szCs w:val="22"/>
        </w:rPr>
        <w:t>How does the use of a seed value in sampling ensure reproducibility?</w:t>
      </w:r>
    </w:p>
    <w:p w14:paraId="016B5ADF" w14:textId="77777777" w:rsidR="001017D3" w:rsidRPr="00EE08F3" w:rsidRDefault="001017D3" w:rsidP="001017D3">
      <w:pPr>
        <w:pStyle w:val="ABodyCopy"/>
        <w:numPr>
          <w:ilvl w:val="0"/>
          <w:numId w:val="35"/>
        </w:numPr>
        <w:rPr>
          <w:rFonts w:asciiTheme="minorHAnsi" w:hAnsiTheme="minorHAnsi"/>
          <w:sz w:val="22"/>
          <w:szCs w:val="22"/>
        </w:rPr>
      </w:pPr>
      <w:r w:rsidRPr="00EE08F3">
        <w:rPr>
          <w:rFonts w:asciiTheme="minorHAnsi" w:hAnsiTheme="minorHAnsi"/>
          <w:sz w:val="22"/>
          <w:szCs w:val="22"/>
        </w:rPr>
        <w:t>Compare the data import and sampling techniques in SAS, Python, and R.</w:t>
      </w:r>
    </w:p>
    <w:p w14:paraId="0E89BDAF" w14:textId="77777777" w:rsidR="001017D3" w:rsidRPr="00EE08F3" w:rsidRDefault="001017D3" w:rsidP="001017D3">
      <w:pPr>
        <w:pStyle w:val="ABodyCopy"/>
        <w:numPr>
          <w:ilvl w:val="0"/>
          <w:numId w:val="35"/>
        </w:numPr>
        <w:rPr>
          <w:rFonts w:asciiTheme="minorHAnsi" w:hAnsiTheme="minorHAnsi"/>
          <w:sz w:val="22"/>
          <w:szCs w:val="22"/>
        </w:rPr>
      </w:pPr>
      <w:r w:rsidRPr="00EE08F3">
        <w:rPr>
          <w:rFonts w:asciiTheme="minorHAnsi" w:hAnsiTheme="minorHAnsi"/>
          <w:sz w:val="22"/>
          <w:szCs w:val="22"/>
        </w:rPr>
        <w:t>What factors should be considered when choosing a data import method?</w:t>
      </w:r>
    </w:p>
    <w:p w14:paraId="553E9D8B" w14:textId="77777777" w:rsidR="001017D3" w:rsidRPr="00EE08F3" w:rsidRDefault="001017D3" w:rsidP="001017D3">
      <w:pPr>
        <w:pStyle w:val="ABodyCopy"/>
        <w:numPr>
          <w:ilvl w:val="0"/>
          <w:numId w:val="35"/>
        </w:numPr>
        <w:rPr>
          <w:rFonts w:asciiTheme="minorHAnsi" w:hAnsiTheme="minorHAnsi"/>
          <w:sz w:val="22"/>
          <w:szCs w:val="22"/>
        </w:rPr>
      </w:pPr>
      <w:r w:rsidRPr="00EE08F3">
        <w:rPr>
          <w:rFonts w:asciiTheme="minorHAnsi" w:hAnsiTheme="minorHAnsi"/>
          <w:sz w:val="22"/>
          <w:szCs w:val="22"/>
        </w:rPr>
        <w:t>Why might a data scientist choose to sample a dataset before analysis?</w:t>
      </w:r>
    </w:p>
    <w:p w14:paraId="5E2EC0F6" w14:textId="77777777" w:rsidR="001017D3" w:rsidRPr="00EE08F3" w:rsidRDefault="001017D3" w:rsidP="001017D3">
      <w:pPr>
        <w:pStyle w:val="ABodyCopy"/>
        <w:numPr>
          <w:ilvl w:val="0"/>
          <w:numId w:val="35"/>
        </w:numPr>
        <w:rPr>
          <w:rFonts w:asciiTheme="minorHAnsi" w:hAnsiTheme="minorHAnsi"/>
          <w:sz w:val="22"/>
          <w:szCs w:val="22"/>
        </w:rPr>
      </w:pPr>
      <w:r w:rsidRPr="00EE08F3">
        <w:rPr>
          <w:rFonts w:asciiTheme="minorHAnsi" w:hAnsiTheme="minorHAnsi"/>
          <w:sz w:val="22"/>
          <w:szCs w:val="22"/>
        </w:rPr>
        <w:t>How does understanding different sampling techniques benefit a data scientist?</w:t>
      </w:r>
    </w:p>
    <w:p w14:paraId="42AD8F42" w14:textId="77777777" w:rsidR="001017D3" w:rsidRPr="00EE08F3" w:rsidRDefault="001017D3" w:rsidP="001017D3">
      <w:pPr>
        <w:pStyle w:val="ABodyCopy"/>
        <w:numPr>
          <w:ilvl w:val="0"/>
          <w:numId w:val="35"/>
        </w:numPr>
        <w:rPr>
          <w:rFonts w:asciiTheme="minorHAnsi" w:hAnsiTheme="minorHAnsi"/>
          <w:sz w:val="22"/>
          <w:szCs w:val="22"/>
        </w:rPr>
      </w:pPr>
      <w:r w:rsidRPr="00EE08F3">
        <w:rPr>
          <w:rFonts w:asciiTheme="minorHAnsi" w:hAnsiTheme="minorHAnsi"/>
          <w:sz w:val="22"/>
          <w:szCs w:val="22"/>
        </w:rPr>
        <w:lastRenderedPageBreak/>
        <w:t>What are the benefits of reducing the size of a dataset through sampling?</w:t>
      </w:r>
    </w:p>
    <w:p w14:paraId="175DB46A" w14:textId="77777777" w:rsidR="001017D3" w:rsidRPr="00EE08F3" w:rsidRDefault="001017D3" w:rsidP="001017D3">
      <w:pPr>
        <w:pStyle w:val="ABodyCopy"/>
        <w:numPr>
          <w:ilvl w:val="0"/>
          <w:numId w:val="35"/>
        </w:numPr>
        <w:rPr>
          <w:rFonts w:asciiTheme="minorHAnsi" w:hAnsiTheme="minorHAnsi"/>
          <w:sz w:val="22"/>
          <w:szCs w:val="22"/>
        </w:rPr>
      </w:pPr>
      <w:r w:rsidRPr="00EE08F3">
        <w:rPr>
          <w:rFonts w:asciiTheme="minorHAnsi" w:hAnsiTheme="minorHAnsi"/>
          <w:sz w:val="22"/>
          <w:szCs w:val="22"/>
        </w:rPr>
        <w:t>How does cross-referencing programming languages enhance a data scientist’s ability to work with different tools?</w:t>
      </w:r>
    </w:p>
    <w:p w14:paraId="00DF0D65" w14:textId="77777777" w:rsidR="001017D3" w:rsidRPr="00EE08F3" w:rsidRDefault="001017D3" w:rsidP="001017D3">
      <w:pPr>
        <w:pStyle w:val="ABodyCopy"/>
        <w:numPr>
          <w:ilvl w:val="0"/>
          <w:numId w:val="35"/>
        </w:numPr>
        <w:rPr>
          <w:rFonts w:asciiTheme="minorHAnsi" w:hAnsiTheme="minorHAnsi"/>
          <w:sz w:val="22"/>
          <w:szCs w:val="22"/>
        </w:rPr>
      </w:pPr>
      <w:r w:rsidRPr="00EE08F3">
        <w:rPr>
          <w:rFonts w:asciiTheme="minorHAnsi" w:hAnsiTheme="minorHAnsi"/>
          <w:sz w:val="22"/>
          <w:szCs w:val="22"/>
        </w:rPr>
        <w:t>What are the next steps after importing and sampling data in a data science project?</w:t>
      </w:r>
    </w:p>
    <w:p w14:paraId="081188BA" w14:textId="77777777" w:rsidR="001017D3" w:rsidRDefault="001017D3" w:rsidP="001017D3">
      <w:pPr>
        <w:pStyle w:val="ABodyCopy"/>
        <w:ind w:left="0"/>
        <w:rPr>
          <w:rFonts w:asciiTheme="minorHAnsi" w:hAnsiTheme="minorHAnsi"/>
          <w:sz w:val="22"/>
          <w:szCs w:val="22"/>
        </w:rPr>
      </w:pPr>
    </w:p>
    <w:p w14:paraId="23B7016B" w14:textId="77777777" w:rsidR="001017D3" w:rsidRDefault="001017D3" w:rsidP="001017D3">
      <w:pPr>
        <w:pStyle w:val="ABodyCopy"/>
        <w:ind w:left="0"/>
        <w:rPr>
          <w:rFonts w:asciiTheme="minorHAnsi" w:hAnsiTheme="minorHAnsi"/>
          <w:sz w:val="22"/>
          <w:szCs w:val="22"/>
        </w:rPr>
      </w:pPr>
    </w:p>
    <w:p w14:paraId="3EBE2D8A" w14:textId="77777777" w:rsidR="001017D3" w:rsidRDefault="001017D3" w:rsidP="001017D3">
      <w:pPr>
        <w:pStyle w:val="ABodyCopy"/>
        <w:ind w:left="0"/>
        <w:rPr>
          <w:rFonts w:asciiTheme="minorHAnsi" w:hAnsiTheme="minorHAnsi"/>
          <w:sz w:val="22"/>
          <w:szCs w:val="22"/>
        </w:rPr>
      </w:pPr>
    </w:p>
    <w:p w14:paraId="20E5EA27" w14:textId="77777777" w:rsidR="001017D3" w:rsidRDefault="001017D3" w:rsidP="001017D3">
      <w:pPr>
        <w:pStyle w:val="ABodyCopy"/>
        <w:ind w:left="0"/>
        <w:rPr>
          <w:rFonts w:asciiTheme="minorHAnsi" w:hAnsiTheme="minorHAnsi"/>
          <w:sz w:val="22"/>
          <w:szCs w:val="22"/>
        </w:rPr>
      </w:pPr>
    </w:p>
    <w:p w14:paraId="2F54A240" w14:textId="77777777" w:rsidR="001017D3" w:rsidRDefault="001017D3" w:rsidP="001017D3">
      <w:pPr>
        <w:pStyle w:val="ABodyCopy"/>
        <w:ind w:left="0"/>
        <w:rPr>
          <w:rFonts w:asciiTheme="minorHAnsi" w:hAnsiTheme="minorHAnsi"/>
          <w:sz w:val="22"/>
          <w:szCs w:val="22"/>
        </w:rPr>
      </w:pPr>
    </w:p>
    <w:p w14:paraId="5CE1410C" w14:textId="77777777" w:rsidR="001017D3" w:rsidRDefault="001017D3" w:rsidP="001017D3">
      <w:pPr>
        <w:pStyle w:val="ABodyCopy"/>
        <w:ind w:left="0"/>
        <w:rPr>
          <w:rFonts w:asciiTheme="minorHAnsi" w:hAnsiTheme="minorHAnsi"/>
          <w:sz w:val="22"/>
          <w:szCs w:val="22"/>
        </w:rPr>
      </w:pPr>
    </w:p>
    <w:p w14:paraId="4889545B" w14:textId="77777777" w:rsidR="001017D3" w:rsidRDefault="001017D3" w:rsidP="001017D3">
      <w:pPr>
        <w:pStyle w:val="ABodyCopy"/>
        <w:ind w:left="0"/>
        <w:rPr>
          <w:rFonts w:asciiTheme="minorHAnsi" w:hAnsiTheme="minorHAnsi"/>
          <w:sz w:val="22"/>
          <w:szCs w:val="22"/>
        </w:rPr>
      </w:pPr>
    </w:p>
    <w:p w14:paraId="57760F95" w14:textId="77777777" w:rsidR="001017D3" w:rsidRDefault="001017D3" w:rsidP="001017D3">
      <w:pPr>
        <w:pStyle w:val="ABodyCopy"/>
        <w:ind w:left="0"/>
        <w:rPr>
          <w:rFonts w:asciiTheme="minorHAnsi" w:hAnsiTheme="minorHAnsi"/>
          <w:sz w:val="22"/>
          <w:szCs w:val="22"/>
        </w:rPr>
      </w:pPr>
    </w:p>
    <w:p w14:paraId="6740AFE0" w14:textId="77777777" w:rsidR="001017D3" w:rsidRDefault="001017D3" w:rsidP="001017D3">
      <w:pPr>
        <w:pStyle w:val="ABodyCopy"/>
        <w:ind w:left="0"/>
        <w:rPr>
          <w:rFonts w:asciiTheme="minorHAnsi" w:hAnsiTheme="minorHAnsi"/>
          <w:sz w:val="22"/>
          <w:szCs w:val="22"/>
        </w:rPr>
      </w:pPr>
    </w:p>
    <w:p w14:paraId="37A82208" w14:textId="77777777" w:rsidR="001017D3" w:rsidRDefault="001017D3" w:rsidP="001017D3">
      <w:pPr>
        <w:pStyle w:val="ABodyCopy"/>
        <w:ind w:left="0"/>
        <w:rPr>
          <w:rFonts w:asciiTheme="minorHAnsi" w:hAnsiTheme="minorHAnsi"/>
          <w:sz w:val="22"/>
          <w:szCs w:val="22"/>
        </w:rPr>
      </w:pPr>
    </w:p>
    <w:p w14:paraId="482E57D6" w14:textId="77777777" w:rsidR="001017D3" w:rsidRDefault="001017D3" w:rsidP="001017D3">
      <w:pPr>
        <w:pStyle w:val="ABodyCopy"/>
        <w:ind w:left="0"/>
        <w:rPr>
          <w:rFonts w:asciiTheme="minorHAnsi" w:hAnsiTheme="minorHAnsi"/>
          <w:sz w:val="22"/>
          <w:szCs w:val="22"/>
        </w:rPr>
      </w:pPr>
    </w:p>
    <w:p w14:paraId="34EC78CC" w14:textId="77777777" w:rsidR="001017D3" w:rsidRDefault="001017D3" w:rsidP="001017D3">
      <w:pPr>
        <w:pStyle w:val="ABodyCopy"/>
        <w:ind w:left="0"/>
        <w:rPr>
          <w:rFonts w:asciiTheme="minorHAnsi" w:hAnsiTheme="minorHAnsi"/>
          <w:sz w:val="22"/>
          <w:szCs w:val="22"/>
        </w:rPr>
      </w:pPr>
    </w:p>
    <w:p w14:paraId="6EE2EB98" w14:textId="77777777" w:rsidR="001017D3" w:rsidRDefault="001017D3" w:rsidP="001017D3">
      <w:pPr>
        <w:pStyle w:val="ABodyCopy"/>
        <w:ind w:left="0"/>
        <w:rPr>
          <w:rFonts w:asciiTheme="minorHAnsi" w:hAnsiTheme="minorHAnsi"/>
          <w:sz w:val="22"/>
          <w:szCs w:val="22"/>
        </w:rPr>
      </w:pPr>
    </w:p>
    <w:p w14:paraId="12751CFC" w14:textId="77777777" w:rsidR="001017D3" w:rsidRDefault="001017D3" w:rsidP="001017D3">
      <w:pPr>
        <w:pStyle w:val="ABodyCopy"/>
        <w:ind w:left="0"/>
        <w:rPr>
          <w:rFonts w:asciiTheme="minorHAnsi" w:hAnsiTheme="minorHAnsi"/>
          <w:sz w:val="22"/>
          <w:szCs w:val="22"/>
        </w:rPr>
      </w:pPr>
    </w:p>
    <w:p w14:paraId="31E59F47" w14:textId="77777777" w:rsidR="001017D3" w:rsidRDefault="001017D3" w:rsidP="001017D3">
      <w:pPr>
        <w:pStyle w:val="ABodyCopy"/>
        <w:ind w:left="0"/>
        <w:rPr>
          <w:rFonts w:asciiTheme="minorHAnsi" w:hAnsiTheme="minorHAnsi"/>
          <w:sz w:val="22"/>
          <w:szCs w:val="22"/>
        </w:rPr>
      </w:pPr>
    </w:p>
    <w:p w14:paraId="511C3551" w14:textId="77777777" w:rsidR="001017D3" w:rsidRDefault="001017D3" w:rsidP="001017D3">
      <w:pPr>
        <w:pStyle w:val="ABodyCopy"/>
        <w:ind w:left="0"/>
        <w:rPr>
          <w:rFonts w:asciiTheme="minorHAnsi" w:hAnsiTheme="minorHAnsi"/>
          <w:sz w:val="22"/>
          <w:szCs w:val="22"/>
        </w:rPr>
      </w:pPr>
    </w:p>
    <w:p w14:paraId="42364C0D" w14:textId="77777777" w:rsidR="001017D3" w:rsidRDefault="001017D3" w:rsidP="001017D3">
      <w:pPr>
        <w:pStyle w:val="ABodyCopy"/>
        <w:ind w:left="0"/>
        <w:rPr>
          <w:rFonts w:asciiTheme="minorHAnsi" w:hAnsiTheme="minorHAnsi"/>
          <w:sz w:val="22"/>
          <w:szCs w:val="22"/>
        </w:rPr>
      </w:pPr>
    </w:p>
    <w:p w14:paraId="38107094" w14:textId="77777777" w:rsidR="001017D3" w:rsidRDefault="001017D3" w:rsidP="001017D3">
      <w:pPr>
        <w:pStyle w:val="ABodyCopy"/>
        <w:ind w:left="0"/>
        <w:rPr>
          <w:rFonts w:asciiTheme="minorHAnsi" w:hAnsiTheme="minorHAnsi"/>
          <w:sz w:val="22"/>
          <w:szCs w:val="22"/>
        </w:rPr>
      </w:pPr>
    </w:p>
    <w:p w14:paraId="69BBC025" w14:textId="77777777" w:rsidR="001017D3" w:rsidRDefault="001017D3" w:rsidP="001017D3">
      <w:pPr>
        <w:pStyle w:val="Heading1"/>
      </w:pPr>
      <w:bookmarkStart w:id="32" w:name="_Toc174889542"/>
      <w:r>
        <w:lastRenderedPageBreak/>
        <w:t>Chapter 2 Cheat Sheet</w:t>
      </w:r>
      <w:bookmarkEnd w:id="32"/>
    </w:p>
    <w:p w14:paraId="62C7383C" w14:textId="77777777" w:rsidR="001017D3" w:rsidRDefault="001017D3" w:rsidP="001017D3">
      <w:pPr>
        <w:pStyle w:val="ABodyCopy"/>
        <w:ind w:left="0"/>
        <w:rPr>
          <w:rFonts w:asciiTheme="minorHAnsi" w:hAnsiTheme="minorHAnsi"/>
          <w:sz w:val="22"/>
          <w:szCs w:val="22"/>
        </w:rPr>
      </w:pPr>
    </w:p>
    <w:tbl>
      <w:tblPr>
        <w:tblW w:w="5000" w:type="pct"/>
        <w:tblLook w:val="04A0" w:firstRow="1" w:lastRow="0" w:firstColumn="1" w:lastColumn="0" w:noHBand="0" w:noVBand="1"/>
      </w:tblPr>
      <w:tblGrid>
        <w:gridCol w:w="1519"/>
        <w:gridCol w:w="2386"/>
        <w:gridCol w:w="2186"/>
        <w:gridCol w:w="2169"/>
      </w:tblGrid>
      <w:tr w:rsidR="001017D3" w:rsidRPr="001554C2" w14:paraId="3B1A77FE" w14:textId="77777777" w:rsidTr="00A23D18">
        <w:trPr>
          <w:trHeight w:val="315"/>
        </w:trPr>
        <w:tc>
          <w:tcPr>
            <w:tcW w:w="919" w:type="pct"/>
            <w:tcBorders>
              <w:top w:val="single" w:sz="8" w:space="0" w:color="A6A6A6"/>
              <w:left w:val="single" w:sz="8" w:space="0" w:color="A6A6A6"/>
              <w:bottom w:val="single" w:sz="8" w:space="0" w:color="A6A6A6"/>
              <w:right w:val="single" w:sz="8" w:space="0" w:color="A6A6A6"/>
            </w:tcBorders>
            <w:shd w:val="clear" w:color="auto" w:fill="auto"/>
            <w:vAlign w:val="center"/>
            <w:hideMark/>
          </w:tcPr>
          <w:p w14:paraId="0FC54C1D" w14:textId="77777777" w:rsidR="001017D3" w:rsidRPr="001554C2" w:rsidRDefault="001017D3" w:rsidP="00A23D18">
            <w:pPr>
              <w:jc w:val="center"/>
              <w:rPr>
                <w:rFonts w:asciiTheme="minorHAnsi" w:hAnsiTheme="minorHAnsi" w:cstheme="minorHAnsi"/>
                <w:b/>
                <w:bCs/>
                <w:color w:val="000000"/>
                <w:sz w:val="22"/>
                <w:szCs w:val="22"/>
              </w:rPr>
            </w:pPr>
            <w:r w:rsidRPr="001554C2">
              <w:rPr>
                <w:rFonts w:asciiTheme="minorHAnsi" w:hAnsiTheme="minorHAnsi" w:cstheme="minorHAnsi"/>
                <w:b/>
                <w:bCs/>
                <w:color w:val="000000"/>
                <w:sz w:val="22"/>
                <w:szCs w:val="22"/>
              </w:rPr>
              <w:t>Category</w:t>
            </w:r>
          </w:p>
        </w:tc>
        <w:tc>
          <w:tcPr>
            <w:tcW w:w="1444" w:type="pct"/>
            <w:tcBorders>
              <w:top w:val="single" w:sz="8" w:space="0" w:color="A6A6A6"/>
              <w:left w:val="nil"/>
              <w:bottom w:val="single" w:sz="8" w:space="0" w:color="A6A6A6"/>
              <w:right w:val="single" w:sz="8" w:space="0" w:color="A6A6A6"/>
            </w:tcBorders>
            <w:shd w:val="clear" w:color="auto" w:fill="auto"/>
            <w:vAlign w:val="center"/>
            <w:hideMark/>
          </w:tcPr>
          <w:p w14:paraId="1F05A0BF" w14:textId="77777777" w:rsidR="001017D3" w:rsidRPr="001554C2" w:rsidRDefault="001017D3" w:rsidP="00A23D18">
            <w:pPr>
              <w:jc w:val="center"/>
              <w:rPr>
                <w:rFonts w:asciiTheme="minorHAnsi" w:hAnsiTheme="minorHAnsi" w:cstheme="minorHAnsi"/>
                <w:b/>
                <w:bCs/>
                <w:color w:val="000000"/>
                <w:sz w:val="22"/>
                <w:szCs w:val="22"/>
              </w:rPr>
            </w:pPr>
            <w:r w:rsidRPr="001554C2">
              <w:rPr>
                <w:rFonts w:asciiTheme="minorHAnsi" w:hAnsiTheme="minorHAnsi" w:cstheme="minorHAnsi"/>
                <w:b/>
                <w:bCs/>
                <w:color w:val="000000"/>
                <w:sz w:val="22"/>
                <w:szCs w:val="22"/>
              </w:rPr>
              <w:t>SAS</w:t>
            </w:r>
          </w:p>
        </w:tc>
        <w:tc>
          <w:tcPr>
            <w:tcW w:w="1323" w:type="pct"/>
            <w:tcBorders>
              <w:top w:val="single" w:sz="8" w:space="0" w:color="A6A6A6"/>
              <w:left w:val="nil"/>
              <w:bottom w:val="single" w:sz="8" w:space="0" w:color="A6A6A6"/>
              <w:right w:val="single" w:sz="8" w:space="0" w:color="A6A6A6"/>
            </w:tcBorders>
            <w:shd w:val="clear" w:color="auto" w:fill="auto"/>
            <w:vAlign w:val="center"/>
            <w:hideMark/>
          </w:tcPr>
          <w:p w14:paraId="35F4794F" w14:textId="77777777" w:rsidR="001017D3" w:rsidRPr="001554C2" w:rsidRDefault="001017D3" w:rsidP="00A23D18">
            <w:pPr>
              <w:jc w:val="center"/>
              <w:rPr>
                <w:rFonts w:asciiTheme="minorHAnsi" w:hAnsiTheme="minorHAnsi" w:cstheme="minorHAnsi"/>
                <w:b/>
                <w:bCs/>
                <w:color w:val="000000"/>
                <w:sz w:val="22"/>
                <w:szCs w:val="22"/>
              </w:rPr>
            </w:pPr>
            <w:r w:rsidRPr="001554C2">
              <w:rPr>
                <w:rFonts w:asciiTheme="minorHAnsi" w:hAnsiTheme="minorHAnsi" w:cstheme="minorHAnsi"/>
                <w:b/>
                <w:bCs/>
                <w:color w:val="000000"/>
                <w:sz w:val="22"/>
                <w:szCs w:val="22"/>
              </w:rPr>
              <w:t>Python</w:t>
            </w:r>
          </w:p>
        </w:tc>
        <w:tc>
          <w:tcPr>
            <w:tcW w:w="1313" w:type="pct"/>
            <w:tcBorders>
              <w:top w:val="single" w:sz="8" w:space="0" w:color="A6A6A6"/>
              <w:left w:val="nil"/>
              <w:bottom w:val="single" w:sz="8" w:space="0" w:color="A6A6A6"/>
              <w:right w:val="single" w:sz="8" w:space="0" w:color="A6A6A6"/>
            </w:tcBorders>
            <w:shd w:val="clear" w:color="auto" w:fill="auto"/>
            <w:vAlign w:val="center"/>
            <w:hideMark/>
          </w:tcPr>
          <w:p w14:paraId="7EDE8ED5" w14:textId="77777777" w:rsidR="001017D3" w:rsidRPr="001554C2" w:rsidRDefault="001017D3" w:rsidP="00A23D18">
            <w:pPr>
              <w:jc w:val="center"/>
              <w:rPr>
                <w:rFonts w:asciiTheme="minorHAnsi" w:hAnsiTheme="minorHAnsi" w:cstheme="minorHAnsi"/>
                <w:b/>
                <w:bCs/>
                <w:color w:val="000000"/>
                <w:sz w:val="22"/>
                <w:szCs w:val="22"/>
              </w:rPr>
            </w:pPr>
            <w:r w:rsidRPr="001554C2">
              <w:rPr>
                <w:rFonts w:asciiTheme="minorHAnsi" w:hAnsiTheme="minorHAnsi" w:cstheme="minorHAnsi"/>
                <w:b/>
                <w:bCs/>
                <w:color w:val="000000"/>
                <w:sz w:val="22"/>
                <w:szCs w:val="22"/>
              </w:rPr>
              <w:t>R</w:t>
            </w:r>
          </w:p>
        </w:tc>
      </w:tr>
      <w:tr w:rsidR="001017D3" w:rsidRPr="001554C2" w14:paraId="498C8781" w14:textId="77777777" w:rsidTr="00A23D18">
        <w:trPr>
          <w:trHeight w:val="915"/>
        </w:trPr>
        <w:tc>
          <w:tcPr>
            <w:tcW w:w="919" w:type="pct"/>
            <w:vMerge w:val="restart"/>
            <w:tcBorders>
              <w:top w:val="nil"/>
              <w:left w:val="single" w:sz="8" w:space="0" w:color="A6A6A6"/>
              <w:bottom w:val="single" w:sz="8" w:space="0" w:color="A6A6A6"/>
              <w:right w:val="single" w:sz="8" w:space="0" w:color="A6A6A6"/>
            </w:tcBorders>
            <w:shd w:val="clear" w:color="auto" w:fill="auto"/>
            <w:vAlign w:val="center"/>
            <w:hideMark/>
          </w:tcPr>
          <w:p w14:paraId="017A136F" w14:textId="77777777" w:rsidR="001017D3" w:rsidRPr="001554C2" w:rsidRDefault="001017D3" w:rsidP="00A23D18">
            <w:pPr>
              <w:rPr>
                <w:rFonts w:asciiTheme="minorHAnsi" w:hAnsiTheme="minorHAnsi" w:cstheme="minorHAnsi"/>
                <w:b/>
                <w:bCs/>
                <w:color w:val="000000"/>
                <w:sz w:val="22"/>
                <w:szCs w:val="22"/>
              </w:rPr>
            </w:pPr>
            <w:r w:rsidRPr="001554C2">
              <w:rPr>
                <w:rFonts w:asciiTheme="minorHAnsi" w:hAnsiTheme="minorHAnsi" w:cstheme="minorHAnsi"/>
                <w:b/>
                <w:bCs/>
                <w:color w:val="000000"/>
                <w:sz w:val="22"/>
                <w:szCs w:val="22"/>
              </w:rPr>
              <w:t>Data Import</w:t>
            </w:r>
          </w:p>
        </w:tc>
        <w:tc>
          <w:tcPr>
            <w:tcW w:w="1444" w:type="pct"/>
            <w:tcBorders>
              <w:top w:val="nil"/>
              <w:left w:val="nil"/>
              <w:bottom w:val="single" w:sz="8" w:space="0" w:color="A6A6A6"/>
              <w:right w:val="single" w:sz="8" w:space="0" w:color="A6A6A6"/>
            </w:tcBorders>
            <w:shd w:val="clear" w:color="auto" w:fill="auto"/>
            <w:vAlign w:val="center"/>
            <w:hideMark/>
          </w:tcPr>
          <w:p w14:paraId="434839BA" w14:textId="77777777" w:rsidR="001017D3" w:rsidRPr="001554C2" w:rsidRDefault="001017D3" w:rsidP="00A23D18">
            <w:pPr>
              <w:rPr>
                <w:rFonts w:asciiTheme="minorHAnsi" w:hAnsiTheme="minorHAnsi" w:cstheme="minorHAnsi"/>
                <w:color w:val="000000"/>
                <w:sz w:val="22"/>
                <w:szCs w:val="22"/>
              </w:rPr>
            </w:pPr>
            <w:r w:rsidRPr="001554C2">
              <w:rPr>
                <w:rFonts w:asciiTheme="minorHAnsi" w:hAnsiTheme="minorHAnsi" w:cstheme="minorHAnsi"/>
                <w:color w:val="000000"/>
                <w:sz w:val="22"/>
                <w:szCs w:val="22"/>
              </w:rPr>
              <w:t>- PROC IMPORT for importing CSV files</w:t>
            </w:r>
          </w:p>
        </w:tc>
        <w:tc>
          <w:tcPr>
            <w:tcW w:w="1323" w:type="pct"/>
            <w:tcBorders>
              <w:top w:val="nil"/>
              <w:left w:val="nil"/>
              <w:bottom w:val="single" w:sz="8" w:space="0" w:color="A6A6A6"/>
              <w:right w:val="single" w:sz="8" w:space="0" w:color="A6A6A6"/>
            </w:tcBorders>
            <w:shd w:val="clear" w:color="auto" w:fill="auto"/>
            <w:vAlign w:val="center"/>
            <w:hideMark/>
          </w:tcPr>
          <w:p w14:paraId="44DB7B73" w14:textId="77777777" w:rsidR="001017D3" w:rsidRPr="001554C2" w:rsidRDefault="001017D3" w:rsidP="00A23D18">
            <w:pPr>
              <w:rPr>
                <w:rFonts w:asciiTheme="minorHAnsi" w:hAnsiTheme="minorHAnsi" w:cstheme="minorHAnsi"/>
                <w:color w:val="000000"/>
                <w:sz w:val="22"/>
                <w:szCs w:val="22"/>
              </w:rPr>
            </w:pPr>
            <w:r w:rsidRPr="001554C2">
              <w:rPr>
                <w:rFonts w:asciiTheme="minorHAnsi" w:hAnsiTheme="minorHAnsi" w:cstheme="minorHAnsi"/>
                <w:color w:val="000000"/>
                <w:sz w:val="22"/>
                <w:szCs w:val="22"/>
              </w:rPr>
              <w:t xml:space="preserve">- </w:t>
            </w:r>
            <w:proofErr w:type="spellStart"/>
            <w:r w:rsidRPr="001554C2">
              <w:rPr>
                <w:rFonts w:asciiTheme="minorHAnsi" w:hAnsiTheme="minorHAnsi" w:cstheme="minorHAnsi"/>
                <w:color w:val="000000"/>
                <w:sz w:val="22"/>
                <w:szCs w:val="22"/>
              </w:rPr>
              <w:t>pandas.read_csv</w:t>
            </w:r>
            <w:proofErr w:type="spellEnd"/>
            <w:r w:rsidRPr="001554C2">
              <w:rPr>
                <w:rFonts w:asciiTheme="minorHAnsi" w:hAnsiTheme="minorHAnsi" w:cstheme="minorHAnsi"/>
                <w:color w:val="000000"/>
                <w:sz w:val="22"/>
                <w:szCs w:val="22"/>
              </w:rPr>
              <w:t>() for reading CSV files</w:t>
            </w:r>
          </w:p>
        </w:tc>
        <w:tc>
          <w:tcPr>
            <w:tcW w:w="1313" w:type="pct"/>
            <w:tcBorders>
              <w:top w:val="nil"/>
              <w:left w:val="nil"/>
              <w:bottom w:val="single" w:sz="8" w:space="0" w:color="A6A6A6"/>
              <w:right w:val="single" w:sz="8" w:space="0" w:color="A6A6A6"/>
            </w:tcBorders>
            <w:shd w:val="clear" w:color="auto" w:fill="auto"/>
            <w:vAlign w:val="center"/>
            <w:hideMark/>
          </w:tcPr>
          <w:p w14:paraId="331BB8C7" w14:textId="77777777" w:rsidR="001017D3" w:rsidRPr="001554C2" w:rsidRDefault="001017D3" w:rsidP="00A23D18">
            <w:pPr>
              <w:rPr>
                <w:rFonts w:asciiTheme="minorHAnsi" w:hAnsiTheme="minorHAnsi" w:cstheme="minorHAnsi"/>
                <w:color w:val="000000"/>
                <w:sz w:val="22"/>
                <w:szCs w:val="22"/>
              </w:rPr>
            </w:pPr>
            <w:r w:rsidRPr="001554C2">
              <w:rPr>
                <w:rFonts w:asciiTheme="minorHAnsi" w:hAnsiTheme="minorHAnsi" w:cstheme="minorHAnsi"/>
                <w:color w:val="000000"/>
                <w:sz w:val="22"/>
                <w:szCs w:val="22"/>
              </w:rPr>
              <w:t xml:space="preserve">- </w:t>
            </w:r>
            <w:proofErr w:type="spellStart"/>
            <w:r w:rsidRPr="001554C2">
              <w:rPr>
                <w:rFonts w:asciiTheme="minorHAnsi" w:hAnsiTheme="minorHAnsi" w:cstheme="minorHAnsi"/>
                <w:color w:val="000000"/>
                <w:sz w:val="22"/>
                <w:szCs w:val="22"/>
              </w:rPr>
              <w:t>fread</w:t>
            </w:r>
            <w:proofErr w:type="spellEnd"/>
            <w:r w:rsidRPr="001554C2">
              <w:rPr>
                <w:rFonts w:asciiTheme="minorHAnsi" w:hAnsiTheme="minorHAnsi" w:cstheme="minorHAnsi"/>
                <w:color w:val="000000"/>
                <w:sz w:val="22"/>
                <w:szCs w:val="22"/>
              </w:rPr>
              <w:t xml:space="preserve">() from </w:t>
            </w:r>
            <w:proofErr w:type="spellStart"/>
            <w:r w:rsidRPr="001554C2">
              <w:rPr>
                <w:rFonts w:asciiTheme="minorHAnsi" w:hAnsiTheme="minorHAnsi" w:cstheme="minorHAnsi"/>
                <w:color w:val="000000"/>
                <w:sz w:val="22"/>
                <w:szCs w:val="22"/>
              </w:rPr>
              <w:t>data.table</w:t>
            </w:r>
            <w:proofErr w:type="spellEnd"/>
            <w:r w:rsidRPr="001554C2">
              <w:rPr>
                <w:rFonts w:asciiTheme="minorHAnsi" w:hAnsiTheme="minorHAnsi" w:cstheme="minorHAnsi"/>
                <w:color w:val="000000"/>
                <w:sz w:val="22"/>
                <w:szCs w:val="22"/>
              </w:rPr>
              <w:t xml:space="preserve"> package for fast CSV import</w:t>
            </w:r>
          </w:p>
        </w:tc>
      </w:tr>
      <w:tr w:rsidR="001017D3" w:rsidRPr="001554C2" w14:paraId="5093E324" w14:textId="77777777" w:rsidTr="00A23D18">
        <w:trPr>
          <w:trHeight w:val="915"/>
        </w:trPr>
        <w:tc>
          <w:tcPr>
            <w:tcW w:w="919" w:type="pct"/>
            <w:vMerge/>
            <w:tcBorders>
              <w:top w:val="nil"/>
              <w:left w:val="single" w:sz="8" w:space="0" w:color="A6A6A6"/>
              <w:bottom w:val="single" w:sz="8" w:space="0" w:color="A6A6A6"/>
              <w:right w:val="single" w:sz="8" w:space="0" w:color="A6A6A6"/>
            </w:tcBorders>
            <w:vAlign w:val="center"/>
            <w:hideMark/>
          </w:tcPr>
          <w:p w14:paraId="2F373835" w14:textId="77777777" w:rsidR="001017D3" w:rsidRPr="001554C2" w:rsidRDefault="001017D3" w:rsidP="00A23D18">
            <w:pPr>
              <w:rPr>
                <w:rFonts w:asciiTheme="minorHAnsi" w:hAnsiTheme="minorHAnsi" w:cstheme="minorHAnsi"/>
                <w:b/>
                <w:bCs/>
                <w:color w:val="000000"/>
                <w:sz w:val="22"/>
                <w:szCs w:val="22"/>
              </w:rPr>
            </w:pPr>
          </w:p>
        </w:tc>
        <w:tc>
          <w:tcPr>
            <w:tcW w:w="1444" w:type="pct"/>
            <w:tcBorders>
              <w:top w:val="nil"/>
              <w:left w:val="nil"/>
              <w:bottom w:val="single" w:sz="8" w:space="0" w:color="A6A6A6"/>
              <w:right w:val="single" w:sz="8" w:space="0" w:color="A6A6A6"/>
            </w:tcBorders>
            <w:shd w:val="clear" w:color="auto" w:fill="auto"/>
            <w:vAlign w:val="center"/>
            <w:hideMark/>
          </w:tcPr>
          <w:p w14:paraId="747402A5" w14:textId="77777777" w:rsidR="001017D3" w:rsidRPr="001554C2" w:rsidRDefault="001017D3" w:rsidP="00A23D18">
            <w:pPr>
              <w:rPr>
                <w:rFonts w:asciiTheme="minorHAnsi" w:hAnsiTheme="minorHAnsi" w:cstheme="minorHAnsi"/>
                <w:color w:val="000000"/>
                <w:sz w:val="22"/>
                <w:szCs w:val="22"/>
              </w:rPr>
            </w:pPr>
            <w:r w:rsidRPr="001554C2">
              <w:rPr>
                <w:rFonts w:asciiTheme="minorHAnsi" w:hAnsiTheme="minorHAnsi" w:cstheme="minorHAnsi"/>
                <w:color w:val="000000"/>
                <w:sz w:val="22"/>
                <w:szCs w:val="22"/>
              </w:rPr>
              <w:t>- Use DBMS=CSV to specify file type</w:t>
            </w:r>
          </w:p>
        </w:tc>
        <w:tc>
          <w:tcPr>
            <w:tcW w:w="1323" w:type="pct"/>
            <w:tcBorders>
              <w:top w:val="nil"/>
              <w:left w:val="nil"/>
              <w:bottom w:val="single" w:sz="8" w:space="0" w:color="A6A6A6"/>
              <w:right w:val="single" w:sz="8" w:space="0" w:color="A6A6A6"/>
            </w:tcBorders>
            <w:shd w:val="clear" w:color="auto" w:fill="auto"/>
            <w:vAlign w:val="center"/>
            <w:hideMark/>
          </w:tcPr>
          <w:p w14:paraId="21967964" w14:textId="77777777" w:rsidR="001017D3" w:rsidRPr="001554C2" w:rsidRDefault="001017D3" w:rsidP="00A23D18">
            <w:pPr>
              <w:rPr>
                <w:rFonts w:asciiTheme="minorHAnsi" w:hAnsiTheme="minorHAnsi" w:cstheme="minorHAnsi"/>
                <w:color w:val="000000"/>
                <w:sz w:val="22"/>
                <w:szCs w:val="22"/>
              </w:rPr>
            </w:pPr>
            <w:r w:rsidRPr="001554C2">
              <w:rPr>
                <w:rFonts w:asciiTheme="minorHAnsi" w:hAnsiTheme="minorHAnsi" w:cstheme="minorHAnsi"/>
                <w:color w:val="000000"/>
                <w:sz w:val="22"/>
                <w:szCs w:val="22"/>
              </w:rPr>
              <w:t xml:space="preserve">- Use </w:t>
            </w:r>
            <w:proofErr w:type="spellStart"/>
            <w:r w:rsidRPr="001554C2">
              <w:rPr>
                <w:rFonts w:asciiTheme="minorHAnsi" w:hAnsiTheme="minorHAnsi" w:cstheme="minorHAnsi"/>
                <w:color w:val="000000"/>
                <w:sz w:val="22"/>
                <w:szCs w:val="22"/>
              </w:rPr>
              <w:t>usecols</w:t>
            </w:r>
            <w:proofErr w:type="spellEnd"/>
            <w:r w:rsidRPr="001554C2">
              <w:rPr>
                <w:rFonts w:asciiTheme="minorHAnsi" w:hAnsiTheme="minorHAnsi" w:cstheme="minorHAnsi"/>
                <w:color w:val="000000"/>
                <w:sz w:val="22"/>
                <w:szCs w:val="22"/>
              </w:rPr>
              <w:t xml:space="preserve"> parameter to select specific columns during import</w:t>
            </w:r>
          </w:p>
        </w:tc>
        <w:tc>
          <w:tcPr>
            <w:tcW w:w="1313" w:type="pct"/>
            <w:tcBorders>
              <w:top w:val="nil"/>
              <w:left w:val="nil"/>
              <w:bottom w:val="single" w:sz="8" w:space="0" w:color="A6A6A6"/>
              <w:right w:val="single" w:sz="8" w:space="0" w:color="A6A6A6"/>
            </w:tcBorders>
            <w:shd w:val="clear" w:color="auto" w:fill="auto"/>
            <w:vAlign w:val="center"/>
            <w:hideMark/>
          </w:tcPr>
          <w:p w14:paraId="24BBB823" w14:textId="77777777" w:rsidR="001017D3" w:rsidRPr="001554C2" w:rsidRDefault="001017D3" w:rsidP="00A23D18">
            <w:pPr>
              <w:rPr>
                <w:rFonts w:asciiTheme="minorHAnsi" w:hAnsiTheme="minorHAnsi" w:cstheme="minorHAnsi"/>
                <w:color w:val="000000"/>
                <w:sz w:val="22"/>
                <w:szCs w:val="22"/>
              </w:rPr>
            </w:pPr>
            <w:r w:rsidRPr="001554C2">
              <w:rPr>
                <w:rFonts w:asciiTheme="minorHAnsi" w:hAnsiTheme="minorHAnsi" w:cstheme="minorHAnsi"/>
                <w:color w:val="000000"/>
                <w:sz w:val="22"/>
                <w:szCs w:val="22"/>
              </w:rPr>
              <w:t>- Use select() parameter to specify columns during import</w:t>
            </w:r>
          </w:p>
        </w:tc>
      </w:tr>
      <w:tr w:rsidR="001017D3" w:rsidRPr="001554C2" w14:paraId="0A000816" w14:textId="77777777" w:rsidTr="00A23D18">
        <w:trPr>
          <w:trHeight w:val="915"/>
        </w:trPr>
        <w:tc>
          <w:tcPr>
            <w:tcW w:w="919" w:type="pct"/>
            <w:vMerge/>
            <w:tcBorders>
              <w:top w:val="nil"/>
              <w:left w:val="single" w:sz="8" w:space="0" w:color="A6A6A6"/>
              <w:bottom w:val="single" w:sz="8" w:space="0" w:color="A6A6A6"/>
              <w:right w:val="single" w:sz="8" w:space="0" w:color="A6A6A6"/>
            </w:tcBorders>
            <w:vAlign w:val="center"/>
            <w:hideMark/>
          </w:tcPr>
          <w:p w14:paraId="547DC068" w14:textId="77777777" w:rsidR="001017D3" w:rsidRPr="001554C2" w:rsidRDefault="001017D3" w:rsidP="00A23D18">
            <w:pPr>
              <w:rPr>
                <w:rFonts w:asciiTheme="minorHAnsi" w:hAnsiTheme="minorHAnsi" w:cstheme="minorHAnsi"/>
                <w:b/>
                <w:bCs/>
                <w:color w:val="000000"/>
                <w:sz w:val="22"/>
                <w:szCs w:val="22"/>
              </w:rPr>
            </w:pPr>
          </w:p>
        </w:tc>
        <w:tc>
          <w:tcPr>
            <w:tcW w:w="1444" w:type="pct"/>
            <w:tcBorders>
              <w:top w:val="nil"/>
              <w:left w:val="nil"/>
              <w:bottom w:val="single" w:sz="8" w:space="0" w:color="A6A6A6"/>
              <w:right w:val="single" w:sz="8" w:space="0" w:color="A6A6A6"/>
            </w:tcBorders>
            <w:shd w:val="clear" w:color="auto" w:fill="auto"/>
            <w:vAlign w:val="center"/>
            <w:hideMark/>
          </w:tcPr>
          <w:p w14:paraId="774B37EF" w14:textId="77777777" w:rsidR="001017D3" w:rsidRPr="001554C2" w:rsidRDefault="001017D3" w:rsidP="00A23D18">
            <w:pPr>
              <w:rPr>
                <w:rFonts w:asciiTheme="minorHAnsi" w:hAnsiTheme="minorHAnsi" w:cstheme="minorHAnsi"/>
                <w:color w:val="000000"/>
                <w:sz w:val="22"/>
                <w:szCs w:val="22"/>
              </w:rPr>
            </w:pPr>
            <w:r w:rsidRPr="001554C2">
              <w:rPr>
                <w:rFonts w:asciiTheme="minorHAnsi" w:hAnsiTheme="minorHAnsi" w:cstheme="minorHAnsi"/>
                <w:color w:val="000000"/>
                <w:sz w:val="22"/>
                <w:szCs w:val="22"/>
              </w:rPr>
              <w:t>- Use GETNAMES=YES to automatically recognize headers</w:t>
            </w:r>
          </w:p>
        </w:tc>
        <w:tc>
          <w:tcPr>
            <w:tcW w:w="1323" w:type="pct"/>
            <w:tcBorders>
              <w:top w:val="nil"/>
              <w:left w:val="nil"/>
              <w:bottom w:val="single" w:sz="8" w:space="0" w:color="A6A6A6"/>
              <w:right w:val="single" w:sz="8" w:space="0" w:color="A6A6A6"/>
            </w:tcBorders>
            <w:shd w:val="clear" w:color="auto" w:fill="auto"/>
            <w:vAlign w:val="center"/>
            <w:hideMark/>
          </w:tcPr>
          <w:p w14:paraId="1BADCA15" w14:textId="77777777" w:rsidR="001017D3" w:rsidRPr="001554C2" w:rsidRDefault="001017D3" w:rsidP="00A23D18">
            <w:pPr>
              <w:rPr>
                <w:rFonts w:asciiTheme="minorHAnsi" w:hAnsiTheme="minorHAnsi" w:cstheme="minorHAnsi"/>
                <w:color w:val="000000"/>
                <w:sz w:val="22"/>
                <w:szCs w:val="22"/>
              </w:rPr>
            </w:pPr>
            <w:r w:rsidRPr="001554C2">
              <w:rPr>
                <w:rFonts w:asciiTheme="minorHAnsi" w:hAnsiTheme="minorHAnsi" w:cstheme="minorHAnsi"/>
                <w:color w:val="000000"/>
                <w:sz w:val="22"/>
                <w:szCs w:val="22"/>
              </w:rPr>
              <w:t> </w:t>
            </w:r>
          </w:p>
        </w:tc>
        <w:tc>
          <w:tcPr>
            <w:tcW w:w="1313" w:type="pct"/>
            <w:tcBorders>
              <w:top w:val="nil"/>
              <w:left w:val="nil"/>
              <w:bottom w:val="single" w:sz="8" w:space="0" w:color="A6A6A6"/>
              <w:right w:val="single" w:sz="8" w:space="0" w:color="A6A6A6"/>
            </w:tcBorders>
            <w:shd w:val="clear" w:color="auto" w:fill="auto"/>
            <w:vAlign w:val="center"/>
            <w:hideMark/>
          </w:tcPr>
          <w:p w14:paraId="752E3DA6" w14:textId="77777777" w:rsidR="001017D3" w:rsidRPr="001554C2" w:rsidRDefault="001017D3" w:rsidP="00A23D18">
            <w:pPr>
              <w:rPr>
                <w:rFonts w:asciiTheme="minorHAnsi" w:hAnsiTheme="minorHAnsi" w:cstheme="minorHAnsi"/>
                <w:color w:val="000000"/>
                <w:sz w:val="22"/>
                <w:szCs w:val="22"/>
              </w:rPr>
            </w:pPr>
            <w:r w:rsidRPr="001554C2">
              <w:rPr>
                <w:rFonts w:asciiTheme="minorHAnsi" w:hAnsiTheme="minorHAnsi" w:cstheme="minorHAnsi"/>
                <w:color w:val="000000"/>
                <w:sz w:val="22"/>
                <w:szCs w:val="22"/>
              </w:rPr>
              <w:t> </w:t>
            </w:r>
          </w:p>
        </w:tc>
      </w:tr>
      <w:tr w:rsidR="001017D3" w:rsidRPr="001554C2" w14:paraId="3F254322" w14:textId="77777777" w:rsidTr="00A23D18">
        <w:trPr>
          <w:trHeight w:val="915"/>
        </w:trPr>
        <w:tc>
          <w:tcPr>
            <w:tcW w:w="919" w:type="pct"/>
            <w:tcBorders>
              <w:top w:val="nil"/>
              <w:left w:val="single" w:sz="8" w:space="0" w:color="A6A6A6"/>
              <w:bottom w:val="single" w:sz="8" w:space="0" w:color="A6A6A6"/>
              <w:right w:val="single" w:sz="8" w:space="0" w:color="A6A6A6"/>
            </w:tcBorders>
            <w:shd w:val="clear" w:color="auto" w:fill="auto"/>
            <w:vAlign w:val="center"/>
            <w:hideMark/>
          </w:tcPr>
          <w:p w14:paraId="3E42F45B" w14:textId="77777777" w:rsidR="001017D3" w:rsidRPr="001554C2" w:rsidRDefault="001017D3" w:rsidP="00A23D18">
            <w:pPr>
              <w:rPr>
                <w:rFonts w:asciiTheme="minorHAnsi" w:hAnsiTheme="minorHAnsi" w:cstheme="minorHAnsi"/>
                <w:b/>
                <w:bCs/>
                <w:color w:val="000000"/>
                <w:sz w:val="22"/>
                <w:szCs w:val="22"/>
              </w:rPr>
            </w:pPr>
            <w:r w:rsidRPr="001554C2">
              <w:rPr>
                <w:rFonts w:asciiTheme="minorHAnsi" w:hAnsiTheme="minorHAnsi" w:cstheme="minorHAnsi"/>
                <w:b/>
                <w:bCs/>
                <w:color w:val="000000"/>
                <w:sz w:val="22"/>
                <w:szCs w:val="22"/>
              </w:rPr>
              <w:t>Variable Selection</w:t>
            </w:r>
          </w:p>
        </w:tc>
        <w:tc>
          <w:tcPr>
            <w:tcW w:w="1444" w:type="pct"/>
            <w:tcBorders>
              <w:top w:val="nil"/>
              <w:left w:val="nil"/>
              <w:bottom w:val="single" w:sz="8" w:space="0" w:color="A6A6A6"/>
              <w:right w:val="single" w:sz="8" w:space="0" w:color="A6A6A6"/>
            </w:tcBorders>
            <w:shd w:val="clear" w:color="auto" w:fill="auto"/>
            <w:vAlign w:val="center"/>
            <w:hideMark/>
          </w:tcPr>
          <w:p w14:paraId="29A52206" w14:textId="77777777" w:rsidR="001017D3" w:rsidRPr="001554C2" w:rsidRDefault="001017D3" w:rsidP="00A23D18">
            <w:pPr>
              <w:rPr>
                <w:rFonts w:asciiTheme="minorHAnsi" w:hAnsiTheme="minorHAnsi" w:cstheme="minorHAnsi"/>
                <w:color w:val="000000"/>
                <w:sz w:val="22"/>
                <w:szCs w:val="22"/>
              </w:rPr>
            </w:pPr>
            <w:r w:rsidRPr="001554C2">
              <w:rPr>
                <w:rFonts w:asciiTheme="minorHAnsi" w:hAnsiTheme="minorHAnsi" w:cstheme="minorHAnsi"/>
                <w:color w:val="000000"/>
                <w:sz w:val="22"/>
                <w:szCs w:val="22"/>
              </w:rPr>
              <w:t>- Use keep= statement in PROC IMPORT to retain only necessary variables</w:t>
            </w:r>
          </w:p>
        </w:tc>
        <w:tc>
          <w:tcPr>
            <w:tcW w:w="1323" w:type="pct"/>
            <w:tcBorders>
              <w:top w:val="nil"/>
              <w:left w:val="nil"/>
              <w:bottom w:val="single" w:sz="8" w:space="0" w:color="A6A6A6"/>
              <w:right w:val="single" w:sz="8" w:space="0" w:color="A6A6A6"/>
            </w:tcBorders>
            <w:shd w:val="clear" w:color="auto" w:fill="auto"/>
            <w:vAlign w:val="center"/>
            <w:hideMark/>
          </w:tcPr>
          <w:p w14:paraId="3F170749" w14:textId="77777777" w:rsidR="001017D3" w:rsidRPr="001554C2" w:rsidRDefault="001017D3" w:rsidP="00A23D18">
            <w:pPr>
              <w:rPr>
                <w:rFonts w:asciiTheme="minorHAnsi" w:hAnsiTheme="minorHAnsi" w:cstheme="minorHAnsi"/>
                <w:color w:val="000000"/>
                <w:sz w:val="22"/>
                <w:szCs w:val="22"/>
              </w:rPr>
            </w:pPr>
            <w:r w:rsidRPr="001554C2">
              <w:rPr>
                <w:rFonts w:asciiTheme="minorHAnsi" w:hAnsiTheme="minorHAnsi" w:cstheme="minorHAnsi"/>
                <w:color w:val="000000"/>
                <w:sz w:val="22"/>
                <w:szCs w:val="22"/>
              </w:rPr>
              <w:t xml:space="preserve">- Use </w:t>
            </w:r>
            <w:proofErr w:type="spellStart"/>
            <w:r w:rsidRPr="001554C2">
              <w:rPr>
                <w:rFonts w:asciiTheme="minorHAnsi" w:hAnsiTheme="minorHAnsi" w:cstheme="minorHAnsi"/>
                <w:color w:val="000000"/>
                <w:sz w:val="22"/>
                <w:szCs w:val="22"/>
              </w:rPr>
              <w:t>usecols</w:t>
            </w:r>
            <w:proofErr w:type="spellEnd"/>
            <w:r w:rsidRPr="001554C2">
              <w:rPr>
                <w:rFonts w:asciiTheme="minorHAnsi" w:hAnsiTheme="minorHAnsi" w:cstheme="minorHAnsi"/>
                <w:color w:val="000000"/>
                <w:sz w:val="22"/>
                <w:szCs w:val="22"/>
              </w:rPr>
              <w:t xml:space="preserve"> parameter in </w:t>
            </w:r>
            <w:proofErr w:type="spellStart"/>
            <w:r w:rsidRPr="001554C2">
              <w:rPr>
                <w:rFonts w:asciiTheme="minorHAnsi" w:hAnsiTheme="minorHAnsi" w:cstheme="minorHAnsi"/>
                <w:color w:val="000000"/>
                <w:sz w:val="22"/>
                <w:szCs w:val="22"/>
              </w:rPr>
              <w:t>pandas.read_csv</w:t>
            </w:r>
            <w:proofErr w:type="spellEnd"/>
            <w:r w:rsidRPr="001554C2">
              <w:rPr>
                <w:rFonts w:asciiTheme="minorHAnsi" w:hAnsiTheme="minorHAnsi" w:cstheme="minorHAnsi"/>
                <w:color w:val="000000"/>
                <w:sz w:val="22"/>
                <w:szCs w:val="22"/>
              </w:rPr>
              <w:t>() to import selected columns</w:t>
            </w:r>
          </w:p>
        </w:tc>
        <w:tc>
          <w:tcPr>
            <w:tcW w:w="1313" w:type="pct"/>
            <w:tcBorders>
              <w:top w:val="nil"/>
              <w:left w:val="nil"/>
              <w:bottom w:val="single" w:sz="8" w:space="0" w:color="A6A6A6"/>
              <w:right w:val="single" w:sz="8" w:space="0" w:color="A6A6A6"/>
            </w:tcBorders>
            <w:shd w:val="clear" w:color="auto" w:fill="auto"/>
            <w:vAlign w:val="center"/>
            <w:hideMark/>
          </w:tcPr>
          <w:p w14:paraId="717F63D1" w14:textId="77777777" w:rsidR="001017D3" w:rsidRPr="001554C2" w:rsidRDefault="001017D3" w:rsidP="00A23D18">
            <w:pPr>
              <w:rPr>
                <w:rFonts w:asciiTheme="minorHAnsi" w:hAnsiTheme="minorHAnsi" w:cstheme="minorHAnsi"/>
                <w:color w:val="000000"/>
                <w:sz w:val="22"/>
                <w:szCs w:val="22"/>
              </w:rPr>
            </w:pPr>
            <w:r w:rsidRPr="001554C2">
              <w:rPr>
                <w:rFonts w:asciiTheme="minorHAnsi" w:hAnsiTheme="minorHAnsi" w:cstheme="minorHAnsi"/>
                <w:color w:val="000000"/>
                <w:sz w:val="22"/>
                <w:szCs w:val="22"/>
              </w:rPr>
              <w:t xml:space="preserve">- Use select() within </w:t>
            </w:r>
            <w:proofErr w:type="spellStart"/>
            <w:r w:rsidRPr="001554C2">
              <w:rPr>
                <w:rFonts w:asciiTheme="minorHAnsi" w:hAnsiTheme="minorHAnsi" w:cstheme="minorHAnsi"/>
                <w:color w:val="000000"/>
                <w:sz w:val="22"/>
                <w:szCs w:val="22"/>
              </w:rPr>
              <w:t>fread</w:t>
            </w:r>
            <w:proofErr w:type="spellEnd"/>
            <w:r w:rsidRPr="001554C2">
              <w:rPr>
                <w:rFonts w:asciiTheme="minorHAnsi" w:hAnsiTheme="minorHAnsi" w:cstheme="minorHAnsi"/>
                <w:color w:val="000000"/>
                <w:sz w:val="22"/>
                <w:szCs w:val="22"/>
              </w:rPr>
              <w:t>() for selecting specific variables</w:t>
            </w:r>
          </w:p>
        </w:tc>
      </w:tr>
      <w:tr w:rsidR="001017D3" w:rsidRPr="001554C2" w14:paraId="30AED369" w14:textId="77777777" w:rsidTr="00A23D18">
        <w:trPr>
          <w:trHeight w:val="615"/>
        </w:trPr>
        <w:tc>
          <w:tcPr>
            <w:tcW w:w="919" w:type="pct"/>
            <w:vMerge w:val="restart"/>
            <w:tcBorders>
              <w:top w:val="nil"/>
              <w:left w:val="single" w:sz="8" w:space="0" w:color="A6A6A6"/>
              <w:bottom w:val="single" w:sz="8" w:space="0" w:color="A6A6A6"/>
              <w:right w:val="single" w:sz="8" w:space="0" w:color="A6A6A6"/>
            </w:tcBorders>
            <w:shd w:val="clear" w:color="auto" w:fill="auto"/>
            <w:vAlign w:val="center"/>
            <w:hideMark/>
          </w:tcPr>
          <w:p w14:paraId="138D5316" w14:textId="77777777" w:rsidR="001017D3" w:rsidRPr="001554C2" w:rsidRDefault="001017D3" w:rsidP="00A23D18">
            <w:pPr>
              <w:rPr>
                <w:rFonts w:asciiTheme="minorHAnsi" w:hAnsiTheme="minorHAnsi" w:cstheme="minorHAnsi"/>
                <w:b/>
                <w:bCs/>
                <w:color w:val="000000"/>
                <w:sz w:val="22"/>
                <w:szCs w:val="22"/>
              </w:rPr>
            </w:pPr>
            <w:r w:rsidRPr="001554C2">
              <w:rPr>
                <w:rFonts w:asciiTheme="minorHAnsi" w:hAnsiTheme="minorHAnsi" w:cstheme="minorHAnsi"/>
                <w:b/>
                <w:bCs/>
                <w:color w:val="000000"/>
                <w:sz w:val="22"/>
                <w:szCs w:val="22"/>
              </w:rPr>
              <w:t>Sampling Techniques</w:t>
            </w:r>
          </w:p>
        </w:tc>
        <w:tc>
          <w:tcPr>
            <w:tcW w:w="1444" w:type="pct"/>
            <w:tcBorders>
              <w:top w:val="nil"/>
              <w:left w:val="nil"/>
              <w:bottom w:val="single" w:sz="8" w:space="0" w:color="A6A6A6"/>
              <w:right w:val="single" w:sz="8" w:space="0" w:color="A6A6A6"/>
            </w:tcBorders>
            <w:shd w:val="clear" w:color="auto" w:fill="auto"/>
            <w:vAlign w:val="center"/>
            <w:hideMark/>
          </w:tcPr>
          <w:p w14:paraId="2FB91D67" w14:textId="77777777" w:rsidR="001017D3" w:rsidRPr="001554C2" w:rsidRDefault="001017D3" w:rsidP="00A23D18">
            <w:pPr>
              <w:rPr>
                <w:rFonts w:asciiTheme="minorHAnsi" w:hAnsiTheme="minorHAnsi" w:cstheme="minorHAnsi"/>
                <w:color w:val="000000"/>
                <w:sz w:val="22"/>
                <w:szCs w:val="22"/>
              </w:rPr>
            </w:pPr>
            <w:r w:rsidRPr="001554C2">
              <w:rPr>
                <w:rFonts w:asciiTheme="minorHAnsi" w:hAnsiTheme="minorHAnsi" w:cstheme="minorHAnsi"/>
                <w:color w:val="000000"/>
                <w:sz w:val="22"/>
                <w:szCs w:val="22"/>
              </w:rPr>
              <w:t>- Use PROC SURVEYSELECT for sampling</w:t>
            </w:r>
          </w:p>
        </w:tc>
        <w:tc>
          <w:tcPr>
            <w:tcW w:w="1323" w:type="pct"/>
            <w:tcBorders>
              <w:top w:val="nil"/>
              <w:left w:val="nil"/>
              <w:bottom w:val="single" w:sz="8" w:space="0" w:color="A6A6A6"/>
              <w:right w:val="single" w:sz="8" w:space="0" w:color="A6A6A6"/>
            </w:tcBorders>
            <w:shd w:val="clear" w:color="auto" w:fill="auto"/>
            <w:vAlign w:val="center"/>
            <w:hideMark/>
          </w:tcPr>
          <w:p w14:paraId="6BA9CAE9" w14:textId="77777777" w:rsidR="001017D3" w:rsidRPr="001554C2" w:rsidRDefault="001017D3" w:rsidP="00A23D18">
            <w:pPr>
              <w:rPr>
                <w:rFonts w:asciiTheme="minorHAnsi" w:hAnsiTheme="minorHAnsi" w:cstheme="minorHAnsi"/>
                <w:color w:val="000000"/>
                <w:sz w:val="22"/>
                <w:szCs w:val="22"/>
              </w:rPr>
            </w:pPr>
            <w:r w:rsidRPr="001554C2">
              <w:rPr>
                <w:rFonts w:asciiTheme="minorHAnsi" w:hAnsiTheme="minorHAnsi" w:cstheme="minorHAnsi"/>
                <w:color w:val="000000"/>
                <w:sz w:val="22"/>
                <w:szCs w:val="22"/>
              </w:rPr>
              <w:t>- Use .sample() method for sampling rows</w:t>
            </w:r>
          </w:p>
        </w:tc>
        <w:tc>
          <w:tcPr>
            <w:tcW w:w="1313" w:type="pct"/>
            <w:tcBorders>
              <w:top w:val="nil"/>
              <w:left w:val="nil"/>
              <w:bottom w:val="single" w:sz="8" w:space="0" w:color="A6A6A6"/>
              <w:right w:val="single" w:sz="8" w:space="0" w:color="A6A6A6"/>
            </w:tcBorders>
            <w:shd w:val="clear" w:color="auto" w:fill="auto"/>
            <w:vAlign w:val="center"/>
            <w:hideMark/>
          </w:tcPr>
          <w:p w14:paraId="6BDA4C52" w14:textId="77777777" w:rsidR="001017D3" w:rsidRPr="001554C2" w:rsidRDefault="001017D3" w:rsidP="00A23D18">
            <w:pPr>
              <w:rPr>
                <w:rFonts w:asciiTheme="minorHAnsi" w:hAnsiTheme="minorHAnsi" w:cstheme="minorHAnsi"/>
                <w:color w:val="000000"/>
                <w:sz w:val="22"/>
                <w:szCs w:val="22"/>
              </w:rPr>
            </w:pPr>
            <w:r w:rsidRPr="001554C2">
              <w:rPr>
                <w:rFonts w:asciiTheme="minorHAnsi" w:hAnsiTheme="minorHAnsi" w:cstheme="minorHAnsi"/>
                <w:color w:val="000000"/>
                <w:sz w:val="22"/>
                <w:szCs w:val="22"/>
              </w:rPr>
              <w:t>- Use sample() function for creating a random sample</w:t>
            </w:r>
          </w:p>
        </w:tc>
      </w:tr>
      <w:tr w:rsidR="001017D3" w:rsidRPr="001554C2" w14:paraId="14616FBA" w14:textId="77777777" w:rsidTr="00A23D18">
        <w:trPr>
          <w:trHeight w:val="615"/>
        </w:trPr>
        <w:tc>
          <w:tcPr>
            <w:tcW w:w="919" w:type="pct"/>
            <w:vMerge/>
            <w:tcBorders>
              <w:top w:val="nil"/>
              <w:left w:val="single" w:sz="8" w:space="0" w:color="A6A6A6"/>
              <w:bottom w:val="single" w:sz="8" w:space="0" w:color="A6A6A6"/>
              <w:right w:val="single" w:sz="8" w:space="0" w:color="A6A6A6"/>
            </w:tcBorders>
            <w:vAlign w:val="center"/>
            <w:hideMark/>
          </w:tcPr>
          <w:p w14:paraId="3DF13318" w14:textId="77777777" w:rsidR="001017D3" w:rsidRPr="001554C2" w:rsidRDefault="001017D3" w:rsidP="00A23D18">
            <w:pPr>
              <w:rPr>
                <w:rFonts w:asciiTheme="minorHAnsi" w:hAnsiTheme="minorHAnsi" w:cstheme="minorHAnsi"/>
                <w:b/>
                <w:bCs/>
                <w:color w:val="000000"/>
                <w:sz w:val="22"/>
                <w:szCs w:val="22"/>
              </w:rPr>
            </w:pPr>
          </w:p>
        </w:tc>
        <w:tc>
          <w:tcPr>
            <w:tcW w:w="1444" w:type="pct"/>
            <w:tcBorders>
              <w:top w:val="nil"/>
              <w:left w:val="nil"/>
              <w:bottom w:val="single" w:sz="8" w:space="0" w:color="A6A6A6"/>
              <w:right w:val="single" w:sz="8" w:space="0" w:color="A6A6A6"/>
            </w:tcBorders>
            <w:shd w:val="clear" w:color="auto" w:fill="auto"/>
            <w:vAlign w:val="center"/>
            <w:hideMark/>
          </w:tcPr>
          <w:p w14:paraId="6941F24A" w14:textId="77777777" w:rsidR="001017D3" w:rsidRPr="001554C2" w:rsidRDefault="001017D3" w:rsidP="00A23D18">
            <w:pPr>
              <w:rPr>
                <w:rFonts w:asciiTheme="minorHAnsi" w:hAnsiTheme="minorHAnsi" w:cstheme="minorHAnsi"/>
                <w:color w:val="000000"/>
                <w:sz w:val="22"/>
                <w:szCs w:val="22"/>
              </w:rPr>
            </w:pPr>
            <w:r w:rsidRPr="001554C2">
              <w:rPr>
                <w:rFonts w:asciiTheme="minorHAnsi" w:hAnsiTheme="minorHAnsi" w:cstheme="minorHAnsi"/>
                <w:color w:val="000000"/>
                <w:sz w:val="22"/>
                <w:szCs w:val="22"/>
              </w:rPr>
              <w:t>- METHOD=SRS for simple random sampling</w:t>
            </w:r>
          </w:p>
        </w:tc>
        <w:tc>
          <w:tcPr>
            <w:tcW w:w="1323" w:type="pct"/>
            <w:tcBorders>
              <w:top w:val="nil"/>
              <w:left w:val="nil"/>
              <w:bottom w:val="single" w:sz="8" w:space="0" w:color="A6A6A6"/>
              <w:right w:val="single" w:sz="8" w:space="0" w:color="A6A6A6"/>
            </w:tcBorders>
            <w:shd w:val="clear" w:color="auto" w:fill="auto"/>
            <w:vAlign w:val="center"/>
            <w:hideMark/>
          </w:tcPr>
          <w:p w14:paraId="21F8E12B" w14:textId="77777777" w:rsidR="001017D3" w:rsidRPr="001554C2" w:rsidRDefault="001017D3" w:rsidP="00A23D18">
            <w:pPr>
              <w:rPr>
                <w:rFonts w:asciiTheme="minorHAnsi" w:hAnsiTheme="minorHAnsi" w:cstheme="minorHAnsi"/>
                <w:color w:val="000000"/>
                <w:sz w:val="22"/>
                <w:szCs w:val="22"/>
              </w:rPr>
            </w:pPr>
            <w:r w:rsidRPr="001554C2">
              <w:rPr>
                <w:rFonts w:asciiTheme="minorHAnsi" w:hAnsiTheme="minorHAnsi" w:cstheme="minorHAnsi"/>
                <w:color w:val="000000"/>
                <w:sz w:val="22"/>
                <w:szCs w:val="22"/>
              </w:rPr>
              <w:t xml:space="preserve">- </w:t>
            </w:r>
            <w:proofErr w:type="spellStart"/>
            <w:r w:rsidRPr="001554C2">
              <w:rPr>
                <w:rFonts w:asciiTheme="minorHAnsi" w:hAnsiTheme="minorHAnsi" w:cstheme="minorHAnsi"/>
                <w:color w:val="000000"/>
                <w:sz w:val="22"/>
                <w:szCs w:val="22"/>
              </w:rPr>
              <w:t>random_state</w:t>
            </w:r>
            <w:proofErr w:type="spellEnd"/>
            <w:r w:rsidRPr="001554C2">
              <w:rPr>
                <w:rFonts w:asciiTheme="minorHAnsi" w:hAnsiTheme="minorHAnsi" w:cstheme="minorHAnsi"/>
                <w:color w:val="000000"/>
                <w:sz w:val="22"/>
                <w:szCs w:val="22"/>
              </w:rPr>
              <w:t>= to set seed for reproducibility</w:t>
            </w:r>
          </w:p>
        </w:tc>
        <w:tc>
          <w:tcPr>
            <w:tcW w:w="1313" w:type="pct"/>
            <w:tcBorders>
              <w:top w:val="nil"/>
              <w:left w:val="nil"/>
              <w:bottom w:val="single" w:sz="8" w:space="0" w:color="A6A6A6"/>
              <w:right w:val="single" w:sz="8" w:space="0" w:color="A6A6A6"/>
            </w:tcBorders>
            <w:shd w:val="clear" w:color="auto" w:fill="auto"/>
            <w:vAlign w:val="center"/>
            <w:hideMark/>
          </w:tcPr>
          <w:p w14:paraId="63E2F1C1" w14:textId="77777777" w:rsidR="001017D3" w:rsidRPr="001554C2" w:rsidRDefault="001017D3" w:rsidP="00A23D18">
            <w:pPr>
              <w:rPr>
                <w:rFonts w:asciiTheme="minorHAnsi" w:hAnsiTheme="minorHAnsi" w:cstheme="minorHAnsi"/>
                <w:color w:val="000000"/>
                <w:sz w:val="22"/>
                <w:szCs w:val="22"/>
              </w:rPr>
            </w:pPr>
            <w:r w:rsidRPr="001554C2">
              <w:rPr>
                <w:rFonts w:asciiTheme="minorHAnsi" w:hAnsiTheme="minorHAnsi" w:cstheme="minorHAnsi"/>
                <w:color w:val="000000"/>
                <w:sz w:val="22"/>
                <w:szCs w:val="22"/>
              </w:rPr>
              <w:t xml:space="preserve">- </w:t>
            </w:r>
            <w:proofErr w:type="spellStart"/>
            <w:r w:rsidRPr="001554C2">
              <w:rPr>
                <w:rFonts w:asciiTheme="minorHAnsi" w:hAnsiTheme="minorHAnsi" w:cstheme="minorHAnsi"/>
                <w:color w:val="000000"/>
                <w:sz w:val="22"/>
                <w:szCs w:val="22"/>
              </w:rPr>
              <w:t>set.seed</w:t>
            </w:r>
            <w:proofErr w:type="spellEnd"/>
            <w:r w:rsidRPr="001554C2">
              <w:rPr>
                <w:rFonts w:asciiTheme="minorHAnsi" w:hAnsiTheme="minorHAnsi" w:cstheme="minorHAnsi"/>
                <w:color w:val="000000"/>
                <w:sz w:val="22"/>
                <w:szCs w:val="22"/>
              </w:rPr>
              <w:t>() for reproducibility</w:t>
            </w:r>
          </w:p>
        </w:tc>
      </w:tr>
      <w:tr w:rsidR="001017D3" w:rsidRPr="001554C2" w14:paraId="11E3B6DD" w14:textId="77777777" w:rsidTr="00A23D18">
        <w:trPr>
          <w:trHeight w:val="615"/>
        </w:trPr>
        <w:tc>
          <w:tcPr>
            <w:tcW w:w="919" w:type="pct"/>
            <w:vMerge/>
            <w:tcBorders>
              <w:top w:val="nil"/>
              <w:left w:val="single" w:sz="8" w:space="0" w:color="A6A6A6"/>
              <w:bottom w:val="single" w:sz="8" w:space="0" w:color="A6A6A6"/>
              <w:right w:val="single" w:sz="8" w:space="0" w:color="A6A6A6"/>
            </w:tcBorders>
            <w:vAlign w:val="center"/>
            <w:hideMark/>
          </w:tcPr>
          <w:p w14:paraId="7907FAA6" w14:textId="77777777" w:rsidR="001017D3" w:rsidRPr="001554C2" w:rsidRDefault="001017D3" w:rsidP="00A23D18">
            <w:pPr>
              <w:rPr>
                <w:rFonts w:asciiTheme="minorHAnsi" w:hAnsiTheme="minorHAnsi" w:cstheme="minorHAnsi"/>
                <w:b/>
                <w:bCs/>
                <w:color w:val="000000"/>
                <w:sz w:val="22"/>
                <w:szCs w:val="22"/>
              </w:rPr>
            </w:pPr>
          </w:p>
        </w:tc>
        <w:tc>
          <w:tcPr>
            <w:tcW w:w="1444" w:type="pct"/>
            <w:tcBorders>
              <w:top w:val="nil"/>
              <w:left w:val="nil"/>
              <w:bottom w:val="single" w:sz="8" w:space="0" w:color="A6A6A6"/>
              <w:right w:val="single" w:sz="8" w:space="0" w:color="A6A6A6"/>
            </w:tcBorders>
            <w:shd w:val="clear" w:color="auto" w:fill="auto"/>
            <w:vAlign w:val="center"/>
            <w:hideMark/>
          </w:tcPr>
          <w:p w14:paraId="4227A878" w14:textId="77777777" w:rsidR="001017D3" w:rsidRPr="001554C2" w:rsidRDefault="001017D3" w:rsidP="00A23D18">
            <w:pPr>
              <w:rPr>
                <w:rFonts w:asciiTheme="minorHAnsi" w:hAnsiTheme="minorHAnsi" w:cstheme="minorHAnsi"/>
                <w:color w:val="000000"/>
                <w:sz w:val="22"/>
                <w:szCs w:val="22"/>
              </w:rPr>
            </w:pPr>
            <w:r w:rsidRPr="001554C2">
              <w:rPr>
                <w:rFonts w:asciiTheme="minorHAnsi" w:hAnsiTheme="minorHAnsi" w:cstheme="minorHAnsi"/>
                <w:color w:val="000000"/>
                <w:sz w:val="22"/>
                <w:szCs w:val="22"/>
              </w:rPr>
              <w:t>- SEED= to ensure reproducibility</w:t>
            </w:r>
          </w:p>
        </w:tc>
        <w:tc>
          <w:tcPr>
            <w:tcW w:w="1323" w:type="pct"/>
            <w:tcBorders>
              <w:top w:val="nil"/>
              <w:left w:val="nil"/>
              <w:bottom w:val="single" w:sz="8" w:space="0" w:color="A6A6A6"/>
              <w:right w:val="single" w:sz="8" w:space="0" w:color="A6A6A6"/>
            </w:tcBorders>
            <w:shd w:val="clear" w:color="auto" w:fill="auto"/>
            <w:vAlign w:val="center"/>
            <w:hideMark/>
          </w:tcPr>
          <w:p w14:paraId="0676C84F" w14:textId="77777777" w:rsidR="001017D3" w:rsidRPr="001554C2" w:rsidRDefault="001017D3" w:rsidP="00A23D18">
            <w:pPr>
              <w:rPr>
                <w:rFonts w:asciiTheme="minorHAnsi" w:hAnsiTheme="minorHAnsi" w:cstheme="minorHAnsi"/>
                <w:color w:val="000000"/>
                <w:sz w:val="22"/>
                <w:szCs w:val="22"/>
              </w:rPr>
            </w:pPr>
            <w:r w:rsidRPr="001554C2">
              <w:rPr>
                <w:rFonts w:asciiTheme="minorHAnsi" w:hAnsiTheme="minorHAnsi" w:cstheme="minorHAnsi"/>
                <w:color w:val="000000"/>
                <w:sz w:val="22"/>
                <w:szCs w:val="22"/>
              </w:rPr>
              <w:t> </w:t>
            </w:r>
          </w:p>
        </w:tc>
        <w:tc>
          <w:tcPr>
            <w:tcW w:w="1313" w:type="pct"/>
            <w:tcBorders>
              <w:top w:val="nil"/>
              <w:left w:val="nil"/>
              <w:bottom w:val="single" w:sz="8" w:space="0" w:color="A6A6A6"/>
              <w:right w:val="single" w:sz="8" w:space="0" w:color="A6A6A6"/>
            </w:tcBorders>
            <w:shd w:val="clear" w:color="auto" w:fill="auto"/>
            <w:vAlign w:val="center"/>
            <w:hideMark/>
          </w:tcPr>
          <w:p w14:paraId="15EF2178" w14:textId="77777777" w:rsidR="001017D3" w:rsidRPr="001554C2" w:rsidRDefault="001017D3" w:rsidP="00A23D18">
            <w:pPr>
              <w:rPr>
                <w:rFonts w:asciiTheme="minorHAnsi" w:hAnsiTheme="minorHAnsi" w:cstheme="minorHAnsi"/>
                <w:color w:val="000000"/>
                <w:sz w:val="22"/>
                <w:szCs w:val="22"/>
              </w:rPr>
            </w:pPr>
            <w:r w:rsidRPr="001554C2">
              <w:rPr>
                <w:rFonts w:asciiTheme="minorHAnsi" w:hAnsiTheme="minorHAnsi" w:cstheme="minorHAnsi"/>
                <w:color w:val="000000"/>
                <w:sz w:val="22"/>
                <w:szCs w:val="22"/>
              </w:rPr>
              <w:t> </w:t>
            </w:r>
          </w:p>
        </w:tc>
      </w:tr>
      <w:tr w:rsidR="001017D3" w:rsidRPr="001554C2" w14:paraId="5F411C32" w14:textId="77777777" w:rsidTr="00A23D18">
        <w:trPr>
          <w:trHeight w:val="1215"/>
        </w:trPr>
        <w:tc>
          <w:tcPr>
            <w:tcW w:w="919" w:type="pct"/>
            <w:tcBorders>
              <w:top w:val="nil"/>
              <w:left w:val="single" w:sz="8" w:space="0" w:color="A6A6A6"/>
              <w:bottom w:val="single" w:sz="8" w:space="0" w:color="A6A6A6"/>
              <w:right w:val="single" w:sz="8" w:space="0" w:color="A6A6A6"/>
            </w:tcBorders>
            <w:shd w:val="clear" w:color="auto" w:fill="auto"/>
            <w:vAlign w:val="center"/>
            <w:hideMark/>
          </w:tcPr>
          <w:p w14:paraId="67EAED96" w14:textId="77777777" w:rsidR="001017D3" w:rsidRPr="001554C2" w:rsidRDefault="001017D3" w:rsidP="00A23D18">
            <w:pPr>
              <w:rPr>
                <w:rFonts w:asciiTheme="minorHAnsi" w:hAnsiTheme="minorHAnsi" w:cstheme="minorHAnsi"/>
                <w:b/>
                <w:bCs/>
                <w:color w:val="000000"/>
                <w:sz w:val="22"/>
                <w:szCs w:val="22"/>
              </w:rPr>
            </w:pPr>
            <w:r w:rsidRPr="001554C2">
              <w:rPr>
                <w:rFonts w:asciiTheme="minorHAnsi" w:hAnsiTheme="minorHAnsi" w:cstheme="minorHAnsi"/>
                <w:b/>
                <w:bCs/>
                <w:color w:val="000000"/>
                <w:sz w:val="22"/>
                <w:szCs w:val="22"/>
              </w:rPr>
              <w:t>Handling Large Datasets</w:t>
            </w:r>
          </w:p>
        </w:tc>
        <w:tc>
          <w:tcPr>
            <w:tcW w:w="1444" w:type="pct"/>
            <w:tcBorders>
              <w:top w:val="nil"/>
              <w:left w:val="nil"/>
              <w:bottom w:val="single" w:sz="8" w:space="0" w:color="A6A6A6"/>
              <w:right w:val="single" w:sz="8" w:space="0" w:color="A6A6A6"/>
            </w:tcBorders>
            <w:shd w:val="clear" w:color="auto" w:fill="auto"/>
            <w:vAlign w:val="center"/>
            <w:hideMark/>
          </w:tcPr>
          <w:p w14:paraId="3AA98143" w14:textId="77777777" w:rsidR="001017D3" w:rsidRPr="001554C2" w:rsidRDefault="001017D3" w:rsidP="00A23D18">
            <w:pPr>
              <w:rPr>
                <w:rFonts w:asciiTheme="minorHAnsi" w:hAnsiTheme="minorHAnsi" w:cstheme="minorHAnsi"/>
                <w:color w:val="000000"/>
                <w:sz w:val="22"/>
                <w:szCs w:val="22"/>
              </w:rPr>
            </w:pPr>
            <w:r w:rsidRPr="001554C2">
              <w:rPr>
                <w:rFonts w:asciiTheme="minorHAnsi" w:hAnsiTheme="minorHAnsi" w:cstheme="minorHAnsi"/>
                <w:color w:val="000000"/>
                <w:sz w:val="22"/>
                <w:szCs w:val="22"/>
              </w:rPr>
              <w:t>- Efficiently handles large datasets during import and sampling</w:t>
            </w:r>
          </w:p>
        </w:tc>
        <w:tc>
          <w:tcPr>
            <w:tcW w:w="1323" w:type="pct"/>
            <w:tcBorders>
              <w:top w:val="nil"/>
              <w:left w:val="nil"/>
              <w:bottom w:val="single" w:sz="8" w:space="0" w:color="A6A6A6"/>
              <w:right w:val="single" w:sz="8" w:space="0" w:color="A6A6A6"/>
            </w:tcBorders>
            <w:shd w:val="clear" w:color="auto" w:fill="auto"/>
            <w:vAlign w:val="center"/>
            <w:hideMark/>
          </w:tcPr>
          <w:p w14:paraId="13D0C527" w14:textId="77777777" w:rsidR="001017D3" w:rsidRPr="001554C2" w:rsidRDefault="001017D3" w:rsidP="00A23D18">
            <w:pPr>
              <w:rPr>
                <w:rFonts w:asciiTheme="minorHAnsi" w:hAnsiTheme="minorHAnsi" w:cstheme="minorHAnsi"/>
                <w:color w:val="000000"/>
                <w:sz w:val="22"/>
                <w:szCs w:val="22"/>
              </w:rPr>
            </w:pPr>
            <w:r w:rsidRPr="001554C2">
              <w:rPr>
                <w:rFonts w:asciiTheme="minorHAnsi" w:hAnsiTheme="minorHAnsi" w:cstheme="minorHAnsi"/>
                <w:color w:val="000000"/>
                <w:sz w:val="22"/>
                <w:szCs w:val="22"/>
              </w:rPr>
              <w:t>- pandas handles large data, but may need optimization for very large datasets</w:t>
            </w:r>
          </w:p>
        </w:tc>
        <w:tc>
          <w:tcPr>
            <w:tcW w:w="1313" w:type="pct"/>
            <w:tcBorders>
              <w:top w:val="nil"/>
              <w:left w:val="nil"/>
              <w:bottom w:val="single" w:sz="8" w:space="0" w:color="A6A6A6"/>
              <w:right w:val="single" w:sz="8" w:space="0" w:color="A6A6A6"/>
            </w:tcBorders>
            <w:shd w:val="clear" w:color="auto" w:fill="auto"/>
            <w:vAlign w:val="center"/>
            <w:hideMark/>
          </w:tcPr>
          <w:p w14:paraId="4B282C87" w14:textId="77777777" w:rsidR="001017D3" w:rsidRPr="001554C2" w:rsidRDefault="001017D3" w:rsidP="00A23D18">
            <w:pPr>
              <w:rPr>
                <w:rFonts w:asciiTheme="minorHAnsi" w:hAnsiTheme="minorHAnsi" w:cstheme="minorHAnsi"/>
                <w:color w:val="000000"/>
                <w:sz w:val="22"/>
                <w:szCs w:val="22"/>
              </w:rPr>
            </w:pPr>
            <w:r w:rsidRPr="001554C2">
              <w:rPr>
                <w:rFonts w:asciiTheme="minorHAnsi" w:hAnsiTheme="minorHAnsi" w:cstheme="minorHAnsi"/>
                <w:color w:val="000000"/>
                <w:sz w:val="22"/>
                <w:szCs w:val="22"/>
              </w:rPr>
              <w:t xml:space="preserve">- </w:t>
            </w:r>
            <w:proofErr w:type="spellStart"/>
            <w:r w:rsidRPr="001554C2">
              <w:rPr>
                <w:rFonts w:asciiTheme="minorHAnsi" w:hAnsiTheme="minorHAnsi" w:cstheme="minorHAnsi"/>
                <w:color w:val="000000"/>
                <w:sz w:val="22"/>
                <w:szCs w:val="22"/>
              </w:rPr>
              <w:t>fread</w:t>
            </w:r>
            <w:proofErr w:type="spellEnd"/>
            <w:r w:rsidRPr="001554C2">
              <w:rPr>
                <w:rFonts w:asciiTheme="minorHAnsi" w:hAnsiTheme="minorHAnsi" w:cstheme="minorHAnsi"/>
                <w:color w:val="000000"/>
                <w:sz w:val="22"/>
                <w:szCs w:val="22"/>
              </w:rPr>
              <w:t>() is optimized for speed, making it effective for large datasets</w:t>
            </w:r>
          </w:p>
        </w:tc>
      </w:tr>
      <w:tr w:rsidR="001017D3" w:rsidRPr="001554C2" w14:paraId="64EC0540" w14:textId="77777777" w:rsidTr="00A23D18">
        <w:trPr>
          <w:trHeight w:val="915"/>
        </w:trPr>
        <w:tc>
          <w:tcPr>
            <w:tcW w:w="919" w:type="pct"/>
            <w:vMerge w:val="restart"/>
            <w:tcBorders>
              <w:top w:val="nil"/>
              <w:left w:val="single" w:sz="8" w:space="0" w:color="A6A6A6"/>
              <w:bottom w:val="single" w:sz="8" w:space="0" w:color="A6A6A6"/>
              <w:right w:val="single" w:sz="8" w:space="0" w:color="A6A6A6"/>
            </w:tcBorders>
            <w:shd w:val="clear" w:color="auto" w:fill="auto"/>
            <w:vAlign w:val="center"/>
            <w:hideMark/>
          </w:tcPr>
          <w:p w14:paraId="5FE38C3E" w14:textId="77777777" w:rsidR="001017D3" w:rsidRPr="001554C2" w:rsidRDefault="001017D3" w:rsidP="00A23D18">
            <w:pPr>
              <w:rPr>
                <w:rFonts w:asciiTheme="minorHAnsi" w:hAnsiTheme="minorHAnsi" w:cstheme="minorHAnsi"/>
                <w:b/>
                <w:bCs/>
                <w:color w:val="000000"/>
                <w:sz w:val="22"/>
                <w:szCs w:val="22"/>
              </w:rPr>
            </w:pPr>
            <w:r w:rsidRPr="001554C2">
              <w:rPr>
                <w:rFonts w:asciiTheme="minorHAnsi" w:hAnsiTheme="minorHAnsi" w:cstheme="minorHAnsi"/>
                <w:b/>
                <w:bCs/>
                <w:color w:val="000000"/>
                <w:sz w:val="22"/>
                <w:szCs w:val="22"/>
              </w:rPr>
              <w:t>Best Practices</w:t>
            </w:r>
          </w:p>
        </w:tc>
        <w:tc>
          <w:tcPr>
            <w:tcW w:w="1444" w:type="pct"/>
            <w:tcBorders>
              <w:top w:val="nil"/>
              <w:left w:val="nil"/>
              <w:bottom w:val="single" w:sz="8" w:space="0" w:color="A6A6A6"/>
              <w:right w:val="single" w:sz="8" w:space="0" w:color="A6A6A6"/>
            </w:tcBorders>
            <w:shd w:val="clear" w:color="auto" w:fill="auto"/>
            <w:vAlign w:val="center"/>
            <w:hideMark/>
          </w:tcPr>
          <w:p w14:paraId="37881DCF" w14:textId="77777777" w:rsidR="001017D3" w:rsidRPr="001554C2" w:rsidRDefault="001017D3" w:rsidP="00A23D18">
            <w:pPr>
              <w:rPr>
                <w:rFonts w:asciiTheme="minorHAnsi" w:hAnsiTheme="minorHAnsi" w:cstheme="minorHAnsi"/>
                <w:color w:val="000000"/>
                <w:sz w:val="22"/>
                <w:szCs w:val="22"/>
              </w:rPr>
            </w:pPr>
            <w:r w:rsidRPr="001554C2">
              <w:rPr>
                <w:rFonts w:asciiTheme="minorHAnsi" w:hAnsiTheme="minorHAnsi" w:cstheme="minorHAnsi"/>
                <w:color w:val="000000"/>
                <w:sz w:val="22"/>
                <w:szCs w:val="22"/>
              </w:rPr>
              <w:t>- Ensure consistency by downloading a static version of the dataset before import</w:t>
            </w:r>
          </w:p>
        </w:tc>
        <w:tc>
          <w:tcPr>
            <w:tcW w:w="1323" w:type="pct"/>
            <w:tcBorders>
              <w:top w:val="nil"/>
              <w:left w:val="nil"/>
              <w:bottom w:val="single" w:sz="8" w:space="0" w:color="A6A6A6"/>
              <w:right w:val="single" w:sz="8" w:space="0" w:color="A6A6A6"/>
            </w:tcBorders>
            <w:shd w:val="clear" w:color="auto" w:fill="auto"/>
            <w:vAlign w:val="center"/>
            <w:hideMark/>
          </w:tcPr>
          <w:p w14:paraId="7BEC6EA1" w14:textId="77777777" w:rsidR="001017D3" w:rsidRPr="001554C2" w:rsidRDefault="001017D3" w:rsidP="00A23D18">
            <w:pPr>
              <w:rPr>
                <w:rFonts w:asciiTheme="minorHAnsi" w:hAnsiTheme="minorHAnsi" w:cstheme="minorHAnsi"/>
                <w:color w:val="000000"/>
                <w:sz w:val="22"/>
                <w:szCs w:val="22"/>
              </w:rPr>
            </w:pPr>
            <w:r w:rsidRPr="001554C2">
              <w:rPr>
                <w:rFonts w:asciiTheme="minorHAnsi" w:hAnsiTheme="minorHAnsi" w:cstheme="minorHAnsi"/>
                <w:color w:val="000000"/>
                <w:sz w:val="22"/>
                <w:szCs w:val="22"/>
              </w:rPr>
              <w:t xml:space="preserve">- Use </w:t>
            </w:r>
            <w:proofErr w:type="spellStart"/>
            <w:r w:rsidRPr="001554C2">
              <w:rPr>
                <w:rFonts w:asciiTheme="minorHAnsi" w:hAnsiTheme="minorHAnsi" w:cstheme="minorHAnsi"/>
                <w:color w:val="000000"/>
                <w:sz w:val="22"/>
                <w:szCs w:val="22"/>
              </w:rPr>
              <w:t>pandas.read_csv</w:t>
            </w:r>
            <w:proofErr w:type="spellEnd"/>
            <w:r w:rsidRPr="001554C2">
              <w:rPr>
                <w:rFonts w:asciiTheme="minorHAnsi" w:hAnsiTheme="minorHAnsi" w:cstheme="minorHAnsi"/>
                <w:color w:val="000000"/>
                <w:sz w:val="22"/>
                <w:szCs w:val="22"/>
              </w:rPr>
              <w:t xml:space="preserve">() with selective column </w:t>
            </w:r>
            <w:proofErr w:type="gramStart"/>
            <w:r w:rsidRPr="001554C2">
              <w:rPr>
                <w:rFonts w:asciiTheme="minorHAnsi" w:hAnsiTheme="minorHAnsi" w:cstheme="minorHAnsi"/>
                <w:color w:val="000000"/>
                <w:sz w:val="22"/>
                <w:szCs w:val="22"/>
              </w:rPr>
              <w:t>import</w:t>
            </w:r>
            <w:proofErr w:type="gramEnd"/>
            <w:r w:rsidRPr="001554C2">
              <w:rPr>
                <w:rFonts w:asciiTheme="minorHAnsi" w:hAnsiTheme="minorHAnsi" w:cstheme="minorHAnsi"/>
                <w:color w:val="000000"/>
                <w:sz w:val="22"/>
                <w:szCs w:val="22"/>
              </w:rPr>
              <w:t xml:space="preserve"> for efficiency</w:t>
            </w:r>
          </w:p>
        </w:tc>
        <w:tc>
          <w:tcPr>
            <w:tcW w:w="1313" w:type="pct"/>
            <w:tcBorders>
              <w:top w:val="nil"/>
              <w:left w:val="nil"/>
              <w:bottom w:val="single" w:sz="8" w:space="0" w:color="A6A6A6"/>
              <w:right w:val="single" w:sz="8" w:space="0" w:color="A6A6A6"/>
            </w:tcBorders>
            <w:shd w:val="clear" w:color="auto" w:fill="auto"/>
            <w:vAlign w:val="center"/>
            <w:hideMark/>
          </w:tcPr>
          <w:p w14:paraId="385D0DED" w14:textId="77777777" w:rsidR="001017D3" w:rsidRPr="001554C2" w:rsidRDefault="001017D3" w:rsidP="00A23D18">
            <w:pPr>
              <w:rPr>
                <w:rFonts w:asciiTheme="minorHAnsi" w:hAnsiTheme="minorHAnsi" w:cstheme="minorHAnsi"/>
                <w:color w:val="000000"/>
                <w:sz w:val="22"/>
                <w:szCs w:val="22"/>
              </w:rPr>
            </w:pPr>
            <w:r w:rsidRPr="001554C2">
              <w:rPr>
                <w:rFonts w:asciiTheme="minorHAnsi" w:hAnsiTheme="minorHAnsi" w:cstheme="minorHAnsi"/>
                <w:color w:val="000000"/>
                <w:sz w:val="22"/>
                <w:szCs w:val="22"/>
              </w:rPr>
              <w:t xml:space="preserve">- Use </w:t>
            </w:r>
            <w:proofErr w:type="spellStart"/>
            <w:r w:rsidRPr="001554C2">
              <w:rPr>
                <w:rFonts w:asciiTheme="minorHAnsi" w:hAnsiTheme="minorHAnsi" w:cstheme="minorHAnsi"/>
                <w:color w:val="000000"/>
                <w:sz w:val="22"/>
                <w:szCs w:val="22"/>
              </w:rPr>
              <w:t>fread</w:t>
            </w:r>
            <w:proofErr w:type="spellEnd"/>
            <w:r w:rsidRPr="001554C2">
              <w:rPr>
                <w:rFonts w:asciiTheme="minorHAnsi" w:hAnsiTheme="minorHAnsi" w:cstheme="minorHAnsi"/>
                <w:color w:val="000000"/>
                <w:sz w:val="22"/>
                <w:szCs w:val="22"/>
              </w:rPr>
              <w:t>() for efficient data import and column selection</w:t>
            </w:r>
          </w:p>
        </w:tc>
      </w:tr>
      <w:tr w:rsidR="001017D3" w:rsidRPr="001554C2" w14:paraId="759FC345" w14:textId="77777777" w:rsidTr="00A23D18">
        <w:trPr>
          <w:trHeight w:val="915"/>
        </w:trPr>
        <w:tc>
          <w:tcPr>
            <w:tcW w:w="919" w:type="pct"/>
            <w:vMerge/>
            <w:tcBorders>
              <w:top w:val="nil"/>
              <w:left w:val="single" w:sz="8" w:space="0" w:color="A6A6A6"/>
              <w:bottom w:val="single" w:sz="8" w:space="0" w:color="A6A6A6"/>
              <w:right w:val="single" w:sz="8" w:space="0" w:color="A6A6A6"/>
            </w:tcBorders>
            <w:vAlign w:val="center"/>
            <w:hideMark/>
          </w:tcPr>
          <w:p w14:paraId="4D926561" w14:textId="77777777" w:rsidR="001017D3" w:rsidRPr="001554C2" w:rsidRDefault="001017D3" w:rsidP="00A23D18">
            <w:pPr>
              <w:rPr>
                <w:rFonts w:asciiTheme="minorHAnsi" w:hAnsiTheme="minorHAnsi" w:cstheme="minorHAnsi"/>
                <w:b/>
                <w:bCs/>
                <w:color w:val="000000"/>
                <w:sz w:val="22"/>
                <w:szCs w:val="22"/>
              </w:rPr>
            </w:pPr>
          </w:p>
        </w:tc>
        <w:tc>
          <w:tcPr>
            <w:tcW w:w="1444" w:type="pct"/>
            <w:tcBorders>
              <w:top w:val="nil"/>
              <w:left w:val="nil"/>
              <w:bottom w:val="single" w:sz="8" w:space="0" w:color="A6A6A6"/>
              <w:right w:val="single" w:sz="8" w:space="0" w:color="A6A6A6"/>
            </w:tcBorders>
            <w:shd w:val="clear" w:color="auto" w:fill="auto"/>
            <w:vAlign w:val="center"/>
            <w:hideMark/>
          </w:tcPr>
          <w:p w14:paraId="0448211E" w14:textId="77777777" w:rsidR="001017D3" w:rsidRPr="001554C2" w:rsidRDefault="001017D3" w:rsidP="00A23D18">
            <w:pPr>
              <w:rPr>
                <w:rFonts w:asciiTheme="minorHAnsi" w:hAnsiTheme="minorHAnsi" w:cstheme="minorHAnsi"/>
                <w:color w:val="000000"/>
                <w:sz w:val="22"/>
                <w:szCs w:val="22"/>
              </w:rPr>
            </w:pPr>
            <w:r w:rsidRPr="001554C2">
              <w:rPr>
                <w:rFonts w:asciiTheme="minorHAnsi" w:hAnsiTheme="minorHAnsi" w:cstheme="minorHAnsi"/>
                <w:color w:val="000000"/>
                <w:sz w:val="22"/>
                <w:szCs w:val="22"/>
              </w:rPr>
              <w:t>- Always set a seed value for reproducibility</w:t>
            </w:r>
          </w:p>
        </w:tc>
        <w:tc>
          <w:tcPr>
            <w:tcW w:w="1323" w:type="pct"/>
            <w:tcBorders>
              <w:top w:val="nil"/>
              <w:left w:val="nil"/>
              <w:bottom w:val="single" w:sz="8" w:space="0" w:color="A6A6A6"/>
              <w:right w:val="single" w:sz="8" w:space="0" w:color="A6A6A6"/>
            </w:tcBorders>
            <w:shd w:val="clear" w:color="auto" w:fill="auto"/>
            <w:vAlign w:val="center"/>
            <w:hideMark/>
          </w:tcPr>
          <w:p w14:paraId="5E2B3E6F" w14:textId="77777777" w:rsidR="001017D3" w:rsidRPr="001554C2" w:rsidRDefault="001017D3" w:rsidP="00A23D18">
            <w:pPr>
              <w:rPr>
                <w:rFonts w:asciiTheme="minorHAnsi" w:hAnsiTheme="minorHAnsi" w:cstheme="minorHAnsi"/>
                <w:color w:val="000000"/>
                <w:sz w:val="22"/>
                <w:szCs w:val="22"/>
              </w:rPr>
            </w:pPr>
            <w:r w:rsidRPr="001554C2">
              <w:rPr>
                <w:rFonts w:asciiTheme="minorHAnsi" w:hAnsiTheme="minorHAnsi" w:cstheme="minorHAnsi"/>
                <w:color w:val="000000"/>
                <w:sz w:val="22"/>
                <w:szCs w:val="22"/>
              </w:rPr>
              <w:t xml:space="preserve">- Set </w:t>
            </w:r>
            <w:proofErr w:type="spellStart"/>
            <w:r w:rsidRPr="001554C2">
              <w:rPr>
                <w:rFonts w:asciiTheme="minorHAnsi" w:hAnsiTheme="minorHAnsi" w:cstheme="minorHAnsi"/>
                <w:color w:val="000000"/>
                <w:sz w:val="22"/>
                <w:szCs w:val="22"/>
              </w:rPr>
              <w:t>random_state</w:t>
            </w:r>
            <w:proofErr w:type="spellEnd"/>
            <w:r w:rsidRPr="001554C2">
              <w:rPr>
                <w:rFonts w:asciiTheme="minorHAnsi" w:hAnsiTheme="minorHAnsi" w:cstheme="minorHAnsi"/>
                <w:color w:val="000000"/>
                <w:sz w:val="22"/>
                <w:szCs w:val="22"/>
              </w:rPr>
              <w:t xml:space="preserve"> for consistent sampling</w:t>
            </w:r>
          </w:p>
        </w:tc>
        <w:tc>
          <w:tcPr>
            <w:tcW w:w="1313" w:type="pct"/>
            <w:tcBorders>
              <w:top w:val="nil"/>
              <w:left w:val="nil"/>
              <w:bottom w:val="single" w:sz="8" w:space="0" w:color="A6A6A6"/>
              <w:right w:val="single" w:sz="8" w:space="0" w:color="A6A6A6"/>
            </w:tcBorders>
            <w:shd w:val="clear" w:color="auto" w:fill="auto"/>
            <w:vAlign w:val="center"/>
            <w:hideMark/>
          </w:tcPr>
          <w:p w14:paraId="3C070D8E" w14:textId="77777777" w:rsidR="001017D3" w:rsidRPr="001554C2" w:rsidRDefault="001017D3" w:rsidP="00A23D18">
            <w:pPr>
              <w:rPr>
                <w:rFonts w:asciiTheme="minorHAnsi" w:hAnsiTheme="minorHAnsi" w:cstheme="minorHAnsi"/>
                <w:color w:val="000000"/>
                <w:sz w:val="22"/>
                <w:szCs w:val="22"/>
              </w:rPr>
            </w:pPr>
            <w:r w:rsidRPr="001554C2">
              <w:rPr>
                <w:rFonts w:asciiTheme="minorHAnsi" w:hAnsiTheme="minorHAnsi" w:cstheme="minorHAnsi"/>
                <w:color w:val="000000"/>
                <w:sz w:val="22"/>
                <w:szCs w:val="22"/>
              </w:rPr>
              <w:t xml:space="preserve">- Set </w:t>
            </w:r>
            <w:proofErr w:type="spellStart"/>
            <w:r w:rsidRPr="001554C2">
              <w:rPr>
                <w:rFonts w:asciiTheme="minorHAnsi" w:hAnsiTheme="minorHAnsi" w:cstheme="minorHAnsi"/>
                <w:color w:val="000000"/>
                <w:sz w:val="22"/>
                <w:szCs w:val="22"/>
              </w:rPr>
              <w:t>set.seed</w:t>
            </w:r>
            <w:proofErr w:type="spellEnd"/>
            <w:r w:rsidRPr="001554C2">
              <w:rPr>
                <w:rFonts w:asciiTheme="minorHAnsi" w:hAnsiTheme="minorHAnsi" w:cstheme="minorHAnsi"/>
                <w:color w:val="000000"/>
                <w:sz w:val="22"/>
                <w:szCs w:val="22"/>
              </w:rPr>
              <w:t>() for reproducibility in sampling</w:t>
            </w:r>
          </w:p>
        </w:tc>
      </w:tr>
    </w:tbl>
    <w:p w14:paraId="0D13213C" w14:textId="77777777" w:rsidR="001017D3" w:rsidRDefault="001017D3" w:rsidP="001017D3">
      <w:pPr>
        <w:pStyle w:val="ABodyCopy"/>
        <w:ind w:left="0"/>
        <w:rPr>
          <w:rFonts w:asciiTheme="minorHAnsi" w:hAnsiTheme="minorHAnsi"/>
          <w:sz w:val="22"/>
          <w:szCs w:val="22"/>
        </w:rPr>
      </w:pPr>
    </w:p>
    <w:p w14:paraId="19A0A524" w14:textId="77777777" w:rsidR="00C91A18" w:rsidRDefault="00C91A18" w:rsidP="00762095">
      <w:pPr>
        <w:pStyle w:val="ABodyCopy"/>
        <w:ind w:left="0"/>
      </w:pPr>
    </w:p>
    <w:p w14:paraId="3B512D5D" w14:textId="77777777" w:rsidR="001017D3" w:rsidRDefault="001017D3" w:rsidP="00762095">
      <w:pPr>
        <w:pStyle w:val="ABodyCopy"/>
        <w:ind w:left="0"/>
      </w:pPr>
    </w:p>
    <w:p w14:paraId="7FAB7CD0" w14:textId="77777777" w:rsidR="001017D3" w:rsidRDefault="001017D3" w:rsidP="00762095">
      <w:pPr>
        <w:pStyle w:val="ABodyCopy"/>
        <w:ind w:left="0"/>
      </w:pPr>
    </w:p>
    <w:p w14:paraId="656924B5" w14:textId="77777777" w:rsidR="001017D3" w:rsidRDefault="001017D3" w:rsidP="00762095">
      <w:pPr>
        <w:pStyle w:val="ABodyCopy"/>
        <w:ind w:left="0"/>
      </w:pPr>
    </w:p>
    <w:p w14:paraId="03A6478C" w14:textId="77777777" w:rsidR="001017D3" w:rsidRDefault="001017D3" w:rsidP="00762095">
      <w:pPr>
        <w:pStyle w:val="ABodyCopy"/>
        <w:ind w:left="0"/>
      </w:pPr>
    </w:p>
    <w:p w14:paraId="11674FCB" w14:textId="77777777" w:rsidR="001017D3" w:rsidRDefault="001017D3" w:rsidP="00762095">
      <w:pPr>
        <w:pStyle w:val="ABodyCopy"/>
        <w:ind w:left="0"/>
      </w:pPr>
    </w:p>
    <w:p w14:paraId="4273133D" w14:textId="77777777" w:rsidR="001017D3" w:rsidRDefault="001017D3" w:rsidP="00762095">
      <w:pPr>
        <w:pStyle w:val="ABodyCopy"/>
        <w:ind w:left="0"/>
      </w:pPr>
    </w:p>
    <w:p w14:paraId="04A33CBA" w14:textId="77777777" w:rsidR="001017D3" w:rsidRDefault="001017D3" w:rsidP="00762095">
      <w:pPr>
        <w:pStyle w:val="ABodyCopy"/>
        <w:ind w:left="0"/>
      </w:pPr>
    </w:p>
    <w:p w14:paraId="6A591DED" w14:textId="77777777" w:rsidR="001017D3" w:rsidRDefault="001017D3" w:rsidP="00762095">
      <w:pPr>
        <w:pStyle w:val="ABodyCopy"/>
        <w:ind w:left="0"/>
      </w:pPr>
    </w:p>
    <w:p w14:paraId="194CFBB4" w14:textId="77777777" w:rsidR="001017D3" w:rsidRDefault="001017D3" w:rsidP="00762095">
      <w:pPr>
        <w:pStyle w:val="ABodyCopy"/>
        <w:ind w:left="0"/>
      </w:pPr>
    </w:p>
    <w:p w14:paraId="565808DE" w14:textId="77777777" w:rsidR="001017D3" w:rsidRDefault="001017D3" w:rsidP="00762095">
      <w:pPr>
        <w:pStyle w:val="ABodyCopy"/>
        <w:ind w:left="0"/>
      </w:pPr>
    </w:p>
    <w:p w14:paraId="1665E38C" w14:textId="77777777" w:rsidR="001017D3" w:rsidRDefault="001017D3" w:rsidP="00762095">
      <w:pPr>
        <w:pStyle w:val="ABodyCopy"/>
        <w:ind w:left="0"/>
      </w:pPr>
    </w:p>
    <w:p w14:paraId="244408F2" w14:textId="77777777" w:rsidR="001017D3" w:rsidRDefault="001017D3" w:rsidP="00762095">
      <w:pPr>
        <w:pStyle w:val="ABodyCopy"/>
        <w:ind w:left="0"/>
      </w:pPr>
    </w:p>
    <w:p w14:paraId="713453B2" w14:textId="77777777" w:rsidR="001017D3" w:rsidRDefault="001017D3" w:rsidP="00762095">
      <w:pPr>
        <w:pStyle w:val="ABodyCopy"/>
        <w:ind w:left="0"/>
      </w:pPr>
    </w:p>
    <w:p w14:paraId="4CE338BD" w14:textId="77777777" w:rsidR="001017D3" w:rsidRDefault="001017D3" w:rsidP="00762095">
      <w:pPr>
        <w:pStyle w:val="ABodyCopy"/>
        <w:ind w:left="0"/>
      </w:pPr>
    </w:p>
    <w:p w14:paraId="7E1C5FFE" w14:textId="77777777" w:rsidR="001017D3" w:rsidRDefault="001017D3" w:rsidP="00762095">
      <w:pPr>
        <w:pStyle w:val="ABodyCopy"/>
        <w:ind w:left="0"/>
      </w:pPr>
    </w:p>
    <w:p w14:paraId="69C8B1CE" w14:textId="77777777" w:rsidR="001017D3" w:rsidRDefault="001017D3" w:rsidP="00762095">
      <w:pPr>
        <w:pStyle w:val="ABodyCopy"/>
        <w:ind w:left="0"/>
      </w:pPr>
    </w:p>
    <w:p w14:paraId="426FCECD" w14:textId="77777777" w:rsidR="001017D3" w:rsidRDefault="001017D3" w:rsidP="00762095">
      <w:pPr>
        <w:pStyle w:val="ABodyCopy"/>
        <w:ind w:left="0"/>
      </w:pPr>
    </w:p>
    <w:p w14:paraId="5760C347" w14:textId="77777777" w:rsidR="001017D3" w:rsidRDefault="001017D3" w:rsidP="00762095">
      <w:pPr>
        <w:pStyle w:val="ABodyCopy"/>
        <w:ind w:left="0"/>
      </w:pPr>
    </w:p>
    <w:p w14:paraId="7984617E" w14:textId="77777777" w:rsidR="001017D3" w:rsidRDefault="001017D3" w:rsidP="00762095">
      <w:pPr>
        <w:pStyle w:val="ABodyCopy"/>
        <w:ind w:left="0"/>
      </w:pPr>
    </w:p>
    <w:p w14:paraId="3210ED4B" w14:textId="77777777" w:rsidR="001017D3" w:rsidRDefault="001017D3" w:rsidP="00762095">
      <w:pPr>
        <w:pStyle w:val="ABodyCopy"/>
        <w:ind w:left="0"/>
      </w:pPr>
    </w:p>
    <w:p w14:paraId="2666BA36" w14:textId="77777777" w:rsidR="001017D3" w:rsidRDefault="001017D3" w:rsidP="00762095">
      <w:pPr>
        <w:pStyle w:val="ABodyCopy"/>
        <w:ind w:left="0"/>
      </w:pPr>
    </w:p>
    <w:p w14:paraId="6612DA88" w14:textId="77777777" w:rsidR="00C8129E" w:rsidRPr="007D1E20" w:rsidRDefault="00C8129E" w:rsidP="00C8129E">
      <w:pPr>
        <w:pStyle w:val="AChapTitle"/>
      </w:pPr>
      <w:bookmarkStart w:id="33" w:name="_Toc174889543"/>
      <w:r w:rsidRPr="007D1E20">
        <w:lastRenderedPageBreak/>
        <w:t xml:space="preserve">Chapter </w:t>
      </w:r>
      <w:r>
        <w:t>3</w:t>
      </w:r>
      <w:r w:rsidRPr="007D1E20">
        <w:t xml:space="preserve">: </w:t>
      </w:r>
      <w:r>
        <w:t>Creating a Modeling Data Set</w:t>
      </w:r>
      <w:bookmarkEnd w:id="33"/>
    </w:p>
    <w:p w14:paraId="7C568E6F" w14:textId="77777777" w:rsidR="00C8129E" w:rsidRPr="007D1E20" w:rsidRDefault="00C8129E" w:rsidP="00C8129E">
      <w:pPr>
        <w:pStyle w:val="Heading1"/>
      </w:pPr>
      <w:bookmarkStart w:id="34" w:name="_Toc174889544"/>
      <w:r w:rsidRPr="007D1E20">
        <w:t>Overview</w:t>
      </w:r>
      <w:bookmarkEnd w:id="34"/>
    </w:p>
    <w:p w14:paraId="1FA34245" w14:textId="77777777" w:rsidR="00C8129E" w:rsidRPr="007D1E20" w:rsidRDefault="00C8129E" w:rsidP="00C8129E">
      <w:pPr>
        <w:pStyle w:val="ABodyCopy"/>
        <w:ind w:left="0"/>
      </w:pPr>
    </w:p>
    <w:p w14:paraId="553213FA" w14:textId="77777777" w:rsidR="00C8129E" w:rsidRPr="00451E85" w:rsidRDefault="00C8129E" w:rsidP="00C8129E">
      <w:pPr>
        <w:rPr>
          <w:rFonts w:asciiTheme="minorHAnsi" w:hAnsiTheme="minorHAnsi" w:cstheme="minorHAnsi"/>
          <w:sz w:val="22"/>
          <w:szCs w:val="22"/>
        </w:rPr>
      </w:pPr>
      <w:r w:rsidRPr="00451E85">
        <w:rPr>
          <w:rFonts w:asciiTheme="minorHAnsi" w:hAnsiTheme="minorHAnsi" w:cstheme="minorHAnsi"/>
          <w:sz w:val="22"/>
          <w:szCs w:val="22"/>
        </w:rPr>
        <w:t xml:space="preserve">In data science, we often encounter a stark contrast between the pristine academic data sets used for </w:t>
      </w:r>
      <w:r>
        <w:rPr>
          <w:rFonts w:asciiTheme="minorHAnsi" w:hAnsiTheme="minorHAnsi" w:cstheme="minorHAnsi"/>
          <w:sz w:val="22"/>
          <w:szCs w:val="22"/>
        </w:rPr>
        <w:t>education</w:t>
      </w:r>
      <w:r w:rsidRPr="00451E85">
        <w:rPr>
          <w:rFonts w:asciiTheme="minorHAnsi" w:hAnsiTheme="minorHAnsi" w:cstheme="minorHAnsi"/>
          <w:sz w:val="22"/>
          <w:szCs w:val="22"/>
        </w:rPr>
        <w:t xml:space="preserve"> and the messy nature of real-world data</w:t>
      </w:r>
      <w:r>
        <w:rPr>
          <w:rFonts w:asciiTheme="minorHAnsi" w:hAnsiTheme="minorHAnsi" w:cstheme="minorHAnsi"/>
          <w:sz w:val="22"/>
          <w:szCs w:val="22"/>
        </w:rPr>
        <w:t xml:space="preserve"> used for decision making</w:t>
      </w:r>
      <w:r w:rsidRPr="00451E85">
        <w:rPr>
          <w:rFonts w:asciiTheme="minorHAnsi" w:hAnsiTheme="minorHAnsi" w:cstheme="minorHAnsi"/>
          <w:sz w:val="22"/>
          <w:szCs w:val="22"/>
        </w:rPr>
        <w:t xml:space="preserve">. While academic examples like the well-known </w:t>
      </w:r>
      <w:r>
        <w:rPr>
          <w:rFonts w:asciiTheme="minorHAnsi" w:hAnsiTheme="minorHAnsi" w:cstheme="minorHAnsi"/>
          <w:sz w:val="22"/>
          <w:szCs w:val="22"/>
        </w:rPr>
        <w:t>“I</w:t>
      </w:r>
      <w:r w:rsidRPr="00451E85">
        <w:rPr>
          <w:rFonts w:asciiTheme="minorHAnsi" w:hAnsiTheme="minorHAnsi" w:cstheme="minorHAnsi"/>
          <w:sz w:val="22"/>
          <w:szCs w:val="22"/>
        </w:rPr>
        <w:t>ris</w:t>
      </w:r>
      <w:r>
        <w:rPr>
          <w:rFonts w:asciiTheme="minorHAnsi" w:hAnsiTheme="minorHAnsi" w:cstheme="minorHAnsi"/>
          <w:sz w:val="22"/>
          <w:szCs w:val="22"/>
        </w:rPr>
        <w:t>”</w:t>
      </w:r>
      <w:r w:rsidRPr="00451E85">
        <w:rPr>
          <w:rFonts w:asciiTheme="minorHAnsi" w:hAnsiTheme="minorHAnsi" w:cstheme="minorHAnsi"/>
          <w:sz w:val="22"/>
          <w:szCs w:val="22"/>
        </w:rPr>
        <w:t xml:space="preserve"> data set for clustering, </w:t>
      </w:r>
      <w:r>
        <w:rPr>
          <w:rFonts w:asciiTheme="minorHAnsi" w:hAnsiTheme="minorHAnsi" w:cstheme="minorHAnsi"/>
          <w:sz w:val="22"/>
          <w:szCs w:val="22"/>
        </w:rPr>
        <w:t>the “</w:t>
      </w:r>
      <w:r w:rsidRPr="00451E85">
        <w:rPr>
          <w:rFonts w:asciiTheme="minorHAnsi" w:hAnsiTheme="minorHAnsi" w:cstheme="minorHAnsi"/>
          <w:sz w:val="22"/>
          <w:szCs w:val="22"/>
        </w:rPr>
        <w:t>MNIST</w:t>
      </w:r>
      <w:r>
        <w:rPr>
          <w:rFonts w:asciiTheme="minorHAnsi" w:hAnsiTheme="minorHAnsi" w:cstheme="minorHAnsi"/>
          <w:sz w:val="22"/>
          <w:szCs w:val="22"/>
        </w:rPr>
        <w:t>”</w:t>
      </w:r>
      <w:r w:rsidRPr="00451E85">
        <w:rPr>
          <w:rFonts w:asciiTheme="minorHAnsi" w:hAnsiTheme="minorHAnsi" w:cstheme="minorHAnsi"/>
          <w:sz w:val="22"/>
          <w:szCs w:val="22"/>
        </w:rPr>
        <w:t xml:space="preserve"> data set for classification, or the </w:t>
      </w:r>
      <w:r>
        <w:rPr>
          <w:rFonts w:asciiTheme="minorHAnsi" w:hAnsiTheme="minorHAnsi" w:cstheme="minorHAnsi"/>
          <w:sz w:val="22"/>
          <w:szCs w:val="22"/>
        </w:rPr>
        <w:t>“R</w:t>
      </w:r>
      <w:r w:rsidRPr="00451E85">
        <w:rPr>
          <w:rFonts w:asciiTheme="minorHAnsi" w:hAnsiTheme="minorHAnsi" w:cstheme="minorHAnsi"/>
          <w:sz w:val="22"/>
          <w:szCs w:val="22"/>
        </w:rPr>
        <w:t xml:space="preserve">eal </w:t>
      </w:r>
      <w:r>
        <w:rPr>
          <w:rFonts w:asciiTheme="minorHAnsi" w:hAnsiTheme="minorHAnsi" w:cstheme="minorHAnsi"/>
          <w:sz w:val="22"/>
          <w:szCs w:val="22"/>
        </w:rPr>
        <w:t>E</w:t>
      </w:r>
      <w:r w:rsidRPr="00451E85">
        <w:rPr>
          <w:rFonts w:asciiTheme="minorHAnsi" w:hAnsiTheme="minorHAnsi" w:cstheme="minorHAnsi"/>
          <w:sz w:val="22"/>
          <w:szCs w:val="22"/>
        </w:rPr>
        <w:t xml:space="preserve">state </w:t>
      </w:r>
      <w:r>
        <w:rPr>
          <w:rFonts w:asciiTheme="minorHAnsi" w:hAnsiTheme="minorHAnsi" w:cstheme="minorHAnsi"/>
          <w:sz w:val="22"/>
          <w:szCs w:val="22"/>
        </w:rPr>
        <w:t>P</w:t>
      </w:r>
      <w:r w:rsidRPr="00451E85">
        <w:rPr>
          <w:rFonts w:asciiTheme="minorHAnsi" w:hAnsiTheme="minorHAnsi" w:cstheme="minorHAnsi"/>
          <w:sz w:val="22"/>
          <w:szCs w:val="22"/>
        </w:rPr>
        <w:t xml:space="preserve">rice </w:t>
      </w:r>
      <w:r>
        <w:rPr>
          <w:rFonts w:asciiTheme="minorHAnsi" w:hAnsiTheme="minorHAnsi" w:cstheme="minorHAnsi"/>
          <w:sz w:val="22"/>
          <w:szCs w:val="22"/>
        </w:rPr>
        <w:t>P</w:t>
      </w:r>
      <w:r w:rsidRPr="00451E85">
        <w:rPr>
          <w:rFonts w:asciiTheme="minorHAnsi" w:hAnsiTheme="minorHAnsi" w:cstheme="minorHAnsi"/>
          <w:sz w:val="22"/>
          <w:szCs w:val="22"/>
        </w:rPr>
        <w:t>rediction</w:t>
      </w:r>
      <w:r>
        <w:rPr>
          <w:rFonts w:asciiTheme="minorHAnsi" w:hAnsiTheme="minorHAnsi" w:cstheme="minorHAnsi"/>
          <w:sz w:val="22"/>
          <w:szCs w:val="22"/>
        </w:rPr>
        <w:t>”</w:t>
      </w:r>
      <w:r w:rsidRPr="00451E85">
        <w:rPr>
          <w:rFonts w:asciiTheme="minorHAnsi" w:hAnsiTheme="minorHAnsi" w:cstheme="minorHAnsi"/>
          <w:sz w:val="22"/>
          <w:szCs w:val="22"/>
        </w:rPr>
        <w:t xml:space="preserve"> data set for regression modeling offer clean and structured data, real-world data sets present unique challenges and complexities. These data sets are not meticulously constructed for machine learning; rather, they serve as repositories of events and observations from various domains.</w:t>
      </w:r>
    </w:p>
    <w:p w14:paraId="7D353F86" w14:textId="77777777" w:rsidR="00C8129E" w:rsidRPr="00451E85" w:rsidRDefault="00C8129E" w:rsidP="00C8129E">
      <w:pPr>
        <w:rPr>
          <w:rFonts w:asciiTheme="minorHAnsi" w:hAnsiTheme="minorHAnsi" w:cstheme="minorHAnsi"/>
          <w:sz w:val="22"/>
          <w:szCs w:val="22"/>
        </w:rPr>
      </w:pPr>
    </w:p>
    <w:p w14:paraId="7ED2F27C" w14:textId="77777777" w:rsidR="00C8129E" w:rsidRPr="00451E85" w:rsidRDefault="00C8129E" w:rsidP="00C8129E">
      <w:pPr>
        <w:rPr>
          <w:rFonts w:asciiTheme="minorHAnsi" w:hAnsiTheme="minorHAnsi" w:cstheme="minorHAnsi"/>
          <w:sz w:val="22"/>
          <w:szCs w:val="22"/>
        </w:rPr>
      </w:pPr>
      <w:r w:rsidRPr="00451E85">
        <w:rPr>
          <w:rFonts w:asciiTheme="minorHAnsi" w:hAnsiTheme="minorHAnsi" w:cstheme="minorHAnsi"/>
          <w:sz w:val="22"/>
          <w:szCs w:val="22"/>
        </w:rPr>
        <w:t>Consider the diverse scenarios that real-world data encompasses</w:t>
      </w:r>
      <w:r>
        <w:rPr>
          <w:rFonts w:asciiTheme="minorHAnsi" w:hAnsiTheme="minorHAnsi" w:cstheme="minorHAnsi"/>
          <w:sz w:val="22"/>
          <w:szCs w:val="22"/>
        </w:rPr>
        <w:t>, such as</w:t>
      </w:r>
      <w:r w:rsidRPr="00451E85">
        <w:rPr>
          <w:rFonts w:asciiTheme="minorHAnsi" w:hAnsiTheme="minorHAnsi" w:cstheme="minorHAnsi"/>
          <w:sz w:val="22"/>
          <w:szCs w:val="22"/>
        </w:rPr>
        <w:t xml:space="preserve"> bank transactions, car accidents, disease conditions, forest fires, lost luggage, or even the historical pricing of Van Halen tickets. These data sets reflect the intricacies and nuances of </w:t>
      </w:r>
      <w:r>
        <w:rPr>
          <w:rFonts w:asciiTheme="minorHAnsi" w:hAnsiTheme="minorHAnsi" w:cstheme="minorHAnsi"/>
          <w:sz w:val="22"/>
          <w:szCs w:val="22"/>
        </w:rPr>
        <w:t>our world</w:t>
      </w:r>
      <w:r w:rsidRPr="00451E85">
        <w:rPr>
          <w:rFonts w:asciiTheme="minorHAnsi" w:hAnsiTheme="minorHAnsi" w:cstheme="minorHAnsi"/>
          <w:sz w:val="22"/>
          <w:szCs w:val="22"/>
        </w:rPr>
        <w:t>, carrying invaluable insights waiting to be unlocked through the lens of data science.</w:t>
      </w:r>
    </w:p>
    <w:p w14:paraId="7DAD7428" w14:textId="77777777" w:rsidR="00C8129E" w:rsidRPr="00451E85" w:rsidRDefault="00C8129E" w:rsidP="00C8129E">
      <w:pPr>
        <w:rPr>
          <w:rFonts w:asciiTheme="minorHAnsi" w:hAnsiTheme="minorHAnsi" w:cstheme="minorHAnsi"/>
          <w:sz w:val="22"/>
          <w:szCs w:val="22"/>
        </w:rPr>
      </w:pPr>
    </w:p>
    <w:p w14:paraId="024E1F24" w14:textId="77777777" w:rsidR="00C8129E" w:rsidRPr="00451E85" w:rsidRDefault="00C8129E" w:rsidP="00C8129E">
      <w:pPr>
        <w:rPr>
          <w:rFonts w:asciiTheme="minorHAnsi" w:hAnsiTheme="minorHAnsi" w:cstheme="minorHAnsi"/>
          <w:sz w:val="22"/>
          <w:szCs w:val="22"/>
        </w:rPr>
      </w:pPr>
      <w:r w:rsidRPr="00451E85">
        <w:rPr>
          <w:rFonts w:asciiTheme="minorHAnsi" w:hAnsiTheme="minorHAnsi" w:cstheme="minorHAnsi"/>
          <w:sz w:val="22"/>
          <w:szCs w:val="22"/>
        </w:rPr>
        <w:t xml:space="preserve">In this chapter, we embark on a journey to harness the power of real-world data by creating a modeling data set that suits our objectives. We navigate </w:t>
      </w:r>
      <w:r>
        <w:rPr>
          <w:rFonts w:asciiTheme="minorHAnsi" w:hAnsiTheme="minorHAnsi" w:cstheme="minorHAnsi"/>
          <w:sz w:val="22"/>
          <w:szCs w:val="22"/>
        </w:rPr>
        <w:t>the intricacies of data preparation, manipulation, and transformation, understanding these steps' vital role</w:t>
      </w:r>
      <w:r w:rsidRPr="00451E85">
        <w:rPr>
          <w:rFonts w:asciiTheme="minorHAnsi" w:hAnsiTheme="minorHAnsi" w:cstheme="minorHAnsi"/>
          <w:sz w:val="22"/>
          <w:szCs w:val="22"/>
        </w:rPr>
        <w:t xml:space="preserve"> in the data science workflow. </w:t>
      </w:r>
      <w:r>
        <w:rPr>
          <w:rFonts w:asciiTheme="minorHAnsi" w:hAnsiTheme="minorHAnsi" w:cstheme="minorHAnsi"/>
          <w:sz w:val="22"/>
          <w:szCs w:val="22"/>
        </w:rPr>
        <w:t>We aim</w:t>
      </w:r>
      <w:r w:rsidRPr="00451E85">
        <w:rPr>
          <w:rFonts w:asciiTheme="minorHAnsi" w:hAnsiTheme="minorHAnsi" w:cstheme="minorHAnsi"/>
          <w:sz w:val="22"/>
          <w:szCs w:val="22"/>
        </w:rPr>
        <w:t xml:space="preserve"> to bridge the gap between the raw data and the modeling stage, paving the way for accurate predictions, informed decisions, and meaningful insights.</w:t>
      </w:r>
    </w:p>
    <w:p w14:paraId="0A0D5E41" w14:textId="77777777" w:rsidR="00C8129E" w:rsidRPr="00451E85" w:rsidRDefault="00C8129E" w:rsidP="00C8129E">
      <w:pPr>
        <w:rPr>
          <w:rFonts w:asciiTheme="minorHAnsi" w:hAnsiTheme="minorHAnsi" w:cstheme="minorHAnsi"/>
          <w:sz w:val="22"/>
          <w:szCs w:val="22"/>
        </w:rPr>
      </w:pPr>
    </w:p>
    <w:p w14:paraId="3DE5A39B" w14:textId="77777777" w:rsidR="00C8129E" w:rsidRPr="00451E85" w:rsidRDefault="00C8129E" w:rsidP="00C8129E">
      <w:pPr>
        <w:rPr>
          <w:rFonts w:asciiTheme="minorHAnsi" w:hAnsiTheme="minorHAnsi" w:cstheme="minorHAnsi"/>
          <w:sz w:val="22"/>
          <w:szCs w:val="22"/>
        </w:rPr>
      </w:pPr>
      <w:r w:rsidRPr="00451E85">
        <w:rPr>
          <w:rFonts w:asciiTheme="minorHAnsi" w:hAnsiTheme="minorHAnsi" w:cstheme="minorHAnsi"/>
          <w:sz w:val="22"/>
          <w:szCs w:val="22"/>
        </w:rPr>
        <w:t>Throughout this chapter, we will explore an array of fundamental techniques to craft a modeling data set that unlocks the true potential of the data. We dive into target variable analysis, predictive variable explanation, exploratory data analysis, outlier detection, feature selection and engineering, dimensionality reduction, and data balancing. These techniques serve as powerful tools in our data science arsenal, allowing us to distill the essence of the data and shape it into a form that facilitates effective modeling.</w:t>
      </w:r>
    </w:p>
    <w:p w14:paraId="2DC2406D" w14:textId="77777777" w:rsidR="00C8129E" w:rsidRPr="00451E85" w:rsidRDefault="00C8129E" w:rsidP="00C8129E">
      <w:pPr>
        <w:rPr>
          <w:rFonts w:asciiTheme="minorHAnsi" w:hAnsiTheme="minorHAnsi" w:cstheme="minorHAnsi"/>
          <w:sz w:val="22"/>
          <w:szCs w:val="22"/>
        </w:rPr>
      </w:pPr>
    </w:p>
    <w:p w14:paraId="102E58F6" w14:textId="77777777" w:rsidR="00C8129E" w:rsidRPr="008868B8" w:rsidRDefault="00C8129E" w:rsidP="00C8129E">
      <w:pPr>
        <w:rPr>
          <w:rFonts w:asciiTheme="minorHAnsi" w:hAnsiTheme="minorHAnsi" w:cstheme="minorHAnsi"/>
          <w:sz w:val="22"/>
          <w:szCs w:val="22"/>
        </w:rPr>
      </w:pPr>
      <w:r w:rsidRPr="00451E85">
        <w:rPr>
          <w:rFonts w:asciiTheme="minorHAnsi" w:hAnsiTheme="minorHAnsi" w:cstheme="minorHAnsi"/>
          <w:sz w:val="22"/>
          <w:szCs w:val="22"/>
        </w:rPr>
        <w:t xml:space="preserve">By combining the art and science of data science, we transform messy real-world data into a refined and structured modeling data set. We equip ourselves with the ability to extract hidden patterns, build accurate models, and make informed decisions. </w:t>
      </w:r>
    </w:p>
    <w:p w14:paraId="5D179428" w14:textId="77777777" w:rsidR="00C8129E" w:rsidRDefault="00C8129E" w:rsidP="00C8129E">
      <w:pPr>
        <w:pStyle w:val="Heading1"/>
      </w:pPr>
      <w:bookmarkStart w:id="35" w:name="_Toc174889545"/>
      <w:r>
        <w:lastRenderedPageBreak/>
        <w:t>Art and Science</w:t>
      </w:r>
      <w:bookmarkEnd w:id="35"/>
    </w:p>
    <w:p w14:paraId="6C9BA49C" w14:textId="77777777" w:rsidR="00C8129E" w:rsidRDefault="00C8129E" w:rsidP="00C8129E">
      <w:pPr>
        <w:pStyle w:val="ABodyCopy"/>
        <w:spacing w:after="0"/>
        <w:ind w:left="0"/>
        <w:rPr>
          <w:rFonts w:asciiTheme="minorHAnsi" w:hAnsiTheme="minorHAnsi"/>
          <w:sz w:val="22"/>
          <w:szCs w:val="22"/>
        </w:rPr>
      </w:pPr>
    </w:p>
    <w:p w14:paraId="2A06EBF6" w14:textId="77777777" w:rsidR="00C8129E" w:rsidRDefault="00C8129E" w:rsidP="00C8129E">
      <w:pPr>
        <w:pStyle w:val="ABodyCopy"/>
        <w:spacing w:after="0"/>
        <w:ind w:left="0"/>
        <w:rPr>
          <w:rFonts w:asciiTheme="minorHAnsi" w:hAnsiTheme="minorHAnsi"/>
          <w:sz w:val="22"/>
          <w:szCs w:val="22"/>
        </w:rPr>
      </w:pPr>
      <w:r>
        <w:rPr>
          <w:rFonts w:asciiTheme="minorHAnsi" w:hAnsiTheme="minorHAnsi"/>
          <w:sz w:val="22"/>
          <w:szCs w:val="22"/>
        </w:rPr>
        <w:t xml:space="preserve">Data science is a field that combines both art and science to extract insights and value from data. On the one hand, there is the science of data science, which involves using statistical methods, machine learning algorithms, and computer science techniques to analyze and model data. This requires a solid foundation in mathematics, programming, and data manipulation skills. On the other hand, the art of data science involves creativity, intuition, and domain expertise to identify meaningful patterns and relationships in the data that may not be immediately obvious. </w:t>
      </w:r>
    </w:p>
    <w:p w14:paraId="6696F66F" w14:textId="77777777" w:rsidR="00C8129E" w:rsidRDefault="00C8129E" w:rsidP="00C8129E">
      <w:pPr>
        <w:pStyle w:val="ABodyCopy"/>
        <w:spacing w:after="0"/>
        <w:ind w:left="0"/>
        <w:rPr>
          <w:rFonts w:asciiTheme="minorHAnsi" w:hAnsiTheme="minorHAnsi"/>
          <w:sz w:val="22"/>
          <w:szCs w:val="22"/>
        </w:rPr>
      </w:pPr>
    </w:p>
    <w:p w14:paraId="4878F7C2" w14:textId="77777777" w:rsidR="00C8129E" w:rsidRDefault="00C8129E" w:rsidP="00C8129E">
      <w:pPr>
        <w:pStyle w:val="ABodyCopy"/>
        <w:spacing w:after="0"/>
        <w:ind w:left="0"/>
        <w:rPr>
          <w:rFonts w:asciiTheme="minorHAnsi" w:hAnsiTheme="minorHAnsi"/>
          <w:sz w:val="22"/>
          <w:szCs w:val="22"/>
        </w:rPr>
      </w:pPr>
      <w:r>
        <w:rPr>
          <w:rFonts w:asciiTheme="minorHAnsi" w:hAnsiTheme="minorHAnsi"/>
          <w:sz w:val="22"/>
          <w:szCs w:val="22"/>
        </w:rPr>
        <w:t>Every data science project will have inflection points where a decision that will impact the entire project must be made. These decision points could be as foundational as defining your business problem or deciding what data set you will use. Other decision points will concern the actual data of your modeling approach:</w:t>
      </w:r>
    </w:p>
    <w:p w14:paraId="63C5BBD8" w14:textId="77777777" w:rsidR="00C8129E" w:rsidRDefault="00C8129E" w:rsidP="00C8129E">
      <w:pPr>
        <w:pStyle w:val="ABodyCopy"/>
        <w:spacing w:after="0"/>
        <w:ind w:left="0"/>
        <w:rPr>
          <w:rFonts w:asciiTheme="minorHAnsi" w:hAnsiTheme="minorHAnsi"/>
          <w:sz w:val="22"/>
          <w:szCs w:val="22"/>
        </w:rPr>
      </w:pPr>
    </w:p>
    <w:p w14:paraId="33C43CAA" w14:textId="77777777" w:rsidR="00C8129E" w:rsidRDefault="00C8129E" w:rsidP="00145AC7">
      <w:pPr>
        <w:pStyle w:val="ABodyCopy"/>
        <w:numPr>
          <w:ilvl w:val="0"/>
          <w:numId w:val="39"/>
        </w:numPr>
        <w:spacing w:after="0"/>
        <w:rPr>
          <w:rFonts w:asciiTheme="minorHAnsi" w:hAnsiTheme="minorHAnsi"/>
          <w:sz w:val="22"/>
          <w:szCs w:val="22"/>
        </w:rPr>
      </w:pPr>
      <w:r>
        <w:rPr>
          <w:rFonts w:asciiTheme="minorHAnsi" w:hAnsiTheme="minorHAnsi"/>
          <w:sz w:val="22"/>
          <w:szCs w:val="22"/>
        </w:rPr>
        <w:t xml:space="preserve">Are you going to infer missing values? </w:t>
      </w:r>
    </w:p>
    <w:p w14:paraId="0A580E84" w14:textId="77777777" w:rsidR="00C8129E" w:rsidRDefault="00C8129E" w:rsidP="00145AC7">
      <w:pPr>
        <w:pStyle w:val="ABodyCopy"/>
        <w:numPr>
          <w:ilvl w:val="0"/>
          <w:numId w:val="39"/>
        </w:numPr>
        <w:spacing w:after="0"/>
        <w:rPr>
          <w:rFonts w:asciiTheme="minorHAnsi" w:hAnsiTheme="minorHAnsi"/>
          <w:sz w:val="22"/>
          <w:szCs w:val="22"/>
        </w:rPr>
      </w:pPr>
      <w:r>
        <w:rPr>
          <w:rFonts w:asciiTheme="minorHAnsi" w:hAnsiTheme="minorHAnsi"/>
          <w:sz w:val="22"/>
          <w:szCs w:val="22"/>
        </w:rPr>
        <w:t xml:space="preserve">How do you plan on handling outliers? </w:t>
      </w:r>
    </w:p>
    <w:p w14:paraId="6F319FBD" w14:textId="77777777" w:rsidR="00C8129E" w:rsidRDefault="00C8129E" w:rsidP="00145AC7">
      <w:pPr>
        <w:pStyle w:val="ABodyCopy"/>
        <w:numPr>
          <w:ilvl w:val="0"/>
          <w:numId w:val="39"/>
        </w:numPr>
        <w:spacing w:after="0"/>
        <w:rPr>
          <w:rFonts w:asciiTheme="minorHAnsi" w:hAnsiTheme="minorHAnsi"/>
          <w:sz w:val="22"/>
          <w:szCs w:val="22"/>
        </w:rPr>
      </w:pPr>
      <w:r>
        <w:rPr>
          <w:rFonts w:asciiTheme="minorHAnsi" w:hAnsiTheme="minorHAnsi"/>
          <w:sz w:val="22"/>
          <w:szCs w:val="22"/>
        </w:rPr>
        <w:t xml:space="preserve">What date range are you going to use? </w:t>
      </w:r>
    </w:p>
    <w:p w14:paraId="5DCA01EE" w14:textId="77777777" w:rsidR="00C8129E" w:rsidRDefault="00C8129E" w:rsidP="00145AC7">
      <w:pPr>
        <w:pStyle w:val="ABodyCopy"/>
        <w:numPr>
          <w:ilvl w:val="0"/>
          <w:numId w:val="39"/>
        </w:numPr>
        <w:spacing w:after="0"/>
        <w:rPr>
          <w:rFonts w:asciiTheme="minorHAnsi" w:hAnsiTheme="minorHAnsi"/>
          <w:sz w:val="22"/>
          <w:szCs w:val="22"/>
        </w:rPr>
      </w:pPr>
      <w:r>
        <w:rPr>
          <w:rFonts w:asciiTheme="minorHAnsi" w:hAnsiTheme="minorHAnsi"/>
          <w:sz w:val="22"/>
          <w:szCs w:val="22"/>
        </w:rPr>
        <w:t>How interpretable does the result need to be?</w:t>
      </w:r>
    </w:p>
    <w:p w14:paraId="29B8F36F" w14:textId="77777777" w:rsidR="00C8129E" w:rsidRDefault="00C8129E" w:rsidP="00145AC7">
      <w:pPr>
        <w:pStyle w:val="ABodyCopy"/>
        <w:numPr>
          <w:ilvl w:val="0"/>
          <w:numId w:val="39"/>
        </w:numPr>
        <w:spacing w:after="0"/>
        <w:rPr>
          <w:rFonts w:asciiTheme="minorHAnsi" w:hAnsiTheme="minorHAnsi"/>
          <w:sz w:val="22"/>
          <w:szCs w:val="22"/>
        </w:rPr>
      </w:pPr>
      <w:r>
        <w:rPr>
          <w:rFonts w:asciiTheme="minorHAnsi" w:hAnsiTheme="minorHAnsi"/>
          <w:sz w:val="22"/>
          <w:szCs w:val="22"/>
        </w:rPr>
        <w:t>What modeling algorithm will you use?</w:t>
      </w:r>
    </w:p>
    <w:p w14:paraId="375FB959" w14:textId="77777777" w:rsidR="00C8129E" w:rsidRPr="00A6646C" w:rsidRDefault="00C8129E" w:rsidP="00145AC7">
      <w:pPr>
        <w:pStyle w:val="ABodyCopy"/>
        <w:numPr>
          <w:ilvl w:val="0"/>
          <w:numId w:val="39"/>
        </w:numPr>
        <w:spacing w:after="0"/>
        <w:rPr>
          <w:rFonts w:asciiTheme="minorHAnsi" w:hAnsiTheme="minorHAnsi"/>
          <w:sz w:val="22"/>
          <w:szCs w:val="22"/>
        </w:rPr>
      </w:pPr>
      <w:r>
        <w:rPr>
          <w:rFonts w:asciiTheme="minorHAnsi" w:hAnsiTheme="minorHAnsi"/>
          <w:sz w:val="22"/>
          <w:szCs w:val="22"/>
        </w:rPr>
        <w:t>Are you going to balance the data set?</w:t>
      </w:r>
    </w:p>
    <w:p w14:paraId="6E5664DE" w14:textId="77777777" w:rsidR="00C8129E" w:rsidRDefault="00C8129E" w:rsidP="00C8129E">
      <w:pPr>
        <w:pStyle w:val="ABodyCopy"/>
        <w:spacing w:after="0"/>
        <w:rPr>
          <w:rFonts w:asciiTheme="minorHAnsi" w:hAnsiTheme="minorHAnsi"/>
          <w:sz w:val="22"/>
          <w:szCs w:val="22"/>
        </w:rPr>
      </w:pPr>
    </w:p>
    <w:p w14:paraId="03689B2D" w14:textId="77777777" w:rsidR="00C8129E" w:rsidRDefault="00C8129E" w:rsidP="00C8129E">
      <w:pPr>
        <w:pStyle w:val="ABodyCopy"/>
        <w:spacing w:after="0"/>
        <w:ind w:left="0"/>
        <w:rPr>
          <w:rFonts w:asciiTheme="minorHAnsi" w:hAnsiTheme="minorHAnsi"/>
          <w:sz w:val="22"/>
          <w:szCs w:val="22"/>
        </w:rPr>
      </w:pPr>
      <w:r>
        <w:rPr>
          <w:rFonts w:asciiTheme="minorHAnsi" w:hAnsiTheme="minorHAnsi"/>
          <w:sz w:val="22"/>
          <w:szCs w:val="22"/>
        </w:rPr>
        <w:t xml:space="preserve">These decision points are part of the “art” of data science. Although we have been trained in the mathematical and programming skills essential to understand machine learning algorithms and code them from scratch, if necessary, these skills cannot tell you how to frame your business question or if you should cap your outliers. The holistic view, strategy, framework, and approach are all part of the Art of Data Science. </w:t>
      </w:r>
    </w:p>
    <w:p w14:paraId="5F15D102" w14:textId="77777777" w:rsidR="00C8129E" w:rsidRDefault="00C8129E" w:rsidP="00C8129E">
      <w:pPr>
        <w:pStyle w:val="ABodyCopy"/>
        <w:spacing w:after="0"/>
        <w:ind w:left="0"/>
        <w:rPr>
          <w:rFonts w:asciiTheme="minorHAnsi" w:hAnsiTheme="minorHAnsi"/>
          <w:sz w:val="22"/>
          <w:szCs w:val="22"/>
        </w:rPr>
      </w:pPr>
    </w:p>
    <w:p w14:paraId="63001463" w14:textId="77777777" w:rsidR="00C8129E" w:rsidRDefault="00C8129E" w:rsidP="00C8129E">
      <w:pPr>
        <w:pStyle w:val="ABodyCopy"/>
        <w:spacing w:after="0"/>
        <w:ind w:left="0"/>
        <w:rPr>
          <w:rFonts w:asciiTheme="minorHAnsi" w:hAnsiTheme="minorHAnsi"/>
          <w:sz w:val="22"/>
          <w:szCs w:val="22"/>
        </w:rPr>
      </w:pPr>
      <w:r>
        <w:rPr>
          <w:rFonts w:asciiTheme="minorHAnsi" w:hAnsiTheme="minorHAnsi"/>
          <w:sz w:val="22"/>
          <w:szCs w:val="22"/>
        </w:rPr>
        <w:t>Throughout this book, I will point out the critical decision points data scientists must make given our sample project. These symbols will indicate these decision points and critical pieces of information:</w:t>
      </w:r>
    </w:p>
    <w:p w14:paraId="151B11EE" w14:textId="77777777" w:rsidR="00C8129E" w:rsidRDefault="00C8129E" w:rsidP="00C8129E">
      <w:pPr>
        <w:pStyle w:val="ABodyCopy"/>
        <w:spacing w:after="0"/>
        <w:ind w:left="0"/>
        <w:rPr>
          <w:rFonts w:asciiTheme="minorHAnsi" w:hAnsiTheme="minorHAnsi"/>
          <w:sz w:val="22"/>
          <w:szCs w:val="22"/>
        </w:rPr>
      </w:pPr>
      <w:r>
        <w:rPr>
          <w:noProof/>
        </w:rPr>
        <w:drawing>
          <wp:anchor distT="0" distB="0" distL="114300" distR="114300" simplePos="0" relativeHeight="251666432" behindDoc="0" locked="0" layoutInCell="1" allowOverlap="1" wp14:anchorId="5E2F2075" wp14:editId="44EDF8C5">
            <wp:simplePos x="0" y="0"/>
            <wp:positionH relativeFrom="column">
              <wp:posOffset>2716953</wp:posOffset>
            </wp:positionH>
            <wp:positionV relativeFrom="paragraph">
              <wp:posOffset>130810</wp:posOffset>
            </wp:positionV>
            <wp:extent cx="702310" cy="755650"/>
            <wp:effectExtent l="0" t="0" r="0" b="6350"/>
            <wp:wrapSquare wrapText="bothSides"/>
            <wp:docPr id="16" name="Picture 16" descr="A black and white triangle with a exclamation m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black and white triangle with a exclamation mark&#10;&#10;Description automatically generated"/>
                    <pic:cNvPicPr/>
                  </pic:nvPicPr>
                  <pic:blipFill>
                    <a:blip r:embed="rId33"/>
                    <a:stretch>
                      <a:fillRect/>
                    </a:stretch>
                  </pic:blipFill>
                  <pic:spPr>
                    <a:xfrm>
                      <a:off x="0" y="0"/>
                      <a:ext cx="702310" cy="755650"/>
                    </a:xfrm>
                    <a:prstGeom prst="rect">
                      <a:avLst/>
                    </a:prstGeom>
                  </pic:spPr>
                </pic:pic>
              </a:graphicData>
            </a:graphic>
            <wp14:sizeRelH relativeFrom="margin">
              <wp14:pctWidth>0</wp14:pctWidth>
            </wp14:sizeRelH>
            <wp14:sizeRelV relativeFrom="margin">
              <wp14:pctHeight>0</wp14:pctHeight>
            </wp14:sizeRelV>
          </wp:anchor>
        </w:drawing>
      </w:r>
      <w:r w:rsidRPr="008562A4">
        <w:rPr>
          <w:rFonts w:asciiTheme="minorHAnsi" w:hAnsiTheme="minorHAnsi"/>
          <w:noProof/>
          <w:sz w:val="22"/>
          <w:szCs w:val="22"/>
        </w:rPr>
        <w:drawing>
          <wp:anchor distT="0" distB="0" distL="114300" distR="114300" simplePos="0" relativeHeight="251662336" behindDoc="0" locked="0" layoutInCell="1" allowOverlap="1" wp14:anchorId="19888B04" wp14:editId="786D6438">
            <wp:simplePos x="0" y="0"/>
            <wp:positionH relativeFrom="column">
              <wp:posOffset>1598507</wp:posOffset>
            </wp:positionH>
            <wp:positionV relativeFrom="paragraph">
              <wp:posOffset>93980</wp:posOffset>
            </wp:positionV>
            <wp:extent cx="685800" cy="798195"/>
            <wp:effectExtent l="0" t="0" r="0" b="1905"/>
            <wp:wrapSquare wrapText="bothSides"/>
            <wp:docPr id="3" name="Picture 3" descr="A black and white symbol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black and white symbol with arrows&#10;&#10;Description automatically generated"/>
                    <pic:cNvPicPr/>
                  </pic:nvPicPr>
                  <pic:blipFill>
                    <a:blip r:embed="rId34"/>
                    <a:stretch>
                      <a:fillRect/>
                    </a:stretch>
                  </pic:blipFill>
                  <pic:spPr>
                    <a:xfrm>
                      <a:off x="0" y="0"/>
                      <a:ext cx="685800" cy="798195"/>
                    </a:xfrm>
                    <a:prstGeom prst="rect">
                      <a:avLst/>
                    </a:prstGeom>
                  </pic:spPr>
                </pic:pic>
              </a:graphicData>
            </a:graphic>
            <wp14:sizeRelH relativeFrom="margin">
              <wp14:pctWidth>0</wp14:pctWidth>
            </wp14:sizeRelH>
            <wp14:sizeRelV relativeFrom="margin">
              <wp14:pctHeight>0</wp14:pctHeight>
            </wp14:sizeRelV>
          </wp:anchor>
        </w:drawing>
      </w:r>
    </w:p>
    <w:p w14:paraId="4A8B8385" w14:textId="77777777" w:rsidR="00C8129E" w:rsidRDefault="00C8129E" w:rsidP="00C8129E">
      <w:pPr>
        <w:pStyle w:val="ABodyCopy"/>
        <w:spacing w:after="0"/>
        <w:ind w:left="0"/>
        <w:rPr>
          <w:rFonts w:asciiTheme="minorHAnsi" w:hAnsiTheme="minorHAnsi"/>
          <w:sz w:val="22"/>
          <w:szCs w:val="22"/>
        </w:rPr>
      </w:pPr>
    </w:p>
    <w:p w14:paraId="654157A9" w14:textId="77777777" w:rsidR="00C8129E" w:rsidRDefault="00C8129E" w:rsidP="00C8129E">
      <w:pPr>
        <w:pStyle w:val="ABodyCopy"/>
        <w:spacing w:after="0"/>
        <w:ind w:left="0"/>
        <w:rPr>
          <w:rFonts w:asciiTheme="minorHAnsi" w:hAnsiTheme="minorHAnsi"/>
          <w:sz w:val="22"/>
          <w:szCs w:val="22"/>
        </w:rPr>
      </w:pPr>
    </w:p>
    <w:p w14:paraId="16CCE023" w14:textId="77777777" w:rsidR="00C8129E" w:rsidRDefault="00C8129E" w:rsidP="00C8129E">
      <w:pPr>
        <w:pStyle w:val="ABodyCopy"/>
        <w:spacing w:after="0"/>
        <w:ind w:left="0"/>
        <w:rPr>
          <w:rFonts w:asciiTheme="minorHAnsi" w:hAnsiTheme="minorHAnsi"/>
          <w:sz w:val="22"/>
          <w:szCs w:val="22"/>
        </w:rPr>
      </w:pPr>
    </w:p>
    <w:p w14:paraId="4CBF6E37" w14:textId="77777777" w:rsidR="00C8129E" w:rsidRDefault="00C8129E" w:rsidP="00C8129E">
      <w:pPr>
        <w:pStyle w:val="ABodyCopy"/>
        <w:spacing w:after="0"/>
        <w:ind w:left="0"/>
        <w:rPr>
          <w:rFonts w:asciiTheme="minorHAnsi" w:hAnsiTheme="minorHAnsi"/>
          <w:sz w:val="22"/>
          <w:szCs w:val="22"/>
        </w:rPr>
      </w:pPr>
    </w:p>
    <w:p w14:paraId="66F4031A" w14:textId="77777777" w:rsidR="00C8129E" w:rsidRDefault="00C8129E" w:rsidP="00C8129E">
      <w:pPr>
        <w:pStyle w:val="ABodyCopy"/>
        <w:spacing w:after="0"/>
        <w:ind w:left="0"/>
        <w:rPr>
          <w:rFonts w:asciiTheme="minorHAnsi" w:hAnsiTheme="minorHAnsi"/>
          <w:sz w:val="22"/>
          <w:szCs w:val="22"/>
        </w:rPr>
      </w:pPr>
    </w:p>
    <w:p w14:paraId="3A27F575" w14:textId="77777777" w:rsidR="00C8129E" w:rsidRDefault="00C8129E" w:rsidP="00C8129E">
      <w:pPr>
        <w:pStyle w:val="ABodyCopy"/>
        <w:spacing w:after="0"/>
        <w:ind w:left="0"/>
        <w:rPr>
          <w:rFonts w:asciiTheme="minorHAnsi" w:hAnsiTheme="minorHAnsi"/>
          <w:sz w:val="22"/>
          <w:szCs w:val="22"/>
        </w:rPr>
      </w:pPr>
      <w:r>
        <w:rPr>
          <w:rFonts w:asciiTheme="minorHAnsi" w:hAnsiTheme="minorHAnsi"/>
          <w:sz w:val="22"/>
          <w:szCs w:val="22"/>
        </w:rPr>
        <w:lastRenderedPageBreak/>
        <w:t>To be successful in data science, one must possess both the technical skills and the ability to think critically and creatively. It is not enough to simply apply algorithms and models to data; one must also have a deep understanding of the problem domain and be able to ask the right questions to extract the insights that matter. Furthermore, data science is a constantly evolving field, and practitioners must be willing to adapt and learn new skills to keep up with the latest developments.</w:t>
      </w:r>
    </w:p>
    <w:p w14:paraId="2A004A65" w14:textId="77777777" w:rsidR="00C8129E" w:rsidRDefault="00C8129E" w:rsidP="00C8129E">
      <w:pPr>
        <w:pStyle w:val="ABodyCopy"/>
        <w:tabs>
          <w:tab w:val="left" w:pos="4980"/>
        </w:tabs>
        <w:spacing w:after="0"/>
        <w:ind w:left="0"/>
        <w:rPr>
          <w:rFonts w:asciiTheme="minorHAnsi" w:hAnsiTheme="minorHAnsi"/>
          <w:sz w:val="22"/>
          <w:szCs w:val="22"/>
        </w:rPr>
      </w:pPr>
      <w:r>
        <w:rPr>
          <w:rFonts w:asciiTheme="minorHAnsi" w:hAnsiTheme="minorHAnsi"/>
          <w:sz w:val="22"/>
          <w:szCs w:val="22"/>
        </w:rPr>
        <w:tab/>
      </w:r>
    </w:p>
    <w:p w14:paraId="6832C3B4" w14:textId="77777777" w:rsidR="00C8129E" w:rsidRDefault="00C8129E" w:rsidP="00C8129E">
      <w:pPr>
        <w:pStyle w:val="ABodyCopy"/>
        <w:spacing w:after="0"/>
        <w:ind w:left="0"/>
        <w:rPr>
          <w:rFonts w:asciiTheme="minorHAnsi" w:hAnsiTheme="minorHAnsi"/>
          <w:sz w:val="22"/>
          <w:szCs w:val="22"/>
        </w:rPr>
      </w:pPr>
      <w:r>
        <w:rPr>
          <w:rFonts w:asciiTheme="minorHAnsi" w:hAnsiTheme="minorHAnsi"/>
          <w:sz w:val="22"/>
          <w:szCs w:val="22"/>
        </w:rPr>
        <w:t xml:space="preserve">Ultimately, the art and science of data science come together to create a powerful approach to solving complex problems and driving innovation. By combining analytical rigor with creative thinking, data scientists can uncover new opportunities and insights to help organizations make better decisions and improve their operations. </w:t>
      </w:r>
    </w:p>
    <w:p w14:paraId="7E8AC760" w14:textId="77777777" w:rsidR="00C8129E" w:rsidRDefault="00C8129E" w:rsidP="00C8129E">
      <w:pPr>
        <w:pStyle w:val="ABodyCopy"/>
        <w:spacing w:after="0"/>
        <w:ind w:left="0"/>
        <w:rPr>
          <w:rFonts w:asciiTheme="minorHAnsi" w:hAnsiTheme="minorHAnsi"/>
          <w:sz w:val="22"/>
          <w:szCs w:val="22"/>
        </w:rPr>
      </w:pPr>
    </w:p>
    <w:p w14:paraId="2D0F98CD" w14:textId="77777777" w:rsidR="00C8129E" w:rsidRDefault="00C8129E" w:rsidP="00C8129E">
      <w:pPr>
        <w:pStyle w:val="Heading1"/>
        <w:rPr>
          <w:rFonts w:asciiTheme="minorHAnsi" w:hAnsiTheme="minorHAnsi"/>
          <w:sz w:val="22"/>
          <w:szCs w:val="22"/>
        </w:rPr>
      </w:pPr>
      <w:bookmarkStart w:id="36" w:name="_Toc174889546"/>
      <w:r>
        <w:t>Project Overview</w:t>
      </w:r>
      <w:bookmarkEnd w:id="36"/>
    </w:p>
    <w:p w14:paraId="4A65ABBE" w14:textId="77777777" w:rsidR="00C8129E" w:rsidRDefault="00C8129E" w:rsidP="00C8129E">
      <w:pPr>
        <w:pStyle w:val="ABodyCopy"/>
        <w:spacing w:after="0"/>
        <w:ind w:left="0"/>
        <w:rPr>
          <w:rFonts w:asciiTheme="minorHAnsi" w:hAnsiTheme="minorHAnsi"/>
          <w:sz w:val="22"/>
          <w:szCs w:val="22"/>
        </w:rPr>
      </w:pPr>
    </w:p>
    <w:p w14:paraId="397A6580" w14:textId="77777777" w:rsidR="00C8129E" w:rsidRDefault="00C8129E" w:rsidP="00C8129E">
      <w:pPr>
        <w:pStyle w:val="ABodyCopy"/>
        <w:spacing w:after="0"/>
        <w:ind w:left="0"/>
        <w:rPr>
          <w:rFonts w:asciiTheme="minorHAnsi" w:hAnsiTheme="minorHAnsi"/>
          <w:sz w:val="22"/>
          <w:szCs w:val="22"/>
        </w:rPr>
      </w:pPr>
      <w:r>
        <w:rPr>
          <w:rFonts w:asciiTheme="minorHAnsi" w:hAnsiTheme="minorHAnsi"/>
          <w:sz w:val="22"/>
          <w:szCs w:val="22"/>
        </w:rPr>
        <w:t xml:space="preserve">In the previous chapter, we identified the Lending Club data set as the data </w:t>
      </w:r>
      <w:proofErr w:type="gramStart"/>
      <w:r>
        <w:rPr>
          <w:rFonts w:asciiTheme="minorHAnsi" w:hAnsiTheme="minorHAnsi"/>
          <w:sz w:val="22"/>
          <w:szCs w:val="22"/>
        </w:rPr>
        <w:t>set</w:t>
      </w:r>
      <w:proofErr w:type="gramEnd"/>
      <w:r>
        <w:rPr>
          <w:rFonts w:asciiTheme="minorHAnsi" w:hAnsiTheme="minorHAnsi"/>
          <w:sz w:val="22"/>
          <w:szCs w:val="22"/>
        </w:rPr>
        <w:t xml:space="preserve"> we will use to answer our business questions. Now, we need a more formal definition of our business problem to ensure we correctly frame the issue. </w:t>
      </w:r>
    </w:p>
    <w:p w14:paraId="2794B24C" w14:textId="77777777" w:rsidR="00C8129E" w:rsidRDefault="00C8129E" w:rsidP="00C8129E">
      <w:pPr>
        <w:pStyle w:val="ABodyCopy"/>
        <w:spacing w:after="0"/>
        <w:ind w:left="0"/>
        <w:rPr>
          <w:rFonts w:asciiTheme="minorHAnsi" w:hAnsiTheme="minorHAnsi"/>
          <w:sz w:val="22"/>
          <w:szCs w:val="22"/>
        </w:rPr>
      </w:pPr>
    </w:p>
    <w:p w14:paraId="0E88DC70" w14:textId="77777777" w:rsidR="00C8129E" w:rsidRDefault="00C8129E" w:rsidP="00C8129E">
      <w:pPr>
        <w:pStyle w:val="ABodyCopy"/>
        <w:spacing w:after="0"/>
        <w:ind w:left="0"/>
        <w:rPr>
          <w:rFonts w:asciiTheme="minorHAnsi" w:hAnsiTheme="minorHAnsi"/>
          <w:sz w:val="22"/>
          <w:szCs w:val="22"/>
        </w:rPr>
      </w:pPr>
      <w:r>
        <w:rPr>
          <w:rFonts w:asciiTheme="minorHAnsi" w:hAnsiTheme="minorHAnsi"/>
          <w:sz w:val="22"/>
          <w:szCs w:val="22"/>
        </w:rPr>
        <w:t>Lending Club is a peer-to-peer lending platform allowing individual lenders to provide loans to borrowers in exchange for interest income. This interest income can be significant. The Lending Club data set contains a maximum loan interest rate of 30.99%. It would be difficult to achieve these kinds of returns from other investments. However, there is always a certain level of risk with any investment. For lending platforms, that risk is primarily default risk. This is the risk that after the borrower receives the funds, they will not be able to pay back the loan, and the lender will lose the issued funds.</w:t>
      </w:r>
    </w:p>
    <w:p w14:paraId="337D6B76" w14:textId="77777777" w:rsidR="00C8129E" w:rsidRDefault="00C8129E" w:rsidP="00C8129E">
      <w:pPr>
        <w:pStyle w:val="ABodyCopy"/>
        <w:spacing w:after="0"/>
        <w:ind w:left="0"/>
        <w:rPr>
          <w:rFonts w:asciiTheme="minorHAnsi" w:hAnsiTheme="minorHAnsi"/>
          <w:sz w:val="22"/>
          <w:szCs w:val="22"/>
        </w:rPr>
      </w:pPr>
    </w:p>
    <w:p w14:paraId="6D905F3D" w14:textId="77777777" w:rsidR="00C8129E" w:rsidRDefault="00C8129E" w:rsidP="00C8129E">
      <w:pPr>
        <w:pStyle w:val="ABodyCopy"/>
        <w:spacing w:after="0"/>
        <w:ind w:left="0"/>
        <w:rPr>
          <w:rFonts w:asciiTheme="minorHAnsi" w:hAnsiTheme="minorHAnsi"/>
          <w:sz w:val="22"/>
          <w:szCs w:val="22"/>
        </w:rPr>
      </w:pPr>
      <w:r>
        <w:rPr>
          <w:rFonts w:asciiTheme="minorHAnsi" w:hAnsiTheme="minorHAnsi"/>
          <w:sz w:val="22"/>
          <w:szCs w:val="22"/>
        </w:rPr>
        <w:t>Default risk is a significant issue for lending platforms. How can a potential lender decide who they should lend money to? The highest interest rates also come with the highest probability of default. That is essentially what loan interest is. It is the tradeoff between risk and income. This is why people with long and stable credit histories pay low interest rates, because they have proved that they are low-risk borrowers, and the lender has a high probability of getting their money back with interest.</w:t>
      </w:r>
    </w:p>
    <w:p w14:paraId="56A28B0A" w14:textId="77777777" w:rsidR="00C8129E" w:rsidRDefault="00C8129E" w:rsidP="00C8129E">
      <w:pPr>
        <w:pStyle w:val="ABodyCopy"/>
        <w:spacing w:after="0"/>
        <w:ind w:left="0"/>
        <w:rPr>
          <w:rFonts w:asciiTheme="minorHAnsi" w:hAnsiTheme="minorHAnsi"/>
          <w:sz w:val="22"/>
          <w:szCs w:val="22"/>
        </w:rPr>
      </w:pPr>
    </w:p>
    <w:p w14:paraId="34BCDD6B" w14:textId="77777777" w:rsidR="00C8129E" w:rsidRDefault="00C8129E" w:rsidP="00C8129E">
      <w:pPr>
        <w:pStyle w:val="ABodyCopy"/>
        <w:spacing w:after="0"/>
        <w:ind w:left="0"/>
        <w:rPr>
          <w:rFonts w:asciiTheme="minorHAnsi" w:hAnsiTheme="minorHAnsi"/>
          <w:sz w:val="22"/>
          <w:szCs w:val="22"/>
        </w:rPr>
      </w:pPr>
      <w:r>
        <w:rPr>
          <w:rFonts w:asciiTheme="minorHAnsi" w:hAnsiTheme="minorHAnsi"/>
          <w:sz w:val="22"/>
          <w:szCs w:val="22"/>
        </w:rPr>
        <w:t xml:space="preserve">The goal of this project is to design a predictive model that calculates the probability of a borrower defaulting on a loan. This information can be used in two ways. First, we can use </w:t>
      </w:r>
      <w:r>
        <w:rPr>
          <w:rFonts w:asciiTheme="minorHAnsi" w:hAnsiTheme="minorHAnsi"/>
          <w:sz w:val="22"/>
          <w:szCs w:val="22"/>
        </w:rPr>
        <w:lastRenderedPageBreak/>
        <w:t xml:space="preserve">the probability of default metric at the application stage and deny applicants with a high probability of default. </w:t>
      </w:r>
    </w:p>
    <w:p w14:paraId="4C872318" w14:textId="77777777" w:rsidR="00C8129E" w:rsidRDefault="00C8129E" w:rsidP="00C8129E">
      <w:pPr>
        <w:pStyle w:val="ABodyCopy"/>
        <w:spacing w:after="0"/>
        <w:ind w:left="0"/>
        <w:rPr>
          <w:rFonts w:asciiTheme="minorHAnsi" w:hAnsiTheme="minorHAnsi"/>
          <w:sz w:val="22"/>
          <w:szCs w:val="22"/>
        </w:rPr>
      </w:pPr>
    </w:p>
    <w:p w14:paraId="775A25A9" w14:textId="77777777" w:rsidR="00C8129E" w:rsidRDefault="00C8129E" w:rsidP="00C8129E">
      <w:pPr>
        <w:pStyle w:val="ABodyCopy"/>
        <w:spacing w:after="0"/>
        <w:ind w:left="0"/>
        <w:rPr>
          <w:rFonts w:asciiTheme="minorHAnsi" w:hAnsiTheme="minorHAnsi"/>
          <w:sz w:val="22"/>
          <w:szCs w:val="22"/>
        </w:rPr>
      </w:pPr>
      <w:r>
        <w:rPr>
          <w:rFonts w:asciiTheme="minorHAnsi" w:hAnsiTheme="minorHAnsi"/>
          <w:sz w:val="22"/>
          <w:szCs w:val="22"/>
        </w:rPr>
        <w:t xml:space="preserve">Secondly, this information may help identify existing customers who are about to default on their debts. The lender could help these clients by identifying them and </w:t>
      </w:r>
      <w:proofErr w:type="gramStart"/>
      <w:r>
        <w:rPr>
          <w:rFonts w:asciiTheme="minorHAnsi" w:hAnsiTheme="minorHAnsi"/>
          <w:sz w:val="22"/>
          <w:szCs w:val="22"/>
        </w:rPr>
        <w:t>providing assistance</w:t>
      </w:r>
      <w:proofErr w:type="gramEnd"/>
      <w:r>
        <w:rPr>
          <w:rFonts w:asciiTheme="minorHAnsi" w:hAnsiTheme="minorHAnsi"/>
          <w:sz w:val="22"/>
          <w:szCs w:val="22"/>
        </w:rPr>
        <w:t xml:space="preserve"> in the form of postponed payments, loan restructuring, or lowered interest rates. These steps may reduce losses from loan defaults and provide proactive customer support to borrowers who are having trouble with their loan payments.</w:t>
      </w:r>
    </w:p>
    <w:p w14:paraId="5863AB58" w14:textId="77777777" w:rsidR="00C8129E" w:rsidRDefault="00C8129E" w:rsidP="00C8129E">
      <w:pPr>
        <w:pStyle w:val="ABodyCopy"/>
        <w:spacing w:after="0"/>
        <w:ind w:left="0"/>
        <w:rPr>
          <w:rFonts w:asciiTheme="minorHAnsi" w:hAnsiTheme="minorHAnsi"/>
          <w:sz w:val="22"/>
          <w:szCs w:val="22"/>
        </w:rPr>
      </w:pPr>
    </w:p>
    <w:p w14:paraId="02B13EFE" w14:textId="77777777" w:rsidR="00C8129E" w:rsidRDefault="00C8129E" w:rsidP="00C8129E">
      <w:pPr>
        <w:pStyle w:val="ABodyCopy"/>
        <w:spacing w:after="0"/>
        <w:ind w:left="0"/>
        <w:rPr>
          <w:rFonts w:asciiTheme="minorHAnsi" w:hAnsiTheme="minorHAnsi"/>
          <w:sz w:val="22"/>
          <w:szCs w:val="22"/>
        </w:rPr>
      </w:pPr>
      <w:r>
        <w:rPr>
          <w:rFonts w:asciiTheme="minorHAnsi" w:hAnsiTheme="minorHAnsi"/>
          <w:sz w:val="22"/>
          <w:szCs w:val="22"/>
        </w:rPr>
        <w:t xml:space="preserve">In the previous chapter, we accessed the Lending Club data set, downloaded it to our local PC, and fed it into our statistical programs. We must create a target variable and explore the relationship between the target and the predictors. </w:t>
      </w:r>
    </w:p>
    <w:p w14:paraId="64CA3897" w14:textId="77777777" w:rsidR="00C8129E" w:rsidRDefault="00C8129E" w:rsidP="00C8129E">
      <w:pPr>
        <w:pStyle w:val="ABodyCopy"/>
        <w:spacing w:after="0"/>
        <w:ind w:left="0"/>
        <w:rPr>
          <w:rFonts w:asciiTheme="minorHAnsi" w:hAnsiTheme="minorHAnsi"/>
          <w:sz w:val="22"/>
          <w:szCs w:val="22"/>
        </w:rPr>
      </w:pPr>
    </w:p>
    <w:p w14:paraId="3CE9DA0A" w14:textId="77777777" w:rsidR="00C8129E" w:rsidRDefault="00C8129E" w:rsidP="00C8129E">
      <w:pPr>
        <w:pStyle w:val="ABodyCopy"/>
        <w:tabs>
          <w:tab w:val="left" w:pos="7250"/>
        </w:tabs>
        <w:spacing w:after="0"/>
        <w:ind w:left="0"/>
        <w:rPr>
          <w:rFonts w:asciiTheme="minorHAnsi" w:hAnsiTheme="minorHAnsi"/>
          <w:sz w:val="22"/>
          <w:szCs w:val="22"/>
        </w:rPr>
      </w:pPr>
      <w:r>
        <w:rPr>
          <w:rFonts w:asciiTheme="minorHAnsi" w:hAnsiTheme="minorHAnsi"/>
          <w:sz w:val="22"/>
          <w:szCs w:val="22"/>
        </w:rPr>
        <w:t>Remember to use the data set found in the GitHub repository for this book:</w:t>
      </w:r>
      <w:r>
        <w:rPr>
          <w:rFonts w:asciiTheme="minorHAnsi" w:hAnsiTheme="minorHAnsi"/>
          <w:sz w:val="22"/>
          <w:szCs w:val="22"/>
        </w:rPr>
        <w:tab/>
      </w:r>
    </w:p>
    <w:p w14:paraId="725E92AA" w14:textId="77777777" w:rsidR="00C8129E" w:rsidRDefault="00C8129E" w:rsidP="00C8129E">
      <w:pPr>
        <w:pStyle w:val="ABodyCopy"/>
        <w:spacing w:after="0"/>
        <w:ind w:left="0"/>
        <w:rPr>
          <w:rFonts w:asciiTheme="minorHAnsi" w:hAnsiTheme="minorHAnsi"/>
          <w:sz w:val="22"/>
          <w:szCs w:val="22"/>
        </w:rPr>
      </w:pPr>
    </w:p>
    <w:p w14:paraId="312D6637" w14:textId="77777777" w:rsidR="00C8129E" w:rsidRDefault="00000000" w:rsidP="00C8129E">
      <w:pPr>
        <w:pStyle w:val="ABodyCopy"/>
        <w:spacing w:after="0"/>
        <w:ind w:left="0"/>
        <w:rPr>
          <w:rFonts w:asciiTheme="minorHAnsi" w:hAnsiTheme="minorHAnsi"/>
          <w:sz w:val="22"/>
          <w:szCs w:val="22"/>
        </w:rPr>
      </w:pPr>
      <w:hyperlink r:id="rId35" w:history="1">
        <w:r w:rsidR="00C8129E" w:rsidRPr="00657E4E">
          <w:rPr>
            <w:rStyle w:val="Hyperlink"/>
            <w:rFonts w:asciiTheme="minorHAnsi" w:hAnsiTheme="minorHAnsi"/>
            <w:sz w:val="22"/>
            <w:szCs w:val="22"/>
          </w:rPr>
          <w:t>https://github.com/Gearhj/SAS-Python-and-R-A-Cross-Reference-Guide</w:t>
        </w:r>
      </w:hyperlink>
    </w:p>
    <w:p w14:paraId="35B71988" w14:textId="77777777" w:rsidR="00C8129E" w:rsidRDefault="00C8129E" w:rsidP="00C8129E">
      <w:pPr>
        <w:pStyle w:val="Heading1"/>
      </w:pPr>
      <w:bookmarkStart w:id="37" w:name="_Toc174889547"/>
      <w:r>
        <w:t>Target Variable</w:t>
      </w:r>
      <w:bookmarkEnd w:id="37"/>
    </w:p>
    <w:p w14:paraId="4C5B502B" w14:textId="77777777" w:rsidR="00C8129E" w:rsidRDefault="00C8129E" w:rsidP="00C8129E">
      <w:pPr>
        <w:pStyle w:val="ABodyCopy"/>
        <w:spacing w:after="0"/>
        <w:ind w:left="0"/>
        <w:rPr>
          <w:rFonts w:asciiTheme="minorHAnsi" w:hAnsiTheme="minorHAnsi"/>
          <w:sz w:val="22"/>
          <w:szCs w:val="22"/>
        </w:rPr>
      </w:pPr>
    </w:p>
    <w:p w14:paraId="661F72B0" w14:textId="77777777" w:rsidR="00C8129E" w:rsidRDefault="00C8129E" w:rsidP="00C8129E">
      <w:pPr>
        <w:pStyle w:val="ABodyCopy"/>
        <w:ind w:left="0"/>
        <w:rPr>
          <w:rFonts w:asciiTheme="minorHAnsi" w:hAnsiTheme="minorHAnsi" w:cstheme="minorHAnsi"/>
          <w:sz w:val="22"/>
          <w:szCs w:val="22"/>
        </w:rPr>
      </w:pPr>
      <w:r>
        <w:rPr>
          <w:rFonts w:asciiTheme="minorHAnsi" w:hAnsiTheme="minorHAnsi" w:cstheme="minorHAnsi"/>
          <w:sz w:val="22"/>
          <w:szCs w:val="22"/>
        </w:rPr>
        <w:t>The target variable is a critical component of modeling because it defines the objective of the analysis and determines the type of statistical model appropriate for the data. The target variable is the variable that the model is attempting to predict or estimate, and it is the most important variable in the model because it guides the entire modeling process.</w:t>
      </w:r>
    </w:p>
    <w:p w14:paraId="5F7FA772" w14:textId="77777777" w:rsidR="00C8129E" w:rsidRDefault="00C8129E" w:rsidP="00C8129E">
      <w:pPr>
        <w:pStyle w:val="ABodyCopy"/>
        <w:ind w:left="0"/>
        <w:rPr>
          <w:rFonts w:asciiTheme="minorHAnsi" w:hAnsiTheme="minorHAnsi" w:cstheme="minorHAnsi"/>
          <w:sz w:val="22"/>
          <w:szCs w:val="22"/>
        </w:rPr>
      </w:pPr>
      <w:r>
        <w:rPr>
          <w:rFonts w:asciiTheme="minorHAnsi" w:hAnsiTheme="minorHAnsi" w:cstheme="minorHAnsi"/>
          <w:sz w:val="22"/>
          <w:szCs w:val="22"/>
        </w:rPr>
        <w:t>There are several reasons why the target variable is so important in modeling:</w:t>
      </w:r>
    </w:p>
    <w:p w14:paraId="3F47B4A1" w14:textId="77777777" w:rsidR="00C8129E" w:rsidRDefault="00C8129E" w:rsidP="00145AC7">
      <w:pPr>
        <w:pStyle w:val="ABodyCopy"/>
        <w:numPr>
          <w:ilvl w:val="0"/>
          <w:numId w:val="37"/>
        </w:numPr>
        <w:rPr>
          <w:rFonts w:asciiTheme="minorHAnsi" w:hAnsiTheme="minorHAnsi" w:cstheme="minorHAnsi"/>
          <w:sz w:val="22"/>
          <w:szCs w:val="22"/>
        </w:rPr>
      </w:pPr>
      <w:r w:rsidRPr="008D79A6">
        <w:rPr>
          <w:rFonts w:asciiTheme="minorHAnsi" w:hAnsiTheme="minorHAnsi" w:cstheme="minorHAnsi"/>
          <w:b/>
          <w:sz w:val="22"/>
          <w:szCs w:val="22"/>
        </w:rPr>
        <w:t>Defines the problem:</w:t>
      </w:r>
      <w:r>
        <w:rPr>
          <w:rFonts w:asciiTheme="minorHAnsi" w:hAnsiTheme="minorHAnsi" w:cstheme="minorHAnsi"/>
          <w:sz w:val="22"/>
          <w:szCs w:val="22"/>
        </w:rPr>
        <w:t xml:space="preserve"> The target variable defines the problem the model attempts to solve. By identifying the target variable, we can clearly articulate the research questions and the objective of the analysis.</w:t>
      </w:r>
    </w:p>
    <w:p w14:paraId="3CE953C3" w14:textId="77777777" w:rsidR="00C8129E" w:rsidRDefault="00C8129E" w:rsidP="00145AC7">
      <w:pPr>
        <w:pStyle w:val="ABodyCopy"/>
        <w:numPr>
          <w:ilvl w:val="0"/>
          <w:numId w:val="37"/>
        </w:numPr>
        <w:rPr>
          <w:rFonts w:asciiTheme="minorHAnsi" w:hAnsiTheme="minorHAnsi" w:cstheme="minorHAnsi"/>
          <w:sz w:val="22"/>
          <w:szCs w:val="22"/>
        </w:rPr>
      </w:pPr>
      <w:r w:rsidRPr="008D79A6">
        <w:rPr>
          <w:rFonts w:asciiTheme="minorHAnsi" w:hAnsiTheme="minorHAnsi" w:cstheme="minorHAnsi"/>
          <w:b/>
          <w:sz w:val="22"/>
          <w:szCs w:val="22"/>
        </w:rPr>
        <w:t>Determine</w:t>
      </w:r>
      <w:r>
        <w:rPr>
          <w:rFonts w:asciiTheme="minorHAnsi" w:hAnsiTheme="minorHAnsi" w:cstheme="minorHAnsi"/>
          <w:b/>
          <w:sz w:val="22"/>
          <w:szCs w:val="22"/>
        </w:rPr>
        <w:t>s</w:t>
      </w:r>
      <w:r w:rsidRPr="008D79A6">
        <w:rPr>
          <w:rFonts w:asciiTheme="minorHAnsi" w:hAnsiTheme="minorHAnsi" w:cstheme="minorHAnsi"/>
          <w:b/>
          <w:sz w:val="22"/>
          <w:szCs w:val="22"/>
        </w:rPr>
        <w:t xml:space="preserve"> the </w:t>
      </w:r>
      <w:r>
        <w:rPr>
          <w:rFonts w:asciiTheme="minorHAnsi" w:hAnsiTheme="minorHAnsi" w:cstheme="minorHAnsi"/>
          <w:b/>
          <w:sz w:val="22"/>
          <w:szCs w:val="22"/>
        </w:rPr>
        <w:t>model type</w:t>
      </w:r>
      <w:r w:rsidRPr="008D79A6">
        <w:rPr>
          <w:rFonts w:asciiTheme="minorHAnsi" w:hAnsiTheme="minorHAnsi" w:cstheme="minorHAnsi"/>
          <w:b/>
          <w:sz w:val="22"/>
          <w:szCs w:val="22"/>
        </w:rPr>
        <w:t>:</w:t>
      </w:r>
      <w:r>
        <w:rPr>
          <w:rFonts w:asciiTheme="minorHAnsi" w:hAnsiTheme="minorHAnsi" w:cstheme="minorHAnsi"/>
          <w:sz w:val="22"/>
          <w:szCs w:val="22"/>
        </w:rPr>
        <w:t xml:space="preserve"> The model used for analysis depends on the type of target variable. If the target variable is categorical, we would use classification models. If the target variable is continuous, we would use regression models.</w:t>
      </w:r>
    </w:p>
    <w:p w14:paraId="5E3F406C" w14:textId="77777777" w:rsidR="00C8129E" w:rsidRDefault="00C8129E" w:rsidP="00145AC7">
      <w:pPr>
        <w:pStyle w:val="ABodyCopy"/>
        <w:numPr>
          <w:ilvl w:val="0"/>
          <w:numId w:val="37"/>
        </w:numPr>
        <w:rPr>
          <w:rFonts w:asciiTheme="minorHAnsi" w:hAnsiTheme="minorHAnsi" w:cstheme="minorHAnsi"/>
          <w:sz w:val="22"/>
          <w:szCs w:val="22"/>
        </w:rPr>
      </w:pPr>
      <w:r w:rsidRPr="008D79A6">
        <w:rPr>
          <w:rFonts w:asciiTheme="minorHAnsi" w:hAnsiTheme="minorHAnsi" w:cstheme="minorHAnsi"/>
          <w:b/>
          <w:sz w:val="22"/>
          <w:szCs w:val="22"/>
        </w:rPr>
        <w:t>Guides feature selection:</w:t>
      </w:r>
      <w:r>
        <w:rPr>
          <w:rFonts w:asciiTheme="minorHAnsi" w:hAnsiTheme="minorHAnsi" w:cstheme="minorHAnsi"/>
          <w:sz w:val="22"/>
          <w:szCs w:val="22"/>
        </w:rPr>
        <w:t xml:space="preserve">  Feature selection is the process of selecting the most relevant variables to include in the model. The target variable guides the feature selection process by identifying the variables that are most likely to be associated with the target variable.</w:t>
      </w:r>
    </w:p>
    <w:p w14:paraId="3B974E3E" w14:textId="77777777" w:rsidR="00C8129E" w:rsidRDefault="00C8129E" w:rsidP="00145AC7">
      <w:pPr>
        <w:pStyle w:val="ABodyCopy"/>
        <w:numPr>
          <w:ilvl w:val="0"/>
          <w:numId w:val="37"/>
        </w:numPr>
        <w:rPr>
          <w:rFonts w:asciiTheme="minorHAnsi" w:hAnsiTheme="minorHAnsi" w:cstheme="minorHAnsi"/>
          <w:sz w:val="22"/>
          <w:szCs w:val="22"/>
        </w:rPr>
      </w:pPr>
      <w:r w:rsidRPr="008D79A6">
        <w:rPr>
          <w:rFonts w:asciiTheme="minorHAnsi" w:hAnsiTheme="minorHAnsi" w:cstheme="minorHAnsi"/>
          <w:b/>
          <w:sz w:val="22"/>
          <w:szCs w:val="22"/>
        </w:rPr>
        <w:lastRenderedPageBreak/>
        <w:t>Guides data preparation and cleaning:</w:t>
      </w:r>
      <w:r>
        <w:rPr>
          <w:rFonts w:asciiTheme="minorHAnsi" w:hAnsiTheme="minorHAnsi" w:cstheme="minorHAnsi"/>
          <w:sz w:val="22"/>
          <w:szCs w:val="22"/>
        </w:rPr>
        <w:t xml:space="preserve">  The choice of the target variable influences the quality and structure of the data required for the analysis. Data preparation and cleaning techniques should be chosen with the target variable in mind.</w:t>
      </w:r>
    </w:p>
    <w:p w14:paraId="36A186A7" w14:textId="77777777" w:rsidR="00C8129E" w:rsidRDefault="00C8129E" w:rsidP="00145AC7">
      <w:pPr>
        <w:pStyle w:val="ABodyCopy"/>
        <w:numPr>
          <w:ilvl w:val="0"/>
          <w:numId w:val="37"/>
        </w:numPr>
        <w:rPr>
          <w:rFonts w:asciiTheme="minorHAnsi" w:hAnsiTheme="minorHAnsi" w:cstheme="minorHAnsi"/>
          <w:sz w:val="22"/>
          <w:szCs w:val="22"/>
        </w:rPr>
      </w:pPr>
      <w:r w:rsidRPr="008D79A6">
        <w:rPr>
          <w:rFonts w:asciiTheme="minorHAnsi" w:hAnsiTheme="minorHAnsi" w:cstheme="minorHAnsi"/>
          <w:b/>
          <w:sz w:val="22"/>
          <w:szCs w:val="22"/>
        </w:rPr>
        <w:t>Evaluates model performance:</w:t>
      </w:r>
      <w:r>
        <w:rPr>
          <w:rFonts w:asciiTheme="minorHAnsi" w:hAnsiTheme="minorHAnsi" w:cstheme="minorHAnsi"/>
          <w:sz w:val="22"/>
          <w:szCs w:val="22"/>
        </w:rPr>
        <w:t xml:space="preserve">  The target variable is used to evaluate the model's performance. By comparing the predicted values of the target variable to the actual values, we can determine the overall model accuracy and identify observations where the model underperformed.</w:t>
      </w:r>
    </w:p>
    <w:p w14:paraId="6DB77E3F" w14:textId="77777777" w:rsidR="00C8129E" w:rsidRPr="00534E0F" w:rsidRDefault="00C8129E" w:rsidP="00C8129E">
      <w:pPr>
        <w:pStyle w:val="ABodyCopy"/>
        <w:ind w:left="810"/>
        <w:rPr>
          <w:rFonts w:asciiTheme="minorHAnsi" w:hAnsiTheme="minorHAnsi" w:cstheme="minorHAnsi"/>
          <w:sz w:val="22"/>
          <w:szCs w:val="22"/>
        </w:rPr>
      </w:pPr>
    </w:p>
    <w:p w14:paraId="33731EF7" w14:textId="77777777" w:rsidR="00C8129E" w:rsidRPr="0053164B" w:rsidRDefault="00C8129E" w:rsidP="00C8129E">
      <w:pPr>
        <w:pStyle w:val="Heading3"/>
        <w:ind w:left="0"/>
      </w:pPr>
      <w:bookmarkStart w:id="38" w:name="_Toc174889548"/>
      <w:r w:rsidRPr="0053164B">
        <w:t>Classification vs</w:t>
      </w:r>
      <w:r>
        <w:t>.</w:t>
      </w:r>
      <w:r w:rsidRPr="0053164B">
        <w:t xml:space="preserve"> Regression Models</w:t>
      </w:r>
      <w:bookmarkEnd w:id="38"/>
    </w:p>
    <w:p w14:paraId="6277A8BE" w14:textId="77777777" w:rsidR="00C8129E" w:rsidRDefault="00C8129E" w:rsidP="00C8129E">
      <w:pPr>
        <w:pStyle w:val="ABodyCopy"/>
        <w:ind w:left="0"/>
        <w:rPr>
          <w:rFonts w:asciiTheme="minorHAnsi" w:hAnsiTheme="minorHAnsi" w:cstheme="minorHAnsi"/>
          <w:sz w:val="22"/>
          <w:szCs w:val="22"/>
        </w:rPr>
      </w:pPr>
    </w:p>
    <w:p w14:paraId="23917803" w14:textId="77777777" w:rsidR="00C8129E" w:rsidRDefault="00C8129E" w:rsidP="00C8129E">
      <w:pPr>
        <w:pStyle w:val="ABodyCopy"/>
        <w:ind w:left="0"/>
        <w:rPr>
          <w:rFonts w:asciiTheme="minorHAnsi" w:hAnsiTheme="minorHAnsi" w:cstheme="minorHAnsi"/>
          <w:sz w:val="22"/>
          <w:szCs w:val="22"/>
        </w:rPr>
      </w:pPr>
      <w:r w:rsidRPr="00284411">
        <w:rPr>
          <w:rFonts w:asciiTheme="minorHAnsi" w:hAnsiTheme="minorHAnsi" w:cstheme="minorHAnsi"/>
          <w:sz w:val="22"/>
          <w:szCs w:val="22"/>
        </w:rPr>
        <w:t>Classification and regression are two types of statistical models commonly used to analyze data with distinct target variables.</w:t>
      </w:r>
      <w:r>
        <w:rPr>
          <w:rFonts w:asciiTheme="minorHAnsi" w:hAnsiTheme="minorHAnsi" w:cstheme="minorHAnsi"/>
          <w:sz w:val="22"/>
          <w:szCs w:val="22"/>
        </w:rPr>
        <w:t xml:space="preserve"> Table 3.1 provides some general descriptions of regression and classification models.</w:t>
      </w:r>
    </w:p>
    <w:p w14:paraId="1EB5CFA7" w14:textId="77777777" w:rsidR="00C8129E" w:rsidRDefault="00C8129E" w:rsidP="00C8129E">
      <w:pPr>
        <w:pStyle w:val="ABodyCopy"/>
        <w:ind w:left="0"/>
        <w:rPr>
          <w:rFonts w:asciiTheme="minorHAnsi" w:hAnsiTheme="minorHAnsi" w:cstheme="minorHAnsi"/>
          <w:sz w:val="22"/>
          <w:szCs w:val="22"/>
        </w:rPr>
      </w:pPr>
    </w:p>
    <w:p w14:paraId="3FEBF4DD" w14:textId="77777777" w:rsidR="00C8129E" w:rsidRDefault="00C8129E" w:rsidP="00C8129E">
      <w:pPr>
        <w:pStyle w:val="ACaptionHead"/>
        <w:ind w:left="0"/>
        <w:rPr>
          <w:rFonts w:asciiTheme="minorHAnsi" w:hAnsiTheme="minorHAnsi" w:cstheme="minorHAnsi"/>
          <w:sz w:val="22"/>
        </w:rPr>
      </w:pPr>
      <w:r>
        <w:t>Table 3.1:  Regression and Classification Models</w:t>
      </w:r>
    </w:p>
    <w:tbl>
      <w:tblPr>
        <w:tblW w:w="7989" w:type="dxa"/>
        <w:tblLook w:val="04A0" w:firstRow="1" w:lastRow="0" w:firstColumn="1" w:lastColumn="0" w:noHBand="0" w:noVBand="1"/>
      </w:tblPr>
      <w:tblGrid>
        <w:gridCol w:w="2081"/>
        <w:gridCol w:w="2954"/>
        <w:gridCol w:w="2954"/>
      </w:tblGrid>
      <w:tr w:rsidR="00C8129E" w:rsidRPr="00D171FA" w14:paraId="163173EA" w14:textId="77777777" w:rsidTr="00A23D18">
        <w:trPr>
          <w:trHeight w:val="322"/>
        </w:trPr>
        <w:tc>
          <w:tcPr>
            <w:tcW w:w="2081" w:type="dxa"/>
            <w:tcBorders>
              <w:top w:val="nil"/>
              <w:left w:val="nil"/>
              <w:bottom w:val="single" w:sz="8" w:space="0" w:color="A6A6A6"/>
              <w:right w:val="single" w:sz="8" w:space="0" w:color="A6A6A6"/>
            </w:tcBorders>
            <w:shd w:val="clear" w:color="auto" w:fill="auto"/>
            <w:noWrap/>
            <w:vAlign w:val="bottom"/>
            <w:hideMark/>
          </w:tcPr>
          <w:p w14:paraId="5A1D88CB" w14:textId="77777777" w:rsidR="00C8129E" w:rsidRPr="00D171FA" w:rsidRDefault="00C8129E" w:rsidP="00A23D18">
            <w:pPr>
              <w:rPr>
                <w:rFonts w:ascii="Calibri" w:hAnsi="Calibri" w:cs="Calibri"/>
                <w:color w:val="000000"/>
                <w:sz w:val="22"/>
                <w:szCs w:val="22"/>
              </w:rPr>
            </w:pPr>
            <w:r w:rsidRPr="00D171FA">
              <w:rPr>
                <w:rFonts w:ascii="Calibri" w:hAnsi="Calibri" w:cs="Calibri"/>
                <w:color w:val="000000"/>
                <w:sz w:val="22"/>
                <w:szCs w:val="22"/>
              </w:rPr>
              <w:t> </w:t>
            </w:r>
          </w:p>
        </w:tc>
        <w:tc>
          <w:tcPr>
            <w:tcW w:w="2954" w:type="dxa"/>
            <w:tcBorders>
              <w:top w:val="single" w:sz="8" w:space="0" w:color="A6A6A6"/>
              <w:left w:val="nil"/>
              <w:bottom w:val="single" w:sz="8" w:space="0" w:color="A6A6A6"/>
              <w:right w:val="single" w:sz="8" w:space="0" w:color="A6A6A6"/>
            </w:tcBorders>
            <w:shd w:val="clear" w:color="000000" w:fill="00B0F0"/>
            <w:noWrap/>
            <w:vAlign w:val="center"/>
            <w:hideMark/>
          </w:tcPr>
          <w:p w14:paraId="3A15AAAA" w14:textId="77777777" w:rsidR="00C8129E" w:rsidRPr="00D171FA" w:rsidRDefault="00C8129E" w:rsidP="00A23D18">
            <w:pPr>
              <w:jc w:val="center"/>
              <w:rPr>
                <w:rFonts w:ascii="Calibri" w:hAnsi="Calibri" w:cs="Calibri"/>
                <w:b/>
                <w:bCs/>
                <w:color w:val="000000"/>
                <w:sz w:val="22"/>
                <w:szCs w:val="22"/>
              </w:rPr>
            </w:pPr>
            <w:r w:rsidRPr="00D171FA">
              <w:rPr>
                <w:rFonts w:ascii="Calibri" w:hAnsi="Calibri" w:cs="Calibri"/>
                <w:b/>
                <w:bCs/>
                <w:color w:val="000000"/>
                <w:sz w:val="22"/>
                <w:szCs w:val="22"/>
              </w:rPr>
              <w:t>Regression</w:t>
            </w:r>
          </w:p>
        </w:tc>
        <w:tc>
          <w:tcPr>
            <w:tcW w:w="2954" w:type="dxa"/>
            <w:tcBorders>
              <w:top w:val="single" w:sz="8" w:space="0" w:color="A6A6A6"/>
              <w:left w:val="nil"/>
              <w:bottom w:val="single" w:sz="8" w:space="0" w:color="A6A6A6"/>
              <w:right w:val="single" w:sz="8" w:space="0" w:color="A6A6A6"/>
            </w:tcBorders>
            <w:shd w:val="clear" w:color="000000" w:fill="00B0F0"/>
            <w:noWrap/>
            <w:vAlign w:val="center"/>
            <w:hideMark/>
          </w:tcPr>
          <w:p w14:paraId="6C410A35" w14:textId="77777777" w:rsidR="00C8129E" w:rsidRPr="00D171FA" w:rsidRDefault="00C8129E" w:rsidP="00A23D18">
            <w:pPr>
              <w:jc w:val="center"/>
              <w:rPr>
                <w:rFonts w:ascii="Calibri" w:hAnsi="Calibri" w:cs="Calibri"/>
                <w:b/>
                <w:bCs/>
                <w:color w:val="000000"/>
                <w:sz w:val="22"/>
                <w:szCs w:val="22"/>
              </w:rPr>
            </w:pPr>
            <w:r w:rsidRPr="00D171FA">
              <w:rPr>
                <w:rFonts w:ascii="Calibri" w:hAnsi="Calibri" w:cs="Calibri"/>
                <w:b/>
                <w:bCs/>
                <w:color w:val="000000"/>
                <w:sz w:val="22"/>
                <w:szCs w:val="22"/>
              </w:rPr>
              <w:t>Classification</w:t>
            </w:r>
          </w:p>
        </w:tc>
      </w:tr>
      <w:tr w:rsidR="00C8129E" w:rsidRPr="00D171FA" w14:paraId="72584D47" w14:textId="77777777" w:rsidTr="00A23D18">
        <w:trPr>
          <w:trHeight w:val="673"/>
        </w:trPr>
        <w:tc>
          <w:tcPr>
            <w:tcW w:w="2081" w:type="dxa"/>
            <w:tcBorders>
              <w:top w:val="nil"/>
              <w:left w:val="single" w:sz="8" w:space="0" w:color="A6A6A6"/>
              <w:bottom w:val="single" w:sz="8" w:space="0" w:color="A6A6A6"/>
              <w:right w:val="single" w:sz="8" w:space="0" w:color="A6A6A6"/>
            </w:tcBorders>
            <w:shd w:val="clear" w:color="auto" w:fill="auto"/>
            <w:noWrap/>
            <w:vAlign w:val="center"/>
            <w:hideMark/>
          </w:tcPr>
          <w:p w14:paraId="023897C7" w14:textId="77777777" w:rsidR="00C8129E" w:rsidRPr="00D171FA" w:rsidRDefault="00C8129E" w:rsidP="00A23D18">
            <w:pPr>
              <w:rPr>
                <w:rFonts w:ascii="Calibri" w:hAnsi="Calibri" w:cs="Calibri"/>
                <w:color w:val="000000"/>
                <w:sz w:val="22"/>
                <w:szCs w:val="22"/>
              </w:rPr>
            </w:pPr>
            <w:r w:rsidRPr="00D171FA">
              <w:rPr>
                <w:rFonts w:ascii="Calibri" w:hAnsi="Calibri" w:cs="Calibri"/>
                <w:color w:val="000000"/>
                <w:sz w:val="22"/>
                <w:szCs w:val="22"/>
              </w:rPr>
              <w:t>General Description</w:t>
            </w:r>
          </w:p>
        </w:tc>
        <w:tc>
          <w:tcPr>
            <w:tcW w:w="2954" w:type="dxa"/>
            <w:tcBorders>
              <w:top w:val="nil"/>
              <w:left w:val="nil"/>
              <w:bottom w:val="single" w:sz="8" w:space="0" w:color="A6A6A6"/>
              <w:right w:val="single" w:sz="8" w:space="0" w:color="A6A6A6"/>
            </w:tcBorders>
            <w:shd w:val="clear" w:color="auto" w:fill="auto"/>
            <w:vAlign w:val="center"/>
            <w:hideMark/>
          </w:tcPr>
          <w:p w14:paraId="50235082" w14:textId="77777777" w:rsidR="00C8129E" w:rsidRPr="00D171FA" w:rsidRDefault="00C8129E" w:rsidP="00A23D18">
            <w:pPr>
              <w:rPr>
                <w:rFonts w:ascii="Calibri" w:hAnsi="Calibri" w:cs="Calibri"/>
                <w:color w:val="000000"/>
                <w:sz w:val="22"/>
                <w:szCs w:val="22"/>
              </w:rPr>
            </w:pPr>
            <w:r w:rsidRPr="00D171FA">
              <w:rPr>
                <w:rFonts w:ascii="Calibri" w:hAnsi="Calibri" w:cs="Calibri"/>
                <w:color w:val="000000"/>
                <w:sz w:val="22"/>
                <w:szCs w:val="22"/>
              </w:rPr>
              <w:t xml:space="preserve">Regression means to predict the </w:t>
            </w:r>
            <w:r w:rsidRPr="00D171FA">
              <w:rPr>
                <w:rFonts w:ascii="Calibri" w:hAnsi="Calibri" w:cs="Calibri"/>
                <w:b/>
                <w:color w:val="000000"/>
                <w:sz w:val="22"/>
                <w:szCs w:val="22"/>
              </w:rPr>
              <w:t>output value</w:t>
            </w:r>
            <w:r w:rsidRPr="00D171FA">
              <w:rPr>
                <w:rFonts w:ascii="Calibri" w:hAnsi="Calibri" w:cs="Calibri"/>
                <w:color w:val="000000"/>
                <w:sz w:val="22"/>
                <w:szCs w:val="22"/>
              </w:rPr>
              <w:t xml:space="preserve"> using training data</w:t>
            </w:r>
          </w:p>
        </w:tc>
        <w:tc>
          <w:tcPr>
            <w:tcW w:w="2954" w:type="dxa"/>
            <w:tcBorders>
              <w:top w:val="nil"/>
              <w:left w:val="nil"/>
              <w:bottom w:val="single" w:sz="8" w:space="0" w:color="A6A6A6"/>
              <w:right w:val="single" w:sz="8" w:space="0" w:color="A6A6A6"/>
            </w:tcBorders>
            <w:shd w:val="clear" w:color="auto" w:fill="auto"/>
            <w:vAlign w:val="center"/>
            <w:hideMark/>
          </w:tcPr>
          <w:p w14:paraId="75D4734D" w14:textId="77777777" w:rsidR="00C8129E" w:rsidRPr="00D171FA" w:rsidRDefault="00C8129E" w:rsidP="00A23D18">
            <w:pPr>
              <w:rPr>
                <w:rFonts w:ascii="Calibri" w:hAnsi="Calibri" w:cs="Calibri"/>
                <w:color w:val="000000"/>
                <w:sz w:val="22"/>
                <w:szCs w:val="22"/>
              </w:rPr>
            </w:pPr>
            <w:r w:rsidRPr="00D171FA">
              <w:rPr>
                <w:rFonts w:ascii="Calibri" w:hAnsi="Calibri" w:cs="Calibri"/>
                <w:color w:val="000000"/>
                <w:sz w:val="22"/>
                <w:szCs w:val="22"/>
              </w:rPr>
              <w:t xml:space="preserve">Classification means to output the group into </w:t>
            </w:r>
            <w:r w:rsidRPr="00D171FA">
              <w:rPr>
                <w:rFonts w:ascii="Calibri" w:hAnsi="Calibri" w:cs="Calibri"/>
                <w:b/>
                <w:color w:val="000000"/>
                <w:sz w:val="22"/>
                <w:szCs w:val="22"/>
              </w:rPr>
              <w:t>a class</w:t>
            </w:r>
          </w:p>
        </w:tc>
      </w:tr>
      <w:tr w:rsidR="00C8129E" w:rsidRPr="00D171FA" w14:paraId="101EAA58" w14:textId="77777777" w:rsidTr="00A23D18">
        <w:trPr>
          <w:trHeight w:val="894"/>
        </w:trPr>
        <w:tc>
          <w:tcPr>
            <w:tcW w:w="2081" w:type="dxa"/>
            <w:tcBorders>
              <w:top w:val="nil"/>
              <w:left w:val="single" w:sz="8" w:space="0" w:color="A6A6A6"/>
              <w:bottom w:val="single" w:sz="8" w:space="0" w:color="A6A6A6"/>
              <w:right w:val="single" w:sz="8" w:space="0" w:color="A6A6A6"/>
            </w:tcBorders>
            <w:shd w:val="clear" w:color="auto" w:fill="auto"/>
            <w:noWrap/>
            <w:vAlign w:val="center"/>
            <w:hideMark/>
          </w:tcPr>
          <w:p w14:paraId="409983D2" w14:textId="77777777" w:rsidR="00C8129E" w:rsidRPr="00D171FA" w:rsidRDefault="00C8129E" w:rsidP="00A23D18">
            <w:pPr>
              <w:rPr>
                <w:rFonts w:ascii="Calibri" w:hAnsi="Calibri" w:cs="Calibri"/>
                <w:color w:val="000000"/>
                <w:sz w:val="22"/>
                <w:szCs w:val="22"/>
              </w:rPr>
            </w:pPr>
            <w:r w:rsidRPr="00D171FA">
              <w:rPr>
                <w:rFonts w:ascii="Calibri" w:hAnsi="Calibri" w:cs="Calibri"/>
                <w:color w:val="000000"/>
                <w:sz w:val="22"/>
                <w:szCs w:val="22"/>
              </w:rPr>
              <w:t>Example</w:t>
            </w:r>
          </w:p>
        </w:tc>
        <w:tc>
          <w:tcPr>
            <w:tcW w:w="2954" w:type="dxa"/>
            <w:tcBorders>
              <w:top w:val="nil"/>
              <w:left w:val="nil"/>
              <w:bottom w:val="single" w:sz="8" w:space="0" w:color="A6A6A6"/>
              <w:right w:val="single" w:sz="8" w:space="0" w:color="A6A6A6"/>
            </w:tcBorders>
            <w:shd w:val="clear" w:color="auto" w:fill="auto"/>
            <w:vAlign w:val="center"/>
            <w:hideMark/>
          </w:tcPr>
          <w:p w14:paraId="5C62DFD6" w14:textId="77777777" w:rsidR="00C8129E" w:rsidRPr="00D171FA" w:rsidRDefault="00C8129E" w:rsidP="00A23D18">
            <w:pPr>
              <w:rPr>
                <w:rFonts w:ascii="Calibri" w:hAnsi="Calibri" w:cs="Calibri"/>
                <w:color w:val="000000"/>
                <w:sz w:val="22"/>
                <w:szCs w:val="22"/>
              </w:rPr>
            </w:pPr>
            <w:r w:rsidRPr="00D171FA">
              <w:rPr>
                <w:rFonts w:ascii="Calibri" w:hAnsi="Calibri" w:cs="Calibri"/>
                <w:color w:val="000000"/>
                <w:sz w:val="22"/>
                <w:szCs w:val="22"/>
              </w:rPr>
              <w:t xml:space="preserve">Regression to predict the </w:t>
            </w:r>
            <w:r w:rsidRPr="00D171FA">
              <w:rPr>
                <w:rFonts w:ascii="Calibri" w:hAnsi="Calibri" w:cs="Calibri"/>
                <w:b/>
                <w:color w:val="000000"/>
                <w:sz w:val="22"/>
                <w:szCs w:val="22"/>
              </w:rPr>
              <w:t>value</w:t>
            </w:r>
            <w:r w:rsidRPr="00D171FA">
              <w:rPr>
                <w:rFonts w:ascii="Calibri" w:hAnsi="Calibri" w:cs="Calibri"/>
                <w:color w:val="000000"/>
                <w:sz w:val="22"/>
                <w:szCs w:val="22"/>
              </w:rPr>
              <w:t xml:space="preserve"> ($ amount) of an insurance claim using training data</w:t>
            </w:r>
          </w:p>
        </w:tc>
        <w:tc>
          <w:tcPr>
            <w:tcW w:w="2954" w:type="dxa"/>
            <w:tcBorders>
              <w:top w:val="nil"/>
              <w:left w:val="nil"/>
              <w:bottom w:val="single" w:sz="8" w:space="0" w:color="A6A6A6"/>
              <w:right w:val="single" w:sz="8" w:space="0" w:color="A6A6A6"/>
            </w:tcBorders>
            <w:shd w:val="clear" w:color="auto" w:fill="auto"/>
            <w:vAlign w:val="center"/>
            <w:hideMark/>
          </w:tcPr>
          <w:p w14:paraId="5831F8B2" w14:textId="77777777" w:rsidR="00C8129E" w:rsidRPr="00D171FA" w:rsidRDefault="00C8129E" w:rsidP="00A23D18">
            <w:pPr>
              <w:rPr>
                <w:rFonts w:ascii="Calibri" w:hAnsi="Calibri" w:cs="Calibri"/>
                <w:color w:val="000000"/>
                <w:sz w:val="22"/>
                <w:szCs w:val="22"/>
              </w:rPr>
            </w:pPr>
            <w:r w:rsidRPr="00D171FA">
              <w:rPr>
                <w:rFonts w:ascii="Calibri" w:hAnsi="Calibri" w:cs="Calibri"/>
                <w:color w:val="000000"/>
                <w:sz w:val="22"/>
                <w:szCs w:val="22"/>
              </w:rPr>
              <w:t>Classification to predic</w:t>
            </w:r>
            <w:r>
              <w:rPr>
                <w:rFonts w:ascii="Calibri" w:hAnsi="Calibri" w:cs="Calibri"/>
                <w:color w:val="000000"/>
                <w:sz w:val="22"/>
                <w:szCs w:val="22"/>
              </w:rPr>
              <w:t>t</w:t>
            </w:r>
            <w:r w:rsidRPr="00D171FA">
              <w:rPr>
                <w:rFonts w:ascii="Calibri" w:hAnsi="Calibri" w:cs="Calibri"/>
                <w:color w:val="000000"/>
                <w:sz w:val="22"/>
                <w:szCs w:val="22"/>
              </w:rPr>
              <w:t xml:space="preserve"> the </w:t>
            </w:r>
            <w:r w:rsidRPr="00D171FA">
              <w:rPr>
                <w:rFonts w:ascii="Calibri" w:hAnsi="Calibri" w:cs="Calibri"/>
                <w:b/>
                <w:color w:val="000000"/>
                <w:sz w:val="22"/>
                <w:szCs w:val="22"/>
              </w:rPr>
              <w:t>type</w:t>
            </w:r>
            <w:r w:rsidRPr="00D171FA">
              <w:rPr>
                <w:rFonts w:ascii="Calibri" w:hAnsi="Calibri" w:cs="Calibri"/>
                <w:color w:val="000000"/>
                <w:sz w:val="22"/>
                <w:szCs w:val="22"/>
              </w:rPr>
              <w:t xml:space="preserve"> of an insurance claim (fraud vs non-fraud) using training data</w:t>
            </w:r>
          </w:p>
        </w:tc>
      </w:tr>
      <w:tr w:rsidR="00C8129E" w:rsidRPr="00D171FA" w14:paraId="5AFE8977" w14:textId="77777777" w:rsidTr="00A23D18">
        <w:trPr>
          <w:trHeight w:val="673"/>
        </w:trPr>
        <w:tc>
          <w:tcPr>
            <w:tcW w:w="2081" w:type="dxa"/>
            <w:tcBorders>
              <w:top w:val="nil"/>
              <w:left w:val="single" w:sz="8" w:space="0" w:color="A6A6A6"/>
              <w:bottom w:val="single" w:sz="8" w:space="0" w:color="A6A6A6"/>
              <w:right w:val="single" w:sz="8" w:space="0" w:color="A6A6A6"/>
            </w:tcBorders>
            <w:shd w:val="clear" w:color="auto" w:fill="auto"/>
            <w:noWrap/>
            <w:vAlign w:val="center"/>
            <w:hideMark/>
          </w:tcPr>
          <w:p w14:paraId="0379B81B" w14:textId="77777777" w:rsidR="00C8129E" w:rsidRPr="00D171FA" w:rsidRDefault="00C8129E" w:rsidP="00A23D18">
            <w:pPr>
              <w:rPr>
                <w:rFonts w:ascii="Calibri" w:hAnsi="Calibri" w:cs="Calibri"/>
                <w:color w:val="000000"/>
                <w:sz w:val="22"/>
                <w:szCs w:val="22"/>
              </w:rPr>
            </w:pPr>
            <w:r w:rsidRPr="00D171FA">
              <w:rPr>
                <w:rFonts w:ascii="Calibri" w:hAnsi="Calibri" w:cs="Calibri"/>
                <w:color w:val="000000"/>
                <w:sz w:val="22"/>
                <w:szCs w:val="22"/>
              </w:rPr>
              <w:t>Target Variable</w:t>
            </w:r>
          </w:p>
        </w:tc>
        <w:tc>
          <w:tcPr>
            <w:tcW w:w="2954" w:type="dxa"/>
            <w:tcBorders>
              <w:top w:val="nil"/>
              <w:left w:val="nil"/>
              <w:bottom w:val="single" w:sz="8" w:space="0" w:color="A6A6A6"/>
              <w:right w:val="single" w:sz="8" w:space="0" w:color="A6A6A6"/>
            </w:tcBorders>
            <w:shd w:val="clear" w:color="auto" w:fill="auto"/>
            <w:vAlign w:val="center"/>
            <w:hideMark/>
          </w:tcPr>
          <w:p w14:paraId="6F9897E2" w14:textId="77777777" w:rsidR="00C8129E" w:rsidRPr="00D171FA" w:rsidRDefault="00C8129E" w:rsidP="00A23D18">
            <w:pPr>
              <w:rPr>
                <w:rFonts w:ascii="Calibri" w:hAnsi="Calibri" w:cs="Calibri"/>
                <w:color w:val="000000"/>
                <w:sz w:val="22"/>
                <w:szCs w:val="22"/>
              </w:rPr>
            </w:pPr>
            <w:r w:rsidRPr="00D171FA">
              <w:rPr>
                <w:rFonts w:ascii="Calibri" w:hAnsi="Calibri" w:cs="Calibri"/>
                <w:color w:val="000000"/>
                <w:sz w:val="22"/>
                <w:szCs w:val="22"/>
              </w:rPr>
              <w:t xml:space="preserve">If it is a </w:t>
            </w:r>
            <w:r w:rsidRPr="00D171FA">
              <w:rPr>
                <w:rFonts w:ascii="Calibri" w:hAnsi="Calibri" w:cs="Calibri"/>
                <w:b/>
                <w:color w:val="000000"/>
                <w:sz w:val="22"/>
                <w:szCs w:val="22"/>
              </w:rPr>
              <w:t>real number/continuous</w:t>
            </w:r>
            <w:r w:rsidRPr="00D171FA">
              <w:rPr>
                <w:rFonts w:ascii="Calibri" w:hAnsi="Calibri" w:cs="Calibri"/>
                <w:color w:val="000000"/>
                <w:sz w:val="22"/>
                <w:szCs w:val="22"/>
              </w:rPr>
              <w:t>, then it is a regression problem</w:t>
            </w:r>
          </w:p>
        </w:tc>
        <w:tc>
          <w:tcPr>
            <w:tcW w:w="2954" w:type="dxa"/>
            <w:tcBorders>
              <w:top w:val="nil"/>
              <w:left w:val="nil"/>
              <w:bottom w:val="single" w:sz="8" w:space="0" w:color="A6A6A6"/>
              <w:right w:val="single" w:sz="8" w:space="0" w:color="A6A6A6"/>
            </w:tcBorders>
            <w:shd w:val="clear" w:color="auto" w:fill="auto"/>
            <w:vAlign w:val="center"/>
            <w:hideMark/>
          </w:tcPr>
          <w:p w14:paraId="4C079C28" w14:textId="77777777" w:rsidR="00C8129E" w:rsidRPr="00D171FA" w:rsidRDefault="00C8129E" w:rsidP="00A23D18">
            <w:pPr>
              <w:rPr>
                <w:rFonts w:ascii="Calibri" w:hAnsi="Calibri" w:cs="Calibri"/>
                <w:color w:val="000000"/>
                <w:sz w:val="22"/>
                <w:szCs w:val="22"/>
              </w:rPr>
            </w:pPr>
            <w:r w:rsidRPr="00D171FA">
              <w:rPr>
                <w:rFonts w:ascii="Calibri" w:hAnsi="Calibri" w:cs="Calibri"/>
                <w:color w:val="000000"/>
                <w:sz w:val="22"/>
                <w:szCs w:val="22"/>
              </w:rPr>
              <w:t xml:space="preserve">If it is a </w:t>
            </w:r>
            <w:r w:rsidRPr="00D171FA">
              <w:rPr>
                <w:rFonts w:ascii="Calibri" w:hAnsi="Calibri" w:cs="Calibri"/>
                <w:b/>
                <w:color w:val="000000"/>
                <w:sz w:val="22"/>
                <w:szCs w:val="22"/>
              </w:rPr>
              <w:t>discrete/categorical</w:t>
            </w:r>
            <w:r w:rsidRPr="00D171FA">
              <w:rPr>
                <w:rFonts w:ascii="Calibri" w:hAnsi="Calibri" w:cs="Calibri"/>
                <w:color w:val="000000"/>
                <w:sz w:val="22"/>
                <w:szCs w:val="22"/>
              </w:rPr>
              <w:t xml:space="preserve"> variable, then it is a classification problem</w:t>
            </w:r>
          </w:p>
        </w:tc>
      </w:tr>
    </w:tbl>
    <w:p w14:paraId="71EC7963" w14:textId="77777777" w:rsidR="00C8129E" w:rsidRDefault="00C8129E" w:rsidP="00C8129E">
      <w:pPr>
        <w:pStyle w:val="ABodyCopy"/>
        <w:ind w:left="0"/>
        <w:rPr>
          <w:rFonts w:asciiTheme="minorHAnsi" w:hAnsiTheme="minorHAnsi" w:cstheme="minorHAnsi"/>
          <w:sz w:val="22"/>
          <w:szCs w:val="22"/>
        </w:rPr>
      </w:pPr>
    </w:p>
    <w:p w14:paraId="17F9BF08" w14:textId="77777777" w:rsidR="00C8129E" w:rsidRDefault="00C8129E" w:rsidP="00C8129E">
      <w:pPr>
        <w:pStyle w:val="ABodyCopy"/>
        <w:ind w:left="0"/>
        <w:rPr>
          <w:rFonts w:asciiTheme="minorHAnsi" w:hAnsiTheme="minorHAnsi" w:cstheme="minorHAnsi"/>
          <w:sz w:val="22"/>
          <w:szCs w:val="22"/>
        </w:rPr>
      </w:pPr>
      <w:r>
        <w:rPr>
          <w:rFonts w:asciiTheme="minorHAnsi" w:hAnsiTheme="minorHAnsi" w:cstheme="minorHAnsi"/>
          <w:sz w:val="22"/>
          <w:szCs w:val="22"/>
        </w:rPr>
        <w:t xml:space="preserve">In classification, the target variable is categorical, meaning it takes on a limited number of discrete values. Examples of categorical variables include binary variables (e.g., yes or no, 0 or 1) or variables with multiple categories (e.g., red, blue, green). A classification model aims to predict the class or category a new observation belongs to </w:t>
      </w:r>
      <w:proofErr w:type="spellStart"/>
      <w:r>
        <w:rPr>
          <w:rFonts w:asciiTheme="minorHAnsi" w:hAnsiTheme="minorHAnsi" w:cstheme="minorHAnsi"/>
          <w:sz w:val="22"/>
          <w:szCs w:val="22"/>
        </w:rPr>
        <w:t>based</w:t>
      </w:r>
      <w:proofErr w:type="spellEnd"/>
      <w:r>
        <w:rPr>
          <w:rFonts w:asciiTheme="minorHAnsi" w:hAnsiTheme="minorHAnsi" w:cstheme="minorHAnsi"/>
          <w:sz w:val="22"/>
          <w:szCs w:val="22"/>
        </w:rPr>
        <w:t xml:space="preserve"> on the values of one or more predictor variables. </w:t>
      </w:r>
    </w:p>
    <w:p w14:paraId="63225751" w14:textId="77777777" w:rsidR="00C8129E" w:rsidRDefault="00C8129E" w:rsidP="00C8129E">
      <w:pPr>
        <w:pStyle w:val="ABodyCopy"/>
        <w:ind w:left="0"/>
        <w:rPr>
          <w:rFonts w:asciiTheme="minorHAnsi" w:hAnsiTheme="minorHAnsi" w:cstheme="minorHAnsi"/>
          <w:sz w:val="22"/>
          <w:szCs w:val="22"/>
        </w:rPr>
      </w:pPr>
      <w:r>
        <w:rPr>
          <w:rFonts w:asciiTheme="minorHAnsi" w:hAnsiTheme="minorHAnsi" w:cstheme="minorHAnsi"/>
          <w:sz w:val="22"/>
          <w:szCs w:val="22"/>
        </w:rPr>
        <w:lastRenderedPageBreak/>
        <w:t xml:space="preserve">In regression, the target variable is a continuous variable, which means it takes on a range of numerical values. Examples of continuous variables include temperature, income, and time. In a regression model, the goal is to predict the value of the target variable for a new observation based on the values of one or more predictors. </w:t>
      </w:r>
    </w:p>
    <w:p w14:paraId="377CAE38" w14:textId="77777777" w:rsidR="00C8129E" w:rsidRPr="00885CD7" w:rsidRDefault="00C8129E" w:rsidP="00C8129E">
      <w:pPr>
        <w:rPr>
          <w:rFonts w:asciiTheme="minorHAnsi" w:hAnsiTheme="minorHAnsi" w:cstheme="minorHAnsi"/>
          <w:sz w:val="22"/>
          <w:szCs w:val="22"/>
        </w:rPr>
      </w:pPr>
      <w:r w:rsidRPr="00885CD7">
        <w:rPr>
          <w:rFonts w:asciiTheme="minorHAnsi" w:hAnsiTheme="minorHAnsi" w:cstheme="minorHAnsi"/>
          <w:sz w:val="22"/>
          <w:szCs w:val="22"/>
        </w:rPr>
        <w:t>There is no strict division of machine learning techniques exclusively specific to either regression or classification models. However, certain algorithms are commonly used for each task due to their characteristics and performance.</w:t>
      </w:r>
    </w:p>
    <w:p w14:paraId="4534747C" w14:textId="77777777" w:rsidR="00C8129E" w:rsidRPr="00885CD7" w:rsidRDefault="00C8129E" w:rsidP="00C8129E">
      <w:pPr>
        <w:rPr>
          <w:rFonts w:asciiTheme="minorHAnsi" w:hAnsiTheme="minorHAnsi" w:cstheme="minorHAnsi"/>
          <w:sz w:val="22"/>
          <w:szCs w:val="22"/>
        </w:rPr>
      </w:pPr>
    </w:p>
    <w:p w14:paraId="0865803C" w14:textId="77777777" w:rsidR="00C8129E" w:rsidRPr="00885CD7" w:rsidRDefault="00C8129E" w:rsidP="00C8129E">
      <w:pPr>
        <w:rPr>
          <w:rFonts w:asciiTheme="minorHAnsi" w:hAnsiTheme="minorHAnsi" w:cstheme="minorHAnsi"/>
          <w:sz w:val="22"/>
          <w:szCs w:val="22"/>
        </w:rPr>
      </w:pPr>
      <w:r w:rsidRPr="00885CD7">
        <w:rPr>
          <w:rFonts w:asciiTheme="minorHAnsi" w:hAnsiTheme="minorHAnsi" w:cstheme="minorHAnsi"/>
          <w:sz w:val="22"/>
          <w:szCs w:val="22"/>
        </w:rPr>
        <w:t>Regression models typically focus on predicting continuous numeric values. Some commonly used machine learning techniques for regression include:</w:t>
      </w:r>
    </w:p>
    <w:p w14:paraId="38F52057" w14:textId="77777777" w:rsidR="00C8129E" w:rsidRPr="00885CD7" w:rsidRDefault="00C8129E" w:rsidP="00C8129E">
      <w:pPr>
        <w:rPr>
          <w:rFonts w:asciiTheme="minorHAnsi" w:hAnsiTheme="minorHAnsi" w:cstheme="minorHAnsi"/>
          <w:sz w:val="22"/>
          <w:szCs w:val="22"/>
        </w:rPr>
      </w:pPr>
    </w:p>
    <w:p w14:paraId="2EE67955" w14:textId="77777777" w:rsidR="00C8129E" w:rsidRDefault="00C8129E" w:rsidP="00145AC7">
      <w:pPr>
        <w:pStyle w:val="ListParagraph"/>
        <w:numPr>
          <w:ilvl w:val="0"/>
          <w:numId w:val="40"/>
        </w:numPr>
        <w:rPr>
          <w:rFonts w:asciiTheme="minorHAnsi" w:hAnsiTheme="minorHAnsi" w:cstheme="minorHAnsi"/>
          <w:sz w:val="22"/>
          <w:szCs w:val="22"/>
        </w:rPr>
      </w:pPr>
      <w:r w:rsidRPr="002B2D88">
        <w:rPr>
          <w:rFonts w:asciiTheme="minorHAnsi" w:hAnsiTheme="minorHAnsi" w:cstheme="minorHAnsi"/>
          <w:b/>
          <w:sz w:val="22"/>
          <w:szCs w:val="22"/>
        </w:rPr>
        <w:t>Linear Regression:</w:t>
      </w:r>
      <w:r w:rsidRPr="00885CD7">
        <w:rPr>
          <w:rFonts w:asciiTheme="minorHAnsi" w:hAnsiTheme="minorHAnsi" w:cstheme="minorHAnsi"/>
          <w:sz w:val="22"/>
          <w:szCs w:val="22"/>
        </w:rPr>
        <w:t xml:space="preserve"> A basic technique that </w:t>
      </w:r>
      <w:r>
        <w:rPr>
          <w:rFonts w:asciiTheme="minorHAnsi" w:hAnsiTheme="minorHAnsi" w:cstheme="minorHAnsi"/>
          <w:sz w:val="22"/>
          <w:szCs w:val="22"/>
        </w:rPr>
        <w:t>uses a linear equation to model the relationship between input variables and a continuous output</w:t>
      </w:r>
      <w:r w:rsidRPr="00885CD7">
        <w:rPr>
          <w:rFonts w:asciiTheme="minorHAnsi" w:hAnsiTheme="minorHAnsi" w:cstheme="minorHAnsi"/>
          <w:sz w:val="22"/>
          <w:szCs w:val="22"/>
        </w:rPr>
        <w:t>.</w:t>
      </w:r>
    </w:p>
    <w:p w14:paraId="5AC96F8B" w14:textId="77777777" w:rsidR="00C8129E" w:rsidRPr="00885CD7" w:rsidRDefault="00C8129E" w:rsidP="00C8129E">
      <w:pPr>
        <w:pStyle w:val="ListParagraph"/>
        <w:rPr>
          <w:rFonts w:asciiTheme="minorHAnsi" w:hAnsiTheme="minorHAnsi" w:cstheme="minorHAnsi"/>
          <w:sz w:val="22"/>
          <w:szCs w:val="22"/>
        </w:rPr>
      </w:pPr>
    </w:p>
    <w:p w14:paraId="7CC91424" w14:textId="77777777" w:rsidR="00C8129E" w:rsidRDefault="00C8129E" w:rsidP="00145AC7">
      <w:pPr>
        <w:pStyle w:val="ListParagraph"/>
        <w:numPr>
          <w:ilvl w:val="0"/>
          <w:numId w:val="40"/>
        </w:numPr>
        <w:rPr>
          <w:rFonts w:asciiTheme="minorHAnsi" w:hAnsiTheme="minorHAnsi" w:cstheme="minorHAnsi"/>
          <w:sz w:val="22"/>
          <w:szCs w:val="22"/>
        </w:rPr>
      </w:pPr>
      <w:r w:rsidRPr="002B2D88">
        <w:rPr>
          <w:rFonts w:asciiTheme="minorHAnsi" w:hAnsiTheme="minorHAnsi" w:cstheme="minorHAnsi"/>
          <w:b/>
          <w:sz w:val="22"/>
          <w:szCs w:val="22"/>
        </w:rPr>
        <w:t>Decision Trees:</w:t>
      </w:r>
      <w:r w:rsidRPr="00885CD7">
        <w:rPr>
          <w:rFonts w:asciiTheme="minorHAnsi" w:hAnsiTheme="minorHAnsi" w:cstheme="minorHAnsi"/>
          <w:sz w:val="22"/>
          <w:szCs w:val="22"/>
        </w:rPr>
        <w:t xml:space="preserve"> Tree-based models that recursively split the data based on input features to make predictions.</w:t>
      </w:r>
    </w:p>
    <w:p w14:paraId="49169174" w14:textId="77777777" w:rsidR="00C8129E" w:rsidRPr="002B2D88" w:rsidRDefault="00C8129E" w:rsidP="00C8129E">
      <w:pPr>
        <w:rPr>
          <w:rFonts w:asciiTheme="minorHAnsi" w:hAnsiTheme="minorHAnsi" w:cstheme="minorHAnsi"/>
          <w:sz w:val="22"/>
          <w:szCs w:val="22"/>
        </w:rPr>
      </w:pPr>
    </w:p>
    <w:p w14:paraId="01D6EA08" w14:textId="77777777" w:rsidR="00C8129E" w:rsidRDefault="00C8129E" w:rsidP="00145AC7">
      <w:pPr>
        <w:pStyle w:val="ListParagraph"/>
        <w:numPr>
          <w:ilvl w:val="0"/>
          <w:numId w:val="40"/>
        </w:numPr>
        <w:rPr>
          <w:rFonts w:asciiTheme="minorHAnsi" w:hAnsiTheme="minorHAnsi" w:cstheme="minorHAnsi"/>
          <w:sz w:val="22"/>
          <w:szCs w:val="22"/>
        </w:rPr>
      </w:pPr>
      <w:r w:rsidRPr="002B2D88">
        <w:rPr>
          <w:rFonts w:asciiTheme="minorHAnsi" w:hAnsiTheme="minorHAnsi" w:cstheme="minorHAnsi"/>
          <w:b/>
          <w:sz w:val="22"/>
          <w:szCs w:val="22"/>
        </w:rPr>
        <w:t>Random Forest:</w:t>
      </w:r>
      <w:r w:rsidRPr="00885CD7">
        <w:rPr>
          <w:rFonts w:asciiTheme="minorHAnsi" w:hAnsiTheme="minorHAnsi" w:cstheme="minorHAnsi"/>
          <w:sz w:val="22"/>
          <w:szCs w:val="22"/>
        </w:rPr>
        <w:t xml:space="preserve"> An ensemble method that combines multiple decision trees to improve prediction accuracy.</w:t>
      </w:r>
    </w:p>
    <w:p w14:paraId="2CDCF50C" w14:textId="77777777" w:rsidR="00C8129E" w:rsidRPr="002B2D88" w:rsidRDefault="00C8129E" w:rsidP="00C8129E">
      <w:pPr>
        <w:rPr>
          <w:rFonts w:asciiTheme="minorHAnsi" w:hAnsiTheme="minorHAnsi" w:cstheme="minorHAnsi"/>
          <w:sz w:val="22"/>
          <w:szCs w:val="22"/>
        </w:rPr>
      </w:pPr>
    </w:p>
    <w:p w14:paraId="33B1936C" w14:textId="77777777" w:rsidR="00C8129E" w:rsidRDefault="00C8129E" w:rsidP="00145AC7">
      <w:pPr>
        <w:pStyle w:val="ListParagraph"/>
        <w:numPr>
          <w:ilvl w:val="0"/>
          <w:numId w:val="40"/>
        </w:numPr>
        <w:rPr>
          <w:rFonts w:asciiTheme="minorHAnsi" w:hAnsiTheme="minorHAnsi" w:cstheme="minorHAnsi"/>
          <w:sz w:val="22"/>
          <w:szCs w:val="22"/>
        </w:rPr>
      </w:pPr>
      <w:r w:rsidRPr="002B2D88">
        <w:rPr>
          <w:rFonts w:asciiTheme="minorHAnsi" w:hAnsiTheme="minorHAnsi" w:cstheme="minorHAnsi"/>
          <w:b/>
          <w:sz w:val="22"/>
          <w:szCs w:val="22"/>
        </w:rPr>
        <w:t>Support Vector Regression (SVR):</w:t>
      </w:r>
      <w:r w:rsidRPr="00885CD7">
        <w:rPr>
          <w:rFonts w:asciiTheme="minorHAnsi" w:hAnsiTheme="minorHAnsi" w:cstheme="minorHAnsi"/>
          <w:sz w:val="22"/>
          <w:szCs w:val="22"/>
        </w:rPr>
        <w:t xml:space="preserve"> An extension of Support Vector Machines (SVM) for regression tasks.</w:t>
      </w:r>
    </w:p>
    <w:p w14:paraId="3E715A58" w14:textId="77777777" w:rsidR="00C8129E" w:rsidRPr="002B2D88" w:rsidRDefault="00C8129E" w:rsidP="00C8129E">
      <w:pPr>
        <w:rPr>
          <w:rFonts w:asciiTheme="minorHAnsi" w:hAnsiTheme="minorHAnsi" w:cstheme="minorHAnsi"/>
          <w:sz w:val="22"/>
          <w:szCs w:val="22"/>
        </w:rPr>
      </w:pPr>
    </w:p>
    <w:p w14:paraId="1DA3C015" w14:textId="77777777" w:rsidR="00C8129E" w:rsidRPr="00885CD7" w:rsidRDefault="00C8129E" w:rsidP="00145AC7">
      <w:pPr>
        <w:pStyle w:val="ListParagraph"/>
        <w:numPr>
          <w:ilvl w:val="0"/>
          <w:numId w:val="40"/>
        </w:numPr>
        <w:rPr>
          <w:rFonts w:asciiTheme="minorHAnsi" w:hAnsiTheme="minorHAnsi" w:cstheme="minorHAnsi"/>
          <w:sz w:val="22"/>
          <w:szCs w:val="22"/>
        </w:rPr>
      </w:pPr>
      <w:r w:rsidRPr="002B2D88">
        <w:rPr>
          <w:rFonts w:asciiTheme="minorHAnsi" w:hAnsiTheme="minorHAnsi" w:cstheme="minorHAnsi"/>
          <w:b/>
          <w:sz w:val="22"/>
          <w:szCs w:val="22"/>
        </w:rPr>
        <w:t>Gradient Boosting:</w:t>
      </w:r>
      <w:r w:rsidRPr="00885CD7">
        <w:rPr>
          <w:rFonts w:asciiTheme="minorHAnsi" w:hAnsiTheme="minorHAnsi" w:cstheme="minorHAnsi"/>
          <w:sz w:val="22"/>
          <w:szCs w:val="22"/>
        </w:rPr>
        <w:t xml:space="preserve"> Algorithms like XGBoost and LightGBM that sequentially combine weak models to create a </w:t>
      </w:r>
      <w:r>
        <w:rPr>
          <w:rFonts w:asciiTheme="minorHAnsi" w:hAnsiTheme="minorHAnsi" w:cstheme="minorHAnsi"/>
          <w:sz w:val="22"/>
          <w:szCs w:val="22"/>
        </w:rPr>
        <w:t>more robust</w:t>
      </w:r>
      <w:r w:rsidRPr="00885CD7">
        <w:rPr>
          <w:rFonts w:asciiTheme="minorHAnsi" w:hAnsiTheme="minorHAnsi" w:cstheme="minorHAnsi"/>
          <w:sz w:val="22"/>
          <w:szCs w:val="22"/>
        </w:rPr>
        <w:t xml:space="preserve"> predictive model.</w:t>
      </w:r>
    </w:p>
    <w:p w14:paraId="2E0C9E80" w14:textId="77777777" w:rsidR="00C8129E" w:rsidRPr="00885CD7" w:rsidRDefault="00C8129E" w:rsidP="00C8129E">
      <w:pPr>
        <w:rPr>
          <w:rFonts w:asciiTheme="minorHAnsi" w:hAnsiTheme="minorHAnsi" w:cstheme="minorHAnsi"/>
          <w:sz w:val="22"/>
          <w:szCs w:val="22"/>
        </w:rPr>
      </w:pPr>
    </w:p>
    <w:p w14:paraId="3529692C" w14:textId="77777777" w:rsidR="00C8129E" w:rsidRDefault="00C8129E" w:rsidP="00C8129E">
      <w:pPr>
        <w:rPr>
          <w:rFonts w:asciiTheme="minorHAnsi" w:hAnsiTheme="minorHAnsi" w:cstheme="minorHAnsi"/>
          <w:sz w:val="22"/>
          <w:szCs w:val="22"/>
        </w:rPr>
      </w:pPr>
    </w:p>
    <w:p w14:paraId="10B47A34" w14:textId="77777777" w:rsidR="00C8129E" w:rsidRPr="00885CD7" w:rsidRDefault="00C8129E" w:rsidP="00C8129E">
      <w:pPr>
        <w:rPr>
          <w:rFonts w:asciiTheme="minorHAnsi" w:hAnsiTheme="minorHAnsi" w:cstheme="minorHAnsi"/>
          <w:sz w:val="22"/>
          <w:szCs w:val="22"/>
        </w:rPr>
      </w:pPr>
      <w:r>
        <w:rPr>
          <w:rFonts w:asciiTheme="minorHAnsi" w:hAnsiTheme="minorHAnsi" w:cstheme="minorHAnsi"/>
          <w:sz w:val="22"/>
          <w:szCs w:val="22"/>
        </w:rPr>
        <w:t xml:space="preserve">On the other hand, classification models </w:t>
      </w:r>
      <w:r w:rsidRPr="00885CD7">
        <w:rPr>
          <w:rFonts w:asciiTheme="minorHAnsi" w:hAnsiTheme="minorHAnsi" w:cstheme="minorHAnsi"/>
          <w:sz w:val="22"/>
          <w:szCs w:val="22"/>
        </w:rPr>
        <w:t xml:space="preserve">focus on predicting discrete class labels or categories. Some popular </w:t>
      </w:r>
      <w:r>
        <w:rPr>
          <w:rFonts w:asciiTheme="minorHAnsi" w:hAnsiTheme="minorHAnsi" w:cstheme="minorHAnsi"/>
          <w:sz w:val="22"/>
          <w:szCs w:val="22"/>
        </w:rPr>
        <w:t>machine learning</w:t>
      </w:r>
      <w:r w:rsidRPr="00885CD7">
        <w:rPr>
          <w:rFonts w:asciiTheme="minorHAnsi" w:hAnsiTheme="minorHAnsi" w:cstheme="minorHAnsi"/>
          <w:sz w:val="22"/>
          <w:szCs w:val="22"/>
        </w:rPr>
        <w:t xml:space="preserve"> techniques for classification include:</w:t>
      </w:r>
    </w:p>
    <w:p w14:paraId="76C0DFB9" w14:textId="77777777" w:rsidR="00C8129E" w:rsidRPr="00885CD7" w:rsidRDefault="00C8129E" w:rsidP="00C8129E">
      <w:pPr>
        <w:rPr>
          <w:rFonts w:asciiTheme="minorHAnsi" w:hAnsiTheme="minorHAnsi" w:cstheme="minorHAnsi"/>
          <w:sz w:val="22"/>
          <w:szCs w:val="22"/>
        </w:rPr>
      </w:pPr>
    </w:p>
    <w:p w14:paraId="6053BD4F" w14:textId="77777777" w:rsidR="00C8129E" w:rsidRDefault="00C8129E" w:rsidP="00145AC7">
      <w:pPr>
        <w:pStyle w:val="ListParagraph"/>
        <w:numPr>
          <w:ilvl w:val="0"/>
          <w:numId w:val="41"/>
        </w:numPr>
        <w:rPr>
          <w:rFonts w:asciiTheme="minorHAnsi" w:hAnsiTheme="minorHAnsi" w:cstheme="minorHAnsi"/>
          <w:sz w:val="22"/>
          <w:szCs w:val="22"/>
        </w:rPr>
      </w:pPr>
      <w:r w:rsidRPr="002B2D88">
        <w:rPr>
          <w:rFonts w:asciiTheme="minorHAnsi" w:hAnsiTheme="minorHAnsi" w:cstheme="minorHAnsi"/>
          <w:b/>
          <w:sz w:val="22"/>
          <w:szCs w:val="22"/>
        </w:rPr>
        <w:t>Logistic Regression:</w:t>
      </w:r>
      <w:r w:rsidRPr="00885CD7">
        <w:rPr>
          <w:rFonts w:asciiTheme="minorHAnsi" w:hAnsiTheme="minorHAnsi" w:cstheme="minorHAnsi"/>
          <w:sz w:val="22"/>
          <w:szCs w:val="22"/>
        </w:rPr>
        <w:t xml:space="preserve"> A technique that models the relationship between input variables and a binary or multi-class outcome using the logistic function.</w:t>
      </w:r>
    </w:p>
    <w:p w14:paraId="07925858" w14:textId="77777777" w:rsidR="00C8129E" w:rsidRPr="00885CD7" w:rsidRDefault="00C8129E" w:rsidP="00C8129E">
      <w:pPr>
        <w:pStyle w:val="ListParagraph"/>
        <w:rPr>
          <w:rFonts w:asciiTheme="minorHAnsi" w:hAnsiTheme="minorHAnsi" w:cstheme="minorHAnsi"/>
          <w:sz w:val="22"/>
          <w:szCs w:val="22"/>
        </w:rPr>
      </w:pPr>
    </w:p>
    <w:p w14:paraId="1453D6E0" w14:textId="77777777" w:rsidR="00C8129E" w:rsidRDefault="00C8129E" w:rsidP="00145AC7">
      <w:pPr>
        <w:pStyle w:val="ListParagraph"/>
        <w:numPr>
          <w:ilvl w:val="0"/>
          <w:numId w:val="41"/>
        </w:numPr>
        <w:rPr>
          <w:rFonts w:asciiTheme="minorHAnsi" w:hAnsiTheme="minorHAnsi" w:cstheme="minorHAnsi"/>
          <w:sz w:val="22"/>
          <w:szCs w:val="22"/>
        </w:rPr>
      </w:pPr>
      <w:r w:rsidRPr="002B2D88">
        <w:rPr>
          <w:rFonts w:asciiTheme="minorHAnsi" w:hAnsiTheme="minorHAnsi" w:cstheme="minorHAnsi"/>
          <w:b/>
          <w:sz w:val="22"/>
          <w:szCs w:val="22"/>
        </w:rPr>
        <w:t>Decision Trees:</w:t>
      </w:r>
      <w:r w:rsidRPr="00885CD7">
        <w:rPr>
          <w:rFonts w:asciiTheme="minorHAnsi" w:hAnsiTheme="minorHAnsi" w:cstheme="minorHAnsi"/>
          <w:sz w:val="22"/>
          <w:szCs w:val="22"/>
        </w:rPr>
        <w:t xml:space="preserve"> Similar to regression, decision trees are </w:t>
      </w:r>
      <w:r>
        <w:rPr>
          <w:rFonts w:asciiTheme="minorHAnsi" w:hAnsiTheme="minorHAnsi" w:cstheme="minorHAnsi"/>
          <w:sz w:val="22"/>
          <w:szCs w:val="22"/>
        </w:rPr>
        <w:t>also commonly used for classification tasks</w:t>
      </w:r>
      <w:r w:rsidRPr="00885CD7">
        <w:rPr>
          <w:rFonts w:asciiTheme="minorHAnsi" w:hAnsiTheme="minorHAnsi" w:cstheme="minorHAnsi"/>
          <w:sz w:val="22"/>
          <w:szCs w:val="22"/>
        </w:rPr>
        <w:t>.</w:t>
      </w:r>
      <w:r>
        <w:rPr>
          <w:rFonts w:asciiTheme="minorHAnsi" w:hAnsiTheme="minorHAnsi" w:cstheme="minorHAnsi"/>
          <w:sz w:val="22"/>
          <w:szCs w:val="22"/>
        </w:rPr>
        <w:t xml:space="preserve"> This technique uses recursive partitioning of the data to categorize a prediction. </w:t>
      </w:r>
    </w:p>
    <w:p w14:paraId="6F671DF9" w14:textId="77777777" w:rsidR="00C8129E" w:rsidRPr="002B2D88" w:rsidRDefault="00C8129E" w:rsidP="00C8129E">
      <w:pPr>
        <w:rPr>
          <w:rFonts w:asciiTheme="minorHAnsi" w:hAnsiTheme="minorHAnsi" w:cstheme="minorHAnsi"/>
          <w:sz w:val="22"/>
          <w:szCs w:val="22"/>
        </w:rPr>
      </w:pPr>
    </w:p>
    <w:p w14:paraId="61F5C80D" w14:textId="77777777" w:rsidR="00C8129E" w:rsidRDefault="00C8129E" w:rsidP="00145AC7">
      <w:pPr>
        <w:pStyle w:val="ListParagraph"/>
        <w:numPr>
          <w:ilvl w:val="0"/>
          <w:numId w:val="41"/>
        </w:numPr>
        <w:rPr>
          <w:rFonts w:asciiTheme="minorHAnsi" w:hAnsiTheme="minorHAnsi" w:cstheme="minorHAnsi"/>
          <w:sz w:val="22"/>
          <w:szCs w:val="22"/>
        </w:rPr>
      </w:pPr>
      <w:r w:rsidRPr="002B2D88">
        <w:rPr>
          <w:rFonts w:asciiTheme="minorHAnsi" w:hAnsiTheme="minorHAnsi" w:cstheme="minorHAnsi"/>
          <w:b/>
          <w:sz w:val="22"/>
          <w:szCs w:val="22"/>
        </w:rPr>
        <w:lastRenderedPageBreak/>
        <w:t>Random Forest:</w:t>
      </w:r>
      <w:r w:rsidRPr="00885CD7">
        <w:rPr>
          <w:rFonts w:asciiTheme="minorHAnsi" w:hAnsiTheme="minorHAnsi" w:cstheme="minorHAnsi"/>
          <w:sz w:val="22"/>
          <w:szCs w:val="22"/>
        </w:rPr>
        <w:t xml:space="preserve"> Ensemble method that combines multiple decision trees for classification purposes.</w:t>
      </w:r>
    </w:p>
    <w:p w14:paraId="2D087876" w14:textId="77777777" w:rsidR="00C8129E" w:rsidRPr="002B2D88" w:rsidRDefault="00C8129E" w:rsidP="00C8129E">
      <w:pPr>
        <w:rPr>
          <w:rFonts w:asciiTheme="minorHAnsi" w:hAnsiTheme="minorHAnsi" w:cstheme="minorHAnsi"/>
          <w:sz w:val="22"/>
          <w:szCs w:val="22"/>
        </w:rPr>
      </w:pPr>
    </w:p>
    <w:p w14:paraId="39020343" w14:textId="77777777" w:rsidR="00C8129E" w:rsidRDefault="00C8129E" w:rsidP="00145AC7">
      <w:pPr>
        <w:pStyle w:val="ListParagraph"/>
        <w:numPr>
          <w:ilvl w:val="0"/>
          <w:numId w:val="41"/>
        </w:numPr>
        <w:rPr>
          <w:rFonts w:asciiTheme="minorHAnsi" w:hAnsiTheme="minorHAnsi" w:cstheme="minorHAnsi"/>
          <w:sz w:val="22"/>
          <w:szCs w:val="22"/>
        </w:rPr>
      </w:pPr>
      <w:r w:rsidRPr="002B2D88">
        <w:rPr>
          <w:rFonts w:asciiTheme="minorHAnsi" w:hAnsiTheme="minorHAnsi" w:cstheme="minorHAnsi"/>
          <w:b/>
          <w:sz w:val="22"/>
          <w:szCs w:val="22"/>
        </w:rPr>
        <w:t>Support Vector Machines (SVM):</w:t>
      </w:r>
      <w:r w:rsidRPr="002B2D88">
        <w:rPr>
          <w:rFonts w:asciiTheme="minorHAnsi" w:hAnsiTheme="minorHAnsi" w:cstheme="minorHAnsi"/>
          <w:sz w:val="22"/>
          <w:szCs w:val="22"/>
        </w:rPr>
        <w:t xml:space="preserve"> A powerful </w:t>
      </w:r>
      <w:r>
        <w:rPr>
          <w:rFonts w:asciiTheme="minorHAnsi" w:hAnsiTheme="minorHAnsi" w:cstheme="minorHAnsi"/>
          <w:sz w:val="22"/>
          <w:szCs w:val="22"/>
        </w:rPr>
        <w:t xml:space="preserve">binary and multi-class classification algorithm </w:t>
      </w:r>
      <w:r w:rsidRPr="002B2D88">
        <w:rPr>
          <w:rFonts w:asciiTheme="minorHAnsi" w:hAnsiTheme="minorHAnsi" w:cstheme="minorHAnsi"/>
          <w:sz w:val="22"/>
          <w:szCs w:val="22"/>
        </w:rPr>
        <w:t xml:space="preserve">that finds optimal </w:t>
      </w:r>
      <w:r>
        <w:rPr>
          <w:rFonts w:asciiTheme="minorHAnsi" w:hAnsiTheme="minorHAnsi" w:cstheme="minorHAnsi"/>
          <w:sz w:val="22"/>
          <w:szCs w:val="22"/>
        </w:rPr>
        <w:t xml:space="preserve">ways of </w:t>
      </w:r>
      <w:r w:rsidRPr="002B2D88">
        <w:rPr>
          <w:rFonts w:asciiTheme="minorHAnsi" w:hAnsiTheme="minorHAnsi" w:cstheme="minorHAnsi"/>
          <w:sz w:val="22"/>
          <w:szCs w:val="22"/>
        </w:rPr>
        <w:t>separating hyperplanes in high-dimensional space.</w:t>
      </w:r>
    </w:p>
    <w:p w14:paraId="1D43E441" w14:textId="77777777" w:rsidR="00C8129E" w:rsidRPr="002B2D88" w:rsidRDefault="00C8129E" w:rsidP="00C8129E">
      <w:pPr>
        <w:rPr>
          <w:rFonts w:asciiTheme="minorHAnsi" w:hAnsiTheme="minorHAnsi" w:cstheme="minorHAnsi"/>
          <w:sz w:val="22"/>
          <w:szCs w:val="22"/>
        </w:rPr>
      </w:pPr>
    </w:p>
    <w:p w14:paraId="50984CF5" w14:textId="77777777" w:rsidR="00C8129E" w:rsidRDefault="00C8129E" w:rsidP="00145AC7">
      <w:pPr>
        <w:pStyle w:val="ListParagraph"/>
        <w:numPr>
          <w:ilvl w:val="0"/>
          <w:numId w:val="41"/>
        </w:numPr>
        <w:rPr>
          <w:rFonts w:asciiTheme="minorHAnsi" w:hAnsiTheme="minorHAnsi" w:cstheme="minorHAnsi"/>
          <w:sz w:val="22"/>
          <w:szCs w:val="22"/>
        </w:rPr>
      </w:pPr>
      <w:r w:rsidRPr="002B2D88">
        <w:rPr>
          <w:rFonts w:asciiTheme="minorHAnsi" w:hAnsiTheme="minorHAnsi" w:cstheme="minorHAnsi"/>
          <w:b/>
          <w:sz w:val="22"/>
          <w:szCs w:val="22"/>
        </w:rPr>
        <w:t>Naive Bayes:</w:t>
      </w:r>
      <w:r w:rsidRPr="002B2D88">
        <w:rPr>
          <w:rFonts w:asciiTheme="minorHAnsi" w:hAnsiTheme="minorHAnsi" w:cstheme="minorHAnsi"/>
          <w:sz w:val="22"/>
          <w:szCs w:val="22"/>
        </w:rPr>
        <w:t xml:space="preserve"> A probabilistic algorithm based on Bayes' theorem that assumes feature independence.</w:t>
      </w:r>
    </w:p>
    <w:p w14:paraId="7DCD2772" w14:textId="77777777" w:rsidR="00C8129E" w:rsidRPr="002B2D88" w:rsidRDefault="00C8129E" w:rsidP="00C8129E">
      <w:pPr>
        <w:rPr>
          <w:rFonts w:asciiTheme="minorHAnsi" w:hAnsiTheme="minorHAnsi" w:cstheme="minorHAnsi"/>
          <w:sz w:val="22"/>
          <w:szCs w:val="22"/>
        </w:rPr>
      </w:pPr>
    </w:p>
    <w:p w14:paraId="426F3574" w14:textId="77777777" w:rsidR="00C8129E" w:rsidRPr="00885CD7" w:rsidRDefault="00C8129E" w:rsidP="00145AC7">
      <w:pPr>
        <w:pStyle w:val="ListParagraph"/>
        <w:numPr>
          <w:ilvl w:val="0"/>
          <w:numId w:val="41"/>
        </w:numPr>
        <w:rPr>
          <w:rFonts w:asciiTheme="minorHAnsi" w:hAnsiTheme="minorHAnsi" w:cstheme="minorHAnsi"/>
          <w:sz w:val="22"/>
          <w:szCs w:val="22"/>
        </w:rPr>
      </w:pPr>
      <w:r w:rsidRPr="002B2D88">
        <w:rPr>
          <w:rFonts w:asciiTheme="minorHAnsi" w:hAnsiTheme="minorHAnsi" w:cstheme="minorHAnsi"/>
          <w:b/>
          <w:sz w:val="22"/>
          <w:szCs w:val="22"/>
        </w:rPr>
        <w:t>Neural Networks:</w:t>
      </w:r>
      <w:r w:rsidRPr="00885CD7">
        <w:rPr>
          <w:rFonts w:asciiTheme="minorHAnsi" w:hAnsiTheme="minorHAnsi" w:cstheme="minorHAnsi"/>
          <w:sz w:val="22"/>
          <w:szCs w:val="22"/>
        </w:rPr>
        <w:t xml:space="preserve"> Deep learning models with multiple layers of interconnected nodes, commonly used for classification tasks.</w:t>
      </w:r>
    </w:p>
    <w:p w14:paraId="3F62727D" w14:textId="77777777" w:rsidR="00C8129E" w:rsidRPr="00885CD7" w:rsidRDefault="00C8129E" w:rsidP="00C8129E">
      <w:pPr>
        <w:rPr>
          <w:rFonts w:asciiTheme="minorHAnsi" w:hAnsiTheme="minorHAnsi" w:cstheme="minorHAnsi"/>
          <w:sz w:val="22"/>
          <w:szCs w:val="22"/>
        </w:rPr>
      </w:pPr>
    </w:p>
    <w:p w14:paraId="3ECF0CF6" w14:textId="77777777" w:rsidR="00C8129E" w:rsidRDefault="00C8129E" w:rsidP="00C8129E">
      <w:pPr>
        <w:rPr>
          <w:rFonts w:asciiTheme="minorHAnsi" w:hAnsiTheme="minorHAnsi" w:cstheme="minorHAnsi"/>
          <w:sz w:val="22"/>
          <w:szCs w:val="22"/>
        </w:rPr>
      </w:pPr>
      <w:r w:rsidRPr="00885CD7">
        <w:rPr>
          <w:rFonts w:asciiTheme="minorHAnsi" w:hAnsiTheme="minorHAnsi" w:cstheme="minorHAnsi"/>
          <w:sz w:val="22"/>
          <w:szCs w:val="22"/>
        </w:rPr>
        <w:t>While these techniques are frequently associated with regression or classification, it is important to note that many algorithms can be adapted or modified to manage both types of tasks. The choice of technique ultimately depends on the nature of the problem, the available data, and the desired performance.</w:t>
      </w:r>
    </w:p>
    <w:p w14:paraId="28311442" w14:textId="77777777" w:rsidR="00C8129E" w:rsidRDefault="00C8129E" w:rsidP="00C8129E">
      <w:pPr>
        <w:rPr>
          <w:rFonts w:asciiTheme="minorHAnsi" w:hAnsiTheme="minorHAnsi" w:cstheme="minorHAnsi"/>
          <w:sz w:val="22"/>
          <w:szCs w:val="22"/>
        </w:rPr>
      </w:pPr>
    </w:p>
    <w:p w14:paraId="7DE2E81D" w14:textId="77777777" w:rsidR="00C8129E" w:rsidRPr="00885CD7" w:rsidRDefault="00C8129E" w:rsidP="00C8129E">
      <w:pPr>
        <w:pStyle w:val="Heading3"/>
        <w:ind w:left="0"/>
      </w:pPr>
      <w:bookmarkStart w:id="39" w:name="_Toc174889549"/>
      <w:r>
        <w:t>Multi-Target Models</w:t>
      </w:r>
      <w:bookmarkEnd w:id="39"/>
    </w:p>
    <w:p w14:paraId="04EF8CF6" w14:textId="77777777" w:rsidR="00C8129E" w:rsidRDefault="00C8129E" w:rsidP="00C8129E">
      <w:pPr>
        <w:pStyle w:val="ABodyCopy"/>
        <w:ind w:left="0"/>
        <w:rPr>
          <w:rFonts w:asciiTheme="minorHAnsi" w:hAnsiTheme="minorHAnsi" w:cstheme="minorHAnsi"/>
          <w:sz w:val="22"/>
          <w:szCs w:val="22"/>
        </w:rPr>
      </w:pPr>
    </w:p>
    <w:p w14:paraId="74FF668C" w14:textId="77777777" w:rsidR="00C8129E" w:rsidRPr="002B2D88" w:rsidRDefault="00C8129E" w:rsidP="00C8129E">
      <w:pPr>
        <w:rPr>
          <w:rFonts w:asciiTheme="minorHAnsi" w:hAnsiTheme="minorHAnsi" w:cstheme="minorHAnsi"/>
          <w:sz w:val="22"/>
          <w:szCs w:val="22"/>
        </w:rPr>
      </w:pPr>
      <w:r>
        <w:rPr>
          <w:rFonts w:asciiTheme="minorHAnsi" w:hAnsiTheme="minorHAnsi" w:cstheme="minorHAnsi"/>
          <w:sz w:val="22"/>
          <w:szCs w:val="22"/>
        </w:rPr>
        <w:t>A single machine-learning model can</w:t>
      </w:r>
      <w:r w:rsidRPr="002B2D88">
        <w:rPr>
          <w:rFonts w:asciiTheme="minorHAnsi" w:hAnsiTheme="minorHAnsi" w:cstheme="minorHAnsi"/>
          <w:sz w:val="22"/>
          <w:szCs w:val="22"/>
        </w:rPr>
        <w:t xml:space="preserve"> have two separate target variables. This scenario is known as multi-output or multi-target regression/classification. Instead of predicting a single target variable, the model aims to predict multiple target variables simultaneously.</w:t>
      </w:r>
    </w:p>
    <w:p w14:paraId="050DF702" w14:textId="77777777" w:rsidR="00C8129E" w:rsidRPr="002B2D88" w:rsidRDefault="00C8129E" w:rsidP="00C8129E">
      <w:pPr>
        <w:rPr>
          <w:rFonts w:asciiTheme="minorHAnsi" w:hAnsiTheme="minorHAnsi" w:cstheme="minorHAnsi"/>
          <w:sz w:val="22"/>
          <w:szCs w:val="22"/>
        </w:rPr>
      </w:pPr>
    </w:p>
    <w:p w14:paraId="03C9BBCE" w14:textId="77777777" w:rsidR="00C8129E" w:rsidRPr="002B2D88" w:rsidRDefault="00C8129E" w:rsidP="00C8129E">
      <w:pPr>
        <w:rPr>
          <w:rFonts w:asciiTheme="minorHAnsi" w:hAnsiTheme="minorHAnsi" w:cstheme="minorHAnsi"/>
          <w:sz w:val="22"/>
          <w:szCs w:val="22"/>
        </w:rPr>
      </w:pPr>
      <w:r w:rsidRPr="002B2D88">
        <w:rPr>
          <w:rFonts w:asciiTheme="minorHAnsi" w:hAnsiTheme="minorHAnsi" w:cstheme="minorHAnsi"/>
          <w:sz w:val="22"/>
          <w:szCs w:val="22"/>
        </w:rPr>
        <w:t xml:space="preserve">The </w:t>
      </w:r>
      <w:r>
        <w:rPr>
          <w:rFonts w:asciiTheme="minorHAnsi" w:hAnsiTheme="minorHAnsi" w:cstheme="minorHAnsi"/>
          <w:sz w:val="22"/>
          <w:szCs w:val="22"/>
        </w:rPr>
        <w:t>multi-output modeling approach depends on the</w:t>
      </w:r>
      <w:r w:rsidRPr="002B2D88">
        <w:rPr>
          <w:rFonts w:asciiTheme="minorHAnsi" w:hAnsiTheme="minorHAnsi" w:cstheme="minorHAnsi"/>
          <w:sz w:val="22"/>
          <w:szCs w:val="22"/>
        </w:rPr>
        <w:t xml:space="preserve"> problem and the relationships between the target variables. Some techniques that can be used for multi-output modeling include:</w:t>
      </w:r>
    </w:p>
    <w:p w14:paraId="6D368A87" w14:textId="77777777" w:rsidR="00C8129E" w:rsidRPr="002B2D88" w:rsidRDefault="00C8129E" w:rsidP="00C8129E">
      <w:pPr>
        <w:rPr>
          <w:rFonts w:asciiTheme="minorHAnsi" w:hAnsiTheme="minorHAnsi" w:cstheme="minorHAnsi"/>
          <w:sz w:val="22"/>
          <w:szCs w:val="22"/>
        </w:rPr>
      </w:pPr>
    </w:p>
    <w:p w14:paraId="606D3BD3" w14:textId="77777777" w:rsidR="00C8129E" w:rsidRPr="002B2D88" w:rsidRDefault="00C8129E" w:rsidP="00145AC7">
      <w:pPr>
        <w:pStyle w:val="ListParagraph"/>
        <w:numPr>
          <w:ilvl w:val="0"/>
          <w:numId w:val="42"/>
        </w:numPr>
        <w:rPr>
          <w:rFonts w:asciiTheme="minorHAnsi" w:hAnsiTheme="minorHAnsi" w:cstheme="minorHAnsi"/>
          <w:sz w:val="22"/>
          <w:szCs w:val="22"/>
        </w:rPr>
      </w:pPr>
      <w:r w:rsidRPr="002B2D88">
        <w:rPr>
          <w:rFonts w:asciiTheme="minorHAnsi" w:hAnsiTheme="minorHAnsi" w:cstheme="minorHAnsi"/>
          <w:b/>
          <w:sz w:val="22"/>
          <w:szCs w:val="22"/>
        </w:rPr>
        <w:t>Multi-output Regression:</w:t>
      </w:r>
      <w:r w:rsidRPr="002B2D88">
        <w:rPr>
          <w:rFonts w:asciiTheme="minorHAnsi" w:hAnsiTheme="minorHAnsi" w:cstheme="minorHAnsi"/>
          <w:sz w:val="22"/>
          <w:szCs w:val="22"/>
        </w:rPr>
        <w:t xml:space="preserve"> This involves extending traditional regression models, such as linear regression or decision trees, to manage multiple target variables. The model learns to predict each target variable independently or jointly, depending on the problem.</w:t>
      </w:r>
    </w:p>
    <w:p w14:paraId="599D0550" w14:textId="77777777" w:rsidR="00C8129E" w:rsidRPr="002B2D88" w:rsidRDefault="00C8129E" w:rsidP="00C8129E">
      <w:pPr>
        <w:rPr>
          <w:rFonts w:asciiTheme="minorHAnsi" w:hAnsiTheme="minorHAnsi" w:cstheme="minorHAnsi"/>
          <w:sz w:val="22"/>
          <w:szCs w:val="22"/>
        </w:rPr>
      </w:pPr>
    </w:p>
    <w:p w14:paraId="77E1AAF8" w14:textId="77777777" w:rsidR="00C8129E" w:rsidRPr="002B2D88" w:rsidRDefault="00C8129E" w:rsidP="00145AC7">
      <w:pPr>
        <w:pStyle w:val="ListParagraph"/>
        <w:numPr>
          <w:ilvl w:val="0"/>
          <w:numId w:val="42"/>
        </w:numPr>
        <w:rPr>
          <w:rFonts w:asciiTheme="minorHAnsi" w:hAnsiTheme="minorHAnsi" w:cstheme="minorHAnsi"/>
          <w:sz w:val="22"/>
          <w:szCs w:val="22"/>
        </w:rPr>
      </w:pPr>
      <w:r w:rsidRPr="002B2D88">
        <w:rPr>
          <w:rFonts w:asciiTheme="minorHAnsi" w:hAnsiTheme="minorHAnsi" w:cstheme="minorHAnsi"/>
          <w:b/>
          <w:sz w:val="22"/>
          <w:szCs w:val="22"/>
        </w:rPr>
        <w:t>Multi-label Classification:</w:t>
      </w:r>
      <w:r w:rsidRPr="002B2D88">
        <w:rPr>
          <w:rFonts w:asciiTheme="minorHAnsi" w:hAnsiTheme="minorHAnsi" w:cstheme="minorHAnsi"/>
          <w:sz w:val="22"/>
          <w:szCs w:val="22"/>
        </w:rPr>
        <w:t xml:space="preserve"> </w:t>
      </w:r>
      <w:r>
        <w:rPr>
          <w:rFonts w:asciiTheme="minorHAnsi" w:hAnsiTheme="minorHAnsi" w:cstheme="minorHAnsi"/>
          <w:sz w:val="22"/>
          <w:szCs w:val="22"/>
        </w:rPr>
        <w:t>E</w:t>
      </w:r>
      <w:r w:rsidRPr="002B2D88">
        <w:rPr>
          <w:rFonts w:asciiTheme="minorHAnsi" w:hAnsiTheme="minorHAnsi" w:cstheme="minorHAnsi"/>
          <w:sz w:val="22"/>
          <w:szCs w:val="22"/>
        </w:rPr>
        <w:t>ach instance can be associated with multiple labels or classes. The model predicts the presence or absence of each label for a given input.</w:t>
      </w:r>
    </w:p>
    <w:p w14:paraId="2768F54A" w14:textId="77777777" w:rsidR="00C8129E" w:rsidRPr="002B2D88" w:rsidRDefault="00C8129E" w:rsidP="00C8129E">
      <w:pPr>
        <w:rPr>
          <w:rFonts w:asciiTheme="minorHAnsi" w:hAnsiTheme="minorHAnsi" w:cstheme="minorHAnsi"/>
          <w:sz w:val="22"/>
          <w:szCs w:val="22"/>
        </w:rPr>
      </w:pPr>
    </w:p>
    <w:p w14:paraId="0096E1D7" w14:textId="77777777" w:rsidR="00C8129E" w:rsidRPr="002B2D88" w:rsidRDefault="00C8129E" w:rsidP="00145AC7">
      <w:pPr>
        <w:pStyle w:val="ListParagraph"/>
        <w:numPr>
          <w:ilvl w:val="0"/>
          <w:numId w:val="42"/>
        </w:numPr>
        <w:rPr>
          <w:rFonts w:asciiTheme="minorHAnsi" w:hAnsiTheme="minorHAnsi" w:cstheme="minorHAnsi"/>
          <w:sz w:val="22"/>
          <w:szCs w:val="22"/>
        </w:rPr>
      </w:pPr>
      <w:r w:rsidRPr="002B2D88">
        <w:rPr>
          <w:rFonts w:asciiTheme="minorHAnsi" w:hAnsiTheme="minorHAnsi" w:cstheme="minorHAnsi"/>
          <w:b/>
          <w:sz w:val="22"/>
          <w:szCs w:val="22"/>
        </w:rPr>
        <w:lastRenderedPageBreak/>
        <w:t>Ensemble Methods:</w:t>
      </w:r>
      <w:r w:rsidRPr="002B2D88">
        <w:rPr>
          <w:rFonts w:asciiTheme="minorHAnsi" w:hAnsiTheme="minorHAnsi" w:cstheme="minorHAnsi"/>
          <w:sz w:val="22"/>
          <w:szCs w:val="22"/>
        </w:rPr>
        <w:t xml:space="preserve"> Ensemble methods like Random Forest or Gradient Boosting can naturally manage multi-output problems by training multiple trees or models, each targeting different output variables.</w:t>
      </w:r>
    </w:p>
    <w:p w14:paraId="3762B34C" w14:textId="77777777" w:rsidR="00C8129E" w:rsidRPr="002B2D88" w:rsidRDefault="00C8129E" w:rsidP="00C8129E">
      <w:pPr>
        <w:rPr>
          <w:rFonts w:asciiTheme="minorHAnsi" w:hAnsiTheme="minorHAnsi" w:cstheme="minorHAnsi"/>
          <w:sz w:val="22"/>
          <w:szCs w:val="22"/>
        </w:rPr>
      </w:pPr>
    </w:p>
    <w:p w14:paraId="60853B4F" w14:textId="77777777" w:rsidR="00C8129E" w:rsidRPr="002B2D88" w:rsidRDefault="00C8129E" w:rsidP="00145AC7">
      <w:pPr>
        <w:pStyle w:val="ListParagraph"/>
        <w:numPr>
          <w:ilvl w:val="0"/>
          <w:numId w:val="42"/>
        </w:numPr>
        <w:rPr>
          <w:rFonts w:asciiTheme="minorHAnsi" w:hAnsiTheme="minorHAnsi" w:cstheme="minorHAnsi"/>
          <w:sz w:val="22"/>
          <w:szCs w:val="22"/>
        </w:rPr>
      </w:pPr>
      <w:r w:rsidRPr="002B2D88">
        <w:rPr>
          <w:rFonts w:asciiTheme="minorHAnsi" w:hAnsiTheme="minorHAnsi" w:cstheme="minorHAnsi"/>
          <w:b/>
          <w:sz w:val="22"/>
          <w:szCs w:val="22"/>
        </w:rPr>
        <w:t>Neural Networks:</w:t>
      </w:r>
      <w:r w:rsidRPr="002B2D88">
        <w:rPr>
          <w:rFonts w:asciiTheme="minorHAnsi" w:hAnsiTheme="minorHAnsi" w:cstheme="minorHAnsi"/>
          <w:sz w:val="22"/>
          <w:szCs w:val="22"/>
        </w:rPr>
        <w:t xml:space="preserve"> Deep learning architectures can be designed </w:t>
      </w:r>
      <w:r>
        <w:rPr>
          <w:rFonts w:asciiTheme="minorHAnsi" w:hAnsiTheme="minorHAnsi" w:cstheme="minorHAnsi"/>
          <w:sz w:val="22"/>
          <w:szCs w:val="22"/>
        </w:rPr>
        <w:t>with multiple output nodes, each</w:t>
      </w:r>
      <w:r w:rsidRPr="002B2D88">
        <w:rPr>
          <w:rFonts w:asciiTheme="minorHAnsi" w:hAnsiTheme="minorHAnsi" w:cstheme="minorHAnsi"/>
          <w:sz w:val="22"/>
          <w:szCs w:val="22"/>
        </w:rPr>
        <w:t xml:space="preserve"> corresponding to a different target variable. </w:t>
      </w:r>
      <w:proofErr w:type="gramStart"/>
      <w:r w:rsidRPr="002B2D88">
        <w:rPr>
          <w:rFonts w:asciiTheme="minorHAnsi" w:hAnsiTheme="minorHAnsi" w:cstheme="minorHAnsi"/>
          <w:sz w:val="22"/>
          <w:szCs w:val="22"/>
        </w:rPr>
        <w:t>These architectures</w:t>
      </w:r>
      <w:proofErr w:type="gramEnd"/>
      <w:r w:rsidRPr="002B2D88">
        <w:rPr>
          <w:rFonts w:asciiTheme="minorHAnsi" w:hAnsiTheme="minorHAnsi" w:cstheme="minorHAnsi"/>
          <w:sz w:val="22"/>
          <w:szCs w:val="22"/>
        </w:rPr>
        <w:t xml:space="preserve"> can be customized to manage multi-output tasks.</w:t>
      </w:r>
    </w:p>
    <w:p w14:paraId="72411CB0" w14:textId="77777777" w:rsidR="00C8129E" w:rsidRPr="002B2D88" w:rsidRDefault="00C8129E" w:rsidP="00C8129E">
      <w:pPr>
        <w:rPr>
          <w:rFonts w:asciiTheme="minorHAnsi" w:hAnsiTheme="minorHAnsi" w:cstheme="minorHAnsi"/>
          <w:sz w:val="22"/>
          <w:szCs w:val="22"/>
        </w:rPr>
      </w:pPr>
    </w:p>
    <w:p w14:paraId="46F687B8" w14:textId="77777777" w:rsidR="00C8129E" w:rsidRPr="002B2D88" w:rsidRDefault="00C8129E" w:rsidP="00C8129E">
      <w:pPr>
        <w:rPr>
          <w:rFonts w:asciiTheme="minorHAnsi" w:hAnsiTheme="minorHAnsi" w:cstheme="minorHAnsi"/>
          <w:sz w:val="22"/>
          <w:szCs w:val="22"/>
        </w:rPr>
      </w:pPr>
      <w:r w:rsidRPr="002B2D88">
        <w:rPr>
          <w:rFonts w:asciiTheme="minorHAnsi" w:hAnsiTheme="minorHAnsi" w:cstheme="minorHAnsi"/>
          <w:sz w:val="22"/>
          <w:szCs w:val="22"/>
        </w:rPr>
        <w:t xml:space="preserve">The choice of technique depends on the nature of the problem, the relationships between the target variables, and the available data. </w:t>
      </w:r>
      <w:r>
        <w:rPr>
          <w:rFonts w:asciiTheme="minorHAnsi" w:hAnsiTheme="minorHAnsi" w:cstheme="minorHAnsi"/>
          <w:sz w:val="22"/>
          <w:szCs w:val="22"/>
        </w:rPr>
        <w:t>When designing the model, it is important to consider the dependencies or correlations between the target variables</w:t>
      </w:r>
      <w:r w:rsidRPr="002B2D88">
        <w:rPr>
          <w:rFonts w:asciiTheme="minorHAnsi" w:hAnsiTheme="minorHAnsi" w:cstheme="minorHAnsi"/>
          <w:sz w:val="22"/>
          <w:szCs w:val="22"/>
        </w:rPr>
        <w:t>, as they can impact the model's performance and interpretability.</w:t>
      </w:r>
    </w:p>
    <w:p w14:paraId="7AC17A60" w14:textId="77777777" w:rsidR="00C8129E" w:rsidRDefault="00C8129E" w:rsidP="00C8129E">
      <w:pPr>
        <w:pStyle w:val="ABodyCopy"/>
        <w:ind w:left="0"/>
        <w:rPr>
          <w:rFonts w:asciiTheme="minorHAnsi" w:hAnsiTheme="minorHAnsi" w:cstheme="minorHAnsi"/>
          <w:sz w:val="22"/>
          <w:szCs w:val="22"/>
        </w:rPr>
      </w:pPr>
    </w:p>
    <w:p w14:paraId="6B80C197" w14:textId="77777777" w:rsidR="00C8129E" w:rsidRDefault="00C8129E" w:rsidP="00C8129E">
      <w:pPr>
        <w:pStyle w:val="ABodyCopy"/>
        <w:ind w:left="0"/>
        <w:rPr>
          <w:rFonts w:asciiTheme="minorHAnsi" w:hAnsiTheme="minorHAnsi" w:cstheme="minorHAnsi"/>
          <w:sz w:val="22"/>
          <w:szCs w:val="22"/>
        </w:rPr>
      </w:pPr>
    </w:p>
    <w:p w14:paraId="458F9C7D" w14:textId="77777777" w:rsidR="00C8129E" w:rsidRDefault="00C8129E" w:rsidP="00C8129E">
      <w:pPr>
        <w:pStyle w:val="Heading2"/>
        <w:ind w:left="0"/>
      </w:pPr>
      <w:bookmarkStart w:id="40" w:name="_Toc174889550"/>
      <w:r>
        <w:t>Creating a Target Variable</w:t>
      </w:r>
      <w:bookmarkEnd w:id="40"/>
    </w:p>
    <w:p w14:paraId="31735123" w14:textId="77777777" w:rsidR="00C8129E" w:rsidRDefault="00C8129E" w:rsidP="00C8129E">
      <w:pPr>
        <w:pStyle w:val="ABodyCopy"/>
        <w:ind w:left="0"/>
        <w:rPr>
          <w:rFonts w:asciiTheme="minorHAnsi" w:hAnsiTheme="minorHAnsi" w:cstheme="minorHAnsi"/>
          <w:sz w:val="22"/>
          <w:szCs w:val="22"/>
        </w:rPr>
      </w:pPr>
    </w:p>
    <w:p w14:paraId="2FFC6A82" w14:textId="77777777" w:rsidR="00C8129E" w:rsidRPr="00491BE5" w:rsidRDefault="00C8129E" w:rsidP="00C8129E">
      <w:pPr>
        <w:rPr>
          <w:rFonts w:asciiTheme="minorHAnsi" w:hAnsiTheme="minorHAnsi" w:cstheme="minorHAnsi"/>
          <w:sz w:val="22"/>
          <w:szCs w:val="22"/>
        </w:rPr>
      </w:pPr>
      <w:r w:rsidRPr="00491BE5">
        <w:rPr>
          <w:rFonts w:asciiTheme="minorHAnsi" w:hAnsiTheme="minorHAnsi" w:cstheme="minorHAnsi"/>
          <w:sz w:val="22"/>
          <w:szCs w:val="22"/>
        </w:rPr>
        <w:t>Defining the target variable is a crucial step in creating a modeling dataset. Sometimes, a dataset already contains a variable that can serve as the target, particularly when working with historical data. For example, in marketing campaigns, we might know who responded positively or negatively to previous campaigns, and in financial domains, there may be records of account defaults or loan applications. These preexisting target variables are typically binary (e.g., 1/0 or Yes/No), providing a clear objective to predict or classify.</w:t>
      </w:r>
    </w:p>
    <w:p w14:paraId="018EB8F3" w14:textId="77777777" w:rsidR="00C8129E" w:rsidRDefault="00C8129E" w:rsidP="00C8129E">
      <w:pPr>
        <w:rPr>
          <w:rFonts w:asciiTheme="minorHAnsi" w:hAnsiTheme="minorHAnsi" w:cstheme="minorHAnsi"/>
          <w:sz w:val="22"/>
          <w:szCs w:val="22"/>
        </w:rPr>
      </w:pPr>
      <w:r w:rsidRPr="00491BE5">
        <w:rPr>
          <w:rFonts w:asciiTheme="minorHAnsi" w:hAnsiTheme="minorHAnsi" w:cstheme="minorHAnsi"/>
          <w:sz w:val="22"/>
          <w:szCs w:val="22"/>
        </w:rPr>
        <w:t>Using these preexisting variables allows you to:</w:t>
      </w:r>
    </w:p>
    <w:p w14:paraId="5B59ECD6" w14:textId="77777777" w:rsidR="00C8129E" w:rsidRPr="00491BE5" w:rsidRDefault="00C8129E" w:rsidP="00C8129E">
      <w:pPr>
        <w:rPr>
          <w:rFonts w:asciiTheme="minorHAnsi" w:hAnsiTheme="minorHAnsi" w:cstheme="minorHAnsi"/>
          <w:sz w:val="22"/>
          <w:szCs w:val="22"/>
        </w:rPr>
      </w:pPr>
    </w:p>
    <w:p w14:paraId="23DFAE2E" w14:textId="77777777" w:rsidR="00C8129E" w:rsidRDefault="00C8129E" w:rsidP="00145AC7">
      <w:pPr>
        <w:numPr>
          <w:ilvl w:val="0"/>
          <w:numId w:val="68"/>
        </w:numPr>
        <w:rPr>
          <w:rFonts w:asciiTheme="minorHAnsi" w:hAnsiTheme="minorHAnsi" w:cstheme="minorHAnsi"/>
          <w:sz w:val="22"/>
          <w:szCs w:val="22"/>
        </w:rPr>
      </w:pPr>
      <w:r w:rsidRPr="00491BE5">
        <w:rPr>
          <w:rFonts w:asciiTheme="minorHAnsi" w:hAnsiTheme="minorHAnsi" w:cstheme="minorHAnsi"/>
          <w:b/>
          <w:bCs/>
          <w:sz w:val="22"/>
          <w:szCs w:val="22"/>
        </w:rPr>
        <w:t>Guide Data Exploration</w:t>
      </w:r>
      <w:r w:rsidRPr="00491BE5">
        <w:rPr>
          <w:rFonts w:asciiTheme="minorHAnsi" w:hAnsiTheme="minorHAnsi" w:cstheme="minorHAnsi"/>
          <w:sz w:val="22"/>
          <w:szCs w:val="22"/>
        </w:rPr>
        <w:t>: Focus your analysis on uncovering relevant patterns and relationships that influence the outcome.</w:t>
      </w:r>
    </w:p>
    <w:p w14:paraId="5729D0E2" w14:textId="77777777" w:rsidR="00C8129E" w:rsidRPr="00491BE5" w:rsidRDefault="00C8129E" w:rsidP="00C8129E">
      <w:pPr>
        <w:ind w:left="720"/>
        <w:rPr>
          <w:rFonts w:asciiTheme="minorHAnsi" w:hAnsiTheme="minorHAnsi" w:cstheme="minorHAnsi"/>
          <w:sz w:val="22"/>
          <w:szCs w:val="22"/>
        </w:rPr>
      </w:pPr>
    </w:p>
    <w:p w14:paraId="7A3F5473" w14:textId="77777777" w:rsidR="00C8129E" w:rsidRDefault="00C8129E" w:rsidP="00145AC7">
      <w:pPr>
        <w:numPr>
          <w:ilvl w:val="0"/>
          <w:numId w:val="68"/>
        </w:numPr>
        <w:rPr>
          <w:rFonts w:asciiTheme="minorHAnsi" w:hAnsiTheme="minorHAnsi" w:cstheme="minorHAnsi"/>
          <w:sz w:val="22"/>
          <w:szCs w:val="22"/>
        </w:rPr>
      </w:pPr>
      <w:r w:rsidRPr="00491BE5">
        <w:rPr>
          <w:rFonts w:asciiTheme="minorHAnsi" w:hAnsiTheme="minorHAnsi" w:cstheme="minorHAnsi"/>
          <w:b/>
          <w:bCs/>
          <w:sz w:val="22"/>
          <w:szCs w:val="22"/>
        </w:rPr>
        <w:t>Enhance Model Accuracy</w:t>
      </w:r>
      <w:r w:rsidRPr="00491BE5">
        <w:rPr>
          <w:rFonts w:asciiTheme="minorHAnsi" w:hAnsiTheme="minorHAnsi" w:cstheme="minorHAnsi"/>
          <w:sz w:val="22"/>
          <w:szCs w:val="22"/>
        </w:rPr>
        <w:t>: Develop predictive models that are more likely to yield accurate results and actionable insights.</w:t>
      </w:r>
    </w:p>
    <w:p w14:paraId="6A97C49F" w14:textId="77777777" w:rsidR="00C8129E" w:rsidRPr="00491BE5" w:rsidRDefault="00C8129E" w:rsidP="00C8129E">
      <w:pPr>
        <w:rPr>
          <w:rFonts w:asciiTheme="minorHAnsi" w:hAnsiTheme="minorHAnsi" w:cstheme="minorHAnsi"/>
          <w:sz w:val="22"/>
          <w:szCs w:val="22"/>
        </w:rPr>
      </w:pPr>
    </w:p>
    <w:p w14:paraId="5B5F09E9" w14:textId="77777777" w:rsidR="00C8129E" w:rsidRPr="00491BE5" w:rsidRDefault="00C8129E" w:rsidP="00C8129E">
      <w:pPr>
        <w:rPr>
          <w:rFonts w:asciiTheme="minorHAnsi" w:hAnsiTheme="minorHAnsi" w:cstheme="minorHAnsi"/>
          <w:sz w:val="22"/>
          <w:szCs w:val="22"/>
        </w:rPr>
      </w:pPr>
      <w:r w:rsidRPr="00491BE5">
        <w:rPr>
          <w:rFonts w:asciiTheme="minorHAnsi" w:hAnsiTheme="minorHAnsi" w:cstheme="minorHAnsi"/>
          <w:sz w:val="22"/>
          <w:szCs w:val="22"/>
        </w:rPr>
        <w:t>However, not all datasets come with a pre-existing target variable. In such cases, you’ll need to create one based on the available data. This process involves selecting and transforming relevant variables and applying your domain knowledge to define the desired outcome.</w:t>
      </w:r>
    </w:p>
    <w:p w14:paraId="680C1D0A" w14:textId="77777777" w:rsidR="00C8129E" w:rsidRDefault="00C8129E" w:rsidP="00C8129E">
      <w:pPr>
        <w:rPr>
          <w:rFonts w:asciiTheme="minorHAnsi" w:hAnsiTheme="minorHAnsi" w:cstheme="minorHAnsi"/>
          <w:b/>
          <w:bCs/>
          <w:sz w:val="22"/>
          <w:szCs w:val="22"/>
        </w:rPr>
      </w:pPr>
    </w:p>
    <w:p w14:paraId="33C2E9F7" w14:textId="77777777" w:rsidR="00C8129E" w:rsidRDefault="00C8129E" w:rsidP="00C8129E">
      <w:pPr>
        <w:rPr>
          <w:rFonts w:asciiTheme="minorHAnsi" w:hAnsiTheme="minorHAnsi" w:cstheme="minorHAnsi"/>
          <w:b/>
          <w:bCs/>
          <w:sz w:val="22"/>
          <w:szCs w:val="22"/>
        </w:rPr>
      </w:pPr>
    </w:p>
    <w:p w14:paraId="579680B2" w14:textId="77777777" w:rsidR="00C8129E" w:rsidRDefault="00C8129E" w:rsidP="00C8129E">
      <w:pPr>
        <w:rPr>
          <w:rFonts w:asciiTheme="minorHAnsi" w:hAnsiTheme="minorHAnsi" w:cstheme="minorHAnsi"/>
          <w:b/>
          <w:bCs/>
          <w:sz w:val="22"/>
          <w:szCs w:val="22"/>
        </w:rPr>
      </w:pPr>
    </w:p>
    <w:p w14:paraId="43D40FF2" w14:textId="77777777" w:rsidR="00C8129E" w:rsidRDefault="00C8129E" w:rsidP="00C8129E">
      <w:pPr>
        <w:rPr>
          <w:rFonts w:asciiTheme="minorHAnsi" w:hAnsiTheme="minorHAnsi" w:cstheme="minorHAnsi"/>
          <w:sz w:val="22"/>
          <w:szCs w:val="22"/>
        </w:rPr>
      </w:pPr>
      <w:r w:rsidRPr="00491BE5">
        <w:rPr>
          <w:rFonts w:asciiTheme="minorHAnsi" w:hAnsiTheme="minorHAnsi" w:cstheme="minorHAnsi"/>
          <w:b/>
          <w:bCs/>
          <w:sz w:val="22"/>
          <w:szCs w:val="22"/>
        </w:rPr>
        <w:lastRenderedPageBreak/>
        <w:t>Example</w:t>
      </w:r>
      <w:r w:rsidRPr="00491BE5">
        <w:rPr>
          <w:rFonts w:asciiTheme="minorHAnsi" w:hAnsiTheme="minorHAnsi" w:cstheme="minorHAnsi"/>
          <w:sz w:val="22"/>
          <w:szCs w:val="22"/>
        </w:rPr>
        <w:t>:</w:t>
      </w:r>
    </w:p>
    <w:p w14:paraId="3974843E" w14:textId="77777777" w:rsidR="00C8129E" w:rsidRPr="00491BE5" w:rsidRDefault="00C8129E" w:rsidP="00C8129E">
      <w:pPr>
        <w:rPr>
          <w:rFonts w:asciiTheme="minorHAnsi" w:hAnsiTheme="minorHAnsi" w:cstheme="minorHAnsi"/>
          <w:sz w:val="22"/>
          <w:szCs w:val="22"/>
        </w:rPr>
      </w:pPr>
      <w:r w:rsidRPr="00491BE5">
        <w:rPr>
          <w:rFonts w:asciiTheme="minorHAnsi" w:hAnsiTheme="minorHAnsi" w:cstheme="minorHAnsi"/>
          <w:sz w:val="22"/>
          <w:szCs w:val="22"/>
        </w:rPr>
        <w:br/>
        <w:t>Consider a scenario where you're working with a dataset that tracks customer behavior, but it lacks a predefined target variable for predicting customer churn. In this case, you would examine variables such as customer activity, purchase history, and engagement metrics. By setting specific criteria or thresholds based on data patterns, you can define a target variable that indicates the likelihood of customer churn.</w:t>
      </w:r>
    </w:p>
    <w:p w14:paraId="46020362" w14:textId="77777777" w:rsidR="00C8129E" w:rsidRDefault="00C8129E" w:rsidP="00C8129E">
      <w:pPr>
        <w:rPr>
          <w:rFonts w:asciiTheme="minorHAnsi" w:hAnsiTheme="minorHAnsi" w:cstheme="minorHAnsi"/>
          <w:b/>
          <w:bCs/>
          <w:sz w:val="22"/>
          <w:szCs w:val="22"/>
        </w:rPr>
      </w:pPr>
    </w:p>
    <w:p w14:paraId="56489DAB" w14:textId="77777777" w:rsidR="00C8129E" w:rsidRPr="00491BE5" w:rsidRDefault="00C8129E" w:rsidP="00C8129E">
      <w:pPr>
        <w:shd w:val="clear" w:color="auto" w:fill="F2F2F2" w:themeFill="background1" w:themeFillShade="F2"/>
        <w:ind w:left="1260"/>
        <w:rPr>
          <w:rFonts w:asciiTheme="minorHAnsi" w:hAnsiTheme="minorHAnsi" w:cstheme="minorHAnsi"/>
          <w:b/>
          <w:bCs/>
          <w:sz w:val="22"/>
          <w:szCs w:val="22"/>
        </w:rPr>
      </w:pPr>
      <w:r w:rsidRPr="00491BE5">
        <w:rPr>
          <w:rFonts w:asciiTheme="minorHAnsi" w:hAnsiTheme="minorHAnsi" w:cstheme="minorHAnsi"/>
          <w:b/>
          <w:bCs/>
          <w:sz w:val="22"/>
          <w:szCs w:val="22"/>
        </w:rPr>
        <w:t>Decision Time: Identifying or Creating the Target Variable</w:t>
      </w:r>
    </w:p>
    <w:p w14:paraId="3AD58582" w14:textId="77777777" w:rsidR="00C8129E" w:rsidRPr="00491BE5" w:rsidRDefault="00C8129E" w:rsidP="00C8129E">
      <w:pPr>
        <w:shd w:val="clear" w:color="auto" w:fill="F2F2F2" w:themeFill="background1" w:themeFillShade="F2"/>
        <w:ind w:left="1260"/>
        <w:rPr>
          <w:rFonts w:asciiTheme="minorHAnsi" w:hAnsiTheme="minorHAnsi" w:cstheme="minorHAnsi"/>
          <w:sz w:val="22"/>
          <w:szCs w:val="22"/>
        </w:rPr>
      </w:pPr>
      <w:r w:rsidRPr="008562A4">
        <w:rPr>
          <w:rFonts w:asciiTheme="minorHAnsi" w:hAnsiTheme="minorHAnsi"/>
          <w:noProof/>
          <w:sz w:val="22"/>
          <w:szCs w:val="22"/>
        </w:rPr>
        <w:drawing>
          <wp:anchor distT="0" distB="0" distL="114300" distR="114300" simplePos="0" relativeHeight="251659264" behindDoc="0" locked="0" layoutInCell="1" allowOverlap="1" wp14:anchorId="7B90D38E" wp14:editId="17AAC390">
            <wp:simplePos x="0" y="0"/>
            <wp:positionH relativeFrom="column">
              <wp:posOffset>-20009</wp:posOffset>
            </wp:positionH>
            <wp:positionV relativeFrom="paragraph">
              <wp:posOffset>70485</wp:posOffset>
            </wp:positionV>
            <wp:extent cx="685800" cy="798195"/>
            <wp:effectExtent l="0" t="0" r="0" b="1905"/>
            <wp:wrapSquare wrapText="bothSides"/>
            <wp:docPr id="6" name="Picture 6" descr="A black and white symbol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black and white symbol with arrows&#10;&#10;Description automatically generated"/>
                    <pic:cNvPicPr/>
                  </pic:nvPicPr>
                  <pic:blipFill>
                    <a:blip r:embed="rId34"/>
                    <a:stretch>
                      <a:fillRect/>
                    </a:stretch>
                  </pic:blipFill>
                  <pic:spPr>
                    <a:xfrm>
                      <a:off x="0" y="0"/>
                      <a:ext cx="685800" cy="798195"/>
                    </a:xfrm>
                    <a:prstGeom prst="rect">
                      <a:avLst/>
                    </a:prstGeom>
                  </pic:spPr>
                </pic:pic>
              </a:graphicData>
            </a:graphic>
            <wp14:sizeRelH relativeFrom="margin">
              <wp14:pctWidth>0</wp14:pctWidth>
            </wp14:sizeRelH>
            <wp14:sizeRelV relativeFrom="margin">
              <wp14:pctHeight>0</wp14:pctHeight>
            </wp14:sizeRelV>
          </wp:anchor>
        </w:drawing>
      </w:r>
      <w:r w:rsidRPr="00491BE5">
        <w:rPr>
          <w:rFonts w:asciiTheme="minorHAnsi" w:hAnsiTheme="minorHAnsi" w:cstheme="minorHAnsi"/>
          <w:sz w:val="22"/>
          <w:szCs w:val="22"/>
        </w:rPr>
        <w:t>A crucial decision a data scientist needs to make is identifying or creating the target variable. The Lending Club dataset does not come with a predefined target variable. However, it does contain a variable called “</w:t>
      </w:r>
      <w:proofErr w:type="spellStart"/>
      <w:r w:rsidRPr="00491BE5">
        <w:rPr>
          <w:rFonts w:asciiTheme="minorHAnsi" w:hAnsiTheme="minorHAnsi" w:cstheme="minorHAnsi"/>
          <w:sz w:val="22"/>
          <w:szCs w:val="22"/>
        </w:rPr>
        <w:t>loan_status</w:t>
      </w:r>
      <w:proofErr w:type="spellEnd"/>
      <w:r w:rsidRPr="00491BE5">
        <w:rPr>
          <w:rFonts w:asciiTheme="minorHAnsi" w:hAnsiTheme="minorHAnsi" w:cstheme="minorHAnsi"/>
          <w:sz w:val="22"/>
          <w:szCs w:val="22"/>
        </w:rPr>
        <w:t>.” The data dictionary describes this variable as the “Current state of the loan.”</w:t>
      </w:r>
    </w:p>
    <w:p w14:paraId="2C6FA4A5" w14:textId="77777777" w:rsidR="00C8129E" w:rsidRPr="00491BE5" w:rsidRDefault="00C8129E" w:rsidP="00C8129E">
      <w:pPr>
        <w:shd w:val="clear" w:color="auto" w:fill="F2F2F2" w:themeFill="background1" w:themeFillShade="F2"/>
        <w:ind w:left="1260"/>
        <w:rPr>
          <w:rFonts w:asciiTheme="minorHAnsi" w:hAnsiTheme="minorHAnsi" w:cstheme="minorHAnsi"/>
          <w:sz w:val="22"/>
          <w:szCs w:val="22"/>
        </w:rPr>
      </w:pPr>
      <w:r w:rsidRPr="00491BE5">
        <w:rPr>
          <w:rFonts w:asciiTheme="minorHAnsi" w:hAnsiTheme="minorHAnsi" w:cstheme="minorHAnsi"/>
          <w:sz w:val="22"/>
          <w:szCs w:val="22"/>
        </w:rPr>
        <w:t>However, this definition alone does not fully explain the nature of the variable or how we can use it to construct a meaningful target variable for modeling. Understanding and defining the target variable is essential to ensuring the success of your predictive models.</w:t>
      </w:r>
    </w:p>
    <w:p w14:paraId="520C0E4E" w14:textId="77777777" w:rsidR="00C8129E" w:rsidRDefault="00C8129E" w:rsidP="00C8129E">
      <w:pPr>
        <w:rPr>
          <w:rFonts w:asciiTheme="minorHAnsi" w:hAnsiTheme="minorHAnsi" w:cstheme="minorHAnsi"/>
          <w:b/>
          <w:bCs/>
          <w:sz w:val="22"/>
          <w:szCs w:val="22"/>
        </w:rPr>
      </w:pPr>
    </w:p>
    <w:p w14:paraId="338DA14D" w14:textId="77777777" w:rsidR="00C8129E" w:rsidRDefault="00C8129E" w:rsidP="00C8129E">
      <w:pPr>
        <w:rPr>
          <w:rFonts w:asciiTheme="minorHAnsi" w:hAnsiTheme="minorHAnsi" w:cstheme="minorHAnsi"/>
          <w:b/>
          <w:bCs/>
          <w:sz w:val="22"/>
          <w:szCs w:val="22"/>
        </w:rPr>
      </w:pPr>
      <w:r w:rsidRPr="00491BE5">
        <w:rPr>
          <w:rFonts w:asciiTheme="minorHAnsi" w:hAnsiTheme="minorHAnsi" w:cstheme="minorHAnsi"/>
          <w:b/>
          <w:bCs/>
          <w:sz w:val="22"/>
          <w:szCs w:val="22"/>
        </w:rPr>
        <w:t>Creating Target Variables from Scratch</w:t>
      </w:r>
    </w:p>
    <w:p w14:paraId="5B71CE14" w14:textId="77777777" w:rsidR="00C8129E" w:rsidRPr="00491BE5" w:rsidRDefault="00C8129E" w:rsidP="00C8129E">
      <w:pPr>
        <w:rPr>
          <w:rFonts w:asciiTheme="minorHAnsi" w:hAnsiTheme="minorHAnsi" w:cstheme="minorHAnsi"/>
          <w:b/>
          <w:bCs/>
          <w:sz w:val="22"/>
          <w:szCs w:val="22"/>
        </w:rPr>
      </w:pPr>
    </w:p>
    <w:p w14:paraId="37FBBD91" w14:textId="77777777" w:rsidR="00C8129E" w:rsidRDefault="00C8129E" w:rsidP="00C8129E">
      <w:pPr>
        <w:rPr>
          <w:rFonts w:asciiTheme="minorHAnsi" w:hAnsiTheme="minorHAnsi" w:cstheme="minorHAnsi"/>
          <w:sz w:val="22"/>
          <w:szCs w:val="22"/>
        </w:rPr>
      </w:pPr>
      <w:r w:rsidRPr="00491BE5">
        <w:rPr>
          <w:rFonts w:asciiTheme="minorHAnsi" w:hAnsiTheme="minorHAnsi" w:cstheme="minorHAnsi"/>
          <w:sz w:val="22"/>
          <w:szCs w:val="22"/>
        </w:rPr>
        <w:t>When constructing your own target variable, you need a deep understanding of both the data and the problem domain. This involves:</w:t>
      </w:r>
    </w:p>
    <w:p w14:paraId="4FA43785" w14:textId="77777777" w:rsidR="00C8129E" w:rsidRPr="00491BE5" w:rsidRDefault="00C8129E" w:rsidP="00C8129E">
      <w:pPr>
        <w:rPr>
          <w:rFonts w:asciiTheme="minorHAnsi" w:hAnsiTheme="minorHAnsi" w:cstheme="minorHAnsi"/>
          <w:sz w:val="22"/>
          <w:szCs w:val="22"/>
        </w:rPr>
      </w:pPr>
    </w:p>
    <w:p w14:paraId="69F2CCF8" w14:textId="77777777" w:rsidR="00C8129E" w:rsidRDefault="00C8129E" w:rsidP="00145AC7">
      <w:pPr>
        <w:numPr>
          <w:ilvl w:val="0"/>
          <w:numId w:val="69"/>
        </w:numPr>
        <w:rPr>
          <w:rFonts w:asciiTheme="minorHAnsi" w:hAnsiTheme="minorHAnsi" w:cstheme="minorHAnsi"/>
          <w:sz w:val="22"/>
          <w:szCs w:val="22"/>
        </w:rPr>
      </w:pPr>
      <w:r w:rsidRPr="00491BE5">
        <w:rPr>
          <w:rFonts w:asciiTheme="minorHAnsi" w:hAnsiTheme="minorHAnsi" w:cstheme="minorHAnsi"/>
          <w:b/>
          <w:bCs/>
          <w:sz w:val="22"/>
          <w:szCs w:val="22"/>
        </w:rPr>
        <w:t>Feature Engineering</w:t>
      </w:r>
      <w:r w:rsidRPr="00491BE5">
        <w:rPr>
          <w:rFonts w:asciiTheme="minorHAnsi" w:hAnsiTheme="minorHAnsi" w:cstheme="minorHAnsi"/>
          <w:sz w:val="22"/>
          <w:szCs w:val="22"/>
        </w:rPr>
        <w:t>: Carefully select and transform variables to ensure the target variable captures the essence of the outcome you aim to predict.</w:t>
      </w:r>
    </w:p>
    <w:p w14:paraId="22AE3643" w14:textId="77777777" w:rsidR="00C8129E" w:rsidRPr="00491BE5" w:rsidRDefault="00C8129E" w:rsidP="00C8129E">
      <w:pPr>
        <w:ind w:left="720"/>
        <w:rPr>
          <w:rFonts w:asciiTheme="minorHAnsi" w:hAnsiTheme="minorHAnsi" w:cstheme="minorHAnsi"/>
          <w:sz w:val="22"/>
          <w:szCs w:val="22"/>
        </w:rPr>
      </w:pPr>
    </w:p>
    <w:p w14:paraId="10647EF6" w14:textId="77777777" w:rsidR="00C8129E" w:rsidRDefault="00C8129E" w:rsidP="00145AC7">
      <w:pPr>
        <w:numPr>
          <w:ilvl w:val="0"/>
          <w:numId w:val="69"/>
        </w:numPr>
        <w:rPr>
          <w:rFonts w:asciiTheme="minorHAnsi" w:hAnsiTheme="minorHAnsi" w:cstheme="minorHAnsi"/>
          <w:sz w:val="22"/>
          <w:szCs w:val="22"/>
        </w:rPr>
      </w:pPr>
      <w:r w:rsidRPr="00491BE5">
        <w:rPr>
          <w:rFonts w:asciiTheme="minorHAnsi" w:hAnsiTheme="minorHAnsi" w:cstheme="minorHAnsi"/>
          <w:b/>
          <w:bCs/>
          <w:sz w:val="22"/>
          <w:szCs w:val="22"/>
        </w:rPr>
        <w:t>Exploring Relationships</w:t>
      </w:r>
      <w:r w:rsidRPr="00491BE5">
        <w:rPr>
          <w:rFonts w:asciiTheme="minorHAnsi" w:hAnsiTheme="minorHAnsi" w:cstheme="minorHAnsi"/>
          <w:sz w:val="22"/>
          <w:szCs w:val="22"/>
        </w:rPr>
        <w:t>: Analyze the target variable’s relationship with other variables to uncover patterns and identify key factors.</w:t>
      </w:r>
    </w:p>
    <w:p w14:paraId="7A6755F1" w14:textId="77777777" w:rsidR="00C8129E" w:rsidRPr="00491BE5" w:rsidRDefault="00C8129E" w:rsidP="00C8129E">
      <w:pPr>
        <w:ind w:left="720"/>
        <w:rPr>
          <w:rFonts w:asciiTheme="minorHAnsi" w:hAnsiTheme="minorHAnsi" w:cstheme="minorHAnsi"/>
          <w:sz w:val="22"/>
          <w:szCs w:val="22"/>
        </w:rPr>
      </w:pPr>
    </w:p>
    <w:p w14:paraId="6958EFB1" w14:textId="77777777" w:rsidR="00C8129E" w:rsidRPr="00491BE5" w:rsidRDefault="00C8129E" w:rsidP="00C8129E">
      <w:pPr>
        <w:rPr>
          <w:rFonts w:asciiTheme="minorHAnsi" w:hAnsiTheme="minorHAnsi" w:cstheme="minorHAnsi"/>
          <w:sz w:val="22"/>
          <w:szCs w:val="22"/>
        </w:rPr>
      </w:pPr>
      <w:r w:rsidRPr="00491BE5">
        <w:rPr>
          <w:rFonts w:asciiTheme="minorHAnsi" w:hAnsiTheme="minorHAnsi" w:cstheme="minorHAnsi"/>
          <w:sz w:val="22"/>
          <w:szCs w:val="22"/>
        </w:rPr>
        <w:t>By taking charge of crafting your target variable, you empower yourself to tackle prediction and classification tasks where no predefined target variable exists, unlocking the data's predictive potential and building models that provide valuable insights.</w:t>
      </w:r>
    </w:p>
    <w:p w14:paraId="13F03DEF" w14:textId="77777777" w:rsidR="00C8129E" w:rsidRDefault="00C8129E" w:rsidP="00C8129E">
      <w:pPr>
        <w:rPr>
          <w:rFonts w:asciiTheme="minorHAnsi" w:hAnsiTheme="minorHAnsi" w:cstheme="minorHAnsi"/>
          <w:b/>
          <w:bCs/>
          <w:sz w:val="22"/>
          <w:szCs w:val="22"/>
        </w:rPr>
      </w:pPr>
    </w:p>
    <w:p w14:paraId="0284AB22" w14:textId="77777777" w:rsidR="00C8129E" w:rsidRDefault="00C8129E" w:rsidP="00C8129E">
      <w:pPr>
        <w:rPr>
          <w:rFonts w:asciiTheme="minorHAnsi" w:hAnsiTheme="minorHAnsi" w:cstheme="minorHAnsi"/>
          <w:b/>
          <w:bCs/>
          <w:sz w:val="22"/>
          <w:szCs w:val="22"/>
        </w:rPr>
      </w:pPr>
      <w:r w:rsidRPr="00491BE5">
        <w:rPr>
          <w:rFonts w:asciiTheme="minorHAnsi" w:hAnsiTheme="minorHAnsi" w:cstheme="minorHAnsi"/>
          <w:b/>
          <w:bCs/>
          <w:sz w:val="22"/>
          <w:szCs w:val="22"/>
        </w:rPr>
        <w:t>Example: Lending Club Data Set</w:t>
      </w:r>
    </w:p>
    <w:p w14:paraId="36A5D865" w14:textId="77777777" w:rsidR="00C8129E" w:rsidRPr="00491BE5" w:rsidRDefault="00C8129E" w:rsidP="00C8129E">
      <w:pPr>
        <w:rPr>
          <w:rFonts w:asciiTheme="minorHAnsi" w:hAnsiTheme="minorHAnsi" w:cstheme="minorHAnsi"/>
          <w:b/>
          <w:bCs/>
          <w:sz w:val="22"/>
          <w:szCs w:val="22"/>
        </w:rPr>
      </w:pPr>
    </w:p>
    <w:p w14:paraId="136B7882" w14:textId="77777777" w:rsidR="00C8129E" w:rsidRPr="00491BE5" w:rsidRDefault="00C8129E" w:rsidP="00C8129E">
      <w:pPr>
        <w:rPr>
          <w:rFonts w:asciiTheme="minorHAnsi" w:hAnsiTheme="minorHAnsi" w:cstheme="minorHAnsi"/>
          <w:sz w:val="22"/>
          <w:szCs w:val="22"/>
        </w:rPr>
      </w:pPr>
      <w:r w:rsidRPr="00491BE5">
        <w:rPr>
          <w:rFonts w:asciiTheme="minorHAnsi" w:hAnsiTheme="minorHAnsi" w:cstheme="minorHAnsi"/>
          <w:sz w:val="22"/>
          <w:szCs w:val="22"/>
        </w:rPr>
        <w:t>A key decision in data science is identifying or creating the target variable. The Lending Club dataset, for instance, doesn't include a predefined target variable. However, it does have a variable called “</w:t>
      </w:r>
      <w:proofErr w:type="spellStart"/>
      <w:r w:rsidRPr="00491BE5">
        <w:rPr>
          <w:rFonts w:asciiTheme="minorHAnsi" w:hAnsiTheme="minorHAnsi" w:cstheme="minorHAnsi"/>
          <w:sz w:val="22"/>
          <w:szCs w:val="22"/>
        </w:rPr>
        <w:t>loan_status</w:t>
      </w:r>
      <w:proofErr w:type="spellEnd"/>
      <w:r w:rsidRPr="00491BE5">
        <w:rPr>
          <w:rFonts w:asciiTheme="minorHAnsi" w:hAnsiTheme="minorHAnsi" w:cstheme="minorHAnsi"/>
          <w:sz w:val="22"/>
          <w:szCs w:val="22"/>
        </w:rPr>
        <w:t>,” which describes the current state of the loan.</w:t>
      </w:r>
    </w:p>
    <w:p w14:paraId="1CFAC73B" w14:textId="77777777" w:rsidR="00C8129E" w:rsidRPr="00491BE5" w:rsidRDefault="00C8129E" w:rsidP="00C8129E">
      <w:pPr>
        <w:rPr>
          <w:rFonts w:asciiTheme="minorHAnsi" w:hAnsiTheme="minorHAnsi" w:cstheme="minorHAnsi"/>
          <w:sz w:val="22"/>
          <w:szCs w:val="22"/>
        </w:rPr>
      </w:pPr>
      <w:r w:rsidRPr="00491BE5">
        <w:rPr>
          <w:rFonts w:asciiTheme="minorHAnsi" w:hAnsiTheme="minorHAnsi" w:cstheme="minorHAnsi"/>
          <w:sz w:val="22"/>
          <w:szCs w:val="22"/>
        </w:rPr>
        <w:lastRenderedPageBreak/>
        <w:t>The loan status field includes categories such as paid, current, late, charged off, or in default. By running a frequency distribution on this field, you can see the distribution of accounts across these categories. This step is essential in understanding the data and deciding how to use it to construct a meaningful target variable.</w:t>
      </w:r>
    </w:p>
    <w:p w14:paraId="5BB9D828" w14:textId="77777777" w:rsidR="00C8129E" w:rsidRDefault="00C8129E" w:rsidP="00C8129E">
      <w:pPr>
        <w:rPr>
          <w:rFonts w:asciiTheme="minorHAnsi" w:hAnsiTheme="minorHAnsi" w:cstheme="minorHAnsi"/>
          <w:b/>
          <w:bCs/>
          <w:sz w:val="22"/>
          <w:szCs w:val="22"/>
        </w:rPr>
      </w:pPr>
    </w:p>
    <w:p w14:paraId="03A65971" w14:textId="77777777" w:rsidR="00C8129E" w:rsidRPr="00491BE5" w:rsidRDefault="00C8129E" w:rsidP="00C8129E">
      <w:pPr>
        <w:rPr>
          <w:rFonts w:asciiTheme="minorHAnsi" w:hAnsiTheme="minorHAnsi" w:cstheme="minorHAnsi"/>
          <w:sz w:val="22"/>
          <w:szCs w:val="22"/>
        </w:rPr>
      </w:pPr>
      <w:r w:rsidRPr="00491BE5">
        <w:rPr>
          <w:rFonts w:asciiTheme="minorHAnsi" w:hAnsiTheme="minorHAnsi" w:cstheme="minorHAnsi"/>
          <w:sz w:val="22"/>
          <w:szCs w:val="22"/>
        </w:rPr>
        <w:t>Program 3.1 demonstrates how to generate a frequency distribution for each programming language. While there are alternative methods for achieving similar results, this program provides a straightforward approach.</w:t>
      </w:r>
    </w:p>
    <w:p w14:paraId="1FC1EE8A" w14:textId="77777777" w:rsidR="00C8129E" w:rsidRPr="00B92E88" w:rsidRDefault="00C8129E" w:rsidP="00C8129E">
      <w:pPr>
        <w:rPr>
          <w:rFonts w:asciiTheme="minorHAnsi" w:hAnsiTheme="minorHAnsi" w:cstheme="minorHAnsi"/>
          <w:sz w:val="22"/>
          <w:szCs w:val="22"/>
        </w:rPr>
      </w:pPr>
    </w:p>
    <w:p w14:paraId="6DE8D73B" w14:textId="77777777" w:rsidR="00C8129E" w:rsidRDefault="00C8129E" w:rsidP="00C8129E">
      <w:pPr>
        <w:pStyle w:val="ACaptionHead"/>
        <w:ind w:left="0"/>
      </w:pPr>
      <w:r>
        <w:t>Program 3.1:  Frequency Distribution Code</w:t>
      </w:r>
    </w:p>
    <w:tbl>
      <w:tblPr>
        <w:tblW w:w="5000" w:type="pct"/>
        <w:tblLayout w:type="fixed"/>
        <w:tblLook w:val="04A0" w:firstRow="1" w:lastRow="0" w:firstColumn="1" w:lastColumn="0" w:noHBand="0" w:noVBand="1"/>
      </w:tblPr>
      <w:tblGrid>
        <w:gridCol w:w="2060"/>
        <w:gridCol w:w="6200"/>
      </w:tblGrid>
      <w:tr w:rsidR="00C8129E" w:rsidRPr="00297050" w14:paraId="5944A081" w14:textId="77777777" w:rsidTr="00A23D18">
        <w:trPr>
          <w:trHeight w:val="276"/>
        </w:trPr>
        <w:tc>
          <w:tcPr>
            <w:tcW w:w="1247" w:type="pct"/>
            <w:tcBorders>
              <w:top w:val="single" w:sz="8" w:space="0" w:color="auto"/>
              <w:left w:val="single" w:sz="8" w:space="0" w:color="auto"/>
              <w:bottom w:val="single" w:sz="8" w:space="0" w:color="auto"/>
              <w:right w:val="single" w:sz="8" w:space="0" w:color="auto"/>
            </w:tcBorders>
            <w:shd w:val="clear" w:color="000000" w:fill="0070C0"/>
            <w:noWrap/>
            <w:vAlign w:val="center"/>
            <w:hideMark/>
          </w:tcPr>
          <w:p w14:paraId="1895EDFE" w14:textId="77777777" w:rsidR="00C8129E" w:rsidRPr="00297050" w:rsidRDefault="00C8129E" w:rsidP="00A23D18">
            <w:pPr>
              <w:jc w:val="center"/>
              <w:rPr>
                <w:rFonts w:ascii="Calibri" w:hAnsi="Calibri" w:cs="Calibri"/>
                <w:b/>
                <w:bCs/>
                <w:color w:val="FFFFFF"/>
                <w:szCs w:val="20"/>
              </w:rPr>
            </w:pPr>
            <w:r w:rsidRPr="00297050">
              <w:rPr>
                <w:rFonts w:ascii="Calibri" w:hAnsi="Calibri" w:cs="Calibri"/>
                <w:b/>
                <w:bCs/>
                <w:color w:val="FFFFFF"/>
                <w:szCs w:val="20"/>
              </w:rPr>
              <w:t>Language</w:t>
            </w:r>
          </w:p>
        </w:tc>
        <w:tc>
          <w:tcPr>
            <w:tcW w:w="3753" w:type="pct"/>
            <w:tcBorders>
              <w:top w:val="single" w:sz="8" w:space="0" w:color="auto"/>
              <w:left w:val="nil"/>
              <w:bottom w:val="single" w:sz="8" w:space="0" w:color="auto"/>
              <w:right w:val="single" w:sz="8" w:space="0" w:color="auto"/>
            </w:tcBorders>
            <w:shd w:val="clear" w:color="000000" w:fill="0070C0"/>
            <w:vAlign w:val="center"/>
            <w:hideMark/>
          </w:tcPr>
          <w:p w14:paraId="4AD7F0FB" w14:textId="77777777" w:rsidR="00C8129E" w:rsidRPr="00057DBB" w:rsidRDefault="00C8129E" w:rsidP="00A23D18">
            <w:pPr>
              <w:jc w:val="center"/>
              <w:rPr>
                <w:rFonts w:ascii="Consolas" w:hAnsi="Consolas" w:cs="Calibri"/>
                <w:b/>
                <w:bCs/>
                <w:color w:val="FFFFFF"/>
                <w:szCs w:val="20"/>
              </w:rPr>
            </w:pPr>
            <w:r w:rsidRPr="00057DBB">
              <w:rPr>
                <w:rFonts w:ascii="Consolas" w:hAnsi="Consolas" w:cs="Calibri"/>
                <w:b/>
                <w:bCs/>
                <w:color w:val="FFFFFF"/>
                <w:szCs w:val="20"/>
              </w:rPr>
              <w:t>Programming Code</w:t>
            </w:r>
          </w:p>
        </w:tc>
      </w:tr>
      <w:tr w:rsidR="00C8129E" w:rsidRPr="00297050" w14:paraId="0A03ED15" w14:textId="77777777" w:rsidTr="00A23D18">
        <w:trPr>
          <w:trHeight w:val="276"/>
        </w:trPr>
        <w:tc>
          <w:tcPr>
            <w:tcW w:w="1247" w:type="pct"/>
            <w:vMerge w:val="restart"/>
            <w:tcBorders>
              <w:top w:val="single" w:sz="4" w:space="0" w:color="auto"/>
              <w:left w:val="single" w:sz="8" w:space="0" w:color="auto"/>
              <w:bottom w:val="single" w:sz="4" w:space="0" w:color="auto"/>
              <w:right w:val="single" w:sz="8" w:space="0" w:color="auto"/>
            </w:tcBorders>
            <w:shd w:val="clear" w:color="000000" w:fill="00B0F0"/>
            <w:noWrap/>
            <w:vAlign w:val="center"/>
            <w:hideMark/>
          </w:tcPr>
          <w:p w14:paraId="38CE4E1B" w14:textId="77777777" w:rsidR="00C8129E" w:rsidRPr="00297050" w:rsidRDefault="00C8129E" w:rsidP="00A23D18">
            <w:pPr>
              <w:rPr>
                <w:rFonts w:ascii="Calibri" w:hAnsi="Calibri" w:cs="Calibri"/>
                <w:b/>
                <w:bCs/>
                <w:color w:val="FFFFFF"/>
                <w:szCs w:val="20"/>
              </w:rPr>
            </w:pPr>
            <w:r w:rsidRPr="00297050">
              <w:rPr>
                <w:rFonts w:ascii="Calibri" w:hAnsi="Calibri" w:cs="Calibri"/>
                <w:b/>
                <w:bCs/>
                <w:color w:val="FFFFFF"/>
                <w:szCs w:val="20"/>
              </w:rPr>
              <w:t>R Programming</w:t>
            </w:r>
          </w:p>
        </w:tc>
        <w:tc>
          <w:tcPr>
            <w:tcW w:w="3753" w:type="pct"/>
            <w:tcBorders>
              <w:top w:val="nil"/>
              <w:left w:val="nil"/>
              <w:bottom w:val="nil"/>
              <w:right w:val="single" w:sz="8" w:space="0" w:color="auto"/>
            </w:tcBorders>
            <w:shd w:val="clear" w:color="auto" w:fill="auto"/>
            <w:noWrap/>
            <w:vAlign w:val="bottom"/>
            <w:hideMark/>
          </w:tcPr>
          <w:p w14:paraId="5D972218" w14:textId="77777777" w:rsidR="00C8129E" w:rsidRPr="00057DBB" w:rsidRDefault="00C8129E" w:rsidP="00A23D18">
            <w:pPr>
              <w:rPr>
                <w:rFonts w:ascii="Consolas" w:hAnsi="Consolas" w:cs="Calibri"/>
                <w:color w:val="000000"/>
                <w:szCs w:val="20"/>
              </w:rPr>
            </w:pPr>
            <w:r w:rsidRPr="00057DBB">
              <w:rPr>
                <w:rFonts w:ascii="Consolas" w:hAnsi="Consolas" w:cs="Calibri"/>
                <w:color w:val="000000"/>
                <w:szCs w:val="20"/>
              </w:rPr>
              <w:t>library("</w:t>
            </w:r>
            <w:proofErr w:type="spellStart"/>
            <w:r w:rsidRPr="00057DBB">
              <w:rPr>
                <w:rFonts w:ascii="Consolas" w:hAnsi="Consolas" w:cs="Calibri"/>
                <w:color w:val="000000"/>
                <w:szCs w:val="20"/>
              </w:rPr>
              <w:t>data.table</w:t>
            </w:r>
            <w:proofErr w:type="spellEnd"/>
            <w:r w:rsidRPr="00057DBB">
              <w:rPr>
                <w:rFonts w:ascii="Consolas" w:hAnsi="Consolas" w:cs="Calibri"/>
                <w:color w:val="000000"/>
                <w:szCs w:val="20"/>
              </w:rPr>
              <w:t xml:space="preserve">")                                                                                                               </w:t>
            </w:r>
            <w:proofErr w:type="spellStart"/>
            <w:r w:rsidRPr="00057DBB">
              <w:rPr>
                <w:rFonts w:ascii="Consolas" w:hAnsi="Consolas" w:cs="Calibri"/>
                <w:color w:val="000000"/>
                <w:szCs w:val="20"/>
              </w:rPr>
              <w:t>freq</w:t>
            </w:r>
            <w:proofErr w:type="spellEnd"/>
            <w:r w:rsidRPr="00057DBB">
              <w:rPr>
                <w:rFonts w:ascii="Consolas" w:hAnsi="Consolas" w:cs="Calibri"/>
                <w:color w:val="000000"/>
                <w:szCs w:val="20"/>
              </w:rPr>
              <w:t xml:space="preserve"> &lt;- table(</w:t>
            </w:r>
            <w:proofErr w:type="spellStart"/>
            <w:r w:rsidRPr="00057DBB">
              <w:rPr>
                <w:rFonts w:ascii="Consolas" w:hAnsi="Consolas" w:cs="Calibri"/>
                <w:color w:val="000000"/>
                <w:szCs w:val="20"/>
              </w:rPr>
              <w:t>loan_samp$loan_status</w:t>
            </w:r>
            <w:proofErr w:type="spellEnd"/>
            <w:r w:rsidRPr="00057DBB">
              <w:rPr>
                <w:rFonts w:ascii="Consolas" w:hAnsi="Consolas" w:cs="Calibri"/>
                <w:color w:val="000000"/>
                <w:szCs w:val="20"/>
              </w:rPr>
              <w:t>)</w:t>
            </w:r>
          </w:p>
        </w:tc>
      </w:tr>
      <w:tr w:rsidR="00C8129E" w:rsidRPr="00297050" w14:paraId="654CEA64" w14:textId="77777777" w:rsidTr="00A23D18">
        <w:trPr>
          <w:trHeight w:val="276"/>
        </w:trPr>
        <w:tc>
          <w:tcPr>
            <w:tcW w:w="1247" w:type="pct"/>
            <w:vMerge/>
            <w:tcBorders>
              <w:top w:val="single" w:sz="4" w:space="0" w:color="auto"/>
              <w:left w:val="single" w:sz="8" w:space="0" w:color="auto"/>
              <w:bottom w:val="single" w:sz="4" w:space="0" w:color="auto"/>
              <w:right w:val="single" w:sz="8" w:space="0" w:color="auto"/>
            </w:tcBorders>
            <w:vAlign w:val="center"/>
            <w:hideMark/>
          </w:tcPr>
          <w:p w14:paraId="53AAE37E" w14:textId="77777777" w:rsidR="00C8129E" w:rsidRPr="00297050" w:rsidRDefault="00C8129E" w:rsidP="00A23D18">
            <w:pPr>
              <w:rPr>
                <w:rFonts w:ascii="Calibri" w:hAnsi="Calibri" w:cs="Calibri"/>
                <w:b/>
                <w:bCs/>
                <w:color w:val="FFFFFF"/>
                <w:szCs w:val="20"/>
              </w:rPr>
            </w:pPr>
          </w:p>
        </w:tc>
        <w:tc>
          <w:tcPr>
            <w:tcW w:w="3753" w:type="pct"/>
            <w:tcBorders>
              <w:top w:val="nil"/>
              <w:left w:val="nil"/>
              <w:bottom w:val="single" w:sz="8" w:space="0" w:color="auto"/>
              <w:right w:val="single" w:sz="8" w:space="0" w:color="auto"/>
            </w:tcBorders>
            <w:shd w:val="clear" w:color="auto" w:fill="auto"/>
            <w:noWrap/>
            <w:vAlign w:val="bottom"/>
            <w:hideMark/>
          </w:tcPr>
          <w:p w14:paraId="5DE640B3" w14:textId="77777777" w:rsidR="00C8129E" w:rsidRPr="00057DBB" w:rsidRDefault="00C8129E" w:rsidP="00A23D18">
            <w:pPr>
              <w:rPr>
                <w:rFonts w:ascii="Consolas" w:hAnsi="Consolas" w:cs="Calibri"/>
                <w:color w:val="000000"/>
                <w:szCs w:val="20"/>
              </w:rPr>
            </w:pPr>
            <w:r w:rsidRPr="00057DBB">
              <w:rPr>
                <w:rFonts w:ascii="Consolas" w:hAnsi="Consolas" w:cs="Calibri"/>
                <w:color w:val="000000"/>
                <w:szCs w:val="20"/>
              </w:rPr>
              <w:t>print(</w:t>
            </w:r>
            <w:proofErr w:type="spellStart"/>
            <w:r w:rsidRPr="00057DBB">
              <w:rPr>
                <w:rFonts w:ascii="Consolas" w:hAnsi="Consolas" w:cs="Calibri"/>
                <w:color w:val="000000"/>
                <w:szCs w:val="20"/>
              </w:rPr>
              <w:t>freq</w:t>
            </w:r>
            <w:proofErr w:type="spellEnd"/>
            <w:r w:rsidRPr="00057DBB">
              <w:rPr>
                <w:rFonts w:ascii="Consolas" w:hAnsi="Consolas" w:cs="Calibri"/>
                <w:color w:val="000000"/>
                <w:szCs w:val="20"/>
              </w:rPr>
              <w:t>)</w:t>
            </w:r>
          </w:p>
        </w:tc>
      </w:tr>
      <w:tr w:rsidR="00C8129E" w:rsidRPr="00297050" w14:paraId="1FDEF53F" w14:textId="77777777" w:rsidTr="00A23D18">
        <w:trPr>
          <w:trHeight w:val="115"/>
        </w:trPr>
        <w:tc>
          <w:tcPr>
            <w:tcW w:w="1247" w:type="pct"/>
            <w:tcBorders>
              <w:top w:val="nil"/>
              <w:left w:val="nil"/>
              <w:bottom w:val="nil"/>
              <w:right w:val="nil"/>
            </w:tcBorders>
            <w:shd w:val="clear" w:color="auto" w:fill="auto"/>
            <w:noWrap/>
            <w:vAlign w:val="bottom"/>
            <w:hideMark/>
          </w:tcPr>
          <w:p w14:paraId="52C8F696" w14:textId="77777777" w:rsidR="00C8129E" w:rsidRPr="00297050" w:rsidRDefault="00C8129E" w:rsidP="00A23D18">
            <w:pPr>
              <w:rPr>
                <w:rFonts w:ascii="Calibri" w:hAnsi="Calibri" w:cs="Calibri"/>
                <w:color w:val="000000"/>
                <w:szCs w:val="20"/>
              </w:rPr>
            </w:pPr>
          </w:p>
        </w:tc>
        <w:tc>
          <w:tcPr>
            <w:tcW w:w="3753" w:type="pct"/>
            <w:tcBorders>
              <w:top w:val="nil"/>
              <w:left w:val="nil"/>
              <w:bottom w:val="nil"/>
              <w:right w:val="nil"/>
            </w:tcBorders>
            <w:shd w:val="clear" w:color="auto" w:fill="auto"/>
            <w:noWrap/>
            <w:vAlign w:val="bottom"/>
            <w:hideMark/>
          </w:tcPr>
          <w:p w14:paraId="02A8C6CA" w14:textId="77777777" w:rsidR="00C8129E" w:rsidRPr="00057DBB" w:rsidRDefault="00C8129E" w:rsidP="00A23D18">
            <w:pPr>
              <w:rPr>
                <w:rFonts w:ascii="Consolas" w:hAnsi="Consolas"/>
                <w:szCs w:val="20"/>
              </w:rPr>
            </w:pPr>
          </w:p>
        </w:tc>
      </w:tr>
      <w:tr w:rsidR="00C8129E" w:rsidRPr="00297050" w14:paraId="2DE63D20" w14:textId="77777777" w:rsidTr="00A23D18">
        <w:trPr>
          <w:trHeight w:val="276"/>
        </w:trPr>
        <w:tc>
          <w:tcPr>
            <w:tcW w:w="1247" w:type="pct"/>
            <w:tcBorders>
              <w:top w:val="single" w:sz="8" w:space="0" w:color="auto"/>
              <w:left w:val="single" w:sz="8" w:space="0" w:color="auto"/>
              <w:bottom w:val="single" w:sz="8" w:space="0" w:color="auto"/>
              <w:right w:val="single" w:sz="8" w:space="0" w:color="auto"/>
            </w:tcBorders>
            <w:shd w:val="clear" w:color="000000" w:fill="00B0F0"/>
            <w:noWrap/>
            <w:vAlign w:val="center"/>
            <w:hideMark/>
          </w:tcPr>
          <w:p w14:paraId="47733EC4" w14:textId="77777777" w:rsidR="00C8129E" w:rsidRPr="00297050" w:rsidRDefault="00C8129E" w:rsidP="00A23D18">
            <w:pPr>
              <w:rPr>
                <w:rFonts w:ascii="Calibri" w:hAnsi="Calibri" w:cs="Calibri"/>
                <w:b/>
                <w:bCs/>
                <w:color w:val="FFFFFF"/>
                <w:szCs w:val="20"/>
              </w:rPr>
            </w:pPr>
            <w:r w:rsidRPr="00297050">
              <w:rPr>
                <w:rFonts w:ascii="Calibri" w:hAnsi="Calibri" w:cs="Calibri"/>
                <w:b/>
                <w:bCs/>
                <w:color w:val="FFFFFF"/>
                <w:szCs w:val="20"/>
              </w:rPr>
              <w:t>Python Programming</w:t>
            </w:r>
          </w:p>
        </w:tc>
        <w:tc>
          <w:tcPr>
            <w:tcW w:w="3753" w:type="pct"/>
            <w:tcBorders>
              <w:top w:val="single" w:sz="8" w:space="0" w:color="auto"/>
              <w:left w:val="nil"/>
              <w:bottom w:val="single" w:sz="8" w:space="0" w:color="auto"/>
              <w:right w:val="single" w:sz="8" w:space="0" w:color="auto"/>
            </w:tcBorders>
            <w:shd w:val="clear" w:color="auto" w:fill="auto"/>
            <w:noWrap/>
            <w:vAlign w:val="bottom"/>
            <w:hideMark/>
          </w:tcPr>
          <w:p w14:paraId="2B3BBD9F" w14:textId="77777777" w:rsidR="00C8129E" w:rsidRPr="00057DBB" w:rsidRDefault="00C8129E" w:rsidP="00A23D18">
            <w:pPr>
              <w:rPr>
                <w:rFonts w:ascii="Consolas" w:hAnsi="Consolas" w:cs="Calibri"/>
                <w:color w:val="000000"/>
                <w:szCs w:val="20"/>
              </w:rPr>
            </w:pPr>
            <w:proofErr w:type="spellStart"/>
            <w:r w:rsidRPr="00057DBB">
              <w:rPr>
                <w:rFonts w:ascii="Consolas" w:hAnsi="Consolas" w:cs="Calibri"/>
                <w:color w:val="000000"/>
                <w:szCs w:val="20"/>
              </w:rPr>
              <w:t>loan_samp</w:t>
            </w:r>
            <w:proofErr w:type="spellEnd"/>
            <w:r w:rsidRPr="00057DBB">
              <w:rPr>
                <w:rFonts w:ascii="Consolas" w:hAnsi="Consolas" w:cs="Calibri"/>
                <w:color w:val="000000"/>
                <w:szCs w:val="20"/>
              </w:rPr>
              <w:t>['</w:t>
            </w:r>
            <w:proofErr w:type="spellStart"/>
            <w:r w:rsidRPr="00057DBB">
              <w:rPr>
                <w:rFonts w:ascii="Consolas" w:hAnsi="Consolas" w:cs="Calibri"/>
                <w:color w:val="000000"/>
                <w:szCs w:val="20"/>
              </w:rPr>
              <w:t>loan_status</w:t>
            </w:r>
            <w:proofErr w:type="spellEnd"/>
            <w:r w:rsidRPr="00057DBB">
              <w:rPr>
                <w:rFonts w:ascii="Consolas" w:hAnsi="Consolas" w:cs="Calibri"/>
                <w:color w:val="000000"/>
                <w:szCs w:val="20"/>
              </w:rPr>
              <w:t>'].</w:t>
            </w:r>
            <w:proofErr w:type="spellStart"/>
            <w:r w:rsidRPr="00057DBB">
              <w:rPr>
                <w:rFonts w:ascii="Consolas" w:hAnsi="Consolas" w:cs="Calibri"/>
                <w:color w:val="000000"/>
                <w:szCs w:val="20"/>
              </w:rPr>
              <w:t>value_counts</w:t>
            </w:r>
            <w:proofErr w:type="spellEnd"/>
            <w:r w:rsidRPr="00057DBB">
              <w:rPr>
                <w:rFonts w:ascii="Consolas" w:hAnsi="Consolas" w:cs="Calibri"/>
                <w:color w:val="000000"/>
                <w:szCs w:val="20"/>
              </w:rPr>
              <w:t>()</w:t>
            </w:r>
          </w:p>
        </w:tc>
      </w:tr>
      <w:tr w:rsidR="00C8129E" w:rsidRPr="00297050" w14:paraId="66E8B7BE" w14:textId="77777777" w:rsidTr="00A23D18">
        <w:trPr>
          <w:trHeight w:val="124"/>
        </w:trPr>
        <w:tc>
          <w:tcPr>
            <w:tcW w:w="1247" w:type="pct"/>
            <w:tcBorders>
              <w:top w:val="nil"/>
              <w:left w:val="nil"/>
              <w:bottom w:val="nil"/>
              <w:right w:val="nil"/>
            </w:tcBorders>
            <w:shd w:val="clear" w:color="auto" w:fill="auto"/>
            <w:noWrap/>
            <w:vAlign w:val="bottom"/>
            <w:hideMark/>
          </w:tcPr>
          <w:p w14:paraId="74C3CF96" w14:textId="77777777" w:rsidR="00C8129E" w:rsidRPr="00297050" w:rsidRDefault="00C8129E" w:rsidP="00A23D18">
            <w:pPr>
              <w:rPr>
                <w:rFonts w:ascii="Calibri" w:hAnsi="Calibri" w:cs="Calibri"/>
                <w:color w:val="000000"/>
                <w:szCs w:val="20"/>
              </w:rPr>
            </w:pPr>
          </w:p>
        </w:tc>
        <w:tc>
          <w:tcPr>
            <w:tcW w:w="3753" w:type="pct"/>
            <w:tcBorders>
              <w:top w:val="nil"/>
              <w:left w:val="nil"/>
              <w:bottom w:val="nil"/>
              <w:right w:val="nil"/>
            </w:tcBorders>
            <w:shd w:val="clear" w:color="auto" w:fill="auto"/>
            <w:noWrap/>
            <w:vAlign w:val="bottom"/>
            <w:hideMark/>
          </w:tcPr>
          <w:p w14:paraId="16FF9AF7" w14:textId="77777777" w:rsidR="00C8129E" w:rsidRPr="00057DBB" w:rsidRDefault="00C8129E" w:rsidP="00A23D18">
            <w:pPr>
              <w:rPr>
                <w:rFonts w:ascii="Consolas" w:hAnsi="Consolas"/>
                <w:szCs w:val="20"/>
              </w:rPr>
            </w:pPr>
          </w:p>
        </w:tc>
      </w:tr>
      <w:tr w:rsidR="00C8129E" w:rsidRPr="00297050" w14:paraId="0F6DB8FA" w14:textId="77777777" w:rsidTr="00A23D18">
        <w:trPr>
          <w:trHeight w:val="276"/>
        </w:trPr>
        <w:tc>
          <w:tcPr>
            <w:tcW w:w="1247" w:type="pct"/>
            <w:tcBorders>
              <w:top w:val="single" w:sz="8" w:space="0" w:color="auto"/>
              <w:left w:val="single" w:sz="8" w:space="0" w:color="auto"/>
              <w:bottom w:val="single" w:sz="8" w:space="0" w:color="auto"/>
              <w:right w:val="single" w:sz="8" w:space="0" w:color="auto"/>
            </w:tcBorders>
            <w:shd w:val="clear" w:color="000000" w:fill="00B0F0"/>
            <w:noWrap/>
            <w:vAlign w:val="center"/>
            <w:hideMark/>
          </w:tcPr>
          <w:p w14:paraId="08DDCED7" w14:textId="77777777" w:rsidR="00C8129E" w:rsidRPr="00297050" w:rsidRDefault="00C8129E" w:rsidP="00A23D18">
            <w:pPr>
              <w:rPr>
                <w:rFonts w:ascii="Calibri" w:hAnsi="Calibri" w:cs="Calibri"/>
                <w:b/>
                <w:bCs/>
                <w:color w:val="FFFFFF"/>
                <w:szCs w:val="20"/>
              </w:rPr>
            </w:pPr>
            <w:r w:rsidRPr="00297050">
              <w:rPr>
                <w:rFonts w:ascii="Calibri" w:hAnsi="Calibri" w:cs="Calibri"/>
                <w:b/>
                <w:bCs/>
                <w:color w:val="FFFFFF"/>
                <w:szCs w:val="20"/>
              </w:rPr>
              <w:t>SAS Programming</w:t>
            </w:r>
          </w:p>
        </w:tc>
        <w:tc>
          <w:tcPr>
            <w:tcW w:w="3753" w:type="pct"/>
            <w:tcBorders>
              <w:top w:val="single" w:sz="8" w:space="0" w:color="auto"/>
              <w:left w:val="nil"/>
              <w:bottom w:val="single" w:sz="8" w:space="0" w:color="auto"/>
              <w:right w:val="single" w:sz="8" w:space="0" w:color="auto"/>
            </w:tcBorders>
            <w:shd w:val="clear" w:color="auto" w:fill="auto"/>
            <w:noWrap/>
            <w:vAlign w:val="bottom"/>
            <w:hideMark/>
          </w:tcPr>
          <w:p w14:paraId="4054C747" w14:textId="77777777" w:rsidR="00C8129E" w:rsidRPr="00057DBB" w:rsidRDefault="00C8129E" w:rsidP="00A23D18">
            <w:pPr>
              <w:rPr>
                <w:rFonts w:ascii="Consolas" w:hAnsi="Consolas" w:cs="Calibri"/>
                <w:color w:val="000000"/>
                <w:szCs w:val="20"/>
              </w:rPr>
            </w:pPr>
            <w:r w:rsidRPr="00057DBB">
              <w:rPr>
                <w:rFonts w:ascii="Consolas" w:hAnsi="Consolas" w:cs="Calibri"/>
                <w:b/>
                <w:bCs/>
                <w:color w:val="002060"/>
                <w:szCs w:val="20"/>
              </w:rPr>
              <w:t>PROC FREQ</w:t>
            </w:r>
            <w:r w:rsidRPr="00057DBB">
              <w:rPr>
                <w:rFonts w:ascii="Consolas" w:hAnsi="Consolas" w:cs="Calibri"/>
                <w:color w:val="000000"/>
                <w:szCs w:val="20"/>
              </w:rPr>
              <w:t xml:space="preserve"> </w:t>
            </w:r>
            <w:r w:rsidRPr="00057DBB">
              <w:rPr>
                <w:rFonts w:ascii="Consolas" w:hAnsi="Consolas" w:cs="Calibri"/>
                <w:b/>
                <w:bCs/>
                <w:color w:val="0070C0"/>
                <w:szCs w:val="20"/>
              </w:rPr>
              <w:t>DATA</w:t>
            </w:r>
            <w:r w:rsidRPr="00057DBB">
              <w:rPr>
                <w:rFonts w:ascii="Consolas" w:hAnsi="Consolas" w:cs="Calibri"/>
                <w:color w:val="000000"/>
                <w:szCs w:val="20"/>
              </w:rPr>
              <w:t xml:space="preserve">=LOAN_SAMP; </w:t>
            </w:r>
            <w:r w:rsidRPr="00057DBB">
              <w:rPr>
                <w:rFonts w:ascii="Consolas" w:hAnsi="Consolas" w:cs="Calibri"/>
                <w:b/>
                <w:bCs/>
                <w:color w:val="0070C0"/>
                <w:szCs w:val="20"/>
              </w:rPr>
              <w:t>TABLES</w:t>
            </w:r>
            <w:r w:rsidRPr="00057DBB">
              <w:rPr>
                <w:rFonts w:ascii="Consolas" w:hAnsi="Consolas" w:cs="Calibri"/>
                <w:color w:val="000000"/>
                <w:szCs w:val="20"/>
              </w:rPr>
              <w:t xml:space="preserve"> </w:t>
            </w:r>
            <w:proofErr w:type="spellStart"/>
            <w:r w:rsidRPr="00057DBB">
              <w:rPr>
                <w:rFonts w:ascii="Consolas" w:hAnsi="Consolas" w:cs="Calibri"/>
                <w:color w:val="000000"/>
                <w:szCs w:val="20"/>
              </w:rPr>
              <w:t>loan_status</w:t>
            </w:r>
            <w:proofErr w:type="spellEnd"/>
            <w:r w:rsidRPr="00057DBB">
              <w:rPr>
                <w:rFonts w:ascii="Consolas" w:hAnsi="Consolas" w:cs="Calibri"/>
                <w:color w:val="000000"/>
                <w:szCs w:val="20"/>
              </w:rPr>
              <w:t xml:space="preserve">; </w:t>
            </w:r>
            <w:r w:rsidRPr="00057DBB">
              <w:rPr>
                <w:rFonts w:ascii="Consolas" w:hAnsi="Consolas" w:cs="Calibri"/>
                <w:b/>
                <w:bCs/>
                <w:color w:val="002060"/>
                <w:szCs w:val="20"/>
              </w:rPr>
              <w:t>RUN</w:t>
            </w:r>
            <w:r w:rsidRPr="00057DBB">
              <w:rPr>
                <w:rFonts w:ascii="Consolas" w:hAnsi="Consolas" w:cs="Calibri"/>
                <w:color w:val="000000"/>
                <w:szCs w:val="20"/>
              </w:rPr>
              <w:t>;</w:t>
            </w:r>
          </w:p>
        </w:tc>
      </w:tr>
    </w:tbl>
    <w:p w14:paraId="7F5DFB8D" w14:textId="77777777" w:rsidR="00C8129E" w:rsidRDefault="00C8129E" w:rsidP="00C8129E">
      <w:pPr>
        <w:pStyle w:val="ABodyCopy"/>
        <w:ind w:left="90"/>
        <w:rPr>
          <w:rFonts w:asciiTheme="minorHAnsi" w:hAnsiTheme="minorHAnsi" w:cstheme="minorHAnsi"/>
          <w:sz w:val="22"/>
          <w:szCs w:val="22"/>
        </w:rPr>
      </w:pPr>
    </w:p>
    <w:p w14:paraId="53883AEB" w14:textId="77777777" w:rsidR="00C8129E" w:rsidRDefault="00C8129E" w:rsidP="00C8129E">
      <w:pPr>
        <w:pStyle w:val="ABodyCopy"/>
        <w:ind w:left="90"/>
        <w:rPr>
          <w:rFonts w:asciiTheme="minorHAnsi" w:hAnsiTheme="minorHAnsi" w:cstheme="minorHAnsi"/>
          <w:sz w:val="22"/>
          <w:szCs w:val="22"/>
        </w:rPr>
      </w:pPr>
      <w:r>
        <w:rPr>
          <w:rFonts w:asciiTheme="minorHAnsi" w:hAnsiTheme="minorHAnsi" w:cstheme="minorHAnsi"/>
          <w:sz w:val="22"/>
          <w:szCs w:val="22"/>
        </w:rPr>
        <w:t>Table 3.2 shows the SAS output of the frequency distribution. We can see that the “</w:t>
      </w:r>
      <w:proofErr w:type="spellStart"/>
      <w:r>
        <w:rPr>
          <w:rFonts w:asciiTheme="minorHAnsi" w:hAnsiTheme="minorHAnsi" w:cstheme="minorHAnsi"/>
          <w:sz w:val="22"/>
          <w:szCs w:val="22"/>
        </w:rPr>
        <w:t>loan_status</w:t>
      </w:r>
      <w:proofErr w:type="spellEnd"/>
      <w:r>
        <w:rPr>
          <w:rFonts w:asciiTheme="minorHAnsi" w:hAnsiTheme="minorHAnsi" w:cstheme="minorHAnsi"/>
          <w:sz w:val="22"/>
          <w:szCs w:val="22"/>
        </w:rPr>
        <w:t>” variable consists of eight categories and has only one missing value. If we are trying to create a target variable that indicates if someone is a credit risk, then we would want to identify the “Charged Off” and the “Does not meet the credit policy. Status: Charged Off” categories as positive indicators for credit risk and all other categories as a negative indicator for credit risk. An account with a loan status of “Late” does not meet our definition of risk; therefore, those categories will not be included in our risk target variable.</w:t>
      </w:r>
    </w:p>
    <w:p w14:paraId="2C493C63" w14:textId="77777777" w:rsidR="00C8129E" w:rsidRDefault="00C8129E" w:rsidP="00C8129E">
      <w:pPr>
        <w:pStyle w:val="ACaptionHead"/>
        <w:ind w:left="0"/>
      </w:pPr>
      <w:r>
        <w:t>Table 3.2: Frequency Distribution of Loan Status</w:t>
      </w:r>
    </w:p>
    <w:tbl>
      <w:tblPr>
        <w:tblW w:w="4399" w:type="pct"/>
        <w:tblLook w:val="04A0" w:firstRow="1" w:lastRow="0" w:firstColumn="1" w:lastColumn="0" w:noHBand="0" w:noVBand="1"/>
      </w:tblPr>
      <w:tblGrid>
        <w:gridCol w:w="4146"/>
        <w:gridCol w:w="1026"/>
        <w:gridCol w:w="803"/>
        <w:gridCol w:w="1079"/>
        <w:gridCol w:w="1079"/>
      </w:tblGrid>
      <w:tr w:rsidR="00C8129E" w:rsidRPr="004E7C11" w14:paraId="29F50B89" w14:textId="77777777" w:rsidTr="00A23D18">
        <w:trPr>
          <w:trHeight w:val="276"/>
        </w:trPr>
        <w:tc>
          <w:tcPr>
            <w:tcW w:w="5000" w:type="pct"/>
            <w:gridSpan w:val="5"/>
            <w:tcBorders>
              <w:top w:val="nil"/>
              <w:left w:val="nil"/>
              <w:bottom w:val="nil"/>
              <w:right w:val="nil"/>
            </w:tcBorders>
            <w:shd w:val="clear" w:color="auto" w:fill="auto"/>
            <w:vAlign w:val="center"/>
            <w:hideMark/>
          </w:tcPr>
          <w:p w14:paraId="109E74D7" w14:textId="77777777" w:rsidR="00C8129E" w:rsidRPr="004E7C11" w:rsidRDefault="00C8129E" w:rsidP="00A23D18">
            <w:pPr>
              <w:jc w:val="center"/>
              <w:rPr>
                <w:rFonts w:ascii="Arial" w:hAnsi="Arial" w:cs="Arial"/>
                <w:b/>
                <w:bCs/>
                <w:color w:val="112277"/>
                <w:sz w:val="16"/>
                <w:szCs w:val="16"/>
              </w:rPr>
            </w:pPr>
            <w:r w:rsidRPr="004E7C11">
              <w:rPr>
                <w:rFonts w:ascii="Arial" w:hAnsi="Arial" w:cs="Arial"/>
                <w:b/>
                <w:bCs/>
                <w:color w:val="112277"/>
                <w:sz w:val="16"/>
                <w:szCs w:val="16"/>
              </w:rPr>
              <w:t>Account Volume and Default Rate by Month</w:t>
            </w:r>
          </w:p>
        </w:tc>
      </w:tr>
      <w:tr w:rsidR="00C8129E" w:rsidRPr="004E7C11" w14:paraId="1BFFE93D" w14:textId="77777777" w:rsidTr="00A23D18">
        <w:trPr>
          <w:trHeight w:val="256"/>
        </w:trPr>
        <w:tc>
          <w:tcPr>
            <w:tcW w:w="2503" w:type="pct"/>
            <w:vMerge w:val="restart"/>
            <w:tcBorders>
              <w:top w:val="single" w:sz="8" w:space="0" w:color="C1C1C1"/>
              <w:left w:val="single" w:sz="8" w:space="0" w:color="C1C1C1"/>
              <w:bottom w:val="single" w:sz="8" w:space="0" w:color="C1C1C1"/>
              <w:right w:val="single" w:sz="8" w:space="0" w:color="C1C1C1"/>
            </w:tcBorders>
            <w:shd w:val="clear" w:color="000000" w:fill="EDF2F9"/>
            <w:vAlign w:val="center"/>
            <w:hideMark/>
          </w:tcPr>
          <w:p w14:paraId="38C85FC9" w14:textId="77777777" w:rsidR="00C8129E" w:rsidRPr="004E7C11" w:rsidRDefault="00C8129E" w:rsidP="00A23D18">
            <w:pPr>
              <w:jc w:val="center"/>
              <w:rPr>
                <w:rFonts w:ascii="Arial" w:hAnsi="Arial" w:cs="Arial"/>
                <w:b/>
                <w:bCs/>
                <w:color w:val="112277"/>
                <w:sz w:val="16"/>
                <w:szCs w:val="16"/>
              </w:rPr>
            </w:pPr>
            <w:proofErr w:type="spellStart"/>
            <w:r w:rsidRPr="004E7C11">
              <w:rPr>
                <w:rFonts w:ascii="Arial" w:hAnsi="Arial" w:cs="Arial"/>
                <w:b/>
                <w:bCs/>
                <w:color w:val="112277"/>
                <w:sz w:val="16"/>
                <w:szCs w:val="16"/>
              </w:rPr>
              <w:t>loan_status</w:t>
            </w:r>
            <w:proofErr w:type="spellEnd"/>
          </w:p>
        </w:tc>
        <w:tc>
          <w:tcPr>
            <w:tcW w:w="619" w:type="pct"/>
            <w:vMerge w:val="restart"/>
            <w:tcBorders>
              <w:top w:val="single" w:sz="8" w:space="0" w:color="C1C1C1"/>
              <w:left w:val="single" w:sz="8" w:space="0" w:color="C1C1C1"/>
              <w:bottom w:val="single" w:sz="8" w:space="0" w:color="C1C1C1"/>
              <w:right w:val="single" w:sz="8" w:space="0" w:color="C1C1C1"/>
            </w:tcBorders>
            <w:shd w:val="clear" w:color="000000" w:fill="EDF2F9"/>
            <w:vAlign w:val="center"/>
            <w:hideMark/>
          </w:tcPr>
          <w:p w14:paraId="7A0F73C3" w14:textId="77777777" w:rsidR="00C8129E" w:rsidRPr="004E7C11" w:rsidRDefault="00C8129E" w:rsidP="00A23D18">
            <w:pPr>
              <w:jc w:val="center"/>
              <w:rPr>
                <w:rFonts w:ascii="Arial" w:hAnsi="Arial" w:cs="Arial"/>
                <w:b/>
                <w:bCs/>
                <w:color w:val="112277"/>
                <w:sz w:val="16"/>
                <w:szCs w:val="16"/>
              </w:rPr>
            </w:pPr>
            <w:r w:rsidRPr="004E7C11">
              <w:rPr>
                <w:rFonts w:ascii="Arial" w:hAnsi="Arial" w:cs="Arial"/>
                <w:b/>
                <w:bCs/>
                <w:color w:val="112277"/>
                <w:sz w:val="16"/>
                <w:szCs w:val="16"/>
              </w:rPr>
              <w:t>Frequency</w:t>
            </w:r>
          </w:p>
        </w:tc>
        <w:tc>
          <w:tcPr>
            <w:tcW w:w="573" w:type="pct"/>
            <w:vMerge w:val="restart"/>
            <w:tcBorders>
              <w:top w:val="single" w:sz="8" w:space="0" w:color="C1C1C1"/>
              <w:left w:val="single" w:sz="8" w:space="0" w:color="C1C1C1"/>
              <w:bottom w:val="single" w:sz="8" w:space="0" w:color="C1C1C1"/>
              <w:right w:val="single" w:sz="8" w:space="0" w:color="C1C1C1"/>
            </w:tcBorders>
            <w:shd w:val="clear" w:color="000000" w:fill="EDF2F9"/>
            <w:vAlign w:val="center"/>
            <w:hideMark/>
          </w:tcPr>
          <w:p w14:paraId="3DD90690" w14:textId="77777777" w:rsidR="00C8129E" w:rsidRPr="004E7C11" w:rsidRDefault="00C8129E" w:rsidP="00A23D18">
            <w:pPr>
              <w:jc w:val="center"/>
              <w:rPr>
                <w:rFonts w:ascii="Arial" w:hAnsi="Arial" w:cs="Arial"/>
                <w:b/>
                <w:bCs/>
                <w:color w:val="112277"/>
                <w:sz w:val="16"/>
                <w:szCs w:val="16"/>
              </w:rPr>
            </w:pPr>
            <w:r w:rsidRPr="004E7C11">
              <w:rPr>
                <w:rFonts w:ascii="Arial" w:hAnsi="Arial" w:cs="Arial"/>
                <w:b/>
                <w:bCs/>
                <w:color w:val="112277"/>
                <w:sz w:val="16"/>
                <w:szCs w:val="16"/>
              </w:rPr>
              <w:t>Percent</w:t>
            </w:r>
          </w:p>
        </w:tc>
        <w:tc>
          <w:tcPr>
            <w:tcW w:w="651" w:type="pct"/>
            <w:tcBorders>
              <w:top w:val="single" w:sz="8" w:space="0" w:color="C1C1C1"/>
              <w:left w:val="nil"/>
              <w:bottom w:val="nil"/>
              <w:right w:val="single" w:sz="8" w:space="0" w:color="C1C1C1"/>
            </w:tcBorders>
            <w:shd w:val="clear" w:color="000000" w:fill="EDF2F9"/>
            <w:vAlign w:val="center"/>
            <w:hideMark/>
          </w:tcPr>
          <w:p w14:paraId="49DD8C91" w14:textId="77777777" w:rsidR="00C8129E" w:rsidRPr="004E7C11" w:rsidRDefault="00C8129E" w:rsidP="00A23D18">
            <w:pPr>
              <w:jc w:val="center"/>
              <w:rPr>
                <w:rFonts w:ascii="Arial" w:hAnsi="Arial" w:cs="Arial"/>
                <w:b/>
                <w:bCs/>
                <w:color w:val="112277"/>
                <w:sz w:val="16"/>
                <w:szCs w:val="16"/>
              </w:rPr>
            </w:pPr>
            <w:r w:rsidRPr="004E7C11">
              <w:rPr>
                <w:rFonts w:ascii="Arial" w:hAnsi="Arial" w:cs="Arial"/>
                <w:b/>
                <w:bCs/>
                <w:color w:val="112277"/>
                <w:sz w:val="16"/>
                <w:szCs w:val="16"/>
              </w:rPr>
              <w:t>Cumulative</w:t>
            </w:r>
          </w:p>
        </w:tc>
        <w:tc>
          <w:tcPr>
            <w:tcW w:w="651" w:type="pct"/>
            <w:tcBorders>
              <w:top w:val="single" w:sz="8" w:space="0" w:color="C1C1C1"/>
              <w:left w:val="nil"/>
              <w:bottom w:val="nil"/>
              <w:right w:val="single" w:sz="8" w:space="0" w:color="C1C1C1"/>
            </w:tcBorders>
            <w:shd w:val="clear" w:color="000000" w:fill="EDF2F9"/>
            <w:vAlign w:val="center"/>
            <w:hideMark/>
          </w:tcPr>
          <w:p w14:paraId="536670BD" w14:textId="77777777" w:rsidR="00C8129E" w:rsidRPr="004E7C11" w:rsidRDefault="00C8129E" w:rsidP="00A23D18">
            <w:pPr>
              <w:jc w:val="center"/>
              <w:rPr>
                <w:rFonts w:ascii="Arial" w:hAnsi="Arial" w:cs="Arial"/>
                <w:b/>
                <w:bCs/>
                <w:color w:val="112277"/>
                <w:sz w:val="16"/>
                <w:szCs w:val="16"/>
              </w:rPr>
            </w:pPr>
            <w:r w:rsidRPr="004E7C11">
              <w:rPr>
                <w:rFonts w:ascii="Arial" w:hAnsi="Arial" w:cs="Arial"/>
                <w:b/>
                <w:bCs/>
                <w:color w:val="112277"/>
                <w:sz w:val="16"/>
                <w:szCs w:val="16"/>
              </w:rPr>
              <w:t>Cumulative</w:t>
            </w:r>
          </w:p>
        </w:tc>
      </w:tr>
      <w:tr w:rsidR="00C8129E" w:rsidRPr="004E7C11" w14:paraId="71CBFEC8" w14:textId="77777777" w:rsidTr="00A23D18">
        <w:trPr>
          <w:trHeight w:val="256"/>
        </w:trPr>
        <w:tc>
          <w:tcPr>
            <w:tcW w:w="2503" w:type="pct"/>
            <w:vMerge/>
            <w:tcBorders>
              <w:top w:val="single" w:sz="8" w:space="0" w:color="C1C1C1"/>
              <w:left w:val="single" w:sz="8" w:space="0" w:color="C1C1C1"/>
              <w:bottom w:val="single" w:sz="8" w:space="0" w:color="C1C1C1"/>
              <w:right w:val="single" w:sz="8" w:space="0" w:color="C1C1C1"/>
            </w:tcBorders>
            <w:vAlign w:val="center"/>
            <w:hideMark/>
          </w:tcPr>
          <w:p w14:paraId="43A39630" w14:textId="77777777" w:rsidR="00C8129E" w:rsidRPr="004E7C11" w:rsidRDefault="00C8129E" w:rsidP="00A23D18">
            <w:pPr>
              <w:rPr>
                <w:rFonts w:ascii="Arial" w:hAnsi="Arial" w:cs="Arial"/>
                <w:b/>
                <w:bCs/>
                <w:color w:val="112277"/>
                <w:sz w:val="16"/>
                <w:szCs w:val="16"/>
              </w:rPr>
            </w:pPr>
          </w:p>
        </w:tc>
        <w:tc>
          <w:tcPr>
            <w:tcW w:w="619" w:type="pct"/>
            <w:vMerge/>
            <w:tcBorders>
              <w:top w:val="single" w:sz="8" w:space="0" w:color="C1C1C1"/>
              <w:left w:val="single" w:sz="8" w:space="0" w:color="C1C1C1"/>
              <w:bottom w:val="single" w:sz="8" w:space="0" w:color="C1C1C1"/>
              <w:right w:val="single" w:sz="8" w:space="0" w:color="C1C1C1"/>
            </w:tcBorders>
            <w:vAlign w:val="center"/>
            <w:hideMark/>
          </w:tcPr>
          <w:p w14:paraId="75C57EC9" w14:textId="77777777" w:rsidR="00C8129E" w:rsidRPr="004E7C11" w:rsidRDefault="00C8129E" w:rsidP="00A23D18">
            <w:pPr>
              <w:rPr>
                <w:rFonts w:ascii="Arial" w:hAnsi="Arial" w:cs="Arial"/>
                <w:b/>
                <w:bCs/>
                <w:color w:val="112277"/>
                <w:sz w:val="16"/>
                <w:szCs w:val="16"/>
              </w:rPr>
            </w:pPr>
          </w:p>
        </w:tc>
        <w:tc>
          <w:tcPr>
            <w:tcW w:w="573" w:type="pct"/>
            <w:vMerge/>
            <w:tcBorders>
              <w:top w:val="single" w:sz="8" w:space="0" w:color="C1C1C1"/>
              <w:left w:val="single" w:sz="8" w:space="0" w:color="C1C1C1"/>
              <w:bottom w:val="single" w:sz="8" w:space="0" w:color="C1C1C1"/>
              <w:right w:val="single" w:sz="8" w:space="0" w:color="C1C1C1"/>
            </w:tcBorders>
            <w:vAlign w:val="center"/>
            <w:hideMark/>
          </w:tcPr>
          <w:p w14:paraId="349DCC92" w14:textId="77777777" w:rsidR="00C8129E" w:rsidRPr="004E7C11" w:rsidRDefault="00C8129E" w:rsidP="00A23D18">
            <w:pPr>
              <w:rPr>
                <w:rFonts w:ascii="Arial" w:hAnsi="Arial" w:cs="Arial"/>
                <w:b/>
                <w:bCs/>
                <w:color w:val="112277"/>
                <w:sz w:val="16"/>
                <w:szCs w:val="16"/>
              </w:rPr>
            </w:pPr>
          </w:p>
        </w:tc>
        <w:tc>
          <w:tcPr>
            <w:tcW w:w="651" w:type="pct"/>
            <w:tcBorders>
              <w:top w:val="nil"/>
              <w:left w:val="nil"/>
              <w:bottom w:val="single" w:sz="8" w:space="0" w:color="C1C1C1"/>
              <w:right w:val="single" w:sz="8" w:space="0" w:color="C1C1C1"/>
            </w:tcBorders>
            <w:shd w:val="clear" w:color="000000" w:fill="EDF2F9"/>
            <w:vAlign w:val="center"/>
            <w:hideMark/>
          </w:tcPr>
          <w:p w14:paraId="24BDD814" w14:textId="77777777" w:rsidR="00C8129E" w:rsidRPr="004E7C11" w:rsidRDefault="00C8129E" w:rsidP="00A23D18">
            <w:pPr>
              <w:jc w:val="center"/>
              <w:rPr>
                <w:rFonts w:ascii="Arial" w:hAnsi="Arial" w:cs="Arial"/>
                <w:b/>
                <w:bCs/>
                <w:color w:val="112277"/>
                <w:sz w:val="16"/>
                <w:szCs w:val="16"/>
              </w:rPr>
            </w:pPr>
            <w:r w:rsidRPr="004E7C11">
              <w:rPr>
                <w:rFonts w:ascii="Arial" w:hAnsi="Arial" w:cs="Arial"/>
                <w:b/>
                <w:bCs/>
                <w:color w:val="112277"/>
                <w:sz w:val="16"/>
                <w:szCs w:val="16"/>
              </w:rPr>
              <w:t>Frequency</w:t>
            </w:r>
          </w:p>
        </w:tc>
        <w:tc>
          <w:tcPr>
            <w:tcW w:w="651" w:type="pct"/>
            <w:tcBorders>
              <w:top w:val="nil"/>
              <w:left w:val="nil"/>
              <w:bottom w:val="single" w:sz="8" w:space="0" w:color="C1C1C1"/>
              <w:right w:val="single" w:sz="8" w:space="0" w:color="C1C1C1"/>
            </w:tcBorders>
            <w:shd w:val="clear" w:color="000000" w:fill="EDF2F9"/>
            <w:vAlign w:val="center"/>
            <w:hideMark/>
          </w:tcPr>
          <w:p w14:paraId="22174558" w14:textId="77777777" w:rsidR="00C8129E" w:rsidRPr="004E7C11" w:rsidRDefault="00C8129E" w:rsidP="00A23D18">
            <w:pPr>
              <w:jc w:val="center"/>
              <w:rPr>
                <w:rFonts w:ascii="Arial" w:hAnsi="Arial" w:cs="Arial"/>
                <w:b/>
                <w:bCs/>
                <w:color w:val="112277"/>
                <w:sz w:val="16"/>
                <w:szCs w:val="16"/>
              </w:rPr>
            </w:pPr>
            <w:r w:rsidRPr="004E7C11">
              <w:rPr>
                <w:rFonts w:ascii="Arial" w:hAnsi="Arial" w:cs="Arial"/>
                <w:b/>
                <w:bCs/>
                <w:color w:val="112277"/>
                <w:sz w:val="16"/>
                <w:szCs w:val="16"/>
              </w:rPr>
              <w:t>Percent</w:t>
            </w:r>
          </w:p>
        </w:tc>
      </w:tr>
      <w:tr w:rsidR="00C8129E" w:rsidRPr="004E7C11" w14:paraId="2FC6FC91" w14:textId="77777777" w:rsidTr="00A23D18">
        <w:trPr>
          <w:trHeight w:val="256"/>
        </w:trPr>
        <w:tc>
          <w:tcPr>
            <w:tcW w:w="2503" w:type="pct"/>
            <w:tcBorders>
              <w:top w:val="nil"/>
              <w:left w:val="single" w:sz="8" w:space="0" w:color="C1C1C1"/>
              <w:bottom w:val="single" w:sz="8" w:space="0" w:color="C1C1C1"/>
              <w:right w:val="single" w:sz="8" w:space="0" w:color="C1C1C1"/>
            </w:tcBorders>
            <w:shd w:val="clear" w:color="000000" w:fill="EDF2F9"/>
            <w:noWrap/>
            <w:vAlign w:val="center"/>
            <w:hideMark/>
          </w:tcPr>
          <w:p w14:paraId="39FA393D" w14:textId="77777777" w:rsidR="00C8129E" w:rsidRPr="004E7C11" w:rsidRDefault="00C8129E" w:rsidP="00A23D18">
            <w:pPr>
              <w:rPr>
                <w:rFonts w:ascii="Arial" w:hAnsi="Arial" w:cs="Arial"/>
                <w:b/>
                <w:bCs/>
                <w:color w:val="112277"/>
                <w:sz w:val="16"/>
                <w:szCs w:val="16"/>
              </w:rPr>
            </w:pPr>
            <w:r w:rsidRPr="004E7C11">
              <w:rPr>
                <w:rFonts w:ascii="Arial" w:hAnsi="Arial" w:cs="Arial"/>
                <w:b/>
                <w:bCs/>
                <w:color w:val="112277"/>
                <w:sz w:val="16"/>
                <w:szCs w:val="16"/>
              </w:rPr>
              <w:t>Charged Off</w:t>
            </w:r>
          </w:p>
        </w:tc>
        <w:tc>
          <w:tcPr>
            <w:tcW w:w="619" w:type="pct"/>
            <w:tcBorders>
              <w:top w:val="nil"/>
              <w:left w:val="nil"/>
              <w:bottom w:val="single" w:sz="8" w:space="0" w:color="C1C1C1"/>
              <w:right w:val="single" w:sz="8" w:space="0" w:color="C1C1C1"/>
            </w:tcBorders>
            <w:shd w:val="clear" w:color="000000" w:fill="FFFFFF"/>
            <w:noWrap/>
            <w:vAlign w:val="center"/>
            <w:hideMark/>
          </w:tcPr>
          <w:p w14:paraId="4F72B94B" w14:textId="77777777" w:rsidR="00C8129E" w:rsidRPr="004E7C11" w:rsidRDefault="00C8129E" w:rsidP="00A23D18">
            <w:pPr>
              <w:jc w:val="right"/>
              <w:rPr>
                <w:rFonts w:ascii="Arial" w:hAnsi="Arial" w:cs="Arial"/>
                <w:color w:val="000000"/>
                <w:sz w:val="16"/>
                <w:szCs w:val="16"/>
              </w:rPr>
            </w:pPr>
            <w:r w:rsidRPr="004E7C11">
              <w:rPr>
                <w:rFonts w:ascii="Arial" w:hAnsi="Arial" w:cs="Arial"/>
                <w:color w:val="000000"/>
                <w:sz w:val="16"/>
                <w:szCs w:val="16"/>
              </w:rPr>
              <w:t>11880</w:t>
            </w:r>
          </w:p>
        </w:tc>
        <w:tc>
          <w:tcPr>
            <w:tcW w:w="573" w:type="pct"/>
            <w:tcBorders>
              <w:top w:val="nil"/>
              <w:left w:val="nil"/>
              <w:bottom w:val="single" w:sz="8" w:space="0" w:color="C1C1C1"/>
              <w:right w:val="single" w:sz="8" w:space="0" w:color="C1C1C1"/>
            </w:tcBorders>
            <w:shd w:val="clear" w:color="000000" w:fill="FFFFFF"/>
            <w:noWrap/>
            <w:vAlign w:val="center"/>
            <w:hideMark/>
          </w:tcPr>
          <w:p w14:paraId="7F3B4DCE" w14:textId="77777777" w:rsidR="00C8129E" w:rsidRPr="004E7C11" w:rsidRDefault="00C8129E" w:rsidP="00A23D18">
            <w:pPr>
              <w:jc w:val="right"/>
              <w:rPr>
                <w:rFonts w:ascii="Arial" w:hAnsi="Arial" w:cs="Arial"/>
                <w:color w:val="000000"/>
                <w:sz w:val="16"/>
                <w:szCs w:val="16"/>
              </w:rPr>
            </w:pPr>
            <w:r w:rsidRPr="004E7C11">
              <w:rPr>
                <w:rFonts w:ascii="Arial" w:hAnsi="Arial" w:cs="Arial"/>
                <w:color w:val="000000"/>
                <w:sz w:val="16"/>
                <w:szCs w:val="16"/>
              </w:rPr>
              <w:t>11.88</w:t>
            </w:r>
          </w:p>
        </w:tc>
        <w:tc>
          <w:tcPr>
            <w:tcW w:w="651" w:type="pct"/>
            <w:tcBorders>
              <w:top w:val="nil"/>
              <w:left w:val="nil"/>
              <w:bottom w:val="single" w:sz="8" w:space="0" w:color="C1C1C1"/>
              <w:right w:val="single" w:sz="8" w:space="0" w:color="C1C1C1"/>
            </w:tcBorders>
            <w:shd w:val="clear" w:color="000000" w:fill="FFFFFF"/>
            <w:noWrap/>
            <w:vAlign w:val="center"/>
            <w:hideMark/>
          </w:tcPr>
          <w:p w14:paraId="2124D6B1" w14:textId="77777777" w:rsidR="00C8129E" w:rsidRPr="004E7C11" w:rsidRDefault="00C8129E" w:rsidP="00A23D18">
            <w:pPr>
              <w:jc w:val="right"/>
              <w:rPr>
                <w:rFonts w:ascii="Arial" w:hAnsi="Arial" w:cs="Arial"/>
                <w:color w:val="000000"/>
                <w:sz w:val="16"/>
                <w:szCs w:val="16"/>
              </w:rPr>
            </w:pPr>
            <w:r w:rsidRPr="004E7C11">
              <w:rPr>
                <w:rFonts w:ascii="Arial" w:hAnsi="Arial" w:cs="Arial"/>
                <w:color w:val="000000"/>
                <w:sz w:val="16"/>
                <w:szCs w:val="16"/>
              </w:rPr>
              <w:t>11880</w:t>
            </w:r>
          </w:p>
        </w:tc>
        <w:tc>
          <w:tcPr>
            <w:tcW w:w="651" w:type="pct"/>
            <w:tcBorders>
              <w:top w:val="nil"/>
              <w:left w:val="nil"/>
              <w:bottom w:val="single" w:sz="8" w:space="0" w:color="C1C1C1"/>
              <w:right w:val="single" w:sz="8" w:space="0" w:color="C1C1C1"/>
            </w:tcBorders>
            <w:shd w:val="clear" w:color="000000" w:fill="FFFFFF"/>
            <w:noWrap/>
            <w:vAlign w:val="center"/>
            <w:hideMark/>
          </w:tcPr>
          <w:p w14:paraId="1D4D0BB6" w14:textId="77777777" w:rsidR="00C8129E" w:rsidRPr="004E7C11" w:rsidRDefault="00C8129E" w:rsidP="00A23D18">
            <w:pPr>
              <w:jc w:val="right"/>
              <w:rPr>
                <w:rFonts w:ascii="Arial" w:hAnsi="Arial" w:cs="Arial"/>
                <w:color w:val="000000"/>
                <w:sz w:val="16"/>
                <w:szCs w:val="16"/>
              </w:rPr>
            </w:pPr>
            <w:r w:rsidRPr="004E7C11">
              <w:rPr>
                <w:rFonts w:ascii="Arial" w:hAnsi="Arial" w:cs="Arial"/>
                <w:color w:val="000000"/>
                <w:sz w:val="16"/>
                <w:szCs w:val="16"/>
              </w:rPr>
              <w:t>11.88</w:t>
            </w:r>
          </w:p>
        </w:tc>
      </w:tr>
      <w:tr w:rsidR="00C8129E" w:rsidRPr="004E7C11" w14:paraId="491EF76C" w14:textId="77777777" w:rsidTr="00A23D18">
        <w:trPr>
          <w:trHeight w:val="256"/>
        </w:trPr>
        <w:tc>
          <w:tcPr>
            <w:tcW w:w="2503" w:type="pct"/>
            <w:tcBorders>
              <w:top w:val="nil"/>
              <w:left w:val="single" w:sz="8" w:space="0" w:color="C1C1C1"/>
              <w:bottom w:val="single" w:sz="8" w:space="0" w:color="C1C1C1"/>
              <w:right w:val="single" w:sz="8" w:space="0" w:color="C1C1C1"/>
            </w:tcBorders>
            <w:shd w:val="clear" w:color="000000" w:fill="EDF2F9"/>
            <w:noWrap/>
            <w:vAlign w:val="center"/>
            <w:hideMark/>
          </w:tcPr>
          <w:p w14:paraId="7FD40A08" w14:textId="77777777" w:rsidR="00C8129E" w:rsidRPr="004E7C11" w:rsidRDefault="00C8129E" w:rsidP="00A23D18">
            <w:pPr>
              <w:rPr>
                <w:rFonts w:ascii="Arial" w:hAnsi="Arial" w:cs="Arial"/>
                <w:b/>
                <w:bCs/>
                <w:color w:val="112277"/>
                <w:sz w:val="16"/>
                <w:szCs w:val="16"/>
              </w:rPr>
            </w:pPr>
            <w:r w:rsidRPr="004E7C11">
              <w:rPr>
                <w:rFonts w:ascii="Arial" w:hAnsi="Arial" w:cs="Arial"/>
                <w:b/>
                <w:bCs/>
                <w:color w:val="112277"/>
                <w:sz w:val="16"/>
                <w:szCs w:val="16"/>
              </w:rPr>
              <w:t>Current</w:t>
            </w:r>
          </w:p>
        </w:tc>
        <w:tc>
          <w:tcPr>
            <w:tcW w:w="619" w:type="pct"/>
            <w:tcBorders>
              <w:top w:val="nil"/>
              <w:left w:val="nil"/>
              <w:bottom w:val="single" w:sz="8" w:space="0" w:color="C1C1C1"/>
              <w:right w:val="single" w:sz="8" w:space="0" w:color="C1C1C1"/>
            </w:tcBorders>
            <w:shd w:val="clear" w:color="000000" w:fill="FFFFFF"/>
            <w:noWrap/>
            <w:vAlign w:val="center"/>
            <w:hideMark/>
          </w:tcPr>
          <w:p w14:paraId="0491E06D" w14:textId="77777777" w:rsidR="00C8129E" w:rsidRPr="004E7C11" w:rsidRDefault="00C8129E" w:rsidP="00A23D18">
            <w:pPr>
              <w:jc w:val="right"/>
              <w:rPr>
                <w:rFonts w:ascii="Arial" w:hAnsi="Arial" w:cs="Arial"/>
                <w:color w:val="000000"/>
                <w:sz w:val="16"/>
                <w:szCs w:val="16"/>
              </w:rPr>
            </w:pPr>
            <w:r w:rsidRPr="004E7C11">
              <w:rPr>
                <w:rFonts w:ascii="Arial" w:hAnsi="Arial" w:cs="Arial"/>
                <w:color w:val="000000"/>
                <w:sz w:val="16"/>
                <w:szCs w:val="16"/>
              </w:rPr>
              <w:t>38826</w:t>
            </w:r>
          </w:p>
        </w:tc>
        <w:tc>
          <w:tcPr>
            <w:tcW w:w="573" w:type="pct"/>
            <w:tcBorders>
              <w:top w:val="nil"/>
              <w:left w:val="nil"/>
              <w:bottom w:val="single" w:sz="8" w:space="0" w:color="C1C1C1"/>
              <w:right w:val="single" w:sz="8" w:space="0" w:color="C1C1C1"/>
            </w:tcBorders>
            <w:shd w:val="clear" w:color="000000" w:fill="FFFFFF"/>
            <w:noWrap/>
            <w:vAlign w:val="center"/>
            <w:hideMark/>
          </w:tcPr>
          <w:p w14:paraId="6B5B7177" w14:textId="77777777" w:rsidR="00C8129E" w:rsidRPr="004E7C11" w:rsidRDefault="00C8129E" w:rsidP="00A23D18">
            <w:pPr>
              <w:jc w:val="right"/>
              <w:rPr>
                <w:rFonts w:ascii="Arial" w:hAnsi="Arial" w:cs="Arial"/>
                <w:color w:val="000000"/>
                <w:sz w:val="16"/>
                <w:szCs w:val="16"/>
              </w:rPr>
            </w:pPr>
            <w:r w:rsidRPr="004E7C11">
              <w:rPr>
                <w:rFonts w:ascii="Arial" w:hAnsi="Arial" w:cs="Arial"/>
                <w:color w:val="000000"/>
                <w:sz w:val="16"/>
                <w:szCs w:val="16"/>
              </w:rPr>
              <w:t>38.83</w:t>
            </w:r>
          </w:p>
        </w:tc>
        <w:tc>
          <w:tcPr>
            <w:tcW w:w="651" w:type="pct"/>
            <w:tcBorders>
              <w:top w:val="nil"/>
              <w:left w:val="nil"/>
              <w:bottom w:val="single" w:sz="8" w:space="0" w:color="C1C1C1"/>
              <w:right w:val="single" w:sz="8" w:space="0" w:color="C1C1C1"/>
            </w:tcBorders>
            <w:shd w:val="clear" w:color="000000" w:fill="FFFFFF"/>
            <w:noWrap/>
            <w:vAlign w:val="center"/>
            <w:hideMark/>
          </w:tcPr>
          <w:p w14:paraId="2E1CC117" w14:textId="77777777" w:rsidR="00C8129E" w:rsidRPr="004E7C11" w:rsidRDefault="00C8129E" w:rsidP="00A23D18">
            <w:pPr>
              <w:jc w:val="right"/>
              <w:rPr>
                <w:rFonts w:ascii="Arial" w:hAnsi="Arial" w:cs="Arial"/>
                <w:color w:val="000000"/>
                <w:sz w:val="16"/>
                <w:szCs w:val="16"/>
              </w:rPr>
            </w:pPr>
            <w:r w:rsidRPr="004E7C11">
              <w:rPr>
                <w:rFonts w:ascii="Arial" w:hAnsi="Arial" w:cs="Arial"/>
                <w:color w:val="000000"/>
                <w:sz w:val="16"/>
                <w:szCs w:val="16"/>
              </w:rPr>
              <w:t>50706</w:t>
            </w:r>
          </w:p>
        </w:tc>
        <w:tc>
          <w:tcPr>
            <w:tcW w:w="651" w:type="pct"/>
            <w:tcBorders>
              <w:top w:val="nil"/>
              <w:left w:val="nil"/>
              <w:bottom w:val="single" w:sz="8" w:space="0" w:color="C1C1C1"/>
              <w:right w:val="single" w:sz="8" w:space="0" w:color="C1C1C1"/>
            </w:tcBorders>
            <w:shd w:val="clear" w:color="000000" w:fill="FFFFFF"/>
            <w:noWrap/>
            <w:vAlign w:val="center"/>
            <w:hideMark/>
          </w:tcPr>
          <w:p w14:paraId="202867B3" w14:textId="77777777" w:rsidR="00C8129E" w:rsidRPr="004E7C11" w:rsidRDefault="00C8129E" w:rsidP="00A23D18">
            <w:pPr>
              <w:jc w:val="right"/>
              <w:rPr>
                <w:rFonts w:ascii="Arial" w:hAnsi="Arial" w:cs="Arial"/>
                <w:color w:val="000000"/>
                <w:sz w:val="16"/>
                <w:szCs w:val="16"/>
              </w:rPr>
            </w:pPr>
            <w:r w:rsidRPr="004E7C11">
              <w:rPr>
                <w:rFonts w:ascii="Arial" w:hAnsi="Arial" w:cs="Arial"/>
                <w:color w:val="000000"/>
                <w:sz w:val="16"/>
                <w:szCs w:val="16"/>
              </w:rPr>
              <w:t>50.71</w:t>
            </w:r>
          </w:p>
        </w:tc>
      </w:tr>
      <w:tr w:rsidR="00C8129E" w:rsidRPr="004E7C11" w14:paraId="337DBA0C" w14:textId="77777777" w:rsidTr="00A23D18">
        <w:trPr>
          <w:trHeight w:val="256"/>
        </w:trPr>
        <w:tc>
          <w:tcPr>
            <w:tcW w:w="2503" w:type="pct"/>
            <w:tcBorders>
              <w:top w:val="nil"/>
              <w:left w:val="single" w:sz="8" w:space="0" w:color="C1C1C1"/>
              <w:bottom w:val="single" w:sz="8" w:space="0" w:color="C1C1C1"/>
              <w:right w:val="single" w:sz="8" w:space="0" w:color="C1C1C1"/>
            </w:tcBorders>
            <w:shd w:val="clear" w:color="000000" w:fill="EDF2F9"/>
            <w:noWrap/>
            <w:vAlign w:val="center"/>
            <w:hideMark/>
          </w:tcPr>
          <w:p w14:paraId="4406C952" w14:textId="77777777" w:rsidR="00C8129E" w:rsidRPr="004E7C11" w:rsidRDefault="00C8129E" w:rsidP="00A23D18">
            <w:pPr>
              <w:rPr>
                <w:rFonts w:ascii="Arial" w:hAnsi="Arial" w:cs="Arial"/>
                <w:b/>
                <w:bCs/>
                <w:color w:val="112277"/>
                <w:sz w:val="16"/>
                <w:szCs w:val="16"/>
              </w:rPr>
            </w:pPr>
            <w:r w:rsidRPr="004E7C11">
              <w:rPr>
                <w:rFonts w:ascii="Arial" w:hAnsi="Arial" w:cs="Arial"/>
                <w:b/>
                <w:bCs/>
                <w:color w:val="112277"/>
                <w:sz w:val="16"/>
                <w:szCs w:val="16"/>
              </w:rPr>
              <w:t xml:space="preserve">Does not meet the credit policy. </w:t>
            </w:r>
            <w:proofErr w:type="spellStart"/>
            <w:r w:rsidRPr="004E7C11">
              <w:rPr>
                <w:rFonts w:ascii="Arial" w:hAnsi="Arial" w:cs="Arial"/>
                <w:b/>
                <w:bCs/>
                <w:color w:val="112277"/>
                <w:sz w:val="16"/>
                <w:szCs w:val="16"/>
              </w:rPr>
              <w:t>Status:Charged</w:t>
            </w:r>
            <w:proofErr w:type="spellEnd"/>
            <w:r w:rsidRPr="004E7C11">
              <w:rPr>
                <w:rFonts w:ascii="Arial" w:hAnsi="Arial" w:cs="Arial"/>
                <w:b/>
                <w:bCs/>
                <w:color w:val="112277"/>
                <w:sz w:val="16"/>
                <w:szCs w:val="16"/>
              </w:rPr>
              <w:t xml:space="preserve"> Off</w:t>
            </w:r>
          </w:p>
        </w:tc>
        <w:tc>
          <w:tcPr>
            <w:tcW w:w="619" w:type="pct"/>
            <w:tcBorders>
              <w:top w:val="nil"/>
              <w:left w:val="nil"/>
              <w:bottom w:val="single" w:sz="8" w:space="0" w:color="C1C1C1"/>
              <w:right w:val="single" w:sz="8" w:space="0" w:color="C1C1C1"/>
            </w:tcBorders>
            <w:shd w:val="clear" w:color="000000" w:fill="FFFFFF"/>
            <w:noWrap/>
            <w:vAlign w:val="center"/>
            <w:hideMark/>
          </w:tcPr>
          <w:p w14:paraId="53661585" w14:textId="77777777" w:rsidR="00C8129E" w:rsidRPr="004E7C11" w:rsidRDefault="00C8129E" w:rsidP="00A23D18">
            <w:pPr>
              <w:jc w:val="right"/>
              <w:rPr>
                <w:rFonts w:ascii="Arial" w:hAnsi="Arial" w:cs="Arial"/>
                <w:color w:val="000000"/>
                <w:sz w:val="16"/>
                <w:szCs w:val="16"/>
              </w:rPr>
            </w:pPr>
            <w:r w:rsidRPr="004E7C11">
              <w:rPr>
                <w:rFonts w:ascii="Arial" w:hAnsi="Arial" w:cs="Arial"/>
                <w:color w:val="000000"/>
                <w:sz w:val="16"/>
                <w:szCs w:val="16"/>
              </w:rPr>
              <w:t>31</w:t>
            </w:r>
          </w:p>
        </w:tc>
        <w:tc>
          <w:tcPr>
            <w:tcW w:w="573" w:type="pct"/>
            <w:tcBorders>
              <w:top w:val="nil"/>
              <w:left w:val="nil"/>
              <w:bottom w:val="single" w:sz="8" w:space="0" w:color="C1C1C1"/>
              <w:right w:val="single" w:sz="8" w:space="0" w:color="C1C1C1"/>
            </w:tcBorders>
            <w:shd w:val="clear" w:color="000000" w:fill="FFFFFF"/>
            <w:noWrap/>
            <w:vAlign w:val="center"/>
            <w:hideMark/>
          </w:tcPr>
          <w:p w14:paraId="0E547B24" w14:textId="77777777" w:rsidR="00C8129E" w:rsidRPr="004E7C11" w:rsidRDefault="00C8129E" w:rsidP="00A23D18">
            <w:pPr>
              <w:jc w:val="right"/>
              <w:rPr>
                <w:rFonts w:ascii="Arial" w:hAnsi="Arial" w:cs="Arial"/>
                <w:color w:val="000000"/>
                <w:sz w:val="16"/>
                <w:szCs w:val="16"/>
              </w:rPr>
            </w:pPr>
            <w:r w:rsidRPr="004E7C11">
              <w:rPr>
                <w:rFonts w:ascii="Arial" w:hAnsi="Arial" w:cs="Arial"/>
                <w:color w:val="000000"/>
                <w:sz w:val="16"/>
                <w:szCs w:val="16"/>
              </w:rPr>
              <w:t>0.03</w:t>
            </w:r>
          </w:p>
        </w:tc>
        <w:tc>
          <w:tcPr>
            <w:tcW w:w="651" w:type="pct"/>
            <w:tcBorders>
              <w:top w:val="nil"/>
              <w:left w:val="nil"/>
              <w:bottom w:val="single" w:sz="8" w:space="0" w:color="C1C1C1"/>
              <w:right w:val="single" w:sz="8" w:space="0" w:color="C1C1C1"/>
            </w:tcBorders>
            <w:shd w:val="clear" w:color="000000" w:fill="FFFFFF"/>
            <w:noWrap/>
            <w:vAlign w:val="center"/>
            <w:hideMark/>
          </w:tcPr>
          <w:p w14:paraId="5A04D62A" w14:textId="77777777" w:rsidR="00C8129E" w:rsidRPr="004E7C11" w:rsidRDefault="00C8129E" w:rsidP="00A23D18">
            <w:pPr>
              <w:jc w:val="right"/>
              <w:rPr>
                <w:rFonts w:ascii="Arial" w:hAnsi="Arial" w:cs="Arial"/>
                <w:color w:val="000000"/>
                <w:sz w:val="16"/>
                <w:szCs w:val="16"/>
              </w:rPr>
            </w:pPr>
            <w:r w:rsidRPr="004E7C11">
              <w:rPr>
                <w:rFonts w:ascii="Arial" w:hAnsi="Arial" w:cs="Arial"/>
                <w:color w:val="000000"/>
                <w:sz w:val="16"/>
                <w:szCs w:val="16"/>
              </w:rPr>
              <w:t>50737</w:t>
            </w:r>
          </w:p>
        </w:tc>
        <w:tc>
          <w:tcPr>
            <w:tcW w:w="651" w:type="pct"/>
            <w:tcBorders>
              <w:top w:val="nil"/>
              <w:left w:val="nil"/>
              <w:bottom w:val="single" w:sz="8" w:space="0" w:color="C1C1C1"/>
              <w:right w:val="single" w:sz="8" w:space="0" w:color="C1C1C1"/>
            </w:tcBorders>
            <w:shd w:val="clear" w:color="000000" w:fill="FFFFFF"/>
            <w:noWrap/>
            <w:vAlign w:val="center"/>
            <w:hideMark/>
          </w:tcPr>
          <w:p w14:paraId="0698EB0B" w14:textId="77777777" w:rsidR="00C8129E" w:rsidRPr="004E7C11" w:rsidRDefault="00C8129E" w:rsidP="00A23D18">
            <w:pPr>
              <w:jc w:val="right"/>
              <w:rPr>
                <w:rFonts w:ascii="Arial" w:hAnsi="Arial" w:cs="Arial"/>
                <w:color w:val="000000"/>
                <w:sz w:val="16"/>
                <w:szCs w:val="16"/>
              </w:rPr>
            </w:pPr>
            <w:r w:rsidRPr="004E7C11">
              <w:rPr>
                <w:rFonts w:ascii="Arial" w:hAnsi="Arial" w:cs="Arial"/>
                <w:color w:val="000000"/>
                <w:sz w:val="16"/>
                <w:szCs w:val="16"/>
              </w:rPr>
              <w:t>50.74</w:t>
            </w:r>
          </w:p>
        </w:tc>
      </w:tr>
      <w:tr w:rsidR="00C8129E" w:rsidRPr="004E7C11" w14:paraId="3B25BFC9" w14:textId="77777777" w:rsidTr="00A23D18">
        <w:trPr>
          <w:trHeight w:val="256"/>
        </w:trPr>
        <w:tc>
          <w:tcPr>
            <w:tcW w:w="2503" w:type="pct"/>
            <w:tcBorders>
              <w:top w:val="nil"/>
              <w:left w:val="single" w:sz="8" w:space="0" w:color="C1C1C1"/>
              <w:bottom w:val="single" w:sz="8" w:space="0" w:color="C1C1C1"/>
              <w:right w:val="single" w:sz="8" w:space="0" w:color="C1C1C1"/>
            </w:tcBorders>
            <w:shd w:val="clear" w:color="000000" w:fill="EDF2F9"/>
            <w:noWrap/>
            <w:vAlign w:val="center"/>
            <w:hideMark/>
          </w:tcPr>
          <w:p w14:paraId="795728E9" w14:textId="77777777" w:rsidR="00C8129E" w:rsidRPr="004E7C11" w:rsidRDefault="00C8129E" w:rsidP="00A23D18">
            <w:pPr>
              <w:rPr>
                <w:rFonts w:ascii="Arial" w:hAnsi="Arial" w:cs="Arial"/>
                <w:b/>
                <w:bCs/>
                <w:color w:val="112277"/>
                <w:sz w:val="16"/>
                <w:szCs w:val="16"/>
              </w:rPr>
            </w:pPr>
            <w:r w:rsidRPr="004E7C11">
              <w:rPr>
                <w:rFonts w:ascii="Arial" w:hAnsi="Arial" w:cs="Arial"/>
                <w:b/>
                <w:bCs/>
                <w:color w:val="112277"/>
                <w:sz w:val="16"/>
                <w:szCs w:val="16"/>
              </w:rPr>
              <w:t xml:space="preserve">Does not meet the credit policy. </w:t>
            </w:r>
            <w:proofErr w:type="spellStart"/>
            <w:r w:rsidRPr="004E7C11">
              <w:rPr>
                <w:rFonts w:ascii="Arial" w:hAnsi="Arial" w:cs="Arial"/>
                <w:b/>
                <w:bCs/>
                <w:color w:val="112277"/>
                <w:sz w:val="16"/>
                <w:szCs w:val="16"/>
              </w:rPr>
              <w:t>Status:Fully</w:t>
            </w:r>
            <w:proofErr w:type="spellEnd"/>
            <w:r w:rsidRPr="004E7C11">
              <w:rPr>
                <w:rFonts w:ascii="Arial" w:hAnsi="Arial" w:cs="Arial"/>
                <w:b/>
                <w:bCs/>
                <w:color w:val="112277"/>
                <w:sz w:val="16"/>
                <w:szCs w:val="16"/>
              </w:rPr>
              <w:t xml:space="preserve"> Paid</w:t>
            </w:r>
          </w:p>
        </w:tc>
        <w:tc>
          <w:tcPr>
            <w:tcW w:w="619" w:type="pct"/>
            <w:tcBorders>
              <w:top w:val="nil"/>
              <w:left w:val="nil"/>
              <w:bottom w:val="single" w:sz="8" w:space="0" w:color="C1C1C1"/>
              <w:right w:val="single" w:sz="8" w:space="0" w:color="C1C1C1"/>
            </w:tcBorders>
            <w:shd w:val="clear" w:color="000000" w:fill="FFFFFF"/>
            <w:noWrap/>
            <w:vAlign w:val="center"/>
            <w:hideMark/>
          </w:tcPr>
          <w:p w14:paraId="1FC96895" w14:textId="77777777" w:rsidR="00C8129E" w:rsidRPr="004E7C11" w:rsidRDefault="00C8129E" w:rsidP="00A23D18">
            <w:pPr>
              <w:jc w:val="right"/>
              <w:rPr>
                <w:rFonts w:ascii="Arial" w:hAnsi="Arial" w:cs="Arial"/>
                <w:color w:val="000000"/>
                <w:sz w:val="16"/>
                <w:szCs w:val="16"/>
              </w:rPr>
            </w:pPr>
            <w:r w:rsidRPr="004E7C11">
              <w:rPr>
                <w:rFonts w:ascii="Arial" w:hAnsi="Arial" w:cs="Arial"/>
                <w:color w:val="000000"/>
                <w:sz w:val="16"/>
                <w:szCs w:val="16"/>
              </w:rPr>
              <w:t>92</w:t>
            </w:r>
          </w:p>
        </w:tc>
        <w:tc>
          <w:tcPr>
            <w:tcW w:w="573" w:type="pct"/>
            <w:tcBorders>
              <w:top w:val="nil"/>
              <w:left w:val="nil"/>
              <w:bottom w:val="single" w:sz="8" w:space="0" w:color="C1C1C1"/>
              <w:right w:val="single" w:sz="8" w:space="0" w:color="C1C1C1"/>
            </w:tcBorders>
            <w:shd w:val="clear" w:color="000000" w:fill="FFFFFF"/>
            <w:noWrap/>
            <w:vAlign w:val="center"/>
            <w:hideMark/>
          </w:tcPr>
          <w:p w14:paraId="0CBDF260" w14:textId="77777777" w:rsidR="00C8129E" w:rsidRPr="004E7C11" w:rsidRDefault="00C8129E" w:rsidP="00A23D18">
            <w:pPr>
              <w:jc w:val="right"/>
              <w:rPr>
                <w:rFonts w:ascii="Arial" w:hAnsi="Arial" w:cs="Arial"/>
                <w:color w:val="000000"/>
                <w:sz w:val="16"/>
                <w:szCs w:val="16"/>
              </w:rPr>
            </w:pPr>
            <w:r w:rsidRPr="004E7C11">
              <w:rPr>
                <w:rFonts w:ascii="Arial" w:hAnsi="Arial" w:cs="Arial"/>
                <w:color w:val="000000"/>
                <w:sz w:val="16"/>
                <w:szCs w:val="16"/>
              </w:rPr>
              <w:t>0.09</w:t>
            </w:r>
          </w:p>
        </w:tc>
        <w:tc>
          <w:tcPr>
            <w:tcW w:w="651" w:type="pct"/>
            <w:tcBorders>
              <w:top w:val="nil"/>
              <w:left w:val="nil"/>
              <w:bottom w:val="single" w:sz="8" w:space="0" w:color="C1C1C1"/>
              <w:right w:val="single" w:sz="8" w:space="0" w:color="C1C1C1"/>
            </w:tcBorders>
            <w:shd w:val="clear" w:color="000000" w:fill="FFFFFF"/>
            <w:noWrap/>
            <w:vAlign w:val="center"/>
            <w:hideMark/>
          </w:tcPr>
          <w:p w14:paraId="6E0802F9" w14:textId="77777777" w:rsidR="00C8129E" w:rsidRPr="004E7C11" w:rsidRDefault="00C8129E" w:rsidP="00A23D18">
            <w:pPr>
              <w:jc w:val="right"/>
              <w:rPr>
                <w:rFonts w:ascii="Arial" w:hAnsi="Arial" w:cs="Arial"/>
                <w:color w:val="000000"/>
                <w:sz w:val="16"/>
                <w:szCs w:val="16"/>
              </w:rPr>
            </w:pPr>
            <w:r w:rsidRPr="004E7C11">
              <w:rPr>
                <w:rFonts w:ascii="Arial" w:hAnsi="Arial" w:cs="Arial"/>
                <w:color w:val="000000"/>
                <w:sz w:val="16"/>
                <w:szCs w:val="16"/>
              </w:rPr>
              <w:t>50829</w:t>
            </w:r>
          </w:p>
        </w:tc>
        <w:tc>
          <w:tcPr>
            <w:tcW w:w="651" w:type="pct"/>
            <w:tcBorders>
              <w:top w:val="nil"/>
              <w:left w:val="nil"/>
              <w:bottom w:val="single" w:sz="8" w:space="0" w:color="C1C1C1"/>
              <w:right w:val="single" w:sz="8" w:space="0" w:color="C1C1C1"/>
            </w:tcBorders>
            <w:shd w:val="clear" w:color="000000" w:fill="FFFFFF"/>
            <w:noWrap/>
            <w:vAlign w:val="center"/>
            <w:hideMark/>
          </w:tcPr>
          <w:p w14:paraId="4466E9D7" w14:textId="77777777" w:rsidR="00C8129E" w:rsidRPr="004E7C11" w:rsidRDefault="00C8129E" w:rsidP="00A23D18">
            <w:pPr>
              <w:jc w:val="right"/>
              <w:rPr>
                <w:rFonts w:ascii="Arial" w:hAnsi="Arial" w:cs="Arial"/>
                <w:color w:val="000000"/>
                <w:sz w:val="16"/>
                <w:szCs w:val="16"/>
              </w:rPr>
            </w:pPr>
            <w:r w:rsidRPr="004E7C11">
              <w:rPr>
                <w:rFonts w:ascii="Arial" w:hAnsi="Arial" w:cs="Arial"/>
                <w:color w:val="000000"/>
                <w:sz w:val="16"/>
                <w:szCs w:val="16"/>
              </w:rPr>
              <w:t>50.83</w:t>
            </w:r>
          </w:p>
        </w:tc>
      </w:tr>
      <w:tr w:rsidR="00C8129E" w:rsidRPr="004E7C11" w14:paraId="3671181B" w14:textId="77777777" w:rsidTr="00A23D18">
        <w:trPr>
          <w:trHeight w:val="256"/>
        </w:trPr>
        <w:tc>
          <w:tcPr>
            <w:tcW w:w="2503" w:type="pct"/>
            <w:tcBorders>
              <w:top w:val="nil"/>
              <w:left w:val="single" w:sz="8" w:space="0" w:color="C1C1C1"/>
              <w:bottom w:val="single" w:sz="8" w:space="0" w:color="C1C1C1"/>
              <w:right w:val="single" w:sz="8" w:space="0" w:color="C1C1C1"/>
            </w:tcBorders>
            <w:shd w:val="clear" w:color="000000" w:fill="EDF2F9"/>
            <w:noWrap/>
            <w:vAlign w:val="center"/>
            <w:hideMark/>
          </w:tcPr>
          <w:p w14:paraId="323B6454" w14:textId="77777777" w:rsidR="00C8129E" w:rsidRPr="004E7C11" w:rsidRDefault="00C8129E" w:rsidP="00A23D18">
            <w:pPr>
              <w:rPr>
                <w:rFonts w:ascii="Arial" w:hAnsi="Arial" w:cs="Arial"/>
                <w:b/>
                <w:bCs/>
                <w:color w:val="112277"/>
                <w:sz w:val="16"/>
                <w:szCs w:val="16"/>
              </w:rPr>
            </w:pPr>
            <w:r w:rsidRPr="004E7C11">
              <w:rPr>
                <w:rFonts w:ascii="Arial" w:hAnsi="Arial" w:cs="Arial"/>
                <w:b/>
                <w:bCs/>
                <w:color w:val="112277"/>
                <w:sz w:val="16"/>
                <w:szCs w:val="16"/>
              </w:rPr>
              <w:t>Fully Paid</w:t>
            </w:r>
          </w:p>
        </w:tc>
        <w:tc>
          <w:tcPr>
            <w:tcW w:w="619" w:type="pct"/>
            <w:tcBorders>
              <w:top w:val="nil"/>
              <w:left w:val="nil"/>
              <w:bottom w:val="single" w:sz="8" w:space="0" w:color="C1C1C1"/>
              <w:right w:val="single" w:sz="8" w:space="0" w:color="C1C1C1"/>
            </w:tcBorders>
            <w:shd w:val="clear" w:color="000000" w:fill="FFFFFF"/>
            <w:noWrap/>
            <w:vAlign w:val="center"/>
            <w:hideMark/>
          </w:tcPr>
          <w:p w14:paraId="2B84A9FB" w14:textId="77777777" w:rsidR="00C8129E" w:rsidRPr="004E7C11" w:rsidRDefault="00C8129E" w:rsidP="00A23D18">
            <w:pPr>
              <w:jc w:val="right"/>
              <w:rPr>
                <w:rFonts w:ascii="Arial" w:hAnsi="Arial" w:cs="Arial"/>
                <w:color w:val="000000"/>
                <w:sz w:val="16"/>
                <w:szCs w:val="16"/>
              </w:rPr>
            </w:pPr>
            <w:r w:rsidRPr="004E7C11">
              <w:rPr>
                <w:rFonts w:ascii="Arial" w:hAnsi="Arial" w:cs="Arial"/>
                <w:color w:val="000000"/>
                <w:sz w:val="16"/>
                <w:szCs w:val="16"/>
              </w:rPr>
              <w:t>47609</w:t>
            </w:r>
          </w:p>
        </w:tc>
        <w:tc>
          <w:tcPr>
            <w:tcW w:w="573" w:type="pct"/>
            <w:tcBorders>
              <w:top w:val="nil"/>
              <w:left w:val="nil"/>
              <w:bottom w:val="single" w:sz="8" w:space="0" w:color="C1C1C1"/>
              <w:right w:val="single" w:sz="8" w:space="0" w:color="C1C1C1"/>
            </w:tcBorders>
            <w:shd w:val="clear" w:color="000000" w:fill="FFFFFF"/>
            <w:noWrap/>
            <w:vAlign w:val="center"/>
            <w:hideMark/>
          </w:tcPr>
          <w:p w14:paraId="1B79D641" w14:textId="77777777" w:rsidR="00C8129E" w:rsidRPr="004E7C11" w:rsidRDefault="00C8129E" w:rsidP="00A23D18">
            <w:pPr>
              <w:jc w:val="right"/>
              <w:rPr>
                <w:rFonts w:ascii="Arial" w:hAnsi="Arial" w:cs="Arial"/>
                <w:color w:val="000000"/>
                <w:sz w:val="16"/>
                <w:szCs w:val="16"/>
              </w:rPr>
            </w:pPr>
            <w:r w:rsidRPr="004E7C11">
              <w:rPr>
                <w:rFonts w:ascii="Arial" w:hAnsi="Arial" w:cs="Arial"/>
                <w:color w:val="000000"/>
                <w:sz w:val="16"/>
                <w:szCs w:val="16"/>
              </w:rPr>
              <w:t>47.61</w:t>
            </w:r>
          </w:p>
        </w:tc>
        <w:tc>
          <w:tcPr>
            <w:tcW w:w="651" w:type="pct"/>
            <w:tcBorders>
              <w:top w:val="nil"/>
              <w:left w:val="nil"/>
              <w:bottom w:val="single" w:sz="8" w:space="0" w:color="C1C1C1"/>
              <w:right w:val="single" w:sz="8" w:space="0" w:color="C1C1C1"/>
            </w:tcBorders>
            <w:shd w:val="clear" w:color="000000" w:fill="FFFFFF"/>
            <w:noWrap/>
            <w:vAlign w:val="center"/>
            <w:hideMark/>
          </w:tcPr>
          <w:p w14:paraId="2C1D4DD0" w14:textId="77777777" w:rsidR="00C8129E" w:rsidRPr="004E7C11" w:rsidRDefault="00C8129E" w:rsidP="00A23D18">
            <w:pPr>
              <w:jc w:val="right"/>
              <w:rPr>
                <w:rFonts w:ascii="Arial" w:hAnsi="Arial" w:cs="Arial"/>
                <w:color w:val="000000"/>
                <w:sz w:val="16"/>
                <w:szCs w:val="16"/>
              </w:rPr>
            </w:pPr>
            <w:r w:rsidRPr="004E7C11">
              <w:rPr>
                <w:rFonts w:ascii="Arial" w:hAnsi="Arial" w:cs="Arial"/>
                <w:color w:val="000000"/>
                <w:sz w:val="16"/>
                <w:szCs w:val="16"/>
              </w:rPr>
              <w:t>98438</w:t>
            </w:r>
          </w:p>
        </w:tc>
        <w:tc>
          <w:tcPr>
            <w:tcW w:w="651" w:type="pct"/>
            <w:tcBorders>
              <w:top w:val="nil"/>
              <w:left w:val="nil"/>
              <w:bottom w:val="single" w:sz="8" w:space="0" w:color="C1C1C1"/>
              <w:right w:val="single" w:sz="8" w:space="0" w:color="C1C1C1"/>
            </w:tcBorders>
            <w:shd w:val="clear" w:color="000000" w:fill="FFFFFF"/>
            <w:noWrap/>
            <w:vAlign w:val="center"/>
            <w:hideMark/>
          </w:tcPr>
          <w:p w14:paraId="7B3EE200" w14:textId="77777777" w:rsidR="00C8129E" w:rsidRPr="004E7C11" w:rsidRDefault="00C8129E" w:rsidP="00A23D18">
            <w:pPr>
              <w:jc w:val="right"/>
              <w:rPr>
                <w:rFonts w:ascii="Arial" w:hAnsi="Arial" w:cs="Arial"/>
                <w:color w:val="000000"/>
                <w:sz w:val="16"/>
                <w:szCs w:val="16"/>
              </w:rPr>
            </w:pPr>
            <w:r w:rsidRPr="004E7C11">
              <w:rPr>
                <w:rFonts w:ascii="Arial" w:hAnsi="Arial" w:cs="Arial"/>
                <w:color w:val="000000"/>
                <w:sz w:val="16"/>
                <w:szCs w:val="16"/>
              </w:rPr>
              <w:t>98.44</w:t>
            </w:r>
          </w:p>
        </w:tc>
      </w:tr>
      <w:tr w:rsidR="00C8129E" w:rsidRPr="004E7C11" w14:paraId="414E15E8" w14:textId="77777777" w:rsidTr="00A23D18">
        <w:trPr>
          <w:trHeight w:val="256"/>
        </w:trPr>
        <w:tc>
          <w:tcPr>
            <w:tcW w:w="2503" w:type="pct"/>
            <w:tcBorders>
              <w:top w:val="nil"/>
              <w:left w:val="single" w:sz="8" w:space="0" w:color="C1C1C1"/>
              <w:bottom w:val="single" w:sz="8" w:space="0" w:color="C1C1C1"/>
              <w:right w:val="single" w:sz="8" w:space="0" w:color="C1C1C1"/>
            </w:tcBorders>
            <w:shd w:val="clear" w:color="000000" w:fill="EDF2F9"/>
            <w:noWrap/>
            <w:vAlign w:val="center"/>
            <w:hideMark/>
          </w:tcPr>
          <w:p w14:paraId="2BB69243" w14:textId="77777777" w:rsidR="00C8129E" w:rsidRPr="004E7C11" w:rsidRDefault="00C8129E" w:rsidP="00A23D18">
            <w:pPr>
              <w:rPr>
                <w:rFonts w:ascii="Arial" w:hAnsi="Arial" w:cs="Arial"/>
                <w:b/>
                <w:bCs/>
                <w:color w:val="112277"/>
                <w:sz w:val="16"/>
                <w:szCs w:val="16"/>
              </w:rPr>
            </w:pPr>
            <w:r w:rsidRPr="004E7C11">
              <w:rPr>
                <w:rFonts w:ascii="Arial" w:hAnsi="Arial" w:cs="Arial"/>
                <w:b/>
                <w:bCs/>
                <w:color w:val="112277"/>
                <w:sz w:val="16"/>
                <w:szCs w:val="16"/>
              </w:rPr>
              <w:t>In Grace Period</w:t>
            </w:r>
          </w:p>
        </w:tc>
        <w:tc>
          <w:tcPr>
            <w:tcW w:w="619" w:type="pct"/>
            <w:tcBorders>
              <w:top w:val="nil"/>
              <w:left w:val="nil"/>
              <w:bottom w:val="single" w:sz="8" w:space="0" w:color="C1C1C1"/>
              <w:right w:val="single" w:sz="8" w:space="0" w:color="C1C1C1"/>
            </w:tcBorders>
            <w:shd w:val="clear" w:color="000000" w:fill="FFFFFF"/>
            <w:noWrap/>
            <w:vAlign w:val="center"/>
            <w:hideMark/>
          </w:tcPr>
          <w:p w14:paraId="1615CEA3" w14:textId="77777777" w:rsidR="00C8129E" w:rsidRPr="004E7C11" w:rsidRDefault="00C8129E" w:rsidP="00A23D18">
            <w:pPr>
              <w:jc w:val="right"/>
              <w:rPr>
                <w:rFonts w:ascii="Arial" w:hAnsi="Arial" w:cs="Arial"/>
                <w:color w:val="000000"/>
                <w:sz w:val="16"/>
                <w:szCs w:val="16"/>
              </w:rPr>
            </w:pPr>
            <w:r w:rsidRPr="004E7C11">
              <w:rPr>
                <w:rFonts w:ascii="Arial" w:hAnsi="Arial" w:cs="Arial"/>
                <w:color w:val="000000"/>
                <w:sz w:val="16"/>
                <w:szCs w:val="16"/>
              </w:rPr>
              <w:t>370</w:t>
            </w:r>
          </w:p>
        </w:tc>
        <w:tc>
          <w:tcPr>
            <w:tcW w:w="573" w:type="pct"/>
            <w:tcBorders>
              <w:top w:val="nil"/>
              <w:left w:val="nil"/>
              <w:bottom w:val="single" w:sz="8" w:space="0" w:color="C1C1C1"/>
              <w:right w:val="single" w:sz="8" w:space="0" w:color="C1C1C1"/>
            </w:tcBorders>
            <w:shd w:val="clear" w:color="000000" w:fill="FFFFFF"/>
            <w:noWrap/>
            <w:vAlign w:val="center"/>
            <w:hideMark/>
          </w:tcPr>
          <w:p w14:paraId="5DA502D4" w14:textId="77777777" w:rsidR="00C8129E" w:rsidRPr="004E7C11" w:rsidRDefault="00C8129E" w:rsidP="00A23D18">
            <w:pPr>
              <w:jc w:val="right"/>
              <w:rPr>
                <w:rFonts w:ascii="Arial" w:hAnsi="Arial" w:cs="Arial"/>
                <w:color w:val="000000"/>
                <w:sz w:val="16"/>
                <w:szCs w:val="16"/>
              </w:rPr>
            </w:pPr>
            <w:r w:rsidRPr="004E7C11">
              <w:rPr>
                <w:rFonts w:ascii="Arial" w:hAnsi="Arial" w:cs="Arial"/>
                <w:color w:val="000000"/>
                <w:sz w:val="16"/>
                <w:szCs w:val="16"/>
              </w:rPr>
              <w:t>0.37</w:t>
            </w:r>
          </w:p>
        </w:tc>
        <w:tc>
          <w:tcPr>
            <w:tcW w:w="651" w:type="pct"/>
            <w:tcBorders>
              <w:top w:val="nil"/>
              <w:left w:val="nil"/>
              <w:bottom w:val="single" w:sz="8" w:space="0" w:color="C1C1C1"/>
              <w:right w:val="single" w:sz="8" w:space="0" w:color="C1C1C1"/>
            </w:tcBorders>
            <w:shd w:val="clear" w:color="000000" w:fill="FFFFFF"/>
            <w:noWrap/>
            <w:vAlign w:val="center"/>
            <w:hideMark/>
          </w:tcPr>
          <w:p w14:paraId="1E6A6106" w14:textId="77777777" w:rsidR="00C8129E" w:rsidRPr="004E7C11" w:rsidRDefault="00C8129E" w:rsidP="00A23D18">
            <w:pPr>
              <w:jc w:val="right"/>
              <w:rPr>
                <w:rFonts w:ascii="Arial" w:hAnsi="Arial" w:cs="Arial"/>
                <w:color w:val="000000"/>
                <w:sz w:val="16"/>
                <w:szCs w:val="16"/>
              </w:rPr>
            </w:pPr>
            <w:r w:rsidRPr="004E7C11">
              <w:rPr>
                <w:rFonts w:ascii="Arial" w:hAnsi="Arial" w:cs="Arial"/>
                <w:color w:val="000000"/>
                <w:sz w:val="16"/>
                <w:szCs w:val="16"/>
              </w:rPr>
              <w:t>98808</w:t>
            </w:r>
          </w:p>
        </w:tc>
        <w:tc>
          <w:tcPr>
            <w:tcW w:w="651" w:type="pct"/>
            <w:tcBorders>
              <w:top w:val="nil"/>
              <w:left w:val="nil"/>
              <w:bottom w:val="single" w:sz="8" w:space="0" w:color="C1C1C1"/>
              <w:right w:val="single" w:sz="8" w:space="0" w:color="C1C1C1"/>
            </w:tcBorders>
            <w:shd w:val="clear" w:color="000000" w:fill="FFFFFF"/>
            <w:noWrap/>
            <w:vAlign w:val="center"/>
            <w:hideMark/>
          </w:tcPr>
          <w:p w14:paraId="7218ED22" w14:textId="77777777" w:rsidR="00C8129E" w:rsidRPr="004E7C11" w:rsidRDefault="00C8129E" w:rsidP="00A23D18">
            <w:pPr>
              <w:jc w:val="right"/>
              <w:rPr>
                <w:rFonts w:ascii="Arial" w:hAnsi="Arial" w:cs="Arial"/>
                <w:color w:val="000000"/>
                <w:sz w:val="16"/>
                <w:szCs w:val="16"/>
              </w:rPr>
            </w:pPr>
            <w:r w:rsidRPr="004E7C11">
              <w:rPr>
                <w:rFonts w:ascii="Arial" w:hAnsi="Arial" w:cs="Arial"/>
                <w:color w:val="000000"/>
                <w:sz w:val="16"/>
                <w:szCs w:val="16"/>
              </w:rPr>
              <w:t>98.81</w:t>
            </w:r>
          </w:p>
        </w:tc>
      </w:tr>
      <w:tr w:rsidR="00C8129E" w:rsidRPr="004E7C11" w14:paraId="29FB6C57" w14:textId="77777777" w:rsidTr="00A23D18">
        <w:trPr>
          <w:trHeight w:val="256"/>
        </w:trPr>
        <w:tc>
          <w:tcPr>
            <w:tcW w:w="2503" w:type="pct"/>
            <w:tcBorders>
              <w:top w:val="nil"/>
              <w:left w:val="single" w:sz="8" w:space="0" w:color="C1C1C1"/>
              <w:bottom w:val="single" w:sz="8" w:space="0" w:color="C1C1C1"/>
              <w:right w:val="single" w:sz="8" w:space="0" w:color="C1C1C1"/>
            </w:tcBorders>
            <w:shd w:val="clear" w:color="000000" w:fill="EDF2F9"/>
            <w:noWrap/>
            <w:vAlign w:val="center"/>
            <w:hideMark/>
          </w:tcPr>
          <w:p w14:paraId="6BAB3620" w14:textId="77777777" w:rsidR="00C8129E" w:rsidRPr="004E7C11" w:rsidRDefault="00C8129E" w:rsidP="00A23D18">
            <w:pPr>
              <w:rPr>
                <w:rFonts w:ascii="Arial" w:hAnsi="Arial" w:cs="Arial"/>
                <w:b/>
                <w:bCs/>
                <w:color w:val="112277"/>
                <w:sz w:val="16"/>
                <w:szCs w:val="16"/>
              </w:rPr>
            </w:pPr>
            <w:r w:rsidRPr="004E7C11">
              <w:rPr>
                <w:rFonts w:ascii="Arial" w:hAnsi="Arial" w:cs="Arial"/>
                <w:b/>
                <w:bCs/>
                <w:color w:val="112277"/>
                <w:sz w:val="16"/>
                <w:szCs w:val="16"/>
              </w:rPr>
              <w:lastRenderedPageBreak/>
              <w:t>Late (16-30 days)</w:t>
            </w:r>
          </w:p>
        </w:tc>
        <w:tc>
          <w:tcPr>
            <w:tcW w:w="619" w:type="pct"/>
            <w:tcBorders>
              <w:top w:val="nil"/>
              <w:left w:val="nil"/>
              <w:bottom w:val="single" w:sz="8" w:space="0" w:color="C1C1C1"/>
              <w:right w:val="single" w:sz="8" w:space="0" w:color="C1C1C1"/>
            </w:tcBorders>
            <w:shd w:val="clear" w:color="000000" w:fill="FFFFFF"/>
            <w:noWrap/>
            <w:vAlign w:val="center"/>
            <w:hideMark/>
          </w:tcPr>
          <w:p w14:paraId="22486974" w14:textId="77777777" w:rsidR="00C8129E" w:rsidRPr="004E7C11" w:rsidRDefault="00C8129E" w:rsidP="00A23D18">
            <w:pPr>
              <w:jc w:val="right"/>
              <w:rPr>
                <w:rFonts w:ascii="Arial" w:hAnsi="Arial" w:cs="Arial"/>
                <w:color w:val="000000"/>
                <w:sz w:val="16"/>
                <w:szCs w:val="16"/>
              </w:rPr>
            </w:pPr>
            <w:r w:rsidRPr="004E7C11">
              <w:rPr>
                <w:rFonts w:ascii="Arial" w:hAnsi="Arial" w:cs="Arial"/>
                <w:color w:val="000000"/>
                <w:sz w:val="16"/>
                <w:szCs w:val="16"/>
              </w:rPr>
              <w:t>223</w:t>
            </w:r>
          </w:p>
        </w:tc>
        <w:tc>
          <w:tcPr>
            <w:tcW w:w="573" w:type="pct"/>
            <w:tcBorders>
              <w:top w:val="nil"/>
              <w:left w:val="nil"/>
              <w:bottom w:val="single" w:sz="8" w:space="0" w:color="C1C1C1"/>
              <w:right w:val="single" w:sz="8" w:space="0" w:color="C1C1C1"/>
            </w:tcBorders>
            <w:shd w:val="clear" w:color="000000" w:fill="FFFFFF"/>
            <w:noWrap/>
            <w:vAlign w:val="center"/>
            <w:hideMark/>
          </w:tcPr>
          <w:p w14:paraId="4F025C7C" w14:textId="77777777" w:rsidR="00C8129E" w:rsidRPr="004E7C11" w:rsidRDefault="00C8129E" w:rsidP="00A23D18">
            <w:pPr>
              <w:jc w:val="right"/>
              <w:rPr>
                <w:rFonts w:ascii="Arial" w:hAnsi="Arial" w:cs="Arial"/>
                <w:color w:val="000000"/>
                <w:sz w:val="16"/>
                <w:szCs w:val="16"/>
              </w:rPr>
            </w:pPr>
            <w:r w:rsidRPr="004E7C11">
              <w:rPr>
                <w:rFonts w:ascii="Arial" w:hAnsi="Arial" w:cs="Arial"/>
                <w:color w:val="000000"/>
                <w:sz w:val="16"/>
                <w:szCs w:val="16"/>
              </w:rPr>
              <w:t>0.22</w:t>
            </w:r>
          </w:p>
        </w:tc>
        <w:tc>
          <w:tcPr>
            <w:tcW w:w="651" w:type="pct"/>
            <w:tcBorders>
              <w:top w:val="nil"/>
              <w:left w:val="nil"/>
              <w:bottom w:val="single" w:sz="8" w:space="0" w:color="C1C1C1"/>
              <w:right w:val="single" w:sz="8" w:space="0" w:color="C1C1C1"/>
            </w:tcBorders>
            <w:shd w:val="clear" w:color="000000" w:fill="FFFFFF"/>
            <w:noWrap/>
            <w:vAlign w:val="center"/>
            <w:hideMark/>
          </w:tcPr>
          <w:p w14:paraId="28A2D69E" w14:textId="77777777" w:rsidR="00C8129E" w:rsidRPr="004E7C11" w:rsidRDefault="00C8129E" w:rsidP="00A23D18">
            <w:pPr>
              <w:jc w:val="right"/>
              <w:rPr>
                <w:rFonts w:ascii="Arial" w:hAnsi="Arial" w:cs="Arial"/>
                <w:color w:val="000000"/>
                <w:sz w:val="16"/>
                <w:szCs w:val="16"/>
              </w:rPr>
            </w:pPr>
            <w:r w:rsidRPr="004E7C11">
              <w:rPr>
                <w:rFonts w:ascii="Arial" w:hAnsi="Arial" w:cs="Arial"/>
                <w:color w:val="000000"/>
                <w:sz w:val="16"/>
                <w:szCs w:val="16"/>
              </w:rPr>
              <w:t>99031</w:t>
            </w:r>
          </w:p>
        </w:tc>
        <w:tc>
          <w:tcPr>
            <w:tcW w:w="651" w:type="pct"/>
            <w:tcBorders>
              <w:top w:val="nil"/>
              <w:left w:val="nil"/>
              <w:bottom w:val="single" w:sz="8" w:space="0" w:color="C1C1C1"/>
              <w:right w:val="single" w:sz="8" w:space="0" w:color="C1C1C1"/>
            </w:tcBorders>
            <w:shd w:val="clear" w:color="000000" w:fill="FFFFFF"/>
            <w:noWrap/>
            <w:vAlign w:val="center"/>
            <w:hideMark/>
          </w:tcPr>
          <w:p w14:paraId="0A102F83" w14:textId="77777777" w:rsidR="00C8129E" w:rsidRPr="004E7C11" w:rsidRDefault="00C8129E" w:rsidP="00A23D18">
            <w:pPr>
              <w:jc w:val="right"/>
              <w:rPr>
                <w:rFonts w:ascii="Arial" w:hAnsi="Arial" w:cs="Arial"/>
                <w:color w:val="000000"/>
                <w:sz w:val="16"/>
                <w:szCs w:val="16"/>
              </w:rPr>
            </w:pPr>
            <w:r w:rsidRPr="004E7C11">
              <w:rPr>
                <w:rFonts w:ascii="Arial" w:hAnsi="Arial" w:cs="Arial"/>
                <w:color w:val="000000"/>
                <w:sz w:val="16"/>
                <w:szCs w:val="16"/>
              </w:rPr>
              <w:t>99.03</w:t>
            </w:r>
          </w:p>
        </w:tc>
      </w:tr>
      <w:tr w:rsidR="00C8129E" w:rsidRPr="004E7C11" w14:paraId="7CA83499" w14:textId="77777777" w:rsidTr="00A23D18">
        <w:trPr>
          <w:trHeight w:val="256"/>
        </w:trPr>
        <w:tc>
          <w:tcPr>
            <w:tcW w:w="2503" w:type="pct"/>
            <w:tcBorders>
              <w:top w:val="nil"/>
              <w:left w:val="single" w:sz="8" w:space="0" w:color="C1C1C1"/>
              <w:bottom w:val="single" w:sz="8" w:space="0" w:color="C1C1C1"/>
              <w:right w:val="single" w:sz="8" w:space="0" w:color="C1C1C1"/>
            </w:tcBorders>
            <w:shd w:val="clear" w:color="000000" w:fill="EDF2F9"/>
            <w:noWrap/>
            <w:vAlign w:val="center"/>
            <w:hideMark/>
          </w:tcPr>
          <w:p w14:paraId="2D77FE7A" w14:textId="77777777" w:rsidR="00C8129E" w:rsidRPr="004E7C11" w:rsidRDefault="00C8129E" w:rsidP="00A23D18">
            <w:pPr>
              <w:rPr>
                <w:rFonts w:ascii="Arial" w:hAnsi="Arial" w:cs="Arial"/>
                <w:b/>
                <w:bCs/>
                <w:color w:val="112277"/>
                <w:sz w:val="16"/>
                <w:szCs w:val="16"/>
              </w:rPr>
            </w:pPr>
            <w:r w:rsidRPr="004E7C11">
              <w:rPr>
                <w:rFonts w:ascii="Arial" w:hAnsi="Arial" w:cs="Arial"/>
                <w:b/>
                <w:bCs/>
                <w:color w:val="112277"/>
                <w:sz w:val="16"/>
                <w:szCs w:val="16"/>
              </w:rPr>
              <w:t>Late (31-120 days)</w:t>
            </w:r>
          </w:p>
        </w:tc>
        <w:tc>
          <w:tcPr>
            <w:tcW w:w="619" w:type="pct"/>
            <w:tcBorders>
              <w:top w:val="nil"/>
              <w:left w:val="nil"/>
              <w:bottom w:val="single" w:sz="8" w:space="0" w:color="C1C1C1"/>
              <w:right w:val="single" w:sz="8" w:space="0" w:color="C1C1C1"/>
            </w:tcBorders>
            <w:shd w:val="clear" w:color="000000" w:fill="FFFFFF"/>
            <w:noWrap/>
            <w:vAlign w:val="center"/>
            <w:hideMark/>
          </w:tcPr>
          <w:p w14:paraId="6F6A62FD" w14:textId="77777777" w:rsidR="00C8129E" w:rsidRPr="004E7C11" w:rsidRDefault="00C8129E" w:rsidP="00A23D18">
            <w:pPr>
              <w:jc w:val="right"/>
              <w:rPr>
                <w:rFonts w:ascii="Arial" w:hAnsi="Arial" w:cs="Arial"/>
                <w:color w:val="000000"/>
                <w:sz w:val="16"/>
                <w:szCs w:val="16"/>
              </w:rPr>
            </w:pPr>
            <w:r w:rsidRPr="004E7C11">
              <w:rPr>
                <w:rFonts w:ascii="Arial" w:hAnsi="Arial" w:cs="Arial"/>
                <w:color w:val="000000"/>
                <w:sz w:val="16"/>
                <w:szCs w:val="16"/>
              </w:rPr>
              <w:t>968</w:t>
            </w:r>
          </w:p>
        </w:tc>
        <w:tc>
          <w:tcPr>
            <w:tcW w:w="573" w:type="pct"/>
            <w:tcBorders>
              <w:top w:val="nil"/>
              <w:left w:val="nil"/>
              <w:bottom w:val="single" w:sz="8" w:space="0" w:color="C1C1C1"/>
              <w:right w:val="single" w:sz="8" w:space="0" w:color="C1C1C1"/>
            </w:tcBorders>
            <w:shd w:val="clear" w:color="000000" w:fill="FFFFFF"/>
            <w:noWrap/>
            <w:vAlign w:val="center"/>
            <w:hideMark/>
          </w:tcPr>
          <w:p w14:paraId="5F64677D" w14:textId="77777777" w:rsidR="00C8129E" w:rsidRPr="004E7C11" w:rsidRDefault="00C8129E" w:rsidP="00A23D18">
            <w:pPr>
              <w:jc w:val="right"/>
              <w:rPr>
                <w:rFonts w:ascii="Arial" w:hAnsi="Arial" w:cs="Arial"/>
                <w:color w:val="000000"/>
                <w:sz w:val="16"/>
                <w:szCs w:val="16"/>
              </w:rPr>
            </w:pPr>
            <w:r w:rsidRPr="004E7C11">
              <w:rPr>
                <w:rFonts w:ascii="Arial" w:hAnsi="Arial" w:cs="Arial"/>
                <w:color w:val="000000"/>
                <w:sz w:val="16"/>
                <w:szCs w:val="16"/>
              </w:rPr>
              <w:t>0.97</w:t>
            </w:r>
          </w:p>
        </w:tc>
        <w:tc>
          <w:tcPr>
            <w:tcW w:w="651" w:type="pct"/>
            <w:tcBorders>
              <w:top w:val="nil"/>
              <w:left w:val="nil"/>
              <w:bottom w:val="single" w:sz="8" w:space="0" w:color="C1C1C1"/>
              <w:right w:val="single" w:sz="8" w:space="0" w:color="C1C1C1"/>
            </w:tcBorders>
            <w:shd w:val="clear" w:color="000000" w:fill="FFFFFF"/>
            <w:noWrap/>
            <w:vAlign w:val="center"/>
            <w:hideMark/>
          </w:tcPr>
          <w:p w14:paraId="29E30FB0" w14:textId="77777777" w:rsidR="00C8129E" w:rsidRPr="004E7C11" w:rsidRDefault="00C8129E" w:rsidP="00A23D18">
            <w:pPr>
              <w:jc w:val="right"/>
              <w:rPr>
                <w:rFonts w:ascii="Arial" w:hAnsi="Arial" w:cs="Arial"/>
                <w:color w:val="000000"/>
                <w:sz w:val="16"/>
                <w:szCs w:val="16"/>
              </w:rPr>
            </w:pPr>
            <w:r w:rsidRPr="004E7C11">
              <w:rPr>
                <w:rFonts w:ascii="Arial" w:hAnsi="Arial" w:cs="Arial"/>
                <w:color w:val="000000"/>
                <w:sz w:val="16"/>
                <w:szCs w:val="16"/>
              </w:rPr>
              <w:t>99999</w:t>
            </w:r>
          </w:p>
        </w:tc>
        <w:tc>
          <w:tcPr>
            <w:tcW w:w="651" w:type="pct"/>
            <w:tcBorders>
              <w:top w:val="nil"/>
              <w:left w:val="nil"/>
              <w:bottom w:val="single" w:sz="8" w:space="0" w:color="C1C1C1"/>
              <w:right w:val="single" w:sz="8" w:space="0" w:color="C1C1C1"/>
            </w:tcBorders>
            <w:shd w:val="clear" w:color="000000" w:fill="FFFFFF"/>
            <w:noWrap/>
            <w:vAlign w:val="center"/>
            <w:hideMark/>
          </w:tcPr>
          <w:p w14:paraId="06DD8E49" w14:textId="77777777" w:rsidR="00C8129E" w:rsidRPr="004E7C11" w:rsidRDefault="00C8129E" w:rsidP="00A23D18">
            <w:pPr>
              <w:jc w:val="right"/>
              <w:rPr>
                <w:rFonts w:ascii="Arial" w:hAnsi="Arial" w:cs="Arial"/>
                <w:color w:val="000000"/>
                <w:sz w:val="16"/>
                <w:szCs w:val="16"/>
              </w:rPr>
            </w:pPr>
            <w:r w:rsidRPr="004E7C11">
              <w:rPr>
                <w:rFonts w:ascii="Arial" w:hAnsi="Arial" w:cs="Arial"/>
                <w:color w:val="000000"/>
                <w:sz w:val="16"/>
                <w:szCs w:val="16"/>
              </w:rPr>
              <w:t>100</w:t>
            </w:r>
          </w:p>
        </w:tc>
      </w:tr>
      <w:tr w:rsidR="00C8129E" w:rsidRPr="004E7C11" w14:paraId="252E911D" w14:textId="77777777" w:rsidTr="00A23D18">
        <w:trPr>
          <w:trHeight w:val="256"/>
        </w:trPr>
        <w:tc>
          <w:tcPr>
            <w:tcW w:w="5000" w:type="pct"/>
            <w:gridSpan w:val="5"/>
            <w:tcBorders>
              <w:top w:val="single" w:sz="8" w:space="0" w:color="C1C1C1"/>
              <w:left w:val="single" w:sz="8" w:space="0" w:color="C1C1C1"/>
              <w:bottom w:val="single" w:sz="8" w:space="0" w:color="C1C1C1"/>
              <w:right w:val="single" w:sz="8" w:space="0" w:color="C1C1C1"/>
            </w:tcBorders>
            <w:shd w:val="clear" w:color="000000" w:fill="EDF2F9"/>
            <w:noWrap/>
            <w:vAlign w:val="bottom"/>
            <w:hideMark/>
          </w:tcPr>
          <w:p w14:paraId="5BF6C69E" w14:textId="77777777" w:rsidR="00C8129E" w:rsidRPr="004E7C11" w:rsidRDefault="00C8129E" w:rsidP="00A23D18">
            <w:pPr>
              <w:jc w:val="center"/>
              <w:rPr>
                <w:rFonts w:ascii="Arial" w:hAnsi="Arial" w:cs="Arial"/>
                <w:b/>
                <w:bCs/>
                <w:color w:val="112277"/>
                <w:sz w:val="16"/>
                <w:szCs w:val="16"/>
              </w:rPr>
            </w:pPr>
            <w:r w:rsidRPr="004E7C11">
              <w:rPr>
                <w:rFonts w:ascii="Arial" w:hAnsi="Arial" w:cs="Arial"/>
                <w:b/>
                <w:bCs/>
                <w:color w:val="112277"/>
                <w:sz w:val="16"/>
                <w:szCs w:val="16"/>
              </w:rPr>
              <w:t>Frequency Missing = 1</w:t>
            </w:r>
          </w:p>
        </w:tc>
      </w:tr>
    </w:tbl>
    <w:p w14:paraId="0681C6BA" w14:textId="77777777" w:rsidR="00C8129E" w:rsidRDefault="00C8129E" w:rsidP="00C8129E">
      <w:pPr>
        <w:pStyle w:val="ABodyCopy"/>
        <w:spacing w:after="0"/>
        <w:ind w:left="0"/>
        <w:rPr>
          <w:rFonts w:asciiTheme="minorHAnsi" w:hAnsiTheme="minorHAnsi"/>
          <w:sz w:val="22"/>
          <w:szCs w:val="22"/>
        </w:rPr>
      </w:pPr>
    </w:p>
    <w:p w14:paraId="3BB18218" w14:textId="77777777" w:rsidR="00C8129E" w:rsidRDefault="00C8129E" w:rsidP="00C8129E">
      <w:pPr>
        <w:pStyle w:val="ABodyCopy"/>
        <w:spacing w:after="0"/>
        <w:ind w:left="0"/>
        <w:rPr>
          <w:rFonts w:asciiTheme="minorHAnsi" w:hAnsiTheme="minorHAnsi"/>
          <w:sz w:val="22"/>
          <w:szCs w:val="22"/>
        </w:rPr>
      </w:pPr>
      <w:r>
        <w:rPr>
          <w:rFonts w:asciiTheme="minorHAnsi" w:hAnsiTheme="minorHAnsi"/>
          <w:sz w:val="22"/>
          <w:szCs w:val="22"/>
        </w:rPr>
        <w:t xml:space="preserve">Program 3.2 shows the development of the target variable in each of our programming languages. We are simply creating a binary target variable defined as: if the loan status is either “Charged Off” or “Does not meet the credit policy. </w:t>
      </w:r>
      <w:proofErr w:type="spellStart"/>
      <w:r>
        <w:rPr>
          <w:rFonts w:asciiTheme="minorHAnsi" w:hAnsiTheme="minorHAnsi"/>
          <w:sz w:val="22"/>
          <w:szCs w:val="22"/>
        </w:rPr>
        <w:t>Status:Charged</w:t>
      </w:r>
      <w:proofErr w:type="spellEnd"/>
      <w:r>
        <w:rPr>
          <w:rFonts w:asciiTheme="minorHAnsi" w:hAnsiTheme="minorHAnsi"/>
          <w:sz w:val="22"/>
          <w:szCs w:val="22"/>
        </w:rPr>
        <w:t xml:space="preserve"> Off,” then the binary indicator will be 1. For all other categories, the binary indicator will be 0. The name of the target variable will be “bad.”  </w:t>
      </w:r>
    </w:p>
    <w:p w14:paraId="23D8B939" w14:textId="77777777" w:rsidR="00C8129E" w:rsidRDefault="00C8129E" w:rsidP="00C8129E">
      <w:pPr>
        <w:pStyle w:val="ACaptionHead"/>
        <w:ind w:left="0"/>
      </w:pPr>
      <w:r>
        <w:t>Program 3.2: Target Variable Development</w:t>
      </w:r>
    </w:p>
    <w:tbl>
      <w:tblPr>
        <w:tblW w:w="5005" w:type="pct"/>
        <w:tblLook w:val="04A0" w:firstRow="1" w:lastRow="0" w:firstColumn="1" w:lastColumn="0" w:noHBand="0" w:noVBand="1"/>
      </w:tblPr>
      <w:tblGrid>
        <w:gridCol w:w="1983"/>
        <w:gridCol w:w="6285"/>
      </w:tblGrid>
      <w:tr w:rsidR="00C8129E" w:rsidRPr="008A1735" w14:paraId="6B7644A9" w14:textId="77777777" w:rsidTr="00A23D18">
        <w:trPr>
          <w:trHeight w:val="242"/>
        </w:trPr>
        <w:tc>
          <w:tcPr>
            <w:tcW w:w="1199" w:type="pct"/>
            <w:tcBorders>
              <w:top w:val="single" w:sz="8" w:space="0" w:color="auto"/>
              <w:left w:val="single" w:sz="8" w:space="0" w:color="auto"/>
              <w:bottom w:val="single" w:sz="8" w:space="0" w:color="auto"/>
              <w:right w:val="single" w:sz="8" w:space="0" w:color="auto"/>
            </w:tcBorders>
            <w:shd w:val="clear" w:color="000000" w:fill="0070C0"/>
            <w:noWrap/>
            <w:vAlign w:val="center"/>
            <w:hideMark/>
          </w:tcPr>
          <w:p w14:paraId="4C4685C4" w14:textId="77777777" w:rsidR="00C8129E" w:rsidRPr="008A1735" w:rsidRDefault="00C8129E" w:rsidP="00A23D18">
            <w:pPr>
              <w:jc w:val="center"/>
              <w:rPr>
                <w:rFonts w:ascii="Calibri" w:hAnsi="Calibri" w:cs="Calibri"/>
                <w:b/>
                <w:bCs/>
                <w:color w:val="FFFFFF"/>
                <w:szCs w:val="20"/>
              </w:rPr>
            </w:pPr>
            <w:r w:rsidRPr="008A1735">
              <w:rPr>
                <w:rFonts w:ascii="Calibri" w:hAnsi="Calibri" w:cs="Calibri"/>
                <w:b/>
                <w:bCs/>
                <w:color w:val="FFFFFF"/>
                <w:szCs w:val="20"/>
              </w:rPr>
              <w:t>Language</w:t>
            </w:r>
          </w:p>
        </w:tc>
        <w:tc>
          <w:tcPr>
            <w:tcW w:w="3801" w:type="pct"/>
            <w:tcBorders>
              <w:top w:val="single" w:sz="8" w:space="0" w:color="auto"/>
              <w:left w:val="nil"/>
              <w:bottom w:val="single" w:sz="8" w:space="0" w:color="auto"/>
              <w:right w:val="single" w:sz="8" w:space="0" w:color="auto"/>
            </w:tcBorders>
            <w:shd w:val="clear" w:color="000000" w:fill="0070C0"/>
            <w:vAlign w:val="center"/>
            <w:hideMark/>
          </w:tcPr>
          <w:p w14:paraId="488683AC" w14:textId="77777777" w:rsidR="00C8129E" w:rsidRPr="008A1735" w:rsidRDefault="00C8129E" w:rsidP="00A23D18">
            <w:pPr>
              <w:jc w:val="center"/>
              <w:rPr>
                <w:rFonts w:ascii="Calibri" w:hAnsi="Calibri" w:cs="Calibri"/>
                <w:b/>
                <w:bCs/>
                <w:color w:val="FFFFFF"/>
                <w:szCs w:val="20"/>
              </w:rPr>
            </w:pPr>
            <w:r w:rsidRPr="008A1735">
              <w:rPr>
                <w:rFonts w:ascii="Calibri" w:hAnsi="Calibri" w:cs="Calibri"/>
                <w:b/>
                <w:bCs/>
                <w:color w:val="FFFFFF"/>
                <w:szCs w:val="20"/>
              </w:rPr>
              <w:t>Programming Code</w:t>
            </w:r>
          </w:p>
        </w:tc>
      </w:tr>
      <w:tr w:rsidR="00C8129E" w:rsidRPr="008A1735" w14:paraId="132DEC51" w14:textId="77777777" w:rsidTr="00A23D18">
        <w:trPr>
          <w:trHeight w:val="516"/>
        </w:trPr>
        <w:tc>
          <w:tcPr>
            <w:tcW w:w="1199" w:type="pct"/>
            <w:tcBorders>
              <w:top w:val="nil"/>
              <w:left w:val="single" w:sz="8" w:space="0" w:color="auto"/>
              <w:bottom w:val="single" w:sz="8" w:space="0" w:color="auto"/>
              <w:right w:val="single" w:sz="8" w:space="0" w:color="auto"/>
            </w:tcBorders>
            <w:shd w:val="clear" w:color="000000" w:fill="00B0F0"/>
            <w:noWrap/>
            <w:vAlign w:val="center"/>
            <w:hideMark/>
          </w:tcPr>
          <w:p w14:paraId="3334E5CE" w14:textId="77777777" w:rsidR="00C8129E" w:rsidRPr="008A1735" w:rsidRDefault="00C8129E" w:rsidP="00A23D18">
            <w:pPr>
              <w:jc w:val="center"/>
              <w:rPr>
                <w:rFonts w:ascii="Calibri" w:hAnsi="Calibri" w:cs="Calibri"/>
                <w:b/>
                <w:bCs/>
                <w:color w:val="FFFFFF"/>
                <w:szCs w:val="20"/>
              </w:rPr>
            </w:pPr>
            <w:r w:rsidRPr="008A1735">
              <w:rPr>
                <w:rFonts w:ascii="Calibri" w:hAnsi="Calibri" w:cs="Calibri"/>
                <w:b/>
                <w:bCs/>
                <w:color w:val="FFFFFF"/>
                <w:szCs w:val="20"/>
              </w:rPr>
              <w:t>R Programming</w:t>
            </w:r>
          </w:p>
        </w:tc>
        <w:tc>
          <w:tcPr>
            <w:tcW w:w="3801" w:type="pct"/>
            <w:tcBorders>
              <w:top w:val="nil"/>
              <w:left w:val="nil"/>
              <w:bottom w:val="single" w:sz="8" w:space="0" w:color="auto"/>
              <w:right w:val="single" w:sz="8" w:space="0" w:color="auto"/>
            </w:tcBorders>
            <w:shd w:val="clear" w:color="auto" w:fill="auto"/>
            <w:vAlign w:val="bottom"/>
            <w:hideMark/>
          </w:tcPr>
          <w:p w14:paraId="0F60E495" w14:textId="77777777" w:rsidR="00C8129E" w:rsidRPr="00057DBB" w:rsidRDefault="00C8129E" w:rsidP="00A23D18">
            <w:pPr>
              <w:rPr>
                <w:rFonts w:ascii="Consolas" w:hAnsi="Consolas" w:cs="Calibri"/>
                <w:color w:val="000000"/>
                <w:szCs w:val="20"/>
              </w:rPr>
            </w:pPr>
            <w:proofErr w:type="spellStart"/>
            <w:r w:rsidRPr="00057DBB">
              <w:rPr>
                <w:rFonts w:ascii="Consolas" w:hAnsi="Consolas" w:cs="Calibri"/>
                <w:color w:val="000000"/>
                <w:szCs w:val="20"/>
              </w:rPr>
              <w:t>loan_samp$bad</w:t>
            </w:r>
            <w:proofErr w:type="spellEnd"/>
            <w:r w:rsidRPr="00057DBB">
              <w:rPr>
                <w:rFonts w:ascii="Consolas" w:hAnsi="Consolas" w:cs="Calibri"/>
                <w:color w:val="000000"/>
                <w:szCs w:val="20"/>
              </w:rPr>
              <w:t xml:space="preserve"> &lt;-</w:t>
            </w:r>
            <w:proofErr w:type="spellStart"/>
            <w:r w:rsidRPr="00057DBB">
              <w:rPr>
                <w:rFonts w:ascii="Consolas" w:hAnsi="Consolas" w:cs="Calibri"/>
                <w:color w:val="000000"/>
                <w:szCs w:val="20"/>
              </w:rPr>
              <w:t>ifelse</w:t>
            </w:r>
            <w:proofErr w:type="spellEnd"/>
            <w:r w:rsidRPr="00057DBB">
              <w:rPr>
                <w:rFonts w:ascii="Consolas" w:hAnsi="Consolas" w:cs="Calibri"/>
                <w:color w:val="000000"/>
                <w:szCs w:val="20"/>
              </w:rPr>
              <w:t>(</w:t>
            </w:r>
            <w:proofErr w:type="spellStart"/>
            <w:r w:rsidRPr="00057DBB">
              <w:rPr>
                <w:rFonts w:ascii="Consolas" w:hAnsi="Consolas" w:cs="Calibri"/>
                <w:color w:val="000000"/>
                <w:szCs w:val="20"/>
              </w:rPr>
              <w:t>loan_samp$loan_status</w:t>
            </w:r>
            <w:proofErr w:type="spellEnd"/>
            <w:r w:rsidRPr="00057DBB">
              <w:rPr>
                <w:rFonts w:ascii="Consolas" w:hAnsi="Consolas" w:cs="Calibri"/>
                <w:color w:val="000000"/>
                <w:szCs w:val="20"/>
              </w:rPr>
              <w:t xml:space="preserve">=='Charged Off' | </w:t>
            </w:r>
            <w:proofErr w:type="spellStart"/>
            <w:r w:rsidRPr="00057DBB">
              <w:rPr>
                <w:rFonts w:ascii="Consolas" w:hAnsi="Consolas" w:cs="Calibri"/>
                <w:color w:val="000000"/>
                <w:szCs w:val="20"/>
              </w:rPr>
              <w:t>loan_samp$loan_status</w:t>
            </w:r>
            <w:proofErr w:type="spellEnd"/>
            <w:r w:rsidRPr="00057DBB">
              <w:rPr>
                <w:rFonts w:ascii="Consolas" w:hAnsi="Consolas" w:cs="Calibri"/>
                <w:color w:val="000000"/>
                <w:szCs w:val="20"/>
              </w:rPr>
              <w:t xml:space="preserve">=='Does not meet the credit policy. </w:t>
            </w:r>
            <w:proofErr w:type="spellStart"/>
            <w:r w:rsidRPr="00057DBB">
              <w:rPr>
                <w:rFonts w:ascii="Consolas" w:hAnsi="Consolas" w:cs="Calibri"/>
                <w:color w:val="000000"/>
                <w:szCs w:val="20"/>
              </w:rPr>
              <w:t>Status:Charged</w:t>
            </w:r>
            <w:proofErr w:type="spellEnd"/>
            <w:r w:rsidRPr="00057DBB">
              <w:rPr>
                <w:rFonts w:ascii="Consolas" w:hAnsi="Consolas" w:cs="Calibri"/>
                <w:color w:val="000000"/>
                <w:szCs w:val="20"/>
              </w:rPr>
              <w:t xml:space="preserve"> Off',1,0)</w:t>
            </w:r>
          </w:p>
        </w:tc>
      </w:tr>
      <w:tr w:rsidR="00C8129E" w:rsidRPr="008A1735" w14:paraId="2DDE7AD9" w14:textId="77777777" w:rsidTr="00A23D18">
        <w:trPr>
          <w:trHeight w:val="172"/>
        </w:trPr>
        <w:tc>
          <w:tcPr>
            <w:tcW w:w="1199" w:type="pct"/>
            <w:tcBorders>
              <w:top w:val="nil"/>
              <w:left w:val="nil"/>
              <w:bottom w:val="nil"/>
              <w:right w:val="nil"/>
            </w:tcBorders>
            <w:shd w:val="clear" w:color="auto" w:fill="auto"/>
            <w:noWrap/>
            <w:vAlign w:val="bottom"/>
            <w:hideMark/>
          </w:tcPr>
          <w:p w14:paraId="63CF9E24" w14:textId="77777777" w:rsidR="00C8129E" w:rsidRPr="008A1735" w:rsidRDefault="00C8129E" w:rsidP="00A23D18">
            <w:pPr>
              <w:rPr>
                <w:rFonts w:ascii="Calibri" w:hAnsi="Calibri" w:cs="Calibri"/>
                <w:color w:val="000000"/>
                <w:szCs w:val="20"/>
              </w:rPr>
            </w:pPr>
          </w:p>
        </w:tc>
        <w:tc>
          <w:tcPr>
            <w:tcW w:w="3801" w:type="pct"/>
            <w:tcBorders>
              <w:top w:val="nil"/>
              <w:left w:val="nil"/>
              <w:bottom w:val="nil"/>
              <w:right w:val="nil"/>
            </w:tcBorders>
            <w:shd w:val="clear" w:color="auto" w:fill="auto"/>
            <w:noWrap/>
            <w:vAlign w:val="bottom"/>
            <w:hideMark/>
          </w:tcPr>
          <w:p w14:paraId="2EF2A631" w14:textId="77777777" w:rsidR="00C8129E" w:rsidRPr="00057DBB" w:rsidRDefault="00C8129E" w:rsidP="00A23D18">
            <w:pPr>
              <w:rPr>
                <w:rFonts w:ascii="Consolas" w:hAnsi="Consolas"/>
                <w:szCs w:val="20"/>
              </w:rPr>
            </w:pPr>
          </w:p>
        </w:tc>
      </w:tr>
      <w:tr w:rsidR="00C8129E" w:rsidRPr="008A1735" w14:paraId="2055CCD4" w14:textId="77777777" w:rsidTr="00A23D18">
        <w:trPr>
          <w:trHeight w:val="1023"/>
        </w:trPr>
        <w:tc>
          <w:tcPr>
            <w:tcW w:w="1199" w:type="pct"/>
            <w:tcBorders>
              <w:top w:val="single" w:sz="8" w:space="0" w:color="auto"/>
              <w:left w:val="single" w:sz="8" w:space="0" w:color="auto"/>
              <w:bottom w:val="single" w:sz="8" w:space="0" w:color="auto"/>
              <w:right w:val="single" w:sz="8" w:space="0" w:color="auto"/>
            </w:tcBorders>
            <w:shd w:val="clear" w:color="000000" w:fill="00B0F0"/>
            <w:noWrap/>
            <w:vAlign w:val="center"/>
            <w:hideMark/>
          </w:tcPr>
          <w:p w14:paraId="4B1B9087" w14:textId="77777777" w:rsidR="00C8129E" w:rsidRPr="008A1735" w:rsidRDefault="00C8129E" w:rsidP="00A23D18">
            <w:pPr>
              <w:rPr>
                <w:rFonts w:ascii="Calibri" w:hAnsi="Calibri" w:cs="Calibri"/>
                <w:b/>
                <w:bCs/>
                <w:color w:val="FFFFFF"/>
                <w:szCs w:val="20"/>
              </w:rPr>
            </w:pPr>
            <w:r w:rsidRPr="008A1735">
              <w:rPr>
                <w:rFonts w:ascii="Calibri" w:hAnsi="Calibri" w:cs="Calibri"/>
                <w:b/>
                <w:bCs/>
                <w:color w:val="FFFFFF"/>
                <w:szCs w:val="20"/>
              </w:rPr>
              <w:t>Python Programming</w:t>
            </w:r>
          </w:p>
        </w:tc>
        <w:tc>
          <w:tcPr>
            <w:tcW w:w="3801" w:type="pct"/>
            <w:tcBorders>
              <w:top w:val="single" w:sz="8" w:space="0" w:color="auto"/>
              <w:left w:val="nil"/>
              <w:bottom w:val="single" w:sz="8" w:space="0" w:color="auto"/>
              <w:right w:val="single" w:sz="8" w:space="0" w:color="auto"/>
            </w:tcBorders>
            <w:shd w:val="clear" w:color="auto" w:fill="auto"/>
            <w:vAlign w:val="bottom"/>
            <w:hideMark/>
          </w:tcPr>
          <w:p w14:paraId="7B845FA2" w14:textId="77777777" w:rsidR="00C8129E" w:rsidRPr="00057DBB" w:rsidRDefault="00C8129E" w:rsidP="00A23D18">
            <w:pPr>
              <w:rPr>
                <w:rFonts w:ascii="Consolas" w:hAnsi="Consolas" w:cs="Calibri"/>
                <w:color w:val="000000"/>
                <w:szCs w:val="20"/>
              </w:rPr>
            </w:pPr>
            <w:r w:rsidRPr="00057DBB">
              <w:rPr>
                <w:rFonts w:ascii="Consolas" w:hAnsi="Consolas" w:cs="Calibri"/>
                <w:color w:val="000000"/>
                <w:szCs w:val="20"/>
              </w:rPr>
              <w:t xml:space="preserve">import </w:t>
            </w:r>
            <w:proofErr w:type="spellStart"/>
            <w:r w:rsidRPr="00057DBB">
              <w:rPr>
                <w:rFonts w:ascii="Consolas" w:hAnsi="Consolas" w:cs="Calibri"/>
                <w:color w:val="000000"/>
                <w:szCs w:val="20"/>
              </w:rPr>
              <w:t>numpy</w:t>
            </w:r>
            <w:proofErr w:type="spellEnd"/>
            <w:r w:rsidRPr="00057DBB">
              <w:rPr>
                <w:rFonts w:ascii="Consolas" w:hAnsi="Consolas" w:cs="Calibri"/>
                <w:color w:val="000000"/>
                <w:szCs w:val="20"/>
              </w:rPr>
              <w:t xml:space="preserve"> as np</w:t>
            </w:r>
            <w:r w:rsidRPr="00057DBB">
              <w:rPr>
                <w:rFonts w:ascii="Consolas" w:hAnsi="Consolas" w:cs="Calibri"/>
                <w:color w:val="000000"/>
                <w:szCs w:val="20"/>
              </w:rPr>
              <w:br/>
            </w:r>
            <w:proofErr w:type="spellStart"/>
            <w:r w:rsidRPr="00057DBB">
              <w:rPr>
                <w:rFonts w:ascii="Consolas" w:hAnsi="Consolas" w:cs="Calibri"/>
                <w:color w:val="000000"/>
                <w:szCs w:val="20"/>
              </w:rPr>
              <w:t>loan_samp</w:t>
            </w:r>
            <w:proofErr w:type="spellEnd"/>
            <w:r w:rsidRPr="00057DBB">
              <w:rPr>
                <w:rFonts w:ascii="Consolas" w:hAnsi="Consolas" w:cs="Calibri"/>
                <w:color w:val="000000"/>
                <w:szCs w:val="20"/>
              </w:rPr>
              <w:t xml:space="preserve">['bad'] = </w:t>
            </w:r>
            <w:proofErr w:type="spellStart"/>
            <w:r w:rsidRPr="00057DBB">
              <w:rPr>
                <w:rFonts w:ascii="Consolas" w:hAnsi="Consolas" w:cs="Calibri"/>
                <w:color w:val="000000"/>
                <w:szCs w:val="20"/>
              </w:rPr>
              <w:t>np.where</w:t>
            </w:r>
            <w:proofErr w:type="spellEnd"/>
            <w:r w:rsidRPr="00057DBB">
              <w:rPr>
                <w:rFonts w:ascii="Consolas" w:hAnsi="Consolas" w:cs="Calibri"/>
                <w:color w:val="000000"/>
                <w:szCs w:val="20"/>
              </w:rPr>
              <w:t>((</w:t>
            </w:r>
            <w:proofErr w:type="spellStart"/>
            <w:r w:rsidRPr="00057DBB">
              <w:rPr>
                <w:rFonts w:ascii="Consolas" w:hAnsi="Consolas" w:cs="Calibri"/>
                <w:color w:val="000000"/>
                <w:szCs w:val="20"/>
              </w:rPr>
              <w:t>loan_samp</w:t>
            </w:r>
            <w:proofErr w:type="spellEnd"/>
            <w:r w:rsidRPr="00057DBB">
              <w:rPr>
                <w:rFonts w:ascii="Consolas" w:hAnsi="Consolas" w:cs="Calibri"/>
                <w:color w:val="000000"/>
                <w:szCs w:val="20"/>
              </w:rPr>
              <w:t>['</w:t>
            </w:r>
            <w:proofErr w:type="spellStart"/>
            <w:r w:rsidRPr="00057DBB">
              <w:rPr>
                <w:rFonts w:ascii="Consolas" w:hAnsi="Consolas" w:cs="Calibri"/>
                <w:color w:val="000000"/>
                <w:szCs w:val="20"/>
              </w:rPr>
              <w:t>loan_status</w:t>
            </w:r>
            <w:proofErr w:type="spellEnd"/>
            <w:r w:rsidRPr="00057DBB">
              <w:rPr>
                <w:rFonts w:ascii="Consolas" w:hAnsi="Consolas" w:cs="Calibri"/>
                <w:color w:val="000000"/>
                <w:szCs w:val="20"/>
              </w:rPr>
              <w:t>']=='Charged Off') | (</w:t>
            </w:r>
            <w:proofErr w:type="spellStart"/>
            <w:r w:rsidRPr="00057DBB">
              <w:rPr>
                <w:rFonts w:ascii="Consolas" w:hAnsi="Consolas" w:cs="Calibri"/>
                <w:color w:val="000000"/>
                <w:szCs w:val="20"/>
              </w:rPr>
              <w:t>loan_samp</w:t>
            </w:r>
            <w:proofErr w:type="spellEnd"/>
            <w:r w:rsidRPr="00057DBB">
              <w:rPr>
                <w:rFonts w:ascii="Consolas" w:hAnsi="Consolas" w:cs="Calibri"/>
                <w:color w:val="000000"/>
                <w:szCs w:val="20"/>
              </w:rPr>
              <w:t>['</w:t>
            </w:r>
            <w:proofErr w:type="spellStart"/>
            <w:r w:rsidRPr="00057DBB">
              <w:rPr>
                <w:rFonts w:ascii="Consolas" w:hAnsi="Consolas" w:cs="Calibri"/>
                <w:color w:val="000000"/>
                <w:szCs w:val="20"/>
              </w:rPr>
              <w:t>loan_status</w:t>
            </w:r>
            <w:proofErr w:type="spellEnd"/>
            <w:r w:rsidRPr="00057DBB">
              <w:rPr>
                <w:rFonts w:ascii="Consolas" w:hAnsi="Consolas" w:cs="Calibri"/>
                <w:color w:val="000000"/>
                <w:szCs w:val="20"/>
              </w:rPr>
              <w:t xml:space="preserve">']=='Does not meet the credit policy. </w:t>
            </w:r>
            <w:proofErr w:type="spellStart"/>
            <w:r w:rsidRPr="00057DBB">
              <w:rPr>
                <w:rFonts w:ascii="Consolas" w:hAnsi="Consolas" w:cs="Calibri"/>
                <w:color w:val="000000"/>
                <w:szCs w:val="20"/>
              </w:rPr>
              <w:t>Status:Charged</w:t>
            </w:r>
            <w:proofErr w:type="spellEnd"/>
            <w:r w:rsidRPr="00057DBB">
              <w:rPr>
                <w:rFonts w:ascii="Consolas" w:hAnsi="Consolas" w:cs="Calibri"/>
                <w:color w:val="000000"/>
                <w:szCs w:val="20"/>
              </w:rPr>
              <w:t xml:space="preserve"> Off'),'1','0')</w:t>
            </w:r>
          </w:p>
        </w:tc>
      </w:tr>
      <w:tr w:rsidR="00C8129E" w:rsidRPr="008A1735" w14:paraId="2946B561" w14:textId="77777777" w:rsidTr="00A23D18">
        <w:trPr>
          <w:trHeight w:val="132"/>
        </w:trPr>
        <w:tc>
          <w:tcPr>
            <w:tcW w:w="1199" w:type="pct"/>
            <w:tcBorders>
              <w:top w:val="nil"/>
              <w:left w:val="nil"/>
              <w:bottom w:val="nil"/>
              <w:right w:val="nil"/>
            </w:tcBorders>
            <w:shd w:val="clear" w:color="auto" w:fill="auto"/>
            <w:noWrap/>
            <w:vAlign w:val="bottom"/>
            <w:hideMark/>
          </w:tcPr>
          <w:p w14:paraId="169FA7FA" w14:textId="77777777" w:rsidR="00C8129E" w:rsidRPr="008A1735" w:rsidRDefault="00C8129E" w:rsidP="00A23D18">
            <w:pPr>
              <w:rPr>
                <w:rFonts w:ascii="Calibri" w:hAnsi="Calibri" w:cs="Calibri"/>
                <w:color w:val="000000"/>
                <w:szCs w:val="20"/>
              </w:rPr>
            </w:pPr>
          </w:p>
        </w:tc>
        <w:tc>
          <w:tcPr>
            <w:tcW w:w="3801" w:type="pct"/>
            <w:tcBorders>
              <w:top w:val="nil"/>
              <w:left w:val="nil"/>
              <w:bottom w:val="nil"/>
              <w:right w:val="nil"/>
            </w:tcBorders>
            <w:shd w:val="clear" w:color="auto" w:fill="auto"/>
            <w:noWrap/>
            <w:vAlign w:val="bottom"/>
            <w:hideMark/>
          </w:tcPr>
          <w:p w14:paraId="05FBD5D3" w14:textId="77777777" w:rsidR="00C8129E" w:rsidRPr="00057DBB" w:rsidRDefault="00C8129E" w:rsidP="00A23D18">
            <w:pPr>
              <w:rPr>
                <w:rFonts w:ascii="Consolas" w:hAnsi="Consolas"/>
                <w:szCs w:val="20"/>
              </w:rPr>
            </w:pPr>
          </w:p>
        </w:tc>
      </w:tr>
      <w:tr w:rsidR="00C8129E" w:rsidRPr="008A1735" w14:paraId="73A4E953" w14:textId="77777777" w:rsidTr="00A23D18">
        <w:trPr>
          <w:trHeight w:val="754"/>
        </w:trPr>
        <w:tc>
          <w:tcPr>
            <w:tcW w:w="1199" w:type="pct"/>
            <w:tcBorders>
              <w:top w:val="single" w:sz="8" w:space="0" w:color="auto"/>
              <w:left w:val="single" w:sz="8" w:space="0" w:color="auto"/>
              <w:bottom w:val="single" w:sz="8" w:space="0" w:color="auto"/>
              <w:right w:val="single" w:sz="8" w:space="0" w:color="auto"/>
            </w:tcBorders>
            <w:shd w:val="clear" w:color="000000" w:fill="00B0F0"/>
            <w:noWrap/>
            <w:vAlign w:val="center"/>
            <w:hideMark/>
          </w:tcPr>
          <w:p w14:paraId="18A906C8" w14:textId="77777777" w:rsidR="00C8129E" w:rsidRPr="008A1735" w:rsidRDefault="00C8129E" w:rsidP="00A23D18">
            <w:pPr>
              <w:rPr>
                <w:rFonts w:ascii="Calibri" w:hAnsi="Calibri" w:cs="Calibri"/>
                <w:b/>
                <w:bCs/>
                <w:color w:val="FFFFFF"/>
                <w:szCs w:val="20"/>
              </w:rPr>
            </w:pPr>
            <w:r w:rsidRPr="008A1735">
              <w:rPr>
                <w:rFonts w:ascii="Calibri" w:hAnsi="Calibri" w:cs="Calibri"/>
                <w:b/>
                <w:bCs/>
                <w:color w:val="FFFFFF"/>
                <w:szCs w:val="20"/>
              </w:rPr>
              <w:t>SAS Programming</w:t>
            </w:r>
          </w:p>
        </w:tc>
        <w:tc>
          <w:tcPr>
            <w:tcW w:w="3801" w:type="pct"/>
            <w:tcBorders>
              <w:top w:val="single" w:sz="8" w:space="0" w:color="auto"/>
              <w:left w:val="nil"/>
              <w:bottom w:val="single" w:sz="8" w:space="0" w:color="auto"/>
              <w:right w:val="single" w:sz="8" w:space="0" w:color="auto"/>
            </w:tcBorders>
            <w:shd w:val="clear" w:color="auto" w:fill="auto"/>
            <w:vAlign w:val="bottom"/>
            <w:hideMark/>
          </w:tcPr>
          <w:p w14:paraId="2775F781" w14:textId="77777777" w:rsidR="00C8129E" w:rsidRPr="00057DBB" w:rsidRDefault="00C8129E" w:rsidP="00A23D18">
            <w:pPr>
              <w:rPr>
                <w:rFonts w:ascii="Consolas" w:hAnsi="Consolas" w:cs="Calibri"/>
                <w:b/>
                <w:bCs/>
                <w:color w:val="002060"/>
                <w:szCs w:val="20"/>
              </w:rPr>
            </w:pPr>
            <w:r w:rsidRPr="00057DBB">
              <w:rPr>
                <w:rFonts w:ascii="Consolas" w:hAnsi="Consolas" w:cs="Calibri"/>
                <w:b/>
                <w:bCs/>
                <w:color w:val="002060"/>
                <w:szCs w:val="20"/>
              </w:rPr>
              <w:t xml:space="preserve">DATA </w:t>
            </w:r>
            <w:r w:rsidRPr="00057DBB">
              <w:rPr>
                <w:rFonts w:ascii="Consolas" w:hAnsi="Consolas" w:cs="Calibri"/>
                <w:szCs w:val="20"/>
              </w:rPr>
              <w:t>LOAN_SAMP;</w:t>
            </w:r>
            <w:r w:rsidRPr="00057DBB">
              <w:rPr>
                <w:rFonts w:ascii="Consolas" w:hAnsi="Consolas" w:cs="Calibri"/>
                <w:b/>
                <w:bCs/>
                <w:color w:val="002060"/>
                <w:szCs w:val="20"/>
              </w:rPr>
              <w:t xml:space="preserve"> </w:t>
            </w:r>
            <w:r w:rsidRPr="00057DBB">
              <w:rPr>
                <w:rFonts w:ascii="Consolas" w:hAnsi="Consolas" w:cs="Calibri"/>
                <w:b/>
                <w:bCs/>
                <w:color w:val="0070C0"/>
                <w:szCs w:val="20"/>
              </w:rPr>
              <w:t>SET</w:t>
            </w:r>
            <w:r w:rsidRPr="00057DBB">
              <w:rPr>
                <w:rFonts w:ascii="Consolas" w:hAnsi="Consolas" w:cs="Calibri"/>
                <w:szCs w:val="20"/>
              </w:rPr>
              <w:t xml:space="preserve"> LOAN_SAMP;</w:t>
            </w:r>
            <w:r w:rsidRPr="00057DBB">
              <w:rPr>
                <w:rFonts w:ascii="Consolas" w:hAnsi="Consolas" w:cs="Calibri"/>
                <w:b/>
                <w:bCs/>
                <w:color w:val="002060"/>
                <w:szCs w:val="20"/>
              </w:rPr>
              <w:br/>
            </w:r>
            <w:r w:rsidRPr="00057DBB">
              <w:rPr>
                <w:rFonts w:ascii="Consolas" w:hAnsi="Consolas" w:cs="Calibri"/>
                <w:b/>
                <w:bCs/>
                <w:color w:val="0070C0"/>
                <w:szCs w:val="20"/>
              </w:rPr>
              <w:t>IF</w:t>
            </w:r>
            <w:r w:rsidRPr="00057DBB">
              <w:rPr>
                <w:rFonts w:ascii="Consolas" w:hAnsi="Consolas" w:cs="Calibri"/>
                <w:szCs w:val="20"/>
              </w:rPr>
              <w:t xml:space="preserve"> </w:t>
            </w:r>
            <w:proofErr w:type="spellStart"/>
            <w:r w:rsidRPr="00057DBB">
              <w:rPr>
                <w:rFonts w:ascii="Consolas" w:hAnsi="Consolas" w:cs="Calibri"/>
                <w:szCs w:val="20"/>
              </w:rPr>
              <w:t>loan_status</w:t>
            </w:r>
            <w:proofErr w:type="spellEnd"/>
            <w:r w:rsidRPr="00057DBB">
              <w:rPr>
                <w:rFonts w:ascii="Consolas" w:hAnsi="Consolas" w:cs="Calibri"/>
                <w:szCs w:val="20"/>
              </w:rPr>
              <w:t xml:space="preserve"> in ("Charged Off", "Does not meet the credit policy. </w:t>
            </w:r>
            <w:proofErr w:type="spellStart"/>
            <w:r w:rsidRPr="00057DBB">
              <w:rPr>
                <w:rFonts w:ascii="Consolas" w:hAnsi="Consolas" w:cs="Calibri"/>
                <w:szCs w:val="20"/>
              </w:rPr>
              <w:t>Status:Charged</w:t>
            </w:r>
            <w:proofErr w:type="spellEnd"/>
            <w:r w:rsidRPr="00057DBB">
              <w:rPr>
                <w:rFonts w:ascii="Consolas" w:hAnsi="Consolas" w:cs="Calibri"/>
                <w:szCs w:val="20"/>
              </w:rPr>
              <w:t xml:space="preserve"> Off")</w:t>
            </w:r>
            <w:r w:rsidRPr="00057DBB">
              <w:rPr>
                <w:rFonts w:ascii="Consolas" w:hAnsi="Consolas" w:cs="Calibri"/>
                <w:b/>
                <w:bCs/>
                <w:color w:val="0070C0"/>
                <w:szCs w:val="20"/>
              </w:rPr>
              <w:t xml:space="preserve"> then </w:t>
            </w:r>
            <w:r w:rsidRPr="00057DBB">
              <w:rPr>
                <w:rFonts w:ascii="Consolas" w:hAnsi="Consolas" w:cs="Calibri"/>
                <w:szCs w:val="20"/>
              </w:rPr>
              <w:t>bad = 1;</w:t>
            </w:r>
            <w:r w:rsidRPr="00057DBB">
              <w:rPr>
                <w:rFonts w:ascii="Consolas" w:hAnsi="Consolas" w:cs="Calibri"/>
                <w:color w:val="0070C0"/>
                <w:szCs w:val="20"/>
              </w:rPr>
              <w:t xml:space="preserve"> </w:t>
            </w:r>
            <w:r w:rsidRPr="00057DBB">
              <w:rPr>
                <w:rFonts w:ascii="Consolas" w:hAnsi="Consolas" w:cs="Calibri"/>
                <w:b/>
                <w:bCs/>
                <w:color w:val="0070C0"/>
                <w:szCs w:val="20"/>
              </w:rPr>
              <w:t>else</w:t>
            </w:r>
            <w:r w:rsidRPr="00057DBB">
              <w:rPr>
                <w:rFonts w:ascii="Consolas" w:hAnsi="Consolas" w:cs="Calibri"/>
                <w:szCs w:val="20"/>
              </w:rPr>
              <w:t xml:space="preserve"> bad = 0; </w:t>
            </w:r>
            <w:r w:rsidRPr="00057DBB">
              <w:rPr>
                <w:rFonts w:ascii="Consolas" w:hAnsi="Consolas" w:cs="Calibri"/>
                <w:b/>
                <w:bCs/>
                <w:color w:val="002060"/>
                <w:szCs w:val="20"/>
              </w:rPr>
              <w:t>RUN;</w:t>
            </w:r>
          </w:p>
        </w:tc>
      </w:tr>
    </w:tbl>
    <w:p w14:paraId="189810B6" w14:textId="77777777" w:rsidR="00C8129E" w:rsidRDefault="00C8129E" w:rsidP="00C8129E">
      <w:pPr>
        <w:pStyle w:val="ABodyCopy"/>
        <w:spacing w:after="0"/>
        <w:ind w:left="0"/>
        <w:rPr>
          <w:rFonts w:asciiTheme="minorHAnsi" w:hAnsiTheme="minorHAnsi"/>
          <w:sz w:val="22"/>
          <w:szCs w:val="22"/>
        </w:rPr>
      </w:pPr>
    </w:p>
    <w:p w14:paraId="1CC5DDD3" w14:textId="77777777" w:rsidR="00C8129E" w:rsidRDefault="00C8129E" w:rsidP="00C8129E">
      <w:pPr>
        <w:pStyle w:val="ABodyCopy"/>
        <w:spacing w:after="0"/>
        <w:ind w:left="0"/>
        <w:rPr>
          <w:rFonts w:asciiTheme="minorHAnsi" w:hAnsiTheme="minorHAnsi"/>
          <w:sz w:val="22"/>
          <w:szCs w:val="22"/>
        </w:rPr>
      </w:pPr>
    </w:p>
    <w:p w14:paraId="6DDBBAF8" w14:textId="77777777" w:rsidR="00C8129E" w:rsidRDefault="00C8129E" w:rsidP="00C8129E">
      <w:pPr>
        <w:pStyle w:val="ABodyCopy"/>
        <w:spacing w:after="0"/>
        <w:ind w:left="0"/>
        <w:rPr>
          <w:rFonts w:asciiTheme="minorHAnsi" w:hAnsiTheme="minorHAnsi"/>
          <w:sz w:val="22"/>
          <w:szCs w:val="22"/>
        </w:rPr>
      </w:pPr>
      <w:r>
        <w:rPr>
          <w:rFonts w:asciiTheme="minorHAnsi" w:hAnsiTheme="minorHAnsi"/>
          <w:sz w:val="22"/>
          <w:szCs w:val="22"/>
        </w:rPr>
        <w:t>A final frequency distribution of the newly created target variable shows that the event rate is 11.91%. However, this metric represents the overall event rate across the entire data set. Sometimes, the event rate will vary widely across different time periods, and this can tell us a lot about the data.</w:t>
      </w:r>
    </w:p>
    <w:p w14:paraId="21A0BBB3" w14:textId="77777777" w:rsidR="00C8129E" w:rsidRPr="0039599B" w:rsidRDefault="00C8129E" w:rsidP="00C8129E">
      <w:pPr>
        <w:pStyle w:val="ACaptionHead"/>
        <w:ind w:left="0"/>
      </w:pPr>
      <w:r>
        <w:t>Table 3.2: Target Variable Frequency Distribution</w:t>
      </w:r>
    </w:p>
    <w:tbl>
      <w:tblPr>
        <w:tblW w:w="5740" w:type="dxa"/>
        <w:jc w:val="center"/>
        <w:tblLook w:val="04A0" w:firstRow="1" w:lastRow="0" w:firstColumn="1" w:lastColumn="0" w:noHBand="0" w:noVBand="1"/>
      </w:tblPr>
      <w:tblGrid>
        <w:gridCol w:w="960"/>
        <w:gridCol w:w="1228"/>
        <w:gridCol w:w="960"/>
        <w:gridCol w:w="1340"/>
        <w:gridCol w:w="1300"/>
      </w:tblGrid>
      <w:tr w:rsidR="00C8129E" w:rsidRPr="009A632B" w14:paraId="4F05D73A" w14:textId="77777777" w:rsidTr="00A23D18">
        <w:trPr>
          <w:trHeight w:val="300"/>
          <w:jc w:val="center"/>
        </w:trPr>
        <w:tc>
          <w:tcPr>
            <w:tcW w:w="960" w:type="dxa"/>
            <w:vMerge w:val="restart"/>
            <w:tcBorders>
              <w:top w:val="single" w:sz="8" w:space="0" w:color="C1C1C1"/>
              <w:left w:val="single" w:sz="8" w:space="0" w:color="C1C1C1"/>
              <w:bottom w:val="single" w:sz="8" w:space="0" w:color="C1C1C1"/>
              <w:right w:val="single" w:sz="8" w:space="0" w:color="C1C1C1"/>
            </w:tcBorders>
            <w:shd w:val="clear" w:color="000000" w:fill="EDF2F9"/>
            <w:vAlign w:val="center"/>
            <w:hideMark/>
          </w:tcPr>
          <w:p w14:paraId="2E4D8264" w14:textId="77777777" w:rsidR="00C8129E" w:rsidRPr="009A632B" w:rsidRDefault="00C8129E" w:rsidP="00A23D18">
            <w:pPr>
              <w:jc w:val="center"/>
              <w:rPr>
                <w:rFonts w:ascii="Arial" w:hAnsi="Arial" w:cs="Arial"/>
                <w:b/>
                <w:bCs/>
                <w:color w:val="112277"/>
                <w:szCs w:val="20"/>
              </w:rPr>
            </w:pPr>
            <w:r w:rsidRPr="009A632B">
              <w:rPr>
                <w:rFonts w:ascii="Arial" w:hAnsi="Arial" w:cs="Arial"/>
                <w:b/>
                <w:bCs/>
                <w:color w:val="112277"/>
                <w:szCs w:val="20"/>
              </w:rPr>
              <w:t>bad</w:t>
            </w:r>
          </w:p>
        </w:tc>
        <w:tc>
          <w:tcPr>
            <w:tcW w:w="1180" w:type="dxa"/>
            <w:vMerge w:val="restart"/>
            <w:tcBorders>
              <w:top w:val="single" w:sz="8" w:space="0" w:color="C1C1C1"/>
              <w:left w:val="single" w:sz="8" w:space="0" w:color="C1C1C1"/>
              <w:bottom w:val="single" w:sz="8" w:space="0" w:color="C1C1C1"/>
              <w:right w:val="single" w:sz="8" w:space="0" w:color="C1C1C1"/>
            </w:tcBorders>
            <w:shd w:val="clear" w:color="000000" w:fill="EDF2F9"/>
            <w:vAlign w:val="center"/>
            <w:hideMark/>
          </w:tcPr>
          <w:p w14:paraId="6E90114A" w14:textId="77777777" w:rsidR="00C8129E" w:rsidRPr="009A632B" w:rsidRDefault="00C8129E" w:rsidP="00A23D18">
            <w:pPr>
              <w:jc w:val="center"/>
              <w:rPr>
                <w:rFonts w:ascii="Arial" w:hAnsi="Arial" w:cs="Arial"/>
                <w:b/>
                <w:bCs/>
                <w:color w:val="112277"/>
                <w:szCs w:val="20"/>
              </w:rPr>
            </w:pPr>
            <w:r w:rsidRPr="009A632B">
              <w:rPr>
                <w:rFonts w:ascii="Arial" w:hAnsi="Arial" w:cs="Arial"/>
                <w:b/>
                <w:bCs/>
                <w:color w:val="112277"/>
                <w:szCs w:val="20"/>
              </w:rPr>
              <w:t>Frequency</w:t>
            </w:r>
          </w:p>
        </w:tc>
        <w:tc>
          <w:tcPr>
            <w:tcW w:w="960" w:type="dxa"/>
            <w:vMerge w:val="restart"/>
            <w:tcBorders>
              <w:top w:val="single" w:sz="8" w:space="0" w:color="C1C1C1"/>
              <w:left w:val="single" w:sz="8" w:space="0" w:color="C1C1C1"/>
              <w:bottom w:val="single" w:sz="8" w:space="0" w:color="C1C1C1"/>
              <w:right w:val="single" w:sz="8" w:space="0" w:color="C1C1C1"/>
            </w:tcBorders>
            <w:shd w:val="clear" w:color="000000" w:fill="EDF2F9"/>
            <w:vAlign w:val="center"/>
            <w:hideMark/>
          </w:tcPr>
          <w:p w14:paraId="27F4315B" w14:textId="77777777" w:rsidR="00C8129E" w:rsidRPr="009A632B" w:rsidRDefault="00C8129E" w:rsidP="00A23D18">
            <w:pPr>
              <w:jc w:val="center"/>
              <w:rPr>
                <w:rFonts w:ascii="Arial" w:hAnsi="Arial" w:cs="Arial"/>
                <w:b/>
                <w:bCs/>
                <w:color w:val="112277"/>
                <w:szCs w:val="20"/>
              </w:rPr>
            </w:pPr>
            <w:r w:rsidRPr="009A632B">
              <w:rPr>
                <w:rFonts w:ascii="Arial" w:hAnsi="Arial" w:cs="Arial"/>
                <w:b/>
                <w:bCs/>
                <w:color w:val="112277"/>
                <w:szCs w:val="20"/>
              </w:rPr>
              <w:t>Percent</w:t>
            </w:r>
          </w:p>
        </w:tc>
        <w:tc>
          <w:tcPr>
            <w:tcW w:w="1340" w:type="dxa"/>
            <w:tcBorders>
              <w:top w:val="single" w:sz="8" w:space="0" w:color="C1C1C1"/>
              <w:left w:val="nil"/>
              <w:bottom w:val="nil"/>
              <w:right w:val="single" w:sz="8" w:space="0" w:color="C1C1C1"/>
            </w:tcBorders>
            <w:shd w:val="clear" w:color="000000" w:fill="EDF2F9"/>
            <w:vAlign w:val="center"/>
            <w:hideMark/>
          </w:tcPr>
          <w:p w14:paraId="5E163212" w14:textId="77777777" w:rsidR="00C8129E" w:rsidRPr="009A632B" w:rsidRDefault="00C8129E" w:rsidP="00A23D18">
            <w:pPr>
              <w:jc w:val="center"/>
              <w:rPr>
                <w:rFonts w:ascii="Arial" w:hAnsi="Arial" w:cs="Arial"/>
                <w:b/>
                <w:bCs/>
                <w:color w:val="112277"/>
                <w:szCs w:val="20"/>
              </w:rPr>
            </w:pPr>
            <w:r w:rsidRPr="009A632B">
              <w:rPr>
                <w:rFonts w:ascii="Arial" w:hAnsi="Arial" w:cs="Arial"/>
                <w:b/>
                <w:bCs/>
                <w:color w:val="112277"/>
                <w:szCs w:val="20"/>
              </w:rPr>
              <w:t>Cumulative</w:t>
            </w:r>
          </w:p>
        </w:tc>
        <w:tc>
          <w:tcPr>
            <w:tcW w:w="1300" w:type="dxa"/>
            <w:tcBorders>
              <w:top w:val="single" w:sz="8" w:space="0" w:color="C1C1C1"/>
              <w:left w:val="nil"/>
              <w:bottom w:val="nil"/>
              <w:right w:val="single" w:sz="8" w:space="0" w:color="C1C1C1"/>
            </w:tcBorders>
            <w:shd w:val="clear" w:color="000000" w:fill="EDF2F9"/>
            <w:vAlign w:val="center"/>
            <w:hideMark/>
          </w:tcPr>
          <w:p w14:paraId="148BB75B" w14:textId="77777777" w:rsidR="00C8129E" w:rsidRPr="009A632B" w:rsidRDefault="00C8129E" w:rsidP="00A23D18">
            <w:pPr>
              <w:jc w:val="center"/>
              <w:rPr>
                <w:rFonts w:ascii="Arial" w:hAnsi="Arial" w:cs="Arial"/>
                <w:b/>
                <w:bCs/>
                <w:color w:val="112277"/>
                <w:szCs w:val="20"/>
              </w:rPr>
            </w:pPr>
            <w:r w:rsidRPr="009A632B">
              <w:rPr>
                <w:rFonts w:ascii="Arial" w:hAnsi="Arial" w:cs="Arial"/>
                <w:b/>
                <w:bCs/>
                <w:color w:val="112277"/>
                <w:szCs w:val="20"/>
              </w:rPr>
              <w:t>Cumulative</w:t>
            </w:r>
          </w:p>
        </w:tc>
      </w:tr>
      <w:tr w:rsidR="00C8129E" w:rsidRPr="009A632B" w14:paraId="2FF9DA5D" w14:textId="77777777" w:rsidTr="00A23D18">
        <w:trPr>
          <w:trHeight w:val="300"/>
          <w:jc w:val="center"/>
        </w:trPr>
        <w:tc>
          <w:tcPr>
            <w:tcW w:w="960" w:type="dxa"/>
            <w:vMerge/>
            <w:tcBorders>
              <w:top w:val="single" w:sz="8" w:space="0" w:color="C1C1C1"/>
              <w:left w:val="single" w:sz="8" w:space="0" w:color="C1C1C1"/>
              <w:bottom w:val="single" w:sz="8" w:space="0" w:color="C1C1C1"/>
              <w:right w:val="single" w:sz="8" w:space="0" w:color="C1C1C1"/>
            </w:tcBorders>
            <w:vAlign w:val="center"/>
            <w:hideMark/>
          </w:tcPr>
          <w:p w14:paraId="2E1EBC9D" w14:textId="77777777" w:rsidR="00C8129E" w:rsidRPr="009A632B" w:rsidRDefault="00C8129E" w:rsidP="00A23D18">
            <w:pPr>
              <w:rPr>
                <w:rFonts w:ascii="Arial" w:hAnsi="Arial" w:cs="Arial"/>
                <w:b/>
                <w:bCs/>
                <w:color w:val="112277"/>
                <w:szCs w:val="20"/>
              </w:rPr>
            </w:pPr>
          </w:p>
        </w:tc>
        <w:tc>
          <w:tcPr>
            <w:tcW w:w="1180" w:type="dxa"/>
            <w:vMerge/>
            <w:tcBorders>
              <w:top w:val="single" w:sz="8" w:space="0" w:color="C1C1C1"/>
              <w:left w:val="single" w:sz="8" w:space="0" w:color="C1C1C1"/>
              <w:bottom w:val="single" w:sz="8" w:space="0" w:color="C1C1C1"/>
              <w:right w:val="single" w:sz="8" w:space="0" w:color="C1C1C1"/>
            </w:tcBorders>
            <w:vAlign w:val="center"/>
            <w:hideMark/>
          </w:tcPr>
          <w:p w14:paraId="6C36A621" w14:textId="77777777" w:rsidR="00C8129E" w:rsidRPr="009A632B" w:rsidRDefault="00C8129E" w:rsidP="00A23D18">
            <w:pPr>
              <w:rPr>
                <w:rFonts w:ascii="Arial" w:hAnsi="Arial" w:cs="Arial"/>
                <w:b/>
                <w:bCs/>
                <w:color w:val="112277"/>
                <w:szCs w:val="20"/>
              </w:rPr>
            </w:pPr>
          </w:p>
        </w:tc>
        <w:tc>
          <w:tcPr>
            <w:tcW w:w="960" w:type="dxa"/>
            <w:vMerge/>
            <w:tcBorders>
              <w:top w:val="single" w:sz="8" w:space="0" w:color="C1C1C1"/>
              <w:left w:val="single" w:sz="8" w:space="0" w:color="C1C1C1"/>
              <w:bottom w:val="single" w:sz="8" w:space="0" w:color="C1C1C1"/>
              <w:right w:val="single" w:sz="8" w:space="0" w:color="C1C1C1"/>
            </w:tcBorders>
            <w:vAlign w:val="center"/>
            <w:hideMark/>
          </w:tcPr>
          <w:p w14:paraId="07902AB1" w14:textId="77777777" w:rsidR="00C8129E" w:rsidRPr="009A632B" w:rsidRDefault="00C8129E" w:rsidP="00A23D18">
            <w:pPr>
              <w:rPr>
                <w:rFonts w:ascii="Arial" w:hAnsi="Arial" w:cs="Arial"/>
                <w:b/>
                <w:bCs/>
                <w:color w:val="112277"/>
                <w:szCs w:val="20"/>
              </w:rPr>
            </w:pPr>
          </w:p>
        </w:tc>
        <w:tc>
          <w:tcPr>
            <w:tcW w:w="1340" w:type="dxa"/>
            <w:tcBorders>
              <w:top w:val="nil"/>
              <w:left w:val="nil"/>
              <w:bottom w:val="single" w:sz="8" w:space="0" w:color="C1C1C1"/>
              <w:right w:val="single" w:sz="8" w:space="0" w:color="C1C1C1"/>
            </w:tcBorders>
            <w:shd w:val="clear" w:color="000000" w:fill="EDF2F9"/>
            <w:vAlign w:val="center"/>
            <w:hideMark/>
          </w:tcPr>
          <w:p w14:paraId="40C26E97" w14:textId="77777777" w:rsidR="00C8129E" w:rsidRPr="009A632B" w:rsidRDefault="00C8129E" w:rsidP="00A23D18">
            <w:pPr>
              <w:jc w:val="center"/>
              <w:rPr>
                <w:rFonts w:ascii="Arial" w:hAnsi="Arial" w:cs="Arial"/>
                <w:b/>
                <w:bCs/>
                <w:color w:val="112277"/>
                <w:szCs w:val="20"/>
              </w:rPr>
            </w:pPr>
            <w:r w:rsidRPr="009A632B">
              <w:rPr>
                <w:rFonts w:ascii="Arial" w:hAnsi="Arial" w:cs="Arial"/>
                <w:b/>
                <w:bCs/>
                <w:color w:val="112277"/>
                <w:szCs w:val="20"/>
              </w:rPr>
              <w:t>Frequency</w:t>
            </w:r>
          </w:p>
        </w:tc>
        <w:tc>
          <w:tcPr>
            <w:tcW w:w="1300" w:type="dxa"/>
            <w:tcBorders>
              <w:top w:val="nil"/>
              <w:left w:val="nil"/>
              <w:bottom w:val="single" w:sz="8" w:space="0" w:color="C1C1C1"/>
              <w:right w:val="single" w:sz="8" w:space="0" w:color="C1C1C1"/>
            </w:tcBorders>
            <w:shd w:val="clear" w:color="000000" w:fill="EDF2F9"/>
            <w:vAlign w:val="center"/>
            <w:hideMark/>
          </w:tcPr>
          <w:p w14:paraId="7E1969B9" w14:textId="77777777" w:rsidR="00C8129E" w:rsidRPr="009A632B" w:rsidRDefault="00C8129E" w:rsidP="00A23D18">
            <w:pPr>
              <w:jc w:val="center"/>
              <w:rPr>
                <w:rFonts w:ascii="Arial" w:hAnsi="Arial" w:cs="Arial"/>
                <w:b/>
                <w:bCs/>
                <w:color w:val="112277"/>
                <w:szCs w:val="20"/>
              </w:rPr>
            </w:pPr>
            <w:r w:rsidRPr="009A632B">
              <w:rPr>
                <w:rFonts w:ascii="Arial" w:hAnsi="Arial" w:cs="Arial"/>
                <w:b/>
                <w:bCs/>
                <w:color w:val="112277"/>
                <w:szCs w:val="20"/>
              </w:rPr>
              <w:t>Percent</w:t>
            </w:r>
          </w:p>
        </w:tc>
      </w:tr>
      <w:tr w:rsidR="00C8129E" w:rsidRPr="009A632B" w14:paraId="6A878ACE" w14:textId="77777777" w:rsidTr="00A23D18">
        <w:trPr>
          <w:trHeight w:val="300"/>
          <w:jc w:val="center"/>
        </w:trPr>
        <w:tc>
          <w:tcPr>
            <w:tcW w:w="960" w:type="dxa"/>
            <w:tcBorders>
              <w:top w:val="nil"/>
              <w:left w:val="single" w:sz="8" w:space="0" w:color="C1C1C1"/>
              <w:bottom w:val="single" w:sz="8" w:space="0" w:color="C1C1C1"/>
              <w:right w:val="single" w:sz="8" w:space="0" w:color="C1C1C1"/>
            </w:tcBorders>
            <w:shd w:val="clear" w:color="000000" w:fill="EDF2F9"/>
            <w:noWrap/>
            <w:vAlign w:val="center"/>
            <w:hideMark/>
          </w:tcPr>
          <w:p w14:paraId="1F3AFAE1" w14:textId="77777777" w:rsidR="00C8129E" w:rsidRPr="009A632B" w:rsidRDefault="00C8129E" w:rsidP="00A23D18">
            <w:pPr>
              <w:jc w:val="right"/>
              <w:rPr>
                <w:rFonts w:ascii="Arial" w:hAnsi="Arial" w:cs="Arial"/>
                <w:b/>
                <w:bCs/>
                <w:color w:val="000000"/>
                <w:szCs w:val="20"/>
              </w:rPr>
            </w:pPr>
            <w:r w:rsidRPr="009A632B">
              <w:rPr>
                <w:rFonts w:ascii="Arial" w:hAnsi="Arial" w:cs="Arial"/>
                <w:b/>
                <w:bCs/>
                <w:color w:val="000000"/>
                <w:szCs w:val="20"/>
              </w:rPr>
              <w:t>0</w:t>
            </w:r>
          </w:p>
        </w:tc>
        <w:tc>
          <w:tcPr>
            <w:tcW w:w="1180" w:type="dxa"/>
            <w:tcBorders>
              <w:top w:val="nil"/>
              <w:left w:val="nil"/>
              <w:bottom w:val="single" w:sz="8" w:space="0" w:color="C1C1C1"/>
              <w:right w:val="single" w:sz="8" w:space="0" w:color="C1C1C1"/>
            </w:tcBorders>
            <w:shd w:val="clear" w:color="000000" w:fill="FFFFFF"/>
            <w:noWrap/>
            <w:vAlign w:val="center"/>
            <w:hideMark/>
          </w:tcPr>
          <w:p w14:paraId="34B73C17" w14:textId="77777777" w:rsidR="00C8129E" w:rsidRPr="009A632B" w:rsidRDefault="00C8129E" w:rsidP="00A23D18">
            <w:pPr>
              <w:jc w:val="right"/>
              <w:rPr>
                <w:rFonts w:ascii="Arial" w:hAnsi="Arial" w:cs="Arial"/>
                <w:color w:val="000000"/>
                <w:szCs w:val="20"/>
              </w:rPr>
            </w:pPr>
            <w:r w:rsidRPr="009A632B">
              <w:rPr>
                <w:rFonts w:ascii="Arial" w:hAnsi="Arial" w:cs="Arial"/>
                <w:color w:val="000000"/>
                <w:szCs w:val="20"/>
              </w:rPr>
              <w:t>88089</w:t>
            </w:r>
          </w:p>
        </w:tc>
        <w:tc>
          <w:tcPr>
            <w:tcW w:w="960" w:type="dxa"/>
            <w:tcBorders>
              <w:top w:val="nil"/>
              <w:left w:val="nil"/>
              <w:bottom w:val="single" w:sz="8" w:space="0" w:color="C1C1C1"/>
              <w:right w:val="single" w:sz="8" w:space="0" w:color="C1C1C1"/>
            </w:tcBorders>
            <w:shd w:val="clear" w:color="000000" w:fill="FFFFFF"/>
            <w:noWrap/>
            <w:vAlign w:val="center"/>
            <w:hideMark/>
          </w:tcPr>
          <w:p w14:paraId="74891A97" w14:textId="77777777" w:rsidR="00C8129E" w:rsidRPr="009A632B" w:rsidRDefault="00C8129E" w:rsidP="00A23D18">
            <w:pPr>
              <w:jc w:val="right"/>
              <w:rPr>
                <w:rFonts w:ascii="Arial" w:hAnsi="Arial" w:cs="Arial"/>
                <w:color w:val="000000"/>
                <w:szCs w:val="20"/>
              </w:rPr>
            </w:pPr>
            <w:r w:rsidRPr="009A632B">
              <w:rPr>
                <w:rFonts w:ascii="Arial" w:hAnsi="Arial" w:cs="Arial"/>
                <w:color w:val="000000"/>
                <w:szCs w:val="20"/>
              </w:rPr>
              <w:t>88.09</w:t>
            </w:r>
          </w:p>
        </w:tc>
        <w:tc>
          <w:tcPr>
            <w:tcW w:w="1340" w:type="dxa"/>
            <w:tcBorders>
              <w:top w:val="nil"/>
              <w:left w:val="nil"/>
              <w:bottom w:val="single" w:sz="8" w:space="0" w:color="C1C1C1"/>
              <w:right w:val="single" w:sz="8" w:space="0" w:color="C1C1C1"/>
            </w:tcBorders>
            <w:shd w:val="clear" w:color="000000" w:fill="FFFFFF"/>
            <w:noWrap/>
            <w:vAlign w:val="center"/>
            <w:hideMark/>
          </w:tcPr>
          <w:p w14:paraId="4ACE03B2" w14:textId="77777777" w:rsidR="00C8129E" w:rsidRPr="009A632B" w:rsidRDefault="00C8129E" w:rsidP="00A23D18">
            <w:pPr>
              <w:jc w:val="right"/>
              <w:rPr>
                <w:rFonts w:ascii="Arial" w:hAnsi="Arial" w:cs="Arial"/>
                <w:color w:val="000000"/>
                <w:szCs w:val="20"/>
              </w:rPr>
            </w:pPr>
            <w:r w:rsidRPr="009A632B">
              <w:rPr>
                <w:rFonts w:ascii="Arial" w:hAnsi="Arial" w:cs="Arial"/>
                <w:color w:val="000000"/>
                <w:szCs w:val="20"/>
              </w:rPr>
              <w:t>88089</w:t>
            </w:r>
          </w:p>
        </w:tc>
        <w:tc>
          <w:tcPr>
            <w:tcW w:w="1300" w:type="dxa"/>
            <w:tcBorders>
              <w:top w:val="nil"/>
              <w:left w:val="nil"/>
              <w:bottom w:val="single" w:sz="8" w:space="0" w:color="C1C1C1"/>
              <w:right w:val="single" w:sz="8" w:space="0" w:color="C1C1C1"/>
            </w:tcBorders>
            <w:shd w:val="clear" w:color="000000" w:fill="FFFFFF"/>
            <w:noWrap/>
            <w:vAlign w:val="center"/>
            <w:hideMark/>
          </w:tcPr>
          <w:p w14:paraId="5C70B2C8" w14:textId="77777777" w:rsidR="00C8129E" w:rsidRPr="009A632B" w:rsidRDefault="00C8129E" w:rsidP="00A23D18">
            <w:pPr>
              <w:jc w:val="right"/>
              <w:rPr>
                <w:rFonts w:ascii="Arial" w:hAnsi="Arial" w:cs="Arial"/>
                <w:color w:val="000000"/>
                <w:szCs w:val="20"/>
              </w:rPr>
            </w:pPr>
            <w:r w:rsidRPr="009A632B">
              <w:rPr>
                <w:rFonts w:ascii="Arial" w:hAnsi="Arial" w:cs="Arial"/>
                <w:color w:val="000000"/>
                <w:szCs w:val="20"/>
              </w:rPr>
              <w:t>88.09</w:t>
            </w:r>
          </w:p>
        </w:tc>
      </w:tr>
      <w:tr w:rsidR="00C8129E" w:rsidRPr="009A632B" w14:paraId="5EABBE26" w14:textId="77777777" w:rsidTr="00A23D18">
        <w:trPr>
          <w:trHeight w:val="300"/>
          <w:jc w:val="center"/>
        </w:trPr>
        <w:tc>
          <w:tcPr>
            <w:tcW w:w="960" w:type="dxa"/>
            <w:tcBorders>
              <w:top w:val="nil"/>
              <w:left w:val="single" w:sz="8" w:space="0" w:color="C1C1C1"/>
              <w:bottom w:val="single" w:sz="8" w:space="0" w:color="C1C1C1"/>
              <w:right w:val="single" w:sz="8" w:space="0" w:color="C1C1C1"/>
            </w:tcBorders>
            <w:shd w:val="clear" w:color="000000" w:fill="EDF2F9"/>
            <w:noWrap/>
            <w:vAlign w:val="center"/>
            <w:hideMark/>
          </w:tcPr>
          <w:p w14:paraId="6CE4ED1B" w14:textId="77777777" w:rsidR="00C8129E" w:rsidRPr="009A632B" w:rsidRDefault="00C8129E" w:rsidP="00A23D18">
            <w:pPr>
              <w:jc w:val="right"/>
              <w:rPr>
                <w:rFonts w:ascii="Arial" w:hAnsi="Arial" w:cs="Arial"/>
                <w:b/>
                <w:bCs/>
                <w:color w:val="000000"/>
                <w:szCs w:val="20"/>
              </w:rPr>
            </w:pPr>
            <w:r w:rsidRPr="009A632B">
              <w:rPr>
                <w:rFonts w:ascii="Arial" w:hAnsi="Arial" w:cs="Arial"/>
                <w:b/>
                <w:bCs/>
                <w:color w:val="000000"/>
                <w:szCs w:val="20"/>
              </w:rPr>
              <w:t>1</w:t>
            </w:r>
          </w:p>
        </w:tc>
        <w:tc>
          <w:tcPr>
            <w:tcW w:w="1180" w:type="dxa"/>
            <w:tcBorders>
              <w:top w:val="nil"/>
              <w:left w:val="nil"/>
              <w:bottom w:val="single" w:sz="8" w:space="0" w:color="C1C1C1"/>
              <w:right w:val="single" w:sz="8" w:space="0" w:color="C1C1C1"/>
            </w:tcBorders>
            <w:shd w:val="clear" w:color="000000" w:fill="FFFFFF"/>
            <w:noWrap/>
            <w:vAlign w:val="center"/>
            <w:hideMark/>
          </w:tcPr>
          <w:p w14:paraId="256910B5" w14:textId="77777777" w:rsidR="00C8129E" w:rsidRPr="009A632B" w:rsidRDefault="00C8129E" w:rsidP="00A23D18">
            <w:pPr>
              <w:jc w:val="right"/>
              <w:rPr>
                <w:rFonts w:ascii="Arial" w:hAnsi="Arial" w:cs="Arial"/>
                <w:color w:val="000000"/>
                <w:szCs w:val="20"/>
              </w:rPr>
            </w:pPr>
            <w:r w:rsidRPr="009A632B">
              <w:rPr>
                <w:rFonts w:ascii="Arial" w:hAnsi="Arial" w:cs="Arial"/>
                <w:color w:val="000000"/>
                <w:szCs w:val="20"/>
              </w:rPr>
              <w:t>11911</w:t>
            </w:r>
          </w:p>
        </w:tc>
        <w:tc>
          <w:tcPr>
            <w:tcW w:w="960" w:type="dxa"/>
            <w:tcBorders>
              <w:top w:val="nil"/>
              <w:left w:val="nil"/>
              <w:bottom w:val="single" w:sz="8" w:space="0" w:color="C1C1C1"/>
              <w:right w:val="single" w:sz="8" w:space="0" w:color="C1C1C1"/>
            </w:tcBorders>
            <w:shd w:val="clear" w:color="000000" w:fill="FFFFFF"/>
            <w:noWrap/>
            <w:vAlign w:val="center"/>
            <w:hideMark/>
          </w:tcPr>
          <w:p w14:paraId="4AB2B8CF" w14:textId="77777777" w:rsidR="00C8129E" w:rsidRPr="009A632B" w:rsidRDefault="00C8129E" w:rsidP="00A23D18">
            <w:pPr>
              <w:jc w:val="right"/>
              <w:rPr>
                <w:rFonts w:ascii="Arial" w:hAnsi="Arial" w:cs="Arial"/>
                <w:color w:val="000000"/>
                <w:szCs w:val="20"/>
              </w:rPr>
            </w:pPr>
            <w:r w:rsidRPr="009A632B">
              <w:rPr>
                <w:rFonts w:ascii="Arial" w:hAnsi="Arial" w:cs="Arial"/>
                <w:color w:val="000000"/>
                <w:szCs w:val="20"/>
              </w:rPr>
              <w:t>11.91</w:t>
            </w:r>
          </w:p>
        </w:tc>
        <w:tc>
          <w:tcPr>
            <w:tcW w:w="1340" w:type="dxa"/>
            <w:tcBorders>
              <w:top w:val="nil"/>
              <w:left w:val="nil"/>
              <w:bottom w:val="single" w:sz="8" w:space="0" w:color="C1C1C1"/>
              <w:right w:val="single" w:sz="8" w:space="0" w:color="C1C1C1"/>
            </w:tcBorders>
            <w:shd w:val="clear" w:color="000000" w:fill="FFFFFF"/>
            <w:noWrap/>
            <w:vAlign w:val="center"/>
            <w:hideMark/>
          </w:tcPr>
          <w:p w14:paraId="4568BADC" w14:textId="77777777" w:rsidR="00C8129E" w:rsidRPr="009A632B" w:rsidRDefault="00C8129E" w:rsidP="00A23D18">
            <w:pPr>
              <w:jc w:val="right"/>
              <w:rPr>
                <w:rFonts w:ascii="Arial" w:hAnsi="Arial" w:cs="Arial"/>
                <w:color w:val="000000"/>
                <w:szCs w:val="20"/>
              </w:rPr>
            </w:pPr>
            <w:r w:rsidRPr="009A632B">
              <w:rPr>
                <w:rFonts w:ascii="Arial" w:hAnsi="Arial" w:cs="Arial"/>
                <w:color w:val="000000"/>
                <w:szCs w:val="20"/>
              </w:rPr>
              <w:t>100000</w:t>
            </w:r>
          </w:p>
        </w:tc>
        <w:tc>
          <w:tcPr>
            <w:tcW w:w="1300" w:type="dxa"/>
            <w:tcBorders>
              <w:top w:val="nil"/>
              <w:left w:val="nil"/>
              <w:bottom w:val="single" w:sz="8" w:space="0" w:color="C1C1C1"/>
              <w:right w:val="single" w:sz="8" w:space="0" w:color="C1C1C1"/>
            </w:tcBorders>
            <w:shd w:val="clear" w:color="000000" w:fill="FFFFFF"/>
            <w:noWrap/>
            <w:vAlign w:val="center"/>
            <w:hideMark/>
          </w:tcPr>
          <w:p w14:paraId="5DD565B5" w14:textId="77777777" w:rsidR="00C8129E" w:rsidRPr="009A632B" w:rsidRDefault="00C8129E" w:rsidP="00A23D18">
            <w:pPr>
              <w:jc w:val="right"/>
              <w:rPr>
                <w:rFonts w:ascii="Arial" w:hAnsi="Arial" w:cs="Arial"/>
                <w:color w:val="000000"/>
                <w:szCs w:val="20"/>
              </w:rPr>
            </w:pPr>
            <w:r w:rsidRPr="009A632B">
              <w:rPr>
                <w:rFonts w:ascii="Arial" w:hAnsi="Arial" w:cs="Arial"/>
                <w:color w:val="000000"/>
                <w:szCs w:val="20"/>
              </w:rPr>
              <w:t>100</w:t>
            </w:r>
          </w:p>
        </w:tc>
      </w:tr>
    </w:tbl>
    <w:p w14:paraId="7DAA9922" w14:textId="77777777" w:rsidR="00C8129E" w:rsidRDefault="00C8129E" w:rsidP="00C8129E">
      <w:pPr>
        <w:pStyle w:val="ABodyCopy"/>
        <w:spacing w:after="0"/>
        <w:ind w:left="0"/>
        <w:rPr>
          <w:rFonts w:asciiTheme="minorHAnsi" w:hAnsiTheme="minorHAnsi"/>
          <w:sz w:val="22"/>
          <w:szCs w:val="22"/>
        </w:rPr>
      </w:pPr>
    </w:p>
    <w:p w14:paraId="14C1ABAF" w14:textId="77777777" w:rsidR="00C8129E" w:rsidRDefault="00C8129E" w:rsidP="00C8129E">
      <w:pPr>
        <w:pStyle w:val="ABodyCopy"/>
        <w:spacing w:after="0"/>
        <w:ind w:left="0"/>
        <w:rPr>
          <w:rFonts w:asciiTheme="minorHAnsi" w:hAnsiTheme="minorHAnsi"/>
          <w:sz w:val="22"/>
          <w:szCs w:val="22"/>
        </w:rPr>
      </w:pPr>
    </w:p>
    <w:p w14:paraId="64E415A4" w14:textId="77777777" w:rsidR="00C8129E" w:rsidRDefault="00C8129E" w:rsidP="00C8129E">
      <w:pPr>
        <w:pStyle w:val="Heading2"/>
      </w:pPr>
      <w:bookmarkStart w:id="41" w:name="_Toc174889551"/>
      <w:r>
        <w:t>Target Variable Analysis</w:t>
      </w:r>
      <w:bookmarkEnd w:id="41"/>
    </w:p>
    <w:p w14:paraId="1D1F0FD8" w14:textId="77777777" w:rsidR="00C8129E" w:rsidRDefault="00C8129E" w:rsidP="00C8129E">
      <w:pPr>
        <w:pStyle w:val="ABodyCopy"/>
        <w:spacing w:after="0"/>
        <w:ind w:left="0"/>
        <w:rPr>
          <w:rFonts w:asciiTheme="minorHAnsi" w:hAnsiTheme="minorHAnsi"/>
          <w:sz w:val="22"/>
          <w:szCs w:val="22"/>
        </w:rPr>
      </w:pPr>
    </w:p>
    <w:p w14:paraId="0BE2DE8D" w14:textId="4AC2599D" w:rsidR="00025489" w:rsidRPr="00025489" w:rsidRDefault="00025489" w:rsidP="00025489">
      <w:pPr>
        <w:pStyle w:val="ABodyCopy"/>
        <w:shd w:val="clear" w:color="auto" w:fill="F2F2F2" w:themeFill="background1" w:themeFillShade="F2"/>
        <w:spacing w:after="0"/>
        <w:ind w:left="1170"/>
        <w:rPr>
          <w:rFonts w:asciiTheme="minorHAnsi" w:hAnsiTheme="minorHAnsi"/>
          <w:b/>
          <w:bCs/>
          <w:sz w:val="22"/>
          <w:szCs w:val="22"/>
        </w:rPr>
      </w:pPr>
      <w:r w:rsidRPr="00025489">
        <w:rPr>
          <w:rFonts w:asciiTheme="minorHAnsi" w:hAnsiTheme="minorHAnsi"/>
          <w:b/>
          <w:bCs/>
          <w:sz w:val="22"/>
          <w:szCs w:val="22"/>
        </w:rPr>
        <w:t>Warning: Temporal Stability of Target Variable</w:t>
      </w:r>
    </w:p>
    <w:p w14:paraId="4BAF8E16" w14:textId="08324738" w:rsidR="00C8129E" w:rsidRDefault="00C8129E" w:rsidP="009550C9">
      <w:pPr>
        <w:pStyle w:val="ABodyCopy"/>
        <w:shd w:val="clear" w:color="auto" w:fill="F2F2F2" w:themeFill="background1" w:themeFillShade="F2"/>
        <w:spacing w:after="0"/>
        <w:ind w:left="0"/>
        <w:rPr>
          <w:rFonts w:asciiTheme="minorHAnsi" w:hAnsiTheme="minorHAnsi"/>
          <w:sz w:val="22"/>
          <w:szCs w:val="22"/>
        </w:rPr>
      </w:pPr>
      <w:r>
        <w:rPr>
          <w:noProof/>
        </w:rPr>
        <w:drawing>
          <wp:anchor distT="0" distB="0" distL="114300" distR="114300" simplePos="0" relativeHeight="251660288" behindDoc="0" locked="0" layoutInCell="1" allowOverlap="1" wp14:anchorId="6B52055E" wp14:editId="63EECB2B">
            <wp:simplePos x="0" y="0"/>
            <wp:positionH relativeFrom="column">
              <wp:posOffset>0</wp:posOffset>
            </wp:positionH>
            <wp:positionV relativeFrom="paragraph">
              <wp:posOffset>107315</wp:posOffset>
            </wp:positionV>
            <wp:extent cx="635000" cy="755650"/>
            <wp:effectExtent l="0" t="0" r="0" b="6350"/>
            <wp:wrapSquare wrapText="bothSides"/>
            <wp:docPr id="10" name="Picture 10" descr="A black and white triangle with a exclamation m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black and white triangle with a exclamation mark&#10;&#10;Description automatically generated"/>
                    <pic:cNvPicPr/>
                  </pic:nvPicPr>
                  <pic:blipFill>
                    <a:blip r:embed="rId33"/>
                    <a:stretch>
                      <a:fillRect/>
                    </a:stretch>
                  </pic:blipFill>
                  <pic:spPr>
                    <a:xfrm>
                      <a:off x="0" y="0"/>
                      <a:ext cx="635000" cy="75565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sz w:val="22"/>
          <w:szCs w:val="22"/>
        </w:rPr>
        <w:t>If you have a date value in your data set, it is important to examine the stability of the target variable over time. Binary target variables are generally assessed by creating an event rate calculated as (# of positive events / total # of events). A cross-tabulation frequency distribution of the variables “</w:t>
      </w:r>
      <w:proofErr w:type="spellStart"/>
      <w:r>
        <w:rPr>
          <w:rFonts w:asciiTheme="minorHAnsi" w:hAnsiTheme="minorHAnsi"/>
          <w:sz w:val="22"/>
          <w:szCs w:val="22"/>
        </w:rPr>
        <w:t>issue_d</w:t>
      </w:r>
      <w:proofErr w:type="spellEnd"/>
      <w:r>
        <w:rPr>
          <w:rFonts w:asciiTheme="minorHAnsi" w:hAnsiTheme="minorHAnsi"/>
          <w:sz w:val="22"/>
          <w:szCs w:val="22"/>
        </w:rPr>
        <w:t>” and “bad” should give us the number of positive and negative events for each month. Program 3.3 shows the cross-tab code for each programming language.</w:t>
      </w:r>
    </w:p>
    <w:p w14:paraId="28EAB9CF" w14:textId="77777777" w:rsidR="00C8129E" w:rsidRDefault="00C8129E" w:rsidP="00C8129E">
      <w:pPr>
        <w:pStyle w:val="ABodyCopy"/>
        <w:spacing w:after="0"/>
        <w:ind w:left="0"/>
        <w:rPr>
          <w:rFonts w:asciiTheme="minorHAnsi" w:hAnsiTheme="minorHAnsi"/>
          <w:sz w:val="22"/>
          <w:szCs w:val="22"/>
        </w:rPr>
      </w:pPr>
    </w:p>
    <w:p w14:paraId="4FE70F8B" w14:textId="77777777" w:rsidR="00C8129E" w:rsidRDefault="00C8129E" w:rsidP="00C8129E">
      <w:pPr>
        <w:pStyle w:val="ACaptionHead"/>
        <w:ind w:left="0"/>
      </w:pPr>
      <w:r>
        <w:t>Program 3.3 – Cross-tabulation Frequency Distribution Code</w:t>
      </w:r>
    </w:p>
    <w:tbl>
      <w:tblPr>
        <w:tblW w:w="5000" w:type="pct"/>
        <w:tblLook w:val="04A0" w:firstRow="1" w:lastRow="0" w:firstColumn="1" w:lastColumn="0" w:noHBand="0" w:noVBand="1"/>
      </w:tblPr>
      <w:tblGrid>
        <w:gridCol w:w="1981"/>
        <w:gridCol w:w="6279"/>
      </w:tblGrid>
      <w:tr w:rsidR="00C8129E" w:rsidRPr="00434E88" w14:paraId="23B3A3B5" w14:textId="77777777" w:rsidTr="00A23D18">
        <w:trPr>
          <w:trHeight w:val="300"/>
        </w:trPr>
        <w:tc>
          <w:tcPr>
            <w:tcW w:w="1199" w:type="pct"/>
            <w:tcBorders>
              <w:top w:val="single" w:sz="8" w:space="0" w:color="auto"/>
              <w:left w:val="single" w:sz="8" w:space="0" w:color="auto"/>
              <w:bottom w:val="single" w:sz="8" w:space="0" w:color="auto"/>
              <w:right w:val="single" w:sz="8" w:space="0" w:color="auto"/>
            </w:tcBorders>
            <w:shd w:val="clear" w:color="000000" w:fill="0070C0"/>
            <w:noWrap/>
            <w:vAlign w:val="center"/>
            <w:hideMark/>
          </w:tcPr>
          <w:p w14:paraId="6E4C1D10" w14:textId="77777777" w:rsidR="00C8129E" w:rsidRPr="00434E88" w:rsidRDefault="00C8129E" w:rsidP="00A23D18">
            <w:pPr>
              <w:jc w:val="center"/>
              <w:rPr>
                <w:rFonts w:ascii="Calibri" w:hAnsi="Calibri" w:cs="Calibri"/>
                <w:b/>
                <w:bCs/>
                <w:color w:val="FFFFFF"/>
                <w:szCs w:val="20"/>
              </w:rPr>
            </w:pPr>
            <w:r w:rsidRPr="00434E88">
              <w:rPr>
                <w:rFonts w:ascii="Calibri" w:hAnsi="Calibri" w:cs="Calibri"/>
                <w:b/>
                <w:bCs/>
                <w:color w:val="FFFFFF"/>
                <w:szCs w:val="20"/>
              </w:rPr>
              <w:t>Language</w:t>
            </w:r>
          </w:p>
        </w:tc>
        <w:tc>
          <w:tcPr>
            <w:tcW w:w="3801" w:type="pct"/>
            <w:tcBorders>
              <w:top w:val="single" w:sz="8" w:space="0" w:color="auto"/>
              <w:left w:val="nil"/>
              <w:bottom w:val="single" w:sz="8" w:space="0" w:color="auto"/>
              <w:right w:val="single" w:sz="8" w:space="0" w:color="auto"/>
            </w:tcBorders>
            <w:shd w:val="clear" w:color="000000" w:fill="0070C0"/>
            <w:vAlign w:val="center"/>
            <w:hideMark/>
          </w:tcPr>
          <w:p w14:paraId="7903D948" w14:textId="77777777" w:rsidR="00C8129E" w:rsidRPr="00434E88" w:rsidRDefault="00C8129E" w:rsidP="00A23D18">
            <w:pPr>
              <w:jc w:val="center"/>
              <w:rPr>
                <w:rFonts w:ascii="Calibri" w:hAnsi="Calibri" w:cs="Calibri"/>
                <w:b/>
                <w:bCs/>
                <w:color w:val="FFFFFF"/>
                <w:szCs w:val="20"/>
              </w:rPr>
            </w:pPr>
            <w:r w:rsidRPr="00434E88">
              <w:rPr>
                <w:rFonts w:ascii="Calibri" w:hAnsi="Calibri" w:cs="Calibri"/>
                <w:b/>
                <w:bCs/>
                <w:color w:val="FFFFFF"/>
                <w:szCs w:val="20"/>
              </w:rPr>
              <w:t>Programming Code</w:t>
            </w:r>
          </w:p>
        </w:tc>
      </w:tr>
      <w:tr w:rsidR="00C8129E" w:rsidRPr="00434E88" w14:paraId="3393CE0D" w14:textId="77777777" w:rsidTr="00A23D18">
        <w:trPr>
          <w:trHeight w:val="300"/>
        </w:trPr>
        <w:tc>
          <w:tcPr>
            <w:tcW w:w="1199" w:type="pct"/>
            <w:tcBorders>
              <w:top w:val="nil"/>
              <w:left w:val="single" w:sz="8" w:space="0" w:color="auto"/>
              <w:bottom w:val="single" w:sz="8" w:space="0" w:color="auto"/>
              <w:right w:val="single" w:sz="8" w:space="0" w:color="auto"/>
            </w:tcBorders>
            <w:shd w:val="clear" w:color="000000" w:fill="00B0F0"/>
            <w:noWrap/>
            <w:vAlign w:val="center"/>
            <w:hideMark/>
          </w:tcPr>
          <w:p w14:paraId="3D9C16AB" w14:textId="77777777" w:rsidR="00C8129E" w:rsidRPr="00434E88" w:rsidRDefault="00C8129E" w:rsidP="00A23D18">
            <w:pPr>
              <w:jc w:val="center"/>
              <w:rPr>
                <w:rFonts w:ascii="Calibri" w:hAnsi="Calibri" w:cs="Calibri"/>
                <w:b/>
                <w:bCs/>
                <w:color w:val="FFFFFF"/>
                <w:szCs w:val="20"/>
              </w:rPr>
            </w:pPr>
            <w:r w:rsidRPr="00434E88">
              <w:rPr>
                <w:rFonts w:ascii="Calibri" w:hAnsi="Calibri" w:cs="Calibri"/>
                <w:b/>
                <w:bCs/>
                <w:color w:val="FFFFFF"/>
                <w:szCs w:val="20"/>
              </w:rPr>
              <w:t>R Programming</w:t>
            </w:r>
          </w:p>
        </w:tc>
        <w:tc>
          <w:tcPr>
            <w:tcW w:w="3801" w:type="pct"/>
            <w:tcBorders>
              <w:top w:val="nil"/>
              <w:left w:val="nil"/>
              <w:bottom w:val="single" w:sz="8" w:space="0" w:color="auto"/>
              <w:right w:val="single" w:sz="8" w:space="0" w:color="auto"/>
            </w:tcBorders>
            <w:shd w:val="clear" w:color="auto" w:fill="auto"/>
            <w:vAlign w:val="bottom"/>
            <w:hideMark/>
          </w:tcPr>
          <w:p w14:paraId="281E75A4" w14:textId="77777777" w:rsidR="00C8129E" w:rsidRPr="00194A5C" w:rsidRDefault="00C8129E" w:rsidP="00A23D18">
            <w:pPr>
              <w:rPr>
                <w:rFonts w:ascii="Consolas" w:hAnsi="Consolas" w:cs="Calibri"/>
                <w:color w:val="000000"/>
                <w:szCs w:val="20"/>
              </w:rPr>
            </w:pPr>
            <w:r w:rsidRPr="00194A5C">
              <w:rPr>
                <w:rFonts w:ascii="Consolas" w:hAnsi="Consolas" w:cs="Calibri"/>
                <w:color w:val="000000"/>
                <w:szCs w:val="20"/>
              </w:rPr>
              <w:t>table(</w:t>
            </w:r>
            <w:proofErr w:type="spellStart"/>
            <w:r w:rsidRPr="00194A5C">
              <w:rPr>
                <w:rFonts w:ascii="Consolas" w:hAnsi="Consolas" w:cs="Calibri"/>
                <w:color w:val="000000"/>
                <w:szCs w:val="20"/>
              </w:rPr>
              <w:t>loan_samp$issue_d</w:t>
            </w:r>
            <w:proofErr w:type="spellEnd"/>
            <w:r w:rsidRPr="00194A5C">
              <w:rPr>
                <w:rFonts w:ascii="Consolas" w:hAnsi="Consolas" w:cs="Calibri"/>
                <w:color w:val="000000"/>
                <w:szCs w:val="20"/>
              </w:rPr>
              <w:t xml:space="preserve">, </w:t>
            </w:r>
            <w:proofErr w:type="spellStart"/>
            <w:r w:rsidRPr="00194A5C">
              <w:rPr>
                <w:rFonts w:ascii="Consolas" w:hAnsi="Consolas" w:cs="Calibri"/>
                <w:color w:val="000000"/>
                <w:szCs w:val="20"/>
              </w:rPr>
              <w:t>loan_samp$bad</w:t>
            </w:r>
            <w:proofErr w:type="spellEnd"/>
            <w:r w:rsidRPr="00194A5C">
              <w:rPr>
                <w:rFonts w:ascii="Consolas" w:hAnsi="Consolas" w:cs="Calibri"/>
                <w:color w:val="000000"/>
                <w:szCs w:val="20"/>
              </w:rPr>
              <w:t>)</w:t>
            </w:r>
          </w:p>
        </w:tc>
      </w:tr>
      <w:tr w:rsidR="00C8129E" w:rsidRPr="00434E88" w14:paraId="5FBE2418" w14:textId="77777777" w:rsidTr="00A23D18">
        <w:trPr>
          <w:trHeight w:val="169"/>
        </w:trPr>
        <w:tc>
          <w:tcPr>
            <w:tcW w:w="1199" w:type="pct"/>
            <w:tcBorders>
              <w:top w:val="nil"/>
              <w:left w:val="nil"/>
              <w:bottom w:val="nil"/>
              <w:right w:val="nil"/>
            </w:tcBorders>
            <w:shd w:val="clear" w:color="auto" w:fill="auto"/>
            <w:noWrap/>
            <w:vAlign w:val="bottom"/>
            <w:hideMark/>
          </w:tcPr>
          <w:p w14:paraId="48548869" w14:textId="77777777" w:rsidR="00C8129E" w:rsidRPr="00434E88" w:rsidRDefault="00C8129E" w:rsidP="00A23D18">
            <w:pPr>
              <w:rPr>
                <w:rFonts w:ascii="Calibri" w:hAnsi="Calibri" w:cs="Calibri"/>
                <w:color w:val="000000"/>
                <w:szCs w:val="20"/>
              </w:rPr>
            </w:pPr>
          </w:p>
        </w:tc>
        <w:tc>
          <w:tcPr>
            <w:tcW w:w="3801" w:type="pct"/>
            <w:tcBorders>
              <w:top w:val="nil"/>
              <w:left w:val="nil"/>
              <w:bottom w:val="nil"/>
              <w:right w:val="nil"/>
            </w:tcBorders>
            <w:shd w:val="clear" w:color="auto" w:fill="auto"/>
            <w:noWrap/>
            <w:vAlign w:val="bottom"/>
            <w:hideMark/>
          </w:tcPr>
          <w:p w14:paraId="6E020D1E" w14:textId="77777777" w:rsidR="00C8129E" w:rsidRPr="00194A5C" w:rsidRDefault="00C8129E" w:rsidP="00A23D18">
            <w:pPr>
              <w:rPr>
                <w:rFonts w:ascii="Consolas" w:hAnsi="Consolas"/>
                <w:szCs w:val="20"/>
              </w:rPr>
            </w:pPr>
          </w:p>
        </w:tc>
      </w:tr>
      <w:tr w:rsidR="00C8129E" w:rsidRPr="00434E88" w14:paraId="558EFDF8" w14:textId="77777777" w:rsidTr="00A23D18">
        <w:trPr>
          <w:trHeight w:val="300"/>
        </w:trPr>
        <w:tc>
          <w:tcPr>
            <w:tcW w:w="1199" w:type="pct"/>
            <w:tcBorders>
              <w:top w:val="single" w:sz="8" w:space="0" w:color="auto"/>
              <w:left w:val="single" w:sz="8" w:space="0" w:color="auto"/>
              <w:bottom w:val="single" w:sz="8" w:space="0" w:color="auto"/>
              <w:right w:val="single" w:sz="8" w:space="0" w:color="auto"/>
            </w:tcBorders>
            <w:shd w:val="clear" w:color="000000" w:fill="00B0F0"/>
            <w:noWrap/>
            <w:vAlign w:val="center"/>
            <w:hideMark/>
          </w:tcPr>
          <w:p w14:paraId="1C7B91A6" w14:textId="77777777" w:rsidR="00C8129E" w:rsidRPr="00434E88" w:rsidRDefault="00C8129E" w:rsidP="00A23D18">
            <w:pPr>
              <w:rPr>
                <w:rFonts w:ascii="Calibri" w:hAnsi="Calibri" w:cs="Calibri"/>
                <w:b/>
                <w:bCs/>
                <w:color w:val="FFFFFF"/>
                <w:szCs w:val="20"/>
              </w:rPr>
            </w:pPr>
            <w:r w:rsidRPr="00434E88">
              <w:rPr>
                <w:rFonts w:ascii="Calibri" w:hAnsi="Calibri" w:cs="Calibri"/>
                <w:b/>
                <w:bCs/>
                <w:color w:val="FFFFFF"/>
                <w:szCs w:val="20"/>
              </w:rPr>
              <w:t>Python Programming</w:t>
            </w:r>
          </w:p>
        </w:tc>
        <w:tc>
          <w:tcPr>
            <w:tcW w:w="3801" w:type="pct"/>
            <w:tcBorders>
              <w:top w:val="single" w:sz="8" w:space="0" w:color="auto"/>
              <w:left w:val="nil"/>
              <w:bottom w:val="single" w:sz="8" w:space="0" w:color="auto"/>
              <w:right w:val="single" w:sz="8" w:space="0" w:color="auto"/>
            </w:tcBorders>
            <w:shd w:val="clear" w:color="auto" w:fill="auto"/>
            <w:vAlign w:val="bottom"/>
            <w:hideMark/>
          </w:tcPr>
          <w:p w14:paraId="4B8F5A7B" w14:textId="77777777" w:rsidR="00C8129E" w:rsidRPr="00194A5C" w:rsidRDefault="00C8129E" w:rsidP="00A23D18">
            <w:pPr>
              <w:rPr>
                <w:rFonts w:ascii="Consolas" w:hAnsi="Consolas" w:cs="Calibri"/>
                <w:color w:val="000000"/>
                <w:szCs w:val="20"/>
              </w:rPr>
            </w:pPr>
            <w:proofErr w:type="spellStart"/>
            <w:r w:rsidRPr="00194A5C">
              <w:rPr>
                <w:rFonts w:ascii="Consolas" w:hAnsi="Consolas" w:cs="Calibri"/>
                <w:color w:val="000000"/>
                <w:szCs w:val="20"/>
              </w:rPr>
              <w:t>pd.crosstab</w:t>
            </w:r>
            <w:proofErr w:type="spellEnd"/>
            <w:r w:rsidRPr="00194A5C">
              <w:rPr>
                <w:rFonts w:ascii="Consolas" w:hAnsi="Consolas" w:cs="Calibri"/>
                <w:color w:val="000000"/>
                <w:szCs w:val="20"/>
              </w:rPr>
              <w:t>(</w:t>
            </w:r>
            <w:proofErr w:type="spellStart"/>
            <w:r w:rsidRPr="00194A5C">
              <w:rPr>
                <w:rFonts w:ascii="Consolas" w:hAnsi="Consolas" w:cs="Calibri"/>
                <w:color w:val="000000"/>
                <w:szCs w:val="20"/>
              </w:rPr>
              <w:t>loan_samp</w:t>
            </w:r>
            <w:proofErr w:type="spellEnd"/>
            <w:r w:rsidRPr="00194A5C">
              <w:rPr>
                <w:rFonts w:ascii="Consolas" w:hAnsi="Consolas" w:cs="Calibri"/>
                <w:color w:val="000000"/>
                <w:szCs w:val="20"/>
              </w:rPr>
              <w:t>['</w:t>
            </w:r>
            <w:proofErr w:type="spellStart"/>
            <w:r w:rsidRPr="00194A5C">
              <w:rPr>
                <w:rFonts w:ascii="Consolas" w:hAnsi="Consolas" w:cs="Calibri"/>
                <w:color w:val="000000"/>
                <w:szCs w:val="20"/>
              </w:rPr>
              <w:t>issue_d</w:t>
            </w:r>
            <w:proofErr w:type="spellEnd"/>
            <w:r w:rsidRPr="00194A5C">
              <w:rPr>
                <w:rFonts w:ascii="Consolas" w:hAnsi="Consolas" w:cs="Calibri"/>
                <w:color w:val="000000"/>
                <w:szCs w:val="20"/>
              </w:rPr>
              <w:t xml:space="preserve">'], </w:t>
            </w:r>
            <w:proofErr w:type="spellStart"/>
            <w:r w:rsidRPr="00194A5C">
              <w:rPr>
                <w:rFonts w:ascii="Consolas" w:hAnsi="Consolas" w:cs="Calibri"/>
                <w:color w:val="000000"/>
                <w:szCs w:val="20"/>
              </w:rPr>
              <w:t>loan_samp</w:t>
            </w:r>
            <w:proofErr w:type="spellEnd"/>
            <w:r w:rsidRPr="00194A5C">
              <w:rPr>
                <w:rFonts w:ascii="Consolas" w:hAnsi="Consolas" w:cs="Calibri"/>
                <w:color w:val="000000"/>
                <w:szCs w:val="20"/>
              </w:rPr>
              <w:t xml:space="preserve">['bad'], </w:t>
            </w:r>
            <w:proofErr w:type="spellStart"/>
            <w:r w:rsidRPr="00194A5C">
              <w:rPr>
                <w:rFonts w:ascii="Consolas" w:hAnsi="Consolas" w:cs="Calibri"/>
                <w:color w:val="000000"/>
                <w:szCs w:val="20"/>
              </w:rPr>
              <w:t>dropna</w:t>
            </w:r>
            <w:proofErr w:type="spellEnd"/>
            <w:r w:rsidRPr="00194A5C">
              <w:rPr>
                <w:rFonts w:ascii="Consolas" w:hAnsi="Consolas" w:cs="Calibri"/>
                <w:color w:val="000000"/>
                <w:szCs w:val="20"/>
              </w:rPr>
              <w:t>=False)</w:t>
            </w:r>
          </w:p>
        </w:tc>
      </w:tr>
      <w:tr w:rsidR="00C8129E" w:rsidRPr="00434E88" w14:paraId="11D9398C" w14:textId="77777777" w:rsidTr="00A23D18">
        <w:trPr>
          <w:trHeight w:val="196"/>
        </w:trPr>
        <w:tc>
          <w:tcPr>
            <w:tcW w:w="1199" w:type="pct"/>
            <w:tcBorders>
              <w:top w:val="nil"/>
              <w:left w:val="nil"/>
              <w:bottom w:val="nil"/>
              <w:right w:val="nil"/>
            </w:tcBorders>
            <w:shd w:val="clear" w:color="auto" w:fill="auto"/>
            <w:noWrap/>
            <w:vAlign w:val="bottom"/>
            <w:hideMark/>
          </w:tcPr>
          <w:p w14:paraId="69B1F266" w14:textId="77777777" w:rsidR="00C8129E" w:rsidRPr="00434E88" w:rsidRDefault="00C8129E" w:rsidP="00A23D18">
            <w:pPr>
              <w:rPr>
                <w:rFonts w:ascii="Calibri" w:hAnsi="Calibri" w:cs="Calibri"/>
                <w:color w:val="000000"/>
                <w:szCs w:val="20"/>
              </w:rPr>
            </w:pPr>
          </w:p>
        </w:tc>
        <w:tc>
          <w:tcPr>
            <w:tcW w:w="3801" w:type="pct"/>
            <w:tcBorders>
              <w:top w:val="nil"/>
              <w:left w:val="nil"/>
              <w:bottom w:val="nil"/>
              <w:right w:val="nil"/>
            </w:tcBorders>
            <w:shd w:val="clear" w:color="auto" w:fill="auto"/>
            <w:noWrap/>
            <w:vAlign w:val="bottom"/>
            <w:hideMark/>
          </w:tcPr>
          <w:p w14:paraId="6AAD350E" w14:textId="77777777" w:rsidR="00C8129E" w:rsidRPr="00194A5C" w:rsidRDefault="00C8129E" w:rsidP="00A23D18">
            <w:pPr>
              <w:rPr>
                <w:rFonts w:ascii="Consolas" w:hAnsi="Consolas"/>
                <w:szCs w:val="20"/>
              </w:rPr>
            </w:pPr>
          </w:p>
        </w:tc>
      </w:tr>
      <w:tr w:rsidR="00C8129E" w:rsidRPr="00434E88" w14:paraId="3FAEE670" w14:textId="77777777" w:rsidTr="00A23D18">
        <w:trPr>
          <w:trHeight w:val="300"/>
        </w:trPr>
        <w:tc>
          <w:tcPr>
            <w:tcW w:w="1199" w:type="pct"/>
            <w:tcBorders>
              <w:top w:val="single" w:sz="8" w:space="0" w:color="auto"/>
              <w:left w:val="single" w:sz="8" w:space="0" w:color="auto"/>
              <w:bottom w:val="single" w:sz="8" w:space="0" w:color="auto"/>
              <w:right w:val="single" w:sz="8" w:space="0" w:color="auto"/>
            </w:tcBorders>
            <w:shd w:val="clear" w:color="000000" w:fill="00B0F0"/>
            <w:noWrap/>
            <w:vAlign w:val="center"/>
            <w:hideMark/>
          </w:tcPr>
          <w:p w14:paraId="55817312" w14:textId="77777777" w:rsidR="00C8129E" w:rsidRPr="00434E88" w:rsidRDefault="00C8129E" w:rsidP="00A23D18">
            <w:pPr>
              <w:rPr>
                <w:rFonts w:ascii="Calibri" w:hAnsi="Calibri" w:cs="Calibri"/>
                <w:b/>
                <w:bCs/>
                <w:color w:val="FFFFFF"/>
                <w:szCs w:val="20"/>
              </w:rPr>
            </w:pPr>
            <w:r w:rsidRPr="00434E88">
              <w:rPr>
                <w:rFonts w:ascii="Calibri" w:hAnsi="Calibri" w:cs="Calibri"/>
                <w:b/>
                <w:bCs/>
                <w:color w:val="FFFFFF"/>
                <w:szCs w:val="20"/>
              </w:rPr>
              <w:t>SAS Programming</w:t>
            </w:r>
          </w:p>
        </w:tc>
        <w:tc>
          <w:tcPr>
            <w:tcW w:w="3801" w:type="pct"/>
            <w:tcBorders>
              <w:top w:val="single" w:sz="8" w:space="0" w:color="auto"/>
              <w:left w:val="nil"/>
              <w:bottom w:val="single" w:sz="8" w:space="0" w:color="auto"/>
              <w:right w:val="single" w:sz="8" w:space="0" w:color="auto"/>
            </w:tcBorders>
            <w:shd w:val="clear" w:color="auto" w:fill="auto"/>
            <w:vAlign w:val="bottom"/>
            <w:hideMark/>
          </w:tcPr>
          <w:p w14:paraId="622850C1" w14:textId="77777777" w:rsidR="00C8129E" w:rsidRPr="00194A5C" w:rsidRDefault="00C8129E" w:rsidP="00A23D18">
            <w:pPr>
              <w:rPr>
                <w:rFonts w:ascii="Consolas" w:hAnsi="Consolas" w:cs="Calibri"/>
                <w:b/>
                <w:bCs/>
                <w:color w:val="002060"/>
                <w:szCs w:val="20"/>
              </w:rPr>
            </w:pPr>
            <w:r w:rsidRPr="00194A5C">
              <w:rPr>
                <w:rFonts w:ascii="Consolas" w:hAnsi="Consolas" w:cs="Calibri"/>
                <w:b/>
                <w:bCs/>
                <w:color w:val="002060"/>
                <w:szCs w:val="20"/>
              </w:rPr>
              <w:t xml:space="preserve">PROC FREQ </w:t>
            </w:r>
            <w:r w:rsidRPr="00194A5C">
              <w:rPr>
                <w:rFonts w:ascii="Consolas" w:hAnsi="Consolas" w:cs="Calibri"/>
                <w:b/>
                <w:bCs/>
                <w:color w:val="00B0F0"/>
                <w:szCs w:val="20"/>
              </w:rPr>
              <w:t>DATA</w:t>
            </w:r>
            <w:r w:rsidRPr="00194A5C">
              <w:rPr>
                <w:rFonts w:ascii="Consolas" w:hAnsi="Consolas" w:cs="Calibri"/>
                <w:szCs w:val="20"/>
              </w:rPr>
              <w:t xml:space="preserve">=LOAN_SAMP; </w:t>
            </w:r>
            <w:r w:rsidRPr="00194A5C">
              <w:rPr>
                <w:rFonts w:ascii="Consolas" w:hAnsi="Consolas" w:cs="Calibri"/>
                <w:b/>
                <w:bCs/>
                <w:color w:val="00B0F0"/>
                <w:szCs w:val="20"/>
              </w:rPr>
              <w:t>tables</w:t>
            </w:r>
            <w:r w:rsidRPr="00194A5C">
              <w:rPr>
                <w:rFonts w:ascii="Consolas" w:hAnsi="Consolas" w:cs="Calibri"/>
                <w:szCs w:val="20"/>
              </w:rPr>
              <w:t xml:space="preserve"> </w:t>
            </w:r>
            <w:proofErr w:type="spellStart"/>
            <w:r w:rsidRPr="00194A5C">
              <w:rPr>
                <w:rFonts w:ascii="Consolas" w:hAnsi="Consolas" w:cs="Calibri"/>
                <w:szCs w:val="20"/>
              </w:rPr>
              <w:t>issue_d</w:t>
            </w:r>
            <w:proofErr w:type="spellEnd"/>
            <w:r w:rsidRPr="00194A5C">
              <w:rPr>
                <w:rFonts w:ascii="Consolas" w:hAnsi="Consolas" w:cs="Calibri"/>
                <w:szCs w:val="20"/>
              </w:rPr>
              <w:t>*bad;</w:t>
            </w:r>
            <w:r w:rsidRPr="00194A5C">
              <w:rPr>
                <w:rFonts w:ascii="Consolas" w:hAnsi="Consolas" w:cs="Calibri"/>
                <w:b/>
                <w:bCs/>
                <w:color w:val="002060"/>
                <w:szCs w:val="20"/>
              </w:rPr>
              <w:t xml:space="preserve"> run;</w:t>
            </w:r>
          </w:p>
        </w:tc>
      </w:tr>
    </w:tbl>
    <w:p w14:paraId="33CB26DD" w14:textId="77777777" w:rsidR="00C8129E" w:rsidRDefault="00C8129E" w:rsidP="00C8129E">
      <w:pPr>
        <w:pStyle w:val="ABodyCopy"/>
        <w:spacing w:after="0"/>
        <w:ind w:left="0"/>
        <w:rPr>
          <w:rFonts w:asciiTheme="minorHAnsi" w:hAnsiTheme="minorHAnsi"/>
          <w:sz w:val="22"/>
          <w:szCs w:val="22"/>
        </w:rPr>
      </w:pPr>
    </w:p>
    <w:p w14:paraId="139EAD67" w14:textId="77777777" w:rsidR="00C8129E" w:rsidRDefault="00C8129E" w:rsidP="00C8129E">
      <w:pPr>
        <w:pStyle w:val="ABodyCopy"/>
        <w:spacing w:after="0"/>
        <w:ind w:left="0"/>
        <w:rPr>
          <w:rFonts w:asciiTheme="minorHAnsi" w:hAnsiTheme="minorHAnsi"/>
          <w:sz w:val="22"/>
          <w:szCs w:val="22"/>
        </w:rPr>
      </w:pPr>
      <w:r>
        <w:rPr>
          <w:rFonts w:asciiTheme="minorHAnsi" w:hAnsiTheme="minorHAnsi"/>
          <w:sz w:val="22"/>
          <w:szCs w:val="22"/>
        </w:rPr>
        <w:t>Table 3.3 below shows the difference between the output generated by the three programming languages and environments. The Python and R output looks identical, with the “</w:t>
      </w:r>
      <w:proofErr w:type="spellStart"/>
      <w:r>
        <w:rPr>
          <w:rFonts w:asciiTheme="minorHAnsi" w:hAnsiTheme="minorHAnsi"/>
          <w:sz w:val="22"/>
          <w:szCs w:val="22"/>
        </w:rPr>
        <w:t>issue_d</w:t>
      </w:r>
      <w:proofErr w:type="spellEnd"/>
      <w:r>
        <w:rPr>
          <w:rFonts w:asciiTheme="minorHAnsi" w:hAnsiTheme="minorHAnsi"/>
          <w:sz w:val="22"/>
          <w:szCs w:val="22"/>
        </w:rPr>
        <w:t>” variable being interpreted as a character variable. The SAS environment read the “</w:t>
      </w:r>
      <w:proofErr w:type="spellStart"/>
      <w:r>
        <w:rPr>
          <w:rFonts w:asciiTheme="minorHAnsi" w:hAnsiTheme="minorHAnsi"/>
          <w:sz w:val="22"/>
          <w:szCs w:val="22"/>
        </w:rPr>
        <w:t>issue_d</w:t>
      </w:r>
      <w:proofErr w:type="spellEnd"/>
      <w:r>
        <w:rPr>
          <w:rFonts w:asciiTheme="minorHAnsi" w:hAnsiTheme="minorHAnsi"/>
          <w:sz w:val="22"/>
          <w:szCs w:val="22"/>
        </w:rPr>
        <w:t xml:space="preserve">” variable as a date variable and placed the output in the correct logical order for a date field. </w:t>
      </w:r>
    </w:p>
    <w:p w14:paraId="496EF5F9" w14:textId="77777777" w:rsidR="00C8129E" w:rsidRDefault="00C8129E" w:rsidP="00C8129E">
      <w:pPr>
        <w:pStyle w:val="ACaptionHead"/>
        <w:ind w:left="0"/>
      </w:pPr>
      <w:r>
        <w:lastRenderedPageBreak/>
        <w:t>Table 3.3: Cross-tab Frequency Distribution Output</w:t>
      </w:r>
    </w:p>
    <w:p w14:paraId="40DF3C15" w14:textId="77777777" w:rsidR="00C8129E" w:rsidRDefault="00C8129E" w:rsidP="00C8129E">
      <w:pPr>
        <w:pStyle w:val="ABodyCopy"/>
        <w:spacing w:after="0"/>
        <w:ind w:left="0"/>
        <w:jc w:val="center"/>
        <w:rPr>
          <w:rFonts w:asciiTheme="minorHAnsi" w:hAnsiTheme="minorHAnsi"/>
          <w:sz w:val="22"/>
          <w:szCs w:val="22"/>
        </w:rPr>
      </w:pPr>
      <w:r>
        <w:rPr>
          <w:noProof/>
        </w:rPr>
        <w:drawing>
          <wp:inline distT="0" distB="0" distL="0" distR="0" wp14:anchorId="03B9CB8D" wp14:editId="5AF51D91">
            <wp:extent cx="3950677" cy="3006426"/>
            <wp:effectExtent l="0" t="0" r="7620" b="3810"/>
            <wp:docPr id="339833323" name="Picture 3398333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833323" name="Picture 339833323" descr="A screenshot of a computer&#10;&#10;Description automatically generated"/>
                    <pic:cNvPicPr/>
                  </pic:nvPicPr>
                  <pic:blipFill>
                    <a:blip r:embed="rId36"/>
                    <a:stretch>
                      <a:fillRect/>
                    </a:stretch>
                  </pic:blipFill>
                  <pic:spPr>
                    <a:xfrm>
                      <a:off x="0" y="0"/>
                      <a:ext cx="3950677" cy="3006426"/>
                    </a:xfrm>
                    <a:prstGeom prst="rect">
                      <a:avLst/>
                    </a:prstGeom>
                  </pic:spPr>
                </pic:pic>
              </a:graphicData>
            </a:graphic>
          </wp:inline>
        </w:drawing>
      </w:r>
    </w:p>
    <w:p w14:paraId="4F10B750" w14:textId="77777777" w:rsidR="00C8129E" w:rsidRDefault="00C8129E" w:rsidP="00C8129E">
      <w:pPr>
        <w:pStyle w:val="ABodyCopy"/>
        <w:spacing w:after="0"/>
        <w:ind w:left="0"/>
        <w:rPr>
          <w:rFonts w:asciiTheme="minorHAnsi" w:hAnsiTheme="minorHAnsi"/>
          <w:sz w:val="22"/>
          <w:szCs w:val="22"/>
        </w:rPr>
      </w:pPr>
    </w:p>
    <w:p w14:paraId="4F554F0E" w14:textId="77777777" w:rsidR="00C8129E" w:rsidRDefault="00C8129E" w:rsidP="00C8129E">
      <w:pPr>
        <w:pStyle w:val="ABodyCopy"/>
        <w:spacing w:after="0"/>
        <w:ind w:left="0"/>
        <w:rPr>
          <w:rFonts w:asciiTheme="minorHAnsi" w:hAnsiTheme="minorHAnsi"/>
          <w:sz w:val="22"/>
          <w:szCs w:val="22"/>
        </w:rPr>
      </w:pPr>
      <w:r>
        <w:rPr>
          <w:rFonts w:asciiTheme="minorHAnsi" w:hAnsiTheme="minorHAnsi"/>
          <w:sz w:val="22"/>
          <w:szCs w:val="22"/>
        </w:rPr>
        <w:t>For Python and R, we would need to convert the character formatted “</w:t>
      </w:r>
      <w:proofErr w:type="spellStart"/>
      <w:r>
        <w:rPr>
          <w:rFonts w:asciiTheme="minorHAnsi" w:hAnsiTheme="minorHAnsi"/>
          <w:sz w:val="22"/>
          <w:szCs w:val="22"/>
        </w:rPr>
        <w:t>issue_d</w:t>
      </w:r>
      <w:proofErr w:type="spellEnd"/>
      <w:r>
        <w:rPr>
          <w:rFonts w:asciiTheme="minorHAnsi" w:hAnsiTheme="minorHAnsi"/>
          <w:sz w:val="22"/>
          <w:szCs w:val="22"/>
        </w:rPr>
        <w:t>” variable to a date format. Program 3.4 shows the simple conversion code for each program language.</w:t>
      </w:r>
    </w:p>
    <w:p w14:paraId="16C6A182" w14:textId="77777777" w:rsidR="00C8129E" w:rsidRDefault="00C8129E" w:rsidP="00C8129E">
      <w:pPr>
        <w:pStyle w:val="ACaptionHead"/>
        <w:ind w:left="0"/>
      </w:pPr>
      <w:r>
        <w:t>Program 3.4 – Convert character variable to date</w:t>
      </w:r>
    </w:p>
    <w:tbl>
      <w:tblPr>
        <w:tblW w:w="5100" w:type="pct"/>
        <w:tblLook w:val="04A0" w:firstRow="1" w:lastRow="0" w:firstColumn="1" w:lastColumn="0" w:noHBand="0" w:noVBand="1"/>
      </w:tblPr>
      <w:tblGrid>
        <w:gridCol w:w="2020"/>
        <w:gridCol w:w="6405"/>
      </w:tblGrid>
      <w:tr w:rsidR="00C8129E" w:rsidRPr="00C35193" w14:paraId="15702545" w14:textId="77777777" w:rsidTr="00A23D18">
        <w:trPr>
          <w:trHeight w:val="244"/>
        </w:trPr>
        <w:tc>
          <w:tcPr>
            <w:tcW w:w="1199" w:type="pct"/>
            <w:tcBorders>
              <w:top w:val="single" w:sz="8" w:space="0" w:color="auto"/>
              <w:left w:val="single" w:sz="8" w:space="0" w:color="auto"/>
              <w:bottom w:val="single" w:sz="8" w:space="0" w:color="auto"/>
              <w:right w:val="single" w:sz="8" w:space="0" w:color="auto"/>
            </w:tcBorders>
            <w:shd w:val="clear" w:color="000000" w:fill="0070C0"/>
            <w:noWrap/>
            <w:vAlign w:val="center"/>
            <w:hideMark/>
          </w:tcPr>
          <w:p w14:paraId="5D2EAE66" w14:textId="77777777" w:rsidR="00C8129E" w:rsidRPr="00C35193" w:rsidRDefault="00C8129E" w:rsidP="00A23D18">
            <w:pPr>
              <w:jc w:val="center"/>
              <w:rPr>
                <w:rFonts w:ascii="Calibri" w:hAnsi="Calibri" w:cs="Calibri"/>
                <w:b/>
                <w:bCs/>
                <w:color w:val="FFFFFF"/>
                <w:szCs w:val="20"/>
              </w:rPr>
            </w:pPr>
            <w:r w:rsidRPr="00C35193">
              <w:rPr>
                <w:rFonts w:ascii="Calibri" w:hAnsi="Calibri" w:cs="Calibri"/>
                <w:b/>
                <w:bCs/>
                <w:color w:val="FFFFFF"/>
                <w:szCs w:val="20"/>
              </w:rPr>
              <w:t>Language</w:t>
            </w:r>
          </w:p>
        </w:tc>
        <w:tc>
          <w:tcPr>
            <w:tcW w:w="3801" w:type="pct"/>
            <w:tcBorders>
              <w:top w:val="single" w:sz="8" w:space="0" w:color="auto"/>
              <w:left w:val="nil"/>
              <w:bottom w:val="single" w:sz="8" w:space="0" w:color="auto"/>
              <w:right w:val="single" w:sz="8" w:space="0" w:color="auto"/>
            </w:tcBorders>
            <w:shd w:val="clear" w:color="000000" w:fill="0070C0"/>
            <w:vAlign w:val="center"/>
            <w:hideMark/>
          </w:tcPr>
          <w:p w14:paraId="62E56568" w14:textId="77777777" w:rsidR="00C8129E" w:rsidRPr="00C35193" w:rsidRDefault="00C8129E" w:rsidP="00A23D18">
            <w:pPr>
              <w:jc w:val="center"/>
              <w:rPr>
                <w:rFonts w:ascii="Calibri" w:hAnsi="Calibri" w:cs="Calibri"/>
                <w:b/>
                <w:bCs/>
                <w:color w:val="FFFFFF"/>
                <w:szCs w:val="20"/>
              </w:rPr>
            </w:pPr>
            <w:r w:rsidRPr="00C35193">
              <w:rPr>
                <w:rFonts w:ascii="Calibri" w:hAnsi="Calibri" w:cs="Calibri"/>
                <w:b/>
                <w:bCs/>
                <w:color w:val="FFFFFF"/>
                <w:szCs w:val="20"/>
              </w:rPr>
              <w:t>Programming Code</w:t>
            </w:r>
          </w:p>
        </w:tc>
      </w:tr>
      <w:tr w:rsidR="00C8129E" w:rsidRPr="00C35193" w14:paraId="7E628346" w14:textId="77777777" w:rsidTr="00A23D18">
        <w:trPr>
          <w:trHeight w:val="244"/>
        </w:trPr>
        <w:tc>
          <w:tcPr>
            <w:tcW w:w="1199" w:type="pct"/>
            <w:tcBorders>
              <w:top w:val="nil"/>
              <w:left w:val="single" w:sz="8" w:space="0" w:color="auto"/>
              <w:bottom w:val="single" w:sz="8" w:space="0" w:color="auto"/>
              <w:right w:val="single" w:sz="8" w:space="0" w:color="auto"/>
            </w:tcBorders>
            <w:shd w:val="clear" w:color="000000" w:fill="00B0F0"/>
            <w:noWrap/>
            <w:vAlign w:val="center"/>
            <w:hideMark/>
          </w:tcPr>
          <w:p w14:paraId="0A527D6B" w14:textId="77777777" w:rsidR="00C8129E" w:rsidRPr="00C35193" w:rsidRDefault="00C8129E" w:rsidP="00A23D18">
            <w:pPr>
              <w:jc w:val="center"/>
              <w:rPr>
                <w:rFonts w:ascii="Calibri" w:hAnsi="Calibri" w:cs="Calibri"/>
                <w:b/>
                <w:bCs/>
                <w:color w:val="FFFFFF"/>
                <w:szCs w:val="20"/>
              </w:rPr>
            </w:pPr>
            <w:r w:rsidRPr="00C35193">
              <w:rPr>
                <w:rFonts w:ascii="Calibri" w:hAnsi="Calibri" w:cs="Calibri"/>
                <w:b/>
                <w:bCs/>
                <w:color w:val="FFFFFF"/>
                <w:szCs w:val="20"/>
              </w:rPr>
              <w:t>R Programming</w:t>
            </w:r>
          </w:p>
        </w:tc>
        <w:tc>
          <w:tcPr>
            <w:tcW w:w="3801" w:type="pct"/>
            <w:tcBorders>
              <w:top w:val="nil"/>
              <w:left w:val="nil"/>
              <w:bottom w:val="single" w:sz="8" w:space="0" w:color="auto"/>
              <w:right w:val="single" w:sz="8" w:space="0" w:color="auto"/>
            </w:tcBorders>
            <w:shd w:val="clear" w:color="auto" w:fill="auto"/>
            <w:vAlign w:val="bottom"/>
            <w:hideMark/>
          </w:tcPr>
          <w:p w14:paraId="19A231F0" w14:textId="77777777" w:rsidR="00C8129E" w:rsidRPr="00A22C0A" w:rsidRDefault="00C8129E" w:rsidP="00A23D18">
            <w:pPr>
              <w:rPr>
                <w:rFonts w:ascii="Consolas" w:hAnsi="Consolas" w:cs="Calibri"/>
                <w:color w:val="000000"/>
                <w:szCs w:val="20"/>
              </w:rPr>
            </w:pPr>
            <w:proofErr w:type="spellStart"/>
            <w:r w:rsidRPr="00A22C0A">
              <w:rPr>
                <w:rFonts w:ascii="Consolas" w:hAnsi="Consolas" w:cs="Calibri"/>
                <w:color w:val="000000"/>
                <w:szCs w:val="20"/>
              </w:rPr>
              <w:t>loan_samp$issue_d</w:t>
            </w:r>
            <w:proofErr w:type="spellEnd"/>
            <w:r w:rsidRPr="00A22C0A">
              <w:rPr>
                <w:rFonts w:ascii="Consolas" w:hAnsi="Consolas" w:cs="Calibri"/>
                <w:color w:val="000000"/>
                <w:szCs w:val="20"/>
              </w:rPr>
              <w:t xml:space="preserve"> &lt;- </w:t>
            </w:r>
            <w:proofErr w:type="spellStart"/>
            <w:r w:rsidRPr="00A22C0A">
              <w:rPr>
                <w:rFonts w:ascii="Consolas" w:hAnsi="Consolas" w:cs="Calibri"/>
                <w:color w:val="000000"/>
                <w:szCs w:val="20"/>
              </w:rPr>
              <w:t>as.Date</w:t>
            </w:r>
            <w:proofErr w:type="spellEnd"/>
            <w:r w:rsidRPr="00A22C0A">
              <w:rPr>
                <w:rFonts w:ascii="Consolas" w:hAnsi="Consolas" w:cs="Calibri"/>
                <w:color w:val="000000"/>
                <w:szCs w:val="20"/>
              </w:rPr>
              <w:t>(</w:t>
            </w:r>
            <w:proofErr w:type="spellStart"/>
            <w:r w:rsidRPr="00A22C0A">
              <w:rPr>
                <w:rFonts w:ascii="Consolas" w:hAnsi="Consolas" w:cs="Calibri"/>
                <w:color w:val="000000"/>
                <w:szCs w:val="20"/>
              </w:rPr>
              <w:t>loan_samp$issue_d</w:t>
            </w:r>
            <w:proofErr w:type="spellEnd"/>
            <w:r w:rsidRPr="00A22C0A">
              <w:rPr>
                <w:rFonts w:ascii="Consolas" w:hAnsi="Consolas" w:cs="Calibri"/>
                <w:color w:val="000000"/>
                <w:szCs w:val="20"/>
              </w:rPr>
              <w:t>, format = "%m/%d/%Y")</w:t>
            </w:r>
          </w:p>
        </w:tc>
      </w:tr>
      <w:tr w:rsidR="00C8129E" w:rsidRPr="00C35193" w14:paraId="53EBD138" w14:textId="77777777" w:rsidTr="00A23D18">
        <w:trPr>
          <w:trHeight w:val="244"/>
        </w:trPr>
        <w:tc>
          <w:tcPr>
            <w:tcW w:w="1199" w:type="pct"/>
            <w:tcBorders>
              <w:top w:val="nil"/>
              <w:left w:val="nil"/>
              <w:bottom w:val="nil"/>
              <w:right w:val="nil"/>
            </w:tcBorders>
            <w:shd w:val="clear" w:color="auto" w:fill="auto"/>
            <w:noWrap/>
            <w:vAlign w:val="bottom"/>
            <w:hideMark/>
          </w:tcPr>
          <w:p w14:paraId="24531263" w14:textId="77777777" w:rsidR="00C8129E" w:rsidRPr="00C35193" w:rsidRDefault="00C8129E" w:rsidP="00A23D18">
            <w:pPr>
              <w:rPr>
                <w:rFonts w:ascii="Calibri" w:hAnsi="Calibri" w:cs="Calibri"/>
                <w:color w:val="000000"/>
                <w:szCs w:val="20"/>
              </w:rPr>
            </w:pPr>
          </w:p>
        </w:tc>
        <w:tc>
          <w:tcPr>
            <w:tcW w:w="3801" w:type="pct"/>
            <w:tcBorders>
              <w:top w:val="nil"/>
              <w:left w:val="nil"/>
              <w:bottom w:val="nil"/>
              <w:right w:val="nil"/>
            </w:tcBorders>
            <w:shd w:val="clear" w:color="auto" w:fill="auto"/>
            <w:noWrap/>
            <w:vAlign w:val="bottom"/>
            <w:hideMark/>
          </w:tcPr>
          <w:p w14:paraId="21F5207B" w14:textId="77777777" w:rsidR="00C8129E" w:rsidRPr="00A22C0A" w:rsidRDefault="00C8129E" w:rsidP="00A23D18">
            <w:pPr>
              <w:rPr>
                <w:rFonts w:ascii="Consolas" w:hAnsi="Consolas"/>
                <w:szCs w:val="20"/>
              </w:rPr>
            </w:pPr>
          </w:p>
        </w:tc>
      </w:tr>
      <w:tr w:rsidR="00C8129E" w:rsidRPr="00C35193" w14:paraId="342E0728" w14:textId="77777777" w:rsidTr="00A23D18">
        <w:trPr>
          <w:trHeight w:val="244"/>
        </w:trPr>
        <w:tc>
          <w:tcPr>
            <w:tcW w:w="1199" w:type="pct"/>
            <w:tcBorders>
              <w:top w:val="single" w:sz="8" w:space="0" w:color="auto"/>
              <w:left w:val="single" w:sz="8" w:space="0" w:color="auto"/>
              <w:bottom w:val="single" w:sz="8" w:space="0" w:color="auto"/>
              <w:right w:val="single" w:sz="8" w:space="0" w:color="auto"/>
            </w:tcBorders>
            <w:shd w:val="clear" w:color="000000" w:fill="00B0F0"/>
            <w:noWrap/>
            <w:vAlign w:val="center"/>
            <w:hideMark/>
          </w:tcPr>
          <w:p w14:paraId="18C63693" w14:textId="77777777" w:rsidR="00C8129E" w:rsidRPr="00C35193" w:rsidRDefault="00C8129E" w:rsidP="00A23D18">
            <w:pPr>
              <w:rPr>
                <w:rFonts w:ascii="Calibri" w:hAnsi="Calibri" w:cs="Calibri"/>
                <w:b/>
                <w:bCs/>
                <w:color w:val="FFFFFF"/>
                <w:szCs w:val="20"/>
              </w:rPr>
            </w:pPr>
            <w:r w:rsidRPr="00C35193">
              <w:rPr>
                <w:rFonts w:ascii="Calibri" w:hAnsi="Calibri" w:cs="Calibri"/>
                <w:b/>
                <w:bCs/>
                <w:color w:val="FFFFFF"/>
                <w:szCs w:val="20"/>
              </w:rPr>
              <w:t>Python Programming</w:t>
            </w:r>
          </w:p>
        </w:tc>
        <w:tc>
          <w:tcPr>
            <w:tcW w:w="3801" w:type="pct"/>
            <w:tcBorders>
              <w:top w:val="single" w:sz="8" w:space="0" w:color="auto"/>
              <w:left w:val="nil"/>
              <w:bottom w:val="single" w:sz="8" w:space="0" w:color="auto"/>
              <w:right w:val="single" w:sz="8" w:space="0" w:color="auto"/>
            </w:tcBorders>
            <w:shd w:val="clear" w:color="auto" w:fill="auto"/>
            <w:vAlign w:val="bottom"/>
            <w:hideMark/>
          </w:tcPr>
          <w:p w14:paraId="07286818" w14:textId="77777777" w:rsidR="00C8129E" w:rsidRPr="00A22C0A" w:rsidRDefault="00C8129E" w:rsidP="00A23D18">
            <w:pPr>
              <w:rPr>
                <w:rFonts w:ascii="Consolas" w:hAnsi="Consolas" w:cs="Calibri"/>
                <w:color w:val="000000"/>
                <w:szCs w:val="20"/>
              </w:rPr>
            </w:pPr>
            <w:proofErr w:type="spellStart"/>
            <w:r w:rsidRPr="00A22C0A">
              <w:rPr>
                <w:rFonts w:ascii="Consolas" w:hAnsi="Consolas" w:cs="Calibri"/>
                <w:color w:val="000000"/>
                <w:szCs w:val="20"/>
              </w:rPr>
              <w:t>loan_samp</w:t>
            </w:r>
            <w:proofErr w:type="spellEnd"/>
            <w:r w:rsidRPr="00A22C0A">
              <w:rPr>
                <w:rFonts w:ascii="Consolas" w:hAnsi="Consolas" w:cs="Calibri"/>
                <w:color w:val="000000"/>
                <w:szCs w:val="20"/>
              </w:rPr>
              <w:t>['</w:t>
            </w:r>
            <w:proofErr w:type="spellStart"/>
            <w:r w:rsidRPr="00A22C0A">
              <w:rPr>
                <w:rFonts w:ascii="Consolas" w:hAnsi="Consolas" w:cs="Calibri"/>
                <w:color w:val="000000"/>
                <w:szCs w:val="20"/>
              </w:rPr>
              <w:t>issue_d</w:t>
            </w:r>
            <w:proofErr w:type="spellEnd"/>
            <w:r w:rsidRPr="00A22C0A">
              <w:rPr>
                <w:rFonts w:ascii="Consolas" w:hAnsi="Consolas" w:cs="Calibri"/>
                <w:color w:val="000000"/>
                <w:szCs w:val="20"/>
              </w:rPr>
              <w:t xml:space="preserve">'] = </w:t>
            </w:r>
            <w:proofErr w:type="spellStart"/>
            <w:r w:rsidRPr="00A22C0A">
              <w:rPr>
                <w:rFonts w:ascii="Consolas" w:hAnsi="Consolas" w:cs="Calibri"/>
                <w:color w:val="000000"/>
                <w:szCs w:val="20"/>
              </w:rPr>
              <w:t>pd.to_datetime</w:t>
            </w:r>
            <w:proofErr w:type="spellEnd"/>
            <w:r w:rsidRPr="00A22C0A">
              <w:rPr>
                <w:rFonts w:ascii="Consolas" w:hAnsi="Consolas" w:cs="Calibri"/>
                <w:color w:val="000000"/>
                <w:szCs w:val="20"/>
              </w:rPr>
              <w:t>(</w:t>
            </w:r>
            <w:proofErr w:type="spellStart"/>
            <w:r w:rsidRPr="00A22C0A">
              <w:rPr>
                <w:rFonts w:ascii="Consolas" w:hAnsi="Consolas" w:cs="Calibri"/>
                <w:color w:val="000000"/>
                <w:szCs w:val="20"/>
              </w:rPr>
              <w:t>loan_samp</w:t>
            </w:r>
            <w:proofErr w:type="spellEnd"/>
            <w:r w:rsidRPr="00A22C0A">
              <w:rPr>
                <w:rFonts w:ascii="Consolas" w:hAnsi="Consolas" w:cs="Calibri"/>
                <w:color w:val="000000"/>
                <w:szCs w:val="20"/>
              </w:rPr>
              <w:t>['</w:t>
            </w:r>
            <w:proofErr w:type="spellStart"/>
            <w:r w:rsidRPr="00A22C0A">
              <w:rPr>
                <w:rFonts w:ascii="Consolas" w:hAnsi="Consolas" w:cs="Calibri"/>
                <w:color w:val="000000"/>
                <w:szCs w:val="20"/>
              </w:rPr>
              <w:t>issue_d</w:t>
            </w:r>
            <w:proofErr w:type="spellEnd"/>
            <w:r w:rsidRPr="00A22C0A">
              <w:rPr>
                <w:rFonts w:ascii="Consolas" w:hAnsi="Consolas" w:cs="Calibri"/>
                <w:color w:val="000000"/>
                <w:szCs w:val="20"/>
              </w:rPr>
              <w:t>'])</w:t>
            </w:r>
          </w:p>
        </w:tc>
      </w:tr>
      <w:tr w:rsidR="00C8129E" w:rsidRPr="00C35193" w14:paraId="1A322D4C" w14:textId="77777777" w:rsidTr="00A23D18">
        <w:trPr>
          <w:trHeight w:val="244"/>
        </w:trPr>
        <w:tc>
          <w:tcPr>
            <w:tcW w:w="1199" w:type="pct"/>
            <w:tcBorders>
              <w:top w:val="nil"/>
              <w:left w:val="nil"/>
              <w:bottom w:val="nil"/>
              <w:right w:val="nil"/>
            </w:tcBorders>
            <w:shd w:val="clear" w:color="auto" w:fill="auto"/>
            <w:noWrap/>
            <w:vAlign w:val="bottom"/>
            <w:hideMark/>
          </w:tcPr>
          <w:p w14:paraId="64D56A56" w14:textId="77777777" w:rsidR="00C8129E" w:rsidRPr="00C35193" w:rsidRDefault="00C8129E" w:rsidP="00A23D18">
            <w:pPr>
              <w:rPr>
                <w:rFonts w:ascii="Calibri" w:hAnsi="Calibri" w:cs="Calibri"/>
                <w:color w:val="000000"/>
                <w:szCs w:val="20"/>
              </w:rPr>
            </w:pPr>
          </w:p>
        </w:tc>
        <w:tc>
          <w:tcPr>
            <w:tcW w:w="3801" w:type="pct"/>
            <w:tcBorders>
              <w:top w:val="nil"/>
              <w:left w:val="nil"/>
              <w:bottom w:val="nil"/>
              <w:right w:val="nil"/>
            </w:tcBorders>
            <w:shd w:val="clear" w:color="auto" w:fill="auto"/>
            <w:noWrap/>
            <w:vAlign w:val="bottom"/>
            <w:hideMark/>
          </w:tcPr>
          <w:p w14:paraId="6A5D5927" w14:textId="77777777" w:rsidR="00C8129E" w:rsidRPr="00A22C0A" w:rsidRDefault="00C8129E" w:rsidP="00A23D18">
            <w:pPr>
              <w:rPr>
                <w:rFonts w:ascii="Consolas" w:hAnsi="Consolas"/>
                <w:szCs w:val="20"/>
              </w:rPr>
            </w:pPr>
          </w:p>
        </w:tc>
      </w:tr>
      <w:tr w:rsidR="00C8129E" w:rsidRPr="00C35193" w14:paraId="629B0640" w14:textId="77777777" w:rsidTr="00A23D18">
        <w:trPr>
          <w:trHeight w:val="244"/>
        </w:trPr>
        <w:tc>
          <w:tcPr>
            <w:tcW w:w="1199" w:type="pct"/>
            <w:tcBorders>
              <w:top w:val="single" w:sz="8" w:space="0" w:color="auto"/>
              <w:left w:val="single" w:sz="8" w:space="0" w:color="auto"/>
              <w:bottom w:val="single" w:sz="8" w:space="0" w:color="auto"/>
              <w:right w:val="single" w:sz="8" w:space="0" w:color="auto"/>
            </w:tcBorders>
            <w:shd w:val="clear" w:color="000000" w:fill="00B0F0"/>
            <w:noWrap/>
            <w:vAlign w:val="center"/>
            <w:hideMark/>
          </w:tcPr>
          <w:p w14:paraId="12008751" w14:textId="77777777" w:rsidR="00C8129E" w:rsidRPr="00C35193" w:rsidRDefault="00C8129E" w:rsidP="00A23D18">
            <w:pPr>
              <w:rPr>
                <w:rFonts w:ascii="Calibri" w:hAnsi="Calibri" w:cs="Calibri"/>
                <w:b/>
                <w:bCs/>
                <w:color w:val="FFFFFF"/>
                <w:szCs w:val="20"/>
              </w:rPr>
            </w:pPr>
            <w:r w:rsidRPr="00C35193">
              <w:rPr>
                <w:rFonts w:ascii="Calibri" w:hAnsi="Calibri" w:cs="Calibri"/>
                <w:b/>
                <w:bCs/>
                <w:color w:val="FFFFFF"/>
                <w:szCs w:val="20"/>
              </w:rPr>
              <w:t>SAS Programming</w:t>
            </w:r>
          </w:p>
        </w:tc>
        <w:tc>
          <w:tcPr>
            <w:tcW w:w="3801" w:type="pct"/>
            <w:tcBorders>
              <w:top w:val="single" w:sz="8" w:space="0" w:color="auto"/>
              <w:left w:val="nil"/>
              <w:bottom w:val="single" w:sz="8" w:space="0" w:color="auto"/>
              <w:right w:val="single" w:sz="8" w:space="0" w:color="auto"/>
            </w:tcBorders>
            <w:shd w:val="clear" w:color="auto" w:fill="auto"/>
            <w:noWrap/>
            <w:vAlign w:val="center"/>
            <w:hideMark/>
          </w:tcPr>
          <w:p w14:paraId="3953E593" w14:textId="77777777" w:rsidR="00C8129E" w:rsidRPr="00A22C0A" w:rsidRDefault="00C8129E" w:rsidP="00A23D18">
            <w:pPr>
              <w:rPr>
                <w:rFonts w:ascii="Consolas" w:hAnsi="Consolas" w:cstheme="minorHAnsi"/>
                <w:color w:val="020202"/>
                <w:szCs w:val="20"/>
              </w:rPr>
            </w:pPr>
            <w:proofErr w:type="spellStart"/>
            <w:r w:rsidRPr="00A22C0A">
              <w:rPr>
                <w:rFonts w:ascii="Consolas" w:hAnsi="Consolas" w:cstheme="minorHAnsi"/>
                <w:color w:val="020202"/>
                <w:szCs w:val="20"/>
              </w:rPr>
              <w:t>issue_d</w:t>
            </w:r>
            <w:proofErr w:type="spellEnd"/>
            <w:r w:rsidRPr="00A22C0A">
              <w:rPr>
                <w:rFonts w:ascii="Consolas" w:hAnsi="Consolas" w:cstheme="minorHAnsi"/>
                <w:color w:val="020202"/>
                <w:szCs w:val="20"/>
              </w:rPr>
              <w:t xml:space="preserve"> = </w:t>
            </w:r>
            <w:r w:rsidRPr="00A22C0A">
              <w:rPr>
                <w:rFonts w:ascii="Consolas" w:hAnsi="Consolas" w:cstheme="minorHAnsi"/>
                <w:b/>
                <w:color w:val="3366FF"/>
                <w:szCs w:val="20"/>
              </w:rPr>
              <w:t>INPUT</w:t>
            </w:r>
            <w:r w:rsidRPr="00A22C0A">
              <w:rPr>
                <w:rFonts w:ascii="Consolas" w:hAnsi="Consolas" w:cstheme="minorHAnsi"/>
                <w:color w:val="020202"/>
                <w:szCs w:val="20"/>
              </w:rPr>
              <w:t>(</w:t>
            </w:r>
            <w:proofErr w:type="spellStart"/>
            <w:r w:rsidRPr="00A22C0A">
              <w:rPr>
                <w:rFonts w:ascii="Consolas" w:hAnsi="Consolas" w:cstheme="minorHAnsi"/>
                <w:color w:val="020202"/>
                <w:szCs w:val="20"/>
              </w:rPr>
              <w:t>issue_d</w:t>
            </w:r>
            <w:proofErr w:type="spellEnd"/>
            <w:r w:rsidRPr="00A22C0A">
              <w:rPr>
                <w:rFonts w:ascii="Consolas" w:hAnsi="Consolas" w:cstheme="minorHAnsi"/>
                <w:color w:val="020202"/>
                <w:szCs w:val="20"/>
              </w:rPr>
              <w:t xml:space="preserve">, </w:t>
            </w:r>
            <w:r w:rsidRPr="00A22C0A">
              <w:rPr>
                <w:rFonts w:ascii="Consolas" w:hAnsi="Consolas" w:cstheme="minorHAnsi"/>
                <w:b/>
                <w:color w:val="008000"/>
                <w:szCs w:val="20"/>
              </w:rPr>
              <w:t>MMDDYY9.</w:t>
            </w:r>
            <w:r w:rsidRPr="00A22C0A">
              <w:rPr>
                <w:rFonts w:ascii="Consolas" w:hAnsi="Consolas" w:cstheme="minorHAnsi"/>
                <w:color w:val="020202"/>
                <w:szCs w:val="20"/>
              </w:rPr>
              <w:t>);</w:t>
            </w:r>
          </w:p>
        </w:tc>
      </w:tr>
    </w:tbl>
    <w:p w14:paraId="704BBAE3" w14:textId="77777777" w:rsidR="00C8129E" w:rsidRDefault="00C8129E" w:rsidP="00C8129E">
      <w:pPr>
        <w:pStyle w:val="ABodyCopy"/>
        <w:spacing w:after="0"/>
        <w:ind w:left="0"/>
        <w:rPr>
          <w:rFonts w:asciiTheme="minorHAnsi" w:hAnsiTheme="minorHAnsi"/>
          <w:sz w:val="22"/>
          <w:szCs w:val="22"/>
        </w:rPr>
      </w:pPr>
    </w:p>
    <w:p w14:paraId="244D770D" w14:textId="77777777" w:rsidR="00C8129E" w:rsidRDefault="00C8129E" w:rsidP="00C8129E">
      <w:pPr>
        <w:pStyle w:val="ABodyCopy"/>
        <w:spacing w:after="0"/>
        <w:ind w:left="0"/>
        <w:rPr>
          <w:rFonts w:asciiTheme="minorHAnsi" w:hAnsiTheme="minorHAnsi"/>
          <w:sz w:val="22"/>
          <w:szCs w:val="22"/>
        </w:rPr>
      </w:pPr>
      <w:r>
        <w:rPr>
          <w:rFonts w:asciiTheme="minorHAnsi" w:hAnsiTheme="minorHAnsi"/>
          <w:sz w:val="22"/>
          <w:szCs w:val="22"/>
        </w:rPr>
        <w:t xml:space="preserve">Please note that both the R and Python programming languages required us to convert the </w:t>
      </w:r>
      <w:r w:rsidRPr="00070890">
        <w:rPr>
          <w:rFonts w:asciiTheme="minorHAnsi" w:hAnsiTheme="minorHAnsi"/>
          <w:sz w:val="22"/>
          <w:szCs w:val="22"/>
        </w:rPr>
        <w:t>“</w:t>
      </w:r>
      <w:proofErr w:type="spellStart"/>
      <w:r w:rsidRPr="00070890">
        <w:rPr>
          <w:rFonts w:asciiTheme="minorHAnsi" w:hAnsiTheme="minorHAnsi"/>
          <w:sz w:val="22"/>
          <w:szCs w:val="22"/>
        </w:rPr>
        <w:t>issue_d</w:t>
      </w:r>
      <w:proofErr w:type="spellEnd"/>
      <w:r w:rsidRPr="00070890">
        <w:rPr>
          <w:rFonts w:asciiTheme="minorHAnsi" w:hAnsiTheme="minorHAnsi"/>
          <w:sz w:val="22"/>
          <w:szCs w:val="22"/>
        </w:rPr>
        <w:t>” and the “</w:t>
      </w:r>
      <w:proofErr w:type="spellStart"/>
      <w:r w:rsidRPr="00070890">
        <w:rPr>
          <w:rFonts w:asciiTheme="minorHAnsi" w:hAnsiTheme="minorHAnsi"/>
          <w:sz w:val="22"/>
          <w:szCs w:val="22"/>
        </w:rPr>
        <w:t>earliest_cr_dt</w:t>
      </w:r>
      <w:proofErr w:type="spellEnd"/>
      <w:r w:rsidRPr="00070890">
        <w:rPr>
          <w:rFonts w:asciiTheme="minorHAnsi" w:hAnsiTheme="minorHAnsi"/>
          <w:sz w:val="22"/>
          <w:szCs w:val="22"/>
        </w:rPr>
        <w:t>”</w:t>
      </w:r>
      <w:r>
        <w:rPr>
          <w:rFonts w:asciiTheme="minorHAnsi" w:hAnsiTheme="minorHAnsi"/>
          <w:sz w:val="22"/>
          <w:szCs w:val="22"/>
        </w:rPr>
        <w:t xml:space="preserve"> variables into a date field. However, SAS identified the proper format for these fields as date fields. The code contained in Program 3.4 shows how to convert the R and Python “</w:t>
      </w:r>
      <w:proofErr w:type="spellStart"/>
      <w:r>
        <w:rPr>
          <w:rFonts w:asciiTheme="minorHAnsi" w:hAnsiTheme="minorHAnsi"/>
          <w:sz w:val="22"/>
          <w:szCs w:val="22"/>
        </w:rPr>
        <w:t>issue_d</w:t>
      </w:r>
      <w:proofErr w:type="spellEnd"/>
      <w:r>
        <w:rPr>
          <w:rFonts w:asciiTheme="minorHAnsi" w:hAnsiTheme="minorHAnsi"/>
          <w:sz w:val="22"/>
          <w:szCs w:val="22"/>
        </w:rPr>
        <w:t>” fields into date formats. The SAS example shows how to convert a character field into a date field. This code would be included in a DATA step if necessary.</w:t>
      </w:r>
    </w:p>
    <w:p w14:paraId="4ADCE671" w14:textId="77777777" w:rsidR="00C8129E" w:rsidRDefault="00C8129E" w:rsidP="00C8129E">
      <w:pPr>
        <w:pStyle w:val="ABodyCopy"/>
        <w:spacing w:after="0"/>
        <w:ind w:left="0"/>
        <w:rPr>
          <w:rFonts w:asciiTheme="minorHAnsi" w:hAnsiTheme="minorHAnsi"/>
          <w:sz w:val="22"/>
          <w:szCs w:val="22"/>
        </w:rPr>
      </w:pPr>
    </w:p>
    <w:p w14:paraId="17816A26" w14:textId="77777777" w:rsidR="00C8129E" w:rsidRDefault="00C8129E" w:rsidP="00C8129E">
      <w:pPr>
        <w:pStyle w:val="ABodyCopy"/>
        <w:spacing w:after="0"/>
        <w:ind w:left="0"/>
        <w:rPr>
          <w:rFonts w:asciiTheme="minorHAnsi" w:hAnsiTheme="minorHAnsi"/>
          <w:sz w:val="22"/>
          <w:szCs w:val="22"/>
        </w:rPr>
      </w:pPr>
      <w:r>
        <w:rPr>
          <w:rFonts w:asciiTheme="minorHAnsi" w:hAnsiTheme="minorHAnsi"/>
          <w:sz w:val="22"/>
          <w:szCs w:val="22"/>
        </w:rPr>
        <w:t>Once we have correctly formatted the “</w:t>
      </w:r>
      <w:proofErr w:type="spellStart"/>
      <w:r>
        <w:rPr>
          <w:rFonts w:asciiTheme="minorHAnsi" w:hAnsiTheme="minorHAnsi"/>
          <w:sz w:val="22"/>
          <w:szCs w:val="22"/>
        </w:rPr>
        <w:t>issue_d</w:t>
      </w:r>
      <w:proofErr w:type="spellEnd"/>
      <w:r>
        <w:rPr>
          <w:rFonts w:asciiTheme="minorHAnsi" w:hAnsiTheme="minorHAnsi"/>
          <w:sz w:val="22"/>
          <w:szCs w:val="22"/>
        </w:rPr>
        <w:t>” field, we can create a chart that plots the account volume as bars and the event rate as a line, using the newly formatted “</w:t>
      </w:r>
      <w:proofErr w:type="spellStart"/>
      <w:r>
        <w:rPr>
          <w:rFonts w:asciiTheme="minorHAnsi" w:hAnsiTheme="minorHAnsi"/>
          <w:sz w:val="22"/>
          <w:szCs w:val="22"/>
        </w:rPr>
        <w:t>issue_d</w:t>
      </w:r>
      <w:proofErr w:type="spellEnd"/>
      <w:r>
        <w:rPr>
          <w:rFonts w:asciiTheme="minorHAnsi" w:hAnsiTheme="minorHAnsi"/>
          <w:sz w:val="22"/>
          <w:szCs w:val="22"/>
        </w:rPr>
        <w:t xml:space="preserve">” field as the x-axis. </w:t>
      </w:r>
    </w:p>
    <w:p w14:paraId="5AD1F943" w14:textId="77777777" w:rsidR="00C8129E" w:rsidRDefault="00C8129E" w:rsidP="00C8129E">
      <w:pPr>
        <w:pStyle w:val="ABodyCopy"/>
        <w:spacing w:after="0"/>
        <w:ind w:left="0"/>
        <w:rPr>
          <w:rFonts w:asciiTheme="minorHAnsi" w:hAnsiTheme="minorHAnsi"/>
          <w:sz w:val="22"/>
          <w:szCs w:val="22"/>
        </w:rPr>
      </w:pPr>
    </w:p>
    <w:p w14:paraId="445467CA" w14:textId="77777777" w:rsidR="00C8129E" w:rsidRDefault="00C8129E" w:rsidP="00C8129E">
      <w:pPr>
        <w:pStyle w:val="ABodyCopy"/>
        <w:spacing w:after="0"/>
        <w:ind w:left="0"/>
        <w:rPr>
          <w:rFonts w:asciiTheme="minorHAnsi" w:hAnsiTheme="minorHAnsi"/>
          <w:sz w:val="22"/>
          <w:szCs w:val="22"/>
        </w:rPr>
      </w:pPr>
      <w:r>
        <w:rPr>
          <w:rFonts w:asciiTheme="minorHAnsi" w:hAnsiTheme="minorHAnsi"/>
          <w:sz w:val="22"/>
          <w:szCs w:val="22"/>
        </w:rPr>
        <w:t>Chart 3.1 shows the account volumes and default rates by month. This chart shows us two critical pieces of information. First, the account volume starts very low, resulting in wild swings to the event rate. Second, the event rate began to trail off about 18 months after there was a stable period. This tells us that people need about a year and a half of credit availability before they default.</w:t>
      </w:r>
    </w:p>
    <w:p w14:paraId="751E9229" w14:textId="77777777" w:rsidR="00C8129E" w:rsidRDefault="00C8129E" w:rsidP="00C8129E">
      <w:pPr>
        <w:pStyle w:val="ACaptionHead"/>
        <w:ind w:left="0"/>
      </w:pPr>
      <w:r>
        <w:t>Chart 3.1 – Account Volume and Default Rates by Month</w:t>
      </w:r>
    </w:p>
    <w:p w14:paraId="30DA30AC" w14:textId="77777777" w:rsidR="00C8129E" w:rsidRDefault="00C8129E" w:rsidP="00C8129E">
      <w:pPr>
        <w:pStyle w:val="ABodyCopy"/>
        <w:spacing w:after="0"/>
        <w:ind w:left="0"/>
        <w:rPr>
          <w:rFonts w:asciiTheme="minorHAnsi" w:hAnsiTheme="minorHAnsi"/>
          <w:sz w:val="22"/>
          <w:szCs w:val="22"/>
        </w:rPr>
      </w:pPr>
      <w:r>
        <w:rPr>
          <w:noProof/>
        </w:rPr>
        <w:drawing>
          <wp:inline distT="0" distB="0" distL="0" distR="0" wp14:anchorId="09DC9DDD" wp14:editId="087C2191">
            <wp:extent cx="5257800" cy="2551430"/>
            <wp:effectExtent l="0" t="0" r="0" b="1270"/>
            <wp:docPr id="1487795053" name="Picture 1487795053"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795053" name="Picture 1487795053" descr="A graph of a number of data&#10;&#10;Description automatically generated with medium confidence"/>
                    <pic:cNvPicPr/>
                  </pic:nvPicPr>
                  <pic:blipFill>
                    <a:blip r:embed="rId37"/>
                    <a:stretch>
                      <a:fillRect/>
                    </a:stretch>
                  </pic:blipFill>
                  <pic:spPr>
                    <a:xfrm>
                      <a:off x="0" y="0"/>
                      <a:ext cx="5257800" cy="2551430"/>
                    </a:xfrm>
                    <a:prstGeom prst="rect">
                      <a:avLst/>
                    </a:prstGeom>
                  </pic:spPr>
                </pic:pic>
              </a:graphicData>
            </a:graphic>
          </wp:inline>
        </w:drawing>
      </w:r>
    </w:p>
    <w:p w14:paraId="3D8A010A" w14:textId="77777777" w:rsidR="00C8129E" w:rsidRDefault="00C8129E" w:rsidP="00C8129E">
      <w:pPr>
        <w:pStyle w:val="ABodyCopy"/>
        <w:spacing w:after="0"/>
        <w:ind w:left="0"/>
        <w:rPr>
          <w:rFonts w:asciiTheme="minorHAnsi" w:hAnsiTheme="minorHAnsi"/>
          <w:sz w:val="22"/>
          <w:szCs w:val="22"/>
        </w:rPr>
      </w:pPr>
    </w:p>
    <w:p w14:paraId="7256AC34" w14:textId="0E2A419B" w:rsidR="00C8129E" w:rsidRDefault="00C8129E" w:rsidP="00C8129E">
      <w:pPr>
        <w:pStyle w:val="ABodyCopy"/>
        <w:spacing w:after="0"/>
        <w:ind w:left="0"/>
        <w:rPr>
          <w:rFonts w:asciiTheme="minorHAnsi" w:hAnsiTheme="minorHAnsi"/>
          <w:sz w:val="22"/>
          <w:szCs w:val="22"/>
        </w:rPr>
      </w:pPr>
    </w:p>
    <w:p w14:paraId="48472DA7" w14:textId="72BE5660" w:rsidR="00B209FD" w:rsidRPr="00B209FD" w:rsidRDefault="00B209FD" w:rsidP="00F10739">
      <w:pPr>
        <w:pStyle w:val="ABodyCopy"/>
        <w:shd w:val="clear" w:color="auto" w:fill="F2F2F2" w:themeFill="background1" w:themeFillShade="F2"/>
        <w:spacing w:after="0"/>
        <w:ind w:left="1350"/>
        <w:rPr>
          <w:rFonts w:asciiTheme="minorHAnsi" w:hAnsiTheme="minorHAnsi"/>
          <w:b/>
          <w:bCs/>
          <w:sz w:val="22"/>
          <w:szCs w:val="22"/>
        </w:rPr>
      </w:pPr>
      <w:r w:rsidRPr="00B209FD">
        <w:rPr>
          <w:rFonts w:asciiTheme="minorHAnsi" w:hAnsiTheme="minorHAnsi"/>
          <w:b/>
          <w:bCs/>
          <w:sz w:val="22"/>
          <w:szCs w:val="22"/>
        </w:rPr>
        <w:t>Decision Time: Balancing Data Science with Intuition</w:t>
      </w:r>
    </w:p>
    <w:p w14:paraId="0219435A" w14:textId="06238684" w:rsidR="00C8129E" w:rsidRDefault="00B209FD" w:rsidP="00F10739">
      <w:pPr>
        <w:pStyle w:val="ABodyCopy"/>
        <w:shd w:val="clear" w:color="auto" w:fill="F2F2F2" w:themeFill="background1" w:themeFillShade="F2"/>
        <w:spacing w:after="0"/>
        <w:ind w:left="1350"/>
        <w:rPr>
          <w:rFonts w:asciiTheme="minorHAnsi" w:hAnsiTheme="minorHAnsi"/>
          <w:sz w:val="22"/>
          <w:szCs w:val="22"/>
        </w:rPr>
      </w:pPr>
      <w:r w:rsidRPr="008562A4">
        <w:rPr>
          <w:rFonts w:asciiTheme="minorHAnsi" w:hAnsiTheme="minorHAnsi"/>
          <w:noProof/>
          <w:sz w:val="22"/>
          <w:szCs w:val="22"/>
        </w:rPr>
        <w:drawing>
          <wp:anchor distT="0" distB="0" distL="114300" distR="114300" simplePos="0" relativeHeight="251661312" behindDoc="0" locked="0" layoutInCell="1" allowOverlap="1" wp14:anchorId="0BCC7BCC" wp14:editId="73AE7086">
            <wp:simplePos x="0" y="0"/>
            <wp:positionH relativeFrom="column">
              <wp:posOffset>38100</wp:posOffset>
            </wp:positionH>
            <wp:positionV relativeFrom="paragraph">
              <wp:posOffset>71144</wp:posOffset>
            </wp:positionV>
            <wp:extent cx="685800" cy="798195"/>
            <wp:effectExtent l="0" t="0" r="0" b="1905"/>
            <wp:wrapSquare wrapText="bothSides"/>
            <wp:docPr id="7" name="Picture 7" descr="A black and white symbol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black and white symbol with arrows&#10;&#10;Description automatically generated"/>
                    <pic:cNvPicPr/>
                  </pic:nvPicPr>
                  <pic:blipFill>
                    <a:blip r:embed="rId34"/>
                    <a:stretch>
                      <a:fillRect/>
                    </a:stretch>
                  </pic:blipFill>
                  <pic:spPr>
                    <a:xfrm>
                      <a:off x="0" y="0"/>
                      <a:ext cx="685800" cy="798195"/>
                    </a:xfrm>
                    <a:prstGeom prst="rect">
                      <a:avLst/>
                    </a:prstGeom>
                  </pic:spPr>
                </pic:pic>
              </a:graphicData>
            </a:graphic>
            <wp14:sizeRelH relativeFrom="margin">
              <wp14:pctWidth>0</wp14:pctWidth>
            </wp14:sizeRelH>
            <wp14:sizeRelV relativeFrom="margin">
              <wp14:pctHeight>0</wp14:pctHeight>
            </wp14:sizeRelV>
          </wp:anchor>
        </w:drawing>
      </w:r>
      <w:r w:rsidR="00C8129E">
        <w:rPr>
          <w:rFonts w:asciiTheme="minorHAnsi" w:hAnsiTheme="minorHAnsi"/>
          <w:sz w:val="22"/>
          <w:szCs w:val="22"/>
        </w:rPr>
        <w:t>The beginning of this chapter spoke of the art and science of data science. The “art” part of data science is rooted in creativity, domain expertise, and intuition. When deciding on issues such as data segmentation or selecting a specific date range, there are limited data analysis techniques that can help you evaluate and visualize the issue. However, decisions such as selecting an acceptable date range are often decided by business knowledge and intuition and form a story the data scientist is constructing.</w:t>
      </w:r>
    </w:p>
    <w:p w14:paraId="1E397BEF" w14:textId="77777777" w:rsidR="00C8129E" w:rsidRDefault="00C8129E" w:rsidP="00C8129E">
      <w:pPr>
        <w:pStyle w:val="ABodyCopy"/>
        <w:spacing w:after="0"/>
        <w:ind w:left="0"/>
        <w:rPr>
          <w:rFonts w:asciiTheme="minorHAnsi" w:hAnsiTheme="minorHAnsi"/>
          <w:sz w:val="22"/>
          <w:szCs w:val="22"/>
        </w:rPr>
      </w:pPr>
    </w:p>
    <w:p w14:paraId="1E54480F" w14:textId="77777777" w:rsidR="00C8129E" w:rsidRDefault="00C8129E" w:rsidP="00C8129E">
      <w:pPr>
        <w:pStyle w:val="ABodyCopy"/>
        <w:spacing w:after="0"/>
        <w:ind w:left="0"/>
        <w:rPr>
          <w:rFonts w:asciiTheme="minorHAnsi" w:hAnsiTheme="minorHAnsi"/>
          <w:sz w:val="22"/>
          <w:szCs w:val="22"/>
        </w:rPr>
      </w:pPr>
      <w:r>
        <w:rPr>
          <w:rFonts w:asciiTheme="minorHAnsi" w:hAnsiTheme="minorHAnsi"/>
          <w:sz w:val="22"/>
          <w:szCs w:val="22"/>
        </w:rPr>
        <w:lastRenderedPageBreak/>
        <w:t>Chart 3.1 shows us that the Lending Club data set has a significant ramp-up period that starts in July 2007 and goes up to about January 2014. Notice how much the event rate fluctuates during this time period. These fluctuations are due to low monthly account volume. Around January 2014, the monthly account volume was large enough that the event rate stabilized. This leads us to believe we should not use data before January 2014.</w:t>
      </w:r>
    </w:p>
    <w:p w14:paraId="225D35D4" w14:textId="77777777" w:rsidR="00C8129E" w:rsidRDefault="00C8129E" w:rsidP="00C8129E">
      <w:pPr>
        <w:pStyle w:val="ABodyCopy"/>
        <w:spacing w:after="0"/>
        <w:ind w:left="0"/>
        <w:rPr>
          <w:rFonts w:asciiTheme="minorHAnsi" w:hAnsiTheme="minorHAnsi"/>
          <w:sz w:val="22"/>
          <w:szCs w:val="22"/>
        </w:rPr>
      </w:pPr>
    </w:p>
    <w:p w14:paraId="6CE6B957" w14:textId="77777777" w:rsidR="00C8129E" w:rsidRDefault="00C8129E" w:rsidP="00C8129E">
      <w:pPr>
        <w:pStyle w:val="ABodyCopy"/>
        <w:spacing w:after="0"/>
        <w:ind w:left="0"/>
        <w:rPr>
          <w:rFonts w:asciiTheme="minorHAnsi" w:hAnsiTheme="minorHAnsi"/>
          <w:sz w:val="22"/>
          <w:szCs w:val="22"/>
        </w:rPr>
      </w:pPr>
      <w:r>
        <w:rPr>
          <w:rFonts w:asciiTheme="minorHAnsi" w:hAnsiTheme="minorHAnsi"/>
          <w:sz w:val="22"/>
          <w:szCs w:val="22"/>
        </w:rPr>
        <w:t xml:space="preserve">Around January 2017, the event rate began to decrease steadily. This behavior seems strange because the account volume is still high, and there had been stability for years prior to this point. Since there had not been any external factors, such as federal interest rate cuts or consumer bailout programs introduced, that would have affected this population, we can conclude that the steady reduction in default rates is a result of what we can call “runway time.”  </w:t>
      </w:r>
    </w:p>
    <w:p w14:paraId="6A6128B4" w14:textId="77777777" w:rsidR="00C8129E" w:rsidRDefault="00C8129E" w:rsidP="00C8129E">
      <w:pPr>
        <w:pStyle w:val="ABodyCopy"/>
        <w:spacing w:after="0"/>
        <w:ind w:left="0"/>
        <w:rPr>
          <w:rFonts w:asciiTheme="minorHAnsi" w:hAnsiTheme="minorHAnsi"/>
          <w:sz w:val="22"/>
          <w:szCs w:val="22"/>
        </w:rPr>
      </w:pPr>
    </w:p>
    <w:p w14:paraId="2C636306" w14:textId="77777777" w:rsidR="00C8129E" w:rsidRDefault="00C8129E" w:rsidP="00C8129E">
      <w:pPr>
        <w:pStyle w:val="ABodyCopy"/>
        <w:spacing w:after="0"/>
        <w:ind w:left="0"/>
        <w:rPr>
          <w:rFonts w:asciiTheme="minorHAnsi" w:hAnsiTheme="minorHAnsi"/>
          <w:sz w:val="22"/>
          <w:szCs w:val="22"/>
        </w:rPr>
      </w:pPr>
      <w:r>
        <w:rPr>
          <w:rFonts w:asciiTheme="minorHAnsi" w:hAnsiTheme="minorHAnsi"/>
          <w:sz w:val="22"/>
          <w:szCs w:val="22"/>
        </w:rPr>
        <w:t xml:space="preserve">In this context, “runway time” means the general amount of time that must pass for an event to occur. In our example, people do not generally default on their loans within the first couple of months of acquiring them. The general “runway time” for loan default can be anywhere between six months to five years, depending on the type of loan. </w:t>
      </w:r>
    </w:p>
    <w:p w14:paraId="7BDAAAA7" w14:textId="77777777" w:rsidR="00C8129E" w:rsidRDefault="00C8129E" w:rsidP="00C8129E">
      <w:pPr>
        <w:pStyle w:val="ABodyCopy"/>
        <w:spacing w:after="0"/>
        <w:ind w:left="0"/>
        <w:rPr>
          <w:rFonts w:asciiTheme="minorHAnsi" w:hAnsiTheme="minorHAnsi"/>
          <w:sz w:val="22"/>
          <w:szCs w:val="22"/>
        </w:rPr>
      </w:pPr>
    </w:p>
    <w:p w14:paraId="0ED1C1D5" w14:textId="77777777" w:rsidR="00C8129E" w:rsidRDefault="00C8129E" w:rsidP="00C8129E">
      <w:pPr>
        <w:pStyle w:val="ABodyCopy"/>
        <w:spacing w:after="0"/>
        <w:ind w:left="0"/>
        <w:rPr>
          <w:rFonts w:asciiTheme="minorHAnsi" w:hAnsiTheme="minorHAnsi"/>
          <w:sz w:val="22"/>
          <w:szCs w:val="22"/>
        </w:rPr>
      </w:pPr>
      <w:r>
        <w:rPr>
          <w:rFonts w:asciiTheme="minorHAnsi" w:hAnsiTheme="minorHAnsi"/>
          <w:sz w:val="22"/>
          <w:szCs w:val="22"/>
        </w:rPr>
        <w:t>By examining the event rate over time, we can determine that the runway time for this event is about 18 months. The decline in the event rate began in January 2014 and bottomed out around June 2017. This leads us to believe we should not use data after January 2017.</w:t>
      </w:r>
    </w:p>
    <w:p w14:paraId="2005B0EB" w14:textId="77777777" w:rsidR="00C8129E" w:rsidRDefault="00C8129E" w:rsidP="00C8129E">
      <w:pPr>
        <w:pStyle w:val="ABodyCopy"/>
        <w:spacing w:after="0"/>
        <w:ind w:left="0"/>
        <w:rPr>
          <w:rFonts w:asciiTheme="minorHAnsi" w:hAnsiTheme="minorHAnsi"/>
          <w:sz w:val="22"/>
          <w:szCs w:val="22"/>
        </w:rPr>
      </w:pPr>
    </w:p>
    <w:p w14:paraId="1560E51D" w14:textId="77777777" w:rsidR="00C8129E" w:rsidRDefault="00C8129E" w:rsidP="00C8129E">
      <w:pPr>
        <w:pStyle w:val="ABodyCopy"/>
        <w:spacing w:after="0"/>
        <w:ind w:left="0"/>
        <w:rPr>
          <w:rFonts w:asciiTheme="minorHAnsi" w:hAnsiTheme="minorHAnsi"/>
          <w:sz w:val="22"/>
          <w:szCs w:val="22"/>
        </w:rPr>
      </w:pPr>
      <w:r>
        <w:rPr>
          <w:rFonts w:asciiTheme="minorHAnsi" w:hAnsiTheme="minorHAnsi"/>
          <w:sz w:val="22"/>
          <w:szCs w:val="22"/>
        </w:rPr>
        <w:t>Program 3.5 shows the code to limit the data set to the January 2014 to January 2017 time period.</w:t>
      </w:r>
    </w:p>
    <w:p w14:paraId="414256C9" w14:textId="77777777" w:rsidR="00C8129E" w:rsidRDefault="00C8129E" w:rsidP="00C8129E">
      <w:pPr>
        <w:pStyle w:val="ACaptionHead"/>
        <w:ind w:left="0"/>
      </w:pPr>
      <w:r>
        <w:t xml:space="preserve">Program 3.5 – Limit Date Range of Modeling Data set    </w:t>
      </w:r>
    </w:p>
    <w:tbl>
      <w:tblPr>
        <w:tblW w:w="5000" w:type="pct"/>
        <w:tblLook w:val="04A0" w:firstRow="1" w:lastRow="0" w:firstColumn="1" w:lastColumn="0" w:noHBand="0" w:noVBand="1"/>
      </w:tblPr>
      <w:tblGrid>
        <w:gridCol w:w="1981"/>
        <w:gridCol w:w="6279"/>
      </w:tblGrid>
      <w:tr w:rsidR="00C8129E" w:rsidRPr="00525FC8" w14:paraId="38278A69" w14:textId="77777777" w:rsidTr="00A23D18">
        <w:trPr>
          <w:trHeight w:val="276"/>
        </w:trPr>
        <w:tc>
          <w:tcPr>
            <w:tcW w:w="1199" w:type="pct"/>
            <w:tcBorders>
              <w:top w:val="single" w:sz="8" w:space="0" w:color="auto"/>
              <w:left w:val="single" w:sz="8" w:space="0" w:color="auto"/>
              <w:bottom w:val="single" w:sz="8" w:space="0" w:color="auto"/>
              <w:right w:val="single" w:sz="8" w:space="0" w:color="auto"/>
            </w:tcBorders>
            <w:shd w:val="clear" w:color="000000" w:fill="0070C0"/>
            <w:noWrap/>
            <w:vAlign w:val="center"/>
            <w:hideMark/>
          </w:tcPr>
          <w:p w14:paraId="29084146" w14:textId="77777777" w:rsidR="00C8129E" w:rsidRPr="00525FC8" w:rsidRDefault="00C8129E" w:rsidP="00A23D18">
            <w:pPr>
              <w:jc w:val="center"/>
              <w:rPr>
                <w:rFonts w:ascii="Calibri" w:hAnsi="Calibri" w:cs="Calibri"/>
                <w:b/>
                <w:bCs/>
                <w:color w:val="FFFFFF"/>
                <w:szCs w:val="20"/>
              </w:rPr>
            </w:pPr>
            <w:r w:rsidRPr="00525FC8">
              <w:rPr>
                <w:rFonts w:ascii="Calibri" w:hAnsi="Calibri" w:cs="Calibri"/>
                <w:b/>
                <w:bCs/>
                <w:color w:val="FFFFFF"/>
                <w:szCs w:val="20"/>
              </w:rPr>
              <w:t>Language</w:t>
            </w:r>
          </w:p>
        </w:tc>
        <w:tc>
          <w:tcPr>
            <w:tcW w:w="3801" w:type="pct"/>
            <w:tcBorders>
              <w:top w:val="single" w:sz="8" w:space="0" w:color="auto"/>
              <w:left w:val="nil"/>
              <w:bottom w:val="single" w:sz="8" w:space="0" w:color="auto"/>
              <w:right w:val="single" w:sz="8" w:space="0" w:color="auto"/>
            </w:tcBorders>
            <w:shd w:val="clear" w:color="000000" w:fill="0070C0"/>
            <w:vAlign w:val="center"/>
            <w:hideMark/>
          </w:tcPr>
          <w:p w14:paraId="3CBCF59E" w14:textId="77777777" w:rsidR="00C8129E" w:rsidRPr="00525FC8" w:rsidRDefault="00C8129E" w:rsidP="00A23D18">
            <w:pPr>
              <w:jc w:val="center"/>
              <w:rPr>
                <w:rFonts w:ascii="Calibri" w:hAnsi="Calibri" w:cs="Calibri"/>
                <w:b/>
                <w:bCs/>
                <w:color w:val="FFFFFF"/>
                <w:szCs w:val="20"/>
              </w:rPr>
            </w:pPr>
            <w:r w:rsidRPr="00525FC8">
              <w:rPr>
                <w:rFonts w:ascii="Calibri" w:hAnsi="Calibri" w:cs="Calibri"/>
                <w:b/>
                <w:bCs/>
                <w:color w:val="FFFFFF"/>
                <w:szCs w:val="20"/>
              </w:rPr>
              <w:t>Programming Code</w:t>
            </w:r>
          </w:p>
        </w:tc>
      </w:tr>
      <w:tr w:rsidR="00C8129E" w:rsidRPr="00525FC8" w14:paraId="574EA2AC" w14:textId="77777777" w:rsidTr="00A23D18">
        <w:trPr>
          <w:trHeight w:val="276"/>
        </w:trPr>
        <w:tc>
          <w:tcPr>
            <w:tcW w:w="1199" w:type="pct"/>
            <w:tcBorders>
              <w:top w:val="nil"/>
              <w:left w:val="single" w:sz="8" w:space="0" w:color="auto"/>
              <w:bottom w:val="single" w:sz="8" w:space="0" w:color="auto"/>
              <w:right w:val="single" w:sz="8" w:space="0" w:color="auto"/>
            </w:tcBorders>
            <w:shd w:val="clear" w:color="000000" w:fill="00B0F0"/>
            <w:noWrap/>
            <w:vAlign w:val="center"/>
            <w:hideMark/>
          </w:tcPr>
          <w:p w14:paraId="5FF5BA14" w14:textId="77777777" w:rsidR="00C8129E" w:rsidRPr="00525FC8" w:rsidRDefault="00C8129E" w:rsidP="00A23D18">
            <w:pPr>
              <w:jc w:val="center"/>
              <w:rPr>
                <w:rFonts w:ascii="Calibri" w:hAnsi="Calibri" w:cs="Calibri"/>
                <w:b/>
                <w:bCs/>
                <w:color w:val="FFFFFF"/>
                <w:szCs w:val="20"/>
              </w:rPr>
            </w:pPr>
            <w:r w:rsidRPr="00525FC8">
              <w:rPr>
                <w:rFonts w:ascii="Calibri" w:hAnsi="Calibri" w:cs="Calibri"/>
                <w:b/>
                <w:bCs/>
                <w:color w:val="FFFFFF"/>
                <w:szCs w:val="20"/>
              </w:rPr>
              <w:t>R Programming</w:t>
            </w:r>
          </w:p>
        </w:tc>
        <w:tc>
          <w:tcPr>
            <w:tcW w:w="3801" w:type="pct"/>
            <w:tcBorders>
              <w:top w:val="nil"/>
              <w:left w:val="nil"/>
              <w:bottom w:val="single" w:sz="8" w:space="0" w:color="auto"/>
              <w:right w:val="single" w:sz="8" w:space="0" w:color="auto"/>
            </w:tcBorders>
            <w:shd w:val="clear" w:color="auto" w:fill="auto"/>
            <w:vAlign w:val="bottom"/>
            <w:hideMark/>
          </w:tcPr>
          <w:p w14:paraId="70F08C98" w14:textId="77777777" w:rsidR="00C8129E" w:rsidRPr="00F30D77" w:rsidRDefault="00C8129E" w:rsidP="00A23D18">
            <w:pPr>
              <w:rPr>
                <w:rFonts w:ascii="Consolas" w:hAnsi="Consolas" w:cs="Calibri"/>
                <w:color w:val="000000"/>
                <w:sz w:val="22"/>
                <w:szCs w:val="22"/>
              </w:rPr>
            </w:pPr>
            <w:proofErr w:type="spellStart"/>
            <w:r w:rsidRPr="00F30D77">
              <w:rPr>
                <w:rFonts w:ascii="Consolas" w:hAnsi="Consolas" w:cs="Calibri"/>
                <w:color w:val="000000"/>
                <w:sz w:val="22"/>
                <w:szCs w:val="22"/>
              </w:rPr>
              <w:t>loan_data</w:t>
            </w:r>
            <w:proofErr w:type="spellEnd"/>
            <w:r w:rsidRPr="00F30D77">
              <w:rPr>
                <w:rFonts w:ascii="Consolas" w:hAnsi="Consolas" w:cs="Calibri"/>
                <w:color w:val="000000"/>
                <w:sz w:val="22"/>
                <w:szCs w:val="22"/>
              </w:rPr>
              <w:t xml:space="preserve"> &lt;- subset(</w:t>
            </w:r>
            <w:proofErr w:type="spellStart"/>
            <w:r w:rsidRPr="00F30D77">
              <w:rPr>
                <w:rFonts w:ascii="Consolas" w:hAnsi="Consolas" w:cs="Calibri"/>
                <w:color w:val="000000"/>
                <w:sz w:val="22"/>
                <w:szCs w:val="22"/>
              </w:rPr>
              <w:t>loan_samp</w:t>
            </w:r>
            <w:proofErr w:type="spellEnd"/>
            <w:r w:rsidRPr="00F30D77">
              <w:rPr>
                <w:rFonts w:ascii="Consolas" w:hAnsi="Consolas" w:cs="Calibri"/>
                <w:color w:val="000000"/>
                <w:sz w:val="22"/>
                <w:szCs w:val="22"/>
              </w:rPr>
              <w:t xml:space="preserve">, </w:t>
            </w:r>
            <w:proofErr w:type="spellStart"/>
            <w:r w:rsidRPr="00F30D77">
              <w:rPr>
                <w:rFonts w:ascii="Consolas" w:hAnsi="Consolas" w:cs="Calibri"/>
                <w:color w:val="000000"/>
                <w:sz w:val="22"/>
                <w:szCs w:val="22"/>
              </w:rPr>
              <w:t>issue_d</w:t>
            </w:r>
            <w:proofErr w:type="spellEnd"/>
            <w:r w:rsidRPr="00F30D77">
              <w:rPr>
                <w:rFonts w:ascii="Consolas" w:hAnsi="Consolas" w:cs="Calibri"/>
                <w:color w:val="000000"/>
                <w:sz w:val="22"/>
                <w:szCs w:val="22"/>
              </w:rPr>
              <w:t xml:space="preserve"> &gt;= </w:t>
            </w:r>
            <w:proofErr w:type="spellStart"/>
            <w:r w:rsidRPr="00F30D77">
              <w:rPr>
                <w:rFonts w:ascii="Consolas" w:hAnsi="Consolas" w:cs="Calibri"/>
                <w:color w:val="000000"/>
                <w:sz w:val="22"/>
                <w:szCs w:val="22"/>
              </w:rPr>
              <w:t>as.Date</w:t>
            </w:r>
            <w:proofErr w:type="spellEnd"/>
            <w:r w:rsidRPr="00F30D77">
              <w:rPr>
                <w:rFonts w:ascii="Consolas" w:hAnsi="Consolas" w:cs="Calibri"/>
                <w:color w:val="000000"/>
                <w:sz w:val="22"/>
                <w:szCs w:val="22"/>
              </w:rPr>
              <w:t xml:space="preserve">("2014-01-01") &amp; </w:t>
            </w:r>
            <w:proofErr w:type="spellStart"/>
            <w:r w:rsidRPr="00F30D77">
              <w:rPr>
                <w:rFonts w:ascii="Consolas" w:hAnsi="Consolas" w:cs="Calibri"/>
                <w:color w:val="000000"/>
                <w:sz w:val="22"/>
                <w:szCs w:val="22"/>
              </w:rPr>
              <w:t>issue_d</w:t>
            </w:r>
            <w:proofErr w:type="spellEnd"/>
            <w:r w:rsidRPr="00F30D77">
              <w:rPr>
                <w:rFonts w:ascii="Consolas" w:hAnsi="Consolas" w:cs="Calibri"/>
                <w:color w:val="000000"/>
                <w:sz w:val="22"/>
                <w:szCs w:val="22"/>
              </w:rPr>
              <w:t xml:space="preserve"> &lt;= </w:t>
            </w:r>
            <w:proofErr w:type="spellStart"/>
            <w:r w:rsidRPr="00F30D77">
              <w:rPr>
                <w:rFonts w:ascii="Consolas" w:hAnsi="Consolas" w:cs="Calibri"/>
                <w:color w:val="000000"/>
                <w:sz w:val="22"/>
                <w:szCs w:val="22"/>
              </w:rPr>
              <w:t>as.Date</w:t>
            </w:r>
            <w:proofErr w:type="spellEnd"/>
            <w:r w:rsidRPr="00F30D77">
              <w:rPr>
                <w:rFonts w:ascii="Consolas" w:hAnsi="Consolas" w:cs="Calibri"/>
                <w:color w:val="000000"/>
                <w:sz w:val="22"/>
                <w:szCs w:val="22"/>
              </w:rPr>
              <w:t>("2017-12-31"))</w:t>
            </w:r>
          </w:p>
        </w:tc>
      </w:tr>
      <w:tr w:rsidR="00C8129E" w:rsidRPr="00525FC8" w14:paraId="09B21493" w14:textId="77777777" w:rsidTr="00A23D18">
        <w:trPr>
          <w:trHeight w:val="276"/>
        </w:trPr>
        <w:tc>
          <w:tcPr>
            <w:tcW w:w="1199" w:type="pct"/>
            <w:tcBorders>
              <w:top w:val="nil"/>
              <w:left w:val="nil"/>
              <w:bottom w:val="nil"/>
              <w:right w:val="nil"/>
            </w:tcBorders>
            <w:shd w:val="clear" w:color="auto" w:fill="auto"/>
            <w:noWrap/>
            <w:vAlign w:val="bottom"/>
            <w:hideMark/>
          </w:tcPr>
          <w:p w14:paraId="7EC37945" w14:textId="77777777" w:rsidR="00C8129E" w:rsidRPr="00525FC8" w:rsidRDefault="00C8129E" w:rsidP="00A23D18">
            <w:pPr>
              <w:rPr>
                <w:rFonts w:ascii="Calibri" w:hAnsi="Calibri" w:cs="Calibri"/>
                <w:color w:val="000000"/>
                <w:sz w:val="22"/>
                <w:szCs w:val="22"/>
              </w:rPr>
            </w:pPr>
          </w:p>
        </w:tc>
        <w:tc>
          <w:tcPr>
            <w:tcW w:w="3801" w:type="pct"/>
            <w:tcBorders>
              <w:top w:val="nil"/>
              <w:left w:val="nil"/>
              <w:bottom w:val="nil"/>
              <w:right w:val="nil"/>
            </w:tcBorders>
            <w:shd w:val="clear" w:color="auto" w:fill="auto"/>
            <w:noWrap/>
            <w:vAlign w:val="bottom"/>
            <w:hideMark/>
          </w:tcPr>
          <w:p w14:paraId="2C1055A3" w14:textId="77777777" w:rsidR="00C8129E" w:rsidRPr="00F30D77" w:rsidRDefault="00C8129E" w:rsidP="00A23D18">
            <w:pPr>
              <w:rPr>
                <w:rFonts w:ascii="Consolas" w:hAnsi="Consolas"/>
                <w:szCs w:val="20"/>
              </w:rPr>
            </w:pPr>
          </w:p>
        </w:tc>
      </w:tr>
      <w:tr w:rsidR="00C8129E" w:rsidRPr="00525FC8" w14:paraId="07FB7F28" w14:textId="77777777" w:rsidTr="00A23D18">
        <w:trPr>
          <w:trHeight w:val="276"/>
        </w:trPr>
        <w:tc>
          <w:tcPr>
            <w:tcW w:w="1199" w:type="pct"/>
            <w:tcBorders>
              <w:top w:val="single" w:sz="8" w:space="0" w:color="auto"/>
              <w:left w:val="single" w:sz="8" w:space="0" w:color="auto"/>
              <w:bottom w:val="single" w:sz="8" w:space="0" w:color="auto"/>
              <w:right w:val="single" w:sz="8" w:space="0" w:color="auto"/>
            </w:tcBorders>
            <w:shd w:val="clear" w:color="000000" w:fill="00B0F0"/>
            <w:noWrap/>
            <w:vAlign w:val="center"/>
            <w:hideMark/>
          </w:tcPr>
          <w:p w14:paraId="0FCC1463" w14:textId="77777777" w:rsidR="00C8129E" w:rsidRPr="00525FC8" w:rsidRDefault="00C8129E" w:rsidP="00A23D18">
            <w:pPr>
              <w:rPr>
                <w:rFonts w:ascii="Calibri" w:hAnsi="Calibri" w:cs="Calibri"/>
                <w:b/>
                <w:bCs/>
                <w:color w:val="FFFFFF"/>
                <w:szCs w:val="20"/>
              </w:rPr>
            </w:pPr>
            <w:r w:rsidRPr="00525FC8">
              <w:rPr>
                <w:rFonts w:ascii="Calibri" w:hAnsi="Calibri" w:cs="Calibri"/>
                <w:b/>
                <w:bCs/>
                <w:color w:val="FFFFFF"/>
                <w:szCs w:val="20"/>
              </w:rPr>
              <w:t>Python Programming</w:t>
            </w:r>
          </w:p>
        </w:tc>
        <w:tc>
          <w:tcPr>
            <w:tcW w:w="3801" w:type="pct"/>
            <w:tcBorders>
              <w:top w:val="single" w:sz="8" w:space="0" w:color="auto"/>
              <w:left w:val="nil"/>
              <w:bottom w:val="single" w:sz="8" w:space="0" w:color="auto"/>
              <w:right w:val="single" w:sz="8" w:space="0" w:color="auto"/>
            </w:tcBorders>
            <w:shd w:val="clear" w:color="auto" w:fill="auto"/>
            <w:vAlign w:val="bottom"/>
            <w:hideMark/>
          </w:tcPr>
          <w:p w14:paraId="2336CA4C" w14:textId="77777777" w:rsidR="00C8129E" w:rsidRPr="00F30D77" w:rsidRDefault="00C8129E" w:rsidP="00A23D18">
            <w:pPr>
              <w:rPr>
                <w:rFonts w:ascii="Consolas" w:hAnsi="Consolas" w:cs="Calibri"/>
                <w:color w:val="000000"/>
                <w:sz w:val="22"/>
                <w:szCs w:val="22"/>
              </w:rPr>
            </w:pPr>
            <w:proofErr w:type="spellStart"/>
            <w:r w:rsidRPr="00F30D77">
              <w:rPr>
                <w:rFonts w:ascii="Consolas" w:hAnsi="Consolas" w:cs="Calibri"/>
                <w:color w:val="000000"/>
                <w:sz w:val="22"/>
                <w:szCs w:val="22"/>
              </w:rPr>
              <w:t>loan_data</w:t>
            </w:r>
            <w:proofErr w:type="spellEnd"/>
            <w:r w:rsidRPr="00F30D77">
              <w:rPr>
                <w:rFonts w:ascii="Consolas" w:hAnsi="Consolas" w:cs="Calibri"/>
                <w:color w:val="000000"/>
                <w:sz w:val="22"/>
                <w:szCs w:val="22"/>
              </w:rPr>
              <w:t xml:space="preserve"> = </w:t>
            </w:r>
            <w:proofErr w:type="spellStart"/>
            <w:r w:rsidRPr="00F30D77">
              <w:rPr>
                <w:rFonts w:ascii="Consolas" w:hAnsi="Consolas" w:cs="Calibri"/>
                <w:color w:val="000000"/>
                <w:sz w:val="22"/>
                <w:szCs w:val="22"/>
              </w:rPr>
              <w:t>loan_samp</w:t>
            </w:r>
            <w:proofErr w:type="spellEnd"/>
            <w:r w:rsidRPr="00F30D77">
              <w:rPr>
                <w:rFonts w:ascii="Consolas" w:hAnsi="Consolas" w:cs="Calibri"/>
                <w:color w:val="000000"/>
                <w:sz w:val="22"/>
                <w:szCs w:val="22"/>
              </w:rPr>
              <w:t>[(</w:t>
            </w:r>
            <w:proofErr w:type="spellStart"/>
            <w:r w:rsidRPr="00F30D77">
              <w:rPr>
                <w:rFonts w:ascii="Consolas" w:hAnsi="Consolas" w:cs="Calibri"/>
                <w:color w:val="000000"/>
                <w:sz w:val="22"/>
                <w:szCs w:val="22"/>
              </w:rPr>
              <w:t>loan_samp</w:t>
            </w:r>
            <w:proofErr w:type="spellEnd"/>
            <w:r w:rsidRPr="00F30D77">
              <w:rPr>
                <w:rFonts w:ascii="Consolas" w:hAnsi="Consolas" w:cs="Calibri"/>
                <w:color w:val="000000"/>
                <w:sz w:val="22"/>
                <w:szCs w:val="22"/>
              </w:rPr>
              <w:t>['</w:t>
            </w:r>
            <w:proofErr w:type="spellStart"/>
            <w:r w:rsidRPr="00F30D77">
              <w:rPr>
                <w:rFonts w:ascii="Consolas" w:hAnsi="Consolas" w:cs="Calibri"/>
                <w:color w:val="000000"/>
                <w:sz w:val="22"/>
                <w:szCs w:val="22"/>
              </w:rPr>
              <w:t>issue_d</w:t>
            </w:r>
            <w:proofErr w:type="spellEnd"/>
            <w:r w:rsidRPr="00F30D77">
              <w:rPr>
                <w:rFonts w:ascii="Consolas" w:hAnsi="Consolas" w:cs="Calibri"/>
                <w:color w:val="000000"/>
                <w:sz w:val="22"/>
                <w:szCs w:val="22"/>
              </w:rPr>
              <w:t>']&gt;='2014-01-01') &amp; (</w:t>
            </w:r>
            <w:proofErr w:type="spellStart"/>
            <w:r w:rsidRPr="00F30D77">
              <w:rPr>
                <w:rFonts w:ascii="Consolas" w:hAnsi="Consolas" w:cs="Calibri"/>
                <w:color w:val="000000"/>
                <w:sz w:val="22"/>
                <w:szCs w:val="22"/>
              </w:rPr>
              <w:t>loan_samp</w:t>
            </w:r>
            <w:proofErr w:type="spellEnd"/>
            <w:r w:rsidRPr="00F30D77">
              <w:rPr>
                <w:rFonts w:ascii="Consolas" w:hAnsi="Consolas" w:cs="Calibri"/>
                <w:color w:val="000000"/>
                <w:sz w:val="22"/>
                <w:szCs w:val="22"/>
              </w:rPr>
              <w:t>['</w:t>
            </w:r>
            <w:proofErr w:type="spellStart"/>
            <w:r w:rsidRPr="00F30D77">
              <w:rPr>
                <w:rFonts w:ascii="Consolas" w:hAnsi="Consolas" w:cs="Calibri"/>
                <w:color w:val="000000"/>
                <w:sz w:val="22"/>
                <w:szCs w:val="22"/>
              </w:rPr>
              <w:t>issue_d</w:t>
            </w:r>
            <w:proofErr w:type="spellEnd"/>
            <w:r w:rsidRPr="00F30D77">
              <w:rPr>
                <w:rFonts w:ascii="Consolas" w:hAnsi="Consolas" w:cs="Calibri"/>
                <w:color w:val="000000"/>
                <w:sz w:val="22"/>
                <w:szCs w:val="22"/>
              </w:rPr>
              <w:t>']&lt;='2017-12-31')]</w:t>
            </w:r>
          </w:p>
        </w:tc>
      </w:tr>
      <w:tr w:rsidR="00C8129E" w:rsidRPr="00525FC8" w14:paraId="54F72974" w14:textId="77777777" w:rsidTr="00A23D18">
        <w:trPr>
          <w:trHeight w:val="276"/>
        </w:trPr>
        <w:tc>
          <w:tcPr>
            <w:tcW w:w="1199" w:type="pct"/>
            <w:tcBorders>
              <w:top w:val="nil"/>
              <w:left w:val="nil"/>
              <w:bottom w:val="nil"/>
              <w:right w:val="nil"/>
            </w:tcBorders>
            <w:shd w:val="clear" w:color="auto" w:fill="auto"/>
            <w:noWrap/>
            <w:vAlign w:val="bottom"/>
            <w:hideMark/>
          </w:tcPr>
          <w:p w14:paraId="5649E830" w14:textId="77777777" w:rsidR="00C8129E" w:rsidRPr="00525FC8" w:rsidRDefault="00C8129E" w:rsidP="00A23D18">
            <w:pPr>
              <w:rPr>
                <w:rFonts w:ascii="Calibri" w:hAnsi="Calibri" w:cs="Calibri"/>
                <w:color w:val="000000"/>
                <w:sz w:val="22"/>
                <w:szCs w:val="22"/>
              </w:rPr>
            </w:pPr>
          </w:p>
        </w:tc>
        <w:tc>
          <w:tcPr>
            <w:tcW w:w="3801" w:type="pct"/>
            <w:tcBorders>
              <w:top w:val="nil"/>
              <w:left w:val="nil"/>
              <w:bottom w:val="nil"/>
              <w:right w:val="nil"/>
            </w:tcBorders>
            <w:shd w:val="clear" w:color="auto" w:fill="auto"/>
            <w:noWrap/>
            <w:vAlign w:val="bottom"/>
            <w:hideMark/>
          </w:tcPr>
          <w:p w14:paraId="6C5D5E4A" w14:textId="77777777" w:rsidR="00C8129E" w:rsidRPr="00F30D77" w:rsidRDefault="00C8129E" w:rsidP="00A23D18">
            <w:pPr>
              <w:rPr>
                <w:rFonts w:ascii="Consolas" w:hAnsi="Consolas"/>
                <w:szCs w:val="20"/>
              </w:rPr>
            </w:pPr>
          </w:p>
        </w:tc>
      </w:tr>
      <w:tr w:rsidR="00C8129E" w:rsidRPr="00525FC8" w14:paraId="1608F1CC" w14:textId="77777777" w:rsidTr="00A23D18">
        <w:trPr>
          <w:trHeight w:val="276"/>
        </w:trPr>
        <w:tc>
          <w:tcPr>
            <w:tcW w:w="1199" w:type="pct"/>
            <w:tcBorders>
              <w:top w:val="single" w:sz="8" w:space="0" w:color="auto"/>
              <w:left w:val="single" w:sz="8" w:space="0" w:color="auto"/>
              <w:bottom w:val="single" w:sz="8" w:space="0" w:color="auto"/>
              <w:right w:val="nil"/>
            </w:tcBorders>
            <w:shd w:val="clear" w:color="000000" w:fill="00B0F0"/>
            <w:noWrap/>
            <w:vAlign w:val="center"/>
            <w:hideMark/>
          </w:tcPr>
          <w:p w14:paraId="28FE28A0" w14:textId="77777777" w:rsidR="00C8129E" w:rsidRPr="00525FC8" w:rsidRDefault="00C8129E" w:rsidP="00A23D18">
            <w:pPr>
              <w:rPr>
                <w:rFonts w:ascii="Calibri" w:hAnsi="Calibri" w:cs="Calibri"/>
                <w:b/>
                <w:bCs/>
                <w:color w:val="FFFFFF"/>
                <w:szCs w:val="20"/>
              </w:rPr>
            </w:pPr>
            <w:r w:rsidRPr="00525FC8">
              <w:rPr>
                <w:rFonts w:ascii="Calibri" w:hAnsi="Calibri" w:cs="Calibri"/>
                <w:b/>
                <w:bCs/>
                <w:color w:val="FFFFFF"/>
                <w:szCs w:val="20"/>
              </w:rPr>
              <w:t>SAS Programming</w:t>
            </w:r>
          </w:p>
        </w:tc>
        <w:tc>
          <w:tcPr>
            <w:tcW w:w="3801" w:type="pct"/>
            <w:tcBorders>
              <w:top w:val="single" w:sz="8" w:space="0" w:color="auto"/>
              <w:left w:val="nil"/>
              <w:bottom w:val="single" w:sz="8" w:space="0" w:color="auto"/>
              <w:right w:val="single" w:sz="8" w:space="0" w:color="auto"/>
            </w:tcBorders>
            <w:shd w:val="clear" w:color="auto" w:fill="auto"/>
            <w:vAlign w:val="bottom"/>
            <w:hideMark/>
          </w:tcPr>
          <w:p w14:paraId="396941AA" w14:textId="77777777" w:rsidR="00C8129E" w:rsidRPr="00F30D77" w:rsidRDefault="00C8129E" w:rsidP="00A23D18">
            <w:pPr>
              <w:rPr>
                <w:rFonts w:ascii="Consolas" w:hAnsi="Consolas" w:cs="Calibri"/>
                <w:b/>
                <w:bCs/>
                <w:color w:val="002060"/>
                <w:sz w:val="22"/>
                <w:szCs w:val="22"/>
              </w:rPr>
            </w:pPr>
            <w:r w:rsidRPr="00F30D77">
              <w:rPr>
                <w:rFonts w:ascii="Consolas" w:hAnsi="Consolas" w:cs="Calibri"/>
                <w:b/>
                <w:bCs/>
                <w:color w:val="002060"/>
                <w:sz w:val="22"/>
                <w:szCs w:val="22"/>
              </w:rPr>
              <w:t>DATA</w:t>
            </w:r>
            <w:r w:rsidRPr="00F30D77">
              <w:rPr>
                <w:rFonts w:ascii="Consolas" w:hAnsi="Consolas" w:cs="Calibri"/>
                <w:sz w:val="22"/>
                <w:szCs w:val="22"/>
              </w:rPr>
              <w:t xml:space="preserve"> </w:t>
            </w:r>
            <w:proofErr w:type="spellStart"/>
            <w:r w:rsidRPr="00F30D77">
              <w:rPr>
                <w:rFonts w:ascii="Consolas" w:hAnsi="Consolas" w:cs="Calibri"/>
                <w:sz w:val="22"/>
                <w:szCs w:val="22"/>
              </w:rPr>
              <w:t>loan_data</w:t>
            </w:r>
            <w:proofErr w:type="spellEnd"/>
            <w:r w:rsidRPr="00F30D77">
              <w:rPr>
                <w:rFonts w:ascii="Consolas" w:hAnsi="Consolas" w:cs="Calibri"/>
                <w:sz w:val="22"/>
                <w:szCs w:val="22"/>
              </w:rPr>
              <w:t>;</w:t>
            </w:r>
            <w:r w:rsidRPr="00F30D77">
              <w:rPr>
                <w:rFonts w:ascii="Consolas" w:hAnsi="Consolas" w:cs="Calibri"/>
                <w:b/>
                <w:bCs/>
                <w:color w:val="002060"/>
                <w:sz w:val="22"/>
                <w:szCs w:val="22"/>
              </w:rPr>
              <w:t xml:space="preserve"> </w:t>
            </w:r>
            <w:r w:rsidRPr="00F30D77">
              <w:rPr>
                <w:rFonts w:ascii="Consolas" w:hAnsi="Consolas" w:cs="Calibri"/>
                <w:b/>
                <w:bCs/>
                <w:color w:val="0070C0"/>
                <w:sz w:val="22"/>
                <w:szCs w:val="22"/>
              </w:rPr>
              <w:t>SET</w:t>
            </w:r>
            <w:r w:rsidRPr="00F30D77">
              <w:rPr>
                <w:rFonts w:ascii="Consolas" w:hAnsi="Consolas" w:cs="Calibri"/>
                <w:sz w:val="22"/>
                <w:szCs w:val="22"/>
              </w:rPr>
              <w:t xml:space="preserve"> </w:t>
            </w:r>
            <w:proofErr w:type="spellStart"/>
            <w:r w:rsidRPr="00F30D77">
              <w:rPr>
                <w:rFonts w:ascii="Consolas" w:hAnsi="Consolas" w:cs="Calibri"/>
                <w:sz w:val="22"/>
                <w:szCs w:val="22"/>
              </w:rPr>
              <w:t>loan_samp</w:t>
            </w:r>
            <w:proofErr w:type="spellEnd"/>
            <w:r w:rsidRPr="00F30D77">
              <w:rPr>
                <w:rFonts w:ascii="Consolas" w:hAnsi="Consolas" w:cs="Calibri"/>
                <w:sz w:val="22"/>
                <w:szCs w:val="22"/>
              </w:rPr>
              <w:t xml:space="preserve">;  </w:t>
            </w:r>
            <w:r w:rsidRPr="00F30D77">
              <w:rPr>
                <w:rFonts w:ascii="Consolas" w:hAnsi="Consolas" w:cs="Calibri"/>
                <w:b/>
                <w:bCs/>
                <w:color w:val="4472C4"/>
                <w:sz w:val="22"/>
                <w:szCs w:val="22"/>
              </w:rPr>
              <w:t>WHERE</w:t>
            </w:r>
            <w:r w:rsidRPr="00F30D77">
              <w:rPr>
                <w:rFonts w:ascii="Consolas" w:hAnsi="Consolas" w:cs="Calibri"/>
                <w:sz w:val="22"/>
                <w:szCs w:val="22"/>
              </w:rPr>
              <w:t xml:space="preserve"> '01JAN2014'd le </w:t>
            </w:r>
            <w:proofErr w:type="spellStart"/>
            <w:r w:rsidRPr="00F30D77">
              <w:rPr>
                <w:rFonts w:ascii="Consolas" w:hAnsi="Consolas" w:cs="Calibri"/>
                <w:sz w:val="22"/>
                <w:szCs w:val="22"/>
              </w:rPr>
              <w:t>issue_d</w:t>
            </w:r>
            <w:proofErr w:type="spellEnd"/>
            <w:r w:rsidRPr="00F30D77">
              <w:rPr>
                <w:rFonts w:ascii="Consolas" w:hAnsi="Consolas" w:cs="Calibri"/>
                <w:sz w:val="22"/>
                <w:szCs w:val="22"/>
              </w:rPr>
              <w:t xml:space="preserve"> le '31DEC2017'd; </w:t>
            </w:r>
            <w:r w:rsidRPr="00F30D77">
              <w:rPr>
                <w:rFonts w:ascii="Consolas" w:hAnsi="Consolas" w:cs="Calibri"/>
                <w:b/>
                <w:bCs/>
                <w:color w:val="002060"/>
                <w:sz w:val="22"/>
                <w:szCs w:val="22"/>
              </w:rPr>
              <w:t>RUN</w:t>
            </w:r>
            <w:r w:rsidRPr="00F30D77">
              <w:rPr>
                <w:rFonts w:ascii="Consolas" w:hAnsi="Consolas" w:cs="Calibri"/>
                <w:sz w:val="22"/>
                <w:szCs w:val="22"/>
              </w:rPr>
              <w:t>;</w:t>
            </w:r>
          </w:p>
        </w:tc>
      </w:tr>
    </w:tbl>
    <w:p w14:paraId="20080841" w14:textId="77777777" w:rsidR="00C8129E" w:rsidRDefault="00C8129E" w:rsidP="00C8129E">
      <w:pPr>
        <w:pStyle w:val="ABodyCopy"/>
        <w:spacing w:after="0"/>
        <w:ind w:left="0"/>
        <w:rPr>
          <w:rFonts w:asciiTheme="minorHAnsi" w:hAnsiTheme="minorHAnsi"/>
          <w:sz w:val="22"/>
          <w:szCs w:val="22"/>
        </w:rPr>
      </w:pPr>
      <w:r>
        <w:rPr>
          <w:rFonts w:asciiTheme="minorHAnsi" w:hAnsiTheme="minorHAnsi"/>
          <w:sz w:val="22"/>
          <w:szCs w:val="22"/>
        </w:rPr>
        <w:lastRenderedPageBreak/>
        <w:t>Table 3.4 shows that filtering the data set to the specified date range has decreased the overall size of the data set by about a third while significantly increasing the overall default rate.</w:t>
      </w:r>
    </w:p>
    <w:p w14:paraId="6F3179E8" w14:textId="77777777" w:rsidR="00C8129E" w:rsidRDefault="00C8129E" w:rsidP="00C8129E">
      <w:pPr>
        <w:pStyle w:val="ABodyCopy"/>
        <w:spacing w:after="0"/>
        <w:ind w:left="0"/>
        <w:rPr>
          <w:rFonts w:asciiTheme="minorHAnsi" w:hAnsiTheme="minorHAnsi"/>
          <w:sz w:val="22"/>
          <w:szCs w:val="22"/>
        </w:rPr>
      </w:pPr>
    </w:p>
    <w:p w14:paraId="581EA062" w14:textId="77777777" w:rsidR="00C8129E" w:rsidRDefault="00C8129E" w:rsidP="00C8129E">
      <w:pPr>
        <w:pStyle w:val="ACaptionHead"/>
        <w:ind w:left="0"/>
      </w:pPr>
      <w:r>
        <w:t>Table 3.4 – Target variable frequency distribution and account volume</w:t>
      </w:r>
    </w:p>
    <w:tbl>
      <w:tblPr>
        <w:tblW w:w="5642" w:type="dxa"/>
        <w:jc w:val="center"/>
        <w:tblLook w:val="04A0" w:firstRow="1" w:lastRow="0" w:firstColumn="1" w:lastColumn="0" w:noHBand="0" w:noVBand="1"/>
      </w:tblPr>
      <w:tblGrid>
        <w:gridCol w:w="572"/>
        <w:gridCol w:w="1240"/>
        <w:gridCol w:w="1240"/>
        <w:gridCol w:w="1295"/>
        <w:gridCol w:w="1295"/>
      </w:tblGrid>
      <w:tr w:rsidR="00C8129E" w:rsidRPr="00DD543A" w14:paraId="5ACC719C" w14:textId="77777777" w:rsidTr="00A23D18">
        <w:trPr>
          <w:trHeight w:val="300"/>
          <w:jc w:val="center"/>
        </w:trPr>
        <w:tc>
          <w:tcPr>
            <w:tcW w:w="572" w:type="dxa"/>
            <w:vMerge w:val="restart"/>
            <w:tcBorders>
              <w:top w:val="single" w:sz="8" w:space="0" w:color="C1C1C1"/>
              <w:left w:val="single" w:sz="8" w:space="0" w:color="C1C1C1"/>
              <w:bottom w:val="single" w:sz="8" w:space="0" w:color="C1C1C1"/>
              <w:right w:val="single" w:sz="8" w:space="0" w:color="C1C1C1"/>
            </w:tcBorders>
            <w:shd w:val="clear" w:color="000000" w:fill="EDF2F9"/>
            <w:noWrap/>
            <w:vAlign w:val="center"/>
            <w:hideMark/>
          </w:tcPr>
          <w:p w14:paraId="29FBA70B" w14:textId="77777777" w:rsidR="00C8129E" w:rsidRPr="00DD543A" w:rsidRDefault="00C8129E" w:rsidP="00A23D18">
            <w:pPr>
              <w:jc w:val="center"/>
              <w:rPr>
                <w:rFonts w:ascii="Arial" w:hAnsi="Arial" w:cs="Arial"/>
                <w:b/>
                <w:bCs/>
                <w:color w:val="112277"/>
                <w:szCs w:val="20"/>
              </w:rPr>
            </w:pPr>
            <w:r w:rsidRPr="00DD543A">
              <w:rPr>
                <w:rFonts w:ascii="Arial" w:hAnsi="Arial" w:cs="Arial"/>
                <w:b/>
                <w:bCs/>
                <w:color w:val="112277"/>
                <w:szCs w:val="20"/>
              </w:rPr>
              <w:t>bad</w:t>
            </w:r>
          </w:p>
        </w:tc>
        <w:tc>
          <w:tcPr>
            <w:tcW w:w="1240" w:type="dxa"/>
            <w:vMerge w:val="restart"/>
            <w:tcBorders>
              <w:top w:val="single" w:sz="8" w:space="0" w:color="C1C1C1"/>
              <w:left w:val="single" w:sz="8" w:space="0" w:color="C1C1C1"/>
              <w:bottom w:val="single" w:sz="8" w:space="0" w:color="C1C1C1"/>
              <w:right w:val="single" w:sz="8" w:space="0" w:color="C1C1C1"/>
            </w:tcBorders>
            <w:shd w:val="clear" w:color="000000" w:fill="EDF2F9"/>
            <w:noWrap/>
            <w:vAlign w:val="center"/>
            <w:hideMark/>
          </w:tcPr>
          <w:p w14:paraId="364429DD" w14:textId="77777777" w:rsidR="00C8129E" w:rsidRPr="00DD543A" w:rsidRDefault="00C8129E" w:rsidP="00A23D18">
            <w:pPr>
              <w:jc w:val="center"/>
              <w:rPr>
                <w:rFonts w:ascii="Arial" w:hAnsi="Arial" w:cs="Arial"/>
                <w:b/>
                <w:bCs/>
                <w:color w:val="112277"/>
                <w:szCs w:val="20"/>
              </w:rPr>
            </w:pPr>
            <w:r w:rsidRPr="00DD543A">
              <w:rPr>
                <w:rFonts w:ascii="Arial" w:hAnsi="Arial" w:cs="Arial"/>
                <w:b/>
                <w:bCs/>
                <w:color w:val="112277"/>
                <w:szCs w:val="20"/>
              </w:rPr>
              <w:t>Frequency</w:t>
            </w:r>
          </w:p>
        </w:tc>
        <w:tc>
          <w:tcPr>
            <w:tcW w:w="1240" w:type="dxa"/>
            <w:vMerge w:val="restart"/>
            <w:tcBorders>
              <w:top w:val="single" w:sz="8" w:space="0" w:color="C1C1C1"/>
              <w:left w:val="single" w:sz="8" w:space="0" w:color="C1C1C1"/>
              <w:bottom w:val="single" w:sz="8" w:space="0" w:color="C1C1C1"/>
              <w:right w:val="single" w:sz="8" w:space="0" w:color="C1C1C1"/>
            </w:tcBorders>
            <w:shd w:val="clear" w:color="000000" w:fill="EDF2F9"/>
            <w:noWrap/>
            <w:vAlign w:val="center"/>
            <w:hideMark/>
          </w:tcPr>
          <w:p w14:paraId="7006C718" w14:textId="77777777" w:rsidR="00C8129E" w:rsidRPr="00DD543A" w:rsidRDefault="00C8129E" w:rsidP="00A23D18">
            <w:pPr>
              <w:jc w:val="center"/>
              <w:rPr>
                <w:rFonts w:ascii="Arial" w:hAnsi="Arial" w:cs="Arial"/>
                <w:b/>
                <w:bCs/>
                <w:color w:val="112277"/>
                <w:szCs w:val="20"/>
              </w:rPr>
            </w:pPr>
            <w:r w:rsidRPr="00DD543A">
              <w:rPr>
                <w:rFonts w:ascii="Arial" w:hAnsi="Arial" w:cs="Arial"/>
                <w:b/>
                <w:bCs/>
                <w:color w:val="112277"/>
                <w:szCs w:val="20"/>
              </w:rPr>
              <w:t>Percent</w:t>
            </w:r>
          </w:p>
        </w:tc>
        <w:tc>
          <w:tcPr>
            <w:tcW w:w="1295" w:type="dxa"/>
            <w:tcBorders>
              <w:top w:val="single" w:sz="8" w:space="0" w:color="C1C1C1"/>
              <w:left w:val="nil"/>
              <w:bottom w:val="nil"/>
              <w:right w:val="single" w:sz="8" w:space="0" w:color="C1C1C1"/>
            </w:tcBorders>
            <w:shd w:val="clear" w:color="000000" w:fill="EDF2F9"/>
            <w:noWrap/>
            <w:vAlign w:val="center"/>
            <w:hideMark/>
          </w:tcPr>
          <w:p w14:paraId="4F10CC51" w14:textId="77777777" w:rsidR="00C8129E" w:rsidRPr="00DD543A" w:rsidRDefault="00C8129E" w:rsidP="00A23D18">
            <w:pPr>
              <w:jc w:val="center"/>
              <w:rPr>
                <w:rFonts w:ascii="Arial" w:hAnsi="Arial" w:cs="Arial"/>
                <w:b/>
                <w:bCs/>
                <w:color w:val="112277"/>
                <w:szCs w:val="20"/>
              </w:rPr>
            </w:pPr>
            <w:r w:rsidRPr="00DD543A">
              <w:rPr>
                <w:rFonts w:ascii="Arial" w:hAnsi="Arial" w:cs="Arial"/>
                <w:b/>
                <w:bCs/>
                <w:color w:val="112277"/>
                <w:szCs w:val="20"/>
              </w:rPr>
              <w:t>Cumulative</w:t>
            </w:r>
          </w:p>
        </w:tc>
        <w:tc>
          <w:tcPr>
            <w:tcW w:w="1295" w:type="dxa"/>
            <w:tcBorders>
              <w:top w:val="single" w:sz="8" w:space="0" w:color="C1C1C1"/>
              <w:left w:val="nil"/>
              <w:bottom w:val="nil"/>
              <w:right w:val="single" w:sz="8" w:space="0" w:color="C1C1C1"/>
            </w:tcBorders>
            <w:shd w:val="clear" w:color="000000" w:fill="EDF2F9"/>
            <w:noWrap/>
            <w:vAlign w:val="center"/>
            <w:hideMark/>
          </w:tcPr>
          <w:p w14:paraId="527B2F25" w14:textId="77777777" w:rsidR="00C8129E" w:rsidRPr="00DD543A" w:rsidRDefault="00C8129E" w:rsidP="00A23D18">
            <w:pPr>
              <w:jc w:val="center"/>
              <w:rPr>
                <w:rFonts w:ascii="Arial" w:hAnsi="Arial" w:cs="Arial"/>
                <w:b/>
                <w:bCs/>
                <w:color w:val="112277"/>
                <w:szCs w:val="20"/>
              </w:rPr>
            </w:pPr>
            <w:r w:rsidRPr="00DD543A">
              <w:rPr>
                <w:rFonts w:ascii="Arial" w:hAnsi="Arial" w:cs="Arial"/>
                <w:b/>
                <w:bCs/>
                <w:color w:val="112277"/>
                <w:szCs w:val="20"/>
              </w:rPr>
              <w:t>Cumulative</w:t>
            </w:r>
          </w:p>
        </w:tc>
      </w:tr>
      <w:tr w:rsidR="00C8129E" w:rsidRPr="00DD543A" w14:paraId="3EB67988" w14:textId="77777777" w:rsidTr="00A23D18">
        <w:trPr>
          <w:trHeight w:val="300"/>
          <w:jc w:val="center"/>
        </w:trPr>
        <w:tc>
          <w:tcPr>
            <w:tcW w:w="572" w:type="dxa"/>
            <w:vMerge/>
            <w:tcBorders>
              <w:top w:val="single" w:sz="8" w:space="0" w:color="C1C1C1"/>
              <w:left w:val="single" w:sz="8" w:space="0" w:color="C1C1C1"/>
              <w:bottom w:val="single" w:sz="8" w:space="0" w:color="C1C1C1"/>
              <w:right w:val="single" w:sz="8" w:space="0" w:color="C1C1C1"/>
            </w:tcBorders>
            <w:vAlign w:val="center"/>
            <w:hideMark/>
          </w:tcPr>
          <w:p w14:paraId="702F5F56" w14:textId="77777777" w:rsidR="00C8129E" w:rsidRPr="00DD543A" w:rsidRDefault="00C8129E" w:rsidP="00A23D18">
            <w:pPr>
              <w:rPr>
                <w:rFonts w:ascii="Arial" w:hAnsi="Arial" w:cs="Arial"/>
                <w:b/>
                <w:bCs/>
                <w:color w:val="112277"/>
                <w:szCs w:val="20"/>
              </w:rPr>
            </w:pPr>
          </w:p>
        </w:tc>
        <w:tc>
          <w:tcPr>
            <w:tcW w:w="1240" w:type="dxa"/>
            <w:vMerge/>
            <w:tcBorders>
              <w:top w:val="single" w:sz="8" w:space="0" w:color="C1C1C1"/>
              <w:left w:val="single" w:sz="8" w:space="0" w:color="C1C1C1"/>
              <w:bottom w:val="single" w:sz="8" w:space="0" w:color="C1C1C1"/>
              <w:right w:val="single" w:sz="8" w:space="0" w:color="C1C1C1"/>
            </w:tcBorders>
            <w:vAlign w:val="center"/>
            <w:hideMark/>
          </w:tcPr>
          <w:p w14:paraId="64695522" w14:textId="77777777" w:rsidR="00C8129E" w:rsidRPr="00DD543A" w:rsidRDefault="00C8129E" w:rsidP="00A23D18">
            <w:pPr>
              <w:rPr>
                <w:rFonts w:ascii="Arial" w:hAnsi="Arial" w:cs="Arial"/>
                <w:b/>
                <w:bCs/>
                <w:color w:val="112277"/>
                <w:szCs w:val="20"/>
              </w:rPr>
            </w:pPr>
          </w:p>
        </w:tc>
        <w:tc>
          <w:tcPr>
            <w:tcW w:w="1240" w:type="dxa"/>
            <w:vMerge/>
            <w:tcBorders>
              <w:top w:val="single" w:sz="8" w:space="0" w:color="C1C1C1"/>
              <w:left w:val="single" w:sz="8" w:space="0" w:color="C1C1C1"/>
              <w:bottom w:val="single" w:sz="8" w:space="0" w:color="C1C1C1"/>
              <w:right w:val="single" w:sz="8" w:space="0" w:color="C1C1C1"/>
            </w:tcBorders>
            <w:vAlign w:val="center"/>
            <w:hideMark/>
          </w:tcPr>
          <w:p w14:paraId="37F3F2F6" w14:textId="77777777" w:rsidR="00C8129E" w:rsidRPr="00DD543A" w:rsidRDefault="00C8129E" w:rsidP="00A23D18">
            <w:pPr>
              <w:rPr>
                <w:rFonts w:ascii="Arial" w:hAnsi="Arial" w:cs="Arial"/>
                <w:b/>
                <w:bCs/>
                <w:color w:val="112277"/>
                <w:szCs w:val="20"/>
              </w:rPr>
            </w:pPr>
          </w:p>
        </w:tc>
        <w:tc>
          <w:tcPr>
            <w:tcW w:w="1295" w:type="dxa"/>
            <w:tcBorders>
              <w:top w:val="nil"/>
              <w:left w:val="nil"/>
              <w:bottom w:val="single" w:sz="8" w:space="0" w:color="C1C1C1"/>
              <w:right w:val="single" w:sz="8" w:space="0" w:color="C1C1C1"/>
            </w:tcBorders>
            <w:shd w:val="clear" w:color="000000" w:fill="EDF2F9"/>
            <w:noWrap/>
            <w:vAlign w:val="center"/>
            <w:hideMark/>
          </w:tcPr>
          <w:p w14:paraId="24BC99A4" w14:textId="77777777" w:rsidR="00C8129E" w:rsidRPr="00DD543A" w:rsidRDefault="00C8129E" w:rsidP="00A23D18">
            <w:pPr>
              <w:jc w:val="center"/>
              <w:rPr>
                <w:rFonts w:ascii="Arial" w:hAnsi="Arial" w:cs="Arial"/>
                <w:b/>
                <w:bCs/>
                <w:color w:val="112277"/>
                <w:szCs w:val="20"/>
              </w:rPr>
            </w:pPr>
            <w:r w:rsidRPr="00DD543A">
              <w:rPr>
                <w:rFonts w:ascii="Arial" w:hAnsi="Arial" w:cs="Arial"/>
                <w:b/>
                <w:bCs/>
                <w:color w:val="112277"/>
                <w:szCs w:val="20"/>
              </w:rPr>
              <w:t>Frequency</w:t>
            </w:r>
          </w:p>
        </w:tc>
        <w:tc>
          <w:tcPr>
            <w:tcW w:w="1295" w:type="dxa"/>
            <w:tcBorders>
              <w:top w:val="nil"/>
              <w:left w:val="nil"/>
              <w:bottom w:val="single" w:sz="8" w:space="0" w:color="C1C1C1"/>
              <w:right w:val="single" w:sz="8" w:space="0" w:color="C1C1C1"/>
            </w:tcBorders>
            <w:shd w:val="clear" w:color="000000" w:fill="EDF2F9"/>
            <w:noWrap/>
            <w:vAlign w:val="center"/>
            <w:hideMark/>
          </w:tcPr>
          <w:p w14:paraId="725EECFC" w14:textId="77777777" w:rsidR="00C8129E" w:rsidRPr="00DD543A" w:rsidRDefault="00C8129E" w:rsidP="00A23D18">
            <w:pPr>
              <w:jc w:val="center"/>
              <w:rPr>
                <w:rFonts w:ascii="Arial" w:hAnsi="Arial" w:cs="Arial"/>
                <w:b/>
                <w:bCs/>
                <w:color w:val="112277"/>
                <w:szCs w:val="20"/>
              </w:rPr>
            </w:pPr>
            <w:r w:rsidRPr="00DD543A">
              <w:rPr>
                <w:rFonts w:ascii="Arial" w:hAnsi="Arial" w:cs="Arial"/>
                <w:b/>
                <w:bCs/>
                <w:color w:val="112277"/>
                <w:szCs w:val="20"/>
              </w:rPr>
              <w:t>Percent</w:t>
            </w:r>
          </w:p>
        </w:tc>
      </w:tr>
      <w:tr w:rsidR="00C8129E" w:rsidRPr="00DD543A" w14:paraId="110FD5A9" w14:textId="77777777" w:rsidTr="00A23D18">
        <w:trPr>
          <w:trHeight w:val="300"/>
          <w:jc w:val="center"/>
        </w:trPr>
        <w:tc>
          <w:tcPr>
            <w:tcW w:w="572" w:type="dxa"/>
            <w:tcBorders>
              <w:top w:val="nil"/>
              <w:left w:val="single" w:sz="8" w:space="0" w:color="C1C1C1"/>
              <w:bottom w:val="single" w:sz="8" w:space="0" w:color="C1C1C1"/>
              <w:right w:val="single" w:sz="8" w:space="0" w:color="C1C1C1"/>
            </w:tcBorders>
            <w:shd w:val="clear" w:color="000000" w:fill="EDF2F9"/>
            <w:noWrap/>
            <w:vAlign w:val="center"/>
            <w:hideMark/>
          </w:tcPr>
          <w:p w14:paraId="79612527" w14:textId="77777777" w:rsidR="00C8129E" w:rsidRPr="00DD543A" w:rsidRDefault="00C8129E" w:rsidP="00A23D18">
            <w:pPr>
              <w:jc w:val="right"/>
              <w:rPr>
                <w:rFonts w:ascii="Arial" w:hAnsi="Arial" w:cs="Arial"/>
                <w:b/>
                <w:bCs/>
                <w:color w:val="000000"/>
                <w:szCs w:val="20"/>
              </w:rPr>
            </w:pPr>
            <w:r w:rsidRPr="00DD543A">
              <w:rPr>
                <w:rFonts w:ascii="Arial" w:hAnsi="Arial" w:cs="Arial"/>
                <w:b/>
                <w:bCs/>
                <w:color w:val="000000"/>
                <w:szCs w:val="20"/>
              </w:rPr>
              <w:t>0</w:t>
            </w:r>
          </w:p>
        </w:tc>
        <w:tc>
          <w:tcPr>
            <w:tcW w:w="1240" w:type="dxa"/>
            <w:tcBorders>
              <w:top w:val="nil"/>
              <w:left w:val="nil"/>
              <w:bottom w:val="single" w:sz="8" w:space="0" w:color="C1C1C1"/>
              <w:right w:val="single" w:sz="8" w:space="0" w:color="C1C1C1"/>
            </w:tcBorders>
            <w:shd w:val="clear" w:color="000000" w:fill="FFFFFF"/>
            <w:noWrap/>
            <w:vAlign w:val="center"/>
            <w:hideMark/>
          </w:tcPr>
          <w:p w14:paraId="1EDB45B3" w14:textId="77777777" w:rsidR="00C8129E" w:rsidRPr="00DD543A" w:rsidRDefault="00C8129E" w:rsidP="00A23D18">
            <w:pPr>
              <w:jc w:val="right"/>
              <w:rPr>
                <w:rFonts w:ascii="Arial" w:hAnsi="Arial" w:cs="Arial"/>
                <w:color w:val="000000"/>
                <w:szCs w:val="20"/>
              </w:rPr>
            </w:pPr>
            <w:r w:rsidRPr="00DD543A">
              <w:rPr>
                <w:rFonts w:ascii="Arial" w:hAnsi="Arial" w:cs="Arial"/>
                <w:color w:val="000000"/>
                <w:szCs w:val="20"/>
              </w:rPr>
              <w:t>58065</w:t>
            </w:r>
          </w:p>
        </w:tc>
        <w:tc>
          <w:tcPr>
            <w:tcW w:w="1240" w:type="dxa"/>
            <w:tcBorders>
              <w:top w:val="nil"/>
              <w:left w:val="nil"/>
              <w:bottom w:val="single" w:sz="8" w:space="0" w:color="C1C1C1"/>
              <w:right w:val="single" w:sz="8" w:space="0" w:color="C1C1C1"/>
            </w:tcBorders>
            <w:shd w:val="clear" w:color="000000" w:fill="FFFFFF"/>
            <w:noWrap/>
            <w:vAlign w:val="center"/>
            <w:hideMark/>
          </w:tcPr>
          <w:p w14:paraId="5D0DB9AB" w14:textId="77777777" w:rsidR="00C8129E" w:rsidRPr="00DD543A" w:rsidRDefault="00C8129E" w:rsidP="00A23D18">
            <w:pPr>
              <w:jc w:val="right"/>
              <w:rPr>
                <w:rFonts w:ascii="Arial" w:hAnsi="Arial" w:cs="Arial"/>
                <w:color w:val="000000"/>
                <w:szCs w:val="20"/>
              </w:rPr>
            </w:pPr>
            <w:r w:rsidRPr="00DD543A">
              <w:rPr>
                <w:rFonts w:ascii="Arial" w:hAnsi="Arial" w:cs="Arial"/>
                <w:color w:val="000000"/>
                <w:szCs w:val="20"/>
              </w:rPr>
              <w:t>85.44</w:t>
            </w:r>
          </w:p>
        </w:tc>
        <w:tc>
          <w:tcPr>
            <w:tcW w:w="1295" w:type="dxa"/>
            <w:tcBorders>
              <w:top w:val="nil"/>
              <w:left w:val="nil"/>
              <w:bottom w:val="single" w:sz="8" w:space="0" w:color="C1C1C1"/>
              <w:right w:val="single" w:sz="8" w:space="0" w:color="C1C1C1"/>
            </w:tcBorders>
            <w:shd w:val="clear" w:color="000000" w:fill="FFFFFF"/>
            <w:noWrap/>
            <w:vAlign w:val="center"/>
            <w:hideMark/>
          </w:tcPr>
          <w:p w14:paraId="7298C68F" w14:textId="77777777" w:rsidR="00C8129E" w:rsidRPr="00DD543A" w:rsidRDefault="00C8129E" w:rsidP="00A23D18">
            <w:pPr>
              <w:jc w:val="right"/>
              <w:rPr>
                <w:rFonts w:ascii="Arial" w:hAnsi="Arial" w:cs="Arial"/>
                <w:color w:val="000000"/>
                <w:szCs w:val="20"/>
              </w:rPr>
            </w:pPr>
            <w:r w:rsidRPr="00DD543A">
              <w:rPr>
                <w:rFonts w:ascii="Arial" w:hAnsi="Arial" w:cs="Arial"/>
                <w:color w:val="000000"/>
                <w:szCs w:val="20"/>
              </w:rPr>
              <w:t>58065</w:t>
            </w:r>
          </w:p>
        </w:tc>
        <w:tc>
          <w:tcPr>
            <w:tcW w:w="1295" w:type="dxa"/>
            <w:tcBorders>
              <w:top w:val="nil"/>
              <w:left w:val="nil"/>
              <w:bottom w:val="single" w:sz="8" w:space="0" w:color="C1C1C1"/>
              <w:right w:val="single" w:sz="8" w:space="0" w:color="C1C1C1"/>
            </w:tcBorders>
            <w:shd w:val="clear" w:color="000000" w:fill="FFFFFF"/>
            <w:noWrap/>
            <w:vAlign w:val="center"/>
            <w:hideMark/>
          </w:tcPr>
          <w:p w14:paraId="6A065C4D" w14:textId="77777777" w:rsidR="00C8129E" w:rsidRPr="00DD543A" w:rsidRDefault="00C8129E" w:rsidP="00A23D18">
            <w:pPr>
              <w:jc w:val="right"/>
              <w:rPr>
                <w:rFonts w:ascii="Arial" w:hAnsi="Arial" w:cs="Arial"/>
                <w:color w:val="000000"/>
                <w:szCs w:val="20"/>
              </w:rPr>
            </w:pPr>
            <w:r w:rsidRPr="00DD543A">
              <w:rPr>
                <w:rFonts w:ascii="Arial" w:hAnsi="Arial" w:cs="Arial"/>
                <w:color w:val="000000"/>
                <w:szCs w:val="20"/>
              </w:rPr>
              <w:t>85.44</w:t>
            </w:r>
          </w:p>
        </w:tc>
      </w:tr>
      <w:tr w:rsidR="00C8129E" w:rsidRPr="00DD543A" w14:paraId="6699DF9B" w14:textId="77777777" w:rsidTr="00A23D18">
        <w:trPr>
          <w:trHeight w:val="300"/>
          <w:jc w:val="center"/>
        </w:trPr>
        <w:tc>
          <w:tcPr>
            <w:tcW w:w="572" w:type="dxa"/>
            <w:tcBorders>
              <w:top w:val="nil"/>
              <w:left w:val="single" w:sz="8" w:space="0" w:color="C1C1C1"/>
              <w:bottom w:val="single" w:sz="8" w:space="0" w:color="C1C1C1"/>
              <w:right w:val="single" w:sz="8" w:space="0" w:color="C1C1C1"/>
            </w:tcBorders>
            <w:shd w:val="clear" w:color="000000" w:fill="EDF2F9"/>
            <w:noWrap/>
            <w:vAlign w:val="center"/>
            <w:hideMark/>
          </w:tcPr>
          <w:p w14:paraId="27846626" w14:textId="77777777" w:rsidR="00C8129E" w:rsidRPr="00DD543A" w:rsidRDefault="00C8129E" w:rsidP="00A23D18">
            <w:pPr>
              <w:jc w:val="right"/>
              <w:rPr>
                <w:rFonts w:ascii="Arial" w:hAnsi="Arial" w:cs="Arial"/>
                <w:b/>
                <w:bCs/>
                <w:color w:val="000000"/>
                <w:szCs w:val="20"/>
              </w:rPr>
            </w:pPr>
            <w:r w:rsidRPr="00DD543A">
              <w:rPr>
                <w:rFonts w:ascii="Arial" w:hAnsi="Arial" w:cs="Arial"/>
                <w:b/>
                <w:bCs/>
                <w:color w:val="000000"/>
                <w:szCs w:val="20"/>
              </w:rPr>
              <w:t>1</w:t>
            </w:r>
          </w:p>
        </w:tc>
        <w:tc>
          <w:tcPr>
            <w:tcW w:w="1240" w:type="dxa"/>
            <w:tcBorders>
              <w:top w:val="nil"/>
              <w:left w:val="nil"/>
              <w:bottom w:val="single" w:sz="8" w:space="0" w:color="C1C1C1"/>
              <w:right w:val="single" w:sz="8" w:space="0" w:color="C1C1C1"/>
            </w:tcBorders>
            <w:shd w:val="clear" w:color="000000" w:fill="FFFFFF"/>
            <w:noWrap/>
            <w:vAlign w:val="center"/>
            <w:hideMark/>
          </w:tcPr>
          <w:p w14:paraId="1D4F8AA9" w14:textId="77777777" w:rsidR="00C8129E" w:rsidRPr="00DD543A" w:rsidRDefault="00C8129E" w:rsidP="00A23D18">
            <w:pPr>
              <w:jc w:val="right"/>
              <w:rPr>
                <w:rFonts w:ascii="Arial" w:hAnsi="Arial" w:cs="Arial"/>
                <w:color w:val="000000"/>
                <w:szCs w:val="20"/>
              </w:rPr>
            </w:pPr>
            <w:r w:rsidRPr="00DD543A">
              <w:rPr>
                <w:rFonts w:ascii="Arial" w:hAnsi="Arial" w:cs="Arial"/>
                <w:color w:val="000000"/>
                <w:szCs w:val="20"/>
              </w:rPr>
              <w:t>9897</w:t>
            </w:r>
          </w:p>
        </w:tc>
        <w:tc>
          <w:tcPr>
            <w:tcW w:w="1240" w:type="dxa"/>
            <w:tcBorders>
              <w:top w:val="nil"/>
              <w:left w:val="nil"/>
              <w:bottom w:val="single" w:sz="8" w:space="0" w:color="C1C1C1"/>
              <w:right w:val="single" w:sz="8" w:space="0" w:color="C1C1C1"/>
            </w:tcBorders>
            <w:shd w:val="clear" w:color="000000" w:fill="FFFFFF"/>
            <w:noWrap/>
            <w:vAlign w:val="center"/>
            <w:hideMark/>
          </w:tcPr>
          <w:p w14:paraId="0F873A7B" w14:textId="77777777" w:rsidR="00C8129E" w:rsidRPr="00DD543A" w:rsidRDefault="00C8129E" w:rsidP="00A23D18">
            <w:pPr>
              <w:jc w:val="right"/>
              <w:rPr>
                <w:rFonts w:ascii="Arial" w:hAnsi="Arial" w:cs="Arial"/>
                <w:color w:val="000000"/>
                <w:szCs w:val="20"/>
              </w:rPr>
            </w:pPr>
            <w:r w:rsidRPr="00DD543A">
              <w:rPr>
                <w:rFonts w:ascii="Arial" w:hAnsi="Arial" w:cs="Arial"/>
                <w:color w:val="000000"/>
                <w:szCs w:val="20"/>
              </w:rPr>
              <w:t>14.56</w:t>
            </w:r>
          </w:p>
        </w:tc>
        <w:tc>
          <w:tcPr>
            <w:tcW w:w="1295" w:type="dxa"/>
            <w:tcBorders>
              <w:top w:val="nil"/>
              <w:left w:val="nil"/>
              <w:bottom w:val="single" w:sz="8" w:space="0" w:color="C1C1C1"/>
              <w:right w:val="single" w:sz="8" w:space="0" w:color="C1C1C1"/>
            </w:tcBorders>
            <w:shd w:val="clear" w:color="000000" w:fill="FFFFFF"/>
            <w:noWrap/>
            <w:vAlign w:val="center"/>
            <w:hideMark/>
          </w:tcPr>
          <w:p w14:paraId="51DB464B" w14:textId="77777777" w:rsidR="00C8129E" w:rsidRPr="00DD543A" w:rsidRDefault="00C8129E" w:rsidP="00A23D18">
            <w:pPr>
              <w:jc w:val="right"/>
              <w:rPr>
                <w:rFonts w:ascii="Arial" w:hAnsi="Arial" w:cs="Arial"/>
                <w:color w:val="000000"/>
                <w:szCs w:val="20"/>
              </w:rPr>
            </w:pPr>
            <w:r w:rsidRPr="00DD543A">
              <w:rPr>
                <w:rFonts w:ascii="Arial" w:hAnsi="Arial" w:cs="Arial"/>
                <w:color w:val="000000"/>
                <w:szCs w:val="20"/>
              </w:rPr>
              <w:t>67962</w:t>
            </w:r>
          </w:p>
        </w:tc>
        <w:tc>
          <w:tcPr>
            <w:tcW w:w="1295" w:type="dxa"/>
            <w:tcBorders>
              <w:top w:val="nil"/>
              <w:left w:val="nil"/>
              <w:bottom w:val="single" w:sz="8" w:space="0" w:color="C1C1C1"/>
              <w:right w:val="single" w:sz="8" w:space="0" w:color="C1C1C1"/>
            </w:tcBorders>
            <w:shd w:val="clear" w:color="000000" w:fill="FFFFFF"/>
            <w:noWrap/>
            <w:vAlign w:val="center"/>
            <w:hideMark/>
          </w:tcPr>
          <w:p w14:paraId="64247B45" w14:textId="77777777" w:rsidR="00C8129E" w:rsidRPr="00DD543A" w:rsidRDefault="00C8129E" w:rsidP="00A23D18">
            <w:pPr>
              <w:jc w:val="right"/>
              <w:rPr>
                <w:rFonts w:ascii="Arial" w:hAnsi="Arial" w:cs="Arial"/>
                <w:color w:val="000000"/>
                <w:szCs w:val="20"/>
              </w:rPr>
            </w:pPr>
            <w:r w:rsidRPr="00DD543A">
              <w:rPr>
                <w:rFonts w:ascii="Arial" w:hAnsi="Arial" w:cs="Arial"/>
                <w:color w:val="000000"/>
                <w:szCs w:val="20"/>
              </w:rPr>
              <w:t>100</w:t>
            </w:r>
          </w:p>
        </w:tc>
      </w:tr>
    </w:tbl>
    <w:p w14:paraId="38241979" w14:textId="77777777" w:rsidR="00C8129E" w:rsidRDefault="00C8129E" w:rsidP="00C8129E">
      <w:pPr>
        <w:pStyle w:val="ABodyCopy"/>
        <w:spacing w:after="0"/>
        <w:ind w:left="0"/>
        <w:rPr>
          <w:rFonts w:asciiTheme="minorHAnsi" w:hAnsiTheme="minorHAnsi"/>
          <w:sz w:val="22"/>
          <w:szCs w:val="22"/>
        </w:rPr>
      </w:pPr>
    </w:p>
    <w:p w14:paraId="5BF1FA77" w14:textId="77777777" w:rsidR="00C8129E" w:rsidRDefault="00C8129E" w:rsidP="00C8129E">
      <w:pPr>
        <w:pStyle w:val="ABodyCopy"/>
        <w:spacing w:after="0"/>
        <w:ind w:left="0"/>
        <w:rPr>
          <w:rFonts w:asciiTheme="minorHAnsi" w:hAnsiTheme="minorHAnsi"/>
          <w:sz w:val="22"/>
          <w:szCs w:val="22"/>
        </w:rPr>
      </w:pPr>
    </w:p>
    <w:p w14:paraId="6D229A51" w14:textId="77777777" w:rsidR="00C8129E" w:rsidRDefault="00C8129E" w:rsidP="00C8129E">
      <w:pPr>
        <w:pStyle w:val="ABodyCopy"/>
        <w:spacing w:after="0"/>
        <w:ind w:left="0"/>
        <w:rPr>
          <w:rFonts w:asciiTheme="minorHAnsi" w:hAnsiTheme="minorHAnsi"/>
          <w:sz w:val="22"/>
          <w:szCs w:val="22"/>
        </w:rPr>
      </w:pPr>
      <w:r>
        <w:rPr>
          <w:rFonts w:asciiTheme="minorHAnsi" w:hAnsiTheme="minorHAnsi"/>
          <w:sz w:val="22"/>
          <w:szCs w:val="22"/>
        </w:rPr>
        <w:t>We needed to make these decisions about up-front filtering concerning date ranges because when we analyze our predictor variables, they should be much more stable over time due to the increased account volume. Also, if we need to impute any missing values, we will have a stable data set to make those imputations.</w:t>
      </w:r>
    </w:p>
    <w:p w14:paraId="638715A0" w14:textId="77777777" w:rsidR="00C8129E" w:rsidRDefault="00C8129E" w:rsidP="00C8129E">
      <w:pPr>
        <w:pStyle w:val="ABodyCopy"/>
        <w:spacing w:after="0"/>
        <w:ind w:left="0"/>
        <w:rPr>
          <w:rFonts w:asciiTheme="minorHAnsi" w:hAnsiTheme="minorHAnsi"/>
          <w:sz w:val="22"/>
          <w:szCs w:val="22"/>
        </w:rPr>
      </w:pPr>
    </w:p>
    <w:p w14:paraId="5055933C" w14:textId="77777777" w:rsidR="00C8129E" w:rsidRDefault="00C8129E" w:rsidP="00C8129E">
      <w:pPr>
        <w:pStyle w:val="ABodyCopy"/>
        <w:spacing w:after="0"/>
        <w:ind w:left="0"/>
        <w:rPr>
          <w:rFonts w:asciiTheme="minorHAnsi" w:hAnsiTheme="minorHAnsi"/>
          <w:sz w:val="22"/>
          <w:szCs w:val="22"/>
        </w:rPr>
      </w:pPr>
      <w:r>
        <w:rPr>
          <w:rFonts w:asciiTheme="minorHAnsi" w:hAnsiTheme="minorHAnsi"/>
          <w:sz w:val="22"/>
          <w:szCs w:val="22"/>
        </w:rPr>
        <w:t>Now that we have limited the data set to a specified date range, it consists of 67,962 observations and 24 variables.</w:t>
      </w:r>
    </w:p>
    <w:p w14:paraId="7DFE4527" w14:textId="77777777" w:rsidR="00C8129E" w:rsidRDefault="00C8129E" w:rsidP="00C8129E">
      <w:pPr>
        <w:pStyle w:val="ABodyCopy"/>
        <w:spacing w:after="0"/>
        <w:ind w:left="0"/>
        <w:rPr>
          <w:rFonts w:asciiTheme="minorHAnsi" w:hAnsiTheme="minorHAnsi"/>
          <w:sz w:val="22"/>
          <w:szCs w:val="22"/>
        </w:rPr>
      </w:pPr>
    </w:p>
    <w:p w14:paraId="1EAFD9A3" w14:textId="77777777" w:rsidR="00C8129E" w:rsidRDefault="00C8129E" w:rsidP="00C8129E">
      <w:pPr>
        <w:pStyle w:val="Heading1"/>
      </w:pPr>
      <w:bookmarkStart w:id="42" w:name="_Toc174889552"/>
      <w:r>
        <w:t>Predictive Variables</w:t>
      </w:r>
      <w:bookmarkEnd w:id="42"/>
    </w:p>
    <w:p w14:paraId="5B3D0E6A" w14:textId="77777777" w:rsidR="00C8129E" w:rsidRDefault="00C8129E" w:rsidP="00C8129E">
      <w:pPr>
        <w:pStyle w:val="ABodyCopy"/>
        <w:spacing w:after="0"/>
        <w:ind w:left="0"/>
        <w:rPr>
          <w:rFonts w:asciiTheme="minorHAnsi" w:hAnsiTheme="minorHAnsi"/>
          <w:sz w:val="22"/>
          <w:szCs w:val="22"/>
        </w:rPr>
      </w:pPr>
    </w:p>
    <w:p w14:paraId="505EEE4B" w14:textId="77777777" w:rsidR="00C8129E" w:rsidRDefault="00C8129E" w:rsidP="00C8129E">
      <w:pPr>
        <w:pStyle w:val="ABodyCopy"/>
        <w:spacing w:after="0"/>
        <w:ind w:left="0"/>
        <w:rPr>
          <w:rFonts w:asciiTheme="minorHAnsi" w:hAnsiTheme="minorHAnsi"/>
          <w:sz w:val="22"/>
          <w:szCs w:val="22"/>
        </w:rPr>
      </w:pPr>
      <w:r>
        <w:rPr>
          <w:rFonts w:asciiTheme="minorHAnsi" w:hAnsiTheme="minorHAnsi"/>
          <w:sz w:val="22"/>
          <w:szCs w:val="22"/>
        </w:rPr>
        <w:t>Predictive variables are points of information that you are using to predict the state of the target variable. In the previous chapter, we limited the number of predictive variables to a group that made sense from a business perspective. Table 3.5 shows the SAS output that displays the metadata content for the data set. We can easily see that there are 24 variables in the data set. These variables are a combination of character and numeric variables. They contain a unique identifier (‘id’), two date variables (‘</w:t>
      </w:r>
      <w:proofErr w:type="spellStart"/>
      <w:r>
        <w:rPr>
          <w:rFonts w:asciiTheme="minorHAnsi" w:hAnsiTheme="minorHAnsi"/>
          <w:sz w:val="22"/>
          <w:szCs w:val="22"/>
        </w:rPr>
        <w:t>issue_d</w:t>
      </w:r>
      <w:proofErr w:type="spellEnd"/>
      <w:r>
        <w:rPr>
          <w:rFonts w:asciiTheme="minorHAnsi" w:hAnsiTheme="minorHAnsi"/>
          <w:sz w:val="22"/>
          <w:szCs w:val="22"/>
        </w:rPr>
        <w:t>’ and ‘</w:t>
      </w:r>
      <w:proofErr w:type="spellStart"/>
      <w:r>
        <w:rPr>
          <w:rFonts w:asciiTheme="minorHAnsi" w:hAnsiTheme="minorHAnsi"/>
          <w:sz w:val="22"/>
          <w:szCs w:val="22"/>
        </w:rPr>
        <w:t>earliest_cr_line</w:t>
      </w:r>
      <w:proofErr w:type="spellEnd"/>
      <w:r>
        <w:rPr>
          <w:rFonts w:asciiTheme="minorHAnsi" w:hAnsiTheme="minorHAnsi"/>
          <w:sz w:val="22"/>
          <w:szCs w:val="22"/>
        </w:rPr>
        <w:t xml:space="preserve">’), and a binary target variable that we developed labeled “bad.”  </w:t>
      </w:r>
    </w:p>
    <w:p w14:paraId="64E8A1C3" w14:textId="77777777" w:rsidR="00C8129E" w:rsidRDefault="00C8129E" w:rsidP="00C8129E">
      <w:pPr>
        <w:pStyle w:val="ABodyCopy"/>
        <w:spacing w:after="0"/>
        <w:ind w:left="0"/>
        <w:rPr>
          <w:rFonts w:asciiTheme="minorHAnsi" w:hAnsiTheme="minorHAnsi"/>
          <w:sz w:val="22"/>
          <w:szCs w:val="22"/>
        </w:rPr>
      </w:pPr>
    </w:p>
    <w:p w14:paraId="2773100D" w14:textId="77777777" w:rsidR="000704DD" w:rsidRDefault="000704DD" w:rsidP="00C8129E">
      <w:pPr>
        <w:pStyle w:val="ABodyCopy"/>
        <w:spacing w:after="0"/>
        <w:ind w:left="0"/>
        <w:rPr>
          <w:rFonts w:asciiTheme="minorHAnsi" w:hAnsiTheme="minorHAnsi"/>
          <w:sz w:val="22"/>
          <w:szCs w:val="22"/>
        </w:rPr>
      </w:pPr>
    </w:p>
    <w:p w14:paraId="7DE0D2C2" w14:textId="77777777" w:rsidR="000704DD" w:rsidRDefault="000704DD" w:rsidP="00C8129E">
      <w:pPr>
        <w:pStyle w:val="ABodyCopy"/>
        <w:spacing w:after="0"/>
        <w:ind w:left="0"/>
        <w:rPr>
          <w:rFonts w:asciiTheme="minorHAnsi" w:hAnsiTheme="minorHAnsi"/>
          <w:sz w:val="22"/>
          <w:szCs w:val="22"/>
        </w:rPr>
      </w:pPr>
    </w:p>
    <w:p w14:paraId="75793001" w14:textId="77777777" w:rsidR="00407A0B" w:rsidRDefault="00407A0B" w:rsidP="00C8129E">
      <w:pPr>
        <w:pStyle w:val="ABodyCopy"/>
        <w:spacing w:after="0"/>
        <w:ind w:left="0"/>
        <w:rPr>
          <w:rFonts w:asciiTheme="minorHAnsi" w:hAnsiTheme="minorHAnsi"/>
          <w:sz w:val="22"/>
          <w:szCs w:val="22"/>
        </w:rPr>
      </w:pPr>
    </w:p>
    <w:p w14:paraId="4B92B2F8" w14:textId="77777777" w:rsidR="00C8129E" w:rsidRDefault="00C8129E" w:rsidP="00C8129E">
      <w:pPr>
        <w:pStyle w:val="ACaptionHead"/>
        <w:ind w:left="0"/>
      </w:pPr>
      <w:r>
        <w:lastRenderedPageBreak/>
        <w:t>Table 3.5 – SAS Proc Contents output – metadata content for the data set</w:t>
      </w:r>
    </w:p>
    <w:tbl>
      <w:tblPr>
        <w:tblW w:w="6644" w:type="dxa"/>
        <w:tblLook w:val="04A0" w:firstRow="1" w:lastRow="0" w:firstColumn="1" w:lastColumn="0" w:noHBand="0" w:noVBand="1"/>
      </w:tblPr>
      <w:tblGrid>
        <w:gridCol w:w="439"/>
        <w:gridCol w:w="2184"/>
        <w:gridCol w:w="683"/>
        <w:gridCol w:w="572"/>
        <w:gridCol w:w="1383"/>
        <w:gridCol w:w="1383"/>
      </w:tblGrid>
      <w:tr w:rsidR="00C8129E" w:rsidRPr="00D171FA" w14:paraId="5C59A4FE" w14:textId="77777777" w:rsidTr="00A23D18">
        <w:trPr>
          <w:trHeight w:val="228"/>
        </w:trPr>
        <w:tc>
          <w:tcPr>
            <w:tcW w:w="6644" w:type="dxa"/>
            <w:gridSpan w:val="6"/>
            <w:tcBorders>
              <w:top w:val="single" w:sz="8" w:space="0" w:color="C1C1C1"/>
              <w:left w:val="single" w:sz="8" w:space="0" w:color="C1C1C1"/>
              <w:bottom w:val="single" w:sz="8" w:space="0" w:color="C1C1C1"/>
              <w:right w:val="single" w:sz="8" w:space="0" w:color="C1C1C1"/>
            </w:tcBorders>
            <w:shd w:val="clear" w:color="000000" w:fill="EDF2F9"/>
            <w:vAlign w:val="bottom"/>
            <w:hideMark/>
          </w:tcPr>
          <w:p w14:paraId="55E8BAF8" w14:textId="77777777" w:rsidR="00C8129E" w:rsidRPr="00D171FA" w:rsidRDefault="00C8129E" w:rsidP="00A23D18">
            <w:pPr>
              <w:jc w:val="center"/>
              <w:rPr>
                <w:rFonts w:ascii="Arial" w:hAnsi="Arial" w:cs="Arial"/>
                <w:b/>
                <w:bCs/>
                <w:color w:val="112277"/>
                <w:szCs w:val="20"/>
              </w:rPr>
            </w:pPr>
            <w:r w:rsidRPr="00D171FA">
              <w:rPr>
                <w:rFonts w:ascii="Arial" w:hAnsi="Arial" w:cs="Arial"/>
                <w:b/>
                <w:bCs/>
                <w:color w:val="112277"/>
                <w:szCs w:val="20"/>
              </w:rPr>
              <w:t>Alphabetic List of Variables and Attributes</w:t>
            </w:r>
          </w:p>
        </w:tc>
      </w:tr>
      <w:tr w:rsidR="00C8129E" w:rsidRPr="00D171FA" w14:paraId="2A2B833A" w14:textId="77777777" w:rsidTr="00A23D18">
        <w:trPr>
          <w:trHeight w:val="228"/>
        </w:trPr>
        <w:tc>
          <w:tcPr>
            <w:tcW w:w="439" w:type="dxa"/>
            <w:tcBorders>
              <w:top w:val="nil"/>
              <w:left w:val="single" w:sz="8" w:space="0" w:color="C1C1C1"/>
              <w:bottom w:val="single" w:sz="8" w:space="0" w:color="C1C1C1"/>
              <w:right w:val="single" w:sz="8" w:space="0" w:color="C1C1C1"/>
            </w:tcBorders>
            <w:shd w:val="clear" w:color="000000" w:fill="EDF2F9"/>
            <w:vAlign w:val="bottom"/>
            <w:hideMark/>
          </w:tcPr>
          <w:p w14:paraId="761B8980" w14:textId="77777777" w:rsidR="00C8129E" w:rsidRPr="00D171FA" w:rsidRDefault="00C8129E" w:rsidP="00A23D18">
            <w:pPr>
              <w:jc w:val="right"/>
              <w:rPr>
                <w:rFonts w:ascii="Arial" w:hAnsi="Arial" w:cs="Arial"/>
                <w:b/>
                <w:bCs/>
                <w:color w:val="112277"/>
                <w:szCs w:val="20"/>
              </w:rPr>
            </w:pPr>
            <w:r w:rsidRPr="00D171FA">
              <w:rPr>
                <w:rFonts w:ascii="Arial" w:hAnsi="Arial" w:cs="Arial"/>
                <w:b/>
                <w:bCs/>
                <w:color w:val="112277"/>
                <w:szCs w:val="20"/>
              </w:rPr>
              <w:t>#</w:t>
            </w:r>
          </w:p>
        </w:tc>
        <w:tc>
          <w:tcPr>
            <w:tcW w:w="2184" w:type="dxa"/>
            <w:tcBorders>
              <w:top w:val="nil"/>
              <w:left w:val="nil"/>
              <w:bottom w:val="single" w:sz="8" w:space="0" w:color="C1C1C1"/>
              <w:right w:val="single" w:sz="8" w:space="0" w:color="C1C1C1"/>
            </w:tcBorders>
            <w:shd w:val="clear" w:color="000000" w:fill="EDF2F9"/>
            <w:vAlign w:val="bottom"/>
            <w:hideMark/>
          </w:tcPr>
          <w:p w14:paraId="1976DC8D" w14:textId="77777777" w:rsidR="00C8129E" w:rsidRPr="00D171FA" w:rsidRDefault="00C8129E" w:rsidP="00A23D18">
            <w:pPr>
              <w:rPr>
                <w:rFonts w:ascii="Arial" w:hAnsi="Arial" w:cs="Arial"/>
                <w:b/>
                <w:bCs/>
                <w:color w:val="112277"/>
                <w:szCs w:val="20"/>
              </w:rPr>
            </w:pPr>
            <w:r w:rsidRPr="00D171FA">
              <w:rPr>
                <w:rFonts w:ascii="Arial" w:hAnsi="Arial" w:cs="Arial"/>
                <w:b/>
                <w:bCs/>
                <w:color w:val="112277"/>
                <w:szCs w:val="20"/>
              </w:rPr>
              <w:t>Variable</w:t>
            </w:r>
          </w:p>
        </w:tc>
        <w:tc>
          <w:tcPr>
            <w:tcW w:w="683" w:type="dxa"/>
            <w:tcBorders>
              <w:top w:val="nil"/>
              <w:left w:val="nil"/>
              <w:bottom w:val="single" w:sz="8" w:space="0" w:color="C1C1C1"/>
              <w:right w:val="single" w:sz="8" w:space="0" w:color="C1C1C1"/>
            </w:tcBorders>
            <w:shd w:val="clear" w:color="000000" w:fill="EDF2F9"/>
            <w:vAlign w:val="bottom"/>
            <w:hideMark/>
          </w:tcPr>
          <w:p w14:paraId="7FF7DA2C" w14:textId="77777777" w:rsidR="00C8129E" w:rsidRPr="00D171FA" w:rsidRDefault="00C8129E" w:rsidP="00A23D18">
            <w:pPr>
              <w:rPr>
                <w:rFonts w:ascii="Arial" w:hAnsi="Arial" w:cs="Arial"/>
                <w:b/>
                <w:bCs/>
                <w:color w:val="112277"/>
                <w:szCs w:val="20"/>
              </w:rPr>
            </w:pPr>
            <w:r w:rsidRPr="00D171FA">
              <w:rPr>
                <w:rFonts w:ascii="Arial" w:hAnsi="Arial" w:cs="Arial"/>
                <w:b/>
                <w:bCs/>
                <w:color w:val="112277"/>
                <w:szCs w:val="20"/>
              </w:rPr>
              <w:t>Type</w:t>
            </w:r>
          </w:p>
        </w:tc>
        <w:tc>
          <w:tcPr>
            <w:tcW w:w="572" w:type="dxa"/>
            <w:tcBorders>
              <w:top w:val="nil"/>
              <w:left w:val="nil"/>
              <w:bottom w:val="single" w:sz="8" w:space="0" w:color="C1C1C1"/>
              <w:right w:val="single" w:sz="8" w:space="0" w:color="C1C1C1"/>
            </w:tcBorders>
            <w:shd w:val="clear" w:color="000000" w:fill="EDF2F9"/>
            <w:vAlign w:val="bottom"/>
            <w:hideMark/>
          </w:tcPr>
          <w:p w14:paraId="6279B8BA" w14:textId="77777777" w:rsidR="00C8129E" w:rsidRPr="00D171FA" w:rsidRDefault="00C8129E" w:rsidP="00A23D18">
            <w:pPr>
              <w:jc w:val="right"/>
              <w:rPr>
                <w:rFonts w:ascii="Arial" w:hAnsi="Arial" w:cs="Arial"/>
                <w:b/>
                <w:bCs/>
                <w:color w:val="112277"/>
                <w:szCs w:val="20"/>
              </w:rPr>
            </w:pPr>
            <w:r w:rsidRPr="00D171FA">
              <w:rPr>
                <w:rFonts w:ascii="Arial" w:hAnsi="Arial" w:cs="Arial"/>
                <w:b/>
                <w:bCs/>
                <w:color w:val="112277"/>
                <w:szCs w:val="20"/>
              </w:rPr>
              <w:t>Len</w:t>
            </w:r>
          </w:p>
        </w:tc>
        <w:tc>
          <w:tcPr>
            <w:tcW w:w="1383" w:type="dxa"/>
            <w:tcBorders>
              <w:top w:val="nil"/>
              <w:left w:val="nil"/>
              <w:bottom w:val="single" w:sz="8" w:space="0" w:color="C1C1C1"/>
              <w:right w:val="single" w:sz="8" w:space="0" w:color="C1C1C1"/>
            </w:tcBorders>
            <w:shd w:val="clear" w:color="000000" w:fill="EDF2F9"/>
            <w:vAlign w:val="bottom"/>
            <w:hideMark/>
          </w:tcPr>
          <w:p w14:paraId="72B0A364" w14:textId="77777777" w:rsidR="00C8129E" w:rsidRPr="00D171FA" w:rsidRDefault="00C8129E" w:rsidP="00A23D18">
            <w:pPr>
              <w:rPr>
                <w:rFonts w:ascii="Arial" w:hAnsi="Arial" w:cs="Arial"/>
                <w:b/>
                <w:bCs/>
                <w:color w:val="112277"/>
                <w:szCs w:val="20"/>
              </w:rPr>
            </w:pPr>
            <w:r w:rsidRPr="00D171FA">
              <w:rPr>
                <w:rFonts w:ascii="Arial" w:hAnsi="Arial" w:cs="Arial"/>
                <w:b/>
                <w:bCs/>
                <w:color w:val="112277"/>
                <w:szCs w:val="20"/>
              </w:rPr>
              <w:t>Format</w:t>
            </w:r>
          </w:p>
        </w:tc>
        <w:tc>
          <w:tcPr>
            <w:tcW w:w="1383" w:type="dxa"/>
            <w:tcBorders>
              <w:top w:val="nil"/>
              <w:left w:val="nil"/>
              <w:bottom w:val="single" w:sz="8" w:space="0" w:color="C1C1C1"/>
              <w:right w:val="single" w:sz="8" w:space="0" w:color="C1C1C1"/>
            </w:tcBorders>
            <w:shd w:val="clear" w:color="000000" w:fill="EDF2F9"/>
            <w:vAlign w:val="bottom"/>
            <w:hideMark/>
          </w:tcPr>
          <w:p w14:paraId="7D791BC6" w14:textId="77777777" w:rsidR="00C8129E" w:rsidRPr="00D171FA" w:rsidRDefault="00C8129E" w:rsidP="00A23D18">
            <w:pPr>
              <w:rPr>
                <w:rFonts w:ascii="Arial" w:hAnsi="Arial" w:cs="Arial"/>
                <w:b/>
                <w:bCs/>
                <w:color w:val="112277"/>
                <w:szCs w:val="20"/>
              </w:rPr>
            </w:pPr>
            <w:r w:rsidRPr="00D171FA">
              <w:rPr>
                <w:rFonts w:ascii="Arial" w:hAnsi="Arial" w:cs="Arial"/>
                <w:b/>
                <w:bCs/>
                <w:color w:val="112277"/>
                <w:szCs w:val="20"/>
              </w:rPr>
              <w:t>Informat</w:t>
            </w:r>
          </w:p>
        </w:tc>
      </w:tr>
      <w:tr w:rsidR="00C8129E" w:rsidRPr="00D171FA" w14:paraId="63328482" w14:textId="77777777" w:rsidTr="00A23D18">
        <w:trPr>
          <w:trHeight w:val="48"/>
        </w:trPr>
        <w:tc>
          <w:tcPr>
            <w:tcW w:w="439" w:type="dxa"/>
            <w:tcBorders>
              <w:top w:val="nil"/>
              <w:left w:val="single" w:sz="8" w:space="0" w:color="C1C1C1"/>
              <w:bottom w:val="single" w:sz="8" w:space="0" w:color="C1C1C1"/>
              <w:right w:val="single" w:sz="8" w:space="0" w:color="C1C1C1"/>
            </w:tcBorders>
            <w:shd w:val="clear" w:color="000000" w:fill="EDF2F9"/>
            <w:noWrap/>
            <w:vAlign w:val="center"/>
            <w:hideMark/>
          </w:tcPr>
          <w:p w14:paraId="62560B21" w14:textId="77777777" w:rsidR="00C8129E" w:rsidRPr="00D171FA" w:rsidRDefault="00C8129E" w:rsidP="00A23D18">
            <w:pPr>
              <w:jc w:val="right"/>
              <w:rPr>
                <w:rFonts w:ascii="Arial" w:hAnsi="Arial" w:cs="Arial"/>
                <w:b/>
                <w:bCs/>
                <w:color w:val="000000"/>
                <w:szCs w:val="20"/>
              </w:rPr>
            </w:pPr>
            <w:r w:rsidRPr="00D171FA">
              <w:rPr>
                <w:rFonts w:ascii="Arial" w:hAnsi="Arial" w:cs="Arial"/>
                <w:b/>
                <w:bCs/>
                <w:color w:val="000000"/>
                <w:szCs w:val="20"/>
              </w:rPr>
              <w:t>1</w:t>
            </w:r>
          </w:p>
        </w:tc>
        <w:tc>
          <w:tcPr>
            <w:tcW w:w="2184" w:type="dxa"/>
            <w:tcBorders>
              <w:top w:val="nil"/>
              <w:left w:val="nil"/>
              <w:bottom w:val="single" w:sz="8" w:space="0" w:color="C1C1C1"/>
              <w:right w:val="single" w:sz="8" w:space="0" w:color="C1C1C1"/>
            </w:tcBorders>
            <w:shd w:val="clear" w:color="000000" w:fill="FFFFFF"/>
            <w:noWrap/>
            <w:vAlign w:val="center"/>
            <w:hideMark/>
          </w:tcPr>
          <w:p w14:paraId="19F5E0A2" w14:textId="77777777" w:rsidR="00C8129E" w:rsidRPr="00D171FA" w:rsidRDefault="00C8129E" w:rsidP="00A23D18">
            <w:pPr>
              <w:rPr>
                <w:rFonts w:ascii="Arial" w:hAnsi="Arial" w:cs="Arial"/>
                <w:color w:val="000000"/>
                <w:szCs w:val="20"/>
              </w:rPr>
            </w:pPr>
            <w:r w:rsidRPr="00D171FA">
              <w:rPr>
                <w:rFonts w:ascii="Arial" w:hAnsi="Arial" w:cs="Arial"/>
                <w:color w:val="000000"/>
                <w:szCs w:val="20"/>
              </w:rPr>
              <w:t>Id</w:t>
            </w:r>
          </w:p>
        </w:tc>
        <w:tc>
          <w:tcPr>
            <w:tcW w:w="683" w:type="dxa"/>
            <w:tcBorders>
              <w:top w:val="nil"/>
              <w:left w:val="nil"/>
              <w:bottom w:val="single" w:sz="8" w:space="0" w:color="C1C1C1"/>
              <w:right w:val="single" w:sz="8" w:space="0" w:color="C1C1C1"/>
            </w:tcBorders>
            <w:shd w:val="clear" w:color="000000" w:fill="FFFFFF"/>
            <w:noWrap/>
            <w:vAlign w:val="center"/>
            <w:hideMark/>
          </w:tcPr>
          <w:p w14:paraId="08B7730F" w14:textId="77777777" w:rsidR="00C8129E" w:rsidRPr="00D171FA" w:rsidRDefault="00C8129E" w:rsidP="00A23D18">
            <w:pPr>
              <w:rPr>
                <w:rFonts w:ascii="Arial" w:hAnsi="Arial" w:cs="Arial"/>
                <w:color w:val="000000"/>
                <w:szCs w:val="20"/>
              </w:rPr>
            </w:pPr>
            <w:r w:rsidRPr="00D171FA">
              <w:rPr>
                <w:rFonts w:ascii="Arial" w:hAnsi="Arial" w:cs="Arial"/>
                <w:color w:val="000000"/>
                <w:szCs w:val="20"/>
              </w:rPr>
              <w:t>Num</w:t>
            </w:r>
          </w:p>
        </w:tc>
        <w:tc>
          <w:tcPr>
            <w:tcW w:w="572" w:type="dxa"/>
            <w:tcBorders>
              <w:top w:val="nil"/>
              <w:left w:val="nil"/>
              <w:bottom w:val="single" w:sz="8" w:space="0" w:color="C1C1C1"/>
              <w:right w:val="single" w:sz="8" w:space="0" w:color="C1C1C1"/>
            </w:tcBorders>
            <w:shd w:val="clear" w:color="000000" w:fill="FFFFFF"/>
            <w:noWrap/>
            <w:vAlign w:val="center"/>
            <w:hideMark/>
          </w:tcPr>
          <w:p w14:paraId="00C5AF84" w14:textId="77777777" w:rsidR="00C8129E" w:rsidRPr="00D171FA" w:rsidRDefault="00C8129E" w:rsidP="00A23D18">
            <w:pPr>
              <w:jc w:val="right"/>
              <w:rPr>
                <w:rFonts w:ascii="Arial" w:hAnsi="Arial" w:cs="Arial"/>
                <w:color w:val="000000"/>
                <w:szCs w:val="20"/>
              </w:rPr>
            </w:pPr>
            <w:r w:rsidRPr="00D171FA">
              <w:rPr>
                <w:rFonts w:ascii="Arial" w:hAnsi="Arial" w:cs="Arial"/>
                <w:color w:val="000000"/>
                <w:szCs w:val="20"/>
              </w:rPr>
              <w:t>8</w:t>
            </w:r>
          </w:p>
        </w:tc>
        <w:tc>
          <w:tcPr>
            <w:tcW w:w="1383" w:type="dxa"/>
            <w:tcBorders>
              <w:top w:val="nil"/>
              <w:left w:val="nil"/>
              <w:bottom w:val="single" w:sz="8" w:space="0" w:color="C1C1C1"/>
              <w:right w:val="single" w:sz="8" w:space="0" w:color="C1C1C1"/>
            </w:tcBorders>
            <w:shd w:val="clear" w:color="000000" w:fill="FFFFFF"/>
            <w:noWrap/>
            <w:vAlign w:val="center"/>
            <w:hideMark/>
          </w:tcPr>
          <w:p w14:paraId="3AEAFCBF" w14:textId="77777777" w:rsidR="00C8129E" w:rsidRPr="00D171FA" w:rsidRDefault="00C8129E" w:rsidP="00A23D18">
            <w:pPr>
              <w:rPr>
                <w:rFonts w:ascii="Arial" w:hAnsi="Arial" w:cs="Arial"/>
                <w:color w:val="000000"/>
                <w:szCs w:val="20"/>
              </w:rPr>
            </w:pPr>
            <w:r w:rsidRPr="00D171FA">
              <w:rPr>
                <w:rFonts w:ascii="Arial" w:hAnsi="Arial" w:cs="Arial"/>
                <w:color w:val="000000"/>
                <w:szCs w:val="20"/>
              </w:rPr>
              <w:t>BEST9.</w:t>
            </w:r>
          </w:p>
        </w:tc>
        <w:tc>
          <w:tcPr>
            <w:tcW w:w="1383" w:type="dxa"/>
            <w:tcBorders>
              <w:top w:val="nil"/>
              <w:left w:val="nil"/>
              <w:bottom w:val="single" w:sz="8" w:space="0" w:color="C1C1C1"/>
              <w:right w:val="single" w:sz="8" w:space="0" w:color="C1C1C1"/>
            </w:tcBorders>
            <w:shd w:val="clear" w:color="000000" w:fill="FFFFFF"/>
            <w:noWrap/>
            <w:vAlign w:val="center"/>
            <w:hideMark/>
          </w:tcPr>
          <w:p w14:paraId="63EF0227" w14:textId="77777777" w:rsidR="00C8129E" w:rsidRPr="00D171FA" w:rsidRDefault="00C8129E" w:rsidP="00A23D18">
            <w:pPr>
              <w:rPr>
                <w:rFonts w:ascii="Arial" w:hAnsi="Arial" w:cs="Arial"/>
                <w:color w:val="000000"/>
                <w:szCs w:val="20"/>
              </w:rPr>
            </w:pPr>
            <w:r w:rsidRPr="00D171FA">
              <w:rPr>
                <w:rFonts w:ascii="Arial" w:hAnsi="Arial" w:cs="Arial"/>
                <w:color w:val="000000"/>
                <w:szCs w:val="20"/>
              </w:rPr>
              <w:t>BEST9.</w:t>
            </w:r>
          </w:p>
        </w:tc>
      </w:tr>
      <w:tr w:rsidR="00C8129E" w:rsidRPr="00D171FA" w14:paraId="32004385" w14:textId="77777777" w:rsidTr="00A23D18">
        <w:trPr>
          <w:trHeight w:val="61"/>
        </w:trPr>
        <w:tc>
          <w:tcPr>
            <w:tcW w:w="439" w:type="dxa"/>
            <w:tcBorders>
              <w:top w:val="nil"/>
              <w:left w:val="single" w:sz="8" w:space="0" w:color="C1C1C1"/>
              <w:bottom w:val="single" w:sz="8" w:space="0" w:color="C1C1C1"/>
              <w:right w:val="single" w:sz="8" w:space="0" w:color="C1C1C1"/>
            </w:tcBorders>
            <w:shd w:val="clear" w:color="000000" w:fill="EDF2F9"/>
            <w:noWrap/>
            <w:vAlign w:val="center"/>
            <w:hideMark/>
          </w:tcPr>
          <w:p w14:paraId="2412501C" w14:textId="77777777" w:rsidR="00C8129E" w:rsidRPr="00D171FA" w:rsidRDefault="00C8129E" w:rsidP="00A23D18">
            <w:pPr>
              <w:jc w:val="right"/>
              <w:rPr>
                <w:rFonts w:ascii="Arial" w:hAnsi="Arial" w:cs="Arial"/>
                <w:b/>
                <w:bCs/>
                <w:color w:val="000000"/>
                <w:szCs w:val="20"/>
              </w:rPr>
            </w:pPr>
            <w:r w:rsidRPr="00D171FA">
              <w:rPr>
                <w:rFonts w:ascii="Arial" w:hAnsi="Arial" w:cs="Arial"/>
                <w:b/>
                <w:bCs/>
                <w:color w:val="000000"/>
                <w:szCs w:val="20"/>
              </w:rPr>
              <w:t>2</w:t>
            </w:r>
          </w:p>
        </w:tc>
        <w:tc>
          <w:tcPr>
            <w:tcW w:w="2184" w:type="dxa"/>
            <w:tcBorders>
              <w:top w:val="nil"/>
              <w:left w:val="nil"/>
              <w:bottom w:val="single" w:sz="8" w:space="0" w:color="C1C1C1"/>
              <w:right w:val="single" w:sz="8" w:space="0" w:color="C1C1C1"/>
            </w:tcBorders>
            <w:shd w:val="clear" w:color="000000" w:fill="FFFFFF"/>
            <w:noWrap/>
            <w:vAlign w:val="center"/>
            <w:hideMark/>
          </w:tcPr>
          <w:p w14:paraId="6D9816B0" w14:textId="77777777" w:rsidR="00C8129E" w:rsidRPr="00D171FA" w:rsidRDefault="00C8129E" w:rsidP="00A23D18">
            <w:pPr>
              <w:rPr>
                <w:rFonts w:ascii="Arial" w:hAnsi="Arial" w:cs="Arial"/>
                <w:color w:val="000000"/>
                <w:szCs w:val="20"/>
              </w:rPr>
            </w:pPr>
            <w:proofErr w:type="spellStart"/>
            <w:r w:rsidRPr="00D171FA">
              <w:rPr>
                <w:rFonts w:ascii="Arial" w:hAnsi="Arial" w:cs="Arial"/>
                <w:color w:val="000000"/>
                <w:szCs w:val="20"/>
              </w:rPr>
              <w:t>loan_amnt</w:t>
            </w:r>
            <w:proofErr w:type="spellEnd"/>
          </w:p>
        </w:tc>
        <w:tc>
          <w:tcPr>
            <w:tcW w:w="683" w:type="dxa"/>
            <w:tcBorders>
              <w:top w:val="nil"/>
              <w:left w:val="nil"/>
              <w:bottom w:val="single" w:sz="8" w:space="0" w:color="C1C1C1"/>
              <w:right w:val="single" w:sz="8" w:space="0" w:color="C1C1C1"/>
            </w:tcBorders>
            <w:shd w:val="clear" w:color="000000" w:fill="FFFFFF"/>
            <w:noWrap/>
            <w:vAlign w:val="center"/>
            <w:hideMark/>
          </w:tcPr>
          <w:p w14:paraId="7EAB59F1" w14:textId="77777777" w:rsidR="00C8129E" w:rsidRPr="00D171FA" w:rsidRDefault="00C8129E" w:rsidP="00A23D18">
            <w:pPr>
              <w:rPr>
                <w:rFonts w:ascii="Arial" w:hAnsi="Arial" w:cs="Arial"/>
                <w:color w:val="000000"/>
                <w:szCs w:val="20"/>
              </w:rPr>
            </w:pPr>
            <w:r w:rsidRPr="00D171FA">
              <w:rPr>
                <w:rFonts w:ascii="Arial" w:hAnsi="Arial" w:cs="Arial"/>
                <w:color w:val="000000"/>
                <w:szCs w:val="20"/>
              </w:rPr>
              <w:t>Num</w:t>
            </w:r>
          </w:p>
        </w:tc>
        <w:tc>
          <w:tcPr>
            <w:tcW w:w="572" w:type="dxa"/>
            <w:tcBorders>
              <w:top w:val="nil"/>
              <w:left w:val="nil"/>
              <w:bottom w:val="single" w:sz="8" w:space="0" w:color="C1C1C1"/>
              <w:right w:val="single" w:sz="8" w:space="0" w:color="C1C1C1"/>
            </w:tcBorders>
            <w:shd w:val="clear" w:color="000000" w:fill="FFFFFF"/>
            <w:noWrap/>
            <w:vAlign w:val="center"/>
            <w:hideMark/>
          </w:tcPr>
          <w:p w14:paraId="0EA66412" w14:textId="77777777" w:rsidR="00C8129E" w:rsidRPr="00D171FA" w:rsidRDefault="00C8129E" w:rsidP="00A23D18">
            <w:pPr>
              <w:jc w:val="right"/>
              <w:rPr>
                <w:rFonts w:ascii="Arial" w:hAnsi="Arial" w:cs="Arial"/>
                <w:color w:val="000000"/>
                <w:szCs w:val="20"/>
              </w:rPr>
            </w:pPr>
            <w:r w:rsidRPr="00D171FA">
              <w:rPr>
                <w:rFonts w:ascii="Arial" w:hAnsi="Arial" w:cs="Arial"/>
                <w:color w:val="000000"/>
                <w:szCs w:val="20"/>
              </w:rPr>
              <w:t>8</w:t>
            </w:r>
          </w:p>
        </w:tc>
        <w:tc>
          <w:tcPr>
            <w:tcW w:w="1383" w:type="dxa"/>
            <w:tcBorders>
              <w:top w:val="nil"/>
              <w:left w:val="nil"/>
              <w:bottom w:val="single" w:sz="8" w:space="0" w:color="C1C1C1"/>
              <w:right w:val="single" w:sz="8" w:space="0" w:color="C1C1C1"/>
            </w:tcBorders>
            <w:shd w:val="clear" w:color="000000" w:fill="FFFFFF"/>
            <w:noWrap/>
            <w:vAlign w:val="center"/>
            <w:hideMark/>
          </w:tcPr>
          <w:p w14:paraId="2059C136" w14:textId="77777777" w:rsidR="00C8129E" w:rsidRPr="00D171FA" w:rsidRDefault="00C8129E" w:rsidP="00A23D18">
            <w:pPr>
              <w:rPr>
                <w:rFonts w:ascii="Arial" w:hAnsi="Arial" w:cs="Arial"/>
                <w:color w:val="000000"/>
                <w:szCs w:val="20"/>
              </w:rPr>
            </w:pPr>
            <w:r w:rsidRPr="00D171FA">
              <w:rPr>
                <w:rFonts w:ascii="Arial" w:hAnsi="Arial" w:cs="Arial"/>
                <w:color w:val="000000"/>
                <w:szCs w:val="20"/>
              </w:rPr>
              <w:t>BEST5.</w:t>
            </w:r>
          </w:p>
        </w:tc>
        <w:tc>
          <w:tcPr>
            <w:tcW w:w="1383" w:type="dxa"/>
            <w:tcBorders>
              <w:top w:val="nil"/>
              <w:left w:val="nil"/>
              <w:bottom w:val="single" w:sz="8" w:space="0" w:color="C1C1C1"/>
              <w:right w:val="single" w:sz="8" w:space="0" w:color="C1C1C1"/>
            </w:tcBorders>
            <w:shd w:val="clear" w:color="000000" w:fill="FFFFFF"/>
            <w:noWrap/>
            <w:vAlign w:val="center"/>
            <w:hideMark/>
          </w:tcPr>
          <w:p w14:paraId="2E55F0B6" w14:textId="77777777" w:rsidR="00C8129E" w:rsidRPr="00D171FA" w:rsidRDefault="00C8129E" w:rsidP="00A23D18">
            <w:pPr>
              <w:rPr>
                <w:rFonts w:ascii="Arial" w:hAnsi="Arial" w:cs="Arial"/>
                <w:color w:val="000000"/>
                <w:szCs w:val="20"/>
              </w:rPr>
            </w:pPr>
            <w:r w:rsidRPr="00D171FA">
              <w:rPr>
                <w:rFonts w:ascii="Arial" w:hAnsi="Arial" w:cs="Arial"/>
                <w:color w:val="000000"/>
                <w:szCs w:val="20"/>
              </w:rPr>
              <w:t>BEST5.</w:t>
            </w:r>
          </w:p>
        </w:tc>
      </w:tr>
      <w:tr w:rsidR="00C8129E" w:rsidRPr="00D171FA" w14:paraId="17F93659" w14:textId="77777777" w:rsidTr="00A23D18">
        <w:trPr>
          <w:trHeight w:val="277"/>
        </w:trPr>
        <w:tc>
          <w:tcPr>
            <w:tcW w:w="439" w:type="dxa"/>
            <w:tcBorders>
              <w:top w:val="nil"/>
              <w:left w:val="single" w:sz="8" w:space="0" w:color="C1C1C1"/>
              <w:bottom w:val="single" w:sz="8" w:space="0" w:color="C1C1C1"/>
              <w:right w:val="single" w:sz="8" w:space="0" w:color="C1C1C1"/>
            </w:tcBorders>
            <w:shd w:val="clear" w:color="000000" w:fill="EDF2F9"/>
            <w:noWrap/>
            <w:vAlign w:val="center"/>
            <w:hideMark/>
          </w:tcPr>
          <w:p w14:paraId="4F2B1125" w14:textId="77777777" w:rsidR="00C8129E" w:rsidRPr="00D171FA" w:rsidRDefault="00C8129E" w:rsidP="00A23D18">
            <w:pPr>
              <w:jc w:val="right"/>
              <w:rPr>
                <w:rFonts w:ascii="Arial" w:hAnsi="Arial" w:cs="Arial"/>
                <w:b/>
                <w:bCs/>
                <w:color w:val="000000"/>
                <w:szCs w:val="20"/>
              </w:rPr>
            </w:pPr>
            <w:r w:rsidRPr="00D171FA">
              <w:rPr>
                <w:rFonts w:ascii="Arial" w:hAnsi="Arial" w:cs="Arial"/>
                <w:b/>
                <w:bCs/>
                <w:color w:val="000000"/>
                <w:szCs w:val="20"/>
              </w:rPr>
              <w:t>3</w:t>
            </w:r>
          </w:p>
        </w:tc>
        <w:tc>
          <w:tcPr>
            <w:tcW w:w="2184" w:type="dxa"/>
            <w:tcBorders>
              <w:top w:val="nil"/>
              <w:left w:val="nil"/>
              <w:bottom w:val="single" w:sz="8" w:space="0" w:color="C1C1C1"/>
              <w:right w:val="single" w:sz="8" w:space="0" w:color="C1C1C1"/>
            </w:tcBorders>
            <w:shd w:val="clear" w:color="000000" w:fill="FFFFFF"/>
            <w:noWrap/>
            <w:vAlign w:val="center"/>
            <w:hideMark/>
          </w:tcPr>
          <w:p w14:paraId="423D8B63" w14:textId="77777777" w:rsidR="00C8129E" w:rsidRPr="00D171FA" w:rsidRDefault="00C8129E" w:rsidP="00A23D18">
            <w:pPr>
              <w:rPr>
                <w:rFonts w:ascii="Arial" w:hAnsi="Arial" w:cs="Arial"/>
                <w:color w:val="000000"/>
                <w:szCs w:val="20"/>
              </w:rPr>
            </w:pPr>
            <w:r w:rsidRPr="00D171FA">
              <w:rPr>
                <w:rFonts w:ascii="Arial" w:hAnsi="Arial" w:cs="Arial"/>
                <w:color w:val="000000"/>
                <w:szCs w:val="20"/>
              </w:rPr>
              <w:t>Term</w:t>
            </w:r>
          </w:p>
        </w:tc>
        <w:tc>
          <w:tcPr>
            <w:tcW w:w="683" w:type="dxa"/>
            <w:tcBorders>
              <w:top w:val="nil"/>
              <w:left w:val="nil"/>
              <w:bottom w:val="single" w:sz="8" w:space="0" w:color="C1C1C1"/>
              <w:right w:val="single" w:sz="8" w:space="0" w:color="C1C1C1"/>
            </w:tcBorders>
            <w:shd w:val="clear" w:color="000000" w:fill="FFFFFF"/>
            <w:noWrap/>
            <w:vAlign w:val="center"/>
            <w:hideMark/>
          </w:tcPr>
          <w:p w14:paraId="4E1931BA" w14:textId="77777777" w:rsidR="00C8129E" w:rsidRPr="00D171FA" w:rsidRDefault="00C8129E" w:rsidP="00A23D18">
            <w:pPr>
              <w:rPr>
                <w:rFonts w:ascii="Arial" w:hAnsi="Arial" w:cs="Arial"/>
                <w:color w:val="000000"/>
                <w:szCs w:val="20"/>
              </w:rPr>
            </w:pPr>
            <w:r w:rsidRPr="00D171FA">
              <w:rPr>
                <w:rFonts w:ascii="Arial" w:hAnsi="Arial" w:cs="Arial"/>
                <w:color w:val="000000"/>
                <w:szCs w:val="20"/>
              </w:rPr>
              <w:t>Char</w:t>
            </w:r>
          </w:p>
        </w:tc>
        <w:tc>
          <w:tcPr>
            <w:tcW w:w="572" w:type="dxa"/>
            <w:tcBorders>
              <w:top w:val="nil"/>
              <w:left w:val="nil"/>
              <w:bottom w:val="single" w:sz="8" w:space="0" w:color="C1C1C1"/>
              <w:right w:val="single" w:sz="8" w:space="0" w:color="C1C1C1"/>
            </w:tcBorders>
            <w:shd w:val="clear" w:color="000000" w:fill="FFFFFF"/>
            <w:noWrap/>
            <w:vAlign w:val="center"/>
            <w:hideMark/>
          </w:tcPr>
          <w:p w14:paraId="37958177" w14:textId="77777777" w:rsidR="00C8129E" w:rsidRPr="00D171FA" w:rsidRDefault="00C8129E" w:rsidP="00A23D18">
            <w:pPr>
              <w:jc w:val="right"/>
              <w:rPr>
                <w:rFonts w:ascii="Arial" w:hAnsi="Arial" w:cs="Arial"/>
                <w:color w:val="000000"/>
                <w:szCs w:val="20"/>
              </w:rPr>
            </w:pPr>
            <w:r w:rsidRPr="00D171FA">
              <w:rPr>
                <w:rFonts w:ascii="Arial" w:hAnsi="Arial" w:cs="Arial"/>
                <w:color w:val="000000"/>
                <w:szCs w:val="20"/>
              </w:rPr>
              <w:t>9</w:t>
            </w:r>
          </w:p>
        </w:tc>
        <w:tc>
          <w:tcPr>
            <w:tcW w:w="1383" w:type="dxa"/>
            <w:tcBorders>
              <w:top w:val="nil"/>
              <w:left w:val="nil"/>
              <w:bottom w:val="single" w:sz="8" w:space="0" w:color="C1C1C1"/>
              <w:right w:val="single" w:sz="8" w:space="0" w:color="C1C1C1"/>
            </w:tcBorders>
            <w:shd w:val="clear" w:color="000000" w:fill="FFFFFF"/>
            <w:noWrap/>
            <w:vAlign w:val="center"/>
            <w:hideMark/>
          </w:tcPr>
          <w:p w14:paraId="7D948459" w14:textId="77777777" w:rsidR="00C8129E" w:rsidRPr="00D171FA" w:rsidRDefault="00C8129E" w:rsidP="00A23D18">
            <w:pPr>
              <w:rPr>
                <w:rFonts w:ascii="Arial" w:hAnsi="Arial" w:cs="Arial"/>
                <w:color w:val="000000"/>
                <w:szCs w:val="20"/>
              </w:rPr>
            </w:pPr>
            <w:r w:rsidRPr="00D171FA">
              <w:rPr>
                <w:rFonts w:ascii="Arial" w:hAnsi="Arial" w:cs="Arial"/>
                <w:color w:val="000000"/>
                <w:szCs w:val="20"/>
              </w:rPr>
              <w:t>$CHAR9.</w:t>
            </w:r>
          </w:p>
        </w:tc>
        <w:tc>
          <w:tcPr>
            <w:tcW w:w="1383" w:type="dxa"/>
            <w:tcBorders>
              <w:top w:val="nil"/>
              <w:left w:val="nil"/>
              <w:bottom w:val="single" w:sz="8" w:space="0" w:color="C1C1C1"/>
              <w:right w:val="single" w:sz="8" w:space="0" w:color="C1C1C1"/>
            </w:tcBorders>
            <w:shd w:val="clear" w:color="000000" w:fill="FFFFFF"/>
            <w:noWrap/>
            <w:vAlign w:val="center"/>
            <w:hideMark/>
          </w:tcPr>
          <w:p w14:paraId="45A64D88" w14:textId="77777777" w:rsidR="00C8129E" w:rsidRPr="00D171FA" w:rsidRDefault="00C8129E" w:rsidP="00A23D18">
            <w:pPr>
              <w:rPr>
                <w:rFonts w:ascii="Arial" w:hAnsi="Arial" w:cs="Arial"/>
                <w:color w:val="000000"/>
                <w:szCs w:val="20"/>
              </w:rPr>
            </w:pPr>
            <w:r w:rsidRPr="00D171FA">
              <w:rPr>
                <w:rFonts w:ascii="Arial" w:hAnsi="Arial" w:cs="Arial"/>
                <w:color w:val="000000"/>
                <w:szCs w:val="20"/>
              </w:rPr>
              <w:t>$CHAR9.</w:t>
            </w:r>
          </w:p>
        </w:tc>
      </w:tr>
      <w:tr w:rsidR="00C8129E" w:rsidRPr="00D171FA" w14:paraId="24B7D17F" w14:textId="77777777" w:rsidTr="00A23D18">
        <w:trPr>
          <w:trHeight w:val="48"/>
        </w:trPr>
        <w:tc>
          <w:tcPr>
            <w:tcW w:w="439" w:type="dxa"/>
            <w:tcBorders>
              <w:top w:val="nil"/>
              <w:left w:val="single" w:sz="8" w:space="0" w:color="C1C1C1"/>
              <w:bottom w:val="single" w:sz="8" w:space="0" w:color="C1C1C1"/>
              <w:right w:val="single" w:sz="8" w:space="0" w:color="C1C1C1"/>
            </w:tcBorders>
            <w:shd w:val="clear" w:color="000000" w:fill="EDF2F9"/>
            <w:noWrap/>
            <w:vAlign w:val="center"/>
            <w:hideMark/>
          </w:tcPr>
          <w:p w14:paraId="4EA6A2F0" w14:textId="77777777" w:rsidR="00C8129E" w:rsidRPr="00D171FA" w:rsidRDefault="00C8129E" w:rsidP="00A23D18">
            <w:pPr>
              <w:jc w:val="right"/>
              <w:rPr>
                <w:rFonts w:ascii="Arial" w:hAnsi="Arial" w:cs="Arial"/>
                <w:b/>
                <w:bCs/>
                <w:color w:val="000000"/>
                <w:szCs w:val="20"/>
              </w:rPr>
            </w:pPr>
            <w:r w:rsidRPr="00D171FA">
              <w:rPr>
                <w:rFonts w:ascii="Arial" w:hAnsi="Arial" w:cs="Arial"/>
                <w:b/>
                <w:bCs/>
                <w:color w:val="000000"/>
                <w:szCs w:val="20"/>
              </w:rPr>
              <w:t>4</w:t>
            </w:r>
          </w:p>
        </w:tc>
        <w:tc>
          <w:tcPr>
            <w:tcW w:w="2184" w:type="dxa"/>
            <w:tcBorders>
              <w:top w:val="nil"/>
              <w:left w:val="nil"/>
              <w:bottom w:val="single" w:sz="8" w:space="0" w:color="C1C1C1"/>
              <w:right w:val="single" w:sz="8" w:space="0" w:color="C1C1C1"/>
            </w:tcBorders>
            <w:shd w:val="clear" w:color="000000" w:fill="FFFFFF"/>
            <w:noWrap/>
            <w:vAlign w:val="center"/>
            <w:hideMark/>
          </w:tcPr>
          <w:p w14:paraId="69C5AA46" w14:textId="77777777" w:rsidR="00C8129E" w:rsidRPr="00D171FA" w:rsidRDefault="00C8129E" w:rsidP="00A23D18">
            <w:pPr>
              <w:rPr>
                <w:rFonts w:ascii="Arial" w:hAnsi="Arial" w:cs="Arial"/>
                <w:color w:val="000000"/>
                <w:szCs w:val="20"/>
              </w:rPr>
            </w:pPr>
            <w:proofErr w:type="spellStart"/>
            <w:r w:rsidRPr="00D171FA">
              <w:rPr>
                <w:rFonts w:ascii="Arial" w:hAnsi="Arial" w:cs="Arial"/>
                <w:color w:val="000000"/>
                <w:szCs w:val="20"/>
              </w:rPr>
              <w:t>int_rate</w:t>
            </w:r>
            <w:proofErr w:type="spellEnd"/>
          </w:p>
        </w:tc>
        <w:tc>
          <w:tcPr>
            <w:tcW w:w="683" w:type="dxa"/>
            <w:tcBorders>
              <w:top w:val="nil"/>
              <w:left w:val="nil"/>
              <w:bottom w:val="single" w:sz="8" w:space="0" w:color="C1C1C1"/>
              <w:right w:val="single" w:sz="8" w:space="0" w:color="C1C1C1"/>
            </w:tcBorders>
            <w:shd w:val="clear" w:color="000000" w:fill="FFFFFF"/>
            <w:noWrap/>
            <w:vAlign w:val="center"/>
            <w:hideMark/>
          </w:tcPr>
          <w:p w14:paraId="5F223E82" w14:textId="77777777" w:rsidR="00C8129E" w:rsidRPr="00D171FA" w:rsidRDefault="00C8129E" w:rsidP="00A23D18">
            <w:pPr>
              <w:rPr>
                <w:rFonts w:ascii="Arial" w:hAnsi="Arial" w:cs="Arial"/>
                <w:color w:val="000000"/>
                <w:szCs w:val="20"/>
              </w:rPr>
            </w:pPr>
            <w:r w:rsidRPr="00D171FA">
              <w:rPr>
                <w:rFonts w:ascii="Arial" w:hAnsi="Arial" w:cs="Arial"/>
                <w:color w:val="000000"/>
                <w:szCs w:val="20"/>
              </w:rPr>
              <w:t>Num</w:t>
            </w:r>
          </w:p>
        </w:tc>
        <w:tc>
          <w:tcPr>
            <w:tcW w:w="572" w:type="dxa"/>
            <w:tcBorders>
              <w:top w:val="nil"/>
              <w:left w:val="nil"/>
              <w:bottom w:val="single" w:sz="8" w:space="0" w:color="C1C1C1"/>
              <w:right w:val="single" w:sz="8" w:space="0" w:color="C1C1C1"/>
            </w:tcBorders>
            <w:shd w:val="clear" w:color="000000" w:fill="FFFFFF"/>
            <w:noWrap/>
            <w:vAlign w:val="center"/>
            <w:hideMark/>
          </w:tcPr>
          <w:p w14:paraId="3FC4DD77" w14:textId="77777777" w:rsidR="00C8129E" w:rsidRPr="00D171FA" w:rsidRDefault="00C8129E" w:rsidP="00A23D18">
            <w:pPr>
              <w:jc w:val="right"/>
              <w:rPr>
                <w:rFonts w:ascii="Arial" w:hAnsi="Arial" w:cs="Arial"/>
                <w:color w:val="000000"/>
                <w:szCs w:val="20"/>
              </w:rPr>
            </w:pPr>
            <w:r w:rsidRPr="00D171FA">
              <w:rPr>
                <w:rFonts w:ascii="Arial" w:hAnsi="Arial" w:cs="Arial"/>
                <w:color w:val="000000"/>
                <w:szCs w:val="20"/>
              </w:rPr>
              <w:t>8</w:t>
            </w:r>
          </w:p>
        </w:tc>
        <w:tc>
          <w:tcPr>
            <w:tcW w:w="1383" w:type="dxa"/>
            <w:tcBorders>
              <w:top w:val="nil"/>
              <w:left w:val="nil"/>
              <w:bottom w:val="single" w:sz="8" w:space="0" w:color="C1C1C1"/>
              <w:right w:val="single" w:sz="8" w:space="0" w:color="C1C1C1"/>
            </w:tcBorders>
            <w:shd w:val="clear" w:color="000000" w:fill="FFFFFF"/>
            <w:noWrap/>
            <w:vAlign w:val="center"/>
            <w:hideMark/>
          </w:tcPr>
          <w:p w14:paraId="7E70E8B5" w14:textId="77777777" w:rsidR="00C8129E" w:rsidRPr="00D171FA" w:rsidRDefault="00C8129E" w:rsidP="00A23D18">
            <w:pPr>
              <w:rPr>
                <w:rFonts w:ascii="Arial" w:hAnsi="Arial" w:cs="Arial"/>
                <w:color w:val="000000"/>
                <w:szCs w:val="20"/>
              </w:rPr>
            </w:pPr>
            <w:r w:rsidRPr="00D171FA">
              <w:rPr>
                <w:rFonts w:ascii="Arial" w:hAnsi="Arial" w:cs="Arial"/>
                <w:color w:val="000000"/>
                <w:szCs w:val="20"/>
              </w:rPr>
              <w:t>BEST5.</w:t>
            </w:r>
          </w:p>
        </w:tc>
        <w:tc>
          <w:tcPr>
            <w:tcW w:w="1383" w:type="dxa"/>
            <w:tcBorders>
              <w:top w:val="nil"/>
              <w:left w:val="nil"/>
              <w:bottom w:val="single" w:sz="8" w:space="0" w:color="C1C1C1"/>
              <w:right w:val="single" w:sz="8" w:space="0" w:color="C1C1C1"/>
            </w:tcBorders>
            <w:shd w:val="clear" w:color="000000" w:fill="FFFFFF"/>
            <w:noWrap/>
            <w:vAlign w:val="center"/>
            <w:hideMark/>
          </w:tcPr>
          <w:p w14:paraId="4C9C56B9" w14:textId="77777777" w:rsidR="00C8129E" w:rsidRPr="00D171FA" w:rsidRDefault="00C8129E" w:rsidP="00A23D18">
            <w:pPr>
              <w:rPr>
                <w:rFonts w:ascii="Arial" w:hAnsi="Arial" w:cs="Arial"/>
                <w:color w:val="000000"/>
                <w:szCs w:val="20"/>
              </w:rPr>
            </w:pPr>
            <w:r w:rsidRPr="00D171FA">
              <w:rPr>
                <w:rFonts w:ascii="Arial" w:hAnsi="Arial" w:cs="Arial"/>
                <w:color w:val="000000"/>
                <w:szCs w:val="20"/>
              </w:rPr>
              <w:t>BEST5.</w:t>
            </w:r>
          </w:p>
        </w:tc>
      </w:tr>
      <w:tr w:rsidR="00C8129E" w:rsidRPr="00D171FA" w14:paraId="4AE514EE" w14:textId="77777777" w:rsidTr="00A23D18">
        <w:trPr>
          <w:trHeight w:val="228"/>
        </w:trPr>
        <w:tc>
          <w:tcPr>
            <w:tcW w:w="439" w:type="dxa"/>
            <w:tcBorders>
              <w:top w:val="nil"/>
              <w:left w:val="single" w:sz="8" w:space="0" w:color="C1C1C1"/>
              <w:bottom w:val="single" w:sz="8" w:space="0" w:color="C1C1C1"/>
              <w:right w:val="single" w:sz="8" w:space="0" w:color="C1C1C1"/>
            </w:tcBorders>
            <w:shd w:val="clear" w:color="000000" w:fill="EDF2F9"/>
            <w:noWrap/>
            <w:vAlign w:val="center"/>
            <w:hideMark/>
          </w:tcPr>
          <w:p w14:paraId="3AECCA42" w14:textId="77777777" w:rsidR="00C8129E" w:rsidRPr="00D171FA" w:rsidRDefault="00C8129E" w:rsidP="00A23D18">
            <w:pPr>
              <w:jc w:val="right"/>
              <w:rPr>
                <w:rFonts w:ascii="Arial" w:hAnsi="Arial" w:cs="Arial"/>
                <w:b/>
                <w:bCs/>
                <w:color w:val="000000"/>
                <w:szCs w:val="20"/>
              </w:rPr>
            </w:pPr>
            <w:r w:rsidRPr="00D171FA">
              <w:rPr>
                <w:rFonts w:ascii="Arial" w:hAnsi="Arial" w:cs="Arial"/>
                <w:b/>
                <w:bCs/>
                <w:color w:val="000000"/>
                <w:szCs w:val="20"/>
              </w:rPr>
              <w:t>5</w:t>
            </w:r>
          </w:p>
        </w:tc>
        <w:tc>
          <w:tcPr>
            <w:tcW w:w="2184" w:type="dxa"/>
            <w:tcBorders>
              <w:top w:val="nil"/>
              <w:left w:val="nil"/>
              <w:bottom w:val="single" w:sz="8" w:space="0" w:color="C1C1C1"/>
              <w:right w:val="single" w:sz="8" w:space="0" w:color="C1C1C1"/>
            </w:tcBorders>
            <w:shd w:val="clear" w:color="000000" w:fill="FFFFFF"/>
            <w:noWrap/>
            <w:vAlign w:val="center"/>
            <w:hideMark/>
          </w:tcPr>
          <w:p w14:paraId="291806A4" w14:textId="77777777" w:rsidR="00C8129E" w:rsidRPr="00D171FA" w:rsidRDefault="00C8129E" w:rsidP="00A23D18">
            <w:pPr>
              <w:rPr>
                <w:rFonts w:ascii="Arial" w:hAnsi="Arial" w:cs="Arial"/>
                <w:color w:val="000000"/>
                <w:szCs w:val="20"/>
              </w:rPr>
            </w:pPr>
            <w:r w:rsidRPr="00D171FA">
              <w:rPr>
                <w:rFonts w:ascii="Arial" w:hAnsi="Arial" w:cs="Arial"/>
                <w:color w:val="000000"/>
                <w:szCs w:val="20"/>
              </w:rPr>
              <w:t>Grade</w:t>
            </w:r>
          </w:p>
        </w:tc>
        <w:tc>
          <w:tcPr>
            <w:tcW w:w="683" w:type="dxa"/>
            <w:tcBorders>
              <w:top w:val="nil"/>
              <w:left w:val="nil"/>
              <w:bottom w:val="single" w:sz="8" w:space="0" w:color="C1C1C1"/>
              <w:right w:val="single" w:sz="8" w:space="0" w:color="C1C1C1"/>
            </w:tcBorders>
            <w:shd w:val="clear" w:color="000000" w:fill="FFFFFF"/>
            <w:noWrap/>
            <w:vAlign w:val="center"/>
            <w:hideMark/>
          </w:tcPr>
          <w:p w14:paraId="19C3920E" w14:textId="77777777" w:rsidR="00C8129E" w:rsidRPr="00D171FA" w:rsidRDefault="00C8129E" w:rsidP="00A23D18">
            <w:pPr>
              <w:rPr>
                <w:rFonts w:ascii="Arial" w:hAnsi="Arial" w:cs="Arial"/>
                <w:color w:val="000000"/>
                <w:szCs w:val="20"/>
              </w:rPr>
            </w:pPr>
            <w:r w:rsidRPr="00D171FA">
              <w:rPr>
                <w:rFonts w:ascii="Arial" w:hAnsi="Arial" w:cs="Arial"/>
                <w:color w:val="000000"/>
                <w:szCs w:val="20"/>
              </w:rPr>
              <w:t>Char</w:t>
            </w:r>
          </w:p>
        </w:tc>
        <w:tc>
          <w:tcPr>
            <w:tcW w:w="572" w:type="dxa"/>
            <w:tcBorders>
              <w:top w:val="nil"/>
              <w:left w:val="nil"/>
              <w:bottom w:val="single" w:sz="8" w:space="0" w:color="C1C1C1"/>
              <w:right w:val="single" w:sz="8" w:space="0" w:color="C1C1C1"/>
            </w:tcBorders>
            <w:shd w:val="clear" w:color="000000" w:fill="FFFFFF"/>
            <w:noWrap/>
            <w:vAlign w:val="center"/>
            <w:hideMark/>
          </w:tcPr>
          <w:p w14:paraId="7EC6D9B5" w14:textId="77777777" w:rsidR="00C8129E" w:rsidRPr="00D171FA" w:rsidRDefault="00C8129E" w:rsidP="00A23D18">
            <w:pPr>
              <w:jc w:val="right"/>
              <w:rPr>
                <w:rFonts w:ascii="Arial" w:hAnsi="Arial" w:cs="Arial"/>
                <w:color w:val="000000"/>
                <w:szCs w:val="20"/>
              </w:rPr>
            </w:pPr>
            <w:r w:rsidRPr="00D171FA">
              <w:rPr>
                <w:rFonts w:ascii="Arial" w:hAnsi="Arial" w:cs="Arial"/>
                <w:color w:val="000000"/>
                <w:szCs w:val="20"/>
              </w:rPr>
              <w:t>1</w:t>
            </w:r>
          </w:p>
        </w:tc>
        <w:tc>
          <w:tcPr>
            <w:tcW w:w="1383" w:type="dxa"/>
            <w:tcBorders>
              <w:top w:val="nil"/>
              <w:left w:val="nil"/>
              <w:bottom w:val="single" w:sz="8" w:space="0" w:color="C1C1C1"/>
              <w:right w:val="single" w:sz="8" w:space="0" w:color="C1C1C1"/>
            </w:tcBorders>
            <w:shd w:val="clear" w:color="000000" w:fill="FFFFFF"/>
            <w:noWrap/>
            <w:vAlign w:val="center"/>
            <w:hideMark/>
          </w:tcPr>
          <w:p w14:paraId="2D9ADE8E" w14:textId="77777777" w:rsidR="00C8129E" w:rsidRPr="00D171FA" w:rsidRDefault="00C8129E" w:rsidP="00A23D18">
            <w:pPr>
              <w:rPr>
                <w:rFonts w:ascii="Arial" w:hAnsi="Arial" w:cs="Arial"/>
                <w:color w:val="000000"/>
                <w:szCs w:val="20"/>
              </w:rPr>
            </w:pPr>
            <w:r w:rsidRPr="00D171FA">
              <w:rPr>
                <w:rFonts w:ascii="Arial" w:hAnsi="Arial" w:cs="Arial"/>
                <w:color w:val="000000"/>
                <w:szCs w:val="20"/>
              </w:rPr>
              <w:t>$CHAR1.</w:t>
            </w:r>
          </w:p>
        </w:tc>
        <w:tc>
          <w:tcPr>
            <w:tcW w:w="1383" w:type="dxa"/>
            <w:tcBorders>
              <w:top w:val="nil"/>
              <w:left w:val="nil"/>
              <w:bottom w:val="single" w:sz="8" w:space="0" w:color="C1C1C1"/>
              <w:right w:val="single" w:sz="8" w:space="0" w:color="C1C1C1"/>
            </w:tcBorders>
            <w:shd w:val="clear" w:color="000000" w:fill="FFFFFF"/>
            <w:noWrap/>
            <w:vAlign w:val="center"/>
            <w:hideMark/>
          </w:tcPr>
          <w:p w14:paraId="2958B359" w14:textId="77777777" w:rsidR="00C8129E" w:rsidRPr="00D171FA" w:rsidRDefault="00C8129E" w:rsidP="00A23D18">
            <w:pPr>
              <w:rPr>
                <w:rFonts w:ascii="Arial" w:hAnsi="Arial" w:cs="Arial"/>
                <w:color w:val="000000"/>
                <w:szCs w:val="20"/>
              </w:rPr>
            </w:pPr>
            <w:r w:rsidRPr="00D171FA">
              <w:rPr>
                <w:rFonts w:ascii="Arial" w:hAnsi="Arial" w:cs="Arial"/>
                <w:color w:val="000000"/>
                <w:szCs w:val="20"/>
              </w:rPr>
              <w:t>$CHAR1.</w:t>
            </w:r>
          </w:p>
        </w:tc>
      </w:tr>
      <w:tr w:rsidR="00C8129E" w:rsidRPr="00D171FA" w14:paraId="5DC89628" w14:textId="77777777" w:rsidTr="00A23D18">
        <w:trPr>
          <w:trHeight w:val="228"/>
        </w:trPr>
        <w:tc>
          <w:tcPr>
            <w:tcW w:w="439" w:type="dxa"/>
            <w:tcBorders>
              <w:top w:val="nil"/>
              <w:left w:val="single" w:sz="8" w:space="0" w:color="C1C1C1"/>
              <w:bottom w:val="single" w:sz="8" w:space="0" w:color="C1C1C1"/>
              <w:right w:val="single" w:sz="8" w:space="0" w:color="C1C1C1"/>
            </w:tcBorders>
            <w:shd w:val="clear" w:color="000000" w:fill="EDF2F9"/>
            <w:noWrap/>
            <w:vAlign w:val="center"/>
            <w:hideMark/>
          </w:tcPr>
          <w:p w14:paraId="5160BFC2" w14:textId="77777777" w:rsidR="00C8129E" w:rsidRPr="00D171FA" w:rsidRDefault="00C8129E" w:rsidP="00A23D18">
            <w:pPr>
              <w:jc w:val="right"/>
              <w:rPr>
                <w:rFonts w:ascii="Arial" w:hAnsi="Arial" w:cs="Arial"/>
                <w:b/>
                <w:bCs/>
                <w:color w:val="000000"/>
                <w:szCs w:val="20"/>
              </w:rPr>
            </w:pPr>
            <w:r w:rsidRPr="00D171FA">
              <w:rPr>
                <w:rFonts w:ascii="Arial" w:hAnsi="Arial" w:cs="Arial"/>
                <w:b/>
                <w:bCs/>
                <w:color w:val="000000"/>
                <w:szCs w:val="20"/>
              </w:rPr>
              <w:t>6</w:t>
            </w:r>
          </w:p>
        </w:tc>
        <w:tc>
          <w:tcPr>
            <w:tcW w:w="2184" w:type="dxa"/>
            <w:tcBorders>
              <w:top w:val="nil"/>
              <w:left w:val="nil"/>
              <w:bottom w:val="single" w:sz="8" w:space="0" w:color="C1C1C1"/>
              <w:right w:val="single" w:sz="8" w:space="0" w:color="C1C1C1"/>
            </w:tcBorders>
            <w:shd w:val="clear" w:color="000000" w:fill="FFFFFF"/>
            <w:noWrap/>
            <w:vAlign w:val="center"/>
            <w:hideMark/>
          </w:tcPr>
          <w:p w14:paraId="07A95264" w14:textId="77777777" w:rsidR="00C8129E" w:rsidRPr="00D171FA" w:rsidRDefault="00C8129E" w:rsidP="00A23D18">
            <w:pPr>
              <w:rPr>
                <w:rFonts w:ascii="Arial" w:hAnsi="Arial" w:cs="Arial"/>
                <w:color w:val="000000"/>
                <w:szCs w:val="20"/>
              </w:rPr>
            </w:pPr>
            <w:proofErr w:type="spellStart"/>
            <w:r w:rsidRPr="00D171FA">
              <w:rPr>
                <w:rFonts w:ascii="Arial" w:hAnsi="Arial" w:cs="Arial"/>
                <w:color w:val="000000"/>
                <w:szCs w:val="20"/>
              </w:rPr>
              <w:t>sub_grade</w:t>
            </w:r>
            <w:proofErr w:type="spellEnd"/>
          </w:p>
        </w:tc>
        <w:tc>
          <w:tcPr>
            <w:tcW w:w="683" w:type="dxa"/>
            <w:tcBorders>
              <w:top w:val="nil"/>
              <w:left w:val="nil"/>
              <w:bottom w:val="single" w:sz="8" w:space="0" w:color="C1C1C1"/>
              <w:right w:val="single" w:sz="8" w:space="0" w:color="C1C1C1"/>
            </w:tcBorders>
            <w:shd w:val="clear" w:color="000000" w:fill="FFFFFF"/>
            <w:noWrap/>
            <w:vAlign w:val="center"/>
            <w:hideMark/>
          </w:tcPr>
          <w:p w14:paraId="05CA82CD" w14:textId="77777777" w:rsidR="00C8129E" w:rsidRPr="00D171FA" w:rsidRDefault="00C8129E" w:rsidP="00A23D18">
            <w:pPr>
              <w:rPr>
                <w:rFonts w:ascii="Arial" w:hAnsi="Arial" w:cs="Arial"/>
                <w:color w:val="000000"/>
                <w:szCs w:val="20"/>
              </w:rPr>
            </w:pPr>
            <w:r w:rsidRPr="00D171FA">
              <w:rPr>
                <w:rFonts w:ascii="Arial" w:hAnsi="Arial" w:cs="Arial"/>
                <w:color w:val="000000"/>
                <w:szCs w:val="20"/>
              </w:rPr>
              <w:t>Char</w:t>
            </w:r>
          </w:p>
        </w:tc>
        <w:tc>
          <w:tcPr>
            <w:tcW w:w="572" w:type="dxa"/>
            <w:tcBorders>
              <w:top w:val="nil"/>
              <w:left w:val="nil"/>
              <w:bottom w:val="single" w:sz="8" w:space="0" w:color="C1C1C1"/>
              <w:right w:val="single" w:sz="8" w:space="0" w:color="C1C1C1"/>
            </w:tcBorders>
            <w:shd w:val="clear" w:color="000000" w:fill="FFFFFF"/>
            <w:noWrap/>
            <w:vAlign w:val="center"/>
            <w:hideMark/>
          </w:tcPr>
          <w:p w14:paraId="450895FD" w14:textId="77777777" w:rsidR="00C8129E" w:rsidRPr="00D171FA" w:rsidRDefault="00C8129E" w:rsidP="00A23D18">
            <w:pPr>
              <w:jc w:val="right"/>
              <w:rPr>
                <w:rFonts w:ascii="Arial" w:hAnsi="Arial" w:cs="Arial"/>
                <w:color w:val="000000"/>
                <w:szCs w:val="20"/>
              </w:rPr>
            </w:pPr>
            <w:r w:rsidRPr="00D171FA">
              <w:rPr>
                <w:rFonts w:ascii="Arial" w:hAnsi="Arial" w:cs="Arial"/>
                <w:color w:val="000000"/>
                <w:szCs w:val="20"/>
              </w:rPr>
              <w:t>2</w:t>
            </w:r>
          </w:p>
        </w:tc>
        <w:tc>
          <w:tcPr>
            <w:tcW w:w="1383" w:type="dxa"/>
            <w:tcBorders>
              <w:top w:val="nil"/>
              <w:left w:val="nil"/>
              <w:bottom w:val="single" w:sz="8" w:space="0" w:color="C1C1C1"/>
              <w:right w:val="single" w:sz="8" w:space="0" w:color="C1C1C1"/>
            </w:tcBorders>
            <w:shd w:val="clear" w:color="000000" w:fill="FFFFFF"/>
            <w:noWrap/>
            <w:vAlign w:val="center"/>
            <w:hideMark/>
          </w:tcPr>
          <w:p w14:paraId="756EE87E" w14:textId="77777777" w:rsidR="00C8129E" w:rsidRPr="00D171FA" w:rsidRDefault="00C8129E" w:rsidP="00A23D18">
            <w:pPr>
              <w:rPr>
                <w:rFonts w:ascii="Arial" w:hAnsi="Arial" w:cs="Arial"/>
                <w:color w:val="000000"/>
                <w:szCs w:val="20"/>
              </w:rPr>
            </w:pPr>
            <w:r w:rsidRPr="00D171FA">
              <w:rPr>
                <w:rFonts w:ascii="Arial" w:hAnsi="Arial" w:cs="Arial"/>
                <w:color w:val="000000"/>
                <w:szCs w:val="20"/>
              </w:rPr>
              <w:t>$CHAR2.</w:t>
            </w:r>
          </w:p>
        </w:tc>
        <w:tc>
          <w:tcPr>
            <w:tcW w:w="1383" w:type="dxa"/>
            <w:tcBorders>
              <w:top w:val="nil"/>
              <w:left w:val="nil"/>
              <w:bottom w:val="single" w:sz="8" w:space="0" w:color="C1C1C1"/>
              <w:right w:val="single" w:sz="8" w:space="0" w:color="C1C1C1"/>
            </w:tcBorders>
            <w:shd w:val="clear" w:color="000000" w:fill="FFFFFF"/>
            <w:noWrap/>
            <w:vAlign w:val="center"/>
            <w:hideMark/>
          </w:tcPr>
          <w:p w14:paraId="3ADA24F5" w14:textId="77777777" w:rsidR="00C8129E" w:rsidRPr="00D171FA" w:rsidRDefault="00C8129E" w:rsidP="00A23D18">
            <w:pPr>
              <w:rPr>
                <w:rFonts w:ascii="Arial" w:hAnsi="Arial" w:cs="Arial"/>
                <w:color w:val="000000"/>
                <w:szCs w:val="20"/>
              </w:rPr>
            </w:pPr>
            <w:r w:rsidRPr="00D171FA">
              <w:rPr>
                <w:rFonts w:ascii="Arial" w:hAnsi="Arial" w:cs="Arial"/>
                <w:color w:val="000000"/>
                <w:szCs w:val="20"/>
              </w:rPr>
              <w:t>$CHAR2.</w:t>
            </w:r>
          </w:p>
        </w:tc>
      </w:tr>
      <w:tr w:rsidR="00C8129E" w:rsidRPr="00D171FA" w14:paraId="08E4CDB8" w14:textId="77777777" w:rsidTr="00A23D18">
        <w:trPr>
          <w:trHeight w:val="320"/>
        </w:trPr>
        <w:tc>
          <w:tcPr>
            <w:tcW w:w="439" w:type="dxa"/>
            <w:tcBorders>
              <w:top w:val="nil"/>
              <w:left w:val="single" w:sz="8" w:space="0" w:color="C1C1C1"/>
              <w:bottom w:val="single" w:sz="8" w:space="0" w:color="C1C1C1"/>
              <w:right w:val="single" w:sz="8" w:space="0" w:color="C1C1C1"/>
            </w:tcBorders>
            <w:shd w:val="clear" w:color="000000" w:fill="EDF2F9"/>
            <w:noWrap/>
            <w:vAlign w:val="center"/>
            <w:hideMark/>
          </w:tcPr>
          <w:p w14:paraId="73355D7C" w14:textId="77777777" w:rsidR="00C8129E" w:rsidRPr="00D171FA" w:rsidRDefault="00C8129E" w:rsidP="00A23D18">
            <w:pPr>
              <w:jc w:val="right"/>
              <w:rPr>
                <w:rFonts w:ascii="Arial" w:hAnsi="Arial" w:cs="Arial"/>
                <w:b/>
                <w:bCs/>
                <w:color w:val="000000"/>
                <w:szCs w:val="20"/>
              </w:rPr>
            </w:pPr>
            <w:r w:rsidRPr="00D171FA">
              <w:rPr>
                <w:rFonts w:ascii="Arial" w:hAnsi="Arial" w:cs="Arial"/>
                <w:b/>
                <w:bCs/>
                <w:color w:val="000000"/>
                <w:szCs w:val="20"/>
              </w:rPr>
              <w:t>7</w:t>
            </w:r>
          </w:p>
        </w:tc>
        <w:tc>
          <w:tcPr>
            <w:tcW w:w="2184" w:type="dxa"/>
            <w:tcBorders>
              <w:top w:val="nil"/>
              <w:left w:val="nil"/>
              <w:bottom w:val="single" w:sz="8" w:space="0" w:color="C1C1C1"/>
              <w:right w:val="single" w:sz="8" w:space="0" w:color="C1C1C1"/>
            </w:tcBorders>
            <w:shd w:val="clear" w:color="000000" w:fill="FFFFFF"/>
            <w:noWrap/>
            <w:vAlign w:val="center"/>
            <w:hideMark/>
          </w:tcPr>
          <w:p w14:paraId="61505FE5" w14:textId="77777777" w:rsidR="00C8129E" w:rsidRPr="00D171FA" w:rsidRDefault="00C8129E" w:rsidP="00A23D18">
            <w:pPr>
              <w:rPr>
                <w:rFonts w:ascii="Arial" w:hAnsi="Arial" w:cs="Arial"/>
                <w:color w:val="000000"/>
                <w:szCs w:val="20"/>
              </w:rPr>
            </w:pPr>
            <w:proofErr w:type="spellStart"/>
            <w:r w:rsidRPr="00D171FA">
              <w:rPr>
                <w:rFonts w:ascii="Arial" w:hAnsi="Arial" w:cs="Arial"/>
                <w:color w:val="000000"/>
                <w:szCs w:val="20"/>
              </w:rPr>
              <w:t>emp_length</w:t>
            </w:r>
            <w:proofErr w:type="spellEnd"/>
          </w:p>
        </w:tc>
        <w:tc>
          <w:tcPr>
            <w:tcW w:w="683" w:type="dxa"/>
            <w:tcBorders>
              <w:top w:val="nil"/>
              <w:left w:val="nil"/>
              <w:bottom w:val="single" w:sz="8" w:space="0" w:color="C1C1C1"/>
              <w:right w:val="single" w:sz="8" w:space="0" w:color="C1C1C1"/>
            </w:tcBorders>
            <w:shd w:val="clear" w:color="000000" w:fill="FFFFFF"/>
            <w:noWrap/>
            <w:vAlign w:val="center"/>
            <w:hideMark/>
          </w:tcPr>
          <w:p w14:paraId="637BCC26" w14:textId="77777777" w:rsidR="00C8129E" w:rsidRPr="00D171FA" w:rsidRDefault="00C8129E" w:rsidP="00A23D18">
            <w:pPr>
              <w:rPr>
                <w:rFonts w:ascii="Arial" w:hAnsi="Arial" w:cs="Arial"/>
                <w:color w:val="000000"/>
                <w:szCs w:val="20"/>
              </w:rPr>
            </w:pPr>
            <w:r w:rsidRPr="00D171FA">
              <w:rPr>
                <w:rFonts w:ascii="Arial" w:hAnsi="Arial" w:cs="Arial"/>
                <w:color w:val="000000"/>
                <w:szCs w:val="20"/>
              </w:rPr>
              <w:t>Char</w:t>
            </w:r>
          </w:p>
        </w:tc>
        <w:tc>
          <w:tcPr>
            <w:tcW w:w="572" w:type="dxa"/>
            <w:tcBorders>
              <w:top w:val="nil"/>
              <w:left w:val="nil"/>
              <w:bottom w:val="single" w:sz="8" w:space="0" w:color="C1C1C1"/>
              <w:right w:val="single" w:sz="8" w:space="0" w:color="C1C1C1"/>
            </w:tcBorders>
            <w:shd w:val="clear" w:color="000000" w:fill="FFFFFF"/>
            <w:noWrap/>
            <w:vAlign w:val="center"/>
            <w:hideMark/>
          </w:tcPr>
          <w:p w14:paraId="1F53C697" w14:textId="77777777" w:rsidR="00C8129E" w:rsidRPr="00D171FA" w:rsidRDefault="00C8129E" w:rsidP="00A23D18">
            <w:pPr>
              <w:jc w:val="right"/>
              <w:rPr>
                <w:rFonts w:ascii="Arial" w:hAnsi="Arial" w:cs="Arial"/>
                <w:color w:val="000000"/>
                <w:szCs w:val="20"/>
              </w:rPr>
            </w:pPr>
            <w:r w:rsidRPr="00D171FA">
              <w:rPr>
                <w:rFonts w:ascii="Arial" w:hAnsi="Arial" w:cs="Arial"/>
                <w:color w:val="000000"/>
                <w:szCs w:val="20"/>
              </w:rPr>
              <w:t>9</w:t>
            </w:r>
          </w:p>
        </w:tc>
        <w:tc>
          <w:tcPr>
            <w:tcW w:w="1383" w:type="dxa"/>
            <w:tcBorders>
              <w:top w:val="nil"/>
              <w:left w:val="nil"/>
              <w:bottom w:val="single" w:sz="8" w:space="0" w:color="C1C1C1"/>
              <w:right w:val="single" w:sz="8" w:space="0" w:color="C1C1C1"/>
            </w:tcBorders>
            <w:shd w:val="clear" w:color="000000" w:fill="FFFFFF"/>
            <w:noWrap/>
            <w:vAlign w:val="center"/>
            <w:hideMark/>
          </w:tcPr>
          <w:p w14:paraId="6BF66133" w14:textId="77777777" w:rsidR="00C8129E" w:rsidRPr="00D171FA" w:rsidRDefault="00C8129E" w:rsidP="00A23D18">
            <w:pPr>
              <w:rPr>
                <w:rFonts w:ascii="Arial" w:hAnsi="Arial" w:cs="Arial"/>
                <w:color w:val="000000"/>
                <w:szCs w:val="20"/>
              </w:rPr>
            </w:pPr>
            <w:r w:rsidRPr="00D171FA">
              <w:rPr>
                <w:rFonts w:ascii="Arial" w:hAnsi="Arial" w:cs="Arial"/>
                <w:color w:val="000000"/>
                <w:szCs w:val="20"/>
              </w:rPr>
              <w:t>$CHAR9.</w:t>
            </w:r>
          </w:p>
        </w:tc>
        <w:tc>
          <w:tcPr>
            <w:tcW w:w="1383" w:type="dxa"/>
            <w:tcBorders>
              <w:top w:val="nil"/>
              <w:left w:val="nil"/>
              <w:bottom w:val="single" w:sz="8" w:space="0" w:color="C1C1C1"/>
              <w:right w:val="single" w:sz="8" w:space="0" w:color="C1C1C1"/>
            </w:tcBorders>
            <w:shd w:val="clear" w:color="000000" w:fill="FFFFFF"/>
            <w:noWrap/>
            <w:vAlign w:val="center"/>
            <w:hideMark/>
          </w:tcPr>
          <w:p w14:paraId="65FBD344" w14:textId="77777777" w:rsidR="00C8129E" w:rsidRPr="00D171FA" w:rsidRDefault="00C8129E" w:rsidP="00A23D18">
            <w:pPr>
              <w:rPr>
                <w:rFonts w:ascii="Arial" w:hAnsi="Arial" w:cs="Arial"/>
                <w:color w:val="000000"/>
                <w:szCs w:val="20"/>
              </w:rPr>
            </w:pPr>
            <w:r w:rsidRPr="00D171FA">
              <w:rPr>
                <w:rFonts w:ascii="Arial" w:hAnsi="Arial" w:cs="Arial"/>
                <w:color w:val="000000"/>
                <w:szCs w:val="20"/>
              </w:rPr>
              <w:t>$CHAR9.</w:t>
            </w:r>
          </w:p>
        </w:tc>
      </w:tr>
      <w:tr w:rsidR="00C8129E" w:rsidRPr="00D171FA" w14:paraId="6F029DE4" w14:textId="77777777" w:rsidTr="00A23D18">
        <w:trPr>
          <w:trHeight w:val="48"/>
        </w:trPr>
        <w:tc>
          <w:tcPr>
            <w:tcW w:w="439" w:type="dxa"/>
            <w:tcBorders>
              <w:top w:val="nil"/>
              <w:left w:val="single" w:sz="8" w:space="0" w:color="C1C1C1"/>
              <w:bottom w:val="single" w:sz="8" w:space="0" w:color="C1C1C1"/>
              <w:right w:val="single" w:sz="8" w:space="0" w:color="C1C1C1"/>
            </w:tcBorders>
            <w:shd w:val="clear" w:color="000000" w:fill="EDF2F9"/>
            <w:noWrap/>
            <w:vAlign w:val="center"/>
            <w:hideMark/>
          </w:tcPr>
          <w:p w14:paraId="4CB4C28A" w14:textId="77777777" w:rsidR="00C8129E" w:rsidRPr="00D171FA" w:rsidRDefault="00C8129E" w:rsidP="00A23D18">
            <w:pPr>
              <w:jc w:val="right"/>
              <w:rPr>
                <w:rFonts w:ascii="Arial" w:hAnsi="Arial" w:cs="Arial"/>
                <w:b/>
                <w:bCs/>
                <w:color w:val="000000"/>
                <w:szCs w:val="20"/>
              </w:rPr>
            </w:pPr>
            <w:r w:rsidRPr="00D171FA">
              <w:rPr>
                <w:rFonts w:ascii="Arial" w:hAnsi="Arial" w:cs="Arial"/>
                <w:b/>
                <w:bCs/>
                <w:color w:val="000000"/>
                <w:szCs w:val="20"/>
              </w:rPr>
              <w:t>8</w:t>
            </w:r>
          </w:p>
        </w:tc>
        <w:tc>
          <w:tcPr>
            <w:tcW w:w="2184" w:type="dxa"/>
            <w:tcBorders>
              <w:top w:val="nil"/>
              <w:left w:val="nil"/>
              <w:bottom w:val="single" w:sz="8" w:space="0" w:color="C1C1C1"/>
              <w:right w:val="single" w:sz="8" w:space="0" w:color="C1C1C1"/>
            </w:tcBorders>
            <w:shd w:val="clear" w:color="000000" w:fill="FFFFFF"/>
            <w:noWrap/>
            <w:vAlign w:val="center"/>
            <w:hideMark/>
          </w:tcPr>
          <w:p w14:paraId="4D9818E6" w14:textId="77777777" w:rsidR="00C8129E" w:rsidRPr="00D171FA" w:rsidRDefault="00C8129E" w:rsidP="00A23D18">
            <w:pPr>
              <w:rPr>
                <w:rFonts w:ascii="Arial" w:hAnsi="Arial" w:cs="Arial"/>
                <w:color w:val="000000"/>
                <w:szCs w:val="20"/>
              </w:rPr>
            </w:pPr>
            <w:proofErr w:type="spellStart"/>
            <w:r w:rsidRPr="00D171FA">
              <w:rPr>
                <w:rFonts w:ascii="Arial" w:hAnsi="Arial" w:cs="Arial"/>
                <w:color w:val="000000"/>
                <w:szCs w:val="20"/>
              </w:rPr>
              <w:t>home_ownership</w:t>
            </w:r>
            <w:proofErr w:type="spellEnd"/>
          </w:p>
        </w:tc>
        <w:tc>
          <w:tcPr>
            <w:tcW w:w="683" w:type="dxa"/>
            <w:tcBorders>
              <w:top w:val="nil"/>
              <w:left w:val="nil"/>
              <w:bottom w:val="single" w:sz="8" w:space="0" w:color="C1C1C1"/>
              <w:right w:val="single" w:sz="8" w:space="0" w:color="C1C1C1"/>
            </w:tcBorders>
            <w:shd w:val="clear" w:color="000000" w:fill="FFFFFF"/>
            <w:noWrap/>
            <w:vAlign w:val="center"/>
            <w:hideMark/>
          </w:tcPr>
          <w:p w14:paraId="5F00178E" w14:textId="77777777" w:rsidR="00C8129E" w:rsidRPr="00D171FA" w:rsidRDefault="00C8129E" w:rsidP="00A23D18">
            <w:pPr>
              <w:rPr>
                <w:rFonts w:ascii="Arial" w:hAnsi="Arial" w:cs="Arial"/>
                <w:color w:val="000000"/>
                <w:szCs w:val="20"/>
              </w:rPr>
            </w:pPr>
            <w:r w:rsidRPr="00D171FA">
              <w:rPr>
                <w:rFonts w:ascii="Arial" w:hAnsi="Arial" w:cs="Arial"/>
                <w:color w:val="000000"/>
                <w:szCs w:val="20"/>
              </w:rPr>
              <w:t>Char</w:t>
            </w:r>
          </w:p>
        </w:tc>
        <w:tc>
          <w:tcPr>
            <w:tcW w:w="572" w:type="dxa"/>
            <w:tcBorders>
              <w:top w:val="nil"/>
              <w:left w:val="nil"/>
              <w:bottom w:val="single" w:sz="8" w:space="0" w:color="C1C1C1"/>
              <w:right w:val="single" w:sz="8" w:space="0" w:color="C1C1C1"/>
            </w:tcBorders>
            <w:shd w:val="clear" w:color="000000" w:fill="FFFFFF"/>
            <w:noWrap/>
            <w:vAlign w:val="center"/>
            <w:hideMark/>
          </w:tcPr>
          <w:p w14:paraId="219480EC" w14:textId="77777777" w:rsidR="00C8129E" w:rsidRPr="00D171FA" w:rsidRDefault="00C8129E" w:rsidP="00A23D18">
            <w:pPr>
              <w:jc w:val="right"/>
              <w:rPr>
                <w:rFonts w:ascii="Arial" w:hAnsi="Arial" w:cs="Arial"/>
                <w:color w:val="000000"/>
                <w:szCs w:val="20"/>
              </w:rPr>
            </w:pPr>
            <w:r w:rsidRPr="00D171FA">
              <w:rPr>
                <w:rFonts w:ascii="Arial" w:hAnsi="Arial" w:cs="Arial"/>
                <w:color w:val="000000"/>
                <w:szCs w:val="20"/>
              </w:rPr>
              <w:t>8</w:t>
            </w:r>
          </w:p>
        </w:tc>
        <w:tc>
          <w:tcPr>
            <w:tcW w:w="1383" w:type="dxa"/>
            <w:tcBorders>
              <w:top w:val="nil"/>
              <w:left w:val="nil"/>
              <w:bottom w:val="single" w:sz="8" w:space="0" w:color="C1C1C1"/>
              <w:right w:val="single" w:sz="8" w:space="0" w:color="C1C1C1"/>
            </w:tcBorders>
            <w:shd w:val="clear" w:color="000000" w:fill="FFFFFF"/>
            <w:noWrap/>
            <w:vAlign w:val="center"/>
            <w:hideMark/>
          </w:tcPr>
          <w:p w14:paraId="5922AB82" w14:textId="77777777" w:rsidR="00C8129E" w:rsidRPr="00D171FA" w:rsidRDefault="00C8129E" w:rsidP="00A23D18">
            <w:pPr>
              <w:rPr>
                <w:rFonts w:ascii="Arial" w:hAnsi="Arial" w:cs="Arial"/>
                <w:color w:val="000000"/>
                <w:szCs w:val="20"/>
              </w:rPr>
            </w:pPr>
            <w:r w:rsidRPr="00D171FA">
              <w:rPr>
                <w:rFonts w:ascii="Arial" w:hAnsi="Arial" w:cs="Arial"/>
                <w:color w:val="000000"/>
                <w:szCs w:val="20"/>
              </w:rPr>
              <w:t>$CHAR8.</w:t>
            </w:r>
          </w:p>
        </w:tc>
        <w:tc>
          <w:tcPr>
            <w:tcW w:w="1383" w:type="dxa"/>
            <w:tcBorders>
              <w:top w:val="nil"/>
              <w:left w:val="nil"/>
              <w:bottom w:val="single" w:sz="8" w:space="0" w:color="C1C1C1"/>
              <w:right w:val="single" w:sz="8" w:space="0" w:color="C1C1C1"/>
            </w:tcBorders>
            <w:shd w:val="clear" w:color="000000" w:fill="FFFFFF"/>
            <w:noWrap/>
            <w:vAlign w:val="center"/>
            <w:hideMark/>
          </w:tcPr>
          <w:p w14:paraId="221A88E6" w14:textId="77777777" w:rsidR="00C8129E" w:rsidRPr="00D171FA" w:rsidRDefault="00C8129E" w:rsidP="00A23D18">
            <w:pPr>
              <w:rPr>
                <w:rFonts w:ascii="Arial" w:hAnsi="Arial" w:cs="Arial"/>
                <w:color w:val="000000"/>
                <w:szCs w:val="20"/>
              </w:rPr>
            </w:pPr>
            <w:r w:rsidRPr="00D171FA">
              <w:rPr>
                <w:rFonts w:ascii="Arial" w:hAnsi="Arial" w:cs="Arial"/>
                <w:color w:val="000000"/>
                <w:szCs w:val="20"/>
              </w:rPr>
              <w:t>$CHAR8.</w:t>
            </w:r>
          </w:p>
        </w:tc>
      </w:tr>
      <w:tr w:rsidR="00C8129E" w:rsidRPr="00D171FA" w14:paraId="471353B6" w14:textId="77777777" w:rsidTr="00A23D18">
        <w:trPr>
          <w:trHeight w:val="228"/>
        </w:trPr>
        <w:tc>
          <w:tcPr>
            <w:tcW w:w="439" w:type="dxa"/>
            <w:tcBorders>
              <w:top w:val="nil"/>
              <w:left w:val="single" w:sz="8" w:space="0" w:color="C1C1C1"/>
              <w:bottom w:val="single" w:sz="8" w:space="0" w:color="C1C1C1"/>
              <w:right w:val="single" w:sz="8" w:space="0" w:color="C1C1C1"/>
            </w:tcBorders>
            <w:shd w:val="clear" w:color="000000" w:fill="EDF2F9"/>
            <w:noWrap/>
            <w:vAlign w:val="center"/>
            <w:hideMark/>
          </w:tcPr>
          <w:p w14:paraId="527038D3" w14:textId="77777777" w:rsidR="00C8129E" w:rsidRPr="00D171FA" w:rsidRDefault="00C8129E" w:rsidP="00A23D18">
            <w:pPr>
              <w:jc w:val="right"/>
              <w:rPr>
                <w:rFonts w:ascii="Arial" w:hAnsi="Arial" w:cs="Arial"/>
                <w:b/>
                <w:bCs/>
                <w:color w:val="000000"/>
                <w:szCs w:val="20"/>
              </w:rPr>
            </w:pPr>
            <w:r w:rsidRPr="00D171FA">
              <w:rPr>
                <w:rFonts w:ascii="Arial" w:hAnsi="Arial" w:cs="Arial"/>
                <w:b/>
                <w:bCs/>
                <w:color w:val="000000"/>
                <w:szCs w:val="20"/>
              </w:rPr>
              <w:t>9</w:t>
            </w:r>
          </w:p>
        </w:tc>
        <w:tc>
          <w:tcPr>
            <w:tcW w:w="2184" w:type="dxa"/>
            <w:tcBorders>
              <w:top w:val="nil"/>
              <w:left w:val="nil"/>
              <w:bottom w:val="single" w:sz="8" w:space="0" w:color="C1C1C1"/>
              <w:right w:val="single" w:sz="8" w:space="0" w:color="C1C1C1"/>
            </w:tcBorders>
            <w:shd w:val="clear" w:color="000000" w:fill="FFFFFF"/>
            <w:noWrap/>
            <w:vAlign w:val="center"/>
            <w:hideMark/>
          </w:tcPr>
          <w:p w14:paraId="3640E061" w14:textId="77777777" w:rsidR="00C8129E" w:rsidRPr="00D171FA" w:rsidRDefault="00C8129E" w:rsidP="00A23D18">
            <w:pPr>
              <w:rPr>
                <w:rFonts w:ascii="Arial" w:hAnsi="Arial" w:cs="Arial"/>
                <w:color w:val="000000"/>
                <w:szCs w:val="20"/>
              </w:rPr>
            </w:pPr>
            <w:proofErr w:type="spellStart"/>
            <w:r w:rsidRPr="00D171FA">
              <w:rPr>
                <w:rFonts w:ascii="Arial" w:hAnsi="Arial" w:cs="Arial"/>
                <w:color w:val="000000"/>
                <w:szCs w:val="20"/>
              </w:rPr>
              <w:t>annual_inc</w:t>
            </w:r>
            <w:proofErr w:type="spellEnd"/>
          </w:p>
        </w:tc>
        <w:tc>
          <w:tcPr>
            <w:tcW w:w="683" w:type="dxa"/>
            <w:tcBorders>
              <w:top w:val="nil"/>
              <w:left w:val="nil"/>
              <w:bottom w:val="single" w:sz="8" w:space="0" w:color="C1C1C1"/>
              <w:right w:val="single" w:sz="8" w:space="0" w:color="C1C1C1"/>
            </w:tcBorders>
            <w:shd w:val="clear" w:color="000000" w:fill="FFFFFF"/>
            <w:noWrap/>
            <w:vAlign w:val="center"/>
            <w:hideMark/>
          </w:tcPr>
          <w:p w14:paraId="71ECA807" w14:textId="77777777" w:rsidR="00C8129E" w:rsidRPr="00D171FA" w:rsidRDefault="00C8129E" w:rsidP="00A23D18">
            <w:pPr>
              <w:rPr>
                <w:rFonts w:ascii="Arial" w:hAnsi="Arial" w:cs="Arial"/>
                <w:color w:val="000000"/>
                <w:szCs w:val="20"/>
              </w:rPr>
            </w:pPr>
            <w:r w:rsidRPr="00D171FA">
              <w:rPr>
                <w:rFonts w:ascii="Arial" w:hAnsi="Arial" w:cs="Arial"/>
                <w:color w:val="000000"/>
                <w:szCs w:val="20"/>
              </w:rPr>
              <w:t>Num</w:t>
            </w:r>
          </w:p>
        </w:tc>
        <w:tc>
          <w:tcPr>
            <w:tcW w:w="572" w:type="dxa"/>
            <w:tcBorders>
              <w:top w:val="nil"/>
              <w:left w:val="nil"/>
              <w:bottom w:val="single" w:sz="8" w:space="0" w:color="C1C1C1"/>
              <w:right w:val="single" w:sz="8" w:space="0" w:color="C1C1C1"/>
            </w:tcBorders>
            <w:shd w:val="clear" w:color="000000" w:fill="FFFFFF"/>
            <w:noWrap/>
            <w:vAlign w:val="center"/>
            <w:hideMark/>
          </w:tcPr>
          <w:p w14:paraId="1EF6F6A0" w14:textId="77777777" w:rsidR="00C8129E" w:rsidRPr="00D171FA" w:rsidRDefault="00C8129E" w:rsidP="00A23D18">
            <w:pPr>
              <w:jc w:val="right"/>
              <w:rPr>
                <w:rFonts w:ascii="Arial" w:hAnsi="Arial" w:cs="Arial"/>
                <w:color w:val="000000"/>
                <w:szCs w:val="20"/>
              </w:rPr>
            </w:pPr>
            <w:r w:rsidRPr="00D171FA">
              <w:rPr>
                <w:rFonts w:ascii="Arial" w:hAnsi="Arial" w:cs="Arial"/>
                <w:color w:val="000000"/>
                <w:szCs w:val="20"/>
              </w:rPr>
              <w:t>8</w:t>
            </w:r>
          </w:p>
        </w:tc>
        <w:tc>
          <w:tcPr>
            <w:tcW w:w="1383" w:type="dxa"/>
            <w:tcBorders>
              <w:top w:val="nil"/>
              <w:left w:val="nil"/>
              <w:bottom w:val="single" w:sz="8" w:space="0" w:color="C1C1C1"/>
              <w:right w:val="single" w:sz="8" w:space="0" w:color="C1C1C1"/>
            </w:tcBorders>
            <w:shd w:val="clear" w:color="000000" w:fill="FFFFFF"/>
            <w:noWrap/>
            <w:vAlign w:val="center"/>
            <w:hideMark/>
          </w:tcPr>
          <w:p w14:paraId="03602920" w14:textId="77777777" w:rsidR="00C8129E" w:rsidRPr="00D171FA" w:rsidRDefault="00C8129E" w:rsidP="00A23D18">
            <w:pPr>
              <w:rPr>
                <w:rFonts w:ascii="Arial" w:hAnsi="Arial" w:cs="Arial"/>
                <w:color w:val="000000"/>
                <w:szCs w:val="20"/>
              </w:rPr>
            </w:pPr>
            <w:r w:rsidRPr="00D171FA">
              <w:rPr>
                <w:rFonts w:ascii="Arial" w:hAnsi="Arial" w:cs="Arial"/>
                <w:color w:val="000000"/>
                <w:szCs w:val="20"/>
              </w:rPr>
              <w:t>BEST9.</w:t>
            </w:r>
          </w:p>
        </w:tc>
        <w:tc>
          <w:tcPr>
            <w:tcW w:w="1383" w:type="dxa"/>
            <w:tcBorders>
              <w:top w:val="nil"/>
              <w:left w:val="nil"/>
              <w:bottom w:val="single" w:sz="8" w:space="0" w:color="C1C1C1"/>
              <w:right w:val="single" w:sz="8" w:space="0" w:color="C1C1C1"/>
            </w:tcBorders>
            <w:shd w:val="clear" w:color="000000" w:fill="FFFFFF"/>
            <w:noWrap/>
            <w:vAlign w:val="center"/>
            <w:hideMark/>
          </w:tcPr>
          <w:p w14:paraId="1B1671AA" w14:textId="77777777" w:rsidR="00C8129E" w:rsidRPr="00D171FA" w:rsidRDefault="00C8129E" w:rsidP="00A23D18">
            <w:pPr>
              <w:rPr>
                <w:rFonts w:ascii="Arial" w:hAnsi="Arial" w:cs="Arial"/>
                <w:color w:val="000000"/>
                <w:szCs w:val="20"/>
              </w:rPr>
            </w:pPr>
            <w:r w:rsidRPr="00D171FA">
              <w:rPr>
                <w:rFonts w:ascii="Arial" w:hAnsi="Arial" w:cs="Arial"/>
                <w:color w:val="000000"/>
                <w:szCs w:val="20"/>
              </w:rPr>
              <w:t>BEST9.</w:t>
            </w:r>
          </w:p>
        </w:tc>
      </w:tr>
      <w:tr w:rsidR="00C8129E" w:rsidRPr="00D171FA" w14:paraId="76948C12" w14:textId="77777777" w:rsidTr="00A23D18">
        <w:trPr>
          <w:trHeight w:val="228"/>
        </w:trPr>
        <w:tc>
          <w:tcPr>
            <w:tcW w:w="439" w:type="dxa"/>
            <w:tcBorders>
              <w:top w:val="nil"/>
              <w:left w:val="single" w:sz="8" w:space="0" w:color="C1C1C1"/>
              <w:bottom w:val="single" w:sz="8" w:space="0" w:color="C1C1C1"/>
              <w:right w:val="single" w:sz="8" w:space="0" w:color="C1C1C1"/>
            </w:tcBorders>
            <w:shd w:val="clear" w:color="000000" w:fill="EDF2F9"/>
            <w:noWrap/>
            <w:vAlign w:val="center"/>
            <w:hideMark/>
          </w:tcPr>
          <w:p w14:paraId="4B7F357F" w14:textId="77777777" w:rsidR="00C8129E" w:rsidRPr="00D171FA" w:rsidRDefault="00C8129E" w:rsidP="00A23D18">
            <w:pPr>
              <w:jc w:val="right"/>
              <w:rPr>
                <w:rFonts w:ascii="Arial" w:hAnsi="Arial" w:cs="Arial"/>
                <w:b/>
                <w:bCs/>
                <w:color w:val="000000"/>
                <w:szCs w:val="20"/>
              </w:rPr>
            </w:pPr>
            <w:r w:rsidRPr="00D171FA">
              <w:rPr>
                <w:rFonts w:ascii="Arial" w:hAnsi="Arial" w:cs="Arial"/>
                <w:b/>
                <w:bCs/>
                <w:color w:val="000000"/>
                <w:szCs w:val="20"/>
              </w:rPr>
              <w:t>10</w:t>
            </w:r>
          </w:p>
        </w:tc>
        <w:tc>
          <w:tcPr>
            <w:tcW w:w="2184" w:type="dxa"/>
            <w:tcBorders>
              <w:top w:val="nil"/>
              <w:left w:val="nil"/>
              <w:bottom w:val="single" w:sz="8" w:space="0" w:color="C1C1C1"/>
              <w:right w:val="single" w:sz="8" w:space="0" w:color="C1C1C1"/>
            </w:tcBorders>
            <w:shd w:val="clear" w:color="000000" w:fill="FFFFFF"/>
            <w:noWrap/>
            <w:vAlign w:val="center"/>
            <w:hideMark/>
          </w:tcPr>
          <w:p w14:paraId="6A3434CE" w14:textId="77777777" w:rsidR="00C8129E" w:rsidRPr="00D171FA" w:rsidRDefault="00C8129E" w:rsidP="00A23D18">
            <w:pPr>
              <w:rPr>
                <w:rFonts w:ascii="Arial" w:hAnsi="Arial" w:cs="Arial"/>
                <w:color w:val="000000"/>
                <w:szCs w:val="20"/>
              </w:rPr>
            </w:pPr>
            <w:proofErr w:type="spellStart"/>
            <w:r w:rsidRPr="00D171FA">
              <w:rPr>
                <w:rFonts w:ascii="Arial" w:hAnsi="Arial" w:cs="Arial"/>
                <w:color w:val="000000"/>
                <w:szCs w:val="20"/>
              </w:rPr>
              <w:t>verification_status</w:t>
            </w:r>
            <w:proofErr w:type="spellEnd"/>
          </w:p>
        </w:tc>
        <w:tc>
          <w:tcPr>
            <w:tcW w:w="683" w:type="dxa"/>
            <w:tcBorders>
              <w:top w:val="nil"/>
              <w:left w:val="nil"/>
              <w:bottom w:val="single" w:sz="8" w:space="0" w:color="C1C1C1"/>
              <w:right w:val="single" w:sz="8" w:space="0" w:color="C1C1C1"/>
            </w:tcBorders>
            <w:shd w:val="clear" w:color="000000" w:fill="FFFFFF"/>
            <w:noWrap/>
            <w:vAlign w:val="center"/>
            <w:hideMark/>
          </w:tcPr>
          <w:p w14:paraId="6FDAC3B6" w14:textId="77777777" w:rsidR="00C8129E" w:rsidRPr="00D171FA" w:rsidRDefault="00C8129E" w:rsidP="00A23D18">
            <w:pPr>
              <w:rPr>
                <w:rFonts w:ascii="Arial" w:hAnsi="Arial" w:cs="Arial"/>
                <w:color w:val="000000"/>
                <w:szCs w:val="20"/>
              </w:rPr>
            </w:pPr>
            <w:r w:rsidRPr="00D171FA">
              <w:rPr>
                <w:rFonts w:ascii="Arial" w:hAnsi="Arial" w:cs="Arial"/>
                <w:color w:val="000000"/>
                <w:szCs w:val="20"/>
              </w:rPr>
              <w:t>Char</w:t>
            </w:r>
          </w:p>
        </w:tc>
        <w:tc>
          <w:tcPr>
            <w:tcW w:w="572" w:type="dxa"/>
            <w:tcBorders>
              <w:top w:val="nil"/>
              <w:left w:val="nil"/>
              <w:bottom w:val="single" w:sz="8" w:space="0" w:color="C1C1C1"/>
              <w:right w:val="single" w:sz="8" w:space="0" w:color="C1C1C1"/>
            </w:tcBorders>
            <w:shd w:val="clear" w:color="000000" w:fill="FFFFFF"/>
            <w:noWrap/>
            <w:vAlign w:val="center"/>
            <w:hideMark/>
          </w:tcPr>
          <w:p w14:paraId="36930724" w14:textId="77777777" w:rsidR="00C8129E" w:rsidRPr="00D171FA" w:rsidRDefault="00C8129E" w:rsidP="00A23D18">
            <w:pPr>
              <w:jc w:val="right"/>
              <w:rPr>
                <w:rFonts w:ascii="Arial" w:hAnsi="Arial" w:cs="Arial"/>
                <w:color w:val="000000"/>
                <w:szCs w:val="20"/>
              </w:rPr>
            </w:pPr>
            <w:r w:rsidRPr="00D171FA">
              <w:rPr>
                <w:rFonts w:ascii="Arial" w:hAnsi="Arial" w:cs="Arial"/>
                <w:color w:val="000000"/>
                <w:szCs w:val="20"/>
              </w:rPr>
              <w:t>15</w:t>
            </w:r>
          </w:p>
        </w:tc>
        <w:tc>
          <w:tcPr>
            <w:tcW w:w="1383" w:type="dxa"/>
            <w:tcBorders>
              <w:top w:val="nil"/>
              <w:left w:val="nil"/>
              <w:bottom w:val="single" w:sz="8" w:space="0" w:color="C1C1C1"/>
              <w:right w:val="single" w:sz="8" w:space="0" w:color="C1C1C1"/>
            </w:tcBorders>
            <w:shd w:val="clear" w:color="000000" w:fill="FFFFFF"/>
            <w:noWrap/>
            <w:vAlign w:val="center"/>
            <w:hideMark/>
          </w:tcPr>
          <w:p w14:paraId="4185CAD1" w14:textId="77777777" w:rsidR="00C8129E" w:rsidRPr="00D171FA" w:rsidRDefault="00C8129E" w:rsidP="00A23D18">
            <w:pPr>
              <w:rPr>
                <w:rFonts w:ascii="Arial" w:hAnsi="Arial" w:cs="Arial"/>
                <w:color w:val="000000"/>
                <w:szCs w:val="20"/>
              </w:rPr>
            </w:pPr>
            <w:r w:rsidRPr="00D171FA">
              <w:rPr>
                <w:rFonts w:ascii="Arial" w:hAnsi="Arial" w:cs="Arial"/>
                <w:color w:val="000000"/>
                <w:szCs w:val="20"/>
              </w:rPr>
              <w:t>$CHAR15.</w:t>
            </w:r>
          </w:p>
        </w:tc>
        <w:tc>
          <w:tcPr>
            <w:tcW w:w="1383" w:type="dxa"/>
            <w:tcBorders>
              <w:top w:val="nil"/>
              <w:left w:val="nil"/>
              <w:bottom w:val="single" w:sz="8" w:space="0" w:color="C1C1C1"/>
              <w:right w:val="single" w:sz="8" w:space="0" w:color="C1C1C1"/>
            </w:tcBorders>
            <w:shd w:val="clear" w:color="000000" w:fill="FFFFFF"/>
            <w:noWrap/>
            <w:vAlign w:val="center"/>
            <w:hideMark/>
          </w:tcPr>
          <w:p w14:paraId="44C28C7E" w14:textId="77777777" w:rsidR="00C8129E" w:rsidRPr="00D171FA" w:rsidRDefault="00C8129E" w:rsidP="00A23D18">
            <w:pPr>
              <w:rPr>
                <w:rFonts w:ascii="Arial" w:hAnsi="Arial" w:cs="Arial"/>
                <w:color w:val="000000"/>
                <w:szCs w:val="20"/>
              </w:rPr>
            </w:pPr>
            <w:r w:rsidRPr="00D171FA">
              <w:rPr>
                <w:rFonts w:ascii="Arial" w:hAnsi="Arial" w:cs="Arial"/>
                <w:color w:val="000000"/>
                <w:szCs w:val="20"/>
              </w:rPr>
              <w:t>$CHAR15.</w:t>
            </w:r>
          </w:p>
        </w:tc>
      </w:tr>
      <w:tr w:rsidR="00C8129E" w:rsidRPr="00D171FA" w14:paraId="4194AA88" w14:textId="77777777" w:rsidTr="00A23D18">
        <w:trPr>
          <w:trHeight w:val="228"/>
        </w:trPr>
        <w:tc>
          <w:tcPr>
            <w:tcW w:w="439" w:type="dxa"/>
            <w:tcBorders>
              <w:top w:val="nil"/>
              <w:left w:val="single" w:sz="8" w:space="0" w:color="C1C1C1"/>
              <w:bottom w:val="single" w:sz="8" w:space="0" w:color="C1C1C1"/>
              <w:right w:val="single" w:sz="8" w:space="0" w:color="C1C1C1"/>
            </w:tcBorders>
            <w:shd w:val="clear" w:color="000000" w:fill="EDF2F9"/>
            <w:noWrap/>
            <w:vAlign w:val="center"/>
            <w:hideMark/>
          </w:tcPr>
          <w:p w14:paraId="3BCE87A0" w14:textId="77777777" w:rsidR="00C8129E" w:rsidRPr="00D171FA" w:rsidRDefault="00C8129E" w:rsidP="00A23D18">
            <w:pPr>
              <w:jc w:val="right"/>
              <w:rPr>
                <w:rFonts w:ascii="Arial" w:hAnsi="Arial" w:cs="Arial"/>
                <w:b/>
                <w:bCs/>
                <w:color w:val="000000"/>
                <w:szCs w:val="20"/>
              </w:rPr>
            </w:pPr>
            <w:r w:rsidRPr="00D171FA">
              <w:rPr>
                <w:rFonts w:ascii="Arial" w:hAnsi="Arial" w:cs="Arial"/>
                <w:b/>
                <w:bCs/>
                <w:color w:val="000000"/>
                <w:szCs w:val="20"/>
              </w:rPr>
              <w:t>11</w:t>
            </w:r>
          </w:p>
        </w:tc>
        <w:tc>
          <w:tcPr>
            <w:tcW w:w="2184" w:type="dxa"/>
            <w:tcBorders>
              <w:top w:val="nil"/>
              <w:left w:val="nil"/>
              <w:bottom w:val="single" w:sz="8" w:space="0" w:color="C1C1C1"/>
              <w:right w:val="single" w:sz="8" w:space="0" w:color="C1C1C1"/>
            </w:tcBorders>
            <w:shd w:val="clear" w:color="000000" w:fill="FFFFFF"/>
            <w:noWrap/>
            <w:vAlign w:val="center"/>
            <w:hideMark/>
          </w:tcPr>
          <w:p w14:paraId="7D35CCFA" w14:textId="77777777" w:rsidR="00C8129E" w:rsidRPr="00D171FA" w:rsidRDefault="00C8129E" w:rsidP="00A23D18">
            <w:pPr>
              <w:rPr>
                <w:rFonts w:ascii="Arial" w:hAnsi="Arial" w:cs="Arial"/>
                <w:color w:val="000000"/>
                <w:szCs w:val="20"/>
              </w:rPr>
            </w:pPr>
            <w:proofErr w:type="spellStart"/>
            <w:r w:rsidRPr="00D171FA">
              <w:rPr>
                <w:rFonts w:ascii="Arial" w:hAnsi="Arial" w:cs="Arial"/>
                <w:color w:val="000000"/>
                <w:szCs w:val="20"/>
              </w:rPr>
              <w:t>issue_d</w:t>
            </w:r>
            <w:proofErr w:type="spellEnd"/>
          </w:p>
        </w:tc>
        <w:tc>
          <w:tcPr>
            <w:tcW w:w="683" w:type="dxa"/>
            <w:tcBorders>
              <w:top w:val="nil"/>
              <w:left w:val="nil"/>
              <w:bottom w:val="single" w:sz="8" w:space="0" w:color="C1C1C1"/>
              <w:right w:val="single" w:sz="8" w:space="0" w:color="C1C1C1"/>
            </w:tcBorders>
            <w:shd w:val="clear" w:color="000000" w:fill="FFFFFF"/>
            <w:noWrap/>
            <w:vAlign w:val="center"/>
            <w:hideMark/>
          </w:tcPr>
          <w:p w14:paraId="14059A72" w14:textId="77777777" w:rsidR="00C8129E" w:rsidRPr="00D171FA" w:rsidRDefault="00C8129E" w:rsidP="00A23D18">
            <w:pPr>
              <w:rPr>
                <w:rFonts w:ascii="Arial" w:hAnsi="Arial" w:cs="Arial"/>
                <w:color w:val="000000"/>
                <w:szCs w:val="20"/>
              </w:rPr>
            </w:pPr>
            <w:r w:rsidRPr="00D171FA">
              <w:rPr>
                <w:rFonts w:ascii="Arial" w:hAnsi="Arial" w:cs="Arial"/>
                <w:color w:val="000000"/>
                <w:szCs w:val="20"/>
              </w:rPr>
              <w:t>Num</w:t>
            </w:r>
          </w:p>
        </w:tc>
        <w:tc>
          <w:tcPr>
            <w:tcW w:w="572" w:type="dxa"/>
            <w:tcBorders>
              <w:top w:val="nil"/>
              <w:left w:val="nil"/>
              <w:bottom w:val="single" w:sz="8" w:space="0" w:color="C1C1C1"/>
              <w:right w:val="single" w:sz="8" w:space="0" w:color="C1C1C1"/>
            </w:tcBorders>
            <w:shd w:val="clear" w:color="000000" w:fill="FFFFFF"/>
            <w:noWrap/>
            <w:vAlign w:val="center"/>
            <w:hideMark/>
          </w:tcPr>
          <w:p w14:paraId="3602B233" w14:textId="77777777" w:rsidR="00C8129E" w:rsidRPr="00D171FA" w:rsidRDefault="00C8129E" w:rsidP="00A23D18">
            <w:pPr>
              <w:jc w:val="right"/>
              <w:rPr>
                <w:rFonts w:ascii="Arial" w:hAnsi="Arial" w:cs="Arial"/>
                <w:color w:val="000000"/>
                <w:szCs w:val="20"/>
              </w:rPr>
            </w:pPr>
            <w:r w:rsidRPr="00D171FA">
              <w:rPr>
                <w:rFonts w:ascii="Arial" w:hAnsi="Arial" w:cs="Arial"/>
                <w:color w:val="000000"/>
                <w:szCs w:val="20"/>
              </w:rPr>
              <w:t>8</w:t>
            </w:r>
          </w:p>
        </w:tc>
        <w:tc>
          <w:tcPr>
            <w:tcW w:w="1383" w:type="dxa"/>
            <w:tcBorders>
              <w:top w:val="nil"/>
              <w:left w:val="nil"/>
              <w:bottom w:val="single" w:sz="8" w:space="0" w:color="C1C1C1"/>
              <w:right w:val="single" w:sz="8" w:space="0" w:color="C1C1C1"/>
            </w:tcBorders>
            <w:shd w:val="clear" w:color="000000" w:fill="FFFFFF"/>
            <w:noWrap/>
            <w:vAlign w:val="center"/>
            <w:hideMark/>
          </w:tcPr>
          <w:p w14:paraId="207B1D81" w14:textId="77777777" w:rsidR="00C8129E" w:rsidRPr="00D171FA" w:rsidRDefault="00C8129E" w:rsidP="00A23D18">
            <w:pPr>
              <w:rPr>
                <w:rFonts w:ascii="Arial" w:hAnsi="Arial" w:cs="Arial"/>
                <w:color w:val="000000"/>
                <w:szCs w:val="20"/>
              </w:rPr>
            </w:pPr>
            <w:r w:rsidRPr="00D171FA">
              <w:rPr>
                <w:rFonts w:ascii="Arial" w:hAnsi="Arial" w:cs="Arial"/>
                <w:color w:val="000000"/>
                <w:szCs w:val="20"/>
              </w:rPr>
              <w:t>MMDDYY10.</w:t>
            </w:r>
          </w:p>
        </w:tc>
        <w:tc>
          <w:tcPr>
            <w:tcW w:w="1383" w:type="dxa"/>
            <w:tcBorders>
              <w:top w:val="nil"/>
              <w:left w:val="nil"/>
              <w:bottom w:val="single" w:sz="8" w:space="0" w:color="C1C1C1"/>
              <w:right w:val="single" w:sz="8" w:space="0" w:color="C1C1C1"/>
            </w:tcBorders>
            <w:shd w:val="clear" w:color="000000" w:fill="FFFFFF"/>
            <w:noWrap/>
            <w:vAlign w:val="center"/>
            <w:hideMark/>
          </w:tcPr>
          <w:p w14:paraId="2E27A293" w14:textId="77777777" w:rsidR="00C8129E" w:rsidRPr="00D171FA" w:rsidRDefault="00C8129E" w:rsidP="00A23D18">
            <w:pPr>
              <w:rPr>
                <w:rFonts w:ascii="Arial" w:hAnsi="Arial" w:cs="Arial"/>
                <w:color w:val="000000"/>
                <w:szCs w:val="20"/>
              </w:rPr>
            </w:pPr>
            <w:r w:rsidRPr="00D171FA">
              <w:rPr>
                <w:rFonts w:ascii="Arial" w:hAnsi="Arial" w:cs="Arial"/>
                <w:color w:val="000000"/>
                <w:szCs w:val="20"/>
              </w:rPr>
              <w:t>MMDDYY10.</w:t>
            </w:r>
          </w:p>
        </w:tc>
      </w:tr>
      <w:tr w:rsidR="00C8129E" w:rsidRPr="00D171FA" w14:paraId="5BD20894" w14:textId="77777777" w:rsidTr="00A23D18">
        <w:trPr>
          <w:trHeight w:val="228"/>
        </w:trPr>
        <w:tc>
          <w:tcPr>
            <w:tcW w:w="439" w:type="dxa"/>
            <w:tcBorders>
              <w:top w:val="nil"/>
              <w:left w:val="single" w:sz="8" w:space="0" w:color="C1C1C1"/>
              <w:bottom w:val="single" w:sz="8" w:space="0" w:color="C1C1C1"/>
              <w:right w:val="single" w:sz="8" w:space="0" w:color="C1C1C1"/>
            </w:tcBorders>
            <w:shd w:val="clear" w:color="000000" w:fill="EDF2F9"/>
            <w:noWrap/>
            <w:vAlign w:val="center"/>
            <w:hideMark/>
          </w:tcPr>
          <w:p w14:paraId="7F5F0808" w14:textId="77777777" w:rsidR="00C8129E" w:rsidRPr="00D171FA" w:rsidRDefault="00C8129E" w:rsidP="00A23D18">
            <w:pPr>
              <w:jc w:val="right"/>
              <w:rPr>
                <w:rFonts w:ascii="Arial" w:hAnsi="Arial" w:cs="Arial"/>
                <w:b/>
                <w:bCs/>
                <w:color w:val="000000"/>
                <w:szCs w:val="20"/>
              </w:rPr>
            </w:pPr>
            <w:r w:rsidRPr="00D171FA">
              <w:rPr>
                <w:rFonts w:ascii="Arial" w:hAnsi="Arial" w:cs="Arial"/>
                <w:b/>
                <w:bCs/>
                <w:color w:val="000000"/>
                <w:szCs w:val="20"/>
              </w:rPr>
              <w:t>12</w:t>
            </w:r>
          </w:p>
        </w:tc>
        <w:tc>
          <w:tcPr>
            <w:tcW w:w="2184" w:type="dxa"/>
            <w:tcBorders>
              <w:top w:val="nil"/>
              <w:left w:val="nil"/>
              <w:bottom w:val="single" w:sz="8" w:space="0" w:color="C1C1C1"/>
              <w:right w:val="single" w:sz="8" w:space="0" w:color="C1C1C1"/>
            </w:tcBorders>
            <w:shd w:val="clear" w:color="000000" w:fill="FFFFFF"/>
            <w:noWrap/>
            <w:vAlign w:val="center"/>
            <w:hideMark/>
          </w:tcPr>
          <w:p w14:paraId="7BC418EF" w14:textId="77777777" w:rsidR="00C8129E" w:rsidRPr="00D171FA" w:rsidRDefault="00C8129E" w:rsidP="00A23D18">
            <w:pPr>
              <w:rPr>
                <w:rFonts w:ascii="Arial" w:hAnsi="Arial" w:cs="Arial"/>
                <w:color w:val="000000"/>
                <w:szCs w:val="20"/>
              </w:rPr>
            </w:pPr>
            <w:proofErr w:type="spellStart"/>
            <w:r w:rsidRPr="00D171FA">
              <w:rPr>
                <w:rFonts w:ascii="Arial" w:hAnsi="Arial" w:cs="Arial"/>
                <w:color w:val="000000"/>
                <w:szCs w:val="20"/>
              </w:rPr>
              <w:t>loan_status</w:t>
            </w:r>
            <w:proofErr w:type="spellEnd"/>
          </w:p>
        </w:tc>
        <w:tc>
          <w:tcPr>
            <w:tcW w:w="683" w:type="dxa"/>
            <w:tcBorders>
              <w:top w:val="nil"/>
              <w:left w:val="nil"/>
              <w:bottom w:val="single" w:sz="8" w:space="0" w:color="C1C1C1"/>
              <w:right w:val="single" w:sz="8" w:space="0" w:color="C1C1C1"/>
            </w:tcBorders>
            <w:shd w:val="clear" w:color="000000" w:fill="FFFFFF"/>
            <w:noWrap/>
            <w:vAlign w:val="center"/>
            <w:hideMark/>
          </w:tcPr>
          <w:p w14:paraId="2CFD76BF" w14:textId="77777777" w:rsidR="00C8129E" w:rsidRPr="00D171FA" w:rsidRDefault="00C8129E" w:rsidP="00A23D18">
            <w:pPr>
              <w:rPr>
                <w:rFonts w:ascii="Arial" w:hAnsi="Arial" w:cs="Arial"/>
                <w:color w:val="000000"/>
                <w:szCs w:val="20"/>
              </w:rPr>
            </w:pPr>
            <w:r w:rsidRPr="00D171FA">
              <w:rPr>
                <w:rFonts w:ascii="Arial" w:hAnsi="Arial" w:cs="Arial"/>
                <w:color w:val="000000"/>
                <w:szCs w:val="20"/>
              </w:rPr>
              <w:t>Char</w:t>
            </w:r>
          </w:p>
        </w:tc>
        <w:tc>
          <w:tcPr>
            <w:tcW w:w="572" w:type="dxa"/>
            <w:tcBorders>
              <w:top w:val="nil"/>
              <w:left w:val="nil"/>
              <w:bottom w:val="single" w:sz="8" w:space="0" w:color="C1C1C1"/>
              <w:right w:val="single" w:sz="8" w:space="0" w:color="C1C1C1"/>
            </w:tcBorders>
            <w:shd w:val="clear" w:color="000000" w:fill="FFFFFF"/>
            <w:noWrap/>
            <w:vAlign w:val="center"/>
            <w:hideMark/>
          </w:tcPr>
          <w:p w14:paraId="12C142D9" w14:textId="77777777" w:rsidR="00C8129E" w:rsidRPr="00D171FA" w:rsidRDefault="00C8129E" w:rsidP="00A23D18">
            <w:pPr>
              <w:jc w:val="right"/>
              <w:rPr>
                <w:rFonts w:ascii="Arial" w:hAnsi="Arial" w:cs="Arial"/>
                <w:color w:val="000000"/>
                <w:szCs w:val="20"/>
              </w:rPr>
            </w:pPr>
            <w:r w:rsidRPr="00D171FA">
              <w:rPr>
                <w:rFonts w:ascii="Arial" w:hAnsi="Arial" w:cs="Arial"/>
                <w:color w:val="000000"/>
                <w:szCs w:val="20"/>
              </w:rPr>
              <w:t>51</w:t>
            </w:r>
          </w:p>
        </w:tc>
        <w:tc>
          <w:tcPr>
            <w:tcW w:w="1383" w:type="dxa"/>
            <w:tcBorders>
              <w:top w:val="nil"/>
              <w:left w:val="nil"/>
              <w:bottom w:val="single" w:sz="8" w:space="0" w:color="C1C1C1"/>
              <w:right w:val="single" w:sz="8" w:space="0" w:color="C1C1C1"/>
            </w:tcBorders>
            <w:shd w:val="clear" w:color="000000" w:fill="FFFFFF"/>
            <w:noWrap/>
            <w:vAlign w:val="center"/>
            <w:hideMark/>
          </w:tcPr>
          <w:p w14:paraId="1B2E40EC" w14:textId="77777777" w:rsidR="00C8129E" w:rsidRPr="00D171FA" w:rsidRDefault="00C8129E" w:rsidP="00A23D18">
            <w:pPr>
              <w:rPr>
                <w:rFonts w:ascii="Arial" w:hAnsi="Arial" w:cs="Arial"/>
                <w:color w:val="000000"/>
                <w:szCs w:val="20"/>
              </w:rPr>
            </w:pPr>
            <w:r w:rsidRPr="00D171FA">
              <w:rPr>
                <w:rFonts w:ascii="Arial" w:hAnsi="Arial" w:cs="Arial"/>
                <w:color w:val="000000"/>
                <w:szCs w:val="20"/>
              </w:rPr>
              <w:t>$CHAR51.</w:t>
            </w:r>
          </w:p>
        </w:tc>
        <w:tc>
          <w:tcPr>
            <w:tcW w:w="1383" w:type="dxa"/>
            <w:tcBorders>
              <w:top w:val="nil"/>
              <w:left w:val="nil"/>
              <w:bottom w:val="single" w:sz="8" w:space="0" w:color="C1C1C1"/>
              <w:right w:val="single" w:sz="8" w:space="0" w:color="C1C1C1"/>
            </w:tcBorders>
            <w:shd w:val="clear" w:color="000000" w:fill="FFFFFF"/>
            <w:noWrap/>
            <w:vAlign w:val="center"/>
            <w:hideMark/>
          </w:tcPr>
          <w:p w14:paraId="587D5927" w14:textId="77777777" w:rsidR="00C8129E" w:rsidRPr="00D171FA" w:rsidRDefault="00C8129E" w:rsidP="00A23D18">
            <w:pPr>
              <w:rPr>
                <w:rFonts w:ascii="Arial" w:hAnsi="Arial" w:cs="Arial"/>
                <w:color w:val="000000"/>
                <w:szCs w:val="20"/>
              </w:rPr>
            </w:pPr>
            <w:r w:rsidRPr="00D171FA">
              <w:rPr>
                <w:rFonts w:ascii="Arial" w:hAnsi="Arial" w:cs="Arial"/>
                <w:color w:val="000000"/>
                <w:szCs w:val="20"/>
              </w:rPr>
              <w:t>$CHAR51.</w:t>
            </w:r>
          </w:p>
        </w:tc>
      </w:tr>
      <w:tr w:rsidR="00C8129E" w:rsidRPr="00D171FA" w14:paraId="2D9D8DF5" w14:textId="77777777" w:rsidTr="00A23D18">
        <w:trPr>
          <w:trHeight w:val="48"/>
        </w:trPr>
        <w:tc>
          <w:tcPr>
            <w:tcW w:w="439" w:type="dxa"/>
            <w:tcBorders>
              <w:top w:val="nil"/>
              <w:left w:val="single" w:sz="8" w:space="0" w:color="C1C1C1"/>
              <w:bottom w:val="single" w:sz="8" w:space="0" w:color="C1C1C1"/>
              <w:right w:val="single" w:sz="8" w:space="0" w:color="C1C1C1"/>
            </w:tcBorders>
            <w:shd w:val="clear" w:color="000000" w:fill="EDF2F9"/>
            <w:noWrap/>
            <w:vAlign w:val="center"/>
            <w:hideMark/>
          </w:tcPr>
          <w:p w14:paraId="23A006AF" w14:textId="77777777" w:rsidR="00C8129E" w:rsidRPr="00D171FA" w:rsidRDefault="00C8129E" w:rsidP="00A23D18">
            <w:pPr>
              <w:jc w:val="right"/>
              <w:rPr>
                <w:rFonts w:ascii="Arial" w:hAnsi="Arial" w:cs="Arial"/>
                <w:b/>
                <w:bCs/>
                <w:color w:val="000000"/>
                <w:szCs w:val="20"/>
              </w:rPr>
            </w:pPr>
            <w:r w:rsidRPr="00D171FA">
              <w:rPr>
                <w:rFonts w:ascii="Arial" w:hAnsi="Arial" w:cs="Arial"/>
                <w:b/>
                <w:bCs/>
                <w:color w:val="000000"/>
                <w:szCs w:val="20"/>
              </w:rPr>
              <w:t>13</w:t>
            </w:r>
          </w:p>
        </w:tc>
        <w:tc>
          <w:tcPr>
            <w:tcW w:w="2184" w:type="dxa"/>
            <w:tcBorders>
              <w:top w:val="nil"/>
              <w:left w:val="nil"/>
              <w:bottom w:val="single" w:sz="8" w:space="0" w:color="C1C1C1"/>
              <w:right w:val="single" w:sz="8" w:space="0" w:color="C1C1C1"/>
            </w:tcBorders>
            <w:shd w:val="clear" w:color="000000" w:fill="FFFFFF"/>
            <w:noWrap/>
            <w:vAlign w:val="center"/>
            <w:hideMark/>
          </w:tcPr>
          <w:p w14:paraId="4D2D3726" w14:textId="77777777" w:rsidR="00C8129E" w:rsidRPr="00D171FA" w:rsidRDefault="00C8129E" w:rsidP="00A23D18">
            <w:pPr>
              <w:rPr>
                <w:rFonts w:ascii="Arial" w:hAnsi="Arial" w:cs="Arial"/>
                <w:color w:val="000000"/>
                <w:szCs w:val="20"/>
              </w:rPr>
            </w:pPr>
            <w:r w:rsidRPr="00D171FA">
              <w:rPr>
                <w:rFonts w:ascii="Arial" w:hAnsi="Arial" w:cs="Arial"/>
                <w:color w:val="000000"/>
                <w:szCs w:val="20"/>
              </w:rPr>
              <w:t>purpose</w:t>
            </w:r>
          </w:p>
        </w:tc>
        <w:tc>
          <w:tcPr>
            <w:tcW w:w="683" w:type="dxa"/>
            <w:tcBorders>
              <w:top w:val="nil"/>
              <w:left w:val="nil"/>
              <w:bottom w:val="single" w:sz="8" w:space="0" w:color="C1C1C1"/>
              <w:right w:val="single" w:sz="8" w:space="0" w:color="C1C1C1"/>
            </w:tcBorders>
            <w:shd w:val="clear" w:color="000000" w:fill="FFFFFF"/>
            <w:noWrap/>
            <w:vAlign w:val="center"/>
            <w:hideMark/>
          </w:tcPr>
          <w:p w14:paraId="5AA982E5" w14:textId="77777777" w:rsidR="00C8129E" w:rsidRPr="00D171FA" w:rsidRDefault="00C8129E" w:rsidP="00A23D18">
            <w:pPr>
              <w:rPr>
                <w:rFonts w:ascii="Arial" w:hAnsi="Arial" w:cs="Arial"/>
                <w:color w:val="000000"/>
                <w:szCs w:val="20"/>
              </w:rPr>
            </w:pPr>
            <w:r w:rsidRPr="00D171FA">
              <w:rPr>
                <w:rFonts w:ascii="Arial" w:hAnsi="Arial" w:cs="Arial"/>
                <w:color w:val="000000"/>
                <w:szCs w:val="20"/>
              </w:rPr>
              <w:t>Char</w:t>
            </w:r>
          </w:p>
        </w:tc>
        <w:tc>
          <w:tcPr>
            <w:tcW w:w="572" w:type="dxa"/>
            <w:tcBorders>
              <w:top w:val="nil"/>
              <w:left w:val="nil"/>
              <w:bottom w:val="single" w:sz="8" w:space="0" w:color="C1C1C1"/>
              <w:right w:val="single" w:sz="8" w:space="0" w:color="C1C1C1"/>
            </w:tcBorders>
            <w:shd w:val="clear" w:color="000000" w:fill="FFFFFF"/>
            <w:noWrap/>
            <w:vAlign w:val="center"/>
            <w:hideMark/>
          </w:tcPr>
          <w:p w14:paraId="340F8015" w14:textId="77777777" w:rsidR="00C8129E" w:rsidRPr="00D171FA" w:rsidRDefault="00C8129E" w:rsidP="00A23D18">
            <w:pPr>
              <w:jc w:val="right"/>
              <w:rPr>
                <w:rFonts w:ascii="Arial" w:hAnsi="Arial" w:cs="Arial"/>
                <w:color w:val="000000"/>
                <w:szCs w:val="20"/>
              </w:rPr>
            </w:pPr>
            <w:r w:rsidRPr="00D171FA">
              <w:rPr>
                <w:rFonts w:ascii="Arial" w:hAnsi="Arial" w:cs="Arial"/>
                <w:color w:val="000000"/>
                <w:szCs w:val="20"/>
              </w:rPr>
              <w:t>18</w:t>
            </w:r>
          </w:p>
        </w:tc>
        <w:tc>
          <w:tcPr>
            <w:tcW w:w="1383" w:type="dxa"/>
            <w:tcBorders>
              <w:top w:val="nil"/>
              <w:left w:val="nil"/>
              <w:bottom w:val="single" w:sz="8" w:space="0" w:color="C1C1C1"/>
              <w:right w:val="single" w:sz="8" w:space="0" w:color="C1C1C1"/>
            </w:tcBorders>
            <w:shd w:val="clear" w:color="000000" w:fill="FFFFFF"/>
            <w:noWrap/>
            <w:vAlign w:val="center"/>
            <w:hideMark/>
          </w:tcPr>
          <w:p w14:paraId="51B166E4" w14:textId="77777777" w:rsidR="00C8129E" w:rsidRPr="00D171FA" w:rsidRDefault="00C8129E" w:rsidP="00A23D18">
            <w:pPr>
              <w:rPr>
                <w:rFonts w:ascii="Arial" w:hAnsi="Arial" w:cs="Arial"/>
                <w:color w:val="000000"/>
                <w:szCs w:val="20"/>
              </w:rPr>
            </w:pPr>
            <w:r w:rsidRPr="00D171FA">
              <w:rPr>
                <w:rFonts w:ascii="Arial" w:hAnsi="Arial" w:cs="Arial"/>
                <w:color w:val="000000"/>
                <w:szCs w:val="20"/>
              </w:rPr>
              <w:t>$CHAR18.</w:t>
            </w:r>
          </w:p>
        </w:tc>
        <w:tc>
          <w:tcPr>
            <w:tcW w:w="1383" w:type="dxa"/>
            <w:tcBorders>
              <w:top w:val="nil"/>
              <w:left w:val="nil"/>
              <w:bottom w:val="single" w:sz="8" w:space="0" w:color="C1C1C1"/>
              <w:right w:val="single" w:sz="8" w:space="0" w:color="C1C1C1"/>
            </w:tcBorders>
            <w:shd w:val="clear" w:color="000000" w:fill="FFFFFF"/>
            <w:noWrap/>
            <w:vAlign w:val="center"/>
            <w:hideMark/>
          </w:tcPr>
          <w:p w14:paraId="1DC51AB0" w14:textId="77777777" w:rsidR="00C8129E" w:rsidRPr="00D171FA" w:rsidRDefault="00C8129E" w:rsidP="00A23D18">
            <w:pPr>
              <w:rPr>
                <w:rFonts w:ascii="Arial" w:hAnsi="Arial" w:cs="Arial"/>
                <w:color w:val="000000"/>
                <w:szCs w:val="20"/>
              </w:rPr>
            </w:pPr>
            <w:r w:rsidRPr="00D171FA">
              <w:rPr>
                <w:rFonts w:ascii="Arial" w:hAnsi="Arial" w:cs="Arial"/>
                <w:color w:val="000000"/>
                <w:szCs w:val="20"/>
              </w:rPr>
              <w:t>$CHAR18.</w:t>
            </w:r>
          </w:p>
        </w:tc>
      </w:tr>
      <w:tr w:rsidR="00C8129E" w:rsidRPr="00D171FA" w14:paraId="5002D656" w14:textId="77777777" w:rsidTr="00A23D18">
        <w:trPr>
          <w:trHeight w:val="228"/>
        </w:trPr>
        <w:tc>
          <w:tcPr>
            <w:tcW w:w="439" w:type="dxa"/>
            <w:tcBorders>
              <w:top w:val="nil"/>
              <w:left w:val="single" w:sz="8" w:space="0" w:color="C1C1C1"/>
              <w:bottom w:val="single" w:sz="8" w:space="0" w:color="C1C1C1"/>
              <w:right w:val="single" w:sz="8" w:space="0" w:color="C1C1C1"/>
            </w:tcBorders>
            <w:shd w:val="clear" w:color="000000" w:fill="EDF2F9"/>
            <w:noWrap/>
            <w:vAlign w:val="center"/>
            <w:hideMark/>
          </w:tcPr>
          <w:p w14:paraId="105BB671" w14:textId="77777777" w:rsidR="00C8129E" w:rsidRPr="00D171FA" w:rsidRDefault="00C8129E" w:rsidP="00A23D18">
            <w:pPr>
              <w:jc w:val="right"/>
              <w:rPr>
                <w:rFonts w:ascii="Arial" w:hAnsi="Arial" w:cs="Arial"/>
                <w:b/>
                <w:bCs/>
                <w:color w:val="000000"/>
                <w:szCs w:val="20"/>
              </w:rPr>
            </w:pPr>
            <w:r w:rsidRPr="00D171FA">
              <w:rPr>
                <w:rFonts w:ascii="Arial" w:hAnsi="Arial" w:cs="Arial"/>
                <w:b/>
                <w:bCs/>
                <w:color w:val="000000"/>
                <w:szCs w:val="20"/>
              </w:rPr>
              <w:t>14</w:t>
            </w:r>
          </w:p>
        </w:tc>
        <w:tc>
          <w:tcPr>
            <w:tcW w:w="2184" w:type="dxa"/>
            <w:tcBorders>
              <w:top w:val="nil"/>
              <w:left w:val="nil"/>
              <w:bottom w:val="single" w:sz="8" w:space="0" w:color="C1C1C1"/>
              <w:right w:val="single" w:sz="8" w:space="0" w:color="C1C1C1"/>
            </w:tcBorders>
            <w:shd w:val="clear" w:color="000000" w:fill="FFFFFF"/>
            <w:noWrap/>
            <w:vAlign w:val="center"/>
            <w:hideMark/>
          </w:tcPr>
          <w:p w14:paraId="2972B6A3" w14:textId="77777777" w:rsidR="00C8129E" w:rsidRPr="00D171FA" w:rsidRDefault="00C8129E" w:rsidP="00A23D18">
            <w:pPr>
              <w:rPr>
                <w:rFonts w:ascii="Arial" w:hAnsi="Arial" w:cs="Arial"/>
                <w:color w:val="000000"/>
                <w:szCs w:val="20"/>
              </w:rPr>
            </w:pPr>
            <w:proofErr w:type="spellStart"/>
            <w:r w:rsidRPr="00D171FA">
              <w:rPr>
                <w:rFonts w:ascii="Arial" w:hAnsi="Arial" w:cs="Arial"/>
                <w:color w:val="000000"/>
                <w:szCs w:val="20"/>
              </w:rPr>
              <w:t>dti</w:t>
            </w:r>
            <w:proofErr w:type="spellEnd"/>
          </w:p>
        </w:tc>
        <w:tc>
          <w:tcPr>
            <w:tcW w:w="683" w:type="dxa"/>
            <w:tcBorders>
              <w:top w:val="nil"/>
              <w:left w:val="nil"/>
              <w:bottom w:val="single" w:sz="8" w:space="0" w:color="C1C1C1"/>
              <w:right w:val="single" w:sz="8" w:space="0" w:color="C1C1C1"/>
            </w:tcBorders>
            <w:shd w:val="clear" w:color="000000" w:fill="FFFFFF"/>
            <w:noWrap/>
            <w:vAlign w:val="center"/>
            <w:hideMark/>
          </w:tcPr>
          <w:p w14:paraId="30D55DC9" w14:textId="77777777" w:rsidR="00C8129E" w:rsidRPr="00D171FA" w:rsidRDefault="00C8129E" w:rsidP="00A23D18">
            <w:pPr>
              <w:rPr>
                <w:rFonts w:ascii="Arial" w:hAnsi="Arial" w:cs="Arial"/>
                <w:color w:val="000000"/>
                <w:szCs w:val="20"/>
              </w:rPr>
            </w:pPr>
            <w:r w:rsidRPr="00D171FA">
              <w:rPr>
                <w:rFonts w:ascii="Arial" w:hAnsi="Arial" w:cs="Arial"/>
                <w:color w:val="000000"/>
                <w:szCs w:val="20"/>
              </w:rPr>
              <w:t>Num</w:t>
            </w:r>
          </w:p>
        </w:tc>
        <w:tc>
          <w:tcPr>
            <w:tcW w:w="572" w:type="dxa"/>
            <w:tcBorders>
              <w:top w:val="nil"/>
              <w:left w:val="nil"/>
              <w:bottom w:val="single" w:sz="8" w:space="0" w:color="C1C1C1"/>
              <w:right w:val="single" w:sz="8" w:space="0" w:color="C1C1C1"/>
            </w:tcBorders>
            <w:shd w:val="clear" w:color="000000" w:fill="FFFFFF"/>
            <w:noWrap/>
            <w:vAlign w:val="center"/>
            <w:hideMark/>
          </w:tcPr>
          <w:p w14:paraId="047BC84E" w14:textId="77777777" w:rsidR="00C8129E" w:rsidRPr="00D171FA" w:rsidRDefault="00C8129E" w:rsidP="00A23D18">
            <w:pPr>
              <w:jc w:val="right"/>
              <w:rPr>
                <w:rFonts w:ascii="Arial" w:hAnsi="Arial" w:cs="Arial"/>
                <w:color w:val="000000"/>
                <w:szCs w:val="20"/>
              </w:rPr>
            </w:pPr>
            <w:r w:rsidRPr="00D171FA">
              <w:rPr>
                <w:rFonts w:ascii="Arial" w:hAnsi="Arial" w:cs="Arial"/>
                <w:color w:val="000000"/>
                <w:szCs w:val="20"/>
              </w:rPr>
              <w:t>8</w:t>
            </w:r>
          </w:p>
        </w:tc>
        <w:tc>
          <w:tcPr>
            <w:tcW w:w="1383" w:type="dxa"/>
            <w:tcBorders>
              <w:top w:val="nil"/>
              <w:left w:val="nil"/>
              <w:bottom w:val="single" w:sz="8" w:space="0" w:color="C1C1C1"/>
              <w:right w:val="single" w:sz="8" w:space="0" w:color="C1C1C1"/>
            </w:tcBorders>
            <w:shd w:val="clear" w:color="000000" w:fill="FFFFFF"/>
            <w:noWrap/>
            <w:vAlign w:val="center"/>
            <w:hideMark/>
          </w:tcPr>
          <w:p w14:paraId="1BC01B79" w14:textId="77777777" w:rsidR="00C8129E" w:rsidRPr="00D171FA" w:rsidRDefault="00C8129E" w:rsidP="00A23D18">
            <w:pPr>
              <w:rPr>
                <w:rFonts w:ascii="Arial" w:hAnsi="Arial" w:cs="Arial"/>
                <w:color w:val="000000"/>
                <w:szCs w:val="20"/>
              </w:rPr>
            </w:pPr>
            <w:r w:rsidRPr="00D171FA">
              <w:rPr>
                <w:rFonts w:ascii="Arial" w:hAnsi="Arial" w:cs="Arial"/>
                <w:color w:val="000000"/>
                <w:szCs w:val="20"/>
              </w:rPr>
              <w:t>BEST6.</w:t>
            </w:r>
          </w:p>
        </w:tc>
        <w:tc>
          <w:tcPr>
            <w:tcW w:w="1383" w:type="dxa"/>
            <w:tcBorders>
              <w:top w:val="nil"/>
              <w:left w:val="nil"/>
              <w:bottom w:val="single" w:sz="8" w:space="0" w:color="C1C1C1"/>
              <w:right w:val="single" w:sz="8" w:space="0" w:color="C1C1C1"/>
            </w:tcBorders>
            <w:shd w:val="clear" w:color="000000" w:fill="FFFFFF"/>
            <w:noWrap/>
            <w:vAlign w:val="center"/>
            <w:hideMark/>
          </w:tcPr>
          <w:p w14:paraId="33EAC135" w14:textId="77777777" w:rsidR="00C8129E" w:rsidRPr="00D171FA" w:rsidRDefault="00C8129E" w:rsidP="00A23D18">
            <w:pPr>
              <w:rPr>
                <w:rFonts w:ascii="Arial" w:hAnsi="Arial" w:cs="Arial"/>
                <w:color w:val="000000"/>
                <w:szCs w:val="20"/>
              </w:rPr>
            </w:pPr>
            <w:r w:rsidRPr="00D171FA">
              <w:rPr>
                <w:rFonts w:ascii="Arial" w:hAnsi="Arial" w:cs="Arial"/>
                <w:color w:val="000000"/>
                <w:szCs w:val="20"/>
              </w:rPr>
              <w:t>BEST6.</w:t>
            </w:r>
          </w:p>
        </w:tc>
      </w:tr>
      <w:tr w:rsidR="00C8129E" w:rsidRPr="00D171FA" w14:paraId="3649889A" w14:textId="77777777" w:rsidTr="00A23D18">
        <w:trPr>
          <w:trHeight w:val="228"/>
        </w:trPr>
        <w:tc>
          <w:tcPr>
            <w:tcW w:w="439" w:type="dxa"/>
            <w:tcBorders>
              <w:top w:val="nil"/>
              <w:left w:val="single" w:sz="8" w:space="0" w:color="C1C1C1"/>
              <w:bottom w:val="single" w:sz="8" w:space="0" w:color="C1C1C1"/>
              <w:right w:val="single" w:sz="8" w:space="0" w:color="C1C1C1"/>
            </w:tcBorders>
            <w:shd w:val="clear" w:color="000000" w:fill="EDF2F9"/>
            <w:noWrap/>
            <w:vAlign w:val="center"/>
            <w:hideMark/>
          </w:tcPr>
          <w:p w14:paraId="17E5710B" w14:textId="77777777" w:rsidR="00C8129E" w:rsidRPr="00D171FA" w:rsidRDefault="00C8129E" w:rsidP="00A23D18">
            <w:pPr>
              <w:jc w:val="right"/>
              <w:rPr>
                <w:rFonts w:ascii="Arial" w:hAnsi="Arial" w:cs="Arial"/>
                <w:b/>
                <w:bCs/>
                <w:color w:val="000000"/>
                <w:szCs w:val="20"/>
              </w:rPr>
            </w:pPr>
            <w:r w:rsidRPr="00D171FA">
              <w:rPr>
                <w:rFonts w:ascii="Arial" w:hAnsi="Arial" w:cs="Arial"/>
                <w:b/>
                <w:bCs/>
                <w:color w:val="000000"/>
                <w:szCs w:val="20"/>
              </w:rPr>
              <w:t>15</w:t>
            </w:r>
          </w:p>
        </w:tc>
        <w:tc>
          <w:tcPr>
            <w:tcW w:w="2184" w:type="dxa"/>
            <w:tcBorders>
              <w:top w:val="nil"/>
              <w:left w:val="nil"/>
              <w:bottom w:val="single" w:sz="8" w:space="0" w:color="C1C1C1"/>
              <w:right w:val="single" w:sz="8" w:space="0" w:color="C1C1C1"/>
            </w:tcBorders>
            <w:shd w:val="clear" w:color="000000" w:fill="FFFFFF"/>
            <w:noWrap/>
            <w:vAlign w:val="center"/>
            <w:hideMark/>
          </w:tcPr>
          <w:p w14:paraId="582E77A1" w14:textId="77777777" w:rsidR="00C8129E" w:rsidRPr="00D171FA" w:rsidRDefault="00C8129E" w:rsidP="00A23D18">
            <w:pPr>
              <w:rPr>
                <w:rFonts w:ascii="Arial" w:hAnsi="Arial" w:cs="Arial"/>
                <w:color w:val="000000"/>
                <w:szCs w:val="20"/>
              </w:rPr>
            </w:pPr>
            <w:proofErr w:type="spellStart"/>
            <w:r w:rsidRPr="00D171FA">
              <w:rPr>
                <w:rFonts w:ascii="Arial" w:hAnsi="Arial" w:cs="Arial"/>
                <w:color w:val="000000"/>
                <w:szCs w:val="20"/>
              </w:rPr>
              <w:t>earliest_cr_line</w:t>
            </w:r>
            <w:proofErr w:type="spellEnd"/>
          </w:p>
        </w:tc>
        <w:tc>
          <w:tcPr>
            <w:tcW w:w="683" w:type="dxa"/>
            <w:tcBorders>
              <w:top w:val="nil"/>
              <w:left w:val="nil"/>
              <w:bottom w:val="single" w:sz="8" w:space="0" w:color="C1C1C1"/>
              <w:right w:val="single" w:sz="8" w:space="0" w:color="C1C1C1"/>
            </w:tcBorders>
            <w:shd w:val="clear" w:color="000000" w:fill="FFFFFF"/>
            <w:noWrap/>
            <w:vAlign w:val="center"/>
            <w:hideMark/>
          </w:tcPr>
          <w:p w14:paraId="09B04404" w14:textId="77777777" w:rsidR="00C8129E" w:rsidRPr="00D171FA" w:rsidRDefault="00C8129E" w:rsidP="00A23D18">
            <w:pPr>
              <w:rPr>
                <w:rFonts w:ascii="Arial" w:hAnsi="Arial" w:cs="Arial"/>
                <w:color w:val="000000"/>
                <w:szCs w:val="20"/>
              </w:rPr>
            </w:pPr>
            <w:r w:rsidRPr="00D171FA">
              <w:rPr>
                <w:rFonts w:ascii="Arial" w:hAnsi="Arial" w:cs="Arial"/>
                <w:color w:val="000000"/>
                <w:szCs w:val="20"/>
              </w:rPr>
              <w:t>Num</w:t>
            </w:r>
          </w:p>
        </w:tc>
        <w:tc>
          <w:tcPr>
            <w:tcW w:w="572" w:type="dxa"/>
            <w:tcBorders>
              <w:top w:val="nil"/>
              <w:left w:val="nil"/>
              <w:bottom w:val="single" w:sz="8" w:space="0" w:color="C1C1C1"/>
              <w:right w:val="single" w:sz="8" w:space="0" w:color="C1C1C1"/>
            </w:tcBorders>
            <w:shd w:val="clear" w:color="000000" w:fill="FFFFFF"/>
            <w:noWrap/>
            <w:vAlign w:val="center"/>
            <w:hideMark/>
          </w:tcPr>
          <w:p w14:paraId="4A2E0FD7" w14:textId="77777777" w:rsidR="00C8129E" w:rsidRPr="00D171FA" w:rsidRDefault="00C8129E" w:rsidP="00A23D18">
            <w:pPr>
              <w:jc w:val="right"/>
              <w:rPr>
                <w:rFonts w:ascii="Arial" w:hAnsi="Arial" w:cs="Arial"/>
                <w:color w:val="000000"/>
                <w:szCs w:val="20"/>
              </w:rPr>
            </w:pPr>
            <w:r w:rsidRPr="00D171FA">
              <w:rPr>
                <w:rFonts w:ascii="Arial" w:hAnsi="Arial" w:cs="Arial"/>
                <w:color w:val="000000"/>
                <w:szCs w:val="20"/>
              </w:rPr>
              <w:t>8</w:t>
            </w:r>
          </w:p>
        </w:tc>
        <w:tc>
          <w:tcPr>
            <w:tcW w:w="1383" w:type="dxa"/>
            <w:tcBorders>
              <w:top w:val="nil"/>
              <w:left w:val="nil"/>
              <w:bottom w:val="single" w:sz="8" w:space="0" w:color="C1C1C1"/>
              <w:right w:val="single" w:sz="8" w:space="0" w:color="C1C1C1"/>
            </w:tcBorders>
            <w:shd w:val="clear" w:color="000000" w:fill="FFFFFF"/>
            <w:noWrap/>
            <w:vAlign w:val="center"/>
            <w:hideMark/>
          </w:tcPr>
          <w:p w14:paraId="64228265" w14:textId="77777777" w:rsidR="00C8129E" w:rsidRPr="00D171FA" w:rsidRDefault="00C8129E" w:rsidP="00A23D18">
            <w:pPr>
              <w:rPr>
                <w:rFonts w:ascii="Arial" w:hAnsi="Arial" w:cs="Arial"/>
                <w:color w:val="000000"/>
                <w:szCs w:val="20"/>
              </w:rPr>
            </w:pPr>
            <w:r w:rsidRPr="00D171FA">
              <w:rPr>
                <w:rFonts w:ascii="Arial" w:hAnsi="Arial" w:cs="Arial"/>
                <w:color w:val="000000"/>
                <w:szCs w:val="20"/>
              </w:rPr>
              <w:t>MMDDYY10.</w:t>
            </w:r>
          </w:p>
        </w:tc>
        <w:tc>
          <w:tcPr>
            <w:tcW w:w="1383" w:type="dxa"/>
            <w:tcBorders>
              <w:top w:val="nil"/>
              <w:left w:val="nil"/>
              <w:bottom w:val="single" w:sz="8" w:space="0" w:color="C1C1C1"/>
              <w:right w:val="single" w:sz="8" w:space="0" w:color="C1C1C1"/>
            </w:tcBorders>
            <w:shd w:val="clear" w:color="000000" w:fill="FFFFFF"/>
            <w:noWrap/>
            <w:vAlign w:val="center"/>
            <w:hideMark/>
          </w:tcPr>
          <w:p w14:paraId="1AF14DFC" w14:textId="77777777" w:rsidR="00C8129E" w:rsidRPr="00D171FA" w:rsidRDefault="00C8129E" w:rsidP="00A23D18">
            <w:pPr>
              <w:rPr>
                <w:rFonts w:ascii="Arial" w:hAnsi="Arial" w:cs="Arial"/>
                <w:color w:val="000000"/>
                <w:szCs w:val="20"/>
              </w:rPr>
            </w:pPr>
            <w:r w:rsidRPr="00D171FA">
              <w:rPr>
                <w:rFonts w:ascii="Arial" w:hAnsi="Arial" w:cs="Arial"/>
                <w:color w:val="000000"/>
                <w:szCs w:val="20"/>
              </w:rPr>
              <w:t>MMDDYY10.</w:t>
            </w:r>
          </w:p>
        </w:tc>
      </w:tr>
      <w:tr w:rsidR="00C8129E" w:rsidRPr="00D171FA" w14:paraId="1C9DC6C1" w14:textId="77777777" w:rsidTr="00A23D18">
        <w:trPr>
          <w:trHeight w:val="228"/>
        </w:trPr>
        <w:tc>
          <w:tcPr>
            <w:tcW w:w="439" w:type="dxa"/>
            <w:tcBorders>
              <w:top w:val="nil"/>
              <w:left w:val="single" w:sz="8" w:space="0" w:color="C1C1C1"/>
              <w:bottom w:val="single" w:sz="8" w:space="0" w:color="C1C1C1"/>
              <w:right w:val="single" w:sz="8" w:space="0" w:color="C1C1C1"/>
            </w:tcBorders>
            <w:shd w:val="clear" w:color="000000" w:fill="EDF2F9"/>
            <w:noWrap/>
            <w:vAlign w:val="center"/>
            <w:hideMark/>
          </w:tcPr>
          <w:p w14:paraId="3E0A3D6F" w14:textId="77777777" w:rsidR="00C8129E" w:rsidRPr="00D171FA" w:rsidRDefault="00C8129E" w:rsidP="00A23D18">
            <w:pPr>
              <w:jc w:val="right"/>
              <w:rPr>
                <w:rFonts w:ascii="Arial" w:hAnsi="Arial" w:cs="Arial"/>
                <w:b/>
                <w:bCs/>
                <w:color w:val="000000"/>
                <w:szCs w:val="20"/>
              </w:rPr>
            </w:pPr>
            <w:r w:rsidRPr="00D171FA">
              <w:rPr>
                <w:rFonts w:ascii="Arial" w:hAnsi="Arial" w:cs="Arial"/>
                <w:b/>
                <w:bCs/>
                <w:color w:val="000000"/>
                <w:szCs w:val="20"/>
              </w:rPr>
              <w:t>16</w:t>
            </w:r>
          </w:p>
        </w:tc>
        <w:tc>
          <w:tcPr>
            <w:tcW w:w="2184" w:type="dxa"/>
            <w:tcBorders>
              <w:top w:val="nil"/>
              <w:left w:val="nil"/>
              <w:bottom w:val="single" w:sz="8" w:space="0" w:color="C1C1C1"/>
              <w:right w:val="single" w:sz="8" w:space="0" w:color="C1C1C1"/>
            </w:tcBorders>
            <w:shd w:val="clear" w:color="000000" w:fill="FFFFFF"/>
            <w:noWrap/>
            <w:vAlign w:val="center"/>
            <w:hideMark/>
          </w:tcPr>
          <w:p w14:paraId="29E39BB9" w14:textId="77777777" w:rsidR="00C8129E" w:rsidRPr="00D171FA" w:rsidRDefault="00C8129E" w:rsidP="00A23D18">
            <w:pPr>
              <w:rPr>
                <w:rFonts w:ascii="Arial" w:hAnsi="Arial" w:cs="Arial"/>
                <w:color w:val="000000"/>
                <w:szCs w:val="20"/>
              </w:rPr>
            </w:pPr>
            <w:proofErr w:type="spellStart"/>
            <w:r w:rsidRPr="00D171FA">
              <w:rPr>
                <w:rFonts w:ascii="Arial" w:hAnsi="Arial" w:cs="Arial"/>
                <w:color w:val="000000"/>
                <w:szCs w:val="20"/>
              </w:rPr>
              <w:t>open_acc</w:t>
            </w:r>
            <w:proofErr w:type="spellEnd"/>
          </w:p>
        </w:tc>
        <w:tc>
          <w:tcPr>
            <w:tcW w:w="683" w:type="dxa"/>
            <w:tcBorders>
              <w:top w:val="nil"/>
              <w:left w:val="nil"/>
              <w:bottom w:val="single" w:sz="8" w:space="0" w:color="C1C1C1"/>
              <w:right w:val="single" w:sz="8" w:space="0" w:color="C1C1C1"/>
            </w:tcBorders>
            <w:shd w:val="clear" w:color="000000" w:fill="FFFFFF"/>
            <w:noWrap/>
            <w:vAlign w:val="center"/>
            <w:hideMark/>
          </w:tcPr>
          <w:p w14:paraId="1BD9DE3A" w14:textId="77777777" w:rsidR="00C8129E" w:rsidRPr="00D171FA" w:rsidRDefault="00C8129E" w:rsidP="00A23D18">
            <w:pPr>
              <w:rPr>
                <w:rFonts w:ascii="Arial" w:hAnsi="Arial" w:cs="Arial"/>
                <w:color w:val="000000"/>
                <w:szCs w:val="20"/>
              </w:rPr>
            </w:pPr>
            <w:r w:rsidRPr="00D171FA">
              <w:rPr>
                <w:rFonts w:ascii="Arial" w:hAnsi="Arial" w:cs="Arial"/>
                <w:color w:val="000000"/>
                <w:szCs w:val="20"/>
              </w:rPr>
              <w:t>Num</w:t>
            </w:r>
          </w:p>
        </w:tc>
        <w:tc>
          <w:tcPr>
            <w:tcW w:w="572" w:type="dxa"/>
            <w:tcBorders>
              <w:top w:val="nil"/>
              <w:left w:val="nil"/>
              <w:bottom w:val="single" w:sz="8" w:space="0" w:color="C1C1C1"/>
              <w:right w:val="single" w:sz="8" w:space="0" w:color="C1C1C1"/>
            </w:tcBorders>
            <w:shd w:val="clear" w:color="000000" w:fill="FFFFFF"/>
            <w:noWrap/>
            <w:vAlign w:val="center"/>
            <w:hideMark/>
          </w:tcPr>
          <w:p w14:paraId="102F1EA1" w14:textId="77777777" w:rsidR="00C8129E" w:rsidRPr="00D171FA" w:rsidRDefault="00C8129E" w:rsidP="00A23D18">
            <w:pPr>
              <w:jc w:val="right"/>
              <w:rPr>
                <w:rFonts w:ascii="Arial" w:hAnsi="Arial" w:cs="Arial"/>
                <w:color w:val="000000"/>
                <w:szCs w:val="20"/>
              </w:rPr>
            </w:pPr>
            <w:r w:rsidRPr="00D171FA">
              <w:rPr>
                <w:rFonts w:ascii="Arial" w:hAnsi="Arial" w:cs="Arial"/>
                <w:color w:val="000000"/>
                <w:szCs w:val="20"/>
              </w:rPr>
              <w:t>8</w:t>
            </w:r>
          </w:p>
        </w:tc>
        <w:tc>
          <w:tcPr>
            <w:tcW w:w="1383" w:type="dxa"/>
            <w:tcBorders>
              <w:top w:val="nil"/>
              <w:left w:val="nil"/>
              <w:bottom w:val="single" w:sz="8" w:space="0" w:color="C1C1C1"/>
              <w:right w:val="single" w:sz="8" w:space="0" w:color="C1C1C1"/>
            </w:tcBorders>
            <w:shd w:val="clear" w:color="000000" w:fill="FFFFFF"/>
            <w:noWrap/>
            <w:vAlign w:val="center"/>
            <w:hideMark/>
          </w:tcPr>
          <w:p w14:paraId="7AB6CBDE" w14:textId="77777777" w:rsidR="00C8129E" w:rsidRPr="00D171FA" w:rsidRDefault="00C8129E" w:rsidP="00A23D18">
            <w:pPr>
              <w:rPr>
                <w:rFonts w:ascii="Arial" w:hAnsi="Arial" w:cs="Arial"/>
                <w:color w:val="000000"/>
                <w:szCs w:val="20"/>
              </w:rPr>
            </w:pPr>
            <w:r w:rsidRPr="00D171FA">
              <w:rPr>
                <w:rFonts w:ascii="Arial" w:hAnsi="Arial" w:cs="Arial"/>
                <w:color w:val="000000"/>
                <w:szCs w:val="20"/>
              </w:rPr>
              <w:t>BEST2.</w:t>
            </w:r>
          </w:p>
        </w:tc>
        <w:tc>
          <w:tcPr>
            <w:tcW w:w="1383" w:type="dxa"/>
            <w:tcBorders>
              <w:top w:val="nil"/>
              <w:left w:val="nil"/>
              <w:bottom w:val="single" w:sz="8" w:space="0" w:color="C1C1C1"/>
              <w:right w:val="single" w:sz="8" w:space="0" w:color="C1C1C1"/>
            </w:tcBorders>
            <w:shd w:val="clear" w:color="000000" w:fill="FFFFFF"/>
            <w:noWrap/>
            <w:vAlign w:val="center"/>
            <w:hideMark/>
          </w:tcPr>
          <w:p w14:paraId="51B80B7E" w14:textId="77777777" w:rsidR="00C8129E" w:rsidRPr="00D171FA" w:rsidRDefault="00C8129E" w:rsidP="00A23D18">
            <w:pPr>
              <w:rPr>
                <w:rFonts w:ascii="Arial" w:hAnsi="Arial" w:cs="Arial"/>
                <w:color w:val="000000"/>
                <w:szCs w:val="20"/>
              </w:rPr>
            </w:pPr>
            <w:r w:rsidRPr="00D171FA">
              <w:rPr>
                <w:rFonts w:ascii="Arial" w:hAnsi="Arial" w:cs="Arial"/>
                <w:color w:val="000000"/>
                <w:szCs w:val="20"/>
              </w:rPr>
              <w:t>BEST2.</w:t>
            </w:r>
          </w:p>
        </w:tc>
      </w:tr>
      <w:tr w:rsidR="00C8129E" w:rsidRPr="00D171FA" w14:paraId="59861411" w14:textId="77777777" w:rsidTr="00A23D18">
        <w:trPr>
          <w:trHeight w:val="228"/>
        </w:trPr>
        <w:tc>
          <w:tcPr>
            <w:tcW w:w="439" w:type="dxa"/>
            <w:tcBorders>
              <w:top w:val="nil"/>
              <w:left w:val="single" w:sz="8" w:space="0" w:color="C1C1C1"/>
              <w:bottom w:val="single" w:sz="8" w:space="0" w:color="C1C1C1"/>
              <w:right w:val="single" w:sz="8" w:space="0" w:color="C1C1C1"/>
            </w:tcBorders>
            <w:shd w:val="clear" w:color="000000" w:fill="EDF2F9"/>
            <w:noWrap/>
            <w:vAlign w:val="center"/>
            <w:hideMark/>
          </w:tcPr>
          <w:p w14:paraId="6BDE95C1" w14:textId="77777777" w:rsidR="00C8129E" w:rsidRPr="00D171FA" w:rsidRDefault="00C8129E" w:rsidP="00A23D18">
            <w:pPr>
              <w:jc w:val="right"/>
              <w:rPr>
                <w:rFonts w:ascii="Arial" w:hAnsi="Arial" w:cs="Arial"/>
                <w:b/>
                <w:bCs/>
                <w:color w:val="000000"/>
                <w:szCs w:val="20"/>
              </w:rPr>
            </w:pPr>
            <w:r w:rsidRPr="00D171FA">
              <w:rPr>
                <w:rFonts w:ascii="Arial" w:hAnsi="Arial" w:cs="Arial"/>
                <w:b/>
                <w:bCs/>
                <w:color w:val="000000"/>
                <w:szCs w:val="20"/>
              </w:rPr>
              <w:t>17</w:t>
            </w:r>
          </w:p>
        </w:tc>
        <w:tc>
          <w:tcPr>
            <w:tcW w:w="2184" w:type="dxa"/>
            <w:tcBorders>
              <w:top w:val="nil"/>
              <w:left w:val="nil"/>
              <w:bottom w:val="single" w:sz="8" w:space="0" w:color="C1C1C1"/>
              <w:right w:val="single" w:sz="8" w:space="0" w:color="C1C1C1"/>
            </w:tcBorders>
            <w:shd w:val="clear" w:color="000000" w:fill="FFFFFF"/>
            <w:noWrap/>
            <w:vAlign w:val="center"/>
            <w:hideMark/>
          </w:tcPr>
          <w:p w14:paraId="5523FD6E" w14:textId="77777777" w:rsidR="00C8129E" w:rsidRPr="00D171FA" w:rsidRDefault="00C8129E" w:rsidP="00A23D18">
            <w:pPr>
              <w:rPr>
                <w:rFonts w:ascii="Arial" w:hAnsi="Arial" w:cs="Arial"/>
                <w:color w:val="000000"/>
                <w:szCs w:val="20"/>
              </w:rPr>
            </w:pPr>
            <w:proofErr w:type="spellStart"/>
            <w:r w:rsidRPr="00D171FA">
              <w:rPr>
                <w:rFonts w:ascii="Arial" w:hAnsi="Arial" w:cs="Arial"/>
                <w:color w:val="000000"/>
                <w:szCs w:val="20"/>
              </w:rPr>
              <w:t>pub_rec</w:t>
            </w:r>
            <w:proofErr w:type="spellEnd"/>
          </w:p>
        </w:tc>
        <w:tc>
          <w:tcPr>
            <w:tcW w:w="683" w:type="dxa"/>
            <w:tcBorders>
              <w:top w:val="nil"/>
              <w:left w:val="nil"/>
              <w:bottom w:val="single" w:sz="8" w:space="0" w:color="C1C1C1"/>
              <w:right w:val="single" w:sz="8" w:space="0" w:color="C1C1C1"/>
            </w:tcBorders>
            <w:shd w:val="clear" w:color="000000" w:fill="FFFFFF"/>
            <w:noWrap/>
            <w:vAlign w:val="center"/>
            <w:hideMark/>
          </w:tcPr>
          <w:p w14:paraId="60BE4997" w14:textId="77777777" w:rsidR="00C8129E" w:rsidRPr="00D171FA" w:rsidRDefault="00C8129E" w:rsidP="00A23D18">
            <w:pPr>
              <w:rPr>
                <w:rFonts w:ascii="Arial" w:hAnsi="Arial" w:cs="Arial"/>
                <w:color w:val="000000"/>
                <w:szCs w:val="20"/>
              </w:rPr>
            </w:pPr>
            <w:r w:rsidRPr="00D171FA">
              <w:rPr>
                <w:rFonts w:ascii="Arial" w:hAnsi="Arial" w:cs="Arial"/>
                <w:color w:val="000000"/>
                <w:szCs w:val="20"/>
              </w:rPr>
              <w:t>Num</w:t>
            </w:r>
          </w:p>
        </w:tc>
        <w:tc>
          <w:tcPr>
            <w:tcW w:w="572" w:type="dxa"/>
            <w:tcBorders>
              <w:top w:val="nil"/>
              <w:left w:val="nil"/>
              <w:bottom w:val="single" w:sz="8" w:space="0" w:color="C1C1C1"/>
              <w:right w:val="single" w:sz="8" w:space="0" w:color="C1C1C1"/>
            </w:tcBorders>
            <w:shd w:val="clear" w:color="000000" w:fill="FFFFFF"/>
            <w:noWrap/>
            <w:vAlign w:val="center"/>
            <w:hideMark/>
          </w:tcPr>
          <w:p w14:paraId="7F19FD85" w14:textId="77777777" w:rsidR="00C8129E" w:rsidRPr="00D171FA" w:rsidRDefault="00C8129E" w:rsidP="00A23D18">
            <w:pPr>
              <w:jc w:val="right"/>
              <w:rPr>
                <w:rFonts w:ascii="Arial" w:hAnsi="Arial" w:cs="Arial"/>
                <w:color w:val="000000"/>
                <w:szCs w:val="20"/>
              </w:rPr>
            </w:pPr>
            <w:r w:rsidRPr="00D171FA">
              <w:rPr>
                <w:rFonts w:ascii="Arial" w:hAnsi="Arial" w:cs="Arial"/>
                <w:color w:val="000000"/>
                <w:szCs w:val="20"/>
              </w:rPr>
              <w:t>8</w:t>
            </w:r>
          </w:p>
        </w:tc>
        <w:tc>
          <w:tcPr>
            <w:tcW w:w="1383" w:type="dxa"/>
            <w:tcBorders>
              <w:top w:val="nil"/>
              <w:left w:val="nil"/>
              <w:bottom w:val="single" w:sz="8" w:space="0" w:color="C1C1C1"/>
              <w:right w:val="single" w:sz="8" w:space="0" w:color="C1C1C1"/>
            </w:tcBorders>
            <w:shd w:val="clear" w:color="000000" w:fill="FFFFFF"/>
            <w:noWrap/>
            <w:vAlign w:val="center"/>
            <w:hideMark/>
          </w:tcPr>
          <w:p w14:paraId="231FC517" w14:textId="77777777" w:rsidR="00C8129E" w:rsidRPr="00D171FA" w:rsidRDefault="00C8129E" w:rsidP="00A23D18">
            <w:pPr>
              <w:rPr>
                <w:rFonts w:ascii="Arial" w:hAnsi="Arial" w:cs="Arial"/>
                <w:color w:val="000000"/>
                <w:szCs w:val="20"/>
              </w:rPr>
            </w:pPr>
            <w:r w:rsidRPr="00D171FA">
              <w:rPr>
                <w:rFonts w:ascii="Arial" w:hAnsi="Arial" w:cs="Arial"/>
                <w:color w:val="000000"/>
                <w:szCs w:val="20"/>
              </w:rPr>
              <w:t>BEST2.</w:t>
            </w:r>
          </w:p>
        </w:tc>
        <w:tc>
          <w:tcPr>
            <w:tcW w:w="1383" w:type="dxa"/>
            <w:tcBorders>
              <w:top w:val="nil"/>
              <w:left w:val="nil"/>
              <w:bottom w:val="single" w:sz="8" w:space="0" w:color="C1C1C1"/>
              <w:right w:val="single" w:sz="8" w:space="0" w:color="C1C1C1"/>
            </w:tcBorders>
            <w:shd w:val="clear" w:color="000000" w:fill="FFFFFF"/>
            <w:noWrap/>
            <w:vAlign w:val="center"/>
            <w:hideMark/>
          </w:tcPr>
          <w:p w14:paraId="14D8BAE1" w14:textId="77777777" w:rsidR="00C8129E" w:rsidRPr="00D171FA" w:rsidRDefault="00C8129E" w:rsidP="00A23D18">
            <w:pPr>
              <w:rPr>
                <w:rFonts w:ascii="Arial" w:hAnsi="Arial" w:cs="Arial"/>
                <w:color w:val="000000"/>
                <w:szCs w:val="20"/>
              </w:rPr>
            </w:pPr>
            <w:r w:rsidRPr="00D171FA">
              <w:rPr>
                <w:rFonts w:ascii="Arial" w:hAnsi="Arial" w:cs="Arial"/>
                <w:color w:val="000000"/>
                <w:szCs w:val="20"/>
              </w:rPr>
              <w:t>BEST2.</w:t>
            </w:r>
          </w:p>
        </w:tc>
      </w:tr>
      <w:tr w:rsidR="00C8129E" w:rsidRPr="00D171FA" w14:paraId="54D48B81" w14:textId="77777777" w:rsidTr="00A23D18">
        <w:trPr>
          <w:trHeight w:val="48"/>
        </w:trPr>
        <w:tc>
          <w:tcPr>
            <w:tcW w:w="439" w:type="dxa"/>
            <w:tcBorders>
              <w:top w:val="nil"/>
              <w:left w:val="single" w:sz="8" w:space="0" w:color="C1C1C1"/>
              <w:bottom w:val="single" w:sz="8" w:space="0" w:color="C1C1C1"/>
              <w:right w:val="single" w:sz="8" w:space="0" w:color="C1C1C1"/>
            </w:tcBorders>
            <w:shd w:val="clear" w:color="000000" w:fill="EDF2F9"/>
            <w:noWrap/>
            <w:vAlign w:val="center"/>
            <w:hideMark/>
          </w:tcPr>
          <w:p w14:paraId="07BCB136" w14:textId="77777777" w:rsidR="00C8129E" w:rsidRPr="00D171FA" w:rsidRDefault="00C8129E" w:rsidP="00A23D18">
            <w:pPr>
              <w:jc w:val="right"/>
              <w:rPr>
                <w:rFonts w:ascii="Arial" w:hAnsi="Arial" w:cs="Arial"/>
                <w:b/>
                <w:bCs/>
                <w:color w:val="000000"/>
                <w:szCs w:val="20"/>
              </w:rPr>
            </w:pPr>
            <w:r w:rsidRPr="00D171FA">
              <w:rPr>
                <w:rFonts w:ascii="Arial" w:hAnsi="Arial" w:cs="Arial"/>
                <w:b/>
                <w:bCs/>
                <w:color w:val="000000"/>
                <w:szCs w:val="20"/>
              </w:rPr>
              <w:t>18</w:t>
            </w:r>
          </w:p>
        </w:tc>
        <w:tc>
          <w:tcPr>
            <w:tcW w:w="2184" w:type="dxa"/>
            <w:tcBorders>
              <w:top w:val="nil"/>
              <w:left w:val="nil"/>
              <w:bottom w:val="single" w:sz="8" w:space="0" w:color="C1C1C1"/>
              <w:right w:val="single" w:sz="8" w:space="0" w:color="C1C1C1"/>
            </w:tcBorders>
            <w:shd w:val="clear" w:color="000000" w:fill="FFFFFF"/>
            <w:noWrap/>
            <w:vAlign w:val="center"/>
            <w:hideMark/>
          </w:tcPr>
          <w:p w14:paraId="6CE720B5" w14:textId="77777777" w:rsidR="00C8129E" w:rsidRPr="00D171FA" w:rsidRDefault="00C8129E" w:rsidP="00A23D18">
            <w:pPr>
              <w:rPr>
                <w:rFonts w:ascii="Arial" w:hAnsi="Arial" w:cs="Arial"/>
                <w:color w:val="000000"/>
                <w:szCs w:val="20"/>
              </w:rPr>
            </w:pPr>
            <w:proofErr w:type="spellStart"/>
            <w:r w:rsidRPr="00D171FA">
              <w:rPr>
                <w:rFonts w:ascii="Arial" w:hAnsi="Arial" w:cs="Arial"/>
                <w:color w:val="000000"/>
                <w:szCs w:val="20"/>
              </w:rPr>
              <w:t>revol_bal</w:t>
            </w:r>
            <w:proofErr w:type="spellEnd"/>
          </w:p>
        </w:tc>
        <w:tc>
          <w:tcPr>
            <w:tcW w:w="683" w:type="dxa"/>
            <w:tcBorders>
              <w:top w:val="nil"/>
              <w:left w:val="nil"/>
              <w:bottom w:val="single" w:sz="8" w:space="0" w:color="C1C1C1"/>
              <w:right w:val="single" w:sz="8" w:space="0" w:color="C1C1C1"/>
            </w:tcBorders>
            <w:shd w:val="clear" w:color="000000" w:fill="FFFFFF"/>
            <w:noWrap/>
            <w:vAlign w:val="center"/>
            <w:hideMark/>
          </w:tcPr>
          <w:p w14:paraId="79DEB384" w14:textId="77777777" w:rsidR="00C8129E" w:rsidRPr="00D171FA" w:rsidRDefault="00C8129E" w:rsidP="00A23D18">
            <w:pPr>
              <w:rPr>
                <w:rFonts w:ascii="Arial" w:hAnsi="Arial" w:cs="Arial"/>
                <w:color w:val="000000"/>
                <w:szCs w:val="20"/>
              </w:rPr>
            </w:pPr>
            <w:r w:rsidRPr="00D171FA">
              <w:rPr>
                <w:rFonts w:ascii="Arial" w:hAnsi="Arial" w:cs="Arial"/>
                <w:color w:val="000000"/>
                <w:szCs w:val="20"/>
              </w:rPr>
              <w:t>Num</w:t>
            </w:r>
          </w:p>
        </w:tc>
        <w:tc>
          <w:tcPr>
            <w:tcW w:w="572" w:type="dxa"/>
            <w:tcBorders>
              <w:top w:val="nil"/>
              <w:left w:val="nil"/>
              <w:bottom w:val="single" w:sz="8" w:space="0" w:color="C1C1C1"/>
              <w:right w:val="single" w:sz="8" w:space="0" w:color="C1C1C1"/>
            </w:tcBorders>
            <w:shd w:val="clear" w:color="000000" w:fill="FFFFFF"/>
            <w:noWrap/>
            <w:vAlign w:val="center"/>
            <w:hideMark/>
          </w:tcPr>
          <w:p w14:paraId="6F99C137" w14:textId="77777777" w:rsidR="00C8129E" w:rsidRPr="00D171FA" w:rsidRDefault="00C8129E" w:rsidP="00A23D18">
            <w:pPr>
              <w:jc w:val="right"/>
              <w:rPr>
                <w:rFonts w:ascii="Arial" w:hAnsi="Arial" w:cs="Arial"/>
                <w:color w:val="000000"/>
                <w:szCs w:val="20"/>
              </w:rPr>
            </w:pPr>
            <w:r w:rsidRPr="00D171FA">
              <w:rPr>
                <w:rFonts w:ascii="Arial" w:hAnsi="Arial" w:cs="Arial"/>
                <w:color w:val="000000"/>
                <w:szCs w:val="20"/>
              </w:rPr>
              <w:t>8</w:t>
            </w:r>
          </w:p>
        </w:tc>
        <w:tc>
          <w:tcPr>
            <w:tcW w:w="1383" w:type="dxa"/>
            <w:tcBorders>
              <w:top w:val="nil"/>
              <w:left w:val="nil"/>
              <w:bottom w:val="single" w:sz="8" w:space="0" w:color="C1C1C1"/>
              <w:right w:val="single" w:sz="8" w:space="0" w:color="C1C1C1"/>
            </w:tcBorders>
            <w:shd w:val="clear" w:color="000000" w:fill="FFFFFF"/>
            <w:noWrap/>
            <w:vAlign w:val="center"/>
            <w:hideMark/>
          </w:tcPr>
          <w:p w14:paraId="78965B54" w14:textId="77777777" w:rsidR="00C8129E" w:rsidRPr="00D171FA" w:rsidRDefault="00C8129E" w:rsidP="00A23D18">
            <w:pPr>
              <w:rPr>
                <w:rFonts w:ascii="Arial" w:hAnsi="Arial" w:cs="Arial"/>
                <w:color w:val="000000"/>
                <w:szCs w:val="20"/>
              </w:rPr>
            </w:pPr>
            <w:r w:rsidRPr="00D171FA">
              <w:rPr>
                <w:rFonts w:ascii="Arial" w:hAnsi="Arial" w:cs="Arial"/>
                <w:color w:val="000000"/>
                <w:szCs w:val="20"/>
              </w:rPr>
              <w:t>BEST7.</w:t>
            </w:r>
          </w:p>
        </w:tc>
        <w:tc>
          <w:tcPr>
            <w:tcW w:w="1383" w:type="dxa"/>
            <w:tcBorders>
              <w:top w:val="nil"/>
              <w:left w:val="nil"/>
              <w:bottom w:val="single" w:sz="8" w:space="0" w:color="C1C1C1"/>
              <w:right w:val="single" w:sz="8" w:space="0" w:color="C1C1C1"/>
            </w:tcBorders>
            <w:shd w:val="clear" w:color="000000" w:fill="FFFFFF"/>
            <w:noWrap/>
            <w:vAlign w:val="center"/>
            <w:hideMark/>
          </w:tcPr>
          <w:p w14:paraId="3B3AAB90" w14:textId="77777777" w:rsidR="00C8129E" w:rsidRPr="00D171FA" w:rsidRDefault="00C8129E" w:rsidP="00A23D18">
            <w:pPr>
              <w:rPr>
                <w:rFonts w:ascii="Arial" w:hAnsi="Arial" w:cs="Arial"/>
                <w:color w:val="000000"/>
                <w:szCs w:val="20"/>
              </w:rPr>
            </w:pPr>
            <w:r w:rsidRPr="00D171FA">
              <w:rPr>
                <w:rFonts w:ascii="Arial" w:hAnsi="Arial" w:cs="Arial"/>
                <w:color w:val="000000"/>
                <w:szCs w:val="20"/>
              </w:rPr>
              <w:t>BEST7.</w:t>
            </w:r>
          </w:p>
        </w:tc>
      </w:tr>
      <w:tr w:rsidR="00C8129E" w:rsidRPr="00D171FA" w14:paraId="3E497FC2" w14:textId="77777777" w:rsidTr="00A23D18">
        <w:trPr>
          <w:trHeight w:val="228"/>
        </w:trPr>
        <w:tc>
          <w:tcPr>
            <w:tcW w:w="439" w:type="dxa"/>
            <w:tcBorders>
              <w:top w:val="nil"/>
              <w:left w:val="single" w:sz="8" w:space="0" w:color="C1C1C1"/>
              <w:bottom w:val="single" w:sz="8" w:space="0" w:color="C1C1C1"/>
              <w:right w:val="single" w:sz="8" w:space="0" w:color="C1C1C1"/>
            </w:tcBorders>
            <w:shd w:val="clear" w:color="000000" w:fill="EDF2F9"/>
            <w:noWrap/>
            <w:vAlign w:val="center"/>
            <w:hideMark/>
          </w:tcPr>
          <w:p w14:paraId="78F8A5AF" w14:textId="77777777" w:rsidR="00C8129E" w:rsidRPr="00D171FA" w:rsidRDefault="00C8129E" w:rsidP="00A23D18">
            <w:pPr>
              <w:jc w:val="right"/>
              <w:rPr>
                <w:rFonts w:ascii="Arial" w:hAnsi="Arial" w:cs="Arial"/>
                <w:b/>
                <w:bCs/>
                <w:color w:val="000000"/>
                <w:szCs w:val="20"/>
              </w:rPr>
            </w:pPr>
            <w:r w:rsidRPr="00D171FA">
              <w:rPr>
                <w:rFonts w:ascii="Arial" w:hAnsi="Arial" w:cs="Arial"/>
                <w:b/>
                <w:bCs/>
                <w:color w:val="000000"/>
                <w:szCs w:val="20"/>
              </w:rPr>
              <w:t>19</w:t>
            </w:r>
          </w:p>
        </w:tc>
        <w:tc>
          <w:tcPr>
            <w:tcW w:w="2184" w:type="dxa"/>
            <w:tcBorders>
              <w:top w:val="nil"/>
              <w:left w:val="nil"/>
              <w:bottom w:val="single" w:sz="8" w:space="0" w:color="C1C1C1"/>
              <w:right w:val="single" w:sz="8" w:space="0" w:color="C1C1C1"/>
            </w:tcBorders>
            <w:shd w:val="clear" w:color="000000" w:fill="FFFFFF"/>
            <w:noWrap/>
            <w:vAlign w:val="center"/>
            <w:hideMark/>
          </w:tcPr>
          <w:p w14:paraId="75F911E6" w14:textId="77777777" w:rsidR="00C8129E" w:rsidRPr="00D171FA" w:rsidRDefault="00C8129E" w:rsidP="00A23D18">
            <w:pPr>
              <w:rPr>
                <w:rFonts w:ascii="Arial" w:hAnsi="Arial" w:cs="Arial"/>
                <w:color w:val="000000"/>
                <w:szCs w:val="20"/>
              </w:rPr>
            </w:pPr>
            <w:proofErr w:type="spellStart"/>
            <w:r w:rsidRPr="00D171FA">
              <w:rPr>
                <w:rFonts w:ascii="Arial" w:hAnsi="Arial" w:cs="Arial"/>
                <w:color w:val="000000"/>
                <w:szCs w:val="20"/>
              </w:rPr>
              <w:t>revol_util</w:t>
            </w:r>
            <w:proofErr w:type="spellEnd"/>
          </w:p>
        </w:tc>
        <w:tc>
          <w:tcPr>
            <w:tcW w:w="683" w:type="dxa"/>
            <w:tcBorders>
              <w:top w:val="nil"/>
              <w:left w:val="nil"/>
              <w:bottom w:val="single" w:sz="8" w:space="0" w:color="C1C1C1"/>
              <w:right w:val="single" w:sz="8" w:space="0" w:color="C1C1C1"/>
            </w:tcBorders>
            <w:shd w:val="clear" w:color="000000" w:fill="FFFFFF"/>
            <w:noWrap/>
            <w:vAlign w:val="center"/>
            <w:hideMark/>
          </w:tcPr>
          <w:p w14:paraId="6F3090F9" w14:textId="77777777" w:rsidR="00C8129E" w:rsidRPr="00D171FA" w:rsidRDefault="00C8129E" w:rsidP="00A23D18">
            <w:pPr>
              <w:rPr>
                <w:rFonts w:ascii="Arial" w:hAnsi="Arial" w:cs="Arial"/>
                <w:color w:val="000000"/>
                <w:szCs w:val="20"/>
              </w:rPr>
            </w:pPr>
            <w:r w:rsidRPr="00D171FA">
              <w:rPr>
                <w:rFonts w:ascii="Arial" w:hAnsi="Arial" w:cs="Arial"/>
                <w:color w:val="000000"/>
                <w:szCs w:val="20"/>
              </w:rPr>
              <w:t>Num</w:t>
            </w:r>
          </w:p>
        </w:tc>
        <w:tc>
          <w:tcPr>
            <w:tcW w:w="572" w:type="dxa"/>
            <w:tcBorders>
              <w:top w:val="nil"/>
              <w:left w:val="nil"/>
              <w:bottom w:val="single" w:sz="8" w:space="0" w:color="C1C1C1"/>
              <w:right w:val="single" w:sz="8" w:space="0" w:color="C1C1C1"/>
            </w:tcBorders>
            <w:shd w:val="clear" w:color="000000" w:fill="FFFFFF"/>
            <w:noWrap/>
            <w:vAlign w:val="center"/>
            <w:hideMark/>
          </w:tcPr>
          <w:p w14:paraId="35369A5E" w14:textId="77777777" w:rsidR="00C8129E" w:rsidRPr="00D171FA" w:rsidRDefault="00C8129E" w:rsidP="00A23D18">
            <w:pPr>
              <w:jc w:val="right"/>
              <w:rPr>
                <w:rFonts w:ascii="Arial" w:hAnsi="Arial" w:cs="Arial"/>
                <w:color w:val="000000"/>
                <w:szCs w:val="20"/>
              </w:rPr>
            </w:pPr>
            <w:r w:rsidRPr="00D171FA">
              <w:rPr>
                <w:rFonts w:ascii="Arial" w:hAnsi="Arial" w:cs="Arial"/>
                <w:color w:val="000000"/>
                <w:szCs w:val="20"/>
              </w:rPr>
              <w:t>8</w:t>
            </w:r>
          </w:p>
        </w:tc>
        <w:tc>
          <w:tcPr>
            <w:tcW w:w="1383" w:type="dxa"/>
            <w:tcBorders>
              <w:top w:val="nil"/>
              <w:left w:val="nil"/>
              <w:bottom w:val="single" w:sz="8" w:space="0" w:color="C1C1C1"/>
              <w:right w:val="single" w:sz="8" w:space="0" w:color="C1C1C1"/>
            </w:tcBorders>
            <w:shd w:val="clear" w:color="000000" w:fill="FFFFFF"/>
            <w:noWrap/>
            <w:vAlign w:val="center"/>
            <w:hideMark/>
          </w:tcPr>
          <w:p w14:paraId="0ACCD002" w14:textId="77777777" w:rsidR="00C8129E" w:rsidRPr="00D171FA" w:rsidRDefault="00C8129E" w:rsidP="00A23D18">
            <w:pPr>
              <w:rPr>
                <w:rFonts w:ascii="Arial" w:hAnsi="Arial" w:cs="Arial"/>
                <w:color w:val="000000"/>
                <w:szCs w:val="20"/>
              </w:rPr>
            </w:pPr>
            <w:r w:rsidRPr="00D171FA">
              <w:rPr>
                <w:rFonts w:ascii="Arial" w:hAnsi="Arial" w:cs="Arial"/>
                <w:color w:val="000000"/>
                <w:szCs w:val="20"/>
              </w:rPr>
              <w:t>BEST5.</w:t>
            </w:r>
          </w:p>
        </w:tc>
        <w:tc>
          <w:tcPr>
            <w:tcW w:w="1383" w:type="dxa"/>
            <w:tcBorders>
              <w:top w:val="nil"/>
              <w:left w:val="nil"/>
              <w:bottom w:val="single" w:sz="8" w:space="0" w:color="C1C1C1"/>
              <w:right w:val="single" w:sz="8" w:space="0" w:color="C1C1C1"/>
            </w:tcBorders>
            <w:shd w:val="clear" w:color="000000" w:fill="FFFFFF"/>
            <w:noWrap/>
            <w:vAlign w:val="center"/>
            <w:hideMark/>
          </w:tcPr>
          <w:p w14:paraId="6E54979E" w14:textId="77777777" w:rsidR="00C8129E" w:rsidRPr="00D171FA" w:rsidRDefault="00C8129E" w:rsidP="00A23D18">
            <w:pPr>
              <w:rPr>
                <w:rFonts w:ascii="Arial" w:hAnsi="Arial" w:cs="Arial"/>
                <w:color w:val="000000"/>
                <w:szCs w:val="20"/>
              </w:rPr>
            </w:pPr>
            <w:r w:rsidRPr="00D171FA">
              <w:rPr>
                <w:rFonts w:ascii="Arial" w:hAnsi="Arial" w:cs="Arial"/>
                <w:color w:val="000000"/>
                <w:szCs w:val="20"/>
              </w:rPr>
              <w:t>BEST5.</w:t>
            </w:r>
          </w:p>
        </w:tc>
      </w:tr>
      <w:tr w:rsidR="00C8129E" w:rsidRPr="00D171FA" w14:paraId="7FFAF343" w14:textId="77777777" w:rsidTr="00A23D18">
        <w:trPr>
          <w:trHeight w:val="228"/>
        </w:trPr>
        <w:tc>
          <w:tcPr>
            <w:tcW w:w="439" w:type="dxa"/>
            <w:tcBorders>
              <w:top w:val="nil"/>
              <w:left w:val="single" w:sz="8" w:space="0" w:color="C1C1C1"/>
              <w:bottom w:val="single" w:sz="8" w:space="0" w:color="C1C1C1"/>
              <w:right w:val="single" w:sz="8" w:space="0" w:color="C1C1C1"/>
            </w:tcBorders>
            <w:shd w:val="clear" w:color="000000" w:fill="EDF2F9"/>
            <w:noWrap/>
            <w:vAlign w:val="center"/>
            <w:hideMark/>
          </w:tcPr>
          <w:p w14:paraId="24B71CF4" w14:textId="77777777" w:rsidR="00C8129E" w:rsidRPr="00D171FA" w:rsidRDefault="00C8129E" w:rsidP="00A23D18">
            <w:pPr>
              <w:jc w:val="right"/>
              <w:rPr>
                <w:rFonts w:ascii="Arial" w:hAnsi="Arial" w:cs="Arial"/>
                <w:b/>
                <w:bCs/>
                <w:color w:val="000000"/>
                <w:szCs w:val="20"/>
              </w:rPr>
            </w:pPr>
            <w:r w:rsidRPr="00D171FA">
              <w:rPr>
                <w:rFonts w:ascii="Arial" w:hAnsi="Arial" w:cs="Arial"/>
                <w:b/>
                <w:bCs/>
                <w:color w:val="000000"/>
                <w:szCs w:val="20"/>
              </w:rPr>
              <w:t>20</w:t>
            </w:r>
          </w:p>
        </w:tc>
        <w:tc>
          <w:tcPr>
            <w:tcW w:w="2184" w:type="dxa"/>
            <w:tcBorders>
              <w:top w:val="nil"/>
              <w:left w:val="nil"/>
              <w:bottom w:val="single" w:sz="8" w:space="0" w:color="C1C1C1"/>
              <w:right w:val="single" w:sz="8" w:space="0" w:color="C1C1C1"/>
            </w:tcBorders>
            <w:shd w:val="clear" w:color="000000" w:fill="FFFFFF"/>
            <w:noWrap/>
            <w:vAlign w:val="center"/>
            <w:hideMark/>
          </w:tcPr>
          <w:p w14:paraId="1FDE9090" w14:textId="77777777" w:rsidR="00C8129E" w:rsidRPr="00D171FA" w:rsidRDefault="00C8129E" w:rsidP="00A23D18">
            <w:pPr>
              <w:rPr>
                <w:rFonts w:ascii="Arial" w:hAnsi="Arial" w:cs="Arial"/>
                <w:color w:val="000000"/>
                <w:szCs w:val="20"/>
              </w:rPr>
            </w:pPr>
            <w:proofErr w:type="spellStart"/>
            <w:r w:rsidRPr="00D171FA">
              <w:rPr>
                <w:rFonts w:ascii="Arial" w:hAnsi="Arial" w:cs="Arial"/>
                <w:color w:val="000000"/>
                <w:szCs w:val="20"/>
              </w:rPr>
              <w:t>total_acc</w:t>
            </w:r>
            <w:proofErr w:type="spellEnd"/>
          </w:p>
        </w:tc>
        <w:tc>
          <w:tcPr>
            <w:tcW w:w="683" w:type="dxa"/>
            <w:tcBorders>
              <w:top w:val="nil"/>
              <w:left w:val="nil"/>
              <w:bottom w:val="single" w:sz="8" w:space="0" w:color="C1C1C1"/>
              <w:right w:val="single" w:sz="8" w:space="0" w:color="C1C1C1"/>
            </w:tcBorders>
            <w:shd w:val="clear" w:color="000000" w:fill="FFFFFF"/>
            <w:noWrap/>
            <w:vAlign w:val="center"/>
            <w:hideMark/>
          </w:tcPr>
          <w:p w14:paraId="385CA893" w14:textId="77777777" w:rsidR="00C8129E" w:rsidRPr="00D171FA" w:rsidRDefault="00C8129E" w:rsidP="00A23D18">
            <w:pPr>
              <w:rPr>
                <w:rFonts w:ascii="Arial" w:hAnsi="Arial" w:cs="Arial"/>
                <w:color w:val="000000"/>
                <w:szCs w:val="20"/>
              </w:rPr>
            </w:pPr>
            <w:r w:rsidRPr="00D171FA">
              <w:rPr>
                <w:rFonts w:ascii="Arial" w:hAnsi="Arial" w:cs="Arial"/>
                <w:color w:val="000000"/>
                <w:szCs w:val="20"/>
              </w:rPr>
              <w:t>Num</w:t>
            </w:r>
          </w:p>
        </w:tc>
        <w:tc>
          <w:tcPr>
            <w:tcW w:w="572" w:type="dxa"/>
            <w:tcBorders>
              <w:top w:val="nil"/>
              <w:left w:val="nil"/>
              <w:bottom w:val="single" w:sz="8" w:space="0" w:color="C1C1C1"/>
              <w:right w:val="single" w:sz="8" w:space="0" w:color="C1C1C1"/>
            </w:tcBorders>
            <w:shd w:val="clear" w:color="000000" w:fill="FFFFFF"/>
            <w:noWrap/>
            <w:vAlign w:val="center"/>
            <w:hideMark/>
          </w:tcPr>
          <w:p w14:paraId="55BBD516" w14:textId="77777777" w:rsidR="00C8129E" w:rsidRPr="00D171FA" w:rsidRDefault="00C8129E" w:rsidP="00A23D18">
            <w:pPr>
              <w:jc w:val="right"/>
              <w:rPr>
                <w:rFonts w:ascii="Arial" w:hAnsi="Arial" w:cs="Arial"/>
                <w:color w:val="000000"/>
                <w:szCs w:val="20"/>
              </w:rPr>
            </w:pPr>
            <w:r w:rsidRPr="00D171FA">
              <w:rPr>
                <w:rFonts w:ascii="Arial" w:hAnsi="Arial" w:cs="Arial"/>
                <w:color w:val="000000"/>
                <w:szCs w:val="20"/>
              </w:rPr>
              <w:t>8</w:t>
            </w:r>
          </w:p>
        </w:tc>
        <w:tc>
          <w:tcPr>
            <w:tcW w:w="1383" w:type="dxa"/>
            <w:tcBorders>
              <w:top w:val="nil"/>
              <w:left w:val="nil"/>
              <w:bottom w:val="single" w:sz="8" w:space="0" w:color="C1C1C1"/>
              <w:right w:val="single" w:sz="8" w:space="0" w:color="C1C1C1"/>
            </w:tcBorders>
            <w:shd w:val="clear" w:color="000000" w:fill="FFFFFF"/>
            <w:noWrap/>
            <w:vAlign w:val="center"/>
            <w:hideMark/>
          </w:tcPr>
          <w:p w14:paraId="21EA83FC" w14:textId="77777777" w:rsidR="00C8129E" w:rsidRPr="00D171FA" w:rsidRDefault="00C8129E" w:rsidP="00A23D18">
            <w:pPr>
              <w:rPr>
                <w:rFonts w:ascii="Arial" w:hAnsi="Arial" w:cs="Arial"/>
                <w:color w:val="000000"/>
                <w:szCs w:val="20"/>
              </w:rPr>
            </w:pPr>
            <w:r w:rsidRPr="00D171FA">
              <w:rPr>
                <w:rFonts w:ascii="Arial" w:hAnsi="Arial" w:cs="Arial"/>
                <w:color w:val="000000"/>
                <w:szCs w:val="20"/>
              </w:rPr>
              <w:t>BEST3.</w:t>
            </w:r>
          </w:p>
        </w:tc>
        <w:tc>
          <w:tcPr>
            <w:tcW w:w="1383" w:type="dxa"/>
            <w:tcBorders>
              <w:top w:val="nil"/>
              <w:left w:val="nil"/>
              <w:bottom w:val="single" w:sz="8" w:space="0" w:color="C1C1C1"/>
              <w:right w:val="single" w:sz="8" w:space="0" w:color="C1C1C1"/>
            </w:tcBorders>
            <w:shd w:val="clear" w:color="000000" w:fill="FFFFFF"/>
            <w:noWrap/>
            <w:vAlign w:val="center"/>
            <w:hideMark/>
          </w:tcPr>
          <w:p w14:paraId="3CD62FF7" w14:textId="77777777" w:rsidR="00C8129E" w:rsidRPr="00D171FA" w:rsidRDefault="00C8129E" w:rsidP="00A23D18">
            <w:pPr>
              <w:rPr>
                <w:rFonts w:ascii="Arial" w:hAnsi="Arial" w:cs="Arial"/>
                <w:color w:val="000000"/>
                <w:szCs w:val="20"/>
              </w:rPr>
            </w:pPr>
            <w:r w:rsidRPr="00D171FA">
              <w:rPr>
                <w:rFonts w:ascii="Arial" w:hAnsi="Arial" w:cs="Arial"/>
                <w:color w:val="000000"/>
                <w:szCs w:val="20"/>
              </w:rPr>
              <w:t>BEST3.</w:t>
            </w:r>
          </w:p>
        </w:tc>
      </w:tr>
      <w:tr w:rsidR="00C8129E" w:rsidRPr="00D171FA" w14:paraId="08A2D8E0" w14:textId="77777777" w:rsidTr="00A23D18">
        <w:trPr>
          <w:trHeight w:val="228"/>
        </w:trPr>
        <w:tc>
          <w:tcPr>
            <w:tcW w:w="439" w:type="dxa"/>
            <w:tcBorders>
              <w:top w:val="nil"/>
              <w:left w:val="single" w:sz="8" w:space="0" w:color="C1C1C1"/>
              <w:bottom w:val="single" w:sz="8" w:space="0" w:color="C1C1C1"/>
              <w:right w:val="single" w:sz="8" w:space="0" w:color="C1C1C1"/>
            </w:tcBorders>
            <w:shd w:val="clear" w:color="000000" w:fill="EDF2F9"/>
            <w:noWrap/>
            <w:vAlign w:val="center"/>
            <w:hideMark/>
          </w:tcPr>
          <w:p w14:paraId="59535E0E" w14:textId="77777777" w:rsidR="00C8129E" w:rsidRPr="00D171FA" w:rsidRDefault="00C8129E" w:rsidP="00A23D18">
            <w:pPr>
              <w:jc w:val="right"/>
              <w:rPr>
                <w:rFonts w:ascii="Arial" w:hAnsi="Arial" w:cs="Arial"/>
                <w:b/>
                <w:bCs/>
                <w:color w:val="000000"/>
                <w:szCs w:val="20"/>
              </w:rPr>
            </w:pPr>
            <w:r w:rsidRPr="00D171FA">
              <w:rPr>
                <w:rFonts w:ascii="Arial" w:hAnsi="Arial" w:cs="Arial"/>
                <w:b/>
                <w:bCs/>
                <w:color w:val="000000"/>
                <w:szCs w:val="20"/>
              </w:rPr>
              <w:t>21</w:t>
            </w:r>
          </w:p>
        </w:tc>
        <w:tc>
          <w:tcPr>
            <w:tcW w:w="2184" w:type="dxa"/>
            <w:tcBorders>
              <w:top w:val="nil"/>
              <w:left w:val="nil"/>
              <w:bottom w:val="single" w:sz="8" w:space="0" w:color="C1C1C1"/>
              <w:right w:val="single" w:sz="8" w:space="0" w:color="C1C1C1"/>
            </w:tcBorders>
            <w:shd w:val="clear" w:color="000000" w:fill="FFFFFF"/>
            <w:noWrap/>
            <w:vAlign w:val="center"/>
            <w:hideMark/>
          </w:tcPr>
          <w:p w14:paraId="6E4C1DB8" w14:textId="77777777" w:rsidR="00C8129E" w:rsidRPr="00D171FA" w:rsidRDefault="00C8129E" w:rsidP="00A23D18">
            <w:pPr>
              <w:rPr>
                <w:rFonts w:ascii="Arial" w:hAnsi="Arial" w:cs="Arial"/>
                <w:color w:val="000000"/>
                <w:szCs w:val="20"/>
              </w:rPr>
            </w:pPr>
            <w:proofErr w:type="spellStart"/>
            <w:r w:rsidRPr="00D171FA">
              <w:rPr>
                <w:rFonts w:ascii="Arial" w:hAnsi="Arial" w:cs="Arial"/>
                <w:color w:val="000000"/>
                <w:szCs w:val="20"/>
              </w:rPr>
              <w:t>application_type</w:t>
            </w:r>
            <w:proofErr w:type="spellEnd"/>
          </w:p>
        </w:tc>
        <w:tc>
          <w:tcPr>
            <w:tcW w:w="683" w:type="dxa"/>
            <w:tcBorders>
              <w:top w:val="nil"/>
              <w:left w:val="nil"/>
              <w:bottom w:val="single" w:sz="8" w:space="0" w:color="C1C1C1"/>
              <w:right w:val="single" w:sz="8" w:space="0" w:color="C1C1C1"/>
            </w:tcBorders>
            <w:shd w:val="clear" w:color="000000" w:fill="FFFFFF"/>
            <w:noWrap/>
            <w:vAlign w:val="center"/>
            <w:hideMark/>
          </w:tcPr>
          <w:p w14:paraId="791D057D" w14:textId="77777777" w:rsidR="00C8129E" w:rsidRPr="00D171FA" w:rsidRDefault="00C8129E" w:rsidP="00A23D18">
            <w:pPr>
              <w:rPr>
                <w:rFonts w:ascii="Arial" w:hAnsi="Arial" w:cs="Arial"/>
                <w:color w:val="000000"/>
                <w:szCs w:val="20"/>
              </w:rPr>
            </w:pPr>
            <w:r w:rsidRPr="00D171FA">
              <w:rPr>
                <w:rFonts w:ascii="Arial" w:hAnsi="Arial" w:cs="Arial"/>
                <w:color w:val="000000"/>
                <w:szCs w:val="20"/>
              </w:rPr>
              <w:t>Char</w:t>
            </w:r>
          </w:p>
        </w:tc>
        <w:tc>
          <w:tcPr>
            <w:tcW w:w="572" w:type="dxa"/>
            <w:tcBorders>
              <w:top w:val="nil"/>
              <w:left w:val="nil"/>
              <w:bottom w:val="single" w:sz="8" w:space="0" w:color="C1C1C1"/>
              <w:right w:val="single" w:sz="8" w:space="0" w:color="C1C1C1"/>
            </w:tcBorders>
            <w:shd w:val="clear" w:color="000000" w:fill="FFFFFF"/>
            <w:noWrap/>
            <w:vAlign w:val="center"/>
            <w:hideMark/>
          </w:tcPr>
          <w:p w14:paraId="6968911B" w14:textId="77777777" w:rsidR="00C8129E" w:rsidRPr="00D171FA" w:rsidRDefault="00C8129E" w:rsidP="00A23D18">
            <w:pPr>
              <w:jc w:val="right"/>
              <w:rPr>
                <w:rFonts w:ascii="Arial" w:hAnsi="Arial" w:cs="Arial"/>
                <w:color w:val="000000"/>
                <w:szCs w:val="20"/>
              </w:rPr>
            </w:pPr>
            <w:r w:rsidRPr="00D171FA">
              <w:rPr>
                <w:rFonts w:ascii="Arial" w:hAnsi="Arial" w:cs="Arial"/>
                <w:color w:val="000000"/>
                <w:szCs w:val="20"/>
              </w:rPr>
              <w:t>10</w:t>
            </w:r>
          </w:p>
        </w:tc>
        <w:tc>
          <w:tcPr>
            <w:tcW w:w="1383" w:type="dxa"/>
            <w:tcBorders>
              <w:top w:val="nil"/>
              <w:left w:val="nil"/>
              <w:bottom w:val="single" w:sz="8" w:space="0" w:color="C1C1C1"/>
              <w:right w:val="single" w:sz="8" w:space="0" w:color="C1C1C1"/>
            </w:tcBorders>
            <w:shd w:val="clear" w:color="000000" w:fill="FFFFFF"/>
            <w:noWrap/>
            <w:vAlign w:val="center"/>
            <w:hideMark/>
          </w:tcPr>
          <w:p w14:paraId="6B93AD05" w14:textId="77777777" w:rsidR="00C8129E" w:rsidRPr="00D171FA" w:rsidRDefault="00C8129E" w:rsidP="00A23D18">
            <w:pPr>
              <w:rPr>
                <w:rFonts w:ascii="Arial" w:hAnsi="Arial" w:cs="Arial"/>
                <w:color w:val="000000"/>
                <w:szCs w:val="20"/>
              </w:rPr>
            </w:pPr>
            <w:r w:rsidRPr="00D171FA">
              <w:rPr>
                <w:rFonts w:ascii="Arial" w:hAnsi="Arial" w:cs="Arial"/>
                <w:color w:val="000000"/>
                <w:szCs w:val="20"/>
              </w:rPr>
              <w:t>$CHAR10.</w:t>
            </w:r>
          </w:p>
        </w:tc>
        <w:tc>
          <w:tcPr>
            <w:tcW w:w="1383" w:type="dxa"/>
            <w:tcBorders>
              <w:top w:val="nil"/>
              <w:left w:val="nil"/>
              <w:bottom w:val="single" w:sz="8" w:space="0" w:color="C1C1C1"/>
              <w:right w:val="single" w:sz="8" w:space="0" w:color="C1C1C1"/>
            </w:tcBorders>
            <w:shd w:val="clear" w:color="000000" w:fill="FFFFFF"/>
            <w:noWrap/>
            <w:vAlign w:val="center"/>
            <w:hideMark/>
          </w:tcPr>
          <w:p w14:paraId="1B618E75" w14:textId="77777777" w:rsidR="00C8129E" w:rsidRPr="00D171FA" w:rsidRDefault="00C8129E" w:rsidP="00A23D18">
            <w:pPr>
              <w:rPr>
                <w:rFonts w:ascii="Arial" w:hAnsi="Arial" w:cs="Arial"/>
                <w:color w:val="000000"/>
                <w:szCs w:val="20"/>
              </w:rPr>
            </w:pPr>
            <w:r w:rsidRPr="00D171FA">
              <w:rPr>
                <w:rFonts w:ascii="Arial" w:hAnsi="Arial" w:cs="Arial"/>
                <w:color w:val="000000"/>
                <w:szCs w:val="20"/>
              </w:rPr>
              <w:t>$CHAR10.</w:t>
            </w:r>
          </w:p>
        </w:tc>
      </w:tr>
      <w:tr w:rsidR="00C8129E" w:rsidRPr="00D171FA" w14:paraId="783A00EB" w14:textId="77777777" w:rsidTr="00A23D18">
        <w:trPr>
          <w:trHeight w:val="228"/>
        </w:trPr>
        <w:tc>
          <w:tcPr>
            <w:tcW w:w="439" w:type="dxa"/>
            <w:tcBorders>
              <w:top w:val="nil"/>
              <w:left w:val="single" w:sz="8" w:space="0" w:color="C1C1C1"/>
              <w:bottom w:val="single" w:sz="8" w:space="0" w:color="C1C1C1"/>
              <w:right w:val="single" w:sz="8" w:space="0" w:color="C1C1C1"/>
            </w:tcBorders>
            <w:shd w:val="clear" w:color="000000" w:fill="EDF2F9"/>
            <w:noWrap/>
            <w:vAlign w:val="center"/>
            <w:hideMark/>
          </w:tcPr>
          <w:p w14:paraId="6A66CFF5" w14:textId="77777777" w:rsidR="00C8129E" w:rsidRPr="00D171FA" w:rsidRDefault="00C8129E" w:rsidP="00A23D18">
            <w:pPr>
              <w:jc w:val="right"/>
              <w:rPr>
                <w:rFonts w:ascii="Arial" w:hAnsi="Arial" w:cs="Arial"/>
                <w:b/>
                <w:bCs/>
                <w:color w:val="000000"/>
                <w:szCs w:val="20"/>
              </w:rPr>
            </w:pPr>
            <w:r w:rsidRPr="00D171FA">
              <w:rPr>
                <w:rFonts w:ascii="Arial" w:hAnsi="Arial" w:cs="Arial"/>
                <w:b/>
                <w:bCs/>
                <w:color w:val="000000"/>
                <w:szCs w:val="20"/>
              </w:rPr>
              <w:t>22</w:t>
            </w:r>
          </w:p>
        </w:tc>
        <w:tc>
          <w:tcPr>
            <w:tcW w:w="2184" w:type="dxa"/>
            <w:tcBorders>
              <w:top w:val="nil"/>
              <w:left w:val="nil"/>
              <w:bottom w:val="single" w:sz="8" w:space="0" w:color="C1C1C1"/>
              <w:right w:val="single" w:sz="8" w:space="0" w:color="C1C1C1"/>
            </w:tcBorders>
            <w:shd w:val="clear" w:color="000000" w:fill="FFFFFF"/>
            <w:noWrap/>
            <w:vAlign w:val="center"/>
            <w:hideMark/>
          </w:tcPr>
          <w:p w14:paraId="0544C7E5" w14:textId="77777777" w:rsidR="00C8129E" w:rsidRPr="00D171FA" w:rsidRDefault="00C8129E" w:rsidP="00A23D18">
            <w:pPr>
              <w:rPr>
                <w:rFonts w:ascii="Arial" w:hAnsi="Arial" w:cs="Arial"/>
                <w:color w:val="000000"/>
                <w:szCs w:val="20"/>
              </w:rPr>
            </w:pPr>
            <w:proofErr w:type="spellStart"/>
            <w:r w:rsidRPr="00D171FA">
              <w:rPr>
                <w:rFonts w:ascii="Arial" w:hAnsi="Arial" w:cs="Arial"/>
                <w:color w:val="000000"/>
                <w:szCs w:val="20"/>
              </w:rPr>
              <w:t>mort_acc</w:t>
            </w:r>
            <w:proofErr w:type="spellEnd"/>
          </w:p>
        </w:tc>
        <w:tc>
          <w:tcPr>
            <w:tcW w:w="683" w:type="dxa"/>
            <w:tcBorders>
              <w:top w:val="nil"/>
              <w:left w:val="nil"/>
              <w:bottom w:val="single" w:sz="8" w:space="0" w:color="C1C1C1"/>
              <w:right w:val="single" w:sz="8" w:space="0" w:color="C1C1C1"/>
            </w:tcBorders>
            <w:shd w:val="clear" w:color="000000" w:fill="FFFFFF"/>
            <w:noWrap/>
            <w:vAlign w:val="center"/>
            <w:hideMark/>
          </w:tcPr>
          <w:p w14:paraId="3AB54028" w14:textId="77777777" w:rsidR="00C8129E" w:rsidRPr="00D171FA" w:rsidRDefault="00C8129E" w:rsidP="00A23D18">
            <w:pPr>
              <w:rPr>
                <w:rFonts w:ascii="Arial" w:hAnsi="Arial" w:cs="Arial"/>
                <w:color w:val="000000"/>
                <w:szCs w:val="20"/>
              </w:rPr>
            </w:pPr>
            <w:r w:rsidRPr="00D171FA">
              <w:rPr>
                <w:rFonts w:ascii="Arial" w:hAnsi="Arial" w:cs="Arial"/>
                <w:color w:val="000000"/>
                <w:szCs w:val="20"/>
              </w:rPr>
              <w:t>Num</w:t>
            </w:r>
          </w:p>
        </w:tc>
        <w:tc>
          <w:tcPr>
            <w:tcW w:w="572" w:type="dxa"/>
            <w:tcBorders>
              <w:top w:val="nil"/>
              <w:left w:val="nil"/>
              <w:bottom w:val="single" w:sz="8" w:space="0" w:color="C1C1C1"/>
              <w:right w:val="single" w:sz="8" w:space="0" w:color="C1C1C1"/>
            </w:tcBorders>
            <w:shd w:val="clear" w:color="000000" w:fill="FFFFFF"/>
            <w:noWrap/>
            <w:vAlign w:val="center"/>
            <w:hideMark/>
          </w:tcPr>
          <w:p w14:paraId="566B1F90" w14:textId="77777777" w:rsidR="00C8129E" w:rsidRPr="00D171FA" w:rsidRDefault="00C8129E" w:rsidP="00A23D18">
            <w:pPr>
              <w:jc w:val="right"/>
              <w:rPr>
                <w:rFonts w:ascii="Arial" w:hAnsi="Arial" w:cs="Arial"/>
                <w:color w:val="000000"/>
                <w:szCs w:val="20"/>
              </w:rPr>
            </w:pPr>
            <w:r w:rsidRPr="00D171FA">
              <w:rPr>
                <w:rFonts w:ascii="Arial" w:hAnsi="Arial" w:cs="Arial"/>
                <w:color w:val="000000"/>
                <w:szCs w:val="20"/>
              </w:rPr>
              <w:t>8</w:t>
            </w:r>
          </w:p>
        </w:tc>
        <w:tc>
          <w:tcPr>
            <w:tcW w:w="1383" w:type="dxa"/>
            <w:tcBorders>
              <w:top w:val="nil"/>
              <w:left w:val="nil"/>
              <w:bottom w:val="single" w:sz="8" w:space="0" w:color="C1C1C1"/>
              <w:right w:val="single" w:sz="8" w:space="0" w:color="C1C1C1"/>
            </w:tcBorders>
            <w:shd w:val="clear" w:color="000000" w:fill="FFFFFF"/>
            <w:noWrap/>
            <w:vAlign w:val="center"/>
            <w:hideMark/>
          </w:tcPr>
          <w:p w14:paraId="66A6B9C4" w14:textId="77777777" w:rsidR="00C8129E" w:rsidRPr="00D171FA" w:rsidRDefault="00C8129E" w:rsidP="00A23D18">
            <w:pPr>
              <w:rPr>
                <w:rFonts w:ascii="Arial" w:hAnsi="Arial" w:cs="Arial"/>
                <w:color w:val="000000"/>
                <w:szCs w:val="20"/>
              </w:rPr>
            </w:pPr>
            <w:r w:rsidRPr="00D171FA">
              <w:rPr>
                <w:rFonts w:ascii="Arial" w:hAnsi="Arial" w:cs="Arial"/>
                <w:color w:val="000000"/>
                <w:szCs w:val="20"/>
              </w:rPr>
              <w:t>BEST2.</w:t>
            </w:r>
          </w:p>
        </w:tc>
        <w:tc>
          <w:tcPr>
            <w:tcW w:w="1383" w:type="dxa"/>
            <w:tcBorders>
              <w:top w:val="nil"/>
              <w:left w:val="nil"/>
              <w:bottom w:val="single" w:sz="8" w:space="0" w:color="C1C1C1"/>
              <w:right w:val="single" w:sz="8" w:space="0" w:color="C1C1C1"/>
            </w:tcBorders>
            <w:shd w:val="clear" w:color="000000" w:fill="FFFFFF"/>
            <w:noWrap/>
            <w:vAlign w:val="center"/>
            <w:hideMark/>
          </w:tcPr>
          <w:p w14:paraId="253187F8" w14:textId="77777777" w:rsidR="00C8129E" w:rsidRPr="00D171FA" w:rsidRDefault="00C8129E" w:rsidP="00A23D18">
            <w:pPr>
              <w:rPr>
                <w:rFonts w:ascii="Arial" w:hAnsi="Arial" w:cs="Arial"/>
                <w:color w:val="000000"/>
                <w:szCs w:val="20"/>
              </w:rPr>
            </w:pPr>
            <w:r w:rsidRPr="00D171FA">
              <w:rPr>
                <w:rFonts w:ascii="Arial" w:hAnsi="Arial" w:cs="Arial"/>
                <w:color w:val="000000"/>
                <w:szCs w:val="20"/>
              </w:rPr>
              <w:t>BEST2.</w:t>
            </w:r>
          </w:p>
        </w:tc>
      </w:tr>
      <w:tr w:rsidR="00C8129E" w:rsidRPr="00D171FA" w14:paraId="53C21A4C" w14:textId="77777777" w:rsidTr="00A23D18">
        <w:trPr>
          <w:trHeight w:val="228"/>
        </w:trPr>
        <w:tc>
          <w:tcPr>
            <w:tcW w:w="439" w:type="dxa"/>
            <w:tcBorders>
              <w:top w:val="nil"/>
              <w:left w:val="single" w:sz="8" w:space="0" w:color="C1C1C1"/>
              <w:bottom w:val="single" w:sz="8" w:space="0" w:color="C1C1C1"/>
              <w:right w:val="single" w:sz="8" w:space="0" w:color="C1C1C1"/>
            </w:tcBorders>
            <w:shd w:val="clear" w:color="000000" w:fill="EDF2F9"/>
            <w:noWrap/>
            <w:vAlign w:val="center"/>
            <w:hideMark/>
          </w:tcPr>
          <w:p w14:paraId="644230AE" w14:textId="77777777" w:rsidR="00C8129E" w:rsidRPr="00D171FA" w:rsidRDefault="00C8129E" w:rsidP="00A23D18">
            <w:pPr>
              <w:jc w:val="right"/>
              <w:rPr>
                <w:rFonts w:ascii="Arial" w:hAnsi="Arial" w:cs="Arial"/>
                <w:b/>
                <w:bCs/>
                <w:color w:val="000000"/>
                <w:szCs w:val="20"/>
              </w:rPr>
            </w:pPr>
            <w:r w:rsidRPr="00D171FA">
              <w:rPr>
                <w:rFonts w:ascii="Arial" w:hAnsi="Arial" w:cs="Arial"/>
                <w:b/>
                <w:bCs/>
                <w:color w:val="000000"/>
                <w:szCs w:val="20"/>
              </w:rPr>
              <w:t>23</w:t>
            </w:r>
          </w:p>
        </w:tc>
        <w:tc>
          <w:tcPr>
            <w:tcW w:w="2184" w:type="dxa"/>
            <w:tcBorders>
              <w:top w:val="nil"/>
              <w:left w:val="nil"/>
              <w:bottom w:val="single" w:sz="8" w:space="0" w:color="C1C1C1"/>
              <w:right w:val="single" w:sz="8" w:space="0" w:color="C1C1C1"/>
            </w:tcBorders>
            <w:shd w:val="clear" w:color="000000" w:fill="FFFFFF"/>
            <w:noWrap/>
            <w:vAlign w:val="center"/>
            <w:hideMark/>
          </w:tcPr>
          <w:p w14:paraId="5A52600C" w14:textId="77777777" w:rsidR="00C8129E" w:rsidRPr="00D171FA" w:rsidRDefault="00C8129E" w:rsidP="00A23D18">
            <w:pPr>
              <w:rPr>
                <w:rFonts w:ascii="Arial" w:hAnsi="Arial" w:cs="Arial"/>
                <w:color w:val="000000"/>
                <w:szCs w:val="20"/>
              </w:rPr>
            </w:pPr>
            <w:proofErr w:type="spellStart"/>
            <w:r w:rsidRPr="00D171FA">
              <w:rPr>
                <w:rFonts w:ascii="Arial" w:hAnsi="Arial" w:cs="Arial"/>
                <w:color w:val="000000"/>
                <w:szCs w:val="20"/>
              </w:rPr>
              <w:t>pub_rec_bankruptcies</w:t>
            </w:r>
            <w:proofErr w:type="spellEnd"/>
          </w:p>
        </w:tc>
        <w:tc>
          <w:tcPr>
            <w:tcW w:w="683" w:type="dxa"/>
            <w:tcBorders>
              <w:top w:val="nil"/>
              <w:left w:val="nil"/>
              <w:bottom w:val="single" w:sz="8" w:space="0" w:color="C1C1C1"/>
              <w:right w:val="single" w:sz="8" w:space="0" w:color="C1C1C1"/>
            </w:tcBorders>
            <w:shd w:val="clear" w:color="000000" w:fill="FFFFFF"/>
            <w:noWrap/>
            <w:vAlign w:val="center"/>
            <w:hideMark/>
          </w:tcPr>
          <w:p w14:paraId="253B8839" w14:textId="77777777" w:rsidR="00C8129E" w:rsidRPr="00D171FA" w:rsidRDefault="00C8129E" w:rsidP="00A23D18">
            <w:pPr>
              <w:rPr>
                <w:rFonts w:ascii="Arial" w:hAnsi="Arial" w:cs="Arial"/>
                <w:color w:val="000000"/>
                <w:szCs w:val="20"/>
              </w:rPr>
            </w:pPr>
            <w:r w:rsidRPr="00D171FA">
              <w:rPr>
                <w:rFonts w:ascii="Arial" w:hAnsi="Arial" w:cs="Arial"/>
                <w:color w:val="000000"/>
                <w:szCs w:val="20"/>
              </w:rPr>
              <w:t>Num</w:t>
            </w:r>
          </w:p>
        </w:tc>
        <w:tc>
          <w:tcPr>
            <w:tcW w:w="572" w:type="dxa"/>
            <w:tcBorders>
              <w:top w:val="nil"/>
              <w:left w:val="nil"/>
              <w:bottom w:val="single" w:sz="8" w:space="0" w:color="C1C1C1"/>
              <w:right w:val="single" w:sz="8" w:space="0" w:color="C1C1C1"/>
            </w:tcBorders>
            <w:shd w:val="clear" w:color="000000" w:fill="FFFFFF"/>
            <w:noWrap/>
            <w:vAlign w:val="center"/>
            <w:hideMark/>
          </w:tcPr>
          <w:p w14:paraId="77E5C0B4" w14:textId="77777777" w:rsidR="00C8129E" w:rsidRPr="00D171FA" w:rsidRDefault="00C8129E" w:rsidP="00A23D18">
            <w:pPr>
              <w:jc w:val="right"/>
              <w:rPr>
                <w:rFonts w:ascii="Arial" w:hAnsi="Arial" w:cs="Arial"/>
                <w:color w:val="000000"/>
                <w:szCs w:val="20"/>
              </w:rPr>
            </w:pPr>
            <w:r w:rsidRPr="00D171FA">
              <w:rPr>
                <w:rFonts w:ascii="Arial" w:hAnsi="Arial" w:cs="Arial"/>
                <w:color w:val="000000"/>
                <w:szCs w:val="20"/>
              </w:rPr>
              <w:t>8</w:t>
            </w:r>
          </w:p>
        </w:tc>
        <w:tc>
          <w:tcPr>
            <w:tcW w:w="1383" w:type="dxa"/>
            <w:tcBorders>
              <w:top w:val="nil"/>
              <w:left w:val="nil"/>
              <w:bottom w:val="single" w:sz="8" w:space="0" w:color="C1C1C1"/>
              <w:right w:val="single" w:sz="8" w:space="0" w:color="C1C1C1"/>
            </w:tcBorders>
            <w:shd w:val="clear" w:color="000000" w:fill="FFFFFF"/>
            <w:noWrap/>
            <w:vAlign w:val="center"/>
            <w:hideMark/>
          </w:tcPr>
          <w:p w14:paraId="441EBCF7" w14:textId="77777777" w:rsidR="00C8129E" w:rsidRPr="00D171FA" w:rsidRDefault="00C8129E" w:rsidP="00A23D18">
            <w:pPr>
              <w:rPr>
                <w:rFonts w:ascii="Arial" w:hAnsi="Arial" w:cs="Arial"/>
                <w:color w:val="000000"/>
                <w:szCs w:val="20"/>
              </w:rPr>
            </w:pPr>
            <w:r w:rsidRPr="00D171FA">
              <w:rPr>
                <w:rFonts w:ascii="Arial" w:hAnsi="Arial" w:cs="Arial"/>
                <w:color w:val="000000"/>
                <w:szCs w:val="20"/>
              </w:rPr>
              <w:t>BEST1.</w:t>
            </w:r>
          </w:p>
        </w:tc>
        <w:tc>
          <w:tcPr>
            <w:tcW w:w="1383" w:type="dxa"/>
            <w:tcBorders>
              <w:top w:val="nil"/>
              <w:left w:val="nil"/>
              <w:bottom w:val="single" w:sz="8" w:space="0" w:color="C1C1C1"/>
              <w:right w:val="single" w:sz="8" w:space="0" w:color="C1C1C1"/>
            </w:tcBorders>
            <w:shd w:val="clear" w:color="000000" w:fill="FFFFFF"/>
            <w:noWrap/>
            <w:vAlign w:val="center"/>
            <w:hideMark/>
          </w:tcPr>
          <w:p w14:paraId="6A442812" w14:textId="77777777" w:rsidR="00C8129E" w:rsidRPr="00D171FA" w:rsidRDefault="00C8129E" w:rsidP="00A23D18">
            <w:pPr>
              <w:rPr>
                <w:rFonts w:ascii="Arial" w:hAnsi="Arial" w:cs="Arial"/>
                <w:color w:val="000000"/>
                <w:szCs w:val="20"/>
              </w:rPr>
            </w:pPr>
            <w:r w:rsidRPr="00D171FA">
              <w:rPr>
                <w:rFonts w:ascii="Arial" w:hAnsi="Arial" w:cs="Arial"/>
                <w:color w:val="000000"/>
                <w:szCs w:val="20"/>
              </w:rPr>
              <w:t>BEST1.</w:t>
            </w:r>
          </w:p>
        </w:tc>
      </w:tr>
      <w:tr w:rsidR="00C8129E" w:rsidRPr="00D171FA" w14:paraId="5D0BD8F0" w14:textId="77777777" w:rsidTr="00A23D18">
        <w:trPr>
          <w:trHeight w:val="228"/>
        </w:trPr>
        <w:tc>
          <w:tcPr>
            <w:tcW w:w="439" w:type="dxa"/>
            <w:tcBorders>
              <w:top w:val="nil"/>
              <w:left w:val="single" w:sz="8" w:space="0" w:color="C1C1C1"/>
              <w:bottom w:val="single" w:sz="8" w:space="0" w:color="C1C1C1"/>
              <w:right w:val="single" w:sz="8" w:space="0" w:color="C1C1C1"/>
            </w:tcBorders>
            <w:shd w:val="clear" w:color="000000" w:fill="EDF2F9"/>
            <w:noWrap/>
            <w:vAlign w:val="center"/>
            <w:hideMark/>
          </w:tcPr>
          <w:p w14:paraId="5877B4B1" w14:textId="77777777" w:rsidR="00C8129E" w:rsidRPr="00D171FA" w:rsidRDefault="00C8129E" w:rsidP="00A23D18">
            <w:pPr>
              <w:jc w:val="right"/>
              <w:rPr>
                <w:rFonts w:ascii="Arial" w:hAnsi="Arial" w:cs="Arial"/>
                <w:b/>
                <w:bCs/>
                <w:color w:val="000000"/>
                <w:szCs w:val="20"/>
              </w:rPr>
            </w:pPr>
            <w:r w:rsidRPr="00D171FA">
              <w:rPr>
                <w:rFonts w:ascii="Arial" w:hAnsi="Arial" w:cs="Arial"/>
                <w:b/>
                <w:bCs/>
                <w:color w:val="000000"/>
                <w:szCs w:val="20"/>
              </w:rPr>
              <w:t>24</w:t>
            </w:r>
          </w:p>
        </w:tc>
        <w:tc>
          <w:tcPr>
            <w:tcW w:w="2184" w:type="dxa"/>
            <w:tcBorders>
              <w:top w:val="nil"/>
              <w:left w:val="nil"/>
              <w:bottom w:val="single" w:sz="8" w:space="0" w:color="C1C1C1"/>
              <w:right w:val="single" w:sz="8" w:space="0" w:color="C1C1C1"/>
            </w:tcBorders>
            <w:shd w:val="clear" w:color="000000" w:fill="FFFF00"/>
            <w:noWrap/>
            <w:vAlign w:val="center"/>
            <w:hideMark/>
          </w:tcPr>
          <w:p w14:paraId="035BD767" w14:textId="77777777" w:rsidR="00C8129E" w:rsidRPr="007205DB" w:rsidRDefault="00C8129E" w:rsidP="00A23D18">
            <w:pPr>
              <w:rPr>
                <w:rFonts w:ascii="Arial" w:hAnsi="Arial" w:cs="Arial"/>
                <w:b/>
                <w:color w:val="000000"/>
                <w:szCs w:val="20"/>
              </w:rPr>
            </w:pPr>
            <w:r w:rsidRPr="007205DB">
              <w:rPr>
                <w:rFonts w:ascii="Arial" w:hAnsi="Arial" w:cs="Arial"/>
                <w:b/>
                <w:color w:val="000000"/>
                <w:szCs w:val="20"/>
              </w:rPr>
              <w:t>bad</w:t>
            </w:r>
          </w:p>
        </w:tc>
        <w:tc>
          <w:tcPr>
            <w:tcW w:w="683" w:type="dxa"/>
            <w:tcBorders>
              <w:top w:val="nil"/>
              <w:left w:val="nil"/>
              <w:bottom w:val="single" w:sz="8" w:space="0" w:color="C1C1C1"/>
              <w:right w:val="single" w:sz="8" w:space="0" w:color="C1C1C1"/>
            </w:tcBorders>
            <w:shd w:val="clear" w:color="000000" w:fill="FFFF00"/>
            <w:noWrap/>
            <w:vAlign w:val="center"/>
            <w:hideMark/>
          </w:tcPr>
          <w:p w14:paraId="75632983" w14:textId="77777777" w:rsidR="00C8129E" w:rsidRPr="00D171FA" w:rsidRDefault="00C8129E" w:rsidP="00A23D18">
            <w:pPr>
              <w:rPr>
                <w:rFonts w:ascii="Arial" w:hAnsi="Arial" w:cs="Arial"/>
                <w:color w:val="000000"/>
                <w:szCs w:val="20"/>
              </w:rPr>
            </w:pPr>
            <w:r w:rsidRPr="00D171FA">
              <w:rPr>
                <w:rFonts w:ascii="Arial" w:hAnsi="Arial" w:cs="Arial"/>
                <w:color w:val="000000"/>
                <w:szCs w:val="20"/>
              </w:rPr>
              <w:t>Num</w:t>
            </w:r>
          </w:p>
        </w:tc>
        <w:tc>
          <w:tcPr>
            <w:tcW w:w="572" w:type="dxa"/>
            <w:tcBorders>
              <w:top w:val="nil"/>
              <w:left w:val="nil"/>
              <w:bottom w:val="single" w:sz="8" w:space="0" w:color="C1C1C1"/>
              <w:right w:val="single" w:sz="8" w:space="0" w:color="C1C1C1"/>
            </w:tcBorders>
            <w:shd w:val="clear" w:color="000000" w:fill="FFFF00"/>
            <w:noWrap/>
            <w:vAlign w:val="center"/>
            <w:hideMark/>
          </w:tcPr>
          <w:p w14:paraId="783C6F09" w14:textId="77777777" w:rsidR="00C8129E" w:rsidRPr="00D171FA" w:rsidRDefault="00C8129E" w:rsidP="00A23D18">
            <w:pPr>
              <w:jc w:val="right"/>
              <w:rPr>
                <w:rFonts w:ascii="Arial" w:hAnsi="Arial" w:cs="Arial"/>
                <w:color w:val="000000"/>
                <w:szCs w:val="20"/>
              </w:rPr>
            </w:pPr>
            <w:r w:rsidRPr="00D171FA">
              <w:rPr>
                <w:rFonts w:ascii="Arial" w:hAnsi="Arial" w:cs="Arial"/>
                <w:color w:val="000000"/>
                <w:szCs w:val="20"/>
              </w:rPr>
              <w:t>8</w:t>
            </w:r>
          </w:p>
        </w:tc>
        <w:tc>
          <w:tcPr>
            <w:tcW w:w="1383" w:type="dxa"/>
            <w:tcBorders>
              <w:top w:val="nil"/>
              <w:left w:val="nil"/>
              <w:bottom w:val="single" w:sz="8" w:space="0" w:color="C1C1C1"/>
              <w:right w:val="single" w:sz="8" w:space="0" w:color="C1C1C1"/>
            </w:tcBorders>
            <w:shd w:val="clear" w:color="000000" w:fill="FFFF00"/>
            <w:noWrap/>
            <w:vAlign w:val="center"/>
            <w:hideMark/>
          </w:tcPr>
          <w:p w14:paraId="417CB490" w14:textId="77777777" w:rsidR="00C8129E" w:rsidRPr="00D171FA" w:rsidRDefault="00C8129E" w:rsidP="00A23D18">
            <w:pPr>
              <w:rPr>
                <w:rFonts w:ascii="Arial" w:hAnsi="Arial" w:cs="Arial"/>
                <w:color w:val="000000"/>
                <w:szCs w:val="20"/>
              </w:rPr>
            </w:pPr>
            <w:r w:rsidRPr="00D171FA">
              <w:rPr>
                <w:rFonts w:ascii="Arial" w:hAnsi="Arial" w:cs="Arial"/>
                <w:color w:val="000000"/>
                <w:szCs w:val="20"/>
              </w:rPr>
              <w:t> </w:t>
            </w:r>
          </w:p>
        </w:tc>
        <w:tc>
          <w:tcPr>
            <w:tcW w:w="1383" w:type="dxa"/>
            <w:tcBorders>
              <w:top w:val="nil"/>
              <w:left w:val="nil"/>
              <w:bottom w:val="single" w:sz="8" w:space="0" w:color="C1C1C1"/>
              <w:right w:val="single" w:sz="8" w:space="0" w:color="C1C1C1"/>
            </w:tcBorders>
            <w:shd w:val="clear" w:color="000000" w:fill="FFFF00"/>
            <w:noWrap/>
            <w:vAlign w:val="center"/>
            <w:hideMark/>
          </w:tcPr>
          <w:p w14:paraId="6827E1BC" w14:textId="77777777" w:rsidR="00C8129E" w:rsidRPr="00D171FA" w:rsidRDefault="00C8129E" w:rsidP="00A23D18">
            <w:pPr>
              <w:rPr>
                <w:rFonts w:ascii="Arial" w:hAnsi="Arial" w:cs="Arial"/>
                <w:color w:val="000000"/>
                <w:szCs w:val="20"/>
              </w:rPr>
            </w:pPr>
            <w:r w:rsidRPr="00D171FA">
              <w:rPr>
                <w:rFonts w:ascii="Arial" w:hAnsi="Arial" w:cs="Arial"/>
                <w:color w:val="000000"/>
                <w:szCs w:val="20"/>
              </w:rPr>
              <w:t> </w:t>
            </w:r>
          </w:p>
        </w:tc>
      </w:tr>
    </w:tbl>
    <w:p w14:paraId="2A8E61C1" w14:textId="77777777" w:rsidR="00C8129E" w:rsidRDefault="00C8129E" w:rsidP="00C8129E">
      <w:pPr>
        <w:pStyle w:val="ABodyCopy"/>
        <w:spacing w:after="0"/>
        <w:ind w:left="0"/>
        <w:rPr>
          <w:rFonts w:asciiTheme="minorHAnsi" w:hAnsiTheme="minorHAnsi"/>
          <w:sz w:val="22"/>
          <w:szCs w:val="22"/>
        </w:rPr>
      </w:pPr>
    </w:p>
    <w:p w14:paraId="3348F88A" w14:textId="77777777" w:rsidR="00C8129E" w:rsidRDefault="00C8129E" w:rsidP="00C8129E">
      <w:pPr>
        <w:pStyle w:val="ABodyCopy"/>
        <w:spacing w:after="0"/>
        <w:ind w:left="0"/>
        <w:rPr>
          <w:rFonts w:asciiTheme="minorHAnsi" w:hAnsiTheme="minorHAnsi"/>
          <w:sz w:val="22"/>
          <w:szCs w:val="22"/>
        </w:rPr>
      </w:pPr>
    </w:p>
    <w:p w14:paraId="11738E4B" w14:textId="77777777" w:rsidR="00C8129E" w:rsidRDefault="00C8129E" w:rsidP="00C8129E">
      <w:pPr>
        <w:pStyle w:val="Heading1"/>
      </w:pPr>
      <w:bookmarkStart w:id="43" w:name="_Toc174889553"/>
      <w:r>
        <w:t>Exploratory Data Analysis (EDA)</w:t>
      </w:r>
      <w:bookmarkEnd w:id="43"/>
    </w:p>
    <w:p w14:paraId="192683A7" w14:textId="77777777" w:rsidR="00C8129E" w:rsidRDefault="00C8129E" w:rsidP="00C8129E">
      <w:pPr>
        <w:pStyle w:val="ABodyCopy"/>
        <w:spacing w:after="0"/>
        <w:ind w:left="0"/>
        <w:rPr>
          <w:rFonts w:asciiTheme="minorHAnsi" w:hAnsiTheme="minorHAnsi"/>
          <w:sz w:val="22"/>
          <w:szCs w:val="22"/>
        </w:rPr>
      </w:pPr>
    </w:p>
    <w:p w14:paraId="75955E2E" w14:textId="77777777" w:rsidR="00C8129E" w:rsidRPr="00357BE1" w:rsidRDefault="00C8129E" w:rsidP="00C8129E">
      <w:pPr>
        <w:rPr>
          <w:rFonts w:asciiTheme="minorHAnsi" w:hAnsiTheme="minorHAnsi" w:cstheme="minorHAnsi"/>
          <w:sz w:val="22"/>
          <w:szCs w:val="22"/>
        </w:rPr>
      </w:pPr>
      <w:r w:rsidRPr="00357BE1">
        <w:rPr>
          <w:rFonts w:asciiTheme="minorHAnsi" w:hAnsiTheme="minorHAnsi" w:cstheme="minorHAnsi"/>
          <w:sz w:val="22"/>
          <w:szCs w:val="22"/>
        </w:rPr>
        <w:t xml:space="preserve">Exploratory Data Analysis (EDA) </w:t>
      </w:r>
      <w:r>
        <w:rPr>
          <w:rFonts w:asciiTheme="minorHAnsi" w:hAnsiTheme="minorHAnsi" w:cstheme="minorHAnsi"/>
          <w:sz w:val="22"/>
          <w:szCs w:val="22"/>
        </w:rPr>
        <w:t>is</w:t>
      </w:r>
      <w:r w:rsidRPr="00357BE1">
        <w:rPr>
          <w:rFonts w:asciiTheme="minorHAnsi" w:hAnsiTheme="minorHAnsi" w:cstheme="minorHAnsi"/>
          <w:sz w:val="22"/>
          <w:szCs w:val="22"/>
        </w:rPr>
        <w:t xml:space="preserve"> a critical phase in the data science journey, allowing us to unravel the secrets hidden within the data. It involves </w:t>
      </w:r>
      <w:r>
        <w:rPr>
          <w:rFonts w:asciiTheme="minorHAnsi" w:hAnsiTheme="minorHAnsi" w:cstheme="minorHAnsi"/>
          <w:sz w:val="22"/>
          <w:szCs w:val="22"/>
        </w:rPr>
        <w:t>comprehensively examining</w:t>
      </w:r>
      <w:r w:rsidRPr="00357BE1">
        <w:rPr>
          <w:rFonts w:asciiTheme="minorHAnsi" w:hAnsiTheme="minorHAnsi" w:cstheme="minorHAnsi"/>
          <w:sz w:val="22"/>
          <w:szCs w:val="22"/>
        </w:rPr>
        <w:t xml:space="preserve"> the data set</w:t>
      </w:r>
      <w:r>
        <w:rPr>
          <w:rFonts w:asciiTheme="minorHAnsi" w:hAnsiTheme="minorHAnsi" w:cstheme="minorHAnsi"/>
          <w:sz w:val="22"/>
          <w:szCs w:val="22"/>
        </w:rPr>
        <w:t xml:space="preserve"> and </w:t>
      </w:r>
      <w:r w:rsidRPr="00357BE1">
        <w:rPr>
          <w:rFonts w:asciiTheme="minorHAnsi" w:hAnsiTheme="minorHAnsi" w:cstheme="minorHAnsi"/>
          <w:sz w:val="22"/>
          <w:szCs w:val="22"/>
        </w:rPr>
        <w:t>uncovering patterns, trends, and relationships that provide valuable insights. EDA provides us with a deep understanding of the data's characteristics, guiding subsequent steps in data preparation, feature engineering, and modeling.</w:t>
      </w:r>
    </w:p>
    <w:p w14:paraId="7E4AF39B" w14:textId="77777777" w:rsidR="00C8129E" w:rsidRPr="00357BE1" w:rsidRDefault="00C8129E" w:rsidP="00C8129E">
      <w:pPr>
        <w:rPr>
          <w:rFonts w:asciiTheme="minorHAnsi" w:hAnsiTheme="minorHAnsi" w:cstheme="minorHAnsi"/>
          <w:sz w:val="22"/>
          <w:szCs w:val="22"/>
        </w:rPr>
      </w:pPr>
    </w:p>
    <w:p w14:paraId="1C708CE7" w14:textId="77777777" w:rsidR="00C8129E" w:rsidRPr="00357BE1" w:rsidRDefault="00C8129E" w:rsidP="00C8129E">
      <w:pPr>
        <w:rPr>
          <w:rFonts w:asciiTheme="minorHAnsi" w:hAnsiTheme="minorHAnsi" w:cstheme="minorHAnsi"/>
          <w:sz w:val="22"/>
          <w:szCs w:val="22"/>
        </w:rPr>
      </w:pPr>
      <w:r w:rsidRPr="00357BE1">
        <w:rPr>
          <w:rFonts w:asciiTheme="minorHAnsi" w:hAnsiTheme="minorHAnsi" w:cstheme="minorHAnsi"/>
          <w:sz w:val="22"/>
          <w:szCs w:val="22"/>
        </w:rPr>
        <w:lastRenderedPageBreak/>
        <w:t xml:space="preserve">The importance of EDA cannot be overstated. It allows us to gain familiarity with the data, identifying potential issues such as missing values, outliers, or inconsistencies. </w:t>
      </w:r>
      <w:r>
        <w:rPr>
          <w:rFonts w:asciiTheme="minorHAnsi" w:hAnsiTheme="minorHAnsi" w:cstheme="minorHAnsi"/>
          <w:sz w:val="22"/>
          <w:szCs w:val="22"/>
        </w:rPr>
        <w:t>Visualizing the data through plots, charts, and statistical summaries lets us</w:t>
      </w:r>
      <w:r w:rsidRPr="00357BE1">
        <w:rPr>
          <w:rFonts w:asciiTheme="minorHAnsi" w:hAnsiTheme="minorHAnsi" w:cstheme="minorHAnsi"/>
          <w:sz w:val="22"/>
          <w:szCs w:val="22"/>
        </w:rPr>
        <w:t xml:space="preserve"> grasp its distribution, central tendencies, and dispersion. Moreover, EDA helps us explore relationships between variables, highlighting correlations or dependencies that inform feature selection and modeling decisions.</w:t>
      </w:r>
    </w:p>
    <w:p w14:paraId="24DA3CAE" w14:textId="77777777" w:rsidR="00C8129E" w:rsidRPr="00357BE1" w:rsidRDefault="00C8129E" w:rsidP="00C8129E">
      <w:pPr>
        <w:rPr>
          <w:rFonts w:asciiTheme="minorHAnsi" w:hAnsiTheme="minorHAnsi" w:cstheme="minorHAnsi"/>
          <w:sz w:val="22"/>
          <w:szCs w:val="22"/>
        </w:rPr>
      </w:pPr>
    </w:p>
    <w:p w14:paraId="6356B2FB" w14:textId="77777777" w:rsidR="00C8129E" w:rsidRPr="00357BE1" w:rsidRDefault="00C8129E" w:rsidP="00C8129E">
      <w:pPr>
        <w:rPr>
          <w:rFonts w:asciiTheme="minorHAnsi" w:hAnsiTheme="minorHAnsi" w:cstheme="minorHAnsi"/>
          <w:sz w:val="22"/>
          <w:szCs w:val="22"/>
        </w:rPr>
      </w:pPr>
      <w:r w:rsidRPr="00357BE1">
        <w:rPr>
          <w:rFonts w:asciiTheme="minorHAnsi" w:hAnsiTheme="minorHAnsi" w:cstheme="minorHAnsi"/>
          <w:sz w:val="22"/>
          <w:szCs w:val="22"/>
        </w:rPr>
        <w:t>EDA serves as the foundation upon which data-driven decisions are made. It enables us to ask the right questions, validate assumptions, and generate hypotheses. Through visualizations and statistical techniques, we gain insights that go beyond mere numbers, fostering a deeper understanding of the underlying mechanisms driving the data. Armed with these insights, we can make informed decisions, identify pitfalls, and unlock the data's true potential.</w:t>
      </w:r>
    </w:p>
    <w:p w14:paraId="101D23E0" w14:textId="77777777" w:rsidR="00C8129E" w:rsidRPr="00357BE1" w:rsidRDefault="00C8129E" w:rsidP="00C8129E">
      <w:pPr>
        <w:rPr>
          <w:rFonts w:asciiTheme="minorHAnsi" w:hAnsiTheme="minorHAnsi" w:cstheme="minorHAnsi"/>
          <w:sz w:val="22"/>
          <w:szCs w:val="22"/>
        </w:rPr>
      </w:pPr>
    </w:p>
    <w:p w14:paraId="48F5EFF0" w14:textId="77777777" w:rsidR="00C8129E" w:rsidRDefault="00C8129E" w:rsidP="00C8129E">
      <w:pPr>
        <w:pStyle w:val="ABodyCopy"/>
        <w:spacing w:after="0"/>
        <w:ind w:left="0"/>
        <w:rPr>
          <w:rFonts w:asciiTheme="minorHAnsi" w:hAnsiTheme="minorHAnsi"/>
          <w:sz w:val="22"/>
          <w:szCs w:val="22"/>
        </w:rPr>
      </w:pPr>
      <w:r>
        <w:rPr>
          <w:rFonts w:asciiTheme="minorHAnsi" w:hAnsiTheme="minorHAnsi"/>
          <w:sz w:val="22"/>
          <w:szCs w:val="22"/>
        </w:rPr>
        <w:t>The first step of exploratory data analysis is to create a statistical summary of the numeric variables of the data set. Program 3.6 shows how to create a summary overview of the numeric values in your data set.</w:t>
      </w:r>
    </w:p>
    <w:p w14:paraId="1E02A06F" w14:textId="77777777" w:rsidR="00C8129E" w:rsidRDefault="00C8129E" w:rsidP="00C8129E">
      <w:pPr>
        <w:pStyle w:val="ABodyCopy"/>
        <w:spacing w:after="0"/>
        <w:ind w:left="0"/>
        <w:rPr>
          <w:rFonts w:asciiTheme="minorHAnsi" w:hAnsiTheme="minorHAnsi"/>
          <w:sz w:val="22"/>
          <w:szCs w:val="22"/>
        </w:rPr>
      </w:pPr>
    </w:p>
    <w:p w14:paraId="65D1786C" w14:textId="77777777" w:rsidR="00C8129E" w:rsidRDefault="00C8129E" w:rsidP="00C8129E">
      <w:pPr>
        <w:pStyle w:val="ACaptionHead"/>
        <w:ind w:left="0"/>
      </w:pPr>
      <w:r>
        <w:t>Program 3.6 – Summary statistics for numeric data</w:t>
      </w:r>
    </w:p>
    <w:tbl>
      <w:tblPr>
        <w:tblW w:w="5108" w:type="pct"/>
        <w:tblLook w:val="04A0" w:firstRow="1" w:lastRow="0" w:firstColumn="1" w:lastColumn="0" w:noHBand="0" w:noVBand="1"/>
      </w:tblPr>
      <w:tblGrid>
        <w:gridCol w:w="2023"/>
        <w:gridCol w:w="6415"/>
      </w:tblGrid>
      <w:tr w:rsidR="00C8129E" w:rsidRPr="00A85711" w14:paraId="1EB2A7B4" w14:textId="77777777" w:rsidTr="00A23D18">
        <w:trPr>
          <w:trHeight w:val="216"/>
        </w:trPr>
        <w:tc>
          <w:tcPr>
            <w:tcW w:w="1199" w:type="pct"/>
            <w:tcBorders>
              <w:top w:val="single" w:sz="8" w:space="0" w:color="auto"/>
              <w:left w:val="single" w:sz="8" w:space="0" w:color="auto"/>
              <w:bottom w:val="single" w:sz="8" w:space="0" w:color="auto"/>
              <w:right w:val="single" w:sz="8" w:space="0" w:color="auto"/>
            </w:tcBorders>
            <w:shd w:val="clear" w:color="000000" w:fill="0070C0"/>
            <w:noWrap/>
            <w:vAlign w:val="center"/>
            <w:hideMark/>
          </w:tcPr>
          <w:p w14:paraId="3005A69F" w14:textId="77777777" w:rsidR="00C8129E" w:rsidRPr="00A85711" w:rsidRDefault="00C8129E" w:rsidP="00A23D18">
            <w:pPr>
              <w:jc w:val="center"/>
              <w:rPr>
                <w:rFonts w:ascii="Calibri" w:hAnsi="Calibri" w:cs="Calibri"/>
                <w:b/>
                <w:bCs/>
                <w:color w:val="FFFFFF"/>
                <w:szCs w:val="20"/>
              </w:rPr>
            </w:pPr>
            <w:r w:rsidRPr="00A85711">
              <w:rPr>
                <w:rFonts w:ascii="Calibri" w:hAnsi="Calibri" w:cs="Calibri"/>
                <w:b/>
                <w:bCs/>
                <w:color w:val="FFFFFF"/>
                <w:szCs w:val="20"/>
              </w:rPr>
              <w:t>Language</w:t>
            </w:r>
          </w:p>
        </w:tc>
        <w:tc>
          <w:tcPr>
            <w:tcW w:w="3801" w:type="pct"/>
            <w:tcBorders>
              <w:top w:val="single" w:sz="8" w:space="0" w:color="auto"/>
              <w:left w:val="nil"/>
              <w:bottom w:val="single" w:sz="8" w:space="0" w:color="auto"/>
              <w:right w:val="single" w:sz="8" w:space="0" w:color="auto"/>
            </w:tcBorders>
            <w:shd w:val="clear" w:color="000000" w:fill="0070C0"/>
            <w:vAlign w:val="center"/>
            <w:hideMark/>
          </w:tcPr>
          <w:p w14:paraId="63D5DE01" w14:textId="77777777" w:rsidR="00C8129E" w:rsidRPr="00A85711" w:rsidRDefault="00C8129E" w:rsidP="00A23D18">
            <w:pPr>
              <w:jc w:val="center"/>
              <w:rPr>
                <w:rFonts w:ascii="Calibri" w:hAnsi="Calibri" w:cs="Calibri"/>
                <w:b/>
                <w:bCs/>
                <w:color w:val="FFFFFF"/>
                <w:szCs w:val="20"/>
              </w:rPr>
            </w:pPr>
            <w:r w:rsidRPr="00A85711">
              <w:rPr>
                <w:rFonts w:ascii="Calibri" w:hAnsi="Calibri" w:cs="Calibri"/>
                <w:b/>
                <w:bCs/>
                <w:color w:val="FFFFFF"/>
                <w:szCs w:val="20"/>
              </w:rPr>
              <w:t>Programming Code</w:t>
            </w:r>
          </w:p>
        </w:tc>
      </w:tr>
      <w:tr w:rsidR="00C8129E" w:rsidRPr="00A85711" w14:paraId="30555EAC" w14:textId="77777777" w:rsidTr="00A23D18">
        <w:trPr>
          <w:trHeight w:val="216"/>
        </w:trPr>
        <w:tc>
          <w:tcPr>
            <w:tcW w:w="1199" w:type="pct"/>
            <w:tcBorders>
              <w:top w:val="nil"/>
              <w:left w:val="single" w:sz="8" w:space="0" w:color="auto"/>
              <w:bottom w:val="single" w:sz="8" w:space="0" w:color="auto"/>
              <w:right w:val="single" w:sz="8" w:space="0" w:color="auto"/>
            </w:tcBorders>
            <w:shd w:val="clear" w:color="000000" w:fill="00B0F0"/>
            <w:noWrap/>
            <w:vAlign w:val="center"/>
            <w:hideMark/>
          </w:tcPr>
          <w:p w14:paraId="46D867FA" w14:textId="77777777" w:rsidR="00C8129E" w:rsidRPr="00A85711" w:rsidRDefault="00C8129E" w:rsidP="00A23D18">
            <w:pPr>
              <w:jc w:val="center"/>
              <w:rPr>
                <w:rFonts w:ascii="Calibri" w:hAnsi="Calibri" w:cs="Calibri"/>
                <w:b/>
                <w:bCs/>
                <w:color w:val="FFFFFF"/>
                <w:szCs w:val="20"/>
              </w:rPr>
            </w:pPr>
            <w:r w:rsidRPr="00A85711">
              <w:rPr>
                <w:rFonts w:ascii="Calibri" w:hAnsi="Calibri" w:cs="Calibri"/>
                <w:b/>
                <w:bCs/>
                <w:color w:val="FFFFFF"/>
                <w:szCs w:val="20"/>
              </w:rPr>
              <w:t>R Programming</w:t>
            </w:r>
          </w:p>
        </w:tc>
        <w:tc>
          <w:tcPr>
            <w:tcW w:w="3801" w:type="pct"/>
            <w:tcBorders>
              <w:top w:val="nil"/>
              <w:left w:val="nil"/>
              <w:bottom w:val="single" w:sz="8" w:space="0" w:color="auto"/>
              <w:right w:val="single" w:sz="8" w:space="0" w:color="auto"/>
            </w:tcBorders>
            <w:shd w:val="clear" w:color="auto" w:fill="auto"/>
            <w:vAlign w:val="bottom"/>
            <w:hideMark/>
          </w:tcPr>
          <w:p w14:paraId="7719B583" w14:textId="77777777" w:rsidR="00C8129E" w:rsidRPr="00F30D77" w:rsidRDefault="00C8129E" w:rsidP="00A23D18">
            <w:pPr>
              <w:rPr>
                <w:rFonts w:ascii="Consolas" w:hAnsi="Consolas" w:cs="Calibri"/>
                <w:color w:val="000000"/>
                <w:sz w:val="22"/>
                <w:szCs w:val="22"/>
              </w:rPr>
            </w:pPr>
            <w:r w:rsidRPr="00F30D77">
              <w:rPr>
                <w:rFonts w:ascii="Consolas" w:hAnsi="Consolas" w:cs="Calibri"/>
                <w:color w:val="000000"/>
                <w:sz w:val="22"/>
                <w:szCs w:val="22"/>
              </w:rPr>
              <w:t>summary(</w:t>
            </w:r>
            <w:proofErr w:type="spellStart"/>
            <w:r w:rsidRPr="00F30D77">
              <w:rPr>
                <w:rFonts w:ascii="Consolas" w:hAnsi="Consolas" w:cs="Calibri"/>
                <w:color w:val="000000"/>
                <w:sz w:val="22"/>
                <w:szCs w:val="22"/>
              </w:rPr>
              <w:t>loan_data</w:t>
            </w:r>
            <w:proofErr w:type="spellEnd"/>
            <w:r w:rsidRPr="00F30D77">
              <w:rPr>
                <w:rFonts w:ascii="Consolas" w:hAnsi="Consolas" w:cs="Calibri"/>
                <w:color w:val="000000"/>
                <w:sz w:val="22"/>
                <w:szCs w:val="22"/>
              </w:rPr>
              <w:t>)</w:t>
            </w:r>
          </w:p>
        </w:tc>
      </w:tr>
      <w:tr w:rsidR="00C8129E" w:rsidRPr="00A85711" w14:paraId="38F2866A" w14:textId="77777777" w:rsidTr="00A23D18">
        <w:trPr>
          <w:trHeight w:val="216"/>
        </w:trPr>
        <w:tc>
          <w:tcPr>
            <w:tcW w:w="1199" w:type="pct"/>
            <w:tcBorders>
              <w:top w:val="nil"/>
              <w:left w:val="nil"/>
              <w:bottom w:val="nil"/>
              <w:right w:val="nil"/>
            </w:tcBorders>
            <w:shd w:val="clear" w:color="auto" w:fill="auto"/>
            <w:noWrap/>
            <w:vAlign w:val="bottom"/>
            <w:hideMark/>
          </w:tcPr>
          <w:p w14:paraId="561DBE88" w14:textId="77777777" w:rsidR="00C8129E" w:rsidRPr="00A85711" w:rsidRDefault="00C8129E" w:rsidP="00A23D18">
            <w:pPr>
              <w:rPr>
                <w:rFonts w:ascii="Calibri" w:hAnsi="Calibri" w:cs="Calibri"/>
                <w:color w:val="000000"/>
                <w:sz w:val="22"/>
                <w:szCs w:val="22"/>
              </w:rPr>
            </w:pPr>
          </w:p>
        </w:tc>
        <w:tc>
          <w:tcPr>
            <w:tcW w:w="3801" w:type="pct"/>
            <w:tcBorders>
              <w:top w:val="nil"/>
              <w:left w:val="nil"/>
              <w:bottom w:val="nil"/>
              <w:right w:val="nil"/>
            </w:tcBorders>
            <w:shd w:val="clear" w:color="auto" w:fill="auto"/>
            <w:noWrap/>
            <w:vAlign w:val="bottom"/>
            <w:hideMark/>
          </w:tcPr>
          <w:p w14:paraId="4E233D46" w14:textId="77777777" w:rsidR="00C8129E" w:rsidRPr="00F30D77" w:rsidRDefault="00C8129E" w:rsidP="00A23D18">
            <w:pPr>
              <w:rPr>
                <w:rFonts w:ascii="Consolas" w:hAnsi="Consolas"/>
                <w:szCs w:val="20"/>
              </w:rPr>
            </w:pPr>
          </w:p>
        </w:tc>
      </w:tr>
      <w:tr w:rsidR="00C8129E" w:rsidRPr="00A85711" w14:paraId="6A705593" w14:textId="77777777" w:rsidTr="00A23D18">
        <w:trPr>
          <w:trHeight w:val="216"/>
        </w:trPr>
        <w:tc>
          <w:tcPr>
            <w:tcW w:w="1199" w:type="pct"/>
            <w:vMerge w:val="restart"/>
            <w:tcBorders>
              <w:top w:val="single" w:sz="8" w:space="0" w:color="auto"/>
              <w:left w:val="single" w:sz="8" w:space="0" w:color="auto"/>
              <w:bottom w:val="single" w:sz="8" w:space="0" w:color="auto"/>
              <w:right w:val="single" w:sz="8" w:space="0" w:color="auto"/>
            </w:tcBorders>
            <w:shd w:val="clear" w:color="000000" w:fill="00B0F0"/>
            <w:noWrap/>
            <w:vAlign w:val="center"/>
            <w:hideMark/>
          </w:tcPr>
          <w:p w14:paraId="4B1B5E22" w14:textId="77777777" w:rsidR="00C8129E" w:rsidRPr="00A85711" w:rsidRDefault="00C8129E" w:rsidP="00A23D18">
            <w:pPr>
              <w:jc w:val="center"/>
              <w:rPr>
                <w:rFonts w:ascii="Calibri" w:hAnsi="Calibri" w:cs="Calibri"/>
                <w:b/>
                <w:bCs/>
                <w:color w:val="FFFFFF"/>
                <w:szCs w:val="20"/>
              </w:rPr>
            </w:pPr>
            <w:r w:rsidRPr="00A85711">
              <w:rPr>
                <w:rFonts w:ascii="Calibri" w:hAnsi="Calibri" w:cs="Calibri"/>
                <w:b/>
                <w:bCs/>
                <w:color w:val="FFFFFF"/>
                <w:szCs w:val="20"/>
              </w:rPr>
              <w:t>Python Programming</w:t>
            </w:r>
          </w:p>
        </w:tc>
        <w:tc>
          <w:tcPr>
            <w:tcW w:w="3801" w:type="pct"/>
            <w:tcBorders>
              <w:top w:val="single" w:sz="8" w:space="0" w:color="auto"/>
              <w:left w:val="nil"/>
              <w:bottom w:val="nil"/>
              <w:right w:val="single" w:sz="8" w:space="0" w:color="auto"/>
            </w:tcBorders>
            <w:shd w:val="clear" w:color="auto" w:fill="auto"/>
            <w:vAlign w:val="bottom"/>
            <w:hideMark/>
          </w:tcPr>
          <w:p w14:paraId="73F71F15" w14:textId="77777777" w:rsidR="00C8129E" w:rsidRPr="00F30D77" w:rsidRDefault="00C8129E" w:rsidP="00A23D18">
            <w:pPr>
              <w:rPr>
                <w:rFonts w:ascii="Consolas" w:hAnsi="Consolas" w:cs="Calibri"/>
                <w:color w:val="000000"/>
                <w:sz w:val="22"/>
                <w:szCs w:val="22"/>
              </w:rPr>
            </w:pPr>
            <w:proofErr w:type="spellStart"/>
            <w:r w:rsidRPr="00F30D77">
              <w:rPr>
                <w:rFonts w:ascii="Consolas" w:hAnsi="Consolas" w:cs="Calibri"/>
                <w:color w:val="000000"/>
                <w:sz w:val="22"/>
                <w:szCs w:val="22"/>
              </w:rPr>
              <w:t>pd.set_option</w:t>
            </w:r>
            <w:proofErr w:type="spellEnd"/>
            <w:r w:rsidRPr="00F30D77">
              <w:rPr>
                <w:rFonts w:ascii="Consolas" w:hAnsi="Consolas" w:cs="Calibri"/>
                <w:color w:val="000000"/>
                <w:sz w:val="22"/>
                <w:szCs w:val="22"/>
              </w:rPr>
              <w:t>('</w:t>
            </w:r>
            <w:proofErr w:type="spellStart"/>
            <w:r w:rsidRPr="00F30D77">
              <w:rPr>
                <w:rFonts w:ascii="Consolas" w:hAnsi="Consolas" w:cs="Calibri"/>
                <w:color w:val="000000"/>
                <w:sz w:val="22"/>
                <w:szCs w:val="22"/>
              </w:rPr>
              <w:t>display.max_rows</w:t>
            </w:r>
            <w:proofErr w:type="spellEnd"/>
            <w:r w:rsidRPr="00F30D77">
              <w:rPr>
                <w:rFonts w:ascii="Consolas" w:hAnsi="Consolas" w:cs="Calibri"/>
                <w:color w:val="000000"/>
                <w:sz w:val="22"/>
                <w:szCs w:val="22"/>
              </w:rPr>
              <w:t xml:space="preserve">', </w:t>
            </w:r>
            <w:proofErr w:type="spellStart"/>
            <w:r w:rsidRPr="00F30D77">
              <w:rPr>
                <w:rFonts w:ascii="Consolas" w:hAnsi="Consolas" w:cs="Calibri"/>
                <w:color w:val="000000"/>
                <w:sz w:val="22"/>
                <w:szCs w:val="22"/>
              </w:rPr>
              <w:t>len</w:t>
            </w:r>
            <w:proofErr w:type="spellEnd"/>
            <w:r w:rsidRPr="00F30D77">
              <w:rPr>
                <w:rFonts w:ascii="Consolas" w:hAnsi="Consolas" w:cs="Calibri"/>
                <w:color w:val="000000"/>
                <w:sz w:val="22"/>
                <w:szCs w:val="22"/>
              </w:rPr>
              <w:t>(</w:t>
            </w:r>
            <w:proofErr w:type="spellStart"/>
            <w:r w:rsidRPr="00F30D77">
              <w:rPr>
                <w:rFonts w:ascii="Consolas" w:hAnsi="Consolas" w:cs="Calibri"/>
                <w:color w:val="000000"/>
                <w:sz w:val="22"/>
                <w:szCs w:val="22"/>
              </w:rPr>
              <w:t>loan_data.index</w:t>
            </w:r>
            <w:proofErr w:type="spellEnd"/>
            <w:r w:rsidRPr="00F30D77">
              <w:rPr>
                <w:rFonts w:ascii="Consolas" w:hAnsi="Consolas" w:cs="Calibri"/>
                <w:color w:val="000000"/>
                <w:sz w:val="22"/>
                <w:szCs w:val="22"/>
              </w:rPr>
              <w:t>))</w:t>
            </w:r>
          </w:p>
        </w:tc>
      </w:tr>
      <w:tr w:rsidR="00C8129E" w:rsidRPr="00A85711" w14:paraId="2CC4FF95" w14:textId="77777777" w:rsidTr="00A23D18">
        <w:trPr>
          <w:trHeight w:val="216"/>
        </w:trPr>
        <w:tc>
          <w:tcPr>
            <w:tcW w:w="1199" w:type="pct"/>
            <w:vMerge/>
            <w:tcBorders>
              <w:top w:val="single" w:sz="8" w:space="0" w:color="auto"/>
              <w:left w:val="single" w:sz="8" w:space="0" w:color="auto"/>
              <w:bottom w:val="single" w:sz="8" w:space="0" w:color="auto"/>
              <w:right w:val="single" w:sz="8" w:space="0" w:color="auto"/>
            </w:tcBorders>
            <w:vAlign w:val="center"/>
            <w:hideMark/>
          </w:tcPr>
          <w:p w14:paraId="728FC66F" w14:textId="77777777" w:rsidR="00C8129E" w:rsidRPr="00A85711" w:rsidRDefault="00C8129E" w:rsidP="00A23D18">
            <w:pPr>
              <w:rPr>
                <w:rFonts w:ascii="Calibri" w:hAnsi="Calibri" w:cs="Calibri"/>
                <w:b/>
                <w:bCs/>
                <w:color w:val="FFFFFF"/>
                <w:szCs w:val="20"/>
              </w:rPr>
            </w:pPr>
          </w:p>
        </w:tc>
        <w:tc>
          <w:tcPr>
            <w:tcW w:w="3801" w:type="pct"/>
            <w:tcBorders>
              <w:top w:val="nil"/>
              <w:left w:val="nil"/>
              <w:bottom w:val="nil"/>
              <w:right w:val="single" w:sz="8" w:space="0" w:color="auto"/>
            </w:tcBorders>
            <w:shd w:val="clear" w:color="auto" w:fill="auto"/>
            <w:vAlign w:val="bottom"/>
            <w:hideMark/>
          </w:tcPr>
          <w:p w14:paraId="10BC8EF5" w14:textId="77777777" w:rsidR="00C8129E" w:rsidRPr="00F30D77" w:rsidRDefault="00C8129E" w:rsidP="00A23D18">
            <w:pPr>
              <w:rPr>
                <w:rFonts w:ascii="Consolas" w:hAnsi="Consolas" w:cs="Calibri"/>
                <w:color w:val="000000"/>
                <w:sz w:val="22"/>
                <w:szCs w:val="22"/>
              </w:rPr>
            </w:pPr>
            <w:proofErr w:type="spellStart"/>
            <w:r w:rsidRPr="00F30D77">
              <w:rPr>
                <w:rFonts w:ascii="Consolas" w:hAnsi="Consolas" w:cs="Calibri"/>
                <w:color w:val="000000"/>
                <w:sz w:val="22"/>
                <w:szCs w:val="22"/>
              </w:rPr>
              <w:t>pd.set_option</w:t>
            </w:r>
            <w:proofErr w:type="spellEnd"/>
            <w:r w:rsidRPr="00F30D77">
              <w:rPr>
                <w:rFonts w:ascii="Consolas" w:hAnsi="Consolas" w:cs="Calibri"/>
                <w:color w:val="000000"/>
                <w:sz w:val="22"/>
                <w:szCs w:val="22"/>
              </w:rPr>
              <w:t>('</w:t>
            </w:r>
            <w:proofErr w:type="spellStart"/>
            <w:r w:rsidRPr="00F30D77">
              <w:rPr>
                <w:rFonts w:ascii="Consolas" w:hAnsi="Consolas" w:cs="Calibri"/>
                <w:color w:val="000000"/>
                <w:sz w:val="22"/>
                <w:szCs w:val="22"/>
              </w:rPr>
              <w:t>display.max_columns</w:t>
            </w:r>
            <w:proofErr w:type="spellEnd"/>
            <w:r w:rsidRPr="00F30D77">
              <w:rPr>
                <w:rFonts w:ascii="Consolas" w:hAnsi="Consolas" w:cs="Calibri"/>
                <w:color w:val="000000"/>
                <w:sz w:val="22"/>
                <w:szCs w:val="22"/>
              </w:rPr>
              <w:t xml:space="preserve">', </w:t>
            </w:r>
            <w:proofErr w:type="spellStart"/>
            <w:r w:rsidRPr="00F30D77">
              <w:rPr>
                <w:rFonts w:ascii="Consolas" w:hAnsi="Consolas" w:cs="Calibri"/>
                <w:color w:val="000000"/>
                <w:sz w:val="22"/>
                <w:szCs w:val="22"/>
              </w:rPr>
              <w:t>len</w:t>
            </w:r>
            <w:proofErr w:type="spellEnd"/>
            <w:r w:rsidRPr="00F30D77">
              <w:rPr>
                <w:rFonts w:ascii="Consolas" w:hAnsi="Consolas" w:cs="Calibri"/>
                <w:color w:val="000000"/>
                <w:sz w:val="22"/>
                <w:szCs w:val="22"/>
              </w:rPr>
              <w:t>(</w:t>
            </w:r>
            <w:proofErr w:type="spellStart"/>
            <w:r w:rsidRPr="00F30D77">
              <w:rPr>
                <w:rFonts w:ascii="Consolas" w:hAnsi="Consolas" w:cs="Calibri"/>
                <w:color w:val="000000"/>
                <w:sz w:val="22"/>
                <w:szCs w:val="22"/>
              </w:rPr>
              <w:t>loan_data.columns</w:t>
            </w:r>
            <w:proofErr w:type="spellEnd"/>
            <w:r w:rsidRPr="00F30D77">
              <w:rPr>
                <w:rFonts w:ascii="Consolas" w:hAnsi="Consolas" w:cs="Calibri"/>
                <w:color w:val="000000"/>
                <w:sz w:val="22"/>
                <w:szCs w:val="22"/>
              </w:rPr>
              <w:t>))</w:t>
            </w:r>
          </w:p>
        </w:tc>
      </w:tr>
      <w:tr w:rsidR="00C8129E" w:rsidRPr="00A85711" w14:paraId="20339392" w14:textId="77777777" w:rsidTr="00A23D18">
        <w:trPr>
          <w:trHeight w:val="216"/>
        </w:trPr>
        <w:tc>
          <w:tcPr>
            <w:tcW w:w="1199" w:type="pct"/>
            <w:vMerge/>
            <w:tcBorders>
              <w:top w:val="single" w:sz="8" w:space="0" w:color="auto"/>
              <w:left w:val="single" w:sz="8" w:space="0" w:color="auto"/>
              <w:bottom w:val="single" w:sz="8" w:space="0" w:color="auto"/>
              <w:right w:val="single" w:sz="8" w:space="0" w:color="auto"/>
            </w:tcBorders>
            <w:vAlign w:val="center"/>
            <w:hideMark/>
          </w:tcPr>
          <w:p w14:paraId="1C8DC1E9" w14:textId="77777777" w:rsidR="00C8129E" w:rsidRPr="00A85711" w:rsidRDefault="00C8129E" w:rsidP="00A23D18">
            <w:pPr>
              <w:rPr>
                <w:rFonts w:ascii="Calibri" w:hAnsi="Calibri" w:cs="Calibri"/>
                <w:b/>
                <w:bCs/>
                <w:color w:val="FFFFFF"/>
                <w:szCs w:val="20"/>
              </w:rPr>
            </w:pPr>
          </w:p>
        </w:tc>
        <w:tc>
          <w:tcPr>
            <w:tcW w:w="3801" w:type="pct"/>
            <w:tcBorders>
              <w:top w:val="nil"/>
              <w:left w:val="nil"/>
              <w:bottom w:val="single" w:sz="8" w:space="0" w:color="auto"/>
              <w:right w:val="single" w:sz="8" w:space="0" w:color="auto"/>
            </w:tcBorders>
            <w:shd w:val="clear" w:color="auto" w:fill="auto"/>
            <w:vAlign w:val="bottom"/>
            <w:hideMark/>
          </w:tcPr>
          <w:p w14:paraId="0554C5C4" w14:textId="77777777" w:rsidR="00C8129E" w:rsidRPr="00F30D77" w:rsidRDefault="00C8129E" w:rsidP="00A23D18">
            <w:pPr>
              <w:rPr>
                <w:rFonts w:ascii="Consolas" w:hAnsi="Consolas" w:cs="Calibri"/>
                <w:color w:val="000000"/>
                <w:sz w:val="22"/>
                <w:szCs w:val="22"/>
              </w:rPr>
            </w:pPr>
            <w:proofErr w:type="spellStart"/>
            <w:r w:rsidRPr="00F30D77">
              <w:rPr>
                <w:rFonts w:ascii="Consolas" w:hAnsi="Consolas" w:cs="Calibri"/>
                <w:color w:val="000000"/>
                <w:sz w:val="22"/>
                <w:szCs w:val="22"/>
              </w:rPr>
              <w:t>loan_data.describe</w:t>
            </w:r>
            <w:proofErr w:type="spellEnd"/>
            <w:r w:rsidRPr="00F30D77">
              <w:rPr>
                <w:rFonts w:ascii="Consolas" w:hAnsi="Consolas" w:cs="Calibri"/>
                <w:color w:val="000000"/>
                <w:sz w:val="22"/>
                <w:szCs w:val="22"/>
              </w:rPr>
              <w:t>()</w:t>
            </w:r>
          </w:p>
        </w:tc>
      </w:tr>
      <w:tr w:rsidR="00C8129E" w:rsidRPr="00A85711" w14:paraId="1A62028E" w14:textId="77777777" w:rsidTr="00A23D18">
        <w:trPr>
          <w:trHeight w:val="216"/>
        </w:trPr>
        <w:tc>
          <w:tcPr>
            <w:tcW w:w="1199" w:type="pct"/>
            <w:tcBorders>
              <w:top w:val="nil"/>
              <w:left w:val="nil"/>
              <w:bottom w:val="nil"/>
              <w:right w:val="nil"/>
            </w:tcBorders>
            <w:shd w:val="clear" w:color="auto" w:fill="auto"/>
            <w:noWrap/>
            <w:vAlign w:val="bottom"/>
            <w:hideMark/>
          </w:tcPr>
          <w:p w14:paraId="75B117AF" w14:textId="77777777" w:rsidR="00C8129E" w:rsidRPr="00A85711" w:rsidRDefault="00C8129E" w:rsidP="00A23D18">
            <w:pPr>
              <w:rPr>
                <w:rFonts w:ascii="Calibri" w:hAnsi="Calibri" w:cs="Calibri"/>
                <w:color w:val="000000"/>
                <w:sz w:val="22"/>
                <w:szCs w:val="22"/>
              </w:rPr>
            </w:pPr>
          </w:p>
        </w:tc>
        <w:tc>
          <w:tcPr>
            <w:tcW w:w="3801" w:type="pct"/>
            <w:tcBorders>
              <w:top w:val="nil"/>
              <w:left w:val="nil"/>
              <w:bottom w:val="nil"/>
              <w:right w:val="nil"/>
            </w:tcBorders>
            <w:shd w:val="clear" w:color="auto" w:fill="auto"/>
            <w:noWrap/>
            <w:vAlign w:val="bottom"/>
            <w:hideMark/>
          </w:tcPr>
          <w:p w14:paraId="25E69800" w14:textId="77777777" w:rsidR="00C8129E" w:rsidRPr="00F30D77" w:rsidRDefault="00C8129E" w:rsidP="00A23D18">
            <w:pPr>
              <w:rPr>
                <w:rFonts w:ascii="Consolas" w:hAnsi="Consolas"/>
                <w:szCs w:val="20"/>
              </w:rPr>
            </w:pPr>
          </w:p>
        </w:tc>
      </w:tr>
      <w:tr w:rsidR="00C8129E" w:rsidRPr="00A85711" w14:paraId="1F6CA370" w14:textId="77777777" w:rsidTr="00A23D18">
        <w:trPr>
          <w:trHeight w:val="461"/>
        </w:trPr>
        <w:tc>
          <w:tcPr>
            <w:tcW w:w="1199" w:type="pct"/>
            <w:tcBorders>
              <w:top w:val="single" w:sz="8" w:space="0" w:color="auto"/>
              <w:left w:val="single" w:sz="8" w:space="0" w:color="auto"/>
              <w:bottom w:val="single" w:sz="8" w:space="0" w:color="auto"/>
              <w:right w:val="nil"/>
            </w:tcBorders>
            <w:shd w:val="clear" w:color="000000" w:fill="00B0F0"/>
            <w:noWrap/>
            <w:vAlign w:val="center"/>
            <w:hideMark/>
          </w:tcPr>
          <w:p w14:paraId="3D08D129" w14:textId="77777777" w:rsidR="00C8129E" w:rsidRPr="00A85711" w:rsidRDefault="00C8129E" w:rsidP="00A23D18">
            <w:pPr>
              <w:rPr>
                <w:rFonts w:ascii="Calibri" w:hAnsi="Calibri" w:cs="Calibri"/>
                <w:b/>
                <w:bCs/>
                <w:color w:val="FFFFFF"/>
                <w:szCs w:val="20"/>
              </w:rPr>
            </w:pPr>
            <w:r w:rsidRPr="00A85711">
              <w:rPr>
                <w:rFonts w:ascii="Calibri" w:hAnsi="Calibri" w:cs="Calibri"/>
                <w:b/>
                <w:bCs/>
                <w:color w:val="FFFFFF"/>
                <w:szCs w:val="20"/>
              </w:rPr>
              <w:t>SAS Programming</w:t>
            </w:r>
          </w:p>
        </w:tc>
        <w:tc>
          <w:tcPr>
            <w:tcW w:w="3801" w:type="pct"/>
            <w:tcBorders>
              <w:top w:val="single" w:sz="8" w:space="0" w:color="auto"/>
              <w:left w:val="nil"/>
              <w:bottom w:val="single" w:sz="8" w:space="0" w:color="auto"/>
              <w:right w:val="single" w:sz="8" w:space="0" w:color="auto"/>
            </w:tcBorders>
            <w:shd w:val="clear" w:color="auto" w:fill="auto"/>
            <w:vAlign w:val="bottom"/>
            <w:hideMark/>
          </w:tcPr>
          <w:p w14:paraId="164CE7FD" w14:textId="5FBFBC6C" w:rsidR="00C8129E" w:rsidRPr="00F30D77" w:rsidRDefault="00C8129E" w:rsidP="00A23D18">
            <w:pPr>
              <w:rPr>
                <w:rFonts w:ascii="Consolas" w:hAnsi="Consolas" w:cs="Calibri"/>
                <w:sz w:val="22"/>
                <w:szCs w:val="22"/>
              </w:rPr>
            </w:pPr>
            <w:r w:rsidRPr="00F30D77">
              <w:rPr>
                <w:rFonts w:ascii="Consolas" w:hAnsi="Consolas" w:cs="Calibri"/>
                <w:b/>
                <w:bCs/>
                <w:color w:val="002060"/>
                <w:sz w:val="22"/>
                <w:szCs w:val="22"/>
              </w:rPr>
              <w:t>PROC MEANS</w:t>
            </w:r>
            <w:r w:rsidRPr="00F30D77">
              <w:rPr>
                <w:rFonts w:ascii="Consolas" w:hAnsi="Consolas" w:cs="Calibri"/>
                <w:color w:val="002060"/>
                <w:sz w:val="22"/>
                <w:szCs w:val="22"/>
              </w:rPr>
              <w:t xml:space="preserve"> </w:t>
            </w:r>
            <w:r w:rsidRPr="00F30D77">
              <w:rPr>
                <w:rFonts w:ascii="Consolas" w:hAnsi="Consolas" w:cs="Calibri"/>
                <w:b/>
                <w:bCs/>
                <w:color w:val="0070C0"/>
                <w:sz w:val="22"/>
                <w:szCs w:val="22"/>
              </w:rPr>
              <w:t>DATA</w:t>
            </w:r>
            <w:r w:rsidRPr="00F30D77">
              <w:rPr>
                <w:rFonts w:ascii="Consolas" w:hAnsi="Consolas" w:cs="Calibri"/>
                <w:sz w:val="22"/>
                <w:szCs w:val="22"/>
              </w:rPr>
              <w:t>=</w:t>
            </w:r>
            <w:proofErr w:type="spellStart"/>
            <w:r w:rsidRPr="00F30D77">
              <w:rPr>
                <w:rFonts w:ascii="Consolas" w:hAnsi="Consolas" w:cs="Calibri"/>
                <w:sz w:val="22"/>
                <w:szCs w:val="22"/>
              </w:rPr>
              <w:t>loan_data</w:t>
            </w:r>
            <w:proofErr w:type="spellEnd"/>
            <w:r w:rsidRPr="00F30D77">
              <w:rPr>
                <w:rFonts w:ascii="Consolas" w:hAnsi="Consolas" w:cs="Calibri"/>
                <w:sz w:val="22"/>
                <w:szCs w:val="22"/>
              </w:rPr>
              <w:t xml:space="preserve"> </w:t>
            </w:r>
            <w:r w:rsidRPr="00F30D77">
              <w:rPr>
                <w:rFonts w:ascii="Consolas" w:hAnsi="Consolas" w:cs="Calibri"/>
                <w:b/>
                <w:bCs/>
                <w:color w:val="0070C0"/>
                <w:sz w:val="22"/>
                <w:szCs w:val="22"/>
              </w:rPr>
              <w:t>N NMISS MIN P1 P25 P75 P99 MAX MEAN MEDIAN Skewness</w:t>
            </w:r>
            <w:r w:rsidRPr="00F30D77">
              <w:rPr>
                <w:rFonts w:ascii="Consolas" w:hAnsi="Consolas" w:cs="Calibri"/>
                <w:sz w:val="22"/>
                <w:szCs w:val="22"/>
              </w:rPr>
              <w:t xml:space="preserve">; </w:t>
            </w:r>
            <w:r w:rsidRPr="00F30D77">
              <w:rPr>
                <w:rFonts w:ascii="Consolas" w:hAnsi="Consolas" w:cs="Calibri"/>
                <w:b/>
                <w:color w:val="002060"/>
                <w:sz w:val="22"/>
                <w:szCs w:val="22"/>
              </w:rPr>
              <w:t>RUN</w:t>
            </w:r>
            <w:r w:rsidRPr="00F30D77">
              <w:rPr>
                <w:rFonts w:ascii="Consolas" w:hAnsi="Consolas" w:cs="Calibri"/>
                <w:sz w:val="22"/>
                <w:szCs w:val="22"/>
              </w:rPr>
              <w:t>;</w:t>
            </w:r>
          </w:p>
        </w:tc>
      </w:tr>
    </w:tbl>
    <w:p w14:paraId="25C6C0F4" w14:textId="77777777" w:rsidR="00C8129E" w:rsidRDefault="00C8129E" w:rsidP="00C8129E">
      <w:pPr>
        <w:pStyle w:val="ABodyCopy"/>
        <w:spacing w:after="0"/>
        <w:ind w:left="0"/>
        <w:rPr>
          <w:rFonts w:asciiTheme="minorHAnsi" w:hAnsiTheme="minorHAnsi"/>
          <w:sz w:val="22"/>
          <w:szCs w:val="22"/>
        </w:rPr>
      </w:pPr>
    </w:p>
    <w:p w14:paraId="54E50C22" w14:textId="77777777" w:rsidR="00C8129E" w:rsidRDefault="00C8129E" w:rsidP="00C8129E">
      <w:pPr>
        <w:pStyle w:val="ABodyCopy"/>
        <w:spacing w:after="0"/>
        <w:ind w:left="0"/>
        <w:rPr>
          <w:rFonts w:asciiTheme="minorHAnsi" w:hAnsiTheme="minorHAnsi"/>
          <w:sz w:val="22"/>
          <w:szCs w:val="22"/>
        </w:rPr>
      </w:pPr>
    </w:p>
    <w:p w14:paraId="720F56BB" w14:textId="7383FB51" w:rsidR="00C8129E" w:rsidRPr="00407A0B" w:rsidRDefault="00407A0B" w:rsidP="00C8129E">
      <w:pPr>
        <w:pStyle w:val="ABodyCopy"/>
        <w:spacing w:after="0"/>
        <w:ind w:left="0"/>
        <w:rPr>
          <w:rFonts w:asciiTheme="minorHAnsi" w:hAnsiTheme="minorHAnsi"/>
          <w:b/>
          <w:bCs/>
          <w:sz w:val="22"/>
          <w:szCs w:val="22"/>
        </w:rPr>
      </w:pPr>
      <w:r w:rsidRPr="00407A0B">
        <w:rPr>
          <w:rFonts w:asciiTheme="minorHAnsi" w:hAnsiTheme="minorHAnsi"/>
          <w:b/>
          <w:bCs/>
          <w:sz w:val="22"/>
          <w:szCs w:val="22"/>
        </w:rPr>
        <w:t>Notes</w:t>
      </w:r>
      <w:r w:rsidR="00C8129E" w:rsidRPr="00407A0B">
        <w:rPr>
          <w:rFonts w:asciiTheme="minorHAnsi" w:hAnsiTheme="minorHAnsi"/>
          <w:b/>
          <w:bCs/>
          <w:sz w:val="22"/>
          <w:szCs w:val="22"/>
        </w:rPr>
        <w:t xml:space="preserve"> on Program 3.6:</w:t>
      </w:r>
    </w:p>
    <w:p w14:paraId="517F30BB" w14:textId="77777777" w:rsidR="00C8129E" w:rsidRDefault="00C8129E" w:rsidP="00C8129E">
      <w:pPr>
        <w:pStyle w:val="ABodyCopy"/>
        <w:spacing w:after="0"/>
        <w:ind w:left="0"/>
        <w:rPr>
          <w:rFonts w:asciiTheme="minorHAnsi" w:hAnsiTheme="minorHAnsi"/>
          <w:sz w:val="22"/>
          <w:szCs w:val="22"/>
        </w:rPr>
      </w:pPr>
    </w:p>
    <w:p w14:paraId="177D45E3" w14:textId="77777777" w:rsidR="00C8129E" w:rsidRDefault="00C8129E" w:rsidP="00145AC7">
      <w:pPr>
        <w:pStyle w:val="ABodyCopy"/>
        <w:numPr>
          <w:ilvl w:val="0"/>
          <w:numId w:val="36"/>
        </w:numPr>
        <w:spacing w:after="0"/>
        <w:rPr>
          <w:rFonts w:asciiTheme="minorHAnsi" w:hAnsiTheme="minorHAnsi"/>
          <w:sz w:val="22"/>
          <w:szCs w:val="22"/>
        </w:rPr>
      </w:pPr>
      <w:r>
        <w:rPr>
          <w:rFonts w:asciiTheme="minorHAnsi" w:hAnsiTheme="minorHAnsi"/>
          <w:sz w:val="22"/>
          <w:szCs w:val="22"/>
        </w:rPr>
        <w:t>The length of the programming statement varies by the programming language. It appears that the R programming language is the simplest with a single line of code; however, the Python and SAS languages could also be contained to a single line of code, but I wanted to adjust the standard output for those languages.</w:t>
      </w:r>
    </w:p>
    <w:p w14:paraId="3BEEC1AC" w14:textId="77777777" w:rsidR="00C8129E" w:rsidRDefault="00C8129E" w:rsidP="00C8129E">
      <w:pPr>
        <w:pStyle w:val="ABodyCopy"/>
        <w:tabs>
          <w:tab w:val="left" w:pos="5865"/>
        </w:tabs>
        <w:spacing w:after="0"/>
        <w:ind w:left="720"/>
        <w:rPr>
          <w:rFonts w:asciiTheme="minorHAnsi" w:hAnsiTheme="minorHAnsi"/>
          <w:sz w:val="22"/>
          <w:szCs w:val="22"/>
        </w:rPr>
      </w:pPr>
      <w:r>
        <w:rPr>
          <w:rFonts w:asciiTheme="minorHAnsi" w:hAnsiTheme="minorHAnsi"/>
          <w:sz w:val="22"/>
          <w:szCs w:val="22"/>
        </w:rPr>
        <w:lastRenderedPageBreak/>
        <w:tab/>
      </w:r>
    </w:p>
    <w:p w14:paraId="5188C3C4" w14:textId="77777777" w:rsidR="00C8129E" w:rsidRDefault="00C8129E" w:rsidP="00145AC7">
      <w:pPr>
        <w:pStyle w:val="ABodyCopy"/>
        <w:numPr>
          <w:ilvl w:val="0"/>
          <w:numId w:val="36"/>
        </w:numPr>
        <w:spacing w:after="0"/>
        <w:rPr>
          <w:rFonts w:asciiTheme="minorHAnsi" w:hAnsiTheme="minorHAnsi"/>
          <w:sz w:val="22"/>
          <w:szCs w:val="22"/>
        </w:rPr>
      </w:pPr>
      <w:r>
        <w:rPr>
          <w:rFonts w:asciiTheme="minorHAnsi" w:hAnsiTheme="minorHAnsi"/>
          <w:sz w:val="22"/>
          <w:szCs w:val="22"/>
        </w:rPr>
        <w:t>The standard Python output would display the first and last few variables but not all the summary statistics unless you force it to show everything. The two “option” statements that precede the describe statement tell Python that we want to see everything.</w:t>
      </w:r>
    </w:p>
    <w:p w14:paraId="06CB1FB5" w14:textId="77777777" w:rsidR="00C8129E" w:rsidRDefault="00C8129E" w:rsidP="00C8129E">
      <w:pPr>
        <w:pStyle w:val="ABodyCopy"/>
        <w:spacing w:after="0"/>
        <w:ind w:left="0"/>
        <w:rPr>
          <w:rFonts w:asciiTheme="minorHAnsi" w:hAnsiTheme="minorHAnsi"/>
          <w:sz w:val="22"/>
          <w:szCs w:val="22"/>
        </w:rPr>
      </w:pPr>
    </w:p>
    <w:p w14:paraId="398C0CA4" w14:textId="77777777" w:rsidR="00C8129E" w:rsidRDefault="00C8129E" w:rsidP="00145AC7">
      <w:pPr>
        <w:pStyle w:val="ABodyCopy"/>
        <w:numPr>
          <w:ilvl w:val="0"/>
          <w:numId w:val="36"/>
        </w:numPr>
        <w:spacing w:after="0"/>
        <w:rPr>
          <w:rFonts w:asciiTheme="minorHAnsi" w:hAnsiTheme="minorHAnsi"/>
          <w:sz w:val="22"/>
          <w:szCs w:val="22"/>
        </w:rPr>
      </w:pPr>
      <w:r>
        <w:rPr>
          <w:rFonts w:asciiTheme="minorHAnsi" w:hAnsiTheme="minorHAnsi"/>
          <w:sz w:val="22"/>
          <w:szCs w:val="22"/>
        </w:rPr>
        <w:t xml:space="preserve">The SAS statement appears verbose, but I wanted additional statistics in the output. I could have run the PROC MEANS statement without specifying exactly which variables I wanted to display, and it would have output the standard default statistics of N, MEAN, MIN, STD, and MAX. However, the next section will discuss outliers, and I wanted to show the information necessary for identifying outliers. </w:t>
      </w:r>
    </w:p>
    <w:p w14:paraId="4CCDB7A9" w14:textId="77777777" w:rsidR="00C8129E" w:rsidRDefault="00C8129E" w:rsidP="00C8129E">
      <w:pPr>
        <w:pStyle w:val="ABodyCopy"/>
        <w:spacing w:after="0"/>
        <w:ind w:left="0"/>
        <w:rPr>
          <w:rFonts w:asciiTheme="minorHAnsi" w:hAnsiTheme="minorHAnsi"/>
          <w:sz w:val="22"/>
          <w:szCs w:val="22"/>
        </w:rPr>
      </w:pPr>
    </w:p>
    <w:p w14:paraId="0B0B9E32" w14:textId="77777777" w:rsidR="00C8129E" w:rsidRDefault="00C8129E" w:rsidP="00C8129E">
      <w:pPr>
        <w:pStyle w:val="ACaptionHead"/>
        <w:ind w:left="0"/>
      </w:pPr>
      <w:r>
        <w:t>Table 3.6 – SAS output – summary statistics</w:t>
      </w:r>
    </w:p>
    <w:tbl>
      <w:tblPr>
        <w:tblW w:w="5000" w:type="pct"/>
        <w:tblLook w:val="04A0" w:firstRow="1" w:lastRow="0" w:firstColumn="1" w:lastColumn="0" w:noHBand="0" w:noVBand="1"/>
      </w:tblPr>
      <w:tblGrid>
        <w:gridCol w:w="1431"/>
        <w:gridCol w:w="550"/>
        <w:gridCol w:w="682"/>
        <w:gridCol w:w="486"/>
        <w:gridCol w:w="568"/>
        <w:gridCol w:w="568"/>
        <w:gridCol w:w="568"/>
        <w:gridCol w:w="651"/>
        <w:gridCol w:w="732"/>
        <w:gridCol w:w="814"/>
        <w:gridCol w:w="666"/>
        <w:gridCol w:w="544"/>
      </w:tblGrid>
      <w:tr w:rsidR="00C8129E" w:rsidRPr="005910FD" w14:paraId="2F67CAB9" w14:textId="77777777" w:rsidTr="00A23D18">
        <w:trPr>
          <w:trHeight w:val="372"/>
        </w:trPr>
        <w:tc>
          <w:tcPr>
            <w:tcW w:w="866" w:type="pct"/>
            <w:tcBorders>
              <w:top w:val="single" w:sz="8" w:space="0" w:color="C1C1C1"/>
              <w:left w:val="single" w:sz="8" w:space="0" w:color="C1C1C1"/>
              <w:bottom w:val="single" w:sz="8" w:space="0" w:color="C1C1C1"/>
              <w:right w:val="single" w:sz="8" w:space="0" w:color="C1C1C1"/>
            </w:tcBorders>
            <w:shd w:val="clear" w:color="000000" w:fill="EDF2F9"/>
            <w:vAlign w:val="bottom"/>
            <w:hideMark/>
          </w:tcPr>
          <w:p w14:paraId="57C0A8CC" w14:textId="77777777" w:rsidR="00C8129E" w:rsidRPr="005910FD" w:rsidRDefault="00C8129E" w:rsidP="00A23D18">
            <w:pPr>
              <w:jc w:val="center"/>
              <w:rPr>
                <w:rFonts w:ascii="Arial" w:hAnsi="Arial" w:cs="Arial"/>
                <w:b/>
                <w:bCs/>
                <w:color w:val="112277"/>
                <w:sz w:val="12"/>
                <w:szCs w:val="12"/>
              </w:rPr>
            </w:pPr>
            <w:r w:rsidRPr="005910FD">
              <w:rPr>
                <w:rFonts w:ascii="Arial" w:hAnsi="Arial" w:cs="Arial"/>
                <w:b/>
                <w:bCs/>
                <w:color w:val="112277"/>
                <w:sz w:val="12"/>
                <w:szCs w:val="12"/>
              </w:rPr>
              <w:t>Variable</w:t>
            </w:r>
          </w:p>
        </w:tc>
        <w:tc>
          <w:tcPr>
            <w:tcW w:w="333" w:type="pct"/>
            <w:tcBorders>
              <w:top w:val="single" w:sz="8" w:space="0" w:color="C1C1C1"/>
              <w:left w:val="nil"/>
              <w:bottom w:val="single" w:sz="8" w:space="0" w:color="C1C1C1"/>
              <w:right w:val="single" w:sz="8" w:space="0" w:color="C1C1C1"/>
            </w:tcBorders>
            <w:shd w:val="clear" w:color="000000" w:fill="EDF2F9"/>
            <w:vAlign w:val="bottom"/>
            <w:hideMark/>
          </w:tcPr>
          <w:p w14:paraId="151882A3" w14:textId="77777777" w:rsidR="00C8129E" w:rsidRPr="005910FD" w:rsidRDefault="00C8129E" w:rsidP="00A23D18">
            <w:pPr>
              <w:jc w:val="center"/>
              <w:rPr>
                <w:rFonts w:ascii="Arial" w:hAnsi="Arial" w:cs="Arial"/>
                <w:b/>
                <w:bCs/>
                <w:color w:val="112277"/>
                <w:sz w:val="12"/>
                <w:szCs w:val="12"/>
              </w:rPr>
            </w:pPr>
            <w:r w:rsidRPr="005910FD">
              <w:rPr>
                <w:rFonts w:ascii="Arial" w:hAnsi="Arial" w:cs="Arial"/>
                <w:b/>
                <w:bCs/>
                <w:color w:val="112277"/>
                <w:sz w:val="12"/>
                <w:szCs w:val="12"/>
              </w:rPr>
              <w:t>N</w:t>
            </w:r>
          </w:p>
        </w:tc>
        <w:tc>
          <w:tcPr>
            <w:tcW w:w="413" w:type="pct"/>
            <w:tcBorders>
              <w:top w:val="single" w:sz="8" w:space="0" w:color="C1C1C1"/>
              <w:left w:val="nil"/>
              <w:bottom w:val="single" w:sz="8" w:space="0" w:color="C1C1C1"/>
              <w:right w:val="single" w:sz="8" w:space="0" w:color="C1C1C1"/>
            </w:tcBorders>
            <w:shd w:val="clear" w:color="000000" w:fill="EDF2F9"/>
            <w:vAlign w:val="bottom"/>
            <w:hideMark/>
          </w:tcPr>
          <w:p w14:paraId="68586999" w14:textId="77777777" w:rsidR="00C8129E" w:rsidRPr="005910FD" w:rsidRDefault="00C8129E" w:rsidP="00A23D18">
            <w:pPr>
              <w:jc w:val="center"/>
              <w:rPr>
                <w:rFonts w:ascii="Arial" w:hAnsi="Arial" w:cs="Arial"/>
                <w:b/>
                <w:bCs/>
                <w:color w:val="112277"/>
                <w:sz w:val="12"/>
                <w:szCs w:val="12"/>
              </w:rPr>
            </w:pPr>
            <w:r w:rsidRPr="005910FD">
              <w:rPr>
                <w:rFonts w:ascii="Arial" w:hAnsi="Arial" w:cs="Arial"/>
                <w:b/>
                <w:bCs/>
                <w:color w:val="112277"/>
                <w:sz w:val="12"/>
                <w:szCs w:val="12"/>
              </w:rPr>
              <w:t>N Miss</w:t>
            </w:r>
          </w:p>
        </w:tc>
        <w:tc>
          <w:tcPr>
            <w:tcW w:w="294" w:type="pct"/>
            <w:tcBorders>
              <w:top w:val="single" w:sz="8" w:space="0" w:color="C1C1C1"/>
              <w:left w:val="nil"/>
              <w:bottom w:val="single" w:sz="8" w:space="0" w:color="C1C1C1"/>
              <w:right w:val="single" w:sz="8" w:space="0" w:color="C1C1C1"/>
            </w:tcBorders>
            <w:shd w:val="clear" w:color="000000" w:fill="EDF2F9"/>
            <w:vAlign w:val="bottom"/>
            <w:hideMark/>
          </w:tcPr>
          <w:p w14:paraId="22D8103D" w14:textId="77777777" w:rsidR="00C8129E" w:rsidRPr="005910FD" w:rsidRDefault="00C8129E" w:rsidP="00A23D18">
            <w:pPr>
              <w:jc w:val="center"/>
              <w:rPr>
                <w:rFonts w:ascii="Arial" w:hAnsi="Arial" w:cs="Arial"/>
                <w:b/>
                <w:bCs/>
                <w:color w:val="112277"/>
                <w:sz w:val="12"/>
                <w:szCs w:val="12"/>
              </w:rPr>
            </w:pPr>
            <w:r w:rsidRPr="005910FD">
              <w:rPr>
                <w:rFonts w:ascii="Arial" w:hAnsi="Arial" w:cs="Arial"/>
                <w:b/>
                <w:bCs/>
                <w:color w:val="112277"/>
                <w:sz w:val="12"/>
                <w:szCs w:val="12"/>
              </w:rPr>
              <w:t>MIN</w:t>
            </w:r>
          </w:p>
        </w:tc>
        <w:tc>
          <w:tcPr>
            <w:tcW w:w="344" w:type="pct"/>
            <w:tcBorders>
              <w:top w:val="single" w:sz="8" w:space="0" w:color="C1C1C1"/>
              <w:left w:val="nil"/>
              <w:bottom w:val="single" w:sz="8" w:space="0" w:color="C1C1C1"/>
              <w:right w:val="single" w:sz="8" w:space="0" w:color="C1C1C1"/>
            </w:tcBorders>
            <w:shd w:val="clear" w:color="000000" w:fill="EDF2F9"/>
            <w:vAlign w:val="bottom"/>
            <w:hideMark/>
          </w:tcPr>
          <w:p w14:paraId="55F3BF16" w14:textId="77777777" w:rsidR="00C8129E" w:rsidRPr="005910FD" w:rsidRDefault="00C8129E" w:rsidP="00A23D18">
            <w:pPr>
              <w:jc w:val="center"/>
              <w:rPr>
                <w:rFonts w:ascii="Arial" w:hAnsi="Arial" w:cs="Arial"/>
                <w:b/>
                <w:bCs/>
                <w:color w:val="112277"/>
                <w:sz w:val="12"/>
                <w:szCs w:val="12"/>
              </w:rPr>
            </w:pPr>
            <w:r w:rsidRPr="005910FD">
              <w:rPr>
                <w:rFonts w:ascii="Arial" w:hAnsi="Arial" w:cs="Arial"/>
                <w:b/>
                <w:bCs/>
                <w:color w:val="112277"/>
                <w:sz w:val="12"/>
                <w:szCs w:val="12"/>
              </w:rPr>
              <w:t xml:space="preserve">1st </w:t>
            </w:r>
            <w:proofErr w:type="spellStart"/>
            <w:r w:rsidRPr="005910FD">
              <w:rPr>
                <w:rFonts w:ascii="Arial" w:hAnsi="Arial" w:cs="Arial"/>
                <w:b/>
                <w:bCs/>
                <w:color w:val="112277"/>
                <w:sz w:val="12"/>
                <w:szCs w:val="12"/>
              </w:rPr>
              <w:t>Pctl</w:t>
            </w:r>
            <w:proofErr w:type="spellEnd"/>
          </w:p>
        </w:tc>
        <w:tc>
          <w:tcPr>
            <w:tcW w:w="344" w:type="pct"/>
            <w:tcBorders>
              <w:top w:val="single" w:sz="8" w:space="0" w:color="C1C1C1"/>
              <w:left w:val="nil"/>
              <w:bottom w:val="single" w:sz="8" w:space="0" w:color="C1C1C1"/>
              <w:right w:val="single" w:sz="8" w:space="0" w:color="C1C1C1"/>
            </w:tcBorders>
            <w:shd w:val="clear" w:color="000000" w:fill="EDF2F9"/>
            <w:vAlign w:val="bottom"/>
            <w:hideMark/>
          </w:tcPr>
          <w:p w14:paraId="02F6A169" w14:textId="77777777" w:rsidR="00C8129E" w:rsidRPr="005910FD" w:rsidRDefault="00C8129E" w:rsidP="00A23D18">
            <w:pPr>
              <w:jc w:val="center"/>
              <w:rPr>
                <w:rFonts w:ascii="Arial" w:hAnsi="Arial" w:cs="Arial"/>
                <w:b/>
                <w:bCs/>
                <w:color w:val="112277"/>
                <w:sz w:val="12"/>
                <w:szCs w:val="12"/>
              </w:rPr>
            </w:pPr>
            <w:r w:rsidRPr="005910FD">
              <w:rPr>
                <w:rFonts w:ascii="Arial" w:hAnsi="Arial" w:cs="Arial"/>
                <w:b/>
                <w:bCs/>
                <w:color w:val="112277"/>
                <w:sz w:val="12"/>
                <w:szCs w:val="12"/>
              </w:rPr>
              <w:t xml:space="preserve">25th </w:t>
            </w:r>
            <w:proofErr w:type="spellStart"/>
            <w:r w:rsidRPr="005910FD">
              <w:rPr>
                <w:rFonts w:ascii="Arial" w:hAnsi="Arial" w:cs="Arial"/>
                <w:b/>
                <w:bCs/>
                <w:color w:val="112277"/>
                <w:sz w:val="12"/>
                <w:szCs w:val="12"/>
              </w:rPr>
              <w:t>Pctl</w:t>
            </w:r>
            <w:proofErr w:type="spellEnd"/>
          </w:p>
        </w:tc>
        <w:tc>
          <w:tcPr>
            <w:tcW w:w="344" w:type="pct"/>
            <w:tcBorders>
              <w:top w:val="single" w:sz="8" w:space="0" w:color="C1C1C1"/>
              <w:left w:val="nil"/>
              <w:bottom w:val="single" w:sz="8" w:space="0" w:color="C1C1C1"/>
              <w:right w:val="single" w:sz="8" w:space="0" w:color="C1C1C1"/>
            </w:tcBorders>
            <w:shd w:val="clear" w:color="000000" w:fill="EDF2F9"/>
            <w:vAlign w:val="bottom"/>
            <w:hideMark/>
          </w:tcPr>
          <w:p w14:paraId="4A9AFAA2" w14:textId="77777777" w:rsidR="00C8129E" w:rsidRPr="005910FD" w:rsidRDefault="00C8129E" w:rsidP="00A23D18">
            <w:pPr>
              <w:jc w:val="center"/>
              <w:rPr>
                <w:rFonts w:ascii="Arial" w:hAnsi="Arial" w:cs="Arial"/>
                <w:b/>
                <w:bCs/>
                <w:color w:val="112277"/>
                <w:sz w:val="12"/>
                <w:szCs w:val="12"/>
              </w:rPr>
            </w:pPr>
            <w:r w:rsidRPr="005910FD">
              <w:rPr>
                <w:rFonts w:ascii="Arial" w:hAnsi="Arial" w:cs="Arial"/>
                <w:b/>
                <w:bCs/>
                <w:color w:val="112277"/>
                <w:sz w:val="12"/>
                <w:szCs w:val="12"/>
              </w:rPr>
              <w:t xml:space="preserve">75th </w:t>
            </w:r>
            <w:proofErr w:type="spellStart"/>
            <w:r w:rsidRPr="005910FD">
              <w:rPr>
                <w:rFonts w:ascii="Arial" w:hAnsi="Arial" w:cs="Arial"/>
                <w:b/>
                <w:bCs/>
                <w:color w:val="112277"/>
                <w:sz w:val="12"/>
                <w:szCs w:val="12"/>
              </w:rPr>
              <w:t>Pctl</w:t>
            </w:r>
            <w:proofErr w:type="spellEnd"/>
          </w:p>
        </w:tc>
        <w:tc>
          <w:tcPr>
            <w:tcW w:w="394" w:type="pct"/>
            <w:tcBorders>
              <w:top w:val="single" w:sz="8" w:space="0" w:color="C1C1C1"/>
              <w:left w:val="nil"/>
              <w:bottom w:val="single" w:sz="8" w:space="0" w:color="C1C1C1"/>
              <w:right w:val="single" w:sz="8" w:space="0" w:color="C1C1C1"/>
            </w:tcBorders>
            <w:shd w:val="clear" w:color="000000" w:fill="EDF2F9"/>
            <w:vAlign w:val="bottom"/>
            <w:hideMark/>
          </w:tcPr>
          <w:p w14:paraId="368DE941" w14:textId="77777777" w:rsidR="00C8129E" w:rsidRPr="005910FD" w:rsidRDefault="00C8129E" w:rsidP="00A23D18">
            <w:pPr>
              <w:jc w:val="center"/>
              <w:rPr>
                <w:rFonts w:ascii="Arial" w:hAnsi="Arial" w:cs="Arial"/>
                <w:b/>
                <w:bCs/>
                <w:color w:val="112277"/>
                <w:sz w:val="12"/>
                <w:szCs w:val="12"/>
              </w:rPr>
            </w:pPr>
            <w:r w:rsidRPr="005910FD">
              <w:rPr>
                <w:rFonts w:ascii="Arial" w:hAnsi="Arial" w:cs="Arial"/>
                <w:b/>
                <w:bCs/>
                <w:color w:val="112277"/>
                <w:sz w:val="12"/>
                <w:szCs w:val="12"/>
              </w:rPr>
              <w:t xml:space="preserve">99th </w:t>
            </w:r>
            <w:proofErr w:type="spellStart"/>
            <w:r w:rsidRPr="005910FD">
              <w:rPr>
                <w:rFonts w:ascii="Arial" w:hAnsi="Arial" w:cs="Arial"/>
                <w:b/>
                <w:bCs/>
                <w:color w:val="112277"/>
                <w:sz w:val="12"/>
                <w:szCs w:val="12"/>
              </w:rPr>
              <w:t>Pctl</w:t>
            </w:r>
            <w:proofErr w:type="spellEnd"/>
          </w:p>
        </w:tc>
        <w:tc>
          <w:tcPr>
            <w:tcW w:w="443" w:type="pct"/>
            <w:tcBorders>
              <w:top w:val="single" w:sz="8" w:space="0" w:color="C1C1C1"/>
              <w:left w:val="nil"/>
              <w:bottom w:val="single" w:sz="8" w:space="0" w:color="C1C1C1"/>
              <w:right w:val="single" w:sz="8" w:space="0" w:color="C1C1C1"/>
            </w:tcBorders>
            <w:shd w:val="clear" w:color="000000" w:fill="EDF2F9"/>
            <w:vAlign w:val="bottom"/>
            <w:hideMark/>
          </w:tcPr>
          <w:p w14:paraId="7D3A2944" w14:textId="77777777" w:rsidR="00C8129E" w:rsidRPr="005910FD" w:rsidRDefault="00C8129E" w:rsidP="00A23D18">
            <w:pPr>
              <w:jc w:val="center"/>
              <w:rPr>
                <w:rFonts w:ascii="Arial" w:hAnsi="Arial" w:cs="Arial"/>
                <w:b/>
                <w:bCs/>
                <w:color w:val="112277"/>
                <w:sz w:val="12"/>
                <w:szCs w:val="12"/>
              </w:rPr>
            </w:pPr>
            <w:r w:rsidRPr="005910FD">
              <w:rPr>
                <w:rFonts w:ascii="Arial" w:hAnsi="Arial" w:cs="Arial"/>
                <w:b/>
                <w:bCs/>
                <w:color w:val="112277"/>
                <w:sz w:val="12"/>
                <w:szCs w:val="12"/>
              </w:rPr>
              <w:t>MAX</w:t>
            </w:r>
          </w:p>
        </w:tc>
        <w:tc>
          <w:tcPr>
            <w:tcW w:w="493" w:type="pct"/>
            <w:tcBorders>
              <w:top w:val="single" w:sz="8" w:space="0" w:color="C1C1C1"/>
              <w:left w:val="nil"/>
              <w:bottom w:val="single" w:sz="8" w:space="0" w:color="C1C1C1"/>
              <w:right w:val="single" w:sz="8" w:space="0" w:color="C1C1C1"/>
            </w:tcBorders>
            <w:shd w:val="clear" w:color="000000" w:fill="EDF2F9"/>
            <w:vAlign w:val="bottom"/>
            <w:hideMark/>
          </w:tcPr>
          <w:p w14:paraId="3B4E20EC" w14:textId="77777777" w:rsidR="00C8129E" w:rsidRPr="005910FD" w:rsidRDefault="00C8129E" w:rsidP="00A23D18">
            <w:pPr>
              <w:jc w:val="center"/>
              <w:rPr>
                <w:rFonts w:ascii="Arial" w:hAnsi="Arial" w:cs="Arial"/>
                <w:b/>
                <w:bCs/>
                <w:color w:val="112277"/>
                <w:sz w:val="12"/>
                <w:szCs w:val="12"/>
              </w:rPr>
            </w:pPr>
            <w:r w:rsidRPr="005910FD">
              <w:rPr>
                <w:rFonts w:ascii="Arial" w:hAnsi="Arial" w:cs="Arial"/>
                <w:b/>
                <w:bCs/>
                <w:color w:val="112277"/>
                <w:sz w:val="12"/>
                <w:szCs w:val="12"/>
              </w:rPr>
              <w:t>Mean</w:t>
            </w:r>
          </w:p>
        </w:tc>
        <w:tc>
          <w:tcPr>
            <w:tcW w:w="403" w:type="pct"/>
            <w:tcBorders>
              <w:top w:val="single" w:sz="8" w:space="0" w:color="C1C1C1"/>
              <w:left w:val="nil"/>
              <w:bottom w:val="single" w:sz="8" w:space="0" w:color="C1C1C1"/>
              <w:right w:val="single" w:sz="8" w:space="0" w:color="C1C1C1"/>
            </w:tcBorders>
            <w:shd w:val="clear" w:color="000000" w:fill="EDF2F9"/>
            <w:vAlign w:val="bottom"/>
            <w:hideMark/>
          </w:tcPr>
          <w:p w14:paraId="3F51C418" w14:textId="77777777" w:rsidR="00C8129E" w:rsidRPr="005910FD" w:rsidRDefault="00C8129E" w:rsidP="00A23D18">
            <w:pPr>
              <w:jc w:val="center"/>
              <w:rPr>
                <w:rFonts w:ascii="Arial" w:hAnsi="Arial" w:cs="Arial"/>
                <w:b/>
                <w:bCs/>
                <w:color w:val="112277"/>
                <w:sz w:val="12"/>
                <w:szCs w:val="12"/>
              </w:rPr>
            </w:pPr>
            <w:r w:rsidRPr="005910FD">
              <w:rPr>
                <w:rFonts w:ascii="Arial" w:hAnsi="Arial" w:cs="Arial"/>
                <w:b/>
                <w:bCs/>
                <w:color w:val="112277"/>
                <w:sz w:val="12"/>
                <w:szCs w:val="12"/>
              </w:rPr>
              <w:t>Median</w:t>
            </w:r>
          </w:p>
        </w:tc>
        <w:tc>
          <w:tcPr>
            <w:tcW w:w="329" w:type="pct"/>
            <w:tcBorders>
              <w:top w:val="single" w:sz="8" w:space="0" w:color="C1C1C1"/>
              <w:left w:val="nil"/>
              <w:bottom w:val="single" w:sz="8" w:space="0" w:color="C1C1C1"/>
              <w:right w:val="single" w:sz="8" w:space="0" w:color="C1C1C1"/>
            </w:tcBorders>
            <w:shd w:val="clear" w:color="000000" w:fill="EDF2F9"/>
            <w:vAlign w:val="bottom"/>
            <w:hideMark/>
          </w:tcPr>
          <w:p w14:paraId="3EDC95B3" w14:textId="77777777" w:rsidR="00C8129E" w:rsidRPr="005910FD" w:rsidRDefault="00C8129E" w:rsidP="00A23D18">
            <w:pPr>
              <w:jc w:val="center"/>
              <w:rPr>
                <w:rFonts w:ascii="Arial" w:hAnsi="Arial" w:cs="Arial"/>
                <w:b/>
                <w:bCs/>
                <w:color w:val="112277"/>
                <w:sz w:val="12"/>
                <w:szCs w:val="12"/>
              </w:rPr>
            </w:pPr>
            <w:r w:rsidRPr="005910FD">
              <w:rPr>
                <w:rFonts w:ascii="Arial" w:hAnsi="Arial" w:cs="Arial"/>
                <w:b/>
                <w:bCs/>
                <w:color w:val="112277"/>
                <w:sz w:val="12"/>
                <w:szCs w:val="12"/>
              </w:rPr>
              <w:t>Skew</w:t>
            </w:r>
          </w:p>
        </w:tc>
      </w:tr>
      <w:tr w:rsidR="00C8129E" w:rsidRPr="005910FD" w14:paraId="376B65C4" w14:textId="77777777" w:rsidTr="00A23D18">
        <w:trPr>
          <w:trHeight w:val="300"/>
        </w:trPr>
        <w:tc>
          <w:tcPr>
            <w:tcW w:w="866" w:type="pct"/>
            <w:tcBorders>
              <w:top w:val="nil"/>
              <w:left w:val="single" w:sz="8" w:space="0" w:color="C1C1C1"/>
              <w:bottom w:val="single" w:sz="8" w:space="0" w:color="C1C1C1"/>
              <w:right w:val="single" w:sz="8" w:space="0" w:color="C1C1C1"/>
            </w:tcBorders>
            <w:shd w:val="clear" w:color="000000" w:fill="FFFFFF"/>
            <w:vAlign w:val="center"/>
            <w:hideMark/>
          </w:tcPr>
          <w:p w14:paraId="3BD8D4C1" w14:textId="77777777" w:rsidR="00C8129E" w:rsidRPr="005910FD" w:rsidRDefault="00C8129E" w:rsidP="00A23D18">
            <w:pPr>
              <w:rPr>
                <w:rFonts w:ascii="Arial" w:hAnsi="Arial" w:cs="Arial"/>
                <w:color w:val="000000"/>
                <w:sz w:val="12"/>
                <w:szCs w:val="12"/>
              </w:rPr>
            </w:pPr>
            <w:proofErr w:type="spellStart"/>
            <w:r w:rsidRPr="005910FD">
              <w:rPr>
                <w:rFonts w:ascii="Arial" w:hAnsi="Arial" w:cs="Arial"/>
                <w:color w:val="000000"/>
                <w:sz w:val="12"/>
                <w:szCs w:val="12"/>
              </w:rPr>
              <w:t>loan_amnt</w:t>
            </w:r>
            <w:proofErr w:type="spellEnd"/>
          </w:p>
        </w:tc>
        <w:tc>
          <w:tcPr>
            <w:tcW w:w="333" w:type="pct"/>
            <w:tcBorders>
              <w:top w:val="nil"/>
              <w:left w:val="nil"/>
              <w:bottom w:val="single" w:sz="8" w:space="0" w:color="C1C1C1"/>
              <w:right w:val="single" w:sz="8" w:space="0" w:color="C1C1C1"/>
            </w:tcBorders>
            <w:shd w:val="clear" w:color="000000" w:fill="FFFFFF"/>
            <w:vAlign w:val="center"/>
            <w:hideMark/>
          </w:tcPr>
          <w:p w14:paraId="0866B6C6"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67962</w:t>
            </w:r>
          </w:p>
        </w:tc>
        <w:tc>
          <w:tcPr>
            <w:tcW w:w="413" w:type="pct"/>
            <w:tcBorders>
              <w:top w:val="nil"/>
              <w:left w:val="nil"/>
              <w:bottom w:val="single" w:sz="8" w:space="0" w:color="C1C1C1"/>
              <w:right w:val="single" w:sz="8" w:space="0" w:color="C1C1C1"/>
            </w:tcBorders>
            <w:shd w:val="clear" w:color="000000" w:fill="FFFFFF"/>
            <w:vAlign w:val="center"/>
            <w:hideMark/>
          </w:tcPr>
          <w:p w14:paraId="677E886B"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0</w:t>
            </w:r>
          </w:p>
        </w:tc>
        <w:tc>
          <w:tcPr>
            <w:tcW w:w="294" w:type="pct"/>
            <w:tcBorders>
              <w:top w:val="nil"/>
              <w:left w:val="nil"/>
              <w:bottom w:val="single" w:sz="8" w:space="0" w:color="C1C1C1"/>
              <w:right w:val="single" w:sz="8" w:space="0" w:color="C1C1C1"/>
            </w:tcBorders>
            <w:shd w:val="clear" w:color="000000" w:fill="FFFFFF"/>
            <w:vAlign w:val="center"/>
            <w:hideMark/>
          </w:tcPr>
          <w:p w14:paraId="7C445D70"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1000</w:t>
            </w:r>
          </w:p>
        </w:tc>
        <w:tc>
          <w:tcPr>
            <w:tcW w:w="344" w:type="pct"/>
            <w:tcBorders>
              <w:top w:val="nil"/>
              <w:left w:val="nil"/>
              <w:bottom w:val="single" w:sz="8" w:space="0" w:color="C1C1C1"/>
              <w:right w:val="single" w:sz="8" w:space="0" w:color="C1C1C1"/>
            </w:tcBorders>
            <w:shd w:val="clear" w:color="000000" w:fill="FFFFFF"/>
            <w:vAlign w:val="center"/>
            <w:hideMark/>
          </w:tcPr>
          <w:p w14:paraId="65C19975"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1600</w:t>
            </w:r>
          </w:p>
        </w:tc>
        <w:tc>
          <w:tcPr>
            <w:tcW w:w="344" w:type="pct"/>
            <w:tcBorders>
              <w:top w:val="nil"/>
              <w:left w:val="nil"/>
              <w:bottom w:val="single" w:sz="8" w:space="0" w:color="C1C1C1"/>
              <w:right w:val="single" w:sz="8" w:space="0" w:color="C1C1C1"/>
            </w:tcBorders>
            <w:shd w:val="clear" w:color="000000" w:fill="FFFFFF"/>
            <w:vAlign w:val="center"/>
            <w:hideMark/>
          </w:tcPr>
          <w:p w14:paraId="4F28FC70"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8000</w:t>
            </w:r>
          </w:p>
        </w:tc>
        <w:tc>
          <w:tcPr>
            <w:tcW w:w="344" w:type="pct"/>
            <w:tcBorders>
              <w:top w:val="nil"/>
              <w:left w:val="nil"/>
              <w:bottom w:val="single" w:sz="8" w:space="0" w:color="C1C1C1"/>
              <w:right w:val="single" w:sz="8" w:space="0" w:color="C1C1C1"/>
            </w:tcBorders>
            <w:shd w:val="clear" w:color="000000" w:fill="FFFFFF"/>
            <w:vAlign w:val="center"/>
            <w:hideMark/>
          </w:tcPr>
          <w:p w14:paraId="726933D8"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20000</w:t>
            </w:r>
          </w:p>
        </w:tc>
        <w:tc>
          <w:tcPr>
            <w:tcW w:w="394" w:type="pct"/>
            <w:tcBorders>
              <w:top w:val="nil"/>
              <w:left w:val="nil"/>
              <w:bottom w:val="single" w:sz="8" w:space="0" w:color="C1C1C1"/>
              <w:right w:val="single" w:sz="8" w:space="0" w:color="C1C1C1"/>
            </w:tcBorders>
            <w:shd w:val="clear" w:color="000000" w:fill="FFFFFF"/>
            <w:vAlign w:val="center"/>
            <w:hideMark/>
          </w:tcPr>
          <w:p w14:paraId="48F6D988"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36400</w:t>
            </w:r>
          </w:p>
        </w:tc>
        <w:tc>
          <w:tcPr>
            <w:tcW w:w="443" w:type="pct"/>
            <w:tcBorders>
              <w:top w:val="nil"/>
              <w:left w:val="nil"/>
              <w:bottom w:val="single" w:sz="8" w:space="0" w:color="C1C1C1"/>
              <w:right w:val="single" w:sz="8" w:space="0" w:color="C1C1C1"/>
            </w:tcBorders>
            <w:shd w:val="clear" w:color="000000" w:fill="FFFFFF"/>
            <w:vAlign w:val="center"/>
            <w:hideMark/>
          </w:tcPr>
          <w:p w14:paraId="41041E2F"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40000</w:t>
            </w:r>
          </w:p>
        </w:tc>
        <w:tc>
          <w:tcPr>
            <w:tcW w:w="493" w:type="pct"/>
            <w:tcBorders>
              <w:top w:val="nil"/>
              <w:left w:val="nil"/>
              <w:bottom w:val="single" w:sz="8" w:space="0" w:color="C1C1C1"/>
              <w:right w:val="single" w:sz="8" w:space="0" w:color="C1C1C1"/>
            </w:tcBorders>
            <w:shd w:val="clear" w:color="000000" w:fill="FFFFFF"/>
            <w:vAlign w:val="center"/>
            <w:hideMark/>
          </w:tcPr>
          <w:p w14:paraId="5606BA81"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 xml:space="preserve"> 14,968.40 </w:t>
            </w:r>
          </w:p>
        </w:tc>
        <w:tc>
          <w:tcPr>
            <w:tcW w:w="403" w:type="pct"/>
            <w:tcBorders>
              <w:top w:val="nil"/>
              <w:left w:val="nil"/>
              <w:bottom w:val="single" w:sz="8" w:space="0" w:color="C1C1C1"/>
              <w:right w:val="single" w:sz="8" w:space="0" w:color="C1C1C1"/>
            </w:tcBorders>
            <w:shd w:val="clear" w:color="000000" w:fill="FFFFFF"/>
            <w:vAlign w:val="center"/>
            <w:hideMark/>
          </w:tcPr>
          <w:p w14:paraId="5B2DC100"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12975</w:t>
            </w:r>
          </w:p>
        </w:tc>
        <w:tc>
          <w:tcPr>
            <w:tcW w:w="329" w:type="pct"/>
            <w:tcBorders>
              <w:top w:val="nil"/>
              <w:left w:val="nil"/>
              <w:bottom w:val="single" w:sz="8" w:space="0" w:color="C1C1C1"/>
              <w:right w:val="single" w:sz="8" w:space="0" w:color="C1C1C1"/>
            </w:tcBorders>
            <w:shd w:val="clear" w:color="000000" w:fill="FFFFFF"/>
            <w:vAlign w:val="center"/>
            <w:hideMark/>
          </w:tcPr>
          <w:p w14:paraId="05520A8D"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 xml:space="preserve">   0.74 </w:t>
            </w:r>
          </w:p>
        </w:tc>
      </w:tr>
      <w:tr w:rsidR="00C8129E" w:rsidRPr="005910FD" w14:paraId="07A898EF" w14:textId="77777777" w:rsidTr="00A23D18">
        <w:trPr>
          <w:trHeight w:val="300"/>
        </w:trPr>
        <w:tc>
          <w:tcPr>
            <w:tcW w:w="866" w:type="pct"/>
            <w:tcBorders>
              <w:top w:val="nil"/>
              <w:left w:val="single" w:sz="8" w:space="0" w:color="C1C1C1"/>
              <w:bottom w:val="single" w:sz="8" w:space="0" w:color="C1C1C1"/>
              <w:right w:val="single" w:sz="8" w:space="0" w:color="C1C1C1"/>
            </w:tcBorders>
            <w:shd w:val="clear" w:color="000000" w:fill="FFFFFF"/>
            <w:vAlign w:val="center"/>
            <w:hideMark/>
          </w:tcPr>
          <w:p w14:paraId="2E2BDFEE" w14:textId="77777777" w:rsidR="00C8129E" w:rsidRPr="005910FD" w:rsidRDefault="00C8129E" w:rsidP="00A23D18">
            <w:pPr>
              <w:rPr>
                <w:rFonts w:ascii="Arial" w:hAnsi="Arial" w:cs="Arial"/>
                <w:color w:val="000000"/>
                <w:sz w:val="12"/>
                <w:szCs w:val="12"/>
              </w:rPr>
            </w:pPr>
            <w:proofErr w:type="spellStart"/>
            <w:r w:rsidRPr="005910FD">
              <w:rPr>
                <w:rFonts w:ascii="Arial" w:hAnsi="Arial" w:cs="Arial"/>
                <w:color w:val="000000"/>
                <w:sz w:val="12"/>
                <w:szCs w:val="12"/>
              </w:rPr>
              <w:t>int_rate</w:t>
            </w:r>
            <w:proofErr w:type="spellEnd"/>
          </w:p>
        </w:tc>
        <w:tc>
          <w:tcPr>
            <w:tcW w:w="333" w:type="pct"/>
            <w:tcBorders>
              <w:top w:val="nil"/>
              <w:left w:val="nil"/>
              <w:bottom w:val="single" w:sz="8" w:space="0" w:color="C1C1C1"/>
              <w:right w:val="single" w:sz="8" w:space="0" w:color="C1C1C1"/>
            </w:tcBorders>
            <w:shd w:val="clear" w:color="000000" w:fill="FFFFFF"/>
            <w:vAlign w:val="center"/>
            <w:hideMark/>
          </w:tcPr>
          <w:p w14:paraId="643A6B20"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67962</w:t>
            </w:r>
          </w:p>
        </w:tc>
        <w:tc>
          <w:tcPr>
            <w:tcW w:w="413" w:type="pct"/>
            <w:tcBorders>
              <w:top w:val="nil"/>
              <w:left w:val="nil"/>
              <w:bottom w:val="single" w:sz="8" w:space="0" w:color="C1C1C1"/>
              <w:right w:val="single" w:sz="8" w:space="0" w:color="C1C1C1"/>
            </w:tcBorders>
            <w:shd w:val="clear" w:color="000000" w:fill="FFFFFF"/>
            <w:vAlign w:val="center"/>
            <w:hideMark/>
          </w:tcPr>
          <w:p w14:paraId="302C9746"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0</w:t>
            </w:r>
          </w:p>
        </w:tc>
        <w:tc>
          <w:tcPr>
            <w:tcW w:w="294" w:type="pct"/>
            <w:tcBorders>
              <w:top w:val="nil"/>
              <w:left w:val="nil"/>
              <w:bottom w:val="single" w:sz="8" w:space="0" w:color="C1C1C1"/>
              <w:right w:val="single" w:sz="8" w:space="0" w:color="C1C1C1"/>
            </w:tcBorders>
            <w:shd w:val="clear" w:color="000000" w:fill="FFFFFF"/>
            <w:vAlign w:val="center"/>
            <w:hideMark/>
          </w:tcPr>
          <w:p w14:paraId="39B41A71"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5.32</w:t>
            </w:r>
          </w:p>
        </w:tc>
        <w:tc>
          <w:tcPr>
            <w:tcW w:w="344" w:type="pct"/>
            <w:tcBorders>
              <w:top w:val="nil"/>
              <w:left w:val="nil"/>
              <w:bottom w:val="single" w:sz="8" w:space="0" w:color="C1C1C1"/>
              <w:right w:val="single" w:sz="8" w:space="0" w:color="C1C1C1"/>
            </w:tcBorders>
            <w:shd w:val="clear" w:color="000000" w:fill="FFFFFF"/>
            <w:vAlign w:val="center"/>
            <w:hideMark/>
          </w:tcPr>
          <w:p w14:paraId="4D673BDD"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5.32</w:t>
            </w:r>
          </w:p>
        </w:tc>
        <w:tc>
          <w:tcPr>
            <w:tcW w:w="344" w:type="pct"/>
            <w:tcBorders>
              <w:top w:val="nil"/>
              <w:left w:val="nil"/>
              <w:bottom w:val="single" w:sz="8" w:space="0" w:color="C1C1C1"/>
              <w:right w:val="single" w:sz="8" w:space="0" w:color="C1C1C1"/>
            </w:tcBorders>
            <w:shd w:val="clear" w:color="000000" w:fill="FFFFFF"/>
            <w:vAlign w:val="center"/>
            <w:hideMark/>
          </w:tcPr>
          <w:p w14:paraId="0C706CD2"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9.49</w:t>
            </w:r>
          </w:p>
        </w:tc>
        <w:tc>
          <w:tcPr>
            <w:tcW w:w="344" w:type="pct"/>
            <w:tcBorders>
              <w:top w:val="nil"/>
              <w:left w:val="nil"/>
              <w:bottom w:val="single" w:sz="8" w:space="0" w:color="C1C1C1"/>
              <w:right w:val="single" w:sz="8" w:space="0" w:color="C1C1C1"/>
            </w:tcBorders>
            <w:shd w:val="clear" w:color="000000" w:fill="FFFFFF"/>
            <w:vAlign w:val="center"/>
            <w:hideMark/>
          </w:tcPr>
          <w:p w14:paraId="500B7E78"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15.61</w:t>
            </w:r>
          </w:p>
        </w:tc>
        <w:tc>
          <w:tcPr>
            <w:tcW w:w="394" w:type="pct"/>
            <w:tcBorders>
              <w:top w:val="nil"/>
              <w:left w:val="nil"/>
              <w:bottom w:val="single" w:sz="8" w:space="0" w:color="C1C1C1"/>
              <w:right w:val="single" w:sz="8" w:space="0" w:color="C1C1C1"/>
            </w:tcBorders>
            <w:shd w:val="clear" w:color="000000" w:fill="FFFFFF"/>
            <w:vAlign w:val="center"/>
            <w:hideMark/>
          </w:tcPr>
          <w:p w14:paraId="63FF94B0"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27.31</w:t>
            </w:r>
          </w:p>
        </w:tc>
        <w:tc>
          <w:tcPr>
            <w:tcW w:w="443" w:type="pct"/>
            <w:tcBorders>
              <w:top w:val="nil"/>
              <w:left w:val="nil"/>
              <w:bottom w:val="single" w:sz="8" w:space="0" w:color="C1C1C1"/>
              <w:right w:val="single" w:sz="8" w:space="0" w:color="C1C1C1"/>
            </w:tcBorders>
            <w:shd w:val="clear" w:color="000000" w:fill="FFFFFF"/>
            <w:vAlign w:val="center"/>
            <w:hideMark/>
          </w:tcPr>
          <w:p w14:paraId="5EF80EA2"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30.99</w:t>
            </w:r>
          </w:p>
        </w:tc>
        <w:tc>
          <w:tcPr>
            <w:tcW w:w="493" w:type="pct"/>
            <w:tcBorders>
              <w:top w:val="nil"/>
              <w:left w:val="nil"/>
              <w:bottom w:val="single" w:sz="8" w:space="0" w:color="C1C1C1"/>
              <w:right w:val="single" w:sz="8" w:space="0" w:color="C1C1C1"/>
            </w:tcBorders>
            <w:shd w:val="clear" w:color="000000" w:fill="FFFFFF"/>
            <w:vAlign w:val="center"/>
            <w:hideMark/>
          </w:tcPr>
          <w:p w14:paraId="6D564FDD"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 xml:space="preserve">       13.09 </w:t>
            </w:r>
          </w:p>
        </w:tc>
        <w:tc>
          <w:tcPr>
            <w:tcW w:w="403" w:type="pct"/>
            <w:tcBorders>
              <w:top w:val="nil"/>
              <w:left w:val="nil"/>
              <w:bottom w:val="single" w:sz="8" w:space="0" w:color="C1C1C1"/>
              <w:right w:val="single" w:sz="8" w:space="0" w:color="C1C1C1"/>
            </w:tcBorders>
            <w:shd w:val="clear" w:color="000000" w:fill="FFFFFF"/>
            <w:vAlign w:val="center"/>
            <w:hideMark/>
          </w:tcPr>
          <w:p w14:paraId="2342CA85"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12.69</w:t>
            </w:r>
          </w:p>
        </w:tc>
        <w:tc>
          <w:tcPr>
            <w:tcW w:w="329" w:type="pct"/>
            <w:tcBorders>
              <w:top w:val="nil"/>
              <w:left w:val="nil"/>
              <w:bottom w:val="single" w:sz="8" w:space="0" w:color="C1C1C1"/>
              <w:right w:val="single" w:sz="8" w:space="0" w:color="C1C1C1"/>
            </w:tcBorders>
            <w:shd w:val="clear" w:color="000000" w:fill="FFFFFF"/>
            <w:vAlign w:val="center"/>
            <w:hideMark/>
          </w:tcPr>
          <w:p w14:paraId="54602642"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 xml:space="preserve">   0.83 </w:t>
            </w:r>
          </w:p>
        </w:tc>
      </w:tr>
      <w:tr w:rsidR="00C8129E" w:rsidRPr="005910FD" w14:paraId="4617B99B" w14:textId="77777777" w:rsidTr="00A23D18">
        <w:trPr>
          <w:trHeight w:val="300"/>
        </w:trPr>
        <w:tc>
          <w:tcPr>
            <w:tcW w:w="866" w:type="pct"/>
            <w:tcBorders>
              <w:top w:val="nil"/>
              <w:left w:val="single" w:sz="8" w:space="0" w:color="C1C1C1"/>
              <w:bottom w:val="single" w:sz="8" w:space="0" w:color="C1C1C1"/>
              <w:right w:val="single" w:sz="8" w:space="0" w:color="C1C1C1"/>
            </w:tcBorders>
            <w:shd w:val="clear" w:color="000000" w:fill="FFFFFF"/>
            <w:vAlign w:val="center"/>
            <w:hideMark/>
          </w:tcPr>
          <w:p w14:paraId="69FFABF7" w14:textId="77777777" w:rsidR="00C8129E" w:rsidRPr="005910FD" w:rsidRDefault="00C8129E" w:rsidP="00A23D18">
            <w:pPr>
              <w:rPr>
                <w:rFonts w:ascii="Arial" w:hAnsi="Arial" w:cs="Arial"/>
                <w:color w:val="000000"/>
                <w:sz w:val="12"/>
                <w:szCs w:val="12"/>
              </w:rPr>
            </w:pPr>
            <w:proofErr w:type="spellStart"/>
            <w:r w:rsidRPr="005910FD">
              <w:rPr>
                <w:rFonts w:ascii="Arial" w:hAnsi="Arial" w:cs="Arial"/>
                <w:color w:val="000000"/>
                <w:sz w:val="12"/>
                <w:szCs w:val="12"/>
              </w:rPr>
              <w:t>annual_inc</w:t>
            </w:r>
            <w:proofErr w:type="spellEnd"/>
          </w:p>
        </w:tc>
        <w:tc>
          <w:tcPr>
            <w:tcW w:w="333" w:type="pct"/>
            <w:tcBorders>
              <w:top w:val="nil"/>
              <w:left w:val="nil"/>
              <w:bottom w:val="single" w:sz="8" w:space="0" w:color="C1C1C1"/>
              <w:right w:val="single" w:sz="8" w:space="0" w:color="C1C1C1"/>
            </w:tcBorders>
            <w:shd w:val="clear" w:color="000000" w:fill="FFFFFF"/>
            <w:vAlign w:val="center"/>
            <w:hideMark/>
          </w:tcPr>
          <w:p w14:paraId="107503D7"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67962</w:t>
            </w:r>
          </w:p>
        </w:tc>
        <w:tc>
          <w:tcPr>
            <w:tcW w:w="413" w:type="pct"/>
            <w:tcBorders>
              <w:top w:val="nil"/>
              <w:left w:val="nil"/>
              <w:bottom w:val="single" w:sz="8" w:space="0" w:color="C1C1C1"/>
              <w:right w:val="single" w:sz="8" w:space="0" w:color="C1C1C1"/>
            </w:tcBorders>
            <w:shd w:val="clear" w:color="000000" w:fill="FFFFFF"/>
            <w:vAlign w:val="center"/>
            <w:hideMark/>
          </w:tcPr>
          <w:p w14:paraId="7421122A"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0</w:t>
            </w:r>
          </w:p>
        </w:tc>
        <w:tc>
          <w:tcPr>
            <w:tcW w:w="294" w:type="pct"/>
            <w:tcBorders>
              <w:top w:val="nil"/>
              <w:left w:val="nil"/>
              <w:bottom w:val="single" w:sz="8" w:space="0" w:color="C1C1C1"/>
              <w:right w:val="single" w:sz="8" w:space="0" w:color="C1C1C1"/>
            </w:tcBorders>
            <w:shd w:val="clear" w:color="000000" w:fill="FFFFFF"/>
            <w:vAlign w:val="center"/>
            <w:hideMark/>
          </w:tcPr>
          <w:p w14:paraId="33C2C4E7"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0</w:t>
            </w:r>
          </w:p>
        </w:tc>
        <w:tc>
          <w:tcPr>
            <w:tcW w:w="344" w:type="pct"/>
            <w:tcBorders>
              <w:top w:val="nil"/>
              <w:left w:val="nil"/>
              <w:bottom w:val="single" w:sz="8" w:space="0" w:color="C1C1C1"/>
              <w:right w:val="single" w:sz="8" w:space="0" w:color="C1C1C1"/>
            </w:tcBorders>
            <w:shd w:val="clear" w:color="000000" w:fill="FFFFFF"/>
            <w:vAlign w:val="center"/>
            <w:hideMark/>
          </w:tcPr>
          <w:p w14:paraId="52089E45"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18000</w:t>
            </w:r>
          </w:p>
        </w:tc>
        <w:tc>
          <w:tcPr>
            <w:tcW w:w="344" w:type="pct"/>
            <w:tcBorders>
              <w:top w:val="nil"/>
              <w:left w:val="nil"/>
              <w:bottom w:val="single" w:sz="8" w:space="0" w:color="C1C1C1"/>
              <w:right w:val="single" w:sz="8" w:space="0" w:color="C1C1C1"/>
            </w:tcBorders>
            <w:shd w:val="clear" w:color="000000" w:fill="FFFFFF"/>
            <w:vAlign w:val="center"/>
            <w:hideMark/>
          </w:tcPr>
          <w:p w14:paraId="2FAC9A6E"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47000</w:t>
            </w:r>
          </w:p>
        </w:tc>
        <w:tc>
          <w:tcPr>
            <w:tcW w:w="344" w:type="pct"/>
            <w:tcBorders>
              <w:top w:val="nil"/>
              <w:left w:val="nil"/>
              <w:bottom w:val="single" w:sz="8" w:space="0" w:color="C1C1C1"/>
              <w:right w:val="single" w:sz="8" w:space="0" w:color="C1C1C1"/>
            </w:tcBorders>
            <w:shd w:val="clear" w:color="000000" w:fill="FFFFFF"/>
            <w:vAlign w:val="center"/>
            <w:hideMark/>
          </w:tcPr>
          <w:p w14:paraId="0BAD2DE1"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94000</w:t>
            </w:r>
          </w:p>
        </w:tc>
        <w:tc>
          <w:tcPr>
            <w:tcW w:w="394" w:type="pct"/>
            <w:tcBorders>
              <w:top w:val="nil"/>
              <w:left w:val="nil"/>
              <w:bottom w:val="single" w:sz="8" w:space="0" w:color="C1C1C1"/>
              <w:right w:val="single" w:sz="8" w:space="0" w:color="C1C1C1"/>
            </w:tcBorders>
            <w:shd w:val="clear" w:color="000000" w:fill="FFFFFF"/>
            <w:vAlign w:val="center"/>
            <w:hideMark/>
          </w:tcPr>
          <w:p w14:paraId="0DC5C1E5"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261813</w:t>
            </w:r>
          </w:p>
        </w:tc>
        <w:tc>
          <w:tcPr>
            <w:tcW w:w="443" w:type="pct"/>
            <w:tcBorders>
              <w:top w:val="nil"/>
              <w:left w:val="nil"/>
              <w:bottom w:val="single" w:sz="8" w:space="0" w:color="C1C1C1"/>
              <w:right w:val="single" w:sz="8" w:space="0" w:color="C1C1C1"/>
            </w:tcBorders>
            <w:shd w:val="clear" w:color="000000" w:fill="FFFFFF"/>
            <w:vAlign w:val="center"/>
            <w:hideMark/>
          </w:tcPr>
          <w:p w14:paraId="76AC27A9"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8900000</w:t>
            </w:r>
          </w:p>
        </w:tc>
        <w:tc>
          <w:tcPr>
            <w:tcW w:w="493" w:type="pct"/>
            <w:tcBorders>
              <w:top w:val="nil"/>
              <w:left w:val="nil"/>
              <w:bottom w:val="single" w:sz="8" w:space="0" w:color="C1C1C1"/>
              <w:right w:val="single" w:sz="8" w:space="0" w:color="C1C1C1"/>
            </w:tcBorders>
            <w:shd w:val="clear" w:color="000000" w:fill="FFFFFF"/>
            <w:vAlign w:val="center"/>
            <w:hideMark/>
          </w:tcPr>
          <w:p w14:paraId="457A6472"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 xml:space="preserve"> 78,349.63 </w:t>
            </w:r>
          </w:p>
        </w:tc>
        <w:tc>
          <w:tcPr>
            <w:tcW w:w="403" w:type="pct"/>
            <w:tcBorders>
              <w:top w:val="nil"/>
              <w:left w:val="nil"/>
              <w:bottom w:val="single" w:sz="8" w:space="0" w:color="C1C1C1"/>
              <w:right w:val="single" w:sz="8" w:space="0" w:color="C1C1C1"/>
            </w:tcBorders>
            <w:shd w:val="clear" w:color="000000" w:fill="FFFFFF"/>
            <w:vAlign w:val="center"/>
            <w:hideMark/>
          </w:tcPr>
          <w:p w14:paraId="036C528B"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65000</w:t>
            </w:r>
          </w:p>
        </w:tc>
        <w:tc>
          <w:tcPr>
            <w:tcW w:w="329" w:type="pct"/>
            <w:tcBorders>
              <w:top w:val="nil"/>
              <w:left w:val="nil"/>
              <w:bottom w:val="single" w:sz="8" w:space="0" w:color="C1C1C1"/>
              <w:right w:val="single" w:sz="8" w:space="0" w:color="C1C1C1"/>
            </w:tcBorders>
            <w:shd w:val="clear" w:color="000000" w:fill="FFFFFF"/>
            <w:vAlign w:val="center"/>
            <w:hideMark/>
          </w:tcPr>
          <w:p w14:paraId="6DA74BE6"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 xml:space="preserve"> 50.66 </w:t>
            </w:r>
          </w:p>
        </w:tc>
      </w:tr>
      <w:tr w:rsidR="00C8129E" w:rsidRPr="005910FD" w14:paraId="43FF6C84" w14:textId="77777777" w:rsidTr="00A23D18">
        <w:trPr>
          <w:trHeight w:val="300"/>
        </w:trPr>
        <w:tc>
          <w:tcPr>
            <w:tcW w:w="866" w:type="pct"/>
            <w:tcBorders>
              <w:top w:val="nil"/>
              <w:left w:val="single" w:sz="8" w:space="0" w:color="C1C1C1"/>
              <w:bottom w:val="single" w:sz="8" w:space="0" w:color="C1C1C1"/>
              <w:right w:val="single" w:sz="8" w:space="0" w:color="C1C1C1"/>
            </w:tcBorders>
            <w:shd w:val="clear" w:color="000000" w:fill="FFFFFF"/>
            <w:vAlign w:val="center"/>
            <w:hideMark/>
          </w:tcPr>
          <w:p w14:paraId="17383D50" w14:textId="77777777" w:rsidR="00C8129E" w:rsidRPr="005910FD" w:rsidRDefault="00C8129E" w:rsidP="00A23D18">
            <w:pPr>
              <w:rPr>
                <w:rFonts w:ascii="Arial" w:hAnsi="Arial" w:cs="Arial"/>
                <w:color w:val="000000"/>
                <w:sz w:val="12"/>
                <w:szCs w:val="12"/>
              </w:rPr>
            </w:pPr>
            <w:proofErr w:type="spellStart"/>
            <w:r w:rsidRPr="005910FD">
              <w:rPr>
                <w:rFonts w:ascii="Arial" w:hAnsi="Arial" w:cs="Arial"/>
                <w:color w:val="000000"/>
                <w:sz w:val="12"/>
                <w:szCs w:val="12"/>
              </w:rPr>
              <w:t>dti</w:t>
            </w:r>
            <w:proofErr w:type="spellEnd"/>
          </w:p>
        </w:tc>
        <w:tc>
          <w:tcPr>
            <w:tcW w:w="333" w:type="pct"/>
            <w:tcBorders>
              <w:top w:val="nil"/>
              <w:left w:val="nil"/>
              <w:bottom w:val="single" w:sz="8" w:space="0" w:color="C1C1C1"/>
              <w:right w:val="single" w:sz="8" w:space="0" w:color="C1C1C1"/>
            </w:tcBorders>
            <w:shd w:val="clear" w:color="000000" w:fill="FFFFFF"/>
            <w:vAlign w:val="center"/>
            <w:hideMark/>
          </w:tcPr>
          <w:p w14:paraId="6394DCE8"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67937</w:t>
            </w:r>
          </w:p>
        </w:tc>
        <w:tc>
          <w:tcPr>
            <w:tcW w:w="413" w:type="pct"/>
            <w:tcBorders>
              <w:top w:val="nil"/>
              <w:left w:val="nil"/>
              <w:bottom w:val="single" w:sz="8" w:space="0" w:color="C1C1C1"/>
              <w:right w:val="single" w:sz="8" w:space="0" w:color="C1C1C1"/>
            </w:tcBorders>
            <w:shd w:val="clear" w:color="000000" w:fill="FFFFFF"/>
            <w:vAlign w:val="center"/>
            <w:hideMark/>
          </w:tcPr>
          <w:p w14:paraId="60EBAEFC"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25</w:t>
            </w:r>
          </w:p>
        </w:tc>
        <w:tc>
          <w:tcPr>
            <w:tcW w:w="294" w:type="pct"/>
            <w:tcBorders>
              <w:top w:val="nil"/>
              <w:left w:val="nil"/>
              <w:bottom w:val="single" w:sz="8" w:space="0" w:color="C1C1C1"/>
              <w:right w:val="single" w:sz="8" w:space="0" w:color="C1C1C1"/>
            </w:tcBorders>
            <w:shd w:val="clear" w:color="000000" w:fill="FFFFFF"/>
            <w:vAlign w:val="center"/>
            <w:hideMark/>
          </w:tcPr>
          <w:p w14:paraId="4CA4D94E"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0</w:t>
            </w:r>
          </w:p>
        </w:tc>
        <w:tc>
          <w:tcPr>
            <w:tcW w:w="344" w:type="pct"/>
            <w:tcBorders>
              <w:top w:val="nil"/>
              <w:left w:val="nil"/>
              <w:bottom w:val="single" w:sz="8" w:space="0" w:color="C1C1C1"/>
              <w:right w:val="single" w:sz="8" w:space="0" w:color="C1C1C1"/>
            </w:tcBorders>
            <w:shd w:val="clear" w:color="000000" w:fill="FFFFFF"/>
            <w:vAlign w:val="center"/>
            <w:hideMark/>
          </w:tcPr>
          <w:p w14:paraId="6B31646B"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2.03</w:t>
            </w:r>
          </w:p>
        </w:tc>
        <w:tc>
          <w:tcPr>
            <w:tcW w:w="344" w:type="pct"/>
            <w:tcBorders>
              <w:top w:val="nil"/>
              <w:left w:val="nil"/>
              <w:bottom w:val="single" w:sz="8" w:space="0" w:color="C1C1C1"/>
              <w:right w:val="single" w:sz="8" w:space="0" w:color="C1C1C1"/>
            </w:tcBorders>
            <w:shd w:val="clear" w:color="000000" w:fill="FFFFFF"/>
            <w:vAlign w:val="center"/>
            <w:hideMark/>
          </w:tcPr>
          <w:p w14:paraId="60E649F7"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12.27</w:t>
            </w:r>
          </w:p>
        </w:tc>
        <w:tc>
          <w:tcPr>
            <w:tcW w:w="344" w:type="pct"/>
            <w:tcBorders>
              <w:top w:val="nil"/>
              <w:left w:val="nil"/>
              <w:bottom w:val="single" w:sz="8" w:space="0" w:color="C1C1C1"/>
              <w:right w:val="single" w:sz="8" w:space="0" w:color="C1C1C1"/>
            </w:tcBorders>
            <w:shd w:val="clear" w:color="000000" w:fill="FFFFFF"/>
            <w:vAlign w:val="center"/>
            <w:hideMark/>
          </w:tcPr>
          <w:p w14:paraId="7DB0748D"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24.77</w:t>
            </w:r>
          </w:p>
        </w:tc>
        <w:tc>
          <w:tcPr>
            <w:tcW w:w="394" w:type="pct"/>
            <w:tcBorders>
              <w:top w:val="nil"/>
              <w:left w:val="nil"/>
              <w:bottom w:val="single" w:sz="8" w:space="0" w:color="C1C1C1"/>
              <w:right w:val="single" w:sz="8" w:space="0" w:color="C1C1C1"/>
            </w:tcBorders>
            <w:shd w:val="clear" w:color="000000" w:fill="FFFFFF"/>
            <w:vAlign w:val="center"/>
            <w:hideMark/>
          </w:tcPr>
          <w:p w14:paraId="75742DAB"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39.58</w:t>
            </w:r>
          </w:p>
        </w:tc>
        <w:tc>
          <w:tcPr>
            <w:tcW w:w="443" w:type="pct"/>
            <w:tcBorders>
              <w:top w:val="nil"/>
              <w:left w:val="nil"/>
              <w:bottom w:val="single" w:sz="8" w:space="0" w:color="C1C1C1"/>
              <w:right w:val="single" w:sz="8" w:space="0" w:color="C1C1C1"/>
            </w:tcBorders>
            <w:shd w:val="clear" w:color="000000" w:fill="FFFFFF"/>
            <w:vAlign w:val="center"/>
            <w:hideMark/>
          </w:tcPr>
          <w:p w14:paraId="0509016B"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999</w:t>
            </w:r>
          </w:p>
        </w:tc>
        <w:tc>
          <w:tcPr>
            <w:tcW w:w="493" w:type="pct"/>
            <w:tcBorders>
              <w:top w:val="nil"/>
              <w:left w:val="nil"/>
              <w:bottom w:val="single" w:sz="8" w:space="0" w:color="C1C1C1"/>
              <w:right w:val="single" w:sz="8" w:space="0" w:color="C1C1C1"/>
            </w:tcBorders>
            <w:shd w:val="clear" w:color="000000" w:fill="FFFFFF"/>
            <w:vAlign w:val="center"/>
            <w:hideMark/>
          </w:tcPr>
          <w:p w14:paraId="458828EF"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 xml:space="preserve">       18.92 </w:t>
            </w:r>
          </w:p>
        </w:tc>
        <w:tc>
          <w:tcPr>
            <w:tcW w:w="403" w:type="pct"/>
            <w:tcBorders>
              <w:top w:val="nil"/>
              <w:left w:val="nil"/>
              <w:bottom w:val="single" w:sz="8" w:space="0" w:color="C1C1C1"/>
              <w:right w:val="single" w:sz="8" w:space="0" w:color="C1C1C1"/>
            </w:tcBorders>
            <w:shd w:val="clear" w:color="000000" w:fill="FFFFFF"/>
            <w:vAlign w:val="center"/>
            <w:hideMark/>
          </w:tcPr>
          <w:p w14:paraId="1397221B"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18.23</w:t>
            </w:r>
          </w:p>
        </w:tc>
        <w:tc>
          <w:tcPr>
            <w:tcW w:w="329" w:type="pct"/>
            <w:tcBorders>
              <w:top w:val="nil"/>
              <w:left w:val="nil"/>
              <w:bottom w:val="single" w:sz="8" w:space="0" w:color="C1C1C1"/>
              <w:right w:val="single" w:sz="8" w:space="0" w:color="C1C1C1"/>
            </w:tcBorders>
            <w:shd w:val="clear" w:color="000000" w:fill="FFFFFF"/>
            <w:vAlign w:val="center"/>
            <w:hideMark/>
          </w:tcPr>
          <w:p w14:paraId="28043203"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 xml:space="preserve"> 23.45 </w:t>
            </w:r>
          </w:p>
        </w:tc>
      </w:tr>
      <w:tr w:rsidR="00C8129E" w:rsidRPr="005910FD" w14:paraId="04CF9184" w14:textId="77777777" w:rsidTr="00A23D18">
        <w:trPr>
          <w:trHeight w:val="300"/>
        </w:trPr>
        <w:tc>
          <w:tcPr>
            <w:tcW w:w="866" w:type="pct"/>
            <w:tcBorders>
              <w:top w:val="nil"/>
              <w:left w:val="single" w:sz="8" w:space="0" w:color="C1C1C1"/>
              <w:bottom w:val="single" w:sz="8" w:space="0" w:color="C1C1C1"/>
              <w:right w:val="single" w:sz="8" w:space="0" w:color="C1C1C1"/>
            </w:tcBorders>
            <w:shd w:val="clear" w:color="000000" w:fill="FFFFFF"/>
            <w:vAlign w:val="center"/>
            <w:hideMark/>
          </w:tcPr>
          <w:p w14:paraId="38F2CC1C" w14:textId="77777777" w:rsidR="00C8129E" w:rsidRPr="005910FD" w:rsidRDefault="00C8129E" w:rsidP="00A23D18">
            <w:pPr>
              <w:rPr>
                <w:rFonts w:ascii="Arial" w:hAnsi="Arial" w:cs="Arial"/>
                <w:color w:val="000000"/>
                <w:sz w:val="12"/>
                <w:szCs w:val="12"/>
              </w:rPr>
            </w:pPr>
            <w:proofErr w:type="spellStart"/>
            <w:r w:rsidRPr="005910FD">
              <w:rPr>
                <w:rFonts w:ascii="Arial" w:hAnsi="Arial" w:cs="Arial"/>
                <w:color w:val="000000"/>
                <w:sz w:val="12"/>
                <w:szCs w:val="12"/>
              </w:rPr>
              <w:t>open_acc</w:t>
            </w:r>
            <w:proofErr w:type="spellEnd"/>
          </w:p>
        </w:tc>
        <w:tc>
          <w:tcPr>
            <w:tcW w:w="333" w:type="pct"/>
            <w:tcBorders>
              <w:top w:val="nil"/>
              <w:left w:val="nil"/>
              <w:bottom w:val="single" w:sz="8" w:space="0" w:color="C1C1C1"/>
              <w:right w:val="single" w:sz="8" w:space="0" w:color="C1C1C1"/>
            </w:tcBorders>
            <w:shd w:val="clear" w:color="000000" w:fill="FFFFFF"/>
            <w:vAlign w:val="center"/>
            <w:hideMark/>
          </w:tcPr>
          <w:p w14:paraId="558D24F0"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67962</w:t>
            </w:r>
          </w:p>
        </w:tc>
        <w:tc>
          <w:tcPr>
            <w:tcW w:w="413" w:type="pct"/>
            <w:tcBorders>
              <w:top w:val="nil"/>
              <w:left w:val="nil"/>
              <w:bottom w:val="single" w:sz="8" w:space="0" w:color="C1C1C1"/>
              <w:right w:val="single" w:sz="8" w:space="0" w:color="C1C1C1"/>
            </w:tcBorders>
            <w:shd w:val="clear" w:color="000000" w:fill="FFFFFF"/>
            <w:vAlign w:val="center"/>
            <w:hideMark/>
          </w:tcPr>
          <w:p w14:paraId="22CEF211"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0</w:t>
            </w:r>
          </w:p>
        </w:tc>
        <w:tc>
          <w:tcPr>
            <w:tcW w:w="294" w:type="pct"/>
            <w:tcBorders>
              <w:top w:val="nil"/>
              <w:left w:val="nil"/>
              <w:bottom w:val="single" w:sz="8" w:space="0" w:color="C1C1C1"/>
              <w:right w:val="single" w:sz="8" w:space="0" w:color="C1C1C1"/>
            </w:tcBorders>
            <w:shd w:val="clear" w:color="000000" w:fill="FFFFFF"/>
            <w:vAlign w:val="center"/>
            <w:hideMark/>
          </w:tcPr>
          <w:p w14:paraId="782938B6"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1</w:t>
            </w:r>
          </w:p>
        </w:tc>
        <w:tc>
          <w:tcPr>
            <w:tcW w:w="344" w:type="pct"/>
            <w:tcBorders>
              <w:top w:val="nil"/>
              <w:left w:val="nil"/>
              <w:bottom w:val="single" w:sz="8" w:space="0" w:color="C1C1C1"/>
              <w:right w:val="single" w:sz="8" w:space="0" w:color="C1C1C1"/>
            </w:tcBorders>
            <w:shd w:val="clear" w:color="000000" w:fill="FFFFFF"/>
            <w:vAlign w:val="center"/>
            <w:hideMark/>
          </w:tcPr>
          <w:p w14:paraId="60718358"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3</w:t>
            </w:r>
          </w:p>
        </w:tc>
        <w:tc>
          <w:tcPr>
            <w:tcW w:w="344" w:type="pct"/>
            <w:tcBorders>
              <w:top w:val="nil"/>
              <w:left w:val="nil"/>
              <w:bottom w:val="single" w:sz="8" w:space="0" w:color="C1C1C1"/>
              <w:right w:val="single" w:sz="8" w:space="0" w:color="C1C1C1"/>
            </w:tcBorders>
            <w:shd w:val="clear" w:color="000000" w:fill="FFFFFF"/>
            <w:vAlign w:val="center"/>
            <w:hideMark/>
          </w:tcPr>
          <w:p w14:paraId="7DC8B017"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8</w:t>
            </w:r>
          </w:p>
        </w:tc>
        <w:tc>
          <w:tcPr>
            <w:tcW w:w="344" w:type="pct"/>
            <w:tcBorders>
              <w:top w:val="nil"/>
              <w:left w:val="nil"/>
              <w:bottom w:val="single" w:sz="8" w:space="0" w:color="C1C1C1"/>
              <w:right w:val="single" w:sz="8" w:space="0" w:color="C1C1C1"/>
            </w:tcBorders>
            <w:shd w:val="clear" w:color="000000" w:fill="FFFFFF"/>
            <w:vAlign w:val="center"/>
            <w:hideMark/>
          </w:tcPr>
          <w:p w14:paraId="17185C7E"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15</w:t>
            </w:r>
          </w:p>
        </w:tc>
        <w:tc>
          <w:tcPr>
            <w:tcW w:w="394" w:type="pct"/>
            <w:tcBorders>
              <w:top w:val="nil"/>
              <w:left w:val="nil"/>
              <w:bottom w:val="single" w:sz="8" w:space="0" w:color="C1C1C1"/>
              <w:right w:val="single" w:sz="8" w:space="0" w:color="C1C1C1"/>
            </w:tcBorders>
            <w:shd w:val="clear" w:color="000000" w:fill="FFFFFF"/>
            <w:vAlign w:val="center"/>
            <w:hideMark/>
          </w:tcPr>
          <w:p w14:paraId="1CA10440"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30</w:t>
            </w:r>
          </w:p>
        </w:tc>
        <w:tc>
          <w:tcPr>
            <w:tcW w:w="443" w:type="pct"/>
            <w:tcBorders>
              <w:top w:val="nil"/>
              <w:left w:val="nil"/>
              <w:bottom w:val="single" w:sz="8" w:space="0" w:color="C1C1C1"/>
              <w:right w:val="single" w:sz="8" w:space="0" w:color="C1C1C1"/>
            </w:tcBorders>
            <w:shd w:val="clear" w:color="000000" w:fill="FFFFFF"/>
            <w:vAlign w:val="center"/>
            <w:hideMark/>
          </w:tcPr>
          <w:p w14:paraId="682CC0BF"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60</w:t>
            </w:r>
          </w:p>
        </w:tc>
        <w:tc>
          <w:tcPr>
            <w:tcW w:w="493" w:type="pct"/>
            <w:tcBorders>
              <w:top w:val="nil"/>
              <w:left w:val="nil"/>
              <w:bottom w:val="single" w:sz="8" w:space="0" w:color="C1C1C1"/>
              <w:right w:val="single" w:sz="8" w:space="0" w:color="C1C1C1"/>
            </w:tcBorders>
            <w:shd w:val="clear" w:color="000000" w:fill="FFFFFF"/>
            <w:vAlign w:val="center"/>
            <w:hideMark/>
          </w:tcPr>
          <w:p w14:paraId="17EB53C1"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 xml:space="preserve">       11.77 </w:t>
            </w:r>
          </w:p>
        </w:tc>
        <w:tc>
          <w:tcPr>
            <w:tcW w:w="403" w:type="pct"/>
            <w:tcBorders>
              <w:top w:val="nil"/>
              <w:left w:val="nil"/>
              <w:bottom w:val="single" w:sz="8" w:space="0" w:color="C1C1C1"/>
              <w:right w:val="single" w:sz="8" w:space="0" w:color="C1C1C1"/>
            </w:tcBorders>
            <w:shd w:val="clear" w:color="000000" w:fill="FFFFFF"/>
            <w:vAlign w:val="center"/>
            <w:hideMark/>
          </w:tcPr>
          <w:p w14:paraId="39F8C9F6"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11</w:t>
            </w:r>
          </w:p>
        </w:tc>
        <w:tc>
          <w:tcPr>
            <w:tcW w:w="329" w:type="pct"/>
            <w:tcBorders>
              <w:top w:val="nil"/>
              <w:left w:val="nil"/>
              <w:bottom w:val="single" w:sz="8" w:space="0" w:color="C1C1C1"/>
              <w:right w:val="single" w:sz="8" w:space="0" w:color="C1C1C1"/>
            </w:tcBorders>
            <w:shd w:val="clear" w:color="000000" w:fill="FFFFFF"/>
            <w:vAlign w:val="center"/>
            <w:hideMark/>
          </w:tcPr>
          <w:p w14:paraId="1868BAB6"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 xml:space="preserve">   1.31 </w:t>
            </w:r>
          </w:p>
        </w:tc>
      </w:tr>
      <w:tr w:rsidR="00C8129E" w:rsidRPr="005910FD" w14:paraId="4CAD845C" w14:textId="77777777" w:rsidTr="00A23D18">
        <w:trPr>
          <w:trHeight w:val="300"/>
        </w:trPr>
        <w:tc>
          <w:tcPr>
            <w:tcW w:w="866" w:type="pct"/>
            <w:tcBorders>
              <w:top w:val="nil"/>
              <w:left w:val="single" w:sz="8" w:space="0" w:color="C1C1C1"/>
              <w:bottom w:val="single" w:sz="8" w:space="0" w:color="C1C1C1"/>
              <w:right w:val="single" w:sz="8" w:space="0" w:color="C1C1C1"/>
            </w:tcBorders>
            <w:shd w:val="clear" w:color="000000" w:fill="FFFFFF"/>
            <w:vAlign w:val="center"/>
            <w:hideMark/>
          </w:tcPr>
          <w:p w14:paraId="2A0E2DAD" w14:textId="77777777" w:rsidR="00C8129E" w:rsidRPr="005910FD" w:rsidRDefault="00C8129E" w:rsidP="00A23D18">
            <w:pPr>
              <w:rPr>
                <w:rFonts w:ascii="Arial" w:hAnsi="Arial" w:cs="Arial"/>
                <w:color w:val="000000"/>
                <w:sz w:val="12"/>
                <w:szCs w:val="12"/>
              </w:rPr>
            </w:pPr>
            <w:proofErr w:type="spellStart"/>
            <w:r w:rsidRPr="005910FD">
              <w:rPr>
                <w:rFonts w:ascii="Arial" w:hAnsi="Arial" w:cs="Arial"/>
                <w:color w:val="000000"/>
                <w:sz w:val="12"/>
                <w:szCs w:val="12"/>
              </w:rPr>
              <w:t>pub_rec</w:t>
            </w:r>
            <w:proofErr w:type="spellEnd"/>
          </w:p>
        </w:tc>
        <w:tc>
          <w:tcPr>
            <w:tcW w:w="333" w:type="pct"/>
            <w:tcBorders>
              <w:top w:val="nil"/>
              <w:left w:val="nil"/>
              <w:bottom w:val="single" w:sz="8" w:space="0" w:color="C1C1C1"/>
              <w:right w:val="single" w:sz="8" w:space="0" w:color="C1C1C1"/>
            </w:tcBorders>
            <w:shd w:val="clear" w:color="000000" w:fill="FFFFFF"/>
            <w:vAlign w:val="center"/>
            <w:hideMark/>
          </w:tcPr>
          <w:p w14:paraId="7CFB0C94"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67962</w:t>
            </w:r>
          </w:p>
        </w:tc>
        <w:tc>
          <w:tcPr>
            <w:tcW w:w="413" w:type="pct"/>
            <w:tcBorders>
              <w:top w:val="nil"/>
              <w:left w:val="nil"/>
              <w:bottom w:val="single" w:sz="8" w:space="0" w:color="C1C1C1"/>
              <w:right w:val="single" w:sz="8" w:space="0" w:color="C1C1C1"/>
            </w:tcBorders>
            <w:shd w:val="clear" w:color="000000" w:fill="FFFFFF"/>
            <w:vAlign w:val="center"/>
            <w:hideMark/>
          </w:tcPr>
          <w:p w14:paraId="461E7596"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0</w:t>
            </w:r>
          </w:p>
        </w:tc>
        <w:tc>
          <w:tcPr>
            <w:tcW w:w="294" w:type="pct"/>
            <w:tcBorders>
              <w:top w:val="nil"/>
              <w:left w:val="nil"/>
              <w:bottom w:val="single" w:sz="8" w:space="0" w:color="C1C1C1"/>
              <w:right w:val="single" w:sz="8" w:space="0" w:color="C1C1C1"/>
            </w:tcBorders>
            <w:shd w:val="clear" w:color="000000" w:fill="FFFFFF"/>
            <w:vAlign w:val="center"/>
            <w:hideMark/>
          </w:tcPr>
          <w:p w14:paraId="1991E405"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0</w:t>
            </w:r>
          </w:p>
        </w:tc>
        <w:tc>
          <w:tcPr>
            <w:tcW w:w="344" w:type="pct"/>
            <w:tcBorders>
              <w:top w:val="nil"/>
              <w:left w:val="nil"/>
              <w:bottom w:val="single" w:sz="8" w:space="0" w:color="C1C1C1"/>
              <w:right w:val="single" w:sz="8" w:space="0" w:color="C1C1C1"/>
            </w:tcBorders>
            <w:shd w:val="clear" w:color="000000" w:fill="FFFFFF"/>
            <w:vAlign w:val="center"/>
            <w:hideMark/>
          </w:tcPr>
          <w:p w14:paraId="0CE55635"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0</w:t>
            </w:r>
          </w:p>
        </w:tc>
        <w:tc>
          <w:tcPr>
            <w:tcW w:w="344" w:type="pct"/>
            <w:tcBorders>
              <w:top w:val="nil"/>
              <w:left w:val="nil"/>
              <w:bottom w:val="single" w:sz="8" w:space="0" w:color="C1C1C1"/>
              <w:right w:val="single" w:sz="8" w:space="0" w:color="C1C1C1"/>
            </w:tcBorders>
            <w:shd w:val="clear" w:color="000000" w:fill="FFFFFF"/>
            <w:vAlign w:val="center"/>
            <w:hideMark/>
          </w:tcPr>
          <w:p w14:paraId="5528E02E"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0</w:t>
            </w:r>
          </w:p>
        </w:tc>
        <w:tc>
          <w:tcPr>
            <w:tcW w:w="344" w:type="pct"/>
            <w:tcBorders>
              <w:top w:val="nil"/>
              <w:left w:val="nil"/>
              <w:bottom w:val="single" w:sz="8" w:space="0" w:color="C1C1C1"/>
              <w:right w:val="single" w:sz="8" w:space="0" w:color="C1C1C1"/>
            </w:tcBorders>
            <w:shd w:val="clear" w:color="000000" w:fill="FFFFFF"/>
            <w:vAlign w:val="center"/>
            <w:hideMark/>
          </w:tcPr>
          <w:p w14:paraId="1C2D3601"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0</w:t>
            </w:r>
          </w:p>
        </w:tc>
        <w:tc>
          <w:tcPr>
            <w:tcW w:w="394" w:type="pct"/>
            <w:tcBorders>
              <w:top w:val="nil"/>
              <w:left w:val="nil"/>
              <w:bottom w:val="single" w:sz="8" w:space="0" w:color="C1C1C1"/>
              <w:right w:val="single" w:sz="8" w:space="0" w:color="C1C1C1"/>
            </w:tcBorders>
            <w:shd w:val="clear" w:color="000000" w:fill="FFFFFF"/>
            <w:vAlign w:val="center"/>
            <w:hideMark/>
          </w:tcPr>
          <w:p w14:paraId="0D7D906B"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3</w:t>
            </w:r>
          </w:p>
        </w:tc>
        <w:tc>
          <w:tcPr>
            <w:tcW w:w="443" w:type="pct"/>
            <w:tcBorders>
              <w:top w:val="nil"/>
              <w:left w:val="nil"/>
              <w:bottom w:val="single" w:sz="8" w:space="0" w:color="C1C1C1"/>
              <w:right w:val="single" w:sz="8" w:space="0" w:color="C1C1C1"/>
            </w:tcBorders>
            <w:shd w:val="clear" w:color="000000" w:fill="FFFFFF"/>
            <w:vAlign w:val="center"/>
            <w:hideMark/>
          </w:tcPr>
          <w:p w14:paraId="251A1A5C"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46</w:t>
            </w:r>
          </w:p>
        </w:tc>
        <w:tc>
          <w:tcPr>
            <w:tcW w:w="493" w:type="pct"/>
            <w:tcBorders>
              <w:top w:val="nil"/>
              <w:left w:val="nil"/>
              <w:bottom w:val="single" w:sz="8" w:space="0" w:color="C1C1C1"/>
              <w:right w:val="single" w:sz="8" w:space="0" w:color="C1C1C1"/>
            </w:tcBorders>
            <w:shd w:val="clear" w:color="000000" w:fill="FFFFFF"/>
            <w:vAlign w:val="center"/>
            <w:hideMark/>
          </w:tcPr>
          <w:p w14:paraId="75720BD1"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 xml:space="preserve">         0.23 </w:t>
            </w:r>
          </w:p>
        </w:tc>
        <w:tc>
          <w:tcPr>
            <w:tcW w:w="403" w:type="pct"/>
            <w:tcBorders>
              <w:top w:val="nil"/>
              <w:left w:val="nil"/>
              <w:bottom w:val="single" w:sz="8" w:space="0" w:color="C1C1C1"/>
              <w:right w:val="single" w:sz="8" w:space="0" w:color="C1C1C1"/>
            </w:tcBorders>
            <w:shd w:val="clear" w:color="000000" w:fill="FFFFFF"/>
            <w:vAlign w:val="center"/>
            <w:hideMark/>
          </w:tcPr>
          <w:p w14:paraId="333C4D4F"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0</w:t>
            </w:r>
          </w:p>
        </w:tc>
        <w:tc>
          <w:tcPr>
            <w:tcW w:w="329" w:type="pct"/>
            <w:tcBorders>
              <w:top w:val="nil"/>
              <w:left w:val="nil"/>
              <w:bottom w:val="single" w:sz="8" w:space="0" w:color="C1C1C1"/>
              <w:right w:val="single" w:sz="8" w:space="0" w:color="C1C1C1"/>
            </w:tcBorders>
            <w:shd w:val="clear" w:color="000000" w:fill="FFFFFF"/>
            <w:vAlign w:val="center"/>
            <w:hideMark/>
          </w:tcPr>
          <w:p w14:paraId="2B6E9742"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 xml:space="preserve"> 10.35 </w:t>
            </w:r>
          </w:p>
        </w:tc>
      </w:tr>
      <w:tr w:rsidR="00C8129E" w:rsidRPr="005910FD" w14:paraId="43CA6A57" w14:textId="77777777" w:rsidTr="00A23D18">
        <w:trPr>
          <w:trHeight w:val="300"/>
        </w:trPr>
        <w:tc>
          <w:tcPr>
            <w:tcW w:w="866" w:type="pct"/>
            <w:tcBorders>
              <w:top w:val="nil"/>
              <w:left w:val="single" w:sz="8" w:space="0" w:color="C1C1C1"/>
              <w:bottom w:val="single" w:sz="8" w:space="0" w:color="C1C1C1"/>
              <w:right w:val="single" w:sz="8" w:space="0" w:color="C1C1C1"/>
            </w:tcBorders>
            <w:shd w:val="clear" w:color="000000" w:fill="FFFFFF"/>
            <w:vAlign w:val="center"/>
            <w:hideMark/>
          </w:tcPr>
          <w:p w14:paraId="37BB9EE8" w14:textId="77777777" w:rsidR="00C8129E" w:rsidRPr="005910FD" w:rsidRDefault="00C8129E" w:rsidP="00A23D18">
            <w:pPr>
              <w:rPr>
                <w:rFonts w:ascii="Arial" w:hAnsi="Arial" w:cs="Arial"/>
                <w:color w:val="000000"/>
                <w:sz w:val="12"/>
                <w:szCs w:val="12"/>
              </w:rPr>
            </w:pPr>
            <w:proofErr w:type="spellStart"/>
            <w:r w:rsidRPr="005910FD">
              <w:rPr>
                <w:rFonts w:ascii="Arial" w:hAnsi="Arial" w:cs="Arial"/>
                <w:color w:val="000000"/>
                <w:sz w:val="12"/>
                <w:szCs w:val="12"/>
              </w:rPr>
              <w:t>revol_bal</w:t>
            </w:r>
            <w:proofErr w:type="spellEnd"/>
          </w:p>
        </w:tc>
        <w:tc>
          <w:tcPr>
            <w:tcW w:w="333" w:type="pct"/>
            <w:tcBorders>
              <w:top w:val="nil"/>
              <w:left w:val="nil"/>
              <w:bottom w:val="single" w:sz="8" w:space="0" w:color="C1C1C1"/>
              <w:right w:val="single" w:sz="8" w:space="0" w:color="C1C1C1"/>
            </w:tcBorders>
            <w:shd w:val="clear" w:color="000000" w:fill="FFFFFF"/>
            <w:vAlign w:val="center"/>
            <w:hideMark/>
          </w:tcPr>
          <w:p w14:paraId="33CBE9D2"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67962</w:t>
            </w:r>
          </w:p>
        </w:tc>
        <w:tc>
          <w:tcPr>
            <w:tcW w:w="413" w:type="pct"/>
            <w:tcBorders>
              <w:top w:val="nil"/>
              <w:left w:val="nil"/>
              <w:bottom w:val="single" w:sz="8" w:space="0" w:color="C1C1C1"/>
              <w:right w:val="single" w:sz="8" w:space="0" w:color="C1C1C1"/>
            </w:tcBorders>
            <w:shd w:val="clear" w:color="000000" w:fill="FFFFFF"/>
            <w:vAlign w:val="center"/>
            <w:hideMark/>
          </w:tcPr>
          <w:p w14:paraId="30D5F854"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0</w:t>
            </w:r>
          </w:p>
        </w:tc>
        <w:tc>
          <w:tcPr>
            <w:tcW w:w="294" w:type="pct"/>
            <w:tcBorders>
              <w:top w:val="nil"/>
              <w:left w:val="nil"/>
              <w:bottom w:val="single" w:sz="8" w:space="0" w:color="C1C1C1"/>
              <w:right w:val="single" w:sz="8" w:space="0" w:color="C1C1C1"/>
            </w:tcBorders>
            <w:shd w:val="clear" w:color="000000" w:fill="FFFFFF"/>
            <w:vAlign w:val="center"/>
            <w:hideMark/>
          </w:tcPr>
          <w:p w14:paraId="1BA47C98"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0</w:t>
            </w:r>
          </w:p>
        </w:tc>
        <w:tc>
          <w:tcPr>
            <w:tcW w:w="344" w:type="pct"/>
            <w:tcBorders>
              <w:top w:val="nil"/>
              <w:left w:val="nil"/>
              <w:bottom w:val="single" w:sz="8" w:space="0" w:color="C1C1C1"/>
              <w:right w:val="single" w:sz="8" w:space="0" w:color="C1C1C1"/>
            </w:tcBorders>
            <w:shd w:val="clear" w:color="000000" w:fill="FFFFFF"/>
            <w:vAlign w:val="center"/>
            <w:hideMark/>
          </w:tcPr>
          <w:p w14:paraId="104C910A"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226</w:t>
            </w:r>
          </w:p>
        </w:tc>
        <w:tc>
          <w:tcPr>
            <w:tcW w:w="344" w:type="pct"/>
            <w:tcBorders>
              <w:top w:val="nil"/>
              <w:left w:val="nil"/>
              <w:bottom w:val="single" w:sz="8" w:space="0" w:color="C1C1C1"/>
              <w:right w:val="single" w:sz="8" w:space="0" w:color="C1C1C1"/>
            </w:tcBorders>
            <w:shd w:val="clear" w:color="000000" w:fill="FFFFFF"/>
            <w:vAlign w:val="center"/>
            <w:hideMark/>
          </w:tcPr>
          <w:p w14:paraId="6464DA7D"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6131</w:t>
            </w:r>
          </w:p>
        </w:tc>
        <w:tc>
          <w:tcPr>
            <w:tcW w:w="344" w:type="pct"/>
            <w:tcBorders>
              <w:top w:val="nil"/>
              <w:left w:val="nil"/>
              <w:bottom w:val="single" w:sz="8" w:space="0" w:color="C1C1C1"/>
              <w:right w:val="single" w:sz="8" w:space="0" w:color="C1C1C1"/>
            </w:tcBorders>
            <w:shd w:val="clear" w:color="000000" w:fill="FFFFFF"/>
            <w:vAlign w:val="center"/>
            <w:hideMark/>
          </w:tcPr>
          <w:p w14:paraId="0C1ECD8C"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20493</w:t>
            </w:r>
          </w:p>
        </w:tc>
        <w:tc>
          <w:tcPr>
            <w:tcW w:w="394" w:type="pct"/>
            <w:tcBorders>
              <w:top w:val="nil"/>
              <w:left w:val="nil"/>
              <w:bottom w:val="single" w:sz="8" w:space="0" w:color="C1C1C1"/>
              <w:right w:val="single" w:sz="8" w:space="0" w:color="C1C1C1"/>
            </w:tcBorders>
            <w:shd w:val="clear" w:color="000000" w:fill="FFFFFF"/>
            <w:vAlign w:val="center"/>
            <w:hideMark/>
          </w:tcPr>
          <w:p w14:paraId="14C02910"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103632</w:t>
            </w:r>
          </w:p>
        </w:tc>
        <w:tc>
          <w:tcPr>
            <w:tcW w:w="443" w:type="pct"/>
            <w:tcBorders>
              <w:top w:val="nil"/>
              <w:left w:val="nil"/>
              <w:bottom w:val="single" w:sz="8" w:space="0" w:color="C1C1C1"/>
              <w:right w:val="single" w:sz="8" w:space="0" w:color="C1C1C1"/>
            </w:tcBorders>
            <w:shd w:val="clear" w:color="000000" w:fill="FFFFFF"/>
            <w:vAlign w:val="center"/>
            <w:hideMark/>
          </w:tcPr>
          <w:p w14:paraId="2AF3FCF1"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805550</w:t>
            </w:r>
          </w:p>
        </w:tc>
        <w:tc>
          <w:tcPr>
            <w:tcW w:w="493" w:type="pct"/>
            <w:tcBorders>
              <w:top w:val="nil"/>
              <w:left w:val="nil"/>
              <w:bottom w:val="single" w:sz="8" w:space="0" w:color="C1C1C1"/>
              <w:right w:val="single" w:sz="8" w:space="0" w:color="C1C1C1"/>
            </w:tcBorders>
            <w:shd w:val="clear" w:color="000000" w:fill="FFFFFF"/>
            <w:vAlign w:val="center"/>
            <w:hideMark/>
          </w:tcPr>
          <w:p w14:paraId="6D3B70E1"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 xml:space="preserve"> 16,949.58 </w:t>
            </w:r>
          </w:p>
        </w:tc>
        <w:tc>
          <w:tcPr>
            <w:tcW w:w="403" w:type="pct"/>
            <w:tcBorders>
              <w:top w:val="nil"/>
              <w:left w:val="nil"/>
              <w:bottom w:val="single" w:sz="8" w:space="0" w:color="C1C1C1"/>
              <w:right w:val="single" w:sz="8" w:space="0" w:color="C1C1C1"/>
            </w:tcBorders>
            <w:shd w:val="clear" w:color="000000" w:fill="FFFFFF"/>
            <w:vAlign w:val="center"/>
            <w:hideMark/>
          </w:tcPr>
          <w:p w14:paraId="1C6664F2"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11458</w:t>
            </w:r>
          </w:p>
        </w:tc>
        <w:tc>
          <w:tcPr>
            <w:tcW w:w="329" w:type="pct"/>
            <w:tcBorders>
              <w:top w:val="nil"/>
              <w:left w:val="nil"/>
              <w:bottom w:val="single" w:sz="8" w:space="0" w:color="C1C1C1"/>
              <w:right w:val="single" w:sz="8" w:space="0" w:color="C1C1C1"/>
            </w:tcBorders>
            <w:shd w:val="clear" w:color="000000" w:fill="FFFFFF"/>
            <w:vAlign w:val="center"/>
            <w:hideMark/>
          </w:tcPr>
          <w:p w14:paraId="1F3B5F79"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 xml:space="preserve">   8.53 </w:t>
            </w:r>
          </w:p>
        </w:tc>
      </w:tr>
      <w:tr w:rsidR="00C8129E" w:rsidRPr="005910FD" w14:paraId="651DDA0A" w14:textId="77777777" w:rsidTr="00A23D18">
        <w:trPr>
          <w:trHeight w:val="300"/>
        </w:trPr>
        <w:tc>
          <w:tcPr>
            <w:tcW w:w="866" w:type="pct"/>
            <w:tcBorders>
              <w:top w:val="nil"/>
              <w:left w:val="single" w:sz="8" w:space="0" w:color="C1C1C1"/>
              <w:bottom w:val="single" w:sz="8" w:space="0" w:color="C1C1C1"/>
              <w:right w:val="single" w:sz="8" w:space="0" w:color="C1C1C1"/>
            </w:tcBorders>
            <w:shd w:val="clear" w:color="000000" w:fill="FFFFFF"/>
            <w:vAlign w:val="center"/>
            <w:hideMark/>
          </w:tcPr>
          <w:p w14:paraId="475E6D16" w14:textId="77777777" w:rsidR="00C8129E" w:rsidRPr="005910FD" w:rsidRDefault="00C8129E" w:rsidP="00A23D18">
            <w:pPr>
              <w:rPr>
                <w:rFonts w:ascii="Arial" w:hAnsi="Arial" w:cs="Arial"/>
                <w:color w:val="000000"/>
                <w:sz w:val="12"/>
                <w:szCs w:val="12"/>
              </w:rPr>
            </w:pPr>
            <w:proofErr w:type="spellStart"/>
            <w:r w:rsidRPr="005910FD">
              <w:rPr>
                <w:rFonts w:ascii="Arial" w:hAnsi="Arial" w:cs="Arial"/>
                <w:color w:val="000000"/>
                <w:sz w:val="12"/>
                <w:szCs w:val="12"/>
              </w:rPr>
              <w:t>revol_util</w:t>
            </w:r>
            <w:proofErr w:type="spellEnd"/>
          </w:p>
        </w:tc>
        <w:tc>
          <w:tcPr>
            <w:tcW w:w="333" w:type="pct"/>
            <w:tcBorders>
              <w:top w:val="nil"/>
              <w:left w:val="nil"/>
              <w:bottom w:val="single" w:sz="8" w:space="0" w:color="C1C1C1"/>
              <w:right w:val="single" w:sz="8" w:space="0" w:color="C1C1C1"/>
            </w:tcBorders>
            <w:shd w:val="clear" w:color="000000" w:fill="FFFFFF"/>
            <w:vAlign w:val="center"/>
            <w:hideMark/>
          </w:tcPr>
          <w:p w14:paraId="0C8BCAE6"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67911</w:t>
            </w:r>
          </w:p>
        </w:tc>
        <w:tc>
          <w:tcPr>
            <w:tcW w:w="413" w:type="pct"/>
            <w:tcBorders>
              <w:top w:val="nil"/>
              <w:left w:val="nil"/>
              <w:bottom w:val="single" w:sz="8" w:space="0" w:color="C1C1C1"/>
              <w:right w:val="single" w:sz="8" w:space="0" w:color="C1C1C1"/>
            </w:tcBorders>
            <w:shd w:val="clear" w:color="000000" w:fill="FFFFFF"/>
            <w:vAlign w:val="center"/>
            <w:hideMark/>
          </w:tcPr>
          <w:p w14:paraId="69F38E3A"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51</w:t>
            </w:r>
          </w:p>
        </w:tc>
        <w:tc>
          <w:tcPr>
            <w:tcW w:w="294" w:type="pct"/>
            <w:tcBorders>
              <w:top w:val="nil"/>
              <w:left w:val="nil"/>
              <w:bottom w:val="single" w:sz="8" w:space="0" w:color="C1C1C1"/>
              <w:right w:val="single" w:sz="8" w:space="0" w:color="C1C1C1"/>
            </w:tcBorders>
            <w:shd w:val="clear" w:color="000000" w:fill="FFFFFF"/>
            <w:vAlign w:val="center"/>
            <w:hideMark/>
          </w:tcPr>
          <w:p w14:paraId="3FA43B82"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0</w:t>
            </w:r>
          </w:p>
        </w:tc>
        <w:tc>
          <w:tcPr>
            <w:tcW w:w="344" w:type="pct"/>
            <w:tcBorders>
              <w:top w:val="nil"/>
              <w:left w:val="nil"/>
              <w:bottom w:val="single" w:sz="8" w:space="0" w:color="C1C1C1"/>
              <w:right w:val="single" w:sz="8" w:space="0" w:color="C1C1C1"/>
            </w:tcBorders>
            <w:shd w:val="clear" w:color="000000" w:fill="FFFFFF"/>
            <w:vAlign w:val="center"/>
            <w:hideMark/>
          </w:tcPr>
          <w:p w14:paraId="1A8BCE69"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1.6</w:t>
            </w:r>
          </w:p>
        </w:tc>
        <w:tc>
          <w:tcPr>
            <w:tcW w:w="344" w:type="pct"/>
            <w:tcBorders>
              <w:top w:val="nil"/>
              <w:left w:val="nil"/>
              <w:bottom w:val="single" w:sz="8" w:space="0" w:color="C1C1C1"/>
              <w:right w:val="single" w:sz="8" w:space="0" w:color="C1C1C1"/>
            </w:tcBorders>
            <w:shd w:val="clear" w:color="000000" w:fill="FFFFFF"/>
            <w:vAlign w:val="center"/>
            <w:hideMark/>
          </w:tcPr>
          <w:p w14:paraId="007A4001"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33.3</w:t>
            </w:r>
          </w:p>
        </w:tc>
        <w:tc>
          <w:tcPr>
            <w:tcW w:w="344" w:type="pct"/>
            <w:tcBorders>
              <w:top w:val="nil"/>
              <w:left w:val="nil"/>
              <w:bottom w:val="single" w:sz="8" w:space="0" w:color="C1C1C1"/>
              <w:right w:val="single" w:sz="8" w:space="0" w:color="C1C1C1"/>
            </w:tcBorders>
            <w:shd w:val="clear" w:color="000000" w:fill="FFFFFF"/>
            <w:vAlign w:val="center"/>
            <w:hideMark/>
          </w:tcPr>
          <w:p w14:paraId="6CF62021"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70.1</w:t>
            </w:r>
          </w:p>
        </w:tc>
        <w:tc>
          <w:tcPr>
            <w:tcW w:w="394" w:type="pct"/>
            <w:tcBorders>
              <w:top w:val="nil"/>
              <w:left w:val="nil"/>
              <w:bottom w:val="single" w:sz="8" w:space="0" w:color="C1C1C1"/>
              <w:right w:val="single" w:sz="8" w:space="0" w:color="C1C1C1"/>
            </w:tcBorders>
            <w:shd w:val="clear" w:color="000000" w:fill="FFFFFF"/>
            <w:vAlign w:val="center"/>
            <w:hideMark/>
          </w:tcPr>
          <w:p w14:paraId="393B93EA"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98.6</w:t>
            </w:r>
          </w:p>
        </w:tc>
        <w:tc>
          <w:tcPr>
            <w:tcW w:w="443" w:type="pct"/>
            <w:tcBorders>
              <w:top w:val="nil"/>
              <w:left w:val="nil"/>
              <w:bottom w:val="single" w:sz="8" w:space="0" w:color="C1C1C1"/>
              <w:right w:val="single" w:sz="8" w:space="0" w:color="C1C1C1"/>
            </w:tcBorders>
            <w:shd w:val="clear" w:color="000000" w:fill="FFFFFF"/>
            <w:vAlign w:val="center"/>
            <w:hideMark/>
          </w:tcPr>
          <w:p w14:paraId="3DA65C0A"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154.3</w:t>
            </w:r>
          </w:p>
        </w:tc>
        <w:tc>
          <w:tcPr>
            <w:tcW w:w="493" w:type="pct"/>
            <w:tcBorders>
              <w:top w:val="nil"/>
              <w:left w:val="nil"/>
              <w:bottom w:val="single" w:sz="8" w:space="0" w:color="C1C1C1"/>
              <w:right w:val="single" w:sz="8" w:space="0" w:color="C1C1C1"/>
            </w:tcBorders>
            <w:shd w:val="clear" w:color="000000" w:fill="FFFFFF"/>
            <w:vAlign w:val="center"/>
            <w:hideMark/>
          </w:tcPr>
          <w:p w14:paraId="3225B1EB"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 xml:space="preserve">       51.53 </w:t>
            </w:r>
          </w:p>
        </w:tc>
        <w:tc>
          <w:tcPr>
            <w:tcW w:w="403" w:type="pct"/>
            <w:tcBorders>
              <w:top w:val="nil"/>
              <w:left w:val="nil"/>
              <w:bottom w:val="single" w:sz="8" w:space="0" w:color="C1C1C1"/>
              <w:right w:val="single" w:sz="8" w:space="0" w:color="C1C1C1"/>
            </w:tcBorders>
            <w:shd w:val="clear" w:color="000000" w:fill="FFFFFF"/>
            <w:vAlign w:val="center"/>
            <w:hideMark/>
          </w:tcPr>
          <w:p w14:paraId="6B274661"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51.4</w:t>
            </w:r>
          </w:p>
        </w:tc>
        <w:tc>
          <w:tcPr>
            <w:tcW w:w="329" w:type="pct"/>
            <w:tcBorders>
              <w:top w:val="nil"/>
              <w:left w:val="nil"/>
              <w:bottom w:val="single" w:sz="8" w:space="0" w:color="C1C1C1"/>
              <w:right w:val="single" w:sz="8" w:space="0" w:color="C1C1C1"/>
            </w:tcBorders>
            <w:shd w:val="clear" w:color="000000" w:fill="FFFFFF"/>
            <w:vAlign w:val="center"/>
            <w:hideMark/>
          </w:tcPr>
          <w:p w14:paraId="5CC3F86A"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 xml:space="preserve"> (0.02)</w:t>
            </w:r>
          </w:p>
        </w:tc>
      </w:tr>
      <w:tr w:rsidR="00C8129E" w:rsidRPr="005910FD" w14:paraId="3080CDBC" w14:textId="77777777" w:rsidTr="00A23D18">
        <w:trPr>
          <w:trHeight w:val="300"/>
        </w:trPr>
        <w:tc>
          <w:tcPr>
            <w:tcW w:w="866" w:type="pct"/>
            <w:tcBorders>
              <w:top w:val="nil"/>
              <w:left w:val="single" w:sz="8" w:space="0" w:color="C1C1C1"/>
              <w:bottom w:val="single" w:sz="8" w:space="0" w:color="C1C1C1"/>
              <w:right w:val="single" w:sz="8" w:space="0" w:color="C1C1C1"/>
            </w:tcBorders>
            <w:shd w:val="clear" w:color="000000" w:fill="FFFFFF"/>
            <w:vAlign w:val="center"/>
            <w:hideMark/>
          </w:tcPr>
          <w:p w14:paraId="4542A22D" w14:textId="77777777" w:rsidR="00C8129E" w:rsidRPr="005910FD" w:rsidRDefault="00C8129E" w:rsidP="00A23D18">
            <w:pPr>
              <w:rPr>
                <w:rFonts w:ascii="Arial" w:hAnsi="Arial" w:cs="Arial"/>
                <w:color w:val="000000"/>
                <w:sz w:val="12"/>
                <w:szCs w:val="12"/>
              </w:rPr>
            </w:pPr>
            <w:proofErr w:type="spellStart"/>
            <w:r w:rsidRPr="005910FD">
              <w:rPr>
                <w:rFonts w:ascii="Arial" w:hAnsi="Arial" w:cs="Arial"/>
                <w:color w:val="000000"/>
                <w:sz w:val="12"/>
                <w:szCs w:val="12"/>
              </w:rPr>
              <w:t>total_acc</w:t>
            </w:r>
            <w:proofErr w:type="spellEnd"/>
          </w:p>
        </w:tc>
        <w:tc>
          <w:tcPr>
            <w:tcW w:w="333" w:type="pct"/>
            <w:tcBorders>
              <w:top w:val="nil"/>
              <w:left w:val="nil"/>
              <w:bottom w:val="single" w:sz="8" w:space="0" w:color="C1C1C1"/>
              <w:right w:val="single" w:sz="8" w:space="0" w:color="C1C1C1"/>
            </w:tcBorders>
            <w:shd w:val="clear" w:color="000000" w:fill="FFFFFF"/>
            <w:vAlign w:val="center"/>
            <w:hideMark/>
          </w:tcPr>
          <w:p w14:paraId="28546B72"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67962</w:t>
            </w:r>
          </w:p>
        </w:tc>
        <w:tc>
          <w:tcPr>
            <w:tcW w:w="413" w:type="pct"/>
            <w:tcBorders>
              <w:top w:val="nil"/>
              <w:left w:val="nil"/>
              <w:bottom w:val="single" w:sz="8" w:space="0" w:color="C1C1C1"/>
              <w:right w:val="single" w:sz="8" w:space="0" w:color="C1C1C1"/>
            </w:tcBorders>
            <w:shd w:val="clear" w:color="000000" w:fill="FFFFFF"/>
            <w:vAlign w:val="center"/>
            <w:hideMark/>
          </w:tcPr>
          <w:p w14:paraId="49AAB8C0"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0</w:t>
            </w:r>
          </w:p>
        </w:tc>
        <w:tc>
          <w:tcPr>
            <w:tcW w:w="294" w:type="pct"/>
            <w:tcBorders>
              <w:top w:val="nil"/>
              <w:left w:val="nil"/>
              <w:bottom w:val="single" w:sz="8" w:space="0" w:color="C1C1C1"/>
              <w:right w:val="single" w:sz="8" w:space="0" w:color="C1C1C1"/>
            </w:tcBorders>
            <w:shd w:val="clear" w:color="000000" w:fill="FFFFFF"/>
            <w:vAlign w:val="center"/>
            <w:hideMark/>
          </w:tcPr>
          <w:p w14:paraId="357E6A67"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2</w:t>
            </w:r>
          </w:p>
        </w:tc>
        <w:tc>
          <w:tcPr>
            <w:tcW w:w="344" w:type="pct"/>
            <w:tcBorders>
              <w:top w:val="nil"/>
              <w:left w:val="nil"/>
              <w:bottom w:val="single" w:sz="8" w:space="0" w:color="C1C1C1"/>
              <w:right w:val="single" w:sz="8" w:space="0" w:color="C1C1C1"/>
            </w:tcBorders>
            <w:shd w:val="clear" w:color="000000" w:fill="FFFFFF"/>
            <w:vAlign w:val="center"/>
            <w:hideMark/>
          </w:tcPr>
          <w:p w14:paraId="4DC4C44A"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5</w:t>
            </w:r>
          </w:p>
        </w:tc>
        <w:tc>
          <w:tcPr>
            <w:tcW w:w="344" w:type="pct"/>
            <w:tcBorders>
              <w:top w:val="nil"/>
              <w:left w:val="nil"/>
              <w:bottom w:val="single" w:sz="8" w:space="0" w:color="C1C1C1"/>
              <w:right w:val="single" w:sz="8" w:space="0" w:color="C1C1C1"/>
            </w:tcBorders>
            <w:shd w:val="clear" w:color="000000" w:fill="FFFFFF"/>
            <w:vAlign w:val="center"/>
            <w:hideMark/>
          </w:tcPr>
          <w:p w14:paraId="10AB20AE"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16</w:t>
            </w:r>
          </w:p>
        </w:tc>
        <w:tc>
          <w:tcPr>
            <w:tcW w:w="344" w:type="pct"/>
            <w:tcBorders>
              <w:top w:val="nil"/>
              <w:left w:val="nil"/>
              <w:bottom w:val="single" w:sz="8" w:space="0" w:color="C1C1C1"/>
              <w:right w:val="single" w:sz="8" w:space="0" w:color="C1C1C1"/>
            </w:tcBorders>
            <w:shd w:val="clear" w:color="000000" w:fill="FFFFFF"/>
            <w:vAlign w:val="center"/>
            <w:hideMark/>
          </w:tcPr>
          <w:p w14:paraId="101165DE"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31</w:t>
            </w:r>
          </w:p>
        </w:tc>
        <w:tc>
          <w:tcPr>
            <w:tcW w:w="394" w:type="pct"/>
            <w:tcBorders>
              <w:top w:val="nil"/>
              <w:left w:val="nil"/>
              <w:bottom w:val="single" w:sz="8" w:space="0" w:color="C1C1C1"/>
              <w:right w:val="single" w:sz="8" w:space="0" w:color="C1C1C1"/>
            </w:tcBorders>
            <w:shd w:val="clear" w:color="000000" w:fill="FFFFFF"/>
            <w:vAlign w:val="center"/>
            <w:hideMark/>
          </w:tcPr>
          <w:p w14:paraId="067DA109"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61</w:t>
            </w:r>
          </w:p>
        </w:tc>
        <w:tc>
          <w:tcPr>
            <w:tcW w:w="443" w:type="pct"/>
            <w:tcBorders>
              <w:top w:val="nil"/>
              <w:left w:val="nil"/>
              <w:bottom w:val="single" w:sz="8" w:space="0" w:color="C1C1C1"/>
              <w:right w:val="single" w:sz="8" w:space="0" w:color="C1C1C1"/>
            </w:tcBorders>
            <w:shd w:val="clear" w:color="000000" w:fill="FFFFFF"/>
            <w:vAlign w:val="center"/>
            <w:hideMark/>
          </w:tcPr>
          <w:p w14:paraId="1C979044"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126</w:t>
            </w:r>
          </w:p>
        </w:tc>
        <w:tc>
          <w:tcPr>
            <w:tcW w:w="493" w:type="pct"/>
            <w:tcBorders>
              <w:top w:val="nil"/>
              <w:left w:val="nil"/>
              <w:bottom w:val="single" w:sz="8" w:space="0" w:color="C1C1C1"/>
              <w:right w:val="single" w:sz="8" w:space="0" w:color="C1C1C1"/>
            </w:tcBorders>
            <w:shd w:val="clear" w:color="000000" w:fill="FFFFFF"/>
            <w:vAlign w:val="center"/>
            <w:hideMark/>
          </w:tcPr>
          <w:p w14:paraId="7D864ACE"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 xml:space="preserve">       24.61 </w:t>
            </w:r>
          </w:p>
        </w:tc>
        <w:tc>
          <w:tcPr>
            <w:tcW w:w="403" w:type="pct"/>
            <w:tcBorders>
              <w:top w:val="nil"/>
              <w:left w:val="nil"/>
              <w:bottom w:val="single" w:sz="8" w:space="0" w:color="C1C1C1"/>
              <w:right w:val="single" w:sz="8" w:space="0" w:color="C1C1C1"/>
            </w:tcBorders>
            <w:shd w:val="clear" w:color="000000" w:fill="FFFFFF"/>
            <w:vAlign w:val="center"/>
            <w:hideMark/>
          </w:tcPr>
          <w:p w14:paraId="23F0B354"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23</w:t>
            </w:r>
          </w:p>
        </w:tc>
        <w:tc>
          <w:tcPr>
            <w:tcW w:w="329" w:type="pct"/>
            <w:tcBorders>
              <w:top w:val="nil"/>
              <w:left w:val="nil"/>
              <w:bottom w:val="single" w:sz="8" w:space="0" w:color="C1C1C1"/>
              <w:right w:val="single" w:sz="8" w:space="0" w:color="C1C1C1"/>
            </w:tcBorders>
            <w:shd w:val="clear" w:color="000000" w:fill="FFFFFF"/>
            <w:vAlign w:val="center"/>
            <w:hideMark/>
          </w:tcPr>
          <w:p w14:paraId="641C65F8"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 xml:space="preserve">   1.01 </w:t>
            </w:r>
          </w:p>
        </w:tc>
      </w:tr>
      <w:tr w:rsidR="00C8129E" w:rsidRPr="005910FD" w14:paraId="3D11EBB2" w14:textId="77777777" w:rsidTr="00A23D18">
        <w:trPr>
          <w:trHeight w:val="300"/>
        </w:trPr>
        <w:tc>
          <w:tcPr>
            <w:tcW w:w="866" w:type="pct"/>
            <w:tcBorders>
              <w:top w:val="nil"/>
              <w:left w:val="single" w:sz="8" w:space="0" w:color="C1C1C1"/>
              <w:bottom w:val="single" w:sz="8" w:space="0" w:color="C1C1C1"/>
              <w:right w:val="single" w:sz="8" w:space="0" w:color="C1C1C1"/>
            </w:tcBorders>
            <w:shd w:val="clear" w:color="000000" w:fill="FFFFFF"/>
            <w:vAlign w:val="center"/>
            <w:hideMark/>
          </w:tcPr>
          <w:p w14:paraId="58617BB0" w14:textId="77777777" w:rsidR="00C8129E" w:rsidRPr="005910FD" w:rsidRDefault="00C8129E" w:rsidP="00A23D18">
            <w:pPr>
              <w:rPr>
                <w:rFonts w:ascii="Arial" w:hAnsi="Arial" w:cs="Arial"/>
                <w:color w:val="000000"/>
                <w:sz w:val="12"/>
                <w:szCs w:val="12"/>
              </w:rPr>
            </w:pPr>
            <w:proofErr w:type="spellStart"/>
            <w:r w:rsidRPr="005910FD">
              <w:rPr>
                <w:rFonts w:ascii="Arial" w:hAnsi="Arial" w:cs="Arial"/>
                <w:color w:val="000000"/>
                <w:sz w:val="12"/>
                <w:szCs w:val="12"/>
              </w:rPr>
              <w:t>mort_acc</w:t>
            </w:r>
            <w:proofErr w:type="spellEnd"/>
          </w:p>
        </w:tc>
        <w:tc>
          <w:tcPr>
            <w:tcW w:w="333" w:type="pct"/>
            <w:tcBorders>
              <w:top w:val="nil"/>
              <w:left w:val="nil"/>
              <w:bottom w:val="single" w:sz="8" w:space="0" w:color="C1C1C1"/>
              <w:right w:val="single" w:sz="8" w:space="0" w:color="C1C1C1"/>
            </w:tcBorders>
            <w:shd w:val="clear" w:color="000000" w:fill="FFFFFF"/>
            <w:vAlign w:val="center"/>
            <w:hideMark/>
          </w:tcPr>
          <w:p w14:paraId="2ED2F956"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67962</w:t>
            </w:r>
          </w:p>
        </w:tc>
        <w:tc>
          <w:tcPr>
            <w:tcW w:w="413" w:type="pct"/>
            <w:tcBorders>
              <w:top w:val="nil"/>
              <w:left w:val="nil"/>
              <w:bottom w:val="single" w:sz="8" w:space="0" w:color="C1C1C1"/>
              <w:right w:val="single" w:sz="8" w:space="0" w:color="C1C1C1"/>
            </w:tcBorders>
            <w:shd w:val="clear" w:color="000000" w:fill="FFFFFF"/>
            <w:vAlign w:val="center"/>
            <w:hideMark/>
          </w:tcPr>
          <w:p w14:paraId="6EB42F62"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0</w:t>
            </w:r>
          </w:p>
        </w:tc>
        <w:tc>
          <w:tcPr>
            <w:tcW w:w="294" w:type="pct"/>
            <w:tcBorders>
              <w:top w:val="nil"/>
              <w:left w:val="nil"/>
              <w:bottom w:val="single" w:sz="8" w:space="0" w:color="C1C1C1"/>
              <w:right w:val="single" w:sz="8" w:space="0" w:color="C1C1C1"/>
            </w:tcBorders>
            <w:shd w:val="clear" w:color="000000" w:fill="FFFFFF"/>
            <w:vAlign w:val="center"/>
            <w:hideMark/>
          </w:tcPr>
          <w:p w14:paraId="118AA5F6"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0</w:t>
            </w:r>
          </w:p>
        </w:tc>
        <w:tc>
          <w:tcPr>
            <w:tcW w:w="344" w:type="pct"/>
            <w:tcBorders>
              <w:top w:val="nil"/>
              <w:left w:val="nil"/>
              <w:bottom w:val="single" w:sz="8" w:space="0" w:color="C1C1C1"/>
              <w:right w:val="single" w:sz="8" w:space="0" w:color="C1C1C1"/>
            </w:tcBorders>
            <w:shd w:val="clear" w:color="000000" w:fill="FFFFFF"/>
            <w:vAlign w:val="center"/>
            <w:hideMark/>
          </w:tcPr>
          <w:p w14:paraId="0F0D7C74"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0</w:t>
            </w:r>
          </w:p>
        </w:tc>
        <w:tc>
          <w:tcPr>
            <w:tcW w:w="344" w:type="pct"/>
            <w:tcBorders>
              <w:top w:val="nil"/>
              <w:left w:val="nil"/>
              <w:bottom w:val="single" w:sz="8" w:space="0" w:color="C1C1C1"/>
              <w:right w:val="single" w:sz="8" w:space="0" w:color="C1C1C1"/>
            </w:tcBorders>
            <w:shd w:val="clear" w:color="000000" w:fill="FFFFFF"/>
            <w:vAlign w:val="center"/>
            <w:hideMark/>
          </w:tcPr>
          <w:p w14:paraId="136C1675"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0</w:t>
            </w:r>
          </w:p>
        </w:tc>
        <w:tc>
          <w:tcPr>
            <w:tcW w:w="344" w:type="pct"/>
            <w:tcBorders>
              <w:top w:val="nil"/>
              <w:left w:val="nil"/>
              <w:bottom w:val="single" w:sz="8" w:space="0" w:color="C1C1C1"/>
              <w:right w:val="single" w:sz="8" w:space="0" w:color="C1C1C1"/>
            </w:tcBorders>
            <w:shd w:val="clear" w:color="000000" w:fill="FFFFFF"/>
            <w:vAlign w:val="center"/>
            <w:hideMark/>
          </w:tcPr>
          <w:p w14:paraId="34A62F57"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3</w:t>
            </w:r>
          </w:p>
        </w:tc>
        <w:tc>
          <w:tcPr>
            <w:tcW w:w="394" w:type="pct"/>
            <w:tcBorders>
              <w:top w:val="nil"/>
              <w:left w:val="nil"/>
              <w:bottom w:val="single" w:sz="8" w:space="0" w:color="C1C1C1"/>
              <w:right w:val="single" w:sz="8" w:space="0" w:color="C1C1C1"/>
            </w:tcBorders>
            <w:shd w:val="clear" w:color="000000" w:fill="FFFFFF"/>
            <w:vAlign w:val="center"/>
            <w:hideMark/>
          </w:tcPr>
          <w:p w14:paraId="6672F638"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8</w:t>
            </w:r>
          </w:p>
        </w:tc>
        <w:tc>
          <w:tcPr>
            <w:tcW w:w="443" w:type="pct"/>
            <w:tcBorders>
              <w:top w:val="nil"/>
              <w:left w:val="nil"/>
              <w:bottom w:val="single" w:sz="8" w:space="0" w:color="C1C1C1"/>
              <w:right w:val="single" w:sz="8" w:space="0" w:color="C1C1C1"/>
            </w:tcBorders>
            <w:shd w:val="clear" w:color="000000" w:fill="FFFFFF"/>
            <w:vAlign w:val="center"/>
            <w:hideMark/>
          </w:tcPr>
          <w:p w14:paraId="635CA579"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26</w:t>
            </w:r>
          </w:p>
        </w:tc>
        <w:tc>
          <w:tcPr>
            <w:tcW w:w="493" w:type="pct"/>
            <w:tcBorders>
              <w:top w:val="nil"/>
              <w:left w:val="nil"/>
              <w:bottom w:val="single" w:sz="8" w:space="0" w:color="C1C1C1"/>
              <w:right w:val="single" w:sz="8" w:space="0" w:color="C1C1C1"/>
            </w:tcBorders>
            <w:shd w:val="clear" w:color="000000" w:fill="FFFFFF"/>
            <w:vAlign w:val="center"/>
            <w:hideMark/>
          </w:tcPr>
          <w:p w14:paraId="7444F8B5"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 xml:space="preserve">         1.59 </w:t>
            </w:r>
          </w:p>
        </w:tc>
        <w:tc>
          <w:tcPr>
            <w:tcW w:w="403" w:type="pct"/>
            <w:tcBorders>
              <w:top w:val="nil"/>
              <w:left w:val="nil"/>
              <w:bottom w:val="single" w:sz="8" w:space="0" w:color="C1C1C1"/>
              <w:right w:val="single" w:sz="8" w:space="0" w:color="C1C1C1"/>
            </w:tcBorders>
            <w:shd w:val="clear" w:color="000000" w:fill="FFFFFF"/>
            <w:vAlign w:val="center"/>
            <w:hideMark/>
          </w:tcPr>
          <w:p w14:paraId="15062B39"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1</w:t>
            </w:r>
          </w:p>
        </w:tc>
        <w:tc>
          <w:tcPr>
            <w:tcW w:w="329" w:type="pct"/>
            <w:tcBorders>
              <w:top w:val="nil"/>
              <w:left w:val="nil"/>
              <w:bottom w:val="single" w:sz="8" w:space="0" w:color="C1C1C1"/>
              <w:right w:val="single" w:sz="8" w:space="0" w:color="C1C1C1"/>
            </w:tcBorders>
            <w:shd w:val="clear" w:color="000000" w:fill="FFFFFF"/>
            <w:vAlign w:val="center"/>
            <w:hideMark/>
          </w:tcPr>
          <w:p w14:paraId="28B4D9BD"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 xml:space="preserve">   1.61 </w:t>
            </w:r>
          </w:p>
        </w:tc>
      </w:tr>
      <w:tr w:rsidR="00C8129E" w:rsidRPr="005910FD" w14:paraId="33A166DD" w14:textId="77777777" w:rsidTr="00A23D18">
        <w:trPr>
          <w:trHeight w:val="300"/>
        </w:trPr>
        <w:tc>
          <w:tcPr>
            <w:tcW w:w="866" w:type="pct"/>
            <w:tcBorders>
              <w:top w:val="nil"/>
              <w:left w:val="single" w:sz="8" w:space="0" w:color="C1C1C1"/>
              <w:bottom w:val="single" w:sz="8" w:space="0" w:color="C1C1C1"/>
              <w:right w:val="single" w:sz="8" w:space="0" w:color="C1C1C1"/>
            </w:tcBorders>
            <w:shd w:val="clear" w:color="000000" w:fill="FFFFFF"/>
            <w:vAlign w:val="center"/>
            <w:hideMark/>
          </w:tcPr>
          <w:p w14:paraId="738BE2CE" w14:textId="77777777" w:rsidR="00C8129E" w:rsidRPr="005910FD" w:rsidRDefault="00C8129E" w:rsidP="00A23D18">
            <w:pPr>
              <w:rPr>
                <w:rFonts w:ascii="Arial" w:hAnsi="Arial" w:cs="Arial"/>
                <w:color w:val="000000"/>
                <w:sz w:val="12"/>
                <w:szCs w:val="12"/>
              </w:rPr>
            </w:pPr>
            <w:proofErr w:type="spellStart"/>
            <w:r w:rsidRPr="005910FD">
              <w:rPr>
                <w:rFonts w:ascii="Arial" w:hAnsi="Arial" w:cs="Arial"/>
                <w:color w:val="000000"/>
                <w:sz w:val="12"/>
                <w:szCs w:val="12"/>
              </w:rPr>
              <w:t>pub_rec_bankruptcies</w:t>
            </w:r>
            <w:proofErr w:type="spellEnd"/>
          </w:p>
        </w:tc>
        <w:tc>
          <w:tcPr>
            <w:tcW w:w="333" w:type="pct"/>
            <w:tcBorders>
              <w:top w:val="nil"/>
              <w:left w:val="nil"/>
              <w:bottom w:val="single" w:sz="8" w:space="0" w:color="C1C1C1"/>
              <w:right w:val="single" w:sz="8" w:space="0" w:color="C1C1C1"/>
            </w:tcBorders>
            <w:shd w:val="clear" w:color="000000" w:fill="FFFFFF"/>
            <w:vAlign w:val="center"/>
            <w:hideMark/>
          </w:tcPr>
          <w:p w14:paraId="5888DC31"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67962</w:t>
            </w:r>
          </w:p>
        </w:tc>
        <w:tc>
          <w:tcPr>
            <w:tcW w:w="413" w:type="pct"/>
            <w:tcBorders>
              <w:top w:val="nil"/>
              <w:left w:val="nil"/>
              <w:bottom w:val="single" w:sz="8" w:space="0" w:color="C1C1C1"/>
              <w:right w:val="single" w:sz="8" w:space="0" w:color="C1C1C1"/>
            </w:tcBorders>
            <w:shd w:val="clear" w:color="000000" w:fill="FFFFFF"/>
            <w:vAlign w:val="center"/>
            <w:hideMark/>
          </w:tcPr>
          <w:p w14:paraId="1574183F"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0</w:t>
            </w:r>
          </w:p>
        </w:tc>
        <w:tc>
          <w:tcPr>
            <w:tcW w:w="294" w:type="pct"/>
            <w:tcBorders>
              <w:top w:val="nil"/>
              <w:left w:val="nil"/>
              <w:bottom w:val="single" w:sz="8" w:space="0" w:color="C1C1C1"/>
              <w:right w:val="single" w:sz="8" w:space="0" w:color="C1C1C1"/>
            </w:tcBorders>
            <w:shd w:val="clear" w:color="000000" w:fill="FFFFFF"/>
            <w:vAlign w:val="center"/>
            <w:hideMark/>
          </w:tcPr>
          <w:p w14:paraId="21D2F790"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0</w:t>
            </w:r>
          </w:p>
        </w:tc>
        <w:tc>
          <w:tcPr>
            <w:tcW w:w="344" w:type="pct"/>
            <w:tcBorders>
              <w:top w:val="nil"/>
              <w:left w:val="nil"/>
              <w:bottom w:val="single" w:sz="8" w:space="0" w:color="C1C1C1"/>
              <w:right w:val="single" w:sz="8" w:space="0" w:color="C1C1C1"/>
            </w:tcBorders>
            <w:shd w:val="clear" w:color="000000" w:fill="FFFFFF"/>
            <w:vAlign w:val="center"/>
            <w:hideMark/>
          </w:tcPr>
          <w:p w14:paraId="35701E83"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0</w:t>
            </w:r>
          </w:p>
        </w:tc>
        <w:tc>
          <w:tcPr>
            <w:tcW w:w="344" w:type="pct"/>
            <w:tcBorders>
              <w:top w:val="nil"/>
              <w:left w:val="nil"/>
              <w:bottom w:val="single" w:sz="8" w:space="0" w:color="C1C1C1"/>
              <w:right w:val="single" w:sz="8" w:space="0" w:color="C1C1C1"/>
            </w:tcBorders>
            <w:shd w:val="clear" w:color="000000" w:fill="FFFFFF"/>
            <w:vAlign w:val="center"/>
            <w:hideMark/>
          </w:tcPr>
          <w:p w14:paraId="294F6135"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0</w:t>
            </w:r>
          </w:p>
        </w:tc>
        <w:tc>
          <w:tcPr>
            <w:tcW w:w="344" w:type="pct"/>
            <w:tcBorders>
              <w:top w:val="nil"/>
              <w:left w:val="nil"/>
              <w:bottom w:val="single" w:sz="8" w:space="0" w:color="C1C1C1"/>
              <w:right w:val="single" w:sz="8" w:space="0" w:color="C1C1C1"/>
            </w:tcBorders>
            <w:shd w:val="clear" w:color="000000" w:fill="FFFFFF"/>
            <w:vAlign w:val="center"/>
            <w:hideMark/>
          </w:tcPr>
          <w:p w14:paraId="6550EB05"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0</w:t>
            </w:r>
          </w:p>
        </w:tc>
        <w:tc>
          <w:tcPr>
            <w:tcW w:w="394" w:type="pct"/>
            <w:tcBorders>
              <w:top w:val="nil"/>
              <w:left w:val="nil"/>
              <w:bottom w:val="single" w:sz="8" w:space="0" w:color="C1C1C1"/>
              <w:right w:val="single" w:sz="8" w:space="0" w:color="C1C1C1"/>
            </w:tcBorders>
            <w:shd w:val="clear" w:color="000000" w:fill="FFFFFF"/>
            <w:vAlign w:val="center"/>
            <w:hideMark/>
          </w:tcPr>
          <w:p w14:paraId="6C550491"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1</w:t>
            </w:r>
          </w:p>
        </w:tc>
        <w:tc>
          <w:tcPr>
            <w:tcW w:w="443" w:type="pct"/>
            <w:tcBorders>
              <w:top w:val="nil"/>
              <w:left w:val="nil"/>
              <w:bottom w:val="single" w:sz="8" w:space="0" w:color="C1C1C1"/>
              <w:right w:val="single" w:sz="8" w:space="0" w:color="C1C1C1"/>
            </w:tcBorders>
            <w:shd w:val="clear" w:color="000000" w:fill="FFFFFF"/>
            <w:vAlign w:val="center"/>
            <w:hideMark/>
          </w:tcPr>
          <w:p w14:paraId="149D2225"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6</w:t>
            </w:r>
          </w:p>
        </w:tc>
        <w:tc>
          <w:tcPr>
            <w:tcW w:w="493" w:type="pct"/>
            <w:tcBorders>
              <w:top w:val="nil"/>
              <w:left w:val="nil"/>
              <w:bottom w:val="single" w:sz="8" w:space="0" w:color="C1C1C1"/>
              <w:right w:val="single" w:sz="8" w:space="0" w:color="C1C1C1"/>
            </w:tcBorders>
            <w:shd w:val="clear" w:color="000000" w:fill="FFFFFF"/>
            <w:vAlign w:val="center"/>
            <w:hideMark/>
          </w:tcPr>
          <w:p w14:paraId="6B339578"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 xml:space="preserve">         0.14 </w:t>
            </w:r>
          </w:p>
        </w:tc>
        <w:tc>
          <w:tcPr>
            <w:tcW w:w="403" w:type="pct"/>
            <w:tcBorders>
              <w:top w:val="nil"/>
              <w:left w:val="nil"/>
              <w:bottom w:val="single" w:sz="8" w:space="0" w:color="C1C1C1"/>
              <w:right w:val="single" w:sz="8" w:space="0" w:color="C1C1C1"/>
            </w:tcBorders>
            <w:shd w:val="clear" w:color="000000" w:fill="FFFFFF"/>
            <w:vAlign w:val="center"/>
            <w:hideMark/>
          </w:tcPr>
          <w:p w14:paraId="34FA06FE"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0</w:t>
            </w:r>
          </w:p>
        </w:tc>
        <w:tc>
          <w:tcPr>
            <w:tcW w:w="329" w:type="pct"/>
            <w:tcBorders>
              <w:top w:val="nil"/>
              <w:left w:val="nil"/>
              <w:bottom w:val="single" w:sz="8" w:space="0" w:color="C1C1C1"/>
              <w:right w:val="single" w:sz="8" w:space="0" w:color="C1C1C1"/>
            </w:tcBorders>
            <w:shd w:val="clear" w:color="000000" w:fill="FFFFFF"/>
            <w:vAlign w:val="center"/>
            <w:hideMark/>
          </w:tcPr>
          <w:p w14:paraId="76EB1569"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 xml:space="preserve">   3.19 </w:t>
            </w:r>
          </w:p>
        </w:tc>
      </w:tr>
      <w:tr w:rsidR="00C8129E" w:rsidRPr="005910FD" w14:paraId="5EF116F1" w14:textId="77777777" w:rsidTr="00A23D18">
        <w:trPr>
          <w:trHeight w:val="300"/>
        </w:trPr>
        <w:tc>
          <w:tcPr>
            <w:tcW w:w="866" w:type="pct"/>
            <w:tcBorders>
              <w:top w:val="nil"/>
              <w:left w:val="single" w:sz="8" w:space="0" w:color="C1C1C1"/>
              <w:bottom w:val="single" w:sz="8" w:space="0" w:color="C1C1C1"/>
              <w:right w:val="single" w:sz="8" w:space="0" w:color="C1C1C1"/>
            </w:tcBorders>
            <w:shd w:val="clear" w:color="000000" w:fill="FFFFFF"/>
            <w:vAlign w:val="center"/>
            <w:hideMark/>
          </w:tcPr>
          <w:p w14:paraId="51F400BB" w14:textId="77777777" w:rsidR="00C8129E" w:rsidRPr="005910FD" w:rsidRDefault="00C8129E" w:rsidP="00A23D18">
            <w:pPr>
              <w:rPr>
                <w:rFonts w:ascii="Arial" w:hAnsi="Arial" w:cs="Arial"/>
                <w:color w:val="000000"/>
                <w:sz w:val="12"/>
                <w:szCs w:val="12"/>
              </w:rPr>
            </w:pPr>
            <w:r w:rsidRPr="005910FD">
              <w:rPr>
                <w:rFonts w:ascii="Arial" w:hAnsi="Arial" w:cs="Arial"/>
                <w:color w:val="000000"/>
                <w:sz w:val="12"/>
                <w:szCs w:val="12"/>
              </w:rPr>
              <w:t>bad</w:t>
            </w:r>
          </w:p>
        </w:tc>
        <w:tc>
          <w:tcPr>
            <w:tcW w:w="333" w:type="pct"/>
            <w:tcBorders>
              <w:top w:val="nil"/>
              <w:left w:val="nil"/>
              <w:bottom w:val="single" w:sz="8" w:space="0" w:color="C1C1C1"/>
              <w:right w:val="single" w:sz="8" w:space="0" w:color="C1C1C1"/>
            </w:tcBorders>
            <w:shd w:val="clear" w:color="000000" w:fill="FFFFFF"/>
            <w:vAlign w:val="center"/>
            <w:hideMark/>
          </w:tcPr>
          <w:p w14:paraId="18CCD49C"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67962</w:t>
            </w:r>
          </w:p>
        </w:tc>
        <w:tc>
          <w:tcPr>
            <w:tcW w:w="413" w:type="pct"/>
            <w:tcBorders>
              <w:top w:val="nil"/>
              <w:left w:val="nil"/>
              <w:bottom w:val="single" w:sz="8" w:space="0" w:color="C1C1C1"/>
              <w:right w:val="single" w:sz="8" w:space="0" w:color="C1C1C1"/>
            </w:tcBorders>
            <w:shd w:val="clear" w:color="000000" w:fill="FFFFFF"/>
            <w:vAlign w:val="center"/>
            <w:hideMark/>
          </w:tcPr>
          <w:p w14:paraId="050533E0"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0</w:t>
            </w:r>
          </w:p>
        </w:tc>
        <w:tc>
          <w:tcPr>
            <w:tcW w:w="294" w:type="pct"/>
            <w:tcBorders>
              <w:top w:val="nil"/>
              <w:left w:val="nil"/>
              <w:bottom w:val="single" w:sz="8" w:space="0" w:color="C1C1C1"/>
              <w:right w:val="single" w:sz="8" w:space="0" w:color="C1C1C1"/>
            </w:tcBorders>
            <w:shd w:val="clear" w:color="000000" w:fill="FFFFFF"/>
            <w:vAlign w:val="center"/>
            <w:hideMark/>
          </w:tcPr>
          <w:p w14:paraId="33A3CBA1"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0</w:t>
            </w:r>
          </w:p>
        </w:tc>
        <w:tc>
          <w:tcPr>
            <w:tcW w:w="344" w:type="pct"/>
            <w:tcBorders>
              <w:top w:val="nil"/>
              <w:left w:val="nil"/>
              <w:bottom w:val="single" w:sz="8" w:space="0" w:color="C1C1C1"/>
              <w:right w:val="single" w:sz="8" w:space="0" w:color="C1C1C1"/>
            </w:tcBorders>
            <w:shd w:val="clear" w:color="000000" w:fill="FFFFFF"/>
            <w:vAlign w:val="center"/>
            <w:hideMark/>
          </w:tcPr>
          <w:p w14:paraId="2DC79C42"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0</w:t>
            </w:r>
          </w:p>
        </w:tc>
        <w:tc>
          <w:tcPr>
            <w:tcW w:w="344" w:type="pct"/>
            <w:tcBorders>
              <w:top w:val="nil"/>
              <w:left w:val="nil"/>
              <w:bottom w:val="single" w:sz="8" w:space="0" w:color="C1C1C1"/>
              <w:right w:val="single" w:sz="8" w:space="0" w:color="C1C1C1"/>
            </w:tcBorders>
            <w:shd w:val="clear" w:color="000000" w:fill="FFFFFF"/>
            <w:vAlign w:val="center"/>
            <w:hideMark/>
          </w:tcPr>
          <w:p w14:paraId="5DC24F5D"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0</w:t>
            </w:r>
          </w:p>
        </w:tc>
        <w:tc>
          <w:tcPr>
            <w:tcW w:w="344" w:type="pct"/>
            <w:tcBorders>
              <w:top w:val="nil"/>
              <w:left w:val="nil"/>
              <w:bottom w:val="single" w:sz="8" w:space="0" w:color="C1C1C1"/>
              <w:right w:val="single" w:sz="8" w:space="0" w:color="C1C1C1"/>
            </w:tcBorders>
            <w:shd w:val="clear" w:color="000000" w:fill="FFFFFF"/>
            <w:vAlign w:val="center"/>
            <w:hideMark/>
          </w:tcPr>
          <w:p w14:paraId="026B9641"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0</w:t>
            </w:r>
          </w:p>
        </w:tc>
        <w:tc>
          <w:tcPr>
            <w:tcW w:w="394" w:type="pct"/>
            <w:tcBorders>
              <w:top w:val="nil"/>
              <w:left w:val="nil"/>
              <w:bottom w:val="single" w:sz="8" w:space="0" w:color="C1C1C1"/>
              <w:right w:val="single" w:sz="8" w:space="0" w:color="C1C1C1"/>
            </w:tcBorders>
            <w:shd w:val="clear" w:color="000000" w:fill="FFFFFF"/>
            <w:vAlign w:val="center"/>
            <w:hideMark/>
          </w:tcPr>
          <w:p w14:paraId="746FEB91"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1</w:t>
            </w:r>
          </w:p>
        </w:tc>
        <w:tc>
          <w:tcPr>
            <w:tcW w:w="443" w:type="pct"/>
            <w:tcBorders>
              <w:top w:val="nil"/>
              <w:left w:val="nil"/>
              <w:bottom w:val="single" w:sz="8" w:space="0" w:color="C1C1C1"/>
              <w:right w:val="single" w:sz="8" w:space="0" w:color="C1C1C1"/>
            </w:tcBorders>
            <w:shd w:val="clear" w:color="000000" w:fill="FFFFFF"/>
            <w:vAlign w:val="center"/>
            <w:hideMark/>
          </w:tcPr>
          <w:p w14:paraId="04ACFD1D"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1</w:t>
            </w:r>
          </w:p>
        </w:tc>
        <w:tc>
          <w:tcPr>
            <w:tcW w:w="493" w:type="pct"/>
            <w:tcBorders>
              <w:top w:val="nil"/>
              <w:left w:val="nil"/>
              <w:bottom w:val="single" w:sz="8" w:space="0" w:color="C1C1C1"/>
              <w:right w:val="single" w:sz="8" w:space="0" w:color="C1C1C1"/>
            </w:tcBorders>
            <w:shd w:val="clear" w:color="000000" w:fill="FFFFFF"/>
            <w:vAlign w:val="center"/>
            <w:hideMark/>
          </w:tcPr>
          <w:p w14:paraId="7B76E712"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 xml:space="preserve">         0.15 </w:t>
            </w:r>
          </w:p>
        </w:tc>
        <w:tc>
          <w:tcPr>
            <w:tcW w:w="403" w:type="pct"/>
            <w:tcBorders>
              <w:top w:val="nil"/>
              <w:left w:val="nil"/>
              <w:bottom w:val="single" w:sz="8" w:space="0" w:color="C1C1C1"/>
              <w:right w:val="single" w:sz="8" w:space="0" w:color="C1C1C1"/>
            </w:tcBorders>
            <w:shd w:val="clear" w:color="000000" w:fill="FFFFFF"/>
            <w:vAlign w:val="center"/>
            <w:hideMark/>
          </w:tcPr>
          <w:p w14:paraId="1B8B9DD2"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0</w:t>
            </w:r>
          </w:p>
        </w:tc>
        <w:tc>
          <w:tcPr>
            <w:tcW w:w="329" w:type="pct"/>
            <w:tcBorders>
              <w:top w:val="nil"/>
              <w:left w:val="nil"/>
              <w:bottom w:val="single" w:sz="8" w:space="0" w:color="C1C1C1"/>
              <w:right w:val="single" w:sz="8" w:space="0" w:color="C1C1C1"/>
            </w:tcBorders>
            <w:shd w:val="clear" w:color="000000" w:fill="FFFFFF"/>
            <w:vAlign w:val="center"/>
            <w:hideMark/>
          </w:tcPr>
          <w:p w14:paraId="56323391" w14:textId="77777777" w:rsidR="00C8129E" w:rsidRPr="005910FD" w:rsidRDefault="00C8129E" w:rsidP="00A23D18">
            <w:pPr>
              <w:jc w:val="right"/>
              <w:rPr>
                <w:rFonts w:ascii="Arial" w:hAnsi="Arial" w:cs="Arial"/>
                <w:color w:val="000000"/>
                <w:sz w:val="12"/>
                <w:szCs w:val="12"/>
              </w:rPr>
            </w:pPr>
            <w:r w:rsidRPr="005910FD">
              <w:rPr>
                <w:rFonts w:ascii="Arial" w:hAnsi="Arial" w:cs="Arial"/>
                <w:color w:val="000000"/>
                <w:sz w:val="12"/>
                <w:szCs w:val="12"/>
              </w:rPr>
              <w:t xml:space="preserve">   2.01 </w:t>
            </w:r>
          </w:p>
        </w:tc>
      </w:tr>
    </w:tbl>
    <w:p w14:paraId="620A1083" w14:textId="77777777" w:rsidR="00C8129E" w:rsidRDefault="00C8129E" w:rsidP="00C8129E">
      <w:pPr>
        <w:pStyle w:val="ABodyCopy"/>
        <w:ind w:left="0"/>
        <w:rPr>
          <w:rFonts w:asciiTheme="minorHAnsi" w:hAnsiTheme="minorHAnsi"/>
          <w:noProof/>
          <w:sz w:val="22"/>
          <w:szCs w:val="22"/>
        </w:rPr>
      </w:pPr>
    </w:p>
    <w:p w14:paraId="3728602F" w14:textId="77777777" w:rsidR="00C8129E" w:rsidRDefault="00C8129E" w:rsidP="00C8129E">
      <w:pPr>
        <w:pStyle w:val="ABodyCopy"/>
        <w:ind w:left="0"/>
        <w:rPr>
          <w:rFonts w:asciiTheme="minorHAnsi" w:hAnsiTheme="minorHAnsi"/>
          <w:noProof/>
          <w:sz w:val="22"/>
          <w:szCs w:val="22"/>
        </w:rPr>
      </w:pPr>
      <w:r>
        <w:rPr>
          <w:rFonts w:asciiTheme="minorHAnsi" w:hAnsiTheme="minorHAnsi"/>
          <w:noProof/>
          <w:sz w:val="22"/>
          <w:szCs w:val="22"/>
        </w:rPr>
        <w:t>This simple table of information tells us a lot about the data set. Starting from the top, the “loan_amnt” variable shows us that the minimum loan available through Lending Club is $1000, and the maximum amount is $40K. The mean value is slightly higher than the median value. That tells us that although there are some outliers on the high end, the average loan amount is about $15K across all observations. The skewness is slightly positive, confirming our suspicion of high-end outliers.</w:t>
      </w:r>
    </w:p>
    <w:p w14:paraId="22FEC8D0" w14:textId="77777777" w:rsidR="00C8129E" w:rsidRDefault="00C8129E" w:rsidP="00C8129E">
      <w:pPr>
        <w:pStyle w:val="ABodyCopy"/>
        <w:tabs>
          <w:tab w:val="left" w:pos="5160"/>
        </w:tabs>
        <w:ind w:left="0"/>
        <w:rPr>
          <w:rFonts w:asciiTheme="minorHAnsi" w:hAnsiTheme="minorHAnsi"/>
          <w:noProof/>
          <w:sz w:val="22"/>
          <w:szCs w:val="22"/>
        </w:rPr>
      </w:pPr>
      <w:r>
        <w:rPr>
          <w:rFonts w:asciiTheme="minorHAnsi" w:hAnsiTheme="minorHAnsi"/>
          <w:noProof/>
          <w:sz w:val="22"/>
          <w:szCs w:val="22"/>
        </w:rPr>
        <w:lastRenderedPageBreak/>
        <w:t xml:space="preserve">If we wanted to dig in even further, we can develop a histogram of the “loan_amnt” variable and see that the distribution is slightly skewed to the right. </w:t>
      </w:r>
    </w:p>
    <w:p w14:paraId="236A8FF5" w14:textId="77777777" w:rsidR="00C8129E" w:rsidRDefault="00C8129E" w:rsidP="00C8129E">
      <w:pPr>
        <w:pStyle w:val="ABodyCopy"/>
        <w:tabs>
          <w:tab w:val="left" w:pos="5160"/>
        </w:tabs>
        <w:ind w:left="0"/>
        <w:rPr>
          <w:rFonts w:asciiTheme="minorHAnsi" w:hAnsiTheme="minorHAnsi"/>
          <w:noProof/>
          <w:sz w:val="22"/>
          <w:szCs w:val="22"/>
        </w:rPr>
      </w:pPr>
      <w:r>
        <w:rPr>
          <w:rFonts w:asciiTheme="minorHAnsi" w:hAnsiTheme="minorHAnsi"/>
          <w:noProof/>
          <w:sz w:val="22"/>
          <w:szCs w:val="22"/>
        </w:rPr>
        <w:t>Program 3.7 shows the programming code to develop histograms for each language.</w:t>
      </w:r>
    </w:p>
    <w:p w14:paraId="4A216CEA" w14:textId="77777777" w:rsidR="00C8129E" w:rsidRDefault="00C8129E" w:rsidP="00C8129E">
      <w:pPr>
        <w:pStyle w:val="ACaptionHead"/>
        <w:ind w:left="0"/>
      </w:pPr>
      <w:r>
        <w:t>Program 3.7 – Histogram development with 50 bins</w:t>
      </w:r>
    </w:p>
    <w:tbl>
      <w:tblPr>
        <w:tblW w:w="4992" w:type="pct"/>
        <w:tblLook w:val="04A0" w:firstRow="1" w:lastRow="0" w:firstColumn="1" w:lastColumn="0" w:noHBand="0" w:noVBand="1"/>
      </w:tblPr>
      <w:tblGrid>
        <w:gridCol w:w="1981"/>
        <w:gridCol w:w="6266"/>
      </w:tblGrid>
      <w:tr w:rsidR="00C8129E" w:rsidRPr="00F00E72" w14:paraId="51A5B0D9" w14:textId="77777777" w:rsidTr="00A23D18">
        <w:trPr>
          <w:trHeight w:val="245"/>
        </w:trPr>
        <w:tc>
          <w:tcPr>
            <w:tcW w:w="1201" w:type="pct"/>
            <w:tcBorders>
              <w:top w:val="single" w:sz="8" w:space="0" w:color="auto"/>
              <w:left w:val="single" w:sz="8" w:space="0" w:color="auto"/>
              <w:bottom w:val="single" w:sz="8" w:space="0" w:color="auto"/>
              <w:right w:val="single" w:sz="8" w:space="0" w:color="auto"/>
            </w:tcBorders>
            <w:shd w:val="clear" w:color="000000" w:fill="0070C0"/>
            <w:noWrap/>
            <w:vAlign w:val="center"/>
            <w:hideMark/>
          </w:tcPr>
          <w:p w14:paraId="7F5C2EB6" w14:textId="77777777" w:rsidR="00C8129E" w:rsidRPr="00F00E72" w:rsidRDefault="00C8129E" w:rsidP="00A23D18">
            <w:pPr>
              <w:jc w:val="center"/>
              <w:rPr>
                <w:rFonts w:ascii="Calibri" w:hAnsi="Calibri" w:cs="Calibri"/>
                <w:b/>
                <w:bCs/>
                <w:color w:val="FFFFFF"/>
                <w:szCs w:val="20"/>
              </w:rPr>
            </w:pPr>
            <w:r w:rsidRPr="00F00E72">
              <w:rPr>
                <w:rFonts w:ascii="Calibri" w:hAnsi="Calibri" w:cs="Calibri"/>
                <w:b/>
                <w:bCs/>
                <w:color w:val="FFFFFF"/>
                <w:szCs w:val="20"/>
              </w:rPr>
              <w:t>Language</w:t>
            </w:r>
          </w:p>
        </w:tc>
        <w:tc>
          <w:tcPr>
            <w:tcW w:w="3799" w:type="pct"/>
            <w:tcBorders>
              <w:top w:val="single" w:sz="8" w:space="0" w:color="auto"/>
              <w:left w:val="nil"/>
              <w:bottom w:val="single" w:sz="8" w:space="0" w:color="auto"/>
              <w:right w:val="single" w:sz="8" w:space="0" w:color="auto"/>
            </w:tcBorders>
            <w:shd w:val="clear" w:color="000000" w:fill="0070C0"/>
            <w:vAlign w:val="center"/>
            <w:hideMark/>
          </w:tcPr>
          <w:p w14:paraId="0E78F6EE" w14:textId="77777777" w:rsidR="00C8129E" w:rsidRPr="00F00E72" w:rsidRDefault="00C8129E" w:rsidP="00A23D18">
            <w:pPr>
              <w:jc w:val="center"/>
              <w:rPr>
                <w:rFonts w:ascii="Calibri" w:hAnsi="Calibri" w:cs="Calibri"/>
                <w:b/>
                <w:bCs/>
                <w:color w:val="FFFFFF"/>
                <w:szCs w:val="20"/>
              </w:rPr>
            </w:pPr>
            <w:r w:rsidRPr="00F00E72">
              <w:rPr>
                <w:rFonts w:ascii="Calibri" w:hAnsi="Calibri" w:cs="Calibri"/>
                <w:b/>
                <w:bCs/>
                <w:color w:val="FFFFFF"/>
                <w:szCs w:val="20"/>
              </w:rPr>
              <w:t>Programming Code</w:t>
            </w:r>
          </w:p>
        </w:tc>
      </w:tr>
      <w:tr w:rsidR="00C8129E" w:rsidRPr="007D40E1" w14:paraId="27EF0948" w14:textId="77777777" w:rsidTr="00A23D18">
        <w:trPr>
          <w:trHeight w:val="245"/>
        </w:trPr>
        <w:tc>
          <w:tcPr>
            <w:tcW w:w="1201" w:type="pct"/>
            <w:tcBorders>
              <w:top w:val="nil"/>
              <w:left w:val="single" w:sz="8" w:space="0" w:color="auto"/>
              <w:bottom w:val="single" w:sz="8" w:space="0" w:color="auto"/>
              <w:right w:val="single" w:sz="8" w:space="0" w:color="auto"/>
            </w:tcBorders>
            <w:shd w:val="clear" w:color="000000" w:fill="00B0F0"/>
            <w:noWrap/>
            <w:vAlign w:val="center"/>
            <w:hideMark/>
          </w:tcPr>
          <w:p w14:paraId="5C7E4B00" w14:textId="77777777" w:rsidR="00C8129E" w:rsidRPr="00F00E72" w:rsidRDefault="00C8129E" w:rsidP="00A23D18">
            <w:pPr>
              <w:jc w:val="center"/>
              <w:rPr>
                <w:rFonts w:ascii="Calibri" w:hAnsi="Calibri" w:cs="Calibri"/>
                <w:b/>
                <w:bCs/>
                <w:color w:val="FFFFFF"/>
                <w:szCs w:val="20"/>
              </w:rPr>
            </w:pPr>
            <w:r w:rsidRPr="00F00E72">
              <w:rPr>
                <w:rFonts w:ascii="Calibri" w:hAnsi="Calibri" w:cs="Calibri"/>
                <w:b/>
                <w:bCs/>
                <w:color w:val="FFFFFF"/>
                <w:szCs w:val="20"/>
              </w:rPr>
              <w:t>R Programming</w:t>
            </w:r>
          </w:p>
        </w:tc>
        <w:tc>
          <w:tcPr>
            <w:tcW w:w="3799" w:type="pct"/>
            <w:tcBorders>
              <w:top w:val="nil"/>
              <w:left w:val="nil"/>
              <w:bottom w:val="single" w:sz="8" w:space="0" w:color="auto"/>
              <w:right w:val="single" w:sz="8" w:space="0" w:color="auto"/>
            </w:tcBorders>
            <w:shd w:val="clear" w:color="auto" w:fill="auto"/>
            <w:vAlign w:val="bottom"/>
            <w:hideMark/>
          </w:tcPr>
          <w:p w14:paraId="7410147E" w14:textId="77777777" w:rsidR="00C8129E" w:rsidRPr="007D40E1" w:rsidRDefault="00C8129E" w:rsidP="00A23D18">
            <w:pPr>
              <w:rPr>
                <w:rFonts w:ascii="Consolas" w:hAnsi="Consolas" w:cs="Calibri"/>
                <w:color w:val="000000"/>
                <w:sz w:val="22"/>
                <w:szCs w:val="22"/>
              </w:rPr>
            </w:pPr>
            <w:r w:rsidRPr="007D40E1">
              <w:rPr>
                <w:rFonts w:ascii="Consolas" w:hAnsi="Consolas" w:cs="Calibri"/>
                <w:color w:val="000000"/>
                <w:sz w:val="22"/>
                <w:szCs w:val="22"/>
              </w:rPr>
              <w:t>hist(</w:t>
            </w:r>
            <w:proofErr w:type="spellStart"/>
            <w:r w:rsidRPr="007D40E1">
              <w:rPr>
                <w:rFonts w:ascii="Consolas" w:hAnsi="Consolas" w:cs="Calibri"/>
                <w:color w:val="000000"/>
                <w:sz w:val="22"/>
                <w:szCs w:val="22"/>
              </w:rPr>
              <w:t>loan_data$loan_amnt</w:t>
            </w:r>
            <w:proofErr w:type="spellEnd"/>
            <w:r w:rsidRPr="007D40E1">
              <w:rPr>
                <w:rFonts w:ascii="Consolas" w:hAnsi="Consolas" w:cs="Calibri"/>
                <w:color w:val="000000"/>
                <w:sz w:val="22"/>
                <w:szCs w:val="22"/>
              </w:rPr>
              <w:t>, breaks=50, col='blue')</w:t>
            </w:r>
          </w:p>
        </w:tc>
      </w:tr>
      <w:tr w:rsidR="00C8129E" w:rsidRPr="007D40E1" w14:paraId="09664BD4" w14:textId="77777777" w:rsidTr="00A23D18">
        <w:trPr>
          <w:trHeight w:val="245"/>
        </w:trPr>
        <w:tc>
          <w:tcPr>
            <w:tcW w:w="1201" w:type="pct"/>
            <w:tcBorders>
              <w:top w:val="nil"/>
              <w:left w:val="nil"/>
              <w:bottom w:val="nil"/>
              <w:right w:val="nil"/>
            </w:tcBorders>
            <w:shd w:val="clear" w:color="auto" w:fill="auto"/>
            <w:noWrap/>
            <w:vAlign w:val="bottom"/>
            <w:hideMark/>
          </w:tcPr>
          <w:p w14:paraId="1843CB07" w14:textId="77777777" w:rsidR="00C8129E" w:rsidRPr="00F00E72" w:rsidRDefault="00C8129E" w:rsidP="00A23D18">
            <w:pPr>
              <w:rPr>
                <w:rFonts w:ascii="Calibri" w:hAnsi="Calibri" w:cs="Calibri"/>
                <w:color w:val="000000"/>
                <w:sz w:val="22"/>
                <w:szCs w:val="22"/>
              </w:rPr>
            </w:pPr>
          </w:p>
        </w:tc>
        <w:tc>
          <w:tcPr>
            <w:tcW w:w="3799" w:type="pct"/>
            <w:tcBorders>
              <w:top w:val="nil"/>
              <w:left w:val="nil"/>
              <w:bottom w:val="nil"/>
              <w:right w:val="nil"/>
            </w:tcBorders>
            <w:shd w:val="clear" w:color="auto" w:fill="auto"/>
            <w:noWrap/>
            <w:vAlign w:val="bottom"/>
            <w:hideMark/>
          </w:tcPr>
          <w:p w14:paraId="7BD08409" w14:textId="77777777" w:rsidR="00C8129E" w:rsidRPr="007D40E1" w:rsidRDefault="00C8129E" w:rsidP="00A23D18">
            <w:pPr>
              <w:rPr>
                <w:rFonts w:ascii="Consolas" w:hAnsi="Consolas"/>
                <w:szCs w:val="20"/>
              </w:rPr>
            </w:pPr>
          </w:p>
        </w:tc>
      </w:tr>
      <w:tr w:rsidR="00C8129E" w:rsidRPr="007D40E1" w14:paraId="1E25CC65" w14:textId="77777777" w:rsidTr="00A23D18">
        <w:trPr>
          <w:trHeight w:val="245"/>
        </w:trPr>
        <w:tc>
          <w:tcPr>
            <w:tcW w:w="1201" w:type="pct"/>
            <w:vMerge w:val="restart"/>
            <w:tcBorders>
              <w:top w:val="single" w:sz="8" w:space="0" w:color="auto"/>
              <w:left w:val="single" w:sz="8" w:space="0" w:color="auto"/>
              <w:bottom w:val="single" w:sz="8" w:space="0" w:color="auto"/>
              <w:right w:val="single" w:sz="8" w:space="0" w:color="auto"/>
            </w:tcBorders>
            <w:shd w:val="clear" w:color="000000" w:fill="00B0F0"/>
            <w:noWrap/>
            <w:vAlign w:val="center"/>
            <w:hideMark/>
          </w:tcPr>
          <w:p w14:paraId="3477AF8D" w14:textId="77777777" w:rsidR="00C8129E" w:rsidRPr="00F00E72" w:rsidRDefault="00C8129E" w:rsidP="00A23D18">
            <w:pPr>
              <w:jc w:val="center"/>
              <w:rPr>
                <w:rFonts w:ascii="Calibri" w:hAnsi="Calibri" w:cs="Calibri"/>
                <w:b/>
                <w:bCs/>
                <w:color w:val="FFFFFF"/>
                <w:szCs w:val="20"/>
              </w:rPr>
            </w:pPr>
            <w:r w:rsidRPr="00F00E72">
              <w:rPr>
                <w:rFonts w:ascii="Calibri" w:hAnsi="Calibri" w:cs="Calibri"/>
                <w:b/>
                <w:bCs/>
                <w:color w:val="FFFFFF"/>
                <w:szCs w:val="20"/>
              </w:rPr>
              <w:t>Python Programming</w:t>
            </w:r>
          </w:p>
        </w:tc>
        <w:tc>
          <w:tcPr>
            <w:tcW w:w="3799" w:type="pct"/>
            <w:tcBorders>
              <w:top w:val="single" w:sz="8" w:space="0" w:color="auto"/>
              <w:left w:val="nil"/>
              <w:bottom w:val="nil"/>
              <w:right w:val="single" w:sz="8" w:space="0" w:color="auto"/>
            </w:tcBorders>
            <w:shd w:val="clear" w:color="auto" w:fill="auto"/>
            <w:vAlign w:val="bottom"/>
            <w:hideMark/>
          </w:tcPr>
          <w:p w14:paraId="6E967C27" w14:textId="77777777" w:rsidR="00C8129E" w:rsidRPr="007D40E1" w:rsidRDefault="00C8129E" w:rsidP="00A23D18">
            <w:pPr>
              <w:rPr>
                <w:rFonts w:ascii="Consolas" w:hAnsi="Consolas" w:cs="Calibri"/>
                <w:color w:val="000000"/>
                <w:sz w:val="22"/>
                <w:szCs w:val="22"/>
              </w:rPr>
            </w:pPr>
            <w:r w:rsidRPr="007D40E1">
              <w:rPr>
                <w:rFonts w:ascii="Consolas" w:hAnsi="Consolas" w:cs="Calibri"/>
                <w:color w:val="000000"/>
                <w:sz w:val="22"/>
                <w:szCs w:val="22"/>
              </w:rPr>
              <w:t xml:space="preserve">import </w:t>
            </w:r>
            <w:proofErr w:type="spellStart"/>
            <w:r w:rsidRPr="007D40E1">
              <w:rPr>
                <w:rFonts w:ascii="Consolas" w:hAnsi="Consolas" w:cs="Calibri"/>
                <w:color w:val="000000"/>
                <w:sz w:val="22"/>
                <w:szCs w:val="22"/>
              </w:rPr>
              <w:t>matplotlib.pyplot</w:t>
            </w:r>
            <w:proofErr w:type="spellEnd"/>
            <w:r w:rsidRPr="007D40E1">
              <w:rPr>
                <w:rFonts w:ascii="Consolas" w:hAnsi="Consolas" w:cs="Calibri"/>
                <w:color w:val="000000"/>
                <w:sz w:val="22"/>
                <w:szCs w:val="22"/>
              </w:rPr>
              <w:t xml:space="preserve"> as </w:t>
            </w:r>
            <w:proofErr w:type="spellStart"/>
            <w:r w:rsidRPr="007D40E1">
              <w:rPr>
                <w:rFonts w:ascii="Consolas" w:hAnsi="Consolas" w:cs="Calibri"/>
                <w:color w:val="000000"/>
                <w:sz w:val="22"/>
                <w:szCs w:val="22"/>
              </w:rPr>
              <w:t>plt</w:t>
            </w:r>
            <w:proofErr w:type="spellEnd"/>
          </w:p>
        </w:tc>
      </w:tr>
      <w:tr w:rsidR="00C8129E" w:rsidRPr="007D40E1" w14:paraId="04841277" w14:textId="77777777" w:rsidTr="00A23D18">
        <w:trPr>
          <w:trHeight w:val="245"/>
        </w:trPr>
        <w:tc>
          <w:tcPr>
            <w:tcW w:w="1201" w:type="pct"/>
            <w:vMerge/>
            <w:tcBorders>
              <w:top w:val="single" w:sz="8" w:space="0" w:color="auto"/>
              <w:left w:val="single" w:sz="8" w:space="0" w:color="auto"/>
              <w:bottom w:val="single" w:sz="8" w:space="0" w:color="auto"/>
              <w:right w:val="single" w:sz="8" w:space="0" w:color="auto"/>
            </w:tcBorders>
            <w:vAlign w:val="center"/>
            <w:hideMark/>
          </w:tcPr>
          <w:p w14:paraId="2B1F0BA5" w14:textId="77777777" w:rsidR="00C8129E" w:rsidRPr="00F00E72" w:rsidRDefault="00C8129E" w:rsidP="00A23D18">
            <w:pPr>
              <w:rPr>
                <w:rFonts w:ascii="Calibri" w:hAnsi="Calibri" w:cs="Calibri"/>
                <w:b/>
                <w:bCs/>
                <w:color w:val="FFFFFF"/>
                <w:szCs w:val="20"/>
              </w:rPr>
            </w:pPr>
          </w:p>
        </w:tc>
        <w:tc>
          <w:tcPr>
            <w:tcW w:w="3799" w:type="pct"/>
            <w:tcBorders>
              <w:top w:val="nil"/>
              <w:left w:val="nil"/>
              <w:bottom w:val="nil"/>
              <w:right w:val="single" w:sz="8" w:space="0" w:color="auto"/>
            </w:tcBorders>
            <w:shd w:val="clear" w:color="auto" w:fill="auto"/>
            <w:vAlign w:val="bottom"/>
            <w:hideMark/>
          </w:tcPr>
          <w:p w14:paraId="610E8152" w14:textId="77777777" w:rsidR="00C8129E" w:rsidRPr="007D40E1" w:rsidRDefault="00C8129E" w:rsidP="00A23D18">
            <w:pPr>
              <w:rPr>
                <w:rFonts w:ascii="Consolas" w:hAnsi="Consolas" w:cs="Calibri"/>
                <w:color w:val="000000"/>
                <w:sz w:val="22"/>
                <w:szCs w:val="22"/>
              </w:rPr>
            </w:pPr>
            <w:r w:rsidRPr="007D40E1">
              <w:rPr>
                <w:rFonts w:ascii="Consolas" w:hAnsi="Consolas" w:cs="Calibri"/>
                <w:color w:val="000000"/>
                <w:sz w:val="22"/>
                <w:szCs w:val="22"/>
              </w:rPr>
              <w:t>import pandas as pd</w:t>
            </w:r>
          </w:p>
        </w:tc>
      </w:tr>
      <w:tr w:rsidR="00C8129E" w:rsidRPr="007D40E1" w14:paraId="2EE49701" w14:textId="77777777" w:rsidTr="00A23D18">
        <w:trPr>
          <w:trHeight w:val="245"/>
        </w:trPr>
        <w:tc>
          <w:tcPr>
            <w:tcW w:w="1201" w:type="pct"/>
            <w:vMerge/>
            <w:tcBorders>
              <w:top w:val="single" w:sz="8" w:space="0" w:color="auto"/>
              <w:left w:val="single" w:sz="8" w:space="0" w:color="auto"/>
              <w:bottom w:val="single" w:sz="8" w:space="0" w:color="auto"/>
              <w:right w:val="single" w:sz="8" w:space="0" w:color="auto"/>
            </w:tcBorders>
            <w:vAlign w:val="center"/>
            <w:hideMark/>
          </w:tcPr>
          <w:p w14:paraId="59C51361" w14:textId="77777777" w:rsidR="00C8129E" w:rsidRPr="00F00E72" w:rsidRDefault="00C8129E" w:rsidP="00A23D18">
            <w:pPr>
              <w:rPr>
                <w:rFonts w:ascii="Calibri" w:hAnsi="Calibri" w:cs="Calibri"/>
                <w:b/>
                <w:bCs/>
                <w:color w:val="FFFFFF"/>
                <w:szCs w:val="20"/>
              </w:rPr>
            </w:pPr>
          </w:p>
        </w:tc>
        <w:tc>
          <w:tcPr>
            <w:tcW w:w="3799" w:type="pct"/>
            <w:tcBorders>
              <w:top w:val="nil"/>
              <w:left w:val="nil"/>
              <w:bottom w:val="single" w:sz="8" w:space="0" w:color="auto"/>
              <w:right w:val="single" w:sz="8" w:space="0" w:color="auto"/>
            </w:tcBorders>
            <w:shd w:val="clear" w:color="auto" w:fill="auto"/>
            <w:vAlign w:val="bottom"/>
            <w:hideMark/>
          </w:tcPr>
          <w:p w14:paraId="78855A42" w14:textId="77777777" w:rsidR="00C8129E" w:rsidRPr="007D40E1" w:rsidRDefault="00C8129E" w:rsidP="00A23D18">
            <w:pPr>
              <w:rPr>
                <w:rFonts w:ascii="Consolas" w:hAnsi="Consolas" w:cs="Calibri"/>
                <w:color w:val="000000"/>
                <w:sz w:val="22"/>
                <w:szCs w:val="22"/>
              </w:rPr>
            </w:pPr>
            <w:proofErr w:type="spellStart"/>
            <w:r w:rsidRPr="007D40E1">
              <w:rPr>
                <w:rFonts w:ascii="Consolas" w:hAnsi="Consolas" w:cs="Calibri"/>
                <w:color w:val="000000"/>
                <w:sz w:val="22"/>
                <w:szCs w:val="22"/>
              </w:rPr>
              <w:t>plt.hist</w:t>
            </w:r>
            <w:proofErr w:type="spellEnd"/>
            <w:r w:rsidRPr="007D40E1">
              <w:rPr>
                <w:rFonts w:ascii="Consolas" w:hAnsi="Consolas" w:cs="Calibri"/>
                <w:color w:val="000000"/>
                <w:sz w:val="22"/>
                <w:szCs w:val="22"/>
              </w:rPr>
              <w:t>(</w:t>
            </w:r>
            <w:proofErr w:type="spellStart"/>
            <w:r w:rsidRPr="007D40E1">
              <w:rPr>
                <w:rFonts w:ascii="Consolas" w:hAnsi="Consolas" w:cs="Calibri"/>
                <w:color w:val="000000"/>
                <w:sz w:val="22"/>
                <w:szCs w:val="22"/>
              </w:rPr>
              <w:t>loan_data</w:t>
            </w:r>
            <w:proofErr w:type="spellEnd"/>
            <w:r w:rsidRPr="007D40E1">
              <w:rPr>
                <w:rFonts w:ascii="Consolas" w:hAnsi="Consolas" w:cs="Calibri"/>
                <w:color w:val="000000"/>
                <w:sz w:val="22"/>
                <w:szCs w:val="22"/>
              </w:rPr>
              <w:t>['</w:t>
            </w:r>
            <w:proofErr w:type="spellStart"/>
            <w:r w:rsidRPr="007D40E1">
              <w:rPr>
                <w:rFonts w:ascii="Consolas" w:hAnsi="Consolas" w:cs="Calibri"/>
                <w:color w:val="000000"/>
                <w:sz w:val="22"/>
                <w:szCs w:val="22"/>
              </w:rPr>
              <w:t>loan_amnt</w:t>
            </w:r>
            <w:proofErr w:type="spellEnd"/>
            <w:r w:rsidRPr="007D40E1">
              <w:rPr>
                <w:rFonts w:ascii="Consolas" w:hAnsi="Consolas" w:cs="Calibri"/>
                <w:color w:val="000000"/>
                <w:sz w:val="22"/>
                <w:szCs w:val="22"/>
              </w:rPr>
              <w:t>'], bins=50, color='blue')</w:t>
            </w:r>
          </w:p>
        </w:tc>
      </w:tr>
      <w:tr w:rsidR="00C8129E" w:rsidRPr="007D40E1" w14:paraId="46B66083" w14:textId="77777777" w:rsidTr="00A23D18">
        <w:trPr>
          <w:trHeight w:val="245"/>
        </w:trPr>
        <w:tc>
          <w:tcPr>
            <w:tcW w:w="1201" w:type="pct"/>
            <w:tcBorders>
              <w:top w:val="nil"/>
              <w:left w:val="nil"/>
              <w:bottom w:val="nil"/>
              <w:right w:val="nil"/>
            </w:tcBorders>
            <w:shd w:val="clear" w:color="auto" w:fill="auto"/>
            <w:noWrap/>
            <w:vAlign w:val="bottom"/>
            <w:hideMark/>
          </w:tcPr>
          <w:p w14:paraId="1281D31D" w14:textId="77777777" w:rsidR="00C8129E" w:rsidRPr="00F00E72" w:rsidRDefault="00C8129E" w:rsidP="00A23D18">
            <w:pPr>
              <w:rPr>
                <w:rFonts w:ascii="Calibri" w:hAnsi="Calibri" w:cs="Calibri"/>
                <w:color w:val="000000"/>
                <w:sz w:val="22"/>
                <w:szCs w:val="22"/>
              </w:rPr>
            </w:pPr>
          </w:p>
        </w:tc>
        <w:tc>
          <w:tcPr>
            <w:tcW w:w="3799" w:type="pct"/>
            <w:tcBorders>
              <w:top w:val="nil"/>
              <w:left w:val="nil"/>
              <w:bottom w:val="nil"/>
              <w:right w:val="nil"/>
            </w:tcBorders>
            <w:shd w:val="clear" w:color="auto" w:fill="auto"/>
            <w:noWrap/>
            <w:vAlign w:val="bottom"/>
            <w:hideMark/>
          </w:tcPr>
          <w:p w14:paraId="198CB988" w14:textId="77777777" w:rsidR="00C8129E" w:rsidRPr="007D40E1" w:rsidRDefault="00C8129E" w:rsidP="00A23D18">
            <w:pPr>
              <w:rPr>
                <w:rFonts w:ascii="Consolas" w:hAnsi="Consolas"/>
                <w:szCs w:val="20"/>
              </w:rPr>
            </w:pPr>
          </w:p>
        </w:tc>
      </w:tr>
      <w:tr w:rsidR="00C8129E" w:rsidRPr="007D40E1" w14:paraId="02C1DA41" w14:textId="77777777" w:rsidTr="00A23D18">
        <w:trPr>
          <w:trHeight w:val="245"/>
        </w:trPr>
        <w:tc>
          <w:tcPr>
            <w:tcW w:w="1201" w:type="pct"/>
            <w:tcBorders>
              <w:top w:val="single" w:sz="8" w:space="0" w:color="auto"/>
              <w:left w:val="single" w:sz="8" w:space="0" w:color="auto"/>
              <w:bottom w:val="single" w:sz="8" w:space="0" w:color="auto"/>
              <w:right w:val="nil"/>
            </w:tcBorders>
            <w:shd w:val="clear" w:color="000000" w:fill="00B0F0"/>
            <w:noWrap/>
            <w:vAlign w:val="center"/>
            <w:hideMark/>
          </w:tcPr>
          <w:p w14:paraId="5DA14DB7" w14:textId="77777777" w:rsidR="00C8129E" w:rsidRPr="00F00E72" w:rsidRDefault="00C8129E" w:rsidP="00A23D18">
            <w:pPr>
              <w:rPr>
                <w:rFonts w:ascii="Calibri" w:hAnsi="Calibri" w:cs="Calibri"/>
                <w:b/>
                <w:bCs/>
                <w:color w:val="FFFFFF"/>
                <w:szCs w:val="20"/>
              </w:rPr>
            </w:pPr>
            <w:r w:rsidRPr="00F00E72">
              <w:rPr>
                <w:rFonts w:ascii="Calibri" w:hAnsi="Calibri" w:cs="Calibri"/>
                <w:b/>
                <w:bCs/>
                <w:color w:val="FFFFFF"/>
                <w:szCs w:val="20"/>
              </w:rPr>
              <w:t>SAS Programming</w:t>
            </w:r>
          </w:p>
        </w:tc>
        <w:tc>
          <w:tcPr>
            <w:tcW w:w="3799" w:type="pct"/>
            <w:tcBorders>
              <w:top w:val="single" w:sz="8" w:space="0" w:color="auto"/>
              <w:left w:val="nil"/>
              <w:bottom w:val="single" w:sz="8" w:space="0" w:color="auto"/>
              <w:right w:val="single" w:sz="8" w:space="0" w:color="auto"/>
            </w:tcBorders>
            <w:shd w:val="clear" w:color="auto" w:fill="auto"/>
            <w:vAlign w:val="bottom"/>
            <w:hideMark/>
          </w:tcPr>
          <w:p w14:paraId="102F544D" w14:textId="77777777" w:rsidR="00C8129E" w:rsidRPr="007D40E1" w:rsidRDefault="00C8129E" w:rsidP="00A23D18">
            <w:pPr>
              <w:rPr>
                <w:rFonts w:ascii="Consolas" w:hAnsi="Consolas" w:cs="Calibri"/>
                <w:sz w:val="22"/>
                <w:szCs w:val="22"/>
              </w:rPr>
            </w:pPr>
            <w:r w:rsidRPr="007D40E1">
              <w:rPr>
                <w:rFonts w:ascii="Consolas" w:hAnsi="Consolas" w:cs="Calibri"/>
                <w:b/>
                <w:bCs/>
                <w:color w:val="7030A0"/>
                <w:sz w:val="22"/>
                <w:szCs w:val="22"/>
              </w:rPr>
              <w:t>PROC UNIVARIATE</w:t>
            </w:r>
            <w:r w:rsidRPr="007D40E1">
              <w:rPr>
                <w:rFonts w:ascii="Consolas" w:hAnsi="Consolas" w:cs="Calibri"/>
                <w:sz w:val="22"/>
                <w:szCs w:val="22"/>
              </w:rPr>
              <w:t xml:space="preserve"> </w:t>
            </w:r>
            <w:r w:rsidRPr="007D40E1">
              <w:rPr>
                <w:rFonts w:ascii="Consolas" w:hAnsi="Consolas" w:cs="Calibri"/>
                <w:b/>
                <w:bCs/>
                <w:color w:val="0070C0"/>
                <w:sz w:val="22"/>
                <w:szCs w:val="22"/>
              </w:rPr>
              <w:t>DATA</w:t>
            </w:r>
            <w:r w:rsidRPr="007D40E1">
              <w:rPr>
                <w:rFonts w:ascii="Consolas" w:hAnsi="Consolas" w:cs="Calibri"/>
                <w:sz w:val="22"/>
                <w:szCs w:val="22"/>
              </w:rPr>
              <w:t>=</w:t>
            </w:r>
            <w:proofErr w:type="spellStart"/>
            <w:r w:rsidRPr="007D40E1">
              <w:rPr>
                <w:rFonts w:ascii="Consolas" w:hAnsi="Consolas" w:cs="Calibri"/>
                <w:sz w:val="22"/>
                <w:szCs w:val="22"/>
              </w:rPr>
              <w:t>loan_data</w:t>
            </w:r>
            <w:proofErr w:type="spellEnd"/>
            <w:r w:rsidRPr="007D40E1">
              <w:rPr>
                <w:rFonts w:ascii="Consolas" w:hAnsi="Consolas" w:cs="Calibri"/>
                <w:sz w:val="22"/>
                <w:szCs w:val="22"/>
              </w:rPr>
              <w:t>;</w:t>
            </w:r>
            <w:r w:rsidRPr="007D40E1">
              <w:rPr>
                <w:rFonts w:ascii="Consolas" w:hAnsi="Consolas" w:cs="Calibri"/>
                <w:b/>
                <w:bCs/>
                <w:color w:val="0070C0"/>
                <w:sz w:val="22"/>
                <w:szCs w:val="22"/>
              </w:rPr>
              <w:t xml:space="preserve"> VAR</w:t>
            </w:r>
            <w:r w:rsidRPr="007D40E1">
              <w:rPr>
                <w:rFonts w:ascii="Consolas" w:hAnsi="Consolas" w:cs="Calibri"/>
                <w:sz w:val="22"/>
                <w:szCs w:val="22"/>
              </w:rPr>
              <w:t xml:space="preserve"> </w:t>
            </w:r>
            <w:proofErr w:type="spellStart"/>
            <w:r w:rsidRPr="007D40E1">
              <w:rPr>
                <w:rFonts w:ascii="Consolas" w:hAnsi="Consolas" w:cs="Calibri"/>
                <w:sz w:val="22"/>
                <w:szCs w:val="22"/>
              </w:rPr>
              <w:t>loan_amnt</w:t>
            </w:r>
            <w:proofErr w:type="spellEnd"/>
            <w:r w:rsidRPr="007D40E1">
              <w:rPr>
                <w:rFonts w:ascii="Consolas" w:hAnsi="Consolas" w:cs="Calibri"/>
                <w:sz w:val="22"/>
                <w:szCs w:val="22"/>
              </w:rPr>
              <w:t xml:space="preserve">; </w:t>
            </w:r>
            <w:r w:rsidRPr="007D40E1">
              <w:rPr>
                <w:rFonts w:ascii="Consolas" w:hAnsi="Consolas" w:cs="Calibri"/>
                <w:b/>
                <w:bCs/>
                <w:color w:val="0070C0"/>
                <w:sz w:val="22"/>
                <w:szCs w:val="22"/>
              </w:rPr>
              <w:t>HIST</w:t>
            </w:r>
            <w:r w:rsidRPr="007D40E1">
              <w:rPr>
                <w:rFonts w:ascii="Consolas" w:hAnsi="Consolas" w:cs="Calibri"/>
                <w:sz w:val="22"/>
                <w:szCs w:val="22"/>
              </w:rPr>
              <w:t xml:space="preserve">; </w:t>
            </w:r>
            <w:r w:rsidRPr="007D40E1">
              <w:rPr>
                <w:rFonts w:ascii="Consolas" w:hAnsi="Consolas" w:cs="Calibri"/>
                <w:b/>
                <w:bCs/>
                <w:color w:val="7030A0"/>
                <w:sz w:val="22"/>
                <w:szCs w:val="22"/>
              </w:rPr>
              <w:t>RUN</w:t>
            </w:r>
            <w:r w:rsidRPr="007D40E1">
              <w:rPr>
                <w:rFonts w:ascii="Consolas" w:hAnsi="Consolas" w:cs="Calibri"/>
                <w:sz w:val="22"/>
                <w:szCs w:val="22"/>
              </w:rPr>
              <w:t>;</w:t>
            </w:r>
          </w:p>
        </w:tc>
      </w:tr>
    </w:tbl>
    <w:p w14:paraId="61DE9FA4" w14:textId="77777777" w:rsidR="00C8129E" w:rsidRDefault="00C8129E" w:rsidP="00C8129E">
      <w:pPr>
        <w:pStyle w:val="ABodyCopy"/>
        <w:tabs>
          <w:tab w:val="left" w:pos="5160"/>
        </w:tabs>
        <w:ind w:left="0"/>
        <w:rPr>
          <w:rFonts w:asciiTheme="minorHAnsi" w:hAnsiTheme="minorHAnsi"/>
          <w:noProof/>
          <w:sz w:val="22"/>
          <w:szCs w:val="22"/>
        </w:rPr>
      </w:pPr>
    </w:p>
    <w:p w14:paraId="349F40FB" w14:textId="77777777" w:rsidR="00C8129E" w:rsidRDefault="00C8129E" w:rsidP="00C8129E">
      <w:pPr>
        <w:pStyle w:val="ACaptionHead"/>
        <w:ind w:left="0"/>
        <w:rPr>
          <w:noProof/>
        </w:rPr>
      </w:pPr>
      <w:r>
        <w:rPr>
          <w:noProof/>
        </w:rPr>
        <w:t>Figure 3.1 – “LOAN_AMNT” histogram – R output</w:t>
      </w:r>
      <w:r>
        <w:rPr>
          <w:noProof/>
        </w:rPr>
        <w:tab/>
      </w:r>
    </w:p>
    <w:p w14:paraId="5C8CA4F7" w14:textId="77777777" w:rsidR="00C8129E" w:rsidRDefault="00C8129E" w:rsidP="00C8129E">
      <w:pPr>
        <w:pStyle w:val="ABodyCopy"/>
        <w:ind w:left="0"/>
        <w:rPr>
          <w:rFonts w:asciiTheme="minorHAnsi" w:hAnsiTheme="minorHAnsi"/>
          <w:noProof/>
          <w:sz w:val="22"/>
          <w:szCs w:val="22"/>
        </w:rPr>
      </w:pPr>
      <w:r>
        <w:rPr>
          <w:noProof/>
        </w:rPr>
        <w:drawing>
          <wp:inline distT="0" distB="0" distL="0" distR="0" wp14:anchorId="6460FC94" wp14:editId="35F5F18A">
            <wp:extent cx="4145280" cy="2512200"/>
            <wp:effectExtent l="0" t="0" r="7620" b="2540"/>
            <wp:docPr id="5" name="Picture 5"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aph of blue bars&#10;&#10;Description automatically generated"/>
                    <pic:cNvPicPr/>
                  </pic:nvPicPr>
                  <pic:blipFill>
                    <a:blip r:embed="rId38"/>
                    <a:stretch>
                      <a:fillRect/>
                    </a:stretch>
                  </pic:blipFill>
                  <pic:spPr>
                    <a:xfrm>
                      <a:off x="0" y="0"/>
                      <a:ext cx="4149899" cy="2514999"/>
                    </a:xfrm>
                    <a:prstGeom prst="rect">
                      <a:avLst/>
                    </a:prstGeom>
                  </pic:spPr>
                </pic:pic>
              </a:graphicData>
            </a:graphic>
          </wp:inline>
        </w:drawing>
      </w:r>
    </w:p>
    <w:p w14:paraId="1AA17206" w14:textId="77777777" w:rsidR="00C8129E" w:rsidRDefault="00C8129E" w:rsidP="00C8129E">
      <w:pPr>
        <w:pStyle w:val="ABodyCopy"/>
        <w:ind w:left="0"/>
        <w:rPr>
          <w:rFonts w:asciiTheme="minorHAnsi" w:hAnsiTheme="minorHAnsi"/>
          <w:noProof/>
          <w:sz w:val="22"/>
          <w:szCs w:val="22"/>
        </w:rPr>
      </w:pPr>
      <w:r>
        <w:rPr>
          <w:rFonts w:asciiTheme="minorHAnsi" w:hAnsiTheme="minorHAnsi"/>
          <w:noProof/>
          <w:sz w:val="22"/>
          <w:szCs w:val="22"/>
        </w:rPr>
        <w:t xml:space="preserve">You can investigate each of the variables to have a much better understanding of the data.  This is often much more beneficial than complicated statistical techniques.  Understanding the range, mean, and skewness of the data is essential.  For example, let’s look at the “annual_inc” variable.  When using financial data, there are often outliers on the high and </w:t>
      </w:r>
      <w:r>
        <w:rPr>
          <w:rFonts w:asciiTheme="minorHAnsi" w:hAnsiTheme="minorHAnsi"/>
          <w:noProof/>
          <w:sz w:val="22"/>
          <w:szCs w:val="22"/>
        </w:rPr>
        <w:lastRenderedPageBreak/>
        <w:t xml:space="preserve">low ends.  The table of information above shows us that the “annual_inc” variable has a minimum value of 0 and a maximum value of $8.9MM.  Both of these values appear suspect.  </w:t>
      </w:r>
    </w:p>
    <w:p w14:paraId="3E9FFEEF" w14:textId="77777777" w:rsidR="00C8129E" w:rsidRDefault="00C8129E" w:rsidP="00C8129E">
      <w:pPr>
        <w:pStyle w:val="ABodyCopy"/>
        <w:ind w:left="0"/>
        <w:rPr>
          <w:rFonts w:asciiTheme="minorHAnsi" w:hAnsiTheme="minorHAnsi"/>
          <w:noProof/>
          <w:sz w:val="22"/>
          <w:szCs w:val="22"/>
        </w:rPr>
      </w:pPr>
      <w:r>
        <w:rPr>
          <w:rFonts w:asciiTheme="minorHAnsi" w:hAnsiTheme="minorHAnsi"/>
          <w:noProof/>
          <w:sz w:val="22"/>
          <w:szCs w:val="22"/>
        </w:rPr>
        <w:t>Generally, loans are not distributed to individuals with no income, and if you have an annual income of $8.9MM, then you are not usually using a crowd-sourced loan platform such as Lending Club.  I have a feeling that the high-end outlier values were erroneously entered.  Their annual income is probably $89K, but they included .00 to represent cents, and the intake field does not recognize the period.  Although we cannot verify it, that is probably true for values over $250K.</w:t>
      </w:r>
    </w:p>
    <w:p w14:paraId="1B03FDDA" w14:textId="77777777" w:rsidR="00C8129E" w:rsidRDefault="00C8129E" w:rsidP="00C8129E">
      <w:pPr>
        <w:pStyle w:val="ABodyCopy"/>
        <w:ind w:left="0"/>
        <w:rPr>
          <w:rFonts w:asciiTheme="minorHAnsi" w:hAnsiTheme="minorHAnsi"/>
          <w:noProof/>
          <w:sz w:val="22"/>
          <w:szCs w:val="22"/>
        </w:rPr>
      </w:pPr>
      <w:r>
        <w:rPr>
          <w:rFonts w:asciiTheme="minorHAnsi" w:hAnsiTheme="minorHAnsi"/>
          <w:noProof/>
          <w:sz w:val="22"/>
          <w:szCs w:val="22"/>
        </w:rPr>
        <w:t>Figure 3.2 shows a histogram for the “annual_inc” variable. This graphic confirms that only a few high outliers are skewing the data set.</w:t>
      </w:r>
    </w:p>
    <w:p w14:paraId="032E64AC" w14:textId="77777777" w:rsidR="00C8129E" w:rsidRDefault="00C8129E" w:rsidP="00C8129E">
      <w:pPr>
        <w:pStyle w:val="ACaptionHead"/>
        <w:ind w:left="0"/>
        <w:rPr>
          <w:noProof/>
        </w:rPr>
      </w:pPr>
      <w:r>
        <w:rPr>
          <w:noProof/>
        </w:rPr>
        <w:t>Figure 3.2 – “ANNUAL_INC” histogram – SAS output</w:t>
      </w:r>
    </w:p>
    <w:p w14:paraId="25D8D11C" w14:textId="77777777" w:rsidR="00C8129E" w:rsidRDefault="00C8129E" w:rsidP="00C8129E">
      <w:pPr>
        <w:pStyle w:val="ABodyCopy"/>
        <w:ind w:left="0"/>
        <w:jc w:val="center"/>
        <w:rPr>
          <w:rFonts w:asciiTheme="minorHAnsi" w:hAnsiTheme="minorHAnsi"/>
          <w:noProof/>
          <w:sz w:val="22"/>
          <w:szCs w:val="22"/>
        </w:rPr>
      </w:pPr>
      <w:r>
        <w:rPr>
          <w:rFonts w:ascii="Arial" w:hAnsi="Arial" w:cs="Arial"/>
          <w:noProof/>
          <w:color w:val="000000"/>
        </w:rPr>
        <w:drawing>
          <wp:inline distT="0" distB="0" distL="0" distR="0" wp14:anchorId="19D41F11" wp14:editId="54344513">
            <wp:extent cx="2820838" cy="2115627"/>
            <wp:effectExtent l="0" t="0" r="0" b="0"/>
            <wp:docPr id="4" name="Picture 4" descr="img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0.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29820" cy="2122363"/>
                    </a:xfrm>
                    <a:prstGeom prst="rect">
                      <a:avLst/>
                    </a:prstGeom>
                    <a:noFill/>
                    <a:ln>
                      <a:noFill/>
                    </a:ln>
                  </pic:spPr>
                </pic:pic>
              </a:graphicData>
            </a:graphic>
          </wp:inline>
        </w:drawing>
      </w:r>
    </w:p>
    <w:p w14:paraId="09DAE29D" w14:textId="77777777" w:rsidR="00C8129E" w:rsidRDefault="00C8129E" w:rsidP="00C8129E">
      <w:pPr>
        <w:pStyle w:val="ABodyCopy"/>
        <w:ind w:left="0"/>
        <w:rPr>
          <w:rFonts w:asciiTheme="minorHAnsi" w:hAnsiTheme="minorHAnsi"/>
          <w:noProof/>
          <w:sz w:val="22"/>
          <w:szCs w:val="22"/>
        </w:rPr>
      </w:pPr>
      <w:r>
        <w:rPr>
          <w:rFonts w:asciiTheme="minorHAnsi" w:hAnsiTheme="minorHAnsi"/>
          <w:noProof/>
          <w:sz w:val="22"/>
          <w:szCs w:val="22"/>
        </w:rPr>
        <w:t xml:space="preserve">Outliers are a critical issue in data science and general data analysis. It is important to know how to identify outliers and what to do with them (if anything) once you do.  </w:t>
      </w:r>
    </w:p>
    <w:p w14:paraId="3E71346F" w14:textId="2E6E7BDC" w:rsidR="00491DAD" w:rsidRPr="00491DAD" w:rsidRDefault="00491DAD" w:rsidP="000704DD">
      <w:pPr>
        <w:pStyle w:val="ABodyCopy"/>
        <w:shd w:val="clear" w:color="auto" w:fill="F2F2F2" w:themeFill="background1" w:themeFillShade="F2"/>
        <w:ind w:left="1260"/>
        <w:rPr>
          <w:rFonts w:asciiTheme="minorHAnsi" w:hAnsiTheme="minorHAnsi"/>
          <w:b/>
          <w:bCs/>
          <w:noProof/>
          <w:sz w:val="22"/>
          <w:szCs w:val="22"/>
        </w:rPr>
      </w:pPr>
      <w:r w:rsidRPr="00491DAD">
        <w:rPr>
          <w:rFonts w:asciiTheme="minorHAnsi" w:hAnsiTheme="minorHAnsi"/>
          <w:b/>
          <w:bCs/>
          <w:noProof/>
          <w:sz w:val="22"/>
          <w:szCs w:val="22"/>
        </w:rPr>
        <w:t>Decision Time: Defining and Handling Outliers</w:t>
      </w:r>
    </w:p>
    <w:p w14:paraId="2D34576F" w14:textId="7CBB747F" w:rsidR="00C8129E" w:rsidRDefault="00C8129E" w:rsidP="000704DD">
      <w:pPr>
        <w:pStyle w:val="ABodyCopy"/>
        <w:shd w:val="clear" w:color="auto" w:fill="F2F2F2" w:themeFill="background1" w:themeFillShade="F2"/>
        <w:ind w:left="1260"/>
        <w:rPr>
          <w:rFonts w:asciiTheme="minorHAnsi" w:hAnsiTheme="minorHAnsi"/>
          <w:noProof/>
          <w:sz w:val="22"/>
          <w:szCs w:val="22"/>
        </w:rPr>
      </w:pPr>
      <w:r w:rsidRPr="008562A4">
        <w:rPr>
          <w:rFonts w:asciiTheme="minorHAnsi" w:hAnsiTheme="minorHAnsi"/>
          <w:noProof/>
          <w:sz w:val="22"/>
          <w:szCs w:val="22"/>
        </w:rPr>
        <w:drawing>
          <wp:anchor distT="0" distB="0" distL="114300" distR="114300" simplePos="0" relativeHeight="251665408" behindDoc="0" locked="0" layoutInCell="1" allowOverlap="1" wp14:anchorId="390874DB" wp14:editId="374014E6">
            <wp:simplePos x="0" y="0"/>
            <wp:positionH relativeFrom="column">
              <wp:posOffset>2540</wp:posOffset>
            </wp:positionH>
            <wp:positionV relativeFrom="paragraph">
              <wp:posOffset>72390</wp:posOffset>
            </wp:positionV>
            <wp:extent cx="685800" cy="798195"/>
            <wp:effectExtent l="0" t="0" r="0" b="1905"/>
            <wp:wrapSquare wrapText="bothSides"/>
            <wp:docPr id="8" name="Picture 8" descr="A black and white symbol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black and white symbol with arrows&#10;&#10;Description automatically generated"/>
                    <pic:cNvPicPr/>
                  </pic:nvPicPr>
                  <pic:blipFill>
                    <a:blip r:embed="rId34"/>
                    <a:stretch>
                      <a:fillRect/>
                    </a:stretch>
                  </pic:blipFill>
                  <pic:spPr>
                    <a:xfrm>
                      <a:off x="0" y="0"/>
                      <a:ext cx="685800" cy="798195"/>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noProof/>
          <w:sz w:val="22"/>
          <w:szCs w:val="22"/>
        </w:rPr>
        <w:t>The standard definition of an outlier is simply an observation that lies outside the expected range of values.  This is not a hard and fast rule where every data scientist will classify outliers similarly.  It can depend on which methodology you use to identify outliers and can be influenced by business knowledge.  Decisions on how to detect outliers and what to do with them once you’ve detected them can significantly impact the overall performance of your model.</w:t>
      </w:r>
    </w:p>
    <w:p w14:paraId="5FC6C077" w14:textId="77777777" w:rsidR="00C8129E" w:rsidRPr="0074232E" w:rsidRDefault="00C8129E" w:rsidP="00C8129E">
      <w:pPr>
        <w:pStyle w:val="Heading2"/>
        <w:ind w:left="0"/>
      </w:pPr>
      <w:bookmarkStart w:id="44" w:name="_Toc174889554"/>
      <w:r w:rsidRPr="0074232E">
        <w:lastRenderedPageBreak/>
        <w:t>How to detect outliers</w:t>
      </w:r>
      <w:bookmarkEnd w:id="44"/>
    </w:p>
    <w:p w14:paraId="66D27211" w14:textId="77777777" w:rsidR="00C8129E" w:rsidRDefault="00C8129E" w:rsidP="00C8129E">
      <w:pPr>
        <w:pStyle w:val="ABodyCopy"/>
        <w:ind w:left="0"/>
        <w:rPr>
          <w:rFonts w:asciiTheme="minorHAnsi" w:hAnsiTheme="minorHAnsi"/>
          <w:noProof/>
          <w:sz w:val="22"/>
          <w:szCs w:val="22"/>
        </w:rPr>
      </w:pPr>
    </w:p>
    <w:p w14:paraId="326ED20A" w14:textId="77777777" w:rsidR="00C8129E" w:rsidRPr="0066577B" w:rsidRDefault="00C8129E" w:rsidP="00C8129E">
      <w:pPr>
        <w:rPr>
          <w:rFonts w:asciiTheme="minorHAnsi" w:hAnsiTheme="minorHAnsi" w:cstheme="minorHAnsi"/>
          <w:sz w:val="22"/>
          <w:szCs w:val="22"/>
        </w:rPr>
      </w:pPr>
      <w:r w:rsidRPr="0066577B">
        <w:rPr>
          <w:rFonts w:asciiTheme="minorHAnsi" w:hAnsiTheme="minorHAnsi" w:cstheme="minorHAnsi"/>
          <w:sz w:val="22"/>
          <w:szCs w:val="22"/>
        </w:rPr>
        <w:t>Outliers in a data set can significantly impact our analysis and modeling, warranting careful attention and treatment. Untreated outliers can introduce various concerns and distort our understanding of the underlying patterns and relationships within the data. Here are the key concerns associated with having untreated outliers:</w:t>
      </w:r>
    </w:p>
    <w:p w14:paraId="607C97A2" w14:textId="77777777" w:rsidR="00C8129E" w:rsidRPr="0066577B" w:rsidRDefault="00C8129E" w:rsidP="00C8129E">
      <w:pPr>
        <w:rPr>
          <w:rFonts w:asciiTheme="minorHAnsi" w:hAnsiTheme="minorHAnsi" w:cstheme="minorHAnsi"/>
          <w:sz w:val="22"/>
          <w:szCs w:val="22"/>
        </w:rPr>
      </w:pPr>
    </w:p>
    <w:p w14:paraId="26D1FF10" w14:textId="77777777" w:rsidR="00C8129E" w:rsidRPr="0066577B" w:rsidRDefault="00C8129E" w:rsidP="00145AC7">
      <w:pPr>
        <w:pStyle w:val="ListParagraph"/>
        <w:numPr>
          <w:ilvl w:val="0"/>
          <w:numId w:val="59"/>
        </w:numPr>
        <w:rPr>
          <w:rFonts w:asciiTheme="minorHAnsi" w:hAnsiTheme="minorHAnsi" w:cstheme="minorHAnsi"/>
          <w:sz w:val="22"/>
          <w:szCs w:val="22"/>
        </w:rPr>
      </w:pPr>
      <w:r w:rsidRPr="0066577B">
        <w:rPr>
          <w:rFonts w:asciiTheme="minorHAnsi" w:hAnsiTheme="minorHAnsi" w:cstheme="minorHAnsi"/>
          <w:b/>
          <w:sz w:val="22"/>
          <w:szCs w:val="22"/>
        </w:rPr>
        <w:t>Skewed statistical measures:</w:t>
      </w:r>
      <w:r w:rsidRPr="0066577B">
        <w:rPr>
          <w:rFonts w:asciiTheme="minorHAnsi" w:hAnsiTheme="minorHAnsi" w:cstheme="minorHAnsi"/>
          <w:sz w:val="22"/>
          <w:szCs w:val="22"/>
        </w:rPr>
        <w:t xml:space="preserve"> Outliers can heavily influence statistical measures such as the mean and standard deviation, leading to skewed and unreliable summaries of the data's central tendency and dispersion.</w:t>
      </w:r>
    </w:p>
    <w:p w14:paraId="6132E127" w14:textId="77777777" w:rsidR="00C8129E" w:rsidRPr="0066577B" w:rsidRDefault="00C8129E" w:rsidP="00C8129E">
      <w:pPr>
        <w:rPr>
          <w:rFonts w:asciiTheme="minorHAnsi" w:hAnsiTheme="minorHAnsi" w:cstheme="minorHAnsi"/>
          <w:sz w:val="22"/>
          <w:szCs w:val="22"/>
        </w:rPr>
      </w:pPr>
    </w:p>
    <w:p w14:paraId="77F474EC" w14:textId="77777777" w:rsidR="00C8129E" w:rsidRPr="0066577B" w:rsidRDefault="00C8129E" w:rsidP="00145AC7">
      <w:pPr>
        <w:pStyle w:val="ListParagraph"/>
        <w:numPr>
          <w:ilvl w:val="0"/>
          <w:numId w:val="59"/>
        </w:numPr>
        <w:rPr>
          <w:rFonts w:asciiTheme="minorHAnsi" w:hAnsiTheme="minorHAnsi" w:cstheme="minorHAnsi"/>
          <w:sz w:val="22"/>
          <w:szCs w:val="22"/>
        </w:rPr>
      </w:pPr>
      <w:r w:rsidRPr="0066577B">
        <w:rPr>
          <w:rFonts w:asciiTheme="minorHAnsi" w:hAnsiTheme="minorHAnsi" w:cstheme="minorHAnsi"/>
          <w:b/>
          <w:sz w:val="22"/>
          <w:szCs w:val="22"/>
        </w:rPr>
        <w:t>Biased model performance:</w:t>
      </w:r>
      <w:r w:rsidRPr="0066577B">
        <w:rPr>
          <w:rFonts w:asciiTheme="minorHAnsi" w:hAnsiTheme="minorHAnsi" w:cstheme="minorHAnsi"/>
          <w:sz w:val="22"/>
          <w:szCs w:val="22"/>
        </w:rPr>
        <w:t xml:space="preserve"> Outliers can </w:t>
      </w:r>
      <w:r>
        <w:rPr>
          <w:rFonts w:asciiTheme="minorHAnsi" w:hAnsiTheme="minorHAnsi" w:cstheme="minorHAnsi"/>
          <w:sz w:val="22"/>
          <w:szCs w:val="22"/>
        </w:rPr>
        <w:t>disproportionately influence</w:t>
      </w:r>
      <w:r w:rsidRPr="0066577B">
        <w:rPr>
          <w:rFonts w:asciiTheme="minorHAnsi" w:hAnsiTheme="minorHAnsi" w:cstheme="minorHAnsi"/>
          <w:sz w:val="22"/>
          <w:szCs w:val="22"/>
        </w:rPr>
        <w:t xml:space="preserve"> model fitting, leading to biased parameter estimates and predictions. This can result in poor model performance and inaccurate insights.</w:t>
      </w:r>
    </w:p>
    <w:p w14:paraId="7836872E" w14:textId="77777777" w:rsidR="00C8129E" w:rsidRPr="0066577B" w:rsidRDefault="00C8129E" w:rsidP="00C8129E">
      <w:pPr>
        <w:rPr>
          <w:rFonts w:asciiTheme="minorHAnsi" w:hAnsiTheme="minorHAnsi" w:cstheme="minorHAnsi"/>
          <w:sz w:val="22"/>
          <w:szCs w:val="22"/>
        </w:rPr>
      </w:pPr>
    </w:p>
    <w:p w14:paraId="5EECDCE1" w14:textId="77777777" w:rsidR="00C8129E" w:rsidRPr="0066577B" w:rsidRDefault="00C8129E" w:rsidP="00145AC7">
      <w:pPr>
        <w:pStyle w:val="ListParagraph"/>
        <w:numPr>
          <w:ilvl w:val="0"/>
          <w:numId w:val="59"/>
        </w:numPr>
        <w:rPr>
          <w:rFonts w:asciiTheme="minorHAnsi" w:hAnsiTheme="minorHAnsi" w:cstheme="minorHAnsi"/>
          <w:sz w:val="22"/>
          <w:szCs w:val="22"/>
        </w:rPr>
      </w:pPr>
      <w:r w:rsidRPr="0066577B">
        <w:rPr>
          <w:rFonts w:asciiTheme="minorHAnsi" w:hAnsiTheme="minorHAnsi" w:cstheme="minorHAnsi"/>
          <w:b/>
          <w:sz w:val="22"/>
          <w:szCs w:val="22"/>
        </w:rPr>
        <w:t>Distorted relationships:</w:t>
      </w:r>
      <w:r w:rsidRPr="0066577B">
        <w:rPr>
          <w:rFonts w:asciiTheme="minorHAnsi" w:hAnsiTheme="minorHAnsi" w:cstheme="minorHAnsi"/>
          <w:sz w:val="22"/>
          <w:szCs w:val="22"/>
        </w:rPr>
        <w:t xml:space="preserve"> Outliers can distort the relationships between variables, misleading us about the true associations and correlations. Failing to address outliers may lead to erroneous conclusions and misguided decision-making.</w:t>
      </w:r>
    </w:p>
    <w:p w14:paraId="3FE2969B" w14:textId="77777777" w:rsidR="00C8129E" w:rsidRPr="0066577B" w:rsidRDefault="00C8129E" w:rsidP="00C8129E">
      <w:pPr>
        <w:rPr>
          <w:rFonts w:asciiTheme="minorHAnsi" w:hAnsiTheme="minorHAnsi" w:cstheme="minorHAnsi"/>
          <w:sz w:val="22"/>
          <w:szCs w:val="22"/>
        </w:rPr>
      </w:pPr>
    </w:p>
    <w:p w14:paraId="72B87D3D" w14:textId="77777777" w:rsidR="00C8129E" w:rsidRPr="0066577B" w:rsidRDefault="00C8129E" w:rsidP="00145AC7">
      <w:pPr>
        <w:pStyle w:val="ListParagraph"/>
        <w:numPr>
          <w:ilvl w:val="0"/>
          <w:numId w:val="59"/>
        </w:numPr>
        <w:rPr>
          <w:rFonts w:asciiTheme="minorHAnsi" w:hAnsiTheme="minorHAnsi" w:cstheme="minorHAnsi"/>
          <w:sz w:val="22"/>
          <w:szCs w:val="22"/>
        </w:rPr>
      </w:pPr>
      <w:r w:rsidRPr="0066577B">
        <w:rPr>
          <w:rFonts w:asciiTheme="minorHAnsi" w:hAnsiTheme="minorHAnsi" w:cstheme="minorHAnsi"/>
          <w:b/>
          <w:sz w:val="22"/>
          <w:szCs w:val="22"/>
        </w:rPr>
        <w:t>Increased model complexity:</w:t>
      </w:r>
      <w:r w:rsidRPr="0066577B">
        <w:rPr>
          <w:rFonts w:asciiTheme="minorHAnsi" w:hAnsiTheme="minorHAnsi" w:cstheme="minorHAnsi"/>
          <w:sz w:val="22"/>
          <w:szCs w:val="22"/>
        </w:rPr>
        <w:t xml:space="preserve"> Outliers can introduce noise and unnecessary complexity to the model, hindering its ability to capture the underlying patterns. This may result in overfitting, where the model performs well on the training data but fails to generalize to new observations.</w:t>
      </w:r>
    </w:p>
    <w:p w14:paraId="2AA9918F" w14:textId="77777777" w:rsidR="00C8129E" w:rsidRPr="0066577B" w:rsidRDefault="00C8129E" w:rsidP="00C8129E">
      <w:pPr>
        <w:rPr>
          <w:rFonts w:asciiTheme="minorHAnsi" w:hAnsiTheme="minorHAnsi" w:cstheme="minorHAnsi"/>
          <w:sz w:val="22"/>
          <w:szCs w:val="22"/>
        </w:rPr>
      </w:pPr>
    </w:p>
    <w:p w14:paraId="4641F34A" w14:textId="77777777" w:rsidR="00C8129E" w:rsidRPr="0066577B" w:rsidRDefault="00C8129E" w:rsidP="00145AC7">
      <w:pPr>
        <w:pStyle w:val="ListParagraph"/>
        <w:numPr>
          <w:ilvl w:val="0"/>
          <w:numId w:val="59"/>
        </w:numPr>
        <w:rPr>
          <w:rFonts w:asciiTheme="minorHAnsi" w:hAnsiTheme="minorHAnsi" w:cstheme="minorHAnsi"/>
          <w:sz w:val="22"/>
          <w:szCs w:val="22"/>
        </w:rPr>
      </w:pPr>
      <w:r w:rsidRPr="0066577B">
        <w:rPr>
          <w:rFonts w:asciiTheme="minorHAnsi" w:hAnsiTheme="minorHAnsi" w:cstheme="minorHAnsi"/>
          <w:b/>
          <w:sz w:val="22"/>
          <w:szCs w:val="22"/>
        </w:rPr>
        <w:t>Impaired interpretability:</w:t>
      </w:r>
      <w:r w:rsidRPr="0066577B">
        <w:rPr>
          <w:rFonts w:asciiTheme="minorHAnsi" w:hAnsiTheme="minorHAnsi" w:cstheme="minorHAnsi"/>
          <w:sz w:val="22"/>
          <w:szCs w:val="22"/>
        </w:rPr>
        <w:t xml:space="preserve"> Outliers can hinder the </w:t>
      </w:r>
      <w:r>
        <w:rPr>
          <w:rFonts w:asciiTheme="minorHAnsi" w:hAnsiTheme="minorHAnsi" w:cstheme="minorHAnsi"/>
          <w:sz w:val="22"/>
          <w:szCs w:val="22"/>
        </w:rPr>
        <w:t>model's interpretability</w:t>
      </w:r>
      <w:r w:rsidRPr="0066577B">
        <w:rPr>
          <w:rFonts w:asciiTheme="minorHAnsi" w:hAnsiTheme="minorHAnsi" w:cstheme="minorHAnsi"/>
          <w:sz w:val="22"/>
          <w:szCs w:val="22"/>
        </w:rPr>
        <w:t>, making it challenging to extract meaningful insights and understand the true impact of the predictors. This can undermine the model's usefulness for decision-making and analysis.</w:t>
      </w:r>
    </w:p>
    <w:p w14:paraId="6B1F3DA4" w14:textId="77777777" w:rsidR="00C8129E" w:rsidRPr="0066577B" w:rsidRDefault="00C8129E" w:rsidP="00C8129E">
      <w:pPr>
        <w:rPr>
          <w:rFonts w:asciiTheme="minorHAnsi" w:hAnsiTheme="minorHAnsi" w:cstheme="minorHAnsi"/>
          <w:sz w:val="22"/>
          <w:szCs w:val="22"/>
        </w:rPr>
      </w:pPr>
    </w:p>
    <w:p w14:paraId="288C9BAA" w14:textId="77777777" w:rsidR="00C8129E" w:rsidRPr="0066577B" w:rsidRDefault="00C8129E" w:rsidP="00C8129E">
      <w:pPr>
        <w:rPr>
          <w:rFonts w:asciiTheme="minorHAnsi" w:hAnsiTheme="minorHAnsi" w:cstheme="minorHAnsi"/>
          <w:sz w:val="22"/>
          <w:szCs w:val="22"/>
        </w:rPr>
      </w:pPr>
      <w:r w:rsidRPr="0066577B">
        <w:rPr>
          <w:rFonts w:asciiTheme="minorHAnsi" w:hAnsiTheme="minorHAnsi" w:cstheme="minorHAnsi"/>
          <w:sz w:val="22"/>
          <w:szCs w:val="22"/>
        </w:rPr>
        <w:t xml:space="preserve">Addressing outliers through appropriate techniques, such as trimming, </w:t>
      </w:r>
      <w:proofErr w:type="spellStart"/>
      <w:r w:rsidRPr="0066577B">
        <w:rPr>
          <w:rFonts w:asciiTheme="minorHAnsi" w:hAnsiTheme="minorHAnsi" w:cstheme="minorHAnsi"/>
          <w:sz w:val="22"/>
          <w:szCs w:val="22"/>
        </w:rPr>
        <w:t>winsorizing</w:t>
      </w:r>
      <w:proofErr w:type="spellEnd"/>
      <w:r w:rsidRPr="0066577B">
        <w:rPr>
          <w:rFonts w:asciiTheme="minorHAnsi" w:hAnsiTheme="minorHAnsi" w:cstheme="minorHAnsi"/>
          <w:sz w:val="22"/>
          <w:szCs w:val="22"/>
        </w:rPr>
        <w:t>, or robust modeling, is essential to mitigate these concerns and ensure accurate analysis. Treating outliers allows us to uncover the genuine patterns, relationships, and insights hidden within the data, enabling more reliable modeling and informed decision-making.</w:t>
      </w:r>
    </w:p>
    <w:p w14:paraId="353C8F91" w14:textId="77777777" w:rsidR="00C8129E" w:rsidRPr="0066577B" w:rsidRDefault="00C8129E" w:rsidP="00C8129E">
      <w:pPr>
        <w:rPr>
          <w:rFonts w:asciiTheme="minorHAnsi" w:hAnsiTheme="minorHAnsi" w:cstheme="minorHAnsi"/>
          <w:sz w:val="22"/>
          <w:szCs w:val="22"/>
        </w:rPr>
      </w:pPr>
    </w:p>
    <w:p w14:paraId="6F5C7A1A" w14:textId="77777777" w:rsidR="00C8129E" w:rsidRPr="004911C7" w:rsidRDefault="00C8129E" w:rsidP="00C8129E">
      <w:pPr>
        <w:pStyle w:val="Heading3"/>
        <w:ind w:left="0"/>
      </w:pPr>
      <w:bookmarkStart w:id="45" w:name="_Toc174889555"/>
      <w:r w:rsidRPr="004911C7">
        <w:lastRenderedPageBreak/>
        <w:t>Winsorizing</w:t>
      </w:r>
      <w:bookmarkEnd w:id="45"/>
    </w:p>
    <w:p w14:paraId="49C51BC6" w14:textId="77777777" w:rsidR="00C8129E" w:rsidRPr="0066577B" w:rsidRDefault="00C8129E" w:rsidP="00C8129E">
      <w:pPr>
        <w:rPr>
          <w:rFonts w:asciiTheme="minorHAnsi" w:hAnsiTheme="minorHAnsi" w:cstheme="minorHAnsi"/>
          <w:sz w:val="22"/>
          <w:szCs w:val="22"/>
        </w:rPr>
      </w:pPr>
      <w:r w:rsidRPr="0066577B">
        <w:rPr>
          <w:rFonts w:asciiTheme="minorHAnsi" w:hAnsiTheme="minorHAnsi" w:cstheme="minorHAnsi"/>
          <w:sz w:val="22"/>
          <w:szCs w:val="22"/>
        </w:rPr>
        <w:t xml:space="preserve">Winsorizing is a technique </w:t>
      </w:r>
      <w:r>
        <w:rPr>
          <w:rFonts w:asciiTheme="minorHAnsi" w:hAnsiTheme="minorHAnsi" w:cstheme="minorHAnsi"/>
          <w:sz w:val="22"/>
          <w:szCs w:val="22"/>
        </w:rPr>
        <w:t xml:space="preserve">for managing outliers that replaces extreme values with less extreme values. Instead of removing or transforming outliers completely, </w:t>
      </w:r>
      <w:proofErr w:type="spellStart"/>
      <w:r>
        <w:rPr>
          <w:rFonts w:asciiTheme="minorHAnsi" w:hAnsiTheme="minorHAnsi" w:cstheme="minorHAnsi"/>
          <w:sz w:val="22"/>
          <w:szCs w:val="22"/>
        </w:rPr>
        <w:t>winsorizing</w:t>
      </w:r>
      <w:proofErr w:type="spellEnd"/>
      <w:r>
        <w:rPr>
          <w:rFonts w:asciiTheme="minorHAnsi" w:hAnsiTheme="minorHAnsi" w:cstheme="minorHAnsi"/>
          <w:sz w:val="22"/>
          <w:szCs w:val="22"/>
        </w:rPr>
        <w:t xml:space="preserve"> truncates the extreme values at a specified percentile and replaces them with the nearest values within that percentile. This approach helps </w:t>
      </w:r>
      <w:r w:rsidRPr="0066577B">
        <w:rPr>
          <w:rFonts w:asciiTheme="minorHAnsi" w:hAnsiTheme="minorHAnsi" w:cstheme="minorHAnsi"/>
          <w:sz w:val="22"/>
          <w:szCs w:val="22"/>
        </w:rPr>
        <w:t>reduce the impact of outliers without completely eliminating their influence on the data.</w:t>
      </w:r>
    </w:p>
    <w:p w14:paraId="29C75D2A" w14:textId="77777777" w:rsidR="00C8129E" w:rsidRPr="0066577B" w:rsidRDefault="00C8129E" w:rsidP="00C8129E">
      <w:pPr>
        <w:rPr>
          <w:rFonts w:asciiTheme="minorHAnsi" w:hAnsiTheme="minorHAnsi" w:cstheme="minorHAnsi"/>
          <w:sz w:val="22"/>
          <w:szCs w:val="22"/>
        </w:rPr>
      </w:pPr>
    </w:p>
    <w:p w14:paraId="604DCCC1" w14:textId="77777777" w:rsidR="00C8129E" w:rsidRPr="0066577B" w:rsidRDefault="00C8129E" w:rsidP="00C8129E">
      <w:pPr>
        <w:rPr>
          <w:rFonts w:asciiTheme="minorHAnsi" w:hAnsiTheme="minorHAnsi" w:cstheme="minorHAnsi"/>
          <w:sz w:val="22"/>
          <w:szCs w:val="22"/>
        </w:rPr>
      </w:pPr>
      <w:r w:rsidRPr="0066577B">
        <w:rPr>
          <w:rFonts w:asciiTheme="minorHAnsi" w:hAnsiTheme="minorHAnsi" w:cstheme="minorHAnsi"/>
          <w:sz w:val="22"/>
          <w:szCs w:val="22"/>
        </w:rPr>
        <w:t xml:space="preserve">In </w:t>
      </w:r>
      <w:proofErr w:type="spellStart"/>
      <w:r w:rsidRPr="0066577B">
        <w:rPr>
          <w:rFonts w:asciiTheme="minorHAnsi" w:hAnsiTheme="minorHAnsi" w:cstheme="minorHAnsi"/>
          <w:sz w:val="22"/>
          <w:szCs w:val="22"/>
        </w:rPr>
        <w:t>winsorizing</w:t>
      </w:r>
      <w:proofErr w:type="spellEnd"/>
      <w:r w:rsidRPr="0066577B">
        <w:rPr>
          <w:rFonts w:asciiTheme="minorHAnsi" w:hAnsiTheme="minorHAnsi" w:cstheme="minorHAnsi"/>
          <w:sz w:val="22"/>
          <w:szCs w:val="22"/>
        </w:rPr>
        <w:t xml:space="preserve">, the lower and upper tails of the data distribution are trimmed to a certain percentile, often chosen as a small percentage like 1% or 5%. Any values below the lower percentile are replaced with the value at that percentile, and any values above the upper percentile are replaced with </w:t>
      </w:r>
      <w:r>
        <w:rPr>
          <w:rFonts w:asciiTheme="minorHAnsi" w:hAnsiTheme="minorHAnsi" w:cstheme="minorHAnsi"/>
          <w:sz w:val="22"/>
          <w:szCs w:val="22"/>
        </w:rPr>
        <w:t>those</w:t>
      </w:r>
      <w:r w:rsidRPr="0066577B">
        <w:rPr>
          <w:rFonts w:asciiTheme="minorHAnsi" w:hAnsiTheme="minorHAnsi" w:cstheme="minorHAnsi"/>
          <w:sz w:val="22"/>
          <w:szCs w:val="22"/>
        </w:rPr>
        <w:t xml:space="preserve"> at that percentile. This ensures that extreme outliers are "trimmed" or "capped" to a more moderate range.</w:t>
      </w:r>
    </w:p>
    <w:p w14:paraId="23B4E04E" w14:textId="77777777" w:rsidR="00C8129E" w:rsidRPr="0066577B" w:rsidRDefault="00C8129E" w:rsidP="00C8129E">
      <w:pPr>
        <w:rPr>
          <w:rFonts w:asciiTheme="minorHAnsi" w:hAnsiTheme="minorHAnsi" w:cstheme="minorHAnsi"/>
          <w:sz w:val="22"/>
          <w:szCs w:val="22"/>
        </w:rPr>
      </w:pPr>
    </w:p>
    <w:p w14:paraId="6D0DE228" w14:textId="77777777" w:rsidR="00C8129E" w:rsidRPr="0066577B" w:rsidRDefault="00C8129E" w:rsidP="00C8129E">
      <w:pPr>
        <w:rPr>
          <w:rFonts w:asciiTheme="minorHAnsi" w:hAnsiTheme="minorHAnsi" w:cstheme="minorHAnsi"/>
          <w:sz w:val="22"/>
          <w:szCs w:val="22"/>
        </w:rPr>
      </w:pPr>
      <w:r w:rsidRPr="0066577B">
        <w:rPr>
          <w:rFonts w:asciiTheme="minorHAnsi" w:hAnsiTheme="minorHAnsi" w:cstheme="minorHAnsi"/>
          <w:sz w:val="22"/>
          <w:szCs w:val="22"/>
        </w:rPr>
        <w:t xml:space="preserve">By </w:t>
      </w:r>
      <w:proofErr w:type="spellStart"/>
      <w:r w:rsidRPr="0066577B">
        <w:rPr>
          <w:rFonts w:asciiTheme="minorHAnsi" w:hAnsiTheme="minorHAnsi" w:cstheme="minorHAnsi"/>
          <w:sz w:val="22"/>
          <w:szCs w:val="22"/>
        </w:rPr>
        <w:t>winsorizing</w:t>
      </w:r>
      <w:proofErr w:type="spellEnd"/>
      <w:r w:rsidRPr="0066577B">
        <w:rPr>
          <w:rFonts w:asciiTheme="minorHAnsi" w:hAnsiTheme="minorHAnsi" w:cstheme="minorHAnsi"/>
          <w:sz w:val="22"/>
          <w:szCs w:val="22"/>
        </w:rPr>
        <w:t xml:space="preserve"> the data, we retain the overall shape and characteristics of the distribution while mitigating the influence of extreme values. This approach is particularly useful when the outliers are considered valid data points but are believed to be measurement errors or extreme observations due to rare circumstances.</w:t>
      </w:r>
    </w:p>
    <w:p w14:paraId="48A9FFDB" w14:textId="77777777" w:rsidR="00C8129E" w:rsidRPr="0066577B" w:rsidRDefault="00C8129E" w:rsidP="00C8129E">
      <w:pPr>
        <w:rPr>
          <w:rFonts w:asciiTheme="minorHAnsi" w:hAnsiTheme="minorHAnsi" w:cstheme="minorHAnsi"/>
          <w:sz w:val="22"/>
          <w:szCs w:val="22"/>
        </w:rPr>
      </w:pPr>
    </w:p>
    <w:p w14:paraId="3CC960FB" w14:textId="77777777" w:rsidR="00C8129E" w:rsidRPr="0066577B" w:rsidRDefault="00C8129E" w:rsidP="00C8129E">
      <w:pPr>
        <w:rPr>
          <w:rFonts w:asciiTheme="minorHAnsi" w:hAnsiTheme="minorHAnsi" w:cstheme="minorHAnsi"/>
          <w:sz w:val="22"/>
          <w:szCs w:val="22"/>
        </w:rPr>
      </w:pPr>
      <w:r w:rsidRPr="0066577B">
        <w:rPr>
          <w:rFonts w:asciiTheme="minorHAnsi" w:hAnsiTheme="minorHAnsi" w:cstheme="minorHAnsi"/>
          <w:sz w:val="22"/>
          <w:szCs w:val="22"/>
        </w:rPr>
        <w:t>Winsorizing strikes a balance between completely removing outliers and retaining their information in the analysis. It allows us to manage outliers more robustly, improving the stability and reliability of statistical measures and model estimates.</w:t>
      </w:r>
    </w:p>
    <w:p w14:paraId="149A50A8" w14:textId="77777777" w:rsidR="00C8129E" w:rsidRDefault="00C8129E" w:rsidP="00C8129E">
      <w:pPr>
        <w:pStyle w:val="ABodyCopy"/>
        <w:ind w:left="0"/>
        <w:rPr>
          <w:rFonts w:asciiTheme="minorHAnsi" w:hAnsiTheme="minorHAnsi"/>
          <w:noProof/>
          <w:sz w:val="22"/>
          <w:szCs w:val="22"/>
        </w:rPr>
      </w:pPr>
    </w:p>
    <w:p w14:paraId="7F14FDD7" w14:textId="77777777" w:rsidR="00C8129E" w:rsidRPr="004911C7" w:rsidRDefault="00C8129E" w:rsidP="00C8129E">
      <w:pPr>
        <w:pStyle w:val="Heading3"/>
        <w:ind w:left="0"/>
        <w:rPr>
          <w:noProof/>
        </w:rPr>
      </w:pPr>
      <w:bookmarkStart w:id="46" w:name="_Toc174889556"/>
      <w:r w:rsidRPr="004911C7">
        <w:rPr>
          <w:noProof/>
        </w:rPr>
        <w:t>Inter-Quartile Range (IQR)</w:t>
      </w:r>
      <w:bookmarkEnd w:id="46"/>
    </w:p>
    <w:p w14:paraId="635B25E0" w14:textId="77777777" w:rsidR="00C8129E" w:rsidRDefault="00C8129E" w:rsidP="00C8129E">
      <w:pPr>
        <w:pStyle w:val="ABodyCopy"/>
        <w:ind w:left="0"/>
        <w:rPr>
          <w:rFonts w:asciiTheme="minorHAnsi" w:hAnsiTheme="minorHAnsi" w:cstheme="minorHAnsi"/>
          <w:sz w:val="22"/>
          <w:szCs w:val="22"/>
        </w:rPr>
      </w:pPr>
      <w:r>
        <w:rPr>
          <w:rFonts w:asciiTheme="minorHAnsi" w:hAnsiTheme="minorHAnsi" w:cstheme="minorHAnsi"/>
          <w:sz w:val="22"/>
          <w:szCs w:val="22"/>
        </w:rPr>
        <w:t>Another way</w:t>
      </w:r>
      <w:r w:rsidRPr="0074232E">
        <w:rPr>
          <w:rFonts w:asciiTheme="minorHAnsi" w:hAnsiTheme="minorHAnsi" w:cstheme="minorHAnsi"/>
          <w:sz w:val="22"/>
          <w:szCs w:val="22"/>
        </w:rPr>
        <w:t xml:space="preserve"> to </w:t>
      </w:r>
      <w:r>
        <w:rPr>
          <w:rFonts w:asciiTheme="minorHAnsi" w:hAnsiTheme="minorHAnsi" w:cstheme="minorHAnsi"/>
          <w:sz w:val="22"/>
          <w:szCs w:val="22"/>
        </w:rPr>
        <w:t>identify</w:t>
      </w:r>
      <w:r w:rsidRPr="0074232E">
        <w:rPr>
          <w:rFonts w:asciiTheme="minorHAnsi" w:hAnsiTheme="minorHAnsi" w:cstheme="minorHAnsi"/>
          <w:sz w:val="22"/>
          <w:szCs w:val="22"/>
        </w:rPr>
        <w:t xml:space="preserve"> outliers is to use the 1.5 </w:t>
      </w:r>
      <w:r>
        <w:rPr>
          <w:rFonts w:asciiTheme="minorHAnsi" w:hAnsiTheme="minorHAnsi" w:cstheme="minorHAnsi"/>
          <w:sz w:val="22"/>
          <w:szCs w:val="22"/>
        </w:rPr>
        <w:t>interquartile range (</w:t>
      </w:r>
      <w:r w:rsidRPr="0074232E">
        <w:rPr>
          <w:rFonts w:asciiTheme="minorHAnsi" w:hAnsiTheme="minorHAnsi" w:cstheme="minorHAnsi"/>
          <w:sz w:val="22"/>
          <w:szCs w:val="22"/>
        </w:rPr>
        <w:t>IQR</w:t>
      </w:r>
      <w:r>
        <w:rPr>
          <w:rFonts w:asciiTheme="minorHAnsi" w:hAnsiTheme="minorHAnsi" w:cstheme="minorHAnsi"/>
          <w:sz w:val="22"/>
          <w:szCs w:val="22"/>
        </w:rPr>
        <w:t>)</w:t>
      </w:r>
      <w:r w:rsidRPr="0074232E">
        <w:rPr>
          <w:rFonts w:asciiTheme="minorHAnsi" w:hAnsiTheme="minorHAnsi" w:cstheme="minorHAnsi"/>
          <w:sz w:val="22"/>
          <w:szCs w:val="22"/>
        </w:rPr>
        <w:t xml:space="preserve"> rule. This rule is very straightforward and easy to understand. For any continuous variable, you can simply multiply the interquartile range by the number 1.5. You then add that number to the third quartile. Any values above that threshold are suspected </w:t>
      </w:r>
      <w:r>
        <w:rPr>
          <w:rFonts w:asciiTheme="minorHAnsi" w:hAnsiTheme="minorHAnsi" w:cstheme="minorHAnsi"/>
          <w:sz w:val="22"/>
          <w:szCs w:val="22"/>
        </w:rPr>
        <w:t>of being outliers</w:t>
      </w:r>
      <w:r w:rsidRPr="0074232E">
        <w:rPr>
          <w:rFonts w:asciiTheme="minorHAnsi" w:hAnsiTheme="minorHAnsi" w:cstheme="minorHAnsi"/>
          <w:sz w:val="22"/>
          <w:szCs w:val="22"/>
        </w:rPr>
        <w:t>. You can also perform the same calculation on the low end. You can subtract the value of IQR x 1.5 from the first quartile to find low-end outliers.</w:t>
      </w:r>
    </w:p>
    <w:p w14:paraId="3AC8FD7C" w14:textId="77777777" w:rsidR="00C8129E" w:rsidRDefault="00C8129E" w:rsidP="00C8129E">
      <w:pPr>
        <w:pStyle w:val="ABodyCopy"/>
        <w:ind w:left="0"/>
        <w:rPr>
          <w:rFonts w:asciiTheme="minorHAnsi" w:hAnsiTheme="minorHAnsi" w:cstheme="minorHAnsi"/>
          <w:sz w:val="22"/>
          <w:szCs w:val="22"/>
        </w:rPr>
      </w:pPr>
      <w:r>
        <w:rPr>
          <w:rFonts w:asciiTheme="minorHAnsi" w:hAnsiTheme="minorHAnsi" w:cstheme="minorHAnsi"/>
          <w:sz w:val="22"/>
          <w:szCs w:val="22"/>
        </w:rPr>
        <w:t>For example, to find the outlier threshold for the annual income variable (“</w:t>
      </w:r>
      <w:proofErr w:type="spellStart"/>
      <w:r>
        <w:rPr>
          <w:rFonts w:asciiTheme="minorHAnsi" w:hAnsiTheme="minorHAnsi" w:cstheme="minorHAnsi"/>
          <w:sz w:val="22"/>
          <w:szCs w:val="22"/>
        </w:rPr>
        <w:t>annual_inc</w:t>
      </w:r>
      <w:proofErr w:type="spellEnd"/>
      <w:r>
        <w:rPr>
          <w:rFonts w:asciiTheme="minorHAnsi" w:hAnsiTheme="minorHAnsi" w:cstheme="minorHAnsi"/>
          <w:sz w:val="22"/>
          <w:szCs w:val="22"/>
        </w:rPr>
        <w:t>”) in our data set, we can refer to Table 3.6 above and see that the 25</w:t>
      </w:r>
      <w:r w:rsidRPr="00381008">
        <w:rPr>
          <w:rFonts w:asciiTheme="minorHAnsi" w:hAnsiTheme="minorHAnsi" w:cstheme="minorHAnsi"/>
          <w:sz w:val="22"/>
          <w:szCs w:val="22"/>
          <w:vertAlign w:val="superscript"/>
        </w:rPr>
        <w:t>th</w:t>
      </w:r>
      <w:r>
        <w:rPr>
          <w:rFonts w:asciiTheme="minorHAnsi" w:hAnsiTheme="minorHAnsi" w:cstheme="minorHAnsi"/>
          <w:sz w:val="22"/>
          <w:szCs w:val="22"/>
          <w:vertAlign w:val="superscript"/>
        </w:rPr>
        <w:t xml:space="preserve"> </w:t>
      </w:r>
      <w:r>
        <w:rPr>
          <w:rFonts w:asciiTheme="minorHAnsi" w:hAnsiTheme="minorHAnsi" w:cstheme="minorHAnsi"/>
          <w:sz w:val="22"/>
          <w:szCs w:val="22"/>
        </w:rPr>
        <w:t>percentile value for annual income is $47,000 while the 75</w:t>
      </w:r>
      <w:r w:rsidRPr="00381008">
        <w:rPr>
          <w:rFonts w:asciiTheme="minorHAnsi" w:hAnsiTheme="minorHAnsi" w:cstheme="minorHAnsi"/>
          <w:sz w:val="22"/>
          <w:szCs w:val="22"/>
          <w:vertAlign w:val="superscript"/>
        </w:rPr>
        <w:t>th</w:t>
      </w:r>
      <w:r>
        <w:rPr>
          <w:rFonts w:asciiTheme="minorHAnsi" w:hAnsiTheme="minorHAnsi" w:cstheme="minorHAnsi"/>
          <w:sz w:val="22"/>
          <w:szCs w:val="22"/>
        </w:rPr>
        <w:t xml:space="preserve"> percentile value is $94,000. The interquartile range would be ($94,000 - $47,000 = $47,000). We would then multiply $47,000 by 1.5 to get $70,500. Finally, we would add this new value to the third quartile to get the upper threshold to identify outliers ($94,000 + $70,500 = $164,500). We can interpret this value as any observation with an annual income above $164,500 is considered an outlier.</w:t>
      </w:r>
    </w:p>
    <w:p w14:paraId="4BB1423B" w14:textId="77777777" w:rsidR="00C8129E" w:rsidRDefault="00C8129E" w:rsidP="00C8129E">
      <w:pPr>
        <w:pStyle w:val="ABodyCopy"/>
        <w:ind w:left="0"/>
        <w:rPr>
          <w:rFonts w:asciiTheme="minorHAnsi" w:hAnsiTheme="minorHAnsi" w:cstheme="minorHAnsi"/>
          <w:sz w:val="22"/>
          <w:szCs w:val="22"/>
        </w:rPr>
      </w:pPr>
      <w:r>
        <w:rPr>
          <w:rFonts w:asciiTheme="minorHAnsi" w:hAnsiTheme="minorHAnsi" w:cstheme="minorHAnsi"/>
          <w:sz w:val="22"/>
          <w:szCs w:val="22"/>
        </w:rPr>
        <w:lastRenderedPageBreak/>
        <w:t>Table 3.7 below shows each piece of the IQR methodology and the calculations for the annual income and revolving balance variables. It is important to note that although the low-end adjusted values are below zero, we often set a floor for those variables at zero. It does not make sense for the data to contain values below zero for these variables.</w:t>
      </w:r>
    </w:p>
    <w:p w14:paraId="6A46B682" w14:textId="77777777" w:rsidR="00C8129E" w:rsidRDefault="00C8129E" w:rsidP="00C8129E">
      <w:pPr>
        <w:pStyle w:val="ABodyCopy"/>
        <w:ind w:left="0"/>
        <w:rPr>
          <w:rFonts w:asciiTheme="minorHAnsi" w:hAnsiTheme="minorHAnsi" w:cstheme="minorHAnsi"/>
          <w:sz w:val="22"/>
          <w:szCs w:val="22"/>
        </w:rPr>
      </w:pPr>
    </w:p>
    <w:p w14:paraId="35D49AB4" w14:textId="77777777" w:rsidR="00C8129E" w:rsidRDefault="00C8129E" w:rsidP="00C8129E">
      <w:pPr>
        <w:pStyle w:val="ACaptionHead"/>
        <w:ind w:left="0"/>
      </w:pPr>
      <w:r>
        <w:t>Table 3.7 – IQR Outlier Adjustment Examples</w:t>
      </w:r>
    </w:p>
    <w:tbl>
      <w:tblPr>
        <w:tblW w:w="5000" w:type="pct"/>
        <w:tblLayout w:type="fixed"/>
        <w:tblLook w:val="04A0" w:firstRow="1" w:lastRow="0" w:firstColumn="1" w:lastColumn="0" w:noHBand="0" w:noVBand="1"/>
      </w:tblPr>
      <w:tblGrid>
        <w:gridCol w:w="1073"/>
        <w:gridCol w:w="901"/>
        <w:gridCol w:w="900"/>
        <w:gridCol w:w="1710"/>
        <w:gridCol w:w="1800"/>
        <w:gridCol w:w="1886"/>
      </w:tblGrid>
      <w:tr w:rsidR="00C8129E" w:rsidRPr="00C90DCD" w14:paraId="18D97A65" w14:textId="77777777" w:rsidTr="00A23D18">
        <w:trPr>
          <w:trHeight w:val="588"/>
        </w:trPr>
        <w:tc>
          <w:tcPr>
            <w:tcW w:w="649" w:type="pct"/>
            <w:tcBorders>
              <w:top w:val="single" w:sz="4" w:space="0" w:color="auto"/>
              <w:left w:val="single" w:sz="4" w:space="0" w:color="auto"/>
              <w:bottom w:val="single" w:sz="4" w:space="0" w:color="auto"/>
              <w:right w:val="single" w:sz="4" w:space="0" w:color="auto"/>
            </w:tcBorders>
            <w:shd w:val="clear" w:color="000000" w:fill="00B0F0"/>
            <w:noWrap/>
            <w:vAlign w:val="center"/>
            <w:hideMark/>
          </w:tcPr>
          <w:p w14:paraId="383FC06F" w14:textId="77777777" w:rsidR="00C8129E" w:rsidRPr="00C90DCD" w:rsidRDefault="00C8129E" w:rsidP="00A23D18">
            <w:pPr>
              <w:jc w:val="center"/>
              <w:rPr>
                <w:rFonts w:ascii="Calibri" w:hAnsi="Calibri" w:cs="Calibri"/>
                <w:b/>
                <w:bCs/>
                <w:color w:val="FFFFFF"/>
                <w:sz w:val="22"/>
                <w:szCs w:val="22"/>
              </w:rPr>
            </w:pPr>
            <w:r w:rsidRPr="00C90DCD">
              <w:rPr>
                <w:rFonts w:ascii="Calibri" w:hAnsi="Calibri" w:cs="Calibri"/>
                <w:b/>
                <w:bCs/>
                <w:color w:val="FFFFFF"/>
                <w:sz w:val="22"/>
                <w:szCs w:val="22"/>
              </w:rPr>
              <w:t>Variable</w:t>
            </w:r>
          </w:p>
        </w:tc>
        <w:tc>
          <w:tcPr>
            <w:tcW w:w="545" w:type="pct"/>
            <w:tcBorders>
              <w:top w:val="single" w:sz="4" w:space="0" w:color="auto"/>
              <w:left w:val="nil"/>
              <w:bottom w:val="single" w:sz="4" w:space="0" w:color="auto"/>
              <w:right w:val="single" w:sz="4" w:space="0" w:color="auto"/>
            </w:tcBorders>
            <w:shd w:val="clear" w:color="000000" w:fill="00B0F0"/>
            <w:vAlign w:val="center"/>
            <w:hideMark/>
          </w:tcPr>
          <w:p w14:paraId="00C64263" w14:textId="77777777" w:rsidR="00C8129E" w:rsidRPr="00C90DCD" w:rsidRDefault="00C8129E" w:rsidP="00A23D18">
            <w:pPr>
              <w:jc w:val="center"/>
              <w:rPr>
                <w:rFonts w:ascii="Calibri" w:hAnsi="Calibri" w:cs="Calibri"/>
                <w:b/>
                <w:bCs/>
                <w:color w:val="FFFFFF"/>
                <w:sz w:val="22"/>
                <w:szCs w:val="22"/>
              </w:rPr>
            </w:pPr>
            <w:r w:rsidRPr="00C90DCD">
              <w:rPr>
                <w:rFonts w:ascii="Calibri" w:hAnsi="Calibri" w:cs="Calibri"/>
                <w:b/>
                <w:bCs/>
                <w:color w:val="FFFFFF"/>
                <w:sz w:val="22"/>
                <w:szCs w:val="22"/>
              </w:rPr>
              <w:t>25th Percentile</w:t>
            </w:r>
          </w:p>
        </w:tc>
        <w:tc>
          <w:tcPr>
            <w:tcW w:w="544" w:type="pct"/>
            <w:tcBorders>
              <w:top w:val="single" w:sz="4" w:space="0" w:color="auto"/>
              <w:left w:val="nil"/>
              <w:bottom w:val="single" w:sz="4" w:space="0" w:color="auto"/>
              <w:right w:val="single" w:sz="4" w:space="0" w:color="auto"/>
            </w:tcBorders>
            <w:shd w:val="clear" w:color="000000" w:fill="00B0F0"/>
            <w:vAlign w:val="center"/>
            <w:hideMark/>
          </w:tcPr>
          <w:p w14:paraId="50ED7E32" w14:textId="77777777" w:rsidR="00C8129E" w:rsidRPr="00C90DCD" w:rsidRDefault="00C8129E" w:rsidP="00A23D18">
            <w:pPr>
              <w:jc w:val="center"/>
              <w:rPr>
                <w:rFonts w:ascii="Calibri" w:hAnsi="Calibri" w:cs="Calibri"/>
                <w:b/>
                <w:bCs/>
                <w:color w:val="FFFFFF"/>
                <w:sz w:val="22"/>
                <w:szCs w:val="22"/>
              </w:rPr>
            </w:pPr>
            <w:r w:rsidRPr="00C90DCD">
              <w:rPr>
                <w:rFonts w:ascii="Calibri" w:hAnsi="Calibri" w:cs="Calibri"/>
                <w:b/>
                <w:bCs/>
                <w:color w:val="FFFFFF"/>
                <w:sz w:val="22"/>
                <w:szCs w:val="22"/>
              </w:rPr>
              <w:t>75th Percentile</w:t>
            </w:r>
          </w:p>
        </w:tc>
        <w:tc>
          <w:tcPr>
            <w:tcW w:w="1034" w:type="pct"/>
            <w:tcBorders>
              <w:top w:val="single" w:sz="4" w:space="0" w:color="auto"/>
              <w:left w:val="nil"/>
              <w:bottom w:val="single" w:sz="4" w:space="0" w:color="auto"/>
              <w:right w:val="single" w:sz="4" w:space="0" w:color="auto"/>
            </w:tcBorders>
            <w:shd w:val="clear" w:color="000000" w:fill="00B0F0"/>
            <w:noWrap/>
            <w:vAlign w:val="center"/>
            <w:hideMark/>
          </w:tcPr>
          <w:p w14:paraId="420F20C7" w14:textId="77777777" w:rsidR="00C8129E" w:rsidRPr="00C90DCD" w:rsidRDefault="00C8129E" w:rsidP="00A23D18">
            <w:pPr>
              <w:jc w:val="center"/>
              <w:rPr>
                <w:rFonts w:ascii="Calibri" w:hAnsi="Calibri" w:cs="Calibri"/>
                <w:b/>
                <w:bCs/>
                <w:color w:val="FFFFFF"/>
                <w:sz w:val="22"/>
                <w:szCs w:val="22"/>
              </w:rPr>
            </w:pPr>
            <w:r w:rsidRPr="00C90DCD">
              <w:rPr>
                <w:rFonts w:ascii="Calibri" w:hAnsi="Calibri" w:cs="Calibri"/>
                <w:b/>
                <w:bCs/>
                <w:color w:val="FFFFFF"/>
                <w:sz w:val="22"/>
                <w:szCs w:val="22"/>
              </w:rPr>
              <w:t>IQR</w:t>
            </w:r>
          </w:p>
        </w:tc>
        <w:tc>
          <w:tcPr>
            <w:tcW w:w="1088" w:type="pct"/>
            <w:tcBorders>
              <w:top w:val="single" w:sz="4" w:space="0" w:color="auto"/>
              <w:left w:val="nil"/>
              <w:bottom w:val="single" w:sz="4" w:space="0" w:color="auto"/>
              <w:right w:val="single" w:sz="4" w:space="0" w:color="auto"/>
            </w:tcBorders>
            <w:shd w:val="clear" w:color="000000" w:fill="00B0F0"/>
            <w:vAlign w:val="center"/>
            <w:hideMark/>
          </w:tcPr>
          <w:p w14:paraId="596944B6" w14:textId="77777777" w:rsidR="00C8129E" w:rsidRPr="00C90DCD" w:rsidRDefault="00C8129E" w:rsidP="00A23D18">
            <w:pPr>
              <w:jc w:val="center"/>
              <w:rPr>
                <w:rFonts w:ascii="Calibri" w:hAnsi="Calibri" w:cs="Calibri"/>
                <w:b/>
                <w:bCs/>
                <w:color w:val="FFFFFF"/>
                <w:sz w:val="22"/>
                <w:szCs w:val="22"/>
              </w:rPr>
            </w:pPr>
            <w:r w:rsidRPr="00C90DCD">
              <w:rPr>
                <w:rFonts w:ascii="Calibri" w:hAnsi="Calibri" w:cs="Calibri"/>
                <w:b/>
                <w:bCs/>
                <w:color w:val="FFFFFF"/>
                <w:sz w:val="22"/>
                <w:szCs w:val="22"/>
              </w:rPr>
              <w:t>Low-End Adjustment</w:t>
            </w:r>
          </w:p>
        </w:tc>
        <w:tc>
          <w:tcPr>
            <w:tcW w:w="1140" w:type="pct"/>
            <w:tcBorders>
              <w:top w:val="single" w:sz="4" w:space="0" w:color="auto"/>
              <w:left w:val="nil"/>
              <w:bottom w:val="single" w:sz="4" w:space="0" w:color="auto"/>
              <w:right w:val="single" w:sz="4" w:space="0" w:color="auto"/>
            </w:tcBorders>
            <w:shd w:val="clear" w:color="000000" w:fill="00B0F0"/>
            <w:vAlign w:val="center"/>
            <w:hideMark/>
          </w:tcPr>
          <w:p w14:paraId="367DF2D4" w14:textId="77777777" w:rsidR="00C8129E" w:rsidRPr="00C90DCD" w:rsidRDefault="00C8129E" w:rsidP="00A23D18">
            <w:pPr>
              <w:jc w:val="center"/>
              <w:rPr>
                <w:rFonts w:ascii="Calibri" w:hAnsi="Calibri" w:cs="Calibri"/>
                <w:b/>
                <w:bCs/>
                <w:color w:val="FFFFFF"/>
                <w:sz w:val="22"/>
                <w:szCs w:val="22"/>
              </w:rPr>
            </w:pPr>
            <w:r w:rsidRPr="00C90DCD">
              <w:rPr>
                <w:rFonts w:ascii="Calibri" w:hAnsi="Calibri" w:cs="Calibri"/>
                <w:b/>
                <w:bCs/>
                <w:color w:val="FFFFFF"/>
                <w:sz w:val="22"/>
                <w:szCs w:val="22"/>
              </w:rPr>
              <w:t>High-End Adjustment</w:t>
            </w:r>
          </w:p>
        </w:tc>
      </w:tr>
      <w:tr w:rsidR="00C8129E" w:rsidRPr="00C90DCD" w14:paraId="6EB2A9B6" w14:textId="77777777" w:rsidTr="00A23D18">
        <w:trPr>
          <w:trHeight w:val="300"/>
        </w:trPr>
        <w:tc>
          <w:tcPr>
            <w:tcW w:w="649" w:type="pct"/>
            <w:tcBorders>
              <w:top w:val="nil"/>
              <w:left w:val="single" w:sz="4" w:space="0" w:color="auto"/>
              <w:bottom w:val="single" w:sz="4" w:space="0" w:color="auto"/>
              <w:right w:val="single" w:sz="4" w:space="0" w:color="auto"/>
            </w:tcBorders>
            <w:shd w:val="clear" w:color="auto" w:fill="auto"/>
            <w:noWrap/>
            <w:vAlign w:val="center"/>
            <w:hideMark/>
          </w:tcPr>
          <w:p w14:paraId="6A394430" w14:textId="77777777" w:rsidR="00C8129E" w:rsidRPr="008E547D" w:rsidRDefault="00C8129E" w:rsidP="00A23D18">
            <w:pPr>
              <w:rPr>
                <w:rFonts w:ascii="Calibri" w:hAnsi="Calibri" w:cs="Calibri"/>
                <w:color w:val="000000"/>
                <w:szCs w:val="20"/>
              </w:rPr>
            </w:pPr>
            <w:r w:rsidRPr="008E547D">
              <w:rPr>
                <w:rFonts w:ascii="Calibri" w:hAnsi="Calibri" w:cs="Calibri"/>
                <w:color w:val="000000"/>
                <w:szCs w:val="20"/>
              </w:rPr>
              <w:t>Annual Income</w:t>
            </w:r>
          </w:p>
        </w:tc>
        <w:tc>
          <w:tcPr>
            <w:tcW w:w="545" w:type="pct"/>
            <w:tcBorders>
              <w:top w:val="nil"/>
              <w:left w:val="nil"/>
              <w:bottom w:val="single" w:sz="4" w:space="0" w:color="auto"/>
              <w:right w:val="single" w:sz="4" w:space="0" w:color="auto"/>
            </w:tcBorders>
            <w:shd w:val="clear" w:color="auto" w:fill="auto"/>
            <w:noWrap/>
            <w:vAlign w:val="center"/>
            <w:hideMark/>
          </w:tcPr>
          <w:p w14:paraId="31F9DAED" w14:textId="77777777" w:rsidR="00C8129E" w:rsidRPr="008E547D" w:rsidRDefault="00C8129E" w:rsidP="00A23D18">
            <w:pPr>
              <w:jc w:val="center"/>
              <w:rPr>
                <w:rFonts w:ascii="Calibri" w:hAnsi="Calibri" w:cs="Calibri"/>
                <w:color w:val="000000"/>
                <w:szCs w:val="20"/>
              </w:rPr>
            </w:pPr>
            <w:r w:rsidRPr="008E547D">
              <w:rPr>
                <w:rFonts w:ascii="Calibri" w:hAnsi="Calibri" w:cs="Calibri"/>
                <w:color w:val="000000"/>
                <w:szCs w:val="20"/>
              </w:rPr>
              <w:t>$47,000</w:t>
            </w:r>
          </w:p>
        </w:tc>
        <w:tc>
          <w:tcPr>
            <w:tcW w:w="544" w:type="pct"/>
            <w:tcBorders>
              <w:top w:val="nil"/>
              <w:left w:val="nil"/>
              <w:bottom w:val="single" w:sz="4" w:space="0" w:color="auto"/>
              <w:right w:val="single" w:sz="4" w:space="0" w:color="auto"/>
            </w:tcBorders>
            <w:shd w:val="clear" w:color="auto" w:fill="auto"/>
            <w:noWrap/>
            <w:vAlign w:val="center"/>
            <w:hideMark/>
          </w:tcPr>
          <w:p w14:paraId="595088BE" w14:textId="77777777" w:rsidR="00C8129E" w:rsidRPr="008E547D" w:rsidRDefault="00C8129E" w:rsidP="00A23D18">
            <w:pPr>
              <w:jc w:val="center"/>
              <w:rPr>
                <w:rFonts w:ascii="Calibri" w:hAnsi="Calibri" w:cs="Calibri"/>
                <w:color w:val="000000"/>
                <w:szCs w:val="20"/>
              </w:rPr>
            </w:pPr>
            <w:r w:rsidRPr="008E547D">
              <w:rPr>
                <w:rFonts w:ascii="Calibri" w:hAnsi="Calibri" w:cs="Calibri"/>
                <w:color w:val="000000"/>
                <w:szCs w:val="20"/>
              </w:rPr>
              <w:t>$94,000</w:t>
            </w:r>
          </w:p>
        </w:tc>
        <w:tc>
          <w:tcPr>
            <w:tcW w:w="1034" w:type="pct"/>
            <w:tcBorders>
              <w:top w:val="nil"/>
              <w:left w:val="nil"/>
              <w:bottom w:val="single" w:sz="4" w:space="0" w:color="auto"/>
              <w:right w:val="single" w:sz="4" w:space="0" w:color="auto"/>
            </w:tcBorders>
            <w:shd w:val="clear" w:color="auto" w:fill="auto"/>
            <w:noWrap/>
            <w:vAlign w:val="center"/>
            <w:hideMark/>
          </w:tcPr>
          <w:p w14:paraId="019AC847" w14:textId="77777777" w:rsidR="00C8129E" w:rsidRPr="008E547D" w:rsidRDefault="00C8129E" w:rsidP="00A23D18">
            <w:pPr>
              <w:jc w:val="center"/>
              <w:rPr>
                <w:rFonts w:ascii="Calibri" w:hAnsi="Calibri" w:cs="Calibri"/>
                <w:color w:val="000000"/>
                <w:szCs w:val="20"/>
              </w:rPr>
            </w:pPr>
            <w:r w:rsidRPr="008E547D">
              <w:rPr>
                <w:rFonts w:ascii="Calibri" w:hAnsi="Calibri" w:cs="Calibri"/>
                <w:color w:val="000000"/>
                <w:szCs w:val="20"/>
              </w:rPr>
              <w:t>$47,000=($94,000 - $47,000)</w:t>
            </w:r>
          </w:p>
        </w:tc>
        <w:tc>
          <w:tcPr>
            <w:tcW w:w="1088" w:type="pct"/>
            <w:tcBorders>
              <w:top w:val="nil"/>
              <w:left w:val="nil"/>
              <w:bottom w:val="single" w:sz="4" w:space="0" w:color="auto"/>
              <w:right w:val="single" w:sz="4" w:space="0" w:color="auto"/>
            </w:tcBorders>
            <w:shd w:val="clear" w:color="auto" w:fill="auto"/>
            <w:noWrap/>
            <w:vAlign w:val="center"/>
            <w:hideMark/>
          </w:tcPr>
          <w:p w14:paraId="2A020ACF" w14:textId="77777777" w:rsidR="00C8129E" w:rsidRPr="008E547D" w:rsidRDefault="00C8129E" w:rsidP="00A23D18">
            <w:pPr>
              <w:jc w:val="center"/>
              <w:rPr>
                <w:rFonts w:ascii="Calibri" w:hAnsi="Calibri" w:cs="Calibri"/>
                <w:color w:val="000000"/>
                <w:szCs w:val="20"/>
              </w:rPr>
            </w:pPr>
            <w:r w:rsidRPr="008E547D">
              <w:rPr>
                <w:rFonts w:ascii="Calibri" w:hAnsi="Calibri" w:cs="Calibri"/>
                <w:color w:val="000000"/>
                <w:szCs w:val="20"/>
              </w:rPr>
              <w:t>-$23,500 = $47,000 - (1.5 * $47,000)</w:t>
            </w:r>
          </w:p>
        </w:tc>
        <w:tc>
          <w:tcPr>
            <w:tcW w:w="1140" w:type="pct"/>
            <w:tcBorders>
              <w:top w:val="nil"/>
              <w:left w:val="nil"/>
              <w:bottom w:val="single" w:sz="4" w:space="0" w:color="auto"/>
              <w:right w:val="single" w:sz="4" w:space="0" w:color="auto"/>
            </w:tcBorders>
            <w:shd w:val="clear" w:color="auto" w:fill="auto"/>
            <w:noWrap/>
            <w:vAlign w:val="center"/>
            <w:hideMark/>
          </w:tcPr>
          <w:p w14:paraId="2B6577D3" w14:textId="77777777" w:rsidR="00C8129E" w:rsidRPr="008E547D" w:rsidRDefault="00C8129E" w:rsidP="00A23D18">
            <w:pPr>
              <w:jc w:val="center"/>
              <w:rPr>
                <w:rFonts w:ascii="Calibri" w:hAnsi="Calibri" w:cs="Calibri"/>
                <w:color w:val="000000"/>
                <w:szCs w:val="20"/>
              </w:rPr>
            </w:pPr>
            <w:r w:rsidRPr="008E547D">
              <w:rPr>
                <w:rFonts w:ascii="Calibri" w:hAnsi="Calibri" w:cs="Calibri"/>
                <w:color w:val="000000"/>
                <w:szCs w:val="20"/>
              </w:rPr>
              <w:t>$164,500 = $94,000 + (1.5*$47,000)</w:t>
            </w:r>
          </w:p>
        </w:tc>
      </w:tr>
      <w:tr w:rsidR="00C8129E" w:rsidRPr="00C90DCD" w14:paraId="21B243CF" w14:textId="77777777" w:rsidTr="00A23D18">
        <w:trPr>
          <w:trHeight w:val="300"/>
        </w:trPr>
        <w:tc>
          <w:tcPr>
            <w:tcW w:w="649" w:type="pct"/>
            <w:tcBorders>
              <w:top w:val="nil"/>
              <w:left w:val="single" w:sz="4" w:space="0" w:color="auto"/>
              <w:bottom w:val="single" w:sz="4" w:space="0" w:color="auto"/>
              <w:right w:val="single" w:sz="4" w:space="0" w:color="auto"/>
            </w:tcBorders>
            <w:shd w:val="clear" w:color="auto" w:fill="auto"/>
            <w:noWrap/>
            <w:vAlign w:val="center"/>
            <w:hideMark/>
          </w:tcPr>
          <w:p w14:paraId="57259B52" w14:textId="77777777" w:rsidR="00C8129E" w:rsidRPr="008E547D" w:rsidRDefault="00C8129E" w:rsidP="00A23D18">
            <w:pPr>
              <w:rPr>
                <w:rFonts w:ascii="Calibri" w:hAnsi="Calibri" w:cs="Calibri"/>
                <w:color w:val="000000"/>
                <w:szCs w:val="20"/>
              </w:rPr>
            </w:pPr>
            <w:r w:rsidRPr="008E547D">
              <w:rPr>
                <w:rFonts w:ascii="Calibri" w:hAnsi="Calibri" w:cs="Calibri"/>
                <w:color w:val="000000"/>
                <w:szCs w:val="20"/>
              </w:rPr>
              <w:t>Revolving Balance</w:t>
            </w:r>
          </w:p>
        </w:tc>
        <w:tc>
          <w:tcPr>
            <w:tcW w:w="545" w:type="pct"/>
            <w:tcBorders>
              <w:top w:val="nil"/>
              <w:left w:val="nil"/>
              <w:bottom w:val="single" w:sz="4" w:space="0" w:color="auto"/>
              <w:right w:val="single" w:sz="4" w:space="0" w:color="auto"/>
            </w:tcBorders>
            <w:shd w:val="clear" w:color="auto" w:fill="auto"/>
            <w:noWrap/>
            <w:vAlign w:val="center"/>
            <w:hideMark/>
          </w:tcPr>
          <w:p w14:paraId="58C4861C" w14:textId="77777777" w:rsidR="00C8129E" w:rsidRPr="008E547D" w:rsidRDefault="00C8129E" w:rsidP="00A23D18">
            <w:pPr>
              <w:jc w:val="center"/>
              <w:rPr>
                <w:rFonts w:ascii="Calibri" w:hAnsi="Calibri" w:cs="Calibri"/>
                <w:color w:val="000000"/>
                <w:szCs w:val="20"/>
              </w:rPr>
            </w:pPr>
            <w:r w:rsidRPr="008E547D">
              <w:rPr>
                <w:rFonts w:ascii="Calibri" w:hAnsi="Calibri" w:cs="Calibri"/>
                <w:color w:val="000000"/>
                <w:szCs w:val="20"/>
              </w:rPr>
              <w:t>$6,131</w:t>
            </w:r>
          </w:p>
        </w:tc>
        <w:tc>
          <w:tcPr>
            <w:tcW w:w="544" w:type="pct"/>
            <w:tcBorders>
              <w:top w:val="nil"/>
              <w:left w:val="nil"/>
              <w:bottom w:val="single" w:sz="4" w:space="0" w:color="auto"/>
              <w:right w:val="single" w:sz="4" w:space="0" w:color="auto"/>
            </w:tcBorders>
            <w:shd w:val="clear" w:color="auto" w:fill="auto"/>
            <w:noWrap/>
            <w:vAlign w:val="center"/>
            <w:hideMark/>
          </w:tcPr>
          <w:p w14:paraId="0659BA8A" w14:textId="77777777" w:rsidR="00C8129E" w:rsidRPr="008E547D" w:rsidRDefault="00C8129E" w:rsidP="00A23D18">
            <w:pPr>
              <w:jc w:val="center"/>
              <w:rPr>
                <w:rFonts w:ascii="Calibri" w:hAnsi="Calibri" w:cs="Calibri"/>
                <w:color w:val="000000"/>
                <w:szCs w:val="20"/>
              </w:rPr>
            </w:pPr>
            <w:r w:rsidRPr="008E547D">
              <w:rPr>
                <w:rFonts w:ascii="Calibri" w:hAnsi="Calibri" w:cs="Calibri"/>
                <w:color w:val="000000"/>
                <w:szCs w:val="20"/>
              </w:rPr>
              <w:t>$20,493</w:t>
            </w:r>
          </w:p>
        </w:tc>
        <w:tc>
          <w:tcPr>
            <w:tcW w:w="1034" w:type="pct"/>
            <w:tcBorders>
              <w:top w:val="nil"/>
              <w:left w:val="nil"/>
              <w:bottom w:val="single" w:sz="4" w:space="0" w:color="auto"/>
              <w:right w:val="single" w:sz="4" w:space="0" w:color="auto"/>
            </w:tcBorders>
            <w:shd w:val="clear" w:color="auto" w:fill="auto"/>
            <w:noWrap/>
            <w:vAlign w:val="center"/>
            <w:hideMark/>
          </w:tcPr>
          <w:p w14:paraId="3B55F5DB" w14:textId="77777777" w:rsidR="00C8129E" w:rsidRPr="008E547D" w:rsidRDefault="00C8129E" w:rsidP="00A23D18">
            <w:pPr>
              <w:jc w:val="center"/>
              <w:rPr>
                <w:rFonts w:ascii="Calibri" w:hAnsi="Calibri" w:cs="Calibri"/>
                <w:color w:val="000000"/>
                <w:szCs w:val="20"/>
              </w:rPr>
            </w:pPr>
            <w:r w:rsidRPr="008E547D">
              <w:rPr>
                <w:rFonts w:ascii="Calibri" w:hAnsi="Calibri" w:cs="Calibri"/>
                <w:color w:val="000000"/>
                <w:szCs w:val="20"/>
              </w:rPr>
              <w:t>$14,362=($20,493-$6,131)</w:t>
            </w:r>
          </w:p>
        </w:tc>
        <w:tc>
          <w:tcPr>
            <w:tcW w:w="1088" w:type="pct"/>
            <w:tcBorders>
              <w:top w:val="nil"/>
              <w:left w:val="nil"/>
              <w:bottom w:val="single" w:sz="4" w:space="0" w:color="auto"/>
              <w:right w:val="single" w:sz="4" w:space="0" w:color="auto"/>
            </w:tcBorders>
            <w:shd w:val="clear" w:color="auto" w:fill="auto"/>
            <w:noWrap/>
            <w:vAlign w:val="center"/>
            <w:hideMark/>
          </w:tcPr>
          <w:p w14:paraId="6BC5B576" w14:textId="77777777" w:rsidR="00C8129E" w:rsidRPr="008E547D" w:rsidRDefault="00C8129E" w:rsidP="00A23D18">
            <w:pPr>
              <w:jc w:val="center"/>
              <w:rPr>
                <w:rFonts w:ascii="Calibri" w:hAnsi="Calibri" w:cs="Calibri"/>
                <w:color w:val="000000"/>
                <w:szCs w:val="20"/>
              </w:rPr>
            </w:pPr>
            <w:r w:rsidRPr="008E547D">
              <w:rPr>
                <w:rFonts w:ascii="Calibri" w:hAnsi="Calibri" w:cs="Calibri"/>
                <w:color w:val="000000"/>
                <w:szCs w:val="20"/>
              </w:rPr>
              <w:t>-$15,412 = $6,131 - (1.5 * $14,362)</w:t>
            </w:r>
          </w:p>
        </w:tc>
        <w:tc>
          <w:tcPr>
            <w:tcW w:w="1140" w:type="pct"/>
            <w:tcBorders>
              <w:top w:val="nil"/>
              <w:left w:val="nil"/>
              <w:bottom w:val="single" w:sz="4" w:space="0" w:color="auto"/>
              <w:right w:val="single" w:sz="4" w:space="0" w:color="auto"/>
            </w:tcBorders>
            <w:shd w:val="clear" w:color="auto" w:fill="auto"/>
            <w:noWrap/>
            <w:vAlign w:val="center"/>
            <w:hideMark/>
          </w:tcPr>
          <w:p w14:paraId="1ACF6715" w14:textId="77777777" w:rsidR="00C8129E" w:rsidRPr="008E547D" w:rsidRDefault="00C8129E" w:rsidP="00A23D18">
            <w:pPr>
              <w:jc w:val="center"/>
              <w:rPr>
                <w:rFonts w:ascii="Calibri" w:hAnsi="Calibri" w:cs="Calibri"/>
                <w:color w:val="000000"/>
                <w:szCs w:val="20"/>
              </w:rPr>
            </w:pPr>
            <w:r w:rsidRPr="008E547D">
              <w:rPr>
                <w:rFonts w:ascii="Calibri" w:hAnsi="Calibri" w:cs="Calibri"/>
                <w:color w:val="000000"/>
                <w:szCs w:val="20"/>
              </w:rPr>
              <w:t>$42,036 = $20,493 + (1.5*$14,362)</w:t>
            </w:r>
          </w:p>
        </w:tc>
      </w:tr>
    </w:tbl>
    <w:p w14:paraId="4EE011FF" w14:textId="77777777" w:rsidR="00C8129E" w:rsidRDefault="00C8129E" w:rsidP="00C8129E">
      <w:pPr>
        <w:pStyle w:val="ABodyCopy"/>
        <w:ind w:left="0"/>
        <w:rPr>
          <w:rFonts w:asciiTheme="minorHAnsi" w:hAnsiTheme="minorHAnsi" w:cstheme="minorHAnsi"/>
          <w:sz w:val="22"/>
          <w:szCs w:val="22"/>
        </w:rPr>
      </w:pPr>
    </w:p>
    <w:p w14:paraId="051F4D84" w14:textId="77777777" w:rsidR="00C8129E" w:rsidRDefault="00C8129E" w:rsidP="00C8129E">
      <w:pPr>
        <w:pStyle w:val="ABodyCopy"/>
        <w:ind w:left="0"/>
        <w:rPr>
          <w:rFonts w:asciiTheme="minorHAnsi" w:hAnsiTheme="minorHAnsi" w:cstheme="minorHAnsi"/>
          <w:sz w:val="22"/>
          <w:szCs w:val="22"/>
        </w:rPr>
      </w:pPr>
      <w:r>
        <w:rPr>
          <w:rFonts w:asciiTheme="minorHAnsi" w:hAnsiTheme="minorHAnsi" w:cstheme="minorHAnsi"/>
          <w:sz w:val="22"/>
          <w:szCs w:val="22"/>
        </w:rPr>
        <w:t>The table above shows that for the “Annual Income” variable, the high-end adjusted value would be capped at $164,500. Any values over this amount would be replaced with $164,500. However, the low-end adjusted value is negative. Therefore, we would simply set the floor to zero. Any values less than zero are set to zero. This makes sense in this business problem because it is not appropriate to have negative values for annual income (especially if you are applying for a loan).</w:t>
      </w:r>
    </w:p>
    <w:p w14:paraId="1CED6752" w14:textId="77777777" w:rsidR="00C8129E" w:rsidRDefault="00C8129E" w:rsidP="00C8129E">
      <w:pPr>
        <w:pStyle w:val="ABodyCopy"/>
        <w:ind w:left="0"/>
        <w:rPr>
          <w:rFonts w:asciiTheme="minorHAnsi" w:hAnsiTheme="minorHAnsi" w:cstheme="minorHAnsi"/>
          <w:sz w:val="22"/>
          <w:szCs w:val="22"/>
        </w:rPr>
      </w:pPr>
    </w:p>
    <w:p w14:paraId="5AA16843" w14:textId="77777777" w:rsidR="00C8129E" w:rsidRPr="0074232E" w:rsidRDefault="00C8129E" w:rsidP="00C8129E">
      <w:pPr>
        <w:pStyle w:val="Heading2"/>
        <w:ind w:left="0"/>
      </w:pPr>
      <w:bookmarkStart w:id="47" w:name="_Toc174889557"/>
      <w:r>
        <w:t>Dealing with outliers</w:t>
      </w:r>
      <w:bookmarkEnd w:id="47"/>
    </w:p>
    <w:p w14:paraId="7D29CA5F" w14:textId="77777777" w:rsidR="00C8129E" w:rsidRPr="0074232E" w:rsidRDefault="00C8129E" w:rsidP="00C8129E">
      <w:pPr>
        <w:pStyle w:val="ABodyCopy"/>
        <w:ind w:left="0"/>
        <w:rPr>
          <w:rFonts w:asciiTheme="minorHAnsi" w:hAnsiTheme="minorHAnsi" w:cstheme="minorHAnsi"/>
          <w:noProof/>
          <w:sz w:val="22"/>
          <w:szCs w:val="22"/>
        </w:rPr>
      </w:pPr>
    </w:p>
    <w:p w14:paraId="47459E44" w14:textId="77777777" w:rsidR="00C8129E" w:rsidRDefault="00C8129E" w:rsidP="00C8129E">
      <w:pPr>
        <w:pStyle w:val="ABodyCopy"/>
        <w:ind w:left="0"/>
        <w:rPr>
          <w:rFonts w:asciiTheme="minorHAnsi" w:hAnsiTheme="minorHAnsi"/>
          <w:noProof/>
          <w:sz w:val="22"/>
          <w:szCs w:val="22"/>
        </w:rPr>
      </w:pPr>
      <w:r>
        <w:rPr>
          <w:rFonts w:asciiTheme="minorHAnsi" w:hAnsiTheme="minorHAnsi"/>
          <w:noProof/>
          <w:sz w:val="22"/>
          <w:szCs w:val="22"/>
        </w:rPr>
        <w:t xml:space="preserve">When we detect outliers, we have a few options. First, we can do nothing. Depending on your final goal, we can leave the data set alone and use the data with outliers as is. For example, if you already know that you will either transform the data with a Weight of Evidence (WOE) transformation or use a tree-based model for prediction, you might not need to adjust outliers. Both of these processes can handle outliers without affecting the output.  </w:t>
      </w:r>
    </w:p>
    <w:p w14:paraId="54D56501" w14:textId="77777777" w:rsidR="00C8129E" w:rsidRDefault="00C8129E" w:rsidP="00C8129E">
      <w:pPr>
        <w:pStyle w:val="ABodyCopy"/>
        <w:ind w:left="0"/>
        <w:rPr>
          <w:rFonts w:asciiTheme="minorHAnsi" w:hAnsiTheme="minorHAnsi"/>
          <w:noProof/>
          <w:sz w:val="22"/>
          <w:szCs w:val="22"/>
        </w:rPr>
      </w:pPr>
      <w:r>
        <w:rPr>
          <w:rFonts w:asciiTheme="minorHAnsi" w:hAnsiTheme="minorHAnsi"/>
          <w:noProof/>
          <w:sz w:val="22"/>
          <w:szCs w:val="22"/>
        </w:rPr>
        <w:t xml:space="preserve">However, if you are going to create a dashboard report that shows each variable’s average value or if you are going to create a linear regression model for prediction, then these processes will be significantly impacted by outliers.  This would require us to transform these outliers.  </w:t>
      </w:r>
    </w:p>
    <w:p w14:paraId="1990AA16" w14:textId="77777777" w:rsidR="00C8129E" w:rsidRDefault="00C8129E" w:rsidP="00C8129E">
      <w:pPr>
        <w:pStyle w:val="ABodyCopy"/>
        <w:ind w:left="0"/>
        <w:rPr>
          <w:rFonts w:asciiTheme="minorHAnsi" w:hAnsiTheme="minorHAnsi"/>
          <w:noProof/>
          <w:sz w:val="22"/>
          <w:szCs w:val="22"/>
        </w:rPr>
      </w:pPr>
      <w:r>
        <w:rPr>
          <w:rFonts w:asciiTheme="minorHAnsi" w:hAnsiTheme="minorHAnsi"/>
          <w:noProof/>
          <w:sz w:val="22"/>
          <w:szCs w:val="22"/>
        </w:rPr>
        <w:lastRenderedPageBreak/>
        <w:t>There are two main approaches to transforming outliers, “capping &amp; flooring” and inference.</w:t>
      </w:r>
    </w:p>
    <w:p w14:paraId="5DD9D5D9" w14:textId="77777777" w:rsidR="00C8129E" w:rsidRDefault="00C8129E" w:rsidP="00C8129E">
      <w:pPr>
        <w:pStyle w:val="ABodyCopy"/>
        <w:ind w:left="0"/>
        <w:rPr>
          <w:rFonts w:asciiTheme="minorHAnsi" w:hAnsiTheme="minorHAnsi"/>
          <w:noProof/>
          <w:sz w:val="22"/>
          <w:szCs w:val="22"/>
        </w:rPr>
      </w:pPr>
    </w:p>
    <w:p w14:paraId="08EDC718" w14:textId="77777777" w:rsidR="00C8129E" w:rsidRPr="00BF5953" w:rsidRDefault="00C8129E" w:rsidP="00C8129E">
      <w:pPr>
        <w:pStyle w:val="Heading3"/>
        <w:ind w:left="0"/>
        <w:rPr>
          <w:noProof/>
        </w:rPr>
      </w:pPr>
      <w:bookmarkStart w:id="48" w:name="_Toc174889558"/>
      <w:r w:rsidRPr="00A56286">
        <w:t>Capping</w:t>
      </w:r>
      <w:r w:rsidRPr="00BF5953">
        <w:rPr>
          <w:noProof/>
        </w:rPr>
        <w:t xml:space="preserve"> and Flooring Values</w:t>
      </w:r>
      <w:r>
        <w:rPr>
          <w:noProof/>
        </w:rPr>
        <w:t xml:space="preserve"> – Winsorizing Example</w:t>
      </w:r>
      <w:bookmarkEnd w:id="48"/>
    </w:p>
    <w:p w14:paraId="24FB8E5B" w14:textId="77777777" w:rsidR="00C8129E" w:rsidRDefault="00C8129E" w:rsidP="00C8129E">
      <w:pPr>
        <w:pStyle w:val="ABodyCopy"/>
        <w:ind w:left="0"/>
        <w:rPr>
          <w:rFonts w:asciiTheme="minorHAnsi" w:hAnsiTheme="minorHAnsi"/>
          <w:noProof/>
          <w:sz w:val="22"/>
          <w:szCs w:val="22"/>
        </w:rPr>
      </w:pPr>
      <w:r>
        <w:rPr>
          <w:rFonts w:asciiTheme="minorHAnsi" w:hAnsiTheme="minorHAnsi"/>
          <w:noProof/>
          <w:sz w:val="22"/>
          <w:szCs w:val="22"/>
        </w:rPr>
        <w:t xml:space="preserve">We can identify high and low-end outliers by running our descriptive statistics program and finding low-end and high-end thresholds, such as the 1% and 99% or 5% and 95% range.  Then, we can replace any values under the low-end or over the high-end thresholds with the appropriate values.  So, in this example, the 1% threshold for the “annual_inc” variable is $19,000 while the 99% threshold is $260,000.  For any values below $19,000, we will assign a value of $19,000 for those observations.  For any values above $260,000, we will infer a value of $260,000 for those observations.  </w:t>
      </w:r>
    </w:p>
    <w:p w14:paraId="6190FA18" w14:textId="77777777" w:rsidR="00C8129E" w:rsidRDefault="00C8129E" w:rsidP="00C8129E">
      <w:pPr>
        <w:pStyle w:val="ABodyCopy"/>
        <w:ind w:left="0"/>
        <w:rPr>
          <w:rFonts w:asciiTheme="minorHAnsi" w:hAnsiTheme="minorHAnsi"/>
          <w:noProof/>
          <w:sz w:val="22"/>
          <w:szCs w:val="22"/>
        </w:rPr>
      </w:pPr>
      <w:r>
        <w:rPr>
          <w:rFonts w:asciiTheme="minorHAnsi" w:hAnsiTheme="minorHAnsi"/>
          <w:noProof/>
          <w:sz w:val="22"/>
          <w:szCs w:val="22"/>
        </w:rPr>
        <w:t>However, to be consistent with the IQR methodology described previously, let’s develop the code for this process in all three programming languages.</w:t>
      </w:r>
    </w:p>
    <w:p w14:paraId="11D75E09" w14:textId="77777777" w:rsidR="00C8129E" w:rsidRDefault="00C8129E" w:rsidP="00C8129E">
      <w:pPr>
        <w:pStyle w:val="ABodyCopy"/>
        <w:ind w:left="0"/>
        <w:rPr>
          <w:rFonts w:asciiTheme="minorHAnsi" w:hAnsiTheme="minorHAnsi"/>
          <w:noProof/>
          <w:sz w:val="22"/>
          <w:szCs w:val="22"/>
        </w:rPr>
      </w:pPr>
      <w:r>
        <w:rPr>
          <w:rFonts w:asciiTheme="minorHAnsi" w:hAnsiTheme="minorHAnsi"/>
          <w:noProof/>
          <w:sz w:val="22"/>
          <w:szCs w:val="22"/>
        </w:rPr>
        <w:t>This simple logic to adjust for outliers using the IQR technique can result in some verbose code because there are several steps in the process:</w:t>
      </w:r>
    </w:p>
    <w:p w14:paraId="0E3F47A7" w14:textId="77777777" w:rsidR="00C8129E" w:rsidRDefault="00C8129E" w:rsidP="00145AC7">
      <w:pPr>
        <w:pStyle w:val="ABodyCopy"/>
        <w:numPr>
          <w:ilvl w:val="0"/>
          <w:numId w:val="38"/>
        </w:numPr>
        <w:rPr>
          <w:rFonts w:asciiTheme="minorHAnsi" w:hAnsiTheme="minorHAnsi"/>
          <w:noProof/>
          <w:sz w:val="22"/>
          <w:szCs w:val="22"/>
        </w:rPr>
      </w:pPr>
      <w:r>
        <w:rPr>
          <w:rFonts w:asciiTheme="minorHAnsi" w:hAnsiTheme="minorHAnsi"/>
          <w:noProof/>
          <w:sz w:val="22"/>
          <w:szCs w:val="22"/>
        </w:rPr>
        <w:t>Select numeric data only</w:t>
      </w:r>
    </w:p>
    <w:p w14:paraId="2CAC96FA" w14:textId="77777777" w:rsidR="00C8129E" w:rsidRDefault="00C8129E" w:rsidP="00145AC7">
      <w:pPr>
        <w:pStyle w:val="ABodyCopy"/>
        <w:numPr>
          <w:ilvl w:val="0"/>
          <w:numId w:val="38"/>
        </w:numPr>
        <w:rPr>
          <w:rFonts w:asciiTheme="minorHAnsi" w:hAnsiTheme="minorHAnsi"/>
          <w:noProof/>
          <w:sz w:val="22"/>
          <w:szCs w:val="22"/>
        </w:rPr>
      </w:pPr>
      <w:r>
        <w:rPr>
          <w:rFonts w:asciiTheme="minorHAnsi" w:hAnsiTheme="minorHAnsi"/>
          <w:noProof/>
          <w:sz w:val="22"/>
          <w:szCs w:val="22"/>
        </w:rPr>
        <w:t>Calculate the 1</w:t>
      </w:r>
      <w:r w:rsidRPr="001215B9">
        <w:rPr>
          <w:rFonts w:asciiTheme="minorHAnsi" w:hAnsiTheme="minorHAnsi"/>
          <w:noProof/>
          <w:sz w:val="22"/>
          <w:szCs w:val="22"/>
          <w:vertAlign w:val="superscript"/>
        </w:rPr>
        <w:t>st</w:t>
      </w:r>
      <w:r>
        <w:rPr>
          <w:rFonts w:asciiTheme="minorHAnsi" w:hAnsiTheme="minorHAnsi"/>
          <w:noProof/>
          <w:sz w:val="22"/>
          <w:szCs w:val="22"/>
        </w:rPr>
        <w:t xml:space="preserve"> and 3</w:t>
      </w:r>
      <w:r w:rsidRPr="001215B9">
        <w:rPr>
          <w:rFonts w:asciiTheme="minorHAnsi" w:hAnsiTheme="minorHAnsi"/>
          <w:noProof/>
          <w:sz w:val="22"/>
          <w:szCs w:val="22"/>
          <w:vertAlign w:val="superscript"/>
        </w:rPr>
        <w:t>rd</w:t>
      </w:r>
      <w:r>
        <w:rPr>
          <w:rFonts w:asciiTheme="minorHAnsi" w:hAnsiTheme="minorHAnsi"/>
          <w:noProof/>
          <w:sz w:val="22"/>
          <w:szCs w:val="22"/>
        </w:rPr>
        <w:t xml:space="preserve"> quartiles</w:t>
      </w:r>
    </w:p>
    <w:p w14:paraId="7428CF55" w14:textId="77777777" w:rsidR="00C8129E" w:rsidRDefault="00C8129E" w:rsidP="00145AC7">
      <w:pPr>
        <w:pStyle w:val="ABodyCopy"/>
        <w:numPr>
          <w:ilvl w:val="0"/>
          <w:numId w:val="38"/>
        </w:numPr>
        <w:rPr>
          <w:rFonts w:asciiTheme="minorHAnsi" w:hAnsiTheme="minorHAnsi"/>
          <w:noProof/>
          <w:sz w:val="22"/>
          <w:szCs w:val="22"/>
        </w:rPr>
      </w:pPr>
      <w:r>
        <w:rPr>
          <w:rFonts w:asciiTheme="minorHAnsi" w:hAnsiTheme="minorHAnsi"/>
          <w:noProof/>
          <w:sz w:val="22"/>
          <w:szCs w:val="22"/>
        </w:rPr>
        <w:t>Calcualte the interquartile range</w:t>
      </w:r>
    </w:p>
    <w:p w14:paraId="5CA6D9E7" w14:textId="77777777" w:rsidR="00C8129E" w:rsidRDefault="00C8129E" w:rsidP="00145AC7">
      <w:pPr>
        <w:pStyle w:val="ABodyCopy"/>
        <w:numPr>
          <w:ilvl w:val="0"/>
          <w:numId w:val="38"/>
        </w:numPr>
        <w:rPr>
          <w:rFonts w:asciiTheme="minorHAnsi" w:hAnsiTheme="minorHAnsi"/>
          <w:noProof/>
          <w:sz w:val="22"/>
          <w:szCs w:val="22"/>
        </w:rPr>
      </w:pPr>
      <w:r>
        <w:rPr>
          <w:rFonts w:asciiTheme="minorHAnsi" w:hAnsiTheme="minorHAnsi"/>
          <w:noProof/>
          <w:sz w:val="22"/>
          <w:szCs w:val="22"/>
        </w:rPr>
        <w:t>Calculate the upper and lower bounds for the outliers</w:t>
      </w:r>
    </w:p>
    <w:p w14:paraId="08024DA9" w14:textId="77777777" w:rsidR="00C8129E" w:rsidRDefault="00C8129E" w:rsidP="00145AC7">
      <w:pPr>
        <w:pStyle w:val="ABodyCopy"/>
        <w:numPr>
          <w:ilvl w:val="0"/>
          <w:numId w:val="38"/>
        </w:numPr>
        <w:rPr>
          <w:rFonts w:asciiTheme="minorHAnsi" w:hAnsiTheme="minorHAnsi"/>
          <w:noProof/>
          <w:sz w:val="22"/>
          <w:szCs w:val="22"/>
        </w:rPr>
      </w:pPr>
      <w:r>
        <w:rPr>
          <w:rFonts w:asciiTheme="minorHAnsi" w:hAnsiTheme="minorHAnsi"/>
          <w:noProof/>
          <w:sz w:val="22"/>
          <w:szCs w:val="22"/>
        </w:rPr>
        <w:t>Replace the outlier values with the 1.5 IQR values</w:t>
      </w:r>
    </w:p>
    <w:p w14:paraId="5B69FE98" w14:textId="77777777" w:rsidR="00C8129E" w:rsidRDefault="00C8129E" w:rsidP="00C8129E">
      <w:pPr>
        <w:pStyle w:val="ABodyCopy"/>
        <w:ind w:left="0"/>
        <w:rPr>
          <w:rFonts w:asciiTheme="minorHAnsi" w:hAnsiTheme="minorHAnsi"/>
          <w:noProof/>
          <w:sz w:val="22"/>
          <w:szCs w:val="22"/>
        </w:rPr>
      </w:pPr>
      <w:r>
        <w:rPr>
          <w:rFonts w:asciiTheme="minorHAnsi" w:hAnsiTheme="minorHAnsi"/>
          <w:noProof/>
          <w:sz w:val="22"/>
          <w:szCs w:val="22"/>
        </w:rPr>
        <w:t>This is an excellent example of comparing the structure of the programming languages. Program 3.8 shows the functions to adjust for outliers for each language.</w:t>
      </w:r>
    </w:p>
    <w:p w14:paraId="0C5901E3" w14:textId="77777777" w:rsidR="00C8129E" w:rsidRDefault="00C8129E" w:rsidP="00C8129E">
      <w:pPr>
        <w:pStyle w:val="ABodyCopy"/>
        <w:ind w:left="0"/>
        <w:rPr>
          <w:rFonts w:asciiTheme="minorHAnsi" w:hAnsiTheme="minorHAnsi"/>
          <w:noProof/>
          <w:sz w:val="22"/>
          <w:szCs w:val="22"/>
        </w:rPr>
      </w:pPr>
    </w:p>
    <w:p w14:paraId="30AC34D5" w14:textId="77777777" w:rsidR="004A08FB" w:rsidRDefault="004A08FB" w:rsidP="00C8129E">
      <w:pPr>
        <w:pStyle w:val="ABodyCopy"/>
        <w:ind w:left="0"/>
        <w:rPr>
          <w:rFonts w:asciiTheme="minorHAnsi" w:hAnsiTheme="minorHAnsi"/>
          <w:noProof/>
          <w:sz w:val="22"/>
          <w:szCs w:val="22"/>
        </w:rPr>
      </w:pPr>
    </w:p>
    <w:p w14:paraId="0C5EC797" w14:textId="77777777" w:rsidR="004A08FB" w:rsidRDefault="004A08FB" w:rsidP="00C8129E">
      <w:pPr>
        <w:pStyle w:val="ABodyCopy"/>
        <w:ind w:left="0"/>
        <w:rPr>
          <w:rFonts w:asciiTheme="minorHAnsi" w:hAnsiTheme="minorHAnsi"/>
          <w:noProof/>
          <w:sz w:val="22"/>
          <w:szCs w:val="22"/>
        </w:rPr>
      </w:pPr>
    </w:p>
    <w:p w14:paraId="5BDF2704" w14:textId="77777777" w:rsidR="004A08FB" w:rsidRDefault="004A08FB" w:rsidP="00C8129E">
      <w:pPr>
        <w:pStyle w:val="ABodyCopy"/>
        <w:ind w:left="0"/>
        <w:rPr>
          <w:rFonts w:asciiTheme="minorHAnsi" w:hAnsiTheme="minorHAnsi"/>
          <w:noProof/>
          <w:sz w:val="22"/>
          <w:szCs w:val="22"/>
        </w:rPr>
      </w:pPr>
    </w:p>
    <w:p w14:paraId="6DC4BE99" w14:textId="77777777" w:rsidR="004A08FB" w:rsidRDefault="004A08FB" w:rsidP="00C8129E">
      <w:pPr>
        <w:pStyle w:val="ABodyCopy"/>
        <w:ind w:left="0"/>
        <w:rPr>
          <w:rFonts w:asciiTheme="minorHAnsi" w:hAnsiTheme="minorHAnsi"/>
          <w:noProof/>
          <w:sz w:val="22"/>
          <w:szCs w:val="22"/>
        </w:rPr>
      </w:pPr>
    </w:p>
    <w:p w14:paraId="4DAA0DD2" w14:textId="77777777" w:rsidR="00C8129E" w:rsidRDefault="00C8129E" w:rsidP="00C8129E">
      <w:pPr>
        <w:pStyle w:val="ACaptionHead"/>
        <w:ind w:left="0"/>
      </w:pPr>
      <w:r>
        <w:lastRenderedPageBreak/>
        <w:t>Program 3.8 – Outlier Adjustment</w:t>
      </w:r>
    </w:p>
    <w:tbl>
      <w:tblPr>
        <w:tblW w:w="5000" w:type="pct"/>
        <w:tblLook w:val="04A0" w:firstRow="1" w:lastRow="0" w:firstColumn="1" w:lastColumn="0" w:noHBand="0" w:noVBand="1"/>
      </w:tblPr>
      <w:tblGrid>
        <w:gridCol w:w="2837"/>
        <w:gridCol w:w="220"/>
        <w:gridCol w:w="2147"/>
        <w:gridCol w:w="220"/>
        <w:gridCol w:w="2836"/>
      </w:tblGrid>
      <w:tr w:rsidR="00C8129E" w:rsidRPr="00F11634" w14:paraId="32F4951C" w14:textId="77777777" w:rsidTr="00A23D18">
        <w:trPr>
          <w:trHeight w:val="256"/>
        </w:trPr>
        <w:tc>
          <w:tcPr>
            <w:tcW w:w="1746" w:type="pct"/>
            <w:tcBorders>
              <w:top w:val="single" w:sz="8" w:space="0" w:color="auto"/>
              <w:left w:val="single" w:sz="8" w:space="0" w:color="auto"/>
              <w:bottom w:val="single" w:sz="8" w:space="0" w:color="auto"/>
              <w:right w:val="single" w:sz="8" w:space="0" w:color="auto"/>
            </w:tcBorders>
            <w:shd w:val="clear" w:color="000000" w:fill="00B0F0"/>
            <w:noWrap/>
            <w:vAlign w:val="center"/>
            <w:hideMark/>
          </w:tcPr>
          <w:p w14:paraId="0FE11F83" w14:textId="77777777" w:rsidR="00C8129E" w:rsidRPr="00F11634" w:rsidRDefault="00C8129E" w:rsidP="00A23D18">
            <w:pPr>
              <w:jc w:val="center"/>
              <w:rPr>
                <w:rFonts w:ascii="Calibri" w:hAnsi="Calibri" w:cs="Calibri"/>
                <w:b/>
                <w:bCs/>
                <w:color w:val="FFFFFF"/>
                <w:sz w:val="16"/>
                <w:szCs w:val="16"/>
              </w:rPr>
            </w:pPr>
            <w:r w:rsidRPr="00F11634">
              <w:rPr>
                <w:rFonts w:ascii="Calibri" w:hAnsi="Calibri" w:cs="Calibri"/>
                <w:b/>
                <w:bCs/>
                <w:color w:val="FFFFFF"/>
                <w:sz w:val="16"/>
                <w:szCs w:val="16"/>
              </w:rPr>
              <w:t>R Programming</w:t>
            </w:r>
          </w:p>
        </w:tc>
        <w:tc>
          <w:tcPr>
            <w:tcW w:w="97" w:type="pct"/>
            <w:tcBorders>
              <w:top w:val="nil"/>
              <w:left w:val="nil"/>
              <w:bottom w:val="nil"/>
              <w:right w:val="nil"/>
            </w:tcBorders>
            <w:shd w:val="clear" w:color="auto" w:fill="auto"/>
            <w:noWrap/>
            <w:vAlign w:val="bottom"/>
            <w:hideMark/>
          </w:tcPr>
          <w:p w14:paraId="4A829F7C" w14:textId="77777777" w:rsidR="00C8129E" w:rsidRPr="00F11634" w:rsidRDefault="00C8129E" w:rsidP="00A23D18">
            <w:pPr>
              <w:jc w:val="center"/>
              <w:rPr>
                <w:rFonts w:ascii="Calibri" w:hAnsi="Calibri" w:cs="Calibri"/>
                <w:b/>
                <w:bCs/>
                <w:color w:val="FFFFFF"/>
                <w:sz w:val="16"/>
                <w:szCs w:val="16"/>
              </w:rPr>
            </w:pPr>
          </w:p>
        </w:tc>
        <w:tc>
          <w:tcPr>
            <w:tcW w:w="1312" w:type="pct"/>
            <w:tcBorders>
              <w:top w:val="single" w:sz="8" w:space="0" w:color="auto"/>
              <w:left w:val="single" w:sz="8" w:space="0" w:color="auto"/>
              <w:bottom w:val="single" w:sz="8" w:space="0" w:color="auto"/>
              <w:right w:val="single" w:sz="8" w:space="0" w:color="auto"/>
            </w:tcBorders>
            <w:shd w:val="clear" w:color="000000" w:fill="00B0F0"/>
            <w:noWrap/>
            <w:vAlign w:val="center"/>
            <w:hideMark/>
          </w:tcPr>
          <w:p w14:paraId="102D290C" w14:textId="77777777" w:rsidR="00C8129E" w:rsidRPr="00F11634" w:rsidRDefault="00C8129E" w:rsidP="00A23D18">
            <w:pPr>
              <w:jc w:val="center"/>
              <w:rPr>
                <w:rFonts w:ascii="Calibri" w:hAnsi="Calibri" w:cs="Calibri"/>
                <w:b/>
                <w:bCs/>
                <w:color w:val="FFFFFF"/>
                <w:sz w:val="16"/>
                <w:szCs w:val="16"/>
              </w:rPr>
            </w:pPr>
            <w:r w:rsidRPr="00F11634">
              <w:rPr>
                <w:rFonts w:ascii="Calibri" w:hAnsi="Calibri" w:cs="Calibri"/>
                <w:b/>
                <w:bCs/>
                <w:color w:val="FFFFFF"/>
                <w:sz w:val="16"/>
                <w:szCs w:val="16"/>
              </w:rPr>
              <w:t>Python Programming</w:t>
            </w:r>
          </w:p>
        </w:tc>
        <w:tc>
          <w:tcPr>
            <w:tcW w:w="97" w:type="pct"/>
            <w:tcBorders>
              <w:top w:val="nil"/>
              <w:left w:val="nil"/>
              <w:bottom w:val="nil"/>
              <w:right w:val="nil"/>
            </w:tcBorders>
            <w:shd w:val="clear" w:color="auto" w:fill="auto"/>
            <w:noWrap/>
            <w:vAlign w:val="bottom"/>
            <w:hideMark/>
          </w:tcPr>
          <w:p w14:paraId="2F8C7266" w14:textId="77777777" w:rsidR="00C8129E" w:rsidRPr="00F11634" w:rsidRDefault="00C8129E" w:rsidP="00A23D18">
            <w:pPr>
              <w:jc w:val="center"/>
              <w:rPr>
                <w:rFonts w:ascii="Calibri" w:hAnsi="Calibri" w:cs="Calibri"/>
                <w:b/>
                <w:bCs/>
                <w:color w:val="FFFFFF"/>
                <w:sz w:val="16"/>
                <w:szCs w:val="16"/>
              </w:rPr>
            </w:pPr>
          </w:p>
        </w:tc>
        <w:tc>
          <w:tcPr>
            <w:tcW w:w="1746" w:type="pct"/>
            <w:tcBorders>
              <w:top w:val="single" w:sz="8" w:space="0" w:color="auto"/>
              <w:left w:val="single" w:sz="8" w:space="0" w:color="auto"/>
              <w:bottom w:val="single" w:sz="8" w:space="0" w:color="auto"/>
              <w:right w:val="single" w:sz="8" w:space="0" w:color="auto"/>
            </w:tcBorders>
            <w:shd w:val="clear" w:color="000000" w:fill="00B0F0"/>
            <w:noWrap/>
            <w:vAlign w:val="center"/>
            <w:hideMark/>
          </w:tcPr>
          <w:p w14:paraId="3A0D8002" w14:textId="77777777" w:rsidR="00C8129E" w:rsidRPr="00F11634" w:rsidRDefault="00C8129E" w:rsidP="00A23D18">
            <w:pPr>
              <w:jc w:val="center"/>
              <w:rPr>
                <w:rFonts w:ascii="Calibri" w:hAnsi="Calibri" w:cs="Calibri"/>
                <w:b/>
                <w:bCs/>
                <w:color w:val="FFFFFF"/>
                <w:sz w:val="16"/>
                <w:szCs w:val="16"/>
              </w:rPr>
            </w:pPr>
            <w:r w:rsidRPr="00F11634">
              <w:rPr>
                <w:rFonts w:ascii="Calibri" w:hAnsi="Calibri" w:cs="Calibri"/>
                <w:b/>
                <w:bCs/>
                <w:color w:val="FFFFFF"/>
                <w:sz w:val="16"/>
                <w:szCs w:val="16"/>
              </w:rPr>
              <w:t>SAS Programming</w:t>
            </w:r>
          </w:p>
        </w:tc>
      </w:tr>
      <w:tr w:rsidR="00C8129E" w:rsidRPr="00F11634" w14:paraId="7C7F386A" w14:textId="77777777" w:rsidTr="00A23D18">
        <w:trPr>
          <w:trHeight w:val="178"/>
        </w:trPr>
        <w:tc>
          <w:tcPr>
            <w:tcW w:w="1746" w:type="pct"/>
            <w:tcBorders>
              <w:top w:val="nil"/>
              <w:left w:val="single" w:sz="8" w:space="0" w:color="auto"/>
              <w:bottom w:val="nil"/>
              <w:right w:val="single" w:sz="8" w:space="0" w:color="auto"/>
            </w:tcBorders>
            <w:shd w:val="clear" w:color="auto" w:fill="auto"/>
            <w:noWrap/>
            <w:vAlign w:val="bottom"/>
            <w:hideMark/>
          </w:tcPr>
          <w:p w14:paraId="6C09187A" w14:textId="77777777" w:rsidR="00C8129E" w:rsidRPr="00F11634" w:rsidRDefault="00C8129E" w:rsidP="00A23D18">
            <w:pPr>
              <w:rPr>
                <w:rFonts w:ascii="Calibri" w:hAnsi="Calibri" w:cs="Calibri"/>
                <w:color w:val="000000"/>
                <w:sz w:val="12"/>
                <w:szCs w:val="12"/>
              </w:rPr>
            </w:pPr>
            <w:r w:rsidRPr="00F11634">
              <w:rPr>
                <w:rFonts w:ascii="Calibri" w:hAnsi="Calibri" w:cs="Calibri"/>
                <w:color w:val="000000"/>
                <w:sz w:val="12"/>
                <w:szCs w:val="12"/>
              </w:rPr>
              <w:t> </w:t>
            </w:r>
          </w:p>
        </w:tc>
        <w:tc>
          <w:tcPr>
            <w:tcW w:w="97" w:type="pct"/>
            <w:tcBorders>
              <w:top w:val="nil"/>
              <w:left w:val="nil"/>
              <w:bottom w:val="nil"/>
              <w:right w:val="nil"/>
            </w:tcBorders>
            <w:shd w:val="clear" w:color="auto" w:fill="auto"/>
            <w:noWrap/>
            <w:vAlign w:val="bottom"/>
            <w:hideMark/>
          </w:tcPr>
          <w:p w14:paraId="33FD0133" w14:textId="77777777" w:rsidR="00C8129E" w:rsidRPr="00F11634" w:rsidRDefault="00C8129E" w:rsidP="00A23D18">
            <w:pPr>
              <w:rPr>
                <w:rFonts w:ascii="Calibri" w:hAnsi="Calibri" w:cs="Calibri"/>
                <w:color w:val="000000"/>
                <w:sz w:val="12"/>
                <w:szCs w:val="12"/>
              </w:rPr>
            </w:pPr>
          </w:p>
        </w:tc>
        <w:tc>
          <w:tcPr>
            <w:tcW w:w="1312" w:type="pct"/>
            <w:tcBorders>
              <w:top w:val="nil"/>
              <w:left w:val="single" w:sz="8" w:space="0" w:color="auto"/>
              <w:bottom w:val="nil"/>
              <w:right w:val="single" w:sz="8" w:space="0" w:color="auto"/>
            </w:tcBorders>
            <w:shd w:val="clear" w:color="auto" w:fill="auto"/>
            <w:vAlign w:val="bottom"/>
            <w:hideMark/>
          </w:tcPr>
          <w:p w14:paraId="0C23C531" w14:textId="77777777" w:rsidR="00C8129E" w:rsidRPr="00F11634" w:rsidRDefault="00C8129E" w:rsidP="00A23D18">
            <w:pPr>
              <w:rPr>
                <w:rFonts w:ascii="Calibri" w:hAnsi="Calibri" w:cs="Calibri"/>
                <w:color w:val="000000"/>
                <w:sz w:val="12"/>
                <w:szCs w:val="12"/>
              </w:rPr>
            </w:pPr>
            <w:r w:rsidRPr="00F11634">
              <w:rPr>
                <w:rFonts w:ascii="Calibri" w:hAnsi="Calibri" w:cs="Calibri"/>
                <w:color w:val="000000"/>
                <w:sz w:val="12"/>
                <w:szCs w:val="12"/>
              </w:rPr>
              <w:t> </w:t>
            </w:r>
          </w:p>
        </w:tc>
        <w:tc>
          <w:tcPr>
            <w:tcW w:w="97" w:type="pct"/>
            <w:tcBorders>
              <w:top w:val="nil"/>
              <w:left w:val="nil"/>
              <w:bottom w:val="nil"/>
              <w:right w:val="nil"/>
            </w:tcBorders>
            <w:shd w:val="clear" w:color="auto" w:fill="auto"/>
            <w:noWrap/>
            <w:vAlign w:val="bottom"/>
            <w:hideMark/>
          </w:tcPr>
          <w:p w14:paraId="53509D1A" w14:textId="77777777" w:rsidR="00C8129E" w:rsidRPr="00F11634" w:rsidRDefault="00C8129E" w:rsidP="00A23D18">
            <w:pPr>
              <w:rPr>
                <w:rFonts w:ascii="Calibri" w:hAnsi="Calibri" w:cs="Calibri"/>
                <w:color w:val="000000"/>
                <w:sz w:val="12"/>
                <w:szCs w:val="12"/>
              </w:rPr>
            </w:pPr>
          </w:p>
        </w:tc>
        <w:tc>
          <w:tcPr>
            <w:tcW w:w="1746" w:type="pct"/>
            <w:tcBorders>
              <w:top w:val="nil"/>
              <w:left w:val="single" w:sz="8" w:space="0" w:color="auto"/>
              <w:bottom w:val="nil"/>
              <w:right w:val="single" w:sz="8" w:space="0" w:color="auto"/>
            </w:tcBorders>
            <w:shd w:val="clear" w:color="auto" w:fill="auto"/>
            <w:noWrap/>
            <w:vAlign w:val="bottom"/>
            <w:hideMark/>
          </w:tcPr>
          <w:p w14:paraId="56A7C00B" w14:textId="77777777" w:rsidR="00C8129E" w:rsidRPr="00F11634" w:rsidRDefault="00C8129E" w:rsidP="00A23D18">
            <w:pPr>
              <w:rPr>
                <w:rFonts w:ascii="Calibri" w:hAnsi="Calibri" w:cs="Calibri"/>
                <w:color w:val="000000"/>
                <w:sz w:val="12"/>
                <w:szCs w:val="12"/>
              </w:rPr>
            </w:pPr>
            <w:r w:rsidRPr="00F11634">
              <w:rPr>
                <w:rFonts w:ascii="Calibri" w:hAnsi="Calibri" w:cs="Calibri"/>
                <w:color w:val="000000"/>
                <w:sz w:val="12"/>
                <w:szCs w:val="12"/>
              </w:rPr>
              <w:t> </w:t>
            </w:r>
          </w:p>
        </w:tc>
      </w:tr>
      <w:tr w:rsidR="00C8129E" w:rsidRPr="00F35171" w14:paraId="57E6AC38" w14:textId="77777777" w:rsidTr="00A23D18">
        <w:trPr>
          <w:trHeight w:val="178"/>
        </w:trPr>
        <w:tc>
          <w:tcPr>
            <w:tcW w:w="1746" w:type="pct"/>
            <w:tcBorders>
              <w:top w:val="nil"/>
              <w:left w:val="single" w:sz="8" w:space="0" w:color="auto"/>
              <w:bottom w:val="nil"/>
              <w:right w:val="single" w:sz="8" w:space="0" w:color="auto"/>
            </w:tcBorders>
            <w:shd w:val="clear" w:color="auto" w:fill="auto"/>
            <w:noWrap/>
            <w:vAlign w:val="bottom"/>
            <w:hideMark/>
          </w:tcPr>
          <w:p w14:paraId="37A43338" w14:textId="77777777" w:rsidR="00C8129E" w:rsidRPr="00F35171" w:rsidRDefault="00C8129E" w:rsidP="00A23D18">
            <w:pPr>
              <w:rPr>
                <w:rFonts w:ascii="Consolas" w:hAnsi="Consolas" w:cs="Calibri"/>
                <w:b/>
                <w:bCs/>
                <w:color w:val="808080"/>
                <w:sz w:val="12"/>
                <w:szCs w:val="12"/>
              </w:rPr>
            </w:pPr>
            <w:r w:rsidRPr="00F35171">
              <w:rPr>
                <w:rFonts w:ascii="Consolas" w:hAnsi="Consolas" w:cs="Calibri"/>
                <w:b/>
                <w:bCs/>
                <w:color w:val="808080"/>
                <w:sz w:val="12"/>
                <w:szCs w:val="12"/>
              </w:rPr>
              <w:t>#select numeric data only</w:t>
            </w:r>
          </w:p>
        </w:tc>
        <w:tc>
          <w:tcPr>
            <w:tcW w:w="97" w:type="pct"/>
            <w:tcBorders>
              <w:top w:val="nil"/>
              <w:left w:val="nil"/>
              <w:bottom w:val="nil"/>
              <w:right w:val="nil"/>
            </w:tcBorders>
            <w:shd w:val="clear" w:color="auto" w:fill="auto"/>
            <w:noWrap/>
            <w:vAlign w:val="bottom"/>
            <w:hideMark/>
          </w:tcPr>
          <w:p w14:paraId="314DB6CC" w14:textId="77777777" w:rsidR="00C8129E" w:rsidRPr="00F35171" w:rsidRDefault="00C8129E" w:rsidP="00A23D18">
            <w:pPr>
              <w:rPr>
                <w:rFonts w:ascii="Consolas" w:hAnsi="Consolas" w:cs="Calibri"/>
                <w:b/>
                <w:bCs/>
                <w:color w:val="808080"/>
                <w:sz w:val="12"/>
                <w:szCs w:val="12"/>
              </w:rPr>
            </w:pPr>
          </w:p>
        </w:tc>
        <w:tc>
          <w:tcPr>
            <w:tcW w:w="1312" w:type="pct"/>
            <w:tcBorders>
              <w:top w:val="nil"/>
              <w:left w:val="single" w:sz="8" w:space="0" w:color="auto"/>
              <w:bottom w:val="nil"/>
              <w:right w:val="single" w:sz="8" w:space="0" w:color="auto"/>
            </w:tcBorders>
            <w:shd w:val="clear" w:color="auto" w:fill="auto"/>
            <w:vAlign w:val="bottom"/>
            <w:hideMark/>
          </w:tcPr>
          <w:p w14:paraId="0D6A8694" w14:textId="77777777" w:rsidR="00C8129E" w:rsidRPr="00F35171" w:rsidRDefault="00C8129E" w:rsidP="00A23D18">
            <w:pPr>
              <w:rPr>
                <w:rFonts w:ascii="Consolas" w:hAnsi="Consolas" w:cs="Calibri"/>
                <w:b/>
                <w:bCs/>
                <w:color w:val="808080"/>
                <w:sz w:val="12"/>
                <w:szCs w:val="12"/>
              </w:rPr>
            </w:pPr>
            <w:r w:rsidRPr="00F35171">
              <w:rPr>
                <w:rFonts w:ascii="Consolas" w:hAnsi="Consolas" w:cs="Calibri"/>
                <w:b/>
                <w:bCs/>
                <w:color w:val="808080"/>
                <w:sz w:val="12"/>
                <w:szCs w:val="12"/>
              </w:rPr>
              <w:t>#select numeric data only</w:t>
            </w:r>
          </w:p>
        </w:tc>
        <w:tc>
          <w:tcPr>
            <w:tcW w:w="97" w:type="pct"/>
            <w:tcBorders>
              <w:top w:val="nil"/>
              <w:left w:val="nil"/>
              <w:bottom w:val="nil"/>
              <w:right w:val="nil"/>
            </w:tcBorders>
            <w:shd w:val="clear" w:color="auto" w:fill="auto"/>
            <w:noWrap/>
            <w:vAlign w:val="bottom"/>
            <w:hideMark/>
          </w:tcPr>
          <w:p w14:paraId="4AB9A6C5" w14:textId="77777777" w:rsidR="00C8129E" w:rsidRPr="00F35171" w:rsidRDefault="00C8129E" w:rsidP="00A23D18">
            <w:pPr>
              <w:rPr>
                <w:rFonts w:ascii="Consolas" w:hAnsi="Consolas" w:cs="Calibri"/>
                <w:b/>
                <w:bCs/>
                <w:color w:val="808080"/>
                <w:sz w:val="12"/>
                <w:szCs w:val="12"/>
              </w:rPr>
            </w:pPr>
          </w:p>
        </w:tc>
        <w:tc>
          <w:tcPr>
            <w:tcW w:w="1746" w:type="pct"/>
            <w:tcBorders>
              <w:top w:val="nil"/>
              <w:left w:val="single" w:sz="8" w:space="0" w:color="auto"/>
              <w:bottom w:val="nil"/>
              <w:right w:val="single" w:sz="8" w:space="0" w:color="auto"/>
            </w:tcBorders>
            <w:shd w:val="clear" w:color="auto" w:fill="auto"/>
            <w:noWrap/>
            <w:vAlign w:val="bottom"/>
            <w:hideMark/>
          </w:tcPr>
          <w:p w14:paraId="4F3FA696" w14:textId="77777777" w:rsidR="00C8129E" w:rsidRPr="00F35171" w:rsidRDefault="00C8129E" w:rsidP="00A23D18">
            <w:pPr>
              <w:rPr>
                <w:rFonts w:ascii="Consolas" w:hAnsi="Consolas" w:cs="Calibri"/>
                <w:color w:val="000000"/>
                <w:sz w:val="12"/>
                <w:szCs w:val="12"/>
              </w:rPr>
            </w:pPr>
            <w:r w:rsidRPr="00F35171">
              <w:rPr>
                <w:rFonts w:ascii="Consolas" w:hAnsi="Consolas" w:cs="Calibri"/>
                <w:b/>
                <w:bCs/>
                <w:color w:val="7030A0"/>
                <w:sz w:val="12"/>
                <w:szCs w:val="12"/>
              </w:rPr>
              <w:t>DATA</w:t>
            </w:r>
            <w:r w:rsidRPr="00F35171">
              <w:rPr>
                <w:rFonts w:ascii="Consolas" w:hAnsi="Consolas" w:cs="Calibri"/>
                <w:color w:val="000000"/>
                <w:sz w:val="12"/>
                <w:szCs w:val="12"/>
              </w:rPr>
              <w:t xml:space="preserve"> outliers;</w:t>
            </w:r>
          </w:p>
        </w:tc>
      </w:tr>
      <w:tr w:rsidR="00C8129E" w:rsidRPr="00F35171" w14:paraId="2E1A06F0" w14:textId="77777777" w:rsidTr="00A23D18">
        <w:trPr>
          <w:trHeight w:val="178"/>
        </w:trPr>
        <w:tc>
          <w:tcPr>
            <w:tcW w:w="1746" w:type="pct"/>
            <w:tcBorders>
              <w:top w:val="nil"/>
              <w:left w:val="single" w:sz="8" w:space="0" w:color="auto"/>
              <w:bottom w:val="nil"/>
              <w:right w:val="single" w:sz="8" w:space="0" w:color="auto"/>
            </w:tcBorders>
            <w:shd w:val="clear" w:color="auto" w:fill="auto"/>
            <w:noWrap/>
            <w:vAlign w:val="bottom"/>
            <w:hideMark/>
          </w:tcPr>
          <w:p w14:paraId="4769D77B" w14:textId="77777777" w:rsidR="00C8129E" w:rsidRPr="00F35171" w:rsidRDefault="00C8129E" w:rsidP="00A23D18">
            <w:pPr>
              <w:rPr>
                <w:rFonts w:ascii="Consolas" w:hAnsi="Consolas" w:cs="Calibri"/>
                <w:color w:val="000000"/>
                <w:sz w:val="12"/>
                <w:szCs w:val="12"/>
              </w:rPr>
            </w:pPr>
            <w:proofErr w:type="spellStart"/>
            <w:r w:rsidRPr="00F35171">
              <w:rPr>
                <w:rFonts w:ascii="Consolas" w:hAnsi="Consolas" w:cs="Calibri"/>
                <w:color w:val="000000"/>
                <w:sz w:val="12"/>
                <w:szCs w:val="12"/>
              </w:rPr>
              <w:t>filter_numeric_columns</w:t>
            </w:r>
            <w:proofErr w:type="spellEnd"/>
            <w:r w:rsidRPr="00F35171">
              <w:rPr>
                <w:rFonts w:ascii="Consolas" w:hAnsi="Consolas" w:cs="Calibri"/>
                <w:color w:val="000000"/>
                <w:sz w:val="12"/>
                <w:szCs w:val="12"/>
              </w:rPr>
              <w:t xml:space="preserve"> &lt;- function(</w:t>
            </w:r>
            <w:proofErr w:type="spellStart"/>
            <w:r w:rsidRPr="00F35171">
              <w:rPr>
                <w:rFonts w:ascii="Consolas" w:hAnsi="Consolas" w:cs="Calibri"/>
                <w:color w:val="000000"/>
                <w:sz w:val="12"/>
                <w:szCs w:val="12"/>
              </w:rPr>
              <w:t>df</w:t>
            </w:r>
            <w:proofErr w:type="spellEnd"/>
            <w:r w:rsidRPr="00F35171">
              <w:rPr>
                <w:rFonts w:ascii="Consolas" w:hAnsi="Consolas" w:cs="Calibri"/>
                <w:color w:val="000000"/>
                <w:sz w:val="12"/>
                <w:szCs w:val="12"/>
              </w:rPr>
              <w:t>) {</w:t>
            </w:r>
          </w:p>
        </w:tc>
        <w:tc>
          <w:tcPr>
            <w:tcW w:w="97" w:type="pct"/>
            <w:tcBorders>
              <w:top w:val="nil"/>
              <w:left w:val="nil"/>
              <w:bottom w:val="nil"/>
              <w:right w:val="nil"/>
            </w:tcBorders>
            <w:shd w:val="clear" w:color="auto" w:fill="auto"/>
            <w:noWrap/>
            <w:vAlign w:val="bottom"/>
            <w:hideMark/>
          </w:tcPr>
          <w:p w14:paraId="427C5C2E" w14:textId="77777777" w:rsidR="00C8129E" w:rsidRPr="00F35171" w:rsidRDefault="00C8129E" w:rsidP="00A23D18">
            <w:pPr>
              <w:rPr>
                <w:rFonts w:ascii="Consolas" w:hAnsi="Consolas" w:cs="Calibri"/>
                <w:color w:val="000000"/>
                <w:sz w:val="12"/>
                <w:szCs w:val="12"/>
              </w:rPr>
            </w:pPr>
          </w:p>
        </w:tc>
        <w:tc>
          <w:tcPr>
            <w:tcW w:w="1312" w:type="pct"/>
            <w:tcBorders>
              <w:top w:val="nil"/>
              <w:left w:val="single" w:sz="8" w:space="0" w:color="auto"/>
              <w:bottom w:val="nil"/>
              <w:right w:val="single" w:sz="8" w:space="0" w:color="auto"/>
            </w:tcBorders>
            <w:shd w:val="clear" w:color="auto" w:fill="auto"/>
            <w:vAlign w:val="bottom"/>
            <w:hideMark/>
          </w:tcPr>
          <w:p w14:paraId="37E92A07" w14:textId="77777777" w:rsidR="00C8129E" w:rsidRPr="00F35171" w:rsidRDefault="00C8129E" w:rsidP="00A23D18">
            <w:pPr>
              <w:rPr>
                <w:rFonts w:ascii="Consolas" w:hAnsi="Consolas" w:cs="Calibri"/>
                <w:color w:val="000000"/>
                <w:sz w:val="12"/>
                <w:szCs w:val="12"/>
              </w:rPr>
            </w:pPr>
            <w:r w:rsidRPr="00F35171">
              <w:rPr>
                <w:rFonts w:ascii="Consolas" w:hAnsi="Consolas" w:cs="Calibri"/>
                <w:color w:val="000000"/>
                <w:sz w:val="12"/>
                <w:szCs w:val="12"/>
              </w:rPr>
              <w:t xml:space="preserve">def </w:t>
            </w:r>
            <w:proofErr w:type="spellStart"/>
            <w:r w:rsidRPr="00F35171">
              <w:rPr>
                <w:rFonts w:ascii="Consolas" w:hAnsi="Consolas" w:cs="Calibri"/>
                <w:color w:val="000000"/>
                <w:sz w:val="12"/>
                <w:szCs w:val="12"/>
              </w:rPr>
              <w:t>filter_numeric_columns</w:t>
            </w:r>
            <w:proofErr w:type="spellEnd"/>
            <w:r w:rsidRPr="00F35171">
              <w:rPr>
                <w:rFonts w:ascii="Consolas" w:hAnsi="Consolas" w:cs="Calibri"/>
                <w:color w:val="000000"/>
                <w:sz w:val="12"/>
                <w:szCs w:val="12"/>
              </w:rPr>
              <w:t>(</w:t>
            </w:r>
            <w:proofErr w:type="spellStart"/>
            <w:r w:rsidRPr="00F35171">
              <w:rPr>
                <w:rFonts w:ascii="Consolas" w:hAnsi="Consolas" w:cs="Calibri"/>
                <w:color w:val="000000"/>
                <w:sz w:val="12"/>
                <w:szCs w:val="12"/>
              </w:rPr>
              <w:t>df</w:t>
            </w:r>
            <w:proofErr w:type="spellEnd"/>
            <w:r w:rsidRPr="00F35171">
              <w:rPr>
                <w:rFonts w:ascii="Consolas" w:hAnsi="Consolas" w:cs="Calibri"/>
                <w:color w:val="000000"/>
                <w:sz w:val="12"/>
                <w:szCs w:val="12"/>
              </w:rPr>
              <w:t>):</w:t>
            </w:r>
          </w:p>
        </w:tc>
        <w:tc>
          <w:tcPr>
            <w:tcW w:w="97" w:type="pct"/>
            <w:tcBorders>
              <w:top w:val="nil"/>
              <w:left w:val="nil"/>
              <w:bottom w:val="nil"/>
              <w:right w:val="nil"/>
            </w:tcBorders>
            <w:shd w:val="clear" w:color="auto" w:fill="auto"/>
            <w:noWrap/>
            <w:vAlign w:val="bottom"/>
            <w:hideMark/>
          </w:tcPr>
          <w:p w14:paraId="06FE15CE" w14:textId="77777777" w:rsidR="00C8129E" w:rsidRPr="00F35171" w:rsidRDefault="00C8129E" w:rsidP="00A23D18">
            <w:pPr>
              <w:rPr>
                <w:rFonts w:ascii="Consolas" w:hAnsi="Consolas" w:cs="Calibri"/>
                <w:color w:val="000000"/>
                <w:sz w:val="12"/>
                <w:szCs w:val="12"/>
              </w:rPr>
            </w:pPr>
          </w:p>
        </w:tc>
        <w:tc>
          <w:tcPr>
            <w:tcW w:w="1746" w:type="pct"/>
            <w:tcBorders>
              <w:top w:val="nil"/>
              <w:left w:val="single" w:sz="8" w:space="0" w:color="auto"/>
              <w:bottom w:val="nil"/>
              <w:right w:val="single" w:sz="8" w:space="0" w:color="auto"/>
            </w:tcBorders>
            <w:shd w:val="clear" w:color="auto" w:fill="auto"/>
            <w:noWrap/>
            <w:vAlign w:val="bottom"/>
            <w:hideMark/>
          </w:tcPr>
          <w:p w14:paraId="5C972958" w14:textId="77777777" w:rsidR="00C8129E" w:rsidRPr="00F35171" w:rsidRDefault="00C8129E" w:rsidP="00A23D18">
            <w:pPr>
              <w:rPr>
                <w:rFonts w:ascii="Consolas" w:hAnsi="Consolas" w:cs="Calibri"/>
                <w:b/>
                <w:bCs/>
                <w:color w:val="808080"/>
                <w:sz w:val="12"/>
                <w:szCs w:val="12"/>
              </w:rPr>
            </w:pPr>
            <w:r w:rsidRPr="00F35171">
              <w:rPr>
                <w:rFonts w:ascii="Consolas" w:hAnsi="Consolas" w:cs="Calibri"/>
                <w:b/>
                <w:bCs/>
                <w:color w:val="808080"/>
                <w:sz w:val="12"/>
                <w:szCs w:val="12"/>
              </w:rPr>
              <w:t>/*Select numeric variables*/</w:t>
            </w:r>
          </w:p>
        </w:tc>
      </w:tr>
      <w:tr w:rsidR="00C8129E" w:rsidRPr="00F35171" w14:paraId="14083C33" w14:textId="77777777" w:rsidTr="00A23D18">
        <w:trPr>
          <w:trHeight w:val="178"/>
        </w:trPr>
        <w:tc>
          <w:tcPr>
            <w:tcW w:w="1746" w:type="pct"/>
            <w:tcBorders>
              <w:top w:val="nil"/>
              <w:left w:val="single" w:sz="8" w:space="0" w:color="auto"/>
              <w:bottom w:val="nil"/>
              <w:right w:val="single" w:sz="8" w:space="0" w:color="auto"/>
            </w:tcBorders>
            <w:shd w:val="clear" w:color="auto" w:fill="auto"/>
            <w:noWrap/>
            <w:vAlign w:val="bottom"/>
            <w:hideMark/>
          </w:tcPr>
          <w:p w14:paraId="3788E33B" w14:textId="77777777" w:rsidR="00C8129E" w:rsidRPr="00F35171" w:rsidRDefault="00C8129E" w:rsidP="00A23D18">
            <w:pPr>
              <w:rPr>
                <w:rFonts w:ascii="Consolas" w:hAnsi="Consolas" w:cs="Calibri"/>
                <w:color w:val="000000"/>
                <w:sz w:val="12"/>
                <w:szCs w:val="12"/>
              </w:rPr>
            </w:pPr>
            <w:r w:rsidRPr="00F35171">
              <w:rPr>
                <w:rFonts w:ascii="Consolas" w:hAnsi="Consolas" w:cs="Calibri"/>
                <w:color w:val="000000"/>
                <w:sz w:val="12"/>
                <w:szCs w:val="12"/>
              </w:rPr>
              <w:t xml:space="preserve">  </w:t>
            </w:r>
            <w:proofErr w:type="spellStart"/>
            <w:r w:rsidRPr="00F35171">
              <w:rPr>
                <w:rFonts w:ascii="Consolas" w:hAnsi="Consolas" w:cs="Calibri"/>
                <w:color w:val="000000"/>
                <w:sz w:val="12"/>
                <w:szCs w:val="12"/>
              </w:rPr>
              <w:t>numeric_cols</w:t>
            </w:r>
            <w:proofErr w:type="spellEnd"/>
            <w:r w:rsidRPr="00F35171">
              <w:rPr>
                <w:rFonts w:ascii="Consolas" w:hAnsi="Consolas" w:cs="Calibri"/>
                <w:color w:val="000000"/>
                <w:sz w:val="12"/>
                <w:szCs w:val="12"/>
              </w:rPr>
              <w:t xml:space="preserve"> &lt;- </w:t>
            </w:r>
            <w:proofErr w:type="spellStart"/>
            <w:r w:rsidRPr="00F35171">
              <w:rPr>
                <w:rFonts w:ascii="Consolas" w:hAnsi="Consolas" w:cs="Calibri"/>
                <w:color w:val="000000"/>
                <w:sz w:val="12"/>
                <w:szCs w:val="12"/>
              </w:rPr>
              <w:t>sapply</w:t>
            </w:r>
            <w:proofErr w:type="spellEnd"/>
            <w:r w:rsidRPr="00F35171">
              <w:rPr>
                <w:rFonts w:ascii="Consolas" w:hAnsi="Consolas" w:cs="Calibri"/>
                <w:color w:val="000000"/>
                <w:sz w:val="12"/>
                <w:szCs w:val="12"/>
              </w:rPr>
              <w:t>(</w:t>
            </w:r>
            <w:proofErr w:type="spellStart"/>
            <w:r w:rsidRPr="00F35171">
              <w:rPr>
                <w:rFonts w:ascii="Consolas" w:hAnsi="Consolas" w:cs="Calibri"/>
                <w:color w:val="000000"/>
                <w:sz w:val="12"/>
                <w:szCs w:val="12"/>
              </w:rPr>
              <w:t>df</w:t>
            </w:r>
            <w:proofErr w:type="spellEnd"/>
            <w:r w:rsidRPr="00F35171">
              <w:rPr>
                <w:rFonts w:ascii="Consolas" w:hAnsi="Consolas" w:cs="Calibri"/>
                <w:color w:val="000000"/>
                <w:sz w:val="12"/>
                <w:szCs w:val="12"/>
              </w:rPr>
              <w:t xml:space="preserve">, </w:t>
            </w:r>
            <w:proofErr w:type="spellStart"/>
            <w:r w:rsidRPr="00F35171">
              <w:rPr>
                <w:rFonts w:ascii="Consolas" w:hAnsi="Consolas" w:cs="Calibri"/>
                <w:color w:val="000000"/>
                <w:sz w:val="12"/>
                <w:szCs w:val="12"/>
              </w:rPr>
              <w:t>is.numeric</w:t>
            </w:r>
            <w:proofErr w:type="spellEnd"/>
            <w:r w:rsidRPr="00F35171">
              <w:rPr>
                <w:rFonts w:ascii="Consolas" w:hAnsi="Consolas" w:cs="Calibri"/>
                <w:color w:val="000000"/>
                <w:sz w:val="12"/>
                <w:szCs w:val="12"/>
              </w:rPr>
              <w:t>)</w:t>
            </w:r>
          </w:p>
        </w:tc>
        <w:tc>
          <w:tcPr>
            <w:tcW w:w="97" w:type="pct"/>
            <w:tcBorders>
              <w:top w:val="nil"/>
              <w:left w:val="nil"/>
              <w:bottom w:val="nil"/>
              <w:right w:val="nil"/>
            </w:tcBorders>
            <w:shd w:val="clear" w:color="auto" w:fill="auto"/>
            <w:noWrap/>
            <w:vAlign w:val="bottom"/>
            <w:hideMark/>
          </w:tcPr>
          <w:p w14:paraId="19821133" w14:textId="77777777" w:rsidR="00C8129E" w:rsidRPr="00F35171" w:rsidRDefault="00C8129E" w:rsidP="00A23D18">
            <w:pPr>
              <w:rPr>
                <w:rFonts w:ascii="Consolas" w:hAnsi="Consolas" w:cs="Calibri"/>
                <w:color w:val="000000"/>
                <w:sz w:val="12"/>
                <w:szCs w:val="12"/>
              </w:rPr>
            </w:pPr>
          </w:p>
        </w:tc>
        <w:tc>
          <w:tcPr>
            <w:tcW w:w="1312" w:type="pct"/>
            <w:tcBorders>
              <w:top w:val="nil"/>
              <w:left w:val="single" w:sz="8" w:space="0" w:color="auto"/>
              <w:bottom w:val="nil"/>
              <w:right w:val="single" w:sz="8" w:space="0" w:color="auto"/>
            </w:tcBorders>
            <w:shd w:val="clear" w:color="auto" w:fill="auto"/>
            <w:vAlign w:val="bottom"/>
            <w:hideMark/>
          </w:tcPr>
          <w:p w14:paraId="2DDA7EEF" w14:textId="77777777" w:rsidR="00C8129E" w:rsidRPr="00F35171" w:rsidRDefault="00C8129E" w:rsidP="00A23D18">
            <w:pPr>
              <w:rPr>
                <w:rFonts w:ascii="Consolas" w:hAnsi="Consolas" w:cs="Calibri"/>
                <w:color w:val="000000"/>
                <w:sz w:val="12"/>
                <w:szCs w:val="12"/>
              </w:rPr>
            </w:pPr>
            <w:r w:rsidRPr="00F35171">
              <w:rPr>
                <w:rFonts w:ascii="Consolas" w:hAnsi="Consolas" w:cs="Calibri"/>
                <w:color w:val="000000"/>
                <w:sz w:val="12"/>
                <w:szCs w:val="12"/>
              </w:rPr>
              <w:t xml:space="preserve">    </w:t>
            </w:r>
            <w:proofErr w:type="spellStart"/>
            <w:r w:rsidRPr="00F35171">
              <w:rPr>
                <w:rFonts w:ascii="Consolas" w:hAnsi="Consolas" w:cs="Calibri"/>
                <w:color w:val="000000"/>
                <w:sz w:val="12"/>
                <w:szCs w:val="12"/>
              </w:rPr>
              <w:t>numeric_cols</w:t>
            </w:r>
            <w:proofErr w:type="spellEnd"/>
            <w:r w:rsidRPr="00F35171">
              <w:rPr>
                <w:rFonts w:ascii="Consolas" w:hAnsi="Consolas" w:cs="Calibri"/>
                <w:color w:val="000000"/>
                <w:sz w:val="12"/>
                <w:szCs w:val="12"/>
              </w:rPr>
              <w:t xml:space="preserve"> = </w:t>
            </w:r>
            <w:proofErr w:type="spellStart"/>
            <w:r w:rsidRPr="00F35171">
              <w:rPr>
                <w:rFonts w:ascii="Consolas" w:hAnsi="Consolas" w:cs="Calibri"/>
                <w:color w:val="000000"/>
                <w:sz w:val="12"/>
                <w:szCs w:val="12"/>
              </w:rPr>
              <w:t>df.select_dtypes</w:t>
            </w:r>
            <w:proofErr w:type="spellEnd"/>
            <w:r w:rsidRPr="00F35171">
              <w:rPr>
                <w:rFonts w:ascii="Consolas" w:hAnsi="Consolas" w:cs="Calibri"/>
                <w:color w:val="000000"/>
                <w:sz w:val="12"/>
                <w:szCs w:val="12"/>
              </w:rPr>
              <w:t>(include='number').columns</w:t>
            </w:r>
          </w:p>
        </w:tc>
        <w:tc>
          <w:tcPr>
            <w:tcW w:w="97" w:type="pct"/>
            <w:tcBorders>
              <w:top w:val="nil"/>
              <w:left w:val="nil"/>
              <w:bottom w:val="nil"/>
              <w:right w:val="nil"/>
            </w:tcBorders>
            <w:shd w:val="clear" w:color="auto" w:fill="auto"/>
            <w:noWrap/>
            <w:vAlign w:val="bottom"/>
            <w:hideMark/>
          </w:tcPr>
          <w:p w14:paraId="32447383" w14:textId="77777777" w:rsidR="00C8129E" w:rsidRPr="00F35171" w:rsidRDefault="00C8129E" w:rsidP="00A23D18">
            <w:pPr>
              <w:rPr>
                <w:rFonts w:ascii="Consolas" w:hAnsi="Consolas" w:cs="Calibri"/>
                <w:color w:val="000000"/>
                <w:sz w:val="12"/>
                <w:szCs w:val="12"/>
              </w:rPr>
            </w:pPr>
          </w:p>
        </w:tc>
        <w:tc>
          <w:tcPr>
            <w:tcW w:w="1746" w:type="pct"/>
            <w:tcBorders>
              <w:top w:val="nil"/>
              <w:left w:val="single" w:sz="8" w:space="0" w:color="auto"/>
              <w:bottom w:val="nil"/>
              <w:right w:val="single" w:sz="8" w:space="0" w:color="auto"/>
            </w:tcBorders>
            <w:shd w:val="clear" w:color="auto" w:fill="auto"/>
            <w:noWrap/>
            <w:vAlign w:val="bottom"/>
            <w:hideMark/>
          </w:tcPr>
          <w:p w14:paraId="07103685" w14:textId="77777777" w:rsidR="00C8129E" w:rsidRPr="00F35171" w:rsidRDefault="00C8129E" w:rsidP="00A23D18">
            <w:pPr>
              <w:rPr>
                <w:rFonts w:ascii="Consolas" w:hAnsi="Consolas" w:cs="Calibri"/>
                <w:color w:val="000000"/>
                <w:sz w:val="12"/>
                <w:szCs w:val="12"/>
              </w:rPr>
            </w:pPr>
            <w:r w:rsidRPr="00F35171">
              <w:rPr>
                <w:rFonts w:ascii="Consolas" w:hAnsi="Consolas" w:cs="Calibri"/>
                <w:color w:val="000000"/>
                <w:sz w:val="12"/>
                <w:szCs w:val="12"/>
              </w:rPr>
              <w:t xml:space="preserve">  </w:t>
            </w:r>
            <w:r w:rsidRPr="00F35171">
              <w:rPr>
                <w:rFonts w:ascii="Consolas" w:hAnsi="Consolas" w:cs="Calibri"/>
                <w:b/>
                <w:bCs/>
                <w:color w:val="0070C0"/>
                <w:sz w:val="12"/>
                <w:szCs w:val="12"/>
              </w:rPr>
              <w:t>SET</w:t>
            </w:r>
            <w:r w:rsidRPr="00F35171">
              <w:rPr>
                <w:rFonts w:ascii="Consolas" w:hAnsi="Consolas" w:cs="Calibri"/>
                <w:color w:val="000000"/>
                <w:sz w:val="12"/>
                <w:szCs w:val="12"/>
              </w:rPr>
              <w:t xml:space="preserve"> </w:t>
            </w:r>
            <w:proofErr w:type="spellStart"/>
            <w:r w:rsidRPr="00F35171">
              <w:rPr>
                <w:rFonts w:ascii="Consolas" w:hAnsi="Consolas" w:cs="Calibri"/>
                <w:color w:val="000000"/>
                <w:sz w:val="12"/>
                <w:szCs w:val="12"/>
              </w:rPr>
              <w:t>loan_data</w:t>
            </w:r>
            <w:proofErr w:type="spellEnd"/>
            <w:r w:rsidRPr="00F35171">
              <w:rPr>
                <w:rFonts w:ascii="Consolas" w:hAnsi="Consolas" w:cs="Calibri"/>
                <w:color w:val="000000"/>
                <w:sz w:val="12"/>
                <w:szCs w:val="12"/>
              </w:rPr>
              <w:t xml:space="preserve"> (</w:t>
            </w:r>
            <w:r w:rsidRPr="00F35171">
              <w:rPr>
                <w:rFonts w:ascii="Consolas" w:hAnsi="Consolas" w:cs="Calibri"/>
                <w:b/>
                <w:bCs/>
                <w:color w:val="0070C0"/>
                <w:sz w:val="12"/>
                <w:szCs w:val="12"/>
              </w:rPr>
              <w:t>KEEP</w:t>
            </w:r>
            <w:r w:rsidRPr="00F35171">
              <w:rPr>
                <w:rFonts w:ascii="Consolas" w:hAnsi="Consolas" w:cs="Calibri"/>
                <w:color w:val="000000"/>
                <w:sz w:val="12"/>
                <w:szCs w:val="12"/>
              </w:rPr>
              <w:t>=_NUMERIC_);</w:t>
            </w:r>
          </w:p>
        </w:tc>
      </w:tr>
      <w:tr w:rsidR="00C8129E" w:rsidRPr="00F35171" w14:paraId="29092BCF" w14:textId="77777777" w:rsidTr="00A23D18">
        <w:trPr>
          <w:trHeight w:val="178"/>
        </w:trPr>
        <w:tc>
          <w:tcPr>
            <w:tcW w:w="1746" w:type="pct"/>
            <w:tcBorders>
              <w:top w:val="nil"/>
              <w:left w:val="single" w:sz="8" w:space="0" w:color="auto"/>
              <w:bottom w:val="nil"/>
              <w:right w:val="single" w:sz="8" w:space="0" w:color="auto"/>
            </w:tcBorders>
            <w:shd w:val="clear" w:color="auto" w:fill="auto"/>
            <w:noWrap/>
            <w:vAlign w:val="bottom"/>
            <w:hideMark/>
          </w:tcPr>
          <w:p w14:paraId="1AFA26A1" w14:textId="77777777" w:rsidR="00C8129E" w:rsidRPr="00F35171" w:rsidRDefault="00C8129E" w:rsidP="00A23D18">
            <w:pPr>
              <w:rPr>
                <w:rFonts w:ascii="Consolas" w:hAnsi="Consolas" w:cs="Calibri"/>
                <w:color w:val="000000"/>
                <w:sz w:val="12"/>
                <w:szCs w:val="12"/>
              </w:rPr>
            </w:pPr>
            <w:r w:rsidRPr="00F35171">
              <w:rPr>
                <w:rFonts w:ascii="Consolas" w:hAnsi="Consolas" w:cs="Calibri"/>
                <w:color w:val="000000"/>
                <w:sz w:val="12"/>
                <w:szCs w:val="12"/>
              </w:rPr>
              <w:t xml:space="preserve">  </w:t>
            </w:r>
            <w:proofErr w:type="spellStart"/>
            <w:r w:rsidRPr="00F35171">
              <w:rPr>
                <w:rFonts w:ascii="Consolas" w:hAnsi="Consolas" w:cs="Calibri"/>
                <w:color w:val="000000"/>
                <w:sz w:val="12"/>
                <w:szCs w:val="12"/>
              </w:rPr>
              <w:t>df</w:t>
            </w:r>
            <w:proofErr w:type="spellEnd"/>
            <w:r w:rsidRPr="00F35171">
              <w:rPr>
                <w:rFonts w:ascii="Consolas" w:hAnsi="Consolas" w:cs="Calibri"/>
                <w:color w:val="000000"/>
                <w:sz w:val="12"/>
                <w:szCs w:val="12"/>
              </w:rPr>
              <w:t>[,</w:t>
            </w:r>
            <w:proofErr w:type="gramStart"/>
            <w:r w:rsidRPr="00F35171">
              <w:rPr>
                <w:rFonts w:ascii="Consolas" w:hAnsi="Consolas" w:cs="Calibri"/>
                <w:color w:val="000000"/>
                <w:sz w:val="12"/>
                <w:szCs w:val="12"/>
              </w:rPr>
              <w:t xml:space="preserve"> ..</w:t>
            </w:r>
            <w:proofErr w:type="spellStart"/>
            <w:proofErr w:type="gramEnd"/>
            <w:r w:rsidRPr="00F35171">
              <w:rPr>
                <w:rFonts w:ascii="Consolas" w:hAnsi="Consolas" w:cs="Calibri"/>
                <w:color w:val="000000"/>
                <w:sz w:val="12"/>
                <w:szCs w:val="12"/>
              </w:rPr>
              <w:t>numeric_cols</w:t>
            </w:r>
            <w:proofErr w:type="spellEnd"/>
            <w:r w:rsidRPr="00F35171">
              <w:rPr>
                <w:rFonts w:ascii="Consolas" w:hAnsi="Consolas" w:cs="Calibri"/>
                <w:color w:val="000000"/>
                <w:sz w:val="12"/>
                <w:szCs w:val="12"/>
              </w:rPr>
              <w:t>, with=FALSE]</w:t>
            </w:r>
          </w:p>
        </w:tc>
        <w:tc>
          <w:tcPr>
            <w:tcW w:w="97" w:type="pct"/>
            <w:tcBorders>
              <w:top w:val="nil"/>
              <w:left w:val="nil"/>
              <w:bottom w:val="nil"/>
              <w:right w:val="nil"/>
            </w:tcBorders>
            <w:shd w:val="clear" w:color="auto" w:fill="auto"/>
            <w:noWrap/>
            <w:vAlign w:val="bottom"/>
            <w:hideMark/>
          </w:tcPr>
          <w:p w14:paraId="09A8A783" w14:textId="77777777" w:rsidR="00C8129E" w:rsidRPr="00F35171" w:rsidRDefault="00C8129E" w:rsidP="00A23D18">
            <w:pPr>
              <w:rPr>
                <w:rFonts w:ascii="Consolas" w:hAnsi="Consolas" w:cs="Calibri"/>
                <w:color w:val="000000"/>
                <w:sz w:val="12"/>
                <w:szCs w:val="12"/>
              </w:rPr>
            </w:pPr>
          </w:p>
        </w:tc>
        <w:tc>
          <w:tcPr>
            <w:tcW w:w="1312" w:type="pct"/>
            <w:tcBorders>
              <w:top w:val="nil"/>
              <w:left w:val="single" w:sz="8" w:space="0" w:color="auto"/>
              <w:bottom w:val="nil"/>
              <w:right w:val="single" w:sz="8" w:space="0" w:color="auto"/>
            </w:tcBorders>
            <w:shd w:val="clear" w:color="auto" w:fill="auto"/>
            <w:vAlign w:val="bottom"/>
            <w:hideMark/>
          </w:tcPr>
          <w:p w14:paraId="262F08D6" w14:textId="77777777" w:rsidR="00C8129E" w:rsidRPr="00F35171" w:rsidRDefault="00C8129E" w:rsidP="00A23D18">
            <w:pPr>
              <w:rPr>
                <w:rFonts w:ascii="Consolas" w:hAnsi="Consolas" w:cs="Calibri"/>
                <w:color w:val="000000"/>
                <w:sz w:val="12"/>
                <w:szCs w:val="12"/>
              </w:rPr>
            </w:pPr>
            <w:r w:rsidRPr="00F35171">
              <w:rPr>
                <w:rFonts w:ascii="Consolas" w:hAnsi="Consolas" w:cs="Calibri"/>
                <w:color w:val="000000"/>
                <w:sz w:val="12"/>
                <w:szCs w:val="12"/>
              </w:rPr>
              <w:t xml:space="preserve">    return </w:t>
            </w:r>
            <w:proofErr w:type="spellStart"/>
            <w:r w:rsidRPr="00F35171">
              <w:rPr>
                <w:rFonts w:ascii="Consolas" w:hAnsi="Consolas" w:cs="Calibri"/>
                <w:color w:val="000000"/>
                <w:sz w:val="12"/>
                <w:szCs w:val="12"/>
              </w:rPr>
              <w:t>df</w:t>
            </w:r>
            <w:proofErr w:type="spellEnd"/>
            <w:r w:rsidRPr="00F35171">
              <w:rPr>
                <w:rFonts w:ascii="Consolas" w:hAnsi="Consolas" w:cs="Calibri"/>
                <w:color w:val="000000"/>
                <w:sz w:val="12"/>
                <w:szCs w:val="12"/>
              </w:rPr>
              <w:t>[</w:t>
            </w:r>
            <w:proofErr w:type="spellStart"/>
            <w:r w:rsidRPr="00F35171">
              <w:rPr>
                <w:rFonts w:ascii="Consolas" w:hAnsi="Consolas" w:cs="Calibri"/>
                <w:color w:val="000000"/>
                <w:sz w:val="12"/>
                <w:szCs w:val="12"/>
              </w:rPr>
              <w:t>numeric_cols</w:t>
            </w:r>
            <w:proofErr w:type="spellEnd"/>
            <w:r w:rsidRPr="00F35171">
              <w:rPr>
                <w:rFonts w:ascii="Consolas" w:hAnsi="Consolas" w:cs="Calibri"/>
                <w:color w:val="000000"/>
                <w:sz w:val="12"/>
                <w:szCs w:val="12"/>
              </w:rPr>
              <w:t>]</w:t>
            </w:r>
          </w:p>
        </w:tc>
        <w:tc>
          <w:tcPr>
            <w:tcW w:w="97" w:type="pct"/>
            <w:tcBorders>
              <w:top w:val="nil"/>
              <w:left w:val="nil"/>
              <w:bottom w:val="nil"/>
              <w:right w:val="nil"/>
            </w:tcBorders>
            <w:shd w:val="clear" w:color="auto" w:fill="auto"/>
            <w:noWrap/>
            <w:vAlign w:val="bottom"/>
            <w:hideMark/>
          </w:tcPr>
          <w:p w14:paraId="7572AEB7" w14:textId="77777777" w:rsidR="00C8129E" w:rsidRPr="00F35171" w:rsidRDefault="00C8129E" w:rsidP="00A23D18">
            <w:pPr>
              <w:rPr>
                <w:rFonts w:ascii="Consolas" w:hAnsi="Consolas" w:cs="Calibri"/>
                <w:color w:val="000000"/>
                <w:sz w:val="12"/>
                <w:szCs w:val="12"/>
              </w:rPr>
            </w:pPr>
          </w:p>
        </w:tc>
        <w:tc>
          <w:tcPr>
            <w:tcW w:w="1746" w:type="pct"/>
            <w:tcBorders>
              <w:top w:val="nil"/>
              <w:left w:val="single" w:sz="8" w:space="0" w:color="auto"/>
              <w:bottom w:val="nil"/>
              <w:right w:val="single" w:sz="8" w:space="0" w:color="auto"/>
            </w:tcBorders>
            <w:shd w:val="clear" w:color="auto" w:fill="auto"/>
            <w:noWrap/>
            <w:vAlign w:val="bottom"/>
            <w:hideMark/>
          </w:tcPr>
          <w:p w14:paraId="4BA58C6E" w14:textId="77777777" w:rsidR="00C8129E" w:rsidRPr="00F35171" w:rsidRDefault="00C8129E" w:rsidP="00A23D18">
            <w:pPr>
              <w:rPr>
                <w:rFonts w:ascii="Consolas" w:hAnsi="Consolas" w:cs="Calibri"/>
                <w:color w:val="000000"/>
                <w:sz w:val="12"/>
                <w:szCs w:val="12"/>
              </w:rPr>
            </w:pPr>
            <w:r w:rsidRPr="00F35171">
              <w:rPr>
                <w:rFonts w:ascii="Consolas" w:hAnsi="Consolas" w:cs="Calibri"/>
                <w:color w:val="000000"/>
                <w:sz w:val="12"/>
                <w:szCs w:val="12"/>
              </w:rPr>
              <w:t xml:space="preserve">  </w:t>
            </w:r>
            <w:r w:rsidRPr="00F35171">
              <w:rPr>
                <w:rFonts w:ascii="Consolas" w:hAnsi="Consolas" w:cs="Calibri"/>
                <w:b/>
                <w:bCs/>
                <w:color w:val="0070C0"/>
                <w:sz w:val="12"/>
                <w:szCs w:val="12"/>
              </w:rPr>
              <w:t>ARRAY</w:t>
            </w:r>
            <w:r w:rsidRPr="00F35171">
              <w:rPr>
                <w:rFonts w:ascii="Consolas" w:hAnsi="Consolas" w:cs="Calibri"/>
                <w:color w:val="000000"/>
                <w:sz w:val="12"/>
                <w:szCs w:val="12"/>
              </w:rPr>
              <w:t xml:space="preserve"> vars(*) </w:t>
            </w:r>
            <w:proofErr w:type="spellStart"/>
            <w:r w:rsidRPr="00F35171">
              <w:rPr>
                <w:rFonts w:ascii="Consolas" w:hAnsi="Consolas" w:cs="Calibri"/>
                <w:color w:val="000000"/>
                <w:sz w:val="12"/>
                <w:szCs w:val="12"/>
              </w:rPr>
              <w:t>loan_amnt</w:t>
            </w:r>
            <w:proofErr w:type="spellEnd"/>
            <w:r w:rsidRPr="00F35171">
              <w:rPr>
                <w:rFonts w:ascii="Consolas" w:hAnsi="Consolas" w:cs="Calibri"/>
                <w:color w:val="000000"/>
                <w:sz w:val="12"/>
                <w:szCs w:val="12"/>
              </w:rPr>
              <w:t xml:space="preserve"> -- </w:t>
            </w:r>
            <w:proofErr w:type="spellStart"/>
            <w:r w:rsidRPr="00F35171">
              <w:rPr>
                <w:rFonts w:ascii="Consolas" w:hAnsi="Consolas" w:cs="Calibri"/>
                <w:color w:val="000000"/>
                <w:sz w:val="12"/>
                <w:szCs w:val="12"/>
              </w:rPr>
              <w:t>pub_rec_bankruptcies</w:t>
            </w:r>
            <w:proofErr w:type="spellEnd"/>
            <w:r w:rsidRPr="00F35171">
              <w:rPr>
                <w:rFonts w:ascii="Consolas" w:hAnsi="Consolas" w:cs="Calibri"/>
                <w:color w:val="000000"/>
                <w:sz w:val="12"/>
                <w:szCs w:val="12"/>
              </w:rPr>
              <w:t>;</w:t>
            </w:r>
          </w:p>
        </w:tc>
      </w:tr>
      <w:tr w:rsidR="00C8129E" w:rsidRPr="00F35171" w14:paraId="6B3748C7" w14:textId="77777777" w:rsidTr="00A23D18">
        <w:trPr>
          <w:trHeight w:val="178"/>
        </w:trPr>
        <w:tc>
          <w:tcPr>
            <w:tcW w:w="1746" w:type="pct"/>
            <w:tcBorders>
              <w:top w:val="nil"/>
              <w:left w:val="single" w:sz="8" w:space="0" w:color="auto"/>
              <w:bottom w:val="nil"/>
              <w:right w:val="single" w:sz="8" w:space="0" w:color="auto"/>
            </w:tcBorders>
            <w:shd w:val="clear" w:color="auto" w:fill="auto"/>
            <w:noWrap/>
            <w:vAlign w:val="bottom"/>
            <w:hideMark/>
          </w:tcPr>
          <w:p w14:paraId="5FE2617D" w14:textId="77777777" w:rsidR="00C8129E" w:rsidRPr="00F35171" w:rsidRDefault="00C8129E" w:rsidP="00A23D18">
            <w:pPr>
              <w:rPr>
                <w:rFonts w:ascii="Consolas" w:hAnsi="Consolas" w:cs="Calibri"/>
                <w:color w:val="000000"/>
                <w:sz w:val="12"/>
                <w:szCs w:val="12"/>
              </w:rPr>
            </w:pPr>
            <w:r w:rsidRPr="00F35171">
              <w:rPr>
                <w:rFonts w:ascii="Consolas" w:hAnsi="Consolas" w:cs="Calibri"/>
                <w:color w:val="000000"/>
                <w:sz w:val="12"/>
                <w:szCs w:val="12"/>
              </w:rPr>
              <w:t>}</w:t>
            </w:r>
          </w:p>
        </w:tc>
        <w:tc>
          <w:tcPr>
            <w:tcW w:w="97" w:type="pct"/>
            <w:tcBorders>
              <w:top w:val="nil"/>
              <w:left w:val="nil"/>
              <w:bottom w:val="nil"/>
              <w:right w:val="nil"/>
            </w:tcBorders>
            <w:shd w:val="clear" w:color="auto" w:fill="auto"/>
            <w:noWrap/>
            <w:vAlign w:val="bottom"/>
            <w:hideMark/>
          </w:tcPr>
          <w:p w14:paraId="0AC2E895" w14:textId="77777777" w:rsidR="00C8129E" w:rsidRPr="00F35171" w:rsidRDefault="00C8129E" w:rsidP="00A23D18">
            <w:pPr>
              <w:rPr>
                <w:rFonts w:ascii="Consolas" w:hAnsi="Consolas" w:cs="Calibri"/>
                <w:color w:val="000000"/>
                <w:sz w:val="12"/>
                <w:szCs w:val="12"/>
              </w:rPr>
            </w:pPr>
          </w:p>
        </w:tc>
        <w:tc>
          <w:tcPr>
            <w:tcW w:w="1312" w:type="pct"/>
            <w:tcBorders>
              <w:top w:val="nil"/>
              <w:left w:val="single" w:sz="8" w:space="0" w:color="auto"/>
              <w:bottom w:val="nil"/>
              <w:right w:val="single" w:sz="8" w:space="0" w:color="auto"/>
            </w:tcBorders>
            <w:shd w:val="clear" w:color="auto" w:fill="auto"/>
            <w:vAlign w:val="bottom"/>
            <w:hideMark/>
          </w:tcPr>
          <w:p w14:paraId="72614C61" w14:textId="77777777" w:rsidR="00C8129E" w:rsidRPr="00F35171" w:rsidRDefault="00C8129E" w:rsidP="00A23D18">
            <w:pPr>
              <w:rPr>
                <w:rFonts w:ascii="Consolas" w:hAnsi="Consolas" w:cs="Calibri"/>
                <w:color w:val="000000"/>
                <w:sz w:val="12"/>
                <w:szCs w:val="12"/>
              </w:rPr>
            </w:pPr>
            <w:r w:rsidRPr="00F35171">
              <w:rPr>
                <w:rFonts w:ascii="Consolas" w:hAnsi="Consolas" w:cs="Calibri"/>
                <w:color w:val="000000"/>
                <w:sz w:val="12"/>
                <w:szCs w:val="12"/>
              </w:rPr>
              <w:t> </w:t>
            </w:r>
          </w:p>
        </w:tc>
        <w:tc>
          <w:tcPr>
            <w:tcW w:w="97" w:type="pct"/>
            <w:tcBorders>
              <w:top w:val="nil"/>
              <w:left w:val="nil"/>
              <w:bottom w:val="nil"/>
              <w:right w:val="nil"/>
            </w:tcBorders>
            <w:shd w:val="clear" w:color="auto" w:fill="auto"/>
            <w:noWrap/>
            <w:vAlign w:val="bottom"/>
            <w:hideMark/>
          </w:tcPr>
          <w:p w14:paraId="19BC248B" w14:textId="77777777" w:rsidR="00C8129E" w:rsidRPr="00F35171" w:rsidRDefault="00C8129E" w:rsidP="00A23D18">
            <w:pPr>
              <w:rPr>
                <w:rFonts w:ascii="Consolas" w:hAnsi="Consolas" w:cs="Calibri"/>
                <w:color w:val="000000"/>
                <w:sz w:val="12"/>
                <w:szCs w:val="12"/>
              </w:rPr>
            </w:pPr>
          </w:p>
        </w:tc>
        <w:tc>
          <w:tcPr>
            <w:tcW w:w="1746" w:type="pct"/>
            <w:tcBorders>
              <w:top w:val="nil"/>
              <w:left w:val="single" w:sz="8" w:space="0" w:color="auto"/>
              <w:bottom w:val="nil"/>
              <w:right w:val="single" w:sz="8" w:space="0" w:color="auto"/>
            </w:tcBorders>
            <w:shd w:val="clear" w:color="auto" w:fill="auto"/>
            <w:noWrap/>
            <w:vAlign w:val="bottom"/>
            <w:hideMark/>
          </w:tcPr>
          <w:p w14:paraId="61D2B359" w14:textId="77777777" w:rsidR="00C8129E" w:rsidRPr="00F35171" w:rsidRDefault="00C8129E" w:rsidP="00A23D18">
            <w:pPr>
              <w:rPr>
                <w:rFonts w:ascii="Consolas" w:hAnsi="Consolas" w:cs="Calibri"/>
                <w:color w:val="000000"/>
                <w:sz w:val="12"/>
                <w:szCs w:val="12"/>
              </w:rPr>
            </w:pPr>
            <w:r w:rsidRPr="00F35171">
              <w:rPr>
                <w:rFonts w:ascii="Consolas" w:hAnsi="Consolas" w:cs="Calibri"/>
                <w:color w:val="000000"/>
                <w:sz w:val="12"/>
                <w:szCs w:val="12"/>
              </w:rPr>
              <w:t> </w:t>
            </w:r>
          </w:p>
        </w:tc>
      </w:tr>
      <w:tr w:rsidR="00C8129E" w:rsidRPr="00F35171" w14:paraId="3D94675C" w14:textId="77777777" w:rsidTr="00A23D18">
        <w:trPr>
          <w:trHeight w:val="178"/>
        </w:trPr>
        <w:tc>
          <w:tcPr>
            <w:tcW w:w="1746" w:type="pct"/>
            <w:tcBorders>
              <w:top w:val="nil"/>
              <w:left w:val="single" w:sz="8" w:space="0" w:color="auto"/>
              <w:bottom w:val="nil"/>
              <w:right w:val="single" w:sz="8" w:space="0" w:color="auto"/>
            </w:tcBorders>
            <w:shd w:val="clear" w:color="auto" w:fill="auto"/>
            <w:noWrap/>
            <w:vAlign w:val="bottom"/>
            <w:hideMark/>
          </w:tcPr>
          <w:p w14:paraId="42EFE644" w14:textId="77777777" w:rsidR="00C8129E" w:rsidRPr="00F35171" w:rsidRDefault="00C8129E" w:rsidP="00A23D18">
            <w:pPr>
              <w:rPr>
                <w:rFonts w:ascii="Consolas" w:hAnsi="Consolas" w:cs="Calibri"/>
                <w:color w:val="000000"/>
                <w:sz w:val="12"/>
                <w:szCs w:val="12"/>
              </w:rPr>
            </w:pPr>
            <w:r w:rsidRPr="00F35171">
              <w:rPr>
                <w:rFonts w:ascii="Consolas" w:hAnsi="Consolas" w:cs="Calibri"/>
                <w:color w:val="000000"/>
                <w:sz w:val="12"/>
                <w:szCs w:val="12"/>
              </w:rPr>
              <w:t> </w:t>
            </w:r>
          </w:p>
        </w:tc>
        <w:tc>
          <w:tcPr>
            <w:tcW w:w="97" w:type="pct"/>
            <w:tcBorders>
              <w:top w:val="nil"/>
              <w:left w:val="nil"/>
              <w:bottom w:val="nil"/>
              <w:right w:val="nil"/>
            </w:tcBorders>
            <w:shd w:val="clear" w:color="auto" w:fill="auto"/>
            <w:noWrap/>
            <w:vAlign w:val="bottom"/>
            <w:hideMark/>
          </w:tcPr>
          <w:p w14:paraId="08618ECE" w14:textId="77777777" w:rsidR="00C8129E" w:rsidRPr="00F35171" w:rsidRDefault="00C8129E" w:rsidP="00A23D18">
            <w:pPr>
              <w:rPr>
                <w:rFonts w:ascii="Consolas" w:hAnsi="Consolas" w:cs="Calibri"/>
                <w:color w:val="000000"/>
                <w:sz w:val="12"/>
                <w:szCs w:val="12"/>
              </w:rPr>
            </w:pPr>
          </w:p>
        </w:tc>
        <w:tc>
          <w:tcPr>
            <w:tcW w:w="1312" w:type="pct"/>
            <w:tcBorders>
              <w:top w:val="nil"/>
              <w:left w:val="single" w:sz="8" w:space="0" w:color="auto"/>
              <w:bottom w:val="nil"/>
              <w:right w:val="single" w:sz="8" w:space="0" w:color="auto"/>
            </w:tcBorders>
            <w:shd w:val="clear" w:color="auto" w:fill="auto"/>
            <w:vAlign w:val="bottom"/>
            <w:hideMark/>
          </w:tcPr>
          <w:p w14:paraId="21B02EFC" w14:textId="77777777" w:rsidR="00C8129E" w:rsidRPr="00F35171" w:rsidRDefault="00C8129E" w:rsidP="00A23D18">
            <w:pPr>
              <w:rPr>
                <w:rFonts w:ascii="Consolas" w:hAnsi="Consolas" w:cs="Calibri"/>
                <w:color w:val="000000"/>
                <w:sz w:val="12"/>
                <w:szCs w:val="12"/>
              </w:rPr>
            </w:pPr>
            <w:proofErr w:type="spellStart"/>
            <w:r w:rsidRPr="00F35171">
              <w:rPr>
                <w:rFonts w:ascii="Consolas" w:hAnsi="Consolas" w:cs="Calibri"/>
                <w:color w:val="000000"/>
                <w:sz w:val="12"/>
                <w:szCs w:val="12"/>
              </w:rPr>
              <w:t>numeric_data</w:t>
            </w:r>
            <w:proofErr w:type="spellEnd"/>
            <w:r w:rsidRPr="00F35171">
              <w:rPr>
                <w:rFonts w:ascii="Consolas" w:hAnsi="Consolas" w:cs="Calibri"/>
                <w:color w:val="000000"/>
                <w:sz w:val="12"/>
                <w:szCs w:val="12"/>
              </w:rPr>
              <w:t xml:space="preserve"> = </w:t>
            </w:r>
            <w:proofErr w:type="spellStart"/>
            <w:r w:rsidRPr="00F35171">
              <w:rPr>
                <w:rFonts w:ascii="Consolas" w:hAnsi="Consolas" w:cs="Calibri"/>
                <w:color w:val="000000"/>
                <w:sz w:val="12"/>
                <w:szCs w:val="12"/>
              </w:rPr>
              <w:t>filter_numeric_columns</w:t>
            </w:r>
            <w:proofErr w:type="spellEnd"/>
            <w:r w:rsidRPr="00F35171">
              <w:rPr>
                <w:rFonts w:ascii="Consolas" w:hAnsi="Consolas" w:cs="Calibri"/>
                <w:color w:val="000000"/>
                <w:sz w:val="12"/>
                <w:szCs w:val="12"/>
              </w:rPr>
              <w:t>(</w:t>
            </w:r>
            <w:proofErr w:type="spellStart"/>
            <w:r w:rsidRPr="00F35171">
              <w:rPr>
                <w:rFonts w:ascii="Consolas" w:hAnsi="Consolas" w:cs="Calibri"/>
                <w:color w:val="000000"/>
                <w:sz w:val="12"/>
                <w:szCs w:val="12"/>
              </w:rPr>
              <w:t>loan_data</w:t>
            </w:r>
            <w:proofErr w:type="spellEnd"/>
            <w:r w:rsidRPr="00F35171">
              <w:rPr>
                <w:rFonts w:ascii="Consolas" w:hAnsi="Consolas" w:cs="Calibri"/>
                <w:color w:val="000000"/>
                <w:sz w:val="12"/>
                <w:szCs w:val="12"/>
              </w:rPr>
              <w:t>)</w:t>
            </w:r>
          </w:p>
        </w:tc>
        <w:tc>
          <w:tcPr>
            <w:tcW w:w="97" w:type="pct"/>
            <w:tcBorders>
              <w:top w:val="nil"/>
              <w:left w:val="nil"/>
              <w:bottom w:val="nil"/>
              <w:right w:val="nil"/>
            </w:tcBorders>
            <w:shd w:val="clear" w:color="auto" w:fill="auto"/>
            <w:noWrap/>
            <w:vAlign w:val="bottom"/>
            <w:hideMark/>
          </w:tcPr>
          <w:p w14:paraId="7F072B39" w14:textId="77777777" w:rsidR="00C8129E" w:rsidRPr="00F35171" w:rsidRDefault="00C8129E" w:rsidP="00A23D18">
            <w:pPr>
              <w:rPr>
                <w:rFonts w:ascii="Consolas" w:hAnsi="Consolas" w:cs="Calibri"/>
                <w:color w:val="000000"/>
                <w:sz w:val="12"/>
                <w:szCs w:val="12"/>
              </w:rPr>
            </w:pPr>
          </w:p>
        </w:tc>
        <w:tc>
          <w:tcPr>
            <w:tcW w:w="1746" w:type="pct"/>
            <w:tcBorders>
              <w:top w:val="nil"/>
              <w:left w:val="single" w:sz="8" w:space="0" w:color="auto"/>
              <w:bottom w:val="nil"/>
              <w:right w:val="single" w:sz="8" w:space="0" w:color="auto"/>
            </w:tcBorders>
            <w:shd w:val="clear" w:color="auto" w:fill="auto"/>
            <w:noWrap/>
            <w:vAlign w:val="bottom"/>
            <w:hideMark/>
          </w:tcPr>
          <w:p w14:paraId="511213F4" w14:textId="77777777" w:rsidR="00C8129E" w:rsidRPr="00F35171" w:rsidRDefault="00C8129E" w:rsidP="00A23D18">
            <w:pPr>
              <w:rPr>
                <w:rFonts w:ascii="Consolas" w:hAnsi="Consolas" w:cs="Calibri"/>
                <w:color w:val="000000"/>
                <w:sz w:val="12"/>
                <w:szCs w:val="12"/>
              </w:rPr>
            </w:pPr>
            <w:r w:rsidRPr="00F35171">
              <w:rPr>
                <w:rFonts w:ascii="Consolas" w:hAnsi="Consolas" w:cs="Calibri"/>
                <w:color w:val="000000"/>
                <w:sz w:val="12"/>
                <w:szCs w:val="12"/>
              </w:rPr>
              <w:t xml:space="preserve">  </w:t>
            </w:r>
            <w:r w:rsidRPr="00F35171">
              <w:rPr>
                <w:rFonts w:ascii="Consolas" w:hAnsi="Consolas" w:cs="Calibri"/>
                <w:b/>
                <w:bCs/>
                <w:color w:val="0070C0"/>
                <w:sz w:val="12"/>
                <w:szCs w:val="12"/>
              </w:rPr>
              <w:t xml:space="preserve">DO </w:t>
            </w:r>
            <w:proofErr w:type="spellStart"/>
            <w:r w:rsidRPr="00F35171">
              <w:rPr>
                <w:rFonts w:ascii="Consolas" w:hAnsi="Consolas" w:cs="Calibri"/>
                <w:color w:val="000000"/>
                <w:sz w:val="12"/>
                <w:szCs w:val="12"/>
              </w:rPr>
              <w:t>i</w:t>
            </w:r>
            <w:proofErr w:type="spellEnd"/>
            <w:r w:rsidRPr="00F35171">
              <w:rPr>
                <w:rFonts w:ascii="Consolas" w:hAnsi="Consolas" w:cs="Calibri"/>
                <w:color w:val="000000"/>
                <w:sz w:val="12"/>
                <w:szCs w:val="12"/>
              </w:rPr>
              <w:t xml:space="preserve"> = 1 </w:t>
            </w:r>
            <w:r w:rsidRPr="00F35171">
              <w:rPr>
                <w:rFonts w:ascii="Consolas" w:hAnsi="Consolas" w:cs="Calibri"/>
                <w:b/>
                <w:bCs/>
                <w:color w:val="0070C0"/>
                <w:sz w:val="12"/>
                <w:szCs w:val="12"/>
              </w:rPr>
              <w:t>TO</w:t>
            </w:r>
            <w:r w:rsidRPr="00F35171">
              <w:rPr>
                <w:rFonts w:ascii="Consolas" w:hAnsi="Consolas" w:cs="Calibri"/>
                <w:color w:val="000000"/>
                <w:sz w:val="12"/>
                <w:szCs w:val="12"/>
              </w:rPr>
              <w:t xml:space="preserve"> dim(vars);</w:t>
            </w:r>
          </w:p>
        </w:tc>
      </w:tr>
      <w:tr w:rsidR="00C8129E" w:rsidRPr="00F35171" w14:paraId="0D4D9894" w14:textId="77777777" w:rsidTr="00A23D18">
        <w:trPr>
          <w:trHeight w:val="178"/>
        </w:trPr>
        <w:tc>
          <w:tcPr>
            <w:tcW w:w="1746" w:type="pct"/>
            <w:tcBorders>
              <w:top w:val="nil"/>
              <w:left w:val="single" w:sz="8" w:space="0" w:color="auto"/>
              <w:bottom w:val="nil"/>
              <w:right w:val="single" w:sz="8" w:space="0" w:color="auto"/>
            </w:tcBorders>
            <w:shd w:val="clear" w:color="auto" w:fill="auto"/>
            <w:noWrap/>
            <w:vAlign w:val="bottom"/>
            <w:hideMark/>
          </w:tcPr>
          <w:p w14:paraId="014E0799" w14:textId="77777777" w:rsidR="00C8129E" w:rsidRPr="00F35171" w:rsidRDefault="00C8129E" w:rsidP="00A23D18">
            <w:pPr>
              <w:rPr>
                <w:rFonts w:ascii="Consolas" w:hAnsi="Consolas" w:cs="Calibri"/>
                <w:color w:val="000000"/>
                <w:sz w:val="12"/>
                <w:szCs w:val="12"/>
              </w:rPr>
            </w:pPr>
            <w:proofErr w:type="spellStart"/>
            <w:r w:rsidRPr="00F35171">
              <w:rPr>
                <w:rFonts w:ascii="Consolas" w:hAnsi="Consolas" w:cs="Calibri"/>
                <w:color w:val="000000"/>
                <w:sz w:val="12"/>
                <w:szCs w:val="12"/>
              </w:rPr>
              <w:t>numeric_data</w:t>
            </w:r>
            <w:proofErr w:type="spellEnd"/>
            <w:r w:rsidRPr="00F35171">
              <w:rPr>
                <w:rFonts w:ascii="Consolas" w:hAnsi="Consolas" w:cs="Calibri"/>
                <w:color w:val="000000"/>
                <w:sz w:val="12"/>
                <w:szCs w:val="12"/>
              </w:rPr>
              <w:t xml:space="preserve"> &lt;- </w:t>
            </w:r>
            <w:proofErr w:type="spellStart"/>
            <w:r w:rsidRPr="00F35171">
              <w:rPr>
                <w:rFonts w:ascii="Consolas" w:hAnsi="Consolas" w:cs="Calibri"/>
                <w:color w:val="000000"/>
                <w:sz w:val="12"/>
                <w:szCs w:val="12"/>
              </w:rPr>
              <w:t>filter_numeric_columns</w:t>
            </w:r>
            <w:proofErr w:type="spellEnd"/>
            <w:r w:rsidRPr="00F35171">
              <w:rPr>
                <w:rFonts w:ascii="Consolas" w:hAnsi="Consolas" w:cs="Calibri"/>
                <w:color w:val="000000"/>
                <w:sz w:val="12"/>
                <w:szCs w:val="12"/>
              </w:rPr>
              <w:t>(</w:t>
            </w:r>
            <w:proofErr w:type="spellStart"/>
            <w:r w:rsidRPr="00F35171">
              <w:rPr>
                <w:rFonts w:ascii="Consolas" w:hAnsi="Consolas" w:cs="Calibri"/>
                <w:color w:val="000000"/>
                <w:sz w:val="12"/>
                <w:szCs w:val="12"/>
              </w:rPr>
              <w:t>loan_data</w:t>
            </w:r>
            <w:proofErr w:type="spellEnd"/>
            <w:r w:rsidRPr="00F35171">
              <w:rPr>
                <w:rFonts w:ascii="Consolas" w:hAnsi="Consolas" w:cs="Calibri"/>
                <w:color w:val="000000"/>
                <w:sz w:val="12"/>
                <w:szCs w:val="12"/>
              </w:rPr>
              <w:t>)</w:t>
            </w:r>
          </w:p>
        </w:tc>
        <w:tc>
          <w:tcPr>
            <w:tcW w:w="97" w:type="pct"/>
            <w:tcBorders>
              <w:top w:val="nil"/>
              <w:left w:val="nil"/>
              <w:bottom w:val="nil"/>
              <w:right w:val="nil"/>
            </w:tcBorders>
            <w:shd w:val="clear" w:color="auto" w:fill="auto"/>
            <w:noWrap/>
            <w:vAlign w:val="bottom"/>
            <w:hideMark/>
          </w:tcPr>
          <w:p w14:paraId="29861D86" w14:textId="77777777" w:rsidR="00C8129E" w:rsidRPr="00F35171" w:rsidRDefault="00C8129E" w:rsidP="00A23D18">
            <w:pPr>
              <w:rPr>
                <w:rFonts w:ascii="Consolas" w:hAnsi="Consolas" w:cs="Calibri"/>
                <w:color w:val="000000"/>
                <w:sz w:val="12"/>
                <w:szCs w:val="12"/>
              </w:rPr>
            </w:pPr>
          </w:p>
        </w:tc>
        <w:tc>
          <w:tcPr>
            <w:tcW w:w="1312" w:type="pct"/>
            <w:tcBorders>
              <w:top w:val="nil"/>
              <w:left w:val="single" w:sz="8" w:space="0" w:color="auto"/>
              <w:bottom w:val="nil"/>
              <w:right w:val="single" w:sz="8" w:space="0" w:color="auto"/>
            </w:tcBorders>
            <w:shd w:val="clear" w:color="auto" w:fill="auto"/>
            <w:vAlign w:val="bottom"/>
            <w:hideMark/>
          </w:tcPr>
          <w:p w14:paraId="19276637" w14:textId="77777777" w:rsidR="00C8129E" w:rsidRPr="00F35171" w:rsidRDefault="00C8129E" w:rsidP="00A23D18">
            <w:pPr>
              <w:rPr>
                <w:rFonts w:ascii="Consolas" w:hAnsi="Consolas" w:cs="Calibri"/>
                <w:color w:val="000000"/>
                <w:sz w:val="12"/>
                <w:szCs w:val="12"/>
              </w:rPr>
            </w:pPr>
            <w:r w:rsidRPr="00F35171">
              <w:rPr>
                <w:rFonts w:ascii="Consolas" w:hAnsi="Consolas" w:cs="Calibri"/>
                <w:color w:val="000000"/>
                <w:sz w:val="12"/>
                <w:szCs w:val="12"/>
              </w:rPr>
              <w:t> </w:t>
            </w:r>
          </w:p>
        </w:tc>
        <w:tc>
          <w:tcPr>
            <w:tcW w:w="97" w:type="pct"/>
            <w:tcBorders>
              <w:top w:val="nil"/>
              <w:left w:val="nil"/>
              <w:bottom w:val="nil"/>
              <w:right w:val="nil"/>
            </w:tcBorders>
            <w:shd w:val="clear" w:color="auto" w:fill="auto"/>
            <w:noWrap/>
            <w:vAlign w:val="bottom"/>
            <w:hideMark/>
          </w:tcPr>
          <w:p w14:paraId="1789045E" w14:textId="77777777" w:rsidR="00C8129E" w:rsidRPr="00F35171" w:rsidRDefault="00C8129E" w:rsidP="00A23D18">
            <w:pPr>
              <w:rPr>
                <w:rFonts w:ascii="Consolas" w:hAnsi="Consolas" w:cs="Calibri"/>
                <w:color w:val="000000"/>
                <w:sz w:val="12"/>
                <w:szCs w:val="12"/>
              </w:rPr>
            </w:pPr>
          </w:p>
        </w:tc>
        <w:tc>
          <w:tcPr>
            <w:tcW w:w="1746" w:type="pct"/>
            <w:tcBorders>
              <w:top w:val="nil"/>
              <w:left w:val="single" w:sz="8" w:space="0" w:color="auto"/>
              <w:bottom w:val="nil"/>
              <w:right w:val="single" w:sz="8" w:space="0" w:color="auto"/>
            </w:tcBorders>
            <w:shd w:val="clear" w:color="auto" w:fill="auto"/>
            <w:noWrap/>
            <w:vAlign w:val="bottom"/>
            <w:hideMark/>
          </w:tcPr>
          <w:p w14:paraId="7E7944B4" w14:textId="77777777" w:rsidR="00C8129E" w:rsidRPr="00F35171" w:rsidRDefault="00C8129E" w:rsidP="00A23D18">
            <w:pPr>
              <w:rPr>
                <w:rFonts w:ascii="Consolas" w:hAnsi="Consolas" w:cs="Calibri"/>
                <w:color w:val="000000"/>
                <w:sz w:val="12"/>
                <w:szCs w:val="12"/>
              </w:rPr>
            </w:pPr>
            <w:r w:rsidRPr="00F35171">
              <w:rPr>
                <w:rFonts w:ascii="Consolas" w:hAnsi="Consolas" w:cs="Calibri"/>
                <w:color w:val="000000"/>
                <w:sz w:val="12"/>
                <w:szCs w:val="12"/>
              </w:rPr>
              <w:t> </w:t>
            </w:r>
          </w:p>
        </w:tc>
      </w:tr>
      <w:tr w:rsidR="00C8129E" w:rsidRPr="00F35171" w14:paraId="75C95532" w14:textId="77777777" w:rsidTr="00A23D18">
        <w:trPr>
          <w:trHeight w:val="178"/>
        </w:trPr>
        <w:tc>
          <w:tcPr>
            <w:tcW w:w="1746" w:type="pct"/>
            <w:tcBorders>
              <w:top w:val="nil"/>
              <w:left w:val="single" w:sz="8" w:space="0" w:color="auto"/>
              <w:bottom w:val="nil"/>
              <w:right w:val="single" w:sz="8" w:space="0" w:color="auto"/>
            </w:tcBorders>
            <w:shd w:val="clear" w:color="auto" w:fill="auto"/>
            <w:noWrap/>
            <w:vAlign w:val="bottom"/>
            <w:hideMark/>
          </w:tcPr>
          <w:p w14:paraId="74E32647" w14:textId="77777777" w:rsidR="00C8129E" w:rsidRPr="00F35171" w:rsidRDefault="00C8129E" w:rsidP="00A23D18">
            <w:pPr>
              <w:rPr>
                <w:rFonts w:ascii="Consolas" w:hAnsi="Consolas" w:cs="Calibri"/>
                <w:color w:val="000000"/>
                <w:sz w:val="12"/>
                <w:szCs w:val="12"/>
              </w:rPr>
            </w:pPr>
            <w:r w:rsidRPr="00F35171">
              <w:rPr>
                <w:rFonts w:ascii="Consolas" w:hAnsi="Consolas" w:cs="Calibri"/>
                <w:color w:val="000000"/>
                <w:sz w:val="12"/>
                <w:szCs w:val="12"/>
              </w:rPr>
              <w:t> </w:t>
            </w:r>
          </w:p>
        </w:tc>
        <w:tc>
          <w:tcPr>
            <w:tcW w:w="97" w:type="pct"/>
            <w:tcBorders>
              <w:top w:val="nil"/>
              <w:left w:val="nil"/>
              <w:bottom w:val="nil"/>
              <w:right w:val="nil"/>
            </w:tcBorders>
            <w:shd w:val="clear" w:color="auto" w:fill="auto"/>
            <w:noWrap/>
            <w:vAlign w:val="bottom"/>
            <w:hideMark/>
          </w:tcPr>
          <w:p w14:paraId="49405AB1" w14:textId="77777777" w:rsidR="00C8129E" w:rsidRPr="00F35171" w:rsidRDefault="00C8129E" w:rsidP="00A23D18">
            <w:pPr>
              <w:rPr>
                <w:rFonts w:ascii="Consolas" w:hAnsi="Consolas" w:cs="Calibri"/>
                <w:color w:val="000000"/>
                <w:sz w:val="12"/>
                <w:szCs w:val="12"/>
              </w:rPr>
            </w:pPr>
          </w:p>
        </w:tc>
        <w:tc>
          <w:tcPr>
            <w:tcW w:w="1312" w:type="pct"/>
            <w:tcBorders>
              <w:top w:val="nil"/>
              <w:left w:val="single" w:sz="8" w:space="0" w:color="auto"/>
              <w:bottom w:val="nil"/>
              <w:right w:val="single" w:sz="8" w:space="0" w:color="auto"/>
            </w:tcBorders>
            <w:shd w:val="clear" w:color="auto" w:fill="auto"/>
            <w:vAlign w:val="bottom"/>
            <w:hideMark/>
          </w:tcPr>
          <w:p w14:paraId="44E41D87" w14:textId="77777777" w:rsidR="00C8129E" w:rsidRPr="00F35171" w:rsidRDefault="00C8129E" w:rsidP="00A23D18">
            <w:pPr>
              <w:rPr>
                <w:rFonts w:ascii="Consolas" w:hAnsi="Consolas" w:cs="Calibri"/>
                <w:b/>
                <w:bCs/>
                <w:color w:val="808080"/>
                <w:sz w:val="12"/>
                <w:szCs w:val="12"/>
              </w:rPr>
            </w:pPr>
            <w:r w:rsidRPr="00F35171">
              <w:rPr>
                <w:rFonts w:ascii="Consolas" w:hAnsi="Consolas" w:cs="Calibri"/>
                <w:b/>
                <w:bCs/>
                <w:color w:val="808080"/>
                <w:sz w:val="12"/>
                <w:szCs w:val="12"/>
              </w:rPr>
              <w:t>#infer outliers with 1.5 IQR rule</w:t>
            </w:r>
          </w:p>
        </w:tc>
        <w:tc>
          <w:tcPr>
            <w:tcW w:w="97" w:type="pct"/>
            <w:tcBorders>
              <w:top w:val="nil"/>
              <w:left w:val="nil"/>
              <w:bottom w:val="nil"/>
              <w:right w:val="nil"/>
            </w:tcBorders>
            <w:shd w:val="clear" w:color="auto" w:fill="auto"/>
            <w:noWrap/>
            <w:vAlign w:val="bottom"/>
            <w:hideMark/>
          </w:tcPr>
          <w:p w14:paraId="7E4DAD17" w14:textId="77777777" w:rsidR="00C8129E" w:rsidRPr="00F35171" w:rsidRDefault="00C8129E" w:rsidP="00A23D18">
            <w:pPr>
              <w:rPr>
                <w:rFonts w:ascii="Consolas" w:hAnsi="Consolas" w:cs="Calibri"/>
                <w:b/>
                <w:bCs/>
                <w:color w:val="808080"/>
                <w:sz w:val="12"/>
                <w:szCs w:val="12"/>
              </w:rPr>
            </w:pPr>
          </w:p>
        </w:tc>
        <w:tc>
          <w:tcPr>
            <w:tcW w:w="1746" w:type="pct"/>
            <w:tcBorders>
              <w:top w:val="nil"/>
              <w:left w:val="single" w:sz="8" w:space="0" w:color="auto"/>
              <w:bottom w:val="nil"/>
              <w:right w:val="single" w:sz="8" w:space="0" w:color="auto"/>
            </w:tcBorders>
            <w:shd w:val="clear" w:color="auto" w:fill="auto"/>
            <w:noWrap/>
            <w:vAlign w:val="bottom"/>
            <w:hideMark/>
          </w:tcPr>
          <w:p w14:paraId="04F63E86" w14:textId="77777777" w:rsidR="00C8129E" w:rsidRPr="00F35171" w:rsidRDefault="00C8129E" w:rsidP="00A23D18">
            <w:pPr>
              <w:rPr>
                <w:rFonts w:ascii="Consolas" w:hAnsi="Consolas" w:cs="Calibri"/>
                <w:b/>
                <w:bCs/>
                <w:color w:val="808080"/>
                <w:sz w:val="12"/>
                <w:szCs w:val="12"/>
              </w:rPr>
            </w:pPr>
            <w:r w:rsidRPr="00F35171">
              <w:rPr>
                <w:rFonts w:ascii="Consolas" w:hAnsi="Consolas" w:cs="Calibri"/>
                <w:b/>
                <w:bCs/>
                <w:color w:val="808080"/>
                <w:sz w:val="12"/>
                <w:szCs w:val="12"/>
              </w:rPr>
              <w:t>/*Infer outliers with 1.5 IQR rule*/</w:t>
            </w:r>
          </w:p>
        </w:tc>
      </w:tr>
      <w:tr w:rsidR="00C8129E" w:rsidRPr="00F35171" w14:paraId="6862B8AB" w14:textId="77777777" w:rsidTr="00A23D18">
        <w:trPr>
          <w:trHeight w:val="178"/>
        </w:trPr>
        <w:tc>
          <w:tcPr>
            <w:tcW w:w="1746" w:type="pct"/>
            <w:tcBorders>
              <w:top w:val="nil"/>
              <w:left w:val="single" w:sz="8" w:space="0" w:color="auto"/>
              <w:bottom w:val="nil"/>
              <w:right w:val="single" w:sz="8" w:space="0" w:color="auto"/>
            </w:tcBorders>
            <w:shd w:val="clear" w:color="auto" w:fill="auto"/>
            <w:noWrap/>
            <w:vAlign w:val="bottom"/>
            <w:hideMark/>
          </w:tcPr>
          <w:p w14:paraId="47D65A0C" w14:textId="77777777" w:rsidR="00C8129E" w:rsidRPr="00F35171" w:rsidRDefault="00C8129E" w:rsidP="00A23D18">
            <w:pPr>
              <w:rPr>
                <w:rFonts w:ascii="Consolas" w:hAnsi="Consolas" w:cs="Calibri"/>
                <w:b/>
                <w:bCs/>
                <w:color w:val="808080"/>
                <w:sz w:val="12"/>
                <w:szCs w:val="12"/>
              </w:rPr>
            </w:pPr>
            <w:r w:rsidRPr="00F35171">
              <w:rPr>
                <w:rFonts w:ascii="Consolas" w:hAnsi="Consolas" w:cs="Calibri"/>
                <w:b/>
                <w:bCs/>
                <w:color w:val="808080"/>
                <w:sz w:val="12"/>
                <w:szCs w:val="12"/>
              </w:rPr>
              <w:t>#infer outliers with 1.5 IQR rule</w:t>
            </w:r>
          </w:p>
        </w:tc>
        <w:tc>
          <w:tcPr>
            <w:tcW w:w="97" w:type="pct"/>
            <w:tcBorders>
              <w:top w:val="nil"/>
              <w:left w:val="nil"/>
              <w:bottom w:val="nil"/>
              <w:right w:val="nil"/>
            </w:tcBorders>
            <w:shd w:val="clear" w:color="auto" w:fill="auto"/>
            <w:noWrap/>
            <w:vAlign w:val="bottom"/>
            <w:hideMark/>
          </w:tcPr>
          <w:p w14:paraId="05495402" w14:textId="77777777" w:rsidR="00C8129E" w:rsidRPr="00F35171" w:rsidRDefault="00C8129E" w:rsidP="00A23D18">
            <w:pPr>
              <w:rPr>
                <w:rFonts w:ascii="Consolas" w:hAnsi="Consolas" w:cs="Calibri"/>
                <w:b/>
                <w:bCs/>
                <w:color w:val="808080"/>
                <w:sz w:val="12"/>
                <w:szCs w:val="12"/>
              </w:rPr>
            </w:pPr>
          </w:p>
        </w:tc>
        <w:tc>
          <w:tcPr>
            <w:tcW w:w="1312" w:type="pct"/>
            <w:tcBorders>
              <w:top w:val="nil"/>
              <w:left w:val="single" w:sz="8" w:space="0" w:color="auto"/>
              <w:bottom w:val="nil"/>
              <w:right w:val="single" w:sz="8" w:space="0" w:color="auto"/>
            </w:tcBorders>
            <w:shd w:val="clear" w:color="auto" w:fill="auto"/>
            <w:vAlign w:val="bottom"/>
            <w:hideMark/>
          </w:tcPr>
          <w:p w14:paraId="69287570" w14:textId="77777777" w:rsidR="00C8129E" w:rsidRPr="00F35171" w:rsidRDefault="00C8129E" w:rsidP="00A23D18">
            <w:pPr>
              <w:rPr>
                <w:rFonts w:ascii="Consolas" w:hAnsi="Consolas" w:cs="Calibri"/>
                <w:color w:val="000000"/>
                <w:sz w:val="12"/>
                <w:szCs w:val="12"/>
              </w:rPr>
            </w:pPr>
            <w:r w:rsidRPr="00F35171">
              <w:rPr>
                <w:rFonts w:ascii="Consolas" w:hAnsi="Consolas" w:cs="Calibri"/>
                <w:color w:val="000000"/>
                <w:sz w:val="12"/>
                <w:szCs w:val="12"/>
              </w:rPr>
              <w:t xml:space="preserve">import </w:t>
            </w:r>
            <w:proofErr w:type="spellStart"/>
            <w:r w:rsidRPr="00F35171">
              <w:rPr>
                <w:rFonts w:ascii="Consolas" w:hAnsi="Consolas" w:cs="Calibri"/>
                <w:color w:val="000000"/>
                <w:sz w:val="12"/>
                <w:szCs w:val="12"/>
              </w:rPr>
              <w:t>numpy</w:t>
            </w:r>
            <w:proofErr w:type="spellEnd"/>
            <w:r w:rsidRPr="00F35171">
              <w:rPr>
                <w:rFonts w:ascii="Consolas" w:hAnsi="Consolas" w:cs="Calibri"/>
                <w:color w:val="000000"/>
                <w:sz w:val="12"/>
                <w:szCs w:val="12"/>
              </w:rPr>
              <w:t xml:space="preserve"> as np</w:t>
            </w:r>
          </w:p>
        </w:tc>
        <w:tc>
          <w:tcPr>
            <w:tcW w:w="97" w:type="pct"/>
            <w:tcBorders>
              <w:top w:val="nil"/>
              <w:left w:val="nil"/>
              <w:bottom w:val="nil"/>
              <w:right w:val="nil"/>
            </w:tcBorders>
            <w:shd w:val="clear" w:color="auto" w:fill="auto"/>
            <w:noWrap/>
            <w:vAlign w:val="bottom"/>
            <w:hideMark/>
          </w:tcPr>
          <w:p w14:paraId="502E4A0A" w14:textId="77777777" w:rsidR="00C8129E" w:rsidRPr="00F35171" w:rsidRDefault="00C8129E" w:rsidP="00A23D18">
            <w:pPr>
              <w:rPr>
                <w:rFonts w:ascii="Consolas" w:hAnsi="Consolas" w:cs="Calibri"/>
                <w:color w:val="000000"/>
                <w:sz w:val="12"/>
                <w:szCs w:val="12"/>
              </w:rPr>
            </w:pPr>
          </w:p>
        </w:tc>
        <w:tc>
          <w:tcPr>
            <w:tcW w:w="1746" w:type="pct"/>
            <w:tcBorders>
              <w:top w:val="nil"/>
              <w:left w:val="single" w:sz="8" w:space="0" w:color="auto"/>
              <w:bottom w:val="nil"/>
              <w:right w:val="single" w:sz="8" w:space="0" w:color="auto"/>
            </w:tcBorders>
            <w:shd w:val="clear" w:color="auto" w:fill="auto"/>
            <w:noWrap/>
            <w:vAlign w:val="bottom"/>
            <w:hideMark/>
          </w:tcPr>
          <w:p w14:paraId="1ADB413E" w14:textId="77777777" w:rsidR="00C8129E" w:rsidRPr="00F35171" w:rsidRDefault="00C8129E" w:rsidP="00A23D18">
            <w:pPr>
              <w:rPr>
                <w:rFonts w:ascii="Consolas" w:hAnsi="Consolas" w:cs="Calibri"/>
                <w:color w:val="000000"/>
                <w:sz w:val="12"/>
                <w:szCs w:val="12"/>
              </w:rPr>
            </w:pPr>
            <w:r w:rsidRPr="00F35171">
              <w:rPr>
                <w:rFonts w:ascii="Consolas" w:hAnsi="Consolas" w:cs="Calibri"/>
                <w:color w:val="000000"/>
                <w:sz w:val="12"/>
                <w:szCs w:val="12"/>
              </w:rPr>
              <w:t xml:space="preserve">      q1 = quantile(vars(</w:t>
            </w:r>
            <w:proofErr w:type="spellStart"/>
            <w:r w:rsidRPr="00F35171">
              <w:rPr>
                <w:rFonts w:ascii="Consolas" w:hAnsi="Consolas" w:cs="Calibri"/>
                <w:color w:val="000000"/>
                <w:sz w:val="12"/>
                <w:szCs w:val="12"/>
              </w:rPr>
              <w:t>i</w:t>
            </w:r>
            <w:proofErr w:type="spellEnd"/>
            <w:r w:rsidRPr="00F35171">
              <w:rPr>
                <w:rFonts w:ascii="Consolas" w:hAnsi="Consolas" w:cs="Calibri"/>
                <w:color w:val="000000"/>
                <w:sz w:val="12"/>
                <w:szCs w:val="12"/>
              </w:rPr>
              <w:t>), 0.25);</w:t>
            </w:r>
          </w:p>
        </w:tc>
      </w:tr>
      <w:tr w:rsidR="00C8129E" w:rsidRPr="00F35171" w14:paraId="667D6869" w14:textId="77777777" w:rsidTr="00A23D18">
        <w:trPr>
          <w:trHeight w:val="178"/>
        </w:trPr>
        <w:tc>
          <w:tcPr>
            <w:tcW w:w="1746" w:type="pct"/>
            <w:tcBorders>
              <w:top w:val="nil"/>
              <w:left w:val="single" w:sz="8" w:space="0" w:color="auto"/>
              <w:bottom w:val="nil"/>
              <w:right w:val="single" w:sz="8" w:space="0" w:color="auto"/>
            </w:tcBorders>
            <w:shd w:val="clear" w:color="auto" w:fill="auto"/>
            <w:noWrap/>
            <w:vAlign w:val="bottom"/>
            <w:hideMark/>
          </w:tcPr>
          <w:p w14:paraId="2E536D76" w14:textId="77777777" w:rsidR="00C8129E" w:rsidRPr="00F35171" w:rsidRDefault="00C8129E" w:rsidP="00A23D18">
            <w:pPr>
              <w:rPr>
                <w:rFonts w:ascii="Consolas" w:hAnsi="Consolas" w:cs="Calibri"/>
                <w:color w:val="000000"/>
                <w:sz w:val="12"/>
                <w:szCs w:val="12"/>
              </w:rPr>
            </w:pPr>
            <w:r w:rsidRPr="00F35171">
              <w:rPr>
                <w:rFonts w:ascii="Consolas" w:hAnsi="Consolas" w:cs="Calibri"/>
                <w:color w:val="000000"/>
                <w:sz w:val="12"/>
                <w:szCs w:val="12"/>
              </w:rPr>
              <w:t> </w:t>
            </w:r>
          </w:p>
        </w:tc>
        <w:tc>
          <w:tcPr>
            <w:tcW w:w="97" w:type="pct"/>
            <w:tcBorders>
              <w:top w:val="nil"/>
              <w:left w:val="nil"/>
              <w:bottom w:val="nil"/>
              <w:right w:val="nil"/>
            </w:tcBorders>
            <w:shd w:val="clear" w:color="auto" w:fill="auto"/>
            <w:noWrap/>
            <w:vAlign w:val="bottom"/>
            <w:hideMark/>
          </w:tcPr>
          <w:p w14:paraId="519B0C93" w14:textId="77777777" w:rsidR="00C8129E" w:rsidRPr="00F35171" w:rsidRDefault="00C8129E" w:rsidP="00A23D18">
            <w:pPr>
              <w:rPr>
                <w:rFonts w:ascii="Consolas" w:hAnsi="Consolas" w:cs="Calibri"/>
                <w:color w:val="000000"/>
                <w:sz w:val="12"/>
                <w:szCs w:val="12"/>
              </w:rPr>
            </w:pPr>
          </w:p>
        </w:tc>
        <w:tc>
          <w:tcPr>
            <w:tcW w:w="1312" w:type="pct"/>
            <w:tcBorders>
              <w:top w:val="nil"/>
              <w:left w:val="single" w:sz="8" w:space="0" w:color="auto"/>
              <w:bottom w:val="nil"/>
              <w:right w:val="single" w:sz="8" w:space="0" w:color="auto"/>
            </w:tcBorders>
            <w:shd w:val="clear" w:color="auto" w:fill="auto"/>
            <w:vAlign w:val="bottom"/>
            <w:hideMark/>
          </w:tcPr>
          <w:p w14:paraId="443E52E5" w14:textId="77777777" w:rsidR="00C8129E" w:rsidRPr="00F35171" w:rsidRDefault="00C8129E" w:rsidP="00A23D18">
            <w:pPr>
              <w:rPr>
                <w:rFonts w:ascii="Consolas" w:hAnsi="Consolas" w:cs="Calibri"/>
                <w:color w:val="000000"/>
                <w:sz w:val="12"/>
                <w:szCs w:val="12"/>
              </w:rPr>
            </w:pPr>
            <w:r w:rsidRPr="00F35171">
              <w:rPr>
                <w:rFonts w:ascii="Consolas" w:hAnsi="Consolas" w:cs="Calibri"/>
                <w:color w:val="000000"/>
                <w:sz w:val="12"/>
                <w:szCs w:val="12"/>
              </w:rPr>
              <w:t xml:space="preserve">def </w:t>
            </w:r>
            <w:proofErr w:type="spellStart"/>
            <w:r w:rsidRPr="00F35171">
              <w:rPr>
                <w:rFonts w:ascii="Consolas" w:hAnsi="Consolas" w:cs="Calibri"/>
                <w:color w:val="000000"/>
                <w:sz w:val="12"/>
                <w:szCs w:val="12"/>
              </w:rPr>
              <w:t>replace_outliers</w:t>
            </w:r>
            <w:proofErr w:type="spellEnd"/>
            <w:r w:rsidRPr="00F35171">
              <w:rPr>
                <w:rFonts w:ascii="Consolas" w:hAnsi="Consolas" w:cs="Calibri"/>
                <w:color w:val="000000"/>
                <w:sz w:val="12"/>
                <w:szCs w:val="12"/>
              </w:rPr>
              <w:t>(</w:t>
            </w:r>
            <w:proofErr w:type="spellStart"/>
            <w:r w:rsidRPr="00F35171">
              <w:rPr>
                <w:rFonts w:ascii="Consolas" w:hAnsi="Consolas" w:cs="Calibri"/>
                <w:color w:val="000000"/>
                <w:sz w:val="12"/>
                <w:szCs w:val="12"/>
              </w:rPr>
              <w:t>arr</w:t>
            </w:r>
            <w:proofErr w:type="spellEnd"/>
            <w:r w:rsidRPr="00F35171">
              <w:rPr>
                <w:rFonts w:ascii="Consolas" w:hAnsi="Consolas" w:cs="Calibri"/>
                <w:color w:val="000000"/>
                <w:sz w:val="12"/>
                <w:szCs w:val="12"/>
              </w:rPr>
              <w:t>):</w:t>
            </w:r>
          </w:p>
        </w:tc>
        <w:tc>
          <w:tcPr>
            <w:tcW w:w="97" w:type="pct"/>
            <w:tcBorders>
              <w:top w:val="nil"/>
              <w:left w:val="nil"/>
              <w:bottom w:val="nil"/>
              <w:right w:val="nil"/>
            </w:tcBorders>
            <w:shd w:val="clear" w:color="auto" w:fill="auto"/>
            <w:noWrap/>
            <w:vAlign w:val="bottom"/>
            <w:hideMark/>
          </w:tcPr>
          <w:p w14:paraId="25FEFFD2" w14:textId="77777777" w:rsidR="00C8129E" w:rsidRPr="00F35171" w:rsidRDefault="00C8129E" w:rsidP="00A23D18">
            <w:pPr>
              <w:rPr>
                <w:rFonts w:ascii="Consolas" w:hAnsi="Consolas" w:cs="Calibri"/>
                <w:color w:val="000000"/>
                <w:sz w:val="12"/>
                <w:szCs w:val="12"/>
              </w:rPr>
            </w:pPr>
          </w:p>
        </w:tc>
        <w:tc>
          <w:tcPr>
            <w:tcW w:w="1746" w:type="pct"/>
            <w:tcBorders>
              <w:top w:val="nil"/>
              <w:left w:val="single" w:sz="8" w:space="0" w:color="auto"/>
              <w:bottom w:val="nil"/>
              <w:right w:val="single" w:sz="8" w:space="0" w:color="auto"/>
            </w:tcBorders>
            <w:shd w:val="clear" w:color="auto" w:fill="auto"/>
            <w:noWrap/>
            <w:vAlign w:val="bottom"/>
            <w:hideMark/>
          </w:tcPr>
          <w:p w14:paraId="42A8F2F5" w14:textId="77777777" w:rsidR="00C8129E" w:rsidRPr="00F35171" w:rsidRDefault="00C8129E" w:rsidP="00A23D18">
            <w:pPr>
              <w:rPr>
                <w:rFonts w:ascii="Consolas" w:hAnsi="Consolas" w:cs="Calibri"/>
                <w:color w:val="000000"/>
                <w:sz w:val="12"/>
                <w:szCs w:val="12"/>
              </w:rPr>
            </w:pPr>
            <w:r w:rsidRPr="00F35171">
              <w:rPr>
                <w:rFonts w:ascii="Consolas" w:hAnsi="Consolas" w:cs="Calibri"/>
                <w:color w:val="000000"/>
                <w:sz w:val="12"/>
                <w:szCs w:val="12"/>
              </w:rPr>
              <w:t xml:space="preserve">      q3 = quantile(vars(</w:t>
            </w:r>
            <w:proofErr w:type="spellStart"/>
            <w:r w:rsidRPr="00F35171">
              <w:rPr>
                <w:rFonts w:ascii="Consolas" w:hAnsi="Consolas" w:cs="Calibri"/>
                <w:color w:val="000000"/>
                <w:sz w:val="12"/>
                <w:szCs w:val="12"/>
              </w:rPr>
              <w:t>i</w:t>
            </w:r>
            <w:proofErr w:type="spellEnd"/>
            <w:r w:rsidRPr="00F35171">
              <w:rPr>
                <w:rFonts w:ascii="Consolas" w:hAnsi="Consolas" w:cs="Calibri"/>
                <w:color w:val="000000"/>
                <w:sz w:val="12"/>
                <w:szCs w:val="12"/>
              </w:rPr>
              <w:t>), 0.75);</w:t>
            </w:r>
          </w:p>
        </w:tc>
      </w:tr>
      <w:tr w:rsidR="00C8129E" w:rsidRPr="00F35171" w14:paraId="5177319F" w14:textId="77777777" w:rsidTr="00A23D18">
        <w:trPr>
          <w:trHeight w:val="178"/>
        </w:trPr>
        <w:tc>
          <w:tcPr>
            <w:tcW w:w="1746" w:type="pct"/>
            <w:tcBorders>
              <w:top w:val="nil"/>
              <w:left w:val="single" w:sz="8" w:space="0" w:color="auto"/>
              <w:bottom w:val="nil"/>
              <w:right w:val="single" w:sz="8" w:space="0" w:color="auto"/>
            </w:tcBorders>
            <w:shd w:val="clear" w:color="auto" w:fill="auto"/>
            <w:noWrap/>
            <w:vAlign w:val="bottom"/>
            <w:hideMark/>
          </w:tcPr>
          <w:p w14:paraId="741B61F4" w14:textId="77777777" w:rsidR="00C8129E" w:rsidRPr="00F35171" w:rsidRDefault="00C8129E" w:rsidP="00A23D18">
            <w:pPr>
              <w:rPr>
                <w:rFonts w:ascii="Consolas" w:hAnsi="Consolas" w:cs="Calibri"/>
                <w:color w:val="000000"/>
                <w:sz w:val="12"/>
                <w:szCs w:val="12"/>
              </w:rPr>
            </w:pPr>
            <w:proofErr w:type="spellStart"/>
            <w:r w:rsidRPr="00F35171">
              <w:rPr>
                <w:rFonts w:ascii="Consolas" w:hAnsi="Consolas" w:cs="Calibri"/>
                <w:color w:val="000000"/>
                <w:sz w:val="12"/>
                <w:szCs w:val="12"/>
              </w:rPr>
              <w:t>replace_outliers</w:t>
            </w:r>
            <w:proofErr w:type="spellEnd"/>
            <w:r w:rsidRPr="00F35171">
              <w:rPr>
                <w:rFonts w:ascii="Consolas" w:hAnsi="Consolas" w:cs="Calibri"/>
                <w:color w:val="000000"/>
                <w:sz w:val="12"/>
                <w:szCs w:val="12"/>
              </w:rPr>
              <w:t xml:space="preserve"> &lt;- function(x) {</w:t>
            </w:r>
          </w:p>
        </w:tc>
        <w:tc>
          <w:tcPr>
            <w:tcW w:w="97" w:type="pct"/>
            <w:tcBorders>
              <w:top w:val="nil"/>
              <w:left w:val="nil"/>
              <w:bottom w:val="nil"/>
              <w:right w:val="nil"/>
            </w:tcBorders>
            <w:shd w:val="clear" w:color="auto" w:fill="auto"/>
            <w:noWrap/>
            <w:vAlign w:val="bottom"/>
            <w:hideMark/>
          </w:tcPr>
          <w:p w14:paraId="5989B75D" w14:textId="77777777" w:rsidR="00C8129E" w:rsidRPr="00F35171" w:rsidRDefault="00C8129E" w:rsidP="00A23D18">
            <w:pPr>
              <w:rPr>
                <w:rFonts w:ascii="Consolas" w:hAnsi="Consolas" w:cs="Calibri"/>
                <w:color w:val="000000"/>
                <w:sz w:val="12"/>
                <w:szCs w:val="12"/>
              </w:rPr>
            </w:pPr>
          </w:p>
        </w:tc>
        <w:tc>
          <w:tcPr>
            <w:tcW w:w="1312" w:type="pct"/>
            <w:tcBorders>
              <w:top w:val="nil"/>
              <w:left w:val="single" w:sz="8" w:space="0" w:color="auto"/>
              <w:bottom w:val="nil"/>
              <w:right w:val="single" w:sz="8" w:space="0" w:color="auto"/>
            </w:tcBorders>
            <w:shd w:val="clear" w:color="auto" w:fill="auto"/>
            <w:vAlign w:val="bottom"/>
            <w:hideMark/>
          </w:tcPr>
          <w:p w14:paraId="134C5004" w14:textId="77777777" w:rsidR="00C8129E" w:rsidRPr="00F35171" w:rsidRDefault="00C8129E" w:rsidP="00A23D18">
            <w:pPr>
              <w:rPr>
                <w:rFonts w:ascii="Consolas" w:hAnsi="Consolas" w:cs="Calibri"/>
                <w:b/>
                <w:bCs/>
                <w:color w:val="808080"/>
                <w:sz w:val="12"/>
                <w:szCs w:val="12"/>
              </w:rPr>
            </w:pPr>
            <w:r w:rsidRPr="00F35171">
              <w:rPr>
                <w:rFonts w:ascii="Consolas" w:hAnsi="Consolas" w:cs="Calibri"/>
                <w:b/>
                <w:bCs/>
                <w:color w:val="808080"/>
                <w:sz w:val="12"/>
                <w:szCs w:val="12"/>
              </w:rPr>
              <w:t xml:space="preserve">    #calculate the first and third quartiles</w:t>
            </w:r>
          </w:p>
        </w:tc>
        <w:tc>
          <w:tcPr>
            <w:tcW w:w="97" w:type="pct"/>
            <w:tcBorders>
              <w:top w:val="nil"/>
              <w:left w:val="nil"/>
              <w:bottom w:val="nil"/>
              <w:right w:val="nil"/>
            </w:tcBorders>
            <w:shd w:val="clear" w:color="auto" w:fill="auto"/>
            <w:noWrap/>
            <w:vAlign w:val="bottom"/>
            <w:hideMark/>
          </w:tcPr>
          <w:p w14:paraId="71A66C23" w14:textId="77777777" w:rsidR="00C8129E" w:rsidRPr="00F35171" w:rsidRDefault="00C8129E" w:rsidP="00A23D18">
            <w:pPr>
              <w:rPr>
                <w:rFonts w:ascii="Consolas" w:hAnsi="Consolas" w:cs="Calibri"/>
                <w:b/>
                <w:bCs/>
                <w:color w:val="808080"/>
                <w:sz w:val="12"/>
                <w:szCs w:val="12"/>
              </w:rPr>
            </w:pPr>
          </w:p>
        </w:tc>
        <w:tc>
          <w:tcPr>
            <w:tcW w:w="1746" w:type="pct"/>
            <w:tcBorders>
              <w:top w:val="nil"/>
              <w:left w:val="single" w:sz="8" w:space="0" w:color="auto"/>
              <w:bottom w:val="nil"/>
              <w:right w:val="single" w:sz="8" w:space="0" w:color="auto"/>
            </w:tcBorders>
            <w:shd w:val="clear" w:color="auto" w:fill="auto"/>
            <w:noWrap/>
            <w:vAlign w:val="bottom"/>
            <w:hideMark/>
          </w:tcPr>
          <w:p w14:paraId="188F6DE2" w14:textId="77777777" w:rsidR="00C8129E" w:rsidRPr="00F35171" w:rsidRDefault="00C8129E" w:rsidP="00A23D18">
            <w:pPr>
              <w:rPr>
                <w:rFonts w:ascii="Consolas" w:hAnsi="Consolas" w:cs="Calibri"/>
                <w:color w:val="000000"/>
                <w:sz w:val="12"/>
                <w:szCs w:val="12"/>
              </w:rPr>
            </w:pPr>
            <w:r w:rsidRPr="00F35171">
              <w:rPr>
                <w:rFonts w:ascii="Consolas" w:hAnsi="Consolas" w:cs="Calibri"/>
                <w:color w:val="000000"/>
                <w:sz w:val="12"/>
                <w:szCs w:val="12"/>
              </w:rPr>
              <w:t> </w:t>
            </w:r>
          </w:p>
        </w:tc>
      </w:tr>
      <w:tr w:rsidR="00C8129E" w:rsidRPr="00F35171" w14:paraId="101DD301" w14:textId="77777777" w:rsidTr="00A23D18">
        <w:trPr>
          <w:trHeight w:val="178"/>
        </w:trPr>
        <w:tc>
          <w:tcPr>
            <w:tcW w:w="1746" w:type="pct"/>
            <w:tcBorders>
              <w:top w:val="nil"/>
              <w:left w:val="single" w:sz="8" w:space="0" w:color="auto"/>
              <w:bottom w:val="nil"/>
              <w:right w:val="single" w:sz="8" w:space="0" w:color="auto"/>
            </w:tcBorders>
            <w:shd w:val="clear" w:color="auto" w:fill="auto"/>
            <w:noWrap/>
            <w:vAlign w:val="bottom"/>
            <w:hideMark/>
          </w:tcPr>
          <w:p w14:paraId="64B77547" w14:textId="77777777" w:rsidR="00C8129E" w:rsidRPr="00F35171" w:rsidRDefault="00C8129E" w:rsidP="00A23D18">
            <w:pPr>
              <w:rPr>
                <w:rFonts w:ascii="Consolas" w:hAnsi="Consolas" w:cs="Calibri"/>
                <w:color w:val="000000"/>
                <w:sz w:val="12"/>
                <w:szCs w:val="12"/>
              </w:rPr>
            </w:pPr>
            <w:r w:rsidRPr="00F35171">
              <w:rPr>
                <w:rFonts w:ascii="Consolas" w:hAnsi="Consolas" w:cs="Calibri"/>
                <w:color w:val="000000"/>
                <w:sz w:val="12"/>
                <w:szCs w:val="12"/>
              </w:rPr>
              <w:t xml:space="preserve">  </w:t>
            </w:r>
          </w:p>
        </w:tc>
        <w:tc>
          <w:tcPr>
            <w:tcW w:w="97" w:type="pct"/>
            <w:tcBorders>
              <w:top w:val="nil"/>
              <w:left w:val="nil"/>
              <w:bottom w:val="nil"/>
              <w:right w:val="nil"/>
            </w:tcBorders>
            <w:shd w:val="clear" w:color="auto" w:fill="auto"/>
            <w:noWrap/>
            <w:vAlign w:val="bottom"/>
            <w:hideMark/>
          </w:tcPr>
          <w:p w14:paraId="6D1B20CC" w14:textId="77777777" w:rsidR="00C8129E" w:rsidRPr="00F35171" w:rsidRDefault="00C8129E" w:rsidP="00A23D18">
            <w:pPr>
              <w:rPr>
                <w:rFonts w:ascii="Consolas" w:hAnsi="Consolas" w:cs="Calibri"/>
                <w:color w:val="000000"/>
                <w:sz w:val="12"/>
                <w:szCs w:val="12"/>
              </w:rPr>
            </w:pPr>
          </w:p>
        </w:tc>
        <w:tc>
          <w:tcPr>
            <w:tcW w:w="1312" w:type="pct"/>
            <w:tcBorders>
              <w:top w:val="nil"/>
              <w:left w:val="single" w:sz="8" w:space="0" w:color="auto"/>
              <w:bottom w:val="nil"/>
              <w:right w:val="single" w:sz="8" w:space="0" w:color="auto"/>
            </w:tcBorders>
            <w:shd w:val="clear" w:color="auto" w:fill="auto"/>
            <w:vAlign w:val="bottom"/>
            <w:hideMark/>
          </w:tcPr>
          <w:p w14:paraId="44C6238D" w14:textId="77777777" w:rsidR="00C8129E" w:rsidRPr="00F35171" w:rsidRDefault="00C8129E" w:rsidP="00A23D18">
            <w:pPr>
              <w:rPr>
                <w:rFonts w:ascii="Consolas" w:hAnsi="Consolas" w:cs="Calibri"/>
                <w:color w:val="000000"/>
                <w:sz w:val="12"/>
                <w:szCs w:val="12"/>
              </w:rPr>
            </w:pPr>
            <w:r w:rsidRPr="00F35171">
              <w:rPr>
                <w:rFonts w:ascii="Consolas" w:hAnsi="Consolas" w:cs="Calibri"/>
                <w:color w:val="000000"/>
                <w:sz w:val="12"/>
                <w:szCs w:val="12"/>
              </w:rPr>
              <w:t xml:space="preserve">    q1 = </w:t>
            </w:r>
            <w:proofErr w:type="spellStart"/>
            <w:r w:rsidRPr="00F35171">
              <w:rPr>
                <w:rFonts w:ascii="Consolas" w:hAnsi="Consolas" w:cs="Calibri"/>
                <w:color w:val="000000"/>
                <w:sz w:val="12"/>
                <w:szCs w:val="12"/>
              </w:rPr>
              <w:t>np.percentile</w:t>
            </w:r>
            <w:proofErr w:type="spellEnd"/>
            <w:r w:rsidRPr="00F35171">
              <w:rPr>
                <w:rFonts w:ascii="Consolas" w:hAnsi="Consolas" w:cs="Calibri"/>
                <w:color w:val="000000"/>
                <w:sz w:val="12"/>
                <w:szCs w:val="12"/>
              </w:rPr>
              <w:t>(</w:t>
            </w:r>
            <w:proofErr w:type="spellStart"/>
            <w:r w:rsidRPr="00F35171">
              <w:rPr>
                <w:rFonts w:ascii="Consolas" w:hAnsi="Consolas" w:cs="Calibri"/>
                <w:color w:val="000000"/>
                <w:sz w:val="12"/>
                <w:szCs w:val="12"/>
              </w:rPr>
              <w:t>arr</w:t>
            </w:r>
            <w:proofErr w:type="spellEnd"/>
            <w:r w:rsidRPr="00F35171">
              <w:rPr>
                <w:rFonts w:ascii="Consolas" w:hAnsi="Consolas" w:cs="Calibri"/>
                <w:color w:val="000000"/>
                <w:sz w:val="12"/>
                <w:szCs w:val="12"/>
              </w:rPr>
              <w:t>, 25)</w:t>
            </w:r>
          </w:p>
        </w:tc>
        <w:tc>
          <w:tcPr>
            <w:tcW w:w="97" w:type="pct"/>
            <w:tcBorders>
              <w:top w:val="nil"/>
              <w:left w:val="nil"/>
              <w:bottom w:val="nil"/>
              <w:right w:val="nil"/>
            </w:tcBorders>
            <w:shd w:val="clear" w:color="auto" w:fill="auto"/>
            <w:noWrap/>
            <w:vAlign w:val="bottom"/>
            <w:hideMark/>
          </w:tcPr>
          <w:p w14:paraId="004EB25E" w14:textId="77777777" w:rsidR="00C8129E" w:rsidRPr="00F35171" w:rsidRDefault="00C8129E" w:rsidP="00A23D18">
            <w:pPr>
              <w:rPr>
                <w:rFonts w:ascii="Consolas" w:hAnsi="Consolas" w:cs="Calibri"/>
                <w:color w:val="000000"/>
                <w:sz w:val="12"/>
                <w:szCs w:val="12"/>
              </w:rPr>
            </w:pPr>
          </w:p>
        </w:tc>
        <w:tc>
          <w:tcPr>
            <w:tcW w:w="1746" w:type="pct"/>
            <w:tcBorders>
              <w:top w:val="nil"/>
              <w:left w:val="single" w:sz="8" w:space="0" w:color="auto"/>
              <w:bottom w:val="nil"/>
              <w:right w:val="single" w:sz="8" w:space="0" w:color="auto"/>
            </w:tcBorders>
            <w:shd w:val="clear" w:color="auto" w:fill="auto"/>
            <w:noWrap/>
            <w:vAlign w:val="bottom"/>
            <w:hideMark/>
          </w:tcPr>
          <w:p w14:paraId="661D60F7" w14:textId="77777777" w:rsidR="00C8129E" w:rsidRPr="00F35171" w:rsidRDefault="00C8129E" w:rsidP="00A23D18">
            <w:pPr>
              <w:rPr>
                <w:rFonts w:ascii="Consolas" w:hAnsi="Consolas" w:cs="Calibri"/>
                <w:b/>
                <w:bCs/>
                <w:color w:val="808080"/>
                <w:sz w:val="12"/>
                <w:szCs w:val="12"/>
              </w:rPr>
            </w:pPr>
            <w:r w:rsidRPr="00F35171">
              <w:rPr>
                <w:rFonts w:ascii="Consolas" w:hAnsi="Consolas" w:cs="Calibri"/>
                <w:b/>
                <w:bCs/>
                <w:color w:val="808080"/>
                <w:sz w:val="12"/>
                <w:szCs w:val="12"/>
              </w:rPr>
              <w:t>/*Calculate the interquartile range (IQR)*/</w:t>
            </w:r>
          </w:p>
        </w:tc>
      </w:tr>
      <w:tr w:rsidR="00C8129E" w:rsidRPr="00F35171" w14:paraId="6808D97E" w14:textId="77777777" w:rsidTr="00A23D18">
        <w:trPr>
          <w:trHeight w:val="178"/>
        </w:trPr>
        <w:tc>
          <w:tcPr>
            <w:tcW w:w="1746" w:type="pct"/>
            <w:tcBorders>
              <w:top w:val="nil"/>
              <w:left w:val="single" w:sz="8" w:space="0" w:color="auto"/>
              <w:bottom w:val="nil"/>
              <w:right w:val="single" w:sz="8" w:space="0" w:color="auto"/>
            </w:tcBorders>
            <w:shd w:val="clear" w:color="auto" w:fill="auto"/>
            <w:noWrap/>
            <w:vAlign w:val="bottom"/>
            <w:hideMark/>
          </w:tcPr>
          <w:p w14:paraId="6334851C" w14:textId="77777777" w:rsidR="00C8129E" w:rsidRPr="00F35171" w:rsidRDefault="00C8129E" w:rsidP="00A23D18">
            <w:pPr>
              <w:rPr>
                <w:rFonts w:ascii="Consolas" w:hAnsi="Consolas" w:cs="Calibri"/>
                <w:color w:val="000000"/>
                <w:sz w:val="12"/>
                <w:szCs w:val="12"/>
              </w:rPr>
            </w:pPr>
            <w:r w:rsidRPr="00F35171">
              <w:rPr>
                <w:rFonts w:ascii="Consolas" w:hAnsi="Consolas" w:cs="Calibri"/>
                <w:color w:val="000000"/>
                <w:sz w:val="12"/>
                <w:szCs w:val="12"/>
              </w:rPr>
              <w:t xml:space="preserve">  #calculate the first and </w:t>
            </w:r>
            <w:proofErr w:type="spellStart"/>
            <w:r w:rsidRPr="00F35171">
              <w:rPr>
                <w:rFonts w:ascii="Consolas" w:hAnsi="Consolas" w:cs="Calibri"/>
                <w:color w:val="000000"/>
                <w:sz w:val="12"/>
                <w:szCs w:val="12"/>
              </w:rPr>
              <w:t>thrid</w:t>
            </w:r>
            <w:proofErr w:type="spellEnd"/>
            <w:r w:rsidRPr="00F35171">
              <w:rPr>
                <w:rFonts w:ascii="Consolas" w:hAnsi="Consolas" w:cs="Calibri"/>
                <w:color w:val="000000"/>
                <w:sz w:val="12"/>
                <w:szCs w:val="12"/>
              </w:rPr>
              <w:t xml:space="preserve"> quartiles</w:t>
            </w:r>
          </w:p>
        </w:tc>
        <w:tc>
          <w:tcPr>
            <w:tcW w:w="97" w:type="pct"/>
            <w:tcBorders>
              <w:top w:val="nil"/>
              <w:left w:val="nil"/>
              <w:bottom w:val="nil"/>
              <w:right w:val="nil"/>
            </w:tcBorders>
            <w:shd w:val="clear" w:color="auto" w:fill="auto"/>
            <w:noWrap/>
            <w:vAlign w:val="bottom"/>
            <w:hideMark/>
          </w:tcPr>
          <w:p w14:paraId="70E36267" w14:textId="77777777" w:rsidR="00C8129E" w:rsidRPr="00F35171" w:rsidRDefault="00C8129E" w:rsidP="00A23D18">
            <w:pPr>
              <w:rPr>
                <w:rFonts w:ascii="Consolas" w:hAnsi="Consolas" w:cs="Calibri"/>
                <w:color w:val="000000"/>
                <w:sz w:val="12"/>
                <w:szCs w:val="12"/>
              </w:rPr>
            </w:pPr>
          </w:p>
        </w:tc>
        <w:tc>
          <w:tcPr>
            <w:tcW w:w="1312" w:type="pct"/>
            <w:tcBorders>
              <w:top w:val="nil"/>
              <w:left w:val="single" w:sz="8" w:space="0" w:color="auto"/>
              <w:bottom w:val="nil"/>
              <w:right w:val="single" w:sz="8" w:space="0" w:color="auto"/>
            </w:tcBorders>
            <w:shd w:val="clear" w:color="auto" w:fill="auto"/>
            <w:vAlign w:val="bottom"/>
            <w:hideMark/>
          </w:tcPr>
          <w:p w14:paraId="5E430473" w14:textId="77777777" w:rsidR="00C8129E" w:rsidRPr="00F35171" w:rsidRDefault="00C8129E" w:rsidP="00A23D18">
            <w:pPr>
              <w:rPr>
                <w:rFonts w:ascii="Consolas" w:hAnsi="Consolas" w:cs="Calibri"/>
                <w:color w:val="000000"/>
                <w:sz w:val="12"/>
                <w:szCs w:val="12"/>
              </w:rPr>
            </w:pPr>
            <w:r w:rsidRPr="00F35171">
              <w:rPr>
                <w:rFonts w:ascii="Consolas" w:hAnsi="Consolas" w:cs="Calibri"/>
                <w:color w:val="000000"/>
                <w:sz w:val="12"/>
                <w:szCs w:val="12"/>
              </w:rPr>
              <w:t xml:space="preserve">    q3 = </w:t>
            </w:r>
            <w:proofErr w:type="spellStart"/>
            <w:r w:rsidRPr="00F35171">
              <w:rPr>
                <w:rFonts w:ascii="Consolas" w:hAnsi="Consolas" w:cs="Calibri"/>
                <w:color w:val="000000"/>
                <w:sz w:val="12"/>
                <w:szCs w:val="12"/>
              </w:rPr>
              <w:t>np.percentile</w:t>
            </w:r>
            <w:proofErr w:type="spellEnd"/>
            <w:r w:rsidRPr="00F35171">
              <w:rPr>
                <w:rFonts w:ascii="Consolas" w:hAnsi="Consolas" w:cs="Calibri"/>
                <w:color w:val="000000"/>
                <w:sz w:val="12"/>
                <w:szCs w:val="12"/>
              </w:rPr>
              <w:t>(</w:t>
            </w:r>
            <w:proofErr w:type="spellStart"/>
            <w:r w:rsidRPr="00F35171">
              <w:rPr>
                <w:rFonts w:ascii="Consolas" w:hAnsi="Consolas" w:cs="Calibri"/>
                <w:color w:val="000000"/>
                <w:sz w:val="12"/>
                <w:szCs w:val="12"/>
              </w:rPr>
              <w:t>arr</w:t>
            </w:r>
            <w:proofErr w:type="spellEnd"/>
            <w:r w:rsidRPr="00F35171">
              <w:rPr>
                <w:rFonts w:ascii="Consolas" w:hAnsi="Consolas" w:cs="Calibri"/>
                <w:color w:val="000000"/>
                <w:sz w:val="12"/>
                <w:szCs w:val="12"/>
              </w:rPr>
              <w:t>, 75)</w:t>
            </w:r>
          </w:p>
        </w:tc>
        <w:tc>
          <w:tcPr>
            <w:tcW w:w="97" w:type="pct"/>
            <w:tcBorders>
              <w:top w:val="nil"/>
              <w:left w:val="nil"/>
              <w:bottom w:val="nil"/>
              <w:right w:val="nil"/>
            </w:tcBorders>
            <w:shd w:val="clear" w:color="auto" w:fill="auto"/>
            <w:noWrap/>
            <w:vAlign w:val="bottom"/>
            <w:hideMark/>
          </w:tcPr>
          <w:p w14:paraId="4C0E9382" w14:textId="77777777" w:rsidR="00C8129E" w:rsidRPr="00F35171" w:rsidRDefault="00C8129E" w:rsidP="00A23D18">
            <w:pPr>
              <w:rPr>
                <w:rFonts w:ascii="Consolas" w:hAnsi="Consolas" w:cs="Calibri"/>
                <w:color w:val="000000"/>
                <w:sz w:val="12"/>
                <w:szCs w:val="12"/>
              </w:rPr>
            </w:pPr>
          </w:p>
        </w:tc>
        <w:tc>
          <w:tcPr>
            <w:tcW w:w="1746" w:type="pct"/>
            <w:tcBorders>
              <w:top w:val="nil"/>
              <w:left w:val="single" w:sz="8" w:space="0" w:color="auto"/>
              <w:bottom w:val="nil"/>
              <w:right w:val="single" w:sz="8" w:space="0" w:color="auto"/>
            </w:tcBorders>
            <w:shd w:val="clear" w:color="auto" w:fill="auto"/>
            <w:noWrap/>
            <w:vAlign w:val="bottom"/>
            <w:hideMark/>
          </w:tcPr>
          <w:p w14:paraId="663DB2FF" w14:textId="77777777" w:rsidR="00C8129E" w:rsidRPr="00F35171" w:rsidRDefault="00C8129E" w:rsidP="00A23D18">
            <w:pPr>
              <w:rPr>
                <w:rFonts w:ascii="Consolas" w:hAnsi="Consolas" w:cs="Calibri"/>
                <w:color w:val="000000"/>
                <w:sz w:val="12"/>
                <w:szCs w:val="12"/>
              </w:rPr>
            </w:pPr>
            <w:r w:rsidRPr="00F35171">
              <w:rPr>
                <w:rFonts w:ascii="Consolas" w:hAnsi="Consolas" w:cs="Calibri"/>
                <w:color w:val="000000"/>
                <w:sz w:val="12"/>
                <w:szCs w:val="12"/>
              </w:rPr>
              <w:t xml:space="preserve">      </w:t>
            </w:r>
            <w:proofErr w:type="spellStart"/>
            <w:r w:rsidRPr="00F35171">
              <w:rPr>
                <w:rFonts w:ascii="Consolas" w:hAnsi="Consolas" w:cs="Calibri"/>
                <w:color w:val="000000"/>
                <w:sz w:val="12"/>
                <w:szCs w:val="12"/>
              </w:rPr>
              <w:t>iqr</w:t>
            </w:r>
            <w:proofErr w:type="spellEnd"/>
            <w:r w:rsidRPr="00F35171">
              <w:rPr>
                <w:rFonts w:ascii="Consolas" w:hAnsi="Consolas" w:cs="Calibri"/>
                <w:color w:val="000000"/>
                <w:sz w:val="12"/>
                <w:szCs w:val="12"/>
              </w:rPr>
              <w:t xml:space="preserve"> = q3 - q1;</w:t>
            </w:r>
          </w:p>
        </w:tc>
      </w:tr>
      <w:tr w:rsidR="00C8129E" w:rsidRPr="00F35171" w14:paraId="1123FDFB" w14:textId="77777777" w:rsidTr="00A23D18">
        <w:trPr>
          <w:trHeight w:val="178"/>
        </w:trPr>
        <w:tc>
          <w:tcPr>
            <w:tcW w:w="1746" w:type="pct"/>
            <w:tcBorders>
              <w:top w:val="nil"/>
              <w:left w:val="single" w:sz="8" w:space="0" w:color="auto"/>
              <w:bottom w:val="nil"/>
              <w:right w:val="single" w:sz="8" w:space="0" w:color="auto"/>
            </w:tcBorders>
            <w:shd w:val="clear" w:color="auto" w:fill="auto"/>
            <w:noWrap/>
            <w:vAlign w:val="bottom"/>
            <w:hideMark/>
          </w:tcPr>
          <w:p w14:paraId="368CB674" w14:textId="77777777" w:rsidR="00C8129E" w:rsidRPr="00F35171" w:rsidRDefault="00C8129E" w:rsidP="00A23D18">
            <w:pPr>
              <w:rPr>
                <w:rFonts w:ascii="Consolas" w:hAnsi="Consolas" w:cs="Calibri"/>
                <w:color w:val="000000"/>
                <w:sz w:val="12"/>
                <w:szCs w:val="12"/>
              </w:rPr>
            </w:pPr>
            <w:r w:rsidRPr="00F35171">
              <w:rPr>
                <w:rFonts w:ascii="Consolas" w:hAnsi="Consolas" w:cs="Calibri"/>
                <w:color w:val="000000"/>
                <w:sz w:val="12"/>
                <w:szCs w:val="12"/>
              </w:rPr>
              <w:t xml:space="preserve">  q1 &lt;- quantile(x, probs = 0.25, na.rm = TRUE)</w:t>
            </w:r>
          </w:p>
        </w:tc>
        <w:tc>
          <w:tcPr>
            <w:tcW w:w="97" w:type="pct"/>
            <w:tcBorders>
              <w:top w:val="nil"/>
              <w:left w:val="nil"/>
              <w:bottom w:val="nil"/>
              <w:right w:val="nil"/>
            </w:tcBorders>
            <w:shd w:val="clear" w:color="auto" w:fill="auto"/>
            <w:noWrap/>
            <w:vAlign w:val="bottom"/>
            <w:hideMark/>
          </w:tcPr>
          <w:p w14:paraId="4F404766" w14:textId="77777777" w:rsidR="00C8129E" w:rsidRPr="00F35171" w:rsidRDefault="00C8129E" w:rsidP="00A23D18">
            <w:pPr>
              <w:rPr>
                <w:rFonts w:ascii="Consolas" w:hAnsi="Consolas" w:cs="Calibri"/>
                <w:color w:val="000000"/>
                <w:sz w:val="12"/>
                <w:szCs w:val="12"/>
              </w:rPr>
            </w:pPr>
          </w:p>
        </w:tc>
        <w:tc>
          <w:tcPr>
            <w:tcW w:w="1312" w:type="pct"/>
            <w:tcBorders>
              <w:top w:val="nil"/>
              <w:left w:val="single" w:sz="8" w:space="0" w:color="auto"/>
              <w:bottom w:val="nil"/>
              <w:right w:val="single" w:sz="8" w:space="0" w:color="auto"/>
            </w:tcBorders>
            <w:shd w:val="clear" w:color="auto" w:fill="auto"/>
            <w:vAlign w:val="bottom"/>
            <w:hideMark/>
          </w:tcPr>
          <w:p w14:paraId="6FFFE3ED" w14:textId="77777777" w:rsidR="00C8129E" w:rsidRPr="00F35171" w:rsidRDefault="00C8129E" w:rsidP="00A23D18">
            <w:pPr>
              <w:rPr>
                <w:rFonts w:ascii="Consolas" w:hAnsi="Consolas" w:cs="Calibri"/>
                <w:color w:val="000000"/>
                <w:sz w:val="12"/>
                <w:szCs w:val="12"/>
              </w:rPr>
            </w:pPr>
            <w:r w:rsidRPr="00F35171">
              <w:rPr>
                <w:rFonts w:ascii="Consolas" w:hAnsi="Consolas" w:cs="Calibri"/>
                <w:color w:val="000000"/>
                <w:sz w:val="12"/>
                <w:szCs w:val="12"/>
              </w:rPr>
              <w:t xml:space="preserve">    </w:t>
            </w:r>
          </w:p>
        </w:tc>
        <w:tc>
          <w:tcPr>
            <w:tcW w:w="97" w:type="pct"/>
            <w:tcBorders>
              <w:top w:val="nil"/>
              <w:left w:val="nil"/>
              <w:bottom w:val="nil"/>
              <w:right w:val="nil"/>
            </w:tcBorders>
            <w:shd w:val="clear" w:color="auto" w:fill="auto"/>
            <w:noWrap/>
            <w:vAlign w:val="bottom"/>
            <w:hideMark/>
          </w:tcPr>
          <w:p w14:paraId="46D7ED10" w14:textId="77777777" w:rsidR="00C8129E" w:rsidRPr="00F35171" w:rsidRDefault="00C8129E" w:rsidP="00A23D18">
            <w:pPr>
              <w:rPr>
                <w:rFonts w:ascii="Consolas" w:hAnsi="Consolas" w:cs="Calibri"/>
                <w:color w:val="000000"/>
                <w:sz w:val="12"/>
                <w:szCs w:val="12"/>
              </w:rPr>
            </w:pPr>
          </w:p>
        </w:tc>
        <w:tc>
          <w:tcPr>
            <w:tcW w:w="1746" w:type="pct"/>
            <w:tcBorders>
              <w:top w:val="nil"/>
              <w:left w:val="single" w:sz="8" w:space="0" w:color="auto"/>
              <w:bottom w:val="nil"/>
              <w:right w:val="single" w:sz="8" w:space="0" w:color="auto"/>
            </w:tcBorders>
            <w:shd w:val="clear" w:color="auto" w:fill="auto"/>
            <w:noWrap/>
            <w:vAlign w:val="bottom"/>
            <w:hideMark/>
          </w:tcPr>
          <w:p w14:paraId="64AE634A" w14:textId="77777777" w:rsidR="00C8129E" w:rsidRPr="00F35171" w:rsidRDefault="00C8129E" w:rsidP="00A23D18">
            <w:pPr>
              <w:rPr>
                <w:rFonts w:ascii="Consolas" w:hAnsi="Consolas" w:cs="Calibri"/>
                <w:color w:val="000000"/>
                <w:sz w:val="12"/>
                <w:szCs w:val="12"/>
              </w:rPr>
            </w:pPr>
            <w:r w:rsidRPr="00F35171">
              <w:rPr>
                <w:rFonts w:ascii="Consolas" w:hAnsi="Consolas" w:cs="Calibri"/>
                <w:color w:val="000000"/>
                <w:sz w:val="12"/>
                <w:szCs w:val="12"/>
              </w:rPr>
              <w:t> </w:t>
            </w:r>
          </w:p>
        </w:tc>
      </w:tr>
      <w:tr w:rsidR="00C8129E" w:rsidRPr="00F35171" w14:paraId="1ECAE743" w14:textId="77777777" w:rsidTr="00A23D18">
        <w:trPr>
          <w:trHeight w:val="178"/>
        </w:trPr>
        <w:tc>
          <w:tcPr>
            <w:tcW w:w="1746" w:type="pct"/>
            <w:tcBorders>
              <w:top w:val="nil"/>
              <w:left w:val="single" w:sz="8" w:space="0" w:color="auto"/>
              <w:bottom w:val="nil"/>
              <w:right w:val="single" w:sz="8" w:space="0" w:color="auto"/>
            </w:tcBorders>
            <w:shd w:val="clear" w:color="auto" w:fill="auto"/>
            <w:noWrap/>
            <w:vAlign w:val="bottom"/>
            <w:hideMark/>
          </w:tcPr>
          <w:p w14:paraId="2CD32F78" w14:textId="77777777" w:rsidR="00C8129E" w:rsidRPr="00F35171" w:rsidRDefault="00C8129E" w:rsidP="00A23D18">
            <w:pPr>
              <w:rPr>
                <w:rFonts w:ascii="Consolas" w:hAnsi="Consolas" w:cs="Calibri"/>
                <w:color w:val="000000"/>
                <w:sz w:val="12"/>
                <w:szCs w:val="12"/>
              </w:rPr>
            </w:pPr>
            <w:r w:rsidRPr="00F35171">
              <w:rPr>
                <w:rFonts w:ascii="Consolas" w:hAnsi="Consolas" w:cs="Calibri"/>
                <w:color w:val="000000"/>
                <w:sz w:val="12"/>
                <w:szCs w:val="12"/>
              </w:rPr>
              <w:t xml:space="preserve">  q3 &lt;- quantile(x, probs = 0.75, na.rm = TRUE)</w:t>
            </w:r>
          </w:p>
        </w:tc>
        <w:tc>
          <w:tcPr>
            <w:tcW w:w="97" w:type="pct"/>
            <w:tcBorders>
              <w:top w:val="nil"/>
              <w:left w:val="nil"/>
              <w:bottom w:val="nil"/>
              <w:right w:val="nil"/>
            </w:tcBorders>
            <w:shd w:val="clear" w:color="auto" w:fill="auto"/>
            <w:noWrap/>
            <w:vAlign w:val="bottom"/>
            <w:hideMark/>
          </w:tcPr>
          <w:p w14:paraId="3CD0EBA8" w14:textId="77777777" w:rsidR="00C8129E" w:rsidRPr="00F35171" w:rsidRDefault="00C8129E" w:rsidP="00A23D18">
            <w:pPr>
              <w:rPr>
                <w:rFonts w:ascii="Consolas" w:hAnsi="Consolas" w:cs="Calibri"/>
                <w:color w:val="000000"/>
                <w:sz w:val="12"/>
                <w:szCs w:val="12"/>
              </w:rPr>
            </w:pPr>
          </w:p>
        </w:tc>
        <w:tc>
          <w:tcPr>
            <w:tcW w:w="1312" w:type="pct"/>
            <w:tcBorders>
              <w:top w:val="nil"/>
              <w:left w:val="single" w:sz="8" w:space="0" w:color="auto"/>
              <w:bottom w:val="nil"/>
              <w:right w:val="single" w:sz="8" w:space="0" w:color="auto"/>
            </w:tcBorders>
            <w:shd w:val="clear" w:color="auto" w:fill="auto"/>
            <w:vAlign w:val="bottom"/>
            <w:hideMark/>
          </w:tcPr>
          <w:p w14:paraId="35ED5670" w14:textId="77777777" w:rsidR="00C8129E" w:rsidRPr="00F35171" w:rsidRDefault="00C8129E" w:rsidP="00A23D18">
            <w:pPr>
              <w:rPr>
                <w:rFonts w:ascii="Consolas" w:hAnsi="Consolas" w:cs="Calibri"/>
                <w:b/>
                <w:bCs/>
                <w:color w:val="808080"/>
                <w:sz w:val="12"/>
                <w:szCs w:val="12"/>
              </w:rPr>
            </w:pPr>
            <w:r w:rsidRPr="00F35171">
              <w:rPr>
                <w:rFonts w:ascii="Consolas" w:hAnsi="Consolas" w:cs="Calibri"/>
                <w:b/>
                <w:bCs/>
                <w:color w:val="808080"/>
                <w:sz w:val="12"/>
                <w:szCs w:val="12"/>
              </w:rPr>
              <w:t xml:space="preserve">    #calculate the interquartile range (IQR)</w:t>
            </w:r>
          </w:p>
        </w:tc>
        <w:tc>
          <w:tcPr>
            <w:tcW w:w="97" w:type="pct"/>
            <w:tcBorders>
              <w:top w:val="nil"/>
              <w:left w:val="nil"/>
              <w:bottom w:val="nil"/>
              <w:right w:val="nil"/>
            </w:tcBorders>
            <w:shd w:val="clear" w:color="auto" w:fill="auto"/>
            <w:noWrap/>
            <w:vAlign w:val="bottom"/>
            <w:hideMark/>
          </w:tcPr>
          <w:p w14:paraId="6D19C852" w14:textId="77777777" w:rsidR="00C8129E" w:rsidRPr="00F35171" w:rsidRDefault="00C8129E" w:rsidP="00A23D18">
            <w:pPr>
              <w:rPr>
                <w:rFonts w:ascii="Consolas" w:hAnsi="Consolas" w:cs="Calibri"/>
                <w:b/>
                <w:bCs/>
                <w:color w:val="808080"/>
                <w:sz w:val="12"/>
                <w:szCs w:val="12"/>
              </w:rPr>
            </w:pPr>
          </w:p>
        </w:tc>
        <w:tc>
          <w:tcPr>
            <w:tcW w:w="1746" w:type="pct"/>
            <w:tcBorders>
              <w:top w:val="nil"/>
              <w:left w:val="single" w:sz="8" w:space="0" w:color="auto"/>
              <w:bottom w:val="nil"/>
              <w:right w:val="single" w:sz="8" w:space="0" w:color="auto"/>
            </w:tcBorders>
            <w:shd w:val="clear" w:color="auto" w:fill="auto"/>
            <w:noWrap/>
            <w:vAlign w:val="bottom"/>
            <w:hideMark/>
          </w:tcPr>
          <w:p w14:paraId="1126F67E" w14:textId="77777777" w:rsidR="00C8129E" w:rsidRPr="00F35171" w:rsidRDefault="00C8129E" w:rsidP="00A23D18">
            <w:pPr>
              <w:rPr>
                <w:rFonts w:ascii="Consolas" w:hAnsi="Consolas" w:cs="Calibri"/>
                <w:b/>
                <w:bCs/>
                <w:color w:val="808080"/>
                <w:sz w:val="12"/>
                <w:szCs w:val="12"/>
              </w:rPr>
            </w:pPr>
            <w:r w:rsidRPr="00F35171">
              <w:rPr>
                <w:rFonts w:ascii="Consolas" w:hAnsi="Consolas" w:cs="Calibri"/>
                <w:b/>
                <w:bCs/>
                <w:color w:val="808080"/>
                <w:sz w:val="12"/>
                <w:szCs w:val="12"/>
              </w:rPr>
              <w:t>/*Calculate the lower and upper bounds for the outliers*/</w:t>
            </w:r>
          </w:p>
        </w:tc>
      </w:tr>
      <w:tr w:rsidR="00C8129E" w:rsidRPr="00F35171" w14:paraId="069390A8" w14:textId="77777777" w:rsidTr="00A23D18">
        <w:trPr>
          <w:trHeight w:val="178"/>
        </w:trPr>
        <w:tc>
          <w:tcPr>
            <w:tcW w:w="1746" w:type="pct"/>
            <w:tcBorders>
              <w:top w:val="nil"/>
              <w:left w:val="single" w:sz="8" w:space="0" w:color="auto"/>
              <w:bottom w:val="nil"/>
              <w:right w:val="single" w:sz="8" w:space="0" w:color="auto"/>
            </w:tcBorders>
            <w:shd w:val="clear" w:color="auto" w:fill="auto"/>
            <w:noWrap/>
            <w:vAlign w:val="bottom"/>
            <w:hideMark/>
          </w:tcPr>
          <w:p w14:paraId="6916C49D" w14:textId="77777777" w:rsidR="00C8129E" w:rsidRPr="00F35171" w:rsidRDefault="00C8129E" w:rsidP="00A23D18">
            <w:pPr>
              <w:rPr>
                <w:rFonts w:ascii="Consolas" w:hAnsi="Consolas" w:cs="Calibri"/>
                <w:color w:val="000000"/>
                <w:sz w:val="12"/>
                <w:szCs w:val="12"/>
              </w:rPr>
            </w:pPr>
            <w:r w:rsidRPr="00F35171">
              <w:rPr>
                <w:rFonts w:ascii="Consolas" w:hAnsi="Consolas" w:cs="Calibri"/>
                <w:color w:val="000000"/>
                <w:sz w:val="12"/>
                <w:szCs w:val="12"/>
              </w:rPr>
              <w:t xml:space="preserve">  </w:t>
            </w:r>
          </w:p>
        </w:tc>
        <w:tc>
          <w:tcPr>
            <w:tcW w:w="97" w:type="pct"/>
            <w:tcBorders>
              <w:top w:val="nil"/>
              <w:left w:val="nil"/>
              <w:bottom w:val="nil"/>
              <w:right w:val="nil"/>
            </w:tcBorders>
            <w:shd w:val="clear" w:color="auto" w:fill="auto"/>
            <w:noWrap/>
            <w:vAlign w:val="bottom"/>
            <w:hideMark/>
          </w:tcPr>
          <w:p w14:paraId="29819B9F" w14:textId="77777777" w:rsidR="00C8129E" w:rsidRPr="00F35171" w:rsidRDefault="00C8129E" w:rsidP="00A23D18">
            <w:pPr>
              <w:rPr>
                <w:rFonts w:ascii="Consolas" w:hAnsi="Consolas" w:cs="Calibri"/>
                <w:color w:val="000000"/>
                <w:sz w:val="12"/>
                <w:szCs w:val="12"/>
              </w:rPr>
            </w:pPr>
          </w:p>
        </w:tc>
        <w:tc>
          <w:tcPr>
            <w:tcW w:w="1312" w:type="pct"/>
            <w:tcBorders>
              <w:top w:val="nil"/>
              <w:left w:val="single" w:sz="8" w:space="0" w:color="auto"/>
              <w:bottom w:val="nil"/>
              <w:right w:val="single" w:sz="8" w:space="0" w:color="auto"/>
            </w:tcBorders>
            <w:shd w:val="clear" w:color="auto" w:fill="auto"/>
            <w:vAlign w:val="bottom"/>
            <w:hideMark/>
          </w:tcPr>
          <w:p w14:paraId="6C3BDB68" w14:textId="77777777" w:rsidR="00C8129E" w:rsidRPr="00F35171" w:rsidRDefault="00C8129E" w:rsidP="00A23D18">
            <w:pPr>
              <w:rPr>
                <w:rFonts w:ascii="Consolas" w:hAnsi="Consolas" w:cs="Calibri"/>
                <w:color w:val="000000"/>
                <w:sz w:val="12"/>
                <w:szCs w:val="12"/>
              </w:rPr>
            </w:pPr>
            <w:r w:rsidRPr="00F35171">
              <w:rPr>
                <w:rFonts w:ascii="Consolas" w:hAnsi="Consolas" w:cs="Calibri"/>
                <w:color w:val="000000"/>
                <w:sz w:val="12"/>
                <w:szCs w:val="12"/>
              </w:rPr>
              <w:t xml:space="preserve">    </w:t>
            </w:r>
            <w:proofErr w:type="spellStart"/>
            <w:r w:rsidRPr="00F35171">
              <w:rPr>
                <w:rFonts w:ascii="Consolas" w:hAnsi="Consolas" w:cs="Calibri"/>
                <w:color w:val="000000"/>
                <w:sz w:val="12"/>
                <w:szCs w:val="12"/>
              </w:rPr>
              <w:t>iqr</w:t>
            </w:r>
            <w:proofErr w:type="spellEnd"/>
            <w:r w:rsidRPr="00F35171">
              <w:rPr>
                <w:rFonts w:ascii="Consolas" w:hAnsi="Consolas" w:cs="Calibri"/>
                <w:color w:val="000000"/>
                <w:sz w:val="12"/>
                <w:szCs w:val="12"/>
              </w:rPr>
              <w:t xml:space="preserve"> = q3 - q1</w:t>
            </w:r>
          </w:p>
        </w:tc>
        <w:tc>
          <w:tcPr>
            <w:tcW w:w="97" w:type="pct"/>
            <w:tcBorders>
              <w:top w:val="nil"/>
              <w:left w:val="nil"/>
              <w:bottom w:val="nil"/>
              <w:right w:val="nil"/>
            </w:tcBorders>
            <w:shd w:val="clear" w:color="auto" w:fill="auto"/>
            <w:noWrap/>
            <w:vAlign w:val="bottom"/>
            <w:hideMark/>
          </w:tcPr>
          <w:p w14:paraId="4F5D0AE8" w14:textId="77777777" w:rsidR="00C8129E" w:rsidRPr="00F35171" w:rsidRDefault="00C8129E" w:rsidP="00A23D18">
            <w:pPr>
              <w:rPr>
                <w:rFonts w:ascii="Consolas" w:hAnsi="Consolas" w:cs="Calibri"/>
                <w:color w:val="000000"/>
                <w:sz w:val="12"/>
                <w:szCs w:val="12"/>
              </w:rPr>
            </w:pPr>
          </w:p>
        </w:tc>
        <w:tc>
          <w:tcPr>
            <w:tcW w:w="1746" w:type="pct"/>
            <w:tcBorders>
              <w:top w:val="nil"/>
              <w:left w:val="single" w:sz="8" w:space="0" w:color="auto"/>
              <w:bottom w:val="nil"/>
              <w:right w:val="single" w:sz="8" w:space="0" w:color="auto"/>
            </w:tcBorders>
            <w:shd w:val="clear" w:color="auto" w:fill="auto"/>
            <w:noWrap/>
            <w:vAlign w:val="bottom"/>
            <w:hideMark/>
          </w:tcPr>
          <w:p w14:paraId="3F78564D" w14:textId="77777777" w:rsidR="00C8129E" w:rsidRPr="00F35171" w:rsidRDefault="00C8129E" w:rsidP="00A23D18">
            <w:pPr>
              <w:rPr>
                <w:rFonts w:ascii="Consolas" w:hAnsi="Consolas" w:cs="Calibri"/>
                <w:color w:val="000000"/>
                <w:sz w:val="12"/>
                <w:szCs w:val="12"/>
              </w:rPr>
            </w:pPr>
            <w:r w:rsidRPr="00F35171">
              <w:rPr>
                <w:rFonts w:ascii="Consolas" w:hAnsi="Consolas" w:cs="Calibri"/>
                <w:color w:val="000000"/>
                <w:sz w:val="12"/>
                <w:szCs w:val="12"/>
              </w:rPr>
              <w:t xml:space="preserve">      low = q1 - 1.5 * </w:t>
            </w:r>
            <w:proofErr w:type="spellStart"/>
            <w:r w:rsidRPr="00F35171">
              <w:rPr>
                <w:rFonts w:ascii="Consolas" w:hAnsi="Consolas" w:cs="Calibri"/>
                <w:color w:val="000000"/>
                <w:sz w:val="12"/>
                <w:szCs w:val="12"/>
              </w:rPr>
              <w:t>iqr</w:t>
            </w:r>
            <w:proofErr w:type="spellEnd"/>
            <w:r w:rsidRPr="00F35171">
              <w:rPr>
                <w:rFonts w:ascii="Consolas" w:hAnsi="Consolas" w:cs="Calibri"/>
                <w:color w:val="000000"/>
                <w:sz w:val="12"/>
                <w:szCs w:val="12"/>
              </w:rPr>
              <w:t>;</w:t>
            </w:r>
          </w:p>
        </w:tc>
      </w:tr>
      <w:tr w:rsidR="00C8129E" w:rsidRPr="00F35171" w14:paraId="7B3CB1ED" w14:textId="77777777" w:rsidTr="00A23D18">
        <w:trPr>
          <w:trHeight w:val="178"/>
        </w:trPr>
        <w:tc>
          <w:tcPr>
            <w:tcW w:w="1746" w:type="pct"/>
            <w:tcBorders>
              <w:top w:val="nil"/>
              <w:left w:val="single" w:sz="8" w:space="0" w:color="auto"/>
              <w:bottom w:val="nil"/>
              <w:right w:val="single" w:sz="8" w:space="0" w:color="auto"/>
            </w:tcBorders>
            <w:shd w:val="clear" w:color="auto" w:fill="auto"/>
            <w:noWrap/>
            <w:vAlign w:val="bottom"/>
            <w:hideMark/>
          </w:tcPr>
          <w:p w14:paraId="662137D9" w14:textId="77777777" w:rsidR="00C8129E" w:rsidRPr="00F35171" w:rsidRDefault="00C8129E" w:rsidP="00A23D18">
            <w:pPr>
              <w:rPr>
                <w:rFonts w:ascii="Consolas" w:hAnsi="Consolas" w:cs="Calibri"/>
                <w:b/>
                <w:bCs/>
                <w:color w:val="808080"/>
                <w:sz w:val="12"/>
                <w:szCs w:val="12"/>
              </w:rPr>
            </w:pPr>
            <w:r w:rsidRPr="00F35171">
              <w:rPr>
                <w:rFonts w:ascii="Consolas" w:hAnsi="Consolas" w:cs="Calibri"/>
                <w:b/>
                <w:bCs/>
                <w:color w:val="808080"/>
                <w:sz w:val="12"/>
                <w:szCs w:val="12"/>
              </w:rPr>
              <w:t xml:space="preserve">  #calcuate the interquartile range (IQR)</w:t>
            </w:r>
          </w:p>
        </w:tc>
        <w:tc>
          <w:tcPr>
            <w:tcW w:w="97" w:type="pct"/>
            <w:tcBorders>
              <w:top w:val="nil"/>
              <w:left w:val="nil"/>
              <w:bottom w:val="nil"/>
              <w:right w:val="nil"/>
            </w:tcBorders>
            <w:shd w:val="clear" w:color="auto" w:fill="auto"/>
            <w:noWrap/>
            <w:vAlign w:val="bottom"/>
            <w:hideMark/>
          </w:tcPr>
          <w:p w14:paraId="2368703A" w14:textId="77777777" w:rsidR="00C8129E" w:rsidRPr="00F35171" w:rsidRDefault="00C8129E" w:rsidP="00A23D18">
            <w:pPr>
              <w:rPr>
                <w:rFonts w:ascii="Consolas" w:hAnsi="Consolas" w:cs="Calibri"/>
                <w:b/>
                <w:bCs/>
                <w:color w:val="808080"/>
                <w:sz w:val="12"/>
                <w:szCs w:val="12"/>
              </w:rPr>
            </w:pPr>
          </w:p>
        </w:tc>
        <w:tc>
          <w:tcPr>
            <w:tcW w:w="1312" w:type="pct"/>
            <w:tcBorders>
              <w:top w:val="nil"/>
              <w:left w:val="single" w:sz="8" w:space="0" w:color="auto"/>
              <w:bottom w:val="nil"/>
              <w:right w:val="single" w:sz="8" w:space="0" w:color="auto"/>
            </w:tcBorders>
            <w:shd w:val="clear" w:color="auto" w:fill="auto"/>
            <w:vAlign w:val="bottom"/>
            <w:hideMark/>
          </w:tcPr>
          <w:p w14:paraId="78A6263A" w14:textId="77777777" w:rsidR="00C8129E" w:rsidRPr="00F35171" w:rsidRDefault="00C8129E" w:rsidP="00A23D18">
            <w:pPr>
              <w:rPr>
                <w:rFonts w:ascii="Consolas" w:hAnsi="Consolas" w:cs="Calibri"/>
                <w:color w:val="000000"/>
                <w:sz w:val="12"/>
                <w:szCs w:val="12"/>
              </w:rPr>
            </w:pPr>
            <w:r w:rsidRPr="00F35171">
              <w:rPr>
                <w:rFonts w:ascii="Consolas" w:hAnsi="Consolas" w:cs="Calibri"/>
                <w:color w:val="000000"/>
                <w:sz w:val="12"/>
                <w:szCs w:val="12"/>
              </w:rPr>
              <w:t xml:space="preserve">    </w:t>
            </w:r>
          </w:p>
        </w:tc>
        <w:tc>
          <w:tcPr>
            <w:tcW w:w="97" w:type="pct"/>
            <w:tcBorders>
              <w:top w:val="nil"/>
              <w:left w:val="nil"/>
              <w:bottom w:val="nil"/>
              <w:right w:val="nil"/>
            </w:tcBorders>
            <w:shd w:val="clear" w:color="auto" w:fill="auto"/>
            <w:noWrap/>
            <w:vAlign w:val="bottom"/>
            <w:hideMark/>
          </w:tcPr>
          <w:p w14:paraId="19157203" w14:textId="77777777" w:rsidR="00C8129E" w:rsidRPr="00F35171" w:rsidRDefault="00C8129E" w:rsidP="00A23D18">
            <w:pPr>
              <w:rPr>
                <w:rFonts w:ascii="Consolas" w:hAnsi="Consolas" w:cs="Calibri"/>
                <w:color w:val="000000"/>
                <w:sz w:val="12"/>
                <w:szCs w:val="12"/>
              </w:rPr>
            </w:pPr>
          </w:p>
        </w:tc>
        <w:tc>
          <w:tcPr>
            <w:tcW w:w="1746" w:type="pct"/>
            <w:tcBorders>
              <w:top w:val="nil"/>
              <w:left w:val="single" w:sz="8" w:space="0" w:color="auto"/>
              <w:bottom w:val="nil"/>
              <w:right w:val="single" w:sz="8" w:space="0" w:color="auto"/>
            </w:tcBorders>
            <w:shd w:val="clear" w:color="auto" w:fill="auto"/>
            <w:noWrap/>
            <w:vAlign w:val="bottom"/>
            <w:hideMark/>
          </w:tcPr>
          <w:p w14:paraId="66C3A924" w14:textId="77777777" w:rsidR="00C8129E" w:rsidRPr="00F35171" w:rsidRDefault="00C8129E" w:rsidP="00A23D18">
            <w:pPr>
              <w:rPr>
                <w:rFonts w:ascii="Consolas" w:hAnsi="Consolas" w:cs="Calibri"/>
                <w:color w:val="000000"/>
                <w:sz w:val="12"/>
                <w:szCs w:val="12"/>
              </w:rPr>
            </w:pPr>
            <w:r w:rsidRPr="00F35171">
              <w:rPr>
                <w:rFonts w:ascii="Consolas" w:hAnsi="Consolas" w:cs="Calibri"/>
                <w:color w:val="000000"/>
                <w:sz w:val="12"/>
                <w:szCs w:val="12"/>
              </w:rPr>
              <w:t xml:space="preserve">      high = q3 + 1.5 * </w:t>
            </w:r>
            <w:proofErr w:type="spellStart"/>
            <w:r w:rsidRPr="00F35171">
              <w:rPr>
                <w:rFonts w:ascii="Consolas" w:hAnsi="Consolas" w:cs="Calibri"/>
                <w:color w:val="000000"/>
                <w:sz w:val="12"/>
                <w:szCs w:val="12"/>
              </w:rPr>
              <w:t>iqr</w:t>
            </w:r>
            <w:proofErr w:type="spellEnd"/>
            <w:r w:rsidRPr="00F35171">
              <w:rPr>
                <w:rFonts w:ascii="Consolas" w:hAnsi="Consolas" w:cs="Calibri"/>
                <w:color w:val="000000"/>
                <w:sz w:val="12"/>
                <w:szCs w:val="12"/>
              </w:rPr>
              <w:t>;</w:t>
            </w:r>
          </w:p>
        </w:tc>
      </w:tr>
      <w:tr w:rsidR="00C8129E" w:rsidRPr="00F35171" w14:paraId="55CE2E72" w14:textId="77777777" w:rsidTr="00A23D18">
        <w:trPr>
          <w:trHeight w:val="178"/>
        </w:trPr>
        <w:tc>
          <w:tcPr>
            <w:tcW w:w="1746" w:type="pct"/>
            <w:tcBorders>
              <w:top w:val="nil"/>
              <w:left w:val="single" w:sz="8" w:space="0" w:color="auto"/>
              <w:bottom w:val="nil"/>
              <w:right w:val="single" w:sz="8" w:space="0" w:color="auto"/>
            </w:tcBorders>
            <w:shd w:val="clear" w:color="auto" w:fill="auto"/>
            <w:noWrap/>
            <w:vAlign w:val="bottom"/>
            <w:hideMark/>
          </w:tcPr>
          <w:p w14:paraId="6282C7DB" w14:textId="77777777" w:rsidR="00C8129E" w:rsidRPr="00F35171" w:rsidRDefault="00C8129E" w:rsidP="00A23D18">
            <w:pPr>
              <w:rPr>
                <w:rFonts w:ascii="Consolas" w:hAnsi="Consolas" w:cs="Calibri"/>
                <w:color w:val="000000"/>
                <w:sz w:val="12"/>
                <w:szCs w:val="12"/>
              </w:rPr>
            </w:pPr>
            <w:r w:rsidRPr="00F35171">
              <w:rPr>
                <w:rFonts w:ascii="Consolas" w:hAnsi="Consolas" w:cs="Calibri"/>
                <w:color w:val="000000"/>
                <w:sz w:val="12"/>
                <w:szCs w:val="12"/>
              </w:rPr>
              <w:t xml:space="preserve">  </w:t>
            </w:r>
            <w:proofErr w:type="spellStart"/>
            <w:r w:rsidRPr="00F35171">
              <w:rPr>
                <w:rFonts w:ascii="Consolas" w:hAnsi="Consolas" w:cs="Calibri"/>
                <w:color w:val="000000"/>
                <w:sz w:val="12"/>
                <w:szCs w:val="12"/>
              </w:rPr>
              <w:t>iqr</w:t>
            </w:r>
            <w:proofErr w:type="spellEnd"/>
            <w:r w:rsidRPr="00F35171">
              <w:rPr>
                <w:rFonts w:ascii="Consolas" w:hAnsi="Consolas" w:cs="Calibri"/>
                <w:color w:val="000000"/>
                <w:sz w:val="12"/>
                <w:szCs w:val="12"/>
              </w:rPr>
              <w:t xml:space="preserve"> &lt;- q3 - q1</w:t>
            </w:r>
          </w:p>
        </w:tc>
        <w:tc>
          <w:tcPr>
            <w:tcW w:w="97" w:type="pct"/>
            <w:tcBorders>
              <w:top w:val="nil"/>
              <w:left w:val="nil"/>
              <w:bottom w:val="nil"/>
              <w:right w:val="nil"/>
            </w:tcBorders>
            <w:shd w:val="clear" w:color="auto" w:fill="auto"/>
            <w:noWrap/>
            <w:vAlign w:val="bottom"/>
            <w:hideMark/>
          </w:tcPr>
          <w:p w14:paraId="4E3A1904" w14:textId="77777777" w:rsidR="00C8129E" w:rsidRPr="00F35171" w:rsidRDefault="00C8129E" w:rsidP="00A23D18">
            <w:pPr>
              <w:rPr>
                <w:rFonts w:ascii="Consolas" w:hAnsi="Consolas" w:cs="Calibri"/>
                <w:color w:val="000000"/>
                <w:sz w:val="12"/>
                <w:szCs w:val="12"/>
              </w:rPr>
            </w:pPr>
          </w:p>
        </w:tc>
        <w:tc>
          <w:tcPr>
            <w:tcW w:w="1312" w:type="pct"/>
            <w:tcBorders>
              <w:top w:val="nil"/>
              <w:left w:val="single" w:sz="8" w:space="0" w:color="auto"/>
              <w:bottom w:val="nil"/>
              <w:right w:val="single" w:sz="8" w:space="0" w:color="auto"/>
            </w:tcBorders>
            <w:shd w:val="clear" w:color="auto" w:fill="auto"/>
            <w:vAlign w:val="bottom"/>
            <w:hideMark/>
          </w:tcPr>
          <w:p w14:paraId="25DE7CFB" w14:textId="77777777" w:rsidR="00C8129E" w:rsidRPr="00F35171" w:rsidRDefault="00C8129E" w:rsidP="00A23D18">
            <w:pPr>
              <w:rPr>
                <w:rFonts w:ascii="Consolas" w:hAnsi="Consolas" w:cs="Calibri"/>
                <w:b/>
                <w:bCs/>
                <w:color w:val="808080"/>
                <w:sz w:val="12"/>
                <w:szCs w:val="12"/>
              </w:rPr>
            </w:pPr>
            <w:r w:rsidRPr="00F35171">
              <w:rPr>
                <w:rFonts w:ascii="Consolas" w:hAnsi="Consolas" w:cs="Calibri"/>
                <w:b/>
                <w:bCs/>
                <w:color w:val="808080"/>
                <w:sz w:val="12"/>
                <w:szCs w:val="12"/>
              </w:rPr>
              <w:t xml:space="preserve">    #calculate the lower and upper bounds for the outliers</w:t>
            </w:r>
          </w:p>
        </w:tc>
        <w:tc>
          <w:tcPr>
            <w:tcW w:w="97" w:type="pct"/>
            <w:tcBorders>
              <w:top w:val="nil"/>
              <w:left w:val="nil"/>
              <w:bottom w:val="nil"/>
              <w:right w:val="nil"/>
            </w:tcBorders>
            <w:shd w:val="clear" w:color="auto" w:fill="auto"/>
            <w:noWrap/>
            <w:vAlign w:val="bottom"/>
            <w:hideMark/>
          </w:tcPr>
          <w:p w14:paraId="636D6A72" w14:textId="77777777" w:rsidR="00C8129E" w:rsidRPr="00F35171" w:rsidRDefault="00C8129E" w:rsidP="00A23D18">
            <w:pPr>
              <w:rPr>
                <w:rFonts w:ascii="Consolas" w:hAnsi="Consolas" w:cs="Calibri"/>
                <w:b/>
                <w:bCs/>
                <w:color w:val="808080"/>
                <w:sz w:val="12"/>
                <w:szCs w:val="12"/>
              </w:rPr>
            </w:pPr>
          </w:p>
        </w:tc>
        <w:tc>
          <w:tcPr>
            <w:tcW w:w="1746" w:type="pct"/>
            <w:tcBorders>
              <w:top w:val="nil"/>
              <w:left w:val="single" w:sz="8" w:space="0" w:color="auto"/>
              <w:bottom w:val="nil"/>
              <w:right w:val="single" w:sz="8" w:space="0" w:color="auto"/>
            </w:tcBorders>
            <w:shd w:val="clear" w:color="auto" w:fill="auto"/>
            <w:noWrap/>
            <w:vAlign w:val="bottom"/>
            <w:hideMark/>
          </w:tcPr>
          <w:p w14:paraId="77997944" w14:textId="77777777" w:rsidR="00C8129E" w:rsidRPr="00F35171" w:rsidRDefault="00C8129E" w:rsidP="00A23D18">
            <w:pPr>
              <w:rPr>
                <w:rFonts w:ascii="Consolas" w:hAnsi="Consolas" w:cs="Calibri"/>
                <w:color w:val="000000"/>
                <w:sz w:val="12"/>
                <w:szCs w:val="12"/>
              </w:rPr>
            </w:pPr>
            <w:r w:rsidRPr="00F35171">
              <w:rPr>
                <w:rFonts w:ascii="Consolas" w:hAnsi="Consolas" w:cs="Calibri"/>
                <w:color w:val="000000"/>
                <w:sz w:val="12"/>
                <w:szCs w:val="12"/>
              </w:rPr>
              <w:t> </w:t>
            </w:r>
          </w:p>
        </w:tc>
      </w:tr>
      <w:tr w:rsidR="00C8129E" w:rsidRPr="00F35171" w14:paraId="34ED106B" w14:textId="77777777" w:rsidTr="00A23D18">
        <w:trPr>
          <w:trHeight w:val="178"/>
        </w:trPr>
        <w:tc>
          <w:tcPr>
            <w:tcW w:w="1746" w:type="pct"/>
            <w:tcBorders>
              <w:top w:val="nil"/>
              <w:left w:val="single" w:sz="8" w:space="0" w:color="auto"/>
              <w:bottom w:val="nil"/>
              <w:right w:val="single" w:sz="8" w:space="0" w:color="auto"/>
            </w:tcBorders>
            <w:shd w:val="clear" w:color="auto" w:fill="auto"/>
            <w:noWrap/>
            <w:vAlign w:val="bottom"/>
            <w:hideMark/>
          </w:tcPr>
          <w:p w14:paraId="61D8B848" w14:textId="77777777" w:rsidR="00C8129E" w:rsidRPr="00F35171" w:rsidRDefault="00C8129E" w:rsidP="00A23D18">
            <w:pPr>
              <w:rPr>
                <w:rFonts w:ascii="Consolas" w:hAnsi="Consolas" w:cs="Calibri"/>
                <w:color w:val="000000"/>
                <w:sz w:val="12"/>
                <w:szCs w:val="12"/>
              </w:rPr>
            </w:pPr>
            <w:r w:rsidRPr="00F35171">
              <w:rPr>
                <w:rFonts w:ascii="Consolas" w:hAnsi="Consolas" w:cs="Calibri"/>
                <w:color w:val="000000"/>
                <w:sz w:val="12"/>
                <w:szCs w:val="12"/>
              </w:rPr>
              <w:t xml:space="preserve">  </w:t>
            </w:r>
          </w:p>
        </w:tc>
        <w:tc>
          <w:tcPr>
            <w:tcW w:w="97" w:type="pct"/>
            <w:tcBorders>
              <w:top w:val="nil"/>
              <w:left w:val="nil"/>
              <w:bottom w:val="nil"/>
              <w:right w:val="nil"/>
            </w:tcBorders>
            <w:shd w:val="clear" w:color="auto" w:fill="auto"/>
            <w:noWrap/>
            <w:vAlign w:val="bottom"/>
            <w:hideMark/>
          </w:tcPr>
          <w:p w14:paraId="52229F70" w14:textId="77777777" w:rsidR="00C8129E" w:rsidRPr="00F35171" w:rsidRDefault="00C8129E" w:rsidP="00A23D18">
            <w:pPr>
              <w:rPr>
                <w:rFonts w:ascii="Consolas" w:hAnsi="Consolas" w:cs="Calibri"/>
                <w:color w:val="000000"/>
                <w:sz w:val="12"/>
                <w:szCs w:val="12"/>
              </w:rPr>
            </w:pPr>
          </w:p>
        </w:tc>
        <w:tc>
          <w:tcPr>
            <w:tcW w:w="1312" w:type="pct"/>
            <w:tcBorders>
              <w:top w:val="nil"/>
              <w:left w:val="single" w:sz="8" w:space="0" w:color="auto"/>
              <w:bottom w:val="nil"/>
              <w:right w:val="single" w:sz="8" w:space="0" w:color="auto"/>
            </w:tcBorders>
            <w:shd w:val="clear" w:color="auto" w:fill="auto"/>
            <w:vAlign w:val="bottom"/>
            <w:hideMark/>
          </w:tcPr>
          <w:p w14:paraId="154B5A24" w14:textId="77777777" w:rsidR="00C8129E" w:rsidRPr="00F35171" w:rsidRDefault="00C8129E" w:rsidP="00A23D18">
            <w:pPr>
              <w:rPr>
                <w:rFonts w:ascii="Consolas" w:hAnsi="Consolas" w:cs="Calibri"/>
                <w:color w:val="000000"/>
                <w:sz w:val="12"/>
                <w:szCs w:val="12"/>
              </w:rPr>
            </w:pPr>
            <w:r w:rsidRPr="00F35171">
              <w:rPr>
                <w:rFonts w:ascii="Consolas" w:hAnsi="Consolas" w:cs="Calibri"/>
                <w:color w:val="000000"/>
                <w:sz w:val="12"/>
                <w:szCs w:val="12"/>
              </w:rPr>
              <w:t xml:space="preserve">    </w:t>
            </w:r>
            <w:proofErr w:type="spellStart"/>
            <w:r w:rsidRPr="00F35171">
              <w:rPr>
                <w:rFonts w:ascii="Consolas" w:hAnsi="Consolas" w:cs="Calibri"/>
                <w:color w:val="000000"/>
                <w:sz w:val="12"/>
                <w:szCs w:val="12"/>
              </w:rPr>
              <w:t>lower_bound</w:t>
            </w:r>
            <w:proofErr w:type="spellEnd"/>
            <w:r w:rsidRPr="00F35171">
              <w:rPr>
                <w:rFonts w:ascii="Consolas" w:hAnsi="Consolas" w:cs="Calibri"/>
                <w:color w:val="000000"/>
                <w:sz w:val="12"/>
                <w:szCs w:val="12"/>
              </w:rPr>
              <w:t xml:space="preserve"> = q1 - (1.5 * </w:t>
            </w:r>
            <w:proofErr w:type="spellStart"/>
            <w:r w:rsidRPr="00F35171">
              <w:rPr>
                <w:rFonts w:ascii="Consolas" w:hAnsi="Consolas" w:cs="Calibri"/>
                <w:color w:val="000000"/>
                <w:sz w:val="12"/>
                <w:szCs w:val="12"/>
              </w:rPr>
              <w:t>iqr</w:t>
            </w:r>
            <w:proofErr w:type="spellEnd"/>
            <w:r w:rsidRPr="00F35171">
              <w:rPr>
                <w:rFonts w:ascii="Consolas" w:hAnsi="Consolas" w:cs="Calibri"/>
                <w:color w:val="000000"/>
                <w:sz w:val="12"/>
                <w:szCs w:val="12"/>
              </w:rPr>
              <w:t>)</w:t>
            </w:r>
          </w:p>
        </w:tc>
        <w:tc>
          <w:tcPr>
            <w:tcW w:w="97" w:type="pct"/>
            <w:tcBorders>
              <w:top w:val="nil"/>
              <w:left w:val="nil"/>
              <w:bottom w:val="nil"/>
              <w:right w:val="nil"/>
            </w:tcBorders>
            <w:shd w:val="clear" w:color="auto" w:fill="auto"/>
            <w:noWrap/>
            <w:vAlign w:val="bottom"/>
            <w:hideMark/>
          </w:tcPr>
          <w:p w14:paraId="06CDD160" w14:textId="77777777" w:rsidR="00C8129E" w:rsidRPr="00F35171" w:rsidRDefault="00C8129E" w:rsidP="00A23D18">
            <w:pPr>
              <w:rPr>
                <w:rFonts w:ascii="Consolas" w:hAnsi="Consolas" w:cs="Calibri"/>
                <w:color w:val="000000"/>
                <w:sz w:val="12"/>
                <w:szCs w:val="12"/>
              </w:rPr>
            </w:pPr>
          </w:p>
        </w:tc>
        <w:tc>
          <w:tcPr>
            <w:tcW w:w="1746" w:type="pct"/>
            <w:tcBorders>
              <w:top w:val="nil"/>
              <w:left w:val="single" w:sz="8" w:space="0" w:color="auto"/>
              <w:bottom w:val="nil"/>
              <w:right w:val="single" w:sz="8" w:space="0" w:color="auto"/>
            </w:tcBorders>
            <w:shd w:val="clear" w:color="auto" w:fill="auto"/>
            <w:noWrap/>
            <w:vAlign w:val="bottom"/>
            <w:hideMark/>
          </w:tcPr>
          <w:p w14:paraId="20E60F7E" w14:textId="77777777" w:rsidR="00C8129E" w:rsidRPr="00F35171" w:rsidRDefault="00C8129E" w:rsidP="00A23D18">
            <w:pPr>
              <w:rPr>
                <w:rFonts w:ascii="Consolas" w:hAnsi="Consolas" w:cs="Calibri"/>
                <w:b/>
                <w:bCs/>
                <w:color w:val="808080"/>
                <w:sz w:val="12"/>
                <w:szCs w:val="12"/>
              </w:rPr>
            </w:pPr>
            <w:r w:rsidRPr="00F35171">
              <w:rPr>
                <w:rFonts w:ascii="Consolas" w:hAnsi="Consolas" w:cs="Calibri"/>
                <w:b/>
                <w:bCs/>
                <w:color w:val="808080"/>
                <w:sz w:val="12"/>
                <w:szCs w:val="12"/>
              </w:rPr>
              <w:t>/*Replace outlier values with the 1.5 IQR rule values*/</w:t>
            </w:r>
          </w:p>
        </w:tc>
      </w:tr>
      <w:tr w:rsidR="00C8129E" w:rsidRPr="00F35171" w14:paraId="1EC2A755" w14:textId="77777777" w:rsidTr="00A23D18">
        <w:trPr>
          <w:trHeight w:val="178"/>
        </w:trPr>
        <w:tc>
          <w:tcPr>
            <w:tcW w:w="1746" w:type="pct"/>
            <w:tcBorders>
              <w:top w:val="nil"/>
              <w:left w:val="single" w:sz="8" w:space="0" w:color="auto"/>
              <w:bottom w:val="nil"/>
              <w:right w:val="single" w:sz="8" w:space="0" w:color="auto"/>
            </w:tcBorders>
            <w:shd w:val="clear" w:color="auto" w:fill="auto"/>
            <w:noWrap/>
            <w:vAlign w:val="bottom"/>
            <w:hideMark/>
          </w:tcPr>
          <w:p w14:paraId="059BA2D4" w14:textId="77777777" w:rsidR="00C8129E" w:rsidRPr="00F35171" w:rsidRDefault="00C8129E" w:rsidP="00A23D18">
            <w:pPr>
              <w:rPr>
                <w:rFonts w:ascii="Consolas" w:hAnsi="Consolas" w:cs="Calibri"/>
                <w:b/>
                <w:bCs/>
                <w:color w:val="808080"/>
                <w:sz w:val="12"/>
                <w:szCs w:val="12"/>
              </w:rPr>
            </w:pPr>
            <w:r w:rsidRPr="00F35171">
              <w:rPr>
                <w:rFonts w:ascii="Consolas" w:hAnsi="Consolas" w:cs="Calibri"/>
                <w:b/>
                <w:bCs/>
                <w:color w:val="808080"/>
                <w:sz w:val="12"/>
                <w:szCs w:val="12"/>
              </w:rPr>
              <w:t xml:space="preserve">  #calculate the lower and upper bounds for the outliers</w:t>
            </w:r>
          </w:p>
        </w:tc>
        <w:tc>
          <w:tcPr>
            <w:tcW w:w="97" w:type="pct"/>
            <w:tcBorders>
              <w:top w:val="nil"/>
              <w:left w:val="nil"/>
              <w:bottom w:val="nil"/>
              <w:right w:val="nil"/>
            </w:tcBorders>
            <w:shd w:val="clear" w:color="auto" w:fill="auto"/>
            <w:noWrap/>
            <w:vAlign w:val="bottom"/>
            <w:hideMark/>
          </w:tcPr>
          <w:p w14:paraId="3EC25D35" w14:textId="77777777" w:rsidR="00C8129E" w:rsidRPr="00F35171" w:rsidRDefault="00C8129E" w:rsidP="00A23D18">
            <w:pPr>
              <w:rPr>
                <w:rFonts w:ascii="Consolas" w:hAnsi="Consolas" w:cs="Calibri"/>
                <w:b/>
                <w:bCs/>
                <w:color w:val="808080"/>
                <w:sz w:val="12"/>
                <w:szCs w:val="12"/>
              </w:rPr>
            </w:pPr>
          </w:p>
        </w:tc>
        <w:tc>
          <w:tcPr>
            <w:tcW w:w="1312" w:type="pct"/>
            <w:tcBorders>
              <w:top w:val="nil"/>
              <w:left w:val="single" w:sz="8" w:space="0" w:color="auto"/>
              <w:bottom w:val="nil"/>
              <w:right w:val="single" w:sz="8" w:space="0" w:color="auto"/>
            </w:tcBorders>
            <w:shd w:val="clear" w:color="auto" w:fill="auto"/>
            <w:vAlign w:val="bottom"/>
            <w:hideMark/>
          </w:tcPr>
          <w:p w14:paraId="417E8AF4" w14:textId="77777777" w:rsidR="00C8129E" w:rsidRPr="00F35171" w:rsidRDefault="00C8129E" w:rsidP="00A23D18">
            <w:pPr>
              <w:rPr>
                <w:rFonts w:ascii="Consolas" w:hAnsi="Consolas" w:cs="Calibri"/>
                <w:color w:val="000000"/>
                <w:sz w:val="12"/>
                <w:szCs w:val="12"/>
              </w:rPr>
            </w:pPr>
            <w:r w:rsidRPr="00F35171">
              <w:rPr>
                <w:rFonts w:ascii="Consolas" w:hAnsi="Consolas" w:cs="Calibri"/>
                <w:color w:val="000000"/>
                <w:sz w:val="12"/>
                <w:szCs w:val="12"/>
              </w:rPr>
              <w:t xml:space="preserve">    </w:t>
            </w:r>
            <w:proofErr w:type="spellStart"/>
            <w:r w:rsidRPr="00F35171">
              <w:rPr>
                <w:rFonts w:ascii="Consolas" w:hAnsi="Consolas" w:cs="Calibri"/>
                <w:color w:val="000000"/>
                <w:sz w:val="12"/>
                <w:szCs w:val="12"/>
              </w:rPr>
              <w:t>upper_bound</w:t>
            </w:r>
            <w:proofErr w:type="spellEnd"/>
            <w:r w:rsidRPr="00F35171">
              <w:rPr>
                <w:rFonts w:ascii="Consolas" w:hAnsi="Consolas" w:cs="Calibri"/>
                <w:color w:val="000000"/>
                <w:sz w:val="12"/>
                <w:szCs w:val="12"/>
              </w:rPr>
              <w:t xml:space="preserve"> = q3 + (1.5 * </w:t>
            </w:r>
            <w:proofErr w:type="spellStart"/>
            <w:r w:rsidRPr="00F35171">
              <w:rPr>
                <w:rFonts w:ascii="Consolas" w:hAnsi="Consolas" w:cs="Calibri"/>
                <w:color w:val="000000"/>
                <w:sz w:val="12"/>
                <w:szCs w:val="12"/>
              </w:rPr>
              <w:t>iqr</w:t>
            </w:r>
            <w:proofErr w:type="spellEnd"/>
            <w:r w:rsidRPr="00F35171">
              <w:rPr>
                <w:rFonts w:ascii="Consolas" w:hAnsi="Consolas" w:cs="Calibri"/>
                <w:color w:val="000000"/>
                <w:sz w:val="12"/>
                <w:szCs w:val="12"/>
              </w:rPr>
              <w:t>)</w:t>
            </w:r>
          </w:p>
        </w:tc>
        <w:tc>
          <w:tcPr>
            <w:tcW w:w="97" w:type="pct"/>
            <w:tcBorders>
              <w:top w:val="nil"/>
              <w:left w:val="nil"/>
              <w:bottom w:val="nil"/>
              <w:right w:val="nil"/>
            </w:tcBorders>
            <w:shd w:val="clear" w:color="auto" w:fill="auto"/>
            <w:noWrap/>
            <w:vAlign w:val="bottom"/>
            <w:hideMark/>
          </w:tcPr>
          <w:p w14:paraId="2EA57E2B" w14:textId="77777777" w:rsidR="00C8129E" w:rsidRPr="00F35171" w:rsidRDefault="00C8129E" w:rsidP="00A23D18">
            <w:pPr>
              <w:rPr>
                <w:rFonts w:ascii="Consolas" w:hAnsi="Consolas" w:cs="Calibri"/>
                <w:color w:val="000000"/>
                <w:sz w:val="12"/>
                <w:szCs w:val="12"/>
              </w:rPr>
            </w:pPr>
          </w:p>
        </w:tc>
        <w:tc>
          <w:tcPr>
            <w:tcW w:w="1746" w:type="pct"/>
            <w:tcBorders>
              <w:top w:val="nil"/>
              <w:left w:val="single" w:sz="8" w:space="0" w:color="auto"/>
              <w:bottom w:val="nil"/>
              <w:right w:val="single" w:sz="8" w:space="0" w:color="auto"/>
            </w:tcBorders>
            <w:shd w:val="clear" w:color="auto" w:fill="auto"/>
            <w:noWrap/>
            <w:vAlign w:val="bottom"/>
            <w:hideMark/>
          </w:tcPr>
          <w:p w14:paraId="1DE6150F" w14:textId="77777777" w:rsidR="00C8129E" w:rsidRPr="00F35171" w:rsidRDefault="00C8129E" w:rsidP="00A23D18">
            <w:pPr>
              <w:rPr>
                <w:rFonts w:ascii="Consolas" w:hAnsi="Consolas" w:cs="Calibri"/>
                <w:color w:val="000000"/>
                <w:sz w:val="12"/>
                <w:szCs w:val="12"/>
              </w:rPr>
            </w:pPr>
            <w:r w:rsidRPr="00F35171">
              <w:rPr>
                <w:rFonts w:ascii="Consolas" w:hAnsi="Consolas" w:cs="Calibri"/>
                <w:color w:val="000000"/>
                <w:sz w:val="12"/>
                <w:szCs w:val="12"/>
              </w:rPr>
              <w:t xml:space="preserve">     </w:t>
            </w:r>
            <w:r w:rsidRPr="00F35171">
              <w:rPr>
                <w:rFonts w:ascii="Consolas" w:hAnsi="Consolas" w:cs="Calibri"/>
                <w:b/>
                <w:bCs/>
                <w:color w:val="0070C0"/>
                <w:sz w:val="12"/>
                <w:szCs w:val="12"/>
              </w:rPr>
              <w:t xml:space="preserve"> IF</w:t>
            </w:r>
            <w:r w:rsidRPr="00F35171">
              <w:rPr>
                <w:rFonts w:ascii="Consolas" w:hAnsi="Consolas" w:cs="Calibri"/>
                <w:color w:val="000000"/>
                <w:sz w:val="12"/>
                <w:szCs w:val="12"/>
              </w:rPr>
              <w:t xml:space="preserve"> vars(</w:t>
            </w:r>
            <w:proofErr w:type="spellStart"/>
            <w:r w:rsidRPr="00F35171">
              <w:rPr>
                <w:rFonts w:ascii="Consolas" w:hAnsi="Consolas" w:cs="Calibri"/>
                <w:color w:val="000000"/>
                <w:sz w:val="12"/>
                <w:szCs w:val="12"/>
              </w:rPr>
              <w:t>i</w:t>
            </w:r>
            <w:proofErr w:type="spellEnd"/>
            <w:r w:rsidRPr="00F35171">
              <w:rPr>
                <w:rFonts w:ascii="Consolas" w:hAnsi="Consolas" w:cs="Calibri"/>
                <w:color w:val="000000"/>
                <w:sz w:val="12"/>
                <w:szCs w:val="12"/>
              </w:rPr>
              <w:t xml:space="preserve">) &lt; low </w:t>
            </w:r>
            <w:r w:rsidRPr="00F35171">
              <w:rPr>
                <w:rFonts w:ascii="Consolas" w:hAnsi="Consolas" w:cs="Calibri"/>
                <w:b/>
                <w:bCs/>
                <w:color w:val="0070C0"/>
                <w:sz w:val="12"/>
                <w:szCs w:val="12"/>
              </w:rPr>
              <w:t>THEN</w:t>
            </w:r>
            <w:r w:rsidRPr="00F35171">
              <w:rPr>
                <w:rFonts w:ascii="Consolas" w:hAnsi="Consolas" w:cs="Calibri"/>
                <w:color w:val="000000"/>
                <w:sz w:val="12"/>
                <w:szCs w:val="12"/>
              </w:rPr>
              <w:t xml:space="preserve"> vars(</w:t>
            </w:r>
            <w:proofErr w:type="spellStart"/>
            <w:r w:rsidRPr="00F35171">
              <w:rPr>
                <w:rFonts w:ascii="Consolas" w:hAnsi="Consolas" w:cs="Calibri"/>
                <w:color w:val="000000"/>
                <w:sz w:val="12"/>
                <w:szCs w:val="12"/>
              </w:rPr>
              <w:t>i</w:t>
            </w:r>
            <w:proofErr w:type="spellEnd"/>
            <w:r w:rsidRPr="00F35171">
              <w:rPr>
                <w:rFonts w:ascii="Consolas" w:hAnsi="Consolas" w:cs="Calibri"/>
                <w:color w:val="000000"/>
                <w:sz w:val="12"/>
                <w:szCs w:val="12"/>
              </w:rPr>
              <w:t>) = low;</w:t>
            </w:r>
          </w:p>
        </w:tc>
      </w:tr>
      <w:tr w:rsidR="00C8129E" w:rsidRPr="00F35171" w14:paraId="01237266" w14:textId="77777777" w:rsidTr="00A23D18">
        <w:trPr>
          <w:trHeight w:val="178"/>
        </w:trPr>
        <w:tc>
          <w:tcPr>
            <w:tcW w:w="1746" w:type="pct"/>
            <w:tcBorders>
              <w:top w:val="nil"/>
              <w:left w:val="single" w:sz="8" w:space="0" w:color="auto"/>
              <w:bottom w:val="nil"/>
              <w:right w:val="single" w:sz="8" w:space="0" w:color="auto"/>
            </w:tcBorders>
            <w:shd w:val="clear" w:color="auto" w:fill="auto"/>
            <w:noWrap/>
            <w:vAlign w:val="bottom"/>
            <w:hideMark/>
          </w:tcPr>
          <w:p w14:paraId="2C9A3B47" w14:textId="77777777" w:rsidR="00C8129E" w:rsidRPr="00F35171" w:rsidRDefault="00C8129E" w:rsidP="00A23D18">
            <w:pPr>
              <w:rPr>
                <w:rFonts w:ascii="Consolas" w:hAnsi="Consolas" w:cs="Calibri"/>
                <w:color w:val="000000"/>
                <w:sz w:val="12"/>
                <w:szCs w:val="12"/>
              </w:rPr>
            </w:pPr>
            <w:r w:rsidRPr="00F35171">
              <w:rPr>
                <w:rFonts w:ascii="Consolas" w:hAnsi="Consolas" w:cs="Calibri"/>
                <w:color w:val="000000"/>
                <w:sz w:val="12"/>
                <w:szCs w:val="12"/>
              </w:rPr>
              <w:t xml:space="preserve">  upper &lt;- q3 + 1.5 * </w:t>
            </w:r>
            <w:proofErr w:type="spellStart"/>
            <w:r w:rsidRPr="00F35171">
              <w:rPr>
                <w:rFonts w:ascii="Consolas" w:hAnsi="Consolas" w:cs="Calibri"/>
                <w:color w:val="000000"/>
                <w:sz w:val="12"/>
                <w:szCs w:val="12"/>
              </w:rPr>
              <w:t>iqr</w:t>
            </w:r>
            <w:proofErr w:type="spellEnd"/>
          </w:p>
        </w:tc>
        <w:tc>
          <w:tcPr>
            <w:tcW w:w="97" w:type="pct"/>
            <w:tcBorders>
              <w:top w:val="nil"/>
              <w:left w:val="nil"/>
              <w:bottom w:val="nil"/>
              <w:right w:val="nil"/>
            </w:tcBorders>
            <w:shd w:val="clear" w:color="auto" w:fill="auto"/>
            <w:noWrap/>
            <w:vAlign w:val="bottom"/>
            <w:hideMark/>
          </w:tcPr>
          <w:p w14:paraId="33E0CCA4" w14:textId="77777777" w:rsidR="00C8129E" w:rsidRPr="00F35171" w:rsidRDefault="00C8129E" w:rsidP="00A23D18">
            <w:pPr>
              <w:rPr>
                <w:rFonts w:ascii="Consolas" w:hAnsi="Consolas" w:cs="Calibri"/>
                <w:color w:val="000000"/>
                <w:sz w:val="12"/>
                <w:szCs w:val="12"/>
              </w:rPr>
            </w:pPr>
          </w:p>
        </w:tc>
        <w:tc>
          <w:tcPr>
            <w:tcW w:w="1312" w:type="pct"/>
            <w:tcBorders>
              <w:top w:val="nil"/>
              <w:left w:val="single" w:sz="8" w:space="0" w:color="auto"/>
              <w:bottom w:val="nil"/>
              <w:right w:val="single" w:sz="8" w:space="0" w:color="auto"/>
            </w:tcBorders>
            <w:shd w:val="clear" w:color="auto" w:fill="auto"/>
            <w:vAlign w:val="bottom"/>
            <w:hideMark/>
          </w:tcPr>
          <w:p w14:paraId="52176BBF" w14:textId="77777777" w:rsidR="00C8129E" w:rsidRPr="00F35171" w:rsidRDefault="00C8129E" w:rsidP="00A23D18">
            <w:pPr>
              <w:rPr>
                <w:rFonts w:ascii="Consolas" w:hAnsi="Consolas" w:cs="Calibri"/>
                <w:color w:val="000000"/>
                <w:sz w:val="12"/>
                <w:szCs w:val="12"/>
              </w:rPr>
            </w:pPr>
            <w:r w:rsidRPr="00F35171">
              <w:rPr>
                <w:rFonts w:ascii="Consolas" w:hAnsi="Consolas" w:cs="Calibri"/>
                <w:color w:val="000000"/>
                <w:sz w:val="12"/>
                <w:szCs w:val="12"/>
              </w:rPr>
              <w:t xml:space="preserve">    </w:t>
            </w:r>
          </w:p>
        </w:tc>
        <w:tc>
          <w:tcPr>
            <w:tcW w:w="97" w:type="pct"/>
            <w:tcBorders>
              <w:top w:val="nil"/>
              <w:left w:val="nil"/>
              <w:bottom w:val="nil"/>
              <w:right w:val="nil"/>
            </w:tcBorders>
            <w:shd w:val="clear" w:color="auto" w:fill="auto"/>
            <w:noWrap/>
            <w:vAlign w:val="bottom"/>
            <w:hideMark/>
          </w:tcPr>
          <w:p w14:paraId="678D52C1" w14:textId="77777777" w:rsidR="00C8129E" w:rsidRPr="00F35171" w:rsidRDefault="00C8129E" w:rsidP="00A23D18">
            <w:pPr>
              <w:rPr>
                <w:rFonts w:ascii="Consolas" w:hAnsi="Consolas" w:cs="Calibri"/>
                <w:color w:val="000000"/>
                <w:sz w:val="12"/>
                <w:szCs w:val="12"/>
              </w:rPr>
            </w:pPr>
          </w:p>
        </w:tc>
        <w:tc>
          <w:tcPr>
            <w:tcW w:w="1746" w:type="pct"/>
            <w:tcBorders>
              <w:top w:val="nil"/>
              <w:left w:val="single" w:sz="8" w:space="0" w:color="auto"/>
              <w:bottom w:val="nil"/>
              <w:right w:val="single" w:sz="8" w:space="0" w:color="auto"/>
            </w:tcBorders>
            <w:shd w:val="clear" w:color="auto" w:fill="auto"/>
            <w:noWrap/>
            <w:vAlign w:val="bottom"/>
            <w:hideMark/>
          </w:tcPr>
          <w:p w14:paraId="33ACA42F" w14:textId="77777777" w:rsidR="00C8129E" w:rsidRPr="00F35171" w:rsidRDefault="00C8129E" w:rsidP="00A23D18">
            <w:pPr>
              <w:rPr>
                <w:rFonts w:ascii="Consolas" w:hAnsi="Consolas" w:cs="Calibri"/>
                <w:color w:val="000000"/>
                <w:sz w:val="12"/>
                <w:szCs w:val="12"/>
              </w:rPr>
            </w:pPr>
            <w:r w:rsidRPr="00F35171">
              <w:rPr>
                <w:rFonts w:ascii="Consolas" w:hAnsi="Consolas" w:cs="Calibri"/>
                <w:color w:val="000000"/>
                <w:sz w:val="12"/>
                <w:szCs w:val="12"/>
              </w:rPr>
              <w:t xml:space="preserve">      </w:t>
            </w:r>
            <w:r w:rsidRPr="00F35171">
              <w:rPr>
                <w:rFonts w:ascii="Consolas" w:hAnsi="Consolas" w:cs="Calibri"/>
                <w:b/>
                <w:bCs/>
                <w:color w:val="0070C0"/>
                <w:sz w:val="12"/>
                <w:szCs w:val="12"/>
              </w:rPr>
              <w:t>ELSE IF</w:t>
            </w:r>
            <w:r w:rsidRPr="00F35171">
              <w:rPr>
                <w:rFonts w:ascii="Consolas" w:hAnsi="Consolas" w:cs="Calibri"/>
                <w:color w:val="000000"/>
                <w:sz w:val="12"/>
                <w:szCs w:val="12"/>
              </w:rPr>
              <w:t xml:space="preserve"> vars(</w:t>
            </w:r>
            <w:proofErr w:type="spellStart"/>
            <w:r w:rsidRPr="00F35171">
              <w:rPr>
                <w:rFonts w:ascii="Consolas" w:hAnsi="Consolas" w:cs="Calibri"/>
                <w:color w:val="000000"/>
                <w:sz w:val="12"/>
                <w:szCs w:val="12"/>
              </w:rPr>
              <w:t>i</w:t>
            </w:r>
            <w:proofErr w:type="spellEnd"/>
            <w:r w:rsidRPr="00F35171">
              <w:rPr>
                <w:rFonts w:ascii="Consolas" w:hAnsi="Consolas" w:cs="Calibri"/>
                <w:color w:val="000000"/>
                <w:sz w:val="12"/>
                <w:szCs w:val="12"/>
              </w:rPr>
              <w:t xml:space="preserve">) &gt; high </w:t>
            </w:r>
            <w:r w:rsidRPr="00F35171">
              <w:rPr>
                <w:rFonts w:ascii="Consolas" w:hAnsi="Consolas" w:cs="Calibri"/>
                <w:b/>
                <w:bCs/>
                <w:color w:val="0070C0"/>
                <w:sz w:val="12"/>
                <w:szCs w:val="12"/>
              </w:rPr>
              <w:t>THEN</w:t>
            </w:r>
            <w:r w:rsidRPr="00F35171">
              <w:rPr>
                <w:rFonts w:ascii="Consolas" w:hAnsi="Consolas" w:cs="Calibri"/>
                <w:color w:val="000000"/>
                <w:sz w:val="12"/>
                <w:szCs w:val="12"/>
              </w:rPr>
              <w:t xml:space="preserve"> vars(</w:t>
            </w:r>
            <w:proofErr w:type="spellStart"/>
            <w:r w:rsidRPr="00F35171">
              <w:rPr>
                <w:rFonts w:ascii="Consolas" w:hAnsi="Consolas" w:cs="Calibri"/>
                <w:color w:val="000000"/>
                <w:sz w:val="12"/>
                <w:szCs w:val="12"/>
              </w:rPr>
              <w:t>i</w:t>
            </w:r>
            <w:proofErr w:type="spellEnd"/>
            <w:r w:rsidRPr="00F35171">
              <w:rPr>
                <w:rFonts w:ascii="Consolas" w:hAnsi="Consolas" w:cs="Calibri"/>
                <w:color w:val="000000"/>
                <w:sz w:val="12"/>
                <w:szCs w:val="12"/>
              </w:rPr>
              <w:t>) = high;</w:t>
            </w:r>
          </w:p>
        </w:tc>
      </w:tr>
      <w:tr w:rsidR="00C8129E" w:rsidRPr="00F35171" w14:paraId="08A898B0" w14:textId="77777777" w:rsidTr="00A23D18">
        <w:trPr>
          <w:trHeight w:val="178"/>
        </w:trPr>
        <w:tc>
          <w:tcPr>
            <w:tcW w:w="1746" w:type="pct"/>
            <w:tcBorders>
              <w:top w:val="nil"/>
              <w:left w:val="single" w:sz="8" w:space="0" w:color="auto"/>
              <w:bottom w:val="nil"/>
              <w:right w:val="single" w:sz="8" w:space="0" w:color="auto"/>
            </w:tcBorders>
            <w:shd w:val="clear" w:color="auto" w:fill="auto"/>
            <w:noWrap/>
            <w:vAlign w:val="bottom"/>
            <w:hideMark/>
          </w:tcPr>
          <w:p w14:paraId="47E865EE" w14:textId="77777777" w:rsidR="00C8129E" w:rsidRPr="00F35171" w:rsidRDefault="00C8129E" w:rsidP="00A23D18">
            <w:pPr>
              <w:rPr>
                <w:rFonts w:ascii="Consolas" w:hAnsi="Consolas" w:cs="Calibri"/>
                <w:color w:val="000000"/>
                <w:sz w:val="12"/>
                <w:szCs w:val="12"/>
              </w:rPr>
            </w:pPr>
            <w:r w:rsidRPr="00F35171">
              <w:rPr>
                <w:rFonts w:ascii="Consolas" w:hAnsi="Consolas" w:cs="Calibri"/>
                <w:color w:val="000000"/>
                <w:sz w:val="12"/>
                <w:szCs w:val="12"/>
              </w:rPr>
              <w:t xml:space="preserve">  lower &lt;- q1 - 1.5 * </w:t>
            </w:r>
            <w:proofErr w:type="spellStart"/>
            <w:r w:rsidRPr="00F35171">
              <w:rPr>
                <w:rFonts w:ascii="Consolas" w:hAnsi="Consolas" w:cs="Calibri"/>
                <w:color w:val="000000"/>
                <w:sz w:val="12"/>
                <w:szCs w:val="12"/>
              </w:rPr>
              <w:t>iqr</w:t>
            </w:r>
            <w:proofErr w:type="spellEnd"/>
          </w:p>
        </w:tc>
        <w:tc>
          <w:tcPr>
            <w:tcW w:w="97" w:type="pct"/>
            <w:tcBorders>
              <w:top w:val="nil"/>
              <w:left w:val="nil"/>
              <w:bottom w:val="nil"/>
              <w:right w:val="nil"/>
            </w:tcBorders>
            <w:shd w:val="clear" w:color="auto" w:fill="auto"/>
            <w:noWrap/>
            <w:vAlign w:val="bottom"/>
            <w:hideMark/>
          </w:tcPr>
          <w:p w14:paraId="399B421D" w14:textId="77777777" w:rsidR="00C8129E" w:rsidRPr="00F35171" w:rsidRDefault="00C8129E" w:rsidP="00A23D18">
            <w:pPr>
              <w:rPr>
                <w:rFonts w:ascii="Consolas" w:hAnsi="Consolas" w:cs="Calibri"/>
                <w:color w:val="000000"/>
                <w:sz w:val="12"/>
                <w:szCs w:val="12"/>
              </w:rPr>
            </w:pPr>
          </w:p>
        </w:tc>
        <w:tc>
          <w:tcPr>
            <w:tcW w:w="1312" w:type="pct"/>
            <w:tcBorders>
              <w:top w:val="nil"/>
              <w:left w:val="single" w:sz="8" w:space="0" w:color="auto"/>
              <w:bottom w:val="nil"/>
              <w:right w:val="single" w:sz="8" w:space="0" w:color="auto"/>
            </w:tcBorders>
            <w:shd w:val="clear" w:color="auto" w:fill="auto"/>
            <w:vAlign w:val="bottom"/>
            <w:hideMark/>
          </w:tcPr>
          <w:p w14:paraId="144431FF" w14:textId="77777777" w:rsidR="00C8129E" w:rsidRPr="00F35171" w:rsidRDefault="00C8129E" w:rsidP="00A23D18">
            <w:pPr>
              <w:rPr>
                <w:rFonts w:ascii="Consolas" w:hAnsi="Consolas" w:cs="Calibri"/>
                <w:b/>
                <w:bCs/>
                <w:color w:val="808080"/>
                <w:sz w:val="12"/>
                <w:szCs w:val="12"/>
              </w:rPr>
            </w:pPr>
            <w:r w:rsidRPr="00F35171">
              <w:rPr>
                <w:rFonts w:ascii="Consolas" w:hAnsi="Consolas" w:cs="Calibri"/>
                <w:b/>
                <w:bCs/>
                <w:color w:val="808080"/>
                <w:sz w:val="12"/>
                <w:szCs w:val="12"/>
              </w:rPr>
              <w:t xml:space="preserve">    #replace outlier values with the 1.5 IQR rule values</w:t>
            </w:r>
          </w:p>
        </w:tc>
        <w:tc>
          <w:tcPr>
            <w:tcW w:w="97" w:type="pct"/>
            <w:tcBorders>
              <w:top w:val="nil"/>
              <w:left w:val="nil"/>
              <w:bottom w:val="nil"/>
              <w:right w:val="nil"/>
            </w:tcBorders>
            <w:shd w:val="clear" w:color="auto" w:fill="auto"/>
            <w:noWrap/>
            <w:vAlign w:val="bottom"/>
            <w:hideMark/>
          </w:tcPr>
          <w:p w14:paraId="173EC6DA" w14:textId="77777777" w:rsidR="00C8129E" w:rsidRPr="00F35171" w:rsidRDefault="00C8129E" w:rsidP="00A23D18">
            <w:pPr>
              <w:rPr>
                <w:rFonts w:ascii="Consolas" w:hAnsi="Consolas" w:cs="Calibri"/>
                <w:b/>
                <w:bCs/>
                <w:color w:val="808080"/>
                <w:sz w:val="12"/>
                <w:szCs w:val="12"/>
              </w:rPr>
            </w:pPr>
          </w:p>
        </w:tc>
        <w:tc>
          <w:tcPr>
            <w:tcW w:w="1746" w:type="pct"/>
            <w:tcBorders>
              <w:top w:val="nil"/>
              <w:left w:val="single" w:sz="8" w:space="0" w:color="auto"/>
              <w:bottom w:val="nil"/>
              <w:right w:val="single" w:sz="8" w:space="0" w:color="auto"/>
            </w:tcBorders>
            <w:shd w:val="clear" w:color="auto" w:fill="auto"/>
            <w:noWrap/>
            <w:vAlign w:val="bottom"/>
            <w:hideMark/>
          </w:tcPr>
          <w:p w14:paraId="5E5F4A0C" w14:textId="77777777" w:rsidR="00C8129E" w:rsidRPr="00F35171" w:rsidRDefault="00C8129E" w:rsidP="00A23D18">
            <w:pPr>
              <w:rPr>
                <w:rFonts w:ascii="Consolas" w:hAnsi="Consolas" w:cs="Calibri"/>
                <w:color w:val="000000"/>
                <w:sz w:val="12"/>
                <w:szCs w:val="12"/>
              </w:rPr>
            </w:pPr>
            <w:r w:rsidRPr="00F35171">
              <w:rPr>
                <w:rFonts w:ascii="Consolas" w:hAnsi="Consolas" w:cs="Calibri"/>
                <w:color w:val="000000"/>
                <w:sz w:val="12"/>
                <w:szCs w:val="12"/>
              </w:rPr>
              <w:t xml:space="preserve">    </w:t>
            </w:r>
            <w:r w:rsidRPr="00F35171">
              <w:rPr>
                <w:rFonts w:ascii="Consolas" w:hAnsi="Consolas" w:cs="Calibri"/>
                <w:b/>
                <w:bCs/>
                <w:color w:val="0070C0"/>
                <w:sz w:val="12"/>
                <w:szCs w:val="12"/>
              </w:rPr>
              <w:t>END</w:t>
            </w:r>
            <w:r w:rsidRPr="00F35171">
              <w:rPr>
                <w:rFonts w:ascii="Consolas" w:hAnsi="Consolas" w:cs="Calibri"/>
                <w:color w:val="000000"/>
                <w:sz w:val="12"/>
                <w:szCs w:val="12"/>
              </w:rPr>
              <w:t>;</w:t>
            </w:r>
          </w:p>
        </w:tc>
      </w:tr>
      <w:tr w:rsidR="00C8129E" w:rsidRPr="00F35171" w14:paraId="1F45E735" w14:textId="77777777" w:rsidTr="00A23D18">
        <w:trPr>
          <w:trHeight w:val="178"/>
        </w:trPr>
        <w:tc>
          <w:tcPr>
            <w:tcW w:w="1746" w:type="pct"/>
            <w:tcBorders>
              <w:top w:val="nil"/>
              <w:left w:val="single" w:sz="8" w:space="0" w:color="auto"/>
              <w:bottom w:val="nil"/>
              <w:right w:val="single" w:sz="8" w:space="0" w:color="auto"/>
            </w:tcBorders>
            <w:shd w:val="clear" w:color="auto" w:fill="auto"/>
            <w:noWrap/>
            <w:vAlign w:val="bottom"/>
            <w:hideMark/>
          </w:tcPr>
          <w:p w14:paraId="46F641BF" w14:textId="77777777" w:rsidR="00C8129E" w:rsidRPr="00F35171" w:rsidRDefault="00C8129E" w:rsidP="00A23D18">
            <w:pPr>
              <w:rPr>
                <w:rFonts w:ascii="Consolas" w:hAnsi="Consolas" w:cs="Calibri"/>
                <w:color w:val="000000"/>
                <w:sz w:val="12"/>
                <w:szCs w:val="12"/>
              </w:rPr>
            </w:pPr>
            <w:r w:rsidRPr="00F35171">
              <w:rPr>
                <w:rFonts w:ascii="Consolas" w:hAnsi="Consolas" w:cs="Calibri"/>
                <w:color w:val="000000"/>
                <w:sz w:val="12"/>
                <w:szCs w:val="12"/>
              </w:rPr>
              <w:t xml:space="preserve">  </w:t>
            </w:r>
          </w:p>
        </w:tc>
        <w:tc>
          <w:tcPr>
            <w:tcW w:w="97" w:type="pct"/>
            <w:tcBorders>
              <w:top w:val="nil"/>
              <w:left w:val="nil"/>
              <w:bottom w:val="nil"/>
              <w:right w:val="nil"/>
            </w:tcBorders>
            <w:shd w:val="clear" w:color="auto" w:fill="auto"/>
            <w:noWrap/>
            <w:vAlign w:val="bottom"/>
            <w:hideMark/>
          </w:tcPr>
          <w:p w14:paraId="704523DC" w14:textId="77777777" w:rsidR="00C8129E" w:rsidRPr="00F35171" w:rsidRDefault="00C8129E" w:rsidP="00A23D18">
            <w:pPr>
              <w:rPr>
                <w:rFonts w:ascii="Consolas" w:hAnsi="Consolas" w:cs="Calibri"/>
                <w:color w:val="000000"/>
                <w:sz w:val="12"/>
                <w:szCs w:val="12"/>
              </w:rPr>
            </w:pPr>
          </w:p>
        </w:tc>
        <w:tc>
          <w:tcPr>
            <w:tcW w:w="1312" w:type="pct"/>
            <w:tcBorders>
              <w:top w:val="nil"/>
              <w:left w:val="single" w:sz="8" w:space="0" w:color="auto"/>
              <w:bottom w:val="nil"/>
              <w:right w:val="single" w:sz="8" w:space="0" w:color="auto"/>
            </w:tcBorders>
            <w:shd w:val="clear" w:color="auto" w:fill="auto"/>
            <w:vAlign w:val="bottom"/>
            <w:hideMark/>
          </w:tcPr>
          <w:p w14:paraId="277DA935" w14:textId="77777777" w:rsidR="00C8129E" w:rsidRPr="00F35171" w:rsidRDefault="00C8129E" w:rsidP="00A23D18">
            <w:pPr>
              <w:rPr>
                <w:rFonts w:ascii="Consolas" w:hAnsi="Consolas" w:cs="Calibri"/>
                <w:color w:val="000000"/>
                <w:sz w:val="12"/>
                <w:szCs w:val="12"/>
              </w:rPr>
            </w:pPr>
            <w:r w:rsidRPr="00F35171">
              <w:rPr>
                <w:rFonts w:ascii="Consolas" w:hAnsi="Consolas" w:cs="Calibri"/>
                <w:color w:val="000000"/>
                <w:sz w:val="12"/>
                <w:szCs w:val="12"/>
              </w:rPr>
              <w:t xml:space="preserve">    </w:t>
            </w:r>
            <w:proofErr w:type="spellStart"/>
            <w:r w:rsidRPr="00F35171">
              <w:rPr>
                <w:rFonts w:ascii="Consolas" w:hAnsi="Consolas" w:cs="Calibri"/>
                <w:color w:val="000000"/>
                <w:sz w:val="12"/>
                <w:szCs w:val="12"/>
              </w:rPr>
              <w:t>arr</w:t>
            </w:r>
            <w:proofErr w:type="spellEnd"/>
            <w:r w:rsidRPr="00F35171">
              <w:rPr>
                <w:rFonts w:ascii="Consolas" w:hAnsi="Consolas" w:cs="Calibri"/>
                <w:color w:val="000000"/>
                <w:sz w:val="12"/>
                <w:szCs w:val="12"/>
              </w:rPr>
              <w:t>[</w:t>
            </w:r>
            <w:proofErr w:type="spellStart"/>
            <w:r w:rsidRPr="00F35171">
              <w:rPr>
                <w:rFonts w:ascii="Consolas" w:hAnsi="Consolas" w:cs="Calibri"/>
                <w:color w:val="000000"/>
                <w:sz w:val="12"/>
                <w:szCs w:val="12"/>
              </w:rPr>
              <w:t>arr</w:t>
            </w:r>
            <w:proofErr w:type="spellEnd"/>
            <w:r w:rsidRPr="00F35171">
              <w:rPr>
                <w:rFonts w:ascii="Consolas" w:hAnsi="Consolas" w:cs="Calibri"/>
                <w:color w:val="000000"/>
                <w:sz w:val="12"/>
                <w:szCs w:val="12"/>
              </w:rPr>
              <w:t xml:space="preserve"> &lt; </w:t>
            </w:r>
            <w:proofErr w:type="spellStart"/>
            <w:r w:rsidRPr="00F35171">
              <w:rPr>
                <w:rFonts w:ascii="Consolas" w:hAnsi="Consolas" w:cs="Calibri"/>
                <w:color w:val="000000"/>
                <w:sz w:val="12"/>
                <w:szCs w:val="12"/>
              </w:rPr>
              <w:t>lower_bound</w:t>
            </w:r>
            <w:proofErr w:type="spellEnd"/>
            <w:r w:rsidRPr="00F35171">
              <w:rPr>
                <w:rFonts w:ascii="Consolas" w:hAnsi="Consolas" w:cs="Calibri"/>
                <w:color w:val="000000"/>
                <w:sz w:val="12"/>
                <w:szCs w:val="12"/>
              </w:rPr>
              <w:t xml:space="preserve">] = </w:t>
            </w:r>
            <w:proofErr w:type="spellStart"/>
            <w:r w:rsidRPr="00F35171">
              <w:rPr>
                <w:rFonts w:ascii="Consolas" w:hAnsi="Consolas" w:cs="Calibri"/>
                <w:color w:val="000000"/>
                <w:sz w:val="12"/>
                <w:szCs w:val="12"/>
              </w:rPr>
              <w:t>lower_bound</w:t>
            </w:r>
            <w:proofErr w:type="spellEnd"/>
          </w:p>
        </w:tc>
        <w:tc>
          <w:tcPr>
            <w:tcW w:w="97" w:type="pct"/>
            <w:tcBorders>
              <w:top w:val="nil"/>
              <w:left w:val="nil"/>
              <w:bottom w:val="nil"/>
              <w:right w:val="nil"/>
            </w:tcBorders>
            <w:shd w:val="clear" w:color="auto" w:fill="auto"/>
            <w:noWrap/>
            <w:vAlign w:val="bottom"/>
            <w:hideMark/>
          </w:tcPr>
          <w:p w14:paraId="1AD11A84" w14:textId="77777777" w:rsidR="00C8129E" w:rsidRPr="00F35171" w:rsidRDefault="00C8129E" w:rsidP="00A23D18">
            <w:pPr>
              <w:rPr>
                <w:rFonts w:ascii="Consolas" w:hAnsi="Consolas" w:cs="Calibri"/>
                <w:color w:val="000000"/>
                <w:sz w:val="12"/>
                <w:szCs w:val="12"/>
              </w:rPr>
            </w:pPr>
          </w:p>
        </w:tc>
        <w:tc>
          <w:tcPr>
            <w:tcW w:w="1746" w:type="pct"/>
            <w:tcBorders>
              <w:top w:val="nil"/>
              <w:left w:val="single" w:sz="8" w:space="0" w:color="auto"/>
              <w:bottom w:val="nil"/>
              <w:right w:val="single" w:sz="8" w:space="0" w:color="auto"/>
            </w:tcBorders>
            <w:shd w:val="clear" w:color="auto" w:fill="auto"/>
            <w:noWrap/>
            <w:vAlign w:val="bottom"/>
            <w:hideMark/>
          </w:tcPr>
          <w:p w14:paraId="62F2FFA2" w14:textId="77777777" w:rsidR="00C8129E" w:rsidRPr="00F35171" w:rsidRDefault="00C8129E" w:rsidP="00A23D18">
            <w:pPr>
              <w:rPr>
                <w:rFonts w:ascii="Consolas" w:hAnsi="Consolas" w:cs="Calibri"/>
                <w:color w:val="000000"/>
                <w:sz w:val="12"/>
                <w:szCs w:val="12"/>
              </w:rPr>
            </w:pPr>
            <w:r w:rsidRPr="00F35171">
              <w:rPr>
                <w:rFonts w:ascii="Consolas" w:hAnsi="Consolas" w:cs="Calibri"/>
                <w:color w:val="000000"/>
                <w:sz w:val="12"/>
                <w:szCs w:val="12"/>
              </w:rPr>
              <w:t> </w:t>
            </w:r>
          </w:p>
        </w:tc>
      </w:tr>
      <w:tr w:rsidR="00C8129E" w:rsidRPr="00F35171" w14:paraId="0403BDBF" w14:textId="77777777" w:rsidTr="00A23D18">
        <w:trPr>
          <w:trHeight w:val="178"/>
        </w:trPr>
        <w:tc>
          <w:tcPr>
            <w:tcW w:w="1746" w:type="pct"/>
            <w:tcBorders>
              <w:top w:val="nil"/>
              <w:left w:val="single" w:sz="8" w:space="0" w:color="auto"/>
              <w:bottom w:val="nil"/>
              <w:right w:val="single" w:sz="8" w:space="0" w:color="auto"/>
            </w:tcBorders>
            <w:shd w:val="clear" w:color="auto" w:fill="auto"/>
            <w:noWrap/>
            <w:vAlign w:val="bottom"/>
            <w:hideMark/>
          </w:tcPr>
          <w:p w14:paraId="57C3B1AC" w14:textId="77777777" w:rsidR="00C8129E" w:rsidRPr="00F35171" w:rsidRDefault="00C8129E" w:rsidP="00A23D18">
            <w:pPr>
              <w:rPr>
                <w:rFonts w:ascii="Consolas" w:hAnsi="Consolas" w:cs="Calibri"/>
                <w:b/>
                <w:bCs/>
                <w:color w:val="808080"/>
                <w:sz w:val="12"/>
                <w:szCs w:val="12"/>
              </w:rPr>
            </w:pPr>
            <w:r w:rsidRPr="00F35171">
              <w:rPr>
                <w:rFonts w:ascii="Consolas" w:hAnsi="Consolas" w:cs="Calibri"/>
                <w:b/>
                <w:bCs/>
                <w:color w:val="808080"/>
                <w:sz w:val="12"/>
                <w:szCs w:val="12"/>
              </w:rPr>
              <w:t xml:space="preserve">  #replace outlier values with the 1.5 IQR rule values</w:t>
            </w:r>
          </w:p>
        </w:tc>
        <w:tc>
          <w:tcPr>
            <w:tcW w:w="97" w:type="pct"/>
            <w:tcBorders>
              <w:top w:val="nil"/>
              <w:left w:val="nil"/>
              <w:bottom w:val="nil"/>
              <w:right w:val="nil"/>
            </w:tcBorders>
            <w:shd w:val="clear" w:color="auto" w:fill="auto"/>
            <w:noWrap/>
            <w:vAlign w:val="bottom"/>
            <w:hideMark/>
          </w:tcPr>
          <w:p w14:paraId="0983F006" w14:textId="77777777" w:rsidR="00C8129E" w:rsidRPr="00F35171" w:rsidRDefault="00C8129E" w:rsidP="00A23D18">
            <w:pPr>
              <w:rPr>
                <w:rFonts w:ascii="Consolas" w:hAnsi="Consolas" w:cs="Calibri"/>
                <w:b/>
                <w:bCs/>
                <w:color w:val="808080"/>
                <w:sz w:val="12"/>
                <w:szCs w:val="12"/>
              </w:rPr>
            </w:pPr>
          </w:p>
        </w:tc>
        <w:tc>
          <w:tcPr>
            <w:tcW w:w="1312" w:type="pct"/>
            <w:tcBorders>
              <w:top w:val="nil"/>
              <w:left w:val="single" w:sz="8" w:space="0" w:color="auto"/>
              <w:bottom w:val="nil"/>
              <w:right w:val="single" w:sz="8" w:space="0" w:color="auto"/>
            </w:tcBorders>
            <w:shd w:val="clear" w:color="auto" w:fill="auto"/>
            <w:vAlign w:val="bottom"/>
            <w:hideMark/>
          </w:tcPr>
          <w:p w14:paraId="259BD62C" w14:textId="77777777" w:rsidR="00C8129E" w:rsidRPr="00F35171" w:rsidRDefault="00C8129E" w:rsidP="00A23D18">
            <w:pPr>
              <w:rPr>
                <w:rFonts w:ascii="Consolas" w:hAnsi="Consolas" w:cs="Calibri"/>
                <w:color w:val="000000"/>
                <w:sz w:val="12"/>
                <w:szCs w:val="12"/>
              </w:rPr>
            </w:pPr>
            <w:r w:rsidRPr="00F35171">
              <w:rPr>
                <w:rFonts w:ascii="Consolas" w:hAnsi="Consolas" w:cs="Calibri"/>
                <w:color w:val="000000"/>
                <w:sz w:val="12"/>
                <w:szCs w:val="12"/>
              </w:rPr>
              <w:t xml:space="preserve">    </w:t>
            </w:r>
            <w:proofErr w:type="spellStart"/>
            <w:r w:rsidRPr="00F35171">
              <w:rPr>
                <w:rFonts w:ascii="Consolas" w:hAnsi="Consolas" w:cs="Calibri"/>
                <w:color w:val="000000"/>
                <w:sz w:val="12"/>
                <w:szCs w:val="12"/>
              </w:rPr>
              <w:t>arr</w:t>
            </w:r>
            <w:proofErr w:type="spellEnd"/>
            <w:r w:rsidRPr="00F35171">
              <w:rPr>
                <w:rFonts w:ascii="Consolas" w:hAnsi="Consolas" w:cs="Calibri"/>
                <w:color w:val="000000"/>
                <w:sz w:val="12"/>
                <w:szCs w:val="12"/>
              </w:rPr>
              <w:t>[</w:t>
            </w:r>
            <w:proofErr w:type="spellStart"/>
            <w:r w:rsidRPr="00F35171">
              <w:rPr>
                <w:rFonts w:ascii="Consolas" w:hAnsi="Consolas" w:cs="Calibri"/>
                <w:color w:val="000000"/>
                <w:sz w:val="12"/>
                <w:szCs w:val="12"/>
              </w:rPr>
              <w:t>arr</w:t>
            </w:r>
            <w:proofErr w:type="spellEnd"/>
            <w:r w:rsidRPr="00F35171">
              <w:rPr>
                <w:rFonts w:ascii="Consolas" w:hAnsi="Consolas" w:cs="Calibri"/>
                <w:color w:val="000000"/>
                <w:sz w:val="12"/>
                <w:szCs w:val="12"/>
              </w:rPr>
              <w:t xml:space="preserve"> &gt; </w:t>
            </w:r>
            <w:proofErr w:type="spellStart"/>
            <w:r w:rsidRPr="00F35171">
              <w:rPr>
                <w:rFonts w:ascii="Consolas" w:hAnsi="Consolas" w:cs="Calibri"/>
                <w:color w:val="000000"/>
                <w:sz w:val="12"/>
                <w:szCs w:val="12"/>
              </w:rPr>
              <w:t>upper_bound</w:t>
            </w:r>
            <w:proofErr w:type="spellEnd"/>
            <w:r w:rsidRPr="00F35171">
              <w:rPr>
                <w:rFonts w:ascii="Consolas" w:hAnsi="Consolas" w:cs="Calibri"/>
                <w:color w:val="000000"/>
                <w:sz w:val="12"/>
                <w:szCs w:val="12"/>
              </w:rPr>
              <w:t xml:space="preserve">] = </w:t>
            </w:r>
            <w:proofErr w:type="spellStart"/>
            <w:r w:rsidRPr="00F35171">
              <w:rPr>
                <w:rFonts w:ascii="Consolas" w:hAnsi="Consolas" w:cs="Calibri"/>
                <w:color w:val="000000"/>
                <w:sz w:val="12"/>
                <w:szCs w:val="12"/>
              </w:rPr>
              <w:t>upper_bound</w:t>
            </w:r>
            <w:proofErr w:type="spellEnd"/>
          </w:p>
        </w:tc>
        <w:tc>
          <w:tcPr>
            <w:tcW w:w="97" w:type="pct"/>
            <w:tcBorders>
              <w:top w:val="nil"/>
              <w:left w:val="nil"/>
              <w:bottom w:val="nil"/>
              <w:right w:val="nil"/>
            </w:tcBorders>
            <w:shd w:val="clear" w:color="auto" w:fill="auto"/>
            <w:noWrap/>
            <w:vAlign w:val="bottom"/>
            <w:hideMark/>
          </w:tcPr>
          <w:p w14:paraId="66740E1B" w14:textId="77777777" w:rsidR="00C8129E" w:rsidRPr="00F35171" w:rsidRDefault="00C8129E" w:rsidP="00A23D18">
            <w:pPr>
              <w:rPr>
                <w:rFonts w:ascii="Consolas" w:hAnsi="Consolas" w:cs="Calibri"/>
                <w:color w:val="000000"/>
                <w:sz w:val="12"/>
                <w:szCs w:val="12"/>
              </w:rPr>
            </w:pPr>
          </w:p>
        </w:tc>
        <w:tc>
          <w:tcPr>
            <w:tcW w:w="1746" w:type="pct"/>
            <w:tcBorders>
              <w:top w:val="nil"/>
              <w:left w:val="single" w:sz="8" w:space="0" w:color="auto"/>
              <w:bottom w:val="nil"/>
              <w:right w:val="single" w:sz="8" w:space="0" w:color="auto"/>
            </w:tcBorders>
            <w:shd w:val="clear" w:color="auto" w:fill="auto"/>
            <w:noWrap/>
            <w:vAlign w:val="bottom"/>
            <w:hideMark/>
          </w:tcPr>
          <w:p w14:paraId="0D4DFD86" w14:textId="77777777" w:rsidR="00C8129E" w:rsidRPr="00F35171" w:rsidRDefault="00C8129E" w:rsidP="00A23D18">
            <w:pPr>
              <w:rPr>
                <w:rFonts w:ascii="Consolas" w:hAnsi="Consolas" w:cs="Calibri"/>
                <w:color w:val="000000"/>
                <w:sz w:val="12"/>
                <w:szCs w:val="12"/>
              </w:rPr>
            </w:pPr>
            <w:r w:rsidRPr="00F35171">
              <w:rPr>
                <w:rFonts w:ascii="Consolas" w:hAnsi="Consolas" w:cs="Calibri"/>
                <w:color w:val="000000"/>
                <w:sz w:val="12"/>
                <w:szCs w:val="12"/>
              </w:rPr>
              <w:t xml:space="preserve">   </w:t>
            </w:r>
            <w:r w:rsidRPr="00F35171">
              <w:rPr>
                <w:rFonts w:ascii="Consolas" w:hAnsi="Consolas" w:cs="Calibri"/>
                <w:b/>
                <w:bCs/>
                <w:color w:val="0070C0"/>
                <w:sz w:val="12"/>
                <w:szCs w:val="12"/>
              </w:rPr>
              <w:t xml:space="preserve"> DROP</w:t>
            </w:r>
            <w:r w:rsidRPr="00F35171">
              <w:rPr>
                <w:rFonts w:ascii="Consolas" w:hAnsi="Consolas" w:cs="Calibri"/>
                <w:color w:val="000000"/>
                <w:sz w:val="12"/>
                <w:szCs w:val="12"/>
              </w:rPr>
              <w:t xml:space="preserve"> </w:t>
            </w:r>
            <w:proofErr w:type="spellStart"/>
            <w:r w:rsidRPr="00F35171">
              <w:rPr>
                <w:rFonts w:ascii="Consolas" w:hAnsi="Consolas" w:cs="Calibri"/>
                <w:color w:val="000000"/>
                <w:sz w:val="12"/>
                <w:szCs w:val="12"/>
              </w:rPr>
              <w:t>i</w:t>
            </w:r>
            <w:proofErr w:type="spellEnd"/>
            <w:r w:rsidRPr="00F35171">
              <w:rPr>
                <w:rFonts w:ascii="Consolas" w:hAnsi="Consolas" w:cs="Calibri"/>
                <w:color w:val="000000"/>
                <w:sz w:val="12"/>
                <w:szCs w:val="12"/>
              </w:rPr>
              <w:t xml:space="preserve"> q1 q3 </w:t>
            </w:r>
            <w:proofErr w:type="spellStart"/>
            <w:r w:rsidRPr="00F35171">
              <w:rPr>
                <w:rFonts w:ascii="Consolas" w:hAnsi="Consolas" w:cs="Calibri"/>
                <w:color w:val="000000"/>
                <w:sz w:val="12"/>
                <w:szCs w:val="12"/>
              </w:rPr>
              <w:t>iqr</w:t>
            </w:r>
            <w:proofErr w:type="spellEnd"/>
            <w:r w:rsidRPr="00F35171">
              <w:rPr>
                <w:rFonts w:ascii="Consolas" w:hAnsi="Consolas" w:cs="Calibri"/>
                <w:color w:val="000000"/>
                <w:sz w:val="12"/>
                <w:szCs w:val="12"/>
              </w:rPr>
              <w:t xml:space="preserve"> low high;</w:t>
            </w:r>
          </w:p>
        </w:tc>
      </w:tr>
      <w:tr w:rsidR="00C8129E" w:rsidRPr="00F35171" w14:paraId="3F85EF1A" w14:textId="77777777" w:rsidTr="00A23D18">
        <w:trPr>
          <w:trHeight w:val="178"/>
        </w:trPr>
        <w:tc>
          <w:tcPr>
            <w:tcW w:w="1746" w:type="pct"/>
            <w:tcBorders>
              <w:top w:val="nil"/>
              <w:left w:val="single" w:sz="8" w:space="0" w:color="auto"/>
              <w:bottom w:val="nil"/>
              <w:right w:val="single" w:sz="8" w:space="0" w:color="auto"/>
            </w:tcBorders>
            <w:shd w:val="clear" w:color="auto" w:fill="auto"/>
            <w:noWrap/>
            <w:vAlign w:val="bottom"/>
            <w:hideMark/>
          </w:tcPr>
          <w:p w14:paraId="1E93077B" w14:textId="77777777" w:rsidR="00C8129E" w:rsidRPr="00F35171" w:rsidRDefault="00C8129E" w:rsidP="00A23D18">
            <w:pPr>
              <w:rPr>
                <w:rFonts w:ascii="Consolas" w:hAnsi="Consolas" w:cs="Calibri"/>
                <w:color w:val="000000"/>
                <w:sz w:val="12"/>
                <w:szCs w:val="12"/>
              </w:rPr>
            </w:pPr>
            <w:r w:rsidRPr="00F35171">
              <w:rPr>
                <w:rFonts w:ascii="Consolas" w:hAnsi="Consolas" w:cs="Calibri"/>
                <w:color w:val="000000"/>
                <w:sz w:val="12"/>
                <w:szCs w:val="12"/>
              </w:rPr>
              <w:t xml:space="preserve">  x[x &gt; upper] &lt;- upper</w:t>
            </w:r>
          </w:p>
        </w:tc>
        <w:tc>
          <w:tcPr>
            <w:tcW w:w="97" w:type="pct"/>
            <w:tcBorders>
              <w:top w:val="nil"/>
              <w:left w:val="nil"/>
              <w:bottom w:val="nil"/>
              <w:right w:val="nil"/>
            </w:tcBorders>
            <w:shd w:val="clear" w:color="auto" w:fill="auto"/>
            <w:noWrap/>
            <w:vAlign w:val="bottom"/>
            <w:hideMark/>
          </w:tcPr>
          <w:p w14:paraId="0992AAEA" w14:textId="77777777" w:rsidR="00C8129E" w:rsidRPr="00F35171" w:rsidRDefault="00C8129E" w:rsidP="00A23D18">
            <w:pPr>
              <w:rPr>
                <w:rFonts w:ascii="Consolas" w:hAnsi="Consolas" w:cs="Calibri"/>
                <w:color w:val="000000"/>
                <w:sz w:val="12"/>
                <w:szCs w:val="12"/>
              </w:rPr>
            </w:pPr>
          </w:p>
        </w:tc>
        <w:tc>
          <w:tcPr>
            <w:tcW w:w="1312" w:type="pct"/>
            <w:tcBorders>
              <w:top w:val="nil"/>
              <w:left w:val="single" w:sz="8" w:space="0" w:color="auto"/>
              <w:bottom w:val="nil"/>
              <w:right w:val="single" w:sz="8" w:space="0" w:color="auto"/>
            </w:tcBorders>
            <w:shd w:val="clear" w:color="auto" w:fill="auto"/>
            <w:vAlign w:val="bottom"/>
            <w:hideMark/>
          </w:tcPr>
          <w:p w14:paraId="5AB39372" w14:textId="77777777" w:rsidR="00C8129E" w:rsidRPr="00F35171" w:rsidRDefault="00C8129E" w:rsidP="00A23D18">
            <w:pPr>
              <w:rPr>
                <w:rFonts w:ascii="Consolas" w:hAnsi="Consolas" w:cs="Calibri"/>
                <w:color w:val="000000"/>
                <w:sz w:val="12"/>
                <w:szCs w:val="12"/>
              </w:rPr>
            </w:pPr>
            <w:r w:rsidRPr="00F35171">
              <w:rPr>
                <w:rFonts w:ascii="Consolas" w:hAnsi="Consolas" w:cs="Calibri"/>
                <w:color w:val="000000"/>
                <w:sz w:val="12"/>
                <w:szCs w:val="12"/>
              </w:rPr>
              <w:t xml:space="preserve">    </w:t>
            </w:r>
          </w:p>
        </w:tc>
        <w:tc>
          <w:tcPr>
            <w:tcW w:w="97" w:type="pct"/>
            <w:tcBorders>
              <w:top w:val="nil"/>
              <w:left w:val="nil"/>
              <w:bottom w:val="nil"/>
              <w:right w:val="nil"/>
            </w:tcBorders>
            <w:shd w:val="clear" w:color="auto" w:fill="auto"/>
            <w:noWrap/>
            <w:vAlign w:val="bottom"/>
            <w:hideMark/>
          </w:tcPr>
          <w:p w14:paraId="362C5E59" w14:textId="77777777" w:rsidR="00C8129E" w:rsidRPr="00F35171" w:rsidRDefault="00C8129E" w:rsidP="00A23D18">
            <w:pPr>
              <w:rPr>
                <w:rFonts w:ascii="Consolas" w:hAnsi="Consolas" w:cs="Calibri"/>
                <w:color w:val="000000"/>
                <w:sz w:val="12"/>
                <w:szCs w:val="12"/>
              </w:rPr>
            </w:pPr>
          </w:p>
        </w:tc>
        <w:tc>
          <w:tcPr>
            <w:tcW w:w="1746" w:type="pct"/>
            <w:tcBorders>
              <w:top w:val="nil"/>
              <w:left w:val="single" w:sz="8" w:space="0" w:color="auto"/>
              <w:bottom w:val="nil"/>
              <w:right w:val="single" w:sz="8" w:space="0" w:color="auto"/>
            </w:tcBorders>
            <w:shd w:val="clear" w:color="auto" w:fill="auto"/>
            <w:noWrap/>
            <w:vAlign w:val="bottom"/>
            <w:hideMark/>
          </w:tcPr>
          <w:p w14:paraId="5F2C3F51" w14:textId="77777777" w:rsidR="00C8129E" w:rsidRPr="00F35171" w:rsidRDefault="00C8129E" w:rsidP="00A23D18">
            <w:pPr>
              <w:rPr>
                <w:rFonts w:ascii="Consolas" w:hAnsi="Consolas" w:cs="Calibri"/>
                <w:color w:val="000000"/>
                <w:sz w:val="12"/>
                <w:szCs w:val="12"/>
              </w:rPr>
            </w:pPr>
            <w:r w:rsidRPr="00F35171">
              <w:rPr>
                <w:rFonts w:ascii="Consolas" w:hAnsi="Consolas" w:cs="Calibri"/>
                <w:b/>
                <w:bCs/>
                <w:color w:val="7030A0"/>
                <w:sz w:val="12"/>
                <w:szCs w:val="12"/>
              </w:rPr>
              <w:t>RUN</w:t>
            </w:r>
            <w:r w:rsidRPr="00F35171">
              <w:rPr>
                <w:rFonts w:ascii="Consolas" w:hAnsi="Consolas" w:cs="Calibri"/>
                <w:color w:val="000000"/>
                <w:sz w:val="12"/>
                <w:szCs w:val="12"/>
              </w:rPr>
              <w:t>;</w:t>
            </w:r>
          </w:p>
        </w:tc>
      </w:tr>
      <w:tr w:rsidR="00C8129E" w:rsidRPr="00F35171" w14:paraId="680AA13F" w14:textId="77777777" w:rsidTr="00A23D18">
        <w:trPr>
          <w:trHeight w:val="178"/>
        </w:trPr>
        <w:tc>
          <w:tcPr>
            <w:tcW w:w="1746" w:type="pct"/>
            <w:tcBorders>
              <w:top w:val="nil"/>
              <w:left w:val="single" w:sz="8" w:space="0" w:color="auto"/>
              <w:bottom w:val="nil"/>
              <w:right w:val="single" w:sz="8" w:space="0" w:color="auto"/>
            </w:tcBorders>
            <w:shd w:val="clear" w:color="auto" w:fill="auto"/>
            <w:noWrap/>
            <w:vAlign w:val="bottom"/>
            <w:hideMark/>
          </w:tcPr>
          <w:p w14:paraId="103288C6" w14:textId="77777777" w:rsidR="00C8129E" w:rsidRPr="00F35171" w:rsidRDefault="00C8129E" w:rsidP="00A23D18">
            <w:pPr>
              <w:rPr>
                <w:rFonts w:ascii="Consolas" w:hAnsi="Consolas" w:cs="Calibri"/>
                <w:color w:val="000000"/>
                <w:sz w:val="12"/>
                <w:szCs w:val="12"/>
              </w:rPr>
            </w:pPr>
            <w:r w:rsidRPr="00F35171">
              <w:rPr>
                <w:rFonts w:ascii="Consolas" w:hAnsi="Consolas" w:cs="Calibri"/>
                <w:color w:val="000000"/>
                <w:sz w:val="12"/>
                <w:szCs w:val="12"/>
              </w:rPr>
              <w:t xml:space="preserve">  x[x &lt; lower] &lt;- lower</w:t>
            </w:r>
          </w:p>
        </w:tc>
        <w:tc>
          <w:tcPr>
            <w:tcW w:w="97" w:type="pct"/>
            <w:tcBorders>
              <w:top w:val="nil"/>
              <w:left w:val="nil"/>
              <w:bottom w:val="nil"/>
              <w:right w:val="nil"/>
            </w:tcBorders>
            <w:shd w:val="clear" w:color="auto" w:fill="auto"/>
            <w:noWrap/>
            <w:vAlign w:val="bottom"/>
            <w:hideMark/>
          </w:tcPr>
          <w:p w14:paraId="7DB5BC9D" w14:textId="77777777" w:rsidR="00C8129E" w:rsidRPr="00F35171" w:rsidRDefault="00C8129E" w:rsidP="00A23D18">
            <w:pPr>
              <w:rPr>
                <w:rFonts w:ascii="Consolas" w:hAnsi="Consolas" w:cs="Calibri"/>
                <w:color w:val="000000"/>
                <w:sz w:val="12"/>
                <w:szCs w:val="12"/>
              </w:rPr>
            </w:pPr>
          </w:p>
        </w:tc>
        <w:tc>
          <w:tcPr>
            <w:tcW w:w="1312" w:type="pct"/>
            <w:tcBorders>
              <w:top w:val="nil"/>
              <w:left w:val="single" w:sz="8" w:space="0" w:color="auto"/>
              <w:bottom w:val="nil"/>
              <w:right w:val="single" w:sz="8" w:space="0" w:color="auto"/>
            </w:tcBorders>
            <w:shd w:val="clear" w:color="auto" w:fill="auto"/>
            <w:vAlign w:val="bottom"/>
            <w:hideMark/>
          </w:tcPr>
          <w:p w14:paraId="4011C514" w14:textId="77777777" w:rsidR="00C8129E" w:rsidRPr="00F35171" w:rsidRDefault="00C8129E" w:rsidP="00A23D18">
            <w:pPr>
              <w:rPr>
                <w:rFonts w:ascii="Consolas" w:hAnsi="Consolas" w:cs="Calibri"/>
                <w:color w:val="000000"/>
                <w:sz w:val="12"/>
                <w:szCs w:val="12"/>
              </w:rPr>
            </w:pPr>
            <w:r w:rsidRPr="00F35171">
              <w:rPr>
                <w:rFonts w:ascii="Consolas" w:hAnsi="Consolas" w:cs="Calibri"/>
                <w:color w:val="000000"/>
                <w:sz w:val="12"/>
                <w:szCs w:val="12"/>
              </w:rPr>
              <w:t xml:space="preserve">    return </w:t>
            </w:r>
            <w:proofErr w:type="spellStart"/>
            <w:r w:rsidRPr="00F35171">
              <w:rPr>
                <w:rFonts w:ascii="Consolas" w:hAnsi="Consolas" w:cs="Calibri"/>
                <w:color w:val="000000"/>
                <w:sz w:val="12"/>
                <w:szCs w:val="12"/>
              </w:rPr>
              <w:t>arr</w:t>
            </w:r>
            <w:proofErr w:type="spellEnd"/>
          </w:p>
        </w:tc>
        <w:tc>
          <w:tcPr>
            <w:tcW w:w="97" w:type="pct"/>
            <w:tcBorders>
              <w:top w:val="nil"/>
              <w:left w:val="nil"/>
              <w:bottom w:val="nil"/>
              <w:right w:val="nil"/>
            </w:tcBorders>
            <w:shd w:val="clear" w:color="auto" w:fill="auto"/>
            <w:noWrap/>
            <w:vAlign w:val="bottom"/>
            <w:hideMark/>
          </w:tcPr>
          <w:p w14:paraId="04C2556E" w14:textId="77777777" w:rsidR="00C8129E" w:rsidRPr="00F35171" w:rsidRDefault="00C8129E" w:rsidP="00A23D18">
            <w:pPr>
              <w:rPr>
                <w:rFonts w:ascii="Consolas" w:hAnsi="Consolas" w:cs="Calibri"/>
                <w:color w:val="000000"/>
                <w:sz w:val="12"/>
                <w:szCs w:val="12"/>
              </w:rPr>
            </w:pPr>
          </w:p>
        </w:tc>
        <w:tc>
          <w:tcPr>
            <w:tcW w:w="1746" w:type="pct"/>
            <w:tcBorders>
              <w:top w:val="nil"/>
              <w:left w:val="single" w:sz="8" w:space="0" w:color="auto"/>
              <w:bottom w:val="nil"/>
              <w:right w:val="single" w:sz="8" w:space="0" w:color="auto"/>
            </w:tcBorders>
            <w:shd w:val="clear" w:color="auto" w:fill="auto"/>
            <w:noWrap/>
            <w:vAlign w:val="bottom"/>
            <w:hideMark/>
          </w:tcPr>
          <w:p w14:paraId="2E54032D" w14:textId="77777777" w:rsidR="00C8129E" w:rsidRPr="00F35171" w:rsidRDefault="00C8129E" w:rsidP="00A23D18">
            <w:pPr>
              <w:rPr>
                <w:rFonts w:ascii="Consolas" w:hAnsi="Consolas" w:cs="Calibri"/>
                <w:color w:val="000000"/>
                <w:sz w:val="12"/>
                <w:szCs w:val="12"/>
              </w:rPr>
            </w:pPr>
            <w:r w:rsidRPr="00F35171">
              <w:rPr>
                <w:rFonts w:ascii="Consolas" w:hAnsi="Consolas" w:cs="Calibri"/>
                <w:color w:val="000000"/>
                <w:sz w:val="12"/>
                <w:szCs w:val="12"/>
              </w:rPr>
              <w:t> </w:t>
            </w:r>
          </w:p>
        </w:tc>
      </w:tr>
      <w:tr w:rsidR="00C8129E" w:rsidRPr="00F35171" w14:paraId="4BA7212B" w14:textId="77777777" w:rsidTr="00A23D18">
        <w:trPr>
          <w:trHeight w:val="178"/>
        </w:trPr>
        <w:tc>
          <w:tcPr>
            <w:tcW w:w="1746" w:type="pct"/>
            <w:tcBorders>
              <w:top w:val="nil"/>
              <w:left w:val="single" w:sz="8" w:space="0" w:color="auto"/>
              <w:bottom w:val="nil"/>
              <w:right w:val="single" w:sz="8" w:space="0" w:color="auto"/>
            </w:tcBorders>
            <w:shd w:val="clear" w:color="auto" w:fill="auto"/>
            <w:noWrap/>
            <w:vAlign w:val="bottom"/>
            <w:hideMark/>
          </w:tcPr>
          <w:p w14:paraId="7AD8EE29" w14:textId="77777777" w:rsidR="00C8129E" w:rsidRPr="00F35171" w:rsidRDefault="00C8129E" w:rsidP="00A23D18">
            <w:pPr>
              <w:rPr>
                <w:rFonts w:ascii="Consolas" w:hAnsi="Consolas" w:cs="Calibri"/>
                <w:color w:val="000000"/>
                <w:sz w:val="12"/>
                <w:szCs w:val="12"/>
              </w:rPr>
            </w:pPr>
            <w:r w:rsidRPr="00F35171">
              <w:rPr>
                <w:rFonts w:ascii="Consolas" w:hAnsi="Consolas" w:cs="Calibri"/>
                <w:color w:val="000000"/>
                <w:sz w:val="12"/>
                <w:szCs w:val="12"/>
              </w:rPr>
              <w:t xml:space="preserve">  x</w:t>
            </w:r>
          </w:p>
        </w:tc>
        <w:tc>
          <w:tcPr>
            <w:tcW w:w="97" w:type="pct"/>
            <w:tcBorders>
              <w:top w:val="nil"/>
              <w:left w:val="nil"/>
              <w:bottom w:val="nil"/>
              <w:right w:val="nil"/>
            </w:tcBorders>
            <w:shd w:val="clear" w:color="auto" w:fill="auto"/>
            <w:noWrap/>
            <w:vAlign w:val="bottom"/>
            <w:hideMark/>
          </w:tcPr>
          <w:p w14:paraId="6F3599E5" w14:textId="77777777" w:rsidR="00C8129E" w:rsidRPr="00F35171" w:rsidRDefault="00C8129E" w:rsidP="00A23D18">
            <w:pPr>
              <w:rPr>
                <w:rFonts w:ascii="Consolas" w:hAnsi="Consolas" w:cs="Calibri"/>
                <w:color w:val="000000"/>
                <w:sz w:val="12"/>
                <w:szCs w:val="12"/>
              </w:rPr>
            </w:pPr>
          </w:p>
        </w:tc>
        <w:tc>
          <w:tcPr>
            <w:tcW w:w="1312" w:type="pct"/>
            <w:tcBorders>
              <w:top w:val="nil"/>
              <w:left w:val="single" w:sz="8" w:space="0" w:color="auto"/>
              <w:bottom w:val="nil"/>
              <w:right w:val="single" w:sz="8" w:space="0" w:color="auto"/>
            </w:tcBorders>
            <w:shd w:val="clear" w:color="auto" w:fill="auto"/>
            <w:vAlign w:val="bottom"/>
            <w:hideMark/>
          </w:tcPr>
          <w:p w14:paraId="765DE1E5" w14:textId="77777777" w:rsidR="00C8129E" w:rsidRPr="00F35171" w:rsidRDefault="00C8129E" w:rsidP="00A23D18">
            <w:pPr>
              <w:rPr>
                <w:rFonts w:ascii="Consolas" w:hAnsi="Consolas" w:cs="Calibri"/>
                <w:color w:val="000000"/>
                <w:sz w:val="12"/>
                <w:szCs w:val="12"/>
              </w:rPr>
            </w:pPr>
            <w:r w:rsidRPr="00F35171">
              <w:rPr>
                <w:rFonts w:ascii="Consolas" w:hAnsi="Consolas" w:cs="Calibri"/>
                <w:color w:val="000000"/>
                <w:sz w:val="12"/>
                <w:szCs w:val="12"/>
              </w:rPr>
              <w:t> </w:t>
            </w:r>
          </w:p>
        </w:tc>
        <w:tc>
          <w:tcPr>
            <w:tcW w:w="97" w:type="pct"/>
            <w:tcBorders>
              <w:top w:val="nil"/>
              <w:left w:val="nil"/>
              <w:bottom w:val="nil"/>
              <w:right w:val="nil"/>
            </w:tcBorders>
            <w:shd w:val="clear" w:color="auto" w:fill="auto"/>
            <w:noWrap/>
            <w:vAlign w:val="bottom"/>
            <w:hideMark/>
          </w:tcPr>
          <w:p w14:paraId="0AB00A34" w14:textId="77777777" w:rsidR="00C8129E" w:rsidRPr="00F35171" w:rsidRDefault="00C8129E" w:rsidP="00A23D18">
            <w:pPr>
              <w:rPr>
                <w:rFonts w:ascii="Consolas" w:hAnsi="Consolas" w:cs="Calibri"/>
                <w:color w:val="000000"/>
                <w:sz w:val="12"/>
                <w:szCs w:val="12"/>
              </w:rPr>
            </w:pPr>
          </w:p>
        </w:tc>
        <w:tc>
          <w:tcPr>
            <w:tcW w:w="1746" w:type="pct"/>
            <w:tcBorders>
              <w:top w:val="nil"/>
              <w:left w:val="single" w:sz="8" w:space="0" w:color="auto"/>
              <w:bottom w:val="nil"/>
              <w:right w:val="single" w:sz="8" w:space="0" w:color="auto"/>
            </w:tcBorders>
            <w:shd w:val="clear" w:color="auto" w:fill="auto"/>
            <w:noWrap/>
            <w:vAlign w:val="bottom"/>
            <w:hideMark/>
          </w:tcPr>
          <w:p w14:paraId="1E8411AF" w14:textId="77777777" w:rsidR="00C8129E" w:rsidRPr="00F35171" w:rsidRDefault="00C8129E" w:rsidP="00A23D18">
            <w:pPr>
              <w:rPr>
                <w:rFonts w:ascii="Consolas" w:hAnsi="Consolas" w:cs="Calibri"/>
                <w:color w:val="000000"/>
                <w:sz w:val="12"/>
                <w:szCs w:val="12"/>
              </w:rPr>
            </w:pPr>
            <w:r w:rsidRPr="00F35171">
              <w:rPr>
                <w:rFonts w:ascii="Consolas" w:hAnsi="Consolas" w:cs="Calibri"/>
                <w:color w:val="000000"/>
                <w:sz w:val="12"/>
                <w:szCs w:val="12"/>
              </w:rPr>
              <w:t> </w:t>
            </w:r>
          </w:p>
        </w:tc>
      </w:tr>
      <w:tr w:rsidR="00C8129E" w:rsidRPr="00F35171" w14:paraId="65C37230" w14:textId="77777777" w:rsidTr="00A23D18">
        <w:trPr>
          <w:trHeight w:val="178"/>
        </w:trPr>
        <w:tc>
          <w:tcPr>
            <w:tcW w:w="1746" w:type="pct"/>
            <w:tcBorders>
              <w:top w:val="nil"/>
              <w:left w:val="single" w:sz="8" w:space="0" w:color="auto"/>
              <w:bottom w:val="nil"/>
              <w:right w:val="single" w:sz="8" w:space="0" w:color="auto"/>
            </w:tcBorders>
            <w:shd w:val="clear" w:color="auto" w:fill="auto"/>
            <w:noWrap/>
            <w:vAlign w:val="bottom"/>
            <w:hideMark/>
          </w:tcPr>
          <w:p w14:paraId="65B04A1B" w14:textId="77777777" w:rsidR="00C8129E" w:rsidRPr="00F35171" w:rsidRDefault="00C8129E" w:rsidP="00A23D18">
            <w:pPr>
              <w:rPr>
                <w:rFonts w:ascii="Consolas" w:hAnsi="Consolas" w:cs="Calibri"/>
                <w:color w:val="000000"/>
                <w:sz w:val="12"/>
                <w:szCs w:val="12"/>
              </w:rPr>
            </w:pPr>
            <w:r w:rsidRPr="00F35171">
              <w:rPr>
                <w:rFonts w:ascii="Consolas" w:hAnsi="Consolas" w:cs="Calibri"/>
                <w:color w:val="000000"/>
                <w:sz w:val="12"/>
                <w:szCs w:val="12"/>
              </w:rPr>
              <w:t>}</w:t>
            </w:r>
          </w:p>
        </w:tc>
        <w:tc>
          <w:tcPr>
            <w:tcW w:w="97" w:type="pct"/>
            <w:tcBorders>
              <w:top w:val="nil"/>
              <w:left w:val="nil"/>
              <w:bottom w:val="nil"/>
              <w:right w:val="nil"/>
            </w:tcBorders>
            <w:shd w:val="clear" w:color="auto" w:fill="auto"/>
            <w:noWrap/>
            <w:vAlign w:val="bottom"/>
            <w:hideMark/>
          </w:tcPr>
          <w:p w14:paraId="3717E5B2" w14:textId="77777777" w:rsidR="00C8129E" w:rsidRPr="00F35171" w:rsidRDefault="00C8129E" w:rsidP="00A23D18">
            <w:pPr>
              <w:rPr>
                <w:rFonts w:ascii="Consolas" w:hAnsi="Consolas" w:cs="Calibri"/>
                <w:color w:val="000000"/>
                <w:sz w:val="12"/>
                <w:szCs w:val="12"/>
              </w:rPr>
            </w:pPr>
          </w:p>
        </w:tc>
        <w:tc>
          <w:tcPr>
            <w:tcW w:w="1312" w:type="pct"/>
            <w:tcBorders>
              <w:top w:val="nil"/>
              <w:left w:val="single" w:sz="8" w:space="0" w:color="auto"/>
              <w:bottom w:val="nil"/>
              <w:right w:val="single" w:sz="8" w:space="0" w:color="auto"/>
            </w:tcBorders>
            <w:shd w:val="clear" w:color="auto" w:fill="auto"/>
            <w:vAlign w:val="bottom"/>
            <w:hideMark/>
          </w:tcPr>
          <w:p w14:paraId="2AD3A91E" w14:textId="77777777" w:rsidR="00C8129E" w:rsidRPr="00F35171" w:rsidRDefault="00C8129E" w:rsidP="00A23D18">
            <w:pPr>
              <w:rPr>
                <w:rFonts w:ascii="Consolas" w:hAnsi="Consolas" w:cs="Calibri"/>
                <w:color w:val="000000"/>
                <w:sz w:val="12"/>
                <w:szCs w:val="12"/>
              </w:rPr>
            </w:pPr>
            <w:r w:rsidRPr="00F35171">
              <w:rPr>
                <w:rFonts w:ascii="Consolas" w:hAnsi="Consolas" w:cs="Calibri"/>
                <w:color w:val="000000"/>
                <w:sz w:val="12"/>
                <w:szCs w:val="12"/>
              </w:rPr>
              <w:t xml:space="preserve">outliers = </w:t>
            </w:r>
            <w:proofErr w:type="spellStart"/>
            <w:r w:rsidRPr="00F35171">
              <w:rPr>
                <w:rFonts w:ascii="Consolas" w:hAnsi="Consolas" w:cs="Calibri"/>
                <w:color w:val="000000"/>
                <w:sz w:val="12"/>
                <w:szCs w:val="12"/>
              </w:rPr>
              <w:t>replace_outliers</w:t>
            </w:r>
            <w:proofErr w:type="spellEnd"/>
            <w:r w:rsidRPr="00F35171">
              <w:rPr>
                <w:rFonts w:ascii="Consolas" w:hAnsi="Consolas" w:cs="Calibri"/>
                <w:color w:val="000000"/>
                <w:sz w:val="12"/>
                <w:szCs w:val="12"/>
              </w:rPr>
              <w:t>(</w:t>
            </w:r>
            <w:proofErr w:type="spellStart"/>
            <w:r w:rsidRPr="00F35171">
              <w:rPr>
                <w:rFonts w:ascii="Consolas" w:hAnsi="Consolas" w:cs="Calibri"/>
                <w:color w:val="000000"/>
                <w:sz w:val="12"/>
                <w:szCs w:val="12"/>
              </w:rPr>
              <w:t>numeric_data</w:t>
            </w:r>
            <w:proofErr w:type="spellEnd"/>
            <w:r w:rsidRPr="00F35171">
              <w:rPr>
                <w:rFonts w:ascii="Consolas" w:hAnsi="Consolas" w:cs="Calibri"/>
                <w:color w:val="000000"/>
                <w:sz w:val="12"/>
                <w:szCs w:val="12"/>
              </w:rPr>
              <w:t>)</w:t>
            </w:r>
          </w:p>
        </w:tc>
        <w:tc>
          <w:tcPr>
            <w:tcW w:w="97" w:type="pct"/>
            <w:tcBorders>
              <w:top w:val="nil"/>
              <w:left w:val="nil"/>
              <w:bottom w:val="nil"/>
              <w:right w:val="nil"/>
            </w:tcBorders>
            <w:shd w:val="clear" w:color="auto" w:fill="auto"/>
            <w:noWrap/>
            <w:vAlign w:val="bottom"/>
            <w:hideMark/>
          </w:tcPr>
          <w:p w14:paraId="150BBA5E" w14:textId="77777777" w:rsidR="00C8129E" w:rsidRPr="00F35171" w:rsidRDefault="00C8129E" w:rsidP="00A23D18">
            <w:pPr>
              <w:rPr>
                <w:rFonts w:ascii="Consolas" w:hAnsi="Consolas" w:cs="Calibri"/>
                <w:color w:val="000000"/>
                <w:sz w:val="12"/>
                <w:szCs w:val="12"/>
              </w:rPr>
            </w:pPr>
          </w:p>
        </w:tc>
        <w:tc>
          <w:tcPr>
            <w:tcW w:w="1746" w:type="pct"/>
            <w:tcBorders>
              <w:top w:val="nil"/>
              <w:left w:val="single" w:sz="8" w:space="0" w:color="auto"/>
              <w:bottom w:val="nil"/>
              <w:right w:val="single" w:sz="8" w:space="0" w:color="auto"/>
            </w:tcBorders>
            <w:shd w:val="clear" w:color="auto" w:fill="auto"/>
            <w:noWrap/>
            <w:vAlign w:val="bottom"/>
            <w:hideMark/>
          </w:tcPr>
          <w:p w14:paraId="7DF97326" w14:textId="77777777" w:rsidR="00C8129E" w:rsidRPr="00F35171" w:rsidRDefault="00C8129E" w:rsidP="00A23D18">
            <w:pPr>
              <w:rPr>
                <w:rFonts w:ascii="Consolas" w:hAnsi="Consolas" w:cs="Calibri"/>
                <w:color w:val="000000"/>
                <w:sz w:val="12"/>
                <w:szCs w:val="12"/>
              </w:rPr>
            </w:pPr>
            <w:r w:rsidRPr="00F35171">
              <w:rPr>
                <w:rFonts w:ascii="Consolas" w:hAnsi="Consolas" w:cs="Calibri"/>
                <w:color w:val="000000"/>
                <w:sz w:val="12"/>
                <w:szCs w:val="12"/>
              </w:rPr>
              <w:t> </w:t>
            </w:r>
          </w:p>
        </w:tc>
      </w:tr>
      <w:tr w:rsidR="00C8129E" w:rsidRPr="00F35171" w14:paraId="23E52B63" w14:textId="77777777" w:rsidTr="00A23D18">
        <w:trPr>
          <w:trHeight w:val="178"/>
        </w:trPr>
        <w:tc>
          <w:tcPr>
            <w:tcW w:w="1746" w:type="pct"/>
            <w:tcBorders>
              <w:top w:val="nil"/>
              <w:left w:val="single" w:sz="8" w:space="0" w:color="auto"/>
              <w:bottom w:val="nil"/>
              <w:right w:val="single" w:sz="8" w:space="0" w:color="auto"/>
            </w:tcBorders>
            <w:shd w:val="clear" w:color="auto" w:fill="auto"/>
            <w:noWrap/>
            <w:vAlign w:val="bottom"/>
            <w:hideMark/>
          </w:tcPr>
          <w:p w14:paraId="16007F2C" w14:textId="77777777" w:rsidR="00C8129E" w:rsidRPr="00F35171" w:rsidRDefault="00C8129E" w:rsidP="00A23D18">
            <w:pPr>
              <w:rPr>
                <w:rFonts w:ascii="Consolas" w:hAnsi="Consolas" w:cs="Calibri"/>
                <w:color w:val="000000"/>
                <w:sz w:val="12"/>
                <w:szCs w:val="12"/>
              </w:rPr>
            </w:pPr>
            <w:r w:rsidRPr="00F35171">
              <w:rPr>
                <w:rFonts w:ascii="Consolas" w:hAnsi="Consolas" w:cs="Calibri"/>
                <w:color w:val="000000"/>
                <w:sz w:val="12"/>
                <w:szCs w:val="12"/>
              </w:rPr>
              <w:t> </w:t>
            </w:r>
          </w:p>
        </w:tc>
        <w:tc>
          <w:tcPr>
            <w:tcW w:w="97" w:type="pct"/>
            <w:tcBorders>
              <w:top w:val="nil"/>
              <w:left w:val="nil"/>
              <w:bottom w:val="nil"/>
              <w:right w:val="nil"/>
            </w:tcBorders>
            <w:shd w:val="clear" w:color="auto" w:fill="auto"/>
            <w:noWrap/>
            <w:vAlign w:val="bottom"/>
            <w:hideMark/>
          </w:tcPr>
          <w:p w14:paraId="2C1B6565" w14:textId="77777777" w:rsidR="00C8129E" w:rsidRPr="00F35171" w:rsidRDefault="00C8129E" w:rsidP="00A23D18">
            <w:pPr>
              <w:rPr>
                <w:rFonts w:ascii="Consolas" w:hAnsi="Consolas" w:cs="Calibri"/>
                <w:color w:val="000000"/>
                <w:sz w:val="12"/>
                <w:szCs w:val="12"/>
              </w:rPr>
            </w:pPr>
          </w:p>
        </w:tc>
        <w:tc>
          <w:tcPr>
            <w:tcW w:w="1312" w:type="pct"/>
            <w:tcBorders>
              <w:top w:val="nil"/>
              <w:left w:val="single" w:sz="8" w:space="0" w:color="auto"/>
              <w:bottom w:val="nil"/>
              <w:right w:val="single" w:sz="8" w:space="0" w:color="auto"/>
            </w:tcBorders>
            <w:shd w:val="clear" w:color="auto" w:fill="auto"/>
            <w:vAlign w:val="bottom"/>
            <w:hideMark/>
          </w:tcPr>
          <w:p w14:paraId="320DA630" w14:textId="77777777" w:rsidR="00C8129E" w:rsidRPr="00F35171" w:rsidRDefault="00C8129E" w:rsidP="00A23D18">
            <w:pPr>
              <w:rPr>
                <w:rFonts w:ascii="Consolas" w:hAnsi="Consolas" w:cs="Calibri"/>
                <w:color w:val="000000"/>
                <w:sz w:val="12"/>
                <w:szCs w:val="12"/>
              </w:rPr>
            </w:pPr>
            <w:proofErr w:type="spellStart"/>
            <w:r w:rsidRPr="00F35171">
              <w:rPr>
                <w:rFonts w:ascii="Consolas" w:hAnsi="Consolas" w:cs="Calibri"/>
                <w:color w:val="000000"/>
                <w:sz w:val="12"/>
                <w:szCs w:val="12"/>
              </w:rPr>
              <w:t>outliers.describe</w:t>
            </w:r>
            <w:proofErr w:type="spellEnd"/>
            <w:r w:rsidRPr="00F35171">
              <w:rPr>
                <w:rFonts w:ascii="Consolas" w:hAnsi="Consolas" w:cs="Calibri"/>
                <w:color w:val="000000"/>
                <w:sz w:val="12"/>
                <w:szCs w:val="12"/>
              </w:rPr>
              <w:t>()</w:t>
            </w:r>
          </w:p>
        </w:tc>
        <w:tc>
          <w:tcPr>
            <w:tcW w:w="97" w:type="pct"/>
            <w:tcBorders>
              <w:top w:val="nil"/>
              <w:left w:val="nil"/>
              <w:bottom w:val="nil"/>
              <w:right w:val="nil"/>
            </w:tcBorders>
            <w:shd w:val="clear" w:color="auto" w:fill="auto"/>
            <w:noWrap/>
            <w:vAlign w:val="bottom"/>
            <w:hideMark/>
          </w:tcPr>
          <w:p w14:paraId="50AD58C0" w14:textId="77777777" w:rsidR="00C8129E" w:rsidRPr="00F35171" w:rsidRDefault="00C8129E" w:rsidP="00A23D18">
            <w:pPr>
              <w:rPr>
                <w:rFonts w:ascii="Consolas" w:hAnsi="Consolas" w:cs="Calibri"/>
                <w:color w:val="000000"/>
                <w:sz w:val="12"/>
                <w:szCs w:val="12"/>
              </w:rPr>
            </w:pPr>
          </w:p>
        </w:tc>
        <w:tc>
          <w:tcPr>
            <w:tcW w:w="1746" w:type="pct"/>
            <w:tcBorders>
              <w:top w:val="nil"/>
              <w:left w:val="single" w:sz="8" w:space="0" w:color="auto"/>
              <w:bottom w:val="nil"/>
              <w:right w:val="single" w:sz="8" w:space="0" w:color="auto"/>
            </w:tcBorders>
            <w:shd w:val="clear" w:color="auto" w:fill="auto"/>
            <w:noWrap/>
            <w:vAlign w:val="bottom"/>
            <w:hideMark/>
          </w:tcPr>
          <w:p w14:paraId="2532AB5F" w14:textId="77777777" w:rsidR="00C8129E" w:rsidRPr="00F35171" w:rsidRDefault="00C8129E" w:rsidP="00A23D18">
            <w:pPr>
              <w:rPr>
                <w:rFonts w:ascii="Consolas" w:hAnsi="Consolas" w:cs="Calibri"/>
                <w:color w:val="000000"/>
                <w:sz w:val="12"/>
                <w:szCs w:val="12"/>
              </w:rPr>
            </w:pPr>
            <w:r w:rsidRPr="00F35171">
              <w:rPr>
                <w:rFonts w:ascii="Consolas" w:hAnsi="Consolas" w:cs="Calibri"/>
                <w:color w:val="000000"/>
                <w:sz w:val="12"/>
                <w:szCs w:val="12"/>
              </w:rPr>
              <w:t> </w:t>
            </w:r>
          </w:p>
        </w:tc>
      </w:tr>
      <w:tr w:rsidR="00C8129E" w:rsidRPr="00F35171" w14:paraId="69FB01C9" w14:textId="77777777" w:rsidTr="00A23D18">
        <w:trPr>
          <w:trHeight w:val="178"/>
        </w:trPr>
        <w:tc>
          <w:tcPr>
            <w:tcW w:w="1746" w:type="pct"/>
            <w:tcBorders>
              <w:top w:val="nil"/>
              <w:left w:val="single" w:sz="8" w:space="0" w:color="auto"/>
              <w:bottom w:val="nil"/>
              <w:right w:val="single" w:sz="8" w:space="0" w:color="auto"/>
            </w:tcBorders>
            <w:shd w:val="clear" w:color="auto" w:fill="auto"/>
            <w:noWrap/>
            <w:vAlign w:val="bottom"/>
            <w:hideMark/>
          </w:tcPr>
          <w:p w14:paraId="29BE4092" w14:textId="77777777" w:rsidR="00C8129E" w:rsidRPr="00F35171" w:rsidRDefault="00C8129E" w:rsidP="00A23D18">
            <w:pPr>
              <w:rPr>
                <w:rFonts w:ascii="Consolas" w:hAnsi="Consolas" w:cs="Calibri"/>
                <w:color w:val="000000"/>
                <w:sz w:val="12"/>
                <w:szCs w:val="12"/>
              </w:rPr>
            </w:pPr>
            <w:r w:rsidRPr="00F35171">
              <w:rPr>
                <w:rFonts w:ascii="Consolas" w:hAnsi="Consolas" w:cs="Calibri"/>
                <w:color w:val="000000"/>
                <w:sz w:val="12"/>
                <w:szCs w:val="12"/>
              </w:rPr>
              <w:t>library(</w:t>
            </w:r>
            <w:proofErr w:type="spellStart"/>
            <w:r w:rsidRPr="00F35171">
              <w:rPr>
                <w:rFonts w:ascii="Consolas" w:hAnsi="Consolas" w:cs="Calibri"/>
                <w:color w:val="000000"/>
                <w:sz w:val="12"/>
                <w:szCs w:val="12"/>
              </w:rPr>
              <w:t>dplyr</w:t>
            </w:r>
            <w:proofErr w:type="spellEnd"/>
            <w:r w:rsidRPr="00F35171">
              <w:rPr>
                <w:rFonts w:ascii="Consolas" w:hAnsi="Consolas" w:cs="Calibri"/>
                <w:color w:val="000000"/>
                <w:sz w:val="12"/>
                <w:szCs w:val="12"/>
              </w:rPr>
              <w:t>)</w:t>
            </w:r>
          </w:p>
        </w:tc>
        <w:tc>
          <w:tcPr>
            <w:tcW w:w="97" w:type="pct"/>
            <w:tcBorders>
              <w:top w:val="nil"/>
              <w:left w:val="nil"/>
              <w:bottom w:val="nil"/>
              <w:right w:val="nil"/>
            </w:tcBorders>
            <w:shd w:val="clear" w:color="auto" w:fill="auto"/>
            <w:noWrap/>
            <w:vAlign w:val="bottom"/>
            <w:hideMark/>
          </w:tcPr>
          <w:p w14:paraId="02BFDF15" w14:textId="77777777" w:rsidR="00C8129E" w:rsidRPr="00F35171" w:rsidRDefault="00C8129E" w:rsidP="00A23D18">
            <w:pPr>
              <w:rPr>
                <w:rFonts w:ascii="Consolas" w:hAnsi="Consolas" w:cs="Calibri"/>
                <w:color w:val="000000"/>
                <w:sz w:val="12"/>
                <w:szCs w:val="12"/>
              </w:rPr>
            </w:pPr>
          </w:p>
        </w:tc>
        <w:tc>
          <w:tcPr>
            <w:tcW w:w="1312" w:type="pct"/>
            <w:tcBorders>
              <w:top w:val="nil"/>
              <w:left w:val="single" w:sz="8" w:space="0" w:color="auto"/>
              <w:bottom w:val="nil"/>
              <w:right w:val="single" w:sz="8" w:space="0" w:color="auto"/>
            </w:tcBorders>
            <w:shd w:val="clear" w:color="auto" w:fill="auto"/>
            <w:vAlign w:val="bottom"/>
            <w:hideMark/>
          </w:tcPr>
          <w:p w14:paraId="15DDEB65" w14:textId="77777777" w:rsidR="00C8129E" w:rsidRPr="00F35171" w:rsidRDefault="00C8129E" w:rsidP="00A23D18">
            <w:pPr>
              <w:rPr>
                <w:rFonts w:ascii="Consolas" w:hAnsi="Consolas" w:cs="Calibri"/>
                <w:color w:val="000000"/>
                <w:sz w:val="12"/>
                <w:szCs w:val="12"/>
              </w:rPr>
            </w:pPr>
            <w:r w:rsidRPr="00F35171">
              <w:rPr>
                <w:rFonts w:ascii="Consolas" w:hAnsi="Consolas" w:cs="Calibri"/>
                <w:color w:val="000000"/>
                <w:sz w:val="12"/>
                <w:szCs w:val="12"/>
              </w:rPr>
              <w:t> </w:t>
            </w:r>
          </w:p>
        </w:tc>
        <w:tc>
          <w:tcPr>
            <w:tcW w:w="97" w:type="pct"/>
            <w:tcBorders>
              <w:top w:val="nil"/>
              <w:left w:val="nil"/>
              <w:bottom w:val="nil"/>
              <w:right w:val="nil"/>
            </w:tcBorders>
            <w:shd w:val="clear" w:color="auto" w:fill="auto"/>
            <w:noWrap/>
            <w:vAlign w:val="bottom"/>
            <w:hideMark/>
          </w:tcPr>
          <w:p w14:paraId="7D9C2F19" w14:textId="77777777" w:rsidR="00C8129E" w:rsidRPr="00F35171" w:rsidRDefault="00C8129E" w:rsidP="00A23D18">
            <w:pPr>
              <w:rPr>
                <w:rFonts w:ascii="Consolas" w:hAnsi="Consolas" w:cs="Calibri"/>
                <w:color w:val="000000"/>
                <w:sz w:val="12"/>
                <w:szCs w:val="12"/>
              </w:rPr>
            </w:pPr>
          </w:p>
        </w:tc>
        <w:tc>
          <w:tcPr>
            <w:tcW w:w="1746" w:type="pct"/>
            <w:tcBorders>
              <w:top w:val="nil"/>
              <w:left w:val="single" w:sz="8" w:space="0" w:color="auto"/>
              <w:bottom w:val="nil"/>
              <w:right w:val="single" w:sz="8" w:space="0" w:color="auto"/>
            </w:tcBorders>
            <w:shd w:val="clear" w:color="auto" w:fill="auto"/>
            <w:noWrap/>
            <w:vAlign w:val="bottom"/>
            <w:hideMark/>
          </w:tcPr>
          <w:p w14:paraId="6BC7C5C5" w14:textId="77777777" w:rsidR="00C8129E" w:rsidRPr="00F35171" w:rsidRDefault="00C8129E" w:rsidP="00A23D18">
            <w:pPr>
              <w:rPr>
                <w:rFonts w:ascii="Consolas" w:hAnsi="Consolas" w:cs="Calibri"/>
                <w:color w:val="000000"/>
                <w:sz w:val="12"/>
                <w:szCs w:val="12"/>
              </w:rPr>
            </w:pPr>
            <w:r w:rsidRPr="00F35171">
              <w:rPr>
                <w:rFonts w:ascii="Consolas" w:hAnsi="Consolas" w:cs="Calibri"/>
                <w:color w:val="000000"/>
                <w:sz w:val="12"/>
                <w:szCs w:val="12"/>
              </w:rPr>
              <w:t> </w:t>
            </w:r>
          </w:p>
        </w:tc>
      </w:tr>
      <w:tr w:rsidR="00C8129E" w:rsidRPr="00F35171" w14:paraId="01E56925" w14:textId="77777777" w:rsidTr="00A23D18">
        <w:trPr>
          <w:trHeight w:val="178"/>
        </w:trPr>
        <w:tc>
          <w:tcPr>
            <w:tcW w:w="1746" w:type="pct"/>
            <w:tcBorders>
              <w:top w:val="nil"/>
              <w:left w:val="single" w:sz="8" w:space="0" w:color="auto"/>
              <w:bottom w:val="nil"/>
              <w:right w:val="single" w:sz="8" w:space="0" w:color="auto"/>
            </w:tcBorders>
            <w:shd w:val="clear" w:color="auto" w:fill="auto"/>
            <w:noWrap/>
            <w:vAlign w:val="bottom"/>
            <w:hideMark/>
          </w:tcPr>
          <w:p w14:paraId="5D807986" w14:textId="77777777" w:rsidR="00C8129E" w:rsidRPr="00F35171" w:rsidRDefault="00C8129E" w:rsidP="00A23D18">
            <w:pPr>
              <w:rPr>
                <w:rFonts w:ascii="Consolas" w:hAnsi="Consolas" w:cs="Calibri"/>
                <w:color w:val="000000"/>
                <w:sz w:val="12"/>
                <w:szCs w:val="12"/>
              </w:rPr>
            </w:pPr>
            <w:r w:rsidRPr="00F35171">
              <w:rPr>
                <w:rFonts w:ascii="Consolas" w:hAnsi="Consolas" w:cs="Calibri"/>
                <w:color w:val="000000"/>
                <w:sz w:val="12"/>
                <w:szCs w:val="12"/>
              </w:rPr>
              <w:t> </w:t>
            </w:r>
          </w:p>
        </w:tc>
        <w:tc>
          <w:tcPr>
            <w:tcW w:w="97" w:type="pct"/>
            <w:tcBorders>
              <w:top w:val="nil"/>
              <w:left w:val="nil"/>
              <w:bottom w:val="nil"/>
              <w:right w:val="nil"/>
            </w:tcBorders>
            <w:shd w:val="clear" w:color="auto" w:fill="auto"/>
            <w:noWrap/>
            <w:vAlign w:val="bottom"/>
            <w:hideMark/>
          </w:tcPr>
          <w:p w14:paraId="24C2ED09" w14:textId="77777777" w:rsidR="00C8129E" w:rsidRPr="00F35171" w:rsidRDefault="00C8129E" w:rsidP="00A23D18">
            <w:pPr>
              <w:rPr>
                <w:rFonts w:ascii="Consolas" w:hAnsi="Consolas" w:cs="Calibri"/>
                <w:color w:val="000000"/>
                <w:sz w:val="12"/>
                <w:szCs w:val="12"/>
              </w:rPr>
            </w:pPr>
          </w:p>
        </w:tc>
        <w:tc>
          <w:tcPr>
            <w:tcW w:w="1312" w:type="pct"/>
            <w:tcBorders>
              <w:top w:val="nil"/>
              <w:left w:val="single" w:sz="8" w:space="0" w:color="auto"/>
              <w:bottom w:val="nil"/>
              <w:right w:val="single" w:sz="8" w:space="0" w:color="auto"/>
            </w:tcBorders>
            <w:shd w:val="clear" w:color="auto" w:fill="auto"/>
            <w:vAlign w:val="bottom"/>
            <w:hideMark/>
          </w:tcPr>
          <w:p w14:paraId="650C4690" w14:textId="77777777" w:rsidR="00C8129E" w:rsidRPr="00F35171" w:rsidRDefault="00C8129E" w:rsidP="00A23D18">
            <w:pPr>
              <w:rPr>
                <w:rFonts w:ascii="Consolas" w:hAnsi="Consolas" w:cs="Calibri"/>
                <w:color w:val="000000"/>
                <w:sz w:val="12"/>
                <w:szCs w:val="12"/>
              </w:rPr>
            </w:pPr>
            <w:r w:rsidRPr="00F35171">
              <w:rPr>
                <w:rFonts w:ascii="Consolas" w:hAnsi="Consolas" w:cs="Calibri"/>
                <w:color w:val="000000"/>
                <w:sz w:val="12"/>
                <w:szCs w:val="12"/>
              </w:rPr>
              <w:t> </w:t>
            </w:r>
          </w:p>
        </w:tc>
        <w:tc>
          <w:tcPr>
            <w:tcW w:w="97" w:type="pct"/>
            <w:tcBorders>
              <w:top w:val="nil"/>
              <w:left w:val="nil"/>
              <w:bottom w:val="nil"/>
              <w:right w:val="nil"/>
            </w:tcBorders>
            <w:shd w:val="clear" w:color="auto" w:fill="auto"/>
            <w:noWrap/>
            <w:vAlign w:val="bottom"/>
            <w:hideMark/>
          </w:tcPr>
          <w:p w14:paraId="22FBE96A" w14:textId="77777777" w:rsidR="00C8129E" w:rsidRPr="00F35171" w:rsidRDefault="00C8129E" w:rsidP="00A23D18">
            <w:pPr>
              <w:rPr>
                <w:rFonts w:ascii="Consolas" w:hAnsi="Consolas" w:cs="Calibri"/>
                <w:color w:val="000000"/>
                <w:sz w:val="12"/>
                <w:szCs w:val="12"/>
              </w:rPr>
            </w:pPr>
          </w:p>
        </w:tc>
        <w:tc>
          <w:tcPr>
            <w:tcW w:w="1746" w:type="pct"/>
            <w:tcBorders>
              <w:top w:val="nil"/>
              <w:left w:val="single" w:sz="8" w:space="0" w:color="auto"/>
              <w:bottom w:val="nil"/>
              <w:right w:val="single" w:sz="8" w:space="0" w:color="auto"/>
            </w:tcBorders>
            <w:shd w:val="clear" w:color="auto" w:fill="auto"/>
            <w:noWrap/>
            <w:vAlign w:val="bottom"/>
            <w:hideMark/>
          </w:tcPr>
          <w:p w14:paraId="35365EF3" w14:textId="77777777" w:rsidR="00C8129E" w:rsidRPr="00F35171" w:rsidRDefault="00C8129E" w:rsidP="00A23D18">
            <w:pPr>
              <w:rPr>
                <w:rFonts w:ascii="Consolas" w:hAnsi="Consolas" w:cs="Calibri"/>
                <w:color w:val="000000"/>
                <w:sz w:val="12"/>
                <w:szCs w:val="12"/>
              </w:rPr>
            </w:pPr>
            <w:r w:rsidRPr="00F35171">
              <w:rPr>
                <w:rFonts w:ascii="Consolas" w:hAnsi="Consolas" w:cs="Calibri"/>
                <w:color w:val="000000"/>
                <w:sz w:val="12"/>
                <w:szCs w:val="12"/>
              </w:rPr>
              <w:t> </w:t>
            </w:r>
          </w:p>
        </w:tc>
      </w:tr>
      <w:tr w:rsidR="00C8129E" w:rsidRPr="00F35171" w14:paraId="7F7F316A" w14:textId="77777777" w:rsidTr="00A23D18">
        <w:trPr>
          <w:trHeight w:val="178"/>
        </w:trPr>
        <w:tc>
          <w:tcPr>
            <w:tcW w:w="1746" w:type="pct"/>
            <w:tcBorders>
              <w:top w:val="nil"/>
              <w:left w:val="single" w:sz="8" w:space="0" w:color="auto"/>
              <w:bottom w:val="nil"/>
              <w:right w:val="single" w:sz="8" w:space="0" w:color="auto"/>
            </w:tcBorders>
            <w:shd w:val="clear" w:color="auto" w:fill="auto"/>
            <w:noWrap/>
            <w:vAlign w:val="bottom"/>
            <w:hideMark/>
          </w:tcPr>
          <w:p w14:paraId="58FF7440" w14:textId="77777777" w:rsidR="00C8129E" w:rsidRPr="00F35171" w:rsidRDefault="00C8129E" w:rsidP="00A23D18">
            <w:pPr>
              <w:rPr>
                <w:rFonts w:ascii="Consolas" w:hAnsi="Consolas" w:cs="Calibri"/>
                <w:b/>
                <w:bCs/>
                <w:color w:val="808080"/>
                <w:sz w:val="12"/>
                <w:szCs w:val="12"/>
              </w:rPr>
            </w:pPr>
            <w:r w:rsidRPr="00F35171">
              <w:rPr>
                <w:rFonts w:ascii="Consolas" w:hAnsi="Consolas" w:cs="Calibri"/>
                <w:b/>
                <w:bCs/>
                <w:color w:val="808080"/>
                <w:sz w:val="12"/>
                <w:szCs w:val="12"/>
              </w:rPr>
              <w:t>#replace outliers in column x</w:t>
            </w:r>
          </w:p>
        </w:tc>
        <w:tc>
          <w:tcPr>
            <w:tcW w:w="97" w:type="pct"/>
            <w:tcBorders>
              <w:top w:val="nil"/>
              <w:left w:val="nil"/>
              <w:bottom w:val="nil"/>
              <w:right w:val="nil"/>
            </w:tcBorders>
            <w:shd w:val="clear" w:color="auto" w:fill="auto"/>
            <w:noWrap/>
            <w:vAlign w:val="bottom"/>
            <w:hideMark/>
          </w:tcPr>
          <w:p w14:paraId="5B1BA3DA" w14:textId="77777777" w:rsidR="00C8129E" w:rsidRPr="00F35171" w:rsidRDefault="00C8129E" w:rsidP="00A23D18">
            <w:pPr>
              <w:rPr>
                <w:rFonts w:ascii="Consolas" w:hAnsi="Consolas" w:cs="Calibri"/>
                <w:b/>
                <w:bCs/>
                <w:color w:val="808080"/>
                <w:sz w:val="12"/>
                <w:szCs w:val="12"/>
              </w:rPr>
            </w:pPr>
          </w:p>
        </w:tc>
        <w:tc>
          <w:tcPr>
            <w:tcW w:w="1312" w:type="pct"/>
            <w:tcBorders>
              <w:top w:val="nil"/>
              <w:left w:val="single" w:sz="8" w:space="0" w:color="auto"/>
              <w:bottom w:val="nil"/>
              <w:right w:val="single" w:sz="8" w:space="0" w:color="auto"/>
            </w:tcBorders>
            <w:shd w:val="clear" w:color="auto" w:fill="auto"/>
            <w:vAlign w:val="bottom"/>
            <w:hideMark/>
          </w:tcPr>
          <w:p w14:paraId="4E69C28D" w14:textId="77777777" w:rsidR="00C8129E" w:rsidRPr="00F35171" w:rsidRDefault="00C8129E" w:rsidP="00A23D18">
            <w:pPr>
              <w:rPr>
                <w:rFonts w:ascii="Consolas" w:hAnsi="Consolas" w:cs="Calibri"/>
                <w:color w:val="000000"/>
                <w:sz w:val="12"/>
                <w:szCs w:val="12"/>
              </w:rPr>
            </w:pPr>
            <w:r w:rsidRPr="00F35171">
              <w:rPr>
                <w:rFonts w:ascii="Consolas" w:hAnsi="Consolas" w:cs="Calibri"/>
                <w:color w:val="000000"/>
                <w:sz w:val="12"/>
                <w:szCs w:val="12"/>
              </w:rPr>
              <w:t> </w:t>
            </w:r>
          </w:p>
        </w:tc>
        <w:tc>
          <w:tcPr>
            <w:tcW w:w="97" w:type="pct"/>
            <w:tcBorders>
              <w:top w:val="nil"/>
              <w:left w:val="nil"/>
              <w:bottom w:val="nil"/>
              <w:right w:val="nil"/>
            </w:tcBorders>
            <w:shd w:val="clear" w:color="auto" w:fill="auto"/>
            <w:noWrap/>
            <w:vAlign w:val="bottom"/>
            <w:hideMark/>
          </w:tcPr>
          <w:p w14:paraId="4A598BB1" w14:textId="77777777" w:rsidR="00C8129E" w:rsidRPr="00F35171" w:rsidRDefault="00C8129E" w:rsidP="00A23D18">
            <w:pPr>
              <w:rPr>
                <w:rFonts w:ascii="Consolas" w:hAnsi="Consolas" w:cs="Calibri"/>
                <w:color w:val="000000"/>
                <w:sz w:val="12"/>
                <w:szCs w:val="12"/>
              </w:rPr>
            </w:pPr>
          </w:p>
        </w:tc>
        <w:tc>
          <w:tcPr>
            <w:tcW w:w="1746" w:type="pct"/>
            <w:tcBorders>
              <w:top w:val="nil"/>
              <w:left w:val="single" w:sz="8" w:space="0" w:color="auto"/>
              <w:bottom w:val="nil"/>
              <w:right w:val="single" w:sz="8" w:space="0" w:color="auto"/>
            </w:tcBorders>
            <w:shd w:val="clear" w:color="auto" w:fill="auto"/>
            <w:noWrap/>
            <w:vAlign w:val="bottom"/>
            <w:hideMark/>
          </w:tcPr>
          <w:p w14:paraId="6850D16D" w14:textId="77777777" w:rsidR="00C8129E" w:rsidRPr="00F35171" w:rsidRDefault="00C8129E" w:rsidP="00A23D18">
            <w:pPr>
              <w:rPr>
                <w:rFonts w:ascii="Consolas" w:hAnsi="Consolas" w:cs="Calibri"/>
                <w:color w:val="000000"/>
                <w:sz w:val="12"/>
                <w:szCs w:val="12"/>
              </w:rPr>
            </w:pPr>
            <w:r w:rsidRPr="00F35171">
              <w:rPr>
                <w:rFonts w:ascii="Consolas" w:hAnsi="Consolas" w:cs="Calibri"/>
                <w:color w:val="000000"/>
                <w:sz w:val="12"/>
                <w:szCs w:val="12"/>
              </w:rPr>
              <w:t> </w:t>
            </w:r>
          </w:p>
        </w:tc>
      </w:tr>
      <w:tr w:rsidR="00C8129E" w:rsidRPr="00F35171" w14:paraId="187E890B" w14:textId="77777777" w:rsidTr="00A23D18">
        <w:trPr>
          <w:trHeight w:val="178"/>
        </w:trPr>
        <w:tc>
          <w:tcPr>
            <w:tcW w:w="1746" w:type="pct"/>
            <w:tcBorders>
              <w:top w:val="nil"/>
              <w:left w:val="single" w:sz="8" w:space="0" w:color="auto"/>
              <w:bottom w:val="nil"/>
              <w:right w:val="single" w:sz="8" w:space="0" w:color="auto"/>
            </w:tcBorders>
            <w:shd w:val="clear" w:color="auto" w:fill="auto"/>
            <w:noWrap/>
            <w:vAlign w:val="bottom"/>
            <w:hideMark/>
          </w:tcPr>
          <w:p w14:paraId="4D97A226" w14:textId="77777777" w:rsidR="00C8129E" w:rsidRPr="00F35171" w:rsidRDefault="00C8129E" w:rsidP="00A23D18">
            <w:pPr>
              <w:rPr>
                <w:rFonts w:ascii="Consolas" w:hAnsi="Consolas" w:cs="Calibri"/>
                <w:color w:val="000000"/>
                <w:sz w:val="12"/>
                <w:szCs w:val="12"/>
              </w:rPr>
            </w:pPr>
            <w:r w:rsidRPr="00F35171">
              <w:rPr>
                <w:rFonts w:ascii="Consolas" w:hAnsi="Consolas" w:cs="Calibri"/>
                <w:color w:val="000000"/>
                <w:sz w:val="12"/>
                <w:szCs w:val="12"/>
              </w:rPr>
              <w:t>outliers &lt;- mutate(</w:t>
            </w:r>
            <w:proofErr w:type="spellStart"/>
            <w:r w:rsidRPr="00F35171">
              <w:rPr>
                <w:rFonts w:ascii="Consolas" w:hAnsi="Consolas" w:cs="Calibri"/>
                <w:color w:val="000000"/>
                <w:sz w:val="12"/>
                <w:szCs w:val="12"/>
              </w:rPr>
              <w:t>numeric_data</w:t>
            </w:r>
            <w:proofErr w:type="spellEnd"/>
            <w:r w:rsidRPr="00F35171">
              <w:rPr>
                <w:rFonts w:ascii="Consolas" w:hAnsi="Consolas" w:cs="Calibri"/>
                <w:color w:val="000000"/>
                <w:sz w:val="12"/>
                <w:szCs w:val="12"/>
              </w:rPr>
              <w:t xml:space="preserve">, x = </w:t>
            </w:r>
            <w:proofErr w:type="spellStart"/>
            <w:r w:rsidRPr="00F35171">
              <w:rPr>
                <w:rFonts w:ascii="Consolas" w:hAnsi="Consolas" w:cs="Calibri"/>
                <w:color w:val="000000"/>
                <w:sz w:val="12"/>
                <w:szCs w:val="12"/>
              </w:rPr>
              <w:t>replace_outliers</w:t>
            </w:r>
            <w:proofErr w:type="spellEnd"/>
            <w:r w:rsidRPr="00F35171">
              <w:rPr>
                <w:rFonts w:ascii="Consolas" w:hAnsi="Consolas" w:cs="Calibri"/>
                <w:color w:val="000000"/>
                <w:sz w:val="12"/>
                <w:szCs w:val="12"/>
              </w:rPr>
              <w:t>(x))</w:t>
            </w:r>
          </w:p>
        </w:tc>
        <w:tc>
          <w:tcPr>
            <w:tcW w:w="97" w:type="pct"/>
            <w:tcBorders>
              <w:top w:val="nil"/>
              <w:left w:val="nil"/>
              <w:bottom w:val="nil"/>
              <w:right w:val="nil"/>
            </w:tcBorders>
            <w:shd w:val="clear" w:color="auto" w:fill="auto"/>
            <w:noWrap/>
            <w:vAlign w:val="bottom"/>
            <w:hideMark/>
          </w:tcPr>
          <w:p w14:paraId="4D346259" w14:textId="77777777" w:rsidR="00C8129E" w:rsidRPr="00F35171" w:rsidRDefault="00C8129E" w:rsidP="00A23D18">
            <w:pPr>
              <w:rPr>
                <w:rFonts w:ascii="Consolas" w:hAnsi="Consolas" w:cs="Calibri"/>
                <w:color w:val="000000"/>
                <w:sz w:val="12"/>
                <w:szCs w:val="12"/>
              </w:rPr>
            </w:pPr>
          </w:p>
        </w:tc>
        <w:tc>
          <w:tcPr>
            <w:tcW w:w="1312" w:type="pct"/>
            <w:tcBorders>
              <w:top w:val="nil"/>
              <w:left w:val="single" w:sz="8" w:space="0" w:color="auto"/>
              <w:bottom w:val="nil"/>
              <w:right w:val="single" w:sz="8" w:space="0" w:color="auto"/>
            </w:tcBorders>
            <w:shd w:val="clear" w:color="auto" w:fill="auto"/>
            <w:vAlign w:val="bottom"/>
            <w:hideMark/>
          </w:tcPr>
          <w:p w14:paraId="6DADC24D" w14:textId="77777777" w:rsidR="00C8129E" w:rsidRPr="00F35171" w:rsidRDefault="00C8129E" w:rsidP="00A23D18">
            <w:pPr>
              <w:rPr>
                <w:rFonts w:ascii="Consolas" w:hAnsi="Consolas" w:cs="Calibri"/>
                <w:color w:val="000000"/>
                <w:sz w:val="12"/>
                <w:szCs w:val="12"/>
              </w:rPr>
            </w:pPr>
            <w:r w:rsidRPr="00F35171">
              <w:rPr>
                <w:rFonts w:ascii="Consolas" w:hAnsi="Consolas" w:cs="Calibri"/>
                <w:color w:val="000000"/>
                <w:sz w:val="12"/>
                <w:szCs w:val="12"/>
              </w:rPr>
              <w:t> </w:t>
            </w:r>
          </w:p>
        </w:tc>
        <w:tc>
          <w:tcPr>
            <w:tcW w:w="97" w:type="pct"/>
            <w:tcBorders>
              <w:top w:val="nil"/>
              <w:left w:val="nil"/>
              <w:bottom w:val="nil"/>
              <w:right w:val="nil"/>
            </w:tcBorders>
            <w:shd w:val="clear" w:color="auto" w:fill="auto"/>
            <w:noWrap/>
            <w:vAlign w:val="bottom"/>
            <w:hideMark/>
          </w:tcPr>
          <w:p w14:paraId="3E03F93C" w14:textId="77777777" w:rsidR="00C8129E" w:rsidRPr="00F35171" w:rsidRDefault="00C8129E" w:rsidP="00A23D18">
            <w:pPr>
              <w:rPr>
                <w:rFonts w:ascii="Consolas" w:hAnsi="Consolas" w:cs="Calibri"/>
                <w:color w:val="000000"/>
                <w:sz w:val="12"/>
                <w:szCs w:val="12"/>
              </w:rPr>
            </w:pPr>
          </w:p>
        </w:tc>
        <w:tc>
          <w:tcPr>
            <w:tcW w:w="1746" w:type="pct"/>
            <w:tcBorders>
              <w:top w:val="nil"/>
              <w:left w:val="single" w:sz="8" w:space="0" w:color="auto"/>
              <w:bottom w:val="nil"/>
              <w:right w:val="single" w:sz="8" w:space="0" w:color="auto"/>
            </w:tcBorders>
            <w:shd w:val="clear" w:color="auto" w:fill="auto"/>
            <w:noWrap/>
            <w:vAlign w:val="bottom"/>
            <w:hideMark/>
          </w:tcPr>
          <w:p w14:paraId="397D56FA" w14:textId="77777777" w:rsidR="00C8129E" w:rsidRPr="00F35171" w:rsidRDefault="00C8129E" w:rsidP="00A23D18">
            <w:pPr>
              <w:rPr>
                <w:rFonts w:ascii="Consolas" w:hAnsi="Consolas" w:cs="Calibri"/>
                <w:color w:val="000000"/>
                <w:sz w:val="12"/>
                <w:szCs w:val="12"/>
              </w:rPr>
            </w:pPr>
            <w:r w:rsidRPr="00F35171">
              <w:rPr>
                <w:rFonts w:ascii="Consolas" w:hAnsi="Consolas" w:cs="Calibri"/>
                <w:color w:val="000000"/>
                <w:sz w:val="12"/>
                <w:szCs w:val="12"/>
              </w:rPr>
              <w:t> </w:t>
            </w:r>
          </w:p>
        </w:tc>
      </w:tr>
      <w:tr w:rsidR="00C8129E" w:rsidRPr="00F35171" w14:paraId="0D17650F" w14:textId="77777777" w:rsidTr="00A23D18">
        <w:trPr>
          <w:trHeight w:val="178"/>
        </w:trPr>
        <w:tc>
          <w:tcPr>
            <w:tcW w:w="1746" w:type="pct"/>
            <w:tcBorders>
              <w:top w:val="nil"/>
              <w:left w:val="single" w:sz="8" w:space="0" w:color="auto"/>
              <w:bottom w:val="single" w:sz="8" w:space="0" w:color="auto"/>
              <w:right w:val="single" w:sz="8" w:space="0" w:color="auto"/>
            </w:tcBorders>
            <w:shd w:val="clear" w:color="auto" w:fill="auto"/>
            <w:noWrap/>
            <w:vAlign w:val="bottom"/>
            <w:hideMark/>
          </w:tcPr>
          <w:p w14:paraId="495C24C4" w14:textId="77777777" w:rsidR="00C8129E" w:rsidRPr="00F35171" w:rsidRDefault="00C8129E" w:rsidP="00A23D18">
            <w:pPr>
              <w:rPr>
                <w:rFonts w:ascii="Consolas" w:hAnsi="Consolas" w:cs="Calibri"/>
                <w:color w:val="000000"/>
                <w:sz w:val="12"/>
                <w:szCs w:val="12"/>
              </w:rPr>
            </w:pPr>
            <w:r w:rsidRPr="00F35171">
              <w:rPr>
                <w:rFonts w:ascii="Consolas" w:hAnsi="Consolas" w:cs="Calibri"/>
                <w:color w:val="000000"/>
                <w:sz w:val="12"/>
                <w:szCs w:val="12"/>
              </w:rPr>
              <w:t>summary(outliers)</w:t>
            </w:r>
          </w:p>
        </w:tc>
        <w:tc>
          <w:tcPr>
            <w:tcW w:w="97" w:type="pct"/>
            <w:tcBorders>
              <w:top w:val="nil"/>
              <w:left w:val="nil"/>
              <w:bottom w:val="nil"/>
              <w:right w:val="nil"/>
            </w:tcBorders>
            <w:shd w:val="clear" w:color="auto" w:fill="auto"/>
            <w:noWrap/>
            <w:vAlign w:val="bottom"/>
            <w:hideMark/>
          </w:tcPr>
          <w:p w14:paraId="6EFB4EC3" w14:textId="77777777" w:rsidR="00C8129E" w:rsidRPr="00F35171" w:rsidRDefault="00C8129E" w:rsidP="00A23D18">
            <w:pPr>
              <w:rPr>
                <w:rFonts w:ascii="Consolas" w:hAnsi="Consolas" w:cs="Calibri"/>
                <w:color w:val="000000"/>
                <w:sz w:val="12"/>
                <w:szCs w:val="12"/>
              </w:rPr>
            </w:pPr>
          </w:p>
        </w:tc>
        <w:tc>
          <w:tcPr>
            <w:tcW w:w="1312" w:type="pct"/>
            <w:tcBorders>
              <w:top w:val="nil"/>
              <w:left w:val="single" w:sz="8" w:space="0" w:color="auto"/>
              <w:bottom w:val="single" w:sz="8" w:space="0" w:color="auto"/>
              <w:right w:val="single" w:sz="8" w:space="0" w:color="auto"/>
            </w:tcBorders>
            <w:shd w:val="clear" w:color="auto" w:fill="auto"/>
            <w:vAlign w:val="bottom"/>
            <w:hideMark/>
          </w:tcPr>
          <w:p w14:paraId="3A098DB2" w14:textId="77777777" w:rsidR="00C8129E" w:rsidRPr="00F35171" w:rsidRDefault="00C8129E" w:rsidP="00A23D18">
            <w:pPr>
              <w:rPr>
                <w:rFonts w:ascii="Consolas" w:hAnsi="Consolas" w:cs="Calibri"/>
                <w:color w:val="000000"/>
                <w:sz w:val="12"/>
                <w:szCs w:val="12"/>
              </w:rPr>
            </w:pPr>
            <w:r w:rsidRPr="00F35171">
              <w:rPr>
                <w:rFonts w:ascii="Consolas" w:hAnsi="Consolas" w:cs="Calibri"/>
                <w:color w:val="000000"/>
                <w:sz w:val="12"/>
                <w:szCs w:val="12"/>
              </w:rPr>
              <w:t> </w:t>
            </w:r>
          </w:p>
        </w:tc>
        <w:tc>
          <w:tcPr>
            <w:tcW w:w="97" w:type="pct"/>
            <w:tcBorders>
              <w:top w:val="nil"/>
              <w:left w:val="nil"/>
              <w:bottom w:val="nil"/>
              <w:right w:val="nil"/>
            </w:tcBorders>
            <w:shd w:val="clear" w:color="auto" w:fill="auto"/>
            <w:noWrap/>
            <w:vAlign w:val="bottom"/>
            <w:hideMark/>
          </w:tcPr>
          <w:p w14:paraId="1B8DAD13" w14:textId="77777777" w:rsidR="00C8129E" w:rsidRPr="00F35171" w:rsidRDefault="00C8129E" w:rsidP="00A23D18">
            <w:pPr>
              <w:rPr>
                <w:rFonts w:ascii="Consolas" w:hAnsi="Consolas" w:cs="Calibri"/>
                <w:color w:val="000000"/>
                <w:sz w:val="12"/>
                <w:szCs w:val="12"/>
              </w:rPr>
            </w:pPr>
          </w:p>
        </w:tc>
        <w:tc>
          <w:tcPr>
            <w:tcW w:w="1746" w:type="pct"/>
            <w:tcBorders>
              <w:top w:val="nil"/>
              <w:left w:val="single" w:sz="8" w:space="0" w:color="auto"/>
              <w:bottom w:val="single" w:sz="8" w:space="0" w:color="auto"/>
              <w:right w:val="single" w:sz="8" w:space="0" w:color="auto"/>
            </w:tcBorders>
            <w:shd w:val="clear" w:color="auto" w:fill="auto"/>
            <w:noWrap/>
            <w:vAlign w:val="bottom"/>
            <w:hideMark/>
          </w:tcPr>
          <w:p w14:paraId="2535695A" w14:textId="77777777" w:rsidR="00C8129E" w:rsidRPr="00F35171" w:rsidRDefault="00C8129E" w:rsidP="00A23D18">
            <w:pPr>
              <w:rPr>
                <w:rFonts w:ascii="Consolas" w:hAnsi="Consolas" w:cs="Calibri"/>
                <w:color w:val="000000"/>
                <w:sz w:val="12"/>
                <w:szCs w:val="12"/>
              </w:rPr>
            </w:pPr>
            <w:r w:rsidRPr="00F35171">
              <w:rPr>
                <w:rFonts w:ascii="Consolas" w:hAnsi="Consolas" w:cs="Calibri"/>
                <w:color w:val="000000"/>
                <w:sz w:val="12"/>
                <w:szCs w:val="12"/>
              </w:rPr>
              <w:t> </w:t>
            </w:r>
          </w:p>
        </w:tc>
      </w:tr>
    </w:tbl>
    <w:p w14:paraId="558CAF3D" w14:textId="77777777" w:rsidR="00C8129E" w:rsidRDefault="00C8129E" w:rsidP="00C8129E">
      <w:pPr>
        <w:pStyle w:val="ABodyCopy"/>
        <w:ind w:left="0"/>
        <w:rPr>
          <w:rFonts w:asciiTheme="minorHAnsi" w:hAnsiTheme="minorHAnsi"/>
          <w:noProof/>
          <w:sz w:val="22"/>
          <w:szCs w:val="22"/>
        </w:rPr>
      </w:pPr>
    </w:p>
    <w:p w14:paraId="112B993F" w14:textId="1582CB39" w:rsidR="00C8129E" w:rsidRDefault="00C8129E" w:rsidP="00C8129E">
      <w:pPr>
        <w:pStyle w:val="ABodyCopy"/>
        <w:ind w:left="0"/>
        <w:rPr>
          <w:rFonts w:asciiTheme="minorHAnsi" w:hAnsiTheme="minorHAnsi"/>
          <w:noProof/>
          <w:sz w:val="22"/>
          <w:szCs w:val="22"/>
        </w:rPr>
      </w:pPr>
      <w:r>
        <w:rPr>
          <w:rFonts w:asciiTheme="minorHAnsi" w:hAnsiTheme="minorHAnsi"/>
          <w:noProof/>
          <w:sz w:val="22"/>
          <w:szCs w:val="22"/>
        </w:rPr>
        <w:t xml:space="preserve">Each program accesses the current data set LOAN_DATA and applies the five steps to adjust for outliers using the 1.5 IQR rule.  The R and </w:t>
      </w:r>
      <w:r w:rsidR="00445642">
        <w:rPr>
          <w:rFonts w:asciiTheme="minorHAnsi" w:hAnsiTheme="minorHAnsi"/>
          <w:noProof/>
          <w:sz w:val="22"/>
          <w:szCs w:val="22"/>
        </w:rPr>
        <w:t>Python</w:t>
      </w:r>
      <w:r>
        <w:rPr>
          <w:rFonts w:asciiTheme="minorHAnsi" w:hAnsiTheme="minorHAnsi"/>
          <w:noProof/>
          <w:sz w:val="22"/>
          <w:szCs w:val="22"/>
        </w:rPr>
        <w:t xml:space="preserve"> programs use a function to make the </w:t>
      </w:r>
      <w:r>
        <w:rPr>
          <w:rFonts w:asciiTheme="minorHAnsi" w:hAnsiTheme="minorHAnsi"/>
          <w:noProof/>
          <w:sz w:val="22"/>
          <w:szCs w:val="22"/>
        </w:rPr>
        <w:lastRenderedPageBreak/>
        <w:t>adjustments in the examples provided.  For SAS, I decided to use a single DATA step to make the adjustments to demonstrate that all of the steps can be performed in a single DATA step.</w:t>
      </w:r>
    </w:p>
    <w:p w14:paraId="50A2B072" w14:textId="77777777" w:rsidR="00C8129E" w:rsidRDefault="00C8129E" w:rsidP="00C8129E">
      <w:pPr>
        <w:pStyle w:val="ABodyCopy"/>
        <w:ind w:left="0"/>
        <w:rPr>
          <w:rFonts w:asciiTheme="minorHAnsi" w:hAnsiTheme="minorHAnsi"/>
          <w:noProof/>
          <w:sz w:val="22"/>
          <w:szCs w:val="22"/>
        </w:rPr>
      </w:pPr>
    </w:p>
    <w:p w14:paraId="0C57E5DA" w14:textId="77777777" w:rsidR="00C8129E" w:rsidRPr="00BF5953" w:rsidRDefault="00C8129E" w:rsidP="00C8129E">
      <w:pPr>
        <w:pStyle w:val="Heading3"/>
        <w:ind w:left="0"/>
        <w:rPr>
          <w:noProof/>
        </w:rPr>
      </w:pPr>
      <w:bookmarkStart w:id="49" w:name="_Toc174889559"/>
      <w:r w:rsidRPr="00BF5953">
        <w:rPr>
          <w:noProof/>
        </w:rPr>
        <w:t>Data Inference</w:t>
      </w:r>
      <w:bookmarkEnd w:id="49"/>
    </w:p>
    <w:p w14:paraId="231986E8" w14:textId="77777777" w:rsidR="00C8129E" w:rsidRDefault="00C8129E" w:rsidP="00C8129E">
      <w:pPr>
        <w:pStyle w:val="ABodyCopy"/>
        <w:ind w:left="0"/>
        <w:rPr>
          <w:rFonts w:asciiTheme="minorHAnsi" w:hAnsiTheme="minorHAnsi"/>
          <w:noProof/>
          <w:sz w:val="22"/>
          <w:szCs w:val="22"/>
        </w:rPr>
      </w:pPr>
      <w:r>
        <w:rPr>
          <w:rFonts w:asciiTheme="minorHAnsi" w:hAnsiTheme="minorHAnsi"/>
          <w:noProof/>
          <w:sz w:val="22"/>
          <w:szCs w:val="22"/>
        </w:rPr>
        <w:t>Data inference is a statistical technique that uses patterns observed in a sample to make inferences about a larger population. One way to use data inference to deal with outliers in a modeling data set is to use imputation methods. Imputation involves replacing values with estimated values based on the patterns observed in the data.</w:t>
      </w:r>
    </w:p>
    <w:p w14:paraId="25593A4A" w14:textId="77777777" w:rsidR="00C8129E" w:rsidRDefault="00C8129E" w:rsidP="00C8129E">
      <w:pPr>
        <w:pStyle w:val="ABodyCopy"/>
        <w:ind w:left="0"/>
        <w:rPr>
          <w:rFonts w:asciiTheme="minorHAnsi" w:hAnsiTheme="minorHAnsi"/>
          <w:noProof/>
          <w:sz w:val="22"/>
          <w:szCs w:val="22"/>
        </w:rPr>
      </w:pPr>
      <w:r>
        <w:rPr>
          <w:rFonts w:asciiTheme="minorHAnsi" w:hAnsiTheme="minorHAnsi"/>
          <w:noProof/>
          <w:sz w:val="22"/>
          <w:szCs w:val="22"/>
        </w:rPr>
        <w:t xml:space="preserve">To use imputation for handling outliers, you can first identify the outliers in the data set using visualization or statistical methods.  Then, you can impute the missing values in the data set using a method robust to outliers, such as the median or mode.  </w:t>
      </w:r>
    </w:p>
    <w:p w14:paraId="6B1DF1B6" w14:textId="77777777" w:rsidR="00C8129E" w:rsidRDefault="00C8129E" w:rsidP="00C8129E">
      <w:pPr>
        <w:pStyle w:val="ABodyCopy"/>
        <w:ind w:left="0"/>
        <w:rPr>
          <w:rFonts w:asciiTheme="minorHAnsi" w:hAnsiTheme="minorHAnsi"/>
          <w:noProof/>
          <w:sz w:val="22"/>
          <w:szCs w:val="22"/>
        </w:rPr>
      </w:pPr>
      <w:r>
        <w:rPr>
          <w:rFonts w:asciiTheme="minorHAnsi" w:hAnsiTheme="minorHAnsi"/>
          <w:noProof/>
          <w:sz w:val="22"/>
          <w:szCs w:val="22"/>
        </w:rPr>
        <w:t>Another approach to using data inference to deal with outliers is predictive modeling. Instead of directly modeling the outcome variable using the original data set, you can build a model to predict the outcome variable using the non-outlier data points. Then, you can use this model to predict the outcome variable for the outlier data points. This can help reduce the impact of the outliers on the model and improve its accuracy.</w:t>
      </w:r>
    </w:p>
    <w:p w14:paraId="76CEC23C" w14:textId="77777777" w:rsidR="00C8129E" w:rsidRDefault="00C8129E" w:rsidP="00C8129E">
      <w:pPr>
        <w:pStyle w:val="ABodyCopy"/>
        <w:ind w:left="0"/>
        <w:rPr>
          <w:rFonts w:asciiTheme="minorHAnsi" w:hAnsiTheme="minorHAnsi"/>
          <w:noProof/>
          <w:sz w:val="22"/>
          <w:szCs w:val="22"/>
        </w:rPr>
      </w:pPr>
      <w:r>
        <w:rPr>
          <w:rFonts w:asciiTheme="minorHAnsi" w:hAnsiTheme="minorHAnsi"/>
          <w:noProof/>
          <w:sz w:val="22"/>
          <w:szCs w:val="22"/>
        </w:rPr>
        <w:t>We will review the programming code to develop these predictive models in the predictive modeling chapter of this book.</w:t>
      </w:r>
    </w:p>
    <w:p w14:paraId="74FE6005" w14:textId="77777777" w:rsidR="00C8129E" w:rsidRDefault="00C8129E" w:rsidP="00C8129E">
      <w:pPr>
        <w:pStyle w:val="Heading3"/>
        <w:ind w:left="0"/>
        <w:rPr>
          <w:noProof/>
        </w:rPr>
      </w:pPr>
    </w:p>
    <w:p w14:paraId="5DB69321" w14:textId="77777777" w:rsidR="00C8129E" w:rsidRPr="00BF5953" w:rsidRDefault="00C8129E" w:rsidP="00C8129E">
      <w:pPr>
        <w:pStyle w:val="Heading3"/>
        <w:ind w:left="0"/>
        <w:rPr>
          <w:noProof/>
        </w:rPr>
      </w:pPr>
      <w:bookmarkStart w:id="50" w:name="_Toc174889560"/>
      <w:r w:rsidRPr="00BF5953">
        <w:rPr>
          <w:noProof/>
        </w:rPr>
        <w:t>Data Rejection</w:t>
      </w:r>
      <w:bookmarkEnd w:id="50"/>
    </w:p>
    <w:p w14:paraId="403747CF" w14:textId="77777777" w:rsidR="00C8129E" w:rsidRDefault="00C8129E" w:rsidP="00C8129E">
      <w:pPr>
        <w:pStyle w:val="ABodyCopy"/>
        <w:ind w:left="0"/>
        <w:rPr>
          <w:rFonts w:asciiTheme="minorHAnsi" w:hAnsiTheme="minorHAnsi"/>
          <w:noProof/>
          <w:sz w:val="22"/>
          <w:szCs w:val="22"/>
        </w:rPr>
      </w:pPr>
      <w:r>
        <w:rPr>
          <w:rFonts w:asciiTheme="minorHAnsi" w:hAnsiTheme="minorHAnsi"/>
          <w:noProof/>
          <w:sz w:val="22"/>
          <w:szCs w:val="22"/>
        </w:rPr>
        <w:t xml:space="preserve">Finally, another option is to remove observations where outliers occur. This is obviously not a data transformation like our other two options. We are always hesitant to throw out data. It is generally a better approach to use one of the adjustment methods described above. However, there are some circumstances where it doesn’t make sense to keep outliers because they could represent bad-quality data, making the whole observation useless. Then, feel free to drop these observations.  </w:t>
      </w:r>
    </w:p>
    <w:p w14:paraId="23CA9C7A" w14:textId="77777777" w:rsidR="00C8129E" w:rsidRDefault="00C8129E" w:rsidP="00C8129E">
      <w:pPr>
        <w:pStyle w:val="ABodyCopy"/>
        <w:ind w:left="0"/>
        <w:rPr>
          <w:rFonts w:asciiTheme="minorHAnsi" w:hAnsiTheme="minorHAnsi"/>
          <w:noProof/>
          <w:sz w:val="22"/>
          <w:szCs w:val="22"/>
        </w:rPr>
      </w:pPr>
    </w:p>
    <w:p w14:paraId="7D67804C" w14:textId="77777777" w:rsidR="004A08FB" w:rsidRDefault="004A08FB" w:rsidP="00C8129E">
      <w:pPr>
        <w:pStyle w:val="ABodyCopy"/>
        <w:ind w:left="0"/>
        <w:rPr>
          <w:rFonts w:asciiTheme="minorHAnsi" w:hAnsiTheme="minorHAnsi"/>
          <w:noProof/>
          <w:sz w:val="22"/>
          <w:szCs w:val="22"/>
        </w:rPr>
      </w:pPr>
    </w:p>
    <w:p w14:paraId="2EE1CAB7" w14:textId="77777777" w:rsidR="00C8129E" w:rsidRDefault="00C8129E" w:rsidP="00C8129E">
      <w:pPr>
        <w:pStyle w:val="Heading1"/>
        <w:rPr>
          <w:noProof/>
        </w:rPr>
      </w:pPr>
      <w:bookmarkStart w:id="51" w:name="_Toc174889561"/>
      <w:r>
        <w:rPr>
          <w:noProof/>
        </w:rPr>
        <w:lastRenderedPageBreak/>
        <w:t>Feature Selection and Engineering</w:t>
      </w:r>
      <w:bookmarkEnd w:id="51"/>
    </w:p>
    <w:p w14:paraId="272A9284" w14:textId="77777777" w:rsidR="00C8129E" w:rsidRDefault="00C8129E" w:rsidP="00C8129E">
      <w:pPr>
        <w:rPr>
          <w:rFonts w:asciiTheme="minorHAnsi" w:hAnsiTheme="minorHAnsi"/>
          <w:noProof/>
          <w:sz w:val="22"/>
          <w:szCs w:val="22"/>
        </w:rPr>
      </w:pPr>
    </w:p>
    <w:p w14:paraId="2743A919" w14:textId="77777777" w:rsidR="00C8129E" w:rsidRPr="006508FD" w:rsidRDefault="00C8129E" w:rsidP="00C8129E">
      <w:pPr>
        <w:pStyle w:val="ABodyCopy"/>
        <w:ind w:left="0"/>
        <w:rPr>
          <w:rFonts w:asciiTheme="minorHAnsi" w:hAnsiTheme="minorHAnsi" w:cstheme="minorHAnsi"/>
          <w:noProof/>
          <w:sz w:val="22"/>
          <w:szCs w:val="22"/>
        </w:rPr>
      </w:pPr>
      <w:r w:rsidRPr="00F446D8">
        <w:rPr>
          <w:rFonts w:asciiTheme="minorHAnsi" w:hAnsiTheme="minorHAnsi" w:cstheme="minorHAnsi"/>
          <w:noProof/>
          <w:sz w:val="22"/>
          <w:szCs w:val="22"/>
        </w:rPr>
        <w:t>Feature selection is a crucial step in data science that involves selecting relevant variables to include in a model</w:t>
      </w:r>
      <w:r>
        <w:rPr>
          <w:rFonts w:asciiTheme="minorHAnsi" w:hAnsiTheme="minorHAnsi" w:cstheme="minorHAnsi"/>
          <w:noProof/>
          <w:sz w:val="22"/>
          <w:szCs w:val="22"/>
        </w:rPr>
        <w:t>.  However, t</w:t>
      </w:r>
      <w:r w:rsidRPr="006508FD">
        <w:rPr>
          <w:rFonts w:asciiTheme="minorHAnsi" w:hAnsiTheme="minorHAnsi" w:cstheme="minorHAnsi"/>
          <w:noProof/>
          <w:sz w:val="22"/>
          <w:szCs w:val="22"/>
        </w:rPr>
        <w:t xml:space="preserve">he need for feature selection depends on the specific </w:t>
      </w:r>
      <w:r>
        <w:rPr>
          <w:rFonts w:asciiTheme="minorHAnsi" w:hAnsiTheme="minorHAnsi" w:cstheme="minorHAnsi"/>
          <w:noProof/>
          <w:sz w:val="22"/>
          <w:szCs w:val="22"/>
        </w:rPr>
        <w:t>machine learning</w:t>
      </w:r>
      <w:r w:rsidRPr="006508FD">
        <w:rPr>
          <w:rFonts w:asciiTheme="minorHAnsi" w:hAnsiTheme="minorHAnsi" w:cstheme="minorHAnsi"/>
          <w:noProof/>
          <w:sz w:val="22"/>
          <w:szCs w:val="22"/>
        </w:rPr>
        <w:t xml:space="preserve"> problem and the algorithms being used.</w:t>
      </w:r>
    </w:p>
    <w:p w14:paraId="69BAE112" w14:textId="77777777" w:rsidR="00C8129E" w:rsidRPr="006508FD" w:rsidRDefault="00C8129E" w:rsidP="00C8129E">
      <w:pPr>
        <w:pStyle w:val="ABodyCopy"/>
        <w:ind w:left="0"/>
        <w:rPr>
          <w:rFonts w:asciiTheme="minorHAnsi" w:hAnsiTheme="minorHAnsi" w:cstheme="minorHAnsi"/>
          <w:noProof/>
          <w:sz w:val="22"/>
          <w:szCs w:val="22"/>
        </w:rPr>
      </w:pPr>
      <w:r w:rsidRPr="006508FD">
        <w:rPr>
          <w:rFonts w:asciiTheme="minorHAnsi" w:hAnsiTheme="minorHAnsi" w:cstheme="minorHAnsi"/>
          <w:noProof/>
          <w:sz w:val="22"/>
          <w:szCs w:val="22"/>
        </w:rPr>
        <w:t xml:space="preserve">In general, feature selection techniques can </w:t>
      </w:r>
      <w:r>
        <w:rPr>
          <w:rFonts w:asciiTheme="minorHAnsi" w:hAnsiTheme="minorHAnsi" w:cstheme="minorHAnsi"/>
          <w:noProof/>
          <w:sz w:val="22"/>
          <w:szCs w:val="22"/>
        </w:rPr>
        <w:t>improve model performance and reduce overfitting by removing irrelevant or redundant features. However, some algorithms</w:t>
      </w:r>
      <w:r w:rsidRPr="006508FD">
        <w:rPr>
          <w:rFonts w:asciiTheme="minorHAnsi" w:hAnsiTheme="minorHAnsi" w:cstheme="minorHAnsi"/>
          <w:noProof/>
          <w:sz w:val="22"/>
          <w:szCs w:val="22"/>
        </w:rPr>
        <w:t xml:space="preserve"> are less sensitive to irrelevant or redundant features and can perform well even with a large number of features.</w:t>
      </w:r>
    </w:p>
    <w:p w14:paraId="41596A32" w14:textId="77777777" w:rsidR="00C8129E" w:rsidRPr="006508FD" w:rsidRDefault="00C8129E" w:rsidP="00C8129E">
      <w:pPr>
        <w:pStyle w:val="ABodyCopy"/>
        <w:ind w:left="0"/>
        <w:rPr>
          <w:rFonts w:asciiTheme="minorHAnsi" w:hAnsiTheme="minorHAnsi" w:cstheme="minorHAnsi"/>
          <w:noProof/>
          <w:sz w:val="22"/>
          <w:szCs w:val="22"/>
        </w:rPr>
      </w:pPr>
      <w:r w:rsidRPr="006508FD">
        <w:rPr>
          <w:rFonts w:asciiTheme="minorHAnsi" w:hAnsiTheme="minorHAnsi" w:cstheme="minorHAnsi"/>
          <w:noProof/>
          <w:sz w:val="22"/>
          <w:szCs w:val="22"/>
        </w:rPr>
        <w:t xml:space="preserve">For example, decision trees and random forests can handle </w:t>
      </w:r>
      <w:r>
        <w:rPr>
          <w:rFonts w:asciiTheme="minorHAnsi" w:hAnsiTheme="minorHAnsi" w:cstheme="minorHAnsi"/>
          <w:noProof/>
          <w:sz w:val="22"/>
          <w:szCs w:val="22"/>
        </w:rPr>
        <w:t>many</w:t>
      </w:r>
      <w:r w:rsidRPr="006508FD">
        <w:rPr>
          <w:rFonts w:asciiTheme="minorHAnsi" w:hAnsiTheme="minorHAnsi" w:cstheme="minorHAnsi"/>
          <w:noProof/>
          <w:sz w:val="22"/>
          <w:szCs w:val="22"/>
        </w:rPr>
        <w:t xml:space="preserve"> features and have built-in feature selection methods that can automatically select the most informative features. In contrast, linear models such as linear regression and logistic regression can benefit from feature selection techniques to reduce the impact of irrelevant or redundant features.</w:t>
      </w:r>
    </w:p>
    <w:p w14:paraId="1E4BE745" w14:textId="77777777" w:rsidR="00C8129E" w:rsidRPr="006508FD" w:rsidRDefault="00C8129E" w:rsidP="00C8129E">
      <w:pPr>
        <w:pStyle w:val="ABodyCopy"/>
        <w:ind w:left="0"/>
        <w:rPr>
          <w:rFonts w:asciiTheme="minorHAnsi" w:hAnsiTheme="minorHAnsi" w:cstheme="minorHAnsi"/>
          <w:noProof/>
          <w:sz w:val="22"/>
          <w:szCs w:val="22"/>
        </w:rPr>
      </w:pPr>
      <w:r w:rsidRPr="006508FD">
        <w:rPr>
          <w:rFonts w:asciiTheme="minorHAnsi" w:hAnsiTheme="minorHAnsi" w:cstheme="minorHAnsi"/>
          <w:noProof/>
          <w:sz w:val="22"/>
          <w:szCs w:val="22"/>
        </w:rPr>
        <w:t xml:space="preserve">It is important to note that feature selection should always be done </w:t>
      </w:r>
      <w:r>
        <w:rPr>
          <w:rFonts w:asciiTheme="minorHAnsi" w:hAnsiTheme="minorHAnsi" w:cstheme="minorHAnsi"/>
          <w:noProof/>
          <w:sz w:val="22"/>
          <w:szCs w:val="22"/>
        </w:rPr>
        <w:t>cautiously</w:t>
      </w:r>
      <w:r w:rsidRPr="006508FD">
        <w:rPr>
          <w:rFonts w:asciiTheme="minorHAnsi" w:hAnsiTheme="minorHAnsi" w:cstheme="minorHAnsi"/>
          <w:noProof/>
          <w:sz w:val="22"/>
          <w:szCs w:val="22"/>
        </w:rPr>
        <w:t xml:space="preserve"> and with a good understanding of the problem domain. Blindly removing features can sometimes result in the loss of important information, and it is </w:t>
      </w:r>
      <w:r>
        <w:rPr>
          <w:rFonts w:asciiTheme="minorHAnsi" w:hAnsiTheme="minorHAnsi" w:cstheme="minorHAnsi"/>
          <w:noProof/>
          <w:sz w:val="22"/>
          <w:szCs w:val="22"/>
        </w:rPr>
        <w:t>essential</w:t>
      </w:r>
      <w:r w:rsidRPr="006508FD">
        <w:rPr>
          <w:rFonts w:asciiTheme="minorHAnsi" w:hAnsiTheme="minorHAnsi" w:cstheme="minorHAnsi"/>
          <w:noProof/>
          <w:sz w:val="22"/>
          <w:szCs w:val="22"/>
        </w:rPr>
        <w:t xml:space="preserve"> to evaluate the impact of feature selection on model performance before making a final decision</w:t>
      </w:r>
    </w:p>
    <w:p w14:paraId="60F3F325" w14:textId="77777777" w:rsidR="00C8129E" w:rsidRPr="00F446D8" w:rsidRDefault="00C8129E" w:rsidP="00C8129E">
      <w:pPr>
        <w:pStyle w:val="ABodyCopy"/>
        <w:ind w:left="0"/>
        <w:rPr>
          <w:rFonts w:asciiTheme="minorHAnsi" w:hAnsiTheme="minorHAnsi" w:cstheme="minorHAnsi"/>
          <w:noProof/>
          <w:sz w:val="22"/>
          <w:szCs w:val="22"/>
        </w:rPr>
      </w:pPr>
      <w:r>
        <w:rPr>
          <w:rFonts w:asciiTheme="minorHAnsi" w:hAnsiTheme="minorHAnsi" w:cstheme="minorHAnsi"/>
          <w:noProof/>
          <w:sz w:val="22"/>
          <w:szCs w:val="22"/>
        </w:rPr>
        <w:t>For regression-type models, f</w:t>
      </w:r>
      <w:r w:rsidRPr="00F446D8">
        <w:rPr>
          <w:rFonts w:asciiTheme="minorHAnsi" w:hAnsiTheme="minorHAnsi" w:cstheme="minorHAnsi"/>
          <w:noProof/>
          <w:sz w:val="22"/>
          <w:szCs w:val="22"/>
        </w:rPr>
        <w:t>eature selection is important in machine learning for several reasons:</w:t>
      </w:r>
    </w:p>
    <w:p w14:paraId="09C3AB4F" w14:textId="77777777" w:rsidR="00C8129E" w:rsidRPr="00F446D8" w:rsidRDefault="00C8129E" w:rsidP="00C8129E">
      <w:pPr>
        <w:pStyle w:val="ABodyCopy"/>
        <w:ind w:left="720"/>
        <w:rPr>
          <w:rFonts w:asciiTheme="minorHAnsi" w:hAnsiTheme="minorHAnsi" w:cstheme="minorHAnsi"/>
          <w:noProof/>
          <w:sz w:val="22"/>
          <w:szCs w:val="22"/>
        </w:rPr>
      </w:pPr>
      <w:r>
        <w:rPr>
          <w:rFonts w:asciiTheme="minorHAnsi" w:hAnsiTheme="minorHAnsi" w:cstheme="minorHAnsi"/>
          <w:noProof/>
          <w:sz w:val="22"/>
          <w:szCs w:val="22"/>
        </w:rPr>
        <w:t xml:space="preserve">1.  </w:t>
      </w:r>
      <w:r w:rsidRPr="00F446D8">
        <w:rPr>
          <w:rFonts w:asciiTheme="minorHAnsi" w:hAnsiTheme="minorHAnsi" w:cstheme="minorHAnsi"/>
          <w:b/>
          <w:noProof/>
          <w:sz w:val="22"/>
          <w:szCs w:val="22"/>
        </w:rPr>
        <w:t>Reducing Overfitting:</w:t>
      </w:r>
      <w:r w:rsidRPr="00F446D8">
        <w:rPr>
          <w:rFonts w:asciiTheme="minorHAnsi" w:hAnsiTheme="minorHAnsi" w:cstheme="minorHAnsi"/>
          <w:noProof/>
          <w:sz w:val="22"/>
          <w:szCs w:val="22"/>
        </w:rPr>
        <w:t xml:space="preserve"> When a machine learning model is trained on </w:t>
      </w:r>
      <w:r>
        <w:rPr>
          <w:rFonts w:asciiTheme="minorHAnsi" w:hAnsiTheme="minorHAnsi" w:cstheme="minorHAnsi"/>
          <w:noProof/>
          <w:sz w:val="22"/>
          <w:szCs w:val="22"/>
        </w:rPr>
        <w:t>many</w:t>
      </w:r>
      <w:r w:rsidRPr="00F446D8">
        <w:rPr>
          <w:rFonts w:asciiTheme="minorHAnsi" w:hAnsiTheme="minorHAnsi" w:cstheme="minorHAnsi"/>
          <w:noProof/>
          <w:sz w:val="22"/>
          <w:szCs w:val="22"/>
        </w:rPr>
        <w:t xml:space="preserve"> features, it may learn to fit the noise in the data rather than the underlying patterns. This can lead to overfitting and poor generalization to new data. By selecting only the most relevant features, we can reduce the complexity of the model and improve its ability to generalize.</w:t>
      </w:r>
    </w:p>
    <w:p w14:paraId="328FB983" w14:textId="77777777" w:rsidR="00C8129E" w:rsidRPr="00F446D8" w:rsidRDefault="00C8129E" w:rsidP="00C8129E">
      <w:pPr>
        <w:pStyle w:val="ABodyCopy"/>
        <w:ind w:left="720"/>
        <w:rPr>
          <w:rFonts w:asciiTheme="minorHAnsi" w:hAnsiTheme="minorHAnsi" w:cstheme="minorHAnsi"/>
          <w:noProof/>
          <w:sz w:val="22"/>
          <w:szCs w:val="22"/>
        </w:rPr>
      </w:pPr>
      <w:r>
        <w:rPr>
          <w:rFonts w:asciiTheme="minorHAnsi" w:hAnsiTheme="minorHAnsi" w:cstheme="minorHAnsi"/>
          <w:noProof/>
          <w:sz w:val="22"/>
          <w:szCs w:val="22"/>
        </w:rPr>
        <w:t xml:space="preserve">2.  </w:t>
      </w:r>
      <w:r w:rsidRPr="00F446D8">
        <w:rPr>
          <w:rFonts w:asciiTheme="minorHAnsi" w:hAnsiTheme="minorHAnsi" w:cstheme="minorHAnsi"/>
          <w:b/>
          <w:noProof/>
          <w:sz w:val="22"/>
          <w:szCs w:val="22"/>
        </w:rPr>
        <w:t>Improving Model Performance:</w:t>
      </w:r>
      <w:r w:rsidRPr="00F446D8">
        <w:rPr>
          <w:rFonts w:asciiTheme="minorHAnsi" w:hAnsiTheme="minorHAnsi" w:cstheme="minorHAnsi"/>
          <w:noProof/>
          <w:sz w:val="22"/>
          <w:szCs w:val="22"/>
        </w:rPr>
        <w:t xml:space="preserve"> Removing irrelevant or redundant features can improve the performance of a machine learning model. This is because irrelevant features can add noise to the data, and redundant features may provide the same information as other features. By selecting only the most informative features, we can improve the accuracy and efficiency of the model.</w:t>
      </w:r>
    </w:p>
    <w:p w14:paraId="4ECC98D3" w14:textId="77777777" w:rsidR="00C8129E" w:rsidRPr="00F446D8" w:rsidRDefault="00C8129E" w:rsidP="00C8129E">
      <w:pPr>
        <w:pStyle w:val="ABodyCopy"/>
        <w:ind w:left="720"/>
        <w:rPr>
          <w:rFonts w:asciiTheme="minorHAnsi" w:hAnsiTheme="minorHAnsi" w:cstheme="minorHAnsi"/>
          <w:noProof/>
          <w:sz w:val="22"/>
          <w:szCs w:val="22"/>
        </w:rPr>
      </w:pPr>
      <w:r>
        <w:rPr>
          <w:rFonts w:asciiTheme="minorHAnsi" w:hAnsiTheme="minorHAnsi" w:cstheme="minorHAnsi"/>
          <w:noProof/>
          <w:sz w:val="22"/>
          <w:szCs w:val="22"/>
        </w:rPr>
        <w:t xml:space="preserve">3.  </w:t>
      </w:r>
      <w:r w:rsidRPr="00F446D8">
        <w:rPr>
          <w:rFonts w:asciiTheme="minorHAnsi" w:hAnsiTheme="minorHAnsi" w:cstheme="minorHAnsi"/>
          <w:b/>
          <w:noProof/>
          <w:sz w:val="22"/>
          <w:szCs w:val="22"/>
        </w:rPr>
        <w:t>Reducing Training Time and Cost:</w:t>
      </w:r>
      <w:r w:rsidRPr="00F446D8">
        <w:rPr>
          <w:rFonts w:asciiTheme="minorHAnsi" w:hAnsiTheme="minorHAnsi" w:cstheme="minorHAnsi"/>
          <w:noProof/>
          <w:sz w:val="22"/>
          <w:szCs w:val="22"/>
        </w:rPr>
        <w:t xml:space="preserve"> Training a machine learning model on a large number of features can be computationally expensive and time-consuming. By selecting only the most relevant features, we can reduce the time and cost required to train the model.</w:t>
      </w:r>
    </w:p>
    <w:p w14:paraId="1A0FC660" w14:textId="77777777" w:rsidR="00C8129E" w:rsidRPr="00F446D8" w:rsidRDefault="00C8129E" w:rsidP="00C8129E">
      <w:pPr>
        <w:pStyle w:val="ABodyCopy"/>
        <w:ind w:left="720"/>
        <w:rPr>
          <w:rFonts w:asciiTheme="minorHAnsi" w:hAnsiTheme="minorHAnsi" w:cstheme="minorHAnsi"/>
          <w:noProof/>
          <w:sz w:val="22"/>
          <w:szCs w:val="22"/>
        </w:rPr>
      </w:pPr>
      <w:r>
        <w:rPr>
          <w:rFonts w:asciiTheme="minorHAnsi" w:hAnsiTheme="minorHAnsi" w:cstheme="minorHAnsi"/>
          <w:noProof/>
          <w:sz w:val="22"/>
          <w:szCs w:val="22"/>
        </w:rPr>
        <w:lastRenderedPageBreak/>
        <w:t xml:space="preserve">4.  </w:t>
      </w:r>
      <w:r w:rsidRPr="00F446D8">
        <w:rPr>
          <w:rFonts w:asciiTheme="minorHAnsi" w:hAnsiTheme="minorHAnsi" w:cstheme="minorHAnsi"/>
          <w:b/>
          <w:noProof/>
          <w:sz w:val="22"/>
          <w:szCs w:val="22"/>
        </w:rPr>
        <w:t>Improving Model Interpretability:</w:t>
      </w:r>
      <w:r w:rsidRPr="00F446D8">
        <w:rPr>
          <w:rFonts w:asciiTheme="minorHAnsi" w:hAnsiTheme="minorHAnsi" w:cstheme="minorHAnsi"/>
          <w:noProof/>
          <w:sz w:val="22"/>
          <w:szCs w:val="22"/>
        </w:rPr>
        <w:t xml:space="preserve"> Machine learning models can be difficult to interpret, especially when </w:t>
      </w:r>
      <w:r>
        <w:rPr>
          <w:rFonts w:asciiTheme="minorHAnsi" w:hAnsiTheme="minorHAnsi" w:cstheme="minorHAnsi"/>
          <w:noProof/>
          <w:sz w:val="22"/>
          <w:szCs w:val="22"/>
        </w:rPr>
        <w:t>trained on many</w:t>
      </w:r>
      <w:r w:rsidRPr="00F446D8">
        <w:rPr>
          <w:rFonts w:asciiTheme="minorHAnsi" w:hAnsiTheme="minorHAnsi" w:cstheme="minorHAnsi"/>
          <w:noProof/>
          <w:sz w:val="22"/>
          <w:szCs w:val="22"/>
        </w:rPr>
        <w:t xml:space="preserve"> features. By selecting only the most relevant features, we can improve the </w:t>
      </w:r>
      <w:r>
        <w:rPr>
          <w:rFonts w:asciiTheme="minorHAnsi" w:hAnsiTheme="minorHAnsi" w:cstheme="minorHAnsi"/>
          <w:noProof/>
          <w:sz w:val="22"/>
          <w:szCs w:val="22"/>
        </w:rPr>
        <w:t>model's interpretability</w:t>
      </w:r>
      <w:r w:rsidRPr="00F446D8">
        <w:rPr>
          <w:rFonts w:asciiTheme="minorHAnsi" w:hAnsiTheme="minorHAnsi" w:cstheme="minorHAnsi"/>
          <w:noProof/>
          <w:sz w:val="22"/>
          <w:szCs w:val="22"/>
        </w:rPr>
        <w:t xml:space="preserve"> and gain insight into the underlying patterns in the data.</w:t>
      </w:r>
    </w:p>
    <w:p w14:paraId="6A39FDAE" w14:textId="77777777" w:rsidR="00C8129E" w:rsidRDefault="00C8129E" w:rsidP="00C8129E">
      <w:pPr>
        <w:pStyle w:val="ABodyCopy"/>
        <w:ind w:left="0"/>
        <w:rPr>
          <w:rFonts w:asciiTheme="minorHAnsi" w:hAnsiTheme="minorHAnsi"/>
          <w:noProof/>
          <w:sz w:val="22"/>
          <w:szCs w:val="22"/>
        </w:rPr>
      </w:pPr>
      <w:r w:rsidRPr="00F446D8">
        <w:rPr>
          <w:rFonts w:asciiTheme="minorHAnsi" w:hAnsiTheme="minorHAnsi" w:cstheme="minorHAnsi"/>
          <w:noProof/>
          <w:sz w:val="22"/>
          <w:szCs w:val="22"/>
        </w:rPr>
        <w:t xml:space="preserve">Overall, feature selection is an important step in machine learning that can improve </w:t>
      </w:r>
      <w:r>
        <w:rPr>
          <w:rFonts w:asciiTheme="minorHAnsi" w:hAnsiTheme="minorHAnsi" w:cstheme="minorHAnsi"/>
          <w:noProof/>
          <w:sz w:val="22"/>
          <w:szCs w:val="22"/>
        </w:rPr>
        <w:t>the models' performance, efficiency, and interpretability</w:t>
      </w:r>
      <w:r w:rsidRPr="00F446D8">
        <w:rPr>
          <w:rFonts w:asciiTheme="minorHAnsi" w:hAnsiTheme="minorHAnsi" w:cstheme="minorHAnsi"/>
          <w:noProof/>
          <w:sz w:val="22"/>
          <w:szCs w:val="22"/>
        </w:rPr>
        <w:t>.</w:t>
      </w:r>
    </w:p>
    <w:p w14:paraId="4DC5EDE0" w14:textId="77777777" w:rsidR="00C8129E" w:rsidRDefault="00C8129E" w:rsidP="00C8129E">
      <w:pPr>
        <w:pStyle w:val="ABodyCopy"/>
        <w:ind w:left="0"/>
        <w:rPr>
          <w:rFonts w:asciiTheme="minorHAnsi" w:hAnsiTheme="minorHAnsi"/>
          <w:noProof/>
          <w:sz w:val="22"/>
          <w:szCs w:val="22"/>
        </w:rPr>
      </w:pPr>
      <w:r>
        <w:rPr>
          <w:rFonts w:asciiTheme="minorHAnsi" w:hAnsiTheme="minorHAnsi"/>
          <w:noProof/>
          <w:sz w:val="22"/>
          <w:szCs w:val="22"/>
        </w:rPr>
        <w:t>There are several techniques for feature selection, including filtering, wrapper, and embedded methods.</w:t>
      </w:r>
    </w:p>
    <w:p w14:paraId="3D439945" w14:textId="77777777" w:rsidR="00C8129E" w:rsidRDefault="00C8129E" w:rsidP="00C8129E">
      <w:pPr>
        <w:pStyle w:val="ABodyCopy"/>
        <w:ind w:left="0"/>
        <w:rPr>
          <w:rFonts w:asciiTheme="minorHAnsi" w:hAnsiTheme="minorHAnsi"/>
          <w:noProof/>
          <w:sz w:val="22"/>
          <w:szCs w:val="22"/>
        </w:rPr>
      </w:pPr>
    </w:p>
    <w:p w14:paraId="655BBF4F" w14:textId="77777777" w:rsidR="00C8129E" w:rsidRPr="00684123" w:rsidRDefault="00C8129E" w:rsidP="00C8129E">
      <w:pPr>
        <w:pStyle w:val="Heading3"/>
        <w:ind w:left="0"/>
        <w:rPr>
          <w:noProof/>
        </w:rPr>
      </w:pPr>
      <w:bookmarkStart w:id="52" w:name="_Toc174889562"/>
      <w:r w:rsidRPr="00684123">
        <w:rPr>
          <w:noProof/>
        </w:rPr>
        <w:t>Filtering with correlation analysis</w:t>
      </w:r>
      <w:bookmarkEnd w:id="52"/>
    </w:p>
    <w:p w14:paraId="0BC73256" w14:textId="77777777" w:rsidR="00C8129E" w:rsidRDefault="00C8129E" w:rsidP="00C8129E">
      <w:pPr>
        <w:pStyle w:val="ABodyCopy"/>
        <w:ind w:left="0"/>
        <w:rPr>
          <w:rFonts w:asciiTheme="minorHAnsi" w:hAnsiTheme="minorHAnsi"/>
          <w:noProof/>
          <w:sz w:val="22"/>
          <w:szCs w:val="22"/>
        </w:rPr>
      </w:pPr>
      <w:r>
        <w:rPr>
          <w:rFonts w:asciiTheme="minorHAnsi" w:hAnsiTheme="minorHAnsi"/>
          <w:noProof/>
          <w:sz w:val="22"/>
          <w:szCs w:val="22"/>
        </w:rPr>
        <w:t>One common filtering method is using correlation matrices to identify highly correlated predictors and remove one of them from the model. For example, the following code calculates the correlation matrix for a data set and removes any variables with a correlation above a specified threshold.</w:t>
      </w:r>
    </w:p>
    <w:p w14:paraId="73E2D1A6" w14:textId="77777777" w:rsidR="00C8129E" w:rsidRDefault="00C8129E" w:rsidP="00C8129E">
      <w:pPr>
        <w:pStyle w:val="ACaptionHead"/>
        <w:ind w:left="0"/>
        <w:rPr>
          <w:noProof/>
        </w:rPr>
      </w:pPr>
      <w:r>
        <w:rPr>
          <w:noProof/>
        </w:rPr>
        <w:t>Program 3.9 – Feature selection through correlation analysis</w:t>
      </w:r>
    </w:p>
    <w:tbl>
      <w:tblPr>
        <w:tblW w:w="5323" w:type="pct"/>
        <w:tblLayout w:type="fixed"/>
        <w:tblLook w:val="04A0" w:firstRow="1" w:lastRow="0" w:firstColumn="1" w:lastColumn="0" w:noHBand="0" w:noVBand="1"/>
      </w:tblPr>
      <w:tblGrid>
        <w:gridCol w:w="2520"/>
        <w:gridCol w:w="269"/>
        <w:gridCol w:w="2563"/>
        <w:gridCol w:w="269"/>
        <w:gridCol w:w="3173"/>
      </w:tblGrid>
      <w:tr w:rsidR="00C8129E" w:rsidRPr="00F90888" w14:paraId="7E03D0E6" w14:textId="77777777" w:rsidTr="00A23D18">
        <w:trPr>
          <w:trHeight w:val="256"/>
        </w:trPr>
        <w:tc>
          <w:tcPr>
            <w:tcW w:w="1432" w:type="pct"/>
            <w:tcBorders>
              <w:top w:val="single" w:sz="8" w:space="0" w:color="auto"/>
              <w:left w:val="single" w:sz="8" w:space="0" w:color="auto"/>
              <w:bottom w:val="single" w:sz="8" w:space="0" w:color="auto"/>
              <w:right w:val="single" w:sz="8" w:space="0" w:color="auto"/>
            </w:tcBorders>
            <w:shd w:val="clear" w:color="000000" w:fill="00B0F0"/>
            <w:noWrap/>
            <w:vAlign w:val="center"/>
            <w:hideMark/>
          </w:tcPr>
          <w:p w14:paraId="5F91C749" w14:textId="77777777" w:rsidR="00C8129E" w:rsidRPr="00F90888" w:rsidRDefault="00C8129E" w:rsidP="00A23D18">
            <w:pPr>
              <w:jc w:val="center"/>
              <w:rPr>
                <w:rFonts w:ascii="Calibri" w:hAnsi="Calibri" w:cs="Calibri"/>
                <w:b/>
                <w:bCs/>
                <w:color w:val="FFFFFF"/>
                <w:sz w:val="16"/>
                <w:szCs w:val="16"/>
              </w:rPr>
            </w:pPr>
            <w:r w:rsidRPr="00F90888">
              <w:rPr>
                <w:rFonts w:ascii="Calibri" w:hAnsi="Calibri" w:cs="Calibri"/>
                <w:b/>
                <w:bCs/>
                <w:color w:val="FFFFFF"/>
                <w:sz w:val="16"/>
                <w:szCs w:val="16"/>
              </w:rPr>
              <w:t>R Programming</w:t>
            </w:r>
          </w:p>
        </w:tc>
        <w:tc>
          <w:tcPr>
            <w:tcW w:w="153" w:type="pct"/>
            <w:tcBorders>
              <w:top w:val="nil"/>
              <w:left w:val="nil"/>
              <w:bottom w:val="nil"/>
              <w:right w:val="nil"/>
            </w:tcBorders>
            <w:shd w:val="clear" w:color="auto" w:fill="auto"/>
            <w:noWrap/>
            <w:vAlign w:val="bottom"/>
            <w:hideMark/>
          </w:tcPr>
          <w:p w14:paraId="769730A1" w14:textId="77777777" w:rsidR="00C8129E" w:rsidRPr="00F90888" w:rsidRDefault="00C8129E" w:rsidP="00A23D18">
            <w:pPr>
              <w:jc w:val="center"/>
              <w:rPr>
                <w:rFonts w:ascii="Calibri" w:hAnsi="Calibri" w:cs="Calibri"/>
                <w:b/>
                <w:bCs/>
                <w:color w:val="FFFFFF"/>
                <w:sz w:val="16"/>
                <w:szCs w:val="16"/>
              </w:rPr>
            </w:pPr>
          </w:p>
        </w:tc>
        <w:tc>
          <w:tcPr>
            <w:tcW w:w="1457" w:type="pct"/>
            <w:tcBorders>
              <w:top w:val="single" w:sz="8" w:space="0" w:color="auto"/>
              <w:left w:val="single" w:sz="8" w:space="0" w:color="auto"/>
              <w:bottom w:val="single" w:sz="8" w:space="0" w:color="auto"/>
              <w:right w:val="single" w:sz="8" w:space="0" w:color="auto"/>
            </w:tcBorders>
            <w:shd w:val="clear" w:color="000000" w:fill="00B0F0"/>
            <w:noWrap/>
            <w:vAlign w:val="center"/>
            <w:hideMark/>
          </w:tcPr>
          <w:p w14:paraId="21318D05" w14:textId="77777777" w:rsidR="00C8129E" w:rsidRPr="00F90888" w:rsidRDefault="00C8129E" w:rsidP="00A23D18">
            <w:pPr>
              <w:jc w:val="center"/>
              <w:rPr>
                <w:rFonts w:ascii="Calibri" w:hAnsi="Calibri" w:cs="Calibri"/>
                <w:b/>
                <w:bCs/>
                <w:color w:val="FFFFFF"/>
                <w:sz w:val="16"/>
                <w:szCs w:val="16"/>
              </w:rPr>
            </w:pPr>
            <w:r w:rsidRPr="00F90888">
              <w:rPr>
                <w:rFonts w:ascii="Calibri" w:hAnsi="Calibri" w:cs="Calibri"/>
                <w:b/>
                <w:bCs/>
                <w:color w:val="FFFFFF"/>
                <w:sz w:val="16"/>
                <w:szCs w:val="16"/>
              </w:rPr>
              <w:t>Python Programming</w:t>
            </w:r>
          </w:p>
        </w:tc>
        <w:tc>
          <w:tcPr>
            <w:tcW w:w="153" w:type="pct"/>
            <w:tcBorders>
              <w:top w:val="nil"/>
              <w:left w:val="nil"/>
              <w:bottom w:val="nil"/>
              <w:right w:val="nil"/>
            </w:tcBorders>
            <w:shd w:val="clear" w:color="auto" w:fill="auto"/>
            <w:noWrap/>
            <w:vAlign w:val="bottom"/>
            <w:hideMark/>
          </w:tcPr>
          <w:p w14:paraId="04FBCE77" w14:textId="77777777" w:rsidR="00C8129E" w:rsidRPr="00F90888" w:rsidRDefault="00C8129E" w:rsidP="00A23D18">
            <w:pPr>
              <w:jc w:val="center"/>
              <w:rPr>
                <w:rFonts w:ascii="Calibri" w:hAnsi="Calibri" w:cs="Calibri"/>
                <w:b/>
                <w:bCs/>
                <w:color w:val="FFFFFF"/>
                <w:sz w:val="16"/>
                <w:szCs w:val="16"/>
              </w:rPr>
            </w:pPr>
          </w:p>
        </w:tc>
        <w:tc>
          <w:tcPr>
            <w:tcW w:w="1804" w:type="pct"/>
            <w:tcBorders>
              <w:top w:val="single" w:sz="8" w:space="0" w:color="auto"/>
              <w:left w:val="single" w:sz="8" w:space="0" w:color="auto"/>
              <w:bottom w:val="single" w:sz="8" w:space="0" w:color="auto"/>
              <w:right w:val="single" w:sz="8" w:space="0" w:color="auto"/>
            </w:tcBorders>
            <w:shd w:val="clear" w:color="000000" w:fill="00B0F0"/>
            <w:noWrap/>
            <w:vAlign w:val="center"/>
            <w:hideMark/>
          </w:tcPr>
          <w:p w14:paraId="4B2C4FF2" w14:textId="77777777" w:rsidR="00C8129E" w:rsidRPr="00F90888" w:rsidRDefault="00C8129E" w:rsidP="00A23D18">
            <w:pPr>
              <w:jc w:val="center"/>
              <w:rPr>
                <w:rFonts w:ascii="Calibri" w:hAnsi="Calibri" w:cs="Calibri"/>
                <w:b/>
                <w:bCs/>
                <w:color w:val="FFFFFF"/>
                <w:sz w:val="16"/>
                <w:szCs w:val="16"/>
              </w:rPr>
            </w:pPr>
            <w:r w:rsidRPr="00F90888">
              <w:rPr>
                <w:rFonts w:ascii="Calibri" w:hAnsi="Calibri" w:cs="Calibri"/>
                <w:b/>
                <w:bCs/>
                <w:color w:val="FFFFFF"/>
                <w:sz w:val="16"/>
                <w:szCs w:val="16"/>
              </w:rPr>
              <w:t>SAS Programming</w:t>
            </w:r>
          </w:p>
        </w:tc>
      </w:tr>
      <w:tr w:rsidR="00C8129E" w:rsidRPr="00F90888" w14:paraId="3BD0757F" w14:textId="77777777" w:rsidTr="00A23D18">
        <w:trPr>
          <w:trHeight w:val="237"/>
        </w:trPr>
        <w:tc>
          <w:tcPr>
            <w:tcW w:w="1432" w:type="pct"/>
            <w:tcBorders>
              <w:top w:val="nil"/>
              <w:left w:val="single" w:sz="8" w:space="0" w:color="auto"/>
              <w:bottom w:val="nil"/>
              <w:right w:val="single" w:sz="8" w:space="0" w:color="auto"/>
            </w:tcBorders>
            <w:shd w:val="clear" w:color="auto" w:fill="auto"/>
            <w:noWrap/>
            <w:vAlign w:val="bottom"/>
            <w:hideMark/>
          </w:tcPr>
          <w:p w14:paraId="73720D86" w14:textId="77777777" w:rsidR="00C8129E" w:rsidRPr="00F90888" w:rsidRDefault="00C8129E" w:rsidP="00A23D18">
            <w:pPr>
              <w:rPr>
                <w:rFonts w:ascii="Calibri" w:hAnsi="Calibri" w:cs="Calibri"/>
                <w:color w:val="000000"/>
                <w:sz w:val="12"/>
                <w:szCs w:val="12"/>
              </w:rPr>
            </w:pPr>
            <w:r w:rsidRPr="00F90888">
              <w:rPr>
                <w:rFonts w:ascii="Calibri" w:hAnsi="Calibri" w:cs="Calibri"/>
                <w:color w:val="000000"/>
                <w:sz w:val="12"/>
                <w:szCs w:val="12"/>
              </w:rPr>
              <w:t> </w:t>
            </w:r>
          </w:p>
        </w:tc>
        <w:tc>
          <w:tcPr>
            <w:tcW w:w="153" w:type="pct"/>
            <w:tcBorders>
              <w:top w:val="nil"/>
              <w:left w:val="nil"/>
              <w:bottom w:val="nil"/>
              <w:right w:val="nil"/>
            </w:tcBorders>
            <w:shd w:val="clear" w:color="auto" w:fill="auto"/>
            <w:noWrap/>
            <w:vAlign w:val="bottom"/>
            <w:hideMark/>
          </w:tcPr>
          <w:p w14:paraId="797DC530" w14:textId="77777777" w:rsidR="00C8129E" w:rsidRPr="00F90888" w:rsidRDefault="00C8129E" w:rsidP="00A23D18">
            <w:pPr>
              <w:rPr>
                <w:rFonts w:ascii="Calibri" w:hAnsi="Calibri" w:cs="Calibri"/>
                <w:color w:val="000000"/>
                <w:sz w:val="12"/>
                <w:szCs w:val="12"/>
              </w:rPr>
            </w:pPr>
          </w:p>
        </w:tc>
        <w:tc>
          <w:tcPr>
            <w:tcW w:w="1457" w:type="pct"/>
            <w:tcBorders>
              <w:top w:val="nil"/>
              <w:left w:val="single" w:sz="8" w:space="0" w:color="auto"/>
              <w:bottom w:val="nil"/>
              <w:right w:val="single" w:sz="8" w:space="0" w:color="auto"/>
            </w:tcBorders>
            <w:shd w:val="clear" w:color="auto" w:fill="auto"/>
            <w:vAlign w:val="bottom"/>
            <w:hideMark/>
          </w:tcPr>
          <w:p w14:paraId="6902B7D9" w14:textId="77777777" w:rsidR="00C8129E" w:rsidRPr="00F90888" w:rsidRDefault="00C8129E" w:rsidP="00A23D18">
            <w:pPr>
              <w:rPr>
                <w:rFonts w:ascii="Calibri" w:hAnsi="Calibri" w:cs="Calibri"/>
                <w:color w:val="000000"/>
                <w:sz w:val="12"/>
                <w:szCs w:val="12"/>
              </w:rPr>
            </w:pPr>
            <w:r w:rsidRPr="00F90888">
              <w:rPr>
                <w:rFonts w:ascii="Calibri" w:hAnsi="Calibri" w:cs="Calibri"/>
                <w:color w:val="000000"/>
                <w:sz w:val="12"/>
                <w:szCs w:val="12"/>
              </w:rPr>
              <w:t> </w:t>
            </w:r>
          </w:p>
        </w:tc>
        <w:tc>
          <w:tcPr>
            <w:tcW w:w="153" w:type="pct"/>
            <w:tcBorders>
              <w:top w:val="nil"/>
              <w:left w:val="nil"/>
              <w:bottom w:val="nil"/>
              <w:right w:val="nil"/>
            </w:tcBorders>
            <w:shd w:val="clear" w:color="auto" w:fill="auto"/>
            <w:noWrap/>
            <w:vAlign w:val="bottom"/>
            <w:hideMark/>
          </w:tcPr>
          <w:p w14:paraId="2853F1F3" w14:textId="77777777" w:rsidR="00C8129E" w:rsidRPr="00F90888" w:rsidRDefault="00C8129E" w:rsidP="00A23D18">
            <w:pPr>
              <w:rPr>
                <w:rFonts w:ascii="Calibri" w:hAnsi="Calibri" w:cs="Calibri"/>
                <w:color w:val="000000"/>
                <w:sz w:val="12"/>
                <w:szCs w:val="12"/>
              </w:rPr>
            </w:pPr>
          </w:p>
        </w:tc>
        <w:tc>
          <w:tcPr>
            <w:tcW w:w="1804" w:type="pct"/>
            <w:tcBorders>
              <w:top w:val="nil"/>
              <w:left w:val="single" w:sz="8" w:space="0" w:color="auto"/>
              <w:bottom w:val="nil"/>
              <w:right w:val="single" w:sz="8" w:space="0" w:color="auto"/>
            </w:tcBorders>
            <w:shd w:val="clear" w:color="auto" w:fill="auto"/>
            <w:noWrap/>
            <w:vAlign w:val="bottom"/>
            <w:hideMark/>
          </w:tcPr>
          <w:p w14:paraId="3775C341" w14:textId="77777777" w:rsidR="00C8129E" w:rsidRPr="00F90888" w:rsidRDefault="00C8129E" w:rsidP="00A23D18">
            <w:pPr>
              <w:rPr>
                <w:rFonts w:ascii="Calibri" w:hAnsi="Calibri" w:cs="Calibri"/>
                <w:color w:val="000000"/>
                <w:sz w:val="12"/>
                <w:szCs w:val="12"/>
              </w:rPr>
            </w:pPr>
            <w:r w:rsidRPr="00F90888">
              <w:rPr>
                <w:rFonts w:ascii="Calibri" w:hAnsi="Calibri" w:cs="Calibri"/>
                <w:color w:val="000000"/>
                <w:sz w:val="12"/>
                <w:szCs w:val="12"/>
              </w:rPr>
              <w:t> </w:t>
            </w:r>
          </w:p>
        </w:tc>
      </w:tr>
      <w:tr w:rsidR="00C8129E" w:rsidRPr="00DB1F8B" w14:paraId="60CEA017" w14:textId="77777777" w:rsidTr="00A23D18">
        <w:trPr>
          <w:trHeight w:val="227"/>
        </w:trPr>
        <w:tc>
          <w:tcPr>
            <w:tcW w:w="1432" w:type="pct"/>
            <w:tcBorders>
              <w:top w:val="nil"/>
              <w:left w:val="single" w:sz="8" w:space="0" w:color="auto"/>
              <w:bottom w:val="nil"/>
              <w:right w:val="single" w:sz="8" w:space="0" w:color="auto"/>
            </w:tcBorders>
            <w:shd w:val="clear" w:color="auto" w:fill="auto"/>
            <w:noWrap/>
            <w:vAlign w:val="bottom"/>
            <w:hideMark/>
          </w:tcPr>
          <w:p w14:paraId="47385DA8" w14:textId="77777777" w:rsidR="00C8129E" w:rsidRPr="00DB1F8B" w:rsidRDefault="00C8129E" w:rsidP="00A23D18">
            <w:pPr>
              <w:rPr>
                <w:rFonts w:ascii="Consolas" w:hAnsi="Consolas" w:cs="Calibri"/>
                <w:b/>
                <w:bCs/>
                <w:color w:val="808080"/>
                <w:sz w:val="12"/>
                <w:szCs w:val="12"/>
              </w:rPr>
            </w:pPr>
            <w:r w:rsidRPr="00DB1F8B">
              <w:rPr>
                <w:rFonts w:ascii="Consolas" w:hAnsi="Consolas" w:cs="Calibri"/>
                <w:b/>
                <w:bCs/>
                <w:color w:val="808080"/>
                <w:sz w:val="12"/>
                <w:szCs w:val="12"/>
              </w:rPr>
              <w:t># Load the necessary libraries</w:t>
            </w:r>
          </w:p>
        </w:tc>
        <w:tc>
          <w:tcPr>
            <w:tcW w:w="153" w:type="pct"/>
            <w:tcBorders>
              <w:top w:val="nil"/>
              <w:left w:val="nil"/>
              <w:bottom w:val="nil"/>
              <w:right w:val="nil"/>
            </w:tcBorders>
            <w:shd w:val="clear" w:color="auto" w:fill="auto"/>
            <w:noWrap/>
            <w:vAlign w:val="bottom"/>
            <w:hideMark/>
          </w:tcPr>
          <w:p w14:paraId="586DCBAC" w14:textId="77777777" w:rsidR="00C8129E" w:rsidRPr="00DB1F8B" w:rsidRDefault="00C8129E" w:rsidP="00A23D18">
            <w:pPr>
              <w:rPr>
                <w:rFonts w:ascii="Consolas" w:hAnsi="Consolas" w:cs="Calibri"/>
                <w:b/>
                <w:bCs/>
                <w:color w:val="808080"/>
                <w:sz w:val="12"/>
                <w:szCs w:val="12"/>
              </w:rPr>
            </w:pPr>
          </w:p>
        </w:tc>
        <w:tc>
          <w:tcPr>
            <w:tcW w:w="1457" w:type="pct"/>
            <w:tcBorders>
              <w:top w:val="nil"/>
              <w:left w:val="single" w:sz="8" w:space="0" w:color="auto"/>
              <w:bottom w:val="nil"/>
              <w:right w:val="single" w:sz="8" w:space="0" w:color="auto"/>
            </w:tcBorders>
            <w:shd w:val="clear" w:color="auto" w:fill="auto"/>
            <w:vAlign w:val="bottom"/>
            <w:hideMark/>
          </w:tcPr>
          <w:p w14:paraId="072B76EE" w14:textId="77777777" w:rsidR="00C8129E" w:rsidRPr="00DB1F8B" w:rsidRDefault="00C8129E" w:rsidP="00A23D18">
            <w:pPr>
              <w:rPr>
                <w:rFonts w:ascii="Consolas" w:hAnsi="Consolas" w:cs="Calibri"/>
                <w:b/>
                <w:bCs/>
                <w:color w:val="808080"/>
                <w:sz w:val="12"/>
                <w:szCs w:val="12"/>
              </w:rPr>
            </w:pPr>
            <w:r w:rsidRPr="00DB1F8B">
              <w:rPr>
                <w:rFonts w:ascii="Consolas" w:hAnsi="Consolas" w:cs="Calibri"/>
                <w:b/>
                <w:bCs/>
                <w:color w:val="808080"/>
                <w:sz w:val="12"/>
                <w:szCs w:val="12"/>
              </w:rPr>
              <w:t># Load the necessary packages</w:t>
            </w:r>
          </w:p>
        </w:tc>
        <w:tc>
          <w:tcPr>
            <w:tcW w:w="153" w:type="pct"/>
            <w:tcBorders>
              <w:top w:val="nil"/>
              <w:left w:val="nil"/>
              <w:bottom w:val="nil"/>
              <w:right w:val="nil"/>
            </w:tcBorders>
            <w:shd w:val="clear" w:color="auto" w:fill="auto"/>
            <w:noWrap/>
            <w:vAlign w:val="bottom"/>
            <w:hideMark/>
          </w:tcPr>
          <w:p w14:paraId="297E3C17" w14:textId="77777777" w:rsidR="00C8129E" w:rsidRPr="00DB1F8B" w:rsidRDefault="00C8129E" w:rsidP="00A23D18">
            <w:pPr>
              <w:rPr>
                <w:rFonts w:ascii="Consolas" w:hAnsi="Consolas" w:cs="Calibri"/>
                <w:b/>
                <w:bCs/>
                <w:color w:val="808080"/>
                <w:sz w:val="12"/>
                <w:szCs w:val="12"/>
              </w:rPr>
            </w:pPr>
          </w:p>
        </w:tc>
        <w:tc>
          <w:tcPr>
            <w:tcW w:w="1804" w:type="pct"/>
            <w:tcBorders>
              <w:top w:val="nil"/>
              <w:left w:val="single" w:sz="8" w:space="0" w:color="auto"/>
              <w:bottom w:val="nil"/>
              <w:right w:val="single" w:sz="8" w:space="0" w:color="auto"/>
            </w:tcBorders>
            <w:shd w:val="clear" w:color="auto" w:fill="auto"/>
            <w:noWrap/>
            <w:vAlign w:val="bottom"/>
            <w:hideMark/>
          </w:tcPr>
          <w:p w14:paraId="6AD3F799" w14:textId="77777777" w:rsidR="00C8129E" w:rsidRPr="00DB1F8B" w:rsidRDefault="00C8129E" w:rsidP="00A23D18">
            <w:pPr>
              <w:rPr>
                <w:rFonts w:ascii="Consolas" w:hAnsi="Consolas" w:cs="Calibri"/>
                <w:b/>
                <w:bCs/>
                <w:color w:val="808080"/>
                <w:sz w:val="12"/>
                <w:szCs w:val="12"/>
              </w:rPr>
            </w:pPr>
            <w:r w:rsidRPr="00DB1F8B">
              <w:rPr>
                <w:rFonts w:ascii="Consolas" w:hAnsi="Consolas" w:cs="Calibri"/>
                <w:b/>
                <w:bCs/>
                <w:color w:val="808080"/>
                <w:sz w:val="12"/>
                <w:szCs w:val="12"/>
              </w:rPr>
              <w:t>/* Perform correlation analysis */</w:t>
            </w:r>
          </w:p>
        </w:tc>
      </w:tr>
      <w:tr w:rsidR="00C8129E" w:rsidRPr="00DB1F8B" w14:paraId="6F29A544" w14:textId="77777777" w:rsidTr="00A23D18">
        <w:trPr>
          <w:trHeight w:val="237"/>
        </w:trPr>
        <w:tc>
          <w:tcPr>
            <w:tcW w:w="1432" w:type="pct"/>
            <w:tcBorders>
              <w:top w:val="nil"/>
              <w:left w:val="single" w:sz="8" w:space="0" w:color="auto"/>
              <w:bottom w:val="nil"/>
              <w:right w:val="single" w:sz="8" w:space="0" w:color="auto"/>
            </w:tcBorders>
            <w:shd w:val="clear" w:color="auto" w:fill="auto"/>
            <w:noWrap/>
            <w:vAlign w:val="bottom"/>
            <w:hideMark/>
          </w:tcPr>
          <w:p w14:paraId="71E087C4" w14:textId="77777777" w:rsidR="00C8129E" w:rsidRPr="00DB1F8B" w:rsidRDefault="00C8129E" w:rsidP="00A23D18">
            <w:pPr>
              <w:rPr>
                <w:rFonts w:ascii="Consolas" w:hAnsi="Consolas" w:cs="Calibri"/>
                <w:color w:val="000000"/>
                <w:sz w:val="12"/>
                <w:szCs w:val="12"/>
              </w:rPr>
            </w:pPr>
            <w:r w:rsidRPr="00DB1F8B">
              <w:rPr>
                <w:rFonts w:ascii="Consolas" w:hAnsi="Consolas" w:cs="Calibri"/>
                <w:color w:val="000000"/>
                <w:sz w:val="12"/>
                <w:szCs w:val="12"/>
              </w:rPr>
              <w:t>library(</w:t>
            </w:r>
            <w:proofErr w:type="spellStart"/>
            <w:r w:rsidRPr="00DB1F8B">
              <w:rPr>
                <w:rFonts w:ascii="Consolas" w:hAnsi="Consolas" w:cs="Calibri"/>
                <w:color w:val="000000"/>
                <w:sz w:val="12"/>
                <w:szCs w:val="12"/>
              </w:rPr>
              <w:t>corrplot</w:t>
            </w:r>
            <w:proofErr w:type="spellEnd"/>
            <w:r w:rsidRPr="00DB1F8B">
              <w:rPr>
                <w:rFonts w:ascii="Consolas" w:hAnsi="Consolas" w:cs="Calibri"/>
                <w:color w:val="000000"/>
                <w:sz w:val="12"/>
                <w:szCs w:val="12"/>
              </w:rPr>
              <w:t>)</w:t>
            </w:r>
          </w:p>
        </w:tc>
        <w:tc>
          <w:tcPr>
            <w:tcW w:w="153" w:type="pct"/>
            <w:tcBorders>
              <w:top w:val="nil"/>
              <w:left w:val="nil"/>
              <w:bottom w:val="nil"/>
              <w:right w:val="nil"/>
            </w:tcBorders>
            <w:shd w:val="clear" w:color="auto" w:fill="auto"/>
            <w:noWrap/>
            <w:vAlign w:val="bottom"/>
            <w:hideMark/>
          </w:tcPr>
          <w:p w14:paraId="4DC55C3E" w14:textId="77777777" w:rsidR="00C8129E" w:rsidRPr="00DB1F8B" w:rsidRDefault="00C8129E" w:rsidP="00A23D18">
            <w:pPr>
              <w:rPr>
                <w:rFonts w:ascii="Consolas" w:hAnsi="Consolas" w:cs="Calibri"/>
                <w:color w:val="000000"/>
                <w:sz w:val="12"/>
                <w:szCs w:val="12"/>
              </w:rPr>
            </w:pPr>
          </w:p>
        </w:tc>
        <w:tc>
          <w:tcPr>
            <w:tcW w:w="1457" w:type="pct"/>
            <w:tcBorders>
              <w:top w:val="nil"/>
              <w:left w:val="single" w:sz="8" w:space="0" w:color="auto"/>
              <w:bottom w:val="nil"/>
              <w:right w:val="single" w:sz="8" w:space="0" w:color="auto"/>
            </w:tcBorders>
            <w:shd w:val="clear" w:color="auto" w:fill="auto"/>
            <w:vAlign w:val="bottom"/>
            <w:hideMark/>
          </w:tcPr>
          <w:p w14:paraId="2770A20C" w14:textId="77777777" w:rsidR="00C8129E" w:rsidRPr="00DB1F8B" w:rsidRDefault="00C8129E" w:rsidP="00A23D18">
            <w:pPr>
              <w:rPr>
                <w:rFonts w:ascii="Consolas" w:hAnsi="Consolas" w:cs="Calibri"/>
                <w:color w:val="000000"/>
                <w:sz w:val="12"/>
                <w:szCs w:val="12"/>
              </w:rPr>
            </w:pPr>
            <w:r w:rsidRPr="00DB1F8B">
              <w:rPr>
                <w:rFonts w:ascii="Consolas" w:hAnsi="Consolas" w:cs="Calibri"/>
                <w:color w:val="000000"/>
                <w:sz w:val="12"/>
                <w:szCs w:val="12"/>
              </w:rPr>
              <w:t>import pandas as pd</w:t>
            </w:r>
          </w:p>
        </w:tc>
        <w:tc>
          <w:tcPr>
            <w:tcW w:w="153" w:type="pct"/>
            <w:tcBorders>
              <w:top w:val="nil"/>
              <w:left w:val="nil"/>
              <w:bottom w:val="nil"/>
              <w:right w:val="nil"/>
            </w:tcBorders>
            <w:shd w:val="clear" w:color="auto" w:fill="auto"/>
            <w:noWrap/>
            <w:vAlign w:val="bottom"/>
            <w:hideMark/>
          </w:tcPr>
          <w:p w14:paraId="270572F0" w14:textId="77777777" w:rsidR="00C8129E" w:rsidRPr="00DB1F8B" w:rsidRDefault="00C8129E" w:rsidP="00A23D18">
            <w:pPr>
              <w:rPr>
                <w:rFonts w:ascii="Consolas" w:hAnsi="Consolas" w:cs="Calibri"/>
                <w:color w:val="000000"/>
                <w:sz w:val="12"/>
                <w:szCs w:val="12"/>
              </w:rPr>
            </w:pPr>
          </w:p>
        </w:tc>
        <w:tc>
          <w:tcPr>
            <w:tcW w:w="1804" w:type="pct"/>
            <w:tcBorders>
              <w:top w:val="nil"/>
              <w:left w:val="single" w:sz="8" w:space="0" w:color="auto"/>
              <w:bottom w:val="nil"/>
              <w:right w:val="single" w:sz="8" w:space="0" w:color="auto"/>
            </w:tcBorders>
            <w:shd w:val="clear" w:color="auto" w:fill="auto"/>
            <w:noWrap/>
            <w:vAlign w:val="bottom"/>
            <w:hideMark/>
          </w:tcPr>
          <w:p w14:paraId="17172D18" w14:textId="77777777" w:rsidR="00C8129E" w:rsidRPr="00DB1F8B" w:rsidRDefault="00C8129E" w:rsidP="00A23D18">
            <w:pPr>
              <w:rPr>
                <w:rFonts w:ascii="Consolas" w:hAnsi="Consolas" w:cs="Calibri"/>
                <w:color w:val="000000"/>
                <w:sz w:val="12"/>
                <w:szCs w:val="12"/>
              </w:rPr>
            </w:pPr>
            <w:r w:rsidRPr="00DB1F8B">
              <w:rPr>
                <w:rFonts w:ascii="Consolas" w:hAnsi="Consolas" w:cs="Calibri"/>
                <w:b/>
                <w:bCs/>
                <w:color w:val="7030A0"/>
                <w:sz w:val="12"/>
                <w:szCs w:val="12"/>
              </w:rPr>
              <w:t>PROC CORR</w:t>
            </w:r>
            <w:r w:rsidRPr="00DB1F8B">
              <w:rPr>
                <w:rFonts w:ascii="Consolas" w:hAnsi="Consolas" w:cs="Calibri"/>
                <w:color w:val="000000"/>
                <w:sz w:val="12"/>
                <w:szCs w:val="12"/>
              </w:rPr>
              <w:t xml:space="preserve"> </w:t>
            </w:r>
            <w:r w:rsidRPr="00DB1F8B">
              <w:rPr>
                <w:rFonts w:ascii="Consolas" w:hAnsi="Consolas" w:cs="Calibri"/>
                <w:b/>
                <w:bCs/>
                <w:color w:val="0070C0"/>
                <w:sz w:val="12"/>
                <w:szCs w:val="12"/>
              </w:rPr>
              <w:t>DATA</w:t>
            </w:r>
            <w:r w:rsidRPr="00DB1F8B">
              <w:rPr>
                <w:rFonts w:ascii="Consolas" w:hAnsi="Consolas" w:cs="Calibri"/>
                <w:color w:val="000000"/>
                <w:sz w:val="12"/>
                <w:szCs w:val="12"/>
              </w:rPr>
              <w:t>=</w:t>
            </w:r>
            <w:proofErr w:type="spellStart"/>
            <w:r w:rsidRPr="00DB1F8B">
              <w:rPr>
                <w:rFonts w:ascii="Consolas" w:hAnsi="Consolas" w:cs="Calibri"/>
                <w:color w:val="000000"/>
                <w:sz w:val="12"/>
                <w:szCs w:val="12"/>
              </w:rPr>
              <w:t>numeric_data</w:t>
            </w:r>
            <w:proofErr w:type="spellEnd"/>
            <w:r w:rsidRPr="00DB1F8B">
              <w:rPr>
                <w:rFonts w:ascii="Consolas" w:hAnsi="Consolas" w:cs="Calibri"/>
                <w:color w:val="000000"/>
                <w:sz w:val="12"/>
                <w:szCs w:val="12"/>
              </w:rPr>
              <w:t xml:space="preserve"> </w:t>
            </w:r>
            <w:r w:rsidRPr="00DB1F8B">
              <w:rPr>
                <w:rFonts w:ascii="Consolas" w:hAnsi="Consolas" w:cs="Calibri"/>
                <w:b/>
                <w:bCs/>
                <w:color w:val="0070C0"/>
                <w:sz w:val="12"/>
                <w:szCs w:val="12"/>
              </w:rPr>
              <w:t>OUTP</w:t>
            </w:r>
            <w:r w:rsidRPr="00DB1F8B">
              <w:rPr>
                <w:rFonts w:ascii="Consolas" w:hAnsi="Consolas" w:cs="Calibri"/>
                <w:color w:val="000000"/>
                <w:sz w:val="12"/>
                <w:szCs w:val="12"/>
              </w:rPr>
              <w:t>=</w:t>
            </w:r>
            <w:proofErr w:type="spellStart"/>
            <w:r w:rsidRPr="00DB1F8B">
              <w:rPr>
                <w:rFonts w:ascii="Consolas" w:hAnsi="Consolas" w:cs="Calibri"/>
                <w:color w:val="000000"/>
                <w:sz w:val="12"/>
                <w:szCs w:val="12"/>
              </w:rPr>
              <w:t>corr_matrix</w:t>
            </w:r>
            <w:proofErr w:type="spellEnd"/>
            <w:r w:rsidRPr="00DB1F8B">
              <w:rPr>
                <w:rFonts w:ascii="Consolas" w:hAnsi="Consolas" w:cs="Calibri"/>
                <w:b/>
                <w:bCs/>
                <w:color w:val="0070C0"/>
                <w:sz w:val="12"/>
                <w:szCs w:val="12"/>
              </w:rPr>
              <w:t xml:space="preserve"> NOPRINT</w:t>
            </w:r>
            <w:r w:rsidRPr="00DB1F8B">
              <w:rPr>
                <w:rFonts w:ascii="Consolas" w:hAnsi="Consolas" w:cs="Calibri"/>
                <w:color w:val="000000"/>
                <w:sz w:val="12"/>
                <w:szCs w:val="12"/>
              </w:rPr>
              <w:t xml:space="preserve">; </w:t>
            </w:r>
            <w:r w:rsidRPr="00DB1F8B">
              <w:rPr>
                <w:rFonts w:ascii="Consolas" w:hAnsi="Consolas" w:cs="Calibri"/>
                <w:b/>
                <w:bCs/>
                <w:color w:val="7030A0"/>
                <w:sz w:val="12"/>
                <w:szCs w:val="12"/>
              </w:rPr>
              <w:t>RUN</w:t>
            </w:r>
            <w:r w:rsidRPr="00DB1F8B">
              <w:rPr>
                <w:rFonts w:ascii="Consolas" w:hAnsi="Consolas" w:cs="Calibri"/>
                <w:color w:val="000000"/>
                <w:sz w:val="12"/>
                <w:szCs w:val="12"/>
              </w:rPr>
              <w:t>;</w:t>
            </w:r>
          </w:p>
        </w:tc>
      </w:tr>
      <w:tr w:rsidR="00C8129E" w:rsidRPr="00DB1F8B" w14:paraId="09CC61A8" w14:textId="77777777" w:rsidTr="00A23D18">
        <w:trPr>
          <w:trHeight w:val="237"/>
        </w:trPr>
        <w:tc>
          <w:tcPr>
            <w:tcW w:w="1432" w:type="pct"/>
            <w:tcBorders>
              <w:top w:val="nil"/>
              <w:left w:val="single" w:sz="8" w:space="0" w:color="auto"/>
              <w:bottom w:val="nil"/>
              <w:right w:val="single" w:sz="8" w:space="0" w:color="auto"/>
            </w:tcBorders>
            <w:shd w:val="clear" w:color="auto" w:fill="auto"/>
            <w:noWrap/>
            <w:vAlign w:val="bottom"/>
            <w:hideMark/>
          </w:tcPr>
          <w:p w14:paraId="2BB620B5" w14:textId="77777777" w:rsidR="00C8129E" w:rsidRPr="00DB1F8B" w:rsidRDefault="00C8129E" w:rsidP="00A23D18">
            <w:pPr>
              <w:rPr>
                <w:rFonts w:ascii="Consolas" w:hAnsi="Consolas" w:cs="Calibri"/>
                <w:color w:val="000000"/>
                <w:sz w:val="12"/>
                <w:szCs w:val="12"/>
              </w:rPr>
            </w:pPr>
            <w:r w:rsidRPr="00DB1F8B">
              <w:rPr>
                <w:rFonts w:ascii="Consolas" w:hAnsi="Consolas" w:cs="Calibri"/>
                <w:color w:val="000000"/>
                <w:sz w:val="12"/>
                <w:szCs w:val="12"/>
              </w:rPr>
              <w:t>library(caret)</w:t>
            </w:r>
          </w:p>
        </w:tc>
        <w:tc>
          <w:tcPr>
            <w:tcW w:w="153" w:type="pct"/>
            <w:tcBorders>
              <w:top w:val="nil"/>
              <w:left w:val="nil"/>
              <w:bottom w:val="nil"/>
              <w:right w:val="nil"/>
            </w:tcBorders>
            <w:shd w:val="clear" w:color="auto" w:fill="auto"/>
            <w:noWrap/>
            <w:vAlign w:val="bottom"/>
            <w:hideMark/>
          </w:tcPr>
          <w:p w14:paraId="0511951A" w14:textId="77777777" w:rsidR="00C8129E" w:rsidRPr="00DB1F8B" w:rsidRDefault="00C8129E" w:rsidP="00A23D18">
            <w:pPr>
              <w:rPr>
                <w:rFonts w:ascii="Consolas" w:hAnsi="Consolas" w:cs="Calibri"/>
                <w:color w:val="000000"/>
                <w:sz w:val="12"/>
                <w:szCs w:val="12"/>
              </w:rPr>
            </w:pPr>
          </w:p>
        </w:tc>
        <w:tc>
          <w:tcPr>
            <w:tcW w:w="1457" w:type="pct"/>
            <w:tcBorders>
              <w:top w:val="nil"/>
              <w:left w:val="single" w:sz="8" w:space="0" w:color="auto"/>
              <w:bottom w:val="nil"/>
              <w:right w:val="single" w:sz="8" w:space="0" w:color="auto"/>
            </w:tcBorders>
            <w:shd w:val="clear" w:color="auto" w:fill="auto"/>
            <w:vAlign w:val="bottom"/>
            <w:hideMark/>
          </w:tcPr>
          <w:p w14:paraId="0E91B5A7" w14:textId="77777777" w:rsidR="00C8129E" w:rsidRPr="00DB1F8B" w:rsidRDefault="00C8129E" w:rsidP="00A23D18">
            <w:pPr>
              <w:rPr>
                <w:rFonts w:ascii="Consolas" w:hAnsi="Consolas" w:cs="Calibri"/>
                <w:color w:val="000000"/>
                <w:sz w:val="12"/>
                <w:szCs w:val="12"/>
              </w:rPr>
            </w:pPr>
            <w:r w:rsidRPr="00DB1F8B">
              <w:rPr>
                <w:rFonts w:ascii="Consolas" w:hAnsi="Consolas" w:cs="Calibri"/>
                <w:color w:val="000000"/>
                <w:sz w:val="12"/>
                <w:szCs w:val="12"/>
              </w:rPr>
              <w:t xml:space="preserve">from </w:t>
            </w:r>
            <w:proofErr w:type="spellStart"/>
            <w:r w:rsidRPr="00DB1F8B">
              <w:rPr>
                <w:rFonts w:ascii="Consolas" w:hAnsi="Consolas" w:cs="Calibri"/>
                <w:color w:val="000000"/>
                <w:sz w:val="12"/>
                <w:szCs w:val="12"/>
              </w:rPr>
              <w:t>sklearn.feature_selection</w:t>
            </w:r>
            <w:proofErr w:type="spellEnd"/>
            <w:r w:rsidRPr="00DB1F8B">
              <w:rPr>
                <w:rFonts w:ascii="Consolas" w:hAnsi="Consolas" w:cs="Calibri"/>
                <w:color w:val="000000"/>
                <w:sz w:val="12"/>
                <w:szCs w:val="12"/>
              </w:rPr>
              <w:t xml:space="preserve"> import </w:t>
            </w:r>
            <w:proofErr w:type="spellStart"/>
            <w:r w:rsidRPr="00DB1F8B">
              <w:rPr>
                <w:rFonts w:ascii="Consolas" w:hAnsi="Consolas" w:cs="Calibri"/>
                <w:color w:val="000000"/>
                <w:sz w:val="12"/>
                <w:szCs w:val="12"/>
              </w:rPr>
              <w:t>VarianceThreshold</w:t>
            </w:r>
            <w:proofErr w:type="spellEnd"/>
          </w:p>
        </w:tc>
        <w:tc>
          <w:tcPr>
            <w:tcW w:w="153" w:type="pct"/>
            <w:tcBorders>
              <w:top w:val="nil"/>
              <w:left w:val="nil"/>
              <w:bottom w:val="nil"/>
              <w:right w:val="nil"/>
            </w:tcBorders>
            <w:shd w:val="clear" w:color="auto" w:fill="auto"/>
            <w:noWrap/>
            <w:vAlign w:val="bottom"/>
            <w:hideMark/>
          </w:tcPr>
          <w:p w14:paraId="06F28BC8" w14:textId="77777777" w:rsidR="00C8129E" w:rsidRPr="00DB1F8B" w:rsidRDefault="00C8129E" w:rsidP="00A23D18">
            <w:pPr>
              <w:rPr>
                <w:rFonts w:ascii="Consolas" w:hAnsi="Consolas" w:cs="Calibri"/>
                <w:color w:val="000000"/>
                <w:sz w:val="12"/>
                <w:szCs w:val="12"/>
              </w:rPr>
            </w:pPr>
          </w:p>
        </w:tc>
        <w:tc>
          <w:tcPr>
            <w:tcW w:w="1804" w:type="pct"/>
            <w:tcBorders>
              <w:top w:val="nil"/>
              <w:left w:val="single" w:sz="8" w:space="0" w:color="auto"/>
              <w:bottom w:val="nil"/>
              <w:right w:val="single" w:sz="8" w:space="0" w:color="auto"/>
            </w:tcBorders>
            <w:shd w:val="clear" w:color="auto" w:fill="auto"/>
            <w:noWrap/>
            <w:vAlign w:val="bottom"/>
            <w:hideMark/>
          </w:tcPr>
          <w:p w14:paraId="21E92F68" w14:textId="77777777" w:rsidR="00C8129E" w:rsidRPr="00DB1F8B" w:rsidRDefault="00C8129E" w:rsidP="00A23D18">
            <w:pPr>
              <w:rPr>
                <w:rFonts w:ascii="Consolas" w:hAnsi="Consolas" w:cs="Calibri"/>
                <w:color w:val="000000"/>
                <w:sz w:val="12"/>
                <w:szCs w:val="12"/>
              </w:rPr>
            </w:pPr>
            <w:r w:rsidRPr="00DB1F8B">
              <w:rPr>
                <w:rFonts w:ascii="Consolas" w:hAnsi="Consolas" w:cs="Calibri"/>
                <w:color w:val="000000"/>
                <w:sz w:val="12"/>
                <w:szCs w:val="12"/>
              </w:rPr>
              <w:t> </w:t>
            </w:r>
          </w:p>
        </w:tc>
      </w:tr>
      <w:tr w:rsidR="00C8129E" w:rsidRPr="00DB1F8B" w14:paraId="6F17A3F6" w14:textId="77777777" w:rsidTr="00A23D18">
        <w:trPr>
          <w:trHeight w:val="237"/>
        </w:trPr>
        <w:tc>
          <w:tcPr>
            <w:tcW w:w="1432" w:type="pct"/>
            <w:tcBorders>
              <w:top w:val="nil"/>
              <w:left w:val="single" w:sz="8" w:space="0" w:color="auto"/>
              <w:bottom w:val="nil"/>
              <w:right w:val="single" w:sz="8" w:space="0" w:color="auto"/>
            </w:tcBorders>
            <w:shd w:val="clear" w:color="auto" w:fill="auto"/>
            <w:noWrap/>
            <w:vAlign w:val="bottom"/>
            <w:hideMark/>
          </w:tcPr>
          <w:p w14:paraId="00CB1857" w14:textId="77777777" w:rsidR="00C8129E" w:rsidRPr="00DB1F8B" w:rsidRDefault="00C8129E" w:rsidP="00A23D18">
            <w:pPr>
              <w:rPr>
                <w:rFonts w:ascii="Consolas" w:hAnsi="Consolas" w:cs="Calibri"/>
                <w:color w:val="000000"/>
                <w:sz w:val="12"/>
                <w:szCs w:val="12"/>
              </w:rPr>
            </w:pPr>
            <w:r w:rsidRPr="00DB1F8B">
              <w:rPr>
                <w:rFonts w:ascii="Consolas" w:hAnsi="Consolas" w:cs="Calibri"/>
                <w:color w:val="000000"/>
                <w:sz w:val="12"/>
                <w:szCs w:val="12"/>
              </w:rPr>
              <w:t> </w:t>
            </w:r>
          </w:p>
        </w:tc>
        <w:tc>
          <w:tcPr>
            <w:tcW w:w="153" w:type="pct"/>
            <w:tcBorders>
              <w:top w:val="nil"/>
              <w:left w:val="nil"/>
              <w:bottom w:val="nil"/>
              <w:right w:val="nil"/>
            </w:tcBorders>
            <w:shd w:val="clear" w:color="auto" w:fill="auto"/>
            <w:noWrap/>
            <w:vAlign w:val="bottom"/>
            <w:hideMark/>
          </w:tcPr>
          <w:p w14:paraId="0A717ED3" w14:textId="77777777" w:rsidR="00C8129E" w:rsidRPr="00DB1F8B" w:rsidRDefault="00C8129E" w:rsidP="00A23D18">
            <w:pPr>
              <w:rPr>
                <w:rFonts w:ascii="Consolas" w:hAnsi="Consolas" w:cs="Calibri"/>
                <w:color w:val="000000"/>
                <w:sz w:val="12"/>
                <w:szCs w:val="12"/>
              </w:rPr>
            </w:pPr>
          </w:p>
        </w:tc>
        <w:tc>
          <w:tcPr>
            <w:tcW w:w="1457" w:type="pct"/>
            <w:tcBorders>
              <w:top w:val="nil"/>
              <w:left w:val="single" w:sz="8" w:space="0" w:color="auto"/>
              <w:bottom w:val="nil"/>
              <w:right w:val="single" w:sz="8" w:space="0" w:color="auto"/>
            </w:tcBorders>
            <w:shd w:val="clear" w:color="auto" w:fill="auto"/>
            <w:vAlign w:val="bottom"/>
            <w:hideMark/>
          </w:tcPr>
          <w:p w14:paraId="3F1B277D" w14:textId="77777777" w:rsidR="00C8129E" w:rsidRPr="00DB1F8B" w:rsidRDefault="00C8129E" w:rsidP="00A23D18">
            <w:pPr>
              <w:rPr>
                <w:rFonts w:ascii="Consolas" w:hAnsi="Consolas" w:cs="Calibri"/>
                <w:color w:val="000000"/>
                <w:sz w:val="12"/>
                <w:szCs w:val="12"/>
              </w:rPr>
            </w:pPr>
            <w:r w:rsidRPr="00DB1F8B">
              <w:rPr>
                <w:rFonts w:ascii="Consolas" w:hAnsi="Consolas" w:cs="Calibri"/>
                <w:color w:val="000000"/>
                <w:sz w:val="12"/>
                <w:szCs w:val="12"/>
              </w:rPr>
              <w:t xml:space="preserve">from </w:t>
            </w:r>
            <w:proofErr w:type="spellStart"/>
            <w:r w:rsidRPr="00DB1F8B">
              <w:rPr>
                <w:rFonts w:ascii="Consolas" w:hAnsi="Consolas" w:cs="Calibri"/>
                <w:color w:val="000000"/>
                <w:sz w:val="12"/>
                <w:szCs w:val="12"/>
              </w:rPr>
              <w:t>scipy.stats</w:t>
            </w:r>
            <w:proofErr w:type="spellEnd"/>
            <w:r w:rsidRPr="00DB1F8B">
              <w:rPr>
                <w:rFonts w:ascii="Consolas" w:hAnsi="Consolas" w:cs="Calibri"/>
                <w:color w:val="000000"/>
                <w:sz w:val="12"/>
                <w:szCs w:val="12"/>
              </w:rPr>
              <w:t xml:space="preserve"> import </w:t>
            </w:r>
            <w:proofErr w:type="spellStart"/>
            <w:r w:rsidRPr="00DB1F8B">
              <w:rPr>
                <w:rFonts w:ascii="Consolas" w:hAnsi="Consolas" w:cs="Calibri"/>
                <w:color w:val="000000"/>
                <w:sz w:val="12"/>
                <w:szCs w:val="12"/>
              </w:rPr>
              <w:t>pearsonr</w:t>
            </w:r>
            <w:proofErr w:type="spellEnd"/>
          </w:p>
        </w:tc>
        <w:tc>
          <w:tcPr>
            <w:tcW w:w="153" w:type="pct"/>
            <w:tcBorders>
              <w:top w:val="nil"/>
              <w:left w:val="nil"/>
              <w:bottom w:val="nil"/>
              <w:right w:val="nil"/>
            </w:tcBorders>
            <w:shd w:val="clear" w:color="auto" w:fill="auto"/>
            <w:noWrap/>
            <w:vAlign w:val="bottom"/>
            <w:hideMark/>
          </w:tcPr>
          <w:p w14:paraId="0FC6CCA7" w14:textId="77777777" w:rsidR="00C8129E" w:rsidRPr="00DB1F8B" w:rsidRDefault="00C8129E" w:rsidP="00A23D18">
            <w:pPr>
              <w:rPr>
                <w:rFonts w:ascii="Consolas" w:hAnsi="Consolas" w:cs="Calibri"/>
                <w:color w:val="000000"/>
                <w:sz w:val="12"/>
                <w:szCs w:val="12"/>
              </w:rPr>
            </w:pPr>
          </w:p>
        </w:tc>
        <w:tc>
          <w:tcPr>
            <w:tcW w:w="1804" w:type="pct"/>
            <w:tcBorders>
              <w:top w:val="nil"/>
              <w:left w:val="single" w:sz="8" w:space="0" w:color="auto"/>
              <w:bottom w:val="nil"/>
              <w:right w:val="single" w:sz="8" w:space="0" w:color="auto"/>
            </w:tcBorders>
            <w:shd w:val="clear" w:color="auto" w:fill="auto"/>
            <w:noWrap/>
            <w:vAlign w:val="bottom"/>
            <w:hideMark/>
          </w:tcPr>
          <w:p w14:paraId="58A5E38E" w14:textId="77777777" w:rsidR="00C8129E" w:rsidRPr="00DB1F8B" w:rsidRDefault="00C8129E" w:rsidP="00A23D18">
            <w:pPr>
              <w:rPr>
                <w:rFonts w:ascii="Consolas" w:hAnsi="Consolas" w:cs="Calibri"/>
                <w:b/>
                <w:bCs/>
                <w:color w:val="808080"/>
                <w:sz w:val="12"/>
                <w:szCs w:val="12"/>
              </w:rPr>
            </w:pPr>
            <w:r w:rsidRPr="00DB1F8B">
              <w:rPr>
                <w:rFonts w:ascii="Consolas" w:hAnsi="Consolas" w:cs="Calibri"/>
                <w:b/>
                <w:bCs/>
                <w:color w:val="808080"/>
                <w:sz w:val="12"/>
                <w:szCs w:val="12"/>
              </w:rPr>
              <w:t>/* Set the threshold for correlation */</w:t>
            </w:r>
          </w:p>
        </w:tc>
      </w:tr>
      <w:tr w:rsidR="00C8129E" w:rsidRPr="00DB1F8B" w14:paraId="4B6262E1" w14:textId="77777777" w:rsidTr="00A23D18">
        <w:trPr>
          <w:trHeight w:val="237"/>
        </w:trPr>
        <w:tc>
          <w:tcPr>
            <w:tcW w:w="1432" w:type="pct"/>
            <w:tcBorders>
              <w:top w:val="nil"/>
              <w:left w:val="single" w:sz="8" w:space="0" w:color="auto"/>
              <w:bottom w:val="nil"/>
              <w:right w:val="single" w:sz="8" w:space="0" w:color="auto"/>
            </w:tcBorders>
            <w:shd w:val="clear" w:color="auto" w:fill="auto"/>
            <w:noWrap/>
            <w:vAlign w:val="bottom"/>
            <w:hideMark/>
          </w:tcPr>
          <w:p w14:paraId="78FA0B5A" w14:textId="77777777" w:rsidR="00C8129E" w:rsidRPr="00DB1F8B" w:rsidRDefault="00C8129E" w:rsidP="00A23D18">
            <w:pPr>
              <w:rPr>
                <w:rFonts w:ascii="Consolas" w:hAnsi="Consolas" w:cs="Calibri"/>
                <w:b/>
                <w:bCs/>
                <w:color w:val="808080"/>
                <w:sz w:val="12"/>
                <w:szCs w:val="12"/>
              </w:rPr>
            </w:pPr>
            <w:r w:rsidRPr="00DB1F8B">
              <w:rPr>
                <w:rFonts w:ascii="Consolas" w:hAnsi="Consolas" w:cs="Calibri"/>
                <w:b/>
                <w:bCs/>
                <w:color w:val="808080"/>
                <w:sz w:val="12"/>
                <w:szCs w:val="12"/>
              </w:rPr>
              <w:t># Calculate the correlation matrix</w:t>
            </w:r>
          </w:p>
        </w:tc>
        <w:tc>
          <w:tcPr>
            <w:tcW w:w="153" w:type="pct"/>
            <w:tcBorders>
              <w:top w:val="nil"/>
              <w:left w:val="nil"/>
              <w:bottom w:val="nil"/>
              <w:right w:val="nil"/>
            </w:tcBorders>
            <w:shd w:val="clear" w:color="auto" w:fill="auto"/>
            <w:noWrap/>
            <w:vAlign w:val="bottom"/>
            <w:hideMark/>
          </w:tcPr>
          <w:p w14:paraId="2B92669F" w14:textId="77777777" w:rsidR="00C8129E" w:rsidRPr="00DB1F8B" w:rsidRDefault="00C8129E" w:rsidP="00A23D18">
            <w:pPr>
              <w:rPr>
                <w:rFonts w:ascii="Consolas" w:hAnsi="Consolas" w:cs="Calibri"/>
                <w:b/>
                <w:bCs/>
                <w:color w:val="808080"/>
                <w:sz w:val="12"/>
                <w:szCs w:val="12"/>
              </w:rPr>
            </w:pPr>
          </w:p>
        </w:tc>
        <w:tc>
          <w:tcPr>
            <w:tcW w:w="1457" w:type="pct"/>
            <w:tcBorders>
              <w:top w:val="nil"/>
              <w:left w:val="single" w:sz="8" w:space="0" w:color="auto"/>
              <w:bottom w:val="nil"/>
              <w:right w:val="single" w:sz="8" w:space="0" w:color="auto"/>
            </w:tcBorders>
            <w:shd w:val="clear" w:color="auto" w:fill="auto"/>
            <w:vAlign w:val="bottom"/>
            <w:hideMark/>
          </w:tcPr>
          <w:p w14:paraId="2A779D08" w14:textId="77777777" w:rsidR="00C8129E" w:rsidRPr="00DB1F8B" w:rsidRDefault="00C8129E" w:rsidP="00A23D18">
            <w:pPr>
              <w:rPr>
                <w:rFonts w:ascii="Consolas" w:hAnsi="Consolas" w:cs="Calibri"/>
                <w:color w:val="000000"/>
                <w:sz w:val="12"/>
                <w:szCs w:val="12"/>
              </w:rPr>
            </w:pPr>
            <w:r w:rsidRPr="00DB1F8B">
              <w:rPr>
                <w:rFonts w:ascii="Consolas" w:hAnsi="Consolas" w:cs="Calibri"/>
                <w:color w:val="000000"/>
                <w:sz w:val="12"/>
                <w:szCs w:val="12"/>
              </w:rPr>
              <w:t> </w:t>
            </w:r>
          </w:p>
        </w:tc>
        <w:tc>
          <w:tcPr>
            <w:tcW w:w="153" w:type="pct"/>
            <w:tcBorders>
              <w:top w:val="nil"/>
              <w:left w:val="nil"/>
              <w:bottom w:val="nil"/>
              <w:right w:val="nil"/>
            </w:tcBorders>
            <w:shd w:val="clear" w:color="auto" w:fill="auto"/>
            <w:noWrap/>
            <w:vAlign w:val="bottom"/>
            <w:hideMark/>
          </w:tcPr>
          <w:p w14:paraId="49D00962" w14:textId="77777777" w:rsidR="00C8129E" w:rsidRPr="00DB1F8B" w:rsidRDefault="00C8129E" w:rsidP="00A23D18">
            <w:pPr>
              <w:rPr>
                <w:rFonts w:ascii="Consolas" w:hAnsi="Consolas" w:cs="Calibri"/>
                <w:color w:val="000000"/>
                <w:sz w:val="12"/>
                <w:szCs w:val="12"/>
              </w:rPr>
            </w:pPr>
          </w:p>
        </w:tc>
        <w:tc>
          <w:tcPr>
            <w:tcW w:w="1804" w:type="pct"/>
            <w:tcBorders>
              <w:top w:val="nil"/>
              <w:left w:val="single" w:sz="8" w:space="0" w:color="auto"/>
              <w:bottom w:val="nil"/>
              <w:right w:val="single" w:sz="8" w:space="0" w:color="auto"/>
            </w:tcBorders>
            <w:shd w:val="clear" w:color="auto" w:fill="auto"/>
            <w:noWrap/>
            <w:vAlign w:val="bottom"/>
            <w:hideMark/>
          </w:tcPr>
          <w:p w14:paraId="4D04C766" w14:textId="77777777" w:rsidR="00C8129E" w:rsidRPr="00DB1F8B" w:rsidRDefault="00C8129E" w:rsidP="00A23D18">
            <w:pPr>
              <w:rPr>
                <w:rFonts w:ascii="Consolas" w:hAnsi="Consolas" w:cs="Calibri"/>
                <w:color w:val="000000"/>
                <w:sz w:val="12"/>
                <w:szCs w:val="12"/>
              </w:rPr>
            </w:pPr>
            <w:r w:rsidRPr="00DB1F8B">
              <w:rPr>
                <w:rFonts w:ascii="Consolas" w:hAnsi="Consolas" w:cs="Calibri"/>
                <w:color w:val="000000"/>
                <w:sz w:val="12"/>
                <w:szCs w:val="12"/>
              </w:rPr>
              <w:t>%</w:t>
            </w:r>
            <w:r w:rsidRPr="00DB1F8B">
              <w:rPr>
                <w:rFonts w:ascii="Consolas" w:hAnsi="Consolas" w:cs="Calibri"/>
                <w:b/>
                <w:bCs/>
                <w:color w:val="0070C0"/>
                <w:sz w:val="12"/>
                <w:szCs w:val="12"/>
              </w:rPr>
              <w:t>LET</w:t>
            </w:r>
            <w:r w:rsidRPr="00DB1F8B">
              <w:rPr>
                <w:rFonts w:ascii="Consolas" w:hAnsi="Consolas" w:cs="Calibri"/>
                <w:color w:val="000000"/>
                <w:sz w:val="12"/>
                <w:szCs w:val="12"/>
              </w:rPr>
              <w:t xml:space="preserve"> </w:t>
            </w:r>
            <w:proofErr w:type="spellStart"/>
            <w:r w:rsidRPr="00DB1F8B">
              <w:rPr>
                <w:rFonts w:ascii="Consolas" w:hAnsi="Consolas" w:cs="Calibri"/>
                <w:color w:val="000000"/>
                <w:sz w:val="12"/>
                <w:szCs w:val="12"/>
              </w:rPr>
              <w:t>corr_threshold</w:t>
            </w:r>
            <w:proofErr w:type="spellEnd"/>
            <w:r w:rsidRPr="00DB1F8B">
              <w:rPr>
                <w:rFonts w:ascii="Consolas" w:hAnsi="Consolas" w:cs="Calibri"/>
                <w:color w:val="000000"/>
                <w:sz w:val="12"/>
                <w:szCs w:val="12"/>
              </w:rPr>
              <w:t xml:space="preserve"> = 0.8;</w:t>
            </w:r>
          </w:p>
        </w:tc>
      </w:tr>
      <w:tr w:rsidR="00C8129E" w:rsidRPr="00DB1F8B" w14:paraId="68C87CE7" w14:textId="77777777" w:rsidTr="00A23D18">
        <w:trPr>
          <w:trHeight w:val="227"/>
        </w:trPr>
        <w:tc>
          <w:tcPr>
            <w:tcW w:w="1432" w:type="pct"/>
            <w:tcBorders>
              <w:top w:val="nil"/>
              <w:left w:val="single" w:sz="8" w:space="0" w:color="auto"/>
              <w:bottom w:val="nil"/>
              <w:right w:val="single" w:sz="8" w:space="0" w:color="auto"/>
            </w:tcBorders>
            <w:shd w:val="clear" w:color="auto" w:fill="auto"/>
            <w:noWrap/>
            <w:vAlign w:val="bottom"/>
            <w:hideMark/>
          </w:tcPr>
          <w:p w14:paraId="18782EE0" w14:textId="77777777" w:rsidR="00C8129E" w:rsidRPr="00DB1F8B" w:rsidRDefault="00C8129E" w:rsidP="00A23D18">
            <w:pPr>
              <w:rPr>
                <w:rFonts w:ascii="Consolas" w:hAnsi="Consolas" w:cs="Calibri"/>
                <w:color w:val="000000"/>
                <w:sz w:val="12"/>
                <w:szCs w:val="12"/>
              </w:rPr>
            </w:pPr>
            <w:proofErr w:type="spellStart"/>
            <w:r w:rsidRPr="00DB1F8B">
              <w:rPr>
                <w:rFonts w:ascii="Consolas" w:hAnsi="Consolas" w:cs="Calibri"/>
                <w:color w:val="000000"/>
                <w:sz w:val="12"/>
                <w:szCs w:val="12"/>
              </w:rPr>
              <w:t>cor_matrix</w:t>
            </w:r>
            <w:proofErr w:type="spellEnd"/>
            <w:r w:rsidRPr="00DB1F8B">
              <w:rPr>
                <w:rFonts w:ascii="Consolas" w:hAnsi="Consolas" w:cs="Calibri"/>
                <w:color w:val="000000"/>
                <w:sz w:val="12"/>
                <w:szCs w:val="12"/>
              </w:rPr>
              <w:t xml:space="preserve"> &lt;- </w:t>
            </w:r>
            <w:proofErr w:type="spellStart"/>
            <w:r w:rsidRPr="00DB1F8B">
              <w:rPr>
                <w:rFonts w:ascii="Consolas" w:hAnsi="Consolas" w:cs="Calibri"/>
                <w:color w:val="000000"/>
                <w:sz w:val="12"/>
                <w:szCs w:val="12"/>
              </w:rPr>
              <w:t>cor</w:t>
            </w:r>
            <w:proofErr w:type="spellEnd"/>
            <w:r w:rsidRPr="00DB1F8B">
              <w:rPr>
                <w:rFonts w:ascii="Consolas" w:hAnsi="Consolas" w:cs="Calibri"/>
                <w:color w:val="000000"/>
                <w:sz w:val="12"/>
                <w:szCs w:val="12"/>
              </w:rPr>
              <w:t>(</w:t>
            </w:r>
            <w:proofErr w:type="spellStart"/>
            <w:r w:rsidRPr="00DB1F8B">
              <w:rPr>
                <w:rFonts w:ascii="Consolas" w:hAnsi="Consolas" w:cs="Calibri"/>
                <w:color w:val="000000"/>
                <w:sz w:val="12"/>
                <w:szCs w:val="12"/>
              </w:rPr>
              <w:t>numeric_data</w:t>
            </w:r>
            <w:proofErr w:type="spellEnd"/>
            <w:r w:rsidRPr="00DB1F8B">
              <w:rPr>
                <w:rFonts w:ascii="Consolas" w:hAnsi="Consolas" w:cs="Calibri"/>
                <w:color w:val="000000"/>
                <w:sz w:val="12"/>
                <w:szCs w:val="12"/>
              </w:rPr>
              <w:t>)</w:t>
            </w:r>
          </w:p>
        </w:tc>
        <w:tc>
          <w:tcPr>
            <w:tcW w:w="153" w:type="pct"/>
            <w:tcBorders>
              <w:top w:val="nil"/>
              <w:left w:val="nil"/>
              <w:bottom w:val="nil"/>
              <w:right w:val="nil"/>
            </w:tcBorders>
            <w:shd w:val="clear" w:color="auto" w:fill="auto"/>
            <w:noWrap/>
            <w:vAlign w:val="bottom"/>
            <w:hideMark/>
          </w:tcPr>
          <w:p w14:paraId="55AB18BF" w14:textId="77777777" w:rsidR="00C8129E" w:rsidRPr="00DB1F8B" w:rsidRDefault="00C8129E" w:rsidP="00A23D18">
            <w:pPr>
              <w:rPr>
                <w:rFonts w:ascii="Consolas" w:hAnsi="Consolas" w:cs="Calibri"/>
                <w:color w:val="000000"/>
                <w:sz w:val="12"/>
                <w:szCs w:val="12"/>
              </w:rPr>
            </w:pPr>
          </w:p>
        </w:tc>
        <w:tc>
          <w:tcPr>
            <w:tcW w:w="1457" w:type="pct"/>
            <w:tcBorders>
              <w:top w:val="nil"/>
              <w:left w:val="single" w:sz="8" w:space="0" w:color="auto"/>
              <w:bottom w:val="nil"/>
              <w:right w:val="single" w:sz="8" w:space="0" w:color="auto"/>
            </w:tcBorders>
            <w:shd w:val="clear" w:color="auto" w:fill="auto"/>
            <w:vAlign w:val="bottom"/>
            <w:hideMark/>
          </w:tcPr>
          <w:p w14:paraId="1FE13B45" w14:textId="77777777" w:rsidR="00C8129E" w:rsidRPr="00DB1F8B" w:rsidRDefault="00C8129E" w:rsidP="00A23D18">
            <w:pPr>
              <w:rPr>
                <w:rFonts w:ascii="Consolas" w:hAnsi="Consolas" w:cs="Calibri"/>
                <w:b/>
                <w:bCs/>
                <w:color w:val="808080"/>
                <w:sz w:val="12"/>
                <w:szCs w:val="12"/>
              </w:rPr>
            </w:pPr>
            <w:r w:rsidRPr="00DB1F8B">
              <w:rPr>
                <w:rFonts w:ascii="Consolas" w:hAnsi="Consolas" w:cs="Calibri"/>
                <w:b/>
                <w:bCs/>
                <w:color w:val="808080"/>
                <w:sz w:val="12"/>
                <w:szCs w:val="12"/>
              </w:rPr>
              <w:t># Perform correlation analysis</w:t>
            </w:r>
          </w:p>
        </w:tc>
        <w:tc>
          <w:tcPr>
            <w:tcW w:w="153" w:type="pct"/>
            <w:tcBorders>
              <w:top w:val="nil"/>
              <w:left w:val="nil"/>
              <w:bottom w:val="nil"/>
              <w:right w:val="nil"/>
            </w:tcBorders>
            <w:shd w:val="clear" w:color="auto" w:fill="auto"/>
            <w:noWrap/>
            <w:vAlign w:val="bottom"/>
            <w:hideMark/>
          </w:tcPr>
          <w:p w14:paraId="1EAB7E6A" w14:textId="77777777" w:rsidR="00C8129E" w:rsidRPr="00DB1F8B" w:rsidRDefault="00C8129E" w:rsidP="00A23D18">
            <w:pPr>
              <w:rPr>
                <w:rFonts w:ascii="Consolas" w:hAnsi="Consolas" w:cs="Calibri"/>
                <w:b/>
                <w:bCs/>
                <w:color w:val="808080"/>
                <w:sz w:val="12"/>
                <w:szCs w:val="12"/>
              </w:rPr>
            </w:pPr>
          </w:p>
        </w:tc>
        <w:tc>
          <w:tcPr>
            <w:tcW w:w="1804" w:type="pct"/>
            <w:tcBorders>
              <w:top w:val="nil"/>
              <w:left w:val="single" w:sz="8" w:space="0" w:color="auto"/>
              <w:bottom w:val="nil"/>
              <w:right w:val="single" w:sz="8" w:space="0" w:color="auto"/>
            </w:tcBorders>
            <w:shd w:val="clear" w:color="auto" w:fill="auto"/>
            <w:noWrap/>
            <w:vAlign w:val="bottom"/>
            <w:hideMark/>
          </w:tcPr>
          <w:p w14:paraId="341D72C3" w14:textId="77777777" w:rsidR="00C8129E" w:rsidRPr="00DB1F8B" w:rsidRDefault="00C8129E" w:rsidP="00A23D18">
            <w:pPr>
              <w:rPr>
                <w:rFonts w:ascii="Consolas" w:hAnsi="Consolas" w:cs="Calibri"/>
                <w:color w:val="000000"/>
                <w:sz w:val="12"/>
                <w:szCs w:val="12"/>
              </w:rPr>
            </w:pPr>
            <w:r w:rsidRPr="00DB1F8B">
              <w:rPr>
                <w:rFonts w:ascii="Consolas" w:hAnsi="Consolas" w:cs="Calibri"/>
                <w:color w:val="000000"/>
                <w:sz w:val="12"/>
                <w:szCs w:val="12"/>
              </w:rPr>
              <w:t> </w:t>
            </w:r>
          </w:p>
        </w:tc>
      </w:tr>
      <w:tr w:rsidR="00C8129E" w:rsidRPr="00DB1F8B" w14:paraId="2C5E9572" w14:textId="77777777" w:rsidTr="00A23D18">
        <w:trPr>
          <w:trHeight w:val="227"/>
        </w:trPr>
        <w:tc>
          <w:tcPr>
            <w:tcW w:w="1432" w:type="pct"/>
            <w:tcBorders>
              <w:top w:val="nil"/>
              <w:left w:val="single" w:sz="8" w:space="0" w:color="auto"/>
              <w:bottom w:val="nil"/>
              <w:right w:val="single" w:sz="8" w:space="0" w:color="auto"/>
            </w:tcBorders>
            <w:shd w:val="clear" w:color="auto" w:fill="auto"/>
            <w:noWrap/>
            <w:vAlign w:val="bottom"/>
            <w:hideMark/>
          </w:tcPr>
          <w:p w14:paraId="6E6C907E" w14:textId="77777777" w:rsidR="00C8129E" w:rsidRPr="00DB1F8B" w:rsidRDefault="00C8129E" w:rsidP="00A23D18">
            <w:pPr>
              <w:rPr>
                <w:rFonts w:ascii="Consolas" w:hAnsi="Consolas" w:cs="Calibri"/>
                <w:color w:val="000000"/>
                <w:sz w:val="12"/>
                <w:szCs w:val="12"/>
              </w:rPr>
            </w:pPr>
            <w:r w:rsidRPr="00DB1F8B">
              <w:rPr>
                <w:rFonts w:ascii="Consolas" w:hAnsi="Consolas" w:cs="Calibri"/>
                <w:color w:val="000000"/>
                <w:sz w:val="12"/>
                <w:szCs w:val="12"/>
              </w:rPr>
              <w:t> </w:t>
            </w:r>
          </w:p>
        </w:tc>
        <w:tc>
          <w:tcPr>
            <w:tcW w:w="153" w:type="pct"/>
            <w:tcBorders>
              <w:top w:val="nil"/>
              <w:left w:val="nil"/>
              <w:bottom w:val="nil"/>
              <w:right w:val="nil"/>
            </w:tcBorders>
            <w:shd w:val="clear" w:color="auto" w:fill="auto"/>
            <w:noWrap/>
            <w:vAlign w:val="bottom"/>
            <w:hideMark/>
          </w:tcPr>
          <w:p w14:paraId="55F02529" w14:textId="77777777" w:rsidR="00C8129E" w:rsidRPr="00DB1F8B" w:rsidRDefault="00C8129E" w:rsidP="00A23D18">
            <w:pPr>
              <w:rPr>
                <w:rFonts w:ascii="Consolas" w:hAnsi="Consolas" w:cs="Calibri"/>
                <w:color w:val="000000"/>
                <w:sz w:val="12"/>
                <w:szCs w:val="12"/>
              </w:rPr>
            </w:pPr>
          </w:p>
        </w:tc>
        <w:tc>
          <w:tcPr>
            <w:tcW w:w="1457" w:type="pct"/>
            <w:tcBorders>
              <w:top w:val="nil"/>
              <w:left w:val="single" w:sz="8" w:space="0" w:color="auto"/>
              <w:bottom w:val="nil"/>
              <w:right w:val="single" w:sz="8" w:space="0" w:color="auto"/>
            </w:tcBorders>
            <w:shd w:val="clear" w:color="auto" w:fill="auto"/>
            <w:vAlign w:val="bottom"/>
            <w:hideMark/>
          </w:tcPr>
          <w:p w14:paraId="78CE8B9B" w14:textId="77777777" w:rsidR="00C8129E" w:rsidRPr="00DB1F8B" w:rsidRDefault="00C8129E" w:rsidP="00A23D18">
            <w:pPr>
              <w:rPr>
                <w:rFonts w:ascii="Consolas" w:hAnsi="Consolas" w:cs="Calibri"/>
                <w:color w:val="000000"/>
                <w:sz w:val="12"/>
                <w:szCs w:val="12"/>
              </w:rPr>
            </w:pPr>
            <w:proofErr w:type="spellStart"/>
            <w:r w:rsidRPr="00DB1F8B">
              <w:rPr>
                <w:rFonts w:ascii="Consolas" w:hAnsi="Consolas" w:cs="Calibri"/>
                <w:color w:val="000000"/>
                <w:sz w:val="12"/>
                <w:szCs w:val="12"/>
              </w:rPr>
              <w:t>corr_matrix</w:t>
            </w:r>
            <w:proofErr w:type="spellEnd"/>
            <w:r w:rsidRPr="00DB1F8B">
              <w:rPr>
                <w:rFonts w:ascii="Consolas" w:hAnsi="Consolas" w:cs="Calibri"/>
                <w:color w:val="000000"/>
                <w:sz w:val="12"/>
                <w:szCs w:val="12"/>
              </w:rPr>
              <w:t xml:space="preserve"> = </w:t>
            </w:r>
            <w:proofErr w:type="spellStart"/>
            <w:r w:rsidRPr="00DB1F8B">
              <w:rPr>
                <w:rFonts w:ascii="Consolas" w:hAnsi="Consolas" w:cs="Calibri"/>
                <w:color w:val="000000"/>
                <w:sz w:val="12"/>
                <w:szCs w:val="12"/>
              </w:rPr>
              <w:t>numeric_data.corr</w:t>
            </w:r>
            <w:proofErr w:type="spellEnd"/>
            <w:r w:rsidRPr="00DB1F8B">
              <w:rPr>
                <w:rFonts w:ascii="Consolas" w:hAnsi="Consolas" w:cs="Calibri"/>
                <w:color w:val="000000"/>
                <w:sz w:val="12"/>
                <w:szCs w:val="12"/>
              </w:rPr>
              <w:t>(method='</w:t>
            </w:r>
            <w:proofErr w:type="spellStart"/>
            <w:r w:rsidRPr="00DB1F8B">
              <w:rPr>
                <w:rFonts w:ascii="Consolas" w:hAnsi="Consolas" w:cs="Calibri"/>
                <w:color w:val="000000"/>
                <w:sz w:val="12"/>
                <w:szCs w:val="12"/>
              </w:rPr>
              <w:t>pearson</w:t>
            </w:r>
            <w:proofErr w:type="spellEnd"/>
            <w:r w:rsidRPr="00DB1F8B">
              <w:rPr>
                <w:rFonts w:ascii="Consolas" w:hAnsi="Consolas" w:cs="Calibri"/>
                <w:color w:val="000000"/>
                <w:sz w:val="12"/>
                <w:szCs w:val="12"/>
              </w:rPr>
              <w:t>')</w:t>
            </w:r>
          </w:p>
        </w:tc>
        <w:tc>
          <w:tcPr>
            <w:tcW w:w="153" w:type="pct"/>
            <w:tcBorders>
              <w:top w:val="nil"/>
              <w:left w:val="nil"/>
              <w:bottom w:val="nil"/>
              <w:right w:val="nil"/>
            </w:tcBorders>
            <w:shd w:val="clear" w:color="auto" w:fill="auto"/>
            <w:noWrap/>
            <w:vAlign w:val="bottom"/>
            <w:hideMark/>
          </w:tcPr>
          <w:p w14:paraId="26CEA0DD" w14:textId="77777777" w:rsidR="00C8129E" w:rsidRPr="00DB1F8B" w:rsidRDefault="00C8129E" w:rsidP="00A23D18">
            <w:pPr>
              <w:rPr>
                <w:rFonts w:ascii="Consolas" w:hAnsi="Consolas" w:cs="Calibri"/>
                <w:color w:val="000000"/>
                <w:sz w:val="12"/>
                <w:szCs w:val="12"/>
              </w:rPr>
            </w:pPr>
          </w:p>
        </w:tc>
        <w:tc>
          <w:tcPr>
            <w:tcW w:w="1804" w:type="pct"/>
            <w:tcBorders>
              <w:top w:val="nil"/>
              <w:left w:val="single" w:sz="8" w:space="0" w:color="auto"/>
              <w:bottom w:val="nil"/>
              <w:right w:val="single" w:sz="8" w:space="0" w:color="auto"/>
            </w:tcBorders>
            <w:shd w:val="clear" w:color="auto" w:fill="auto"/>
            <w:noWrap/>
            <w:vAlign w:val="bottom"/>
            <w:hideMark/>
          </w:tcPr>
          <w:p w14:paraId="5FFDF2F5" w14:textId="77777777" w:rsidR="00C8129E" w:rsidRPr="00DB1F8B" w:rsidRDefault="00C8129E" w:rsidP="00A23D18">
            <w:pPr>
              <w:rPr>
                <w:rFonts w:ascii="Consolas" w:hAnsi="Consolas" w:cs="Calibri"/>
                <w:b/>
                <w:bCs/>
                <w:color w:val="808080"/>
                <w:sz w:val="12"/>
                <w:szCs w:val="12"/>
              </w:rPr>
            </w:pPr>
            <w:r w:rsidRPr="00DB1F8B">
              <w:rPr>
                <w:rFonts w:ascii="Consolas" w:hAnsi="Consolas" w:cs="Calibri"/>
                <w:b/>
                <w:bCs/>
                <w:color w:val="808080"/>
                <w:sz w:val="12"/>
                <w:szCs w:val="12"/>
              </w:rPr>
              <w:t>/* Find the highly correlated variables and remove them */</w:t>
            </w:r>
          </w:p>
        </w:tc>
      </w:tr>
      <w:tr w:rsidR="00C8129E" w:rsidRPr="00DB1F8B" w14:paraId="64E0BDE9" w14:textId="77777777" w:rsidTr="00A23D18">
        <w:trPr>
          <w:trHeight w:val="237"/>
        </w:trPr>
        <w:tc>
          <w:tcPr>
            <w:tcW w:w="1432" w:type="pct"/>
            <w:tcBorders>
              <w:top w:val="nil"/>
              <w:left w:val="single" w:sz="8" w:space="0" w:color="auto"/>
              <w:bottom w:val="nil"/>
              <w:right w:val="single" w:sz="8" w:space="0" w:color="auto"/>
            </w:tcBorders>
            <w:shd w:val="clear" w:color="auto" w:fill="auto"/>
            <w:noWrap/>
            <w:vAlign w:val="bottom"/>
            <w:hideMark/>
          </w:tcPr>
          <w:p w14:paraId="4397F43B" w14:textId="77777777" w:rsidR="00C8129E" w:rsidRPr="00DB1F8B" w:rsidRDefault="00C8129E" w:rsidP="00A23D18">
            <w:pPr>
              <w:rPr>
                <w:rFonts w:ascii="Consolas" w:hAnsi="Consolas" w:cs="Calibri"/>
                <w:b/>
                <w:bCs/>
                <w:color w:val="808080"/>
                <w:sz w:val="12"/>
                <w:szCs w:val="12"/>
              </w:rPr>
            </w:pPr>
            <w:r w:rsidRPr="00DB1F8B">
              <w:rPr>
                <w:rFonts w:ascii="Consolas" w:hAnsi="Consolas" w:cs="Calibri"/>
                <w:b/>
                <w:bCs/>
                <w:color w:val="808080"/>
                <w:sz w:val="12"/>
                <w:szCs w:val="12"/>
              </w:rPr>
              <w:t># Plot the correlation matrix to visualize the correlations</w:t>
            </w:r>
          </w:p>
        </w:tc>
        <w:tc>
          <w:tcPr>
            <w:tcW w:w="153" w:type="pct"/>
            <w:tcBorders>
              <w:top w:val="nil"/>
              <w:left w:val="nil"/>
              <w:bottom w:val="nil"/>
              <w:right w:val="nil"/>
            </w:tcBorders>
            <w:shd w:val="clear" w:color="auto" w:fill="auto"/>
            <w:noWrap/>
            <w:vAlign w:val="bottom"/>
            <w:hideMark/>
          </w:tcPr>
          <w:p w14:paraId="37814FA7" w14:textId="77777777" w:rsidR="00C8129E" w:rsidRPr="00DB1F8B" w:rsidRDefault="00C8129E" w:rsidP="00A23D18">
            <w:pPr>
              <w:rPr>
                <w:rFonts w:ascii="Consolas" w:hAnsi="Consolas" w:cs="Calibri"/>
                <w:b/>
                <w:bCs/>
                <w:color w:val="808080"/>
                <w:sz w:val="12"/>
                <w:szCs w:val="12"/>
              </w:rPr>
            </w:pPr>
          </w:p>
        </w:tc>
        <w:tc>
          <w:tcPr>
            <w:tcW w:w="1457" w:type="pct"/>
            <w:tcBorders>
              <w:top w:val="nil"/>
              <w:left w:val="single" w:sz="8" w:space="0" w:color="auto"/>
              <w:bottom w:val="nil"/>
              <w:right w:val="single" w:sz="8" w:space="0" w:color="auto"/>
            </w:tcBorders>
            <w:shd w:val="clear" w:color="auto" w:fill="auto"/>
            <w:vAlign w:val="bottom"/>
            <w:hideMark/>
          </w:tcPr>
          <w:p w14:paraId="76D999CC" w14:textId="77777777" w:rsidR="00C8129E" w:rsidRPr="00DB1F8B" w:rsidRDefault="00C8129E" w:rsidP="00A23D18">
            <w:pPr>
              <w:rPr>
                <w:rFonts w:ascii="Consolas" w:hAnsi="Consolas" w:cs="Calibri"/>
                <w:color w:val="000000"/>
                <w:sz w:val="12"/>
                <w:szCs w:val="12"/>
              </w:rPr>
            </w:pPr>
            <w:r w:rsidRPr="00DB1F8B">
              <w:rPr>
                <w:rFonts w:ascii="Consolas" w:hAnsi="Consolas" w:cs="Calibri"/>
                <w:color w:val="000000"/>
                <w:sz w:val="12"/>
                <w:szCs w:val="12"/>
              </w:rPr>
              <w:t> </w:t>
            </w:r>
          </w:p>
        </w:tc>
        <w:tc>
          <w:tcPr>
            <w:tcW w:w="153" w:type="pct"/>
            <w:tcBorders>
              <w:top w:val="nil"/>
              <w:left w:val="nil"/>
              <w:bottom w:val="nil"/>
              <w:right w:val="nil"/>
            </w:tcBorders>
            <w:shd w:val="clear" w:color="auto" w:fill="auto"/>
            <w:noWrap/>
            <w:vAlign w:val="bottom"/>
            <w:hideMark/>
          </w:tcPr>
          <w:p w14:paraId="14EE290A" w14:textId="77777777" w:rsidR="00C8129E" w:rsidRPr="00DB1F8B" w:rsidRDefault="00C8129E" w:rsidP="00A23D18">
            <w:pPr>
              <w:rPr>
                <w:rFonts w:ascii="Consolas" w:hAnsi="Consolas" w:cs="Calibri"/>
                <w:color w:val="000000"/>
                <w:sz w:val="12"/>
                <w:szCs w:val="12"/>
              </w:rPr>
            </w:pPr>
          </w:p>
        </w:tc>
        <w:tc>
          <w:tcPr>
            <w:tcW w:w="1804" w:type="pct"/>
            <w:tcBorders>
              <w:top w:val="nil"/>
              <w:left w:val="single" w:sz="8" w:space="0" w:color="auto"/>
              <w:bottom w:val="nil"/>
              <w:right w:val="single" w:sz="8" w:space="0" w:color="auto"/>
            </w:tcBorders>
            <w:shd w:val="clear" w:color="auto" w:fill="auto"/>
            <w:noWrap/>
            <w:vAlign w:val="bottom"/>
            <w:hideMark/>
          </w:tcPr>
          <w:p w14:paraId="0FA916EA" w14:textId="77777777" w:rsidR="00C8129E" w:rsidRPr="00DB1F8B" w:rsidRDefault="00C8129E" w:rsidP="00A23D18">
            <w:pPr>
              <w:rPr>
                <w:rFonts w:ascii="Consolas" w:hAnsi="Consolas" w:cs="Calibri"/>
                <w:color w:val="000000"/>
                <w:sz w:val="12"/>
                <w:szCs w:val="12"/>
              </w:rPr>
            </w:pPr>
            <w:r w:rsidRPr="00DB1F8B">
              <w:rPr>
                <w:rFonts w:ascii="Consolas" w:hAnsi="Consolas" w:cs="Calibri"/>
                <w:b/>
                <w:bCs/>
                <w:color w:val="7030A0"/>
                <w:sz w:val="12"/>
                <w:szCs w:val="12"/>
              </w:rPr>
              <w:t>DATA</w:t>
            </w:r>
            <w:r w:rsidRPr="00DB1F8B">
              <w:rPr>
                <w:rFonts w:ascii="Consolas" w:hAnsi="Consolas" w:cs="Calibri"/>
                <w:color w:val="000000"/>
                <w:sz w:val="12"/>
                <w:szCs w:val="12"/>
              </w:rPr>
              <w:t xml:space="preserve"> </w:t>
            </w:r>
            <w:proofErr w:type="spellStart"/>
            <w:r w:rsidRPr="00DB1F8B">
              <w:rPr>
                <w:rFonts w:ascii="Consolas" w:hAnsi="Consolas" w:cs="Calibri"/>
                <w:color w:val="000000"/>
                <w:sz w:val="12"/>
                <w:szCs w:val="12"/>
              </w:rPr>
              <w:t>high_corr</w:t>
            </w:r>
            <w:proofErr w:type="spellEnd"/>
            <w:r w:rsidRPr="00DB1F8B">
              <w:rPr>
                <w:rFonts w:ascii="Consolas" w:hAnsi="Consolas" w:cs="Calibri"/>
                <w:color w:val="000000"/>
                <w:sz w:val="12"/>
                <w:szCs w:val="12"/>
              </w:rPr>
              <w:t>;</w:t>
            </w:r>
          </w:p>
        </w:tc>
      </w:tr>
      <w:tr w:rsidR="00C8129E" w:rsidRPr="00DB1F8B" w14:paraId="2A44FCF0" w14:textId="77777777" w:rsidTr="00A23D18">
        <w:trPr>
          <w:trHeight w:val="227"/>
        </w:trPr>
        <w:tc>
          <w:tcPr>
            <w:tcW w:w="1432" w:type="pct"/>
            <w:tcBorders>
              <w:top w:val="nil"/>
              <w:left w:val="single" w:sz="8" w:space="0" w:color="auto"/>
              <w:bottom w:val="nil"/>
              <w:right w:val="single" w:sz="8" w:space="0" w:color="auto"/>
            </w:tcBorders>
            <w:shd w:val="clear" w:color="auto" w:fill="auto"/>
            <w:noWrap/>
            <w:vAlign w:val="bottom"/>
            <w:hideMark/>
          </w:tcPr>
          <w:p w14:paraId="1CE2889C" w14:textId="77777777" w:rsidR="00C8129E" w:rsidRPr="00DB1F8B" w:rsidRDefault="00C8129E" w:rsidP="00A23D18">
            <w:pPr>
              <w:rPr>
                <w:rFonts w:ascii="Consolas" w:hAnsi="Consolas" w:cs="Calibri"/>
                <w:color w:val="000000"/>
                <w:sz w:val="12"/>
                <w:szCs w:val="12"/>
              </w:rPr>
            </w:pPr>
            <w:proofErr w:type="spellStart"/>
            <w:r w:rsidRPr="00DB1F8B">
              <w:rPr>
                <w:rFonts w:ascii="Consolas" w:hAnsi="Consolas" w:cs="Calibri"/>
                <w:color w:val="000000"/>
                <w:sz w:val="12"/>
                <w:szCs w:val="12"/>
              </w:rPr>
              <w:t>corrplot</w:t>
            </w:r>
            <w:proofErr w:type="spellEnd"/>
            <w:r w:rsidRPr="00DB1F8B">
              <w:rPr>
                <w:rFonts w:ascii="Consolas" w:hAnsi="Consolas" w:cs="Calibri"/>
                <w:color w:val="000000"/>
                <w:sz w:val="12"/>
                <w:szCs w:val="12"/>
              </w:rPr>
              <w:t>(</w:t>
            </w:r>
            <w:proofErr w:type="spellStart"/>
            <w:r w:rsidRPr="00DB1F8B">
              <w:rPr>
                <w:rFonts w:ascii="Consolas" w:hAnsi="Consolas" w:cs="Calibri"/>
                <w:color w:val="000000"/>
                <w:sz w:val="12"/>
                <w:szCs w:val="12"/>
              </w:rPr>
              <w:t>cor_matrix</w:t>
            </w:r>
            <w:proofErr w:type="spellEnd"/>
            <w:r w:rsidRPr="00DB1F8B">
              <w:rPr>
                <w:rFonts w:ascii="Consolas" w:hAnsi="Consolas" w:cs="Calibri"/>
                <w:color w:val="000000"/>
                <w:sz w:val="12"/>
                <w:szCs w:val="12"/>
              </w:rPr>
              <w:t>, method = "circle")</w:t>
            </w:r>
          </w:p>
        </w:tc>
        <w:tc>
          <w:tcPr>
            <w:tcW w:w="153" w:type="pct"/>
            <w:tcBorders>
              <w:top w:val="nil"/>
              <w:left w:val="nil"/>
              <w:bottom w:val="nil"/>
              <w:right w:val="nil"/>
            </w:tcBorders>
            <w:shd w:val="clear" w:color="auto" w:fill="auto"/>
            <w:noWrap/>
            <w:vAlign w:val="bottom"/>
            <w:hideMark/>
          </w:tcPr>
          <w:p w14:paraId="399F90E7" w14:textId="77777777" w:rsidR="00C8129E" w:rsidRPr="00DB1F8B" w:rsidRDefault="00C8129E" w:rsidP="00A23D18">
            <w:pPr>
              <w:rPr>
                <w:rFonts w:ascii="Consolas" w:hAnsi="Consolas" w:cs="Calibri"/>
                <w:color w:val="000000"/>
                <w:sz w:val="12"/>
                <w:szCs w:val="12"/>
              </w:rPr>
            </w:pPr>
          </w:p>
        </w:tc>
        <w:tc>
          <w:tcPr>
            <w:tcW w:w="1457" w:type="pct"/>
            <w:tcBorders>
              <w:top w:val="nil"/>
              <w:left w:val="single" w:sz="8" w:space="0" w:color="auto"/>
              <w:bottom w:val="nil"/>
              <w:right w:val="single" w:sz="8" w:space="0" w:color="auto"/>
            </w:tcBorders>
            <w:shd w:val="clear" w:color="auto" w:fill="auto"/>
            <w:vAlign w:val="bottom"/>
            <w:hideMark/>
          </w:tcPr>
          <w:p w14:paraId="3986CBA7" w14:textId="77777777" w:rsidR="00C8129E" w:rsidRPr="00DB1F8B" w:rsidRDefault="00C8129E" w:rsidP="00A23D18">
            <w:pPr>
              <w:rPr>
                <w:rFonts w:ascii="Consolas" w:hAnsi="Consolas" w:cs="Calibri"/>
                <w:b/>
                <w:bCs/>
                <w:color w:val="808080"/>
                <w:sz w:val="12"/>
                <w:szCs w:val="12"/>
              </w:rPr>
            </w:pPr>
            <w:r w:rsidRPr="00DB1F8B">
              <w:rPr>
                <w:rFonts w:ascii="Consolas" w:hAnsi="Consolas" w:cs="Calibri"/>
                <w:b/>
                <w:bCs/>
                <w:color w:val="808080"/>
                <w:sz w:val="12"/>
                <w:szCs w:val="12"/>
              </w:rPr>
              <w:t># Set the threshold for correlation</w:t>
            </w:r>
          </w:p>
        </w:tc>
        <w:tc>
          <w:tcPr>
            <w:tcW w:w="153" w:type="pct"/>
            <w:tcBorders>
              <w:top w:val="nil"/>
              <w:left w:val="nil"/>
              <w:bottom w:val="nil"/>
              <w:right w:val="nil"/>
            </w:tcBorders>
            <w:shd w:val="clear" w:color="auto" w:fill="auto"/>
            <w:noWrap/>
            <w:vAlign w:val="bottom"/>
            <w:hideMark/>
          </w:tcPr>
          <w:p w14:paraId="033FA86D" w14:textId="77777777" w:rsidR="00C8129E" w:rsidRPr="00DB1F8B" w:rsidRDefault="00C8129E" w:rsidP="00A23D18">
            <w:pPr>
              <w:rPr>
                <w:rFonts w:ascii="Consolas" w:hAnsi="Consolas" w:cs="Calibri"/>
                <w:b/>
                <w:bCs/>
                <w:color w:val="808080"/>
                <w:sz w:val="12"/>
                <w:szCs w:val="12"/>
              </w:rPr>
            </w:pPr>
          </w:p>
        </w:tc>
        <w:tc>
          <w:tcPr>
            <w:tcW w:w="1804" w:type="pct"/>
            <w:tcBorders>
              <w:top w:val="nil"/>
              <w:left w:val="single" w:sz="8" w:space="0" w:color="auto"/>
              <w:bottom w:val="nil"/>
              <w:right w:val="single" w:sz="8" w:space="0" w:color="auto"/>
            </w:tcBorders>
            <w:shd w:val="clear" w:color="auto" w:fill="auto"/>
            <w:noWrap/>
            <w:vAlign w:val="bottom"/>
            <w:hideMark/>
          </w:tcPr>
          <w:p w14:paraId="3C2D2082" w14:textId="77777777" w:rsidR="00C8129E" w:rsidRPr="00DB1F8B" w:rsidRDefault="00C8129E" w:rsidP="00A23D18">
            <w:pPr>
              <w:rPr>
                <w:rFonts w:ascii="Consolas" w:hAnsi="Consolas" w:cs="Calibri"/>
                <w:color w:val="000000"/>
                <w:sz w:val="12"/>
                <w:szCs w:val="12"/>
              </w:rPr>
            </w:pPr>
            <w:r w:rsidRPr="00DB1F8B">
              <w:rPr>
                <w:rFonts w:ascii="Consolas" w:hAnsi="Consolas" w:cs="Calibri"/>
                <w:color w:val="000000"/>
                <w:sz w:val="12"/>
                <w:szCs w:val="12"/>
              </w:rPr>
              <w:t xml:space="preserve">    </w:t>
            </w:r>
            <w:r w:rsidRPr="00DB1F8B">
              <w:rPr>
                <w:rFonts w:ascii="Consolas" w:hAnsi="Consolas" w:cs="Calibri"/>
                <w:b/>
                <w:bCs/>
                <w:color w:val="0070C0"/>
                <w:sz w:val="12"/>
                <w:szCs w:val="12"/>
              </w:rPr>
              <w:t>SET</w:t>
            </w:r>
            <w:r w:rsidRPr="00DB1F8B">
              <w:rPr>
                <w:rFonts w:ascii="Consolas" w:hAnsi="Consolas" w:cs="Calibri"/>
                <w:color w:val="000000"/>
                <w:sz w:val="12"/>
                <w:szCs w:val="12"/>
              </w:rPr>
              <w:t xml:space="preserve"> </w:t>
            </w:r>
            <w:proofErr w:type="spellStart"/>
            <w:r w:rsidRPr="00DB1F8B">
              <w:rPr>
                <w:rFonts w:ascii="Consolas" w:hAnsi="Consolas" w:cs="Calibri"/>
                <w:color w:val="000000"/>
                <w:sz w:val="12"/>
                <w:szCs w:val="12"/>
              </w:rPr>
              <w:t>corr_matrix</w:t>
            </w:r>
            <w:proofErr w:type="spellEnd"/>
            <w:r w:rsidRPr="00DB1F8B">
              <w:rPr>
                <w:rFonts w:ascii="Consolas" w:hAnsi="Consolas" w:cs="Calibri"/>
                <w:color w:val="000000"/>
                <w:sz w:val="12"/>
                <w:szCs w:val="12"/>
              </w:rPr>
              <w:t>;</w:t>
            </w:r>
          </w:p>
        </w:tc>
      </w:tr>
      <w:tr w:rsidR="00C8129E" w:rsidRPr="00DB1F8B" w14:paraId="7FA6D366" w14:textId="77777777" w:rsidTr="00A23D18">
        <w:trPr>
          <w:trHeight w:val="227"/>
        </w:trPr>
        <w:tc>
          <w:tcPr>
            <w:tcW w:w="1432" w:type="pct"/>
            <w:tcBorders>
              <w:top w:val="nil"/>
              <w:left w:val="single" w:sz="8" w:space="0" w:color="auto"/>
              <w:bottom w:val="nil"/>
              <w:right w:val="single" w:sz="8" w:space="0" w:color="auto"/>
            </w:tcBorders>
            <w:shd w:val="clear" w:color="auto" w:fill="auto"/>
            <w:noWrap/>
            <w:vAlign w:val="bottom"/>
            <w:hideMark/>
          </w:tcPr>
          <w:p w14:paraId="33A84846" w14:textId="77777777" w:rsidR="00C8129E" w:rsidRPr="00DB1F8B" w:rsidRDefault="00C8129E" w:rsidP="00A23D18">
            <w:pPr>
              <w:rPr>
                <w:rFonts w:ascii="Consolas" w:hAnsi="Consolas" w:cs="Calibri"/>
                <w:color w:val="000000"/>
                <w:sz w:val="12"/>
                <w:szCs w:val="12"/>
              </w:rPr>
            </w:pPr>
            <w:r w:rsidRPr="00DB1F8B">
              <w:rPr>
                <w:rFonts w:ascii="Consolas" w:hAnsi="Consolas" w:cs="Calibri"/>
                <w:color w:val="000000"/>
                <w:sz w:val="12"/>
                <w:szCs w:val="12"/>
              </w:rPr>
              <w:t> </w:t>
            </w:r>
          </w:p>
        </w:tc>
        <w:tc>
          <w:tcPr>
            <w:tcW w:w="153" w:type="pct"/>
            <w:tcBorders>
              <w:top w:val="nil"/>
              <w:left w:val="nil"/>
              <w:bottom w:val="nil"/>
              <w:right w:val="nil"/>
            </w:tcBorders>
            <w:shd w:val="clear" w:color="auto" w:fill="auto"/>
            <w:noWrap/>
            <w:vAlign w:val="bottom"/>
            <w:hideMark/>
          </w:tcPr>
          <w:p w14:paraId="59E96B09" w14:textId="77777777" w:rsidR="00C8129E" w:rsidRPr="00DB1F8B" w:rsidRDefault="00C8129E" w:rsidP="00A23D18">
            <w:pPr>
              <w:rPr>
                <w:rFonts w:ascii="Consolas" w:hAnsi="Consolas" w:cs="Calibri"/>
                <w:color w:val="000000"/>
                <w:sz w:val="12"/>
                <w:szCs w:val="12"/>
              </w:rPr>
            </w:pPr>
          </w:p>
        </w:tc>
        <w:tc>
          <w:tcPr>
            <w:tcW w:w="1457" w:type="pct"/>
            <w:tcBorders>
              <w:top w:val="nil"/>
              <w:left w:val="single" w:sz="8" w:space="0" w:color="auto"/>
              <w:bottom w:val="nil"/>
              <w:right w:val="single" w:sz="8" w:space="0" w:color="auto"/>
            </w:tcBorders>
            <w:shd w:val="clear" w:color="auto" w:fill="auto"/>
            <w:vAlign w:val="bottom"/>
            <w:hideMark/>
          </w:tcPr>
          <w:p w14:paraId="6ABC2EA7" w14:textId="77777777" w:rsidR="00C8129E" w:rsidRPr="00DB1F8B" w:rsidRDefault="00C8129E" w:rsidP="00A23D18">
            <w:pPr>
              <w:rPr>
                <w:rFonts w:ascii="Consolas" w:hAnsi="Consolas" w:cs="Calibri"/>
                <w:color w:val="000000"/>
                <w:sz w:val="12"/>
                <w:szCs w:val="12"/>
              </w:rPr>
            </w:pPr>
            <w:proofErr w:type="spellStart"/>
            <w:r w:rsidRPr="00DB1F8B">
              <w:rPr>
                <w:rFonts w:ascii="Consolas" w:hAnsi="Consolas" w:cs="Calibri"/>
                <w:color w:val="000000"/>
                <w:sz w:val="12"/>
                <w:szCs w:val="12"/>
              </w:rPr>
              <w:t>corr_threshold</w:t>
            </w:r>
            <w:proofErr w:type="spellEnd"/>
            <w:r w:rsidRPr="00DB1F8B">
              <w:rPr>
                <w:rFonts w:ascii="Consolas" w:hAnsi="Consolas" w:cs="Calibri"/>
                <w:color w:val="000000"/>
                <w:sz w:val="12"/>
                <w:szCs w:val="12"/>
              </w:rPr>
              <w:t xml:space="preserve"> = 0.8</w:t>
            </w:r>
          </w:p>
        </w:tc>
        <w:tc>
          <w:tcPr>
            <w:tcW w:w="153" w:type="pct"/>
            <w:tcBorders>
              <w:top w:val="nil"/>
              <w:left w:val="nil"/>
              <w:bottom w:val="nil"/>
              <w:right w:val="nil"/>
            </w:tcBorders>
            <w:shd w:val="clear" w:color="auto" w:fill="auto"/>
            <w:noWrap/>
            <w:vAlign w:val="bottom"/>
            <w:hideMark/>
          </w:tcPr>
          <w:p w14:paraId="5056BC92" w14:textId="77777777" w:rsidR="00C8129E" w:rsidRPr="00DB1F8B" w:rsidRDefault="00C8129E" w:rsidP="00A23D18">
            <w:pPr>
              <w:rPr>
                <w:rFonts w:ascii="Consolas" w:hAnsi="Consolas" w:cs="Calibri"/>
                <w:color w:val="000000"/>
                <w:sz w:val="12"/>
                <w:szCs w:val="12"/>
              </w:rPr>
            </w:pPr>
          </w:p>
        </w:tc>
        <w:tc>
          <w:tcPr>
            <w:tcW w:w="1804" w:type="pct"/>
            <w:tcBorders>
              <w:top w:val="nil"/>
              <w:left w:val="single" w:sz="8" w:space="0" w:color="auto"/>
              <w:bottom w:val="nil"/>
              <w:right w:val="single" w:sz="8" w:space="0" w:color="auto"/>
            </w:tcBorders>
            <w:shd w:val="clear" w:color="auto" w:fill="auto"/>
            <w:noWrap/>
            <w:vAlign w:val="bottom"/>
            <w:hideMark/>
          </w:tcPr>
          <w:p w14:paraId="2A8D0934" w14:textId="77777777" w:rsidR="00C8129E" w:rsidRPr="00DB1F8B" w:rsidRDefault="00C8129E" w:rsidP="00A23D18">
            <w:pPr>
              <w:rPr>
                <w:rFonts w:ascii="Consolas" w:hAnsi="Consolas" w:cs="Calibri"/>
                <w:color w:val="000000"/>
                <w:sz w:val="12"/>
                <w:szCs w:val="12"/>
              </w:rPr>
            </w:pPr>
            <w:r w:rsidRPr="00DB1F8B">
              <w:rPr>
                <w:rFonts w:ascii="Consolas" w:hAnsi="Consolas" w:cs="Calibri"/>
                <w:color w:val="000000"/>
                <w:sz w:val="12"/>
                <w:szCs w:val="12"/>
              </w:rPr>
              <w:t xml:space="preserve">    </w:t>
            </w:r>
            <w:r w:rsidRPr="00DB1F8B">
              <w:rPr>
                <w:rFonts w:ascii="Consolas" w:hAnsi="Consolas" w:cs="Calibri"/>
                <w:b/>
                <w:bCs/>
                <w:color w:val="0070C0"/>
                <w:sz w:val="12"/>
                <w:szCs w:val="12"/>
              </w:rPr>
              <w:t>ARRAY</w:t>
            </w:r>
            <w:r w:rsidRPr="00DB1F8B">
              <w:rPr>
                <w:rFonts w:ascii="Consolas" w:hAnsi="Consolas" w:cs="Calibri"/>
                <w:color w:val="000000"/>
                <w:sz w:val="12"/>
                <w:szCs w:val="12"/>
              </w:rPr>
              <w:t xml:space="preserve"> _vars(*)</w:t>
            </w:r>
            <w:r w:rsidRPr="00DB1F8B">
              <w:rPr>
                <w:rFonts w:ascii="Consolas" w:hAnsi="Consolas" w:cs="Calibri"/>
                <w:b/>
                <w:bCs/>
                <w:color w:val="0070C0"/>
                <w:sz w:val="12"/>
                <w:szCs w:val="12"/>
              </w:rPr>
              <w:t xml:space="preserve"> _NUMERIC_</w:t>
            </w:r>
            <w:r w:rsidRPr="00DB1F8B">
              <w:rPr>
                <w:rFonts w:ascii="Consolas" w:hAnsi="Consolas" w:cs="Calibri"/>
                <w:color w:val="000000"/>
                <w:sz w:val="12"/>
                <w:szCs w:val="12"/>
              </w:rPr>
              <w:t>;</w:t>
            </w:r>
          </w:p>
        </w:tc>
      </w:tr>
      <w:tr w:rsidR="00C8129E" w:rsidRPr="00DB1F8B" w14:paraId="4993F143" w14:textId="77777777" w:rsidTr="00A23D18">
        <w:trPr>
          <w:trHeight w:val="237"/>
        </w:trPr>
        <w:tc>
          <w:tcPr>
            <w:tcW w:w="1432" w:type="pct"/>
            <w:tcBorders>
              <w:top w:val="nil"/>
              <w:left w:val="single" w:sz="8" w:space="0" w:color="auto"/>
              <w:bottom w:val="nil"/>
              <w:right w:val="single" w:sz="8" w:space="0" w:color="auto"/>
            </w:tcBorders>
            <w:shd w:val="clear" w:color="auto" w:fill="auto"/>
            <w:noWrap/>
            <w:vAlign w:val="bottom"/>
            <w:hideMark/>
          </w:tcPr>
          <w:p w14:paraId="3E08E325" w14:textId="77777777" w:rsidR="00C8129E" w:rsidRPr="00DB1F8B" w:rsidRDefault="00C8129E" w:rsidP="00A23D18">
            <w:pPr>
              <w:rPr>
                <w:rFonts w:ascii="Consolas" w:hAnsi="Consolas" w:cs="Calibri"/>
                <w:b/>
                <w:bCs/>
                <w:color w:val="808080"/>
                <w:sz w:val="12"/>
                <w:szCs w:val="12"/>
              </w:rPr>
            </w:pPr>
            <w:r w:rsidRPr="00DB1F8B">
              <w:rPr>
                <w:rFonts w:ascii="Consolas" w:hAnsi="Consolas" w:cs="Calibri"/>
                <w:b/>
                <w:bCs/>
                <w:color w:val="808080"/>
                <w:sz w:val="12"/>
                <w:szCs w:val="12"/>
              </w:rPr>
              <w:t># Find highly correlated variables with a threshold of 0.8</w:t>
            </w:r>
          </w:p>
        </w:tc>
        <w:tc>
          <w:tcPr>
            <w:tcW w:w="153" w:type="pct"/>
            <w:tcBorders>
              <w:top w:val="nil"/>
              <w:left w:val="nil"/>
              <w:bottom w:val="nil"/>
              <w:right w:val="nil"/>
            </w:tcBorders>
            <w:shd w:val="clear" w:color="auto" w:fill="auto"/>
            <w:noWrap/>
            <w:vAlign w:val="bottom"/>
            <w:hideMark/>
          </w:tcPr>
          <w:p w14:paraId="75FEDC47" w14:textId="77777777" w:rsidR="00C8129E" w:rsidRPr="00DB1F8B" w:rsidRDefault="00C8129E" w:rsidP="00A23D18">
            <w:pPr>
              <w:rPr>
                <w:rFonts w:ascii="Consolas" w:hAnsi="Consolas" w:cs="Calibri"/>
                <w:b/>
                <w:bCs/>
                <w:color w:val="808080"/>
                <w:sz w:val="12"/>
                <w:szCs w:val="12"/>
              </w:rPr>
            </w:pPr>
          </w:p>
        </w:tc>
        <w:tc>
          <w:tcPr>
            <w:tcW w:w="1457" w:type="pct"/>
            <w:tcBorders>
              <w:top w:val="nil"/>
              <w:left w:val="single" w:sz="8" w:space="0" w:color="auto"/>
              <w:bottom w:val="nil"/>
              <w:right w:val="single" w:sz="8" w:space="0" w:color="auto"/>
            </w:tcBorders>
            <w:shd w:val="clear" w:color="auto" w:fill="auto"/>
            <w:vAlign w:val="bottom"/>
            <w:hideMark/>
          </w:tcPr>
          <w:p w14:paraId="4D5587D4" w14:textId="77777777" w:rsidR="00C8129E" w:rsidRPr="00DB1F8B" w:rsidRDefault="00C8129E" w:rsidP="00A23D18">
            <w:pPr>
              <w:rPr>
                <w:rFonts w:ascii="Consolas" w:hAnsi="Consolas" w:cs="Calibri"/>
                <w:color w:val="000000"/>
                <w:sz w:val="12"/>
                <w:szCs w:val="12"/>
              </w:rPr>
            </w:pPr>
            <w:r w:rsidRPr="00DB1F8B">
              <w:rPr>
                <w:rFonts w:ascii="Consolas" w:hAnsi="Consolas" w:cs="Calibri"/>
                <w:color w:val="000000"/>
                <w:sz w:val="12"/>
                <w:szCs w:val="12"/>
              </w:rPr>
              <w:t> </w:t>
            </w:r>
          </w:p>
        </w:tc>
        <w:tc>
          <w:tcPr>
            <w:tcW w:w="153" w:type="pct"/>
            <w:tcBorders>
              <w:top w:val="nil"/>
              <w:left w:val="nil"/>
              <w:bottom w:val="nil"/>
              <w:right w:val="nil"/>
            </w:tcBorders>
            <w:shd w:val="clear" w:color="auto" w:fill="auto"/>
            <w:noWrap/>
            <w:vAlign w:val="bottom"/>
            <w:hideMark/>
          </w:tcPr>
          <w:p w14:paraId="6548A98E" w14:textId="77777777" w:rsidR="00C8129E" w:rsidRPr="00DB1F8B" w:rsidRDefault="00C8129E" w:rsidP="00A23D18">
            <w:pPr>
              <w:rPr>
                <w:rFonts w:ascii="Consolas" w:hAnsi="Consolas" w:cs="Calibri"/>
                <w:color w:val="000000"/>
                <w:sz w:val="12"/>
                <w:szCs w:val="12"/>
              </w:rPr>
            </w:pPr>
          </w:p>
        </w:tc>
        <w:tc>
          <w:tcPr>
            <w:tcW w:w="1804" w:type="pct"/>
            <w:tcBorders>
              <w:top w:val="nil"/>
              <w:left w:val="single" w:sz="8" w:space="0" w:color="auto"/>
              <w:bottom w:val="nil"/>
              <w:right w:val="single" w:sz="8" w:space="0" w:color="auto"/>
            </w:tcBorders>
            <w:shd w:val="clear" w:color="auto" w:fill="auto"/>
            <w:noWrap/>
            <w:vAlign w:val="bottom"/>
            <w:hideMark/>
          </w:tcPr>
          <w:p w14:paraId="2F9D88C0" w14:textId="77777777" w:rsidR="00C8129E" w:rsidRPr="00DB1F8B" w:rsidRDefault="00C8129E" w:rsidP="00A23D18">
            <w:pPr>
              <w:rPr>
                <w:rFonts w:ascii="Consolas" w:hAnsi="Consolas" w:cs="Calibri"/>
                <w:color w:val="000000"/>
                <w:sz w:val="12"/>
                <w:szCs w:val="12"/>
              </w:rPr>
            </w:pPr>
            <w:r w:rsidRPr="00DB1F8B">
              <w:rPr>
                <w:rFonts w:ascii="Consolas" w:hAnsi="Consolas" w:cs="Calibri"/>
                <w:color w:val="000000"/>
                <w:sz w:val="12"/>
                <w:szCs w:val="12"/>
              </w:rPr>
              <w:t xml:space="preserve">   </w:t>
            </w:r>
            <w:r w:rsidRPr="00DB1F8B">
              <w:rPr>
                <w:rFonts w:ascii="Consolas" w:hAnsi="Consolas" w:cs="Calibri"/>
                <w:b/>
                <w:bCs/>
                <w:color w:val="0070C0"/>
                <w:sz w:val="12"/>
                <w:szCs w:val="12"/>
              </w:rPr>
              <w:t xml:space="preserve"> DO</w:t>
            </w:r>
            <w:r w:rsidRPr="00DB1F8B">
              <w:rPr>
                <w:rFonts w:ascii="Consolas" w:hAnsi="Consolas" w:cs="Calibri"/>
                <w:color w:val="000000"/>
                <w:sz w:val="12"/>
                <w:szCs w:val="12"/>
              </w:rPr>
              <w:t xml:space="preserve"> </w:t>
            </w:r>
            <w:proofErr w:type="spellStart"/>
            <w:r w:rsidRPr="00DB1F8B">
              <w:rPr>
                <w:rFonts w:ascii="Consolas" w:hAnsi="Consolas" w:cs="Calibri"/>
                <w:color w:val="000000"/>
                <w:sz w:val="12"/>
                <w:szCs w:val="12"/>
              </w:rPr>
              <w:t>i</w:t>
            </w:r>
            <w:proofErr w:type="spellEnd"/>
            <w:r w:rsidRPr="00DB1F8B">
              <w:rPr>
                <w:rFonts w:ascii="Consolas" w:hAnsi="Consolas" w:cs="Calibri"/>
                <w:color w:val="000000"/>
                <w:sz w:val="12"/>
                <w:szCs w:val="12"/>
              </w:rPr>
              <w:t xml:space="preserve"> = 2 </w:t>
            </w:r>
            <w:r w:rsidRPr="00DB1F8B">
              <w:rPr>
                <w:rFonts w:ascii="Consolas" w:hAnsi="Consolas" w:cs="Calibri"/>
                <w:b/>
                <w:bCs/>
                <w:color w:val="0070C0"/>
                <w:sz w:val="12"/>
                <w:szCs w:val="12"/>
              </w:rPr>
              <w:t>TO</w:t>
            </w:r>
            <w:r w:rsidRPr="00DB1F8B">
              <w:rPr>
                <w:rFonts w:ascii="Consolas" w:hAnsi="Consolas" w:cs="Calibri"/>
                <w:color w:val="000000"/>
                <w:sz w:val="12"/>
                <w:szCs w:val="12"/>
              </w:rPr>
              <w:t xml:space="preserve"> dim(_vars);</w:t>
            </w:r>
          </w:p>
        </w:tc>
      </w:tr>
      <w:tr w:rsidR="00C8129E" w:rsidRPr="00DB1F8B" w14:paraId="20BDC7F7" w14:textId="77777777" w:rsidTr="00A23D18">
        <w:trPr>
          <w:trHeight w:val="237"/>
        </w:trPr>
        <w:tc>
          <w:tcPr>
            <w:tcW w:w="1432" w:type="pct"/>
            <w:tcBorders>
              <w:top w:val="nil"/>
              <w:left w:val="single" w:sz="8" w:space="0" w:color="auto"/>
              <w:bottom w:val="nil"/>
              <w:right w:val="single" w:sz="8" w:space="0" w:color="auto"/>
            </w:tcBorders>
            <w:shd w:val="clear" w:color="auto" w:fill="auto"/>
            <w:noWrap/>
            <w:vAlign w:val="bottom"/>
            <w:hideMark/>
          </w:tcPr>
          <w:p w14:paraId="4B9B6411" w14:textId="77777777" w:rsidR="00C8129E" w:rsidRPr="00DB1F8B" w:rsidRDefault="00C8129E" w:rsidP="00A23D18">
            <w:pPr>
              <w:rPr>
                <w:rFonts w:ascii="Consolas" w:hAnsi="Consolas" w:cs="Calibri"/>
                <w:color w:val="000000"/>
                <w:sz w:val="12"/>
                <w:szCs w:val="12"/>
              </w:rPr>
            </w:pPr>
            <w:proofErr w:type="spellStart"/>
            <w:r w:rsidRPr="00DB1F8B">
              <w:rPr>
                <w:rFonts w:ascii="Consolas" w:hAnsi="Consolas" w:cs="Calibri"/>
                <w:color w:val="000000"/>
                <w:sz w:val="12"/>
                <w:szCs w:val="12"/>
              </w:rPr>
              <w:t>high_cor</w:t>
            </w:r>
            <w:proofErr w:type="spellEnd"/>
            <w:r w:rsidRPr="00DB1F8B">
              <w:rPr>
                <w:rFonts w:ascii="Consolas" w:hAnsi="Consolas" w:cs="Calibri"/>
                <w:color w:val="000000"/>
                <w:sz w:val="12"/>
                <w:szCs w:val="12"/>
              </w:rPr>
              <w:t xml:space="preserve"> &lt;- </w:t>
            </w:r>
            <w:proofErr w:type="spellStart"/>
            <w:r w:rsidRPr="00DB1F8B">
              <w:rPr>
                <w:rFonts w:ascii="Consolas" w:hAnsi="Consolas" w:cs="Calibri"/>
                <w:color w:val="000000"/>
                <w:sz w:val="12"/>
                <w:szCs w:val="12"/>
              </w:rPr>
              <w:t>findCorrelation</w:t>
            </w:r>
            <w:proofErr w:type="spellEnd"/>
            <w:r w:rsidRPr="00DB1F8B">
              <w:rPr>
                <w:rFonts w:ascii="Consolas" w:hAnsi="Consolas" w:cs="Calibri"/>
                <w:color w:val="000000"/>
                <w:sz w:val="12"/>
                <w:szCs w:val="12"/>
              </w:rPr>
              <w:t>(</w:t>
            </w:r>
            <w:proofErr w:type="spellStart"/>
            <w:r w:rsidRPr="00DB1F8B">
              <w:rPr>
                <w:rFonts w:ascii="Consolas" w:hAnsi="Consolas" w:cs="Calibri"/>
                <w:color w:val="000000"/>
                <w:sz w:val="12"/>
                <w:szCs w:val="12"/>
              </w:rPr>
              <w:t>cor_matrix</w:t>
            </w:r>
            <w:proofErr w:type="spellEnd"/>
            <w:r w:rsidRPr="00DB1F8B">
              <w:rPr>
                <w:rFonts w:ascii="Consolas" w:hAnsi="Consolas" w:cs="Calibri"/>
                <w:color w:val="000000"/>
                <w:sz w:val="12"/>
                <w:szCs w:val="12"/>
              </w:rPr>
              <w:t>, cutoff = 0.8)</w:t>
            </w:r>
          </w:p>
        </w:tc>
        <w:tc>
          <w:tcPr>
            <w:tcW w:w="153" w:type="pct"/>
            <w:tcBorders>
              <w:top w:val="nil"/>
              <w:left w:val="nil"/>
              <w:bottom w:val="nil"/>
              <w:right w:val="nil"/>
            </w:tcBorders>
            <w:shd w:val="clear" w:color="auto" w:fill="auto"/>
            <w:noWrap/>
            <w:vAlign w:val="bottom"/>
            <w:hideMark/>
          </w:tcPr>
          <w:p w14:paraId="235ABA04" w14:textId="77777777" w:rsidR="00C8129E" w:rsidRPr="00DB1F8B" w:rsidRDefault="00C8129E" w:rsidP="00A23D18">
            <w:pPr>
              <w:rPr>
                <w:rFonts w:ascii="Consolas" w:hAnsi="Consolas" w:cs="Calibri"/>
                <w:color w:val="000000"/>
                <w:sz w:val="12"/>
                <w:szCs w:val="12"/>
              </w:rPr>
            </w:pPr>
          </w:p>
        </w:tc>
        <w:tc>
          <w:tcPr>
            <w:tcW w:w="1457" w:type="pct"/>
            <w:tcBorders>
              <w:top w:val="nil"/>
              <w:left w:val="single" w:sz="8" w:space="0" w:color="auto"/>
              <w:bottom w:val="nil"/>
              <w:right w:val="single" w:sz="8" w:space="0" w:color="auto"/>
            </w:tcBorders>
            <w:shd w:val="clear" w:color="auto" w:fill="auto"/>
            <w:vAlign w:val="bottom"/>
            <w:hideMark/>
          </w:tcPr>
          <w:p w14:paraId="6A9EFD1F" w14:textId="77777777" w:rsidR="00C8129E" w:rsidRPr="00DB1F8B" w:rsidRDefault="00C8129E" w:rsidP="00A23D18">
            <w:pPr>
              <w:rPr>
                <w:rFonts w:ascii="Consolas" w:hAnsi="Consolas" w:cs="Calibri"/>
                <w:b/>
                <w:bCs/>
                <w:color w:val="808080"/>
                <w:sz w:val="12"/>
                <w:szCs w:val="12"/>
              </w:rPr>
            </w:pPr>
            <w:r w:rsidRPr="00DB1F8B">
              <w:rPr>
                <w:rFonts w:ascii="Consolas" w:hAnsi="Consolas" w:cs="Calibri"/>
                <w:b/>
                <w:bCs/>
                <w:color w:val="808080"/>
                <w:sz w:val="12"/>
                <w:szCs w:val="12"/>
              </w:rPr>
              <w:t># Find the highly correlated variables and remove them</w:t>
            </w:r>
          </w:p>
        </w:tc>
        <w:tc>
          <w:tcPr>
            <w:tcW w:w="153" w:type="pct"/>
            <w:tcBorders>
              <w:top w:val="nil"/>
              <w:left w:val="nil"/>
              <w:bottom w:val="nil"/>
              <w:right w:val="nil"/>
            </w:tcBorders>
            <w:shd w:val="clear" w:color="auto" w:fill="auto"/>
            <w:noWrap/>
            <w:vAlign w:val="bottom"/>
            <w:hideMark/>
          </w:tcPr>
          <w:p w14:paraId="70618E03" w14:textId="77777777" w:rsidR="00C8129E" w:rsidRPr="00DB1F8B" w:rsidRDefault="00C8129E" w:rsidP="00A23D18">
            <w:pPr>
              <w:rPr>
                <w:rFonts w:ascii="Consolas" w:hAnsi="Consolas" w:cs="Calibri"/>
                <w:b/>
                <w:bCs/>
                <w:color w:val="808080"/>
                <w:sz w:val="12"/>
                <w:szCs w:val="12"/>
              </w:rPr>
            </w:pPr>
          </w:p>
        </w:tc>
        <w:tc>
          <w:tcPr>
            <w:tcW w:w="1804" w:type="pct"/>
            <w:tcBorders>
              <w:top w:val="nil"/>
              <w:left w:val="single" w:sz="8" w:space="0" w:color="auto"/>
              <w:bottom w:val="nil"/>
              <w:right w:val="single" w:sz="8" w:space="0" w:color="auto"/>
            </w:tcBorders>
            <w:shd w:val="clear" w:color="auto" w:fill="auto"/>
            <w:noWrap/>
            <w:vAlign w:val="bottom"/>
            <w:hideMark/>
          </w:tcPr>
          <w:p w14:paraId="6991FDAD" w14:textId="77777777" w:rsidR="00C8129E" w:rsidRPr="00DB1F8B" w:rsidRDefault="00C8129E" w:rsidP="00A23D18">
            <w:pPr>
              <w:rPr>
                <w:rFonts w:ascii="Consolas" w:hAnsi="Consolas" w:cs="Calibri"/>
                <w:color w:val="000000"/>
                <w:sz w:val="12"/>
                <w:szCs w:val="12"/>
              </w:rPr>
            </w:pPr>
            <w:r w:rsidRPr="00DB1F8B">
              <w:rPr>
                <w:rFonts w:ascii="Consolas" w:hAnsi="Consolas" w:cs="Calibri"/>
                <w:color w:val="000000"/>
                <w:sz w:val="12"/>
                <w:szCs w:val="12"/>
              </w:rPr>
              <w:t xml:space="preserve">        </w:t>
            </w:r>
            <w:r w:rsidRPr="00DB1F8B">
              <w:rPr>
                <w:rFonts w:ascii="Consolas" w:hAnsi="Consolas" w:cs="Calibri"/>
                <w:b/>
                <w:bCs/>
                <w:color w:val="0070C0"/>
                <w:sz w:val="12"/>
                <w:szCs w:val="12"/>
              </w:rPr>
              <w:t>DO</w:t>
            </w:r>
            <w:r w:rsidRPr="00DB1F8B">
              <w:rPr>
                <w:rFonts w:ascii="Consolas" w:hAnsi="Consolas" w:cs="Calibri"/>
                <w:color w:val="000000"/>
                <w:sz w:val="12"/>
                <w:szCs w:val="12"/>
              </w:rPr>
              <w:t xml:space="preserve"> j = 1 </w:t>
            </w:r>
            <w:r w:rsidRPr="00DB1F8B">
              <w:rPr>
                <w:rFonts w:ascii="Consolas" w:hAnsi="Consolas" w:cs="Calibri"/>
                <w:b/>
                <w:bCs/>
                <w:color w:val="0070C0"/>
                <w:sz w:val="12"/>
                <w:szCs w:val="12"/>
              </w:rPr>
              <w:t>TO</w:t>
            </w:r>
            <w:r w:rsidRPr="00DB1F8B">
              <w:rPr>
                <w:rFonts w:ascii="Consolas" w:hAnsi="Consolas" w:cs="Calibri"/>
                <w:color w:val="000000"/>
                <w:sz w:val="12"/>
                <w:szCs w:val="12"/>
              </w:rPr>
              <w:t xml:space="preserve"> </w:t>
            </w:r>
            <w:proofErr w:type="spellStart"/>
            <w:r w:rsidRPr="00DB1F8B">
              <w:rPr>
                <w:rFonts w:ascii="Consolas" w:hAnsi="Consolas" w:cs="Calibri"/>
                <w:color w:val="000000"/>
                <w:sz w:val="12"/>
                <w:szCs w:val="12"/>
              </w:rPr>
              <w:t>i</w:t>
            </w:r>
            <w:proofErr w:type="spellEnd"/>
            <w:r w:rsidRPr="00DB1F8B">
              <w:rPr>
                <w:rFonts w:ascii="Consolas" w:hAnsi="Consolas" w:cs="Calibri"/>
                <w:color w:val="000000"/>
                <w:sz w:val="12"/>
                <w:szCs w:val="12"/>
              </w:rPr>
              <w:t xml:space="preserve"> - 1;</w:t>
            </w:r>
          </w:p>
        </w:tc>
      </w:tr>
      <w:tr w:rsidR="00C8129E" w:rsidRPr="00DB1F8B" w14:paraId="49CB627A" w14:textId="77777777" w:rsidTr="00A23D18">
        <w:trPr>
          <w:trHeight w:val="227"/>
        </w:trPr>
        <w:tc>
          <w:tcPr>
            <w:tcW w:w="1432" w:type="pct"/>
            <w:tcBorders>
              <w:top w:val="nil"/>
              <w:left w:val="single" w:sz="8" w:space="0" w:color="auto"/>
              <w:bottom w:val="nil"/>
              <w:right w:val="single" w:sz="8" w:space="0" w:color="auto"/>
            </w:tcBorders>
            <w:shd w:val="clear" w:color="auto" w:fill="auto"/>
            <w:noWrap/>
            <w:vAlign w:val="bottom"/>
            <w:hideMark/>
          </w:tcPr>
          <w:p w14:paraId="2BAD1AB6" w14:textId="77777777" w:rsidR="00C8129E" w:rsidRPr="00DB1F8B" w:rsidRDefault="00C8129E" w:rsidP="00A23D18">
            <w:pPr>
              <w:rPr>
                <w:rFonts w:ascii="Consolas" w:hAnsi="Consolas" w:cs="Calibri"/>
                <w:color w:val="000000"/>
                <w:sz w:val="12"/>
                <w:szCs w:val="12"/>
              </w:rPr>
            </w:pPr>
            <w:r w:rsidRPr="00DB1F8B">
              <w:rPr>
                <w:rFonts w:ascii="Consolas" w:hAnsi="Consolas" w:cs="Calibri"/>
                <w:color w:val="000000"/>
                <w:sz w:val="12"/>
                <w:szCs w:val="12"/>
              </w:rPr>
              <w:t> </w:t>
            </w:r>
          </w:p>
        </w:tc>
        <w:tc>
          <w:tcPr>
            <w:tcW w:w="153" w:type="pct"/>
            <w:tcBorders>
              <w:top w:val="nil"/>
              <w:left w:val="nil"/>
              <w:bottom w:val="nil"/>
              <w:right w:val="nil"/>
            </w:tcBorders>
            <w:shd w:val="clear" w:color="auto" w:fill="auto"/>
            <w:noWrap/>
            <w:vAlign w:val="bottom"/>
            <w:hideMark/>
          </w:tcPr>
          <w:p w14:paraId="2AE672A3" w14:textId="77777777" w:rsidR="00C8129E" w:rsidRPr="00DB1F8B" w:rsidRDefault="00C8129E" w:rsidP="00A23D18">
            <w:pPr>
              <w:rPr>
                <w:rFonts w:ascii="Consolas" w:hAnsi="Consolas" w:cs="Calibri"/>
                <w:color w:val="000000"/>
                <w:sz w:val="12"/>
                <w:szCs w:val="12"/>
              </w:rPr>
            </w:pPr>
          </w:p>
        </w:tc>
        <w:tc>
          <w:tcPr>
            <w:tcW w:w="1457" w:type="pct"/>
            <w:tcBorders>
              <w:top w:val="nil"/>
              <w:left w:val="single" w:sz="8" w:space="0" w:color="auto"/>
              <w:bottom w:val="nil"/>
              <w:right w:val="single" w:sz="8" w:space="0" w:color="auto"/>
            </w:tcBorders>
            <w:shd w:val="clear" w:color="auto" w:fill="auto"/>
            <w:vAlign w:val="bottom"/>
            <w:hideMark/>
          </w:tcPr>
          <w:p w14:paraId="65C8ABBB" w14:textId="77777777" w:rsidR="00C8129E" w:rsidRPr="00DB1F8B" w:rsidRDefault="00C8129E" w:rsidP="00A23D18">
            <w:pPr>
              <w:rPr>
                <w:rFonts w:ascii="Consolas" w:hAnsi="Consolas" w:cs="Calibri"/>
                <w:color w:val="000000"/>
                <w:sz w:val="12"/>
                <w:szCs w:val="12"/>
              </w:rPr>
            </w:pPr>
            <w:proofErr w:type="spellStart"/>
            <w:r w:rsidRPr="00DB1F8B">
              <w:rPr>
                <w:rFonts w:ascii="Consolas" w:hAnsi="Consolas" w:cs="Calibri"/>
                <w:color w:val="000000"/>
                <w:sz w:val="12"/>
                <w:szCs w:val="12"/>
              </w:rPr>
              <w:t>high_corr</w:t>
            </w:r>
            <w:proofErr w:type="spellEnd"/>
            <w:r w:rsidRPr="00DB1F8B">
              <w:rPr>
                <w:rFonts w:ascii="Consolas" w:hAnsi="Consolas" w:cs="Calibri"/>
                <w:color w:val="000000"/>
                <w:sz w:val="12"/>
                <w:szCs w:val="12"/>
              </w:rPr>
              <w:t xml:space="preserve"> = set()</w:t>
            </w:r>
          </w:p>
        </w:tc>
        <w:tc>
          <w:tcPr>
            <w:tcW w:w="153" w:type="pct"/>
            <w:tcBorders>
              <w:top w:val="nil"/>
              <w:left w:val="nil"/>
              <w:bottom w:val="nil"/>
              <w:right w:val="nil"/>
            </w:tcBorders>
            <w:shd w:val="clear" w:color="auto" w:fill="auto"/>
            <w:noWrap/>
            <w:vAlign w:val="bottom"/>
            <w:hideMark/>
          </w:tcPr>
          <w:p w14:paraId="5E7120F0" w14:textId="77777777" w:rsidR="00C8129E" w:rsidRPr="00DB1F8B" w:rsidRDefault="00C8129E" w:rsidP="00A23D18">
            <w:pPr>
              <w:rPr>
                <w:rFonts w:ascii="Consolas" w:hAnsi="Consolas" w:cs="Calibri"/>
                <w:color w:val="000000"/>
                <w:sz w:val="12"/>
                <w:szCs w:val="12"/>
              </w:rPr>
            </w:pPr>
          </w:p>
        </w:tc>
        <w:tc>
          <w:tcPr>
            <w:tcW w:w="1804" w:type="pct"/>
            <w:tcBorders>
              <w:top w:val="nil"/>
              <w:left w:val="single" w:sz="8" w:space="0" w:color="auto"/>
              <w:bottom w:val="nil"/>
              <w:right w:val="single" w:sz="8" w:space="0" w:color="auto"/>
            </w:tcBorders>
            <w:shd w:val="clear" w:color="auto" w:fill="auto"/>
            <w:noWrap/>
            <w:vAlign w:val="bottom"/>
            <w:hideMark/>
          </w:tcPr>
          <w:p w14:paraId="350988A1" w14:textId="77777777" w:rsidR="00C8129E" w:rsidRPr="00DB1F8B" w:rsidRDefault="00C8129E" w:rsidP="00A23D18">
            <w:pPr>
              <w:rPr>
                <w:rFonts w:ascii="Consolas" w:hAnsi="Consolas" w:cs="Calibri"/>
                <w:color w:val="000000"/>
                <w:sz w:val="12"/>
                <w:szCs w:val="12"/>
              </w:rPr>
            </w:pPr>
            <w:r w:rsidRPr="00DB1F8B">
              <w:rPr>
                <w:rFonts w:ascii="Consolas" w:hAnsi="Consolas" w:cs="Calibri"/>
                <w:color w:val="000000"/>
                <w:sz w:val="12"/>
                <w:szCs w:val="12"/>
              </w:rPr>
              <w:t xml:space="preserve">           </w:t>
            </w:r>
            <w:r w:rsidRPr="00DB1F8B">
              <w:rPr>
                <w:rFonts w:ascii="Consolas" w:hAnsi="Consolas" w:cs="Calibri"/>
                <w:b/>
                <w:bCs/>
                <w:color w:val="0070C0"/>
                <w:sz w:val="12"/>
                <w:szCs w:val="12"/>
              </w:rPr>
              <w:t xml:space="preserve"> IF</w:t>
            </w:r>
            <w:r w:rsidRPr="00DB1F8B">
              <w:rPr>
                <w:rFonts w:ascii="Consolas" w:hAnsi="Consolas" w:cs="Calibri"/>
                <w:color w:val="000000"/>
                <w:sz w:val="12"/>
                <w:szCs w:val="12"/>
              </w:rPr>
              <w:t xml:space="preserve"> abs(_vars(</w:t>
            </w:r>
            <w:proofErr w:type="spellStart"/>
            <w:r w:rsidRPr="00DB1F8B">
              <w:rPr>
                <w:rFonts w:ascii="Consolas" w:hAnsi="Consolas" w:cs="Calibri"/>
                <w:color w:val="000000"/>
                <w:sz w:val="12"/>
                <w:szCs w:val="12"/>
              </w:rPr>
              <w:t>i</w:t>
            </w:r>
            <w:proofErr w:type="spellEnd"/>
            <w:r w:rsidRPr="00DB1F8B">
              <w:rPr>
                <w:rFonts w:ascii="Consolas" w:hAnsi="Consolas" w:cs="Calibri"/>
                <w:color w:val="000000"/>
                <w:sz w:val="12"/>
                <w:szCs w:val="12"/>
              </w:rPr>
              <w:t>)) &gt;= &amp;</w:t>
            </w:r>
            <w:proofErr w:type="spellStart"/>
            <w:r w:rsidRPr="00DB1F8B">
              <w:rPr>
                <w:rFonts w:ascii="Consolas" w:hAnsi="Consolas" w:cs="Calibri"/>
                <w:color w:val="000000"/>
                <w:sz w:val="12"/>
                <w:szCs w:val="12"/>
              </w:rPr>
              <w:t>corr_threshold</w:t>
            </w:r>
            <w:proofErr w:type="spellEnd"/>
            <w:r w:rsidRPr="00DB1F8B">
              <w:rPr>
                <w:rFonts w:ascii="Consolas" w:hAnsi="Consolas" w:cs="Calibri"/>
                <w:color w:val="000000"/>
                <w:sz w:val="12"/>
                <w:szCs w:val="12"/>
              </w:rPr>
              <w:t xml:space="preserve"> </w:t>
            </w:r>
            <w:r w:rsidRPr="00DB1F8B">
              <w:rPr>
                <w:rFonts w:ascii="Consolas" w:hAnsi="Consolas" w:cs="Calibri"/>
                <w:b/>
                <w:bCs/>
                <w:color w:val="0070C0"/>
                <w:sz w:val="12"/>
                <w:szCs w:val="12"/>
              </w:rPr>
              <w:t>AND</w:t>
            </w:r>
            <w:r w:rsidRPr="00DB1F8B">
              <w:rPr>
                <w:rFonts w:ascii="Consolas" w:hAnsi="Consolas" w:cs="Calibri"/>
                <w:color w:val="000000"/>
                <w:sz w:val="12"/>
                <w:szCs w:val="12"/>
              </w:rPr>
              <w:t xml:space="preserve"> abs(_vars(</w:t>
            </w:r>
            <w:proofErr w:type="spellStart"/>
            <w:r w:rsidRPr="00DB1F8B">
              <w:rPr>
                <w:rFonts w:ascii="Consolas" w:hAnsi="Consolas" w:cs="Calibri"/>
                <w:color w:val="000000"/>
                <w:sz w:val="12"/>
                <w:szCs w:val="12"/>
              </w:rPr>
              <w:t>i</w:t>
            </w:r>
            <w:proofErr w:type="spellEnd"/>
            <w:r w:rsidRPr="00DB1F8B">
              <w:rPr>
                <w:rFonts w:ascii="Consolas" w:hAnsi="Consolas" w:cs="Calibri"/>
                <w:color w:val="000000"/>
                <w:sz w:val="12"/>
                <w:szCs w:val="12"/>
              </w:rPr>
              <w:t xml:space="preserve">)) = abs(_vars(j)) </w:t>
            </w:r>
            <w:r w:rsidRPr="00DB1F8B">
              <w:rPr>
                <w:rFonts w:ascii="Consolas" w:hAnsi="Consolas" w:cs="Calibri"/>
                <w:b/>
                <w:bCs/>
                <w:color w:val="0070C0"/>
                <w:sz w:val="12"/>
                <w:szCs w:val="12"/>
              </w:rPr>
              <w:t>THEN DO</w:t>
            </w:r>
            <w:r w:rsidRPr="00DB1F8B">
              <w:rPr>
                <w:rFonts w:ascii="Consolas" w:hAnsi="Consolas" w:cs="Calibri"/>
                <w:color w:val="000000"/>
                <w:sz w:val="12"/>
                <w:szCs w:val="12"/>
              </w:rPr>
              <w:t>;</w:t>
            </w:r>
          </w:p>
        </w:tc>
      </w:tr>
      <w:tr w:rsidR="00C8129E" w:rsidRPr="00DB1F8B" w14:paraId="1C6162C3" w14:textId="77777777" w:rsidTr="00A23D18">
        <w:trPr>
          <w:trHeight w:val="237"/>
        </w:trPr>
        <w:tc>
          <w:tcPr>
            <w:tcW w:w="1432" w:type="pct"/>
            <w:tcBorders>
              <w:top w:val="nil"/>
              <w:left w:val="single" w:sz="8" w:space="0" w:color="auto"/>
              <w:bottom w:val="nil"/>
              <w:right w:val="single" w:sz="8" w:space="0" w:color="auto"/>
            </w:tcBorders>
            <w:shd w:val="clear" w:color="auto" w:fill="auto"/>
            <w:noWrap/>
            <w:vAlign w:val="bottom"/>
            <w:hideMark/>
          </w:tcPr>
          <w:p w14:paraId="1A8DC1EE" w14:textId="77777777" w:rsidR="00C8129E" w:rsidRPr="00DB1F8B" w:rsidRDefault="00C8129E" w:rsidP="00A23D18">
            <w:pPr>
              <w:rPr>
                <w:rFonts w:ascii="Consolas" w:hAnsi="Consolas" w:cs="Calibri"/>
                <w:b/>
                <w:bCs/>
                <w:color w:val="808080"/>
                <w:sz w:val="12"/>
                <w:szCs w:val="12"/>
              </w:rPr>
            </w:pPr>
            <w:r w:rsidRPr="00DB1F8B">
              <w:rPr>
                <w:rFonts w:ascii="Consolas" w:hAnsi="Consolas" w:cs="Calibri"/>
                <w:b/>
                <w:bCs/>
                <w:color w:val="808080"/>
                <w:sz w:val="12"/>
                <w:szCs w:val="12"/>
              </w:rPr>
              <w:t># Drop highly correlated vars and create the output data set</w:t>
            </w:r>
          </w:p>
        </w:tc>
        <w:tc>
          <w:tcPr>
            <w:tcW w:w="153" w:type="pct"/>
            <w:tcBorders>
              <w:top w:val="nil"/>
              <w:left w:val="nil"/>
              <w:bottom w:val="nil"/>
              <w:right w:val="nil"/>
            </w:tcBorders>
            <w:shd w:val="clear" w:color="auto" w:fill="auto"/>
            <w:noWrap/>
            <w:vAlign w:val="bottom"/>
            <w:hideMark/>
          </w:tcPr>
          <w:p w14:paraId="4B55989C" w14:textId="77777777" w:rsidR="00C8129E" w:rsidRPr="00DB1F8B" w:rsidRDefault="00C8129E" w:rsidP="00A23D18">
            <w:pPr>
              <w:rPr>
                <w:rFonts w:ascii="Consolas" w:hAnsi="Consolas" w:cs="Calibri"/>
                <w:b/>
                <w:bCs/>
                <w:color w:val="808080"/>
                <w:sz w:val="12"/>
                <w:szCs w:val="12"/>
              </w:rPr>
            </w:pPr>
          </w:p>
        </w:tc>
        <w:tc>
          <w:tcPr>
            <w:tcW w:w="1457" w:type="pct"/>
            <w:tcBorders>
              <w:top w:val="nil"/>
              <w:left w:val="single" w:sz="8" w:space="0" w:color="auto"/>
              <w:bottom w:val="nil"/>
              <w:right w:val="single" w:sz="8" w:space="0" w:color="auto"/>
            </w:tcBorders>
            <w:shd w:val="clear" w:color="auto" w:fill="auto"/>
            <w:vAlign w:val="bottom"/>
            <w:hideMark/>
          </w:tcPr>
          <w:p w14:paraId="2DCC67A6" w14:textId="77777777" w:rsidR="00C8129E" w:rsidRPr="00DB1F8B" w:rsidRDefault="00C8129E" w:rsidP="00A23D18">
            <w:pPr>
              <w:rPr>
                <w:rFonts w:ascii="Consolas" w:hAnsi="Consolas" w:cs="Calibri"/>
                <w:color w:val="000000"/>
                <w:sz w:val="12"/>
                <w:szCs w:val="12"/>
              </w:rPr>
            </w:pPr>
            <w:r w:rsidRPr="00DB1F8B">
              <w:rPr>
                <w:rFonts w:ascii="Consolas" w:hAnsi="Consolas" w:cs="Calibri"/>
                <w:color w:val="000000"/>
                <w:sz w:val="12"/>
                <w:szCs w:val="12"/>
              </w:rPr>
              <w:t xml:space="preserve">for </w:t>
            </w:r>
            <w:proofErr w:type="spellStart"/>
            <w:r w:rsidRPr="00DB1F8B">
              <w:rPr>
                <w:rFonts w:ascii="Consolas" w:hAnsi="Consolas" w:cs="Calibri"/>
                <w:color w:val="000000"/>
                <w:sz w:val="12"/>
                <w:szCs w:val="12"/>
              </w:rPr>
              <w:t>i</w:t>
            </w:r>
            <w:proofErr w:type="spellEnd"/>
            <w:r w:rsidRPr="00DB1F8B">
              <w:rPr>
                <w:rFonts w:ascii="Consolas" w:hAnsi="Consolas" w:cs="Calibri"/>
                <w:color w:val="000000"/>
                <w:sz w:val="12"/>
                <w:szCs w:val="12"/>
              </w:rPr>
              <w:t xml:space="preserve"> in range(</w:t>
            </w:r>
            <w:proofErr w:type="spellStart"/>
            <w:r w:rsidRPr="00DB1F8B">
              <w:rPr>
                <w:rFonts w:ascii="Consolas" w:hAnsi="Consolas" w:cs="Calibri"/>
                <w:color w:val="000000"/>
                <w:sz w:val="12"/>
                <w:szCs w:val="12"/>
              </w:rPr>
              <w:t>len</w:t>
            </w:r>
            <w:proofErr w:type="spellEnd"/>
            <w:r w:rsidRPr="00DB1F8B">
              <w:rPr>
                <w:rFonts w:ascii="Consolas" w:hAnsi="Consolas" w:cs="Calibri"/>
                <w:color w:val="000000"/>
                <w:sz w:val="12"/>
                <w:szCs w:val="12"/>
              </w:rPr>
              <w:t>(</w:t>
            </w:r>
            <w:proofErr w:type="spellStart"/>
            <w:r w:rsidRPr="00DB1F8B">
              <w:rPr>
                <w:rFonts w:ascii="Consolas" w:hAnsi="Consolas" w:cs="Calibri"/>
                <w:color w:val="000000"/>
                <w:sz w:val="12"/>
                <w:szCs w:val="12"/>
              </w:rPr>
              <w:t>corr_matrix.columns</w:t>
            </w:r>
            <w:proofErr w:type="spellEnd"/>
            <w:r w:rsidRPr="00DB1F8B">
              <w:rPr>
                <w:rFonts w:ascii="Consolas" w:hAnsi="Consolas" w:cs="Calibri"/>
                <w:color w:val="000000"/>
                <w:sz w:val="12"/>
                <w:szCs w:val="12"/>
              </w:rPr>
              <w:t>)):</w:t>
            </w:r>
          </w:p>
        </w:tc>
        <w:tc>
          <w:tcPr>
            <w:tcW w:w="153" w:type="pct"/>
            <w:tcBorders>
              <w:top w:val="nil"/>
              <w:left w:val="nil"/>
              <w:bottom w:val="nil"/>
              <w:right w:val="nil"/>
            </w:tcBorders>
            <w:shd w:val="clear" w:color="auto" w:fill="auto"/>
            <w:noWrap/>
            <w:vAlign w:val="bottom"/>
            <w:hideMark/>
          </w:tcPr>
          <w:p w14:paraId="15B11004" w14:textId="77777777" w:rsidR="00C8129E" w:rsidRPr="00DB1F8B" w:rsidRDefault="00C8129E" w:rsidP="00A23D18">
            <w:pPr>
              <w:rPr>
                <w:rFonts w:ascii="Consolas" w:hAnsi="Consolas" w:cs="Calibri"/>
                <w:color w:val="000000"/>
                <w:sz w:val="12"/>
                <w:szCs w:val="12"/>
              </w:rPr>
            </w:pPr>
          </w:p>
        </w:tc>
        <w:tc>
          <w:tcPr>
            <w:tcW w:w="1804" w:type="pct"/>
            <w:tcBorders>
              <w:top w:val="nil"/>
              <w:left w:val="single" w:sz="8" w:space="0" w:color="auto"/>
              <w:bottom w:val="nil"/>
              <w:right w:val="single" w:sz="8" w:space="0" w:color="auto"/>
            </w:tcBorders>
            <w:shd w:val="clear" w:color="auto" w:fill="auto"/>
            <w:noWrap/>
            <w:vAlign w:val="bottom"/>
            <w:hideMark/>
          </w:tcPr>
          <w:p w14:paraId="44C03295" w14:textId="77777777" w:rsidR="00C8129E" w:rsidRPr="00DB1F8B" w:rsidRDefault="00C8129E" w:rsidP="00A23D18">
            <w:pPr>
              <w:rPr>
                <w:rFonts w:ascii="Consolas" w:hAnsi="Consolas" w:cs="Calibri"/>
                <w:color w:val="000000"/>
                <w:sz w:val="12"/>
                <w:szCs w:val="12"/>
              </w:rPr>
            </w:pPr>
            <w:r w:rsidRPr="00DB1F8B">
              <w:rPr>
                <w:rFonts w:ascii="Consolas" w:hAnsi="Consolas" w:cs="Calibri"/>
                <w:color w:val="000000"/>
                <w:sz w:val="12"/>
                <w:szCs w:val="12"/>
              </w:rPr>
              <w:t xml:space="preserve">                var1 = </w:t>
            </w:r>
            <w:proofErr w:type="spellStart"/>
            <w:r w:rsidRPr="00DB1F8B">
              <w:rPr>
                <w:rFonts w:ascii="Consolas" w:hAnsi="Consolas" w:cs="Calibri"/>
                <w:color w:val="000000"/>
                <w:sz w:val="12"/>
                <w:szCs w:val="12"/>
              </w:rPr>
              <w:t>vname</w:t>
            </w:r>
            <w:proofErr w:type="spellEnd"/>
            <w:r w:rsidRPr="00DB1F8B">
              <w:rPr>
                <w:rFonts w:ascii="Consolas" w:hAnsi="Consolas" w:cs="Calibri"/>
                <w:color w:val="000000"/>
                <w:sz w:val="12"/>
                <w:szCs w:val="12"/>
              </w:rPr>
              <w:t>(_vars(</w:t>
            </w:r>
            <w:proofErr w:type="spellStart"/>
            <w:r w:rsidRPr="00DB1F8B">
              <w:rPr>
                <w:rFonts w:ascii="Consolas" w:hAnsi="Consolas" w:cs="Calibri"/>
                <w:color w:val="000000"/>
                <w:sz w:val="12"/>
                <w:szCs w:val="12"/>
              </w:rPr>
              <w:t>i</w:t>
            </w:r>
            <w:proofErr w:type="spellEnd"/>
            <w:r w:rsidRPr="00DB1F8B">
              <w:rPr>
                <w:rFonts w:ascii="Consolas" w:hAnsi="Consolas" w:cs="Calibri"/>
                <w:color w:val="000000"/>
                <w:sz w:val="12"/>
                <w:szCs w:val="12"/>
              </w:rPr>
              <w:t>));</w:t>
            </w:r>
          </w:p>
        </w:tc>
      </w:tr>
      <w:tr w:rsidR="00C8129E" w:rsidRPr="00DB1F8B" w14:paraId="185515A8" w14:textId="77777777" w:rsidTr="00A23D18">
        <w:trPr>
          <w:trHeight w:val="237"/>
        </w:trPr>
        <w:tc>
          <w:tcPr>
            <w:tcW w:w="1432" w:type="pct"/>
            <w:tcBorders>
              <w:top w:val="nil"/>
              <w:left w:val="single" w:sz="8" w:space="0" w:color="auto"/>
              <w:bottom w:val="nil"/>
              <w:right w:val="single" w:sz="8" w:space="0" w:color="auto"/>
            </w:tcBorders>
            <w:shd w:val="clear" w:color="auto" w:fill="auto"/>
            <w:noWrap/>
            <w:vAlign w:val="bottom"/>
            <w:hideMark/>
          </w:tcPr>
          <w:p w14:paraId="5F168424" w14:textId="77777777" w:rsidR="00C8129E" w:rsidRPr="00DB1F8B" w:rsidRDefault="00C8129E" w:rsidP="00A23D18">
            <w:pPr>
              <w:rPr>
                <w:rFonts w:ascii="Consolas" w:hAnsi="Consolas" w:cs="Calibri"/>
                <w:color w:val="000000"/>
                <w:sz w:val="12"/>
                <w:szCs w:val="12"/>
              </w:rPr>
            </w:pPr>
            <w:proofErr w:type="spellStart"/>
            <w:r w:rsidRPr="00DB1F8B">
              <w:rPr>
                <w:rFonts w:ascii="Consolas" w:hAnsi="Consolas" w:cs="Calibri"/>
                <w:color w:val="000000"/>
                <w:sz w:val="12"/>
                <w:szCs w:val="12"/>
              </w:rPr>
              <w:t>CORR_limit</w:t>
            </w:r>
            <w:proofErr w:type="spellEnd"/>
            <w:r w:rsidRPr="00DB1F8B">
              <w:rPr>
                <w:rFonts w:ascii="Consolas" w:hAnsi="Consolas" w:cs="Calibri"/>
                <w:color w:val="000000"/>
                <w:sz w:val="12"/>
                <w:szCs w:val="12"/>
              </w:rPr>
              <w:t xml:space="preserve"> &lt;- </w:t>
            </w:r>
            <w:proofErr w:type="spellStart"/>
            <w:r w:rsidRPr="00DB1F8B">
              <w:rPr>
                <w:rFonts w:ascii="Consolas" w:hAnsi="Consolas" w:cs="Calibri"/>
                <w:color w:val="000000"/>
                <w:sz w:val="12"/>
                <w:szCs w:val="12"/>
              </w:rPr>
              <w:t>numeric_data</w:t>
            </w:r>
            <w:proofErr w:type="spellEnd"/>
            <w:r w:rsidRPr="00DB1F8B">
              <w:rPr>
                <w:rFonts w:ascii="Consolas" w:hAnsi="Consolas" w:cs="Calibri"/>
                <w:color w:val="000000"/>
                <w:sz w:val="12"/>
                <w:szCs w:val="12"/>
              </w:rPr>
              <w:t>[, -</w:t>
            </w:r>
            <w:proofErr w:type="spellStart"/>
            <w:r w:rsidRPr="00DB1F8B">
              <w:rPr>
                <w:rFonts w:ascii="Consolas" w:hAnsi="Consolas" w:cs="Calibri"/>
                <w:color w:val="000000"/>
                <w:sz w:val="12"/>
                <w:szCs w:val="12"/>
              </w:rPr>
              <w:t>high_cor</w:t>
            </w:r>
            <w:proofErr w:type="spellEnd"/>
            <w:r w:rsidRPr="00DB1F8B">
              <w:rPr>
                <w:rFonts w:ascii="Consolas" w:hAnsi="Consolas" w:cs="Calibri"/>
                <w:color w:val="000000"/>
                <w:sz w:val="12"/>
                <w:szCs w:val="12"/>
              </w:rPr>
              <w:t>]</w:t>
            </w:r>
          </w:p>
        </w:tc>
        <w:tc>
          <w:tcPr>
            <w:tcW w:w="153" w:type="pct"/>
            <w:tcBorders>
              <w:top w:val="nil"/>
              <w:left w:val="nil"/>
              <w:bottom w:val="nil"/>
              <w:right w:val="nil"/>
            </w:tcBorders>
            <w:shd w:val="clear" w:color="auto" w:fill="auto"/>
            <w:noWrap/>
            <w:vAlign w:val="bottom"/>
            <w:hideMark/>
          </w:tcPr>
          <w:p w14:paraId="7DD846D8" w14:textId="77777777" w:rsidR="00C8129E" w:rsidRPr="00DB1F8B" w:rsidRDefault="00C8129E" w:rsidP="00A23D18">
            <w:pPr>
              <w:rPr>
                <w:rFonts w:ascii="Consolas" w:hAnsi="Consolas" w:cs="Calibri"/>
                <w:color w:val="000000"/>
                <w:sz w:val="12"/>
                <w:szCs w:val="12"/>
              </w:rPr>
            </w:pPr>
          </w:p>
        </w:tc>
        <w:tc>
          <w:tcPr>
            <w:tcW w:w="1457" w:type="pct"/>
            <w:tcBorders>
              <w:top w:val="nil"/>
              <w:left w:val="single" w:sz="8" w:space="0" w:color="auto"/>
              <w:bottom w:val="nil"/>
              <w:right w:val="single" w:sz="8" w:space="0" w:color="auto"/>
            </w:tcBorders>
            <w:shd w:val="clear" w:color="auto" w:fill="auto"/>
            <w:vAlign w:val="bottom"/>
            <w:hideMark/>
          </w:tcPr>
          <w:p w14:paraId="6D22D0A4" w14:textId="77777777" w:rsidR="00C8129E" w:rsidRPr="00DB1F8B" w:rsidRDefault="00C8129E" w:rsidP="00A23D18">
            <w:pPr>
              <w:rPr>
                <w:rFonts w:ascii="Consolas" w:hAnsi="Consolas" w:cs="Calibri"/>
                <w:color w:val="000000"/>
                <w:sz w:val="12"/>
                <w:szCs w:val="12"/>
              </w:rPr>
            </w:pPr>
            <w:r w:rsidRPr="00DB1F8B">
              <w:rPr>
                <w:rFonts w:ascii="Consolas" w:hAnsi="Consolas" w:cs="Calibri"/>
                <w:color w:val="000000"/>
                <w:sz w:val="12"/>
                <w:szCs w:val="12"/>
              </w:rPr>
              <w:t xml:space="preserve">    for j in range(</w:t>
            </w:r>
            <w:proofErr w:type="spellStart"/>
            <w:r w:rsidRPr="00DB1F8B">
              <w:rPr>
                <w:rFonts w:ascii="Consolas" w:hAnsi="Consolas" w:cs="Calibri"/>
                <w:color w:val="000000"/>
                <w:sz w:val="12"/>
                <w:szCs w:val="12"/>
              </w:rPr>
              <w:t>i</w:t>
            </w:r>
            <w:proofErr w:type="spellEnd"/>
            <w:r w:rsidRPr="00DB1F8B">
              <w:rPr>
                <w:rFonts w:ascii="Consolas" w:hAnsi="Consolas" w:cs="Calibri"/>
                <w:color w:val="000000"/>
                <w:sz w:val="12"/>
                <w:szCs w:val="12"/>
              </w:rPr>
              <w:t>):</w:t>
            </w:r>
          </w:p>
        </w:tc>
        <w:tc>
          <w:tcPr>
            <w:tcW w:w="153" w:type="pct"/>
            <w:tcBorders>
              <w:top w:val="nil"/>
              <w:left w:val="nil"/>
              <w:bottom w:val="nil"/>
              <w:right w:val="nil"/>
            </w:tcBorders>
            <w:shd w:val="clear" w:color="auto" w:fill="auto"/>
            <w:noWrap/>
            <w:vAlign w:val="bottom"/>
            <w:hideMark/>
          </w:tcPr>
          <w:p w14:paraId="6BAB0D4D" w14:textId="77777777" w:rsidR="00C8129E" w:rsidRPr="00DB1F8B" w:rsidRDefault="00C8129E" w:rsidP="00A23D18">
            <w:pPr>
              <w:rPr>
                <w:rFonts w:ascii="Consolas" w:hAnsi="Consolas" w:cs="Calibri"/>
                <w:color w:val="000000"/>
                <w:sz w:val="12"/>
                <w:szCs w:val="12"/>
              </w:rPr>
            </w:pPr>
          </w:p>
        </w:tc>
        <w:tc>
          <w:tcPr>
            <w:tcW w:w="1804" w:type="pct"/>
            <w:tcBorders>
              <w:top w:val="nil"/>
              <w:left w:val="single" w:sz="8" w:space="0" w:color="auto"/>
              <w:bottom w:val="nil"/>
              <w:right w:val="single" w:sz="8" w:space="0" w:color="auto"/>
            </w:tcBorders>
            <w:shd w:val="clear" w:color="auto" w:fill="auto"/>
            <w:noWrap/>
            <w:vAlign w:val="bottom"/>
            <w:hideMark/>
          </w:tcPr>
          <w:p w14:paraId="1C2A2834" w14:textId="77777777" w:rsidR="00C8129E" w:rsidRPr="00DB1F8B" w:rsidRDefault="00C8129E" w:rsidP="00A23D18">
            <w:pPr>
              <w:rPr>
                <w:rFonts w:ascii="Consolas" w:hAnsi="Consolas" w:cs="Calibri"/>
                <w:color w:val="000000"/>
                <w:sz w:val="12"/>
                <w:szCs w:val="12"/>
              </w:rPr>
            </w:pPr>
            <w:r w:rsidRPr="00DB1F8B">
              <w:rPr>
                <w:rFonts w:ascii="Consolas" w:hAnsi="Consolas" w:cs="Calibri"/>
                <w:color w:val="000000"/>
                <w:sz w:val="12"/>
                <w:szCs w:val="12"/>
              </w:rPr>
              <w:t xml:space="preserve">                var2 = </w:t>
            </w:r>
            <w:proofErr w:type="spellStart"/>
            <w:r w:rsidRPr="00DB1F8B">
              <w:rPr>
                <w:rFonts w:ascii="Consolas" w:hAnsi="Consolas" w:cs="Calibri"/>
                <w:color w:val="000000"/>
                <w:sz w:val="12"/>
                <w:szCs w:val="12"/>
              </w:rPr>
              <w:t>vname</w:t>
            </w:r>
            <w:proofErr w:type="spellEnd"/>
            <w:r w:rsidRPr="00DB1F8B">
              <w:rPr>
                <w:rFonts w:ascii="Consolas" w:hAnsi="Consolas" w:cs="Calibri"/>
                <w:color w:val="000000"/>
                <w:sz w:val="12"/>
                <w:szCs w:val="12"/>
              </w:rPr>
              <w:t>(_vars(j));</w:t>
            </w:r>
          </w:p>
        </w:tc>
      </w:tr>
      <w:tr w:rsidR="00C8129E" w:rsidRPr="00DB1F8B" w14:paraId="6CAC26EF" w14:textId="77777777" w:rsidTr="00A23D18">
        <w:trPr>
          <w:trHeight w:val="237"/>
        </w:trPr>
        <w:tc>
          <w:tcPr>
            <w:tcW w:w="1432" w:type="pct"/>
            <w:tcBorders>
              <w:top w:val="nil"/>
              <w:left w:val="single" w:sz="8" w:space="0" w:color="auto"/>
              <w:bottom w:val="nil"/>
              <w:right w:val="single" w:sz="8" w:space="0" w:color="auto"/>
            </w:tcBorders>
            <w:shd w:val="clear" w:color="auto" w:fill="auto"/>
            <w:noWrap/>
            <w:vAlign w:val="bottom"/>
            <w:hideMark/>
          </w:tcPr>
          <w:p w14:paraId="132C7B71" w14:textId="77777777" w:rsidR="00C8129E" w:rsidRPr="00DB1F8B" w:rsidRDefault="00C8129E" w:rsidP="00A23D18">
            <w:pPr>
              <w:rPr>
                <w:rFonts w:ascii="Consolas" w:hAnsi="Consolas" w:cs="Calibri"/>
                <w:color w:val="000000"/>
                <w:sz w:val="12"/>
                <w:szCs w:val="12"/>
              </w:rPr>
            </w:pPr>
            <w:r w:rsidRPr="00DB1F8B">
              <w:rPr>
                <w:rFonts w:ascii="Consolas" w:hAnsi="Consolas" w:cs="Calibri"/>
                <w:color w:val="000000"/>
                <w:sz w:val="12"/>
                <w:szCs w:val="12"/>
              </w:rPr>
              <w:t> </w:t>
            </w:r>
          </w:p>
        </w:tc>
        <w:tc>
          <w:tcPr>
            <w:tcW w:w="153" w:type="pct"/>
            <w:tcBorders>
              <w:top w:val="nil"/>
              <w:left w:val="nil"/>
              <w:bottom w:val="nil"/>
              <w:right w:val="nil"/>
            </w:tcBorders>
            <w:shd w:val="clear" w:color="auto" w:fill="auto"/>
            <w:noWrap/>
            <w:vAlign w:val="bottom"/>
            <w:hideMark/>
          </w:tcPr>
          <w:p w14:paraId="2C885460" w14:textId="77777777" w:rsidR="00C8129E" w:rsidRPr="00DB1F8B" w:rsidRDefault="00C8129E" w:rsidP="00A23D18">
            <w:pPr>
              <w:rPr>
                <w:rFonts w:ascii="Consolas" w:hAnsi="Consolas" w:cs="Calibri"/>
                <w:color w:val="000000"/>
                <w:sz w:val="12"/>
                <w:szCs w:val="12"/>
              </w:rPr>
            </w:pPr>
          </w:p>
        </w:tc>
        <w:tc>
          <w:tcPr>
            <w:tcW w:w="1457" w:type="pct"/>
            <w:tcBorders>
              <w:top w:val="nil"/>
              <w:left w:val="single" w:sz="8" w:space="0" w:color="auto"/>
              <w:bottom w:val="nil"/>
              <w:right w:val="single" w:sz="8" w:space="0" w:color="auto"/>
            </w:tcBorders>
            <w:shd w:val="clear" w:color="auto" w:fill="auto"/>
            <w:vAlign w:val="bottom"/>
            <w:hideMark/>
          </w:tcPr>
          <w:p w14:paraId="0519B4CE" w14:textId="77777777" w:rsidR="00C8129E" w:rsidRPr="00DB1F8B" w:rsidRDefault="00C8129E" w:rsidP="00A23D18">
            <w:pPr>
              <w:rPr>
                <w:rFonts w:ascii="Consolas" w:hAnsi="Consolas" w:cs="Calibri"/>
                <w:color w:val="000000"/>
                <w:sz w:val="12"/>
                <w:szCs w:val="12"/>
              </w:rPr>
            </w:pPr>
            <w:r w:rsidRPr="00DB1F8B">
              <w:rPr>
                <w:rFonts w:ascii="Consolas" w:hAnsi="Consolas" w:cs="Calibri"/>
                <w:color w:val="000000"/>
                <w:sz w:val="12"/>
                <w:szCs w:val="12"/>
              </w:rPr>
              <w:t xml:space="preserve">        if abs(</w:t>
            </w:r>
            <w:proofErr w:type="spellStart"/>
            <w:r w:rsidRPr="00DB1F8B">
              <w:rPr>
                <w:rFonts w:ascii="Consolas" w:hAnsi="Consolas" w:cs="Calibri"/>
                <w:color w:val="000000"/>
                <w:sz w:val="12"/>
                <w:szCs w:val="12"/>
              </w:rPr>
              <w:t>corr_matrix.iloc</w:t>
            </w:r>
            <w:proofErr w:type="spellEnd"/>
            <w:r w:rsidRPr="00DB1F8B">
              <w:rPr>
                <w:rFonts w:ascii="Consolas" w:hAnsi="Consolas" w:cs="Calibri"/>
                <w:color w:val="000000"/>
                <w:sz w:val="12"/>
                <w:szCs w:val="12"/>
              </w:rPr>
              <w:t>[</w:t>
            </w:r>
            <w:proofErr w:type="spellStart"/>
            <w:r w:rsidRPr="00DB1F8B">
              <w:rPr>
                <w:rFonts w:ascii="Consolas" w:hAnsi="Consolas" w:cs="Calibri"/>
                <w:color w:val="000000"/>
                <w:sz w:val="12"/>
                <w:szCs w:val="12"/>
              </w:rPr>
              <w:t>i</w:t>
            </w:r>
            <w:proofErr w:type="spellEnd"/>
            <w:r w:rsidRPr="00DB1F8B">
              <w:rPr>
                <w:rFonts w:ascii="Consolas" w:hAnsi="Consolas" w:cs="Calibri"/>
                <w:color w:val="000000"/>
                <w:sz w:val="12"/>
                <w:szCs w:val="12"/>
              </w:rPr>
              <w:t xml:space="preserve">, j]) &gt; </w:t>
            </w:r>
            <w:proofErr w:type="spellStart"/>
            <w:r w:rsidRPr="00DB1F8B">
              <w:rPr>
                <w:rFonts w:ascii="Consolas" w:hAnsi="Consolas" w:cs="Calibri"/>
                <w:color w:val="000000"/>
                <w:sz w:val="12"/>
                <w:szCs w:val="12"/>
              </w:rPr>
              <w:t>corr_threshold</w:t>
            </w:r>
            <w:proofErr w:type="spellEnd"/>
            <w:r w:rsidRPr="00DB1F8B">
              <w:rPr>
                <w:rFonts w:ascii="Consolas" w:hAnsi="Consolas" w:cs="Calibri"/>
                <w:color w:val="000000"/>
                <w:sz w:val="12"/>
                <w:szCs w:val="12"/>
              </w:rPr>
              <w:t>:</w:t>
            </w:r>
          </w:p>
        </w:tc>
        <w:tc>
          <w:tcPr>
            <w:tcW w:w="153" w:type="pct"/>
            <w:tcBorders>
              <w:top w:val="nil"/>
              <w:left w:val="nil"/>
              <w:bottom w:val="nil"/>
              <w:right w:val="nil"/>
            </w:tcBorders>
            <w:shd w:val="clear" w:color="auto" w:fill="auto"/>
            <w:noWrap/>
            <w:vAlign w:val="bottom"/>
            <w:hideMark/>
          </w:tcPr>
          <w:p w14:paraId="4639F2B7" w14:textId="77777777" w:rsidR="00C8129E" w:rsidRPr="00DB1F8B" w:rsidRDefault="00C8129E" w:rsidP="00A23D18">
            <w:pPr>
              <w:rPr>
                <w:rFonts w:ascii="Consolas" w:hAnsi="Consolas" w:cs="Calibri"/>
                <w:color w:val="000000"/>
                <w:sz w:val="12"/>
                <w:szCs w:val="12"/>
              </w:rPr>
            </w:pPr>
          </w:p>
        </w:tc>
        <w:tc>
          <w:tcPr>
            <w:tcW w:w="1804" w:type="pct"/>
            <w:tcBorders>
              <w:top w:val="nil"/>
              <w:left w:val="single" w:sz="8" w:space="0" w:color="auto"/>
              <w:bottom w:val="nil"/>
              <w:right w:val="single" w:sz="8" w:space="0" w:color="auto"/>
            </w:tcBorders>
            <w:shd w:val="clear" w:color="auto" w:fill="auto"/>
            <w:noWrap/>
            <w:vAlign w:val="bottom"/>
            <w:hideMark/>
          </w:tcPr>
          <w:p w14:paraId="382132F1" w14:textId="77777777" w:rsidR="00C8129E" w:rsidRPr="00DB1F8B" w:rsidRDefault="00C8129E" w:rsidP="00A23D18">
            <w:pPr>
              <w:rPr>
                <w:rFonts w:ascii="Consolas" w:hAnsi="Consolas" w:cs="Calibri"/>
                <w:color w:val="000000"/>
                <w:sz w:val="12"/>
                <w:szCs w:val="12"/>
              </w:rPr>
            </w:pPr>
            <w:r w:rsidRPr="00DB1F8B">
              <w:rPr>
                <w:rFonts w:ascii="Consolas" w:hAnsi="Consolas" w:cs="Calibri"/>
                <w:color w:val="000000"/>
                <w:sz w:val="12"/>
                <w:szCs w:val="12"/>
              </w:rPr>
              <w:t xml:space="preserve">                </w:t>
            </w:r>
            <w:r w:rsidRPr="00DB1F8B">
              <w:rPr>
                <w:rFonts w:ascii="Consolas" w:hAnsi="Consolas" w:cs="Calibri"/>
                <w:b/>
                <w:bCs/>
                <w:color w:val="0070C0"/>
                <w:sz w:val="12"/>
                <w:szCs w:val="12"/>
              </w:rPr>
              <w:t>OUTPUT</w:t>
            </w:r>
            <w:r w:rsidRPr="00DB1F8B">
              <w:rPr>
                <w:rFonts w:ascii="Consolas" w:hAnsi="Consolas" w:cs="Calibri"/>
                <w:color w:val="000000"/>
                <w:sz w:val="12"/>
                <w:szCs w:val="12"/>
              </w:rPr>
              <w:t>;</w:t>
            </w:r>
          </w:p>
        </w:tc>
      </w:tr>
      <w:tr w:rsidR="00C8129E" w:rsidRPr="00DB1F8B" w14:paraId="1D43EA3A" w14:textId="77777777" w:rsidTr="00A23D18">
        <w:trPr>
          <w:trHeight w:val="237"/>
        </w:trPr>
        <w:tc>
          <w:tcPr>
            <w:tcW w:w="1432" w:type="pct"/>
            <w:tcBorders>
              <w:top w:val="nil"/>
              <w:left w:val="single" w:sz="8" w:space="0" w:color="auto"/>
              <w:bottom w:val="nil"/>
              <w:right w:val="single" w:sz="8" w:space="0" w:color="auto"/>
            </w:tcBorders>
            <w:shd w:val="clear" w:color="auto" w:fill="auto"/>
            <w:noWrap/>
            <w:vAlign w:val="bottom"/>
            <w:hideMark/>
          </w:tcPr>
          <w:p w14:paraId="235E816F" w14:textId="77777777" w:rsidR="00C8129E" w:rsidRPr="00DB1F8B" w:rsidRDefault="00C8129E" w:rsidP="00A23D18">
            <w:pPr>
              <w:rPr>
                <w:rFonts w:ascii="Consolas" w:hAnsi="Consolas" w:cs="Calibri"/>
                <w:color w:val="000000"/>
                <w:sz w:val="12"/>
                <w:szCs w:val="12"/>
              </w:rPr>
            </w:pPr>
            <w:r w:rsidRPr="00DB1F8B">
              <w:rPr>
                <w:rFonts w:ascii="Consolas" w:hAnsi="Consolas" w:cs="Calibri"/>
                <w:color w:val="000000"/>
                <w:sz w:val="12"/>
                <w:szCs w:val="12"/>
              </w:rPr>
              <w:lastRenderedPageBreak/>
              <w:t> </w:t>
            </w:r>
          </w:p>
        </w:tc>
        <w:tc>
          <w:tcPr>
            <w:tcW w:w="153" w:type="pct"/>
            <w:tcBorders>
              <w:top w:val="nil"/>
              <w:left w:val="nil"/>
              <w:bottom w:val="nil"/>
              <w:right w:val="nil"/>
            </w:tcBorders>
            <w:shd w:val="clear" w:color="auto" w:fill="auto"/>
            <w:noWrap/>
            <w:vAlign w:val="bottom"/>
            <w:hideMark/>
          </w:tcPr>
          <w:p w14:paraId="7B98344C" w14:textId="77777777" w:rsidR="00C8129E" w:rsidRPr="00DB1F8B" w:rsidRDefault="00C8129E" w:rsidP="00A23D18">
            <w:pPr>
              <w:rPr>
                <w:rFonts w:ascii="Consolas" w:hAnsi="Consolas" w:cs="Calibri"/>
                <w:color w:val="000000"/>
                <w:sz w:val="12"/>
                <w:szCs w:val="12"/>
              </w:rPr>
            </w:pPr>
          </w:p>
        </w:tc>
        <w:tc>
          <w:tcPr>
            <w:tcW w:w="1457" w:type="pct"/>
            <w:tcBorders>
              <w:top w:val="nil"/>
              <w:left w:val="single" w:sz="8" w:space="0" w:color="auto"/>
              <w:bottom w:val="nil"/>
              <w:right w:val="single" w:sz="8" w:space="0" w:color="auto"/>
            </w:tcBorders>
            <w:shd w:val="clear" w:color="auto" w:fill="auto"/>
            <w:vAlign w:val="bottom"/>
            <w:hideMark/>
          </w:tcPr>
          <w:p w14:paraId="191B3190" w14:textId="77777777" w:rsidR="00C8129E" w:rsidRPr="00DB1F8B" w:rsidRDefault="00C8129E" w:rsidP="00A23D18">
            <w:pPr>
              <w:rPr>
                <w:rFonts w:ascii="Consolas" w:hAnsi="Consolas" w:cs="Calibri"/>
                <w:color w:val="000000"/>
                <w:sz w:val="12"/>
                <w:szCs w:val="12"/>
              </w:rPr>
            </w:pPr>
            <w:r w:rsidRPr="00DB1F8B">
              <w:rPr>
                <w:rFonts w:ascii="Consolas" w:hAnsi="Consolas" w:cs="Calibri"/>
                <w:color w:val="000000"/>
                <w:sz w:val="12"/>
                <w:szCs w:val="12"/>
              </w:rPr>
              <w:t xml:space="preserve">            </w:t>
            </w:r>
            <w:proofErr w:type="spellStart"/>
            <w:r w:rsidRPr="00DB1F8B">
              <w:rPr>
                <w:rFonts w:ascii="Consolas" w:hAnsi="Consolas" w:cs="Calibri"/>
                <w:color w:val="000000"/>
                <w:sz w:val="12"/>
                <w:szCs w:val="12"/>
              </w:rPr>
              <w:t>colname_i</w:t>
            </w:r>
            <w:proofErr w:type="spellEnd"/>
            <w:r w:rsidRPr="00DB1F8B">
              <w:rPr>
                <w:rFonts w:ascii="Consolas" w:hAnsi="Consolas" w:cs="Calibri"/>
                <w:color w:val="000000"/>
                <w:sz w:val="12"/>
                <w:szCs w:val="12"/>
              </w:rPr>
              <w:t xml:space="preserve"> = </w:t>
            </w:r>
            <w:proofErr w:type="spellStart"/>
            <w:r w:rsidRPr="00DB1F8B">
              <w:rPr>
                <w:rFonts w:ascii="Consolas" w:hAnsi="Consolas" w:cs="Calibri"/>
                <w:color w:val="000000"/>
                <w:sz w:val="12"/>
                <w:szCs w:val="12"/>
              </w:rPr>
              <w:t>corr_matrix.columns</w:t>
            </w:r>
            <w:proofErr w:type="spellEnd"/>
            <w:r w:rsidRPr="00DB1F8B">
              <w:rPr>
                <w:rFonts w:ascii="Consolas" w:hAnsi="Consolas" w:cs="Calibri"/>
                <w:color w:val="000000"/>
                <w:sz w:val="12"/>
                <w:szCs w:val="12"/>
              </w:rPr>
              <w:t>[</w:t>
            </w:r>
            <w:proofErr w:type="spellStart"/>
            <w:r w:rsidRPr="00DB1F8B">
              <w:rPr>
                <w:rFonts w:ascii="Consolas" w:hAnsi="Consolas" w:cs="Calibri"/>
                <w:color w:val="000000"/>
                <w:sz w:val="12"/>
                <w:szCs w:val="12"/>
              </w:rPr>
              <w:t>i</w:t>
            </w:r>
            <w:proofErr w:type="spellEnd"/>
            <w:r w:rsidRPr="00DB1F8B">
              <w:rPr>
                <w:rFonts w:ascii="Consolas" w:hAnsi="Consolas" w:cs="Calibri"/>
                <w:color w:val="000000"/>
                <w:sz w:val="12"/>
                <w:szCs w:val="12"/>
              </w:rPr>
              <w:t>]</w:t>
            </w:r>
          </w:p>
        </w:tc>
        <w:tc>
          <w:tcPr>
            <w:tcW w:w="153" w:type="pct"/>
            <w:tcBorders>
              <w:top w:val="nil"/>
              <w:left w:val="nil"/>
              <w:bottom w:val="nil"/>
              <w:right w:val="nil"/>
            </w:tcBorders>
            <w:shd w:val="clear" w:color="auto" w:fill="auto"/>
            <w:noWrap/>
            <w:vAlign w:val="bottom"/>
            <w:hideMark/>
          </w:tcPr>
          <w:p w14:paraId="43490ECB" w14:textId="77777777" w:rsidR="00C8129E" w:rsidRPr="00DB1F8B" w:rsidRDefault="00C8129E" w:rsidP="00A23D18">
            <w:pPr>
              <w:rPr>
                <w:rFonts w:ascii="Consolas" w:hAnsi="Consolas" w:cs="Calibri"/>
                <w:color w:val="000000"/>
                <w:sz w:val="12"/>
                <w:szCs w:val="12"/>
              </w:rPr>
            </w:pPr>
          </w:p>
        </w:tc>
        <w:tc>
          <w:tcPr>
            <w:tcW w:w="1804" w:type="pct"/>
            <w:tcBorders>
              <w:top w:val="nil"/>
              <w:left w:val="single" w:sz="8" w:space="0" w:color="auto"/>
              <w:bottom w:val="nil"/>
              <w:right w:val="single" w:sz="8" w:space="0" w:color="auto"/>
            </w:tcBorders>
            <w:shd w:val="clear" w:color="auto" w:fill="auto"/>
            <w:noWrap/>
            <w:vAlign w:val="bottom"/>
            <w:hideMark/>
          </w:tcPr>
          <w:p w14:paraId="64C96566" w14:textId="77777777" w:rsidR="00C8129E" w:rsidRPr="00DB1F8B" w:rsidRDefault="00C8129E" w:rsidP="00A23D18">
            <w:pPr>
              <w:rPr>
                <w:rFonts w:ascii="Consolas" w:hAnsi="Consolas" w:cs="Calibri"/>
                <w:color w:val="000000"/>
                <w:sz w:val="12"/>
                <w:szCs w:val="12"/>
              </w:rPr>
            </w:pPr>
            <w:r w:rsidRPr="00DB1F8B">
              <w:rPr>
                <w:rFonts w:ascii="Consolas" w:hAnsi="Consolas" w:cs="Calibri"/>
                <w:color w:val="000000"/>
                <w:sz w:val="12"/>
                <w:szCs w:val="12"/>
              </w:rPr>
              <w:t xml:space="preserve">            </w:t>
            </w:r>
            <w:r w:rsidRPr="00DB1F8B">
              <w:rPr>
                <w:rFonts w:ascii="Consolas" w:hAnsi="Consolas" w:cs="Calibri"/>
                <w:b/>
                <w:bCs/>
                <w:color w:val="0070C0"/>
                <w:sz w:val="12"/>
                <w:szCs w:val="12"/>
              </w:rPr>
              <w:t>END</w:t>
            </w:r>
            <w:r w:rsidRPr="00DB1F8B">
              <w:rPr>
                <w:rFonts w:ascii="Consolas" w:hAnsi="Consolas" w:cs="Calibri"/>
                <w:color w:val="000000"/>
                <w:sz w:val="12"/>
                <w:szCs w:val="12"/>
              </w:rPr>
              <w:t>;</w:t>
            </w:r>
          </w:p>
        </w:tc>
      </w:tr>
      <w:tr w:rsidR="00C8129E" w:rsidRPr="00DB1F8B" w14:paraId="7BBD77A2" w14:textId="77777777" w:rsidTr="00A23D18">
        <w:trPr>
          <w:trHeight w:val="237"/>
        </w:trPr>
        <w:tc>
          <w:tcPr>
            <w:tcW w:w="1432" w:type="pct"/>
            <w:tcBorders>
              <w:top w:val="nil"/>
              <w:left w:val="single" w:sz="8" w:space="0" w:color="auto"/>
              <w:bottom w:val="nil"/>
              <w:right w:val="single" w:sz="8" w:space="0" w:color="auto"/>
            </w:tcBorders>
            <w:shd w:val="clear" w:color="auto" w:fill="auto"/>
            <w:noWrap/>
            <w:vAlign w:val="bottom"/>
            <w:hideMark/>
          </w:tcPr>
          <w:p w14:paraId="517D6353" w14:textId="77777777" w:rsidR="00C8129E" w:rsidRPr="00DB1F8B" w:rsidRDefault="00C8129E" w:rsidP="00A23D18">
            <w:pPr>
              <w:rPr>
                <w:rFonts w:ascii="Consolas" w:hAnsi="Consolas" w:cs="Calibri"/>
                <w:color w:val="000000"/>
                <w:sz w:val="12"/>
                <w:szCs w:val="12"/>
              </w:rPr>
            </w:pPr>
            <w:r w:rsidRPr="00DB1F8B">
              <w:rPr>
                <w:rFonts w:ascii="Consolas" w:hAnsi="Consolas" w:cs="Calibri"/>
                <w:color w:val="000000"/>
                <w:sz w:val="12"/>
                <w:szCs w:val="12"/>
              </w:rPr>
              <w:t> </w:t>
            </w:r>
          </w:p>
        </w:tc>
        <w:tc>
          <w:tcPr>
            <w:tcW w:w="153" w:type="pct"/>
            <w:tcBorders>
              <w:top w:val="nil"/>
              <w:left w:val="nil"/>
              <w:bottom w:val="nil"/>
              <w:right w:val="nil"/>
            </w:tcBorders>
            <w:shd w:val="clear" w:color="auto" w:fill="auto"/>
            <w:noWrap/>
            <w:vAlign w:val="bottom"/>
            <w:hideMark/>
          </w:tcPr>
          <w:p w14:paraId="52584017" w14:textId="77777777" w:rsidR="00C8129E" w:rsidRPr="00DB1F8B" w:rsidRDefault="00C8129E" w:rsidP="00A23D18">
            <w:pPr>
              <w:rPr>
                <w:rFonts w:ascii="Consolas" w:hAnsi="Consolas" w:cs="Calibri"/>
                <w:color w:val="000000"/>
                <w:sz w:val="12"/>
                <w:szCs w:val="12"/>
              </w:rPr>
            </w:pPr>
          </w:p>
        </w:tc>
        <w:tc>
          <w:tcPr>
            <w:tcW w:w="1457" w:type="pct"/>
            <w:tcBorders>
              <w:top w:val="nil"/>
              <w:left w:val="single" w:sz="8" w:space="0" w:color="auto"/>
              <w:bottom w:val="nil"/>
              <w:right w:val="single" w:sz="8" w:space="0" w:color="auto"/>
            </w:tcBorders>
            <w:shd w:val="clear" w:color="auto" w:fill="auto"/>
            <w:vAlign w:val="bottom"/>
            <w:hideMark/>
          </w:tcPr>
          <w:p w14:paraId="1E9FA380" w14:textId="77777777" w:rsidR="00C8129E" w:rsidRPr="00DB1F8B" w:rsidRDefault="00C8129E" w:rsidP="00A23D18">
            <w:pPr>
              <w:rPr>
                <w:rFonts w:ascii="Consolas" w:hAnsi="Consolas" w:cs="Calibri"/>
                <w:color w:val="000000"/>
                <w:sz w:val="12"/>
                <w:szCs w:val="12"/>
              </w:rPr>
            </w:pPr>
            <w:r w:rsidRPr="00DB1F8B">
              <w:rPr>
                <w:rFonts w:ascii="Consolas" w:hAnsi="Consolas" w:cs="Calibri"/>
                <w:color w:val="000000"/>
                <w:sz w:val="12"/>
                <w:szCs w:val="12"/>
              </w:rPr>
              <w:t xml:space="preserve">            </w:t>
            </w:r>
            <w:proofErr w:type="spellStart"/>
            <w:r w:rsidRPr="00DB1F8B">
              <w:rPr>
                <w:rFonts w:ascii="Consolas" w:hAnsi="Consolas" w:cs="Calibri"/>
                <w:color w:val="000000"/>
                <w:sz w:val="12"/>
                <w:szCs w:val="12"/>
              </w:rPr>
              <w:t>colname_j</w:t>
            </w:r>
            <w:proofErr w:type="spellEnd"/>
            <w:r w:rsidRPr="00DB1F8B">
              <w:rPr>
                <w:rFonts w:ascii="Consolas" w:hAnsi="Consolas" w:cs="Calibri"/>
                <w:color w:val="000000"/>
                <w:sz w:val="12"/>
                <w:szCs w:val="12"/>
              </w:rPr>
              <w:t xml:space="preserve"> = </w:t>
            </w:r>
            <w:proofErr w:type="spellStart"/>
            <w:r w:rsidRPr="00DB1F8B">
              <w:rPr>
                <w:rFonts w:ascii="Consolas" w:hAnsi="Consolas" w:cs="Calibri"/>
                <w:color w:val="000000"/>
                <w:sz w:val="12"/>
                <w:szCs w:val="12"/>
              </w:rPr>
              <w:t>corr_matrix.columns</w:t>
            </w:r>
            <w:proofErr w:type="spellEnd"/>
            <w:r w:rsidRPr="00DB1F8B">
              <w:rPr>
                <w:rFonts w:ascii="Consolas" w:hAnsi="Consolas" w:cs="Calibri"/>
                <w:color w:val="000000"/>
                <w:sz w:val="12"/>
                <w:szCs w:val="12"/>
              </w:rPr>
              <w:t>[j]</w:t>
            </w:r>
          </w:p>
        </w:tc>
        <w:tc>
          <w:tcPr>
            <w:tcW w:w="153" w:type="pct"/>
            <w:tcBorders>
              <w:top w:val="nil"/>
              <w:left w:val="nil"/>
              <w:bottom w:val="nil"/>
              <w:right w:val="nil"/>
            </w:tcBorders>
            <w:shd w:val="clear" w:color="auto" w:fill="auto"/>
            <w:noWrap/>
            <w:vAlign w:val="bottom"/>
            <w:hideMark/>
          </w:tcPr>
          <w:p w14:paraId="6D50239D" w14:textId="77777777" w:rsidR="00C8129E" w:rsidRPr="00DB1F8B" w:rsidRDefault="00C8129E" w:rsidP="00A23D18">
            <w:pPr>
              <w:rPr>
                <w:rFonts w:ascii="Consolas" w:hAnsi="Consolas" w:cs="Calibri"/>
                <w:color w:val="000000"/>
                <w:sz w:val="12"/>
                <w:szCs w:val="12"/>
              </w:rPr>
            </w:pPr>
          </w:p>
        </w:tc>
        <w:tc>
          <w:tcPr>
            <w:tcW w:w="1804" w:type="pct"/>
            <w:tcBorders>
              <w:top w:val="nil"/>
              <w:left w:val="single" w:sz="8" w:space="0" w:color="auto"/>
              <w:bottom w:val="nil"/>
              <w:right w:val="single" w:sz="8" w:space="0" w:color="auto"/>
            </w:tcBorders>
            <w:shd w:val="clear" w:color="auto" w:fill="auto"/>
            <w:noWrap/>
            <w:vAlign w:val="bottom"/>
            <w:hideMark/>
          </w:tcPr>
          <w:p w14:paraId="36732E21" w14:textId="77777777" w:rsidR="00C8129E" w:rsidRPr="00DB1F8B" w:rsidRDefault="00C8129E" w:rsidP="00A23D18">
            <w:pPr>
              <w:rPr>
                <w:rFonts w:ascii="Consolas" w:hAnsi="Consolas" w:cs="Calibri"/>
                <w:color w:val="000000"/>
                <w:sz w:val="12"/>
                <w:szCs w:val="12"/>
              </w:rPr>
            </w:pPr>
            <w:r w:rsidRPr="00DB1F8B">
              <w:rPr>
                <w:rFonts w:ascii="Consolas" w:hAnsi="Consolas" w:cs="Calibri"/>
                <w:color w:val="000000"/>
                <w:sz w:val="12"/>
                <w:szCs w:val="12"/>
              </w:rPr>
              <w:t xml:space="preserve">        </w:t>
            </w:r>
            <w:r w:rsidRPr="00DB1F8B">
              <w:rPr>
                <w:rFonts w:ascii="Consolas" w:hAnsi="Consolas" w:cs="Calibri"/>
                <w:b/>
                <w:bCs/>
                <w:color w:val="0070C0"/>
                <w:sz w:val="12"/>
                <w:szCs w:val="12"/>
              </w:rPr>
              <w:t>END</w:t>
            </w:r>
            <w:r w:rsidRPr="00DB1F8B">
              <w:rPr>
                <w:rFonts w:ascii="Consolas" w:hAnsi="Consolas" w:cs="Calibri"/>
                <w:color w:val="000000"/>
                <w:sz w:val="12"/>
                <w:szCs w:val="12"/>
              </w:rPr>
              <w:t>;</w:t>
            </w:r>
          </w:p>
        </w:tc>
      </w:tr>
      <w:tr w:rsidR="00C8129E" w:rsidRPr="00DB1F8B" w14:paraId="48336F8D" w14:textId="77777777" w:rsidTr="00A23D18">
        <w:trPr>
          <w:trHeight w:val="227"/>
        </w:trPr>
        <w:tc>
          <w:tcPr>
            <w:tcW w:w="1432" w:type="pct"/>
            <w:tcBorders>
              <w:top w:val="nil"/>
              <w:left w:val="single" w:sz="8" w:space="0" w:color="auto"/>
              <w:bottom w:val="nil"/>
              <w:right w:val="single" w:sz="8" w:space="0" w:color="auto"/>
            </w:tcBorders>
            <w:shd w:val="clear" w:color="auto" w:fill="auto"/>
            <w:noWrap/>
            <w:vAlign w:val="bottom"/>
            <w:hideMark/>
          </w:tcPr>
          <w:p w14:paraId="2EA38547" w14:textId="77777777" w:rsidR="00C8129E" w:rsidRPr="00DB1F8B" w:rsidRDefault="00C8129E" w:rsidP="00A23D18">
            <w:pPr>
              <w:rPr>
                <w:rFonts w:ascii="Consolas" w:hAnsi="Consolas" w:cs="Calibri"/>
                <w:color w:val="000000"/>
                <w:sz w:val="12"/>
                <w:szCs w:val="12"/>
              </w:rPr>
            </w:pPr>
            <w:r w:rsidRPr="00DB1F8B">
              <w:rPr>
                <w:rFonts w:ascii="Consolas" w:hAnsi="Consolas" w:cs="Calibri"/>
                <w:color w:val="000000"/>
                <w:sz w:val="12"/>
                <w:szCs w:val="12"/>
              </w:rPr>
              <w:t> </w:t>
            </w:r>
          </w:p>
        </w:tc>
        <w:tc>
          <w:tcPr>
            <w:tcW w:w="153" w:type="pct"/>
            <w:tcBorders>
              <w:top w:val="nil"/>
              <w:left w:val="nil"/>
              <w:bottom w:val="nil"/>
              <w:right w:val="nil"/>
            </w:tcBorders>
            <w:shd w:val="clear" w:color="auto" w:fill="auto"/>
            <w:noWrap/>
            <w:vAlign w:val="bottom"/>
            <w:hideMark/>
          </w:tcPr>
          <w:p w14:paraId="523CBF59" w14:textId="77777777" w:rsidR="00C8129E" w:rsidRPr="00DB1F8B" w:rsidRDefault="00C8129E" w:rsidP="00A23D18">
            <w:pPr>
              <w:rPr>
                <w:rFonts w:ascii="Consolas" w:hAnsi="Consolas" w:cs="Calibri"/>
                <w:color w:val="000000"/>
                <w:sz w:val="12"/>
                <w:szCs w:val="12"/>
              </w:rPr>
            </w:pPr>
          </w:p>
        </w:tc>
        <w:tc>
          <w:tcPr>
            <w:tcW w:w="1457" w:type="pct"/>
            <w:tcBorders>
              <w:top w:val="nil"/>
              <w:left w:val="single" w:sz="8" w:space="0" w:color="auto"/>
              <w:bottom w:val="nil"/>
              <w:right w:val="single" w:sz="8" w:space="0" w:color="auto"/>
            </w:tcBorders>
            <w:shd w:val="clear" w:color="auto" w:fill="auto"/>
            <w:vAlign w:val="bottom"/>
            <w:hideMark/>
          </w:tcPr>
          <w:p w14:paraId="7F8588E7" w14:textId="77777777" w:rsidR="00C8129E" w:rsidRPr="00DB1F8B" w:rsidRDefault="00C8129E" w:rsidP="00A23D18">
            <w:pPr>
              <w:rPr>
                <w:rFonts w:ascii="Consolas" w:hAnsi="Consolas" w:cs="Calibri"/>
                <w:color w:val="000000"/>
                <w:sz w:val="12"/>
                <w:szCs w:val="12"/>
              </w:rPr>
            </w:pPr>
            <w:r w:rsidRPr="00DB1F8B">
              <w:rPr>
                <w:rFonts w:ascii="Consolas" w:hAnsi="Consolas" w:cs="Calibri"/>
                <w:color w:val="000000"/>
                <w:sz w:val="12"/>
                <w:szCs w:val="12"/>
              </w:rPr>
              <w:t xml:space="preserve">            if </w:t>
            </w:r>
            <w:proofErr w:type="spellStart"/>
            <w:r w:rsidRPr="00DB1F8B">
              <w:rPr>
                <w:rFonts w:ascii="Consolas" w:hAnsi="Consolas" w:cs="Calibri"/>
                <w:color w:val="000000"/>
                <w:sz w:val="12"/>
                <w:szCs w:val="12"/>
              </w:rPr>
              <w:t>colname_i</w:t>
            </w:r>
            <w:proofErr w:type="spellEnd"/>
            <w:r w:rsidRPr="00DB1F8B">
              <w:rPr>
                <w:rFonts w:ascii="Consolas" w:hAnsi="Consolas" w:cs="Calibri"/>
                <w:color w:val="000000"/>
                <w:sz w:val="12"/>
                <w:szCs w:val="12"/>
              </w:rPr>
              <w:t xml:space="preserve"> not in </w:t>
            </w:r>
            <w:proofErr w:type="spellStart"/>
            <w:r w:rsidRPr="00DB1F8B">
              <w:rPr>
                <w:rFonts w:ascii="Consolas" w:hAnsi="Consolas" w:cs="Calibri"/>
                <w:color w:val="000000"/>
                <w:sz w:val="12"/>
                <w:szCs w:val="12"/>
              </w:rPr>
              <w:t>high_corr</w:t>
            </w:r>
            <w:proofErr w:type="spellEnd"/>
            <w:r w:rsidRPr="00DB1F8B">
              <w:rPr>
                <w:rFonts w:ascii="Consolas" w:hAnsi="Consolas" w:cs="Calibri"/>
                <w:color w:val="000000"/>
                <w:sz w:val="12"/>
                <w:szCs w:val="12"/>
              </w:rPr>
              <w:t>:</w:t>
            </w:r>
          </w:p>
        </w:tc>
        <w:tc>
          <w:tcPr>
            <w:tcW w:w="153" w:type="pct"/>
            <w:tcBorders>
              <w:top w:val="nil"/>
              <w:left w:val="nil"/>
              <w:bottom w:val="nil"/>
              <w:right w:val="nil"/>
            </w:tcBorders>
            <w:shd w:val="clear" w:color="auto" w:fill="auto"/>
            <w:noWrap/>
            <w:vAlign w:val="bottom"/>
            <w:hideMark/>
          </w:tcPr>
          <w:p w14:paraId="40E20260" w14:textId="77777777" w:rsidR="00C8129E" w:rsidRPr="00DB1F8B" w:rsidRDefault="00C8129E" w:rsidP="00A23D18">
            <w:pPr>
              <w:rPr>
                <w:rFonts w:ascii="Consolas" w:hAnsi="Consolas" w:cs="Calibri"/>
                <w:color w:val="000000"/>
                <w:sz w:val="12"/>
                <w:szCs w:val="12"/>
              </w:rPr>
            </w:pPr>
          </w:p>
        </w:tc>
        <w:tc>
          <w:tcPr>
            <w:tcW w:w="1804" w:type="pct"/>
            <w:tcBorders>
              <w:top w:val="nil"/>
              <w:left w:val="single" w:sz="8" w:space="0" w:color="auto"/>
              <w:bottom w:val="nil"/>
              <w:right w:val="single" w:sz="8" w:space="0" w:color="auto"/>
            </w:tcBorders>
            <w:shd w:val="clear" w:color="auto" w:fill="auto"/>
            <w:noWrap/>
            <w:vAlign w:val="bottom"/>
            <w:hideMark/>
          </w:tcPr>
          <w:p w14:paraId="3981EB7A" w14:textId="77777777" w:rsidR="00C8129E" w:rsidRPr="00DB1F8B" w:rsidRDefault="00C8129E" w:rsidP="00A23D18">
            <w:pPr>
              <w:rPr>
                <w:rFonts w:ascii="Consolas" w:hAnsi="Consolas" w:cs="Calibri"/>
                <w:color w:val="000000"/>
                <w:sz w:val="12"/>
                <w:szCs w:val="12"/>
              </w:rPr>
            </w:pPr>
            <w:r w:rsidRPr="00DB1F8B">
              <w:rPr>
                <w:rFonts w:ascii="Consolas" w:hAnsi="Consolas" w:cs="Calibri"/>
                <w:color w:val="000000"/>
                <w:sz w:val="12"/>
                <w:szCs w:val="12"/>
              </w:rPr>
              <w:t xml:space="preserve">    </w:t>
            </w:r>
            <w:r w:rsidRPr="00DB1F8B">
              <w:rPr>
                <w:rFonts w:ascii="Consolas" w:hAnsi="Consolas" w:cs="Calibri"/>
                <w:b/>
                <w:bCs/>
                <w:color w:val="0070C0"/>
                <w:sz w:val="12"/>
                <w:szCs w:val="12"/>
              </w:rPr>
              <w:t>END</w:t>
            </w:r>
            <w:r w:rsidRPr="00DB1F8B">
              <w:rPr>
                <w:rFonts w:ascii="Consolas" w:hAnsi="Consolas" w:cs="Calibri"/>
                <w:color w:val="000000"/>
                <w:sz w:val="12"/>
                <w:szCs w:val="12"/>
              </w:rPr>
              <w:t>;</w:t>
            </w:r>
          </w:p>
        </w:tc>
      </w:tr>
      <w:tr w:rsidR="00C8129E" w:rsidRPr="00DB1F8B" w14:paraId="50EB9B3F" w14:textId="77777777" w:rsidTr="00A23D18">
        <w:trPr>
          <w:trHeight w:val="227"/>
        </w:trPr>
        <w:tc>
          <w:tcPr>
            <w:tcW w:w="1432" w:type="pct"/>
            <w:tcBorders>
              <w:top w:val="nil"/>
              <w:left w:val="single" w:sz="8" w:space="0" w:color="auto"/>
              <w:bottom w:val="nil"/>
              <w:right w:val="single" w:sz="8" w:space="0" w:color="auto"/>
            </w:tcBorders>
            <w:shd w:val="clear" w:color="auto" w:fill="auto"/>
            <w:noWrap/>
            <w:vAlign w:val="bottom"/>
            <w:hideMark/>
          </w:tcPr>
          <w:p w14:paraId="784B51F4" w14:textId="77777777" w:rsidR="00C8129E" w:rsidRPr="00DB1F8B" w:rsidRDefault="00C8129E" w:rsidP="00A23D18">
            <w:pPr>
              <w:rPr>
                <w:rFonts w:ascii="Consolas" w:hAnsi="Consolas" w:cs="Calibri"/>
                <w:color w:val="000000"/>
                <w:sz w:val="12"/>
                <w:szCs w:val="12"/>
              </w:rPr>
            </w:pPr>
            <w:r w:rsidRPr="00DB1F8B">
              <w:rPr>
                <w:rFonts w:ascii="Consolas" w:hAnsi="Consolas" w:cs="Calibri"/>
                <w:color w:val="000000"/>
                <w:sz w:val="12"/>
                <w:szCs w:val="12"/>
              </w:rPr>
              <w:t> </w:t>
            </w:r>
          </w:p>
        </w:tc>
        <w:tc>
          <w:tcPr>
            <w:tcW w:w="153" w:type="pct"/>
            <w:tcBorders>
              <w:top w:val="nil"/>
              <w:left w:val="nil"/>
              <w:bottom w:val="nil"/>
              <w:right w:val="nil"/>
            </w:tcBorders>
            <w:shd w:val="clear" w:color="auto" w:fill="auto"/>
            <w:noWrap/>
            <w:vAlign w:val="bottom"/>
            <w:hideMark/>
          </w:tcPr>
          <w:p w14:paraId="7C9406C2" w14:textId="77777777" w:rsidR="00C8129E" w:rsidRPr="00DB1F8B" w:rsidRDefault="00C8129E" w:rsidP="00A23D18">
            <w:pPr>
              <w:rPr>
                <w:rFonts w:ascii="Consolas" w:hAnsi="Consolas" w:cs="Calibri"/>
                <w:color w:val="000000"/>
                <w:sz w:val="12"/>
                <w:szCs w:val="12"/>
              </w:rPr>
            </w:pPr>
          </w:p>
        </w:tc>
        <w:tc>
          <w:tcPr>
            <w:tcW w:w="1457" w:type="pct"/>
            <w:tcBorders>
              <w:top w:val="nil"/>
              <w:left w:val="single" w:sz="8" w:space="0" w:color="auto"/>
              <w:bottom w:val="nil"/>
              <w:right w:val="single" w:sz="8" w:space="0" w:color="auto"/>
            </w:tcBorders>
            <w:shd w:val="clear" w:color="auto" w:fill="auto"/>
            <w:vAlign w:val="bottom"/>
            <w:hideMark/>
          </w:tcPr>
          <w:p w14:paraId="55D429E6" w14:textId="77777777" w:rsidR="00C8129E" w:rsidRPr="00DB1F8B" w:rsidRDefault="00C8129E" w:rsidP="00A23D18">
            <w:pPr>
              <w:rPr>
                <w:rFonts w:ascii="Consolas" w:hAnsi="Consolas" w:cs="Calibri"/>
                <w:color w:val="000000"/>
                <w:sz w:val="12"/>
                <w:szCs w:val="12"/>
              </w:rPr>
            </w:pPr>
            <w:r w:rsidRPr="00DB1F8B">
              <w:rPr>
                <w:rFonts w:ascii="Consolas" w:hAnsi="Consolas" w:cs="Calibri"/>
                <w:color w:val="000000"/>
                <w:sz w:val="12"/>
                <w:szCs w:val="12"/>
              </w:rPr>
              <w:t xml:space="preserve">                </w:t>
            </w:r>
            <w:proofErr w:type="spellStart"/>
            <w:r w:rsidRPr="00DB1F8B">
              <w:rPr>
                <w:rFonts w:ascii="Consolas" w:hAnsi="Consolas" w:cs="Calibri"/>
                <w:color w:val="000000"/>
                <w:sz w:val="12"/>
                <w:szCs w:val="12"/>
              </w:rPr>
              <w:t>high_corr.add</w:t>
            </w:r>
            <w:proofErr w:type="spellEnd"/>
            <w:r w:rsidRPr="00DB1F8B">
              <w:rPr>
                <w:rFonts w:ascii="Consolas" w:hAnsi="Consolas" w:cs="Calibri"/>
                <w:color w:val="000000"/>
                <w:sz w:val="12"/>
                <w:szCs w:val="12"/>
              </w:rPr>
              <w:t>(</w:t>
            </w:r>
            <w:proofErr w:type="spellStart"/>
            <w:r w:rsidRPr="00DB1F8B">
              <w:rPr>
                <w:rFonts w:ascii="Consolas" w:hAnsi="Consolas" w:cs="Calibri"/>
                <w:color w:val="000000"/>
                <w:sz w:val="12"/>
                <w:szCs w:val="12"/>
              </w:rPr>
              <w:t>colname_j</w:t>
            </w:r>
            <w:proofErr w:type="spellEnd"/>
            <w:r w:rsidRPr="00DB1F8B">
              <w:rPr>
                <w:rFonts w:ascii="Consolas" w:hAnsi="Consolas" w:cs="Calibri"/>
                <w:color w:val="000000"/>
                <w:sz w:val="12"/>
                <w:szCs w:val="12"/>
              </w:rPr>
              <w:t>)</w:t>
            </w:r>
          </w:p>
        </w:tc>
        <w:tc>
          <w:tcPr>
            <w:tcW w:w="153" w:type="pct"/>
            <w:tcBorders>
              <w:top w:val="nil"/>
              <w:left w:val="nil"/>
              <w:bottom w:val="nil"/>
              <w:right w:val="nil"/>
            </w:tcBorders>
            <w:shd w:val="clear" w:color="auto" w:fill="auto"/>
            <w:noWrap/>
            <w:vAlign w:val="bottom"/>
            <w:hideMark/>
          </w:tcPr>
          <w:p w14:paraId="47584C46" w14:textId="77777777" w:rsidR="00C8129E" w:rsidRPr="00DB1F8B" w:rsidRDefault="00C8129E" w:rsidP="00A23D18">
            <w:pPr>
              <w:rPr>
                <w:rFonts w:ascii="Consolas" w:hAnsi="Consolas" w:cs="Calibri"/>
                <w:color w:val="000000"/>
                <w:sz w:val="12"/>
                <w:szCs w:val="12"/>
              </w:rPr>
            </w:pPr>
          </w:p>
        </w:tc>
        <w:tc>
          <w:tcPr>
            <w:tcW w:w="1804" w:type="pct"/>
            <w:tcBorders>
              <w:top w:val="nil"/>
              <w:left w:val="single" w:sz="8" w:space="0" w:color="auto"/>
              <w:bottom w:val="nil"/>
              <w:right w:val="single" w:sz="8" w:space="0" w:color="auto"/>
            </w:tcBorders>
            <w:shd w:val="clear" w:color="auto" w:fill="auto"/>
            <w:noWrap/>
            <w:vAlign w:val="bottom"/>
            <w:hideMark/>
          </w:tcPr>
          <w:p w14:paraId="2172EC9A" w14:textId="77777777" w:rsidR="00C8129E" w:rsidRPr="00DB1F8B" w:rsidRDefault="00C8129E" w:rsidP="00A23D18">
            <w:pPr>
              <w:rPr>
                <w:rFonts w:ascii="Consolas" w:hAnsi="Consolas" w:cs="Calibri"/>
                <w:color w:val="000000"/>
                <w:sz w:val="12"/>
                <w:szCs w:val="12"/>
              </w:rPr>
            </w:pPr>
            <w:r w:rsidRPr="00DB1F8B">
              <w:rPr>
                <w:rFonts w:ascii="Consolas" w:hAnsi="Consolas" w:cs="Calibri"/>
                <w:b/>
                <w:bCs/>
                <w:color w:val="7030A0"/>
                <w:sz w:val="12"/>
                <w:szCs w:val="12"/>
              </w:rPr>
              <w:t>RUN</w:t>
            </w:r>
            <w:r w:rsidRPr="00DB1F8B">
              <w:rPr>
                <w:rFonts w:ascii="Consolas" w:hAnsi="Consolas" w:cs="Calibri"/>
                <w:color w:val="000000"/>
                <w:sz w:val="12"/>
                <w:szCs w:val="12"/>
              </w:rPr>
              <w:t>;</w:t>
            </w:r>
          </w:p>
        </w:tc>
      </w:tr>
      <w:tr w:rsidR="00C8129E" w:rsidRPr="00DB1F8B" w14:paraId="2BC99F30" w14:textId="77777777" w:rsidTr="00A23D18">
        <w:trPr>
          <w:trHeight w:val="227"/>
        </w:trPr>
        <w:tc>
          <w:tcPr>
            <w:tcW w:w="1432" w:type="pct"/>
            <w:tcBorders>
              <w:top w:val="nil"/>
              <w:left w:val="single" w:sz="8" w:space="0" w:color="auto"/>
              <w:bottom w:val="nil"/>
              <w:right w:val="single" w:sz="8" w:space="0" w:color="auto"/>
            </w:tcBorders>
            <w:shd w:val="clear" w:color="auto" w:fill="auto"/>
            <w:noWrap/>
            <w:vAlign w:val="bottom"/>
            <w:hideMark/>
          </w:tcPr>
          <w:p w14:paraId="79AFAEC7" w14:textId="77777777" w:rsidR="00C8129E" w:rsidRPr="00DB1F8B" w:rsidRDefault="00C8129E" w:rsidP="00A23D18">
            <w:pPr>
              <w:rPr>
                <w:rFonts w:ascii="Consolas" w:hAnsi="Consolas" w:cs="Calibri"/>
                <w:color w:val="000000"/>
                <w:sz w:val="12"/>
                <w:szCs w:val="12"/>
              </w:rPr>
            </w:pPr>
            <w:r w:rsidRPr="00DB1F8B">
              <w:rPr>
                <w:rFonts w:ascii="Consolas" w:hAnsi="Consolas" w:cs="Calibri"/>
                <w:color w:val="000000"/>
                <w:sz w:val="12"/>
                <w:szCs w:val="12"/>
              </w:rPr>
              <w:t> </w:t>
            </w:r>
          </w:p>
        </w:tc>
        <w:tc>
          <w:tcPr>
            <w:tcW w:w="153" w:type="pct"/>
            <w:tcBorders>
              <w:top w:val="nil"/>
              <w:left w:val="nil"/>
              <w:bottom w:val="nil"/>
              <w:right w:val="nil"/>
            </w:tcBorders>
            <w:shd w:val="clear" w:color="auto" w:fill="auto"/>
            <w:noWrap/>
            <w:vAlign w:val="bottom"/>
            <w:hideMark/>
          </w:tcPr>
          <w:p w14:paraId="63D101E6" w14:textId="77777777" w:rsidR="00C8129E" w:rsidRPr="00DB1F8B" w:rsidRDefault="00C8129E" w:rsidP="00A23D18">
            <w:pPr>
              <w:rPr>
                <w:rFonts w:ascii="Consolas" w:hAnsi="Consolas" w:cs="Calibri"/>
                <w:color w:val="000000"/>
                <w:sz w:val="12"/>
                <w:szCs w:val="12"/>
              </w:rPr>
            </w:pPr>
          </w:p>
        </w:tc>
        <w:tc>
          <w:tcPr>
            <w:tcW w:w="1457" w:type="pct"/>
            <w:tcBorders>
              <w:top w:val="nil"/>
              <w:left w:val="single" w:sz="8" w:space="0" w:color="auto"/>
              <w:bottom w:val="nil"/>
              <w:right w:val="single" w:sz="8" w:space="0" w:color="auto"/>
            </w:tcBorders>
            <w:shd w:val="clear" w:color="auto" w:fill="auto"/>
            <w:vAlign w:val="bottom"/>
            <w:hideMark/>
          </w:tcPr>
          <w:p w14:paraId="6442CD43" w14:textId="77777777" w:rsidR="00C8129E" w:rsidRPr="00DB1F8B" w:rsidRDefault="00C8129E" w:rsidP="00A23D18">
            <w:pPr>
              <w:rPr>
                <w:rFonts w:ascii="Consolas" w:hAnsi="Consolas" w:cs="Calibri"/>
                <w:color w:val="000000"/>
                <w:sz w:val="12"/>
                <w:szCs w:val="12"/>
              </w:rPr>
            </w:pPr>
            <w:r w:rsidRPr="00DB1F8B">
              <w:rPr>
                <w:rFonts w:ascii="Consolas" w:hAnsi="Consolas" w:cs="Calibri"/>
                <w:color w:val="000000"/>
                <w:sz w:val="12"/>
                <w:szCs w:val="12"/>
              </w:rPr>
              <w:t xml:space="preserve">                </w:t>
            </w:r>
          </w:p>
        </w:tc>
        <w:tc>
          <w:tcPr>
            <w:tcW w:w="153" w:type="pct"/>
            <w:tcBorders>
              <w:top w:val="nil"/>
              <w:left w:val="nil"/>
              <w:bottom w:val="nil"/>
              <w:right w:val="nil"/>
            </w:tcBorders>
            <w:shd w:val="clear" w:color="auto" w:fill="auto"/>
            <w:noWrap/>
            <w:vAlign w:val="bottom"/>
            <w:hideMark/>
          </w:tcPr>
          <w:p w14:paraId="71C97514" w14:textId="77777777" w:rsidR="00C8129E" w:rsidRPr="00DB1F8B" w:rsidRDefault="00C8129E" w:rsidP="00A23D18">
            <w:pPr>
              <w:rPr>
                <w:rFonts w:ascii="Consolas" w:hAnsi="Consolas" w:cs="Calibri"/>
                <w:color w:val="000000"/>
                <w:sz w:val="12"/>
                <w:szCs w:val="12"/>
              </w:rPr>
            </w:pPr>
          </w:p>
        </w:tc>
        <w:tc>
          <w:tcPr>
            <w:tcW w:w="1804" w:type="pct"/>
            <w:tcBorders>
              <w:top w:val="nil"/>
              <w:left w:val="single" w:sz="8" w:space="0" w:color="auto"/>
              <w:bottom w:val="nil"/>
              <w:right w:val="single" w:sz="8" w:space="0" w:color="auto"/>
            </w:tcBorders>
            <w:shd w:val="clear" w:color="auto" w:fill="auto"/>
            <w:noWrap/>
            <w:vAlign w:val="bottom"/>
            <w:hideMark/>
          </w:tcPr>
          <w:p w14:paraId="589D7620" w14:textId="77777777" w:rsidR="00C8129E" w:rsidRPr="00DB1F8B" w:rsidRDefault="00C8129E" w:rsidP="00A23D18">
            <w:pPr>
              <w:rPr>
                <w:rFonts w:ascii="Consolas" w:hAnsi="Consolas" w:cs="Calibri"/>
                <w:color w:val="000000"/>
                <w:sz w:val="12"/>
                <w:szCs w:val="12"/>
              </w:rPr>
            </w:pPr>
            <w:r w:rsidRPr="00DB1F8B">
              <w:rPr>
                <w:rFonts w:ascii="Consolas" w:hAnsi="Consolas" w:cs="Calibri"/>
                <w:color w:val="000000"/>
                <w:sz w:val="12"/>
                <w:szCs w:val="12"/>
              </w:rPr>
              <w:t> </w:t>
            </w:r>
          </w:p>
        </w:tc>
      </w:tr>
      <w:tr w:rsidR="00C8129E" w:rsidRPr="00DB1F8B" w14:paraId="356E9838" w14:textId="77777777" w:rsidTr="00A23D18">
        <w:trPr>
          <w:trHeight w:val="227"/>
        </w:trPr>
        <w:tc>
          <w:tcPr>
            <w:tcW w:w="1432" w:type="pct"/>
            <w:tcBorders>
              <w:top w:val="nil"/>
              <w:left w:val="single" w:sz="8" w:space="0" w:color="auto"/>
              <w:bottom w:val="nil"/>
              <w:right w:val="single" w:sz="8" w:space="0" w:color="auto"/>
            </w:tcBorders>
            <w:shd w:val="clear" w:color="auto" w:fill="auto"/>
            <w:noWrap/>
            <w:vAlign w:val="bottom"/>
            <w:hideMark/>
          </w:tcPr>
          <w:p w14:paraId="70ECCE0D" w14:textId="77777777" w:rsidR="00C8129E" w:rsidRPr="00DB1F8B" w:rsidRDefault="00C8129E" w:rsidP="00A23D18">
            <w:pPr>
              <w:rPr>
                <w:rFonts w:ascii="Consolas" w:hAnsi="Consolas" w:cs="Calibri"/>
                <w:color w:val="000000"/>
                <w:sz w:val="12"/>
                <w:szCs w:val="12"/>
              </w:rPr>
            </w:pPr>
            <w:r w:rsidRPr="00DB1F8B">
              <w:rPr>
                <w:rFonts w:ascii="Consolas" w:hAnsi="Consolas" w:cs="Calibri"/>
                <w:color w:val="000000"/>
                <w:sz w:val="12"/>
                <w:szCs w:val="12"/>
              </w:rPr>
              <w:t> </w:t>
            </w:r>
          </w:p>
        </w:tc>
        <w:tc>
          <w:tcPr>
            <w:tcW w:w="153" w:type="pct"/>
            <w:tcBorders>
              <w:top w:val="nil"/>
              <w:left w:val="nil"/>
              <w:bottom w:val="nil"/>
              <w:right w:val="nil"/>
            </w:tcBorders>
            <w:shd w:val="clear" w:color="auto" w:fill="auto"/>
            <w:noWrap/>
            <w:vAlign w:val="bottom"/>
            <w:hideMark/>
          </w:tcPr>
          <w:p w14:paraId="47A9ABDA" w14:textId="77777777" w:rsidR="00C8129E" w:rsidRPr="00DB1F8B" w:rsidRDefault="00C8129E" w:rsidP="00A23D18">
            <w:pPr>
              <w:rPr>
                <w:rFonts w:ascii="Consolas" w:hAnsi="Consolas" w:cs="Calibri"/>
                <w:color w:val="000000"/>
                <w:sz w:val="12"/>
                <w:szCs w:val="12"/>
              </w:rPr>
            </w:pPr>
          </w:p>
        </w:tc>
        <w:tc>
          <w:tcPr>
            <w:tcW w:w="1457" w:type="pct"/>
            <w:tcBorders>
              <w:top w:val="nil"/>
              <w:left w:val="single" w:sz="8" w:space="0" w:color="auto"/>
              <w:bottom w:val="nil"/>
              <w:right w:val="single" w:sz="8" w:space="0" w:color="auto"/>
            </w:tcBorders>
            <w:shd w:val="clear" w:color="auto" w:fill="auto"/>
            <w:vAlign w:val="bottom"/>
            <w:hideMark/>
          </w:tcPr>
          <w:p w14:paraId="5332B006" w14:textId="77777777" w:rsidR="00C8129E" w:rsidRPr="00DB1F8B" w:rsidRDefault="00C8129E" w:rsidP="00A23D18">
            <w:pPr>
              <w:rPr>
                <w:rFonts w:ascii="Consolas" w:hAnsi="Consolas" w:cs="Calibri"/>
                <w:color w:val="000000"/>
                <w:sz w:val="12"/>
                <w:szCs w:val="12"/>
              </w:rPr>
            </w:pPr>
            <w:proofErr w:type="spellStart"/>
            <w:r w:rsidRPr="00DB1F8B">
              <w:rPr>
                <w:rFonts w:ascii="Consolas" w:hAnsi="Consolas" w:cs="Calibri"/>
                <w:color w:val="000000"/>
                <w:sz w:val="12"/>
                <w:szCs w:val="12"/>
              </w:rPr>
              <w:t>CORR_limit</w:t>
            </w:r>
            <w:proofErr w:type="spellEnd"/>
            <w:r w:rsidRPr="00DB1F8B">
              <w:rPr>
                <w:rFonts w:ascii="Consolas" w:hAnsi="Consolas" w:cs="Calibri"/>
                <w:color w:val="000000"/>
                <w:sz w:val="12"/>
                <w:szCs w:val="12"/>
              </w:rPr>
              <w:t xml:space="preserve"> = </w:t>
            </w:r>
            <w:proofErr w:type="spellStart"/>
            <w:r w:rsidRPr="00DB1F8B">
              <w:rPr>
                <w:rFonts w:ascii="Consolas" w:hAnsi="Consolas" w:cs="Calibri"/>
                <w:color w:val="000000"/>
                <w:sz w:val="12"/>
                <w:szCs w:val="12"/>
              </w:rPr>
              <w:t>numeric_data.drop</w:t>
            </w:r>
            <w:proofErr w:type="spellEnd"/>
            <w:r w:rsidRPr="00DB1F8B">
              <w:rPr>
                <w:rFonts w:ascii="Consolas" w:hAnsi="Consolas" w:cs="Calibri"/>
                <w:color w:val="000000"/>
                <w:sz w:val="12"/>
                <w:szCs w:val="12"/>
              </w:rPr>
              <w:t>(</w:t>
            </w:r>
            <w:proofErr w:type="spellStart"/>
            <w:r w:rsidRPr="00DB1F8B">
              <w:rPr>
                <w:rFonts w:ascii="Consolas" w:hAnsi="Consolas" w:cs="Calibri"/>
                <w:color w:val="000000"/>
                <w:sz w:val="12"/>
                <w:szCs w:val="12"/>
              </w:rPr>
              <w:t>high_corr</w:t>
            </w:r>
            <w:proofErr w:type="spellEnd"/>
            <w:r w:rsidRPr="00DB1F8B">
              <w:rPr>
                <w:rFonts w:ascii="Consolas" w:hAnsi="Consolas" w:cs="Calibri"/>
                <w:color w:val="000000"/>
                <w:sz w:val="12"/>
                <w:szCs w:val="12"/>
              </w:rPr>
              <w:t>, axis=1)</w:t>
            </w:r>
          </w:p>
        </w:tc>
        <w:tc>
          <w:tcPr>
            <w:tcW w:w="153" w:type="pct"/>
            <w:tcBorders>
              <w:top w:val="nil"/>
              <w:left w:val="nil"/>
              <w:bottom w:val="nil"/>
              <w:right w:val="nil"/>
            </w:tcBorders>
            <w:shd w:val="clear" w:color="auto" w:fill="auto"/>
            <w:noWrap/>
            <w:vAlign w:val="bottom"/>
            <w:hideMark/>
          </w:tcPr>
          <w:p w14:paraId="5A97AA3F" w14:textId="77777777" w:rsidR="00C8129E" w:rsidRPr="00DB1F8B" w:rsidRDefault="00C8129E" w:rsidP="00A23D18">
            <w:pPr>
              <w:rPr>
                <w:rFonts w:ascii="Consolas" w:hAnsi="Consolas" w:cs="Calibri"/>
                <w:color w:val="000000"/>
                <w:sz w:val="12"/>
                <w:szCs w:val="12"/>
              </w:rPr>
            </w:pPr>
          </w:p>
        </w:tc>
        <w:tc>
          <w:tcPr>
            <w:tcW w:w="1804" w:type="pct"/>
            <w:tcBorders>
              <w:top w:val="nil"/>
              <w:left w:val="single" w:sz="8" w:space="0" w:color="auto"/>
              <w:bottom w:val="nil"/>
              <w:right w:val="single" w:sz="8" w:space="0" w:color="auto"/>
            </w:tcBorders>
            <w:shd w:val="clear" w:color="auto" w:fill="auto"/>
            <w:noWrap/>
            <w:vAlign w:val="bottom"/>
            <w:hideMark/>
          </w:tcPr>
          <w:p w14:paraId="076B2B73" w14:textId="77777777" w:rsidR="00C8129E" w:rsidRPr="00DB1F8B" w:rsidRDefault="00C8129E" w:rsidP="00A23D18">
            <w:pPr>
              <w:rPr>
                <w:rFonts w:ascii="Consolas" w:hAnsi="Consolas" w:cs="Calibri"/>
                <w:color w:val="000000"/>
                <w:sz w:val="12"/>
                <w:szCs w:val="12"/>
              </w:rPr>
            </w:pPr>
            <w:r w:rsidRPr="00DB1F8B">
              <w:rPr>
                <w:rFonts w:ascii="Consolas" w:hAnsi="Consolas" w:cs="Calibri"/>
                <w:b/>
                <w:bCs/>
                <w:color w:val="7030A0"/>
                <w:sz w:val="12"/>
                <w:szCs w:val="12"/>
              </w:rPr>
              <w:t>PROC SQL</w:t>
            </w:r>
            <w:r w:rsidRPr="00DB1F8B">
              <w:rPr>
                <w:rFonts w:ascii="Consolas" w:hAnsi="Consolas" w:cs="Calibri"/>
                <w:color w:val="000000"/>
                <w:sz w:val="12"/>
                <w:szCs w:val="12"/>
              </w:rPr>
              <w:t xml:space="preserve"> </w:t>
            </w:r>
            <w:r w:rsidRPr="00DB1F8B">
              <w:rPr>
                <w:rFonts w:ascii="Consolas" w:hAnsi="Consolas" w:cs="Calibri"/>
                <w:b/>
                <w:bCs/>
                <w:color w:val="0070C0"/>
                <w:sz w:val="12"/>
                <w:szCs w:val="12"/>
              </w:rPr>
              <w:t>NOPRINT</w:t>
            </w:r>
            <w:r w:rsidRPr="00DB1F8B">
              <w:rPr>
                <w:rFonts w:ascii="Consolas" w:hAnsi="Consolas" w:cs="Calibri"/>
                <w:color w:val="000000"/>
                <w:sz w:val="12"/>
                <w:szCs w:val="12"/>
              </w:rPr>
              <w:t>;</w:t>
            </w:r>
          </w:p>
        </w:tc>
      </w:tr>
      <w:tr w:rsidR="00C8129E" w:rsidRPr="00DB1F8B" w14:paraId="6359318A" w14:textId="77777777" w:rsidTr="00A23D18">
        <w:trPr>
          <w:trHeight w:val="237"/>
        </w:trPr>
        <w:tc>
          <w:tcPr>
            <w:tcW w:w="1432" w:type="pct"/>
            <w:tcBorders>
              <w:top w:val="nil"/>
              <w:left w:val="single" w:sz="8" w:space="0" w:color="auto"/>
              <w:bottom w:val="nil"/>
              <w:right w:val="single" w:sz="8" w:space="0" w:color="auto"/>
            </w:tcBorders>
            <w:shd w:val="clear" w:color="auto" w:fill="auto"/>
            <w:noWrap/>
            <w:vAlign w:val="bottom"/>
            <w:hideMark/>
          </w:tcPr>
          <w:p w14:paraId="6ED27415" w14:textId="77777777" w:rsidR="00C8129E" w:rsidRPr="00DB1F8B" w:rsidRDefault="00C8129E" w:rsidP="00A23D18">
            <w:pPr>
              <w:rPr>
                <w:rFonts w:ascii="Consolas" w:hAnsi="Consolas" w:cs="Calibri"/>
                <w:color w:val="000000"/>
                <w:sz w:val="12"/>
                <w:szCs w:val="12"/>
              </w:rPr>
            </w:pPr>
            <w:r w:rsidRPr="00DB1F8B">
              <w:rPr>
                <w:rFonts w:ascii="Consolas" w:hAnsi="Consolas" w:cs="Calibri"/>
                <w:color w:val="000000"/>
                <w:sz w:val="12"/>
                <w:szCs w:val="12"/>
              </w:rPr>
              <w:t> </w:t>
            </w:r>
          </w:p>
        </w:tc>
        <w:tc>
          <w:tcPr>
            <w:tcW w:w="153" w:type="pct"/>
            <w:tcBorders>
              <w:top w:val="nil"/>
              <w:left w:val="nil"/>
              <w:bottom w:val="nil"/>
              <w:right w:val="nil"/>
            </w:tcBorders>
            <w:shd w:val="clear" w:color="auto" w:fill="auto"/>
            <w:noWrap/>
            <w:vAlign w:val="bottom"/>
            <w:hideMark/>
          </w:tcPr>
          <w:p w14:paraId="1ABC3E5F" w14:textId="77777777" w:rsidR="00C8129E" w:rsidRPr="00DB1F8B" w:rsidRDefault="00C8129E" w:rsidP="00A23D18">
            <w:pPr>
              <w:rPr>
                <w:rFonts w:ascii="Consolas" w:hAnsi="Consolas" w:cs="Calibri"/>
                <w:color w:val="000000"/>
                <w:sz w:val="12"/>
                <w:szCs w:val="12"/>
              </w:rPr>
            </w:pPr>
          </w:p>
        </w:tc>
        <w:tc>
          <w:tcPr>
            <w:tcW w:w="1457" w:type="pct"/>
            <w:tcBorders>
              <w:top w:val="nil"/>
              <w:left w:val="single" w:sz="8" w:space="0" w:color="auto"/>
              <w:bottom w:val="nil"/>
              <w:right w:val="single" w:sz="8" w:space="0" w:color="auto"/>
            </w:tcBorders>
            <w:shd w:val="clear" w:color="auto" w:fill="auto"/>
            <w:vAlign w:val="bottom"/>
            <w:hideMark/>
          </w:tcPr>
          <w:p w14:paraId="42B175FD" w14:textId="77777777" w:rsidR="00C8129E" w:rsidRPr="00DB1F8B" w:rsidRDefault="00C8129E" w:rsidP="00A23D18">
            <w:pPr>
              <w:rPr>
                <w:rFonts w:ascii="Consolas" w:hAnsi="Consolas" w:cs="Calibri"/>
                <w:color w:val="000000"/>
                <w:sz w:val="12"/>
                <w:szCs w:val="12"/>
              </w:rPr>
            </w:pPr>
            <w:r w:rsidRPr="00DB1F8B">
              <w:rPr>
                <w:rFonts w:ascii="Consolas" w:hAnsi="Consolas" w:cs="Calibri"/>
                <w:color w:val="000000"/>
                <w:sz w:val="12"/>
                <w:szCs w:val="12"/>
              </w:rPr>
              <w:t> </w:t>
            </w:r>
          </w:p>
        </w:tc>
        <w:tc>
          <w:tcPr>
            <w:tcW w:w="153" w:type="pct"/>
            <w:tcBorders>
              <w:top w:val="nil"/>
              <w:left w:val="nil"/>
              <w:bottom w:val="nil"/>
              <w:right w:val="nil"/>
            </w:tcBorders>
            <w:shd w:val="clear" w:color="auto" w:fill="auto"/>
            <w:noWrap/>
            <w:vAlign w:val="bottom"/>
            <w:hideMark/>
          </w:tcPr>
          <w:p w14:paraId="2D083C95" w14:textId="77777777" w:rsidR="00C8129E" w:rsidRPr="00DB1F8B" w:rsidRDefault="00C8129E" w:rsidP="00A23D18">
            <w:pPr>
              <w:rPr>
                <w:rFonts w:ascii="Consolas" w:hAnsi="Consolas" w:cs="Calibri"/>
                <w:color w:val="000000"/>
                <w:sz w:val="12"/>
                <w:szCs w:val="12"/>
              </w:rPr>
            </w:pPr>
          </w:p>
        </w:tc>
        <w:tc>
          <w:tcPr>
            <w:tcW w:w="1804" w:type="pct"/>
            <w:tcBorders>
              <w:top w:val="nil"/>
              <w:left w:val="single" w:sz="8" w:space="0" w:color="auto"/>
              <w:bottom w:val="nil"/>
              <w:right w:val="single" w:sz="8" w:space="0" w:color="auto"/>
            </w:tcBorders>
            <w:shd w:val="clear" w:color="auto" w:fill="auto"/>
            <w:noWrap/>
            <w:vAlign w:val="bottom"/>
            <w:hideMark/>
          </w:tcPr>
          <w:p w14:paraId="3008F985" w14:textId="77777777" w:rsidR="00C8129E" w:rsidRPr="00DB1F8B" w:rsidRDefault="00C8129E" w:rsidP="00A23D18">
            <w:pPr>
              <w:rPr>
                <w:rFonts w:ascii="Consolas" w:hAnsi="Consolas" w:cs="Calibri"/>
                <w:color w:val="000000"/>
                <w:sz w:val="12"/>
                <w:szCs w:val="12"/>
              </w:rPr>
            </w:pPr>
            <w:r w:rsidRPr="00DB1F8B">
              <w:rPr>
                <w:rFonts w:ascii="Consolas" w:hAnsi="Consolas" w:cs="Calibri"/>
                <w:color w:val="000000"/>
                <w:sz w:val="12"/>
                <w:szCs w:val="12"/>
              </w:rPr>
              <w:t xml:space="preserve">    </w:t>
            </w:r>
            <w:r w:rsidRPr="00DB1F8B">
              <w:rPr>
                <w:rFonts w:ascii="Consolas" w:hAnsi="Consolas" w:cs="Calibri"/>
                <w:b/>
                <w:bCs/>
                <w:color w:val="0070C0"/>
                <w:sz w:val="12"/>
                <w:szCs w:val="12"/>
              </w:rPr>
              <w:t>SELECT DISTINCT</w:t>
            </w:r>
            <w:r w:rsidRPr="00DB1F8B">
              <w:rPr>
                <w:rFonts w:ascii="Consolas" w:hAnsi="Consolas" w:cs="Calibri"/>
                <w:color w:val="000000"/>
                <w:sz w:val="12"/>
                <w:szCs w:val="12"/>
              </w:rPr>
              <w:t xml:space="preserve"> var1, var2 </w:t>
            </w:r>
            <w:r w:rsidRPr="00DB1F8B">
              <w:rPr>
                <w:rFonts w:ascii="Consolas" w:hAnsi="Consolas" w:cs="Calibri"/>
                <w:b/>
                <w:bCs/>
                <w:color w:val="0070C0"/>
                <w:sz w:val="12"/>
                <w:szCs w:val="12"/>
              </w:rPr>
              <w:t xml:space="preserve">INTO </w:t>
            </w:r>
            <w:r w:rsidRPr="00DB1F8B">
              <w:rPr>
                <w:rFonts w:ascii="Consolas" w:hAnsi="Consolas" w:cs="Calibri"/>
                <w:color w:val="000000"/>
                <w:sz w:val="12"/>
                <w:szCs w:val="12"/>
              </w:rPr>
              <w:t>:</w:t>
            </w:r>
            <w:proofErr w:type="spellStart"/>
            <w:r w:rsidRPr="00DB1F8B">
              <w:rPr>
                <w:rFonts w:ascii="Consolas" w:hAnsi="Consolas" w:cs="Calibri"/>
                <w:color w:val="000000"/>
                <w:sz w:val="12"/>
                <w:szCs w:val="12"/>
              </w:rPr>
              <w:t>high_corr_cols</w:t>
            </w:r>
            <w:proofErr w:type="spellEnd"/>
            <w:r w:rsidRPr="00DB1F8B">
              <w:rPr>
                <w:rFonts w:ascii="Consolas" w:hAnsi="Consolas" w:cs="Calibri"/>
                <w:color w:val="000000"/>
                <w:sz w:val="12"/>
                <w:szCs w:val="12"/>
              </w:rPr>
              <w:t xml:space="preserve"> separated by ' '</w:t>
            </w:r>
          </w:p>
        </w:tc>
      </w:tr>
      <w:tr w:rsidR="00C8129E" w:rsidRPr="00DB1F8B" w14:paraId="080AC99F" w14:textId="77777777" w:rsidTr="00A23D18">
        <w:trPr>
          <w:trHeight w:val="237"/>
        </w:trPr>
        <w:tc>
          <w:tcPr>
            <w:tcW w:w="1432" w:type="pct"/>
            <w:tcBorders>
              <w:top w:val="nil"/>
              <w:left w:val="single" w:sz="8" w:space="0" w:color="auto"/>
              <w:bottom w:val="nil"/>
              <w:right w:val="single" w:sz="8" w:space="0" w:color="auto"/>
            </w:tcBorders>
            <w:shd w:val="clear" w:color="auto" w:fill="auto"/>
            <w:noWrap/>
            <w:vAlign w:val="bottom"/>
            <w:hideMark/>
          </w:tcPr>
          <w:p w14:paraId="6FCE6D3F" w14:textId="77777777" w:rsidR="00C8129E" w:rsidRPr="00DB1F8B" w:rsidRDefault="00C8129E" w:rsidP="00A23D18">
            <w:pPr>
              <w:rPr>
                <w:rFonts w:ascii="Consolas" w:hAnsi="Consolas" w:cs="Calibri"/>
                <w:color w:val="000000"/>
                <w:sz w:val="12"/>
                <w:szCs w:val="12"/>
              </w:rPr>
            </w:pPr>
            <w:r w:rsidRPr="00DB1F8B">
              <w:rPr>
                <w:rFonts w:ascii="Consolas" w:hAnsi="Consolas" w:cs="Calibri"/>
                <w:color w:val="000000"/>
                <w:sz w:val="12"/>
                <w:szCs w:val="12"/>
              </w:rPr>
              <w:t> </w:t>
            </w:r>
          </w:p>
        </w:tc>
        <w:tc>
          <w:tcPr>
            <w:tcW w:w="153" w:type="pct"/>
            <w:tcBorders>
              <w:top w:val="nil"/>
              <w:left w:val="nil"/>
              <w:bottom w:val="nil"/>
              <w:right w:val="nil"/>
            </w:tcBorders>
            <w:shd w:val="clear" w:color="auto" w:fill="auto"/>
            <w:noWrap/>
            <w:vAlign w:val="bottom"/>
            <w:hideMark/>
          </w:tcPr>
          <w:p w14:paraId="5D41FC3A" w14:textId="77777777" w:rsidR="00C8129E" w:rsidRPr="00DB1F8B" w:rsidRDefault="00C8129E" w:rsidP="00A23D18">
            <w:pPr>
              <w:rPr>
                <w:rFonts w:ascii="Consolas" w:hAnsi="Consolas" w:cs="Calibri"/>
                <w:color w:val="000000"/>
                <w:sz w:val="12"/>
                <w:szCs w:val="12"/>
              </w:rPr>
            </w:pPr>
          </w:p>
        </w:tc>
        <w:tc>
          <w:tcPr>
            <w:tcW w:w="1457" w:type="pct"/>
            <w:tcBorders>
              <w:top w:val="nil"/>
              <w:left w:val="single" w:sz="8" w:space="0" w:color="auto"/>
              <w:bottom w:val="nil"/>
              <w:right w:val="single" w:sz="8" w:space="0" w:color="auto"/>
            </w:tcBorders>
            <w:shd w:val="clear" w:color="auto" w:fill="auto"/>
            <w:vAlign w:val="bottom"/>
            <w:hideMark/>
          </w:tcPr>
          <w:p w14:paraId="47761E1A" w14:textId="77777777" w:rsidR="00C8129E" w:rsidRPr="00DB1F8B" w:rsidRDefault="00C8129E" w:rsidP="00A23D18">
            <w:pPr>
              <w:rPr>
                <w:rFonts w:ascii="Consolas" w:hAnsi="Consolas" w:cs="Calibri"/>
                <w:color w:val="000000"/>
                <w:sz w:val="12"/>
                <w:szCs w:val="12"/>
              </w:rPr>
            </w:pPr>
            <w:r w:rsidRPr="00DB1F8B">
              <w:rPr>
                <w:rFonts w:ascii="Consolas" w:hAnsi="Consolas" w:cs="Calibri"/>
                <w:color w:val="000000"/>
                <w:sz w:val="12"/>
                <w:szCs w:val="12"/>
              </w:rPr>
              <w:t> </w:t>
            </w:r>
          </w:p>
        </w:tc>
        <w:tc>
          <w:tcPr>
            <w:tcW w:w="153" w:type="pct"/>
            <w:tcBorders>
              <w:top w:val="nil"/>
              <w:left w:val="nil"/>
              <w:bottom w:val="nil"/>
              <w:right w:val="nil"/>
            </w:tcBorders>
            <w:shd w:val="clear" w:color="auto" w:fill="auto"/>
            <w:noWrap/>
            <w:vAlign w:val="bottom"/>
            <w:hideMark/>
          </w:tcPr>
          <w:p w14:paraId="196DADE7" w14:textId="77777777" w:rsidR="00C8129E" w:rsidRPr="00DB1F8B" w:rsidRDefault="00C8129E" w:rsidP="00A23D18">
            <w:pPr>
              <w:rPr>
                <w:rFonts w:ascii="Consolas" w:hAnsi="Consolas" w:cs="Calibri"/>
                <w:color w:val="000000"/>
                <w:sz w:val="12"/>
                <w:szCs w:val="12"/>
              </w:rPr>
            </w:pPr>
          </w:p>
        </w:tc>
        <w:tc>
          <w:tcPr>
            <w:tcW w:w="1804" w:type="pct"/>
            <w:tcBorders>
              <w:top w:val="nil"/>
              <w:left w:val="single" w:sz="8" w:space="0" w:color="auto"/>
              <w:bottom w:val="nil"/>
              <w:right w:val="single" w:sz="8" w:space="0" w:color="auto"/>
            </w:tcBorders>
            <w:shd w:val="clear" w:color="auto" w:fill="auto"/>
            <w:noWrap/>
            <w:vAlign w:val="bottom"/>
            <w:hideMark/>
          </w:tcPr>
          <w:p w14:paraId="1FB54452" w14:textId="77777777" w:rsidR="00C8129E" w:rsidRPr="00DB1F8B" w:rsidRDefault="00C8129E" w:rsidP="00A23D18">
            <w:pPr>
              <w:rPr>
                <w:rFonts w:ascii="Consolas" w:hAnsi="Consolas" w:cs="Calibri"/>
                <w:color w:val="000000"/>
                <w:sz w:val="12"/>
                <w:szCs w:val="12"/>
              </w:rPr>
            </w:pPr>
            <w:r w:rsidRPr="00DB1F8B">
              <w:rPr>
                <w:rFonts w:ascii="Consolas" w:hAnsi="Consolas" w:cs="Calibri"/>
                <w:color w:val="000000"/>
                <w:sz w:val="12"/>
                <w:szCs w:val="12"/>
              </w:rPr>
              <w:t xml:space="preserve">    </w:t>
            </w:r>
            <w:r w:rsidRPr="00DB1F8B">
              <w:rPr>
                <w:rFonts w:ascii="Consolas" w:hAnsi="Consolas" w:cs="Calibri"/>
                <w:b/>
                <w:bCs/>
                <w:color w:val="0070C0"/>
                <w:sz w:val="12"/>
                <w:szCs w:val="12"/>
              </w:rPr>
              <w:t>FROM</w:t>
            </w:r>
            <w:r w:rsidRPr="00DB1F8B">
              <w:rPr>
                <w:rFonts w:ascii="Consolas" w:hAnsi="Consolas" w:cs="Calibri"/>
                <w:color w:val="000000"/>
                <w:sz w:val="12"/>
                <w:szCs w:val="12"/>
              </w:rPr>
              <w:t xml:space="preserve"> </w:t>
            </w:r>
            <w:proofErr w:type="spellStart"/>
            <w:r w:rsidRPr="00DB1F8B">
              <w:rPr>
                <w:rFonts w:ascii="Consolas" w:hAnsi="Consolas" w:cs="Calibri"/>
                <w:color w:val="000000"/>
                <w:sz w:val="12"/>
                <w:szCs w:val="12"/>
              </w:rPr>
              <w:t>high_corr</w:t>
            </w:r>
            <w:proofErr w:type="spellEnd"/>
            <w:r w:rsidRPr="00DB1F8B">
              <w:rPr>
                <w:rFonts w:ascii="Consolas" w:hAnsi="Consolas" w:cs="Calibri"/>
                <w:color w:val="000000"/>
                <w:sz w:val="12"/>
                <w:szCs w:val="12"/>
              </w:rPr>
              <w:t>;</w:t>
            </w:r>
          </w:p>
        </w:tc>
      </w:tr>
      <w:tr w:rsidR="00C8129E" w:rsidRPr="00DB1F8B" w14:paraId="2E918A16" w14:textId="77777777" w:rsidTr="00A23D18">
        <w:trPr>
          <w:trHeight w:val="246"/>
        </w:trPr>
        <w:tc>
          <w:tcPr>
            <w:tcW w:w="1432" w:type="pct"/>
            <w:tcBorders>
              <w:top w:val="nil"/>
              <w:left w:val="single" w:sz="8" w:space="0" w:color="auto"/>
              <w:bottom w:val="nil"/>
              <w:right w:val="single" w:sz="8" w:space="0" w:color="auto"/>
            </w:tcBorders>
            <w:shd w:val="clear" w:color="auto" w:fill="auto"/>
            <w:noWrap/>
            <w:vAlign w:val="bottom"/>
            <w:hideMark/>
          </w:tcPr>
          <w:p w14:paraId="20E58559" w14:textId="77777777" w:rsidR="00C8129E" w:rsidRPr="00DB1F8B" w:rsidRDefault="00C8129E" w:rsidP="00A23D18">
            <w:pPr>
              <w:rPr>
                <w:rFonts w:ascii="Consolas" w:hAnsi="Consolas" w:cs="Calibri"/>
                <w:color w:val="000000"/>
                <w:sz w:val="12"/>
                <w:szCs w:val="12"/>
              </w:rPr>
            </w:pPr>
            <w:r w:rsidRPr="00DB1F8B">
              <w:rPr>
                <w:rFonts w:ascii="Consolas" w:hAnsi="Consolas" w:cs="Calibri"/>
                <w:color w:val="000000"/>
                <w:sz w:val="12"/>
                <w:szCs w:val="12"/>
              </w:rPr>
              <w:t> </w:t>
            </w:r>
          </w:p>
        </w:tc>
        <w:tc>
          <w:tcPr>
            <w:tcW w:w="153" w:type="pct"/>
            <w:tcBorders>
              <w:top w:val="nil"/>
              <w:left w:val="nil"/>
              <w:bottom w:val="nil"/>
              <w:right w:val="nil"/>
            </w:tcBorders>
            <w:shd w:val="clear" w:color="auto" w:fill="auto"/>
            <w:noWrap/>
            <w:vAlign w:val="bottom"/>
            <w:hideMark/>
          </w:tcPr>
          <w:p w14:paraId="20395DBB" w14:textId="77777777" w:rsidR="00C8129E" w:rsidRPr="00DB1F8B" w:rsidRDefault="00C8129E" w:rsidP="00A23D18">
            <w:pPr>
              <w:rPr>
                <w:rFonts w:ascii="Consolas" w:hAnsi="Consolas" w:cs="Calibri"/>
                <w:color w:val="000000"/>
                <w:sz w:val="12"/>
                <w:szCs w:val="12"/>
              </w:rPr>
            </w:pPr>
          </w:p>
        </w:tc>
        <w:tc>
          <w:tcPr>
            <w:tcW w:w="1457" w:type="pct"/>
            <w:tcBorders>
              <w:top w:val="nil"/>
              <w:left w:val="single" w:sz="8" w:space="0" w:color="auto"/>
              <w:bottom w:val="nil"/>
              <w:right w:val="single" w:sz="8" w:space="0" w:color="auto"/>
            </w:tcBorders>
            <w:shd w:val="clear" w:color="auto" w:fill="auto"/>
            <w:vAlign w:val="bottom"/>
            <w:hideMark/>
          </w:tcPr>
          <w:p w14:paraId="53CDA3D4" w14:textId="77777777" w:rsidR="00C8129E" w:rsidRPr="00DB1F8B" w:rsidRDefault="00C8129E" w:rsidP="00A23D18">
            <w:pPr>
              <w:rPr>
                <w:rFonts w:ascii="Consolas" w:hAnsi="Consolas" w:cs="Calibri"/>
                <w:color w:val="000000"/>
                <w:sz w:val="12"/>
                <w:szCs w:val="12"/>
              </w:rPr>
            </w:pPr>
            <w:r w:rsidRPr="00DB1F8B">
              <w:rPr>
                <w:rFonts w:ascii="Consolas" w:hAnsi="Consolas" w:cs="Calibri"/>
                <w:color w:val="000000"/>
                <w:sz w:val="12"/>
                <w:szCs w:val="12"/>
              </w:rPr>
              <w:t> </w:t>
            </w:r>
          </w:p>
        </w:tc>
        <w:tc>
          <w:tcPr>
            <w:tcW w:w="153" w:type="pct"/>
            <w:tcBorders>
              <w:top w:val="nil"/>
              <w:left w:val="nil"/>
              <w:bottom w:val="nil"/>
              <w:right w:val="nil"/>
            </w:tcBorders>
            <w:shd w:val="clear" w:color="auto" w:fill="auto"/>
            <w:noWrap/>
            <w:vAlign w:val="bottom"/>
            <w:hideMark/>
          </w:tcPr>
          <w:p w14:paraId="1312CE24" w14:textId="77777777" w:rsidR="00C8129E" w:rsidRPr="00DB1F8B" w:rsidRDefault="00C8129E" w:rsidP="00A23D18">
            <w:pPr>
              <w:rPr>
                <w:rFonts w:ascii="Consolas" w:hAnsi="Consolas" w:cs="Calibri"/>
                <w:color w:val="000000"/>
                <w:sz w:val="12"/>
                <w:szCs w:val="12"/>
              </w:rPr>
            </w:pPr>
          </w:p>
        </w:tc>
        <w:tc>
          <w:tcPr>
            <w:tcW w:w="1804" w:type="pct"/>
            <w:tcBorders>
              <w:top w:val="nil"/>
              <w:left w:val="single" w:sz="8" w:space="0" w:color="auto"/>
              <w:bottom w:val="nil"/>
              <w:right w:val="single" w:sz="8" w:space="0" w:color="auto"/>
            </w:tcBorders>
            <w:shd w:val="clear" w:color="auto" w:fill="auto"/>
            <w:noWrap/>
            <w:vAlign w:val="bottom"/>
            <w:hideMark/>
          </w:tcPr>
          <w:p w14:paraId="537AF18D" w14:textId="77777777" w:rsidR="00C8129E" w:rsidRPr="00DB1F8B" w:rsidRDefault="00C8129E" w:rsidP="00A23D18">
            <w:pPr>
              <w:rPr>
                <w:rFonts w:ascii="Consolas" w:hAnsi="Consolas" w:cs="Calibri"/>
                <w:color w:val="000000"/>
                <w:sz w:val="12"/>
                <w:szCs w:val="12"/>
              </w:rPr>
            </w:pPr>
            <w:r w:rsidRPr="00DB1F8B">
              <w:rPr>
                <w:rFonts w:ascii="Consolas" w:hAnsi="Consolas" w:cs="Calibri"/>
                <w:b/>
                <w:bCs/>
                <w:color w:val="7030A0"/>
                <w:sz w:val="12"/>
                <w:szCs w:val="12"/>
              </w:rPr>
              <w:t>QUIT</w:t>
            </w:r>
            <w:r w:rsidRPr="00DB1F8B">
              <w:rPr>
                <w:rFonts w:ascii="Consolas" w:hAnsi="Consolas" w:cs="Calibri"/>
                <w:color w:val="000000"/>
                <w:sz w:val="12"/>
                <w:szCs w:val="12"/>
              </w:rPr>
              <w:t>;</w:t>
            </w:r>
          </w:p>
        </w:tc>
      </w:tr>
      <w:tr w:rsidR="00C8129E" w:rsidRPr="00DB1F8B" w14:paraId="6216960D" w14:textId="77777777" w:rsidTr="00A23D18">
        <w:trPr>
          <w:trHeight w:val="246"/>
        </w:trPr>
        <w:tc>
          <w:tcPr>
            <w:tcW w:w="1432" w:type="pct"/>
            <w:tcBorders>
              <w:top w:val="nil"/>
              <w:left w:val="single" w:sz="8" w:space="0" w:color="auto"/>
              <w:bottom w:val="nil"/>
              <w:right w:val="single" w:sz="8" w:space="0" w:color="auto"/>
            </w:tcBorders>
            <w:shd w:val="clear" w:color="auto" w:fill="auto"/>
            <w:noWrap/>
            <w:vAlign w:val="bottom"/>
            <w:hideMark/>
          </w:tcPr>
          <w:p w14:paraId="206B3BFF" w14:textId="77777777" w:rsidR="00C8129E" w:rsidRPr="00DB1F8B" w:rsidRDefault="00C8129E" w:rsidP="00A23D18">
            <w:pPr>
              <w:rPr>
                <w:rFonts w:ascii="Consolas" w:hAnsi="Consolas" w:cs="Calibri"/>
                <w:color w:val="000000"/>
                <w:sz w:val="12"/>
                <w:szCs w:val="12"/>
              </w:rPr>
            </w:pPr>
            <w:r w:rsidRPr="00DB1F8B">
              <w:rPr>
                <w:rFonts w:ascii="Consolas" w:hAnsi="Consolas" w:cs="Calibri"/>
                <w:color w:val="000000"/>
                <w:sz w:val="12"/>
                <w:szCs w:val="12"/>
              </w:rPr>
              <w:t> </w:t>
            </w:r>
          </w:p>
        </w:tc>
        <w:tc>
          <w:tcPr>
            <w:tcW w:w="153" w:type="pct"/>
            <w:tcBorders>
              <w:top w:val="nil"/>
              <w:left w:val="nil"/>
              <w:bottom w:val="nil"/>
              <w:right w:val="nil"/>
            </w:tcBorders>
            <w:shd w:val="clear" w:color="auto" w:fill="auto"/>
            <w:noWrap/>
            <w:vAlign w:val="bottom"/>
            <w:hideMark/>
          </w:tcPr>
          <w:p w14:paraId="4CE95C7C" w14:textId="77777777" w:rsidR="00C8129E" w:rsidRPr="00DB1F8B" w:rsidRDefault="00C8129E" w:rsidP="00A23D18">
            <w:pPr>
              <w:rPr>
                <w:rFonts w:ascii="Consolas" w:hAnsi="Consolas" w:cs="Calibri"/>
                <w:color w:val="000000"/>
                <w:sz w:val="12"/>
                <w:szCs w:val="12"/>
              </w:rPr>
            </w:pPr>
          </w:p>
        </w:tc>
        <w:tc>
          <w:tcPr>
            <w:tcW w:w="1457" w:type="pct"/>
            <w:tcBorders>
              <w:top w:val="nil"/>
              <w:left w:val="single" w:sz="8" w:space="0" w:color="auto"/>
              <w:bottom w:val="nil"/>
              <w:right w:val="single" w:sz="8" w:space="0" w:color="auto"/>
            </w:tcBorders>
            <w:shd w:val="clear" w:color="auto" w:fill="auto"/>
            <w:vAlign w:val="bottom"/>
            <w:hideMark/>
          </w:tcPr>
          <w:p w14:paraId="2F8DD963" w14:textId="77777777" w:rsidR="00C8129E" w:rsidRPr="00DB1F8B" w:rsidRDefault="00C8129E" w:rsidP="00A23D18">
            <w:pPr>
              <w:rPr>
                <w:rFonts w:ascii="Consolas" w:hAnsi="Consolas" w:cs="Calibri"/>
                <w:color w:val="000000"/>
                <w:sz w:val="12"/>
                <w:szCs w:val="12"/>
              </w:rPr>
            </w:pPr>
            <w:r w:rsidRPr="00DB1F8B">
              <w:rPr>
                <w:rFonts w:ascii="Consolas" w:hAnsi="Consolas" w:cs="Calibri"/>
                <w:color w:val="000000"/>
                <w:sz w:val="12"/>
                <w:szCs w:val="12"/>
              </w:rPr>
              <w:t> </w:t>
            </w:r>
          </w:p>
        </w:tc>
        <w:tc>
          <w:tcPr>
            <w:tcW w:w="153" w:type="pct"/>
            <w:tcBorders>
              <w:top w:val="nil"/>
              <w:left w:val="nil"/>
              <w:bottom w:val="nil"/>
              <w:right w:val="nil"/>
            </w:tcBorders>
            <w:shd w:val="clear" w:color="auto" w:fill="auto"/>
            <w:noWrap/>
            <w:vAlign w:val="bottom"/>
            <w:hideMark/>
          </w:tcPr>
          <w:p w14:paraId="6FD98AB8" w14:textId="77777777" w:rsidR="00C8129E" w:rsidRPr="00DB1F8B" w:rsidRDefault="00C8129E" w:rsidP="00A23D18">
            <w:pPr>
              <w:rPr>
                <w:rFonts w:ascii="Consolas" w:hAnsi="Consolas" w:cs="Calibri"/>
                <w:color w:val="000000"/>
                <w:sz w:val="12"/>
                <w:szCs w:val="12"/>
              </w:rPr>
            </w:pPr>
          </w:p>
        </w:tc>
        <w:tc>
          <w:tcPr>
            <w:tcW w:w="1804" w:type="pct"/>
            <w:tcBorders>
              <w:top w:val="nil"/>
              <w:left w:val="single" w:sz="8" w:space="0" w:color="auto"/>
              <w:bottom w:val="nil"/>
              <w:right w:val="single" w:sz="8" w:space="0" w:color="auto"/>
            </w:tcBorders>
            <w:shd w:val="clear" w:color="auto" w:fill="auto"/>
            <w:noWrap/>
            <w:vAlign w:val="bottom"/>
            <w:hideMark/>
          </w:tcPr>
          <w:p w14:paraId="07ABBA4B" w14:textId="77777777" w:rsidR="00C8129E" w:rsidRPr="00DB1F8B" w:rsidRDefault="00C8129E" w:rsidP="00A23D18">
            <w:pPr>
              <w:rPr>
                <w:rFonts w:ascii="Consolas" w:hAnsi="Consolas" w:cs="Calibri"/>
                <w:color w:val="000000"/>
                <w:sz w:val="12"/>
                <w:szCs w:val="12"/>
              </w:rPr>
            </w:pPr>
            <w:r w:rsidRPr="00DB1F8B">
              <w:rPr>
                <w:rFonts w:ascii="Consolas" w:hAnsi="Consolas" w:cs="Calibri"/>
                <w:color w:val="000000"/>
                <w:sz w:val="12"/>
                <w:szCs w:val="12"/>
              </w:rPr>
              <w:t> </w:t>
            </w:r>
          </w:p>
        </w:tc>
      </w:tr>
      <w:tr w:rsidR="00C8129E" w:rsidRPr="00DB1F8B" w14:paraId="6B42C429" w14:textId="77777777" w:rsidTr="00A23D18">
        <w:trPr>
          <w:trHeight w:val="246"/>
        </w:trPr>
        <w:tc>
          <w:tcPr>
            <w:tcW w:w="1432" w:type="pct"/>
            <w:tcBorders>
              <w:top w:val="nil"/>
              <w:left w:val="single" w:sz="8" w:space="0" w:color="auto"/>
              <w:bottom w:val="single" w:sz="8" w:space="0" w:color="auto"/>
              <w:right w:val="single" w:sz="8" w:space="0" w:color="auto"/>
            </w:tcBorders>
            <w:shd w:val="clear" w:color="auto" w:fill="auto"/>
            <w:noWrap/>
            <w:vAlign w:val="bottom"/>
            <w:hideMark/>
          </w:tcPr>
          <w:p w14:paraId="17876384" w14:textId="77777777" w:rsidR="00C8129E" w:rsidRPr="00DB1F8B" w:rsidRDefault="00C8129E" w:rsidP="00A23D18">
            <w:pPr>
              <w:rPr>
                <w:rFonts w:ascii="Consolas" w:hAnsi="Consolas" w:cs="Calibri"/>
                <w:color w:val="000000"/>
                <w:sz w:val="12"/>
                <w:szCs w:val="12"/>
              </w:rPr>
            </w:pPr>
            <w:r w:rsidRPr="00DB1F8B">
              <w:rPr>
                <w:rFonts w:ascii="Consolas" w:hAnsi="Consolas" w:cs="Calibri"/>
                <w:color w:val="000000"/>
                <w:sz w:val="12"/>
                <w:szCs w:val="12"/>
              </w:rPr>
              <w:t> </w:t>
            </w:r>
          </w:p>
        </w:tc>
        <w:tc>
          <w:tcPr>
            <w:tcW w:w="153" w:type="pct"/>
            <w:tcBorders>
              <w:top w:val="nil"/>
              <w:left w:val="nil"/>
              <w:bottom w:val="nil"/>
              <w:right w:val="nil"/>
            </w:tcBorders>
            <w:shd w:val="clear" w:color="auto" w:fill="auto"/>
            <w:noWrap/>
            <w:vAlign w:val="bottom"/>
            <w:hideMark/>
          </w:tcPr>
          <w:p w14:paraId="40017CEB" w14:textId="77777777" w:rsidR="00C8129E" w:rsidRPr="00DB1F8B" w:rsidRDefault="00C8129E" w:rsidP="00A23D18">
            <w:pPr>
              <w:rPr>
                <w:rFonts w:ascii="Consolas" w:hAnsi="Consolas" w:cs="Calibri"/>
                <w:color w:val="000000"/>
                <w:sz w:val="12"/>
                <w:szCs w:val="12"/>
              </w:rPr>
            </w:pPr>
          </w:p>
        </w:tc>
        <w:tc>
          <w:tcPr>
            <w:tcW w:w="1457" w:type="pct"/>
            <w:tcBorders>
              <w:top w:val="nil"/>
              <w:left w:val="single" w:sz="8" w:space="0" w:color="auto"/>
              <w:bottom w:val="single" w:sz="8" w:space="0" w:color="auto"/>
              <w:right w:val="single" w:sz="8" w:space="0" w:color="auto"/>
            </w:tcBorders>
            <w:shd w:val="clear" w:color="auto" w:fill="auto"/>
            <w:vAlign w:val="bottom"/>
            <w:hideMark/>
          </w:tcPr>
          <w:p w14:paraId="14222588" w14:textId="77777777" w:rsidR="00C8129E" w:rsidRPr="00DB1F8B" w:rsidRDefault="00C8129E" w:rsidP="00A23D18">
            <w:pPr>
              <w:rPr>
                <w:rFonts w:ascii="Consolas" w:hAnsi="Consolas" w:cs="Calibri"/>
                <w:color w:val="000000"/>
                <w:sz w:val="12"/>
                <w:szCs w:val="12"/>
              </w:rPr>
            </w:pPr>
            <w:r w:rsidRPr="00DB1F8B">
              <w:rPr>
                <w:rFonts w:ascii="Consolas" w:hAnsi="Consolas" w:cs="Calibri"/>
                <w:color w:val="000000"/>
                <w:sz w:val="12"/>
                <w:szCs w:val="12"/>
              </w:rPr>
              <w:t> </w:t>
            </w:r>
          </w:p>
        </w:tc>
        <w:tc>
          <w:tcPr>
            <w:tcW w:w="153" w:type="pct"/>
            <w:tcBorders>
              <w:top w:val="nil"/>
              <w:left w:val="nil"/>
              <w:bottom w:val="nil"/>
              <w:right w:val="nil"/>
            </w:tcBorders>
            <w:shd w:val="clear" w:color="auto" w:fill="auto"/>
            <w:noWrap/>
            <w:vAlign w:val="bottom"/>
            <w:hideMark/>
          </w:tcPr>
          <w:p w14:paraId="7D0683EE" w14:textId="77777777" w:rsidR="00C8129E" w:rsidRPr="00DB1F8B" w:rsidRDefault="00C8129E" w:rsidP="00A23D18">
            <w:pPr>
              <w:rPr>
                <w:rFonts w:ascii="Consolas" w:hAnsi="Consolas" w:cs="Calibri"/>
                <w:color w:val="000000"/>
                <w:sz w:val="12"/>
                <w:szCs w:val="12"/>
              </w:rPr>
            </w:pPr>
          </w:p>
        </w:tc>
        <w:tc>
          <w:tcPr>
            <w:tcW w:w="1804" w:type="pct"/>
            <w:tcBorders>
              <w:top w:val="nil"/>
              <w:left w:val="single" w:sz="8" w:space="0" w:color="auto"/>
              <w:bottom w:val="single" w:sz="8" w:space="0" w:color="auto"/>
              <w:right w:val="single" w:sz="8" w:space="0" w:color="auto"/>
            </w:tcBorders>
            <w:shd w:val="clear" w:color="auto" w:fill="auto"/>
            <w:noWrap/>
            <w:vAlign w:val="bottom"/>
            <w:hideMark/>
          </w:tcPr>
          <w:p w14:paraId="7E004422" w14:textId="77777777" w:rsidR="00C8129E" w:rsidRPr="00DB1F8B" w:rsidRDefault="00C8129E" w:rsidP="00A23D18">
            <w:pPr>
              <w:rPr>
                <w:rFonts w:ascii="Consolas" w:hAnsi="Consolas" w:cs="Calibri"/>
                <w:color w:val="000000"/>
                <w:sz w:val="12"/>
                <w:szCs w:val="12"/>
              </w:rPr>
            </w:pPr>
            <w:r w:rsidRPr="00DB1F8B">
              <w:rPr>
                <w:rFonts w:ascii="Consolas" w:hAnsi="Consolas" w:cs="Calibri"/>
                <w:b/>
                <w:bCs/>
                <w:color w:val="7030A0"/>
                <w:sz w:val="12"/>
                <w:szCs w:val="12"/>
              </w:rPr>
              <w:t xml:space="preserve">DATA </w:t>
            </w:r>
            <w:proofErr w:type="spellStart"/>
            <w:r w:rsidRPr="00DB1F8B">
              <w:rPr>
                <w:rFonts w:ascii="Consolas" w:hAnsi="Consolas" w:cs="Calibri"/>
                <w:color w:val="000000"/>
                <w:sz w:val="12"/>
                <w:szCs w:val="12"/>
              </w:rPr>
              <w:t>CORR_limit</w:t>
            </w:r>
            <w:proofErr w:type="spellEnd"/>
            <w:r w:rsidRPr="00DB1F8B">
              <w:rPr>
                <w:rFonts w:ascii="Consolas" w:hAnsi="Consolas" w:cs="Calibri"/>
                <w:color w:val="000000"/>
                <w:sz w:val="12"/>
                <w:szCs w:val="12"/>
              </w:rPr>
              <w:t>;</w:t>
            </w:r>
            <w:r w:rsidRPr="00DB1F8B">
              <w:rPr>
                <w:rFonts w:ascii="Consolas" w:hAnsi="Consolas" w:cs="Calibri"/>
                <w:b/>
                <w:bCs/>
                <w:color w:val="0070C0"/>
                <w:sz w:val="12"/>
                <w:szCs w:val="12"/>
              </w:rPr>
              <w:t xml:space="preserve"> SET</w:t>
            </w:r>
            <w:r w:rsidRPr="00DB1F8B">
              <w:rPr>
                <w:rFonts w:ascii="Consolas" w:hAnsi="Consolas" w:cs="Calibri"/>
                <w:color w:val="000000"/>
                <w:sz w:val="12"/>
                <w:szCs w:val="12"/>
              </w:rPr>
              <w:t xml:space="preserve"> </w:t>
            </w:r>
            <w:proofErr w:type="spellStart"/>
            <w:r w:rsidRPr="00DB1F8B">
              <w:rPr>
                <w:rFonts w:ascii="Consolas" w:hAnsi="Consolas" w:cs="Calibri"/>
                <w:color w:val="000000"/>
                <w:sz w:val="12"/>
                <w:szCs w:val="12"/>
              </w:rPr>
              <w:t>numeric_data</w:t>
            </w:r>
            <w:proofErr w:type="spellEnd"/>
            <w:r w:rsidRPr="00DB1F8B">
              <w:rPr>
                <w:rFonts w:ascii="Consolas" w:hAnsi="Consolas" w:cs="Calibri"/>
                <w:color w:val="000000"/>
                <w:sz w:val="12"/>
                <w:szCs w:val="12"/>
              </w:rPr>
              <w:t xml:space="preserve"> (</w:t>
            </w:r>
            <w:r w:rsidRPr="00DB1F8B">
              <w:rPr>
                <w:rFonts w:ascii="Consolas" w:hAnsi="Consolas" w:cs="Calibri"/>
                <w:b/>
                <w:bCs/>
                <w:color w:val="0070C0"/>
                <w:sz w:val="12"/>
                <w:szCs w:val="12"/>
              </w:rPr>
              <w:t>DROP</w:t>
            </w:r>
            <w:r w:rsidRPr="00DB1F8B">
              <w:rPr>
                <w:rFonts w:ascii="Consolas" w:hAnsi="Consolas" w:cs="Calibri"/>
                <w:color w:val="000000"/>
                <w:sz w:val="12"/>
                <w:szCs w:val="12"/>
              </w:rPr>
              <w:t>=&amp;</w:t>
            </w:r>
            <w:proofErr w:type="spellStart"/>
            <w:r w:rsidRPr="00DB1F8B">
              <w:rPr>
                <w:rFonts w:ascii="Consolas" w:hAnsi="Consolas" w:cs="Calibri"/>
                <w:color w:val="000000"/>
                <w:sz w:val="12"/>
                <w:szCs w:val="12"/>
              </w:rPr>
              <w:t>high_corr_cols</w:t>
            </w:r>
            <w:proofErr w:type="spellEnd"/>
            <w:r w:rsidRPr="00DB1F8B">
              <w:rPr>
                <w:rFonts w:ascii="Consolas" w:hAnsi="Consolas" w:cs="Calibri"/>
                <w:color w:val="000000"/>
                <w:sz w:val="12"/>
                <w:szCs w:val="12"/>
              </w:rPr>
              <w:t xml:space="preserve">); </w:t>
            </w:r>
            <w:r w:rsidRPr="00DB1F8B">
              <w:rPr>
                <w:rFonts w:ascii="Consolas" w:hAnsi="Consolas" w:cs="Calibri"/>
                <w:b/>
                <w:bCs/>
                <w:color w:val="7030A0"/>
                <w:sz w:val="12"/>
                <w:szCs w:val="12"/>
              </w:rPr>
              <w:t>RUN</w:t>
            </w:r>
            <w:r w:rsidRPr="00DB1F8B">
              <w:rPr>
                <w:rFonts w:ascii="Consolas" w:hAnsi="Consolas" w:cs="Calibri"/>
                <w:color w:val="000000"/>
                <w:sz w:val="12"/>
                <w:szCs w:val="12"/>
              </w:rPr>
              <w:t>;</w:t>
            </w:r>
          </w:p>
        </w:tc>
      </w:tr>
    </w:tbl>
    <w:p w14:paraId="7B6C43D0" w14:textId="77777777" w:rsidR="00C8129E" w:rsidRDefault="00C8129E" w:rsidP="00C8129E">
      <w:pPr>
        <w:pStyle w:val="ABodyCopy"/>
        <w:ind w:left="0"/>
        <w:rPr>
          <w:rFonts w:asciiTheme="minorHAnsi" w:hAnsiTheme="minorHAnsi"/>
          <w:noProof/>
          <w:sz w:val="22"/>
          <w:szCs w:val="22"/>
        </w:rPr>
      </w:pPr>
    </w:p>
    <w:p w14:paraId="03728A90" w14:textId="77777777" w:rsidR="00C8129E" w:rsidRDefault="00C8129E" w:rsidP="00C8129E">
      <w:pPr>
        <w:pStyle w:val="ABodyCopy"/>
        <w:ind w:left="0"/>
        <w:rPr>
          <w:rFonts w:asciiTheme="minorHAnsi" w:hAnsiTheme="minorHAnsi"/>
          <w:noProof/>
          <w:sz w:val="22"/>
          <w:szCs w:val="22"/>
        </w:rPr>
      </w:pPr>
      <w:r>
        <w:rPr>
          <w:rFonts w:asciiTheme="minorHAnsi" w:hAnsiTheme="minorHAnsi"/>
          <w:noProof/>
          <w:sz w:val="22"/>
          <w:szCs w:val="22"/>
        </w:rPr>
        <w:t>In the example provided in Program 3.9, the data was limited to numeric values only, and the correlation threshold was set to 0.8. Any correlated features with a correlation value greater than 0.8 are eliminated from the output data set, which is labeled “corr_limit.”</w:t>
      </w:r>
    </w:p>
    <w:p w14:paraId="5C3A5D80" w14:textId="77777777" w:rsidR="00C8129E" w:rsidRDefault="00C8129E" w:rsidP="00C8129E">
      <w:pPr>
        <w:pStyle w:val="ABodyCopy"/>
        <w:ind w:left="0"/>
        <w:rPr>
          <w:rFonts w:asciiTheme="minorHAnsi" w:hAnsiTheme="minorHAnsi"/>
          <w:noProof/>
          <w:sz w:val="22"/>
          <w:szCs w:val="22"/>
        </w:rPr>
      </w:pPr>
      <w:r>
        <w:rPr>
          <w:rFonts w:asciiTheme="minorHAnsi" w:hAnsiTheme="minorHAnsi"/>
          <w:noProof/>
          <w:sz w:val="22"/>
          <w:szCs w:val="22"/>
        </w:rPr>
        <w:t>Figure 3.3 below shows the R output for correlation visualization.  This figure shows us that there are a few variables that are significantly correlated with one another.  The “total_acc” and “open_acc” variables are correlated.  This makes sense because the “open_acc” variable is a natural subcategory of the “total_acc” variable.  However, if we look at the correlation table, we can see that the Pearson correlation statistic between these two variables is 0.7145.  This falls below our 0.8 threshold and will, therefore, be excluded from filtering.</w:t>
      </w:r>
    </w:p>
    <w:p w14:paraId="4621D144" w14:textId="77777777" w:rsidR="00C8129E" w:rsidRDefault="00C8129E" w:rsidP="00C8129E">
      <w:pPr>
        <w:pStyle w:val="ABodyCopy"/>
        <w:ind w:left="0"/>
        <w:rPr>
          <w:rFonts w:asciiTheme="minorHAnsi" w:hAnsiTheme="minorHAnsi"/>
          <w:noProof/>
          <w:sz w:val="22"/>
          <w:szCs w:val="22"/>
        </w:rPr>
      </w:pPr>
      <w:r>
        <w:rPr>
          <w:rFonts w:asciiTheme="minorHAnsi" w:hAnsiTheme="minorHAnsi"/>
          <w:noProof/>
          <w:sz w:val="22"/>
          <w:szCs w:val="22"/>
        </w:rPr>
        <w:t xml:space="preserve">The reason that the R output contains “?” values for the variables “dti” and “revol_util” is that they both have a small number of missing values.  The “dti” variable has 25 missing values, while the “revol_util” variable has 51 missing values.   </w:t>
      </w:r>
    </w:p>
    <w:p w14:paraId="1A65E869" w14:textId="77777777" w:rsidR="00C8129E" w:rsidRDefault="00C8129E" w:rsidP="00C8129E">
      <w:pPr>
        <w:pStyle w:val="ABodyCopy"/>
        <w:ind w:left="0"/>
        <w:rPr>
          <w:rFonts w:asciiTheme="minorHAnsi" w:hAnsiTheme="minorHAnsi"/>
          <w:noProof/>
          <w:sz w:val="22"/>
          <w:szCs w:val="22"/>
        </w:rPr>
      </w:pPr>
      <w:r>
        <w:rPr>
          <w:rFonts w:asciiTheme="minorHAnsi" w:hAnsiTheme="minorHAnsi"/>
          <w:noProof/>
          <w:sz w:val="22"/>
          <w:szCs w:val="22"/>
        </w:rPr>
        <w:t xml:space="preserve">If we wanted R to ignore the missing values and provide us with the correlation charts and tables without “?” or “NA” values, we simply need to update our correlation code with a USE parameter.  For example:   </w:t>
      </w:r>
      <w:r w:rsidRPr="00C06022">
        <w:rPr>
          <w:rFonts w:ascii="Arial" w:hAnsi="Arial" w:cs="Arial"/>
          <w:noProof/>
          <w:sz w:val="22"/>
          <w:szCs w:val="22"/>
        </w:rPr>
        <w:t>cor(numeric_data, use=”complete.obs”)</w:t>
      </w:r>
    </w:p>
    <w:p w14:paraId="5291BB4A" w14:textId="77777777" w:rsidR="00C8129E" w:rsidRDefault="00C8129E" w:rsidP="00C8129E">
      <w:pPr>
        <w:pStyle w:val="ACaptionHead"/>
        <w:ind w:left="0"/>
        <w:rPr>
          <w:noProof/>
        </w:rPr>
      </w:pPr>
      <w:r>
        <w:rPr>
          <w:noProof/>
        </w:rPr>
        <w:lastRenderedPageBreak/>
        <w:t>Figure 3.3 – Correlation Visualization – R output</w:t>
      </w:r>
    </w:p>
    <w:p w14:paraId="3BCAFA19" w14:textId="77777777" w:rsidR="00C8129E" w:rsidRDefault="00C8129E" w:rsidP="00C8129E">
      <w:pPr>
        <w:pStyle w:val="ABodyCopy"/>
        <w:ind w:left="0"/>
        <w:jc w:val="center"/>
        <w:rPr>
          <w:rFonts w:asciiTheme="minorHAnsi" w:hAnsiTheme="minorHAnsi"/>
          <w:noProof/>
          <w:sz w:val="22"/>
          <w:szCs w:val="22"/>
        </w:rPr>
      </w:pPr>
      <w:r>
        <w:rPr>
          <w:noProof/>
        </w:rPr>
        <w:drawing>
          <wp:inline distT="0" distB="0" distL="0" distR="0" wp14:anchorId="507C6ED5" wp14:editId="306E8642">
            <wp:extent cx="2734574" cy="2578030"/>
            <wp:effectExtent l="0" t="0" r="8890" b="0"/>
            <wp:docPr id="9" name="Picture 9" descr="A grid with blue dots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grid with blue dots and red text&#10;&#10;Description automatically generated"/>
                    <pic:cNvPicPr/>
                  </pic:nvPicPr>
                  <pic:blipFill>
                    <a:blip r:embed="rId40"/>
                    <a:stretch>
                      <a:fillRect/>
                    </a:stretch>
                  </pic:blipFill>
                  <pic:spPr>
                    <a:xfrm>
                      <a:off x="0" y="0"/>
                      <a:ext cx="2756517" cy="2598717"/>
                    </a:xfrm>
                    <a:prstGeom prst="rect">
                      <a:avLst/>
                    </a:prstGeom>
                  </pic:spPr>
                </pic:pic>
              </a:graphicData>
            </a:graphic>
          </wp:inline>
        </w:drawing>
      </w:r>
    </w:p>
    <w:p w14:paraId="74E9605A" w14:textId="77777777" w:rsidR="00C8129E" w:rsidRDefault="00C8129E" w:rsidP="00C8129E">
      <w:pPr>
        <w:pStyle w:val="ABodyCopy"/>
        <w:ind w:left="0"/>
        <w:rPr>
          <w:rFonts w:asciiTheme="minorHAnsi" w:hAnsiTheme="minorHAnsi"/>
          <w:noProof/>
          <w:sz w:val="22"/>
          <w:szCs w:val="22"/>
        </w:rPr>
      </w:pPr>
    </w:p>
    <w:p w14:paraId="382263A4" w14:textId="77777777" w:rsidR="00C8129E" w:rsidRDefault="00C8129E" w:rsidP="00C8129E">
      <w:pPr>
        <w:pStyle w:val="ACaptionHead"/>
        <w:ind w:left="0"/>
        <w:rPr>
          <w:noProof/>
        </w:rPr>
      </w:pPr>
      <w:r>
        <w:rPr>
          <w:noProof/>
        </w:rPr>
        <w:t>Table 3.8 – Correlation Matrix – R output</w:t>
      </w:r>
    </w:p>
    <w:p w14:paraId="1A5569AA" w14:textId="77777777" w:rsidR="00C8129E" w:rsidRDefault="00C8129E" w:rsidP="00C8129E">
      <w:pPr>
        <w:pStyle w:val="ABodyCopy"/>
        <w:ind w:left="0"/>
        <w:jc w:val="center"/>
        <w:rPr>
          <w:rFonts w:asciiTheme="minorHAnsi" w:hAnsiTheme="minorHAnsi"/>
          <w:noProof/>
          <w:sz w:val="22"/>
          <w:szCs w:val="22"/>
        </w:rPr>
      </w:pPr>
      <w:r>
        <w:rPr>
          <w:noProof/>
        </w:rPr>
        <w:drawing>
          <wp:inline distT="0" distB="0" distL="0" distR="0" wp14:anchorId="434DC4AF" wp14:editId="1B216F7D">
            <wp:extent cx="5257800" cy="1496695"/>
            <wp:effectExtent l="0" t="0" r="0" b="8255"/>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41"/>
                    <a:stretch>
                      <a:fillRect/>
                    </a:stretch>
                  </pic:blipFill>
                  <pic:spPr>
                    <a:xfrm>
                      <a:off x="0" y="0"/>
                      <a:ext cx="5257800" cy="1496695"/>
                    </a:xfrm>
                    <a:prstGeom prst="rect">
                      <a:avLst/>
                    </a:prstGeom>
                  </pic:spPr>
                </pic:pic>
              </a:graphicData>
            </a:graphic>
          </wp:inline>
        </w:drawing>
      </w:r>
    </w:p>
    <w:p w14:paraId="59C3657D" w14:textId="77777777" w:rsidR="00C8129E" w:rsidRDefault="00C8129E" w:rsidP="00C8129E">
      <w:pPr>
        <w:pStyle w:val="ABodyCopy"/>
        <w:ind w:left="0"/>
        <w:rPr>
          <w:rFonts w:asciiTheme="minorHAnsi" w:hAnsiTheme="minorHAnsi"/>
          <w:noProof/>
          <w:sz w:val="22"/>
          <w:szCs w:val="22"/>
        </w:rPr>
      </w:pPr>
    </w:p>
    <w:p w14:paraId="3819583C" w14:textId="77777777" w:rsidR="00C8129E" w:rsidRPr="00AC328C" w:rsidRDefault="00C8129E" w:rsidP="00C8129E">
      <w:pPr>
        <w:pStyle w:val="Heading3"/>
        <w:ind w:left="0"/>
        <w:rPr>
          <w:noProof/>
        </w:rPr>
      </w:pPr>
      <w:bookmarkStart w:id="53" w:name="_Toc174889563"/>
      <w:r w:rsidRPr="00AC328C">
        <w:rPr>
          <w:noProof/>
        </w:rPr>
        <w:t>Filtering with wrapper methods</w:t>
      </w:r>
      <w:bookmarkEnd w:id="53"/>
    </w:p>
    <w:p w14:paraId="3F5AB7E2" w14:textId="77777777" w:rsidR="00C8129E" w:rsidRPr="00C84A91" w:rsidRDefault="00C8129E" w:rsidP="00C8129E">
      <w:pPr>
        <w:rPr>
          <w:rFonts w:asciiTheme="minorHAnsi" w:hAnsiTheme="minorHAnsi" w:cstheme="minorHAnsi"/>
          <w:sz w:val="22"/>
          <w:szCs w:val="22"/>
        </w:rPr>
      </w:pPr>
      <w:r w:rsidRPr="00C84A91">
        <w:rPr>
          <w:rFonts w:asciiTheme="minorHAnsi" w:hAnsiTheme="minorHAnsi" w:cstheme="minorHAnsi"/>
          <w:sz w:val="22"/>
          <w:szCs w:val="22"/>
        </w:rPr>
        <w:t xml:space="preserve">Wrapper methods involve repeatedly training and evaluating a model using different subsets of features to determine the optimal set of features that </w:t>
      </w:r>
      <w:r>
        <w:rPr>
          <w:rFonts w:asciiTheme="minorHAnsi" w:hAnsiTheme="minorHAnsi" w:cstheme="minorHAnsi"/>
          <w:sz w:val="22"/>
          <w:szCs w:val="22"/>
        </w:rPr>
        <w:t>yields</w:t>
      </w:r>
      <w:r w:rsidRPr="00C84A91">
        <w:rPr>
          <w:rFonts w:asciiTheme="minorHAnsi" w:hAnsiTheme="minorHAnsi" w:cstheme="minorHAnsi"/>
          <w:sz w:val="22"/>
          <w:szCs w:val="22"/>
        </w:rPr>
        <w:t xml:space="preserve"> the best performance. Wrapper methods typically use a specific learning algorithm as a "wrapper" around the feature selection process.</w:t>
      </w:r>
    </w:p>
    <w:p w14:paraId="164D3AE3" w14:textId="77777777" w:rsidR="00C8129E" w:rsidRPr="00C84A91" w:rsidRDefault="00C8129E" w:rsidP="00C8129E">
      <w:pPr>
        <w:rPr>
          <w:rFonts w:asciiTheme="minorHAnsi" w:hAnsiTheme="minorHAnsi" w:cstheme="minorHAnsi"/>
          <w:sz w:val="22"/>
          <w:szCs w:val="22"/>
        </w:rPr>
      </w:pPr>
    </w:p>
    <w:p w14:paraId="2BD8CB84" w14:textId="77777777" w:rsidR="00C8129E" w:rsidRPr="00C84A91" w:rsidRDefault="00C8129E" w:rsidP="00C8129E">
      <w:pPr>
        <w:rPr>
          <w:rFonts w:asciiTheme="minorHAnsi" w:hAnsiTheme="minorHAnsi" w:cstheme="minorHAnsi"/>
          <w:sz w:val="22"/>
          <w:szCs w:val="22"/>
        </w:rPr>
      </w:pPr>
      <w:r w:rsidRPr="00C84A91">
        <w:rPr>
          <w:rFonts w:asciiTheme="minorHAnsi" w:hAnsiTheme="minorHAnsi" w:cstheme="minorHAnsi"/>
          <w:sz w:val="22"/>
          <w:szCs w:val="22"/>
        </w:rPr>
        <w:lastRenderedPageBreak/>
        <w:t>Wrapper methods can employ different strategies</w:t>
      </w:r>
      <w:r>
        <w:rPr>
          <w:rFonts w:asciiTheme="minorHAnsi" w:hAnsiTheme="minorHAnsi" w:cstheme="minorHAnsi"/>
          <w:sz w:val="22"/>
          <w:szCs w:val="22"/>
        </w:rPr>
        <w:t>, such as forward selection, backward elimination, or recursive feature elimination. These methods assess the learning algorithm's performance</w:t>
      </w:r>
      <w:r w:rsidRPr="00C84A91">
        <w:rPr>
          <w:rFonts w:asciiTheme="minorHAnsi" w:hAnsiTheme="minorHAnsi" w:cstheme="minorHAnsi"/>
          <w:sz w:val="22"/>
          <w:szCs w:val="22"/>
        </w:rPr>
        <w:t xml:space="preserve"> on various subsets of features and select the subset that maximizes a specific evaluation metric, s</w:t>
      </w:r>
      <w:r>
        <w:rPr>
          <w:rFonts w:asciiTheme="minorHAnsi" w:hAnsiTheme="minorHAnsi" w:cstheme="minorHAnsi"/>
          <w:sz w:val="22"/>
          <w:szCs w:val="22"/>
        </w:rPr>
        <w:t>uch as accuracy or AIC (Akaike I</w:t>
      </w:r>
      <w:r w:rsidRPr="00C84A91">
        <w:rPr>
          <w:rFonts w:asciiTheme="minorHAnsi" w:hAnsiTheme="minorHAnsi" w:cstheme="minorHAnsi"/>
          <w:sz w:val="22"/>
          <w:szCs w:val="22"/>
        </w:rPr>
        <w:t xml:space="preserve">nformation </w:t>
      </w:r>
      <w:r>
        <w:rPr>
          <w:rFonts w:asciiTheme="minorHAnsi" w:hAnsiTheme="minorHAnsi" w:cstheme="minorHAnsi"/>
          <w:sz w:val="22"/>
          <w:szCs w:val="22"/>
        </w:rPr>
        <w:t>C</w:t>
      </w:r>
      <w:r w:rsidRPr="00C84A91">
        <w:rPr>
          <w:rFonts w:asciiTheme="minorHAnsi" w:hAnsiTheme="minorHAnsi" w:cstheme="minorHAnsi"/>
          <w:sz w:val="22"/>
          <w:szCs w:val="22"/>
        </w:rPr>
        <w:t>riterion). By iteratively evaluating subsets of features, wrapper methods aim to find the subset that optimizes the model's predictive performance.</w:t>
      </w:r>
    </w:p>
    <w:p w14:paraId="37045182" w14:textId="77777777" w:rsidR="00C8129E" w:rsidRPr="00C84A91" w:rsidRDefault="00C8129E" w:rsidP="00C8129E">
      <w:pPr>
        <w:rPr>
          <w:rFonts w:asciiTheme="minorHAnsi" w:hAnsiTheme="minorHAnsi" w:cstheme="minorHAnsi"/>
          <w:sz w:val="22"/>
          <w:szCs w:val="22"/>
        </w:rPr>
      </w:pPr>
    </w:p>
    <w:p w14:paraId="3BB7B7CD" w14:textId="77777777" w:rsidR="00C8129E" w:rsidRDefault="00C8129E" w:rsidP="00C8129E">
      <w:pPr>
        <w:rPr>
          <w:rFonts w:asciiTheme="minorHAnsi" w:hAnsiTheme="minorHAnsi" w:cstheme="minorHAnsi"/>
          <w:sz w:val="22"/>
          <w:szCs w:val="22"/>
        </w:rPr>
      </w:pPr>
      <w:r w:rsidRPr="00C84A91">
        <w:rPr>
          <w:rFonts w:asciiTheme="minorHAnsi" w:hAnsiTheme="minorHAnsi" w:cstheme="minorHAnsi"/>
          <w:sz w:val="22"/>
          <w:szCs w:val="22"/>
        </w:rPr>
        <w:t>Wrapper methods can be applied in various machine learning algorithms and programming languages, and they are used to enhance the feature selection process by incorporating the model's performance directly into the selection criteria.</w:t>
      </w:r>
    </w:p>
    <w:p w14:paraId="12130992" w14:textId="77777777" w:rsidR="00C8129E" w:rsidRDefault="00C8129E" w:rsidP="00C8129E">
      <w:pPr>
        <w:rPr>
          <w:rFonts w:asciiTheme="minorHAnsi" w:hAnsiTheme="minorHAnsi" w:cstheme="minorHAnsi"/>
          <w:sz w:val="22"/>
          <w:szCs w:val="22"/>
        </w:rPr>
      </w:pPr>
    </w:p>
    <w:p w14:paraId="7F62CE32" w14:textId="77777777" w:rsidR="00C8129E" w:rsidRPr="00C84A91" w:rsidRDefault="00C8129E" w:rsidP="00C8129E">
      <w:pPr>
        <w:rPr>
          <w:rFonts w:asciiTheme="minorHAnsi" w:hAnsiTheme="minorHAnsi" w:cstheme="minorHAnsi"/>
          <w:sz w:val="22"/>
          <w:szCs w:val="22"/>
        </w:rPr>
      </w:pPr>
      <w:r w:rsidRPr="00C84A91">
        <w:rPr>
          <w:rFonts w:asciiTheme="minorHAnsi" w:hAnsiTheme="minorHAnsi" w:cstheme="minorHAnsi"/>
          <w:sz w:val="22"/>
          <w:szCs w:val="22"/>
        </w:rPr>
        <w:t xml:space="preserve">All three programming languages, SAS, Python, and R, share commonalities and differences </w:t>
      </w:r>
      <w:r>
        <w:rPr>
          <w:rFonts w:asciiTheme="minorHAnsi" w:hAnsiTheme="minorHAnsi" w:cstheme="minorHAnsi"/>
          <w:sz w:val="22"/>
          <w:szCs w:val="22"/>
        </w:rPr>
        <w:t>regarding</w:t>
      </w:r>
      <w:r w:rsidRPr="00C84A91">
        <w:rPr>
          <w:rFonts w:asciiTheme="minorHAnsi" w:hAnsiTheme="minorHAnsi" w:cstheme="minorHAnsi"/>
          <w:sz w:val="22"/>
          <w:szCs w:val="22"/>
        </w:rPr>
        <w:t xml:space="preserve"> wrapper methods in feature selection.</w:t>
      </w:r>
    </w:p>
    <w:p w14:paraId="0C8D6228" w14:textId="77777777" w:rsidR="00C8129E" w:rsidRPr="00C84A91" w:rsidRDefault="00C8129E" w:rsidP="00C8129E">
      <w:pPr>
        <w:rPr>
          <w:rFonts w:asciiTheme="minorHAnsi" w:hAnsiTheme="minorHAnsi" w:cstheme="minorHAnsi"/>
          <w:sz w:val="22"/>
          <w:szCs w:val="22"/>
        </w:rPr>
      </w:pPr>
    </w:p>
    <w:p w14:paraId="26FB541A" w14:textId="77777777" w:rsidR="00C8129E" w:rsidRDefault="00C8129E" w:rsidP="00C8129E">
      <w:pPr>
        <w:rPr>
          <w:rFonts w:asciiTheme="minorHAnsi" w:hAnsiTheme="minorHAnsi" w:cstheme="minorHAnsi"/>
          <w:b/>
          <w:sz w:val="22"/>
          <w:szCs w:val="22"/>
        </w:rPr>
      </w:pPr>
    </w:p>
    <w:p w14:paraId="12D62C6F" w14:textId="77777777" w:rsidR="00C8129E" w:rsidRDefault="00C8129E" w:rsidP="00C8129E">
      <w:pPr>
        <w:rPr>
          <w:rFonts w:asciiTheme="minorHAnsi" w:hAnsiTheme="minorHAnsi" w:cstheme="minorHAnsi"/>
          <w:b/>
          <w:sz w:val="22"/>
          <w:szCs w:val="22"/>
        </w:rPr>
      </w:pPr>
      <w:r w:rsidRPr="00C84A91">
        <w:rPr>
          <w:rFonts w:asciiTheme="minorHAnsi" w:hAnsiTheme="minorHAnsi" w:cstheme="minorHAnsi"/>
          <w:b/>
          <w:sz w:val="22"/>
          <w:szCs w:val="22"/>
        </w:rPr>
        <w:t>Commonalities:</w:t>
      </w:r>
    </w:p>
    <w:p w14:paraId="3D7360A3" w14:textId="77777777" w:rsidR="00C8129E" w:rsidRPr="00C84A91" w:rsidRDefault="00C8129E" w:rsidP="00C8129E">
      <w:pPr>
        <w:rPr>
          <w:rFonts w:asciiTheme="minorHAnsi" w:hAnsiTheme="minorHAnsi" w:cstheme="minorHAnsi"/>
          <w:b/>
          <w:sz w:val="22"/>
          <w:szCs w:val="22"/>
        </w:rPr>
      </w:pPr>
    </w:p>
    <w:p w14:paraId="0E4F1D8B" w14:textId="77777777" w:rsidR="00C8129E" w:rsidRDefault="00C8129E" w:rsidP="00145AC7">
      <w:pPr>
        <w:pStyle w:val="ListParagraph"/>
        <w:numPr>
          <w:ilvl w:val="0"/>
          <w:numId w:val="43"/>
        </w:numPr>
        <w:rPr>
          <w:rFonts w:asciiTheme="minorHAnsi" w:hAnsiTheme="minorHAnsi" w:cstheme="minorHAnsi"/>
          <w:sz w:val="22"/>
          <w:szCs w:val="22"/>
        </w:rPr>
      </w:pPr>
      <w:r w:rsidRPr="00C84A91">
        <w:rPr>
          <w:rFonts w:asciiTheme="minorHAnsi" w:hAnsiTheme="minorHAnsi" w:cstheme="minorHAnsi"/>
          <w:b/>
          <w:sz w:val="22"/>
          <w:szCs w:val="22"/>
        </w:rPr>
        <w:t>Wrapper methods concept:</w:t>
      </w:r>
      <w:r w:rsidRPr="00C84A91">
        <w:rPr>
          <w:rFonts w:asciiTheme="minorHAnsi" w:hAnsiTheme="minorHAnsi" w:cstheme="minorHAnsi"/>
          <w:sz w:val="22"/>
          <w:szCs w:val="22"/>
        </w:rPr>
        <w:t xml:space="preserve"> All three languages recognize wrapper methods, which involve selecting subsets of features and evaluating their performance using iterative model training and testing.</w:t>
      </w:r>
    </w:p>
    <w:p w14:paraId="0C2D0630" w14:textId="77777777" w:rsidR="00C8129E" w:rsidRPr="00C84A91" w:rsidRDefault="00C8129E" w:rsidP="00C8129E">
      <w:pPr>
        <w:pStyle w:val="ListParagraph"/>
        <w:rPr>
          <w:rFonts w:asciiTheme="minorHAnsi" w:hAnsiTheme="minorHAnsi" w:cstheme="minorHAnsi"/>
          <w:sz w:val="22"/>
          <w:szCs w:val="22"/>
        </w:rPr>
      </w:pPr>
    </w:p>
    <w:p w14:paraId="365304C1" w14:textId="77777777" w:rsidR="00C8129E" w:rsidRDefault="00C8129E" w:rsidP="00145AC7">
      <w:pPr>
        <w:pStyle w:val="ListParagraph"/>
        <w:numPr>
          <w:ilvl w:val="0"/>
          <w:numId w:val="43"/>
        </w:numPr>
        <w:rPr>
          <w:rFonts w:asciiTheme="minorHAnsi" w:hAnsiTheme="minorHAnsi" w:cstheme="minorHAnsi"/>
          <w:sz w:val="22"/>
          <w:szCs w:val="22"/>
        </w:rPr>
      </w:pPr>
      <w:r w:rsidRPr="00C84A91">
        <w:rPr>
          <w:rFonts w:asciiTheme="minorHAnsi" w:hAnsiTheme="minorHAnsi" w:cstheme="minorHAnsi"/>
          <w:b/>
          <w:sz w:val="22"/>
          <w:szCs w:val="22"/>
        </w:rPr>
        <w:t>Iterative model evaluation:</w:t>
      </w:r>
      <w:r w:rsidRPr="00C84A91">
        <w:rPr>
          <w:rFonts w:asciiTheme="minorHAnsi" w:hAnsiTheme="minorHAnsi" w:cstheme="minorHAnsi"/>
          <w:sz w:val="22"/>
          <w:szCs w:val="22"/>
        </w:rPr>
        <w:t xml:space="preserve"> SAS, Python, and R offer functionality for repeatedly training and testing models with different feature subsets to assess their impact on model performance.</w:t>
      </w:r>
    </w:p>
    <w:p w14:paraId="29EA2520" w14:textId="77777777" w:rsidR="00C8129E" w:rsidRPr="00C84A91" w:rsidRDefault="00C8129E" w:rsidP="00C8129E">
      <w:pPr>
        <w:rPr>
          <w:rFonts w:asciiTheme="minorHAnsi" w:hAnsiTheme="minorHAnsi" w:cstheme="minorHAnsi"/>
          <w:sz w:val="22"/>
          <w:szCs w:val="22"/>
        </w:rPr>
      </w:pPr>
    </w:p>
    <w:p w14:paraId="169EFB45" w14:textId="77777777" w:rsidR="00C8129E" w:rsidRPr="00C84A91" w:rsidRDefault="00C8129E" w:rsidP="00145AC7">
      <w:pPr>
        <w:pStyle w:val="ListParagraph"/>
        <w:numPr>
          <w:ilvl w:val="0"/>
          <w:numId w:val="43"/>
        </w:numPr>
        <w:rPr>
          <w:rFonts w:asciiTheme="minorHAnsi" w:hAnsiTheme="minorHAnsi" w:cstheme="minorHAnsi"/>
          <w:sz w:val="22"/>
          <w:szCs w:val="22"/>
        </w:rPr>
      </w:pPr>
      <w:r w:rsidRPr="00C84A91">
        <w:rPr>
          <w:rFonts w:asciiTheme="minorHAnsi" w:hAnsiTheme="minorHAnsi" w:cstheme="minorHAnsi"/>
          <w:b/>
          <w:sz w:val="22"/>
          <w:szCs w:val="22"/>
        </w:rPr>
        <w:t>Performance evaluation criteria:</w:t>
      </w:r>
      <w:r w:rsidRPr="00C84A91">
        <w:rPr>
          <w:rFonts w:asciiTheme="minorHAnsi" w:hAnsiTheme="minorHAnsi" w:cstheme="minorHAnsi"/>
          <w:sz w:val="22"/>
          <w:szCs w:val="22"/>
        </w:rPr>
        <w:t xml:space="preserve"> Each language provides options to specify evaluation criteria, such as AIC, BIC, or cross-validation, for comparing and selecting the best feature subsets.</w:t>
      </w:r>
    </w:p>
    <w:p w14:paraId="6C1A33D8" w14:textId="77777777" w:rsidR="00C8129E" w:rsidRPr="00C84A91" w:rsidRDefault="00C8129E" w:rsidP="00C8129E">
      <w:pPr>
        <w:rPr>
          <w:rFonts w:asciiTheme="minorHAnsi" w:hAnsiTheme="minorHAnsi" w:cstheme="minorHAnsi"/>
          <w:sz w:val="22"/>
          <w:szCs w:val="22"/>
        </w:rPr>
      </w:pPr>
    </w:p>
    <w:p w14:paraId="4443E4FF" w14:textId="77777777" w:rsidR="00C8129E" w:rsidRDefault="00C8129E" w:rsidP="00C8129E">
      <w:pPr>
        <w:rPr>
          <w:rFonts w:asciiTheme="minorHAnsi" w:hAnsiTheme="minorHAnsi" w:cstheme="minorHAnsi"/>
          <w:b/>
          <w:sz w:val="22"/>
          <w:szCs w:val="22"/>
        </w:rPr>
      </w:pPr>
      <w:r w:rsidRPr="00C84A91">
        <w:rPr>
          <w:rFonts w:asciiTheme="minorHAnsi" w:hAnsiTheme="minorHAnsi" w:cstheme="minorHAnsi"/>
          <w:b/>
          <w:sz w:val="22"/>
          <w:szCs w:val="22"/>
        </w:rPr>
        <w:t>Differences:</w:t>
      </w:r>
    </w:p>
    <w:p w14:paraId="7BB4EA77" w14:textId="77777777" w:rsidR="00C8129E" w:rsidRPr="00C84A91" w:rsidRDefault="00C8129E" w:rsidP="00C8129E">
      <w:pPr>
        <w:rPr>
          <w:rFonts w:asciiTheme="minorHAnsi" w:hAnsiTheme="minorHAnsi" w:cstheme="minorHAnsi"/>
          <w:b/>
          <w:sz w:val="22"/>
          <w:szCs w:val="22"/>
        </w:rPr>
      </w:pPr>
    </w:p>
    <w:p w14:paraId="6693E3A5" w14:textId="77777777" w:rsidR="00C8129E" w:rsidRDefault="00C8129E" w:rsidP="00145AC7">
      <w:pPr>
        <w:pStyle w:val="ListParagraph"/>
        <w:numPr>
          <w:ilvl w:val="0"/>
          <w:numId w:val="44"/>
        </w:numPr>
        <w:rPr>
          <w:rFonts w:asciiTheme="minorHAnsi" w:hAnsiTheme="minorHAnsi" w:cstheme="minorHAnsi"/>
          <w:sz w:val="22"/>
          <w:szCs w:val="22"/>
        </w:rPr>
      </w:pPr>
      <w:r w:rsidRPr="00C84A91">
        <w:rPr>
          <w:rFonts w:asciiTheme="minorHAnsi" w:hAnsiTheme="minorHAnsi" w:cstheme="minorHAnsi"/>
          <w:b/>
          <w:sz w:val="22"/>
          <w:szCs w:val="22"/>
        </w:rPr>
        <w:t>Syntax and implementation:</w:t>
      </w:r>
      <w:r w:rsidRPr="00C84A91">
        <w:rPr>
          <w:rFonts w:asciiTheme="minorHAnsi" w:hAnsiTheme="minorHAnsi" w:cstheme="minorHAnsi"/>
          <w:sz w:val="22"/>
          <w:szCs w:val="22"/>
        </w:rPr>
        <w:t xml:space="preserve"> The languages differ in syntax and implementation approaches. SAS utilizes procedures and functions specific to the language, like PROC GLMSELECT or PROC VARSELECT. Python uses libraries like scikit-learn, Boruta, and </w:t>
      </w:r>
      <w:proofErr w:type="spellStart"/>
      <w:r w:rsidRPr="00C84A91">
        <w:rPr>
          <w:rFonts w:asciiTheme="minorHAnsi" w:hAnsiTheme="minorHAnsi" w:cstheme="minorHAnsi"/>
          <w:sz w:val="22"/>
          <w:szCs w:val="22"/>
        </w:rPr>
        <w:t>FeatureSelector</w:t>
      </w:r>
      <w:proofErr w:type="spellEnd"/>
      <w:r w:rsidRPr="00C84A91">
        <w:rPr>
          <w:rFonts w:asciiTheme="minorHAnsi" w:hAnsiTheme="minorHAnsi" w:cstheme="minorHAnsi"/>
          <w:sz w:val="22"/>
          <w:szCs w:val="22"/>
        </w:rPr>
        <w:t xml:space="preserve">, which provide a Pythonic way of implementing wrapper methods. R relies on packages like caret, </w:t>
      </w:r>
      <w:proofErr w:type="spellStart"/>
      <w:r w:rsidRPr="00C84A91">
        <w:rPr>
          <w:rFonts w:asciiTheme="minorHAnsi" w:hAnsiTheme="minorHAnsi" w:cstheme="minorHAnsi"/>
          <w:sz w:val="22"/>
          <w:szCs w:val="22"/>
        </w:rPr>
        <w:t>mlr</w:t>
      </w:r>
      <w:proofErr w:type="spellEnd"/>
      <w:r w:rsidRPr="00C84A91">
        <w:rPr>
          <w:rFonts w:asciiTheme="minorHAnsi" w:hAnsiTheme="minorHAnsi" w:cstheme="minorHAnsi"/>
          <w:sz w:val="22"/>
          <w:szCs w:val="22"/>
        </w:rPr>
        <w:t xml:space="preserve">, and </w:t>
      </w:r>
      <w:proofErr w:type="spellStart"/>
      <w:r w:rsidRPr="00C84A91">
        <w:rPr>
          <w:rFonts w:asciiTheme="minorHAnsi" w:hAnsiTheme="minorHAnsi" w:cstheme="minorHAnsi"/>
          <w:sz w:val="22"/>
          <w:szCs w:val="22"/>
        </w:rPr>
        <w:t>glmnet</w:t>
      </w:r>
      <w:proofErr w:type="spellEnd"/>
      <w:r w:rsidRPr="00C84A91">
        <w:rPr>
          <w:rFonts w:asciiTheme="minorHAnsi" w:hAnsiTheme="minorHAnsi" w:cstheme="minorHAnsi"/>
          <w:sz w:val="22"/>
          <w:szCs w:val="22"/>
        </w:rPr>
        <w:t xml:space="preserve"> that offer specialized functions for feature selection and wrapper methods.</w:t>
      </w:r>
    </w:p>
    <w:p w14:paraId="52911A11" w14:textId="77777777" w:rsidR="00C8129E" w:rsidRPr="00C84A91" w:rsidRDefault="00C8129E" w:rsidP="00C8129E">
      <w:pPr>
        <w:pStyle w:val="ListParagraph"/>
        <w:rPr>
          <w:rFonts w:asciiTheme="minorHAnsi" w:hAnsiTheme="minorHAnsi" w:cstheme="minorHAnsi"/>
          <w:sz w:val="22"/>
          <w:szCs w:val="22"/>
        </w:rPr>
      </w:pPr>
    </w:p>
    <w:p w14:paraId="23A1D1F3" w14:textId="77777777" w:rsidR="00C8129E" w:rsidRPr="00C84A91" w:rsidRDefault="00C8129E" w:rsidP="00145AC7">
      <w:pPr>
        <w:pStyle w:val="ListParagraph"/>
        <w:numPr>
          <w:ilvl w:val="0"/>
          <w:numId w:val="44"/>
        </w:numPr>
        <w:rPr>
          <w:rFonts w:asciiTheme="minorHAnsi" w:hAnsiTheme="minorHAnsi" w:cstheme="minorHAnsi"/>
          <w:sz w:val="22"/>
          <w:szCs w:val="22"/>
        </w:rPr>
      </w:pPr>
      <w:r w:rsidRPr="00C84A91">
        <w:rPr>
          <w:rFonts w:asciiTheme="minorHAnsi" w:hAnsiTheme="minorHAnsi" w:cstheme="minorHAnsi"/>
          <w:b/>
          <w:sz w:val="22"/>
          <w:szCs w:val="22"/>
        </w:rPr>
        <w:lastRenderedPageBreak/>
        <w:t>Ecosystem and community support:</w:t>
      </w:r>
      <w:r w:rsidRPr="00C84A91">
        <w:rPr>
          <w:rFonts w:asciiTheme="minorHAnsi" w:hAnsiTheme="minorHAnsi" w:cstheme="minorHAnsi"/>
          <w:sz w:val="22"/>
          <w:szCs w:val="22"/>
        </w:rPr>
        <w:t xml:space="preserve"> Each language has its own ecosystem of packages, libraries, and community support. Python boasts a rich ecosystem with a wide range of machine learning and data science libraries, making it highly versatile and widely adopted. R </w:t>
      </w:r>
      <w:r>
        <w:rPr>
          <w:rFonts w:asciiTheme="minorHAnsi" w:hAnsiTheme="minorHAnsi" w:cstheme="minorHAnsi"/>
          <w:sz w:val="22"/>
          <w:szCs w:val="22"/>
        </w:rPr>
        <w:t>strongly focuses</w:t>
      </w:r>
      <w:r w:rsidRPr="00C84A91">
        <w:rPr>
          <w:rFonts w:asciiTheme="minorHAnsi" w:hAnsiTheme="minorHAnsi" w:cstheme="minorHAnsi"/>
          <w:sz w:val="22"/>
          <w:szCs w:val="22"/>
        </w:rPr>
        <w:t xml:space="preserve"> on statistical analysis and provides a comprehensive collection of packages for various modeling tasks. </w:t>
      </w:r>
      <w:r>
        <w:rPr>
          <w:rFonts w:asciiTheme="minorHAnsi" w:hAnsiTheme="minorHAnsi" w:cstheme="minorHAnsi"/>
          <w:sz w:val="22"/>
          <w:szCs w:val="22"/>
        </w:rPr>
        <w:t xml:space="preserve">As a proprietary software, SAS </w:t>
      </w:r>
      <w:r w:rsidRPr="00C84A91">
        <w:rPr>
          <w:rFonts w:asciiTheme="minorHAnsi" w:hAnsiTheme="minorHAnsi" w:cstheme="minorHAnsi"/>
          <w:sz w:val="22"/>
          <w:szCs w:val="22"/>
        </w:rPr>
        <w:t xml:space="preserve">has its own </w:t>
      </w:r>
      <w:proofErr w:type="gramStart"/>
      <w:r w:rsidRPr="00C84A91">
        <w:rPr>
          <w:rFonts w:asciiTheme="minorHAnsi" w:hAnsiTheme="minorHAnsi" w:cstheme="minorHAnsi"/>
          <w:sz w:val="22"/>
          <w:szCs w:val="22"/>
        </w:rPr>
        <w:t>ecosystem</w:t>
      </w:r>
      <w:proofErr w:type="gramEnd"/>
      <w:r w:rsidRPr="00C84A91">
        <w:rPr>
          <w:rFonts w:asciiTheme="minorHAnsi" w:hAnsiTheme="minorHAnsi" w:cstheme="minorHAnsi"/>
          <w:sz w:val="22"/>
          <w:szCs w:val="22"/>
        </w:rPr>
        <w:t xml:space="preserve"> and tools tailored for data analysis and modeling.</w:t>
      </w:r>
    </w:p>
    <w:p w14:paraId="12000D9A" w14:textId="77777777" w:rsidR="00C8129E" w:rsidRPr="00C84A91" w:rsidRDefault="00C8129E" w:rsidP="00C8129E">
      <w:pPr>
        <w:rPr>
          <w:rFonts w:asciiTheme="minorHAnsi" w:hAnsiTheme="minorHAnsi" w:cstheme="minorHAnsi"/>
          <w:sz w:val="22"/>
          <w:szCs w:val="22"/>
        </w:rPr>
      </w:pPr>
    </w:p>
    <w:p w14:paraId="27169ADF" w14:textId="77777777" w:rsidR="00C8129E" w:rsidRDefault="00C8129E" w:rsidP="00C8129E">
      <w:pPr>
        <w:rPr>
          <w:rFonts w:asciiTheme="minorHAnsi" w:hAnsiTheme="minorHAnsi" w:cstheme="minorHAnsi"/>
          <w:sz w:val="22"/>
          <w:szCs w:val="22"/>
        </w:rPr>
      </w:pPr>
      <w:r w:rsidRPr="00C84A91">
        <w:rPr>
          <w:rFonts w:asciiTheme="minorHAnsi" w:hAnsiTheme="minorHAnsi" w:cstheme="minorHAnsi"/>
          <w:sz w:val="22"/>
          <w:szCs w:val="22"/>
        </w:rPr>
        <w:t>While the core principles of wrapper methods remain the same across the three languages, the differences lie in the specific syntax, implementation options, available packages, and the overall ecosystem supporting feature selection and wrapper methods.</w:t>
      </w:r>
    </w:p>
    <w:p w14:paraId="29403342" w14:textId="77777777" w:rsidR="00C8129E" w:rsidRDefault="00C8129E" w:rsidP="00C8129E">
      <w:pPr>
        <w:rPr>
          <w:rFonts w:asciiTheme="minorHAnsi" w:hAnsiTheme="minorHAnsi" w:cstheme="minorHAnsi"/>
          <w:sz w:val="22"/>
          <w:szCs w:val="22"/>
        </w:rPr>
      </w:pPr>
    </w:p>
    <w:p w14:paraId="1EFB2114" w14:textId="77777777" w:rsidR="00C8129E" w:rsidRPr="00044D27" w:rsidRDefault="00C8129E" w:rsidP="00C8129E">
      <w:pPr>
        <w:pStyle w:val="Heading4"/>
        <w:ind w:left="0"/>
      </w:pPr>
      <w:r w:rsidRPr="00044D27">
        <w:t>Implementation of the Wrapper Method</w:t>
      </w:r>
    </w:p>
    <w:p w14:paraId="2330B54A" w14:textId="77777777" w:rsidR="00C8129E" w:rsidRDefault="00C8129E" w:rsidP="00C8129E">
      <w:pPr>
        <w:rPr>
          <w:rFonts w:asciiTheme="minorHAnsi" w:hAnsiTheme="minorHAnsi" w:cstheme="minorHAnsi"/>
          <w:sz w:val="22"/>
          <w:szCs w:val="22"/>
        </w:rPr>
      </w:pPr>
    </w:p>
    <w:p w14:paraId="1EA79421" w14:textId="77777777" w:rsidR="00C8129E" w:rsidRPr="00044D27" w:rsidRDefault="00C8129E" w:rsidP="00C8129E">
      <w:pPr>
        <w:rPr>
          <w:rFonts w:asciiTheme="minorHAnsi" w:hAnsiTheme="minorHAnsi" w:cstheme="minorHAnsi"/>
          <w:sz w:val="22"/>
          <w:szCs w:val="22"/>
        </w:rPr>
      </w:pPr>
      <w:r w:rsidRPr="00044D27">
        <w:rPr>
          <w:rFonts w:asciiTheme="minorHAnsi" w:hAnsiTheme="minorHAnsi" w:cstheme="minorHAnsi"/>
          <w:sz w:val="22"/>
          <w:szCs w:val="22"/>
        </w:rPr>
        <w:t xml:space="preserve">One of the wrapper methods </w:t>
      </w:r>
      <w:r>
        <w:rPr>
          <w:rFonts w:asciiTheme="minorHAnsi" w:hAnsiTheme="minorHAnsi" w:cstheme="minorHAnsi"/>
          <w:sz w:val="22"/>
          <w:szCs w:val="22"/>
        </w:rPr>
        <w:t xml:space="preserve">commonly implemented and available across all three programming languages is Recursive Feature Elimination (RFE). RFE is a popular wrapper method </w:t>
      </w:r>
      <w:r w:rsidRPr="00044D27">
        <w:rPr>
          <w:rFonts w:asciiTheme="minorHAnsi" w:hAnsiTheme="minorHAnsi" w:cstheme="minorHAnsi"/>
          <w:sz w:val="22"/>
          <w:szCs w:val="22"/>
        </w:rPr>
        <w:t>for feature selection in machine learning.</w:t>
      </w:r>
    </w:p>
    <w:p w14:paraId="1DEA6AF7" w14:textId="77777777" w:rsidR="00C8129E" w:rsidRPr="00044D27" w:rsidRDefault="00C8129E" w:rsidP="00C8129E">
      <w:pPr>
        <w:rPr>
          <w:rFonts w:asciiTheme="minorHAnsi" w:hAnsiTheme="minorHAnsi" w:cstheme="minorHAnsi"/>
          <w:sz w:val="22"/>
          <w:szCs w:val="22"/>
        </w:rPr>
      </w:pPr>
    </w:p>
    <w:p w14:paraId="45164951" w14:textId="77777777" w:rsidR="00C8129E" w:rsidRPr="00044D27" w:rsidRDefault="00C8129E" w:rsidP="00C8129E">
      <w:pPr>
        <w:rPr>
          <w:rFonts w:asciiTheme="minorHAnsi" w:hAnsiTheme="minorHAnsi" w:cstheme="minorHAnsi"/>
          <w:sz w:val="22"/>
          <w:szCs w:val="22"/>
        </w:rPr>
      </w:pPr>
      <w:r w:rsidRPr="00044D27">
        <w:rPr>
          <w:rFonts w:asciiTheme="minorHAnsi" w:hAnsiTheme="minorHAnsi" w:cstheme="minorHAnsi"/>
          <w:sz w:val="22"/>
          <w:szCs w:val="22"/>
        </w:rPr>
        <w:t xml:space="preserve">RFE works by recursively eliminating features and evaluating their impact on model performance. It starts with the complete set of features and iteratively eliminates less important features until a specified </w:t>
      </w:r>
      <w:proofErr w:type="gramStart"/>
      <w:r w:rsidRPr="00044D27">
        <w:rPr>
          <w:rFonts w:asciiTheme="minorHAnsi" w:hAnsiTheme="minorHAnsi" w:cstheme="minorHAnsi"/>
          <w:sz w:val="22"/>
          <w:szCs w:val="22"/>
        </w:rPr>
        <w:t>number</w:t>
      </w:r>
      <w:proofErr w:type="gramEnd"/>
      <w:r w:rsidRPr="00044D27">
        <w:rPr>
          <w:rFonts w:asciiTheme="minorHAnsi" w:hAnsiTheme="minorHAnsi" w:cstheme="minorHAnsi"/>
          <w:sz w:val="22"/>
          <w:szCs w:val="22"/>
        </w:rPr>
        <w:t xml:space="preserve"> or a desired subset of features remains. During each iteration, the model is trained and evaluated, typically using cross-validation or a performance metric, and the feature with the lowest importance is removed. This process continues until the desired number of features is reached.</w:t>
      </w:r>
    </w:p>
    <w:p w14:paraId="03077C20" w14:textId="77777777" w:rsidR="00C8129E" w:rsidRPr="00044D27" w:rsidRDefault="00C8129E" w:rsidP="00C8129E">
      <w:pPr>
        <w:rPr>
          <w:rFonts w:asciiTheme="minorHAnsi" w:hAnsiTheme="minorHAnsi" w:cstheme="minorHAnsi"/>
          <w:sz w:val="22"/>
          <w:szCs w:val="22"/>
        </w:rPr>
      </w:pPr>
    </w:p>
    <w:p w14:paraId="513186FB" w14:textId="77777777" w:rsidR="00C8129E" w:rsidRPr="00044D27" w:rsidRDefault="00C8129E" w:rsidP="00C8129E">
      <w:pPr>
        <w:rPr>
          <w:rFonts w:asciiTheme="minorHAnsi" w:hAnsiTheme="minorHAnsi" w:cstheme="minorHAnsi"/>
          <w:sz w:val="22"/>
          <w:szCs w:val="22"/>
        </w:rPr>
      </w:pPr>
      <w:r w:rsidRPr="00044D27">
        <w:rPr>
          <w:rFonts w:asciiTheme="minorHAnsi" w:hAnsiTheme="minorHAnsi" w:cstheme="minorHAnsi"/>
          <w:sz w:val="22"/>
          <w:szCs w:val="22"/>
        </w:rPr>
        <w:t xml:space="preserve">RFE is widely used because it can be applied to various machine learning algorithms and is agnostic to the specific modeling technique being used. It focuses on the </w:t>
      </w:r>
      <w:r>
        <w:rPr>
          <w:rFonts w:asciiTheme="minorHAnsi" w:hAnsiTheme="minorHAnsi" w:cstheme="minorHAnsi"/>
          <w:sz w:val="22"/>
          <w:szCs w:val="22"/>
        </w:rPr>
        <w:t>model's predictive performance</w:t>
      </w:r>
      <w:r w:rsidRPr="00044D27">
        <w:rPr>
          <w:rFonts w:asciiTheme="minorHAnsi" w:hAnsiTheme="minorHAnsi" w:cstheme="minorHAnsi"/>
          <w:sz w:val="22"/>
          <w:szCs w:val="22"/>
        </w:rPr>
        <w:t xml:space="preserve"> and provides a ranking or selection of features based on their importance.</w:t>
      </w:r>
    </w:p>
    <w:p w14:paraId="74141D3B" w14:textId="77777777" w:rsidR="00C8129E" w:rsidRPr="00044D27" w:rsidRDefault="00C8129E" w:rsidP="00C8129E">
      <w:pPr>
        <w:rPr>
          <w:rFonts w:asciiTheme="minorHAnsi" w:hAnsiTheme="minorHAnsi" w:cstheme="minorHAnsi"/>
          <w:sz w:val="22"/>
          <w:szCs w:val="22"/>
        </w:rPr>
      </w:pPr>
    </w:p>
    <w:p w14:paraId="42B24D4E" w14:textId="77777777" w:rsidR="00C8129E" w:rsidRPr="00044D27" w:rsidRDefault="00C8129E" w:rsidP="00C8129E">
      <w:pPr>
        <w:rPr>
          <w:rFonts w:asciiTheme="minorHAnsi" w:hAnsiTheme="minorHAnsi" w:cstheme="minorHAnsi"/>
          <w:sz w:val="22"/>
          <w:szCs w:val="22"/>
        </w:rPr>
      </w:pPr>
      <w:r w:rsidRPr="00044D27">
        <w:rPr>
          <w:rFonts w:asciiTheme="minorHAnsi" w:hAnsiTheme="minorHAnsi" w:cstheme="minorHAnsi"/>
          <w:sz w:val="22"/>
          <w:szCs w:val="22"/>
        </w:rPr>
        <w:t xml:space="preserve">The implementation of RFE may vary across programming languages and libraries, but the underlying concept remains the same. SAS, Python (through libraries like scikit-learn), and R (using packages like caret or </w:t>
      </w:r>
      <w:proofErr w:type="spellStart"/>
      <w:r w:rsidRPr="00044D27">
        <w:rPr>
          <w:rFonts w:asciiTheme="minorHAnsi" w:hAnsiTheme="minorHAnsi" w:cstheme="minorHAnsi"/>
          <w:sz w:val="22"/>
          <w:szCs w:val="22"/>
        </w:rPr>
        <w:t>mlr</w:t>
      </w:r>
      <w:proofErr w:type="spellEnd"/>
      <w:r w:rsidRPr="00044D27">
        <w:rPr>
          <w:rFonts w:asciiTheme="minorHAnsi" w:hAnsiTheme="minorHAnsi" w:cstheme="minorHAnsi"/>
          <w:sz w:val="22"/>
          <w:szCs w:val="22"/>
        </w:rPr>
        <w:t>) provide functionalities to perform RFE and utilize it as a wrapper method for feature selection in machine learning tasks.</w:t>
      </w:r>
    </w:p>
    <w:p w14:paraId="4D4C8054" w14:textId="77777777" w:rsidR="00C8129E" w:rsidRPr="00044D27" w:rsidRDefault="00C8129E" w:rsidP="00C8129E">
      <w:pPr>
        <w:rPr>
          <w:rFonts w:asciiTheme="minorHAnsi" w:hAnsiTheme="minorHAnsi" w:cstheme="minorHAnsi"/>
          <w:sz w:val="22"/>
          <w:szCs w:val="22"/>
        </w:rPr>
      </w:pPr>
    </w:p>
    <w:p w14:paraId="0AE3EBF0" w14:textId="77777777" w:rsidR="00C8129E" w:rsidRPr="00044D27" w:rsidRDefault="00C8129E" w:rsidP="00C8129E">
      <w:pPr>
        <w:rPr>
          <w:rFonts w:asciiTheme="minorHAnsi" w:hAnsiTheme="minorHAnsi" w:cstheme="minorHAnsi"/>
          <w:sz w:val="22"/>
          <w:szCs w:val="22"/>
        </w:rPr>
      </w:pPr>
      <w:r w:rsidRPr="00044D27">
        <w:rPr>
          <w:rFonts w:asciiTheme="minorHAnsi" w:hAnsiTheme="minorHAnsi" w:cstheme="minorHAnsi"/>
          <w:sz w:val="22"/>
          <w:szCs w:val="22"/>
        </w:rPr>
        <w:t>Therefore, RFE is an example of a wrapper method that can be commonly implemented across SAS, Python, and R, allowing for consistent feature selection approaches across different programming languages.</w:t>
      </w:r>
    </w:p>
    <w:p w14:paraId="5BEA0BC6" w14:textId="77777777" w:rsidR="00C8129E" w:rsidRDefault="00C8129E" w:rsidP="00C8129E">
      <w:pPr>
        <w:rPr>
          <w:rFonts w:asciiTheme="minorHAnsi" w:hAnsiTheme="minorHAnsi" w:cstheme="minorHAnsi"/>
          <w:sz w:val="22"/>
          <w:szCs w:val="22"/>
        </w:rPr>
      </w:pPr>
      <w:r>
        <w:rPr>
          <w:rFonts w:asciiTheme="minorHAnsi" w:hAnsiTheme="minorHAnsi" w:cstheme="minorHAnsi"/>
          <w:sz w:val="22"/>
          <w:szCs w:val="22"/>
        </w:rPr>
        <w:lastRenderedPageBreak/>
        <w:t>Program 3.10 below shows filtering with wrapper methods implemented in all three programming languages.</w:t>
      </w:r>
    </w:p>
    <w:p w14:paraId="3CD2896A" w14:textId="77777777" w:rsidR="00C8129E" w:rsidRDefault="00C8129E" w:rsidP="00C8129E">
      <w:pPr>
        <w:rPr>
          <w:rFonts w:asciiTheme="minorHAnsi" w:hAnsiTheme="minorHAnsi" w:cstheme="minorHAnsi"/>
          <w:sz w:val="22"/>
          <w:szCs w:val="22"/>
        </w:rPr>
      </w:pPr>
    </w:p>
    <w:p w14:paraId="73EE8338" w14:textId="77777777" w:rsidR="00C8129E" w:rsidRDefault="00C8129E" w:rsidP="00C8129E">
      <w:pPr>
        <w:pStyle w:val="ACaptionHead"/>
        <w:ind w:left="0"/>
        <w:rPr>
          <w:noProof/>
        </w:rPr>
      </w:pPr>
      <w:r>
        <w:rPr>
          <w:noProof/>
        </w:rPr>
        <w:t>Program 3.10 – Filtering with Wrapper Method - RFE</w:t>
      </w:r>
    </w:p>
    <w:tbl>
      <w:tblPr>
        <w:tblW w:w="5000" w:type="pct"/>
        <w:tblLook w:val="04A0" w:firstRow="1" w:lastRow="0" w:firstColumn="1" w:lastColumn="0" w:noHBand="0" w:noVBand="1"/>
      </w:tblPr>
      <w:tblGrid>
        <w:gridCol w:w="1981"/>
        <w:gridCol w:w="6279"/>
      </w:tblGrid>
      <w:tr w:rsidR="00C8129E" w:rsidRPr="00763960" w14:paraId="09B4FF48" w14:textId="77777777" w:rsidTr="00A23D18">
        <w:trPr>
          <w:trHeight w:val="300"/>
        </w:trPr>
        <w:tc>
          <w:tcPr>
            <w:tcW w:w="891" w:type="pct"/>
            <w:tcBorders>
              <w:top w:val="single" w:sz="8" w:space="0" w:color="auto"/>
              <w:left w:val="single" w:sz="8" w:space="0" w:color="auto"/>
              <w:bottom w:val="nil"/>
              <w:right w:val="single" w:sz="8" w:space="0" w:color="auto"/>
            </w:tcBorders>
            <w:shd w:val="clear" w:color="000000" w:fill="0070C0"/>
            <w:noWrap/>
            <w:vAlign w:val="center"/>
            <w:hideMark/>
          </w:tcPr>
          <w:p w14:paraId="202CE1C6" w14:textId="77777777" w:rsidR="00C8129E" w:rsidRPr="00763960" w:rsidRDefault="00C8129E" w:rsidP="00A23D18">
            <w:pPr>
              <w:jc w:val="center"/>
              <w:rPr>
                <w:rFonts w:ascii="Calibri" w:hAnsi="Calibri" w:cs="Calibri"/>
                <w:b/>
                <w:bCs/>
                <w:color w:val="FFFFFF"/>
                <w:szCs w:val="20"/>
              </w:rPr>
            </w:pPr>
            <w:r w:rsidRPr="00763960">
              <w:rPr>
                <w:rFonts w:ascii="Calibri" w:hAnsi="Calibri" w:cs="Calibri"/>
                <w:b/>
                <w:bCs/>
                <w:color w:val="FFFFFF"/>
                <w:szCs w:val="20"/>
              </w:rPr>
              <w:t>Language</w:t>
            </w:r>
          </w:p>
        </w:tc>
        <w:tc>
          <w:tcPr>
            <w:tcW w:w="4109" w:type="pct"/>
            <w:tcBorders>
              <w:top w:val="single" w:sz="8" w:space="0" w:color="auto"/>
              <w:left w:val="nil"/>
              <w:bottom w:val="nil"/>
              <w:right w:val="single" w:sz="8" w:space="0" w:color="auto"/>
            </w:tcBorders>
            <w:shd w:val="clear" w:color="000000" w:fill="0070C0"/>
            <w:vAlign w:val="center"/>
            <w:hideMark/>
          </w:tcPr>
          <w:p w14:paraId="74DE2817" w14:textId="77777777" w:rsidR="00C8129E" w:rsidRPr="00763960" w:rsidRDefault="00C8129E" w:rsidP="00A23D18">
            <w:pPr>
              <w:jc w:val="center"/>
              <w:rPr>
                <w:rFonts w:ascii="Calibri" w:hAnsi="Calibri" w:cs="Calibri"/>
                <w:b/>
                <w:bCs/>
                <w:color w:val="FFFFFF"/>
                <w:szCs w:val="20"/>
              </w:rPr>
            </w:pPr>
            <w:r w:rsidRPr="00763960">
              <w:rPr>
                <w:rFonts w:ascii="Calibri" w:hAnsi="Calibri" w:cs="Calibri"/>
                <w:b/>
                <w:bCs/>
                <w:color w:val="FFFFFF"/>
                <w:szCs w:val="20"/>
              </w:rPr>
              <w:t>Programming Code</w:t>
            </w:r>
          </w:p>
        </w:tc>
      </w:tr>
      <w:tr w:rsidR="00C8129E" w:rsidRPr="00763960" w14:paraId="4EA76919" w14:textId="77777777" w:rsidTr="00A23D18">
        <w:trPr>
          <w:trHeight w:val="288"/>
        </w:trPr>
        <w:tc>
          <w:tcPr>
            <w:tcW w:w="891" w:type="pct"/>
            <w:vMerge w:val="restart"/>
            <w:tcBorders>
              <w:top w:val="single" w:sz="8" w:space="0" w:color="auto"/>
              <w:left w:val="single" w:sz="8" w:space="0" w:color="auto"/>
              <w:bottom w:val="single" w:sz="8" w:space="0" w:color="000000"/>
              <w:right w:val="single" w:sz="8" w:space="0" w:color="auto"/>
            </w:tcBorders>
            <w:shd w:val="clear" w:color="000000" w:fill="00B0F0"/>
            <w:noWrap/>
            <w:vAlign w:val="center"/>
            <w:hideMark/>
          </w:tcPr>
          <w:p w14:paraId="7FB2299F" w14:textId="77777777" w:rsidR="00C8129E" w:rsidRPr="00763960" w:rsidRDefault="00C8129E" w:rsidP="00A23D18">
            <w:pPr>
              <w:jc w:val="center"/>
              <w:rPr>
                <w:rFonts w:ascii="Calibri" w:hAnsi="Calibri" w:cs="Calibri"/>
                <w:b/>
                <w:bCs/>
                <w:color w:val="FFFFFF"/>
                <w:szCs w:val="20"/>
              </w:rPr>
            </w:pPr>
            <w:r w:rsidRPr="00763960">
              <w:rPr>
                <w:rFonts w:ascii="Calibri" w:hAnsi="Calibri" w:cs="Calibri"/>
                <w:b/>
                <w:bCs/>
                <w:color w:val="FFFFFF"/>
                <w:szCs w:val="20"/>
              </w:rPr>
              <w:t>R Programming</w:t>
            </w:r>
          </w:p>
        </w:tc>
        <w:tc>
          <w:tcPr>
            <w:tcW w:w="4109" w:type="pct"/>
            <w:tcBorders>
              <w:top w:val="single" w:sz="8" w:space="0" w:color="auto"/>
              <w:left w:val="nil"/>
              <w:bottom w:val="nil"/>
              <w:right w:val="single" w:sz="8" w:space="0" w:color="auto"/>
            </w:tcBorders>
            <w:shd w:val="clear" w:color="auto" w:fill="auto"/>
            <w:vAlign w:val="center"/>
            <w:hideMark/>
          </w:tcPr>
          <w:p w14:paraId="70F3A900" w14:textId="77777777" w:rsidR="00C8129E" w:rsidRPr="00751E10" w:rsidRDefault="00C8129E" w:rsidP="00A23D18">
            <w:pPr>
              <w:rPr>
                <w:rFonts w:ascii="Consolas" w:hAnsi="Consolas" w:cs="Calibri"/>
                <w:b/>
                <w:bCs/>
                <w:szCs w:val="20"/>
              </w:rPr>
            </w:pPr>
            <w:r w:rsidRPr="00751E10">
              <w:rPr>
                <w:rFonts w:ascii="Consolas" w:hAnsi="Consolas" w:cs="Calibri"/>
                <w:b/>
                <w:bCs/>
                <w:color w:val="0070C0"/>
                <w:szCs w:val="20"/>
              </w:rPr>
              <w:t>library</w:t>
            </w:r>
            <w:r w:rsidRPr="00751E10">
              <w:rPr>
                <w:rFonts w:ascii="Consolas" w:hAnsi="Consolas" w:cs="Calibri"/>
                <w:szCs w:val="20"/>
              </w:rPr>
              <w:t>(caret)</w:t>
            </w:r>
          </w:p>
        </w:tc>
      </w:tr>
      <w:tr w:rsidR="00C8129E" w:rsidRPr="00763960" w14:paraId="1A258A0E"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0777C6EB" w14:textId="77777777" w:rsidR="00C8129E" w:rsidRPr="00763960"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center"/>
            <w:hideMark/>
          </w:tcPr>
          <w:p w14:paraId="1916C8E4" w14:textId="77777777" w:rsidR="00C8129E" w:rsidRPr="00751E10" w:rsidRDefault="00C8129E" w:rsidP="00A23D18">
            <w:pPr>
              <w:rPr>
                <w:rFonts w:ascii="Consolas" w:hAnsi="Consolas" w:cs="Calibri"/>
                <w:color w:val="000000"/>
                <w:szCs w:val="20"/>
              </w:rPr>
            </w:pPr>
            <w:r w:rsidRPr="00751E10">
              <w:rPr>
                <w:rFonts w:ascii="Consolas" w:hAnsi="Consolas" w:cs="Calibri"/>
                <w:color w:val="000000"/>
                <w:szCs w:val="20"/>
              </w:rPr>
              <w:t> </w:t>
            </w:r>
          </w:p>
        </w:tc>
      </w:tr>
      <w:tr w:rsidR="00C8129E" w:rsidRPr="00763960" w14:paraId="29077543"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2D2DE98B" w14:textId="77777777" w:rsidR="00C8129E" w:rsidRPr="00763960"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center"/>
            <w:hideMark/>
          </w:tcPr>
          <w:p w14:paraId="556544A6" w14:textId="77777777" w:rsidR="00C8129E" w:rsidRPr="00751E10" w:rsidRDefault="00C8129E" w:rsidP="00A23D18">
            <w:pPr>
              <w:rPr>
                <w:rFonts w:ascii="Consolas" w:hAnsi="Consolas" w:cs="Calibri"/>
                <w:b/>
                <w:bCs/>
                <w:color w:val="808080"/>
                <w:szCs w:val="20"/>
              </w:rPr>
            </w:pPr>
            <w:r w:rsidRPr="00751E10">
              <w:rPr>
                <w:rFonts w:ascii="Consolas" w:hAnsi="Consolas" w:cs="Calibri"/>
                <w:b/>
                <w:bCs/>
                <w:color w:val="808080"/>
                <w:szCs w:val="20"/>
              </w:rPr>
              <w:t># Filter numeric columns including the target variable</w:t>
            </w:r>
          </w:p>
        </w:tc>
      </w:tr>
      <w:tr w:rsidR="00C8129E" w:rsidRPr="00763960" w14:paraId="2F300D96"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1E2A66D4" w14:textId="77777777" w:rsidR="00C8129E" w:rsidRPr="00763960"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center"/>
            <w:hideMark/>
          </w:tcPr>
          <w:p w14:paraId="5BB7A489" w14:textId="77777777" w:rsidR="00C8129E" w:rsidRPr="00751E10" w:rsidRDefault="00C8129E" w:rsidP="00A23D18">
            <w:pPr>
              <w:rPr>
                <w:rFonts w:ascii="Consolas" w:hAnsi="Consolas" w:cs="Calibri"/>
                <w:color w:val="000000"/>
                <w:szCs w:val="20"/>
              </w:rPr>
            </w:pPr>
            <w:proofErr w:type="spellStart"/>
            <w:r w:rsidRPr="00751E10">
              <w:rPr>
                <w:rFonts w:ascii="Consolas" w:hAnsi="Consolas" w:cs="Calibri"/>
                <w:color w:val="000000"/>
                <w:szCs w:val="20"/>
              </w:rPr>
              <w:t>numeric_columns</w:t>
            </w:r>
            <w:proofErr w:type="spellEnd"/>
            <w:r w:rsidRPr="00751E10">
              <w:rPr>
                <w:rFonts w:ascii="Consolas" w:hAnsi="Consolas" w:cs="Calibri"/>
                <w:color w:val="000000"/>
                <w:szCs w:val="20"/>
              </w:rPr>
              <w:t xml:space="preserve"> &lt;- names(</w:t>
            </w:r>
            <w:proofErr w:type="spellStart"/>
            <w:r w:rsidRPr="00751E10">
              <w:rPr>
                <w:rFonts w:ascii="Consolas" w:hAnsi="Consolas" w:cs="Calibri"/>
                <w:color w:val="000000"/>
                <w:szCs w:val="20"/>
              </w:rPr>
              <w:t>loan_data</w:t>
            </w:r>
            <w:proofErr w:type="spellEnd"/>
            <w:r w:rsidRPr="00751E10">
              <w:rPr>
                <w:rFonts w:ascii="Consolas" w:hAnsi="Consolas" w:cs="Calibri"/>
                <w:color w:val="000000"/>
                <w:szCs w:val="20"/>
              </w:rPr>
              <w:t>)[</w:t>
            </w:r>
            <w:proofErr w:type="spellStart"/>
            <w:r w:rsidRPr="00751E10">
              <w:rPr>
                <w:rFonts w:ascii="Consolas" w:hAnsi="Consolas" w:cs="Calibri"/>
                <w:color w:val="000000"/>
                <w:szCs w:val="20"/>
              </w:rPr>
              <w:t>sapply</w:t>
            </w:r>
            <w:proofErr w:type="spellEnd"/>
            <w:r w:rsidRPr="00751E10">
              <w:rPr>
                <w:rFonts w:ascii="Consolas" w:hAnsi="Consolas" w:cs="Calibri"/>
                <w:color w:val="000000"/>
                <w:szCs w:val="20"/>
              </w:rPr>
              <w:t>(</w:t>
            </w:r>
            <w:proofErr w:type="spellStart"/>
            <w:r w:rsidRPr="00751E10">
              <w:rPr>
                <w:rFonts w:ascii="Consolas" w:hAnsi="Consolas" w:cs="Calibri"/>
                <w:color w:val="000000"/>
                <w:szCs w:val="20"/>
              </w:rPr>
              <w:t>loan_data</w:t>
            </w:r>
            <w:proofErr w:type="spellEnd"/>
            <w:r w:rsidRPr="00751E10">
              <w:rPr>
                <w:rFonts w:ascii="Consolas" w:hAnsi="Consolas" w:cs="Calibri"/>
                <w:color w:val="000000"/>
                <w:szCs w:val="20"/>
              </w:rPr>
              <w:t xml:space="preserve">, </w:t>
            </w:r>
            <w:proofErr w:type="spellStart"/>
            <w:r w:rsidRPr="00751E10">
              <w:rPr>
                <w:rFonts w:ascii="Consolas" w:hAnsi="Consolas" w:cs="Calibri"/>
                <w:color w:val="000000"/>
                <w:szCs w:val="20"/>
              </w:rPr>
              <w:t>is.numeric</w:t>
            </w:r>
            <w:proofErr w:type="spellEnd"/>
            <w:r w:rsidRPr="00751E10">
              <w:rPr>
                <w:rFonts w:ascii="Consolas" w:hAnsi="Consolas" w:cs="Calibri"/>
                <w:color w:val="000000"/>
                <w:szCs w:val="20"/>
              </w:rPr>
              <w:t>)]</w:t>
            </w:r>
          </w:p>
        </w:tc>
      </w:tr>
      <w:tr w:rsidR="00C8129E" w:rsidRPr="00763960" w14:paraId="18F72889"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618609F5" w14:textId="77777777" w:rsidR="00C8129E" w:rsidRPr="00763960"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center"/>
            <w:hideMark/>
          </w:tcPr>
          <w:p w14:paraId="6E38ED5E" w14:textId="77777777" w:rsidR="00C8129E" w:rsidRPr="00751E10" w:rsidRDefault="00C8129E" w:rsidP="00A23D18">
            <w:pPr>
              <w:rPr>
                <w:rFonts w:ascii="Consolas" w:hAnsi="Consolas" w:cs="Calibri"/>
                <w:color w:val="000000"/>
                <w:szCs w:val="20"/>
              </w:rPr>
            </w:pPr>
            <w:proofErr w:type="spellStart"/>
            <w:r w:rsidRPr="00751E10">
              <w:rPr>
                <w:rFonts w:ascii="Consolas" w:hAnsi="Consolas" w:cs="Calibri"/>
                <w:color w:val="000000"/>
                <w:szCs w:val="20"/>
              </w:rPr>
              <w:t>numeric_columns</w:t>
            </w:r>
            <w:proofErr w:type="spellEnd"/>
            <w:r w:rsidRPr="00751E10">
              <w:rPr>
                <w:rFonts w:ascii="Consolas" w:hAnsi="Consolas" w:cs="Calibri"/>
                <w:color w:val="000000"/>
                <w:szCs w:val="20"/>
              </w:rPr>
              <w:t xml:space="preserve"> &lt;- c(</w:t>
            </w:r>
            <w:proofErr w:type="spellStart"/>
            <w:r w:rsidRPr="00751E10">
              <w:rPr>
                <w:rFonts w:ascii="Consolas" w:hAnsi="Consolas" w:cs="Calibri"/>
                <w:color w:val="000000"/>
                <w:szCs w:val="20"/>
              </w:rPr>
              <w:t>numeric_columns</w:t>
            </w:r>
            <w:proofErr w:type="spellEnd"/>
            <w:r w:rsidRPr="00751E10">
              <w:rPr>
                <w:rFonts w:ascii="Consolas" w:hAnsi="Consolas" w:cs="Calibri"/>
                <w:color w:val="000000"/>
                <w:szCs w:val="20"/>
              </w:rPr>
              <w:t xml:space="preserve">, </w:t>
            </w:r>
            <w:r w:rsidRPr="00751E10">
              <w:rPr>
                <w:rFonts w:ascii="Consolas" w:hAnsi="Consolas" w:cs="Calibri"/>
                <w:b/>
                <w:bCs/>
                <w:color w:val="375623"/>
                <w:szCs w:val="20"/>
              </w:rPr>
              <w:t>"bad"</w:t>
            </w:r>
            <w:r w:rsidRPr="00751E10">
              <w:rPr>
                <w:rFonts w:ascii="Consolas" w:hAnsi="Consolas" w:cs="Calibri"/>
                <w:color w:val="000000"/>
                <w:szCs w:val="20"/>
              </w:rPr>
              <w:t>)  # Include the target variable</w:t>
            </w:r>
          </w:p>
        </w:tc>
      </w:tr>
      <w:tr w:rsidR="00C8129E" w:rsidRPr="00763960" w14:paraId="030CF5E9"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5CDACD22" w14:textId="77777777" w:rsidR="00C8129E" w:rsidRPr="00763960"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center"/>
            <w:hideMark/>
          </w:tcPr>
          <w:p w14:paraId="50FC887D" w14:textId="77777777" w:rsidR="00C8129E" w:rsidRPr="00751E10" w:rsidRDefault="00C8129E" w:rsidP="00A23D18">
            <w:pPr>
              <w:rPr>
                <w:rFonts w:ascii="Consolas" w:hAnsi="Consolas" w:cs="Calibri"/>
                <w:b/>
                <w:bCs/>
                <w:color w:val="808080"/>
                <w:szCs w:val="20"/>
              </w:rPr>
            </w:pPr>
            <w:r w:rsidRPr="00751E10">
              <w:rPr>
                <w:rFonts w:ascii="Consolas" w:hAnsi="Consolas" w:cs="Calibri"/>
                <w:b/>
                <w:bCs/>
                <w:color w:val="808080"/>
                <w:szCs w:val="20"/>
              </w:rPr>
              <w:t> </w:t>
            </w:r>
          </w:p>
        </w:tc>
      </w:tr>
      <w:tr w:rsidR="00C8129E" w:rsidRPr="00763960" w14:paraId="03D190FC"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23429E99" w14:textId="77777777" w:rsidR="00C8129E" w:rsidRPr="00763960"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center"/>
            <w:hideMark/>
          </w:tcPr>
          <w:p w14:paraId="4DCB1AD7" w14:textId="77777777" w:rsidR="00C8129E" w:rsidRPr="00751E10" w:rsidRDefault="00C8129E" w:rsidP="00A23D18">
            <w:pPr>
              <w:rPr>
                <w:rFonts w:ascii="Consolas" w:hAnsi="Consolas" w:cs="Calibri"/>
                <w:b/>
                <w:bCs/>
                <w:color w:val="808080"/>
                <w:szCs w:val="20"/>
              </w:rPr>
            </w:pPr>
            <w:r w:rsidRPr="00751E10">
              <w:rPr>
                <w:rFonts w:ascii="Consolas" w:hAnsi="Consolas" w:cs="Calibri"/>
                <w:b/>
                <w:bCs/>
                <w:color w:val="808080"/>
                <w:szCs w:val="20"/>
              </w:rPr>
              <w:t># Create a copy of the subset to avoid modifying the original data frame</w:t>
            </w:r>
          </w:p>
        </w:tc>
      </w:tr>
      <w:tr w:rsidR="00C8129E" w:rsidRPr="00763960" w14:paraId="6EAE629B"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19B3D616" w14:textId="77777777" w:rsidR="00C8129E" w:rsidRPr="00763960"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center"/>
            <w:hideMark/>
          </w:tcPr>
          <w:p w14:paraId="2328C8DC" w14:textId="77777777" w:rsidR="00C8129E" w:rsidRPr="00751E10" w:rsidRDefault="00C8129E" w:rsidP="00A23D18">
            <w:pPr>
              <w:rPr>
                <w:rFonts w:ascii="Consolas" w:hAnsi="Consolas" w:cs="Calibri"/>
                <w:color w:val="000000"/>
                <w:szCs w:val="20"/>
              </w:rPr>
            </w:pPr>
            <w:proofErr w:type="spellStart"/>
            <w:r w:rsidRPr="00751E10">
              <w:rPr>
                <w:rFonts w:ascii="Consolas" w:hAnsi="Consolas" w:cs="Calibri"/>
                <w:color w:val="000000"/>
                <w:szCs w:val="20"/>
              </w:rPr>
              <w:t>loan_data_numeric</w:t>
            </w:r>
            <w:proofErr w:type="spellEnd"/>
            <w:r w:rsidRPr="00751E10">
              <w:rPr>
                <w:rFonts w:ascii="Consolas" w:hAnsi="Consolas" w:cs="Calibri"/>
                <w:color w:val="000000"/>
                <w:szCs w:val="20"/>
              </w:rPr>
              <w:t xml:space="preserve"> &lt;- </w:t>
            </w:r>
            <w:proofErr w:type="spellStart"/>
            <w:r w:rsidRPr="00751E10">
              <w:rPr>
                <w:rFonts w:ascii="Consolas" w:hAnsi="Consolas" w:cs="Calibri"/>
                <w:color w:val="000000"/>
                <w:szCs w:val="20"/>
              </w:rPr>
              <w:t>loan_data</w:t>
            </w:r>
            <w:proofErr w:type="spellEnd"/>
            <w:r w:rsidRPr="00751E10">
              <w:rPr>
                <w:rFonts w:ascii="Consolas" w:hAnsi="Consolas" w:cs="Calibri"/>
                <w:color w:val="000000"/>
                <w:szCs w:val="20"/>
              </w:rPr>
              <w:t xml:space="preserve">[, </w:t>
            </w:r>
            <w:proofErr w:type="spellStart"/>
            <w:r w:rsidRPr="00751E10">
              <w:rPr>
                <w:rFonts w:ascii="Consolas" w:hAnsi="Consolas" w:cs="Calibri"/>
                <w:color w:val="000000"/>
                <w:szCs w:val="20"/>
              </w:rPr>
              <w:t>numeric_columns</w:t>
            </w:r>
            <w:proofErr w:type="spellEnd"/>
            <w:r w:rsidRPr="00751E10">
              <w:rPr>
                <w:rFonts w:ascii="Consolas" w:hAnsi="Consolas" w:cs="Calibri"/>
                <w:color w:val="000000"/>
                <w:szCs w:val="20"/>
              </w:rPr>
              <w:t>]</w:t>
            </w:r>
          </w:p>
        </w:tc>
      </w:tr>
      <w:tr w:rsidR="00C8129E" w:rsidRPr="00763960" w14:paraId="535505A0"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3309C779" w14:textId="77777777" w:rsidR="00C8129E" w:rsidRPr="00763960"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center"/>
            <w:hideMark/>
          </w:tcPr>
          <w:p w14:paraId="19364DD8" w14:textId="77777777" w:rsidR="00C8129E" w:rsidRPr="00751E10" w:rsidRDefault="00C8129E" w:rsidP="00A23D18">
            <w:pPr>
              <w:rPr>
                <w:rFonts w:ascii="Consolas" w:hAnsi="Consolas" w:cs="Calibri"/>
                <w:b/>
                <w:bCs/>
                <w:color w:val="808080"/>
                <w:szCs w:val="20"/>
              </w:rPr>
            </w:pPr>
            <w:r w:rsidRPr="00751E10">
              <w:rPr>
                <w:rFonts w:ascii="Consolas" w:hAnsi="Consolas" w:cs="Calibri"/>
                <w:b/>
                <w:bCs/>
                <w:color w:val="808080"/>
                <w:szCs w:val="20"/>
              </w:rPr>
              <w:t> </w:t>
            </w:r>
          </w:p>
        </w:tc>
      </w:tr>
      <w:tr w:rsidR="00C8129E" w:rsidRPr="00763960" w14:paraId="5AAF4414"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7FC5A0C4" w14:textId="77777777" w:rsidR="00C8129E" w:rsidRPr="00763960"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center"/>
            <w:hideMark/>
          </w:tcPr>
          <w:p w14:paraId="5BB570A5" w14:textId="77777777" w:rsidR="00C8129E" w:rsidRPr="00751E10" w:rsidRDefault="00C8129E" w:rsidP="00A23D18">
            <w:pPr>
              <w:rPr>
                <w:rFonts w:ascii="Consolas" w:hAnsi="Consolas" w:cs="Calibri"/>
                <w:b/>
                <w:bCs/>
                <w:color w:val="808080"/>
                <w:szCs w:val="20"/>
              </w:rPr>
            </w:pPr>
            <w:r w:rsidRPr="00751E10">
              <w:rPr>
                <w:rFonts w:ascii="Consolas" w:hAnsi="Consolas" w:cs="Calibri"/>
                <w:b/>
                <w:bCs/>
                <w:color w:val="808080"/>
                <w:szCs w:val="20"/>
              </w:rPr>
              <w:t># Remove rows with missing values</w:t>
            </w:r>
          </w:p>
        </w:tc>
      </w:tr>
      <w:tr w:rsidR="00C8129E" w:rsidRPr="00763960" w14:paraId="53970F51"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10D3A0D0" w14:textId="77777777" w:rsidR="00C8129E" w:rsidRPr="00763960"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center"/>
            <w:hideMark/>
          </w:tcPr>
          <w:p w14:paraId="21CD1478" w14:textId="77777777" w:rsidR="00C8129E" w:rsidRPr="00751E10" w:rsidRDefault="00C8129E" w:rsidP="00A23D18">
            <w:pPr>
              <w:rPr>
                <w:rFonts w:ascii="Consolas" w:hAnsi="Consolas" w:cs="Calibri"/>
                <w:color w:val="000000"/>
                <w:szCs w:val="20"/>
              </w:rPr>
            </w:pPr>
            <w:proofErr w:type="spellStart"/>
            <w:r w:rsidRPr="00751E10">
              <w:rPr>
                <w:rFonts w:ascii="Consolas" w:hAnsi="Consolas" w:cs="Calibri"/>
                <w:color w:val="000000"/>
                <w:szCs w:val="20"/>
              </w:rPr>
              <w:t>loan_data_numeric</w:t>
            </w:r>
            <w:proofErr w:type="spellEnd"/>
            <w:r w:rsidRPr="00751E10">
              <w:rPr>
                <w:rFonts w:ascii="Consolas" w:hAnsi="Consolas" w:cs="Calibri"/>
                <w:color w:val="000000"/>
                <w:szCs w:val="20"/>
              </w:rPr>
              <w:t xml:space="preserve"> &lt;- </w:t>
            </w:r>
            <w:proofErr w:type="spellStart"/>
            <w:r w:rsidRPr="00751E10">
              <w:rPr>
                <w:rFonts w:ascii="Consolas" w:hAnsi="Consolas" w:cs="Calibri"/>
                <w:color w:val="000000"/>
                <w:szCs w:val="20"/>
              </w:rPr>
              <w:t>na.omit</w:t>
            </w:r>
            <w:proofErr w:type="spellEnd"/>
            <w:r w:rsidRPr="00751E10">
              <w:rPr>
                <w:rFonts w:ascii="Consolas" w:hAnsi="Consolas" w:cs="Calibri"/>
                <w:color w:val="000000"/>
                <w:szCs w:val="20"/>
              </w:rPr>
              <w:t>(</w:t>
            </w:r>
            <w:proofErr w:type="spellStart"/>
            <w:r w:rsidRPr="00751E10">
              <w:rPr>
                <w:rFonts w:ascii="Consolas" w:hAnsi="Consolas" w:cs="Calibri"/>
                <w:color w:val="000000"/>
                <w:szCs w:val="20"/>
              </w:rPr>
              <w:t>loan_data_numeric</w:t>
            </w:r>
            <w:proofErr w:type="spellEnd"/>
            <w:r w:rsidRPr="00751E10">
              <w:rPr>
                <w:rFonts w:ascii="Consolas" w:hAnsi="Consolas" w:cs="Calibri"/>
                <w:color w:val="000000"/>
                <w:szCs w:val="20"/>
              </w:rPr>
              <w:t>)</w:t>
            </w:r>
          </w:p>
        </w:tc>
      </w:tr>
      <w:tr w:rsidR="00C8129E" w:rsidRPr="00763960" w14:paraId="713E2764"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65337A74" w14:textId="77777777" w:rsidR="00C8129E" w:rsidRPr="00763960"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center"/>
            <w:hideMark/>
          </w:tcPr>
          <w:p w14:paraId="02EDA0CA" w14:textId="77777777" w:rsidR="00C8129E" w:rsidRPr="00751E10" w:rsidRDefault="00C8129E" w:rsidP="00A23D18">
            <w:pPr>
              <w:rPr>
                <w:rFonts w:ascii="Consolas" w:hAnsi="Consolas" w:cs="Calibri"/>
                <w:b/>
                <w:bCs/>
                <w:color w:val="808080"/>
                <w:szCs w:val="20"/>
              </w:rPr>
            </w:pPr>
            <w:r w:rsidRPr="00751E10">
              <w:rPr>
                <w:rFonts w:ascii="Consolas" w:hAnsi="Consolas" w:cs="Calibri"/>
                <w:b/>
                <w:bCs/>
                <w:color w:val="808080"/>
                <w:szCs w:val="20"/>
              </w:rPr>
              <w:t> </w:t>
            </w:r>
          </w:p>
        </w:tc>
      </w:tr>
      <w:tr w:rsidR="00C8129E" w:rsidRPr="00763960" w14:paraId="606DB779"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787A2881" w14:textId="77777777" w:rsidR="00C8129E" w:rsidRPr="00763960"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center"/>
            <w:hideMark/>
          </w:tcPr>
          <w:p w14:paraId="0170D37B" w14:textId="77777777" w:rsidR="00C8129E" w:rsidRPr="00751E10" w:rsidRDefault="00C8129E" w:rsidP="00A23D18">
            <w:pPr>
              <w:rPr>
                <w:rFonts w:ascii="Consolas" w:hAnsi="Consolas" w:cs="Calibri"/>
                <w:b/>
                <w:bCs/>
                <w:color w:val="808080"/>
                <w:szCs w:val="20"/>
              </w:rPr>
            </w:pPr>
            <w:r w:rsidRPr="00751E10">
              <w:rPr>
                <w:rFonts w:ascii="Consolas" w:hAnsi="Consolas" w:cs="Calibri"/>
                <w:b/>
                <w:bCs/>
                <w:color w:val="808080"/>
                <w:szCs w:val="20"/>
              </w:rPr>
              <w:t># Separate the features (X) and target variable (y)</w:t>
            </w:r>
          </w:p>
        </w:tc>
      </w:tr>
      <w:tr w:rsidR="00C8129E" w:rsidRPr="00763960" w14:paraId="2DA30DEA"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6C249A16" w14:textId="77777777" w:rsidR="00C8129E" w:rsidRPr="00763960"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center"/>
            <w:hideMark/>
          </w:tcPr>
          <w:p w14:paraId="53383055" w14:textId="77777777" w:rsidR="00C8129E" w:rsidRPr="00751E10" w:rsidRDefault="00C8129E" w:rsidP="00A23D18">
            <w:pPr>
              <w:rPr>
                <w:rFonts w:ascii="Consolas" w:hAnsi="Consolas" w:cs="Calibri"/>
                <w:color w:val="000000"/>
                <w:szCs w:val="20"/>
              </w:rPr>
            </w:pPr>
            <w:r w:rsidRPr="00751E10">
              <w:rPr>
                <w:rFonts w:ascii="Consolas" w:hAnsi="Consolas" w:cs="Calibri"/>
                <w:color w:val="000000"/>
                <w:szCs w:val="20"/>
              </w:rPr>
              <w:t xml:space="preserve">X &lt;- </w:t>
            </w:r>
            <w:proofErr w:type="spellStart"/>
            <w:r w:rsidRPr="00751E10">
              <w:rPr>
                <w:rFonts w:ascii="Consolas" w:hAnsi="Consolas" w:cs="Calibri"/>
                <w:color w:val="000000"/>
                <w:szCs w:val="20"/>
              </w:rPr>
              <w:t>loan_data_numeric</w:t>
            </w:r>
            <w:proofErr w:type="spellEnd"/>
            <w:r w:rsidRPr="00751E10">
              <w:rPr>
                <w:rFonts w:ascii="Consolas" w:hAnsi="Consolas" w:cs="Calibri"/>
                <w:color w:val="000000"/>
                <w:szCs w:val="20"/>
              </w:rPr>
              <w:t>[, !(names(</w:t>
            </w:r>
            <w:proofErr w:type="spellStart"/>
            <w:r w:rsidRPr="00751E10">
              <w:rPr>
                <w:rFonts w:ascii="Consolas" w:hAnsi="Consolas" w:cs="Calibri"/>
                <w:color w:val="000000"/>
                <w:szCs w:val="20"/>
              </w:rPr>
              <w:t>loan_data_numeric</w:t>
            </w:r>
            <w:proofErr w:type="spellEnd"/>
            <w:r w:rsidRPr="00751E10">
              <w:rPr>
                <w:rFonts w:ascii="Consolas" w:hAnsi="Consolas" w:cs="Calibri"/>
                <w:color w:val="000000"/>
                <w:szCs w:val="20"/>
              </w:rPr>
              <w:t xml:space="preserve">) %in% </w:t>
            </w:r>
            <w:r w:rsidRPr="00751E10">
              <w:rPr>
                <w:rFonts w:ascii="Consolas" w:hAnsi="Consolas" w:cs="Calibri"/>
                <w:b/>
                <w:bCs/>
                <w:color w:val="375623"/>
                <w:szCs w:val="20"/>
              </w:rPr>
              <w:t>"bad"</w:t>
            </w:r>
            <w:r w:rsidRPr="00751E10">
              <w:rPr>
                <w:rFonts w:ascii="Consolas" w:hAnsi="Consolas" w:cs="Calibri"/>
                <w:color w:val="000000"/>
                <w:szCs w:val="20"/>
              </w:rPr>
              <w:t>)]</w:t>
            </w:r>
          </w:p>
        </w:tc>
      </w:tr>
      <w:tr w:rsidR="00C8129E" w:rsidRPr="00763960" w14:paraId="7DE230A8"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63598619" w14:textId="77777777" w:rsidR="00C8129E" w:rsidRPr="00763960"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center"/>
            <w:hideMark/>
          </w:tcPr>
          <w:p w14:paraId="7C7A60D8" w14:textId="77777777" w:rsidR="00C8129E" w:rsidRPr="00751E10" w:rsidRDefault="00C8129E" w:rsidP="00A23D18">
            <w:pPr>
              <w:rPr>
                <w:rFonts w:ascii="Consolas" w:hAnsi="Consolas" w:cs="Calibri"/>
                <w:color w:val="000000"/>
                <w:szCs w:val="20"/>
              </w:rPr>
            </w:pPr>
            <w:r w:rsidRPr="00751E10">
              <w:rPr>
                <w:rFonts w:ascii="Consolas" w:hAnsi="Consolas" w:cs="Calibri"/>
                <w:color w:val="000000"/>
                <w:szCs w:val="20"/>
              </w:rPr>
              <w:t xml:space="preserve">y &lt;- </w:t>
            </w:r>
            <w:proofErr w:type="spellStart"/>
            <w:r w:rsidRPr="00751E10">
              <w:rPr>
                <w:rFonts w:ascii="Consolas" w:hAnsi="Consolas" w:cs="Calibri"/>
                <w:color w:val="000000"/>
                <w:szCs w:val="20"/>
              </w:rPr>
              <w:t>loan_data_numeric$bad</w:t>
            </w:r>
            <w:proofErr w:type="spellEnd"/>
          </w:p>
        </w:tc>
      </w:tr>
      <w:tr w:rsidR="00C8129E" w:rsidRPr="00763960" w14:paraId="5B971EE9"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69719657" w14:textId="77777777" w:rsidR="00C8129E" w:rsidRPr="00763960"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center"/>
            <w:hideMark/>
          </w:tcPr>
          <w:p w14:paraId="45A16471" w14:textId="77777777" w:rsidR="00C8129E" w:rsidRPr="00751E10" w:rsidRDefault="00C8129E" w:rsidP="00A23D18">
            <w:pPr>
              <w:rPr>
                <w:rFonts w:ascii="Consolas" w:hAnsi="Consolas" w:cs="Calibri"/>
                <w:color w:val="000000"/>
                <w:szCs w:val="20"/>
              </w:rPr>
            </w:pPr>
            <w:r w:rsidRPr="00751E10">
              <w:rPr>
                <w:rFonts w:ascii="Consolas" w:hAnsi="Consolas" w:cs="Calibri"/>
                <w:color w:val="000000"/>
                <w:szCs w:val="20"/>
              </w:rPr>
              <w:t> </w:t>
            </w:r>
          </w:p>
        </w:tc>
      </w:tr>
      <w:tr w:rsidR="00C8129E" w:rsidRPr="00763960" w14:paraId="07AB6188"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4F89C502" w14:textId="77777777" w:rsidR="00C8129E" w:rsidRPr="00763960"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center"/>
            <w:hideMark/>
          </w:tcPr>
          <w:p w14:paraId="7357BAEF" w14:textId="77777777" w:rsidR="00C8129E" w:rsidRPr="00751E10" w:rsidRDefault="00C8129E" w:rsidP="00A23D18">
            <w:pPr>
              <w:rPr>
                <w:rFonts w:ascii="Consolas" w:hAnsi="Consolas" w:cs="Calibri"/>
                <w:b/>
                <w:bCs/>
                <w:color w:val="808080"/>
                <w:szCs w:val="20"/>
              </w:rPr>
            </w:pPr>
            <w:r w:rsidRPr="00751E10">
              <w:rPr>
                <w:rFonts w:ascii="Consolas" w:hAnsi="Consolas" w:cs="Calibri"/>
                <w:b/>
                <w:bCs/>
                <w:color w:val="808080"/>
                <w:szCs w:val="20"/>
              </w:rPr>
              <w:t># Create the model to be used for feature selection</w:t>
            </w:r>
          </w:p>
        </w:tc>
      </w:tr>
      <w:tr w:rsidR="00C8129E" w:rsidRPr="00763960" w14:paraId="00F8C894"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54C957E0" w14:textId="77777777" w:rsidR="00C8129E" w:rsidRPr="00763960"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center"/>
            <w:hideMark/>
          </w:tcPr>
          <w:p w14:paraId="4B3D126D" w14:textId="77777777" w:rsidR="00C8129E" w:rsidRPr="00751E10" w:rsidRDefault="00C8129E" w:rsidP="00A23D18">
            <w:pPr>
              <w:rPr>
                <w:rFonts w:ascii="Consolas" w:hAnsi="Consolas" w:cs="Calibri"/>
                <w:color w:val="000000"/>
                <w:szCs w:val="20"/>
              </w:rPr>
            </w:pPr>
            <w:r w:rsidRPr="00751E10">
              <w:rPr>
                <w:rFonts w:ascii="Consolas" w:hAnsi="Consolas" w:cs="Calibri"/>
                <w:color w:val="000000"/>
                <w:szCs w:val="20"/>
              </w:rPr>
              <w:t>model &lt;- train(</w:t>
            </w:r>
          </w:p>
        </w:tc>
      </w:tr>
      <w:tr w:rsidR="00C8129E" w:rsidRPr="00763960" w14:paraId="5D6FAF36"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6333753C" w14:textId="77777777" w:rsidR="00C8129E" w:rsidRPr="00763960"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center"/>
            <w:hideMark/>
          </w:tcPr>
          <w:p w14:paraId="482563BA" w14:textId="77777777" w:rsidR="00C8129E" w:rsidRPr="00751E10" w:rsidRDefault="00C8129E" w:rsidP="00A23D18">
            <w:pPr>
              <w:rPr>
                <w:rFonts w:ascii="Consolas" w:hAnsi="Consolas" w:cs="Calibri"/>
                <w:color w:val="000000"/>
                <w:szCs w:val="20"/>
              </w:rPr>
            </w:pPr>
            <w:r w:rsidRPr="00751E10">
              <w:rPr>
                <w:rFonts w:ascii="Consolas" w:hAnsi="Consolas" w:cs="Calibri"/>
                <w:color w:val="000000"/>
                <w:szCs w:val="20"/>
              </w:rPr>
              <w:t xml:space="preserve">  X,</w:t>
            </w:r>
          </w:p>
        </w:tc>
      </w:tr>
      <w:tr w:rsidR="00C8129E" w:rsidRPr="00763960" w14:paraId="08F3B269"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20A17FE3" w14:textId="77777777" w:rsidR="00C8129E" w:rsidRPr="00763960"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center"/>
            <w:hideMark/>
          </w:tcPr>
          <w:p w14:paraId="6EB3F610" w14:textId="77777777" w:rsidR="00C8129E" w:rsidRPr="00751E10" w:rsidRDefault="00C8129E" w:rsidP="00A23D18">
            <w:pPr>
              <w:rPr>
                <w:rFonts w:ascii="Consolas" w:hAnsi="Consolas" w:cs="Calibri"/>
                <w:color w:val="000000"/>
                <w:szCs w:val="20"/>
              </w:rPr>
            </w:pPr>
            <w:r w:rsidRPr="00751E10">
              <w:rPr>
                <w:rFonts w:ascii="Consolas" w:hAnsi="Consolas" w:cs="Calibri"/>
                <w:color w:val="000000"/>
                <w:szCs w:val="20"/>
              </w:rPr>
              <w:t xml:space="preserve">  y,</w:t>
            </w:r>
          </w:p>
        </w:tc>
      </w:tr>
      <w:tr w:rsidR="00C8129E" w:rsidRPr="00763960" w14:paraId="2C519008"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08101D85" w14:textId="77777777" w:rsidR="00C8129E" w:rsidRPr="00763960"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center"/>
            <w:hideMark/>
          </w:tcPr>
          <w:p w14:paraId="6D4933B5" w14:textId="77777777" w:rsidR="00C8129E" w:rsidRPr="00751E10" w:rsidRDefault="00C8129E" w:rsidP="00A23D18">
            <w:pPr>
              <w:rPr>
                <w:rFonts w:ascii="Consolas" w:hAnsi="Consolas" w:cs="Calibri"/>
                <w:color w:val="000000"/>
                <w:szCs w:val="20"/>
              </w:rPr>
            </w:pPr>
            <w:r w:rsidRPr="00751E10">
              <w:rPr>
                <w:rFonts w:ascii="Consolas" w:hAnsi="Consolas" w:cs="Calibri"/>
                <w:color w:val="000000"/>
                <w:szCs w:val="20"/>
              </w:rPr>
              <w:t xml:space="preserve">  method =</w:t>
            </w:r>
            <w:r w:rsidRPr="00751E10">
              <w:rPr>
                <w:rFonts w:ascii="Consolas" w:hAnsi="Consolas" w:cs="Calibri"/>
                <w:b/>
                <w:bCs/>
                <w:color w:val="375623"/>
                <w:szCs w:val="20"/>
              </w:rPr>
              <w:t xml:space="preserve"> "</w:t>
            </w:r>
            <w:proofErr w:type="spellStart"/>
            <w:r w:rsidRPr="00751E10">
              <w:rPr>
                <w:rFonts w:ascii="Consolas" w:hAnsi="Consolas" w:cs="Calibri"/>
                <w:b/>
                <w:bCs/>
                <w:color w:val="375623"/>
                <w:szCs w:val="20"/>
              </w:rPr>
              <w:t>glm</w:t>
            </w:r>
            <w:proofErr w:type="spellEnd"/>
            <w:r w:rsidRPr="00751E10">
              <w:rPr>
                <w:rFonts w:ascii="Consolas" w:hAnsi="Consolas" w:cs="Calibri"/>
                <w:b/>
                <w:bCs/>
                <w:color w:val="375623"/>
                <w:szCs w:val="20"/>
              </w:rPr>
              <w:t>"</w:t>
            </w:r>
            <w:r w:rsidRPr="00751E10">
              <w:rPr>
                <w:rFonts w:ascii="Consolas" w:hAnsi="Consolas" w:cs="Calibri"/>
                <w:color w:val="000000"/>
                <w:szCs w:val="20"/>
              </w:rPr>
              <w:t>,</w:t>
            </w:r>
          </w:p>
        </w:tc>
      </w:tr>
      <w:tr w:rsidR="00C8129E" w:rsidRPr="00763960" w14:paraId="1332723C"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500F3E53" w14:textId="77777777" w:rsidR="00C8129E" w:rsidRPr="00763960"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center"/>
            <w:hideMark/>
          </w:tcPr>
          <w:p w14:paraId="73D6D190" w14:textId="77777777" w:rsidR="00C8129E" w:rsidRPr="00751E10" w:rsidRDefault="00C8129E" w:rsidP="00A23D18">
            <w:pPr>
              <w:rPr>
                <w:rFonts w:ascii="Consolas" w:hAnsi="Consolas" w:cs="Calibri"/>
                <w:color w:val="000000"/>
                <w:szCs w:val="20"/>
              </w:rPr>
            </w:pPr>
            <w:r w:rsidRPr="00751E10">
              <w:rPr>
                <w:rFonts w:ascii="Consolas" w:hAnsi="Consolas" w:cs="Calibri"/>
                <w:color w:val="000000"/>
                <w:szCs w:val="20"/>
              </w:rPr>
              <w:t xml:space="preserve">  </w:t>
            </w:r>
            <w:proofErr w:type="spellStart"/>
            <w:r w:rsidRPr="00751E10">
              <w:rPr>
                <w:rFonts w:ascii="Consolas" w:hAnsi="Consolas" w:cs="Calibri"/>
                <w:color w:val="000000"/>
                <w:szCs w:val="20"/>
              </w:rPr>
              <w:t>trControl</w:t>
            </w:r>
            <w:proofErr w:type="spellEnd"/>
            <w:r w:rsidRPr="00751E10">
              <w:rPr>
                <w:rFonts w:ascii="Consolas" w:hAnsi="Consolas" w:cs="Calibri"/>
                <w:color w:val="000000"/>
                <w:szCs w:val="20"/>
              </w:rPr>
              <w:t xml:space="preserve"> = </w:t>
            </w:r>
            <w:proofErr w:type="spellStart"/>
            <w:r w:rsidRPr="00751E10">
              <w:rPr>
                <w:rFonts w:ascii="Consolas" w:hAnsi="Consolas" w:cs="Calibri"/>
                <w:color w:val="000000"/>
                <w:szCs w:val="20"/>
              </w:rPr>
              <w:t>trainControl</w:t>
            </w:r>
            <w:proofErr w:type="spellEnd"/>
            <w:r w:rsidRPr="00751E10">
              <w:rPr>
                <w:rFonts w:ascii="Consolas" w:hAnsi="Consolas" w:cs="Calibri"/>
                <w:color w:val="000000"/>
                <w:szCs w:val="20"/>
              </w:rPr>
              <w:t xml:space="preserve">(method = </w:t>
            </w:r>
            <w:r w:rsidRPr="00751E10">
              <w:rPr>
                <w:rFonts w:ascii="Consolas" w:hAnsi="Consolas" w:cs="Calibri"/>
                <w:b/>
                <w:bCs/>
                <w:color w:val="375623"/>
                <w:szCs w:val="20"/>
              </w:rPr>
              <w:t>"none"</w:t>
            </w:r>
            <w:r w:rsidRPr="00751E10">
              <w:rPr>
                <w:rFonts w:ascii="Consolas" w:hAnsi="Consolas" w:cs="Calibri"/>
                <w:color w:val="000000"/>
                <w:szCs w:val="20"/>
              </w:rPr>
              <w:t>),</w:t>
            </w:r>
          </w:p>
        </w:tc>
      </w:tr>
      <w:tr w:rsidR="00C8129E" w:rsidRPr="00763960" w14:paraId="689B63B4"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11551116" w14:textId="77777777" w:rsidR="00C8129E" w:rsidRPr="00763960"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center"/>
            <w:hideMark/>
          </w:tcPr>
          <w:p w14:paraId="077D2FB2" w14:textId="77777777" w:rsidR="00C8129E" w:rsidRPr="00751E10" w:rsidRDefault="00C8129E" w:rsidP="00A23D18">
            <w:pPr>
              <w:rPr>
                <w:rFonts w:ascii="Consolas" w:hAnsi="Consolas" w:cs="Calibri"/>
                <w:color w:val="000000"/>
                <w:szCs w:val="20"/>
              </w:rPr>
            </w:pPr>
            <w:r w:rsidRPr="00751E10">
              <w:rPr>
                <w:rFonts w:ascii="Consolas" w:hAnsi="Consolas" w:cs="Calibri"/>
                <w:color w:val="000000"/>
                <w:szCs w:val="20"/>
              </w:rPr>
              <w:t xml:space="preserve">  metric = </w:t>
            </w:r>
            <w:r w:rsidRPr="00751E10">
              <w:rPr>
                <w:rFonts w:ascii="Consolas" w:hAnsi="Consolas" w:cs="Calibri"/>
                <w:b/>
                <w:bCs/>
                <w:color w:val="375623"/>
                <w:szCs w:val="20"/>
              </w:rPr>
              <w:t>"None"</w:t>
            </w:r>
          </w:p>
        </w:tc>
      </w:tr>
      <w:tr w:rsidR="00C8129E" w:rsidRPr="00763960" w14:paraId="426E1189"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2C4CD865" w14:textId="77777777" w:rsidR="00C8129E" w:rsidRPr="00763960"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center"/>
            <w:hideMark/>
          </w:tcPr>
          <w:p w14:paraId="1B1652AA" w14:textId="77777777" w:rsidR="00C8129E" w:rsidRPr="00751E10" w:rsidRDefault="00C8129E" w:rsidP="00A23D18">
            <w:pPr>
              <w:rPr>
                <w:rFonts w:ascii="Consolas" w:hAnsi="Consolas" w:cs="Calibri"/>
                <w:color w:val="000000"/>
                <w:szCs w:val="20"/>
              </w:rPr>
            </w:pPr>
            <w:r w:rsidRPr="00751E10">
              <w:rPr>
                <w:rFonts w:ascii="Consolas" w:hAnsi="Consolas" w:cs="Calibri"/>
                <w:color w:val="000000"/>
                <w:szCs w:val="20"/>
              </w:rPr>
              <w:t>)</w:t>
            </w:r>
          </w:p>
        </w:tc>
      </w:tr>
      <w:tr w:rsidR="00C8129E" w:rsidRPr="00763960" w14:paraId="278FE6F2"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13A37D14" w14:textId="77777777" w:rsidR="00C8129E" w:rsidRPr="00763960"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center"/>
            <w:hideMark/>
          </w:tcPr>
          <w:p w14:paraId="0202269C" w14:textId="77777777" w:rsidR="00C8129E" w:rsidRPr="00751E10" w:rsidRDefault="00C8129E" w:rsidP="00A23D18">
            <w:pPr>
              <w:rPr>
                <w:rFonts w:ascii="Consolas" w:hAnsi="Consolas" w:cs="Calibri"/>
                <w:color w:val="000000"/>
                <w:szCs w:val="20"/>
              </w:rPr>
            </w:pPr>
            <w:r w:rsidRPr="00751E10">
              <w:rPr>
                <w:rFonts w:ascii="Consolas" w:hAnsi="Consolas" w:cs="Calibri"/>
                <w:color w:val="000000"/>
                <w:szCs w:val="20"/>
              </w:rPr>
              <w:t> </w:t>
            </w:r>
          </w:p>
        </w:tc>
      </w:tr>
      <w:tr w:rsidR="00C8129E" w:rsidRPr="00763960" w14:paraId="0882DB9F"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569B9533" w14:textId="77777777" w:rsidR="00C8129E" w:rsidRPr="00763960"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center"/>
            <w:hideMark/>
          </w:tcPr>
          <w:p w14:paraId="29B7BAB8" w14:textId="77777777" w:rsidR="00C8129E" w:rsidRPr="00751E10" w:rsidRDefault="00C8129E" w:rsidP="00A23D18">
            <w:pPr>
              <w:rPr>
                <w:rFonts w:ascii="Consolas" w:hAnsi="Consolas" w:cs="Calibri"/>
                <w:b/>
                <w:bCs/>
                <w:color w:val="808080"/>
                <w:szCs w:val="20"/>
              </w:rPr>
            </w:pPr>
            <w:r w:rsidRPr="00751E10">
              <w:rPr>
                <w:rFonts w:ascii="Consolas" w:hAnsi="Consolas" w:cs="Calibri"/>
                <w:b/>
                <w:bCs/>
                <w:color w:val="808080"/>
                <w:szCs w:val="20"/>
              </w:rPr>
              <w:t># Perform Recursive Feature Elimination (RFE)</w:t>
            </w:r>
          </w:p>
        </w:tc>
      </w:tr>
      <w:tr w:rsidR="00C8129E" w:rsidRPr="00763960" w14:paraId="6E6F4E1F"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1F300DC6" w14:textId="77777777" w:rsidR="00C8129E" w:rsidRPr="00763960"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center"/>
            <w:hideMark/>
          </w:tcPr>
          <w:p w14:paraId="118D2273" w14:textId="77777777" w:rsidR="00C8129E" w:rsidRPr="00751E10" w:rsidRDefault="00C8129E" w:rsidP="00A23D18">
            <w:pPr>
              <w:rPr>
                <w:rFonts w:ascii="Consolas" w:hAnsi="Consolas" w:cs="Calibri"/>
                <w:color w:val="000000"/>
                <w:szCs w:val="20"/>
              </w:rPr>
            </w:pPr>
            <w:proofErr w:type="spellStart"/>
            <w:r w:rsidRPr="00751E10">
              <w:rPr>
                <w:rFonts w:ascii="Consolas" w:hAnsi="Consolas" w:cs="Calibri"/>
                <w:color w:val="000000"/>
                <w:szCs w:val="20"/>
              </w:rPr>
              <w:t>rfe_result</w:t>
            </w:r>
            <w:proofErr w:type="spellEnd"/>
            <w:r w:rsidRPr="00751E10">
              <w:rPr>
                <w:rFonts w:ascii="Consolas" w:hAnsi="Consolas" w:cs="Calibri"/>
                <w:color w:val="000000"/>
                <w:szCs w:val="20"/>
              </w:rPr>
              <w:t xml:space="preserve"> &lt;- </w:t>
            </w:r>
            <w:proofErr w:type="spellStart"/>
            <w:r w:rsidRPr="00751E10">
              <w:rPr>
                <w:rFonts w:ascii="Consolas" w:hAnsi="Consolas" w:cs="Calibri"/>
                <w:color w:val="000000"/>
                <w:szCs w:val="20"/>
              </w:rPr>
              <w:t>rfe</w:t>
            </w:r>
            <w:proofErr w:type="spellEnd"/>
            <w:r w:rsidRPr="00751E10">
              <w:rPr>
                <w:rFonts w:ascii="Consolas" w:hAnsi="Consolas" w:cs="Calibri"/>
                <w:color w:val="000000"/>
                <w:szCs w:val="20"/>
              </w:rPr>
              <w:t>(</w:t>
            </w:r>
          </w:p>
        </w:tc>
      </w:tr>
      <w:tr w:rsidR="00C8129E" w:rsidRPr="00763960" w14:paraId="328AAEEC"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3F14EBE1" w14:textId="77777777" w:rsidR="00C8129E" w:rsidRPr="00763960"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center"/>
            <w:hideMark/>
          </w:tcPr>
          <w:p w14:paraId="20A9F0E1" w14:textId="77777777" w:rsidR="00C8129E" w:rsidRPr="00751E10" w:rsidRDefault="00C8129E" w:rsidP="00A23D18">
            <w:pPr>
              <w:rPr>
                <w:rFonts w:ascii="Consolas" w:hAnsi="Consolas" w:cs="Calibri"/>
                <w:color w:val="000000"/>
                <w:szCs w:val="20"/>
              </w:rPr>
            </w:pPr>
            <w:r w:rsidRPr="00751E10">
              <w:rPr>
                <w:rFonts w:ascii="Consolas" w:hAnsi="Consolas" w:cs="Calibri"/>
                <w:color w:val="000000"/>
                <w:szCs w:val="20"/>
              </w:rPr>
              <w:t xml:space="preserve">  X,</w:t>
            </w:r>
          </w:p>
        </w:tc>
      </w:tr>
      <w:tr w:rsidR="00C8129E" w:rsidRPr="00763960" w14:paraId="01E0A102"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0D655CA5" w14:textId="77777777" w:rsidR="00C8129E" w:rsidRPr="00763960"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center"/>
            <w:hideMark/>
          </w:tcPr>
          <w:p w14:paraId="049FCF4E" w14:textId="77777777" w:rsidR="00C8129E" w:rsidRPr="00751E10" w:rsidRDefault="00C8129E" w:rsidP="00A23D18">
            <w:pPr>
              <w:rPr>
                <w:rFonts w:ascii="Consolas" w:hAnsi="Consolas" w:cs="Calibri"/>
                <w:color w:val="000000"/>
                <w:szCs w:val="20"/>
              </w:rPr>
            </w:pPr>
            <w:r w:rsidRPr="00751E10">
              <w:rPr>
                <w:rFonts w:ascii="Consolas" w:hAnsi="Consolas" w:cs="Calibri"/>
                <w:color w:val="000000"/>
                <w:szCs w:val="20"/>
              </w:rPr>
              <w:t xml:space="preserve">  y,</w:t>
            </w:r>
          </w:p>
        </w:tc>
      </w:tr>
      <w:tr w:rsidR="00C8129E" w:rsidRPr="00763960" w14:paraId="235D603E"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218D69A6" w14:textId="77777777" w:rsidR="00C8129E" w:rsidRPr="00763960"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center"/>
            <w:hideMark/>
          </w:tcPr>
          <w:p w14:paraId="491AC752" w14:textId="77777777" w:rsidR="00C8129E" w:rsidRPr="00751E10" w:rsidRDefault="00C8129E" w:rsidP="00A23D18">
            <w:pPr>
              <w:rPr>
                <w:rFonts w:ascii="Consolas" w:hAnsi="Consolas" w:cs="Calibri"/>
                <w:color w:val="000000"/>
                <w:szCs w:val="20"/>
              </w:rPr>
            </w:pPr>
            <w:r w:rsidRPr="00751E10">
              <w:rPr>
                <w:rFonts w:ascii="Consolas" w:hAnsi="Consolas" w:cs="Calibri"/>
                <w:color w:val="000000"/>
                <w:szCs w:val="20"/>
              </w:rPr>
              <w:t xml:space="preserve">  sizes = 5,  # Select top 5 features</w:t>
            </w:r>
          </w:p>
        </w:tc>
      </w:tr>
      <w:tr w:rsidR="00C8129E" w:rsidRPr="00763960" w14:paraId="46E505D0"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504200FD" w14:textId="77777777" w:rsidR="00C8129E" w:rsidRPr="00763960"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center"/>
            <w:hideMark/>
          </w:tcPr>
          <w:p w14:paraId="0F2CDB48" w14:textId="77777777" w:rsidR="00C8129E" w:rsidRPr="00751E10" w:rsidRDefault="00C8129E" w:rsidP="00A23D18">
            <w:pPr>
              <w:rPr>
                <w:rFonts w:ascii="Consolas" w:hAnsi="Consolas" w:cs="Calibri"/>
                <w:color w:val="000000"/>
                <w:szCs w:val="20"/>
              </w:rPr>
            </w:pPr>
            <w:r w:rsidRPr="00751E10">
              <w:rPr>
                <w:rFonts w:ascii="Consolas" w:hAnsi="Consolas" w:cs="Calibri"/>
                <w:color w:val="000000"/>
                <w:szCs w:val="20"/>
              </w:rPr>
              <w:t xml:space="preserve">  </w:t>
            </w:r>
            <w:proofErr w:type="spellStart"/>
            <w:r w:rsidRPr="00751E10">
              <w:rPr>
                <w:rFonts w:ascii="Consolas" w:hAnsi="Consolas" w:cs="Calibri"/>
                <w:color w:val="000000"/>
                <w:szCs w:val="20"/>
              </w:rPr>
              <w:t>rfeControl</w:t>
            </w:r>
            <w:proofErr w:type="spellEnd"/>
            <w:r w:rsidRPr="00751E10">
              <w:rPr>
                <w:rFonts w:ascii="Consolas" w:hAnsi="Consolas" w:cs="Calibri"/>
                <w:color w:val="000000"/>
                <w:szCs w:val="20"/>
              </w:rPr>
              <w:t xml:space="preserve"> = </w:t>
            </w:r>
            <w:proofErr w:type="spellStart"/>
            <w:r w:rsidRPr="00751E10">
              <w:rPr>
                <w:rFonts w:ascii="Consolas" w:hAnsi="Consolas" w:cs="Calibri"/>
                <w:color w:val="000000"/>
                <w:szCs w:val="20"/>
              </w:rPr>
              <w:t>rfeControl</w:t>
            </w:r>
            <w:proofErr w:type="spellEnd"/>
            <w:r w:rsidRPr="00751E10">
              <w:rPr>
                <w:rFonts w:ascii="Consolas" w:hAnsi="Consolas" w:cs="Calibri"/>
                <w:color w:val="000000"/>
                <w:szCs w:val="20"/>
              </w:rPr>
              <w:t xml:space="preserve">(functions = </w:t>
            </w:r>
            <w:proofErr w:type="spellStart"/>
            <w:r w:rsidRPr="00751E10">
              <w:rPr>
                <w:rFonts w:ascii="Consolas" w:hAnsi="Consolas" w:cs="Calibri"/>
                <w:color w:val="000000"/>
                <w:szCs w:val="20"/>
              </w:rPr>
              <w:t>glmFuncs</w:t>
            </w:r>
            <w:proofErr w:type="spellEnd"/>
            <w:r w:rsidRPr="00751E10">
              <w:rPr>
                <w:rFonts w:ascii="Consolas" w:hAnsi="Consolas" w:cs="Calibri"/>
                <w:color w:val="000000"/>
                <w:szCs w:val="20"/>
              </w:rPr>
              <w:t>),</w:t>
            </w:r>
          </w:p>
        </w:tc>
      </w:tr>
      <w:tr w:rsidR="00C8129E" w:rsidRPr="00763960" w14:paraId="7FEA884F"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5B1CE04A" w14:textId="77777777" w:rsidR="00C8129E" w:rsidRPr="00763960"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center"/>
            <w:hideMark/>
          </w:tcPr>
          <w:p w14:paraId="7DD56E04" w14:textId="77777777" w:rsidR="00C8129E" w:rsidRPr="00751E10" w:rsidRDefault="00C8129E" w:rsidP="00A23D18">
            <w:pPr>
              <w:rPr>
                <w:rFonts w:ascii="Consolas" w:hAnsi="Consolas" w:cs="Calibri"/>
                <w:color w:val="000000"/>
                <w:szCs w:val="20"/>
              </w:rPr>
            </w:pPr>
            <w:r w:rsidRPr="00751E10">
              <w:rPr>
                <w:rFonts w:ascii="Consolas" w:hAnsi="Consolas" w:cs="Calibri"/>
                <w:color w:val="000000"/>
                <w:szCs w:val="20"/>
              </w:rPr>
              <w:t xml:space="preserve">  method = </w:t>
            </w:r>
            <w:r w:rsidRPr="00751E10">
              <w:rPr>
                <w:rFonts w:ascii="Consolas" w:hAnsi="Consolas" w:cs="Calibri"/>
                <w:b/>
                <w:bCs/>
                <w:color w:val="375623"/>
                <w:szCs w:val="20"/>
              </w:rPr>
              <w:t>"</w:t>
            </w:r>
            <w:proofErr w:type="spellStart"/>
            <w:r w:rsidRPr="00751E10">
              <w:rPr>
                <w:rFonts w:ascii="Consolas" w:hAnsi="Consolas" w:cs="Calibri"/>
                <w:b/>
                <w:bCs/>
                <w:color w:val="375623"/>
                <w:szCs w:val="20"/>
              </w:rPr>
              <w:t>glm</w:t>
            </w:r>
            <w:proofErr w:type="spellEnd"/>
            <w:r w:rsidRPr="00751E10">
              <w:rPr>
                <w:rFonts w:ascii="Consolas" w:hAnsi="Consolas" w:cs="Calibri"/>
                <w:b/>
                <w:bCs/>
                <w:color w:val="375623"/>
                <w:szCs w:val="20"/>
              </w:rPr>
              <w:t>"</w:t>
            </w:r>
          </w:p>
        </w:tc>
      </w:tr>
      <w:tr w:rsidR="00C8129E" w:rsidRPr="00763960" w14:paraId="0887DFC6"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637C3E73" w14:textId="77777777" w:rsidR="00C8129E" w:rsidRPr="00763960"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center"/>
            <w:hideMark/>
          </w:tcPr>
          <w:p w14:paraId="3074B671" w14:textId="77777777" w:rsidR="00C8129E" w:rsidRPr="00751E10" w:rsidRDefault="00C8129E" w:rsidP="00A23D18">
            <w:pPr>
              <w:rPr>
                <w:rFonts w:ascii="Consolas" w:hAnsi="Consolas" w:cs="Calibri"/>
                <w:color w:val="000000"/>
                <w:szCs w:val="20"/>
              </w:rPr>
            </w:pPr>
            <w:r w:rsidRPr="00751E10">
              <w:rPr>
                <w:rFonts w:ascii="Consolas" w:hAnsi="Consolas" w:cs="Calibri"/>
                <w:color w:val="000000"/>
                <w:szCs w:val="20"/>
              </w:rPr>
              <w:t>)</w:t>
            </w:r>
          </w:p>
        </w:tc>
      </w:tr>
      <w:tr w:rsidR="00C8129E" w:rsidRPr="00763960" w14:paraId="71D11ACA"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5FA076C9" w14:textId="77777777" w:rsidR="00C8129E" w:rsidRPr="00763960"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center"/>
            <w:hideMark/>
          </w:tcPr>
          <w:p w14:paraId="29F9DE47" w14:textId="77777777" w:rsidR="00C8129E" w:rsidRPr="00751E10" w:rsidRDefault="00C8129E" w:rsidP="00A23D18">
            <w:pPr>
              <w:rPr>
                <w:rFonts w:ascii="Consolas" w:hAnsi="Consolas" w:cs="Calibri"/>
                <w:color w:val="000000"/>
                <w:szCs w:val="20"/>
              </w:rPr>
            </w:pPr>
            <w:r w:rsidRPr="00751E10">
              <w:rPr>
                <w:rFonts w:ascii="Consolas" w:hAnsi="Consolas" w:cs="Calibri"/>
                <w:color w:val="000000"/>
                <w:szCs w:val="20"/>
              </w:rPr>
              <w:t> </w:t>
            </w:r>
          </w:p>
        </w:tc>
      </w:tr>
      <w:tr w:rsidR="00C8129E" w:rsidRPr="00763960" w14:paraId="647285E9"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7DFD9EC8" w14:textId="77777777" w:rsidR="00C8129E" w:rsidRPr="00763960"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center"/>
            <w:hideMark/>
          </w:tcPr>
          <w:p w14:paraId="05C151FA" w14:textId="77777777" w:rsidR="00C8129E" w:rsidRPr="00751E10" w:rsidRDefault="00C8129E" w:rsidP="00A23D18">
            <w:pPr>
              <w:rPr>
                <w:rFonts w:ascii="Consolas" w:hAnsi="Consolas" w:cs="Calibri"/>
                <w:b/>
                <w:bCs/>
                <w:color w:val="808080"/>
                <w:szCs w:val="20"/>
              </w:rPr>
            </w:pPr>
            <w:r w:rsidRPr="00751E10">
              <w:rPr>
                <w:rFonts w:ascii="Consolas" w:hAnsi="Consolas" w:cs="Calibri"/>
                <w:b/>
                <w:bCs/>
                <w:color w:val="808080"/>
                <w:szCs w:val="20"/>
              </w:rPr>
              <w:t># Get the selected features</w:t>
            </w:r>
          </w:p>
        </w:tc>
      </w:tr>
      <w:tr w:rsidR="00C8129E" w:rsidRPr="00763960" w14:paraId="1918E10C"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18882E4A" w14:textId="77777777" w:rsidR="00C8129E" w:rsidRPr="00763960"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center"/>
            <w:hideMark/>
          </w:tcPr>
          <w:p w14:paraId="3B647CEA" w14:textId="77777777" w:rsidR="00C8129E" w:rsidRPr="00751E10" w:rsidRDefault="00C8129E" w:rsidP="00A23D18">
            <w:pPr>
              <w:rPr>
                <w:rFonts w:ascii="Consolas" w:hAnsi="Consolas" w:cs="Calibri"/>
                <w:color w:val="000000"/>
                <w:szCs w:val="20"/>
              </w:rPr>
            </w:pPr>
            <w:proofErr w:type="spellStart"/>
            <w:r w:rsidRPr="00751E10">
              <w:rPr>
                <w:rFonts w:ascii="Consolas" w:hAnsi="Consolas" w:cs="Calibri"/>
                <w:color w:val="000000"/>
                <w:szCs w:val="20"/>
              </w:rPr>
              <w:t>selected_features</w:t>
            </w:r>
            <w:proofErr w:type="spellEnd"/>
            <w:r w:rsidRPr="00751E10">
              <w:rPr>
                <w:rFonts w:ascii="Consolas" w:hAnsi="Consolas" w:cs="Calibri"/>
                <w:color w:val="000000"/>
                <w:szCs w:val="20"/>
              </w:rPr>
              <w:t xml:space="preserve"> &lt;- </w:t>
            </w:r>
            <w:proofErr w:type="spellStart"/>
            <w:r w:rsidRPr="00751E10">
              <w:rPr>
                <w:rFonts w:ascii="Consolas" w:hAnsi="Consolas" w:cs="Calibri"/>
                <w:color w:val="000000"/>
                <w:szCs w:val="20"/>
              </w:rPr>
              <w:t>colnames</w:t>
            </w:r>
            <w:proofErr w:type="spellEnd"/>
            <w:r w:rsidRPr="00751E10">
              <w:rPr>
                <w:rFonts w:ascii="Consolas" w:hAnsi="Consolas" w:cs="Calibri"/>
                <w:color w:val="000000"/>
                <w:szCs w:val="20"/>
              </w:rPr>
              <w:t>(X)[</w:t>
            </w:r>
            <w:proofErr w:type="spellStart"/>
            <w:r w:rsidRPr="00751E10">
              <w:rPr>
                <w:rFonts w:ascii="Consolas" w:hAnsi="Consolas" w:cs="Calibri"/>
                <w:color w:val="000000"/>
                <w:szCs w:val="20"/>
              </w:rPr>
              <w:t>rfe_result$optVariables</w:t>
            </w:r>
            <w:proofErr w:type="spellEnd"/>
            <w:r w:rsidRPr="00751E10">
              <w:rPr>
                <w:rFonts w:ascii="Consolas" w:hAnsi="Consolas" w:cs="Calibri"/>
                <w:color w:val="000000"/>
                <w:szCs w:val="20"/>
              </w:rPr>
              <w:t>]</w:t>
            </w:r>
          </w:p>
        </w:tc>
      </w:tr>
      <w:tr w:rsidR="00C8129E" w:rsidRPr="00763960" w14:paraId="359F6AD6" w14:textId="77777777" w:rsidTr="00A23D18">
        <w:trPr>
          <w:trHeight w:val="300"/>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6A7E3A23" w14:textId="77777777" w:rsidR="00C8129E" w:rsidRPr="00763960" w:rsidRDefault="00C8129E" w:rsidP="00A23D18">
            <w:pPr>
              <w:rPr>
                <w:rFonts w:ascii="Calibri" w:hAnsi="Calibri" w:cs="Calibri"/>
                <w:b/>
                <w:bCs/>
                <w:color w:val="FFFFFF"/>
                <w:szCs w:val="20"/>
              </w:rPr>
            </w:pPr>
          </w:p>
        </w:tc>
        <w:tc>
          <w:tcPr>
            <w:tcW w:w="4109" w:type="pct"/>
            <w:tcBorders>
              <w:top w:val="nil"/>
              <w:left w:val="nil"/>
              <w:bottom w:val="single" w:sz="8" w:space="0" w:color="auto"/>
              <w:right w:val="single" w:sz="8" w:space="0" w:color="auto"/>
            </w:tcBorders>
            <w:shd w:val="clear" w:color="auto" w:fill="auto"/>
            <w:vAlign w:val="center"/>
            <w:hideMark/>
          </w:tcPr>
          <w:p w14:paraId="07893413" w14:textId="77777777" w:rsidR="00C8129E" w:rsidRPr="00751E10" w:rsidRDefault="00C8129E" w:rsidP="00A23D18">
            <w:pPr>
              <w:rPr>
                <w:rFonts w:ascii="Consolas" w:hAnsi="Consolas" w:cs="Calibri"/>
                <w:color w:val="000000"/>
                <w:szCs w:val="20"/>
              </w:rPr>
            </w:pPr>
            <w:r w:rsidRPr="00751E10">
              <w:rPr>
                <w:rFonts w:ascii="Consolas" w:hAnsi="Consolas" w:cs="Calibri"/>
                <w:color w:val="000000"/>
                <w:szCs w:val="20"/>
              </w:rPr>
              <w:t>print(</w:t>
            </w:r>
            <w:proofErr w:type="spellStart"/>
            <w:r w:rsidRPr="00751E10">
              <w:rPr>
                <w:rFonts w:ascii="Consolas" w:hAnsi="Consolas" w:cs="Calibri"/>
                <w:color w:val="000000"/>
                <w:szCs w:val="20"/>
              </w:rPr>
              <w:t>selected_features</w:t>
            </w:r>
            <w:proofErr w:type="spellEnd"/>
            <w:r w:rsidRPr="00751E10">
              <w:rPr>
                <w:rFonts w:ascii="Consolas" w:hAnsi="Consolas" w:cs="Calibri"/>
                <w:color w:val="000000"/>
                <w:szCs w:val="20"/>
              </w:rPr>
              <w:t>)</w:t>
            </w:r>
          </w:p>
        </w:tc>
      </w:tr>
      <w:tr w:rsidR="00C8129E" w:rsidRPr="00763960" w14:paraId="29FA067E" w14:textId="77777777" w:rsidTr="00A23D18">
        <w:trPr>
          <w:trHeight w:val="300"/>
        </w:trPr>
        <w:tc>
          <w:tcPr>
            <w:tcW w:w="891" w:type="pct"/>
            <w:tcBorders>
              <w:top w:val="nil"/>
              <w:left w:val="nil"/>
              <w:bottom w:val="nil"/>
              <w:right w:val="nil"/>
            </w:tcBorders>
            <w:shd w:val="clear" w:color="auto" w:fill="auto"/>
            <w:noWrap/>
            <w:vAlign w:val="bottom"/>
            <w:hideMark/>
          </w:tcPr>
          <w:p w14:paraId="3FD2547B" w14:textId="77777777" w:rsidR="00C8129E" w:rsidRPr="00763960" w:rsidRDefault="00C8129E" w:rsidP="00A23D18">
            <w:pPr>
              <w:rPr>
                <w:rFonts w:ascii="Calibri" w:hAnsi="Calibri" w:cs="Calibri"/>
                <w:color w:val="000000"/>
                <w:szCs w:val="20"/>
              </w:rPr>
            </w:pPr>
          </w:p>
        </w:tc>
        <w:tc>
          <w:tcPr>
            <w:tcW w:w="4109" w:type="pct"/>
            <w:tcBorders>
              <w:top w:val="nil"/>
              <w:left w:val="nil"/>
              <w:bottom w:val="nil"/>
              <w:right w:val="nil"/>
            </w:tcBorders>
            <w:shd w:val="clear" w:color="auto" w:fill="auto"/>
            <w:noWrap/>
            <w:vAlign w:val="bottom"/>
            <w:hideMark/>
          </w:tcPr>
          <w:p w14:paraId="02FFCA21" w14:textId="77777777" w:rsidR="00C8129E" w:rsidRPr="00751E10" w:rsidRDefault="00C8129E" w:rsidP="00A23D18">
            <w:pPr>
              <w:rPr>
                <w:rFonts w:ascii="Consolas" w:hAnsi="Consolas"/>
                <w:szCs w:val="20"/>
              </w:rPr>
            </w:pPr>
          </w:p>
        </w:tc>
      </w:tr>
      <w:tr w:rsidR="00C8129E" w:rsidRPr="00763960" w14:paraId="118BBEAA" w14:textId="77777777" w:rsidTr="00A23D18">
        <w:trPr>
          <w:trHeight w:val="288"/>
        </w:trPr>
        <w:tc>
          <w:tcPr>
            <w:tcW w:w="891" w:type="pct"/>
            <w:vMerge w:val="restart"/>
            <w:tcBorders>
              <w:top w:val="single" w:sz="8" w:space="0" w:color="auto"/>
              <w:left w:val="single" w:sz="8" w:space="0" w:color="auto"/>
              <w:bottom w:val="single" w:sz="8" w:space="0" w:color="000000"/>
              <w:right w:val="single" w:sz="8" w:space="0" w:color="auto"/>
            </w:tcBorders>
            <w:shd w:val="clear" w:color="000000" w:fill="00B0F0"/>
            <w:noWrap/>
            <w:vAlign w:val="center"/>
            <w:hideMark/>
          </w:tcPr>
          <w:p w14:paraId="77D7D395" w14:textId="77777777" w:rsidR="00C8129E" w:rsidRPr="00763960" w:rsidRDefault="00C8129E" w:rsidP="00A23D18">
            <w:pPr>
              <w:jc w:val="center"/>
              <w:rPr>
                <w:rFonts w:ascii="Calibri" w:hAnsi="Calibri" w:cs="Calibri"/>
                <w:b/>
                <w:bCs/>
                <w:color w:val="FFFFFF"/>
                <w:szCs w:val="20"/>
              </w:rPr>
            </w:pPr>
            <w:r w:rsidRPr="00763960">
              <w:rPr>
                <w:rFonts w:ascii="Calibri" w:hAnsi="Calibri" w:cs="Calibri"/>
                <w:b/>
                <w:bCs/>
                <w:color w:val="FFFFFF"/>
                <w:szCs w:val="20"/>
              </w:rPr>
              <w:t>Python Programming</w:t>
            </w:r>
          </w:p>
        </w:tc>
        <w:tc>
          <w:tcPr>
            <w:tcW w:w="4109" w:type="pct"/>
            <w:tcBorders>
              <w:top w:val="single" w:sz="8" w:space="0" w:color="auto"/>
              <w:left w:val="nil"/>
              <w:bottom w:val="nil"/>
              <w:right w:val="single" w:sz="8" w:space="0" w:color="auto"/>
            </w:tcBorders>
            <w:shd w:val="clear" w:color="auto" w:fill="auto"/>
            <w:vAlign w:val="center"/>
            <w:hideMark/>
          </w:tcPr>
          <w:p w14:paraId="2DDCFABC" w14:textId="77777777" w:rsidR="00C8129E" w:rsidRPr="00751E10" w:rsidRDefault="00C8129E" w:rsidP="00A23D18">
            <w:pPr>
              <w:rPr>
                <w:rFonts w:ascii="Consolas" w:hAnsi="Consolas" w:cs="Calibri"/>
                <w:szCs w:val="20"/>
              </w:rPr>
            </w:pPr>
            <w:r w:rsidRPr="00751E10">
              <w:rPr>
                <w:rFonts w:ascii="Consolas" w:hAnsi="Consolas" w:cs="Calibri"/>
                <w:b/>
                <w:bCs/>
                <w:color w:val="0070C0"/>
                <w:szCs w:val="20"/>
              </w:rPr>
              <w:t>import</w:t>
            </w:r>
            <w:r w:rsidRPr="00751E10">
              <w:rPr>
                <w:rFonts w:ascii="Consolas" w:hAnsi="Consolas" w:cs="Calibri"/>
                <w:szCs w:val="20"/>
              </w:rPr>
              <w:t xml:space="preserve"> pandas </w:t>
            </w:r>
            <w:r w:rsidRPr="00751E10">
              <w:rPr>
                <w:rFonts w:ascii="Consolas" w:hAnsi="Consolas" w:cs="Calibri"/>
                <w:b/>
                <w:bCs/>
                <w:color w:val="0070C0"/>
                <w:szCs w:val="20"/>
              </w:rPr>
              <w:t>as</w:t>
            </w:r>
            <w:r w:rsidRPr="00751E10">
              <w:rPr>
                <w:rFonts w:ascii="Consolas" w:hAnsi="Consolas" w:cs="Calibri"/>
                <w:szCs w:val="20"/>
              </w:rPr>
              <w:t xml:space="preserve"> pd</w:t>
            </w:r>
          </w:p>
        </w:tc>
      </w:tr>
      <w:tr w:rsidR="00C8129E" w:rsidRPr="00763960" w14:paraId="56424758"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391E345C" w14:textId="77777777" w:rsidR="00C8129E" w:rsidRPr="00763960"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center"/>
            <w:hideMark/>
          </w:tcPr>
          <w:p w14:paraId="56CB7487" w14:textId="77777777" w:rsidR="00C8129E" w:rsidRPr="00751E10" w:rsidRDefault="00C8129E" w:rsidP="00A23D18">
            <w:pPr>
              <w:rPr>
                <w:rFonts w:ascii="Consolas" w:hAnsi="Consolas" w:cs="Calibri"/>
                <w:szCs w:val="20"/>
              </w:rPr>
            </w:pPr>
            <w:r w:rsidRPr="00751E10">
              <w:rPr>
                <w:rFonts w:ascii="Consolas" w:hAnsi="Consolas" w:cs="Calibri"/>
                <w:b/>
                <w:bCs/>
                <w:color w:val="0070C0"/>
                <w:szCs w:val="20"/>
              </w:rPr>
              <w:t xml:space="preserve">import </w:t>
            </w:r>
            <w:proofErr w:type="spellStart"/>
            <w:r w:rsidRPr="00751E10">
              <w:rPr>
                <w:rFonts w:ascii="Consolas" w:hAnsi="Consolas" w:cs="Calibri"/>
                <w:szCs w:val="20"/>
              </w:rPr>
              <w:t>numpy</w:t>
            </w:r>
            <w:proofErr w:type="spellEnd"/>
            <w:r w:rsidRPr="00751E10">
              <w:rPr>
                <w:rFonts w:ascii="Consolas" w:hAnsi="Consolas" w:cs="Calibri"/>
                <w:szCs w:val="20"/>
              </w:rPr>
              <w:t xml:space="preserve"> </w:t>
            </w:r>
            <w:r w:rsidRPr="00751E10">
              <w:rPr>
                <w:rFonts w:ascii="Consolas" w:hAnsi="Consolas" w:cs="Calibri"/>
                <w:b/>
                <w:bCs/>
                <w:color w:val="0070C0"/>
                <w:szCs w:val="20"/>
              </w:rPr>
              <w:t xml:space="preserve">as </w:t>
            </w:r>
            <w:r w:rsidRPr="00751E10">
              <w:rPr>
                <w:rFonts w:ascii="Consolas" w:hAnsi="Consolas" w:cs="Calibri"/>
                <w:szCs w:val="20"/>
              </w:rPr>
              <w:t>np</w:t>
            </w:r>
          </w:p>
        </w:tc>
      </w:tr>
      <w:tr w:rsidR="00C8129E" w:rsidRPr="00763960" w14:paraId="38B75F26"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47B7CED0" w14:textId="77777777" w:rsidR="00C8129E" w:rsidRPr="00763960"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center"/>
            <w:hideMark/>
          </w:tcPr>
          <w:p w14:paraId="7185E537" w14:textId="77777777" w:rsidR="00C8129E" w:rsidRPr="00751E10" w:rsidRDefault="00C8129E" w:rsidP="00A23D18">
            <w:pPr>
              <w:rPr>
                <w:rFonts w:ascii="Consolas" w:hAnsi="Consolas" w:cs="Calibri"/>
                <w:szCs w:val="20"/>
              </w:rPr>
            </w:pPr>
            <w:r w:rsidRPr="00751E10">
              <w:rPr>
                <w:rFonts w:ascii="Consolas" w:hAnsi="Consolas" w:cs="Calibri"/>
                <w:b/>
                <w:bCs/>
                <w:color w:val="0070C0"/>
                <w:szCs w:val="20"/>
              </w:rPr>
              <w:t>from</w:t>
            </w:r>
            <w:r w:rsidRPr="00751E10">
              <w:rPr>
                <w:rFonts w:ascii="Consolas" w:hAnsi="Consolas" w:cs="Calibri"/>
                <w:szCs w:val="20"/>
              </w:rPr>
              <w:t xml:space="preserve"> </w:t>
            </w:r>
            <w:proofErr w:type="spellStart"/>
            <w:r w:rsidRPr="00751E10">
              <w:rPr>
                <w:rFonts w:ascii="Consolas" w:hAnsi="Consolas" w:cs="Calibri"/>
                <w:szCs w:val="20"/>
              </w:rPr>
              <w:t>sklearn.feature_selection</w:t>
            </w:r>
            <w:proofErr w:type="spellEnd"/>
            <w:r w:rsidRPr="00751E10">
              <w:rPr>
                <w:rFonts w:ascii="Consolas" w:hAnsi="Consolas" w:cs="Calibri"/>
                <w:szCs w:val="20"/>
              </w:rPr>
              <w:t xml:space="preserve"> </w:t>
            </w:r>
            <w:r w:rsidRPr="00751E10">
              <w:rPr>
                <w:rFonts w:ascii="Consolas" w:hAnsi="Consolas" w:cs="Calibri"/>
                <w:b/>
                <w:bCs/>
                <w:color w:val="0070C0"/>
                <w:szCs w:val="20"/>
              </w:rPr>
              <w:t>import</w:t>
            </w:r>
            <w:r w:rsidRPr="00751E10">
              <w:rPr>
                <w:rFonts w:ascii="Consolas" w:hAnsi="Consolas" w:cs="Calibri"/>
                <w:szCs w:val="20"/>
              </w:rPr>
              <w:t xml:space="preserve"> RFE</w:t>
            </w:r>
          </w:p>
        </w:tc>
      </w:tr>
      <w:tr w:rsidR="00C8129E" w:rsidRPr="00763960" w14:paraId="44D77E04"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6DCA0B7F" w14:textId="77777777" w:rsidR="00C8129E" w:rsidRPr="00763960"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center"/>
            <w:hideMark/>
          </w:tcPr>
          <w:p w14:paraId="7B27E70B" w14:textId="77777777" w:rsidR="00C8129E" w:rsidRPr="00751E10" w:rsidRDefault="00C8129E" w:rsidP="00A23D18">
            <w:pPr>
              <w:rPr>
                <w:rFonts w:ascii="Consolas" w:hAnsi="Consolas" w:cs="Calibri"/>
                <w:szCs w:val="20"/>
              </w:rPr>
            </w:pPr>
            <w:r w:rsidRPr="00751E10">
              <w:rPr>
                <w:rFonts w:ascii="Consolas" w:hAnsi="Consolas" w:cs="Calibri"/>
                <w:b/>
                <w:bCs/>
                <w:color w:val="0070C0"/>
                <w:szCs w:val="20"/>
              </w:rPr>
              <w:t>from</w:t>
            </w:r>
            <w:r w:rsidRPr="00751E10">
              <w:rPr>
                <w:rFonts w:ascii="Consolas" w:hAnsi="Consolas" w:cs="Calibri"/>
                <w:szCs w:val="20"/>
              </w:rPr>
              <w:t xml:space="preserve"> </w:t>
            </w:r>
            <w:proofErr w:type="spellStart"/>
            <w:r w:rsidRPr="00751E10">
              <w:rPr>
                <w:rFonts w:ascii="Consolas" w:hAnsi="Consolas" w:cs="Calibri"/>
                <w:szCs w:val="20"/>
              </w:rPr>
              <w:t>sklearn.linear_model</w:t>
            </w:r>
            <w:proofErr w:type="spellEnd"/>
            <w:r w:rsidRPr="00751E10">
              <w:rPr>
                <w:rFonts w:ascii="Consolas" w:hAnsi="Consolas" w:cs="Calibri"/>
                <w:szCs w:val="20"/>
              </w:rPr>
              <w:t xml:space="preserve"> </w:t>
            </w:r>
            <w:r w:rsidRPr="00751E10">
              <w:rPr>
                <w:rFonts w:ascii="Consolas" w:hAnsi="Consolas" w:cs="Calibri"/>
                <w:b/>
                <w:bCs/>
                <w:color w:val="0070C0"/>
                <w:szCs w:val="20"/>
              </w:rPr>
              <w:t>import</w:t>
            </w:r>
            <w:r w:rsidRPr="00751E10">
              <w:rPr>
                <w:rFonts w:ascii="Consolas" w:hAnsi="Consolas" w:cs="Calibri"/>
                <w:szCs w:val="20"/>
              </w:rPr>
              <w:t xml:space="preserve"> </w:t>
            </w:r>
            <w:proofErr w:type="spellStart"/>
            <w:r w:rsidRPr="00751E10">
              <w:rPr>
                <w:rFonts w:ascii="Consolas" w:hAnsi="Consolas" w:cs="Calibri"/>
                <w:szCs w:val="20"/>
              </w:rPr>
              <w:t>LogisticRegression</w:t>
            </w:r>
            <w:proofErr w:type="spellEnd"/>
          </w:p>
        </w:tc>
      </w:tr>
      <w:tr w:rsidR="00C8129E" w:rsidRPr="00763960" w14:paraId="4AD21F94"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1A0A4462" w14:textId="77777777" w:rsidR="00C8129E" w:rsidRPr="00763960"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center"/>
            <w:hideMark/>
          </w:tcPr>
          <w:p w14:paraId="16EE30C8" w14:textId="77777777" w:rsidR="00C8129E" w:rsidRPr="00751E10" w:rsidRDefault="00C8129E" w:rsidP="00A23D18">
            <w:pPr>
              <w:rPr>
                <w:rFonts w:ascii="Consolas" w:hAnsi="Consolas" w:cs="Calibri"/>
                <w:szCs w:val="20"/>
              </w:rPr>
            </w:pPr>
            <w:r w:rsidRPr="00751E10">
              <w:rPr>
                <w:rFonts w:ascii="Consolas" w:hAnsi="Consolas" w:cs="Calibri"/>
                <w:szCs w:val="20"/>
              </w:rPr>
              <w:t> </w:t>
            </w:r>
          </w:p>
        </w:tc>
      </w:tr>
      <w:tr w:rsidR="00C8129E" w:rsidRPr="00763960" w14:paraId="51FEC1AA"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7A125012" w14:textId="77777777" w:rsidR="00C8129E" w:rsidRPr="00763960"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center"/>
            <w:hideMark/>
          </w:tcPr>
          <w:p w14:paraId="2B96C48B" w14:textId="77777777" w:rsidR="00C8129E" w:rsidRPr="00751E10" w:rsidRDefault="00C8129E" w:rsidP="00A23D18">
            <w:pPr>
              <w:rPr>
                <w:rFonts w:ascii="Consolas" w:hAnsi="Consolas" w:cs="Calibri"/>
                <w:b/>
                <w:bCs/>
                <w:color w:val="808080"/>
                <w:szCs w:val="20"/>
              </w:rPr>
            </w:pPr>
            <w:r w:rsidRPr="00751E10">
              <w:rPr>
                <w:rFonts w:ascii="Consolas" w:hAnsi="Consolas" w:cs="Calibri"/>
                <w:b/>
                <w:bCs/>
                <w:color w:val="808080"/>
                <w:szCs w:val="20"/>
              </w:rPr>
              <w:t># Filter numeric columns including the target variable</w:t>
            </w:r>
          </w:p>
        </w:tc>
      </w:tr>
      <w:tr w:rsidR="00C8129E" w:rsidRPr="00763960" w14:paraId="07E43EE1"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3558874D" w14:textId="77777777" w:rsidR="00C8129E" w:rsidRPr="00763960"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center"/>
            <w:hideMark/>
          </w:tcPr>
          <w:p w14:paraId="204B6812" w14:textId="77777777" w:rsidR="00C8129E" w:rsidRPr="00751E10" w:rsidRDefault="00C8129E" w:rsidP="00A23D18">
            <w:pPr>
              <w:rPr>
                <w:rFonts w:ascii="Consolas" w:hAnsi="Consolas" w:cs="Calibri"/>
                <w:szCs w:val="20"/>
              </w:rPr>
            </w:pPr>
            <w:proofErr w:type="spellStart"/>
            <w:r w:rsidRPr="00751E10">
              <w:rPr>
                <w:rFonts w:ascii="Consolas" w:hAnsi="Consolas" w:cs="Calibri"/>
                <w:szCs w:val="20"/>
              </w:rPr>
              <w:t>numeric_columns</w:t>
            </w:r>
            <w:proofErr w:type="spellEnd"/>
            <w:r w:rsidRPr="00751E10">
              <w:rPr>
                <w:rFonts w:ascii="Consolas" w:hAnsi="Consolas" w:cs="Calibri"/>
                <w:szCs w:val="20"/>
              </w:rPr>
              <w:t xml:space="preserve"> = </w:t>
            </w:r>
            <w:proofErr w:type="spellStart"/>
            <w:r w:rsidRPr="00751E10">
              <w:rPr>
                <w:rFonts w:ascii="Consolas" w:hAnsi="Consolas" w:cs="Calibri"/>
                <w:szCs w:val="20"/>
              </w:rPr>
              <w:t>loan_data.select_dtypes</w:t>
            </w:r>
            <w:proofErr w:type="spellEnd"/>
            <w:r w:rsidRPr="00751E10">
              <w:rPr>
                <w:rFonts w:ascii="Consolas" w:hAnsi="Consolas" w:cs="Calibri"/>
                <w:szCs w:val="20"/>
              </w:rPr>
              <w:t>(include=[</w:t>
            </w:r>
            <w:proofErr w:type="spellStart"/>
            <w:r w:rsidRPr="00751E10">
              <w:rPr>
                <w:rFonts w:ascii="Consolas" w:hAnsi="Consolas" w:cs="Calibri"/>
                <w:szCs w:val="20"/>
              </w:rPr>
              <w:t>np.number</w:t>
            </w:r>
            <w:proofErr w:type="spellEnd"/>
            <w:r w:rsidRPr="00751E10">
              <w:rPr>
                <w:rFonts w:ascii="Consolas" w:hAnsi="Consolas" w:cs="Calibri"/>
                <w:szCs w:val="20"/>
              </w:rPr>
              <w:t>]).columns</w:t>
            </w:r>
          </w:p>
        </w:tc>
      </w:tr>
      <w:tr w:rsidR="00C8129E" w:rsidRPr="00763960" w14:paraId="44F3BF4D"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5A4CE406" w14:textId="77777777" w:rsidR="00C8129E" w:rsidRPr="00763960"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center"/>
            <w:hideMark/>
          </w:tcPr>
          <w:p w14:paraId="52D4B36A" w14:textId="77777777" w:rsidR="00C8129E" w:rsidRPr="00751E10" w:rsidRDefault="00C8129E" w:rsidP="00A23D18">
            <w:pPr>
              <w:rPr>
                <w:rFonts w:ascii="Consolas" w:hAnsi="Consolas" w:cs="Calibri"/>
                <w:szCs w:val="20"/>
              </w:rPr>
            </w:pPr>
            <w:proofErr w:type="spellStart"/>
            <w:r w:rsidRPr="00751E10">
              <w:rPr>
                <w:rFonts w:ascii="Consolas" w:hAnsi="Consolas" w:cs="Calibri"/>
                <w:szCs w:val="20"/>
              </w:rPr>
              <w:t>numeric_columns</w:t>
            </w:r>
            <w:proofErr w:type="spellEnd"/>
            <w:r w:rsidRPr="00751E10">
              <w:rPr>
                <w:rFonts w:ascii="Consolas" w:hAnsi="Consolas" w:cs="Calibri"/>
                <w:szCs w:val="20"/>
              </w:rPr>
              <w:t xml:space="preserve"> = </w:t>
            </w:r>
            <w:proofErr w:type="spellStart"/>
            <w:r w:rsidRPr="00751E10">
              <w:rPr>
                <w:rFonts w:ascii="Consolas" w:hAnsi="Consolas" w:cs="Calibri"/>
                <w:szCs w:val="20"/>
              </w:rPr>
              <w:t>numeric_columns.append</w:t>
            </w:r>
            <w:proofErr w:type="spellEnd"/>
            <w:r w:rsidRPr="00751E10">
              <w:rPr>
                <w:rFonts w:ascii="Consolas" w:hAnsi="Consolas" w:cs="Calibri"/>
                <w:szCs w:val="20"/>
              </w:rPr>
              <w:t>(</w:t>
            </w:r>
            <w:proofErr w:type="spellStart"/>
            <w:r w:rsidRPr="00751E10">
              <w:rPr>
                <w:rFonts w:ascii="Consolas" w:hAnsi="Consolas" w:cs="Calibri"/>
                <w:szCs w:val="20"/>
              </w:rPr>
              <w:t>pd.Index</w:t>
            </w:r>
            <w:proofErr w:type="spellEnd"/>
            <w:r w:rsidRPr="00751E10">
              <w:rPr>
                <w:rFonts w:ascii="Consolas" w:hAnsi="Consolas" w:cs="Calibri"/>
                <w:szCs w:val="20"/>
              </w:rPr>
              <w:t>([</w:t>
            </w:r>
            <w:r w:rsidRPr="00751E10">
              <w:rPr>
                <w:rFonts w:ascii="Consolas" w:hAnsi="Consolas" w:cs="Calibri"/>
                <w:b/>
                <w:bCs/>
                <w:color w:val="548235"/>
                <w:szCs w:val="20"/>
              </w:rPr>
              <w:t>'bad</w:t>
            </w:r>
            <w:r w:rsidRPr="00751E10">
              <w:rPr>
                <w:rFonts w:ascii="Consolas" w:hAnsi="Consolas" w:cs="Calibri"/>
                <w:szCs w:val="20"/>
              </w:rPr>
              <w:t xml:space="preserve">'])) </w:t>
            </w:r>
            <w:r w:rsidRPr="00751E10">
              <w:rPr>
                <w:rFonts w:ascii="Consolas" w:hAnsi="Consolas" w:cs="Calibri"/>
                <w:b/>
                <w:bCs/>
                <w:color w:val="808080"/>
                <w:szCs w:val="20"/>
              </w:rPr>
              <w:t xml:space="preserve"> # Include the target variable</w:t>
            </w:r>
          </w:p>
        </w:tc>
      </w:tr>
      <w:tr w:rsidR="00C8129E" w:rsidRPr="00763960" w14:paraId="1BCFA964"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55FEC5FD" w14:textId="77777777" w:rsidR="00C8129E" w:rsidRPr="00763960"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center"/>
            <w:hideMark/>
          </w:tcPr>
          <w:p w14:paraId="29FE4CA9" w14:textId="77777777" w:rsidR="00C8129E" w:rsidRPr="00751E10" w:rsidRDefault="00C8129E" w:rsidP="00A23D18">
            <w:pPr>
              <w:rPr>
                <w:rFonts w:ascii="Consolas" w:hAnsi="Consolas" w:cs="Calibri"/>
                <w:szCs w:val="20"/>
              </w:rPr>
            </w:pPr>
            <w:proofErr w:type="spellStart"/>
            <w:r w:rsidRPr="00751E10">
              <w:rPr>
                <w:rFonts w:ascii="Consolas" w:hAnsi="Consolas" w:cs="Calibri"/>
                <w:szCs w:val="20"/>
              </w:rPr>
              <w:t>loan_data_numeric</w:t>
            </w:r>
            <w:proofErr w:type="spellEnd"/>
            <w:r w:rsidRPr="00751E10">
              <w:rPr>
                <w:rFonts w:ascii="Consolas" w:hAnsi="Consolas" w:cs="Calibri"/>
                <w:szCs w:val="20"/>
              </w:rPr>
              <w:t xml:space="preserve"> = </w:t>
            </w:r>
            <w:proofErr w:type="spellStart"/>
            <w:r w:rsidRPr="00751E10">
              <w:rPr>
                <w:rFonts w:ascii="Consolas" w:hAnsi="Consolas" w:cs="Calibri"/>
                <w:szCs w:val="20"/>
              </w:rPr>
              <w:t>loan_data</w:t>
            </w:r>
            <w:proofErr w:type="spellEnd"/>
            <w:r w:rsidRPr="00751E10">
              <w:rPr>
                <w:rFonts w:ascii="Consolas" w:hAnsi="Consolas" w:cs="Calibri"/>
                <w:szCs w:val="20"/>
              </w:rPr>
              <w:t>[</w:t>
            </w:r>
            <w:proofErr w:type="spellStart"/>
            <w:r w:rsidRPr="00751E10">
              <w:rPr>
                <w:rFonts w:ascii="Consolas" w:hAnsi="Consolas" w:cs="Calibri"/>
                <w:szCs w:val="20"/>
              </w:rPr>
              <w:t>numeric_columns</w:t>
            </w:r>
            <w:proofErr w:type="spellEnd"/>
            <w:r w:rsidRPr="00751E10">
              <w:rPr>
                <w:rFonts w:ascii="Consolas" w:hAnsi="Consolas" w:cs="Calibri"/>
                <w:szCs w:val="20"/>
              </w:rPr>
              <w:t>].copy()</w:t>
            </w:r>
          </w:p>
        </w:tc>
      </w:tr>
      <w:tr w:rsidR="00C8129E" w:rsidRPr="00763960" w14:paraId="6935E398"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08A22B70" w14:textId="77777777" w:rsidR="00C8129E" w:rsidRPr="00763960"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center"/>
            <w:hideMark/>
          </w:tcPr>
          <w:p w14:paraId="50690D73" w14:textId="77777777" w:rsidR="00C8129E" w:rsidRPr="00751E10" w:rsidRDefault="00C8129E" w:rsidP="00A23D18">
            <w:pPr>
              <w:rPr>
                <w:rFonts w:ascii="Consolas" w:hAnsi="Consolas" w:cs="Calibri"/>
                <w:szCs w:val="20"/>
              </w:rPr>
            </w:pPr>
            <w:r w:rsidRPr="00751E10">
              <w:rPr>
                <w:rFonts w:ascii="Consolas" w:hAnsi="Consolas" w:cs="Calibri"/>
                <w:szCs w:val="20"/>
              </w:rPr>
              <w:t> </w:t>
            </w:r>
          </w:p>
        </w:tc>
      </w:tr>
      <w:tr w:rsidR="00C8129E" w:rsidRPr="00763960" w14:paraId="3D576D76"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536930DC" w14:textId="77777777" w:rsidR="00C8129E" w:rsidRPr="00763960"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center"/>
            <w:hideMark/>
          </w:tcPr>
          <w:p w14:paraId="05843E51" w14:textId="77777777" w:rsidR="00C8129E" w:rsidRPr="00751E10" w:rsidRDefault="00C8129E" w:rsidP="00A23D18">
            <w:pPr>
              <w:rPr>
                <w:rFonts w:ascii="Consolas" w:hAnsi="Consolas" w:cs="Calibri"/>
                <w:b/>
                <w:bCs/>
                <w:color w:val="808080"/>
                <w:szCs w:val="20"/>
              </w:rPr>
            </w:pPr>
            <w:r w:rsidRPr="00751E10">
              <w:rPr>
                <w:rFonts w:ascii="Consolas" w:hAnsi="Consolas" w:cs="Calibri"/>
                <w:b/>
                <w:bCs/>
                <w:color w:val="808080"/>
                <w:szCs w:val="20"/>
              </w:rPr>
              <w:t># Drop rows with missing values from the copied subset</w:t>
            </w:r>
          </w:p>
        </w:tc>
      </w:tr>
      <w:tr w:rsidR="00C8129E" w:rsidRPr="00763960" w14:paraId="08BCC0ED"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5E0F1F02" w14:textId="77777777" w:rsidR="00C8129E" w:rsidRPr="00763960"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center"/>
            <w:hideMark/>
          </w:tcPr>
          <w:p w14:paraId="05257316" w14:textId="77777777" w:rsidR="00C8129E" w:rsidRPr="00751E10" w:rsidRDefault="00C8129E" w:rsidP="00A23D18">
            <w:pPr>
              <w:rPr>
                <w:rFonts w:ascii="Consolas" w:hAnsi="Consolas" w:cs="Calibri"/>
                <w:szCs w:val="20"/>
              </w:rPr>
            </w:pPr>
            <w:proofErr w:type="spellStart"/>
            <w:r w:rsidRPr="00751E10">
              <w:rPr>
                <w:rFonts w:ascii="Consolas" w:hAnsi="Consolas" w:cs="Calibri"/>
                <w:szCs w:val="20"/>
              </w:rPr>
              <w:t>loan_data_numeric.dropna</w:t>
            </w:r>
            <w:proofErr w:type="spellEnd"/>
            <w:r w:rsidRPr="00751E10">
              <w:rPr>
                <w:rFonts w:ascii="Consolas" w:hAnsi="Consolas" w:cs="Calibri"/>
                <w:szCs w:val="20"/>
              </w:rPr>
              <w:t>(</w:t>
            </w:r>
            <w:proofErr w:type="spellStart"/>
            <w:r w:rsidRPr="00751E10">
              <w:rPr>
                <w:rFonts w:ascii="Consolas" w:hAnsi="Consolas" w:cs="Calibri"/>
                <w:szCs w:val="20"/>
              </w:rPr>
              <w:t>inplace</w:t>
            </w:r>
            <w:proofErr w:type="spellEnd"/>
            <w:r w:rsidRPr="00751E10">
              <w:rPr>
                <w:rFonts w:ascii="Consolas" w:hAnsi="Consolas" w:cs="Calibri"/>
                <w:szCs w:val="20"/>
              </w:rPr>
              <w:t>=True)</w:t>
            </w:r>
          </w:p>
        </w:tc>
      </w:tr>
      <w:tr w:rsidR="00C8129E" w:rsidRPr="00763960" w14:paraId="3DC3ACF1"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4C4204D6" w14:textId="77777777" w:rsidR="00C8129E" w:rsidRPr="00763960"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center"/>
            <w:hideMark/>
          </w:tcPr>
          <w:p w14:paraId="1BC05D30" w14:textId="77777777" w:rsidR="00C8129E" w:rsidRPr="00751E10" w:rsidRDefault="00C8129E" w:rsidP="00A23D18">
            <w:pPr>
              <w:rPr>
                <w:rFonts w:ascii="Consolas" w:hAnsi="Consolas" w:cs="Calibri"/>
                <w:szCs w:val="20"/>
              </w:rPr>
            </w:pPr>
            <w:r w:rsidRPr="00751E10">
              <w:rPr>
                <w:rFonts w:ascii="Consolas" w:hAnsi="Consolas" w:cs="Calibri"/>
                <w:szCs w:val="20"/>
              </w:rPr>
              <w:t> </w:t>
            </w:r>
          </w:p>
        </w:tc>
      </w:tr>
      <w:tr w:rsidR="00C8129E" w:rsidRPr="00763960" w14:paraId="0FDC5E8A"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16CE5D5D" w14:textId="77777777" w:rsidR="00C8129E" w:rsidRPr="00763960"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center"/>
            <w:hideMark/>
          </w:tcPr>
          <w:p w14:paraId="05E07B07" w14:textId="77777777" w:rsidR="00C8129E" w:rsidRPr="00751E10" w:rsidRDefault="00C8129E" w:rsidP="00A23D18">
            <w:pPr>
              <w:rPr>
                <w:rFonts w:ascii="Consolas" w:hAnsi="Consolas" w:cs="Calibri"/>
                <w:b/>
                <w:bCs/>
                <w:color w:val="808080"/>
                <w:szCs w:val="20"/>
              </w:rPr>
            </w:pPr>
            <w:r w:rsidRPr="00751E10">
              <w:rPr>
                <w:rFonts w:ascii="Consolas" w:hAnsi="Consolas" w:cs="Calibri"/>
                <w:b/>
                <w:bCs/>
                <w:color w:val="808080"/>
                <w:szCs w:val="20"/>
              </w:rPr>
              <w:t># Separate the features (X) and target variable (y)</w:t>
            </w:r>
          </w:p>
        </w:tc>
      </w:tr>
      <w:tr w:rsidR="00C8129E" w:rsidRPr="00763960" w14:paraId="43C16217"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142380F1" w14:textId="77777777" w:rsidR="00C8129E" w:rsidRPr="00763960"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center"/>
            <w:hideMark/>
          </w:tcPr>
          <w:p w14:paraId="311668DB" w14:textId="77777777" w:rsidR="00C8129E" w:rsidRPr="00751E10" w:rsidRDefault="00C8129E" w:rsidP="00A23D18">
            <w:pPr>
              <w:rPr>
                <w:rFonts w:ascii="Consolas" w:hAnsi="Consolas" w:cs="Calibri"/>
                <w:szCs w:val="20"/>
              </w:rPr>
            </w:pPr>
            <w:r w:rsidRPr="00751E10">
              <w:rPr>
                <w:rFonts w:ascii="Consolas" w:hAnsi="Consolas" w:cs="Calibri"/>
                <w:szCs w:val="20"/>
              </w:rPr>
              <w:t xml:space="preserve">X = </w:t>
            </w:r>
            <w:proofErr w:type="spellStart"/>
            <w:r w:rsidRPr="00751E10">
              <w:rPr>
                <w:rFonts w:ascii="Consolas" w:hAnsi="Consolas" w:cs="Calibri"/>
                <w:szCs w:val="20"/>
              </w:rPr>
              <w:t>loan_data_numeric.drop</w:t>
            </w:r>
            <w:proofErr w:type="spellEnd"/>
            <w:r w:rsidRPr="00751E10">
              <w:rPr>
                <w:rFonts w:ascii="Consolas" w:hAnsi="Consolas" w:cs="Calibri"/>
                <w:szCs w:val="20"/>
              </w:rPr>
              <w:t>('</w:t>
            </w:r>
            <w:r w:rsidRPr="00751E10">
              <w:rPr>
                <w:rFonts w:ascii="Consolas" w:hAnsi="Consolas" w:cs="Calibri"/>
                <w:b/>
                <w:bCs/>
                <w:color w:val="548235"/>
                <w:szCs w:val="20"/>
              </w:rPr>
              <w:t>bad</w:t>
            </w:r>
            <w:r w:rsidRPr="00751E10">
              <w:rPr>
                <w:rFonts w:ascii="Consolas" w:hAnsi="Consolas" w:cs="Calibri"/>
                <w:szCs w:val="20"/>
              </w:rPr>
              <w:t>', axis=1)</w:t>
            </w:r>
          </w:p>
        </w:tc>
      </w:tr>
      <w:tr w:rsidR="00C8129E" w:rsidRPr="00763960" w14:paraId="3651CDE7"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6CDCDF99" w14:textId="77777777" w:rsidR="00C8129E" w:rsidRPr="00763960"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center"/>
            <w:hideMark/>
          </w:tcPr>
          <w:p w14:paraId="707AE937" w14:textId="77777777" w:rsidR="00C8129E" w:rsidRPr="00751E10" w:rsidRDefault="00C8129E" w:rsidP="00A23D18">
            <w:pPr>
              <w:rPr>
                <w:rFonts w:ascii="Consolas" w:hAnsi="Consolas" w:cs="Calibri"/>
                <w:szCs w:val="20"/>
              </w:rPr>
            </w:pPr>
            <w:r w:rsidRPr="00751E10">
              <w:rPr>
                <w:rFonts w:ascii="Consolas" w:hAnsi="Consolas" w:cs="Calibri"/>
                <w:szCs w:val="20"/>
              </w:rPr>
              <w:t xml:space="preserve">y = </w:t>
            </w:r>
            <w:proofErr w:type="spellStart"/>
            <w:r w:rsidRPr="00751E10">
              <w:rPr>
                <w:rFonts w:ascii="Consolas" w:hAnsi="Consolas" w:cs="Calibri"/>
                <w:szCs w:val="20"/>
              </w:rPr>
              <w:t>loan_data_numeric</w:t>
            </w:r>
            <w:proofErr w:type="spellEnd"/>
            <w:r w:rsidRPr="00751E10">
              <w:rPr>
                <w:rFonts w:ascii="Consolas" w:hAnsi="Consolas" w:cs="Calibri"/>
                <w:szCs w:val="20"/>
              </w:rPr>
              <w:t>[</w:t>
            </w:r>
            <w:r w:rsidRPr="00751E10">
              <w:rPr>
                <w:rFonts w:ascii="Consolas" w:hAnsi="Consolas" w:cs="Calibri"/>
                <w:b/>
                <w:bCs/>
                <w:color w:val="548235"/>
                <w:szCs w:val="20"/>
              </w:rPr>
              <w:t>'bad</w:t>
            </w:r>
            <w:r w:rsidRPr="00751E10">
              <w:rPr>
                <w:rFonts w:ascii="Consolas" w:hAnsi="Consolas" w:cs="Calibri"/>
                <w:szCs w:val="20"/>
              </w:rPr>
              <w:t>']</w:t>
            </w:r>
          </w:p>
        </w:tc>
      </w:tr>
      <w:tr w:rsidR="00C8129E" w:rsidRPr="00763960" w14:paraId="189DD3FA"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7B54F88C" w14:textId="77777777" w:rsidR="00C8129E" w:rsidRPr="00763960"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center"/>
            <w:hideMark/>
          </w:tcPr>
          <w:p w14:paraId="05D006B4" w14:textId="77777777" w:rsidR="00C8129E" w:rsidRPr="00751E10" w:rsidRDefault="00C8129E" w:rsidP="00A23D18">
            <w:pPr>
              <w:rPr>
                <w:rFonts w:ascii="Consolas" w:hAnsi="Consolas" w:cs="Calibri"/>
                <w:szCs w:val="20"/>
              </w:rPr>
            </w:pPr>
            <w:r w:rsidRPr="00751E10">
              <w:rPr>
                <w:rFonts w:ascii="Consolas" w:hAnsi="Consolas" w:cs="Calibri"/>
                <w:szCs w:val="20"/>
              </w:rPr>
              <w:t> </w:t>
            </w:r>
          </w:p>
        </w:tc>
      </w:tr>
      <w:tr w:rsidR="00C8129E" w:rsidRPr="00763960" w14:paraId="41CD1F5B"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79D9D437" w14:textId="77777777" w:rsidR="00C8129E" w:rsidRPr="00763960"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center"/>
            <w:hideMark/>
          </w:tcPr>
          <w:p w14:paraId="34AF3D3D" w14:textId="77777777" w:rsidR="00C8129E" w:rsidRPr="00751E10" w:rsidRDefault="00C8129E" w:rsidP="00A23D18">
            <w:pPr>
              <w:rPr>
                <w:rFonts w:ascii="Consolas" w:hAnsi="Consolas" w:cs="Calibri"/>
                <w:b/>
                <w:bCs/>
                <w:color w:val="808080"/>
                <w:szCs w:val="20"/>
              </w:rPr>
            </w:pPr>
            <w:r w:rsidRPr="00751E10">
              <w:rPr>
                <w:rFonts w:ascii="Consolas" w:hAnsi="Consolas" w:cs="Calibri"/>
                <w:b/>
                <w:bCs/>
                <w:color w:val="808080"/>
                <w:szCs w:val="20"/>
              </w:rPr>
              <w:t># Create the model to be used for feature selection</w:t>
            </w:r>
          </w:p>
        </w:tc>
      </w:tr>
      <w:tr w:rsidR="00C8129E" w:rsidRPr="00763960" w14:paraId="3A3F09FE"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7538C9DC" w14:textId="77777777" w:rsidR="00C8129E" w:rsidRPr="00763960"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center"/>
            <w:hideMark/>
          </w:tcPr>
          <w:p w14:paraId="1EA4FB07" w14:textId="77777777" w:rsidR="00C8129E" w:rsidRPr="00751E10" w:rsidRDefault="00C8129E" w:rsidP="00A23D18">
            <w:pPr>
              <w:rPr>
                <w:rFonts w:ascii="Consolas" w:hAnsi="Consolas" w:cs="Calibri"/>
                <w:szCs w:val="20"/>
              </w:rPr>
            </w:pPr>
            <w:r w:rsidRPr="00751E10">
              <w:rPr>
                <w:rFonts w:ascii="Consolas" w:hAnsi="Consolas" w:cs="Calibri"/>
                <w:szCs w:val="20"/>
              </w:rPr>
              <w:t xml:space="preserve">model = </w:t>
            </w:r>
            <w:proofErr w:type="spellStart"/>
            <w:r w:rsidRPr="00751E10">
              <w:rPr>
                <w:rFonts w:ascii="Consolas" w:hAnsi="Consolas" w:cs="Calibri"/>
                <w:szCs w:val="20"/>
              </w:rPr>
              <w:t>LogisticRegression</w:t>
            </w:r>
            <w:proofErr w:type="spellEnd"/>
            <w:r w:rsidRPr="00751E10">
              <w:rPr>
                <w:rFonts w:ascii="Consolas" w:hAnsi="Consolas" w:cs="Calibri"/>
                <w:szCs w:val="20"/>
              </w:rPr>
              <w:t>()</w:t>
            </w:r>
          </w:p>
        </w:tc>
      </w:tr>
      <w:tr w:rsidR="00C8129E" w:rsidRPr="00763960" w14:paraId="049397B3"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1F6F35EF" w14:textId="77777777" w:rsidR="00C8129E" w:rsidRPr="00763960"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center"/>
            <w:hideMark/>
          </w:tcPr>
          <w:p w14:paraId="0874D171" w14:textId="77777777" w:rsidR="00C8129E" w:rsidRPr="00751E10" w:rsidRDefault="00C8129E" w:rsidP="00A23D18">
            <w:pPr>
              <w:rPr>
                <w:rFonts w:ascii="Consolas" w:hAnsi="Consolas" w:cs="Calibri"/>
                <w:szCs w:val="20"/>
              </w:rPr>
            </w:pPr>
            <w:r w:rsidRPr="00751E10">
              <w:rPr>
                <w:rFonts w:ascii="Consolas" w:hAnsi="Consolas" w:cs="Calibri"/>
                <w:szCs w:val="20"/>
              </w:rPr>
              <w:t> </w:t>
            </w:r>
          </w:p>
        </w:tc>
      </w:tr>
      <w:tr w:rsidR="00C8129E" w:rsidRPr="00763960" w14:paraId="3CF3A757"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2D2F519F" w14:textId="77777777" w:rsidR="00C8129E" w:rsidRPr="00763960"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center"/>
            <w:hideMark/>
          </w:tcPr>
          <w:p w14:paraId="0B5AFEF5" w14:textId="77777777" w:rsidR="00C8129E" w:rsidRPr="00751E10" w:rsidRDefault="00C8129E" w:rsidP="00A23D18">
            <w:pPr>
              <w:rPr>
                <w:rFonts w:ascii="Consolas" w:hAnsi="Consolas" w:cs="Calibri"/>
                <w:b/>
                <w:bCs/>
                <w:color w:val="808080"/>
                <w:szCs w:val="20"/>
              </w:rPr>
            </w:pPr>
            <w:r w:rsidRPr="00751E10">
              <w:rPr>
                <w:rFonts w:ascii="Consolas" w:hAnsi="Consolas" w:cs="Calibri"/>
                <w:b/>
                <w:bCs/>
                <w:color w:val="808080"/>
                <w:szCs w:val="20"/>
              </w:rPr>
              <w:t># Perform Recursive Feature Elimination (RFE)</w:t>
            </w:r>
          </w:p>
        </w:tc>
      </w:tr>
      <w:tr w:rsidR="00C8129E" w:rsidRPr="00763960" w14:paraId="0FD28D45"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6A678022" w14:textId="77777777" w:rsidR="00C8129E" w:rsidRPr="00763960"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center"/>
            <w:hideMark/>
          </w:tcPr>
          <w:p w14:paraId="1FAB75CA" w14:textId="77777777" w:rsidR="00C8129E" w:rsidRPr="00751E10" w:rsidRDefault="00C8129E" w:rsidP="00A23D18">
            <w:pPr>
              <w:rPr>
                <w:rFonts w:ascii="Consolas" w:hAnsi="Consolas" w:cs="Calibri"/>
                <w:szCs w:val="20"/>
              </w:rPr>
            </w:pPr>
            <w:proofErr w:type="spellStart"/>
            <w:r w:rsidRPr="00751E10">
              <w:rPr>
                <w:rFonts w:ascii="Consolas" w:hAnsi="Consolas" w:cs="Calibri"/>
                <w:szCs w:val="20"/>
              </w:rPr>
              <w:t>rfe</w:t>
            </w:r>
            <w:proofErr w:type="spellEnd"/>
            <w:r w:rsidRPr="00751E10">
              <w:rPr>
                <w:rFonts w:ascii="Consolas" w:hAnsi="Consolas" w:cs="Calibri"/>
                <w:szCs w:val="20"/>
              </w:rPr>
              <w:t xml:space="preserve"> = RFE(model, </w:t>
            </w:r>
            <w:proofErr w:type="spellStart"/>
            <w:r w:rsidRPr="00751E10">
              <w:rPr>
                <w:rFonts w:ascii="Consolas" w:hAnsi="Consolas" w:cs="Calibri"/>
                <w:szCs w:val="20"/>
              </w:rPr>
              <w:t>n_features_to_select</w:t>
            </w:r>
            <w:proofErr w:type="spellEnd"/>
            <w:r w:rsidRPr="00751E10">
              <w:rPr>
                <w:rFonts w:ascii="Consolas" w:hAnsi="Consolas" w:cs="Calibri"/>
                <w:szCs w:val="20"/>
              </w:rPr>
              <w:t>=5)  # Select top 5 features</w:t>
            </w:r>
          </w:p>
        </w:tc>
      </w:tr>
      <w:tr w:rsidR="00C8129E" w:rsidRPr="00763960" w14:paraId="2B06A16A"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1B823D1A" w14:textId="77777777" w:rsidR="00C8129E" w:rsidRPr="00763960"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center"/>
            <w:hideMark/>
          </w:tcPr>
          <w:p w14:paraId="6E6EC84A" w14:textId="77777777" w:rsidR="00C8129E" w:rsidRPr="00751E10" w:rsidRDefault="00C8129E" w:rsidP="00A23D18">
            <w:pPr>
              <w:rPr>
                <w:rFonts w:ascii="Consolas" w:hAnsi="Consolas" w:cs="Calibri"/>
                <w:szCs w:val="20"/>
              </w:rPr>
            </w:pPr>
            <w:proofErr w:type="spellStart"/>
            <w:r w:rsidRPr="00751E10">
              <w:rPr>
                <w:rFonts w:ascii="Consolas" w:hAnsi="Consolas" w:cs="Calibri"/>
                <w:szCs w:val="20"/>
              </w:rPr>
              <w:t>rfe.fit</w:t>
            </w:r>
            <w:proofErr w:type="spellEnd"/>
            <w:r w:rsidRPr="00751E10">
              <w:rPr>
                <w:rFonts w:ascii="Consolas" w:hAnsi="Consolas" w:cs="Calibri"/>
                <w:szCs w:val="20"/>
              </w:rPr>
              <w:t>(X, y)</w:t>
            </w:r>
          </w:p>
        </w:tc>
      </w:tr>
      <w:tr w:rsidR="00C8129E" w:rsidRPr="00763960" w14:paraId="4DF480A0"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386B33F4" w14:textId="77777777" w:rsidR="00C8129E" w:rsidRPr="00763960"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center"/>
            <w:hideMark/>
          </w:tcPr>
          <w:p w14:paraId="03B4E652" w14:textId="77777777" w:rsidR="00C8129E" w:rsidRPr="00751E10" w:rsidRDefault="00C8129E" w:rsidP="00A23D18">
            <w:pPr>
              <w:rPr>
                <w:rFonts w:ascii="Consolas" w:hAnsi="Consolas" w:cs="Calibri"/>
                <w:szCs w:val="20"/>
              </w:rPr>
            </w:pPr>
            <w:r w:rsidRPr="00751E10">
              <w:rPr>
                <w:rFonts w:ascii="Consolas" w:hAnsi="Consolas" w:cs="Calibri"/>
                <w:szCs w:val="20"/>
              </w:rPr>
              <w:t> </w:t>
            </w:r>
          </w:p>
        </w:tc>
      </w:tr>
      <w:tr w:rsidR="00C8129E" w:rsidRPr="00763960" w14:paraId="0D789724"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37F753BD" w14:textId="77777777" w:rsidR="00C8129E" w:rsidRPr="00763960"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center"/>
            <w:hideMark/>
          </w:tcPr>
          <w:p w14:paraId="26545CCB" w14:textId="77777777" w:rsidR="00C8129E" w:rsidRPr="00751E10" w:rsidRDefault="00C8129E" w:rsidP="00A23D18">
            <w:pPr>
              <w:rPr>
                <w:rFonts w:ascii="Consolas" w:hAnsi="Consolas" w:cs="Calibri"/>
                <w:b/>
                <w:bCs/>
                <w:color w:val="808080"/>
                <w:szCs w:val="20"/>
              </w:rPr>
            </w:pPr>
            <w:r w:rsidRPr="00751E10">
              <w:rPr>
                <w:rFonts w:ascii="Consolas" w:hAnsi="Consolas" w:cs="Calibri"/>
                <w:b/>
                <w:bCs/>
                <w:color w:val="808080"/>
                <w:szCs w:val="20"/>
              </w:rPr>
              <w:t># Get the selected features</w:t>
            </w:r>
          </w:p>
        </w:tc>
      </w:tr>
      <w:tr w:rsidR="00C8129E" w:rsidRPr="00763960" w14:paraId="3EAD4BF4"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664AE6D0" w14:textId="77777777" w:rsidR="00C8129E" w:rsidRPr="00763960"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center"/>
            <w:hideMark/>
          </w:tcPr>
          <w:p w14:paraId="6285B63E" w14:textId="77777777" w:rsidR="00C8129E" w:rsidRPr="00751E10" w:rsidRDefault="00C8129E" w:rsidP="00A23D18">
            <w:pPr>
              <w:rPr>
                <w:rFonts w:ascii="Consolas" w:hAnsi="Consolas" w:cs="Calibri"/>
                <w:szCs w:val="20"/>
              </w:rPr>
            </w:pPr>
            <w:proofErr w:type="spellStart"/>
            <w:r w:rsidRPr="00751E10">
              <w:rPr>
                <w:rFonts w:ascii="Consolas" w:hAnsi="Consolas" w:cs="Calibri"/>
                <w:szCs w:val="20"/>
              </w:rPr>
              <w:t>selected_features</w:t>
            </w:r>
            <w:proofErr w:type="spellEnd"/>
            <w:r w:rsidRPr="00751E10">
              <w:rPr>
                <w:rFonts w:ascii="Consolas" w:hAnsi="Consolas" w:cs="Calibri"/>
                <w:szCs w:val="20"/>
              </w:rPr>
              <w:t xml:space="preserve"> = </w:t>
            </w:r>
            <w:proofErr w:type="spellStart"/>
            <w:r w:rsidRPr="00751E10">
              <w:rPr>
                <w:rFonts w:ascii="Consolas" w:hAnsi="Consolas" w:cs="Calibri"/>
                <w:szCs w:val="20"/>
              </w:rPr>
              <w:t>X.columns</w:t>
            </w:r>
            <w:proofErr w:type="spellEnd"/>
            <w:r w:rsidRPr="00751E10">
              <w:rPr>
                <w:rFonts w:ascii="Consolas" w:hAnsi="Consolas" w:cs="Calibri"/>
                <w:szCs w:val="20"/>
              </w:rPr>
              <w:t>[</w:t>
            </w:r>
            <w:proofErr w:type="spellStart"/>
            <w:r w:rsidRPr="00751E10">
              <w:rPr>
                <w:rFonts w:ascii="Consolas" w:hAnsi="Consolas" w:cs="Calibri"/>
                <w:szCs w:val="20"/>
              </w:rPr>
              <w:t>rfe.support</w:t>
            </w:r>
            <w:proofErr w:type="spellEnd"/>
            <w:r w:rsidRPr="00751E10">
              <w:rPr>
                <w:rFonts w:ascii="Consolas" w:hAnsi="Consolas" w:cs="Calibri"/>
                <w:szCs w:val="20"/>
              </w:rPr>
              <w:t>_]</w:t>
            </w:r>
          </w:p>
        </w:tc>
      </w:tr>
      <w:tr w:rsidR="00C8129E" w:rsidRPr="00763960" w14:paraId="2037495F" w14:textId="77777777" w:rsidTr="00A23D18">
        <w:trPr>
          <w:trHeight w:val="300"/>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1947AAE8" w14:textId="77777777" w:rsidR="00C8129E" w:rsidRPr="00763960" w:rsidRDefault="00C8129E" w:rsidP="00A23D18">
            <w:pPr>
              <w:rPr>
                <w:rFonts w:ascii="Calibri" w:hAnsi="Calibri" w:cs="Calibri"/>
                <w:b/>
                <w:bCs/>
                <w:color w:val="FFFFFF"/>
                <w:szCs w:val="20"/>
              </w:rPr>
            </w:pPr>
          </w:p>
        </w:tc>
        <w:tc>
          <w:tcPr>
            <w:tcW w:w="4109" w:type="pct"/>
            <w:tcBorders>
              <w:top w:val="nil"/>
              <w:left w:val="nil"/>
              <w:bottom w:val="single" w:sz="8" w:space="0" w:color="auto"/>
              <w:right w:val="single" w:sz="8" w:space="0" w:color="auto"/>
            </w:tcBorders>
            <w:shd w:val="clear" w:color="auto" w:fill="auto"/>
            <w:vAlign w:val="center"/>
            <w:hideMark/>
          </w:tcPr>
          <w:p w14:paraId="6D7442E5" w14:textId="77777777" w:rsidR="00C8129E" w:rsidRPr="00751E10" w:rsidRDefault="00C8129E" w:rsidP="00A23D18">
            <w:pPr>
              <w:rPr>
                <w:rFonts w:ascii="Consolas" w:hAnsi="Consolas" w:cs="Calibri"/>
                <w:szCs w:val="20"/>
              </w:rPr>
            </w:pPr>
            <w:r w:rsidRPr="00751E10">
              <w:rPr>
                <w:rFonts w:ascii="Consolas" w:hAnsi="Consolas" w:cs="Calibri"/>
                <w:b/>
                <w:bCs/>
                <w:color w:val="002060"/>
                <w:szCs w:val="20"/>
              </w:rPr>
              <w:t>print</w:t>
            </w:r>
            <w:r w:rsidRPr="00751E10">
              <w:rPr>
                <w:rFonts w:ascii="Consolas" w:hAnsi="Consolas" w:cs="Calibri"/>
                <w:szCs w:val="20"/>
              </w:rPr>
              <w:t>(</w:t>
            </w:r>
            <w:proofErr w:type="spellStart"/>
            <w:r w:rsidRPr="00751E10">
              <w:rPr>
                <w:rFonts w:ascii="Consolas" w:hAnsi="Consolas" w:cs="Calibri"/>
                <w:szCs w:val="20"/>
              </w:rPr>
              <w:t>selected_features</w:t>
            </w:r>
            <w:proofErr w:type="spellEnd"/>
            <w:r w:rsidRPr="00751E10">
              <w:rPr>
                <w:rFonts w:ascii="Consolas" w:hAnsi="Consolas" w:cs="Calibri"/>
                <w:szCs w:val="20"/>
              </w:rPr>
              <w:t>)</w:t>
            </w:r>
          </w:p>
        </w:tc>
      </w:tr>
      <w:tr w:rsidR="00C8129E" w:rsidRPr="00763960" w14:paraId="315B2719" w14:textId="77777777" w:rsidTr="00A23D18">
        <w:trPr>
          <w:trHeight w:val="300"/>
        </w:trPr>
        <w:tc>
          <w:tcPr>
            <w:tcW w:w="891" w:type="pct"/>
            <w:tcBorders>
              <w:top w:val="nil"/>
              <w:left w:val="nil"/>
              <w:bottom w:val="nil"/>
              <w:right w:val="nil"/>
            </w:tcBorders>
            <w:shd w:val="clear" w:color="auto" w:fill="auto"/>
            <w:noWrap/>
            <w:vAlign w:val="center"/>
            <w:hideMark/>
          </w:tcPr>
          <w:p w14:paraId="040696DC" w14:textId="77777777" w:rsidR="00C8129E" w:rsidRPr="00763960" w:rsidRDefault="00C8129E" w:rsidP="00A23D18">
            <w:pPr>
              <w:rPr>
                <w:rFonts w:ascii="Calibri" w:hAnsi="Calibri" w:cs="Calibri"/>
                <w:szCs w:val="20"/>
              </w:rPr>
            </w:pPr>
          </w:p>
        </w:tc>
        <w:tc>
          <w:tcPr>
            <w:tcW w:w="4109" w:type="pct"/>
            <w:tcBorders>
              <w:top w:val="nil"/>
              <w:left w:val="nil"/>
              <w:bottom w:val="nil"/>
              <w:right w:val="nil"/>
            </w:tcBorders>
            <w:shd w:val="clear" w:color="auto" w:fill="auto"/>
            <w:noWrap/>
            <w:vAlign w:val="bottom"/>
            <w:hideMark/>
          </w:tcPr>
          <w:p w14:paraId="0BD62521" w14:textId="77777777" w:rsidR="00C8129E" w:rsidRPr="00751E10" w:rsidRDefault="00C8129E" w:rsidP="00A23D18">
            <w:pPr>
              <w:rPr>
                <w:rFonts w:ascii="Consolas" w:hAnsi="Consolas"/>
                <w:szCs w:val="20"/>
              </w:rPr>
            </w:pPr>
          </w:p>
        </w:tc>
      </w:tr>
      <w:tr w:rsidR="00C8129E" w:rsidRPr="00763960" w14:paraId="6AC430F0" w14:textId="77777777" w:rsidTr="00A23D18">
        <w:trPr>
          <w:trHeight w:val="288"/>
        </w:trPr>
        <w:tc>
          <w:tcPr>
            <w:tcW w:w="891" w:type="pct"/>
            <w:vMerge w:val="restart"/>
            <w:tcBorders>
              <w:top w:val="single" w:sz="8" w:space="0" w:color="auto"/>
              <w:left w:val="single" w:sz="8" w:space="0" w:color="auto"/>
              <w:bottom w:val="single" w:sz="8" w:space="0" w:color="000000"/>
              <w:right w:val="single" w:sz="8" w:space="0" w:color="auto"/>
            </w:tcBorders>
            <w:shd w:val="clear" w:color="000000" w:fill="00B0F0"/>
            <w:noWrap/>
            <w:vAlign w:val="center"/>
            <w:hideMark/>
          </w:tcPr>
          <w:p w14:paraId="10F7C832" w14:textId="77777777" w:rsidR="00C8129E" w:rsidRPr="00763960" w:rsidRDefault="00C8129E" w:rsidP="00A23D18">
            <w:pPr>
              <w:jc w:val="center"/>
              <w:rPr>
                <w:rFonts w:ascii="Calibri" w:hAnsi="Calibri" w:cs="Calibri"/>
                <w:b/>
                <w:bCs/>
                <w:color w:val="FFFFFF"/>
                <w:szCs w:val="20"/>
              </w:rPr>
            </w:pPr>
            <w:r w:rsidRPr="00763960">
              <w:rPr>
                <w:rFonts w:ascii="Calibri" w:hAnsi="Calibri" w:cs="Calibri"/>
                <w:b/>
                <w:bCs/>
                <w:color w:val="FFFFFF"/>
                <w:szCs w:val="20"/>
              </w:rPr>
              <w:t>SAS Programming</w:t>
            </w:r>
          </w:p>
        </w:tc>
        <w:tc>
          <w:tcPr>
            <w:tcW w:w="4109" w:type="pct"/>
            <w:tcBorders>
              <w:top w:val="single" w:sz="8" w:space="0" w:color="auto"/>
              <w:left w:val="nil"/>
              <w:bottom w:val="nil"/>
              <w:right w:val="single" w:sz="8" w:space="0" w:color="auto"/>
            </w:tcBorders>
            <w:shd w:val="clear" w:color="auto" w:fill="auto"/>
            <w:vAlign w:val="center"/>
            <w:hideMark/>
          </w:tcPr>
          <w:p w14:paraId="0CC7DF0A" w14:textId="77777777" w:rsidR="00C8129E" w:rsidRPr="00751E10" w:rsidRDefault="00C8129E" w:rsidP="00A23D18">
            <w:pPr>
              <w:rPr>
                <w:rFonts w:ascii="Consolas" w:hAnsi="Consolas" w:cs="Calibri"/>
                <w:b/>
                <w:bCs/>
                <w:color w:val="375623"/>
                <w:szCs w:val="20"/>
              </w:rPr>
            </w:pPr>
            <w:r w:rsidRPr="00751E10">
              <w:rPr>
                <w:rFonts w:ascii="Consolas" w:hAnsi="Consolas" w:cs="Calibri"/>
                <w:b/>
                <w:bCs/>
                <w:color w:val="375623"/>
                <w:szCs w:val="20"/>
              </w:rPr>
              <w:t>/*Create global variable for numeric variables*/</w:t>
            </w:r>
          </w:p>
        </w:tc>
      </w:tr>
      <w:tr w:rsidR="00C8129E" w:rsidRPr="00763960" w14:paraId="3BCD6C07"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03964AC5" w14:textId="77777777" w:rsidR="00C8129E" w:rsidRPr="00763960"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center"/>
            <w:hideMark/>
          </w:tcPr>
          <w:p w14:paraId="37BF2A7A" w14:textId="77777777" w:rsidR="00C8129E" w:rsidRPr="00751E10" w:rsidRDefault="00C8129E" w:rsidP="00A23D18">
            <w:pPr>
              <w:rPr>
                <w:rFonts w:ascii="Consolas" w:hAnsi="Consolas" w:cs="Calibri"/>
                <w:color w:val="000000"/>
                <w:szCs w:val="20"/>
              </w:rPr>
            </w:pPr>
            <w:r w:rsidRPr="00751E10">
              <w:rPr>
                <w:rFonts w:ascii="Consolas" w:hAnsi="Consolas" w:cs="Calibri"/>
                <w:b/>
                <w:bCs/>
                <w:color w:val="002060"/>
                <w:szCs w:val="20"/>
              </w:rPr>
              <w:t>PROC CONTENTS</w:t>
            </w:r>
            <w:r w:rsidRPr="00751E10">
              <w:rPr>
                <w:rFonts w:ascii="Consolas" w:hAnsi="Consolas" w:cs="Calibri"/>
                <w:color w:val="000000"/>
                <w:szCs w:val="20"/>
              </w:rPr>
              <w:t xml:space="preserve"> </w:t>
            </w:r>
            <w:r w:rsidRPr="00751E10">
              <w:rPr>
                <w:rFonts w:ascii="Consolas" w:hAnsi="Consolas" w:cs="Calibri"/>
                <w:b/>
                <w:bCs/>
                <w:color w:val="0070C0"/>
                <w:szCs w:val="20"/>
              </w:rPr>
              <w:t>NOPRINT DATA</w:t>
            </w:r>
            <w:r w:rsidRPr="00751E10">
              <w:rPr>
                <w:rFonts w:ascii="Consolas" w:hAnsi="Consolas" w:cs="Calibri"/>
                <w:color w:val="000000"/>
                <w:szCs w:val="20"/>
              </w:rPr>
              <w:t xml:space="preserve"> = </w:t>
            </w:r>
            <w:proofErr w:type="spellStart"/>
            <w:r w:rsidRPr="00751E10">
              <w:rPr>
                <w:rFonts w:ascii="Consolas" w:hAnsi="Consolas" w:cs="Calibri"/>
                <w:color w:val="000000"/>
                <w:szCs w:val="20"/>
              </w:rPr>
              <w:t>loan_data</w:t>
            </w:r>
            <w:proofErr w:type="spellEnd"/>
            <w:r w:rsidRPr="00751E10">
              <w:rPr>
                <w:rFonts w:ascii="Consolas" w:hAnsi="Consolas" w:cs="Calibri"/>
                <w:color w:val="000000"/>
                <w:szCs w:val="20"/>
              </w:rPr>
              <w:t xml:space="preserve"> (</w:t>
            </w:r>
            <w:r w:rsidRPr="00751E10">
              <w:rPr>
                <w:rFonts w:ascii="Consolas" w:hAnsi="Consolas" w:cs="Calibri"/>
                <w:b/>
                <w:bCs/>
                <w:color w:val="0070C0"/>
                <w:szCs w:val="20"/>
              </w:rPr>
              <w:t>KEEP</w:t>
            </w:r>
            <w:r w:rsidRPr="00751E10">
              <w:rPr>
                <w:rFonts w:ascii="Consolas" w:hAnsi="Consolas" w:cs="Calibri"/>
                <w:color w:val="000000"/>
                <w:szCs w:val="20"/>
              </w:rPr>
              <w:t xml:space="preserve"> = _NUMERIC_ </w:t>
            </w:r>
          </w:p>
        </w:tc>
      </w:tr>
      <w:tr w:rsidR="00C8129E" w:rsidRPr="00763960" w14:paraId="4B881DB1"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52B61CFD" w14:textId="77777777" w:rsidR="00C8129E" w:rsidRPr="00763960"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center"/>
            <w:hideMark/>
          </w:tcPr>
          <w:p w14:paraId="2F82E496" w14:textId="77777777" w:rsidR="00C8129E" w:rsidRPr="00751E10" w:rsidRDefault="00C8129E" w:rsidP="00A23D18">
            <w:pPr>
              <w:rPr>
                <w:rFonts w:ascii="Consolas" w:hAnsi="Consolas" w:cs="Calibri"/>
                <w:color w:val="000000"/>
                <w:szCs w:val="20"/>
              </w:rPr>
            </w:pPr>
            <w:r w:rsidRPr="00751E10">
              <w:rPr>
                <w:rFonts w:ascii="Consolas" w:hAnsi="Consolas" w:cs="Calibri"/>
                <w:b/>
                <w:bCs/>
                <w:color w:val="0070C0"/>
                <w:szCs w:val="20"/>
              </w:rPr>
              <w:t>DROP</w:t>
            </w:r>
            <w:r w:rsidRPr="00751E10">
              <w:rPr>
                <w:rFonts w:ascii="Consolas" w:hAnsi="Consolas" w:cs="Calibri"/>
                <w:color w:val="000000"/>
                <w:szCs w:val="20"/>
              </w:rPr>
              <w:t xml:space="preserve">=id bad) </w:t>
            </w:r>
            <w:r w:rsidRPr="00751E10">
              <w:rPr>
                <w:rFonts w:ascii="Consolas" w:hAnsi="Consolas" w:cs="Calibri"/>
                <w:b/>
                <w:bCs/>
                <w:color w:val="0070C0"/>
                <w:szCs w:val="20"/>
              </w:rPr>
              <w:t>OUT</w:t>
            </w:r>
            <w:r w:rsidRPr="00751E10">
              <w:rPr>
                <w:rFonts w:ascii="Consolas" w:hAnsi="Consolas" w:cs="Calibri"/>
                <w:color w:val="000000"/>
                <w:szCs w:val="20"/>
              </w:rPr>
              <w:t xml:space="preserve"> = var (</w:t>
            </w:r>
            <w:r w:rsidRPr="00751E10">
              <w:rPr>
                <w:rFonts w:ascii="Consolas" w:hAnsi="Consolas" w:cs="Calibri"/>
                <w:b/>
                <w:bCs/>
                <w:color w:val="0070C0"/>
                <w:szCs w:val="20"/>
              </w:rPr>
              <w:t>KEEP</w:t>
            </w:r>
            <w:r w:rsidRPr="00751E10">
              <w:rPr>
                <w:rFonts w:ascii="Consolas" w:hAnsi="Consolas" w:cs="Calibri"/>
                <w:color w:val="000000"/>
                <w:szCs w:val="20"/>
              </w:rPr>
              <w:t xml:space="preserve"> = name); </w:t>
            </w:r>
            <w:r w:rsidRPr="00751E10">
              <w:rPr>
                <w:rFonts w:ascii="Consolas" w:hAnsi="Consolas" w:cs="Calibri"/>
                <w:b/>
                <w:bCs/>
                <w:color w:val="002060"/>
                <w:szCs w:val="20"/>
              </w:rPr>
              <w:t>RUN</w:t>
            </w:r>
            <w:r w:rsidRPr="00751E10">
              <w:rPr>
                <w:rFonts w:ascii="Consolas" w:hAnsi="Consolas" w:cs="Calibri"/>
                <w:color w:val="000000"/>
                <w:szCs w:val="20"/>
              </w:rPr>
              <w:t>;</w:t>
            </w:r>
          </w:p>
        </w:tc>
      </w:tr>
      <w:tr w:rsidR="00C8129E" w:rsidRPr="00763960" w14:paraId="1512F078"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3FE7E8EA" w14:textId="77777777" w:rsidR="00C8129E" w:rsidRPr="00763960"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center"/>
            <w:hideMark/>
          </w:tcPr>
          <w:p w14:paraId="3EDF3C23" w14:textId="77777777" w:rsidR="00C8129E" w:rsidRPr="00751E10" w:rsidRDefault="00C8129E" w:rsidP="00A23D18">
            <w:pPr>
              <w:rPr>
                <w:rFonts w:ascii="Consolas" w:hAnsi="Consolas" w:cs="Calibri"/>
                <w:color w:val="000000"/>
                <w:szCs w:val="20"/>
              </w:rPr>
            </w:pPr>
            <w:r w:rsidRPr="00751E10">
              <w:rPr>
                <w:rFonts w:ascii="Consolas" w:hAnsi="Consolas" w:cs="Calibri"/>
                <w:b/>
                <w:bCs/>
                <w:color w:val="002060"/>
                <w:szCs w:val="20"/>
              </w:rPr>
              <w:t>PROC SQL</w:t>
            </w:r>
            <w:r w:rsidRPr="00751E10">
              <w:rPr>
                <w:rFonts w:ascii="Consolas" w:hAnsi="Consolas" w:cs="Calibri"/>
                <w:color w:val="000000"/>
                <w:szCs w:val="20"/>
              </w:rPr>
              <w:t xml:space="preserve"> </w:t>
            </w:r>
            <w:r w:rsidRPr="00751E10">
              <w:rPr>
                <w:rFonts w:ascii="Consolas" w:hAnsi="Consolas" w:cs="Calibri"/>
                <w:b/>
                <w:bCs/>
                <w:color w:val="0070C0"/>
                <w:szCs w:val="20"/>
              </w:rPr>
              <w:t>NOPRINT</w:t>
            </w:r>
            <w:r w:rsidRPr="00751E10">
              <w:rPr>
                <w:rFonts w:ascii="Consolas" w:hAnsi="Consolas" w:cs="Calibri"/>
                <w:color w:val="000000"/>
                <w:szCs w:val="20"/>
              </w:rPr>
              <w:t xml:space="preserve">; </w:t>
            </w:r>
            <w:r w:rsidRPr="00751E10">
              <w:rPr>
                <w:rFonts w:ascii="Consolas" w:hAnsi="Consolas" w:cs="Calibri"/>
                <w:b/>
                <w:bCs/>
                <w:color w:val="0070C0"/>
                <w:szCs w:val="20"/>
              </w:rPr>
              <w:t>SELECT</w:t>
            </w:r>
            <w:r w:rsidRPr="00751E10">
              <w:rPr>
                <w:rFonts w:ascii="Consolas" w:hAnsi="Consolas" w:cs="Calibri"/>
                <w:color w:val="000000"/>
                <w:szCs w:val="20"/>
              </w:rPr>
              <w:t xml:space="preserve"> name </w:t>
            </w:r>
            <w:proofErr w:type="spellStart"/>
            <w:r w:rsidRPr="00751E10">
              <w:rPr>
                <w:rFonts w:ascii="Consolas" w:hAnsi="Consolas" w:cs="Calibri"/>
                <w:b/>
                <w:bCs/>
                <w:color w:val="0070C0"/>
                <w:szCs w:val="20"/>
              </w:rPr>
              <w:t>INTO</w:t>
            </w:r>
            <w:r w:rsidRPr="00751E10">
              <w:rPr>
                <w:rFonts w:ascii="Consolas" w:hAnsi="Consolas" w:cs="Calibri"/>
                <w:color w:val="000000"/>
                <w:szCs w:val="20"/>
              </w:rPr>
              <w:t>:num</w:t>
            </w:r>
            <w:proofErr w:type="spellEnd"/>
            <w:r w:rsidRPr="00751E10">
              <w:rPr>
                <w:rFonts w:ascii="Consolas" w:hAnsi="Consolas" w:cs="Calibri"/>
                <w:color w:val="000000"/>
                <w:szCs w:val="20"/>
              </w:rPr>
              <w:t xml:space="preserve"> separated by " " </w:t>
            </w:r>
            <w:r w:rsidRPr="00751E10">
              <w:rPr>
                <w:rFonts w:ascii="Consolas" w:hAnsi="Consolas" w:cs="Calibri"/>
                <w:b/>
                <w:bCs/>
                <w:color w:val="0070C0"/>
                <w:szCs w:val="20"/>
              </w:rPr>
              <w:t>FROM</w:t>
            </w:r>
            <w:r w:rsidRPr="00751E10">
              <w:rPr>
                <w:rFonts w:ascii="Consolas" w:hAnsi="Consolas" w:cs="Calibri"/>
                <w:color w:val="000000"/>
                <w:szCs w:val="20"/>
              </w:rPr>
              <w:t xml:space="preserve"> var; </w:t>
            </w:r>
            <w:r w:rsidRPr="00751E10">
              <w:rPr>
                <w:rFonts w:ascii="Consolas" w:hAnsi="Consolas" w:cs="Calibri"/>
                <w:b/>
                <w:bCs/>
                <w:color w:val="002060"/>
                <w:szCs w:val="20"/>
              </w:rPr>
              <w:t>QUIT</w:t>
            </w:r>
            <w:r w:rsidRPr="00751E10">
              <w:rPr>
                <w:rFonts w:ascii="Consolas" w:hAnsi="Consolas" w:cs="Calibri"/>
                <w:color w:val="000000"/>
                <w:szCs w:val="20"/>
              </w:rPr>
              <w:t>;</w:t>
            </w:r>
          </w:p>
        </w:tc>
      </w:tr>
      <w:tr w:rsidR="00C8129E" w:rsidRPr="00763960" w14:paraId="178A729E"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129FF8B3" w14:textId="77777777" w:rsidR="00C8129E" w:rsidRPr="00763960"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center"/>
            <w:hideMark/>
          </w:tcPr>
          <w:p w14:paraId="1E149AFC" w14:textId="77777777" w:rsidR="00C8129E" w:rsidRPr="00751E10" w:rsidRDefault="00C8129E" w:rsidP="00A23D18">
            <w:pPr>
              <w:rPr>
                <w:rFonts w:ascii="Consolas" w:hAnsi="Consolas" w:cs="Calibri"/>
                <w:b/>
                <w:bCs/>
                <w:color w:val="808080"/>
                <w:szCs w:val="20"/>
              </w:rPr>
            </w:pPr>
            <w:r w:rsidRPr="00751E10">
              <w:rPr>
                <w:rFonts w:ascii="Consolas" w:hAnsi="Consolas" w:cs="Calibri"/>
                <w:b/>
                <w:bCs/>
                <w:color w:val="808080"/>
                <w:szCs w:val="20"/>
              </w:rPr>
              <w:t> </w:t>
            </w:r>
          </w:p>
        </w:tc>
      </w:tr>
      <w:tr w:rsidR="00C8129E" w:rsidRPr="00763960" w14:paraId="6C0812AB"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355BCC4C" w14:textId="77777777" w:rsidR="00C8129E" w:rsidRPr="00763960"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center"/>
            <w:hideMark/>
          </w:tcPr>
          <w:p w14:paraId="1DB96298" w14:textId="77777777" w:rsidR="00C8129E" w:rsidRPr="00751E10" w:rsidRDefault="00C8129E" w:rsidP="00A23D18">
            <w:pPr>
              <w:rPr>
                <w:rFonts w:ascii="Consolas" w:hAnsi="Consolas" w:cs="Calibri"/>
                <w:b/>
                <w:bCs/>
                <w:color w:val="375623"/>
                <w:szCs w:val="20"/>
              </w:rPr>
            </w:pPr>
            <w:r w:rsidRPr="00751E10">
              <w:rPr>
                <w:rFonts w:ascii="Consolas" w:hAnsi="Consolas" w:cs="Calibri"/>
                <w:b/>
                <w:bCs/>
                <w:color w:val="375623"/>
                <w:szCs w:val="20"/>
              </w:rPr>
              <w:t>/* Example using PROC GLMSELECT */</w:t>
            </w:r>
          </w:p>
        </w:tc>
      </w:tr>
      <w:tr w:rsidR="00C8129E" w:rsidRPr="00763960" w14:paraId="502D1D79"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0CC125D5" w14:textId="77777777" w:rsidR="00C8129E" w:rsidRPr="00763960"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center"/>
            <w:hideMark/>
          </w:tcPr>
          <w:p w14:paraId="68D50BA8" w14:textId="77777777" w:rsidR="00C8129E" w:rsidRPr="00751E10" w:rsidRDefault="00C8129E" w:rsidP="00A23D18">
            <w:pPr>
              <w:rPr>
                <w:rFonts w:ascii="Consolas" w:hAnsi="Consolas" w:cs="Calibri"/>
                <w:b/>
                <w:bCs/>
                <w:color w:val="0070C0"/>
                <w:szCs w:val="20"/>
              </w:rPr>
            </w:pPr>
            <w:r w:rsidRPr="00751E10">
              <w:rPr>
                <w:rFonts w:ascii="Consolas" w:hAnsi="Consolas" w:cs="Calibri"/>
                <w:b/>
                <w:bCs/>
                <w:color w:val="0070C0"/>
                <w:szCs w:val="20"/>
              </w:rPr>
              <w:t>ODS SELECT ALL;</w:t>
            </w:r>
          </w:p>
        </w:tc>
      </w:tr>
      <w:tr w:rsidR="00C8129E" w:rsidRPr="00763960" w14:paraId="6D5840D3"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6DD084F2" w14:textId="77777777" w:rsidR="00C8129E" w:rsidRPr="00763960"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center"/>
            <w:hideMark/>
          </w:tcPr>
          <w:p w14:paraId="73891785" w14:textId="77777777" w:rsidR="00C8129E" w:rsidRPr="00751E10" w:rsidRDefault="00C8129E" w:rsidP="00A23D18">
            <w:pPr>
              <w:rPr>
                <w:rFonts w:ascii="Consolas" w:hAnsi="Consolas" w:cs="Calibri"/>
                <w:b/>
                <w:bCs/>
                <w:color w:val="808080"/>
                <w:szCs w:val="20"/>
              </w:rPr>
            </w:pPr>
            <w:r w:rsidRPr="00751E10">
              <w:rPr>
                <w:rFonts w:ascii="Consolas" w:hAnsi="Consolas" w:cs="Calibri"/>
                <w:b/>
                <w:bCs/>
                <w:color w:val="0070C0"/>
                <w:szCs w:val="20"/>
              </w:rPr>
              <w:t>ODS GRAPHICS ON</w:t>
            </w:r>
            <w:r w:rsidRPr="00751E10">
              <w:rPr>
                <w:rFonts w:ascii="Consolas" w:hAnsi="Consolas" w:cs="Calibri"/>
                <w:b/>
                <w:bCs/>
                <w:szCs w:val="20"/>
              </w:rPr>
              <w:t xml:space="preserve"> /</w:t>
            </w:r>
            <w:r w:rsidRPr="00751E10">
              <w:rPr>
                <w:rFonts w:ascii="Consolas" w:hAnsi="Consolas" w:cs="Calibri"/>
                <w:b/>
                <w:bCs/>
                <w:color w:val="0070C0"/>
                <w:szCs w:val="20"/>
              </w:rPr>
              <w:t xml:space="preserve"> WIDTH</w:t>
            </w:r>
            <w:r w:rsidRPr="00751E10">
              <w:rPr>
                <w:rFonts w:ascii="Consolas" w:hAnsi="Consolas" w:cs="Calibri"/>
                <w:b/>
                <w:bCs/>
                <w:szCs w:val="20"/>
              </w:rPr>
              <w:t>=</w:t>
            </w:r>
            <w:r w:rsidRPr="00751E10">
              <w:rPr>
                <w:rFonts w:ascii="Consolas" w:hAnsi="Consolas" w:cs="Calibri"/>
                <w:szCs w:val="20"/>
              </w:rPr>
              <w:t>800px</w:t>
            </w:r>
            <w:r w:rsidRPr="00751E10">
              <w:rPr>
                <w:rFonts w:ascii="Consolas" w:hAnsi="Consolas" w:cs="Calibri"/>
                <w:b/>
                <w:bCs/>
                <w:color w:val="808080"/>
                <w:szCs w:val="20"/>
              </w:rPr>
              <w:t xml:space="preserve"> </w:t>
            </w:r>
            <w:r w:rsidRPr="00751E10">
              <w:rPr>
                <w:rFonts w:ascii="Consolas" w:hAnsi="Consolas" w:cs="Calibri"/>
                <w:b/>
                <w:bCs/>
                <w:color w:val="0070C0"/>
                <w:szCs w:val="20"/>
              </w:rPr>
              <w:t>HEIGHT</w:t>
            </w:r>
            <w:r w:rsidRPr="00751E10">
              <w:rPr>
                <w:rFonts w:ascii="Consolas" w:hAnsi="Consolas" w:cs="Calibri"/>
                <w:szCs w:val="20"/>
              </w:rPr>
              <w:t>=600px</w:t>
            </w:r>
            <w:r w:rsidRPr="00751E10">
              <w:rPr>
                <w:rFonts w:ascii="Consolas" w:hAnsi="Consolas" w:cs="Calibri"/>
                <w:b/>
                <w:bCs/>
                <w:szCs w:val="20"/>
              </w:rPr>
              <w:t>;</w:t>
            </w:r>
            <w:r w:rsidRPr="00751E10">
              <w:rPr>
                <w:rFonts w:ascii="Consolas" w:hAnsi="Consolas" w:cs="Calibri"/>
                <w:b/>
                <w:bCs/>
                <w:color w:val="808080"/>
                <w:szCs w:val="20"/>
              </w:rPr>
              <w:t xml:space="preserve">  </w:t>
            </w:r>
            <w:r w:rsidRPr="00751E10">
              <w:rPr>
                <w:rFonts w:ascii="Consolas" w:hAnsi="Consolas" w:cs="Calibri"/>
                <w:b/>
                <w:bCs/>
                <w:color w:val="375623"/>
                <w:szCs w:val="20"/>
              </w:rPr>
              <w:t>/* Adjust dimensions as needed */</w:t>
            </w:r>
          </w:p>
        </w:tc>
      </w:tr>
      <w:tr w:rsidR="00C8129E" w:rsidRPr="00763960" w14:paraId="36AA8584"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6DBBD410" w14:textId="77777777" w:rsidR="00C8129E" w:rsidRPr="00763960"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center"/>
            <w:hideMark/>
          </w:tcPr>
          <w:p w14:paraId="59C35BED" w14:textId="77777777" w:rsidR="00C8129E" w:rsidRPr="00751E10" w:rsidRDefault="00C8129E" w:rsidP="00A23D18">
            <w:pPr>
              <w:rPr>
                <w:rFonts w:ascii="Consolas" w:hAnsi="Consolas" w:cs="Calibri"/>
                <w:color w:val="000000"/>
                <w:szCs w:val="20"/>
              </w:rPr>
            </w:pPr>
            <w:r w:rsidRPr="00751E10">
              <w:rPr>
                <w:rFonts w:ascii="Consolas" w:hAnsi="Consolas" w:cs="Calibri"/>
                <w:color w:val="000000"/>
                <w:szCs w:val="20"/>
              </w:rPr>
              <w:t> </w:t>
            </w:r>
          </w:p>
        </w:tc>
      </w:tr>
      <w:tr w:rsidR="00C8129E" w:rsidRPr="00763960" w14:paraId="50339ECB"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46D0DA71" w14:textId="77777777" w:rsidR="00C8129E" w:rsidRPr="00763960"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center"/>
            <w:hideMark/>
          </w:tcPr>
          <w:p w14:paraId="5558F173" w14:textId="77777777" w:rsidR="00C8129E" w:rsidRPr="00751E10" w:rsidRDefault="00C8129E" w:rsidP="00A23D18">
            <w:pPr>
              <w:rPr>
                <w:rFonts w:ascii="Consolas" w:hAnsi="Consolas" w:cs="Calibri"/>
                <w:color w:val="000000"/>
                <w:szCs w:val="20"/>
              </w:rPr>
            </w:pPr>
            <w:r w:rsidRPr="00751E10">
              <w:rPr>
                <w:rFonts w:ascii="Consolas" w:hAnsi="Consolas" w:cs="Calibri"/>
                <w:b/>
                <w:bCs/>
                <w:color w:val="002060"/>
                <w:szCs w:val="20"/>
              </w:rPr>
              <w:t>PROC GLMSELECT</w:t>
            </w:r>
            <w:r w:rsidRPr="00751E10">
              <w:rPr>
                <w:rFonts w:ascii="Consolas" w:hAnsi="Consolas" w:cs="Calibri"/>
                <w:color w:val="000000"/>
                <w:szCs w:val="20"/>
              </w:rPr>
              <w:t xml:space="preserve"> </w:t>
            </w:r>
            <w:r w:rsidRPr="00751E10">
              <w:rPr>
                <w:rFonts w:ascii="Consolas" w:hAnsi="Consolas" w:cs="Calibri"/>
                <w:b/>
                <w:bCs/>
                <w:color w:val="0070C0"/>
                <w:szCs w:val="20"/>
              </w:rPr>
              <w:t>DATA</w:t>
            </w:r>
            <w:r w:rsidRPr="00751E10">
              <w:rPr>
                <w:rFonts w:ascii="Consolas" w:hAnsi="Consolas" w:cs="Calibri"/>
                <w:color w:val="000000"/>
                <w:szCs w:val="20"/>
              </w:rPr>
              <w:t>=</w:t>
            </w:r>
            <w:proofErr w:type="spellStart"/>
            <w:r w:rsidRPr="00751E10">
              <w:rPr>
                <w:rFonts w:ascii="Consolas" w:hAnsi="Consolas" w:cs="Calibri"/>
                <w:color w:val="000000"/>
                <w:szCs w:val="20"/>
              </w:rPr>
              <w:t>loan_data</w:t>
            </w:r>
            <w:proofErr w:type="spellEnd"/>
            <w:r w:rsidRPr="00751E10">
              <w:rPr>
                <w:rFonts w:ascii="Consolas" w:hAnsi="Consolas" w:cs="Calibri"/>
                <w:color w:val="000000"/>
                <w:szCs w:val="20"/>
              </w:rPr>
              <w:t>;</w:t>
            </w:r>
          </w:p>
        </w:tc>
      </w:tr>
      <w:tr w:rsidR="00C8129E" w:rsidRPr="00763960" w14:paraId="0640DE59"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675FBFAA" w14:textId="77777777" w:rsidR="00C8129E" w:rsidRPr="00763960"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center"/>
            <w:hideMark/>
          </w:tcPr>
          <w:p w14:paraId="5F48C881" w14:textId="77777777" w:rsidR="00C8129E" w:rsidRPr="00751E10" w:rsidRDefault="00C8129E" w:rsidP="00A23D18">
            <w:pPr>
              <w:rPr>
                <w:rFonts w:ascii="Consolas" w:hAnsi="Consolas" w:cs="Calibri"/>
                <w:color w:val="000000"/>
                <w:szCs w:val="20"/>
              </w:rPr>
            </w:pPr>
            <w:r w:rsidRPr="00751E10">
              <w:rPr>
                <w:rFonts w:ascii="Consolas" w:hAnsi="Consolas" w:cs="Calibri"/>
                <w:color w:val="000000"/>
                <w:szCs w:val="20"/>
              </w:rPr>
              <w:t xml:space="preserve">    </w:t>
            </w:r>
            <w:r w:rsidRPr="00751E10">
              <w:rPr>
                <w:rFonts w:ascii="Consolas" w:hAnsi="Consolas" w:cs="Calibri"/>
                <w:b/>
                <w:bCs/>
                <w:color w:val="0070C0"/>
                <w:szCs w:val="20"/>
              </w:rPr>
              <w:t>CLASS</w:t>
            </w:r>
            <w:r w:rsidRPr="00751E10">
              <w:rPr>
                <w:rFonts w:ascii="Consolas" w:hAnsi="Consolas" w:cs="Calibri"/>
                <w:color w:val="000000"/>
                <w:szCs w:val="20"/>
              </w:rPr>
              <w:t xml:space="preserve"> bad;</w:t>
            </w:r>
          </w:p>
        </w:tc>
      </w:tr>
      <w:tr w:rsidR="00C8129E" w:rsidRPr="00763960" w14:paraId="53F201CC"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019EBBE0" w14:textId="77777777" w:rsidR="00C8129E" w:rsidRPr="00763960"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center"/>
            <w:hideMark/>
          </w:tcPr>
          <w:p w14:paraId="419A350D" w14:textId="77777777" w:rsidR="00C8129E" w:rsidRPr="00751E10" w:rsidRDefault="00C8129E" w:rsidP="00A23D18">
            <w:pPr>
              <w:rPr>
                <w:rFonts w:ascii="Consolas" w:hAnsi="Consolas" w:cs="Calibri"/>
                <w:color w:val="000000"/>
                <w:szCs w:val="20"/>
              </w:rPr>
            </w:pPr>
            <w:r w:rsidRPr="00751E10">
              <w:rPr>
                <w:rFonts w:ascii="Consolas" w:hAnsi="Consolas" w:cs="Calibri"/>
                <w:color w:val="000000"/>
                <w:szCs w:val="20"/>
              </w:rPr>
              <w:t xml:space="preserve">    </w:t>
            </w:r>
            <w:r w:rsidRPr="00751E10">
              <w:rPr>
                <w:rFonts w:ascii="Consolas" w:hAnsi="Consolas" w:cs="Calibri"/>
                <w:b/>
                <w:bCs/>
                <w:color w:val="0070C0"/>
                <w:szCs w:val="20"/>
              </w:rPr>
              <w:t>MODEL</w:t>
            </w:r>
            <w:r w:rsidRPr="00751E10">
              <w:rPr>
                <w:rFonts w:ascii="Consolas" w:hAnsi="Consolas" w:cs="Calibri"/>
                <w:color w:val="000000"/>
                <w:szCs w:val="20"/>
              </w:rPr>
              <w:t xml:space="preserve"> bad = &amp;num. / </w:t>
            </w:r>
            <w:r w:rsidRPr="00751E10">
              <w:rPr>
                <w:rFonts w:ascii="Consolas" w:hAnsi="Consolas" w:cs="Calibri"/>
                <w:b/>
                <w:bCs/>
                <w:color w:val="0070C0"/>
                <w:szCs w:val="20"/>
              </w:rPr>
              <w:t>SELECTION</w:t>
            </w:r>
            <w:r w:rsidRPr="00751E10">
              <w:rPr>
                <w:rFonts w:ascii="Consolas" w:hAnsi="Consolas" w:cs="Calibri"/>
                <w:color w:val="000000"/>
                <w:szCs w:val="20"/>
              </w:rPr>
              <w:t>=backward;</w:t>
            </w:r>
          </w:p>
        </w:tc>
      </w:tr>
      <w:tr w:rsidR="00C8129E" w:rsidRPr="00763960" w14:paraId="647818D9" w14:textId="77777777" w:rsidTr="00A23D18">
        <w:trPr>
          <w:trHeight w:val="300"/>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063BDEC2" w14:textId="77777777" w:rsidR="00C8129E" w:rsidRPr="00763960" w:rsidRDefault="00C8129E" w:rsidP="00A23D18">
            <w:pPr>
              <w:rPr>
                <w:rFonts w:ascii="Calibri" w:hAnsi="Calibri" w:cs="Calibri"/>
                <w:b/>
                <w:bCs/>
                <w:color w:val="FFFFFF"/>
                <w:szCs w:val="20"/>
              </w:rPr>
            </w:pPr>
          </w:p>
        </w:tc>
        <w:tc>
          <w:tcPr>
            <w:tcW w:w="4109" w:type="pct"/>
            <w:tcBorders>
              <w:top w:val="nil"/>
              <w:left w:val="nil"/>
              <w:bottom w:val="single" w:sz="8" w:space="0" w:color="auto"/>
              <w:right w:val="single" w:sz="8" w:space="0" w:color="auto"/>
            </w:tcBorders>
            <w:shd w:val="clear" w:color="auto" w:fill="auto"/>
            <w:vAlign w:val="center"/>
            <w:hideMark/>
          </w:tcPr>
          <w:p w14:paraId="41DD5E51" w14:textId="77777777" w:rsidR="00C8129E" w:rsidRPr="00751E10" w:rsidRDefault="00C8129E" w:rsidP="00A23D18">
            <w:pPr>
              <w:rPr>
                <w:rFonts w:ascii="Consolas" w:hAnsi="Consolas" w:cs="Calibri"/>
                <w:color w:val="000000"/>
                <w:szCs w:val="20"/>
              </w:rPr>
            </w:pPr>
            <w:r w:rsidRPr="00751E10">
              <w:rPr>
                <w:rFonts w:ascii="Consolas" w:hAnsi="Consolas" w:cs="Calibri"/>
                <w:b/>
                <w:bCs/>
                <w:color w:val="002060"/>
                <w:szCs w:val="20"/>
              </w:rPr>
              <w:t>RUN</w:t>
            </w:r>
            <w:r w:rsidRPr="00751E10">
              <w:rPr>
                <w:rFonts w:ascii="Consolas" w:hAnsi="Consolas" w:cs="Calibri"/>
                <w:color w:val="000000"/>
                <w:szCs w:val="20"/>
              </w:rPr>
              <w:t>;</w:t>
            </w:r>
          </w:p>
        </w:tc>
      </w:tr>
    </w:tbl>
    <w:p w14:paraId="6E5E2B59" w14:textId="77777777" w:rsidR="00C8129E" w:rsidRPr="00C84A91" w:rsidRDefault="00C8129E" w:rsidP="00C8129E">
      <w:pPr>
        <w:rPr>
          <w:rFonts w:asciiTheme="minorHAnsi" w:hAnsiTheme="minorHAnsi" w:cstheme="minorHAnsi"/>
          <w:sz w:val="22"/>
          <w:szCs w:val="22"/>
        </w:rPr>
      </w:pPr>
    </w:p>
    <w:p w14:paraId="2DB1F277" w14:textId="77777777" w:rsidR="00C8129E" w:rsidRDefault="00C8129E" w:rsidP="00C8129E">
      <w:pPr>
        <w:pStyle w:val="ABodyCopy"/>
        <w:ind w:left="0"/>
        <w:rPr>
          <w:rFonts w:asciiTheme="minorHAnsi" w:hAnsiTheme="minorHAnsi"/>
          <w:noProof/>
          <w:sz w:val="22"/>
          <w:szCs w:val="22"/>
        </w:rPr>
      </w:pPr>
      <w:r>
        <w:rPr>
          <w:rFonts w:asciiTheme="minorHAnsi" w:hAnsiTheme="minorHAnsi"/>
          <w:noProof/>
          <w:sz w:val="22"/>
          <w:szCs w:val="22"/>
        </w:rPr>
        <w:t xml:space="preserve">Table 3.9 below shows the SAS output for the GLMSELECT procedure.  This output shows that the method incorporated the backward selection methodology, which removed five variables from the list of predictors.  The algorithm selected eight variables with a significant relationship with the target variable.  </w:t>
      </w:r>
    </w:p>
    <w:p w14:paraId="1EAF7FE5" w14:textId="77777777" w:rsidR="00C8129E" w:rsidRDefault="00C8129E" w:rsidP="00C8129E">
      <w:pPr>
        <w:pStyle w:val="ABodyCopy"/>
        <w:ind w:left="0"/>
        <w:rPr>
          <w:rFonts w:asciiTheme="minorHAnsi" w:hAnsiTheme="minorHAnsi"/>
          <w:noProof/>
          <w:sz w:val="22"/>
          <w:szCs w:val="22"/>
        </w:rPr>
      </w:pPr>
      <w:r>
        <w:rPr>
          <w:rFonts w:asciiTheme="minorHAnsi" w:hAnsiTheme="minorHAnsi"/>
          <w:noProof/>
          <w:sz w:val="22"/>
          <w:szCs w:val="22"/>
        </w:rPr>
        <w:t>It’s important to note that these variables have not been adjusted from the correlation or outlier analysis introduced previously. This raw data set results in a poor-quality model; however, this technique was not employed to create a finalized model. Instead, we are using this technique to identify variables significantly related to the target variable and filter out those not significantly related to the target variable.</w:t>
      </w:r>
    </w:p>
    <w:p w14:paraId="4DCA44AA" w14:textId="77777777" w:rsidR="00C8129E" w:rsidRDefault="00C8129E" w:rsidP="00C8129E">
      <w:pPr>
        <w:pStyle w:val="ABodyCopy"/>
        <w:ind w:left="0"/>
        <w:rPr>
          <w:rFonts w:asciiTheme="minorHAnsi" w:hAnsiTheme="minorHAnsi"/>
          <w:noProof/>
          <w:sz w:val="22"/>
          <w:szCs w:val="22"/>
        </w:rPr>
      </w:pPr>
      <w:r>
        <w:rPr>
          <w:rFonts w:asciiTheme="minorHAnsi" w:hAnsiTheme="minorHAnsi"/>
          <w:noProof/>
          <w:sz w:val="22"/>
          <w:szCs w:val="22"/>
        </w:rPr>
        <w:lastRenderedPageBreak/>
        <w:t>The SAS output contains separate sections for the effects removed, an ANOVA table, performance estimates, and parameter estimates. You can get these same pieces of information from both Python and R; however, generating the additional output will require more coding.</w:t>
      </w:r>
    </w:p>
    <w:p w14:paraId="4CDE04D2" w14:textId="77777777" w:rsidR="00C8129E" w:rsidRDefault="00C8129E" w:rsidP="00C8129E">
      <w:pPr>
        <w:pStyle w:val="ACaptionHead"/>
        <w:ind w:left="0"/>
        <w:rPr>
          <w:rFonts w:asciiTheme="minorHAnsi" w:hAnsiTheme="minorHAnsi"/>
          <w:noProof/>
          <w:sz w:val="22"/>
        </w:rPr>
      </w:pPr>
      <w:r>
        <w:rPr>
          <w:noProof/>
        </w:rPr>
        <w:t>Table 3.9 – Filtering with Wrapper Method – SAS Output – PROC GLMSELECT</w:t>
      </w:r>
    </w:p>
    <w:tbl>
      <w:tblPr>
        <w:tblW w:w="7920" w:type="dxa"/>
        <w:tblLook w:val="04A0" w:firstRow="1" w:lastRow="0" w:firstColumn="1" w:lastColumn="0" w:noHBand="0" w:noVBand="1"/>
      </w:tblPr>
      <w:tblGrid>
        <w:gridCol w:w="1760"/>
        <w:gridCol w:w="2340"/>
        <w:gridCol w:w="1360"/>
        <w:gridCol w:w="1300"/>
        <w:gridCol w:w="1160"/>
      </w:tblGrid>
      <w:tr w:rsidR="00C8129E" w:rsidRPr="004D555C" w14:paraId="505A121B" w14:textId="77777777" w:rsidTr="00A23D18">
        <w:trPr>
          <w:trHeight w:val="300"/>
        </w:trPr>
        <w:tc>
          <w:tcPr>
            <w:tcW w:w="7920" w:type="dxa"/>
            <w:gridSpan w:val="5"/>
            <w:tcBorders>
              <w:top w:val="nil"/>
              <w:left w:val="nil"/>
              <w:bottom w:val="nil"/>
              <w:right w:val="nil"/>
            </w:tcBorders>
            <w:shd w:val="clear" w:color="auto" w:fill="auto"/>
            <w:vAlign w:val="center"/>
            <w:hideMark/>
          </w:tcPr>
          <w:p w14:paraId="7C6BD868" w14:textId="77777777" w:rsidR="00C8129E" w:rsidRPr="004D555C" w:rsidRDefault="00C8129E" w:rsidP="00A23D18">
            <w:pPr>
              <w:jc w:val="center"/>
              <w:rPr>
                <w:rFonts w:ascii="Arial" w:hAnsi="Arial" w:cs="Arial"/>
                <w:b/>
                <w:bCs/>
                <w:color w:val="112277"/>
                <w:sz w:val="18"/>
                <w:szCs w:val="18"/>
              </w:rPr>
            </w:pPr>
            <w:r w:rsidRPr="004D555C">
              <w:rPr>
                <w:rFonts w:ascii="Arial" w:hAnsi="Arial" w:cs="Arial"/>
                <w:b/>
                <w:bCs/>
                <w:color w:val="112277"/>
                <w:sz w:val="18"/>
                <w:szCs w:val="18"/>
              </w:rPr>
              <w:t>The GLMSELECT Procedure</w:t>
            </w:r>
          </w:p>
        </w:tc>
      </w:tr>
      <w:tr w:rsidR="00C8129E" w:rsidRPr="004D555C" w14:paraId="2B827075" w14:textId="77777777" w:rsidTr="00A23D18">
        <w:trPr>
          <w:trHeight w:val="300"/>
        </w:trPr>
        <w:tc>
          <w:tcPr>
            <w:tcW w:w="6760" w:type="dxa"/>
            <w:gridSpan w:val="4"/>
            <w:tcBorders>
              <w:top w:val="single" w:sz="8" w:space="0" w:color="C1C1C1"/>
              <w:left w:val="single" w:sz="8" w:space="0" w:color="C1C1C1"/>
              <w:bottom w:val="single" w:sz="8" w:space="0" w:color="B0B7BB"/>
              <w:right w:val="single" w:sz="8" w:space="0" w:color="C1C1C1"/>
            </w:tcBorders>
            <w:shd w:val="clear" w:color="000000" w:fill="EDF2F9"/>
            <w:vAlign w:val="bottom"/>
            <w:hideMark/>
          </w:tcPr>
          <w:p w14:paraId="2A756742" w14:textId="77777777" w:rsidR="00C8129E" w:rsidRPr="004D555C" w:rsidRDefault="00C8129E" w:rsidP="00A23D18">
            <w:pPr>
              <w:jc w:val="center"/>
              <w:rPr>
                <w:rFonts w:ascii="Arial" w:hAnsi="Arial" w:cs="Arial"/>
                <w:b/>
                <w:bCs/>
                <w:color w:val="112277"/>
                <w:sz w:val="18"/>
                <w:szCs w:val="18"/>
              </w:rPr>
            </w:pPr>
            <w:r w:rsidRPr="004D555C">
              <w:rPr>
                <w:rFonts w:ascii="Arial" w:hAnsi="Arial" w:cs="Arial"/>
                <w:b/>
                <w:bCs/>
                <w:color w:val="112277"/>
                <w:sz w:val="18"/>
                <w:szCs w:val="18"/>
              </w:rPr>
              <w:t>Backward Selection Summary</w:t>
            </w:r>
          </w:p>
        </w:tc>
        <w:tc>
          <w:tcPr>
            <w:tcW w:w="1160" w:type="dxa"/>
            <w:tcBorders>
              <w:top w:val="nil"/>
              <w:left w:val="nil"/>
              <w:bottom w:val="nil"/>
              <w:right w:val="nil"/>
            </w:tcBorders>
            <w:shd w:val="clear" w:color="auto" w:fill="auto"/>
            <w:noWrap/>
            <w:vAlign w:val="bottom"/>
            <w:hideMark/>
          </w:tcPr>
          <w:p w14:paraId="75071375" w14:textId="77777777" w:rsidR="00C8129E" w:rsidRPr="004D555C" w:rsidRDefault="00C8129E" w:rsidP="00A23D18">
            <w:pPr>
              <w:jc w:val="center"/>
              <w:rPr>
                <w:rFonts w:ascii="Arial" w:hAnsi="Arial" w:cs="Arial"/>
                <w:b/>
                <w:bCs/>
                <w:color w:val="112277"/>
                <w:sz w:val="18"/>
                <w:szCs w:val="18"/>
              </w:rPr>
            </w:pPr>
          </w:p>
        </w:tc>
      </w:tr>
      <w:tr w:rsidR="00C8129E" w:rsidRPr="004D555C" w14:paraId="30D82F44" w14:textId="77777777" w:rsidTr="00A23D18">
        <w:trPr>
          <w:trHeight w:val="288"/>
        </w:trPr>
        <w:tc>
          <w:tcPr>
            <w:tcW w:w="1760" w:type="dxa"/>
            <w:vMerge w:val="restart"/>
            <w:tcBorders>
              <w:top w:val="nil"/>
              <w:left w:val="single" w:sz="8" w:space="0" w:color="C1C1C1"/>
              <w:bottom w:val="single" w:sz="8" w:space="0" w:color="B0B7BB"/>
              <w:right w:val="single" w:sz="8" w:space="0" w:color="B0B7BB"/>
            </w:tcBorders>
            <w:shd w:val="clear" w:color="000000" w:fill="EDF2F9"/>
            <w:vAlign w:val="center"/>
            <w:hideMark/>
          </w:tcPr>
          <w:p w14:paraId="46210335" w14:textId="77777777" w:rsidR="00C8129E" w:rsidRPr="004D555C" w:rsidRDefault="00C8129E" w:rsidP="00A23D18">
            <w:pPr>
              <w:jc w:val="center"/>
              <w:rPr>
                <w:rFonts w:ascii="Arial" w:hAnsi="Arial" w:cs="Arial"/>
                <w:b/>
                <w:bCs/>
                <w:color w:val="112277"/>
                <w:sz w:val="18"/>
                <w:szCs w:val="18"/>
              </w:rPr>
            </w:pPr>
            <w:r w:rsidRPr="004D555C">
              <w:rPr>
                <w:rFonts w:ascii="Arial" w:hAnsi="Arial" w:cs="Arial"/>
                <w:b/>
                <w:bCs/>
                <w:color w:val="112277"/>
                <w:sz w:val="18"/>
                <w:szCs w:val="18"/>
              </w:rPr>
              <w:t>Step</w:t>
            </w:r>
          </w:p>
        </w:tc>
        <w:tc>
          <w:tcPr>
            <w:tcW w:w="2340" w:type="dxa"/>
            <w:tcBorders>
              <w:top w:val="nil"/>
              <w:left w:val="nil"/>
              <w:bottom w:val="nil"/>
              <w:right w:val="single" w:sz="8" w:space="0" w:color="B0B7BB"/>
            </w:tcBorders>
            <w:shd w:val="clear" w:color="000000" w:fill="EDF2F9"/>
            <w:vAlign w:val="center"/>
            <w:hideMark/>
          </w:tcPr>
          <w:p w14:paraId="7B84E5C3" w14:textId="77777777" w:rsidR="00C8129E" w:rsidRPr="004D555C" w:rsidRDefault="00C8129E" w:rsidP="00A23D18">
            <w:pPr>
              <w:jc w:val="center"/>
              <w:rPr>
                <w:rFonts w:ascii="Arial" w:hAnsi="Arial" w:cs="Arial"/>
                <w:b/>
                <w:bCs/>
                <w:color w:val="112277"/>
                <w:sz w:val="18"/>
                <w:szCs w:val="18"/>
              </w:rPr>
            </w:pPr>
            <w:r w:rsidRPr="004D555C">
              <w:rPr>
                <w:rFonts w:ascii="Arial" w:hAnsi="Arial" w:cs="Arial"/>
                <w:b/>
                <w:bCs/>
                <w:color w:val="112277"/>
                <w:sz w:val="18"/>
                <w:szCs w:val="18"/>
              </w:rPr>
              <w:t>Effect</w:t>
            </w:r>
          </w:p>
        </w:tc>
        <w:tc>
          <w:tcPr>
            <w:tcW w:w="1360" w:type="dxa"/>
            <w:tcBorders>
              <w:top w:val="nil"/>
              <w:left w:val="nil"/>
              <w:bottom w:val="nil"/>
              <w:right w:val="single" w:sz="8" w:space="0" w:color="B0B7BB"/>
            </w:tcBorders>
            <w:shd w:val="clear" w:color="000000" w:fill="EDF2F9"/>
            <w:vAlign w:val="center"/>
            <w:hideMark/>
          </w:tcPr>
          <w:p w14:paraId="346F5E0E" w14:textId="77777777" w:rsidR="00C8129E" w:rsidRPr="004D555C" w:rsidRDefault="00C8129E" w:rsidP="00A23D18">
            <w:pPr>
              <w:jc w:val="center"/>
              <w:rPr>
                <w:rFonts w:ascii="Arial" w:hAnsi="Arial" w:cs="Arial"/>
                <w:b/>
                <w:bCs/>
                <w:color w:val="112277"/>
                <w:sz w:val="18"/>
                <w:szCs w:val="18"/>
              </w:rPr>
            </w:pPr>
            <w:r w:rsidRPr="004D555C">
              <w:rPr>
                <w:rFonts w:ascii="Arial" w:hAnsi="Arial" w:cs="Arial"/>
                <w:b/>
                <w:bCs/>
                <w:color w:val="112277"/>
                <w:sz w:val="18"/>
                <w:szCs w:val="18"/>
              </w:rPr>
              <w:t>Number</w:t>
            </w:r>
          </w:p>
        </w:tc>
        <w:tc>
          <w:tcPr>
            <w:tcW w:w="1300" w:type="dxa"/>
            <w:vMerge w:val="restart"/>
            <w:tcBorders>
              <w:top w:val="nil"/>
              <w:left w:val="single" w:sz="8" w:space="0" w:color="B0B7BB"/>
              <w:bottom w:val="single" w:sz="8" w:space="0" w:color="B0B7BB"/>
              <w:right w:val="single" w:sz="8" w:space="0" w:color="C1C1C1"/>
            </w:tcBorders>
            <w:shd w:val="clear" w:color="000000" w:fill="EDF2F9"/>
            <w:vAlign w:val="center"/>
            <w:hideMark/>
          </w:tcPr>
          <w:p w14:paraId="2F780E70" w14:textId="77777777" w:rsidR="00C8129E" w:rsidRPr="004D555C" w:rsidRDefault="00C8129E" w:rsidP="00A23D18">
            <w:pPr>
              <w:jc w:val="center"/>
              <w:rPr>
                <w:rFonts w:ascii="Arial" w:hAnsi="Arial" w:cs="Arial"/>
                <w:b/>
                <w:bCs/>
                <w:color w:val="112277"/>
                <w:sz w:val="18"/>
                <w:szCs w:val="18"/>
              </w:rPr>
            </w:pPr>
            <w:r w:rsidRPr="004D555C">
              <w:rPr>
                <w:rFonts w:ascii="Arial" w:hAnsi="Arial" w:cs="Arial"/>
                <w:b/>
                <w:bCs/>
                <w:color w:val="112277"/>
                <w:sz w:val="18"/>
                <w:szCs w:val="18"/>
              </w:rPr>
              <w:t>SBC</w:t>
            </w:r>
          </w:p>
        </w:tc>
        <w:tc>
          <w:tcPr>
            <w:tcW w:w="1160" w:type="dxa"/>
            <w:tcBorders>
              <w:top w:val="nil"/>
              <w:left w:val="nil"/>
              <w:bottom w:val="nil"/>
              <w:right w:val="nil"/>
            </w:tcBorders>
            <w:shd w:val="clear" w:color="auto" w:fill="auto"/>
            <w:noWrap/>
            <w:vAlign w:val="bottom"/>
            <w:hideMark/>
          </w:tcPr>
          <w:p w14:paraId="2BCE9FE0" w14:textId="77777777" w:rsidR="00C8129E" w:rsidRPr="004D555C" w:rsidRDefault="00C8129E" w:rsidP="00A23D18">
            <w:pPr>
              <w:jc w:val="center"/>
              <w:rPr>
                <w:rFonts w:ascii="Arial" w:hAnsi="Arial" w:cs="Arial"/>
                <w:b/>
                <w:bCs/>
                <w:color w:val="112277"/>
                <w:sz w:val="18"/>
                <w:szCs w:val="18"/>
              </w:rPr>
            </w:pPr>
          </w:p>
        </w:tc>
      </w:tr>
      <w:tr w:rsidR="00C8129E" w:rsidRPr="004D555C" w14:paraId="2B7E0DFC" w14:textId="77777777" w:rsidTr="00A23D18">
        <w:trPr>
          <w:trHeight w:val="300"/>
        </w:trPr>
        <w:tc>
          <w:tcPr>
            <w:tcW w:w="1760" w:type="dxa"/>
            <w:vMerge/>
            <w:tcBorders>
              <w:top w:val="nil"/>
              <w:left w:val="single" w:sz="8" w:space="0" w:color="C1C1C1"/>
              <w:bottom w:val="single" w:sz="8" w:space="0" w:color="B0B7BB"/>
              <w:right w:val="single" w:sz="8" w:space="0" w:color="B0B7BB"/>
            </w:tcBorders>
            <w:vAlign w:val="center"/>
            <w:hideMark/>
          </w:tcPr>
          <w:p w14:paraId="709A03D7" w14:textId="77777777" w:rsidR="00C8129E" w:rsidRPr="004D555C" w:rsidRDefault="00C8129E" w:rsidP="00A23D18">
            <w:pPr>
              <w:rPr>
                <w:rFonts w:ascii="Arial" w:hAnsi="Arial" w:cs="Arial"/>
                <w:b/>
                <w:bCs/>
                <w:color w:val="112277"/>
                <w:sz w:val="18"/>
                <w:szCs w:val="18"/>
              </w:rPr>
            </w:pPr>
          </w:p>
        </w:tc>
        <w:tc>
          <w:tcPr>
            <w:tcW w:w="2340" w:type="dxa"/>
            <w:tcBorders>
              <w:top w:val="nil"/>
              <w:left w:val="nil"/>
              <w:bottom w:val="single" w:sz="8" w:space="0" w:color="B0B7BB"/>
              <w:right w:val="single" w:sz="8" w:space="0" w:color="B0B7BB"/>
            </w:tcBorders>
            <w:shd w:val="clear" w:color="000000" w:fill="EDF2F9"/>
            <w:vAlign w:val="center"/>
            <w:hideMark/>
          </w:tcPr>
          <w:p w14:paraId="5F923B86" w14:textId="77777777" w:rsidR="00C8129E" w:rsidRPr="004D555C" w:rsidRDefault="00C8129E" w:rsidP="00A23D18">
            <w:pPr>
              <w:jc w:val="center"/>
              <w:rPr>
                <w:rFonts w:ascii="Arial" w:hAnsi="Arial" w:cs="Arial"/>
                <w:b/>
                <w:bCs/>
                <w:color w:val="112277"/>
                <w:sz w:val="18"/>
                <w:szCs w:val="18"/>
              </w:rPr>
            </w:pPr>
            <w:r w:rsidRPr="004D555C">
              <w:rPr>
                <w:rFonts w:ascii="Arial" w:hAnsi="Arial" w:cs="Arial"/>
                <w:b/>
                <w:bCs/>
                <w:color w:val="112277"/>
                <w:sz w:val="18"/>
                <w:szCs w:val="18"/>
              </w:rPr>
              <w:t>Removed</w:t>
            </w:r>
          </w:p>
        </w:tc>
        <w:tc>
          <w:tcPr>
            <w:tcW w:w="1360" w:type="dxa"/>
            <w:tcBorders>
              <w:top w:val="nil"/>
              <w:left w:val="nil"/>
              <w:bottom w:val="single" w:sz="8" w:space="0" w:color="B0B7BB"/>
              <w:right w:val="single" w:sz="8" w:space="0" w:color="B0B7BB"/>
            </w:tcBorders>
            <w:shd w:val="clear" w:color="000000" w:fill="EDF2F9"/>
            <w:vAlign w:val="center"/>
            <w:hideMark/>
          </w:tcPr>
          <w:p w14:paraId="08027D97" w14:textId="77777777" w:rsidR="00C8129E" w:rsidRPr="004D555C" w:rsidRDefault="00C8129E" w:rsidP="00A23D18">
            <w:pPr>
              <w:jc w:val="center"/>
              <w:rPr>
                <w:rFonts w:ascii="Arial" w:hAnsi="Arial" w:cs="Arial"/>
                <w:b/>
                <w:bCs/>
                <w:color w:val="112277"/>
                <w:sz w:val="18"/>
                <w:szCs w:val="18"/>
              </w:rPr>
            </w:pPr>
            <w:r w:rsidRPr="004D555C">
              <w:rPr>
                <w:rFonts w:ascii="Arial" w:hAnsi="Arial" w:cs="Arial"/>
                <w:b/>
                <w:bCs/>
                <w:color w:val="112277"/>
                <w:sz w:val="18"/>
                <w:szCs w:val="18"/>
              </w:rPr>
              <w:t>Effects In</w:t>
            </w:r>
          </w:p>
        </w:tc>
        <w:tc>
          <w:tcPr>
            <w:tcW w:w="1300" w:type="dxa"/>
            <w:vMerge/>
            <w:tcBorders>
              <w:top w:val="nil"/>
              <w:left w:val="single" w:sz="8" w:space="0" w:color="B0B7BB"/>
              <w:bottom w:val="single" w:sz="8" w:space="0" w:color="B0B7BB"/>
              <w:right w:val="single" w:sz="8" w:space="0" w:color="C1C1C1"/>
            </w:tcBorders>
            <w:vAlign w:val="center"/>
            <w:hideMark/>
          </w:tcPr>
          <w:p w14:paraId="6298D1A3" w14:textId="77777777" w:rsidR="00C8129E" w:rsidRPr="004D555C" w:rsidRDefault="00C8129E" w:rsidP="00A23D18">
            <w:pPr>
              <w:rPr>
                <w:rFonts w:ascii="Arial" w:hAnsi="Arial" w:cs="Arial"/>
                <w:b/>
                <w:bCs/>
                <w:color w:val="112277"/>
                <w:sz w:val="18"/>
                <w:szCs w:val="18"/>
              </w:rPr>
            </w:pPr>
          </w:p>
        </w:tc>
        <w:tc>
          <w:tcPr>
            <w:tcW w:w="1160" w:type="dxa"/>
            <w:tcBorders>
              <w:top w:val="nil"/>
              <w:left w:val="nil"/>
              <w:bottom w:val="nil"/>
              <w:right w:val="nil"/>
            </w:tcBorders>
            <w:shd w:val="clear" w:color="auto" w:fill="auto"/>
            <w:noWrap/>
            <w:vAlign w:val="bottom"/>
            <w:hideMark/>
          </w:tcPr>
          <w:p w14:paraId="1BAF3482" w14:textId="77777777" w:rsidR="00C8129E" w:rsidRPr="004D555C" w:rsidRDefault="00C8129E" w:rsidP="00A23D18">
            <w:pPr>
              <w:jc w:val="center"/>
              <w:rPr>
                <w:rFonts w:ascii="Arial" w:hAnsi="Arial" w:cs="Arial"/>
                <w:b/>
                <w:bCs/>
                <w:color w:val="112277"/>
                <w:sz w:val="18"/>
                <w:szCs w:val="18"/>
              </w:rPr>
            </w:pPr>
          </w:p>
        </w:tc>
      </w:tr>
      <w:tr w:rsidR="00C8129E" w:rsidRPr="004D555C" w14:paraId="37BDD218" w14:textId="77777777" w:rsidTr="00A23D18">
        <w:trPr>
          <w:trHeight w:val="300"/>
        </w:trPr>
        <w:tc>
          <w:tcPr>
            <w:tcW w:w="1760" w:type="dxa"/>
            <w:tcBorders>
              <w:top w:val="nil"/>
              <w:left w:val="single" w:sz="8" w:space="0" w:color="C1C1C1"/>
              <w:bottom w:val="single" w:sz="8" w:space="0" w:color="B0B7BB"/>
              <w:right w:val="single" w:sz="8" w:space="0" w:color="B0B7BB"/>
            </w:tcBorders>
            <w:shd w:val="clear" w:color="000000" w:fill="EDF2F9"/>
            <w:noWrap/>
            <w:vAlign w:val="center"/>
            <w:hideMark/>
          </w:tcPr>
          <w:p w14:paraId="1DEB3D36" w14:textId="77777777" w:rsidR="00C8129E" w:rsidRPr="004D555C" w:rsidRDefault="00C8129E" w:rsidP="00A23D18">
            <w:pPr>
              <w:jc w:val="right"/>
              <w:rPr>
                <w:rFonts w:ascii="Arial" w:hAnsi="Arial" w:cs="Arial"/>
                <w:b/>
                <w:bCs/>
                <w:color w:val="112277"/>
                <w:sz w:val="18"/>
                <w:szCs w:val="18"/>
              </w:rPr>
            </w:pPr>
            <w:r w:rsidRPr="004D555C">
              <w:rPr>
                <w:rFonts w:ascii="Arial" w:hAnsi="Arial" w:cs="Arial"/>
                <w:b/>
                <w:bCs/>
                <w:color w:val="112277"/>
                <w:sz w:val="18"/>
                <w:szCs w:val="18"/>
              </w:rPr>
              <w:t>0</w:t>
            </w:r>
          </w:p>
        </w:tc>
        <w:tc>
          <w:tcPr>
            <w:tcW w:w="2340" w:type="dxa"/>
            <w:tcBorders>
              <w:top w:val="nil"/>
              <w:left w:val="nil"/>
              <w:bottom w:val="single" w:sz="8" w:space="0" w:color="B0B7BB"/>
              <w:right w:val="single" w:sz="8" w:space="0" w:color="B0B7BB"/>
            </w:tcBorders>
            <w:shd w:val="clear" w:color="000000" w:fill="EDF2F9"/>
            <w:noWrap/>
            <w:vAlign w:val="center"/>
            <w:hideMark/>
          </w:tcPr>
          <w:p w14:paraId="64981117" w14:textId="77777777" w:rsidR="00C8129E" w:rsidRPr="004D555C" w:rsidRDefault="00C8129E" w:rsidP="00A23D18">
            <w:pPr>
              <w:rPr>
                <w:rFonts w:ascii="Arial" w:hAnsi="Arial" w:cs="Arial"/>
                <w:b/>
                <w:bCs/>
                <w:color w:val="112277"/>
                <w:sz w:val="18"/>
                <w:szCs w:val="18"/>
              </w:rPr>
            </w:pPr>
            <w:r w:rsidRPr="004D555C">
              <w:rPr>
                <w:rFonts w:ascii="Arial" w:hAnsi="Arial" w:cs="Arial"/>
                <w:b/>
                <w:bCs/>
                <w:color w:val="112277"/>
                <w:sz w:val="18"/>
                <w:szCs w:val="18"/>
              </w:rPr>
              <w:t> </w:t>
            </w:r>
          </w:p>
        </w:tc>
        <w:tc>
          <w:tcPr>
            <w:tcW w:w="1360" w:type="dxa"/>
            <w:tcBorders>
              <w:top w:val="nil"/>
              <w:left w:val="nil"/>
              <w:bottom w:val="single" w:sz="8" w:space="0" w:color="C1C1C1"/>
              <w:right w:val="single" w:sz="8" w:space="0" w:color="C1C1C1"/>
            </w:tcBorders>
            <w:shd w:val="clear" w:color="000000" w:fill="FFFFFF"/>
            <w:noWrap/>
            <w:vAlign w:val="center"/>
            <w:hideMark/>
          </w:tcPr>
          <w:p w14:paraId="38D47C58" w14:textId="77777777" w:rsidR="00C8129E" w:rsidRPr="004D555C" w:rsidRDefault="00C8129E" w:rsidP="00A23D18">
            <w:pPr>
              <w:jc w:val="right"/>
              <w:rPr>
                <w:rFonts w:ascii="Arial" w:hAnsi="Arial" w:cs="Arial"/>
                <w:color w:val="000000"/>
                <w:sz w:val="18"/>
                <w:szCs w:val="18"/>
              </w:rPr>
            </w:pPr>
            <w:r w:rsidRPr="004D555C">
              <w:rPr>
                <w:rFonts w:ascii="Arial" w:hAnsi="Arial" w:cs="Arial"/>
                <w:color w:val="000000"/>
                <w:sz w:val="18"/>
                <w:szCs w:val="18"/>
              </w:rPr>
              <w:t>14</w:t>
            </w:r>
          </w:p>
        </w:tc>
        <w:tc>
          <w:tcPr>
            <w:tcW w:w="1300" w:type="dxa"/>
            <w:tcBorders>
              <w:top w:val="nil"/>
              <w:left w:val="nil"/>
              <w:bottom w:val="single" w:sz="8" w:space="0" w:color="C1C1C1"/>
              <w:right w:val="single" w:sz="8" w:space="0" w:color="C1C1C1"/>
            </w:tcBorders>
            <w:shd w:val="clear" w:color="000000" w:fill="FFFFFF"/>
            <w:noWrap/>
            <w:vAlign w:val="center"/>
            <w:hideMark/>
          </w:tcPr>
          <w:p w14:paraId="4AB2FF67" w14:textId="77777777" w:rsidR="00C8129E" w:rsidRPr="004D555C" w:rsidRDefault="00C8129E" w:rsidP="00A23D18">
            <w:pPr>
              <w:jc w:val="right"/>
              <w:rPr>
                <w:rFonts w:ascii="Arial" w:hAnsi="Arial" w:cs="Arial"/>
                <w:color w:val="000000"/>
                <w:sz w:val="18"/>
                <w:szCs w:val="18"/>
              </w:rPr>
            </w:pPr>
            <w:r w:rsidRPr="004D555C">
              <w:rPr>
                <w:rFonts w:ascii="Arial" w:hAnsi="Arial" w:cs="Arial"/>
                <w:color w:val="000000"/>
                <w:sz w:val="18"/>
                <w:szCs w:val="18"/>
              </w:rPr>
              <w:t>-145776.95</w:t>
            </w:r>
          </w:p>
        </w:tc>
        <w:tc>
          <w:tcPr>
            <w:tcW w:w="1160" w:type="dxa"/>
            <w:tcBorders>
              <w:top w:val="nil"/>
              <w:left w:val="nil"/>
              <w:bottom w:val="nil"/>
              <w:right w:val="nil"/>
            </w:tcBorders>
            <w:shd w:val="clear" w:color="auto" w:fill="auto"/>
            <w:noWrap/>
            <w:vAlign w:val="bottom"/>
            <w:hideMark/>
          </w:tcPr>
          <w:p w14:paraId="4FFCFE8A" w14:textId="77777777" w:rsidR="00C8129E" w:rsidRPr="004D555C" w:rsidRDefault="00C8129E" w:rsidP="00A23D18">
            <w:pPr>
              <w:jc w:val="right"/>
              <w:rPr>
                <w:rFonts w:ascii="Arial" w:hAnsi="Arial" w:cs="Arial"/>
                <w:color w:val="000000"/>
                <w:sz w:val="18"/>
                <w:szCs w:val="18"/>
              </w:rPr>
            </w:pPr>
          </w:p>
        </w:tc>
      </w:tr>
      <w:tr w:rsidR="00C8129E" w:rsidRPr="004D555C" w14:paraId="22CF27F4" w14:textId="77777777" w:rsidTr="00A23D18">
        <w:trPr>
          <w:trHeight w:val="300"/>
        </w:trPr>
        <w:tc>
          <w:tcPr>
            <w:tcW w:w="1760" w:type="dxa"/>
            <w:tcBorders>
              <w:top w:val="nil"/>
              <w:left w:val="single" w:sz="8" w:space="0" w:color="C1C1C1"/>
              <w:bottom w:val="single" w:sz="8" w:space="0" w:color="B0B7BB"/>
              <w:right w:val="single" w:sz="8" w:space="0" w:color="B0B7BB"/>
            </w:tcBorders>
            <w:shd w:val="clear" w:color="000000" w:fill="EDF2F9"/>
            <w:noWrap/>
            <w:vAlign w:val="center"/>
            <w:hideMark/>
          </w:tcPr>
          <w:p w14:paraId="0831B405" w14:textId="77777777" w:rsidR="00C8129E" w:rsidRPr="004D555C" w:rsidRDefault="00C8129E" w:rsidP="00A23D18">
            <w:pPr>
              <w:jc w:val="right"/>
              <w:rPr>
                <w:rFonts w:ascii="Arial" w:hAnsi="Arial" w:cs="Arial"/>
                <w:b/>
                <w:bCs/>
                <w:color w:val="112277"/>
                <w:sz w:val="18"/>
                <w:szCs w:val="18"/>
              </w:rPr>
            </w:pPr>
            <w:r w:rsidRPr="004D555C">
              <w:rPr>
                <w:rFonts w:ascii="Arial" w:hAnsi="Arial" w:cs="Arial"/>
                <w:b/>
                <w:bCs/>
                <w:color w:val="112277"/>
                <w:sz w:val="18"/>
                <w:szCs w:val="18"/>
              </w:rPr>
              <w:t>1</w:t>
            </w:r>
          </w:p>
        </w:tc>
        <w:tc>
          <w:tcPr>
            <w:tcW w:w="2340" w:type="dxa"/>
            <w:tcBorders>
              <w:top w:val="nil"/>
              <w:left w:val="nil"/>
              <w:bottom w:val="single" w:sz="8" w:space="0" w:color="B0B7BB"/>
              <w:right w:val="single" w:sz="8" w:space="0" w:color="B0B7BB"/>
            </w:tcBorders>
            <w:shd w:val="clear" w:color="000000" w:fill="EDF2F9"/>
            <w:noWrap/>
            <w:vAlign w:val="center"/>
            <w:hideMark/>
          </w:tcPr>
          <w:p w14:paraId="75D3DA5C" w14:textId="77777777" w:rsidR="00C8129E" w:rsidRPr="004D555C" w:rsidRDefault="00C8129E" w:rsidP="00A23D18">
            <w:pPr>
              <w:rPr>
                <w:rFonts w:ascii="Arial" w:hAnsi="Arial" w:cs="Arial"/>
                <w:b/>
                <w:bCs/>
                <w:color w:val="112277"/>
                <w:sz w:val="18"/>
                <w:szCs w:val="18"/>
              </w:rPr>
            </w:pPr>
            <w:proofErr w:type="spellStart"/>
            <w:r w:rsidRPr="004D555C">
              <w:rPr>
                <w:rFonts w:ascii="Arial" w:hAnsi="Arial" w:cs="Arial"/>
                <w:b/>
                <w:bCs/>
                <w:color w:val="112277"/>
                <w:sz w:val="18"/>
                <w:szCs w:val="18"/>
              </w:rPr>
              <w:t>earliest_cr_line</w:t>
            </w:r>
            <w:proofErr w:type="spellEnd"/>
          </w:p>
        </w:tc>
        <w:tc>
          <w:tcPr>
            <w:tcW w:w="1360" w:type="dxa"/>
            <w:tcBorders>
              <w:top w:val="nil"/>
              <w:left w:val="nil"/>
              <w:bottom w:val="single" w:sz="8" w:space="0" w:color="C1C1C1"/>
              <w:right w:val="single" w:sz="8" w:space="0" w:color="C1C1C1"/>
            </w:tcBorders>
            <w:shd w:val="clear" w:color="000000" w:fill="FFFFFF"/>
            <w:noWrap/>
            <w:vAlign w:val="center"/>
            <w:hideMark/>
          </w:tcPr>
          <w:p w14:paraId="5B6D049D" w14:textId="77777777" w:rsidR="00C8129E" w:rsidRPr="004D555C" w:rsidRDefault="00C8129E" w:rsidP="00A23D18">
            <w:pPr>
              <w:jc w:val="right"/>
              <w:rPr>
                <w:rFonts w:ascii="Arial" w:hAnsi="Arial" w:cs="Arial"/>
                <w:color w:val="000000"/>
                <w:sz w:val="18"/>
                <w:szCs w:val="18"/>
              </w:rPr>
            </w:pPr>
            <w:r w:rsidRPr="004D555C">
              <w:rPr>
                <w:rFonts w:ascii="Arial" w:hAnsi="Arial" w:cs="Arial"/>
                <w:color w:val="000000"/>
                <w:sz w:val="18"/>
                <w:szCs w:val="18"/>
              </w:rPr>
              <w:t>13</w:t>
            </w:r>
          </w:p>
        </w:tc>
        <w:tc>
          <w:tcPr>
            <w:tcW w:w="1300" w:type="dxa"/>
            <w:tcBorders>
              <w:top w:val="nil"/>
              <w:left w:val="nil"/>
              <w:bottom w:val="single" w:sz="8" w:space="0" w:color="C1C1C1"/>
              <w:right w:val="single" w:sz="8" w:space="0" w:color="C1C1C1"/>
            </w:tcBorders>
            <w:shd w:val="clear" w:color="000000" w:fill="FFFFFF"/>
            <w:noWrap/>
            <w:vAlign w:val="center"/>
            <w:hideMark/>
          </w:tcPr>
          <w:p w14:paraId="0056EB5B" w14:textId="77777777" w:rsidR="00C8129E" w:rsidRPr="004D555C" w:rsidRDefault="00C8129E" w:rsidP="00A23D18">
            <w:pPr>
              <w:jc w:val="right"/>
              <w:rPr>
                <w:rFonts w:ascii="Arial" w:hAnsi="Arial" w:cs="Arial"/>
                <w:color w:val="000000"/>
                <w:sz w:val="18"/>
                <w:szCs w:val="18"/>
              </w:rPr>
            </w:pPr>
            <w:r w:rsidRPr="004D555C">
              <w:rPr>
                <w:rFonts w:ascii="Arial" w:hAnsi="Arial" w:cs="Arial"/>
                <w:color w:val="000000"/>
                <w:sz w:val="18"/>
                <w:szCs w:val="18"/>
              </w:rPr>
              <w:t>-145785.79</w:t>
            </w:r>
          </w:p>
        </w:tc>
        <w:tc>
          <w:tcPr>
            <w:tcW w:w="1160" w:type="dxa"/>
            <w:tcBorders>
              <w:top w:val="nil"/>
              <w:left w:val="nil"/>
              <w:bottom w:val="nil"/>
              <w:right w:val="nil"/>
            </w:tcBorders>
            <w:shd w:val="clear" w:color="auto" w:fill="auto"/>
            <w:noWrap/>
            <w:vAlign w:val="bottom"/>
            <w:hideMark/>
          </w:tcPr>
          <w:p w14:paraId="218FC040" w14:textId="77777777" w:rsidR="00C8129E" w:rsidRPr="004D555C" w:rsidRDefault="00C8129E" w:rsidP="00A23D18">
            <w:pPr>
              <w:jc w:val="right"/>
              <w:rPr>
                <w:rFonts w:ascii="Arial" w:hAnsi="Arial" w:cs="Arial"/>
                <w:color w:val="000000"/>
                <w:sz w:val="18"/>
                <w:szCs w:val="18"/>
              </w:rPr>
            </w:pPr>
          </w:p>
        </w:tc>
      </w:tr>
      <w:tr w:rsidR="00C8129E" w:rsidRPr="004D555C" w14:paraId="188289B2" w14:textId="77777777" w:rsidTr="00A23D18">
        <w:trPr>
          <w:trHeight w:val="300"/>
        </w:trPr>
        <w:tc>
          <w:tcPr>
            <w:tcW w:w="1760" w:type="dxa"/>
            <w:tcBorders>
              <w:top w:val="nil"/>
              <w:left w:val="single" w:sz="8" w:space="0" w:color="C1C1C1"/>
              <w:bottom w:val="single" w:sz="8" w:space="0" w:color="B0B7BB"/>
              <w:right w:val="single" w:sz="8" w:space="0" w:color="B0B7BB"/>
            </w:tcBorders>
            <w:shd w:val="clear" w:color="000000" w:fill="EDF2F9"/>
            <w:noWrap/>
            <w:vAlign w:val="center"/>
            <w:hideMark/>
          </w:tcPr>
          <w:p w14:paraId="003C6F32" w14:textId="77777777" w:rsidR="00C8129E" w:rsidRPr="004D555C" w:rsidRDefault="00C8129E" w:rsidP="00A23D18">
            <w:pPr>
              <w:jc w:val="right"/>
              <w:rPr>
                <w:rFonts w:ascii="Arial" w:hAnsi="Arial" w:cs="Arial"/>
                <w:b/>
                <w:bCs/>
                <w:color w:val="112277"/>
                <w:sz w:val="18"/>
                <w:szCs w:val="18"/>
              </w:rPr>
            </w:pPr>
            <w:r w:rsidRPr="004D555C">
              <w:rPr>
                <w:rFonts w:ascii="Arial" w:hAnsi="Arial" w:cs="Arial"/>
                <w:b/>
                <w:bCs/>
                <w:color w:val="112277"/>
                <w:sz w:val="18"/>
                <w:szCs w:val="18"/>
              </w:rPr>
              <w:t>2</w:t>
            </w:r>
          </w:p>
        </w:tc>
        <w:tc>
          <w:tcPr>
            <w:tcW w:w="2340" w:type="dxa"/>
            <w:tcBorders>
              <w:top w:val="nil"/>
              <w:left w:val="nil"/>
              <w:bottom w:val="single" w:sz="8" w:space="0" w:color="B0B7BB"/>
              <w:right w:val="single" w:sz="8" w:space="0" w:color="B0B7BB"/>
            </w:tcBorders>
            <w:shd w:val="clear" w:color="000000" w:fill="EDF2F9"/>
            <w:noWrap/>
            <w:vAlign w:val="center"/>
            <w:hideMark/>
          </w:tcPr>
          <w:p w14:paraId="29828371" w14:textId="77777777" w:rsidR="00C8129E" w:rsidRPr="004D555C" w:rsidRDefault="00C8129E" w:rsidP="00A23D18">
            <w:pPr>
              <w:rPr>
                <w:rFonts w:ascii="Arial" w:hAnsi="Arial" w:cs="Arial"/>
                <w:b/>
                <w:bCs/>
                <w:color w:val="112277"/>
                <w:sz w:val="18"/>
                <w:szCs w:val="18"/>
              </w:rPr>
            </w:pPr>
            <w:proofErr w:type="spellStart"/>
            <w:r w:rsidRPr="004D555C">
              <w:rPr>
                <w:rFonts w:ascii="Arial" w:hAnsi="Arial" w:cs="Arial"/>
                <w:b/>
                <w:bCs/>
                <w:color w:val="112277"/>
                <w:sz w:val="18"/>
                <w:szCs w:val="18"/>
              </w:rPr>
              <w:t>pub_rec_bankruptcies</w:t>
            </w:r>
            <w:proofErr w:type="spellEnd"/>
          </w:p>
        </w:tc>
        <w:tc>
          <w:tcPr>
            <w:tcW w:w="1360" w:type="dxa"/>
            <w:tcBorders>
              <w:top w:val="nil"/>
              <w:left w:val="nil"/>
              <w:bottom w:val="single" w:sz="8" w:space="0" w:color="C1C1C1"/>
              <w:right w:val="single" w:sz="8" w:space="0" w:color="C1C1C1"/>
            </w:tcBorders>
            <w:shd w:val="clear" w:color="000000" w:fill="FFFFFF"/>
            <w:noWrap/>
            <w:vAlign w:val="center"/>
            <w:hideMark/>
          </w:tcPr>
          <w:p w14:paraId="0EF95B53" w14:textId="77777777" w:rsidR="00C8129E" w:rsidRPr="004D555C" w:rsidRDefault="00C8129E" w:rsidP="00A23D18">
            <w:pPr>
              <w:jc w:val="right"/>
              <w:rPr>
                <w:rFonts w:ascii="Arial" w:hAnsi="Arial" w:cs="Arial"/>
                <w:color w:val="000000"/>
                <w:sz w:val="18"/>
                <w:szCs w:val="18"/>
              </w:rPr>
            </w:pPr>
            <w:r w:rsidRPr="004D555C">
              <w:rPr>
                <w:rFonts w:ascii="Arial" w:hAnsi="Arial" w:cs="Arial"/>
                <w:color w:val="000000"/>
                <w:sz w:val="18"/>
                <w:szCs w:val="18"/>
              </w:rPr>
              <w:t>12</w:t>
            </w:r>
          </w:p>
        </w:tc>
        <w:tc>
          <w:tcPr>
            <w:tcW w:w="1300" w:type="dxa"/>
            <w:tcBorders>
              <w:top w:val="nil"/>
              <w:left w:val="nil"/>
              <w:bottom w:val="single" w:sz="8" w:space="0" w:color="C1C1C1"/>
              <w:right w:val="single" w:sz="8" w:space="0" w:color="C1C1C1"/>
            </w:tcBorders>
            <w:shd w:val="clear" w:color="000000" w:fill="FFFFFF"/>
            <w:noWrap/>
            <w:vAlign w:val="center"/>
            <w:hideMark/>
          </w:tcPr>
          <w:p w14:paraId="0F3135C7" w14:textId="77777777" w:rsidR="00C8129E" w:rsidRPr="004D555C" w:rsidRDefault="00C8129E" w:rsidP="00A23D18">
            <w:pPr>
              <w:jc w:val="right"/>
              <w:rPr>
                <w:rFonts w:ascii="Arial" w:hAnsi="Arial" w:cs="Arial"/>
                <w:color w:val="000000"/>
                <w:sz w:val="18"/>
                <w:szCs w:val="18"/>
              </w:rPr>
            </w:pPr>
            <w:r w:rsidRPr="004D555C">
              <w:rPr>
                <w:rFonts w:ascii="Arial" w:hAnsi="Arial" w:cs="Arial"/>
                <w:color w:val="000000"/>
                <w:sz w:val="18"/>
                <w:szCs w:val="18"/>
              </w:rPr>
              <w:t>-145791.97</w:t>
            </w:r>
          </w:p>
        </w:tc>
        <w:tc>
          <w:tcPr>
            <w:tcW w:w="1160" w:type="dxa"/>
            <w:tcBorders>
              <w:top w:val="nil"/>
              <w:left w:val="nil"/>
              <w:bottom w:val="nil"/>
              <w:right w:val="nil"/>
            </w:tcBorders>
            <w:shd w:val="clear" w:color="auto" w:fill="auto"/>
            <w:noWrap/>
            <w:vAlign w:val="bottom"/>
            <w:hideMark/>
          </w:tcPr>
          <w:p w14:paraId="6DE8D6BA" w14:textId="77777777" w:rsidR="00C8129E" w:rsidRPr="004D555C" w:rsidRDefault="00C8129E" w:rsidP="00A23D18">
            <w:pPr>
              <w:jc w:val="right"/>
              <w:rPr>
                <w:rFonts w:ascii="Arial" w:hAnsi="Arial" w:cs="Arial"/>
                <w:color w:val="000000"/>
                <w:sz w:val="18"/>
                <w:szCs w:val="18"/>
              </w:rPr>
            </w:pPr>
          </w:p>
        </w:tc>
      </w:tr>
      <w:tr w:rsidR="00C8129E" w:rsidRPr="004D555C" w14:paraId="5F506A2B" w14:textId="77777777" w:rsidTr="00A23D18">
        <w:trPr>
          <w:trHeight w:val="300"/>
        </w:trPr>
        <w:tc>
          <w:tcPr>
            <w:tcW w:w="1760" w:type="dxa"/>
            <w:tcBorders>
              <w:top w:val="nil"/>
              <w:left w:val="single" w:sz="8" w:space="0" w:color="C1C1C1"/>
              <w:bottom w:val="single" w:sz="8" w:space="0" w:color="B0B7BB"/>
              <w:right w:val="single" w:sz="8" w:space="0" w:color="B0B7BB"/>
            </w:tcBorders>
            <w:shd w:val="clear" w:color="000000" w:fill="EDF2F9"/>
            <w:noWrap/>
            <w:vAlign w:val="center"/>
            <w:hideMark/>
          </w:tcPr>
          <w:p w14:paraId="62E92955" w14:textId="77777777" w:rsidR="00C8129E" w:rsidRPr="004D555C" w:rsidRDefault="00C8129E" w:rsidP="00A23D18">
            <w:pPr>
              <w:jc w:val="right"/>
              <w:rPr>
                <w:rFonts w:ascii="Arial" w:hAnsi="Arial" w:cs="Arial"/>
                <w:b/>
                <w:bCs/>
                <w:color w:val="112277"/>
                <w:sz w:val="18"/>
                <w:szCs w:val="18"/>
              </w:rPr>
            </w:pPr>
            <w:r w:rsidRPr="004D555C">
              <w:rPr>
                <w:rFonts w:ascii="Arial" w:hAnsi="Arial" w:cs="Arial"/>
                <w:b/>
                <w:bCs/>
                <w:color w:val="112277"/>
                <w:sz w:val="18"/>
                <w:szCs w:val="18"/>
              </w:rPr>
              <w:t>3</w:t>
            </w:r>
          </w:p>
        </w:tc>
        <w:tc>
          <w:tcPr>
            <w:tcW w:w="2340" w:type="dxa"/>
            <w:tcBorders>
              <w:top w:val="nil"/>
              <w:left w:val="nil"/>
              <w:bottom w:val="single" w:sz="8" w:space="0" w:color="B0B7BB"/>
              <w:right w:val="single" w:sz="8" w:space="0" w:color="B0B7BB"/>
            </w:tcBorders>
            <w:shd w:val="clear" w:color="000000" w:fill="EDF2F9"/>
            <w:noWrap/>
            <w:vAlign w:val="center"/>
            <w:hideMark/>
          </w:tcPr>
          <w:p w14:paraId="25E3A082" w14:textId="77777777" w:rsidR="00C8129E" w:rsidRPr="004D555C" w:rsidRDefault="00C8129E" w:rsidP="00A23D18">
            <w:pPr>
              <w:rPr>
                <w:rFonts w:ascii="Arial" w:hAnsi="Arial" w:cs="Arial"/>
                <w:b/>
                <w:bCs/>
                <w:color w:val="112277"/>
                <w:sz w:val="18"/>
                <w:szCs w:val="18"/>
              </w:rPr>
            </w:pPr>
            <w:proofErr w:type="spellStart"/>
            <w:r w:rsidRPr="004D555C">
              <w:rPr>
                <w:rFonts w:ascii="Arial" w:hAnsi="Arial" w:cs="Arial"/>
                <w:b/>
                <w:bCs/>
                <w:color w:val="112277"/>
                <w:sz w:val="18"/>
                <w:szCs w:val="18"/>
              </w:rPr>
              <w:t>total_acc</w:t>
            </w:r>
            <w:proofErr w:type="spellEnd"/>
          </w:p>
        </w:tc>
        <w:tc>
          <w:tcPr>
            <w:tcW w:w="1360" w:type="dxa"/>
            <w:tcBorders>
              <w:top w:val="nil"/>
              <w:left w:val="nil"/>
              <w:bottom w:val="single" w:sz="8" w:space="0" w:color="C1C1C1"/>
              <w:right w:val="single" w:sz="8" w:space="0" w:color="C1C1C1"/>
            </w:tcBorders>
            <w:shd w:val="clear" w:color="000000" w:fill="FFFFFF"/>
            <w:noWrap/>
            <w:vAlign w:val="center"/>
            <w:hideMark/>
          </w:tcPr>
          <w:p w14:paraId="28917405" w14:textId="77777777" w:rsidR="00C8129E" w:rsidRPr="004D555C" w:rsidRDefault="00C8129E" w:rsidP="00A23D18">
            <w:pPr>
              <w:jc w:val="right"/>
              <w:rPr>
                <w:rFonts w:ascii="Arial" w:hAnsi="Arial" w:cs="Arial"/>
                <w:color w:val="000000"/>
                <w:sz w:val="18"/>
                <w:szCs w:val="18"/>
              </w:rPr>
            </w:pPr>
            <w:r w:rsidRPr="004D555C">
              <w:rPr>
                <w:rFonts w:ascii="Arial" w:hAnsi="Arial" w:cs="Arial"/>
                <w:color w:val="000000"/>
                <w:sz w:val="18"/>
                <w:szCs w:val="18"/>
              </w:rPr>
              <w:t>11</w:t>
            </w:r>
          </w:p>
        </w:tc>
        <w:tc>
          <w:tcPr>
            <w:tcW w:w="1300" w:type="dxa"/>
            <w:tcBorders>
              <w:top w:val="nil"/>
              <w:left w:val="nil"/>
              <w:bottom w:val="single" w:sz="8" w:space="0" w:color="C1C1C1"/>
              <w:right w:val="single" w:sz="8" w:space="0" w:color="C1C1C1"/>
            </w:tcBorders>
            <w:shd w:val="clear" w:color="000000" w:fill="FFFFFF"/>
            <w:noWrap/>
            <w:vAlign w:val="center"/>
            <w:hideMark/>
          </w:tcPr>
          <w:p w14:paraId="6F1CA0A8" w14:textId="77777777" w:rsidR="00C8129E" w:rsidRPr="004D555C" w:rsidRDefault="00C8129E" w:rsidP="00A23D18">
            <w:pPr>
              <w:jc w:val="right"/>
              <w:rPr>
                <w:rFonts w:ascii="Arial" w:hAnsi="Arial" w:cs="Arial"/>
                <w:color w:val="000000"/>
                <w:sz w:val="18"/>
                <w:szCs w:val="18"/>
              </w:rPr>
            </w:pPr>
            <w:r w:rsidRPr="004D555C">
              <w:rPr>
                <w:rFonts w:ascii="Arial" w:hAnsi="Arial" w:cs="Arial"/>
                <w:color w:val="000000"/>
                <w:sz w:val="18"/>
                <w:szCs w:val="18"/>
              </w:rPr>
              <w:t>-145795.87</w:t>
            </w:r>
          </w:p>
        </w:tc>
        <w:tc>
          <w:tcPr>
            <w:tcW w:w="1160" w:type="dxa"/>
            <w:tcBorders>
              <w:top w:val="nil"/>
              <w:left w:val="nil"/>
              <w:bottom w:val="nil"/>
              <w:right w:val="nil"/>
            </w:tcBorders>
            <w:shd w:val="clear" w:color="auto" w:fill="auto"/>
            <w:noWrap/>
            <w:vAlign w:val="bottom"/>
            <w:hideMark/>
          </w:tcPr>
          <w:p w14:paraId="384C39C1" w14:textId="77777777" w:rsidR="00C8129E" w:rsidRPr="004D555C" w:rsidRDefault="00C8129E" w:rsidP="00A23D18">
            <w:pPr>
              <w:jc w:val="right"/>
              <w:rPr>
                <w:rFonts w:ascii="Arial" w:hAnsi="Arial" w:cs="Arial"/>
                <w:color w:val="000000"/>
                <w:sz w:val="18"/>
                <w:szCs w:val="18"/>
              </w:rPr>
            </w:pPr>
          </w:p>
        </w:tc>
      </w:tr>
      <w:tr w:rsidR="00C8129E" w:rsidRPr="004D555C" w14:paraId="7D340758" w14:textId="77777777" w:rsidTr="00A23D18">
        <w:trPr>
          <w:trHeight w:val="300"/>
        </w:trPr>
        <w:tc>
          <w:tcPr>
            <w:tcW w:w="1760" w:type="dxa"/>
            <w:tcBorders>
              <w:top w:val="nil"/>
              <w:left w:val="single" w:sz="8" w:space="0" w:color="C1C1C1"/>
              <w:bottom w:val="single" w:sz="8" w:space="0" w:color="B0B7BB"/>
              <w:right w:val="single" w:sz="8" w:space="0" w:color="B0B7BB"/>
            </w:tcBorders>
            <w:shd w:val="clear" w:color="000000" w:fill="EDF2F9"/>
            <w:noWrap/>
            <w:vAlign w:val="center"/>
            <w:hideMark/>
          </w:tcPr>
          <w:p w14:paraId="2B05D148" w14:textId="77777777" w:rsidR="00C8129E" w:rsidRPr="004D555C" w:rsidRDefault="00C8129E" w:rsidP="00A23D18">
            <w:pPr>
              <w:jc w:val="right"/>
              <w:rPr>
                <w:rFonts w:ascii="Arial" w:hAnsi="Arial" w:cs="Arial"/>
                <w:b/>
                <w:bCs/>
                <w:color w:val="112277"/>
                <w:sz w:val="18"/>
                <w:szCs w:val="18"/>
              </w:rPr>
            </w:pPr>
            <w:r w:rsidRPr="004D555C">
              <w:rPr>
                <w:rFonts w:ascii="Arial" w:hAnsi="Arial" w:cs="Arial"/>
                <w:b/>
                <w:bCs/>
                <w:color w:val="112277"/>
                <w:sz w:val="18"/>
                <w:szCs w:val="18"/>
              </w:rPr>
              <w:t>4</w:t>
            </w:r>
          </w:p>
        </w:tc>
        <w:tc>
          <w:tcPr>
            <w:tcW w:w="2340" w:type="dxa"/>
            <w:tcBorders>
              <w:top w:val="nil"/>
              <w:left w:val="nil"/>
              <w:bottom w:val="single" w:sz="8" w:space="0" w:color="B0B7BB"/>
              <w:right w:val="single" w:sz="8" w:space="0" w:color="B0B7BB"/>
            </w:tcBorders>
            <w:shd w:val="clear" w:color="000000" w:fill="EDF2F9"/>
            <w:noWrap/>
            <w:vAlign w:val="center"/>
            <w:hideMark/>
          </w:tcPr>
          <w:p w14:paraId="193A92F2" w14:textId="77777777" w:rsidR="00C8129E" w:rsidRPr="004D555C" w:rsidRDefault="00C8129E" w:rsidP="00A23D18">
            <w:pPr>
              <w:rPr>
                <w:rFonts w:ascii="Arial" w:hAnsi="Arial" w:cs="Arial"/>
                <w:b/>
                <w:bCs/>
                <w:color w:val="112277"/>
                <w:sz w:val="18"/>
                <w:szCs w:val="18"/>
              </w:rPr>
            </w:pPr>
            <w:proofErr w:type="spellStart"/>
            <w:r w:rsidRPr="004D555C">
              <w:rPr>
                <w:rFonts w:ascii="Arial" w:hAnsi="Arial" w:cs="Arial"/>
                <w:b/>
                <w:bCs/>
                <w:color w:val="112277"/>
                <w:sz w:val="18"/>
                <w:szCs w:val="18"/>
              </w:rPr>
              <w:t>annual_inc</w:t>
            </w:r>
            <w:proofErr w:type="spellEnd"/>
          </w:p>
        </w:tc>
        <w:tc>
          <w:tcPr>
            <w:tcW w:w="1360" w:type="dxa"/>
            <w:tcBorders>
              <w:top w:val="nil"/>
              <w:left w:val="nil"/>
              <w:bottom w:val="single" w:sz="8" w:space="0" w:color="C1C1C1"/>
              <w:right w:val="single" w:sz="8" w:space="0" w:color="C1C1C1"/>
            </w:tcBorders>
            <w:shd w:val="clear" w:color="000000" w:fill="FFFFFF"/>
            <w:noWrap/>
            <w:vAlign w:val="center"/>
            <w:hideMark/>
          </w:tcPr>
          <w:p w14:paraId="772414F1" w14:textId="77777777" w:rsidR="00C8129E" w:rsidRPr="004D555C" w:rsidRDefault="00C8129E" w:rsidP="00A23D18">
            <w:pPr>
              <w:jc w:val="right"/>
              <w:rPr>
                <w:rFonts w:ascii="Arial" w:hAnsi="Arial" w:cs="Arial"/>
                <w:color w:val="000000"/>
                <w:sz w:val="18"/>
                <w:szCs w:val="18"/>
              </w:rPr>
            </w:pPr>
            <w:r w:rsidRPr="004D555C">
              <w:rPr>
                <w:rFonts w:ascii="Arial" w:hAnsi="Arial" w:cs="Arial"/>
                <w:color w:val="000000"/>
                <w:sz w:val="18"/>
                <w:szCs w:val="18"/>
              </w:rPr>
              <w:t>10</w:t>
            </w:r>
          </w:p>
        </w:tc>
        <w:tc>
          <w:tcPr>
            <w:tcW w:w="1300" w:type="dxa"/>
            <w:tcBorders>
              <w:top w:val="nil"/>
              <w:left w:val="nil"/>
              <w:bottom w:val="single" w:sz="8" w:space="0" w:color="C1C1C1"/>
              <w:right w:val="single" w:sz="8" w:space="0" w:color="C1C1C1"/>
            </w:tcBorders>
            <w:shd w:val="clear" w:color="000000" w:fill="FFFFFF"/>
            <w:noWrap/>
            <w:vAlign w:val="center"/>
            <w:hideMark/>
          </w:tcPr>
          <w:p w14:paraId="3E44693F" w14:textId="77777777" w:rsidR="00C8129E" w:rsidRPr="004D555C" w:rsidRDefault="00C8129E" w:rsidP="00A23D18">
            <w:pPr>
              <w:jc w:val="right"/>
              <w:rPr>
                <w:rFonts w:ascii="Arial" w:hAnsi="Arial" w:cs="Arial"/>
                <w:color w:val="000000"/>
                <w:sz w:val="18"/>
                <w:szCs w:val="18"/>
              </w:rPr>
            </w:pPr>
            <w:r w:rsidRPr="004D555C">
              <w:rPr>
                <w:rFonts w:ascii="Arial" w:hAnsi="Arial" w:cs="Arial"/>
                <w:color w:val="000000"/>
                <w:sz w:val="18"/>
                <w:szCs w:val="18"/>
              </w:rPr>
              <w:t>-145797.9</w:t>
            </w:r>
          </w:p>
        </w:tc>
        <w:tc>
          <w:tcPr>
            <w:tcW w:w="1160" w:type="dxa"/>
            <w:tcBorders>
              <w:top w:val="nil"/>
              <w:left w:val="nil"/>
              <w:bottom w:val="nil"/>
              <w:right w:val="nil"/>
            </w:tcBorders>
            <w:shd w:val="clear" w:color="auto" w:fill="auto"/>
            <w:noWrap/>
            <w:vAlign w:val="bottom"/>
            <w:hideMark/>
          </w:tcPr>
          <w:p w14:paraId="61866DED" w14:textId="77777777" w:rsidR="00C8129E" w:rsidRPr="004D555C" w:rsidRDefault="00C8129E" w:rsidP="00A23D18">
            <w:pPr>
              <w:jc w:val="right"/>
              <w:rPr>
                <w:rFonts w:ascii="Arial" w:hAnsi="Arial" w:cs="Arial"/>
                <w:color w:val="000000"/>
                <w:sz w:val="18"/>
                <w:szCs w:val="18"/>
              </w:rPr>
            </w:pPr>
          </w:p>
        </w:tc>
      </w:tr>
      <w:tr w:rsidR="00C8129E" w:rsidRPr="004D555C" w14:paraId="7A9D3EBF" w14:textId="77777777" w:rsidTr="00A23D18">
        <w:trPr>
          <w:trHeight w:val="300"/>
        </w:trPr>
        <w:tc>
          <w:tcPr>
            <w:tcW w:w="1760" w:type="dxa"/>
            <w:tcBorders>
              <w:top w:val="nil"/>
              <w:left w:val="single" w:sz="8" w:space="0" w:color="C1C1C1"/>
              <w:bottom w:val="single" w:sz="8" w:space="0" w:color="C1C1C1"/>
              <w:right w:val="single" w:sz="8" w:space="0" w:color="B0B7BB"/>
            </w:tcBorders>
            <w:shd w:val="clear" w:color="000000" w:fill="EDF2F9"/>
            <w:noWrap/>
            <w:vAlign w:val="center"/>
            <w:hideMark/>
          </w:tcPr>
          <w:p w14:paraId="500AAA89" w14:textId="77777777" w:rsidR="00C8129E" w:rsidRPr="004D555C" w:rsidRDefault="00C8129E" w:rsidP="00A23D18">
            <w:pPr>
              <w:jc w:val="right"/>
              <w:rPr>
                <w:rFonts w:ascii="Arial" w:hAnsi="Arial" w:cs="Arial"/>
                <w:b/>
                <w:bCs/>
                <w:color w:val="112277"/>
                <w:sz w:val="18"/>
                <w:szCs w:val="18"/>
              </w:rPr>
            </w:pPr>
            <w:r w:rsidRPr="004D555C">
              <w:rPr>
                <w:rFonts w:ascii="Arial" w:hAnsi="Arial" w:cs="Arial"/>
                <w:b/>
                <w:bCs/>
                <w:color w:val="112277"/>
                <w:sz w:val="18"/>
                <w:szCs w:val="18"/>
              </w:rPr>
              <w:t>5</w:t>
            </w:r>
          </w:p>
        </w:tc>
        <w:tc>
          <w:tcPr>
            <w:tcW w:w="2340" w:type="dxa"/>
            <w:tcBorders>
              <w:top w:val="nil"/>
              <w:left w:val="nil"/>
              <w:bottom w:val="single" w:sz="8" w:space="0" w:color="C1C1C1"/>
              <w:right w:val="single" w:sz="8" w:space="0" w:color="B0B7BB"/>
            </w:tcBorders>
            <w:shd w:val="clear" w:color="000000" w:fill="EDF2F9"/>
            <w:noWrap/>
            <w:vAlign w:val="center"/>
            <w:hideMark/>
          </w:tcPr>
          <w:p w14:paraId="443D3571" w14:textId="77777777" w:rsidR="00C8129E" w:rsidRPr="004D555C" w:rsidRDefault="00C8129E" w:rsidP="00A23D18">
            <w:pPr>
              <w:rPr>
                <w:rFonts w:ascii="Arial" w:hAnsi="Arial" w:cs="Arial"/>
                <w:b/>
                <w:bCs/>
                <w:color w:val="112277"/>
                <w:sz w:val="18"/>
                <w:szCs w:val="18"/>
              </w:rPr>
            </w:pPr>
            <w:proofErr w:type="spellStart"/>
            <w:r w:rsidRPr="004D555C">
              <w:rPr>
                <w:rFonts w:ascii="Arial" w:hAnsi="Arial" w:cs="Arial"/>
                <w:b/>
                <w:bCs/>
                <w:color w:val="112277"/>
                <w:sz w:val="18"/>
                <w:szCs w:val="18"/>
              </w:rPr>
              <w:t>revol_util</w:t>
            </w:r>
            <w:proofErr w:type="spellEnd"/>
          </w:p>
        </w:tc>
        <w:tc>
          <w:tcPr>
            <w:tcW w:w="1360" w:type="dxa"/>
            <w:tcBorders>
              <w:top w:val="nil"/>
              <w:left w:val="nil"/>
              <w:bottom w:val="single" w:sz="8" w:space="0" w:color="C1C1C1"/>
              <w:right w:val="single" w:sz="8" w:space="0" w:color="C1C1C1"/>
            </w:tcBorders>
            <w:shd w:val="clear" w:color="000000" w:fill="FFFFFF"/>
            <w:noWrap/>
            <w:vAlign w:val="center"/>
            <w:hideMark/>
          </w:tcPr>
          <w:p w14:paraId="7B380A90" w14:textId="77777777" w:rsidR="00C8129E" w:rsidRPr="004D555C" w:rsidRDefault="00C8129E" w:rsidP="00A23D18">
            <w:pPr>
              <w:jc w:val="right"/>
              <w:rPr>
                <w:rFonts w:ascii="Arial" w:hAnsi="Arial" w:cs="Arial"/>
                <w:color w:val="000000"/>
                <w:sz w:val="18"/>
                <w:szCs w:val="18"/>
              </w:rPr>
            </w:pPr>
            <w:r w:rsidRPr="004D555C">
              <w:rPr>
                <w:rFonts w:ascii="Arial" w:hAnsi="Arial" w:cs="Arial"/>
                <w:color w:val="000000"/>
                <w:sz w:val="18"/>
                <w:szCs w:val="18"/>
              </w:rPr>
              <w:t>9</w:t>
            </w:r>
          </w:p>
        </w:tc>
        <w:tc>
          <w:tcPr>
            <w:tcW w:w="1300" w:type="dxa"/>
            <w:tcBorders>
              <w:top w:val="nil"/>
              <w:left w:val="nil"/>
              <w:bottom w:val="single" w:sz="8" w:space="0" w:color="C1C1C1"/>
              <w:right w:val="single" w:sz="8" w:space="0" w:color="C1C1C1"/>
            </w:tcBorders>
            <w:shd w:val="clear" w:color="000000" w:fill="FFFFFF"/>
            <w:noWrap/>
            <w:vAlign w:val="center"/>
            <w:hideMark/>
          </w:tcPr>
          <w:p w14:paraId="2FFA2056" w14:textId="77777777" w:rsidR="00C8129E" w:rsidRPr="004D555C" w:rsidRDefault="00C8129E" w:rsidP="00A23D18">
            <w:pPr>
              <w:jc w:val="right"/>
              <w:rPr>
                <w:rFonts w:ascii="Arial" w:hAnsi="Arial" w:cs="Arial"/>
                <w:color w:val="000000"/>
                <w:sz w:val="18"/>
                <w:szCs w:val="18"/>
              </w:rPr>
            </w:pPr>
            <w:r w:rsidRPr="004D555C">
              <w:rPr>
                <w:rFonts w:ascii="Arial" w:hAnsi="Arial" w:cs="Arial"/>
                <w:color w:val="000000"/>
                <w:sz w:val="18"/>
                <w:szCs w:val="18"/>
              </w:rPr>
              <w:t>-145798.12*</w:t>
            </w:r>
          </w:p>
        </w:tc>
        <w:tc>
          <w:tcPr>
            <w:tcW w:w="1160" w:type="dxa"/>
            <w:tcBorders>
              <w:top w:val="nil"/>
              <w:left w:val="nil"/>
              <w:bottom w:val="nil"/>
              <w:right w:val="nil"/>
            </w:tcBorders>
            <w:shd w:val="clear" w:color="auto" w:fill="auto"/>
            <w:noWrap/>
            <w:vAlign w:val="bottom"/>
            <w:hideMark/>
          </w:tcPr>
          <w:p w14:paraId="29B75DFB" w14:textId="77777777" w:rsidR="00C8129E" w:rsidRPr="004D555C" w:rsidRDefault="00C8129E" w:rsidP="00A23D18">
            <w:pPr>
              <w:jc w:val="right"/>
              <w:rPr>
                <w:rFonts w:ascii="Arial" w:hAnsi="Arial" w:cs="Arial"/>
                <w:color w:val="000000"/>
                <w:sz w:val="18"/>
                <w:szCs w:val="18"/>
              </w:rPr>
            </w:pPr>
          </w:p>
        </w:tc>
      </w:tr>
      <w:tr w:rsidR="00C8129E" w:rsidRPr="004D555C" w14:paraId="6A27B837" w14:textId="77777777" w:rsidTr="00A23D18">
        <w:trPr>
          <w:trHeight w:val="300"/>
        </w:trPr>
        <w:tc>
          <w:tcPr>
            <w:tcW w:w="6760" w:type="dxa"/>
            <w:gridSpan w:val="4"/>
            <w:tcBorders>
              <w:top w:val="single" w:sz="8" w:space="0" w:color="C1C1C1"/>
              <w:left w:val="single" w:sz="8" w:space="0" w:color="C1C1C1"/>
              <w:bottom w:val="single" w:sz="8" w:space="0" w:color="C1C1C1"/>
              <w:right w:val="single" w:sz="8" w:space="0" w:color="C1C1C1"/>
            </w:tcBorders>
            <w:shd w:val="clear" w:color="000000" w:fill="EDF2F9"/>
            <w:noWrap/>
            <w:vAlign w:val="bottom"/>
            <w:hideMark/>
          </w:tcPr>
          <w:p w14:paraId="7D7D1A0C" w14:textId="77777777" w:rsidR="00C8129E" w:rsidRPr="004D555C" w:rsidRDefault="00C8129E" w:rsidP="00A23D18">
            <w:pPr>
              <w:jc w:val="center"/>
              <w:rPr>
                <w:rFonts w:ascii="Arial" w:hAnsi="Arial" w:cs="Arial"/>
                <w:b/>
                <w:bCs/>
                <w:color w:val="112277"/>
                <w:sz w:val="18"/>
                <w:szCs w:val="18"/>
              </w:rPr>
            </w:pPr>
            <w:r w:rsidRPr="004D555C">
              <w:rPr>
                <w:rFonts w:ascii="Arial" w:hAnsi="Arial" w:cs="Arial"/>
                <w:b/>
                <w:bCs/>
                <w:color w:val="112277"/>
                <w:sz w:val="18"/>
                <w:szCs w:val="18"/>
              </w:rPr>
              <w:t>* Optimal Value of Criterion</w:t>
            </w:r>
          </w:p>
        </w:tc>
        <w:tc>
          <w:tcPr>
            <w:tcW w:w="1160" w:type="dxa"/>
            <w:tcBorders>
              <w:top w:val="nil"/>
              <w:left w:val="nil"/>
              <w:bottom w:val="nil"/>
              <w:right w:val="nil"/>
            </w:tcBorders>
            <w:shd w:val="clear" w:color="auto" w:fill="auto"/>
            <w:noWrap/>
            <w:vAlign w:val="bottom"/>
            <w:hideMark/>
          </w:tcPr>
          <w:p w14:paraId="435D3785" w14:textId="77777777" w:rsidR="00C8129E" w:rsidRPr="004D555C" w:rsidRDefault="00C8129E" w:rsidP="00A23D18">
            <w:pPr>
              <w:jc w:val="center"/>
              <w:rPr>
                <w:rFonts w:ascii="Arial" w:hAnsi="Arial" w:cs="Arial"/>
                <w:b/>
                <w:bCs/>
                <w:color w:val="112277"/>
                <w:sz w:val="18"/>
                <w:szCs w:val="18"/>
              </w:rPr>
            </w:pPr>
          </w:p>
        </w:tc>
      </w:tr>
    </w:tbl>
    <w:p w14:paraId="10D2FA16" w14:textId="77777777" w:rsidR="00C8129E" w:rsidRDefault="00C8129E" w:rsidP="00C8129E">
      <w:pPr>
        <w:pStyle w:val="ABodyCopy"/>
        <w:ind w:left="0"/>
        <w:rPr>
          <w:rFonts w:asciiTheme="minorHAnsi" w:hAnsiTheme="minorHAnsi"/>
          <w:noProof/>
          <w:sz w:val="22"/>
          <w:szCs w:val="22"/>
        </w:rPr>
      </w:pPr>
    </w:p>
    <w:tbl>
      <w:tblPr>
        <w:tblW w:w="8270" w:type="dxa"/>
        <w:tblLook w:val="04A0" w:firstRow="1" w:lastRow="0" w:firstColumn="1" w:lastColumn="0" w:noHBand="0" w:noVBand="1"/>
      </w:tblPr>
      <w:tblGrid>
        <w:gridCol w:w="2960"/>
        <w:gridCol w:w="1497"/>
        <w:gridCol w:w="1357"/>
        <w:gridCol w:w="1297"/>
        <w:gridCol w:w="1159"/>
      </w:tblGrid>
      <w:tr w:rsidR="00C8129E" w:rsidRPr="004D555C" w14:paraId="017BE8EB" w14:textId="77777777" w:rsidTr="00A23D18">
        <w:trPr>
          <w:trHeight w:val="300"/>
        </w:trPr>
        <w:tc>
          <w:tcPr>
            <w:tcW w:w="2960" w:type="dxa"/>
            <w:tcBorders>
              <w:top w:val="nil"/>
              <w:left w:val="single" w:sz="8" w:space="0" w:color="C1C1C1"/>
              <w:bottom w:val="nil"/>
              <w:right w:val="nil"/>
            </w:tcBorders>
            <w:shd w:val="clear" w:color="000000" w:fill="FFFFFF"/>
            <w:noWrap/>
            <w:vAlign w:val="center"/>
            <w:hideMark/>
          </w:tcPr>
          <w:p w14:paraId="08D0EB3F" w14:textId="77777777" w:rsidR="00C8129E" w:rsidRPr="004D555C" w:rsidRDefault="00C8129E" w:rsidP="00A23D18">
            <w:pPr>
              <w:rPr>
                <w:rFonts w:ascii="Arial" w:hAnsi="Arial" w:cs="Arial"/>
                <w:color w:val="000000"/>
                <w:sz w:val="18"/>
                <w:szCs w:val="18"/>
              </w:rPr>
            </w:pPr>
            <w:r w:rsidRPr="004D555C">
              <w:rPr>
                <w:rFonts w:ascii="Arial" w:hAnsi="Arial" w:cs="Arial"/>
                <w:color w:val="000000"/>
                <w:sz w:val="18"/>
                <w:szCs w:val="18"/>
              </w:rPr>
              <w:t>Selection stopped at a local minimum of the SBC criterion.</w:t>
            </w:r>
          </w:p>
        </w:tc>
        <w:tc>
          <w:tcPr>
            <w:tcW w:w="1497" w:type="dxa"/>
            <w:tcBorders>
              <w:top w:val="nil"/>
              <w:left w:val="nil"/>
              <w:bottom w:val="nil"/>
              <w:right w:val="nil"/>
            </w:tcBorders>
            <w:shd w:val="clear" w:color="auto" w:fill="auto"/>
            <w:noWrap/>
            <w:vAlign w:val="bottom"/>
            <w:hideMark/>
          </w:tcPr>
          <w:p w14:paraId="51DD8DC7" w14:textId="77777777" w:rsidR="00C8129E" w:rsidRPr="004D555C" w:rsidRDefault="00C8129E" w:rsidP="00A23D18">
            <w:pPr>
              <w:rPr>
                <w:rFonts w:ascii="Arial" w:hAnsi="Arial" w:cs="Arial"/>
                <w:color w:val="000000"/>
                <w:sz w:val="18"/>
                <w:szCs w:val="18"/>
              </w:rPr>
            </w:pPr>
          </w:p>
        </w:tc>
        <w:tc>
          <w:tcPr>
            <w:tcW w:w="1357" w:type="dxa"/>
            <w:tcBorders>
              <w:top w:val="nil"/>
              <w:left w:val="nil"/>
              <w:bottom w:val="nil"/>
              <w:right w:val="nil"/>
            </w:tcBorders>
            <w:shd w:val="clear" w:color="auto" w:fill="auto"/>
            <w:noWrap/>
            <w:vAlign w:val="bottom"/>
            <w:hideMark/>
          </w:tcPr>
          <w:p w14:paraId="3B94E67B" w14:textId="77777777" w:rsidR="00C8129E" w:rsidRPr="004D555C" w:rsidRDefault="00C8129E" w:rsidP="00A23D18">
            <w:pPr>
              <w:rPr>
                <w:sz w:val="18"/>
                <w:szCs w:val="18"/>
              </w:rPr>
            </w:pPr>
          </w:p>
        </w:tc>
        <w:tc>
          <w:tcPr>
            <w:tcW w:w="1297" w:type="dxa"/>
            <w:tcBorders>
              <w:top w:val="nil"/>
              <w:left w:val="nil"/>
              <w:bottom w:val="nil"/>
              <w:right w:val="nil"/>
            </w:tcBorders>
            <w:shd w:val="clear" w:color="auto" w:fill="auto"/>
            <w:noWrap/>
            <w:vAlign w:val="bottom"/>
            <w:hideMark/>
          </w:tcPr>
          <w:p w14:paraId="5A5AD8B2" w14:textId="77777777" w:rsidR="00C8129E" w:rsidRPr="004D555C" w:rsidRDefault="00C8129E" w:rsidP="00A23D18">
            <w:pPr>
              <w:rPr>
                <w:sz w:val="18"/>
                <w:szCs w:val="18"/>
              </w:rPr>
            </w:pPr>
          </w:p>
        </w:tc>
        <w:tc>
          <w:tcPr>
            <w:tcW w:w="1159" w:type="dxa"/>
            <w:tcBorders>
              <w:top w:val="nil"/>
              <w:left w:val="nil"/>
              <w:bottom w:val="nil"/>
              <w:right w:val="nil"/>
            </w:tcBorders>
            <w:shd w:val="clear" w:color="auto" w:fill="auto"/>
            <w:noWrap/>
            <w:vAlign w:val="bottom"/>
            <w:hideMark/>
          </w:tcPr>
          <w:p w14:paraId="6A380099" w14:textId="77777777" w:rsidR="00C8129E" w:rsidRPr="004D555C" w:rsidRDefault="00C8129E" w:rsidP="00A23D18">
            <w:pPr>
              <w:rPr>
                <w:sz w:val="18"/>
                <w:szCs w:val="18"/>
              </w:rPr>
            </w:pPr>
          </w:p>
        </w:tc>
      </w:tr>
      <w:tr w:rsidR="00C8129E" w:rsidRPr="004D555C" w14:paraId="54C5C1CC" w14:textId="77777777" w:rsidTr="00A23D18">
        <w:trPr>
          <w:trHeight w:val="300"/>
        </w:trPr>
        <w:tc>
          <w:tcPr>
            <w:tcW w:w="8270" w:type="dxa"/>
            <w:gridSpan w:val="5"/>
            <w:tcBorders>
              <w:top w:val="single" w:sz="8" w:space="0" w:color="C1C1C1"/>
              <w:left w:val="single" w:sz="8" w:space="0" w:color="C1C1C1"/>
              <w:bottom w:val="single" w:sz="8" w:space="0" w:color="C1C1C1"/>
              <w:right w:val="single" w:sz="8" w:space="0" w:color="C1C1C1"/>
            </w:tcBorders>
            <w:shd w:val="clear" w:color="000000" w:fill="EDF2F9"/>
            <w:vAlign w:val="bottom"/>
            <w:hideMark/>
          </w:tcPr>
          <w:p w14:paraId="09A3321A" w14:textId="77777777" w:rsidR="00C8129E" w:rsidRPr="004D555C" w:rsidRDefault="00C8129E" w:rsidP="00A23D18">
            <w:pPr>
              <w:jc w:val="center"/>
              <w:rPr>
                <w:rFonts w:ascii="Arial" w:hAnsi="Arial" w:cs="Arial"/>
                <w:b/>
                <w:bCs/>
                <w:color w:val="112277"/>
                <w:sz w:val="18"/>
                <w:szCs w:val="18"/>
              </w:rPr>
            </w:pPr>
            <w:r w:rsidRPr="004D555C">
              <w:rPr>
                <w:rFonts w:ascii="Arial" w:hAnsi="Arial" w:cs="Arial"/>
                <w:b/>
                <w:bCs/>
                <w:color w:val="112277"/>
                <w:sz w:val="18"/>
                <w:szCs w:val="18"/>
              </w:rPr>
              <w:t>Stop Details</w:t>
            </w:r>
          </w:p>
        </w:tc>
      </w:tr>
      <w:tr w:rsidR="00C8129E" w:rsidRPr="004D555C" w14:paraId="1ACF82B1" w14:textId="77777777" w:rsidTr="00A23D18">
        <w:trPr>
          <w:trHeight w:val="288"/>
        </w:trPr>
        <w:tc>
          <w:tcPr>
            <w:tcW w:w="2960" w:type="dxa"/>
            <w:tcBorders>
              <w:top w:val="nil"/>
              <w:left w:val="single" w:sz="8" w:space="0" w:color="C1C1C1"/>
              <w:bottom w:val="nil"/>
              <w:right w:val="single" w:sz="8" w:space="0" w:color="C1C1C1"/>
            </w:tcBorders>
            <w:shd w:val="clear" w:color="000000" w:fill="EDF2F9"/>
            <w:vAlign w:val="center"/>
            <w:hideMark/>
          </w:tcPr>
          <w:p w14:paraId="41A896D9" w14:textId="77777777" w:rsidR="00C8129E" w:rsidRPr="004D555C" w:rsidRDefault="00C8129E" w:rsidP="00A23D18">
            <w:pPr>
              <w:jc w:val="center"/>
              <w:rPr>
                <w:rFonts w:ascii="Arial" w:hAnsi="Arial" w:cs="Arial"/>
                <w:b/>
                <w:bCs/>
                <w:color w:val="112277"/>
                <w:sz w:val="18"/>
                <w:szCs w:val="18"/>
              </w:rPr>
            </w:pPr>
            <w:r w:rsidRPr="004D555C">
              <w:rPr>
                <w:rFonts w:ascii="Arial" w:hAnsi="Arial" w:cs="Arial"/>
                <w:b/>
                <w:bCs/>
                <w:color w:val="112277"/>
                <w:sz w:val="18"/>
                <w:szCs w:val="18"/>
              </w:rPr>
              <w:t>Candidate</w:t>
            </w:r>
          </w:p>
        </w:tc>
        <w:tc>
          <w:tcPr>
            <w:tcW w:w="1497" w:type="dxa"/>
            <w:vMerge w:val="restart"/>
            <w:tcBorders>
              <w:top w:val="nil"/>
              <w:left w:val="single" w:sz="8" w:space="0" w:color="C1C1C1"/>
              <w:bottom w:val="single" w:sz="8" w:space="0" w:color="C1C1C1"/>
              <w:right w:val="single" w:sz="8" w:space="0" w:color="C1C1C1"/>
            </w:tcBorders>
            <w:shd w:val="clear" w:color="000000" w:fill="EDF2F9"/>
            <w:vAlign w:val="center"/>
            <w:hideMark/>
          </w:tcPr>
          <w:p w14:paraId="7BAFDBFE" w14:textId="77777777" w:rsidR="00C8129E" w:rsidRPr="004D555C" w:rsidRDefault="00C8129E" w:rsidP="00A23D18">
            <w:pPr>
              <w:jc w:val="center"/>
              <w:rPr>
                <w:rFonts w:ascii="Arial" w:hAnsi="Arial" w:cs="Arial"/>
                <w:b/>
                <w:bCs/>
                <w:color w:val="112277"/>
                <w:sz w:val="18"/>
                <w:szCs w:val="18"/>
              </w:rPr>
            </w:pPr>
            <w:r w:rsidRPr="004D555C">
              <w:rPr>
                <w:rFonts w:ascii="Arial" w:hAnsi="Arial" w:cs="Arial"/>
                <w:b/>
                <w:bCs/>
                <w:color w:val="112277"/>
                <w:sz w:val="18"/>
                <w:szCs w:val="18"/>
              </w:rPr>
              <w:t>Effect</w:t>
            </w:r>
          </w:p>
        </w:tc>
        <w:tc>
          <w:tcPr>
            <w:tcW w:w="1357" w:type="dxa"/>
            <w:tcBorders>
              <w:top w:val="nil"/>
              <w:left w:val="nil"/>
              <w:bottom w:val="nil"/>
              <w:right w:val="single" w:sz="8" w:space="0" w:color="C1C1C1"/>
            </w:tcBorders>
            <w:shd w:val="clear" w:color="000000" w:fill="EDF2F9"/>
            <w:vAlign w:val="center"/>
            <w:hideMark/>
          </w:tcPr>
          <w:p w14:paraId="2497A552" w14:textId="77777777" w:rsidR="00C8129E" w:rsidRPr="004D555C" w:rsidRDefault="00C8129E" w:rsidP="00A23D18">
            <w:pPr>
              <w:jc w:val="center"/>
              <w:rPr>
                <w:rFonts w:ascii="Arial" w:hAnsi="Arial" w:cs="Arial"/>
                <w:b/>
                <w:bCs/>
                <w:color w:val="112277"/>
                <w:sz w:val="18"/>
                <w:szCs w:val="18"/>
              </w:rPr>
            </w:pPr>
            <w:r w:rsidRPr="004D555C">
              <w:rPr>
                <w:rFonts w:ascii="Arial" w:hAnsi="Arial" w:cs="Arial"/>
                <w:b/>
                <w:bCs/>
                <w:color w:val="112277"/>
                <w:sz w:val="18"/>
                <w:szCs w:val="18"/>
              </w:rPr>
              <w:t>Candidate</w:t>
            </w:r>
          </w:p>
        </w:tc>
        <w:tc>
          <w:tcPr>
            <w:tcW w:w="1297" w:type="dxa"/>
            <w:vMerge w:val="restart"/>
            <w:tcBorders>
              <w:top w:val="nil"/>
              <w:left w:val="single" w:sz="8" w:space="0" w:color="C1C1C1"/>
              <w:bottom w:val="single" w:sz="8" w:space="0" w:color="C1C1C1"/>
              <w:right w:val="single" w:sz="8" w:space="0" w:color="C1C1C1"/>
            </w:tcBorders>
            <w:shd w:val="clear" w:color="000000" w:fill="EDF2F9"/>
            <w:vAlign w:val="center"/>
            <w:hideMark/>
          </w:tcPr>
          <w:p w14:paraId="68AE12FA" w14:textId="77777777" w:rsidR="00C8129E" w:rsidRPr="004D555C" w:rsidRDefault="00C8129E" w:rsidP="00A23D18">
            <w:pPr>
              <w:jc w:val="center"/>
              <w:rPr>
                <w:rFonts w:ascii="Arial" w:hAnsi="Arial" w:cs="Arial"/>
                <w:b/>
                <w:bCs/>
                <w:color w:val="112277"/>
                <w:sz w:val="18"/>
                <w:szCs w:val="18"/>
              </w:rPr>
            </w:pPr>
            <w:r w:rsidRPr="004D555C">
              <w:rPr>
                <w:rFonts w:ascii="Arial" w:hAnsi="Arial" w:cs="Arial"/>
                <w:b/>
                <w:bCs/>
                <w:color w:val="112277"/>
                <w:sz w:val="18"/>
                <w:szCs w:val="18"/>
              </w:rPr>
              <w:t> </w:t>
            </w:r>
          </w:p>
        </w:tc>
        <w:tc>
          <w:tcPr>
            <w:tcW w:w="1159" w:type="dxa"/>
            <w:tcBorders>
              <w:top w:val="nil"/>
              <w:left w:val="nil"/>
              <w:bottom w:val="nil"/>
              <w:right w:val="single" w:sz="8" w:space="0" w:color="C1C1C1"/>
            </w:tcBorders>
            <w:shd w:val="clear" w:color="000000" w:fill="EDF2F9"/>
            <w:vAlign w:val="center"/>
            <w:hideMark/>
          </w:tcPr>
          <w:p w14:paraId="791AF901" w14:textId="77777777" w:rsidR="00C8129E" w:rsidRPr="004D555C" w:rsidRDefault="00C8129E" w:rsidP="00A23D18">
            <w:pPr>
              <w:jc w:val="center"/>
              <w:rPr>
                <w:rFonts w:ascii="Arial" w:hAnsi="Arial" w:cs="Arial"/>
                <w:b/>
                <w:bCs/>
                <w:color w:val="112277"/>
                <w:sz w:val="18"/>
                <w:szCs w:val="18"/>
              </w:rPr>
            </w:pPr>
            <w:r w:rsidRPr="004D555C">
              <w:rPr>
                <w:rFonts w:ascii="Arial" w:hAnsi="Arial" w:cs="Arial"/>
                <w:b/>
                <w:bCs/>
                <w:color w:val="112277"/>
                <w:sz w:val="18"/>
                <w:szCs w:val="18"/>
              </w:rPr>
              <w:t>Compare</w:t>
            </w:r>
          </w:p>
        </w:tc>
      </w:tr>
      <w:tr w:rsidR="00C8129E" w:rsidRPr="004D555C" w14:paraId="00511909" w14:textId="77777777" w:rsidTr="00A23D18">
        <w:trPr>
          <w:trHeight w:val="300"/>
        </w:trPr>
        <w:tc>
          <w:tcPr>
            <w:tcW w:w="2960" w:type="dxa"/>
            <w:tcBorders>
              <w:top w:val="nil"/>
              <w:left w:val="single" w:sz="8" w:space="0" w:color="C1C1C1"/>
              <w:bottom w:val="single" w:sz="8" w:space="0" w:color="C1C1C1"/>
              <w:right w:val="single" w:sz="8" w:space="0" w:color="C1C1C1"/>
            </w:tcBorders>
            <w:shd w:val="clear" w:color="000000" w:fill="EDF2F9"/>
            <w:vAlign w:val="center"/>
            <w:hideMark/>
          </w:tcPr>
          <w:p w14:paraId="25D5865C" w14:textId="77777777" w:rsidR="00C8129E" w:rsidRPr="004D555C" w:rsidRDefault="00C8129E" w:rsidP="00A23D18">
            <w:pPr>
              <w:jc w:val="center"/>
              <w:rPr>
                <w:rFonts w:ascii="Arial" w:hAnsi="Arial" w:cs="Arial"/>
                <w:b/>
                <w:bCs/>
                <w:color w:val="112277"/>
                <w:sz w:val="18"/>
                <w:szCs w:val="18"/>
              </w:rPr>
            </w:pPr>
            <w:r w:rsidRPr="004D555C">
              <w:rPr>
                <w:rFonts w:ascii="Arial" w:hAnsi="Arial" w:cs="Arial"/>
                <w:b/>
                <w:bCs/>
                <w:color w:val="112277"/>
                <w:sz w:val="18"/>
                <w:szCs w:val="18"/>
              </w:rPr>
              <w:t>For</w:t>
            </w:r>
          </w:p>
        </w:tc>
        <w:tc>
          <w:tcPr>
            <w:tcW w:w="1497" w:type="dxa"/>
            <w:vMerge/>
            <w:tcBorders>
              <w:top w:val="nil"/>
              <w:left w:val="single" w:sz="8" w:space="0" w:color="C1C1C1"/>
              <w:bottom w:val="single" w:sz="8" w:space="0" w:color="C1C1C1"/>
              <w:right w:val="single" w:sz="8" w:space="0" w:color="C1C1C1"/>
            </w:tcBorders>
            <w:vAlign w:val="center"/>
            <w:hideMark/>
          </w:tcPr>
          <w:p w14:paraId="0B904AE5" w14:textId="77777777" w:rsidR="00C8129E" w:rsidRPr="004D555C" w:rsidRDefault="00C8129E" w:rsidP="00A23D18">
            <w:pPr>
              <w:rPr>
                <w:rFonts w:ascii="Arial" w:hAnsi="Arial" w:cs="Arial"/>
                <w:b/>
                <w:bCs/>
                <w:color w:val="112277"/>
                <w:sz w:val="18"/>
                <w:szCs w:val="18"/>
              </w:rPr>
            </w:pPr>
          </w:p>
        </w:tc>
        <w:tc>
          <w:tcPr>
            <w:tcW w:w="1357" w:type="dxa"/>
            <w:tcBorders>
              <w:top w:val="nil"/>
              <w:left w:val="nil"/>
              <w:bottom w:val="single" w:sz="8" w:space="0" w:color="C1C1C1"/>
              <w:right w:val="single" w:sz="8" w:space="0" w:color="C1C1C1"/>
            </w:tcBorders>
            <w:shd w:val="clear" w:color="000000" w:fill="EDF2F9"/>
            <w:vAlign w:val="center"/>
            <w:hideMark/>
          </w:tcPr>
          <w:p w14:paraId="3995F401" w14:textId="77777777" w:rsidR="00C8129E" w:rsidRPr="004D555C" w:rsidRDefault="00C8129E" w:rsidP="00A23D18">
            <w:pPr>
              <w:jc w:val="center"/>
              <w:rPr>
                <w:rFonts w:ascii="Arial" w:hAnsi="Arial" w:cs="Arial"/>
                <w:b/>
                <w:bCs/>
                <w:color w:val="112277"/>
                <w:sz w:val="18"/>
                <w:szCs w:val="18"/>
              </w:rPr>
            </w:pPr>
            <w:r w:rsidRPr="004D555C">
              <w:rPr>
                <w:rFonts w:ascii="Arial" w:hAnsi="Arial" w:cs="Arial"/>
                <w:b/>
                <w:bCs/>
                <w:color w:val="112277"/>
                <w:sz w:val="18"/>
                <w:szCs w:val="18"/>
              </w:rPr>
              <w:t>SBC</w:t>
            </w:r>
          </w:p>
        </w:tc>
        <w:tc>
          <w:tcPr>
            <w:tcW w:w="1297" w:type="dxa"/>
            <w:vMerge/>
            <w:tcBorders>
              <w:top w:val="nil"/>
              <w:left w:val="single" w:sz="8" w:space="0" w:color="C1C1C1"/>
              <w:bottom w:val="single" w:sz="8" w:space="0" w:color="C1C1C1"/>
              <w:right w:val="single" w:sz="8" w:space="0" w:color="C1C1C1"/>
            </w:tcBorders>
            <w:vAlign w:val="center"/>
            <w:hideMark/>
          </w:tcPr>
          <w:p w14:paraId="48BEA8C6" w14:textId="77777777" w:rsidR="00C8129E" w:rsidRPr="004D555C" w:rsidRDefault="00C8129E" w:rsidP="00A23D18">
            <w:pPr>
              <w:rPr>
                <w:rFonts w:ascii="Arial" w:hAnsi="Arial" w:cs="Arial"/>
                <w:b/>
                <w:bCs/>
                <w:color w:val="112277"/>
                <w:sz w:val="18"/>
                <w:szCs w:val="18"/>
              </w:rPr>
            </w:pPr>
          </w:p>
        </w:tc>
        <w:tc>
          <w:tcPr>
            <w:tcW w:w="1159" w:type="dxa"/>
            <w:tcBorders>
              <w:top w:val="nil"/>
              <w:left w:val="nil"/>
              <w:bottom w:val="single" w:sz="8" w:space="0" w:color="C1C1C1"/>
              <w:right w:val="single" w:sz="8" w:space="0" w:color="C1C1C1"/>
            </w:tcBorders>
            <w:shd w:val="clear" w:color="000000" w:fill="EDF2F9"/>
            <w:vAlign w:val="center"/>
            <w:hideMark/>
          </w:tcPr>
          <w:p w14:paraId="555D88AC" w14:textId="77777777" w:rsidR="00C8129E" w:rsidRPr="004D555C" w:rsidRDefault="00C8129E" w:rsidP="00A23D18">
            <w:pPr>
              <w:jc w:val="center"/>
              <w:rPr>
                <w:rFonts w:ascii="Arial" w:hAnsi="Arial" w:cs="Arial"/>
                <w:b/>
                <w:bCs/>
                <w:color w:val="112277"/>
                <w:sz w:val="18"/>
                <w:szCs w:val="18"/>
              </w:rPr>
            </w:pPr>
            <w:r w:rsidRPr="004D555C">
              <w:rPr>
                <w:rFonts w:ascii="Arial" w:hAnsi="Arial" w:cs="Arial"/>
                <w:b/>
                <w:bCs/>
                <w:color w:val="112277"/>
                <w:sz w:val="18"/>
                <w:szCs w:val="18"/>
              </w:rPr>
              <w:t>SBC</w:t>
            </w:r>
          </w:p>
        </w:tc>
      </w:tr>
      <w:tr w:rsidR="00C8129E" w:rsidRPr="004D555C" w14:paraId="31EED1BA" w14:textId="77777777" w:rsidTr="00A23D18">
        <w:trPr>
          <w:trHeight w:val="300"/>
        </w:trPr>
        <w:tc>
          <w:tcPr>
            <w:tcW w:w="2960" w:type="dxa"/>
            <w:tcBorders>
              <w:top w:val="nil"/>
              <w:left w:val="single" w:sz="8" w:space="0" w:color="C1C1C1"/>
              <w:bottom w:val="single" w:sz="8" w:space="0" w:color="C1C1C1"/>
              <w:right w:val="single" w:sz="8" w:space="0" w:color="C1C1C1"/>
            </w:tcBorders>
            <w:shd w:val="clear" w:color="000000" w:fill="EDF2F9"/>
            <w:noWrap/>
            <w:vAlign w:val="center"/>
            <w:hideMark/>
          </w:tcPr>
          <w:p w14:paraId="423A2CFC" w14:textId="77777777" w:rsidR="00C8129E" w:rsidRPr="004D555C" w:rsidRDefault="00C8129E" w:rsidP="00A23D18">
            <w:pPr>
              <w:rPr>
                <w:rFonts w:ascii="Arial" w:hAnsi="Arial" w:cs="Arial"/>
                <w:b/>
                <w:bCs/>
                <w:color w:val="112277"/>
                <w:sz w:val="18"/>
                <w:szCs w:val="18"/>
              </w:rPr>
            </w:pPr>
            <w:r w:rsidRPr="004D555C">
              <w:rPr>
                <w:rFonts w:ascii="Arial" w:hAnsi="Arial" w:cs="Arial"/>
                <w:b/>
                <w:bCs/>
                <w:color w:val="112277"/>
                <w:sz w:val="18"/>
                <w:szCs w:val="18"/>
              </w:rPr>
              <w:t>Removal</w:t>
            </w:r>
          </w:p>
        </w:tc>
        <w:tc>
          <w:tcPr>
            <w:tcW w:w="1497" w:type="dxa"/>
            <w:tcBorders>
              <w:top w:val="nil"/>
              <w:left w:val="nil"/>
              <w:bottom w:val="single" w:sz="8" w:space="0" w:color="C1C1C1"/>
              <w:right w:val="single" w:sz="8" w:space="0" w:color="C1C1C1"/>
            </w:tcBorders>
            <w:shd w:val="clear" w:color="000000" w:fill="FFFFFF"/>
            <w:noWrap/>
            <w:vAlign w:val="center"/>
            <w:hideMark/>
          </w:tcPr>
          <w:p w14:paraId="4CDC9AA9" w14:textId="77777777" w:rsidR="00C8129E" w:rsidRPr="004D555C" w:rsidRDefault="00C8129E" w:rsidP="00A23D18">
            <w:pPr>
              <w:rPr>
                <w:rFonts w:ascii="Arial" w:hAnsi="Arial" w:cs="Arial"/>
                <w:color w:val="000000"/>
                <w:sz w:val="18"/>
                <w:szCs w:val="18"/>
              </w:rPr>
            </w:pPr>
            <w:proofErr w:type="spellStart"/>
            <w:r w:rsidRPr="004D555C">
              <w:rPr>
                <w:rFonts w:ascii="Arial" w:hAnsi="Arial" w:cs="Arial"/>
                <w:color w:val="000000"/>
                <w:sz w:val="18"/>
                <w:szCs w:val="18"/>
              </w:rPr>
              <w:t>loan_amnt</w:t>
            </w:r>
            <w:proofErr w:type="spellEnd"/>
          </w:p>
        </w:tc>
        <w:tc>
          <w:tcPr>
            <w:tcW w:w="1357" w:type="dxa"/>
            <w:tcBorders>
              <w:top w:val="nil"/>
              <w:left w:val="nil"/>
              <w:bottom w:val="single" w:sz="8" w:space="0" w:color="C1C1C1"/>
              <w:right w:val="single" w:sz="8" w:space="0" w:color="C1C1C1"/>
            </w:tcBorders>
            <w:shd w:val="clear" w:color="000000" w:fill="FFFFFF"/>
            <w:noWrap/>
            <w:vAlign w:val="center"/>
            <w:hideMark/>
          </w:tcPr>
          <w:p w14:paraId="462628D3" w14:textId="77777777" w:rsidR="00C8129E" w:rsidRPr="004D555C" w:rsidRDefault="00C8129E" w:rsidP="00A23D18">
            <w:pPr>
              <w:jc w:val="right"/>
              <w:rPr>
                <w:rFonts w:ascii="Arial" w:hAnsi="Arial" w:cs="Arial"/>
                <w:color w:val="000000"/>
                <w:sz w:val="18"/>
                <w:szCs w:val="18"/>
              </w:rPr>
            </w:pPr>
            <w:r w:rsidRPr="004D555C">
              <w:rPr>
                <w:rFonts w:ascii="Arial" w:hAnsi="Arial" w:cs="Arial"/>
                <w:color w:val="000000"/>
                <w:sz w:val="18"/>
                <w:szCs w:val="18"/>
              </w:rPr>
              <w:t>-145795.09</w:t>
            </w:r>
          </w:p>
        </w:tc>
        <w:tc>
          <w:tcPr>
            <w:tcW w:w="1297" w:type="dxa"/>
            <w:tcBorders>
              <w:top w:val="nil"/>
              <w:left w:val="nil"/>
              <w:bottom w:val="single" w:sz="8" w:space="0" w:color="C1C1C1"/>
              <w:right w:val="single" w:sz="8" w:space="0" w:color="C1C1C1"/>
            </w:tcBorders>
            <w:shd w:val="clear" w:color="000000" w:fill="FFFFFF"/>
            <w:noWrap/>
            <w:vAlign w:val="center"/>
            <w:hideMark/>
          </w:tcPr>
          <w:p w14:paraId="40F901EA" w14:textId="77777777" w:rsidR="00C8129E" w:rsidRPr="004D555C" w:rsidRDefault="00C8129E" w:rsidP="00A23D18">
            <w:pPr>
              <w:rPr>
                <w:rFonts w:ascii="Arial" w:hAnsi="Arial" w:cs="Arial"/>
                <w:color w:val="000000"/>
                <w:sz w:val="18"/>
                <w:szCs w:val="18"/>
              </w:rPr>
            </w:pPr>
            <w:r w:rsidRPr="004D555C">
              <w:rPr>
                <w:rFonts w:ascii="Arial" w:hAnsi="Arial" w:cs="Arial"/>
                <w:color w:val="000000"/>
                <w:sz w:val="18"/>
                <w:szCs w:val="18"/>
              </w:rPr>
              <w:t>&gt;</w:t>
            </w:r>
          </w:p>
        </w:tc>
        <w:tc>
          <w:tcPr>
            <w:tcW w:w="1159" w:type="dxa"/>
            <w:tcBorders>
              <w:top w:val="nil"/>
              <w:left w:val="nil"/>
              <w:bottom w:val="single" w:sz="8" w:space="0" w:color="C1C1C1"/>
              <w:right w:val="single" w:sz="8" w:space="0" w:color="C1C1C1"/>
            </w:tcBorders>
            <w:shd w:val="clear" w:color="000000" w:fill="FFFFFF"/>
            <w:noWrap/>
            <w:vAlign w:val="center"/>
            <w:hideMark/>
          </w:tcPr>
          <w:p w14:paraId="2BCB50FD" w14:textId="77777777" w:rsidR="00C8129E" w:rsidRPr="004D555C" w:rsidRDefault="00C8129E" w:rsidP="00A23D18">
            <w:pPr>
              <w:rPr>
                <w:rFonts w:ascii="Arial" w:hAnsi="Arial" w:cs="Arial"/>
                <w:color w:val="000000"/>
                <w:sz w:val="18"/>
                <w:szCs w:val="18"/>
              </w:rPr>
            </w:pPr>
            <w:r w:rsidRPr="004D555C">
              <w:rPr>
                <w:rFonts w:ascii="Arial" w:hAnsi="Arial" w:cs="Arial"/>
                <w:color w:val="000000"/>
                <w:sz w:val="18"/>
                <w:szCs w:val="18"/>
              </w:rPr>
              <w:t>-145798.12</w:t>
            </w:r>
          </w:p>
        </w:tc>
      </w:tr>
    </w:tbl>
    <w:p w14:paraId="31F0A1EA" w14:textId="77777777" w:rsidR="00C8129E" w:rsidRDefault="00C8129E" w:rsidP="00C8129E">
      <w:pPr>
        <w:pStyle w:val="ABodyCopy"/>
        <w:ind w:left="0"/>
        <w:rPr>
          <w:rFonts w:asciiTheme="minorHAnsi" w:hAnsiTheme="minorHAnsi"/>
          <w:noProof/>
          <w:sz w:val="22"/>
          <w:szCs w:val="22"/>
        </w:rPr>
      </w:pPr>
    </w:p>
    <w:tbl>
      <w:tblPr>
        <w:tblW w:w="5000" w:type="pct"/>
        <w:tblLook w:val="04A0" w:firstRow="1" w:lastRow="0" w:firstColumn="1" w:lastColumn="0" w:noHBand="0" w:noVBand="1"/>
      </w:tblPr>
      <w:tblGrid>
        <w:gridCol w:w="2157"/>
        <w:gridCol w:w="5759"/>
        <w:gridCol w:w="364"/>
      </w:tblGrid>
      <w:tr w:rsidR="00C8129E" w:rsidRPr="004D555C" w14:paraId="208AB790" w14:textId="77777777" w:rsidTr="00A23D18">
        <w:trPr>
          <w:trHeight w:val="288"/>
        </w:trPr>
        <w:tc>
          <w:tcPr>
            <w:tcW w:w="4837" w:type="pct"/>
            <w:gridSpan w:val="2"/>
            <w:tcBorders>
              <w:top w:val="nil"/>
              <w:left w:val="nil"/>
              <w:bottom w:val="nil"/>
              <w:right w:val="nil"/>
            </w:tcBorders>
            <w:shd w:val="clear" w:color="auto" w:fill="auto"/>
            <w:vAlign w:val="center"/>
            <w:hideMark/>
          </w:tcPr>
          <w:p w14:paraId="77806393" w14:textId="77777777" w:rsidR="00C8129E" w:rsidRPr="004D555C" w:rsidRDefault="00C8129E" w:rsidP="00A23D18">
            <w:pPr>
              <w:jc w:val="center"/>
              <w:rPr>
                <w:rFonts w:ascii="Arial" w:hAnsi="Arial" w:cs="Arial"/>
                <w:b/>
                <w:bCs/>
                <w:color w:val="112277"/>
                <w:sz w:val="18"/>
                <w:szCs w:val="18"/>
              </w:rPr>
            </w:pPr>
            <w:r w:rsidRPr="004D555C">
              <w:rPr>
                <w:rFonts w:ascii="Arial" w:hAnsi="Arial" w:cs="Arial"/>
                <w:b/>
                <w:bCs/>
                <w:color w:val="112277"/>
                <w:sz w:val="18"/>
                <w:szCs w:val="18"/>
              </w:rPr>
              <w:t>The GLMSELECT Procedure</w:t>
            </w:r>
          </w:p>
        </w:tc>
        <w:tc>
          <w:tcPr>
            <w:tcW w:w="163" w:type="pct"/>
            <w:tcBorders>
              <w:top w:val="nil"/>
              <w:left w:val="nil"/>
              <w:bottom w:val="nil"/>
              <w:right w:val="nil"/>
            </w:tcBorders>
            <w:shd w:val="clear" w:color="auto" w:fill="auto"/>
            <w:noWrap/>
            <w:vAlign w:val="bottom"/>
            <w:hideMark/>
          </w:tcPr>
          <w:p w14:paraId="1378E8E1" w14:textId="77777777" w:rsidR="00C8129E" w:rsidRPr="004D555C" w:rsidRDefault="00C8129E" w:rsidP="00A23D18">
            <w:pPr>
              <w:jc w:val="center"/>
              <w:rPr>
                <w:rFonts w:ascii="Arial" w:hAnsi="Arial" w:cs="Arial"/>
                <w:b/>
                <w:bCs/>
                <w:color w:val="112277"/>
                <w:sz w:val="18"/>
                <w:szCs w:val="18"/>
              </w:rPr>
            </w:pPr>
          </w:p>
        </w:tc>
      </w:tr>
      <w:tr w:rsidR="00C8129E" w:rsidRPr="004D555C" w14:paraId="5E84DF6F" w14:textId="77777777" w:rsidTr="00A23D18">
        <w:trPr>
          <w:trHeight w:val="288"/>
        </w:trPr>
        <w:tc>
          <w:tcPr>
            <w:tcW w:w="4837" w:type="pct"/>
            <w:gridSpan w:val="2"/>
            <w:tcBorders>
              <w:top w:val="nil"/>
              <w:left w:val="nil"/>
              <w:bottom w:val="nil"/>
              <w:right w:val="nil"/>
            </w:tcBorders>
            <w:shd w:val="clear" w:color="auto" w:fill="auto"/>
            <w:vAlign w:val="center"/>
            <w:hideMark/>
          </w:tcPr>
          <w:p w14:paraId="04B0CF28" w14:textId="77777777" w:rsidR="00C8129E" w:rsidRPr="004D555C" w:rsidRDefault="00C8129E" w:rsidP="00A23D18">
            <w:pPr>
              <w:jc w:val="center"/>
              <w:rPr>
                <w:rFonts w:ascii="Arial" w:hAnsi="Arial" w:cs="Arial"/>
                <w:b/>
                <w:bCs/>
                <w:color w:val="112277"/>
                <w:sz w:val="18"/>
                <w:szCs w:val="18"/>
              </w:rPr>
            </w:pPr>
            <w:r w:rsidRPr="004D555C">
              <w:rPr>
                <w:rFonts w:ascii="Arial" w:hAnsi="Arial" w:cs="Arial"/>
                <w:b/>
                <w:bCs/>
                <w:color w:val="112277"/>
                <w:sz w:val="18"/>
                <w:szCs w:val="18"/>
              </w:rPr>
              <w:t>Selected Model</w:t>
            </w:r>
          </w:p>
        </w:tc>
        <w:tc>
          <w:tcPr>
            <w:tcW w:w="163" w:type="pct"/>
            <w:tcBorders>
              <w:top w:val="nil"/>
              <w:left w:val="nil"/>
              <w:bottom w:val="nil"/>
              <w:right w:val="nil"/>
            </w:tcBorders>
            <w:shd w:val="clear" w:color="auto" w:fill="auto"/>
            <w:noWrap/>
            <w:vAlign w:val="bottom"/>
            <w:hideMark/>
          </w:tcPr>
          <w:p w14:paraId="0E07DBB8" w14:textId="77777777" w:rsidR="00C8129E" w:rsidRPr="004D555C" w:rsidRDefault="00C8129E" w:rsidP="00A23D18">
            <w:pPr>
              <w:jc w:val="center"/>
              <w:rPr>
                <w:rFonts w:ascii="Arial" w:hAnsi="Arial" w:cs="Arial"/>
                <w:b/>
                <w:bCs/>
                <w:color w:val="112277"/>
                <w:sz w:val="18"/>
                <w:szCs w:val="18"/>
              </w:rPr>
            </w:pPr>
          </w:p>
        </w:tc>
      </w:tr>
      <w:tr w:rsidR="00C8129E" w:rsidRPr="004D555C" w14:paraId="5D41C193" w14:textId="77777777" w:rsidTr="00A23D18">
        <w:trPr>
          <w:trHeight w:val="300"/>
        </w:trPr>
        <w:tc>
          <w:tcPr>
            <w:tcW w:w="4837" w:type="pct"/>
            <w:gridSpan w:val="2"/>
            <w:tcBorders>
              <w:top w:val="nil"/>
              <w:left w:val="nil"/>
              <w:bottom w:val="nil"/>
              <w:right w:val="nil"/>
            </w:tcBorders>
            <w:shd w:val="clear" w:color="auto" w:fill="auto"/>
            <w:vAlign w:val="center"/>
            <w:hideMark/>
          </w:tcPr>
          <w:p w14:paraId="2A7C8B01" w14:textId="77777777" w:rsidR="00C8129E" w:rsidRPr="004D555C" w:rsidRDefault="00C8129E" w:rsidP="00A23D18">
            <w:pPr>
              <w:jc w:val="center"/>
              <w:rPr>
                <w:rFonts w:ascii="Arial" w:hAnsi="Arial" w:cs="Arial"/>
                <w:b/>
                <w:bCs/>
                <w:color w:val="112277"/>
                <w:sz w:val="18"/>
                <w:szCs w:val="18"/>
              </w:rPr>
            </w:pPr>
            <w:r w:rsidRPr="004D555C">
              <w:rPr>
                <w:rFonts w:ascii="Arial" w:hAnsi="Arial" w:cs="Arial"/>
                <w:b/>
                <w:bCs/>
                <w:color w:val="112277"/>
                <w:sz w:val="18"/>
                <w:szCs w:val="18"/>
              </w:rPr>
              <w:t>The selected model is the model at the last step (Step 5).</w:t>
            </w:r>
          </w:p>
        </w:tc>
        <w:tc>
          <w:tcPr>
            <w:tcW w:w="163" w:type="pct"/>
            <w:tcBorders>
              <w:top w:val="nil"/>
              <w:left w:val="nil"/>
              <w:bottom w:val="nil"/>
              <w:right w:val="nil"/>
            </w:tcBorders>
            <w:shd w:val="clear" w:color="auto" w:fill="auto"/>
            <w:noWrap/>
            <w:vAlign w:val="bottom"/>
            <w:hideMark/>
          </w:tcPr>
          <w:p w14:paraId="06ED6B80" w14:textId="77777777" w:rsidR="00C8129E" w:rsidRPr="004D555C" w:rsidRDefault="00C8129E" w:rsidP="00A23D18">
            <w:pPr>
              <w:jc w:val="center"/>
              <w:rPr>
                <w:rFonts w:ascii="Arial" w:hAnsi="Arial" w:cs="Arial"/>
                <w:b/>
                <w:bCs/>
                <w:color w:val="112277"/>
                <w:sz w:val="18"/>
                <w:szCs w:val="18"/>
              </w:rPr>
            </w:pPr>
          </w:p>
        </w:tc>
      </w:tr>
      <w:tr w:rsidR="00C8129E" w:rsidRPr="004D555C" w14:paraId="67A9D21A" w14:textId="77777777" w:rsidTr="00A23D18">
        <w:trPr>
          <w:trHeight w:val="300"/>
        </w:trPr>
        <w:tc>
          <w:tcPr>
            <w:tcW w:w="2176" w:type="pct"/>
            <w:tcBorders>
              <w:top w:val="single" w:sz="8" w:space="0" w:color="C1C1C1"/>
              <w:left w:val="single" w:sz="8" w:space="0" w:color="C1C1C1"/>
              <w:bottom w:val="single" w:sz="8" w:space="0" w:color="C1C1C1"/>
              <w:right w:val="single" w:sz="8" w:space="0" w:color="C1C1C1"/>
            </w:tcBorders>
            <w:shd w:val="clear" w:color="000000" w:fill="EDF2F9"/>
            <w:noWrap/>
            <w:vAlign w:val="center"/>
            <w:hideMark/>
          </w:tcPr>
          <w:p w14:paraId="3EAC0775" w14:textId="77777777" w:rsidR="00C8129E" w:rsidRPr="004D555C" w:rsidRDefault="00C8129E" w:rsidP="00A23D18">
            <w:pPr>
              <w:rPr>
                <w:rFonts w:ascii="Arial" w:hAnsi="Arial" w:cs="Arial"/>
                <w:b/>
                <w:bCs/>
                <w:color w:val="112277"/>
                <w:sz w:val="18"/>
                <w:szCs w:val="18"/>
              </w:rPr>
            </w:pPr>
            <w:r w:rsidRPr="004D555C">
              <w:rPr>
                <w:rFonts w:ascii="Arial" w:hAnsi="Arial" w:cs="Arial"/>
                <w:b/>
                <w:bCs/>
                <w:color w:val="112277"/>
                <w:sz w:val="18"/>
                <w:szCs w:val="18"/>
              </w:rPr>
              <w:t>Effects:</w:t>
            </w:r>
          </w:p>
        </w:tc>
        <w:tc>
          <w:tcPr>
            <w:tcW w:w="2824" w:type="pct"/>
            <w:gridSpan w:val="2"/>
            <w:tcBorders>
              <w:top w:val="single" w:sz="8" w:space="0" w:color="C1C1C1"/>
              <w:left w:val="nil"/>
              <w:bottom w:val="single" w:sz="8" w:space="0" w:color="C1C1C1"/>
              <w:right w:val="single" w:sz="8" w:space="0" w:color="C1C1C1"/>
            </w:tcBorders>
            <w:shd w:val="clear" w:color="000000" w:fill="FFFFFF"/>
            <w:noWrap/>
            <w:vAlign w:val="center"/>
            <w:hideMark/>
          </w:tcPr>
          <w:p w14:paraId="68A6F249" w14:textId="77777777" w:rsidR="00C8129E" w:rsidRPr="004D555C" w:rsidRDefault="00C8129E" w:rsidP="00A23D18">
            <w:pPr>
              <w:jc w:val="center"/>
              <w:rPr>
                <w:rFonts w:ascii="Arial" w:hAnsi="Arial" w:cs="Arial"/>
                <w:color w:val="000000"/>
                <w:sz w:val="18"/>
                <w:szCs w:val="18"/>
              </w:rPr>
            </w:pPr>
            <w:r w:rsidRPr="004D555C">
              <w:rPr>
                <w:rFonts w:ascii="Arial" w:hAnsi="Arial" w:cs="Arial"/>
                <w:color w:val="000000"/>
                <w:sz w:val="18"/>
                <w:szCs w:val="18"/>
              </w:rPr>
              <w:t xml:space="preserve">Intercept </w:t>
            </w:r>
            <w:proofErr w:type="spellStart"/>
            <w:r w:rsidRPr="004D555C">
              <w:rPr>
                <w:rFonts w:ascii="Arial" w:hAnsi="Arial" w:cs="Arial"/>
                <w:color w:val="000000"/>
                <w:sz w:val="18"/>
                <w:szCs w:val="18"/>
              </w:rPr>
              <w:t>dti</w:t>
            </w:r>
            <w:proofErr w:type="spellEnd"/>
            <w:r w:rsidRPr="004D555C">
              <w:rPr>
                <w:rFonts w:ascii="Arial" w:hAnsi="Arial" w:cs="Arial"/>
                <w:color w:val="000000"/>
                <w:sz w:val="18"/>
                <w:szCs w:val="18"/>
              </w:rPr>
              <w:t xml:space="preserve"> </w:t>
            </w:r>
            <w:proofErr w:type="spellStart"/>
            <w:r w:rsidRPr="004D555C">
              <w:rPr>
                <w:rFonts w:ascii="Arial" w:hAnsi="Arial" w:cs="Arial"/>
                <w:color w:val="000000"/>
                <w:sz w:val="18"/>
                <w:szCs w:val="18"/>
              </w:rPr>
              <w:t>int_rate</w:t>
            </w:r>
            <w:proofErr w:type="spellEnd"/>
            <w:r w:rsidRPr="004D555C">
              <w:rPr>
                <w:rFonts w:ascii="Arial" w:hAnsi="Arial" w:cs="Arial"/>
                <w:color w:val="000000"/>
                <w:sz w:val="18"/>
                <w:szCs w:val="18"/>
              </w:rPr>
              <w:t xml:space="preserve"> </w:t>
            </w:r>
            <w:proofErr w:type="spellStart"/>
            <w:r w:rsidRPr="004D555C">
              <w:rPr>
                <w:rFonts w:ascii="Arial" w:hAnsi="Arial" w:cs="Arial"/>
                <w:color w:val="000000"/>
                <w:sz w:val="18"/>
                <w:szCs w:val="18"/>
              </w:rPr>
              <w:t>issue_d</w:t>
            </w:r>
            <w:proofErr w:type="spellEnd"/>
            <w:r w:rsidRPr="004D555C">
              <w:rPr>
                <w:rFonts w:ascii="Arial" w:hAnsi="Arial" w:cs="Arial"/>
                <w:color w:val="000000"/>
                <w:sz w:val="18"/>
                <w:szCs w:val="18"/>
              </w:rPr>
              <w:t xml:space="preserve"> </w:t>
            </w:r>
            <w:proofErr w:type="spellStart"/>
            <w:r w:rsidRPr="004D555C">
              <w:rPr>
                <w:rFonts w:ascii="Arial" w:hAnsi="Arial" w:cs="Arial"/>
                <w:color w:val="000000"/>
                <w:sz w:val="18"/>
                <w:szCs w:val="18"/>
              </w:rPr>
              <w:t>loan_amnt</w:t>
            </w:r>
            <w:proofErr w:type="spellEnd"/>
            <w:r w:rsidRPr="004D555C">
              <w:rPr>
                <w:rFonts w:ascii="Arial" w:hAnsi="Arial" w:cs="Arial"/>
                <w:color w:val="000000"/>
                <w:sz w:val="18"/>
                <w:szCs w:val="18"/>
              </w:rPr>
              <w:t xml:space="preserve"> </w:t>
            </w:r>
            <w:proofErr w:type="spellStart"/>
            <w:r w:rsidRPr="004D555C">
              <w:rPr>
                <w:rFonts w:ascii="Arial" w:hAnsi="Arial" w:cs="Arial"/>
                <w:color w:val="000000"/>
                <w:sz w:val="18"/>
                <w:szCs w:val="18"/>
              </w:rPr>
              <w:t>mort_acc</w:t>
            </w:r>
            <w:proofErr w:type="spellEnd"/>
            <w:r w:rsidRPr="004D555C">
              <w:rPr>
                <w:rFonts w:ascii="Arial" w:hAnsi="Arial" w:cs="Arial"/>
                <w:color w:val="000000"/>
                <w:sz w:val="18"/>
                <w:szCs w:val="18"/>
              </w:rPr>
              <w:t xml:space="preserve"> </w:t>
            </w:r>
            <w:proofErr w:type="spellStart"/>
            <w:r w:rsidRPr="004D555C">
              <w:rPr>
                <w:rFonts w:ascii="Arial" w:hAnsi="Arial" w:cs="Arial"/>
                <w:color w:val="000000"/>
                <w:sz w:val="18"/>
                <w:szCs w:val="18"/>
              </w:rPr>
              <w:t>open_acc</w:t>
            </w:r>
            <w:proofErr w:type="spellEnd"/>
            <w:r w:rsidRPr="004D555C">
              <w:rPr>
                <w:rFonts w:ascii="Arial" w:hAnsi="Arial" w:cs="Arial"/>
                <w:color w:val="000000"/>
                <w:sz w:val="18"/>
                <w:szCs w:val="18"/>
              </w:rPr>
              <w:t xml:space="preserve"> </w:t>
            </w:r>
            <w:proofErr w:type="spellStart"/>
            <w:r w:rsidRPr="004D555C">
              <w:rPr>
                <w:rFonts w:ascii="Arial" w:hAnsi="Arial" w:cs="Arial"/>
                <w:color w:val="000000"/>
                <w:sz w:val="18"/>
                <w:szCs w:val="18"/>
              </w:rPr>
              <w:t>pub_rec</w:t>
            </w:r>
            <w:proofErr w:type="spellEnd"/>
            <w:r w:rsidRPr="004D555C">
              <w:rPr>
                <w:rFonts w:ascii="Arial" w:hAnsi="Arial" w:cs="Arial"/>
                <w:color w:val="000000"/>
                <w:sz w:val="18"/>
                <w:szCs w:val="18"/>
              </w:rPr>
              <w:t xml:space="preserve"> </w:t>
            </w:r>
            <w:proofErr w:type="spellStart"/>
            <w:r w:rsidRPr="004D555C">
              <w:rPr>
                <w:rFonts w:ascii="Arial" w:hAnsi="Arial" w:cs="Arial"/>
                <w:color w:val="000000"/>
                <w:sz w:val="18"/>
                <w:szCs w:val="18"/>
              </w:rPr>
              <w:t>revol_bal</w:t>
            </w:r>
            <w:proofErr w:type="spellEnd"/>
          </w:p>
        </w:tc>
      </w:tr>
    </w:tbl>
    <w:p w14:paraId="78EE2BC0" w14:textId="77777777" w:rsidR="00C8129E" w:rsidRDefault="00C8129E" w:rsidP="00C8129E">
      <w:pPr>
        <w:pStyle w:val="ABodyCopy"/>
        <w:ind w:left="0"/>
        <w:rPr>
          <w:rFonts w:asciiTheme="minorHAnsi" w:hAnsiTheme="minorHAnsi"/>
          <w:noProof/>
          <w:sz w:val="22"/>
          <w:szCs w:val="22"/>
        </w:rPr>
      </w:pPr>
    </w:p>
    <w:p w14:paraId="324A1C61" w14:textId="77777777" w:rsidR="005F6C11" w:rsidRDefault="005F6C11" w:rsidP="00C8129E">
      <w:pPr>
        <w:pStyle w:val="ABodyCopy"/>
        <w:ind w:left="0"/>
        <w:rPr>
          <w:rFonts w:asciiTheme="minorHAnsi" w:hAnsiTheme="minorHAnsi"/>
          <w:noProof/>
          <w:sz w:val="22"/>
          <w:szCs w:val="22"/>
        </w:rPr>
      </w:pPr>
    </w:p>
    <w:p w14:paraId="5E677ADF" w14:textId="77777777" w:rsidR="009D7012" w:rsidRDefault="009D7012" w:rsidP="00C8129E">
      <w:pPr>
        <w:pStyle w:val="ABodyCopy"/>
        <w:ind w:left="0"/>
        <w:rPr>
          <w:rFonts w:asciiTheme="minorHAnsi" w:hAnsiTheme="minorHAnsi"/>
          <w:noProof/>
          <w:sz w:val="22"/>
          <w:szCs w:val="22"/>
        </w:rPr>
      </w:pPr>
    </w:p>
    <w:tbl>
      <w:tblPr>
        <w:tblW w:w="7920" w:type="dxa"/>
        <w:tblLook w:val="04A0" w:firstRow="1" w:lastRow="0" w:firstColumn="1" w:lastColumn="0" w:noHBand="0" w:noVBand="1"/>
      </w:tblPr>
      <w:tblGrid>
        <w:gridCol w:w="1760"/>
        <w:gridCol w:w="2340"/>
        <w:gridCol w:w="1360"/>
        <w:gridCol w:w="1300"/>
        <w:gridCol w:w="1160"/>
      </w:tblGrid>
      <w:tr w:rsidR="00C8129E" w:rsidRPr="00F877C2" w14:paraId="0692020D" w14:textId="77777777" w:rsidTr="00A23D18">
        <w:trPr>
          <w:trHeight w:val="300"/>
        </w:trPr>
        <w:tc>
          <w:tcPr>
            <w:tcW w:w="7920" w:type="dxa"/>
            <w:gridSpan w:val="5"/>
            <w:tcBorders>
              <w:top w:val="single" w:sz="8" w:space="0" w:color="C1C1C1"/>
              <w:left w:val="single" w:sz="8" w:space="0" w:color="C1C1C1"/>
              <w:bottom w:val="single" w:sz="8" w:space="0" w:color="C1C1C1"/>
              <w:right w:val="single" w:sz="8" w:space="0" w:color="C1C1C1"/>
            </w:tcBorders>
            <w:shd w:val="clear" w:color="000000" w:fill="EDF2F9"/>
            <w:vAlign w:val="bottom"/>
            <w:hideMark/>
          </w:tcPr>
          <w:p w14:paraId="64114BB3" w14:textId="77777777" w:rsidR="00C8129E" w:rsidRPr="00F877C2" w:rsidRDefault="00C8129E" w:rsidP="00A23D18">
            <w:pPr>
              <w:jc w:val="center"/>
              <w:rPr>
                <w:rFonts w:ascii="Arial" w:hAnsi="Arial" w:cs="Arial"/>
                <w:b/>
                <w:bCs/>
                <w:color w:val="112277"/>
                <w:sz w:val="18"/>
                <w:szCs w:val="18"/>
              </w:rPr>
            </w:pPr>
            <w:r w:rsidRPr="00F877C2">
              <w:rPr>
                <w:rFonts w:ascii="Arial" w:hAnsi="Arial" w:cs="Arial"/>
                <w:b/>
                <w:bCs/>
                <w:color w:val="112277"/>
                <w:sz w:val="18"/>
                <w:szCs w:val="18"/>
              </w:rPr>
              <w:lastRenderedPageBreak/>
              <w:t>Analysis of Variance</w:t>
            </w:r>
          </w:p>
        </w:tc>
      </w:tr>
      <w:tr w:rsidR="00C8129E" w:rsidRPr="00F877C2" w14:paraId="220B9EA6" w14:textId="77777777" w:rsidTr="00A23D18">
        <w:trPr>
          <w:trHeight w:val="288"/>
        </w:trPr>
        <w:tc>
          <w:tcPr>
            <w:tcW w:w="1760" w:type="dxa"/>
            <w:vMerge w:val="restart"/>
            <w:tcBorders>
              <w:top w:val="nil"/>
              <w:left w:val="single" w:sz="8" w:space="0" w:color="C1C1C1"/>
              <w:bottom w:val="single" w:sz="8" w:space="0" w:color="C1C1C1"/>
              <w:right w:val="single" w:sz="8" w:space="0" w:color="C1C1C1"/>
            </w:tcBorders>
            <w:shd w:val="clear" w:color="000000" w:fill="EDF2F9"/>
            <w:vAlign w:val="bottom"/>
            <w:hideMark/>
          </w:tcPr>
          <w:p w14:paraId="2A654F0B" w14:textId="77777777" w:rsidR="00C8129E" w:rsidRPr="00F877C2" w:rsidRDefault="00C8129E" w:rsidP="00A23D18">
            <w:pPr>
              <w:rPr>
                <w:rFonts w:ascii="Arial" w:hAnsi="Arial" w:cs="Arial"/>
                <w:b/>
                <w:bCs/>
                <w:color w:val="112277"/>
                <w:sz w:val="18"/>
                <w:szCs w:val="18"/>
              </w:rPr>
            </w:pPr>
            <w:r w:rsidRPr="00F877C2">
              <w:rPr>
                <w:rFonts w:ascii="Arial" w:hAnsi="Arial" w:cs="Arial"/>
                <w:b/>
                <w:bCs/>
                <w:color w:val="112277"/>
                <w:sz w:val="18"/>
                <w:szCs w:val="18"/>
              </w:rPr>
              <w:t>Source</w:t>
            </w:r>
          </w:p>
        </w:tc>
        <w:tc>
          <w:tcPr>
            <w:tcW w:w="2340" w:type="dxa"/>
            <w:vMerge w:val="restart"/>
            <w:tcBorders>
              <w:top w:val="nil"/>
              <w:left w:val="single" w:sz="8" w:space="0" w:color="C1C1C1"/>
              <w:bottom w:val="single" w:sz="8" w:space="0" w:color="C1C1C1"/>
              <w:right w:val="single" w:sz="8" w:space="0" w:color="C1C1C1"/>
            </w:tcBorders>
            <w:shd w:val="clear" w:color="000000" w:fill="EDF2F9"/>
            <w:vAlign w:val="center"/>
            <w:hideMark/>
          </w:tcPr>
          <w:p w14:paraId="0B9613D1" w14:textId="77777777" w:rsidR="00C8129E" w:rsidRPr="00F877C2" w:rsidRDefault="00C8129E" w:rsidP="00A23D18">
            <w:pPr>
              <w:jc w:val="center"/>
              <w:rPr>
                <w:rFonts w:ascii="Arial" w:hAnsi="Arial" w:cs="Arial"/>
                <w:b/>
                <w:bCs/>
                <w:color w:val="112277"/>
                <w:sz w:val="18"/>
                <w:szCs w:val="18"/>
              </w:rPr>
            </w:pPr>
            <w:r w:rsidRPr="00F877C2">
              <w:rPr>
                <w:rFonts w:ascii="Arial" w:hAnsi="Arial" w:cs="Arial"/>
                <w:b/>
                <w:bCs/>
                <w:color w:val="112277"/>
                <w:sz w:val="18"/>
                <w:szCs w:val="18"/>
              </w:rPr>
              <w:t>DF</w:t>
            </w:r>
          </w:p>
        </w:tc>
        <w:tc>
          <w:tcPr>
            <w:tcW w:w="1360" w:type="dxa"/>
            <w:tcBorders>
              <w:top w:val="nil"/>
              <w:left w:val="nil"/>
              <w:bottom w:val="nil"/>
              <w:right w:val="single" w:sz="8" w:space="0" w:color="C1C1C1"/>
            </w:tcBorders>
            <w:shd w:val="clear" w:color="000000" w:fill="EDF2F9"/>
            <w:vAlign w:val="center"/>
            <w:hideMark/>
          </w:tcPr>
          <w:p w14:paraId="178302F5" w14:textId="77777777" w:rsidR="00C8129E" w:rsidRPr="00F877C2" w:rsidRDefault="00C8129E" w:rsidP="00A23D18">
            <w:pPr>
              <w:jc w:val="center"/>
              <w:rPr>
                <w:rFonts w:ascii="Arial" w:hAnsi="Arial" w:cs="Arial"/>
                <w:b/>
                <w:bCs/>
                <w:color w:val="112277"/>
                <w:sz w:val="18"/>
                <w:szCs w:val="18"/>
              </w:rPr>
            </w:pPr>
            <w:r w:rsidRPr="00F877C2">
              <w:rPr>
                <w:rFonts w:ascii="Arial" w:hAnsi="Arial" w:cs="Arial"/>
                <w:b/>
                <w:bCs/>
                <w:color w:val="112277"/>
                <w:sz w:val="18"/>
                <w:szCs w:val="18"/>
              </w:rPr>
              <w:t>Sum of</w:t>
            </w:r>
          </w:p>
        </w:tc>
        <w:tc>
          <w:tcPr>
            <w:tcW w:w="1300" w:type="dxa"/>
            <w:tcBorders>
              <w:top w:val="nil"/>
              <w:left w:val="nil"/>
              <w:bottom w:val="nil"/>
              <w:right w:val="single" w:sz="8" w:space="0" w:color="C1C1C1"/>
            </w:tcBorders>
            <w:shd w:val="clear" w:color="000000" w:fill="EDF2F9"/>
            <w:vAlign w:val="center"/>
            <w:hideMark/>
          </w:tcPr>
          <w:p w14:paraId="1815362A" w14:textId="77777777" w:rsidR="00C8129E" w:rsidRPr="00F877C2" w:rsidRDefault="00C8129E" w:rsidP="00A23D18">
            <w:pPr>
              <w:jc w:val="center"/>
              <w:rPr>
                <w:rFonts w:ascii="Arial" w:hAnsi="Arial" w:cs="Arial"/>
                <w:b/>
                <w:bCs/>
                <w:color w:val="112277"/>
                <w:sz w:val="18"/>
                <w:szCs w:val="18"/>
              </w:rPr>
            </w:pPr>
            <w:r w:rsidRPr="00F877C2">
              <w:rPr>
                <w:rFonts w:ascii="Arial" w:hAnsi="Arial" w:cs="Arial"/>
                <w:b/>
                <w:bCs/>
                <w:color w:val="112277"/>
                <w:sz w:val="18"/>
                <w:szCs w:val="18"/>
              </w:rPr>
              <w:t>Mean</w:t>
            </w:r>
          </w:p>
        </w:tc>
        <w:tc>
          <w:tcPr>
            <w:tcW w:w="1160" w:type="dxa"/>
            <w:vMerge w:val="restart"/>
            <w:tcBorders>
              <w:top w:val="nil"/>
              <w:left w:val="single" w:sz="8" w:space="0" w:color="C1C1C1"/>
              <w:bottom w:val="single" w:sz="8" w:space="0" w:color="C1C1C1"/>
              <w:right w:val="single" w:sz="8" w:space="0" w:color="C1C1C1"/>
            </w:tcBorders>
            <w:shd w:val="clear" w:color="000000" w:fill="EDF2F9"/>
            <w:vAlign w:val="center"/>
            <w:hideMark/>
          </w:tcPr>
          <w:p w14:paraId="00CBB5D7" w14:textId="77777777" w:rsidR="00C8129E" w:rsidRPr="00F877C2" w:rsidRDefault="00C8129E" w:rsidP="00A23D18">
            <w:pPr>
              <w:jc w:val="center"/>
              <w:rPr>
                <w:rFonts w:ascii="Arial" w:hAnsi="Arial" w:cs="Arial"/>
                <w:b/>
                <w:bCs/>
                <w:color w:val="112277"/>
                <w:sz w:val="18"/>
                <w:szCs w:val="18"/>
              </w:rPr>
            </w:pPr>
            <w:r w:rsidRPr="00F877C2">
              <w:rPr>
                <w:rFonts w:ascii="Arial" w:hAnsi="Arial" w:cs="Arial"/>
                <w:b/>
                <w:bCs/>
                <w:color w:val="112277"/>
                <w:sz w:val="18"/>
                <w:szCs w:val="18"/>
              </w:rPr>
              <w:t>F Value</w:t>
            </w:r>
          </w:p>
        </w:tc>
      </w:tr>
      <w:tr w:rsidR="00C8129E" w:rsidRPr="00F877C2" w14:paraId="35D90401" w14:textId="77777777" w:rsidTr="00A23D18">
        <w:trPr>
          <w:trHeight w:val="300"/>
        </w:trPr>
        <w:tc>
          <w:tcPr>
            <w:tcW w:w="1760" w:type="dxa"/>
            <w:vMerge/>
            <w:tcBorders>
              <w:top w:val="nil"/>
              <w:left w:val="single" w:sz="8" w:space="0" w:color="C1C1C1"/>
              <w:bottom w:val="single" w:sz="8" w:space="0" w:color="C1C1C1"/>
              <w:right w:val="single" w:sz="8" w:space="0" w:color="C1C1C1"/>
            </w:tcBorders>
            <w:vAlign w:val="center"/>
            <w:hideMark/>
          </w:tcPr>
          <w:p w14:paraId="32D1F9DC" w14:textId="77777777" w:rsidR="00C8129E" w:rsidRPr="00F877C2" w:rsidRDefault="00C8129E" w:rsidP="00A23D18">
            <w:pPr>
              <w:rPr>
                <w:rFonts w:ascii="Arial" w:hAnsi="Arial" w:cs="Arial"/>
                <w:b/>
                <w:bCs/>
                <w:color w:val="112277"/>
                <w:sz w:val="18"/>
                <w:szCs w:val="18"/>
              </w:rPr>
            </w:pPr>
          </w:p>
        </w:tc>
        <w:tc>
          <w:tcPr>
            <w:tcW w:w="2340" w:type="dxa"/>
            <w:vMerge/>
            <w:tcBorders>
              <w:top w:val="nil"/>
              <w:left w:val="single" w:sz="8" w:space="0" w:color="C1C1C1"/>
              <w:bottom w:val="single" w:sz="8" w:space="0" w:color="C1C1C1"/>
              <w:right w:val="single" w:sz="8" w:space="0" w:color="C1C1C1"/>
            </w:tcBorders>
            <w:vAlign w:val="center"/>
            <w:hideMark/>
          </w:tcPr>
          <w:p w14:paraId="3C6B2AB3" w14:textId="77777777" w:rsidR="00C8129E" w:rsidRPr="00F877C2" w:rsidRDefault="00C8129E" w:rsidP="00A23D18">
            <w:pPr>
              <w:rPr>
                <w:rFonts w:ascii="Arial" w:hAnsi="Arial" w:cs="Arial"/>
                <w:b/>
                <w:bCs/>
                <w:color w:val="112277"/>
                <w:sz w:val="18"/>
                <w:szCs w:val="18"/>
              </w:rPr>
            </w:pPr>
          </w:p>
        </w:tc>
        <w:tc>
          <w:tcPr>
            <w:tcW w:w="1360" w:type="dxa"/>
            <w:tcBorders>
              <w:top w:val="nil"/>
              <w:left w:val="nil"/>
              <w:bottom w:val="single" w:sz="8" w:space="0" w:color="C1C1C1"/>
              <w:right w:val="single" w:sz="8" w:space="0" w:color="C1C1C1"/>
            </w:tcBorders>
            <w:shd w:val="clear" w:color="000000" w:fill="EDF2F9"/>
            <w:vAlign w:val="center"/>
            <w:hideMark/>
          </w:tcPr>
          <w:p w14:paraId="7651F8F1" w14:textId="77777777" w:rsidR="00C8129E" w:rsidRPr="00F877C2" w:rsidRDefault="00C8129E" w:rsidP="00A23D18">
            <w:pPr>
              <w:jc w:val="center"/>
              <w:rPr>
                <w:rFonts w:ascii="Arial" w:hAnsi="Arial" w:cs="Arial"/>
                <w:b/>
                <w:bCs/>
                <w:color w:val="112277"/>
                <w:sz w:val="18"/>
                <w:szCs w:val="18"/>
              </w:rPr>
            </w:pPr>
            <w:r w:rsidRPr="00F877C2">
              <w:rPr>
                <w:rFonts w:ascii="Arial" w:hAnsi="Arial" w:cs="Arial"/>
                <w:b/>
                <w:bCs/>
                <w:color w:val="112277"/>
                <w:sz w:val="18"/>
                <w:szCs w:val="18"/>
              </w:rPr>
              <w:t>Squares</w:t>
            </w:r>
          </w:p>
        </w:tc>
        <w:tc>
          <w:tcPr>
            <w:tcW w:w="1300" w:type="dxa"/>
            <w:tcBorders>
              <w:top w:val="nil"/>
              <w:left w:val="nil"/>
              <w:bottom w:val="single" w:sz="8" w:space="0" w:color="C1C1C1"/>
              <w:right w:val="single" w:sz="8" w:space="0" w:color="C1C1C1"/>
            </w:tcBorders>
            <w:shd w:val="clear" w:color="000000" w:fill="EDF2F9"/>
            <w:vAlign w:val="center"/>
            <w:hideMark/>
          </w:tcPr>
          <w:p w14:paraId="41C82AE4" w14:textId="77777777" w:rsidR="00C8129E" w:rsidRPr="00F877C2" w:rsidRDefault="00C8129E" w:rsidP="00A23D18">
            <w:pPr>
              <w:jc w:val="center"/>
              <w:rPr>
                <w:rFonts w:ascii="Arial" w:hAnsi="Arial" w:cs="Arial"/>
                <w:b/>
                <w:bCs/>
                <w:color w:val="112277"/>
                <w:sz w:val="18"/>
                <w:szCs w:val="18"/>
              </w:rPr>
            </w:pPr>
            <w:r w:rsidRPr="00F877C2">
              <w:rPr>
                <w:rFonts w:ascii="Arial" w:hAnsi="Arial" w:cs="Arial"/>
                <w:b/>
                <w:bCs/>
                <w:color w:val="112277"/>
                <w:sz w:val="18"/>
                <w:szCs w:val="18"/>
              </w:rPr>
              <w:t>Square</w:t>
            </w:r>
          </w:p>
        </w:tc>
        <w:tc>
          <w:tcPr>
            <w:tcW w:w="1160" w:type="dxa"/>
            <w:vMerge/>
            <w:tcBorders>
              <w:top w:val="nil"/>
              <w:left w:val="single" w:sz="8" w:space="0" w:color="C1C1C1"/>
              <w:bottom w:val="single" w:sz="8" w:space="0" w:color="C1C1C1"/>
              <w:right w:val="single" w:sz="8" w:space="0" w:color="C1C1C1"/>
            </w:tcBorders>
            <w:vAlign w:val="center"/>
            <w:hideMark/>
          </w:tcPr>
          <w:p w14:paraId="372231B0" w14:textId="77777777" w:rsidR="00C8129E" w:rsidRPr="00F877C2" w:rsidRDefault="00C8129E" w:rsidP="00A23D18">
            <w:pPr>
              <w:rPr>
                <w:rFonts w:ascii="Arial" w:hAnsi="Arial" w:cs="Arial"/>
                <w:b/>
                <w:bCs/>
                <w:color w:val="112277"/>
                <w:sz w:val="18"/>
                <w:szCs w:val="18"/>
              </w:rPr>
            </w:pPr>
          </w:p>
        </w:tc>
      </w:tr>
      <w:tr w:rsidR="00C8129E" w:rsidRPr="00F877C2" w14:paraId="12E99BF8" w14:textId="77777777" w:rsidTr="00A23D18">
        <w:trPr>
          <w:trHeight w:val="300"/>
        </w:trPr>
        <w:tc>
          <w:tcPr>
            <w:tcW w:w="1760" w:type="dxa"/>
            <w:tcBorders>
              <w:top w:val="nil"/>
              <w:left w:val="single" w:sz="8" w:space="0" w:color="C1C1C1"/>
              <w:bottom w:val="single" w:sz="8" w:space="0" w:color="C1C1C1"/>
              <w:right w:val="single" w:sz="8" w:space="0" w:color="C1C1C1"/>
            </w:tcBorders>
            <w:shd w:val="clear" w:color="000000" w:fill="EDF2F9"/>
            <w:noWrap/>
            <w:vAlign w:val="center"/>
            <w:hideMark/>
          </w:tcPr>
          <w:p w14:paraId="617B76C0" w14:textId="77777777" w:rsidR="00C8129E" w:rsidRPr="00F877C2" w:rsidRDefault="00C8129E" w:rsidP="00A23D18">
            <w:pPr>
              <w:rPr>
                <w:rFonts w:ascii="Arial" w:hAnsi="Arial" w:cs="Arial"/>
                <w:b/>
                <w:bCs/>
                <w:color w:val="112277"/>
                <w:sz w:val="18"/>
                <w:szCs w:val="18"/>
              </w:rPr>
            </w:pPr>
            <w:r w:rsidRPr="00F877C2">
              <w:rPr>
                <w:rFonts w:ascii="Arial" w:hAnsi="Arial" w:cs="Arial"/>
                <w:b/>
                <w:bCs/>
                <w:color w:val="112277"/>
                <w:sz w:val="18"/>
                <w:szCs w:val="18"/>
              </w:rPr>
              <w:t>Model</w:t>
            </w:r>
          </w:p>
        </w:tc>
        <w:tc>
          <w:tcPr>
            <w:tcW w:w="2340" w:type="dxa"/>
            <w:tcBorders>
              <w:top w:val="nil"/>
              <w:left w:val="nil"/>
              <w:bottom w:val="single" w:sz="8" w:space="0" w:color="C1C1C1"/>
              <w:right w:val="single" w:sz="8" w:space="0" w:color="C1C1C1"/>
            </w:tcBorders>
            <w:shd w:val="clear" w:color="000000" w:fill="FFFFFF"/>
            <w:noWrap/>
            <w:vAlign w:val="center"/>
            <w:hideMark/>
          </w:tcPr>
          <w:p w14:paraId="58877C2A" w14:textId="77777777" w:rsidR="00C8129E" w:rsidRPr="00F877C2" w:rsidRDefault="00C8129E" w:rsidP="00A23D18">
            <w:pPr>
              <w:jc w:val="right"/>
              <w:rPr>
                <w:rFonts w:ascii="Arial" w:hAnsi="Arial" w:cs="Arial"/>
                <w:color w:val="000000"/>
                <w:sz w:val="18"/>
                <w:szCs w:val="18"/>
              </w:rPr>
            </w:pPr>
            <w:r w:rsidRPr="00F877C2">
              <w:rPr>
                <w:rFonts w:ascii="Arial" w:hAnsi="Arial" w:cs="Arial"/>
                <w:color w:val="000000"/>
                <w:sz w:val="18"/>
                <w:szCs w:val="18"/>
              </w:rPr>
              <w:t>8</w:t>
            </w:r>
          </w:p>
        </w:tc>
        <w:tc>
          <w:tcPr>
            <w:tcW w:w="1360" w:type="dxa"/>
            <w:tcBorders>
              <w:top w:val="nil"/>
              <w:left w:val="nil"/>
              <w:bottom w:val="single" w:sz="8" w:space="0" w:color="C1C1C1"/>
              <w:right w:val="single" w:sz="8" w:space="0" w:color="C1C1C1"/>
            </w:tcBorders>
            <w:shd w:val="clear" w:color="000000" w:fill="FFFFFF"/>
            <w:noWrap/>
            <w:vAlign w:val="center"/>
            <w:hideMark/>
          </w:tcPr>
          <w:p w14:paraId="60B33DFC" w14:textId="77777777" w:rsidR="00C8129E" w:rsidRPr="00F877C2" w:rsidRDefault="00C8129E" w:rsidP="00A23D18">
            <w:pPr>
              <w:jc w:val="right"/>
              <w:rPr>
                <w:rFonts w:ascii="Arial" w:hAnsi="Arial" w:cs="Arial"/>
                <w:color w:val="000000"/>
                <w:sz w:val="18"/>
                <w:szCs w:val="18"/>
              </w:rPr>
            </w:pPr>
            <w:r w:rsidRPr="00F877C2">
              <w:rPr>
                <w:rFonts w:ascii="Arial" w:hAnsi="Arial" w:cs="Arial"/>
                <w:color w:val="000000"/>
                <w:sz w:val="18"/>
                <w:szCs w:val="18"/>
              </w:rPr>
              <w:t>533.50893</w:t>
            </w:r>
          </w:p>
        </w:tc>
        <w:tc>
          <w:tcPr>
            <w:tcW w:w="1300" w:type="dxa"/>
            <w:tcBorders>
              <w:top w:val="nil"/>
              <w:left w:val="nil"/>
              <w:bottom w:val="single" w:sz="8" w:space="0" w:color="C1C1C1"/>
              <w:right w:val="single" w:sz="8" w:space="0" w:color="C1C1C1"/>
            </w:tcBorders>
            <w:shd w:val="clear" w:color="000000" w:fill="FFFFFF"/>
            <w:noWrap/>
            <w:vAlign w:val="center"/>
            <w:hideMark/>
          </w:tcPr>
          <w:p w14:paraId="575DC782" w14:textId="77777777" w:rsidR="00C8129E" w:rsidRPr="00F877C2" w:rsidRDefault="00C8129E" w:rsidP="00A23D18">
            <w:pPr>
              <w:jc w:val="right"/>
              <w:rPr>
                <w:rFonts w:ascii="Arial" w:hAnsi="Arial" w:cs="Arial"/>
                <w:color w:val="000000"/>
                <w:sz w:val="18"/>
                <w:szCs w:val="18"/>
              </w:rPr>
            </w:pPr>
            <w:r w:rsidRPr="00F877C2">
              <w:rPr>
                <w:rFonts w:ascii="Arial" w:hAnsi="Arial" w:cs="Arial"/>
                <w:color w:val="000000"/>
                <w:sz w:val="18"/>
                <w:szCs w:val="18"/>
              </w:rPr>
              <w:t>66.68862</w:t>
            </w:r>
          </w:p>
        </w:tc>
        <w:tc>
          <w:tcPr>
            <w:tcW w:w="1160" w:type="dxa"/>
            <w:tcBorders>
              <w:top w:val="nil"/>
              <w:left w:val="nil"/>
              <w:bottom w:val="single" w:sz="8" w:space="0" w:color="C1C1C1"/>
              <w:right w:val="single" w:sz="8" w:space="0" w:color="C1C1C1"/>
            </w:tcBorders>
            <w:shd w:val="clear" w:color="000000" w:fill="FFFFFF"/>
            <w:noWrap/>
            <w:vAlign w:val="center"/>
            <w:hideMark/>
          </w:tcPr>
          <w:p w14:paraId="43BBB3B2" w14:textId="77777777" w:rsidR="00C8129E" w:rsidRPr="00F877C2" w:rsidRDefault="00C8129E" w:rsidP="00A23D18">
            <w:pPr>
              <w:jc w:val="right"/>
              <w:rPr>
                <w:rFonts w:ascii="Arial" w:hAnsi="Arial" w:cs="Arial"/>
                <w:color w:val="000000"/>
                <w:sz w:val="18"/>
                <w:szCs w:val="18"/>
              </w:rPr>
            </w:pPr>
            <w:r w:rsidRPr="00F877C2">
              <w:rPr>
                <w:rFonts w:ascii="Arial" w:hAnsi="Arial" w:cs="Arial"/>
                <w:color w:val="000000"/>
                <w:sz w:val="18"/>
                <w:szCs w:val="18"/>
              </w:rPr>
              <w:t>571.96</w:t>
            </w:r>
          </w:p>
        </w:tc>
      </w:tr>
      <w:tr w:rsidR="00C8129E" w:rsidRPr="00F877C2" w14:paraId="624487A7" w14:textId="77777777" w:rsidTr="00A23D18">
        <w:trPr>
          <w:trHeight w:val="300"/>
        </w:trPr>
        <w:tc>
          <w:tcPr>
            <w:tcW w:w="1760" w:type="dxa"/>
            <w:tcBorders>
              <w:top w:val="nil"/>
              <w:left w:val="single" w:sz="8" w:space="0" w:color="C1C1C1"/>
              <w:bottom w:val="single" w:sz="8" w:space="0" w:color="C1C1C1"/>
              <w:right w:val="single" w:sz="8" w:space="0" w:color="C1C1C1"/>
            </w:tcBorders>
            <w:shd w:val="clear" w:color="000000" w:fill="EDF2F9"/>
            <w:noWrap/>
            <w:vAlign w:val="center"/>
            <w:hideMark/>
          </w:tcPr>
          <w:p w14:paraId="27112694" w14:textId="77777777" w:rsidR="00C8129E" w:rsidRPr="00F877C2" w:rsidRDefault="00C8129E" w:rsidP="00A23D18">
            <w:pPr>
              <w:rPr>
                <w:rFonts w:ascii="Arial" w:hAnsi="Arial" w:cs="Arial"/>
                <w:b/>
                <w:bCs/>
                <w:color w:val="112277"/>
                <w:sz w:val="18"/>
                <w:szCs w:val="18"/>
              </w:rPr>
            </w:pPr>
            <w:r w:rsidRPr="00F877C2">
              <w:rPr>
                <w:rFonts w:ascii="Arial" w:hAnsi="Arial" w:cs="Arial"/>
                <w:b/>
                <w:bCs/>
                <w:color w:val="112277"/>
                <w:sz w:val="18"/>
                <w:szCs w:val="18"/>
              </w:rPr>
              <w:t>Error</w:t>
            </w:r>
          </w:p>
        </w:tc>
        <w:tc>
          <w:tcPr>
            <w:tcW w:w="2340" w:type="dxa"/>
            <w:tcBorders>
              <w:top w:val="nil"/>
              <w:left w:val="nil"/>
              <w:bottom w:val="single" w:sz="8" w:space="0" w:color="C1C1C1"/>
              <w:right w:val="single" w:sz="8" w:space="0" w:color="C1C1C1"/>
            </w:tcBorders>
            <w:shd w:val="clear" w:color="000000" w:fill="FFFFFF"/>
            <w:noWrap/>
            <w:vAlign w:val="center"/>
            <w:hideMark/>
          </w:tcPr>
          <w:p w14:paraId="5801B90E" w14:textId="77777777" w:rsidR="00C8129E" w:rsidRPr="00F877C2" w:rsidRDefault="00C8129E" w:rsidP="00A23D18">
            <w:pPr>
              <w:jc w:val="right"/>
              <w:rPr>
                <w:rFonts w:ascii="Arial" w:hAnsi="Arial" w:cs="Arial"/>
                <w:color w:val="000000"/>
                <w:sz w:val="18"/>
                <w:szCs w:val="18"/>
              </w:rPr>
            </w:pPr>
            <w:r w:rsidRPr="00F877C2">
              <w:rPr>
                <w:rFonts w:ascii="Arial" w:hAnsi="Arial" w:cs="Arial"/>
                <w:color w:val="000000"/>
                <w:sz w:val="18"/>
                <w:szCs w:val="18"/>
              </w:rPr>
              <w:t>67877</w:t>
            </w:r>
          </w:p>
        </w:tc>
        <w:tc>
          <w:tcPr>
            <w:tcW w:w="1360" w:type="dxa"/>
            <w:tcBorders>
              <w:top w:val="nil"/>
              <w:left w:val="nil"/>
              <w:bottom w:val="single" w:sz="8" w:space="0" w:color="C1C1C1"/>
              <w:right w:val="single" w:sz="8" w:space="0" w:color="C1C1C1"/>
            </w:tcBorders>
            <w:shd w:val="clear" w:color="000000" w:fill="FFFFFF"/>
            <w:noWrap/>
            <w:vAlign w:val="center"/>
            <w:hideMark/>
          </w:tcPr>
          <w:p w14:paraId="55253E41" w14:textId="77777777" w:rsidR="00C8129E" w:rsidRPr="00F877C2" w:rsidRDefault="00C8129E" w:rsidP="00A23D18">
            <w:pPr>
              <w:jc w:val="right"/>
              <w:rPr>
                <w:rFonts w:ascii="Arial" w:hAnsi="Arial" w:cs="Arial"/>
                <w:color w:val="000000"/>
                <w:sz w:val="18"/>
                <w:szCs w:val="18"/>
              </w:rPr>
            </w:pPr>
            <w:r w:rsidRPr="00F877C2">
              <w:rPr>
                <w:rFonts w:ascii="Arial" w:hAnsi="Arial" w:cs="Arial"/>
                <w:color w:val="000000"/>
                <w:sz w:val="18"/>
                <w:szCs w:val="18"/>
              </w:rPr>
              <w:t>7914.24501</w:t>
            </w:r>
          </w:p>
        </w:tc>
        <w:tc>
          <w:tcPr>
            <w:tcW w:w="1300" w:type="dxa"/>
            <w:tcBorders>
              <w:top w:val="nil"/>
              <w:left w:val="nil"/>
              <w:bottom w:val="single" w:sz="8" w:space="0" w:color="C1C1C1"/>
              <w:right w:val="single" w:sz="8" w:space="0" w:color="C1C1C1"/>
            </w:tcBorders>
            <w:shd w:val="clear" w:color="000000" w:fill="FFFFFF"/>
            <w:noWrap/>
            <w:vAlign w:val="center"/>
            <w:hideMark/>
          </w:tcPr>
          <w:p w14:paraId="10D21A3C" w14:textId="77777777" w:rsidR="00C8129E" w:rsidRPr="00F877C2" w:rsidRDefault="00C8129E" w:rsidP="00A23D18">
            <w:pPr>
              <w:jc w:val="right"/>
              <w:rPr>
                <w:rFonts w:ascii="Arial" w:hAnsi="Arial" w:cs="Arial"/>
                <w:color w:val="000000"/>
                <w:sz w:val="18"/>
                <w:szCs w:val="18"/>
              </w:rPr>
            </w:pPr>
            <w:r w:rsidRPr="00F877C2">
              <w:rPr>
                <w:rFonts w:ascii="Arial" w:hAnsi="Arial" w:cs="Arial"/>
                <w:color w:val="000000"/>
                <w:sz w:val="18"/>
                <w:szCs w:val="18"/>
              </w:rPr>
              <w:t>0.1166</w:t>
            </w:r>
          </w:p>
        </w:tc>
        <w:tc>
          <w:tcPr>
            <w:tcW w:w="1160" w:type="dxa"/>
            <w:tcBorders>
              <w:top w:val="nil"/>
              <w:left w:val="nil"/>
              <w:bottom w:val="single" w:sz="8" w:space="0" w:color="C1C1C1"/>
              <w:right w:val="single" w:sz="8" w:space="0" w:color="C1C1C1"/>
            </w:tcBorders>
            <w:shd w:val="clear" w:color="000000" w:fill="FFFFFF"/>
            <w:noWrap/>
            <w:vAlign w:val="center"/>
            <w:hideMark/>
          </w:tcPr>
          <w:p w14:paraId="6745225F" w14:textId="77777777" w:rsidR="00C8129E" w:rsidRPr="00F877C2" w:rsidRDefault="00C8129E" w:rsidP="00A23D18">
            <w:pPr>
              <w:jc w:val="right"/>
              <w:rPr>
                <w:rFonts w:ascii="Arial" w:hAnsi="Arial" w:cs="Arial"/>
                <w:color w:val="000000"/>
                <w:sz w:val="18"/>
                <w:szCs w:val="18"/>
              </w:rPr>
            </w:pPr>
            <w:r w:rsidRPr="00F877C2">
              <w:rPr>
                <w:rFonts w:ascii="Arial" w:hAnsi="Arial" w:cs="Arial"/>
                <w:color w:val="000000"/>
                <w:sz w:val="18"/>
                <w:szCs w:val="18"/>
              </w:rPr>
              <w:t> </w:t>
            </w:r>
          </w:p>
        </w:tc>
      </w:tr>
      <w:tr w:rsidR="00C8129E" w:rsidRPr="00F877C2" w14:paraId="7CC29111" w14:textId="77777777" w:rsidTr="00A23D18">
        <w:trPr>
          <w:trHeight w:val="300"/>
        </w:trPr>
        <w:tc>
          <w:tcPr>
            <w:tcW w:w="1760" w:type="dxa"/>
            <w:tcBorders>
              <w:top w:val="nil"/>
              <w:left w:val="single" w:sz="8" w:space="0" w:color="C1C1C1"/>
              <w:bottom w:val="single" w:sz="8" w:space="0" w:color="C1C1C1"/>
              <w:right w:val="single" w:sz="8" w:space="0" w:color="C1C1C1"/>
            </w:tcBorders>
            <w:shd w:val="clear" w:color="000000" w:fill="EDF2F9"/>
            <w:noWrap/>
            <w:vAlign w:val="center"/>
            <w:hideMark/>
          </w:tcPr>
          <w:p w14:paraId="7A14F625" w14:textId="77777777" w:rsidR="00C8129E" w:rsidRPr="00F877C2" w:rsidRDefault="00C8129E" w:rsidP="00A23D18">
            <w:pPr>
              <w:rPr>
                <w:rFonts w:ascii="Arial" w:hAnsi="Arial" w:cs="Arial"/>
                <w:b/>
                <w:bCs/>
                <w:color w:val="112277"/>
                <w:sz w:val="18"/>
                <w:szCs w:val="18"/>
              </w:rPr>
            </w:pPr>
            <w:r w:rsidRPr="00F877C2">
              <w:rPr>
                <w:rFonts w:ascii="Arial" w:hAnsi="Arial" w:cs="Arial"/>
                <w:b/>
                <w:bCs/>
                <w:color w:val="112277"/>
                <w:sz w:val="18"/>
                <w:szCs w:val="18"/>
              </w:rPr>
              <w:t>Corrected Total</w:t>
            </w:r>
          </w:p>
        </w:tc>
        <w:tc>
          <w:tcPr>
            <w:tcW w:w="2340" w:type="dxa"/>
            <w:tcBorders>
              <w:top w:val="nil"/>
              <w:left w:val="nil"/>
              <w:bottom w:val="single" w:sz="8" w:space="0" w:color="C1C1C1"/>
              <w:right w:val="single" w:sz="8" w:space="0" w:color="C1C1C1"/>
            </w:tcBorders>
            <w:shd w:val="clear" w:color="000000" w:fill="FFFFFF"/>
            <w:noWrap/>
            <w:vAlign w:val="center"/>
            <w:hideMark/>
          </w:tcPr>
          <w:p w14:paraId="1133D98A" w14:textId="77777777" w:rsidR="00C8129E" w:rsidRPr="00F877C2" w:rsidRDefault="00C8129E" w:rsidP="00A23D18">
            <w:pPr>
              <w:jc w:val="right"/>
              <w:rPr>
                <w:rFonts w:ascii="Arial" w:hAnsi="Arial" w:cs="Arial"/>
                <w:color w:val="000000"/>
                <w:sz w:val="18"/>
                <w:szCs w:val="18"/>
              </w:rPr>
            </w:pPr>
            <w:r w:rsidRPr="00F877C2">
              <w:rPr>
                <w:rFonts w:ascii="Arial" w:hAnsi="Arial" w:cs="Arial"/>
                <w:color w:val="000000"/>
                <w:sz w:val="18"/>
                <w:szCs w:val="18"/>
              </w:rPr>
              <w:t>67885</w:t>
            </w:r>
          </w:p>
        </w:tc>
        <w:tc>
          <w:tcPr>
            <w:tcW w:w="1360" w:type="dxa"/>
            <w:tcBorders>
              <w:top w:val="nil"/>
              <w:left w:val="nil"/>
              <w:bottom w:val="single" w:sz="8" w:space="0" w:color="C1C1C1"/>
              <w:right w:val="single" w:sz="8" w:space="0" w:color="C1C1C1"/>
            </w:tcBorders>
            <w:shd w:val="clear" w:color="000000" w:fill="FFFFFF"/>
            <w:noWrap/>
            <w:vAlign w:val="center"/>
            <w:hideMark/>
          </w:tcPr>
          <w:p w14:paraId="0D2D2C6C" w14:textId="77777777" w:rsidR="00C8129E" w:rsidRPr="00F877C2" w:rsidRDefault="00C8129E" w:rsidP="00A23D18">
            <w:pPr>
              <w:jc w:val="right"/>
              <w:rPr>
                <w:rFonts w:ascii="Arial" w:hAnsi="Arial" w:cs="Arial"/>
                <w:color w:val="000000"/>
                <w:sz w:val="18"/>
                <w:szCs w:val="18"/>
              </w:rPr>
            </w:pPr>
            <w:r w:rsidRPr="00F877C2">
              <w:rPr>
                <w:rFonts w:ascii="Arial" w:hAnsi="Arial" w:cs="Arial"/>
                <w:color w:val="000000"/>
                <w:sz w:val="18"/>
                <w:szCs w:val="18"/>
              </w:rPr>
              <w:t>8447.75394</w:t>
            </w:r>
          </w:p>
        </w:tc>
        <w:tc>
          <w:tcPr>
            <w:tcW w:w="1300" w:type="dxa"/>
            <w:tcBorders>
              <w:top w:val="nil"/>
              <w:left w:val="nil"/>
              <w:bottom w:val="single" w:sz="8" w:space="0" w:color="C1C1C1"/>
              <w:right w:val="single" w:sz="8" w:space="0" w:color="C1C1C1"/>
            </w:tcBorders>
            <w:shd w:val="clear" w:color="000000" w:fill="FFFFFF"/>
            <w:noWrap/>
            <w:vAlign w:val="center"/>
            <w:hideMark/>
          </w:tcPr>
          <w:p w14:paraId="190DE1EF" w14:textId="77777777" w:rsidR="00C8129E" w:rsidRPr="00F877C2" w:rsidRDefault="00C8129E" w:rsidP="00A23D18">
            <w:pPr>
              <w:jc w:val="right"/>
              <w:rPr>
                <w:rFonts w:ascii="Arial" w:hAnsi="Arial" w:cs="Arial"/>
                <w:color w:val="000000"/>
                <w:sz w:val="18"/>
                <w:szCs w:val="18"/>
              </w:rPr>
            </w:pPr>
            <w:r w:rsidRPr="00F877C2">
              <w:rPr>
                <w:rFonts w:ascii="Arial" w:hAnsi="Arial" w:cs="Arial"/>
                <w:color w:val="000000"/>
                <w:sz w:val="18"/>
                <w:szCs w:val="18"/>
              </w:rPr>
              <w:t> </w:t>
            </w:r>
          </w:p>
        </w:tc>
        <w:tc>
          <w:tcPr>
            <w:tcW w:w="1160" w:type="dxa"/>
            <w:tcBorders>
              <w:top w:val="nil"/>
              <w:left w:val="nil"/>
              <w:bottom w:val="single" w:sz="8" w:space="0" w:color="C1C1C1"/>
              <w:right w:val="single" w:sz="8" w:space="0" w:color="C1C1C1"/>
            </w:tcBorders>
            <w:shd w:val="clear" w:color="000000" w:fill="FFFFFF"/>
            <w:noWrap/>
            <w:vAlign w:val="center"/>
            <w:hideMark/>
          </w:tcPr>
          <w:p w14:paraId="44A1583A" w14:textId="77777777" w:rsidR="00C8129E" w:rsidRPr="00F877C2" w:rsidRDefault="00C8129E" w:rsidP="00A23D18">
            <w:pPr>
              <w:jc w:val="right"/>
              <w:rPr>
                <w:rFonts w:ascii="Arial" w:hAnsi="Arial" w:cs="Arial"/>
                <w:color w:val="000000"/>
                <w:sz w:val="18"/>
                <w:szCs w:val="18"/>
              </w:rPr>
            </w:pPr>
            <w:r w:rsidRPr="00F877C2">
              <w:rPr>
                <w:rFonts w:ascii="Arial" w:hAnsi="Arial" w:cs="Arial"/>
                <w:color w:val="000000"/>
                <w:sz w:val="18"/>
                <w:szCs w:val="18"/>
              </w:rPr>
              <w:t> </w:t>
            </w:r>
          </w:p>
        </w:tc>
      </w:tr>
    </w:tbl>
    <w:p w14:paraId="4F443DE0" w14:textId="77777777" w:rsidR="00C8129E" w:rsidRDefault="00C8129E" w:rsidP="00C8129E">
      <w:pPr>
        <w:pStyle w:val="ABodyCopy"/>
        <w:ind w:left="0"/>
        <w:rPr>
          <w:rFonts w:asciiTheme="minorHAnsi" w:hAnsiTheme="minorHAnsi"/>
          <w:noProof/>
          <w:sz w:val="22"/>
          <w:szCs w:val="22"/>
        </w:rPr>
      </w:pPr>
    </w:p>
    <w:tbl>
      <w:tblPr>
        <w:tblW w:w="4100" w:type="dxa"/>
        <w:tblLook w:val="04A0" w:firstRow="1" w:lastRow="0" w:firstColumn="1" w:lastColumn="0" w:noHBand="0" w:noVBand="1"/>
      </w:tblPr>
      <w:tblGrid>
        <w:gridCol w:w="1760"/>
        <w:gridCol w:w="2340"/>
      </w:tblGrid>
      <w:tr w:rsidR="00C8129E" w:rsidRPr="00F877C2" w14:paraId="3A72588D" w14:textId="77777777" w:rsidTr="00A23D18">
        <w:trPr>
          <w:trHeight w:val="300"/>
        </w:trPr>
        <w:tc>
          <w:tcPr>
            <w:tcW w:w="1760" w:type="dxa"/>
            <w:tcBorders>
              <w:top w:val="single" w:sz="8" w:space="0" w:color="C1C1C1"/>
              <w:left w:val="single" w:sz="8" w:space="0" w:color="C1C1C1"/>
              <w:bottom w:val="single" w:sz="8" w:space="0" w:color="C1C1C1"/>
              <w:right w:val="single" w:sz="8" w:space="0" w:color="C1C1C1"/>
            </w:tcBorders>
            <w:shd w:val="clear" w:color="000000" w:fill="EDF2F9"/>
            <w:noWrap/>
            <w:vAlign w:val="center"/>
            <w:hideMark/>
          </w:tcPr>
          <w:p w14:paraId="0806883B" w14:textId="77777777" w:rsidR="00C8129E" w:rsidRPr="00F877C2" w:rsidRDefault="00C8129E" w:rsidP="00A23D18">
            <w:pPr>
              <w:rPr>
                <w:rFonts w:ascii="Arial" w:hAnsi="Arial" w:cs="Arial"/>
                <w:b/>
                <w:bCs/>
                <w:color w:val="112277"/>
                <w:sz w:val="18"/>
                <w:szCs w:val="18"/>
              </w:rPr>
            </w:pPr>
            <w:r w:rsidRPr="00F877C2">
              <w:rPr>
                <w:rFonts w:ascii="Arial" w:hAnsi="Arial" w:cs="Arial"/>
                <w:b/>
                <w:bCs/>
                <w:color w:val="112277"/>
                <w:sz w:val="18"/>
                <w:szCs w:val="18"/>
              </w:rPr>
              <w:t>Root MSE</w:t>
            </w:r>
          </w:p>
        </w:tc>
        <w:tc>
          <w:tcPr>
            <w:tcW w:w="2340" w:type="dxa"/>
            <w:tcBorders>
              <w:top w:val="single" w:sz="8" w:space="0" w:color="C1C1C1"/>
              <w:left w:val="nil"/>
              <w:bottom w:val="single" w:sz="8" w:space="0" w:color="C1C1C1"/>
              <w:right w:val="single" w:sz="8" w:space="0" w:color="C1C1C1"/>
            </w:tcBorders>
            <w:shd w:val="clear" w:color="000000" w:fill="FFFFFF"/>
            <w:noWrap/>
            <w:vAlign w:val="center"/>
            <w:hideMark/>
          </w:tcPr>
          <w:p w14:paraId="7DA4E857" w14:textId="77777777" w:rsidR="00C8129E" w:rsidRPr="00F877C2" w:rsidRDefault="00C8129E" w:rsidP="00A23D18">
            <w:pPr>
              <w:jc w:val="right"/>
              <w:rPr>
                <w:rFonts w:ascii="Arial" w:hAnsi="Arial" w:cs="Arial"/>
                <w:color w:val="000000"/>
                <w:sz w:val="18"/>
                <w:szCs w:val="18"/>
              </w:rPr>
            </w:pPr>
            <w:r w:rsidRPr="00F877C2">
              <w:rPr>
                <w:rFonts w:ascii="Arial" w:hAnsi="Arial" w:cs="Arial"/>
                <w:color w:val="000000"/>
                <w:sz w:val="18"/>
                <w:szCs w:val="18"/>
              </w:rPr>
              <w:t>0.34146</w:t>
            </w:r>
          </w:p>
        </w:tc>
      </w:tr>
      <w:tr w:rsidR="00C8129E" w:rsidRPr="00F877C2" w14:paraId="030A28C9" w14:textId="77777777" w:rsidTr="00A23D18">
        <w:trPr>
          <w:trHeight w:val="300"/>
        </w:trPr>
        <w:tc>
          <w:tcPr>
            <w:tcW w:w="1760" w:type="dxa"/>
            <w:tcBorders>
              <w:top w:val="nil"/>
              <w:left w:val="single" w:sz="8" w:space="0" w:color="C1C1C1"/>
              <w:bottom w:val="single" w:sz="8" w:space="0" w:color="C1C1C1"/>
              <w:right w:val="single" w:sz="8" w:space="0" w:color="C1C1C1"/>
            </w:tcBorders>
            <w:shd w:val="clear" w:color="000000" w:fill="EDF2F9"/>
            <w:noWrap/>
            <w:vAlign w:val="center"/>
            <w:hideMark/>
          </w:tcPr>
          <w:p w14:paraId="4FBBF84E" w14:textId="77777777" w:rsidR="00C8129E" w:rsidRPr="00F877C2" w:rsidRDefault="00C8129E" w:rsidP="00A23D18">
            <w:pPr>
              <w:rPr>
                <w:rFonts w:ascii="Arial" w:hAnsi="Arial" w:cs="Arial"/>
                <w:b/>
                <w:bCs/>
                <w:color w:val="112277"/>
                <w:sz w:val="18"/>
                <w:szCs w:val="18"/>
              </w:rPr>
            </w:pPr>
            <w:r w:rsidRPr="00F877C2">
              <w:rPr>
                <w:rFonts w:ascii="Arial" w:hAnsi="Arial" w:cs="Arial"/>
                <w:b/>
                <w:bCs/>
                <w:color w:val="112277"/>
                <w:sz w:val="18"/>
                <w:szCs w:val="18"/>
              </w:rPr>
              <w:t>Dependent Mean</w:t>
            </w:r>
          </w:p>
        </w:tc>
        <w:tc>
          <w:tcPr>
            <w:tcW w:w="2340" w:type="dxa"/>
            <w:tcBorders>
              <w:top w:val="nil"/>
              <w:left w:val="nil"/>
              <w:bottom w:val="single" w:sz="8" w:space="0" w:color="C1C1C1"/>
              <w:right w:val="single" w:sz="8" w:space="0" w:color="C1C1C1"/>
            </w:tcBorders>
            <w:shd w:val="clear" w:color="000000" w:fill="FFFFFF"/>
            <w:noWrap/>
            <w:vAlign w:val="center"/>
            <w:hideMark/>
          </w:tcPr>
          <w:p w14:paraId="7931B56E" w14:textId="77777777" w:rsidR="00C8129E" w:rsidRPr="00F877C2" w:rsidRDefault="00C8129E" w:rsidP="00A23D18">
            <w:pPr>
              <w:jc w:val="right"/>
              <w:rPr>
                <w:rFonts w:ascii="Arial" w:hAnsi="Arial" w:cs="Arial"/>
                <w:color w:val="000000"/>
                <w:sz w:val="18"/>
                <w:szCs w:val="18"/>
              </w:rPr>
            </w:pPr>
            <w:r w:rsidRPr="00F877C2">
              <w:rPr>
                <w:rFonts w:ascii="Arial" w:hAnsi="Arial" w:cs="Arial"/>
                <w:color w:val="000000"/>
                <w:sz w:val="18"/>
                <w:szCs w:val="18"/>
              </w:rPr>
              <w:t>0.14566</w:t>
            </w:r>
          </w:p>
        </w:tc>
      </w:tr>
      <w:tr w:rsidR="00C8129E" w:rsidRPr="00F877C2" w14:paraId="33F8872A" w14:textId="77777777" w:rsidTr="00A23D18">
        <w:trPr>
          <w:trHeight w:val="300"/>
        </w:trPr>
        <w:tc>
          <w:tcPr>
            <w:tcW w:w="1760" w:type="dxa"/>
            <w:tcBorders>
              <w:top w:val="nil"/>
              <w:left w:val="single" w:sz="8" w:space="0" w:color="C1C1C1"/>
              <w:bottom w:val="single" w:sz="8" w:space="0" w:color="C1C1C1"/>
              <w:right w:val="single" w:sz="8" w:space="0" w:color="C1C1C1"/>
            </w:tcBorders>
            <w:shd w:val="clear" w:color="000000" w:fill="EDF2F9"/>
            <w:noWrap/>
            <w:vAlign w:val="center"/>
            <w:hideMark/>
          </w:tcPr>
          <w:p w14:paraId="37CB692F" w14:textId="77777777" w:rsidR="00C8129E" w:rsidRPr="00F877C2" w:rsidRDefault="00C8129E" w:rsidP="00A23D18">
            <w:pPr>
              <w:rPr>
                <w:rFonts w:ascii="Arial" w:hAnsi="Arial" w:cs="Arial"/>
                <w:b/>
                <w:bCs/>
                <w:color w:val="112277"/>
                <w:sz w:val="18"/>
                <w:szCs w:val="18"/>
              </w:rPr>
            </w:pPr>
            <w:r w:rsidRPr="00F877C2">
              <w:rPr>
                <w:rFonts w:ascii="Arial" w:hAnsi="Arial" w:cs="Arial"/>
                <w:b/>
                <w:bCs/>
                <w:color w:val="112277"/>
                <w:sz w:val="18"/>
                <w:szCs w:val="18"/>
              </w:rPr>
              <w:t>R-Square</w:t>
            </w:r>
          </w:p>
        </w:tc>
        <w:tc>
          <w:tcPr>
            <w:tcW w:w="2340" w:type="dxa"/>
            <w:tcBorders>
              <w:top w:val="nil"/>
              <w:left w:val="nil"/>
              <w:bottom w:val="single" w:sz="8" w:space="0" w:color="C1C1C1"/>
              <w:right w:val="single" w:sz="8" w:space="0" w:color="C1C1C1"/>
            </w:tcBorders>
            <w:shd w:val="clear" w:color="000000" w:fill="FFFFFF"/>
            <w:noWrap/>
            <w:vAlign w:val="center"/>
            <w:hideMark/>
          </w:tcPr>
          <w:p w14:paraId="118EF277" w14:textId="77777777" w:rsidR="00C8129E" w:rsidRPr="00F877C2" w:rsidRDefault="00C8129E" w:rsidP="00A23D18">
            <w:pPr>
              <w:jc w:val="right"/>
              <w:rPr>
                <w:rFonts w:ascii="Arial" w:hAnsi="Arial" w:cs="Arial"/>
                <w:color w:val="000000"/>
                <w:sz w:val="18"/>
                <w:szCs w:val="18"/>
              </w:rPr>
            </w:pPr>
            <w:r w:rsidRPr="00F877C2">
              <w:rPr>
                <w:rFonts w:ascii="Arial" w:hAnsi="Arial" w:cs="Arial"/>
                <w:color w:val="000000"/>
                <w:sz w:val="18"/>
                <w:szCs w:val="18"/>
              </w:rPr>
              <w:t>0.0632</w:t>
            </w:r>
          </w:p>
        </w:tc>
      </w:tr>
      <w:tr w:rsidR="00C8129E" w:rsidRPr="00F877C2" w14:paraId="7F35687D" w14:textId="77777777" w:rsidTr="00A23D18">
        <w:trPr>
          <w:trHeight w:val="300"/>
        </w:trPr>
        <w:tc>
          <w:tcPr>
            <w:tcW w:w="1760" w:type="dxa"/>
            <w:tcBorders>
              <w:top w:val="nil"/>
              <w:left w:val="single" w:sz="8" w:space="0" w:color="C1C1C1"/>
              <w:bottom w:val="single" w:sz="8" w:space="0" w:color="C1C1C1"/>
              <w:right w:val="single" w:sz="8" w:space="0" w:color="C1C1C1"/>
            </w:tcBorders>
            <w:shd w:val="clear" w:color="000000" w:fill="EDF2F9"/>
            <w:noWrap/>
            <w:vAlign w:val="center"/>
            <w:hideMark/>
          </w:tcPr>
          <w:p w14:paraId="6066181E" w14:textId="77777777" w:rsidR="00C8129E" w:rsidRPr="00F877C2" w:rsidRDefault="00C8129E" w:rsidP="00A23D18">
            <w:pPr>
              <w:rPr>
                <w:rFonts w:ascii="Arial" w:hAnsi="Arial" w:cs="Arial"/>
                <w:b/>
                <w:bCs/>
                <w:color w:val="112277"/>
                <w:sz w:val="18"/>
                <w:szCs w:val="18"/>
              </w:rPr>
            </w:pPr>
            <w:r w:rsidRPr="00F877C2">
              <w:rPr>
                <w:rFonts w:ascii="Arial" w:hAnsi="Arial" w:cs="Arial"/>
                <w:b/>
                <w:bCs/>
                <w:color w:val="112277"/>
                <w:sz w:val="18"/>
                <w:szCs w:val="18"/>
              </w:rPr>
              <w:t>Adj R-Sq</w:t>
            </w:r>
          </w:p>
        </w:tc>
        <w:tc>
          <w:tcPr>
            <w:tcW w:w="2340" w:type="dxa"/>
            <w:tcBorders>
              <w:top w:val="nil"/>
              <w:left w:val="nil"/>
              <w:bottom w:val="single" w:sz="8" w:space="0" w:color="C1C1C1"/>
              <w:right w:val="single" w:sz="8" w:space="0" w:color="C1C1C1"/>
            </w:tcBorders>
            <w:shd w:val="clear" w:color="000000" w:fill="FFFFFF"/>
            <w:noWrap/>
            <w:vAlign w:val="center"/>
            <w:hideMark/>
          </w:tcPr>
          <w:p w14:paraId="47B82A23" w14:textId="77777777" w:rsidR="00C8129E" w:rsidRPr="00F877C2" w:rsidRDefault="00C8129E" w:rsidP="00A23D18">
            <w:pPr>
              <w:jc w:val="right"/>
              <w:rPr>
                <w:rFonts w:ascii="Arial" w:hAnsi="Arial" w:cs="Arial"/>
                <w:color w:val="000000"/>
                <w:sz w:val="18"/>
                <w:szCs w:val="18"/>
              </w:rPr>
            </w:pPr>
            <w:r w:rsidRPr="00F877C2">
              <w:rPr>
                <w:rFonts w:ascii="Arial" w:hAnsi="Arial" w:cs="Arial"/>
                <w:color w:val="000000"/>
                <w:sz w:val="18"/>
                <w:szCs w:val="18"/>
              </w:rPr>
              <w:t>0.063</w:t>
            </w:r>
          </w:p>
        </w:tc>
      </w:tr>
      <w:tr w:rsidR="00C8129E" w:rsidRPr="00F877C2" w14:paraId="31733617" w14:textId="77777777" w:rsidTr="00A23D18">
        <w:trPr>
          <w:trHeight w:val="300"/>
        </w:trPr>
        <w:tc>
          <w:tcPr>
            <w:tcW w:w="1760" w:type="dxa"/>
            <w:tcBorders>
              <w:top w:val="nil"/>
              <w:left w:val="single" w:sz="8" w:space="0" w:color="C1C1C1"/>
              <w:bottom w:val="single" w:sz="8" w:space="0" w:color="C1C1C1"/>
              <w:right w:val="single" w:sz="8" w:space="0" w:color="C1C1C1"/>
            </w:tcBorders>
            <w:shd w:val="clear" w:color="000000" w:fill="EDF2F9"/>
            <w:noWrap/>
            <w:vAlign w:val="center"/>
            <w:hideMark/>
          </w:tcPr>
          <w:p w14:paraId="3EF67334" w14:textId="77777777" w:rsidR="00C8129E" w:rsidRPr="00F877C2" w:rsidRDefault="00C8129E" w:rsidP="00A23D18">
            <w:pPr>
              <w:rPr>
                <w:rFonts w:ascii="Arial" w:hAnsi="Arial" w:cs="Arial"/>
                <w:b/>
                <w:bCs/>
                <w:color w:val="112277"/>
                <w:sz w:val="18"/>
                <w:szCs w:val="18"/>
              </w:rPr>
            </w:pPr>
            <w:r w:rsidRPr="00F877C2">
              <w:rPr>
                <w:rFonts w:ascii="Arial" w:hAnsi="Arial" w:cs="Arial"/>
                <w:b/>
                <w:bCs/>
                <w:color w:val="112277"/>
                <w:sz w:val="18"/>
                <w:szCs w:val="18"/>
              </w:rPr>
              <w:t>AIC</w:t>
            </w:r>
          </w:p>
        </w:tc>
        <w:tc>
          <w:tcPr>
            <w:tcW w:w="2340" w:type="dxa"/>
            <w:tcBorders>
              <w:top w:val="nil"/>
              <w:left w:val="nil"/>
              <w:bottom w:val="single" w:sz="8" w:space="0" w:color="C1C1C1"/>
              <w:right w:val="single" w:sz="8" w:space="0" w:color="C1C1C1"/>
            </w:tcBorders>
            <w:shd w:val="clear" w:color="000000" w:fill="FFFFFF"/>
            <w:noWrap/>
            <w:vAlign w:val="center"/>
            <w:hideMark/>
          </w:tcPr>
          <w:p w14:paraId="0FAE6C08" w14:textId="77777777" w:rsidR="00C8129E" w:rsidRPr="00F877C2" w:rsidRDefault="00C8129E" w:rsidP="00A23D18">
            <w:pPr>
              <w:jc w:val="right"/>
              <w:rPr>
                <w:rFonts w:ascii="Arial" w:hAnsi="Arial" w:cs="Arial"/>
                <w:color w:val="000000"/>
                <w:sz w:val="18"/>
                <w:szCs w:val="18"/>
              </w:rPr>
            </w:pPr>
            <w:r w:rsidRPr="00F877C2">
              <w:rPr>
                <w:rFonts w:ascii="Arial" w:hAnsi="Arial" w:cs="Arial"/>
                <w:color w:val="000000"/>
                <w:sz w:val="18"/>
                <w:szCs w:val="18"/>
              </w:rPr>
              <w:t>-77992</w:t>
            </w:r>
          </w:p>
        </w:tc>
      </w:tr>
      <w:tr w:rsidR="00C8129E" w:rsidRPr="00F877C2" w14:paraId="1275DCD8" w14:textId="77777777" w:rsidTr="00A23D18">
        <w:trPr>
          <w:trHeight w:val="300"/>
        </w:trPr>
        <w:tc>
          <w:tcPr>
            <w:tcW w:w="1760" w:type="dxa"/>
            <w:tcBorders>
              <w:top w:val="nil"/>
              <w:left w:val="single" w:sz="8" w:space="0" w:color="C1C1C1"/>
              <w:bottom w:val="single" w:sz="8" w:space="0" w:color="C1C1C1"/>
              <w:right w:val="single" w:sz="8" w:space="0" w:color="C1C1C1"/>
            </w:tcBorders>
            <w:shd w:val="clear" w:color="000000" w:fill="EDF2F9"/>
            <w:noWrap/>
            <w:vAlign w:val="center"/>
            <w:hideMark/>
          </w:tcPr>
          <w:p w14:paraId="2BEED943" w14:textId="77777777" w:rsidR="00C8129E" w:rsidRPr="00F877C2" w:rsidRDefault="00C8129E" w:rsidP="00A23D18">
            <w:pPr>
              <w:rPr>
                <w:rFonts w:ascii="Arial" w:hAnsi="Arial" w:cs="Arial"/>
                <w:b/>
                <w:bCs/>
                <w:color w:val="112277"/>
                <w:sz w:val="18"/>
                <w:szCs w:val="18"/>
              </w:rPr>
            </w:pPr>
            <w:r w:rsidRPr="00F877C2">
              <w:rPr>
                <w:rFonts w:ascii="Arial" w:hAnsi="Arial" w:cs="Arial"/>
                <w:b/>
                <w:bCs/>
                <w:color w:val="112277"/>
                <w:sz w:val="18"/>
                <w:szCs w:val="18"/>
              </w:rPr>
              <w:t>AICC</w:t>
            </w:r>
          </w:p>
        </w:tc>
        <w:tc>
          <w:tcPr>
            <w:tcW w:w="2340" w:type="dxa"/>
            <w:tcBorders>
              <w:top w:val="nil"/>
              <w:left w:val="nil"/>
              <w:bottom w:val="single" w:sz="8" w:space="0" w:color="C1C1C1"/>
              <w:right w:val="single" w:sz="8" w:space="0" w:color="C1C1C1"/>
            </w:tcBorders>
            <w:shd w:val="clear" w:color="000000" w:fill="FFFFFF"/>
            <w:noWrap/>
            <w:vAlign w:val="center"/>
            <w:hideMark/>
          </w:tcPr>
          <w:p w14:paraId="0511AF11" w14:textId="77777777" w:rsidR="00C8129E" w:rsidRPr="00F877C2" w:rsidRDefault="00C8129E" w:rsidP="00A23D18">
            <w:pPr>
              <w:jc w:val="right"/>
              <w:rPr>
                <w:rFonts w:ascii="Arial" w:hAnsi="Arial" w:cs="Arial"/>
                <w:color w:val="000000"/>
                <w:sz w:val="18"/>
                <w:szCs w:val="18"/>
              </w:rPr>
            </w:pPr>
            <w:r w:rsidRPr="00F877C2">
              <w:rPr>
                <w:rFonts w:ascii="Arial" w:hAnsi="Arial" w:cs="Arial"/>
                <w:color w:val="000000"/>
                <w:sz w:val="18"/>
                <w:szCs w:val="18"/>
              </w:rPr>
              <w:t>-77992</w:t>
            </w:r>
          </w:p>
        </w:tc>
      </w:tr>
      <w:tr w:rsidR="00C8129E" w:rsidRPr="00F877C2" w14:paraId="733C6C6F" w14:textId="77777777" w:rsidTr="00A23D18">
        <w:trPr>
          <w:trHeight w:val="300"/>
        </w:trPr>
        <w:tc>
          <w:tcPr>
            <w:tcW w:w="1760" w:type="dxa"/>
            <w:tcBorders>
              <w:top w:val="nil"/>
              <w:left w:val="single" w:sz="8" w:space="0" w:color="C1C1C1"/>
              <w:bottom w:val="single" w:sz="8" w:space="0" w:color="C1C1C1"/>
              <w:right w:val="single" w:sz="8" w:space="0" w:color="C1C1C1"/>
            </w:tcBorders>
            <w:shd w:val="clear" w:color="000000" w:fill="EDF2F9"/>
            <w:noWrap/>
            <w:vAlign w:val="center"/>
            <w:hideMark/>
          </w:tcPr>
          <w:p w14:paraId="4EA610C0" w14:textId="77777777" w:rsidR="00C8129E" w:rsidRPr="00F877C2" w:rsidRDefault="00C8129E" w:rsidP="00A23D18">
            <w:pPr>
              <w:rPr>
                <w:rFonts w:ascii="Arial" w:hAnsi="Arial" w:cs="Arial"/>
                <w:b/>
                <w:bCs/>
                <w:color w:val="112277"/>
                <w:sz w:val="18"/>
                <w:szCs w:val="18"/>
              </w:rPr>
            </w:pPr>
            <w:r w:rsidRPr="00F877C2">
              <w:rPr>
                <w:rFonts w:ascii="Arial" w:hAnsi="Arial" w:cs="Arial"/>
                <w:b/>
                <w:bCs/>
                <w:color w:val="112277"/>
                <w:sz w:val="18"/>
                <w:szCs w:val="18"/>
              </w:rPr>
              <w:t>SBC</w:t>
            </w:r>
          </w:p>
        </w:tc>
        <w:tc>
          <w:tcPr>
            <w:tcW w:w="2340" w:type="dxa"/>
            <w:tcBorders>
              <w:top w:val="nil"/>
              <w:left w:val="nil"/>
              <w:bottom w:val="single" w:sz="8" w:space="0" w:color="C1C1C1"/>
              <w:right w:val="single" w:sz="8" w:space="0" w:color="C1C1C1"/>
            </w:tcBorders>
            <w:shd w:val="clear" w:color="000000" w:fill="FFFFFF"/>
            <w:noWrap/>
            <w:vAlign w:val="center"/>
            <w:hideMark/>
          </w:tcPr>
          <w:p w14:paraId="53DD7E20" w14:textId="77777777" w:rsidR="00C8129E" w:rsidRPr="00F877C2" w:rsidRDefault="00C8129E" w:rsidP="00A23D18">
            <w:pPr>
              <w:jc w:val="right"/>
              <w:rPr>
                <w:rFonts w:ascii="Arial" w:hAnsi="Arial" w:cs="Arial"/>
                <w:color w:val="000000"/>
                <w:sz w:val="18"/>
                <w:szCs w:val="18"/>
              </w:rPr>
            </w:pPr>
            <w:r w:rsidRPr="00F877C2">
              <w:rPr>
                <w:rFonts w:ascii="Arial" w:hAnsi="Arial" w:cs="Arial"/>
                <w:color w:val="000000"/>
                <w:sz w:val="18"/>
                <w:szCs w:val="18"/>
              </w:rPr>
              <w:t>-145798</w:t>
            </w:r>
          </w:p>
        </w:tc>
      </w:tr>
    </w:tbl>
    <w:p w14:paraId="7018E438" w14:textId="77777777" w:rsidR="00C8129E" w:rsidRDefault="00C8129E" w:rsidP="00C8129E">
      <w:pPr>
        <w:pStyle w:val="ABodyCopy"/>
        <w:ind w:left="0"/>
        <w:rPr>
          <w:rFonts w:asciiTheme="minorHAnsi" w:hAnsiTheme="minorHAnsi"/>
          <w:noProof/>
          <w:sz w:val="22"/>
          <w:szCs w:val="22"/>
        </w:rPr>
      </w:pPr>
    </w:p>
    <w:tbl>
      <w:tblPr>
        <w:tblW w:w="7920" w:type="dxa"/>
        <w:tblLook w:val="04A0" w:firstRow="1" w:lastRow="0" w:firstColumn="1" w:lastColumn="0" w:noHBand="0" w:noVBand="1"/>
      </w:tblPr>
      <w:tblGrid>
        <w:gridCol w:w="1760"/>
        <w:gridCol w:w="2340"/>
        <w:gridCol w:w="1360"/>
        <w:gridCol w:w="1300"/>
        <w:gridCol w:w="1160"/>
      </w:tblGrid>
      <w:tr w:rsidR="00C8129E" w:rsidRPr="00F877C2" w14:paraId="1C483F82" w14:textId="77777777" w:rsidTr="00A23D18">
        <w:trPr>
          <w:trHeight w:val="300"/>
        </w:trPr>
        <w:tc>
          <w:tcPr>
            <w:tcW w:w="7920" w:type="dxa"/>
            <w:gridSpan w:val="5"/>
            <w:tcBorders>
              <w:top w:val="single" w:sz="8" w:space="0" w:color="C1C1C1"/>
              <w:left w:val="single" w:sz="8" w:space="0" w:color="C1C1C1"/>
              <w:bottom w:val="single" w:sz="8" w:space="0" w:color="C1C1C1"/>
              <w:right w:val="single" w:sz="8" w:space="0" w:color="C1C1C1"/>
            </w:tcBorders>
            <w:shd w:val="clear" w:color="000000" w:fill="EDF2F9"/>
            <w:vAlign w:val="bottom"/>
            <w:hideMark/>
          </w:tcPr>
          <w:p w14:paraId="05F828F7" w14:textId="77777777" w:rsidR="00C8129E" w:rsidRPr="00F877C2" w:rsidRDefault="00C8129E" w:rsidP="00A23D18">
            <w:pPr>
              <w:jc w:val="center"/>
              <w:rPr>
                <w:rFonts w:ascii="Arial" w:hAnsi="Arial" w:cs="Arial"/>
                <w:b/>
                <w:bCs/>
                <w:color w:val="112277"/>
                <w:sz w:val="18"/>
                <w:szCs w:val="18"/>
              </w:rPr>
            </w:pPr>
            <w:r w:rsidRPr="00F877C2">
              <w:rPr>
                <w:rFonts w:ascii="Arial" w:hAnsi="Arial" w:cs="Arial"/>
                <w:b/>
                <w:bCs/>
                <w:color w:val="112277"/>
                <w:sz w:val="18"/>
                <w:szCs w:val="18"/>
              </w:rPr>
              <w:t>Parameter Estimates</w:t>
            </w:r>
          </w:p>
        </w:tc>
      </w:tr>
      <w:tr w:rsidR="00C8129E" w:rsidRPr="00F877C2" w14:paraId="211B24E9" w14:textId="77777777" w:rsidTr="00A23D18">
        <w:trPr>
          <w:trHeight w:val="300"/>
        </w:trPr>
        <w:tc>
          <w:tcPr>
            <w:tcW w:w="1760" w:type="dxa"/>
            <w:vMerge w:val="restart"/>
            <w:tcBorders>
              <w:top w:val="nil"/>
              <w:left w:val="single" w:sz="8" w:space="0" w:color="C1C1C1"/>
              <w:bottom w:val="single" w:sz="8" w:space="0" w:color="C1C1C1"/>
              <w:right w:val="single" w:sz="8" w:space="0" w:color="C1C1C1"/>
            </w:tcBorders>
            <w:shd w:val="clear" w:color="000000" w:fill="EDF2F9"/>
            <w:vAlign w:val="bottom"/>
            <w:hideMark/>
          </w:tcPr>
          <w:p w14:paraId="1AB92569" w14:textId="77777777" w:rsidR="00C8129E" w:rsidRPr="00F877C2" w:rsidRDefault="00C8129E" w:rsidP="00A23D18">
            <w:pPr>
              <w:rPr>
                <w:rFonts w:ascii="Arial" w:hAnsi="Arial" w:cs="Arial"/>
                <w:b/>
                <w:bCs/>
                <w:color w:val="112277"/>
                <w:sz w:val="18"/>
                <w:szCs w:val="18"/>
              </w:rPr>
            </w:pPr>
            <w:r w:rsidRPr="00F877C2">
              <w:rPr>
                <w:rFonts w:ascii="Arial" w:hAnsi="Arial" w:cs="Arial"/>
                <w:b/>
                <w:bCs/>
                <w:color w:val="112277"/>
                <w:sz w:val="18"/>
                <w:szCs w:val="18"/>
              </w:rPr>
              <w:t>Parameter</w:t>
            </w:r>
          </w:p>
        </w:tc>
        <w:tc>
          <w:tcPr>
            <w:tcW w:w="2340" w:type="dxa"/>
            <w:vMerge w:val="restart"/>
            <w:tcBorders>
              <w:top w:val="nil"/>
              <w:left w:val="single" w:sz="8" w:space="0" w:color="C1C1C1"/>
              <w:bottom w:val="single" w:sz="8" w:space="0" w:color="C1C1C1"/>
              <w:right w:val="single" w:sz="8" w:space="0" w:color="C1C1C1"/>
            </w:tcBorders>
            <w:shd w:val="clear" w:color="000000" w:fill="EDF2F9"/>
            <w:vAlign w:val="center"/>
            <w:hideMark/>
          </w:tcPr>
          <w:p w14:paraId="4BDCF60D" w14:textId="77777777" w:rsidR="00C8129E" w:rsidRPr="00F877C2" w:rsidRDefault="00C8129E" w:rsidP="00A23D18">
            <w:pPr>
              <w:jc w:val="center"/>
              <w:rPr>
                <w:rFonts w:ascii="Arial" w:hAnsi="Arial" w:cs="Arial"/>
                <w:b/>
                <w:bCs/>
                <w:color w:val="112277"/>
                <w:sz w:val="18"/>
                <w:szCs w:val="18"/>
              </w:rPr>
            </w:pPr>
            <w:r w:rsidRPr="00F877C2">
              <w:rPr>
                <w:rFonts w:ascii="Arial" w:hAnsi="Arial" w:cs="Arial"/>
                <w:b/>
                <w:bCs/>
                <w:color w:val="112277"/>
                <w:sz w:val="18"/>
                <w:szCs w:val="18"/>
              </w:rPr>
              <w:t>DF</w:t>
            </w:r>
          </w:p>
        </w:tc>
        <w:tc>
          <w:tcPr>
            <w:tcW w:w="1360" w:type="dxa"/>
            <w:vMerge w:val="restart"/>
            <w:tcBorders>
              <w:top w:val="nil"/>
              <w:left w:val="single" w:sz="8" w:space="0" w:color="C1C1C1"/>
              <w:bottom w:val="single" w:sz="8" w:space="0" w:color="C1C1C1"/>
              <w:right w:val="single" w:sz="8" w:space="0" w:color="C1C1C1"/>
            </w:tcBorders>
            <w:shd w:val="clear" w:color="000000" w:fill="EDF2F9"/>
            <w:vAlign w:val="center"/>
            <w:hideMark/>
          </w:tcPr>
          <w:p w14:paraId="76D82071" w14:textId="77777777" w:rsidR="00C8129E" w:rsidRPr="00F877C2" w:rsidRDefault="00C8129E" w:rsidP="00A23D18">
            <w:pPr>
              <w:jc w:val="center"/>
              <w:rPr>
                <w:rFonts w:ascii="Arial" w:hAnsi="Arial" w:cs="Arial"/>
                <w:b/>
                <w:bCs/>
                <w:color w:val="112277"/>
                <w:sz w:val="18"/>
                <w:szCs w:val="18"/>
              </w:rPr>
            </w:pPr>
            <w:r w:rsidRPr="00F877C2">
              <w:rPr>
                <w:rFonts w:ascii="Arial" w:hAnsi="Arial" w:cs="Arial"/>
                <w:b/>
                <w:bCs/>
                <w:color w:val="112277"/>
                <w:sz w:val="18"/>
                <w:szCs w:val="18"/>
              </w:rPr>
              <w:t>Estimate</w:t>
            </w:r>
          </w:p>
        </w:tc>
        <w:tc>
          <w:tcPr>
            <w:tcW w:w="1300" w:type="dxa"/>
            <w:tcBorders>
              <w:top w:val="nil"/>
              <w:left w:val="nil"/>
              <w:bottom w:val="nil"/>
              <w:right w:val="single" w:sz="8" w:space="0" w:color="C1C1C1"/>
            </w:tcBorders>
            <w:shd w:val="clear" w:color="000000" w:fill="EDF2F9"/>
            <w:vAlign w:val="center"/>
            <w:hideMark/>
          </w:tcPr>
          <w:p w14:paraId="5C619971" w14:textId="77777777" w:rsidR="00C8129E" w:rsidRPr="00F877C2" w:rsidRDefault="00C8129E" w:rsidP="00A23D18">
            <w:pPr>
              <w:jc w:val="center"/>
              <w:rPr>
                <w:rFonts w:ascii="Arial" w:hAnsi="Arial" w:cs="Arial"/>
                <w:b/>
                <w:bCs/>
                <w:color w:val="112277"/>
                <w:sz w:val="18"/>
                <w:szCs w:val="18"/>
              </w:rPr>
            </w:pPr>
            <w:r w:rsidRPr="00F877C2">
              <w:rPr>
                <w:rFonts w:ascii="Arial" w:hAnsi="Arial" w:cs="Arial"/>
                <w:b/>
                <w:bCs/>
                <w:color w:val="112277"/>
                <w:sz w:val="18"/>
                <w:szCs w:val="18"/>
              </w:rPr>
              <w:t>Standard</w:t>
            </w:r>
          </w:p>
        </w:tc>
        <w:tc>
          <w:tcPr>
            <w:tcW w:w="1160" w:type="dxa"/>
            <w:vMerge w:val="restart"/>
            <w:tcBorders>
              <w:top w:val="nil"/>
              <w:left w:val="single" w:sz="8" w:space="0" w:color="C1C1C1"/>
              <w:bottom w:val="single" w:sz="8" w:space="0" w:color="C1C1C1"/>
              <w:right w:val="single" w:sz="8" w:space="0" w:color="C1C1C1"/>
            </w:tcBorders>
            <w:shd w:val="clear" w:color="000000" w:fill="EDF2F9"/>
            <w:vAlign w:val="center"/>
            <w:hideMark/>
          </w:tcPr>
          <w:p w14:paraId="274870C6" w14:textId="77777777" w:rsidR="00C8129E" w:rsidRPr="00F877C2" w:rsidRDefault="00C8129E" w:rsidP="00A23D18">
            <w:pPr>
              <w:jc w:val="center"/>
              <w:rPr>
                <w:rFonts w:ascii="Arial" w:hAnsi="Arial" w:cs="Arial"/>
                <w:b/>
                <w:bCs/>
                <w:color w:val="112277"/>
                <w:sz w:val="18"/>
                <w:szCs w:val="18"/>
              </w:rPr>
            </w:pPr>
            <w:r w:rsidRPr="00F877C2">
              <w:rPr>
                <w:rFonts w:ascii="Arial" w:hAnsi="Arial" w:cs="Arial"/>
                <w:b/>
                <w:bCs/>
                <w:color w:val="112277"/>
                <w:sz w:val="18"/>
                <w:szCs w:val="18"/>
              </w:rPr>
              <w:t>t Value</w:t>
            </w:r>
          </w:p>
        </w:tc>
      </w:tr>
      <w:tr w:rsidR="00C8129E" w:rsidRPr="00F877C2" w14:paraId="2F8DDF9F" w14:textId="77777777" w:rsidTr="00A23D18">
        <w:trPr>
          <w:trHeight w:val="300"/>
        </w:trPr>
        <w:tc>
          <w:tcPr>
            <w:tcW w:w="1760" w:type="dxa"/>
            <w:vMerge/>
            <w:tcBorders>
              <w:top w:val="nil"/>
              <w:left w:val="single" w:sz="8" w:space="0" w:color="C1C1C1"/>
              <w:bottom w:val="single" w:sz="8" w:space="0" w:color="C1C1C1"/>
              <w:right w:val="single" w:sz="8" w:space="0" w:color="C1C1C1"/>
            </w:tcBorders>
            <w:vAlign w:val="center"/>
            <w:hideMark/>
          </w:tcPr>
          <w:p w14:paraId="2963D557" w14:textId="77777777" w:rsidR="00C8129E" w:rsidRPr="00F877C2" w:rsidRDefault="00C8129E" w:rsidP="00A23D18">
            <w:pPr>
              <w:rPr>
                <w:rFonts w:ascii="Arial" w:hAnsi="Arial" w:cs="Arial"/>
                <w:b/>
                <w:bCs/>
                <w:color w:val="112277"/>
                <w:sz w:val="18"/>
                <w:szCs w:val="18"/>
              </w:rPr>
            </w:pPr>
          </w:p>
        </w:tc>
        <w:tc>
          <w:tcPr>
            <w:tcW w:w="2340" w:type="dxa"/>
            <w:vMerge/>
            <w:tcBorders>
              <w:top w:val="nil"/>
              <w:left w:val="single" w:sz="8" w:space="0" w:color="C1C1C1"/>
              <w:bottom w:val="single" w:sz="8" w:space="0" w:color="C1C1C1"/>
              <w:right w:val="single" w:sz="8" w:space="0" w:color="C1C1C1"/>
            </w:tcBorders>
            <w:vAlign w:val="center"/>
            <w:hideMark/>
          </w:tcPr>
          <w:p w14:paraId="75FC2426" w14:textId="77777777" w:rsidR="00C8129E" w:rsidRPr="00F877C2" w:rsidRDefault="00C8129E" w:rsidP="00A23D18">
            <w:pPr>
              <w:rPr>
                <w:rFonts w:ascii="Arial" w:hAnsi="Arial" w:cs="Arial"/>
                <w:b/>
                <w:bCs/>
                <w:color w:val="112277"/>
                <w:sz w:val="18"/>
                <w:szCs w:val="18"/>
              </w:rPr>
            </w:pPr>
          </w:p>
        </w:tc>
        <w:tc>
          <w:tcPr>
            <w:tcW w:w="1360" w:type="dxa"/>
            <w:vMerge/>
            <w:tcBorders>
              <w:top w:val="nil"/>
              <w:left w:val="single" w:sz="8" w:space="0" w:color="C1C1C1"/>
              <w:bottom w:val="single" w:sz="8" w:space="0" w:color="C1C1C1"/>
              <w:right w:val="single" w:sz="8" w:space="0" w:color="C1C1C1"/>
            </w:tcBorders>
            <w:vAlign w:val="center"/>
            <w:hideMark/>
          </w:tcPr>
          <w:p w14:paraId="6503B2D3" w14:textId="77777777" w:rsidR="00C8129E" w:rsidRPr="00F877C2" w:rsidRDefault="00C8129E" w:rsidP="00A23D18">
            <w:pPr>
              <w:rPr>
                <w:rFonts w:ascii="Arial" w:hAnsi="Arial" w:cs="Arial"/>
                <w:b/>
                <w:bCs/>
                <w:color w:val="112277"/>
                <w:sz w:val="18"/>
                <w:szCs w:val="18"/>
              </w:rPr>
            </w:pPr>
          </w:p>
        </w:tc>
        <w:tc>
          <w:tcPr>
            <w:tcW w:w="1300" w:type="dxa"/>
            <w:tcBorders>
              <w:top w:val="nil"/>
              <w:left w:val="nil"/>
              <w:bottom w:val="single" w:sz="8" w:space="0" w:color="C1C1C1"/>
              <w:right w:val="single" w:sz="8" w:space="0" w:color="C1C1C1"/>
            </w:tcBorders>
            <w:shd w:val="clear" w:color="000000" w:fill="EDF2F9"/>
            <w:vAlign w:val="center"/>
            <w:hideMark/>
          </w:tcPr>
          <w:p w14:paraId="59F02D94" w14:textId="77777777" w:rsidR="00C8129E" w:rsidRPr="00F877C2" w:rsidRDefault="00C8129E" w:rsidP="00A23D18">
            <w:pPr>
              <w:jc w:val="center"/>
              <w:rPr>
                <w:rFonts w:ascii="Arial" w:hAnsi="Arial" w:cs="Arial"/>
                <w:b/>
                <w:bCs/>
                <w:color w:val="112277"/>
                <w:sz w:val="18"/>
                <w:szCs w:val="18"/>
              </w:rPr>
            </w:pPr>
            <w:r w:rsidRPr="00F877C2">
              <w:rPr>
                <w:rFonts w:ascii="Arial" w:hAnsi="Arial" w:cs="Arial"/>
                <w:b/>
                <w:bCs/>
                <w:color w:val="112277"/>
                <w:sz w:val="18"/>
                <w:szCs w:val="18"/>
              </w:rPr>
              <w:t>Error</w:t>
            </w:r>
          </w:p>
        </w:tc>
        <w:tc>
          <w:tcPr>
            <w:tcW w:w="1160" w:type="dxa"/>
            <w:vMerge/>
            <w:tcBorders>
              <w:top w:val="nil"/>
              <w:left w:val="single" w:sz="8" w:space="0" w:color="C1C1C1"/>
              <w:bottom w:val="single" w:sz="8" w:space="0" w:color="C1C1C1"/>
              <w:right w:val="single" w:sz="8" w:space="0" w:color="C1C1C1"/>
            </w:tcBorders>
            <w:vAlign w:val="center"/>
            <w:hideMark/>
          </w:tcPr>
          <w:p w14:paraId="6E117A4D" w14:textId="77777777" w:rsidR="00C8129E" w:rsidRPr="00F877C2" w:rsidRDefault="00C8129E" w:rsidP="00A23D18">
            <w:pPr>
              <w:rPr>
                <w:rFonts w:ascii="Arial" w:hAnsi="Arial" w:cs="Arial"/>
                <w:b/>
                <w:bCs/>
                <w:color w:val="112277"/>
                <w:sz w:val="18"/>
                <w:szCs w:val="18"/>
              </w:rPr>
            </w:pPr>
          </w:p>
        </w:tc>
      </w:tr>
      <w:tr w:rsidR="00C8129E" w:rsidRPr="00F877C2" w14:paraId="3913E2A7" w14:textId="77777777" w:rsidTr="00A23D18">
        <w:trPr>
          <w:trHeight w:val="300"/>
        </w:trPr>
        <w:tc>
          <w:tcPr>
            <w:tcW w:w="1760" w:type="dxa"/>
            <w:tcBorders>
              <w:top w:val="nil"/>
              <w:left w:val="single" w:sz="8" w:space="0" w:color="C1C1C1"/>
              <w:bottom w:val="single" w:sz="8" w:space="0" w:color="C1C1C1"/>
              <w:right w:val="single" w:sz="8" w:space="0" w:color="C1C1C1"/>
            </w:tcBorders>
            <w:shd w:val="clear" w:color="000000" w:fill="EDF2F9"/>
            <w:noWrap/>
            <w:vAlign w:val="center"/>
            <w:hideMark/>
          </w:tcPr>
          <w:p w14:paraId="70C8B625" w14:textId="77777777" w:rsidR="00C8129E" w:rsidRPr="00F877C2" w:rsidRDefault="00C8129E" w:rsidP="00A23D18">
            <w:pPr>
              <w:rPr>
                <w:rFonts w:ascii="Arial" w:hAnsi="Arial" w:cs="Arial"/>
                <w:b/>
                <w:bCs/>
                <w:color w:val="112277"/>
                <w:sz w:val="18"/>
                <w:szCs w:val="18"/>
              </w:rPr>
            </w:pPr>
            <w:r w:rsidRPr="00F877C2">
              <w:rPr>
                <w:rFonts w:ascii="Arial" w:hAnsi="Arial" w:cs="Arial"/>
                <w:b/>
                <w:bCs/>
                <w:color w:val="112277"/>
                <w:sz w:val="18"/>
                <w:szCs w:val="18"/>
              </w:rPr>
              <w:t>Intercept</w:t>
            </w:r>
          </w:p>
        </w:tc>
        <w:tc>
          <w:tcPr>
            <w:tcW w:w="2340" w:type="dxa"/>
            <w:tcBorders>
              <w:top w:val="nil"/>
              <w:left w:val="nil"/>
              <w:bottom w:val="single" w:sz="8" w:space="0" w:color="C1C1C1"/>
              <w:right w:val="single" w:sz="8" w:space="0" w:color="C1C1C1"/>
            </w:tcBorders>
            <w:shd w:val="clear" w:color="000000" w:fill="FFFFFF"/>
            <w:noWrap/>
            <w:vAlign w:val="center"/>
            <w:hideMark/>
          </w:tcPr>
          <w:p w14:paraId="5F008C0C" w14:textId="77777777" w:rsidR="00C8129E" w:rsidRPr="00F877C2" w:rsidRDefault="00C8129E" w:rsidP="00A23D18">
            <w:pPr>
              <w:jc w:val="right"/>
              <w:rPr>
                <w:rFonts w:ascii="Arial" w:hAnsi="Arial" w:cs="Arial"/>
                <w:color w:val="000000"/>
                <w:sz w:val="18"/>
                <w:szCs w:val="18"/>
              </w:rPr>
            </w:pPr>
            <w:r w:rsidRPr="00F877C2">
              <w:rPr>
                <w:rFonts w:ascii="Arial" w:hAnsi="Arial" w:cs="Arial"/>
                <w:color w:val="000000"/>
                <w:sz w:val="18"/>
                <w:szCs w:val="18"/>
              </w:rPr>
              <w:t>1</w:t>
            </w:r>
          </w:p>
        </w:tc>
        <w:tc>
          <w:tcPr>
            <w:tcW w:w="1360" w:type="dxa"/>
            <w:tcBorders>
              <w:top w:val="nil"/>
              <w:left w:val="nil"/>
              <w:bottom w:val="single" w:sz="8" w:space="0" w:color="C1C1C1"/>
              <w:right w:val="single" w:sz="8" w:space="0" w:color="C1C1C1"/>
            </w:tcBorders>
            <w:shd w:val="clear" w:color="000000" w:fill="FFFFFF"/>
            <w:noWrap/>
            <w:vAlign w:val="center"/>
            <w:hideMark/>
          </w:tcPr>
          <w:p w14:paraId="330983B3" w14:textId="77777777" w:rsidR="00C8129E" w:rsidRPr="00F877C2" w:rsidRDefault="00C8129E" w:rsidP="00A23D18">
            <w:pPr>
              <w:jc w:val="right"/>
              <w:rPr>
                <w:rFonts w:ascii="Arial" w:hAnsi="Arial" w:cs="Arial"/>
                <w:color w:val="000000"/>
                <w:sz w:val="18"/>
                <w:szCs w:val="18"/>
              </w:rPr>
            </w:pPr>
            <w:r w:rsidRPr="00F877C2">
              <w:rPr>
                <w:rFonts w:ascii="Arial" w:hAnsi="Arial" w:cs="Arial"/>
                <w:color w:val="000000"/>
                <w:sz w:val="18"/>
                <w:szCs w:val="18"/>
              </w:rPr>
              <w:t>1.807715</w:t>
            </w:r>
          </w:p>
        </w:tc>
        <w:tc>
          <w:tcPr>
            <w:tcW w:w="1300" w:type="dxa"/>
            <w:tcBorders>
              <w:top w:val="nil"/>
              <w:left w:val="nil"/>
              <w:bottom w:val="single" w:sz="8" w:space="0" w:color="C1C1C1"/>
              <w:right w:val="single" w:sz="8" w:space="0" w:color="C1C1C1"/>
            </w:tcBorders>
            <w:shd w:val="clear" w:color="000000" w:fill="FFFFFF"/>
            <w:noWrap/>
            <w:vAlign w:val="center"/>
            <w:hideMark/>
          </w:tcPr>
          <w:p w14:paraId="0F0E2D9E" w14:textId="77777777" w:rsidR="00C8129E" w:rsidRPr="00F877C2" w:rsidRDefault="00C8129E" w:rsidP="00A23D18">
            <w:pPr>
              <w:jc w:val="right"/>
              <w:rPr>
                <w:rFonts w:ascii="Arial" w:hAnsi="Arial" w:cs="Arial"/>
                <w:color w:val="000000"/>
                <w:sz w:val="18"/>
                <w:szCs w:val="18"/>
              </w:rPr>
            </w:pPr>
            <w:r w:rsidRPr="00F877C2">
              <w:rPr>
                <w:rFonts w:ascii="Arial" w:hAnsi="Arial" w:cs="Arial"/>
                <w:color w:val="000000"/>
                <w:sz w:val="18"/>
                <w:szCs w:val="18"/>
              </w:rPr>
              <w:t>0.068935</w:t>
            </w:r>
          </w:p>
        </w:tc>
        <w:tc>
          <w:tcPr>
            <w:tcW w:w="1160" w:type="dxa"/>
            <w:tcBorders>
              <w:top w:val="nil"/>
              <w:left w:val="nil"/>
              <w:bottom w:val="single" w:sz="8" w:space="0" w:color="C1C1C1"/>
              <w:right w:val="single" w:sz="8" w:space="0" w:color="C1C1C1"/>
            </w:tcBorders>
            <w:shd w:val="clear" w:color="000000" w:fill="FFFFFF"/>
            <w:noWrap/>
            <w:vAlign w:val="center"/>
            <w:hideMark/>
          </w:tcPr>
          <w:p w14:paraId="2DF8B3BB" w14:textId="77777777" w:rsidR="00C8129E" w:rsidRPr="00F877C2" w:rsidRDefault="00C8129E" w:rsidP="00A23D18">
            <w:pPr>
              <w:jc w:val="right"/>
              <w:rPr>
                <w:rFonts w:ascii="Arial" w:hAnsi="Arial" w:cs="Arial"/>
                <w:color w:val="000000"/>
                <w:sz w:val="18"/>
                <w:szCs w:val="18"/>
              </w:rPr>
            </w:pPr>
            <w:r w:rsidRPr="00F877C2">
              <w:rPr>
                <w:rFonts w:ascii="Arial" w:hAnsi="Arial" w:cs="Arial"/>
                <w:color w:val="000000"/>
                <w:sz w:val="18"/>
                <w:szCs w:val="18"/>
              </w:rPr>
              <w:t>26.22</w:t>
            </w:r>
          </w:p>
        </w:tc>
      </w:tr>
      <w:tr w:rsidR="00C8129E" w:rsidRPr="00F877C2" w14:paraId="25AE2917" w14:textId="77777777" w:rsidTr="00A23D18">
        <w:trPr>
          <w:trHeight w:val="300"/>
        </w:trPr>
        <w:tc>
          <w:tcPr>
            <w:tcW w:w="1760" w:type="dxa"/>
            <w:tcBorders>
              <w:top w:val="nil"/>
              <w:left w:val="single" w:sz="8" w:space="0" w:color="C1C1C1"/>
              <w:bottom w:val="single" w:sz="8" w:space="0" w:color="C1C1C1"/>
              <w:right w:val="single" w:sz="8" w:space="0" w:color="C1C1C1"/>
            </w:tcBorders>
            <w:shd w:val="clear" w:color="000000" w:fill="EDF2F9"/>
            <w:noWrap/>
            <w:vAlign w:val="center"/>
            <w:hideMark/>
          </w:tcPr>
          <w:p w14:paraId="4AEAF2B7" w14:textId="77777777" w:rsidR="00C8129E" w:rsidRPr="00F877C2" w:rsidRDefault="00C8129E" w:rsidP="00A23D18">
            <w:pPr>
              <w:rPr>
                <w:rFonts w:ascii="Arial" w:hAnsi="Arial" w:cs="Arial"/>
                <w:b/>
                <w:bCs/>
                <w:color w:val="112277"/>
                <w:sz w:val="18"/>
                <w:szCs w:val="18"/>
              </w:rPr>
            </w:pPr>
            <w:proofErr w:type="spellStart"/>
            <w:r w:rsidRPr="00F877C2">
              <w:rPr>
                <w:rFonts w:ascii="Arial" w:hAnsi="Arial" w:cs="Arial"/>
                <w:b/>
                <w:bCs/>
                <w:color w:val="112277"/>
                <w:sz w:val="18"/>
                <w:szCs w:val="18"/>
              </w:rPr>
              <w:t>dti</w:t>
            </w:r>
            <w:proofErr w:type="spellEnd"/>
          </w:p>
        </w:tc>
        <w:tc>
          <w:tcPr>
            <w:tcW w:w="2340" w:type="dxa"/>
            <w:tcBorders>
              <w:top w:val="nil"/>
              <w:left w:val="nil"/>
              <w:bottom w:val="single" w:sz="8" w:space="0" w:color="C1C1C1"/>
              <w:right w:val="single" w:sz="8" w:space="0" w:color="C1C1C1"/>
            </w:tcBorders>
            <w:shd w:val="clear" w:color="000000" w:fill="FFFFFF"/>
            <w:noWrap/>
            <w:vAlign w:val="center"/>
            <w:hideMark/>
          </w:tcPr>
          <w:p w14:paraId="326E2C59" w14:textId="77777777" w:rsidR="00C8129E" w:rsidRPr="00F877C2" w:rsidRDefault="00C8129E" w:rsidP="00A23D18">
            <w:pPr>
              <w:jc w:val="right"/>
              <w:rPr>
                <w:rFonts w:ascii="Arial" w:hAnsi="Arial" w:cs="Arial"/>
                <w:color w:val="000000"/>
                <w:sz w:val="18"/>
                <w:szCs w:val="18"/>
              </w:rPr>
            </w:pPr>
            <w:r w:rsidRPr="00F877C2">
              <w:rPr>
                <w:rFonts w:ascii="Arial" w:hAnsi="Arial" w:cs="Arial"/>
                <w:color w:val="000000"/>
                <w:sz w:val="18"/>
                <w:szCs w:val="18"/>
              </w:rPr>
              <w:t>1</w:t>
            </w:r>
          </w:p>
        </w:tc>
        <w:tc>
          <w:tcPr>
            <w:tcW w:w="1360" w:type="dxa"/>
            <w:tcBorders>
              <w:top w:val="nil"/>
              <w:left w:val="nil"/>
              <w:bottom w:val="single" w:sz="8" w:space="0" w:color="C1C1C1"/>
              <w:right w:val="single" w:sz="8" w:space="0" w:color="C1C1C1"/>
            </w:tcBorders>
            <w:shd w:val="clear" w:color="000000" w:fill="FFFFFF"/>
            <w:noWrap/>
            <w:vAlign w:val="center"/>
            <w:hideMark/>
          </w:tcPr>
          <w:p w14:paraId="47A83251" w14:textId="77777777" w:rsidR="00C8129E" w:rsidRPr="00F877C2" w:rsidRDefault="00C8129E" w:rsidP="00A23D18">
            <w:pPr>
              <w:jc w:val="right"/>
              <w:rPr>
                <w:rFonts w:ascii="Arial" w:hAnsi="Arial" w:cs="Arial"/>
                <w:color w:val="000000"/>
                <w:sz w:val="18"/>
                <w:szCs w:val="18"/>
              </w:rPr>
            </w:pPr>
            <w:r w:rsidRPr="00F877C2">
              <w:rPr>
                <w:rFonts w:ascii="Arial" w:hAnsi="Arial" w:cs="Arial"/>
                <w:color w:val="000000"/>
                <w:sz w:val="18"/>
                <w:szCs w:val="18"/>
              </w:rPr>
              <w:t>0.000833</w:t>
            </w:r>
          </w:p>
        </w:tc>
        <w:tc>
          <w:tcPr>
            <w:tcW w:w="1300" w:type="dxa"/>
            <w:tcBorders>
              <w:top w:val="nil"/>
              <w:left w:val="nil"/>
              <w:bottom w:val="single" w:sz="8" w:space="0" w:color="C1C1C1"/>
              <w:right w:val="single" w:sz="8" w:space="0" w:color="C1C1C1"/>
            </w:tcBorders>
            <w:shd w:val="clear" w:color="000000" w:fill="FFFFFF"/>
            <w:noWrap/>
            <w:vAlign w:val="center"/>
            <w:hideMark/>
          </w:tcPr>
          <w:p w14:paraId="1A9F1B0E" w14:textId="77777777" w:rsidR="00C8129E" w:rsidRPr="00F877C2" w:rsidRDefault="00C8129E" w:rsidP="00A23D18">
            <w:pPr>
              <w:jc w:val="right"/>
              <w:rPr>
                <w:rFonts w:ascii="Arial" w:hAnsi="Arial" w:cs="Arial"/>
                <w:color w:val="000000"/>
                <w:sz w:val="18"/>
                <w:szCs w:val="18"/>
              </w:rPr>
            </w:pPr>
            <w:r w:rsidRPr="00F877C2">
              <w:rPr>
                <w:rFonts w:ascii="Arial" w:hAnsi="Arial" w:cs="Arial"/>
                <w:color w:val="000000"/>
                <w:sz w:val="18"/>
                <w:szCs w:val="18"/>
              </w:rPr>
              <w:t>0.00012</w:t>
            </w:r>
          </w:p>
        </w:tc>
        <w:tc>
          <w:tcPr>
            <w:tcW w:w="1160" w:type="dxa"/>
            <w:tcBorders>
              <w:top w:val="nil"/>
              <w:left w:val="nil"/>
              <w:bottom w:val="single" w:sz="8" w:space="0" w:color="C1C1C1"/>
              <w:right w:val="single" w:sz="8" w:space="0" w:color="C1C1C1"/>
            </w:tcBorders>
            <w:shd w:val="clear" w:color="000000" w:fill="FFFFFF"/>
            <w:noWrap/>
            <w:vAlign w:val="center"/>
            <w:hideMark/>
          </w:tcPr>
          <w:p w14:paraId="64DDA274" w14:textId="77777777" w:rsidR="00C8129E" w:rsidRPr="00F877C2" w:rsidRDefault="00C8129E" w:rsidP="00A23D18">
            <w:pPr>
              <w:jc w:val="right"/>
              <w:rPr>
                <w:rFonts w:ascii="Arial" w:hAnsi="Arial" w:cs="Arial"/>
                <w:color w:val="000000"/>
                <w:sz w:val="18"/>
                <w:szCs w:val="18"/>
              </w:rPr>
            </w:pPr>
            <w:r w:rsidRPr="00F877C2">
              <w:rPr>
                <w:rFonts w:ascii="Arial" w:hAnsi="Arial" w:cs="Arial"/>
                <w:color w:val="000000"/>
                <w:sz w:val="18"/>
                <w:szCs w:val="18"/>
              </w:rPr>
              <w:t>6.96</w:t>
            </w:r>
          </w:p>
        </w:tc>
      </w:tr>
      <w:tr w:rsidR="00C8129E" w:rsidRPr="00F877C2" w14:paraId="54C18525" w14:textId="77777777" w:rsidTr="00A23D18">
        <w:trPr>
          <w:trHeight w:val="300"/>
        </w:trPr>
        <w:tc>
          <w:tcPr>
            <w:tcW w:w="1760" w:type="dxa"/>
            <w:tcBorders>
              <w:top w:val="nil"/>
              <w:left w:val="single" w:sz="8" w:space="0" w:color="C1C1C1"/>
              <w:bottom w:val="single" w:sz="8" w:space="0" w:color="C1C1C1"/>
              <w:right w:val="single" w:sz="8" w:space="0" w:color="C1C1C1"/>
            </w:tcBorders>
            <w:shd w:val="clear" w:color="000000" w:fill="EDF2F9"/>
            <w:noWrap/>
            <w:vAlign w:val="center"/>
            <w:hideMark/>
          </w:tcPr>
          <w:p w14:paraId="256B0EE1" w14:textId="77777777" w:rsidR="00C8129E" w:rsidRPr="00F877C2" w:rsidRDefault="00C8129E" w:rsidP="00A23D18">
            <w:pPr>
              <w:rPr>
                <w:rFonts w:ascii="Arial" w:hAnsi="Arial" w:cs="Arial"/>
                <w:b/>
                <w:bCs/>
                <w:color w:val="112277"/>
                <w:sz w:val="18"/>
                <w:szCs w:val="18"/>
              </w:rPr>
            </w:pPr>
            <w:proofErr w:type="spellStart"/>
            <w:r w:rsidRPr="00F877C2">
              <w:rPr>
                <w:rFonts w:ascii="Arial" w:hAnsi="Arial" w:cs="Arial"/>
                <w:b/>
                <w:bCs/>
                <w:color w:val="112277"/>
                <w:sz w:val="18"/>
                <w:szCs w:val="18"/>
              </w:rPr>
              <w:t>int_rate</w:t>
            </w:r>
            <w:proofErr w:type="spellEnd"/>
          </w:p>
        </w:tc>
        <w:tc>
          <w:tcPr>
            <w:tcW w:w="2340" w:type="dxa"/>
            <w:tcBorders>
              <w:top w:val="nil"/>
              <w:left w:val="nil"/>
              <w:bottom w:val="single" w:sz="8" w:space="0" w:color="C1C1C1"/>
              <w:right w:val="single" w:sz="8" w:space="0" w:color="C1C1C1"/>
            </w:tcBorders>
            <w:shd w:val="clear" w:color="000000" w:fill="FFFFFF"/>
            <w:noWrap/>
            <w:vAlign w:val="center"/>
            <w:hideMark/>
          </w:tcPr>
          <w:p w14:paraId="17269812" w14:textId="77777777" w:rsidR="00C8129E" w:rsidRPr="00F877C2" w:rsidRDefault="00C8129E" w:rsidP="00A23D18">
            <w:pPr>
              <w:jc w:val="right"/>
              <w:rPr>
                <w:rFonts w:ascii="Arial" w:hAnsi="Arial" w:cs="Arial"/>
                <w:color w:val="000000"/>
                <w:sz w:val="18"/>
                <w:szCs w:val="18"/>
              </w:rPr>
            </w:pPr>
            <w:r w:rsidRPr="00F877C2">
              <w:rPr>
                <w:rFonts w:ascii="Arial" w:hAnsi="Arial" w:cs="Arial"/>
                <w:color w:val="000000"/>
                <w:sz w:val="18"/>
                <w:szCs w:val="18"/>
              </w:rPr>
              <w:t>1</w:t>
            </w:r>
          </w:p>
        </w:tc>
        <w:tc>
          <w:tcPr>
            <w:tcW w:w="1360" w:type="dxa"/>
            <w:tcBorders>
              <w:top w:val="nil"/>
              <w:left w:val="nil"/>
              <w:bottom w:val="single" w:sz="8" w:space="0" w:color="C1C1C1"/>
              <w:right w:val="single" w:sz="8" w:space="0" w:color="C1C1C1"/>
            </w:tcBorders>
            <w:shd w:val="clear" w:color="000000" w:fill="FFFFFF"/>
            <w:noWrap/>
            <w:vAlign w:val="center"/>
            <w:hideMark/>
          </w:tcPr>
          <w:p w14:paraId="3EA4A535" w14:textId="77777777" w:rsidR="00C8129E" w:rsidRPr="00F877C2" w:rsidRDefault="00C8129E" w:rsidP="00A23D18">
            <w:pPr>
              <w:jc w:val="right"/>
              <w:rPr>
                <w:rFonts w:ascii="Arial" w:hAnsi="Arial" w:cs="Arial"/>
                <w:color w:val="000000"/>
                <w:sz w:val="18"/>
                <w:szCs w:val="18"/>
              </w:rPr>
            </w:pPr>
            <w:r w:rsidRPr="00F877C2">
              <w:rPr>
                <w:rFonts w:ascii="Arial" w:hAnsi="Arial" w:cs="Arial"/>
                <w:color w:val="000000"/>
                <w:sz w:val="18"/>
                <w:szCs w:val="18"/>
              </w:rPr>
              <w:t>0.015374</w:t>
            </w:r>
          </w:p>
        </w:tc>
        <w:tc>
          <w:tcPr>
            <w:tcW w:w="1300" w:type="dxa"/>
            <w:tcBorders>
              <w:top w:val="nil"/>
              <w:left w:val="nil"/>
              <w:bottom w:val="single" w:sz="8" w:space="0" w:color="C1C1C1"/>
              <w:right w:val="single" w:sz="8" w:space="0" w:color="C1C1C1"/>
            </w:tcBorders>
            <w:shd w:val="clear" w:color="000000" w:fill="FFFFFF"/>
            <w:noWrap/>
            <w:vAlign w:val="center"/>
            <w:hideMark/>
          </w:tcPr>
          <w:p w14:paraId="4D62C4B6" w14:textId="77777777" w:rsidR="00C8129E" w:rsidRPr="00F877C2" w:rsidRDefault="00C8129E" w:rsidP="00A23D18">
            <w:pPr>
              <w:jc w:val="right"/>
              <w:rPr>
                <w:rFonts w:ascii="Arial" w:hAnsi="Arial" w:cs="Arial"/>
                <w:color w:val="000000"/>
                <w:sz w:val="18"/>
                <w:szCs w:val="18"/>
              </w:rPr>
            </w:pPr>
            <w:r w:rsidRPr="00F877C2">
              <w:rPr>
                <w:rFonts w:ascii="Arial" w:hAnsi="Arial" w:cs="Arial"/>
                <w:color w:val="000000"/>
                <w:sz w:val="18"/>
                <w:szCs w:val="18"/>
              </w:rPr>
              <w:t>0.000284</w:t>
            </w:r>
          </w:p>
        </w:tc>
        <w:tc>
          <w:tcPr>
            <w:tcW w:w="1160" w:type="dxa"/>
            <w:tcBorders>
              <w:top w:val="nil"/>
              <w:left w:val="nil"/>
              <w:bottom w:val="single" w:sz="8" w:space="0" w:color="C1C1C1"/>
              <w:right w:val="single" w:sz="8" w:space="0" w:color="C1C1C1"/>
            </w:tcBorders>
            <w:shd w:val="clear" w:color="000000" w:fill="FFFFFF"/>
            <w:noWrap/>
            <w:vAlign w:val="center"/>
            <w:hideMark/>
          </w:tcPr>
          <w:p w14:paraId="61214784" w14:textId="77777777" w:rsidR="00C8129E" w:rsidRPr="00F877C2" w:rsidRDefault="00C8129E" w:rsidP="00A23D18">
            <w:pPr>
              <w:jc w:val="right"/>
              <w:rPr>
                <w:rFonts w:ascii="Arial" w:hAnsi="Arial" w:cs="Arial"/>
                <w:color w:val="000000"/>
                <w:sz w:val="18"/>
                <w:szCs w:val="18"/>
              </w:rPr>
            </w:pPr>
            <w:r w:rsidRPr="00F877C2">
              <w:rPr>
                <w:rFonts w:ascii="Arial" w:hAnsi="Arial" w:cs="Arial"/>
                <w:color w:val="000000"/>
                <w:sz w:val="18"/>
                <w:szCs w:val="18"/>
              </w:rPr>
              <w:t>54.22</w:t>
            </w:r>
          </w:p>
        </w:tc>
      </w:tr>
      <w:tr w:rsidR="00C8129E" w:rsidRPr="00F877C2" w14:paraId="25EA8A45" w14:textId="77777777" w:rsidTr="00A23D18">
        <w:trPr>
          <w:trHeight w:val="300"/>
        </w:trPr>
        <w:tc>
          <w:tcPr>
            <w:tcW w:w="1760" w:type="dxa"/>
            <w:tcBorders>
              <w:top w:val="nil"/>
              <w:left w:val="single" w:sz="8" w:space="0" w:color="C1C1C1"/>
              <w:bottom w:val="single" w:sz="8" w:space="0" w:color="C1C1C1"/>
              <w:right w:val="single" w:sz="8" w:space="0" w:color="C1C1C1"/>
            </w:tcBorders>
            <w:shd w:val="clear" w:color="000000" w:fill="EDF2F9"/>
            <w:noWrap/>
            <w:vAlign w:val="center"/>
            <w:hideMark/>
          </w:tcPr>
          <w:p w14:paraId="1F1DAF64" w14:textId="77777777" w:rsidR="00C8129E" w:rsidRPr="00F877C2" w:rsidRDefault="00C8129E" w:rsidP="00A23D18">
            <w:pPr>
              <w:rPr>
                <w:rFonts w:ascii="Arial" w:hAnsi="Arial" w:cs="Arial"/>
                <w:b/>
                <w:bCs/>
                <w:color w:val="112277"/>
                <w:sz w:val="18"/>
                <w:szCs w:val="18"/>
              </w:rPr>
            </w:pPr>
            <w:proofErr w:type="spellStart"/>
            <w:r w:rsidRPr="00F877C2">
              <w:rPr>
                <w:rFonts w:ascii="Arial" w:hAnsi="Arial" w:cs="Arial"/>
                <w:b/>
                <w:bCs/>
                <w:color w:val="112277"/>
                <w:sz w:val="18"/>
                <w:szCs w:val="18"/>
              </w:rPr>
              <w:t>issue_d</w:t>
            </w:r>
            <w:proofErr w:type="spellEnd"/>
          </w:p>
        </w:tc>
        <w:tc>
          <w:tcPr>
            <w:tcW w:w="2340" w:type="dxa"/>
            <w:tcBorders>
              <w:top w:val="nil"/>
              <w:left w:val="nil"/>
              <w:bottom w:val="single" w:sz="8" w:space="0" w:color="C1C1C1"/>
              <w:right w:val="single" w:sz="8" w:space="0" w:color="C1C1C1"/>
            </w:tcBorders>
            <w:shd w:val="clear" w:color="000000" w:fill="FFFFFF"/>
            <w:noWrap/>
            <w:vAlign w:val="center"/>
            <w:hideMark/>
          </w:tcPr>
          <w:p w14:paraId="50DE45BA" w14:textId="77777777" w:rsidR="00C8129E" w:rsidRPr="00F877C2" w:rsidRDefault="00C8129E" w:rsidP="00A23D18">
            <w:pPr>
              <w:jc w:val="right"/>
              <w:rPr>
                <w:rFonts w:ascii="Arial" w:hAnsi="Arial" w:cs="Arial"/>
                <w:color w:val="000000"/>
                <w:sz w:val="18"/>
                <w:szCs w:val="18"/>
              </w:rPr>
            </w:pPr>
            <w:r w:rsidRPr="00F877C2">
              <w:rPr>
                <w:rFonts w:ascii="Arial" w:hAnsi="Arial" w:cs="Arial"/>
                <w:color w:val="000000"/>
                <w:sz w:val="18"/>
                <w:szCs w:val="18"/>
              </w:rPr>
              <w:t>1</w:t>
            </w:r>
          </w:p>
        </w:tc>
        <w:tc>
          <w:tcPr>
            <w:tcW w:w="1360" w:type="dxa"/>
            <w:tcBorders>
              <w:top w:val="nil"/>
              <w:left w:val="nil"/>
              <w:bottom w:val="single" w:sz="8" w:space="0" w:color="C1C1C1"/>
              <w:right w:val="single" w:sz="8" w:space="0" w:color="C1C1C1"/>
            </w:tcBorders>
            <w:shd w:val="clear" w:color="000000" w:fill="FFFFFF"/>
            <w:noWrap/>
            <w:vAlign w:val="center"/>
            <w:hideMark/>
          </w:tcPr>
          <w:p w14:paraId="7A25C576" w14:textId="77777777" w:rsidR="00C8129E" w:rsidRPr="00F877C2" w:rsidRDefault="00C8129E" w:rsidP="00A23D18">
            <w:pPr>
              <w:jc w:val="right"/>
              <w:rPr>
                <w:rFonts w:ascii="Arial" w:hAnsi="Arial" w:cs="Arial"/>
                <w:color w:val="000000"/>
                <w:sz w:val="18"/>
                <w:szCs w:val="18"/>
              </w:rPr>
            </w:pPr>
            <w:r w:rsidRPr="00F877C2">
              <w:rPr>
                <w:rFonts w:ascii="Arial" w:hAnsi="Arial" w:cs="Arial"/>
                <w:color w:val="000000"/>
                <w:sz w:val="18"/>
                <w:szCs w:val="18"/>
              </w:rPr>
              <w:t>-0.000092186</w:t>
            </w:r>
          </w:p>
        </w:tc>
        <w:tc>
          <w:tcPr>
            <w:tcW w:w="1300" w:type="dxa"/>
            <w:tcBorders>
              <w:top w:val="nil"/>
              <w:left w:val="nil"/>
              <w:bottom w:val="single" w:sz="8" w:space="0" w:color="C1C1C1"/>
              <w:right w:val="single" w:sz="8" w:space="0" w:color="C1C1C1"/>
            </w:tcBorders>
            <w:shd w:val="clear" w:color="000000" w:fill="FFFFFF"/>
            <w:noWrap/>
            <w:vAlign w:val="center"/>
            <w:hideMark/>
          </w:tcPr>
          <w:p w14:paraId="1615385B" w14:textId="77777777" w:rsidR="00C8129E" w:rsidRPr="00F877C2" w:rsidRDefault="00C8129E" w:rsidP="00A23D18">
            <w:pPr>
              <w:jc w:val="right"/>
              <w:rPr>
                <w:rFonts w:ascii="Arial" w:hAnsi="Arial" w:cs="Arial"/>
                <w:color w:val="000000"/>
                <w:sz w:val="18"/>
                <w:szCs w:val="18"/>
              </w:rPr>
            </w:pPr>
            <w:r w:rsidRPr="00F877C2">
              <w:rPr>
                <w:rFonts w:ascii="Arial" w:hAnsi="Arial" w:cs="Arial"/>
                <w:color w:val="000000"/>
                <w:sz w:val="18"/>
                <w:szCs w:val="18"/>
              </w:rPr>
              <w:t>0.000003345</w:t>
            </w:r>
          </w:p>
        </w:tc>
        <w:tc>
          <w:tcPr>
            <w:tcW w:w="1160" w:type="dxa"/>
            <w:tcBorders>
              <w:top w:val="nil"/>
              <w:left w:val="nil"/>
              <w:bottom w:val="single" w:sz="8" w:space="0" w:color="C1C1C1"/>
              <w:right w:val="single" w:sz="8" w:space="0" w:color="C1C1C1"/>
            </w:tcBorders>
            <w:shd w:val="clear" w:color="000000" w:fill="FFFFFF"/>
            <w:noWrap/>
            <w:vAlign w:val="center"/>
            <w:hideMark/>
          </w:tcPr>
          <w:p w14:paraId="471FB188" w14:textId="77777777" w:rsidR="00C8129E" w:rsidRPr="00F877C2" w:rsidRDefault="00C8129E" w:rsidP="00A23D18">
            <w:pPr>
              <w:jc w:val="right"/>
              <w:rPr>
                <w:rFonts w:ascii="Arial" w:hAnsi="Arial" w:cs="Arial"/>
                <w:color w:val="000000"/>
                <w:sz w:val="18"/>
                <w:szCs w:val="18"/>
              </w:rPr>
            </w:pPr>
            <w:r w:rsidRPr="00F877C2">
              <w:rPr>
                <w:rFonts w:ascii="Arial" w:hAnsi="Arial" w:cs="Arial"/>
                <w:color w:val="000000"/>
                <w:sz w:val="18"/>
                <w:szCs w:val="18"/>
              </w:rPr>
              <w:t>-27.56</w:t>
            </w:r>
          </w:p>
        </w:tc>
      </w:tr>
      <w:tr w:rsidR="00C8129E" w:rsidRPr="00F877C2" w14:paraId="6658CA91" w14:textId="77777777" w:rsidTr="00A23D18">
        <w:trPr>
          <w:trHeight w:val="300"/>
        </w:trPr>
        <w:tc>
          <w:tcPr>
            <w:tcW w:w="1760" w:type="dxa"/>
            <w:tcBorders>
              <w:top w:val="nil"/>
              <w:left w:val="single" w:sz="8" w:space="0" w:color="C1C1C1"/>
              <w:bottom w:val="single" w:sz="8" w:space="0" w:color="C1C1C1"/>
              <w:right w:val="single" w:sz="8" w:space="0" w:color="C1C1C1"/>
            </w:tcBorders>
            <w:shd w:val="clear" w:color="000000" w:fill="EDF2F9"/>
            <w:noWrap/>
            <w:vAlign w:val="center"/>
            <w:hideMark/>
          </w:tcPr>
          <w:p w14:paraId="31C74711" w14:textId="77777777" w:rsidR="00C8129E" w:rsidRPr="00F877C2" w:rsidRDefault="00C8129E" w:rsidP="00A23D18">
            <w:pPr>
              <w:rPr>
                <w:rFonts w:ascii="Arial" w:hAnsi="Arial" w:cs="Arial"/>
                <w:b/>
                <w:bCs/>
                <w:color w:val="112277"/>
                <w:sz w:val="18"/>
                <w:szCs w:val="18"/>
              </w:rPr>
            </w:pPr>
            <w:proofErr w:type="spellStart"/>
            <w:r w:rsidRPr="00F877C2">
              <w:rPr>
                <w:rFonts w:ascii="Arial" w:hAnsi="Arial" w:cs="Arial"/>
                <w:b/>
                <w:bCs/>
                <w:color w:val="112277"/>
                <w:sz w:val="18"/>
                <w:szCs w:val="18"/>
              </w:rPr>
              <w:t>loan_amnt</w:t>
            </w:r>
            <w:proofErr w:type="spellEnd"/>
          </w:p>
        </w:tc>
        <w:tc>
          <w:tcPr>
            <w:tcW w:w="2340" w:type="dxa"/>
            <w:tcBorders>
              <w:top w:val="nil"/>
              <w:left w:val="nil"/>
              <w:bottom w:val="single" w:sz="8" w:space="0" w:color="C1C1C1"/>
              <w:right w:val="single" w:sz="8" w:space="0" w:color="C1C1C1"/>
            </w:tcBorders>
            <w:shd w:val="clear" w:color="000000" w:fill="FFFFFF"/>
            <w:noWrap/>
            <w:vAlign w:val="center"/>
            <w:hideMark/>
          </w:tcPr>
          <w:p w14:paraId="44FE3463" w14:textId="77777777" w:rsidR="00C8129E" w:rsidRPr="00F877C2" w:rsidRDefault="00C8129E" w:rsidP="00A23D18">
            <w:pPr>
              <w:jc w:val="right"/>
              <w:rPr>
                <w:rFonts w:ascii="Arial" w:hAnsi="Arial" w:cs="Arial"/>
                <w:color w:val="000000"/>
                <w:sz w:val="18"/>
                <w:szCs w:val="18"/>
              </w:rPr>
            </w:pPr>
            <w:r w:rsidRPr="00F877C2">
              <w:rPr>
                <w:rFonts w:ascii="Arial" w:hAnsi="Arial" w:cs="Arial"/>
                <w:color w:val="000000"/>
                <w:sz w:val="18"/>
                <w:szCs w:val="18"/>
              </w:rPr>
              <w:t>1</w:t>
            </w:r>
          </w:p>
        </w:tc>
        <w:tc>
          <w:tcPr>
            <w:tcW w:w="1360" w:type="dxa"/>
            <w:tcBorders>
              <w:top w:val="nil"/>
              <w:left w:val="nil"/>
              <w:bottom w:val="single" w:sz="8" w:space="0" w:color="C1C1C1"/>
              <w:right w:val="single" w:sz="8" w:space="0" w:color="C1C1C1"/>
            </w:tcBorders>
            <w:shd w:val="clear" w:color="000000" w:fill="FFFFFF"/>
            <w:noWrap/>
            <w:vAlign w:val="center"/>
            <w:hideMark/>
          </w:tcPr>
          <w:p w14:paraId="672C924E" w14:textId="77777777" w:rsidR="00C8129E" w:rsidRPr="00F877C2" w:rsidRDefault="00C8129E" w:rsidP="00A23D18">
            <w:pPr>
              <w:jc w:val="right"/>
              <w:rPr>
                <w:rFonts w:ascii="Arial" w:hAnsi="Arial" w:cs="Arial"/>
                <w:color w:val="000000"/>
                <w:sz w:val="18"/>
                <w:szCs w:val="18"/>
              </w:rPr>
            </w:pPr>
            <w:r w:rsidRPr="00F877C2">
              <w:rPr>
                <w:rFonts w:ascii="Arial" w:hAnsi="Arial" w:cs="Arial"/>
                <w:color w:val="000000"/>
                <w:sz w:val="18"/>
                <w:szCs w:val="18"/>
              </w:rPr>
              <w:t>0.000000604</w:t>
            </w:r>
          </w:p>
        </w:tc>
        <w:tc>
          <w:tcPr>
            <w:tcW w:w="1300" w:type="dxa"/>
            <w:tcBorders>
              <w:top w:val="nil"/>
              <w:left w:val="nil"/>
              <w:bottom w:val="single" w:sz="8" w:space="0" w:color="C1C1C1"/>
              <w:right w:val="single" w:sz="8" w:space="0" w:color="C1C1C1"/>
            </w:tcBorders>
            <w:shd w:val="clear" w:color="000000" w:fill="FFFFFF"/>
            <w:noWrap/>
            <w:vAlign w:val="center"/>
            <w:hideMark/>
          </w:tcPr>
          <w:p w14:paraId="33F59A18" w14:textId="77777777" w:rsidR="00C8129E" w:rsidRPr="00F877C2" w:rsidRDefault="00C8129E" w:rsidP="00A23D18">
            <w:pPr>
              <w:jc w:val="right"/>
              <w:rPr>
                <w:rFonts w:ascii="Arial" w:hAnsi="Arial" w:cs="Arial"/>
                <w:color w:val="000000"/>
                <w:sz w:val="18"/>
                <w:szCs w:val="18"/>
              </w:rPr>
            </w:pPr>
            <w:r w:rsidRPr="00F877C2">
              <w:rPr>
                <w:rFonts w:ascii="Arial" w:hAnsi="Arial" w:cs="Arial"/>
                <w:color w:val="000000"/>
                <w:sz w:val="18"/>
                <w:szCs w:val="18"/>
              </w:rPr>
              <w:t>0.000000161</w:t>
            </w:r>
          </w:p>
        </w:tc>
        <w:tc>
          <w:tcPr>
            <w:tcW w:w="1160" w:type="dxa"/>
            <w:tcBorders>
              <w:top w:val="nil"/>
              <w:left w:val="nil"/>
              <w:bottom w:val="single" w:sz="8" w:space="0" w:color="C1C1C1"/>
              <w:right w:val="single" w:sz="8" w:space="0" w:color="C1C1C1"/>
            </w:tcBorders>
            <w:shd w:val="clear" w:color="000000" w:fill="FFFFFF"/>
            <w:noWrap/>
            <w:vAlign w:val="center"/>
            <w:hideMark/>
          </w:tcPr>
          <w:p w14:paraId="702569CD" w14:textId="77777777" w:rsidR="00C8129E" w:rsidRPr="00F877C2" w:rsidRDefault="00C8129E" w:rsidP="00A23D18">
            <w:pPr>
              <w:jc w:val="right"/>
              <w:rPr>
                <w:rFonts w:ascii="Arial" w:hAnsi="Arial" w:cs="Arial"/>
                <w:color w:val="000000"/>
                <w:sz w:val="18"/>
                <w:szCs w:val="18"/>
              </w:rPr>
            </w:pPr>
            <w:r w:rsidRPr="00F877C2">
              <w:rPr>
                <w:rFonts w:ascii="Arial" w:hAnsi="Arial" w:cs="Arial"/>
                <w:color w:val="000000"/>
                <w:sz w:val="18"/>
                <w:szCs w:val="18"/>
              </w:rPr>
              <w:t>3.76</w:t>
            </w:r>
          </w:p>
        </w:tc>
      </w:tr>
      <w:tr w:rsidR="00C8129E" w:rsidRPr="00F877C2" w14:paraId="526B7729" w14:textId="77777777" w:rsidTr="00A23D18">
        <w:trPr>
          <w:trHeight w:val="300"/>
        </w:trPr>
        <w:tc>
          <w:tcPr>
            <w:tcW w:w="1760" w:type="dxa"/>
            <w:tcBorders>
              <w:top w:val="nil"/>
              <w:left w:val="single" w:sz="8" w:space="0" w:color="C1C1C1"/>
              <w:bottom w:val="single" w:sz="8" w:space="0" w:color="C1C1C1"/>
              <w:right w:val="single" w:sz="8" w:space="0" w:color="C1C1C1"/>
            </w:tcBorders>
            <w:shd w:val="clear" w:color="000000" w:fill="EDF2F9"/>
            <w:noWrap/>
            <w:vAlign w:val="center"/>
            <w:hideMark/>
          </w:tcPr>
          <w:p w14:paraId="7760087F" w14:textId="77777777" w:rsidR="00C8129E" w:rsidRPr="00F877C2" w:rsidRDefault="00C8129E" w:rsidP="00A23D18">
            <w:pPr>
              <w:rPr>
                <w:rFonts w:ascii="Arial" w:hAnsi="Arial" w:cs="Arial"/>
                <w:b/>
                <w:bCs/>
                <w:color w:val="112277"/>
                <w:sz w:val="18"/>
                <w:szCs w:val="18"/>
              </w:rPr>
            </w:pPr>
            <w:proofErr w:type="spellStart"/>
            <w:r w:rsidRPr="00F877C2">
              <w:rPr>
                <w:rFonts w:ascii="Arial" w:hAnsi="Arial" w:cs="Arial"/>
                <w:b/>
                <w:bCs/>
                <w:color w:val="112277"/>
                <w:sz w:val="18"/>
                <w:szCs w:val="18"/>
              </w:rPr>
              <w:t>mort_acc</w:t>
            </w:r>
            <w:proofErr w:type="spellEnd"/>
          </w:p>
        </w:tc>
        <w:tc>
          <w:tcPr>
            <w:tcW w:w="2340" w:type="dxa"/>
            <w:tcBorders>
              <w:top w:val="nil"/>
              <w:left w:val="nil"/>
              <w:bottom w:val="single" w:sz="8" w:space="0" w:color="C1C1C1"/>
              <w:right w:val="single" w:sz="8" w:space="0" w:color="C1C1C1"/>
            </w:tcBorders>
            <w:shd w:val="clear" w:color="000000" w:fill="FFFFFF"/>
            <w:noWrap/>
            <w:vAlign w:val="center"/>
            <w:hideMark/>
          </w:tcPr>
          <w:p w14:paraId="3A32D896" w14:textId="77777777" w:rsidR="00C8129E" w:rsidRPr="00F877C2" w:rsidRDefault="00C8129E" w:rsidP="00A23D18">
            <w:pPr>
              <w:jc w:val="right"/>
              <w:rPr>
                <w:rFonts w:ascii="Arial" w:hAnsi="Arial" w:cs="Arial"/>
                <w:color w:val="000000"/>
                <w:sz w:val="18"/>
                <w:szCs w:val="18"/>
              </w:rPr>
            </w:pPr>
            <w:r w:rsidRPr="00F877C2">
              <w:rPr>
                <w:rFonts w:ascii="Arial" w:hAnsi="Arial" w:cs="Arial"/>
                <w:color w:val="000000"/>
                <w:sz w:val="18"/>
                <w:szCs w:val="18"/>
              </w:rPr>
              <w:t>1</w:t>
            </w:r>
          </w:p>
        </w:tc>
        <w:tc>
          <w:tcPr>
            <w:tcW w:w="1360" w:type="dxa"/>
            <w:tcBorders>
              <w:top w:val="nil"/>
              <w:left w:val="nil"/>
              <w:bottom w:val="single" w:sz="8" w:space="0" w:color="C1C1C1"/>
              <w:right w:val="single" w:sz="8" w:space="0" w:color="C1C1C1"/>
            </w:tcBorders>
            <w:shd w:val="clear" w:color="000000" w:fill="FFFFFF"/>
            <w:noWrap/>
            <w:vAlign w:val="center"/>
            <w:hideMark/>
          </w:tcPr>
          <w:p w14:paraId="4BABD46C" w14:textId="77777777" w:rsidR="00C8129E" w:rsidRPr="00F877C2" w:rsidRDefault="00C8129E" w:rsidP="00A23D18">
            <w:pPr>
              <w:jc w:val="right"/>
              <w:rPr>
                <w:rFonts w:ascii="Arial" w:hAnsi="Arial" w:cs="Arial"/>
                <w:color w:val="000000"/>
                <w:sz w:val="18"/>
                <w:szCs w:val="18"/>
              </w:rPr>
            </w:pPr>
            <w:r w:rsidRPr="00F877C2">
              <w:rPr>
                <w:rFonts w:ascii="Arial" w:hAnsi="Arial" w:cs="Arial"/>
                <w:color w:val="000000"/>
                <w:sz w:val="18"/>
                <w:szCs w:val="18"/>
              </w:rPr>
              <w:t>-0.008414</w:t>
            </w:r>
          </w:p>
        </w:tc>
        <w:tc>
          <w:tcPr>
            <w:tcW w:w="1300" w:type="dxa"/>
            <w:tcBorders>
              <w:top w:val="nil"/>
              <w:left w:val="nil"/>
              <w:bottom w:val="single" w:sz="8" w:space="0" w:color="C1C1C1"/>
              <w:right w:val="single" w:sz="8" w:space="0" w:color="C1C1C1"/>
            </w:tcBorders>
            <w:shd w:val="clear" w:color="000000" w:fill="FFFFFF"/>
            <w:noWrap/>
            <w:vAlign w:val="center"/>
            <w:hideMark/>
          </w:tcPr>
          <w:p w14:paraId="1A011C96" w14:textId="77777777" w:rsidR="00C8129E" w:rsidRPr="00F877C2" w:rsidRDefault="00C8129E" w:rsidP="00A23D18">
            <w:pPr>
              <w:jc w:val="right"/>
              <w:rPr>
                <w:rFonts w:ascii="Arial" w:hAnsi="Arial" w:cs="Arial"/>
                <w:color w:val="000000"/>
                <w:sz w:val="18"/>
                <w:szCs w:val="18"/>
              </w:rPr>
            </w:pPr>
            <w:r w:rsidRPr="00F877C2">
              <w:rPr>
                <w:rFonts w:ascii="Arial" w:hAnsi="Arial" w:cs="Arial"/>
                <w:color w:val="000000"/>
                <w:sz w:val="18"/>
                <w:szCs w:val="18"/>
              </w:rPr>
              <w:t>0.000721</w:t>
            </w:r>
          </w:p>
        </w:tc>
        <w:tc>
          <w:tcPr>
            <w:tcW w:w="1160" w:type="dxa"/>
            <w:tcBorders>
              <w:top w:val="nil"/>
              <w:left w:val="nil"/>
              <w:bottom w:val="single" w:sz="8" w:space="0" w:color="C1C1C1"/>
              <w:right w:val="single" w:sz="8" w:space="0" w:color="C1C1C1"/>
            </w:tcBorders>
            <w:shd w:val="clear" w:color="000000" w:fill="FFFFFF"/>
            <w:noWrap/>
            <w:vAlign w:val="center"/>
            <w:hideMark/>
          </w:tcPr>
          <w:p w14:paraId="37B268CE" w14:textId="77777777" w:rsidR="00C8129E" w:rsidRPr="00F877C2" w:rsidRDefault="00C8129E" w:rsidP="00A23D18">
            <w:pPr>
              <w:jc w:val="right"/>
              <w:rPr>
                <w:rFonts w:ascii="Arial" w:hAnsi="Arial" w:cs="Arial"/>
                <w:color w:val="000000"/>
                <w:sz w:val="18"/>
                <w:szCs w:val="18"/>
              </w:rPr>
            </w:pPr>
            <w:r w:rsidRPr="00F877C2">
              <w:rPr>
                <w:rFonts w:ascii="Arial" w:hAnsi="Arial" w:cs="Arial"/>
                <w:color w:val="000000"/>
                <w:sz w:val="18"/>
                <w:szCs w:val="18"/>
              </w:rPr>
              <w:t>-11.67</w:t>
            </w:r>
          </w:p>
        </w:tc>
      </w:tr>
      <w:tr w:rsidR="00C8129E" w:rsidRPr="00F877C2" w14:paraId="3E1335AC" w14:textId="77777777" w:rsidTr="00A23D18">
        <w:trPr>
          <w:trHeight w:val="300"/>
        </w:trPr>
        <w:tc>
          <w:tcPr>
            <w:tcW w:w="1760" w:type="dxa"/>
            <w:tcBorders>
              <w:top w:val="nil"/>
              <w:left w:val="single" w:sz="8" w:space="0" w:color="C1C1C1"/>
              <w:bottom w:val="single" w:sz="8" w:space="0" w:color="C1C1C1"/>
              <w:right w:val="single" w:sz="8" w:space="0" w:color="C1C1C1"/>
            </w:tcBorders>
            <w:shd w:val="clear" w:color="000000" w:fill="EDF2F9"/>
            <w:noWrap/>
            <w:vAlign w:val="center"/>
            <w:hideMark/>
          </w:tcPr>
          <w:p w14:paraId="7FC72EF1" w14:textId="77777777" w:rsidR="00C8129E" w:rsidRPr="00F877C2" w:rsidRDefault="00C8129E" w:rsidP="00A23D18">
            <w:pPr>
              <w:rPr>
                <w:rFonts w:ascii="Arial" w:hAnsi="Arial" w:cs="Arial"/>
                <w:b/>
                <w:bCs/>
                <w:color w:val="112277"/>
                <w:sz w:val="18"/>
                <w:szCs w:val="18"/>
              </w:rPr>
            </w:pPr>
            <w:proofErr w:type="spellStart"/>
            <w:r w:rsidRPr="00F877C2">
              <w:rPr>
                <w:rFonts w:ascii="Arial" w:hAnsi="Arial" w:cs="Arial"/>
                <w:b/>
                <w:bCs/>
                <w:color w:val="112277"/>
                <w:sz w:val="18"/>
                <w:szCs w:val="18"/>
              </w:rPr>
              <w:t>open_acc</w:t>
            </w:r>
            <w:proofErr w:type="spellEnd"/>
          </w:p>
        </w:tc>
        <w:tc>
          <w:tcPr>
            <w:tcW w:w="2340" w:type="dxa"/>
            <w:tcBorders>
              <w:top w:val="nil"/>
              <w:left w:val="nil"/>
              <w:bottom w:val="single" w:sz="8" w:space="0" w:color="C1C1C1"/>
              <w:right w:val="single" w:sz="8" w:space="0" w:color="C1C1C1"/>
            </w:tcBorders>
            <w:shd w:val="clear" w:color="000000" w:fill="FFFFFF"/>
            <w:noWrap/>
            <w:vAlign w:val="center"/>
            <w:hideMark/>
          </w:tcPr>
          <w:p w14:paraId="1760C598" w14:textId="77777777" w:rsidR="00C8129E" w:rsidRPr="00F877C2" w:rsidRDefault="00C8129E" w:rsidP="00A23D18">
            <w:pPr>
              <w:jc w:val="right"/>
              <w:rPr>
                <w:rFonts w:ascii="Arial" w:hAnsi="Arial" w:cs="Arial"/>
                <w:color w:val="000000"/>
                <w:sz w:val="18"/>
                <w:szCs w:val="18"/>
              </w:rPr>
            </w:pPr>
            <w:r w:rsidRPr="00F877C2">
              <w:rPr>
                <w:rFonts w:ascii="Arial" w:hAnsi="Arial" w:cs="Arial"/>
                <w:color w:val="000000"/>
                <w:sz w:val="18"/>
                <w:szCs w:val="18"/>
              </w:rPr>
              <w:t>1</w:t>
            </w:r>
          </w:p>
        </w:tc>
        <w:tc>
          <w:tcPr>
            <w:tcW w:w="1360" w:type="dxa"/>
            <w:tcBorders>
              <w:top w:val="nil"/>
              <w:left w:val="nil"/>
              <w:bottom w:val="single" w:sz="8" w:space="0" w:color="C1C1C1"/>
              <w:right w:val="single" w:sz="8" w:space="0" w:color="C1C1C1"/>
            </w:tcBorders>
            <w:shd w:val="clear" w:color="000000" w:fill="FFFFFF"/>
            <w:noWrap/>
            <w:vAlign w:val="center"/>
            <w:hideMark/>
          </w:tcPr>
          <w:p w14:paraId="76891D60" w14:textId="77777777" w:rsidR="00C8129E" w:rsidRPr="00F877C2" w:rsidRDefault="00C8129E" w:rsidP="00A23D18">
            <w:pPr>
              <w:jc w:val="right"/>
              <w:rPr>
                <w:rFonts w:ascii="Arial" w:hAnsi="Arial" w:cs="Arial"/>
                <w:color w:val="000000"/>
                <w:sz w:val="18"/>
                <w:szCs w:val="18"/>
              </w:rPr>
            </w:pPr>
            <w:r w:rsidRPr="00F877C2">
              <w:rPr>
                <w:rFonts w:ascii="Arial" w:hAnsi="Arial" w:cs="Arial"/>
                <w:color w:val="000000"/>
                <w:sz w:val="18"/>
                <w:szCs w:val="18"/>
              </w:rPr>
              <w:t>0.001791</w:t>
            </w:r>
          </w:p>
        </w:tc>
        <w:tc>
          <w:tcPr>
            <w:tcW w:w="1300" w:type="dxa"/>
            <w:tcBorders>
              <w:top w:val="nil"/>
              <w:left w:val="nil"/>
              <w:bottom w:val="single" w:sz="8" w:space="0" w:color="C1C1C1"/>
              <w:right w:val="single" w:sz="8" w:space="0" w:color="C1C1C1"/>
            </w:tcBorders>
            <w:shd w:val="clear" w:color="000000" w:fill="FFFFFF"/>
            <w:noWrap/>
            <w:vAlign w:val="center"/>
            <w:hideMark/>
          </w:tcPr>
          <w:p w14:paraId="0538DED2" w14:textId="77777777" w:rsidR="00C8129E" w:rsidRPr="00F877C2" w:rsidRDefault="00C8129E" w:rsidP="00A23D18">
            <w:pPr>
              <w:jc w:val="right"/>
              <w:rPr>
                <w:rFonts w:ascii="Arial" w:hAnsi="Arial" w:cs="Arial"/>
                <w:color w:val="000000"/>
                <w:sz w:val="18"/>
                <w:szCs w:val="18"/>
              </w:rPr>
            </w:pPr>
            <w:r w:rsidRPr="00F877C2">
              <w:rPr>
                <w:rFonts w:ascii="Arial" w:hAnsi="Arial" w:cs="Arial"/>
                <w:color w:val="000000"/>
                <w:sz w:val="18"/>
                <w:szCs w:val="18"/>
              </w:rPr>
              <w:t>0.000247</w:t>
            </w:r>
          </w:p>
        </w:tc>
        <w:tc>
          <w:tcPr>
            <w:tcW w:w="1160" w:type="dxa"/>
            <w:tcBorders>
              <w:top w:val="nil"/>
              <w:left w:val="nil"/>
              <w:bottom w:val="single" w:sz="8" w:space="0" w:color="C1C1C1"/>
              <w:right w:val="single" w:sz="8" w:space="0" w:color="C1C1C1"/>
            </w:tcBorders>
            <w:shd w:val="clear" w:color="000000" w:fill="FFFFFF"/>
            <w:noWrap/>
            <w:vAlign w:val="center"/>
            <w:hideMark/>
          </w:tcPr>
          <w:p w14:paraId="71C8C3FA" w14:textId="77777777" w:rsidR="00C8129E" w:rsidRPr="00F877C2" w:rsidRDefault="00C8129E" w:rsidP="00A23D18">
            <w:pPr>
              <w:jc w:val="right"/>
              <w:rPr>
                <w:rFonts w:ascii="Arial" w:hAnsi="Arial" w:cs="Arial"/>
                <w:color w:val="000000"/>
                <w:sz w:val="18"/>
                <w:szCs w:val="18"/>
              </w:rPr>
            </w:pPr>
            <w:r w:rsidRPr="00F877C2">
              <w:rPr>
                <w:rFonts w:ascii="Arial" w:hAnsi="Arial" w:cs="Arial"/>
                <w:color w:val="000000"/>
                <w:sz w:val="18"/>
                <w:szCs w:val="18"/>
              </w:rPr>
              <w:t>7.25</w:t>
            </w:r>
          </w:p>
        </w:tc>
      </w:tr>
      <w:tr w:rsidR="00C8129E" w:rsidRPr="00F877C2" w14:paraId="4A1E16E2" w14:textId="77777777" w:rsidTr="00A23D18">
        <w:trPr>
          <w:trHeight w:val="300"/>
        </w:trPr>
        <w:tc>
          <w:tcPr>
            <w:tcW w:w="1760" w:type="dxa"/>
            <w:tcBorders>
              <w:top w:val="nil"/>
              <w:left w:val="single" w:sz="8" w:space="0" w:color="C1C1C1"/>
              <w:bottom w:val="single" w:sz="8" w:space="0" w:color="C1C1C1"/>
              <w:right w:val="single" w:sz="8" w:space="0" w:color="C1C1C1"/>
            </w:tcBorders>
            <w:shd w:val="clear" w:color="000000" w:fill="EDF2F9"/>
            <w:noWrap/>
            <w:vAlign w:val="center"/>
            <w:hideMark/>
          </w:tcPr>
          <w:p w14:paraId="01FED809" w14:textId="77777777" w:rsidR="00C8129E" w:rsidRPr="00F877C2" w:rsidRDefault="00C8129E" w:rsidP="00A23D18">
            <w:pPr>
              <w:rPr>
                <w:rFonts w:ascii="Arial" w:hAnsi="Arial" w:cs="Arial"/>
                <w:b/>
                <w:bCs/>
                <w:color w:val="112277"/>
                <w:sz w:val="18"/>
                <w:szCs w:val="18"/>
              </w:rPr>
            </w:pPr>
            <w:proofErr w:type="spellStart"/>
            <w:r w:rsidRPr="00F877C2">
              <w:rPr>
                <w:rFonts w:ascii="Arial" w:hAnsi="Arial" w:cs="Arial"/>
                <w:b/>
                <w:bCs/>
                <w:color w:val="112277"/>
                <w:sz w:val="18"/>
                <w:szCs w:val="18"/>
              </w:rPr>
              <w:t>pub_rec</w:t>
            </w:r>
            <w:proofErr w:type="spellEnd"/>
          </w:p>
        </w:tc>
        <w:tc>
          <w:tcPr>
            <w:tcW w:w="2340" w:type="dxa"/>
            <w:tcBorders>
              <w:top w:val="nil"/>
              <w:left w:val="nil"/>
              <w:bottom w:val="single" w:sz="8" w:space="0" w:color="C1C1C1"/>
              <w:right w:val="single" w:sz="8" w:space="0" w:color="C1C1C1"/>
            </w:tcBorders>
            <w:shd w:val="clear" w:color="000000" w:fill="FFFFFF"/>
            <w:noWrap/>
            <w:vAlign w:val="center"/>
            <w:hideMark/>
          </w:tcPr>
          <w:p w14:paraId="28B28EDD" w14:textId="77777777" w:rsidR="00C8129E" w:rsidRPr="00F877C2" w:rsidRDefault="00C8129E" w:rsidP="00A23D18">
            <w:pPr>
              <w:jc w:val="right"/>
              <w:rPr>
                <w:rFonts w:ascii="Arial" w:hAnsi="Arial" w:cs="Arial"/>
                <w:color w:val="000000"/>
                <w:sz w:val="18"/>
                <w:szCs w:val="18"/>
              </w:rPr>
            </w:pPr>
            <w:r w:rsidRPr="00F877C2">
              <w:rPr>
                <w:rFonts w:ascii="Arial" w:hAnsi="Arial" w:cs="Arial"/>
                <w:color w:val="000000"/>
                <w:sz w:val="18"/>
                <w:szCs w:val="18"/>
              </w:rPr>
              <w:t>1</w:t>
            </w:r>
          </w:p>
        </w:tc>
        <w:tc>
          <w:tcPr>
            <w:tcW w:w="1360" w:type="dxa"/>
            <w:tcBorders>
              <w:top w:val="nil"/>
              <w:left w:val="nil"/>
              <w:bottom w:val="single" w:sz="8" w:space="0" w:color="C1C1C1"/>
              <w:right w:val="single" w:sz="8" w:space="0" w:color="C1C1C1"/>
            </w:tcBorders>
            <w:shd w:val="clear" w:color="000000" w:fill="FFFFFF"/>
            <w:noWrap/>
            <w:vAlign w:val="center"/>
            <w:hideMark/>
          </w:tcPr>
          <w:p w14:paraId="651F739A" w14:textId="77777777" w:rsidR="00C8129E" w:rsidRPr="00F877C2" w:rsidRDefault="00C8129E" w:rsidP="00A23D18">
            <w:pPr>
              <w:jc w:val="right"/>
              <w:rPr>
                <w:rFonts w:ascii="Arial" w:hAnsi="Arial" w:cs="Arial"/>
                <w:color w:val="000000"/>
                <w:sz w:val="18"/>
                <w:szCs w:val="18"/>
              </w:rPr>
            </w:pPr>
            <w:r w:rsidRPr="00F877C2">
              <w:rPr>
                <w:rFonts w:ascii="Arial" w:hAnsi="Arial" w:cs="Arial"/>
                <w:color w:val="000000"/>
                <w:sz w:val="18"/>
                <w:szCs w:val="18"/>
              </w:rPr>
              <w:t>0.010701</w:t>
            </w:r>
          </w:p>
        </w:tc>
        <w:tc>
          <w:tcPr>
            <w:tcW w:w="1300" w:type="dxa"/>
            <w:tcBorders>
              <w:top w:val="nil"/>
              <w:left w:val="nil"/>
              <w:bottom w:val="single" w:sz="8" w:space="0" w:color="C1C1C1"/>
              <w:right w:val="single" w:sz="8" w:space="0" w:color="C1C1C1"/>
            </w:tcBorders>
            <w:shd w:val="clear" w:color="000000" w:fill="FFFFFF"/>
            <w:noWrap/>
            <w:vAlign w:val="center"/>
            <w:hideMark/>
          </w:tcPr>
          <w:p w14:paraId="02A2B816" w14:textId="77777777" w:rsidR="00C8129E" w:rsidRPr="00F877C2" w:rsidRDefault="00C8129E" w:rsidP="00A23D18">
            <w:pPr>
              <w:jc w:val="right"/>
              <w:rPr>
                <w:rFonts w:ascii="Arial" w:hAnsi="Arial" w:cs="Arial"/>
                <w:color w:val="000000"/>
                <w:sz w:val="18"/>
                <w:szCs w:val="18"/>
              </w:rPr>
            </w:pPr>
            <w:r w:rsidRPr="00F877C2">
              <w:rPr>
                <w:rFonts w:ascii="Arial" w:hAnsi="Arial" w:cs="Arial"/>
                <w:color w:val="000000"/>
                <w:sz w:val="18"/>
                <w:szCs w:val="18"/>
              </w:rPr>
              <w:t>0.002024</w:t>
            </w:r>
          </w:p>
        </w:tc>
        <w:tc>
          <w:tcPr>
            <w:tcW w:w="1160" w:type="dxa"/>
            <w:tcBorders>
              <w:top w:val="nil"/>
              <w:left w:val="nil"/>
              <w:bottom w:val="single" w:sz="8" w:space="0" w:color="C1C1C1"/>
              <w:right w:val="single" w:sz="8" w:space="0" w:color="C1C1C1"/>
            </w:tcBorders>
            <w:shd w:val="clear" w:color="000000" w:fill="FFFFFF"/>
            <w:noWrap/>
            <w:vAlign w:val="center"/>
            <w:hideMark/>
          </w:tcPr>
          <w:p w14:paraId="377CCF00" w14:textId="77777777" w:rsidR="00C8129E" w:rsidRPr="00F877C2" w:rsidRDefault="00C8129E" w:rsidP="00A23D18">
            <w:pPr>
              <w:jc w:val="right"/>
              <w:rPr>
                <w:rFonts w:ascii="Arial" w:hAnsi="Arial" w:cs="Arial"/>
                <w:color w:val="000000"/>
                <w:sz w:val="18"/>
                <w:szCs w:val="18"/>
              </w:rPr>
            </w:pPr>
            <w:r w:rsidRPr="00F877C2">
              <w:rPr>
                <w:rFonts w:ascii="Arial" w:hAnsi="Arial" w:cs="Arial"/>
                <w:color w:val="000000"/>
                <w:sz w:val="18"/>
                <w:szCs w:val="18"/>
              </w:rPr>
              <w:t>5.29</w:t>
            </w:r>
          </w:p>
        </w:tc>
      </w:tr>
      <w:tr w:rsidR="00C8129E" w:rsidRPr="00F877C2" w14:paraId="18FB6AA0" w14:textId="77777777" w:rsidTr="00A23D18">
        <w:trPr>
          <w:trHeight w:val="300"/>
        </w:trPr>
        <w:tc>
          <w:tcPr>
            <w:tcW w:w="1760" w:type="dxa"/>
            <w:tcBorders>
              <w:top w:val="nil"/>
              <w:left w:val="single" w:sz="8" w:space="0" w:color="C1C1C1"/>
              <w:bottom w:val="single" w:sz="8" w:space="0" w:color="C1C1C1"/>
              <w:right w:val="single" w:sz="8" w:space="0" w:color="C1C1C1"/>
            </w:tcBorders>
            <w:shd w:val="clear" w:color="000000" w:fill="EDF2F9"/>
            <w:noWrap/>
            <w:vAlign w:val="center"/>
            <w:hideMark/>
          </w:tcPr>
          <w:p w14:paraId="7F60AB72" w14:textId="77777777" w:rsidR="00C8129E" w:rsidRPr="00F877C2" w:rsidRDefault="00C8129E" w:rsidP="00A23D18">
            <w:pPr>
              <w:rPr>
                <w:rFonts w:ascii="Arial" w:hAnsi="Arial" w:cs="Arial"/>
                <w:b/>
                <w:bCs/>
                <w:color w:val="112277"/>
                <w:sz w:val="18"/>
                <w:szCs w:val="18"/>
              </w:rPr>
            </w:pPr>
            <w:proofErr w:type="spellStart"/>
            <w:r w:rsidRPr="00F877C2">
              <w:rPr>
                <w:rFonts w:ascii="Arial" w:hAnsi="Arial" w:cs="Arial"/>
                <w:b/>
                <w:bCs/>
                <w:color w:val="112277"/>
                <w:sz w:val="18"/>
                <w:szCs w:val="18"/>
              </w:rPr>
              <w:t>revol_bal</w:t>
            </w:r>
            <w:proofErr w:type="spellEnd"/>
          </w:p>
        </w:tc>
        <w:tc>
          <w:tcPr>
            <w:tcW w:w="2340" w:type="dxa"/>
            <w:tcBorders>
              <w:top w:val="nil"/>
              <w:left w:val="nil"/>
              <w:bottom w:val="single" w:sz="8" w:space="0" w:color="C1C1C1"/>
              <w:right w:val="single" w:sz="8" w:space="0" w:color="C1C1C1"/>
            </w:tcBorders>
            <w:shd w:val="clear" w:color="000000" w:fill="FFFFFF"/>
            <w:noWrap/>
            <w:vAlign w:val="center"/>
            <w:hideMark/>
          </w:tcPr>
          <w:p w14:paraId="3A9E4254" w14:textId="77777777" w:rsidR="00C8129E" w:rsidRPr="00F877C2" w:rsidRDefault="00C8129E" w:rsidP="00A23D18">
            <w:pPr>
              <w:jc w:val="right"/>
              <w:rPr>
                <w:rFonts w:ascii="Arial" w:hAnsi="Arial" w:cs="Arial"/>
                <w:color w:val="000000"/>
                <w:sz w:val="18"/>
                <w:szCs w:val="18"/>
              </w:rPr>
            </w:pPr>
            <w:r w:rsidRPr="00F877C2">
              <w:rPr>
                <w:rFonts w:ascii="Arial" w:hAnsi="Arial" w:cs="Arial"/>
                <w:color w:val="000000"/>
                <w:sz w:val="18"/>
                <w:szCs w:val="18"/>
              </w:rPr>
              <w:t>1</w:t>
            </w:r>
          </w:p>
        </w:tc>
        <w:tc>
          <w:tcPr>
            <w:tcW w:w="1360" w:type="dxa"/>
            <w:tcBorders>
              <w:top w:val="nil"/>
              <w:left w:val="nil"/>
              <w:bottom w:val="single" w:sz="8" w:space="0" w:color="C1C1C1"/>
              <w:right w:val="single" w:sz="8" w:space="0" w:color="C1C1C1"/>
            </w:tcBorders>
            <w:shd w:val="clear" w:color="000000" w:fill="FFFFFF"/>
            <w:noWrap/>
            <w:vAlign w:val="center"/>
            <w:hideMark/>
          </w:tcPr>
          <w:p w14:paraId="64636B8D" w14:textId="77777777" w:rsidR="00C8129E" w:rsidRPr="00F877C2" w:rsidRDefault="00C8129E" w:rsidP="00A23D18">
            <w:pPr>
              <w:jc w:val="right"/>
              <w:rPr>
                <w:rFonts w:ascii="Arial" w:hAnsi="Arial" w:cs="Arial"/>
                <w:color w:val="000000"/>
                <w:sz w:val="18"/>
                <w:szCs w:val="18"/>
              </w:rPr>
            </w:pPr>
            <w:r w:rsidRPr="00F877C2">
              <w:rPr>
                <w:rFonts w:ascii="Arial" w:hAnsi="Arial" w:cs="Arial"/>
                <w:color w:val="000000"/>
                <w:sz w:val="18"/>
                <w:szCs w:val="18"/>
              </w:rPr>
              <w:t>-0.000000384</w:t>
            </w:r>
          </w:p>
        </w:tc>
        <w:tc>
          <w:tcPr>
            <w:tcW w:w="1300" w:type="dxa"/>
            <w:tcBorders>
              <w:top w:val="nil"/>
              <w:left w:val="nil"/>
              <w:bottom w:val="single" w:sz="8" w:space="0" w:color="C1C1C1"/>
              <w:right w:val="single" w:sz="8" w:space="0" w:color="C1C1C1"/>
            </w:tcBorders>
            <w:shd w:val="clear" w:color="000000" w:fill="FFFFFF"/>
            <w:noWrap/>
            <w:vAlign w:val="center"/>
            <w:hideMark/>
          </w:tcPr>
          <w:p w14:paraId="5521F4A9" w14:textId="77777777" w:rsidR="00C8129E" w:rsidRPr="00F877C2" w:rsidRDefault="00C8129E" w:rsidP="00A23D18">
            <w:pPr>
              <w:jc w:val="right"/>
              <w:rPr>
                <w:rFonts w:ascii="Arial" w:hAnsi="Arial" w:cs="Arial"/>
                <w:color w:val="000000"/>
                <w:sz w:val="18"/>
                <w:szCs w:val="18"/>
              </w:rPr>
            </w:pPr>
            <w:r w:rsidRPr="00F877C2">
              <w:rPr>
                <w:rFonts w:ascii="Arial" w:hAnsi="Arial" w:cs="Arial"/>
                <w:color w:val="000000"/>
                <w:sz w:val="18"/>
                <w:szCs w:val="18"/>
              </w:rPr>
              <w:t>6.39E-08</w:t>
            </w:r>
          </w:p>
        </w:tc>
        <w:tc>
          <w:tcPr>
            <w:tcW w:w="1160" w:type="dxa"/>
            <w:tcBorders>
              <w:top w:val="nil"/>
              <w:left w:val="nil"/>
              <w:bottom w:val="single" w:sz="8" w:space="0" w:color="C1C1C1"/>
              <w:right w:val="single" w:sz="8" w:space="0" w:color="C1C1C1"/>
            </w:tcBorders>
            <w:shd w:val="clear" w:color="000000" w:fill="FFFFFF"/>
            <w:noWrap/>
            <w:vAlign w:val="center"/>
            <w:hideMark/>
          </w:tcPr>
          <w:p w14:paraId="12B3DB94" w14:textId="77777777" w:rsidR="00C8129E" w:rsidRPr="00F877C2" w:rsidRDefault="00C8129E" w:rsidP="00A23D18">
            <w:pPr>
              <w:jc w:val="right"/>
              <w:rPr>
                <w:rFonts w:ascii="Arial" w:hAnsi="Arial" w:cs="Arial"/>
                <w:color w:val="000000"/>
                <w:sz w:val="18"/>
                <w:szCs w:val="18"/>
              </w:rPr>
            </w:pPr>
            <w:r w:rsidRPr="00F877C2">
              <w:rPr>
                <w:rFonts w:ascii="Arial" w:hAnsi="Arial" w:cs="Arial"/>
                <w:color w:val="000000"/>
                <w:sz w:val="18"/>
                <w:szCs w:val="18"/>
              </w:rPr>
              <w:t>-6.01</w:t>
            </w:r>
          </w:p>
        </w:tc>
      </w:tr>
    </w:tbl>
    <w:p w14:paraId="003635E6" w14:textId="77777777" w:rsidR="00C8129E" w:rsidRDefault="00C8129E" w:rsidP="00C8129E">
      <w:pPr>
        <w:pStyle w:val="ABodyCopy"/>
        <w:ind w:left="0"/>
        <w:rPr>
          <w:rFonts w:asciiTheme="minorHAnsi" w:hAnsiTheme="minorHAnsi"/>
          <w:noProof/>
          <w:sz w:val="22"/>
          <w:szCs w:val="22"/>
        </w:rPr>
      </w:pPr>
    </w:p>
    <w:p w14:paraId="3ABE6DC1" w14:textId="77777777" w:rsidR="00C8129E" w:rsidRPr="00AC328C" w:rsidRDefault="00C8129E" w:rsidP="00C8129E">
      <w:pPr>
        <w:pStyle w:val="Heading3"/>
        <w:ind w:left="0"/>
        <w:rPr>
          <w:noProof/>
        </w:rPr>
      </w:pPr>
      <w:bookmarkStart w:id="54" w:name="_Toc174889564"/>
      <w:r w:rsidRPr="00AC328C">
        <w:rPr>
          <w:noProof/>
        </w:rPr>
        <w:t>Filtering with embedded methods</w:t>
      </w:r>
      <w:bookmarkEnd w:id="54"/>
    </w:p>
    <w:p w14:paraId="36855D9B" w14:textId="77777777" w:rsidR="00C8129E" w:rsidRDefault="00C8129E" w:rsidP="00C8129E">
      <w:pPr>
        <w:rPr>
          <w:rFonts w:asciiTheme="minorHAnsi" w:hAnsiTheme="minorHAnsi" w:cstheme="minorHAnsi"/>
          <w:sz w:val="22"/>
          <w:szCs w:val="22"/>
        </w:rPr>
      </w:pPr>
      <w:r w:rsidRPr="008A4D6B">
        <w:rPr>
          <w:rFonts w:asciiTheme="minorHAnsi" w:hAnsiTheme="minorHAnsi" w:cstheme="minorHAnsi"/>
          <w:sz w:val="22"/>
          <w:szCs w:val="22"/>
        </w:rPr>
        <w:t xml:space="preserve">Embedded methods are a type of feature selection technique that incorporates feature selection within the model training process itself. These methods aim to automatically </w:t>
      </w:r>
      <w:r w:rsidRPr="008A4D6B">
        <w:rPr>
          <w:rFonts w:asciiTheme="minorHAnsi" w:hAnsiTheme="minorHAnsi" w:cstheme="minorHAnsi"/>
          <w:sz w:val="22"/>
          <w:szCs w:val="22"/>
        </w:rPr>
        <w:lastRenderedPageBreak/>
        <w:t>determine the importance or relevance of features during model training, effectively embedding the feature selection process within the model building process. Embedded methods typically use regularization techniques or model-specific attributes to identify and prioritize key features.</w:t>
      </w:r>
    </w:p>
    <w:p w14:paraId="3564D907" w14:textId="77777777" w:rsidR="00C8129E" w:rsidRDefault="00C8129E" w:rsidP="00C8129E">
      <w:pPr>
        <w:rPr>
          <w:rFonts w:asciiTheme="minorHAnsi" w:hAnsiTheme="minorHAnsi" w:cstheme="minorHAnsi"/>
          <w:sz w:val="22"/>
          <w:szCs w:val="22"/>
        </w:rPr>
      </w:pPr>
    </w:p>
    <w:p w14:paraId="78E6B396" w14:textId="77777777" w:rsidR="00C8129E" w:rsidRPr="00C84A91" w:rsidRDefault="00C8129E" w:rsidP="00C8129E">
      <w:pPr>
        <w:rPr>
          <w:rFonts w:asciiTheme="minorHAnsi" w:hAnsiTheme="minorHAnsi" w:cstheme="minorHAnsi"/>
          <w:sz w:val="22"/>
          <w:szCs w:val="22"/>
        </w:rPr>
      </w:pPr>
      <w:r w:rsidRPr="00C84A91">
        <w:rPr>
          <w:rFonts w:asciiTheme="minorHAnsi" w:hAnsiTheme="minorHAnsi" w:cstheme="minorHAnsi"/>
          <w:sz w:val="22"/>
          <w:szCs w:val="22"/>
        </w:rPr>
        <w:t xml:space="preserve">All three programming languages, SAS, Python, and R, share commonalities and differences when it comes to </w:t>
      </w:r>
      <w:r>
        <w:rPr>
          <w:rFonts w:asciiTheme="minorHAnsi" w:hAnsiTheme="minorHAnsi" w:cstheme="minorHAnsi"/>
          <w:sz w:val="22"/>
          <w:szCs w:val="22"/>
        </w:rPr>
        <w:t>filtering with embedded methods</w:t>
      </w:r>
      <w:r w:rsidRPr="00C84A91">
        <w:rPr>
          <w:rFonts w:asciiTheme="minorHAnsi" w:hAnsiTheme="minorHAnsi" w:cstheme="minorHAnsi"/>
          <w:sz w:val="22"/>
          <w:szCs w:val="22"/>
        </w:rPr>
        <w:t>.</w:t>
      </w:r>
    </w:p>
    <w:p w14:paraId="45847DB9" w14:textId="77777777" w:rsidR="00C8129E" w:rsidRPr="008A4D6B" w:rsidRDefault="00C8129E" w:rsidP="00C8129E">
      <w:pPr>
        <w:rPr>
          <w:rFonts w:asciiTheme="minorHAnsi" w:hAnsiTheme="minorHAnsi" w:cstheme="minorHAnsi"/>
          <w:sz w:val="22"/>
          <w:szCs w:val="22"/>
        </w:rPr>
      </w:pPr>
    </w:p>
    <w:p w14:paraId="06D80258" w14:textId="77777777" w:rsidR="00C8129E" w:rsidRDefault="00C8129E" w:rsidP="00C8129E">
      <w:pPr>
        <w:rPr>
          <w:rFonts w:asciiTheme="minorHAnsi" w:hAnsiTheme="minorHAnsi" w:cstheme="minorHAnsi"/>
          <w:b/>
          <w:sz w:val="22"/>
          <w:szCs w:val="22"/>
        </w:rPr>
      </w:pPr>
    </w:p>
    <w:p w14:paraId="27DE9F2B" w14:textId="77777777" w:rsidR="00C8129E" w:rsidRDefault="00C8129E" w:rsidP="00C8129E">
      <w:pPr>
        <w:rPr>
          <w:rFonts w:asciiTheme="minorHAnsi" w:hAnsiTheme="minorHAnsi" w:cstheme="minorHAnsi"/>
          <w:b/>
          <w:sz w:val="22"/>
          <w:szCs w:val="22"/>
        </w:rPr>
      </w:pPr>
      <w:r w:rsidRPr="008A4D6B">
        <w:rPr>
          <w:rFonts w:asciiTheme="minorHAnsi" w:hAnsiTheme="minorHAnsi" w:cstheme="minorHAnsi"/>
          <w:b/>
          <w:sz w:val="22"/>
          <w:szCs w:val="22"/>
        </w:rPr>
        <w:t>Commonalities:</w:t>
      </w:r>
    </w:p>
    <w:p w14:paraId="228D0D1D" w14:textId="77777777" w:rsidR="00C8129E" w:rsidRPr="008A4D6B" w:rsidRDefault="00C8129E" w:rsidP="00C8129E">
      <w:pPr>
        <w:rPr>
          <w:rFonts w:asciiTheme="minorHAnsi" w:hAnsiTheme="minorHAnsi" w:cstheme="minorHAnsi"/>
          <w:b/>
          <w:sz w:val="22"/>
          <w:szCs w:val="22"/>
        </w:rPr>
      </w:pPr>
    </w:p>
    <w:p w14:paraId="183CD8DF" w14:textId="77777777" w:rsidR="00C8129E" w:rsidRDefault="00C8129E" w:rsidP="00145AC7">
      <w:pPr>
        <w:pStyle w:val="ListParagraph"/>
        <w:numPr>
          <w:ilvl w:val="0"/>
          <w:numId w:val="45"/>
        </w:numPr>
        <w:rPr>
          <w:rFonts w:asciiTheme="minorHAnsi" w:hAnsiTheme="minorHAnsi" w:cstheme="minorHAnsi"/>
          <w:sz w:val="22"/>
          <w:szCs w:val="22"/>
        </w:rPr>
      </w:pPr>
      <w:r w:rsidRPr="008A4D6B">
        <w:rPr>
          <w:rFonts w:asciiTheme="minorHAnsi" w:hAnsiTheme="minorHAnsi" w:cstheme="minorHAnsi"/>
          <w:b/>
          <w:sz w:val="22"/>
          <w:szCs w:val="22"/>
        </w:rPr>
        <w:t>Integration within the modeling process:</w:t>
      </w:r>
      <w:r w:rsidRPr="008A4D6B">
        <w:rPr>
          <w:rFonts w:asciiTheme="minorHAnsi" w:hAnsiTheme="minorHAnsi" w:cstheme="minorHAnsi"/>
          <w:sz w:val="22"/>
          <w:szCs w:val="22"/>
        </w:rPr>
        <w:t xml:space="preserve"> Embedded methods are integrated directly into the model training process, automatically evaluating and selecting features during the training phase.</w:t>
      </w:r>
    </w:p>
    <w:p w14:paraId="7158937D" w14:textId="77777777" w:rsidR="00C8129E" w:rsidRDefault="00C8129E" w:rsidP="00C8129E">
      <w:pPr>
        <w:pStyle w:val="ListParagraph"/>
        <w:rPr>
          <w:rFonts w:asciiTheme="minorHAnsi" w:hAnsiTheme="minorHAnsi" w:cstheme="minorHAnsi"/>
          <w:sz w:val="22"/>
          <w:szCs w:val="22"/>
        </w:rPr>
      </w:pPr>
    </w:p>
    <w:p w14:paraId="6E1F1041" w14:textId="77777777" w:rsidR="00C8129E" w:rsidRDefault="00C8129E" w:rsidP="00145AC7">
      <w:pPr>
        <w:pStyle w:val="ListParagraph"/>
        <w:numPr>
          <w:ilvl w:val="0"/>
          <w:numId w:val="45"/>
        </w:numPr>
        <w:rPr>
          <w:rFonts w:asciiTheme="minorHAnsi" w:hAnsiTheme="minorHAnsi" w:cstheme="minorHAnsi"/>
          <w:sz w:val="22"/>
          <w:szCs w:val="22"/>
        </w:rPr>
      </w:pPr>
      <w:r w:rsidRPr="008A4D6B">
        <w:rPr>
          <w:rFonts w:asciiTheme="minorHAnsi" w:hAnsiTheme="minorHAnsi" w:cstheme="minorHAnsi"/>
          <w:b/>
          <w:sz w:val="22"/>
          <w:szCs w:val="22"/>
        </w:rPr>
        <w:t>Feature importance ranking:</w:t>
      </w:r>
      <w:r w:rsidRPr="008A4D6B">
        <w:rPr>
          <w:rFonts w:asciiTheme="minorHAnsi" w:hAnsiTheme="minorHAnsi" w:cstheme="minorHAnsi"/>
          <w:sz w:val="22"/>
          <w:szCs w:val="22"/>
        </w:rPr>
        <w:t xml:space="preserve"> Embedded methods assign importance or relevance scores to features based on their impact on the model's performance or regularization penalties.</w:t>
      </w:r>
    </w:p>
    <w:p w14:paraId="38BF728B" w14:textId="77777777" w:rsidR="00C8129E" w:rsidRPr="008A4D6B" w:rsidRDefault="00C8129E" w:rsidP="00C8129E">
      <w:pPr>
        <w:rPr>
          <w:rFonts w:asciiTheme="minorHAnsi" w:hAnsiTheme="minorHAnsi" w:cstheme="minorHAnsi"/>
          <w:sz w:val="22"/>
          <w:szCs w:val="22"/>
        </w:rPr>
      </w:pPr>
    </w:p>
    <w:p w14:paraId="239A0BC0" w14:textId="77777777" w:rsidR="00C8129E" w:rsidRDefault="00C8129E" w:rsidP="00145AC7">
      <w:pPr>
        <w:pStyle w:val="ListParagraph"/>
        <w:numPr>
          <w:ilvl w:val="0"/>
          <w:numId w:val="45"/>
        </w:numPr>
        <w:rPr>
          <w:rFonts w:asciiTheme="minorHAnsi" w:hAnsiTheme="minorHAnsi" w:cstheme="minorHAnsi"/>
          <w:sz w:val="22"/>
          <w:szCs w:val="22"/>
        </w:rPr>
      </w:pPr>
      <w:r w:rsidRPr="008A4D6B">
        <w:rPr>
          <w:rFonts w:asciiTheme="minorHAnsi" w:hAnsiTheme="minorHAnsi" w:cstheme="minorHAnsi"/>
          <w:b/>
          <w:sz w:val="22"/>
          <w:szCs w:val="22"/>
        </w:rPr>
        <w:t>Iterative feature selection:</w:t>
      </w:r>
      <w:r w:rsidRPr="008A4D6B">
        <w:rPr>
          <w:rFonts w:asciiTheme="minorHAnsi" w:hAnsiTheme="minorHAnsi" w:cstheme="minorHAnsi"/>
          <w:sz w:val="22"/>
          <w:szCs w:val="22"/>
        </w:rPr>
        <w:t xml:space="preserve"> These methods iteratively assess and update feature importance during model training to optimize performance.</w:t>
      </w:r>
    </w:p>
    <w:p w14:paraId="67C182A3" w14:textId="77777777" w:rsidR="00C8129E" w:rsidRPr="008A4D6B" w:rsidRDefault="00C8129E" w:rsidP="00C8129E">
      <w:pPr>
        <w:rPr>
          <w:rFonts w:asciiTheme="minorHAnsi" w:hAnsiTheme="minorHAnsi" w:cstheme="minorHAnsi"/>
          <w:sz w:val="22"/>
          <w:szCs w:val="22"/>
        </w:rPr>
      </w:pPr>
    </w:p>
    <w:p w14:paraId="05BDA8C5" w14:textId="77777777" w:rsidR="00C8129E" w:rsidRPr="008A4D6B" w:rsidRDefault="00C8129E" w:rsidP="00145AC7">
      <w:pPr>
        <w:pStyle w:val="ListParagraph"/>
        <w:numPr>
          <w:ilvl w:val="0"/>
          <w:numId w:val="45"/>
        </w:numPr>
        <w:rPr>
          <w:rFonts w:asciiTheme="minorHAnsi" w:hAnsiTheme="minorHAnsi" w:cstheme="minorHAnsi"/>
          <w:sz w:val="22"/>
          <w:szCs w:val="22"/>
        </w:rPr>
      </w:pPr>
      <w:r w:rsidRPr="008A4D6B">
        <w:rPr>
          <w:rFonts w:asciiTheme="minorHAnsi" w:hAnsiTheme="minorHAnsi" w:cstheme="minorHAnsi"/>
          <w:b/>
          <w:sz w:val="22"/>
          <w:szCs w:val="22"/>
        </w:rPr>
        <w:t>Automated feature selection:</w:t>
      </w:r>
      <w:r w:rsidRPr="008A4D6B">
        <w:rPr>
          <w:rFonts w:asciiTheme="minorHAnsi" w:hAnsiTheme="minorHAnsi" w:cstheme="minorHAnsi"/>
          <w:sz w:val="22"/>
          <w:szCs w:val="22"/>
        </w:rPr>
        <w:t xml:space="preserve"> Embedded methods automate the feature selection process, reducing the need for separate feature selection steps.</w:t>
      </w:r>
    </w:p>
    <w:p w14:paraId="58004337" w14:textId="77777777" w:rsidR="00C8129E" w:rsidRPr="008A4D6B" w:rsidRDefault="00C8129E" w:rsidP="00C8129E">
      <w:pPr>
        <w:rPr>
          <w:rFonts w:asciiTheme="minorHAnsi" w:hAnsiTheme="minorHAnsi" w:cstheme="minorHAnsi"/>
          <w:sz w:val="22"/>
          <w:szCs w:val="22"/>
        </w:rPr>
      </w:pPr>
    </w:p>
    <w:p w14:paraId="1D1F70EC" w14:textId="77777777" w:rsidR="00C8129E" w:rsidRDefault="00C8129E" w:rsidP="00C8129E">
      <w:pPr>
        <w:rPr>
          <w:rFonts w:asciiTheme="minorHAnsi" w:hAnsiTheme="minorHAnsi" w:cstheme="minorHAnsi"/>
          <w:b/>
          <w:sz w:val="22"/>
          <w:szCs w:val="22"/>
        </w:rPr>
      </w:pPr>
      <w:r w:rsidRPr="008A4D6B">
        <w:rPr>
          <w:rFonts w:asciiTheme="minorHAnsi" w:hAnsiTheme="minorHAnsi" w:cstheme="minorHAnsi"/>
          <w:b/>
          <w:sz w:val="22"/>
          <w:szCs w:val="22"/>
        </w:rPr>
        <w:t>Differences:</w:t>
      </w:r>
    </w:p>
    <w:p w14:paraId="5A3BBC57" w14:textId="77777777" w:rsidR="00C8129E" w:rsidRPr="008A4D6B" w:rsidRDefault="00C8129E" w:rsidP="00C8129E">
      <w:pPr>
        <w:rPr>
          <w:rFonts w:asciiTheme="minorHAnsi" w:hAnsiTheme="minorHAnsi" w:cstheme="minorHAnsi"/>
          <w:b/>
          <w:sz w:val="22"/>
          <w:szCs w:val="22"/>
        </w:rPr>
      </w:pPr>
    </w:p>
    <w:p w14:paraId="40B52EB2" w14:textId="77777777" w:rsidR="00C8129E" w:rsidRPr="008A4D6B" w:rsidRDefault="00C8129E" w:rsidP="00145AC7">
      <w:pPr>
        <w:pStyle w:val="ListParagraph"/>
        <w:numPr>
          <w:ilvl w:val="0"/>
          <w:numId w:val="46"/>
        </w:numPr>
        <w:rPr>
          <w:rFonts w:asciiTheme="minorHAnsi" w:hAnsiTheme="minorHAnsi" w:cstheme="minorHAnsi"/>
          <w:sz w:val="22"/>
          <w:szCs w:val="22"/>
        </w:rPr>
      </w:pPr>
      <w:r w:rsidRPr="008A4D6B">
        <w:rPr>
          <w:rFonts w:asciiTheme="minorHAnsi" w:hAnsiTheme="minorHAnsi" w:cstheme="minorHAnsi"/>
          <w:b/>
          <w:sz w:val="22"/>
          <w:szCs w:val="22"/>
        </w:rPr>
        <w:t>SAS:</w:t>
      </w:r>
      <w:r w:rsidRPr="008A4D6B">
        <w:rPr>
          <w:rFonts w:asciiTheme="minorHAnsi" w:hAnsiTheme="minorHAnsi" w:cstheme="minorHAnsi"/>
          <w:sz w:val="22"/>
          <w:szCs w:val="22"/>
        </w:rPr>
        <w:t xml:space="preserve"> In SAS, embedded feature selection methods are often implemented using procedures like PROC GLMSELECT and PROC HPGENSELECT. These procedures allow for the incorporation of regularization techniques such as LASSO, ridge regression, or elastic net within the modeling process. By specifying appropriate options and penalties, SAS provides a flexible approach to embedded feature selection.</w:t>
      </w:r>
    </w:p>
    <w:p w14:paraId="01CD3B62" w14:textId="77777777" w:rsidR="00C8129E" w:rsidRPr="008A4D6B" w:rsidRDefault="00C8129E" w:rsidP="00C8129E">
      <w:pPr>
        <w:ind w:firstLine="144"/>
        <w:rPr>
          <w:rFonts w:asciiTheme="minorHAnsi" w:hAnsiTheme="minorHAnsi" w:cstheme="minorHAnsi"/>
          <w:sz w:val="22"/>
          <w:szCs w:val="22"/>
        </w:rPr>
      </w:pPr>
    </w:p>
    <w:p w14:paraId="396BD47A" w14:textId="77777777" w:rsidR="00C8129E" w:rsidRPr="008A4D6B" w:rsidRDefault="00C8129E" w:rsidP="00145AC7">
      <w:pPr>
        <w:pStyle w:val="ListParagraph"/>
        <w:numPr>
          <w:ilvl w:val="0"/>
          <w:numId w:val="46"/>
        </w:numPr>
        <w:rPr>
          <w:rFonts w:asciiTheme="minorHAnsi" w:hAnsiTheme="minorHAnsi" w:cstheme="minorHAnsi"/>
          <w:sz w:val="22"/>
          <w:szCs w:val="22"/>
        </w:rPr>
      </w:pPr>
      <w:r w:rsidRPr="008A4D6B">
        <w:rPr>
          <w:rFonts w:asciiTheme="minorHAnsi" w:hAnsiTheme="minorHAnsi" w:cstheme="minorHAnsi"/>
          <w:b/>
          <w:sz w:val="22"/>
          <w:szCs w:val="22"/>
        </w:rPr>
        <w:t>Python:</w:t>
      </w:r>
      <w:r w:rsidRPr="008A4D6B">
        <w:rPr>
          <w:rFonts w:asciiTheme="minorHAnsi" w:hAnsiTheme="minorHAnsi" w:cstheme="minorHAnsi"/>
          <w:sz w:val="22"/>
          <w:szCs w:val="22"/>
        </w:rPr>
        <w:t xml:space="preserve"> Python's scikit-learn library is a popular choice for implementing embedded feature selection methods. The library offers various algorithms and techniques, such as L1 regularization (Lasso), L2 regularization (Ridge), and elastic net, which can be seamlessly integrated into the modeling process. The library provides extensive </w:t>
      </w:r>
      <w:r w:rsidRPr="008A4D6B">
        <w:rPr>
          <w:rFonts w:asciiTheme="minorHAnsi" w:hAnsiTheme="minorHAnsi" w:cstheme="minorHAnsi"/>
          <w:sz w:val="22"/>
          <w:szCs w:val="22"/>
        </w:rPr>
        <w:lastRenderedPageBreak/>
        <w:t>support for embedded feature selection across different machine learning models, including linear regression, logistic regression, and support vector machines.</w:t>
      </w:r>
    </w:p>
    <w:p w14:paraId="78C316CC" w14:textId="77777777" w:rsidR="00C8129E" w:rsidRPr="008A4D6B" w:rsidRDefault="00C8129E" w:rsidP="00C8129E">
      <w:pPr>
        <w:rPr>
          <w:rFonts w:asciiTheme="minorHAnsi" w:hAnsiTheme="minorHAnsi" w:cstheme="minorHAnsi"/>
          <w:sz w:val="22"/>
          <w:szCs w:val="22"/>
        </w:rPr>
      </w:pPr>
    </w:p>
    <w:p w14:paraId="6F4E9614" w14:textId="77777777" w:rsidR="00C8129E" w:rsidRPr="008A4D6B" w:rsidRDefault="00C8129E" w:rsidP="00145AC7">
      <w:pPr>
        <w:pStyle w:val="ListParagraph"/>
        <w:numPr>
          <w:ilvl w:val="0"/>
          <w:numId w:val="46"/>
        </w:numPr>
        <w:rPr>
          <w:rFonts w:asciiTheme="minorHAnsi" w:hAnsiTheme="minorHAnsi" w:cstheme="minorHAnsi"/>
          <w:sz w:val="22"/>
          <w:szCs w:val="22"/>
        </w:rPr>
      </w:pPr>
      <w:r w:rsidRPr="008A4D6B">
        <w:rPr>
          <w:rFonts w:asciiTheme="minorHAnsi" w:hAnsiTheme="minorHAnsi" w:cstheme="minorHAnsi"/>
          <w:b/>
          <w:sz w:val="22"/>
          <w:szCs w:val="22"/>
        </w:rPr>
        <w:t>R:</w:t>
      </w:r>
      <w:r w:rsidRPr="008A4D6B">
        <w:rPr>
          <w:rFonts w:asciiTheme="minorHAnsi" w:hAnsiTheme="minorHAnsi" w:cstheme="minorHAnsi"/>
          <w:sz w:val="22"/>
          <w:szCs w:val="22"/>
        </w:rPr>
        <w:t xml:space="preserve"> R offers several packages for implementing embedded feature selection methods. For instance, the </w:t>
      </w:r>
      <w:proofErr w:type="spellStart"/>
      <w:r w:rsidRPr="008A4D6B">
        <w:rPr>
          <w:rFonts w:asciiTheme="minorHAnsi" w:hAnsiTheme="minorHAnsi" w:cstheme="minorHAnsi"/>
          <w:sz w:val="22"/>
          <w:szCs w:val="22"/>
        </w:rPr>
        <w:t>glmnet</w:t>
      </w:r>
      <w:proofErr w:type="spellEnd"/>
      <w:r w:rsidRPr="008A4D6B">
        <w:rPr>
          <w:rFonts w:asciiTheme="minorHAnsi" w:hAnsiTheme="minorHAnsi" w:cstheme="minorHAnsi"/>
          <w:sz w:val="22"/>
          <w:szCs w:val="22"/>
        </w:rPr>
        <w:t xml:space="preserve"> package provides functionalities for fitting linear models with L1 (Lasso) or L2 (Ridge) regularization, which can be used for embedded feature selection. The caret package also </w:t>
      </w:r>
      <w:r>
        <w:rPr>
          <w:rFonts w:asciiTheme="minorHAnsi" w:hAnsiTheme="minorHAnsi" w:cstheme="minorHAnsi"/>
          <w:sz w:val="22"/>
          <w:szCs w:val="22"/>
        </w:rPr>
        <w:t>supports</w:t>
      </w:r>
      <w:r w:rsidRPr="008A4D6B">
        <w:rPr>
          <w:rFonts w:asciiTheme="minorHAnsi" w:hAnsiTheme="minorHAnsi" w:cstheme="minorHAnsi"/>
          <w:sz w:val="22"/>
          <w:szCs w:val="22"/>
        </w:rPr>
        <w:t xml:space="preserve"> implementing embedded feature selection with various machine learning algorithms, using techniques such as recursive feature elimination.</w:t>
      </w:r>
    </w:p>
    <w:p w14:paraId="34E074C7" w14:textId="77777777" w:rsidR="00C8129E" w:rsidRPr="008A4D6B" w:rsidRDefault="00C8129E" w:rsidP="00C8129E">
      <w:pPr>
        <w:rPr>
          <w:rFonts w:asciiTheme="minorHAnsi" w:hAnsiTheme="minorHAnsi" w:cstheme="minorHAnsi"/>
          <w:sz w:val="22"/>
          <w:szCs w:val="22"/>
        </w:rPr>
      </w:pPr>
    </w:p>
    <w:p w14:paraId="21ECC558" w14:textId="77777777" w:rsidR="00C8129E" w:rsidRDefault="00C8129E" w:rsidP="00C8129E">
      <w:pPr>
        <w:rPr>
          <w:rFonts w:asciiTheme="minorHAnsi" w:hAnsiTheme="minorHAnsi" w:cstheme="minorHAnsi"/>
          <w:sz w:val="22"/>
          <w:szCs w:val="22"/>
        </w:rPr>
      </w:pPr>
      <w:r>
        <w:rPr>
          <w:rFonts w:asciiTheme="minorHAnsi" w:hAnsiTheme="minorHAnsi" w:cstheme="minorHAnsi"/>
          <w:sz w:val="22"/>
          <w:szCs w:val="22"/>
        </w:rPr>
        <w:t>E</w:t>
      </w:r>
      <w:r w:rsidRPr="008A4D6B">
        <w:rPr>
          <w:rFonts w:asciiTheme="minorHAnsi" w:hAnsiTheme="minorHAnsi" w:cstheme="minorHAnsi"/>
          <w:sz w:val="22"/>
          <w:szCs w:val="22"/>
        </w:rPr>
        <w:t xml:space="preserve">mbedded </w:t>
      </w:r>
      <w:r>
        <w:rPr>
          <w:rFonts w:asciiTheme="minorHAnsi" w:hAnsiTheme="minorHAnsi" w:cstheme="minorHAnsi"/>
          <w:sz w:val="22"/>
          <w:szCs w:val="22"/>
        </w:rPr>
        <w:t>feature selection methods</w:t>
      </w:r>
      <w:r w:rsidRPr="008A4D6B">
        <w:rPr>
          <w:rFonts w:asciiTheme="minorHAnsi" w:hAnsiTheme="minorHAnsi" w:cstheme="minorHAnsi"/>
          <w:sz w:val="22"/>
          <w:szCs w:val="22"/>
        </w:rPr>
        <w:t xml:space="preserve"> integrate feature selection directly into the model training process. While the core principles are similar across SAS, Python, and R, the implementation specifics differ based on </w:t>
      </w:r>
      <w:r>
        <w:rPr>
          <w:rFonts w:asciiTheme="minorHAnsi" w:hAnsiTheme="minorHAnsi" w:cstheme="minorHAnsi"/>
          <w:sz w:val="22"/>
          <w:szCs w:val="22"/>
        </w:rPr>
        <w:t>each language's available libraries, procedures, and packages</w:t>
      </w:r>
      <w:r w:rsidRPr="008A4D6B">
        <w:rPr>
          <w:rFonts w:asciiTheme="minorHAnsi" w:hAnsiTheme="minorHAnsi" w:cstheme="minorHAnsi"/>
          <w:sz w:val="22"/>
          <w:szCs w:val="22"/>
        </w:rPr>
        <w:t>. Data scientists can leverage the respective functionalities provided by each language to implement embedded feature selection techniques in their machine learning models.</w:t>
      </w:r>
    </w:p>
    <w:p w14:paraId="135B8CA6" w14:textId="77777777" w:rsidR="00C8129E" w:rsidRDefault="00C8129E" w:rsidP="00C8129E">
      <w:pPr>
        <w:rPr>
          <w:rFonts w:asciiTheme="minorHAnsi" w:hAnsiTheme="minorHAnsi" w:cstheme="minorHAnsi"/>
          <w:sz w:val="22"/>
          <w:szCs w:val="22"/>
        </w:rPr>
      </w:pPr>
    </w:p>
    <w:p w14:paraId="3A2F8150" w14:textId="77777777" w:rsidR="00C8129E" w:rsidRDefault="00C8129E" w:rsidP="00C8129E">
      <w:pPr>
        <w:rPr>
          <w:rFonts w:asciiTheme="minorHAnsi" w:hAnsiTheme="minorHAnsi" w:cstheme="minorHAnsi"/>
          <w:sz w:val="22"/>
          <w:szCs w:val="22"/>
        </w:rPr>
      </w:pPr>
      <w:r>
        <w:rPr>
          <w:rFonts w:asciiTheme="minorHAnsi" w:hAnsiTheme="minorHAnsi" w:cstheme="minorHAnsi"/>
          <w:sz w:val="22"/>
          <w:szCs w:val="22"/>
        </w:rPr>
        <w:t>Program 3.11 below shows the filtering with embedded methods implemented in all three programming languages.</w:t>
      </w:r>
    </w:p>
    <w:p w14:paraId="252EC352" w14:textId="77777777" w:rsidR="00C8129E" w:rsidRDefault="00C8129E" w:rsidP="00C8129E">
      <w:pPr>
        <w:pStyle w:val="ACaptionHead"/>
        <w:ind w:left="0"/>
        <w:rPr>
          <w:rFonts w:asciiTheme="minorHAnsi" w:hAnsiTheme="minorHAnsi"/>
          <w:noProof/>
          <w:sz w:val="22"/>
        </w:rPr>
      </w:pPr>
      <w:r>
        <w:rPr>
          <w:noProof/>
        </w:rPr>
        <w:t>Program 3.11 – Filtering with Embedded Method – Random Forest Classifier</w:t>
      </w:r>
    </w:p>
    <w:tbl>
      <w:tblPr>
        <w:tblW w:w="5000" w:type="pct"/>
        <w:tblLook w:val="04A0" w:firstRow="1" w:lastRow="0" w:firstColumn="1" w:lastColumn="0" w:noHBand="0" w:noVBand="1"/>
      </w:tblPr>
      <w:tblGrid>
        <w:gridCol w:w="1401"/>
        <w:gridCol w:w="6859"/>
      </w:tblGrid>
      <w:tr w:rsidR="00C8129E" w:rsidRPr="007E7B93" w14:paraId="00C67946" w14:textId="77777777" w:rsidTr="00A23D18">
        <w:trPr>
          <w:trHeight w:val="288"/>
        </w:trPr>
        <w:tc>
          <w:tcPr>
            <w:tcW w:w="891" w:type="pct"/>
            <w:tcBorders>
              <w:top w:val="single" w:sz="8" w:space="0" w:color="auto"/>
              <w:left w:val="single" w:sz="8" w:space="0" w:color="auto"/>
              <w:bottom w:val="nil"/>
              <w:right w:val="single" w:sz="8" w:space="0" w:color="auto"/>
            </w:tcBorders>
            <w:shd w:val="clear" w:color="000000" w:fill="0070C0"/>
            <w:noWrap/>
            <w:vAlign w:val="center"/>
            <w:hideMark/>
          </w:tcPr>
          <w:p w14:paraId="0E07F9F5" w14:textId="77777777" w:rsidR="00C8129E" w:rsidRPr="007E7B93" w:rsidRDefault="00C8129E" w:rsidP="00A23D18">
            <w:pPr>
              <w:jc w:val="center"/>
              <w:rPr>
                <w:rFonts w:ascii="Calibri" w:hAnsi="Calibri" w:cs="Calibri"/>
                <w:b/>
                <w:bCs/>
                <w:color w:val="FFFFFF"/>
                <w:szCs w:val="20"/>
              </w:rPr>
            </w:pPr>
            <w:r w:rsidRPr="007E7B93">
              <w:rPr>
                <w:rFonts w:ascii="Calibri" w:hAnsi="Calibri" w:cs="Calibri"/>
                <w:b/>
                <w:bCs/>
                <w:color w:val="FFFFFF"/>
                <w:szCs w:val="20"/>
              </w:rPr>
              <w:t>Language</w:t>
            </w:r>
          </w:p>
        </w:tc>
        <w:tc>
          <w:tcPr>
            <w:tcW w:w="4109" w:type="pct"/>
            <w:tcBorders>
              <w:top w:val="single" w:sz="8" w:space="0" w:color="auto"/>
              <w:left w:val="nil"/>
              <w:bottom w:val="nil"/>
              <w:right w:val="single" w:sz="8" w:space="0" w:color="auto"/>
            </w:tcBorders>
            <w:shd w:val="clear" w:color="000000" w:fill="0070C0"/>
            <w:vAlign w:val="center"/>
            <w:hideMark/>
          </w:tcPr>
          <w:p w14:paraId="630CE552" w14:textId="77777777" w:rsidR="00C8129E" w:rsidRPr="007E7B93" w:rsidRDefault="00C8129E" w:rsidP="00A23D18">
            <w:pPr>
              <w:jc w:val="center"/>
              <w:rPr>
                <w:rFonts w:ascii="Calibri" w:hAnsi="Calibri" w:cs="Calibri"/>
                <w:b/>
                <w:bCs/>
                <w:color w:val="FFFFFF"/>
                <w:szCs w:val="20"/>
              </w:rPr>
            </w:pPr>
            <w:r w:rsidRPr="007E7B93">
              <w:rPr>
                <w:rFonts w:ascii="Calibri" w:hAnsi="Calibri" w:cs="Calibri"/>
                <w:b/>
                <w:bCs/>
                <w:color w:val="FFFFFF"/>
                <w:szCs w:val="20"/>
              </w:rPr>
              <w:t>Programming Code</w:t>
            </w:r>
          </w:p>
        </w:tc>
      </w:tr>
      <w:tr w:rsidR="00C8129E" w:rsidRPr="007E7B93" w14:paraId="65A2E95C" w14:textId="77777777" w:rsidTr="00A23D18">
        <w:trPr>
          <w:trHeight w:val="288"/>
        </w:trPr>
        <w:tc>
          <w:tcPr>
            <w:tcW w:w="891" w:type="pct"/>
            <w:vMerge w:val="restart"/>
            <w:tcBorders>
              <w:top w:val="nil"/>
              <w:left w:val="single" w:sz="8" w:space="0" w:color="auto"/>
              <w:bottom w:val="single" w:sz="8" w:space="0" w:color="000000"/>
              <w:right w:val="single" w:sz="8" w:space="0" w:color="auto"/>
            </w:tcBorders>
            <w:shd w:val="clear" w:color="000000" w:fill="00B0F0"/>
            <w:noWrap/>
            <w:vAlign w:val="center"/>
            <w:hideMark/>
          </w:tcPr>
          <w:p w14:paraId="592716EB" w14:textId="77777777" w:rsidR="00C8129E" w:rsidRPr="007E7B93" w:rsidRDefault="00C8129E" w:rsidP="00A23D18">
            <w:pPr>
              <w:jc w:val="center"/>
              <w:rPr>
                <w:rFonts w:ascii="Calibri" w:hAnsi="Calibri" w:cs="Calibri"/>
                <w:b/>
                <w:bCs/>
                <w:color w:val="FFFFFF"/>
                <w:szCs w:val="20"/>
              </w:rPr>
            </w:pPr>
            <w:r w:rsidRPr="007E7B93">
              <w:rPr>
                <w:rFonts w:ascii="Calibri" w:hAnsi="Calibri" w:cs="Calibri"/>
                <w:b/>
                <w:bCs/>
                <w:color w:val="FFFFFF"/>
                <w:szCs w:val="20"/>
              </w:rPr>
              <w:t> </w:t>
            </w:r>
          </w:p>
        </w:tc>
        <w:tc>
          <w:tcPr>
            <w:tcW w:w="4109" w:type="pct"/>
            <w:tcBorders>
              <w:top w:val="nil"/>
              <w:left w:val="nil"/>
              <w:bottom w:val="nil"/>
              <w:right w:val="single" w:sz="8" w:space="0" w:color="auto"/>
            </w:tcBorders>
            <w:shd w:val="clear" w:color="auto" w:fill="auto"/>
            <w:noWrap/>
            <w:vAlign w:val="bottom"/>
            <w:hideMark/>
          </w:tcPr>
          <w:p w14:paraId="4BA720D2" w14:textId="77777777" w:rsidR="00C8129E" w:rsidRPr="00C54535" w:rsidRDefault="00C8129E" w:rsidP="00A23D18">
            <w:pPr>
              <w:rPr>
                <w:rFonts w:ascii="Consolas" w:hAnsi="Consolas" w:cs="Calibri"/>
                <w:color w:val="000000"/>
                <w:szCs w:val="20"/>
              </w:rPr>
            </w:pPr>
            <w:r w:rsidRPr="00C54535">
              <w:rPr>
                <w:rFonts w:ascii="Consolas" w:hAnsi="Consolas" w:cs="Calibri"/>
                <w:b/>
                <w:bCs/>
                <w:color w:val="0070C0"/>
                <w:szCs w:val="20"/>
              </w:rPr>
              <w:t>library</w:t>
            </w:r>
            <w:r w:rsidRPr="00C54535">
              <w:rPr>
                <w:rFonts w:ascii="Consolas" w:hAnsi="Consolas" w:cs="Calibri"/>
                <w:color w:val="000000"/>
                <w:szCs w:val="20"/>
              </w:rPr>
              <w:t>(caret)</w:t>
            </w:r>
          </w:p>
        </w:tc>
      </w:tr>
      <w:tr w:rsidR="00C8129E" w:rsidRPr="007E7B93" w14:paraId="3AD81686" w14:textId="77777777" w:rsidTr="00A23D18">
        <w:trPr>
          <w:trHeight w:val="288"/>
        </w:trPr>
        <w:tc>
          <w:tcPr>
            <w:tcW w:w="891" w:type="pct"/>
            <w:vMerge/>
            <w:tcBorders>
              <w:top w:val="nil"/>
              <w:left w:val="single" w:sz="8" w:space="0" w:color="auto"/>
              <w:bottom w:val="single" w:sz="8" w:space="0" w:color="000000"/>
              <w:right w:val="single" w:sz="8" w:space="0" w:color="auto"/>
            </w:tcBorders>
            <w:vAlign w:val="center"/>
            <w:hideMark/>
          </w:tcPr>
          <w:p w14:paraId="35DF5CCB" w14:textId="77777777" w:rsidR="00C8129E" w:rsidRPr="007E7B93"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54F7A093" w14:textId="77777777" w:rsidR="00C8129E" w:rsidRPr="00C54535" w:rsidRDefault="00C8129E" w:rsidP="00A23D18">
            <w:pPr>
              <w:rPr>
                <w:rFonts w:ascii="Consolas" w:hAnsi="Consolas" w:cs="Calibri"/>
                <w:color w:val="000000"/>
                <w:szCs w:val="20"/>
              </w:rPr>
            </w:pPr>
            <w:r w:rsidRPr="00C54535">
              <w:rPr>
                <w:rFonts w:ascii="Consolas" w:hAnsi="Consolas" w:cs="Calibri"/>
                <w:color w:val="000000"/>
                <w:szCs w:val="20"/>
              </w:rPr>
              <w:t> </w:t>
            </w:r>
          </w:p>
        </w:tc>
      </w:tr>
      <w:tr w:rsidR="00C8129E" w:rsidRPr="007E7B93" w14:paraId="5420AB65" w14:textId="77777777" w:rsidTr="00A23D18">
        <w:trPr>
          <w:trHeight w:val="288"/>
        </w:trPr>
        <w:tc>
          <w:tcPr>
            <w:tcW w:w="891" w:type="pct"/>
            <w:vMerge/>
            <w:tcBorders>
              <w:top w:val="nil"/>
              <w:left w:val="single" w:sz="8" w:space="0" w:color="auto"/>
              <w:bottom w:val="single" w:sz="8" w:space="0" w:color="000000"/>
              <w:right w:val="single" w:sz="8" w:space="0" w:color="auto"/>
            </w:tcBorders>
            <w:vAlign w:val="center"/>
            <w:hideMark/>
          </w:tcPr>
          <w:p w14:paraId="0EE4D478" w14:textId="77777777" w:rsidR="00C8129E" w:rsidRPr="007E7B93"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7BB7C580" w14:textId="77777777" w:rsidR="00C8129E" w:rsidRPr="00C54535" w:rsidRDefault="00C8129E" w:rsidP="00A23D18">
            <w:pPr>
              <w:rPr>
                <w:rFonts w:ascii="Consolas" w:hAnsi="Consolas" w:cs="Calibri"/>
                <w:b/>
                <w:bCs/>
                <w:color w:val="808080"/>
                <w:szCs w:val="20"/>
              </w:rPr>
            </w:pPr>
            <w:r w:rsidRPr="00C54535">
              <w:rPr>
                <w:rFonts w:ascii="Consolas" w:hAnsi="Consolas" w:cs="Calibri"/>
                <w:b/>
                <w:bCs/>
                <w:color w:val="808080"/>
                <w:szCs w:val="20"/>
              </w:rPr>
              <w:t># Filter numeric columns including the target variable</w:t>
            </w:r>
          </w:p>
        </w:tc>
      </w:tr>
      <w:tr w:rsidR="00C8129E" w:rsidRPr="007E7B93" w14:paraId="0428B32C" w14:textId="77777777" w:rsidTr="00A23D18">
        <w:trPr>
          <w:trHeight w:val="288"/>
        </w:trPr>
        <w:tc>
          <w:tcPr>
            <w:tcW w:w="891" w:type="pct"/>
            <w:vMerge/>
            <w:tcBorders>
              <w:top w:val="nil"/>
              <w:left w:val="single" w:sz="8" w:space="0" w:color="auto"/>
              <w:bottom w:val="single" w:sz="8" w:space="0" w:color="000000"/>
              <w:right w:val="single" w:sz="8" w:space="0" w:color="auto"/>
            </w:tcBorders>
            <w:vAlign w:val="center"/>
            <w:hideMark/>
          </w:tcPr>
          <w:p w14:paraId="045C311D" w14:textId="77777777" w:rsidR="00C8129E" w:rsidRPr="007E7B93"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5FD4DCD5" w14:textId="77777777" w:rsidR="00C8129E" w:rsidRPr="00C54535" w:rsidRDefault="00C8129E" w:rsidP="00A23D18">
            <w:pPr>
              <w:rPr>
                <w:rFonts w:ascii="Consolas" w:hAnsi="Consolas" w:cs="Calibri"/>
                <w:color w:val="000000"/>
                <w:szCs w:val="20"/>
              </w:rPr>
            </w:pPr>
            <w:proofErr w:type="spellStart"/>
            <w:r w:rsidRPr="00C54535">
              <w:rPr>
                <w:rFonts w:ascii="Consolas" w:hAnsi="Consolas" w:cs="Calibri"/>
                <w:color w:val="000000"/>
                <w:szCs w:val="20"/>
              </w:rPr>
              <w:t>numeric_columns</w:t>
            </w:r>
            <w:proofErr w:type="spellEnd"/>
            <w:r w:rsidRPr="00C54535">
              <w:rPr>
                <w:rFonts w:ascii="Consolas" w:hAnsi="Consolas" w:cs="Calibri"/>
                <w:color w:val="000000"/>
                <w:szCs w:val="20"/>
              </w:rPr>
              <w:t xml:space="preserve"> &lt;- names(</w:t>
            </w:r>
            <w:proofErr w:type="spellStart"/>
            <w:r w:rsidRPr="00C54535">
              <w:rPr>
                <w:rFonts w:ascii="Consolas" w:hAnsi="Consolas" w:cs="Calibri"/>
                <w:color w:val="000000"/>
                <w:szCs w:val="20"/>
              </w:rPr>
              <w:t>loan_data</w:t>
            </w:r>
            <w:proofErr w:type="spellEnd"/>
            <w:r w:rsidRPr="00C54535">
              <w:rPr>
                <w:rFonts w:ascii="Consolas" w:hAnsi="Consolas" w:cs="Calibri"/>
                <w:color w:val="000000"/>
                <w:szCs w:val="20"/>
              </w:rPr>
              <w:t>)[</w:t>
            </w:r>
            <w:proofErr w:type="spellStart"/>
            <w:r w:rsidRPr="00C54535">
              <w:rPr>
                <w:rFonts w:ascii="Consolas" w:hAnsi="Consolas" w:cs="Calibri"/>
                <w:color w:val="000000"/>
                <w:szCs w:val="20"/>
              </w:rPr>
              <w:t>sapply</w:t>
            </w:r>
            <w:proofErr w:type="spellEnd"/>
            <w:r w:rsidRPr="00C54535">
              <w:rPr>
                <w:rFonts w:ascii="Consolas" w:hAnsi="Consolas" w:cs="Calibri"/>
                <w:color w:val="000000"/>
                <w:szCs w:val="20"/>
              </w:rPr>
              <w:t>(</w:t>
            </w:r>
            <w:proofErr w:type="spellStart"/>
            <w:r w:rsidRPr="00C54535">
              <w:rPr>
                <w:rFonts w:ascii="Consolas" w:hAnsi="Consolas" w:cs="Calibri"/>
                <w:color w:val="000000"/>
                <w:szCs w:val="20"/>
              </w:rPr>
              <w:t>loan_data</w:t>
            </w:r>
            <w:proofErr w:type="spellEnd"/>
            <w:r w:rsidRPr="00C54535">
              <w:rPr>
                <w:rFonts w:ascii="Consolas" w:hAnsi="Consolas" w:cs="Calibri"/>
                <w:color w:val="000000"/>
                <w:szCs w:val="20"/>
              </w:rPr>
              <w:t xml:space="preserve">, </w:t>
            </w:r>
            <w:proofErr w:type="spellStart"/>
            <w:r w:rsidRPr="00C54535">
              <w:rPr>
                <w:rFonts w:ascii="Consolas" w:hAnsi="Consolas" w:cs="Calibri"/>
                <w:color w:val="000000"/>
                <w:szCs w:val="20"/>
              </w:rPr>
              <w:t>is.numeric</w:t>
            </w:r>
            <w:proofErr w:type="spellEnd"/>
            <w:r w:rsidRPr="00C54535">
              <w:rPr>
                <w:rFonts w:ascii="Consolas" w:hAnsi="Consolas" w:cs="Calibri"/>
                <w:color w:val="000000"/>
                <w:szCs w:val="20"/>
              </w:rPr>
              <w:t>)]</w:t>
            </w:r>
          </w:p>
        </w:tc>
      </w:tr>
      <w:tr w:rsidR="00C8129E" w:rsidRPr="007E7B93" w14:paraId="3C5496F7" w14:textId="77777777" w:rsidTr="00A23D18">
        <w:trPr>
          <w:trHeight w:val="288"/>
        </w:trPr>
        <w:tc>
          <w:tcPr>
            <w:tcW w:w="891" w:type="pct"/>
            <w:vMerge/>
            <w:tcBorders>
              <w:top w:val="nil"/>
              <w:left w:val="single" w:sz="8" w:space="0" w:color="auto"/>
              <w:bottom w:val="single" w:sz="8" w:space="0" w:color="000000"/>
              <w:right w:val="single" w:sz="8" w:space="0" w:color="auto"/>
            </w:tcBorders>
            <w:vAlign w:val="center"/>
            <w:hideMark/>
          </w:tcPr>
          <w:p w14:paraId="286E3FA8" w14:textId="77777777" w:rsidR="00C8129E" w:rsidRPr="007E7B93"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288CCB00" w14:textId="77777777" w:rsidR="00C8129E" w:rsidRPr="00C54535" w:rsidRDefault="00C8129E" w:rsidP="00A23D18">
            <w:pPr>
              <w:rPr>
                <w:rFonts w:ascii="Consolas" w:hAnsi="Consolas" w:cs="Calibri"/>
                <w:color w:val="000000"/>
                <w:szCs w:val="20"/>
              </w:rPr>
            </w:pPr>
            <w:proofErr w:type="spellStart"/>
            <w:r w:rsidRPr="00C54535">
              <w:rPr>
                <w:rFonts w:ascii="Consolas" w:hAnsi="Consolas" w:cs="Calibri"/>
                <w:color w:val="000000"/>
                <w:szCs w:val="20"/>
              </w:rPr>
              <w:t>numeric_columns</w:t>
            </w:r>
            <w:proofErr w:type="spellEnd"/>
            <w:r w:rsidRPr="00C54535">
              <w:rPr>
                <w:rFonts w:ascii="Consolas" w:hAnsi="Consolas" w:cs="Calibri"/>
                <w:color w:val="000000"/>
                <w:szCs w:val="20"/>
              </w:rPr>
              <w:t xml:space="preserve"> &lt;- c(</w:t>
            </w:r>
            <w:proofErr w:type="spellStart"/>
            <w:r w:rsidRPr="00C54535">
              <w:rPr>
                <w:rFonts w:ascii="Consolas" w:hAnsi="Consolas" w:cs="Calibri"/>
                <w:color w:val="000000"/>
                <w:szCs w:val="20"/>
              </w:rPr>
              <w:t>numeric_columns</w:t>
            </w:r>
            <w:proofErr w:type="spellEnd"/>
            <w:r w:rsidRPr="00C54535">
              <w:rPr>
                <w:rFonts w:ascii="Consolas" w:hAnsi="Consolas" w:cs="Calibri"/>
                <w:color w:val="000000"/>
                <w:szCs w:val="20"/>
              </w:rPr>
              <w:t>,</w:t>
            </w:r>
            <w:r w:rsidRPr="00C54535">
              <w:rPr>
                <w:rFonts w:ascii="Consolas" w:hAnsi="Consolas" w:cs="Calibri"/>
                <w:b/>
                <w:bCs/>
                <w:color w:val="375623"/>
                <w:szCs w:val="20"/>
              </w:rPr>
              <w:t xml:space="preserve"> "bad"</w:t>
            </w:r>
            <w:r w:rsidRPr="00C54535">
              <w:rPr>
                <w:rFonts w:ascii="Consolas" w:hAnsi="Consolas" w:cs="Calibri"/>
                <w:color w:val="000000"/>
                <w:szCs w:val="20"/>
              </w:rPr>
              <w:t>)  # Include the target variable</w:t>
            </w:r>
          </w:p>
        </w:tc>
      </w:tr>
      <w:tr w:rsidR="00C8129E" w:rsidRPr="007E7B93" w14:paraId="55FD5ABB" w14:textId="77777777" w:rsidTr="00A23D18">
        <w:trPr>
          <w:trHeight w:val="288"/>
        </w:trPr>
        <w:tc>
          <w:tcPr>
            <w:tcW w:w="891" w:type="pct"/>
            <w:vMerge/>
            <w:tcBorders>
              <w:top w:val="nil"/>
              <w:left w:val="single" w:sz="8" w:space="0" w:color="auto"/>
              <w:bottom w:val="single" w:sz="8" w:space="0" w:color="000000"/>
              <w:right w:val="single" w:sz="8" w:space="0" w:color="auto"/>
            </w:tcBorders>
            <w:vAlign w:val="center"/>
            <w:hideMark/>
          </w:tcPr>
          <w:p w14:paraId="14306503" w14:textId="77777777" w:rsidR="00C8129E" w:rsidRPr="007E7B93"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1F9FF16B" w14:textId="77777777" w:rsidR="00C8129E" w:rsidRPr="00C54535" w:rsidRDefault="00C8129E" w:rsidP="00A23D18">
            <w:pPr>
              <w:rPr>
                <w:rFonts w:ascii="Consolas" w:hAnsi="Consolas" w:cs="Calibri"/>
                <w:color w:val="000000"/>
                <w:szCs w:val="20"/>
              </w:rPr>
            </w:pPr>
            <w:r w:rsidRPr="00C54535">
              <w:rPr>
                <w:rFonts w:ascii="Consolas" w:hAnsi="Consolas" w:cs="Calibri"/>
                <w:color w:val="000000"/>
                <w:szCs w:val="20"/>
              </w:rPr>
              <w:t> </w:t>
            </w:r>
          </w:p>
        </w:tc>
      </w:tr>
      <w:tr w:rsidR="00C8129E" w:rsidRPr="007E7B93" w14:paraId="02F0E176" w14:textId="77777777" w:rsidTr="00A23D18">
        <w:trPr>
          <w:trHeight w:val="288"/>
        </w:trPr>
        <w:tc>
          <w:tcPr>
            <w:tcW w:w="891" w:type="pct"/>
            <w:vMerge/>
            <w:tcBorders>
              <w:top w:val="nil"/>
              <w:left w:val="single" w:sz="8" w:space="0" w:color="auto"/>
              <w:bottom w:val="single" w:sz="8" w:space="0" w:color="000000"/>
              <w:right w:val="single" w:sz="8" w:space="0" w:color="auto"/>
            </w:tcBorders>
            <w:vAlign w:val="center"/>
            <w:hideMark/>
          </w:tcPr>
          <w:p w14:paraId="738E8EFF" w14:textId="77777777" w:rsidR="00C8129E" w:rsidRPr="007E7B93"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3F10CF63" w14:textId="77777777" w:rsidR="00C8129E" w:rsidRPr="00C54535" w:rsidRDefault="00C8129E" w:rsidP="00A23D18">
            <w:pPr>
              <w:rPr>
                <w:rFonts w:ascii="Consolas" w:hAnsi="Consolas" w:cs="Calibri"/>
                <w:b/>
                <w:bCs/>
                <w:color w:val="808080"/>
                <w:szCs w:val="20"/>
              </w:rPr>
            </w:pPr>
            <w:r w:rsidRPr="00C54535">
              <w:rPr>
                <w:rFonts w:ascii="Consolas" w:hAnsi="Consolas" w:cs="Calibri"/>
                <w:b/>
                <w:bCs/>
                <w:color w:val="808080"/>
                <w:szCs w:val="20"/>
              </w:rPr>
              <w:t># Create a copy of the data set to avoid modifying the original data frame</w:t>
            </w:r>
          </w:p>
        </w:tc>
      </w:tr>
      <w:tr w:rsidR="00C8129E" w:rsidRPr="007E7B93" w14:paraId="727F0CF9" w14:textId="77777777" w:rsidTr="00A23D18">
        <w:trPr>
          <w:trHeight w:val="288"/>
        </w:trPr>
        <w:tc>
          <w:tcPr>
            <w:tcW w:w="891" w:type="pct"/>
            <w:vMerge/>
            <w:tcBorders>
              <w:top w:val="nil"/>
              <w:left w:val="single" w:sz="8" w:space="0" w:color="auto"/>
              <w:bottom w:val="single" w:sz="8" w:space="0" w:color="000000"/>
              <w:right w:val="single" w:sz="8" w:space="0" w:color="auto"/>
            </w:tcBorders>
            <w:vAlign w:val="center"/>
            <w:hideMark/>
          </w:tcPr>
          <w:p w14:paraId="6E060CD5" w14:textId="77777777" w:rsidR="00C8129E" w:rsidRPr="007E7B93"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79274495" w14:textId="77777777" w:rsidR="00C8129E" w:rsidRPr="00C54535" w:rsidRDefault="00C8129E" w:rsidP="00A23D18">
            <w:pPr>
              <w:rPr>
                <w:rFonts w:ascii="Consolas" w:hAnsi="Consolas" w:cs="Calibri"/>
                <w:color w:val="000000"/>
                <w:szCs w:val="20"/>
              </w:rPr>
            </w:pPr>
            <w:proofErr w:type="spellStart"/>
            <w:r w:rsidRPr="00C54535">
              <w:rPr>
                <w:rFonts w:ascii="Consolas" w:hAnsi="Consolas" w:cs="Calibri"/>
                <w:color w:val="000000"/>
                <w:szCs w:val="20"/>
              </w:rPr>
              <w:t>filtered_data</w:t>
            </w:r>
            <w:proofErr w:type="spellEnd"/>
            <w:r w:rsidRPr="00C54535">
              <w:rPr>
                <w:rFonts w:ascii="Consolas" w:hAnsi="Consolas" w:cs="Calibri"/>
                <w:color w:val="000000"/>
                <w:szCs w:val="20"/>
              </w:rPr>
              <w:t xml:space="preserve"> &lt;- </w:t>
            </w:r>
            <w:proofErr w:type="spellStart"/>
            <w:r w:rsidRPr="00C54535">
              <w:rPr>
                <w:rFonts w:ascii="Consolas" w:hAnsi="Consolas" w:cs="Calibri"/>
                <w:color w:val="000000"/>
                <w:szCs w:val="20"/>
              </w:rPr>
              <w:t>loan_data</w:t>
            </w:r>
            <w:proofErr w:type="spellEnd"/>
            <w:r w:rsidRPr="00C54535">
              <w:rPr>
                <w:rFonts w:ascii="Consolas" w:hAnsi="Consolas" w:cs="Calibri"/>
                <w:color w:val="000000"/>
                <w:szCs w:val="20"/>
              </w:rPr>
              <w:t xml:space="preserve">[, </w:t>
            </w:r>
            <w:proofErr w:type="spellStart"/>
            <w:r w:rsidRPr="00C54535">
              <w:rPr>
                <w:rFonts w:ascii="Consolas" w:hAnsi="Consolas" w:cs="Calibri"/>
                <w:color w:val="000000"/>
                <w:szCs w:val="20"/>
              </w:rPr>
              <w:t>numeric_columns</w:t>
            </w:r>
            <w:proofErr w:type="spellEnd"/>
            <w:r w:rsidRPr="00C54535">
              <w:rPr>
                <w:rFonts w:ascii="Consolas" w:hAnsi="Consolas" w:cs="Calibri"/>
                <w:color w:val="000000"/>
                <w:szCs w:val="20"/>
              </w:rPr>
              <w:t>]</w:t>
            </w:r>
          </w:p>
        </w:tc>
      </w:tr>
      <w:tr w:rsidR="00C8129E" w:rsidRPr="007E7B93" w14:paraId="65FE8397" w14:textId="77777777" w:rsidTr="00A23D18">
        <w:trPr>
          <w:trHeight w:val="288"/>
        </w:trPr>
        <w:tc>
          <w:tcPr>
            <w:tcW w:w="891" w:type="pct"/>
            <w:vMerge/>
            <w:tcBorders>
              <w:top w:val="nil"/>
              <w:left w:val="single" w:sz="8" w:space="0" w:color="auto"/>
              <w:bottom w:val="single" w:sz="8" w:space="0" w:color="000000"/>
              <w:right w:val="single" w:sz="8" w:space="0" w:color="auto"/>
            </w:tcBorders>
            <w:vAlign w:val="center"/>
            <w:hideMark/>
          </w:tcPr>
          <w:p w14:paraId="0F21AE9C" w14:textId="77777777" w:rsidR="00C8129E" w:rsidRPr="007E7B93"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1A345DC8" w14:textId="77777777" w:rsidR="00C8129E" w:rsidRPr="00C54535" w:rsidRDefault="00C8129E" w:rsidP="00A23D18">
            <w:pPr>
              <w:rPr>
                <w:rFonts w:ascii="Consolas" w:hAnsi="Consolas" w:cs="Calibri"/>
                <w:color w:val="000000"/>
                <w:szCs w:val="20"/>
              </w:rPr>
            </w:pPr>
            <w:r w:rsidRPr="00C54535">
              <w:rPr>
                <w:rFonts w:ascii="Consolas" w:hAnsi="Consolas" w:cs="Calibri"/>
                <w:color w:val="000000"/>
                <w:szCs w:val="20"/>
              </w:rPr>
              <w:t> </w:t>
            </w:r>
          </w:p>
        </w:tc>
      </w:tr>
      <w:tr w:rsidR="00C8129E" w:rsidRPr="007E7B93" w14:paraId="3F368C8C" w14:textId="77777777" w:rsidTr="00A23D18">
        <w:trPr>
          <w:trHeight w:val="288"/>
        </w:trPr>
        <w:tc>
          <w:tcPr>
            <w:tcW w:w="891" w:type="pct"/>
            <w:vMerge/>
            <w:tcBorders>
              <w:top w:val="nil"/>
              <w:left w:val="single" w:sz="8" w:space="0" w:color="auto"/>
              <w:bottom w:val="single" w:sz="8" w:space="0" w:color="000000"/>
              <w:right w:val="single" w:sz="8" w:space="0" w:color="auto"/>
            </w:tcBorders>
            <w:vAlign w:val="center"/>
            <w:hideMark/>
          </w:tcPr>
          <w:p w14:paraId="700B3210" w14:textId="77777777" w:rsidR="00C8129E" w:rsidRPr="007E7B93"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788C7377" w14:textId="77777777" w:rsidR="00C8129E" w:rsidRPr="00C54535" w:rsidRDefault="00C8129E" w:rsidP="00A23D18">
            <w:pPr>
              <w:rPr>
                <w:rFonts w:ascii="Consolas" w:hAnsi="Consolas" w:cs="Calibri"/>
                <w:b/>
                <w:bCs/>
                <w:color w:val="808080"/>
                <w:szCs w:val="20"/>
              </w:rPr>
            </w:pPr>
            <w:r w:rsidRPr="00C54535">
              <w:rPr>
                <w:rFonts w:ascii="Consolas" w:hAnsi="Consolas" w:cs="Calibri"/>
                <w:b/>
                <w:bCs/>
                <w:color w:val="808080"/>
                <w:szCs w:val="20"/>
              </w:rPr>
              <w:t># Remove rows with missing values</w:t>
            </w:r>
          </w:p>
        </w:tc>
      </w:tr>
      <w:tr w:rsidR="00C8129E" w:rsidRPr="007E7B93" w14:paraId="130600AD" w14:textId="77777777" w:rsidTr="00A23D18">
        <w:trPr>
          <w:trHeight w:val="288"/>
        </w:trPr>
        <w:tc>
          <w:tcPr>
            <w:tcW w:w="891" w:type="pct"/>
            <w:vMerge/>
            <w:tcBorders>
              <w:top w:val="nil"/>
              <w:left w:val="single" w:sz="8" w:space="0" w:color="auto"/>
              <w:bottom w:val="single" w:sz="8" w:space="0" w:color="000000"/>
              <w:right w:val="single" w:sz="8" w:space="0" w:color="auto"/>
            </w:tcBorders>
            <w:vAlign w:val="center"/>
            <w:hideMark/>
          </w:tcPr>
          <w:p w14:paraId="2ABABB7D" w14:textId="77777777" w:rsidR="00C8129E" w:rsidRPr="007E7B93"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58B78213" w14:textId="77777777" w:rsidR="00C8129E" w:rsidRPr="00C54535" w:rsidRDefault="00C8129E" w:rsidP="00A23D18">
            <w:pPr>
              <w:rPr>
                <w:rFonts w:ascii="Consolas" w:hAnsi="Consolas" w:cs="Calibri"/>
                <w:color w:val="000000"/>
                <w:szCs w:val="20"/>
              </w:rPr>
            </w:pPr>
            <w:proofErr w:type="spellStart"/>
            <w:r w:rsidRPr="00C54535">
              <w:rPr>
                <w:rFonts w:ascii="Consolas" w:hAnsi="Consolas" w:cs="Calibri"/>
                <w:color w:val="000000"/>
                <w:szCs w:val="20"/>
              </w:rPr>
              <w:t>filtered_data</w:t>
            </w:r>
            <w:proofErr w:type="spellEnd"/>
            <w:r w:rsidRPr="00C54535">
              <w:rPr>
                <w:rFonts w:ascii="Consolas" w:hAnsi="Consolas" w:cs="Calibri"/>
                <w:color w:val="000000"/>
                <w:szCs w:val="20"/>
              </w:rPr>
              <w:t xml:space="preserve"> &lt;- </w:t>
            </w:r>
            <w:proofErr w:type="spellStart"/>
            <w:r w:rsidRPr="00C54535">
              <w:rPr>
                <w:rFonts w:ascii="Consolas" w:hAnsi="Consolas" w:cs="Calibri"/>
                <w:color w:val="000000"/>
                <w:szCs w:val="20"/>
              </w:rPr>
              <w:t>na.omit</w:t>
            </w:r>
            <w:proofErr w:type="spellEnd"/>
            <w:r w:rsidRPr="00C54535">
              <w:rPr>
                <w:rFonts w:ascii="Consolas" w:hAnsi="Consolas" w:cs="Calibri"/>
                <w:color w:val="000000"/>
                <w:szCs w:val="20"/>
              </w:rPr>
              <w:t>(</w:t>
            </w:r>
            <w:proofErr w:type="spellStart"/>
            <w:r w:rsidRPr="00C54535">
              <w:rPr>
                <w:rFonts w:ascii="Consolas" w:hAnsi="Consolas" w:cs="Calibri"/>
                <w:color w:val="000000"/>
                <w:szCs w:val="20"/>
              </w:rPr>
              <w:t>filtered_data</w:t>
            </w:r>
            <w:proofErr w:type="spellEnd"/>
            <w:r w:rsidRPr="00C54535">
              <w:rPr>
                <w:rFonts w:ascii="Consolas" w:hAnsi="Consolas" w:cs="Calibri"/>
                <w:color w:val="000000"/>
                <w:szCs w:val="20"/>
              </w:rPr>
              <w:t>)</w:t>
            </w:r>
          </w:p>
        </w:tc>
      </w:tr>
      <w:tr w:rsidR="00C8129E" w:rsidRPr="007E7B93" w14:paraId="4C24A13F" w14:textId="77777777" w:rsidTr="00A23D18">
        <w:trPr>
          <w:trHeight w:val="288"/>
        </w:trPr>
        <w:tc>
          <w:tcPr>
            <w:tcW w:w="891" w:type="pct"/>
            <w:vMerge/>
            <w:tcBorders>
              <w:top w:val="nil"/>
              <w:left w:val="single" w:sz="8" w:space="0" w:color="auto"/>
              <w:bottom w:val="single" w:sz="8" w:space="0" w:color="000000"/>
              <w:right w:val="single" w:sz="8" w:space="0" w:color="auto"/>
            </w:tcBorders>
            <w:vAlign w:val="center"/>
            <w:hideMark/>
          </w:tcPr>
          <w:p w14:paraId="6854A44B" w14:textId="77777777" w:rsidR="00C8129E" w:rsidRPr="007E7B93"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122FBAF9" w14:textId="77777777" w:rsidR="00C8129E" w:rsidRPr="00C54535" w:rsidRDefault="00C8129E" w:rsidP="00A23D18">
            <w:pPr>
              <w:rPr>
                <w:rFonts w:ascii="Consolas" w:hAnsi="Consolas" w:cs="Calibri"/>
                <w:color w:val="000000"/>
                <w:szCs w:val="20"/>
              </w:rPr>
            </w:pPr>
            <w:r w:rsidRPr="00C54535">
              <w:rPr>
                <w:rFonts w:ascii="Consolas" w:hAnsi="Consolas" w:cs="Calibri"/>
                <w:color w:val="000000"/>
                <w:szCs w:val="20"/>
              </w:rPr>
              <w:t> </w:t>
            </w:r>
          </w:p>
        </w:tc>
      </w:tr>
      <w:tr w:rsidR="00C8129E" w:rsidRPr="007E7B93" w14:paraId="22072FE3" w14:textId="77777777" w:rsidTr="00A23D18">
        <w:trPr>
          <w:trHeight w:val="288"/>
        </w:trPr>
        <w:tc>
          <w:tcPr>
            <w:tcW w:w="891" w:type="pct"/>
            <w:vMerge/>
            <w:tcBorders>
              <w:top w:val="nil"/>
              <w:left w:val="single" w:sz="8" w:space="0" w:color="auto"/>
              <w:bottom w:val="single" w:sz="8" w:space="0" w:color="000000"/>
              <w:right w:val="single" w:sz="8" w:space="0" w:color="auto"/>
            </w:tcBorders>
            <w:vAlign w:val="center"/>
            <w:hideMark/>
          </w:tcPr>
          <w:p w14:paraId="344ACFF8" w14:textId="77777777" w:rsidR="00C8129E" w:rsidRPr="007E7B93"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35192E04" w14:textId="77777777" w:rsidR="00C8129E" w:rsidRPr="00C54535" w:rsidRDefault="00C8129E" w:rsidP="00A23D18">
            <w:pPr>
              <w:rPr>
                <w:rFonts w:ascii="Consolas" w:hAnsi="Consolas" w:cs="Calibri"/>
                <w:b/>
                <w:bCs/>
                <w:color w:val="808080"/>
                <w:szCs w:val="20"/>
              </w:rPr>
            </w:pPr>
            <w:r w:rsidRPr="00C54535">
              <w:rPr>
                <w:rFonts w:ascii="Consolas" w:hAnsi="Consolas" w:cs="Calibri"/>
                <w:b/>
                <w:bCs/>
                <w:color w:val="808080"/>
                <w:szCs w:val="20"/>
              </w:rPr>
              <w:t># Separate the features (X) and target variable (y)</w:t>
            </w:r>
          </w:p>
        </w:tc>
      </w:tr>
      <w:tr w:rsidR="00C8129E" w:rsidRPr="007E7B93" w14:paraId="47A033E9" w14:textId="77777777" w:rsidTr="00A23D18">
        <w:trPr>
          <w:trHeight w:val="288"/>
        </w:trPr>
        <w:tc>
          <w:tcPr>
            <w:tcW w:w="891" w:type="pct"/>
            <w:vMerge/>
            <w:tcBorders>
              <w:top w:val="nil"/>
              <w:left w:val="single" w:sz="8" w:space="0" w:color="auto"/>
              <w:bottom w:val="single" w:sz="8" w:space="0" w:color="000000"/>
              <w:right w:val="single" w:sz="8" w:space="0" w:color="auto"/>
            </w:tcBorders>
            <w:vAlign w:val="center"/>
            <w:hideMark/>
          </w:tcPr>
          <w:p w14:paraId="08C4E88A" w14:textId="77777777" w:rsidR="00C8129E" w:rsidRPr="007E7B93"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0519BE25" w14:textId="77777777" w:rsidR="00C8129E" w:rsidRPr="00C54535" w:rsidRDefault="00C8129E" w:rsidP="00A23D18">
            <w:pPr>
              <w:rPr>
                <w:rFonts w:ascii="Consolas" w:hAnsi="Consolas" w:cs="Calibri"/>
                <w:color w:val="000000"/>
                <w:szCs w:val="20"/>
              </w:rPr>
            </w:pPr>
            <w:r w:rsidRPr="00C54535">
              <w:rPr>
                <w:rFonts w:ascii="Consolas" w:hAnsi="Consolas" w:cs="Calibri"/>
                <w:color w:val="000000"/>
                <w:szCs w:val="20"/>
              </w:rPr>
              <w:t xml:space="preserve">X &lt;- </w:t>
            </w:r>
            <w:proofErr w:type="spellStart"/>
            <w:r w:rsidRPr="00C54535">
              <w:rPr>
                <w:rFonts w:ascii="Consolas" w:hAnsi="Consolas" w:cs="Calibri"/>
                <w:color w:val="000000"/>
                <w:szCs w:val="20"/>
              </w:rPr>
              <w:t>filtered_data</w:t>
            </w:r>
            <w:proofErr w:type="spellEnd"/>
            <w:r w:rsidRPr="00C54535">
              <w:rPr>
                <w:rFonts w:ascii="Consolas" w:hAnsi="Consolas" w:cs="Calibri"/>
                <w:color w:val="000000"/>
                <w:szCs w:val="20"/>
              </w:rPr>
              <w:t>[, !(names(</w:t>
            </w:r>
            <w:proofErr w:type="spellStart"/>
            <w:r w:rsidRPr="00C54535">
              <w:rPr>
                <w:rFonts w:ascii="Consolas" w:hAnsi="Consolas" w:cs="Calibri"/>
                <w:color w:val="000000"/>
                <w:szCs w:val="20"/>
              </w:rPr>
              <w:t>filtered_data</w:t>
            </w:r>
            <w:proofErr w:type="spellEnd"/>
            <w:r w:rsidRPr="00C54535">
              <w:rPr>
                <w:rFonts w:ascii="Consolas" w:hAnsi="Consolas" w:cs="Calibri"/>
                <w:color w:val="000000"/>
                <w:szCs w:val="20"/>
              </w:rPr>
              <w:t xml:space="preserve">) %in% </w:t>
            </w:r>
            <w:r w:rsidRPr="00C54535">
              <w:rPr>
                <w:rFonts w:ascii="Consolas" w:hAnsi="Consolas" w:cs="Calibri"/>
                <w:b/>
                <w:bCs/>
                <w:color w:val="375623"/>
                <w:szCs w:val="20"/>
              </w:rPr>
              <w:t>"bad"</w:t>
            </w:r>
            <w:r w:rsidRPr="00C54535">
              <w:rPr>
                <w:rFonts w:ascii="Consolas" w:hAnsi="Consolas" w:cs="Calibri"/>
                <w:color w:val="000000"/>
                <w:szCs w:val="20"/>
              </w:rPr>
              <w:t>)]</w:t>
            </w:r>
          </w:p>
        </w:tc>
      </w:tr>
      <w:tr w:rsidR="00C8129E" w:rsidRPr="007E7B93" w14:paraId="572C0E29" w14:textId="77777777" w:rsidTr="00A23D18">
        <w:trPr>
          <w:trHeight w:val="288"/>
        </w:trPr>
        <w:tc>
          <w:tcPr>
            <w:tcW w:w="891" w:type="pct"/>
            <w:vMerge/>
            <w:tcBorders>
              <w:top w:val="nil"/>
              <w:left w:val="single" w:sz="8" w:space="0" w:color="auto"/>
              <w:bottom w:val="single" w:sz="8" w:space="0" w:color="000000"/>
              <w:right w:val="single" w:sz="8" w:space="0" w:color="auto"/>
            </w:tcBorders>
            <w:vAlign w:val="center"/>
            <w:hideMark/>
          </w:tcPr>
          <w:p w14:paraId="67F43A66" w14:textId="77777777" w:rsidR="00C8129E" w:rsidRPr="007E7B93"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1F714335" w14:textId="77777777" w:rsidR="00C8129E" w:rsidRPr="00C54535" w:rsidRDefault="00C8129E" w:rsidP="00A23D18">
            <w:pPr>
              <w:rPr>
                <w:rFonts w:ascii="Consolas" w:hAnsi="Consolas" w:cs="Calibri"/>
                <w:color w:val="000000"/>
                <w:szCs w:val="20"/>
              </w:rPr>
            </w:pPr>
            <w:r w:rsidRPr="00C54535">
              <w:rPr>
                <w:rFonts w:ascii="Consolas" w:hAnsi="Consolas" w:cs="Calibri"/>
                <w:color w:val="000000"/>
                <w:szCs w:val="20"/>
              </w:rPr>
              <w:t xml:space="preserve">y &lt;- </w:t>
            </w:r>
            <w:proofErr w:type="spellStart"/>
            <w:r w:rsidRPr="00C54535">
              <w:rPr>
                <w:rFonts w:ascii="Consolas" w:hAnsi="Consolas" w:cs="Calibri"/>
                <w:color w:val="000000"/>
                <w:szCs w:val="20"/>
              </w:rPr>
              <w:t>filtered_data$bad</w:t>
            </w:r>
            <w:proofErr w:type="spellEnd"/>
          </w:p>
        </w:tc>
      </w:tr>
      <w:tr w:rsidR="00C8129E" w:rsidRPr="007E7B93" w14:paraId="51295022" w14:textId="77777777" w:rsidTr="00A23D18">
        <w:trPr>
          <w:trHeight w:val="288"/>
        </w:trPr>
        <w:tc>
          <w:tcPr>
            <w:tcW w:w="891" w:type="pct"/>
            <w:vMerge/>
            <w:tcBorders>
              <w:top w:val="nil"/>
              <w:left w:val="single" w:sz="8" w:space="0" w:color="auto"/>
              <w:bottom w:val="single" w:sz="8" w:space="0" w:color="000000"/>
              <w:right w:val="single" w:sz="8" w:space="0" w:color="auto"/>
            </w:tcBorders>
            <w:vAlign w:val="center"/>
            <w:hideMark/>
          </w:tcPr>
          <w:p w14:paraId="502826CA" w14:textId="77777777" w:rsidR="00C8129E" w:rsidRPr="007E7B93"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2F6502CD" w14:textId="77777777" w:rsidR="00C8129E" w:rsidRPr="00C54535" w:rsidRDefault="00C8129E" w:rsidP="00A23D18">
            <w:pPr>
              <w:rPr>
                <w:rFonts w:ascii="Consolas" w:hAnsi="Consolas" w:cs="Calibri"/>
                <w:color w:val="000000"/>
                <w:szCs w:val="20"/>
              </w:rPr>
            </w:pPr>
            <w:r w:rsidRPr="00C54535">
              <w:rPr>
                <w:rFonts w:ascii="Consolas" w:hAnsi="Consolas" w:cs="Calibri"/>
                <w:color w:val="000000"/>
                <w:szCs w:val="20"/>
              </w:rPr>
              <w:t> </w:t>
            </w:r>
          </w:p>
        </w:tc>
      </w:tr>
      <w:tr w:rsidR="00C8129E" w:rsidRPr="007E7B93" w14:paraId="7DBE3380" w14:textId="77777777" w:rsidTr="00A23D18">
        <w:trPr>
          <w:trHeight w:val="288"/>
        </w:trPr>
        <w:tc>
          <w:tcPr>
            <w:tcW w:w="891" w:type="pct"/>
            <w:vMerge/>
            <w:tcBorders>
              <w:top w:val="nil"/>
              <w:left w:val="single" w:sz="8" w:space="0" w:color="auto"/>
              <w:bottom w:val="single" w:sz="8" w:space="0" w:color="000000"/>
              <w:right w:val="single" w:sz="8" w:space="0" w:color="auto"/>
            </w:tcBorders>
            <w:vAlign w:val="center"/>
            <w:hideMark/>
          </w:tcPr>
          <w:p w14:paraId="38F40424" w14:textId="77777777" w:rsidR="00C8129E" w:rsidRPr="007E7B93"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044FA01D" w14:textId="77777777" w:rsidR="00C8129E" w:rsidRPr="00C54535" w:rsidRDefault="00C8129E" w:rsidP="00A23D18">
            <w:pPr>
              <w:rPr>
                <w:rFonts w:ascii="Consolas" w:hAnsi="Consolas" w:cs="Calibri"/>
                <w:b/>
                <w:bCs/>
                <w:color w:val="808080"/>
                <w:szCs w:val="20"/>
              </w:rPr>
            </w:pPr>
            <w:r w:rsidRPr="00C54535">
              <w:rPr>
                <w:rFonts w:ascii="Consolas" w:hAnsi="Consolas" w:cs="Calibri"/>
                <w:b/>
                <w:bCs/>
                <w:color w:val="808080"/>
                <w:szCs w:val="20"/>
              </w:rPr>
              <w:t># Create the Random Forest classification model and perform feature selection</w:t>
            </w:r>
          </w:p>
        </w:tc>
      </w:tr>
      <w:tr w:rsidR="00C8129E" w:rsidRPr="007E7B93" w14:paraId="119483AE" w14:textId="77777777" w:rsidTr="00A23D18">
        <w:trPr>
          <w:trHeight w:val="288"/>
        </w:trPr>
        <w:tc>
          <w:tcPr>
            <w:tcW w:w="891" w:type="pct"/>
            <w:vMerge/>
            <w:tcBorders>
              <w:top w:val="nil"/>
              <w:left w:val="single" w:sz="8" w:space="0" w:color="auto"/>
              <w:bottom w:val="single" w:sz="8" w:space="0" w:color="000000"/>
              <w:right w:val="single" w:sz="8" w:space="0" w:color="auto"/>
            </w:tcBorders>
            <w:vAlign w:val="center"/>
            <w:hideMark/>
          </w:tcPr>
          <w:p w14:paraId="04CAB3D5" w14:textId="77777777" w:rsidR="00C8129E" w:rsidRPr="007E7B93"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6F61AF71" w14:textId="77777777" w:rsidR="00C8129E" w:rsidRPr="00C54535" w:rsidRDefault="00C8129E" w:rsidP="00A23D18">
            <w:pPr>
              <w:rPr>
                <w:rFonts w:ascii="Consolas" w:hAnsi="Consolas" w:cs="Calibri"/>
                <w:color w:val="000000"/>
                <w:szCs w:val="20"/>
              </w:rPr>
            </w:pPr>
            <w:r w:rsidRPr="00C54535">
              <w:rPr>
                <w:rFonts w:ascii="Consolas" w:hAnsi="Consolas" w:cs="Calibri"/>
                <w:color w:val="000000"/>
                <w:szCs w:val="20"/>
              </w:rPr>
              <w:t>model &lt;- train(</w:t>
            </w:r>
          </w:p>
        </w:tc>
      </w:tr>
      <w:tr w:rsidR="00C8129E" w:rsidRPr="007E7B93" w14:paraId="36A05681" w14:textId="77777777" w:rsidTr="00A23D18">
        <w:trPr>
          <w:trHeight w:val="288"/>
        </w:trPr>
        <w:tc>
          <w:tcPr>
            <w:tcW w:w="891" w:type="pct"/>
            <w:vMerge/>
            <w:tcBorders>
              <w:top w:val="nil"/>
              <w:left w:val="single" w:sz="8" w:space="0" w:color="auto"/>
              <w:bottom w:val="single" w:sz="8" w:space="0" w:color="000000"/>
              <w:right w:val="single" w:sz="8" w:space="0" w:color="auto"/>
            </w:tcBorders>
            <w:vAlign w:val="center"/>
            <w:hideMark/>
          </w:tcPr>
          <w:p w14:paraId="098C66FB" w14:textId="77777777" w:rsidR="00C8129E" w:rsidRPr="007E7B93"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6A576A92" w14:textId="77777777" w:rsidR="00C8129E" w:rsidRPr="00C54535" w:rsidRDefault="00C8129E" w:rsidP="00A23D18">
            <w:pPr>
              <w:rPr>
                <w:rFonts w:ascii="Consolas" w:hAnsi="Consolas" w:cs="Calibri"/>
                <w:color w:val="000000"/>
                <w:szCs w:val="20"/>
              </w:rPr>
            </w:pPr>
            <w:r w:rsidRPr="00C54535">
              <w:rPr>
                <w:rFonts w:ascii="Consolas" w:hAnsi="Consolas" w:cs="Calibri"/>
                <w:color w:val="000000"/>
                <w:szCs w:val="20"/>
              </w:rPr>
              <w:t xml:space="preserve">  X,</w:t>
            </w:r>
          </w:p>
        </w:tc>
      </w:tr>
      <w:tr w:rsidR="00C8129E" w:rsidRPr="007E7B93" w14:paraId="38445957" w14:textId="77777777" w:rsidTr="00A23D18">
        <w:trPr>
          <w:trHeight w:val="288"/>
        </w:trPr>
        <w:tc>
          <w:tcPr>
            <w:tcW w:w="891" w:type="pct"/>
            <w:vMerge/>
            <w:tcBorders>
              <w:top w:val="nil"/>
              <w:left w:val="single" w:sz="8" w:space="0" w:color="auto"/>
              <w:bottom w:val="single" w:sz="8" w:space="0" w:color="000000"/>
              <w:right w:val="single" w:sz="8" w:space="0" w:color="auto"/>
            </w:tcBorders>
            <w:vAlign w:val="center"/>
            <w:hideMark/>
          </w:tcPr>
          <w:p w14:paraId="4023692E" w14:textId="77777777" w:rsidR="00C8129E" w:rsidRPr="007E7B93"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2986ED24" w14:textId="77777777" w:rsidR="00C8129E" w:rsidRPr="00C54535" w:rsidRDefault="00C8129E" w:rsidP="00A23D18">
            <w:pPr>
              <w:rPr>
                <w:rFonts w:ascii="Consolas" w:hAnsi="Consolas" w:cs="Calibri"/>
                <w:color w:val="000000"/>
                <w:szCs w:val="20"/>
              </w:rPr>
            </w:pPr>
            <w:r w:rsidRPr="00C54535">
              <w:rPr>
                <w:rFonts w:ascii="Consolas" w:hAnsi="Consolas" w:cs="Calibri"/>
                <w:color w:val="000000"/>
                <w:szCs w:val="20"/>
              </w:rPr>
              <w:t xml:space="preserve">  y,</w:t>
            </w:r>
          </w:p>
        </w:tc>
      </w:tr>
      <w:tr w:rsidR="00C8129E" w:rsidRPr="007E7B93" w14:paraId="0D8D7F0C" w14:textId="77777777" w:rsidTr="00A23D18">
        <w:trPr>
          <w:trHeight w:val="288"/>
        </w:trPr>
        <w:tc>
          <w:tcPr>
            <w:tcW w:w="891" w:type="pct"/>
            <w:vMerge/>
            <w:tcBorders>
              <w:top w:val="nil"/>
              <w:left w:val="single" w:sz="8" w:space="0" w:color="auto"/>
              <w:bottom w:val="single" w:sz="8" w:space="0" w:color="000000"/>
              <w:right w:val="single" w:sz="8" w:space="0" w:color="auto"/>
            </w:tcBorders>
            <w:vAlign w:val="center"/>
            <w:hideMark/>
          </w:tcPr>
          <w:p w14:paraId="31244196" w14:textId="77777777" w:rsidR="00C8129E" w:rsidRPr="007E7B93"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56F4EF4F" w14:textId="77777777" w:rsidR="00C8129E" w:rsidRPr="00C54535" w:rsidRDefault="00C8129E" w:rsidP="00A23D18">
            <w:pPr>
              <w:rPr>
                <w:rFonts w:ascii="Consolas" w:hAnsi="Consolas" w:cs="Calibri"/>
                <w:color w:val="000000"/>
                <w:szCs w:val="20"/>
              </w:rPr>
            </w:pPr>
            <w:r w:rsidRPr="00C54535">
              <w:rPr>
                <w:rFonts w:ascii="Consolas" w:hAnsi="Consolas" w:cs="Calibri"/>
                <w:color w:val="000000"/>
                <w:szCs w:val="20"/>
              </w:rPr>
              <w:t xml:space="preserve">  method =</w:t>
            </w:r>
            <w:r w:rsidRPr="00C54535">
              <w:rPr>
                <w:rFonts w:ascii="Consolas" w:hAnsi="Consolas" w:cs="Calibri"/>
                <w:b/>
                <w:bCs/>
                <w:color w:val="375623"/>
                <w:szCs w:val="20"/>
              </w:rPr>
              <w:t xml:space="preserve"> "rf",</w:t>
            </w:r>
          </w:p>
        </w:tc>
      </w:tr>
      <w:tr w:rsidR="00C8129E" w:rsidRPr="007E7B93" w14:paraId="458FD121" w14:textId="77777777" w:rsidTr="00A23D18">
        <w:trPr>
          <w:trHeight w:val="288"/>
        </w:trPr>
        <w:tc>
          <w:tcPr>
            <w:tcW w:w="891" w:type="pct"/>
            <w:vMerge/>
            <w:tcBorders>
              <w:top w:val="nil"/>
              <w:left w:val="single" w:sz="8" w:space="0" w:color="auto"/>
              <w:bottom w:val="single" w:sz="8" w:space="0" w:color="000000"/>
              <w:right w:val="single" w:sz="8" w:space="0" w:color="auto"/>
            </w:tcBorders>
            <w:vAlign w:val="center"/>
            <w:hideMark/>
          </w:tcPr>
          <w:p w14:paraId="084F9E91" w14:textId="77777777" w:rsidR="00C8129E" w:rsidRPr="007E7B93"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7182E4C8" w14:textId="77777777" w:rsidR="00C8129E" w:rsidRPr="00C54535" w:rsidRDefault="00C8129E" w:rsidP="00A23D18">
            <w:pPr>
              <w:rPr>
                <w:rFonts w:ascii="Consolas" w:hAnsi="Consolas" w:cs="Calibri"/>
                <w:color w:val="000000"/>
                <w:szCs w:val="20"/>
              </w:rPr>
            </w:pPr>
            <w:r w:rsidRPr="00C54535">
              <w:rPr>
                <w:rFonts w:ascii="Consolas" w:hAnsi="Consolas" w:cs="Calibri"/>
                <w:color w:val="000000"/>
                <w:szCs w:val="20"/>
              </w:rPr>
              <w:t xml:space="preserve">  </w:t>
            </w:r>
            <w:proofErr w:type="spellStart"/>
            <w:r w:rsidRPr="00C54535">
              <w:rPr>
                <w:rFonts w:ascii="Consolas" w:hAnsi="Consolas" w:cs="Calibri"/>
                <w:color w:val="000000"/>
                <w:szCs w:val="20"/>
              </w:rPr>
              <w:t>trControl</w:t>
            </w:r>
            <w:proofErr w:type="spellEnd"/>
            <w:r w:rsidRPr="00C54535">
              <w:rPr>
                <w:rFonts w:ascii="Consolas" w:hAnsi="Consolas" w:cs="Calibri"/>
                <w:color w:val="000000"/>
                <w:szCs w:val="20"/>
              </w:rPr>
              <w:t xml:space="preserve"> = </w:t>
            </w:r>
            <w:proofErr w:type="spellStart"/>
            <w:r w:rsidRPr="00C54535">
              <w:rPr>
                <w:rFonts w:ascii="Consolas" w:hAnsi="Consolas" w:cs="Calibri"/>
                <w:color w:val="000000"/>
                <w:szCs w:val="20"/>
              </w:rPr>
              <w:t>trainControl</w:t>
            </w:r>
            <w:proofErr w:type="spellEnd"/>
            <w:r w:rsidRPr="00C54535">
              <w:rPr>
                <w:rFonts w:ascii="Consolas" w:hAnsi="Consolas" w:cs="Calibri"/>
                <w:color w:val="000000"/>
                <w:szCs w:val="20"/>
              </w:rPr>
              <w:t>(method =</w:t>
            </w:r>
            <w:r w:rsidRPr="00C54535">
              <w:rPr>
                <w:rFonts w:ascii="Consolas" w:hAnsi="Consolas" w:cs="Calibri"/>
                <w:b/>
                <w:bCs/>
                <w:color w:val="375623"/>
                <w:szCs w:val="20"/>
              </w:rPr>
              <w:t xml:space="preserve"> "none"</w:t>
            </w:r>
            <w:r w:rsidRPr="00C54535">
              <w:rPr>
                <w:rFonts w:ascii="Consolas" w:hAnsi="Consolas" w:cs="Calibri"/>
                <w:color w:val="000000"/>
                <w:szCs w:val="20"/>
              </w:rPr>
              <w:t>),</w:t>
            </w:r>
          </w:p>
        </w:tc>
      </w:tr>
      <w:tr w:rsidR="00C8129E" w:rsidRPr="007E7B93" w14:paraId="6F59F774" w14:textId="77777777" w:rsidTr="00A23D18">
        <w:trPr>
          <w:trHeight w:val="288"/>
        </w:trPr>
        <w:tc>
          <w:tcPr>
            <w:tcW w:w="891" w:type="pct"/>
            <w:vMerge/>
            <w:tcBorders>
              <w:top w:val="nil"/>
              <w:left w:val="single" w:sz="8" w:space="0" w:color="auto"/>
              <w:bottom w:val="single" w:sz="8" w:space="0" w:color="000000"/>
              <w:right w:val="single" w:sz="8" w:space="0" w:color="auto"/>
            </w:tcBorders>
            <w:vAlign w:val="center"/>
            <w:hideMark/>
          </w:tcPr>
          <w:p w14:paraId="3956BE39" w14:textId="77777777" w:rsidR="00C8129E" w:rsidRPr="007E7B93"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4FCC6560" w14:textId="77777777" w:rsidR="00C8129E" w:rsidRPr="00C54535" w:rsidRDefault="00C8129E" w:rsidP="00A23D18">
            <w:pPr>
              <w:rPr>
                <w:rFonts w:ascii="Consolas" w:hAnsi="Consolas" w:cs="Calibri"/>
                <w:color w:val="000000"/>
                <w:szCs w:val="20"/>
              </w:rPr>
            </w:pPr>
            <w:r w:rsidRPr="00C54535">
              <w:rPr>
                <w:rFonts w:ascii="Consolas" w:hAnsi="Consolas" w:cs="Calibri"/>
                <w:color w:val="000000"/>
                <w:szCs w:val="20"/>
              </w:rPr>
              <w:t xml:space="preserve">  metric = </w:t>
            </w:r>
            <w:r w:rsidRPr="00C54535">
              <w:rPr>
                <w:rFonts w:ascii="Consolas" w:hAnsi="Consolas" w:cs="Calibri"/>
                <w:b/>
                <w:bCs/>
                <w:color w:val="375623"/>
                <w:szCs w:val="20"/>
              </w:rPr>
              <w:t>"None"</w:t>
            </w:r>
          </w:p>
        </w:tc>
      </w:tr>
      <w:tr w:rsidR="00C8129E" w:rsidRPr="007E7B93" w14:paraId="733B9288" w14:textId="77777777" w:rsidTr="00A23D18">
        <w:trPr>
          <w:trHeight w:val="288"/>
        </w:trPr>
        <w:tc>
          <w:tcPr>
            <w:tcW w:w="891" w:type="pct"/>
            <w:vMerge/>
            <w:tcBorders>
              <w:top w:val="nil"/>
              <w:left w:val="single" w:sz="8" w:space="0" w:color="auto"/>
              <w:bottom w:val="single" w:sz="8" w:space="0" w:color="000000"/>
              <w:right w:val="single" w:sz="8" w:space="0" w:color="auto"/>
            </w:tcBorders>
            <w:vAlign w:val="center"/>
            <w:hideMark/>
          </w:tcPr>
          <w:p w14:paraId="69770656" w14:textId="77777777" w:rsidR="00C8129E" w:rsidRPr="007E7B93"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163B1259" w14:textId="77777777" w:rsidR="00C8129E" w:rsidRPr="00C54535" w:rsidRDefault="00C8129E" w:rsidP="00A23D18">
            <w:pPr>
              <w:rPr>
                <w:rFonts w:ascii="Consolas" w:hAnsi="Consolas" w:cs="Calibri"/>
                <w:color w:val="000000"/>
                <w:szCs w:val="20"/>
              </w:rPr>
            </w:pPr>
            <w:r w:rsidRPr="00C54535">
              <w:rPr>
                <w:rFonts w:ascii="Consolas" w:hAnsi="Consolas" w:cs="Calibri"/>
                <w:color w:val="000000"/>
                <w:szCs w:val="20"/>
              </w:rPr>
              <w:t>)</w:t>
            </w:r>
          </w:p>
        </w:tc>
      </w:tr>
      <w:tr w:rsidR="00C8129E" w:rsidRPr="007E7B93" w14:paraId="715F6310" w14:textId="77777777" w:rsidTr="00A23D18">
        <w:trPr>
          <w:trHeight w:val="288"/>
        </w:trPr>
        <w:tc>
          <w:tcPr>
            <w:tcW w:w="891" w:type="pct"/>
            <w:vMerge/>
            <w:tcBorders>
              <w:top w:val="nil"/>
              <w:left w:val="single" w:sz="8" w:space="0" w:color="auto"/>
              <w:bottom w:val="single" w:sz="8" w:space="0" w:color="000000"/>
              <w:right w:val="single" w:sz="8" w:space="0" w:color="auto"/>
            </w:tcBorders>
            <w:vAlign w:val="center"/>
            <w:hideMark/>
          </w:tcPr>
          <w:p w14:paraId="4F716012" w14:textId="77777777" w:rsidR="00C8129E" w:rsidRPr="007E7B93"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4B7F6556" w14:textId="77777777" w:rsidR="00C8129E" w:rsidRPr="00C54535" w:rsidRDefault="00C8129E" w:rsidP="00A23D18">
            <w:pPr>
              <w:rPr>
                <w:rFonts w:ascii="Consolas" w:hAnsi="Consolas" w:cs="Calibri"/>
                <w:color w:val="000000"/>
                <w:szCs w:val="20"/>
              </w:rPr>
            </w:pPr>
            <w:r w:rsidRPr="00C54535">
              <w:rPr>
                <w:rFonts w:ascii="Consolas" w:hAnsi="Consolas" w:cs="Calibri"/>
                <w:color w:val="000000"/>
                <w:szCs w:val="20"/>
              </w:rPr>
              <w:t> </w:t>
            </w:r>
          </w:p>
        </w:tc>
      </w:tr>
      <w:tr w:rsidR="00C8129E" w:rsidRPr="007E7B93" w14:paraId="6D8A9C26" w14:textId="77777777" w:rsidTr="00A23D18">
        <w:trPr>
          <w:trHeight w:val="288"/>
        </w:trPr>
        <w:tc>
          <w:tcPr>
            <w:tcW w:w="891" w:type="pct"/>
            <w:vMerge/>
            <w:tcBorders>
              <w:top w:val="nil"/>
              <w:left w:val="single" w:sz="8" w:space="0" w:color="auto"/>
              <w:bottom w:val="single" w:sz="8" w:space="0" w:color="000000"/>
              <w:right w:val="single" w:sz="8" w:space="0" w:color="auto"/>
            </w:tcBorders>
            <w:vAlign w:val="center"/>
            <w:hideMark/>
          </w:tcPr>
          <w:p w14:paraId="7368604F" w14:textId="77777777" w:rsidR="00C8129E" w:rsidRPr="007E7B93"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0643AE83" w14:textId="77777777" w:rsidR="00C8129E" w:rsidRPr="00C54535" w:rsidRDefault="00C8129E" w:rsidP="00A23D18">
            <w:pPr>
              <w:rPr>
                <w:rFonts w:ascii="Consolas" w:hAnsi="Consolas" w:cs="Calibri"/>
                <w:b/>
                <w:bCs/>
                <w:color w:val="808080"/>
                <w:szCs w:val="20"/>
              </w:rPr>
            </w:pPr>
            <w:r w:rsidRPr="00C54535">
              <w:rPr>
                <w:rFonts w:ascii="Consolas" w:hAnsi="Consolas" w:cs="Calibri"/>
                <w:b/>
                <w:bCs/>
                <w:color w:val="808080"/>
                <w:szCs w:val="20"/>
              </w:rPr>
              <w:t># Perform feature selection using embedded methods (Random Forest)</w:t>
            </w:r>
          </w:p>
        </w:tc>
      </w:tr>
      <w:tr w:rsidR="00C8129E" w:rsidRPr="007E7B93" w14:paraId="118768FB" w14:textId="77777777" w:rsidTr="00A23D18">
        <w:trPr>
          <w:trHeight w:val="288"/>
        </w:trPr>
        <w:tc>
          <w:tcPr>
            <w:tcW w:w="891" w:type="pct"/>
            <w:vMerge/>
            <w:tcBorders>
              <w:top w:val="nil"/>
              <w:left w:val="single" w:sz="8" w:space="0" w:color="auto"/>
              <w:bottom w:val="single" w:sz="8" w:space="0" w:color="000000"/>
              <w:right w:val="single" w:sz="8" w:space="0" w:color="auto"/>
            </w:tcBorders>
            <w:vAlign w:val="center"/>
            <w:hideMark/>
          </w:tcPr>
          <w:p w14:paraId="79953F5C" w14:textId="77777777" w:rsidR="00C8129E" w:rsidRPr="007E7B93"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6DAC9971" w14:textId="77777777" w:rsidR="00C8129E" w:rsidRPr="00C54535" w:rsidRDefault="00C8129E" w:rsidP="00A23D18">
            <w:pPr>
              <w:rPr>
                <w:rFonts w:ascii="Consolas" w:hAnsi="Consolas" w:cs="Calibri"/>
                <w:color w:val="000000"/>
                <w:szCs w:val="20"/>
              </w:rPr>
            </w:pPr>
            <w:proofErr w:type="spellStart"/>
            <w:r w:rsidRPr="00C54535">
              <w:rPr>
                <w:rFonts w:ascii="Consolas" w:hAnsi="Consolas" w:cs="Calibri"/>
                <w:color w:val="000000"/>
                <w:szCs w:val="20"/>
              </w:rPr>
              <w:t>selected_features</w:t>
            </w:r>
            <w:proofErr w:type="spellEnd"/>
            <w:r w:rsidRPr="00C54535">
              <w:rPr>
                <w:rFonts w:ascii="Consolas" w:hAnsi="Consolas" w:cs="Calibri"/>
                <w:color w:val="000000"/>
                <w:szCs w:val="20"/>
              </w:rPr>
              <w:t xml:space="preserve"> &lt;- </w:t>
            </w:r>
            <w:proofErr w:type="spellStart"/>
            <w:r w:rsidRPr="00C54535">
              <w:rPr>
                <w:rFonts w:ascii="Consolas" w:hAnsi="Consolas" w:cs="Calibri"/>
                <w:color w:val="000000"/>
                <w:szCs w:val="20"/>
              </w:rPr>
              <w:t>varImp</w:t>
            </w:r>
            <w:proofErr w:type="spellEnd"/>
            <w:r w:rsidRPr="00C54535">
              <w:rPr>
                <w:rFonts w:ascii="Consolas" w:hAnsi="Consolas" w:cs="Calibri"/>
                <w:color w:val="000000"/>
                <w:szCs w:val="20"/>
              </w:rPr>
              <w:t>(model)$</w:t>
            </w:r>
            <w:proofErr w:type="spellStart"/>
            <w:r w:rsidRPr="00C54535">
              <w:rPr>
                <w:rFonts w:ascii="Consolas" w:hAnsi="Consolas" w:cs="Calibri"/>
                <w:color w:val="000000"/>
                <w:szCs w:val="20"/>
              </w:rPr>
              <w:t>importance$Feature</w:t>
            </w:r>
            <w:proofErr w:type="spellEnd"/>
          </w:p>
        </w:tc>
      </w:tr>
      <w:tr w:rsidR="00C8129E" w:rsidRPr="007E7B93" w14:paraId="587CF8F4" w14:textId="77777777" w:rsidTr="00A23D18">
        <w:trPr>
          <w:trHeight w:val="300"/>
        </w:trPr>
        <w:tc>
          <w:tcPr>
            <w:tcW w:w="891" w:type="pct"/>
            <w:vMerge/>
            <w:tcBorders>
              <w:top w:val="nil"/>
              <w:left w:val="single" w:sz="8" w:space="0" w:color="auto"/>
              <w:bottom w:val="single" w:sz="8" w:space="0" w:color="000000"/>
              <w:right w:val="single" w:sz="8" w:space="0" w:color="auto"/>
            </w:tcBorders>
            <w:vAlign w:val="center"/>
            <w:hideMark/>
          </w:tcPr>
          <w:p w14:paraId="12D33270" w14:textId="77777777" w:rsidR="00C8129E" w:rsidRPr="007E7B93" w:rsidRDefault="00C8129E" w:rsidP="00A23D18">
            <w:pPr>
              <w:rPr>
                <w:rFonts w:ascii="Calibri" w:hAnsi="Calibri" w:cs="Calibri"/>
                <w:b/>
                <w:bCs/>
                <w:color w:val="FFFFFF"/>
                <w:szCs w:val="20"/>
              </w:rPr>
            </w:pPr>
          </w:p>
        </w:tc>
        <w:tc>
          <w:tcPr>
            <w:tcW w:w="4109" w:type="pct"/>
            <w:tcBorders>
              <w:top w:val="nil"/>
              <w:left w:val="nil"/>
              <w:bottom w:val="single" w:sz="8" w:space="0" w:color="auto"/>
              <w:right w:val="single" w:sz="8" w:space="0" w:color="auto"/>
            </w:tcBorders>
            <w:shd w:val="clear" w:color="auto" w:fill="auto"/>
            <w:noWrap/>
            <w:vAlign w:val="bottom"/>
            <w:hideMark/>
          </w:tcPr>
          <w:p w14:paraId="4B42B094" w14:textId="77777777" w:rsidR="00C8129E" w:rsidRPr="00C54535" w:rsidRDefault="00C8129E" w:rsidP="00A23D18">
            <w:pPr>
              <w:rPr>
                <w:rFonts w:ascii="Consolas" w:hAnsi="Consolas" w:cs="Calibri"/>
                <w:color w:val="000000"/>
                <w:szCs w:val="20"/>
              </w:rPr>
            </w:pPr>
            <w:r w:rsidRPr="00C54535">
              <w:rPr>
                <w:rFonts w:ascii="Consolas" w:hAnsi="Consolas" w:cs="Calibri"/>
                <w:color w:val="000000"/>
                <w:szCs w:val="20"/>
              </w:rPr>
              <w:t>print(</w:t>
            </w:r>
            <w:proofErr w:type="spellStart"/>
            <w:r w:rsidRPr="00C54535">
              <w:rPr>
                <w:rFonts w:ascii="Consolas" w:hAnsi="Consolas" w:cs="Calibri"/>
                <w:color w:val="000000"/>
                <w:szCs w:val="20"/>
              </w:rPr>
              <w:t>selected_features</w:t>
            </w:r>
            <w:proofErr w:type="spellEnd"/>
            <w:r w:rsidRPr="00C54535">
              <w:rPr>
                <w:rFonts w:ascii="Consolas" w:hAnsi="Consolas" w:cs="Calibri"/>
                <w:color w:val="000000"/>
                <w:szCs w:val="20"/>
              </w:rPr>
              <w:t>)</w:t>
            </w:r>
          </w:p>
        </w:tc>
      </w:tr>
      <w:tr w:rsidR="00C8129E" w:rsidRPr="007E7B93" w14:paraId="462DCD47" w14:textId="77777777" w:rsidTr="00A23D18">
        <w:trPr>
          <w:trHeight w:val="300"/>
        </w:trPr>
        <w:tc>
          <w:tcPr>
            <w:tcW w:w="891" w:type="pct"/>
            <w:tcBorders>
              <w:top w:val="nil"/>
              <w:left w:val="nil"/>
              <w:bottom w:val="nil"/>
              <w:right w:val="nil"/>
            </w:tcBorders>
            <w:shd w:val="clear" w:color="auto" w:fill="auto"/>
            <w:noWrap/>
            <w:vAlign w:val="bottom"/>
            <w:hideMark/>
          </w:tcPr>
          <w:p w14:paraId="4D6784A7" w14:textId="77777777" w:rsidR="00C8129E" w:rsidRPr="007E7B93" w:rsidRDefault="00C8129E" w:rsidP="00A23D18">
            <w:pPr>
              <w:rPr>
                <w:rFonts w:ascii="Calibri" w:hAnsi="Calibri" w:cs="Calibri"/>
                <w:color w:val="000000"/>
                <w:szCs w:val="20"/>
              </w:rPr>
            </w:pPr>
          </w:p>
        </w:tc>
        <w:tc>
          <w:tcPr>
            <w:tcW w:w="4109" w:type="pct"/>
            <w:tcBorders>
              <w:top w:val="nil"/>
              <w:left w:val="nil"/>
              <w:bottom w:val="nil"/>
              <w:right w:val="nil"/>
            </w:tcBorders>
            <w:shd w:val="clear" w:color="auto" w:fill="auto"/>
            <w:noWrap/>
            <w:vAlign w:val="bottom"/>
            <w:hideMark/>
          </w:tcPr>
          <w:p w14:paraId="1758D69C" w14:textId="77777777" w:rsidR="00C8129E" w:rsidRPr="00C54535" w:rsidRDefault="00C8129E" w:rsidP="00A23D18">
            <w:pPr>
              <w:rPr>
                <w:rFonts w:ascii="Consolas" w:hAnsi="Consolas"/>
                <w:szCs w:val="20"/>
              </w:rPr>
            </w:pPr>
          </w:p>
        </w:tc>
      </w:tr>
      <w:tr w:rsidR="00C8129E" w:rsidRPr="007E7B93" w14:paraId="2831A92A" w14:textId="77777777" w:rsidTr="00A23D18">
        <w:trPr>
          <w:trHeight w:val="288"/>
        </w:trPr>
        <w:tc>
          <w:tcPr>
            <w:tcW w:w="891" w:type="pct"/>
            <w:vMerge w:val="restart"/>
            <w:tcBorders>
              <w:top w:val="single" w:sz="8" w:space="0" w:color="auto"/>
              <w:left w:val="single" w:sz="8" w:space="0" w:color="auto"/>
              <w:bottom w:val="single" w:sz="8" w:space="0" w:color="000000"/>
              <w:right w:val="single" w:sz="8" w:space="0" w:color="auto"/>
            </w:tcBorders>
            <w:shd w:val="clear" w:color="000000" w:fill="00B0F0"/>
            <w:noWrap/>
            <w:vAlign w:val="center"/>
            <w:hideMark/>
          </w:tcPr>
          <w:p w14:paraId="6628F5E1" w14:textId="77777777" w:rsidR="00C8129E" w:rsidRPr="007E7B93" w:rsidRDefault="00C8129E" w:rsidP="00A23D18">
            <w:pPr>
              <w:jc w:val="center"/>
              <w:rPr>
                <w:rFonts w:ascii="Calibri" w:hAnsi="Calibri" w:cs="Calibri"/>
                <w:b/>
                <w:bCs/>
                <w:color w:val="FFFFFF"/>
                <w:szCs w:val="20"/>
              </w:rPr>
            </w:pPr>
            <w:r w:rsidRPr="007E7B93">
              <w:rPr>
                <w:rFonts w:ascii="Calibri" w:hAnsi="Calibri" w:cs="Calibri"/>
                <w:b/>
                <w:bCs/>
                <w:color w:val="FFFFFF"/>
                <w:szCs w:val="20"/>
              </w:rPr>
              <w:t>Python Programming</w:t>
            </w:r>
          </w:p>
        </w:tc>
        <w:tc>
          <w:tcPr>
            <w:tcW w:w="4109" w:type="pct"/>
            <w:tcBorders>
              <w:top w:val="single" w:sz="8" w:space="0" w:color="auto"/>
              <w:left w:val="nil"/>
              <w:bottom w:val="nil"/>
              <w:right w:val="single" w:sz="8" w:space="0" w:color="auto"/>
            </w:tcBorders>
            <w:shd w:val="clear" w:color="auto" w:fill="auto"/>
            <w:noWrap/>
            <w:vAlign w:val="bottom"/>
            <w:hideMark/>
          </w:tcPr>
          <w:p w14:paraId="4C6DB7D1" w14:textId="77777777" w:rsidR="00C8129E" w:rsidRPr="00C54535" w:rsidRDefault="00C8129E" w:rsidP="00A23D18">
            <w:pPr>
              <w:rPr>
                <w:rFonts w:ascii="Consolas" w:hAnsi="Consolas" w:cs="Calibri"/>
                <w:color w:val="000000"/>
                <w:szCs w:val="20"/>
              </w:rPr>
            </w:pPr>
            <w:r w:rsidRPr="00C54535">
              <w:rPr>
                <w:rFonts w:ascii="Consolas" w:hAnsi="Consolas" w:cs="Calibri"/>
                <w:b/>
                <w:bCs/>
                <w:color w:val="0070C0"/>
                <w:szCs w:val="20"/>
              </w:rPr>
              <w:t>import</w:t>
            </w:r>
            <w:r w:rsidRPr="00C54535">
              <w:rPr>
                <w:rFonts w:ascii="Consolas" w:hAnsi="Consolas" w:cs="Calibri"/>
                <w:color w:val="000000"/>
                <w:szCs w:val="20"/>
              </w:rPr>
              <w:t xml:space="preserve"> pandas </w:t>
            </w:r>
            <w:r w:rsidRPr="00C54535">
              <w:rPr>
                <w:rFonts w:ascii="Consolas" w:hAnsi="Consolas" w:cs="Calibri"/>
                <w:b/>
                <w:bCs/>
                <w:color w:val="0070C0"/>
                <w:szCs w:val="20"/>
              </w:rPr>
              <w:t>as</w:t>
            </w:r>
            <w:r w:rsidRPr="00C54535">
              <w:rPr>
                <w:rFonts w:ascii="Consolas" w:hAnsi="Consolas" w:cs="Calibri"/>
                <w:color w:val="000000"/>
                <w:szCs w:val="20"/>
              </w:rPr>
              <w:t xml:space="preserve"> pd</w:t>
            </w:r>
          </w:p>
        </w:tc>
      </w:tr>
      <w:tr w:rsidR="00C8129E" w:rsidRPr="007E7B93" w14:paraId="7684A3EA"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14337ABD" w14:textId="77777777" w:rsidR="00C8129E" w:rsidRPr="007E7B93"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15F86D45" w14:textId="77777777" w:rsidR="00C8129E" w:rsidRPr="00C54535" w:rsidRDefault="00C8129E" w:rsidP="00A23D18">
            <w:pPr>
              <w:rPr>
                <w:rFonts w:ascii="Consolas" w:hAnsi="Consolas" w:cs="Calibri"/>
                <w:color w:val="000000"/>
                <w:szCs w:val="20"/>
              </w:rPr>
            </w:pPr>
            <w:r w:rsidRPr="00C54535">
              <w:rPr>
                <w:rFonts w:ascii="Consolas" w:hAnsi="Consolas" w:cs="Calibri"/>
                <w:b/>
                <w:bCs/>
                <w:color w:val="0070C0"/>
                <w:szCs w:val="20"/>
              </w:rPr>
              <w:t>import</w:t>
            </w:r>
            <w:r w:rsidRPr="00C54535">
              <w:rPr>
                <w:rFonts w:ascii="Consolas" w:hAnsi="Consolas" w:cs="Calibri"/>
                <w:color w:val="000000"/>
                <w:szCs w:val="20"/>
              </w:rPr>
              <w:t xml:space="preserve"> </w:t>
            </w:r>
            <w:proofErr w:type="spellStart"/>
            <w:r w:rsidRPr="00C54535">
              <w:rPr>
                <w:rFonts w:ascii="Consolas" w:hAnsi="Consolas" w:cs="Calibri"/>
                <w:color w:val="000000"/>
                <w:szCs w:val="20"/>
              </w:rPr>
              <w:t>numpy</w:t>
            </w:r>
            <w:proofErr w:type="spellEnd"/>
            <w:r w:rsidRPr="00C54535">
              <w:rPr>
                <w:rFonts w:ascii="Consolas" w:hAnsi="Consolas" w:cs="Calibri"/>
                <w:color w:val="000000"/>
                <w:szCs w:val="20"/>
              </w:rPr>
              <w:t xml:space="preserve"> </w:t>
            </w:r>
            <w:r w:rsidRPr="00C54535">
              <w:rPr>
                <w:rFonts w:ascii="Consolas" w:hAnsi="Consolas" w:cs="Calibri"/>
                <w:b/>
                <w:bCs/>
                <w:color w:val="0070C0"/>
                <w:szCs w:val="20"/>
              </w:rPr>
              <w:t>as</w:t>
            </w:r>
            <w:r w:rsidRPr="00C54535">
              <w:rPr>
                <w:rFonts w:ascii="Consolas" w:hAnsi="Consolas" w:cs="Calibri"/>
                <w:color w:val="000000"/>
                <w:szCs w:val="20"/>
              </w:rPr>
              <w:t xml:space="preserve"> np</w:t>
            </w:r>
          </w:p>
        </w:tc>
      </w:tr>
      <w:tr w:rsidR="00C8129E" w:rsidRPr="007E7B93" w14:paraId="269A7634"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59913C85" w14:textId="77777777" w:rsidR="00C8129E" w:rsidRPr="007E7B93"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33CBA58A" w14:textId="77777777" w:rsidR="00C8129E" w:rsidRPr="00C54535" w:rsidRDefault="00C8129E" w:rsidP="00A23D18">
            <w:pPr>
              <w:rPr>
                <w:rFonts w:ascii="Consolas" w:hAnsi="Consolas" w:cs="Calibri"/>
                <w:color w:val="000000"/>
                <w:szCs w:val="20"/>
              </w:rPr>
            </w:pPr>
            <w:r w:rsidRPr="00C54535">
              <w:rPr>
                <w:rFonts w:ascii="Consolas" w:hAnsi="Consolas" w:cs="Calibri"/>
                <w:b/>
                <w:bCs/>
                <w:color w:val="0070C0"/>
                <w:szCs w:val="20"/>
              </w:rPr>
              <w:t>from</w:t>
            </w:r>
            <w:r w:rsidRPr="00C54535">
              <w:rPr>
                <w:rFonts w:ascii="Consolas" w:hAnsi="Consolas" w:cs="Calibri"/>
                <w:color w:val="000000"/>
                <w:szCs w:val="20"/>
              </w:rPr>
              <w:t xml:space="preserve"> </w:t>
            </w:r>
            <w:proofErr w:type="spellStart"/>
            <w:r w:rsidRPr="00C54535">
              <w:rPr>
                <w:rFonts w:ascii="Consolas" w:hAnsi="Consolas" w:cs="Calibri"/>
                <w:color w:val="000000"/>
                <w:szCs w:val="20"/>
              </w:rPr>
              <w:t>sklearn.ensemble</w:t>
            </w:r>
            <w:proofErr w:type="spellEnd"/>
            <w:r w:rsidRPr="00C54535">
              <w:rPr>
                <w:rFonts w:ascii="Consolas" w:hAnsi="Consolas" w:cs="Calibri"/>
                <w:color w:val="000000"/>
                <w:szCs w:val="20"/>
              </w:rPr>
              <w:t xml:space="preserve"> </w:t>
            </w:r>
            <w:r w:rsidRPr="00C54535">
              <w:rPr>
                <w:rFonts w:ascii="Consolas" w:hAnsi="Consolas" w:cs="Calibri"/>
                <w:b/>
                <w:bCs/>
                <w:color w:val="0070C0"/>
                <w:szCs w:val="20"/>
              </w:rPr>
              <w:t>import</w:t>
            </w:r>
            <w:r w:rsidRPr="00C54535">
              <w:rPr>
                <w:rFonts w:ascii="Consolas" w:hAnsi="Consolas" w:cs="Calibri"/>
                <w:color w:val="000000"/>
                <w:szCs w:val="20"/>
              </w:rPr>
              <w:t xml:space="preserve"> </w:t>
            </w:r>
            <w:proofErr w:type="spellStart"/>
            <w:r w:rsidRPr="00C54535">
              <w:rPr>
                <w:rFonts w:ascii="Consolas" w:hAnsi="Consolas" w:cs="Calibri"/>
                <w:color w:val="000000"/>
                <w:szCs w:val="20"/>
              </w:rPr>
              <w:t>RandomForestClassifier</w:t>
            </w:r>
            <w:proofErr w:type="spellEnd"/>
          </w:p>
        </w:tc>
      </w:tr>
      <w:tr w:rsidR="00C8129E" w:rsidRPr="007E7B93" w14:paraId="2CE788F6"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0EB55EEB" w14:textId="77777777" w:rsidR="00C8129E" w:rsidRPr="007E7B93"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5F070F6C" w14:textId="77777777" w:rsidR="00C8129E" w:rsidRPr="00C54535" w:rsidRDefault="00C8129E" w:rsidP="00A23D18">
            <w:pPr>
              <w:rPr>
                <w:rFonts w:ascii="Consolas" w:hAnsi="Consolas" w:cs="Calibri"/>
                <w:color w:val="000000"/>
                <w:szCs w:val="20"/>
              </w:rPr>
            </w:pPr>
            <w:r w:rsidRPr="00C54535">
              <w:rPr>
                <w:rFonts w:ascii="Consolas" w:hAnsi="Consolas" w:cs="Calibri"/>
                <w:b/>
                <w:bCs/>
                <w:color w:val="0070C0"/>
                <w:szCs w:val="20"/>
              </w:rPr>
              <w:t>from</w:t>
            </w:r>
            <w:r w:rsidRPr="00C54535">
              <w:rPr>
                <w:rFonts w:ascii="Consolas" w:hAnsi="Consolas" w:cs="Calibri"/>
                <w:color w:val="000000"/>
                <w:szCs w:val="20"/>
              </w:rPr>
              <w:t xml:space="preserve"> </w:t>
            </w:r>
            <w:proofErr w:type="spellStart"/>
            <w:r w:rsidRPr="00C54535">
              <w:rPr>
                <w:rFonts w:ascii="Consolas" w:hAnsi="Consolas" w:cs="Calibri"/>
                <w:color w:val="000000"/>
                <w:szCs w:val="20"/>
              </w:rPr>
              <w:t>sklearn.feature_selection</w:t>
            </w:r>
            <w:proofErr w:type="spellEnd"/>
            <w:r w:rsidRPr="00C54535">
              <w:rPr>
                <w:rFonts w:ascii="Consolas" w:hAnsi="Consolas" w:cs="Calibri"/>
                <w:color w:val="000000"/>
                <w:szCs w:val="20"/>
              </w:rPr>
              <w:t xml:space="preserve"> </w:t>
            </w:r>
            <w:r w:rsidRPr="00C54535">
              <w:rPr>
                <w:rFonts w:ascii="Consolas" w:hAnsi="Consolas" w:cs="Calibri"/>
                <w:b/>
                <w:bCs/>
                <w:color w:val="0070C0"/>
                <w:szCs w:val="20"/>
              </w:rPr>
              <w:t>import</w:t>
            </w:r>
            <w:r w:rsidRPr="00C54535">
              <w:rPr>
                <w:rFonts w:ascii="Consolas" w:hAnsi="Consolas" w:cs="Calibri"/>
                <w:color w:val="000000"/>
                <w:szCs w:val="20"/>
              </w:rPr>
              <w:t xml:space="preserve"> </w:t>
            </w:r>
            <w:proofErr w:type="spellStart"/>
            <w:r w:rsidRPr="00C54535">
              <w:rPr>
                <w:rFonts w:ascii="Consolas" w:hAnsi="Consolas" w:cs="Calibri"/>
                <w:color w:val="000000"/>
                <w:szCs w:val="20"/>
              </w:rPr>
              <w:t>SelectFromModel</w:t>
            </w:r>
            <w:proofErr w:type="spellEnd"/>
          </w:p>
        </w:tc>
      </w:tr>
      <w:tr w:rsidR="00C8129E" w:rsidRPr="007E7B93" w14:paraId="6E9062D8"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497E2054" w14:textId="77777777" w:rsidR="00C8129E" w:rsidRPr="007E7B93"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06AB23FD" w14:textId="77777777" w:rsidR="00C8129E" w:rsidRPr="00C54535" w:rsidRDefault="00C8129E" w:rsidP="00A23D18">
            <w:pPr>
              <w:rPr>
                <w:rFonts w:ascii="Consolas" w:hAnsi="Consolas" w:cs="Calibri"/>
                <w:color w:val="000000"/>
                <w:szCs w:val="20"/>
              </w:rPr>
            </w:pPr>
            <w:r w:rsidRPr="00C54535">
              <w:rPr>
                <w:rFonts w:ascii="Consolas" w:hAnsi="Consolas" w:cs="Calibri"/>
                <w:color w:val="000000"/>
                <w:szCs w:val="20"/>
              </w:rPr>
              <w:t> </w:t>
            </w:r>
          </w:p>
        </w:tc>
      </w:tr>
      <w:tr w:rsidR="00C8129E" w:rsidRPr="007E7B93" w14:paraId="6F109089"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342CF2AE" w14:textId="77777777" w:rsidR="00C8129E" w:rsidRPr="007E7B93"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3B66BA94" w14:textId="77777777" w:rsidR="00C8129E" w:rsidRPr="00C54535" w:rsidRDefault="00C8129E" w:rsidP="00A23D18">
            <w:pPr>
              <w:rPr>
                <w:rFonts w:ascii="Consolas" w:hAnsi="Consolas" w:cs="Calibri"/>
                <w:b/>
                <w:bCs/>
                <w:color w:val="808080"/>
                <w:szCs w:val="20"/>
              </w:rPr>
            </w:pPr>
            <w:r w:rsidRPr="00C54535">
              <w:rPr>
                <w:rFonts w:ascii="Consolas" w:hAnsi="Consolas" w:cs="Calibri"/>
                <w:b/>
                <w:bCs/>
                <w:color w:val="808080"/>
                <w:szCs w:val="20"/>
              </w:rPr>
              <w:t># Filter numeric columns including the target variable</w:t>
            </w:r>
          </w:p>
        </w:tc>
      </w:tr>
      <w:tr w:rsidR="00C8129E" w:rsidRPr="007E7B93" w14:paraId="49334AF7"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6985D0A0" w14:textId="77777777" w:rsidR="00C8129E" w:rsidRPr="007E7B93"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4DA189E1" w14:textId="77777777" w:rsidR="00C8129E" w:rsidRPr="00C54535" w:rsidRDefault="00C8129E" w:rsidP="00A23D18">
            <w:pPr>
              <w:rPr>
                <w:rFonts w:ascii="Consolas" w:hAnsi="Consolas" w:cs="Calibri"/>
                <w:color w:val="000000"/>
                <w:szCs w:val="20"/>
              </w:rPr>
            </w:pPr>
            <w:proofErr w:type="spellStart"/>
            <w:r w:rsidRPr="00C54535">
              <w:rPr>
                <w:rFonts w:ascii="Consolas" w:hAnsi="Consolas" w:cs="Calibri"/>
                <w:color w:val="000000"/>
                <w:szCs w:val="20"/>
              </w:rPr>
              <w:t>numeric_columns</w:t>
            </w:r>
            <w:proofErr w:type="spellEnd"/>
            <w:r w:rsidRPr="00C54535">
              <w:rPr>
                <w:rFonts w:ascii="Consolas" w:hAnsi="Consolas" w:cs="Calibri"/>
                <w:color w:val="000000"/>
                <w:szCs w:val="20"/>
              </w:rPr>
              <w:t xml:space="preserve"> = </w:t>
            </w:r>
            <w:proofErr w:type="spellStart"/>
            <w:r w:rsidRPr="00C54535">
              <w:rPr>
                <w:rFonts w:ascii="Consolas" w:hAnsi="Consolas" w:cs="Calibri"/>
                <w:color w:val="000000"/>
                <w:szCs w:val="20"/>
              </w:rPr>
              <w:t>loan_data.select_dtypes</w:t>
            </w:r>
            <w:proofErr w:type="spellEnd"/>
            <w:r w:rsidRPr="00C54535">
              <w:rPr>
                <w:rFonts w:ascii="Consolas" w:hAnsi="Consolas" w:cs="Calibri"/>
                <w:color w:val="000000"/>
                <w:szCs w:val="20"/>
              </w:rPr>
              <w:t>(include=[</w:t>
            </w:r>
            <w:proofErr w:type="spellStart"/>
            <w:r w:rsidRPr="00C54535">
              <w:rPr>
                <w:rFonts w:ascii="Consolas" w:hAnsi="Consolas" w:cs="Calibri"/>
                <w:color w:val="000000"/>
                <w:szCs w:val="20"/>
              </w:rPr>
              <w:t>np.number</w:t>
            </w:r>
            <w:proofErr w:type="spellEnd"/>
            <w:r w:rsidRPr="00C54535">
              <w:rPr>
                <w:rFonts w:ascii="Consolas" w:hAnsi="Consolas" w:cs="Calibri"/>
                <w:color w:val="000000"/>
                <w:szCs w:val="20"/>
              </w:rPr>
              <w:t>]).columns</w:t>
            </w:r>
          </w:p>
        </w:tc>
      </w:tr>
      <w:tr w:rsidR="00C8129E" w:rsidRPr="007E7B93" w14:paraId="2C98FD10"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4FCFB17B" w14:textId="77777777" w:rsidR="00C8129E" w:rsidRPr="007E7B93"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6DD8AE06" w14:textId="77777777" w:rsidR="00C8129E" w:rsidRPr="00C54535" w:rsidRDefault="00C8129E" w:rsidP="00A23D18">
            <w:pPr>
              <w:rPr>
                <w:rFonts w:ascii="Consolas" w:hAnsi="Consolas" w:cs="Calibri"/>
                <w:color w:val="000000"/>
                <w:szCs w:val="20"/>
              </w:rPr>
            </w:pPr>
            <w:proofErr w:type="spellStart"/>
            <w:r w:rsidRPr="00C54535">
              <w:rPr>
                <w:rFonts w:ascii="Consolas" w:hAnsi="Consolas" w:cs="Calibri"/>
                <w:color w:val="000000"/>
                <w:szCs w:val="20"/>
              </w:rPr>
              <w:t>numeric_columns</w:t>
            </w:r>
            <w:proofErr w:type="spellEnd"/>
            <w:r w:rsidRPr="00C54535">
              <w:rPr>
                <w:rFonts w:ascii="Consolas" w:hAnsi="Consolas" w:cs="Calibri"/>
                <w:color w:val="000000"/>
                <w:szCs w:val="20"/>
              </w:rPr>
              <w:t xml:space="preserve"> = </w:t>
            </w:r>
            <w:proofErr w:type="spellStart"/>
            <w:r w:rsidRPr="00C54535">
              <w:rPr>
                <w:rFonts w:ascii="Consolas" w:hAnsi="Consolas" w:cs="Calibri"/>
                <w:color w:val="000000"/>
                <w:szCs w:val="20"/>
              </w:rPr>
              <w:t>numeric_columns.append</w:t>
            </w:r>
            <w:proofErr w:type="spellEnd"/>
            <w:r w:rsidRPr="00C54535">
              <w:rPr>
                <w:rFonts w:ascii="Consolas" w:hAnsi="Consolas" w:cs="Calibri"/>
                <w:color w:val="000000"/>
                <w:szCs w:val="20"/>
              </w:rPr>
              <w:t>(</w:t>
            </w:r>
            <w:proofErr w:type="spellStart"/>
            <w:r w:rsidRPr="00C54535">
              <w:rPr>
                <w:rFonts w:ascii="Consolas" w:hAnsi="Consolas" w:cs="Calibri"/>
                <w:color w:val="000000"/>
                <w:szCs w:val="20"/>
              </w:rPr>
              <w:t>pd.Index</w:t>
            </w:r>
            <w:proofErr w:type="spellEnd"/>
            <w:r w:rsidRPr="00C54535">
              <w:rPr>
                <w:rFonts w:ascii="Consolas" w:hAnsi="Consolas" w:cs="Calibri"/>
                <w:color w:val="000000"/>
                <w:szCs w:val="20"/>
              </w:rPr>
              <w:t>([</w:t>
            </w:r>
            <w:r w:rsidRPr="00C54535">
              <w:rPr>
                <w:rFonts w:ascii="Consolas" w:hAnsi="Consolas" w:cs="Calibri"/>
                <w:b/>
                <w:bCs/>
                <w:color w:val="375623"/>
                <w:szCs w:val="20"/>
              </w:rPr>
              <w:t>'bad'</w:t>
            </w:r>
            <w:r w:rsidRPr="00C54535">
              <w:rPr>
                <w:rFonts w:ascii="Consolas" w:hAnsi="Consolas" w:cs="Calibri"/>
                <w:color w:val="000000"/>
                <w:szCs w:val="20"/>
              </w:rPr>
              <w:t xml:space="preserve">])) </w:t>
            </w:r>
            <w:r w:rsidRPr="00C54535">
              <w:rPr>
                <w:rFonts w:ascii="Consolas" w:hAnsi="Consolas" w:cs="Calibri"/>
                <w:b/>
                <w:bCs/>
                <w:color w:val="808080"/>
                <w:szCs w:val="20"/>
              </w:rPr>
              <w:t xml:space="preserve"> # Include the target variable</w:t>
            </w:r>
          </w:p>
        </w:tc>
      </w:tr>
      <w:tr w:rsidR="00C8129E" w:rsidRPr="007E7B93" w14:paraId="5BC8CEA6"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04312369" w14:textId="77777777" w:rsidR="00C8129E" w:rsidRPr="007E7B93"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6C282964" w14:textId="77777777" w:rsidR="00C8129E" w:rsidRPr="00C54535" w:rsidRDefault="00C8129E" w:rsidP="00A23D18">
            <w:pPr>
              <w:rPr>
                <w:rFonts w:ascii="Consolas" w:hAnsi="Consolas" w:cs="Calibri"/>
                <w:color w:val="000000"/>
                <w:szCs w:val="20"/>
              </w:rPr>
            </w:pPr>
            <w:r w:rsidRPr="00C54535">
              <w:rPr>
                <w:rFonts w:ascii="Consolas" w:hAnsi="Consolas" w:cs="Calibri"/>
                <w:color w:val="000000"/>
                <w:szCs w:val="20"/>
              </w:rPr>
              <w:t> </w:t>
            </w:r>
          </w:p>
        </w:tc>
      </w:tr>
      <w:tr w:rsidR="00C8129E" w:rsidRPr="007E7B93" w14:paraId="038B5A0E"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41AC90BE" w14:textId="77777777" w:rsidR="00C8129E" w:rsidRPr="007E7B93"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1439AC15" w14:textId="77777777" w:rsidR="00C8129E" w:rsidRPr="00C54535" w:rsidRDefault="00C8129E" w:rsidP="00A23D18">
            <w:pPr>
              <w:rPr>
                <w:rFonts w:ascii="Consolas" w:hAnsi="Consolas" w:cs="Calibri"/>
                <w:b/>
                <w:bCs/>
                <w:color w:val="808080"/>
                <w:szCs w:val="20"/>
              </w:rPr>
            </w:pPr>
            <w:r w:rsidRPr="00C54535">
              <w:rPr>
                <w:rFonts w:ascii="Consolas" w:hAnsi="Consolas" w:cs="Calibri"/>
                <w:b/>
                <w:bCs/>
                <w:color w:val="808080"/>
                <w:szCs w:val="20"/>
              </w:rPr>
              <w:t># Create a copy of the data set to avoid modifying the original DataFrame</w:t>
            </w:r>
          </w:p>
        </w:tc>
      </w:tr>
      <w:tr w:rsidR="00C8129E" w:rsidRPr="007E7B93" w14:paraId="0550AA84"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140A75F3" w14:textId="77777777" w:rsidR="00C8129E" w:rsidRPr="007E7B93"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705B9ADB" w14:textId="77777777" w:rsidR="00C8129E" w:rsidRPr="00C54535" w:rsidRDefault="00C8129E" w:rsidP="00A23D18">
            <w:pPr>
              <w:rPr>
                <w:rFonts w:ascii="Consolas" w:hAnsi="Consolas" w:cs="Calibri"/>
                <w:color w:val="000000"/>
                <w:szCs w:val="20"/>
              </w:rPr>
            </w:pPr>
            <w:proofErr w:type="spellStart"/>
            <w:r w:rsidRPr="00C54535">
              <w:rPr>
                <w:rFonts w:ascii="Consolas" w:hAnsi="Consolas" w:cs="Calibri"/>
                <w:color w:val="000000"/>
                <w:szCs w:val="20"/>
              </w:rPr>
              <w:t>filtered_data</w:t>
            </w:r>
            <w:proofErr w:type="spellEnd"/>
            <w:r w:rsidRPr="00C54535">
              <w:rPr>
                <w:rFonts w:ascii="Consolas" w:hAnsi="Consolas" w:cs="Calibri"/>
                <w:color w:val="000000"/>
                <w:szCs w:val="20"/>
              </w:rPr>
              <w:t xml:space="preserve"> = </w:t>
            </w:r>
            <w:proofErr w:type="spellStart"/>
            <w:r w:rsidRPr="00C54535">
              <w:rPr>
                <w:rFonts w:ascii="Consolas" w:hAnsi="Consolas" w:cs="Calibri"/>
                <w:color w:val="000000"/>
                <w:szCs w:val="20"/>
              </w:rPr>
              <w:t>loan_data</w:t>
            </w:r>
            <w:proofErr w:type="spellEnd"/>
            <w:r w:rsidRPr="00C54535">
              <w:rPr>
                <w:rFonts w:ascii="Consolas" w:hAnsi="Consolas" w:cs="Calibri"/>
                <w:color w:val="000000"/>
                <w:szCs w:val="20"/>
              </w:rPr>
              <w:t>[</w:t>
            </w:r>
            <w:proofErr w:type="spellStart"/>
            <w:r w:rsidRPr="00C54535">
              <w:rPr>
                <w:rFonts w:ascii="Consolas" w:hAnsi="Consolas" w:cs="Calibri"/>
                <w:color w:val="000000"/>
                <w:szCs w:val="20"/>
              </w:rPr>
              <w:t>numeric_columns</w:t>
            </w:r>
            <w:proofErr w:type="spellEnd"/>
            <w:r w:rsidRPr="00C54535">
              <w:rPr>
                <w:rFonts w:ascii="Consolas" w:hAnsi="Consolas" w:cs="Calibri"/>
                <w:color w:val="000000"/>
                <w:szCs w:val="20"/>
              </w:rPr>
              <w:t>].copy()</w:t>
            </w:r>
          </w:p>
        </w:tc>
      </w:tr>
      <w:tr w:rsidR="00C8129E" w:rsidRPr="007E7B93" w14:paraId="0C81A5DD"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02AA2D40" w14:textId="77777777" w:rsidR="00C8129E" w:rsidRPr="007E7B93"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55969291" w14:textId="77777777" w:rsidR="00C8129E" w:rsidRPr="00C54535" w:rsidRDefault="00C8129E" w:rsidP="00A23D18">
            <w:pPr>
              <w:rPr>
                <w:rFonts w:ascii="Consolas" w:hAnsi="Consolas" w:cs="Calibri"/>
                <w:color w:val="000000"/>
                <w:szCs w:val="20"/>
              </w:rPr>
            </w:pPr>
            <w:r w:rsidRPr="00C54535">
              <w:rPr>
                <w:rFonts w:ascii="Consolas" w:hAnsi="Consolas" w:cs="Calibri"/>
                <w:color w:val="000000"/>
                <w:szCs w:val="20"/>
              </w:rPr>
              <w:t> </w:t>
            </w:r>
          </w:p>
        </w:tc>
      </w:tr>
      <w:tr w:rsidR="00C8129E" w:rsidRPr="007E7B93" w14:paraId="3100247C"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64C4C9F4" w14:textId="77777777" w:rsidR="00C8129E" w:rsidRPr="007E7B93"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6C847818" w14:textId="77777777" w:rsidR="00C8129E" w:rsidRPr="00C54535" w:rsidRDefault="00C8129E" w:rsidP="00A23D18">
            <w:pPr>
              <w:rPr>
                <w:rFonts w:ascii="Consolas" w:hAnsi="Consolas" w:cs="Calibri"/>
                <w:b/>
                <w:bCs/>
                <w:color w:val="808080"/>
                <w:szCs w:val="20"/>
              </w:rPr>
            </w:pPr>
            <w:r w:rsidRPr="00C54535">
              <w:rPr>
                <w:rFonts w:ascii="Consolas" w:hAnsi="Consolas" w:cs="Calibri"/>
                <w:b/>
                <w:bCs/>
                <w:color w:val="808080"/>
                <w:szCs w:val="20"/>
              </w:rPr>
              <w:t># Remove rows with missing values</w:t>
            </w:r>
          </w:p>
        </w:tc>
      </w:tr>
      <w:tr w:rsidR="00C8129E" w:rsidRPr="007E7B93" w14:paraId="1EB4F871"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6D8474F2" w14:textId="77777777" w:rsidR="00C8129E" w:rsidRPr="007E7B93"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0D876832" w14:textId="77777777" w:rsidR="00C8129E" w:rsidRPr="00C54535" w:rsidRDefault="00C8129E" w:rsidP="00A23D18">
            <w:pPr>
              <w:rPr>
                <w:rFonts w:ascii="Consolas" w:hAnsi="Consolas" w:cs="Calibri"/>
                <w:color w:val="000000"/>
                <w:szCs w:val="20"/>
              </w:rPr>
            </w:pPr>
            <w:proofErr w:type="spellStart"/>
            <w:r w:rsidRPr="00C54535">
              <w:rPr>
                <w:rFonts w:ascii="Consolas" w:hAnsi="Consolas" w:cs="Calibri"/>
                <w:color w:val="000000"/>
                <w:szCs w:val="20"/>
              </w:rPr>
              <w:t>filtered_data.dropna</w:t>
            </w:r>
            <w:proofErr w:type="spellEnd"/>
            <w:r w:rsidRPr="00C54535">
              <w:rPr>
                <w:rFonts w:ascii="Consolas" w:hAnsi="Consolas" w:cs="Calibri"/>
                <w:color w:val="000000"/>
                <w:szCs w:val="20"/>
              </w:rPr>
              <w:t>(</w:t>
            </w:r>
            <w:proofErr w:type="spellStart"/>
            <w:r w:rsidRPr="00C54535">
              <w:rPr>
                <w:rFonts w:ascii="Consolas" w:hAnsi="Consolas" w:cs="Calibri"/>
                <w:color w:val="000000"/>
                <w:szCs w:val="20"/>
              </w:rPr>
              <w:t>inplace</w:t>
            </w:r>
            <w:proofErr w:type="spellEnd"/>
            <w:r w:rsidRPr="00C54535">
              <w:rPr>
                <w:rFonts w:ascii="Consolas" w:hAnsi="Consolas" w:cs="Calibri"/>
                <w:color w:val="000000"/>
                <w:szCs w:val="20"/>
              </w:rPr>
              <w:t>=True)</w:t>
            </w:r>
          </w:p>
        </w:tc>
      </w:tr>
      <w:tr w:rsidR="00C8129E" w:rsidRPr="007E7B93" w14:paraId="10253890"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1FABDC52" w14:textId="77777777" w:rsidR="00C8129E" w:rsidRPr="007E7B93"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1F300464" w14:textId="77777777" w:rsidR="00C8129E" w:rsidRPr="00C54535" w:rsidRDefault="00C8129E" w:rsidP="00A23D18">
            <w:pPr>
              <w:rPr>
                <w:rFonts w:ascii="Consolas" w:hAnsi="Consolas" w:cs="Calibri"/>
                <w:color w:val="000000"/>
                <w:szCs w:val="20"/>
              </w:rPr>
            </w:pPr>
            <w:r w:rsidRPr="00C54535">
              <w:rPr>
                <w:rFonts w:ascii="Consolas" w:hAnsi="Consolas" w:cs="Calibri"/>
                <w:color w:val="000000"/>
                <w:szCs w:val="20"/>
              </w:rPr>
              <w:t> </w:t>
            </w:r>
          </w:p>
        </w:tc>
      </w:tr>
      <w:tr w:rsidR="00C8129E" w:rsidRPr="007E7B93" w14:paraId="673CA6F0"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7EF7A3AE" w14:textId="77777777" w:rsidR="00C8129E" w:rsidRPr="007E7B93"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7D4F5354" w14:textId="77777777" w:rsidR="00C8129E" w:rsidRPr="00C54535" w:rsidRDefault="00C8129E" w:rsidP="00A23D18">
            <w:pPr>
              <w:rPr>
                <w:rFonts w:ascii="Consolas" w:hAnsi="Consolas" w:cs="Calibri"/>
                <w:b/>
                <w:bCs/>
                <w:color w:val="808080"/>
                <w:szCs w:val="20"/>
              </w:rPr>
            </w:pPr>
            <w:r w:rsidRPr="00C54535">
              <w:rPr>
                <w:rFonts w:ascii="Consolas" w:hAnsi="Consolas" w:cs="Calibri"/>
                <w:b/>
                <w:bCs/>
                <w:color w:val="808080"/>
                <w:szCs w:val="20"/>
              </w:rPr>
              <w:t># Separate the features (X) and target variable (y)</w:t>
            </w:r>
          </w:p>
        </w:tc>
      </w:tr>
      <w:tr w:rsidR="00C8129E" w:rsidRPr="007E7B93" w14:paraId="50E3DC71"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1CDD34E8" w14:textId="77777777" w:rsidR="00C8129E" w:rsidRPr="007E7B93"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6D437B73" w14:textId="77777777" w:rsidR="00C8129E" w:rsidRPr="00C54535" w:rsidRDefault="00C8129E" w:rsidP="00A23D18">
            <w:pPr>
              <w:rPr>
                <w:rFonts w:ascii="Consolas" w:hAnsi="Consolas" w:cs="Calibri"/>
                <w:color w:val="000000"/>
                <w:szCs w:val="20"/>
              </w:rPr>
            </w:pPr>
            <w:r w:rsidRPr="00C54535">
              <w:rPr>
                <w:rFonts w:ascii="Consolas" w:hAnsi="Consolas" w:cs="Calibri"/>
                <w:color w:val="000000"/>
                <w:szCs w:val="20"/>
              </w:rPr>
              <w:t xml:space="preserve">X = </w:t>
            </w:r>
            <w:proofErr w:type="spellStart"/>
            <w:r w:rsidRPr="00C54535">
              <w:rPr>
                <w:rFonts w:ascii="Consolas" w:hAnsi="Consolas" w:cs="Calibri"/>
                <w:color w:val="000000"/>
                <w:szCs w:val="20"/>
              </w:rPr>
              <w:t>filtered_data.drop</w:t>
            </w:r>
            <w:proofErr w:type="spellEnd"/>
            <w:r w:rsidRPr="00C54535">
              <w:rPr>
                <w:rFonts w:ascii="Consolas" w:hAnsi="Consolas" w:cs="Calibri"/>
                <w:color w:val="000000"/>
                <w:szCs w:val="20"/>
              </w:rPr>
              <w:t>(</w:t>
            </w:r>
            <w:r w:rsidRPr="00C54535">
              <w:rPr>
                <w:rFonts w:ascii="Consolas" w:hAnsi="Consolas" w:cs="Calibri"/>
                <w:b/>
                <w:bCs/>
                <w:color w:val="375623"/>
                <w:szCs w:val="20"/>
              </w:rPr>
              <w:t>'bad</w:t>
            </w:r>
            <w:r w:rsidRPr="00C54535">
              <w:rPr>
                <w:rFonts w:ascii="Consolas" w:hAnsi="Consolas" w:cs="Calibri"/>
                <w:color w:val="000000"/>
                <w:szCs w:val="20"/>
              </w:rPr>
              <w:t>', axis=1)</w:t>
            </w:r>
          </w:p>
        </w:tc>
      </w:tr>
      <w:tr w:rsidR="00C8129E" w:rsidRPr="007E7B93" w14:paraId="59878D0E"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508CCA05" w14:textId="77777777" w:rsidR="00C8129E" w:rsidRPr="007E7B93"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442EFC08" w14:textId="77777777" w:rsidR="00C8129E" w:rsidRPr="00C54535" w:rsidRDefault="00C8129E" w:rsidP="00A23D18">
            <w:pPr>
              <w:rPr>
                <w:rFonts w:ascii="Consolas" w:hAnsi="Consolas" w:cs="Calibri"/>
                <w:color w:val="000000"/>
                <w:szCs w:val="20"/>
              </w:rPr>
            </w:pPr>
            <w:r w:rsidRPr="00C54535">
              <w:rPr>
                <w:rFonts w:ascii="Consolas" w:hAnsi="Consolas" w:cs="Calibri"/>
                <w:color w:val="000000"/>
                <w:szCs w:val="20"/>
              </w:rPr>
              <w:t xml:space="preserve">y = </w:t>
            </w:r>
            <w:proofErr w:type="spellStart"/>
            <w:r w:rsidRPr="00C54535">
              <w:rPr>
                <w:rFonts w:ascii="Consolas" w:hAnsi="Consolas" w:cs="Calibri"/>
                <w:color w:val="000000"/>
                <w:szCs w:val="20"/>
              </w:rPr>
              <w:t>filtered_data</w:t>
            </w:r>
            <w:proofErr w:type="spellEnd"/>
            <w:r w:rsidRPr="00C54535">
              <w:rPr>
                <w:rFonts w:ascii="Consolas" w:hAnsi="Consolas" w:cs="Calibri"/>
                <w:color w:val="000000"/>
                <w:szCs w:val="20"/>
              </w:rPr>
              <w:t>[</w:t>
            </w:r>
            <w:r w:rsidRPr="00C54535">
              <w:rPr>
                <w:rFonts w:ascii="Consolas" w:hAnsi="Consolas" w:cs="Calibri"/>
                <w:b/>
                <w:bCs/>
                <w:color w:val="375623"/>
                <w:szCs w:val="20"/>
              </w:rPr>
              <w:t>'bad</w:t>
            </w:r>
            <w:r w:rsidRPr="00C54535">
              <w:rPr>
                <w:rFonts w:ascii="Consolas" w:hAnsi="Consolas" w:cs="Calibri"/>
                <w:color w:val="000000"/>
                <w:szCs w:val="20"/>
              </w:rPr>
              <w:t>']</w:t>
            </w:r>
          </w:p>
        </w:tc>
      </w:tr>
      <w:tr w:rsidR="00C8129E" w:rsidRPr="007E7B93" w14:paraId="5C148FB3"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403B3D3C" w14:textId="77777777" w:rsidR="00C8129E" w:rsidRPr="007E7B93"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3BA8F6E5" w14:textId="77777777" w:rsidR="00C8129E" w:rsidRPr="00C54535" w:rsidRDefault="00C8129E" w:rsidP="00A23D18">
            <w:pPr>
              <w:rPr>
                <w:rFonts w:ascii="Consolas" w:hAnsi="Consolas" w:cs="Calibri"/>
                <w:color w:val="000000"/>
                <w:szCs w:val="20"/>
              </w:rPr>
            </w:pPr>
            <w:r w:rsidRPr="00C54535">
              <w:rPr>
                <w:rFonts w:ascii="Consolas" w:hAnsi="Consolas" w:cs="Calibri"/>
                <w:color w:val="000000"/>
                <w:szCs w:val="20"/>
              </w:rPr>
              <w:t> </w:t>
            </w:r>
          </w:p>
        </w:tc>
      </w:tr>
      <w:tr w:rsidR="00C8129E" w:rsidRPr="007E7B93" w14:paraId="24C20ACE"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1BD99E12" w14:textId="77777777" w:rsidR="00C8129E" w:rsidRPr="007E7B93"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0691DC6E" w14:textId="77777777" w:rsidR="00C8129E" w:rsidRPr="00C54535" w:rsidRDefault="00C8129E" w:rsidP="00A23D18">
            <w:pPr>
              <w:rPr>
                <w:rFonts w:ascii="Consolas" w:hAnsi="Consolas" w:cs="Calibri"/>
                <w:b/>
                <w:bCs/>
                <w:color w:val="808080"/>
                <w:szCs w:val="20"/>
              </w:rPr>
            </w:pPr>
            <w:r w:rsidRPr="00C54535">
              <w:rPr>
                <w:rFonts w:ascii="Consolas" w:hAnsi="Consolas" w:cs="Calibri"/>
                <w:b/>
                <w:bCs/>
                <w:color w:val="808080"/>
                <w:szCs w:val="20"/>
              </w:rPr>
              <w:t># Create the Random Forest classification model</w:t>
            </w:r>
          </w:p>
        </w:tc>
      </w:tr>
      <w:tr w:rsidR="00C8129E" w:rsidRPr="007E7B93" w14:paraId="3489B7C6"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43254612" w14:textId="77777777" w:rsidR="00C8129E" w:rsidRPr="007E7B93"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07FDF416" w14:textId="77777777" w:rsidR="00C8129E" w:rsidRPr="00C54535" w:rsidRDefault="00C8129E" w:rsidP="00A23D18">
            <w:pPr>
              <w:rPr>
                <w:rFonts w:ascii="Consolas" w:hAnsi="Consolas" w:cs="Calibri"/>
                <w:color w:val="000000"/>
                <w:szCs w:val="20"/>
              </w:rPr>
            </w:pPr>
            <w:r w:rsidRPr="00C54535">
              <w:rPr>
                <w:rFonts w:ascii="Consolas" w:hAnsi="Consolas" w:cs="Calibri"/>
                <w:color w:val="000000"/>
                <w:szCs w:val="20"/>
              </w:rPr>
              <w:t xml:space="preserve">model = </w:t>
            </w:r>
            <w:proofErr w:type="spellStart"/>
            <w:r w:rsidRPr="00C54535">
              <w:rPr>
                <w:rFonts w:ascii="Consolas" w:hAnsi="Consolas" w:cs="Calibri"/>
                <w:color w:val="000000"/>
                <w:szCs w:val="20"/>
              </w:rPr>
              <w:t>RandomForestClassifier</w:t>
            </w:r>
            <w:proofErr w:type="spellEnd"/>
            <w:r w:rsidRPr="00C54535">
              <w:rPr>
                <w:rFonts w:ascii="Consolas" w:hAnsi="Consolas" w:cs="Calibri"/>
                <w:color w:val="000000"/>
                <w:szCs w:val="20"/>
              </w:rPr>
              <w:t>()</w:t>
            </w:r>
          </w:p>
        </w:tc>
      </w:tr>
      <w:tr w:rsidR="00C8129E" w:rsidRPr="007E7B93" w14:paraId="3E4413E5"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225C0138" w14:textId="77777777" w:rsidR="00C8129E" w:rsidRPr="007E7B93"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3EA79676" w14:textId="77777777" w:rsidR="00C8129E" w:rsidRPr="00C54535" w:rsidRDefault="00C8129E" w:rsidP="00A23D18">
            <w:pPr>
              <w:rPr>
                <w:rFonts w:ascii="Consolas" w:hAnsi="Consolas" w:cs="Calibri"/>
                <w:color w:val="000000"/>
                <w:szCs w:val="20"/>
              </w:rPr>
            </w:pPr>
            <w:r w:rsidRPr="00C54535">
              <w:rPr>
                <w:rFonts w:ascii="Consolas" w:hAnsi="Consolas" w:cs="Calibri"/>
                <w:color w:val="000000"/>
                <w:szCs w:val="20"/>
              </w:rPr>
              <w:t> </w:t>
            </w:r>
          </w:p>
        </w:tc>
      </w:tr>
      <w:tr w:rsidR="00C8129E" w:rsidRPr="007E7B93" w14:paraId="7A64E8D2"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54BC08AA" w14:textId="77777777" w:rsidR="00C8129E" w:rsidRPr="007E7B93"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4CA53EBE" w14:textId="77777777" w:rsidR="00C8129E" w:rsidRPr="00C54535" w:rsidRDefault="00C8129E" w:rsidP="00A23D18">
            <w:pPr>
              <w:rPr>
                <w:rFonts w:ascii="Consolas" w:hAnsi="Consolas" w:cs="Calibri"/>
                <w:b/>
                <w:bCs/>
                <w:color w:val="808080"/>
                <w:szCs w:val="20"/>
              </w:rPr>
            </w:pPr>
            <w:r w:rsidRPr="00C54535">
              <w:rPr>
                <w:rFonts w:ascii="Consolas" w:hAnsi="Consolas" w:cs="Calibri"/>
                <w:b/>
                <w:bCs/>
                <w:color w:val="808080"/>
                <w:szCs w:val="20"/>
              </w:rPr>
              <w:t># Perform feature selection using embedded methods (Random Forest)</w:t>
            </w:r>
          </w:p>
        </w:tc>
      </w:tr>
      <w:tr w:rsidR="00C8129E" w:rsidRPr="007E7B93" w14:paraId="5C3ABAFA"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0C44AC6A" w14:textId="77777777" w:rsidR="00C8129E" w:rsidRPr="007E7B93"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4197162E" w14:textId="77777777" w:rsidR="00C8129E" w:rsidRPr="00C54535" w:rsidRDefault="00C8129E" w:rsidP="00A23D18">
            <w:pPr>
              <w:rPr>
                <w:rFonts w:ascii="Consolas" w:hAnsi="Consolas" w:cs="Calibri"/>
                <w:color w:val="000000"/>
                <w:szCs w:val="20"/>
              </w:rPr>
            </w:pPr>
            <w:r w:rsidRPr="00C54535">
              <w:rPr>
                <w:rFonts w:ascii="Consolas" w:hAnsi="Consolas" w:cs="Calibri"/>
                <w:color w:val="000000"/>
                <w:szCs w:val="20"/>
              </w:rPr>
              <w:t xml:space="preserve">selector = </w:t>
            </w:r>
            <w:proofErr w:type="spellStart"/>
            <w:r w:rsidRPr="00C54535">
              <w:rPr>
                <w:rFonts w:ascii="Consolas" w:hAnsi="Consolas" w:cs="Calibri"/>
                <w:color w:val="000000"/>
                <w:szCs w:val="20"/>
              </w:rPr>
              <w:t>SelectFromModel</w:t>
            </w:r>
            <w:proofErr w:type="spellEnd"/>
            <w:r w:rsidRPr="00C54535">
              <w:rPr>
                <w:rFonts w:ascii="Consolas" w:hAnsi="Consolas" w:cs="Calibri"/>
                <w:color w:val="000000"/>
                <w:szCs w:val="20"/>
              </w:rPr>
              <w:t>(model)</w:t>
            </w:r>
          </w:p>
        </w:tc>
      </w:tr>
      <w:tr w:rsidR="00C8129E" w:rsidRPr="007E7B93" w14:paraId="45957E19"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5423E19C" w14:textId="77777777" w:rsidR="00C8129E" w:rsidRPr="007E7B93"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7F9300E0" w14:textId="77777777" w:rsidR="00C8129E" w:rsidRPr="00C54535" w:rsidRDefault="00C8129E" w:rsidP="00A23D18">
            <w:pPr>
              <w:rPr>
                <w:rFonts w:ascii="Consolas" w:hAnsi="Consolas" w:cs="Calibri"/>
                <w:color w:val="000000"/>
                <w:szCs w:val="20"/>
              </w:rPr>
            </w:pPr>
            <w:proofErr w:type="spellStart"/>
            <w:r w:rsidRPr="00C54535">
              <w:rPr>
                <w:rFonts w:ascii="Consolas" w:hAnsi="Consolas" w:cs="Calibri"/>
                <w:color w:val="000000"/>
                <w:szCs w:val="20"/>
              </w:rPr>
              <w:t>selector.fit</w:t>
            </w:r>
            <w:proofErr w:type="spellEnd"/>
            <w:r w:rsidRPr="00C54535">
              <w:rPr>
                <w:rFonts w:ascii="Consolas" w:hAnsi="Consolas" w:cs="Calibri"/>
                <w:color w:val="000000"/>
                <w:szCs w:val="20"/>
              </w:rPr>
              <w:t>(X, y)</w:t>
            </w:r>
          </w:p>
        </w:tc>
      </w:tr>
      <w:tr w:rsidR="00C8129E" w:rsidRPr="007E7B93" w14:paraId="0D95A8AA"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13134E24" w14:textId="77777777" w:rsidR="00C8129E" w:rsidRPr="007E7B93"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66A97260" w14:textId="77777777" w:rsidR="00C8129E" w:rsidRPr="00C54535" w:rsidRDefault="00C8129E" w:rsidP="00A23D18">
            <w:pPr>
              <w:rPr>
                <w:rFonts w:ascii="Consolas" w:hAnsi="Consolas" w:cs="Calibri"/>
                <w:color w:val="000000"/>
                <w:szCs w:val="20"/>
              </w:rPr>
            </w:pPr>
            <w:r w:rsidRPr="00C54535">
              <w:rPr>
                <w:rFonts w:ascii="Consolas" w:hAnsi="Consolas" w:cs="Calibri"/>
                <w:color w:val="000000"/>
                <w:szCs w:val="20"/>
              </w:rPr>
              <w:t> </w:t>
            </w:r>
          </w:p>
        </w:tc>
      </w:tr>
      <w:tr w:rsidR="00C8129E" w:rsidRPr="007E7B93" w14:paraId="56ED9A72"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417448CA" w14:textId="77777777" w:rsidR="00C8129E" w:rsidRPr="007E7B93"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25194EB7" w14:textId="77777777" w:rsidR="00C8129E" w:rsidRPr="00C54535" w:rsidRDefault="00C8129E" w:rsidP="00A23D18">
            <w:pPr>
              <w:rPr>
                <w:rFonts w:ascii="Consolas" w:hAnsi="Consolas" w:cs="Calibri"/>
                <w:b/>
                <w:bCs/>
                <w:color w:val="808080"/>
                <w:szCs w:val="20"/>
              </w:rPr>
            </w:pPr>
            <w:r w:rsidRPr="00C54535">
              <w:rPr>
                <w:rFonts w:ascii="Consolas" w:hAnsi="Consolas" w:cs="Calibri"/>
                <w:b/>
                <w:bCs/>
                <w:color w:val="808080"/>
                <w:szCs w:val="20"/>
              </w:rPr>
              <w:t># Get the selected features</w:t>
            </w:r>
          </w:p>
        </w:tc>
      </w:tr>
      <w:tr w:rsidR="00C8129E" w:rsidRPr="007E7B93" w14:paraId="08138423"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744AEAB1" w14:textId="77777777" w:rsidR="00C8129E" w:rsidRPr="007E7B93"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791A7BFD" w14:textId="77777777" w:rsidR="00C8129E" w:rsidRPr="00C54535" w:rsidRDefault="00C8129E" w:rsidP="00A23D18">
            <w:pPr>
              <w:rPr>
                <w:rFonts w:ascii="Consolas" w:hAnsi="Consolas" w:cs="Calibri"/>
                <w:color w:val="000000"/>
                <w:szCs w:val="20"/>
              </w:rPr>
            </w:pPr>
            <w:proofErr w:type="spellStart"/>
            <w:r w:rsidRPr="00C54535">
              <w:rPr>
                <w:rFonts w:ascii="Consolas" w:hAnsi="Consolas" w:cs="Calibri"/>
                <w:color w:val="000000"/>
                <w:szCs w:val="20"/>
              </w:rPr>
              <w:t>selected_features</w:t>
            </w:r>
            <w:proofErr w:type="spellEnd"/>
            <w:r w:rsidRPr="00C54535">
              <w:rPr>
                <w:rFonts w:ascii="Consolas" w:hAnsi="Consolas" w:cs="Calibri"/>
                <w:color w:val="000000"/>
                <w:szCs w:val="20"/>
              </w:rPr>
              <w:t xml:space="preserve"> = </w:t>
            </w:r>
            <w:proofErr w:type="spellStart"/>
            <w:r w:rsidRPr="00C54535">
              <w:rPr>
                <w:rFonts w:ascii="Consolas" w:hAnsi="Consolas" w:cs="Calibri"/>
                <w:color w:val="000000"/>
                <w:szCs w:val="20"/>
              </w:rPr>
              <w:t>X.columns</w:t>
            </w:r>
            <w:proofErr w:type="spellEnd"/>
            <w:r w:rsidRPr="00C54535">
              <w:rPr>
                <w:rFonts w:ascii="Consolas" w:hAnsi="Consolas" w:cs="Calibri"/>
                <w:color w:val="000000"/>
                <w:szCs w:val="20"/>
              </w:rPr>
              <w:t>[</w:t>
            </w:r>
            <w:proofErr w:type="spellStart"/>
            <w:r w:rsidRPr="00C54535">
              <w:rPr>
                <w:rFonts w:ascii="Consolas" w:hAnsi="Consolas" w:cs="Calibri"/>
                <w:color w:val="000000"/>
                <w:szCs w:val="20"/>
              </w:rPr>
              <w:t>selector.get_support</w:t>
            </w:r>
            <w:proofErr w:type="spellEnd"/>
            <w:r w:rsidRPr="00C54535">
              <w:rPr>
                <w:rFonts w:ascii="Consolas" w:hAnsi="Consolas" w:cs="Calibri"/>
                <w:color w:val="000000"/>
                <w:szCs w:val="20"/>
              </w:rPr>
              <w:t>()]</w:t>
            </w:r>
          </w:p>
        </w:tc>
      </w:tr>
      <w:tr w:rsidR="00C8129E" w:rsidRPr="007E7B93" w14:paraId="2FE3926F" w14:textId="77777777" w:rsidTr="00A23D18">
        <w:trPr>
          <w:trHeight w:val="300"/>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6FC0E37E" w14:textId="77777777" w:rsidR="00C8129E" w:rsidRPr="007E7B93" w:rsidRDefault="00C8129E" w:rsidP="00A23D18">
            <w:pPr>
              <w:rPr>
                <w:rFonts w:ascii="Calibri" w:hAnsi="Calibri" w:cs="Calibri"/>
                <w:b/>
                <w:bCs/>
                <w:color w:val="FFFFFF"/>
                <w:szCs w:val="20"/>
              </w:rPr>
            </w:pPr>
          </w:p>
        </w:tc>
        <w:tc>
          <w:tcPr>
            <w:tcW w:w="4109" w:type="pct"/>
            <w:tcBorders>
              <w:top w:val="nil"/>
              <w:left w:val="nil"/>
              <w:bottom w:val="single" w:sz="8" w:space="0" w:color="auto"/>
              <w:right w:val="single" w:sz="8" w:space="0" w:color="auto"/>
            </w:tcBorders>
            <w:shd w:val="clear" w:color="auto" w:fill="auto"/>
            <w:noWrap/>
            <w:vAlign w:val="bottom"/>
            <w:hideMark/>
          </w:tcPr>
          <w:p w14:paraId="55E43C21" w14:textId="77777777" w:rsidR="00C8129E" w:rsidRPr="00C54535" w:rsidRDefault="00C8129E" w:rsidP="00A23D18">
            <w:pPr>
              <w:rPr>
                <w:rFonts w:ascii="Consolas" w:hAnsi="Consolas" w:cs="Calibri"/>
                <w:color w:val="000000"/>
                <w:szCs w:val="20"/>
              </w:rPr>
            </w:pPr>
            <w:r w:rsidRPr="00C54535">
              <w:rPr>
                <w:rFonts w:ascii="Consolas" w:hAnsi="Consolas" w:cs="Calibri"/>
                <w:color w:val="000000"/>
                <w:szCs w:val="20"/>
              </w:rPr>
              <w:t>print(</w:t>
            </w:r>
            <w:proofErr w:type="spellStart"/>
            <w:r w:rsidRPr="00C54535">
              <w:rPr>
                <w:rFonts w:ascii="Consolas" w:hAnsi="Consolas" w:cs="Calibri"/>
                <w:color w:val="000000"/>
                <w:szCs w:val="20"/>
              </w:rPr>
              <w:t>selected_features</w:t>
            </w:r>
            <w:proofErr w:type="spellEnd"/>
            <w:r w:rsidRPr="00C54535">
              <w:rPr>
                <w:rFonts w:ascii="Consolas" w:hAnsi="Consolas" w:cs="Calibri"/>
                <w:color w:val="000000"/>
                <w:szCs w:val="20"/>
              </w:rPr>
              <w:t>)</w:t>
            </w:r>
          </w:p>
        </w:tc>
      </w:tr>
      <w:tr w:rsidR="00C8129E" w:rsidRPr="007E7B93" w14:paraId="3A824424" w14:textId="77777777" w:rsidTr="00A23D18">
        <w:trPr>
          <w:trHeight w:val="300"/>
        </w:trPr>
        <w:tc>
          <w:tcPr>
            <w:tcW w:w="891" w:type="pct"/>
            <w:tcBorders>
              <w:top w:val="nil"/>
              <w:left w:val="nil"/>
              <w:bottom w:val="nil"/>
              <w:right w:val="nil"/>
            </w:tcBorders>
            <w:shd w:val="clear" w:color="auto" w:fill="auto"/>
            <w:noWrap/>
            <w:vAlign w:val="center"/>
            <w:hideMark/>
          </w:tcPr>
          <w:p w14:paraId="48757B00" w14:textId="77777777" w:rsidR="00C8129E" w:rsidRPr="007E7B93" w:rsidRDefault="00C8129E" w:rsidP="00A23D18">
            <w:pPr>
              <w:rPr>
                <w:rFonts w:ascii="Calibri" w:hAnsi="Calibri" w:cs="Calibri"/>
                <w:color w:val="000000"/>
                <w:szCs w:val="20"/>
              </w:rPr>
            </w:pPr>
          </w:p>
        </w:tc>
        <w:tc>
          <w:tcPr>
            <w:tcW w:w="4109" w:type="pct"/>
            <w:tcBorders>
              <w:top w:val="nil"/>
              <w:left w:val="nil"/>
              <w:bottom w:val="nil"/>
              <w:right w:val="nil"/>
            </w:tcBorders>
            <w:shd w:val="clear" w:color="auto" w:fill="auto"/>
            <w:noWrap/>
            <w:vAlign w:val="bottom"/>
            <w:hideMark/>
          </w:tcPr>
          <w:p w14:paraId="5DFC7E33" w14:textId="77777777" w:rsidR="00C8129E" w:rsidRPr="00C54535" w:rsidRDefault="00C8129E" w:rsidP="00A23D18">
            <w:pPr>
              <w:rPr>
                <w:rFonts w:ascii="Consolas" w:hAnsi="Consolas"/>
                <w:szCs w:val="20"/>
              </w:rPr>
            </w:pPr>
          </w:p>
        </w:tc>
      </w:tr>
      <w:tr w:rsidR="00C8129E" w:rsidRPr="007E7B93" w14:paraId="77B710D3" w14:textId="77777777" w:rsidTr="00A23D18">
        <w:trPr>
          <w:trHeight w:val="288"/>
        </w:trPr>
        <w:tc>
          <w:tcPr>
            <w:tcW w:w="891" w:type="pct"/>
            <w:vMerge w:val="restart"/>
            <w:tcBorders>
              <w:top w:val="single" w:sz="8" w:space="0" w:color="auto"/>
              <w:left w:val="single" w:sz="8" w:space="0" w:color="auto"/>
              <w:bottom w:val="single" w:sz="8" w:space="0" w:color="000000"/>
              <w:right w:val="single" w:sz="8" w:space="0" w:color="auto"/>
            </w:tcBorders>
            <w:shd w:val="clear" w:color="000000" w:fill="00B0F0"/>
            <w:noWrap/>
            <w:vAlign w:val="center"/>
            <w:hideMark/>
          </w:tcPr>
          <w:p w14:paraId="327CFC36" w14:textId="77777777" w:rsidR="00C8129E" w:rsidRPr="007E7B93" w:rsidRDefault="00C8129E" w:rsidP="00A23D18">
            <w:pPr>
              <w:jc w:val="center"/>
              <w:rPr>
                <w:rFonts w:ascii="Calibri" w:hAnsi="Calibri" w:cs="Calibri"/>
                <w:b/>
                <w:bCs/>
                <w:color w:val="FFFFFF"/>
                <w:szCs w:val="20"/>
              </w:rPr>
            </w:pPr>
            <w:r w:rsidRPr="007E7B93">
              <w:rPr>
                <w:rFonts w:ascii="Calibri" w:hAnsi="Calibri" w:cs="Calibri"/>
                <w:b/>
                <w:bCs/>
                <w:color w:val="FFFFFF"/>
                <w:szCs w:val="20"/>
              </w:rPr>
              <w:t>SAS Programming</w:t>
            </w:r>
          </w:p>
        </w:tc>
        <w:tc>
          <w:tcPr>
            <w:tcW w:w="4109" w:type="pct"/>
            <w:tcBorders>
              <w:top w:val="single" w:sz="8" w:space="0" w:color="auto"/>
              <w:left w:val="nil"/>
              <w:bottom w:val="nil"/>
              <w:right w:val="single" w:sz="8" w:space="0" w:color="auto"/>
            </w:tcBorders>
            <w:shd w:val="clear" w:color="auto" w:fill="auto"/>
            <w:vAlign w:val="center"/>
            <w:hideMark/>
          </w:tcPr>
          <w:p w14:paraId="7FE46301" w14:textId="77777777" w:rsidR="00C8129E" w:rsidRPr="00C54535" w:rsidRDefault="00C8129E" w:rsidP="00A23D18">
            <w:pPr>
              <w:rPr>
                <w:rFonts w:ascii="Consolas" w:hAnsi="Consolas" w:cs="Calibri"/>
                <w:b/>
                <w:bCs/>
                <w:color w:val="375623"/>
                <w:szCs w:val="20"/>
              </w:rPr>
            </w:pPr>
            <w:r w:rsidRPr="00C54535">
              <w:rPr>
                <w:rFonts w:ascii="Consolas" w:hAnsi="Consolas" w:cs="Calibri"/>
                <w:b/>
                <w:bCs/>
                <w:color w:val="375623"/>
                <w:szCs w:val="20"/>
              </w:rPr>
              <w:t>/*Create global variable for numeric variables*/</w:t>
            </w:r>
          </w:p>
        </w:tc>
      </w:tr>
      <w:tr w:rsidR="00C8129E" w:rsidRPr="007E7B93" w14:paraId="23F91EBA"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450D6B68" w14:textId="77777777" w:rsidR="00C8129E" w:rsidRPr="007E7B93"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center"/>
            <w:hideMark/>
          </w:tcPr>
          <w:p w14:paraId="2EDE5F41" w14:textId="77777777" w:rsidR="00C8129E" w:rsidRPr="00C54535" w:rsidRDefault="00C8129E" w:rsidP="00A23D18">
            <w:pPr>
              <w:rPr>
                <w:rFonts w:ascii="Consolas" w:hAnsi="Consolas" w:cs="Calibri"/>
                <w:color w:val="000000"/>
                <w:szCs w:val="20"/>
              </w:rPr>
            </w:pPr>
            <w:r w:rsidRPr="00C54535">
              <w:rPr>
                <w:rFonts w:ascii="Consolas" w:hAnsi="Consolas" w:cs="Calibri"/>
                <w:b/>
                <w:bCs/>
                <w:color w:val="002060"/>
                <w:szCs w:val="20"/>
              </w:rPr>
              <w:t>PROC CONTENTS</w:t>
            </w:r>
            <w:r w:rsidRPr="00C54535">
              <w:rPr>
                <w:rFonts w:ascii="Consolas" w:hAnsi="Consolas" w:cs="Calibri"/>
                <w:color w:val="000000"/>
                <w:szCs w:val="20"/>
              </w:rPr>
              <w:t xml:space="preserve"> </w:t>
            </w:r>
            <w:r w:rsidRPr="00C54535">
              <w:rPr>
                <w:rFonts w:ascii="Consolas" w:hAnsi="Consolas" w:cs="Calibri"/>
                <w:b/>
                <w:bCs/>
                <w:color w:val="0070C0"/>
                <w:szCs w:val="20"/>
              </w:rPr>
              <w:t>NOPRINT DATA</w:t>
            </w:r>
            <w:r w:rsidRPr="00C54535">
              <w:rPr>
                <w:rFonts w:ascii="Consolas" w:hAnsi="Consolas" w:cs="Calibri"/>
                <w:color w:val="000000"/>
                <w:szCs w:val="20"/>
              </w:rPr>
              <w:t xml:space="preserve"> = </w:t>
            </w:r>
            <w:proofErr w:type="spellStart"/>
            <w:r w:rsidRPr="00C54535">
              <w:rPr>
                <w:rFonts w:ascii="Consolas" w:hAnsi="Consolas" w:cs="Calibri"/>
                <w:color w:val="000000"/>
                <w:szCs w:val="20"/>
              </w:rPr>
              <w:t>loan_data</w:t>
            </w:r>
            <w:proofErr w:type="spellEnd"/>
            <w:r w:rsidRPr="00C54535">
              <w:rPr>
                <w:rFonts w:ascii="Consolas" w:hAnsi="Consolas" w:cs="Calibri"/>
                <w:color w:val="000000"/>
                <w:szCs w:val="20"/>
              </w:rPr>
              <w:t xml:space="preserve"> (</w:t>
            </w:r>
            <w:r w:rsidRPr="00C54535">
              <w:rPr>
                <w:rFonts w:ascii="Consolas" w:hAnsi="Consolas" w:cs="Calibri"/>
                <w:b/>
                <w:bCs/>
                <w:color w:val="0070C0"/>
                <w:szCs w:val="20"/>
              </w:rPr>
              <w:t>KEEP</w:t>
            </w:r>
            <w:r w:rsidRPr="00C54535">
              <w:rPr>
                <w:rFonts w:ascii="Consolas" w:hAnsi="Consolas" w:cs="Calibri"/>
                <w:color w:val="000000"/>
                <w:szCs w:val="20"/>
              </w:rPr>
              <w:t xml:space="preserve"> = _NUMERIC_ </w:t>
            </w:r>
            <w:r w:rsidRPr="00C54535">
              <w:rPr>
                <w:rFonts w:ascii="Consolas" w:hAnsi="Consolas" w:cs="Calibri"/>
                <w:b/>
                <w:bCs/>
                <w:color w:val="0070C0"/>
                <w:szCs w:val="20"/>
              </w:rPr>
              <w:t>DROP</w:t>
            </w:r>
            <w:r w:rsidRPr="00C54535">
              <w:rPr>
                <w:rFonts w:ascii="Consolas" w:hAnsi="Consolas" w:cs="Calibri"/>
                <w:color w:val="000000"/>
                <w:szCs w:val="20"/>
              </w:rPr>
              <w:t xml:space="preserve">=id bad) </w:t>
            </w:r>
          </w:p>
        </w:tc>
      </w:tr>
      <w:tr w:rsidR="00C8129E" w:rsidRPr="007E7B93" w14:paraId="204F3B6D"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271C7E71" w14:textId="77777777" w:rsidR="00C8129E" w:rsidRPr="007E7B93"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center"/>
            <w:hideMark/>
          </w:tcPr>
          <w:p w14:paraId="0B2B89B9" w14:textId="77777777" w:rsidR="00C8129E" w:rsidRPr="00C54535" w:rsidRDefault="00C8129E" w:rsidP="00A23D18">
            <w:pPr>
              <w:rPr>
                <w:rFonts w:ascii="Consolas" w:hAnsi="Consolas" w:cs="Calibri"/>
                <w:color w:val="000000"/>
                <w:szCs w:val="20"/>
              </w:rPr>
            </w:pPr>
            <w:r w:rsidRPr="00C54535">
              <w:rPr>
                <w:rFonts w:ascii="Consolas" w:hAnsi="Consolas" w:cs="Calibri"/>
                <w:b/>
                <w:bCs/>
                <w:color w:val="0070C0"/>
                <w:szCs w:val="20"/>
              </w:rPr>
              <w:t xml:space="preserve">OUT </w:t>
            </w:r>
            <w:r w:rsidRPr="00C54535">
              <w:rPr>
                <w:rFonts w:ascii="Consolas" w:hAnsi="Consolas" w:cs="Calibri"/>
                <w:color w:val="000000"/>
                <w:szCs w:val="20"/>
              </w:rPr>
              <w:t>= var (</w:t>
            </w:r>
            <w:r w:rsidRPr="00C54535">
              <w:rPr>
                <w:rFonts w:ascii="Consolas" w:hAnsi="Consolas" w:cs="Calibri"/>
                <w:b/>
                <w:bCs/>
                <w:color w:val="0070C0"/>
                <w:szCs w:val="20"/>
              </w:rPr>
              <w:t>KEEP</w:t>
            </w:r>
            <w:r w:rsidRPr="00C54535">
              <w:rPr>
                <w:rFonts w:ascii="Consolas" w:hAnsi="Consolas" w:cs="Calibri"/>
                <w:color w:val="000000"/>
                <w:szCs w:val="20"/>
              </w:rPr>
              <w:t xml:space="preserve"> = name); </w:t>
            </w:r>
            <w:r w:rsidRPr="00C54535">
              <w:rPr>
                <w:rFonts w:ascii="Consolas" w:hAnsi="Consolas" w:cs="Calibri"/>
                <w:b/>
                <w:bCs/>
                <w:color w:val="002060"/>
                <w:szCs w:val="20"/>
              </w:rPr>
              <w:t>RUN</w:t>
            </w:r>
            <w:r w:rsidRPr="00C54535">
              <w:rPr>
                <w:rFonts w:ascii="Consolas" w:hAnsi="Consolas" w:cs="Calibri"/>
                <w:color w:val="000000"/>
                <w:szCs w:val="20"/>
              </w:rPr>
              <w:t>;</w:t>
            </w:r>
          </w:p>
        </w:tc>
      </w:tr>
      <w:tr w:rsidR="00C8129E" w:rsidRPr="007E7B93" w14:paraId="2A87A661"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1AA78770" w14:textId="77777777" w:rsidR="00C8129E" w:rsidRPr="007E7B93"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center"/>
            <w:hideMark/>
          </w:tcPr>
          <w:p w14:paraId="28038810" w14:textId="77777777" w:rsidR="00C8129E" w:rsidRPr="00C54535" w:rsidRDefault="00C8129E" w:rsidP="00A23D18">
            <w:pPr>
              <w:rPr>
                <w:rFonts w:ascii="Consolas" w:hAnsi="Consolas" w:cs="Calibri"/>
                <w:color w:val="000000"/>
                <w:szCs w:val="20"/>
              </w:rPr>
            </w:pPr>
            <w:r w:rsidRPr="00C54535">
              <w:rPr>
                <w:rFonts w:ascii="Consolas" w:hAnsi="Consolas" w:cs="Calibri"/>
                <w:b/>
                <w:bCs/>
                <w:color w:val="002060"/>
                <w:szCs w:val="20"/>
              </w:rPr>
              <w:t xml:space="preserve">PROC SQL </w:t>
            </w:r>
            <w:r w:rsidRPr="00C54535">
              <w:rPr>
                <w:rFonts w:ascii="Consolas" w:hAnsi="Consolas" w:cs="Calibri"/>
                <w:b/>
                <w:bCs/>
                <w:color w:val="0070C0"/>
                <w:szCs w:val="20"/>
              </w:rPr>
              <w:t>NOPRINT</w:t>
            </w:r>
            <w:r w:rsidRPr="00C54535">
              <w:rPr>
                <w:rFonts w:ascii="Consolas" w:hAnsi="Consolas" w:cs="Calibri"/>
                <w:color w:val="000000"/>
                <w:szCs w:val="20"/>
              </w:rPr>
              <w:t xml:space="preserve">; </w:t>
            </w:r>
            <w:r w:rsidRPr="00C54535">
              <w:rPr>
                <w:rFonts w:ascii="Consolas" w:hAnsi="Consolas" w:cs="Calibri"/>
                <w:b/>
                <w:bCs/>
                <w:color w:val="0070C0"/>
                <w:szCs w:val="20"/>
              </w:rPr>
              <w:t>SELECT</w:t>
            </w:r>
            <w:r w:rsidRPr="00C54535">
              <w:rPr>
                <w:rFonts w:ascii="Consolas" w:hAnsi="Consolas" w:cs="Calibri"/>
                <w:color w:val="000000"/>
                <w:szCs w:val="20"/>
              </w:rPr>
              <w:t xml:space="preserve"> name </w:t>
            </w:r>
            <w:proofErr w:type="spellStart"/>
            <w:r w:rsidRPr="00C54535">
              <w:rPr>
                <w:rFonts w:ascii="Consolas" w:hAnsi="Consolas" w:cs="Calibri"/>
                <w:b/>
                <w:bCs/>
                <w:color w:val="0070C0"/>
                <w:szCs w:val="20"/>
              </w:rPr>
              <w:t>INTO</w:t>
            </w:r>
            <w:r w:rsidRPr="00C54535">
              <w:rPr>
                <w:rFonts w:ascii="Consolas" w:hAnsi="Consolas" w:cs="Calibri"/>
                <w:color w:val="000000"/>
                <w:szCs w:val="20"/>
              </w:rPr>
              <w:t>:num</w:t>
            </w:r>
            <w:proofErr w:type="spellEnd"/>
            <w:r w:rsidRPr="00C54535">
              <w:rPr>
                <w:rFonts w:ascii="Consolas" w:hAnsi="Consolas" w:cs="Calibri"/>
                <w:color w:val="000000"/>
                <w:szCs w:val="20"/>
              </w:rPr>
              <w:t xml:space="preserve"> separated by " " </w:t>
            </w:r>
            <w:r w:rsidRPr="00C54535">
              <w:rPr>
                <w:rFonts w:ascii="Consolas" w:hAnsi="Consolas" w:cs="Calibri"/>
                <w:b/>
                <w:bCs/>
                <w:color w:val="0070C0"/>
                <w:szCs w:val="20"/>
              </w:rPr>
              <w:t>FROM</w:t>
            </w:r>
            <w:r w:rsidRPr="00C54535">
              <w:rPr>
                <w:rFonts w:ascii="Consolas" w:hAnsi="Consolas" w:cs="Calibri"/>
                <w:color w:val="000000"/>
                <w:szCs w:val="20"/>
              </w:rPr>
              <w:t xml:space="preserve"> var; </w:t>
            </w:r>
            <w:r w:rsidRPr="00C54535">
              <w:rPr>
                <w:rFonts w:ascii="Consolas" w:hAnsi="Consolas" w:cs="Calibri"/>
                <w:b/>
                <w:bCs/>
                <w:color w:val="002060"/>
                <w:szCs w:val="20"/>
              </w:rPr>
              <w:t>QUIT</w:t>
            </w:r>
            <w:r w:rsidRPr="00C54535">
              <w:rPr>
                <w:rFonts w:ascii="Consolas" w:hAnsi="Consolas" w:cs="Calibri"/>
                <w:color w:val="000000"/>
                <w:szCs w:val="20"/>
              </w:rPr>
              <w:t>;</w:t>
            </w:r>
          </w:p>
        </w:tc>
      </w:tr>
      <w:tr w:rsidR="00C8129E" w:rsidRPr="007E7B93" w14:paraId="7061A66A"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3106A58A" w14:textId="77777777" w:rsidR="00C8129E" w:rsidRPr="007E7B93"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center"/>
            <w:hideMark/>
          </w:tcPr>
          <w:p w14:paraId="670971DA" w14:textId="77777777" w:rsidR="00C8129E" w:rsidRPr="00C54535" w:rsidRDefault="00C8129E" w:rsidP="00A23D18">
            <w:pPr>
              <w:rPr>
                <w:rFonts w:ascii="Consolas" w:hAnsi="Consolas" w:cs="Calibri"/>
                <w:b/>
                <w:bCs/>
                <w:color w:val="808080"/>
                <w:szCs w:val="20"/>
              </w:rPr>
            </w:pPr>
            <w:r w:rsidRPr="00C54535">
              <w:rPr>
                <w:rFonts w:ascii="Consolas" w:hAnsi="Consolas" w:cs="Calibri"/>
                <w:b/>
                <w:bCs/>
                <w:color w:val="808080"/>
                <w:szCs w:val="20"/>
              </w:rPr>
              <w:t> </w:t>
            </w:r>
          </w:p>
        </w:tc>
      </w:tr>
      <w:tr w:rsidR="00C8129E" w:rsidRPr="007E7B93" w14:paraId="0CB214C0"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6D3A11C3" w14:textId="77777777" w:rsidR="00C8129E" w:rsidRPr="007E7B93"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center"/>
            <w:hideMark/>
          </w:tcPr>
          <w:p w14:paraId="67C85D59" w14:textId="77777777" w:rsidR="00C8129E" w:rsidRPr="00C54535" w:rsidRDefault="00C8129E" w:rsidP="00A23D18">
            <w:pPr>
              <w:rPr>
                <w:rFonts w:ascii="Consolas" w:hAnsi="Consolas" w:cs="Calibri"/>
                <w:b/>
                <w:bCs/>
                <w:color w:val="375623"/>
                <w:szCs w:val="20"/>
              </w:rPr>
            </w:pPr>
            <w:r w:rsidRPr="00C54535">
              <w:rPr>
                <w:rFonts w:ascii="Consolas" w:hAnsi="Consolas" w:cs="Calibri"/>
                <w:b/>
                <w:bCs/>
                <w:color w:val="375623"/>
                <w:szCs w:val="20"/>
              </w:rPr>
              <w:t>/* Create a copy of the data set to avoid modifying the original data */</w:t>
            </w:r>
          </w:p>
        </w:tc>
      </w:tr>
      <w:tr w:rsidR="00C8129E" w:rsidRPr="007E7B93" w14:paraId="4D48C414"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26D2AF11" w14:textId="77777777" w:rsidR="00C8129E" w:rsidRPr="007E7B93"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center"/>
            <w:hideMark/>
          </w:tcPr>
          <w:p w14:paraId="7B92E42E" w14:textId="77777777" w:rsidR="00C8129E" w:rsidRPr="00C54535" w:rsidRDefault="00C8129E" w:rsidP="00A23D18">
            <w:pPr>
              <w:rPr>
                <w:rFonts w:ascii="Consolas" w:hAnsi="Consolas" w:cs="Calibri"/>
                <w:b/>
                <w:bCs/>
                <w:color w:val="0070C0"/>
                <w:szCs w:val="20"/>
              </w:rPr>
            </w:pPr>
            <w:r w:rsidRPr="00C54535">
              <w:rPr>
                <w:rFonts w:ascii="Consolas" w:hAnsi="Consolas" w:cs="Calibri"/>
                <w:b/>
                <w:bCs/>
                <w:color w:val="002060"/>
                <w:szCs w:val="20"/>
              </w:rPr>
              <w:t>DATA</w:t>
            </w:r>
            <w:r w:rsidRPr="00C54535">
              <w:rPr>
                <w:rFonts w:ascii="Consolas" w:hAnsi="Consolas" w:cs="Calibri"/>
                <w:szCs w:val="20"/>
              </w:rPr>
              <w:t xml:space="preserve"> </w:t>
            </w:r>
            <w:proofErr w:type="spellStart"/>
            <w:r w:rsidRPr="00C54535">
              <w:rPr>
                <w:rFonts w:ascii="Consolas" w:hAnsi="Consolas" w:cs="Calibri"/>
                <w:szCs w:val="20"/>
              </w:rPr>
              <w:t>work.filtered_data</w:t>
            </w:r>
            <w:proofErr w:type="spellEnd"/>
            <w:r w:rsidRPr="00C54535">
              <w:rPr>
                <w:rFonts w:ascii="Consolas" w:hAnsi="Consolas" w:cs="Calibri"/>
                <w:szCs w:val="20"/>
              </w:rPr>
              <w:t>;</w:t>
            </w:r>
          </w:p>
        </w:tc>
      </w:tr>
      <w:tr w:rsidR="00C8129E" w:rsidRPr="007E7B93" w14:paraId="75585688"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7B970768" w14:textId="77777777" w:rsidR="00C8129E" w:rsidRPr="007E7B93"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center"/>
            <w:hideMark/>
          </w:tcPr>
          <w:p w14:paraId="6C04204F" w14:textId="77777777" w:rsidR="00C8129E" w:rsidRPr="00C54535" w:rsidRDefault="00C8129E" w:rsidP="00A23D18">
            <w:pPr>
              <w:rPr>
                <w:rFonts w:ascii="Consolas" w:hAnsi="Consolas" w:cs="Calibri"/>
                <w:szCs w:val="20"/>
              </w:rPr>
            </w:pPr>
            <w:r w:rsidRPr="00C54535">
              <w:rPr>
                <w:rFonts w:ascii="Consolas" w:hAnsi="Consolas" w:cs="Calibri"/>
                <w:szCs w:val="20"/>
              </w:rPr>
              <w:t xml:space="preserve">    </w:t>
            </w:r>
            <w:r w:rsidRPr="00C54535">
              <w:rPr>
                <w:rFonts w:ascii="Consolas" w:hAnsi="Consolas" w:cs="Calibri"/>
                <w:b/>
                <w:bCs/>
                <w:color w:val="0070C0"/>
                <w:szCs w:val="20"/>
              </w:rPr>
              <w:t>SET</w:t>
            </w:r>
            <w:r w:rsidRPr="00C54535">
              <w:rPr>
                <w:rFonts w:ascii="Consolas" w:hAnsi="Consolas" w:cs="Calibri"/>
                <w:szCs w:val="20"/>
              </w:rPr>
              <w:t xml:space="preserve"> </w:t>
            </w:r>
            <w:proofErr w:type="spellStart"/>
            <w:r w:rsidRPr="00C54535">
              <w:rPr>
                <w:rFonts w:ascii="Consolas" w:hAnsi="Consolas" w:cs="Calibri"/>
                <w:szCs w:val="20"/>
              </w:rPr>
              <w:t>work.loan_data</w:t>
            </w:r>
            <w:proofErr w:type="spellEnd"/>
            <w:r w:rsidRPr="00C54535">
              <w:rPr>
                <w:rFonts w:ascii="Consolas" w:hAnsi="Consolas" w:cs="Calibri"/>
                <w:szCs w:val="20"/>
              </w:rPr>
              <w:t>;</w:t>
            </w:r>
          </w:p>
        </w:tc>
      </w:tr>
      <w:tr w:rsidR="00C8129E" w:rsidRPr="007E7B93" w14:paraId="6FB2F847"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58FC8588" w14:textId="77777777" w:rsidR="00C8129E" w:rsidRPr="007E7B93"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center"/>
            <w:hideMark/>
          </w:tcPr>
          <w:p w14:paraId="6A9BA26C" w14:textId="77777777" w:rsidR="00C8129E" w:rsidRPr="00C54535" w:rsidRDefault="00C8129E" w:rsidP="00A23D18">
            <w:pPr>
              <w:rPr>
                <w:rFonts w:ascii="Consolas" w:hAnsi="Consolas" w:cs="Calibri"/>
                <w:color w:val="000000"/>
                <w:szCs w:val="20"/>
              </w:rPr>
            </w:pPr>
            <w:r w:rsidRPr="00C54535">
              <w:rPr>
                <w:rFonts w:ascii="Consolas" w:hAnsi="Consolas" w:cs="Calibri"/>
                <w:b/>
                <w:bCs/>
                <w:color w:val="002060"/>
                <w:szCs w:val="20"/>
              </w:rPr>
              <w:t>RUN</w:t>
            </w:r>
            <w:r w:rsidRPr="00C54535">
              <w:rPr>
                <w:rFonts w:ascii="Consolas" w:hAnsi="Consolas" w:cs="Calibri"/>
                <w:color w:val="000000"/>
                <w:szCs w:val="20"/>
              </w:rPr>
              <w:t>;</w:t>
            </w:r>
          </w:p>
        </w:tc>
      </w:tr>
      <w:tr w:rsidR="00C8129E" w:rsidRPr="007E7B93" w14:paraId="781B0C39"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3FEB9CFA" w14:textId="77777777" w:rsidR="00C8129E" w:rsidRPr="007E7B93"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center"/>
            <w:hideMark/>
          </w:tcPr>
          <w:p w14:paraId="4CF1ECED" w14:textId="77777777" w:rsidR="00C8129E" w:rsidRPr="00C54535" w:rsidRDefault="00C8129E" w:rsidP="00A23D18">
            <w:pPr>
              <w:rPr>
                <w:rFonts w:ascii="Consolas" w:hAnsi="Consolas" w:cs="Calibri"/>
                <w:color w:val="000000"/>
                <w:szCs w:val="20"/>
              </w:rPr>
            </w:pPr>
            <w:r w:rsidRPr="00C54535">
              <w:rPr>
                <w:rFonts w:ascii="Consolas" w:hAnsi="Consolas" w:cs="Calibri"/>
                <w:color w:val="000000"/>
                <w:szCs w:val="20"/>
              </w:rPr>
              <w:t> </w:t>
            </w:r>
          </w:p>
        </w:tc>
      </w:tr>
      <w:tr w:rsidR="00C8129E" w:rsidRPr="007E7B93" w14:paraId="203DC80E"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40B0D587" w14:textId="77777777" w:rsidR="00C8129E" w:rsidRPr="007E7B93"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center"/>
            <w:hideMark/>
          </w:tcPr>
          <w:p w14:paraId="5AFC6865" w14:textId="77777777" w:rsidR="00C8129E" w:rsidRPr="00C54535" w:rsidRDefault="00C8129E" w:rsidP="00A23D18">
            <w:pPr>
              <w:rPr>
                <w:rFonts w:ascii="Consolas" w:hAnsi="Consolas" w:cs="Calibri"/>
                <w:b/>
                <w:bCs/>
                <w:color w:val="375623"/>
                <w:szCs w:val="20"/>
              </w:rPr>
            </w:pPr>
            <w:r w:rsidRPr="00C54535">
              <w:rPr>
                <w:rFonts w:ascii="Consolas" w:hAnsi="Consolas" w:cs="Calibri"/>
                <w:b/>
                <w:bCs/>
                <w:color w:val="375623"/>
                <w:szCs w:val="20"/>
              </w:rPr>
              <w:t>/* Remove rows with missing values */</w:t>
            </w:r>
          </w:p>
        </w:tc>
      </w:tr>
      <w:tr w:rsidR="00C8129E" w:rsidRPr="007E7B93" w14:paraId="30070BCA"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7D3080FF" w14:textId="77777777" w:rsidR="00C8129E" w:rsidRPr="007E7B93"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center"/>
            <w:hideMark/>
          </w:tcPr>
          <w:p w14:paraId="48D1B484" w14:textId="77777777" w:rsidR="00C8129E" w:rsidRPr="00C54535" w:rsidRDefault="00C8129E" w:rsidP="00A23D18">
            <w:pPr>
              <w:rPr>
                <w:rFonts w:ascii="Consolas" w:hAnsi="Consolas" w:cs="Calibri"/>
                <w:color w:val="000000"/>
                <w:szCs w:val="20"/>
              </w:rPr>
            </w:pPr>
            <w:r w:rsidRPr="00C54535">
              <w:rPr>
                <w:rFonts w:ascii="Consolas" w:hAnsi="Consolas" w:cs="Calibri"/>
                <w:b/>
                <w:bCs/>
                <w:color w:val="002060"/>
                <w:szCs w:val="20"/>
              </w:rPr>
              <w:t>DATA</w:t>
            </w:r>
            <w:r w:rsidRPr="00C54535">
              <w:rPr>
                <w:rFonts w:ascii="Consolas" w:hAnsi="Consolas" w:cs="Calibri"/>
                <w:color w:val="000000"/>
                <w:szCs w:val="20"/>
              </w:rPr>
              <w:t xml:space="preserve"> </w:t>
            </w:r>
            <w:proofErr w:type="spellStart"/>
            <w:r w:rsidRPr="00C54535">
              <w:rPr>
                <w:rFonts w:ascii="Consolas" w:hAnsi="Consolas" w:cs="Calibri"/>
                <w:color w:val="000000"/>
                <w:szCs w:val="20"/>
              </w:rPr>
              <w:t>work.filtered_data</w:t>
            </w:r>
            <w:proofErr w:type="spellEnd"/>
            <w:r w:rsidRPr="00C54535">
              <w:rPr>
                <w:rFonts w:ascii="Consolas" w:hAnsi="Consolas" w:cs="Calibri"/>
                <w:color w:val="000000"/>
                <w:szCs w:val="20"/>
              </w:rPr>
              <w:t>;</w:t>
            </w:r>
          </w:p>
        </w:tc>
      </w:tr>
      <w:tr w:rsidR="00C8129E" w:rsidRPr="007E7B93" w14:paraId="150100CA"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195C0413" w14:textId="77777777" w:rsidR="00C8129E" w:rsidRPr="007E7B93"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center"/>
            <w:hideMark/>
          </w:tcPr>
          <w:p w14:paraId="7A150F83" w14:textId="77777777" w:rsidR="00C8129E" w:rsidRPr="00C54535" w:rsidRDefault="00C8129E" w:rsidP="00A23D18">
            <w:pPr>
              <w:rPr>
                <w:rFonts w:ascii="Consolas" w:hAnsi="Consolas" w:cs="Calibri"/>
                <w:color w:val="000000"/>
                <w:szCs w:val="20"/>
              </w:rPr>
            </w:pPr>
            <w:r w:rsidRPr="00C54535">
              <w:rPr>
                <w:rFonts w:ascii="Consolas" w:hAnsi="Consolas" w:cs="Calibri"/>
                <w:color w:val="000000"/>
                <w:szCs w:val="20"/>
              </w:rPr>
              <w:t xml:space="preserve">    </w:t>
            </w:r>
            <w:r w:rsidRPr="00C54535">
              <w:rPr>
                <w:rFonts w:ascii="Consolas" w:hAnsi="Consolas" w:cs="Calibri"/>
                <w:b/>
                <w:bCs/>
                <w:color w:val="0070C0"/>
                <w:szCs w:val="20"/>
              </w:rPr>
              <w:t>SET</w:t>
            </w:r>
            <w:r w:rsidRPr="00C54535">
              <w:rPr>
                <w:rFonts w:ascii="Consolas" w:hAnsi="Consolas" w:cs="Calibri"/>
                <w:color w:val="000000"/>
                <w:szCs w:val="20"/>
              </w:rPr>
              <w:t xml:space="preserve"> </w:t>
            </w:r>
            <w:proofErr w:type="spellStart"/>
            <w:r w:rsidRPr="00C54535">
              <w:rPr>
                <w:rFonts w:ascii="Consolas" w:hAnsi="Consolas" w:cs="Calibri"/>
                <w:color w:val="000000"/>
                <w:szCs w:val="20"/>
              </w:rPr>
              <w:t>work.filtered_data</w:t>
            </w:r>
            <w:proofErr w:type="spellEnd"/>
            <w:r w:rsidRPr="00C54535">
              <w:rPr>
                <w:rFonts w:ascii="Consolas" w:hAnsi="Consolas" w:cs="Calibri"/>
                <w:color w:val="000000"/>
                <w:szCs w:val="20"/>
              </w:rPr>
              <w:t>;</w:t>
            </w:r>
          </w:p>
        </w:tc>
      </w:tr>
      <w:tr w:rsidR="00C8129E" w:rsidRPr="007E7B93" w14:paraId="4E2A956D"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628803F2" w14:textId="77777777" w:rsidR="00C8129E" w:rsidRPr="007E7B93"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170C4E75" w14:textId="77777777" w:rsidR="00C8129E" w:rsidRPr="00C54535" w:rsidRDefault="00C8129E" w:rsidP="00A23D18">
            <w:pPr>
              <w:rPr>
                <w:rFonts w:ascii="Consolas" w:hAnsi="Consolas" w:cs="Calibri"/>
                <w:color w:val="000000"/>
                <w:szCs w:val="20"/>
              </w:rPr>
            </w:pPr>
            <w:r w:rsidRPr="00C54535">
              <w:rPr>
                <w:rFonts w:ascii="Consolas" w:hAnsi="Consolas" w:cs="Calibri"/>
                <w:color w:val="000000"/>
                <w:szCs w:val="20"/>
              </w:rPr>
              <w:t xml:space="preserve">    </w:t>
            </w:r>
            <w:r w:rsidRPr="00C54535">
              <w:rPr>
                <w:rFonts w:ascii="Consolas" w:hAnsi="Consolas" w:cs="Calibri"/>
                <w:b/>
                <w:bCs/>
                <w:color w:val="0070C0"/>
                <w:szCs w:val="20"/>
              </w:rPr>
              <w:t>IF NOT</w:t>
            </w:r>
            <w:r w:rsidRPr="00C54535">
              <w:rPr>
                <w:rFonts w:ascii="Consolas" w:hAnsi="Consolas" w:cs="Calibri"/>
                <w:color w:val="000000"/>
                <w:szCs w:val="20"/>
              </w:rPr>
              <w:t xml:space="preserve"> missing(BAD) </w:t>
            </w:r>
            <w:r w:rsidRPr="00C54535">
              <w:rPr>
                <w:rFonts w:ascii="Consolas" w:hAnsi="Consolas" w:cs="Calibri"/>
                <w:b/>
                <w:bCs/>
                <w:color w:val="0070C0"/>
                <w:szCs w:val="20"/>
              </w:rPr>
              <w:t>THEN OUTPUT</w:t>
            </w:r>
            <w:r w:rsidRPr="00C54535">
              <w:rPr>
                <w:rFonts w:ascii="Consolas" w:hAnsi="Consolas" w:cs="Calibri"/>
                <w:color w:val="000000"/>
                <w:szCs w:val="20"/>
              </w:rPr>
              <w:t>;</w:t>
            </w:r>
          </w:p>
        </w:tc>
      </w:tr>
      <w:tr w:rsidR="00C8129E" w:rsidRPr="007E7B93" w14:paraId="4CA596D4"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52B355E8" w14:textId="77777777" w:rsidR="00C8129E" w:rsidRPr="007E7B93"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44F380EB" w14:textId="77777777" w:rsidR="00C8129E" w:rsidRPr="00C54535" w:rsidRDefault="00C8129E" w:rsidP="00A23D18">
            <w:pPr>
              <w:rPr>
                <w:rFonts w:ascii="Consolas" w:hAnsi="Consolas" w:cs="Calibri"/>
                <w:color w:val="000000"/>
                <w:szCs w:val="20"/>
              </w:rPr>
            </w:pPr>
            <w:r w:rsidRPr="00C54535">
              <w:rPr>
                <w:rFonts w:ascii="Consolas" w:hAnsi="Consolas" w:cs="Calibri"/>
                <w:b/>
                <w:bCs/>
                <w:color w:val="002060"/>
                <w:szCs w:val="20"/>
              </w:rPr>
              <w:t>RUN</w:t>
            </w:r>
            <w:r w:rsidRPr="00C54535">
              <w:rPr>
                <w:rFonts w:ascii="Consolas" w:hAnsi="Consolas" w:cs="Calibri"/>
                <w:color w:val="000000"/>
                <w:szCs w:val="20"/>
              </w:rPr>
              <w:t>;</w:t>
            </w:r>
          </w:p>
        </w:tc>
      </w:tr>
      <w:tr w:rsidR="00C8129E" w:rsidRPr="007E7B93" w14:paraId="5DB8C0DC"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07982C98" w14:textId="77777777" w:rsidR="00C8129E" w:rsidRPr="007E7B93"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73F37412" w14:textId="77777777" w:rsidR="00C8129E" w:rsidRPr="00C54535" w:rsidRDefault="00C8129E" w:rsidP="00A23D18">
            <w:pPr>
              <w:rPr>
                <w:rFonts w:ascii="Consolas" w:hAnsi="Consolas" w:cs="Calibri"/>
                <w:color w:val="000000"/>
                <w:szCs w:val="20"/>
              </w:rPr>
            </w:pPr>
            <w:r w:rsidRPr="00C54535">
              <w:rPr>
                <w:rFonts w:ascii="Consolas" w:hAnsi="Consolas" w:cs="Calibri"/>
                <w:color w:val="000000"/>
                <w:szCs w:val="20"/>
              </w:rPr>
              <w:t> </w:t>
            </w:r>
          </w:p>
        </w:tc>
      </w:tr>
      <w:tr w:rsidR="00C8129E" w:rsidRPr="007E7B93" w14:paraId="2462CBFF"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13CBAE89" w14:textId="77777777" w:rsidR="00C8129E" w:rsidRPr="007E7B93"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07F385DB" w14:textId="77777777" w:rsidR="00C8129E" w:rsidRPr="00C54535" w:rsidRDefault="00C8129E" w:rsidP="00A23D18">
            <w:pPr>
              <w:rPr>
                <w:rFonts w:ascii="Consolas" w:hAnsi="Consolas" w:cs="Calibri"/>
                <w:b/>
                <w:bCs/>
                <w:color w:val="375623"/>
                <w:szCs w:val="20"/>
              </w:rPr>
            </w:pPr>
            <w:r w:rsidRPr="00C54535">
              <w:rPr>
                <w:rFonts w:ascii="Consolas" w:hAnsi="Consolas" w:cs="Calibri"/>
                <w:b/>
                <w:bCs/>
                <w:color w:val="375623"/>
                <w:szCs w:val="20"/>
              </w:rPr>
              <w:t>/* Specify the Random Forest classification model */</w:t>
            </w:r>
          </w:p>
        </w:tc>
      </w:tr>
      <w:tr w:rsidR="00C8129E" w:rsidRPr="007E7B93" w14:paraId="5ECB76AE"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7D38BA45" w14:textId="77777777" w:rsidR="00C8129E" w:rsidRPr="007E7B93"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044ED198" w14:textId="77777777" w:rsidR="00C8129E" w:rsidRPr="00C54535" w:rsidRDefault="00C8129E" w:rsidP="00A23D18">
            <w:pPr>
              <w:rPr>
                <w:rFonts w:ascii="Consolas" w:hAnsi="Consolas" w:cs="Calibri"/>
                <w:color w:val="000000"/>
                <w:szCs w:val="20"/>
              </w:rPr>
            </w:pPr>
            <w:r w:rsidRPr="00C54535">
              <w:rPr>
                <w:rFonts w:ascii="Consolas" w:hAnsi="Consolas" w:cs="Calibri"/>
                <w:b/>
                <w:bCs/>
                <w:color w:val="002060"/>
                <w:szCs w:val="20"/>
              </w:rPr>
              <w:t>PROC HPFOREST</w:t>
            </w:r>
            <w:r w:rsidRPr="00C54535">
              <w:rPr>
                <w:rFonts w:ascii="Consolas" w:hAnsi="Consolas" w:cs="Calibri"/>
                <w:color w:val="000000"/>
                <w:szCs w:val="20"/>
              </w:rPr>
              <w:t xml:space="preserve"> </w:t>
            </w:r>
            <w:r w:rsidRPr="00C54535">
              <w:rPr>
                <w:rFonts w:ascii="Consolas" w:hAnsi="Consolas" w:cs="Calibri"/>
                <w:b/>
                <w:bCs/>
                <w:color w:val="0070C0"/>
                <w:szCs w:val="20"/>
              </w:rPr>
              <w:t>DATA</w:t>
            </w:r>
            <w:r w:rsidRPr="00C54535">
              <w:rPr>
                <w:rFonts w:ascii="Consolas" w:hAnsi="Consolas" w:cs="Calibri"/>
                <w:color w:val="000000"/>
                <w:szCs w:val="20"/>
              </w:rPr>
              <w:t>=</w:t>
            </w:r>
            <w:proofErr w:type="spellStart"/>
            <w:r w:rsidRPr="00C54535">
              <w:rPr>
                <w:rFonts w:ascii="Consolas" w:hAnsi="Consolas" w:cs="Calibri"/>
                <w:color w:val="000000"/>
                <w:szCs w:val="20"/>
              </w:rPr>
              <w:t>work.filtered_data</w:t>
            </w:r>
            <w:proofErr w:type="spellEnd"/>
            <w:r w:rsidRPr="00C54535">
              <w:rPr>
                <w:rFonts w:ascii="Consolas" w:hAnsi="Consolas" w:cs="Calibri"/>
                <w:color w:val="000000"/>
                <w:szCs w:val="20"/>
              </w:rPr>
              <w:t>;</w:t>
            </w:r>
          </w:p>
        </w:tc>
      </w:tr>
      <w:tr w:rsidR="00C8129E" w:rsidRPr="007E7B93" w14:paraId="7C7DFAA0"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3E94CF79" w14:textId="77777777" w:rsidR="00C8129E" w:rsidRPr="007E7B93"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6DE81BC3" w14:textId="77777777" w:rsidR="00C8129E" w:rsidRPr="00C54535" w:rsidRDefault="00C8129E" w:rsidP="00A23D18">
            <w:pPr>
              <w:rPr>
                <w:rFonts w:ascii="Consolas" w:hAnsi="Consolas" w:cs="Calibri"/>
                <w:color w:val="000000"/>
                <w:szCs w:val="20"/>
              </w:rPr>
            </w:pPr>
            <w:r w:rsidRPr="00C54535">
              <w:rPr>
                <w:rFonts w:ascii="Consolas" w:hAnsi="Consolas" w:cs="Calibri"/>
                <w:color w:val="000000"/>
                <w:szCs w:val="20"/>
              </w:rPr>
              <w:t xml:space="preserve">    </w:t>
            </w:r>
            <w:r w:rsidRPr="00C54535">
              <w:rPr>
                <w:rFonts w:ascii="Consolas" w:hAnsi="Consolas" w:cs="Calibri"/>
                <w:b/>
                <w:bCs/>
                <w:color w:val="0070C0"/>
                <w:szCs w:val="20"/>
              </w:rPr>
              <w:t xml:space="preserve">TARGET </w:t>
            </w:r>
            <w:r w:rsidRPr="00C54535">
              <w:rPr>
                <w:rFonts w:ascii="Consolas" w:hAnsi="Consolas" w:cs="Calibri"/>
                <w:color w:val="000000"/>
                <w:szCs w:val="20"/>
              </w:rPr>
              <w:t>BAD /</w:t>
            </w:r>
            <w:r w:rsidRPr="00C54535">
              <w:rPr>
                <w:rFonts w:ascii="Consolas" w:hAnsi="Consolas" w:cs="Calibri"/>
                <w:b/>
                <w:bCs/>
                <w:color w:val="0070C0"/>
                <w:szCs w:val="20"/>
              </w:rPr>
              <w:t xml:space="preserve"> LEVEL</w:t>
            </w:r>
            <w:r w:rsidRPr="00C54535">
              <w:rPr>
                <w:rFonts w:ascii="Consolas" w:hAnsi="Consolas" w:cs="Calibri"/>
                <w:color w:val="000000"/>
                <w:szCs w:val="20"/>
              </w:rPr>
              <w:t>=binary;</w:t>
            </w:r>
          </w:p>
        </w:tc>
      </w:tr>
      <w:tr w:rsidR="00C8129E" w:rsidRPr="007E7B93" w14:paraId="11A3C765"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0804D6D2" w14:textId="77777777" w:rsidR="00C8129E" w:rsidRPr="007E7B93"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3CB1F228" w14:textId="77777777" w:rsidR="00C8129E" w:rsidRPr="00C54535" w:rsidRDefault="00C8129E" w:rsidP="00A23D18">
            <w:pPr>
              <w:rPr>
                <w:rFonts w:ascii="Consolas" w:hAnsi="Consolas" w:cs="Calibri"/>
                <w:color w:val="000000"/>
                <w:szCs w:val="20"/>
              </w:rPr>
            </w:pPr>
            <w:r w:rsidRPr="00C54535">
              <w:rPr>
                <w:rFonts w:ascii="Consolas" w:hAnsi="Consolas" w:cs="Calibri"/>
                <w:color w:val="000000"/>
                <w:szCs w:val="20"/>
              </w:rPr>
              <w:t xml:space="preserve">    </w:t>
            </w:r>
            <w:r w:rsidRPr="00C54535">
              <w:rPr>
                <w:rFonts w:ascii="Consolas" w:hAnsi="Consolas" w:cs="Calibri"/>
                <w:b/>
                <w:bCs/>
                <w:color w:val="0070C0"/>
                <w:szCs w:val="20"/>
              </w:rPr>
              <w:t>INPUT</w:t>
            </w:r>
            <w:r w:rsidRPr="00C54535">
              <w:rPr>
                <w:rFonts w:ascii="Consolas" w:hAnsi="Consolas" w:cs="Calibri"/>
                <w:color w:val="000000"/>
                <w:szCs w:val="20"/>
              </w:rPr>
              <w:t xml:space="preserve"> &amp;num. /</w:t>
            </w:r>
            <w:r w:rsidRPr="00C54535">
              <w:rPr>
                <w:rFonts w:ascii="Consolas" w:hAnsi="Consolas" w:cs="Calibri"/>
                <w:b/>
                <w:bCs/>
                <w:color w:val="0070C0"/>
                <w:szCs w:val="20"/>
              </w:rPr>
              <w:t xml:space="preserve"> LEVEL</w:t>
            </w:r>
            <w:r w:rsidRPr="00C54535">
              <w:rPr>
                <w:rFonts w:ascii="Consolas" w:hAnsi="Consolas" w:cs="Calibri"/>
                <w:color w:val="000000"/>
                <w:szCs w:val="20"/>
              </w:rPr>
              <w:t>=interval;</w:t>
            </w:r>
          </w:p>
        </w:tc>
      </w:tr>
      <w:tr w:rsidR="00C8129E" w:rsidRPr="007E7B93" w14:paraId="23803D0B"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53251F85" w14:textId="77777777" w:rsidR="00C8129E" w:rsidRPr="007E7B93"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52370323" w14:textId="77777777" w:rsidR="00C8129E" w:rsidRPr="00C54535" w:rsidRDefault="00C8129E" w:rsidP="00A23D18">
            <w:pPr>
              <w:rPr>
                <w:rFonts w:ascii="Consolas" w:hAnsi="Consolas" w:cs="Calibri"/>
                <w:color w:val="000000"/>
                <w:szCs w:val="20"/>
              </w:rPr>
            </w:pPr>
            <w:r w:rsidRPr="00C54535">
              <w:rPr>
                <w:rFonts w:ascii="Consolas" w:hAnsi="Consolas" w:cs="Calibri"/>
                <w:color w:val="000000"/>
                <w:szCs w:val="20"/>
              </w:rPr>
              <w:t xml:space="preserve">    </w:t>
            </w:r>
            <w:r w:rsidRPr="00C54535">
              <w:rPr>
                <w:rFonts w:ascii="Consolas" w:hAnsi="Consolas" w:cs="Calibri"/>
                <w:b/>
                <w:bCs/>
                <w:color w:val="0070C0"/>
                <w:szCs w:val="20"/>
              </w:rPr>
              <w:t xml:space="preserve">ODS OUTPUT </w:t>
            </w:r>
            <w:proofErr w:type="spellStart"/>
            <w:r w:rsidRPr="00C54535">
              <w:rPr>
                <w:rFonts w:ascii="Consolas" w:hAnsi="Consolas" w:cs="Calibri"/>
                <w:color w:val="000000"/>
                <w:szCs w:val="20"/>
              </w:rPr>
              <w:t>VariableImportance</w:t>
            </w:r>
            <w:proofErr w:type="spellEnd"/>
            <w:r w:rsidRPr="00C54535">
              <w:rPr>
                <w:rFonts w:ascii="Consolas" w:hAnsi="Consolas" w:cs="Calibri"/>
                <w:color w:val="000000"/>
                <w:szCs w:val="20"/>
              </w:rPr>
              <w:t>=</w:t>
            </w:r>
            <w:proofErr w:type="spellStart"/>
            <w:r w:rsidRPr="00C54535">
              <w:rPr>
                <w:rFonts w:ascii="Consolas" w:hAnsi="Consolas" w:cs="Calibri"/>
                <w:color w:val="000000"/>
                <w:szCs w:val="20"/>
              </w:rPr>
              <w:t>var_importance</w:t>
            </w:r>
            <w:proofErr w:type="spellEnd"/>
            <w:r w:rsidRPr="00C54535">
              <w:rPr>
                <w:rFonts w:ascii="Consolas" w:hAnsi="Consolas" w:cs="Calibri"/>
                <w:color w:val="000000"/>
                <w:szCs w:val="20"/>
              </w:rPr>
              <w:t>;</w:t>
            </w:r>
          </w:p>
        </w:tc>
      </w:tr>
      <w:tr w:rsidR="00C8129E" w:rsidRPr="007E7B93" w14:paraId="58877DDF" w14:textId="77777777" w:rsidTr="00A23D18">
        <w:trPr>
          <w:trHeight w:val="300"/>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09B294FC" w14:textId="77777777" w:rsidR="00C8129E" w:rsidRPr="007E7B93" w:rsidRDefault="00C8129E" w:rsidP="00A23D18">
            <w:pPr>
              <w:rPr>
                <w:rFonts w:ascii="Calibri" w:hAnsi="Calibri" w:cs="Calibri"/>
                <w:b/>
                <w:bCs/>
                <w:color w:val="FFFFFF"/>
                <w:szCs w:val="20"/>
              </w:rPr>
            </w:pPr>
          </w:p>
        </w:tc>
        <w:tc>
          <w:tcPr>
            <w:tcW w:w="4109" w:type="pct"/>
            <w:tcBorders>
              <w:top w:val="nil"/>
              <w:left w:val="nil"/>
              <w:bottom w:val="single" w:sz="8" w:space="0" w:color="auto"/>
              <w:right w:val="single" w:sz="8" w:space="0" w:color="auto"/>
            </w:tcBorders>
            <w:shd w:val="clear" w:color="auto" w:fill="auto"/>
            <w:noWrap/>
            <w:vAlign w:val="bottom"/>
            <w:hideMark/>
          </w:tcPr>
          <w:p w14:paraId="230A2DB0" w14:textId="77777777" w:rsidR="00C8129E" w:rsidRPr="00C54535" w:rsidRDefault="00C8129E" w:rsidP="00A23D18">
            <w:pPr>
              <w:rPr>
                <w:rFonts w:ascii="Consolas" w:hAnsi="Consolas" w:cs="Calibri"/>
                <w:color w:val="000000"/>
                <w:szCs w:val="20"/>
              </w:rPr>
            </w:pPr>
            <w:r w:rsidRPr="00C54535">
              <w:rPr>
                <w:rFonts w:ascii="Consolas" w:hAnsi="Consolas" w:cs="Calibri"/>
                <w:b/>
                <w:bCs/>
                <w:color w:val="002060"/>
                <w:szCs w:val="20"/>
              </w:rPr>
              <w:t>RUN</w:t>
            </w:r>
            <w:r w:rsidRPr="00C54535">
              <w:rPr>
                <w:rFonts w:ascii="Consolas" w:hAnsi="Consolas" w:cs="Calibri"/>
                <w:color w:val="000000"/>
                <w:szCs w:val="20"/>
              </w:rPr>
              <w:t>;</w:t>
            </w:r>
          </w:p>
        </w:tc>
      </w:tr>
    </w:tbl>
    <w:p w14:paraId="60F4B20C" w14:textId="77777777" w:rsidR="00C8129E" w:rsidRDefault="00C8129E" w:rsidP="00C8129E">
      <w:pPr>
        <w:pStyle w:val="ABodyCopy"/>
        <w:ind w:left="0"/>
        <w:rPr>
          <w:rFonts w:asciiTheme="minorHAnsi" w:hAnsiTheme="minorHAnsi"/>
          <w:noProof/>
          <w:sz w:val="22"/>
          <w:szCs w:val="22"/>
        </w:rPr>
      </w:pPr>
    </w:p>
    <w:p w14:paraId="265F4EA0" w14:textId="77777777" w:rsidR="00C8129E" w:rsidRDefault="00C8129E" w:rsidP="00C8129E">
      <w:pPr>
        <w:pStyle w:val="ABodyCopy"/>
        <w:ind w:left="0"/>
        <w:rPr>
          <w:rFonts w:asciiTheme="minorHAnsi" w:hAnsiTheme="minorHAnsi"/>
          <w:noProof/>
          <w:sz w:val="22"/>
          <w:szCs w:val="22"/>
        </w:rPr>
      </w:pPr>
      <w:r>
        <w:rPr>
          <w:rFonts w:asciiTheme="minorHAnsi" w:hAnsiTheme="minorHAnsi"/>
          <w:noProof/>
          <w:sz w:val="22"/>
          <w:szCs w:val="22"/>
        </w:rPr>
        <w:t>Table 3.10 shows the Python output. This output shows the list of features selected from the random forest classifier algorithm. Additional output options are available for both the Python and R models; however, these options require additional code to display specific output.</w:t>
      </w:r>
    </w:p>
    <w:p w14:paraId="315828EB" w14:textId="77777777" w:rsidR="00C8129E" w:rsidRDefault="00C8129E" w:rsidP="00C8129E">
      <w:pPr>
        <w:pStyle w:val="ACaptionHead"/>
        <w:ind w:left="0"/>
        <w:rPr>
          <w:rFonts w:asciiTheme="minorHAnsi" w:hAnsiTheme="minorHAnsi"/>
          <w:noProof/>
          <w:sz w:val="22"/>
        </w:rPr>
      </w:pPr>
      <w:r>
        <w:rPr>
          <w:noProof/>
        </w:rPr>
        <w:t>Table 3.10 – Filtering with Embedded Method – Python Output – Random Forest Classifier</w:t>
      </w:r>
    </w:p>
    <w:tbl>
      <w:tblPr>
        <w:tblW w:w="8937" w:type="dxa"/>
        <w:tblLook w:val="04A0" w:firstRow="1" w:lastRow="0" w:firstColumn="1" w:lastColumn="0" w:noHBand="0" w:noVBand="1"/>
      </w:tblPr>
      <w:tblGrid>
        <w:gridCol w:w="8937"/>
      </w:tblGrid>
      <w:tr w:rsidR="00C8129E" w:rsidRPr="007E7B93" w14:paraId="45781057" w14:textId="77777777" w:rsidTr="00A23D18">
        <w:trPr>
          <w:trHeight w:val="300"/>
        </w:trPr>
        <w:tc>
          <w:tcPr>
            <w:tcW w:w="8937" w:type="dxa"/>
            <w:tcBorders>
              <w:top w:val="nil"/>
              <w:left w:val="nil"/>
              <w:bottom w:val="nil"/>
              <w:right w:val="nil"/>
            </w:tcBorders>
            <w:shd w:val="clear" w:color="auto" w:fill="auto"/>
            <w:noWrap/>
            <w:vAlign w:val="bottom"/>
            <w:hideMark/>
          </w:tcPr>
          <w:p w14:paraId="1E267C37" w14:textId="77777777" w:rsidR="00C8129E" w:rsidRPr="007E7B93" w:rsidRDefault="00C8129E" w:rsidP="00A23D18">
            <w:pPr>
              <w:rPr>
                <w:rFonts w:ascii="Calibri" w:hAnsi="Calibri" w:cs="Calibri"/>
                <w:color w:val="000000"/>
                <w:sz w:val="22"/>
                <w:szCs w:val="22"/>
              </w:rPr>
            </w:pPr>
            <w:r w:rsidRPr="007E7B93">
              <w:rPr>
                <w:rFonts w:ascii="Calibri" w:hAnsi="Calibri" w:cs="Calibri"/>
                <w:color w:val="000000"/>
                <w:sz w:val="22"/>
                <w:szCs w:val="22"/>
              </w:rPr>
              <w:t>print(</w:t>
            </w:r>
            <w:proofErr w:type="spellStart"/>
            <w:r w:rsidRPr="007E7B93">
              <w:rPr>
                <w:rFonts w:ascii="Calibri" w:hAnsi="Calibri" w:cs="Calibri"/>
                <w:color w:val="000000"/>
                <w:sz w:val="22"/>
                <w:szCs w:val="22"/>
              </w:rPr>
              <w:t>selected_features</w:t>
            </w:r>
            <w:proofErr w:type="spellEnd"/>
            <w:r w:rsidRPr="007E7B93">
              <w:rPr>
                <w:rFonts w:ascii="Calibri" w:hAnsi="Calibri" w:cs="Calibri"/>
                <w:color w:val="000000"/>
                <w:sz w:val="22"/>
                <w:szCs w:val="22"/>
              </w:rPr>
              <w:t>)</w:t>
            </w:r>
          </w:p>
        </w:tc>
      </w:tr>
      <w:tr w:rsidR="00C8129E" w:rsidRPr="007E7B93" w14:paraId="67C52B2F" w14:textId="77777777" w:rsidTr="00A23D18">
        <w:trPr>
          <w:trHeight w:val="300"/>
        </w:trPr>
        <w:tc>
          <w:tcPr>
            <w:tcW w:w="8937" w:type="dxa"/>
            <w:tcBorders>
              <w:top w:val="nil"/>
              <w:left w:val="nil"/>
              <w:bottom w:val="nil"/>
              <w:right w:val="nil"/>
            </w:tcBorders>
            <w:shd w:val="clear" w:color="auto" w:fill="auto"/>
            <w:noWrap/>
            <w:vAlign w:val="bottom"/>
            <w:hideMark/>
          </w:tcPr>
          <w:p w14:paraId="2A17A296" w14:textId="77777777" w:rsidR="00C8129E" w:rsidRPr="007E7B93" w:rsidRDefault="00C8129E" w:rsidP="00A23D18">
            <w:pPr>
              <w:rPr>
                <w:rFonts w:ascii="Calibri" w:hAnsi="Calibri" w:cs="Calibri"/>
                <w:color w:val="000000"/>
                <w:sz w:val="22"/>
                <w:szCs w:val="22"/>
              </w:rPr>
            </w:pPr>
            <w:r w:rsidRPr="007E7B93">
              <w:rPr>
                <w:rFonts w:ascii="Calibri" w:hAnsi="Calibri" w:cs="Calibri"/>
                <w:color w:val="000000"/>
                <w:sz w:val="22"/>
                <w:szCs w:val="22"/>
              </w:rPr>
              <w:t>Index(['</w:t>
            </w:r>
            <w:proofErr w:type="spellStart"/>
            <w:r w:rsidRPr="007E7B93">
              <w:rPr>
                <w:rFonts w:ascii="Calibri" w:hAnsi="Calibri" w:cs="Calibri"/>
                <w:color w:val="000000"/>
                <w:sz w:val="22"/>
                <w:szCs w:val="22"/>
              </w:rPr>
              <w:t>loan_amnt</w:t>
            </w:r>
            <w:proofErr w:type="spellEnd"/>
            <w:r w:rsidRPr="007E7B93">
              <w:rPr>
                <w:rFonts w:ascii="Calibri" w:hAnsi="Calibri" w:cs="Calibri"/>
                <w:color w:val="000000"/>
                <w:sz w:val="22"/>
                <w:szCs w:val="22"/>
              </w:rPr>
              <w:t>', '</w:t>
            </w:r>
            <w:proofErr w:type="spellStart"/>
            <w:r w:rsidRPr="007E7B93">
              <w:rPr>
                <w:rFonts w:ascii="Calibri" w:hAnsi="Calibri" w:cs="Calibri"/>
                <w:color w:val="000000"/>
                <w:sz w:val="22"/>
                <w:szCs w:val="22"/>
              </w:rPr>
              <w:t>int_rate</w:t>
            </w:r>
            <w:proofErr w:type="spellEnd"/>
            <w:r w:rsidRPr="007E7B93">
              <w:rPr>
                <w:rFonts w:ascii="Calibri" w:hAnsi="Calibri" w:cs="Calibri"/>
                <w:color w:val="000000"/>
                <w:sz w:val="22"/>
                <w:szCs w:val="22"/>
              </w:rPr>
              <w:t>', '</w:t>
            </w:r>
            <w:proofErr w:type="spellStart"/>
            <w:r w:rsidRPr="007E7B93">
              <w:rPr>
                <w:rFonts w:ascii="Calibri" w:hAnsi="Calibri" w:cs="Calibri"/>
                <w:color w:val="000000"/>
                <w:sz w:val="22"/>
                <w:szCs w:val="22"/>
              </w:rPr>
              <w:t>annual_inc</w:t>
            </w:r>
            <w:proofErr w:type="spellEnd"/>
            <w:r w:rsidRPr="007E7B93">
              <w:rPr>
                <w:rFonts w:ascii="Calibri" w:hAnsi="Calibri" w:cs="Calibri"/>
                <w:color w:val="000000"/>
                <w:sz w:val="22"/>
                <w:szCs w:val="22"/>
              </w:rPr>
              <w:t>', '</w:t>
            </w:r>
            <w:proofErr w:type="spellStart"/>
            <w:r w:rsidRPr="007E7B93">
              <w:rPr>
                <w:rFonts w:ascii="Calibri" w:hAnsi="Calibri" w:cs="Calibri"/>
                <w:color w:val="000000"/>
                <w:sz w:val="22"/>
                <w:szCs w:val="22"/>
              </w:rPr>
              <w:t>dti</w:t>
            </w:r>
            <w:proofErr w:type="spellEnd"/>
            <w:r w:rsidRPr="007E7B93">
              <w:rPr>
                <w:rFonts w:ascii="Calibri" w:hAnsi="Calibri" w:cs="Calibri"/>
                <w:color w:val="000000"/>
                <w:sz w:val="22"/>
                <w:szCs w:val="22"/>
              </w:rPr>
              <w:t>', '</w:t>
            </w:r>
            <w:proofErr w:type="spellStart"/>
            <w:r w:rsidRPr="007E7B93">
              <w:rPr>
                <w:rFonts w:ascii="Calibri" w:hAnsi="Calibri" w:cs="Calibri"/>
                <w:color w:val="000000"/>
                <w:sz w:val="22"/>
                <w:szCs w:val="22"/>
              </w:rPr>
              <w:t>revol_bal</w:t>
            </w:r>
            <w:proofErr w:type="spellEnd"/>
            <w:r w:rsidRPr="007E7B93">
              <w:rPr>
                <w:rFonts w:ascii="Calibri" w:hAnsi="Calibri" w:cs="Calibri"/>
                <w:color w:val="000000"/>
                <w:sz w:val="22"/>
                <w:szCs w:val="22"/>
              </w:rPr>
              <w:t>',  '</w:t>
            </w:r>
            <w:proofErr w:type="spellStart"/>
            <w:r w:rsidRPr="007E7B93">
              <w:rPr>
                <w:rFonts w:ascii="Calibri" w:hAnsi="Calibri" w:cs="Calibri"/>
                <w:color w:val="000000"/>
                <w:sz w:val="22"/>
                <w:szCs w:val="22"/>
              </w:rPr>
              <w:t>revol_util</w:t>
            </w:r>
            <w:proofErr w:type="spellEnd"/>
            <w:r w:rsidRPr="007E7B93">
              <w:rPr>
                <w:rFonts w:ascii="Calibri" w:hAnsi="Calibri" w:cs="Calibri"/>
                <w:color w:val="000000"/>
                <w:sz w:val="22"/>
                <w:szCs w:val="22"/>
              </w:rPr>
              <w:t>', '</w:t>
            </w:r>
            <w:proofErr w:type="spellStart"/>
            <w:r w:rsidRPr="007E7B93">
              <w:rPr>
                <w:rFonts w:ascii="Calibri" w:hAnsi="Calibri" w:cs="Calibri"/>
                <w:color w:val="000000"/>
                <w:sz w:val="22"/>
                <w:szCs w:val="22"/>
              </w:rPr>
              <w:t>total_acc</w:t>
            </w:r>
            <w:proofErr w:type="spellEnd"/>
            <w:r w:rsidRPr="007E7B93">
              <w:rPr>
                <w:rFonts w:ascii="Calibri" w:hAnsi="Calibri" w:cs="Calibri"/>
                <w:color w:val="000000"/>
                <w:sz w:val="22"/>
                <w:szCs w:val="22"/>
              </w:rPr>
              <w:t xml:space="preserve">'], </w:t>
            </w:r>
            <w:proofErr w:type="spellStart"/>
            <w:r w:rsidRPr="007E7B93">
              <w:rPr>
                <w:rFonts w:ascii="Calibri" w:hAnsi="Calibri" w:cs="Calibri"/>
                <w:color w:val="000000"/>
                <w:sz w:val="22"/>
                <w:szCs w:val="22"/>
              </w:rPr>
              <w:t>dtype</w:t>
            </w:r>
            <w:proofErr w:type="spellEnd"/>
            <w:r w:rsidRPr="007E7B93">
              <w:rPr>
                <w:rFonts w:ascii="Calibri" w:hAnsi="Calibri" w:cs="Calibri"/>
                <w:color w:val="000000"/>
                <w:sz w:val="22"/>
                <w:szCs w:val="22"/>
              </w:rPr>
              <w:t>='object')</w:t>
            </w:r>
          </w:p>
        </w:tc>
      </w:tr>
    </w:tbl>
    <w:p w14:paraId="121689FC" w14:textId="77777777" w:rsidR="00C8129E" w:rsidRDefault="00C8129E" w:rsidP="00C8129E">
      <w:pPr>
        <w:pStyle w:val="ABodyCopy"/>
        <w:ind w:left="0"/>
        <w:rPr>
          <w:rFonts w:asciiTheme="minorHAnsi" w:hAnsiTheme="minorHAnsi"/>
          <w:noProof/>
          <w:sz w:val="22"/>
          <w:szCs w:val="22"/>
        </w:rPr>
      </w:pPr>
    </w:p>
    <w:p w14:paraId="05B84F35" w14:textId="77777777" w:rsidR="00C8129E" w:rsidRDefault="00C8129E" w:rsidP="00C8129E">
      <w:pPr>
        <w:pStyle w:val="Heading1"/>
        <w:rPr>
          <w:noProof/>
        </w:rPr>
      </w:pPr>
      <w:bookmarkStart w:id="55" w:name="_Toc174889565"/>
      <w:r w:rsidRPr="00155C54">
        <w:rPr>
          <w:noProof/>
        </w:rPr>
        <w:t>Creating new features through feature engineering</w:t>
      </w:r>
      <w:bookmarkEnd w:id="55"/>
      <w:r w:rsidRPr="00155C54">
        <w:rPr>
          <w:noProof/>
        </w:rPr>
        <w:t xml:space="preserve"> </w:t>
      </w:r>
    </w:p>
    <w:p w14:paraId="0AC362BF" w14:textId="77777777" w:rsidR="00C8129E" w:rsidRDefault="00C8129E" w:rsidP="00C8129E">
      <w:pPr>
        <w:pStyle w:val="ABodyCopy"/>
        <w:ind w:left="0"/>
        <w:rPr>
          <w:rFonts w:asciiTheme="minorHAnsi" w:hAnsiTheme="minorHAnsi" w:cstheme="minorHAnsi"/>
          <w:noProof/>
          <w:sz w:val="22"/>
          <w:szCs w:val="22"/>
        </w:rPr>
      </w:pPr>
    </w:p>
    <w:p w14:paraId="04AFFF99" w14:textId="77777777" w:rsidR="00C8129E" w:rsidRPr="00C07CC3" w:rsidRDefault="00C8129E" w:rsidP="00C8129E">
      <w:pPr>
        <w:rPr>
          <w:rFonts w:asciiTheme="minorHAnsi" w:hAnsiTheme="minorHAnsi" w:cstheme="minorHAnsi"/>
          <w:sz w:val="22"/>
          <w:szCs w:val="22"/>
        </w:rPr>
      </w:pPr>
      <w:r w:rsidRPr="00C07CC3">
        <w:rPr>
          <w:rFonts w:asciiTheme="minorHAnsi" w:hAnsiTheme="minorHAnsi" w:cstheme="minorHAnsi"/>
          <w:sz w:val="22"/>
          <w:szCs w:val="22"/>
        </w:rPr>
        <w:t>Feature engineering is a critical step in the data science workflow</w:t>
      </w:r>
      <w:r>
        <w:rPr>
          <w:rFonts w:asciiTheme="minorHAnsi" w:hAnsiTheme="minorHAnsi" w:cstheme="minorHAnsi"/>
          <w:sz w:val="22"/>
          <w:szCs w:val="22"/>
        </w:rPr>
        <w:t>. It empowers</w:t>
      </w:r>
      <w:r w:rsidRPr="00C07CC3">
        <w:rPr>
          <w:rFonts w:asciiTheme="minorHAnsi" w:hAnsiTheme="minorHAnsi" w:cstheme="minorHAnsi"/>
          <w:sz w:val="22"/>
          <w:szCs w:val="22"/>
        </w:rPr>
        <w:t xml:space="preserve"> us to transform raw data into meaningful features that enhance the performance and interpretability of machine learning models. By harnessing domain knowledge and creative techniques, feature engineering enables us to extract valuable insights, uncover hidden patterns, and optimize the representation of our data.</w:t>
      </w:r>
    </w:p>
    <w:p w14:paraId="6EED4B9F" w14:textId="77777777" w:rsidR="00C8129E" w:rsidRPr="00C07CC3" w:rsidRDefault="00C8129E" w:rsidP="00C8129E">
      <w:pPr>
        <w:rPr>
          <w:rFonts w:asciiTheme="minorHAnsi" w:hAnsiTheme="minorHAnsi" w:cstheme="minorHAnsi"/>
          <w:sz w:val="22"/>
          <w:szCs w:val="22"/>
        </w:rPr>
      </w:pPr>
    </w:p>
    <w:p w14:paraId="207B1810" w14:textId="77777777" w:rsidR="00C8129E" w:rsidRPr="00C07CC3" w:rsidRDefault="00C8129E" w:rsidP="00C8129E">
      <w:pPr>
        <w:rPr>
          <w:rFonts w:asciiTheme="minorHAnsi" w:hAnsiTheme="minorHAnsi" w:cstheme="minorHAnsi"/>
          <w:sz w:val="22"/>
          <w:szCs w:val="22"/>
        </w:rPr>
      </w:pPr>
      <w:r w:rsidRPr="00C07CC3">
        <w:rPr>
          <w:rFonts w:asciiTheme="minorHAnsi" w:hAnsiTheme="minorHAnsi" w:cstheme="minorHAnsi"/>
          <w:sz w:val="22"/>
          <w:szCs w:val="22"/>
        </w:rPr>
        <w:t xml:space="preserve">In this section, we will delve into the art of feature engineering and explore its vital role in building robust and accurate models. We will examine several </w:t>
      </w:r>
      <w:r>
        <w:rPr>
          <w:rFonts w:asciiTheme="minorHAnsi" w:hAnsiTheme="minorHAnsi" w:cstheme="minorHAnsi"/>
          <w:sz w:val="22"/>
          <w:szCs w:val="22"/>
        </w:rPr>
        <w:t>fundamental</w:t>
      </w:r>
      <w:r w:rsidRPr="00C07CC3">
        <w:rPr>
          <w:rFonts w:asciiTheme="minorHAnsi" w:hAnsiTheme="minorHAnsi" w:cstheme="minorHAnsi"/>
          <w:sz w:val="22"/>
          <w:szCs w:val="22"/>
        </w:rPr>
        <w:t xml:space="preserve"> techniques that allow us to engineer features effectively, providing our models with the best possible representation of the underlying data.</w:t>
      </w:r>
    </w:p>
    <w:p w14:paraId="2D56D6AF" w14:textId="77777777" w:rsidR="00C8129E" w:rsidRPr="00C07CC3" w:rsidRDefault="00C8129E" w:rsidP="00C8129E">
      <w:pPr>
        <w:rPr>
          <w:rFonts w:asciiTheme="minorHAnsi" w:hAnsiTheme="minorHAnsi" w:cstheme="minorHAnsi"/>
          <w:sz w:val="22"/>
          <w:szCs w:val="22"/>
        </w:rPr>
      </w:pPr>
    </w:p>
    <w:p w14:paraId="7776CC3D" w14:textId="77777777" w:rsidR="00C8129E" w:rsidRDefault="00C8129E" w:rsidP="00C8129E">
      <w:pPr>
        <w:rPr>
          <w:rFonts w:asciiTheme="minorHAnsi" w:hAnsiTheme="minorHAnsi" w:cstheme="minorHAnsi"/>
          <w:sz w:val="22"/>
          <w:szCs w:val="22"/>
        </w:rPr>
      </w:pPr>
      <w:r w:rsidRPr="00C07CC3">
        <w:rPr>
          <w:rFonts w:asciiTheme="minorHAnsi" w:hAnsiTheme="minorHAnsi" w:cstheme="minorHAnsi"/>
          <w:sz w:val="22"/>
          <w:szCs w:val="22"/>
        </w:rPr>
        <w:t>Key points to consider in feature engineering:</w:t>
      </w:r>
    </w:p>
    <w:p w14:paraId="23864A1B" w14:textId="77777777" w:rsidR="00C8129E" w:rsidRPr="00C07CC3" w:rsidRDefault="00C8129E" w:rsidP="00C8129E">
      <w:pPr>
        <w:rPr>
          <w:rFonts w:asciiTheme="minorHAnsi" w:hAnsiTheme="minorHAnsi" w:cstheme="minorHAnsi"/>
          <w:sz w:val="22"/>
          <w:szCs w:val="22"/>
        </w:rPr>
      </w:pPr>
    </w:p>
    <w:p w14:paraId="71D5B0B8" w14:textId="77777777" w:rsidR="00C8129E" w:rsidRPr="00C07CC3" w:rsidRDefault="00C8129E" w:rsidP="00145AC7">
      <w:pPr>
        <w:pStyle w:val="ListParagraph"/>
        <w:numPr>
          <w:ilvl w:val="0"/>
          <w:numId w:val="47"/>
        </w:numPr>
        <w:rPr>
          <w:rFonts w:asciiTheme="minorHAnsi" w:hAnsiTheme="minorHAnsi" w:cstheme="minorHAnsi"/>
          <w:sz w:val="22"/>
          <w:szCs w:val="22"/>
        </w:rPr>
      </w:pPr>
      <w:r w:rsidRPr="00C07CC3">
        <w:rPr>
          <w:rFonts w:asciiTheme="minorHAnsi" w:hAnsiTheme="minorHAnsi" w:cstheme="minorHAnsi"/>
          <w:b/>
          <w:sz w:val="22"/>
          <w:szCs w:val="22"/>
        </w:rPr>
        <w:t>Feature Scaling:</w:t>
      </w:r>
    </w:p>
    <w:p w14:paraId="2DE9648D" w14:textId="77777777" w:rsidR="00C8129E" w:rsidRDefault="00C8129E" w:rsidP="00145AC7">
      <w:pPr>
        <w:pStyle w:val="ListParagraph"/>
        <w:numPr>
          <w:ilvl w:val="1"/>
          <w:numId w:val="47"/>
        </w:numPr>
        <w:rPr>
          <w:rFonts w:asciiTheme="minorHAnsi" w:hAnsiTheme="minorHAnsi" w:cstheme="minorHAnsi"/>
          <w:sz w:val="22"/>
          <w:szCs w:val="22"/>
        </w:rPr>
      </w:pPr>
      <w:r w:rsidRPr="00C07CC3">
        <w:rPr>
          <w:rFonts w:asciiTheme="minorHAnsi" w:hAnsiTheme="minorHAnsi" w:cstheme="minorHAnsi"/>
          <w:sz w:val="22"/>
          <w:szCs w:val="22"/>
        </w:rPr>
        <w:t>Scaling numerical features to a consistent range (e.g., normalization or standardization) ensures that no single feature dominates the learning process. This is particularly important for algorithms sensitive to feature scales, such as K-nearest neighbors (KNN) and support vector machines (SVM).</w:t>
      </w:r>
    </w:p>
    <w:p w14:paraId="6DC349AA" w14:textId="77777777" w:rsidR="00C8129E" w:rsidRPr="00C07CC3" w:rsidRDefault="00C8129E" w:rsidP="00C8129E">
      <w:pPr>
        <w:pStyle w:val="ListParagraph"/>
        <w:ind w:left="1440"/>
        <w:rPr>
          <w:rFonts w:asciiTheme="minorHAnsi" w:hAnsiTheme="minorHAnsi" w:cstheme="minorHAnsi"/>
          <w:sz w:val="22"/>
          <w:szCs w:val="22"/>
        </w:rPr>
      </w:pPr>
    </w:p>
    <w:p w14:paraId="77EDF3CB" w14:textId="77777777" w:rsidR="00C8129E" w:rsidRPr="00C07CC3" w:rsidRDefault="00C8129E" w:rsidP="00145AC7">
      <w:pPr>
        <w:pStyle w:val="ListParagraph"/>
        <w:numPr>
          <w:ilvl w:val="1"/>
          <w:numId w:val="47"/>
        </w:numPr>
        <w:rPr>
          <w:rFonts w:asciiTheme="minorHAnsi" w:hAnsiTheme="minorHAnsi" w:cstheme="minorHAnsi"/>
          <w:sz w:val="22"/>
          <w:szCs w:val="22"/>
        </w:rPr>
      </w:pPr>
      <w:r w:rsidRPr="00C07CC3">
        <w:rPr>
          <w:rFonts w:asciiTheme="minorHAnsi" w:hAnsiTheme="minorHAnsi" w:cstheme="minorHAnsi"/>
          <w:sz w:val="22"/>
          <w:szCs w:val="22"/>
        </w:rPr>
        <w:t>For tree-based models like random forests or gradient boosting, feature scaling may not be necessary since these models operate based on decision rules rather than feature magnitudes.</w:t>
      </w:r>
    </w:p>
    <w:p w14:paraId="7EAEA874" w14:textId="77777777" w:rsidR="00C8129E" w:rsidRPr="00C07CC3" w:rsidRDefault="00C8129E" w:rsidP="00C8129E">
      <w:pPr>
        <w:rPr>
          <w:rFonts w:asciiTheme="minorHAnsi" w:hAnsiTheme="minorHAnsi" w:cstheme="minorHAnsi"/>
          <w:sz w:val="22"/>
          <w:szCs w:val="22"/>
        </w:rPr>
      </w:pPr>
    </w:p>
    <w:p w14:paraId="0D817822" w14:textId="77777777" w:rsidR="00C8129E" w:rsidRPr="00C07CC3" w:rsidRDefault="00C8129E" w:rsidP="00145AC7">
      <w:pPr>
        <w:pStyle w:val="ListParagraph"/>
        <w:numPr>
          <w:ilvl w:val="0"/>
          <w:numId w:val="47"/>
        </w:numPr>
        <w:rPr>
          <w:rFonts w:asciiTheme="minorHAnsi" w:hAnsiTheme="minorHAnsi" w:cstheme="minorHAnsi"/>
          <w:b/>
          <w:sz w:val="22"/>
          <w:szCs w:val="22"/>
        </w:rPr>
      </w:pPr>
      <w:r w:rsidRPr="00C07CC3">
        <w:rPr>
          <w:rFonts w:asciiTheme="minorHAnsi" w:hAnsiTheme="minorHAnsi" w:cstheme="minorHAnsi"/>
          <w:b/>
          <w:sz w:val="22"/>
          <w:szCs w:val="22"/>
        </w:rPr>
        <w:t>Encoding Categorical Variables:</w:t>
      </w:r>
    </w:p>
    <w:p w14:paraId="3AEA6BEC" w14:textId="77777777" w:rsidR="00C8129E" w:rsidRDefault="00C8129E" w:rsidP="00145AC7">
      <w:pPr>
        <w:pStyle w:val="ListParagraph"/>
        <w:numPr>
          <w:ilvl w:val="1"/>
          <w:numId w:val="47"/>
        </w:numPr>
        <w:rPr>
          <w:rFonts w:asciiTheme="minorHAnsi" w:hAnsiTheme="minorHAnsi" w:cstheme="minorHAnsi"/>
          <w:sz w:val="22"/>
          <w:szCs w:val="22"/>
        </w:rPr>
      </w:pPr>
      <w:r w:rsidRPr="00C07CC3">
        <w:rPr>
          <w:rFonts w:asciiTheme="minorHAnsi" w:hAnsiTheme="minorHAnsi" w:cstheme="minorHAnsi"/>
          <w:sz w:val="22"/>
          <w:szCs w:val="22"/>
        </w:rPr>
        <w:t>Converting categorical variables into numerical representations is essential for most machine learning algorithms. Common encoding techniques include one-hot encoding, label encoding, and target encoding.</w:t>
      </w:r>
    </w:p>
    <w:p w14:paraId="4E3AFFB8" w14:textId="77777777" w:rsidR="00C8129E" w:rsidRPr="00C07CC3" w:rsidRDefault="00C8129E" w:rsidP="00C8129E">
      <w:pPr>
        <w:pStyle w:val="ListParagraph"/>
        <w:ind w:left="1440"/>
        <w:rPr>
          <w:rFonts w:asciiTheme="minorHAnsi" w:hAnsiTheme="minorHAnsi" w:cstheme="minorHAnsi"/>
          <w:sz w:val="22"/>
          <w:szCs w:val="22"/>
        </w:rPr>
      </w:pPr>
    </w:p>
    <w:p w14:paraId="48711E85" w14:textId="77777777" w:rsidR="00C8129E" w:rsidRPr="00C07CC3" w:rsidRDefault="00C8129E" w:rsidP="00145AC7">
      <w:pPr>
        <w:pStyle w:val="ListParagraph"/>
        <w:numPr>
          <w:ilvl w:val="1"/>
          <w:numId w:val="47"/>
        </w:numPr>
        <w:rPr>
          <w:rFonts w:asciiTheme="minorHAnsi" w:hAnsiTheme="minorHAnsi" w:cstheme="minorHAnsi"/>
          <w:sz w:val="22"/>
          <w:szCs w:val="22"/>
        </w:rPr>
      </w:pPr>
      <w:r w:rsidRPr="00C07CC3">
        <w:rPr>
          <w:rFonts w:asciiTheme="minorHAnsi" w:hAnsiTheme="minorHAnsi" w:cstheme="minorHAnsi"/>
          <w:sz w:val="22"/>
          <w:szCs w:val="22"/>
        </w:rPr>
        <w:t xml:space="preserve">When using one-hot encoding, </w:t>
      </w:r>
      <w:r>
        <w:rPr>
          <w:rFonts w:asciiTheme="minorHAnsi" w:hAnsiTheme="minorHAnsi" w:cstheme="minorHAnsi"/>
          <w:sz w:val="22"/>
          <w:szCs w:val="22"/>
        </w:rPr>
        <w:t>remember</w:t>
      </w:r>
      <w:r w:rsidRPr="00C07CC3">
        <w:rPr>
          <w:rFonts w:asciiTheme="minorHAnsi" w:hAnsiTheme="minorHAnsi" w:cstheme="minorHAnsi"/>
          <w:sz w:val="22"/>
          <w:szCs w:val="22"/>
        </w:rPr>
        <w:t xml:space="preserve"> the "dummy variable trap" in regression models. </w:t>
      </w:r>
      <w:r>
        <w:rPr>
          <w:rFonts w:asciiTheme="minorHAnsi" w:hAnsiTheme="minorHAnsi" w:cstheme="minorHAnsi"/>
          <w:sz w:val="22"/>
          <w:szCs w:val="22"/>
        </w:rPr>
        <w:t>One of the dummy variables must be excluded to avoid multicollinearity, which can impact model stability</w:t>
      </w:r>
      <w:r w:rsidRPr="00C07CC3">
        <w:rPr>
          <w:rFonts w:asciiTheme="minorHAnsi" w:hAnsiTheme="minorHAnsi" w:cstheme="minorHAnsi"/>
          <w:sz w:val="22"/>
          <w:szCs w:val="22"/>
        </w:rPr>
        <w:t>. This exclusion is typically achieved by either dropping one dummy variable explicitly or utilizing other encoding schemes like effect encoding or sum encoding.</w:t>
      </w:r>
    </w:p>
    <w:p w14:paraId="36ACA4A4" w14:textId="77777777" w:rsidR="00C8129E" w:rsidRPr="00C07CC3" w:rsidRDefault="00C8129E" w:rsidP="00C8129E">
      <w:pPr>
        <w:rPr>
          <w:rFonts w:asciiTheme="minorHAnsi" w:hAnsiTheme="minorHAnsi" w:cstheme="minorHAnsi"/>
          <w:sz w:val="22"/>
          <w:szCs w:val="22"/>
        </w:rPr>
      </w:pPr>
    </w:p>
    <w:p w14:paraId="1834F6A1" w14:textId="77777777" w:rsidR="00C8129E" w:rsidRPr="00C07CC3" w:rsidRDefault="00C8129E" w:rsidP="00145AC7">
      <w:pPr>
        <w:pStyle w:val="ListParagraph"/>
        <w:numPr>
          <w:ilvl w:val="0"/>
          <w:numId w:val="47"/>
        </w:numPr>
        <w:rPr>
          <w:rFonts w:asciiTheme="minorHAnsi" w:hAnsiTheme="minorHAnsi" w:cstheme="minorHAnsi"/>
          <w:b/>
          <w:sz w:val="22"/>
          <w:szCs w:val="22"/>
        </w:rPr>
      </w:pPr>
      <w:r w:rsidRPr="00C07CC3">
        <w:rPr>
          <w:rFonts w:asciiTheme="minorHAnsi" w:hAnsiTheme="minorHAnsi" w:cstheme="minorHAnsi"/>
          <w:b/>
          <w:sz w:val="22"/>
          <w:szCs w:val="22"/>
        </w:rPr>
        <w:t>Feature Interaction:</w:t>
      </w:r>
    </w:p>
    <w:p w14:paraId="42E64A2A" w14:textId="77777777" w:rsidR="00C8129E" w:rsidRDefault="00C8129E" w:rsidP="00145AC7">
      <w:pPr>
        <w:pStyle w:val="ListParagraph"/>
        <w:numPr>
          <w:ilvl w:val="1"/>
          <w:numId w:val="47"/>
        </w:numPr>
        <w:rPr>
          <w:rFonts w:asciiTheme="minorHAnsi" w:hAnsiTheme="minorHAnsi" w:cstheme="minorHAnsi"/>
          <w:sz w:val="22"/>
          <w:szCs w:val="22"/>
        </w:rPr>
      </w:pPr>
      <w:r w:rsidRPr="00C07CC3">
        <w:rPr>
          <w:rFonts w:asciiTheme="minorHAnsi" w:hAnsiTheme="minorHAnsi" w:cstheme="minorHAnsi"/>
          <w:sz w:val="22"/>
          <w:szCs w:val="22"/>
        </w:rPr>
        <w:t>Creating new features by combining or interacting with existing ones can capture complex relationships and interactions that individual features may fail to represent adequately.</w:t>
      </w:r>
    </w:p>
    <w:p w14:paraId="17B818A2" w14:textId="77777777" w:rsidR="00C8129E" w:rsidRPr="00C07CC3" w:rsidRDefault="00C8129E" w:rsidP="00C8129E">
      <w:pPr>
        <w:pStyle w:val="ListParagraph"/>
        <w:ind w:left="1440"/>
        <w:rPr>
          <w:rFonts w:asciiTheme="minorHAnsi" w:hAnsiTheme="minorHAnsi" w:cstheme="minorHAnsi"/>
          <w:sz w:val="22"/>
          <w:szCs w:val="22"/>
        </w:rPr>
      </w:pPr>
    </w:p>
    <w:p w14:paraId="0C95BD7F" w14:textId="77777777" w:rsidR="00C8129E" w:rsidRDefault="00C8129E" w:rsidP="00145AC7">
      <w:pPr>
        <w:pStyle w:val="ListParagraph"/>
        <w:numPr>
          <w:ilvl w:val="1"/>
          <w:numId w:val="47"/>
        </w:numPr>
        <w:rPr>
          <w:rFonts w:asciiTheme="minorHAnsi" w:hAnsiTheme="minorHAnsi" w:cstheme="minorHAnsi"/>
          <w:sz w:val="22"/>
          <w:szCs w:val="22"/>
        </w:rPr>
      </w:pPr>
      <w:r w:rsidRPr="00C07CC3">
        <w:rPr>
          <w:rFonts w:asciiTheme="minorHAnsi" w:hAnsiTheme="minorHAnsi" w:cstheme="minorHAnsi"/>
          <w:sz w:val="22"/>
          <w:szCs w:val="22"/>
        </w:rPr>
        <w:t>Feature interaction can be achieved through techniques like polynomial features, which introduce higher-order terms or interactions between features.</w:t>
      </w:r>
    </w:p>
    <w:p w14:paraId="67935EEA" w14:textId="77777777" w:rsidR="00C8129E" w:rsidRPr="00C07CC3" w:rsidRDefault="00C8129E" w:rsidP="00C8129E">
      <w:pPr>
        <w:rPr>
          <w:rFonts w:asciiTheme="minorHAnsi" w:hAnsiTheme="minorHAnsi" w:cstheme="minorHAnsi"/>
          <w:sz w:val="22"/>
          <w:szCs w:val="22"/>
        </w:rPr>
      </w:pPr>
    </w:p>
    <w:p w14:paraId="1BAD368A" w14:textId="77777777" w:rsidR="00C8129E" w:rsidRPr="00C07CC3" w:rsidRDefault="00C8129E" w:rsidP="00145AC7">
      <w:pPr>
        <w:pStyle w:val="ListParagraph"/>
        <w:numPr>
          <w:ilvl w:val="1"/>
          <w:numId w:val="47"/>
        </w:numPr>
        <w:rPr>
          <w:rFonts w:asciiTheme="minorHAnsi" w:hAnsiTheme="minorHAnsi" w:cstheme="minorHAnsi"/>
          <w:sz w:val="22"/>
          <w:szCs w:val="22"/>
        </w:rPr>
      </w:pPr>
      <w:r w:rsidRPr="00C07CC3">
        <w:rPr>
          <w:rFonts w:asciiTheme="minorHAnsi" w:hAnsiTheme="minorHAnsi" w:cstheme="minorHAnsi"/>
          <w:sz w:val="22"/>
          <w:szCs w:val="22"/>
        </w:rPr>
        <w:t>Feature interaction is particularly beneficial for models that aim to capture non-linear relationships and complex patterns.</w:t>
      </w:r>
    </w:p>
    <w:p w14:paraId="5F120574" w14:textId="77777777" w:rsidR="00C8129E" w:rsidRPr="00C07CC3" w:rsidRDefault="00C8129E" w:rsidP="00C8129E">
      <w:pPr>
        <w:rPr>
          <w:rFonts w:asciiTheme="minorHAnsi" w:hAnsiTheme="minorHAnsi" w:cstheme="minorHAnsi"/>
          <w:sz w:val="22"/>
          <w:szCs w:val="22"/>
        </w:rPr>
      </w:pPr>
    </w:p>
    <w:p w14:paraId="51680B41" w14:textId="77777777" w:rsidR="00C8129E" w:rsidRDefault="00C8129E" w:rsidP="00C8129E">
      <w:pPr>
        <w:rPr>
          <w:rFonts w:asciiTheme="minorHAnsi" w:hAnsiTheme="minorHAnsi" w:cstheme="minorHAnsi"/>
          <w:sz w:val="22"/>
          <w:szCs w:val="22"/>
        </w:rPr>
      </w:pPr>
      <w:r w:rsidRPr="00C07CC3">
        <w:rPr>
          <w:rFonts w:asciiTheme="minorHAnsi" w:hAnsiTheme="minorHAnsi" w:cstheme="minorHAnsi"/>
          <w:sz w:val="22"/>
          <w:szCs w:val="22"/>
        </w:rPr>
        <w:t xml:space="preserve">These points provide a foundation for your exploration of feature engineering. As you dive deeper into this field, you will encounter various advanced techniques and strategies tailored to your specific data and modeling objectives. Remember, the key is to extract and </w:t>
      </w:r>
      <w:r w:rsidRPr="00C07CC3">
        <w:rPr>
          <w:rFonts w:asciiTheme="minorHAnsi" w:hAnsiTheme="minorHAnsi" w:cstheme="minorHAnsi"/>
          <w:sz w:val="22"/>
          <w:szCs w:val="22"/>
        </w:rPr>
        <w:lastRenderedPageBreak/>
        <w:t>engineer features that encapsulate the most salient information within the data, ultimately unlocking the full potential of your machine learning models.</w:t>
      </w:r>
    </w:p>
    <w:p w14:paraId="1F84ADD5" w14:textId="77777777" w:rsidR="00C8129E" w:rsidRDefault="00C8129E" w:rsidP="00C8129E">
      <w:pPr>
        <w:rPr>
          <w:rFonts w:asciiTheme="minorHAnsi" w:hAnsiTheme="minorHAnsi" w:cstheme="minorHAnsi"/>
          <w:sz w:val="22"/>
          <w:szCs w:val="22"/>
        </w:rPr>
      </w:pPr>
    </w:p>
    <w:p w14:paraId="400D8977" w14:textId="77777777" w:rsidR="00C8129E" w:rsidRDefault="00C8129E" w:rsidP="00C8129E">
      <w:pPr>
        <w:pStyle w:val="Heading3"/>
        <w:ind w:left="0"/>
      </w:pPr>
      <w:bookmarkStart w:id="56" w:name="_Toc174889566"/>
      <w:r>
        <w:t>Feature Scaling</w:t>
      </w:r>
      <w:bookmarkEnd w:id="56"/>
    </w:p>
    <w:p w14:paraId="625F5FD6" w14:textId="77777777" w:rsidR="00C8129E" w:rsidRPr="00951F59" w:rsidRDefault="00C8129E" w:rsidP="00C8129E">
      <w:pPr>
        <w:rPr>
          <w:rFonts w:asciiTheme="minorHAnsi" w:hAnsiTheme="minorHAnsi" w:cstheme="minorHAnsi"/>
          <w:sz w:val="22"/>
          <w:szCs w:val="22"/>
        </w:rPr>
      </w:pPr>
      <w:r w:rsidRPr="00951F59">
        <w:rPr>
          <w:rFonts w:asciiTheme="minorHAnsi" w:hAnsiTheme="minorHAnsi" w:cstheme="minorHAnsi"/>
          <w:sz w:val="22"/>
          <w:szCs w:val="22"/>
        </w:rPr>
        <w:t xml:space="preserve">Feature scaling is a preprocessing technique that aims to bring all </w:t>
      </w:r>
      <w:r>
        <w:rPr>
          <w:rFonts w:asciiTheme="minorHAnsi" w:hAnsiTheme="minorHAnsi" w:cstheme="minorHAnsi"/>
          <w:sz w:val="22"/>
          <w:szCs w:val="22"/>
        </w:rPr>
        <w:t>data set features</w:t>
      </w:r>
      <w:r w:rsidRPr="00951F59">
        <w:rPr>
          <w:rFonts w:asciiTheme="minorHAnsi" w:hAnsiTheme="minorHAnsi" w:cstheme="minorHAnsi"/>
          <w:sz w:val="22"/>
          <w:szCs w:val="22"/>
        </w:rPr>
        <w:t xml:space="preserve"> onto a similar scale. It involves transforming the values of different features to a consistent range, which helps improve the performance of many machine learning algorithms. By scaling the features, we ensure that no single feature dominates the learning process due to differences in their magnitudes.</w:t>
      </w:r>
    </w:p>
    <w:p w14:paraId="7FEC8B20" w14:textId="77777777" w:rsidR="00C8129E" w:rsidRPr="00951F59" w:rsidRDefault="00C8129E" w:rsidP="00C8129E">
      <w:pPr>
        <w:rPr>
          <w:rFonts w:asciiTheme="minorHAnsi" w:hAnsiTheme="minorHAnsi" w:cstheme="minorHAnsi"/>
          <w:sz w:val="22"/>
          <w:szCs w:val="22"/>
        </w:rPr>
      </w:pPr>
    </w:p>
    <w:p w14:paraId="30A24A87" w14:textId="77777777" w:rsidR="00C8129E" w:rsidRDefault="00C8129E" w:rsidP="00C8129E">
      <w:pPr>
        <w:rPr>
          <w:rFonts w:asciiTheme="minorHAnsi" w:hAnsiTheme="minorHAnsi" w:cstheme="minorHAnsi"/>
          <w:b/>
          <w:sz w:val="22"/>
          <w:szCs w:val="22"/>
        </w:rPr>
      </w:pPr>
    </w:p>
    <w:p w14:paraId="5D11F947" w14:textId="77777777" w:rsidR="00C8129E" w:rsidRPr="00951F59" w:rsidRDefault="00C8129E" w:rsidP="00C8129E">
      <w:pPr>
        <w:rPr>
          <w:rFonts w:asciiTheme="minorHAnsi" w:hAnsiTheme="minorHAnsi" w:cstheme="minorHAnsi"/>
          <w:b/>
          <w:sz w:val="22"/>
          <w:szCs w:val="22"/>
        </w:rPr>
      </w:pPr>
      <w:r w:rsidRPr="00951F59">
        <w:rPr>
          <w:rFonts w:asciiTheme="minorHAnsi" w:hAnsiTheme="minorHAnsi" w:cstheme="minorHAnsi"/>
          <w:b/>
          <w:sz w:val="22"/>
          <w:szCs w:val="22"/>
        </w:rPr>
        <w:t>When to Use Feature Scaling:</w:t>
      </w:r>
    </w:p>
    <w:p w14:paraId="159509A3" w14:textId="77777777" w:rsidR="00C8129E" w:rsidRPr="00951F59" w:rsidRDefault="00C8129E" w:rsidP="00C8129E">
      <w:pPr>
        <w:rPr>
          <w:rFonts w:asciiTheme="minorHAnsi" w:hAnsiTheme="minorHAnsi" w:cstheme="minorHAnsi"/>
          <w:sz w:val="22"/>
          <w:szCs w:val="22"/>
        </w:rPr>
      </w:pPr>
      <w:r w:rsidRPr="00951F59">
        <w:rPr>
          <w:rFonts w:asciiTheme="minorHAnsi" w:hAnsiTheme="minorHAnsi" w:cstheme="minorHAnsi"/>
          <w:sz w:val="22"/>
          <w:szCs w:val="22"/>
        </w:rPr>
        <w:t>Feature scaling is typically recommended in the following scenarios:</w:t>
      </w:r>
    </w:p>
    <w:p w14:paraId="119F7AD3" w14:textId="77777777" w:rsidR="00C8129E" w:rsidRPr="00951F59" w:rsidRDefault="00C8129E" w:rsidP="00C8129E">
      <w:pPr>
        <w:rPr>
          <w:rFonts w:asciiTheme="minorHAnsi" w:hAnsiTheme="minorHAnsi" w:cstheme="minorHAnsi"/>
          <w:sz w:val="22"/>
          <w:szCs w:val="22"/>
        </w:rPr>
      </w:pPr>
    </w:p>
    <w:p w14:paraId="2E37A481" w14:textId="77777777" w:rsidR="00C8129E" w:rsidRPr="00951F59" w:rsidRDefault="00C8129E" w:rsidP="00145AC7">
      <w:pPr>
        <w:pStyle w:val="ListParagraph"/>
        <w:numPr>
          <w:ilvl w:val="0"/>
          <w:numId w:val="48"/>
        </w:numPr>
        <w:rPr>
          <w:rFonts w:asciiTheme="minorHAnsi" w:hAnsiTheme="minorHAnsi" w:cstheme="minorHAnsi"/>
          <w:b/>
          <w:sz w:val="22"/>
          <w:szCs w:val="22"/>
        </w:rPr>
      </w:pPr>
      <w:r w:rsidRPr="00951F59">
        <w:rPr>
          <w:rFonts w:asciiTheme="minorHAnsi" w:hAnsiTheme="minorHAnsi" w:cstheme="minorHAnsi"/>
          <w:b/>
          <w:sz w:val="22"/>
          <w:szCs w:val="22"/>
        </w:rPr>
        <w:t>Algorithms that Rely on Distance Measures:</w:t>
      </w:r>
    </w:p>
    <w:p w14:paraId="27AEB704" w14:textId="77777777" w:rsidR="00C8129E" w:rsidRPr="00951F59" w:rsidRDefault="00C8129E" w:rsidP="00145AC7">
      <w:pPr>
        <w:pStyle w:val="ListParagraph"/>
        <w:numPr>
          <w:ilvl w:val="1"/>
          <w:numId w:val="47"/>
        </w:numPr>
        <w:rPr>
          <w:rFonts w:asciiTheme="minorHAnsi" w:hAnsiTheme="minorHAnsi" w:cstheme="minorHAnsi"/>
          <w:sz w:val="22"/>
          <w:szCs w:val="22"/>
        </w:rPr>
      </w:pPr>
      <w:r w:rsidRPr="00951F59">
        <w:rPr>
          <w:rFonts w:asciiTheme="minorHAnsi" w:hAnsiTheme="minorHAnsi" w:cstheme="minorHAnsi"/>
          <w:sz w:val="22"/>
          <w:szCs w:val="22"/>
        </w:rPr>
        <w:t>Machine learning algorithms that calculate distances between data points, such as K-nearest neighbors (KNN) and support vector machines (SVM), can be influenced by the scale of the features. Scaling the features helps ensure that all features contribute equally to the distance calculations.</w:t>
      </w:r>
    </w:p>
    <w:p w14:paraId="74AFD93C" w14:textId="77777777" w:rsidR="00C8129E" w:rsidRPr="00951F59" w:rsidRDefault="00C8129E" w:rsidP="00C8129E">
      <w:pPr>
        <w:rPr>
          <w:rFonts w:asciiTheme="minorHAnsi" w:hAnsiTheme="minorHAnsi" w:cstheme="minorHAnsi"/>
          <w:sz w:val="22"/>
          <w:szCs w:val="22"/>
        </w:rPr>
      </w:pPr>
    </w:p>
    <w:p w14:paraId="192DC943" w14:textId="77777777" w:rsidR="00C8129E" w:rsidRPr="00951F59" w:rsidRDefault="00C8129E" w:rsidP="00145AC7">
      <w:pPr>
        <w:pStyle w:val="ListParagraph"/>
        <w:numPr>
          <w:ilvl w:val="0"/>
          <w:numId w:val="48"/>
        </w:numPr>
        <w:rPr>
          <w:rFonts w:asciiTheme="minorHAnsi" w:hAnsiTheme="minorHAnsi" w:cstheme="minorHAnsi"/>
          <w:b/>
          <w:sz w:val="22"/>
          <w:szCs w:val="22"/>
        </w:rPr>
      </w:pPr>
      <w:r w:rsidRPr="00951F59">
        <w:rPr>
          <w:rFonts w:asciiTheme="minorHAnsi" w:hAnsiTheme="minorHAnsi" w:cstheme="minorHAnsi"/>
          <w:b/>
          <w:sz w:val="22"/>
          <w:szCs w:val="22"/>
        </w:rPr>
        <w:t>Gradient Descent Optimization:</w:t>
      </w:r>
    </w:p>
    <w:p w14:paraId="0C8EC990" w14:textId="77777777" w:rsidR="00C8129E" w:rsidRPr="00951F59" w:rsidRDefault="00C8129E" w:rsidP="00145AC7">
      <w:pPr>
        <w:pStyle w:val="ListParagraph"/>
        <w:numPr>
          <w:ilvl w:val="1"/>
          <w:numId w:val="47"/>
        </w:numPr>
        <w:rPr>
          <w:rFonts w:asciiTheme="minorHAnsi" w:hAnsiTheme="minorHAnsi" w:cstheme="minorHAnsi"/>
          <w:sz w:val="22"/>
          <w:szCs w:val="22"/>
        </w:rPr>
      </w:pPr>
      <w:r w:rsidRPr="00951F59">
        <w:rPr>
          <w:rFonts w:asciiTheme="minorHAnsi" w:hAnsiTheme="minorHAnsi" w:cstheme="minorHAnsi"/>
          <w:sz w:val="22"/>
          <w:szCs w:val="22"/>
        </w:rPr>
        <w:t>Algorithms that use gradient descent optimization, like linear regression, logistic regression, and neural networks, can benefit from feature scaling. Scaling the features can help the optimization process converge faster and reach the global minimum more effectively.</w:t>
      </w:r>
    </w:p>
    <w:p w14:paraId="5CD751F5" w14:textId="77777777" w:rsidR="00C8129E" w:rsidRPr="00951F59" w:rsidRDefault="00C8129E" w:rsidP="00C8129E">
      <w:pPr>
        <w:rPr>
          <w:rFonts w:asciiTheme="minorHAnsi" w:hAnsiTheme="minorHAnsi" w:cstheme="minorHAnsi"/>
          <w:sz w:val="22"/>
          <w:szCs w:val="22"/>
        </w:rPr>
      </w:pPr>
    </w:p>
    <w:p w14:paraId="4B700A21" w14:textId="77777777" w:rsidR="00C8129E" w:rsidRPr="00951F59" w:rsidRDefault="00C8129E" w:rsidP="00145AC7">
      <w:pPr>
        <w:pStyle w:val="ListParagraph"/>
        <w:numPr>
          <w:ilvl w:val="0"/>
          <w:numId w:val="48"/>
        </w:numPr>
        <w:rPr>
          <w:rFonts w:asciiTheme="minorHAnsi" w:hAnsiTheme="minorHAnsi" w:cstheme="minorHAnsi"/>
          <w:b/>
          <w:sz w:val="22"/>
          <w:szCs w:val="22"/>
        </w:rPr>
      </w:pPr>
      <w:r w:rsidRPr="00951F59">
        <w:rPr>
          <w:rFonts w:asciiTheme="minorHAnsi" w:hAnsiTheme="minorHAnsi" w:cstheme="minorHAnsi"/>
          <w:b/>
          <w:sz w:val="22"/>
          <w:szCs w:val="22"/>
        </w:rPr>
        <w:t>Regularization Techniques:</w:t>
      </w:r>
    </w:p>
    <w:p w14:paraId="244183EF" w14:textId="77777777" w:rsidR="00C8129E" w:rsidRPr="00951F59" w:rsidRDefault="00C8129E" w:rsidP="00145AC7">
      <w:pPr>
        <w:pStyle w:val="ListParagraph"/>
        <w:numPr>
          <w:ilvl w:val="1"/>
          <w:numId w:val="47"/>
        </w:numPr>
        <w:rPr>
          <w:rFonts w:asciiTheme="minorHAnsi" w:hAnsiTheme="minorHAnsi" w:cstheme="minorHAnsi"/>
          <w:sz w:val="22"/>
          <w:szCs w:val="22"/>
        </w:rPr>
      </w:pPr>
      <w:r w:rsidRPr="00951F59">
        <w:rPr>
          <w:rFonts w:asciiTheme="minorHAnsi" w:hAnsiTheme="minorHAnsi" w:cstheme="minorHAnsi"/>
          <w:sz w:val="22"/>
          <w:szCs w:val="22"/>
        </w:rPr>
        <w:t>Regularization techniques, such as L1 and L2 regularization, prevent overfitting in regression and classification models. Feature scaling ensures that the regularization terms have a similar effect on all features, preventing any particular feature from dominating the regularization process.</w:t>
      </w:r>
    </w:p>
    <w:p w14:paraId="006F298A" w14:textId="77777777" w:rsidR="00C8129E" w:rsidRPr="00951F59" w:rsidRDefault="00C8129E" w:rsidP="00C8129E">
      <w:pPr>
        <w:rPr>
          <w:rFonts w:asciiTheme="minorHAnsi" w:hAnsiTheme="minorHAnsi" w:cstheme="minorHAnsi"/>
          <w:sz w:val="22"/>
          <w:szCs w:val="22"/>
        </w:rPr>
      </w:pPr>
    </w:p>
    <w:p w14:paraId="43995213" w14:textId="77777777" w:rsidR="00C8129E" w:rsidRDefault="00C8129E" w:rsidP="00C8129E">
      <w:pPr>
        <w:rPr>
          <w:rFonts w:asciiTheme="minorHAnsi" w:hAnsiTheme="minorHAnsi" w:cstheme="minorHAnsi"/>
          <w:b/>
          <w:sz w:val="22"/>
          <w:szCs w:val="22"/>
        </w:rPr>
      </w:pPr>
    </w:p>
    <w:p w14:paraId="6BEE6C8E" w14:textId="77777777" w:rsidR="00C8129E" w:rsidRDefault="00C8129E" w:rsidP="00C8129E">
      <w:pPr>
        <w:rPr>
          <w:rFonts w:asciiTheme="minorHAnsi" w:hAnsiTheme="minorHAnsi" w:cstheme="minorHAnsi"/>
          <w:b/>
          <w:sz w:val="22"/>
          <w:szCs w:val="22"/>
        </w:rPr>
      </w:pPr>
    </w:p>
    <w:p w14:paraId="664C32C0" w14:textId="77777777" w:rsidR="00A45024" w:rsidRDefault="00A45024" w:rsidP="00C8129E">
      <w:pPr>
        <w:rPr>
          <w:rFonts w:asciiTheme="minorHAnsi" w:hAnsiTheme="minorHAnsi" w:cstheme="minorHAnsi"/>
          <w:b/>
          <w:sz w:val="22"/>
          <w:szCs w:val="22"/>
        </w:rPr>
      </w:pPr>
    </w:p>
    <w:p w14:paraId="0CACBD13" w14:textId="77777777" w:rsidR="00A45024" w:rsidRDefault="00A45024" w:rsidP="00C8129E">
      <w:pPr>
        <w:rPr>
          <w:rFonts w:asciiTheme="minorHAnsi" w:hAnsiTheme="minorHAnsi" w:cstheme="minorHAnsi"/>
          <w:b/>
          <w:sz w:val="22"/>
          <w:szCs w:val="22"/>
        </w:rPr>
      </w:pPr>
    </w:p>
    <w:p w14:paraId="34C77E18" w14:textId="77777777" w:rsidR="00C8129E" w:rsidRPr="00951F59" w:rsidRDefault="00C8129E" w:rsidP="00C8129E">
      <w:pPr>
        <w:rPr>
          <w:rFonts w:asciiTheme="minorHAnsi" w:hAnsiTheme="minorHAnsi" w:cstheme="minorHAnsi"/>
          <w:b/>
          <w:sz w:val="22"/>
          <w:szCs w:val="22"/>
        </w:rPr>
      </w:pPr>
      <w:r w:rsidRPr="00951F59">
        <w:rPr>
          <w:rFonts w:asciiTheme="minorHAnsi" w:hAnsiTheme="minorHAnsi" w:cstheme="minorHAnsi"/>
          <w:b/>
          <w:sz w:val="22"/>
          <w:szCs w:val="22"/>
        </w:rPr>
        <w:t>Common Feature Scaling Techniques:</w:t>
      </w:r>
    </w:p>
    <w:p w14:paraId="643D37F5" w14:textId="77777777" w:rsidR="00C8129E" w:rsidRPr="00951F59" w:rsidRDefault="00C8129E" w:rsidP="00C8129E">
      <w:pPr>
        <w:rPr>
          <w:rFonts w:asciiTheme="minorHAnsi" w:hAnsiTheme="minorHAnsi" w:cstheme="minorHAnsi"/>
          <w:sz w:val="22"/>
          <w:szCs w:val="22"/>
        </w:rPr>
      </w:pPr>
    </w:p>
    <w:p w14:paraId="1B9898A9" w14:textId="77777777" w:rsidR="00C8129E" w:rsidRPr="00951F59" w:rsidRDefault="00C8129E" w:rsidP="00145AC7">
      <w:pPr>
        <w:pStyle w:val="ListParagraph"/>
        <w:numPr>
          <w:ilvl w:val="0"/>
          <w:numId w:val="48"/>
        </w:numPr>
        <w:rPr>
          <w:rFonts w:asciiTheme="minorHAnsi" w:hAnsiTheme="minorHAnsi" w:cstheme="minorHAnsi"/>
          <w:b/>
          <w:sz w:val="22"/>
          <w:szCs w:val="22"/>
        </w:rPr>
      </w:pPr>
      <w:r w:rsidRPr="00951F59">
        <w:rPr>
          <w:rFonts w:asciiTheme="minorHAnsi" w:hAnsiTheme="minorHAnsi" w:cstheme="minorHAnsi"/>
          <w:b/>
          <w:sz w:val="22"/>
          <w:szCs w:val="22"/>
        </w:rPr>
        <w:t>Normalization (Min-Max Scaling):</w:t>
      </w:r>
    </w:p>
    <w:p w14:paraId="48253907" w14:textId="77777777" w:rsidR="00C8129E" w:rsidRDefault="00C8129E" w:rsidP="00145AC7">
      <w:pPr>
        <w:pStyle w:val="ListParagraph"/>
        <w:numPr>
          <w:ilvl w:val="1"/>
          <w:numId w:val="47"/>
        </w:numPr>
        <w:rPr>
          <w:rFonts w:asciiTheme="minorHAnsi" w:hAnsiTheme="minorHAnsi" w:cstheme="minorHAnsi"/>
          <w:sz w:val="22"/>
          <w:szCs w:val="22"/>
        </w:rPr>
      </w:pPr>
      <w:r w:rsidRPr="00951F59">
        <w:rPr>
          <w:rFonts w:asciiTheme="minorHAnsi" w:hAnsiTheme="minorHAnsi" w:cstheme="minorHAnsi"/>
          <w:sz w:val="22"/>
          <w:szCs w:val="22"/>
        </w:rPr>
        <w:t>Normalization scales the values of features to a range between 0 and 1. It is achieved by subtracting the minimum value of the feature and dividing it by the difference between the maximum and minimum values.</w:t>
      </w:r>
    </w:p>
    <w:p w14:paraId="57098CC5" w14:textId="77777777" w:rsidR="00C8129E" w:rsidRPr="00951F59" w:rsidRDefault="00C8129E" w:rsidP="00C8129E">
      <w:pPr>
        <w:pStyle w:val="ListParagraph"/>
        <w:ind w:left="1440"/>
        <w:rPr>
          <w:rFonts w:asciiTheme="minorHAnsi" w:hAnsiTheme="minorHAnsi" w:cstheme="minorHAnsi"/>
          <w:sz w:val="22"/>
          <w:szCs w:val="22"/>
        </w:rPr>
      </w:pPr>
    </w:p>
    <w:p w14:paraId="246A497E" w14:textId="77777777" w:rsidR="00C8129E" w:rsidRPr="00951F59" w:rsidRDefault="00C8129E" w:rsidP="00145AC7">
      <w:pPr>
        <w:pStyle w:val="ListParagraph"/>
        <w:numPr>
          <w:ilvl w:val="1"/>
          <w:numId w:val="47"/>
        </w:numPr>
        <w:rPr>
          <w:rFonts w:asciiTheme="minorHAnsi" w:hAnsiTheme="minorHAnsi" w:cstheme="minorHAnsi"/>
          <w:sz w:val="22"/>
          <w:szCs w:val="22"/>
        </w:rPr>
      </w:pPr>
      <w:r w:rsidRPr="00951F59">
        <w:rPr>
          <w:rFonts w:asciiTheme="minorHAnsi" w:hAnsiTheme="minorHAnsi" w:cstheme="minorHAnsi"/>
          <w:sz w:val="22"/>
          <w:szCs w:val="22"/>
        </w:rPr>
        <w:t>This technique preserves the relative relationships between the feature values but may be sensitive to outliers.</w:t>
      </w:r>
    </w:p>
    <w:p w14:paraId="1C923E24" w14:textId="77777777" w:rsidR="00C8129E" w:rsidRPr="00951F59" w:rsidRDefault="00C8129E" w:rsidP="00C8129E">
      <w:pPr>
        <w:rPr>
          <w:rFonts w:asciiTheme="minorHAnsi" w:hAnsiTheme="minorHAnsi" w:cstheme="minorHAnsi"/>
          <w:sz w:val="22"/>
          <w:szCs w:val="22"/>
        </w:rPr>
      </w:pPr>
    </w:p>
    <w:p w14:paraId="3166BCFA" w14:textId="77777777" w:rsidR="00C8129E" w:rsidRPr="00951F59" w:rsidRDefault="00C8129E" w:rsidP="00145AC7">
      <w:pPr>
        <w:pStyle w:val="ListParagraph"/>
        <w:numPr>
          <w:ilvl w:val="0"/>
          <w:numId w:val="48"/>
        </w:numPr>
        <w:rPr>
          <w:rFonts w:asciiTheme="minorHAnsi" w:hAnsiTheme="minorHAnsi" w:cstheme="minorHAnsi"/>
          <w:b/>
          <w:sz w:val="22"/>
          <w:szCs w:val="22"/>
        </w:rPr>
      </w:pPr>
      <w:r w:rsidRPr="00951F59">
        <w:rPr>
          <w:rFonts w:asciiTheme="minorHAnsi" w:hAnsiTheme="minorHAnsi" w:cstheme="minorHAnsi"/>
          <w:b/>
          <w:sz w:val="22"/>
          <w:szCs w:val="22"/>
        </w:rPr>
        <w:t>Standardization (Z-score Scaling):</w:t>
      </w:r>
    </w:p>
    <w:p w14:paraId="4D6C8AC0" w14:textId="77777777" w:rsidR="00C8129E" w:rsidRDefault="00C8129E" w:rsidP="00145AC7">
      <w:pPr>
        <w:pStyle w:val="ListParagraph"/>
        <w:numPr>
          <w:ilvl w:val="1"/>
          <w:numId w:val="47"/>
        </w:numPr>
        <w:rPr>
          <w:rFonts w:asciiTheme="minorHAnsi" w:hAnsiTheme="minorHAnsi" w:cstheme="minorHAnsi"/>
          <w:sz w:val="22"/>
          <w:szCs w:val="22"/>
        </w:rPr>
      </w:pPr>
      <w:r w:rsidRPr="00951F59">
        <w:rPr>
          <w:rFonts w:asciiTheme="minorHAnsi" w:hAnsiTheme="minorHAnsi" w:cstheme="minorHAnsi"/>
          <w:sz w:val="22"/>
          <w:szCs w:val="22"/>
        </w:rPr>
        <w:t xml:space="preserve">Standardization transforms the feature values to have zero mean and unit variance. It involves subtracting the mean and dividing </w:t>
      </w:r>
      <w:r>
        <w:rPr>
          <w:rFonts w:asciiTheme="minorHAnsi" w:hAnsiTheme="minorHAnsi" w:cstheme="minorHAnsi"/>
          <w:sz w:val="22"/>
          <w:szCs w:val="22"/>
        </w:rPr>
        <w:t xml:space="preserve">it </w:t>
      </w:r>
      <w:r w:rsidRPr="00951F59">
        <w:rPr>
          <w:rFonts w:asciiTheme="minorHAnsi" w:hAnsiTheme="minorHAnsi" w:cstheme="minorHAnsi"/>
          <w:sz w:val="22"/>
          <w:szCs w:val="22"/>
        </w:rPr>
        <w:t>by the standard deviation of the feature.</w:t>
      </w:r>
    </w:p>
    <w:p w14:paraId="5813CFF9" w14:textId="77777777" w:rsidR="00C8129E" w:rsidRPr="00951F59" w:rsidRDefault="00C8129E" w:rsidP="00C8129E">
      <w:pPr>
        <w:pStyle w:val="ListParagraph"/>
        <w:ind w:left="1440"/>
        <w:rPr>
          <w:rFonts w:asciiTheme="minorHAnsi" w:hAnsiTheme="minorHAnsi" w:cstheme="minorHAnsi"/>
          <w:sz w:val="22"/>
          <w:szCs w:val="22"/>
        </w:rPr>
      </w:pPr>
    </w:p>
    <w:p w14:paraId="0B1E76B3" w14:textId="77777777" w:rsidR="00C8129E" w:rsidRPr="00951F59" w:rsidRDefault="00C8129E" w:rsidP="00145AC7">
      <w:pPr>
        <w:pStyle w:val="ListParagraph"/>
        <w:numPr>
          <w:ilvl w:val="1"/>
          <w:numId w:val="47"/>
        </w:numPr>
        <w:rPr>
          <w:rFonts w:asciiTheme="minorHAnsi" w:hAnsiTheme="minorHAnsi" w:cstheme="minorHAnsi"/>
          <w:sz w:val="22"/>
          <w:szCs w:val="22"/>
        </w:rPr>
      </w:pPr>
      <w:r w:rsidRPr="00951F59">
        <w:rPr>
          <w:rFonts w:asciiTheme="minorHAnsi" w:hAnsiTheme="minorHAnsi" w:cstheme="minorHAnsi"/>
          <w:sz w:val="22"/>
          <w:szCs w:val="22"/>
        </w:rPr>
        <w:t>Standardization maintains the shape of the distribution and is less affected by outliers compared to normalization.</w:t>
      </w:r>
    </w:p>
    <w:p w14:paraId="2ABC7271" w14:textId="77777777" w:rsidR="00C8129E" w:rsidRDefault="00C8129E" w:rsidP="00C8129E">
      <w:pPr>
        <w:rPr>
          <w:rFonts w:asciiTheme="minorHAnsi" w:hAnsiTheme="minorHAnsi" w:cstheme="minorHAnsi"/>
          <w:sz w:val="22"/>
          <w:szCs w:val="22"/>
        </w:rPr>
      </w:pPr>
    </w:p>
    <w:p w14:paraId="1A7F227C" w14:textId="77777777" w:rsidR="00C8129E" w:rsidRPr="00951F59" w:rsidRDefault="00C8129E" w:rsidP="00C8129E">
      <w:pPr>
        <w:rPr>
          <w:rFonts w:asciiTheme="minorHAnsi" w:hAnsiTheme="minorHAnsi" w:cstheme="minorHAnsi"/>
          <w:sz w:val="22"/>
          <w:szCs w:val="22"/>
        </w:rPr>
      </w:pPr>
      <w:r w:rsidRPr="00951F59">
        <w:rPr>
          <w:rFonts w:asciiTheme="minorHAnsi" w:hAnsiTheme="minorHAnsi" w:cstheme="minorHAnsi"/>
          <w:sz w:val="22"/>
          <w:szCs w:val="22"/>
        </w:rPr>
        <w:t>Determining which features need to be scaled depends on the nature of the features and the machine learning algorithm you plan to use. Here are some general guidelines to consider when deciding whether to scale features:</w:t>
      </w:r>
    </w:p>
    <w:p w14:paraId="1A5AA2D3" w14:textId="77777777" w:rsidR="00C8129E" w:rsidRPr="00951F59" w:rsidRDefault="00C8129E" w:rsidP="00C8129E">
      <w:pPr>
        <w:rPr>
          <w:rFonts w:asciiTheme="minorHAnsi" w:hAnsiTheme="minorHAnsi" w:cstheme="minorHAnsi"/>
          <w:sz w:val="22"/>
          <w:szCs w:val="22"/>
        </w:rPr>
      </w:pPr>
    </w:p>
    <w:p w14:paraId="22253FD6" w14:textId="77777777" w:rsidR="00C8129E" w:rsidRPr="001D332A" w:rsidRDefault="00C8129E" w:rsidP="00145AC7">
      <w:pPr>
        <w:pStyle w:val="ListParagraph"/>
        <w:numPr>
          <w:ilvl w:val="0"/>
          <w:numId w:val="48"/>
        </w:numPr>
        <w:rPr>
          <w:rFonts w:asciiTheme="minorHAnsi" w:hAnsiTheme="minorHAnsi" w:cstheme="minorHAnsi"/>
          <w:b/>
          <w:sz w:val="22"/>
          <w:szCs w:val="22"/>
        </w:rPr>
      </w:pPr>
      <w:r w:rsidRPr="001D332A">
        <w:rPr>
          <w:rFonts w:asciiTheme="minorHAnsi" w:hAnsiTheme="minorHAnsi" w:cstheme="minorHAnsi"/>
          <w:b/>
          <w:sz w:val="22"/>
          <w:szCs w:val="22"/>
        </w:rPr>
        <w:t>Numerical Features: </w:t>
      </w:r>
    </w:p>
    <w:p w14:paraId="0A0EBDA7" w14:textId="77777777" w:rsidR="00C8129E" w:rsidRDefault="00C8129E" w:rsidP="00145AC7">
      <w:pPr>
        <w:pStyle w:val="ListParagraph"/>
        <w:numPr>
          <w:ilvl w:val="1"/>
          <w:numId w:val="47"/>
        </w:numPr>
        <w:rPr>
          <w:rFonts w:asciiTheme="minorHAnsi" w:hAnsiTheme="minorHAnsi" w:cstheme="minorHAnsi"/>
          <w:sz w:val="22"/>
          <w:szCs w:val="22"/>
        </w:rPr>
      </w:pPr>
      <w:r w:rsidRPr="001D332A">
        <w:rPr>
          <w:rFonts w:asciiTheme="minorHAnsi" w:hAnsiTheme="minorHAnsi" w:cstheme="minorHAnsi"/>
          <w:sz w:val="22"/>
          <w:szCs w:val="22"/>
        </w:rPr>
        <w:t>Continuous numerical features usually require scaling. Examples include age, income, and temperature.</w:t>
      </w:r>
    </w:p>
    <w:p w14:paraId="728E5907" w14:textId="77777777" w:rsidR="00C8129E" w:rsidRPr="001D332A" w:rsidRDefault="00C8129E" w:rsidP="00C8129E">
      <w:pPr>
        <w:pStyle w:val="ListParagraph"/>
        <w:ind w:left="1440"/>
        <w:rPr>
          <w:rFonts w:asciiTheme="minorHAnsi" w:hAnsiTheme="minorHAnsi" w:cstheme="minorHAnsi"/>
          <w:sz w:val="22"/>
          <w:szCs w:val="22"/>
        </w:rPr>
      </w:pPr>
    </w:p>
    <w:p w14:paraId="59FA4592" w14:textId="77777777" w:rsidR="00C8129E" w:rsidRPr="001D332A" w:rsidRDefault="00C8129E" w:rsidP="00145AC7">
      <w:pPr>
        <w:pStyle w:val="ListParagraph"/>
        <w:numPr>
          <w:ilvl w:val="1"/>
          <w:numId w:val="47"/>
        </w:numPr>
        <w:rPr>
          <w:rFonts w:asciiTheme="minorHAnsi" w:hAnsiTheme="minorHAnsi" w:cstheme="minorHAnsi"/>
          <w:sz w:val="22"/>
          <w:szCs w:val="22"/>
        </w:rPr>
      </w:pPr>
      <w:r>
        <w:rPr>
          <w:rFonts w:asciiTheme="minorHAnsi" w:hAnsiTheme="minorHAnsi" w:cstheme="minorHAnsi"/>
          <w:sz w:val="22"/>
          <w:szCs w:val="22"/>
        </w:rPr>
        <w:t>Scaling might also benefit discrete numerical features with a meaningful order, such as</w:t>
      </w:r>
      <w:r w:rsidRPr="001D332A">
        <w:rPr>
          <w:rFonts w:asciiTheme="minorHAnsi" w:hAnsiTheme="minorHAnsi" w:cstheme="minorHAnsi"/>
          <w:sz w:val="22"/>
          <w:szCs w:val="22"/>
        </w:rPr>
        <w:t xml:space="preserve"> a feature representing rating scores from 1 to 10.</w:t>
      </w:r>
    </w:p>
    <w:p w14:paraId="714BDEC2" w14:textId="77777777" w:rsidR="00C8129E" w:rsidRPr="00951F59" w:rsidRDefault="00C8129E" w:rsidP="00C8129E">
      <w:pPr>
        <w:rPr>
          <w:rFonts w:asciiTheme="minorHAnsi" w:hAnsiTheme="minorHAnsi" w:cstheme="minorHAnsi"/>
          <w:sz w:val="22"/>
          <w:szCs w:val="22"/>
        </w:rPr>
      </w:pPr>
    </w:p>
    <w:p w14:paraId="06ADA7D3" w14:textId="77777777" w:rsidR="00C8129E" w:rsidRPr="001D332A" w:rsidRDefault="00C8129E" w:rsidP="00145AC7">
      <w:pPr>
        <w:pStyle w:val="ListParagraph"/>
        <w:numPr>
          <w:ilvl w:val="0"/>
          <w:numId w:val="48"/>
        </w:numPr>
        <w:rPr>
          <w:rFonts w:asciiTheme="minorHAnsi" w:hAnsiTheme="minorHAnsi" w:cstheme="minorHAnsi"/>
          <w:b/>
          <w:sz w:val="22"/>
          <w:szCs w:val="22"/>
        </w:rPr>
      </w:pPr>
      <w:r w:rsidRPr="001D332A">
        <w:rPr>
          <w:rFonts w:asciiTheme="minorHAnsi" w:hAnsiTheme="minorHAnsi" w:cstheme="minorHAnsi"/>
          <w:b/>
          <w:sz w:val="22"/>
          <w:szCs w:val="22"/>
        </w:rPr>
        <w:t>Categorical Features: </w:t>
      </w:r>
    </w:p>
    <w:p w14:paraId="4F0BFA21" w14:textId="77777777" w:rsidR="00C8129E" w:rsidRDefault="00C8129E" w:rsidP="00145AC7">
      <w:pPr>
        <w:pStyle w:val="ListParagraph"/>
        <w:numPr>
          <w:ilvl w:val="1"/>
          <w:numId w:val="47"/>
        </w:numPr>
        <w:rPr>
          <w:rFonts w:asciiTheme="minorHAnsi" w:hAnsiTheme="minorHAnsi" w:cstheme="minorHAnsi"/>
          <w:sz w:val="22"/>
          <w:szCs w:val="22"/>
        </w:rPr>
      </w:pPr>
      <w:r w:rsidRPr="001D332A">
        <w:rPr>
          <w:rFonts w:asciiTheme="minorHAnsi" w:hAnsiTheme="minorHAnsi" w:cstheme="minorHAnsi"/>
          <w:sz w:val="22"/>
          <w:szCs w:val="22"/>
        </w:rPr>
        <w:t>Categorical features already encoded as numeric values, such as binary variables (0/1), do not typically require scaling.</w:t>
      </w:r>
    </w:p>
    <w:p w14:paraId="1987B1D6" w14:textId="77777777" w:rsidR="00C8129E" w:rsidRPr="001D332A" w:rsidRDefault="00C8129E" w:rsidP="00C8129E">
      <w:pPr>
        <w:pStyle w:val="ListParagraph"/>
        <w:ind w:left="1440"/>
        <w:rPr>
          <w:rFonts w:asciiTheme="minorHAnsi" w:hAnsiTheme="minorHAnsi" w:cstheme="minorHAnsi"/>
          <w:sz w:val="22"/>
          <w:szCs w:val="22"/>
        </w:rPr>
      </w:pPr>
    </w:p>
    <w:p w14:paraId="05BE1D29" w14:textId="77777777" w:rsidR="00C8129E" w:rsidRPr="001D332A" w:rsidRDefault="00C8129E" w:rsidP="00145AC7">
      <w:pPr>
        <w:pStyle w:val="ListParagraph"/>
        <w:numPr>
          <w:ilvl w:val="1"/>
          <w:numId w:val="47"/>
        </w:numPr>
        <w:rPr>
          <w:rFonts w:asciiTheme="minorHAnsi" w:hAnsiTheme="minorHAnsi" w:cstheme="minorHAnsi"/>
          <w:sz w:val="22"/>
          <w:szCs w:val="22"/>
        </w:rPr>
      </w:pPr>
      <w:r>
        <w:rPr>
          <w:rFonts w:asciiTheme="minorHAnsi" w:hAnsiTheme="minorHAnsi" w:cstheme="minorHAnsi"/>
          <w:sz w:val="22"/>
          <w:szCs w:val="22"/>
        </w:rPr>
        <w:t>Scaling may be necessary if the categorical feature is represented using arbitrary numeric values (e.g., color: 1=red, 2=blue, 3=green)</w:t>
      </w:r>
      <w:r w:rsidRPr="001D332A">
        <w:rPr>
          <w:rFonts w:asciiTheme="minorHAnsi" w:hAnsiTheme="minorHAnsi" w:cstheme="minorHAnsi"/>
          <w:sz w:val="22"/>
          <w:szCs w:val="22"/>
        </w:rPr>
        <w:t>.</w:t>
      </w:r>
    </w:p>
    <w:p w14:paraId="69716D22" w14:textId="77777777" w:rsidR="00C8129E" w:rsidRPr="00951F59" w:rsidRDefault="00C8129E" w:rsidP="00C8129E">
      <w:pPr>
        <w:rPr>
          <w:rFonts w:asciiTheme="minorHAnsi" w:hAnsiTheme="minorHAnsi" w:cstheme="minorHAnsi"/>
          <w:sz w:val="22"/>
          <w:szCs w:val="22"/>
        </w:rPr>
      </w:pPr>
    </w:p>
    <w:p w14:paraId="3F7496E1" w14:textId="77777777" w:rsidR="00C8129E" w:rsidRPr="001D332A" w:rsidRDefault="00C8129E" w:rsidP="00145AC7">
      <w:pPr>
        <w:pStyle w:val="ListParagraph"/>
        <w:numPr>
          <w:ilvl w:val="0"/>
          <w:numId w:val="48"/>
        </w:numPr>
        <w:rPr>
          <w:rFonts w:asciiTheme="minorHAnsi" w:hAnsiTheme="minorHAnsi" w:cstheme="minorHAnsi"/>
          <w:b/>
          <w:sz w:val="22"/>
          <w:szCs w:val="22"/>
        </w:rPr>
      </w:pPr>
      <w:r w:rsidRPr="001D332A">
        <w:rPr>
          <w:rFonts w:asciiTheme="minorHAnsi" w:hAnsiTheme="minorHAnsi" w:cstheme="minorHAnsi"/>
          <w:b/>
          <w:sz w:val="22"/>
          <w:szCs w:val="22"/>
        </w:rPr>
        <w:t>Ordinal Features: </w:t>
      </w:r>
    </w:p>
    <w:p w14:paraId="76CD144B" w14:textId="77777777" w:rsidR="00C8129E" w:rsidRDefault="00C8129E" w:rsidP="00145AC7">
      <w:pPr>
        <w:pStyle w:val="ListParagraph"/>
        <w:numPr>
          <w:ilvl w:val="1"/>
          <w:numId w:val="47"/>
        </w:numPr>
        <w:rPr>
          <w:rFonts w:asciiTheme="minorHAnsi" w:hAnsiTheme="minorHAnsi" w:cstheme="minorHAnsi"/>
          <w:sz w:val="22"/>
          <w:szCs w:val="22"/>
        </w:rPr>
      </w:pPr>
      <w:r w:rsidRPr="001D332A">
        <w:rPr>
          <w:rFonts w:asciiTheme="minorHAnsi" w:hAnsiTheme="minorHAnsi" w:cstheme="minorHAnsi"/>
          <w:sz w:val="22"/>
          <w:szCs w:val="22"/>
        </w:rPr>
        <w:t>Ordinal features have a natural order or ranking. Scaling might not be necessary if the order is already preserved.</w:t>
      </w:r>
    </w:p>
    <w:p w14:paraId="34908A4A" w14:textId="77777777" w:rsidR="00C8129E" w:rsidRPr="001D332A" w:rsidRDefault="00C8129E" w:rsidP="00C8129E">
      <w:pPr>
        <w:pStyle w:val="ListParagraph"/>
        <w:ind w:left="1440"/>
        <w:rPr>
          <w:rFonts w:asciiTheme="minorHAnsi" w:hAnsiTheme="minorHAnsi" w:cstheme="minorHAnsi"/>
          <w:sz w:val="22"/>
          <w:szCs w:val="22"/>
        </w:rPr>
      </w:pPr>
    </w:p>
    <w:p w14:paraId="28161B44" w14:textId="77777777" w:rsidR="00C8129E" w:rsidRPr="001D332A" w:rsidRDefault="00C8129E" w:rsidP="00145AC7">
      <w:pPr>
        <w:pStyle w:val="ListParagraph"/>
        <w:numPr>
          <w:ilvl w:val="1"/>
          <w:numId w:val="47"/>
        </w:numPr>
        <w:rPr>
          <w:rFonts w:asciiTheme="minorHAnsi" w:hAnsiTheme="minorHAnsi" w:cstheme="minorHAnsi"/>
          <w:sz w:val="22"/>
          <w:szCs w:val="22"/>
        </w:rPr>
      </w:pPr>
      <w:r w:rsidRPr="001D332A">
        <w:rPr>
          <w:rFonts w:asciiTheme="minorHAnsi" w:hAnsiTheme="minorHAnsi" w:cstheme="minorHAnsi"/>
          <w:sz w:val="22"/>
          <w:szCs w:val="22"/>
        </w:rPr>
        <w:t>However, if the range of values in ordinal features is large, scaling can help improve model performance.</w:t>
      </w:r>
    </w:p>
    <w:p w14:paraId="7320C622" w14:textId="77777777" w:rsidR="00C8129E" w:rsidRPr="00951F59" w:rsidRDefault="00C8129E" w:rsidP="00C8129E">
      <w:pPr>
        <w:rPr>
          <w:rFonts w:asciiTheme="minorHAnsi" w:hAnsiTheme="minorHAnsi" w:cstheme="minorHAnsi"/>
          <w:sz w:val="22"/>
          <w:szCs w:val="22"/>
        </w:rPr>
      </w:pPr>
    </w:p>
    <w:p w14:paraId="4B5DFCAA" w14:textId="77777777" w:rsidR="00C8129E" w:rsidRPr="001D332A" w:rsidRDefault="00C8129E" w:rsidP="00145AC7">
      <w:pPr>
        <w:pStyle w:val="ListParagraph"/>
        <w:numPr>
          <w:ilvl w:val="0"/>
          <w:numId w:val="48"/>
        </w:numPr>
        <w:rPr>
          <w:rFonts w:asciiTheme="minorHAnsi" w:hAnsiTheme="minorHAnsi" w:cstheme="minorHAnsi"/>
          <w:b/>
          <w:sz w:val="22"/>
          <w:szCs w:val="22"/>
        </w:rPr>
      </w:pPr>
      <w:r w:rsidRPr="001D332A">
        <w:rPr>
          <w:rFonts w:asciiTheme="minorHAnsi" w:hAnsiTheme="minorHAnsi" w:cstheme="minorHAnsi"/>
          <w:b/>
          <w:sz w:val="22"/>
          <w:szCs w:val="22"/>
        </w:rPr>
        <w:t>Tree-Based Models: </w:t>
      </w:r>
    </w:p>
    <w:p w14:paraId="6FB2D867" w14:textId="77777777" w:rsidR="00C8129E" w:rsidRPr="001D332A" w:rsidRDefault="00C8129E" w:rsidP="00145AC7">
      <w:pPr>
        <w:pStyle w:val="ListParagraph"/>
        <w:numPr>
          <w:ilvl w:val="1"/>
          <w:numId w:val="47"/>
        </w:numPr>
        <w:rPr>
          <w:rFonts w:asciiTheme="minorHAnsi" w:hAnsiTheme="minorHAnsi" w:cstheme="minorHAnsi"/>
          <w:sz w:val="22"/>
          <w:szCs w:val="22"/>
        </w:rPr>
      </w:pPr>
      <w:r w:rsidRPr="001D332A">
        <w:rPr>
          <w:rFonts w:asciiTheme="minorHAnsi" w:hAnsiTheme="minorHAnsi" w:cstheme="minorHAnsi"/>
          <w:sz w:val="22"/>
          <w:szCs w:val="22"/>
        </w:rPr>
        <w:t>Tree-based models, such as decision trees and random forests, are not sensitive to feature scaling. Scaling may not be required for these algorithms.</w:t>
      </w:r>
    </w:p>
    <w:p w14:paraId="3B24CEAB" w14:textId="77777777" w:rsidR="00C8129E" w:rsidRPr="00951F59" w:rsidRDefault="00C8129E" w:rsidP="00C8129E">
      <w:pPr>
        <w:rPr>
          <w:rFonts w:asciiTheme="minorHAnsi" w:hAnsiTheme="minorHAnsi" w:cstheme="minorHAnsi"/>
          <w:sz w:val="22"/>
          <w:szCs w:val="22"/>
        </w:rPr>
      </w:pPr>
    </w:p>
    <w:p w14:paraId="0E195BA7" w14:textId="77777777" w:rsidR="00C8129E" w:rsidRPr="001D332A" w:rsidRDefault="00C8129E" w:rsidP="00145AC7">
      <w:pPr>
        <w:pStyle w:val="ListParagraph"/>
        <w:numPr>
          <w:ilvl w:val="0"/>
          <w:numId w:val="48"/>
        </w:numPr>
        <w:rPr>
          <w:rFonts w:asciiTheme="minorHAnsi" w:hAnsiTheme="minorHAnsi" w:cstheme="minorHAnsi"/>
          <w:b/>
          <w:sz w:val="22"/>
          <w:szCs w:val="22"/>
        </w:rPr>
      </w:pPr>
      <w:r w:rsidRPr="001D332A">
        <w:rPr>
          <w:rFonts w:asciiTheme="minorHAnsi" w:hAnsiTheme="minorHAnsi" w:cstheme="minorHAnsi"/>
          <w:b/>
          <w:sz w:val="22"/>
          <w:szCs w:val="22"/>
        </w:rPr>
        <w:t>Distance-Based Models:</w:t>
      </w:r>
    </w:p>
    <w:p w14:paraId="7DDDCDDC" w14:textId="77777777" w:rsidR="00C8129E" w:rsidRPr="001D332A" w:rsidRDefault="00C8129E" w:rsidP="00145AC7">
      <w:pPr>
        <w:pStyle w:val="ListParagraph"/>
        <w:numPr>
          <w:ilvl w:val="1"/>
          <w:numId w:val="47"/>
        </w:numPr>
        <w:rPr>
          <w:rFonts w:asciiTheme="minorHAnsi" w:hAnsiTheme="minorHAnsi" w:cstheme="minorHAnsi"/>
          <w:sz w:val="22"/>
          <w:szCs w:val="22"/>
        </w:rPr>
      </w:pPr>
      <w:r w:rsidRPr="001D332A">
        <w:rPr>
          <w:rFonts w:asciiTheme="minorHAnsi" w:hAnsiTheme="minorHAnsi" w:cstheme="minorHAnsi"/>
          <w:sz w:val="22"/>
          <w:szCs w:val="22"/>
        </w:rPr>
        <w:t>Models that rely on distance measures, such as K-nearest neighbors (KNN) and support vector machines (SVM), often require feature scaling for optimal performance.</w:t>
      </w:r>
    </w:p>
    <w:p w14:paraId="412F79F7" w14:textId="77777777" w:rsidR="00C8129E" w:rsidRPr="00951F59" w:rsidRDefault="00C8129E" w:rsidP="00C8129E">
      <w:pPr>
        <w:rPr>
          <w:rFonts w:asciiTheme="minorHAnsi" w:hAnsiTheme="minorHAnsi" w:cstheme="minorHAnsi"/>
          <w:sz w:val="22"/>
          <w:szCs w:val="22"/>
        </w:rPr>
      </w:pPr>
    </w:p>
    <w:p w14:paraId="5566DB1C" w14:textId="77777777" w:rsidR="00C8129E" w:rsidRDefault="00C8129E" w:rsidP="00C8129E">
      <w:pPr>
        <w:rPr>
          <w:rFonts w:asciiTheme="minorHAnsi" w:hAnsiTheme="minorHAnsi" w:cstheme="minorHAnsi"/>
          <w:sz w:val="22"/>
          <w:szCs w:val="22"/>
        </w:rPr>
      </w:pPr>
      <w:r w:rsidRPr="00951F59">
        <w:rPr>
          <w:rFonts w:asciiTheme="minorHAnsi" w:hAnsiTheme="minorHAnsi" w:cstheme="minorHAnsi"/>
          <w:sz w:val="22"/>
          <w:szCs w:val="22"/>
        </w:rPr>
        <w:t xml:space="preserve">Ultimately, the decision to scale features depends on the specific </w:t>
      </w:r>
      <w:r>
        <w:rPr>
          <w:rFonts w:asciiTheme="minorHAnsi" w:hAnsiTheme="minorHAnsi" w:cstheme="minorHAnsi"/>
          <w:sz w:val="22"/>
          <w:szCs w:val="22"/>
        </w:rPr>
        <w:t>data set</w:t>
      </w:r>
      <w:r w:rsidRPr="00951F59">
        <w:rPr>
          <w:rFonts w:asciiTheme="minorHAnsi" w:hAnsiTheme="minorHAnsi" w:cstheme="minorHAnsi"/>
          <w:sz w:val="22"/>
          <w:szCs w:val="22"/>
        </w:rPr>
        <w:t xml:space="preserve">, the characteristics of the features, and the algorithms being employed. </w:t>
      </w:r>
      <w:r>
        <w:rPr>
          <w:rFonts w:asciiTheme="minorHAnsi" w:hAnsiTheme="minorHAnsi" w:cstheme="minorHAnsi"/>
          <w:sz w:val="22"/>
          <w:szCs w:val="22"/>
        </w:rPr>
        <w:t>Experimenting with and without scaling is recommended to observe the impact on model performance</w:t>
      </w:r>
      <w:r w:rsidRPr="00951F59">
        <w:rPr>
          <w:rFonts w:asciiTheme="minorHAnsi" w:hAnsiTheme="minorHAnsi" w:cstheme="minorHAnsi"/>
          <w:sz w:val="22"/>
          <w:szCs w:val="22"/>
        </w:rPr>
        <w:t xml:space="preserve"> and make an informed decision based on the results.</w:t>
      </w:r>
    </w:p>
    <w:p w14:paraId="65F0ADF7" w14:textId="77777777" w:rsidR="00C8129E" w:rsidRPr="00951F59" w:rsidRDefault="00C8129E" w:rsidP="00C8129E">
      <w:pPr>
        <w:rPr>
          <w:rFonts w:asciiTheme="minorHAnsi" w:hAnsiTheme="minorHAnsi" w:cstheme="minorHAnsi"/>
          <w:sz w:val="22"/>
          <w:szCs w:val="22"/>
        </w:rPr>
      </w:pPr>
    </w:p>
    <w:p w14:paraId="5D4ED30A" w14:textId="77777777" w:rsidR="00C8129E" w:rsidRDefault="00C8129E" w:rsidP="00C8129E">
      <w:pPr>
        <w:rPr>
          <w:rFonts w:asciiTheme="minorHAnsi" w:hAnsiTheme="minorHAnsi" w:cstheme="minorHAnsi"/>
          <w:sz w:val="22"/>
          <w:szCs w:val="22"/>
        </w:rPr>
      </w:pPr>
      <w:r w:rsidRPr="00951F59">
        <w:rPr>
          <w:rFonts w:asciiTheme="minorHAnsi" w:hAnsiTheme="minorHAnsi" w:cstheme="minorHAnsi"/>
          <w:sz w:val="22"/>
          <w:szCs w:val="22"/>
        </w:rPr>
        <w:t>Now, let's proceed with the code examples for feature scaling in SAS, Python, and R.</w:t>
      </w:r>
    </w:p>
    <w:p w14:paraId="34031F91" w14:textId="77777777" w:rsidR="00C8129E" w:rsidRDefault="00C8129E" w:rsidP="00C8129E">
      <w:pPr>
        <w:rPr>
          <w:rFonts w:asciiTheme="minorHAnsi" w:hAnsiTheme="minorHAnsi" w:cstheme="minorHAnsi"/>
          <w:sz w:val="22"/>
          <w:szCs w:val="22"/>
        </w:rPr>
      </w:pPr>
    </w:p>
    <w:p w14:paraId="76DEDDF5" w14:textId="77777777" w:rsidR="00C8129E" w:rsidRDefault="00C8129E" w:rsidP="00C8129E">
      <w:pPr>
        <w:pStyle w:val="ACaptionHead"/>
        <w:ind w:left="0"/>
        <w:rPr>
          <w:rFonts w:asciiTheme="minorHAnsi" w:hAnsiTheme="minorHAnsi"/>
          <w:noProof/>
          <w:sz w:val="22"/>
        </w:rPr>
      </w:pPr>
      <w:r>
        <w:rPr>
          <w:noProof/>
        </w:rPr>
        <w:t>Program 3.12 – Feature Scaling</w:t>
      </w:r>
    </w:p>
    <w:p w14:paraId="5EF5E980" w14:textId="77777777" w:rsidR="00C8129E" w:rsidRDefault="00C8129E" w:rsidP="00C8129E">
      <w:pPr>
        <w:rPr>
          <w:rFonts w:asciiTheme="minorHAnsi" w:hAnsiTheme="minorHAnsi" w:cstheme="minorHAnsi"/>
          <w:sz w:val="22"/>
          <w:szCs w:val="22"/>
        </w:rPr>
      </w:pPr>
    </w:p>
    <w:tbl>
      <w:tblPr>
        <w:tblW w:w="5000" w:type="pct"/>
        <w:tblLook w:val="04A0" w:firstRow="1" w:lastRow="0" w:firstColumn="1" w:lastColumn="0" w:noHBand="0" w:noVBand="1"/>
      </w:tblPr>
      <w:tblGrid>
        <w:gridCol w:w="1412"/>
        <w:gridCol w:w="6848"/>
      </w:tblGrid>
      <w:tr w:rsidR="00C8129E" w:rsidRPr="003358ED" w14:paraId="2180B733" w14:textId="77777777" w:rsidTr="00A23D18">
        <w:trPr>
          <w:trHeight w:val="300"/>
        </w:trPr>
        <w:tc>
          <w:tcPr>
            <w:tcW w:w="891" w:type="pct"/>
            <w:tcBorders>
              <w:top w:val="single" w:sz="8" w:space="0" w:color="auto"/>
              <w:left w:val="single" w:sz="8" w:space="0" w:color="auto"/>
              <w:bottom w:val="single" w:sz="8" w:space="0" w:color="auto"/>
              <w:right w:val="single" w:sz="8" w:space="0" w:color="auto"/>
            </w:tcBorders>
            <w:shd w:val="clear" w:color="000000" w:fill="0070C0"/>
            <w:noWrap/>
            <w:vAlign w:val="center"/>
            <w:hideMark/>
          </w:tcPr>
          <w:p w14:paraId="1B0BCA1D" w14:textId="77777777" w:rsidR="00C8129E" w:rsidRPr="003358ED" w:rsidRDefault="00C8129E" w:rsidP="00A23D18">
            <w:pPr>
              <w:jc w:val="center"/>
              <w:rPr>
                <w:rFonts w:ascii="Calibri" w:hAnsi="Calibri" w:cs="Calibri"/>
                <w:b/>
                <w:bCs/>
                <w:color w:val="FFFFFF"/>
                <w:szCs w:val="20"/>
              </w:rPr>
            </w:pPr>
            <w:r w:rsidRPr="003358ED">
              <w:rPr>
                <w:rFonts w:ascii="Calibri" w:hAnsi="Calibri" w:cs="Calibri"/>
                <w:b/>
                <w:bCs/>
                <w:color w:val="FFFFFF"/>
                <w:szCs w:val="20"/>
              </w:rPr>
              <w:t>Language</w:t>
            </w:r>
          </w:p>
        </w:tc>
        <w:tc>
          <w:tcPr>
            <w:tcW w:w="4109" w:type="pct"/>
            <w:tcBorders>
              <w:top w:val="single" w:sz="8" w:space="0" w:color="auto"/>
              <w:left w:val="nil"/>
              <w:bottom w:val="single" w:sz="8" w:space="0" w:color="auto"/>
              <w:right w:val="single" w:sz="8" w:space="0" w:color="auto"/>
            </w:tcBorders>
            <w:shd w:val="clear" w:color="000000" w:fill="0070C0"/>
            <w:vAlign w:val="center"/>
            <w:hideMark/>
          </w:tcPr>
          <w:p w14:paraId="2E55829E" w14:textId="77777777" w:rsidR="00C8129E" w:rsidRPr="003358ED" w:rsidRDefault="00C8129E" w:rsidP="00A23D18">
            <w:pPr>
              <w:jc w:val="center"/>
              <w:rPr>
                <w:rFonts w:ascii="Calibri" w:hAnsi="Calibri" w:cs="Calibri"/>
                <w:b/>
                <w:bCs/>
                <w:color w:val="FFFFFF"/>
                <w:szCs w:val="20"/>
              </w:rPr>
            </w:pPr>
            <w:r w:rsidRPr="003358ED">
              <w:rPr>
                <w:rFonts w:ascii="Calibri" w:hAnsi="Calibri" w:cs="Calibri"/>
                <w:b/>
                <w:bCs/>
                <w:color w:val="FFFFFF"/>
                <w:szCs w:val="20"/>
              </w:rPr>
              <w:t>Programming Code</w:t>
            </w:r>
          </w:p>
        </w:tc>
      </w:tr>
      <w:tr w:rsidR="00C8129E" w:rsidRPr="003358ED" w14:paraId="7BFDAE9E" w14:textId="77777777" w:rsidTr="00A23D18">
        <w:trPr>
          <w:trHeight w:val="288"/>
        </w:trPr>
        <w:tc>
          <w:tcPr>
            <w:tcW w:w="891" w:type="pct"/>
            <w:vMerge w:val="restart"/>
            <w:tcBorders>
              <w:top w:val="nil"/>
              <w:left w:val="single" w:sz="8" w:space="0" w:color="auto"/>
              <w:bottom w:val="single" w:sz="8" w:space="0" w:color="000000"/>
              <w:right w:val="single" w:sz="8" w:space="0" w:color="auto"/>
            </w:tcBorders>
            <w:shd w:val="clear" w:color="000000" w:fill="00B0F0"/>
            <w:noWrap/>
            <w:vAlign w:val="center"/>
            <w:hideMark/>
          </w:tcPr>
          <w:p w14:paraId="6200E429" w14:textId="77777777" w:rsidR="00C8129E" w:rsidRPr="003358ED" w:rsidRDefault="00C8129E" w:rsidP="00A23D18">
            <w:pPr>
              <w:jc w:val="center"/>
              <w:rPr>
                <w:rFonts w:ascii="Calibri" w:hAnsi="Calibri" w:cs="Calibri"/>
                <w:b/>
                <w:bCs/>
                <w:color w:val="FFFFFF"/>
                <w:szCs w:val="20"/>
              </w:rPr>
            </w:pPr>
            <w:r w:rsidRPr="003358ED">
              <w:rPr>
                <w:rFonts w:ascii="Calibri" w:hAnsi="Calibri" w:cs="Calibri"/>
                <w:b/>
                <w:bCs/>
                <w:color w:val="FFFFFF"/>
                <w:szCs w:val="20"/>
              </w:rPr>
              <w:t>R Programming</w:t>
            </w:r>
          </w:p>
        </w:tc>
        <w:tc>
          <w:tcPr>
            <w:tcW w:w="4109" w:type="pct"/>
            <w:tcBorders>
              <w:top w:val="nil"/>
              <w:left w:val="nil"/>
              <w:bottom w:val="nil"/>
              <w:right w:val="single" w:sz="8" w:space="0" w:color="auto"/>
            </w:tcBorders>
            <w:shd w:val="clear" w:color="auto" w:fill="auto"/>
            <w:noWrap/>
            <w:vAlign w:val="bottom"/>
            <w:hideMark/>
          </w:tcPr>
          <w:p w14:paraId="573DE16B" w14:textId="77777777" w:rsidR="00C8129E" w:rsidRPr="002F7CDC" w:rsidRDefault="00C8129E" w:rsidP="00A23D18">
            <w:pPr>
              <w:rPr>
                <w:rFonts w:ascii="Consolas" w:hAnsi="Consolas" w:cs="Calibri"/>
                <w:color w:val="000000"/>
                <w:szCs w:val="20"/>
              </w:rPr>
            </w:pPr>
            <w:r w:rsidRPr="002F7CDC">
              <w:rPr>
                <w:rFonts w:ascii="Consolas" w:hAnsi="Consolas" w:cs="Calibri"/>
                <w:b/>
                <w:bCs/>
                <w:color w:val="0070C0"/>
                <w:szCs w:val="20"/>
              </w:rPr>
              <w:t>library</w:t>
            </w:r>
            <w:r w:rsidRPr="002F7CDC">
              <w:rPr>
                <w:rFonts w:ascii="Consolas" w:hAnsi="Consolas" w:cs="Calibri"/>
                <w:color w:val="000000"/>
                <w:szCs w:val="20"/>
              </w:rPr>
              <w:t>(caret)</w:t>
            </w:r>
          </w:p>
        </w:tc>
      </w:tr>
      <w:tr w:rsidR="00C8129E" w:rsidRPr="003358ED" w14:paraId="223EC261" w14:textId="77777777" w:rsidTr="00A23D18">
        <w:trPr>
          <w:trHeight w:val="288"/>
        </w:trPr>
        <w:tc>
          <w:tcPr>
            <w:tcW w:w="891" w:type="pct"/>
            <w:vMerge/>
            <w:tcBorders>
              <w:top w:val="nil"/>
              <w:left w:val="single" w:sz="8" w:space="0" w:color="auto"/>
              <w:bottom w:val="single" w:sz="8" w:space="0" w:color="000000"/>
              <w:right w:val="single" w:sz="8" w:space="0" w:color="auto"/>
            </w:tcBorders>
            <w:vAlign w:val="center"/>
            <w:hideMark/>
          </w:tcPr>
          <w:p w14:paraId="4E20E10D" w14:textId="77777777" w:rsidR="00C8129E" w:rsidRPr="003358ED"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5E66A116" w14:textId="77777777" w:rsidR="00C8129E" w:rsidRPr="002F7CDC" w:rsidRDefault="00C8129E" w:rsidP="00A23D18">
            <w:pPr>
              <w:rPr>
                <w:rFonts w:ascii="Consolas" w:hAnsi="Consolas" w:cs="Calibri"/>
                <w:color w:val="000000"/>
                <w:szCs w:val="20"/>
              </w:rPr>
            </w:pPr>
            <w:proofErr w:type="spellStart"/>
            <w:r w:rsidRPr="002F7CDC">
              <w:rPr>
                <w:rFonts w:ascii="Consolas" w:hAnsi="Consolas" w:cs="Calibri"/>
                <w:color w:val="000000"/>
                <w:szCs w:val="20"/>
              </w:rPr>
              <w:t>numeric_cols</w:t>
            </w:r>
            <w:proofErr w:type="spellEnd"/>
            <w:r w:rsidRPr="002F7CDC">
              <w:rPr>
                <w:rFonts w:ascii="Consolas" w:hAnsi="Consolas" w:cs="Calibri"/>
                <w:color w:val="000000"/>
                <w:szCs w:val="20"/>
              </w:rPr>
              <w:t xml:space="preserve"> &lt;- </w:t>
            </w:r>
            <w:proofErr w:type="spellStart"/>
            <w:r w:rsidRPr="002F7CDC">
              <w:rPr>
                <w:rFonts w:ascii="Consolas" w:hAnsi="Consolas" w:cs="Calibri"/>
                <w:color w:val="000000"/>
                <w:szCs w:val="20"/>
              </w:rPr>
              <w:t>sapply</w:t>
            </w:r>
            <w:proofErr w:type="spellEnd"/>
            <w:r w:rsidRPr="002F7CDC">
              <w:rPr>
                <w:rFonts w:ascii="Consolas" w:hAnsi="Consolas" w:cs="Calibri"/>
                <w:color w:val="000000"/>
                <w:szCs w:val="20"/>
              </w:rPr>
              <w:t>(</w:t>
            </w:r>
            <w:proofErr w:type="spellStart"/>
            <w:r w:rsidRPr="002F7CDC">
              <w:rPr>
                <w:rFonts w:ascii="Consolas" w:hAnsi="Consolas" w:cs="Calibri"/>
                <w:color w:val="000000"/>
                <w:szCs w:val="20"/>
              </w:rPr>
              <w:t>loan_data</w:t>
            </w:r>
            <w:proofErr w:type="spellEnd"/>
            <w:r w:rsidRPr="002F7CDC">
              <w:rPr>
                <w:rFonts w:ascii="Consolas" w:hAnsi="Consolas" w:cs="Calibri"/>
                <w:color w:val="000000"/>
                <w:szCs w:val="20"/>
              </w:rPr>
              <w:t xml:space="preserve">, </w:t>
            </w:r>
            <w:proofErr w:type="spellStart"/>
            <w:r w:rsidRPr="002F7CDC">
              <w:rPr>
                <w:rFonts w:ascii="Consolas" w:hAnsi="Consolas" w:cs="Calibri"/>
                <w:color w:val="000000"/>
                <w:szCs w:val="20"/>
              </w:rPr>
              <w:t>is.numeric</w:t>
            </w:r>
            <w:proofErr w:type="spellEnd"/>
            <w:r w:rsidRPr="002F7CDC">
              <w:rPr>
                <w:rFonts w:ascii="Consolas" w:hAnsi="Consolas" w:cs="Calibri"/>
                <w:color w:val="000000"/>
                <w:szCs w:val="20"/>
              </w:rPr>
              <w:t>)</w:t>
            </w:r>
          </w:p>
        </w:tc>
      </w:tr>
      <w:tr w:rsidR="00C8129E" w:rsidRPr="003358ED" w14:paraId="0EABB721" w14:textId="77777777" w:rsidTr="00A23D18">
        <w:trPr>
          <w:trHeight w:val="288"/>
        </w:trPr>
        <w:tc>
          <w:tcPr>
            <w:tcW w:w="891" w:type="pct"/>
            <w:vMerge/>
            <w:tcBorders>
              <w:top w:val="nil"/>
              <w:left w:val="single" w:sz="8" w:space="0" w:color="auto"/>
              <w:bottom w:val="single" w:sz="8" w:space="0" w:color="000000"/>
              <w:right w:val="single" w:sz="8" w:space="0" w:color="auto"/>
            </w:tcBorders>
            <w:vAlign w:val="center"/>
            <w:hideMark/>
          </w:tcPr>
          <w:p w14:paraId="5CB3C09A" w14:textId="77777777" w:rsidR="00C8129E" w:rsidRPr="003358ED"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76F0CB14" w14:textId="77777777" w:rsidR="00C8129E" w:rsidRPr="002F7CDC" w:rsidRDefault="00C8129E" w:rsidP="00A23D18">
            <w:pPr>
              <w:rPr>
                <w:rFonts w:ascii="Consolas" w:hAnsi="Consolas" w:cs="Calibri"/>
                <w:color w:val="000000"/>
                <w:szCs w:val="20"/>
              </w:rPr>
            </w:pPr>
            <w:proofErr w:type="spellStart"/>
            <w:r w:rsidRPr="002F7CDC">
              <w:rPr>
                <w:rFonts w:ascii="Consolas" w:hAnsi="Consolas" w:cs="Calibri"/>
                <w:color w:val="000000"/>
                <w:szCs w:val="20"/>
              </w:rPr>
              <w:t>preprocess_params</w:t>
            </w:r>
            <w:proofErr w:type="spellEnd"/>
            <w:r w:rsidRPr="002F7CDC">
              <w:rPr>
                <w:rFonts w:ascii="Consolas" w:hAnsi="Consolas" w:cs="Calibri"/>
                <w:color w:val="000000"/>
                <w:szCs w:val="20"/>
              </w:rPr>
              <w:t xml:space="preserve"> &lt;- </w:t>
            </w:r>
            <w:proofErr w:type="spellStart"/>
            <w:r w:rsidRPr="002F7CDC">
              <w:rPr>
                <w:rFonts w:ascii="Consolas" w:hAnsi="Consolas" w:cs="Calibri"/>
                <w:color w:val="000000"/>
                <w:szCs w:val="20"/>
              </w:rPr>
              <w:t>preProcess</w:t>
            </w:r>
            <w:proofErr w:type="spellEnd"/>
            <w:r w:rsidRPr="002F7CDC">
              <w:rPr>
                <w:rFonts w:ascii="Consolas" w:hAnsi="Consolas" w:cs="Calibri"/>
                <w:color w:val="000000"/>
                <w:szCs w:val="20"/>
              </w:rPr>
              <w:t>(</w:t>
            </w:r>
            <w:proofErr w:type="spellStart"/>
            <w:r w:rsidRPr="002F7CDC">
              <w:rPr>
                <w:rFonts w:ascii="Consolas" w:hAnsi="Consolas" w:cs="Calibri"/>
                <w:color w:val="000000"/>
                <w:szCs w:val="20"/>
              </w:rPr>
              <w:t>loan_data</w:t>
            </w:r>
            <w:proofErr w:type="spellEnd"/>
            <w:r w:rsidRPr="002F7CDC">
              <w:rPr>
                <w:rFonts w:ascii="Consolas" w:hAnsi="Consolas" w:cs="Calibri"/>
                <w:color w:val="000000"/>
                <w:szCs w:val="20"/>
              </w:rPr>
              <w:t xml:space="preserve">[, </w:t>
            </w:r>
            <w:proofErr w:type="spellStart"/>
            <w:r w:rsidRPr="002F7CDC">
              <w:rPr>
                <w:rFonts w:ascii="Consolas" w:hAnsi="Consolas" w:cs="Calibri"/>
                <w:color w:val="000000"/>
                <w:szCs w:val="20"/>
              </w:rPr>
              <w:t>numeric_cols</w:t>
            </w:r>
            <w:proofErr w:type="spellEnd"/>
            <w:r w:rsidRPr="002F7CDC">
              <w:rPr>
                <w:rFonts w:ascii="Consolas" w:hAnsi="Consolas" w:cs="Calibri"/>
                <w:color w:val="000000"/>
                <w:szCs w:val="20"/>
              </w:rPr>
              <w:t>], method = c(</w:t>
            </w:r>
            <w:r w:rsidRPr="002F7CDC">
              <w:rPr>
                <w:rFonts w:ascii="Consolas" w:hAnsi="Consolas" w:cs="Calibri"/>
                <w:b/>
                <w:bCs/>
                <w:color w:val="375623"/>
                <w:szCs w:val="20"/>
              </w:rPr>
              <w:t>"center", "scale"</w:t>
            </w:r>
            <w:r w:rsidRPr="002F7CDC">
              <w:rPr>
                <w:rFonts w:ascii="Consolas" w:hAnsi="Consolas" w:cs="Calibri"/>
                <w:color w:val="000000"/>
                <w:szCs w:val="20"/>
              </w:rPr>
              <w:t>))</w:t>
            </w:r>
          </w:p>
        </w:tc>
      </w:tr>
      <w:tr w:rsidR="00C8129E" w:rsidRPr="003358ED" w14:paraId="144D69F7" w14:textId="77777777" w:rsidTr="00A23D18">
        <w:trPr>
          <w:trHeight w:val="300"/>
        </w:trPr>
        <w:tc>
          <w:tcPr>
            <w:tcW w:w="891" w:type="pct"/>
            <w:vMerge/>
            <w:tcBorders>
              <w:top w:val="nil"/>
              <w:left w:val="single" w:sz="8" w:space="0" w:color="auto"/>
              <w:bottom w:val="single" w:sz="8" w:space="0" w:color="000000"/>
              <w:right w:val="single" w:sz="8" w:space="0" w:color="auto"/>
            </w:tcBorders>
            <w:vAlign w:val="center"/>
            <w:hideMark/>
          </w:tcPr>
          <w:p w14:paraId="6C9D2003" w14:textId="77777777" w:rsidR="00C8129E" w:rsidRPr="003358ED" w:rsidRDefault="00C8129E" w:rsidP="00A23D18">
            <w:pPr>
              <w:rPr>
                <w:rFonts w:ascii="Calibri" w:hAnsi="Calibri" w:cs="Calibri"/>
                <w:b/>
                <w:bCs/>
                <w:color w:val="FFFFFF"/>
                <w:szCs w:val="20"/>
              </w:rPr>
            </w:pPr>
          </w:p>
        </w:tc>
        <w:tc>
          <w:tcPr>
            <w:tcW w:w="4109" w:type="pct"/>
            <w:tcBorders>
              <w:top w:val="nil"/>
              <w:left w:val="nil"/>
              <w:bottom w:val="single" w:sz="8" w:space="0" w:color="auto"/>
              <w:right w:val="single" w:sz="8" w:space="0" w:color="auto"/>
            </w:tcBorders>
            <w:shd w:val="clear" w:color="auto" w:fill="auto"/>
            <w:noWrap/>
            <w:vAlign w:val="bottom"/>
            <w:hideMark/>
          </w:tcPr>
          <w:p w14:paraId="62E207AD" w14:textId="77777777" w:rsidR="00C8129E" w:rsidRPr="002F7CDC" w:rsidRDefault="00C8129E" w:rsidP="00A23D18">
            <w:pPr>
              <w:rPr>
                <w:rFonts w:ascii="Consolas" w:hAnsi="Consolas" w:cs="Calibri"/>
                <w:color w:val="000000"/>
                <w:szCs w:val="20"/>
              </w:rPr>
            </w:pPr>
            <w:proofErr w:type="spellStart"/>
            <w:r w:rsidRPr="002F7CDC">
              <w:rPr>
                <w:rFonts w:ascii="Consolas" w:hAnsi="Consolas" w:cs="Calibri"/>
                <w:color w:val="000000"/>
                <w:szCs w:val="20"/>
              </w:rPr>
              <w:t>loan_data_scaled</w:t>
            </w:r>
            <w:proofErr w:type="spellEnd"/>
            <w:r w:rsidRPr="002F7CDC">
              <w:rPr>
                <w:rFonts w:ascii="Consolas" w:hAnsi="Consolas" w:cs="Calibri"/>
                <w:color w:val="000000"/>
                <w:szCs w:val="20"/>
              </w:rPr>
              <w:t xml:space="preserve"> &lt;- predict(</w:t>
            </w:r>
            <w:proofErr w:type="spellStart"/>
            <w:r w:rsidRPr="002F7CDC">
              <w:rPr>
                <w:rFonts w:ascii="Consolas" w:hAnsi="Consolas" w:cs="Calibri"/>
                <w:color w:val="000000"/>
                <w:szCs w:val="20"/>
              </w:rPr>
              <w:t>preprocess_params</w:t>
            </w:r>
            <w:proofErr w:type="spellEnd"/>
            <w:r w:rsidRPr="002F7CDC">
              <w:rPr>
                <w:rFonts w:ascii="Consolas" w:hAnsi="Consolas" w:cs="Calibri"/>
                <w:color w:val="000000"/>
                <w:szCs w:val="20"/>
              </w:rPr>
              <w:t xml:space="preserve">, </w:t>
            </w:r>
            <w:proofErr w:type="spellStart"/>
            <w:r w:rsidRPr="002F7CDC">
              <w:rPr>
                <w:rFonts w:ascii="Consolas" w:hAnsi="Consolas" w:cs="Calibri"/>
                <w:color w:val="000000"/>
                <w:szCs w:val="20"/>
              </w:rPr>
              <w:t>loan_data</w:t>
            </w:r>
            <w:proofErr w:type="spellEnd"/>
            <w:r w:rsidRPr="002F7CDC">
              <w:rPr>
                <w:rFonts w:ascii="Consolas" w:hAnsi="Consolas" w:cs="Calibri"/>
                <w:color w:val="000000"/>
                <w:szCs w:val="20"/>
              </w:rPr>
              <w:t xml:space="preserve">[, </w:t>
            </w:r>
            <w:proofErr w:type="spellStart"/>
            <w:r w:rsidRPr="002F7CDC">
              <w:rPr>
                <w:rFonts w:ascii="Consolas" w:hAnsi="Consolas" w:cs="Calibri"/>
                <w:color w:val="000000"/>
                <w:szCs w:val="20"/>
              </w:rPr>
              <w:t>numeric_cols</w:t>
            </w:r>
            <w:proofErr w:type="spellEnd"/>
            <w:r w:rsidRPr="002F7CDC">
              <w:rPr>
                <w:rFonts w:ascii="Consolas" w:hAnsi="Consolas" w:cs="Calibri"/>
                <w:color w:val="000000"/>
                <w:szCs w:val="20"/>
              </w:rPr>
              <w:t>])</w:t>
            </w:r>
          </w:p>
        </w:tc>
      </w:tr>
      <w:tr w:rsidR="00C8129E" w:rsidRPr="003358ED" w14:paraId="6426D5CF" w14:textId="77777777" w:rsidTr="00A23D18">
        <w:trPr>
          <w:trHeight w:val="300"/>
        </w:trPr>
        <w:tc>
          <w:tcPr>
            <w:tcW w:w="891" w:type="pct"/>
            <w:tcBorders>
              <w:top w:val="nil"/>
              <w:left w:val="nil"/>
              <w:bottom w:val="nil"/>
              <w:right w:val="nil"/>
            </w:tcBorders>
            <w:shd w:val="clear" w:color="auto" w:fill="auto"/>
            <w:noWrap/>
            <w:vAlign w:val="bottom"/>
            <w:hideMark/>
          </w:tcPr>
          <w:p w14:paraId="78E6F4B4" w14:textId="77777777" w:rsidR="00C8129E" w:rsidRPr="003358ED" w:rsidRDefault="00C8129E" w:rsidP="00A23D18">
            <w:pPr>
              <w:rPr>
                <w:rFonts w:ascii="Calibri" w:hAnsi="Calibri" w:cs="Calibri"/>
                <w:color w:val="000000"/>
                <w:szCs w:val="20"/>
              </w:rPr>
            </w:pPr>
          </w:p>
        </w:tc>
        <w:tc>
          <w:tcPr>
            <w:tcW w:w="4109" w:type="pct"/>
            <w:tcBorders>
              <w:top w:val="nil"/>
              <w:left w:val="nil"/>
              <w:bottom w:val="nil"/>
              <w:right w:val="nil"/>
            </w:tcBorders>
            <w:shd w:val="clear" w:color="auto" w:fill="auto"/>
            <w:noWrap/>
            <w:vAlign w:val="bottom"/>
            <w:hideMark/>
          </w:tcPr>
          <w:p w14:paraId="4F46A4A3" w14:textId="77777777" w:rsidR="00C8129E" w:rsidRPr="002F7CDC" w:rsidRDefault="00C8129E" w:rsidP="00A23D18">
            <w:pPr>
              <w:rPr>
                <w:rFonts w:ascii="Consolas" w:hAnsi="Consolas"/>
                <w:szCs w:val="20"/>
              </w:rPr>
            </w:pPr>
          </w:p>
        </w:tc>
      </w:tr>
      <w:tr w:rsidR="00C8129E" w:rsidRPr="003358ED" w14:paraId="73BE84AD" w14:textId="77777777" w:rsidTr="00A23D18">
        <w:trPr>
          <w:trHeight w:val="288"/>
        </w:trPr>
        <w:tc>
          <w:tcPr>
            <w:tcW w:w="891" w:type="pct"/>
            <w:vMerge w:val="restart"/>
            <w:tcBorders>
              <w:top w:val="single" w:sz="8" w:space="0" w:color="auto"/>
              <w:left w:val="single" w:sz="8" w:space="0" w:color="auto"/>
              <w:bottom w:val="single" w:sz="8" w:space="0" w:color="000000"/>
              <w:right w:val="single" w:sz="8" w:space="0" w:color="auto"/>
            </w:tcBorders>
            <w:shd w:val="clear" w:color="000000" w:fill="00B0F0"/>
            <w:noWrap/>
            <w:vAlign w:val="center"/>
            <w:hideMark/>
          </w:tcPr>
          <w:p w14:paraId="40E542D0" w14:textId="77777777" w:rsidR="00C8129E" w:rsidRPr="003358ED" w:rsidRDefault="00C8129E" w:rsidP="00A23D18">
            <w:pPr>
              <w:jc w:val="center"/>
              <w:rPr>
                <w:rFonts w:ascii="Calibri" w:hAnsi="Calibri" w:cs="Calibri"/>
                <w:b/>
                <w:bCs/>
                <w:color w:val="FFFFFF"/>
                <w:szCs w:val="20"/>
              </w:rPr>
            </w:pPr>
            <w:r w:rsidRPr="003358ED">
              <w:rPr>
                <w:rFonts w:ascii="Calibri" w:hAnsi="Calibri" w:cs="Calibri"/>
                <w:b/>
                <w:bCs/>
                <w:color w:val="FFFFFF"/>
                <w:szCs w:val="20"/>
              </w:rPr>
              <w:t>Python Programming</w:t>
            </w:r>
          </w:p>
        </w:tc>
        <w:tc>
          <w:tcPr>
            <w:tcW w:w="4109" w:type="pct"/>
            <w:tcBorders>
              <w:top w:val="single" w:sz="8" w:space="0" w:color="auto"/>
              <w:left w:val="nil"/>
              <w:bottom w:val="nil"/>
              <w:right w:val="single" w:sz="8" w:space="0" w:color="auto"/>
            </w:tcBorders>
            <w:shd w:val="clear" w:color="auto" w:fill="auto"/>
            <w:noWrap/>
            <w:vAlign w:val="bottom"/>
            <w:hideMark/>
          </w:tcPr>
          <w:p w14:paraId="3640EC85" w14:textId="77777777" w:rsidR="00C8129E" w:rsidRPr="002F7CDC" w:rsidRDefault="00C8129E" w:rsidP="00A23D18">
            <w:pPr>
              <w:rPr>
                <w:rFonts w:ascii="Consolas" w:hAnsi="Consolas" w:cs="Calibri"/>
                <w:color w:val="000000"/>
                <w:szCs w:val="20"/>
              </w:rPr>
            </w:pPr>
            <w:r w:rsidRPr="002F7CDC">
              <w:rPr>
                <w:rFonts w:ascii="Consolas" w:hAnsi="Consolas" w:cs="Calibri"/>
                <w:b/>
                <w:bCs/>
                <w:color w:val="0070C0"/>
                <w:szCs w:val="20"/>
              </w:rPr>
              <w:t>import</w:t>
            </w:r>
            <w:r w:rsidRPr="002F7CDC">
              <w:rPr>
                <w:rFonts w:ascii="Consolas" w:hAnsi="Consolas" w:cs="Calibri"/>
                <w:color w:val="000000"/>
                <w:szCs w:val="20"/>
              </w:rPr>
              <w:t xml:space="preserve"> pandas </w:t>
            </w:r>
            <w:r w:rsidRPr="002F7CDC">
              <w:rPr>
                <w:rFonts w:ascii="Consolas" w:hAnsi="Consolas" w:cs="Calibri"/>
                <w:b/>
                <w:bCs/>
                <w:color w:val="0070C0"/>
                <w:szCs w:val="20"/>
              </w:rPr>
              <w:t>as</w:t>
            </w:r>
            <w:r w:rsidRPr="002F7CDC">
              <w:rPr>
                <w:rFonts w:ascii="Consolas" w:hAnsi="Consolas" w:cs="Calibri"/>
                <w:color w:val="000000"/>
                <w:szCs w:val="20"/>
              </w:rPr>
              <w:t xml:space="preserve"> pd</w:t>
            </w:r>
          </w:p>
        </w:tc>
      </w:tr>
      <w:tr w:rsidR="00C8129E" w:rsidRPr="003358ED" w14:paraId="543621BF"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6EF4E34C" w14:textId="77777777" w:rsidR="00C8129E" w:rsidRPr="003358ED"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43C0BD97" w14:textId="77777777" w:rsidR="00C8129E" w:rsidRPr="002F7CDC" w:rsidRDefault="00C8129E" w:rsidP="00A23D18">
            <w:pPr>
              <w:rPr>
                <w:rFonts w:ascii="Consolas" w:hAnsi="Consolas" w:cs="Calibri"/>
                <w:color w:val="000000"/>
                <w:szCs w:val="20"/>
              </w:rPr>
            </w:pPr>
            <w:r w:rsidRPr="002F7CDC">
              <w:rPr>
                <w:rFonts w:ascii="Consolas" w:hAnsi="Consolas" w:cs="Calibri"/>
                <w:b/>
                <w:bCs/>
                <w:color w:val="0070C0"/>
                <w:szCs w:val="20"/>
              </w:rPr>
              <w:t>from</w:t>
            </w:r>
            <w:r w:rsidRPr="002F7CDC">
              <w:rPr>
                <w:rFonts w:ascii="Consolas" w:hAnsi="Consolas" w:cs="Calibri"/>
                <w:color w:val="000000"/>
                <w:szCs w:val="20"/>
              </w:rPr>
              <w:t xml:space="preserve"> </w:t>
            </w:r>
            <w:proofErr w:type="spellStart"/>
            <w:r w:rsidRPr="002F7CDC">
              <w:rPr>
                <w:rFonts w:ascii="Consolas" w:hAnsi="Consolas" w:cs="Calibri"/>
                <w:color w:val="000000"/>
                <w:szCs w:val="20"/>
              </w:rPr>
              <w:t>sklearn.preprocessing</w:t>
            </w:r>
            <w:proofErr w:type="spellEnd"/>
            <w:r w:rsidRPr="002F7CDC">
              <w:rPr>
                <w:rFonts w:ascii="Consolas" w:hAnsi="Consolas" w:cs="Calibri"/>
                <w:color w:val="000000"/>
                <w:szCs w:val="20"/>
              </w:rPr>
              <w:t xml:space="preserve"> </w:t>
            </w:r>
            <w:r w:rsidRPr="002F7CDC">
              <w:rPr>
                <w:rFonts w:ascii="Consolas" w:hAnsi="Consolas" w:cs="Calibri"/>
                <w:b/>
                <w:bCs/>
                <w:color w:val="0070C0"/>
                <w:szCs w:val="20"/>
              </w:rPr>
              <w:t>import</w:t>
            </w:r>
            <w:r w:rsidRPr="002F7CDC">
              <w:rPr>
                <w:rFonts w:ascii="Consolas" w:hAnsi="Consolas" w:cs="Calibri"/>
                <w:color w:val="000000"/>
                <w:szCs w:val="20"/>
              </w:rPr>
              <w:t xml:space="preserve"> StandardScaler</w:t>
            </w:r>
          </w:p>
        </w:tc>
      </w:tr>
      <w:tr w:rsidR="00C8129E" w:rsidRPr="003358ED" w14:paraId="3514D8CE"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3BB978B3" w14:textId="77777777" w:rsidR="00C8129E" w:rsidRPr="003358ED"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55583C79" w14:textId="77777777" w:rsidR="00C8129E" w:rsidRPr="002F7CDC" w:rsidRDefault="00C8129E" w:rsidP="00A23D18">
            <w:pPr>
              <w:rPr>
                <w:rFonts w:ascii="Consolas" w:hAnsi="Consolas" w:cs="Calibri"/>
                <w:color w:val="000000"/>
                <w:szCs w:val="20"/>
              </w:rPr>
            </w:pPr>
            <w:proofErr w:type="spellStart"/>
            <w:r w:rsidRPr="002F7CDC">
              <w:rPr>
                <w:rFonts w:ascii="Consolas" w:hAnsi="Consolas" w:cs="Calibri"/>
                <w:color w:val="000000"/>
                <w:szCs w:val="20"/>
              </w:rPr>
              <w:t>numeric_cols</w:t>
            </w:r>
            <w:proofErr w:type="spellEnd"/>
            <w:r w:rsidRPr="002F7CDC">
              <w:rPr>
                <w:rFonts w:ascii="Consolas" w:hAnsi="Consolas" w:cs="Calibri"/>
                <w:color w:val="000000"/>
                <w:szCs w:val="20"/>
              </w:rPr>
              <w:t xml:space="preserve"> = </w:t>
            </w:r>
            <w:proofErr w:type="spellStart"/>
            <w:r w:rsidRPr="002F7CDC">
              <w:rPr>
                <w:rFonts w:ascii="Consolas" w:hAnsi="Consolas" w:cs="Calibri"/>
                <w:color w:val="000000"/>
                <w:szCs w:val="20"/>
              </w:rPr>
              <w:t>loan_data.select_dtypes</w:t>
            </w:r>
            <w:proofErr w:type="spellEnd"/>
            <w:r w:rsidRPr="002F7CDC">
              <w:rPr>
                <w:rFonts w:ascii="Consolas" w:hAnsi="Consolas" w:cs="Calibri"/>
                <w:color w:val="000000"/>
                <w:szCs w:val="20"/>
              </w:rPr>
              <w:t>(include=[</w:t>
            </w:r>
            <w:r w:rsidRPr="002F7CDC">
              <w:rPr>
                <w:rFonts w:ascii="Consolas" w:hAnsi="Consolas" w:cs="Calibri"/>
                <w:b/>
                <w:bCs/>
                <w:color w:val="375623"/>
                <w:szCs w:val="20"/>
              </w:rPr>
              <w:t>'float64', 'int64'</w:t>
            </w:r>
            <w:r w:rsidRPr="002F7CDC">
              <w:rPr>
                <w:rFonts w:ascii="Consolas" w:hAnsi="Consolas" w:cs="Calibri"/>
                <w:color w:val="000000"/>
                <w:szCs w:val="20"/>
              </w:rPr>
              <w:t>]).columns</w:t>
            </w:r>
          </w:p>
        </w:tc>
      </w:tr>
      <w:tr w:rsidR="00C8129E" w:rsidRPr="003358ED" w14:paraId="457BA09D"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7BCE316C" w14:textId="77777777" w:rsidR="00C8129E" w:rsidRPr="003358ED"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304AED3A" w14:textId="77777777" w:rsidR="00C8129E" w:rsidRPr="002F7CDC" w:rsidRDefault="00C8129E" w:rsidP="00A23D18">
            <w:pPr>
              <w:rPr>
                <w:rFonts w:ascii="Consolas" w:hAnsi="Consolas" w:cs="Calibri"/>
                <w:color w:val="000000"/>
                <w:szCs w:val="20"/>
              </w:rPr>
            </w:pPr>
            <w:r w:rsidRPr="002F7CDC">
              <w:rPr>
                <w:rFonts w:ascii="Consolas" w:hAnsi="Consolas" w:cs="Calibri"/>
                <w:color w:val="000000"/>
                <w:szCs w:val="20"/>
              </w:rPr>
              <w:t>scaler = StandardScaler()</w:t>
            </w:r>
          </w:p>
        </w:tc>
      </w:tr>
      <w:tr w:rsidR="00C8129E" w:rsidRPr="003358ED" w14:paraId="3D92AE3B"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32CD7902" w14:textId="77777777" w:rsidR="00C8129E" w:rsidRPr="003358ED"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0FA810A1" w14:textId="77777777" w:rsidR="00C8129E" w:rsidRPr="002F7CDC" w:rsidRDefault="00C8129E" w:rsidP="00A23D18">
            <w:pPr>
              <w:rPr>
                <w:rFonts w:ascii="Consolas" w:hAnsi="Consolas" w:cs="Calibri"/>
                <w:color w:val="000000"/>
                <w:szCs w:val="20"/>
              </w:rPr>
            </w:pPr>
            <w:proofErr w:type="spellStart"/>
            <w:r w:rsidRPr="002F7CDC">
              <w:rPr>
                <w:rFonts w:ascii="Consolas" w:hAnsi="Consolas" w:cs="Calibri"/>
                <w:color w:val="000000"/>
                <w:szCs w:val="20"/>
              </w:rPr>
              <w:t>loan_data_scaled</w:t>
            </w:r>
            <w:proofErr w:type="spellEnd"/>
            <w:r w:rsidRPr="002F7CDC">
              <w:rPr>
                <w:rFonts w:ascii="Consolas" w:hAnsi="Consolas" w:cs="Calibri"/>
                <w:color w:val="000000"/>
                <w:szCs w:val="20"/>
              </w:rPr>
              <w:t xml:space="preserve"> = </w:t>
            </w:r>
            <w:proofErr w:type="spellStart"/>
            <w:r w:rsidRPr="002F7CDC">
              <w:rPr>
                <w:rFonts w:ascii="Consolas" w:hAnsi="Consolas" w:cs="Calibri"/>
                <w:color w:val="000000"/>
                <w:szCs w:val="20"/>
              </w:rPr>
              <w:t>loan_data.copy</w:t>
            </w:r>
            <w:proofErr w:type="spellEnd"/>
            <w:r w:rsidRPr="002F7CDC">
              <w:rPr>
                <w:rFonts w:ascii="Consolas" w:hAnsi="Consolas" w:cs="Calibri"/>
                <w:color w:val="000000"/>
                <w:szCs w:val="20"/>
              </w:rPr>
              <w:t>()</w:t>
            </w:r>
          </w:p>
        </w:tc>
      </w:tr>
      <w:tr w:rsidR="00C8129E" w:rsidRPr="003358ED" w14:paraId="168F5335" w14:textId="77777777" w:rsidTr="00A23D18">
        <w:trPr>
          <w:trHeight w:val="300"/>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3F32DAAF" w14:textId="77777777" w:rsidR="00C8129E" w:rsidRPr="003358ED" w:rsidRDefault="00C8129E" w:rsidP="00A23D18">
            <w:pPr>
              <w:rPr>
                <w:rFonts w:ascii="Calibri" w:hAnsi="Calibri" w:cs="Calibri"/>
                <w:b/>
                <w:bCs/>
                <w:color w:val="FFFFFF"/>
                <w:szCs w:val="20"/>
              </w:rPr>
            </w:pPr>
          </w:p>
        </w:tc>
        <w:tc>
          <w:tcPr>
            <w:tcW w:w="4109" w:type="pct"/>
            <w:tcBorders>
              <w:top w:val="nil"/>
              <w:left w:val="nil"/>
              <w:bottom w:val="single" w:sz="8" w:space="0" w:color="auto"/>
              <w:right w:val="single" w:sz="8" w:space="0" w:color="auto"/>
            </w:tcBorders>
            <w:shd w:val="clear" w:color="auto" w:fill="auto"/>
            <w:noWrap/>
            <w:vAlign w:val="bottom"/>
            <w:hideMark/>
          </w:tcPr>
          <w:p w14:paraId="1CFC4FD5" w14:textId="77777777" w:rsidR="00C8129E" w:rsidRPr="002F7CDC" w:rsidRDefault="00C8129E" w:rsidP="00A23D18">
            <w:pPr>
              <w:rPr>
                <w:rFonts w:ascii="Consolas" w:hAnsi="Consolas" w:cs="Calibri"/>
                <w:color w:val="000000"/>
                <w:szCs w:val="20"/>
              </w:rPr>
            </w:pPr>
            <w:proofErr w:type="spellStart"/>
            <w:r w:rsidRPr="002F7CDC">
              <w:rPr>
                <w:rFonts w:ascii="Consolas" w:hAnsi="Consolas" w:cs="Calibri"/>
                <w:color w:val="000000"/>
                <w:szCs w:val="20"/>
              </w:rPr>
              <w:t>loan_data_scaled</w:t>
            </w:r>
            <w:proofErr w:type="spellEnd"/>
            <w:r w:rsidRPr="002F7CDC">
              <w:rPr>
                <w:rFonts w:ascii="Consolas" w:hAnsi="Consolas" w:cs="Calibri"/>
                <w:color w:val="000000"/>
                <w:szCs w:val="20"/>
              </w:rPr>
              <w:t>[</w:t>
            </w:r>
            <w:proofErr w:type="spellStart"/>
            <w:r w:rsidRPr="002F7CDC">
              <w:rPr>
                <w:rFonts w:ascii="Consolas" w:hAnsi="Consolas" w:cs="Calibri"/>
                <w:color w:val="000000"/>
                <w:szCs w:val="20"/>
              </w:rPr>
              <w:t>numeric_cols</w:t>
            </w:r>
            <w:proofErr w:type="spellEnd"/>
            <w:r w:rsidRPr="002F7CDC">
              <w:rPr>
                <w:rFonts w:ascii="Consolas" w:hAnsi="Consolas" w:cs="Calibri"/>
                <w:color w:val="000000"/>
                <w:szCs w:val="20"/>
              </w:rPr>
              <w:t xml:space="preserve">] = </w:t>
            </w:r>
            <w:proofErr w:type="spellStart"/>
            <w:r w:rsidRPr="002F7CDC">
              <w:rPr>
                <w:rFonts w:ascii="Consolas" w:hAnsi="Consolas" w:cs="Calibri"/>
                <w:color w:val="000000"/>
                <w:szCs w:val="20"/>
              </w:rPr>
              <w:t>scaler.fit_transform</w:t>
            </w:r>
            <w:proofErr w:type="spellEnd"/>
            <w:r w:rsidRPr="002F7CDC">
              <w:rPr>
                <w:rFonts w:ascii="Consolas" w:hAnsi="Consolas" w:cs="Calibri"/>
                <w:color w:val="000000"/>
                <w:szCs w:val="20"/>
              </w:rPr>
              <w:t>(</w:t>
            </w:r>
            <w:proofErr w:type="spellStart"/>
            <w:r w:rsidRPr="002F7CDC">
              <w:rPr>
                <w:rFonts w:ascii="Consolas" w:hAnsi="Consolas" w:cs="Calibri"/>
                <w:color w:val="000000"/>
                <w:szCs w:val="20"/>
              </w:rPr>
              <w:t>loan_data</w:t>
            </w:r>
            <w:proofErr w:type="spellEnd"/>
            <w:r w:rsidRPr="002F7CDC">
              <w:rPr>
                <w:rFonts w:ascii="Consolas" w:hAnsi="Consolas" w:cs="Calibri"/>
                <w:color w:val="000000"/>
                <w:szCs w:val="20"/>
              </w:rPr>
              <w:t>[</w:t>
            </w:r>
            <w:proofErr w:type="spellStart"/>
            <w:r w:rsidRPr="002F7CDC">
              <w:rPr>
                <w:rFonts w:ascii="Consolas" w:hAnsi="Consolas" w:cs="Calibri"/>
                <w:color w:val="000000"/>
                <w:szCs w:val="20"/>
              </w:rPr>
              <w:t>numeric_cols</w:t>
            </w:r>
            <w:proofErr w:type="spellEnd"/>
            <w:r w:rsidRPr="002F7CDC">
              <w:rPr>
                <w:rFonts w:ascii="Consolas" w:hAnsi="Consolas" w:cs="Calibri"/>
                <w:color w:val="000000"/>
                <w:szCs w:val="20"/>
              </w:rPr>
              <w:t>])</w:t>
            </w:r>
          </w:p>
        </w:tc>
      </w:tr>
      <w:tr w:rsidR="00C8129E" w:rsidRPr="003358ED" w14:paraId="35CB9087" w14:textId="77777777" w:rsidTr="00A23D18">
        <w:trPr>
          <w:trHeight w:val="300"/>
        </w:trPr>
        <w:tc>
          <w:tcPr>
            <w:tcW w:w="891" w:type="pct"/>
            <w:tcBorders>
              <w:top w:val="nil"/>
              <w:left w:val="nil"/>
              <w:bottom w:val="nil"/>
              <w:right w:val="nil"/>
            </w:tcBorders>
            <w:shd w:val="clear" w:color="auto" w:fill="auto"/>
            <w:noWrap/>
            <w:vAlign w:val="bottom"/>
            <w:hideMark/>
          </w:tcPr>
          <w:p w14:paraId="1377CDE8" w14:textId="77777777" w:rsidR="00C8129E" w:rsidRPr="003358ED" w:rsidRDefault="00C8129E" w:rsidP="00A23D18">
            <w:pPr>
              <w:rPr>
                <w:rFonts w:ascii="Calibri" w:hAnsi="Calibri" w:cs="Calibri"/>
                <w:color w:val="000000"/>
                <w:szCs w:val="20"/>
              </w:rPr>
            </w:pPr>
          </w:p>
        </w:tc>
        <w:tc>
          <w:tcPr>
            <w:tcW w:w="4109" w:type="pct"/>
            <w:tcBorders>
              <w:top w:val="nil"/>
              <w:left w:val="nil"/>
              <w:bottom w:val="nil"/>
              <w:right w:val="nil"/>
            </w:tcBorders>
            <w:shd w:val="clear" w:color="auto" w:fill="auto"/>
            <w:noWrap/>
            <w:vAlign w:val="bottom"/>
            <w:hideMark/>
          </w:tcPr>
          <w:p w14:paraId="7622F2DA" w14:textId="77777777" w:rsidR="00C8129E" w:rsidRPr="002F7CDC" w:rsidRDefault="00C8129E" w:rsidP="00A23D18">
            <w:pPr>
              <w:rPr>
                <w:rFonts w:ascii="Consolas" w:hAnsi="Consolas"/>
                <w:szCs w:val="20"/>
              </w:rPr>
            </w:pPr>
          </w:p>
        </w:tc>
      </w:tr>
      <w:tr w:rsidR="00C8129E" w:rsidRPr="003358ED" w14:paraId="611D4D31" w14:textId="77777777" w:rsidTr="00A23D18">
        <w:trPr>
          <w:trHeight w:val="288"/>
        </w:trPr>
        <w:tc>
          <w:tcPr>
            <w:tcW w:w="891" w:type="pct"/>
            <w:vMerge w:val="restart"/>
            <w:tcBorders>
              <w:top w:val="single" w:sz="8" w:space="0" w:color="auto"/>
              <w:left w:val="single" w:sz="8" w:space="0" w:color="auto"/>
              <w:bottom w:val="single" w:sz="8" w:space="0" w:color="000000"/>
              <w:right w:val="single" w:sz="8" w:space="0" w:color="auto"/>
            </w:tcBorders>
            <w:shd w:val="clear" w:color="000000" w:fill="00B0F0"/>
            <w:noWrap/>
            <w:vAlign w:val="center"/>
            <w:hideMark/>
          </w:tcPr>
          <w:p w14:paraId="5D746448" w14:textId="77777777" w:rsidR="00C8129E" w:rsidRPr="003358ED" w:rsidRDefault="00C8129E" w:rsidP="00A23D18">
            <w:pPr>
              <w:jc w:val="center"/>
              <w:rPr>
                <w:rFonts w:ascii="Calibri" w:hAnsi="Calibri" w:cs="Calibri"/>
                <w:b/>
                <w:bCs/>
                <w:color w:val="FFFFFF"/>
                <w:szCs w:val="20"/>
              </w:rPr>
            </w:pPr>
            <w:r w:rsidRPr="003358ED">
              <w:rPr>
                <w:rFonts w:ascii="Calibri" w:hAnsi="Calibri" w:cs="Calibri"/>
                <w:b/>
                <w:bCs/>
                <w:color w:val="FFFFFF"/>
                <w:szCs w:val="20"/>
              </w:rPr>
              <w:t>SAS Programming</w:t>
            </w:r>
          </w:p>
        </w:tc>
        <w:tc>
          <w:tcPr>
            <w:tcW w:w="4109" w:type="pct"/>
            <w:tcBorders>
              <w:top w:val="single" w:sz="8" w:space="0" w:color="auto"/>
              <w:left w:val="nil"/>
              <w:bottom w:val="nil"/>
              <w:right w:val="single" w:sz="8" w:space="0" w:color="auto"/>
            </w:tcBorders>
            <w:shd w:val="clear" w:color="auto" w:fill="auto"/>
            <w:noWrap/>
            <w:vAlign w:val="bottom"/>
            <w:hideMark/>
          </w:tcPr>
          <w:p w14:paraId="553804CF" w14:textId="77777777" w:rsidR="00C8129E" w:rsidRPr="002F7CDC" w:rsidRDefault="00C8129E" w:rsidP="00A23D18">
            <w:pPr>
              <w:rPr>
                <w:rFonts w:ascii="Consolas" w:hAnsi="Consolas" w:cs="Calibri"/>
                <w:color w:val="000000"/>
                <w:szCs w:val="20"/>
              </w:rPr>
            </w:pPr>
            <w:r w:rsidRPr="002F7CDC">
              <w:rPr>
                <w:rFonts w:ascii="Consolas" w:hAnsi="Consolas" w:cs="Calibri"/>
                <w:b/>
                <w:bCs/>
                <w:color w:val="002060"/>
                <w:szCs w:val="20"/>
              </w:rPr>
              <w:t>PROC STANDARD</w:t>
            </w:r>
            <w:r w:rsidRPr="002F7CDC">
              <w:rPr>
                <w:rFonts w:ascii="Consolas" w:hAnsi="Consolas" w:cs="Calibri"/>
                <w:color w:val="000000"/>
                <w:szCs w:val="20"/>
              </w:rPr>
              <w:t xml:space="preserve"> </w:t>
            </w:r>
            <w:r w:rsidRPr="002F7CDC">
              <w:rPr>
                <w:rFonts w:ascii="Consolas" w:hAnsi="Consolas" w:cs="Calibri"/>
                <w:b/>
                <w:bCs/>
                <w:color w:val="0070C0"/>
                <w:szCs w:val="20"/>
              </w:rPr>
              <w:t>DATA</w:t>
            </w:r>
            <w:r w:rsidRPr="002F7CDC">
              <w:rPr>
                <w:rFonts w:ascii="Consolas" w:hAnsi="Consolas" w:cs="Calibri"/>
                <w:color w:val="000000"/>
                <w:szCs w:val="20"/>
              </w:rPr>
              <w:t>=</w:t>
            </w:r>
            <w:proofErr w:type="spellStart"/>
            <w:r w:rsidRPr="002F7CDC">
              <w:rPr>
                <w:rFonts w:ascii="Consolas" w:hAnsi="Consolas" w:cs="Calibri"/>
                <w:color w:val="000000"/>
                <w:szCs w:val="20"/>
              </w:rPr>
              <w:t>loan_data</w:t>
            </w:r>
            <w:proofErr w:type="spellEnd"/>
            <w:r w:rsidRPr="002F7CDC">
              <w:rPr>
                <w:rFonts w:ascii="Consolas" w:hAnsi="Consolas" w:cs="Calibri"/>
                <w:color w:val="000000"/>
                <w:szCs w:val="20"/>
              </w:rPr>
              <w:t xml:space="preserve"> </w:t>
            </w:r>
            <w:r w:rsidRPr="002F7CDC">
              <w:rPr>
                <w:rFonts w:ascii="Consolas" w:hAnsi="Consolas" w:cs="Calibri"/>
                <w:b/>
                <w:bCs/>
                <w:color w:val="0070C0"/>
                <w:szCs w:val="20"/>
              </w:rPr>
              <w:t>OUT</w:t>
            </w:r>
            <w:r w:rsidRPr="002F7CDC">
              <w:rPr>
                <w:rFonts w:ascii="Consolas" w:hAnsi="Consolas" w:cs="Calibri"/>
                <w:color w:val="000000"/>
                <w:szCs w:val="20"/>
              </w:rPr>
              <w:t>=</w:t>
            </w:r>
            <w:proofErr w:type="spellStart"/>
            <w:r w:rsidRPr="002F7CDC">
              <w:rPr>
                <w:rFonts w:ascii="Consolas" w:hAnsi="Consolas" w:cs="Calibri"/>
                <w:color w:val="000000"/>
                <w:szCs w:val="20"/>
              </w:rPr>
              <w:t>loan_data_scaled</w:t>
            </w:r>
            <w:proofErr w:type="spellEnd"/>
            <w:r w:rsidRPr="002F7CDC">
              <w:rPr>
                <w:rFonts w:ascii="Consolas" w:hAnsi="Consolas" w:cs="Calibri"/>
                <w:b/>
                <w:bCs/>
                <w:color w:val="0070C0"/>
                <w:szCs w:val="20"/>
              </w:rPr>
              <w:t xml:space="preserve"> MEAN</w:t>
            </w:r>
            <w:r w:rsidRPr="002F7CDC">
              <w:rPr>
                <w:rFonts w:ascii="Consolas" w:hAnsi="Consolas" w:cs="Calibri"/>
                <w:color w:val="000000"/>
                <w:szCs w:val="20"/>
              </w:rPr>
              <w:t xml:space="preserve">=0 </w:t>
            </w:r>
            <w:r w:rsidRPr="002F7CDC">
              <w:rPr>
                <w:rFonts w:ascii="Consolas" w:hAnsi="Consolas" w:cs="Calibri"/>
                <w:b/>
                <w:bCs/>
                <w:color w:val="0070C0"/>
                <w:szCs w:val="20"/>
              </w:rPr>
              <w:t>STD</w:t>
            </w:r>
            <w:r w:rsidRPr="002F7CDC">
              <w:rPr>
                <w:rFonts w:ascii="Consolas" w:hAnsi="Consolas" w:cs="Calibri"/>
                <w:color w:val="000000"/>
                <w:szCs w:val="20"/>
              </w:rPr>
              <w:t>=1;</w:t>
            </w:r>
          </w:p>
        </w:tc>
      </w:tr>
      <w:tr w:rsidR="00C8129E" w:rsidRPr="003358ED" w14:paraId="0C9D3AFC"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3C274265" w14:textId="77777777" w:rsidR="00C8129E" w:rsidRPr="003358ED"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492ADE41" w14:textId="77777777" w:rsidR="00C8129E" w:rsidRPr="002F7CDC" w:rsidRDefault="00C8129E" w:rsidP="00A23D18">
            <w:pPr>
              <w:rPr>
                <w:rFonts w:ascii="Consolas" w:hAnsi="Consolas" w:cs="Calibri"/>
                <w:color w:val="000000"/>
                <w:szCs w:val="20"/>
              </w:rPr>
            </w:pPr>
            <w:r w:rsidRPr="002F7CDC">
              <w:rPr>
                <w:rFonts w:ascii="Consolas" w:hAnsi="Consolas" w:cs="Calibri"/>
                <w:color w:val="000000"/>
                <w:szCs w:val="20"/>
              </w:rPr>
              <w:t xml:space="preserve">  </w:t>
            </w:r>
            <w:r w:rsidRPr="002F7CDC">
              <w:rPr>
                <w:rFonts w:ascii="Consolas" w:hAnsi="Consolas" w:cs="Calibri"/>
                <w:b/>
                <w:bCs/>
                <w:color w:val="0070C0"/>
                <w:szCs w:val="20"/>
              </w:rPr>
              <w:t xml:space="preserve"> VAR</w:t>
            </w:r>
            <w:r w:rsidRPr="002F7CDC">
              <w:rPr>
                <w:rFonts w:ascii="Consolas" w:hAnsi="Consolas" w:cs="Calibri"/>
                <w:color w:val="000000"/>
                <w:szCs w:val="20"/>
              </w:rPr>
              <w:t xml:space="preserve"> _NUMERIC_;</w:t>
            </w:r>
            <w:r w:rsidRPr="002F7CDC">
              <w:rPr>
                <w:rFonts w:ascii="Consolas" w:hAnsi="Consolas" w:cs="Calibri"/>
                <w:b/>
                <w:bCs/>
                <w:color w:val="808080"/>
                <w:szCs w:val="20"/>
              </w:rPr>
              <w:t xml:space="preserve"> </w:t>
            </w:r>
            <w:r w:rsidRPr="00EB5D1F">
              <w:rPr>
                <w:rFonts w:ascii="Consolas" w:hAnsi="Consolas" w:cs="Calibri"/>
                <w:b/>
                <w:bCs/>
                <w:color w:val="808080"/>
                <w:sz w:val="18"/>
                <w:szCs w:val="18"/>
              </w:rPr>
              <w:t>/* Specify the numeric variables to scale */</w:t>
            </w:r>
          </w:p>
        </w:tc>
      </w:tr>
      <w:tr w:rsidR="00C8129E" w:rsidRPr="003358ED" w14:paraId="1707B82D" w14:textId="77777777" w:rsidTr="00A23D18">
        <w:trPr>
          <w:trHeight w:val="300"/>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06EC8116" w14:textId="77777777" w:rsidR="00C8129E" w:rsidRPr="003358ED" w:rsidRDefault="00C8129E" w:rsidP="00A23D18">
            <w:pPr>
              <w:rPr>
                <w:rFonts w:ascii="Calibri" w:hAnsi="Calibri" w:cs="Calibri"/>
                <w:b/>
                <w:bCs/>
                <w:color w:val="FFFFFF"/>
                <w:szCs w:val="20"/>
              </w:rPr>
            </w:pPr>
          </w:p>
        </w:tc>
        <w:tc>
          <w:tcPr>
            <w:tcW w:w="4109" w:type="pct"/>
            <w:tcBorders>
              <w:top w:val="nil"/>
              <w:left w:val="nil"/>
              <w:bottom w:val="single" w:sz="8" w:space="0" w:color="auto"/>
              <w:right w:val="single" w:sz="8" w:space="0" w:color="auto"/>
            </w:tcBorders>
            <w:shd w:val="clear" w:color="auto" w:fill="auto"/>
            <w:noWrap/>
            <w:vAlign w:val="bottom"/>
            <w:hideMark/>
          </w:tcPr>
          <w:p w14:paraId="3A20CA90" w14:textId="77777777" w:rsidR="00C8129E" w:rsidRPr="002F7CDC" w:rsidRDefault="00C8129E" w:rsidP="00A23D18">
            <w:pPr>
              <w:rPr>
                <w:rFonts w:ascii="Consolas" w:hAnsi="Consolas" w:cs="Calibri"/>
                <w:color w:val="000000"/>
                <w:szCs w:val="20"/>
              </w:rPr>
            </w:pPr>
            <w:r w:rsidRPr="002F7CDC">
              <w:rPr>
                <w:rFonts w:ascii="Consolas" w:hAnsi="Consolas" w:cs="Calibri"/>
                <w:b/>
                <w:bCs/>
                <w:color w:val="002060"/>
                <w:szCs w:val="20"/>
              </w:rPr>
              <w:t>RUN</w:t>
            </w:r>
            <w:r w:rsidRPr="002F7CDC">
              <w:rPr>
                <w:rFonts w:ascii="Consolas" w:hAnsi="Consolas" w:cs="Calibri"/>
                <w:color w:val="000000"/>
                <w:szCs w:val="20"/>
              </w:rPr>
              <w:t>;</w:t>
            </w:r>
          </w:p>
        </w:tc>
      </w:tr>
    </w:tbl>
    <w:p w14:paraId="1E31633A" w14:textId="77777777" w:rsidR="00C8129E" w:rsidRDefault="00C8129E" w:rsidP="00C8129E">
      <w:pPr>
        <w:rPr>
          <w:rFonts w:asciiTheme="minorHAnsi" w:hAnsiTheme="minorHAnsi" w:cstheme="minorHAnsi"/>
          <w:sz w:val="22"/>
          <w:szCs w:val="22"/>
        </w:rPr>
      </w:pPr>
    </w:p>
    <w:p w14:paraId="67B8697B" w14:textId="77777777" w:rsidR="00C8129E" w:rsidRPr="00833F04" w:rsidRDefault="00C8129E" w:rsidP="00C8129E">
      <w:pPr>
        <w:rPr>
          <w:rFonts w:asciiTheme="minorHAnsi" w:hAnsiTheme="minorHAnsi" w:cstheme="minorHAnsi"/>
          <w:sz w:val="22"/>
          <w:szCs w:val="22"/>
        </w:rPr>
      </w:pPr>
      <w:r w:rsidRPr="00833F04">
        <w:rPr>
          <w:rFonts w:asciiTheme="minorHAnsi" w:hAnsiTheme="minorHAnsi" w:cstheme="minorHAnsi"/>
          <w:sz w:val="22"/>
          <w:szCs w:val="22"/>
        </w:rPr>
        <w:t>Binary variables, also known as indicator variables, typically do not need to be included in feature scaling. This is because binary variables already have a limited range of values (0 or 1) and do not require scaling to a specific range or distribution.</w:t>
      </w:r>
    </w:p>
    <w:p w14:paraId="28B3837A" w14:textId="77777777" w:rsidR="00C8129E" w:rsidRPr="00833F04" w:rsidRDefault="00C8129E" w:rsidP="00C8129E">
      <w:pPr>
        <w:rPr>
          <w:rFonts w:asciiTheme="minorHAnsi" w:hAnsiTheme="minorHAnsi" w:cstheme="minorHAnsi"/>
          <w:sz w:val="22"/>
          <w:szCs w:val="22"/>
        </w:rPr>
      </w:pPr>
    </w:p>
    <w:p w14:paraId="09C7B976" w14:textId="77777777" w:rsidR="00C8129E" w:rsidRPr="00833F04" w:rsidRDefault="00C8129E" w:rsidP="00C8129E">
      <w:pPr>
        <w:rPr>
          <w:rFonts w:asciiTheme="minorHAnsi" w:hAnsiTheme="minorHAnsi" w:cstheme="minorHAnsi"/>
          <w:sz w:val="22"/>
          <w:szCs w:val="22"/>
        </w:rPr>
      </w:pPr>
      <w:r w:rsidRPr="00833F04">
        <w:rPr>
          <w:rFonts w:asciiTheme="minorHAnsi" w:hAnsiTheme="minorHAnsi" w:cstheme="minorHAnsi"/>
          <w:sz w:val="22"/>
          <w:szCs w:val="22"/>
        </w:rPr>
        <w:t xml:space="preserve">Feature scaling techniques such as standardization (mean centering and scaling to unit variance) or normalization (scaling to a specific range) are commonly applied to continuous variables </w:t>
      </w:r>
      <w:r>
        <w:rPr>
          <w:rFonts w:asciiTheme="minorHAnsi" w:hAnsiTheme="minorHAnsi" w:cstheme="minorHAnsi"/>
          <w:sz w:val="22"/>
          <w:szCs w:val="22"/>
        </w:rPr>
        <w:t>with</w:t>
      </w:r>
      <w:r w:rsidRPr="00833F04">
        <w:rPr>
          <w:rFonts w:asciiTheme="minorHAnsi" w:hAnsiTheme="minorHAnsi" w:cstheme="minorHAnsi"/>
          <w:sz w:val="22"/>
          <w:szCs w:val="22"/>
        </w:rPr>
        <w:t xml:space="preserve"> a wide range of values or different units of measurement. These techniques aim to bring all variables to a similar scale to avoid dominance by variables with larger magnitudes.</w:t>
      </w:r>
    </w:p>
    <w:p w14:paraId="4E22AB0C" w14:textId="77777777" w:rsidR="00C8129E" w:rsidRPr="00833F04" w:rsidRDefault="00C8129E" w:rsidP="00C8129E">
      <w:pPr>
        <w:rPr>
          <w:rFonts w:asciiTheme="minorHAnsi" w:hAnsiTheme="minorHAnsi" w:cstheme="minorHAnsi"/>
          <w:sz w:val="22"/>
          <w:szCs w:val="22"/>
        </w:rPr>
      </w:pPr>
    </w:p>
    <w:p w14:paraId="2308DAA1" w14:textId="77777777" w:rsidR="00C8129E" w:rsidRPr="00833F04" w:rsidRDefault="00C8129E" w:rsidP="00C8129E">
      <w:pPr>
        <w:rPr>
          <w:rFonts w:asciiTheme="minorHAnsi" w:hAnsiTheme="minorHAnsi" w:cstheme="minorHAnsi"/>
          <w:sz w:val="22"/>
          <w:szCs w:val="22"/>
        </w:rPr>
      </w:pPr>
      <w:r w:rsidRPr="00833F04">
        <w:rPr>
          <w:rFonts w:asciiTheme="minorHAnsi" w:hAnsiTheme="minorHAnsi" w:cstheme="minorHAnsi"/>
          <w:sz w:val="22"/>
          <w:szCs w:val="22"/>
        </w:rPr>
        <w:t>However, it is important to note that the decision to exclude binary variables from feature scaling depends on the specific context and the machine learning algorithm being used. Some algorithms may be sensitive to the scaling of binary variables, while others may not be affected.</w:t>
      </w:r>
    </w:p>
    <w:p w14:paraId="25B82237" w14:textId="77777777" w:rsidR="00C8129E" w:rsidRPr="00833F04" w:rsidRDefault="00C8129E" w:rsidP="00C8129E">
      <w:pPr>
        <w:rPr>
          <w:rFonts w:asciiTheme="minorHAnsi" w:hAnsiTheme="minorHAnsi" w:cstheme="minorHAnsi"/>
          <w:sz w:val="22"/>
          <w:szCs w:val="22"/>
        </w:rPr>
      </w:pPr>
    </w:p>
    <w:p w14:paraId="240555A6" w14:textId="77777777" w:rsidR="00C8129E" w:rsidRPr="00833F04" w:rsidRDefault="00C8129E" w:rsidP="00C8129E">
      <w:pPr>
        <w:rPr>
          <w:rFonts w:asciiTheme="minorHAnsi" w:hAnsiTheme="minorHAnsi" w:cstheme="minorHAnsi"/>
          <w:sz w:val="22"/>
          <w:szCs w:val="22"/>
        </w:rPr>
      </w:pPr>
      <w:r w:rsidRPr="00833F04">
        <w:rPr>
          <w:rFonts w:asciiTheme="minorHAnsi" w:hAnsiTheme="minorHAnsi" w:cstheme="minorHAnsi"/>
          <w:sz w:val="22"/>
          <w:szCs w:val="22"/>
        </w:rPr>
        <w:t xml:space="preserve">In general, if you </w:t>
      </w:r>
      <w:r>
        <w:rPr>
          <w:rFonts w:asciiTheme="minorHAnsi" w:hAnsiTheme="minorHAnsi" w:cstheme="minorHAnsi"/>
          <w:sz w:val="22"/>
          <w:szCs w:val="22"/>
        </w:rPr>
        <w:t>use</w:t>
      </w:r>
      <w:r w:rsidRPr="00833F04">
        <w:rPr>
          <w:rFonts w:asciiTheme="minorHAnsi" w:hAnsiTheme="minorHAnsi" w:cstheme="minorHAnsi"/>
          <w:sz w:val="22"/>
          <w:szCs w:val="22"/>
        </w:rPr>
        <w:t xml:space="preserve"> an algorithm that is not sensitive to feature scaling, such as tree-based models (e.g., decision trees, random forests), you can include binary variables in the feature scaling process without significant impact. On the other hand, if you're using algorithms sensitive to scaling, such as logistic regression or support vector machines, it is advisable to exclude binary variables from feature scaling to prevent unnecessary transformations.</w:t>
      </w:r>
    </w:p>
    <w:p w14:paraId="7BB38796" w14:textId="77777777" w:rsidR="00C8129E" w:rsidRPr="00833F04" w:rsidRDefault="00C8129E" w:rsidP="00C8129E">
      <w:pPr>
        <w:rPr>
          <w:rFonts w:asciiTheme="minorHAnsi" w:hAnsiTheme="minorHAnsi" w:cstheme="minorHAnsi"/>
          <w:sz w:val="22"/>
          <w:szCs w:val="22"/>
        </w:rPr>
      </w:pPr>
    </w:p>
    <w:p w14:paraId="31656DDE" w14:textId="77777777" w:rsidR="00C8129E" w:rsidRDefault="00C8129E" w:rsidP="00C8129E">
      <w:pPr>
        <w:rPr>
          <w:rFonts w:asciiTheme="minorHAnsi" w:hAnsiTheme="minorHAnsi" w:cstheme="minorHAnsi"/>
          <w:sz w:val="22"/>
          <w:szCs w:val="22"/>
        </w:rPr>
      </w:pPr>
      <w:r w:rsidRPr="00833F04">
        <w:rPr>
          <w:rFonts w:asciiTheme="minorHAnsi" w:hAnsiTheme="minorHAnsi" w:cstheme="minorHAnsi"/>
          <w:sz w:val="22"/>
          <w:szCs w:val="22"/>
        </w:rPr>
        <w:t>Always consider the requirements and assumptions of the specific algorithm being used and adjust the feature scaling approach accordingly.</w:t>
      </w:r>
    </w:p>
    <w:p w14:paraId="1B34B88A" w14:textId="77777777" w:rsidR="00C8129E" w:rsidRDefault="00C8129E" w:rsidP="00C8129E">
      <w:pPr>
        <w:rPr>
          <w:rFonts w:asciiTheme="minorHAnsi" w:hAnsiTheme="minorHAnsi" w:cstheme="minorHAnsi"/>
          <w:sz w:val="22"/>
          <w:szCs w:val="22"/>
        </w:rPr>
      </w:pPr>
    </w:p>
    <w:p w14:paraId="00CA07BD" w14:textId="77777777" w:rsidR="0021759A" w:rsidRDefault="0021759A" w:rsidP="00C8129E">
      <w:pPr>
        <w:rPr>
          <w:rFonts w:asciiTheme="minorHAnsi" w:hAnsiTheme="minorHAnsi" w:cstheme="minorHAnsi"/>
          <w:sz w:val="22"/>
          <w:szCs w:val="22"/>
        </w:rPr>
      </w:pPr>
    </w:p>
    <w:p w14:paraId="0CB0B406" w14:textId="77777777" w:rsidR="0021759A" w:rsidRDefault="0021759A" w:rsidP="00C8129E">
      <w:pPr>
        <w:rPr>
          <w:rFonts w:asciiTheme="minorHAnsi" w:hAnsiTheme="minorHAnsi" w:cstheme="minorHAnsi"/>
          <w:sz w:val="22"/>
          <w:szCs w:val="22"/>
        </w:rPr>
      </w:pPr>
    </w:p>
    <w:p w14:paraId="76ED73C3" w14:textId="77777777" w:rsidR="00DB0E66" w:rsidRDefault="00DB0E66" w:rsidP="00C8129E">
      <w:pPr>
        <w:rPr>
          <w:rFonts w:asciiTheme="minorHAnsi" w:hAnsiTheme="minorHAnsi" w:cstheme="minorHAnsi"/>
          <w:sz w:val="22"/>
          <w:szCs w:val="22"/>
        </w:rPr>
      </w:pPr>
    </w:p>
    <w:p w14:paraId="353225C9" w14:textId="77777777" w:rsidR="00DB0E66" w:rsidRDefault="00DB0E66" w:rsidP="00C8129E">
      <w:pPr>
        <w:rPr>
          <w:rFonts w:asciiTheme="minorHAnsi" w:hAnsiTheme="minorHAnsi" w:cstheme="minorHAnsi"/>
          <w:sz w:val="22"/>
          <w:szCs w:val="22"/>
        </w:rPr>
      </w:pPr>
    </w:p>
    <w:p w14:paraId="53C1DBE1" w14:textId="77777777" w:rsidR="00C8129E" w:rsidRDefault="00C8129E" w:rsidP="00C8129E">
      <w:pPr>
        <w:pStyle w:val="Heading3"/>
        <w:ind w:left="0"/>
        <w:rPr>
          <w:noProof/>
        </w:rPr>
      </w:pPr>
      <w:bookmarkStart w:id="57" w:name="_Toc174889567"/>
      <w:r w:rsidRPr="00C07CC3">
        <w:lastRenderedPageBreak/>
        <w:t>Encoding Categorical Variables</w:t>
      </w:r>
      <w:r>
        <w:t>: Dummy Variables</w:t>
      </w:r>
      <w:bookmarkEnd w:id="57"/>
      <w:r w:rsidRPr="004D6C71">
        <w:rPr>
          <w:noProof/>
        </w:rPr>
        <w:t xml:space="preserve"> </w:t>
      </w:r>
    </w:p>
    <w:p w14:paraId="4F1D2E10" w14:textId="77777777" w:rsidR="00C8129E" w:rsidRPr="00C45770" w:rsidRDefault="00C8129E" w:rsidP="00C8129E"/>
    <w:p w14:paraId="2D7D0829" w14:textId="77777777" w:rsidR="00C8129E" w:rsidRPr="00C45770" w:rsidRDefault="00C8129E" w:rsidP="00C8129E">
      <w:pPr>
        <w:rPr>
          <w:rFonts w:asciiTheme="minorHAnsi" w:hAnsiTheme="minorHAnsi" w:cstheme="minorHAnsi"/>
          <w:sz w:val="22"/>
          <w:szCs w:val="22"/>
        </w:rPr>
      </w:pPr>
      <w:r w:rsidRPr="00C45770">
        <w:rPr>
          <w:rFonts w:asciiTheme="minorHAnsi" w:hAnsiTheme="minorHAnsi" w:cstheme="minorHAnsi"/>
          <w:sz w:val="22"/>
          <w:szCs w:val="22"/>
        </w:rPr>
        <w:t xml:space="preserve">Categorical variables are commonly encountered in many real-world </w:t>
      </w:r>
      <w:r>
        <w:rPr>
          <w:rFonts w:asciiTheme="minorHAnsi" w:hAnsiTheme="minorHAnsi" w:cstheme="minorHAnsi"/>
          <w:sz w:val="22"/>
          <w:szCs w:val="22"/>
        </w:rPr>
        <w:t>data set</w:t>
      </w:r>
      <w:r w:rsidRPr="00C45770">
        <w:rPr>
          <w:rFonts w:asciiTheme="minorHAnsi" w:hAnsiTheme="minorHAnsi" w:cstheme="minorHAnsi"/>
          <w:sz w:val="22"/>
          <w:szCs w:val="22"/>
        </w:rPr>
        <w:t>s, and they require appropriate encoding to be used effectively in machine learning models. One popular technique for encoding categorical variables is the use of dummy variables</w:t>
      </w:r>
      <w:r>
        <w:rPr>
          <w:rFonts w:asciiTheme="minorHAnsi" w:hAnsiTheme="minorHAnsi" w:cstheme="minorHAnsi"/>
          <w:sz w:val="22"/>
          <w:szCs w:val="22"/>
        </w:rPr>
        <w:t>.</w:t>
      </w:r>
      <w:r w:rsidRPr="00C45770">
        <w:rPr>
          <w:rFonts w:asciiTheme="minorHAnsi" w:hAnsiTheme="minorHAnsi" w:cstheme="minorHAnsi"/>
          <w:sz w:val="22"/>
          <w:szCs w:val="22"/>
        </w:rPr>
        <w:t xml:space="preserve"> Dummy variables create binary features for each unique category within a categorical variable. Here are some key points to consider about dummy variables:</w:t>
      </w:r>
    </w:p>
    <w:p w14:paraId="30AED966" w14:textId="77777777" w:rsidR="00C8129E" w:rsidRPr="00C45770" w:rsidRDefault="00C8129E" w:rsidP="00C8129E">
      <w:pPr>
        <w:rPr>
          <w:rFonts w:asciiTheme="minorHAnsi" w:hAnsiTheme="minorHAnsi" w:cstheme="minorHAnsi"/>
          <w:sz w:val="22"/>
          <w:szCs w:val="22"/>
        </w:rPr>
      </w:pPr>
    </w:p>
    <w:p w14:paraId="3ED6E2FD" w14:textId="77777777" w:rsidR="00C8129E" w:rsidRPr="00C45770" w:rsidRDefault="00C8129E" w:rsidP="00145AC7">
      <w:pPr>
        <w:pStyle w:val="ListParagraph"/>
        <w:numPr>
          <w:ilvl w:val="0"/>
          <w:numId w:val="48"/>
        </w:numPr>
        <w:rPr>
          <w:rFonts w:asciiTheme="minorHAnsi" w:hAnsiTheme="minorHAnsi" w:cstheme="minorHAnsi"/>
          <w:sz w:val="22"/>
          <w:szCs w:val="22"/>
        </w:rPr>
      </w:pPr>
      <w:r w:rsidRPr="00C45770">
        <w:rPr>
          <w:rFonts w:asciiTheme="minorHAnsi" w:hAnsiTheme="minorHAnsi" w:cstheme="minorHAnsi"/>
          <w:b/>
          <w:sz w:val="22"/>
          <w:szCs w:val="22"/>
        </w:rPr>
        <w:t>Importance of Dummy Variables:</w:t>
      </w:r>
      <w:r w:rsidRPr="00C45770">
        <w:rPr>
          <w:rFonts w:asciiTheme="minorHAnsi" w:hAnsiTheme="minorHAnsi" w:cstheme="minorHAnsi"/>
          <w:sz w:val="22"/>
          <w:szCs w:val="22"/>
        </w:rPr>
        <w:t xml:space="preserve"> Dummy variables </w:t>
      </w:r>
      <w:r>
        <w:rPr>
          <w:rFonts w:asciiTheme="minorHAnsi" w:hAnsiTheme="minorHAnsi" w:cstheme="minorHAnsi"/>
          <w:sz w:val="22"/>
          <w:szCs w:val="22"/>
        </w:rPr>
        <w:t>are crucial</w:t>
      </w:r>
      <w:r w:rsidRPr="00C45770">
        <w:rPr>
          <w:rFonts w:asciiTheme="minorHAnsi" w:hAnsiTheme="minorHAnsi" w:cstheme="minorHAnsi"/>
          <w:sz w:val="22"/>
          <w:szCs w:val="22"/>
        </w:rPr>
        <w:t xml:space="preserve"> in capturing categorical information within a </w:t>
      </w:r>
      <w:r>
        <w:rPr>
          <w:rFonts w:asciiTheme="minorHAnsi" w:hAnsiTheme="minorHAnsi" w:cstheme="minorHAnsi"/>
          <w:sz w:val="22"/>
          <w:szCs w:val="22"/>
        </w:rPr>
        <w:t>data set</w:t>
      </w:r>
      <w:r w:rsidRPr="00C45770">
        <w:rPr>
          <w:rFonts w:asciiTheme="minorHAnsi" w:hAnsiTheme="minorHAnsi" w:cstheme="minorHAnsi"/>
          <w:sz w:val="22"/>
          <w:szCs w:val="22"/>
        </w:rPr>
        <w:t xml:space="preserve"> and making it usable for machine learning algorithms. By converting categorical variables into numerical features, dummy variables enable algorithms to operate on the data effectively. They allow the incorporation of categorical information as binary indicators, avoiding any ordinal assumptions that may not hold for the categories.</w:t>
      </w:r>
    </w:p>
    <w:p w14:paraId="54CEE1F2" w14:textId="77777777" w:rsidR="00C8129E" w:rsidRPr="00C45770" w:rsidRDefault="00C8129E" w:rsidP="00C8129E">
      <w:pPr>
        <w:rPr>
          <w:rFonts w:asciiTheme="minorHAnsi" w:hAnsiTheme="minorHAnsi" w:cstheme="minorHAnsi"/>
          <w:sz w:val="22"/>
          <w:szCs w:val="22"/>
        </w:rPr>
      </w:pPr>
    </w:p>
    <w:p w14:paraId="1FBED92F" w14:textId="77777777" w:rsidR="00C8129E" w:rsidRPr="00C45770" w:rsidRDefault="00C8129E" w:rsidP="00145AC7">
      <w:pPr>
        <w:pStyle w:val="ListParagraph"/>
        <w:numPr>
          <w:ilvl w:val="0"/>
          <w:numId w:val="48"/>
        </w:numPr>
        <w:rPr>
          <w:rFonts w:asciiTheme="minorHAnsi" w:hAnsiTheme="minorHAnsi" w:cstheme="minorHAnsi"/>
          <w:sz w:val="22"/>
          <w:szCs w:val="22"/>
        </w:rPr>
      </w:pPr>
      <w:r w:rsidRPr="00C45770">
        <w:rPr>
          <w:rFonts w:asciiTheme="minorHAnsi" w:hAnsiTheme="minorHAnsi" w:cstheme="minorHAnsi"/>
          <w:b/>
          <w:sz w:val="22"/>
          <w:szCs w:val="22"/>
        </w:rPr>
        <w:t>When to Use Dummy Variables:</w:t>
      </w:r>
      <w:r w:rsidRPr="00C45770">
        <w:rPr>
          <w:rFonts w:asciiTheme="minorHAnsi" w:hAnsiTheme="minorHAnsi" w:cstheme="minorHAnsi"/>
          <w:sz w:val="22"/>
          <w:szCs w:val="22"/>
        </w:rPr>
        <w:t xml:space="preserve"> Dummy variables are typically used when dealing with nominal or unordered categorical variables. These are variables with categories that have no inherent order or ranking. Examples include variables like color (red, blue, green), city (New York, London, Paris), or product type (A, B, C). By creating dummy variables, each category becomes a separate binary feature, preserving the distinctiveness of the categories without imposing any numerical order.</w:t>
      </w:r>
    </w:p>
    <w:p w14:paraId="779E927F" w14:textId="77777777" w:rsidR="00C8129E" w:rsidRPr="00C45770" w:rsidRDefault="00C8129E" w:rsidP="00C8129E">
      <w:pPr>
        <w:rPr>
          <w:rFonts w:asciiTheme="minorHAnsi" w:hAnsiTheme="minorHAnsi" w:cstheme="minorHAnsi"/>
          <w:sz w:val="22"/>
          <w:szCs w:val="22"/>
        </w:rPr>
      </w:pPr>
    </w:p>
    <w:p w14:paraId="19671BB5" w14:textId="77777777" w:rsidR="00C8129E" w:rsidRPr="00C45770" w:rsidRDefault="00C8129E" w:rsidP="00145AC7">
      <w:pPr>
        <w:pStyle w:val="ListParagraph"/>
        <w:numPr>
          <w:ilvl w:val="0"/>
          <w:numId w:val="48"/>
        </w:numPr>
        <w:rPr>
          <w:rFonts w:asciiTheme="minorHAnsi" w:hAnsiTheme="minorHAnsi" w:cstheme="minorHAnsi"/>
          <w:sz w:val="22"/>
          <w:szCs w:val="22"/>
        </w:rPr>
      </w:pPr>
      <w:r w:rsidRPr="00C45770">
        <w:rPr>
          <w:rFonts w:asciiTheme="minorHAnsi" w:hAnsiTheme="minorHAnsi" w:cstheme="minorHAnsi"/>
          <w:b/>
          <w:sz w:val="22"/>
          <w:szCs w:val="22"/>
        </w:rPr>
        <w:t>Dummy Variables in Regression Models:</w:t>
      </w:r>
      <w:r w:rsidRPr="00C45770">
        <w:rPr>
          <w:rFonts w:asciiTheme="minorHAnsi" w:hAnsiTheme="minorHAnsi" w:cstheme="minorHAnsi"/>
          <w:sz w:val="22"/>
          <w:szCs w:val="22"/>
        </w:rPr>
        <w:t xml:space="preserve"> When using dummy variables in regression models, it is crucial to manage multicollinearity. Multicollinearity occurs when two or more dummy variables are highly correlated because they represent categories of the same categorical variable. To avoid this issue, </w:t>
      </w:r>
      <w:r>
        <w:rPr>
          <w:rFonts w:asciiTheme="minorHAnsi" w:hAnsiTheme="minorHAnsi" w:cstheme="minorHAnsi"/>
          <w:sz w:val="22"/>
          <w:szCs w:val="22"/>
        </w:rPr>
        <w:t xml:space="preserve">one of the dummy variables must be excluded </w:t>
      </w:r>
      <w:r w:rsidRPr="00C45770">
        <w:rPr>
          <w:rFonts w:asciiTheme="minorHAnsi" w:hAnsiTheme="minorHAnsi" w:cstheme="minorHAnsi"/>
          <w:sz w:val="22"/>
          <w:szCs w:val="22"/>
        </w:rPr>
        <w:t>as a reference category. The excluded category serves as a baseline against which the effects of the other categories are compared. This is known as the "dummy variable trap."</w:t>
      </w:r>
    </w:p>
    <w:p w14:paraId="239EB51D" w14:textId="77777777" w:rsidR="00C8129E" w:rsidRPr="00C45770" w:rsidRDefault="00C8129E" w:rsidP="00C8129E">
      <w:pPr>
        <w:rPr>
          <w:rFonts w:asciiTheme="minorHAnsi" w:hAnsiTheme="minorHAnsi" w:cstheme="minorHAnsi"/>
          <w:sz w:val="22"/>
          <w:szCs w:val="22"/>
        </w:rPr>
      </w:pPr>
    </w:p>
    <w:p w14:paraId="1A96E285" w14:textId="77777777" w:rsidR="00C8129E" w:rsidRPr="00C45770" w:rsidRDefault="00C8129E" w:rsidP="00145AC7">
      <w:pPr>
        <w:pStyle w:val="ListParagraph"/>
        <w:numPr>
          <w:ilvl w:val="0"/>
          <w:numId w:val="48"/>
        </w:numPr>
        <w:rPr>
          <w:rFonts w:asciiTheme="minorHAnsi" w:hAnsiTheme="minorHAnsi" w:cstheme="minorHAnsi"/>
          <w:sz w:val="22"/>
          <w:szCs w:val="22"/>
        </w:rPr>
      </w:pPr>
      <w:r w:rsidRPr="00C45770">
        <w:rPr>
          <w:rFonts w:asciiTheme="minorHAnsi" w:hAnsiTheme="minorHAnsi" w:cstheme="minorHAnsi"/>
          <w:b/>
          <w:sz w:val="22"/>
          <w:szCs w:val="22"/>
        </w:rPr>
        <w:t>Dealing with High Cardinality:</w:t>
      </w:r>
      <w:r w:rsidRPr="00C45770">
        <w:rPr>
          <w:rFonts w:asciiTheme="minorHAnsi" w:hAnsiTheme="minorHAnsi" w:cstheme="minorHAnsi"/>
          <w:sz w:val="22"/>
          <w:szCs w:val="22"/>
        </w:rPr>
        <w:t xml:space="preserve"> When dealing with categorical variables </w:t>
      </w:r>
      <w:r>
        <w:rPr>
          <w:rFonts w:asciiTheme="minorHAnsi" w:hAnsiTheme="minorHAnsi" w:cstheme="minorHAnsi"/>
          <w:sz w:val="22"/>
          <w:szCs w:val="22"/>
        </w:rPr>
        <w:t>with many</w:t>
      </w:r>
      <w:r w:rsidRPr="00C45770">
        <w:rPr>
          <w:rFonts w:asciiTheme="minorHAnsi" w:hAnsiTheme="minorHAnsi" w:cstheme="minorHAnsi"/>
          <w:sz w:val="22"/>
          <w:szCs w:val="22"/>
        </w:rPr>
        <w:t xml:space="preserve"> unique categories (high cardinality), creating individual dummy variables for each category can lead to an explosion in the feature space. In such cases, it may be necessary to apply additional techniques like feature hashing or entity embeddings to reduce dimensionality while still capturing useful information from the categorical variable.</w:t>
      </w:r>
    </w:p>
    <w:p w14:paraId="297CB8A6" w14:textId="77777777" w:rsidR="00C8129E" w:rsidRPr="00C45770" w:rsidRDefault="00C8129E" w:rsidP="00C8129E">
      <w:pPr>
        <w:rPr>
          <w:rFonts w:asciiTheme="minorHAnsi" w:hAnsiTheme="minorHAnsi" w:cstheme="minorHAnsi"/>
          <w:sz w:val="22"/>
          <w:szCs w:val="22"/>
        </w:rPr>
      </w:pPr>
    </w:p>
    <w:p w14:paraId="30C471DA" w14:textId="77777777" w:rsidR="00C8129E" w:rsidRPr="00C45770" w:rsidRDefault="00C8129E" w:rsidP="00145AC7">
      <w:pPr>
        <w:pStyle w:val="ListParagraph"/>
        <w:numPr>
          <w:ilvl w:val="0"/>
          <w:numId w:val="48"/>
        </w:numPr>
        <w:rPr>
          <w:rFonts w:asciiTheme="minorHAnsi" w:hAnsiTheme="minorHAnsi" w:cstheme="minorHAnsi"/>
          <w:sz w:val="22"/>
          <w:szCs w:val="22"/>
        </w:rPr>
      </w:pPr>
      <w:r w:rsidRPr="00C45770">
        <w:rPr>
          <w:rFonts w:asciiTheme="minorHAnsi" w:hAnsiTheme="minorHAnsi" w:cstheme="minorHAnsi"/>
          <w:b/>
          <w:sz w:val="22"/>
          <w:szCs w:val="22"/>
        </w:rPr>
        <w:lastRenderedPageBreak/>
        <w:t>Consideration for Tree-Based Models:</w:t>
      </w:r>
      <w:r w:rsidRPr="00C45770">
        <w:rPr>
          <w:rFonts w:asciiTheme="minorHAnsi" w:hAnsiTheme="minorHAnsi" w:cstheme="minorHAnsi"/>
          <w:sz w:val="22"/>
          <w:szCs w:val="22"/>
        </w:rPr>
        <w:t xml:space="preserve"> For tree-based models like decision trees and random forests, managing categorical variables using dummy variables is not always necessary. These models </w:t>
      </w:r>
      <w:r>
        <w:rPr>
          <w:rFonts w:asciiTheme="minorHAnsi" w:hAnsiTheme="minorHAnsi" w:cstheme="minorHAnsi"/>
          <w:sz w:val="22"/>
          <w:szCs w:val="22"/>
        </w:rPr>
        <w:t>can handle</w:t>
      </w:r>
      <w:r w:rsidRPr="00C45770">
        <w:rPr>
          <w:rFonts w:asciiTheme="minorHAnsi" w:hAnsiTheme="minorHAnsi" w:cstheme="minorHAnsi"/>
          <w:sz w:val="22"/>
          <w:szCs w:val="22"/>
        </w:rPr>
        <w:t xml:space="preserve"> categorical variables directly without the need for explicit encoding. However, it may still be beneficial to encode categorical variables as dummy variables in certain scenarios, such as </w:t>
      </w:r>
      <w:r>
        <w:rPr>
          <w:rFonts w:asciiTheme="minorHAnsi" w:hAnsiTheme="minorHAnsi" w:cstheme="minorHAnsi"/>
          <w:sz w:val="22"/>
          <w:szCs w:val="22"/>
        </w:rPr>
        <w:t>using tree-based models in conjunction with other algorithms or using</w:t>
      </w:r>
      <w:r w:rsidRPr="00C45770">
        <w:rPr>
          <w:rFonts w:asciiTheme="minorHAnsi" w:hAnsiTheme="minorHAnsi" w:cstheme="minorHAnsi"/>
          <w:sz w:val="22"/>
          <w:szCs w:val="22"/>
        </w:rPr>
        <w:t xml:space="preserve"> gradient boosting frameworks that require numerical inputs.</w:t>
      </w:r>
    </w:p>
    <w:p w14:paraId="7B507ED9" w14:textId="77777777" w:rsidR="00C8129E" w:rsidRPr="00C45770" w:rsidRDefault="00C8129E" w:rsidP="00C8129E">
      <w:pPr>
        <w:rPr>
          <w:rFonts w:asciiTheme="minorHAnsi" w:hAnsiTheme="minorHAnsi" w:cstheme="minorHAnsi"/>
          <w:sz w:val="22"/>
          <w:szCs w:val="22"/>
        </w:rPr>
      </w:pPr>
    </w:p>
    <w:p w14:paraId="5A1F560C" w14:textId="77777777" w:rsidR="00C8129E" w:rsidRPr="00C45770" w:rsidRDefault="00C8129E" w:rsidP="00C8129E">
      <w:pPr>
        <w:rPr>
          <w:rFonts w:asciiTheme="minorHAnsi" w:hAnsiTheme="minorHAnsi" w:cstheme="minorHAnsi"/>
          <w:sz w:val="22"/>
          <w:szCs w:val="22"/>
        </w:rPr>
      </w:pPr>
      <w:r w:rsidRPr="00C45770">
        <w:rPr>
          <w:rFonts w:asciiTheme="minorHAnsi" w:hAnsiTheme="minorHAnsi" w:cstheme="minorHAnsi"/>
          <w:sz w:val="22"/>
          <w:szCs w:val="22"/>
        </w:rPr>
        <w:t>By understanding the significance of dummy variables in encoding categorical variables, their appropriate usage, and considerations for different types of models, data scientists can effectively incorporate categorical information into their machine learning pipelines.</w:t>
      </w:r>
    </w:p>
    <w:p w14:paraId="7F34F714" w14:textId="77777777" w:rsidR="00C8129E" w:rsidRDefault="00C8129E" w:rsidP="00C8129E">
      <w:pPr>
        <w:pStyle w:val="ABodyCopy"/>
        <w:ind w:left="0"/>
        <w:rPr>
          <w:rFonts w:asciiTheme="minorHAnsi" w:hAnsiTheme="minorHAnsi" w:cstheme="minorHAnsi"/>
          <w:noProof/>
          <w:sz w:val="22"/>
          <w:szCs w:val="22"/>
        </w:rPr>
      </w:pPr>
    </w:p>
    <w:p w14:paraId="2DF7A99C" w14:textId="77777777" w:rsidR="00C8129E" w:rsidRDefault="00C8129E" w:rsidP="00C8129E">
      <w:pPr>
        <w:pStyle w:val="ABodyCopy"/>
        <w:ind w:left="0"/>
        <w:rPr>
          <w:rFonts w:asciiTheme="minorHAnsi" w:hAnsiTheme="minorHAnsi" w:cstheme="minorHAnsi"/>
          <w:noProof/>
          <w:sz w:val="22"/>
          <w:szCs w:val="22"/>
        </w:rPr>
      </w:pPr>
      <w:r>
        <w:rPr>
          <w:rFonts w:asciiTheme="minorHAnsi" w:hAnsiTheme="minorHAnsi" w:cstheme="minorHAnsi"/>
          <w:noProof/>
          <w:sz w:val="22"/>
          <w:szCs w:val="22"/>
        </w:rPr>
        <w:t>As an example, let’s look at the variable “home_ownership”.  This is a categorical variable with four levels.  Table 3.11 below shows the breakout of the home_ownership variable.</w:t>
      </w:r>
    </w:p>
    <w:p w14:paraId="5DAB3B6F" w14:textId="77777777" w:rsidR="00C8129E" w:rsidRPr="001B1D45" w:rsidRDefault="00C8129E" w:rsidP="00C8129E">
      <w:pPr>
        <w:pStyle w:val="ACaptionHead"/>
        <w:ind w:left="0"/>
        <w:rPr>
          <w:rFonts w:asciiTheme="minorHAnsi" w:hAnsiTheme="minorHAnsi"/>
          <w:noProof/>
          <w:sz w:val="22"/>
        </w:rPr>
      </w:pPr>
      <w:r>
        <w:rPr>
          <w:noProof/>
        </w:rPr>
        <w:t>Table 3.11 – Home Ownership Frequency Distribution – SAS Output</w:t>
      </w:r>
    </w:p>
    <w:tbl>
      <w:tblPr>
        <w:tblW w:w="6300" w:type="dxa"/>
        <w:tblLook w:val="04A0" w:firstRow="1" w:lastRow="0" w:firstColumn="1" w:lastColumn="0" w:noHBand="0" w:noVBand="1"/>
      </w:tblPr>
      <w:tblGrid>
        <w:gridCol w:w="1861"/>
        <w:gridCol w:w="1260"/>
        <w:gridCol w:w="950"/>
        <w:gridCol w:w="1295"/>
        <w:gridCol w:w="1295"/>
      </w:tblGrid>
      <w:tr w:rsidR="00C8129E" w:rsidRPr="001B1D45" w14:paraId="64636AF8" w14:textId="77777777" w:rsidTr="00A23D18">
        <w:trPr>
          <w:trHeight w:val="540"/>
        </w:trPr>
        <w:tc>
          <w:tcPr>
            <w:tcW w:w="1720" w:type="dxa"/>
            <w:tcBorders>
              <w:top w:val="single" w:sz="8" w:space="0" w:color="C1C1C1"/>
              <w:left w:val="single" w:sz="8" w:space="0" w:color="C1C1C1"/>
              <w:bottom w:val="single" w:sz="8" w:space="0" w:color="C1C1C1"/>
              <w:right w:val="single" w:sz="8" w:space="0" w:color="C1C1C1"/>
            </w:tcBorders>
            <w:shd w:val="clear" w:color="000000" w:fill="EDF2F9"/>
            <w:vAlign w:val="center"/>
            <w:hideMark/>
          </w:tcPr>
          <w:p w14:paraId="0D13F61B" w14:textId="77777777" w:rsidR="00C8129E" w:rsidRPr="001B1D45" w:rsidRDefault="00C8129E" w:rsidP="00A23D18">
            <w:pPr>
              <w:jc w:val="center"/>
              <w:rPr>
                <w:rFonts w:ascii="Arial" w:hAnsi="Arial" w:cs="Arial"/>
                <w:b/>
                <w:bCs/>
                <w:color w:val="112277"/>
                <w:szCs w:val="20"/>
              </w:rPr>
            </w:pPr>
            <w:proofErr w:type="spellStart"/>
            <w:r w:rsidRPr="001B1D45">
              <w:rPr>
                <w:rFonts w:ascii="Arial" w:hAnsi="Arial" w:cs="Arial"/>
                <w:b/>
                <w:bCs/>
                <w:color w:val="112277"/>
                <w:szCs w:val="20"/>
              </w:rPr>
              <w:t>home_ownership</w:t>
            </w:r>
            <w:proofErr w:type="spellEnd"/>
          </w:p>
        </w:tc>
        <w:tc>
          <w:tcPr>
            <w:tcW w:w="1260" w:type="dxa"/>
            <w:tcBorders>
              <w:top w:val="single" w:sz="8" w:space="0" w:color="C1C1C1"/>
              <w:left w:val="nil"/>
              <w:bottom w:val="single" w:sz="8" w:space="0" w:color="C1C1C1"/>
              <w:right w:val="single" w:sz="8" w:space="0" w:color="C1C1C1"/>
            </w:tcBorders>
            <w:shd w:val="clear" w:color="000000" w:fill="EDF2F9"/>
            <w:vAlign w:val="center"/>
            <w:hideMark/>
          </w:tcPr>
          <w:p w14:paraId="51D5290C" w14:textId="77777777" w:rsidR="00C8129E" w:rsidRPr="001B1D45" w:rsidRDefault="00C8129E" w:rsidP="00A23D18">
            <w:pPr>
              <w:jc w:val="center"/>
              <w:rPr>
                <w:rFonts w:ascii="Arial" w:hAnsi="Arial" w:cs="Arial"/>
                <w:b/>
                <w:bCs/>
                <w:color w:val="112277"/>
                <w:szCs w:val="20"/>
              </w:rPr>
            </w:pPr>
            <w:r w:rsidRPr="001B1D45">
              <w:rPr>
                <w:rFonts w:ascii="Arial" w:hAnsi="Arial" w:cs="Arial"/>
                <w:b/>
                <w:bCs/>
                <w:color w:val="112277"/>
                <w:szCs w:val="20"/>
              </w:rPr>
              <w:t>Frequency</w:t>
            </w:r>
          </w:p>
        </w:tc>
        <w:tc>
          <w:tcPr>
            <w:tcW w:w="880" w:type="dxa"/>
            <w:tcBorders>
              <w:top w:val="single" w:sz="8" w:space="0" w:color="C1C1C1"/>
              <w:left w:val="nil"/>
              <w:bottom w:val="single" w:sz="8" w:space="0" w:color="C1C1C1"/>
              <w:right w:val="single" w:sz="8" w:space="0" w:color="C1C1C1"/>
            </w:tcBorders>
            <w:shd w:val="clear" w:color="000000" w:fill="EDF2F9"/>
            <w:vAlign w:val="center"/>
            <w:hideMark/>
          </w:tcPr>
          <w:p w14:paraId="799496E2" w14:textId="77777777" w:rsidR="00C8129E" w:rsidRPr="001B1D45" w:rsidRDefault="00C8129E" w:rsidP="00A23D18">
            <w:pPr>
              <w:jc w:val="center"/>
              <w:rPr>
                <w:rFonts w:ascii="Arial" w:hAnsi="Arial" w:cs="Arial"/>
                <w:b/>
                <w:bCs/>
                <w:color w:val="112277"/>
                <w:szCs w:val="20"/>
              </w:rPr>
            </w:pPr>
            <w:r w:rsidRPr="001B1D45">
              <w:rPr>
                <w:rFonts w:ascii="Arial" w:hAnsi="Arial" w:cs="Arial"/>
                <w:b/>
                <w:bCs/>
                <w:color w:val="112277"/>
                <w:szCs w:val="20"/>
              </w:rPr>
              <w:t>Percent</w:t>
            </w:r>
          </w:p>
        </w:tc>
        <w:tc>
          <w:tcPr>
            <w:tcW w:w="1220" w:type="dxa"/>
            <w:tcBorders>
              <w:top w:val="single" w:sz="8" w:space="0" w:color="C1C1C1"/>
              <w:left w:val="nil"/>
              <w:bottom w:val="single" w:sz="8" w:space="0" w:color="C1C1C1"/>
              <w:right w:val="single" w:sz="8" w:space="0" w:color="C1C1C1"/>
            </w:tcBorders>
            <w:shd w:val="clear" w:color="000000" w:fill="EDF2F9"/>
            <w:vAlign w:val="center"/>
            <w:hideMark/>
          </w:tcPr>
          <w:p w14:paraId="546D6106" w14:textId="77777777" w:rsidR="00C8129E" w:rsidRPr="001B1D45" w:rsidRDefault="00C8129E" w:rsidP="00A23D18">
            <w:pPr>
              <w:jc w:val="center"/>
              <w:rPr>
                <w:rFonts w:ascii="Arial" w:hAnsi="Arial" w:cs="Arial"/>
                <w:b/>
                <w:bCs/>
                <w:color w:val="112277"/>
                <w:szCs w:val="20"/>
              </w:rPr>
            </w:pPr>
            <w:r w:rsidRPr="001B1D45">
              <w:rPr>
                <w:rFonts w:ascii="Arial" w:hAnsi="Arial" w:cs="Arial"/>
                <w:b/>
                <w:bCs/>
                <w:color w:val="112277"/>
                <w:szCs w:val="20"/>
              </w:rPr>
              <w:t>Cumulative Frequency</w:t>
            </w:r>
          </w:p>
        </w:tc>
        <w:tc>
          <w:tcPr>
            <w:tcW w:w="1220" w:type="dxa"/>
            <w:tcBorders>
              <w:top w:val="single" w:sz="8" w:space="0" w:color="C1C1C1"/>
              <w:left w:val="nil"/>
              <w:bottom w:val="single" w:sz="8" w:space="0" w:color="C1C1C1"/>
              <w:right w:val="single" w:sz="8" w:space="0" w:color="C1C1C1"/>
            </w:tcBorders>
            <w:shd w:val="clear" w:color="000000" w:fill="EDF2F9"/>
            <w:vAlign w:val="center"/>
            <w:hideMark/>
          </w:tcPr>
          <w:p w14:paraId="03300604" w14:textId="77777777" w:rsidR="00C8129E" w:rsidRPr="001B1D45" w:rsidRDefault="00C8129E" w:rsidP="00A23D18">
            <w:pPr>
              <w:jc w:val="center"/>
              <w:rPr>
                <w:rFonts w:ascii="Arial" w:hAnsi="Arial" w:cs="Arial"/>
                <w:b/>
                <w:bCs/>
                <w:color w:val="112277"/>
                <w:szCs w:val="20"/>
              </w:rPr>
            </w:pPr>
            <w:r w:rsidRPr="001B1D45">
              <w:rPr>
                <w:rFonts w:ascii="Arial" w:hAnsi="Arial" w:cs="Arial"/>
                <w:b/>
                <w:bCs/>
                <w:color w:val="112277"/>
                <w:szCs w:val="20"/>
              </w:rPr>
              <w:t>Cumulative Percent</w:t>
            </w:r>
          </w:p>
        </w:tc>
      </w:tr>
      <w:tr w:rsidR="00C8129E" w:rsidRPr="001B1D45" w14:paraId="5DAFCEDE" w14:textId="77777777" w:rsidTr="00A23D18">
        <w:trPr>
          <w:trHeight w:val="300"/>
        </w:trPr>
        <w:tc>
          <w:tcPr>
            <w:tcW w:w="1720" w:type="dxa"/>
            <w:tcBorders>
              <w:top w:val="nil"/>
              <w:left w:val="single" w:sz="8" w:space="0" w:color="C1C1C1"/>
              <w:bottom w:val="single" w:sz="8" w:space="0" w:color="C1C1C1"/>
              <w:right w:val="single" w:sz="8" w:space="0" w:color="C1C1C1"/>
            </w:tcBorders>
            <w:shd w:val="clear" w:color="000000" w:fill="EDF2F9"/>
            <w:noWrap/>
            <w:vAlign w:val="center"/>
            <w:hideMark/>
          </w:tcPr>
          <w:p w14:paraId="550B89AE" w14:textId="77777777" w:rsidR="00C8129E" w:rsidRPr="001B1D45" w:rsidRDefault="00C8129E" w:rsidP="00A23D18">
            <w:pPr>
              <w:rPr>
                <w:rFonts w:ascii="Arial" w:hAnsi="Arial" w:cs="Arial"/>
                <w:b/>
                <w:bCs/>
                <w:color w:val="000000"/>
                <w:szCs w:val="20"/>
              </w:rPr>
            </w:pPr>
            <w:r w:rsidRPr="001B1D45">
              <w:rPr>
                <w:rFonts w:ascii="Arial" w:hAnsi="Arial" w:cs="Arial"/>
                <w:b/>
                <w:bCs/>
                <w:color w:val="000000"/>
                <w:szCs w:val="20"/>
              </w:rPr>
              <w:t>ANY</w:t>
            </w:r>
          </w:p>
        </w:tc>
        <w:tc>
          <w:tcPr>
            <w:tcW w:w="1260" w:type="dxa"/>
            <w:tcBorders>
              <w:top w:val="nil"/>
              <w:left w:val="nil"/>
              <w:bottom w:val="single" w:sz="8" w:space="0" w:color="C1C1C1"/>
              <w:right w:val="single" w:sz="8" w:space="0" w:color="C1C1C1"/>
            </w:tcBorders>
            <w:shd w:val="clear" w:color="000000" w:fill="FFFFFF"/>
            <w:noWrap/>
            <w:vAlign w:val="center"/>
            <w:hideMark/>
          </w:tcPr>
          <w:p w14:paraId="36ADC409" w14:textId="77777777" w:rsidR="00C8129E" w:rsidRPr="001B1D45" w:rsidRDefault="00C8129E" w:rsidP="00A23D18">
            <w:pPr>
              <w:jc w:val="right"/>
              <w:rPr>
                <w:rFonts w:ascii="Arial" w:hAnsi="Arial" w:cs="Arial"/>
                <w:color w:val="000000"/>
                <w:szCs w:val="20"/>
              </w:rPr>
            </w:pPr>
            <w:r w:rsidRPr="001B1D45">
              <w:rPr>
                <w:rFonts w:ascii="Arial" w:hAnsi="Arial" w:cs="Arial"/>
                <w:color w:val="000000"/>
                <w:szCs w:val="20"/>
              </w:rPr>
              <w:t>19</w:t>
            </w:r>
          </w:p>
        </w:tc>
        <w:tc>
          <w:tcPr>
            <w:tcW w:w="880" w:type="dxa"/>
            <w:tcBorders>
              <w:top w:val="nil"/>
              <w:left w:val="nil"/>
              <w:bottom w:val="single" w:sz="8" w:space="0" w:color="C1C1C1"/>
              <w:right w:val="single" w:sz="8" w:space="0" w:color="C1C1C1"/>
            </w:tcBorders>
            <w:shd w:val="clear" w:color="000000" w:fill="FFFFFF"/>
            <w:noWrap/>
            <w:vAlign w:val="center"/>
            <w:hideMark/>
          </w:tcPr>
          <w:p w14:paraId="43464F5B" w14:textId="77777777" w:rsidR="00C8129E" w:rsidRPr="001B1D45" w:rsidRDefault="00C8129E" w:rsidP="00A23D18">
            <w:pPr>
              <w:jc w:val="right"/>
              <w:rPr>
                <w:rFonts w:ascii="Arial" w:hAnsi="Arial" w:cs="Arial"/>
                <w:color w:val="000000"/>
                <w:szCs w:val="20"/>
              </w:rPr>
            </w:pPr>
            <w:r w:rsidRPr="001B1D45">
              <w:rPr>
                <w:rFonts w:ascii="Arial" w:hAnsi="Arial" w:cs="Arial"/>
                <w:color w:val="000000"/>
                <w:szCs w:val="20"/>
              </w:rPr>
              <w:t>0.03</w:t>
            </w:r>
          </w:p>
        </w:tc>
        <w:tc>
          <w:tcPr>
            <w:tcW w:w="1220" w:type="dxa"/>
            <w:tcBorders>
              <w:top w:val="nil"/>
              <w:left w:val="nil"/>
              <w:bottom w:val="single" w:sz="8" w:space="0" w:color="C1C1C1"/>
              <w:right w:val="single" w:sz="8" w:space="0" w:color="C1C1C1"/>
            </w:tcBorders>
            <w:shd w:val="clear" w:color="000000" w:fill="FFFFFF"/>
            <w:noWrap/>
            <w:vAlign w:val="center"/>
            <w:hideMark/>
          </w:tcPr>
          <w:p w14:paraId="7B5F37D6" w14:textId="77777777" w:rsidR="00C8129E" w:rsidRPr="001B1D45" w:rsidRDefault="00C8129E" w:rsidP="00A23D18">
            <w:pPr>
              <w:jc w:val="right"/>
              <w:rPr>
                <w:rFonts w:ascii="Arial" w:hAnsi="Arial" w:cs="Arial"/>
                <w:color w:val="000000"/>
                <w:szCs w:val="20"/>
              </w:rPr>
            </w:pPr>
            <w:r w:rsidRPr="001B1D45">
              <w:rPr>
                <w:rFonts w:ascii="Arial" w:hAnsi="Arial" w:cs="Arial"/>
                <w:color w:val="000000"/>
                <w:szCs w:val="20"/>
              </w:rPr>
              <w:t>19</w:t>
            </w:r>
          </w:p>
        </w:tc>
        <w:tc>
          <w:tcPr>
            <w:tcW w:w="1220" w:type="dxa"/>
            <w:tcBorders>
              <w:top w:val="nil"/>
              <w:left w:val="nil"/>
              <w:bottom w:val="single" w:sz="8" w:space="0" w:color="C1C1C1"/>
              <w:right w:val="single" w:sz="8" w:space="0" w:color="C1C1C1"/>
            </w:tcBorders>
            <w:shd w:val="clear" w:color="000000" w:fill="FFFFFF"/>
            <w:noWrap/>
            <w:vAlign w:val="center"/>
            <w:hideMark/>
          </w:tcPr>
          <w:p w14:paraId="0EEE0E85" w14:textId="77777777" w:rsidR="00C8129E" w:rsidRPr="001B1D45" w:rsidRDefault="00C8129E" w:rsidP="00A23D18">
            <w:pPr>
              <w:jc w:val="right"/>
              <w:rPr>
                <w:rFonts w:ascii="Arial" w:hAnsi="Arial" w:cs="Arial"/>
                <w:color w:val="000000"/>
                <w:szCs w:val="20"/>
              </w:rPr>
            </w:pPr>
            <w:r w:rsidRPr="001B1D45">
              <w:rPr>
                <w:rFonts w:ascii="Arial" w:hAnsi="Arial" w:cs="Arial"/>
                <w:color w:val="000000"/>
                <w:szCs w:val="20"/>
              </w:rPr>
              <w:t>0.03</w:t>
            </w:r>
          </w:p>
        </w:tc>
      </w:tr>
      <w:tr w:rsidR="00C8129E" w:rsidRPr="001B1D45" w14:paraId="6CBF1AA4" w14:textId="77777777" w:rsidTr="00A23D18">
        <w:trPr>
          <w:trHeight w:val="300"/>
        </w:trPr>
        <w:tc>
          <w:tcPr>
            <w:tcW w:w="1720" w:type="dxa"/>
            <w:tcBorders>
              <w:top w:val="nil"/>
              <w:left w:val="single" w:sz="8" w:space="0" w:color="C1C1C1"/>
              <w:bottom w:val="single" w:sz="8" w:space="0" w:color="C1C1C1"/>
              <w:right w:val="single" w:sz="8" w:space="0" w:color="C1C1C1"/>
            </w:tcBorders>
            <w:shd w:val="clear" w:color="000000" w:fill="EDF2F9"/>
            <w:noWrap/>
            <w:vAlign w:val="center"/>
            <w:hideMark/>
          </w:tcPr>
          <w:p w14:paraId="3CA01096" w14:textId="77777777" w:rsidR="00C8129E" w:rsidRPr="001B1D45" w:rsidRDefault="00C8129E" w:rsidP="00A23D18">
            <w:pPr>
              <w:rPr>
                <w:rFonts w:ascii="Arial" w:hAnsi="Arial" w:cs="Arial"/>
                <w:b/>
                <w:bCs/>
                <w:color w:val="000000"/>
                <w:szCs w:val="20"/>
              </w:rPr>
            </w:pPr>
            <w:r w:rsidRPr="001B1D45">
              <w:rPr>
                <w:rFonts w:ascii="Arial" w:hAnsi="Arial" w:cs="Arial"/>
                <w:b/>
                <w:bCs/>
                <w:color w:val="000000"/>
                <w:szCs w:val="20"/>
              </w:rPr>
              <w:t>MORTGAGE</w:t>
            </w:r>
          </w:p>
        </w:tc>
        <w:tc>
          <w:tcPr>
            <w:tcW w:w="1260" w:type="dxa"/>
            <w:tcBorders>
              <w:top w:val="nil"/>
              <w:left w:val="nil"/>
              <w:bottom w:val="single" w:sz="8" w:space="0" w:color="C1C1C1"/>
              <w:right w:val="single" w:sz="8" w:space="0" w:color="C1C1C1"/>
            </w:tcBorders>
            <w:shd w:val="clear" w:color="000000" w:fill="FFFFFF"/>
            <w:noWrap/>
            <w:vAlign w:val="center"/>
            <w:hideMark/>
          </w:tcPr>
          <w:p w14:paraId="63A92095" w14:textId="77777777" w:rsidR="00C8129E" w:rsidRPr="001B1D45" w:rsidRDefault="00C8129E" w:rsidP="00A23D18">
            <w:pPr>
              <w:jc w:val="right"/>
              <w:rPr>
                <w:rFonts w:ascii="Arial" w:hAnsi="Arial" w:cs="Arial"/>
                <w:color w:val="000000"/>
                <w:szCs w:val="20"/>
              </w:rPr>
            </w:pPr>
            <w:r w:rsidRPr="001B1D45">
              <w:rPr>
                <w:rFonts w:ascii="Arial" w:hAnsi="Arial" w:cs="Arial"/>
                <w:color w:val="000000"/>
                <w:szCs w:val="20"/>
              </w:rPr>
              <w:t>33484</w:t>
            </w:r>
          </w:p>
        </w:tc>
        <w:tc>
          <w:tcPr>
            <w:tcW w:w="880" w:type="dxa"/>
            <w:tcBorders>
              <w:top w:val="nil"/>
              <w:left w:val="nil"/>
              <w:bottom w:val="single" w:sz="8" w:space="0" w:color="C1C1C1"/>
              <w:right w:val="single" w:sz="8" w:space="0" w:color="C1C1C1"/>
            </w:tcBorders>
            <w:shd w:val="clear" w:color="000000" w:fill="FFFFFF"/>
            <w:noWrap/>
            <w:vAlign w:val="center"/>
            <w:hideMark/>
          </w:tcPr>
          <w:p w14:paraId="6A53E904" w14:textId="77777777" w:rsidR="00C8129E" w:rsidRPr="001B1D45" w:rsidRDefault="00C8129E" w:rsidP="00A23D18">
            <w:pPr>
              <w:jc w:val="right"/>
              <w:rPr>
                <w:rFonts w:ascii="Arial" w:hAnsi="Arial" w:cs="Arial"/>
                <w:color w:val="000000"/>
                <w:szCs w:val="20"/>
              </w:rPr>
            </w:pPr>
            <w:r w:rsidRPr="001B1D45">
              <w:rPr>
                <w:rFonts w:ascii="Arial" w:hAnsi="Arial" w:cs="Arial"/>
                <w:color w:val="000000"/>
                <w:szCs w:val="20"/>
              </w:rPr>
              <w:t>49.27</w:t>
            </w:r>
          </w:p>
        </w:tc>
        <w:tc>
          <w:tcPr>
            <w:tcW w:w="1220" w:type="dxa"/>
            <w:tcBorders>
              <w:top w:val="nil"/>
              <w:left w:val="nil"/>
              <w:bottom w:val="single" w:sz="8" w:space="0" w:color="C1C1C1"/>
              <w:right w:val="single" w:sz="8" w:space="0" w:color="C1C1C1"/>
            </w:tcBorders>
            <w:shd w:val="clear" w:color="000000" w:fill="FFFFFF"/>
            <w:noWrap/>
            <w:vAlign w:val="center"/>
            <w:hideMark/>
          </w:tcPr>
          <w:p w14:paraId="301F2615" w14:textId="77777777" w:rsidR="00C8129E" w:rsidRPr="001B1D45" w:rsidRDefault="00C8129E" w:rsidP="00A23D18">
            <w:pPr>
              <w:jc w:val="right"/>
              <w:rPr>
                <w:rFonts w:ascii="Arial" w:hAnsi="Arial" w:cs="Arial"/>
                <w:color w:val="000000"/>
                <w:szCs w:val="20"/>
              </w:rPr>
            </w:pPr>
            <w:r w:rsidRPr="001B1D45">
              <w:rPr>
                <w:rFonts w:ascii="Arial" w:hAnsi="Arial" w:cs="Arial"/>
                <w:color w:val="000000"/>
                <w:szCs w:val="20"/>
              </w:rPr>
              <w:t>33503</w:t>
            </w:r>
          </w:p>
        </w:tc>
        <w:tc>
          <w:tcPr>
            <w:tcW w:w="1220" w:type="dxa"/>
            <w:tcBorders>
              <w:top w:val="nil"/>
              <w:left w:val="nil"/>
              <w:bottom w:val="single" w:sz="8" w:space="0" w:color="C1C1C1"/>
              <w:right w:val="single" w:sz="8" w:space="0" w:color="C1C1C1"/>
            </w:tcBorders>
            <w:shd w:val="clear" w:color="000000" w:fill="FFFFFF"/>
            <w:noWrap/>
            <w:vAlign w:val="center"/>
            <w:hideMark/>
          </w:tcPr>
          <w:p w14:paraId="3604AF1F" w14:textId="77777777" w:rsidR="00C8129E" w:rsidRPr="001B1D45" w:rsidRDefault="00C8129E" w:rsidP="00A23D18">
            <w:pPr>
              <w:jc w:val="right"/>
              <w:rPr>
                <w:rFonts w:ascii="Arial" w:hAnsi="Arial" w:cs="Arial"/>
                <w:color w:val="000000"/>
                <w:szCs w:val="20"/>
              </w:rPr>
            </w:pPr>
            <w:r w:rsidRPr="001B1D45">
              <w:rPr>
                <w:rFonts w:ascii="Arial" w:hAnsi="Arial" w:cs="Arial"/>
                <w:color w:val="000000"/>
                <w:szCs w:val="20"/>
              </w:rPr>
              <w:t>49.3</w:t>
            </w:r>
          </w:p>
        </w:tc>
      </w:tr>
      <w:tr w:rsidR="00C8129E" w:rsidRPr="001B1D45" w14:paraId="7B3CCEAB" w14:textId="77777777" w:rsidTr="00A23D18">
        <w:trPr>
          <w:trHeight w:val="300"/>
        </w:trPr>
        <w:tc>
          <w:tcPr>
            <w:tcW w:w="1720" w:type="dxa"/>
            <w:tcBorders>
              <w:top w:val="nil"/>
              <w:left w:val="single" w:sz="8" w:space="0" w:color="C1C1C1"/>
              <w:bottom w:val="single" w:sz="8" w:space="0" w:color="C1C1C1"/>
              <w:right w:val="single" w:sz="8" w:space="0" w:color="C1C1C1"/>
            </w:tcBorders>
            <w:shd w:val="clear" w:color="000000" w:fill="EDF2F9"/>
            <w:noWrap/>
            <w:vAlign w:val="center"/>
            <w:hideMark/>
          </w:tcPr>
          <w:p w14:paraId="7A6DF25F" w14:textId="77777777" w:rsidR="00C8129E" w:rsidRPr="001B1D45" w:rsidRDefault="00C8129E" w:rsidP="00A23D18">
            <w:pPr>
              <w:rPr>
                <w:rFonts w:ascii="Arial" w:hAnsi="Arial" w:cs="Arial"/>
                <w:b/>
                <w:bCs/>
                <w:color w:val="000000"/>
                <w:szCs w:val="20"/>
              </w:rPr>
            </w:pPr>
            <w:r w:rsidRPr="001B1D45">
              <w:rPr>
                <w:rFonts w:ascii="Arial" w:hAnsi="Arial" w:cs="Arial"/>
                <w:b/>
                <w:bCs/>
                <w:color w:val="000000"/>
                <w:szCs w:val="20"/>
              </w:rPr>
              <w:t>OWN</w:t>
            </w:r>
          </w:p>
        </w:tc>
        <w:tc>
          <w:tcPr>
            <w:tcW w:w="1260" w:type="dxa"/>
            <w:tcBorders>
              <w:top w:val="nil"/>
              <w:left w:val="nil"/>
              <w:bottom w:val="single" w:sz="8" w:space="0" w:color="C1C1C1"/>
              <w:right w:val="single" w:sz="8" w:space="0" w:color="C1C1C1"/>
            </w:tcBorders>
            <w:shd w:val="clear" w:color="000000" w:fill="FFFFFF"/>
            <w:noWrap/>
            <w:vAlign w:val="center"/>
            <w:hideMark/>
          </w:tcPr>
          <w:p w14:paraId="66F81CD2" w14:textId="77777777" w:rsidR="00C8129E" w:rsidRPr="001B1D45" w:rsidRDefault="00C8129E" w:rsidP="00A23D18">
            <w:pPr>
              <w:jc w:val="right"/>
              <w:rPr>
                <w:rFonts w:ascii="Arial" w:hAnsi="Arial" w:cs="Arial"/>
                <w:color w:val="000000"/>
                <w:szCs w:val="20"/>
              </w:rPr>
            </w:pPr>
            <w:r w:rsidRPr="001B1D45">
              <w:rPr>
                <w:rFonts w:ascii="Arial" w:hAnsi="Arial" w:cs="Arial"/>
                <w:color w:val="000000"/>
                <w:szCs w:val="20"/>
              </w:rPr>
              <w:t>7695</w:t>
            </w:r>
          </w:p>
        </w:tc>
        <w:tc>
          <w:tcPr>
            <w:tcW w:w="880" w:type="dxa"/>
            <w:tcBorders>
              <w:top w:val="nil"/>
              <w:left w:val="nil"/>
              <w:bottom w:val="single" w:sz="8" w:space="0" w:color="C1C1C1"/>
              <w:right w:val="single" w:sz="8" w:space="0" w:color="C1C1C1"/>
            </w:tcBorders>
            <w:shd w:val="clear" w:color="000000" w:fill="FFFFFF"/>
            <w:noWrap/>
            <w:vAlign w:val="center"/>
            <w:hideMark/>
          </w:tcPr>
          <w:p w14:paraId="57769D4C" w14:textId="77777777" w:rsidR="00C8129E" w:rsidRPr="001B1D45" w:rsidRDefault="00C8129E" w:rsidP="00A23D18">
            <w:pPr>
              <w:jc w:val="right"/>
              <w:rPr>
                <w:rFonts w:ascii="Arial" w:hAnsi="Arial" w:cs="Arial"/>
                <w:color w:val="000000"/>
                <w:szCs w:val="20"/>
              </w:rPr>
            </w:pPr>
            <w:r w:rsidRPr="001B1D45">
              <w:rPr>
                <w:rFonts w:ascii="Arial" w:hAnsi="Arial" w:cs="Arial"/>
                <w:color w:val="000000"/>
                <w:szCs w:val="20"/>
              </w:rPr>
              <w:t>11.32</w:t>
            </w:r>
          </w:p>
        </w:tc>
        <w:tc>
          <w:tcPr>
            <w:tcW w:w="1220" w:type="dxa"/>
            <w:tcBorders>
              <w:top w:val="nil"/>
              <w:left w:val="nil"/>
              <w:bottom w:val="single" w:sz="8" w:space="0" w:color="C1C1C1"/>
              <w:right w:val="single" w:sz="8" w:space="0" w:color="C1C1C1"/>
            </w:tcBorders>
            <w:shd w:val="clear" w:color="000000" w:fill="FFFFFF"/>
            <w:noWrap/>
            <w:vAlign w:val="center"/>
            <w:hideMark/>
          </w:tcPr>
          <w:p w14:paraId="7C7D53DB" w14:textId="77777777" w:rsidR="00C8129E" w:rsidRPr="001B1D45" w:rsidRDefault="00C8129E" w:rsidP="00A23D18">
            <w:pPr>
              <w:jc w:val="right"/>
              <w:rPr>
                <w:rFonts w:ascii="Arial" w:hAnsi="Arial" w:cs="Arial"/>
                <w:color w:val="000000"/>
                <w:szCs w:val="20"/>
              </w:rPr>
            </w:pPr>
            <w:r w:rsidRPr="001B1D45">
              <w:rPr>
                <w:rFonts w:ascii="Arial" w:hAnsi="Arial" w:cs="Arial"/>
                <w:color w:val="000000"/>
                <w:szCs w:val="20"/>
              </w:rPr>
              <w:t>41198</w:t>
            </w:r>
          </w:p>
        </w:tc>
        <w:tc>
          <w:tcPr>
            <w:tcW w:w="1220" w:type="dxa"/>
            <w:tcBorders>
              <w:top w:val="nil"/>
              <w:left w:val="nil"/>
              <w:bottom w:val="single" w:sz="8" w:space="0" w:color="C1C1C1"/>
              <w:right w:val="single" w:sz="8" w:space="0" w:color="C1C1C1"/>
            </w:tcBorders>
            <w:shd w:val="clear" w:color="000000" w:fill="FFFFFF"/>
            <w:noWrap/>
            <w:vAlign w:val="center"/>
            <w:hideMark/>
          </w:tcPr>
          <w:p w14:paraId="6F07044C" w14:textId="77777777" w:rsidR="00C8129E" w:rsidRPr="001B1D45" w:rsidRDefault="00C8129E" w:rsidP="00A23D18">
            <w:pPr>
              <w:jc w:val="right"/>
              <w:rPr>
                <w:rFonts w:ascii="Arial" w:hAnsi="Arial" w:cs="Arial"/>
                <w:color w:val="000000"/>
                <w:szCs w:val="20"/>
              </w:rPr>
            </w:pPr>
            <w:r w:rsidRPr="001B1D45">
              <w:rPr>
                <w:rFonts w:ascii="Arial" w:hAnsi="Arial" w:cs="Arial"/>
                <w:color w:val="000000"/>
                <w:szCs w:val="20"/>
              </w:rPr>
              <w:t>60.62</w:t>
            </w:r>
          </w:p>
        </w:tc>
      </w:tr>
      <w:tr w:rsidR="00C8129E" w:rsidRPr="001B1D45" w14:paraId="2A50A2FE" w14:textId="77777777" w:rsidTr="00A23D18">
        <w:trPr>
          <w:trHeight w:val="300"/>
        </w:trPr>
        <w:tc>
          <w:tcPr>
            <w:tcW w:w="1720" w:type="dxa"/>
            <w:tcBorders>
              <w:top w:val="nil"/>
              <w:left w:val="single" w:sz="8" w:space="0" w:color="C1C1C1"/>
              <w:bottom w:val="single" w:sz="8" w:space="0" w:color="C1C1C1"/>
              <w:right w:val="single" w:sz="8" w:space="0" w:color="C1C1C1"/>
            </w:tcBorders>
            <w:shd w:val="clear" w:color="000000" w:fill="EDF2F9"/>
            <w:noWrap/>
            <w:vAlign w:val="center"/>
            <w:hideMark/>
          </w:tcPr>
          <w:p w14:paraId="66D16816" w14:textId="77777777" w:rsidR="00C8129E" w:rsidRPr="001B1D45" w:rsidRDefault="00C8129E" w:rsidP="00A23D18">
            <w:pPr>
              <w:rPr>
                <w:rFonts w:ascii="Arial" w:hAnsi="Arial" w:cs="Arial"/>
                <w:b/>
                <w:bCs/>
                <w:color w:val="000000"/>
                <w:szCs w:val="20"/>
              </w:rPr>
            </w:pPr>
            <w:r w:rsidRPr="001B1D45">
              <w:rPr>
                <w:rFonts w:ascii="Arial" w:hAnsi="Arial" w:cs="Arial"/>
                <w:b/>
                <w:bCs/>
                <w:color w:val="000000"/>
                <w:szCs w:val="20"/>
              </w:rPr>
              <w:t>RENT</w:t>
            </w:r>
          </w:p>
        </w:tc>
        <w:tc>
          <w:tcPr>
            <w:tcW w:w="1260" w:type="dxa"/>
            <w:tcBorders>
              <w:top w:val="nil"/>
              <w:left w:val="nil"/>
              <w:bottom w:val="single" w:sz="8" w:space="0" w:color="C1C1C1"/>
              <w:right w:val="single" w:sz="8" w:space="0" w:color="C1C1C1"/>
            </w:tcBorders>
            <w:shd w:val="clear" w:color="000000" w:fill="FFFFFF"/>
            <w:noWrap/>
            <w:vAlign w:val="center"/>
            <w:hideMark/>
          </w:tcPr>
          <w:p w14:paraId="0A92F87A" w14:textId="77777777" w:rsidR="00C8129E" w:rsidRPr="001B1D45" w:rsidRDefault="00C8129E" w:rsidP="00A23D18">
            <w:pPr>
              <w:jc w:val="right"/>
              <w:rPr>
                <w:rFonts w:ascii="Arial" w:hAnsi="Arial" w:cs="Arial"/>
                <w:color w:val="000000"/>
                <w:szCs w:val="20"/>
              </w:rPr>
            </w:pPr>
            <w:r w:rsidRPr="001B1D45">
              <w:rPr>
                <w:rFonts w:ascii="Arial" w:hAnsi="Arial" w:cs="Arial"/>
                <w:color w:val="000000"/>
                <w:szCs w:val="20"/>
              </w:rPr>
              <w:t>26764</w:t>
            </w:r>
          </w:p>
        </w:tc>
        <w:tc>
          <w:tcPr>
            <w:tcW w:w="880" w:type="dxa"/>
            <w:tcBorders>
              <w:top w:val="nil"/>
              <w:left w:val="nil"/>
              <w:bottom w:val="single" w:sz="8" w:space="0" w:color="C1C1C1"/>
              <w:right w:val="single" w:sz="8" w:space="0" w:color="C1C1C1"/>
            </w:tcBorders>
            <w:shd w:val="clear" w:color="000000" w:fill="FFFFFF"/>
            <w:noWrap/>
            <w:vAlign w:val="center"/>
            <w:hideMark/>
          </w:tcPr>
          <w:p w14:paraId="435303B0" w14:textId="77777777" w:rsidR="00C8129E" w:rsidRPr="001B1D45" w:rsidRDefault="00C8129E" w:rsidP="00A23D18">
            <w:pPr>
              <w:jc w:val="right"/>
              <w:rPr>
                <w:rFonts w:ascii="Arial" w:hAnsi="Arial" w:cs="Arial"/>
                <w:color w:val="000000"/>
                <w:szCs w:val="20"/>
              </w:rPr>
            </w:pPr>
            <w:r w:rsidRPr="001B1D45">
              <w:rPr>
                <w:rFonts w:ascii="Arial" w:hAnsi="Arial" w:cs="Arial"/>
                <w:color w:val="000000"/>
                <w:szCs w:val="20"/>
              </w:rPr>
              <w:t>39.38</w:t>
            </w:r>
          </w:p>
        </w:tc>
        <w:tc>
          <w:tcPr>
            <w:tcW w:w="1220" w:type="dxa"/>
            <w:tcBorders>
              <w:top w:val="nil"/>
              <w:left w:val="nil"/>
              <w:bottom w:val="single" w:sz="8" w:space="0" w:color="C1C1C1"/>
              <w:right w:val="single" w:sz="8" w:space="0" w:color="C1C1C1"/>
            </w:tcBorders>
            <w:shd w:val="clear" w:color="000000" w:fill="FFFFFF"/>
            <w:noWrap/>
            <w:vAlign w:val="center"/>
            <w:hideMark/>
          </w:tcPr>
          <w:p w14:paraId="62C14696" w14:textId="77777777" w:rsidR="00C8129E" w:rsidRPr="001B1D45" w:rsidRDefault="00C8129E" w:rsidP="00A23D18">
            <w:pPr>
              <w:jc w:val="right"/>
              <w:rPr>
                <w:rFonts w:ascii="Arial" w:hAnsi="Arial" w:cs="Arial"/>
                <w:color w:val="000000"/>
                <w:szCs w:val="20"/>
              </w:rPr>
            </w:pPr>
            <w:r w:rsidRPr="001B1D45">
              <w:rPr>
                <w:rFonts w:ascii="Arial" w:hAnsi="Arial" w:cs="Arial"/>
                <w:color w:val="000000"/>
                <w:szCs w:val="20"/>
              </w:rPr>
              <w:t>67962</w:t>
            </w:r>
          </w:p>
        </w:tc>
        <w:tc>
          <w:tcPr>
            <w:tcW w:w="1220" w:type="dxa"/>
            <w:tcBorders>
              <w:top w:val="nil"/>
              <w:left w:val="nil"/>
              <w:bottom w:val="single" w:sz="8" w:space="0" w:color="C1C1C1"/>
              <w:right w:val="single" w:sz="8" w:space="0" w:color="C1C1C1"/>
            </w:tcBorders>
            <w:shd w:val="clear" w:color="000000" w:fill="FFFFFF"/>
            <w:noWrap/>
            <w:vAlign w:val="center"/>
            <w:hideMark/>
          </w:tcPr>
          <w:p w14:paraId="2BBDC58E" w14:textId="77777777" w:rsidR="00C8129E" w:rsidRPr="001B1D45" w:rsidRDefault="00C8129E" w:rsidP="00A23D18">
            <w:pPr>
              <w:jc w:val="right"/>
              <w:rPr>
                <w:rFonts w:ascii="Arial" w:hAnsi="Arial" w:cs="Arial"/>
                <w:color w:val="000000"/>
                <w:szCs w:val="20"/>
              </w:rPr>
            </w:pPr>
            <w:r w:rsidRPr="001B1D45">
              <w:rPr>
                <w:rFonts w:ascii="Arial" w:hAnsi="Arial" w:cs="Arial"/>
                <w:color w:val="000000"/>
                <w:szCs w:val="20"/>
              </w:rPr>
              <w:t>100</w:t>
            </w:r>
          </w:p>
        </w:tc>
      </w:tr>
    </w:tbl>
    <w:p w14:paraId="7289ABE8" w14:textId="77777777" w:rsidR="00C8129E" w:rsidRDefault="00C8129E" w:rsidP="00C8129E">
      <w:pPr>
        <w:pStyle w:val="ABodyCopy"/>
        <w:ind w:left="0"/>
        <w:rPr>
          <w:rFonts w:asciiTheme="minorHAnsi" w:hAnsiTheme="minorHAnsi" w:cstheme="minorHAnsi"/>
          <w:noProof/>
          <w:sz w:val="22"/>
          <w:szCs w:val="22"/>
        </w:rPr>
      </w:pPr>
    </w:p>
    <w:p w14:paraId="2694E7FB" w14:textId="77777777" w:rsidR="00C8129E" w:rsidRDefault="00C8129E" w:rsidP="00C8129E">
      <w:pPr>
        <w:pStyle w:val="ABodyCopy"/>
        <w:ind w:left="0"/>
        <w:rPr>
          <w:rFonts w:asciiTheme="minorHAnsi" w:hAnsiTheme="minorHAnsi" w:cstheme="minorHAnsi"/>
          <w:noProof/>
          <w:sz w:val="22"/>
          <w:szCs w:val="22"/>
        </w:rPr>
      </w:pPr>
      <w:r>
        <w:rPr>
          <w:rFonts w:asciiTheme="minorHAnsi" w:hAnsiTheme="minorHAnsi" w:cstheme="minorHAnsi"/>
          <w:noProof/>
          <w:sz w:val="22"/>
          <w:szCs w:val="22"/>
        </w:rPr>
        <w:t>We want to create a binary numeric indicator for each level of this categorical variable.  We could perform this manually with explicit code as demonstrated in Program 3.13:</w:t>
      </w:r>
    </w:p>
    <w:p w14:paraId="39945609" w14:textId="77777777" w:rsidR="00C8129E" w:rsidRDefault="00C8129E" w:rsidP="00C8129E">
      <w:pPr>
        <w:pStyle w:val="ABodyCopy"/>
        <w:ind w:left="0"/>
        <w:rPr>
          <w:rFonts w:asciiTheme="minorHAnsi" w:hAnsiTheme="minorHAnsi" w:cstheme="minorHAnsi"/>
          <w:noProof/>
          <w:sz w:val="22"/>
          <w:szCs w:val="22"/>
        </w:rPr>
      </w:pPr>
    </w:p>
    <w:p w14:paraId="0AB5668C" w14:textId="77777777" w:rsidR="00C8129E" w:rsidRPr="00545A6B" w:rsidRDefault="00C8129E" w:rsidP="00C8129E">
      <w:pPr>
        <w:pStyle w:val="ACaptionHead"/>
        <w:ind w:left="0"/>
        <w:rPr>
          <w:noProof/>
        </w:rPr>
      </w:pPr>
      <w:r>
        <w:rPr>
          <w:noProof/>
        </w:rPr>
        <w:t>Program 3.13 – Manual Categorical Encoding – SAS Code</w:t>
      </w:r>
    </w:p>
    <w:p w14:paraId="6C2BC314" w14:textId="77777777" w:rsidR="00C8129E" w:rsidRDefault="00C8129E" w:rsidP="00C8129E">
      <w:pPr>
        <w:autoSpaceDE w:val="0"/>
        <w:autoSpaceDN w:val="0"/>
        <w:adjustRightInd w:val="0"/>
        <w:rPr>
          <w:rFonts w:ascii="Courier New" w:hAnsi="Courier New" w:cs="Courier New"/>
          <w:b/>
          <w:bCs/>
          <w:color w:val="000080"/>
          <w:sz w:val="18"/>
          <w:szCs w:val="18"/>
          <w:shd w:val="clear" w:color="auto" w:fill="FFFFFF"/>
        </w:rPr>
      </w:pPr>
    </w:p>
    <w:p w14:paraId="65E7B546" w14:textId="77777777" w:rsidR="00C8129E" w:rsidRPr="008269CD" w:rsidRDefault="00C8129E" w:rsidP="00C8129E">
      <w:pPr>
        <w:autoSpaceDE w:val="0"/>
        <w:autoSpaceDN w:val="0"/>
        <w:adjustRightInd w:val="0"/>
        <w:rPr>
          <w:rFonts w:ascii="Consolas" w:hAnsi="Consolas" w:cs="Courier New"/>
          <w:color w:val="000000"/>
          <w:sz w:val="18"/>
          <w:szCs w:val="18"/>
          <w:shd w:val="clear" w:color="auto" w:fill="FFFFFF"/>
        </w:rPr>
      </w:pPr>
      <w:r w:rsidRPr="008269CD">
        <w:rPr>
          <w:rFonts w:ascii="Consolas" w:hAnsi="Consolas" w:cs="Courier New"/>
          <w:b/>
          <w:bCs/>
          <w:color w:val="000080"/>
          <w:sz w:val="18"/>
          <w:szCs w:val="18"/>
          <w:shd w:val="clear" w:color="auto" w:fill="FFFFFF"/>
        </w:rPr>
        <w:t>DATA</w:t>
      </w:r>
      <w:r w:rsidRPr="008269CD">
        <w:rPr>
          <w:rFonts w:ascii="Consolas" w:hAnsi="Consolas" w:cs="Courier New"/>
          <w:color w:val="000000"/>
          <w:sz w:val="18"/>
          <w:szCs w:val="18"/>
          <w:shd w:val="clear" w:color="auto" w:fill="FFFFFF"/>
        </w:rPr>
        <w:t xml:space="preserve"> dummy;</w:t>
      </w:r>
    </w:p>
    <w:p w14:paraId="05222490" w14:textId="77777777" w:rsidR="00C8129E" w:rsidRPr="008269CD" w:rsidRDefault="00C8129E" w:rsidP="00C8129E">
      <w:pPr>
        <w:autoSpaceDE w:val="0"/>
        <w:autoSpaceDN w:val="0"/>
        <w:adjustRightInd w:val="0"/>
        <w:rPr>
          <w:rFonts w:ascii="Consolas" w:hAnsi="Consolas" w:cs="Courier New"/>
          <w:color w:val="000000"/>
          <w:sz w:val="18"/>
          <w:szCs w:val="18"/>
          <w:shd w:val="clear" w:color="auto" w:fill="FFFFFF"/>
        </w:rPr>
      </w:pPr>
      <w:r w:rsidRPr="008269CD">
        <w:rPr>
          <w:rFonts w:ascii="Consolas" w:hAnsi="Consolas" w:cs="Courier New"/>
          <w:color w:val="000000"/>
          <w:sz w:val="18"/>
          <w:szCs w:val="18"/>
          <w:shd w:val="clear" w:color="auto" w:fill="FFFFFF"/>
        </w:rPr>
        <w:t xml:space="preserve">  </w:t>
      </w:r>
      <w:r w:rsidRPr="008269CD">
        <w:rPr>
          <w:rFonts w:ascii="Consolas" w:hAnsi="Consolas" w:cs="Courier New"/>
          <w:color w:val="0000FF"/>
          <w:sz w:val="18"/>
          <w:szCs w:val="18"/>
          <w:shd w:val="clear" w:color="auto" w:fill="FFFFFF"/>
        </w:rPr>
        <w:t>SET</w:t>
      </w:r>
      <w:r w:rsidRPr="008269CD">
        <w:rPr>
          <w:rFonts w:ascii="Consolas" w:hAnsi="Consolas" w:cs="Courier New"/>
          <w:color w:val="000000"/>
          <w:sz w:val="18"/>
          <w:szCs w:val="18"/>
          <w:shd w:val="clear" w:color="auto" w:fill="FFFFFF"/>
        </w:rPr>
        <w:t xml:space="preserve"> </w:t>
      </w:r>
      <w:proofErr w:type="spellStart"/>
      <w:r w:rsidRPr="008269CD">
        <w:rPr>
          <w:rFonts w:ascii="Consolas" w:hAnsi="Consolas" w:cs="Courier New"/>
          <w:color w:val="000000"/>
          <w:sz w:val="18"/>
          <w:szCs w:val="18"/>
          <w:shd w:val="clear" w:color="auto" w:fill="FFFFFF"/>
        </w:rPr>
        <w:t>loan_data</w:t>
      </w:r>
      <w:proofErr w:type="spellEnd"/>
      <w:r w:rsidRPr="008269CD">
        <w:rPr>
          <w:rFonts w:ascii="Consolas" w:hAnsi="Consolas" w:cs="Courier New"/>
          <w:color w:val="000000"/>
          <w:sz w:val="18"/>
          <w:szCs w:val="18"/>
          <w:shd w:val="clear" w:color="auto" w:fill="FFFFFF"/>
        </w:rPr>
        <w:t>;</w:t>
      </w:r>
    </w:p>
    <w:p w14:paraId="09E14B88" w14:textId="77777777" w:rsidR="00C8129E" w:rsidRPr="008269CD" w:rsidRDefault="00C8129E" w:rsidP="00C8129E">
      <w:pPr>
        <w:autoSpaceDE w:val="0"/>
        <w:autoSpaceDN w:val="0"/>
        <w:adjustRightInd w:val="0"/>
        <w:rPr>
          <w:rFonts w:ascii="Consolas" w:hAnsi="Consolas" w:cs="Courier New"/>
          <w:color w:val="000000"/>
          <w:sz w:val="18"/>
          <w:szCs w:val="18"/>
          <w:shd w:val="clear" w:color="auto" w:fill="FFFFFF"/>
        </w:rPr>
      </w:pPr>
      <w:r w:rsidRPr="008269CD">
        <w:rPr>
          <w:rFonts w:ascii="Consolas" w:hAnsi="Consolas" w:cs="Courier New"/>
          <w:color w:val="000000"/>
          <w:sz w:val="18"/>
          <w:szCs w:val="18"/>
          <w:shd w:val="clear" w:color="auto" w:fill="FFFFFF"/>
        </w:rPr>
        <w:t xml:space="preserve">  </w:t>
      </w:r>
      <w:r w:rsidRPr="008269CD">
        <w:rPr>
          <w:rFonts w:ascii="Consolas" w:hAnsi="Consolas" w:cs="Courier New"/>
          <w:color w:val="0000FF"/>
          <w:sz w:val="18"/>
          <w:szCs w:val="18"/>
          <w:shd w:val="clear" w:color="auto" w:fill="FFFFFF"/>
        </w:rPr>
        <w:t>IF</w:t>
      </w:r>
      <w:r w:rsidRPr="008269CD">
        <w:rPr>
          <w:rFonts w:ascii="Consolas" w:hAnsi="Consolas" w:cs="Courier New"/>
          <w:color w:val="000000"/>
          <w:sz w:val="18"/>
          <w:szCs w:val="18"/>
          <w:shd w:val="clear" w:color="auto" w:fill="FFFFFF"/>
        </w:rPr>
        <w:t xml:space="preserve"> </w:t>
      </w:r>
      <w:proofErr w:type="spellStart"/>
      <w:r w:rsidRPr="008269CD">
        <w:rPr>
          <w:rFonts w:ascii="Consolas" w:hAnsi="Consolas" w:cs="Courier New"/>
          <w:color w:val="000000"/>
          <w:sz w:val="18"/>
          <w:szCs w:val="18"/>
          <w:shd w:val="clear" w:color="auto" w:fill="FFFFFF"/>
        </w:rPr>
        <w:t>home_ownership</w:t>
      </w:r>
      <w:proofErr w:type="spellEnd"/>
      <w:r w:rsidRPr="008269CD">
        <w:rPr>
          <w:rFonts w:ascii="Consolas" w:hAnsi="Consolas" w:cs="Courier New"/>
          <w:color w:val="000000"/>
          <w:sz w:val="18"/>
          <w:szCs w:val="18"/>
          <w:shd w:val="clear" w:color="auto" w:fill="FFFFFF"/>
        </w:rPr>
        <w:t xml:space="preserve"> = </w:t>
      </w:r>
      <w:r w:rsidRPr="008269CD">
        <w:rPr>
          <w:rFonts w:ascii="Consolas" w:hAnsi="Consolas" w:cs="Courier New"/>
          <w:color w:val="800080"/>
          <w:sz w:val="18"/>
          <w:szCs w:val="18"/>
          <w:shd w:val="clear" w:color="auto" w:fill="FFFFFF"/>
        </w:rPr>
        <w:t>'ANY'</w:t>
      </w:r>
      <w:r w:rsidRPr="008269CD">
        <w:rPr>
          <w:rFonts w:ascii="Consolas" w:hAnsi="Consolas" w:cs="Courier New"/>
          <w:color w:val="000000"/>
          <w:sz w:val="18"/>
          <w:szCs w:val="18"/>
          <w:shd w:val="clear" w:color="auto" w:fill="FFFFFF"/>
        </w:rPr>
        <w:t xml:space="preserve"> </w:t>
      </w:r>
      <w:r w:rsidRPr="008269CD">
        <w:rPr>
          <w:rFonts w:ascii="Consolas" w:hAnsi="Consolas" w:cs="Courier New"/>
          <w:color w:val="0000FF"/>
          <w:sz w:val="18"/>
          <w:szCs w:val="18"/>
          <w:shd w:val="clear" w:color="auto" w:fill="FFFFFF"/>
        </w:rPr>
        <w:t>THEN</w:t>
      </w:r>
      <w:r w:rsidRPr="008269CD">
        <w:rPr>
          <w:rFonts w:ascii="Consolas" w:hAnsi="Consolas" w:cs="Courier New"/>
          <w:color w:val="000000"/>
          <w:sz w:val="18"/>
          <w:szCs w:val="18"/>
          <w:shd w:val="clear" w:color="auto" w:fill="FFFFFF"/>
        </w:rPr>
        <w:t xml:space="preserve"> ANY_IND = </w:t>
      </w:r>
      <w:r w:rsidRPr="008269CD">
        <w:rPr>
          <w:rFonts w:ascii="Consolas" w:hAnsi="Consolas" w:cs="Courier New"/>
          <w:b/>
          <w:bCs/>
          <w:color w:val="008080"/>
          <w:sz w:val="18"/>
          <w:szCs w:val="18"/>
          <w:shd w:val="clear" w:color="auto" w:fill="FFFFFF"/>
        </w:rPr>
        <w:t>1</w:t>
      </w:r>
      <w:r w:rsidRPr="008269CD">
        <w:rPr>
          <w:rFonts w:ascii="Consolas" w:hAnsi="Consolas" w:cs="Courier New"/>
          <w:color w:val="000000"/>
          <w:sz w:val="18"/>
          <w:szCs w:val="18"/>
          <w:shd w:val="clear" w:color="auto" w:fill="FFFFFF"/>
        </w:rPr>
        <w:t xml:space="preserve">; </w:t>
      </w:r>
      <w:r w:rsidRPr="008269CD">
        <w:rPr>
          <w:rFonts w:ascii="Consolas" w:hAnsi="Consolas" w:cs="Courier New"/>
          <w:color w:val="0000FF"/>
          <w:sz w:val="18"/>
          <w:szCs w:val="18"/>
          <w:shd w:val="clear" w:color="auto" w:fill="FFFFFF"/>
        </w:rPr>
        <w:t>ELSE</w:t>
      </w:r>
      <w:r w:rsidRPr="008269CD">
        <w:rPr>
          <w:rFonts w:ascii="Consolas" w:hAnsi="Consolas" w:cs="Courier New"/>
          <w:color w:val="000000"/>
          <w:sz w:val="18"/>
          <w:szCs w:val="18"/>
          <w:shd w:val="clear" w:color="auto" w:fill="FFFFFF"/>
        </w:rPr>
        <w:t xml:space="preserve"> ANY_IND = </w:t>
      </w:r>
      <w:r w:rsidRPr="008269CD">
        <w:rPr>
          <w:rFonts w:ascii="Consolas" w:hAnsi="Consolas" w:cs="Courier New"/>
          <w:b/>
          <w:bCs/>
          <w:color w:val="008080"/>
          <w:sz w:val="18"/>
          <w:szCs w:val="18"/>
          <w:shd w:val="clear" w:color="auto" w:fill="FFFFFF"/>
        </w:rPr>
        <w:t>0</w:t>
      </w:r>
      <w:r w:rsidRPr="008269CD">
        <w:rPr>
          <w:rFonts w:ascii="Consolas" w:hAnsi="Consolas" w:cs="Courier New"/>
          <w:color w:val="000000"/>
          <w:sz w:val="18"/>
          <w:szCs w:val="18"/>
          <w:shd w:val="clear" w:color="auto" w:fill="FFFFFF"/>
        </w:rPr>
        <w:t xml:space="preserve">; </w:t>
      </w:r>
    </w:p>
    <w:p w14:paraId="231B621F" w14:textId="77777777" w:rsidR="00C8129E" w:rsidRPr="008269CD" w:rsidRDefault="00C8129E" w:rsidP="00C8129E">
      <w:pPr>
        <w:autoSpaceDE w:val="0"/>
        <w:autoSpaceDN w:val="0"/>
        <w:adjustRightInd w:val="0"/>
        <w:rPr>
          <w:rFonts w:ascii="Consolas" w:hAnsi="Consolas" w:cs="Courier New"/>
          <w:color w:val="000000"/>
          <w:sz w:val="18"/>
          <w:szCs w:val="18"/>
          <w:shd w:val="clear" w:color="auto" w:fill="FFFFFF"/>
        </w:rPr>
      </w:pPr>
      <w:r w:rsidRPr="008269CD">
        <w:rPr>
          <w:rFonts w:ascii="Consolas" w:hAnsi="Consolas" w:cs="Courier New"/>
          <w:color w:val="000000"/>
          <w:sz w:val="18"/>
          <w:szCs w:val="18"/>
          <w:shd w:val="clear" w:color="auto" w:fill="FFFFFF"/>
        </w:rPr>
        <w:t xml:space="preserve">  </w:t>
      </w:r>
      <w:r w:rsidRPr="008269CD">
        <w:rPr>
          <w:rFonts w:ascii="Consolas" w:hAnsi="Consolas" w:cs="Courier New"/>
          <w:color w:val="0000FF"/>
          <w:sz w:val="18"/>
          <w:szCs w:val="18"/>
          <w:shd w:val="clear" w:color="auto" w:fill="FFFFFF"/>
        </w:rPr>
        <w:t>IF</w:t>
      </w:r>
      <w:r w:rsidRPr="008269CD">
        <w:rPr>
          <w:rFonts w:ascii="Consolas" w:hAnsi="Consolas" w:cs="Courier New"/>
          <w:color w:val="000000"/>
          <w:sz w:val="18"/>
          <w:szCs w:val="18"/>
          <w:shd w:val="clear" w:color="auto" w:fill="FFFFFF"/>
        </w:rPr>
        <w:t xml:space="preserve"> </w:t>
      </w:r>
      <w:proofErr w:type="spellStart"/>
      <w:r w:rsidRPr="008269CD">
        <w:rPr>
          <w:rFonts w:ascii="Consolas" w:hAnsi="Consolas" w:cs="Courier New"/>
          <w:color w:val="000000"/>
          <w:sz w:val="18"/>
          <w:szCs w:val="18"/>
          <w:shd w:val="clear" w:color="auto" w:fill="FFFFFF"/>
        </w:rPr>
        <w:t>home_ownership</w:t>
      </w:r>
      <w:proofErr w:type="spellEnd"/>
      <w:r w:rsidRPr="008269CD">
        <w:rPr>
          <w:rFonts w:ascii="Consolas" w:hAnsi="Consolas" w:cs="Courier New"/>
          <w:color w:val="000000"/>
          <w:sz w:val="18"/>
          <w:szCs w:val="18"/>
          <w:shd w:val="clear" w:color="auto" w:fill="FFFFFF"/>
        </w:rPr>
        <w:t xml:space="preserve"> = </w:t>
      </w:r>
      <w:r w:rsidRPr="008269CD">
        <w:rPr>
          <w:rFonts w:ascii="Consolas" w:hAnsi="Consolas" w:cs="Courier New"/>
          <w:color w:val="800080"/>
          <w:sz w:val="18"/>
          <w:szCs w:val="18"/>
          <w:shd w:val="clear" w:color="auto" w:fill="FFFFFF"/>
        </w:rPr>
        <w:t>'MORTGAGE'</w:t>
      </w:r>
      <w:r w:rsidRPr="008269CD">
        <w:rPr>
          <w:rFonts w:ascii="Consolas" w:hAnsi="Consolas" w:cs="Courier New"/>
          <w:color w:val="000000"/>
          <w:sz w:val="18"/>
          <w:szCs w:val="18"/>
          <w:shd w:val="clear" w:color="auto" w:fill="FFFFFF"/>
        </w:rPr>
        <w:t xml:space="preserve"> </w:t>
      </w:r>
      <w:r w:rsidRPr="008269CD">
        <w:rPr>
          <w:rFonts w:ascii="Consolas" w:hAnsi="Consolas" w:cs="Courier New"/>
          <w:color w:val="0000FF"/>
          <w:sz w:val="18"/>
          <w:szCs w:val="18"/>
          <w:shd w:val="clear" w:color="auto" w:fill="FFFFFF"/>
        </w:rPr>
        <w:t>THEN</w:t>
      </w:r>
      <w:r w:rsidRPr="008269CD">
        <w:rPr>
          <w:rFonts w:ascii="Consolas" w:hAnsi="Consolas" w:cs="Courier New"/>
          <w:color w:val="000000"/>
          <w:sz w:val="18"/>
          <w:szCs w:val="18"/>
          <w:shd w:val="clear" w:color="auto" w:fill="FFFFFF"/>
        </w:rPr>
        <w:t xml:space="preserve"> MORT_IND = </w:t>
      </w:r>
      <w:r w:rsidRPr="008269CD">
        <w:rPr>
          <w:rFonts w:ascii="Consolas" w:hAnsi="Consolas" w:cs="Courier New"/>
          <w:b/>
          <w:bCs/>
          <w:color w:val="008080"/>
          <w:sz w:val="18"/>
          <w:szCs w:val="18"/>
          <w:shd w:val="clear" w:color="auto" w:fill="FFFFFF"/>
        </w:rPr>
        <w:t>1</w:t>
      </w:r>
      <w:r w:rsidRPr="008269CD">
        <w:rPr>
          <w:rFonts w:ascii="Consolas" w:hAnsi="Consolas" w:cs="Courier New"/>
          <w:color w:val="000000"/>
          <w:sz w:val="18"/>
          <w:szCs w:val="18"/>
          <w:shd w:val="clear" w:color="auto" w:fill="FFFFFF"/>
        </w:rPr>
        <w:t xml:space="preserve">; </w:t>
      </w:r>
      <w:r w:rsidRPr="008269CD">
        <w:rPr>
          <w:rFonts w:ascii="Consolas" w:hAnsi="Consolas" w:cs="Courier New"/>
          <w:color w:val="0000FF"/>
          <w:sz w:val="18"/>
          <w:szCs w:val="18"/>
          <w:shd w:val="clear" w:color="auto" w:fill="FFFFFF"/>
        </w:rPr>
        <w:t>ELSE</w:t>
      </w:r>
      <w:r w:rsidRPr="008269CD">
        <w:rPr>
          <w:rFonts w:ascii="Consolas" w:hAnsi="Consolas" w:cs="Courier New"/>
          <w:color w:val="000000"/>
          <w:sz w:val="18"/>
          <w:szCs w:val="18"/>
          <w:shd w:val="clear" w:color="auto" w:fill="FFFFFF"/>
        </w:rPr>
        <w:t xml:space="preserve"> MORT_IND = </w:t>
      </w:r>
      <w:r w:rsidRPr="008269CD">
        <w:rPr>
          <w:rFonts w:ascii="Consolas" w:hAnsi="Consolas" w:cs="Courier New"/>
          <w:b/>
          <w:bCs/>
          <w:color w:val="008080"/>
          <w:sz w:val="18"/>
          <w:szCs w:val="18"/>
          <w:shd w:val="clear" w:color="auto" w:fill="FFFFFF"/>
        </w:rPr>
        <w:t>0</w:t>
      </w:r>
      <w:r w:rsidRPr="008269CD">
        <w:rPr>
          <w:rFonts w:ascii="Consolas" w:hAnsi="Consolas" w:cs="Courier New"/>
          <w:color w:val="000000"/>
          <w:sz w:val="18"/>
          <w:szCs w:val="18"/>
          <w:shd w:val="clear" w:color="auto" w:fill="FFFFFF"/>
        </w:rPr>
        <w:t xml:space="preserve">; </w:t>
      </w:r>
    </w:p>
    <w:p w14:paraId="6C8FFE33" w14:textId="77777777" w:rsidR="00C8129E" w:rsidRPr="008269CD" w:rsidRDefault="00C8129E" w:rsidP="00C8129E">
      <w:pPr>
        <w:autoSpaceDE w:val="0"/>
        <w:autoSpaceDN w:val="0"/>
        <w:adjustRightInd w:val="0"/>
        <w:rPr>
          <w:rFonts w:ascii="Consolas" w:hAnsi="Consolas" w:cs="Courier New"/>
          <w:color w:val="000000"/>
          <w:sz w:val="18"/>
          <w:szCs w:val="18"/>
          <w:shd w:val="clear" w:color="auto" w:fill="FFFFFF"/>
        </w:rPr>
      </w:pPr>
      <w:r w:rsidRPr="008269CD">
        <w:rPr>
          <w:rFonts w:ascii="Consolas" w:hAnsi="Consolas" w:cs="Courier New"/>
          <w:color w:val="000000"/>
          <w:sz w:val="18"/>
          <w:szCs w:val="18"/>
          <w:shd w:val="clear" w:color="auto" w:fill="FFFFFF"/>
        </w:rPr>
        <w:t xml:space="preserve">  </w:t>
      </w:r>
      <w:r w:rsidRPr="008269CD">
        <w:rPr>
          <w:rFonts w:ascii="Consolas" w:hAnsi="Consolas" w:cs="Courier New"/>
          <w:color w:val="0000FF"/>
          <w:sz w:val="18"/>
          <w:szCs w:val="18"/>
          <w:shd w:val="clear" w:color="auto" w:fill="FFFFFF"/>
        </w:rPr>
        <w:t>IF</w:t>
      </w:r>
      <w:r w:rsidRPr="008269CD">
        <w:rPr>
          <w:rFonts w:ascii="Consolas" w:hAnsi="Consolas" w:cs="Courier New"/>
          <w:color w:val="000000"/>
          <w:sz w:val="18"/>
          <w:szCs w:val="18"/>
          <w:shd w:val="clear" w:color="auto" w:fill="FFFFFF"/>
        </w:rPr>
        <w:t xml:space="preserve"> </w:t>
      </w:r>
      <w:proofErr w:type="spellStart"/>
      <w:r w:rsidRPr="008269CD">
        <w:rPr>
          <w:rFonts w:ascii="Consolas" w:hAnsi="Consolas" w:cs="Courier New"/>
          <w:color w:val="000000"/>
          <w:sz w:val="18"/>
          <w:szCs w:val="18"/>
          <w:shd w:val="clear" w:color="auto" w:fill="FFFFFF"/>
        </w:rPr>
        <w:t>home_ownership</w:t>
      </w:r>
      <w:proofErr w:type="spellEnd"/>
      <w:r w:rsidRPr="008269CD">
        <w:rPr>
          <w:rFonts w:ascii="Consolas" w:hAnsi="Consolas" w:cs="Courier New"/>
          <w:color w:val="000000"/>
          <w:sz w:val="18"/>
          <w:szCs w:val="18"/>
          <w:shd w:val="clear" w:color="auto" w:fill="FFFFFF"/>
        </w:rPr>
        <w:t xml:space="preserve"> = </w:t>
      </w:r>
      <w:r w:rsidRPr="008269CD">
        <w:rPr>
          <w:rFonts w:ascii="Consolas" w:hAnsi="Consolas" w:cs="Courier New"/>
          <w:color w:val="800080"/>
          <w:sz w:val="18"/>
          <w:szCs w:val="18"/>
          <w:shd w:val="clear" w:color="auto" w:fill="FFFFFF"/>
        </w:rPr>
        <w:t>'OWN'</w:t>
      </w:r>
      <w:r w:rsidRPr="008269CD">
        <w:rPr>
          <w:rFonts w:ascii="Consolas" w:hAnsi="Consolas" w:cs="Courier New"/>
          <w:color w:val="000000"/>
          <w:sz w:val="18"/>
          <w:szCs w:val="18"/>
          <w:shd w:val="clear" w:color="auto" w:fill="FFFFFF"/>
        </w:rPr>
        <w:t xml:space="preserve"> </w:t>
      </w:r>
      <w:r w:rsidRPr="008269CD">
        <w:rPr>
          <w:rFonts w:ascii="Consolas" w:hAnsi="Consolas" w:cs="Courier New"/>
          <w:color w:val="0000FF"/>
          <w:sz w:val="18"/>
          <w:szCs w:val="18"/>
          <w:shd w:val="clear" w:color="auto" w:fill="FFFFFF"/>
        </w:rPr>
        <w:t>THEN</w:t>
      </w:r>
      <w:r w:rsidRPr="008269CD">
        <w:rPr>
          <w:rFonts w:ascii="Consolas" w:hAnsi="Consolas" w:cs="Courier New"/>
          <w:color w:val="000000"/>
          <w:sz w:val="18"/>
          <w:szCs w:val="18"/>
          <w:shd w:val="clear" w:color="auto" w:fill="FFFFFF"/>
        </w:rPr>
        <w:t xml:space="preserve"> OWN_IND = </w:t>
      </w:r>
      <w:r w:rsidRPr="008269CD">
        <w:rPr>
          <w:rFonts w:ascii="Consolas" w:hAnsi="Consolas" w:cs="Courier New"/>
          <w:b/>
          <w:bCs/>
          <w:color w:val="008080"/>
          <w:sz w:val="18"/>
          <w:szCs w:val="18"/>
          <w:shd w:val="clear" w:color="auto" w:fill="FFFFFF"/>
        </w:rPr>
        <w:t>1</w:t>
      </w:r>
      <w:r w:rsidRPr="008269CD">
        <w:rPr>
          <w:rFonts w:ascii="Consolas" w:hAnsi="Consolas" w:cs="Courier New"/>
          <w:color w:val="000000"/>
          <w:sz w:val="18"/>
          <w:szCs w:val="18"/>
          <w:shd w:val="clear" w:color="auto" w:fill="FFFFFF"/>
        </w:rPr>
        <w:t xml:space="preserve">; </w:t>
      </w:r>
      <w:r w:rsidRPr="008269CD">
        <w:rPr>
          <w:rFonts w:ascii="Consolas" w:hAnsi="Consolas" w:cs="Courier New"/>
          <w:color w:val="0000FF"/>
          <w:sz w:val="18"/>
          <w:szCs w:val="18"/>
          <w:shd w:val="clear" w:color="auto" w:fill="FFFFFF"/>
        </w:rPr>
        <w:t>ELSE</w:t>
      </w:r>
      <w:r w:rsidRPr="008269CD">
        <w:rPr>
          <w:rFonts w:ascii="Consolas" w:hAnsi="Consolas" w:cs="Courier New"/>
          <w:color w:val="000000"/>
          <w:sz w:val="18"/>
          <w:szCs w:val="18"/>
          <w:shd w:val="clear" w:color="auto" w:fill="FFFFFF"/>
        </w:rPr>
        <w:t xml:space="preserve"> OWN_IND = </w:t>
      </w:r>
      <w:r w:rsidRPr="008269CD">
        <w:rPr>
          <w:rFonts w:ascii="Consolas" w:hAnsi="Consolas" w:cs="Courier New"/>
          <w:b/>
          <w:bCs/>
          <w:color w:val="008080"/>
          <w:sz w:val="18"/>
          <w:szCs w:val="18"/>
          <w:shd w:val="clear" w:color="auto" w:fill="FFFFFF"/>
        </w:rPr>
        <w:t>0</w:t>
      </w:r>
      <w:r w:rsidRPr="008269CD">
        <w:rPr>
          <w:rFonts w:ascii="Consolas" w:hAnsi="Consolas" w:cs="Courier New"/>
          <w:color w:val="000000"/>
          <w:sz w:val="18"/>
          <w:szCs w:val="18"/>
          <w:shd w:val="clear" w:color="auto" w:fill="FFFFFF"/>
        </w:rPr>
        <w:t xml:space="preserve">; </w:t>
      </w:r>
    </w:p>
    <w:p w14:paraId="6B17DA8B" w14:textId="77777777" w:rsidR="00C8129E" w:rsidRPr="008269CD" w:rsidRDefault="00C8129E" w:rsidP="00C8129E">
      <w:pPr>
        <w:autoSpaceDE w:val="0"/>
        <w:autoSpaceDN w:val="0"/>
        <w:adjustRightInd w:val="0"/>
        <w:rPr>
          <w:rFonts w:ascii="Consolas" w:hAnsi="Consolas" w:cs="Courier New"/>
          <w:color w:val="000000"/>
          <w:sz w:val="18"/>
          <w:szCs w:val="18"/>
          <w:shd w:val="clear" w:color="auto" w:fill="FFFFFF"/>
        </w:rPr>
      </w:pPr>
      <w:r w:rsidRPr="008269CD">
        <w:rPr>
          <w:rFonts w:ascii="Consolas" w:hAnsi="Consolas" w:cs="Courier New"/>
          <w:color w:val="000000"/>
          <w:sz w:val="18"/>
          <w:szCs w:val="18"/>
          <w:shd w:val="clear" w:color="auto" w:fill="FFFFFF"/>
        </w:rPr>
        <w:t xml:space="preserve">  </w:t>
      </w:r>
      <w:r w:rsidRPr="008269CD">
        <w:rPr>
          <w:rFonts w:ascii="Consolas" w:hAnsi="Consolas" w:cs="Courier New"/>
          <w:color w:val="0000FF"/>
          <w:sz w:val="18"/>
          <w:szCs w:val="18"/>
          <w:shd w:val="clear" w:color="auto" w:fill="FFFFFF"/>
        </w:rPr>
        <w:t>IF</w:t>
      </w:r>
      <w:r w:rsidRPr="008269CD">
        <w:rPr>
          <w:rFonts w:ascii="Consolas" w:hAnsi="Consolas" w:cs="Courier New"/>
          <w:color w:val="000000"/>
          <w:sz w:val="18"/>
          <w:szCs w:val="18"/>
          <w:shd w:val="clear" w:color="auto" w:fill="FFFFFF"/>
        </w:rPr>
        <w:t xml:space="preserve"> </w:t>
      </w:r>
      <w:proofErr w:type="spellStart"/>
      <w:r w:rsidRPr="008269CD">
        <w:rPr>
          <w:rFonts w:ascii="Consolas" w:hAnsi="Consolas" w:cs="Courier New"/>
          <w:color w:val="000000"/>
          <w:sz w:val="18"/>
          <w:szCs w:val="18"/>
          <w:shd w:val="clear" w:color="auto" w:fill="FFFFFF"/>
        </w:rPr>
        <w:t>home_ownership</w:t>
      </w:r>
      <w:proofErr w:type="spellEnd"/>
      <w:r w:rsidRPr="008269CD">
        <w:rPr>
          <w:rFonts w:ascii="Consolas" w:hAnsi="Consolas" w:cs="Courier New"/>
          <w:color w:val="000000"/>
          <w:sz w:val="18"/>
          <w:szCs w:val="18"/>
          <w:shd w:val="clear" w:color="auto" w:fill="FFFFFF"/>
        </w:rPr>
        <w:t xml:space="preserve"> = </w:t>
      </w:r>
      <w:r w:rsidRPr="008269CD">
        <w:rPr>
          <w:rFonts w:ascii="Consolas" w:hAnsi="Consolas" w:cs="Courier New"/>
          <w:color w:val="800080"/>
          <w:sz w:val="18"/>
          <w:szCs w:val="18"/>
          <w:shd w:val="clear" w:color="auto" w:fill="FFFFFF"/>
        </w:rPr>
        <w:t>'RENT'</w:t>
      </w:r>
      <w:r w:rsidRPr="008269CD">
        <w:rPr>
          <w:rFonts w:ascii="Consolas" w:hAnsi="Consolas" w:cs="Courier New"/>
          <w:color w:val="000000"/>
          <w:sz w:val="18"/>
          <w:szCs w:val="18"/>
          <w:shd w:val="clear" w:color="auto" w:fill="FFFFFF"/>
        </w:rPr>
        <w:t xml:space="preserve"> </w:t>
      </w:r>
      <w:r w:rsidRPr="008269CD">
        <w:rPr>
          <w:rFonts w:ascii="Consolas" w:hAnsi="Consolas" w:cs="Courier New"/>
          <w:color w:val="0000FF"/>
          <w:sz w:val="18"/>
          <w:szCs w:val="18"/>
          <w:shd w:val="clear" w:color="auto" w:fill="FFFFFF"/>
        </w:rPr>
        <w:t>THEN</w:t>
      </w:r>
      <w:r w:rsidRPr="008269CD">
        <w:rPr>
          <w:rFonts w:ascii="Consolas" w:hAnsi="Consolas" w:cs="Courier New"/>
          <w:color w:val="000000"/>
          <w:sz w:val="18"/>
          <w:szCs w:val="18"/>
          <w:shd w:val="clear" w:color="auto" w:fill="FFFFFF"/>
        </w:rPr>
        <w:t xml:space="preserve"> RENT_IND = </w:t>
      </w:r>
      <w:r w:rsidRPr="008269CD">
        <w:rPr>
          <w:rFonts w:ascii="Consolas" w:hAnsi="Consolas" w:cs="Courier New"/>
          <w:b/>
          <w:bCs/>
          <w:color w:val="008080"/>
          <w:sz w:val="18"/>
          <w:szCs w:val="18"/>
          <w:shd w:val="clear" w:color="auto" w:fill="FFFFFF"/>
        </w:rPr>
        <w:t>1</w:t>
      </w:r>
      <w:r w:rsidRPr="008269CD">
        <w:rPr>
          <w:rFonts w:ascii="Consolas" w:hAnsi="Consolas" w:cs="Courier New"/>
          <w:color w:val="000000"/>
          <w:sz w:val="18"/>
          <w:szCs w:val="18"/>
          <w:shd w:val="clear" w:color="auto" w:fill="FFFFFF"/>
        </w:rPr>
        <w:t xml:space="preserve">; </w:t>
      </w:r>
      <w:r w:rsidRPr="008269CD">
        <w:rPr>
          <w:rFonts w:ascii="Consolas" w:hAnsi="Consolas" w:cs="Courier New"/>
          <w:color w:val="0000FF"/>
          <w:sz w:val="18"/>
          <w:szCs w:val="18"/>
          <w:shd w:val="clear" w:color="auto" w:fill="FFFFFF"/>
        </w:rPr>
        <w:t>ELSE</w:t>
      </w:r>
      <w:r w:rsidRPr="008269CD">
        <w:rPr>
          <w:rFonts w:ascii="Consolas" w:hAnsi="Consolas" w:cs="Courier New"/>
          <w:color w:val="000000"/>
          <w:sz w:val="18"/>
          <w:szCs w:val="18"/>
          <w:shd w:val="clear" w:color="auto" w:fill="FFFFFF"/>
        </w:rPr>
        <w:t xml:space="preserve"> RENT_IND = </w:t>
      </w:r>
      <w:r w:rsidRPr="008269CD">
        <w:rPr>
          <w:rFonts w:ascii="Consolas" w:hAnsi="Consolas" w:cs="Courier New"/>
          <w:b/>
          <w:bCs/>
          <w:color w:val="008080"/>
          <w:sz w:val="18"/>
          <w:szCs w:val="18"/>
          <w:shd w:val="clear" w:color="auto" w:fill="FFFFFF"/>
        </w:rPr>
        <w:t>0</w:t>
      </w:r>
      <w:r w:rsidRPr="008269CD">
        <w:rPr>
          <w:rFonts w:ascii="Consolas" w:hAnsi="Consolas" w:cs="Courier New"/>
          <w:color w:val="000000"/>
          <w:sz w:val="18"/>
          <w:szCs w:val="18"/>
          <w:shd w:val="clear" w:color="auto" w:fill="FFFFFF"/>
        </w:rPr>
        <w:t>;</w:t>
      </w:r>
    </w:p>
    <w:p w14:paraId="0D27F59E" w14:textId="77777777" w:rsidR="00C8129E" w:rsidRPr="008269CD" w:rsidRDefault="00C8129E" w:rsidP="00C8129E">
      <w:pPr>
        <w:pStyle w:val="ABodyCopy"/>
        <w:ind w:left="0"/>
        <w:rPr>
          <w:rFonts w:ascii="Consolas" w:hAnsi="Consolas" w:cstheme="minorHAnsi"/>
          <w:noProof/>
          <w:sz w:val="18"/>
          <w:szCs w:val="18"/>
        </w:rPr>
      </w:pPr>
      <w:r w:rsidRPr="008269CD">
        <w:rPr>
          <w:rFonts w:ascii="Consolas" w:hAnsi="Consolas" w:cs="Courier New"/>
          <w:b/>
          <w:bCs/>
          <w:color w:val="000080"/>
          <w:sz w:val="18"/>
          <w:szCs w:val="18"/>
          <w:shd w:val="clear" w:color="auto" w:fill="FFFFFF"/>
        </w:rPr>
        <w:t>RUN</w:t>
      </w:r>
      <w:r w:rsidRPr="008269CD">
        <w:rPr>
          <w:rFonts w:ascii="Consolas" w:hAnsi="Consolas" w:cs="Courier New"/>
          <w:color w:val="000000"/>
          <w:sz w:val="18"/>
          <w:szCs w:val="18"/>
          <w:shd w:val="clear" w:color="auto" w:fill="FFFFFF"/>
        </w:rPr>
        <w:t>;</w:t>
      </w:r>
    </w:p>
    <w:p w14:paraId="51067042" w14:textId="77777777" w:rsidR="00C8129E" w:rsidRDefault="00C8129E" w:rsidP="00C8129E">
      <w:pPr>
        <w:pStyle w:val="ABodyCopy"/>
        <w:ind w:left="0"/>
        <w:rPr>
          <w:rFonts w:asciiTheme="minorHAnsi" w:hAnsiTheme="minorHAnsi"/>
          <w:noProof/>
          <w:sz w:val="22"/>
          <w:szCs w:val="22"/>
        </w:rPr>
      </w:pPr>
      <w:r w:rsidRPr="00545A6B">
        <w:rPr>
          <w:rFonts w:asciiTheme="minorHAnsi" w:hAnsiTheme="minorHAnsi"/>
          <w:noProof/>
          <w:sz w:val="22"/>
          <w:szCs w:val="22"/>
        </w:rPr>
        <w:lastRenderedPageBreak/>
        <w:t>Although</w:t>
      </w:r>
      <w:r>
        <w:rPr>
          <w:rFonts w:asciiTheme="minorHAnsi" w:hAnsiTheme="minorHAnsi"/>
          <w:noProof/>
          <w:sz w:val="22"/>
          <w:szCs w:val="22"/>
        </w:rPr>
        <w:t xml:space="preserve"> this approach works perfectly fine, it can become burdensome when a categorical variable has several levels. A more efficient approach is to use the methods and procedures available in each programming language. Program 3.14 shows how to create dummy variables efficiently in each programming language.</w:t>
      </w:r>
    </w:p>
    <w:p w14:paraId="450930C2" w14:textId="77777777" w:rsidR="00C8129E" w:rsidRDefault="00C8129E" w:rsidP="00C8129E">
      <w:pPr>
        <w:pStyle w:val="ACaptionHead"/>
        <w:ind w:left="0"/>
        <w:rPr>
          <w:rFonts w:asciiTheme="minorHAnsi" w:hAnsiTheme="minorHAnsi"/>
          <w:noProof/>
          <w:sz w:val="22"/>
        </w:rPr>
      </w:pPr>
      <w:r>
        <w:rPr>
          <w:noProof/>
        </w:rPr>
        <w:t>Program 3.14 – Encoding Categorical Variables</w:t>
      </w:r>
    </w:p>
    <w:tbl>
      <w:tblPr>
        <w:tblW w:w="5000" w:type="pct"/>
        <w:tblLook w:val="04A0" w:firstRow="1" w:lastRow="0" w:firstColumn="1" w:lastColumn="0" w:noHBand="0" w:noVBand="1"/>
      </w:tblPr>
      <w:tblGrid>
        <w:gridCol w:w="1511"/>
        <w:gridCol w:w="6749"/>
      </w:tblGrid>
      <w:tr w:rsidR="00C8129E" w:rsidRPr="00C2756A" w14:paraId="315DA94F" w14:textId="77777777" w:rsidTr="00A23D18">
        <w:trPr>
          <w:trHeight w:val="300"/>
        </w:trPr>
        <w:tc>
          <w:tcPr>
            <w:tcW w:w="891" w:type="pct"/>
            <w:tcBorders>
              <w:top w:val="single" w:sz="8" w:space="0" w:color="auto"/>
              <w:left w:val="single" w:sz="8" w:space="0" w:color="auto"/>
              <w:bottom w:val="single" w:sz="8" w:space="0" w:color="auto"/>
              <w:right w:val="single" w:sz="8" w:space="0" w:color="auto"/>
            </w:tcBorders>
            <w:shd w:val="clear" w:color="000000" w:fill="0070C0"/>
            <w:noWrap/>
            <w:vAlign w:val="center"/>
            <w:hideMark/>
          </w:tcPr>
          <w:p w14:paraId="0CA04BFC" w14:textId="77777777" w:rsidR="00C8129E" w:rsidRPr="00C2756A" w:rsidRDefault="00C8129E" w:rsidP="00A23D18">
            <w:pPr>
              <w:jc w:val="center"/>
              <w:rPr>
                <w:rFonts w:ascii="Calibri" w:hAnsi="Calibri" w:cs="Calibri"/>
                <w:b/>
                <w:bCs/>
                <w:color w:val="FFFFFF"/>
                <w:szCs w:val="20"/>
              </w:rPr>
            </w:pPr>
            <w:r w:rsidRPr="00C2756A">
              <w:rPr>
                <w:rFonts w:ascii="Calibri" w:hAnsi="Calibri" w:cs="Calibri"/>
                <w:b/>
                <w:bCs/>
                <w:color w:val="FFFFFF"/>
                <w:szCs w:val="20"/>
              </w:rPr>
              <w:t>Language</w:t>
            </w:r>
          </w:p>
        </w:tc>
        <w:tc>
          <w:tcPr>
            <w:tcW w:w="4109" w:type="pct"/>
            <w:tcBorders>
              <w:top w:val="single" w:sz="8" w:space="0" w:color="auto"/>
              <w:left w:val="nil"/>
              <w:bottom w:val="single" w:sz="8" w:space="0" w:color="auto"/>
              <w:right w:val="single" w:sz="8" w:space="0" w:color="auto"/>
            </w:tcBorders>
            <w:shd w:val="clear" w:color="000000" w:fill="0070C0"/>
            <w:vAlign w:val="center"/>
            <w:hideMark/>
          </w:tcPr>
          <w:p w14:paraId="7C8FBD4A" w14:textId="77777777" w:rsidR="00C8129E" w:rsidRPr="00C2756A" w:rsidRDefault="00C8129E" w:rsidP="00A23D18">
            <w:pPr>
              <w:jc w:val="center"/>
              <w:rPr>
                <w:rFonts w:ascii="Calibri" w:hAnsi="Calibri" w:cs="Calibri"/>
                <w:b/>
                <w:bCs/>
                <w:color w:val="FFFFFF"/>
                <w:szCs w:val="20"/>
              </w:rPr>
            </w:pPr>
            <w:r w:rsidRPr="00C2756A">
              <w:rPr>
                <w:rFonts w:ascii="Calibri" w:hAnsi="Calibri" w:cs="Calibri"/>
                <w:b/>
                <w:bCs/>
                <w:color w:val="FFFFFF"/>
                <w:szCs w:val="20"/>
              </w:rPr>
              <w:t>Programming Code</w:t>
            </w:r>
          </w:p>
        </w:tc>
      </w:tr>
      <w:tr w:rsidR="00C8129E" w:rsidRPr="00C2756A" w14:paraId="68DC586D" w14:textId="77777777" w:rsidTr="00A23D18">
        <w:trPr>
          <w:trHeight w:val="288"/>
        </w:trPr>
        <w:tc>
          <w:tcPr>
            <w:tcW w:w="891" w:type="pct"/>
            <w:vMerge w:val="restart"/>
            <w:tcBorders>
              <w:top w:val="nil"/>
              <w:left w:val="single" w:sz="8" w:space="0" w:color="auto"/>
              <w:bottom w:val="single" w:sz="8" w:space="0" w:color="000000"/>
              <w:right w:val="single" w:sz="8" w:space="0" w:color="auto"/>
            </w:tcBorders>
            <w:shd w:val="clear" w:color="000000" w:fill="00B0F0"/>
            <w:noWrap/>
            <w:vAlign w:val="center"/>
            <w:hideMark/>
          </w:tcPr>
          <w:p w14:paraId="7135050D" w14:textId="77777777" w:rsidR="00C8129E" w:rsidRPr="00C2756A" w:rsidRDefault="00C8129E" w:rsidP="00A23D18">
            <w:pPr>
              <w:jc w:val="center"/>
              <w:rPr>
                <w:rFonts w:ascii="Calibri" w:hAnsi="Calibri" w:cs="Calibri"/>
                <w:b/>
                <w:bCs/>
                <w:color w:val="FFFFFF"/>
                <w:szCs w:val="20"/>
              </w:rPr>
            </w:pPr>
            <w:r w:rsidRPr="00C2756A">
              <w:rPr>
                <w:rFonts w:ascii="Calibri" w:hAnsi="Calibri" w:cs="Calibri"/>
                <w:b/>
                <w:bCs/>
                <w:color w:val="FFFFFF"/>
                <w:szCs w:val="20"/>
              </w:rPr>
              <w:t>R Programming</w:t>
            </w:r>
          </w:p>
        </w:tc>
        <w:tc>
          <w:tcPr>
            <w:tcW w:w="4109" w:type="pct"/>
            <w:tcBorders>
              <w:top w:val="nil"/>
              <w:left w:val="nil"/>
              <w:bottom w:val="nil"/>
              <w:right w:val="single" w:sz="8" w:space="0" w:color="auto"/>
            </w:tcBorders>
            <w:shd w:val="clear" w:color="auto" w:fill="auto"/>
            <w:noWrap/>
            <w:vAlign w:val="bottom"/>
            <w:hideMark/>
          </w:tcPr>
          <w:p w14:paraId="1A0FBD42" w14:textId="77777777" w:rsidR="00C8129E" w:rsidRPr="008269CD" w:rsidRDefault="00C8129E" w:rsidP="00A23D18">
            <w:pPr>
              <w:rPr>
                <w:rFonts w:ascii="Consolas" w:hAnsi="Consolas" w:cs="Calibri"/>
                <w:color w:val="000000"/>
                <w:szCs w:val="20"/>
              </w:rPr>
            </w:pPr>
            <w:proofErr w:type="spellStart"/>
            <w:r w:rsidRPr="008269CD">
              <w:rPr>
                <w:rFonts w:ascii="Consolas" w:hAnsi="Consolas" w:cs="Calibri"/>
                <w:color w:val="000000"/>
                <w:szCs w:val="20"/>
              </w:rPr>
              <w:t>dummy_vars</w:t>
            </w:r>
            <w:proofErr w:type="spellEnd"/>
            <w:r w:rsidRPr="008269CD">
              <w:rPr>
                <w:rFonts w:ascii="Consolas" w:hAnsi="Consolas" w:cs="Calibri"/>
                <w:color w:val="000000"/>
                <w:szCs w:val="20"/>
              </w:rPr>
              <w:t xml:space="preserve"> &lt;- </w:t>
            </w:r>
            <w:proofErr w:type="spellStart"/>
            <w:r w:rsidRPr="008269CD">
              <w:rPr>
                <w:rFonts w:ascii="Consolas" w:hAnsi="Consolas" w:cs="Calibri"/>
                <w:color w:val="000000"/>
                <w:szCs w:val="20"/>
              </w:rPr>
              <w:t>model.matrix</w:t>
            </w:r>
            <w:proofErr w:type="spellEnd"/>
            <w:r w:rsidRPr="008269CD">
              <w:rPr>
                <w:rFonts w:ascii="Consolas" w:hAnsi="Consolas" w:cs="Calibri"/>
                <w:color w:val="000000"/>
                <w:szCs w:val="20"/>
              </w:rPr>
              <w:t xml:space="preserve">(~ </w:t>
            </w:r>
            <w:proofErr w:type="spellStart"/>
            <w:r w:rsidRPr="008269CD">
              <w:rPr>
                <w:rFonts w:ascii="Consolas" w:hAnsi="Consolas" w:cs="Calibri"/>
                <w:color w:val="000000"/>
                <w:szCs w:val="20"/>
              </w:rPr>
              <w:t>home_ownership</w:t>
            </w:r>
            <w:proofErr w:type="spellEnd"/>
            <w:r w:rsidRPr="008269CD">
              <w:rPr>
                <w:rFonts w:ascii="Consolas" w:hAnsi="Consolas" w:cs="Calibri"/>
                <w:color w:val="000000"/>
                <w:szCs w:val="20"/>
              </w:rPr>
              <w:t xml:space="preserve"> - 1, data=</w:t>
            </w:r>
            <w:proofErr w:type="spellStart"/>
            <w:r w:rsidRPr="008269CD">
              <w:rPr>
                <w:rFonts w:ascii="Consolas" w:hAnsi="Consolas" w:cs="Calibri"/>
                <w:color w:val="000000"/>
                <w:szCs w:val="20"/>
              </w:rPr>
              <w:t>loan_data</w:t>
            </w:r>
            <w:proofErr w:type="spellEnd"/>
            <w:r w:rsidRPr="008269CD">
              <w:rPr>
                <w:rFonts w:ascii="Consolas" w:hAnsi="Consolas" w:cs="Calibri"/>
                <w:color w:val="000000"/>
                <w:szCs w:val="20"/>
              </w:rPr>
              <w:t>)</w:t>
            </w:r>
          </w:p>
        </w:tc>
      </w:tr>
      <w:tr w:rsidR="00C8129E" w:rsidRPr="00C2756A" w14:paraId="23D55EC1" w14:textId="77777777" w:rsidTr="00A23D18">
        <w:trPr>
          <w:trHeight w:val="288"/>
        </w:trPr>
        <w:tc>
          <w:tcPr>
            <w:tcW w:w="891" w:type="pct"/>
            <w:vMerge/>
            <w:tcBorders>
              <w:top w:val="nil"/>
              <w:left w:val="single" w:sz="8" w:space="0" w:color="auto"/>
              <w:bottom w:val="single" w:sz="8" w:space="0" w:color="000000"/>
              <w:right w:val="single" w:sz="8" w:space="0" w:color="auto"/>
            </w:tcBorders>
            <w:vAlign w:val="center"/>
            <w:hideMark/>
          </w:tcPr>
          <w:p w14:paraId="68394A6D" w14:textId="77777777" w:rsidR="00C8129E" w:rsidRPr="00C2756A"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78E928F6" w14:textId="77777777" w:rsidR="00C8129E" w:rsidRPr="008269CD" w:rsidRDefault="00C8129E" w:rsidP="00A23D18">
            <w:pPr>
              <w:rPr>
                <w:rFonts w:ascii="Consolas" w:hAnsi="Consolas" w:cs="Calibri"/>
                <w:color w:val="000000"/>
                <w:szCs w:val="20"/>
              </w:rPr>
            </w:pPr>
            <w:proofErr w:type="spellStart"/>
            <w:r w:rsidRPr="008269CD">
              <w:rPr>
                <w:rFonts w:ascii="Consolas" w:hAnsi="Consolas" w:cs="Calibri"/>
                <w:color w:val="000000"/>
                <w:szCs w:val="20"/>
              </w:rPr>
              <w:t>loan_data</w:t>
            </w:r>
            <w:proofErr w:type="spellEnd"/>
            <w:r w:rsidRPr="008269CD">
              <w:rPr>
                <w:rFonts w:ascii="Consolas" w:hAnsi="Consolas" w:cs="Calibri"/>
                <w:color w:val="000000"/>
                <w:szCs w:val="20"/>
              </w:rPr>
              <w:t xml:space="preserve"> &lt;- </w:t>
            </w:r>
            <w:proofErr w:type="spellStart"/>
            <w:r w:rsidRPr="008269CD">
              <w:rPr>
                <w:rFonts w:ascii="Consolas" w:hAnsi="Consolas" w:cs="Calibri"/>
                <w:color w:val="000000"/>
                <w:szCs w:val="20"/>
              </w:rPr>
              <w:t>cbind</w:t>
            </w:r>
            <w:proofErr w:type="spellEnd"/>
            <w:r w:rsidRPr="008269CD">
              <w:rPr>
                <w:rFonts w:ascii="Consolas" w:hAnsi="Consolas" w:cs="Calibri"/>
                <w:color w:val="000000"/>
                <w:szCs w:val="20"/>
              </w:rPr>
              <w:t>(</w:t>
            </w:r>
            <w:proofErr w:type="spellStart"/>
            <w:r w:rsidRPr="008269CD">
              <w:rPr>
                <w:rFonts w:ascii="Consolas" w:hAnsi="Consolas" w:cs="Calibri"/>
                <w:color w:val="000000"/>
                <w:szCs w:val="20"/>
              </w:rPr>
              <w:t>loan_data</w:t>
            </w:r>
            <w:proofErr w:type="spellEnd"/>
            <w:r w:rsidRPr="008269CD">
              <w:rPr>
                <w:rFonts w:ascii="Consolas" w:hAnsi="Consolas" w:cs="Calibri"/>
                <w:color w:val="000000"/>
                <w:szCs w:val="20"/>
              </w:rPr>
              <w:t xml:space="preserve">, </w:t>
            </w:r>
            <w:proofErr w:type="spellStart"/>
            <w:r w:rsidRPr="008269CD">
              <w:rPr>
                <w:rFonts w:ascii="Consolas" w:hAnsi="Consolas" w:cs="Calibri"/>
                <w:color w:val="000000"/>
                <w:szCs w:val="20"/>
              </w:rPr>
              <w:t>dummy_vars</w:t>
            </w:r>
            <w:proofErr w:type="spellEnd"/>
            <w:r w:rsidRPr="008269CD">
              <w:rPr>
                <w:rFonts w:ascii="Consolas" w:hAnsi="Consolas" w:cs="Calibri"/>
                <w:color w:val="000000"/>
                <w:szCs w:val="20"/>
              </w:rPr>
              <w:t>)</w:t>
            </w:r>
          </w:p>
        </w:tc>
      </w:tr>
      <w:tr w:rsidR="00C8129E" w:rsidRPr="00C2756A" w14:paraId="23E7C501" w14:textId="77777777" w:rsidTr="00A23D18">
        <w:trPr>
          <w:trHeight w:val="300"/>
        </w:trPr>
        <w:tc>
          <w:tcPr>
            <w:tcW w:w="891" w:type="pct"/>
            <w:vMerge/>
            <w:tcBorders>
              <w:top w:val="nil"/>
              <w:left w:val="single" w:sz="8" w:space="0" w:color="auto"/>
              <w:bottom w:val="single" w:sz="8" w:space="0" w:color="000000"/>
              <w:right w:val="single" w:sz="8" w:space="0" w:color="auto"/>
            </w:tcBorders>
            <w:vAlign w:val="center"/>
            <w:hideMark/>
          </w:tcPr>
          <w:p w14:paraId="4BA0CF7B" w14:textId="77777777" w:rsidR="00C8129E" w:rsidRPr="00C2756A" w:rsidRDefault="00C8129E" w:rsidP="00A23D18">
            <w:pPr>
              <w:rPr>
                <w:rFonts w:ascii="Calibri" w:hAnsi="Calibri" w:cs="Calibri"/>
                <w:b/>
                <w:bCs/>
                <w:color w:val="FFFFFF"/>
                <w:szCs w:val="20"/>
              </w:rPr>
            </w:pPr>
          </w:p>
        </w:tc>
        <w:tc>
          <w:tcPr>
            <w:tcW w:w="4109" w:type="pct"/>
            <w:tcBorders>
              <w:top w:val="nil"/>
              <w:left w:val="nil"/>
              <w:bottom w:val="single" w:sz="8" w:space="0" w:color="auto"/>
              <w:right w:val="single" w:sz="8" w:space="0" w:color="auto"/>
            </w:tcBorders>
            <w:shd w:val="clear" w:color="auto" w:fill="auto"/>
            <w:noWrap/>
            <w:vAlign w:val="bottom"/>
            <w:hideMark/>
          </w:tcPr>
          <w:p w14:paraId="73447274" w14:textId="77777777" w:rsidR="00C8129E" w:rsidRPr="008269CD" w:rsidRDefault="00C8129E" w:rsidP="00A23D18">
            <w:pPr>
              <w:rPr>
                <w:rFonts w:ascii="Consolas" w:hAnsi="Consolas" w:cs="Calibri"/>
                <w:color w:val="000000"/>
                <w:szCs w:val="20"/>
              </w:rPr>
            </w:pPr>
            <w:proofErr w:type="spellStart"/>
            <w:r w:rsidRPr="008269CD">
              <w:rPr>
                <w:rFonts w:ascii="Consolas" w:hAnsi="Consolas" w:cs="Calibri"/>
                <w:color w:val="000000"/>
                <w:szCs w:val="20"/>
              </w:rPr>
              <w:t>loan_data</w:t>
            </w:r>
            <w:proofErr w:type="spellEnd"/>
            <w:r w:rsidRPr="008269CD">
              <w:rPr>
                <w:rFonts w:ascii="Consolas" w:hAnsi="Consolas" w:cs="Calibri"/>
                <w:color w:val="000000"/>
                <w:szCs w:val="20"/>
              </w:rPr>
              <w:t xml:space="preserve"> &lt;- </w:t>
            </w:r>
            <w:proofErr w:type="spellStart"/>
            <w:r w:rsidRPr="008269CD">
              <w:rPr>
                <w:rFonts w:ascii="Consolas" w:hAnsi="Consolas" w:cs="Calibri"/>
                <w:color w:val="000000"/>
                <w:szCs w:val="20"/>
              </w:rPr>
              <w:t>loan_data</w:t>
            </w:r>
            <w:proofErr w:type="spellEnd"/>
            <w:r w:rsidRPr="008269CD">
              <w:rPr>
                <w:rFonts w:ascii="Consolas" w:hAnsi="Consolas" w:cs="Calibri"/>
                <w:color w:val="000000"/>
                <w:szCs w:val="20"/>
              </w:rPr>
              <w:t>[, !</w:t>
            </w:r>
            <w:proofErr w:type="spellStart"/>
            <w:r w:rsidRPr="008269CD">
              <w:rPr>
                <w:rFonts w:ascii="Consolas" w:hAnsi="Consolas" w:cs="Calibri"/>
                <w:color w:val="000000"/>
                <w:szCs w:val="20"/>
              </w:rPr>
              <w:t>grepl</w:t>
            </w:r>
            <w:proofErr w:type="spellEnd"/>
            <w:r w:rsidRPr="008269CD">
              <w:rPr>
                <w:rFonts w:ascii="Consolas" w:hAnsi="Consolas" w:cs="Calibri"/>
                <w:color w:val="000000"/>
                <w:szCs w:val="20"/>
              </w:rPr>
              <w:t>(</w:t>
            </w:r>
            <w:r w:rsidRPr="008269CD">
              <w:rPr>
                <w:rFonts w:ascii="Consolas" w:hAnsi="Consolas" w:cs="Calibri"/>
                <w:b/>
                <w:bCs/>
                <w:color w:val="375623"/>
                <w:szCs w:val="20"/>
              </w:rPr>
              <w:t>"^</w:t>
            </w:r>
            <w:proofErr w:type="spellStart"/>
            <w:r w:rsidRPr="008269CD">
              <w:rPr>
                <w:rFonts w:ascii="Consolas" w:hAnsi="Consolas" w:cs="Calibri"/>
                <w:b/>
                <w:bCs/>
                <w:color w:val="375623"/>
                <w:szCs w:val="20"/>
              </w:rPr>
              <w:t>home_ownership</w:t>
            </w:r>
            <w:proofErr w:type="spellEnd"/>
            <w:r w:rsidRPr="008269CD">
              <w:rPr>
                <w:rFonts w:ascii="Consolas" w:hAnsi="Consolas" w:cs="Calibri"/>
                <w:b/>
                <w:bCs/>
                <w:color w:val="375623"/>
                <w:szCs w:val="20"/>
              </w:rPr>
              <w:t>"</w:t>
            </w:r>
            <w:r w:rsidRPr="008269CD">
              <w:rPr>
                <w:rFonts w:ascii="Consolas" w:hAnsi="Consolas" w:cs="Calibri"/>
                <w:color w:val="000000"/>
                <w:szCs w:val="20"/>
              </w:rPr>
              <w:t xml:space="preserve">, </w:t>
            </w:r>
            <w:proofErr w:type="spellStart"/>
            <w:r w:rsidRPr="008269CD">
              <w:rPr>
                <w:rFonts w:ascii="Consolas" w:hAnsi="Consolas" w:cs="Calibri"/>
                <w:color w:val="000000"/>
                <w:szCs w:val="20"/>
              </w:rPr>
              <w:t>colnames</w:t>
            </w:r>
            <w:proofErr w:type="spellEnd"/>
            <w:r w:rsidRPr="008269CD">
              <w:rPr>
                <w:rFonts w:ascii="Consolas" w:hAnsi="Consolas" w:cs="Calibri"/>
                <w:color w:val="000000"/>
                <w:szCs w:val="20"/>
              </w:rPr>
              <w:t>(</w:t>
            </w:r>
            <w:proofErr w:type="spellStart"/>
            <w:r w:rsidRPr="008269CD">
              <w:rPr>
                <w:rFonts w:ascii="Consolas" w:hAnsi="Consolas" w:cs="Calibri"/>
                <w:color w:val="000000"/>
                <w:szCs w:val="20"/>
              </w:rPr>
              <w:t>loan_data</w:t>
            </w:r>
            <w:proofErr w:type="spellEnd"/>
            <w:r w:rsidRPr="008269CD">
              <w:rPr>
                <w:rFonts w:ascii="Consolas" w:hAnsi="Consolas" w:cs="Calibri"/>
                <w:color w:val="000000"/>
                <w:szCs w:val="20"/>
              </w:rPr>
              <w:t>))]</w:t>
            </w:r>
          </w:p>
        </w:tc>
      </w:tr>
      <w:tr w:rsidR="00C8129E" w:rsidRPr="00C2756A" w14:paraId="58F0AF56" w14:textId="77777777" w:rsidTr="00A23D18">
        <w:trPr>
          <w:trHeight w:val="300"/>
        </w:trPr>
        <w:tc>
          <w:tcPr>
            <w:tcW w:w="891" w:type="pct"/>
            <w:tcBorders>
              <w:top w:val="nil"/>
              <w:left w:val="nil"/>
              <w:bottom w:val="nil"/>
              <w:right w:val="nil"/>
            </w:tcBorders>
            <w:shd w:val="clear" w:color="auto" w:fill="auto"/>
            <w:noWrap/>
            <w:vAlign w:val="bottom"/>
            <w:hideMark/>
          </w:tcPr>
          <w:p w14:paraId="0D7D6A65" w14:textId="77777777" w:rsidR="00C8129E" w:rsidRPr="00C2756A" w:rsidRDefault="00C8129E" w:rsidP="00A23D18">
            <w:pPr>
              <w:rPr>
                <w:rFonts w:ascii="Calibri" w:hAnsi="Calibri" w:cs="Calibri"/>
                <w:color w:val="000000"/>
                <w:szCs w:val="20"/>
              </w:rPr>
            </w:pPr>
          </w:p>
        </w:tc>
        <w:tc>
          <w:tcPr>
            <w:tcW w:w="4109" w:type="pct"/>
            <w:tcBorders>
              <w:top w:val="nil"/>
              <w:left w:val="nil"/>
              <w:bottom w:val="nil"/>
              <w:right w:val="nil"/>
            </w:tcBorders>
            <w:shd w:val="clear" w:color="auto" w:fill="auto"/>
            <w:noWrap/>
            <w:vAlign w:val="bottom"/>
            <w:hideMark/>
          </w:tcPr>
          <w:p w14:paraId="1F674C8E" w14:textId="77777777" w:rsidR="00C8129E" w:rsidRPr="008269CD" w:rsidRDefault="00C8129E" w:rsidP="00A23D18">
            <w:pPr>
              <w:rPr>
                <w:rFonts w:ascii="Consolas" w:hAnsi="Consolas"/>
                <w:szCs w:val="20"/>
              </w:rPr>
            </w:pPr>
          </w:p>
        </w:tc>
      </w:tr>
      <w:tr w:rsidR="00C8129E" w:rsidRPr="00C2756A" w14:paraId="77AA309B" w14:textId="77777777" w:rsidTr="00A23D18">
        <w:trPr>
          <w:trHeight w:val="288"/>
        </w:trPr>
        <w:tc>
          <w:tcPr>
            <w:tcW w:w="891" w:type="pct"/>
            <w:vMerge w:val="restart"/>
            <w:tcBorders>
              <w:top w:val="single" w:sz="8" w:space="0" w:color="auto"/>
              <w:left w:val="single" w:sz="8" w:space="0" w:color="auto"/>
              <w:bottom w:val="single" w:sz="8" w:space="0" w:color="000000"/>
              <w:right w:val="single" w:sz="8" w:space="0" w:color="auto"/>
            </w:tcBorders>
            <w:shd w:val="clear" w:color="000000" w:fill="00B0F0"/>
            <w:noWrap/>
            <w:vAlign w:val="center"/>
            <w:hideMark/>
          </w:tcPr>
          <w:p w14:paraId="24836896" w14:textId="77777777" w:rsidR="00C8129E" w:rsidRPr="00C2756A" w:rsidRDefault="00C8129E" w:rsidP="00A23D18">
            <w:pPr>
              <w:jc w:val="center"/>
              <w:rPr>
                <w:rFonts w:ascii="Calibri" w:hAnsi="Calibri" w:cs="Calibri"/>
                <w:b/>
                <w:bCs/>
                <w:color w:val="FFFFFF"/>
                <w:szCs w:val="20"/>
              </w:rPr>
            </w:pPr>
            <w:r w:rsidRPr="00C2756A">
              <w:rPr>
                <w:rFonts w:ascii="Calibri" w:hAnsi="Calibri" w:cs="Calibri"/>
                <w:b/>
                <w:bCs/>
                <w:color w:val="FFFFFF"/>
                <w:szCs w:val="20"/>
              </w:rPr>
              <w:t>Python Programming</w:t>
            </w:r>
          </w:p>
        </w:tc>
        <w:tc>
          <w:tcPr>
            <w:tcW w:w="4109" w:type="pct"/>
            <w:tcBorders>
              <w:top w:val="single" w:sz="8" w:space="0" w:color="auto"/>
              <w:left w:val="nil"/>
              <w:bottom w:val="nil"/>
              <w:right w:val="single" w:sz="8" w:space="0" w:color="auto"/>
            </w:tcBorders>
            <w:shd w:val="clear" w:color="auto" w:fill="auto"/>
            <w:noWrap/>
            <w:vAlign w:val="bottom"/>
            <w:hideMark/>
          </w:tcPr>
          <w:p w14:paraId="604FFD02" w14:textId="77777777" w:rsidR="00C8129E" w:rsidRPr="008269CD" w:rsidRDefault="00C8129E" w:rsidP="00A23D18">
            <w:pPr>
              <w:rPr>
                <w:rFonts w:ascii="Consolas" w:hAnsi="Consolas" w:cs="Calibri"/>
                <w:color w:val="000000"/>
                <w:szCs w:val="20"/>
              </w:rPr>
            </w:pPr>
            <w:proofErr w:type="spellStart"/>
            <w:r w:rsidRPr="008269CD">
              <w:rPr>
                <w:rFonts w:ascii="Consolas" w:hAnsi="Consolas" w:cs="Calibri"/>
                <w:color w:val="000000"/>
                <w:szCs w:val="20"/>
              </w:rPr>
              <w:t>dummy_vars</w:t>
            </w:r>
            <w:proofErr w:type="spellEnd"/>
            <w:r w:rsidRPr="008269CD">
              <w:rPr>
                <w:rFonts w:ascii="Consolas" w:hAnsi="Consolas" w:cs="Calibri"/>
                <w:color w:val="000000"/>
                <w:szCs w:val="20"/>
              </w:rPr>
              <w:t xml:space="preserve"> = </w:t>
            </w:r>
            <w:proofErr w:type="spellStart"/>
            <w:r w:rsidRPr="008269CD">
              <w:rPr>
                <w:rFonts w:ascii="Consolas" w:hAnsi="Consolas" w:cs="Calibri"/>
                <w:color w:val="000000"/>
                <w:szCs w:val="20"/>
              </w:rPr>
              <w:t>pd.get_dummies</w:t>
            </w:r>
            <w:proofErr w:type="spellEnd"/>
            <w:r w:rsidRPr="008269CD">
              <w:rPr>
                <w:rFonts w:ascii="Consolas" w:hAnsi="Consolas" w:cs="Calibri"/>
                <w:color w:val="000000"/>
                <w:szCs w:val="20"/>
              </w:rPr>
              <w:t>(</w:t>
            </w:r>
            <w:proofErr w:type="spellStart"/>
            <w:r w:rsidRPr="008269CD">
              <w:rPr>
                <w:rFonts w:ascii="Consolas" w:hAnsi="Consolas" w:cs="Calibri"/>
                <w:color w:val="000000"/>
                <w:szCs w:val="20"/>
              </w:rPr>
              <w:t>loan_data</w:t>
            </w:r>
            <w:proofErr w:type="spellEnd"/>
            <w:r w:rsidRPr="008269CD">
              <w:rPr>
                <w:rFonts w:ascii="Consolas" w:hAnsi="Consolas" w:cs="Calibri"/>
                <w:color w:val="000000"/>
                <w:szCs w:val="20"/>
              </w:rPr>
              <w:t>[</w:t>
            </w:r>
            <w:r w:rsidRPr="008269CD">
              <w:rPr>
                <w:rFonts w:ascii="Consolas" w:hAnsi="Consolas" w:cs="Calibri"/>
                <w:b/>
                <w:bCs/>
                <w:color w:val="375623"/>
                <w:szCs w:val="20"/>
              </w:rPr>
              <w:t>'</w:t>
            </w:r>
            <w:proofErr w:type="spellStart"/>
            <w:r w:rsidRPr="008269CD">
              <w:rPr>
                <w:rFonts w:ascii="Consolas" w:hAnsi="Consolas" w:cs="Calibri"/>
                <w:b/>
                <w:bCs/>
                <w:color w:val="375623"/>
                <w:szCs w:val="20"/>
              </w:rPr>
              <w:t>home_ownership</w:t>
            </w:r>
            <w:proofErr w:type="spellEnd"/>
            <w:r w:rsidRPr="008269CD">
              <w:rPr>
                <w:rFonts w:ascii="Consolas" w:hAnsi="Consolas" w:cs="Calibri"/>
                <w:b/>
                <w:bCs/>
                <w:color w:val="375623"/>
                <w:szCs w:val="20"/>
              </w:rPr>
              <w:t>'</w:t>
            </w:r>
            <w:r w:rsidRPr="008269CD">
              <w:rPr>
                <w:rFonts w:ascii="Consolas" w:hAnsi="Consolas" w:cs="Calibri"/>
                <w:color w:val="000000"/>
                <w:szCs w:val="20"/>
              </w:rPr>
              <w:t>], prefix=</w:t>
            </w:r>
            <w:r w:rsidRPr="008269CD">
              <w:rPr>
                <w:rFonts w:ascii="Consolas" w:hAnsi="Consolas" w:cs="Calibri"/>
                <w:b/>
                <w:bCs/>
                <w:color w:val="375623"/>
                <w:szCs w:val="20"/>
              </w:rPr>
              <w:t>'</w:t>
            </w:r>
            <w:proofErr w:type="spellStart"/>
            <w:r w:rsidRPr="008269CD">
              <w:rPr>
                <w:rFonts w:ascii="Consolas" w:hAnsi="Consolas" w:cs="Calibri"/>
                <w:b/>
                <w:bCs/>
                <w:color w:val="375623"/>
                <w:szCs w:val="20"/>
              </w:rPr>
              <w:t>home_ownership</w:t>
            </w:r>
            <w:proofErr w:type="spellEnd"/>
            <w:r w:rsidRPr="008269CD">
              <w:rPr>
                <w:rFonts w:ascii="Consolas" w:hAnsi="Consolas" w:cs="Calibri"/>
                <w:b/>
                <w:bCs/>
                <w:color w:val="375623"/>
                <w:szCs w:val="20"/>
              </w:rPr>
              <w:t>'</w:t>
            </w:r>
            <w:r w:rsidRPr="008269CD">
              <w:rPr>
                <w:rFonts w:ascii="Consolas" w:hAnsi="Consolas" w:cs="Calibri"/>
                <w:color w:val="000000"/>
                <w:szCs w:val="20"/>
              </w:rPr>
              <w:t>)</w:t>
            </w:r>
          </w:p>
        </w:tc>
      </w:tr>
      <w:tr w:rsidR="00C8129E" w:rsidRPr="00C2756A" w14:paraId="57A4DAB9"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5717A650" w14:textId="77777777" w:rsidR="00C8129E" w:rsidRPr="00C2756A"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41543C94" w14:textId="77777777" w:rsidR="00C8129E" w:rsidRPr="008269CD" w:rsidRDefault="00C8129E" w:rsidP="00A23D18">
            <w:pPr>
              <w:rPr>
                <w:rFonts w:ascii="Consolas" w:hAnsi="Consolas" w:cs="Calibri"/>
                <w:color w:val="000000"/>
                <w:szCs w:val="20"/>
              </w:rPr>
            </w:pPr>
            <w:proofErr w:type="spellStart"/>
            <w:r w:rsidRPr="008269CD">
              <w:rPr>
                <w:rFonts w:ascii="Consolas" w:hAnsi="Consolas" w:cs="Calibri"/>
                <w:color w:val="000000"/>
                <w:szCs w:val="20"/>
              </w:rPr>
              <w:t>loan_data</w:t>
            </w:r>
            <w:proofErr w:type="spellEnd"/>
            <w:r w:rsidRPr="008269CD">
              <w:rPr>
                <w:rFonts w:ascii="Consolas" w:hAnsi="Consolas" w:cs="Calibri"/>
                <w:color w:val="000000"/>
                <w:szCs w:val="20"/>
              </w:rPr>
              <w:t xml:space="preserve"> = </w:t>
            </w:r>
            <w:proofErr w:type="spellStart"/>
            <w:r w:rsidRPr="008269CD">
              <w:rPr>
                <w:rFonts w:ascii="Consolas" w:hAnsi="Consolas" w:cs="Calibri"/>
                <w:color w:val="000000"/>
                <w:szCs w:val="20"/>
              </w:rPr>
              <w:t>pd.concat</w:t>
            </w:r>
            <w:proofErr w:type="spellEnd"/>
            <w:r w:rsidRPr="008269CD">
              <w:rPr>
                <w:rFonts w:ascii="Consolas" w:hAnsi="Consolas" w:cs="Calibri"/>
                <w:color w:val="000000"/>
                <w:szCs w:val="20"/>
              </w:rPr>
              <w:t>([</w:t>
            </w:r>
            <w:proofErr w:type="spellStart"/>
            <w:r w:rsidRPr="008269CD">
              <w:rPr>
                <w:rFonts w:ascii="Consolas" w:hAnsi="Consolas" w:cs="Calibri"/>
                <w:color w:val="000000"/>
                <w:szCs w:val="20"/>
              </w:rPr>
              <w:t>loan_data</w:t>
            </w:r>
            <w:proofErr w:type="spellEnd"/>
            <w:r w:rsidRPr="008269CD">
              <w:rPr>
                <w:rFonts w:ascii="Consolas" w:hAnsi="Consolas" w:cs="Calibri"/>
                <w:color w:val="000000"/>
                <w:szCs w:val="20"/>
              </w:rPr>
              <w:t xml:space="preserve">, </w:t>
            </w:r>
            <w:proofErr w:type="spellStart"/>
            <w:r w:rsidRPr="008269CD">
              <w:rPr>
                <w:rFonts w:ascii="Consolas" w:hAnsi="Consolas" w:cs="Calibri"/>
                <w:color w:val="000000"/>
                <w:szCs w:val="20"/>
              </w:rPr>
              <w:t>dummy_vars</w:t>
            </w:r>
            <w:proofErr w:type="spellEnd"/>
            <w:r w:rsidRPr="008269CD">
              <w:rPr>
                <w:rFonts w:ascii="Consolas" w:hAnsi="Consolas" w:cs="Calibri"/>
                <w:color w:val="000000"/>
                <w:szCs w:val="20"/>
              </w:rPr>
              <w:t>], axis=1)</w:t>
            </w:r>
          </w:p>
        </w:tc>
      </w:tr>
      <w:tr w:rsidR="00C8129E" w:rsidRPr="00C2756A" w14:paraId="37C938E4" w14:textId="77777777" w:rsidTr="00A23D18">
        <w:trPr>
          <w:trHeight w:val="300"/>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6A67C6B1" w14:textId="77777777" w:rsidR="00C8129E" w:rsidRPr="00C2756A" w:rsidRDefault="00C8129E" w:rsidP="00A23D18">
            <w:pPr>
              <w:rPr>
                <w:rFonts w:ascii="Calibri" w:hAnsi="Calibri" w:cs="Calibri"/>
                <w:b/>
                <w:bCs/>
                <w:color w:val="FFFFFF"/>
                <w:szCs w:val="20"/>
              </w:rPr>
            </w:pPr>
          </w:p>
        </w:tc>
        <w:tc>
          <w:tcPr>
            <w:tcW w:w="4109" w:type="pct"/>
            <w:tcBorders>
              <w:top w:val="nil"/>
              <w:left w:val="nil"/>
              <w:bottom w:val="single" w:sz="8" w:space="0" w:color="auto"/>
              <w:right w:val="single" w:sz="8" w:space="0" w:color="auto"/>
            </w:tcBorders>
            <w:shd w:val="clear" w:color="auto" w:fill="auto"/>
            <w:noWrap/>
            <w:vAlign w:val="bottom"/>
            <w:hideMark/>
          </w:tcPr>
          <w:p w14:paraId="2A3E6C30" w14:textId="77777777" w:rsidR="00C8129E" w:rsidRPr="008269CD" w:rsidRDefault="00C8129E" w:rsidP="00A23D18">
            <w:pPr>
              <w:rPr>
                <w:rFonts w:ascii="Consolas" w:hAnsi="Consolas" w:cs="Calibri"/>
                <w:color w:val="000000"/>
                <w:szCs w:val="20"/>
              </w:rPr>
            </w:pPr>
            <w:proofErr w:type="spellStart"/>
            <w:r w:rsidRPr="008269CD">
              <w:rPr>
                <w:rFonts w:ascii="Consolas" w:hAnsi="Consolas" w:cs="Calibri"/>
                <w:color w:val="000000"/>
                <w:szCs w:val="20"/>
              </w:rPr>
              <w:t>loan_data.drop</w:t>
            </w:r>
            <w:proofErr w:type="spellEnd"/>
            <w:r w:rsidRPr="008269CD">
              <w:rPr>
                <w:rFonts w:ascii="Consolas" w:hAnsi="Consolas" w:cs="Calibri"/>
                <w:color w:val="000000"/>
                <w:szCs w:val="20"/>
              </w:rPr>
              <w:t>(</w:t>
            </w:r>
            <w:r w:rsidRPr="008269CD">
              <w:rPr>
                <w:rFonts w:ascii="Consolas" w:hAnsi="Consolas" w:cs="Calibri"/>
                <w:b/>
                <w:bCs/>
                <w:color w:val="375623"/>
                <w:szCs w:val="20"/>
              </w:rPr>
              <w:t>'</w:t>
            </w:r>
            <w:proofErr w:type="spellStart"/>
            <w:r w:rsidRPr="008269CD">
              <w:rPr>
                <w:rFonts w:ascii="Consolas" w:hAnsi="Consolas" w:cs="Calibri"/>
                <w:b/>
                <w:bCs/>
                <w:color w:val="375623"/>
                <w:szCs w:val="20"/>
              </w:rPr>
              <w:t>home_ownership</w:t>
            </w:r>
            <w:proofErr w:type="spellEnd"/>
            <w:r w:rsidRPr="008269CD">
              <w:rPr>
                <w:rFonts w:ascii="Consolas" w:hAnsi="Consolas" w:cs="Calibri"/>
                <w:b/>
                <w:bCs/>
                <w:color w:val="375623"/>
                <w:szCs w:val="20"/>
              </w:rPr>
              <w:t>'</w:t>
            </w:r>
            <w:r w:rsidRPr="008269CD">
              <w:rPr>
                <w:rFonts w:ascii="Consolas" w:hAnsi="Consolas" w:cs="Calibri"/>
                <w:color w:val="000000"/>
                <w:szCs w:val="20"/>
              </w:rPr>
              <w:t xml:space="preserve">, axis=1, </w:t>
            </w:r>
            <w:proofErr w:type="spellStart"/>
            <w:r w:rsidRPr="008269CD">
              <w:rPr>
                <w:rFonts w:ascii="Consolas" w:hAnsi="Consolas" w:cs="Calibri"/>
                <w:color w:val="000000"/>
                <w:szCs w:val="20"/>
              </w:rPr>
              <w:t>inplace</w:t>
            </w:r>
            <w:proofErr w:type="spellEnd"/>
            <w:r w:rsidRPr="008269CD">
              <w:rPr>
                <w:rFonts w:ascii="Consolas" w:hAnsi="Consolas" w:cs="Calibri"/>
                <w:color w:val="000000"/>
                <w:szCs w:val="20"/>
              </w:rPr>
              <w:t>=True)</w:t>
            </w:r>
          </w:p>
        </w:tc>
      </w:tr>
      <w:tr w:rsidR="00C8129E" w:rsidRPr="00C2756A" w14:paraId="4713F10E" w14:textId="77777777" w:rsidTr="00A23D18">
        <w:trPr>
          <w:trHeight w:val="300"/>
        </w:trPr>
        <w:tc>
          <w:tcPr>
            <w:tcW w:w="891" w:type="pct"/>
            <w:tcBorders>
              <w:top w:val="nil"/>
              <w:left w:val="nil"/>
              <w:bottom w:val="nil"/>
              <w:right w:val="nil"/>
            </w:tcBorders>
            <w:shd w:val="clear" w:color="auto" w:fill="auto"/>
            <w:noWrap/>
            <w:vAlign w:val="bottom"/>
            <w:hideMark/>
          </w:tcPr>
          <w:p w14:paraId="3D98594C" w14:textId="77777777" w:rsidR="00C8129E" w:rsidRPr="00C2756A" w:rsidRDefault="00C8129E" w:rsidP="00A23D18">
            <w:pPr>
              <w:rPr>
                <w:rFonts w:ascii="Calibri" w:hAnsi="Calibri" w:cs="Calibri"/>
                <w:color w:val="000000"/>
                <w:szCs w:val="20"/>
              </w:rPr>
            </w:pPr>
          </w:p>
        </w:tc>
        <w:tc>
          <w:tcPr>
            <w:tcW w:w="4109" w:type="pct"/>
            <w:tcBorders>
              <w:top w:val="nil"/>
              <w:left w:val="nil"/>
              <w:bottom w:val="nil"/>
              <w:right w:val="nil"/>
            </w:tcBorders>
            <w:shd w:val="clear" w:color="auto" w:fill="auto"/>
            <w:noWrap/>
            <w:vAlign w:val="bottom"/>
            <w:hideMark/>
          </w:tcPr>
          <w:p w14:paraId="18A6839E" w14:textId="77777777" w:rsidR="00C8129E" w:rsidRPr="008269CD" w:rsidRDefault="00C8129E" w:rsidP="00A23D18">
            <w:pPr>
              <w:rPr>
                <w:rFonts w:ascii="Consolas" w:hAnsi="Consolas"/>
                <w:szCs w:val="20"/>
              </w:rPr>
            </w:pPr>
          </w:p>
        </w:tc>
      </w:tr>
      <w:tr w:rsidR="00C8129E" w:rsidRPr="00C2756A" w14:paraId="74B79085" w14:textId="77777777" w:rsidTr="00A23D18">
        <w:trPr>
          <w:trHeight w:val="288"/>
        </w:trPr>
        <w:tc>
          <w:tcPr>
            <w:tcW w:w="891" w:type="pct"/>
            <w:vMerge w:val="restart"/>
            <w:tcBorders>
              <w:top w:val="single" w:sz="8" w:space="0" w:color="auto"/>
              <w:left w:val="single" w:sz="8" w:space="0" w:color="auto"/>
              <w:bottom w:val="single" w:sz="8" w:space="0" w:color="000000"/>
              <w:right w:val="single" w:sz="8" w:space="0" w:color="auto"/>
            </w:tcBorders>
            <w:shd w:val="clear" w:color="000000" w:fill="00B0F0"/>
            <w:noWrap/>
            <w:vAlign w:val="center"/>
            <w:hideMark/>
          </w:tcPr>
          <w:p w14:paraId="631389D0" w14:textId="77777777" w:rsidR="00C8129E" w:rsidRPr="00C2756A" w:rsidRDefault="00C8129E" w:rsidP="00A23D18">
            <w:pPr>
              <w:jc w:val="center"/>
              <w:rPr>
                <w:rFonts w:ascii="Calibri" w:hAnsi="Calibri" w:cs="Calibri"/>
                <w:b/>
                <w:bCs/>
                <w:color w:val="FFFFFF"/>
                <w:szCs w:val="20"/>
              </w:rPr>
            </w:pPr>
            <w:r w:rsidRPr="00C2756A">
              <w:rPr>
                <w:rFonts w:ascii="Calibri" w:hAnsi="Calibri" w:cs="Calibri"/>
                <w:b/>
                <w:bCs/>
                <w:color w:val="FFFFFF"/>
                <w:szCs w:val="20"/>
              </w:rPr>
              <w:t>SAS Programming</w:t>
            </w:r>
          </w:p>
        </w:tc>
        <w:tc>
          <w:tcPr>
            <w:tcW w:w="4109" w:type="pct"/>
            <w:tcBorders>
              <w:top w:val="single" w:sz="8" w:space="0" w:color="auto"/>
              <w:left w:val="nil"/>
              <w:bottom w:val="nil"/>
              <w:right w:val="single" w:sz="8" w:space="0" w:color="auto"/>
            </w:tcBorders>
            <w:shd w:val="clear" w:color="auto" w:fill="auto"/>
            <w:noWrap/>
            <w:vAlign w:val="bottom"/>
            <w:hideMark/>
          </w:tcPr>
          <w:p w14:paraId="7F9AE7B2" w14:textId="77777777" w:rsidR="00C8129E" w:rsidRPr="008269CD" w:rsidRDefault="00C8129E" w:rsidP="00A23D18">
            <w:pPr>
              <w:rPr>
                <w:rFonts w:ascii="Consolas" w:hAnsi="Consolas" w:cs="Calibri"/>
                <w:color w:val="000000"/>
                <w:szCs w:val="20"/>
              </w:rPr>
            </w:pPr>
            <w:r w:rsidRPr="008269CD">
              <w:rPr>
                <w:rFonts w:ascii="Consolas" w:hAnsi="Consolas" w:cs="Calibri"/>
                <w:b/>
                <w:bCs/>
                <w:color w:val="002060"/>
                <w:szCs w:val="20"/>
              </w:rPr>
              <w:t>PROC GLMSELECT</w:t>
            </w:r>
            <w:r w:rsidRPr="008269CD">
              <w:rPr>
                <w:rFonts w:ascii="Consolas" w:hAnsi="Consolas" w:cs="Calibri"/>
                <w:color w:val="000000"/>
                <w:szCs w:val="20"/>
              </w:rPr>
              <w:t xml:space="preserve"> </w:t>
            </w:r>
            <w:r w:rsidRPr="008269CD">
              <w:rPr>
                <w:rFonts w:ascii="Consolas" w:hAnsi="Consolas" w:cs="Calibri"/>
                <w:b/>
                <w:bCs/>
                <w:color w:val="0070C0"/>
                <w:szCs w:val="20"/>
              </w:rPr>
              <w:t>DATA</w:t>
            </w:r>
            <w:r w:rsidRPr="008269CD">
              <w:rPr>
                <w:rFonts w:ascii="Consolas" w:hAnsi="Consolas" w:cs="Calibri"/>
                <w:color w:val="000000"/>
                <w:szCs w:val="20"/>
              </w:rPr>
              <w:t>=</w:t>
            </w:r>
            <w:proofErr w:type="spellStart"/>
            <w:r w:rsidRPr="008269CD">
              <w:rPr>
                <w:rFonts w:ascii="Consolas" w:hAnsi="Consolas" w:cs="Calibri"/>
                <w:color w:val="000000"/>
                <w:szCs w:val="20"/>
              </w:rPr>
              <w:t>loan_data</w:t>
            </w:r>
            <w:proofErr w:type="spellEnd"/>
            <w:r w:rsidRPr="008269CD">
              <w:rPr>
                <w:rFonts w:ascii="Consolas" w:hAnsi="Consolas" w:cs="Calibri"/>
                <w:color w:val="000000"/>
                <w:szCs w:val="20"/>
              </w:rPr>
              <w:t xml:space="preserve"> </w:t>
            </w:r>
            <w:r w:rsidRPr="008269CD">
              <w:rPr>
                <w:rFonts w:ascii="Consolas" w:hAnsi="Consolas" w:cs="Calibri"/>
                <w:b/>
                <w:bCs/>
                <w:color w:val="0070C0"/>
                <w:szCs w:val="20"/>
              </w:rPr>
              <w:t>OUTDESIGN</w:t>
            </w:r>
            <w:r w:rsidRPr="008269CD">
              <w:rPr>
                <w:rFonts w:ascii="Consolas" w:hAnsi="Consolas" w:cs="Calibri"/>
                <w:color w:val="000000"/>
                <w:szCs w:val="20"/>
              </w:rPr>
              <w:t>=design;</w:t>
            </w:r>
          </w:p>
        </w:tc>
      </w:tr>
      <w:tr w:rsidR="00C8129E" w:rsidRPr="00C2756A" w14:paraId="4B7538D3"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41303E12" w14:textId="77777777" w:rsidR="00C8129E" w:rsidRPr="00C2756A"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72CA06D6" w14:textId="77777777" w:rsidR="00C8129E" w:rsidRPr="008269CD" w:rsidRDefault="00C8129E" w:rsidP="00A23D18">
            <w:pPr>
              <w:rPr>
                <w:rFonts w:ascii="Consolas" w:hAnsi="Consolas" w:cs="Calibri"/>
                <w:color w:val="000000"/>
                <w:szCs w:val="20"/>
              </w:rPr>
            </w:pPr>
            <w:r w:rsidRPr="008269CD">
              <w:rPr>
                <w:rFonts w:ascii="Consolas" w:hAnsi="Consolas" w:cs="Calibri"/>
                <w:color w:val="000000"/>
                <w:szCs w:val="20"/>
              </w:rPr>
              <w:t xml:space="preserve">  </w:t>
            </w:r>
            <w:r w:rsidRPr="008269CD">
              <w:rPr>
                <w:rFonts w:ascii="Consolas" w:hAnsi="Consolas" w:cs="Calibri"/>
                <w:b/>
                <w:bCs/>
                <w:color w:val="0070C0"/>
                <w:szCs w:val="20"/>
              </w:rPr>
              <w:t>CLASS</w:t>
            </w:r>
            <w:r w:rsidRPr="008269CD">
              <w:rPr>
                <w:rFonts w:ascii="Consolas" w:hAnsi="Consolas" w:cs="Calibri"/>
                <w:color w:val="000000"/>
                <w:szCs w:val="20"/>
              </w:rPr>
              <w:t xml:space="preserve"> </w:t>
            </w:r>
            <w:proofErr w:type="spellStart"/>
            <w:r w:rsidRPr="008269CD">
              <w:rPr>
                <w:rFonts w:ascii="Consolas" w:hAnsi="Consolas" w:cs="Calibri"/>
                <w:color w:val="000000"/>
                <w:szCs w:val="20"/>
              </w:rPr>
              <w:t>home_ownership</w:t>
            </w:r>
            <w:proofErr w:type="spellEnd"/>
            <w:r w:rsidRPr="008269CD">
              <w:rPr>
                <w:rFonts w:ascii="Consolas" w:hAnsi="Consolas" w:cs="Calibri"/>
                <w:color w:val="000000"/>
                <w:szCs w:val="20"/>
              </w:rPr>
              <w:t>;</w:t>
            </w:r>
          </w:p>
        </w:tc>
      </w:tr>
      <w:tr w:rsidR="00C8129E" w:rsidRPr="00C2756A" w14:paraId="3C90C837"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6B11E4DF" w14:textId="77777777" w:rsidR="00C8129E" w:rsidRPr="00C2756A"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28862045" w14:textId="77777777" w:rsidR="00C8129E" w:rsidRPr="008269CD" w:rsidRDefault="00C8129E" w:rsidP="00A23D18">
            <w:pPr>
              <w:rPr>
                <w:rFonts w:ascii="Consolas" w:hAnsi="Consolas" w:cs="Calibri"/>
                <w:color w:val="000000"/>
                <w:szCs w:val="20"/>
              </w:rPr>
            </w:pPr>
            <w:r w:rsidRPr="008269CD">
              <w:rPr>
                <w:rFonts w:ascii="Consolas" w:hAnsi="Consolas" w:cs="Calibri"/>
                <w:color w:val="000000"/>
                <w:szCs w:val="20"/>
              </w:rPr>
              <w:t xml:space="preserve">  </w:t>
            </w:r>
            <w:r w:rsidRPr="008269CD">
              <w:rPr>
                <w:rFonts w:ascii="Consolas" w:hAnsi="Consolas" w:cs="Calibri"/>
                <w:b/>
                <w:bCs/>
                <w:color w:val="0070C0"/>
                <w:szCs w:val="20"/>
              </w:rPr>
              <w:t>MODEL</w:t>
            </w:r>
            <w:r w:rsidRPr="008269CD">
              <w:rPr>
                <w:rFonts w:ascii="Consolas" w:hAnsi="Consolas" w:cs="Calibri"/>
                <w:color w:val="000000"/>
                <w:szCs w:val="20"/>
              </w:rPr>
              <w:t xml:space="preserve"> bad = </w:t>
            </w:r>
            <w:proofErr w:type="spellStart"/>
            <w:r w:rsidRPr="008269CD">
              <w:rPr>
                <w:rFonts w:ascii="Consolas" w:hAnsi="Consolas" w:cs="Calibri"/>
                <w:color w:val="000000"/>
                <w:szCs w:val="20"/>
              </w:rPr>
              <w:t>home_ownership</w:t>
            </w:r>
            <w:proofErr w:type="spellEnd"/>
            <w:r w:rsidRPr="008269CD">
              <w:rPr>
                <w:rFonts w:ascii="Consolas" w:hAnsi="Consolas" w:cs="Calibri"/>
                <w:color w:val="000000"/>
                <w:szCs w:val="20"/>
              </w:rPr>
              <w:t xml:space="preserve"> / </w:t>
            </w:r>
            <w:r w:rsidRPr="008269CD">
              <w:rPr>
                <w:rFonts w:ascii="Consolas" w:hAnsi="Consolas" w:cs="Calibri"/>
                <w:b/>
                <w:bCs/>
                <w:color w:val="0070C0"/>
                <w:szCs w:val="20"/>
              </w:rPr>
              <w:t>SELECTION</w:t>
            </w:r>
            <w:r w:rsidRPr="008269CD">
              <w:rPr>
                <w:rFonts w:ascii="Consolas" w:hAnsi="Consolas" w:cs="Calibri"/>
                <w:color w:val="000000"/>
                <w:szCs w:val="20"/>
              </w:rPr>
              <w:t>=STEPWISE;</w:t>
            </w:r>
          </w:p>
        </w:tc>
      </w:tr>
      <w:tr w:rsidR="00C8129E" w:rsidRPr="00C2756A" w14:paraId="38DA389C" w14:textId="77777777" w:rsidTr="00A23D18">
        <w:trPr>
          <w:trHeight w:val="300"/>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195DB4F5" w14:textId="77777777" w:rsidR="00C8129E" w:rsidRPr="00C2756A" w:rsidRDefault="00C8129E" w:rsidP="00A23D18">
            <w:pPr>
              <w:rPr>
                <w:rFonts w:ascii="Calibri" w:hAnsi="Calibri" w:cs="Calibri"/>
                <w:b/>
                <w:bCs/>
                <w:color w:val="FFFFFF"/>
                <w:szCs w:val="20"/>
              </w:rPr>
            </w:pPr>
          </w:p>
        </w:tc>
        <w:tc>
          <w:tcPr>
            <w:tcW w:w="4109" w:type="pct"/>
            <w:tcBorders>
              <w:top w:val="nil"/>
              <w:left w:val="nil"/>
              <w:bottom w:val="single" w:sz="8" w:space="0" w:color="auto"/>
              <w:right w:val="single" w:sz="8" w:space="0" w:color="auto"/>
            </w:tcBorders>
            <w:shd w:val="clear" w:color="auto" w:fill="auto"/>
            <w:noWrap/>
            <w:vAlign w:val="bottom"/>
            <w:hideMark/>
          </w:tcPr>
          <w:p w14:paraId="3AF3DFB7" w14:textId="77777777" w:rsidR="00C8129E" w:rsidRPr="008269CD" w:rsidRDefault="00C8129E" w:rsidP="00A23D18">
            <w:pPr>
              <w:rPr>
                <w:rFonts w:ascii="Consolas" w:hAnsi="Consolas" w:cs="Calibri"/>
                <w:color w:val="000000"/>
                <w:szCs w:val="20"/>
              </w:rPr>
            </w:pPr>
            <w:r w:rsidRPr="008269CD">
              <w:rPr>
                <w:rFonts w:ascii="Consolas" w:hAnsi="Consolas" w:cs="Calibri"/>
                <w:b/>
                <w:bCs/>
                <w:color w:val="002060"/>
                <w:szCs w:val="20"/>
              </w:rPr>
              <w:t>RUN</w:t>
            </w:r>
            <w:r w:rsidRPr="008269CD">
              <w:rPr>
                <w:rFonts w:ascii="Consolas" w:hAnsi="Consolas" w:cs="Calibri"/>
                <w:color w:val="000000"/>
                <w:szCs w:val="20"/>
              </w:rPr>
              <w:t>;</w:t>
            </w:r>
          </w:p>
        </w:tc>
      </w:tr>
    </w:tbl>
    <w:p w14:paraId="26BA9D4D" w14:textId="77777777" w:rsidR="00C8129E" w:rsidRDefault="00C8129E" w:rsidP="00C8129E">
      <w:pPr>
        <w:pStyle w:val="ABodyCopy"/>
        <w:ind w:left="0"/>
        <w:rPr>
          <w:rFonts w:asciiTheme="minorHAnsi" w:hAnsiTheme="minorHAnsi"/>
          <w:noProof/>
          <w:sz w:val="22"/>
          <w:szCs w:val="22"/>
        </w:rPr>
      </w:pPr>
    </w:p>
    <w:p w14:paraId="60316AA3" w14:textId="77777777" w:rsidR="00C8129E" w:rsidRDefault="00C8129E" w:rsidP="00C8129E">
      <w:pPr>
        <w:pStyle w:val="ABodyCopy"/>
        <w:ind w:left="0"/>
        <w:rPr>
          <w:rFonts w:asciiTheme="minorHAnsi" w:hAnsiTheme="minorHAnsi"/>
          <w:noProof/>
          <w:sz w:val="22"/>
          <w:szCs w:val="22"/>
        </w:rPr>
      </w:pPr>
      <w:r>
        <w:rPr>
          <w:rFonts w:asciiTheme="minorHAnsi" w:hAnsiTheme="minorHAnsi"/>
          <w:noProof/>
          <w:sz w:val="22"/>
          <w:szCs w:val="22"/>
        </w:rPr>
        <w:t xml:space="preserve">Remember that it is important to know how many levels there are for each of your categorical variables. If you have a variable encoded as a character variable that has hundreds of levels, such as “job category” or “zip code,” then this will result in a large number of dummy variables, which can lead to issues with high cardinality.  </w:t>
      </w:r>
    </w:p>
    <w:p w14:paraId="62D4DCFC" w14:textId="77777777" w:rsidR="00C8129E" w:rsidRPr="00C2756A" w:rsidRDefault="00C8129E" w:rsidP="00C8129E">
      <w:pPr>
        <w:rPr>
          <w:rFonts w:asciiTheme="minorHAnsi" w:hAnsiTheme="minorHAnsi" w:cstheme="minorHAnsi"/>
          <w:sz w:val="22"/>
          <w:szCs w:val="22"/>
        </w:rPr>
      </w:pPr>
      <w:r w:rsidRPr="00C2756A">
        <w:rPr>
          <w:rFonts w:asciiTheme="minorHAnsi" w:hAnsiTheme="minorHAnsi" w:cstheme="minorHAnsi"/>
          <w:sz w:val="22"/>
          <w:szCs w:val="22"/>
        </w:rPr>
        <w:t>High cardinality refers to a categorical variable with a large number of distinct values or categories. Here are four chief concerns related to high cardinality:</w:t>
      </w:r>
    </w:p>
    <w:p w14:paraId="1B2E8D5C" w14:textId="77777777" w:rsidR="00C8129E" w:rsidRPr="00C2756A" w:rsidRDefault="00C8129E" w:rsidP="00C8129E">
      <w:pPr>
        <w:rPr>
          <w:rFonts w:asciiTheme="minorHAnsi" w:hAnsiTheme="minorHAnsi" w:cstheme="minorHAnsi"/>
          <w:sz w:val="22"/>
          <w:szCs w:val="22"/>
        </w:rPr>
      </w:pPr>
    </w:p>
    <w:p w14:paraId="63F1C5C8" w14:textId="77777777" w:rsidR="00C8129E" w:rsidRPr="00C2756A" w:rsidRDefault="00C8129E" w:rsidP="00145AC7">
      <w:pPr>
        <w:pStyle w:val="ListParagraph"/>
        <w:numPr>
          <w:ilvl w:val="0"/>
          <w:numId w:val="49"/>
        </w:numPr>
        <w:rPr>
          <w:rFonts w:asciiTheme="minorHAnsi" w:hAnsiTheme="minorHAnsi" w:cstheme="minorHAnsi"/>
          <w:sz w:val="22"/>
          <w:szCs w:val="22"/>
        </w:rPr>
      </w:pPr>
      <w:r w:rsidRPr="00C2756A">
        <w:rPr>
          <w:rFonts w:asciiTheme="minorHAnsi" w:hAnsiTheme="minorHAnsi" w:cstheme="minorHAnsi"/>
          <w:b/>
          <w:sz w:val="22"/>
          <w:szCs w:val="22"/>
        </w:rPr>
        <w:t>Increased dimensionality:</w:t>
      </w:r>
      <w:r w:rsidRPr="00C2756A">
        <w:rPr>
          <w:rFonts w:asciiTheme="minorHAnsi" w:hAnsiTheme="minorHAnsi" w:cstheme="minorHAnsi"/>
          <w:sz w:val="22"/>
          <w:szCs w:val="22"/>
        </w:rPr>
        <w:t xml:space="preserve"> High cardinality variables can significantly increase the dimensionality of the </w:t>
      </w:r>
      <w:r>
        <w:rPr>
          <w:rFonts w:asciiTheme="minorHAnsi" w:hAnsiTheme="minorHAnsi" w:cstheme="minorHAnsi"/>
          <w:sz w:val="22"/>
          <w:szCs w:val="22"/>
        </w:rPr>
        <w:t>data set</w:t>
      </w:r>
      <w:r w:rsidRPr="00C2756A">
        <w:rPr>
          <w:rFonts w:asciiTheme="minorHAnsi" w:hAnsiTheme="minorHAnsi" w:cstheme="minorHAnsi"/>
          <w:sz w:val="22"/>
          <w:szCs w:val="22"/>
        </w:rPr>
        <w:t xml:space="preserve">. Each distinct category becomes a separate feature or dummy variable, leading to </w:t>
      </w:r>
      <w:r>
        <w:rPr>
          <w:rFonts w:asciiTheme="minorHAnsi" w:hAnsiTheme="minorHAnsi" w:cstheme="minorHAnsi"/>
          <w:sz w:val="22"/>
          <w:szCs w:val="22"/>
        </w:rPr>
        <w:t>more</w:t>
      </w:r>
      <w:r w:rsidRPr="00C2756A">
        <w:rPr>
          <w:rFonts w:asciiTheme="minorHAnsi" w:hAnsiTheme="minorHAnsi" w:cstheme="minorHAnsi"/>
          <w:sz w:val="22"/>
          <w:szCs w:val="22"/>
        </w:rPr>
        <w:t xml:space="preserve"> input features. This can impact the efficiency and computational complexity of modeling algorithms.</w:t>
      </w:r>
    </w:p>
    <w:p w14:paraId="4D3D6ECF" w14:textId="77777777" w:rsidR="00C8129E" w:rsidRPr="00C2756A" w:rsidRDefault="00C8129E" w:rsidP="00C8129E">
      <w:pPr>
        <w:rPr>
          <w:rFonts w:asciiTheme="minorHAnsi" w:hAnsiTheme="minorHAnsi" w:cstheme="minorHAnsi"/>
          <w:sz w:val="22"/>
          <w:szCs w:val="22"/>
        </w:rPr>
      </w:pPr>
    </w:p>
    <w:p w14:paraId="48D0DD48" w14:textId="77777777" w:rsidR="00C8129E" w:rsidRPr="00C2756A" w:rsidRDefault="00C8129E" w:rsidP="00145AC7">
      <w:pPr>
        <w:pStyle w:val="ListParagraph"/>
        <w:numPr>
          <w:ilvl w:val="0"/>
          <w:numId w:val="49"/>
        </w:numPr>
        <w:rPr>
          <w:rFonts w:asciiTheme="minorHAnsi" w:hAnsiTheme="minorHAnsi" w:cstheme="minorHAnsi"/>
          <w:sz w:val="22"/>
          <w:szCs w:val="22"/>
        </w:rPr>
      </w:pPr>
      <w:r w:rsidRPr="00C2756A">
        <w:rPr>
          <w:rFonts w:asciiTheme="minorHAnsi" w:hAnsiTheme="minorHAnsi" w:cstheme="minorHAnsi"/>
          <w:b/>
          <w:sz w:val="22"/>
          <w:szCs w:val="22"/>
        </w:rPr>
        <w:lastRenderedPageBreak/>
        <w:t>Sparse data:</w:t>
      </w:r>
      <w:r w:rsidRPr="00C2756A">
        <w:rPr>
          <w:rFonts w:asciiTheme="minorHAnsi" w:hAnsiTheme="minorHAnsi" w:cstheme="minorHAnsi"/>
          <w:sz w:val="22"/>
          <w:szCs w:val="22"/>
        </w:rPr>
        <w:t xml:space="preserve"> When dealing with high cardinality variables, some categories may have very few observations or occur infrequently in the </w:t>
      </w:r>
      <w:r>
        <w:rPr>
          <w:rFonts w:asciiTheme="minorHAnsi" w:hAnsiTheme="minorHAnsi" w:cstheme="minorHAnsi"/>
          <w:sz w:val="22"/>
          <w:szCs w:val="22"/>
        </w:rPr>
        <w:t>data set</w:t>
      </w:r>
      <w:r w:rsidRPr="00C2756A">
        <w:rPr>
          <w:rFonts w:asciiTheme="minorHAnsi" w:hAnsiTheme="minorHAnsi" w:cstheme="minorHAnsi"/>
          <w:sz w:val="22"/>
          <w:szCs w:val="22"/>
        </w:rPr>
        <w:t>. This leads to sparse data, where many dummy variables have a low frequency of occurrence. Sparse data can pose challenges for certain modeling techniques that assume a sufficient number of observations in each category.</w:t>
      </w:r>
    </w:p>
    <w:p w14:paraId="0FC5E415" w14:textId="77777777" w:rsidR="00C8129E" w:rsidRPr="00C2756A" w:rsidRDefault="00C8129E" w:rsidP="00C8129E">
      <w:pPr>
        <w:rPr>
          <w:rFonts w:asciiTheme="minorHAnsi" w:hAnsiTheme="minorHAnsi" w:cstheme="minorHAnsi"/>
          <w:sz w:val="22"/>
          <w:szCs w:val="22"/>
        </w:rPr>
      </w:pPr>
    </w:p>
    <w:p w14:paraId="35CBB3B3" w14:textId="77777777" w:rsidR="00C8129E" w:rsidRPr="00C2756A" w:rsidRDefault="00C8129E" w:rsidP="00145AC7">
      <w:pPr>
        <w:pStyle w:val="ListParagraph"/>
        <w:numPr>
          <w:ilvl w:val="0"/>
          <w:numId w:val="49"/>
        </w:numPr>
        <w:rPr>
          <w:rFonts w:asciiTheme="minorHAnsi" w:hAnsiTheme="minorHAnsi" w:cstheme="minorHAnsi"/>
          <w:sz w:val="22"/>
          <w:szCs w:val="22"/>
        </w:rPr>
      </w:pPr>
      <w:r w:rsidRPr="00C2756A">
        <w:rPr>
          <w:rFonts w:asciiTheme="minorHAnsi" w:hAnsiTheme="minorHAnsi" w:cstheme="minorHAnsi"/>
          <w:b/>
          <w:sz w:val="22"/>
          <w:szCs w:val="22"/>
        </w:rPr>
        <w:t>Model overfitting:</w:t>
      </w:r>
      <w:r w:rsidRPr="00C2756A">
        <w:rPr>
          <w:rFonts w:asciiTheme="minorHAnsi" w:hAnsiTheme="minorHAnsi" w:cstheme="minorHAnsi"/>
          <w:sz w:val="22"/>
          <w:szCs w:val="22"/>
        </w:rPr>
        <w:t xml:space="preserve"> High cardinality variables can cause overfitting, especially if the number of observations is limited. </w:t>
      </w:r>
      <w:r>
        <w:rPr>
          <w:rFonts w:asciiTheme="minorHAnsi" w:hAnsiTheme="minorHAnsi" w:cstheme="minorHAnsi"/>
          <w:sz w:val="22"/>
          <w:szCs w:val="22"/>
        </w:rPr>
        <w:t>Instead of generalizing well to unseen data, the model may learn patterns specific to each category, including noise or random fluctuations</w:t>
      </w:r>
      <w:r w:rsidRPr="00C2756A">
        <w:rPr>
          <w:rFonts w:asciiTheme="minorHAnsi" w:hAnsiTheme="minorHAnsi" w:cstheme="minorHAnsi"/>
          <w:sz w:val="22"/>
          <w:szCs w:val="22"/>
        </w:rPr>
        <w:t xml:space="preserve">. Overfitting can lead to poor model performance and </w:t>
      </w:r>
      <w:r>
        <w:rPr>
          <w:rFonts w:asciiTheme="minorHAnsi" w:hAnsiTheme="minorHAnsi" w:cstheme="minorHAnsi"/>
          <w:sz w:val="22"/>
          <w:szCs w:val="22"/>
        </w:rPr>
        <w:t xml:space="preserve">a </w:t>
      </w:r>
      <w:r w:rsidRPr="00C2756A">
        <w:rPr>
          <w:rFonts w:asciiTheme="minorHAnsi" w:hAnsiTheme="minorHAnsi" w:cstheme="minorHAnsi"/>
          <w:sz w:val="22"/>
          <w:szCs w:val="22"/>
        </w:rPr>
        <w:t>lack of generalization ability.</w:t>
      </w:r>
    </w:p>
    <w:p w14:paraId="62B9AB19" w14:textId="77777777" w:rsidR="00C8129E" w:rsidRPr="00C2756A" w:rsidRDefault="00C8129E" w:rsidP="00C8129E">
      <w:pPr>
        <w:rPr>
          <w:rFonts w:asciiTheme="minorHAnsi" w:hAnsiTheme="minorHAnsi" w:cstheme="minorHAnsi"/>
          <w:sz w:val="22"/>
          <w:szCs w:val="22"/>
        </w:rPr>
      </w:pPr>
    </w:p>
    <w:p w14:paraId="07E5CC75" w14:textId="77777777" w:rsidR="00C8129E" w:rsidRPr="00C2756A" w:rsidRDefault="00C8129E" w:rsidP="00145AC7">
      <w:pPr>
        <w:pStyle w:val="ListParagraph"/>
        <w:numPr>
          <w:ilvl w:val="0"/>
          <w:numId w:val="49"/>
        </w:numPr>
        <w:rPr>
          <w:rFonts w:asciiTheme="minorHAnsi" w:hAnsiTheme="minorHAnsi" w:cstheme="minorHAnsi"/>
          <w:sz w:val="22"/>
          <w:szCs w:val="22"/>
        </w:rPr>
      </w:pPr>
      <w:r w:rsidRPr="00C2756A">
        <w:rPr>
          <w:rFonts w:asciiTheme="minorHAnsi" w:hAnsiTheme="minorHAnsi" w:cstheme="minorHAnsi"/>
          <w:b/>
          <w:sz w:val="22"/>
          <w:szCs w:val="22"/>
        </w:rPr>
        <w:t>Interpretability and feature importance:</w:t>
      </w:r>
      <w:r w:rsidRPr="00C2756A">
        <w:rPr>
          <w:rFonts w:asciiTheme="minorHAnsi" w:hAnsiTheme="minorHAnsi" w:cstheme="minorHAnsi"/>
          <w:sz w:val="22"/>
          <w:szCs w:val="22"/>
        </w:rPr>
        <w:t xml:space="preserve"> Interpreting the impact of high cardinality variables on the model's predictions becomes challenging. With numerous dummy variables, understanding the individual contribution of each category to the model's output becomes less straightforward. </w:t>
      </w:r>
      <w:r>
        <w:rPr>
          <w:rFonts w:asciiTheme="minorHAnsi" w:hAnsiTheme="minorHAnsi" w:cstheme="minorHAnsi"/>
          <w:sz w:val="22"/>
          <w:szCs w:val="22"/>
        </w:rPr>
        <w:t>Identifying and interpreting the most influential categories or extracting meaningful insights from the model may be difficult</w:t>
      </w:r>
      <w:r w:rsidRPr="00C2756A">
        <w:rPr>
          <w:rFonts w:asciiTheme="minorHAnsi" w:hAnsiTheme="minorHAnsi" w:cstheme="minorHAnsi"/>
          <w:sz w:val="22"/>
          <w:szCs w:val="22"/>
        </w:rPr>
        <w:t>.</w:t>
      </w:r>
    </w:p>
    <w:p w14:paraId="15E146F9" w14:textId="77777777" w:rsidR="00C8129E" w:rsidRPr="00C2756A" w:rsidRDefault="00C8129E" w:rsidP="00C8129E">
      <w:pPr>
        <w:rPr>
          <w:rFonts w:asciiTheme="minorHAnsi" w:hAnsiTheme="minorHAnsi" w:cstheme="minorHAnsi"/>
          <w:sz w:val="22"/>
          <w:szCs w:val="22"/>
        </w:rPr>
      </w:pPr>
    </w:p>
    <w:p w14:paraId="7E6C8735" w14:textId="77777777" w:rsidR="00C8129E" w:rsidRPr="00C2756A" w:rsidRDefault="00C8129E" w:rsidP="00C8129E">
      <w:pPr>
        <w:rPr>
          <w:rFonts w:asciiTheme="minorHAnsi" w:hAnsiTheme="minorHAnsi" w:cstheme="minorHAnsi"/>
          <w:sz w:val="22"/>
          <w:szCs w:val="22"/>
        </w:rPr>
      </w:pPr>
      <w:r w:rsidRPr="00C2756A">
        <w:rPr>
          <w:rFonts w:asciiTheme="minorHAnsi" w:hAnsiTheme="minorHAnsi" w:cstheme="minorHAnsi"/>
          <w:sz w:val="22"/>
          <w:szCs w:val="22"/>
        </w:rPr>
        <w:t>Managing high cardinality variables requires careful consideration and preprocessing techniques to address these concerns. Some approaches include dimensionality reduction techniques, feature selection methods, or grouping categories based on domain knowledge or statistical criteria.</w:t>
      </w:r>
    </w:p>
    <w:p w14:paraId="248C0AC5" w14:textId="77777777" w:rsidR="00C8129E" w:rsidRDefault="00C8129E" w:rsidP="00C8129E">
      <w:pPr>
        <w:pStyle w:val="ABodyCopy"/>
        <w:ind w:left="0"/>
        <w:rPr>
          <w:rFonts w:asciiTheme="minorHAnsi" w:hAnsiTheme="minorHAnsi"/>
          <w:noProof/>
          <w:sz w:val="22"/>
          <w:szCs w:val="22"/>
        </w:rPr>
      </w:pPr>
    </w:p>
    <w:p w14:paraId="2B85EDA0" w14:textId="77777777" w:rsidR="00C8129E" w:rsidRDefault="00C8129E" w:rsidP="00C8129E">
      <w:pPr>
        <w:pStyle w:val="Heading3"/>
        <w:ind w:left="0"/>
        <w:rPr>
          <w:noProof/>
        </w:rPr>
      </w:pPr>
      <w:bookmarkStart w:id="58" w:name="_Toc174889568"/>
      <w:r w:rsidRPr="00C07CC3">
        <w:t>Feature Interaction</w:t>
      </w:r>
      <w:bookmarkEnd w:id="58"/>
    </w:p>
    <w:p w14:paraId="4BF9E698" w14:textId="77777777" w:rsidR="00C8129E" w:rsidRDefault="00C8129E" w:rsidP="00C8129E">
      <w:pPr>
        <w:rPr>
          <w:rFonts w:asciiTheme="minorHAnsi" w:hAnsiTheme="minorHAnsi" w:cstheme="minorHAnsi"/>
          <w:sz w:val="22"/>
          <w:szCs w:val="22"/>
        </w:rPr>
      </w:pPr>
    </w:p>
    <w:p w14:paraId="4D103C65" w14:textId="77777777" w:rsidR="00C8129E" w:rsidRPr="00833F04" w:rsidRDefault="00C8129E" w:rsidP="00C8129E">
      <w:pPr>
        <w:rPr>
          <w:rFonts w:asciiTheme="minorHAnsi" w:hAnsiTheme="minorHAnsi" w:cstheme="minorHAnsi"/>
          <w:sz w:val="22"/>
          <w:szCs w:val="22"/>
        </w:rPr>
      </w:pPr>
      <w:r w:rsidRPr="00833F04">
        <w:rPr>
          <w:rFonts w:asciiTheme="minorHAnsi" w:hAnsiTheme="minorHAnsi" w:cstheme="minorHAnsi"/>
          <w:sz w:val="22"/>
          <w:szCs w:val="22"/>
        </w:rPr>
        <w:t xml:space="preserve">Feature interaction refers to the phenomenon where the combined effect of two or more features in a machine learning model </w:t>
      </w:r>
      <w:r>
        <w:rPr>
          <w:rFonts w:asciiTheme="minorHAnsi" w:hAnsiTheme="minorHAnsi" w:cstheme="minorHAnsi"/>
          <w:sz w:val="22"/>
          <w:szCs w:val="22"/>
        </w:rPr>
        <w:t>significantly impacts the target variable. It recognizes that the relationship between features and the target variable may not be linear or independent but can be influenced by their interactions</w:t>
      </w:r>
      <w:r w:rsidRPr="00833F04">
        <w:rPr>
          <w:rFonts w:asciiTheme="minorHAnsi" w:hAnsiTheme="minorHAnsi" w:cstheme="minorHAnsi"/>
          <w:sz w:val="22"/>
          <w:szCs w:val="22"/>
        </w:rPr>
        <w:t>. By capturing these interactions, we can improve the model's predictive power and gain deeper insights into the data.</w:t>
      </w:r>
    </w:p>
    <w:p w14:paraId="02E9CD1B" w14:textId="77777777" w:rsidR="00C8129E" w:rsidRPr="00833F04" w:rsidRDefault="00C8129E" w:rsidP="00C8129E">
      <w:pPr>
        <w:rPr>
          <w:rFonts w:asciiTheme="minorHAnsi" w:hAnsiTheme="minorHAnsi" w:cstheme="minorHAnsi"/>
          <w:sz w:val="22"/>
          <w:szCs w:val="22"/>
        </w:rPr>
      </w:pPr>
    </w:p>
    <w:p w14:paraId="5E6E3330" w14:textId="77777777" w:rsidR="00C8129E" w:rsidRPr="00833F04" w:rsidRDefault="00C8129E" w:rsidP="00C8129E">
      <w:pPr>
        <w:rPr>
          <w:rFonts w:asciiTheme="minorHAnsi" w:hAnsiTheme="minorHAnsi" w:cstheme="minorHAnsi"/>
          <w:sz w:val="22"/>
          <w:szCs w:val="22"/>
        </w:rPr>
      </w:pPr>
      <w:r w:rsidRPr="00833F04">
        <w:rPr>
          <w:rFonts w:asciiTheme="minorHAnsi" w:hAnsiTheme="minorHAnsi" w:cstheme="minorHAnsi"/>
          <w:sz w:val="22"/>
          <w:szCs w:val="22"/>
        </w:rPr>
        <w:t>Here are four major topics related to feature interaction in machine learning:</w:t>
      </w:r>
    </w:p>
    <w:p w14:paraId="44AEA2FD" w14:textId="77777777" w:rsidR="00C8129E" w:rsidRPr="00833F04" w:rsidRDefault="00C8129E" w:rsidP="00C8129E">
      <w:pPr>
        <w:rPr>
          <w:rFonts w:asciiTheme="minorHAnsi" w:hAnsiTheme="minorHAnsi" w:cstheme="minorHAnsi"/>
          <w:sz w:val="22"/>
          <w:szCs w:val="22"/>
        </w:rPr>
      </w:pPr>
    </w:p>
    <w:p w14:paraId="7AAF99A0" w14:textId="77777777" w:rsidR="00C8129E" w:rsidRPr="009207E6" w:rsidRDefault="00C8129E" w:rsidP="00145AC7">
      <w:pPr>
        <w:pStyle w:val="ListParagraph"/>
        <w:numPr>
          <w:ilvl w:val="0"/>
          <w:numId w:val="50"/>
        </w:numPr>
        <w:rPr>
          <w:rFonts w:asciiTheme="minorHAnsi" w:hAnsiTheme="minorHAnsi" w:cstheme="minorHAnsi"/>
          <w:sz w:val="22"/>
          <w:szCs w:val="22"/>
        </w:rPr>
      </w:pPr>
      <w:r w:rsidRPr="009207E6">
        <w:rPr>
          <w:rFonts w:asciiTheme="minorHAnsi" w:hAnsiTheme="minorHAnsi" w:cstheme="minorHAnsi"/>
          <w:b/>
          <w:sz w:val="22"/>
          <w:szCs w:val="22"/>
        </w:rPr>
        <w:t>Polynomial Features:</w:t>
      </w:r>
      <w:r w:rsidRPr="009207E6">
        <w:rPr>
          <w:rFonts w:asciiTheme="minorHAnsi" w:hAnsiTheme="minorHAnsi" w:cstheme="minorHAnsi"/>
          <w:sz w:val="22"/>
          <w:szCs w:val="22"/>
        </w:rPr>
        <w:t xml:space="preserve"> Creating polynomial features involves generating new features by taking powers and interactions of existing features. This allows the model to capture non-linear relationships between the features and the target </w:t>
      </w:r>
      <w:r w:rsidRPr="009207E6">
        <w:rPr>
          <w:rFonts w:asciiTheme="minorHAnsi" w:hAnsiTheme="minorHAnsi" w:cstheme="minorHAnsi"/>
          <w:sz w:val="22"/>
          <w:szCs w:val="22"/>
        </w:rPr>
        <w:lastRenderedPageBreak/>
        <w:t xml:space="preserve">variable. Polynomials can uncover complex patterns and provide a more flexible </w:t>
      </w:r>
      <w:r>
        <w:rPr>
          <w:rFonts w:asciiTheme="minorHAnsi" w:hAnsiTheme="minorHAnsi" w:cstheme="minorHAnsi"/>
          <w:sz w:val="22"/>
          <w:szCs w:val="22"/>
        </w:rPr>
        <w:t>data representation</w:t>
      </w:r>
      <w:r w:rsidRPr="009207E6">
        <w:rPr>
          <w:rFonts w:asciiTheme="minorHAnsi" w:hAnsiTheme="minorHAnsi" w:cstheme="minorHAnsi"/>
          <w:sz w:val="22"/>
          <w:szCs w:val="22"/>
        </w:rPr>
        <w:t>.</w:t>
      </w:r>
    </w:p>
    <w:p w14:paraId="3DA58789" w14:textId="77777777" w:rsidR="00C8129E" w:rsidRPr="00833F04" w:rsidRDefault="00C8129E" w:rsidP="00C8129E">
      <w:pPr>
        <w:rPr>
          <w:rFonts w:asciiTheme="minorHAnsi" w:hAnsiTheme="minorHAnsi" w:cstheme="minorHAnsi"/>
          <w:sz w:val="22"/>
          <w:szCs w:val="22"/>
        </w:rPr>
      </w:pPr>
    </w:p>
    <w:p w14:paraId="124D68B7" w14:textId="77777777" w:rsidR="00C8129E" w:rsidRPr="009207E6" w:rsidRDefault="00C8129E" w:rsidP="00145AC7">
      <w:pPr>
        <w:pStyle w:val="ListParagraph"/>
        <w:numPr>
          <w:ilvl w:val="0"/>
          <w:numId w:val="50"/>
        </w:numPr>
        <w:rPr>
          <w:rFonts w:asciiTheme="minorHAnsi" w:hAnsiTheme="minorHAnsi" w:cstheme="minorHAnsi"/>
          <w:sz w:val="22"/>
          <w:szCs w:val="22"/>
        </w:rPr>
      </w:pPr>
      <w:r w:rsidRPr="009207E6">
        <w:rPr>
          <w:rFonts w:asciiTheme="minorHAnsi" w:hAnsiTheme="minorHAnsi" w:cstheme="minorHAnsi"/>
          <w:b/>
          <w:sz w:val="22"/>
          <w:szCs w:val="22"/>
        </w:rPr>
        <w:t>Feature Crosses:</w:t>
      </w:r>
      <w:r w:rsidRPr="009207E6">
        <w:rPr>
          <w:rFonts w:asciiTheme="minorHAnsi" w:hAnsiTheme="minorHAnsi" w:cstheme="minorHAnsi"/>
          <w:sz w:val="22"/>
          <w:szCs w:val="22"/>
        </w:rPr>
        <w:t xml:space="preserve"> Feature crosses </w:t>
      </w:r>
      <w:r>
        <w:rPr>
          <w:rFonts w:asciiTheme="minorHAnsi" w:hAnsiTheme="minorHAnsi" w:cstheme="minorHAnsi"/>
          <w:sz w:val="22"/>
          <w:szCs w:val="22"/>
        </w:rPr>
        <w:t>combine</w:t>
      </w:r>
      <w:r w:rsidRPr="009207E6">
        <w:rPr>
          <w:rFonts w:asciiTheme="minorHAnsi" w:hAnsiTheme="minorHAnsi" w:cstheme="minorHAnsi"/>
          <w:sz w:val="22"/>
          <w:szCs w:val="22"/>
        </w:rPr>
        <w:t xml:space="preserve"> two or more features to create new composite features. This technique is </w:t>
      </w:r>
      <w:r>
        <w:rPr>
          <w:rFonts w:asciiTheme="minorHAnsi" w:hAnsiTheme="minorHAnsi" w:cstheme="minorHAnsi"/>
          <w:sz w:val="22"/>
          <w:szCs w:val="22"/>
        </w:rPr>
        <w:t>beneficial</w:t>
      </w:r>
      <w:r w:rsidRPr="009207E6">
        <w:rPr>
          <w:rFonts w:asciiTheme="minorHAnsi" w:hAnsiTheme="minorHAnsi" w:cstheme="minorHAnsi"/>
          <w:sz w:val="22"/>
          <w:szCs w:val="22"/>
        </w:rPr>
        <w:t xml:space="preserve"> when the interaction between specific features is expected to </w:t>
      </w:r>
      <w:r>
        <w:rPr>
          <w:rFonts w:asciiTheme="minorHAnsi" w:hAnsiTheme="minorHAnsi" w:cstheme="minorHAnsi"/>
          <w:sz w:val="22"/>
          <w:szCs w:val="22"/>
        </w:rPr>
        <w:t>significantly impact</w:t>
      </w:r>
      <w:r w:rsidRPr="009207E6">
        <w:rPr>
          <w:rFonts w:asciiTheme="minorHAnsi" w:hAnsiTheme="minorHAnsi" w:cstheme="minorHAnsi"/>
          <w:sz w:val="22"/>
          <w:szCs w:val="22"/>
        </w:rPr>
        <w:t xml:space="preserve"> the target variable. Feature crosses enable the model to capture synergistic effects that individual features may not represent </w:t>
      </w:r>
      <w:r>
        <w:rPr>
          <w:rFonts w:asciiTheme="minorHAnsi" w:hAnsiTheme="minorHAnsi" w:cstheme="minorHAnsi"/>
          <w:sz w:val="22"/>
          <w:szCs w:val="22"/>
        </w:rPr>
        <w:t>independently</w:t>
      </w:r>
      <w:r w:rsidRPr="009207E6">
        <w:rPr>
          <w:rFonts w:asciiTheme="minorHAnsi" w:hAnsiTheme="minorHAnsi" w:cstheme="minorHAnsi"/>
          <w:sz w:val="22"/>
          <w:szCs w:val="22"/>
        </w:rPr>
        <w:t>.</w:t>
      </w:r>
    </w:p>
    <w:p w14:paraId="3EB6F512" w14:textId="77777777" w:rsidR="00C8129E" w:rsidRPr="00833F04" w:rsidRDefault="00C8129E" w:rsidP="00C8129E">
      <w:pPr>
        <w:rPr>
          <w:rFonts w:asciiTheme="minorHAnsi" w:hAnsiTheme="minorHAnsi" w:cstheme="minorHAnsi"/>
          <w:sz w:val="22"/>
          <w:szCs w:val="22"/>
        </w:rPr>
      </w:pPr>
    </w:p>
    <w:p w14:paraId="0BE47D0C" w14:textId="77777777" w:rsidR="00C8129E" w:rsidRPr="009207E6" w:rsidRDefault="00C8129E" w:rsidP="00145AC7">
      <w:pPr>
        <w:pStyle w:val="ListParagraph"/>
        <w:numPr>
          <w:ilvl w:val="0"/>
          <w:numId w:val="50"/>
        </w:numPr>
        <w:rPr>
          <w:rFonts w:asciiTheme="minorHAnsi" w:hAnsiTheme="minorHAnsi" w:cstheme="minorHAnsi"/>
          <w:sz w:val="22"/>
          <w:szCs w:val="22"/>
        </w:rPr>
      </w:pPr>
      <w:r w:rsidRPr="009207E6">
        <w:rPr>
          <w:rFonts w:asciiTheme="minorHAnsi" w:hAnsiTheme="minorHAnsi" w:cstheme="minorHAnsi"/>
          <w:b/>
          <w:sz w:val="22"/>
          <w:szCs w:val="22"/>
        </w:rPr>
        <w:t>Non-linear Transformations:</w:t>
      </w:r>
      <w:r w:rsidRPr="009207E6">
        <w:rPr>
          <w:rFonts w:asciiTheme="minorHAnsi" w:hAnsiTheme="minorHAnsi" w:cstheme="minorHAnsi"/>
          <w:sz w:val="22"/>
          <w:szCs w:val="22"/>
        </w:rPr>
        <w:t xml:space="preserve"> Non-linear transformations involve applying mathematical functions (e.g., logarithm, exponential, square root) to features to reveal hidden patterns and relationships. These transformations can help uncover non-linear dependencies and enhance the model's ability to capture complex interactions.</w:t>
      </w:r>
    </w:p>
    <w:p w14:paraId="579DF01A" w14:textId="77777777" w:rsidR="00C8129E" w:rsidRPr="00833F04" w:rsidRDefault="00C8129E" w:rsidP="00C8129E">
      <w:pPr>
        <w:rPr>
          <w:rFonts w:asciiTheme="minorHAnsi" w:hAnsiTheme="minorHAnsi" w:cstheme="minorHAnsi"/>
          <w:sz w:val="22"/>
          <w:szCs w:val="22"/>
        </w:rPr>
      </w:pPr>
    </w:p>
    <w:p w14:paraId="6110FEDE" w14:textId="77777777" w:rsidR="00C8129E" w:rsidRPr="009207E6" w:rsidRDefault="00C8129E" w:rsidP="00145AC7">
      <w:pPr>
        <w:pStyle w:val="ListParagraph"/>
        <w:numPr>
          <w:ilvl w:val="0"/>
          <w:numId w:val="50"/>
        </w:numPr>
        <w:rPr>
          <w:rFonts w:asciiTheme="minorHAnsi" w:hAnsiTheme="minorHAnsi" w:cstheme="minorHAnsi"/>
          <w:sz w:val="22"/>
          <w:szCs w:val="22"/>
        </w:rPr>
      </w:pPr>
      <w:r w:rsidRPr="009207E6">
        <w:rPr>
          <w:rFonts w:asciiTheme="minorHAnsi" w:hAnsiTheme="minorHAnsi" w:cstheme="minorHAnsi"/>
          <w:b/>
          <w:sz w:val="22"/>
          <w:szCs w:val="22"/>
        </w:rPr>
        <w:t>Feature Importance:</w:t>
      </w:r>
      <w:r w:rsidRPr="009207E6">
        <w:rPr>
          <w:rFonts w:asciiTheme="minorHAnsi" w:hAnsiTheme="minorHAnsi" w:cstheme="minorHAnsi"/>
          <w:sz w:val="22"/>
          <w:szCs w:val="22"/>
        </w:rPr>
        <w:t xml:space="preserve"> Evaluating the importance of features, including interaction terms, can provide insights into the contribution of individual and combined features to the model's predictive performance. Understanding which interactions are most influential can guide feature selection and engineering efforts.</w:t>
      </w:r>
    </w:p>
    <w:p w14:paraId="640E7A4A" w14:textId="77777777" w:rsidR="00C8129E" w:rsidRPr="00833F04" w:rsidRDefault="00C8129E" w:rsidP="00C8129E">
      <w:pPr>
        <w:rPr>
          <w:rFonts w:asciiTheme="minorHAnsi" w:hAnsiTheme="minorHAnsi" w:cstheme="minorHAnsi"/>
          <w:sz w:val="22"/>
          <w:szCs w:val="22"/>
        </w:rPr>
      </w:pPr>
    </w:p>
    <w:p w14:paraId="1A765B73" w14:textId="77777777" w:rsidR="00C8129E" w:rsidRPr="00833F04" w:rsidRDefault="00C8129E" w:rsidP="00C8129E">
      <w:pPr>
        <w:rPr>
          <w:rFonts w:asciiTheme="minorHAnsi" w:hAnsiTheme="minorHAnsi" w:cstheme="minorHAnsi"/>
          <w:sz w:val="22"/>
          <w:szCs w:val="22"/>
        </w:rPr>
      </w:pPr>
      <w:r w:rsidRPr="00833F04">
        <w:rPr>
          <w:rFonts w:asciiTheme="minorHAnsi" w:hAnsiTheme="minorHAnsi" w:cstheme="minorHAnsi"/>
          <w:sz w:val="22"/>
          <w:szCs w:val="22"/>
        </w:rPr>
        <w:t xml:space="preserve">Now, let's provide the code examples for developing polynomial features for the numeric feature </w:t>
      </w:r>
      <w:r>
        <w:rPr>
          <w:rFonts w:asciiTheme="minorHAnsi" w:hAnsiTheme="minorHAnsi" w:cstheme="minorHAnsi"/>
          <w:sz w:val="22"/>
          <w:szCs w:val="22"/>
        </w:rPr>
        <w:t>‘</w:t>
      </w:r>
      <w:proofErr w:type="spellStart"/>
      <w:r w:rsidRPr="00833F04">
        <w:rPr>
          <w:rFonts w:asciiTheme="minorHAnsi" w:hAnsiTheme="minorHAnsi" w:cstheme="minorHAnsi"/>
          <w:sz w:val="22"/>
          <w:szCs w:val="22"/>
        </w:rPr>
        <w:t>loan_amnt</w:t>
      </w:r>
      <w:proofErr w:type="spellEnd"/>
      <w:r>
        <w:rPr>
          <w:rFonts w:asciiTheme="minorHAnsi" w:hAnsiTheme="minorHAnsi" w:cstheme="minorHAnsi"/>
          <w:sz w:val="22"/>
          <w:szCs w:val="22"/>
        </w:rPr>
        <w:t>’</w:t>
      </w:r>
      <w:r w:rsidRPr="00833F04">
        <w:rPr>
          <w:rFonts w:asciiTheme="minorHAnsi" w:hAnsiTheme="minorHAnsi" w:cstheme="minorHAnsi"/>
          <w:sz w:val="22"/>
          <w:szCs w:val="22"/>
        </w:rPr>
        <w:t xml:space="preserve"> in each of the programming languages:</w:t>
      </w:r>
    </w:p>
    <w:p w14:paraId="499F1A33" w14:textId="77777777" w:rsidR="00C8129E" w:rsidRDefault="00C8129E" w:rsidP="00C8129E">
      <w:pPr>
        <w:pStyle w:val="ABodyCopy"/>
        <w:ind w:left="0"/>
        <w:rPr>
          <w:rFonts w:asciiTheme="minorHAnsi" w:hAnsiTheme="minorHAnsi"/>
          <w:noProof/>
          <w:sz w:val="22"/>
          <w:szCs w:val="22"/>
        </w:rPr>
      </w:pPr>
    </w:p>
    <w:p w14:paraId="77BD050B" w14:textId="77777777" w:rsidR="00C8129E" w:rsidRDefault="00C8129E" w:rsidP="00C8129E">
      <w:pPr>
        <w:pStyle w:val="ACaptionHead"/>
        <w:ind w:left="0"/>
        <w:rPr>
          <w:rFonts w:asciiTheme="minorHAnsi" w:hAnsiTheme="minorHAnsi"/>
          <w:noProof/>
          <w:sz w:val="22"/>
        </w:rPr>
      </w:pPr>
      <w:r>
        <w:rPr>
          <w:noProof/>
        </w:rPr>
        <w:t>Program 3.15 – Creating Polynomial Variables</w:t>
      </w:r>
    </w:p>
    <w:tbl>
      <w:tblPr>
        <w:tblW w:w="5000" w:type="pct"/>
        <w:tblLook w:val="04A0" w:firstRow="1" w:lastRow="0" w:firstColumn="1" w:lastColumn="0" w:noHBand="0" w:noVBand="1"/>
      </w:tblPr>
      <w:tblGrid>
        <w:gridCol w:w="1729"/>
        <w:gridCol w:w="6531"/>
      </w:tblGrid>
      <w:tr w:rsidR="00C8129E" w:rsidRPr="003742D8" w14:paraId="5C6D9524" w14:textId="77777777" w:rsidTr="00A23D18">
        <w:trPr>
          <w:trHeight w:val="300"/>
        </w:trPr>
        <w:tc>
          <w:tcPr>
            <w:tcW w:w="891" w:type="pct"/>
            <w:tcBorders>
              <w:top w:val="single" w:sz="8" w:space="0" w:color="auto"/>
              <w:left w:val="single" w:sz="8" w:space="0" w:color="auto"/>
              <w:bottom w:val="single" w:sz="8" w:space="0" w:color="auto"/>
              <w:right w:val="single" w:sz="8" w:space="0" w:color="auto"/>
            </w:tcBorders>
            <w:shd w:val="clear" w:color="000000" w:fill="0070C0"/>
            <w:noWrap/>
            <w:vAlign w:val="center"/>
            <w:hideMark/>
          </w:tcPr>
          <w:p w14:paraId="29777421" w14:textId="77777777" w:rsidR="00C8129E" w:rsidRPr="003742D8" w:rsidRDefault="00C8129E" w:rsidP="00A23D18">
            <w:pPr>
              <w:jc w:val="center"/>
              <w:rPr>
                <w:rFonts w:ascii="Calibri" w:hAnsi="Calibri" w:cs="Calibri"/>
                <w:b/>
                <w:bCs/>
                <w:color w:val="FFFFFF"/>
                <w:szCs w:val="20"/>
              </w:rPr>
            </w:pPr>
            <w:r w:rsidRPr="003742D8">
              <w:rPr>
                <w:rFonts w:ascii="Calibri" w:hAnsi="Calibri" w:cs="Calibri"/>
                <w:b/>
                <w:bCs/>
                <w:color w:val="FFFFFF"/>
                <w:szCs w:val="20"/>
              </w:rPr>
              <w:t>Language</w:t>
            </w:r>
          </w:p>
        </w:tc>
        <w:tc>
          <w:tcPr>
            <w:tcW w:w="4109" w:type="pct"/>
            <w:tcBorders>
              <w:top w:val="single" w:sz="8" w:space="0" w:color="auto"/>
              <w:left w:val="nil"/>
              <w:bottom w:val="single" w:sz="8" w:space="0" w:color="auto"/>
              <w:right w:val="single" w:sz="8" w:space="0" w:color="auto"/>
            </w:tcBorders>
            <w:shd w:val="clear" w:color="000000" w:fill="0070C0"/>
            <w:vAlign w:val="center"/>
            <w:hideMark/>
          </w:tcPr>
          <w:p w14:paraId="66AED6A6" w14:textId="77777777" w:rsidR="00C8129E" w:rsidRPr="003742D8" w:rsidRDefault="00C8129E" w:rsidP="00A23D18">
            <w:pPr>
              <w:jc w:val="center"/>
              <w:rPr>
                <w:rFonts w:ascii="Calibri" w:hAnsi="Calibri" w:cs="Calibri"/>
                <w:b/>
                <w:bCs/>
                <w:color w:val="FFFFFF"/>
                <w:szCs w:val="20"/>
              </w:rPr>
            </w:pPr>
            <w:r w:rsidRPr="003742D8">
              <w:rPr>
                <w:rFonts w:ascii="Calibri" w:hAnsi="Calibri" w:cs="Calibri"/>
                <w:b/>
                <w:bCs/>
                <w:color w:val="FFFFFF"/>
                <w:szCs w:val="20"/>
              </w:rPr>
              <w:t>Programming Code</w:t>
            </w:r>
          </w:p>
        </w:tc>
      </w:tr>
      <w:tr w:rsidR="00C8129E" w:rsidRPr="003742D8" w14:paraId="6909BACB" w14:textId="77777777" w:rsidTr="00A23D18">
        <w:trPr>
          <w:trHeight w:val="288"/>
        </w:trPr>
        <w:tc>
          <w:tcPr>
            <w:tcW w:w="891" w:type="pct"/>
            <w:vMerge w:val="restart"/>
            <w:tcBorders>
              <w:top w:val="nil"/>
              <w:left w:val="single" w:sz="8" w:space="0" w:color="auto"/>
              <w:bottom w:val="single" w:sz="8" w:space="0" w:color="000000"/>
              <w:right w:val="single" w:sz="8" w:space="0" w:color="auto"/>
            </w:tcBorders>
            <w:shd w:val="clear" w:color="000000" w:fill="00B0F0"/>
            <w:noWrap/>
            <w:vAlign w:val="center"/>
            <w:hideMark/>
          </w:tcPr>
          <w:p w14:paraId="72FF6310" w14:textId="77777777" w:rsidR="00C8129E" w:rsidRPr="003742D8" w:rsidRDefault="00C8129E" w:rsidP="00A23D18">
            <w:pPr>
              <w:jc w:val="center"/>
              <w:rPr>
                <w:rFonts w:ascii="Calibri" w:hAnsi="Calibri" w:cs="Calibri"/>
                <w:b/>
                <w:bCs/>
                <w:color w:val="FFFFFF"/>
                <w:szCs w:val="20"/>
              </w:rPr>
            </w:pPr>
            <w:r w:rsidRPr="003742D8">
              <w:rPr>
                <w:rFonts w:ascii="Calibri" w:hAnsi="Calibri" w:cs="Calibri"/>
                <w:b/>
                <w:bCs/>
                <w:color w:val="FFFFFF"/>
                <w:szCs w:val="20"/>
              </w:rPr>
              <w:t>R Programming</w:t>
            </w:r>
          </w:p>
        </w:tc>
        <w:tc>
          <w:tcPr>
            <w:tcW w:w="4109" w:type="pct"/>
            <w:tcBorders>
              <w:top w:val="nil"/>
              <w:left w:val="nil"/>
              <w:bottom w:val="nil"/>
              <w:right w:val="single" w:sz="8" w:space="0" w:color="auto"/>
            </w:tcBorders>
            <w:shd w:val="clear" w:color="auto" w:fill="auto"/>
            <w:noWrap/>
            <w:vAlign w:val="bottom"/>
            <w:hideMark/>
          </w:tcPr>
          <w:p w14:paraId="4A88469C" w14:textId="77777777" w:rsidR="00C8129E" w:rsidRPr="00A92BC1" w:rsidRDefault="00C8129E" w:rsidP="00A23D18">
            <w:pPr>
              <w:rPr>
                <w:rFonts w:ascii="Consolas" w:hAnsi="Consolas" w:cs="Calibri"/>
                <w:color w:val="000000"/>
                <w:szCs w:val="20"/>
              </w:rPr>
            </w:pPr>
            <w:proofErr w:type="spellStart"/>
            <w:r w:rsidRPr="00A92BC1">
              <w:rPr>
                <w:rFonts w:ascii="Consolas" w:hAnsi="Consolas" w:cs="Calibri"/>
                <w:color w:val="000000"/>
                <w:szCs w:val="20"/>
              </w:rPr>
              <w:t>loan_amnt_poly</w:t>
            </w:r>
            <w:proofErr w:type="spellEnd"/>
            <w:r w:rsidRPr="00A92BC1">
              <w:rPr>
                <w:rFonts w:ascii="Consolas" w:hAnsi="Consolas" w:cs="Calibri"/>
                <w:color w:val="000000"/>
                <w:szCs w:val="20"/>
              </w:rPr>
              <w:t xml:space="preserve"> &lt;- poly(</w:t>
            </w:r>
            <w:proofErr w:type="spellStart"/>
            <w:r w:rsidRPr="00A92BC1">
              <w:rPr>
                <w:rFonts w:ascii="Consolas" w:hAnsi="Consolas" w:cs="Calibri"/>
                <w:color w:val="000000"/>
                <w:szCs w:val="20"/>
              </w:rPr>
              <w:t>loan_data$loan_amnt</w:t>
            </w:r>
            <w:proofErr w:type="spellEnd"/>
            <w:r w:rsidRPr="00A92BC1">
              <w:rPr>
                <w:rFonts w:ascii="Consolas" w:hAnsi="Consolas" w:cs="Calibri"/>
                <w:color w:val="000000"/>
                <w:szCs w:val="20"/>
              </w:rPr>
              <w:t xml:space="preserve">, degree = </w:t>
            </w:r>
            <w:r w:rsidRPr="00A92BC1">
              <w:rPr>
                <w:rFonts w:ascii="Consolas" w:hAnsi="Consolas" w:cs="Calibri"/>
                <w:b/>
                <w:bCs/>
                <w:color w:val="0070C0"/>
                <w:szCs w:val="20"/>
              </w:rPr>
              <w:t>2</w:t>
            </w:r>
            <w:r w:rsidRPr="00A92BC1">
              <w:rPr>
                <w:rFonts w:ascii="Consolas" w:hAnsi="Consolas" w:cs="Calibri"/>
                <w:color w:val="000000"/>
                <w:szCs w:val="20"/>
              </w:rPr>
              <w:t xml:space="preserve">, raw = </w:t>
            </w:r>
            <w:r w:rsidRPr="00A92BC1">
              <w:rPr>
                <w:rFonts w:ascii="Consolas" w:hAnsi="Consolas" w:cs="Calibri"/>
                <w:b/>
                <w:bCs/>
                <w:color w:val="0070C0"/>
                <w:szCs w:val="20"/>
              </w:rPr>
              <w:t>TRUE)</w:t>
            </w:r>
          </w:p>
        </w:tc>
      </w:tr>
      <w:tr w:rsidR="00C8129E" w:rsidRPr="003742D8" w14:paraId="1BB94FA3" w14:textId="77777777" w:rsidTr="00A23D18">
        <w:trPr>
          <w:trHeight w:val="300"/>
        </w:trPr>
        <w:tc>
          <w:tcPr>
            <w:tcW w:w="891" w:type="pct"/>
            <w:vMerge/>
            <w:tcBorders>
              <w:top w:val="nil"/>
              <w:left w:val="single" w:sz="8" w:space="0" w:color="auto"/>
              <w:bottom w:val="single" w:sz="8" w:space="0" w:color="000000"/>
              <w:right w:val="single" w:sz="8" w:space="0" w:color="auto"/>
            </w:tcBorders>
            <w:vAlign w:val="center"/>
            <w:hideMark/>
          </w:tcPr>
          <w:p w14:paraId="354FDBB5" w14:textId="77777777" w:rsidR="00C8129E" w:rsidRPr="003742D8" w:rsidRDefault="00C8129E" w:rsidP="00A23D18">
            <w:pPr>
              <w:rPr>
                <w:rFonts w:ascii="Calibri" w:hAnsi="Calibri" w:cs="Calibri"/>
                <w:b/>
                <w:bCs/>
                <w:color w:val="FFFFFF"/>
                <w:szCs w:val="20"/>
              </w:rPr>
            </w:pPr>
          </w:p>
        </w:tc>
        <w:tc>
          <w:tcPr>
            <w:tcW w:w="4109" w:type="pct"/>
            <w:tcBorders>
              <w:top w:val="nil"/>
              <w:left w:val="nil"/>
              <w:bottom w:val="single" w:sz="8" w:space="0" w:color="auto"/>
              <w:right w:val="single" w:sz="8" w:space="0" w:color="auto"/>
            </w:tcBorders>
            <w:shd w:val="clear" w:color="auto" w:fill="auto"/>
            <w:noWrap/>
            <w:vAlign w:val="bottom"/>
            <w:hideMark/>
          </w:tcPr>
          <w:p w14:paraId="53AC800D" w14:textId="77777777" w:rsidR="00C8129E" w:rsidRPr="00A92BC1" w:rsidRDefault="00C8129E" w:rsidP="00A23D18">
            <w:pPr>
              <w:rPr>
                <w:rFonts w:ascii="Consolas" w:hAnsi="Consolas" w:cs="Calibri"/>
                <w:color w:val="000000"/>
                <w:szCs w:val="20"/>
              </w:rPr>
            </w:pPr>
            <w:proofErr w:type="spellStart"/>
            <w:r w:rsidRPr="00A92BC1">
              <w:rPr>
                <w:rFonts w:ascii="Consolas" w:hAnsi="Consolas" w:cs="Calibri"/>
                <w:color w:val="000000"/>
                <w:szCs w:val="20"/>
              </w:rPr>
              <w:t>loan_amnt_poly</w:t>
            </w:r>
            <w:proofErr w:type="spellEnd"/>
            <w:r w:rsidRPr="00A92BC1">
              <w:rPr>
                <w:rFonts w:ascii="Consolas" w:hAnsi="Consolas" w:cs="Calibri"/>
                <w:color w:val="000000"/>
                <w:szCs w:val="20"/>
              </w:rPr>
              <w:t xml:space="preserve"> &lt;- </w:t>
            </w:r>
            <w:proofErr w:type="spellStart"/>
            <w:r w:rsidRPr="00A92BC1">
              <w:rPr>
                <w:rFonts w:ascii="Consolas" w:hAnsi="Consolas" w:cs="Calibri"/>
                <w:color w:val="000000"/>
                <w:szCs w:val="20"/>
              </w:rPr>
              <w:t>data.frame</w:t>
            </w:r>
            <w:proofErr w:type="spellEnd"/>
            <w:r w:rsidRPr="00A92BC1">
              <w:rPr>
                <w:rFonts w:ascii="Consolas" w:hAnsi="Consolas" w:cs="Calibri"/>
                <w:color w:val="000000"/>
                <w:szCs w:val="20"/>
              </w:rPr>
              <w:t>(</w:t>
            </w:r>
            <w:proofErr w:type="spellStart"/>
            <w:r w:rsidRPr="00A92BC1">
              <w:rPr>
                <w:rFonts w:ascii="Consolas" w:hAnsi="Consolas" w:cs="Calibri"/>
                <w:color w:val="000000"/>
                <w:szCs w:val="20"/>
              </w:rPr>
              <w:t>loan_amnt_poly</w:t>
            </w:r>
            <w:proofErr w:type="spellEnd"/>
            <w:r w:rsidRPr="00A92BC1">
              <w:rPr>
                <w:rFonts w:ascii="Consolas" w:hAnsi="Consolas" w:cs="Calibri"/>
                <w:color w:val="000000"/>
                <w:szCs w:val="20"/>
              </w:rPr>
              <w:t>)</w:t>
            </w:r>
          </w:p>
        </w:tc>
      </w:tr>
      <w:tr w:rsidR="00C8129E" w:rsidRPr="003742D8" w14:paraId="068512BB" w14:textId="77777777" w:rsidTr="00A23D18">
        <w:trPr>
          <w:trHeight w:val="300"/>
        </w:trPr>
        <w:tc>
          <w:tcPr>
            <w:tcW w:w="891" w:type="pct"/>
            <w:tcBorders>
              <w:top w:val="nil"/>
              <w:left w:val="nil"/>
              <w:bottom w:val="nil"/>
              <w:right w:val="nil"/>
            </w:tcBorders>
            <w:shd w:val="clear" w:color="auto" w:fill="auto"/>
            <w:noWrap/>
            <w:vAlign w:val="bottom"/>
            <w:hideMark/>
          </w:tcPr>
          <w:p w14:paraId="2F30DCAF" w14:textId="77777777" w:rsidR="00C8129E" w:rsidRPr="003742D8" w:rsidRDefault="00C8129E" w:rsidP="00A23D18">
            <w:pPr>
              <w:rPr>
                <w:rFonts w:ascii="Calibri" w:hAnsi="Calibri" w:cs="Calibri"/>
                <w:color w:val="000000"/>
                <w:szCs w:val="20"/>
              </w:rPr>
            </w:pPr>
          </w:p>
        </w:tc>
        <w:tc>
          <w:tcPr>
            <w:tcW w:w="4109" w:type="pct"/>
            <w:tcBorders>
              <w:top w:val="nil"/>
              <w:left w:val="nil"/>
              <w:bottom w:val="nil"/>
              <w:right w:val="nil"/>
            </w:tcBorders>
            <w:shd w:val="clear" w:color="auto" w:fill="auto"/>
            <w:noWrap/>
            <w:vAlign w:val="bottom"/>
            <w:hideMark/>
          </w:tcPr>
          <w:p w14:paraId="008EEF75" w14:textId="77777777" w:rsidR="00C8129E" w:rsidRPr="00A92BC1" w:rsidRDefault="00C8129E" w:rsidP="00A23D18">
            <w:pPr>
              <w:rPr>
                <w:rFonts w:ascii="Consolas" w:hAnsi="Consolas"/>
                <w:szCs w:val="20"/>
              </w:rPr>
            </w:pPr>
          </w:p>
        </w:tc>
      </w:tr>
      <w:tr w:rsidR="00C8129E" w:rsidRPr="003742D8" w14:paraId="2DFC56D2" w14:textId="77777777" w:rsidTr="00A23D18">
        <w:trPr>
          <w:trHeight w:val="288"/>
        </w:trPr>
        <w:tc>
          <w:tcPr>
            <w:tcW w:w="891" w:type="pct"/>
            <w:vMerge w:val="restart"/>
            <w:tcBorders>
              <w:top w:val="single" w:sz="8" w:space="0" w:color="auto"/>
              <w:left w:val="single" w:sz="8" w:space="0" w:color="auto"/>
              <w:bottom w:val="single" w:sz="8" w:space="0" w:color="000000"/>
              <w:right w:val="single" w:sz="8" w:space="0" w:color="auto"/>
            </w:tcBorders>
            <w:shd w:val="clear" w:color="000000" w:fill="00B0F0"/>
            <w:noWrap/>
            <w:vAlign w:val="center"/>
            <w:hideMark/>
          </w:tcPr>
          <w:p w14:paraId="3A2C3E64" w14:textId="77777777" w:rsidR="00C8129E" w:rsidRPr="003742D8" w:rsidRDefault="00C8129E" w:rsidP="00A23D18">
            <w:pPr>
              <w:jc w:val="center"/>
              <w:rPr>
                <w:rFonts w:ascii="Calibri" w:hAnsi="Calibri" w:cs="Calibri"/>
                <w:b/>
                <w:bCs/>
                <w:color w:val="FFFFFF"/>
                <w:szCs w:val="20"/>
              </w:rPr>
            </w:pPr>
            <w:r w:rsidRPr="003742D8">
              <w:rPr>
                <w:rFonts w:ascii="Calibri" w:hAnsi="Calibri" w:cs="Calibri"/>
                <w:b/>
                <w:bCs/>
                <w:color w:val="FFFFFF"/>
                <w:szCs w:val="20"/>
              </w:rPr>
              <w:t>Python Programming</w:t>
            </w:r>
          </w:p>
        </w:tc>
        <w:tc>
          <w:tcPr>
            <w:tcW w:w="4109" w:type="pct"/>
            <w:tcBorders>
              <w:top w:val="single" w:sz="8" w:space="0" w:color="auto"/>
              <w:left w:val="nil"/>
              <w:bottom w:val="nil"/>
              <w:right w:val="single" w:sz="8" w:space="0" w:color="auto"/>
            </w:tcBorders>
            <w:shd w:val="clear" w:color="auto" w:fill="auto"/>
            <w:noWrap/>
            <w:vAlign w:val="bottom"/>
            <w:hideMark/>
          </w:tcPr>
          <w:p w14:paraId="4E6258FA" w14:textId="77777777" w:rsidR="00C8129E" w:rsidRPr="00A92BC1" w:rsidRDefault="00C8129E" w:rsidP="00A23D18">
            <w:pPr>
              <w:rPr>
                <w:rFonts w:ascii="Consolas" w:hAnsi="Consolas" w:cs="Calibri"/>
                <w:color w:val="000000"/>
                <w:szCs w:val="20"/>
              </w:rPr>
            </w:pPr>
            <w:r w:rsidRPr="00A92BC1">
              <w:rPr>
                <w:rFonts w:ascii="Consolas" w:hAnsi="Consolas" w:cs="Calibri"/>
                <w:b/>
                <w:bCs/>
                <w:color w:val="0070C0"/>
                <w:szCs w:val="20"/>
              </w:rPr>
              <w:t>from</w:t>
            </w:r>
            <w:r w:rsidRPr="00A92BC1">
              <w:rPr>
                <w:rFonts w:ascii="Consolas" w:hAnsi="Consolas" w:cs="Calibri"/>
                <w:color w:val="000000"/>
                <w:szCs w:val="20"/>
              </w:rPr>
              <w:t xml:space="preserve"> </w:t>
            </w:r>
            <w:proofErr w:type="spellStart"/>
            <w:r w:rsidRPr="00A92BC1">
              <w:rPr>
                <w:rFonts w:ascii="Consolas" w:hAnsi="Consolas" w:cs="Calibri"/>
                <w:color w:val="000000"/>
                <w:szCs w:val="20"/>
              </w:rPr>
              <w:t>sklearn.preprocessing</w:t>
            </w:r>
            <w:proofErr w:type="spellEnd"/>
            <w:r w:rsidRPr="00A92BC1">
              <w:rPr>
                <w:rFonts w:ascii="Consolas" w:hAnsi="Consolas" w:cs="Calibri"/>
                <w:color w:val="000000"/>
                <w:szCs w:val="20"/>
              </w:rPr>
              <w:t xml:space="preserve"> </w:t>
            </w:r>
            <w:r w:rsidRPr="00A92BC1">
              <w:rPr>
                <w:rFonts w:ascii="Consolas" w:hAnsi="Consolas" w:cs="Calibri"/>
                <w:b/>
                <w:bCs/>
                <w:color w:val="0070C0"/>
                <w:szCs w:val="20"/>
              </w:rPr>
              <w:t>import</w:t>
            </w:r>
            <w:r w:rsidRPr="00A92BC1">
              <w:rPr>
                <w:rFonts w:ascii="Consolas" w:hAnsi="Consolas" w:cs="Calibri"/>
                <w:color w:val="000000"/>
                <w:szCs w:val="20"/>
              </w:rPr>
              <w:t xml:space="preserve"> </w:t>
            </w:r>
            <w:proofErr w:type="spellStart"/>
            <w:r w:rsidRPr="00A92BC1">
              <w:rPr>
                <w:rFonts w:ascii="Consolas" w:hAnsi="Consolas" w:cs="Calibri"/>
                <w:color w:val="000000"/>
                <w:szCs w:val="20"/>
              </w:rPr>
              <w:t>PolynomialFeatures</w:t>
            </w:r>
            <w:proofErr w:type="spellEnd"/>
          </w:p>
        </w:tc>
      </w:tr>
      <w:tr w:rsidR="00C8129E" w:rsidRPr="003742D8" w14:paraId="1380E53A"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449B94A0" w14:textId="77777777" w:rsidR="00C8129E" w:rsidRPr="003742D8"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1FA18BE7" w14:textId="77777777" w:rsidR="00C8129E" w:rsidRPr="00A92BC1" w:rsidRDefault="00C8129E" w:rsidP="00A23D18">
            <w:pPr>
              <w:rPr>
                <w:rFonts w:ascii="Consolas" w:hAnsi="Consolas" w:cs="Calibri"/>
                <w:color w:val="000000"/>
                <w:szCs w:val="20"/>
              </w:rPr>
            </w:pPr>
            <w:r w:rsidRPr="00A92BC1">
              <w:rPr>
                <w:rFonts w:ascii="Consolas" w:hAnsi="Consolas" w:cs="Calibri"/>
                <w:color w:val="000000"/>
                <w:szCs w:val="20"/>
              </w:rPr>
              <w:t> </w:t>
            </w:r>
          </w:p>
        </w:tc>
      </w:tr>
      <w:tr w:rsidR="00C8129E" w:rsidRPr="003742D8" w14:paraId="6E9E4DF0"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52E6A069" w14:textId="77777777" w:rsidR="00C8129E" w:rsidRPr="003742D8"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74A4BAC7" w14:textId="77777777" w:rsidR="00C8129E" w:rsidRPr="00A92BC1" w:rsidRDefault="00C8129E" w:rsidP="00A23D18">
            <w:pPr>
              <w:rPr>
                <w:rFonts w:ascii="Consolas" w:hAnsi="Consolas" w:cs="Calibri"/>
                <w:color w:val="000000"/>
                <w:szCs w:val="20"/>
              </w:rPr>
            </w:pPr>
            <w:r w:rsidRPr="00A92BC1">
              <w:rPr>
                <w:rFonts w:ascii="Consolas" w:hAnsi="Consolas" w:cs="Calibri"/>
                <w:color w:val="000000"/>
                <w:szCs w:val="20"/>
              </w:rPr>
              <w:t xml:space="preserve">poly = </w:t>
            </w:r>
            <w:proofErr w:type="spellStart"/>
            <w:r w:rsidRPr="00A92BC1">
              <w:rPr>
                <w:rFonts w:ascii="Consolas" w:hAnsi="Consolas" w:cs="Calibri"/>
                <w:color w:val="000000"/>
                <w:szCs w:val="20"/>
              </w:rPr>
              <w:t>PolynomialFeatures</w:t>
            </w:r>
            <w:proofErr w:type="spellEnd"/>
            <w:r w:rsidRPr="00A92BC1">
              <w:rPr>
                <w:rFonts w:ascii="Consolas" w:hAnsi="Consolas" w:cs="Calibri"/>
                <w:color w:val="000000"/>
                <w:szCs w:val="20"/>
              </w:rPr>
              <w:t>(degree=2)</w:t>
            </w:r>
          </w:p>
        </w:tc>
      </w:tr>
      <w:tr w:rsidR="00C8129E" w:rsidRPr="003742D8" w14:paraId="024AD0B4" w14:textId="77777777" w:rsidTr="00A23D18">
        <w:trPr>
          <w:trHeight w:val="300"/>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4A20F4E3" w14:textId="77777777" w:rsidR="00C8129E" w:rsidRPr="003742D8" w:rsidRDefault="00C8129E" w:rsidP="00A23D18">
            <w:pPr>
              <w:rPr>
                <w:rFonts w:ascii="Calibri" w:hAnsi="Calibri" w:cs="Calibri"/>
                <w:b/>
                <w:bCs/>
                <w:color w:val="FFFFFF"/>
                <w:szCs w:val="20"/>
              </w:rPr>
            </w:pPr>
          </w:p>
        </w:tc>
        <w:tc>
          <w:tcPr>
            <w:tcW w:w="4109" w:type="pct"/>
            <w:tcBorders>
              <w:top w:val="nil"/>
              <w:left w:val="nil"/>
              <w:bottom w:val="single" w:sz="8" w:space="0" w:color="auto"/>
              <w:right w:val="single" w:sz="8" w:space="0" w:color="auto"/>
            </w:tcBorders>
            <w:shd w:val="clear" w:color="auto" w:fill="auto"/>
            <w:noWrap/>
            <w:vAlign w:val="bottom"/>
            <w:hideMark/>
          </w:tcPr>
          <w:p w14:paraId="6D5F7650" w14:textId="77777777" w:rsidR="00C8129E" w:rsidRPr="00A92BC1" w:rsidRDefault="00C8129E" w:rsidP="00A23D18">
            <w:pPr>
              <w:rPr>
                <w:rFonts w:ascii="Consolas" w:hAnsi="Consolas" w:cs="Calibri"/>
                <w:color w:val="000000"/>
                <w:szCs w:val="20"/>
              </w:rPr>
            </w:pPr>
            <w:proofErr w:type="spellStart"/>
            <w:r w:rsidRPr="00A92BC1">
              <w:rPr>
                <w:rFonts w:ascii="Consolas" w:hAnsi="Consolas" w:cs="Calibri"/>
                <w:color w:val="000000"/>
                <w:szCs w:val="20"/>
              </w:rPr>
              <w:t>loan_amnt_poly</w:t>
            </w:r>
            <w:proofErr w:type="spellEnd"/>
            <w:r w:rsidRPr="00A92BC1">
              <w:rPr>
                <w:rFonts w:ascii="Consolas" w:hAnsi="Consolas" w:cs="Calibri"/>
                <w:color w:val="000000"/>
                <w:szCs w:val="20"/>
              </w:rPr>
              <w:t xml:space="preserve"> = </w:t>
            </w:r>
            <w:proofErr w:type="spellStart"/>
            <w:r w:rsidRPr="00A92BC1">
              <w:rPr>
                <w:rFonts w:ascii="Consolas" w:hAnsi="Consolas" w:cs="Calibri"/>
                <w:color w:val="000000"/>
                <w:szCs w:val="20"/>
              </w:rPr>
              <w:t>poly.fit_transform</w:t>
            </w:r>
            <w:proofErr w:type="spellEnd"/>
            <w:r w:rsidRPr="00A92BC1">
              <w:rPr>
                <w:rFonts w:ascii="Consolas" w:hAnsi="Consolas" w:cs="Calibri"/>
                <w:color w:val="000000"/>
                <w:szCs w:val="20"/>
              </w:rPr>
              <w:t>(X[[</w:t>
            </w:r>
            <w:r w:rsidRPr="00A92BC1">
              <w:rPr>
                <w:rFonts w:ascii="Consolas" w:hAnsi="Consolas" w:cs="Calibri"/>
                <w:b/>
                <w:bCs/>
                <w:color w:val="375623"/>
                <w:szCs w:val="20"/>
              </w:rPr>
              <w:t>'</w:t>
            </w:r>
            <w:proofErr w:type="spellStart"/>
            <w:r w:rsidRPr="00A92BC1">
              <w:rPr>
                <w:rFonts w:ascii="Consolas" w:hAnsi="Consolas" w:cs="Calibri"/>
                <w:b/>
                <w:bCs/>
                <w:color w:val="375623"/>
                <w:szCs w:val="20"/>
              </w:rPr>
              <w:t>loan_amnt</w:t>
            </w:r>
            <w:proofErr w:type="spellEnd"/>
            <w:r w:rsidRPr="00A92BC1">
              <w:rPr>
                <w:rFonts w:ascii="Consolas" w:hAnsi="Consolas" w:cs="Calibri"/>
                <w:b/>
                <w:bCs/>
                <w:color w:val="375623"/>
                <w:szCs w:val="20"/>
              </w:rPr>
              <w:t>'</w:t>
            </w:r>
            <w:r w:rsidRPr="00A92BC1">
              <w:rPr>
                <w:rFonts w:ascii="Consolas" w:hAnsi="Consolas" w:cs="Calibri"/>
                <w:color w:val="000000"/>
                <w:szCs w:val="20"/>
              </w:rPr>
              <w:t>]])</w:t>
            </w:r>
          </w:p>
        </w:tc>
      </w:tr>
      <w:tr w:rsidR="00C8129E" w:rsidRPr="003742D8" w14:paraId="5181621D" w14:textId="77777777" w:rsidTr="00A23D18">
        <w:trPr>
          <w:trHeight w:val="300"/>
        </w:trPr>
        <w:tc>
          <w:tcPr>
            <w:tcW w:w="891" w:type="pct"/>
            <w:tcBorders>
              <w:top w:val="nil"/>
              <w:left w:val="nil"/>
              <w:bottom w:val="nil"/>
              <w:right w:val="nil"/>
            </w:tcBorders>
            <w:shd w:val="clear" w:color="auto" w:fill="auto"/>
            <w:noWrap/>
            <w:vAlign w:val="bottom"/>
            <w:hideMark/>
          </w:tcPr>
          <w:p w14:paraId="0B3543C3" w14:textId="77777777" w:rsidR="00C8129E" w:rsidRPr="003742D8" w:rsidRDefault="00C8129E" w:rsidP="00A23D18">
            <w:pPr>
              <w:rPr>
                <w:rFonts w:ascii="Calibri" w:hAnsi="Calibri" w:cs="Calibri"/>
                <w:color w:val="000000"/>
                <w:szCs w:val="20"/>
              </w:rPr>
            </w:pPr>
          </w:p>
        </w:tc>
        <w:tc>
          <w:tcPr>
            <w:tcW w:w="4109" w:type="pct"/>
            <w:tcBorders>
              <w:top w:val="nil"/>
              <w:left w:val="nil"/>
              <w:bottom w:val="nil"/>
              <w:right w:val="nil"/>
            </w:tcBorders>
            <w:shd w:val="clear" w:color="auto" w:fill="auto"/>
            <w:noWrap/>
            <w:vAlign w:val="bottom"/>
            <w:hideMark/>
          </w:tcPr>
          <w:p w14:paraId="1575566D" w14:textId="77777777" w:rsidR="00C8129E" w:rsidRPr="00A92BC1" w:rsidRDefault="00C8129E" w:rsidP="00A23D18">
            <w:pPr>
              <w:rPr>
                <w:rFonts w:ascii="Consolas" w:hAnsi="Consolas"/>
                <w:szCs w:val="20"/>
              </w:rPr>
            </w:pPr>
          </w:p>
        </w:tc>
      </w:tr>
      <w:tr w:rsidR="00C8129E" w:rsidRPr="003742D8" w14:paraId="49DE6372" w14:textId="77777777" w:rsidTr="00A23D18">
        <w:trPr>
          <w:trHeight w:val="288"/>
        </w:trPr>
        <w:tc>
          <w:tcPr>
            <w:tcW w:w="891" w:type="pct"/>
            <w:vMerge w:val="restart"/>
            <w:tcBorders>
              <w:top w:val="single" w:sz="8" w:space="0" w:color="auto"/>
              <w:left w:val="single" w:sz="8" w:space="0" w:color="auto"/>
              <w:bottom w:val="single" w:sz="8" w:space="0" w:color="000000"/>
              <w:right w:val="single" w:sz="8" w:space="0" w:color="auto"/>
            </w:tcBorders>
            <w:shd w:val="clear" w:color="000000" w:fill="00B0F0"/>
            <w:noWrap/>
            <w:vAlign w:val="center"/>
            <w:hideMark/>
          </w:tcPr>
          <w:p w14:paraId="6B9DCAE9" w14:textId="77777777" w:rsidR="00C8129E" w:rsidRPr="003742D8" w:rsidRDefault="00C8129E" w:rsidP="00A23D18">
            <w:pPr>
              <w:jc w:val="center"/>
              <w:rPr>
                <w:rFonts w:ascii="Calibri" w:hAnsi="Calibri" w:cs="Calibri"/>
                <w:b/>
                <w:bCs/>
                <w:color w:val="FFFFFF"/>
                <w:szCs w:val="20"/>
              </w:rPr>
            </w:pPr>
            <w:r w:rsidRPr="003742D8">
              <w:rPr>
                <w:rFonts w:ascii="Calibri" w:hAnsi="Calibri" w:cs="Calibri"/>
                <w:b/>
                <w:bCs/>
                <w:color w:val="FFFFFF"/>
                <w:szCs w:val="20"/>
              </w:rPr>
              <w:t>SAS Programming</w:t>
            </w:r>
          </w:p>
        </w:tc>
        <w:tc>
          <w:tcPr>
            <w:tcW w:w="4109" w:type="pct"/>
            <w:tcBorders>
              <w:top w:val="single" w:sz="8" w:space="0" w:color="auto"/>
              <w:left w:val="nil"/>
              <w:bottom w:val="nil"/>
              <w:right w:val="single" w:sz="8" w:space="0" w:color="auto"/>
            </w:tcBorders>
            <w:shd w:val="clear" w:color="auto" w:fill="auto"/>
            <w:noWrap/>
            <w:vAlign w:val="bottom"/>
            <w:hideMark/>
          </w:tcPr>
          <w:p w14:paraId="1F7E4309" w14:textId="77777777" w:rsidR="00C8129E" w:rsidRPr="00A92BC1" w:rsidRDefault="00C8129E" w:rsidP="00A23D18">
            <w:pPr>
              <w:rPr>
                <w:rFonts w:ascii="Consolas" w:hAnsi="Consolas" w:cs="Calibri"/>
                <w:color w:val="000000"/>
                <w:szCs w:val="20"/>
              </w:rPr>
            </w:pPr>
            <w:r w:rsidRPr="00A92BC1">
              <w:rPr>
                <w:rFonts w:ascii="Consolas" w:hAnsi="Consolas" w:cs="Calibri"/>
                <w:b/>
                <w:bCs/>
                <w:color w:val="002060"/>
                <w:szCs w:val="20"/>
              </w:rPr>
              <w:t>DATA</w:t>
            </w:r>
            <w:r w:rsidRPr="00A92BC1">
              <w:rPr>
                <w:rFonts w:ascii="Consolas" w:hAnsi="Consolas" w:cs="Calibri"/>
                <w:color w:val="000000"/>
                <w:szCs w:val="20"/>
              </w:rPr>
              <w:t xml:space="preserve"> poly;</w:t>
            </w:r>
          </w:p>
        </w:tc>
      </w:tr>
      <w:tr w:rsidR="00C8129E" w:rsidRPr="003742D8" w14:paraId="22AE2599"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7399E893" w14:textId="77777777" w:rsidR="00C8129E" w:rsidRPr="003742D8"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727C3946" w14:textId="77777777" w:rsidR="00C8129E" w:rsidRPr="00A92BC1" w:rsidRDefault="00C8129E" w:rsidP="00A23D18">
            <w:pPr>
              <w:rPr>
                <w:rFonts w:ascii="Consolas" w:hAnsi="Consolas" w:cs="Calibri"/>
                <w:color w:val="000000"/>
                <w:szCs w:val="20"/>
              </w:rPr>
            </w:pPr>
            <w:r w:rsidRPr="00A92BC1">
              <w:rPr>
                <w:rFonts w:ascii="Consolas" w:hAnsi="Consolas" w:cs="Calibri"/>
                <w:color w:val="000000"/>
                <w:szCs w:val="20"/>
              </w:rPr>
              <w:t xml:space="preserve">  </w:t>
            </w:r>
            <w:r w:rsidRPr="00A92BC1">
              <w:rPr>
                <w:rFonts w:ascii="Consolas" w:hAnsi="Consolas" w:cs="Calibri"/>
                <w:b/>
                <w:bCs/>
                <w:color w:val="0070C0"/>
                <w:szCs w:val="20"/>
              </w:rPr>
              <w:t>SET</w:t>
            </w:r>
            <w:r w:rsidRPr="00A92BC1">
              <w:rPr>
                <w:rFonts w:ascii="Consolas" w:hAnsi="Consolas" w:cs="Calibri"/>
                <w:color w:val="000000"/>
                <w:szCs w:val="20"/>
              </w:rPr>
              <w:t xml:space="preserve"> </w:t>
            </w:r>
            <w:proofErr w:type="spellStart"/>
            <w:r w:rsidRPr="00A92BC1">
              <w:rPr>
                <w:rFonts w:ascii="Consolas" w:hAnsi="Consolas" w:cs="Calibri"/>
                <w:color w:val="000000"/>
                <w:szCs w:val="20"/>
              </w:rPr>
              <w:t>loan_data</w:t>
            </w:r>
            <w:proofErr w:type="spellEnd"/>
            <w:r w:rsidRPr="00A92BC1">
              <w:rPr>
                <w:rFonts w:ascii="Consolas" w:hAnsi="Consolas" w:cs="Calibri"/>
                <w:color w:val="000000"/>
                <w:szCs w:val="20"/>
              </w:rPr>
              <w:t>;</w:t>
            </w:r>
          </w:p>
        </w:tc>
      </w:tr>
      <w:tr w:rsidR="00C8129E" w:rsidRPr="003742D8" w14:paraId="1F10AF60"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0DE5191B" w14:textId="77777777" w:rsidR="00C8129E" w:rsidRPr="003742D8"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2900CEF7" w14:textId="77777777" w:rsidR="00C8129E" w:rsidRPr="00A92BC1" w:rsidRDefault="00C8129E" w:rsidP="00A23D18">
            <w:pPr>
              <w:rPr>
                <w:rFonts w:ascii="Consolas" w:hAnsi="Consolas" w:cs="Calibri"/>
                <w:color w:val="000000"/>
                <w:szCs w:val="20"/>
              </w:rPr>
            </w:pPr>
            <w:r w:rsidRPr="00A92BC1">
              <w:rPr>
                <w:rFonts w:ascii="Consolas" w:hAnsi="Consolas" w:cs="Calibri"/>
                <w:color w:val="000000"/>
                <w:szCs w:val="20"/>
              </w:rPr>
              <w:t xml:space="preserve">  </w:t>
            </w:r>
            <w:proofErr w:type="spellStart"/>
            <w:r w:rsidRPr="00A92BC1">
              <w:rPr>
                <w:rFonts w:ascii="Consolas" w:hAnsi="Consolas" w:cs="Calibri"/>
                <w:color w:val="000000"/>
                <w:szCs w:val="20"/>
              </w:rPr>
              <w:t>loan_amnt_poly</w:t>
            </w:r>
            <w:proofErr w:type="spellEnd"/>
            <w:r w:rsidRPr="00A92BC1">
              <w:rPr>
                <w:rFonts w:ascii="Consolas" w:hAnsi="Consolas" w:cs="Calibri"/>
                <w:color w:val="000000"/>
                <w:szCs w:val="20"/>
              </w:rPr>
              <w:t xml:space="preserve"> = </w:t>
            </w:r>
            <w:proofErr w:type="spellStart"/>
            <w:r w:rsidRPr="00A92BC1">
              <w:rPr>
                <w:rFonts w:ascii="Consolas" w:hAnsi="Consolas" w:cs="Calibri"/>
                <w:color w:val="000000"/>
                <w:szCs w:val="20"/>
              </w:rPr>
              <w:t>loan_amnt</w:t>
            </w:r>
            <w:proofErr w:type="spellEnd"/>
            <w:r w:rsidRPr="00A92BC1">
              <w:rPr>
                <w:rFonts w:ascii="Consolas" w:hAnsi="Consolas" w:cs="Calibri"/>
                <w:color w:val="000000"/>
                <w:szCs w:val="20"/>
              </w:rPr>
              <w:t>**2;</w:t>
            </w:r>
          </w:p>
        </w:tc>
      </w:tr>
      <w:tr w:rsidR="00C8129E" w:rsidRPr="003742D8" w14:paraId="1E6F4219" w14:textId="77777777" w:rsidTr="00A23D18">
        <w:trPr>
          <w:trHeight w:val="300"/>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5E24C0F4" w14:textId="77777777" w:rsidR="00C8129E" w:rsidRPr="003742D8" w:rsidRDefault="00C8129E" w:rsidP="00A23D18">
            <w:pPr>
              <w:rPr>
                <w:rFonts w:ascii="Calibri" w:hAnsi="Calibri" w:cs="Calibri"/>
                <w:b/>
                <w:bCs/>
                <w:color w:val="FFFFFF"/>
                <w:szCs w:val="20"/>
              </w:rPr>
            </w:pPr>
          </w:p>
        </w:tc>
        <w:tc>
          <w:tcPr>
            <w:tcW w:w="4109" w:type="pct"/>
            <w:tcBorders>
              <w:top w:val="nil"/>
              <w:left w:val="nil"/>
              <w:bottom w:val="single" w:sz="8" w:space="0" w:color="auto"/>
              <w:right w:val="single" w:sz="8" w:space="0" w:color="auto"/>
            </w:tcBorders>
            <w:shd w:val="clear" w:color="auto" w:fill="auto"/>
            <w:noWrap/>
            <w:vAlign w:val="bottom"/>
            <w:hideMark/>
          </w:tcPr>
          <w:p w14:paraId="430B2AA1" w14:textId="77777777" w:rsidR="00C8129E" w:rsidRPr="00A92BC1" w:rsidRDefault="00C8129E" w:rsidP="00A23D18">
            <w:pPr>
              <w:rPr>
                <w:rFonts w:ascii="Consolas" w:hAnsi="Consolas" w:cs="Calibri"/>
                <w:color w:val="000000"/>
                <w:szCs w:val="20"/>
              </w:rPr>
            </w:pPr>
            <w:r w:rsidRPr="00A92BC1">
              <w:rPr>
                <w:rFonts w:ascii="Consolas" w:hAnsi="Consolas" w:cs="Calibri"/>
                <w:b/>
                <w:bCs/>
                <w:color w:val="002060"/>
                <w:szCs w:val="20"/>
              </w:rPr>
              <w:t>RUN</w:t>
            </w:r>
            <w:r w:rsidRPr="00A92BC1">
              <w:rPr>
                <w:rFonts w:ascii="Consolas" w:hAnsi="Consolas" w:cs="Calibri"/>
                <w:color w:val="000000"/>
                <w:szCs w:val="20"/>
              </w:rPr>
              <w:t>;</w:t>
            </w:r>
          </w:p>
        </w:tc>
      </w:tr>
    </w:tbl>
    <w:p w14:paraId="2D478A3B" w14:textId="77777777" w:rsidR="00C8129E" w:rsidRDefault="00C8129E" w:rsidP="00C8129E">
      <w:pPr>
        <w:pStyle w:val="ABodyCopy"/>
        <w:ind w:left="0"/>
        <w:rPr>
          <w:rFonts w:asciiTheme="minorHAnsi" w:hAnsiTheme="minorHAnsi"/>
          <w:noProof/>
          <w:sz w:val="22"/>
          <w:szCs w:val="22"/>
        </w:rPr>
      </w:pPr>
    </w:p>
    <w:p w14:paraId="2C8EC869" w14:textId="77777777" w:rsidR="00C8129E" w:rsidRPr="001F721D" w:rsidRDefault="00C8129E" w:rsidP="00C8129E">
      <w:pPr>
        <w:rPr>
          <w:rFonts w:asciiTheme="minorHAnsi" w:hAnsiTheme="minorHAnsi" w:cstheme="minorHAnsi"/>
          <w:sz w:val="22"/>
          <w:szCs w:val="22"/>
        </w:rPr>
      </w:pPr>
      <w:r w:rsidRPr="001F721D">
        <w:rPr>
          <w:rFonts w:asciiTheme="minorHAnsi" w:hAnsiTheme="minorHAnsi" w:cstheme="minorHAnsi"/>
          <w:sz w:val="22"/>
          <w:szCs w:val="22"/>
        </w:rPr>
        <w:t xml:space="preserve">When considering which variables to combine for feature interaction, it's important to consider the underlying relationships </w:t>
      </w:r>
      <w:r>
        <w:rPr>
          <w:rFonts w:asciiTheme="minorHAnsi" w:hAnsiTheme="minorHAnsi" w:cstheme="minorHAnsi"/>
          <w:sz w:val="22"/>
          <w:szCs w:val="22"/>
        </w:rPr>
        <w:t xml:space="preserve">of the data </w:t>
      </w:r>
      <w:r w:rsidRPr="001F721D">
        <w:rPr>
          <w:rFonts w:asciiTheme="minorHAnsi" w:hAnsiTheme="minorHAnsi" w:cstheme="minorHAnsi"/>
          <w:sz w:val="22"/>
          <w:szCs w:val="22"/>
        </w:rPr>
        <w:t xml:space="preserve">and </w:t>
      </w:r>
      <w:r>
        <w:rPr>
          <w:rFonts w:asciiTheme="minorHAnsi" w:hAnsiTheme="minorHAnsi" w:cstheme="minorHAnsi"/>
          <w:sz w:val="22"/>
          <w:szCs w:val="22"/>
        </w:rPr>
        <w:t xml:space="preserve">your own </w:t>
      </w:r>
      <w:r w:rsidRPr="001F721D">
        <w:rPr>
          <w:rFonts w:asciiTheme="minorHAnsi" w:hAnsiTheme="minorHAnsi" w:cstheme="minorHAnsi"/>
          <w:sz w:val="22"/>
          <w:szCs w:val="22"/>
        </w:rPr>
        <w:t>domain knowledge. Here are a couple of potential feature interactions you coul</w:t>
      </w:r>
      <w:r>
        <w:rPr>
          <w:rFonts w:asciiTheme="minorHAnsi" w:hAnsiTheme="minorHAnsi" w:cstheme="minorHAnsi"/>
          <w:sz w:val="22"/>
          <w:szCs w:val="22"/>
        </w:rPr>
        <w:t>d explore based on the numeric variables in the data set</w:t>
      </w:r>
      <w:r w:rsidRPr="001F721D">
        <w:rPr>
          <w:rFonts w:asciiTheme="minorHAnsi" w:hAnsiTheme="minorHAnsi" w:cstheme="minorHAnsi"/>
          <w:sz w:val="22"/>
          <w:szCs w:val="22"/>
        </w:rPr>
        <w:t>:</w:t>
      </w:r>
    </w:p>
    <w:p w14:paraId="7CAB28DA" w14:textId="77777777" w:rsidR="00C8129E" w:rsidRPr="001F721D" w:rsidRDefault="00C8129E" w:rsidP="00C8129E">
      <w:pPr>
        <w:rPr>
          <w:rFonts w:asciiTheme="minorHAnsi" w:hAnsiTheme="minorHAnsi" w:cstheme="minorHAnsi"/>
          <w:sz w:val="22"/>
          <w:szCs w:val="22"/>
        </w:rPr>
      </w:pPr>
    </w:p>
    <w:p w14:paraId="4D4B22B0" w14:textId="77777777" w:rsidR="00C8129E" w:rsidRPr="001F721D" w:rsidRDefault="00C8129E" w:rsidP="00145AC7">
      <w:pPr>
        <w:pStyle w:val="ListParagraph"/>
        <w:numPr>
          <w:ilvl w:val="0"/>
          <w:numId w:val="51"/>
        </w:numPr>
        <w:rPr>
          <w:rFonts w:asciiTheme="minorHAnsi" w:hAnsiTheme="minorHAnsi" w:cstheme="minorHAnsi"/>
          <w:sz w:val="22"/>
          <w:szCs w:val="22"/>
        </w:rPr>
      </w:pPr>
      <w:r w:rsidRPr="001F721D">
        <w:rPr>
          <w:rFonts w:asciiTheme="minorHAnsi" w:hAnsiTheme="minorHAnsi" w:cstheme="minorHAnsi"/>
          <w:b/>
          <w:sz w:val="22"/>
          <w:szCs w:val="22"/>
        </w:rPr>
        <w:t>Income and Debt-to-Income Ratio:</w:t>
      </w:r>
      <w:r w:rsidRPr="001F721D">
        <w:rPr>
          <w:rFonts w:asciiTheme="minorHAnsi" w:hAnsiTheme="minorHAnsi" w:cstheme="minorHAnsi"/>
          <w:sz w:val="22"/>
          <w:szCs w:val="22"/>
        </w:rPr>
        <w:t xml:space="preserve"> The interaction between income and debt-to-income ratio can capture the impact of an individual's income level on their ability to manage their debts. It may provide insights into how income influences the debt burden and repayment capacity.</w:t>
      </w:r>
    </w:p>
    <w:p w14:paraId="567E9E91" w14:textId="77777777" w:rsidR="00C8129E" w:rsidRDefault="00C8129E" w:rsidP="00C8129E">
      <w:pPr>
        <w:rPr>
          <w:rFonts w:asciiTheme="minorHAnsi" w:hAnsiTheme="minorHAnsi" w:cstheme="minorHAnsi"/>
          <w:sz w:val="22"/>
          <w:szCs w:val="22"/>
        </w:rPr>
      </w:pPr>
    </w:p>
    <w:p w14:paraId="5295F857" w14:textId="77777777" w:rsidR="00C8129E" w:rsidRPr="001F721D" w:rsidRDefault="00C8129E" w:rsidP="00145AC7">
      <w:pPr>
        <w:pStyle w:val="ListParagraph"/>
        <w:numPr>
          <w:ilvl w:val="0"/>
          <w:numId w:val="51"/>
        </w:numPr>
        <w:rPr>
          <w:rFonts w:asciiTheme="minorHAnsi" w:hAnsiTheme="minorHAnsi" w:cstheme="minorHAnsi"/>
          <w:sz w:val="22"/>
          <w:szCs w:val="22"/>
        </w:rPr>
      </w:pPr>
      <w:r w:rsidRPr="001F721D">
        <w:rPr>
          <w:rFonts w:asciiTheme="minorHAnsi" w:hAnsiTheme="minorHAnsi" w:cstheme="minorHAnsi"/>
          <w:b/>
          <w:sz w:val="22"/>
          <w:szCs w:val="22"/>
        </w:rPr>
        <w:t>Number of Open Accounts and Loan Amount:</w:t>
      </w:r>
      <w:r w:rsidRPr="001F721D">
        <w:rPr>
          <w:rFonts w:asciiTheme="minorHAnsi" w:hAnsiTheme="minorHAnsi" w:cstheme="minorHAnsi"/>
          <w:sz w:val="22"/>
          <w:szCs w:val="22"/>
        </w:rPr>
        <w:t xml:space="preserve"> The interaction between the number of open accounts and the loan amount can capture the relationship between an individual's credit activity and the size of the loan they are applying for. It may reveal whether individuals with </w:t>
      </w:r>
      <w:r>
        <w:rPr>
          <w:rFonts w:asciiTheme="minorHAnsi" w:hAnsiTheme="minorHAnsi" w:cstheme="minorHAnsi"/>
          <w:sz w:val="22"/>
          <w:szCs w:val="22"/>
        </w:rPr>
        <w:t>more</w:t>
      </w:r>
      <w:r w:rsidRPr="001F721D">
        <w:rPr>
          <w:rFonts w:asciiTheme="minorHAnsi" w:hAnsiTheme="minorHAnsi" w:cstheme="minorHAnsi"/>
          <w:sz w:val="22"/>
          <w:szCs w:val="22"/>
        </w:rPr>
        <w:t xml:space="preserve"> open accounts tend to apply for larger loans.</w:t>
      </w:r>
    </w:p>
    <w:p w14:paraId="5E650F60" w14:textId="77777777" w:rsidR="00C8129E" w:rsidRPr="001F721D" w:rsidRDefault="00C8129E" w:rsidP="00C8129E">
      <w:pPr>
        <w:rPr>
          <w:rFonts w:asciiTheme="minorHAnsi" w:hAnsiTheme="minorHAnsi" w:cstheme="minorHAnsi"/>
          <w:sz w:val="22"/>
          <w:szCs w:val="22"/>
        </w:rPr>
      </w:pPr>
    </w:p>
    <w:p w14:paraId="660BB3AF" w14:textId="77777777" w:rsidR="00C8129E" w:rsidRDefault="00C8129E" w:rsidP="00C8129E">
      <w:pPr>
        <w:rPr>
          <w:rFonts w:asciiTheme="minorHAnsi" w:hAnsiTheme="minorHAnsi" w:cstheme="minorHAnsi"/>
          <w:sz w:val="22"/>
          <w:szCs w:val="22"/>
        </w:rPr>
      </w:pPr>
      <w:r w:rsidRPr="001F721D">
        <w:rPr>
          <w:rFonts w:asciiTheme="minorHAnsi" w:hAnsiTheme="minorHAnsi" w:cstheme="minorHAnsi"/>
          <w:sz w:val="22"/>
          <w:szCs w:val="22"/>
        </w:rPr>
        <w:t>These are just a few examples, and the choice of feature interactions ultimately depends on the specific context and goals of your analysis. It's recommended to explore different combinations and evaluate their impact on the model's performance and interpretability. Additionally, consulting with domain experts or conducting thorough exploratory data analysis can help guide the selection of meaningful feature interactions.</w:t>
      </w:r>
    </w:p>
    <w:p w14:paraId="69F92A4C" w14:textId="77777777" w:rsidR="00C8129E" w:rsidRDefault="00C8129E" w:rsidP="00C8129E">
      <w:pPr>
        <w:rPr>
          <w:rFonts w:asciiTheme="minorHAnsi" w:hAnsiTheme="minorHAnsi" w:cstheme="minorHAnsi"/>
          <w:sz w:val="22"/>
          <w:szCs w:val="22"/>
        </w:rPr>
      </w:pPr>
    </w:p>
    <w:p w14:paraId="16D88AC4" w14:textId="77777777" w:rsidR="00C8129E" w:rsidRDefault="00C8129E" w:rsidP="00C8129E">
      <w:pPr>
        <w:rPr>
          <w:rFonts w:asciiTheme="minorHAnsi" w:hAnsiTheme="minorHAnsi" w:cstheme="minorHAnsi"/>
          <w:sz w:val="22"/>
          <w:szCs w:val="22"/>
        </w:rPr>
      </w:pPr>
      <w:r>
        <w:rPr>
          <w:rFonts w:asciiTheme="minorHAnsi" w:hAnsiTheme="minorHAnsi" w:cstheme="minorHAnsi"/>
          <w:sz w:val="22"/>
          <w:szCs w:val="22"/>
        </w:rPr>
        <w:t>Let’s take the “income and debt-to-income ratio’ feature interaction example and look at the code in all three programming languages.</w:t>
      </w:r>
    </w:p>
    <w:p w14:paraId="7D3DFAA7" w14:textId="77777777" w:rsidR="00C8129E" w:rsidRDefault="00C8129E" w:rsidP="00C8129E">
      <w:pPr>
        <w:pStyle w:val="ACaptionHead"/>
        <w:ind w:left="0"/>
        <w:rPr>
          <w:rFonts w:asciiTheme="minorHAnsi" w:hAnsiTheme="minorHAnsi"/>
          <w:noProof/>
          <w:sz w:val="22"/>
        </w:rPr>
      </w:pPr>
      <w:r>
        <w:rPr>
          <w:noProof/>
        </w:rPr>
        <w:t>Program 3.16 – Feature Interactions</w:t>
      </w:r>
    </w:p>
    <w:p w14:paraId="4DC5DF77" w14:textId="77777777" w:rsidR="00C8129E" w:rsidRDefault="00C8129E" w:rsidP="00C8129E">
      <w:pPr>
        <w:rPr>
          <w:rFonts w:asciiTheme="minorHAnsi" w:hAnsiTheme="minorHAnsi" w:cstheme="minorHAnsi"/>
          <w:sz w:val="22"/>
          <w:szCs w:val="22"/>
        </w:rPr>
      </w:pPr>
    </w:p>
    <w:tbl>
      <w:tblPr>
        <w:tblW w:w="5000" w:type="pct"/>
        <w:tblLook w:val="04A0" w:firstRow="1" w:lastRow="0" w:firstColumn="1" w:lastColumn="0" w:noHBand="0" w:noVBand="1"/>
      </w:tblPr>
      <w:tblGrid>
        <w:gridCol w:w="1566"/>
        <w:gridCol w:w="6694"/>
      </w:tblGrid>
      <w:tr w:rsidR="00C8129E" w:rsidRPr="00A021D0" w14:paraId="30C7ABB1" w14:textId="77777777" w:rsidTr="00A23D18">
        <w:trPr>
          <w:trHeight w:val="300"/>
        </w:trPr>
        <w:tc>
          <w:tcPr>
            <w:tcW w:w="891" w:type="pct"/>
            <w:tcBorders>
              <w:top w:val="single" w:sz="8" w:space="0" w:color="auto"/>
              <w:left w:val="single" w:sz="8" w:space="0" w:color="auto"/>
              <w:bottom w:val="single" w:sz="8" w:space="0" w:color="auto"/>
              <w:right w:val="single" w:sz="8" w:space="0" w:color="auto"/>
            </w:tcBorders>
            <w:shd w:val="clear" w:color="000000" w:fill="0070C0"/>
            <w:noWrap/>
            <w:vAlign w:val="center"/>
            <w:hideMark/>
          </w:tcPr>
          <w:p w14:paraId="3B1AA961" w14:textId="77777777" w:rsidR="00C8129E" w:rsidRPr="00A021D0" w:rsidRDefault="00C8129E" w:rsidP="00A23D18">
            <w:pPr>
              <w:jc w:val="center"/>
              <w:rPr>
                <w:rFonts w:ascii="Calibri" w:hAnsi="Calibri" w:cs="Calibri"/>
                <w:b/>
                <w:bCs/>
                <w:color w:val="FFFFFF"/>
                <w:sz w:val="18"/>
                <w:szCs w:val="18"/>
              </w:rPr>
            </w:pPr>
            <w:r w:rsidRPr="00A021D0">
              <w:rPr>
                <w:rFonts w:ascii="Calibri" w:hAnsi="Calibri" w:cs="Calibri"/>
                <w:b/>
                <w:bCs/>
                <w:color w:val="FFFFFF"/>
                <w:sz w:val="18"/>
                <w:szCs w:val="18"/>
              </w:rPr>
              <w:t>Language</w:t>
            </w:r>
          </w:p>
        </w:tc>
        <w:tc>
          <w:tcPr>
            <w:tcW w:w="4109" w:type="pct"/>
            <w:tcBorders>
              <w:top w:val="single" w:sz="8" w:space="0" w:color="auto"/>
              <w:left w:val="nil"/>
              <w:bottom w:val="single" w:sz="8" w:space="0" w:color="auto"/>
              <w:right w:val="single" w:sz="8" w:space="0" w:color="auto"/>
            </w:tcBorders>
            <w:shd w:val="clear" w:color="000000" w:fill="0070C0"/>
            <w:vAlign w:val="center"/>
            <w:hideMark/>
          </w:tcPr>
          <w:p w14:paraId="08E0BD37" w14:textId="77777777" w:rsidR="00C8129E" w:rsidRPr="00A021D0" w:rsidRDefault="00C8129E" w:rsidP="00A23D18">
            <w:pPr>
              <w:jc w:val="center"/>
              <w:rPr>
                <w:rFonts w:ascii="Calibri" w:hAnsi="Calibri" w:cs="Calibri"/>
                <w:b/>
                <w:bCs/>
                <w:color w:val="FFFFFF"/>
                <w:sz w:val="18"/>
                <w:szCs w:val="18"/>
              </w:rPr>
            </w:pPr>
            <w:r w:rsidRPr="00A021D0">
              <w:rPr>
                <w:rFonts w:ascii="Calibri" w:hAnsi="Calibri" w:cs="Calibri"/>
                <w:b/>
                <w:bCs/>
                <w:color w:val="FFFFFF"/>
                <w:sz w:val="18"/>
                <w:szCs w:val="18"/>
              </w:rPr>
              <w:t>Programming Code</w:t>
            </w:r>
          </w:p>
        </w:tc>
      </w:tr>
      <w:tr w:rsidR="00C8129E" w:rsidRPr="00A021D0" w14:paraId="7BBDB698" w14:textId="77777777" w:rsidTr="00A23D18">
        <w:trPr>
          <w:trHeight w:val="300"/>
        </w:trPr>
        <w:tc>
          <w:tcPr>
            <w:tcW w:w="891" w:type="pct"/>
            <w:tcBorders>
              <w:top w:val="nil"/>
              <w:left w:val="single" w:sz="8" w:space="0" w:color="auto"/>
              <w:bottom w:val="single" w:sz="8" w:space="0" w:color="auto"/>
              <w:right w:val="single" w:sz="8" w:space="0" w:color="auto"/>
            </w:tcBorders>
            <w:shd w:val="clear" w:color="000000" w:fill="00B0F0"/>
            <w:noWrap/>
            <w:vAlign w:val="center"/>
            <w:hideMark/>
          </w:tcPr>
          <w:p w14:paraId="77126E6E" w14:textId="77777777" w:rsidR="00C8129E" w:rsidRPr="00A021D0" w:rsidRDefault="00C8129E" w:rsidP="00A23D18">
            <w:pPr>
              <w:jc w:val="center"/>
              <w:rPr>
                <w:rFonts w:ascii="Calibri" w:hAnsi="Calibri" w:cs="Calibri"/>
                <w:b/>
                <w:bCs/>
                <w:color w:val="FFFFFF"/>
                <w:sz w:val="18"/>
                <w:szCs w:val="18"/>
              </w:rPr>
            </w:pPr>
            <w:r w:rsidRPr="00A021D0">
              <w:rPr>
                <w:rFonts w:ascii="Calibri" w:hAnsi="Calibri" w:cs="Calibri"/>
                <w:b/>
                <w:bCs/>
                <w:color w:val="FFFFFF"/>
                <w:sz w:val="18"/>
                <w:szCs w:val="18"/>
              </w:rPr>
              <w:t>R Programming</w:t>
            </w:r>
          </w:p>
        </w:tc>
        <w:tc>
          <w:tcPr>
            <w:tcW w:w="4109" w:type="pct"/>
            <w:tcBorders>
              <w:top w:val="nil"/>
              <w:left w:val="nil"/>
              <w:bottom w:val="single" w:sz="8" w:space="0" w:color="auto"/>
              <w:right w:val="single" w:sz="8" w:space="0" w:color="auto"/>
            </w:tcBorders>
            <w:shd w:val="clear" w:color="auto" w:fill="auto"/>
            <w:noWrap/>
            <w:vAlign w:val="bottom"/>
            <w:hideMark/>
          </w:tcPr>
          <w:p w14:paraId="19235698" w14:textId="77777777" w:rsidR="00C8129E" w:rsidRPr="00A92BC1" w:rsidRDefault="00C8129E" w:rsidP="00A23D18">
            <w:pPr>
              <w:rPr>
                <w:rFonts w:ascii="Consolas" w:hAnsi="Consolas" w:cs="Calibri"/>
                <w:color w:val="000000"/>
                <w:sz w:val="18"/>
                <w:szCs w:val="18"/>
              </w:rPr>
            </w:pPr>
            <w:proofErr w:type="spellStart"/>
            <w:r w:rsidRPr="00A92BC1">
              <w:rPr>
                <w:rFonts w:ascii="Consolas" w:hAnsi="Consolas" w:cs="Calibri"/>
                <w:color w:val="000000"/>
                <w:sz w:val="18"/>
                <w:szCs w:val="18"/>
              </w:rPr>
              <w:t>loan_data$DTI_INC_INTERACTION</w:t>
            </w:r>
            <w:proofErr w:type="spellEnd"/>
            <w:r w:rsidRPr="00A92BC1">
              <w:rPr>
                <w:rFonts w:ascii="Consolas" w:hAnsi="Consolas" w:cs="Calibri"/>
                <w:color w:val="000000"/>
                <w:sz w:val="18"/>
                <w:szCs w:val="18"/>
              </w:rPr>
              <w:t xml:space="preserve"> &lt;- </w:t>
            </w:r>
            <w:proofErr w:type="spellStart"/>
            <w:r w:rsidRPr="00A92BC1">
              <w:rPr>
                <w:rFonts w:ascii="Consolas" w:hAnsi="Consolas" w:cs="Calibri"/>
                <w:color w:val="000000"/>
                <w:sz w:val="18"/>
                <w:szCs w:val="18"/>
              </w:rPr>
              <w:t>loan_data$dti</w:t>
            </w:r>
            <w:proofErr w:type="spellEnd"/>
            <w:r w:rsidRPr="00A92BC1">
              <w:rPr>
                <w:rFonts w:ascii="Consolas" w:hAnsi="Consolas" w:cs="Calibri"/>
                <w:color w:val="000000"/>
                <w:sz w:val="18"/>
                <w:szCs w:val="18"/>
              </w:rPr>
              <w:t xml:space="preserve"> * </w:t>
            </w:r>
            <w:proofErr w:type="spellStart"/>
            <w:r w:rsidRPr="00A92BC1">
              <w:rPr>
                <w:rFonts w:ascii="Consolas" w:hAnsi="Consolas" w:cs="Calibri"/>
                <w:color w:val="000000"/>
                <w:sz w:val="18"/>
                <w:szCs w:val="18"/>
              </w:rPr>
              <w:t>loan_data$annual_inc</w:t>
            </w:r>
            <w:proofErr w:type="spellEnd"/>
          </w:p>
        </w:tc>
      </w:tr>
      <w:tr w:rsidR="00C8129E" w:rsidRPr="00A021D0" w14:paraId="2F8FE124" w14:textId="77777777" w:rsidTr="00A23D18">
        <w:trPr>
          <w:trHeight w:val="300"/>
        </w:trPr>
        <w:tc>
          <w:tcPr>
            <w:tcW w:w="891" w:type="pct"/>
            <w:tcBorders>
              <w:top w:val="nil"/>
              <w:left w:val="nil"/>
              <w:bottom w:val="nil"/>
              <w:right w:val="nil"/>
            </w:tcBorders>
            <w:shd w:val="clear" w:color="auto" w:fill="auto"/>
            <w:noWrap/>
            <w:vAlign w:val="bottom"/>
            <w:hideMark/>
          </w:tcPr>
          <w:p w14:paraId="3812D9F5" w14:textId="77777777" w:rsidR="00C8129E" w:rsidRPr="00A021D0" w:rsidRDefault="00C8129E" w:rsidP="00A23D18">
            <w:pPr>
              <w:rPr>
                <w:rFonts w:ascii="Calibri" w:hAnsi="Calibri" w:cs="Calibri"/>
                <w:color w:val="000000"/>
                <w:sz w:val="18"/>
                <w:szCs w:val="18"/>
              </w:rPr>
            </w:pPr>
          </w:p>
        </w:tc>
        <w:tc>
          <w:tcPr>
            <w:tcW w:w="4109" w:type="pct"/>
            <w:tcBorders>
              <w:top w:val="nil"/>
              <w:left w:val="nil"/>
              <w:bottom w:val="nil"/>
              <w:right w:val="nil"/>
            </w:tcBorders>
            <w:shd w:val="clear" w:color="auto" w:fill="auto"/>
            <w:noWrap/>
            <w:vAlign w:val="bottom"/>
            <w:hideMark/>
          </w:tcPr>
          <w:p w14:paraId="464065D8" w14:textId="77777777" w:rsidR="00C8129E" w:rsidRPr="00A92BC1" w:rsidRDefault="00C8129E" w:rsidP="00A23D18">
            <w:pPr>
              <w:rPr>
                <w:rFonts w:ascii="Consolas" w:hAnsi="Consolas"/>
                <w:sz w:val="18"/>
                <w:szCs w:val="18"/>
              </w:rPr>
            </w:pPr>
          </w:p>
        </w:tc>
      </w:tr>
      <w:tr w:rsidR="00C8129E" w:rsidRPr="00A021D0" w14:paraId="4AE15C0B" w14:textId="77777777" w:rsidTr="00A23D18">
        <w:trPr>
          <w:trHeight w:val="288"/>
        </w:trPr>
        <w:tc>
          <w:tcPr>
            <w:tcW w:w="891" w:type="pct"/>
            <w:vMerge w:val="restart"/>
            <w:tcBorders>
              <w:top w:val="single" w:sz="8" w:space="0" w:color="auto"/>
              <w:left w:val="single" w:sz="8" w:space="0" w:color="auto"/>
              <w:bottom w:val="single" w:sz="8" w:space="0" w:color="000000"/>
              <w:right w:val="single" w:sz="8" w:space="0" w:color="auto"/>
            </w:tcBorders>
            <w:shd w:val="clear" w:color="000000" w:fill="00B0F0"/>
            <w:noWrap/>
            <w:vAlign w:val="center"/>
            <w:hideMark/>
          </w:tcPr>
          <w:p w14:paraId="3DBCFB78" w14:textId="77777777" w:rsidR="00C8129E" w:rsidRPr="00A021D0" w:rsidRDefault="00C8129E" w:rsidP="00A23D18">
            <w:pPr>
              <w:jc w:val="center"/>
              <w:rPr>
                <w:rFonts w:ascii="Calibri" w:hAnsi="Calibri" w:cs="Calibri"/>
                <w:b/>
                <w:bCs/>
                <w:color w:val="FFFFFF"/>
                <w:sz w:val="18"/>
                <w:szCs w:val="18"/>
              </w:rPr>
            </w:pPr>
            <w:r w:rsidRPr="00A021D0">
              <w:rPr>
                <w:rFonts w:ascii="Calibri" w:hAnsi="Calibri" w:cs="Calibri"/>
                <w:b/>
                <w:bCs/>
                <w:color w:val="FFFFFF"/>
                <w:sz w:val="18"/>
                <w:szCs w:val="18"/>
              </w:rPr>
              <w:t>Python Programming</w:t>
            </w:r>
          </w:p>
        </w:tc>
        <w:tc>
          <w:tcPr>
            <w:tcW w:w="4109" w:type="pct"/>
            <w:tcBorders>
              <w:top w:val="single" w:sz="8" w:space="0" w:color="auto"/>
              <w:left w:val="nil"/>
              <w:bottom w:val="nil"/>
              <w:right w:val="single" w:sz="8" w:space="0" w:color="auto"/>
            </w:tcBorders>
            <w:shd w:val="clear" w:color="auto" w:fill="auto"/>
            <w:noWrap/>
            <w:vAlign w:val="bottom"/>
            <w:hideMark/>
          </w:tcPr>
          <w:p w14:paraId="1607F8D2" w14:textId="77777777" w:rsidR="00C8129E" w:rsidRPr="00A92BC1" w:rsidRDefault="00C8129E" w:rsidP="00A23D18">
            <w:pPr>
              <w:rPr>
                <w:rFonts w:ascii="Consolas" w:hAnsi="Consolas" w:cs="Calibri"/>
                <w:color w:val="000000"/>
                <w:sz w:val="18"/>
                <w:szCs w:val="18"/>
              </w:rPr>
            </w:pPr>
            <w:r w:rsidRPr="00A92BC1">
              <w:rPr>
                <w:rFonts w:ascii="Consolas" w:hAnsi="Consolas" w:cs="Calibri"/>
                <w:b/>
                <w:bCs/>
                <w:color w:val="0070C0"/>
                <w:sz w:val="18"/>
                <w:szCs w:val="18"/>
              </w:rPr>
              <w:t>import</w:t>
            </w:r>
            <w:r w:rsidRPr="00A92BC1">
              <w:rPr>
                <w:rFonts w:ascii="Consolas" w:hAnsi="Consolas" w:cs="Calibri"/>
                <w:color w:val="000000"/>
                <w:sz w:val="18"/>
                <w:szCs w:val="18"/>
              </w:rPr>
              <w:t xml:space="preserve"> pandas </w:t>
            </w:r>
            <w:r w:rsidRPr="00A92BC1">
              <w:rPr>
                <w:rFonts w:ascii="Consolas" w:hAnsi="Consolas" w:cs="Calibri"/>
                <w:color w:val="0070C0"/>
                <w:sz w:val="18"/>
                <w:szCs w:val="18"/>
              </w:rPr>
              <w:t>as</w:t>
            </w:r>
            <w:r w:rsidRPr="00A92BC1">
              <w:rPr>
                <w:rFonts w:ascii="Consolas" w:hAnsi="Consolas" w:cs="Calibri"/>
                <w:color w:val="000000"/>
                <w:sz w:val="18"/>
                <w:szCs w:val="18"/>
              </w:rPr>
              <w:t xml:space="preserve"> pd</w:t>
            </w:r>
          </w:p>
        </w:tc>
      </w:tr>
      <w:tr w:rsidR="00C8129E" w:rsidRPr="00A021D0" w14:paraId="00A63021"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4294DDF9" w14:textId="77777777" w:rsidR="00C8129E" w:rsidRPr="00A021D0" w:rsidRDefault="00C8129E" w:rsidP="00A23D18">
            <w:pPr>
              <w:rPr>
                <w:rFonts w:ascii="Calibri" w:hAnsi="Calibri" w:cs="Calibri"/>
                <w:b/>
                <w:bCs/>
                <w:color w:val="FFFFFF"/>
                <w:sz w:val="18"/>
                <w:szCs w:val="18"/>
              </w:rPr>
            </w:pPr>
          </w:p>
        </w:tc>
        <w:tc>
          <w:tcPr>
            <w:tcW w:w="4109" w:type="pct"/>
            <w:tcBorders>
              <w:top w:val="nil"/>
              <w:left w:val="nil"/>
              <w:bottom w:val="nil"/>
              <w:right w:val="single" w:sz="8" w:space="0" w:color="auto"/>
            </w:tcBorders>
            <w:shd w:val="clear" w:color="auto" w:fill="auto"/>
            <w:noWrap/>
            <w:vAlign w:val="bottom"/>
            <w:hideMark/>
          </w:tcPr>
          <w:p w14:paraId="64147A56" w14:textId="77777777" w:rsidR="00C8129E" w:rsidRPr="00A92BC1" w:rsidRDefault="00C8129E" w:rsidP="00A23D18">
            <w:pPr>
              <w:rPr>
                <w:rFonts w:ascii="Consolas" w:hAnsi="Consolas" w:cs="Calibri"/>
                <w:color w:val="000000"/>
                <w:sz w:val="18"/>
                <w:szCs w:val="18"/>
              </w:rPr>
            </w:pPr>
            <w:r w:rsidRPr="00A92BC1">
              <w:rPr>
                <w:rFonts w:ascii="Consolas" w:hAnsi="Consolas" w:cs="Calibri"/>
                <w:color w:val="000000"/>
                <w:sz w:val="18"/>
                <w:szCs w:val="18"/>
              </w:rPr>
              <w:t> </w:t>
            </w:r>
          </w:p>
        </w:tc>
      </w:tr>
      <w:tr w:rsidR="00C8129E" w:rsidRPr="00A021D0" w14:paraId="2DF923EE" w14:textId="77777777" w:rsidTr="00A23D18">
        <w:trPr>
          <w:trHeight w:val="300"/>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02911146" w14:textId="77777777" w:rsidR="00C8129E" w:rsidRPr="00A021D0" w:rsidRDefault="00C8129E" w:rsidP="00A23D18">
            <w:pPr>
              <w:rPr>
                <w:rFonts w:ascii="Calibri" w:hAnsi="Calibri" w:cs="Calibri"/>
                <w:b/>
                <w:bCs/>
                <w:color w:val="FFFFFF"/>
                <w:sz w:val="18"/>
                <w:szCs w:val="18"/>
              </w:rPr>
            </w:pPr>
          </w:p>
        </w:tc>
        <w:tc>
          <w:tcPr>
            <w:tcW w:w="4109" w:type="pct"/>
            <w:tcBorders>
              <w:top w:val="nil"/>
              <w:left w:val="nil"/>
              <w:bottom w:val="single" w:sz="8" w:space="0" w:color="auto"/>
              <w:right w:val="single" w:sz="8" w:space="0" w:color="auto"/>
            </w:tcBorders>
            <w:shd w:val="clear" w:color="auto" w:fill="auto"/>
            <w:noWrap/>
            <w:vAlign w:val="bottom"/>
            <w:hideMark/>
          </w:tcPr>
          <w:p w14:paraId="12504F26" w14:textId="77777777" w:rsidR="00C8129E" w:rsidRPr="00A92BC1" w:rsidRDefault="00C8129E" w:rsidP="00A23D18">
            <w:pPr>
              <w:rPr>
                <w:rFonts w:ascii="Consolas" w:hAnsi="Consolas" w:cs="Calibri"/>
                <w:color w:val="000000"/>
                <w:sz w:val="18"/>
                <w:szCs w:val="18"/>
              </w:rPr>
            </w:pPr>
            <w:proofErr w:type="spellStart"/>
            <w:r w:rsidRPr="00A92BC1">
              <w:rPr>
                <w:rFonts w:ascii="Consolas" w:hAnsi="Consolas" w:cs="Calibri"/>
                <w:color w:val="000000"/>
                <w:sz w:val="18"/>
                <w:szCs w:val="18"/>
              </w:rPr>
              <w:t>loan_data</w:t>
            </w:r>
            <w:proofErr w:type="spellEnd"/>
            <w:r w:rsidRPr="00A92BC1">
              <w:rPr>
                <w:rFonts w:ascii="Consolas" w:hAnsi="Consolas" w:cs="Calibri"/>
                <w:color w:val="000000"/>
                <w:sz w:val="18"/>
                <w:szCs w:val="18"/>
              </w:rPr>
              <w:t>[</w:t>
            </w:r>
            <w:r w:rsidRPr="00A92BC1">
              <w:rPr>
                <w:rFonts w:ascii="Consolas" w:hAnsi="Consolas" w:cs="Calibri"/>
                <w:b/>
                <w:bCs/>
                <w:color w:val="375623"/>
                <w:sz w:val="18"/>
                <w:szCs w:val="18"/>
              </w:rPr>
              <w:t>'DTI_INC_INTERACTION'</w:t>
            </w:r>
            <w:r w:rsidRPr="00A92BC1">
              <w:rPr>
                <w:rFonts w:ascii="Consolas" w:hAnsi="Consolas" w:cs="Calibri"/>
                <w:color w:val="000000"/>
                <w:sz w:val="18"/>
                <w:szCs w:val="18"/>
              </w:rPr>
              <w:t xml:space="preserve">] = </w:t>
            </w:r>
            <w:proofErr w:type="spellStart"/>
            <w:r w:rsidRPr="00A92BC1">
              <w:rPr>
                <w:rFonts w:ascii="Consolas" w:hAnsi="Consolas" w:cs="Calibri"/>
                <w:color w:val="000000"/>
                <w:sz w:val="18"/>
                <w:szCs w:val="18"/>
              </w:rPr>
              <w:t>loan_data</w:t>
            </w:r>
            <w:proofErr w:type="spellEnd"/>
            <w:r w:rsidRPr="00A92BC1">
              <w:rPr>
                <w:rFonts w:ascii="Consolas" w:hAnsi="Consolas" w:cs="Calibri"/>
                <w:color w:val="000000"/>
                <w:sz w:val="18"/>
                <w:szCs w:val="18"/>
              </w:rPr>
              <w:t>[</w:t>
            </w:r>
            <w:r w:rsidRPr="00A92BC1">
              <w:rPr>
                <w:rFonts w:ascii="Consolas" w:hAnsi="Consolas" w:cs="Calibri"/>
                <w:b/>
                <w:bCs/>
                <w:color w:val="375623"/>
                <w:sz w:val="18"/>
                <w:szCs w:val="18"/>
              </w:rPr>
              <w:t>'</w:t>
            </w:r>
            <w:proofErr w:type="spellStart"/>
            <w:r w:rsidRPr="00A92BC1">
              <w:rPr>
                <w:rFonts w:ascii="Consolas" w:hAnsi="Consolas" w:cs="Calibri"/>
                <w:b/>
                <w:bCs/>
                <w:color w:val="375623"/>
                <w:sz w:val="18"/>
                <w:szCs w:val="18"/>
              </w:rPr>
              <w:t>dti</w:t>
            </w:r>
            <w:proofErr w:type="spellEnd"/>
            <w:r w:rsidRPr="00A92BC1">
              <w:rPr>
                <w:rFonts w:ascii="Consolas" w:hAnsi="Consolas" w:cs="Calibri"/>
                <w:b/>
                <w:bCs/>
                <w:color w:val="375623"/>
                <w:sz w:val="18"/>
                <w:szCs w:val="18"/>
              </w:rPr>
              <w:t>'</w:t>
            </w:r>
            <w:r w:rsidRPr="00A92BC1">
              <w:rPr>
                <w:rFonts w:ascii="Consolas" w:hAnsi="Consolas" w:cs="Calibri"/>
                <w:color w:val="000000"/>
                <w:sz w:val="18"/>
                <w:szCs w:val="18"/>
              </w:rPr>
              <w:t xml:space="preserve">] * </w:t>
            </w:r>
            <w:proofErr w:type="spellStart"/>
            <w:r w:rsidRPr="00A92BC1">
              <w:rPr>
                <w:rFonts w:ascii="Consolas" w:hAnsi="Consolas" w:cs="Calibri"/>
                <w:color w:val="000000"/>
                <w:sz w:val="18"/>
                <w:szCs w:val="18"/>
              </w:rPr>
              <w:t>loan_data</w:t>
            </w:r>
            <w:proofErr w:type="spellEnd"/>
            <w:r w:rsidRPr="00A92BC1">
              <w:rPr>
                <w:rFonts w:ascii="Consolas" w:hAnsi="Consolas" w:cs="Calibri"/>
                <w:color w:val="000000"/>
                <w:sz w:val="18"/>
                <w:szCs w:val="18"/>
              </w:rPr>
              <w:t>[</w:t>
            </w:r>
            <w:r w:rsidRPr="00A92BC1">
              <w:rPr>
                <w:rFonts w:ascii="Consolas" w:hAnsi="Consolas" w:cs="Calibri"/>
                <w:b/>
                <w:bCs/>
                <w:color w:val="375623"/>
                <w:sz w:val="18"/>
                <w:szCs w:val="18"/>
              </w:rPr>
              <w:t>'</w:t>
            </w:r>
            <w:proofErr w:type="spellStart"/>
            <w:r w:rsidRPr="00A92BC1">
              <w:rPr>
                <w:rFonts w:ascii="Consolas" w:hAnsi="Consolas" w:cs="Calibri"/>
                <w:b/>
                <w:bCs/>
                <w:color w:val="375623"/>
                <w:sz w:val="18"/>
                <w:szCs w:val="18"/>
              </w:rPr>
              <w:t>annual_inc</w:t>
            </w:r>
            <w:proofErr w:type="spellEnd"/>
            <w:r w:rsidRPr="00A92BC1">
              <w:rPr>
                <w:rFonts w:ascii="Consolas" w:hAnsi="Consolas" w:cs="Calibri"/>
                <w:b/>
                <w:bCs/>
                <w:color w:val="375623"/>
                <w:sz w:val="18"/>
                <w:szCs w:val="18"/>
              </w:rPr>
              <w:t>'</w:t>
            </w:r>
            <w:r w:rsidRPr="00A92BC1">
              <w:rPr>
                <w:rFonts w:ascii="Consolas" w:hAnsi="Consolas" w:cs="Calibri"/>
                <w:color w:val="000000"/>
                <w:sz w:val="18"/>
                <w:szCs w:val="18"/>
              </w:rPr>
              <w:t>]</w:t>
            </w:r>
          </w:p>
        </w:tc>
      </w:tr>
      <w:tr w:rsidR="00C8129E" w:rsidRPr="00A021D0" w14:paraId="3CC4B011" w14:textId="77777777" w:rsidTr="00A23D18">
        <w:trPr>
          <w:trHeight w:val="300"/>
        </w:trPr>
        <w:tc>
          <w:tcPr>
            <w:tcW w:w="891" w:type="pct"/>
            <w:tcBorders>
              <w:top w:val="nil"/>
              <w:left w:val="nil"/>
              <w:bottom w:val="nil"/>
              <w:right w:val="nil"/>
            </w:tcBorders>
            <w:shd w:val="clear" w:color="auto" w:fill="auto"/>
            <w:noWrap/>
            <w:vAlign w:val="bottom"/>
            <w:hideMark/>
          </w:tcPr>
          <w:p w14:paraId="49E438B7" w14:textId="77777777" w:rsidR="00C8129E" w:rsidRPr="00A021D0" w:rsidRDefault="00C8129E" w:rsidP="00A23D18">
            <w:pPr>
              <w:rPr>
                <w:rFonts w:ascii="Calibri" w:hAnsi="Calibri" w:cs="Calibri"/>
                <w:color w:val="000000"/>
                <w:sz w:val="18"/>
                <w:szCs w:val="18"/>
              </w:rPr>
            </w:pPr>
          </w:p>
        </w:tc>
        <w:tc>
          <w:tcPr>
            <w:tcW w:w="4109" w:type="pct"/>
            <w:tcBorders>
              <w:top w:val="nil"/>
              <w:left w:val="nil"/>
              <w:bottom w:val="nil"/>
              <w:right w:val="nil"/>
            </w:tcBorders>
            <w:shd w:val="clear" w:color="auto" w:fill="auto"/>
            <w:noWrap/>
            <w:vAlign w:val="bottom"/>
            <w:hideMark/>
          </w:tcPr>
          <w:p w14:paraId="53609F1B" w14:textId="77777777" w:rsidR="00C8129E" w:rsidRPr="00A92BC1" w:rsidRDefault="00C8129E" w:rsidP="00A23D18">
            <w:pPr>
              <w:rPr>
                <w:rFonts w:ascii="Consolas" w:hAnsi="Consolas"/>
                <w:sz w:val="18"/>
                <w:szCs w:val="18"/>
              </w:rPr>
            </w:pPr>
          </w:p>
        </w:tc>
      </w:tr>
      <w:tr w:rsidR="00C8129E" w:rsidRPr="00A021D0" w14:paraId="391B3AEB" w14:textId="77777777" w:rsidTr="00A23D18">
        <w:trPr>
          <w:trHeight w:val="288"/>
        </w:trPr>
        <w:tc>
          <w:tcPr>
            <w:tcW w:w="891" w:type="pct"/>
            <w:vMerge w:val="restart"/>
            <w:tcBorders>
              <w:top w:val="single" w:sz="8" w:space="0" w:color="auto"/>
              <w:left w:val="single" w:sz="8" w:space="0" w:color="auto"/>
              <w:bottom w:val="single" w:sz="8" w:space="0" w:color="000000"/>
              <w:right w:val="single" w:sz="8" w:space="0" w:color="auto"/>
            </w:tcBorders>
            <w:shd w:val="clear" w:color="000000" w:fill="00B0F0"/>
            <w:noWrap/>
            <w:vAlign w:val="center"/>
            <w:hideMark/>
          </w:tcPr>
          <w:p w14:paraId="60A34D2C" w14:textId="77777777" w:rsidR="00C8129E" w:rsidRPr="00A021D0" w:rsidRDefault="00C8129E" w:rsidP="00A23D18">
            <w:pPr>
              <w:jc w:val="center"/>
              <w:rPr>
                <w:rFonts w:ascii="Calibri" w:hAnsi="Calibri" w:cs="Calibri"/>
                <w:b/>
                <w:bCs/>
                <w:color w:val="FFFFFF"/>
                <w:sz w:val="18"/>
                <w:szCs w:val="18"/>
              </w:rPr>
            </w:pPr>
            <w:r w:rsidRPr="00A021D0">
              <w:rPr>
                <w:rFonts w:ascii="Calibri" w:hAnsi="Calibri" w:cs="Calibri"/>
                <w:b/>
                <w:bCs/>
                <w:color w:val="FFFFFF"/>
                <w:sz w:val="18"/>
                <w:szCs w:val="18"/>
              </w:rPr>
              <w:t>SAS Programming</w:t>
            </w:r>
          </w:p>
        </w:tc>
        <w:tc>
          <w:tcPr>
            <w:tcW w:w="4109" w:type="pct"/>
            <w:tcBorders>
              <w:top w:val="single" w:sz="8" w:space="0" w:color="auto"/>
              <w:left w:val="nil"/>
              <w:bottom w:val="nil"/>
              <w:right w:val="single" w:sz="8" w:space="0" w:color="auto"/>
            </w:tcBorders>
            <w:shd w:val="clear" w:color="auto" w:fill="auto"/>
            <w:noWrap/>
            <w:vAlign w:val="bottom"/>
            <w:hideMark/>
          </w:tcPr>
          <w:p w14:paraId="73D47862" w14:textId="77777777" w:rsidR="00C8129E" w:rsidRPr="00A92BC1" w:rsidRDefault="00C8129E" w:rsidP="00A23D18">
            <w:pPr>
              <w:rPr>
                <w:rFonts w:ascii="Consolas" w:hAnsi="Consolas" w:cs="Calibri"/>
                <w:color w:val="000000"/>
                <w:sz w:val="18"/>
                <w:szCs w:val="18"/>
              </w:rPr>
            </w:pPr>
            <w:r w:rsidRPr="00A92BC1">
              <w:rPr>
                <w:rFonts w:ascii="Consolas" w:hAnsi="Consolas" w:cs="Calibri"/>
                <w:b/>
                <w:bCs/>
                <w:color w:val="002060"/>
                <w:sz w:val="18"/>
                <w:szCs w:val="18"/>
              </w:rPr>
              <w:t>DATA</w:t>
            </w:r>
            <w:r w:rsidRPr="00A92BC1">
              <w:rPr>
                <w:rFonts w:ascii="Consolas" w:hAnsi="Consolas" w:cs="Calibri"/>
                <w:color w:val="000000"/>
                <w:sz w:val="18"/>
                <w:szCs w:val="18"/>
              </w:rPr>
              <w:t xml:space="preserve"> </w:t>
            </w:r>
            <w:proofErr w:type="spellStart"/>
            <w:r w:rsidRPr="00A92BC1">
              <w:rPr>
                <w:rFonts w:ascii="Consolas" w:hAnsi="Consolas" w:cs="Calibri"/>
                <w:color w:val="000000"/>
                <w:sz w:val="18"/>
                <w:szCs w:val="18"/>
              </w:rPr>
              <w:t>loan_data</w:t>
            </w:r>
            <w:proofErr w:type="spellEnd"/>
            <w:r w:rsidRPr="00A92BC1">
              <w:rPr>
                <w:rFonts w:ascii="Consolas" w:hAnsi="Consolas" w:cs="Calibri"/>
                <w:color w:val="000000"/>
                <w:sz w:val="18"/>
                <w:szCs w:val="18"/>
              </w:rPr>
              <w:t>;</w:t>
            </w:r>
          </w:p>
        </w:tc>
      </w:tr>
      <w:tr w:rsidR="00C8129E" w:rsidRPr="00A021D0" w14:paraId="519919A3"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64B011D3" w14:textId="77777777" w:rsidR="00C8129E" w:rsidRPr="00A021D0" w:rsidRDefault="00C8129E" w:rsidP="00A23D18">
            <w:pPr>
              <w:rPr>
                <w:rFonts w:ascii="Calibri" w:hAnsi="Calibri" w:cs="Calibri"/>
                <w:b/>
                <w:bCs/>
                <w:color w:val="FFFFFF"/>
                <w:sz w:val="18"/>
                <w:szCs w:val="18"/>
              </w:rPr>
            </w:pPr>
          </w:p>
        </w:tc>
        <w:tc>
          <w:tcPr>
            <w:tcW w:w="4109" w:type="pct"/>
            <w:tcBorders>
              <w:top w:val="nil"/>
              <w:left w:val="nil"/>
              <w:bottom w:val="nil"/>
              <w:right w:val="single" w:sz="8" w:space="0" w:color="auto"/>
            </w:tcBorders>
            <w:shd w:val="clear" w:color="auto" w:fill="auto"/>
            <w:noWrap/>
            <w:vAlign w:val="bottom"/>
            <w:hideMark/>
          </w:tcPr>
          <w:p w14:paraId="51A8BE4B" w14:textId="77777777" w:rsidR="00C8129E" w:rsidRPr="00A92BC1" w:rsidRDefault="00C8129E" w:rsidP="00A23D18">
            <w:pPr>
              <w:rPr>
                <w:rFonts w:ascii="Consolas" w:hAnsi="Consolas" w:cs="Calibri"/>
                <w:color w:val="000000"/>
                <w:sz w:val="18"/>
                <w:szCs w:val="18"/>
              </w:rPr>
            </w:pPr>
            <w:r w:rsidRPr="00A92BC1">
              <w:rPr>
                <w:rFonts w:ascii="Consolas" w:hAnsi="Consolas" w:cs="Calibri"/>
                <w:color w:val="000000"/>
                <w:sz w:val="18"/>
                <w:szCs w:val="18"/>
              </w:rPr>
              <w:t xml:space="preserve">    </w:t>
            </w:r>
            <w:r w:rsidRPr="00A92BC1">
              <w:rPr>
                <w:rFonts w:ascii="Consolas" w:hAnsi="Consolas" w:cs="Calibri"/>
                <w:b/>
                <w:bCs/>
                <w:color w:val="0070C0"/>
                <w:sz w:val="18"/>
                <w:szCs w:val="18"/>
              </w:rPr>
              <w:t>SET</w:t>
            </w:r>
            <w:r w:rsidRPr="00A92BC1">
              <w:rPr>
                <w:rFonts w:ascii="Consolas" w:hAnsi="Consolas" w:cs="Calibri"/>
                <w:color w:val="000000"/>
                <w:sz w:val="18"/>
                <w:szCs w:val="18"/>
              </w:rPr>
              <w:t xml:space="preserve"> </w:t>
            </w:r>
            <w:proofErr w:type="spellStart"/>
            <w:r w:rsidRPr="00A92BC1">
              <w:rPr>
                <w:rFonts w:ascii="Consolas" w:hAnsi="Consolas" w:cs="Calibri"/>
                <w:color w:val="000000"/>
                <w:sz w:val="18"/>
                <w:szCs w:val="18"/>
              </w:rPr>
              <w:t>loan_data</w:t>
            </w:r>
            <w:proofErr w:type="spellEnd"/>
            <w:r w:rsidRPr="00A92BC1">
              <w:rPr>
                <w:rFonts w:ascii="Consolas" w:hAnsi="Consolas" w:cs="Calibri"/>
                <w:color w:val="000000"/>
                <w:sz w:val="18"/>
                <w:szCs w:val="18"/>
              </w:rPr>
              <w:t>;</w:t>
            </w:r>
          </w:p>
        </w:tc>
      </w:tr>
      <w:tr w:rsidR="00C8129E" w:rsidRPr="00A021D0" w14:paraId="764F93C6"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79796C9C" w14:textId="77777777" w:rsidR="00C8129E" w:rsidRPr="00A021D0" w:rsidRDefault="00C8129E" w:rsidP="00A23D18">
            <w:pPr>
              <w:rPr>
                <w:rFonts w:ascii="Calibri" w:hAnsi="Calibri" w:cs="Calibri"/>
                <w:b/>
                <w:bCs/>
                <w:color w:val="FFFFFF"/>
                <w:sz w:val="18"/>
                <w:szCs w:val="18"/>
              </w:rPr>
            </w:pPr>
          </w:p>
        </w:tc>
        <w:tc>
          <w:tcPr>
            <w:tcW w:w="4109" w:type="pct"/>
            <w:tcBorders>
              <w:top w:val="nil"/>
              <w:left w:val="nil"/>
              <w:bottom w:val="nil"/>
              <w:right w:val="single" w:sz="8" w:space="0" w:color="auto"/>
            </w:tcBorders>
            <w:shd w:val="clear" w:color="auto" w:fill="auto"/>
            <w:noWrap/>
            <w:vAlign w:val="bottom"/>
            <w:hideMark/>
          </w:tcPr>
          <w:p w14:paraId="42489A2D" w14:textId="77777777" w:rsidR="00C8129E" w:rsidRPr="00A92BC1" w:rsidRDefault="00C8129E" w:rsidP="00A23D18">
            <w:pPr>
              <w:rPr>
                <w:rFonts w:ascii="Consolas" w:hAnsi="Consolas" w:cs="Calibri"/>
                <w:color w:val="000000"/>
                <w:sz w:val="18"/>
                <w:szCs w:val="18"/>
              </w:rPr>
            </w:pPr>
            <w:r w:rsidRPr="00A92BC1">
              <w:rPr>
                <w:rFonts w:ascii="Consolas" w:hAnsi="Consolas" w:cs="Calibri"/>
                <w:color w:val="000000"/>
                <w:sz w:val="18"/>
                <w:szCs w:val="18"/>
              </w:rPr>
              <w:t xml:space="preserve">    DTI_INC_INTERACTION = </w:t>
            </w:r>
            <w:proofErr w:type="spellStart"/>
            <w:r w:rsidRPr="00A92BC1">
              <w:rPr>
                <w:rFonts w:ascii="Consolas" w:hAnsi="Consolas" w:cs="Calibri"/>
                <w:color w:val="000000"/>
                <w:sz w:val="18"/>
                <w:szCs w:val="18"/>
              </w:rPr>
              <w:t>dti</w:t>
            </w:r>
            <w:proofErr w:type="spellEnd"/>
            <w:r w:rsidRPr="00A92BC1">
              <w:rPr>
                <w:rFonts w:ascii="Consolas" w:hAnsi="Consolas" w:cs="Calibri"/>
                <w:color w:val="000000"/>
                <w:sz w:val="18"/>
                <w:szCs w:val="18"/>
              </w:rPr>
              <w:t xml:space="preserve"> * </w:t>
            </w:r>
            <w:proofErr w:type="spellStart"/>
            <w:r w:rsidRPr="00A92BC1">
              <w:rPr>
                <w:rFonts w:ascii="Consolas" w:hAnsi="Consolas" w:cs="Calibri"/>
                <w:color w:val="000000"/>
                <w:sz w:val="18"/>
                <w:szCs w:val="18"/>
              </w:rPr>
              <w:t>annual_inc</w:t>
            </w:r>
            <w:proofErr w:type="spellEnd"/>
            <w:r w:rsidRPr="00A92BC1">
              <w:rPr>
                <w:rFonts w:ascii="Consolas" w:hAnsi="Consolas" w:cs="Calibri"/>
                <w:color w:val="000000"/>
                <w:sz w:val="18"/>
                <w:szCs w:val="18"/>
              </w:rPr>
              <w:t>;</w:t>
            </w:r>
          </w:p>
        </w:tc>
      </w:tr>
      <w:tr w:rsidR="00C8129E" w:rsidRPr="00A021D0" w14:paraId="156E483C" w14:textId="77777777" w:rsidTr="00A23D18">
        <w:trPr>
          <w:trHeight w:val="300"/>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65E5148E" w14:textId="77777777" w:rsidR="00C8129E" w:rsidRPr="00A021D0" w:rsidRDefault="00C8129E" w:rsidP="00A23D18">
            <w:pPr>
              <w:rPr>
                <w:rFonts w:ascii="Calibri" w:hAnsi="Calibri" w:cs="Calibri"/>
                <w:b/>
                <w:bCs/>
                <w:color w:val="FFFFFF"/>
                <w:sz w:val="18"/>
                <w:szCs w:val="18"/>
              </w:rPr>
            </w:pPr>
          </w:p>
        </w:tc>
        <w:tc>
          <w:tcPr>
            <w:tcW w:w="4109" w:type="pct"/>
            <w:tcBorders>
              <w:top w:val="nil"/>
              <w:left w:val="nil"/>
              <w:bottom w:val="single" w:sz="8" w:space="0" w:color="auto"/>
              <w:right w:val="single" w:sz="8" w:space="0" w:color="auto"/>
            </w:tcBorders>
            <w:shd w:val="clear" w:color="auto" w:fill="auto"/>
            <w:noWrap/>
            <w:vAlign w:val="bottom"/>
            <w:hideMark/>
          </w:tcPr>
          <w:p w14:paraId="20526EB8" w14:textId="77777777" w:rsidR="00C8129E" w:rsidRPr="00A92BC1" w:rsidRDefault="00C8129E" w:rsidP="00A23D18">
            <w:pPr>
              <w:rPr>
                <w:rFonts w:ascii="Consolas" w:hAnsi="Consolas" w:cs="Calibri"/>
                <w:color w:val="000000"/>
                <w:sz w:val="18"/>
                <w:szCs w:val="18"/>
              </w:rPr>
            </w:pPr>
            <w:r w:rsidRPr="00A92BC1">
              <w:rPr>
                <w:rFonts w:ascii="Consolas" w:hAnsi="Consolas" w:cs="Calibri"/>
                <w:b/>
                <w:bCs/>
                <w:color w:val="002060"/>
                <w:sz w:val="18"/>
                <w:szCs w:val="18"/>
              </w:rPr>
              <w:t>RUN</w:t>
            </w:r>
            <w:r w:rsidRPr="00A92BC1">
              <w:rPr>
                <w:rFonts w:ascii="Consolas" w:hAnsi="Consolas" w:cs="Calibri"/>
                <w:color w:val="000000"/>
                <w:sz w:val="18"/>
                <w:szCs w:val="18"/>
              </w:rPr>
              <w:t>;</w:t>
            </w:r>
          </w:p>
        </w:tc>
      </w:tr>
    </w:tbl>
    <w:p w14:paraId="7C704970" w14:textId="77777777" w:rsidR="00C8129E" w:rsidRPr="009C7FDC" w:rsidRDefault="00C8129E" w:rsidP="00C8129E">
      <w:pPr>
        <w:pStyle w:val="Heading1"/>
      </w:pPr>
      <w:bookmarkStart w:id="59" w:name="_Toc174889569"/>
      <w:r>
        <w:t>Reducing the Dimensionality of the Data Set</w:t>
      </w:r>
      <w:bookmarkEnd w:id="59"/>
    </w:p>
    <w:p w14:paraId="7ABE4F4F" w14:textId="77777777" w:rsidR="00C8129E" w:rsidRDefault="00C8129E" w:rsidP="00C8129E"/>
    <w:p w14:paraId="71F59331" w14:textId="77777777" w:rsidR="00C8129E" w:rsidRPr="009C7FDC" w:rsidRDefault="00C8129E" w:rsidP="00C8129E">
      <w:pPr>
        <w:rPr>
          <w:rFonts w:asciiTheme="minorHAnsi" w:hAnsiTheme="minorHAnsi" w:cstheme="minorHAnsi"/>
          <w:sz w:val="22"/>
          <w:szCs w:val="22"/>
        </w:rPr>
      </w:pPr>
      <w:r w:rsidRPr="009C7FDC">
        <w:rPr>
          <w:rFonts w:asciiTheme="minorHAnsi" w:hAnsiTheme="minorHAnsi" w:cstheme="minorHAnsi"/>
          <w:sz w:val="22"/>
          <w:szCs w:val="22"/>
        </w:rPr>
        <w:t xml:space="preserve">Reducing the dimensionality of a </w:t>
      </w:r>
      <w:r>
        <w:rPr>
          <w:rFonts w:asciiTheme="minorHAnsi" w:hAnsiTheme="minorHAnsi" w:cstheme="minorHAnsi"/>
          <w:sz w:val="22"/>
          <w:szCs w:val="22"/>
        </w:rPr>
        <w:t>data set</w:t>
      </w:r>
      <w:r w:rsidRPr="009C7FDC">
        <w:rPr>
          <w:rFonts w:asciiTheme="minorHAnsi" w:hAnsiTheme="minorHAnsi" w:cstheme="minorHAnsi"/>
          <w:sz w:val="22"/>
          <w:szCs w:val="22"/>
        </w:rPr>
        <w:t xml:space="preserve"> is a crucial step in data preprocessing and feature engineering. As </w:t>
      </w:r>
      <w:r>
        <w:rPr>
          <w:rFonts w:asciiTheme="minorHAnsi" w:hAnsiTheme="minorHAnsi" w:cstheme="minorHAnsi"/>
          <w:sz w:val="22"/>
          <w:szCs w:val="22"/>
        </w:rPr>
        <w:t>data set</w:t>
      </w:r>
      <w:r w:rsidRPr="009C7FDC">
        <w:rPr>
          <w:rFonts w:asciiTheme="minorHAnsi" w:hAnsiTheme="minorHAnsi" w:cstheme="minorHAnsi"/>
          <w:sz w:val="22"/>
          <w:szCs w:val="22"/>
        </w:rPr>
        <w:t xml:space="preserve">s grow in size and complexity, they often contain a large number of features, making it challenging to extract meaningful insights or build efficient models. Dimensionality reduction techniques aim to overcome this problem by transforming the data into a lower-dimensional space while preserving essential information. By reducing the number of features, we can improve computational efficiency, alleviate the curse of dimensionality, enhance model interpretability, and mitigate issues such as overfitting. </w:t>
      </w:r>
      <w:r>
        <w:rPr>
          <w:rFonts w:asciiTheme="minorHAnsi" w:hAnsiTheme="minorHAnsi" w:cstheme="minorHAnsi"/>
          <w:sz w:val="22"/>
          <w:szCs w:val="22"/>
        </w:rPr>
        <w:t>This section</w:t>
      </w:r>
      <w:r w:rsidRPr="009C7FDC">
        <w:rPr>
          <w:rFonts w:asciiTheme="minorHAnsi" w:hAnsiTheme="minorHAnsi" w:cstheme="minorHAnsi"/>
          <w:sz w:val="22"/>
          <w:szCs w:val="22"/>
        </w:rPr>
        <w:t xml:space="preserve"> will explore various dimensionality reduction techniques and their practical applications.</w:t>
      </w:r>
    </w:p>
    <w:p w14:paraId="751CA4A0" w14:textId="77777777" w:rsidR="00C8129E" w:rsidRPr="009C7FDC" w:rsidRDefault="00C8129E" w:rsidP="00C8129E">
      <w:pPr>
        <w:rPr>
          <w:rFonts w:asciiTheme="minorHAnsi" w:hAnsiTheme="minorHAnsi" w:cstheme="minorHAnsi"/>
          <w:sz w:val="22"/>
          <w:szCs w:val="22"/>
        </w:rPr>
      </w:pPr>
    </w:p>
    <w:p w14:paraId="66E488A1" w14:textId="77777777" w:rsidR="00C8129E" w:rsidRPr="009C7FDC" w:rsidRDefault="00C8129E" w:rsidP="00C8129E">
      <w:pPr>
        <w:rPr>
          <w:rFonts w:asciiTheme="minorHAnsi" w:hAnsiTheme="minorHAnsi" w:cstheme="minorHAnsi"/>
          <w:b/>
          <w:sz w:val="22"/>
          <w:szCs w:val="22"/>
        </w:rPr>
      </w:pPr>
      <w:r w:rsidRPr="009C7FDC">
        <w:rPr>
          <w:rFonts w:asciiTheme="minorHAnsi" w:hAnsiTheme="minorHAnsi" w:cstheme="minorHAnsi"/>
          <w:b/>
          <w:sz w:val="22"/>
          <w:szCs w:val="22"/>
        </w:rPr>
        <w:t>Key Concepts:</w:t>
      </w:r>
    </w:p>
    <w:p w14:paraId="685A8817" w14:textId="77777777" w:rsidR="00C8129E" w:rsidRPr="009C7FDC" w:rsidRDefault="00C8129E" w:rsidP="00145AC7">
      <w:pPr>
        <w:pStyle w:val="ListParagraph"/>
        <w:numPr>
          <w:ilvl w:val="0"/>
          <w:numId w:val="52"/>
        </w:numPr>
        <w:rPr>
          <w:rFonts w:asciiTheme="minorHAnsi" w:hAnsiTheme="minorHAnsi" w:cstheme="minorHAnsi"/>
          <w:sz w:val="22"/>
          <w:szCs w:val="22"/>
        </w:rPr>
      </w:pPr>
      <w:r w:rsidRPr="009C7FDC">
        <w:rPr>
          <w:rFonts w:asciiTheme="minorHAnsi" w:hAnsiTheme="minorHAnsi" w:cstheme="minorHAnsi"/>
          <w:b/>
          <w:sz w:val="22"/>
          <w:szCs w:val="22"/>
        </w:rPr>
        <w:t>Principal Component Analysis (PCA):</w:t>
      </w:r>
      <w:r w:rsidRPr="009C7FDC">
        <w:rPr>
          <w:rFonts w:asciiTheme="minorHAnsi" w:hAnsiTheme="minorHAnsi" w:cstheme="minorHAnsi"/>
          <w:sz w:val="22"/>
          <w:szCs w:val="22"/>
        </w:rPr>
        <w:t xml:space="preserve"> PCA is a widely used linear dimensionality reduction technique. It identifies the orthogonal axes, known as principal components, which capture the maximum variance in the data. By projecting the data onto a subset of these components, we can represent the </w:t>
      </w:r>
      <w:r>
        <w:rPr>
          <w:rFonts w:asciiTheme="minorHAnsi" w:hAnsiTheme="minorHAnsi" w:cstheme="minorHAnsi"/>
          <w:sz w:val="22"/>
          <w:szCs w:val="22"/>
        </w:rPr>
        <w:t>data set</w:t>
      </w:r>
      <w:r w:rsidRPr="009C7FDC">
        <w:rPr>
          <w:rFonts w:asciiTheme="minorHAnsi" w:hAnsiTheme="minorHAnsi" w:cstheme="minorHAnsi"/>
          <w:sz w:val="22"/>
          <w:szCs w:val="22"/>
        </w:rPr>
        <w:t xml:space="preserve"> in a lower-dimensional space while retaining the most valuable information.</w:t>
      </w:r>
    </w:p>
    <w:p w14:paraId="7423C101" w14:textId="77777777" w:rsidR="00C8129E" w:rsidRPr="009C7FDC" w:rsidRDefault="00C8129E" w:rsidP="00C8129E">
      <w:pPr>
        <w:rPr>
          <w:rFonts w:asciiTheme="minorHAnsi" w:hAnsiTheme="minorHAnsi" w:cstheme="minorHAnsi"/>
          <w:sz w:val="22"/>
          <w:szCs w:val="22"/>
        </w:rPr>
      </w:pPr>
    </w:p>
    <w:p w14:paraId="1AB03DB9" w14:textId="77777777" w:rsidR="00C8129E" w:rsidRPr="009C7FDC" w:rsidRDefault="00C8129E" w:rsidP="00145AC7">
      <w:pPr>
        <w:pStyle w:val="ListParagraph"/>
        <w:numPr>
          <w:ilvl w:val="0"/>
          <w:numId w:val="52"/>
        </w:numPr>
        <w:rPr>
          <w:rFonts w:asciiTheme="minorHAnsi" w:hAnsiTheme="minorHAnsi" w:cstheme="minorHAnsi"/>
          <w:sz w:val="22"/>
          <w:szCs w:val="22"/>
        </w:rPr>
      </w:pPr>
      <w:r w:rsidRPr="009C7FDC">
        <w:rPr>
          <w:rFonts w:asciiTheme="minorHAnsi" w:hAnsiTheme="minorHAnsi" w:cstheme="minorHAnsi"/>
          <w:b/>
          <w:sz w:val="22"/>
          <w:szCs w:val="22"/>
        </w:rPr>
        <w:t>Feature Selection:</w:t>
      </w:r>
      <w:r w:rsidRPr="009C7FDC">
        <w:rPr>
          <w:rFonts w:asciiTheme="minorHAnsi" w:hAnsiTheme="minorHAnsi" w:cstheme="minorHAnsi"/>
          <w:sz w:val="22"/>
          <w:szCs w:val="22"/>
        </w:rPr>
        <w:t xml:space="preserve"> Feature selection involves identifying a subset of the most relevant features from the original </w:t>
      </w:r>
      <w:r>
        <w:rPr>
          <w:rFonts w:asciiTheme="minorHAnsi" w:hAnsiTheme="minorHAnsi" w:cstheme="minorHAnsi"/>
          <w:sz w:val="22"/>
          <w:szCs w:val="22"/>
        </w:rPr>
        <w:t>data set</w:t>
      </w:r>
      <w:r w:rsidRPr="009C7FDC">
        <w:rPr>
          <w:rFonts w:asciiTheme="minorHAnsi" w:hAnsiTheme="minorHAnsi" w:cstheme="minorHAnsi"/>
          <w:sz w:val="22"/>
          <w:szCs w:val="22"/>
        </w:rPr>
        <w:t>. This can be done through statistical techniques, such as univariate selection or recursive feature elimination, or by using model-based approaches that evaluate the importance of features in the context of a specific machine learning algorithm.</w:t>
      </w:r>
    </w:p>
    <w:p w14:paraId="763CAD82" w14:textId="77777777" w:rsidR="00C8129E" w:rsidRPr="009C7FDC" w:rsidRDefault="00C8129E" w:rsidP="00C8129E">
      <w:pPr>
        <w:rPr>
          <w:rFonts w:asciiTheme="minorHAnsi" w:hAnsiTheme="minorHAnsi" w:cstheme="minorHAnsi"/>
          <w:sz w:val="22"/>
          <w:szCs w:val="22"/>
        </w:rPr>
      </w:pPr>
    </w:p>
    <w:p w14:paraId="10D94320" w14:textId="77777777" w:rsidR="00C8129E" w:rsidRPr="009C7FDC" w:rsidRDefault="00C8129E" w:rsidP="00145AC7">
      <w:pPr>
        <w:pStyle w:val="ListParagraph"/>
        <w:numPr>
          <w:ilvl w:val="0"/>
          <w:numId w:val="52"/>
        </w:numPr>
        <w:rPr>
          <w:rFonts w:asciiTheme="minorHAnsi" w:hAnsiTheme="minorHAnsi" w:cstheme="minorHAnsi"/>
          <w:sz w:val="22"/>
          <w:szCs w:val="22"/>
        </w:rPr>
      </w:pPr>
      <w:r w:rsidRPr="009C7FDC">
        <w:rPr>
          <w:rFonts w:asciiTheme="minorHAnsi" w:hAnsiTheme="minorHAnsi" w:cstheme="minorHAnsi"/>
          <w:b/>
          <w:sz w:val="22"/>
          <w:szCs w:val="22"/>
        </w:rPr>
        <w:t>Manifold Learning:</w:t>
      </w:r>
      <w:r w:rsidRPr="009C7FDC">
        <w:rPr>
          <w:rFonts w:asciiTheme="minorHAnsi" w:hAnsiTheme="minorHAnsi" w:cstheme="minorHAnsi"/>
          <w:sz w:val="22"/>
          <w:szCs w:val="22"/>
        </w:rPr>
        <w:t xml:space="preserve"> Manifold learning techniques aim to preserve the intrinsic structure of the data by mapping it onto a lower-dimensional space. These methods, such as t-SNE (t-distributed Stochastic Neighbor Embedding) or </w:t>
      </w:r>
      <w:proofErr w:type="spellStart"/>
      <w:r w:rsidRPr="009C7FDC">
        <w:rPr>
          <w:rFonts w:asciiTheme="minorHAnsi" w:hAnsiTheme="minorHAnsi" w:cstheme="minorHAnsi"/>
          <w:sz w:val="22"/>
          <w:szCs w:val="22"/>
        </w:rPr>
        <w:t>Isomap</w:t>
      </w:r>
      <w:proofErr w:type="spellEnd"/>
      <w:r w:rsidRPr="009C7FDC">
        <w:rPr>
          <w:rFonts w:asciiTheme="minorHAnsi" w:hAnsiTheme="minorHAnsi" w:cstheme="minorHAnsi"/>
          <w:sz w:val="22"/>
          <w:szCs w:val="22"/>
        </w:rPr>
        <w:t>, are particularly useful for visualizing high-dimensional data or capturing nonlinear relationships that may be missed by linear methods like PCA.</w:t>
      </w:r>
    </w:p>
    <w:p w14:paraId="79F0CF81" w14:textId="77777777" w:rsidR="00C8129E" w:rsidRPr="009C7FDC" w:rsidRDefault="00C8129E" w:rsidP="00C8129E">
      <w:pPr>
        <w:rPr>
          <w:rFonts w:asciiTheme="minorHAnsi" w:hAnsiTheme="minorHAnsi" w:cstheme="minorHAnsi"/>
          <w:sz w:val="22"/>
          <w:szCs w:val="22"/>
        </w:rPr>
      </w:pPr>
    </w:p>
    <w:p w14:paraId="26558080" w14:textId="77777777" w:rsidR="00C8129E" w:rsidRPr="009C7FDC" w:rsidRDefault="00C8129E" w:rsidP="00145AC7">
      <w:pPr>
        <w:pStyle w:val="ListParagraph"/>
        <w:numPr>
          <w:ilvl w:val="0"/>
          <w:numId w:val="52"/>
        </w:numPr>
        <w:rPr>
          <w:rFonts w:asciiTheme="minorHAnsi" w:hAnsiTheme="minorHAnsi" w:cstheme="minorHAnsi"/>
          <w:sz w:val="22"/>
          <w:szCs w:val="22"/>
        </w:rPr>
      </w:pPr>
      <w:r w:rsidRPr="009C7FDC">
        <w:rPr>
          <w:rFonts w:asciiTheme="minorHAnsi" w:hAnsiTheme="minorHAnsi" w:cstheme="minorHAnsi"/>
          <w:b/>
          <w:sz w:val="22"/>
          <w:szCs w:val="22"/>
        </w:rPr>
        <w:t>Autoencoders:</w:t>
      </w:r>
      <w:r w:rsidRPr="009C7FDC">
        <w:rPr>
          <w:rFonts w:asciiTheme="minorHAnsi" w:hAnsiTheme="minorHAnsi" w:cstheme="minorHAnsi"/>
          <w:sz w:val="22"/>
          <w:szCs w:val="22"/>
        </w:rPr>
        <w:t xml:space="preserve"> Autoencoders are neural network architectures used for unsupervised learning and dimensionality reduction. They consist of an encoder that compresses the input data into a lower-dimensional representation and a decoder that reconstructs the original input from this compressed representation. By training the autoencoder to minimize the reconstruction error, we can effectively learn a compressed representation that captures the most </w:t>
      </w:r>
      <w:r>
        <w:rPr>
          <w:rFonts w:asciiTheme="minorHAnsi" w:hAnsiTheme="minorHAnsi" w:cstheme="minorHAnsi"/>
          <w:sz w:val="22"/>
          <w:szCs w:val="22"/>
        </w:rPr>
        <w:t>essential</w:t>
      </w:r>
      <w:r w:rsidRPr="009C7FDC">
        <w:rPr>
          <w:rFonts w:asciiTheme="minorHAnsi" w:hAnsiTheme="minorHAnsi" w:cstheme="minorHAnsi"/>
          <w:sz w:val="22"/>
          <w:szCs w:val="22"/>
        </w:rPr>
        <w:t xml:space="preserve"> features of the data.</w:t>
      </w:r>
    </w:p>
    <w:p w14:paraId="392F730F" w14:textId="77777777" w:rsidR="00C8129E" w:rsidRPr="009C7FDC" w:rsidRDefault="00C8129E" w:rsidP="00C8129E">
      <w:pPr>
        <w:rPr>
          <w:rFonts w:asciiTheme="minorHAnsi" w:hAnsiTheme="minorHAnsi" w:cstheme="minorHAnsi"/>
          <w:sz w:val="22"/>
          <w:szCs w:val="22"/>
        </w:rPr>
      </w:pPr>
    </w:p>
    <w:p w14:paraId="6C5DE801" w14:textId="77777777" w:rsidR="00C8129E" w:rsidRDefault="00C8129E" w:rsidP="00C8129E">
      <w:pPr>
        <w:rPr>
          <w:rFonts w:asciiTheme="minorHAnsi" w:hAnsiTheme="minorHAnsi" w:cstheme="minorHAnsi"/>
          <w:sz w:val="22"/>
          <w:szCs w:val="22"/>
        </w:rPr>
      </w:pPr>
      <w:r w:rsidRPr="009C7FDC">
        <w:rPr>
          <w:rFonts w:asciiTheme="minorHAnsi" w:hAnsiTheme="minorHAnsi" w:cstheme="minorHAnsi"/>
          <w:sz w:val="22"/>
          <w:szCs w:val="22"/>
        </w:rPr>
        <w:t xml:space="preserve">These concepts provide a foundation for understanding and implementing dimensionality reduction techniques. By applying these methods judiciously, data scientists can reduce the complexity of their </w:t>
      </w:r>
      <w:r>
        <w:rPr>
          <w:rFonts w:asciiTheme="minorHAnsi" w:hAnsiTheme="minorHAnsi" w:cstheme="minorHAnsi"/>
          <w:sz w:val="22"/>
          <w:szCs w:val="22"/>
        </w:rPr>
        <w:t>data set</w:t>
      </w:r>
      <w:r w:rsidRPr="009C7FDC">
        <w:rPr>
          <w:rFonts w:asciiTheme="minorHAnsi" w:hAnsiTheme="minorHAnsi" w:cstheme="minorHAnsi"/>
          <w:sz w:val="22"/>
          <w:szCs w:val="22"/>
        </w:rPr>
        <w:t>s while preserving critical information, enabling more efficient analysis and modeling.</w:t>
      </w:r>
    </w:p>
    <w:p w14:paraId="699A5B3B" w14:textId="77777777" w:rsidR="00C8129E" w:rsidRDefault="00C8129E" w:rsidP="00C8129E">
      <w:pPr>
        <w:rPr>
          <w:rFonts w:asciiTheme="minorHAnsi" w:hAnsiTheme="minorHAnsi" w:cstheme="minorHAnsi"/>
          <w:sz w:val="22"/>
          <w:szCs w:val="22"/>
        </w:rPr>
      </w:pPr>
    </w:p>
    <w:p w14:paraId="61AAE3C9" w14:textId="77777777" w:rsidR="00C8129E" w:rsidRPr="00322240" w:rsidRDefault="00C8129E" w:rsidP="00C8129E">
      <w:pPr>
        <w:pStyle w:val="Heading3"/>
        <w:ind w:left="0"/>
      </w:pPr>
      <w:bookmarkStart w:id="60" w:name="_Toc174889570"/>
      <w:r w:rsidRPr="00322240">
        <w:t>Principle Component Analysis (PCA)</w:t>
      </w:r>
      <w:bookmarkEnd w:id="60"/>
    </w:p>
    <w:p w14:paraId="73F191CC" w14:textId="77777777" w:rsidR="00C8129E" w:rsidRDefault="00C8129E" w:rsidP="00C8129E"/>
    <w:p w14:paraId="15734203" w14:textId="77777777" w:rsidR="00C8129E" w:rsidRPr="00A03EC2" w:rsidRDefault="00C8129E" w:rsidP="00C8129E">
      <w:pPr>
        <w:rPr>
          <w:rFonts w:asciiTheme="minorHAnsi" w:hAnsiTheme="minorHAnsi" w:cstheme="minorHAnsi"/>
          <w:sz w:val="22"/>
          <w:szCs w:val="22"/>
        </w:rPr>
      </w:pPr>
      <w:r w:rsidRPr="00A03EC2">
        <w:rPr>
          <w:rFonts w:asciiTheme="minorHAnsi" w:hAnsiTheme="minorHAnsi" w:cstheme="minorHAnsi"/>
          <w:sz w:val="22"/>
          <w:szCs w:val="22"/>
        </w:rPr>
        <w:t xml:space="preserve">Dimensionality reduction techniques </w:t>
      </w:r>
      <w:r>
        <w:rPr>
          <w:rFonts w:asciiTheme="minorHAnsi" w:hAnsiTheme="minorHAnsi" w:cstheme="minorHAnsi"/>
          <w:sz w:val="22"/>
          <w:szCs w:val="22"/>
        </w:rPr>
        <w:t>are crucial</w:t>
      </w:r>
      <w:r w:rsidRPr="00A03EC2">
        <w:rPr>
          <w:rFonts w:asciiTheme="minorHAnsi" w:hAnsiTheme="minorHAnsi" w:cstheme="minorHAnsi"/>
          <w:sz w:val="22"/>
          <w:szCs w:val="22"/>
        </w:rPr>
        <w:t xml:space="preserve"> in tackling high-dimensional </w:t>
      </w:r>
      <w:r>
        <w:rPr>
          <w:rFonts w:asciiTheme="minorHAnsi" w:hAnsiTheme="minorHAnsi" w:cstheme="minorHAnsi"/>
          <w:sz w:val="22"/>
          <w:szCs w:val="22"/>
        </w:rPr>
        <w:t>data set</w:t>
      </w:r>
      <w:r w:rsidRPr="00A03EC2">
        <w:rPr>
          <w:rFonts w:asciiTheme="minorHAnsi" w:hAnsiTheme="minorHAnsi" w:cstheme="minorHAnsi"/>
          <w:sz w:val="22"/>
          <w:szCs w:val="22"/>
        </w:rPr>
        <w:t xml:space="preserve">s by extracting essential information and reducing the number of variables. One prominent method for dimensionality reduction is Principal Component Analysis (PCA). PCA aims to transform the original variables into a new set of uncorrelated variables called principal components, sorted in descending order of their variances. By retaining a subset of the principal components that capture the most significant variability, PCA allows us to condense the information in the data while preserving its essential structure. It facilitates data visualization, pattern recognition, and subsequent analysis by focusing on the most influential components. PCA </w:t>
      </w:r>
      <w:r>
        <w:rPr>
          <w:rFonts w:asciiTheme="minorHAnsi" w:hAnsiTheme="minorHAnsi" w:cstheme="minorHAnsi"/>
          <w:sz w:val="22"/>
          <w:szCs w:val="22"/>
        </w:rPr>
        <w:t>effectively manages large feature spaces and uncovers</w:t>
      </w:r>
      <w:r w:rsidRPr="00A03EC2">
        <w:rPr>
          <w:rFonts w:asciiTheme="minorHAnsi" w:hAnsiTheme="minorHAnsi" w:cstheme="minorHAnsi"/>
          <w:sz w:val="22"/>
          <w:szCs w:val="22"/>
        </w:rPr>
        <w:t xml:space="preserve"> hidden relationships, enabling us to gain insights and make informed decisions from complex </w:t>
      </w:r>
      <w:r>
        <w:rPr>
          <w:rFonts w:asciiTheme="minorHAnsi" w:hAnsiTheme="minorHAnsi" w:cstheme="minorHAnsi"/>
          <w:sz w:val="22"/>
          <w:szCs w:val="22"/>
        </w:rPr>
        <w:t>data set</w:t>
      </w:r>
      <w:r w:rsidRPr="00A03EC2">
        <w:rPr>
          <w:rFonts w:asciiTheme="minorHAnsi" w:hAnsiTheme="minorHAnsi" w:cstheme="minorHAnsi"/>
          <w:sz w:val="22"/>
          <w:szCs w:val="22"/>
        </w:rPr>
        <w:t xml:space="preserve">s. </w:t>
      </w:r>
    </w:p>
    <w:p w14:paraId="01B82D28" w14:textId="77777777" w:rsidR="00C8129E" w:rsidRDefault="00C8129E" w:rsidP="00C8129E"/>
    <w:p w14:paraId="11A916A0" w14:textId="77777777" w:rsidR="00C8129E" w:rsidRPr="00957AD6" w:rsidRDefault="00C8129E" w:rsidP="00C8129E">
      <w:pPr>
        <w:rPr>
          <w:rFonts w:asciiTheme="minorHAnsi" w:hAnsiTheme="minorHAnsi" w:cstheme="minorHAnsi"/>
          <w:sz w:val="22"/>
          <w:szCs w:val="22"/>
        </w:rPr>
      </w:pPr>
      <w:r w:rsidRPr="00957AD6">
        <w:rPr>
          <w:rFonts w:asciiTheme="minorHAnsi" w:hAnsiTheme="minorHAnsi" w:cstheme="minorHAnsi"/>
          <w:sz w:val="22"/>
          <w:szCs w:val="22"/>
        </w:rPr>
        <w:t>When selecting variables for Principal Component Analysis (PCA), the primary consideration is to choose numerical variables that are relevant and informative for capturing the underlying variance in the data. Here are some guidelines to help determine which variables to use for PCA analysis:</w:t>
      </w:r>
    </w:p>
    <w:p w14:paraId="1ED5A95C" w14:textId="77777777" w:rsidR="00C8129E" w:rsidRPr="00957AD6" w:rsidRDefault="00C8129E" w:rsidP="00C8129E">
      <w:pPr>
        <w:rPr>
          <w:rFonts w:asciiTheme="minorHAnsi" w:hAnsiTheme="minorHAnsi" w:cstheme="minorHAnsi"/>
          <w:sz w:val="22"/>
          <w:szCs w:val="22"/>
        </w:rPr>
      </w:pPr>
    </w:p>
    <w:p w14:paraId="05CEDF81" w14:textId="77777777" w:rsidR="00C8129E" w:rsidRPr="00957AD6" w:rsidRDefault="00C8129E" w:rsidP="00145AC7">
      <w:pPr>
        <w:pStyle w:val="ListParagraph"/>
        <w:numPr>
          <w:ilvl w:val="0"/>
          <w:numId w:val="53"/>
        </w:numPr>
        <w:rPr>
          <w:rFonts w:asciiTheme="minorHAnsi" w:hAnsiTheme="minorHAnsi" w:cstheme="minorHAnsi"/>
          <w:sz w:val="22"/>
          <w:szCs w:val="22"/>
        </w:rPr>
      </w:pPr>
      <w:r w:rsidRPr="00957AD6">
        <w:rPr>
          <w:rFonts w:asciiTheme="minorHAnsi" w:hAnsiTheme="minorHAnsi" w:cstheme="minorHAnsi"/>
          <w:b/>
          <w:sz w:val="22"/>
          <w:szCs w:val="22"/>
        </w:rPr>
        <w:t>Variable Type:</w:t>
      </w:r>
      <w:r w:rsidRPr="00957AD6">
        <w:rPr>
          <w:rFonts w:asciiTheme="minorHAnsi" w:hAnsiTheme="minorHAnsi" w:cstheme="minorHAnsi"/>
          <w:sz w:val="22"/>
          <w:szCs w:val="22"/>
        </w:rPr>
        <w:t xml:space="preserve"> PCA is suitable for numerical variables rather than categorical or ordinal variables. Ensure that the variables you select for PCA are continuous or discrete numeric variables.</w:t>
      </w:r>
    </w:p>
    <w:p w14:paraId="6C610A5D" w14:textId="77777777" w:rsidR="00C8129E" w:rsidRPr="00957AD6" w:rsidRDefault="00C8129E" w:rsidP="00C8129E">
      <w:pPr>
        <w:rPr>
          <w:rFonts w:asciiTheme="minorHAnsi" w:hAnsiTheme="minorHAnsi" w:cstheme="minorHAnsi"/>
          <w:sz w:val="22"/>
          <w:szCs w:val="22"/>
        </w:rPr>
      </w:pPr>
    </w:p>
    <w:p w14:paraId="61D77BF5" w14:textId="77777777" w:rsidR="00C8129E" w:rsidRPr="00957AD6" w:rsidRDefault="00C8129E" w:rsidP="00145AC7">
      <w:pPr>
        <w:pStyle w:val="ListParagraph"/>
        <w:numPr>
          <w:ilvl w:val="0"/>
          <w:numId w:val="53"/>
        </w:numPr>
        <w:rPr>
          <w:rFonts w:asciiTheme="minorHAnsi" w:hAnsiTheme="minorHAnsi" w:cstheme="minorHAnsi"/>
          <w:sz w:val="22"/>
          <w:szCs w:val="22"/>
        </w:rPr>
      </w:pPr>
      <w:r w:rsidRPr="00957AD6">
        <w:rPr>
          <w:rFonts w:asciiTheme="minorHAnsi" w:hAnsiTheme="minorHAnsi" w:cstheme="minorHAnsi"/>
          <w:b/>
          <w:sz w:val="22"/>
          <w:szCs w:val="22"/>
        </w:rPr>
        <w:lastRenderedPageBreak/>
        <w:t>Data Scale:</w:t>
      </w:r>
      <w:r w:rsidRPr="00957AD6">
        <w:rPr>
          <w:rFonts w:asciiTheme="minorHAnsi" w:hAnsiTheme="minorHAnsi" w:cstheme="minorHAnsi"/>
          <w:sz w:val="22"/>
          <w:szCs w:val="22"/>
        </w:rPr>
        <w:t xml:space="preserve"> Normalize or standardize the variables to have comparable scales before performing PCA. This step is important because PCA is sensitive to the relative magnitudes of variables. Scaling the variables helps avoid dominance by variables with larger ranges.</w:t>
      </w:r>
    </w:p>
    <w:p w14:paraId="22BB4EAE" w14:textId="77777777" w:rsidR="00C8129E" w:rsidRPr="00957AD6" w:rsidRDefault="00C8129E" w:rsidP="00C8129E">
      <w:pPr>
        <w:rPr>
          <w:rFonts w:asciiTheme="minorHAnsi" w:hAnsiTheme="minorHAnsi" w:cstheme="minorHAnsi"/>
          <w:sz w:val="22"/>
          <w:szCs w:val="22"/>
        </w:rPr>
      </w:pPr>
    </w:p>
    <w:p w14:paraId="06C6398A" w14:textId="77777777" w:rsidR="00C8129E" w:rsidRPr="00957AD6" w:rsidRDefault="00C8129E" w:rsidP="00145AC7">
      <w:pPr>
        <w:pStyle w:val="ListParagraph"/>
        <w:numPr>
          <w:ilvl w:val="0"/>
          <w:numId w:val="53"/>
        </w:numPr>
        <w:rPr>
          <w:rFonts w:asciiTheme="minorHAnsi" w:hAnsiTheme="minorHAnsi" w:cstheme="minorHAnsi"/>
          <w:sz w:val="22"/>
          <w:szCs w:val="22"/>
        </w:rPr>
      </w:pPr>
      <w:r w:rsidRPr="00957AD6">
        <w:rPr>
          <w:rFonts w:asciiTheme="minorHAnsi" w:hAnsiTheme="minorHAnsi" w:cstheme="minorHAnsi"/>
          <w:b/>
          <w:sz w:val="22"/>
          <w:szCs w:val="22"/>
        </w:rPr>
        <w:t>Variability:</w:t>
      </w:r>
      <w:r w:rsidRPr="00957AD6">
        <w:rPr>
          <w:rFonts w:asciiTheme="minorHAnsi" w:hAnsiTheme="minorHAnsi" w:cstheme="minorHAnsi"/>
          <w:sz w:val="22"/>
          <w:szCs w:val="22"/>
        </w:rPr>
        <w:t xml:space="preserve"> Consider variables that exhibit significant variability or variance in the </w:t>
      </w:r>
      <w:r>
        <w:rPr>
          <w:rFonts w:asciiTheme="minorHAnsi" w:hAnsiTheme="minorHAnsi" w:cstheme="minorHAnsi"/>
          <w:sz w:val="22"/>
          <w:szCs w:val="22"/>
        </w:rPr>
        <w:t>data set</w:t>
      </w:r>
      <w:r w:rsidRPr="00957AD6">
        <w:rPr>
          <w:rFonts w:asciiTheme="minorHAnsi" w:hAnsiTheme="minorHAnsi" w:cstheme="minorHAnsi"/>
          <w:sz w:val="22"/>
          <w:szCs w:val="22"/>
        </w:rPr>
        <w:t>. Variables with low variability may not contribute much to the principal components and can be less informative for dimensionality reduction.</w:t>
      </w:r>
    </w:p>
    <w:p w14:paraId="7D9A0BD1" w14:textId="77777777" w:rsidR="00C8129E" w:rsidRPr="00957AD6" w:rsidRDefault="00C8129E" w:rsidP="00C8129E">
      <w:pPr>
        <w:rPr>
          <w:rFonts w:asciiTheme="minorHAnsi" w:hAnsiTheme="minorHAnsi" w:cstheme="minorHAnsi"/>
          <w:sz w:val="22"/>
          <w:szCs w:val="22"/>
        </w:rPr>
      </w:pPr>
    </w:p>
    <w:p w14:paraId="19C442F8" w14:textId="77777777" w:rsidR="00C8129E" w:rsidRPr="00957AD6" w:rsidRDefault="00C8129E" w:rsidP="00145AC7">
      <w:pPr>
        <w:pStyle w:val="ListParagraph"/>
        <w:numPr>
          <w:ilvl w:val="0"/>
          <w:numId w:val="53"/>
        </w:numPr>
        <w:rPr>
          <w:rFonts w:asciiTheme="minorHAnsi" w:hAnsiTheme="minorHAnsi" w:cstheme="minorHAnsi"/>
          <w:sz w:val="22"/>
          <w:szCs w:val="22"/>
        </w:rPr>
      </w:pPr>
      <w:r w:rsidRPr="00957AD6">
        <w:rPr>
          <w:rFonts w:asciiTheme="minorHAnsi" w:hAnsiTheme="minorHAnsi" w:cstheme="minorHAnsi"/>
          <w:b/>
          <w:sz w:val="22"/>
          <w:szCs w:val="22"/>
        </w:rPr>
        <w:t>Correlation:</w:t>
      </w:r>
      <w:r w:rsidRPr="00957AD6">
        <w:rPr>
          <w:rFonts w:asciiTheme="minorHAnsi" w:hAnsiTheme="minorHAnsi" w:cstheme="minorHAnsi"/>
          <w:sz w:val="22"/>
          <w:szCs w:val="22"/>
        </w:rPr>
        <w:t xml:space="preserve"> Look for variables that are correlated with each other. High correlation indicates a potential redundancy in the information captured by those variables. Including highly correlated variables can result in a multicollinearity problem, </w:t>
      </w:r>
      <w:r>
        <w:rPr>
          <w:rFonts w:asciiTheme="minorHAnsi" w:hAnsiTheme="minorHAnsi" w:cstheme="minorHAnsi"/>
          <w:sz w:val="22"/>
          <w:szCs w:val="22"/>
        </w:rPr>
        <w:t>affecting the principal components' interpretability</w:t>
      </w:r>
      <w:r w:rsidRPr="00957AD6">
        <w:rPr>
          <w:rFonts w:asciiTheme="minorHAnsi" w:hAnsiTheme="minorHAnsi" w:cstheme="minorHAnsi"/>
          <w:sz w:val="22"/>
          <w:szCs w:val="22"/>
        </w:rPr>
        <w:t>.</w:t>
      </w:r>
    </w:p>
    <w:p w14:paraId="1949E941" w14:textId="77777777" w:rsidR="00C8129E" w:rsidRPr="00957AD6" w:rsidRDefault="00C8129E" w:rsidP="00C8129E">
      <w:pPr>
        <w:rPr>
          <w:rFonts w:asciiTheme="minorHAnsi" w:hAnsiTheme="minorHAnsi" w:cstheme="minorHAnsi"/>
          <w:sz w:val="22"/>
          <w:szCs w:val="22"/>
        </w:rPr>
      </w:pPr>
    </w:p>
    <w:p w14:paraId="43862F31" w14:textId="77777777" w:rsidR="00C8129E" w:rsidRPr="00957AD6" w:rsidRDefault="00C8129E" w:rsidP="00145AC7">
      <w:pPr>
        <w:pStyle w:val="ListParagraph"/>
        <w:numPr>
          <w:ilvl w:val="0"/>
          <w:numId w:val="53"/>
        </w:numPr>
        <w:rPr>
          <w:rFonts w:asciiTheme="minorHAnsi" w:hAnsiTheme="minorHAnsi" w:cstheme="minorHAnsi"/>
          <w:sz w:val="22"/>
          <w:szCs w:val="22"/>
        </w:rPr>
      </w:pPr>
      <w:r w:rsidRPr="00957AD6">
        <w:rPr>
          <w:rFonts w:asciiTheme="minorHAnsi" w:hAnsiTheme="minorHAnsi" w:cstheme="minorHAnsi"/>
          <w:b/>
          <w:sz w:val="22"/>
          <w:szCs w:val="22"/>
        </w:rPr>
        <w:t>Domain Knowledge:</w:t>
      </w:r>
      <w:r w:rsidRPr="00957AD6">
        <w:rPr>
          <w:rFonts w:asciiTheme="minorHAnsi" w:hAnsiTheme="minorHAnsi" w:cstheme="minorHAnsi"/>
          <w:sz w:val="22"/>
          <w:szCs w:val="22"/>
        </w:rPr>
        <w:t xml:space="preserve"> Consider variables that are conceptually meaningful and relevant to the </w:t>
      </w:r>
      <w:r>
        <w:rPr>
          <w:rFonts w:asciiTheme="minorHAnsi" w:hAnsiTheme="minorHAnsi" w:cstheme="minorHAnsi"/>
          <w:sz w:val="22"/>
          <w:szCs w:val="22"/>
        </w:rPr>
        <w:t>project</w:t>
      </w:r>
      <w:r w:rsidRPr="00957AD6">
        <w:rPr>
          <w:rFonts w:asciiTheme="minorHAnsi" w:hAnsiTheme="minorHAnsi" w:cstheme="minorHAnsi"/>
          <w:sz w:val="22"/>
          <w:szCs w:val="22"/>
        </w:rPr>
        <w:t>. Expert knowledge about the data and the domain can guide the selection of variables that are likely to capture important aspects of the underlying data structure.</w:t>
      </w:r>
    </w:p>
    <w:p w14:paraId="0DCD36B5" w14:textId="77777777" w:rsidR="00C8129E" w:rsidRPr="00957AD6" w:rsidRDefault="00C8129E" w:rsidP="00C8129E">
      <w:pPr>
        <w:rPr>
          <w:rFonts w:asciiTheme="minorHAnsi" w:hAnsiTheme="minorHAnsi" w:cstheme="minorHAnsi"/>
          <w:sz w:val="22"/>
          <w:szCs w:val="22"/>
        </w:rPr>
      </w:pPr>
    </w:p>
    <w:p w14:paraId="14B8714F" w14:textId="77777777" w:rsidR="00C8129E" w:rsidRDefault="00C8129E" w:rsidP="00C8129E">
      <w:pPr>
        <w:rPr>
          <w:rFonts w:asciiTheme="minorHAnsi" w:hAnsiTheme="minorHAnsi" w:cstheme="minorHAnsi"/>
          <w:sz w:val="22"/>
          <w:szCs w:val="22"/>
        </w:rPr>
      </w:pPr>
      <w:r w:rsidRPr="00957AD6">
        <w:rPr>
          <w:rFonts w:asciiTheme="minorHAnsi" w:hAnsiTheme="minorHAnsi" w:cstheme="minorHAnsi"/>
          <w:sz w:val="22"/>
          <w:szCs w:val="22"/>
        </w:rPr>
        <w:t>It's essential to strike a balance between including enough informative variables to capture the essence of the data and avoiding variables that introduce noise or redundancy. Exploratory data analysis, correlation analysis, and domain knowledge can guide the selection process.</w:t>
      </w:r>
    </w:p>
    <w:p w14:paraId="02DF95FB" w14:textId="77777777" w:rsidR="00C8129E" w:rsidRDefault="00C8129E" w:rsidP="00C8129E">
      <w:pPr>
        <w:rPr>
          <w:rFonts w:asciiTheme="minorHAnsi" w:hAnsiTheme="minorHAnsi" w:cstheme="minorHAnsi"/>
          <w:sz w:val="22"/>
          <w:szCs w:val="22"/>
        </w:rPr>
      </w:pPr>
    </w:p>
    <w:p w14:paraId="56896D16" w14:textId="77777777" w:rsidR="00C8129E" w:rsidRPr="00322240" w:rsidRDefault="00C8129E" w:rsidP="00C8129E">
      <w:pPr>
        <w:pStyle w:val="Heading4"/>
        <w:ind w:left="0"/>
      </w:pPr>
      <w:r w:rsidRPr="00322240">
        <w:t>PCA Variable Selection</w:t>
      </w:r>
    </w:p>
    <w:p w14:paraId="712AD9F4" w14:textId="77777777" w:rsidR="00C8129E" w:rsidRDefault="00C8129E" w:rsidP="00C8129E"/>
    <w:p w14:paraId="13F86B3E" w14:textId="77777777" w:rsidR="00C8129E" w:rsidRPr="00C502D1" w:rsidRDefault="00C8129E" w:rsidP="00C8129E">
      <w:pPr>
        <w:rPr>
          <w:rFonts w:asciiTheme="minorHAnsi" w:hAnsiTheme="minorHAnsi" w:cstheme="minorHAnsi"/>
          <w:sz w:val="22"/>
          <w:szCs w:val="22"/>
        </w:rPr>
      </w:pPr>
      <w:r w:rsidRPr="00C502D1">
        <w:rPr>
          <w:rFonts w:asciiTheme="minorHAnsi" w:hAnsiTheme="minorHAnsi" w:cstheme="minorHAnsi"/>
          <w:sz w:val="22"/>
          <w:szCs w:val="22"/>
        </w:rPr>
        <w:t>When conducting a PCA analysis, it is generally recommended to exclude binary indicators (dummy variables) that represent categorical or binary features. This is because PCA assumes continuous variables and operates based on the covariance or correlation matrix of the input variables. Including binary indicators can lead to distorted results as these variables have limited variability and do not adhere to the assumptions of PCA. </w:t>
      </w:r>
    </w:p>
    <w:p w14:paraId="3C36D7E8" w14:textId="77777777" w:rsidR="00C8129E" w:rsidRPr="00C502D1" w:rsidRDefault="00C8129E" w:rsidP="00C8129E">
      <w:pPr>
        <w:rPr>
          <w:rFonts w:asciiTheme="minorHAnsi" w:hAnsiTheme="minorHAnsi" w:cstheme="minorHAnsi"/>
          <w:sz w:val="22"/>
          <w:szCs w:val="22"/>
        </w:rPr>
      </w:pPr>
    </w:p>
    <w:p w14:paraId="1F05A378" w14:textId="77777777" w:rsidR="00C8129E" w:rsidRPr="00C502D1" w:rsidRDefault="00C8129E" w:rsidP="00C8129E">
      <w:pPr>
        <w:rPr>
          <w:rFonts w:asciiTheme="minorHAnsi" w:hAnsiTheme="minorHAnsi" w:cstheme="minorHAnsi"/>
          <w:sz w:val="22"/>
          <w:szCs w:val="22"/>
        </w:rPr>
      </w:pPr>
      <w:r w:rsidRPr="00C502D1">
        <w:rPr>
          <w:rFonts w:asciiTheme="minorHAnsi" w:hAnsiTheme="minorHAnsi" w:cstheme="minorHAnsi"/>
          <w:sz w:val="22"/>
          <w:szCs w:val="22"/>
        </w:rPr>
        <w:t xml:space="preserve">Including binary indicators in PCA can result in their domination over other variables and may produce misleading outcomes. Therefore, </w:t>
      </w:r>
      <w:r>
        <w:rPr>
          <w:rFonts w:asciiTheme="minorHAnsi" w:hAnsiTheme="minorHAnsi" w:cstheme="minorHAnsi"/>
          <w:sz w:val="22"/>
          <w:szCs w:val="22"/>
        </w:rPr>
        <w:t>excluding binary indicators or categorical variables from the PCA analysis is advisable</w:t>
      </w:r>
      <w:r w:rsidRPr="00C502D1">
        <w:rPr>
          <w:rFonts w:asciiTheme="minorHAnsi" w:hAnsiTheme="minorHAnsi" w:cstheme="minorHAnsi"/>
          <w:sz w:val="22"/>
          <w:szCs w:val="22"/>
        </w:rPr>
        <w:t>. However, if there are ordinal variables with multiple levels, they can be included in PCA after appropriate scaling or transformation. It is essential to carefully consider the nature of the variables and their suitability for PCA to ensure accurate dimensionality reduction and meaningful results.</w:t>
      </w:r>
    </w:p>
    <w:p w14:paraId="365CF14F" w14:textId="77777777" w:rsidR="00C8129E" w:rsidRDefault="00C8129E" w:rsidP="00C8129E"/>
    <w:p w14:paraId="26A23ED0" w14:textId="77777777" w:rsidR="00C8129E" w:rsidRPr="00C502D1" w:rsidRDefault="00C8129E" w:rsidP="00C8129E">
      <w:pPr>
        <w:rPr>
          <w:rFonts w:asciiTheme="minorHAnsi" w:hAnsiTheme="minorHAnsi" w:cstheme="minorHAnsi"/>
          <w:sz w:val="22"/>
          <w:szCs w:val="22"/>
        </w:rPr>
      </w:pPr>
      <w:r w:rsidRPr="00C502D1">
        <w:rPr>
          <w:rFonts w:asciiTheme="minorHAnsi" w:hAnsiTheme="minorHAnsi" w:cstheme="minorHAnsi"/>
          <w:sz w:val="22"/>
          <w:szCs w:val="22"/>
        </w:rPr>
        <w:t>When conducting a PCA analysis, it is generally recommended to include only numeric continuous variables. PCA operates on the covariance or correlation matrix, and it assumes continuous variables to effectively capture their variability and relationships. Categorical variables or binary indicators, as mentioned earlier, should be excluded.</w:t>
      </w:r>
    </w:p>
    <w:p w14:paraId="3950869B" w14:textId="77777777" w:rsidR="00C8129E" w:rsidRPr="00C502D1" w:rsidRDefault="00C8129E" w:rsidP="00C8129E">
      <w:pPr>
        <w:rPr>
          <w:rFonts w:asciiTheme="minorHAnsi" w:hAnsiTheme="minorHAnsi" w:cstheme="minorHAnsi"/>
          <w:sz w:val="22"/>
          <w:szCs w:val="22"/>
        </w:rPr>
      </w:pPr>
    </w:p>
    <w:p w14:paraId="6148C85D" w14:textId="77777777" w:rsidR="00C8129E" w:rsidRPr="00C502D1" w:rsidRDefault="00C8129E" w:rsidP="00C8129E">
      <w:pPr>
        <w:rPr>
          <w:rFonts w:asciiTheme="minorHAnsi" w:hAnsiTheme="minorHAnsi" w:cstheme="minorHAnsi"/>
          <w:sz w:val="22"/>
          <w:szCs w:val="22"/>
        </w:rPr>
      </w:pPr>
      <w:r>
        <w:rPr>
          <w:rFonts w:asciiTheme="minorHAnsi" w:hAnsiTheme="minorHAnsi" w:cstheme="minorHAnsi"/>
          <w:sz w:val="22"/>
          <w:szCs w:val="22"/>
        </w:rPr>
        <w:t>Regarding</w:t>
      </w:r>
      <w:r w:rsidRPr="00C502D1">
        <w:rPr>
          <w:rFonts w:asciiTheme="minorHAnsi" w:hAnsiTheme="minorHAnsi" w:cstheme="minorHAnsi"/>
          <w:sz w:val="22"/>
          <w:szCs w:val="22"/>
        </w:rPr>
        <w:t xml:space="preserve"> variable selection, it is common practice to consider variables with high correlation and variability for PCA. Variables with high correlation tend to capture similar information and including them in PCA can lead to redundancy. On the other hand, variables with low variability may not contribute significantly to the principal components and can be less informative.</w:t>
      </w:r>
    </w:p>
    <w:p w14:paraId="403B92BE" w14:textId="77777777" w:rsidR="00C8129E" w:rsidRPr="00C502D1" w:rsidRDefault="00C8129E" w:rsidP="00C8129E">
      <w:pPr>
        <w:rPr>
          <w:rFonts w:asciiTheme="minorHAnsi" w:hAnsiTheme="minorHAnsi" w:cstheme="minorHAnsi"/>
          <w:sz w:val="22"/>
          <w:szCs w:val="22"/>
        </w:rPr>
      </w:pPr>
    </w:p>
    <w:p w14:paraId="48795FA2" w14:textId="77777777" w:rsidR="00C8129E" w:rsidRPr="00C502D1" w:rsidRDefault="00C8129E" w:rsidP="00C8129E">
      <w:pPr>
        <w:rPr>
          <w:rFonts w:asciiTheme="minorHAnsi" w:hAnsiTheme="minorHAnsi" w:cstheme="minorHAnsi"/>
          <w:sz w:val="22"/>
          <w:szCs w:val="22"/>
        </w:rPr>
      </w:pPr>
      <w:r w:rsidRPr="00C502D1">
        <w:rPr>
          <w:rFonts w:asciiTheme="minorHAnsi" w:hAnsiTheme="minorHAnsi" w:cstheme="minorHAnsi"/>
          <w:sz w:val="22"/>
          <w:szCs w:val="22"/>
        </w:rPr>
        <w:t xml:space="preserve">Therefore, it is beneficial to select variables based on their correlation and variability. Variables with higher correlations and greater variability are more likely to have a significant impact on the principal components. This helps </w:t>
      </w:r>
      <w:r>
        <w:rPr>
          <w:rFonts w:asciiTheme="minorHAnsi" w:hAnsiTheme="minorHAnsi" w:cstheme="minorHAnsi"/>
          <w:sz w:val="22"/>
          <w:szCs w:val="22"/>
        </w:rPr>
        <w:t>preserve important information and reduce the data set's dimensionality</w:t>
      </w:r>
      <w:r w:rsidRPr="00C502D1">
        <w:rPr>
          <w:rFonts w:asciiTheme="minorHAnsi" w:hAnsiTheme="minorHAnsi" w:cstheme="minorHAnsi"/>
          <w:sz w:val="22"/>
          <w:szCs w:val="22"/>
        </w:rPr>
        <w:t xml:space="preserve"> effectively. However, the final selection should be based on domain knowledge and the specific goals of the analysis.</w:t>
      </w:r>
    </w:p>
    <w:p w14:paraId="7356B72B" w14:textId="77777777" w:rsidR="00C8129E" w:rsidRPr="00C502D1" w:rsidRDefault="00C8129E" w:rsidP="00C8129E">
      <w:pPr>
        <w:rPr>
          <w:rFonts w:asciiTheme="minorHAnsi" w:hAnsiTheme="minorHAnsi" w:cstheme="minorHAnsi"/>
          <w:sz w:val="22"/>
          <w:szCs w:val="22"/>
        </w:rPr>
      </w:pPr>
    </w:p>
    <w:p w14:paraId="60BDED59" w14:textId="77777777" w:rsidR="00C8129E" w:rsidRPr="00C502D1" w:rsidRDefault="00C8129E" w:rsidP="00C8129E">
      <w:pPr>
        <w:rPr>
          <w:rFonts w:asciiTheme="minorHAnsi" w:hAnsiTheme="minorHAnsi" w:cstheme="minorHAnsi"/>
          <w:sz w:val="22"/>
          <w:szCs w:val="22"/>
        </w:rPr>
      </w:pPr>
      <w:r w:rsidRPr="00C502D1">
        <w:rPr>
          <w:rFonts w:asciiTheme="minorHAnsi" w:hAnsiTheme="minorHAnsi" w:cstheme="minorHAnsi"/>
          <w:sz w:val="22"/>
          <w:szCs w:val="22"/>
        </w:rPr>
        <w:t xml:space="preserve">In our PCA analysis, we are including the variables "total accounts" </w:t>
      </w:r>
      <w:r>
        <w:rPr>
          <w:rFonts w:asciiTheme="minorHAnsi" w:hAnsiTheme="minorHAnsi" w:cstheme="minorHAnsi"/>
          <w:sz w:val="22"/>
          <w:szCs w:val="22"/>
        </w:rPr>
        <w:t>(</w:t>
      </w:r>
      <w:proofErr w:type="spellStart"/>
      <w:r>
        <w:rPr>
          <w:rFonts w:asciiTheme="minorHAnsi" w:hAnsiTheme="minorHAnsi" w:cstheme="minorHAnsi"/>
          <w:sz w:val="22"/>
          <w:szCs w:val="22"/>
        </w:rPr>
        <w:t>total_acc</w:t>
      </w:r>
      <w:proofErr w:type="spellEnd"/>
      <w:r>
        <w:rPr>
          <w:rFonts w:asciiTheme="minorHAnsi" w:hAnsiTheme="minorHAnsi" w:cstheme="minorHAnsi"/>
          <w:sz w:val="22"/>
          <w:szCs w:val="22"/>
        </w:rPr>
        <w:t xml:space="preserve">) </w:t>
      </w:r>
      <w:r w:rsidRPr="00C502D1">
        <w:rPr>
          <w:rFonts w:asciiTheme="minorHAnsi" w:hAnsiTheme="minorHAnsi" w:cstheme="minorHAnsi"/>
          <w:sz w:val="22"/>
          <w:szCs w:val="22"/>
        </w:rPr>
        <w:t xml:space="preserve">and "open accounts" </w:t>
      </w:r>
      <w:r>
        <w:rPr>
          <w:rFonts w:asciiTheme="minorHAnsi" w:hAnsiTheme="minorHAnsi" w:cstheme="minorHAnsi"/>
          <w:sz w:val="22"/>
          <w:szCs w:val="22"/>
        </w:rPr>
        <w:t>(</w:t>
      </w:r>
      <w:proofErr w:type="spellStart"/>
      <w:r>
        <w:rPr>
          <w:rFonts w:asciiTheme="minorHAnsi" w:hAnsiTheme="minorHAnsi" w:cstheme="minorHAnsi"/>
          <w:sz w:val="22"/>
          <w:szCs w:val="22"/>
        </w:rPr>
        <w:t>open_acc</w:t>
      </w:r>
      <w:proofErr w:type="spellEnd"/>
      <w:r>
        <w:rPr>
          <w:rFonts w:asciiTheme="minorHAnsi" w:hAnsiTheme="minorHAnsi" w:cstheme="minorHAnsi"/>
          <w:sz w:val="22"/>
          <w:szCs w:val="22"/>
        </w:rPr>
        <w:t>)</w:t>
      </w:r>
      <w:r w:rsidRPr="00C502D1">
        <w:rPr>
          <w:rFonts w:asciiTheme="minorHAnsi" w:hAnsiTheme="minorHAnsi" w:cstheme="minorHAnsi"/>
          <w:sz w:val="22"/>
          <w:szCs w:val="22"/>
        </w:rPr>
        <w:t xml:space="preserve">, as well as "public records" </w:t>
      </w:r>
      <w:r>
        <w:rPr>
          <w:rFonts w:asciiTheme="minorHAnsi" w:hAnsiTheme="minorHAnsi" w:cstheme="minorHAnsi"/>
          <w:sz w:val="22"/>
          <w:szCs w:val="22"/>
        </w:rPr>
        <w:t>(</w:t>
      </w:r>
      <w:proofErr w:type="spellStart"/>
      <w:r>
        <w:rPr>
          <w:rFonts w:asciiTheme="minorHAnsi" w:hAnsiTheme="minorHAnsi" w:cstheme="minorHAnsi"/>
          <w:sz w:val="22"/>
          <w:szCs w:val="22"/>
        </w:rPr>
        <w:t>pub_rec</w:t>
      </w:r>
      <w:proofErr w:type="spellEnd"/>
      <w:r>
        <w:rPr>
          <w:rFonts w:asciiTheme="minorHAnsi" w:hAnsiTheme="minorHAnsi" w:cstheme="minorHAnsi"/>
          <w:sz w:val="22"/>
          <w:szCs w:val="22"/>
        </w:rPr>
        <w:t xml:space="preserve">) </w:t>
      </w:r>
      <w:r w:rsidRPr="00C502D1">
        <w:rPr>
          <w:rFonts w:asciiTheme="minorHAnsi" w:hAnsiTheme="minorHAnsi" w:cstheme="minorHAnsi"/>
          <w:sz w:val="22"/>
          <w:szCs w:val="22"/>
        </w:rPr>
        <w:t xml:space="preserve">and "public bankruptcies" </w:t>
      </w:r>
      <w:r>
        <w:rPr>
          <w:rFonts w:asciiTheme="minorHAnsi" w:hAnsiTheme="minorHAnsi" w:cstheme="minorHAnsi"/>
          <w:sz w:val="22"/>
          <w:szCs w:val="22"/>
        </w:rPr>
        <w:t>(</w:t>
      </w:r>
      <w:proofErr w:type="spellStart"/>
      <w:r>
        <w:rPr>
          <w:rFonts w:asciiTheme="minorHAnsi" w:hAnsiTheme="minorHAnsi" w:cstheme="minorHAnsi"/>
          <w:sz w:val="22"/>
          <w:szCs w:val="22"/>
        </w:rPr>
        <w:t>pub_rec_bankruptcies</w:t>
      </w:r>
      <w:proofErr w:type="spellEnd"/>
      <w:r>
        <w:rPr>
          <w:rFonts w:asciiTheme="minorHAnsi" w:hAnsiTheme="minorHAnsi" w:cstheme="minorHAnsi"/>
          <w:sz w:val="22"/>
          <w:szCs w:val="22"/>
        </w:rPr>
        <w:t>)</w:t>
      </w:r>
      <w:r w:rsidRPr="00C502D1">
        <w:rPr>
          <w:rFonts w:asciiTheme="minorHAnsi" w:hAnsiTheme="minorHAnsi" w:cstheme="minorHAnsi"/>
          <w:sz w:val="22"/>
          <w:szCs w:val="22"/>
        </w:rPr>
        <w:t>. These variables have a high correlation above 70% and exhibit a wide standard deviation. By including these variables, we aim to capture the underlying patterns and relationships in the data represented by these correlated and variable-rich features.</w:t>
      </w:r>
    </w:p>
    <w:p w14:paraId="71474B91" w14:textId="77777777" w:rsidR="00C8129E" w:rsidRPr="00C502D1" w:rsidRDefault="00C8129E" w:rsidP="00C8129E">
      <w:pPr>
        <w:rPr>
          <w:rFonts w:asciiTheme="minorHAnsi" w:hAnsiTheme="minorHAnsi" w:cstheme="minorHAnsi"/>
          <w:sz w:val="22"/>
          <w:szCs w:val="22"/>
        </w:rPr>
      </w:pPr>
    </w:p>
    <w:p w14:paraId="572AEA84" w14:textId="77777777" w:rsidR="00C8129E" w:rsidRDefault="00C8129E" w:rsidP="00C8129E">
      <w:pPr>
        <w:rPr>
          <w:rFonts w:asciiTheme="minorHAnsi" w:hAnsiTheme="minorHAnsi" w:cstheme="minorHAnsi"/>
          <w:sz w:val="22"/>
          <w:szCs w:val="22"/>
        </w:rPr>
      </w:pPr>
      <w:r w:rsidRPr="00C502D1">
        <w:rPr>
          <w:rFonts w:asciiTheme="minorHAnsi" w:hAnsiTheme="minorHAnsi" w:cstheme="minorHAnsi"/>
          <w:sz w:val="22"/>
          <w:szCs w:val="22"/>
        </w:rPr>
        <w:t>Now, let's provide coding examples in each of the three programming languages for performing PCA analysis on these variables:</w:t>
      </w:r>
    </w:p>
    <w:p w14:paraId="2473B913" w14:textId="77777777" w:rsidR="00C8129E" w:rsidRDefault="00C8129E" w:rsidP="00C8129E">
      <w:pPr>
        <w:rPr>
          <w:rFonts w:asciiTheme="minorHAnsi" w:hAnsiTheme="minorHAnsi" w:cstheme="minorHAnsi"/>
          <w:sz w:val="22"/>
          <w:szCs w:val="22"/>
        </w:rPr>
      </w:pPr>
    </w:p>
    <w:p w14:paraId="068FCFB1" w14:textId="77777777" w:rsidR="00C8129E" w:rsidRDefault="00C8129E" w:rsidP="00C8129E">
      <w:pPr>
        <w:pStyle w:val="ACaptionHead"/>
        <w:ind w:left="0"/>
      </w:pPr>
      <w:r>
        <w:rPr>
          <w:noProof/>
        </w:rPr>
        <w:t>Program 3.17 – Dimensionality Reduction – PCA Analysis</w:t>
      </w:r>
    </w:p>
    <w:p w14:paraId="561F7F35" w14:textId="77777777" w:rsidR="00C8129E" w:rsidRDefault="00C8129E" w:rsidP="00C8129E"/>
    <w:tbl>
      <w:tblPr>
        <w:tblW w:w="5000" w:type="pct"/>
        <w:tblLook w:val="04A0" w:firstRow="1" w:lastRow="0" w:firstColumn="1" w:lastColumn="0" w:noHBand="0" w:noVBand="1"/>
      </w:tblPr>
      <w:tblGrid>
        <w:gridCol w:w="1552"/>
        <w:gridCol w:w="6708"/>
      </w:tblGrid>
      <w:tr w:rsidR="00C8129E" w:rsidRPr="00CB14E5" w14:paraId="391FE55E" w14:textId="77777777" w:rsidTr="00A23D18">
        <w:trPr>
          <w:trHeight w:val="300"/>
        </w:trPr>
        <w:tc>
          <w:tcPr>
            <w:tcW w:w="891" w:type="pct"/>
            <w:tcBorders>
              <w:top w:val="single" w:sz="8" w:space="0" w:color="auto"/>
              <w:left w:val="single" w:sz="8" w:space="0" w:color="auto"/>
              <w:bottom w:val="single" w:sz="8" w:space="0" w:color="auto"/>
              <w:right w:val="single" w:sz="8" w:space="0" w:color="auto"/>
            </w:tcBorders>
            <w:shd w:val="clear" w:color="000000" w:fill="0070C0"/>
            <w:noWrap/>
            <w:vAlign w:val="center"/>
            <w:hideMark/>
          </w:tcPr>
          <w:p w14:paraId="11600027" w14:textId="77777777" w:rsidR="00C8129E" w:rsidRPr="00CB14E5" w:rsidRDefault="00C8129E" w:rsidP="00A23D18">
            <w:pPr>
              <w:jc w:val="center"/>
              <w:rPr>
                <w:rFonts w:ascii="Calibri" w:hAnsi="Calibri" w:cs="Calibri"/>
                <w:b/>
                <w:bCs/>
                <w:color w:val="FFFFFF"/>
                <w:szCs w:val="20"/>
              </w:rPr>
            </w:pPr>
            <w:r w:rsidRPr="00CB14E5">
              <w:rPr>
                <w:rFonts w:ascii="Calibri" w:hAnsi="Calibri" w:cs="Calibri"/>
                <w:b/>
                <w:bCs/>
                <w:color w:val="FFFFFF"/>
                <w:szCs w:val="20"/>
              </w:rPr>
              <w:t>Language</w:t>
            </w:r>
          </w:p>
        </w:tc>
        <w:tc>
          <w:tcPr>
            <w:tcW w:w="4109" w:type="pct"/>
            <w:tcBorders>
              <w:top w:val="single" w:sz="8" w:space="0" w:color="auto"/>
              <w:left w:val="nil"/>
              <w:bottom w:val="single" w:sz="8" w:space="0" w:color="auto"/>
              <w:right w:val="single" w:sz="8" w:space="0" w:color="auto"/>
            </w:tcBorders>
            <w:shd w:val="clear" w:color="000000" w:fill="0070C0"/>
            <w:vAlign w:val="center"/>
            <w:hideMark/>
          </w:tcPr>
          <w:p w14:paraId="2AF2A13A" w14:textId="77777777" w:rsidR="00C8129E" w:rsidRPr="00CB14E5" w:rsidRDefault="00C8129E" w:rsidP="00A23D18">
            <w:pPr>
              <w:jc w:val="center"/>
              <w:rPr>
                <w:rFonts w:ascii="Calibri" w:hAnsi="Calibri" w:cs="Calibri"/>
                <w:b/>
                <w:bCs/>
                <w:color w:val="FFFFFF"/>
                <w:szCs w:val="20"/>
              </w:rPr>
            </w:pPr>
            <w:r w:rsidRPr="00CB14E5">
              <w:rPr>
                <w:rFonts w:ascii="Calibri" w:hAnsi="Calibri" w:cs="Calibri"/>
                <w:b/>
                <w:bCs/>
                <w:color w:val="FFFFFF"/>
                <w:szCs w:val="20"/>
              </w:rPr>
              <w:t>Programming Code</w:t>
            </w:r>
          </w:p>
        </w:tc>
      </w:tr>
      <w:tr w:rsidR="00C8129E" w:rsidRPr="00CB14E5" w14:paraId="7A99FDAC" w14:textId="77777777" w:rsidTr="00A23D18">
        <w:trPr>
          <w:trHeight w:val="288"/>
        </w:trPr>
        <w:tc>
          <w:tcPr>
            <w:tcW w:w="891" w:type="pct"/>
            <w:vMerge w:val="restart"/>
            <w:tcBorders>
              <w:top w:val="nil"/>
              <w:left w:val="single" w:sz="8" w:space="0" w:color="auto"/>
              <w:bottom w:val="single" w:sz="8" w:space="0" w:color="000000"/>
              <w:right w:val="single" w:sz="8" w:space="0" w:color="auto"/>
            </w:tcBorders>
            <w:shd w:val="clear" w:color="000000" w:fill="00B0F0"/>
            <w:noWrap/>
            <w:vAlign w:val="center"/>
            <w:hideMark/>
          </w:tcPr>
          <w:p w14:paraId="17AF22F0" w14:textId="77777777" w:rsidR="00C8129E" w:rsidRPr="00CB14E5" w:rsidRDefault="00C8129E" w:rsidP="00A23D18">
            <w:pPr>
              <w:jc w:val="center"/>
              <w:rPr>
                <w:rFonts w:ascii="Calibri" w:hAnsi="Calibri" w:cs="Calibri"/>
                <w:b/>
                <w:bCs/>
                <w:color w:val="FFFFFF"/>
                <w:szCs w:val="20"/>
              </w:rPr>
            </w:pPr>
            <w:r w:rsidRPr="00CB14E5">
              <w:rPr>
                <w:rFonts w:ascii="Calibri" w:hAnsi="Calibri" w:cs="Calibri"/>
                <w:b/>
                <w:bCs/>
                <w:color w:val="FFFFFF"/>
                <w:szCs w:val="20"/>
              </w:rPr>
              <w:t>R Programming</w:t>
            </w:r>
          </w:p>
        </w:tc>
        <w:tc>
          <w:tcPr>
            <w:tcW w:w="4109" w:type="pct"/>
            <w:tcBorders>
              <w:top w:val="nil"/>
              <w:left w:val="nil"/>
              <w:bottom w:val="nil"/>
              <w:right w:val="single" w:sz="8" w:space="0" w:color="auto"/>
            </w:tcBorders>
            <w:shd w:val="clear" w:color="auto" w:fill="auto"/>
            <w:noWrap/>
            <w:vAlign w:val="bottom"/>
            <w:hideMark/>
          </w:tcPr>
          <w:p w14:paraId="34DC1838" w14:textId="77777777" w:rsidR="00C8129E" w:rsidRPr="005F6811" w:rsidRDefault="00C8129E" w:rsidP="00A23D18">
            <w:pPr>
              <w:rPr>
                <w:rFonts w:ascii="Consolas" w:hAnsi="Consolas" w:cs="Calibri"/>
                <w:color w:val="000000"/>
                <w:szCs w:val="20"/>
              </w:rPr>
            </w:pPr>
            <w:r w:rsidRPr="005F6811">
              <w:rPr>
                <w:rFonts w:ascii="Consolas" w:hAnsi="Consolas" w:cs="Calibri"/>
                <w:b/>
                <w:bCs/>
                <w:color w:val="0070C0"/>
                <w:szCs w:val="20"/>
              </w:rPr>
              <w:t>library</w:t>
            </w:r>
            <w:r w:rsidRPr="005F6811">
              <w:rPr>
                <w:rFonts w:ascii="Consolas" w:hAnsi="Consolas" w:cs="Calibri"/>
                <w:color w:val="000000"/>
                <w:szCs w:val="20"/>
              </w:rPr>
              <w:t>(</w:t>
            </w:r>
            <w:proofErr w:type="spellStart"/>
            <w:r w:rsidRPr="005F6811">
              <w:rPr>
                <w:rFonts w:ascii="Consolas" w:hAnsi="Consolas" w:cs="Calibri"/>
                <w:color w:val="000000"/>
                <w:szCs w:val="20"/>
              </w:rPr>
              <w:t>dplyr</w:t>
            </w:r>
            <w:proofErr w:type="spellEnd"/>
            <w:r w:rsidRPr="005F6811">
              <w:rPr>
                <w:rFonts w:ascii="Consolas" w:hAnsi="Consolas" w:cs="Calibri"/>
                <w:color w:val="000000"/>
                <w:szCs w:val="20"/>
              </w:rPr>
              <w:t>)</w:t>
            </w:r>
          </w:p>
        </w:tc>
      </w:tr>
      <w:tr w:rsidR="00C8129E" w:rsidRPr="00CB14E5" w14:paraId="6A15D689" w14:textId="77777777" w:rsidTr="00A23D18">
        <w:trPr>
          <w:trHeight w:val="288"/>
        </w:trPr>
        <w:tc>
          <w:tcPr>
            <w:tcW w:w="891" w:type="pct"/>
            <w:vMerge/>
            <w:tcBorders>
              <w:top w:val="nil"/>
              <w:left w:val="single" w:sz="8" w:space="0" w:color="auto"/>
              <w:bottom w:val="single" w:sz="8" w:space="0" w:color="000000"/>
              <w:right w:val="single" w:sz="8" w:space="0" w:color="auto"/>
            </w:tcBorders>
            <w:vAlign w:val="center"/>
            <w:hideMark/>
          </w:tcPr>
          <w:p w14:paraId="00A5ADD1" w14:textId="77777777" w:rsidR="00C8129E" w:rsidRPr="00CB14E5"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6F09E7FD" w14:textId="77777777" w:rsidR="00C8129E" w:rsidRPr="005F6811" w:rsidRDefault="00C8129E" w:rsidP="00A23D18">
            <w:pPr>
              <w:rPr>
                <w:rFonts w:ascii="Consolas" w:hAnsi="Consolas" w:cs="Calibri"/>
                <w:color w:val="000000"/>
                <w:szCs w:val="20"/>
              </w:rPr>
            </w:pPr>
            <w:r w:rsidRPr="005F6811">
              <w:rPr>
                <w:rFonts w:ascii="Consolas" w:hAnsi="Consolas" w:cs="Calibri"/>
                <w:b/>
                <w:bCs/>
                <w:color w:val="0070C0"/>
                <w:szCs w:val="20"/>
              </w:rPr>
              <w:t>library</w:t>
            </w:r>
            <w:r w:rsidRPr="005F6811">
              <w:rPr>
                <w:rFonts w:ascii="Consolas" w:hAnsi="Consolas" w:cs="Calibri"/>
                <w:color w:val="000000"/>
                <w:szCs w:val="20"/>
              </w:rPr>
              <w:t>(</w:t>
            </w:r>
            <w:proofErr w:type="spellStart"/>
            <w:r w:rsidRPr="005F6811">
              <w:rPr>
                <w:rFonts w:ascii="Consolas" w:hAnsi="Consolas" w:cs="Calibri"/>
                <w:color w:val="000000"/>
                <w:szCs w:val="20"/>
              </w:rPr>
              <w:t>factoextra</w:t>
            </w:r>
            <w:proofErr w:type="spellEnd"/>
            <w:r w:rsidRPr="005F6811">
              <w:rPr>
                <w:rFonts w:ascii="Consolas" w:hAnsi="Consolas" w:cs="Calibri"/>
                <w:color w:val="000000"/>
                <w:szCs w:val="20"/>
              </w:rPr>
              <w:t>)</w:t>
            </w:r>
          </w:p>
        </w:tc>
      </w:tr>
      <w:tr w:rsidR="00C8129E" w:rsidRPr="00CB14E5" w14:paraId="0F05B42F" w14:textId="77777777" w:rsidTr="00A23D18">
        <w:trPr>
          <w:trHeight w:val="288"/>
        </w:trPr>
        <w:tc>
          <w:tcPr>
            <w:tcW w:w="891" w:type="pct"/>
            <w:vMerge/>
            <w:tcBorders>
              <w:top w:val="nil"/>
              <w:left w:val="single" w:sz="8" w:space="0" w:color="auto"/>
              <w:bottom w:val="single" w:sz="8" w:space="0" w:color="000000"/>
              <w:right w:val="single" w:sz="8" w:space="0" w:color="auto"/>
            </w:tcBorders>
            <w:vAlign w:val="center"/>
            <w:hideMark/>
          </w:tcPr>
          <w:p w14:paraId="62D43449" w14:textId="77777777" w:rsidR="00C8129E" w:rsidRPr="00CB14E5"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01E6D1A7" w14:textId="77777777" w:rsidR="00C8129E" w:rsidRPr="005F6811" w:rsidRDefault="00C8129E" w:rsidP="00A23D18">
            <w:pPr>
              <w:rPr>
                <w:rFonts w:ascii="Consolas" w:hAnsi="Consolas" w:cs="Calibri"/>
                <w:color w:val="000000"/>
                <w:szCs w:val="20"/>
              </w:rPr>
            </w:pPr>
            <w:r w:rsidRPr="005F6811">
              <w:rPr>
                <w:rFonts w:ascii="Consolas" w:hAnsi="Consolas" w:cs="Calibri"/>
                <w:color w:val="000000"/>
                <w:szCs w:val="20"/>
              </w:rPr>
              <w:t> </w:t>
            </w:r>
          </w:p>
        </w:tc>
      </w:tr>
      <w:tr w:rsidR="00C8129E" w:rsidRPr="00CB14E5" w14:paraId="4CAE62E7" w14:textId="77777777" w:rsidTr="00A23D18">
        <w:trPr>
          <w:trHeight w:val="288"/>
        </w:trPr>
        <w:tc>
          <w:tcPr>
            <w:tcW w:w="891" w:type="pct"/>
            <w:vMerge/>
            <w:tcBorders>
              <w:top w:val="nil"/>
              <w:left w:val="single" w:sz="8" w:space="0" w:color="auto"/>
              <w:bottom w:val="single" w:sz="8" w:space="0" w:color="000000"/>
              <w:right w:val="single" w:sz="8" w:space="0" w:color="auto"/>
            </w:tcBorders>
            <w:vAlign w:val="center"/>
            <w:hideMark/>
          </w:tcPr>
          <w:p w14:paraId="68DE319C" w14:textId="77777777" w:rsidR="00C8129E" w:rsidRPr="00CB14E5"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2F2229E8" w14:textId="77777777" w:rsidR="00C8129E" w:rsidRPr="005F6811" w:rsidRDefault="00C8129E" w:rsidP="00A23D18">
            <w:pPr>
              <w:rPr>
                <w:rFonts w:ascii="Consolas" w:hAnsi="Consolas" w:cs="Calibri"/>
                <w:color w:val="000000"/>
                <w:szCs w:val="20"/>
              </w:rPr>
            </w:pPr>
            <w:r w:rsidRPr="005F6811">
              <w:rPr>
                <w:rFonts w:ascii="Consolas" w:hAnsi="Consolas" w:cs="Calibri"/>
                <w:color w:val="000000"/>
                <w:szCs w:val="20"/>
              </w:rPr>
              <w:t xml:space="preserve">data &lt;- </w:t>
            </w:r>
            <w:proofErr w:type="spellStart"/>
            <w:r w:rsidRPr="005F6811">
              <w:rPr>
                <w:rFonts w:ascii="Consolas" w:hAnsi="Consolas" w:cs="Calibri"/>
                <w:color w:val="000000"/>
                <w:szCs w:val="20"/>
              </w:rPr>
              <w:t>loan_data</w:t>
            </w:r>
            <w:proofErr w:type="spellEnd"/>
            <w:r w:rsidRPr="005F6811">
              <w:rPr>
                <w:rFonts w:ascii="Consolas" w:hAnsi="Consolas" w:cs="Calibri"/>
                <w:color w:val="000000"/>
                <w:szCs w:val="20"/>
              </w:rPr>
              <w:t xml:space="preserve"> %&gt;%</w:t>
            </w:r>
          </w:p>
        </w:tc>
      </w:tr>
      <w:tr w:rsidR="00C8129E" w:rsidRPr="00CB14E5" w14:paraId="28644C05" w14:textId="77777777" w:rsidTr="00A23D18">
        <w:trPr>
          <w:trHeight w:val="288"/>
        </w:trPr>
        <w:tc>
          <w:tcPr>
            <w:tcW w:w="891" w:type="pct"/>
            <w:vMerge/>
            <w:tcBorders>
              <w:top w:val="nil"/>
              <w:left w:val="single" w:sz="8" w:space="0" w:color="auto"/>
              <w:bottom w:val="single" w:sz="8" w:space="0" w:color="000000"/>
              <w:right w:val="single" w:sz="8" w:space="0" w:color="auto"/>
            </w:tcBorders>
            <w:vAlign w:val="center"/>
            <w:hideMark/>
          </w:tcPr>
          <w:p w14:paraId="5915058B" w14:textId="77777777" w:rsidR="00C8129E" w:rsidRPr="00CB14E5"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1682863B" w14:textId="77777777" w:rsidR="00C8129E" w:rsidRPr="005F6811" w:rsidRDefault="00C8129E" w:rsidP="00A23D18">
            <w:pPr>
              <w:rPr>
                <w:rFonts w:ascii="Consolas" w:hAnsi="Consolas" w:cs="Calibri"/>
                <w:color w:val="000000"/>
                <w:szCs w:val="20"/>
              </w:rPr>
            </w:pPr>
            <w:r w:rsidRPr="005F6811">
              <w:rPr>
                <w:rFonts w:ascii="Consolas" w:hAnsi="Consolas" w:cs="Calibri"/>
                <w:color w:val="000000"/>
                <w:szCs w:val="20"/>
              </w:rPr>
              <w:t xml:space="preserve">  select(</w:t>
            </w:r>
            <w:proofErr w:type="spellStart"/>
            <w:r w:rsidRPr="005F6811">
              <w:rPr>
                <w:rFonts w:ascii="Consolas" w:hAnsi="Consolas" w:cs="Calibri"/>
                <w:color w:val="000000"/>
                <w:szCs w:val="20"/>
              </w:rPr>
              <w:t>total_acc</w:t>
            </w:r>
            <w:proofErr w:type="spellEnd"/>
            <w:r w:rsidRPr="005F6811">
              <w:rPr>
                <w:rFonts w:ascii="Consolas" w:hAnsi="Consolas" w:cs="Calibri"/>
                <w:color w:val="000000"/>
                <w:szCs w:val="20"/>
              </w:rPr>
              <w:t xml:space="preserve">, </w:t>
            </w:r>
            <w:proofErr w:type="spellStart"/>
            <w:r w:rsidRPr="005F6811">
              <w:rPr>
                <w:rFonts w:ascii="Consolas" w:hAnsi="Consolas" w:cs="Calibri"/>
                <w:color w:val="000000"/>
                <w:szCs w:val="20"/>
              </w:rPr>
              <w:t>open_acc</w:t>
            </w:r>
            <w:proofErr w:type="spellEnd"/>
            <w:r w:rsidRPr="005F6811">
              <w:rPr>
                <w:rFonts w:ascii="Consolas" w:hAnsi="Consolas" w:cs="Calibri"/>
                <w:color w:val="000000"/>
                <w:szCs w:val="20"/>
              </w:rPr>
              <w:t xml:space="preserve">, </w:t>
            </w:r>
            <w:proofErr w:type="spellStart"/>
            <w:r w:rsidRPr="005F6811">
              <w:rPr>
                <w:rFonts w:ascii="Consolas" w:hAnsi="Consolas" w:cs="Calibri"/>
                <w:color w:val="000000"/>
                <w:szCs w:val="20"/>
              </w:rPr>
              <w:t>pub_rec</w:t>
            </w:r>
            <w:proofErr w:type="spellEnd"/>
            <w:r w:rsidRPr="005F6811">
              <w:rPr>
                <w:rFonts w:ascii="Consolas" w:hAnsi="Consolas" w:cs="Calibri"/>
                <w:color w:val="000000"/>
                <w:szCs w:val="20"/>
              </w:rPr>
              <w:t xml:space="preserve">, </w:t>
            </w:r>
            <w:proofErr w:type="spellStart"/>
            <w:r w:rsidRPr="005F6811">
              <w:rPr>
                <w:rFonts w:ascii="Consolas" w:hAnsi="Consolas" w:cs="Calibri"/>
                <w:color w:val="000000"/>
                <w:szCs w:val="20"/>
              </w:rPr>
              <w:t>pub_rec_bankruptcies</w:t>
            </w:r>
            <w:proofErr w:type="spellEnd"/>
            <w:r w:rsidRPr="005F6811">
              <w:rPr>
                <w:rFonts w:ascii="Consolas" w:hAnsi="Consolas" w:cs="Calibri"/>
                <w:color w:val="000000"/>
                <w:szCs w:val="20"/>
              </w:rPr>
              <w:t>)</w:t>
            </w:r>
          </w:p>
        </w:tc>
      </w:tr>
      <w:tr w:rsidR="00C8129E" w:rsidRPr="00CB14E5" w14:paraId="09A743DC" w14:textId="77777777" w:rsidTr="00A23D18">
        <w:trPr>
          <w:trHeight w:val="288"/>
        </w:trPr>
        <w:tc>
          <w:tcPr>
            <w:tcW w:w="891" w:type="pct"/>
            <w:vMerge/>
            <w:tcBorders>
              <w:top w:val="nil"/>
              <w:left w:val="single" w:sz="8" w:space="0" w:color="auto"/>
              <w:bottom w:val="single" w:sz="8" w:space="0" w:color="000000"/>
              <w:right w:val="single" w:sz="8" w:space="0" w:color="auto"/>
            </w:tcBorders>
            <w:vAlign w:val="center"/>
            <w:hideMark/>
          </w:tcPr>
          <w:p w14:paraId="2AC51357" w14:textId="77777777" w:rsidR="00C8129E" w:rsidRPr="00CB14E5"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6583BAEF" w14:textId="77777777" w:rsidR="00C8129E" w:rsidRPr="005F6811" w:rsidRDefault="00C8129E" w:rsidP="00A23D18">
            <w:pPr>
              <w:rPr>
                <w:rFonts w:ascii="Consolas" w:hAnsi="Consolas" w:cs="Calibri"/>
                <w:color w:val="000000"/>
                <w:szCs w:val="20"/>
              </w:rPr>
            </w:pPr>
            <w:r w:rsidRPr="005F6811">
              <w:rPr>
                <w:rFonts w:ascii="Consolas" w:hAnsi="Consolas" w:cs="Calibri"/>
                <w:color w:val="000000"/>
                <w:szCs w:val="20"/>
              </w:rPr>
              <w:t> </w:t>
            </w:r>
          </w:p>
        </w:tc>
      </w:tr>
      <w:tr w:rsidR="00C8129E" w:rsidRPr="00CB14E5" w14:paraId="62924E76" w14:textId="77777777" w:rsidTr="00A23D18">
        <w:trPr>
          <w:trHeight w:val="288"/>
        </w:trPr>
        <w:tc>
          <w:tcPr>
            <w:tcW w:w="891" w:type="pct"/>
            <w:vMerge/>
            <w:tcBorders>
              <w:top w:val="nil"/>
              <w:left w:val="single" w:sz="8" w:space="0" w:color="auto"/>
              <w:bottom w:val="single" w:sz="8" w:space="0" w:color="000000"/>
              <w:right w:val="single" w:sz="8" w:space="0" w:color="auto"/>
            </w:tcBorders>
            <w:vAlign w:val="center"/>
            <w:hideMark/>
          </w:tcPr>
          <w:p w14:paraId="70E30B03" w14:textId="77777777" w:rsidR="00C8129E" w:rsidRPr="00CB14E5"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512A65DA" w14:textId="77777777" w:rsidR="00C8129E" w:rsidRPr="005F6811" w:rsidRDefault="00C8129E" w:rsidP="00A23D18">
            <w:pPr>
              <w:rPr>
                <w:rFonts w:ascii="Consolas" w:hAnsi="Consolas" w:cs="Calibri"/>
                <w:b/>
                <w:bCs/>
                <w:color w:val="808080"/>
                <w:szCs w:val="20"/>
              </w:rPr>
            </w:pPr>
            <w:r w:rsidRPr="005F6811">
              <w:rPr>
                <w:rFonts w:ascii="Consolas" w:hAnsi="Consolas" w:cs="Calibri"/>
                <w:b/>
                <w:bCs/>
                <w:color w:val="808080"/>
                <w:szCs w:val="20"/>
              </w:rPr>
              <w:t># Standardize the data</w:t>
            </w:r>
          </w:p>
        </w:tc>
      </w:tr>
      <w:tr w:rsidR="00C8129E" w:rsidRPr="00CB14E5" w14:paraId="25D873E1" w14:textId="77777777" w:rsidTr="00A23D18">
        <w:trPr>
          <w:trHeight w:val="288"/>
        </w:trPr>
        <w:tc>
          <w:tcPr>
            <w:tcW w:w="891" w:type="pct"/>
            <w:vMerge/>
            <w:tcBorders>
              <w:top w:val="nil"/>
              <w:left w:val="single" w:sz="8" w:space="0" w:color="auto"/>
              <w:bottom w:val="single" w:sz="8" w:space="0" w:color="000000"/>
              <w:right w:val="single" w:sz="8" w:space="0" w:color="auto"/>
            </w:tcBorders>
            <w:vAlign w:val="center"/>
            <w:hideMark/>
          </w:tcPr>
          <w:p w14:paraId="21D8DEC9" w14:textId="77777777" w:rsidR="00C8129E" w:rsidRPr="00CB14E5"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17E7774D" w14:textId="77777777" w:rsidR="00C8129E" w:rsidRPr="005F6811" w:rsidRDefault="00C8129E" w:rsidP="00A23D18">
            <w:pPr>
              <w:rPr>
                <w:rFonts w:ascii="Consolas" w:hAnsi="Consolas" w:cs="Calibri"/>
                <w:color w:val="000000"/>
                <w:szCs w:val="20"/>
              </w:rPr>
            </w:pPr>
            <w:proofErr w:type="spellStart"/>
            <w:r w:rsidRPr="005F6811">
              <w:rPr>
                <w:rFonts w:ascii="Consolas" w:hAnsi="Consolas" w:cs="Calibri"/>
                <w:color w:val="000000"/>
                <w:szCs w:val="20"/>
              </w:rPr>
              <w:t>data_std</w:t>
            </w:r>
            <w:proofErr w:type="spellEnd"/>
            <w:r w:rsidRPr="005F6811">
              <w:rPr>
                <w:rFonts w:ascii="Consolas" w:hAnsi="Consolas" w:cs="Calibri"/>
                <w:color w:val="000000"/>
                <w:szCs w:val="20"/>
              </w:rPr>
              <w:t xml:space="preserve"> &lt;- scale(data)</w:t>
            </w:r>
          </w:p>
        </w:tc>
      </w:tr>
      <w:tr w:rsidR="00C8129E" w:rsidRPr="00CB14E5" w14:paraId="131B517B" w14:textId="77777777" w:rsidTr="00A23D18">
        <w:trPr>
          <w:trHeight w:val="288"/>
        </w:trPr>
        <w:tc>
          <w:tcPr>
            <w:tcW w:w="891" w:type="pct"/>
            <w:vMerge/>
            <w:tcBorders>
              <w:top w:val="nil"/>
              <w:left w:val="single" w:sz="8" w:space="0" w:color="auto"/>
              <w:bottom w:val="single" w:sz="8" w:space="0" w:color="000000"/>
              <w:right w:val="single" w:sz="8" w:space="0" w:color="auto"/>
            </w:tcBorders>
            <w:vAlign w:val="center"/>
            <w:hideMark/>
          </w:tcPr>
          <w:p w14:paraId="7BE24D56" w14:textId="77777777" w:rsidR="00C8129E" w:rsidRPr="00CB14E5"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33BDCAD6" w14:textId="77777777" w:rsidR="00C8129E" w:rsidRPr="005F6811" w:rsidRDefault="00C8129E" w:rsidP="00A23D18">
            <w:pPr>
              <w:rPr>
                <w:rFonts w:ascii="Consolas" w:hAnsi="Consolas" w:cs="Calibri"/>
                <w:color w:val="000000"/>
                <w:szCs w:val="20"/>
              </w:rPr>
            </w:pPr>
            <w:r w:rsidRPr="005F6811">
              <w:rPr>
                <w:rFonts w:ascii="Consolas" w:hAnsi="Consolas" w:cs="Calibri"/>
                <w:color w:val="000000"/>
                <w:szCs w:val="20"/>
              </w:rPr>
              <w:t> </w:t>
            </w:r>
          </w:p>
        </w:tc>
      </w:tr>
      <w:tr w:rsidR="00C8129E" w:rsidRPr="00CB14E5" w14:paraId="23A1720E" w14:textId="77777777" w:rsidTr="00A23D18">
        <w:trPr>
          <w:trHeight w:val="288"/>
        </w:trPr>
        <w:tc>
          <w:tcPr>
            <w:tcW w:w="891" w:type="pct"/>
            <w:vMerge/>
            <w:tcBorders>
              <w:top w:val="nil"/>
              <w:left w:val="single" w:sz="8" w:space="0" w:color="auto"/>
              <w:bottom w:val="single" w:sz="8" w:space="0" w:color="000000"/>
              <w:right w:val="single" w:sz="8" w:space="0" w:color="auto"/>
            </w:tcBorders>
            <w:vAlign w:val="center"/>
            <w:hideMark/>
          </w:tcPr>
          <w:p w14:paraId="1A119814" w14:textId="77777777" w:rsidR="00C8129E" w:rsidRPr="00CB14E5"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3003FA2E" w14:textId="77777777" w:rsidR="00C8129E" w:rsidRPr="005F6811" w:rsidRDefault="00C8129E" w:rsidP="00A23D18">
            <w:pPr>
              <w:rPr>
                <w:rFonts w:ascii="Consolas" w:hAnsi="Consolas" w:cs="Calibri"/>
                <w:b/>
                <w:bCs/>
                <w:color w:val="808080"/>
                <w:szCs w:val="20"/>
              </w:rPr>
            </w:pPr>
            <w:r w:rsidRPr="005F6811">
              <w:rPr>
                <w:rFonts w:ascii="Consolas" w:hAnsi="Consolas" w:cs="Calibri"/>
                <w:b/>
                <w:bCs/>
                <w:color w:val="808080"/>
                <w:szCs w:val="20"/>
              </w:rPr>
              <w:t># Perform PCA</w:t>
            </w:r>
          </w:p>
        </w:tc>
      </w:tr>
      <w:tr w:rsidR="00C8129E" w:rsidRPr="00CB14E5" w14:paraId="4326B3D4" w14:textId="77777777" w:rsidTr="00A23D18">
        <w:trPr>
          <w:trHeight w:val="288"/>
        </w:trPr>
        <w:tc>
          <w:tcPr>
            <w:tcW w:w="891" w:type="pct"/>
            <w:vMerge/>
            <w:tcBorders>
              <w:top w:val="nil"/>
              <w:left w:val="single" w:sz="8" w:space="0" w:color="auto"/>
              <w:bottom w:val="single" w:sz="8" w:space="0" w:color="000000"/>
              <w:right w:val="single" w:sz="8" w:space="0" w:color="auto"/>
            </w:tcBorders>
            <w:vAlign w:val="center"/>
            <w:hideMark/>
          </w:tcPr>
          <w:p w14:paraId="03A15789" w14:textId="77777777" w:rsidR="00C8129E" w:rsidRPr="00CB14E5"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5FA7CB14" w14:textId="77777777" w:rsidR="00C8129E" w:rsidRPr="005F6811" w:rsidRDefault="00C8129E" w:rsidP="00A23D18">
            <w:pPr>
              <w:rPr>
                <w:rFonts w:ascii="Consolas" w:hAnsi="Consolas" w:cs="Calibri"/>
                <w:color w:val="000000"/>
                <w:szCs w:val="20"/>
              </w:rPr>
            </w:pPr>
            <w:proofErr w:type="spellStart"/>
            <w:r w:rsidRPr="005F6811">
              <w:rPr>
                <w:rFonts w:ascii="Consolas" w:hAnsi="Consolas" w:cs="Calibri"/>
                <w:color w:val="000000"/>
                <w:szCs w:val="20"/>
              </w:rPr>
              <w:t>pca_result</w:t>
            </w:r>
            <w:proofErr w:type="spellEnd"/>
            <w:r w:rsidRPr="005F6811">
              <w:rPr>
                <w:rFonts w:ascii="Consolas" w:hAnsi="Consolas" w:cs="Calibri"/>
                <w:color w:val="000000"/>
                <w:szCs w:val="20"/>
              </w:rPr>
              <w:t xml:space="preserve"> &lt;- </w:t>
            </w:r>
            <w:proofErr w:type="spellStart"/>
            <w:r w:rsidRPr="005F6811">
              <w:rPr>
                <w:rFonts w:ascii="Consolas" w:hAnsi="Consolas" w:cs="Calibri"/>
                <w:color w:val="000000"/>
                <w:szCs w:val="20"/>
              </w:rPr>
              <w:t>prcomp</w:t>
            </w:r>
            <w:proofErr w:type="spellEnd"/>
            <w:r w:rsidRPr="005F6811">
              <w:rPr>
                <w:rFonts w:ascii="Consolas" w:hAnsi="Consolas" w:cs="Calibri"/>
                <w:color w:val="000000"/>
                <w:szCs w:val="20"/>
              </w:rPr>
              <w:t>(</w:t>
            </w:r>
            <w:proofErr w:type="spellStart"/>
            <w:r w:rsidRPr="005F6811">
              <w:rPr>
                <w:rFonts w:ascii="Consolas" w:hAnsi="Consolas" w:cs="Calibri"/>
                <w:color w:val="000000"/>
                <w:szCs w:val="20"/>
              </w:rPr>
              <w:t>data_std</w:t>
            </w:r>
            <w:proofErr w:type="spellEnd"/>
            <w:r w:rsidRPr="005F6811">
              <w:rPr>
                <w:rFonts w:ascii="Consolas" w:hAnsi="Consolas" w:cs="Calibri"/>
                <w:color w:val="000000"/>
                <w:szCs w:val="20"/>
              </w:rPr>
              <w:t>)</w:t>
            </w:r>
          </w:p>
        </w:tc>
      </w:tr>
      <w:tr w:rsidR="00C8129E" w:rsidRPr="00CB14E5" w14:paraId="33503727" w14:textId="77777777" w:rsidTr="00A23D18">
        <w:trPr>
          <w:trHeight w:val="288"/>
        </w:trPr>
        <w:tc>
          <w:tcPr>
            <w:tcW w:w="891" w:type="pct"/>
            <w:vMerge/>
            <w:tcBorders>
              <w:top w:val="nil"/>
              <w:left w:val="single" w:sz="8" w:space="0" w:color="auto"/>
              <w:bottom w:val="single" w:sz="8" w:space="0" w:color="000000"/>
              <w:right w:val="single" w:sz="8" w:space="0" w:color="auto"/>
            </w:tcBorders>
            <w:vAlign w:val="center"/>
            <w:hideMark/>
          </w:tcPr>
          <w:p w14:paraId="3ECDA5A1" w14:textId="77777777" w:rsidR="00C8129E" w:rsidRPr="00CB14E5"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7257F49E" w14:textId="77777777" w:rsidR="00C8129E" w:rsidRPr="005F6811" w:rsidRDefault="00C8129E" w:rsidP="00A23D18">
            <w:pPr>
              <w:rPr>
                <w:rFonts w:ascii="Consolas" w:hAnsi="Consolas" w:cs="Calibri"/>
                <w:color w:val="000000"/>
                <w:szCs w:val="20"/>
              </w:rPr>
            </w:pPr>
            <w:r w:rsidRPr="005F6811">
              <w:rPr>
                <w:rFonts w:ascii="Consolas" w:hAnsi="Consolas" w:cs="Calibri"/>
                <w:color w:val="000000"/>
                <w:szCs w:val="20"/>
              </w:rPr>
              <w:t> </w:t>
            </w:r>
          </w:p>
        </w:tc>
      </w:tr>
      <w:tr w:rsidR="00C8129E" w:rsidRPr="00CB14E5" w14:paraId="60BF5FD0" w14:textId="77777777" w:rsidTr="00A23D18">
        <w:trPr>
          <w:trHeight w:val="288"/>
        </w:trPr>
        <w:tc>
          <w:tcPr>
            <w:tcW w:w="891" w:type="pct"/>
            <w:vMerge/>
            <w:tcBorders>
              <w:top w:val="nil"/>
              <w:left w:val="single" w:sz="8" w:space="0" w:color="auto"/>
              <w:bottom w:val="single" w:sz="8" w:space="0" w:color="000000"/>
              <w:right w:val="single" w:sz="8" w:space="0" w:color="auto"/>
            </w:tcBorders>
            <w:vAlign w:val="center"/>
            <w:hideMark/>
          </w:tcPr>
          <w:p w14:paraId="2760A06C" w14:textId="77777777" w:rsidR="00C8129E" w:rsidRPr="00CB14E5"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40F70D20" w14:textId="77777777" w:rsidR="00C8129E" w:rsidRPr="005F6811" w:rsidRDefault="00C8129E" w:rsidP="00A23D18">
            <w:pPr>
              <w:rPr>
                <w:rFonts w:ascii="Consolas" w:hAnsi="Consolas" w:cs="Calibri"/>
                <w:b/>
                <w:bCs/>
                <w:color w:val="808080"/>
                <w:szCs w:val="20"/>
              </w:rPr>
            </w:pPr>
            <w:r w:rsidRPr="005F6811">
              <w:rPr>
                <w:rFonts w:ascii="Consolas" w:hAnsi="Consolas" w:cs="Calibri"/>
                <w:b/>
                <w:bCs/>
                <w:color w:val="808080"/>
                <w:szCs w:val="20"/>
              </w:rPr>
              <w:t># Access the principal components</w:t>
            </w:r>
          </w:p>
        </w:tc>
      </w:tr>
      <w:tr w:rsidR="00C8129E" w:rsidRPr="00CB14E5" w14:paraId="6729AF92" w14:textId="77777777" w:rsidTr="00A23D18">
        <w:trPr>
          <w:trHeight w:val="300"/>
        </w:trPr>
        <w:tc>
          <w:tcPr>
            <w:tcW w:w="891" w:type="pct"/>
            <w:vMerge/>
            <w:tcBorders>
              <w:top w:val="nil"/>
              <w:left w:val="single" w:sz="8" w:space="0" w:color="auto"/>
              <w:bottom w:val="single" w:sz="8" w:space="0" w:color="000000"/>
              <w:right w:val="single" w:sz="8" w:space="0" w:color="auto"/>
            </w:tcBorders>
            <w:vAlign w:val="center"/>
            <w:hideMark/>
          </w:tcPr>
          <w:p w14:paraId="28CB8A94" w14:textId="77777777" w:rsidR="00C8129E" w:rsidRPr="00CB14E5" w:rsidRDefault="00C8129E" w:rsidP="00A23D18">
            <w:pPr>
              <w:rPr>
                <w:rFonts w:ascii="Calibri" w:hAnsi="Calibri" w:cs="Calibri"/>
                <w:b/>
                <w:bCs/>
                <w:color w:val="FFFFFF"/>
                <w:szCs w:val="20"/>
              </w:rPr>
            </w:pPr>
          </w:p>
        </w:tc>
        <w:tc>
          <w:tcPr>
            <w:tcW w:w="4109" w:type="pct"/>
            <w:tcBorders>
              <w:top w:val="nil"/>
              <w:left w:val="nil"/>
              <w:bottom w:val="single" w:sz="8" w:space="0" w:color="auto"/>
              <w:right w:val="single" w:sz="8" w:space="0" w:color="auto"/>
            </w:tcBorders>
            <w:shd w:val="clear" w:color="auto" w:fill="auto"/>
            <w:noWrap/>
            <w:vAlign w:val="bottom"/>
            <w:hideMark/>
          </w:tcPr>
          <w:p w14:paraId="23900557" w14:textId="77777777" w:rsidR="00C8129E" w:rsidRPr="005F6811" w:rsidRDefault="00C8129E" w:rsidP="00A23D18">
            <w:pPr>
              <w:rPr>
                <w:rFonts w:ascii="Consolas" w:hAnsi="Consolas" w:cs="Calibri"/>
                <w:color w:val="000000"/>
                <w:szCs w:val="20"/>
              </w:rPr>
            </w:pPr>
            <w:proofErr w:type="spellStart"/>
            <w:r w:rsidRPr="005F6811">
              <w:rPr>
                <w:rFonts w:ascii="Consolas" w:hAnsi="Consolas" w:cs="Calibri"/>
                <w:color w:val="000000"/>
                <w:szCs w:val="20"/>
              </w:rPr>
              <w:t>principal_components</w:t>
            </w:r>
            <w:proofErr w:type="spellEnd"/>
            <w:r w:rsidRPr="005F6811">
              <w:rPr>
                <w:rFonts w:ascii="Consolas" w:hAnsi="Consolas" w:cs="Calibri"/>
                <w:color w:val="000000"/>
                <w:szCs w:val="20"/>
              </w:rPr>
              <w:t xml:space="preserve"> &lt;- </w:t>
            </w:r>
            <w:proofErr w:type="spellStart"/>
            <w:r w:rsidRPr="005F6811">
              <w:rPr>
                <w:rFonts w:ascii="Consolas" w:hAnsi="Consolas" w:cs="Calibri"/>
                <w:color w:val="000000"/>
                <w:szCs w:val="20"/>
              </w:rPr>
              <w:t>pca_result$rotation</w:t>
            </w:r>
            <w:proofErr w:type="spellEnd"/>
          </w:p>
        </w:tc>
      </w:tr>
      <w:tr w:rsidR="00C8129E" w:rsidRPr="00CB14E5" w14:paraId="2A8C74A6" w14:textId="77777777" w:rsidTr="00A23D18">
        <w:trPr>
          <w:trHeight w:val="300"/>
        </w:trPr>
        <w:tc>
          <w:tcPr>
            <w:tcW w:w="891" w:type="pct"/>
            <w:tcBorders>
              <w:top w:val="nil"/>
              <w:left w:val="nil"/>
              <w:bottom w:val="nil"/>
              <w:right w:val="nil"/>
            </w:tcBorders>
            <w:shd w:val="clear" w:color="auto" w:fill="auto"/>
            <w:noWrap/>
            <w:vAlign w:val="bottom"/>
            <w:hideMark/>
          </w:tcPr>
          <w:p w14:paraId="4541737E" w14:textId="77777777" w:rsidR="00C8129E" w:rsidRPr="00CB14E5" w:rsidRDefault="00C8129E" w:rsidP="00A23D18">
            <w:pPr>
              <w:rPr>
                <w:rFonts w:ascii="Calibri" w:hAnsi="Calibri" w:cs="Calibri"/>
                <w:color w:val="000000"/>
                <w:szCs w:val="20"/>
              </w:rPr>
            </w:pPr>
          </w:p>
        </w:tc>
        <w:tc>
          <w:tcPr>
            <w:tcW w:w="4109" w:type="pct"/>
            <w:tcBorders>
              <w:top w:val="nil"/>
              <w:left w:val="nil"/>
              <w:bottom w:val="nil"/>
              <w:right w:val="nil"/>
            </w:tcBorders>
            <w:shd w:val="clear" w:color="auto" w:fill="auto"/>
            <w:noWrap/>
            <w:vAlign w:val="bottom"/>
            <w:hideMark/>
          </w:tcPr>
          <w:p w14:paraId="7AF8817C" w14:textId="77777777" w:rsidR="00C8129E" w:rsidRPr="005F6811" w:rsidRDefault="00C8129E" w:rsidP="00A23D18">
            <w:pPr>
              <w:rPr>
                <w:rFonts w:ascii="Consolas" w:hAnsi="Consolas"/>
                <w:szCs w:val="20"/>
              </w:rPr>
            </w:pPr>
          </w:p>
        </w:tc>
      </w:tr>
      <w:tr w:rsidR="00C8129E" w:rsidRPr="00CB14E5" w14:paraId="66BDE73A" w14:textId="77777777" w:rsidTr="00A23D18">
        <w:trPr>
          <w:trHeight w:val="288"/>
        </w:trPr>
        <w:tc>
          <w:tcPr>
            <w:tcW w:w="891" w:type="pct"/>
            <w:vMerge w:val="restart"/>
            <w:tcBorders>
              <w:top w:val="single" w:sz="8" w:space="0" w:color="auto"/>
              <w:left w:val="single" w:sz="8" w:space="0" w:color="auto"/>
              <w:bottom w:val="single" w:sz="8" w:space="0" w:color="000000"/>
              <w:right w:val="single" w:sz="8" w:space="0" w:color="auto"/>
            </w:tcBorders>
            <w:shd w:val="clear" w:color="000000" w:fill="00B0F0"/>
            <w:noWrap/>
            <w:vAlign w:val="center"/>
            <w:hideMark/>
          </w:tcPr>
          <w:p w14:paraId="6963CEDB" w14:textId="77777777" w:rsidR="00C8129E" w:rsidRPr="00CB14E5" w:rsidRDefault="00C8129E" w:rsidP="00A23D18">
            <w:pPr>
              <w:jc w:val="center"/>
              <w:rPr>
                <w:rFonts w:ascii="Calibri" w:hAnsi="Calibri" w:cs="Calibri"/>
                <w:b/>
                <w:bCs/>
                <w:color w:val="FFFFFF"/>
                <w:szCs w:val="20"/>
              </w:rPr>
            </w:pPr>
            <w:r w:rsidRPr="00CB14E5">
              <w:rPr>
                <w:rFonts w:ascii="Calibri" w:hAnsi="Calibri" w:cs="Calibri"/>
                <w:b/>
                <w:bCs/>
                <w:color w:val="FFFFFF"/>
                <w:szCs w:val="20"/>
              </w:rPr>
              <w:t>Python Programming</w:t>
            </w:r>
          </w:p>
        </w:tc>
        <w:tc>
          <w:tcPr>
            <w:tcW w:w="4109" w:type="pct"/>
            <w:tcBorders>
              <w:top w:val="single" w:sz="8" w:space="0" w:color="auto"/>
              <w:left w:val="nil"/>
              <w:bottom w:val="nil"/>
              <w:right w:val="single" w:sz="8" w:space="0" w:color="auto"/>
            </w:tcBorders>
            <w:shd w:val="clear" w:color="auto" w:fill="auto"/>
            <w:noWrap/>
            <w:vAlign w:val="bottom"/>
            <w:hideMark/>
          </w:tcPr>
          <w:p w14:paraId="35039D7F" w14:textId="77777777" w:rsidR="00C8129E" w:rsidRPr="005F6811" w:rsidRDefault="00C8129E" w:rsidP="00A23D18">
            <w:pPr>
              <w:rPr>
                <w:rFonts w:ascii="Consolas" w:hAnsi="Consolas" w:cs="Calibri"/>
                <w:color w:val="000000"/>
                <w:szCs w:val="20"/>
              </w:rPr>
            </w:pPr>
            <w:r w:rsidRPr="005F6811">
              <w:rPr>
                <w:rFonts w:ascii="Consolas" w:hAnsi="Consolas" w:cs="Calibri"/>
                <w:b/>
                <w:bCs/>
                <w:color w:val="0070C0"/>
                <w:szCs w:val="20"/>
              </w:rPr>
              <w:t>from</w:t>
            </w:r>
            <w:r w:rsidRPr="005F6811">
              <w:rPr>
                <w:rFonts w:ascii="Consolas" w:hAnsi="Consolas" w:cs="Calibri"/>
                <w:color w:val="000000"/>
                <w:szCs w:val="20"/>
              </w:rPr>
              <w:t xml:space="preserve"> </w:t>
            </w:r>
            <w:proofErr w:type="spellStart"/>
            <w:r w:rsidRPr="005F6811">
              <w:rPr>
                <w:rFonts w:ascii="Consolas" w:hAnsi="Consolas" w:cs="Calibri"/>
                <w:color w:val="000000"/>
                <w:szCs w:val="20"/>
              </w:rPr>
              <w:t>sklearn.decomposition</w:t>
            </w:r>
            <w:proofErr w:type="spellEnd"/>
            <w:r w:rsidRPr="005F6811">
              <w:rPr>
                <w:rFonts w:ascii="Consolas" w:hAnsi="Consolas" w:cs="Calibri"/>
                <w:color w:val="000000"/>
                <w:szCs w:val="20"/>
              </w:rPr>
              <w:t xml:space="preserve"> </w:t>
            </w:r>
            <w:r w:rsidRPr="005F6811">
              <w:rPr>
                <w:rFonts w:ascii="Consolas" w:hAnsi="Consolas" w:cs="Calibri"/>
                <w:b/>
                <w:bCs/>
                <w:color w:val="0070C0"/>
                <w:szCs w:val="20"/>
              </w:rPr>
              <w:t>import</w:t>
            </w:r>
            <w:r w:rsidRPr="005F6811">
              <w:rPr>
                <w:rFonts w:ascii="Consolas" w:hAnsi="Consolas" w:cs="Calibri"/>
                <w:color w:val="000000"/>
                <w:szCs w:val="20"/>
              </w:rPr>
              <w:t xml:space="preserve"> PCA</w:t>
            </w:r>
          </w:p>
        </w:tc>
      </w:tr>
      <w:tr w:rsidR="00C8129E" w:rsidRPr="00CB14E5" w14:paraId="769C7857"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1E5C90F6" w14:textId="77777777" w:rsidR="00C8129E" w:rsidRPr="00CB14E5"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6031EEA1" w14:textId="77777777" w:rsidR="00C8129E" w:rsidRPr="005F6811" w:rsidRDefault="00C8129E" w:rsidP="00A23D18">
            <w:pPr>
              <w:rPr>
                <w:rFonts w:ascii="Consolas" w:hAnsi="Consolas" w:cs="Calibri"/>
                <w:color w:val="000000"/>
                <w:szCs w:val="20"/>
              </w:rPr>
            </w:pPr>
            <w:r w:rsidRPr="005F6811">
              <w:rPr>
                <w:rFonts w:ascii="Consolas" w:hAnsi="Consolas" w:cs="Calibri"/>
                <w:b/>
                <w:bCs/>
                <w:color w:val="0070C0"/>
                <w:szCs w:val="20"/>
              </w:rPr>
              <w:t>import</w:t>
            </w:r>
            <w:r w:rsidRPr="005F6811">
              <w:rPr>
                <w:rFonts w:ascii="Consolas" w:hAnsi="Consolas" w:cs="Calibri"/>
                <w:color w:val="000000"/>
                <w:szCs w:val="20"/>
              </w:rPr>
              <w:t xml:space="preserve"> pandas </w:t>
            </w:r>
            <w:r w:rsidRPr="005F6811">
              <w:rPr>
                <w:rFonts w:ascii="Consolas" w:hAnsi="Consolas" w:cs="Calibri"/>
                <w:b/>
                <w:bCs/>
                <w:color w:val="0070C0"/>
                <w:szCs w:val="20"/>
              </w:rPr>
              <w:t>as</w:t>
            </w:r>
            <w:r w:rsidRPr="005F6811">
              <w:rPr>
                <w:rFonts w:ascii="Consolas" w:hAnsi="Consolas" w:cs="Calibri"/>
                <w:color w:val="000000"/>
                <w:szCs w:val="20"/>
              </w:rPr>
              <w:t xml:space="preserve"> pd</w:t>
            </w:r>
          </w:p>
        </w:tc>
      </w:tr>
      <w:tr w:rsidR="00C8129E" w:rsidRPr="00CB14E5" w14:paraId="452172E2"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6BC1AA59" w14:textId="77777777" w:rsidR="00C8129E" w:rsidRPr="00CB14E5"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7FB10533" w14:textId="77777777" w:rsidR="00C8129E" w:rsidRPr="005F6811" w:rsidRDefault="00C8129E" w:rsidP="00A23D18">
            <w:pPr>
              <w:rPr>
                <w:rFonts w:ascii="Consolas" w:hAnsi="Consolas" w:cs="Calibri"/>
                <w:color w:val="000000"/>
                <w:szCs w:val="20"/>
              </w:rPr>
            </w:pPr>
            <w:r w:rsidRPr="005F6811">
              <w:rPr>
                <w:rFonts w:ascii="Consolas" w:hAnsi="Consolas" w:cs="Calibri"/>
                <w:color w:val="000000"/>
                <w:szCs w:val="20"/>
              </w:rPr>
              <w:t> </w:t>
            </w:r>
          </w:p>
        </w:tc>
      </w:tr>
      <w:tr w:rsidR="00C8129E" w:rsidRPr="00CB14E5" w14:paraId="11E22271"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2F411D99" w14:textId="77777777" w:rsidR="00C8129E" w:rsidRPr="00CB14E5"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701933B9" w14:textId="77777777" w:rsidR="00C8129E" w:rsidRPr="005F6811" w:rsidRDefault="00C8129E" w:rsidP="00A23D18">
            <w:pPr>
              <w:rPr>
                <w:rFonts w:ascii="Consolas" w:hAnsi="Consolas" w:cs="Calibri"/>
                <w:color w:val="000000"/>
                <w:szCs w:val="20"/>
              </w:rPr>
            </w:pPr>
            <w:r w:rsidRPr="005F6811">
              <w:rPr>
                <w:rFonts w:ascii="Consolas" w:hAnsi="Consolas" w:cs="Calibri"/>
                <w:color w:val="000000"/>
                <w:szCs w:val="20"/>
              </w:rPr>
              <w:t xml:space="preserve">data = </w:t>
            </w:r>
            <w:proofErr w:type="spellStart"/>
            <w:r w:rsidRPr="005F6811">
              <w:rPr>
                <w:rFonts w:ascii="Consolas" w:hAnsi="Consolas" w:cs="Calibri"/>
                <w:color w:val="000000"/>
                <w:szCs w:val="20"/>
              </w:rPr>
              <w:t>loan_data</w:t>
            </w:r>
            <w:proofErr w:type="spellEnd"/>
            <w:r w:rsidRPr="005F6811">
              <w:rPr>
                <w:rFonts w:ascii="Consolas" w:hAnsi="Consolas" w:cs="Calibri"/>
                <w:color w:val="000000"/>
                <w:szCs w:val="20"/>
              </w:rPr>
              <w:t>[[</w:t>
            </w:r>
            <w:r w:rsidRPr="005F6811">
              <w:rPr>
                <w:rFonts w:ascii="Consolas" w:hAnsi="Consolas" w:cs="Calibri"/>
                <w:b/>
                <w:bCs/>
                <w:color w:val="375623"/>
                <w:szCs w:val="20"/>
              </w:rPr>
              <w:t>'</w:t>
            </w:r>
            <w:proofErr w:type="spellStart"/>
            <w:r w:rsidRPr="005F6811">
              <w:rPr>
                <w:rFonts w:ascii="Consolas" w:hAnsi="Consolas" w:cs="Calibri"/>
                <w:b/>
                <w:bCs/>
                <w:color w:val="375623"/>
                <w:szCs w:val="20"/>
              </w:rPr>
              <w:t>total_acc</w:t>
            </w:r>
            <w:proofErr w:type="spellEnd"/>
            <w:r w:rsidRPr="005F6811">
              <w:rPr>
                <w:rFonts w:ascii="Consolas" w:hAnsi="Consolas" w:cs="Calibri"/>
                <w:b/>
                <w:bCs/>
                <w:color w:val="375623"/>
                <w:szCs w:val="20"/>
              </w:rPr>
              <w:t>'</w:t>
            </w:r>
            <w:r w:rsidRPr="005F6811">
              <w:rPr>
                <w:rFonts w:ascii="Consolas" w:hAnsi="Consolas" w:cs="Calibri"/>
                <w:color w:val="000000"/>
                <w:szCs w:val="20"/>
              </w:rPr>
              <w:t xml:space="preserve">, </w:t>
            </w:r>
            <w:r w:rsidRPr="005F6811">
              <w:rPr>
                <w:rFonts w:ascii="Consolas" w:hAnsi="Consolas" w:cs="Calibri"/>
                <w:b/>
                <w:bCs/>
                <w:color w:val="375623"/>
                <w:szCs w:val="20"/>
              </w:rPr>
              <w:t>'</w:t>
            </w:r>
            <w:proofErr w:type="spellStart"/>
            <w:r w:rsidRPr="005F6811">
              <w:rPr>
                <w:rFonts w:ascii="Consolas" w:hAnsi="Consolas" w:cs="Calibri"/>
                <w:b/>
                <w:bCs/>
                <w:color w:val="375623"/>
                <w:szCs w:val="20"/>
              </w:rPr>
              <w:t>open_acc</w:t>
            </w:r>
            <w:proofErr w:type="spellEnd"/>
            <w:r w:rsidRPr="005F6811">
              <w:rPr>
                <w:rFonts w:ascii="Consolas" w:hAnsi="Consolas" w:cs="Calibri"/>
                <w:b/>
                <w:bCs/>
                <w:color w:val="375623"/>
                <w:szCs w:val="20"/>
              </w:rPr>
              <w:t>'</w:t>
            </w:r>
            <w:r w:rsidRPr="005F6811">
              <w:rPr>
                <w:rFonts w:ascii="Consolas" w:hAnsi="Consolas" w:cs="Calibri"/>
                <w:color w:val="000000"/>
                <w:szCs w:val="20"/>
              </w:rPr>
              <w:t xml:space="preserve">, </w:t>
            </w:r>
            <w:r w:rsidRPr="005F6811">
              <w:rPr>
                <w:rFonts w:ascii="Consolas" w:hAnsi="Consolas" w:cs="Calibri"/>
                <w:b/>
                <w:bCs/>
                <w:color w:val="375623"/>
                <w:szCs w:val="20"/>
              </w:rPr>
              <w:t>'</w:t>
            </w:r>
            <w:proofErr w:type="spellStart"/>
            <w:r w:rsidRPr="005F6811">
              <w:rPr>
                <w:rFonts w:ascii="Consolas" w:hAnsi="Consolas" w:cs="Calibri"/>
                <w:b/>
                <w:bCs/>
                <w:color w:val="375623"/>
                <w:szCs w:val="20"/>
              </w:rPr>
              <w:t>pub_rec</w:t>
            </w:r>
            <w:proofErr w:type="spellEnd"/>
            <w:r w:rsidRPr="005F6811">
              <w:rPr>
                <w:rFonts w:ascii="Consolas" w:hAnsi="Consolas" w:cs="Calibri"/>
                <w:b/>
                <w:bCs/>
                <w:color w:val="375623"/>
                <w:szCs w:val="20"/>
              </w:rPr>
              <w:t>'</w:t>
            </w:r>
            <w:r w:rsidRPr="005F6811">
              <w:rPr>
                <w:rFonts w:ascii="Consolas" w:hAnsi="Consolas" w:cs="Calibri"/>
                <w:color w:val="000000"/>
                <w:szCs w:val="20"/>
              </w:rPr>
              <w:t>,</w:t>
            </w:r>
            <w:r w:rsidRPr="005F6811">
              <w:rPr>
                <w:rFonts w:ascii="Consolas" w:hAnsi="Consolas" w:cs="Calibri"/>
                <w:b/>
                <w:bCs/>
                <w:color w:val="375623"/>
                <w:szCs w:val="20"/>
              </w:rPr>
              <w:t xml:space="preserve"> '</w:t>
            </w:r>
            <w:proofErr w:type="spellStart"/>
            <w:r w:rsidRPr="005F6811">
              <w:rPr>
                <w:rFonts w:ascii="Consolas" w:hAnsi="Consolas" w:cs="Calibri"/>
                <w:b/>
                <w:bCs/>
                <w:color w:val="375623"/>
                <w:szCs w:val="20"/>
              </w:rPr>
              <w:t>pub_rec_bankruptcies</w:t>
            </w:r>
            <w:proofErr w:type="spellEnd"/>
            <w:r w:rsidRPr="005F6811">
              <w:rPr>
                <w:rFonts w:ascii="Consolas" w:hAnsi="Consolas" w:cs="Calibri"/>
                <w:b/>
                <w:bCs/>
                <w:color w:val="375623"/>
                <w:szCs w:val="20"/>
              </w:rPr>
              <w:t>'</w:t>
            </w:r>
            <w:r w:rsidRPr="005F6811">
              <w:rPr>
                <w:rFonts w:ascii="Consolas" w:hAnsi="Consolas" w:cs="Calibri"/>
                <w:color w:val="000000"/>
                <w:szCs w:val="20"/>
              </w:rPr>
              <w:t>]]</w:t>
            </w:r>
          </w:p>
        </w:tc>
      </w:tr>
      <w:tr w:rsidR="00C8129E" w:rsidRPr="00CB14E5" w14:paraId="3B7E9E70"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2B5001A0" w14:textId="77777777" w:rsidR="00C8129E" w:rsidRPr="00CB14E5"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375B0FEC" w14:textId="77777777" w:rsidR="00C8129E" w:rsidRPr="005F6811" w:rsidRDefault="00C8129E" w:rsidP="00A23D18">
            <w:pPr>
              <w:rPr>
                <w:rFonts w:ascii="Consolas" w:hAnsi="Consolas" w:cs="Calibri"/>
                <w:color w:val="000000"/>
                <w:szCs w:val="20"/>
              </w:rPr>
            </w:pPr>
            <w:r w:rsidRPr="005F6811">
              <w:rPr>
                <w:rFonts w:ascii="Consolas" w:hAnsi="Consolas" w:cs="Calibri"/>
                <w:color w:val="000000"/>
                <w:szCs w:val="20"/>
              </w:rPr>
              <w:t> </w:t>
            </w:r>
          </w:p>
        </w:tc>
      </w:tr>
      <w:tr w:rsidR="00C8129E" w:rsidRPr="00CB14E5" w14:paraId="59C7A79F"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0390F007" w14:textId="77777777" w:rsidR="00C8129E" w:rsidRPr="00CB14E5"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6A54FF01" w14:textId="77777777" w:rsidR="00C8129E" w:rsidRPr="005F6811" w:rsidRDefault="00C8129E" w:rsidP="00A23D18">
            <w:pPr>
              <w:rPr>
                <w:rFonts w:ascii="Consolas" w:hAnsi="Consolas" w:cs="Calibri"/>
                <w:b/>
                <w:bCs/>
                <w:color w:val="808080"/>
                <w:szCs w:val="20"/>
              </w:rPr>
            </w:pPr>
            <w:r w:rsidRPr="005F6811">
              <w:rPr>
                <w:rFonts w:ascii="Consolas" w:hAnsi="Consolas" w:cs="Calibri"/>
                <w:b/>
                <w:bCs/>
                <w:color w:val="808080"/>
                <w:szCs w:val="20"/>
              </w:rPr>
              <w:t># Standardize the data</w:t>
            </w:r>
          </w:p>
        </w:tc>
      </w:tr>
      <w:tr w:rsidR="00C8129E" w:rsidRPr="00CB14E5" w14:paraId="45068794"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5B766BEE" w14:textId="77777777" w:rsidR="00C8129E" w:rsidRPr="00CB14E5"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69177C40" w14:textId="77777777" w:rsidR="00C8129E" w:rsidRPr="005F6811" w:rsidRDefault="00C8129E" w:rsidP="00A23D18">
            <w:pPr>
              <w:rPr>
                <w:rFonts w:ascii="Consolas" w:hAnsi="Consolas" w:cs="Calibri"/>
                <w:color w:val="000000"/>
                <w:szCs w:val="20"/>
              </w:rPr>
            </w:pPr>
            <w:proofErr w:type="spellStart"/>
            <w:r w:rsidRPr="005F6811">
              <w:rPr>
                <w:rFonts w:ascii="Consolas" w:hAnsi="Consolas" w:cs="Calibri"/>
                <w:color w:val="000000"/>
                <w:szCs w:val="20"/>
              </w:rPr>
              <w:t>data_std</w:t>
            </w:r>
            <w:proofErr w:type="spellEnd"/>
            <w:r w:rsidRPr="005F6811">
              <w:rPr>
                <w:rFonts w:ascii="Consolas" w:hAnsi="Consolas" w:cs="Calibri"/>
                <w:color w:val="000000"/>
                <w:szCs w:val="20"/>
              </w:rPr>
              <w:t xml:space="preserve"> = (data - </w:t>
            </w:r>
            <w:proofErr w:type="spellStart"/>
            <w:r w:rsidRPr="005F6811">
              <w:rPr>
                <w:rFonts w:ascii="Consolas" w:hAnsi="Consolas" w:cs="Calibri"/>
                <w:color w:val="000000"/>
                <w:szCs w:val="20"/>
              </w:rPr>
              <w:t>data.mean</w:t>
            </w:r>
            <w:proofErr w:type="spellEnd"/>
            <w:r w:rsidRPr="005F6811">
              <w:rPr>
                <w:rFonts w:ascii="Consolas" w:hAnsi="Consolas" w:cs="Calibri"/>
                <w:color w:val="000000"/>
                <w:szCs w:val="20"/>
              </w:rPr>
              <w:t xml:space="preserve">()) / </w:t>
            </w:r>
            <w:proofErr w:type="spellStart"/>
            <w:r w:rsidRPr="005F6811">
              <w:rPr>
                <w:rFonts w:ascii="Consolas" w:hAnsi="Consolas" w:cs="Calibri"/>
                <w:color w:val="000000"/>
                <w:szCs w:val="20"/>
              </w:rPr>
              <w:t>data.std</w:t>
            </w:r>
            <w:proofErr w:type="spellEnd"/>
            <w:r w:rsidRPr="005F6811">
              <w:rPr>
                <w:rFonts w:ascii="Consolas" w:hAnsi="Consolas" w:cs="Calibri"/>
                <w:color w:val="000000"/>
                <w:szCs w:val="20"/>
              </w:rPr>
              <w:t>()</w:t>
            </w:r>
          </w:p>
        </w:tc>
      </w:tr>
      <w:tr w:rsidR="00C8129E" w:rsidRPr="00CB14E5" w14:paraId="3CB88170"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268C1AEC" w14:textId="77777777" w:rsidR="00C8129E" w:rsidRPr="00CB14E5"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67F1A7A0" w14:textId="77777777" w:rsidR="00C8129E" w:rsidRPr="005F6811" w:rsidRDefault="00C8129E" w:rsidP="00A23D18">
            <w:pPr>
              <w:rPr>
                <w:rFonts w:ascii="Consolas" w:hAnsi="Consolas" w:cs="Calibri"/>
                <w:color w:val="000000"/>
                <w:szCs w:val="20"/>
              </w:rPr>
            </w:pPr>
            <w:r w:rsidRPr="005F6811">
              <w:rPr>
                <w:rFonts w:ascii="Consolas" w:hAnsi="Consolas" w:cs="Calibri"/>
                <w:color w:val="000000"/>
                <w:szCs w:val="20"/>
              </w:rPr>
              <w:t> </w:t>
            </w:r>
          </w:p>
        </w:tc>
      </w:tr>
      <w:tr w:rsidR="00C8129E" w:rsidRPr="00CB14E5" w14:paraId="4F64051D"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0D4A7723" w14:textId="77777777" w:rsidR="00C8129E" w:rsidRPr="00CB14E5"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7CC93E32" w14:textId="77777777" w:rsidR="00C8129E" w:rsidRPr="005F6811" w:rsidRDefault="00C8129E" w:rsidP="00A23D18">
            <w:pPr>
              <w:rPr>
                <w:rFonts w:ascii="Consolas" w:hAnsi="Consolas" w:cs="Calibri"/>
                <w:b/>
                <w:bCs/>
                <w:color w:val="808080"/>
                <w:szCs w:val="20"/>
              </w:rPr>
            </w:pPr>
            <w:r w:rsidRPr="005F6811">
              <w:rPr>
                <w:rFonts w:ascii="Consolas" w:hAnsi="Consolas" w:cs="Calibri"/>
                <w:b/>
                <w:bCs/>
                <w:color w:val="808080"/>
                <w:szCs w:val="20"/>
              </w:rPr>
              <w:t># Perform PCA</w:t>
            </w:r>
          </w:p>
        </w:tc>
      </w:tr>
      <w:tr w:rsidR="00C8129E" w:rsidRPr="00CB14E5" w14:paraId="17464D5B"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4B251A9A" w14:textId="77777777" w:rsidR="00C8129E" w:rsidRPr="00CB14E5"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697A6374" w14:textId="77777777" w:rsidR="00C8129E" w:rsidRPr="005F6811" w:rsidRDefault="00C8129E" w:rsidP="00A23D18">
            <w:pPr>
              <w:rPr>
                <w:rFonts w:ascii="Consolas" w:hAnsi="Consolas" w:cs="Calibri"/>
                <w:color w:val="000000"/>
                <w:szCs w:val="20"/>
              </w:rPr>
            </w:pPr>
            <w:proofErr w:type="spellStart"/>
            <w:r w:rsidRPr="005F6811">
              <w:rPr>
                <w:rFonts w:ascii="Consolas" w:hAnsi="Consolas" w:cs="Calibri"/>
                <w:color w:val="000000"/>
                <w:szCs w:val="20"/>
              </w:rPr>
              <w:t>pca</w:t>
            </w:r>
            <w:proofErr w:type="spellEnd"/>
            <w:r w:rsidRPr="005F6811">
              <w:rPr>
                <w:rFonts w:ascii="Consolas" w:hAnsi="Consolas" w:cs="Calibri"/>
                <w:color w:val="000000"/>
                <w:szCs w:val="20"/>
              </w:rPr>
              <w:t xml:space="preserve"> = PCA()</w:t>
            </w:r>
          </w:p>
        </w:tc>
      </w:tr>
      <w:tr w:rsidR="00C8129E" w:rsidRPr="00CB14E5" w14:paraId="742F99F3"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7F126B54" w14:textId="77777777" w:rsidR="00C8129E" w:rsidRPr="00CB14E5"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00AC7C77" w14:textId="77777777" w:rsidR="00C8129E" w:rsidRPr="005F6811" w:rsidRDefault="00C8129E" w:rsidP="00A23D18">
            <w:pPr>
              <w:rPr>
                <w:rFonts w:ascii="Consolas" w:hAnsi="Consolas" w:cs="Calibri"/>
                <w:color w:val="000000"/>
                <w:szCs w:val="20"/>
              </w:rPr>
            </w:pPr>
            <w:proofErr w:type="spellStart"/>
            <w:r w:rsidRPr="005F6811">
              <w:rPr>
                <w:rFonts w:ascii="Consolas" w:hAnsi="Consolas" w:cs="Calibri"/>
                <w:color w:val="000000"/>
                <w:szCs w:val="20"/>
              </w:rPr>
              <w:t>pca.fit</w:t>
            </w:r>
            <w:proofErr w:type="spellEnd"/>
            <w:r w:rsidRPr="005F6811">
              <w:rPr>
                <w:rFonts w:ascii="Consolas" w:hAnsi="Consolas" w:cs="Calibri"/>
                <w:color w:val="000000"/>
                <w:szCs w:val="20"/>
              </w:rPr>
              <w:t>(</w:t>
            </w:r>
            <w:proofErr w:type="spellStart"/>
            <w:r w:rsidRPr="005F6811">
              <w:rPr>
                <w:rFonts w:ascii="Consolas" w:hAnsi="Consolas" w:cs="Calibri"/>
                <w:color w:val="000000"/>
                <w:szCs w:val="20"/>
              </w:rPr>
              <w:t>data_std</w:t>
            </w:r>
            <w:proofErr w:type="spellEnd"/>
            <w:r w:rsidRPr="005F6811">
              <w:rPr>
                <w:rFonts w:ascii="Consolas" w:hAnsi="Consolas" w:cs="Calibri"/>
                <w:color w:val="000000"/>
                <w:szCs w:val="20"/>
              </w:rPr>
              <w:t>)</w:t>
            </w:r>
          </w:p>
        </w:tc>
      </w:tr>
      <w:tr w:rsidR="00C8129E" w:rsidRPr="00CB14E5" w14:paraId="3D10256A"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6131EC5F" w14:textId="77777777" w:rsidR="00C8129E" w:rsidRPr="00CB14E5"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5345EFDF" w14:textId="77777777" w:rsidR="00C8129E" w:rsidRPr="005F6811" w:rsidRDefault="00C8129E" w:rsidP="00A23D18">
            <w:pPr>
              <w:rPr>
                <w:rFonts w:ascii="Consolas" w:hAnsi="Consolas" w:cs="Calibri"/>
                <w:color w:val="000000"/>
                <w:szCs w:val="20"/>
              </w:rPr>
            </w:pPr>
            <w:r w:rsidRPr="005F6811">
              <w:rPr>
                <w:rFonts w:ascii="Consolas" w:hAnsi="Consolas" w:cs="Calibri"/>
                <w:color w:val="000000"/>
                <w:szCs w:val="20"/>
              </w:rPr>
              <w:t> </w:t>
            </w:r>
          </w:p>
        </w:tc>
      </w:tr>
      <w:tr w:rsidR="00C8129E" w:rsidRPr="00CB14E5" w14:paraId="4FC2B78F"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2F782076" w14:textId="77777777" w:rsidR="00C8129E" w:rsidRPr="00CB14E5"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2E821740" w14:textId="77777777" w:rsidR="00C8129E" w:rsidRPr="005F6811" w:rsidRDefault="00C8129E" w:rsidP="00A23D18">
            <w:pPr>
              <w:rPr>
                <w:rFonts w:ascii="Consolas" w:hAnsi="Consolas" w:cs="Calibri"/>
                <w:b/>
                <w:bCs/>
                <w:color w:val="808080"/>
                <w:szCs w:val="20"/>
              </w:rPr>
            </w:pPr>
            <w:r w:rsidRPr="005F6811">
              <w:rPr>
                <w:rFonts w:ascii="Consolas" w:hAnsi="Consolas" w:cs="Calibri"/>
                <w:b/>
                <w:bCs/>
                <w:color w:val="808080"/>
                <w:szCs w:val="20"/>
              </w:rPr>
              <w:t># Access the principal components</w:t>
            </w:r>
          </w:p>
        </w:tc>
      </w:tr>
      <w:tr w:rsidR="00C8129E" w:rsidRPr="00CB14E5" w14:paraId="57B45891" w14:textId="77777777" w:rsidTr="00A23D18">
        <w:trPr>
          <w:trHeight w:val="300"/>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7C08C376" w14:textId="77777777" w:rsidR="00C8129E" w:rsidRPr="00CB14E5" w:rsidRDefault="00C8129E" w:rsidP="00A23D18">
            <w:pPr>
              <w:rPr>
                <w:rFonts w:ascii="Calibri" w:hAnsi="Calibri" w:cs="Calibri"/>
                <w:b/>
                <w:bCs/>
                <w:color w:val="FFFFFF"/>
                <w:szCs w:val="20"/>
              </w:rPr>
            </w:pPr>
          </w:p>
        </w:tc>
        <w:tc>
          <w:tcPr>
            <w:tcW w:w="4109" w:type="pct"/>
            <w:tcBorders>
              <w:top w:val="nil"/>
              <w:left w:val="nil"/>
              <w:bottom w:val="single" w:sz="8" w:space="0" w:color="auto"/>
              <w:right w:val="single" w:sz="8" w:space="0" w:color="auto"/>
            </w:tcBorders>
            <w:shd w:val="clear" w:color="auto" w:fill="auto"/>
            <w:noWrap/>
            <w:vAlign w:val="bottom"/>
            <w:hideMark/>
          </w:tcPr>
          <w:p w14:paraId="773F6FE3" w14:textId="77777777" w:rsidR="00C8129E" w:rsidRPr="005F6811" w:rsidRDefault="00C8129E" w:rsidP="00A23D18">
            <w:pPr>
              <w:rPr>
                <w:rFonts w:ascii="Consolas" w:hAnsi="Consolas" w:cs="Calibri"/>
                <w:color w:val="000000"/>
                <w:szCs w:val="20"/>
              </w:rPr>
            </w:pPr>
            <w:proofErr w:type="spellStart"/>
            <w:r w:rsidRPr="005F6811">
              <w:rPr>
                <w:rFonts w:ascii="Consolas" w:hAnsi="Consolas" w:cs="Calibri"/>
                <w:color w:val="000000"/>
                <w:szCs w:val="20"/>
              </w:rPr>
              <w:t>principal_components</w:t>
            </w:r>
            <w:proofErr w:type="spellEnd"/>
            <w:r w:rsidRPr="005F6811">
              <w:rPr>
                <w:rFonts w:ascii="Consolas" w:hAnsi="Consolas" w:cs="Calibri"/>
                <w:color w:val="000000"/>
                <w:szCs w:val="20"/>
              </w:rPr>
              <w:t xml:space="preserve"> = </w:t>
            </w:r>
            <w:proofErr w:type="spellStart"/>
            <w:r w:rsidRPr="005F6811">
              <w:rPr>
                <w:rFonts w:ascii="Consolas" w:hAnsi="Consolas" w:cs="Calibri"/>
                <w:color w:val="000000"/>
                <w:szCs w:val="20"/>
              </w:rPr>
              <w:t>pca.components</w:t>
            </w:r>
            <w:proofErr w:type="spellEnd"/>
            <w:r w:rsidRPr="005F6811">
              <w:rPr>
                <w:rFonts w:ascii="Consolas" w:hAnsi="Consolas" w:cs="Calibri"/>
                <w:color w:val="000000"/>
                <w:szCs w:val="20"/>
              </w:rPr>
              <w:t>_</w:t>
            </w:r>
          </w:p>
        </w:tc>
      </w:tr>
      <w:tr w:rsidR="00C8129E" w:rsidRPr="00CB14E5" w14:paraId="4CFBB643" w14:textId="77777777" w:rsidTr="00A23D18">
        <w:trPr>
          <w:trHeight w:val="300"/>
        </w:trPr>
        <w:tc>
          <w:tcPr>
            <w:tcW w:w="891" w:type="pct"/>
            <w:tcBorders>
              <w:top w:val="nil"/>
              <w:left w:val="nil"/>
              <w:bottom w:val="nil"/>
              <w:right w:val="nil"/>
            </w:tcBorders>
            <w:shd w:val="clear" w:color="auto" w:fill="auto"/>
            <w:noWrap/>
            <w:vAlign w:val="bottom"/>
            <w:hideMark/>
          </w:tcPr>
          <w:p w14:paraId="3CB68B51" w14:textId="77777777" w:rsidR="00C8129E" w:rsidRPr="00CB14E5" w:rsidRDefault="00C8129E" w:rsidP="00A23D18">
            <w:pPr>
              <w:rPr>
                <w:rFonts w:ascii="Calibri" w:hAnsi="Calibri" w:cs="Calibri"/>
                <w:color w:val="000000"/>
                <w:szCs w:val="20"/>
              </w:rPr>
            </w:pPr>
          </w:p>
        </w:tc>
        <w:tc>
          <w:tcPr>
            <w:tcW w:w="4109" w:type="pct"/>
            <w:tcBorders>
              <w:top w:val="nil"/>
              <w:left w:val="nil"/>
              <w:bottom w:val="nil"/>
              <w:right w:val="nil"/>
            </w:tcBorders>
            <w:shd w:val="clear" w:color="auto" w:fill="auto"/>
            <w:noWrap/>
            <w:vAlign w:val="bottom"/>
            <w:hideMark/>
          </w:tcPr>
          <w:p w14:paraId="420B77B2" w14:textId="77777777" w:rsidR="00C8129E" w:rsidRPr="005F6811" w:rsidRDefault="00C8129E" w:rsidP="00A23D18">
            <w:pPr>
              <w:rPr>
                <w:rFonts w:ascii="Consolas" w:hAnsi="Consolas"/>
                <w:szCs w:val="20"/>
              </w:rPr>
            </w:pPr>
          </w:p>
        </w:tc>
      </w:tr>
      <w:tr w:rsidR="00C8129E" w:rsidRPr="00CB14E5" w14:paraId="20E0CCC8" w14:textId="77777777" w:rsidTr="00A23D18">
        <w:trPr>
          <w:trHeight w:val="288"/>
        </w:trPr>
        <w:tc>
          <w:tcPr>
            <w:tcW w:w="891" w:type="pct"/>
            <w:vMerge w:val="restart"/>
            <w:tcBorders>
              <w:top w:val="single" w:sz="8" w:space="0" w:color="auto"/>
              <w:left w:val="single" w:sz="8" w:space="0" w:color="auto"/>
              <w:bottom w:val="single" w:sz="8" w:space="0" w:color="000000"/>
              <w:right w:val="single" w:sz="8" w:space="0" w:color="auto"/>
            </w:tcBorders>
            <w:shd w:val="clear" w:color="000000" w:fill="00B0F0"/>
            <w:noWrap/>
            <w:vAlign w:val="center"/>
            <w:hideMark/>
          </w:tcPr>
          <w:p w14:paraId="6F8C16EE" w14:textId="77777777" w:rsidR="00C8129E" w:rsidRPr="00CB14E5" w:rsidRDefault="00C8129E" w:rsidP="00A23D18">
            <w:pPr>
              <w:jc w:val="center"/>
              <w:rPr>
                <w:rFonts w:ascii="Calibri" w:hAnsi="Calibri" w:cs="Calibri"/>
                <w:b/>
                <w:bCs/>
                <w:color w:val="FFFFFF"/>
                <w:szCs w:val="20"/>
              </w:rPr>
            </w:pPr>
            <w:r w:rsidRPr="00CB14E5">
              <w:rPr>
                <w:rFonts w:ascii="Calibri" w:hAnsi="Calibri" w:cs="Calibri"/>
                <w:b/>
                <w:bCs/>
                <w:color w:val="FFFFFF"/>
                <w:szCs w:val="20"/>
              </w:rPr>
              <w:t>SAS Programming</w:t>
            </w:r>
          </w:p>
        </w:tc>
        <w:tc>
          <w:tcPr>
            <w:tcW w:w="4109" w:type="pct"/>
            <w:tcBorders>
              <w:top w:val="single" w:sz="8" w:space="0" w:color="auto"/>
              <w:left w:val="nil"/>
              <w:bottom w:val="nil"/>
              <w:right w:val="single" w:sz="8" w:space="0" w:color="auto"/>
            </w:tcBorders>
            <w:shd w:val="clear" w:color="auto" w:fill="auto"/>
            <w:noWrap/>
            <w:vAlign w:val="bottom"/>
            <w:hideMark/>
          </w:tcPr>
          <w:p w14:paraId="6C58AC8F" w14:textId="77777777" w:rsidR="00C8129E" w:rsidRPr="005F6811" w:rsidRDefault="00C8129E" w:rsidP="00A23D18">
            <w:pPr>
              <w:rPr>
                <w:rFonts w:ascii="Consolas" w:hAnsi="Consolas" w:cs="Calibri"/>
                <w:b/>
                <w:bCs/>
                <w:color w:val="808080"/>
                <w:szCs w:val="20"/>
              </w:rPr>
            </w:pPr>
            <w:r w:rsidRPr="005F6811">
              <w:rPr>
                <w:rFonts w:ascii="Consolas" w:hAnsi="Consolas" w:cs="Calibri"/>
                <w:b/>
                <w:bCs/>
                <w:color w:val="808080"/>
                <w:szCs w:val="20"/>
              </w:rPr>
              <w:t>/* Standardize the data */</w:t>
            </w:r>
          </w:p>
        </w:tc>
      </w:tr>
      <w:tr w:rsidR="00C8129E" w:rsidRPr="00CB14E5" w14:paraId="6510E0EA"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6B1CDE9C" w14:textId="77777777" w:rsidR="00C8129E" w:rsidRPr="00CB14E5"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4D94EB3A" w14:textId="77777777" w:rsidR="00C8129E" w:rsidRPr="005F6811" w:rsidRDefault="00C8129E" w:rsidP="00A23D18">
            <w:pPr>
              <w:rPr>
                <w:rFonts w:ascii="Consolas" w:hAnsi="Consolas" w:cs="Calibri"/>
                <w:color w:val="000000"/>
                <w:szCs w:val="20"/>
              </w:rPr>
            </w:pPr>
            <w:r w:rsidRPr="005F6811">
              <w:rPr>
                <w:rFonts w:ascii="Consolas" w:hAnsi="Consolas" w:cs="Calibri"/>
                <w:b/>
                <w:bCs/>
                <w:color w:val="002060"/>
                <w:szCs w:val="20"/>
              </w:rPr>
              <w:t>PROC STANDARD</w:t>
            </w:r>
            <w:r w:rsidRPr="005F6811">
              <w:rPr>
                <w:rFonts w:ascii="Consolas" w:hAnsi="Consolas" w:cs="Calibri"/>
                <w:color w:val="000000"/>
                <w:szCs w:val="20"/>
              </w:rPr>
              <w:t xml:space="preserve"> </w:t>
            </w:r>
            <w:r w:rsidRPr="005F6811">
              <w:rPr>
                <w:rFonts w:ascii="Consolas" w:hAnsi="Consolas" w:cs="Calibri"/>
                <w:b/>
                <w:bCs/>
                <w:color w:val="0070C0"/>
                <w:szCs w:val="20"/>
              </w:rPr>
              <w:t>DATA</w:t>
            </w:r>
            <w:r w:rsidRPr="005F6811">
              <w:rPr>
                <w:rFonts w:ascii="Consolas" w:hAnsi="Consolas" w:cs="Calibri"/>
                <w:color w:val="000000"/>
                <w:szCs w:val="20"/>
              </w:rPr>
              <w:t>=</w:t>
            </w:r>
            <w:proofErr w:type="spellStart"/>
            <w:r w:rsidRPr="005F6811">
              <w:rPr>
                <w:rFonts w:ascii="Consolas" w:hAnsi="Consolas" w:cs="Calibri"/>
                <w:color w:val="000000"/>
                <w:szCs w:val="20"/>
              </w:rPr>
              <w:t>loan_data</w:t>
            </w:r>
            <w:proofErr w:type="spellEnd"/>
            <w:r w:rsidRPr="005F6811">
              <w:rPr>
                <w:rFonts w:ascii="Consolas" w:hAnsi="Consolas" w:cs="Calibri"/>
                <w:color w:val="000000"/>
                <w:szCs w:val="20"/>
              </w:rPr>
              <w:t xml:space="preserve"> </w:t>
            </w:r>
            <w:r w:rsidRPr="005F6811">
              <w:rPr>
                <w:rFonts w:ascii="Consolas" w:hAnsi="Consolas" w:cs="Calibri"/>
                <w:b/>
                <w:bCs/>
                <w:color w:val="0070C0"/>
                <w:szCs w:val="20"/>
              </w:rPr>
              <w:t>OUT</w:t>
            </w:r>
            <w:r w:rsidRPr="005F6811">
              <w:rPr>
                <w:rFonts w:ascii="Consolas" w:hAnsi="Consolas" w:cs="Calibri"/>
                <w:color w:val="000000"/>
                <w:szCs w:val="20"/>
              </w:rPr>
              <w:t>=</w:t>
            </w:r>
            <w:proofErr w:type="spellStart"/>
            <w:r w:rsidRPr="005F6811">
              <w:rPr>
                <w:rFonts w:ascii="Consolas" w:hAnsi="Consolas" w:cs="Calibri"/>
                <w:color w:val="000000"/>
                <w:szCs w:val="20"/>
              </w:rPr>
              <w:t>loan_data_std</w:t>
            </w:r>
            <w:proofErr w:type="spellEnd"/>
            <w:r w:rsidRPr="005F6811">
              <w:rPr>
                <w:rFonts w:ascii="Consolas" w:hAnsi="Consolas" w:cs="Calibri"/>
                <w:color w:val="000000"/>
                <w:szCs w:val="20"/>
              </w:rPr>
              <w:t xml:space="preserve"> </w:t>
            </w:r>
            <w:r w:rsidRPr="005F6811">
              <w:rPr>
                <w:rFonts w:ascii="Consolas" w:hAnsi="Consolas" w:cs="Calibri"/>
                <w:b/>
                <w:bCs/>
                <w:color w:val="0070C0"/>
                <w:szCs w:val="20"/>
              </w:rPr>
              <w:t>MEAN</w:t>
            </w:r>
            <w:r w:rsidRPr="005F6811">
              <w:rPr>
                <w:rFonts w:ascii="Consolas" w:hAnsi="Consolas" w:cs="Calibri"/>
                <w:color w:val="000000"/>
                <w:szCs w:val="20"/>
              </w:rPr>
              <w:t xml:space="preserve">=0 </w:t>
            </w:r>
            <w:r w:rsidRPr="005F6811">
              <w:rPr>
                <w:rFonts w:ascii="Consolas" w:hAnsi="Consolas" w:cs="Calibri"/>
                <w:b/>
                <w:bCs/>
                <w:color w:val="0070C0"/>
                <w:szCs w:val="20"/>
              </w:rPr>
              <w:t>STD</w:t>
            </w:r>
            <w:r w:rsidRPr="005F6811">
              <w:rPr>
                <w:rFonts w:ascii="Consolas" w:hAnsi="Consolas" w:cs="Calibri"/>
                <w:color w:val="000000"/>
                <w:szCs w:val="20"/>
              </w:rPr>
              <w:t>=1;</w:t>
            </w:r>
          </w:p>
        </w:tc>
      </w:tr>
      <w:tr w:rsidR="00C8129E" w:rsidRPr="00CB14E5" w14:paraId="31853CD2"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539170D6" w14:textId="77777777" w:rsidR="00C8129E" w:rsidRPr="00CB14E5"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0DA296F0" w14:textId="77777777" w:rsidR="00C8129E" w:rsidRPr="005F6811" w:rsidRDefault="00C8129E" w:rsidP="00A23D18">
            <w:pPr>
              <w:rPr>
                <w:rFonts w:ascii="Consolas" w:hAnsi="Consolas" w:cs="Calibri"/>
                <w:color w:val="000000"/>
                <w:szCs w:val="20"/>
              </w:rPr>
            </w:pPr>
            <w:r w:rsidRPr="005F6811">
              <w:rPr>
                <w:rFonts w:ascii="Consolas" w:hAnsi="Consolas" w:cs="Calibri"/>
                <w:color w:val="000000"/>
                <w:szCs w:val="20"/>
              </w:rPr>
              <w:t xml:space="preserve">   </w:t>
            </w:r>
            <w:r w:rsidRPr="005F6811">
              <w:rPr>
                <w:rFonts w:ascii="Consolas" w:hAnsi="Consolas" w:cs="Calibri"/>
                <w:b/>
                <w:bCs/>
                <w:color w:val="0070C0"/>
                <w:szCs w:val="20"/>
              </w:rPr>
              <w:t>VAR</w:t>
            </w:r>
            <w:r w:rsidRPr="005F6811">
              <w:rPr>
                <w:rFonts w:ascii="Consolas" w:hAnsi="Consolas" w:cs="Calibri"/>
                <w:color w:val="000000"/>
                <w:szCs w:val="20"/>
              </w:rPr>
              <w:t xml:space="preserve"> </w:t>
            </w:r>
            <w:proofErr w:type="spellStart"/>
            <w:r w:rsidRPr="005F6811">
              <w:rPr>
                <w:rFonts w:ascii="Consolas" w:hAnsi="Consolas" w:cs="Calibri"/>
                <w:color w:val="000000"/>
                <w:szCs w:val="20"/>
              </w:rPr>
              <w:t>total_acc</w:t>
            </w:r>
            <w:proofErr w:type="spellEnd"/>
            <w:r w:rsidRPr="005F6811">
              <w:rPr>
                <w:rFonts w:ascii="Consolas" w:hAnsi="Consolas" w:cs="Calibri"/>
                <w:color w:val="000000"/>
                <w:szCs w:val="20"/>
              </w:rPr>
              <w:t xml:space="preserve"> </w:t>
            </w:r>
            <w:proofErr w:type="spellStart"/>
            <w:r w:rsidRPr="005F6811">
              <w:rPr>
                <w:rFonts w:ascii="Consolas" w:hAnsi="Consolas" w:cs="Calibri"/>
                <w:color w:val="000000"/>
                <w:szCs w:val="20"/>
              </w:rPr>
              <w:t>open_acc</w:t>
            </w:r>
            <w:proofErr w:type="spellEnd"/>
            <w:r w:rsidRPr="005F6811">
              <w:rPr>
                <w:rFonts w:ascii="Consolas" w:hAnsi="Consolas" w:cs="Calibri"/>
                <w:color w:val="000000"/>
                <w:szCs w:val="20"/>
              </w:rPr>
              <w:t xml:space="preserve"> </w:t>
            </w:r>
            <w:proofErr w:type="spellStart"/>
            <w:r w:rsidRPr="005F6811">
              <w:rPr>
                <w:rFonts w:ascii="Consolas" w:hAnsi="Consolas" w:cs="Calibri"/>
                <w:color w:val="000000"/>
                <w:szCs w:val="20"/>
              </w:rPr>
              <w:t>pub_rec</w:t>
            </w:r>
            <w:proofErr w:type="spellEnd"/>
            <w:r w:rsidRPr="005F6811">
              <w:rPr>
                <w:rFonts w:ascii="Consolas" w:hAnsi="Consolas" w:cs="Calibri"/>
                <w:color w:val="000000"/>
                <w:szCs w:val="20"/>
              </w:rPr>
              <w:t xml:space="preserve"> </w:t>
            </w:r>
            <w:proofErr w:type="spellStart"/>
            <w:r w:rsidRPr="005F6811">
              <w:rPr>
                <w:rFonts w:ascii="Consolas" w:hAnsi="Consolas" w:cs="Calibri"/>
                <w:color w:val="000000"/>
                <w:szCs w:val="20"/>
              </w:rPr>
              <w:t>pub_rec_bankruptcies</w:t>
            </w:r>
            <w:proofErr w:type="spellEnd"/>
            <w:r w:rsidRPr="005F6811">
              <w:rPr>
                <w:rFonts w:ascii="Consolas" w:hAnsi="Consolas" w:cs="Calibri"/>
                <w:color w:val="000000"/>
                <w:szCs w:val="20"/>
              </w:rPr>
              <w:t>;</w:t>
            </w:r>
          </w:p>
        </w:tc>
      </w:tr>
      <w:tr w:rsidR="00C8129E" w:rsidRPr="00CB14E5" w14:paraId="48DA1D77"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5F7B10A4" w14:textId="77777777" w:rsidR="00C8129E" w:rsidRPr="00CB14E5"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0F3A40F1" w14:textId="77777777" w:rsidR="00C8129E" w:rsidRPr="005F6811" w:rsidRDefault="00C8129E" w:rsidP="00A23D18">
            <w:pPr>
              <w:rPr>
                <w:rFonts w:ascii="Consolas" w:hAnsi="Consolas" w:cs="Calibri"/>
                <w:color w:val="000000"/>
                <w:szCs w:val="20"/>
              </w:rPr>
            </w:pPr>
            <w:r w:rsidRPr="005F6811">
              <w:rPr>
                <w:rFonts w:ascii="Consolas" w:hAnsi="Consolas" w:cs="Calibri"/>
                <w:b/>
                <w:bCs/>
                <w:color w:val="002060"/>
                <w:szCs w:val="20"/>
              </w:rPr>
              <w:t>RUN</w:t>
            </w:r>
            <w:r w:rsidRPr="005F6811">
              <w:rPr>
                <w:rFonts w:ascii="Consolas" w:hAnsi="Consolas" w:cs="Calibri"/>
                <w:color w:val="000000"/>
                <w:szCs w:val="20"/>
              </w:rPr>
              <w:t>;</w:t>
            </w:r>
          </w:p>
        </w:tc>
      </w:tr>
      <w:tr w:rsidR="00C8129E" w:rsidRPr="00CB14E5" w14:paraId="1FFE0A79"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72A935BE" w14:textId="77777777" w:rsidR="00C8129E" w:rsidRPr="00CB14E5"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607FC038" w14:textId="77777777" w:rsidR="00C8129E" w:rsidRPr="005F6811" w:rsidRDefault="00C8129E" w:rsidP="00A23D18">
            <w:pPr>
              <w:rPr>
                <w:rFonts w:ascii="Consolas" w:hAnsi="Consolas" w:cs="Calibri"/>
                <w:color w:val="000000"/>
                <w:szCs w:val="20"/>
              </w:rPr>
            </w:pPr>
            <w:r w:rsidRPr="005F6811">
              <w:rPr>
                <w:rFonts w:ascii="Consolas" w:hAnsi="Consolas" w:cs="Calibri"/>
                <w:color w:val="000000"/>
                <w:szCs w:val="20"/>
              </w:rPr>
              <w:t> </w:t>
            </w:r>
          </w:p>
        </w:tc>
      </w:tr>
      <w:tr w:rsidR="00C8129E" w:rsidRPr="00CB14E5" w14:paraId="36584BD9"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6FE48D89" w14:textId="77777777" w:rsidR="00C8129E" w:rsidRPr="00CB14E5"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2E16A8D9" w14:textId="77777777" w:rsidR="00C8129E" w:rsidRPr="005F6811" w:rsidRDefault="00C8129E" w:rsidP="00A23D18">
            <w:pPr>
              <w:rPr>
                <w:rFonts w:ascii="Consolas" w:hAnsi="Consolas" w:cs="Calibri"/>
                <w:b/>
                <w:bCs/>
                <w:color w:val="808080"/>
                <w:szCs w:val="20"/>
              </w:rPr>
            </w:pPr>
            <w:r w:rsidRPr="005F6811">
              <w:rPr>
                <w:rFonts w:ascii="Consolas" w:hAnsi="Consolas" w:cs="Calibri"/>
                <w:b/>
                <w:bCs/>
                <w:color w:val="808080"/>
                <w:szCs w:val="20"/>
              </w:rPr>
              <w:t>/* Perform PCA analysis on standardized data */</w:t>
            </w:r>
          </w:p>
        </w:tc>
      </w:tr>
      <w:tr w:rsidR="00C8129E" w:rsidRPr="00CB14E5" w14:paraId="09297473"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74629474" w14:textId="77777777" w:rsidR="00C8129E" w:rsidRPr="00CB14E5"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04E61111" w14:textId="77777777" w:rsidR="00C8129E" w:rsidRPr="005F6811" w:rsidRDefault="00C8129E" w:rsidP="00A23D18">
            <w:pPr>
              <w:rPr>
                <w:rFonts w:ascii="Consolas" w:hAnsi="Consolas" w:cs="Calibri"/>
                <w:color w:val="000000"/>
                <w:szCs w:val="20"/>
              </w:rPr>
            </w:pPr>
            <w:r w:rsidRPr="005F6811">
              <w:rPr>
                <w:rFonts w:ascii="Consolas" w:hAnsi="Consolas" w:cs="Calibri"/>
                <w:b/>
                <w:bCs/>
                <w:color w:val="002060"/>
                <w:szCs w:val="20"/>
              </w:rPr>
              <w:t xml:space="preserve">PROC PRINCOMP </w:t>
            </w:r>
            <w:r w:rsidRPr="005F6811">
              <w:rPr>
                <w:rFonts w:ascii="Consolas" w:hAnsi="Consolas" w:cs="Calibri"/>
                <w:b/>
                <w:bCs/>
                <w:color w:val="0070C0"/>
                <w:szCs w:val="20"/>
              </w:rPr>
              <w:t>DATA</w:t>
            </w:r>
            <w:r w:rsidRPr="005F6811">
              <w:rPr>
                <w:rFonts w:ascii="Consolas" w:hAnsi="Consolas" w:cs="Calibri"/>
                <w:color w:val="000000"/>
                <w:szCs w:val="20"/>
              </w:rPr>
              <w:t>=</w:t>
            </w:r>
            <w:proofErr w:type="spellStart"/>
            <w:r w:rsidRPr="005F6811">
              <w:rPr>
                <w:rFonts w:ascii="Consolas" w:hAnsi="Consolas" w:cs="Calibri"/>
                <w:color w:val="000000"/>
                <w:szCs w:val="20"/>
              </w:rPr>
              <w:t>loan_data_std</w:t>
            </w:r>
            <w:proofErr w:type="spellEnd"/>
            <w:r w:rsidRPr="005F6811">
              <w:rPr>
                <w:rFonts w:ascii="Consolas" w:hAnsi="Consolas" w:cs="Calibri"/>
                <w:color w:val="000000"/>
                <w:szCs w:val="20"/>
              </w:rPr>
              <w:t xml:space="preserve"> </w:t>
            </w:r>
            <w:r w:rsidRPr="005F6811">
              <w:rPr>
                <w:rFonts w:ascii="Consolas" w:hAnsi="Consolas" w:cs="Calibri"/>
                <w:b/>
                <w:bCs/>
                <w:color w:val="0070C0"/>
                <w:szCs w:val="20"/>
              </w:rPr>
              <w:t>OUT</w:t>
            </w:r>
            <w:r w:rsidRPr="005F6811">
              <w:rPr>
                <w:rFonts w:ascii="Consolas" w:hAnsi="Consolas" w:cs="Calibri"/>
                <w:color w:val="000000"/>
                <w:szCs w:val="20"/>
              </w:rPr>
              <w:t>=</w:t>
            </w:r>
            <w:proofErr w:type="spellStart"/>
            <w:r w:rsidRPr="005F6811">
              <w:rPr>
                <w:rFonts w:ascii="Consolas" w:hAnsi="Consolas" w:cs="Calibri"/>
                <w:color w:val="000000"/>
                <w:szCs w:val="20"/>
              </w:rPr>
              <w:t>loan_data_pca</w:t>
            </w:r>
            <w:proofErr w:type="spellEnd"/>
            <w:r w:rsidRPr="005F6811">
              <w:rPr>
                <w:rFonts w:ascii="Consolas" w:hAnsi="Consolas" w:cs="Calibri"/>
                <w:color w:val="000000"/>
                <w:szCs w:val="20"/>
              </w:rPr>
              <w:t>;</w:t>
            </w:r>
          </w:p>
        </w:tc>
      </w:tr>
      <w:tr w:rsidR="00C8129E" w:rsidRPr="00CB14E5" w14:paraId="198467F4"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166506E5" w14:textId="77777777" w:rsidR="00C8129E" w:rsidRPr="00CB14E5"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noWrap/>
            <w:vAlign w:val="bottom"/>
            <w:hideMark/>
          </w:tcPr>
          <w:p w14:paraId="3CC62BA0" w14:textId="77777777" w:rsidR="00C8129E" w:rsidRPr="005F6811" w:rsidRDefault="00C8129E" w:rsidP="00A23D18">
            <w:pPr>
              <w:rPr>
                <w:rFonts w:ascii="Consolas" w:hAnsi="Consolas" w:cs="Calibri"/>
                <w:color w:val="000000"/>
                <w:szCs w:val="20"/>
              </w:rPr>
            </w:pPr>
            <w:r w:rsidRPr="005F6811">
              <w:rPr>
                <w:rFonts w:ascii="Consolas" w:hAnsi="Consolas" w:cs="Calibri"/>
                <w:color w:val="000000"/>
                <w:szCs w:val="20"/>
              </w:rPr>
              <w:t xml:space="preserve">   </w:t>
            </w:r>
            <w:r w:rsidRPr="005F6811">
              <w:rPr>
                <w:rFonts w:ascii="Consolas" w:hAnsi="Consolas" w:cs="Calibri"/>
                <w:b/>
                <w:bCs/>
                <w:color w:val="0070C0"/>
                <w:szCs w:val="20"/>
              </w:rPr>
              <w:t>VAR</w:t>
            </w:r>
            <w:r w:rsidRPr="005F6811">
              <w:rPr>
                <w:rFonts w:ascii="Consolas" w:hAnsi="Consolas" w:cs="Calibri"/>
                <w:color w:val="000000"/>
                <w:szCs w:val="20"/>
              </w:rPr>
              <w:t xml:space="preserve"> </w:t>
            </w:r>
            <w:proofErr w:type="spellStart"/>
            <w:r w:rsidRPr="005F6811">
              <w:rPr>
                <w:rFonts w:ascii="Consolas" w:hAnsi="Consolas" w:cs="Calibri"/>
                <w:color w:val="000000"/>
                <w:szCs w:val="20"/>
              </w:rPr>
              <w:t>total_acc</w:t>
            </w:r>
            <w:proofErr w:type="spellEnd"/>
            <w:r w:rsidRPr="005F6811">
              <w:rPr>
                <w:rFonts w:ascii="Consolas" w:hAnsi="Consolas" w:cs="Calibri"/>
                <w:color w:val="000000"/>
                <w:szCs w:val="20"/>
              </w:rPr>
              <w:t xml:space="preserve"> </w:t>
            </w:r>
            <w:proofErr w:type="spellStart"/>
            <w:r w:rsidRPr="005F6811">
              <w:rPr>
                <w:rFonts w:ascii="Consolas" w:hAnsi="Consolas" w:cs="Calibri"/>
                <w:color w:val="000000"/>
                <w:szCs w:val="20"/>
              </w:rPr>
              <w:t>open_acc</w:t>
            </w:r>
            <w:proofErr w:type="spellEnd"/>
            <w:r w:rsidRPr="005F6811">
              <w:rPr>
                <w:rFonts w:ascii="Consolas" w:hAnsi="Consolas" w:cs="Calibri"/>
                <w:color w:val="000000"/>
                <w:szCs w:val="20"/>
              </w:rPr>
              <w:t xml:space="preserve"> </w:t>
            </w:r>
            <w:proofErr w:type="spellStart"/>
            <w:r w:rsidRPr="005F6811">
              <w:rPr>
                <w:rFonts w:ascii="Consolas" w:hAnsi="Consolas" w:cs="Calibri"/>
                <w:color w:val="000000"/>
                <w:szCs w:val="20"/>
              </w:rPr>
              <w:t>pub_rec</w:t>
            </w:r>
            <w:proofErr w:type="spellEnd"/>
            <w:r w:rsidRPr="005F6811">
              <w:rPr>
                <w:rFonts w:ascii="Consolas" w:hAnsi="Consolas" w:cs="Calibri"/>
                <w:color w:val="000000"/>
                <w:szCs w:val="20"/>
              </w:rPr>
              <w:t xml:space="preserve"> </w:t>
            </w:r>
            <w:proofErr w:type="spellStart"/>
            <w:r w:rsidRPr="005F6811">
              <w:rPr>
                <w:rFonts w:ascii="Consolas" w:hAnsi="Consolas" w:cs="Calibri"/>
                <w:color w:val="000000"/>
                <w:szCs w:val="20"/>
              </w:rPr>
              <w:t>pub_rec_bankruptcies</w:t>
            </w:r>
            <w:proofErr w:type="spellEnd"/>
            <w:r w:rsidRPr="005F6811">
              <w:rPr>
                <w:rFonts w:ascii="Consolas" w:hAnsi="Consolas" w:cs="Calibri"/>
                <w:color w:val="000000"/>
                <w:szCs w:val="20"/>
              </w:rPr>
              <w:t>;</w:t>
            </w:r>
          </w:p>
        </w:tc>
      </w:tr>
      <w:tr w:rsidR="00C8129E" w:rsidRPr="00CB14E5" w14:paraId="4057649E" w14:textId="77777777" w:rsidTr="00A23D18">
        <w:trPr>
          <w:trHeight w:val="300"/>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0794B26B" w14:textId="77777777" w:rsidR="00C8129E" w:rsidRPr="00CB14E5" w:rsidRDefault="00C8129E" w:rsidP="00A23D18">
            <w:pPr>
              <w:rPr>
                <w:rFonts w:ascii="Calibri" w:hAnsi="Calibri" w:cs="Calibri"/>
                <w:b/>
                <w:bCs/>
                <w:color w:val="FFFFFF"/>
                <w:szCs w:val="20"/>
              </w:rPr>
            </w:pPr>
          </w:p>
        </w:tc>
        <w:tc>
          <w:tcPr>
            <w:tcW w:w="4109" w:type="pct"/>
            <w:tcBorders>
              <w:top w:val="nil"/>
              <w:left w:val="nil"/>
              <w:bottom w:val="single" w:sz="8" w:space="0" w:color="auto"/>
              <w:right w:val="single" w:sz="8" w:space="0" w:color="auto"/>
            </w:tcBorders>
            <w:shd w:val="clear" w:color="auto" w:fill="auto"/>
            <w:noWrap/>
            <w:vAlign w:val="bottom"/>
            <w:hideMark/>
          </w:tcPr>
          <w:p w14:paraId="6E8D5DE1" w14:textId="77777777" w:rsidR="00C8129E" w:rsidRPr="005F6811" w:rsidRDefault="00C8129E" w:rsidP="00A23D18">
            <w:pPr>
              <w:rPr>
                <w:rFonts w:ascii="Consolas" w:hAnsi="Consolas" w:cs="Calibri"/>
                <w:color w:val="000000"/>
                <w:szCs w:val="20"/>
              </w:rPr>
            </w:pPr>
            <w:r w:rsidRPr="005F6811">
              <w:rPr>
                <w:rFonts w:ascii="Consolas" w:hAnsi="Consolas" w:cs="Calibri"/>
                <w:b/>
                <w:bCs/>
                <w:color w:val="002060"/>
                <w:szCs w:val="20"/>
              </w:rPr>
              <w:t>RUN</w:t>
            </w:r>
            <w:r w:rsidRPr="005F6811">
              <w:rPr>
                <w:rFonts w:ascii="Consolas" w:hAnsi="Consolas" w:cs="Calibri"/>
                <w:color w:val="000000"/>
                <w:szCs w:val="20"/>
              </w:rPr>
              <w:t>;</w:t>
            </w:r>
          </w:p>
        </w:tc>
      </w:tr>
    </w:tbl>
    <w:p w14:paraId="73BBE02E" w14:textId="77777777" w:rsidR="00C8129E" w:rsidRDefault="00C8129E" w:rsidP="00C8129E"/>
    <w:p w14:paraId="09943C4D" w14:textId="77777777" w:rsidR="00C8129E" w:rsidRDefault="00C8129E" w:rsidP="00C8129E"/>
    <w:p w14:paraId="16DA058E" w14:textId="77777777" w:rsidR="00C8129E" w:rsidRPr="00CB14E5" w:rsidRDefault="00C8129E" w:rsidP="00C8129E">
      <w:pPr>
        <w:rPr>
          <w:rFonts w:asciiTheme="minorHAnsi" w:hAnsiTheme="minorHAnsi" w:cstheme="minorHAnsi"/>
          <w:sz w:val="22"/>
          <w:szCs w:val="22"/>
        </w:rPr>
      </w:pPr>
      <w:r w:rsidRPr="00CB14E5">
        <w:rPr>
          <w:rFonts w:asciiTheme="minorHAnsi" w:hAnsiTheme="minorHAnsi" w:cstheme="minorHAnsi"/>
          <w:sz w:val="22"/>
          <w:szCs w:val="22"/>
        </w:rPr>
        <w:t>The output of the SAS PCA anal</w:t>
      </w:r>
      <w:r>
        <w:rPr>
          <w:rFonts w:asciiTheme="minorHAnsi" w:hAnsiTheme="minorHAnsi" w:cstheme="minorHAnsi"/>
          <w:sz w:val="22"/>
          <w:szCs w:val="22"/>
        </w:rPr>
        <w:t>ysis automatically generates a s</w:t>
      </w:r>
      <w:r w:rsidRPr="00CB14E5">
        <w:rPr>
          <w:rFonts w:asciiTheme="minorHAnsi" w:hAnsiTheme="minorHAnsi" w:cstheme="minorHAnsi"/>
          <w:sz w:val="22"/>
          <w:szCs w:val="22"/>
        </w:rPr>
        <w:t xml:space="preserve">cree </w:t>
      </w:r>
      <w:proofErr w:type="gramStart"/>
      <w:r w:rsidRPr="00CB14E5">
        <w:rPr>
          <w:rFonts w:asciiTheme="minorHAnsi" w:hAnsiTheme="minorHAnsi" w:cstheme="minorHAnsi"/>
          <w:sz w:val="22"/>
          <w:szCs w:val="22"/>
        </w:rPr>
        <w:t>plot</w:t>
      </w:r>
      <w:proofErr w:type="gramEnd"/>
      <w:r w:rsidRPr="00CB14E5">
        <w:rPr>
          <w:rFonts w:asciiTheme="minorHAnsi" w:hAnsiTheme="minorHAnsi" w:cstheme="minorHAnsi"/>
          <w:sz w:val="22"/>
          <w:szCs w:val="22"/>
        </w:rPr>
        <w:t xml:space="preserve"> and a variance explained plot. </w:t>
      </w:r>
      <w:r>
        <w:rPr>
          <w:rFonts w:asciiTheme="minorHAnsi" w:hAnsiTheme="minorHAnsi" w:cstheme="minorHAnsi"/>
          <w:sz w:val="22"/>
          <w:szCs w:val="22"/>
        </w:rPr>
        <w:t xml:space="preserve">The Python and R algorithms can also generate these plots with additional code. </w:t>
      </w:r>
      <w:r w:rsidRPr="00CB14E5">
        <w:rPr>
          <w:rFonts w:asciiTheme="minorHAnsi" w:hAnsiTheme="minorHAnsi" w:cstheme="minorHAnsi"/>
          <w:sz w:val="22"/>
          <w:szCs w:val="22"/>
        </w:rPr>
        <w:t>The scree plot and variance explained plot are commonly used to interpret the results of a PCA analysis. Here's a brief explanation of each plot:</w:t>
      </w:r>
    </w:p>
    <w:p w14:paraId="4513D92D" w14:textId="77777777" w:rsidR="00C8129E" w:rsidRPr="00CB14E5" w:rsidRDefault="00C8129E" w:rsidP="00C8129E">
      <w:pPr>
        <w:rPr>
          <w:rFonts w:asciiTheme="minorHAnsi" w:hAnsiTheme="minorHAnsi" w:cstheme="minorHAnsi"/>
          <w:sz w:val="22"/>
          <w:szCs w:val="22"/>
        </w:rPr>
      </w:pPr>
    </w:p>
    <w:p w14:paraId="257F5CDB" w14:textId="77777777" w:rsidR="00C8129E" w:rsidRPr="00CB14E5" w:rsidRDefault="00C8129E" w:rsidP="00145AC7">
      <w:pPr>
        <w:pStyle w:val="ListParagraph"/>
        <w:numPr>
          <w:ilvl w:val="0"/>
          <w:numId w:val="54"/>
        </w:numPr>
        <w:rPr>
          <w:rFonts w:asciiTheme="minorHAnsi" w:hAnsiTheme="minorHAnsi" w:cstheme="minorHAnsi"/>
          <w:b/>
          <w:sz w:val="22"/>
          <w:szCs w:val="22"/>
        </w:rPr>
      </w:pPr>
      <w:r w:rsidRPr="00CB14E5">
        <w:rPr>
          <w:rFonts w:asciiTheme="minorHAnsi" w:hAnsiTheme="minorHAnsi" w:cstheme="minorHAnsi"/>
          <w:b/>
          <w:sz w:val="22"/>
          <w:szCs w:val="22"/>
        </w:rPr>
        <w:t>Scree Plot:</w:t>
      </w:r>
    </w:p>
    <w:p w14:paraId="2219F84E" w14:textId="77777777" w:rsidR="00C8129E" w:rsidRPr="00CB14E5" w:rsidRDefault="00C8129E" w:rsidP="00C8129E">
      <w:pPr>
        <w:pStyle w:val="ListParagraph"/>
        <w:rPr>
          <w:rFonts w:asciiTheme="minorHAnsi" w:hAnsiTheme="minorHAnsi" w:cstheme="minorHAnsi"/>
          <w:sz w:val="22"/>
          <w:szCs w:val="22"/>
        </w:rPr>
      </w:pPr>
      <w:r w:rsidRPr="00CB14E5">
        <w:rPr>
          <w:rFonts w:asciiTheme="minorHAnsi" w:hAnsiTheme="minorHAnsi" w:cstheme="minorHAnsi"/>
          <w:sz w:val="22"/>
          <w:szCs w:val="22"/>
        </w:rPr>
        <w:t>The scree plot displays the eigenvalues of each principal component in descending order. The eigenvalues represent the amount of variance explained by each principal component. The scree plot helps determine the number of principal components to retain in the analysis. The plot usually shows a steep drop in eigenvalues at the beginning, followed by a leveling off. The point at which the drop levels off is considered a cutoff point for retaining principal components. Components before this point are typically retained as they explain a significant amount of variance, while those after the point contribute less to the overall variance. </w:t>
      </w:r>
    </w:p>
    <w:p w14:paraId="59578B65" w14:textId="77777777" w:rsidR="00C8129E" w:rsidRPr="00CB14E5" w:rsidRDefault="00C8129E" w:rsidP="00C8129E">
      <w:pPr>
        <w:rPr>
          <w:rFonts w:asciiTheme="minorHAnsi" w:hAnsiTheme="minorHAnsi" w:cstheme="minorHAnsi"/>
          <w:sz w:val="22"/>
          <w:szCs w:val="22"/>
        </w:rPr>
      </w:pPr>
    </w:p>
    <w:p w14:paraId="0E8B9157" w14:textId="77777777" w:rsidR="00C8129E" w:rsidRPr="00CB14E5" w:rsidRDefault="00C8129E" w:rsidP="00145AC7">
      <w:pPr>
        <w:pStyle w:val="ListParagraph"/>
        <w:numPr>
          <w:ilvl w:val="0"/>
          <w:numId w:val="54"/>
        </w:numPr>
        <w:rPr>
          <w:rFonts w:asciiTheme="minorHAnsi" w:hAnsiTheme="minorHAnsi" w:cstheme="minorHAnsi"/>
          <w:b/>
          <w:sz w:val="22"/>
          <w:szCs w:val="22"/>
        </w:rPr>
      </w:pPr>
      <w:r w:rsidRPr="00CB14E5">
        <w:rPr>
          <w:rFonts w:asciiTheme="minorHAnsi" w:hAnsiTheme="minorHAnsi" w:cstheme="minorHAnsi"/>
          <w:b/>
          <w:sz w:val="22"/>
          <w:szCs w:val="22"/>
        </w:rPr>
        <w:t>Variance Explained Plot:</w:t>
      </w:r>
    </w:p>
    <w:p w14:paraId="1B535C72" w14:textId="77777777" w:rsidR="00C8129E" w:rsidRPr="00CB14E5" w:rsidRDefault="00C8129E" w:rsidP="00C8129E">
      <w:pPr>
        <w:pStyle w:val="ListParagraph"/>
        <w:rPr>
          <w:rFonts w:asciiTheme="minorHAnsi" w:hAnsiTheme="minorHAnsi" w:cstheme="minorHAnsi"/>
          <w:sz w:val="22"/>
          <w:szCs w:val="22"/>
        </w:rPr>
      </w:pPr>
      <w:r w:rsidRPr="00CB14E5">
        <w:rPr>
          <w:rFonts w:asciiTheme="minorHAnsi" w:hAnsiTheme="minorHAnsi" w:cstheme="minorHAnsi"/>
          <w:sz w:val="22"/>
          <w:szCs w:val="22"/>
        </w:rPr>
        <w:t>The variance explained plot shows the cumulative proportion of variance explained by the retained principal components. It helps understand how much of the total variance in the data is captured by including a certain number of principal components. The plot displays a line graph that starts at zero and gradually increases as more principal components are added. The steepness of the curve indicates the amount of variance explained by each component. Ideally, we want to retain enough principal components to capture a substantial portion of the total variance (e.g., 80% or more).</w:t>
      </w:r>
    </w:p>
    <w:p w14:paraId="680E50D6" w14:textId="77777777" w:rsidR="00C8129E" w:rsidRPr="00CB14E5" w:rsidRDefault="00C8129E" w:rsidP="00C8129E">
      <w:pPr>
        <w:rPr>
          <w:rFonts w:asciiTheme="minorHAnsi" w:hAnsiTheme="minorHAnsi" w:cstheme="minorHAnsi"/>
          <w:sz w:val="22"/>
          <w:szCs w:val="22"/>
        </w:rPr>
      </w:pPr>
    </w:p>
    <w:p w14:paraId="08401044" w14:textId="77777777" w:rsidR="00C8129E" w:rsidRDefault="00C8129E" w:rsidP="00C8129E">
      <w:pPr>
        <w:rPr>
          <w:rFonts w:asciiTheme="minorHAnsi" w:hAnsiTheme="minorHAnsi" w:cstheme="minorHAnsi"/>
          <w:sz w:val="22"/>
          <w:szCs w:val="22"/>
        </w:rPr>
      </w:pPr>
      <w:r w:rsidRPr="00CB14E5">
        <w:rPr>
          <w:rFonts w:asciiTheme="minorHAnsi" w:hAnsiTheme="minorHAnsi" w:cstheme="minorHAnsi"/>
          <w:sz w:val="22"/>
          <w:szCs w:val="22"/>
        </w:rPr>
        <w:t>By examining these plots, you can determine the optimal number of principal components to retain based on the steep drop in eigenvalues in the scree plot and the cumulative proportion of variance explained in the variance explained plot.</w:t>
      </w:r>
    </w:p>
    <w:p w14:paraId="1CBCB11C" w14:textId="77777777" w:rsidR="00C8129E" w:rsidRDefault="00C8129E" w:rsidP="00C8129E">
      <w:pPr>
        <w:rPr>
          <w:rFonts w:asciiTheme="minorHAnsi" w:hAnsiTheme="minorHAnsi" w:cstheme="minorHAnsi"/>
          <w:sz w:val="22"/>
          <w:szCs w:val="22"/>
        </w:rPr>
      </w:pPr>
    </w:p>
    <w:p w14:paraId="0DE33FB0" w14:textId="77777777" w:rsidR="00C8129E" w:rsidRDefault="00C8129E" w:rsidP="00C8129E">
      <w:pPr>
        <w:rPr>
          <w:rFonts w:asciiTheme="minorHAnsi" w:hAnsiTheme="minorHAnsi" w:cstheme="minorHAnsi"/>
          <w:sz w:val="22"/>
          <w:szCs w:val="22"/>
        </w:rPr>
      </w:pPr>
      <w:r>
        <w:rPr>
          <w:rFonts w:asciiTheme="minorHAnsi" w:hAnsiTheme="minorHAnsi" w:cstheme="minorHAnsi"/>
          <w:sz w:val="22"/>
          <w:szCs w:val="22"/>
        </w:rPr>
        <w:t>Figure 3.3 shows the scree and variance explained plots generated from the SAS code.</w:t>
      </w:r>
    </w:p>
    <w:p w14:paraId="620F0579" w14:textId="77777777" w:rsidR="00C8129E" w:rsidRDefault="00C8129E" w:rsidP="00C8129E">
      <w:pPr>
        <w:rPr>
          <w:rFonts w:asciiTheme="minorHAnsi" w:hAnsiTheme="minorHAnsi" w:cstheme="minorHAnsi"/>
          <w:sz w:val="22"/>
          <w:szCs w:val="22"/>
        </w:rPr>
      </w:pPr>
    </w:p>
    <w:p w14:paraId="7551D82F" w14:textId="77777777" w:rsidR="00C8129E" w:rsidRDefault="00C8129E" w:rsidP="00C8129E">
      <w:pPr>
        <w:pStyle w:val="ACaptionHead"/>
        <w:ind w:left="0"/>
      </w:pPr>
      <w:r>
        <w:rPr>
          <w:noProof/>
        </w:rPr>
        <w:lastRenderedPageBreak/>
        <w:t>Figure 3.3 – Scree and Variance Explained Plots – SAS Output</w:t>
      </w:r>
    </w:p>
    <w:p w14:paraId="5FDF6C1F" w14:textId="77777777" w:rsidR="00C8129E" w:rsidRPr="00CB14E5" w:rsidRDefault="00C8129E" w:rsidP="00C8129E">
      <w:pPr>
        <w:rPr>
          <w:rFonts w:asciiTheme="minorHAnsi" w:hAnsiTheme="minorHAnsi" w:cstheme="minorHAnsi"/>
          <w:sz w:val="22"/>
          <w:szCs w:val="22"/>
        </w:rPr>
      </w:pPr>
    </w:p>
    <w:p w14:paraId="1943D494" w14:textId="77777777" w:rsidR="00C8129E" w:rsidRDefault="00C8129E" w:rsidP="00C8129E">
      <w:pPr>
        <w:jc w:val="center"/>
      </w:pPr>
      <w:r>
        <w:rPr>
          <w:rFonts w:ascii="Arial" w:hAnsi="Arial" w:cs="Arial"/>
          <w:noProof/>
          <w:color w:val="000000"/>
          <w:szCs w:val="20"/>
        </w:rPr>
        <w:drawing>
          <wp:inline distT="0" distB="0" distL="0" distR="0" wp14:anchorId="43A6F663" wp14:editId="774701AA">
            <wp:extent cx="3095625" cy="2321719"/>
            <wp:effectExtent l="0" t="0" r="0" b="2540"/>
            <wp:docPr id="12" name="Picture 12" descr="img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98895" cy="2324171"/>
                    </a:xfrm>
                    <a:prstGeom prst="rect">
                      <a:avLst/>
                    </a:prstGeom>
                    <a:noFill/>
                    <a:ln>
                      <a:noFill/>
                    </a:ln>
                  </pic:spPr>
                </pic:pic>
              </a:graphicData>
            </a:graphic>
          </wp:inline>
        </w:drawing>
      </w:r>
    </w:p>
    <w:p w14:paraId="5A3EFA25" w14:textId="77777777" w:rsidR="00C8129E" w:rsidRDefault="00C8129E" w:rsidP="00C8129E"/>
    <w:p w14:paraId="3D0F491D" w14:textId="77777777" w:rsidR="00C8129E" w:rsidRPr="00245111" w:rsidRDefault="00C8129E" w:rsidP="00C8129E">
      <w:pPr>
        <w:rPr>
          <w:rFonts w:asciiTheme="minorHAnsi" w:hAnsiTheme="minorHAnsi" w:cstheme="minorHAnsi"/>
          <w:sz w:val="22"/>
          <w:szCs w:val="22"/>
        </w:rPr>
      </w:pPr>
      <w:r w:rsidRPr="00245111">
        <w:rPr>
          <w:rFonts w:asciiTheme="minorHAnsi" w:hAnsiTheme="minorHAnsi" w:cstheme="minorHAnsi"/>
          <w:sz w:val="22"/>
          <w:szCs w:val="22"/>
        </w:rPr>
        <w:t xml:space="preserve">The eigenvalues in the </w:t>
      </w:r>
      <w:r>
        <w:rPr>
          <w:rFonts w:asciiTheme="minorHAnsi" w:hAnsiTheme="minorHAnsi" w:cstheme="minorHAnsi"/>
          <w:sz w:val="22"/>
          <w:szCs w:val="22"/>
        </w:rPr>
        <w:t>PCA analysis scree plot represent the</w:t>
      </w:r>
      <w:r w:rsidRPr="00245111">
        <w:rPr>
          <w:rFonts w:asciiTheme="minorHAnsi" w:hAnsiTheme="minorHAnsi" w:cstheme="minorHAnsi"/>
          <w:sz w:val="22"/>
          <w:szCs w:val="22"/>
        </w:rPr>
        <w:t xml:space="preserve"> variance explained by each principal component. In </w:t>
      </w:r>
      <w:r>
        <w:rPr>
          <w:rFonts w:asciiTheme="minorHAnsi" w:hAnsiTheme="minorHAnsi" w:cstheme="minorHAnsi"/>
          <w:sz w:val="22"/>
          <w:szCs w:val="22"/>
        </w:rPr>
        <w:t>our</w:t>
      </w:r>
      <w:r w:rsidRPr="00245111">
        <w:rPr>
          <w:rFonts w:asciiTheme="minorHAnsi" w:hAnsiTheme="minorHAnsi" w:cstheme="minorHAnsi"/>
          <w:sz w:val="22"/>
          <w:szCs w:val="22"/>
        </w:rPr>
        <w:t xml:space="preserve"> </w:t>
      </w:r>
      <w:r>
        <w:rPr>
          <w:rFonts w:asciiTheme="minorHAnsi" w:hAnsiTheme="minorHAnsi" w:cstheme="minorHAnsi"/>
          <w:sz w:val="22"/>
          <w:szCs w:val="22"/>
        </w:rPr>
        <w:t>example</w:t>
      </w:r>
      <w:r w:rsidRPr="00245111">
        <w:rPr>
          <w:rFonts w:asciiTheme="minorHAnsi" w:hAnsiTheme="minorHAnsi" w:cstheme="minorHAnsi"/>
          <w:sz w:val="22"/>
          <w:szCs w:val="22"/>
        </w:rPr>
        <w:t>, the scree plot shows that the eigenvalues for the first two principal components are relatively high (1.7</w:t>
      </w:r>
      <w:r>
        <w:rPr>
          <w:rFonts w:asciiTheme="minorHAnsi" w:hAnsiTheme="minorHAnsi" w:cstheme="minorHAnsi"/>
          <w:sz w:val="22"/>
          <w:szCs w:val="22"/>
        </w:rPr>
        <w:t>3</w:t>
      </w:r>
      <w:r w:rsidRPr="00245111">
        <w:rPr>
          <w:rFonts w:asciiTheme="minorHAnsi" w:hAnsiTheme="minorHAnsi" w:cstheme="minorHAnsi"/>
          <w:sz w:val="22"/>
          <w:szCs w:val="22"/>
        </w:rPr>
        <w:t xml:space="preserve"> and 1.65), indicating that they capture </w:t>
      </w:r>
      <w:r>
        <w:rPr>
          <w:rFonts w:asciiTheme="minorHAnsi" w:hAnsiTheme="minorHAnsi" w:cstheme="minorHAnsi"/>
          <w:sz w:val="22"/>
          <w:szCs w:val="22"/>
        </w:rPr>
        <w:t xml:space="preserve">significant </w:t>
      </w:r>
      <w:r w:rsidRPr="00245111">
        <w:rPr>
          <w:rFonts w:asciiTheme="minorHAnsi" w:hAnsiTheme="minorHAnsi" w:cstheme="minorHAnsi"/>
          <w:sz w:val="22"/>
          <w:szCs w:val="22"/>
        </w:rPr>
        <w:t>variance in the data. </w:t>
      </w:r>
    </w:p>
    <w:p w14:paraId="0E74B80D" w14:textId="77777777" w:rsidR="00C8129E" w:rsidRPr="00245111" w:rsidRDefault="00C8129E" w:rsidP="00C8129E">
      <w:pPr>
        <w:rPr>
          <w:rFonts w:asciiTheme="minorHAnsi" w:hAnsiTheme="minorHAnsi" w:cstheme="minorHAnsi"/>
          <w:sz w:val="22"/>
          <w:szCs w:val="22"/>
        </w:rPr>
      </w:pPr>
    </w:p>
    <w:p w14:paraId="2EC58E62" w14:textId="77777777" w:rsidR="00C8129E" w:rsidRPr="00245111" w:rsidRDefault="00C8129E" w:rsidP="00C8129E">
      <w:pPr>
        <w:rPr>
          <w:rFonts w:asciiTheme="minorHAnsi" w:hAnsiTheme="minorHAnsi" w:cstheme="minorHAnsi"/>
          <w:sz w:val="22"/>
          <w:szCs w:val="22"/>
        </w:rPr>
      </w:pPr>
      <w:r w:rsidRPr="00245111">
        <w:rPr>
          <w:rFonts w:asciiTheme="minorHAnsi" w:hAnsiTheme="minorHAnsi" w:cstheme="minorHAnsi"/>
          <w:sz w:val="22"/>
          <w:szCs w:val="22"/>
        </w:rPr>
        <w:t>The drop in eigenvalues for the third and fourth principal components (0.35 and 0.26) suggests that these components explain less variance compared to the first two components. Typically, a significant drop in eigenvalues indicates that the corresponding principal components may not contribute much to the overall variability in the data. </w:t>
      </w:r>
    </w:p>
    <w:p w14:paraId="6BF42043" w14:textId="77777777" w:rsidR="00C8129E" w:rsidRPr="00245111" w:rsidRDefault="00C8129E" w:rsidP="00C8129E">
      <w:pPr>
        <w:rPr>
          <w:rFonts w:asciiTheme="minorHAnsi" w:hAnsiTheme="minorHAnsi" w:cstheme="minorHAnsi"/>
          <w:sz w:val="22"/>
          <w:szCs w:val="22"/>
        </w:rPr>
      </w:pPr>
    </w:p>
    <w:p w14:paraId="0F86A24E" w14:textId="77777777" w:rsidR="00C8129E" w:rsidRPr="00245111" w:rsidRDefault="00C8129E" w:rsidP="00C8129E">
      <w:pPr>
        <w:rPr>
          <w:rFonts w:asciiTheme="minorHAnsi" w:hAnsiTheme="minorHAnsi" w:cstheme="minorHAnsi"/>
          <w:sz w:val="22"/>
          <w:szCs w:val="22"/>
        </w:rPr>
      </w:pPr>
      <w:r w:rsidRPr="00245111">
        <w:rPr>
          <w:rFonts w:asciiTheme="minorHAnsi" w:hAnsiTheme="minorHAnsi" w:cstheme="minorHAnsi"/>
          <w:sz w:val="22"/>
          <w:szCs w:val="22"/>
        </w:rPr>
        <w:t xml:space="preserve">To determine the number of principal components to retain, you can consider the "elbow" rule, which suggests selecting the components before the significant drop in eigenvalues. In </w:t>
      </w:r>
      <w:r>
        <w:rPr>
          <w:rFonts w:asciiTheme="minorHAnsi" w:hAnsiTheme="minorHAnsi" w:cstheme="minorHAnsi"/>
          <w:sz w:val="22"/>
          <w:szCs w:val="22"/>
        </w:rPr>
        <w:t>our</w:t>
      </w:r>
      <w:r w:rsidRPr="00245111">
        <w:rPr>
          <w:rFonts w:asciiTheme="minorHAnsi" w:hAnsiTheme="minorHAnsi" w:cstheme="minorHAnsi"/>
          <w:sz w:val="22"/>
          <w:szCs w:val="22"/>
        </w:rPr>
        <w:t xml:space="preserve"> </w:t>
      </w:r>
      <w:r>
        <w:rPr>
          <w:rFonts w:asciiTheme="minorHAnsi" w:hAnsiTheme="minorHAnsi" w:cstheme="minorHAnsi"/>
          <w:sz w:val="22"/>
          <w:szCs w:val="22"/>
        </w:rPr>
        <w:t>example</w:t>
      </w:r>
      <w:r w:rsidRPr="00245111">
        <w:rPr>
          <w:rFonts w:asciiTheme="minorHAnsi" w:hAnsiTheme="minorHAnsi" w:cstheme="minorHAnsi"/>
          <w:sz w:val="22"/>
          <w:szCs w:val="22"/>
        </w:rPr>
        <w:t>, you may choose to retain the first two principal components as they have relatively high eigenvalues and capture a substantial portion of the variance in the data. </w:t>
      </w:r>
    </w:p>
    <w:p w14:paraId="3B0D3678" w14:textId="77777777" w:rsidR="00C8129E" w:rsidRPr="00245111" w:rsidRDefault="00C8129E" w:rsidP="00C8129E">
      <w:pPr>
        <w:rPr>
          <w:rFonts w:asciiTheme="minorHAnsi" w:hAnsiTheme="minorHAnsi" w:cstheme="minorHAnsi"/>
          <w:sz w:val="22"/>
          <w:szCs w:val="22"/>
        </w:rPr>
      </w:pPr>
    </w:p>
    <w:p w14:paraId="788411A5" w14:textId="53A27187" w:rsidR="00645963" w:rsidRPr="00645963" w:rsidRDefault="00645963" w:rsidP="00645963">
      <w:pPr>
        <w:shd w:val="clear" w:color="auto" w:fill="F2F2F2" w:themeFill="background1" w:themeFillShade="F2"/>
        <w:ind w:left="1260"/>
        <w:rPr>
          <w:rFonts w:asciiTheme="minorHAnsi" w:hAnsiTheme="minorHAnsi" w:cstheme="minorHAnsi"/>
          <w:b/>
          <w:bCs/>
          <w:sz w:val="22"/>
          <w:szCs w:val="22"/>
        </w:rPr>
      </w:pPr>
      <w:r w:rsidRPr="008562A4">
        <w:rPr>
          <w:rFonts w:asciiTheme="minorHAnsi" w:hAnsiTheme="minorHAnsi"/>
          <w:noProof/>
          <w:sz w:val="22"/>
          <w:szCs w:val="22"/>
        </w:rPr>
        <w:drawing>
          <wp:anchor distT="0" distB="0" distL="114300" distR="114300" simplePos="0" relativeHeight="251663360" behindDoc="0" locked="0" layoutInCell="1" allowOverlap="1" wp14:anchorId="7A17BE75" wp14:editId="0B8C1121">
            <wp:simplePos x="0" y="0"/>
            <wp:positionH relativeFrom="column">
              <wp:posOffset>51759</wp:posOffset>
            </wp:positionH>
            <wp:positionV relativeFrom="paragraph">
              <wp:posOffset>85234</wp:posOffset>
            </wp:positionV>
            <wp:extent cx="685800" cy="798195"/>
            <wp:effectExtent l="0" t="0" r="0" b="1905"/>
            <wp:wrapSquare wrapText="bothSides"/>
            <wp:docPr id="13" name="Picture 13" descr="A black and white symbol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black and white symbol with arrows&#10;&#10;Description automatically generated"/>
                    <pic:cNvPicPr/>
                  </pic:nvPicPr>
                  <pic:blipFill>
                    <a:blip r:embed="rId34"/>
                    <a:stretch>
                      <a:fillRect/>
                    </a:stretch>
                  </pic:blipFill>
                  <pic:spPr>
                    <a:xfrm>
                      <a:off x="0" y="0"/>
                      <a:ext cx="685800" cy="798195"/>
                    </a:xfrm>
                    <a:prstGeom prst="rect">
                      <a:avLst/>
                    </a:prstGeom>
                  </pic:spPr>
                </pic:pic>
              </a:graphicData>
            </a:graphic>
            <wp14:sizeRelH relativeFrom="margin">
              <wp14:pctWidth>0</wp14:pctWidth>
            </wp14:sizeRelH>
            <wp14:sizeRelV relativeFrom="margin">
              <wp14:pctHeight>0</wp14:pctHeight>
            </wp14:sizeRelV>
          </wp:anchor>
        </w:drawing>
      </w:r>
      <w:r w:rsidRPr="00645963">
        <w:rPr>
          <w:rFonts w:asciiTheme="minorHAnsi" w:hAnsiTheme="minorHAnsi" w:cstheme="minorHAnsi"/>
          <w:b/>
          <w:bCs/>
          <w:sz w:val="22"/>
          <w:szCs w:val="22"/>
        </w:rPr>
        <w:t>Decision Time: Selecting Principal Components</w:t>
      </w:r>
    </w:p>
    <w:p w14:paraId="04EF72EA" w14:textId="541F663F" w:rsidR="00C8129E" w:rsidRPr="00245111" w:rsidRDefault="00C8129E" w:rsidP="00645963">
      <w:pPr>
        <w:shd w:val="clear" w:color="auto" w:fill="F2F2F2" w:themeFill="background1" w:themeFillShade="F2"/>
        <w:ind w:left="1260"/>
        <w:rPr>
          <w:rFonts w:asciiTheme="minorHAnsi" w:hAnsiTheme="minorHAnsi" w:cstheme="minorHAnsi"/>
          <w:sz w:val="22"/>
          <w:szCs w:val="22"/>
        </w:rPr>
      </w:pPr>
      <w:r w:rsidRPr="00245111">
        <w:rPr>
          <w:rFonts w:asciiTheme="minorHAnsi" w:hAnsiTheme="minorHAnsi" w:cstheme="minorHAnsi"/>
          <w:sz w:val="22"/>
          <w:szCs w:val="22"/>
        </w:rPr>
        <w:t xml:space="preserve">It's important to note that </w:t>
      </w:r>
      <w:r>
        <w:rPr>
          <w:rFonts w:asciiTheme="minorHAnsi" w:hAnsiTheme="minorHAnsi" w:cstheme="minorHAnsi"/>
          <w:sz w:val="22"/>
          <w:szCs w:val="22"/>
        </w:rPr>
        <w:t>interpreting</w:t>
      </w:r>
      <w:r w:rsidRPr="00245111">
        <w:rPr>
          <w:rFonts w:asciiTheme="minorHAnsi" w:hAnsiTheme="minorHAnsi" w:cstheme="minorHAnsi"/>
          <w:sz w:val="22"/>
          <w:szCs w:val="22"/>
        </w:rPr>
        <w:t xml:space="preserve"> eigenvalues in the scree plot is just one criterion for determining the number of principal components to retain. You may also consider other factors, such as the cumulative proportion of variance explained and your specific analysis goals, </w:t>
      </w:r>
      <w:r>
        <w:rPr>
          <w:rFonts w:asciiTheme="minorHAnsi" w:hAnsiTheme="minorHAnsi" w:cstheme="minorHAnsi"/>
          <w:sz w:val="22"/>
          <w:szCs w:val="22"/>
        </w:rPr>
        <w:t>when</w:t>
      </w:r>
      <w:r w:rsidRPr="00245111">
        <w:rPr>
          <w:rFonts w:asciiTheme="minorHAnsi" w:hAnsiTheme="minorHAnsi" w:cstheme="minorHAnsi"/>
          <w:sz w:val="22"/>
          <w:szCs w:val="22"/>
        </w:rPr>
        <w:t xml:space="preserve"> deciding about the number of components to retain.</w:t>
      </w:r>
    </w:p>
    <w:p w14:paraId="71181BE6" w14:textId="77777777" w:rsidR="00C8129E" w:rsidRDefault="00C8129E" w:rsidP="00C8129E"/>
    <w:p w14:paraId="42700380" w14:textId="77777777" w:rsidR="00C8129E" w:rsidRPr="00155C54" w:rsidRDefault="00C8129E" w:rsidP="00C8129E">
      <w:pPr>
        <w:pStyle w:val="Heading1"/>
        <w:rPr>
          <w:noProof/>
        </w:rPr>
      </w:pPr>
      <w:bookmarkStart w:id="61" w:name="_Toc174889571"/>
      <w:r>
        <w:rPr>
          <w:noProof/>
        </w:rPr>
        <w:lastRenderedPageBreak/>
        <w:t>Data B</w:t>
      </w:r>
      <w:r w:rsidRPr="00155C54">
        <w:rPr>
          <w:noProof/>
        </w:rPr>
        <w:t>alancing</w:t>
      </w:r>
      <w:bookmarkEnd w:id="61"/>
      <w:r w:rsidRPr="00155C54">
        <w:rPr>
          <w:noProof/>
        </w:rPr>
        <w:t xml:space="preserve"> </w:t>
      </w:r>
    </w:p>
    <w:p w14:paraId="5E43117A" w14:textId="77777777" w:rsidR="00C8129E" w:rsidRDefault="00C8129E" w:rsidP="00C8129E">
      <w:pPr>
        <w:rPr>
          <w:rFonts w:asciiTheme="minorHAnsi" w:hAnsiTheme="minorHAnsi" w:cstheme="minorHAnsi"/>
          <w:sz w:val="22"/>
          <w:szCs w:val="22"/>
        </w:rPr>
      </w:pPr>
    </w:p>
    <w:p w14:paraId="4E025634" w14:textId="77777777" w:rsidR="00C8129E" w:rsidRDefault="00C8129E" w:rsidP="00C8129E">
      <w:pPr>
        <w:rPr>
          <w:rFonts w:asciiTheme="minorHAnsi" w:hAnsiTheme="minorHAnsi" w:cstheme="minorHAnsi"/>
          <w:sz w:val="22"/>
          <w:szCs w:val="22"/>
        </w:rPr>
      </w:pPr>
      <w:r w:rsidRPr="002D1F4C">
        <w:rPr>
          <w:rFonts w:asciiTheme="minorHAnsi" w:hAnsiTheme="minorHAnsi" w:cstheme="minorHAnsi"/>
          <w:sz w:val="22"/>
          <w:szCs w:val="22"/>
        </w:rPr>
        <w:t xml:space="preserve">Balancing a </w:t>
      </w:r>
      <w:r>
        <w:rPr>
          <w:rFonts w:asciiTheme="minorHAnsi" w:hAnsiTheme="minorHAnsi" w:cstheme="minorHAnsi"/>
          <w:sz w:val="22"/>
          <w:szCs w:val="22"/>
        </w:rPr>
        <w:t>data set</w:t>
      </w:r>
      <w:r w:rsidRPr="002D1F4C">
        <w:rPr>
          <w:rFonts w:asciiTheme="minorHAnsi" w:hAnsiTheme="minorHAnsi" w:cstheme="minorHAnsi"/>
          <w:sz w:val="22"/>
          <w:szCs w:val="22"/>
        </w:rPr>
        <w:t xml:space="preserve"> is a crucial step in data preprocessing when working with imbalanced </w:t>
      </w:r>
      <w:r>
        <w:rPr>
          <w:rFonts w:asciiTheme="minorHAnsi" w:hAnsiTheme="minorHAnsi" w:cstheme="minorHAnsi"/>
          <w:sz w:val="22"/>
          <w:szCs w:val="22"/>
        </w:rPr>
        <w:t>data set</w:t>
      </w:r>
      <w:r w:rsidRPr="002D1F4C">
        <w:rPr>
          <w:rFonts w:asciiTheme="minorHAnsi" w:hAnsiTheme="minorHAnsi" w:cstheme="minorHAnsi"/>
          <w:sz w:val="22"/>
          <w:szCs w:val="22"/>
        </w:rPr>
        <w:t xml:space="preserve">s. In many real-world scenarios, </w:t>
      </w:r>
      <w:r>
        <w:rPr>
          <w:rFonts w:asciiTheme="minorHAnsi" w:hAnsiTheme="minorHAnsi" w:cstheme="minorHAnsi"/>
          <w:sz w:val="22"/>
          <w:szCs w:val="22"/>
        </w:rPr>
        <w:t>data set</w:t>
      </w:r>
      <w:r w:rsidRPr="002D1F4C">
        <w:rPr>
          <w:rFonts w:asciiTheme="minorHAnsi" w:hAnsiTheme="minorHAnsi" w:cstheme="minorHAnsi"/>
          <w:sz w:val="22"/>
          <w:szCs w:val="22"/>
        </w:rPr>
        <w:t xml:space="preserve">s often exhibit class imbalance, where one class significantly outweighs the other(s). This can pose challenges in machine learning models, as they tend to be biased towards the majority class, leading to poor performance in predicting the minority class. Balancing the </w:t>
      </w:r>
      <w:r>
        <w:rPr>
          <w:rFonts w:asciiTheme="minorHAnsi" w:hAnsiTheme="minorHAnsi" w:cstheme="minorHAnsi"/>
          <w:sz w:val="22"/>
          <w:szCs w:val="22"/>
        </w:rPr>
        <w:t>data set</w:t>
      </w:r>
      <w:r w:rsidRPr="002D1F4C">
        <w:rPr>
          <w:rFonts w:asciiTheme="minorHAnsi" w:hAnsiTheme="minorHAnsi" w:cstheme="minorHAnsi"/>
          <w:sz w:val="22"/>
          <w:szCs w:val="22"/>
        </w:rPr>
        <w:t xml:space="preserve"> helps address this issue and allows the model to learn effectively from all classes present in the data. In this section, we will explore the importance of balancing </w:t>
      </w:r>
      <w:r>
        <w:rPr>
          <w:rFonts w:asciiTheme="minorHAnsi" w:hAnsiTheme="minorHAnsi" w:cstheme="minorHAnsi"/>
          <w:sz w:val="22"/>
          <w:szCs w:val="22"/>
        </w:rPr>
        <w:t>data set</w:t>
      </w:r>
      <w:r w:rsidRPr="002D1F4C">
        <w:rPr>
          <w:rFonts w:asciiTheme="minorHAnsi" w:hAnsiTheme="minorHAnsi" w:cstheme="minorHAnsi"/>
          <w:sz w:val="22"/>
          <w:szCs w:val="22"/>
        </w:rPr>
        <w:t xml:space="preserve">s, discuss situations where it is necessary, and outline </w:t>
      </w:r>
      <w:r>
        <w:rPr>
          <w:rFonts w:asciiTheme="minorHAnsi" w:hAnsiTheme="minorHAnsi" w:cstheme="minorHAnsi"/>
          <w:sz w:val="22"/>
          <w:szCs w:val="22"/>
        </w:rPr>
        <w:t>practical</w:t>
      </w:r>
      <w:r w:rsidRPr="002D1F4C">
        <w:rPr>
          <w:rFonts w:asciiTheme="minorHAnsi" w:hAnsiTheme="minorHAnsi" w:cstheme="minorHAnsi"/>
          <w:sz w:val="22"/>
          <w:szCs w:val="22"/>
        </w:rPr>
        <w:t xml:space="preserve"> strategies to achieve balanced </w:t>
      </w:r>
      <w:r>
        <w:rPr>
          <w:rFonts w:asciiTheme="minorHAnsi" w:hAnsiTheme="minorHAnsi" w:cstheme="minorHAnsi"/>
          <w:sz w:val="22"/>
          <w:szCs w:val="22"/>
        </w:rPr>
        <w:t>data set</w:t>
      </w:r>
      <w:r w:rsidRPr="002D1F4C">
        <w:rPr>
          <w:rFonts w:asciiTheme="minorHAnsi" w:hAnsiTheme="minorHAnsi" w:cstheme="minorHAnsi"/>
          <w:sz w:val="22"/>
          <w:szCs w:val="22"/>
        </w:rPr>
        <w:t>s.</w:t>
      </w:r>
    </w:p>
    <w:p w14:paraId="4AB1DD69" w14:textId="77777777" w:rsidR="00C8129E" w:rsidRPr="002D1F4C" w:rsidRDefault="00C8129E" w:rsidP="00C8129E">
      <w:pPr>
        <w:rPr>
          <w:rFonts w:asciiTheme="minorHAnsi" w:hAnsiTheme="minorHAnsi" w:cstheme="minorHAnsi"/>
          <w:sz w:val="22"/>
          <w:szCs w:val="22"/>
        </w:rPr>
      </w:pPr>
    </w:p>
    <w:p w14:paraId="2487DACA" w14:textId="77777777" w:rsidR="00C8129E" w:rsidRPr="002D1F4C" w:rsidRDefault="00C8129E" w:rsidP="00C8129E">
      <w:pPr>
        <w:rPr>
          <w:rFonts w:asciiTheme="minorHAnsi" w:hAnsiTheme="minorHAnsi" w:cstheme="minorHAnsi"/>
          <w:sz w:val="22"/>
          <w:szCs w:val="22"/>
        </w:rPr>
      </w:pPr>
    </w:p>
    <w:p w14:paraId="0AE14277" w14:textId="77777777" w:rsidR="00C8129E" w:rsidRDefault="00C8129E" w:rsidP="00C8129E">
      <w:pPr>
        <w:rPr>
          <w:rFonts w:asciiTheme="minorHAnsi" w:hAnsiTheme="minorHAnsi" w:cstheme="minorHAnsi"/>
          <w:b/>
          <w:sz w:val="22"/>
          <w:szCs w:val="22"/>
        </w:rPr>
      </w:pPr>
      <w:r w:rsidRPr="006474DF">
        <w:rPr>
          <w:rFonts w:asciiTheme="minorHAnsi" w:hAnsiTheme="minorHAnsi" w:cstheme="minorHAnsi"/>
          <w:b/>
          <w:sz w:val="22"/>
          <w:szCs w:val="22"/>
        </w:rPr>
        <w:t xml:space="preserve">Why and when to balance a </w:t>
      </w:r>
      <w:r>
        <w:rPr>
          <w:rFonts w:asciiTheme="minorHAnsi" w:hAnsiTheme="minorHAnsi" w:cstheme="minorHAnsi"/>
          <w:b/>
          <w:sz w:val="22"/>
          <w:szCs w:val="22"/>
        </w:rPr>
        <w:t>data set</w:t>
      </w:r>
      <w:r w:rsidRPr="006474DF">
        <w:rPr>
          <w:rFonts w:asciiTheme="minorHAnsi" w:hAnsiTheme="minorHAnsi" w:cstheme="minorHAnsi"/>
          <w:b/>
          <w:sz w:val="22"/>
          <w:szCs w:val="22"/>
        </w:rPr>
        <w:t>:</w:t>
      </w:r>
    </w:p>
    <w:p w14:paraId="7EBF82DA" w14:textId="77777777" w:rsidR="00C8129E" w:rsidRPr="006474DF" w:rsidRDefault="00C8129E" w:rsidP="00C8129E">
      <w:pPr>
        <w:rPr>
          <w:rFonts w:asciiTheme="minorHAnsi" w:hAnsiTheme="minorHAnsi" w:cstheme="minorHAnsi"/>
          <w:b/>
          <w:sz w:val="22"/>
          <w:szCs w:val="22"/>
        </w:rPr>
      </w:pPr>
    </w:p>
    <w:p w14:paraId="140BEB2C" w14:textId="77777777" w:rsidR="00C8129E" w:rsidRPr="006474DF" w:rsidRDefault="00C8129E" w:rsidP="00145AC7">
      <w:pPr>
        <w:pStyle w:val="ListParagraph"/>
        <w:numPr>
          <w:ilvl w:val="0"/>
          <w:numId w:val="55"/>
        </w:numPr>
        <w:rPr>
          <w:rFonts w:asciiTheme="minorHAnsi" w:hAnsiTheme="minorHAnsi" w:cstheme="minorHAnsi"/>
          <w:sz w:val="22"/>
          <w:szCs w:val="22"/>
        </w:rPr>
      </w:pPr>
      <w:r w:rsidRPr="006474DF">
        <w:rPr>
          <w:rFonts w:asciiTheme="minorHAnsi" w:hAnsiTheme="minorHAnsi" w:cstheme="minorHAnsi"/>
          <w:b/>
          <w:sz w:val="22"/>
          <w:szCs w:val="22"/>
        </w:rPr>
        <w:t>Overcoming class imbalance:</w:t>
      </w:r>
      <w:r w:rsidRPr="006474DF">
        <w:rPr>
          <w:rFonts w:asciiTheme="minorHAnsi" w:hAnsiTheme="minorHAnsi" w:cstheme="minorHAnsi"/>
          <w:sz w:val="22"/>
          <w:szCs w:val="22"/>
        </w:rPr>
        <w:t xml:space="preserve"> Balancing a </w:t>
      </w:r>
      <w:r>
        <w:rPr>
          <w:rFonts w:asciiTheme="minorHAnsi" w:hAnsiTheme="minorHAnsi" w:cstheme="minorHAnsi"/>
          <w:sz w:val="22"/>
          <w:szCs w:val="22"/>
        </w:rPr>
        <w:t>data set</w:t>
      </w:r>
      <w:r w:rsidRPr="006474DF">
        <w:rPr>
          <w:rFonts w:asciiTheme="minorHAnsi" w:hAnsiTheme="minorHAnsi" w:cstheme="minorHAnsi"/>
          <w:sz w:val="22"/>
          <w:szCs w:val="22"/>
        </w:rPr>
        <w:t xml:space="preserve"> is essential to mitigate the impact of class imbalance, where the minority class has limited representation. By balancing the </w:t>
      </w:r>
      <w:r>
        <w:rPr>
          <w:rFonts w:asciiTheme="minorHAnsi" w:hAnsiTheme="minorHAnsi" w:cstheme="minorHAnsi"/>
          <w:sz w:val="22"/>
          <w:szCs w:val="22"/>
        </w:rPr>
        <w:t>data set</w:t>
      </w:r>
      <w:r w:rsidRPr="006474DF">
        <w:rPr>
          <w:rFonts w:asciiTheme="minorHAnsi" w:hAnsiTheme="minorHAnsi" w:cstheme="minorHAnsi"/>
          <w:sz w:val="22"/>
          <w:szCs w:val="22"/>
        </w:rPr>
        <w:t xml:space="preserve">, we ensure that the model receives sufficient training examples from all classes, improving its ability to learn patterns and </w:t>
      </w:r>
      <w:proofErr w:type="gramStart"/>
      <w:r w:rsidRPr="006474DF">
        <w:rPr>
          <w:rFonts w:asciiTheme="minorHAnsi" w:hAnsiTheme="minorHAnsi" w:cstheme="minorHAnsi"/>
          <w:sz w:val="22"/>
          <w:szCs w:val="22"/>
        </w:rPr>
        <w:t>make</w:t>
      </w:r>
      <w:proofErr w:type="gramEnd"/>
      <w:r w:rsidRPr="006474DF">
        <w:rPr>
          <w:rFonts w:asciiTheme="minorHAnsi" w:hAnsiTheme="minorHAnsi" w:cstheme="minorHAnsi"/>
          <w:sz w:val="22"/>
          <w:szCs w:val="22"/>
        </w:rPr>
        <w:t xml:space="preserve"> accurate predictions for both majority and minority classes.</w:t>
      </w:r>
    </w:p>
    <w:p w14:paraId="2849A1C5" w14:textId="77777777" w:rsidR="00C8129E" w:rsidRPr="002D1F4C" w:rsidRDefault="00C8129E" w:rsidP="00C8129E">
      <w:pPr>
        <w:rPr>
          <w:rFonts w:asciiTheme="minorHAnsi" w:hAnsiTheme="minorHAnsi" w:cstheme="minorHAnsi"/>
          <w:sz w:val="22"/>
          <w:szCs w:val="22"/>
        </w:rPr>
      </w:pPr>
    </w:p>
    <w:p w14:paraId="2BCFD18B" w14:textId="77777777" w:rsidR="00C8129E" w:rsidRPr="006474DF" w:rsidRDefault="00C8129E" w:rsidP="00145AC7">
      <w:pPr>
        <w:pStyle w:val="ListParagraph"/>
        <w:numPr>
          <w:ilvl w:val="0"/>
          <w:numId w:val="55"/>
        </w:numPr>
        <w:rPr>
          <w:rFonts w:asciiTheme="minorHAnsi" w:hAnsiTheme="minorHAnsi" w:cstheme="minorHAnsi"/>
          <w:sz w:val="22"/>
          <w:szCs w:val="22"/>
        </w:rPr>
      </w:pPr>
      <w:r w:rsidRPr="006474DF">
        <w:rPr>
          <w:rFonts w:asciiTheme="minorHAnsi" w:hAnsiTheme="minorHAnsi" w:cstheme="minorHAnsi"/>
          <w:b/>
          <w:sz w:val="22"/>
          <w:szCs w:val="22"/>
        </w:rPr>
        <w:t>Enhanced model performance:</w:t>
      </w:r>
      <w:r w:rsidRPr="006474DF">
        <w:rPr>
          <w:rFonts w:asciiTheme="minorHAnsi" w:hAnsiTheme="minorHAnsi" w:cstheme="minorHAnsi"/>
          <w:sz w:val="22"/>
          <w:szCs w:val="22"/>
        </w:rPr>
        <w:t xml:space="preserve"> Balancing the </w:t>
      </w:r>
      <w:r>
        <w:rPr>
          <w:rFonts w:asciiTheme="minorHAnsi" w:hAnsiTheme="minorHAnsi" w:cstheme="minorHAnsi"/>
          <w:sz w:val="22"/>
          <w:szCs w:val="22"/>
        </w:rPr>
        <w:t>data set</w:t>
      </w:r>
      <w:r w:rsidRPr="006474DF">
        <w:rPr>
          <w:rFonts w:asciiTheme="minorHAnsi" w:hAnsiTheme="minorHAnsi" w:cstheme="minorHAnsi"/>
          <w:sz w:val="22"/>
          <w:szCs w:val="22"/>
        </w:rPr>
        <w:t xml:space="preserve"> can </w:t>
      </w:r>
      <w:r>
        <w:rPr>
          <w:rFonts w:asciiTheme="minorHAnsi" w:hAnsiTheme="minorHAnsi" w:cstheme="minorHAnsi"/>
          <w:sz w:val="22"/>
          <w:szCs w:val="22"/>
        </w:rPr>
        <w:t>improve</w:t>
      </w:r>
      <w:r w:rsidRPr="006474DF">
        <w:rPr>
          <w:rFonts w:asciiTheme="minorHAnsi" w:hAnsiTheme="minorHAnsi" w:cstheme="minorHAnsi"/>
          <w:sz w:val="22"/>
          <w:szCs w:val="22"/>
        </w:rPr>
        <w:t xml:space="preserve"> model performance, particularly in scenarios where accurate predictions for the minority class are critical. Models trained on imbalanced data tend to prioritize the majority class, resulting in lower recall and precision for the minority class. Balancing the </w:t>
      </w:r>
      <w:r>
        <w:rPr>
          <w:rFonts w:asciiTheme="minorHAnsi" w:hAnsiTheme="minorHAnsi" w:cstheme="minorHAnsi"/>
          <w:sz w:val="22"/>
          <w:szCs w:val="22"/>
        </w:rPr>
        <w:t>data set</w:t>
      </w:r>
      <w:r w:rsidRPr="006474DF">
        <w:rPr>
          <w:rFonts w:asciiTheme="minorHAnsi" w:hAnsiTheme="minorHAnsi" w:cstheme="minorHAnsi"/>
          <w:sz w:val="22"/>
          <w:szCs w:val="22"/>
        </w:rPr>
        <w:t xml:space="preserve"> can help address this bias and provide more balanced performance across all classes.</w:t>
      </w:r>
    </w:p>
    <w:p w14:paraId="5EA68634" w14:textId="77777777" w:rsidR="00C8129E" w:rsidRPr="002D1F4C" w:rsidRDefault="00C8129E" w:rsidP="00C8129E">
      <w:pPr>
        <w:rPr>
          <w:rFonts w:asciiTheme="minorHAnsi" w:hAnsiTheme="minorHAnsi" w:cstheme="minorHAnsi"/>
          <w:sz w:val="22"/>
          <w:szCs w:val="22"/>
        </w:rPr>
      </w:pPr>
    </w:p>
    <w:p w14:paraId="35776863" w14:textId="77777777" w:rsidR="00C8129E" w:rsidRPr="006474DF" w:rsidRDefault="00C8129E" w:rsidP="00145AC7">
      <w:pPr>
        <w:pStyle w:val="ListParagraph"/>
        <w:numPr>
          <w:ilvl w:val="0"/>
          <w:numId w:val="55"/>
        </w:numPr>
        <w:rPr>
          <w:rFonts w:asciiTheme="minorHAnsi" w:hAnsiTheme="minorHAnsi" w:cstheme="minorHAnsi"/>
          <w:sz w:val="22"/>
          <w:szCs w:val="22"/>
        </w:rPr>
      </w:pPr>
      <w:r w:rsidRPr="006474DF">
        <w:rPr>
          <w:rFonts w:asciiTheme="minorHAnsi" w:hAnsiTheme="minorHAnsi" w:cstheme="minorHAnsi"/>
          <w:b/>
          <w:sz w:val="22"/>
          <w:szCs w:val="22"/>
        </w:rPr>
        <w:t>Unbiased evaluation of model performance:</w:t>
      </w:r>
      <w:r w:rsidRPr="006474DF">
        <w:rPr>
          <w:rFonts w:asciiTheme="minorHAnsi" w:hAnsiTheme="minorHAnsi" w:cstheme="minorHAnsi"/>
          <w:sz w:val="22"/>
          <w:szCs w:val="22"/>
        </w:rPr>
        <w:t xml:space="preserve"> When evaluating the performance of a model, it is crucial to have a representative </w:t>
      </w:r>
      <w:r>
        <w:rPr>
          <w:rFonts w:asciiTheme="minorHAnsi" w:hAnsiTheme="minorHAnsi" w:cstheme="minorHAnsi"/>
          <w:sz w:val="22"/>
          <w:szCs w:val="22"/>
        </w:rPr>
        <w:t>data set</w:t>
      </w:r>
      <w:r w:rsidRPr="006474DF">
        <w:rPr>
          <w:rFonts w:asciiTheme="minorHAnsi" w:hAnsiTheme="minorHAnsi" w:cstheme="minorHAnsi"/>
          <w:sz w:val="22"/>
          <w:szCs w:val="22"/>
        </w:rPr>
        <w:t xml:space="preserve"> that reflects the real-world class distribution. Balancing the </w:t>
      </w:r>
      <w:r>
        <w:rPr>
          <w:rFonts w:asciiTheme="minorHAnsi" w:hAnsiTheme="minorHAnsi" w:cstheme="minorHAnsi"/>
          <w:sz w:val="22"/>
          <w:szCs w:val="22"/>
        </w:rPr>
        <w:t>data set</w:t>
      </w:r>
      <w:r w:rsidRPr="006474DF">
        <w:rPr>
          <w:rFonts w:asciiTheme="minorHAnsi" w:hAnsiTheme="minorHAnsi" w:cstheme="minorHAnsi"/>
          <w:sz w:val="22"/>
          <w:szCs w:val="22"/>
        </w:rPr>
        <w:t xml:space="preserve"> ensures that the evaluation metrics accurately reflect the model's ability to generalize to new data, as it is not skewed by the disproportionate representation of classes.</w:t>
      </w:r>
    </w:p>
    <w:p w14:paraId="40EC5C3B" w14:textId="77777777" w:rsidR="00C8129E" w:rsidRPr="002D1F4C" w:rsidRDefault="00C8129E" w:rsidP="00C8129E">
      <w:pPr>
        <w:rPr>
          <w:rFonts w:asciiTheme="minorHAnsi" w:hAnsiTheme="minorHAnsi" w:cstheme="minorHAnsi"/>
          <w:sz w:val="22"/>
          <w:szCs w:val="22"/>
        </w:rPr>
      </w:pPr>
    </w:p>
    <w:p w14:paraId="469B1B1A" w14:textId="77777777" w:rsidR="00C8129E" w:rsidRPr="006474DF" w:rsidRDefault="00C8129E" w:rsidP="00145AC7">
      <w:pPr>
        <w:pStyle w:val="ListParagraph"/>
        <w:numPr>
          <w:ilvl w:val="0"/>
          <w:numId w:val="55"/>
        </w:numPr>
        <w:rPr>
          <w:rFonts w:asciiTheme="minorHAnsi" w:hAnsiTheme="minorHAnsi" w:cstheme="minorHAnsi"/>
          <w:sz w:val="22"/>
          <w:szCs w:val="22"/>
        </w:rPr>
      </w:pPr>
      <w:r w:rsidRPr="006474DF">
        <w:rPr>
          <w:rFonts w:asciiTheme="minorHAnsi" w:hAnsiTheme="minorHAnsi" w:cstheme="minorHAnsi"/>
          <w:b/>
          <w:sz w:val="22"/>
          <w:szCs w:val="22"/>
        </w:rPr>
        <w:t>Addressing specific business requirements:</w:t>
      </w:r>
      <w:r w:rsidRPr="006474DF">
        <w:rPr>
          <w:rFonts w:asciiTheme="minorHAnsi" w:hAnsiTheme="minorHAnsi" w:cstheme="minorHAnsi"/>
          <w:sz w:val="22"/>
          <w:szCs w:val="22"/>
        </w:rPr>
        <w:t xml:space="preserve"> Balancing a </w:t>
      </w:r>
      <w:r>
        <w:rPr>
          <w:rFonts w:asciiTheme="minorHAnsi" w:hAnsiTheme="minorHAnsi" w:cstheme="minorHAnsi"/>
          <w:sz w:val="22"/>
          <w:szCs w:val="22"/>
        </w:rPr>
        <w:t>data set</w:t>
      </w:r>
      <w:r w:rsidRPr="006474DF">
        <w:rPr>
          <w:rFonts w:asciiTheme="minorHAnsi" w:hAnsiTheme="minorHAnsi" w:cstheme="minorHAnsi"/>
          <w:sz w:val="22"/>
          <w:szCs w:val="22"/>
        </w:rPr>
        <w:t xml:space="preserve"> becomes especially important in certain applications where the cost of misclassification for different classes varies significantly. For instance, in medical diagnosis, correctly identifying rare diseases may be more critical than accurately predicting common conditions. </w:t>
      </w:r>
      <w:r w:rsidRPr="006474DF">
        <w:rPr>
          <w:rFonts w:asciiTheme="minorHAnsi" w:hAnsiTheme="minorHAnsi" w:cstheme="minorHAnsi"/>
          <w:sz w:val="22"/>
          <w:szCs w:val="22"/>
        </w:rPr>
        <w:lastRenderedPageBreak/>
        <w:t xml:space="preserve">Balancing the </w:t>
      </w:r>
      <w:r>
        <w:rPr>
          <w:rFonts w:asciiTheme="minorHAnsi" w:hAnsiTheme="minorHAnsi" w:cstheme="minorHAnsi"/>
          <w:sz w:val="22"/>
          <w:szCs w:val="22"/>
        </w:rPr>
        <w:t>data set</w:t>
      </w:r>
      <w:r w:rsidRPr="006474DF">
        <w:rPr>
          <w:rFonts w:asciiTheme="minorHAnsi" w:hAnsiTheme="minorHAnsi" w:cstheme="minorHAnsi"/>
          <w:sz w:val="22"/>
          <w:szCs w:val="22"/>
        </w:rPr>
        <w:t xml:space="preserve"> helps ensure that the model is trained to make informed decisions for all classes based on their respective importance or impact.</w:t>
      </w:r>
    </w:p>
    <w:p w14:paraId="476B7BDA" w14:textId="77777777" w:rsidR="00C8129E" w:rsidRPr="002D1F4C" w:rsidRDefault="00C8129E" w:rsidP="00C8129E">
      <w:pPr>
        <w:rPr>
          <w:rFonts w:asciiTheme="minorHAnsi" w:hAnsiTheme="minorHAnsi" w:cstheme="minorHAnsi"/>
          <w:sz w:val="22"/>
          <w:szCs w:val="22"/>
        </w:rPr>
      </w:pPr>
    </w:p>
    <w:p w14:paraId="017B3802" w14:textId="77777777" w:rsidR="00C8129E" w:rsidRDefault="00C8129E" w:rsidP="00C8129E">
      <w:pPr>
        <w:rPr>
          <w:rFonts w:asciiTheme="minorHAnsi" w:hAnsiTheme="minorHAnsi" w:cstheme="minorHAnsi"/>
          <w:sz w:val="22"/>
          <w:szCs w:val="22"/>
        </w:rPr>
      </w:pPr>
    </w:p>
    <w:p w14:paraId="6F206816" w14:textId="77777777" w:rsidR="00C8129E" w:rsidRDefault="00C8129E" w:rsidP="00C8129E">
      <w:pPr>
        <w:rPr>
          <w:rFonts w:asciiTheme="minorHAnsi" w:hAnsiTheme="minorHAnsi" w:cstheme="minorHAnsi"/>
          <w:sz w:val="22"/>
          <w:szCs w:val="22"/>
        </w:rPr>
      </w:pPr>
      <w:r w:rsidRPr="002D1F4C">
        <w:rPr>
          <w:rFonts w:asciiTheme="minorHAnsi" w:hAnsiTheme="minorHAnsi" w:cstheme="minorHAnsi"/>
          <w:sz w:val="22"/>
          <w:szCs w:val="22"/>
        </w:rPr>
        <w:t>While there is no hard</w:t>
      </w:r>
      <w:r>
        <w:rPr>
          <w:rFonts w:asciiTheme="minorHAnsi" w:hAnsiTheme="minorHAnsi" w:cstheme="minorHAnsi"/>
          <w:sz w:val="22"/>
          <w:szCs w:val="22"/>
        </w:rPr>
        <w:t>-</w:t>
      </w:r>
      <w:r w:rsidRPr="002D1F4C">
        <w:rPr>
          <w:rFonts w:asciiTheme="minorHAnsi" w:hAnsiTheme="minorHAnsi" w:cstheme="minorHAnsi"/>
          <w:sz w:val="22"/>
          <w:szCs w:val="22"/>
        </w:rPr>
        <w:t>and</w:t>
      </w:r>
      <w:r>
        <w:rPr>
          <w:rFonts w:asciiTheme="minorHAnsi" w:hAnsiTheme="minorHAnsi" w:cstheme="minorHAnsi"/>
          <w:sz w:val="22"/>
          <w:szCs w:val="22"/>
        </w:rPr>
        <w:t>-</w:t>
      </w:r>
      <w:r w:rsidRPr="002D1F4C">
        <w:rPr>
          <w:rFonts w:asciiTheme="minorHAnsi" w:hAnsiTheme="minorHAnsi" w:cstheme="minorHAnsi"/>
          <w:sz w:val="22"/>
          <w:szCs w:val="22"/>
        </w:rPr>
        <w:t xml:space="preserve">fast rule regarding the specific class imbalance threshold that requires balancing the </w:t>
      </w:r>
      <w:r>
        <w:rPr>
          <w:rFonts w:asciiTheme="minorHAnsi" w:hAnsiTheme="minorHAnsi" w:cstheme="minorHAnsi"/>
          <w:sz w:val="22"/>
          <w:szCs w:val="22"/>
        </w:rPr>
        <w:t>data set</w:t>
      </w:r>
      <w:r w:rsidRPr="002D1F4C">
        <w:rPr>
          <w:rFonts w:asciiTheme="minorHAnsi" w:hAnsiTheme="minorHAnsi" w:cstheme="minorHAnsi"/>
          <w:sz w:val="22"/>
          <w:szCs w:val="22"/>
        </w:rPr>
        <w:t>, a general guideline is to consider balancing when the class distribution is significantly skewed. The 80/20 ratio (80% for one class, 20% for the other) can be considered as a potential threshold, but it's not a definitive rule.</w:t>
      </w:r>
    </w:p>
    <w:p w14:paraId="4945F925" w14:textId="77777777" w:rsidR="00C8129E" w:rsidRPr="002D1F4C" w:rsidRDefault="00C8129E" w:rsidP="00C8129E">
      <w:pPr>
        <w:rPr>
          <w:rFonts w:asciiTheme="minorHAnsi" w:hAnsiTheme="minorHAnsi" w:cstheme="minorHAnsi"/>
          <w:sz w:val="22"/>
          <w:szCs w:val="22"/>
        </w:rPr>
      </w:pPr>
    </w:p>
    <w:p w14:paraId="1C73EE10" w14:textId="77777777" w:rsidR="00C8129E" w:rsidRPr="002D1F4C" w:rsidRDefault="00C8129E" w:rsidP="00C8129E">
      <w:pPr>
        <w:rPr>
          <w:rFonts w:asciiTheme="minorHAnsi" w:hAnsiTheme="minorHAnsi" w:cstheme="minorHAnsi"/>
          <w:sz w:val="22"/>
          <w:szCs w:val="22"/>
        </w:rPr>
      </w:pPr>
    </w:p>
    <w:p w14:paraId="2680ABB0" w14:textId="77777777" w:rsidR="00C8129E" w:rsidRDefault="00C8129E" w:rsidP="00C8129E">
      <w:pPr>
        <w:shd w:val="clear" w:color="auto" w:fill="F2F2F2" w:themeFill="background1" w:themeFillShade="F2"/>
        <w:ind w:left="1260"/>
        <w:rPr>
          <w:rFonts w:asciiTheme="minorHAnsi" w:hAnsiTheme="minorHAnsi" w:cstheme="minorHAnsi"/>
          <w:b/>
          <w:bCs/>
          <w:sz w:val="22"/>
          <w:szCs w:val="22"/>
        </w:rPr>
      </w:pPr>
      <w:r w:rsidRPr="0011082F">
        <w:rPr>
          <w:rFonts w:asciiTheme="minorHAnsi" w:hAnsiTheme="minorHAnsi" w:cstheme="minorHAnsi"/>
          <w:b/>
          <w:bCs/>
          <w:sz w:val="22"/>
          <w:szCs w:val="22"/>
        </w:rPr>
        <w:t>Decision Point: Balancing the Dataset</w:t>
      </w:r>
    </w:p>
    <w:p w14:paraId="31474A8B" w14:textId="77777777" w:rsidR="00C8129E" w:rsidRPr="0011082F" w:rsidRDefault="00C8129E" w:rsidP="00C8129E">
      <w:pPr>
        <w:shd w:val="clear" w:color="auto" w:fill="F2F2F2" w:themeFill="background1" w:themeFillShade="F2"/>
        <w:ind w:left="1260"/>
        <w:rPr>
          <w:rFonts w:asciiTheme="minorHAnsi" w:hAnsiTheme="minorHAnsi" w:cstheme="minorHAnsi"/>
          <w:b/>
          <w:bCs/>
          <w:sz w:val="22"/>
          <w:szCs w:val="22"/>
        </w:rPr>
      </w:pPr>
    </w:p>
    <w:p w14:paraId="1703748A" w14:textId="77777777" w:rsidR="00C8129E" w:rsidRDefault="00C8129E" w:rsidP="00C8129E">
      <w:pPr>
        <w:shd w:val="clear" w:color="auto" w:fill="F2F2F2" w:themeFill="background1" w:themeFillShade="F2"/>
        <w:ind w:left="1260"/>
        <w:rPr>
          <w:rFonts w:asciiTheme="minorHAnsi" w:hAnsiTheme="minorHAnsi" w:cstheme="minorHAnsi"/>
          <w:sz w:val="22"/>
          <w:szCs w:val="22"/>
        </w:rPr>
      </w:pPr>
      <w:r w:rsidRPr="0083493B">
        <w:rPr>
          <w:rFonts w:asciiTheme="minorHAnsi" w:hAnsiTheme="minorHAnsi" w:cstheme="minorHAnsi"/>
          <w:sz w:val="22"/>
          <w:szCs w:val="22"/>
        </w:rPr>
        <w:t>The decision to balance the dataset depends on several key factors:</w:t>
      </w:r>
    </w:p>
    <w:p w14:paraId="7A9A94E4" w14:textId="77777777" w:rsidR="00C8129E" w:rsidRPr="0083493B" w:rsidRDefault="00C8129E" w:rsidP="00C8129E">
      <w:pPr>
        <w:shd w:val="clear" w:color="auto" w:fill="F2F2F2" w:themeFill="background1" w:themeFillShade="F2"/>
        <w:ind w:left="1260"/>
        <w:rPr>
          <w:rFonts w:asciiTheme="minorHAnsi" w:hAnsiTheme="minorHAnsi" w:cstheme="minorHAnsi"/>
          <w:sz w:val="22"/>
          <w:szCs w:val="22"/>
        </w:rPr>
      </w:pPr>
    </w:p>
    <w:p w14:paraId="174EE8F7" w14:textId="77777777" w:rsidR="00C8129E" w:rsidRPr="0083493B" w:rsidRDefault="00C8129E" w:rsidP="00145AC7">
      <w:pPr>
        <w:numPr>
          <w:ilvl w:val="0"/>
          <w:numId w:val="70"/>
        </w:numPr>
        <w:shd w:val="clear" w:color="auto" w:fill="F2F2F2" w:themeFill="background1" w:themeFillShade="F2"/>
        <w:ind w:left="1620"/>
        <w:rPr>
          <w:rFonts w:asciiTheme="minorHAnsi" w:hAnsiTheme="minorHAnsi" w:cstheme="minorHAnsi"/>
          <w:sz w:val="22"/>
          <w:szCs w:val="22"/>
        </w:rPr>
      </w:pPr>
      <w:r w:rsidRPr="008562A4">
        <w:rPr>
          <w:rFonts w:asciiTheme="minorHAnsi" w:hAnsiTheme="minorHAnsi"/>
          <w:noProof/>
          <w:sz w:val="22"/>
          <w:szCs w:val="22"/>
        </w:rPr>
        <w:drawing>
          <wp:anchor distT="0" distB="0" distL="114300" distR="114300" simplePos="0" relativeHeight="251664384" behindDoc="0" locked="0" layoutInCell="1" allowOverlap="1" wp14:anchorId="1FD8AFDA" wp14:editId="7114C59C">
            <wp:simplePos x="0" y="0"/>
            <wp:positionH relativeFrom="margin">
              <wp:posOffset>-43132</wp:posOffset>
            </wp:positionH>
            <wp:positionV relativeFrom="paragraph">
              <wp:posOffset>56407</wp:posOffset>
            </wp:positionV>
            <wp:extent cx="685800" cy="798195"/>
            <wp:effectExtent l="0" t="0" r="0" b="1905"/>
            <wp:wrapSquare wrapText="bothSides"/>
            <wp:docPr id="14" name="Picture 14" descr="A black and white symbol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black and white symbol with arrows&#10;&#10;Description automatically generated"/>
                    <pic:cNvPicPr/>
                  </pic:nvPicPr>
                  <pic:blipFill>
                    <a:blip r:embed="rId34"/>
                    <a:stretch>
                      <a:fillRect/>
                    </a:stretch>
                  </pic:blipFill>
                  <pic:spPr>
                    <a:xfrm>
                      <a:off x="0" y="0"/>
                      <a:ext cx="685800" cy="798195"/>
                    </a:xfrm>
                    <a:prstGeom prst="rect">
                      <a:avLst/>
                    </a:prstGeom>
                  </pic:spPr>
                </pic:pic>
              </a:graphicData>
            </a:graphic>
            <wp14:sizeRelH relativeFrom="margin">
              <wp14:pctWidth>0</wp14:pctWidth>
            </wp14:sizeRelH>
            <wp14:sizeRelV relativeFrom="margin">
              <wp14:pctHeight>0</wp14:pctHeight>
            </wp14:sizeRelV>
          </wp:anchor>
        </w:drawing>
      </w:r>
      <w:r w:rsidRPr="0083493B">
        <w:rPr>
          <w:rFonts w:asciiTheme="minorHAnsi" w:hAnsiTheme="minorHAnsi" w:cstheme="minorHAnsi"/>
          <w:b/>
          <w:bCs/>
          <w:sz w:val="22"/>
          <w:szCs w:val="22"/>
        </w:rPr>
        <w:t>Problem Domain</w:t>
      </w:r>
      <w:r w:rsidRPr="0083493B">
        <w:rPr>
          <w:rFonts w:asciiTheme="minorHAnsi" w:hAnsiTheme="minorHAnsi" w:cstheme="minorHAnsi"/>
          <w:sz w:val="22"/>
          <w:szCs w:val="22"/>
        </w:rPr>
        <w:t>: Consider the context—certain fields, like healthcare or fraud detection, may require balancing to better identify minority classes.</w:t>
      </w:r>
    </w:p>
    <w:p w14:paraId="494C0234" w14:textId="77777777" w:rsidR="00C8129E" w:rsidRPr="0083493B" w:rsidRDefault="00C8129E" w:rsidP="00145AC7">
      <w:pPr>
        <w:numPr>
          <w:ilvl w:val="0"/>
          <w:numId w:val="70"/>
        </w:numPr>
        <w:shd w:val="clear" w:color="auto" w:fill="F2F2F2" w:themeFill="background1" w:themeFillShade="F2"/>
        <w:ind w:left="1620"/>
        <w:rPr>
          <w:rFonts w:asciiTheme="minorHAnsi" w:hAnsiTheme="minorHAnsi" w:cstheme="minorHAnsi"/>
          <w:sz w:val="22"/>
          <w:szCs w:val="22"/>
        </w:rPr>
      </w:pPr>
      <w:r w:rsidRPr="0083493B">
        <w:rPr>
          <w:rFonts w:asciiTheme="minorHAnsi" w:hAnsiTheme="minorHAnsi" w:cstheme="minorHAnsi"/>
          <w:b/>
          <w:bCs/>
          <w:sz w:val="22"/>
          <w:szCs w:val="22"/>
        </w:rPr>
        <w:t>Class Importance</w:t>
      </w:r>
      <w:r w:rsidRPr="0083493B">
        <w:rPr>
          <w:rFonts w:asciiTheme="minorHAnsi" w:hAnsiTheme="minorHAnsi" w:cstheme="minorHAnsi"/>
          <w:sz w:val="22"/>
          <w:szCs w:val="22"/>
        </w:rPr>
        <w:t>: Assess the significance of each class—misclassifying a critical class could justify balancing.</w:t>
      </w:r>
    </w:p>
    <w:p w14:paraId="03FD60C2" w14:textId="77777777" w:rsidR="00C8129E" w:rsidRDefault="00C8129E" w:rsidP="00145AC7">
      <w:pPr>
        <w:numPr>
          <w:ilvl w:val="0"/>
          <w:numId w:val="70"/>
        </w:numPr>
        <w:shd w:val="clear" w:color="auto" w:fill="F2F2F2" w:themeFill="background1" w:themeFillShade="F2"/>
        <w:ind w:left="1620"/>
        <w:rPr>
          <w:rFonts w:asciiTheme="minorHAnsi" w:hAnsiTheme="minorHAnsi" w:cstheme="minorHAnsi"/>
          <w:sz w:val="22"/>
          <w:szCs w:val="22"/>
        </w:rPr>
      </w:pPr>
      <w:r w:rsidRPr="0083493B">
        <w:rPr>
          <w:rFonts w:asciiTheme="minorHAnsi" w:hAnsiTheme="minorHAnsi" w:cstheme="minorHAnsi"/>
          <w:b/>
          <w:bCs/>
          <w:sz w:val="22"/>
          <w:szCs w:val="22"/>
        </w:rPr>
        <w:t>Model Performance</w:t>
      </w:r>
      <w:r w:rsidRPr="0083493B">
        <w:rPr>
          <w:rFonts w:asciiTheme="minorHAnsi" w:hAnsiTheme="minorHAnsi" w:cstheme="minorHAnsi"/>
          <w:sz w:val="22"/>
          <w:szCs w:val="22"/>
        </w:rPr>
        <w:t>: Evaluate your model’s effectiveness on imbalanced data—if it struggles to detect the minority class, balancing may be necessary.</w:t>
      </w:r>
    </w:p>
    <w:p w14:paraId="2A759A1E" w14:textId="77777777" w:rsidR="00C8129E" w:rsidRPr="0083493B" w:rsidRDefault="00C8129E" w:rsidP="00C8129E">
      <w:pPr>
        <w:shd w:val="clear" w:color="auto" w:fill="F2F2F2" w:themeFill="background1" w:themeFillShade="F2"/>
        <w:ind w:left="1260"/>
        <w:rPr>
          <w:rFonts w:asciiTheme="minorHAnsi" w:hAnsiTheme="minorHAnsi" w:cstheme="minorHAnsi"/>
          <w:sz w:val="22"/>
          <w:szCs w:val="22"/>
        </w:rPr>
      </w:pPr>
    </w:p>
    <w:p w14:paraId="7CA627BE" w14:textId="77777777" w:rsidR="00C8129E" w:rsidRPr="0083493B" w:rsidRDefault="00C8129E" w:rsidP="00C8129E">
      <w:pPr>
        <w:shd w:val="clear" w:color="auto" w:fill="F2F2F2" w:themeFill="background1" w:themeFillShade="F2"/>
        <w:ind w:left="1260"/>
        <w:rPr>
          <w:rFonts w:asciiTheme="minorHAnsi" w:hAnsiTheme="minorHAnsi" w:cstheme="minorHAnsi"/>
          <w:sz w:val="22"/>
          <w:szCs w:val="22"/>
        </w:rPr>
      </w:pPr>
      <w:r w:rsidRPr="0083493B">
        <w:rPr>
          <w:rFonts w:asciiTheme="minorHAnsi" w:hAnsiTheme="minorHAnsi" w:cstheme="minorHAnsi"/>
          <w:sz w:val="22"/>
          <w:szCs w:val="22"/>
        </w:rPr>
        <w:t xml:space="preserve">Balancing strategies include oversampling, undersampling, or using techniques like SMOTE. Choose based on your specific </w:t>
      </w:r>
      <w:proofErr w:type="gramStart"/>
      <w:r w:rsidRPr="0083493B">
        <w:rPr>
          <w:rFonts w:asciiTheme="minorHAnsi" w:hAnsiTheme="minorHAnsi" w:cstheme="minorHAnsi"/>
          <w:sz w:val="22"/>
          <w:szCs w:val="22"/>
        </w:rPr>
        <w:t>dataset</w:t>
      </w:r>
      <w:proofErr w:type="gramEnd"/>
      <w:r w:rsidRPr="0083493B">
        <w:rPr>
          <w:rFonts w:asciiTheme="minorHAnsi" w:hAnsiTheme="minorHAnsi" w:cstheme="minorHAnsi"/>
          <w:sz w:val="22"/>
          <w:szCs w:val="22"/>
        </w:rPr>
        <w:t xml:space="preserve"> and analysis goals.</w:t>
      </w:r>
    </w:p>
    <w:p w14:paraId="0D4FA2BB" w14:textId="77777777" w:rsidR="00C8129E" w:rsidRDefault="00C8129E" w:rsidP="00C8129E">
      <w:pPr>
        <w:rPr>
          <w:rFonts w:asciiTheme="minorHAnsi" w:hAnsiTheme="minorHAnsi" w:cstheme="minorHAnsi"/>
          <w:sz w:val="22"/>
          <w:szCs w:val="22"/>
        </w:rPr>
      </w:pPr>
    </w:p>
    <w:p w14:paraId="1C6834E0" w14:textId="77777777" w:rsidR="00C8129E" w:rsidRDefault="00C8129E" w:rsidP="00C8129E">
      <w:pPr>
        <w:rPr>
          <w:rFonts w:asciiTheme="minorHAnsi" w:hAnsiTheme="minorHAnsi" w:cstheme="minorHAnsi"/>
          <w:sz w:val="22"/>
          <w:szCs w:val="22"/>
        </w:rPr>
      </w:pPr>
    </w:p>
    <w:p w14:paraId="64C133F0" w14:textId="77777777" w:rsidR="00C8129E" w:rsidRDefault="00C8129E" w:rsidP="00C8129E">
      <w:pPr>
        <w:rPr>
          <w:rFonts w:asciiTheme="minorHAnsi" w:hAnsiTheme="minorHAnsi" w:cstheme="minorHAnsi"/>
          <w:sz w:val="22"/>
          <w:szCs w:val="22"/>
        </w:rPr>
      </w:pPr>
      <w:r w:rsidRPr="002D1F4C">
        <w:rPr>
          <w:rFonts w:asciiTheme="minorHAnsi" w:hAnsiTheme="minorHAnsi" w:cstheme="minorHAnsi"/>
          <w:sz w:val="22"/>
          <w:szCs w:val="22"/>
        </w:rPr>
        <w:t>Here are some considerations:</w:t>
      </w:r>
    </w:p>
    <w:p w14:paraId="62F271BA" w14:textId="77777777" w:rsidR="00C8129E" w:rsidRPr="002D1F4C" w:rsidRDefault="00C8129E" w:rsidP="00C8129E">
      <w:pPr>
        <w:rPr>
          <w:rFonts w:asciiTheme="minorHAnsi" w:hAnsiTheme="minorHAnsi" w:cstheme="minorHAnsi"/>
          <w:sz w:val="22"/>
          <w:szCs w:val="22"/>
        </w:rPr>
      </w:pPr>
    </w:p>
    <w:p w14:paraId="0A01C9DC" w14:textId="77777777" w:rsidR="00C8129E" w:rsidRPr="006474DF" w:rsidRDefault="00C8129E" w:rsidP="00145AC7">
      <w:pPr>
        <w:pStyle w:val="ListParagraph"/>
        <w:numPr>
          <w:ilvl w:val="0"/>
          <w:numId w:val="56"/>
        </w:numPr>
        <w:rPr>
          <w:rFonts w:asciiTheme="minorHAnsi" w:hAnsiTheme="minorHAnsi" w:cstheme="minorHAnsi"/>
          <w:sz w:val="22"/>
          <w:szCs w:val="22"/>
        </w:rPr>
      </w:pPr>
      <w:r w:rsidRPr="006474DF">
        <w:rPr>
          <w:rFonts w:asciiTheme="minorHAnsi" w:hAnsiTheme="minorHAnsi" w:cstheme="minorHAnsi"/>
          <w:b/>
          <w:sz w:val="22"/>
          <w:szCs w:val="22"/>
        </w:rPr>
        <w:t>Severity of class imbalance:</w:t>
      </w:r>
      <w:r w:rsidRPr="006474DF">
        <w:rPr>
          <w:rFonts w:asciiTheme="minorHAnsi" w:hAnsiTheme="minorHAnsi" w:cstheme="minorHAnsi"/>
          <w:sz w:val="22"/>
          <w:szCs w:val="22"/>
        </w:rPr>
        <w:t xml:space="preserve"> Assess the extent of class imbalance. If the class distribution is heavily skewed, such as 90/10 or 95/5, it indicates a significant imbalance that may require balancing.</w:t>
      </w:r>
    </w:p>
    <w:p w14:paraId="01A9B5DF" w14:textId="77777777" w:rsidR="00C8129E" w:rsidRPr="002D1F4C" w:rsidRDefault="00C8129E" w:rsidP="00C8129E">
      <w:pPr>
        <w:rPr>
          <w:rFonts w:asciiTheme="minorHAnsi" w:hAnsiTheme="minorHAnsi" w:cstheme="minorHAnsi"/>
          <w:sz w:val="22"/>
          <w:szCs w:val="22"/>
        </w:rPr>
      </w:pPr>
    </w:p>
    <w:p w14:paraId="66B2E149" w14:textId="77777777" w:rsidR="00C8129E" w:rsidRPr="006474DF" w:rsidRDefault="00C8129E" w:rsidP="00145AC7">
      <w:pPr>
        <w:pStyle w:val="ListParagraph"/>
        <w:numPr>
          <w:ilvl w:val="0"/>
          <w:numId w:val="56"/>
        </w:numPr>
        <w:rPr>
          <w:rFonts w:asciiTheme="minorHAnsi" w:hAnsiTheme="minorHAnsi" w:cstheme="minorHAnsi"/>
          <w:sz w:val="22"/>
          <w:szCs w:val="22"/>
        </w:rPr>
      </w:pPr>
      <w:r w:rsidRPr="006474DF">
        <w:rPr>
          <w:rFonts w:asciiTheme="minorHAnsi" w:hAnsiTheme="minorHAnsi" w:cstheme="minorHAnsi"/>
          <w:b/>
          <w:sz w:val="22"/>
          <w:szCs w:val="22"/>
        </w:rPr>
        <w:t>Importance of minority class:</w:t>
      </w:r>
      <w:r w:rsidRPr="006474DF">
        <w:rPr>
          <w:rFonts w:asciiTheme="minorHAnsi" w:hAnsiTheme="minorHAnsi" w:cstheme="minorHAnsi"/>
          <w:sz w:val="22"/>
          <w:szCs w:val="22"/>
        </w:rPr>
        <w:t xml:space="preserve"> Evaluate the significance of </w:t>
      </w:r>
      <w:r>
        <w:rPr>
          <w:rFonts w:asciiTheme="minorHAnsi" w:hAnsiTheme="minorHAnsi" w:cstheme="minorHAnsi"/>
          <w:sz w:val="22"/>
          <w:szCs w:val="22"/>
        </w:rPr>
        <w:t>correctly predicting the minority class</w:t>
      </w:r>
      <w:r w:rsidRPr="006474DF">
        <w:rPr>
          <w:rFonts w:asciiTheme="minorHAnsi" w:hAnsiTheme="minorHAnsi" w:cstheme="minorHAnsi"/>
          <w:sz w:val="22"/>
          <w:szCs w:val="22"/>
        </w:rPr>
        <w:t xml:space="preserve">. If misclassifying the minority class has serious consequences or the minority class represents critical instances, balancing the </w:t>
      </w:r>
      <w:r>
        <w:rPr>
          <w:rFonts w:asciiTheme="minorHAnsi" w:hAnsiTheme="minorHAnsi" w:cstheme="minorHAnsi"/>
          <w:sz w:val="22"/>
          <w:szCs w:val="22"/>
        </w:rPr>
        <w:t>data set</w:t>
      </w:r>
      <w:r w:rsidRPr="006474DF">
        <w:rPr>
          <w:rFonts w:asciiTheme="minorHAnsi" w:hAnsiTheme="minorHAnsi" w:cstheme="minorHAnsi"/>
          <w:sz w:val="22"/>
          <w:szCs w:val="22"/>
        </w:rPr>
        <w:t xml:space="preserve"> becomes more crucial.</w:t>
      </w:r>
    </w:p>
    <w:p w14:paraId="77798CFA" w14:textId="77777777" w:rsidR="00C8129E" w:rsidRPr="002D1F4C" w:rsidRDefault="00C8129E" w:rsidP="00C8129E">
      <w:pPr>
        <w:rPr>
          <w:rFonts w:asciiTheme="minorHAnsi" w:hAnsiTheme="minorHAnsi" w:cstheme="minorHAnsi"/>
          <w:sz w:val="22"/>
          <w:szCs w:val="22"/>
        </w:rPr>
      </w:pPr>
    </w:p>
    <w:p w14:paraId="0D2247DD" w14:textId="77777777" w:rsidR="00C8129E" w:rsidRPr="006474DF" w:rsidRDefault="00C8129E" w:rsidP="00145AC7">
      <w:pPr>
        <w:pStyle w:val="ListParagraph"/>
        <w:numPr>
          <w:ilvl w:val="0"/>
          <w:numId w:val="56"/>
        </w:numPr>
        <w:rPr>
          <w:rFonts w:asciiTheme="minorHAnsi" w:hAnsiTheme="minorHAnsi" w:cstheme="minorHAnsi"/>
          <w:sz w:val="22"/>
          <w:szCs w:val="22"/>
        </w:rPr>
      </w:pPr>
      <w:r w:rsidRPr="006474DF">
        <w:rPr>
          <w:rFonts w:asciiTheme="minorHAnsi" w:hAnsiTheme="minorHAnsi" w:cstheme="minorHAnsi"/>
          <w:b/>
          <w:sz w:val="22"/>
          <w:szCs w:val="22"/>
        </w:rPr>
        <w:lastRenderedPageBreak/>
        <w:t>Performance on imbalanced data:</w:t>
      </w:r>
      <w:r w:rsidRPr="006474DF">
        <w:rPr>
          <w:rFonts w:asciiTheme="minorHAnsi" w:hAnsiTheme="minorHAnsi" w:cstheme="minorHAnsi"/>
          <w:sz w:val="22"/>
          <w:szCs w:val="22"/>
        </w:rPr>
        <w:t xml:space="preserve"> Examine the model's performance on the imbalanced </w:t>
      </w:r>
      <w:r>
        <w:rPr>
          <w:rFonts w:asciiTheme="minorHAnsi" w:hAnsiTheme="minorHAnsi" w:cstheme="minorHAnsi"/>
          <w:sz w:val="22"/>
          <w:szCs w:val="22"/>
        </w:rPr>
        <w:t>data set</w:t>
      </w:r>
      <w:r w:rsidRPr="006474DF">
        <w:rPr>
          <w:rFonts w:asciiTheme="minorHAnsi" w:hAnsiTheme="minorHAnsi" w:cstheme="minorHAnsi"/>
          <w:sz w:val="22"/>
          <w:szCs w:val="22"/>
        </w:rPr>
        <w:t>. If the model struggles to accurately predict the minority class or shows significantly lower recall or precision for the minority class, it suggests the need for balancing.</w:t>
      </w:r>
    </w:p>
    <w:p w14:paraId="772B9245" w14:textId="77777777" w:rsidR="00C8129E" w:rsidRPr="002D1F4C" w:rsidRDefault="00C8129E" w:rsidP="00C8129E">
      <w:pPr>
        <w:rPr>
          <w:rFonts w:asciiTheme="minorHAnsi" w:hAnsiTheme="minorHAnsi" w:cstheme="minorHAnsi"/>
          <w:sz w:val="22"/>
          <w:szCs w:val="22"/>
        </w:rPr>
      </w:pPr>
    </w:p>
    <w:p w14:paraId="5D97489E" w14:textId="77777777" w:rsidR="00C8129E" w:rsidRPr="006474DF" w:rsidRDefault="00C8129E" w:rsidP="00145AC7">
      <w:pPr>
        <w:pStyle w:val="ListParagraph"/>
        <w:numPr>
          <w:ilvl w:val="0"/>
          <w:numId w:val="56"/>
        </w:numPr>
        <w:rPr>
          <w:rFonts w:asciiTheme="minorHAnsi" w:hAnsiTheme="minorHAnsi" w:cstheme="minorHAnsi"/>
          <w:sz w:val="22"/>
          <w:szCs w:val="22"/>
        </w:rPr>
      </w:pPr>
      <w:r w:rsidRPr="006474DF">
        <w:rPr>
          <w:rFonts w:asciiTheme="minorHAnsi" w:hAnsiTheme="minorHAnsi" w:cstheme="minorHAnsi"/>
          <w:b/>
          <w:sz w:val="22"/>
          <w:szCs w:val="22"/>
        </w:rPr>
        <w:t>Business requirements and domain knowledge:</w:t>
      </w:r>
      <w:r w:rsidRPr="006474DF">
        <w:rPr>
          <w:rFonts w:asciiTheme="minorHAnsi" w:hAnsiTheme="minorHAnsi" w:cstheme="minorHAnsi"/>
          <w:sz w:val="22"/>
          <w:szCs w:val="22"/>
        </w:rPr>
        <w:t xml:space="preserve"> Consider the specific requirements and domain knowledge of your problem. </w:t>
      </w:r>
      <w:r>
        <w:rPr>
          <w:rFonts w:asciiTheme="minorHAnsi" w:hAnsiTheme="minorHAnsi" w:cstheme="minorHAnsi"/>
          <w:sz w:val="22"/>
          <w:szCs w:val="22"/>
        </w:rPr>
        <w:t>Balancing the data set may be necessary if there are legal, ethical, or practical reasons to ensure fair representation of all classes</w:t>
      </w:r>
      <w:r w:rsidRPr="006474DF">
        <w:rPr>
          <w:rFonts w:asciiTheme="minorHAnsi" w:hAnsiTheme="minorHAnsi" w:cstheme="minorHAnsi"/>
          <w:sz w:val="22"/>
          <w:szCs w:val="22"/>
        </w:rPr>
        <w:t>.</w:t>
      </w:r>
    </w:p>
    <w:p w14:paraId="0FC9B071" w14:textId="77777777" w:rsidR="00C8129E" w:rsidRPr="002D1F4C" w:rsidRDefault="00C8129E" w:rsidP="00C8129E">
      <w:pPr>
        <w:rPr>
          <w:rFonts w:asciiTheme="minorHAnsi" w:hAnsiTheme="minorHAnsi" w:cstheme="minorHAnsi"/>
          <w:sz w:val="22"/>
          <w:szCs w:val="22"/>
        </w:rPr>
      </w:pPr>
    </w:p>
    <w:p w14:paraId="478286C3" w14:textId="77777777" w:rsidR="00C8129E" w:rsidRPr="002D1F4C" w:rsidRDefault="00C8129E" w:rsidP="00C8129E">
      <w:pPr>
        <w:rPr>
          <w:rFonts w:asciiTheme="minorHAnsi" w:hAnsiTheme="minorHAnsi" w:cstheme="minorHAnsi"/>
          <w:sz w:val="22"/>
          <w:szCs w:val="22"/>
        </w:rPr>
      </w:pPr>
      <w:r>
        <w:rPr>
          <w:rFonts w:asciiTheme="minorHAnsi" w:hAnsiTheme="minorHAnsi" w:cstheme="minorHAnsi"/>
          <w:sz w:val="22"/>
          <w:szCs w:val="22"/>
        </w:rPr>
        <w:t>T</w:t>
      </w:r>
      <w:r w:rsidRPr="002D1F4C">
        <w:rPr>
          <w:rFonts w:asciiTheme="minorHAnsi" w:hAnsiTheme="minorHAnsi" w:cstheme="minorHAnsi"/>
          <w:sz w:val="22"/>
          <w:szCs w:val="22"/>
        </w:rPr>
        <w:t xml:space="preserve">he decision to balance the </w:t>
      </w:r>
      <w:r>
        <w:rPr>
          <w:rFonts w:asciiTheme="minorHAnsi" w:hAnsiTheme="minorHAnsi" w:cstheme="minorHAnsi"/>
          <w:sz w:val="22"/>
          <w:szCs w:val="22"/>
        </w:rPr>
        <w:t>data set</w:t>
      </w:r>
      <w:r w:rsidRPr="002D1F4C">
        <w:rPr>
          <w:rFonts w:asciiTheme="minorHAnsi" w:hAnsiTheme="minorHAnsi" w:cstheme="minorHAnsi"/>
          <w:sz w:val="22"/>
          <w:szCs w:val="22"/>
        </w:rPr>
        <w:t xml:space="preserve"> should be based on </w:t>
      </w:r>
      <w:r>
        <w:rPr>
          <w:rFonts w:asciiTheme="minorHAnsi" w:hAnsiTheme="minorHAnsi" w:cstheme="minorHAnsi"/>
          <w:sz w:val="22"/>
          <w:szCs w:val="22"/>
        </w:rPr>
        <w:t>carefully assessing</w:t>
      </w:r>
      <w:r w:rsidRPr="002D1F4C">
        <w:rPr>
          <w:rFonts w:asciiTheme="minorHAnsi" w:hAnsiTheme="minorHAnsi" w:cstheme="minorHAnsi"/>
          <w:sz w:val="22"/>
          <w:szCs w:val="22"/>
        </w:rPr>
        <w:t xml:space="preserve"> the class distribution, the importance of accurate predictions for each class, and the model's performance on the imbalanced data. It's important to strike a balance between addressing class imbalance and avoiding overcorrection that might introduce biases or distort the underlying data characteristics.</w:t>
      </w:r>
    </w:p>
    <w:p w14:paraId="7578CB04" w14:textId="77777777" w:rsidR="00C8129E" w:rsidRDefault="00C8129E" w:rsidP="00C8129E">
      <w:pPr>
        <w:pStyle w:val="ABodyCopy"/>
        <w:ind w:left="0"/>
        <w:rPr>
          <w:rFonts w:asciiTheme="minorHAnsi" w:hAnsiTheme="minorHAnsi"/>
          <w:noProof/>
          <w:sz w:val="22"/>
          <w:szCs w:val="22"/>
        </w:rPr>
      </w:pPr>
    </w:p>
    <w:p w14:paraId="36115309" w14:textId="77777777" w:rsidR="00C8129E" w:rsidRDefault="00C8129E" w:rsidP="00C8129E">
      <w:pPr>
        <w:pStyle w:val="Heading3"/>
        <w:ind w:left="0"/>
        <w:rPr>
          <w:noProof/>
        </w:rPr>
      </w:pPr>
      <w:bookmarkStart w:id="62" w:name="_Toc174889572"/>
      <w:r>
        <w:rPr>
          <w:noProof/>
        </w:rPr>
        <w:t>Modeling Scenarios</w:t>
      </w:r>
      <w:bookmarkEnd w:id="62"/>
    </w:p>
    <w:p w14:paraId="51AB6067" w14:textId="77777777" w:rsidR="00C8129E" w:rsidRPr="001217AB" w:rsidRDefault="00C8129E" w:rsidP="00C8129E">
      <w:pPr>
        <w:rPr>
          <w:rFonts w:asciiTheme="minorHAnsi" w:hAnsiTheme="minorHAnsi" w:cstheme="minorHAnsi"/>
          <w:sz w:val="22"/>
          <w:szCs w:val="22"/>
        </w:rPr>
      </w:pPr>
      <w:r>
        <w:rPr>
          <w:rFonts w:asciiTheme="minorHAnsi" w:hAnsiTheme="minorHAnsi" w:cstheme="minorHAnsi"/>
          <w:sz w:val="22"/>
          <w:szCs w:val="22"/>
        </w:rPr>
        <w:t>Data set</w:t>
      </w:r>
      <w:r w:rsidRPr="001217AB">
        <w:rPr>
          <w:rFonts w:asciiTheme="minorHAnsi" w:hAnsiTheme="minorHAnsi" w:cstheme="minorHAnsi"/>
          <w:sz w:val="22"/>
          <w:szCs w:val="22"/>
        </w:rPr>
        <w:t xml:space="preserve"> balancing is not limited to classification models alone. While class imbalance is often a concern in classification tasks, </w:t>
      </w:r>
      <w:r>
        <w:rPr>
          <w:rFonts w:asciiTheme="minorHAnsi" w:hAnsiTheme="minorHAnsi" w:cstheme="minorHAnsi"/>
          <w:sz w:val="22"/>
          <w:szCs w:val="22"/>
        </w:rPr>
        <w:t xml:space="preserve">balancing data can also be relevant in other </w:t>
      </w:r>
      <w:r w:rsidRPr="001217AB">
        <w:rPr>
          <w:rFonts w:asciiTheme="minorHAnsi" w:hAnsiTheme="minorHAnsi" w:cstheme="minorHAnsi"/>
          <w:sz w:val="22"/>
          <w:szCs w:val="22"/>
        </w:rPr>
        <w:t>modeling scenarios. Here are a few examples:</w:t>
      </w:r>
    </w:p>
    <w:p w14:paraId="369E2AFB" w14:textId="77777777" w:rsidR="00C8129E" w:rsidRPr="001217AB" w:rsidRDefault="00C8129E" w:rsidP="00C8129E">
      <w:pPr>
        <w:rPr>
          <w:rFonts w:asciiTheme="minorHAnsi" w:hAnsiTheme="minorHAnsi" w:cstheme="minorHAnsi"/>
          <w:sz w:val="22"/>
          <w:szCs w:val="22"/>
        </w:rPr>
      </w:pPr>
    </w:p>
    <w:p w14:paraId="6CE3B7AC" w14:textId="77777777" w:rsidR="00C8129E" w:rsidRPr="001217AB" w:rsidRDefault="00C8129E" w:rsidP="00145AC7">
      <w:pPr>
        <w:pStyle w:val="ListParagraph"/>
        <w:numPr>
          <w:ilvl w:val="0"/>
          <w:numId w:val="57"/>
        </w:numPr>
        <w:rPr>
          <w:rFonts w:asciiTheme="minorHAnsi" w:hAnsiTheme="minorHAnsi" w:cstheme="minorHAnsi"/>
          <w:sz w:val="22"/>
          <w:szCs w:val="22"/>
        </w:rPr>
      </w:pPr>
      <w:r w:rsidRPr="001217AB">
        <w:rPr>
          <w:rFonts w:asciiTheme="minorHAnsi" w:hAnsiTheme="minorHAnsi" w:cstheme="minorHAnsi"/>
          <w:b/>
          <w:sz w:val="22"/>
          <w:szCs w:val="22"/>
        </w:rPr>
        <w:t>Classification models:</w:t>
      </w:r>
      <w:r w:rsidRPr="001217AB">
        <w:rPr>
          <w:rFonts w:asciiTheme="minorHAnsi" w:hAnsiTheme="minorHAnsi" w:cstheme="minorHAnsi"/>
          <w:sz w:val="22"/>
          <w:szCs w:val="22"/>
        </w:rPr>
        <w:t xml:space="preserve"> Class imbalance is a common challenge in binary or multi-class classification problems, where one or more classes have significantly fewer instances than others. Balancing the </w:t>
      </w:r>
      <w:r>
        <w:rPr>
          <w:rFonts w:asciiTheme="minorHAnsi" w:hAnsiTheme="minorHAnsi" w:cstheme="minorHAnsi"/>
          <w:sz w:val="22"/>
          <w:szCs w:val="22"/>
        </w:rPr>
        <w:t>data set</w:t>
      </w:r>
      <w:r w:rsidRPr="001217AB">
        <w:rPr>
          <w:rFonts w:asciiTheme="minorHAnsi" w:hAnsiTheme="minorHAnsi" w:cstheme="minorHAnsi"/>
          <w:sz w:val="22"/>
          <w:szCs w:val="22"/>
        </w:rPr>
        <w:t xml:space="preserve"> by equalizing the representation of classes can help improve the model's performance and mitigate bias towards the majority class.</w:t>
      </w:r>
    </w:p>
    <w:p w14:paraId="770A2F2D" w14:textId="77777777" w:rsidR="00C8129E" w:rsidRPr="001217AB" w:rsidRDefault="00C8129E" w:rsidP="00C8129E">
      <w:pPr>
        <w:rPr>
          <w:rFonts w:asciiTheme="minorHAnsi" w:hAnsiTheme="minorHAnsi" w:cstheme="minorHAnsi"/>
          <w:sz w:val="22"/>
          <w:szCs w:val="22"/>
        </w:rPr>
      </w:pPr>
    </w:p>
    <w:p w14:paraId="5CC0CE8D" w14:textId="77777777" w:rsidR="00C8129E" w:rsidRPr="001217AB" w:rsidRDefault="00C8129E" w:rsidP="00145AC7">
      <w:pPr>
        <w:pStyle w:val="ListParagraph"/>
        <w:numPr>
          <w:ilvl w:val="0"/>
          <w:numId w:val="57"/>
        </w:numPr>
        <w:rPr>
          <w:rFonts w:asciiTheme="minorHAnsi" w:hAnsiTheme="minorHAnsi" w:cstheme="minorHAnsi"/>
          <w:sz w:val="22"/>
          <w:szCs w:val="22"/>
        </w:rPr>
      </w:pPr>
      <w:r w:rsidRPr="001217AB">
        <w:rPr>
          <w:rFonts w:asciiTheme="minorHAnsi" w:hAnsiTheme="minorHAnsi" w:cstheme="minorHAnsi"/>
          <w:b/>
          <w:sz w:val="22"/>
          <w:szCs w:val="22"/>
        </w:rPr>
        <w:t>Anomaly detection:</w:t>
      </w:r>
      <w:r w:rsidRPr="001217AB">
        <w:rPr>
          <w:rFonts w:asciiTheme="minorHAnsi" w:hAnsiTheme="minorHAnsi" w:cstheme="minorHAnsi"/>
          <w:sz w:val="22"/>
          <w:szCs w:val="22"/>
        </w:rPr>
        <w:t xml:space="preserve"> In anomaly detection tasks, where the objective is to identify rare or abnormal instances, imbalanced data can arise when anomalies are scarce compared to normal instances. Balancing the </w:t>
      </w:r>
      <w:r>
        <w:rPr>
          <w:rFonts w:asciiTheme="minorHAnsi" w:hAnsiTheme="minorHAnsi" w:cstheme="minorHAnsi"/>
          <w:sz w:val="22"/>
          <w:szCs w:val="22"/>
        </w:rPr>
        <w:t>data set</w:t>
      </w:r>
      <w:r w:rsidRPr="001217AB">
        <w:rPr>
          <w:rFonts w:asciiTheme="minorHAnsi" w:hAnsiTheme="minorHAnsi" w:cstheme="minorHAnsi"/>
          <w:sz w:val="22"/>
          <w:szCs w:val="22"/>
        </w:rPr>
        <w:t xml:space="preserve"> by ensuring a more equitable representation of anomalies can assist in accurately identifying and capturing these rare instances.</w:t>
      </w:r>
    </w:p>
    <w:p w14:paraId="6BC0E524" w14:textId="77777777" w:rsidR="00C8129E" w:rsidRPr="001217AB" w:rsidRDefault="00C8129E" w:rsidP="00C8129E">
      <w:pPr>
        <w:rPr>
          <w:rFonts w:asciiTheme="minorHAnsi" w:hAnsiTheme="minorHAnsi" w:cstheme="minorHAnsi"/>
          <w:sz w:val="22"/>
          <w:szCs w:val="22"/>
        </w:rPr>
      </w:pPr>
    </w:p>
    <w:p w14:paraId="622381D3" w14:textId="77777777" w:rsidR="00C8129E" w:rsidRPr="001217AB" w:rsidRDefault="00C8129E" w:rsidP="00145AC7">
      <w:pPr>
        <w:pStyle w:val="ListParagraph"/>
        <w:numPr>
          <w:ilvl w:val="0"/>
          <w:numId w:val="57"/>
        </w:numPr>
        <w:rPr>
          <w:rFonts w:asciiTheme="minorHAnsi" w:hAnsiTheme="minorHAnsi" w:cstheme="minorHAnsi"/>
          <w:sz w:val="22"/>
          <w:szCs w:val="22"/>
        </w:rPr>
      </w:pPr>
      <w:r w:rsidRPr="001217AB">
        <w:rPr>
          <w:rFonts w:asciiTheme="minorHAnsi" w:hAnsiTheme="minorHAnsi" w:cstheme="minorHAnsi"/>
          <w:b/>
          <w:sz w:val="22"/>
          <w:szCs w:val="22"/>
        </w:rPr>
        <w:t>Regression models:</w:t>
      </w:r>
      <w:r w:rsidRPr="001217AB">
        <w:rPr>
          <w:rFonts w:asciiTheme="minorHAnsi" w:hAnsiTheme="minorHAnsi" w:cstheme="minorHAnsi"/>
          <w:sz w:val="22"/>
          <w:szCs w:val="22"/>
        </w:rPr>
        <w:t xml:space="preserve"> While class imbalance is not typically a concern in regression problems, there may be cases where the target variable exhibits extreme skewness or has outliers that disproportionately impact the model's performance. In such </w:t>
      </w:r>
      <w:r w:rsidRPr="001217AB">
        <w:rPr>
          <w:rFonts w:asciiTheme="minorHAnsi" w:hAnsiTheme="minorHAnsi" w:cstheme="minorHAnsi"/>
          <w:sz w:val="22"/>
          <w:szCs w:val="22"/>
        </w:rPr>
        <w:lastRenderedPageBreak/>
        <w:t>situations, applying techniques to address the imbalance or skewness in the target variable can be beneficial.</w:t>
      </w:r>
    </w:p>
    <w:p w14:paraId="07385D4A" w14:textId="77777777" w:rsidR="00C8129E" w:rsidRPr="001217AB" w:rsidRDefault="00C8129E" w:rsidP="00C8129E">
      <w:pPr>
        <w:rPr>
          <w:rFonts w:asciiTheme="minorHAnsi" w:hAnsiTheme="minorHAnsi" w:cstheme="minorHAnsi"/>
          <w:sz w:val="22"/>
          <w:szCs w:val="22"/>
        </w:rPr>
      </w:pPr>
    </w:p>
    <w:p w14:paraId="185F8700" w14:textId="77777777" w:rsidR="00C8129E" w:rsidRPr="001217AB" w:rsidRDefault="00C8129E" w:rsidP="00145AC7">
      <w:pPr>
        <w:pStyle w:val="ListParagraph"/>
        <w:numPr>
          <w:ilvl w:val="0"/>
          <w:numId w:val="57"/>
        </w:numPr>
        <w:rPr>
          <w:rFonts w:asciiTheme="minorHAnsi" w:hAnsiTheme="minorHAnsi" w:cstheme="minorHAnsi"/>
          <w:sz w:val="22"/>
          <w:szCs w:val="22"/>
        </w:rPr>
      </w:pPr>
      <w:r w:rsidRPr="001217AB">
        <w:rPr>
          <w:rFonts w:asciiTheme="minorHAnsi" w:hAnsiTheme="minorHAnsi" w:cstheme="minorHAnsi"/>
          <w:b/>
          <w:sz w:val="22"/>
          <w:szCs w:val="22"/>
        </w:rPr>
        <w:t>Recommender systems:</w:t>
      </w:r>
      <w:r w:rsidRPr="001217AB">
        <w:rPr>
          <w:rFonts w:asciiTheme="minorHAnsi" w:hAnsiTheme="minorHAnsi" w:cstheme="minorHAnsi"/>
          <w:sz w:val="22"/>
          <w:szCs w:val="22"/>
        </w:rPr>
        <w:t xml:space="preserve"> In recommendation systems, the user-item interaction data can exhibit significant skewness, where some items receive </w:t>
      </w:r>
      <w:r>
        <w:rPr>
          <w:rFonts w:asciiTheme="minorHAnsi" w:hAnsiTheme="minorHAnsi" w:cstheme="minorHAnsi"/>
          <w:sz w:val="22"/>
          <w:szCs w:val="22"/>
        </w:rPr>
        <w:t>many</w:t>
      </w:r>
      <w:r w:rsidRPr="001217AB">
        <w:rPr>
          <w:rFonts w:asciiTheme="minorHAnsi" w:hAnsiTheme="minorHAnsi" w:cstheme="minorHAnsi"/>
          <w:sz w:val="22"/>
          <w:szCs w:val="22"/>
        </w:rPr>
        <w:t xml:space="preserve"> ratings while others have very few. Balancing the data by adjusting the weight or relevance of items based on their popularity or other factors can help provide fair and diverse recommendations.</w:t>
      </w:r>
    </w:p>
    <w:p w14:paraId="23CAB76F" w14:textId="77777777" w:rsidR="00C8129E" w:rsidRPr="001217AB" w:rsidRDefault="00C8129E" w:rsidP="00C8129E">
      <w:pPr>
        <w:rPr>
          <w:rFonts w:asciiTheme="minorHAnsi" w:hAnsiTheme="minorHAnsi" w:cstheme="minorHAnsi"/>
          <w:sz w:val="22"/>
          <w:szCs w:val="22"/>
        </w:rPr>
      </w:pPr>
    </w:p>
    <w:p w14:paraId="32EBEC26" w14:textId="77777777" w:rsidR="00C8129E" w:rsidRDefault="00C8129E" w:rsidP="00C8129E">
      <w:pPr>
        <w:rPr>
          <w:rFonts w:asciiTheme="minorHAnsi" w:hAnsiTheme="minorHAnsi" w:cstheme="minorHAnsi"/>
          <w:sz w:val="22"/>
          <w:szCs w:val="22"/>
        </w:rPr>
      </w:pPr>
      <w:r>
        <w:rPr>
          <w:rFonts w:asciiTheme="minorHAnsi" w:hAnsiTheme="minorHAnsi" w:cstheme="minorHAnsi"/>
          <w:sz w:val="22"/>
          <w:szCs w:val="22"/>
        </w:rPr>
        <w:t>W</w:t>
      </w:r>
      <w:r w:rsidRPr="001217AB">
        <w:rPr>
          <w:rFonts w:asciiTheme="minorHAnsi" w:hAnsiTheme="minorHAnsi" w:cstheme="minorHAnsi"/>
          <w:sz w:val="22"/>
          <w:szCs w:val="22"/>
        </w:rPr>
        <w:t xml:space="preserve">hile class imbalance is commonly associated with classification models, </w:t>
      </w:r>
      <w:r>
        <w:rPr>
          <w:rFonts w:asciiTheme="minorHAnsi" w:hAnsiTheme="minorHAnsi" w:cstheme="minorHAnsi"/>
          <w:sz w:val="22"/>
          <w:szCs w:val="22"/>
        </w:rPr>
        <w:t>data set</w:t>
      </w:r>
      <w:r w:rsidRPr="001217AB">
        <w:rPr>
          <w:rFonts w:asciiTheme="minorHAnsi" w:hAnsiTheme="minorHAnsi" w:cstheme="minorHAnsi"/>
          <w:sz w:val="22"/>
          <w:szCs w:val="22"/>
        </w:rPr>
        <w:t xml:space="preserve"> balancing can be relevant in various modeling scenarios to address data skewness, improve model performance, and ensure fairness and accuracy in predictions.</w:t>
      </w:r>
    </w:p>
    <w:p w14:paraId="1FCF4AF1" w14:textId="77777777" w:rsidR="00C8129E" w:rsidRDefault="00C8129E" w:rsidP="00C8129E">
      <w:pPr>
        <w:rPr>
          <w:rFonts w:asciiTheme="minorHAnsi" w:hAnsiTheme="minorHAnsi" w:cstheme="minorHAnsi"/>
          <w:sz w:val="22"/>
          <w:szCs w:val="22"/>
        </w:rPr>
      </w:pPr>
    </w:p>
    <w:p w14:paraId="6E7AD0EC" w14:textId="77777777" w:rsidR="00C8129E" w:rsidRDefault="00C8129E" w:rsidP="00C8129E">
      <w:pPr>
        <w:pStyle w:val="Heading3"/>
        <w:ind w:left="0"/>
      </w:pPr>
      <w:bookmarkStart w:id="63" w:name="_Toc174889573"/>
      <w:r>
        <w:t>Machine Learning Algorithms Sensitivity</w:t>
      </w:r>
      <w:bookmarkEnd w:id="63"/>
    </w:p>
    <w:p w14:paraId="78ADD19C" w14:textId="77777777" w:rsidR="00C8129E" w:rsidRDefault="00C8129E" w:rsidP="00C8129E">
      <w:pPr>
        <w:rPr>
          <w:rFonts w:asciiTheme="minorHAnsi" w:hAnsiTheme="minorHAnsi" w:cstheme="minorHAnsi"/>
          <w:sz w:val="22"/>
          <w:szCs w:val="22"/>
        </w:rPr>
      </w:pPr>
    </w:p>
    <w:p w14:paraId="3F4F52D2" w14:textId="77777777" w:rsidR="00C8129E" w:rsidRPr="001217AB" w:rsidRDefault="00C8129E" w:rsidP="00C8129E">
      <w:pPr>
        <w:rPr>
          <w:rFonts w:asciiTheme="minorHAnsi" w:hAnsiTheme="minorHAnsi" w:cstheme="minorHAnsi"/>
          <w:sz w:val="22"/>
          <w:szCs w:val="22"/>
        </w:rPr>
      </w:pPr>
      <w:r w:rsidRPr="001217AB">
        <w:rPr>
          <w:rFonts w:asciiTheme="minorHAnsi" w:hAnsiTheme="minorHAnsi" w:cstheme="minorHAnsi"/>
          <w:sz w:val="22"/>
          <w:szCs w:val="22"/>
        </w:rPr>
        <w:t>Certain machine learning algorithms can be sensitive to imbalanced data. Class imbalance can particularly impact models that rely on accurate estimation of class probabilities or decision boundaries. Here are a few examples:</w:t>
      </w:r>
    </w:p>
    <w:p w14:paraId="61291396" w14:textId="77777777" w:rsidR="00C8129E" w:rsidRPr="001217AB" w:rsidRDefault="00C8129E" w:rsidP="00C8129E">
      <w:pPr>
        <w:rPr>
          <w:rFonts w:asciiTheme="minorHAnsi" w:hAnsiTheme="minorHAnsi" w:cstheme="minorHAnsi"/>
          <w:sz w:val="22"/>
          <w:szCs w:val="22"/>
        </w:rPr>
      </w:pPr>
    </w:p>
    <w:p w14:paraId="7FE13E66" w14:textId="77777777" w:rsidR="00C8129E" w:rsidRPr="001217AB" w:rsidRDefault="00C8129E" w:rsidP="00145AC7">
      <w:pPr>
        <w:pStyle w:val="ListParagraph"/>
        <w:numPr>
          <w:ilvl w:val="0"/>
          <w:numId w:val="58"/>
        </w:numPr>
        <w:rPr>
          <w:rFonts w:asciiTheme="minorHAnsi" w:hAnsiTheme="minorHAnsi" w:cstheme="minorHAnsi"/>
          <w:sz w:val="22"/>
          <w:szCs w:val="22"/>
        </w:rPr>
      </w:pPr>
      <w:r w:rsidRPr="001217AB">
        <w:rPr>
          <w:rFonts w:asciiTheme="minorHAnsi" w:hAnsiTheme="minorHAnsi" w:cstheme="minorHAnsi"/>
          <w:b/>
          <w:sz w:val="22"/>
          <w:szCs w:val="22"/>
        </w:rPr>
        <w:t>Logistic Regression:</w:t>
      </w:r>
      <w:r w:rsidRPr="001217AB">
        <w:rPr>
          <w:rFonts w:asciiTheme="minorHAnsi" w:hAnsiTheme="minorHAnsi" w:cstheme="minorHAnsi"/>
          <w:sz w:val="22"/>
          <w:szCs w:val="22"/>
        </w:rPr>
        <w:t xml:space="preserve"> Logistic regression is often sensitive to class imbalance, especially when the minority class is underrepresented. Since logistic regression estimates class probabilities, imbalanced data can lead to biased predictions and a tendency to favor the majority class. Balancing the data can help mitigate this issue and improve the model's performance.</w:t>
      </w:r>
    </w:p>
    <w:p w14:paraId="7F23D83F" w14:textId="77777777" w:rsidR="00C8129E" w:rsidRPr="001217AB" w:rsidRDefault="00C8129E" w:rsidP="00C8129E">
      <w:pPr>
        <w:rPr>
          <w:rFonts w:asciiTheme="minorHAnsi" w:hAnsiTheme="minorHAnsi" w:cstheme="minorHAnsi"/>
          <w:sz w:val="22"/>
          <w:szCs w:val="22"/>
        </w:rPr>
      </w:pPr>
    </w:p>
    <w:p w14:paraId="1D2BD935" w14:textId="77777777" w:rsidR="00C8129E" w:rsidRPr="001217AB" w:rsidRDefault="00C8129E" w:rsidP="00145AC7">
      <w:pPr>
        <w:pStyle w:val="ListParagraph"/>
        <w:numPr>
          <w:ilvl w:val="0"/>
          <w:numId w:val="58"/>
        </w:numPr>
        <w:rPr>
          <w:rFonts w:asciiTheme="minorHAnsi" w:hAnsiTheme="minorHAnsi" w:cstheme="minorHAnsi"/>
          <w:sz w:val="22"/>
          <w:szCs w:val="22"/>
        </w:rPr>
      </w:pPr>
      <w:r w:rsidRPr="001217AB">
        <w:rPr>
          <w:rFonts w:asciiTheme="minorHAnsi" w:hAnsiTheme="minorHAnsi" w:cstheme="minorHAnsi"/>
          <w:b/>
          <w:sz w:val="22"/>
          <w:szCs w:val="22"/>
        </w:rPr>
        <w:t>Support Vector Machines (SVM):</w:t>
      </w:r>
      <w:r w:rsidRPr="001217AB">
        <w:rPr>
          <w:rFonts w:asciiTheme="minorHAnsi" w:hAnsiTheme="minorHAnsi" w:cstheme="minorHAnsi"/>
          <w:sz w:val="22"/>
          <w:szCs w:val="22"/>
        </w:rPr>
        <w:t xml:space="preserve"> SVMs can be affected by class imbalance, as they aim to find an optimal decision boundary. When one class is dominant, the SVM may prioritize the majority class, leading to suboptimal performance for the minority class. Balancing the data can help the SVM capture patterns from both classes more effectively.</w:t>
      </w:r>
    </w:p>
    <w:p w14:paraId="36388485" w14:textId="77777777" w:rsidR="00C8129E" w:rsidRPr="001217AB" w:rsidRDefault="00C8129E" w:rsidP="00C8129E">
      <w:pPr>
        <w:rPr>
          <w:rFonts w:asciiTheme="minorHAnsi" w:hAnsiTheme="minorHAnsi" w:cstheme="minorHAnsi"/>
          <w:sz w:val="22"/>
          <w:szCs w:val="22"/>
        </w:rPr>
      </w:pPr>
    </w:p>
    <w:p w14:paraId="3140B9FC" w14:textId="77777777" w:rsidR="00C8129E" w:rsidRPr="001217AB" w:rsidRDefault="00C8129E" w:rsidP="00145AC7">
      <w:pPr>
        <w:pStyle w:val="ListParagraph"/>
        <w:numPr>
          <w:ilvl w:val="0"/>
          <w:numId w:val="58"/>
        </w:numPr>
        <w:rPr>
          <w:rFonts w:asciiTheme="minorHAnsi" w:hAnsiTheme="minorHAnsi" w:cstheme="minorHAnsi"/>
          <w:sz w:val="22"/>
          <w:szCs w:val="22"/>
        </w:rPr>
      </w:pPr>
      <w:r w:rsidRPr="001217AB">
        <w:rPr>
          <w:rFonts w:asciiTheme="minorHAnsi" w:hAnsiTheme="minorHAnsi" w:cstheme="minorHAnsi"/>
          <w:b/>
          <w:sz w:val="22"/>
          <w:szCs w:val="22"/>
        </w:rPr>
        <w:t>Decision Trees:</w:t>
      </w:r>
      <w:r w:rsidRPr="001217AB">
        <w:rPr>
          <w:rFonts w:asciiTheme="minorHAnsi" w:hAnsiTheme="minorHAnsi" w:cstheme="minorHAnsi"/>
          <w:sz w:val="22"/>
          <w:szCs w:val="22"/>
        </w:rPr>
        <w:t xml:space="preserve"> Decision trees are less sensitive to class imbalance </w:t>
      </w:r>
      <w:r>
        <w:rPr>
          <w:rFonts w:asciiTheme="minorHAnsi" w:hAnsiTheme="minorHAnsi" w:cstheme="minorHAnsi"/>
          <w:sz w:val="22"/>
          <w:szCs w:val="22"/>
        </w:rPr>
        <w:t>than some other algorithms. However, when combined with ensemble methods like Random Forest or Gradient Boosting, imbalanced data can still impact their performance. In ensemble models, the individual decision trees can be influenced by the class distribution,</w:t>
      </w:r>
      <w:r w:rsidRPr="001217AB">
        <w:rPr>
          <w:rFonts w:asciiTheme="minorHAnsi" w:hAnsiTheme="minorHAnsi" w:cstheme="minorHAnsi"/>
          <w:sz w:val="22"/>
          <w:szCs w:val="22"/>
        </w:rPr>
        <w:t xml:space="preserve"> and balancing the data can help prevent bias towards the majority class.</w:t>
      </w:r>
    </w:p>
    <w:p w14:paraId="786FD173" w14:textId="77777777" w:rsidR="00C8129E" w:rsidRPr="001217AB" w:rsidRDefault="00C8129E" w:rsidP="00145AC7">
      <w:pPr>
        <w:pStyle w:val="ListParagraph"/>
        <w:numPr>
          <w:ilvl w:val="0"/>
          <w:numId w:val="58"/>
        </w:numPr>
        <w:rPr>
          <w:rFonts w:asciiTheme="minorHAnsi" w:hAnsiTheme="minorHAnsi" w:cstheme="minorHAnsi"/>
          <w:sz w:val="22"/>
          <w:szCs w:val="22"/>
        </w:rPr>
      </w:pPr>
      <w:r w:rsidRPr="001217AB">
        <w:rPr>
          <w:rFonts w:asciiTheme="minorHAnsi" w:hAnsiTheme="minorHAnsi" w:cstheme="minorHAnsi"/>
          <w:b/>
          <w:sz w:val="22"/>
          <w:szCs w:val="22"/>
        </w:rPr>
        <w:lastRenderedPageBreak/>
        <w:t>Gradient Boosting:</w:t>
      </w:r>
      <w:r w:rsidRPr="001217AB">
        <w:rPr>
          <w:rFonts w:asciiTheme="minorHAnsi" w:hAnsiTheme="minorHAnsi" w:cstheme="minorHAnsi"/>
          <w:sz w:val="22"/>
          <w:szCs w:val="22"/>
        </w:rPr>
        <w:t xml:space="preserve"> Gradient Boosting models, such as XGBoost and LightGBM, are generally robust to class imbalance due to their ensemble nature and the ability to assign higher weights to minority class samples. However, severe class imbalance can still pose challenges, and balancing the data can be beneficial to ensure more reliable predictions.</w:t>
      </w:r>
    </w:p>
    <w:p w14:paraId="74C31280" w14:textId="77777777" w:rsidR="00C8129E" w:rsidRPr="001217AB" w:rsidRDefault="00C8129E" w:rsidP="00C8129E">
      <w:pPr>
        <w:rPr>
          <w:rFonts w:asciiTheme="minorHAnsi" w:hAnsiTheme="minorHAnsi" w:cstheme="minorHAnsi"/>
          <w:sz w:val="22"/>
          <w:szCs w:val="22"/>
        </w:rPr>
      </w:pPr>
    </w:p>
    <w:p w14:paraId="7AA99DBA" w14:textId="77777777" w:rsidR="00C8129E" w:rsidRPr="001217AB" w:rsidRDefault="00C8129E" w:rsidP="00C8129E">
      <w:pPr>
        <w:rPr>
          <w:rFonts w:asciiTheme="minorHAnsi" w:hAnsiTheme="minorHAnsi" w:cstheme="minorHAnsi"/>
          <w:sz w:val="22"/>
          <w:szCs w:val="22"/>
        </w:rPr>
      </w:pPr>
      <w:r>
        <w:rPr>
          <w:rFonts w:asciiTheme="minorHAnsi" w:hAnsiTheme="minorHAnsi" w:cstheme="minorHAnsi"/>
          <w:sz w:val="22"/>
          <w:szCs w:val="22"/>
        </w:rPr>
        <w:t>W</w:t>
      </w:r>
      <w:r w:rsidRPr="001217AB">
        <w:rPr>
          <w:rFonts w:asciiTheme="minorHAnsi" w:hAnsiTheme="minorHAnsi" w:cstheme="minorHAnsi"/>
          <w:sz w:val="22"/>
          <w:szCs w:val="22"/>
        </w:rPr>
        <w:t xml:space="preserve">hile various algorithms can be affected by class imbalance, the sensitivity may vary. Logistic regression and SVMs are typically more sensitive, while decision trees and gradient boosting models are relatively more robust. However, it is important to note that the impact of imbalance can still vary based on the severity of class imbalance, </w:t>
      </w:r>
      <w:r>
        <w:rPr>
          <w:rFonts w:asciiTheme="minorHAnsi" w:hAnsiTheme="minorHAnsi" w:cstheme="minorHAnsi"/>
          <w:sz w:val="22"/>
          <w:szCs w:val="22"/>
        </w:rPr>
        <w:t>data set</w:t>
      </w:r>
      <w:r w:rsidRPr="001217AB">
        <w:rPr>
          <w:rFonts w:asciiTheme="minorHAnsi" w:hAnsiTheme="minorHAnsi" w:cstheme="minorHAnsi"/>
          <w:sz w:val="22"/>
          <w:szCs w:val="22"/>
        </w:rPr>
        <w:t xml:space="preserve"> characteristics, and other factors. Balancing the data can help improve the model's performance, especially </w:t>
      </w:r>
      <w:r>
        <w:rPr>
          <w:rFonts w:asciiTheme="minorHAnsi" w:hAnsiTheme="minorHAnsi" w:cstheme="minorHAnsi"/>
          <w:sz w:val="22"/>
          <w:szCs w:val="22"/>
        </w:rPr>
        <w:t>when</w:t>
      </w:r>
      <w:r w:rsidRPr="001217AB">
        <w:rPr>
          <w:rFonts w:asciiTheme="minorHAnsi" w:hAnsiTheme="minorHAnsi" w:cstheme="minorHAnsi"/>
          <w:sz w:val="22"/>
          <w:szCs w:val="22"/>
        </w:rPr>
        <w:t xml:space="preserve"> the class imbalance is substantial or when the minority class is of particular interest.</w:t>
      </w:r>
    </w:p>
    <w:p w14:paraId="5814D1B2" w14:textId="77777777" w:rsidR="00C8129E" w:rsidRDefault="00C8129E" w:rsidP="00C8129E">
      <w:pPr>
        <w:rPr>
          <w:rFonts w:asciiTheme="minorHAnsi" w:hAnsiTheme="minorHAnsi" w:cstheme="minorHAnsi"/>
          <w:sz w:val="22"/>
          <w:szCs w:val="22"/>
        </w:rPr>
      </w:pPr>
    </w:p>
    <w:p w14:paraId="31BD6D83" w14:textId="77777777" w:rsidR="00C8129E" w:rsidRPr="00526F58" w:rsidRDefault="00C8129E" w:rsidP="00C8129E">
      <w:pPr>
        <w:rPr>
          <w:rFonts w:asciiTheme="minorHAnsi" w:hAnsiTheme="minorHAnsi" w:cstheme="minorHAnsi"/>
          <w:sz w:val="22"/>
          <w:szCs w:val="22"/>
        </w:rPr>
      </w:pPr>
      <w:r>
        <w:rPr>
          <w:rFonts w:asciiTheme="minorHAnsi" w:hAnsiTheme="minorHAnsi" w:cstheme="minorHAnsi"/>
          <w:sz w:val="22"/>
          <w:szCs w:val="22"/>
        </w:rPr>
        <w:t>Program 3.18</w:t>
      </w:r>
      <w:r w:rsidRPr="00526F58">
        <w:rPr>
          <w:rFonts w:asciiTheme="minorHAnsi" w:hAnsiTheme="minorHAnsi" w:cstheme="minorHAnsi"/>
          <w:sz w:val="22"/>
          <w:szCs w:val="22"/>
        </w:rPr>
        <w:t xml:space="preserve"> demonstrates the process of data balancing, specifically achieving a 50-50 split between positive and negative cases through a technique known as under-sampling. By selecting all the positive cases and randomly sampling an equal number of negative cases, the resulting balanced data set represents an equal representation of both classes. This approach helps address the issue of class imbalance, ensuring that both classes have equal influence during model training and evaluation. By employing under-sampling, we can mitigate the impact of the majority class and improve the performance of machine learning algorithms in handling imbalanced data.</w:t>
      </w:r>
    </w:p>
    <w:p w14:paraId="2BD5347F" w14:textId="77777777" w:rsidR="00C8129E" w:rsidRDefault="00C8129E" w:rsidP="00C8129E">
      <w:pPr>
        <w:rPr>
          <w:rFonts w:asciiTheme="minorHAnsi" w:hAnsiTheme="minorHAnsi" w:cstheme="minorHAnsi"/>
          <w:sz w:val="22"/>
          <w:szCs w:val="22"/>
        </w:rPr>
      </w:pPr>
    </w:p>
    <w:p w14:paraId="2D4BB6EB" w14:textId="718432C5" w:rsidR="00C8129E" w:rsidRDefault="00C8129E" w:rsidP="00C8129E">
      <w:pPr>
        <w:pStyle w:val="ACaptionHead"/>
        <w:ind w:left="0"/>
        <w:rPr>
          <w:rFonts w:asciiTheme="minorHAnsi" w:hAnsiTheme="minorHAnsi" w:cstheme="minorHAnsi"/>
          <w:sz w:val="22"/>
        </w:rPr>
      </w:pPr>
      <w:r>
        <w:rPr>
          <w:noProof/>
        </w:rPr>
        <w:t xml:space="preserve">Program 3.18 – Data </w:t>
      </w:r>
      <w:r w:rsidR="003223C7">
        <w:rPr>
          <w:noProof/>
        </w:rPr>
        <w:t>S</w:t>
      </w:r>
      <w:r>
        <w:rPr>
          <w:noProof/>
        </w:rPr>
        <w:t>et Balancing – 50/50 Split</w:t>
      </w:r>
    </w:p>
    <w:p w14:paraId="4CB5137C" w14:textId="77777777" w:rsidR="00C8129E" w:rsidRDefault="00C8129E" w:rsidP="00C8129E">
      <w:pPr>
        <w:rPr>
          <w:rFonts w:asciiTheme="minorHAnsi" w:hAnsiTheme="minorHAnsi" w:cstheme="minorHAnsi"/>
          <w:sz w:val="22"/>
          <w:szCs w:val="22"/>
        </w:rPr>
      </w:pPr>
    </w:p>
    <w:tbl>
      <w:tblPr>
        <w:tblW w:w="5000" w:type="pct"/>
        <w:tblLook w:val="04A0" w:firstRow="1" w:lastRow="0" w:firstColumn="1" w:lastColumn="0" w:noHBand="0" w:noVBand="1"/>
      </w:tblPr>
      <w:tblGrid>
        <w:gridCol w:w="1981"/>
        <w:gridCol w:w="6279"/>
      </w:tblGrid>
      <w:tr w:rsidR="00C8129E" w:rsidRPr="00526F58" w14:paraId="0FCF6CA2" w14:textId="77777777" w:rsidTr="00A23D18">
        <w:trPr>
          <w:trHeight w:val="300"/>
        </w:trPr>
        <w:tc>
          <w:tcPr>
            <w:tcW w:w="891" w:type="pct"/>
            <w:tcBorders>
              <w:top w:val="single" w:sz="8" w:space="0" w:color="auto"/>
              <w:left w:val="single" w:sz="8" w:space="0" w:color="auto"/>
              <w:bottom w:val="single" w:sz="8" w:space="0" w:color="auto"/>
              <w:right w:val="single" w:sz="8" w:space="0" w:color="auto"/>
            </w:tcBorders>
            <w:shd w:val="clear" w:color="000000" w:fill="0070C0"/>
            <w:noWrap/>
            <w:vAlign w:val="center"/>
            <w:hideMark/>
          </w:tcPr>
          <w:p w14:paraId="59B96C23" w14:textId="77777777" w:rsidR="00C8129E" w:rsidRPr="00526F58" w:rsidRDefault="00C8129E" w:rsidP="00A23D18">
            <w:pPr>
              <w:jc w:val="center"/>
              <w:rPr>
                <w:rFonts w:ascii="Calibri" w:hAnsi="Calibri" w:cs="Calibri"/>
                <w:b/>
                <w:bCs/>
                <w:color w:val="FFFFFF"/>
                <w:szCs w:val="20"/>
              </w:rPr>
            </w:pPr>
            <w:r w:rsidRPr="00526F58">
              <w:rPr>
                <w:rFonts w:ascii="Calibri" w:hAnsi="Calibri" w:cs="Calibri"/>
                <w:b/>
                <w:bCs/>
                <w:color w:val="FFFFFF"/>
                <w:szCs w:val="20"/>
              </w:rPr>
              <w:t>Language</w:t>
            </w:r>
          </w:p>
        </w:tc>
        <w:tc>
          <w:tcPr>
            <w:tcW w:w="4109" w:type="pct"/>
            <w:tcBorders>
              <w:top w:val="single" w:sz="8" w:space="0" w:color="auto"/>
              <w:left w:val="nil"/>
              <w:bottom w:val="single" w:sz="8" w:space="0" w:color="auto"/>
              <w:right w:val="single" w:sz="8" w:space="0" w:color="auto"/>
            </w:tcBorders>
            <w:shd w:val="clear" w:color="000000" w:fill="0070C0"/>
            <w:vAlign w:val="center"/>
            <w:hideMark/>
          </w:tcPr>
          <w:p w14:paraId="397670BA" w14:textId="77777777" w:rsidR="00C8129E" w:rsidRPr="00526F58" w:rsidRDefault="00C8129E" w:rsidP="00A23D18">
            <w:pPr>
              <w:jc w:val="center"/>
              <w:rPr>
                <w:rFonts w:ascii="Calibri" w:hAnsi="Calibri" w:cs="Calibri"/>
                <w:b/>
                <w:bCs/>
                <w:color w:val="FFFFFF"/>
                <w:szCs w:val="20"/>
              </w:rPr>
            </w:pPr>
            <w:r w:rsidRPr="00526F58">
              <w:rPr>
                <w:rFonts w:ascii="Calibri" w:hAnsi="Calibri" w:cs="Calibri"/>
                <w:b/>
                <w:bCs/>
                <w:color w:val="FFFFFF"/>
                <w:szCs w:val="20"/>
              </w:rPr>
              <w:t>Programming Code</w:t>
            </w:r>
          </w:p>
        </w:tc>
      </w:tr>
      <w:tr w:rsidR="00C8129E" w:rsidRPr="00526F58" w14:paraId="0AF0CB60" w14:textId="77777777" w:rsidTr="00A23D18">
        <w:trPr>
          <w:trHeight w:val="288"/>
        </w:trPr>
        <w:tc>
          <w:tcPr>
            <w:tcW w:w="891" w:type="pct"/>
            <w:vMerge w:val="restart"/>
            <w:tcBorders>
              <w:top w:val="nil"/>
              <w:left w:val="single" w:sz="8" w:space="0" w:color="auto"/>
              <w:bottom w:val="single" w:sz="8" w:space="0" w:color="000000"/>
              <w:right w:val="single" w:sz="8" w:space="0" w:color="auto"/>
            </w:tcBorders>
            <w:shd w:val="clear" w:color="000000" w:fill="00B0F0"/>
            <w:noWrap/>
            <w:vAlign w:val="center"/>
            <w:hideMark/>
          </w:tcPr>
          <w:p w14:paraId="23874D42" w14:textId="77777777" w:rsidR="00C8129E" w:rsidRPr="00526F58" w:rsidRDefault="00C8129E" w:rsidP="00A23D18">
            <w:pPr>
              <w:jc w:val="center"/>
              <w:rPr>
                <w:rFonts w:ascii="Calibri" w:hAnsi="Calibri" w:cs="Calibri"/>
                <w:b/>
                <w:bCs/>
                <w:color w:val="FFFFFF"/>
                <w:szCs w:val="20"/>
              </w:rPr>
            </w:pPr>
            <w:r w:rsidRPr="00526F58">
              <w:rPr>
                <w:rFonts w:ascii="Calibri" w:hAnsi="Calibri" w:cs="Calibri"/>
                <w:b/>
                <w:bCs/>
                <w:color w:val="FFFFFF"/>
                <w:szCs w:val="20"/>
              </w:rPr>
              <w:t>R Programming</w:t>
            </w:r>
          </w:p>
        </w:tc>
        <w:tc>
          <w:tcPr>
            <w:tcW w:w="4109" w:type="pct"/>
            <w:tcBorders>
              <w:top w:val="nil"/>
              <w:left w:val="nil"/>
              <w:bottom w:val="nil"/>
              <w:right w:val="single" w:sz="8" w:space="0" w:color="auto"/>
            </w:tcBorders>
            <w:shd w:val="clear" w:color="auto" w:fill="auto"/>
            <w:vAlign w:val="bottom"/>
            <w:hideMark/>
          </w:tcPr>
          <w:p w14:paraId="18AB9E9E" w14:textId="77777777" w:rsidR="00C8129E" w:rsidRPr="005F6811" w:rsidRDefault="00C8129E" w:rsidP="00A23D18">
            <w:pPr>
              <w:rPr>
                <w:rFonts w:ascii="Consolas" w:hAnsi="Consolas" w:cs="Calibri"/>
                <w:color w:val="000000"/>
                <w:szCs w:val="20"/>
              </w:rPr>
            </w:pPr>
            <w:r w:rsidRPr="005F6811">
              <w:rPr>
                <w:rFonts w:ascii="Consolas" w:hAnsi="Consolas" w:cs="Calibri"/>
                <w:b/>
                <w:bCs/>
                <w:color w:val="0070C0"/>
                <w:szCs w:val="20"/>
              </w:rPr>
              <w:t>library</w:t>
            </w:r>
            <w:r w:rsidRPr="005F6811">
              <w:rPr>
                <w:rFonts w:ascii="Consolas" w:hAnsi="Consolas" w:cs="Calibri"/>
                <w:color w:val="000000"/>
                <w:szCs w:val="20"/>
              </w:rPr>
              <w:t>(</w:t>
            </w:r>
            <w:proofErr w:type="spellStart"/>
            <w:r w:rsidRPr="005F6811">
              <w:rPr>
                <w:rFonts w:ascii="Consolas" w:hAnsi="Consolas" w:cs="Calibri"/>
                <w:color w:val="000000"/>
                <w:szCs w:val="20"/>
              </w:rPr>
              <w:t>dplyr</w:t>
            </w:r>
            <w:proofErr w:type="spellEnd"/>
            <w:r w:rsidRPr="005F6811">
              <w:rPr>
                <w:rFonts w:ascii="Consolas" w:hAnsi="Consolas" w:cs="Calibri"/>
                <w:color w:val="000000"/>
                <w:szCs w:val="20"/>
              </w:rPr>
              <w:t>)</w:t>
            </w:r>
          </w:p>
        </w:tc>
      </w:tr>
      <w:tr w:rsidR="00C8129E" w:rsidRPr="00526F58" w14:paraId="58C2EA24" w14:textId="77777777" w:rsidTr="00A23D18">
        <w:trPr>
          <w:trHeight w:val="288"/>
        </w:trPr>
        <w:tc>
          <w:tcPr>
            <w:tcW w:w="891" w:type="pct"/>
            <w:vMerge/>
            <w:tcBorders>
              <w:top w:val="nil"/>
              <w:left w:val="single" w:sz="8" w:space="0" w:color="auto"/>
              <w:bottom w:val="single" w:sz="8" w:space="0" w:color="000000"/>
              <w:right w:val="single" w:sz="8" w:space="0" w:color="auto"/>
            </w:tcBorders>
            <w:vAlign w:val="center"/>
            <w:hideMark/>
          </w:tcPr>
          <w:p w14:paraId="52B6C949" w14:textId="77777777" w:rsidR="00C8129E" w:rsidRPr="00526F58"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bottom"/>
            <w:hideMark/>
          </w:tcPr>
          <w:p w14:paraId="4954E430" w14:textId="77777777" w:rsidR="00C8129E" w:rsidRPr="005F6811" w:rsidRDefault="00C8129E" w:rsidP="00A23D18">
            <w:pPr>
              <w:rPr>
                <w:rFonts w:ascii="Consolas" w:hAnsi="Consolas" w:cs="Calibri"/>
                <w:color w:val="000000"/>
                <w:szCs w:val="20"/>
              </w:rPr>
            </w:pPr>
            <w:r w:rsidRPr="005F6811">
              <w:rPr>
                <w:rFonts w:ascii="Consolas" w:hAnsi="Consolas" w:cs="Calibri"/>
                <w:color w:val="000000"/>
                <w:szCs w:val="20"/>
              </w:rPr>
              <w:t> </w:t>
            </w:r>
          </w:p>
        </w:tc>
      </w:tr>
      <w:tr w:rsidR="00C8129E" w:rsidRPr="00526F58" w14:paraId="0A297D64" w14:textId="77777777" w:rsidTr="00A23D18">
        <w:trPr>
          <w:trHeight w:val="288"/>
        </w:trPr>
        <w:tc>
          <w:tcPr>
            <w:tcW w:w="891" w:type="pct"/>
            <w:vMerge/>
            <w:tcBorders>
              <w:top w:val="nil"/>
              <w:left w:val="single" w:sz="8" w:space="0" w:color="auto"/>
              <w:bottom w:val="single" w:sz="8" w:space="0" w:color="000000"/>
              <w:right w:val="single" w:sz="8" w:space="0" w:color="auto"/>
            </w:tcBorders>
            <w:vAlign w:val="center"/>
            <w:hideMark/>
          </w:tcPr>
          <w:p w14:paraId="489D45B6" w14:textId="77777777" w:rsidR="00C8129E" w:rsidRPr="00526F58"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bottom"/>
            <w:hideMark/>
          </w:tcPr>
          <w:p w14:paraId="548840C4" w14:textId="77777777" w:rsidR="00C8129E" w:rsidRPr="005F6811" w:rsidRDefault="00C8129E" w:rsidP="00A23D18">
            <w:pPr>
              <w:rPr>
                <w:rFonts w:ascii="Consolas" w:hAnsi="Consolas" w:cs="Calibri"/>
                <w:b/>
                <w:bCs/>
                <w:color w:val="808080"/>
                <w:szCs w:val="20"/>
              </w:rPr>
            </w:pPr>
            <w:r w:rsidRPr="005F6811">
              <w:rPr>
                <w:rFonts w:ascii="Consolas" w:hAnsi="Consolas" w:cs="Calibri"/>
                <w:b/>
                <w:bCs/>
                <w:color w:val="808080"/>
                <w:szCs w:val="20"/>
              </w:rPr>
              <w:t># Separate positive and negative cases</w:t>
            </w:r>
          </w:p>
        </w:tc>
      </w:tr>
      <w:tr w:rsidR="00C8129E" w:rsidRPr="00526F58" w14:paraId="76E85CA6" w14:textId="77777777" w:rsidTr="00A23D18">
        <w:trPr>
          <w:trHeight w:val="288"/>
        </w:trPr>
        <w:tc>
          <w:tcPr>
            <w:tcW w:w="891" w:type="pct"/>
            <w:vMerge/>
            <w:tcBorders>
              <w:top w:val="nil"/>
              <w:left w:val="single" w:sz="8" w:space="0" w:color="auto"/>
              <w:bottom w:val="single" w:sz="8" w:space="0" w:color="000000"/>
              <w:right w:val="single" w:sz="8" w:space="0" w:color="auto"/>
            </w:tcBorders>
            <w:vAlign w:val="center"/>
            <w:hideMark/>
          </w:tcPr>
          <w:p w14:paraId="74BC252A" w14:textId="77777777" w:rsidR="00C8129E" w:rsidRPr="00526F58"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bottom"/>
            <w:hideMark/>
          </w:tcPr>
          <w:p w14:paraId="70EAB32B" w14:textId="77777777" w:rsidR="00C8129E" w:rsidRPr="005F6811" w:rsidRDefault="00C8129E" w:rsidP="00A23D18">
            <w:pPr>
              <w:rPr>
                <w:rFonts w:ascii="Consolas" w:hAnsi="Consolas" w:cs="Calibri"/>
                <w:color w:val="000000"/>
                <w:szCs w:val="20"/>
              </w:rPr>
            </w:pPr>
            <w:proofErr w:type="spellStart"/>
            <w:r w:rsidRPr="005F6811">
              <w:rPr>
                <w:rFonts w:ascii="Consolas" w:hAnsi="Consolas" w:cs="Calibri"/>
                <w:color w:val="000000"/>
                <w:szCs w:val="20"/>
              </w:rPr>
              <w:t>positive_cases</w:t>
            </w:r>
            <w:proofErr w:type="spellEnd"/>
            <w:r w:rsidRPr="005F6811">
              <w:rPr>
                <w:rFonts w:ascii="Consolas" w:hAnsi="Consolas" w:cs="Calibri"/>
                <w:color w:val="000000"/>
                <w:szCs w:val="20"/>
              </w:rPr>
              <w:t xml:space="preserve"> &lt;- </w:t>
            </w:r>
            <w:proofErr w:type="spellStart"/>
            <w:r w:rsidRPr="005F6811">
              <w:rPr>
                <w:rFonts w:ascii="Consolas" w:hAnsi="Consolas" w:cs="Calibri"/>
                <w:color w:val="000000"/>
                <w:szCs w:val="20"/>
              </w:rPr>
              <w:t>loan_data</w:t>
            </w:r>
            <w:proofErr w:type="spellEnd"/>
            <w:r w:rsidRPr="005F6811">
              <w:rPr>
                <w:rFonts w:ascii="Consolas" w:hAnsi="Consolas" w:cs="Calibri"/>
                <w:color w:val="000000"/>
                <w:szCs w:val="20"/>
              </w:rPr>
              <w:t xml:space="preserve"> %&gt;% filter(bad ==</w:t>
            </w:r>
            <w:r w:rsidRPr="005F6811">
              <w:rPr>
                <w:rFonts w:ascii="Consolas" w:hAnsi="Consolas" w:cs="Calibri"/>
                <w:b/>
                <w:bCs/>
                <w:color w:val="0070C0"/>
                <w:szCs w:val="20"/>
              </w:rPr>
              <w:t xml:space="preserve"> 1</w:t>
            </w:r>
            <w:r w:rsidRPr="005F6811">
              <w:rPr>
                <w:rFonts w:ascii="Consolas" w:hAnsi="Consolas" w:cs="Calibri"/>
                <w:color w:val="000000"/>
                <w:szCs w:val="20"/>
              </w:rPr>
              <w:t>)</w:t>
            </w:r>
          </w:p>
        </w:tc>
      </w:tr>
      <w:tr w:rsidR="00C8129E" w:rsidRPr="00526F58" w14:paraId="5738ED3E" w14:textId="77777777" w:rsidTr="00A23D18">
        <w:trPr>
          <w:trHeight w:val="288"/>
        </w:trPr>
        <w:tc>
          <w:tcPr>
            <w:tcW w:w="891" w:type="pct"/>
            <w:vMerge/>
            <w:tcBorders>
              <w:top w:val="nil"/>
              <w:left w:val="single" w:sz="8" w:space="0" w:color="auto"/>
              <w:bottom w:val="single" w:sz="8" w:space="0" w:color="000000"/>
              <w:right w:val="single" w:sz="8" w:space="0" w:color="auto"/>
            </w:tcBorders>
            <w:vAlign w:val="center"/>
            <w:hideMark/>
          </w:tcPr>
          <w:p w14:paraId="4B373906" w14:textId="77777777" w:rsidR="00C8129E" w:rsidRPr="00526F58"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bottom"/>
            <w:hideMark/>
          </w:tcPr>
          <w:p w14:paraId="20938A9A" w14:textId="77777777" w:rsidR="00C8129E" w:rsidRPr="005F6811" w:rsidRDefault="00C8129E" w:rsidP="00A23D18">
            <w:pPr>
              <w:rPr>
                <w:rFonts w:ascii="Consolas" w:hAnsi="Consolas" w:cs="Calibri"/>
                <w:color w:val="000000"/>
                <w:szCs w:val="20"/>
              </w:rPr>
            </w:pPr>
            <w:proofErr w:type="spellStart"/>
            <w:r w:rsidRPr="005F6811">
              <w:rPr>
                <w:rFonts w:ascii="Consolas" w:hAnsi="Consolas" w:cs="Calibri"/>
                <w:color w:val="000000"/>
                <w:szCs w:val="20"/>
              </w:rPr>
              <w:t>negative_cases</w:t>
            </w:r>
            <w:proofErr w:type="spellEnd"/>
            <w:r w:rsidRPr="005F6811">
              <w:rPr>
                <w:rFonts w:ascii="Consolas" w:hAnsi="Consolas" w:cs="Calibri"/>
                <w:color w:val="000000"/>
                <w:szCs w:val="20"/>
              </w:rPr>
              <w:t xml:space="preserve"> &lt;- </w:t>
            </w:r>
            <w:proofErr w:type="spellStart"/>
            <w:r w:rsidRPr="005F6811">
              <w:rPr>
                <w:rFonts w:ascii="Consolas" w:hAnsi="Consolas" w:cs="Calibri"/>
                <w:color w:val="000000"/>
                <w:szCs w:val="20"/>
              </w:rPr>
              <w:t>loan_data</w:t>
            </w:r>
            <w:proofErr w:type="spellEnd"/>
            <w:r w:rsidRPr="005F6811">
              <w:rPr>
                <w:rFonts w:ascii="Consolas" w:hAnsi="Consolas" w:cs="Calibri"/>
                <w:color w:val="000000"/>
                <w:szCs w:val="20"/>
              </w:rPr>
              <w:t xml:space="preserve"> %&gt;% filter(bad == </w:t>
            </w:r>
            <w:r w:rsidRPr="005F6811">
              <w:rPr>
                <w:rFonts w:ascii="Consolas" w:hAnsi="Consolas" w:cs="Calibri"/>
                <w:b/>
                <w:bCs/>
                <w:color w:val="0070C0"/>
                <w:szCs w:val="20"/>
              </w:rPr>
              <w:t>0</w:t>
            </w:r>
            <w:r w:rsidRPr="005F6811">
              <w:rPr>
                <w:rFonts w:ascii="Consolas" w:hAnsi="Consolas" w:cs="Calibri"/>
                <w:color w:val="000000"/>
                <w:szCs w:val="20"/>
              </w:rPr>
              <w:t>)</w:t>
            </w:r>
          </w:p>
        </w:tc>
      </w:tr>
      <w:tr w:rsidR="00C8129E" w:rsidRPr="00526F58" w14:paraId="1CDE250E" w14:textId="77777777" w:rsidTr="00A23D18">
        <w:trPr>
          <w:trHeight w:val="288"/>
        </w:trPr>
        <w:tc>
          <w:tcPr>
            <w:tcW w:w="891" w:type="pct"/>
            <w:vMerge/>
            <w:tcBorders>
              <w:top w:val="nil"/>
              <w:left w:val="single" w:sz="8" w:space="0" w:color="auto"/>
              <w:bottom w:val="single" w:sz="8" w:space="0" w:color="000000"/>
              <w:right w:val="single" w:sz="8" w:space="0" w:color="auto"/>
            </w:tcBorders>
            <w:vAlign w:val="center"/>
            <w:hideMark/>
          </w:tcPr>
          <w:p w14:paraId="3DF23F50" w14:textId="77777777" w:rsidR="00C8129E" w:rsidRPr="00526F58"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bottom"/>
            <w:hideMark/>
          </w:tcPr>
          <w:p w14:paraId="1173A719" w14:textId="77777777" w:rsidR="00C8129E" w:rsidRPr="005F6811" w:rsidRDefault="00C8129E" w:rsidP="00A23D18">
            <w:pPr>
              <w:rPr>
                <w:rFonts w:ascii="Consolas" w:hAnsi="Consolas" w:cs="Calibri"/>
                <w:color w:val="000000"/>
                <w:szCs w:val="20"/>
              </w:rPr>
            </w:pPr>
            <w:r w:rsidRPr="005F6811">
              <w:rPr>
                <w:rFonts w:ascii="Consolas" w:hAnsi="Consolas" w:cs="Calibri"/>
                <w:color w:val="000000"/>
                <w:szCs w:val="20"/>
              </w:rPr>
              <w:t> </w:t>
            </w:r>
          </w:p>
        </w:tc>
      </w:tr>
      <w:tr w:rsidR="00C8129E" w:rsidRPr="00526F58" w14:paraId="4847DBAB" w14:textId="77777777" w:rsidTr="00A23D18">
        <w:trPr>
          <w:trHeight w:val="288"/>
        </w:trPr>
        <w:tc>
          <w:tcPr>
            <w:tcW w:w="891" w:type="pct"/>
            <w:vMerge/>
            <w:tcBorders>
              <w:top w:val="nil"/>
              <w:left w:val="single" w:sz="8" w:space="0" w:color="auto"/>
              <w:bottom w:val="single" w:sz="8" w:space="0" w:color="000000"/>
              <w:right w:val="single" w:sz="8" w:space="0" w:color="auto"/>
            </w:tcBorders>
            <w:vAlign w:val="center"/>
            <w:hideMark/>
          </w:tcPr>
          <w:p w14:paraId="11403BB1" w14:textId="77777777" w:rsidR="00C8129E" w:rsidRPr="00526F58"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bottom"/>
            <w:hideMark/>
          </w:tcPr>
          <w:p w14:paraId="683EB237" w14:textId="77777777" w:rsidR="00C8129E" w:rsidRPr="005F6811" w:rsidRDefault="00C8129E" w:rsidP="00A23D18">
            <w:pPr>
              <w:rPr>
                <w:rFonts w:ascii="Consolas" w:hAnsi="Consolas" w:cs="Calibri"/>
                <w:b/>
                <w:bCs/>
                <w:color w:val="808080"/>
                <w:szCs w:val="20"/>
              </w:rPr>
            </w:pPr>
            <w:r w:rsidRPr="005F6811">
              <w:rPr>
                <w:rFonts w:ascii="Consolas" w:hAnsi="Consolas" w:cs="Calibri"/>
                <w:b/>
                <w:bCs/>
                <w:color w:val="808080"/>
                <w:szCs w:val="20"/>
              </w:rPr>
              <w:t># Sample the negative cases to match the number of positive cases</w:t>
            </w:r>
          </w:p>
        </w:tc>
      </w:tr>
      <w:tr w:rsidR="00C8129E" w:rsidRPr="00526F58" w14:paraId="58EE2AA8" w14:textId="77777777" w:rsidTr="00A23D18">
        <w:trPr>
          <w:trHeight w:val="576"/>
        </w:trPr>
        <w:tc>
          <w:tcPr>
            <w:tcW w:w="891" w:type="pct"/>
            <w:vMerge/>
            <w:tcBorders>
              <w:top w:val="nil"/>
              <w:left w:val="single" w:sz="8" w:space="0" w:color="auto"/>
              <w:bottom w:val="single" w:sz="8" w:space="0" w:color="000000"/>
              <w:right w:val="single" w:sz="8" w:space="0" w:color="auto"/>
            </w:tcBorders>
            <w:vAlign w:val="center"/>
            <w:hideMark/>
          </w:tcPr>
          <w:p w14:paraId="07C31A59" w14:textId="77777777" w:rsidR="00C8129E" w:rsidRPr="00526F58"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bottom"/>
            <w:hideMark/>
          </w:tcPr>
          <w:p w14:paraId="62D67909" w14:textId="77777777" w:rsidR="00C8129E" w:rsidRPr="005F6811" w:rsidRDefault="00C8129E" w:rsidP="00A23D18">
            <w:pPr>
              <w:rPr>
                <w:rFonts w:ascii="Consolas" w:hAnsi="Consolas" w:cs="Calibri"/>
                <w:color w:val="000000"/>
                <w:szCs w:val="20"/>
              </w:rPr>
            </w:pPr>
            <w:proofErr w:type="spellStart"/>
            <w:r w:rsidRPr="005F6811">
              <w:rPr>
                <w:rFonts w:ascii="Consolas" w:hAnsi="Consolas" w:cs="Calibri"/>
                <w:color w:val="000000"/>
                <w:szCs w:val="20"/>
              </w:rPr>
              <w:t>negative_sampled</w:t>
            </w:r>
            <w:proofErr w:type="spellEnd"/>
            <w:r w:rsidRPr="005F6811">
              <w:rPr>
                <w:rFonts w:ascii="Consolas" w:hAnsi="Consolas" w:cs="Calibri"/>
                <w:color w:val="000000"/>
                <w:szCs w:val="20"/>
              </w:rPr>
              <w:t xml:space="preserve"> &lt;- </w:t>
            </w:r>
            <w:proofErr w:type="spellStart"/>
            <w:r w:rsidRPr="005F6811">
              <w:rPr>
                <w:rFonts w:ascii="Consolas" w:hAnsi="Consolas" w:cs="Calibri"/>
                <w:color w:val="000000"/>
                <w:szCs w:val="20"/>
              </w:rPr>
              <w:t>negative_cases</w:t>
            </w:r>
            <w:proofErr w:type="spellEnd"/>
            <w:r w:rsidRPr="005F6811">
              <w:rPr>
                <w:rFonts w:ascii="Consolas" w:hAnsi="Consolas" w:cs="Calibri"/>
                <w:color w:val="000000"/>
                <w:szCs w:val="20"/>
              </w:rPr>
              <w:t xml:space="preserve"> %&gt;% </w:t>
            </w:r>
            <w:proofErr w:type="spellStart"/>
            <w:r w:rsidRPr="005F6811">
              <w:rPr>
                <w:rFonts w:ascii="Consolas" w:hAnsi="Consolas" w:cs="Calibri"/>
                <w:color w:val="000000"/>
                <w:szCs w:val="20"/>
              </w:rPr>
              <w:t>sample_n</w:t>
            </w:r>
            <w:proofErr w:type="spellEnd"/>
            <w:r w:rsidRPr="005F6811">
              <w:rPr>
                <w:rFonts w:ascii="Consolas" w:hAnsi="Consolas" w:cs="Calibri"/>
                <w:color w:val="000000"/>
                <w:szCs w:val="20"/>
              </w:rPr>
              <w:t>(</w:t>
            </w:r>
            <w:proofErr w:type="spellStart"/>
            <w:r w:rsidRPr="005F6811">
              <w:rPr>
                <w:rFonts w:ascii="Consolas" w:hAnsi="Consolas" w:cs="Calibri"/>
                <w:color w:val="000000"/>
                <w:szCs w:val="20"/>
              </w:rPr>
              <w:t>nrow</w:t>
            </w:r>
            <w:proofErr w:type="spellEnd"/>
            <w:r w:rsidRPr="005F6811">
              <w:rPr>
                <w:rFonts w:ascii="Consolas" w:hAnsi="Consolas" w:cs="Calibri"/>
                <w:color w:val="000000"/>
                <w:szCs w:val="20"/>
              </w:rPr>
              <w:t>(</w:t>
            </w:r>
            <w:proofErr w:type="spellStart"/>
            <w:r w:rsidRPr="005F6811">
              <w:rPr>
                <w:rFonts w:ascii="Consolas" w:hAnsi="Consolas" w:cs="Calibri"/>
                <w:color w:val="000000"/>
                <w:szCs w:val="20"/>
              </w:rPr>
              <w:t>positive_cases</w:t>
            </w:r>
            <w:proofErr w:type="spellEnd"/>
            <w:r w:rsidRPr="005F6811">
              <w:rPr>
                <w:rFonts w:ascii="Consolas" w:hAnsi="Consolas" w:cs="Calibri"/>
                <w:color w:val="000000"/>
                <w:szCs w:val="20"/>
              </w:rPr>
              <w:t xml:space="preserve">), replace = </w:t>
            </w:r>
            <w:r w:rsidRPr="005F6811">
              <w:rPr>
                <w:rFonts w:ascii="Consolas" w:hAnsi="Consolas" w:cs="Calibri"/>
                <w:b/>
                <w:bCs/>
                <w:color w:val="0070C0"/>
                <w:szCs w:val="20"/>
              </w:rPr>
              <w:t>FALSE</w:t>
            </w:r>
            <w:r w:rsidRPr="005F6811">
              <w:rPr>
                <w:rFonts w:ascii="Consolas" w:hAnsi="Consolas" w:cs="Calibri"/>
                <w:color w:val="000000"/>
                <w:szCs w:val="20"/>
              </w:rPr>
              <w:t xml:space="preserve">, </w:t>
            </w:r>
            <w:proofErr w:type="spellStart"/>
            <w:r w:rsidRPr="005F6811">
              <w:rPr>
                <w:rFonts w:ascii="Consolas" w:hAnsi="Consolas" w:cs="Calibri"/>
                <w:color w:val="000000"/>
                <w:szCs w:val="20"/>
              </w:rPr>
              <w:t>set.seed</w:t>
            </w:r>
            <w:proofErr w:type="spellEnd"/>
            <w:r w:rsidRPr="005F6811">
              <w:rPr>
                <w:rFonts w:ascii="Consolas" w:hAnsi="Consolas" w:cs="Calibri"/>
                <w:color w:val="000000"/>
                <w:szCs w:val="20"/>
              </w:rPr>
              <w:t>(</w:t>
            </w:r>
            <w:r w:rsidRPr="005F6811">
              <w:rPr>
                <w:rFonts w:ascii="Consolas" w:hAnsi="Consolas" w:cs="Calibri"/>
                <w:b/>
                <w:bCs/>
                <w:color w:val="0070C0"/>
                <w:szCs w:val="20"/>
              </w:rPr>
              <w:t>42</w:t>
            </w:r>
            <w:r w:rsidRPr="005F6811">
              <w:rPr>
                <w:rFonts w:ascii="Consolas" w:hAnsi="Consolas" w:cs="Calibri"/>
                <w:color w:val="000000"/>
                <w:szCs w:val="20"/>
              </w:rPr>
              <w:t>))</w:t>
            </w:r>
          </w:p>
        </w:tc>
      </w:tr>
      <w:tr w:rsidR="00C8129E" w:rsidRPr="00526F58" w14:paraId="71608B0A" w14:textId="77777777" w:rsidTr="00A23D18">
        <w:trPr>
          <w:trHeight w:val="288"/>
        </w:trPr>
        <w:tc>
          <w:tcPr>
            <w:tcW w:w="891" w:type="pct"/>
            <w:vMerge/>
            <w:tcBorders>
              <w:top w:val="nil"/>
              <w:left w:val="single" w:sz="8" w:space="0" w:color="auto"/>
              <w:bottom w:val="single" w:sz="8" w:space="0" w:color="000000"/>
              <w:right w:val="single" w:sz="8" w:space="0" w:color="auto"/>
            </w:tcBorders>
            <w:vAlign w:val="center"/>
            <w:hideMark/>
          </w:tcPr>
          <w:p w14:paraId="43E74772" w14:textId="77777777" w:rsidR="00C8129E" w:rsidRPr="00526F58"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bottom"/>
            <w:hideMark/>
          </w:tcPr>
          <w:p w14:paraId="1AACC725" w14:textId="77777777" w:rsidR="00C8129E" w:rsidRPr="005F6811" w:rsidRDefault="00C8129E" w:rsidP="00A23D18">
            <w:pPr>
              <w:rPr>
                <w:rFonts w:ascii="Consolas" w:hAnsi="Consolas" w:cs="Calibri"/>
                <w:color w:val="000000"/>
                <w:szCs w:val="20"/>
              </w:rPr>
            </w:pPr>
            <w:r w:rsidRPr="005F6811">
              <w:rPr>
                <w:rFonts w:ascii="Consolas" w:hAnsi="Consolas" w:cs="Calibri"/>
                <w:color w:val="000000"/>
                <w:szCs w:val="20"/>
              </w:rPr>
              <w:t> </w:t>
            </w:r>
          </w:p>
        </w:tc>
      </w:tr>
      <w:tr w:rsidR="00C8129E" w:rsidRPr="00526F58" w14:paraId="5AFC181A" w14:textId="77777777" w:rsidTr="00A23D18">
        <w:trPr>
          <w:trHeight w:val="288"/>
        </w:trPr>
        <w:tc>
          <w:tcPr>
            <w:tcW w:w="891" w:type="pct"/>
            <w:vMerge/>
            <w:tcBorders>
              <w:top w:val="nil"/>
              <w:left w:val="single" w:sz="8" w:space="0" w:color="auto"/>
              <w:bottom w:val="single" w:sz="8" w:space="0" w:color="000000"/>
              <w:right w:val="single" w:sz="8" w:space="0" w:color="auto"/>
            </w:tcBorders>
            <w:vAlign w:val="center"/>
            <w:hideMark/>
          </w:tcPr>
          <w:p w14:paraId="1FC2EC1B" w14:textId="77777777" w:rsidR="00C8129E" w:rsidRPr="00526F58"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bottom"/>
            <w:hideMark/>
          </w:tcPr>
          <w:p w14:paraId="13E889D3" w14:textId="77777777" w:rsidR="00C8129E" w:rsidRPr="005F6811" w:rsidRDefault="00C8129E" w:rsidP="00A23D18">
            <w:pPr>
              <w:rPr>
                <w:rFonts w:ascii="Consolas" w:hAnsi="Consolas" w:cs="Calibri"/>
                <w:b/>
                <w:bCs/>
                <w:color w:val="808080"/>
                <w:szCs w:val="20"/>
              </w:rPr>
            </w:pPr>
            <w:r w:rsidRPr="005F6811">
              <w:rPr>
                <w:rFonts w:ascii="Consolas" w:hAnsi="Consolas" w:cs="Calibri"/>
                <w:b/>
                <w:bCs/>
                <w:color w:val="808080"/>
                <w:szCs w:val="20"/>
              </w:rPr>
              <w:t># Combine the positive and sampled negative cases</w:t>
            </w:r>
          </w:p>
        </w:tc>
      </w:tr>
      <w:tr w:rsidR="00C8129E" w:rsidRPr="00526F58" w14:paraId="563E89E1" w14:textId="77777777" w:rsidTr="00A23D18">
        <w:trPr>
          <w:trHeight w:val="288"/>
        </w:trPr>
        <w:tc>
          <w:tcPr>
            <w:tcW w:w="891" w:type="pct"/>
            <w:vMerge/>
            <w:tcBorders>
              <w:top w:val="nil"/>
              <w:left w:val="single" w:sz="8" w:space="0" w:color="auto"/>
              <w:bottom w:val="single" w:sz="8" w:space="0" w:color="000000"/>
              <w:right w:val="single" w:sz="8" w:space="0" w:color="auto"/>
            </w:tcBorders>
            <w:vAlign w:val="center"/>
            <w:hideMark/>
          </w:tcPr>
          <w:p w14:paraId="14357CFB" w14:textId="77777777" w:rsidR="00C8129E" w:rsidRPr="00526F58"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bottom"/>
            <w:hideMark/>
          </w:tcPr>
          <w:p w14:paraId="6308735C" w14:textId="77777777" w:rsidR="00C8129E" w:rsidRPr="005F6811" w:rsidRDefault="00C8129E" w:rsidP="00A23D18">
            <w:pPr>
              <w:rPr>
                <w:rFonts w:ascii="Consolas" w:hAnsi="Consolas" w:cs="Calibri"/>
                <w:color w:val="000000"/>
                <w:szCs w:val="20"/>
              </w:rPr>
            </w:pPr>
            <w:proofErr w:type="spellStart"/>
            <w:r w:rsidRPr="005F6811">
              <w:rPr>
                <w:rFonts w:ascii="Consolas" w:hAnsi="Consolas" w:cs="Calibri"/>
                <w:color w:val="000000"/>
                <w:szCs w:val="20"/>
              </w:rPr>
              <w:t>balanced_data</w:t>
            </w:r>
            <w:proofErr w:type="spellEnd"/>
            <w:r w:rsidRPr="005F6811">
              <w:rPr>
                <w:rFonts w:ascii="Consolas" w:hAnsi="Consolas" w:cs="Calibri"/>
                <w:color w:val="000000"/>
                <w:szCs w:val="20"/>
              </w:rPr>
              <w:t xml:space="preserve"> &lt;- </w:t>
            </w:r>
            <w:proofErr w:type="spellStart"/>
            <w:r w:rsidRPr="005F6811">
              <w:rPr>
                <w:rFonts w:ascii="Consolas" w:hAnsi="Consolas" w:cs="Calibri"/>
                <w:color w:val="000000"/>
                <w:szCs w:val="20"/>
              </w:rPr>
              <w:t>bind_rows</w:t>
            </w:r>
            <w:proofErr w:type="spellEnd"/>
            <w:r w:rsidRPr="005F6811">
              <w:rPr>
                <w:rFonts w:ascii="Consolas" w:hAnsi="Consolas" w:cs="Calibri"/>
                <w:color w:val="000000"/>
                <w:szCs w:val="20"/>
              </w:rPr>
              <w:t>(</w:t>
            </w:r>
            <w:proofErr w:type="spellStart"/>
            <w:r w:rsidRPr="005F6811">
              <w:rPr>
                <w:rFonts w:ascii="Consolas" w:hAnsi="Consolas" w:cs="Calibri"/>
                <w:color w:val="000000"/>
                <w:szCs w:val="20"/>
              </w:rPr>
              <w:t>positive_cases</w:t>
            </w:r>
            <w:proofErr w:type="spellEnd"/>
            <w:r w:rsidRPr="005F6811">
              <w:rPr>
                <w:rFonts w:ascii="Consolas" w:hAnsi="Consolas" w:cs="Calibri"/>
                <w:color w:val="000000"/>
                <w:szCs w:val="20"/>
              </w:rPr>
              <w:t xml:space="preserve">, </w:t>
            </w:r>
            <w:proofErr w:type="spellStart"/>
            <w:r w:rsidRPr="005F6811">
              <w:rPr>
                <w:rFonts w:ascii="Consolas" w:hAnsi="Consolas" w:cs="Calibri"/>
                <w:color w:val="000000"/>
                <w:szCs w:val="20"/>
              </w:rPr>
              <w:t>negative_sampled</w:t>
            </w:r>
            <w:proofErr w:type="spellEnd"/>
            <w:r w:rsidRPr="005F6811">
              <w:rPr>
                <w:rFonts w:ascii="Consolas" w:hAnsi="Consolas" w:cs="Calibri"/>
                <w:color w:val="000000"/>
                <w:szCs w:val="20"/>
              </w:rPr>
              <w:t>)</w:t>
            </w:r>
          </w:p>
        </w:tc>
      </w:tr>
      <w:tr w:rsidR="00C8129E" w:rsidRPr="00526F58" w14:paraId="716EDC79" w14:textId="77777777" w:rsidTr="00A23D18">
        <w:trPr>
          <w:trHeight w:val="288"/>
        </w:trPr>
        <w:tc>
          <w:tcPr>
            <w:tcW w:w="891" w:type="pct"/>
            <w:vMerge/>
            <w:tcBorders>
              <w:top w:val="nil"/>
              <w:left w:val="single" w:sz="8" w:space="0" w:color="auto"/>
              <w:bottom w:val="single" w:sz="8" w:space="0" w:color="000000"/>
              <w:right w:val="single" w:sz="8" w:space="0" w:color="auto"/>
            </w:tcBorders>
            <w:vAlign w:val="center"/>
            <w:hideMark/>
          </w:tcPr>
          <w:p w14:paraId="383C6770" w14:textId="77777777" w:rsidR="00C8129E" w:rsidRPr="00526F58"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bottom"/>
            <w:hideMark/>
          </w:tcPr>
          <w:p w14:paraId="00590058" w14:textId="77777777" w:rsidR="00C8129E" w:rsidRPr="005F6811" w:rsidRDefault="00C8129E" w:rsidP="00A23D18">
            <w:pPr>
              <w:rPr>
                <w:rFonts w:ascii="Consolas" w:hAnsi="Consolas" w:cs="Calibri"/>
                <w:color w:val="000000"/>
                <w:szCs w:val="20"/>
              </w:rPr>
            </w:pPr>
            <w:r w:rsidRPr="005F6811">
              <w:rPr>
                <w:rFonts w:ascii="Consolas" w:hAnsi="Consolas" w:cs="Calibri"/>
                <w:color w:val="000000"/>
                <w:szCs w:val="20"/>
              </w:rPr>
              <w:t> </w:t>
            </w:r>
          </w:p>
        </w:tc>
      </w:tr>
      <w:tr w:rsidR="00C8129E" w:rsidRPr="00526F58" w14:paraId="4D706102" w14:textId="77777777" w:rsidTr="00A23D18">
        <w:trPr>
          <w:trHeight w:val="288"/>
        </w:trPr>
        <w:tc>
          <w:tcPr>
            <w:tcW w:w="891" w:type="pct"/>
            <w:vMerge/>
            <w:tcBorders>
              <w:top w:val="nil"/>
              <w:left w:val="single" w:sz="8" w:space="0" w:color="auto"/>
              <w:bottom w:val="single" w:sz="8" w:space="0" w:color="000000"/>
              <w:right w:val="single" w:sz="8" w:space="0" w:color="auto"/>
            </w:tcBorders>
            <w:vAlign w:val="center"/>
            <w:hideMark/>
          </w:tcPr>
          <w:p w14:paraId="450D0A1D" w14:textId="77777777" w:rsidR="00C8129E" w:rsidRPr="00526F58"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bottom"/>
            <w:hideMark/>
          </w:tcPr>
          <w:p w14:paraId="2049E203" w14:textId="77777777" w:rsidR="00C8129E" w:rsidRPr="005F6811" w:rsidRDefault="00C8129E" w:rsidP="00A23D18">
            <w:pPr>
              <w:rPr>
                <w:rFonts w:ascii="Consolas" w:hAnsi="Consolas" w:cs="Calibri"/>
                <w:b/>
                <w:bCs/>
                <w:color w:val="808080"/>
                <w:szCs w:val="20"/>
              </w:rPr>
            </w:pPr>
            <w:r w:rsidRPr="005F6811">
              <w:rPr>
                <w:rFonts w:ascii="Consolas" w:hAnsi="Consolas" w:cs="Calibri"/>
                <w:b/>
                <w:bCs/>
                <w:color w:val="808080"/>
                <w:szCs w:val="20"/>
              </w:rPr>
              <w:t># Check frequency distribution of the target variable</w:t>
            </w:r>
          </w:p>
        </w:tc>
      </w:tr>
      <w:tr w:rsidR="00C8129E" w:rsidRPr="00526F58" w14:paraId="23666E62" w14:textId="77777777" w:rsidTr="00A23D18">
        <w:trPr>
          <w:trHeight w:val="300"/>
        </w:trPr>
        <w:tc>
          <w:tcPr>
            <w:tcW w:w="891" w:type="pct"/>
            <w:vMerge/>
            <w:tcBorders>
              <w:top w:val="nil"/>
              <w:left w:val="single" w:sz="8" w:space="0" w:color="auto"/>
              <w:bottom w:val="single" w:sz="8" w:space="0" w:color="000000"/>
              <w:right w:val="single" w:sz="8" w:space="0" w:color="auto"/>
            </w:tcBorders>
            <w:vAlign w:val="center"/>
            <w:hideMark/>
          </w:tcPr>
          <w:p w14:paraId="6B467459" w14:textId="77777777" w:rsidR="00C8129E" w:rsidRPr="00526F58" w:rsidRDefault="00C8129E" w:rsidP="00A23D18">
            <w:pPr>
              <w:rPr>
                <w:rFonts w:ascii="Calibri" w:hAnsi="Calibri" w:cs="Calibri"/>
                <w:b/>
                <w:bCs/>
                <w:color w:val="FFFFFF"/>
                <w:szCs w:val="20"/>
              </w:rPr>
            </w:pPr>
          </w:p>
        </w:tc>
        <w:tc>
          <w:tcPr>
            <w:tcW w:w="4109" w:type="pct"/>
            <w:tcBorders>
              <w:top w:val="nil"/>
              <w:left w:val="nil"/>
              <w:bottom w:val="single" w:sz="8" w:space="0" w:color="auto"/>
              <w:right w:val="single" w:sz="8" w:space="0" w:color="auto"/>
            </w:tcBorders>
            <w:shd w:val="clear" w:color="auto" w:fill="auto"/>
            <w:vAlign w:val="bottom"/>
            <w:hideMark/>
          </w:tcPr>
          <w:p w14:paraId="08EA6662" w14:textId="77777777" w:rsidR="00C8129E" w:rsidRPr="005F6811" w:rsidRDefault="00C8129E" w:rsidP="00A23D18">
            <w:pPr>
              <w:rPr>
                <w:rFonts w:ascii="Consolas" w:hAnsi="Consolas" w:cs="Calibri"/>
                <w:color w:val="000000"/>
                <w:szCs w:val="20"/>
              </w:rPr>
            </w:pPr>
            <w:r w:rsidRPr="005F6811">
              <w:rPr>
                <w:rFonts w:ascii="Consolas" w:hAnsi="Consolas" w:cs="Calibri"/>
                <w:color w:val="000000"/>
                <w:szCs w:val="20"/>
              </w:rPr>
              <w:t>table(</w:t>
            </w:r>
            <w:proofErr w:type="spellStart"/>
            <w:r w:rsidRPr="005F6811">
              <w:rPr>
                <w:rFonts w:ascii="Consolas" w:hAnsi="Consolas" w:cs="Calibri"/>
                <w:color w:val="000000"/>
                <w:szCs w:val="20"/>
              </w:rPr>
              <w:t>balanced_data$bad</w:t>
            </w:r>
            <w:proofErr w:type="spellEnd"/>
            <w:r w:rsidRPr="005F6811">
              <w:rPr>
                <w:rFonts w:ascii="Consolas" w:hAnsi="Consolas" w:cs="Calibri"/>
                <w:color w:val="000000"/>
                <w:szCs w:val="20"/>
              </w:rPr>
              <w:t>)</w:t>
            </w:r>
          </w:p>
        </w:tc>
      </w:tr>
      <w:tr w:rsidR="00C8129E" w:rsidRPr="00526F58" w14:paraId="3C45C9B1" w14:textId="77777777" w:rsidTr="00A23D18">
        <w:trPr>
          <w:trHeight w:val="300"/>
        </w:trPr>
        <w:tc>
          <w:tcPr>
            <w:tcW w:w="891" w:type="pct"/>
            <w:tcBorders>
              <w:top w:val="nil"/>
              <w:left w:val="nil"/>
              <w:bottom w:val="nil"/>
              <w:right w:val="nil"/>
            </w:tcBorders>
            <w:shd w:val="clear" w:color="auto" w:fill="auto"/>
            <w:noWrap/>
            <w:vAlign w:val="bottom"/>
            <w:hideMark/>
          </w:tcPr>
          <w:p w14:paraId="2BA56298" w14:textId="77777777" w:rsidR="00C8129E" w:rsidRPr="00526F58" w:rsidRDefault="00C8129E" w:rsidP="00A23D18">
            <w:pPr>
              <w:rPr>
                <w:rFonts w:ascii="Calibri" w:hAnsi="Calibri" w:cs="Calibri"/>
                <w:color w:val="000000"/>
                <w:szCs w:val="20"/>
              </w:rPr>
            </w:pPr>
          </w:p>
        </w:tc>
        <w:tc>
          <w:tcPr>
            <w:tcW w:w="4109" w:type="pct"/>
            <w:tcBorders>
              <w:top w:val="nil"/>
              <w:left w:val="nil"/>
              <w:bottom w:val="nil"/>
              <w:right w:val="nil"/>
            </w:tcBorders>
            <w:shd w:val="clear" w:color="auto" w:fill="auto"/>
            <w:vAlign w:val="bottom"/>
            <w:hideMark/>
          </w:tcPr>
          <w:p w14:paraId="02C43584" w14:textId="77777777" w:rsidR="00C8129E" w:rsidRPr="005F6811" w:rsidRDefault="00C8129E" w:rsidP="00A23D18">
            <w:pPr>
              <w:rPr>
                <w:rFonts w:ascii="Consolas" w:hAnsi="Consolas"/>
                <w:szCs w:val="20"/>
              </w:rPr>
            </w:pPr>
          </w:p>
        </w:tc>
      </w:tr>
      <w:tr w:rsidR="00C8129E" w:rsidRPr="00526F58" w14:paraId="409FC5EF" w14:textId="77777777" w:rsidTr="00A23D18">
        <w:trPr>
          <w:trHeight w:val="288"/>
        </w:trPr>
        <w:tc>
          <w:tcPr>
            <w:tcW w:w="891" w:type="pct"/>
            <w:vMerge w:val="restart"/>
            <w:tcBorders>
              <w:top w:val="single" w:sz="8" w:space="0" w:color="auto"/>
              <w:left w:val="single" w:sz="8" w:space="0" w:color="auto"/>
              <w:bottom w:val="single" w:sz="8" w:space="0" w:color="000000"/>
              <w:right w:val="single" w:sz="8" w:space="0" w:color="auto"/>
            </w:tcBorders>
            <w:shd w:val="clear" w:color="000000" w:fill="00B0F0"/>
            <w:noWrap/>
            <w:vAlign w:val="center"/>
            <w:hideMark/>
          </w:tcPr>
          <w:p w14:paraId="5C5762BE" w14:textId="77777777" w:rsidR="00C8129E" w:rsidRPr="00526F58" w:rsidRDefault="00C8129E" w:rsidP="00A23D18">
            <w:pPr>
              <w:jc w:val="center"/>
              <w:rPr>
                <w:rFonts w:ascii="Calibri" w:hAnsi="Calibri" w:cs="Calibri"/>
                <w:b/>
                <w:bCs/>
                <w:color w:val="FFFFFF"/>
                <w:szCs w:val="20"/>
              </w:rPr>
            </w:pPr>
            <w:r w:rsidRPr="00526F58">
              <w:rPr>
                <w:rFonts w:ascii="Calibri" w:hAnsi="Calibri" w:cs="Calibri"/>
                <w:b/>
                <w:bCs/>
                <w:color w:val="FFFFFF"/>
                <w:szCs w:val="20"/>
              </w:rPr>
              <w:t>Python Programming</w:t>
            </w:r>
          </w:p>
        </w:tc>
        <w:tc>
          <w:tcPr>
            <w:tcW w:w="4109" w:type="pct"/>
            <w:tcBorders>
              <w:top w:val="single" w:sz="8" w:space="0" w:color="auto"/>
              <w:left w:val="nil"/>
              <w:bottom w:val="nil"/>
              <w:right w:val="single" w:sz="8" w:space="0" w:color="auto"/>
            </w:tcBorders>
            <w:shd w:val="clear" w:color="auto" w:fill="auto"/>
            <w:vAlign w:val="bottom"/>
            <w:hideMark/>
          </w:tcPr>
          <w:p w14:paraId="1F7402E5" w14:textId="77777777" w:rsidR="00C8129E" w:rsidRPr="005F6811" w:rsidRDefault="00C8129E" w:rsidP="00A23D18">
            <w:pPr>
              <w:rPr>
                <w:rFonts w:ascii="Consolas" w:hAnsi="Consolas" w:cs="Calibri"/>
                <w:color w:val="000000"/>
                <w:szCs w:val="20"/>
              </w:rPr>
            </w:pPr>
            <w:r w:rsidRPr="005F6811">
              <w:rPr>
                <w:rFonts w:ascii="Consolas" w:hAnsi="Consolas" w:cs="Calibri"/>
                <w:b/>
                <w:bCs/>
                <w:color w:val="0070C0"/>
                <w:szCs w:val="20"/>
              </w:rPr>
              <w:t>import</w:t>
            </w:r>
            <w:r w:rsidRPr="005F6811">
              <w:rPr>
                <w:rFonts w:ascii="Consolas" w:hAnsi="Consolas" w:cs="Calibri"/>
                <w:color w:val="000000"/>
                <w:szCs w:val="20"/>
              </w:rPr>
              <w:t xml:space="preserve"> pandas </w:t>
            </w:r>
            <w:r w:rsidRPr="005F6811">
              <w:rPr>
                <w:rFonts w:ascii="Consolas" w:hAnsi="Consolas" w:cs="Calibri"/>
                <w:b/>
                <w:bCs/>
                <w:color w:val="0070C0"/>
                <w:szCs w:val="20"/>
              </w:rPr>
              <w:t>as</w:t>
            </w:r>
            <w:r w:rsidRPr="005F6811">
              <w:rPr>
                <w:rFonts w:ascii="Consolas" w:hAnsi="Consolas" w:cs="Calibri"/>
                <w:color w:val="000000"/>
                <w:szCs w:val="20"/>
              </w:rPr>
              <w:t xml:space="preserve"> pd</w:t>
            </w:r>
          </w:p>
        </w:tc>
      </w:tr>
      <w:tr w:rsidR="00C8129E" w:rsidRPr="00526F58" w14:paraId="511CF09C"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4C794B3F" w14:textId="77777777" w:rsidR="00C8129E" w:rsidRPr="00526F58"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bottom"/>
            <w:hideMark/>
          </w:tcPr>
          <w:p w14:paraId="64489F87" w14:textId="77777777" w:rsidR="00C8129E" w:rsidRPr="005F6811" w:rsidRDefault="00C8129E" w:rsidP="00A23D18">
            <w:pPr>
              <w:rPr>
                <w:rFonts w:ascii="Consolas" w:hAnsi="Consolas" w:cs="Calibri"/>
                <w:color w:val="000000"/>
                <w:szCs w:val="20"/>
              </w:rPr>
            </w:pPr>
            <w:r w:rsidRPr="005F6811">
              <w:rPr>
                <w:rFonts w:ascii="Consolas" w:hAnsi="Consolas" w:cs="Calibri"/>
                <w:b/>
                <w:bCs/>
                <w:color w:val="0070C0"/>
                <w:szCs w:val="20"/>
              </w:rPr>
              <w:t>from</w:t>
            </w:r>
            <w:r w:rsidRPr="005F6811">
              <w:rPr>
                <w:rFonts w:ascii="Consolas" w:hAnsi="Consolas" w:cs="Calibri"/>
                <w:color w:val="000000"/>
                <w:szCs w:val="20"/>
              </w:rPr>
              <w:t xml:space="preserve"> </w:t>
            </w:r>
            <w:proofErr w:type="spellStart"/>
            <w:r w:rsidRPr="005F6811">
              <w:rPr>
                <w:rFonts w:ascii="Consolas" w:hAnsi="Consolas" w:cs="Calibri"/>
                <w:color w:val="000000"/>
                <w:szCs w:val="20"/>
              </w:rPr>
              <w:t>sklearn.utils</w:t>
            </w:r>
            <w:proofErr w:type="spellEnd"/>
            <w:r w:rsidRPr="005F6811">
              <w:rPr>
                <w:rFonts w:ascii="Consolas" w:hAnsi="Consolas" w:cs="Calibri"/>
                <w:color w:val="000000"/>
                <w:szCs w:val="20"/>
              </w:rPr>
              <w:t xml:space="preserve"> </w:t>
            </w:r>
            <w:r w:rsidRPr="005F6811">
              <w:rPr>
                <w:rFonts w:ascii="Consolas" w:hAnsi="Consolas" w:cs="Calibri"/>
                <w:b/>
                <w:bCs/>
                <w:color w:val="0070C0"/>
                <w:szCs w:val="20"/>
              </w:rPr>
              <w:t>import</w:t>
            </w:r>
            <w:r w:rsidRPr="005F6811">
              <w:rPr>
                <w:rFonts w:ascii="Consolas" w:hAnsi="Consolas" w:cs="Calibri"/>
                <w:color w:val="000000"/>
                <w:szCs w:val="20"/>
              </w:rPr>
              <w:t xml:space="preserve"> resample</w:t>
            </w:r>
          </w:p>
        </w:tc>
      </w:tr>
      <w:tr w:rsidR="00C8129E" w:rsidRPr="00526F58" w14:paraId="3C0B65ED"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5E476018" w14:textId="77777777" w:rsidR="00C8129E" w:rsidRPr="00526F58"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bottom"/>
            <w:hideMark/>
          </w:tcPr>
          <w:p w14:paraId="733E673C" w14:textId="77777777" w:rsidR="00C8129E" w:rsidRPr="005F6811" w:rsidRDefault="00C8129E" w:rsidP="00A23D18">
            <w:pPr>
              <w:rPr>
                <w:rFonts w:ascii="Consolas" w:hAnsi="Consolas" w:cs="Calibri"/>
                <w:color w:val="000000"/>
                <w:szCs w:val="20"/>
              </w:rPr>
            </w:pPr>
            <w:r w:rsidRPr="005F6811">
              <w:rPr>
                <w:rFonts w:ascii="Consolas" w:hAnsi="Consolas" w:cs="Calibri"/>
                <w:color w:val="000000"/>
                <w:szCs w:val="20"/>
              </w:rPr>
              <w:t> </w:t>
            </w:r>
          </w:p>
        </w:tc>
      </w:tr>
      <w:tr w:rsidR="00C8129E" w:rsidRPr="00526F58" w14:paraId="4CC24411"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1C521C20" w14:textId="77777777" w:rsidR="00C8129E" w:rsidRPr="00526F58"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bottom"/>
            <w:hideMark/>
          </w:tcPr>
          <w:p w14:paraId="150DC81A" w14:textId="77777777" w:rsidR="00C8129E" w:rsidRPr="005F6811" w:rsidRDefault="00C8129E" w:rsidP="00A23D18">
            <w:pPr>
              <w:rPr>
                <w:rFonts w:ascii="Consolas" w:hAnsi="Consolas" w:cs="Calibri"/>
                <w:b/>
                <w:bCs/>
                <w:color w:val="808080"/>
                <w:szCs w:val="20"/>
              </w:rPr>
            </w:pPr>
            <w:r w:rsidRPr="005F6811">
              <w:rPr>
                <w:rFonts w:ascii="Consolas" w:hAnsi="Consolas" w:cs="Calibri"/>
                <w:b/>
                <w:bCs/>
                <w:color w:val="808080"/>
                <w:szCs w:val="20"/>
              </w:rPr>
              <w:t># Separate positive and negative cases</w:t>
            </w:r>
          </w:p>
        </w:tc>
      </w:tr>
      <w:tr w:rsidR="00C8129E" w:rsidRPr="00526F58" w14:paraId="35BA08BA"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53BA29F9" w14:textId="77777777" w:rsidR="00C8129E" w:rsidRPr="00526F58"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bottom"/>
            <w:hideMark/>
          </w:tcPr>
          <w:p w14:paraId="27E92195" w14:textId="77777777" w:rsidR="00C8129E" w:rsidRPr="005F6811" w:rsidRDefault="00C8129E" w:rsidP="00A23D18">
            <w:pPr>
              <w:rPr>
                <w:rFonts w:ascii="Consolas" w:hAnsi="Consolas" w:cs="Calibri"/>
                <w:color w:val="000000"/>
                <w:szCs w:val="20"/>
              </w:rPr>
            </w:pPr>
            <w:proofErr w:type="spellStart"/>
            <w:r w:rsidRPr="005F6811">
              <w:rPr>
                <w:rFonts w:ascii="Consolas" w:hAnsi="Consolas" w:cs="Calibri"/>
                <w:color w:val="000000"/>
                <w:szCs w:val="20"/>
              </w:rPr>
              <w:t>positive_cases</w:t>
            </w:r>
            <w:proofErr w:type="spellEnd"/>
            <w:r w:rsidRPr="005F6811">
              <w:rPr>
                <w:rFonts w:ascii="Consolas" w:hAnsi="Consolas" w:cs="Calibri"/>
                <w:color w:val="000000"/>
                <w:szCs w:val="20"/>
              </w:rPr>
              <w:t xml:space="preserve"> = </w:t>
            </w:r>
            <w:proofErr w:type="spellStart"/>
            <w:r w:rsidRPr="005F6811">
              <w:rPr>
                <w:rFonts w:ascii="Consolas" w:hAnsi="Consolas" w:cs="Calibri"/>
                <w:color w:val="000000"/>
                <w:szCs w:val="20"/>
              </w:rPr>
              <w:t>loan_data</w:t>
            </w:r>
            <w:proofErr w:type="spellEnd"/>
            <w:r w:rsidRPr="005F6811">
              <w:rPr>
                <w:rFonts w:ascii="Consolas" w:hAnsi="Consolas" w:cs="Calibri"/>
                <w:color w:val="000000"/>
                <w:szCs w:val="20"/>
              </w:rPr>
              <w:t>[</w:t>
            </w:r>
            <w:proofErr w:type="spellStart"/>
            <w:r w:rsidRPr="005F6811">
              <w:rPr>
                <w:rFonts w:ascii="Consolas" w:hAnsi="Consolas" w:cs="Calibri"/>
                <w:color w:val="000000"/>
                <w:szCs w:val="20"/>
              </w:rPr>
              <w:t>loan_data</w:t>
            </w:r>
            <w:proofErr w:type="spellEnd"/>
            <w:r w:rsidRPr="005F6811">
              <w:rPr>
                <w:rFonts w:ascii="Consolas" w:hAnsi="Consolas" w:cs="Calibri"/>
                <w:color w:val="000000"/>
                <w:szCs w:val="20"/>
              </w:rPr>
              <w:t>['bad'] == 1]</w:t>
            </w:r>
          </w:p>
        </w:tc>
      </w:tr>
      <w:tr w:rsidR="00C8129E" w:rsidRPr="00526F58" w14:paraId="7B8EA5C7"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3CED98DE" w14:textId="77777777" w:rsidR="00C8129E" w:rsidRPr="00526F58"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bottom"/>
            <w:hideMark/>
          </w:tcPr>
          <w:p w14:paraId="020E5990" w14:textId="77777777" w:rsidR="00C8129E" w:rsidRPr="005F6811" w:rsidRDefault="00C8129E" w:rsidP="00A23D18">
            <w:pPr>
              <w:rPr>
                <w:rFonts w:ascii="Consolas" w:hAnsi="Consolas" w:cs="Calibri"/>
                <w:szCs w:val="20"/>
              </w:rPr>
            </w:pPr>
            <w:proofErr w:type="spellStart"/>
            <w:r w:rsidRPr="005F6811">
              <w:rPr>
                <w:rFonts w:ascii="Consolas" w:hAnsi="Consolas" w:cs="Calibri"/>
                <w:szCs w:val="20"/>
              </w:rPr>
              <w:t>negative_cases</w:t>
            </w:r>
            <w:proofErr w:type="spellEnd"/>
            <w:r w:rsidRPr="005F6811">
              <w:rPr>
                <w:rFonts w:ascii="Consolas" w:hAnsi="Consolas" w:cs="Calibri"/>
                <w:szCs w:val="20"/>
              </w:rPr>
              <w:t xml:space="preserve"> = </w:t>
            </w:r>
            <w:proofErr w:type="spellStart"/>
            <w:r w:rsidRPr="005F6811">
              <w:rPr>
                <w:rFonts w:ascii="Consolas" w:hAnsi="Consolas" w:cs="Calibri"/>
                <w:szCs w:val="20"/>
              </w:rPr>
              <w:t>loan_data</w:t>
            </w:r>
            <w:proofErr w:type="spellEnd"/>
            <w:r w:rsidRPr="005F6811">
              <w:rPr>
                <w:rFonts w:ascii="Consolas" w:hAnsi="Consolas" w:cs="Calibri"/>
                <w:szCs w:val="20"/>
              </w:rPr>
              <w:t>[</w:t>
            </w:r>
            <w:proofErr w:type="spellStart"/>
            <w:r w:rsidRPr="005F6811">
              <w:rPr>
                <w:rFonts w:ascii="Consolas" w:hAnsi="Consolas" w:cs="Calibri"/>
                <w:szCs w:val="20"/>
              </w:rPr>
              <w:t>loan_data</w:t>
            </w:r>
            <w:proofErr w:type="spellEnd"/>
            <w:r w:rsidRPr="005F6811">
              <w:rPr>
                <w:rFonts w:ascii="Consolas" w:hAnsi="Consolas" w:cs="Calibri"/>
                <w:szCs w:val="20"/>
              </w:rPr>
              <w:t>['bad'] == 0]</w:t>
            </w:r>
          </w:p>
        </w:tc>
      </w:tr>
      <w:tr w:rsidR="00C8129E" w:rsidRPr="00526F58" w14:paraId="6C2D0C0B"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2A7AB38A" w14:textId="77777777" w:rsidR="00C8129E" w:rsidRPr="00526F58"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bottom"/>
            <w:hideMark/>
          </w:tcPr>
          <w:p w14:paraId="4046836F" w14:textId="77777777" w:rsidR="00C8129E" w:rsidRPr="005F6811" w:rsidRDefault="00C8129E" w:rsidP="00A23D18">
            <w:pPr>
              <w:rPr>
                <w:rFonts w:ascii="Consolas" w:hAnsi="Consolas" w:cs="Calibri"/>
                <w:color w:val="000000"/>
                <w:szCs w:val="20"/>
              </w:rPr>
            </w:pPr>
            <w:r w:rsidRPr="005F6811">
              <w:rPr>
                <w:rFonts w:ascii="Consolas" w:hAnsi="Consolas" w:cs="Calibri"/>
                <w:color w:val="000000"/>
                <w:szCs w:val="20"/>
              </w:rPr>
              <w:t> </w:t>
            </w:r>
          </w:p>
        </w:tc>
      </w:tr>
      <w:tr w:rsidR="00C8129E" w:rsidRPr="00526F58" w14:paraId="34568808"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1733F038" w14:textId="77777777" w:rsidR="00C8129E" w:rsidRPr="00526F58"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bottom"/>
            <w:hideMark/>
          </w:tcPr>
          <w:p w14:paraId="3E934F50" w14:textId="77777777" w:rsidR="00C8129E" w:rsidRPr="005F6811" w:rsidRDefault="00C8129E" w:rsidP="00A23D18">
            <w:pPr>
              <w:rPr>
                <w:rFonts w:ascii="Consolas" w:hAnsi="Consolas" w:cs="Calibri"/>
                <w:b/>
                <w:bCs/>
                <w:color w:val="808080"/>
                <w:szCs w:val="20"/>
              </w:rPr>
            </w:pPr>
            <w:r w:rsidRPr="005F6811">
              <w:rPr>
                <w:rFonts w:ascii="Consolas" w:hAnsi="Consolas" w:cs="Calibri"/>
                <w:b/>
                <w:bCs/>
                <w:color w:val="808080"/>
                <w:szCs w:val="20"/>
              </w:rPr>
              <w:t># Sample the negative cases to match the number of positive cases</w:t>
            </w:r>
          </w:p>
        </w:tc>
      </w:tr>
      <w:tr w:rsidR="00C8129E" w:rsidRPr="00526F58" w14:paraId="228B900B" w14:textId="77777777" w:rsidTr="00A23D18">
        <w:trPr>
          <w:trHeight w:val="576"/>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76AD57D2" w14:textId="77777777" w:rsidR="00C8129E" w:rsidRPr="00526F58"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bottom"/>
            <w:hideMark/>
          </w:tcPr>
          <w:p w14:paraId="730F06FA" w14:textId="77777777" w:rsidR="00C8129E" w:rsidRPr="005F6811" w:rsidRDefault="00C8129E" w:rsidP="00A23D18">
            <w:pPr>
              <w:rPr>
                <w:rFonts w:ascii="Consolas" w:hAnsi="Consolas" w:cs="Calibri"/>
                <w:szCs w:val="20"/>
              </w:rPr>
            </w:pPr>
            <w:proofErr w:type="spellStart"/>
            <w:r w:rsidRPr="005F6811">
              <w:rPr>
                <w:rFonts w:ascii="Consolas" w:hAnsi="Consolas" w:cs="Calibri"/>
                <w:szCs w:val="20"/>
              </w:rPr>
              <w:t>negative_sampled</w:t>
            </w:r>
            <w:proofErr w:type="spellEnd"/>
            <w:r w:rsidRPr="005F6811">
              <w:rPr>
                <w:rFonts w:ascii="Consolas" w:hAnsi="Consolas" w:cs="Calibri"/>
                <w:szCs w:val="20"/>
              </w:rPr>
              <w:t xml:space="preserve"> = resample(</w:t>
            </w:r>
            <w:proofErr w:type="spellStart"/>
            <w:r w:rsidRPr="005F6811">
              <w:rPr>
                <w:rFonts w:ascii="Consolas" w:hAnsi="Consolas" w:cs="Calibri"/>
                <w:szCs w:val="20"/>
              </w:rPr>
              <w:t>negative_cases</w:t>
            </w:r>
            <w:proofErr w:type="spellEnd"/>
            <w:r w:rsidRPr="005F6811">
              <w:rPr>
                <w:rFonts w:ascii="Consolas" w:hAnsi="Consolas" w:cs="Calibri"/>
                <w:szCs w:val="20"/>
              </w:rPr>
              <w:t xml:space="preserve">, replace=False, </w:t>
            </w:r>
            <w:proofErr w:type="spellStart"/>
            <w:r w:rsidRPr="005F6811">
              <w:rPr>
                <w:rFonts w:ascii="Consolas" w:hAnsi="Consolas" w:cs="Calibri"/>
                <w:szCs w:val="20"/>
              </w:rPr>
              <w:t>n_samples</w:t>
            </w:r>
            <w:proofErr w:type="spellEnd"/>
            <w:r w:rsidRPr="005F6811">
              <w:rPr>
                <w:rFonts w:ascii="Consolas" w:hAnsi="Consolas" w:cs="Calibri"/>
                <w:szCs w:val="20"/>
              </w:rPr>
              <w:t>=</w:t>
            </w:r>
            <w:proofErr w:type="spellStart"/>
            <w:r w:rsidRPr="005F6811">
              <w:rPr>
                <w:rFonts w:ascii="Consolas" w:hAnsi="Consolas" w:cs="Calibri"/>
                <w:szCs w:val="20"/>
              </w:rPr>
              <w:t>len</w:t>
            </w:r>
            <w:proofErr w:type="spellEnd"/>
            <w:r w:rsidRPr="005F6811">
              <w:rPr>
                <w:rFonts w:ascii="Consolas" w:hAnsi="Consolas" w:cs="Calibri"/>
                <w:szCs w:val="20"/>
              </w:rPr>
              <w:t>(</w:t>
            </w:r>
            <w:proofErr w:type="spellStart"/>
            <w:r w:rsidRPr="005F6811">
              <w:rPr>
                <w:rFonts w:ascii="Consolas" w:hAnsi="Consolas" w:cs="Calibri"/>
                <w:szCs w:val="20"/>
              </w:rPr>
              <w:t>positive_cases</w:t>
            </w:r>
            <w:proofErr w:type="spellEnd"/>
            <w:r w:rsidRPr="005F6811">
              <w:rPr>
                <w:rFonts w:ascii="Consolas" w:hAnsi="Consolas" w:cs="Calibri"/>
                <w:szCs w:val="20"/>
              </w:rPr>
              <w:t xml:space="preserve">), </w:t>
            </w:r>
            <w:proofErr w:type="spellStart"/>
            <w:r w:rsidRPr="005F6811">
              <w:rPr>
                <w:rFonts w:ascii="Consolas" w:hAnsi="Consolas" w:cs="Calibri"/>
                <w:szCs w:val="20"/>
              </w:rPr>
              <w:t>random_state</w:t>
            </w:r>
            <w:proofErr w:type="spellEnd"/>
            <w:r w:rsidRPr="005F6811">
              <w:rPr>
                <w:rFonts w:ascii="Consolas" w:hAnsi="Consolas" w:cs="Calibri"/>
                <w:szCs w:val="20"/>
              </w:rPr>
              <w:t>=42)</w:t>
            </w:r>
          </w:p>
        </w:tc>
      </w:tr>
      <w:tr w:rsidR="00C8129E" w:rsidRPr="00526F58" w14:paraId="3A94D5D6"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5F21CD23" w14:textId="77777777" w:rsidR="00C8129E" w:rsidRPr="00526F58"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bottom"/>
            <w:hideMark/>
          </w:tcPr>
          <w:p w14:paraId="2EC79B12" w14:textId="77777777" w:rsidR="00C8129E" w:rsidRPr="005F6811" w:rsidRDefault="00C8129E" w:rsidP="00A23D18">
            <w:pPr>
              <w:rPr>
                <w:rFonts w:ascii="Consolas" w:hAnsi="Consolas" w:cs="Calibri"/>
                <w:color w:val="000000"/>
                <w:szCs w:val="20"/>
              </w:rPr>
            </w:pPr>
            <w:r w:rsidRPr="005F6811">
              <w:rPr>
                <w:rFonts w:ascii="Consolas" w:hAnsi="Consolas" w:cs="Calibri"/>
                <w:color w:val="000000"/>
                <w:szCs w:val="20"/>
              </w:rPr>
              <w:t> </w:t>
            </w:r>
          </w:p>
        </w:tc>
      </w:tr>
      <w:tr w:rsidR="00C8129E" w:rsidRPr="00526F58" w14:paraId="2F5D1D91"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7ADC337A" w14:textId="77777777" w:rsidR="00C8129E" w:rsidRPr="00526F58"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bottom"/>
            <w:hideMark/>
          </w:tcPr>
          <w:p w14:paraId="6CAFCD1F" w14:textId="77777777" w:rsidR="00C8129E" w:rsidRPr="005F6811" w:rsidRDefault="00C8129E" w:rsidP="00A23D18">
            <w:pPr>
              <w:rPr>
                <w:rFonts w:ascii="Consolas" w:hAnsi="Consolas" w:cs="Calibri"/>
                <w:b/>
                <w:bCs/>
                <w:color w:val="808080"/>
                <w:szCs w:val="20"/>
              </w:rPr>
            </w:pPr>
            <w:r w:rsidRPr="005F6811">
              <w:rPr>
                <w:rFonts w:ascii="Consolas" w:hAnsi="Consolas" w:cs="Calibri"/>
                <w:b/>
                <w:bCs/>
                <w:color w:val="808080"/>
                <w:szCs w:val="20"/>
              </w:rPr>
              <w:t># Concatenate the positive and sampled negative cases</w:t>
            </w:r>
          </w:p>
        </w:tc>
      </w:tr>
      <w:tr w:rsidR="00C8129E" w:rsidRPr="00526F58" w14:paraId="79937361"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22440E88" w14:textId="77777777" w:rsidR="00C8129E" w:rsidRPr="00526F58"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bottom"/>
            <w:hideMark/>
          </w:tcPr>
          <w:p w14:paraId="27EE3C7E" w14:textId="77777777" w:rsidR="00C8129E" w:rsidRPr="005F6811" w:rsidRDefault="00C8129E" w:rsidP="00A23D18">
            <w:pPr>
              <w:rPr>
                <w:rFonts w:ascii="Consolas" w:hAnsi="Consolas" w:cs="Calibri"/>
                <w:color w:val="000000"/>
                <w:szCs w:val="20"/>
              </w:rPr>
            </w:pPr>
            <w:proofErr w:type="spellStart"/>
            <w:r w:rsidRPr="005F6811">
              <w:rPr>
                <w:rFonts w:ascii="Consolas" w:hAnsi="Consolas" w:cs="Calibri"/>
                <w:color w:val="000000"/>
                <w:szCs w:val="20"/>
              </w:rPr>
              <w:t>balanced_data</w:t>
            </w:r>
            <w:proofErr w:type="spellEnd"/>
            <w:r w:rsidRPr="005F6811">
              <w:rPr>
                <w:rFonts w:ascii="Consolas" w:hAnsi="Consolas" w:cs="Calibri"/>
                <w:color w:val="000000"/>
                <w:szCs w:val="20"/>
              </w:rPr>
              <w:t xml:space="preserve"> = </w:t>
            </w:r>
            <w:proofErr w:type="spellStart"/>
            <w:r w:rsidRPr="005F6811">
              <w:rPr>
                <w:rFonts w:ascii="Consolas" w:hAnsi="Consolas" w:cs="Calibri"/>
                <w:color w:val="000000"/>
                <w:szCs w:val="20"/>
              </w:rPr>
              <w:t>pd.concat</w:t>
            </w:r>
            <w:proofErr w:type="spellEnd"/>
            <w:r w:rsidRPr="005F6811">
              <w:rPr>
                <w:rFonts w:ascii="Consolas" w:hAnsi="Consolas" w:cs="Calibri"/>
                <w:color w:val="000000"/>
                <w:szCs w:val="20"/>
              </w:rPr>
              <w:t>([</w:t>
            </w:r>
            <w:proofErr w:type="spellStart"/>
            <w:r w:rsidRPr="005F6811">
              <w:rPr>
                <w:rFonts w:ascii="Consolas" w:hAnsi="Consolas" w:cs="Calibri"/>
                <w:color w:val="000000"/>
                <w:szCs w:val="20"/>
              </w:rPr>
              <w:t>positive_cases</w:t>
            </w:r>
            <w:proofErr w:type="spellEnd"/>
            <w:r w:rsidRPr="005F6811">
              <w:rPr>
                <w:rFonts w:ascii="Consolas" w:hAnsi="Consolas" w:cs="Calibri"/>
                <w:color w:val="000000"/>
                <w:szCs w:val="20"/>
              </w:rPr>
              <w:t xml:space="preserve">, </w:t>
            </w:r>
            <w:proofErr w:type="spellStart"/>
            <w:r w:rsidRPr="005F6811">
              <w:rPr>
                <w:rFonts w:ascii="Consolas" w:hAnsi="Consolas" w:cs="Calibri"/>
                <w:color w:val="000000"/>
                <w:szCs w:val="20"/>
              </w:rPr>
              <w:t>negative_sampled</w:t>
            </w:r>
            <w:proofErr w:type="spellEnd"/>
            <w:r w:rsidRPr="005F6811">
              <w:rPr>
                <w:rFonts w:ascii="Consolas" w:hAnsi="Consolas" w:cs="Calibri"/>
                <w:color w:val="000000"/>
                <w:szCs w:val="20"/>
              </w:rPr>
              <w:t>])</w:t>
            </w:r>
          </w:p>
        </w:tc>
      </w:tr>
      <w:tr w:rsidR="00C8129E" w:rsidRPr="00526F58" w14:paraId="1FEBF2EC"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28BE46A0" w14:textId="77777777" w:rsidR="00C8129E" w:rsidRPr="00526F58"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bottom"/>
            <w:hideMark/>
          </w:tcPr>
          <w:p w14:paraId="26A841AB" w14:textId="77777777" w:rsidR="00C8129E" w:rsidRPr="005F6811" w:rsidRDefault="00C8129E" w:rsidP="00A23D18">
            <w:pPr>
              <w:rPr>
                <w:rFonts w:ascii="Consolas" w:hAnsi="Consolas" w:cs="Calibri"/>
                <w:color w:val="000000"/>
                <w:szCs w:val="20"/>
              </w:rPr>
            </w:pPr>
            <w:r w:rsidRPr="005F6811">
              <w:rPr>
                <w:rFonts w:ascii="Consolas" w:hAnsi="Consolas" w:cs="Calibri"/>
                <w:color w:val="000000"/>
                <w:szCs w:val="20"/>
              </w:rPr>
              <w:t> </w:t>
            </w:r>
          </w:p>
        </w:tc>
      </w:tr>
      <w:tr w:rsidR="00C8129E" w:rsidRPr="00526F58" w14:paraId="2A192CE0"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39D30B3F" w14:textId="77777777" w:rsidR="00C8129E" w:rsidRPr="00526F58"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bottom"/>
            <w:hideMark/>
          </w:tcPr>
          <w:p w14:paraId="70633C9C" w14:textId="77777777" w:rsidR="00C8129E" w:rsidRPr="005F6811" w:rsidRDefault="00C8129E" w:rsidP="00A23D18">
            <w:pPr>
              <w:rPr>
                <w:rFonts w:ascii="Consolas" w:hAnsi="Consolas" w:cs="Calibri"/>
                <w:b/>
                <w:bCs/>
                <w:color w:val="808080"/>
                <w:szCs w:val="20"/>
              </w:rPr>
            </w:pPr>
            <w:r w:rsidRPr="005F6811">
              <w:rPr>
                <w:rFonts w:ascii="Consolas" w:hAnsi="Consolas" w:cs="Calibri"/>
                <w:b/>
                <w:bCs/>
                <w:color w:val="808080"/>
                <w:szCs w:val="20"/>
              </w:rPr>
              <w:t># Check frequency distribution of the target variable</w:t>
            </w:r>
          </w:p>
        </w:tc>
      </w:tr>
      <w:tr w:rsidR="00C8129E" w:rsidRPr="00526F58" w14:paraId="3EA085DE" w14:textId="77777777" w:rsidTr="00A23D18">
        <w:trPr>
          <w:trHeight w:val="300"/>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22DB5F20" w14:textId="77777777" w:rsidR="00C8129E" w:rsidRPr="00526F58" w:rsidRDefault="00C8129E" w:rsidP="00A23D18">
            <w:pPr>
              <w:rPr>
                <w:rFonts w:ascii="Calibri" w:hAnsi="Calibri" w:cs="Calibri"/>
                <w:b/>
                <w:bCs/>
                <w:color w:val="FFFFFF"/>
                <w:szCs w:val="20"/>
              </w:rPr>
            </w:pPr>
          </w:p>
        </w:tc>
        <w:tc>
          <w:tcPr>
            <w:tcW w:w="4109" w:type="pct"/>
            <w:tcBorders>
              <w:top w:val="nil"/>
              <w:left w:val="nil"/>
              <w:bottom w:val="single" w:sz="8" w:space="0" w:color="auto"/>
              <w:right w:val="single" w:sz="8" w:space="0" w:color="auto"/>
            </w:tcBorders>
            <w:shd w:val="clear" w:color="auto" w:fill="auto"/>
            <w:vAlign w:val="bottom"/>
            <w:hideMark/>
          </w:tcPr>
          <w:p w14:paraId="54DD089E" w14:textId="77777777" w:rsidR="00C8129E" w:rsidRPr="005F6811" w:rsidRDefault="00C8129E" w:rsidP="00A23D18">
            <w:pPr>
              <w:rPr>
                <w:rFonts w:ascii="Consolas" w:hAnsi="Consolas" w:cs="Calibri"/>
                <w:szCs w:val="20"/>
              </w:rPr>
            </w:pPr>
            <w:proofErr w:type="spellStart"/>
            <w:r w:rsidRPr="005F6811">
              <w:rPr>
                <w:rFonts w:ascii="Consolas" w:hAnsi="Consolas" w:cs="Calibri"/>
                <w:szCs w:val="20"/>
              </w:rPr>
              <w:t>balanced_data</w:t>
            </w:r>
            <w:proofErr w:type="spellEnd"/>
            <w:r w:rsidRPr="005F6811">
              <w:rPr>
                <w:rFonts w:ascii="Consolas" w:hAnsi="Consolas" w:cs="Calibri"/>
                <w:szCs w:val="20"/>
              </w:rPr>
              <w:t>['bad'].</w:t>
            </w:r>
            <w:proofErr w:type="spellStart"/>
            <w:r w:rsidRPr="005F6811">
              <w:rPr>
                <w:rFonts w:ascii="Consolas" w:hAnsi="Consolas" w:cs="Calibri"/>
                <w:szCs w:val="20"/>
              </w:rPr>
              <w:t>value_counts</w:t>
            </w:r>
            <w:proofErr w:type="spellEnd"/>
            <w:r w:rsidRPr="005F6811">
              <w:rPr>
                <w:rFonts w:ascii="Consolas" w:hAnsi="Consolas" w:cs="Calibri"/>
                <w:szCs w:val="20"/>
              </w:rPr>
              <w:t>()</w:t>
            </w:r>
          </w:p>
        </w:tc>
      </w:tr>
      <w:tr w:rsidR="00C8129E" w:rsidRPr="00526F58" w14:paraId="5584AD07" w14:textId="77777777" w:rsidTr="00A23D18">
        <w:trPr>
          <w:trHeight w:val="300"/>
        </w:trPr>
        <w:tc>
          <w:tcPr>
            <w:tcW w:w="891" w:type="pct"/>
            <w:tcBorders>
              <w:top w:val="nil"/>
              <w:left w:val="nil"/>
              <w:bottom w:val="nil"/>
              <w:right w:val="nil"/>
            </w:tcBorders>
            <w:shd w:val="clear" w:color="auto" w:fill="auto"/>
            <w:noWrap/>
            <w:vAlign w:val="bottom"/>
            <w:hideMark/>
          </w:tcPr>
          <w:p w14:paraId="2F3C61C7" w14:textId="77777777" w:rsidR="00C8129E" w:rsidRPr="00526F58" w:rsidRDefault="00C8129E" w:rsidP="00A23D18">
            <w:pPr>
              <w:rPr>
                <w:rFonts w:ascii="Calibri" w:hAnsi="Calibri" w:cs="Calibri"/>
                <w:szCs w:val="20"/>
              </w:rPr>
            </w:pPr>
          </w:p>
        </w:tc>
        <w:tc>
          <w:tcPr>
            <w:tcW w:w="4109" w:type="pct"/>
            <w:tcBorders>
              <w:top w:val="nil"/>
              <w:left w:val="nil"/>
              <w:bottom w:val="nil"/>
              <w:right w:val="nil"/>
            </w:tcBorders>
            <w:shd w:val="clear" w:color="auto" w:fill="auto"/>
            <w:vAlign w:val="bottom"/>
            <w:hideMark/>
          </w:tcPr>
          <w:p w14:paraId="3A7FD7C0" w14:textId="77777777" w:rsidR="00C8129E" w:rsidRPr="005F6811" w:rsidRDefault="00C8129E" w:rsidP="00A23D18">
            <w:pPr>
              <w:rPr>
                <w:rFonts w:ascii="Consolas" w:hAnsi="Consolas"/>
                <w:szCs w:val="20"/>
              </w:rPr>
            </w:pPr>
          </w:p>
        </w:tc>
      </w:tr>
      <w:tr w:rsidR="00C8129E" w:rsidRPr="00526F58" w14:paraId="3D0B23D9" w14:textId="77777777" w:rsidTr="00A23D18">
        <w:trPr>
          <w:trHeight w:val="288"/>
        </w:trPr>
        <w:tc>
          <w:tcPr>
            <w:tcW w:w="891" w:type="pct"/>
            <w:vMerge w:val="restart"/>
            <w:tcBorders>
              <w:top w:val="single" w:sz="8" w:space="0" w:color="auto"/>
              <w:left w:val="single" w:sz="8" w:space="0" w:color="auto"/>
              <w:bottom w:val="single" w:sz="8" w:space="0" w:color="000000"/>
              <w:right w:val="single" w:sz="8" w:space="0" w:color="auto"/>
            </w:tcBorders>
            <w:shd w:val="clear" w:color="000000" w:fill="00B0F0"/>
            <w:noWrap/>
            <w:vAlign w:val="center"/>
            <w:hideMark/>
          </w:tcPr>
          <w:p w14:paraId="5DEEBBEF" w14:textId="77777777" w:rsidR="00C8129E" w:rsidRPr="00526F58" w:rsidRDefault="00C8129E" w:rsidP="00A23D18">
            <w:pPr>
              <w:jc w:val="center"/>
              <w:rPr>
                <w:rFonts w:ascii="Calibri" w:hAnsi="Calibri" w:cs="Calibri"/>
                <w:b/>
                <w:bCs/>
                <w:color w:val="FFFFFF"/>
                <w:szCs w:val="20"/>
              </w:rPr>
            </w:pPr>
            <w:r w:rsidRPr="00526F58">
              <w:rPr>
                <w:rFonts w:ascii="Calibri" w:hAnsi="Calibri" w:cs="Calibri"/>
                <w:b/>
                <w:bCs/>
                <w:color w:val="FFFFFF"/>
                <w:szCs w:val="20"/>
              </w:rPr>
              <w:t>SAS Programming</w:t>
            </w:r>
          </w:p>
        </w:tc>
        <w:tc>
          <w:tcPr>
            <w:tcW w:w="4109" w:type="pct"/>
            <w:tcBorders>
              <w:top w:val="single" w:sz="8" w:space="0" w:color="auto"/>
              <w:left w:val="nil"/>
              <w:bottom w:val="nil"/>
              <w:right w:val="single" w:sz="8" w:space="0" w:color="auto"/>
            </w:tcBorders>
            <w:shd w:val="clear" w:color="auto" w:fill="auto"/>
            <w:vAlign w:val="bottom"/>
            <w:hideMark/>
          </w:tcPr>
          <w:p w14:paraId="2AACAA39" w14:textId="77777777" w:rsidR="00C8129E" w:rsidRPr="005F6811" w:rsidRDefault="00C8129E" w:rsidP="00A23D18">
            <w:pPr>
              <w:rPr>
                <w:rFonts w:ascii="Consolas" w:hAnsi="Consolas" w:cs="Calibri"/>
                <w:b/>
                <w:bCs/>
                <w:color w:val="808080"/>
                <w:szCs w:val="20"/>
              </w:rPr>
            </w:pPr>
            <w:r w:rsidRPr="005F6811">
              <w:rPr>
                <w:rFonts w:ascii="Consolas" w:hAnsi="Consolas" w:cs="Calibri"/>
                <w:b/>
                <w:bCs/>
                <w:color w:val="808080"/>
                <w:szCs w:val="20"/>
              </w:rPr>
              <w:t>/* Separate the positive and negative cases */</w:t>
            </w:r>
          </w:p>
        </w:tc>
      </w:tr>
      <w:tr w:rsidR="00C8129E" w:rsidRPr="00526F58" w14:paraId="1C2B151D"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6F6B1F2F" w14:textId="77777777" w:rsidR="00C8129E" w:rsidRPr="00526F58"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bottom"/>
            <w:hideMark/>
          </w:tcPr>
          <w:p w14:paraId="7B9848BB" w14:textId="77777777" w:rsidR="00C8129E" w:rsidRPr="005F6811" w:rsidRDefault="00C8129E" w:rsidP="00A23D18">
            <w:pPr>
              <w:rPr>
                <w:rFonts w:ascii="Consolas" w:hAnsi="Consolas" w:cs="Calibri"/>
                <w:color w:val="000000"/>
                <w:szCs w:val="20"/>
              </w:rPr>
            </w:pPr>
            <w:r w:rsidRPr="005F6811">
              <w:rPr>
                <w:rFonts w:ascii="Consolas" w:hAnsi="Consolas" w:cs="Calibri"/>
                <w:b/>
                <w:bCs/>
                <w:color w:val="002060"/>
                <w:szCs w:val="20"/>
              </w:rPr>
              <w:t>DATA</w:t>
            </w:r>
            <w:r w:rsidRPr="005F6811">
              <w:rPr>
                <w:rFonts w:ascii="Consolas" w:hAnsi="Consolas" w:cs="Calibri"/>
                <w:color w:val="000000"/>
                <w:szCs w:val="20"/>
              </w:rPr>
              <w:t xml:space="preserve"> </w:t>
            </w:r>
            <w:proofErr w:type="spellStart"/>
            <w:r w:rsidRPr="005F6811">
              <w:rPr>
                <w:rFonts w:ascii="Consolas" w:hAnsi="Consolas" w:cs="Calibri"/>
                <w:color w:val="000000"/>
                <w:szCs w:val="20"/>
              </w:rPr>
              <w:t>pos_cases</w:t>
            </w:r>
            <w:proofErr w:type="spellEnd"/>
            <w:r w:rsidRPr="005F6811">
              <w:rPr>
                <w:rFonts w:ascii="Consolas" w:hAnsi="Consolas" w:cs="Calibri"/>
                <w:color w:val="000000"/>
                <w:szCs w:val="20"/>
              </w:rPr>
              <w:t xml:space="preserve"> </w:t>
            </w:r>
            <w:proofErr w:type="spellStart"/>
            <w:r w:rsidRPr="005F6811">
              <w:rPr>
                <w:rFonts w:ascii="Consolas" w:hAnsi="Consolas" w:cs="Calibri"/>
                <w:color w:val="000000"/>
                <w:szCs w:val="20"/>
              </w:rPr>
              <w:t>neg_cases</w:t>
            </w:r>
            <w:proofErr w:type="spellEnd"/>
            <w:r w:rsidRPr="005F6811">
              <w:rPr>
                <w:rFonts w:ascii="Consolas" w:hAnsi="Consolas" w:cs="Calibri"/>
                <w:color w:val="000000"/>
                <w:szCs w:val="20"/>
              </w:rPr>
              <w:t>;</w:t>
            </w:r>
          </w:p>
        </w:tc>
      </w:tr>
      <w:tr w:rsidR="00C8129E" w:rsidRPr="00526F58" w14:paraId="6A9F4073"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3BD5B1A8" w14:textId="77777777" w:rsidR="00C8129E" w:rsidRPr="00526F58"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bottom"/>
            <w:hideMark/>
          </w:tcPr>
          <w:p w14:paraId="100D55BF" w14:textId="77777777" w:rsidR="00C8129E" w:rsidRPr="005F6811" w:rsidRDefault="00C8129E" w:rsidP="00A23D18">
            <w:pPr>
              <w:rPr>
                <w:rFonts w:ascii="Consolas" w:hAnsi="Consolas" w:cs="Calibri"/>
                <w:color w:val="000000"/>
                <w:szCs w:val="20"/>
              </w:rPr>
            </w:pPr>
            <w:r w:rsidRPr="005F6811">
              <w:rPr>
                <w:rFonts w:ascii="Consolas" w:hAnsi="Consolas" w:cs="Calibri"/>
                <w:color w:val="000000"/>
                <w:szCs w:val="20"/>
              </w:rPr>
              <w:t xml:space="preserve">   </w:t>
            </w:r>
            <w:r w:rsidRPr="005F6811">
              <w:rPr>
                <w:rFonts w:ascii="Consolas" w:hAnsi="Consolas" w:cs="Calibri"/>
                <w:b/>
                <w:bCs/>
                <w:color w:val="0070C0"/>
                <w:szCs w:val="20"/>
              </w:rPr>
              <w:t xml:space="preserve"> SET </w:t>
            </w:r>
            <w:proofErr w:type="spellStart"/>
            <w:r w:rsidRPr="005F6811">
              <w:rPr>
                <w:rFonts w:ascii="Consolas" w:hAnsi="Consolas" w:cs="Calibri"/>
                <w:color w:val="000000"/>
                <w:szCs w:val="20"/>
              </w:rPr>
              <w:t>loan_data</w:t>
            </w:r>
            <w:proofErr w:type="spellEnd"/>
            <w:r w:rsidRPr="005F6811">
              <w:rPr>
                <w:rFonts w:ascii="Consolas" w:hAnsi="Consolas" w:cs="Calibri"/>
                <w:color w:val="000000"/>
                <w:szCs w:val="20"/>
              </w:rPr>
              <w:t>;</w:t>
            </w:r>
          </w:p>
        </w:tc>
      </w:tr>
      <w:tr w:rsidR="00C8129E" w:rsidRPr="00526F58" w14:paraId="1109890F"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7A78613A" w14:textId="77777777" w:rsidR="00C8129E" w:rsidRPr="00526F58"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bottom"/>
            <w:hideMark/>
          </w:tcPr>
          <w:p w14:paraId="7736EC06" w14:textId="77777777" w:rsidR="00C8129E" w:rsidRPr="005F6811" w:rsidRDefault="00C8129E" w:rsidP="00A23D18">
            <w:pPr>
              <w:rPr>
                <w:rFonts w:ascii="Consolas" w:hAnsi="Consolas" w:cs="Calibri"/>
                <w:color w:val="000000"/>
                <w:szCs w:val="20"/>
              </w:rPr>
            </w:pPr>
            <w:r w:rsidRPr="005F6811">
              <w:rPr>
                <w:rFonts w:ascii="Consolas" w:hAnsi="Consolas" w:cs="Calibri"/>
                <w:color w:val="000000"/>
                <w:szCs w:val="20"/>
              </w:rPr>
              <w:t xml:space="preserve">    </w:t>
            </w:r>
            <w:r w:rsidRPr="005F6811">
              <w:rPr>
                <w:rFonts w:ascii="Consolas" w:hAnsi="Consolas" w:cs="Calibri"/>
                <w:b/>
                <w:bCs/>
                <w:color w:val="0070C0"/>
                <w:szCs w:val="20"/>
              </w:rPr>
              <w:t xml:space="preserve">IF </w:t>
            </w:r>
            <w:r w:rsidRPr="005F6811">
              <w:rPr>
                <w:rFonts w:ascii="Consolas" w:hAnsi="Consolas" w:cs="Calibri"/>
                <w:color w:val="000000"/>
                <w:szCs w:val="20"/>
              </w:rPr>
              <w:t xml:space="preserve">bad = 1 THEN </w:t>
            </w:r>
            <w:r w:rsidRPr="005F6811">
              <w:rPr>
                <w:rFonts w:ascii="Consolas" w:hAnsi="Consolas" w:cs="Calibri"/>
                <w:b/>
                <w:bCs/>
                <w:color w:val="0070C0"/>
                <w:szCs w:val="20"/>
              </w:rPr>
              <w:t>OUTPUT</w:t>
            </w:r>
            <w:r w:rsidRPr="005F6811">
              <w:rPr>
                <w:rFonts w:ascii="Consolas" w:hAnsi="Consolas" w:cs="Calibri"/>
                <w:color w:val="000000"/>
                <w:szCs w:val="20"/>
              </w:rPr>
              <w:t xml:space="preserve"> </w:t>
            </w:r>
            <w:proofErr w:type="spellStart"/>
            <w:r w:rsidRPr="005F6811">
              <w:rPr>
                <w:rFonts w:ascii="Consolas" w:hAnsi="Consolas" w:cs="Calibri"/>
                <w:color w:val="000000"/>
                <w:szCs w:val="20"/>
              </w:rPr>
              <w:t>pos_cases</w:t>
            </w:r>
            <w:proofErr w:type="spellEnd"/>
            <w:r w:rsidRPr="005F6811">
              <w:rPr>
                <w:rFonts w:ascii="Consolas" w:hAnsi="Consolas" w:cs="Calibri"/>
                <w:color w:val="000000"/>
                <w:szCs w:val="20"/>
              </w:rPr>
              <w:t>;</w:t>
            </w:r>
            <w:r w:rsidRPr="005F6811">
              <w:rPr>
                <w:rFonts w:ascii="Consolas" w:hAnsi="Consolas" w:cs="Calibri"/>
                <w:b/>
                <w:bCs/>
                <w:color w:val="0070C0"/>
                <w:szCs w:val="20"/>
              </w:rPr>
              <w:t xml:space="preserve"> ELSE OUTPUT</w:t>
            </w:r>
            <w:r w:rsidRPr="005F6811">
              <w:rPr>
                <w:rFonts w:ascii="Consolas" w:hAnsi="Consolas" w:cs="Calibri"/>
                <w:color w:val="000000"/>
                <w:szCs w:val="20"/>
              </w:rPr>
              <w:t xml:space="preserve"> </w:t>
            </w:r>
            <w:proofErr w:type="spellStart"/>
            <w:r w:rsidRPr="005F6811">
              <w:rPr>
                <w:rFonts w:ascii="Consolas" w:hAnsi="Consolas" w:cs="Calibri"/>
                <w:color w:val="000000"/>
                <w:szCs w:val="20"/>
              </w:rPr>
              <w:t>neg_cases</w:t>
            </w:r>
            <w:proofErr w:type="spellEnd"/>
            <w:r w:rsidRPr="005F6811">
              <w:rPr>
                <w:rFonts w:ascii="Consolas" w:hAnsi="Consolas" w:cs="Calibri"/>
                <w:color w:val="000000"/>
                <w:szCs w:val="20"/>
              </w:rPr>
              <w:t>;</w:t>
            </w:r>
          </w:p>
        </w:tc>
      </w:tr>
      <w:tr w:rsidR="00C8129E" w:rsidRPr="00526F58" w14:paraId="34847CDF"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35DBC710" w14:textId="77777777" w:rsidR="00C8129E" w:rsidRPr="00526F58"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bottom"/>
            <w:hideMark/>
          </w:tcPr>
          <w:p w14:paraId="4B7076A5" w14:textId="77777777" w:rsidR="00C8129E" w:rsidRPr="005F6811" w:rsidRDefault="00C8129E" w:rsidP="00A23D18">
            <w:pPr>
              <w:rPr>
                <w:rFonts w:ascii="Consolas" w:hAnsi="Consolas" w:cs="Calibri"/>
                <w:color w:val="000000"/>
                <w:szCs w:val="20"/>
              </w:rPr>
            </w:pPr>
            <w:r w:rsidRPr="005F6811">
              <w:rPr>
                <w:rFonts w:ascii="Consolas" w:hAnsi="Consolas" w:cs="Calibri"/>
                <w:b/>
                <w:bCs/>
                <w:color w:val="002060"/>
                <w:szCs w:val="20"/>
              </w:rPr>
              <w:t>RUN</w:t>
            </w:r>
            <w:r w:rsidRPr="005F6811">
              <w:rPr>
                <w:rFonts w:ascii="Consolas" w:hAnsi="Consolas" w:cs="Calibri"/>
                <w:color w:val="000000"/>
                <w:szCs w:val="20"/>
              </w:rPr>
              <w:t>;</w:t>
            </w:r>
          </w:p>
        </w:tc>
      </w:tr>
      <w:tr w:rsidR="00C8129E" w:rsidRPr="00526F58" w14:paraId="659E1284"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59B74430" w14:textId="77777777" w:rsidR="00C8129E" w:rsidRPr="00526F58"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bottom"/>
            <w:hideMark/>
          </w:tcPr>
          <w:p w14:paraId="66BFC2B9" w14:textId="77777777" w:rsidR="00C8129E" w:rsidRPr="005F6811" w:rsidRDefault="00C8129E" w:rsidP="00A23D18">
            <w:pPr>
              <w:rPr>
                <w:rFonts w:ascii="Consolas" w:hAnsi="Consolas" w:cs="Calibri"/>
                <w:b/>
                <w:bCs/>
                <w:color w:val="808080"/>
                <w:szCs w:val="20"/>
              </w:rPr>
            </w:pPr>
            <w:r w:rsidRPr="005F6811">
              <w:rPr>
                <w:rFonts w:ascii="Consolas" w:hAnsi="Consolas" w:cs="Calibri"/>
                <w:b/>
                <w:bCs/>
                <w:color w:val="808080"/>
                <w:szCs w:val="20"/>
              </w:rPr>
              <w:t> </w:t>
            </w:r>
          </w:p>
        </w:tc>
      </w:tr>
      <w:tr w:rsidR="00C8129E" w:rsidRPr="00526F58" w14:paraId="0E1BBBCA"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7C392D96" w14:textId="77777777" w:rsidR="00C8129E" w:rsidRPr="00526F58"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bottom"/>
            <w:hideMark/>
          </w:tcPr>
          <w:p w14:paraId="3896D951" w14:textId="77777777" w:rsidR="00C8129E" w:rsidRPr="005F6811" w:rsidRDefault="00C8129E" w:rsidP="00A23D18">
            <w:pPr>
              <w:rPr>
                <w:rFonts w:ascii="Consolas" w:hAnsi="Consolas" w:cs="Calibri"/>
                <w:b/>
                <w:bCs/>
                <w:color w:val="808080"/>
                <w:szCs w:val="20"/>
              </w:rPr>
            </w:pPr>
            <w:r w:rsidRPr="005F6811">
              <w:rPr>
                <w:rFonts w:ascii="Consolas" w:hAnsi="Consolas" w:cs="Calibri"/>
                <w:b/>
                <w:bCs/>
                <w:color w:val="808080"/>
                <w:szCs w:val="20"/>
              </w:rPr>
              <w:t>/* Get the number of positive cases */</w:t>
            </w:r>
          </w:p>
        </w:tc>
      </w:tr>
      <w:tr w:rsidR="00C8129E" w:rsidRPr="00526F58" w14:paraId="799B7A18"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58FFF32C" w14:textId="77777777" w:rsidR="00C8129E" w:rsidRPr="00526F58"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bottom"/>
            <w:hideMark/>
          </w:tcPr>
          <w:p w14:paraId="6E20C110" w14:textId="77777777" w:rsidR="00C8129E" w:rsidRPr="005F6811" w:rsidRDefault="00C8129E" w:rsidP="00A23D18">
            <w:pPr>
              <w:rPr>
                <w:rFonts w:ascii="Consolas" w:hAnsi="Consolas" w:cs="Calibri"/>
                <w:color w:val="000000"/>
                <w:szCs w:val="20"/>
              </w:rPr>
            </w:pPr>
            <w:r w:rsidRPr="005F6811">
              <w:rPr>
                <w:rFonts w:ascii="Consolas" w:hAnsi="Consolas" w:cs="Calibri"/>
                <w:b/>
                <w:bCs/>
                <w:color w:val="002060"/>
                <w:szCs w:val="20"/>
              </w:rPr>
              <w:t>PROC SQL</w:t>
            </w:r>
            <w:r w:rsidRPr="005F6811">
              <w:rPr>
                <w:rFonts w:ascii="Consolas" w:hAnsi="Consolas" w:cs="Calibri"/>
                <w:color w:val="000000"/>
                <w:szCs w:val="20"/>
              </w:rPr>
              <w:t xml:space="preserve"> </w:t>
            </w:r>
            <w:r w:rsidRPr="005F6811">
              <w:rPr>
                <w:rFonts w:ascii="Consolas" w:hAnsi="Consolas" w:cs="Calibri"/>
                <w:b/>
                <w:bCs/>
                <w:color w:val="0070C0"/>
                <w:szCs w:val="20"/>
              </w:rPr>
              <w:t>NOPRINT</w:t>
            </w:r>
            <w:r w:rsidRPr="005F6811">
              <w:rPr>
                <w:rFonts w:ascii="Consolas" w:hAnsi="Consolas" w:cs="Calibri"/>
                <w:color w:val="000000"/>
                <w:szCs w:val="20"/>
              </w:rPr>
              <w:t>;</w:t>
            </w:r>
          </w:p>
        </w:tc>
      </w:tr>
      <w:tr w:rsidR="00C8129E" w:rsidRPr="00526F58" w14:paraId="5867826B"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5CA7F183" w14:textId="77777777" w:rsidR="00C8129E" w:rsidRPr="00526F58"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bottom"/>
            <w:hideMark/>
          </w:tcPr>
          <w:p w14:paraId="31E9261A" w14:textId="77777777" w:rsidR="00C8129E" w:rsidRPr="00AB3696" w:rsidRDefault="00C8129E" w:rsidP="00A23D18">
            <w:pPr>
              <w:rPr>
                <w:rFonts w:ascii="Consolas" w:hAnsi="Consolas" w:cs="Calibri"/>
                <w:color w:val="000000"/>
                <w:szCs w:val="20"/>
              </w:rPr>
            </w:pPr>
            <w:r w:rsidRPr="00AB3696">
              <w:rPr>
                <w:rFonts w:ascii="Consolas" w:hAnsi="Consolas" w:cs="Calibri"/>
                <w:color w:val="000000"/>
                <w:szCs w:val="20"/>
              </w:rPr>
              <w:t xml:space="preserve">    </w:t>
            </w:r>
            <w:r w:rsidRPr="00AB3696">
              <w:rPr>
                <w:rFonts w:ascii="Consolas" w:hAnsi="Consolas" w:cs="Calibri"/>
                <w:b/>
                <w:bCs/>
                <w:color w:val="0070C0"/>
                <w:szCs w:val="20"/>
              </w:rPr>
              <w:t>SELECT</w:t>
            </w:r>
            <w:r w:rsidRPr="00AB3696">
              <w:rPr>
                <w:rFonts w:ascii="Consolas" w:hAnsi="Consolas" w:cs="Calibri"/>
                <w:color w:val="000000"/>
                <w:szCs w:val="20"/>
              </w:rPr>
              <w:t xml:space="preserve"> count(*) </w:t>
            </w:r>
            <w:r w:rsidRPr="00AB3696">
              <w:rPr>
                <w:rFonts w:ascii="Consolas" w:hAnsi="Consolas" w:cs="Calibri"/>
                <w:b/>
                <w:bCs/>
                <w:color w:val="0070C0"/>
                <w:szCs w:val="20"/>
              </w:rPr>
              <w:t>INTO</w:t>
            </w:r>
            <w:r w:rsidRPr="00AB3696">
              <w:rPr>
                <w:rFonts w:ascii="Consolas" w:hAnsi="Consolas" w:cs="Calibri"/>
                <w:color w:val="000000"/>
                <w:szCs w:val="20"/>
              </w:rPr>
              <w:t xml:space="preserve"> :</w:t>
            </w:r>
            <w:proofErr w:type="spellStart"/>
            <w:r w:rsidRPr="00AB3696">
              <w:rPr>
                <w:rFonts w:ascii="Consolas" w:hAnsi="Consolas" w:cs="Calibri"/>
                <w:color w:val="000000"/>
                <w:szCs w:val="20"/>
              </w:rPr>
              <w:t>pos_count</w:t>
            </w:r>
            <w:proofErr w:type="spellEnd"/>
          </w:p>
        </w:tc>
      </w:tr>
      <w:tr w:rsidR="00C8129E" w:rsidRPr="00526F58" w14:paraId="7785989F"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16032DF2" w14:textId="77777777" w:rsidR="00C8129E" w:rsidRPr="00526F58"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bottom"/>
            <w:hideMark/>
          </w:tcPr>
          <w:p w14:paraId="1306660C" w14:textId="77777777" w:rsidR="00C8129E" w:rsidRPr="00AB3696" w:rsidRDefault="00C8129E" w:rsidP="00A23D18">
            <w:pPr>
              <w:rPr>
                <w:rFonts w:ascii="Consolas" w:hAnsi="Consolas" w:cs="Calibri"/>
                <w:color w:val="000000"/>
                <w:szCs w:val="20"/>
              </w:rPr>
            </w:pPr>
            <w:r w:rsidRPr="00AB3696">
              <w:rPr>
                <w:rFonts w:ascii="Consolas" w:hAnsi="Consolas" w:cs="Calibri"/>
                <w:color w:val="000000"/>
                <w:szCs w:val="20"/>
              </w:rPr>
              <w:t xml:space="preserve">    </w:t>
            </w:r>
            <w:r w:rsidRPr="00AB3696">
              <w:rPr>
                <w:rFonts w:ascii="Consolas" w:hAnsi="Consolas" w:cs="Calibri"/>
                <w:b/>
                <w:bCs/>
                <w:color w:val="0070C0"/>
                <w:szCs w:val="20"/>
              </w:rPr>
              <w:t>FROM</w:t>
            </w:r>
            <w:r w:rsidRPr="00AB3696">
              <w:rPr>
                <w:rFonts w:ascii="Consolas" w:hAnsi="Consolas" w:cs="Calibri"/>
                <w:color w:val="000000"/>
                <w:szCs w:val="20"/>
              </w:rPr>
              <w:t xml:space="preserve"> </w:t>
            </w:r>
            <w:proofErr w:type="spellStart"/>
            <w:r w:rsidRPr="00AB3696">
              <w:rPr>
                <w:rFonts w:ascii="Consolas" w:hAnsi="Consolas" w:cs="Calibri"/>
                <w:color w:val="000000"/>
                <w:szCs w:val="20"/>
              </w:rPr>
              <w:t>pos_cases</w:t>
            </w:r>
            <w:proofErr w:type="spellEnd"/>
            <w:r w:rsidRPr="00AB3696">
              <w:rPr>
                <w:rFonts w:ascii="Consolas" w:hAnsi="Consolas" w:cs="Calibri"/>
                <w:color w:val="000000"/>
                <w:szCs w:val="20"/>
              </w:rPr>
              <w:t>;</w:t>
            </w:r>
          </w:p>
        </w:tc>
      </w:tr>
      <w:tr w:rsidR="00C8129E" w:rsidRPr="00526F58" w14:paraId="4CED0DB8"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5B3D09CA" w14:textId="77777777" w:rsidR="00C8129E" w:rsidRPr="00526F58"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bottom"/>
            <w:hideMark/>
          </w:tcPr>
          <w:p w14:paraId="4FAD784D" w14:textId="77777777" w:rsidR="00C8129E" w:rsidRPr="00AB3696" w:rsidRDefault="00C8129E" w:rsidP="00A23D18">
            <w:pPr>
              <w:rPr>
                <w:rFonts w:ascii="Consolas" w:hAnsi="Consolas" w:cs="Calibri"/>
                <w:color w:val="000000"/>
                <w:szCs w:val="20"/>
              </w:rPr>
            </w:pPr>
            <w:r w:rsidRPr="00AB3696">
              <w:rPr>
                <w:rFonts w:ascii="Consolas" w:hAnsi="Consolas" w:cs="Calibri"/>
                <w:b/>
                <w:bCs/>
                <w:color w:val="002060"/>
                <w:szCs w:val="20"/>
              </w:rPr>
              <w:t>QUIT</w:t>
            </w:r>
            <w:r w:rsidRPr="00AB3696">
              <w:rPr>
                <w:rFonts w:ascii="Consolas" w:hAnsi="Consolas" w:cs="Calibri"/>
                <w:color w:val="000000"/>
                <w:szCs w:val="20"/>
              </w:rPr>
              <w:t>;</w:t>
            </w:r>
          </w:p>
        </w:tc>
      </w:tr>
      <w:tr w:rsidR="00C8129E" w:rsidRPr="00526F58" w14:paraId="5C37871F"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3D342D53" w14:textId="77777777" w:rsidR="00C8129E" w:rsidRPr="00526F58"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bottom"/>
            <w:hideMark/>
          </w:tcPr>
          <w:p w14:paraId="15BBAF0F" w14:textId="77777777" w:rsidR="00C8129E" w:rsidRPr="00AB3696" w:rsidRDefault="00C8129E" w:rsidP="00A23D18">
            <w:pPr>
              <w:rPr>
                <w:rFonts w:ascii="Consolas" w:hAnsi="Consolas" w:cs="Calibri"/>
                <w:color w:val="000000"/>
                <w:szCs w:val="20"/>
              </w:rPr>
            </w:pPr>
            <w:r w:rsidRPr="00AB3696">
              <w:rPr>
                <w:rFonts w:ascii="Consolas" w:hAnsi="Consolas" w:cs="Calibri"/>
                <w:color w:val="000000"/>
                <w:szCs w:val="20"/>
              </w:rPr>
              <w:t> </w:t>
            </w:r>
          </w:p>
        </w:tc>
      </w:tr>
      <w:tr w:rsidR="00C8129E" w:rsidRPr="00526F58" w14:paraId="37000479"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5947A4B3" w14:textId="77777777" w:rsidR="00C8129E" w:rsidRPr="00526F58"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bottom"/>
            <w:hideMark/>
          </w:tcPr>
          <w:p w14:paraId="2C864B35" w14:textId="77777777" w:rsidR="00C8129E" w:rsidRPr="00AB3696" w:rsidRDefault="00C8129E" w:rsidP="00A23D18">
            <w:pPr>
              <w:rPr>
                <w:rFonts w:ascii="Consolas" w:hAnsi="Consolas" w:cs="Calibri"/>
                <w:b/>
                <w:bCs/>
                <w:color w:val="808080"/>
                <w:szCs w:val="20"/>
              </w:rPr>
            </w:pPr>
            <w:r w:rsidRPr="00AB3696">
              <w:rPr>
                <w:rFonts w:ascii="Consolas" w:hAnsi="Consolas" w:cs="Calibri"/>
                <w:b/>
                <w:bCs/>
                <w:color w:val="808080"/>
                <w:szCs w:val="20"/>
              </w:rPr>
              <w:t>/* Randomly sample negative cases to match the number of positive cases */</w:t>
            </w:r>
          </w:p>
        </w:tc>
      </w:tr>
      <w:tr w:rsidR="00C8129E" w:rsidRPr="00526F58" w14:paraId="6B7CAEDC"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16B87618" w14:textId="77777777" w:rsidR="00C8129E" w:rsidRPr="00526F58"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bottom"/>
            <w:hideMark/>
          </w:tcPr>
          <w:p w14:paraId="3D972BEB" w14:textId="77777777" w:rsidR="00C8129E" w:rsidRPr="00AB3696" w:rsidRDefault="00C8129E" w:rsidP="00A23D18">
            <w:pPr>
              <w:rPr>
                <w:rFonts w:ascii="Consolas" w:hAnsi="Consolas" w:cs="Calibri"/>
                <w:color w:val="000000"/>
                <w:szCs w:val="20"/>
              </w:rPr>
            </w:pPr>
            <w:r w:rsidRPr="00AB3696">
              <w:rPr>
                <w:rFonts w:ascii="Consolas" w:hAnsi="Consolas" w:cs="Calibri"/>
                <w:b/>
                <w:bCs/>
                <w:color w:val="002060"/>
                <w:szCs w:val="20"/>
              </w:rPr>
              <w:t>PROC SURVEYSELECT</w:t>
            </w:r>
            <w:r w:rsidRPr="00AB3696">
              <w:rPr>
                <w:rFonts w:ascii="Consolas" w:hAnsi="Consolas" w:cs="Calibri"/>
                <w:color w:val="000000"/>
                <w:szCs w:val="20"/>
              </w:rPr>
              <w:t xml:space="preserve"> </w:t>
            </w:r>
            <w:r w:rsidRPr="00AB3696">
              <w:rPr>
                <w:rFonts w:ascii="Consolas" w:hAnsi="Consolas" w:cs="Calibri"/>
                <w:b/>
                <w:bCs/>
                <w:color w:val="0070C0"/>
                <w:szCs w:val="20"/>
              </w:rPr>
              <w:t>DATA</w:t>
            </w:r>
            <w:r w:rsidRPr="00AB3696">
              <w:rPr>
                <w:rFonts w:ascii="Consolas" w:hAnsi="Consolas" w:cs="Calibri"/>
                <w:color w:val="000000"/>
                <w:szCs w:val="20"/>
              </w:rPr>
              <w:t>=</w:t>
            </w:r>
            <w:proofErr w:type="spellStart"/>
            <w:r w:rsidRPr="00AB3696">
              <w:rPr>
                <w:rFonts w:ascii="Consolas" w:hAnsi="Consolas" w:cs="Calibri"/>
                <w:color w:val="000000"/>
                <w:szCs w:val="20"/>
              </w:rPr>
              <w:t>neg_cases</w:t>
            </w:r>
            <w:proofErr w:type="spellEnd"/>
            <w:r w:rsidRPr="00AB3696">
              <w:rPr>
                <w:rFonts w:ascii="Consolas" w:hAnsi="Consolas" w:cs="Calibri"/>
                <w:color w:val="000000"/>
                <w:szCs w:val="20"/>
              </w:rPr>
              <w:t xml:space="preserve"> </w:t>
            </w:r>
            <w:r w:rsidRPr="00AB3696">
              <w:rPr>
                <w:rFonts w:ascii="Consolas" w:hAnsi="Consolas" w:cs="Calibri"/>
                <w:b/>
                <w:bCs/>
                <w:color w:val="0070C0"/>
                <w:szCs w:val="20"/>
              </w:rPr>
              <w:t>OUT</w:t>
            </w:r>
            <w:r w:rsidRPr="00AB3696">
              <w:rPr>
                <w:rFonts w:ascii="Consolas" w:hAnsi="Consolas" w:cs="Calibri"/>
                <w:color w:val="000000"/>
                <w:szCs w:val="20"/>
              </w:rPr>
              <w:t>=</w:t>
            </w:r>
            <w:proofErr w:type="spellStart"/>
            <w:r w:rsidRPr="00AB3696">
              <w:rPr>
                <w:rFonts w:ascii="Consolas" w:hAnsi="Consolas" w:cs="Calibri"/>
                <w:color w:val="000000"/>
                <w:szCs w:val="20"/>
              </w:rPr>
              <w:t>neg_sample</w:t>
            </w:r>
            <w:proofErr w:type="spellEnd"/>
            <w:r w:rsidRPr="00AB3696">
              <w:rPr>
                <w:rFonts w:ascii="Consolas" w:hAnsi="Consolas" w:cs="Calibri"/>
                <w:color w:val="000000"/>
                <w:szCs w:val="20"/>
              </w:rPr>
              <w:t xml:space="preserve"> </w:t>
            </w:r>
            <w:r w:rsidRPr="00AB3696">
              <w:rPr>
                <w:rFonts w:ascii="Consolas" w:hAnsi="Consolas" w:cs="Calibri"/>
                <w:b/>
                <w:bCs/>
                <w:color w:val="0070C0"/>
                <w:szCs w:val="20"/>
              </w:rPr>
              <w:t>METHOD</w:t>
            </w:r>
            <w:r w:rsidRPr="00AB3696">
              <w:rPr>
                <w:rFonts w:ascii="Consolas" w:hAnsi="Consolas" w:cs="Calibri"/>
                <w:color w:val="000000"/>
                <w:szCs w:val="20"/>
              </w:rPr>
              <w:t>=</w:t>
            </w:r>
            <w:proofErr w:type="spellStart"/>
            <w:r w:rsidRPr="00AB3696">
              <w:rPr>
                <w:rFonts w:ascii="Consolas" w:hAnsi="Consolas" w:cs="Calibri"/>
                <w:color w:val="000000"/>
                <w:szCs w:val="20"/>
              </w:rPr>
              <w:t>srs</w:t>
            </w:r>
            <w:proofErr w:type="spellEnd"/>
            <w:r w:rsidRPr="00AB3696">
              <w:rPr>
                <w:rFonts w:ascii="Consolas" w:hAnsi="Consolas" w:cs="Calibri"/>
                <w:color w:val="000000"/>
                <w:szCs w:val="20"/>
              </w:rPr>
              <w:t xml:space="preserve"> </w:t>
            </w:r>
          </w:p>
        </w:tc>
      </w:tr>
      <w:tr w:rsidR="00C8129E" w:rsidRPr="00526F58" w14:paraId="626B3901"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294D1B9E" w14:textId="77777777" w:rsidR="00C8129E" w:rsidRPr="00526F58"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bottom"/>
            <w:hideMark/>
          </w:tcPr>
          <w:p w14:paraId="0E29533E" w14:textId="77777777" w:rsidR="00C8129E" w:rsidRPr="00AB3696" w:rsidRDefault="00C8129E" w:rsidP="00A23D18">
            <w:pPr>
              <w:rPr>
                <w:rFonts w:ascii="Consolas" w:hAnsi="Consolas" w:cs="Calibri"/>
                <w:color w:val="000000"/>
                <w:szCs w:val="20"/>
              </w:rPr>
            </w:pPr>
            <w:r w:rsidRPr="00AB3696">
              <w:rPr>
                <w:rFonts w:ascii="Consolas" w:hAnsi="Consolas" w:cs="Calibri"/>
                <w:b/>
                <w:bCs/>
                <w:color w:val="0070C0"/>
                <w:szCs w:val="20"/>
              </w:rPr>
              <w:t>SAMPSIZE</w:t>
            </w:r>
            <w:r w:rsidRPr="00AB3696">
              <w:rPr>
                <w:rFonts w:ascii="Consolas" w:hAnsi="Consolas" w:cs="Calibri"/>
                <w:color w:val="000000"/>
                <w:szCs w:val="20"/>
              </w:rPr>
              <w:t>=&amp;</w:t>
            </w:r>
            <w:proofErr w:type="spellStart"/>
            <w:r w:rsidRPr="00AB3696">
              <w:rPr>
                <w:rFonts w:ascii="Consolas" w:hAnsi="Consolas" w:cs="Calibri"/>
                <w:color w:val="000000"/>
                <w:szCs w:val="20"/>
              </w:rPr>
              <w:t>pos_count</w:t>
            </w:r>
            <w:proofErr w:type="spellEnd"/>
            <w:r w:rsidRPr="00AB3696">
              <w:rPr>
                <w:rFonts w:ascii="Consolas" w:hAnsi="Consolas" w:cs="Calibri"/>
                <w:color w:val="000000"/>
                <w:szCs w:val="20"/>
              </w:rPr>
              <w:t xml:space="preserve">; </w:t>
            </w:r>
            <w:r w:rsidRPr="00AB3696">
              <w:rPr>
                <w:rFonts w:ascii="Consolas" w:hAnsi="Consolas" w:cs="Calibri"/>
                <w:b/>
                <w:bCs/>
                <w:color w:val="002060"/>
                <w:szCs w:val="20"/>
              </w:rPr>
              <w:t>RUN</w:t>
            </w:r>
            <w:r w:rsidRPr="00AB3696">
              <w:rPr>
                <w:rFonts w:ascii="Consolas" w:hAnsi="Consolas" w:cs="Calibri"/>
                <w:color w:val="000000"/>
                <w:szCs w:val="20"/>
              </w:rPr>
              <w:t>;</w:t>
            </w:r>
          </w:p>
        </w:tc>
      </w:tr>
      <w:tr w:rsidR="00C8129E" w:rsidRPr="00526F58" w14:paraId="66C49ABD"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4676C024" w14:textId="77777777" w:rsidR="00C8129E" w:rsidRPr="00526F58"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bottom"/>
            <w:hideMark/>
          </w:tcPr>
          <w:p w14:paraId="54B60AAE" w14:textId="77777777" w:rsidR="00C8129E" w:rsidRPr="00AB3696" w:rsidRDefault="00C8129E" w:rsidP="00A23D18">
            <w:pPr>
              <w:rPr>
                <w:rFonts w:ascii="Consolas" w:hAnsi="Consolas" w:cs="Calibri"/>
                <w:color w:val="000000"/>
                <w:szCs w:val="20"/>
              </w:rPr>
            </w:pPr>
            <w:r w:rsidRPr="00AB3696">
              <w:rPr>
                <w:rFonts w:ascii="Consolas" w:hAnsi="Consolas" w:cs="Calibri"/>
                <w:color w:val="000000"/>
                <w:szCs w:val="20"/>
              </w:rPr>
              <w:t> </w:t>
            </w:r>
          </w:p>
        </w:tc>
      </w:tr>
      <w:tr w:rsidR="00C8129E" w:rsidRPr="00526F58" w14:paraId="6DFE0E7C"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1F712339" w14:textId="77777777" w:rsidR="00C8129E" w:rsidRPr="00526F58"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bottom"/>
            <w:hideMark/>
          </w:tcPr>
          <w:p w14:paraId="5260FE06" w14:textId="77777777" w:rsidR="00C8129E" w:rsidRPr="00AB3696" w:rsidRDefault="00C8129E" w:rsidP="00A23D18">
            <w:pPr>
              <w:rPr>
                <w:rFonts w:ascii="Consolas" w:hAnsi="Consolas" w:cs="Calibri"/>
                <w:b/>
                <w:bCs/>
                <w:color w:val="808080"/>
                <w:szCs w:val="20"/>
              </w:rPr>
            </w:pPr>
            <w:r w:rsidRPr="00AB3696">
              <w:rPr>
                <w:rFonts w:ascii="Consolas" w:hAnsi="Consolas" w:cs="Calibri"/>
                <w:b/>
                <w:bCs/>
                <w:color w:val="808080"/>
                <w:szCs w:val="20"/>
              </w:rPr>
              <w:t>/* Combine the positive and sampled negative cases */</w:t>
            </w:r>
          </w:p>
        </w:tc>
      </w:tr>
      <w:tr w:rsidR="00C8129E" w:rsidRPr="00526F58" w14:paraId="17A8887C"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467E90E0" w14:textId="77777777" w:rsidR="00C8129E" w:rsidRPr="00526F58"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bottom"/>
            <w:hideMark/>
          </w:tcPr>
          <w:p w14:paraId="0088B586" w14:textId="77777777" w:rsidR="00C8129E" w:rsidRPr="00AB3696" w:rsidRDefault="00C8129E" w:rsidP="00A23D18">
            <w:pPr>
              <w:rPr>
                <w:rFonts w:ascii="Consolas" w:hAnsi="Consolas" w:cs="Calibri"/>
                <w:color w:val="000000"/>
                <w:szCs w:val="20"/>
              </w:rPr>
            </w:pPr>
            <w:r w:rsidRPr="00AB3696">
              <w:rPr>
                <w:rFonts w:ascii="Consolas" w:hAnsi="Consolas" w:cs="Calibri"/>
                <w:b/>
                <w:bCs/>
                <w:color w:val="002060"/>
                <w:szCs w:val="20"/>
              </w:rPr>
              <w:t>DATA</w:t>
            </w:r>
            <w:r w:rsidRPr="00AB3696">
              <w:rPr>
                <w:rFonts w:ascii="Consolas" w:hAnsi="Consolas" w:cs="Calibri"/>
                <w:color w:val="000000"/>
                <w:szCs w:val="20"/>
              </w:rPr>
              <w:t xml:space="preserve"> </w:t>
            </w:r>
            <w:proofErr w:type="spellStart"/>
            <w:r w:rsidRPr="00AB3696">
              <w:rPr>
                <w:rFonts w:ascii="Consolas" w:hAnsi="Consolas" w:cs="Calibri"/>
                <w:color w:val="000000"/>
                <w:szCs w:val="20"/>
              </w:rPr>
              <w:t>balanced_data</w:t>
            </w:r>
            <w:proofErr w:type="spellEnd"/>
            <w:r w:rsidRPr="00AB3696">
              <w:rPr>
                <w:rFonts w:ascii="Consolas" w:hAnsi="Consolas" w:cs="Calibri"/>
                <w:color w:val="000000"/>
                <w:szCs w:val="20"/>
              </w:rPr>
              <w:t>;</w:t>
            </w:r>
          </w:p>
        </w:tc>
      </w:tr>
      <w:tr w:rsidR="00C8129E" w:rsidRPr="00526F58" w14:paraId="47A193AB"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3788B65E" w14:textId="77777777" w:rsidR="00C8129E" w:rsidRPr="00526F58"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bottom"/>
            <w:hideMark/>
          </w:tcPr>
          <w:p w14:paraId="12C917C5" w14:textId="77777777" w:rsidR="00C8129E" w:rsidRPr="00AB3696" w:rsidRDefault="00C8129E" w:rsidP="00A23D18">
            <w:pPr>
              <w:rPr>
                <w:rFonts w:ascii="Consolas" w:hAnsi="Consolas" w:cs="Calibri"/>
                <w:color w:val="000000"/>
                <w:szCs w:val="20"/>
              </w:rPr>
            </w:pPr>
            <w:r w:rsidRPr="00AB3696">
              <w:rPr>
                <w:rFonts w:ascii="Consolas" w:hAnsi="Consolas" w:cs="Calibri"/>
                <w:color w:val="000000"/>
                <w:szCs w:val="20"/>
              </w:rPr>
              <w:t xml:space="preserve">    </w:t>
            </w:r>
            <w:r w:rsidRPr="00AB3696">
              <w:rPr>
                <w:rFonts w:ascii="Consolas" w:hAnsi="Consolas" w:cs="Calibri"/>
                <w:b/>
                <w:bCs/>
                <w:color w:val="0070C0"/>
                <w:szCs w:val="20"/>
              </w:rPr>
              <w:t>SET</w:t>
            </w:r>
            <w:r w:rsidRPr="00AB3696">
              <w:rPr>
                <w:rFonts w:ascii="Consolas" w:hAnsi="Consolas" w:cs="Calibri"/>
                <w:color w:val="000000"/>
                <w:szCs w:val="20"/>
              </w:rPr>
              <w:t xml:space="preserve"> </w:t>
            </w:r>
            <w:proofErr w:type="spellStart"/>
            <w:r w:rsidRPr="00AB3696">
              <w:rPr>
                <w:rFonts w:ascii="Consolas" w:hAnsi="Consolas" w:cs="Calibri"/>
                <w:color w:val="000000"/>
                <w:szCs w:val="20"/>
              </w:rPr>
              <w:t>pos_cases</w:t>
            </w:r>
            <w:proofErr w:type="spellEnd"/>
            <w:r w:rsidRPr="00AB3696">
              <w:rPr>
                <w:rFonts w:ascii="Consolas" w:hAnsi="Consolas" w:cs="Calibri"/>
                <w:color w:val="000000"/>
                <w:szCs w:val="20"/>
              </w:rPr>
              <w:t xml:space="preserve"> </w:t>
            </w:r>
            <w:proofErr w:type="spellStart"/>
            <w:r w:rsidRPr="00AB3696">
              <w:rPr>
                <w:rFonts w:ascii="Consolas" w:hAnsi="Consolas" w:cs="Calibri"/>
                <w:color w:val="000000"/>
                <w:szCs w:val="20"/>
              </w:rPr>
              <w:t>neg_sample</w:t>
            </w:r>
            <w:proofErr w:type="spellEnd"/>
            <w:r w:rsidRPr="00AB3696">
              <w:rPr>
                <w:rFonts w:ascii="Consolas" w:hAnsi="Consolas" w:cs="Calibri"/>
                <w:color w:val="000000"/>
                <w:szCs w:val="20"/>
              </w:rPr>
              <w:t>;</w:t>
            </w:r>
          </w:p>
        </w:tc>
      </w:tr>
      <w:tr w:rsidR="00C8129E" w:rsidRPr="00526F58" w14:paraId="709126CC"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1CAADC51" w14:textId="77777777" w:rsidR="00C8129E" w:rsidRPr="00526F58"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bottom"/>
            <w:hideMark/>
          </w:tcPr>
          <w:p w14:paraId="61D2D70E" w14:textId="77777777" w:rsidR="00C8129E" w:rsidRPr="00AB3696" w:rsidRDefault="00C8129E" w:rsidP="00A23D18">
            <w:pPr>
              <w:rPr>
                <w:rFonts w:ascii="Consolas" w:hAnsi="Consolas" w:cs="Calibri"/>
                <w:color w:val="000000"/>
                <w:szCs w:val="20"/>
              </w:rPr>
            </w:pPr>
            <w:r w:rsidRPr="00AB3696">
              <w:rPr>
                <w:rFonts w:ascii="Consolas" w:hAnsi="Consolas" w:cs="Calibri"/>
                <w:b/>
                <w:bCs/>
                <w:color w:val="002060"/>
                <w:szCs w:val="20"/>
              </w:rPr>
              <w:t>RUN</w:t>
            </w:r>
            <w:r w:rsidRPr="00AB3696">
              <w:rPr>
                <w:rFonts w:ascii="Consolas" w:hAnsi="Consolas" w:cs="Calibri"/>
                <w:color w:val="000000"/>
                <w:szCs w:val="20"/>
              </w:rPr>
              <w:t>;</w:t>
            </w:r>
          </w:p>
        </w:tc>
      </w:tr>
      <w:tr w:rsidR="00C8129E" w:rsidRPr="00526F58" w14:paraId="39386C4A"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0B8A63D6" w14:textId="77777777" w:rsidR="00C8129E" w:rsidRPr="00526F58"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bottom"/>
            <w:hideMark/>
          </w:tcPr>
          <w:p w14:paraId="5724C8CE" w14:textId="77777777" w:rsidR="00C8129E" w:rsidRPr="00AB3696" w:rsidRDefault="00C8129E" w:rsidP="00A23D18">
            <w:pPr>
              <w:rPr>
                <w:rFonts w:ascii="Consolas" w:hAnsi="Consolas" w:cs="Calibri"/>
                <w:color w:val="000000"/>
                <w:szCs w:val="20"/>
              </w:rPr>
            </w:pPr>
            <w:r w:rsidRPr="00AB3696">
              <w:rPr>
                <w:rFonts w:ascii="Consolas" w:hAnsi="Consolas" w:cs="Calibri"/>
                <w:color w:val="000000"/>
                <w:szCs w:val="20"/>
              </w:rPr>
              <w:t> </w:t>
            </w:r>
          </w:p>
        </w:tc>
      </w:tr>
      <w:tr w:rsidR="00C8129E" w:rsidRPr="00526F58" w14:paraId="4999D668"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449F2A79" w14:textId="77777777" w:rsidR="00C8129E" w:rsidRPr="00526F58"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bottom"/>
            <w:hideMark/>
          </w:tcPr>
          <w:p w14:paraId="292D4AC3" w14:textId="77777777" w:rsidR="00C8129E" w:rsidRPr="00AB3696" w:rsidRDefault="00C8129E" w:rsidP="00A23D18">
            <w:pPr>
              <w:rPr>
                <w:rFonts w:ascii="Consolas" w:hAnsi="Consolas" w:cs="Calibri"/>
                <w:b/>
                <w:bCs/>
                <w:color w:val="808080"/>
                <w:szCs w:val="20"/>
              </w:rPr>
            </w:pPr>
            <w:r w:rsidRPr="00AB3696">
              <w:rPr>
                <w:rFonts w:ascii="Consolas" w:hAnsi="Consolas" w:cs="Calibri"/>
                <w:b/>
                <w:bCs/>
                <w:color w:val="808080"/>
                <w:szCs w:val="20"/>
              </w:rPr>
              <w:t>/* Check the frequency distribution of the target variable */</w:t>
            </w:r>
          </w:p>
        </w:tc>
      </w:tr>
      <w:tr w:rsidR="00C8129E" w:rsidRPr="00526F58" w14:paraId="2C526115"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2DC33D22" w14:textId="77777777" w:rsidR="00C8129E" w:rsidRPr="00526F58"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bottom"/>
            <w:hideMark/>
          </w:tcPr>
          <w:p w14:paraId="360D03AA" w14:textId="77777777" w:rsidR="00C8129E" w:rsidRPr="00AB3696" w:rsidRDefault="00C8129E" w:rsidP="00A23D18">
            <w:pPr>
              <w:rPr>
                <w:rFonts w:ascii="Consolas" w:hAnsi="Consolas" w:cs="Calibri"/>
                <w:color w:val="000000"/>
                <w:szCs w:val="20"/>
              </w:rPr>
            </w:pPr>
            <w:r w:rsidRPr="00AB3696">
              <w:rPr>
                <w:rFonts w:ascii="Consolas" w:hAnsi="Consolas" w:cs="Calibri"/>
                <w:b/>
                <w:bCs/>
                <w:color w:val="002060"/>
                <w:szCs w:val="20"/>
              </w:rPr>
              <w:t>PROC FREQ</w:t>
            </w:r>
            <w:r w:rsidRPr="00AB3696">
              <w:rPr>
                <w:rFonts w:ascii="Consolas" w:hAnsi="Consolas" w:cs="Calibri"/>
                <w:b/>
                <w:bCs/>
                <w:color w:val="000000"/>
                <w:szCs w:val="20"/>
              </w:rPr>
              <w:t xml:space="preserve"> </w:t>
            </w:r>
            <w:r w:rsidRPr="00AB3696">
              <w:rPr>
                <w:rFonts w:ascii="Consolas" w:hAnsi="Consolas" w:cs="Calibri"/>
                <w:b/>
                <w:bCs/>
                <w:color w:val="0070C0"/>
                <w:szCs w:val="20"/>
              </w:rPr>
              <w:t>DATA</w:t>
            </w:r>
            <w:r w:rsidRPr="00AB3696">
              <w:rPr>
                <w:rFonts w:ascii="Consolas" w:hAnsi="Consolas" w:cs="Calibri"/>
                <w:color w:val="000000"/>
                <w:szCs w:val="20"/>
              </w:rPr>
              <w:t>=</w:t>
            </w:r>
            <w:proofErr w:type="spellStart"/>
            <w:r w:rsidRPr="00AB3696">
              <w:rPr>
                <w:rFonts w:ascii="Consolas" w:hAnsi="Consolas" w:cs="Calibri"/>
                <w:color w:val="000000"/>
                <w:szCs w:val="20"/>
              </w:rPr>
              <w:t>balanced_data</w:t>
            </w:r>
            <w:proofErr w:type="spellEnd"/>
            <w:r w:rsidRPr="00AB3696">
              <w:rPr>
                <w:rFonts w:ascii="Consolas" w:hAnsi="Consolas" w:cs="Calibri"/>
                <w:color w:val="000000"/>
                <w:szCs w:val="20"/>
              </w:rPr>
              <w:t>;</w:t>
            </w:r>
          </w:p>
        </w:tc>
      </w:tr>
      <w:tr w:rsidR="00C8129E" w:rsidRPr="00526F58" w14:paraId="7C500EFC" w14:textId="77777777" w:rsidTr="00A23D18">
        <w:trPr>
          <w:trHeight w:val="288"/>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6F6331AD" w14:textId="77777777" w:rsidR="00C8129E" w:rsidRPr="00526F58" w:rsidRDefault="00C8129E" w:rsidP="00A23D18">
            <w:pPr>
              <w:rPr>
                <w:rFonts w:ascii="Calibri" w:hAnsi="Calibri" w:cs="Calibri"/>
                <w:b/>
                <w:bCs/>
                <w:color w:val="FFFFFF"/>
                <w:szCs w:val="20"/>
              </w:rPr>
            </w:pPr>
          </w:p>
        </w:tc>
        <w:tc>
          <w:tcPr>
            <w:tcW w:w="4109" w:type="pct"/>
            <w:tcBorders>
              <w:top w:val="nil"/>
              <w:left w:val="nil"/>
              <w:bottom w:val="nil"/>
              <w:right w:val="single" w:sz="8" w:space="0" w:color="auto"/>
            </w:tcBorders>
            <w:shd w:val="clear" w:color="auto" w:fill="auto"/>
            <w:vAlign w:val="bottom"/>
            <w:hideMark/>
          </w:tcPr>
          <w:p w14:paraId="4B75ABE3" w14:textId="77777777" w:rsidR="00C8129E" w:rsidRPr="00AB3696" w:rsidRDefault="00C8129E" w:rsidP="00A23D18">
            <w:pPr>
              <w:rPr>
                <w:rFonts w:ascii="Consolas" w:hAnsi="Consolas" w:cs="Calibri"/>
                <w:color w:val="000000"/>
                <w:szCs w:val="20"/>
              </w:rPr>
            </w:pPr>
            <w:r w:rsidRPr="00AB3696">
              <w:rPr>
                <w:rFonts w:ascii="Consolas" w:hAnsi="Consolas" w:cs="Calibri"/>
                <w:color w:val="000000"/>
                <w:szCs w:val="20"/>
              </w:rPr>
              <w:t xml:space="preserve">    </w:t>
            </w:r>
            <w:r w:rsidRPr="00AB3696">
              <w:rPr>
                <w:rFonts w:ascii="Consolas" w:hAnsi="Consolas" w:cs="Calibri"/>
                <w:b/>
                <w:bCs/>
                <w:color w:val="0070C0"/>
                <w:szCs w:val="20"/>
              </w:rPr>
              <w:t>TABLES</w:t>
            </w:r>
            <w:r w:rsidRPr="00AB3696">
              <w:rPr>
                <w:rFonts w:ascii="Consolas" w:hAnsi="Consolas" w:cs="Calibri"/>
                <w:color w:val="000000"/>
                <w:szCs w:val="20"/>
              </w:rPr>
              <w:t xml:space="preserve"> bad;</w:t>
            </w:r>
          </w:p>
        </w:tc>
      </w:tr>
      <w:tr w:rsidR="00C8129E" w:rsidRPr="00526F58" w14:paraId="3B4BCDB8" w14:textId="77777777" w:rsidTr="00A23D18">
        <w:trPr>
          <w:trHeight w:val="300"/>
        </w:trPr>
        <w:tc>
          <w:tcPr>
            <w:tcW w:w="891" w:type="pct"/>
            <w:vMerge/>
            <w:tcBorders>
              <w:top w:val="single" w:sz="8" w:space="0" w:color="auto"/>
              <w:left w:val="single" w:sz="8" w:space="0" w:color="auto"/>
              <w:bottom w:val="single" w:sz="8" w:space="0" w:color="000000"/>
              <w:right w:val="single" w:sz="8" w:space="0" w:color="auto"/>
            </w:tcBorders>
            <w:vAlign w:val="center"/>
            <w:hideMark/>
          </w:tcPr>
          <w:p w14:paraId="265BCC7D" w14:textId="77777777" w:rsidR="00C8129E" w:rsidRPr="00526F58" w:rsidRDefault="00C8129E" w:rsidP="00A23D18">
            <w:pPr>
              <w:rPr>
                <w:rFonts w:ascii="Calibri" w:hAnsi="Calibri" w:cs="Calibri"/>
                <w:b/>
                <w:bCs/>
                <w:color w:val="FFFFFF"/>
                <w:szCs w:val="20"/>
              </w:rPr>
            </w:pPr>
          </w:p>
        </w:tc>
        <w:tc>
          <w:tcPr>
            <w:tcW w:w="4109" w:type="pct"/>
            <w:tcBorders>
              <w:top w:val="nil"/>
              <w:left w:val="nil"/>
              <w:bottom w:val="single" w:sz="8" w:space="0" w:color="auto"/>
              <w:right w:val="single" w:sz="8" w:space="0" w:color="auto"/>
            </w:tcBorders>
            <w:shd w:val="clear" w:color="auto" w:fill="auto"/>
            <w:vAlign w:val="bottom"/>
            <w:hideMark/>
          </w:tcPr>
          <w:p w14:paraId="2AC0A377" w14:textId="77777777" w:rsidR="00C8129E" w:rsidRPr="00AB3696" w:rsidRDefault="00C8129E" w:rsidP="00A23D18">
            <w:pPr>
              <w:rPr>
                <w:rFonts w:ascii="Consolas" w:hAnsi="Consolas" w:cs="Calibri"/>
                <w:color w:val="000000"/>
                <w:szCs w:val="20"/>
              </w:rPr>
            </w:pPr>
            <w:r w:rsidRPr="00AB3696">
              <w:rPr>
                <w:rFonts w:ascii="Consolas" w:hAnsi="Consolas" w:cs="Calibri"/>
                <w:b/>
                <w:bCs/>
                <w:color w:val="002060"/>
                <w:szCs w:val="20"/>
              </w:rPr>
              <w:t>RUN</w:t>
            </w:r>
            <w:r w:rsidRPr="00AB3696">
              <w:rPr>
                <w:rFonts w:ascii="Consolas" w:hAnsi="Consolas" w:cs="Calibri"/>
                <w:color w:val="000000"/>
                <w:szCs w:val="20"/>
              </w:rPr>
              <w:t>;</w:t>
            </w:r>
          </w:p>
        </w:tc>
      </w:tr>
    </w:tbl>
    <w:p w14:paraId="54FC98FB" w14:textId="77777777" w:rsidR="00797C8C" w:rsidRDefault="00797C8C" w:rsidP="00C8129E">
      <w:pPr>
        <w:pStyle w:val="ABodyCopy"/>
        <w:ind w:left="0"/>
        <w:rPr>
          <w:rFonts w:asciiTheme="minorHAnsi" w:hAnsiTheme="minorHAnsi"/>
          <w:noProof/>
          <w:sz w:val="22"/>
          <w:szCs w:val="22"/>
        </w:rPr>
      </w:pPr>
    </w:p>
    <w:p w14:paraId="661FDC3D" w14:textId="63BC9713" w:rsidR="00C8129E" w:rsidRDefault="00C8129E" w:rsidP="00C8129E">
      <w:pPr>
        <w:pStyle w:val="ABodyCopy"/>
        <w:ind w:left="0"/>
        <w:rPr>
          <w:rFonts w:asciiTheme="minorHAnsi" w:hAnsiTheme="minorHAnsi"/>
          <w:noProof/>
          <w:sz w:val="22"/>
          <w:szCs w:val="22"/>
        </w:rPr>
      </w:pPr>
      <w:r>
        <w:rPr>
          <w:rFonts w:asciiTheme="minorHAnsi" w:hAnsiTheme="minorHAnsi"/>
          <w:noProof/>
          <w:sz w:val="22"/>
          <w:szCs w:val="22"/>
        </w:rPr>
        <w:t>Table 3.12 below shows the SAS output of frequency distribution for the balanced data set.</w:t>
      </w:r>
    </w:p>
    <w:p w14:paraId="135AF80E" w14:textId="77777777" w:rsidR="00C8129E" w:rsidRDefault="00C8129E" w:rsidP="00C8129E">
      <w:pPr>
        <w:pStyle w:val="ACaptionHead"/>
        <w:ind w:left="0"/>
        <w:rPr>
          <w:noProof/>
        </w:rPr>
      </w:pPr>
      <w:r>
        <w:rPr>
          <w:noProof/>
        </w:rPr>
        <w:t>Table 3.12 – Data set Balancing Freq Dist – SAS Output</w:t>
      </w:r>
    </w:p>
    <w:p w14:paraId="23EAF68C" w14:textId="77777777" w:rsidR="00C8129E" w:rsidRPr="00526F58" w:rsidRDefault="00C8129E" w:rsidP="00C8129E">
      <w:pPr>
        <w:pStyle w:val="ACaptionHead"/>
        <w:ind w:left="0"/>
        <w:rPr>
          <w:noProof/>
        </w:rPr>
      </w:pPr>
    </w:p>
    <w:tbl>
      <w:tblPr>
        <w:tblW w:w="5320" w:type="dxa"/>
        <w:jc w:val="center"/>
        <w:tblLook w:val="04A0" w:firstRow="1" w:lastRow="0" w:firstColumn="1" w:lastColumn="0" w:noHBand="0" w:noVBand="1"/>
      </w:tblPr>
      <w:tblGrid>
        <w:gridCol w:w="572"/>
        <w:gridCol w:w="1228"/>
        <w:gridCol w:w="950"/>
        <w:gridCol w:w="1295"/>
        <w:gridCol w:w="1295"/>
      </w:tblGrid>
      <w:tr w:rsidR="00C8129E" w:rsidRPr="00526F58" w14:paraId="2D7397B2" w14:textId="77777777" w:rsidTr="00A23D18">
        <w:trPr>
          <w:trHeight w:val="312"/>
          <w:jc w:val="center"/>
        </w:trPr>
        <w:tc>
          <w:tcPr>
            <w:tcW w:w="5320" w:type="dxa"/>
            <w:gridSpan w:val="5"/>
            <w:tcBorders>
              <w:top w:val="nil"/>
              <w:left w:val="nil"/>
              <w:bottom w:val="nil"/>
              <w:right w:val="nil"/>
            </w:tcBorders>
            <w:shd w:val="clear" w:color="auto" w:fill="auto"/>
            <w:vAlign w:val="center"/>
            <w:hideMark/>
          </w:tcPr>
          <w:p w14:paraId="08011AF3" w14:textId="77777777" w:rsidR="00C8129E" w:rsidRPr="00526F58" w:rsidRDefault="00C8129E" w:rsidP="00A23D18">
            <w:pPr>
              <w:jc w:val="center"/>
              <w:rPr>
                <w:rFonts w:ascii="Arial" w:hAnsi="Arial" w:cs="Arial"/>
                <w:b/>
                <w:bCs/>
                <w:color w:val="112277"/>
                <w:sz w:val="24"/>
              </w:rPr>
            </w:pPr>
            <w:r w:rsidRPr="00526F58">
              <w:rPr>
                <w:rFonts w:ascii="Arial" w:hAnsi="Arial" w:cs="Arial"/>
                <w:b/>
                <w:bCs/>
                <w:color w:val="112277"/>
                <w:sz w:val="24"/>
              </w:rPr>
              <w:t>Balanced </w:t>
            </w:r>
            <w:r>
              <w:rPr>
                <w:rFonts w:ascii="Arial" w:hAnsi="Arial" w:cs="Arial"/>
                <w:b/>
                <w:bCs/>
                <w:color w:val="112277"/>
                <w:sz w:val="24"/>
              </w:rPr>
              <w:t>Data set</w:t>
            </w:r>
            <w:r w:rsidRPr="00526F58">
              <w:rPr>
                <w:rFonts w:ascii="Arial" w:hAnsi="Arial" w:cs="Arial"/>
                <w:b/>
                <w:bCs/>
                <w:color w:val="112277"/>
                <w:sz w:val="24"/>
              </w:rPr>
              <w:t> - 50/50 Split</w:t>
            </w:r>
          </w:p>
        </w:tc>
      </w:tr>
      <w:tr w:rsidR="00C8129E" w:rsidRPr="00526F58" w14:paraId="72C57277" w14:textId="77777777" w:rsidTr="00A23D18">
        <w:trPr>
          <w:trHeight w:val="540"/>
          <w:jc w:val="center"/>
        </w:trPr>
        <w:tc>
          <w:tcPr>
            <w:tcW w:w="740" w:type="dxa"/>
            <w:tcBorders>
              <w:top w:val="single" w:sz="8" w:space="0" w:color="C1C1C1"/>
              <w:left w:val="single" w:sz="8" w:space="0" w:color="C1C1C1"/>
              <w:bottom w:val="single" w:sz="8" w:space="0" w:color="C1C1C1"/>
              <w:right w:val="single" w:sz="8" w:space="0" w:color="C1C1C1"/>
            </w:tcBorders>
            <w:shd w:val="clear" w:color="000000" w:fill="EDF2F9"/>
            <w:vAlign w:val="center"/>
            <w:hideMark/>
          </w:tcPr>
          <w:p w14:paraId="468F6314" w14:textId="77777777" w:rsidR="00C8129E" w:rsidRPr="00526F58" w:rsidRDefault="00C8129E" w:rsidP="00A23D18">
            <w:pPr>
              <w:jc w:val="center"/>
              <w:rPr>
                <w:rFonts w:ascii="Arial" w:hAnsi="Arial" w:cs="Arial"/>
                <w:b/>
                <w:bCs/>
                <w:color w:val="112277"/>
                <w:szCs w:val="20"/>
              </w:rPr>
            </w:pPr>
            <w:r w:rsidRPr="00526F58">
              <w:rPr>
                <w:rFonts w:ascii="Arial" w:hAnsi="Arial" w:cs="Arial"/>
                <w:b/>
                <w:bCs/>
                <w:color w:val="112277"/>
                <w:szCs w:val="20"/>
              </w:rPr>
              <w:t>bad</w:t>
            </w:r>
          </w:p>
        </w:tc>
        <w:tc>
          <w:tcPr>
            <w:tcW w:w="1260" w:type="dxa"/>
            <w:tcBorders>
              <w:top w:val="single" w:sz="8" w:space="0" w:color="C1C1C1"/>
              <w:left w:val="nil"/>
              <w:bottom w:val="single" w:sz="8" w:space="0" w:color="C1C1C1"/>
              <w:right w:val="single" w:sz="8" w:space="0" w:color="C1C1C1"/>
            </w:tcBorders>
            <w:shd w:val="clear" w:color="000000" w:fill="EDF2F9"/>
            <w:vAlign w:val="center"/>
            <w:hideMark/>
          </w:tcPr>
          <w:p w14:paraId="05D8C0D3" w14:textId="77777777" w:rsidR="00C8129E" w:rsidRPr="00526F58" w:rsidRDefault="00C8129E" w:rsidP="00A23D18">
            <w:pPr>
              <w:jc w:val="center"/>
              <w:rPr>
                <w:rFonts w:ascii="Arial" w:hAnsi="Arial" w:cs="Arial"/>
                <w:b/>
                <w:bCs/>
                <w:color w:val="112277"/>
                <w:szCs w:val="20"/>
              </w:rPr>
            </w:pPr>
            <w:r w:rsidRPr="00526F58">
              <w:rPr>
                <w:rFonts w:ascii="Arial" w:hAnsi="Arial" w:cs="Arial"/>
                <w:b/>
                <w:bCs/>
                <w:color w:val="112277"/>
                <w:szCs w:val="20"/>
              </w:rPr>
              <w:t>Frequency</w:t>
            </w:r>
          </w:p>
        </w:tc>
        <w:tc>
          <w:tcPr>
            <w:tcW w:w="880" w:type="dxa"/>
            <w:tcBorders>
              <w:top w:val="single" w:sz="8" w:space="0" w:color="C1C1C1"/>
              <w:left w:val="nil"/>
              <w:bottom w:val="single" w:sz="8" w:space="0" w:color="C1C1C1"/>
              <w:right w:val="single" w:sz="8" w:space="0" w:color="C1C1C1"/>
            </w:tcBorders>
            <w:shd w:val="clear" w:color="000000" w:fill="EDF2F9"/>
            <w:vAlign w:val="center"/>
            <w:hideMark/>
          </w:tcPr>
          <w:p w14:paraId="676A07DC" w14:textId="77777777" w:rsidR="00C8129E" w:rsidRPr="00526F58" w:rsidRDefault="00C8129E" w:rsidP="00A23D18">
            <w:pPr>
              <w:jc w:val="center"/>
              <w:rPr>
                <w:rFonts w:ascii="Arial" w:hAnsi="Arial" w:cs="Arial"/>
                <w:b/>
                <w:bCs/>
                <w:color w:val="112277"/>
                <w:szCs w:val="20"/>
              </w:rPr>
            </w:pPr>
            <w:r w:rsidRPr="00526F58">
              <w:rPr>
                <w:rFonts w:ascii="Arial" w:hAnsi="Arial" w:cs="Arial"/>
                <w:b/>
                <w:bCs/>
                <w:color w:val="112277"/>
                <w:szCs w:val="20"/>
              </w:rPr>
              <w:t>Percent</w:t>
            </w:r>
          </w:p>
        </w:tc>
        <w:tc>
          <w:tcPr>
            <w:tcW w:w="1220" w:type="dxa"/>
            <w:tcBorders>
              <w:top w:val="single" w:sz="8" w:space="0" w:color="C1C1C1"/>
              <w:left w:val="nil"/>
              <w:bottom w:val="single" w:sz="8" w:space="0" w:color="C1C1C1"/>
              <w:right w:val="single" w:sz="8" w:space="0" w:color="C1C1C1"/>
            </w:tcBorders>
            <w:shd w:val="clear" w:color="000000" w:fill="EDF2F9"/>
            <w:vAlign w:val="center"/>
            <w:hideMark/>
          </w:tcPr>
          <w:p w14:paraId="69BC7F60" w14:textId="77777777" w:rsidR="00C8129E" w:rsidRPr="00526F58" w:rsidRDefault="00C8129E" w:rsidP="00A23D18">
            <w:pPr>
              <w:jc w:val="center"/>
              <w:rPr>
                <w:rFonts w:ascii="Arial" w:hAnsi="Arial" w:cs="Arial"/>
                <w:b/>
                <w:bCs/>
                <w:color w:val="112277"/>
                <w:szCs w:val="20"/>
              </w:rPr>
            </w:pPr>
            <w:r w:rsidRPr="00526F58">
              <w:rPr>
                <w:rFonts w:ascii="Arial" w:hAnsi="Arial" w:cs="Arial"/>
                <w:b/>
                <w:bCs/>
                <w:color w:val="112277"/>
                <w:szCs w:val="20"/>
              </w:rPr>
              <w:t>Cumulative Frequency</w:t>
            </w:r>
          </w:p>
        </w:tc>
        <w:tc>
          <w:tcPr>
            <w:tcW w:w="1220" w:type="dxa"/>
            <w:tcBorders>
              <w:top w:val="single" w:sz="8" w:space="0" w:color="C1C1C1"/>
              <w:left w:val="nil"/>
              <w:bottom w:val="single" w:sz="8" w:space="0" w:color="C1C1C1"/>
              <w:right w:val="single" w:sz="8" w:space="0" w:color="C1C1C1"/>
            </w:tcBorders>
            <w:shd w:val="clear" w:color="000000" w:fill="EDF2F9"/>
            <w:vAlign w:val="center"/>
            <w:hideMark/>
          </w:tcPr>
          <w:p w14:paraId="7F6F7AC2" w14:textId="77777777" w:rsidR="00C8129E" w:rsidRPr="00526F58" w:rsidRDefault="00C8129E" w:rsidP="00A23D18">
            <w:pPr>
              <w:jc w:val="center"/>
              <w:rPr>
                <w:rFonts w:ascii="Arial" w:hAnsi="Arial" w:cs="Arial"/>
                <w:b/>
                <w:bCs/>
                <w:color w:val="112277"/>
                <w:szCs w:val="20"/>
              </w:rPr>
            </w:pPr>
            <w:r w:rsidRPr="00526F58">
              <w:rPr>
                <w:rFonts w:ascii="Arial" w:hAnsi="Arial" w:cs="Arial"/>
                <w:b/>
                <w:bCs/>
                <w:color w:val="112277"/>
                <w:szCs w:val="20"/>
              </w:rPr>
              <w:t>Cumulative Percent</w:t>
            </w:r>
          </w:p>
        </w:tc>
      </w:tr>
      <w:tr w:rsidR="00C8129E" w:rsidRPr="00526F58" w14:paraId="5BCB47B7" w14:textId="77777777" w:rsidTr="00A23D18">
        <w:trPr>
          <w:trHeight w:val="300"/>
          <w:jc w:val="center"/>
        </w:trPr>
        <w:tc>
          <w:tcPr>
            <w:tcW w:w="740" w:type="dxa"/>
            <w:tcBorders>
              <w:top w:val="nil"/>
              <w:left w:val="single" w:sz="8" w:space="0" w:color="C1C1C1"/>
              <w:bottom w:val="single" w:sz="8" w:space="0" w:color="C1C1C1"/>
              <w:right w:val="single" w:sz="8" w:space="0" w:color="C1C1C1"/>
            </w:tcBorders>
            <w:shd w:val="clear" w:color="000000" w:fill="EDF2F9"/>
            <w:vAlign w:val="center"/>
            <w:hideMark/>
          </w:tcPr>
          <w:p w14:paraId="1BC5212A" w14:textId="77777777" w:rsidR="00C8129E" w:rsidRPr="00526F58" w:rsidRDefault="00C8129E" w:rsidP="00A23D18">
            <w:pPr>
              <w:jc w:val="center"/>
              <w:rPr>
                <w:rFonts w:ascii="Arial" w:hAnsi="Arial" w:cs="Arial"/>
                <w:b/>
                <w:bCs/>
                <w:color w:val="112277"/>
                <w:szCs w:val="20"/>
              </w:rPr>
            </w:pPr>
            <w:r w:rsidRPr="00526F58">
              <w:rPr>
                <w:rFonts w:ascii="Arial" w:hAnsi="Arial" w:cs="Arial"/>
                <w:b/>
                <w:bCs/>
                <w:color w:val="112277"/>
                <w:szCs w:val="20"/>
              </w:rPr>
              <w:t>0</w:t>
            </w:r>
          </w:p>
        </w:tc>
        <w:tc>
          <w:tcPr>
            <w:tcW w:w="1260" w:type="dxa"/>
            <w:tcBorders>
              <w:top w:val="nil"/>
              <w:left w:val="nil"/>
              <w:bottom w:val="single" w:sz="8" w:space="0" w:color="C1C1C1"/>
              <w:right w:val="single" w:sz="8" w:space="0" w:color="C1C1C1"/>
            </w:tcBorders>
            <w:shd w:val="clear" w:color="000000" w:fill="FFFFFF"/>
            <w:vAlign w:val="center"/>
            <w:hideMark/>
          </w:tcPr>
          <w:p w14:paraId="74960B51" w14:textId="77777777" w:rsidR="00C8129E" w:rsidRPr="00526F58" w:rsidRDefault="00C8129E" w:rsidP="00A23D18">
            <w:pPr>
              <w:jc w:val="right"/>
              <w:rPr>
                <w:rFonts w:ascii="Arial" w:hAnsi="Arial" w:cs="Arial"/>
                <w:color w:val="000000"/>
                <w:szCs w:val="20"/>
              </w:rPr>
            </w:pPr>
            <w:r w:rsidRPr="00526F58">
              <w:rPr>
                <w:rFonts w:ascii="Arial" w:hAnsi="Arial" w:cs="Arial"/>
                <w:color w:val="000000"/>
                <w:szCs w:val="20"/>
              </w:rPr>
              <w:t>9897</w:t>
            </w:r>
          </w:p>
        </w:tc>
        <w:tc>
          <w:tcPr>
            <w:tcW w:w="880" w:type="dxa"/>
            <w:tcBorders>
              <w:top w:val="nil"/>
              <w:left w:val="nil"/>
              <w:bottom w:val="single" w:sz="8" w:space="0" w:color="C1C1C1"/>
              <w:right w:val="single" w:sz="8" w:space="0" w:color="C1C1C1"/>
            </w:tcBorders>
            <w:shd w:val="clear" w:color="000000" w:fill="FFFFFF"/>
            <w:vAlign w:val="center"/>
            <w:hideMark/>
          </w:tcPr>
          <w:p w14:paraId="3B3D1212" w14:textId="77777777" w:rsidR="00C8129E" w:rsidRPr="00526F58" w:rsidRDefault="00C8129E" w:rsidP="00A23D18">
            <w:pPr>
              <w:jc w:val="right"/>
              <w:rPr>
                <w:rFonts w:ascii="Arial" w:hAnsi="Arial" w:cs="Arial"/>
                <w:color w:val="000000"/>
                <w:szCs w:val="20"/>
              </w:rPr>
            </w:pPr>
            <w:r w:rsidRPr="00526F58">
              <w:rPr>
                <w:rFonts w:ascii="Arial" w:hAnsi="Arial" w:cs="Arial"/>
                <w:color w:val="000000"/>
                <w:szCs w:val="20"/>
              </w:rPr>
              <w:t>50</w:t>
            </w:r>
          </w:p>
        </w:tc>
        <w:tc>
          <w:tcPr>
            <w:tcW w:w="1220" w:type="dxa"/>
            <w:tcBorders>
              <w:top w:val="nil"/>
              <w:left w:val="nil"/>
              <w:bottom w:val="single" w:sz="8" w:space="0" w:color="C1C1C1"/>
              <w:right w:val="single" w:sz="8" w:space="0" w:color="C1C1C1"/>
            </w:tcBorders>
            <w:shd w:val="clear" w:color="000000" w:fill="FFFFFF"/>
            <w:vAlign w:val="center"/>
            <w:hideMark/>
          </w:tcPr>
          <w:p w14:paraId="30EB08E4" w14:textId="77777777" w:rsidR="00C8129E" w:rsidRPr="00526F58" w:rsidRDefault="00C8129E" w:rsidP="00A23D18">
            <w:pPr>
              <w:jc w:val="right"/>
              <w:rPr>
                <w:rFonts w:ascii="Arial" w:hAnsi="Arial" w:cs="Arial"/>
                <w:color w:val="000000"/>
                <w:szCs w:val="20"/>
              </w:rPr>
            </w:pPr>
            <w:r w:rsidRPr="00526F58">
              <w:rPr>
                <w:rFonts w:ascii="Arial" w:hAnsi="Arial" w:cs="Arial"/>
                <w:color w:val="000000"/>
                <w:szCs w:val="20"/>
              </w:rPr>
              <w:t>9897</w:t>
            </w:r>
          </w:p>
        </w:tc>
        <w:tc>
          <w:tcPr>
            <w:tcW w:w="1220" w:type="dxa"/>
            <w:tcBorders>
              <w:top w:val="nil"/>
              <w:left w:val="nil"/>
              <w:bottom w:val="single" w:sz="8" w:space="0" w:color="C1C1C1"/>
              <w:right w:val="single" w:sz="8" w:space="0" w:color="C1C1C1"/>
            </w:tcBorders>
            <w:shd w:val="clear" w:color="000000" w:fill="FFFFFF"/>
            <w:vAlign w:val="center"/>
            <w:hideMark/>
          </w:tcPr>
          <w:p w14:paraId="43C0F030" w14:textId="77777777" w:rsidR="00C8129E" w:rsidRPr="00526F58" w:rsidRDefault="00C8129E" w:rsidP="00A23D18">
            <w:pPr>
              <w:jc w:val="right"/>
              <w:rPr>
                <w:rFonts w:ascii="Arial" w:hAnsi="Arial" w:cs="Arial"/>
                <w:color w:val="000000"/>
                <w:szCs w:val="20"/>
              </w:rPr>
            </w:pPr>
            <w:r w:rsidRPr="00526F58">
              <w:rPr>
                <w:rFonts w:ascii="Arial" w:hAnsi="Arial" w:cs="Arial"/>
                <w:color w:val="000000"/>
                <w:szCs w:val="20"/>
              </w:rPr>
              <w:t>50</w:t>
            </w:r>
          </w:p>
        </w:tc>
      </w:tr>
      <w:tr w:rsidR="00C8129E" w:rsidRPr="00526F58" w14:paraId="722D1BD1" w14:textId="77777777" w:rsidTr="00A23D18">
        <w:trPr>
          <w:trHeight w:val="300"/>
          <w:jc w:val="center"/>
        </w:trPr>
        <w:tc>
          <w:tcPr>
            <w:tcW w:w="740" w:type="dxa"/>
            <w:tcBorders>
              <w:top w:val="nil"/>
              <w:left w:val="single" w:sz="8" w:space="0" w:color="C1C1C1"/>
              <w:bottom w:val="single" w:sz="8" w:space="0" w:color="C1C1C1"/>
              <w:right w:val="single" w:sz="8" w:space="0" w:color="C1C1C1"/>
            </w:tcBorders>
            <w:shd w:val="clear" w:color="000000" w:fill="EDF2F9"/>
            <w:vAlign w:val="center"/>
            <w:hideMark/>
          </w:tcPr>
          <w:p w14:paraId="208B0F00" w14:textId="77777777" w:rsidR="00C8129E" w:rsidRPr="00526F58" w:rsidRDefault="00C8129E" w:rsidP="00A23D18">
            <w:pPr>
              <w:jc w:val="center"/>
              <w:rPr>
                <w:rFonts w:ascii="Arial" w:hAnsi="Arial" w:cs="Arial"/>
                <w:b/>
                <w:bCs/>
                <w:color w:val="112277"/>
                <w:szCs w:val="20"/>
              </w:rPr>
            </w:pPr>
            <w:r w:rsidRPr="00526F58">
              <w:rPr>
                <w:rFonts w:ascii="Arial" w:hAnsi="Arial" w:cs="Arial"/>
                <w:b/>
                <w:bCs/>
                <w:color w:val="112277"/>
                <w:szCs w:val="20"/>
              </w:rPr>
              <w:t>1</w:t>
            </w:r>
          </w:p>
        </w:tc>
        <w:tc>
          <w:tcPr>
            <w:tcW w:w="1260" w:type="dxa"/>
            <w:tcBorders>
              <w:top w:val="nil"/>
              <w:left w:val="nil"/>
              <w:bottom w:val="single" w:sz="8" w:space="0" w:color="C1C1C1"/>
              <w:right w:val="single" w:sz="8" w:space="0" w:color="C1C1C1"/>
            </w:tcBorders>
            <w:shd w:val="clear" w:color="000000" w:fill="FFFFFF"/>
            <w:vAlign w:val="center"/>
            <w:hideMark/>
          </w:tcPr>
          <w:p w14:paraId="11CB2C79" w14:textId="77777777" w:rsidR="00C8129E" w:rsidRPr="00526F58" w:rsidRDefault="00C8129E" w:rsidP="00A23D18">
            <w:pPr>
              <w:jc w:val="right"/>
              <w:rPr>
                <w:rFonts w:ascii="Arial" w:hAnsi="Arial" w:cs="Arial"/>
                <w:color w:val="000000"/>
                <w:szCs w:val="20"/>
              </w:rPr>
            </w:pPr>
            <w:r w:rsidRPr="00526F58">
              <w:rPr>
                <w:rFonts w:ascii="Arial" w:hAnsi="Arial" w:cs="Arial"/>
                <w:color w:val="000000"/>
                <w:szCs w:val="20"/>
              </w:rPr>
              <w:t>9897</w:t>
            </w:r>
          </w:p>
        </w:tc>
        <w:tc>
          <w:tcPr>
            <w:tcW w:w="880" w:type="dxa"/>
            <w:tcBorders>
              <w:top w:val="nil"/>
              <w:left w:val="nil"/>
              <w:bottom w:val="single" w:sz="8" w:space="0" w:color="C1C1C1"/>
              <w:right w:val="single" w:sz="8" w:space="0" w:color="C1C1C1"/>
            </w:tcBorders>
            <w:shd w:val="clear" w:color="000000" w:fill="FFFFFF"/>
            <w:vAlign w:val="center"/>
            <w:hideMark/>
          </w:tcPr>
          <w:p w14:paraId="3A75DDA6" w14:textId="77777777" w:rsidR="00C8129E" w:rsidRPr="00526F58" w:rsidRDefault="00C8129E" w:rsidP="00A23D18">
            <w:pPr>
              <w:jc w:val="right"/>
              <w:rPr>
                <w:rFonts w:ascii="Arial" w:hAnsi="Arial" w:cs="Arial"/>
                <w:color w:val="000000"/>
                <w:szCs w:val="20"/>
              </w:rPr>
            </w:pPr>
            <w:r w:rsidRPr="00526F58">
              <w:rPr>
                <w:rFonts w:ascii="Arial" w:hAnsi="Arial" w:cs="Arial"/>
                <w:color w:val="000000"/>
                <w:szCs w:val="20"/>
              </w:rPr>
              <w:t>50</w:t>
            </w:r>
          </w:p>
        </w:tc>
        <w:tc>
          <w:tcPr>
            <w:tcW w:w="1220" w:type="dxa"/>
            <w:tcBorders>
              <w:top w:val="nil"/>
              <w:left w:val="nil"/>
              <w:bottom w:val="single" w:sz="8" w:space="0" w:color="C1C1C1"/>
              <w:right w:val="single" w:sz="8" w:space="0" w:color="C1C1C1"/>
            </w:tcBorders>
            <w:shd w:val="clear" w:color="000000" w:fill="FFFFFF"/>
            <w:vAlign w:val="center"/>
            <w:hideMark/>
          </w:tcPr>
          <w:p w14:paraId="56C4EBEA" w14:textId="77777777" w:rsidR="00C8129E" w:rsidRPr="00526F58" w:rsidRDefault="00C8129E" w:rsidP="00A23D18">
            <w:pPr>
              <w:jc w:val="right"/>
              <w:rPr>
                <w:rFonts w:ascii="Arial" w:hAnsi="Arial" w:cs="Arial"/>
                <w:color w:val="000000"/>
                <w:szCs w:val="20"/>
              </w:rPr>
            </w:pPr>
            <w:r w:rsidRPr="00526F58">
              <w:rPr>
                <w:rFonts w:ascii="Arial" w:hAnsi="Arial" w:cs="Arial"/>
                <w:color w:val="000000"/>
                <w:szCs w:val="20"/>
              </w:rPr>
              <w:t>19794</w:t>
            </w:r>
          </w:p>
        </w:tc>
        <w:tc>
          <w:tcPr>
            <w:tcW w:w="1220" w:type="dxa"/>
            <w:tcBorders>
              <w:top w:val="nil"/>
              <w:left w:val="nil"/>
              <w:bottom w:val="single" w:sz="8" w:space="0" w:color="C1C1C1"/>
              <w:right w:val="single" w:sz="8" w:space="0" w:color="C1C1C1"/>
            </w:tcBorders>
            <w:shd w:val="clear" w:color="000000" w:fill="FFFFFF"/>
            <w:vAlign w:val="center"/>
            <w:hideMark/>
          </w:tcPr>
          <w:p w14:paraId="5B9B5C34" w14:textId="77777777" w:rsidR="00C8129E" w:rsidRPr="00526F58" w:rsidRDefault="00C8129E" w:rsidP="00A23D18">
            <w:pPr>
              <w:jc w:val="right"/>
              <w:rPr>
                <w:rFonts w:ascii="Arial" w:hAnsi="Arial" w:cs="Arial"/>
                <w:color w:val="000000"/>
                <w:szCs w:val="20"/>
              </w:rPr>
            </w:pPr>
            <w:r w:rsidRPr="00526F58">
              <w:rPr>
                <w:rFonts w:ascii="Arial" w:hAnsi="Arial" w:cs="Arial"/>
                <w:color w:val="000000"/>
                <w:szCs w:val="20"/>
              </w:rPr>
              <w:t>100</w:t>
            </w:r>
          </w:p>
        </w:tc>
      </w:tr>
    </w:tbl>
    <w:p w14:paraId="47911477" w14:textId="77777777" w:rsidR="00C8129E" w:rsidRDefault="00C8129E" w:rsidP="00C8129E">
      <w:pPr>
        <w:pStyle w:val="ABodyCopy"/>
        <w:ind w:left="0"/>
        <w:rPr>
          <w:rFonts w:asciiTheme="minorHAnsi" w:hAnsiTheme="minorHAnsi"/>
          <w:noProof/>
          <w:sz w:val="22"/>
          <w:szCs w:val="22"/>
        </w:rPr>
      </w:pPr>
    </w:p>
    <w:p w14:paraId="23CAF6AB" w14:textId="77777777" w:rsidR="00C8129E" w:rsidRDefault="00C8129E" w:rsidP="00C8129E">
      <w:pPr>
        <w:pStyle w:val="ABodyCopy"/>
        <w:ind w:left="0"/>
        <w:rPr>
          <w:rFonts w:asciiTheme="minorHAnsi" w:hAnsiTheme="minorHAnsi"/>
          <w:sz w:val="22"/>
          <w:szCs w:val="22"/>
        </w:rPr>
      </w:pPr>
    </w:p>
    <w:p w14:paraId="3C65C501" w14:textId="77777777" w:rsidR="00C8129E" w:rsidRDefault="00C8129E" w:rsidP="00C8129E">
      <w:pPr>
        <w:pStyle w:val="Heading1"/>
      </w:pPr>
      <w:bookmarkStart w:id="64" w:name="_Toc174889574"/>
      <w:r>
        <w:lastRenderedPageBreak/>
        <w:t>Chapter 3 Summary:  Creating a Modeling Data Set</w:t>
      </w:r>
      <w:bookmarkEnd w:id="64"/>
    </w:p>
    <w:p w14:paraId="27438AC3" w14:textId="77777777" w:rsidR="00C8129E" w:rsidRDefault="00C8129E" w:rsidP="00C8129E">
      <w:pPr>
        <w:pStyle w:val="ABodyCopy"/>
        <w:rPr>
          <w:rFonts w:asciiTheme="minorHAnsi" w:hAnsiTheme="minorHAnsi"/>
          <w:b/>
          <w:bCs/>
          <w:sz w:val="22"/>
          <w:szCs w:val="22"/>
        </w:rPr>
      </w:pPr>
    </w:p>
    <w:p w14:paraId="652F14AF" w14:textId="77777777" w:rsidR="00C8129E" w:rsidRPr="003A746D" w:rsidRDefault="00C8129E" w:rsidP="00C8129E">
      <w:pPr>
        <w:pStyle w:val="ABodyCopy"/>
        <w:rPr>
          <w:rFonts w:asciiTheme="minorHAnsi" w:hAnsiTheme="minorHAnsi"/>
          <w:b/>
          <w:bCs/>
          <w:sz w:val="22"/>
          <w:szCs w:val="22"/>
        </w:rPr>
      </w:pPr>
      <w:r w:rsidRPr="003A746D">
        <w:rPr>
          <w:rFonts w:asciiTheme="minorHAnsi" w:hAnsiTheme="minorHAnsi"/>
          <w:b/>
          <w:bCs/>
          <w:sz w:val="22"/>
          <w:szCs w:val="22"/>
        </w:rPr>
        <w:t>1. Introduction to Real-World Data</w:t>
      </w:r>
    </w:p>
    <w:p w14:paraId="5A39601B" w14:textId="77777777" w:rsidR="00C8129E" w:rsidRPr="003A746D" w:rsidRDefault="00C8129E" w:rsidP="00145AC7">
      <w:pPr>
        <w:pStyle w:val="ABodyCopy"/>
        <w:numPr>
          <w:ilvl w:val="0"/>
          <w:numId w:val="60"/>
        </w:numPr>
        <w:rPr>
          <w:rFonts w:asciiTheme="minorHAnsi" w:hAnsiTheme="minorHAnsi"/>
          <w:sz w:val="22"/>
          <w:szCs w:val="22"/>
        </w:rPr>
      </w:pPr>
      <w:r w:rsidRPr="003A746D">
        <w:rPr>
          <w:rFonts w:asciiTheme="minorHAnsi" w:hAnsiTheme="minorHAnsi"/>
          <w:b/>
          <w:bCs/>
          <w:sz w:val="22"/>
          <w:szCs w:val="22"/>
        </w:rPr>
        <w:t>Overview</w:t>
      </w:r>
      <w:r w:rsidRPr="003A746D">
        <w:rPr>
          <w:rFonts w:asciiTheme="minorHAnsi" w:hAnsiTheme="minorHAnsi"/>
          <w:sz w:val="22"/>
          <w:szCs w:val="22"/>
        </w:rPr>
        <w:t>: This chapter begins by contrasting academic data sets with real-world data, highlighting the complexities and challenges of the latter. Unlike the clean and structured data often used in educational examples, real-world data is messy and requires significant preparation before it can be used for modeling.</w:t>
      </w:r>
    </w:p>
    <w:p w14:paraId="6628C02D" w14:textId="77777777" w:rsidR="00C8129E" w:rsidRPr="003A746D" w:rsidRDefault="00C8129E" w:rsidP="00145AC7">
      <w:pPr>
        <w:pStyle w:val="ABodyCopy"/>
        <w:numPr>
          <w:ilvl w:val="0"/>
          <w:numId w:val="60"/>
        </w:numPr>
        <w:rPr>
          <w:rFonts w:asciiTheme="minorHAnsi" w:hAnsiTheme="minorHAnsi"/>
          <w:sz w:val="22"/>
          <w:szCs w:val="22"/>
        </w:rPr>
      </w:pPr>
      <w:r w:rsidRPr="003A746D">
        <w:rPr>
          <w:rFonts w:asciiTheme="minorHAnsi" w:hAnsiTheme="minorHAnsi"/>
          <w:b/>
          <w:bCs/>
          <w:sz w:val="22"/>
          <w:szCs w:val="22"/>
        </w:rPr>
        <w:t>Context</w:t>
      </w:r>
      <w:r w:rsidRPr="003A746D">
        <w:rPr>
          <w:rFonts w:asciiTheme="minorHAnsi" w:hAnsiTheme="minorHAnsi"/>
          <w:sz w:val="22"/>
          <w:szCs w:val="22"/>
        </w:rPr>
        <w:t>: The chapter sets the stage for the creation of a modeling data set, emphasizing the importance of data preparation, manipulation, and transformation in the data science workflow.</w:t>
      </w:r>
    </w:p>
    <w:p w14:paraId="44616C6B" w14:textId="77777777" w:rsidR="00C8129E" w:rsidRPr="003A746D" w:rsidRDefault="00C8129E" w:rsidP="00C8129E">
      <w:pPr>
        <w:pStyle w:val="ABodyCopy"/>
        <w:rPr>
          <w:rFonts w:asciiTheme="minorHAnsi" w:hAnsiTheme="minorHAnsi"/>
          <w:b/>
          <w:bCs/>
          <w:sz w:val="22"/>
          <w:szCs w:val="22"/>
        </w:rPr>
      </w:pPr>
      <w:r w:rsidRPr="003A746D">
        <w:rPr>
          <w:rFonts w:asciiTheme="minorHAnsi" w:hAnsiTheme="minorHAnsi"/>
          <w:b/>
          <w:bCs/>
          <w:sz w:val="22"/>
          <w:szCs w:val="22"/>
        </w:rPr>
        <w:t>2. The Art and Science of Data Science</w:t>
      </w:r>
    </w:p>
    <w:p w14:paraId="68891830" w14:textId="77777777" w:rsidR="00C8129E" w:rsidRPr="003A746D" w:rsidRDefault="00C8129E" w:rsidP="00145AC7">
      <w:pPr>
        <w:pStyle w:val="ABodyCopy"/>
        <w:numPr>
          <w:ilvl w:val="0"/>
          <w:numId w:val="61"/>
        </w:numPr>
        <w:rPr>
          <w:rFonts w:asciiTheme="minorHAnsi" w:hAnsiTheme="minorHAnsi"/>
          <w:sz w:val="22"/>
          <w:szCs w:val="22"/>
        </w:rPr>
      </w:pPr>
      <w:r w:rsidRPr="003A746D">
        <w:rPr>
          <w:rFonts w:asciiTheme="minorHAnsi" w:hAnsiTheme="minorHAnsi"/>
          <w:b/>
          <w:bCs/>
          <w:sz w:val="22"/>
          <w:szCs w:val="22"/>
        </w:rPr>
        <w:t>Art and Science</w:t>
      </w:r>
      <w:r w:rsidRPr="003A746D">
        <w:rPr>
          <w:rFonts w:asciiTheme="minorHAnsi" w:hAnsiTheme="minorHAnsi"/>
          <w:sz w:val="22"/>
          <w:szCs w:val="22"/>
        </w:rPr>
        <w:t>: The chapter explores the dual nature of data science as both an art and a science. It discusses how data scientists must combine technical skills with creativity and domain expertise to make informed decisions throughout the data science process.</w:t>
      </w:r>
    </w:p>
    <w:p w14:paraId="6E71E90A" w14:textId="77777777" w:rsidR="00C8129E" w:rsidRPr="003A746D" w:rsidRDefault="00C8129E" w:rsidP="00145AC7">
      <w:pPr>
        <w:pStyle w:val="ABodyCopy"/>
        <w:numPr>
          <w:ilvl w:val="0"/>
          <w:numId w:val="61"/>
        </w:numPr>
        <w:rPr>
          <w:rFonts w:asciiTheme="minorHAnsi" w:hAnsiTheme="minorHAnsi"/>
          <w:sz w:val="22"/>
          <w:szCs w:val="22"/>
        </w:rPr>
      </w:pPr>
      <w:r w:rsidRPr="003A746D">
        <w:rPr>
          <w:rFonts w:asciiTheme="minorHAnsi" w:hAnsiTheme="minorHAnsi"/>
          <w:b/>
          <w:bCs/>
          <w:sz w:val="22"/>
          <w:szCs w:val="22"/>
        </w:rPr>
        <w:t>Critical Decision Points</w:t>
      </w:r>
      <w:r w:rsidRPr="003A746D">
        <w:rPr>
          <w:rFonts w:asciiTheme="minorHAnsi" w:hAnsiTheme="minorHAnsi"/>
          <w:sz w:val="22"/>
          <w:szCs w:val="22"/>
        </w:rPr>
        <w:t>: The chapter identifies key decision points in data science, such as handling missing values, managing outliers, selecting date ranges, and choosing modeling algorithms. These decisions are part of the "art" of data science, requiring intuition and domain knowledge.</w:t>
      </w:r>
    </w:p>
    <w:p w14:paraId="23060B49" w14:textId="77777777" w:rsidR="00C8129E" w:rsidRPr="003A746D" w:rsidRDefault="00C8129E" w:rsidP="00C8129E">
      <w:pPr>
        <w:pStyle w:val="ABodyCopy"/>
        <w:rPr>
          <w:rFonts w:asciiTheme="minorHAnsi" w:hAnsiTheme="minorHAnsi"/>
          <w:b/>
          <w:bCs/>
          <w:sz w:val="22"/>
          <w:szCs w:val="22"/>
        </w:rPr>
      </w:pPr>
      <w:r w:rsidRPr="003A746D">
        <w:rPr>
          <w:rFonts w:asciiTheme="minorHAnsi" w:hAnsiTheme="minorHAnsi"/>
          <w:b/>
          <w:bCs/>
          <w:sz w:val="22"/>
          <w:szCs w:val="22"/>
        </w:rPr>
        <w:t>3. Project Overview and Business Problem Definition</w:t>
      </w:r>
    </w:p>
    <w:p w14:paraId="39EBC3AA" w14:textId="77777777" w:rsidR="00C8129E" w:rsidRPr="003A746D" w:rsidRDefault="00C8129E" w:rsidP="00145AC7">
      <w:pPr>
        <w:pStyle w:val="ABodyCopy"/>
        <w:numPr>
          <w:ilvl w:val="0"/>
          <w:numId w:val="62"/>
        </w:numPr>
        <w:rPr>
          <w:rFonts w:asciiTheme="minorHAnsi" w:hAnsiTheme="minorHAnsi"/>
          <w:sz w:val="22"/>
          <w:szCs w:val="22"/>
        </w:rPr>
      </w:pPr>
      <w:r w:rsidRPr="003A746D">
        <w:rPr>
          <w:rFonts w:asciiTheme="minorHAnsi" w:hAnsiTheme="minorHAnsi"/>
          <w:b/>
          <w:bCs/>
          <w:sz w:val="22"/>
          <w:szCs w:val="22"/>
        </w:rPr>
        <w:t>Lending Club Data Set</w:t>
      </w:r>
      <w:r w:rsidRPr="003A746D">
        <w:rPr>
          <w:rFonts w:asciiTheme="minorHAnsi" w:hAnsiTheme="minorHAnsi"/>
          <w:sz w:val="22"/>
          <w:szCs w:val="22"/>
        </w:rPr>
        <w:t xml:space="preserve">: The Lending Club data set is reintroduced as the primary </w:t>
      </w:r>
      <w:proofErr w:type="gramStart"/>
      <w:r w:rsidRPr="003A746D">
        <w:rPr>
          <w:rFonts w:asciiTheme="minorHAnsi" w:hAnsiTheme="minorHAnsi"/>
          <w:sz w:val="22"/>
          <w:szCs w:val="22"/>
        </w:rPr>
        <w:t>dataset</w:t>
      </w:r>
      <w:proofErr w:type="gramEnd"/>
      <w:r w:rsidRPr="003A746D">
        <w:rPr>
          <w:rFonts w:asciiTheme="minorHAnsi" w:hAnsiTheme="minorHAnsi"/>
          <w:sz w:val="22"/>
          <w:szCs w:val="22"/>
        </w:rPr>
        <w:t xml:space="preserve"> for the ongoing project. The chapter formally defines the business problem—designing a predictive model to calculate the probability of a borrower defaulting on a loan.</w:t>
      </w:r>
    </w:p>
    <w:p w14:paraId="24BE29ED" w14:textId="77777777" w:rsidR="00C8129E" w:rsidRPr="003A746D" w:rsidRDefault="00C8129E" w:rsidP="00145AC7">
      <w:pPr>
        <w:pStyle w:val="ABodyCopy"/>
        <w:numPr>
          <w:ilvl w:val="0"/>
          <w:numId w:val="62"/>
        </w:numPr>
        <w:rPr>
          <w:rFonts w:asciiTheme="minorHAnsi" w:hAnsiTheme="minorHAnsi"/>
          <w:sz w:val="22"/>
          <w:szCs w:val="22"/>
        </w:rPr>
      </w:pPr>
      <w:r w:rsidRPr="003A746D">
        <w:rPr>
          <w:rFonts w:asciiTheme="minorHAnsi" w:hAnsiTheme="minorHAnsi"/>
          <w:b/>
          <w:bCs/>
          <w:sz w:val="22"/>
          <w:szCs w:val="22"/>
        </w:rPr>
        <w:t>Target Variable Creation</w:t>
      </w:r>
      <w:r w:rsidRPr="003A746D">
        <w:rPr>
          <w:rFonts w:asciiTheme="minorHAnsi" w:hAnsiTheme="minorHAnsi"/>
          <w:sz w:val="22"/>
          <w:szCs w:val="22"/>
        </w:rPr>
        <w:t xml:space="preserve">: The chapter discusses the importance of the target variable in modeling and how it defines the objective of the analysis. The Lending Club data </w:t>
      </w:r>
      <w:proofErr w:type="gramStart"/>
      <w:r w:rsidRPr="003A746D">
        <w:rPr>
          <w:rFonts w:asciiTheme="minorHAnsi" w:hAnsiTheme="minorHAnsi"/>
          <w:sz w:val="22"/>
          <w:szCs w:val="22"/>
        </w:rPr>
        <w:t>set's</w:t>
      </w:r>
      <w:proofErr w:type="gramEnd"/>
      <w:r w:rsidRPr="003A746D">
        <w:rPr>
          <w:rFonts w:asciiTheme="minorHAnsi" w:hAnsiTheme="minorHAnsi"/>
          <w:sz w:val="22"/>
          <w:szCs w:val="22"/>
        </w:rPr>
        <w:t xml:space="preserve"> "</w:t>
      </w:r>
      <w:proofErr w:type="spellStart"/>
      <w:r w:rsidRPr="003A746D">
        <w:rPr>
          <w:rFonts w:asciiTheme="minorHAnsi" w:hAnsiTheme="minorHAnsi"/>
          <w:sz w:val="22"/>
          <w:szCs w:val="22"/>
        </w:rPr>
        <w:t>loan_status</w:t>
      </w:r>
      <w:proofErr w:type="spellEnd"/>
      <w:r w:rsidRPr="003A746D">
        <w:rPr>
          <w:rFonts w:asciiTheme="minorHAnsi" w:hAnsiTheme="minorHAnsi"/>
          <w:sz w:val="22"/>
          <w:szCs w:val="22"/>
        </w:rPr>
        <w:t>" field is used to create a binary target variable, "bad," indicating whether a loan is at risk of default.</w:t>
      </w:r>
    </w:p>
    <w:p w14:paraId="2E5B226B" w14:textId="77777777" w:rsidR="00C8129E" w:rsidRPr="003A746D" w:rsidRDefault="00C8129E" w:rsidP="00C8129E">
      <w:pPr>
        <w:pStyle w:val="ABodyCopy"/>
        <w:rPr>
          <w:rFonts w:asciiTheme="minorHAnsi" w:hAnsiTheme="minorHAnsi"/>
          <w:b/>
          <w:bCs/>
          <w:sz w:val="22"/>
          <w:szCs w:val="22"/>
        </w:rPr>
      </w:pPr>
      <w:r w:rsidRPr="003A746D">
        <w:rPr>
          <w:rFonts w:asciiTheme="minorHAnsi" w:hAnsiTheme="minorHAnsi"/>
          <w:b/>
          <w:bCs/>
          <w:sz w:val="22"/>
          <w:szCs w:val="22"/>
        </w:rPr>
        <w:t>4. Target Variable Analysis</w:t>
      </w:r>
    </w:p>
    <w:p w14:paraId="79443AFC" w14:textId="77777777" w:rsidR="00C8129E" w:rsidRPr="003A746D" w:rsidRDefault="00C8129E" w:rsidP="00145AC7">
      <w:pPr>
        <w:pStyle w:val="ABodyCopy"/>
        <w:numPr>
          <w:ilvl w:val="0"/>
          <w:numId w:val="63"/>
        </w:numPr>
        <w:rPr>
          <w:rFonts w:asciiTheme="minorHAnsi" w:hAnsiTheme="minorHAnsi"/>
          <w:sz w:val="22"/>
          <w:szCs w:val="22"/>
        </w:rPr>
      </w:pPr>
      <w:r w:rsidRPr="003A746D">
        <w:rPr>
          <w:rFonts w:asciiTheme="minorHAnsi" w:hAnsiTheme="minorHAnsi"/>
          <w:b/>
          <w:bCs/>
          <w:sz w:val="22"/>
          <w:szCs w:val="22"/>
        </w:rPr>
        <w:lastRenderedPageBreak/>
        <w:t>Importance of Stability</w:t>
      </w:r>
      <w:r w:rsidRPr="003A746D">
        <w:rPr>
          <w:rFonts w:asciiTheme="minorHAnsi" w:hAnsiTheme="minorHAnsi"/>
          <w:sz w:val="22"/>
          <w:szCs w:val="22"/>
        </w:rPr>
        <w:t>: The chapter emphasizes the importance of examining the stability of the target variable over time. It introduces the concept of "runway time," the period it typically takes for an event (like loan default) to occur.</w:t>
      </w:r>
    </w:p>
    <w:p w14:paraId="4997C6C3" w14:textId="77777777" w:rsidR="00C8129E" w:rsidRPr="003A746D" w:rsidRDefault="00C8129E" w:rsidP="00145AC7">
      <w:pPr>
        <w:pStyle w:val="ABodyCopy"/>
        <w:numPr>
          <w:ilvl w:val="0"/>
          <w:numId w:val="63"/>
        </w:numPr>
        <w:rPr>
          <w:rFonts w:asciiTheme="minorHAnsi" w:hAnsiTheme="minorHAnsi"/>
          <w:sz w:val="22"/>
          <w:szCs w:val="22"/>
        </w:rPr>
      </w:pPr>
      <w:r w:rsidRPr="003A746D">
        <w:rPr>
          <w:rFonts w:asciiTheme="minorHAnsi" w:hAnsiTheme="minorHAnsi"/>
          <w:b/>
          <w:bCs/>
          <w:sz w:val="22"/>
          <w:szCs w:val="22"/>
        </w:rPr>
        <w:t>Limiting the Data Set</w:t>
      </w:r>
      <w:r w:rsidRPr="003A746D">
        <w:rPr>
          <w:rFonts w:asciiTheme="minorHAnsi" w:hAnsiTheme="minorHAnsi"/>
          <w:sz w:val="22"/>
          <w:szCs w:val="22"/>
        </w:rPr>
        <w:t>: The chapter describes how to limit the data set to a specific date range to ensure stability and reliability in the target variable, resulting in a more manageable and accurate data set.</w:t>
      </w:r>
    </w:p>
    <w:p w14:paraId="5EB1125C" w14:textId="77777777" w:rsidR="00C8129E" w:rsidRPr="003A746D" w:rsidRDefault="00C8129E" w:rsidP="00C8129E">
      <w:pPr>
        <w:pStyle w:val="ABodyCopy"/>
        <w:rPr>
          <w:rFonts w:asciiTheme="minorHAnsi" w:hAnsiTheme="minorHAnsi"/>
          <w:b/>
          <w:bCs/>
          <w:sz w:val="22"/>
          <w:szCs w:val="22"/>
        </w:rPr>
      </w:pPr>
      <w:r w:rsidRPr="003A746D">
        <w:rPr>
          <w:rFonts w:asciiTheme="minorHAnsi" w:hAnsiTheme="minorHAnsi"/>
          <w:b/>
          <w:bCs/>
          <w:sz w:val="22"/>
          <w:szCs w:val="22"/>
        </w:rPr>
        <w:t>5. Exploratory Data Analysis (EDA)</w:t>
      </w:r>
    </w:p>
    <w:p w14:paraId="4A1A465D" w14:textId="77777777" w:rsidR="00C8129E" w:rsidRPr="003A746D" w:rsidRDefault="00C8129E" w:rsidP="00145AC7">
      <w:pPr>
        <w:pStyle w:val="ABodyCopy"/>
        <w:numPr>
          <w:ilvl w:val="0"/>
          <w:numId w:val="64"/>
        </w:numPr>
        <w:rPr>
          <w:rFonts w:asciiTheme="minorHAnsi" w:hAnsiTheme="minorHAnsi"/>
          <w:sz w:val="22"/>
          <w:szCs w:val="22"/>
        </w:rPr>
      </w:pPr>
      <w:r w:rsidRPr="003A746D">
        <w:rPr>
          <w:rFonts w:asciiTheme="minorHAnsi" w:hAnsiTheme="minorHAnsi"/>
          <w:b/>
          <w:bCs/>
          <w:sz w:val="22"/>
          <w:szCs w:val="22"/>
        </w:rPr>
        <w:t>Overview of EDA</w:t>
      </w:r>
      <w:r w:rsidRPr="003A746D">
        <w:rPr>
          <w:rFonts w:asciiTheme="minorHAnsi" w:hAnsiTheme="minorHAnsi"/>
          <w:sz w:val="22"/>
          <w:szCs w:val="22"/>
        </w:rPr>
        <w:t>: EDA is presented as a critical phase in data preparation, allowing data scientists to understand the data's distribution, central tendencies, and relationships between variables. The chapter provides examples of summary statistics and visualizations, such as histograms, to explore the data.</w:t>
      </w:r>
    </w:p>
    <w:p w14:paraId="6D0A29AF" w14:textId="77777777" w:rsidR="00C8129E" w:rsidRPr="003A746D" w:rsidRDefault="00C8129E" w:rsidP="00145AC7">
      <w:pPr>
        <w:pStyle w:val="ABodyCopy"/>
        <w:numPr>
          <w:ilvl w:val="0"/>
          <w:numId w:val="64"/>
        </w:numPr>
        <w:rPr>
          <w:rFonts w:asciiTheme="minorHAnsi" w:hAnsiTheme="minorHAnsi"/>
          <w:sz w:val="22"/>
          <w:szCs w:val="22"/>
        </w:rPr>
      </w:pPr>
      <w:r w:rsidRPr="003A746D">
        <w:rPr>
          <w:rFonts w:asciiTheme="minorHAnsi" w:hAnsiTheme="minorHAnsi"/>
          <w:b/>
          <w:bCs/>
          <w:sz w:val="22"/>
          <w:szCs w:val="22"/>
        </w:rPr>
        <w:t>Outlier Detection</w:t>
      </w:r>
      <w:r w:rsidRPr="003A746D">
        <w:rPr>
          <w:rFonts w:asciiTheme="minorHAnsi" w:hAnsiTheme="minorHAnsi"/>
          <w:sz w:val="22"/>
          <w:szCs w:val="22"/>
        </w:rPr>
        <w:t>: The chapter discusses how to identify and handle outliers, introducing techniques like Winsorizing and the Inter-Quartile Range (IQR) method. It emphasizes the impact of outliers on model performance and the importance of addressing them appropriately.</w:t>
      </w:r>
    </w:p>
    <w:p w14:paraId="39EE1EDA" w14:textId="77777777" w:rsidR="00C8129E" w:rsidRPr="003A746D" w:rsidRDefault="00C8129E" w:rsidP="00C8129E">
      <w:pPr>
        <w:pStyle w:val="ABodyCopy"/>
        <w:rPr>
          <w:rFonts w:asciiTheme="minorHAnsi" w:hAnsiTheme="minorHAnsi"/>
          <w:b/>
          <w:bCs/>
          <w:sz w:val="22"/>
          <w:szCs w:val="22"/>
        </w:rPr>
      </w:pPr>
      <w:r w:rsidRPr="003A746D">
        <w:rPr>
          <w:rFonts w:asciiTheme="minorHAnsi" w:hAnsiTheme="minorHAnsi"/>
          <w:b/>
          <w:bCs/>
          <w:sz w:val="22"/>
          <w:szCs w:val="22"/>
        </w:rPr>
        <w:t>6. Feature Selection and Engineering</w:t>
      </w:r>
    </w:p>
    <w:p w14:paraId="7F2269D5" w14:textId="77777777" w:rsidR="00C8129E" w:rsidRPr="003A746D" w:rsidRDefault="00C8129E" w:rsidP="00145AC7">
      <w:pPr>
        <w:pStyle w:val="ABodyCopy"/>
        <w:numPr>
          <w:ilvl w:val="0"/>
          <w:numId w:val="65"/>
        </w:numPr>
        <w:rPr>
          <w:rFonts w:asciiTheme="minorHAnsi" w:hAnsiTheme="minorHAnsi"/>
          <w:sz w:val="22"/>
          <w:szCs w:val="22"/>
        </w:rPr>
      </w:pPr>
      <w:r w:rsidRPr="003A746D">
        <w:rPr>
          <w:rFonts w:asciiTheme="minorHAnsi" w:hAnsiTheme="minorHAnsi"/>
          <w:b/>
          <w:bCs/>
          <w:sz w:val="22"/>
          <w:szCs w:val="22"/>
        </w:rPr>
        <w:t>Importance of Feature Selection</w:t>
      </w:r>
      <w:r w:rsidRPr="003A746D">
        <w:rPr>
          <w:rFonts w:asciiTheme="minorHAnsi" w:hAnsiTheme="minorHAnsi"/>
          <w:sz w:val="22"/>
          <w:szCs w:val="22"/>
        </w:rPr>
        <w:t>: Feature selection is presented as a crucial step in data science, helping to reduce overfitting, improve model performance, and enhance interpretability. The chapter introduces techniques like correlation analysis, wrapper methods, and embedded methods for feature selection.</w:t>
      </w:r>
    </w:p>
    <w:p w14:paraId="66430C02" w14:textId="77777777" w:rsidR="00C8129E" w:rsidRPr="003A746D" w:rsidRDefault="00C8129E" w:rsidP="00145AC7">
      <w:pPr>
        <w:pStyle w:val="ABodyCopy"/>
        <w:numPr>
          <w:ilvl w:val="0"/>
          <w:numId w:val="65"/>
        </w:numPr>
        <w:rPr>
          <w:rFonts w:asciiTheme="minorHAnsi" w:hAnsiTheme="minorHAnsi"/>
          <w:sz w:val="22"/>
          <w:szCs w:val="22"/>
        </w:rPr>
      </w:pPr>
      <w:r w:rsidRPr="003A746D">
        <w:rPr>
          <w:rFonts w:asciiTheme="minorHAnsi" w:hAnsiTheme="minorHAnsi"/>
          <w:b/>
          <w:bCs/>
          <w:sz w:val="22"/>
          <w:szCs w:val="22"/>
        </w:rPr>
        <w:t>Feature Engineering</w:t>
      </w:r>
      <w:r w:rsidRPr="003A746D">
        <w:rPr>
          <w:rFonts w:asciiTheme="minorHAnsi" w:hAnsiTheme="minorHAnsi"/>
          <w:sz w:val="22"/>
          <w:szCs w:val="22"/>
        </w:rPr>
        <w:t>: The chapter also discusses feature engineering, which involves creating new features from existing ones to improve model performance. Techniques such as feature scaling, encoding categorical variables, and creating feature interactions are explored.</w:t>
      </w:r>
    </w:p>
    <w:p w14:paraId="35309DD7" w14:textId="77777777" w:rsidR="00C8129E" w:rsidRPr="003A746D" w:rsidRDefault="00C8129E" w:rsidP="00C8129E">
      <w:pPr>
        <w:pStyle w:val="ABodyCopy"/>
        <w:rPr>
          <w:rFonts w:asciiTheme="minorHAnsi" w:hAnsiTheme="minorHAnsi"/>
          <w:b/>
          <w:bCs/>
          <w:sz w:val="22"/>
          <w:szCs w:val="22"/>
        </w:rPr>
      </w:pPr>
      <w:r w:rsidRPr="003A746D">
        <w:rPr>
          <w:rFonts w:asciiTheme="minorHAnsi" w:hAnsiTheme="minorHAnsi"/>
          <w:b/>
          <w:bCs/>
          <w:sz w:val="22"/>
          <w:szCs w:val="22"/>
        </w:rPr>
        <w:t>7. Comparison and Choosing the Right Methods</w:t>
      </w:r>
    </w:p>
    <w:p w14:paraId="25241746" w14:textId="77777777" w:rsidR="00C8129E" w:rsidRPr="003A746D" w:rsidRDefault="00C8129E" w:rsidP="00145AC7">
      <w:pPr>
        <w:pStyle w:val="ABodyCopy"/>
        <w:numPr>
          <w:ilvl w:val="0"/>
          <w:numId w:val="66"/>
        </w:numPr>
        <w:rPr>
          <w:rFonts w:asciiTheme="minorHAnsi" w:hAnsiTheme="minorHAnsi"/>
          <w:sz w:val="22"/>
          <w:szCs w:val="22"/>
        </w:rPr>
      </w:pPr>
      <w:r w:rsidRPr="003A746D">
        <w:rPr>
          <w:rFonts w:asciiTheme="minorHAnsi" w:hAnsiTheme="minorHAnsi"/>
          <w:b/>
          <w:bCs/>
          <w:sz w:val="22"/>
          <w:szCs w:val="22"/>
        </w:rPr>
        <w:t>Overview</w:t>
      </w:r>
      <w:r w:rsidRPr="003A746D">
        <w:rPr>
          <w:rFonts w:asciiTheme="minorHAnsi" w:hAnsiTheme="minorHAnsi"/>
          <w:sz w:val="22"/>
          <w:szCs w:val="22"/>
        </w:rPr>
        <w:t>: The chapter concludes with a comparative analysis of the various methods and techniques discussed, helping readers choose the most appropriate approaches for their specific project needs.</w:t>
      </w:r>
    </w:p>
    <w:p w14:paraId="749DADEC" w14:textId="77777777" w:rsidR="00C8129E" w:rsidRDefault="00C8129E" w:rsidP="00145AC7">
      <w:pPr>
        <w:pStyle w:val="ABodyCopy"/>
        <w:numPr>
          <w:ilvl w:val="0"/>
          <w:numId w:val="66"/>
        </w:numPr>
        <w:rPr>
          <w:rFonts w:asciiTheme="minorHAnsi" w:hAnsiTheme="minorHAnsi"/>
          <w:sz w:val="22"/>
          <w:szCs w:val="22"/>
        </w:rPr>
      </w:pPr>
      <w:r w:rsidRPr="003A746D">
        <w:rPr>
          <w:rFonts w:asciiTheme="minorHAnsi" w:hAnsiTheme="minorHAnsi"/>
          <w:b/>
          <w:bCs/>
          <w:sz w:val="22"/>
          <w:szCs w:val="22"/>
        </w:rPr>
        <w:lastRenderedPageBreak/>
        <w:t>Looking Ahead</w:t>
      </w:r>
      <w:r w:rsidRPr="003A746D">
        <w:rPr>
          <w:rFonts w:asciiTheme="minorHAnsi" w:hAnsiTheme="minorHAnsi"/>
          <w:sz w:val="22"/>
          <w:szCs w:val="22"/>
        </w:rPr>
        <w:t>: The chapter prepares readers for the next steps in the data science process, which involve building and evaluating predictive models using the prepared data set.</w:t>
      </w:r>
    </w:p>
    <w:p w14:paraId="60261A3D" w14:textId="77777777" w:rsidR="00C8129E" w:rsidRDefault="00C8129E" w:rsidP="00C8129E">
      <w:pPr>
        <w:pStyle w:val="ABodyCopy"/>
        <w:rPr>
          <w:rFonts w:asciiTheme="minorHAnsi" w:hAnsiTheme="minorHAnsi"/>
          <w:sz w:val="22"/>
          <w:szCs w:val="22"/>
        </w:rPr>
      </w:pPr>
    </w:p>
    <w:p w14:paraId="30C97864" w14:textId="77777777" w:rsidR="00C8129E" w:rsidRDefault="00C8129E" w:rsidP="00C8129E">
      <w:pPr>
        <w:pStyle w:val="ABodyCopy"/>
        <w:rPr>
          <w:rFonts w:asciiTheme="minorHAnsi" w:hAnsiTheme="minorHAnsi"/>
          <w:sz w:val="22"/>
          <w:szCs w:val="22"/>
        </w:rPr>
      </w:pPr>
    </w:p>
    <w:p w14:paraId="3C1C7330" w14:textId="77777777" w:rsidR="00C8129E" w:rsidRDefault="00C8129E" w:rsidP="00C8129E">
      <w:pPr>
        <w:pStyle w:val="ABodyCopy"/>
        <w:rPr>
          <w:rFonts w:asciiTheme="minorHAnsi" w:hAnsiTheme="minorHAnsi"/>
          <w:sz w:val="22"/>
          <w:szCs w:val="22"/>
        </w:rPr>
      </w:pPr>
    </w:p>
    <w:p w14:paraId="2A7BD0A1" w14:textId="77777777" w:rsidR="00C8129E" w:rsidRDefault="00C8129E" w:rsidP="00C8129E">
      <w:pPr>
        <w:pStyle w:val="ABodyCopy"/>
        <w:rPr>
          <w:rFonts w:asciiTheme="minorHAnsi" w:hAnsiTheme="minorHAnsi"/>
          <w:sz w:val="22"/>
          <w:szCs w:val="22"/>
        </w:rPr>
      </w:pPr>
    </w:p>
    <w:p w14:paraId="6AFF824F" w14:textId="77777777" w:rsidR="00C8129E" w:rsidRDefault="00C8129E" w:rsidP="00C8129E">
      <w:pPr>
        <w:pStyle w:val="ABodyCopy"/>
        <w:rPr>
          <w:rFonts w:asciiTheme="minorHAnsi" w:hAnsiTheme="minorHAnsi"/>
          <w:sz w:val="22"/>
          <w:szCs w:val="22"/>
        </w:rPr>
      </w:pPr>
    </w:p>
    <w:p w14:paraId="6736F806" w14:textId="77777777" w:rsidR="00C8129E" w:rsidRDefault="00C8129E" w:rsidP="00C8129E">
      <w:pPr>
        <w:pStyle w:val="ABodyCopy"/>
        <w:rPr>
          <w:rFonts w:asciiTheme="minorHAnsi" w:hAnsiTheme="minorHAnsi"/>
          <w:sz w:val="22"/>
          <w:szCs w:val="22"/>
        </w:rPr>
      </w:pPr>
    </w:p>
    <w:p w14:paraId="42D5EA9A" w14:textId="77777777" w:rsidR="00C8129E" w:rsidRDefault="00C8129E" w:rsidP="00C8129E">
      <w:pPr>
        <w:pStyle w:val="ABodyCopy"/>
        <w:rPr>
          <w:rFonts w:asciiTheme="minorHAnsi" w:hAnsiTheme="minorHAnsi"/>
          <w:sz w:val="22"/>
          <w:szCs w:val="22"/>
        </w:rPr>
      </w:pPr>
    </w:p>
    <w:p w14:paraId="2395E96B" w14:textId="77777777" w:rsidR="00C8129E" w:rsidRDefault="00C8129E" w:rsidP="00C8129E">
      <w:pPr>
        <w:pStyle w:val="ABodyCopy"/>
        <w:rPr>
          <w:rFonts w:asciiTheme="minorHAnsi" w:hAnsiTheme="minorHAnsi"/>
          <w:sz w:val="22"/>
          <w:szCs w:val="22"/>
        </w:rPr>
      </w:pPr>
    </w:p>
    <w:p w14:paraId="49286EAF" w14:textId="77777777" w:rsidR="00C8129E" w:rsidRDefault="00C8129E" w:rsidP="00C8129E">
      <w:pPr>
        <w:pStyle w:val="ABodyCopy"/>
        <w:rPr>
          <w:rFonts w:asciiTheme="minorHAnsi" w:hAnsiTheme="minorHAnsi"/>
          <w:sz w:val="22"/>
          <w:szCs w:val="22"/>
        </w:rPr>
      </w:pPr>
    </w:p>
    <w:p w14:paraId="2F2B0DFC" w14:textId="77777777" w:rsidR="00C8129E" w:rsidRDefault="00C8129E" w:rsidP="00C8129E">
      <w:pPr>
        <w:pStyle w:val="ABodyCopy"/>
        <w:rPr>
          <w:rFonts w:asciiTheme="minorHAnsi" w:hAnsiTheme="minorHAnsi"/>
          <w:sz w:val="22"/>
          <w:szCs w:val="22"/>
        </w:rPr>
      </w:pPr>
    </w:p>
    <w:p w14:paraId="21C4514B" w14:textId="77777777" w:rsidR="00C8129E" w:rsidRDefault="00C8129E" w:rsidP="00C8129E">
      <w:pPr>
        <w:pStyle w:val="ABodyCopy"/>
        <w:rPr>
          <w:rFonts w:asciiTheme="minorHAnsi" w:hAnsiTheme="minorHAnsi"/>
          <w:sz w:val="22"/>
          <w:szCs w:val="22"/>
        </w:rPr>
      </w:pPr>
    </w:p>
    <w:p w14:paraId="036F6E6F" w14:textId="77777777" w:rsidR="00C8129E" w:rsidRDefault="00C8129E" w:rsidP="00C8129E">
      <w:pPr>
        <w:pStyle w:val="ABodyCopy"/>
        <w:rPr>
          <w:rFonts w:asciiTheme="minorHAnsi" w:hAnsiTheme="minorHAnsi"/>
          <w:sz w:val="22"/>
          <w:szCs w:val="22"/>
        </w:rPr>
      </w:pPr>
    </w:p>
    <w:p w14:paraId="688C8A08" w14:textId="77777777" w:rsidR="00797C8C" w:rsidRDefault="00797C8C" w:rsidP="00C8129E">
      <w:pPr>
        <w:pStyle w:val="ABodyCopy"/>
        <w:rPr>
          <w:rFonts w:asciiTheme="minorHAnsi" w:hAnsiTheme="minorHAnsi"/>
          <w:sz w:val="22"/>
          <w:szCs w:val="22"/>
        </w:rPr>
      </w:pPr>
    </w:p>
    <w:p w14:paraId="58D7E6E9" w14:textId="77777777" w:rsidR="00797C8C" w:rsidRDefault="00797C8C" w:rsidP="00C8129E">
      <w:pPr>
        <w:pStyle w:val="ABodyCopy"/>
        <w:rPr>
          <w:rFonts w:asciiTheme="minorHAnsi" w:hAnsiTheme="minorHAnsi"/>
          <w:sz w:val="22"/>
          <w:szCs w:val="22"/>
        </w:rPr>
      </w:pPr>
    </w:p>
    <w:p w14:paraId="61E89807" w14:textId="77777777" w:rsidR="00797C8C" w:rsidRDefault="00797C8C" w:rsidP="00C8129E">
      <w:pPr>
        <w:pStyle w:val="ABodyCopy"/>
        <w:rPr>
          <w:rFonts w:asciiTheme="minorHAnsi" w:hAnsiTheme="minorHAnsi"/>
          <w:sz w:val="22"/>
          <w:szCs w:val="22"/>
        </w:rPr>
      </w:pPr>
    </w:p>
    <w:p w14:paraId="3DF45FE8" w14:textId="77777777" w:rsidR="00797C8C" w:rsidRDefault="00797C8C" w:rsidP="00C8129E">
      <w:pPr>
        <w:pStyle w:val="ABodyCopy"/>
        <w:rPr>
          <w:rFonts w:asciiTheme="minorHAnsi" w:hAnsiTheme="minorHAnsi"/>
          <w:sz w:val="22"/>
          <w:szCs w:val="22"/>
        </w:rPr>
      </w:pPr>
    </w:p>
    <w:p w14:paraId="29B5D1CB" w14:textId="77777777" w:rsidR="00797C8C" w:rsidRDefault="00797C8C" w:rsidP="00C8129E">
      <w:pPr>
        <w:pStyle w:val="ABodyCopy"/>
        <w:rPr>
          <w:rFonts w:asciiTheme="minorHAnsi" w:hAnsiTheme="minorHAnsi"/>
          <w:sz w:val="22"/>
          <w:szCs w:val="22"/>
        </w:rPr>
      </w:pPr>
    </w:p>
    <w:p w14:paraId="7BD140B4" w14:textId="77777777" w:rsidR="00797C8C" w:rsidRDefault="00797C8C" w:rsidP="00C8129E">
      <w:pPr>
        <w:pStyle w:val="ABodyCopy"/>
        <w:rPr>
          <w:rFonts w:asciiTheme="minorHAnsi" w:hAnsiTheme="minorHAnsi"/>
          <w:sz w:val="22"/>
          <w:szCs w:val="22"/>
        </w:rPr>
      </w:pPr>
    </w:p>
    <w:p w14:paraId="265A95EB" w14:textId="77777777" w:rsidR="00797C8C" w:rsidRDefault="00797C8C" w:rsidP="00C8129E">
      <w:pPr>
        <w:pStyle w:val="ABodyCopy"/>
        <w:rPr>
          <w:rFonts w:asciiTheme="minorHAnsi" w:hAnsiTheme="minorHAnsi"/>
          <w:sz w:val="22"/>
          <w:szCs w:val="22"/>
        </w:rPr>
      </w:pPr>
    </w:p>
    <w:p w14:paraId="64EC570A" w14:textId="77777777" w:rsidR="00C8129E" w:rsidRDefault="00C8129E" w:rsidP="00C8129E">
      <w:pPr>
        <w:pStyle w:val="Heading1"/>
      </w:pPr>
      <w:bookmarkStart w:id="65" w:name="_Toc174889575"/>
      <w:r>
        <w:lastRenderedPageBreak/>
        <w:t>Chapter 3 Quiz</w:t>
      </w:r>
      <w:bookmarkEnd w:id="65"/>
    </w:p>
    <w:p w14:paraId="59D3F5BF" w14:textId="77777777" w:rsidR="00C8129E" w:rsidRDefault="00C8129E" w:rsidP="00C8129E">
      <w:pPr>
        <w:pStyle w:val="ABodyCopy"/>
        <w:rPr>
          <w:rFonts w:asciiTheme="minorHAnsi" w:hAnsiTheme="minorHAnsi"/>
          <w:b/>
          <w:bCs/>
          <w:sz w:val="22"/>
          <w:szCs w:val="22"/>
        </w:rPr>
      </w:pPr>
    </w:p>
    <w:p w14:paraId="3387756E" w14:textId="77777777" w:rsidR="00C8129E" w:rsidRPr="003A746D" w:rsidRDefault="00C8129E" w:rsidP="00C8129E">
      <w:pPr>
        <w:pStyle w:val="ABodyCopy"/>
        <w:rPr>
          <w:rFonts w:asciiTheme="minorHAnsi" w:hAnsiTheme="minorHAnsi"/>
          <w:sz w:val="22"/>
          <w:szCs w:val="22"/>
        </w:rPr>
      </w:pPr>
      <w:r w:rsidRPr="003A746D">
        <w:rPr>
          <w:rFonts w:asciiTheme="minorHAnsi" w:hAnsiTheme="minorHAnsi"/>
          <w:b/>
          <w:bCs/>
          <w:sz w:val="22"/>
          <w:szCs w:val="22"/>
        </w:rPr>
        <w:t>Questions:</w:t>
      </w:r>
    </w:p>
    <w:p w14:paraId="6EB0DD04" w14:textId="77777777" w:rsidR="00C8129E" w:rsidRPr="003A746D" w:rsidRDefault="00C8129E" w:rsidP="00145AC7">
      <w:pPr>
        <w:pStyle w:val="ABodyCopy"/>
        <w:numPr>
          <w:ilvl w:val="0"/>
          <w:numId w:val="67"/>
        </w:numPr>
        <w:rPr>
          <w:rFonts w:asciiTheme="minorHAnsi" w:hAnsiTheme="minorHAnsi"/>
          <w:sz w:val="22"/>
          <w:szCs w:val="22"/>
        </w:rPr>
      </w:pPr>
      <w:r w:rsidRPr="003A746D">
        <w:rPr>
          <w:rFonts w:asciiTheme="minorHAnsi" w:hAnsiTheme="minorHAnsi"/>
          <w:sz w:val="22"/>
          <w:szCs w:val="22"/>
        </w:rPr>
        <w:t>What are the key differences between academic data sets and real-world data sets?</w:t>
      </w:r>
    </w:p>
    <w:p w14:paraId="121BDD6A" w14:textId="77777777" w:rsidR="00C8129E" w:rsidRPr="003A746D" w:rsidRDefault="00C8129E" w:rsidP="00145AC7">
      <w:pPr>
        <w:pStyle w:val="ABodyCopy"/>
        <w:numPr>
          <w:ilvl w:val="0"/>
          <w:numId w:val="67"/>
        </w:numPr>
        <w:rPr>
          <w:rFonts w:asciiTheme="minorHAnsi" w:hAnsiTheme="minorHAnsi"/>
          <w:sz w:val="22"/>
          <w:szCs w:val="22"/>
        </w:rPr>
      </w:pPr>
      <w:r w:rsidRPr="003A746D">
        <w:rPr>
          <w:rFonts w:asciiTheme="minorHAnsi" w:hAnsiTheme="minorHAnsi"/>
          <w:sz w:val="22"/>
          <w:szCs w:val="22"/>
        </w:rPr>
        <w:t>Explain the importance of the target variable in a data science project.</w:t>
      </w:r>
    </w:p>
    <w:p w14:paraId="5209E1D4" w14:textId="77777777" w:rsidR="00C8129E" w:rsidRPr="003A746D" w:rsidRDefault="00C8129E" w:rsidP="00145AC7">
      <w:pPr>
        <w:pStyle w:val="ABodyCopy"/>
        <w:numPr>
          <w:ilvl w:val="0"/>
          <w:numId w:val="67"/>
        </w:numPr>
        <w:rPr>
          <w:rFonts w:asciiTheme="minorHAnsi" w:hAnsiTheme="minorHAnsi"/>
          <w:sz w:val="22"/>
          <w:szCs w:val="22"/>
        </w:rPr>
      </w:pPr>
      <w:r w:rsidRPr="003A746D">
        <w:rPr>
          <w:rFonts w:asciiTheme="minorHAnsi" w:hAnsiTheme="minorHAnsi"/>
          <w:sz w:val="22"/>
          <w:szCs w:val="22"/>
        </w:rPr>
        <w:t>How does the "art" of data science influence the decision-making process during data preparation?</w:t>
      </w:r>
    </w:p>
    <w:p w14:paraId="6029764D" w14:textId="77777777" w:rsidR="00C8129E" w:rsidRPr="003A746D" w:rsidRDefault="00C8129E" w:rsidP="00145AC7">
      <w:pPr>
        <w:pStyle w:val="ABodyCopy"/>
        <w:numPr>
          <w:ilvl w:val="0"/>
          <w:numId w:val="67"/>
        </w:numPr>
        <w:rPr>
          <w:rFonts w:asciiTheme="minorHAnsi" w:hAnsiTheme="minorHAnsi"/>
          <w:sz w:val="22"/>
          <w:szCs w:val="22"/>
        </w:rPr>
      </w:pPr>
      <w:r w:rsidRPr="003A746D">
        <w:rPr>
          <w:rFonts w:asciiTheme="minorHAnsi" w:hAnsiTheme="minorHAnsi"/>
          <w:sz w:val="22"/>
          <w:szCs w:val="22"/>
        </w:rPr>
        <w:t>What is the business problem defined for the Lending Club data set in this chapter?</w:t>
      </w:r>
    </w:p>
    <w:p w14:paraId="31AC6494" w14:textId="77777777" w:rsidR="00C8129E" w:rsidRPr="003A746D" w:rsidRDefault="00C8129E" w:rsidP="00145AC7">
      <w:pPr>
        <w:pStyle w:val="ABodyCopy"/>
        <w:numPr>
          <w:ilvl w:val="0"/>
          <w:numId w:val="67"/>
        </w:numPr>
        <w:rPr>
          <w:rFonts w:asciiTheme="minorHAnsi" w:hAnsiTheme="minorHAnsi"/>
          <w:sz w:val="22"/>
          <w:szCs w:val="22"/>
        </w:rPr>
      </w:pPr>
      <w:r w:rsidRPr="003A746D">
        <w:rPr>
          <w:rFonts w:asciiTheme="minorHAnsi" w:hAnsiTheme="minorHAnsi"/>
          <w:sz w:val="22"/>
          <w:szCs w:val="22"/>
        </w:rPr>
        <w:t>How is the "</w:t>
      </w:r>
      <w:proofErr w:type="spellStart"/>
      <w:r w:rsidRPr="003A746D">
        <w:rPr>
          <w:rFonts w:asciiTheme="minorHAnsi" w:hAnsiTheme="minorHAnsi"/>
          <w:sz w:val="22"/>
          <w:szCs w:val="22"/>
        </w:rPr>
        <w:t>loan_status</w:t>
      </w:r>
      <w:proofErr w:type="spellEnd"/>
      <w:r w:rsidRPr="003A746D">
        <w:rPr>
          <w:rFonts w:asciiTheme="minorHAnsi" w:hAnsiTheme="minorHAnsi"/>
          <w:sz w:val="22"/>
          <w:szCs w:val="22"/>
        </w:rPr>
        <w:t>" field in the Lending Club data set used to create the target variable "bad"?</w:t>
      </w:r>
    </w:p>
    <w:p w14:paraId="3D9B5E3A" w14:textId="77777777" w:rsidR="00C8129E" w:rsidRPr="003A746D" w:rsidRDefault="00C8129E" w:rsidP="00145AC7">
      <w:pPr>
        <w:pStyle w:val="ABodyCopy"/>
        <w:numPr>
          <w:ilvl w:val="0"/>
          <w:numId w:val="67"/>
        </w:numPr>
        <w:rPr>
          <w:rFonts w:asciiTheme="minorHAnsi" w:hAnsiTheme="minorHAnsi"/>
          <w:sz w:val="22"/>
          <w:szCs w:val="22"/>
        </w:rPr>
      </w:pPr>
      <w:r w:rsidRPr="003A746D">
        <w:rPr>
          <w:rFonts w:asciiTheme="minorHAnsi" w:hAnsiTheme="minorHAnsi"/>
          <w:sz w:val="22"/>
          <w:szCs w:val="22"/>
        </w:rPr>
        <w:t>Why is it important to examine the stability of the target variable over time?</w:t>
      </w:r>
    </w:p>
    <w:p w14:paraId="0C7AB675" w14:textId="77777777" w:rsidR="00C8129E" w:rsidRPr="003A746D" w:rsidRDefault="00C8129E" w:rsidP="00145AC7">
      <w:pPr>
        <w:pStyle w:val="ABodyCopy"/>
        <w:numPr>
          <w:ilvl w:val="0"/>
          <w:numId w:val="67"/>
        </w:numPr>
        <w:rPr>
          <w:rFonts w:asciiTheme="minorHAnsi" w:hAnsiTheme="minorHAnsi"/>
          <w:sz w:val="22"/>
          <w:szCs w:val="22"/>
        </w:rPr>
      </w:pPr>
      <w:r w:rsidRPr="003A746D">
        <w:rPr>
          <w:rFonts w:asciiTheme="minorHAnsi" w:hAnsiTheme="minorHAnsi"/>
          <w:sz w:val="22"/>
          <w:szCs w:val="22"/>
        </w:rPr>
        <w:t>What is "runway time," and how does it affect the analysis of the target variable?</w:t>
      </w:r>
    </w:p>
    <w:p w14:paraId="5AB662BF" w14:textId="77777777" w:rsidR="00C8129E" w:rsidRPr="003A746D" w:rsidRDefault="00C8129E" w:rsidP="00145AC7">
      <w:pPr>
        <w:pStyle w:val="ABodyCopy"/>
        <w:numPr>
          <w:ilvl w:val="0"/>
          <w:numId w:val="67"/>
        </w:numPr>
        <w:rPr>
          <w:rFonts w:asciiTheme="minorHAnsi" w:hAnsiTheme="minorHAnsi"/>
          <w:sz w:val="22"/>
          <w:szCs w:val="22"/>
        </w:rPr>
      </w:pPr>
      <w:r w:rsidRPr="003A746D">
        <w:rPr>
          <w:rFonts w:asciiTheme="minorHAnsi" w:hAnsiTheme="minorHAnsi"/>
          <w:sz w:val="22"/>
          <w:szCs w:val="22"/>
        </w:rPr>
        <w:t>Describe the process of limiting the data set to a specific date range and its impact on the modeling process.</w:t>
      </w:r>
    </w:p>
    <w:p w14:paraId="21F714BA" w14:textId="77777777" w:rsidR="00C8129E" w:rsidRPr="003A746D" w:rsidRDefault="00C8129E" w:rsidP="00145AC7">
      <w:pPr>
        <w:pStyle w:val="ABodyCopy"/>
        <w:numPr>
          <w:ilvl w:val="0"/>
          <w:numId w:val="67"/>
        </w:numPr>
        <w:rPr>
          <w:rFonts w:asciiTheme="minorHAnsi" w:hAnsiTheme="minorHAnsi"/>
          <w:sz w:val="22"/>
          <w:szCs w:val="22"/>
        </w:rPr>
      </w:pPr>
      <w:r w:rsidRPr="003A746D">
        <w:rPr>
          <w:rFonts w:asciiTheme="minorHAnsi" w:hAnsiTheme="minorHAnsi"/>
          <w:sz w:val="22"/>
          <w:szCs w:val="22"/>
        </w:rPr>
        <w:t>What is Exploratory Data Analysis (EDA), and why is it important in data science?</w:t>
      </w:r>
    </w:p>
    <w:p w14:paraId="1EE2E728" w14:textId="77777777" w:rsidR="00C8129E" w:rsidRPr="003A746D" w:rsidRDefault="00C8129E" w:rsidP="00145AC7">
      <w:pPr>
        <w:pStyle w:val="ABodyCopy"/>
        <w:numPr>
          <w:ilvl w:val="0"/>
          <w:numId w:val="67"/>
        </w:numPr>
        <w:rPr>
          <w:rFonts w:asciiTheme="minorHAnsi" w:hAnsiTheme="minorHAnsi"/>
          <w:sz w:val="22"/>
          <w:szCs w:val="22"/>
        </w:rPr>
      </w:pPr>
      <w:r w:rsidRPr="003A746D">
        <w:rPr>
          <w:rFonts w:asciiTheme="minorHAnsi" w:hAnsiTheme="minorHAnsi"/>
          <w:sz w:val="22"/>
          <w:szCs w:val="22"/>
        </w:rPr>
        <w:t>How can summary statistics and visualizations like histograms help in understanding the data set?</w:t>
      </w:r>
    </w:p>
    <w:p w14:paraId="01CABD3B" w14:textId="77777777" w:rsidR="00C8129E" w:rsidRPr="003A746D" w:rsidRDefault="00C8129E" w:rsidP="00145AC7">
      <w:pPr>
        <w:pStyle w:val="ABodyCopy"/>
        <w:numPr>
          <w:ilvl w:val="0"/>
          <w:numId w:val="67"/>
        </w:numPr>
        <w:rPr>
          <w:rFonts w:asciiTheme="minorHAnsi" w:hAnsiTheme="minorHAnsi"/>
          <w:sz w:val="22"/>
          <w:szCs w:val="22"/>
        </w:rPr>
      </w:pPr>
      <w:r w:rsidRPr="003A746D">
        <w:rPr>
          <w:rFonts w:asciiTheme="minorHAnsi" w:hAnsiTheme="minorHAnsi"/>
          <w:sz w:val="22"/>
          <w:szCs w:val="22"/>
        </w:rPr>
        <w:t>What are outliers, and why is it important to address them in data science?</w:t>
      </w:r>
    </w:p>
    <w:p w14:paraId="59CA2FC9" w14:textId="77777777" w:rsidR="00C8129E" w:rsidRPr="003A746D" w:rsidRDefault="00C8129E" w:rsidP="00145AC7">
      <w:pPr>
        <w:pStyle w:val="ABodyCopy"/>
        <w:numPr>
          <w:ilvl w:val="0"/>
          <w:numId w:val="67"/>
        </w:numPr>
        <w:rPr>
          <w:rFonts w:asciiTheme="minorHAnsi" w:hAnsiTheme="minorHAnsi"/>
          <w:sz w:val="22"/>
          <w:szCs w:val="22"/>
        </w:rPr>
      </w:pPr>
      <w:r w:rsidRPr="003A746D">
        <w:rPr>
          <w:rFonts w:asciiTheme="minorHAnsi" w:hAnsiTheme="minorHAnsi"/>
          <w:sz w:val="22"/>
          <w:szCs w:val="22"/>
        </w:rPr>
        <w:t>Explain the Winsorizing technique for handling outliers.</w:t>
      </w:r>
    </w:p>
    <w:p w14:paraId="3C982A6F" w14:textId="77777777" w:rsidR="00C8129E" w:rsidRPr="003A746D" w:rsidRDefault="00C8129E" w:rsidP="00145AC7">
      <w:pPr>
        <w:pStyle w:val="ABodyCopy"/>
        <w:numPr>
          <w:ilvl w:val="0"/>
          <w:numId w:val="67"/>
        </w:numPr>
        <w:rPr>
          <w:rFonts w:asciiTheme="minorHAnsi" w:hAnsiTheme="minorHAnsi"/>
          <w:sz w:val="22"/>
          <w:szCs w:val="22"/>
        </w:rPr>
      </w:pPr>
      <w:r w:rsidRPr="003A746D">
        <w:rPr>
          <w:rFonts w:asciiTheme="minorHAnsi" w:hAnsiTheme="minorHAnsi"/>
          <w:sz w:val="22"/>
          <w:szCs w:val="22"/>
        </w:rPr>
        <w:t>What is the Inter-Quartile Range (IQR) method, and how is it used to identify outliers?</w:t>
      </w:r>
    </w:p>
    <w:p w14:paraId="34A0AAD5" w14:textId="77777777" w:rsidR="00C8129E" w:rsidRPr="003A746D" w:rsidRDefault="00C8129E" w:rsidP="00145AC7">
      <w:pPr>
        <w:pStyle w:val="ABodyCopy"/>
        <w:numPr>
          <w:ilvl w:val="0"/>
          <w:numId w:val="67"/>
        </w:numPr>
        <w:rPr>
          <w:rFonts w:asciiTheme="minorHAnsi" w:hAnsiTheme="minorHAnsi"/>
          <w:sz w:val="22"/>
          <w:szCs w:val="22"/>
        </w:rPr>
      </w:pPr>
      <w:r w:rsidRPr="003A746D">
        <w:rPr>
          <w:rFonts w:asciiTheme="minorHAnsi" w:hAnsiTheme="minorHAnsi"/>
          <w:sz w:val="22"/>
          <w:szCs w:val="22"/>
        </w:rPr>
        <w:t>Why is feature selection important in machine learning, and what are its benefits?</w:t>
      </w:r>
    </w:p>
    <w:p w14:paraId="12C6844C" w14:textId="77777777" w:rsidR="00C8129E" w:rsidRPr="003A746D" w:rsidRDefault="00C8129E" w:rsidP="00145AC7">
      <w:pPr>
        <w:pStyle w:val="ABodyCopy"/>
        <w:numPr>
          <w:ilvl w:val="0"/>
          <w:numId w:val="67"/>
        </w:numPr>
        <w:rPr>
          <w:rFonts w:asciiTheme="minorHAnsi" w:hAnsiTheme="minorHAnsi"/>
          <w:sz w:val="22"/>
          <w:szCs w:val="22"/>
        </w:rPr>
      </w:pPr>
      <w:r w:rsidRPr="003A746D">
        <w:rPr>
          <w:rFonts w:asciiTheme="minorHAnsi" w:hAnsiTheme="minorHAnsi"/>
          <w:sz w:val="22"/>
          <w:szCs w:val="22"/>
        </w:rPr>
        <w:t>How can correlation analysis be used as a feature selection method?</w:t>
      </w:r>
    </w:p>
    <w:p w14:paraId="64CE260F" w14:textId="77777777" w:rsidR="00C8129E" w:rsidRPr="003A746D" w:rsidRDefault="00C8129E" w:rsidP="00145AC7">
      <w:pPr>
        <w:pStyle w:val="ABodyCopy"/>
        <w:numPr>
          <w:ilvl w:val="0"/>
          <w:numId w:val="67"/>
        </w:numPr>
        <w:rPr>
          <w:rFonts w:asciiTheme="minorHAnsi" w:hAnsiTheme="minorHAnsi"/>
          <w:sz w:val="22"/>
          <w:szCs w:val="22"/>
        </w:rPr>
      </w:pPr>
      <w:r w:rsidRPr="003A746D">
        <w:rPr>
          <w:rFonts w:asciiTheme="minorHAnsi" w:hAnsiTheme="minorHAnsi"/>
          <w:sz w:val="22"/>
          <w:szCs w:val="22"/>
        </w:rPr>
        <w:t>What are wrapper methods in feature selection, and how do they differ from filtering methods?</w:t>
      </w:r>
    </w:p>
    <w:p w14:paraId="5396EE1B" w14:textId="77777777" w:rsidR="00C8129E" w:rsidRPr="003A746D" w:rsidRDefault="00C8129E" w:rsidP="00145AC7">
      <w:pPr>
        <w:pStyle w:val="ABodyCopy"/>
        <w:numPr>
          <w:ilvl w:val="0"/>
          <w:numId w:val="67"/>
        </w:numPr>
        <w:rPr>
          <w:rFonts w:asciiTheme="minorHAnsi" w:hAnsiTheme="minorHAnsi"/>
          <w:sz w:val="22"/>
          <w:szCs w:val="22"/>
        </w:rPr>
      </w:pPr>
      <w:r w:rsidRPr="003A746D">
        <w:rPr>
          <w:rFonts w:asciiTheme="minorHAnsi" w:hAnsiTheme="minorHAnsi"/>
          <w:sz w:val="22"/>
          <w:szCs w:val="22"/>
        </w:rPr>
        <w:lastRenderedPageBreak/>
        <w:t>Explain the concept of embedded methods in feature selection and their implementation.</w:t>
      </w:r>
    </w:p>
    <w:p w14:paraId="603967C9" w14:textId="77777777" w:rsidR="00C8129E" w:rsidRPr="003A746D" w:rsidRDefault="00C8129E" w:rsidP="00145AC7">
      <w:pPr>
        <w:pStyle w:val="ABodyCopy"/>
        <w:numPr>
          <w:ilvl w:val="0"/>
          <w:numId w:val="67"/>
        </w:numPr>
        <w:rPr>
          <w:rFonts w:asciiTheme="minorHAnsi" w:hAnsiTheme="minorHAnsi"/>
          <w:sz w:val="22"/>
          <w:szCs w:val="22"/>
        </w:rPr>
      </w:pPr>
      <w:r w:rsidRPr="003A746D">
        <w:rPr>
          <w:rFonts w:asciiTheme="minorHAnsi" w:hAnsiTheme="minorHAnsi"/>
          <w:sz w:val="22"/>
          <w:szCs w:val="22"/>
        </w:rPr>
        <w:t>What is feature engineering, and how can it improve model performance?</w:t>
      </w:r>
    </w:p>
    <w:p w14:paraId="154F6C07" w14:textId="77777777" w:rsidR="00C8129E" w:rsidRPr="003A746D" w:rsidRDefault="00C8129E" w:rsidP="00145AC7">
      <w:pPr>
        <w:pStyle w:val="ABodyCopy"/>
        <w:numPr>
          <w:ilvl w:val="0"/>
          <w:numId w:val="67"/>
        </w:numPr>
        <w:rPr>
          <w:rFonts w:asciiTheme="minorHAnsi" w:hAnsiTheme="minorHAnsi"/>
          <w:sz w:val="22"/>
          <w:szCs w:val="22"/>
        </w:rPr>
      </w:pPr>
      <w:r w:rsidRPr="003A746D">
        <w:rPr>
          <w:rFonts w:asciiTheme="minorHAnsi" w:hAnsiTheme="minorHAnsi"/>
          <w:sz w:val="22"/>
          <w:szCs w:val="22"/>
        </w:rPr>
        <w:t>Describe the process of feature scaling and its importance in machine learning.</w:t>
      </w:r>
    </w:p>
    <w:p w14:paraId="22F01280" w14:textId="77777777" w:rsidR="00C8129E" w:rsidRPr="003A746D" w:rsidRDefault="00C8129E" w:rsidP="00145AC7">
      <w:pPr>
        <w:pStyle w:val="ABodyCopy"/>
        <w:numPr>
          <w:ilvl w:val="0"/>
          <w:numId w:val="67"/>
        </w:numPr>
        <w:rPr>
          <w:rFonts w:asciiTheme="minorHAnsi" w:hAnsiTheme="minorHAnsi"/>
          <w:sz w:val="22"/>
          <w:szCs w:val="22"/>
        </w:rPr>
      </w:pPr>
      <w:r w:rsidRPr="003A746D">
        <w:rPr>
          <w:rFonts w:asciiTheme="minorHAnsi" w:hAnsiTheme="minorHAnsi"/>
          <w:sz w:val="22"/>
          <w:szCs w:val="22"/>
        </w:rPr>
        <w:t>How can encoding categorical variables impact the performance of a machine learning model?</w:t>
      </w:r>
    </w:p>
    <w:p w14:paraId="6F0276B0" w14:textId="77777777" w:rsidR="00C8129E" w:rsidRDefault="00C8129E" w:rsidP="00C8129E">
      <w:pPr>
        <w:pStyle w:val="ABodyCopy"/>
        <w:ind w:left="0"/>
        <w:rPr>
          <w:rFonts w:asciiTheme="minorHAnsi" w:hAnsiTheme="minorHAnsi"/>
          <w:sz w:val="22"/>
          <w:szCs w:val="22"/>
        </w:rPr>
      </w:pPr>
    </w:p>
    <w:p w14:paraId="4C903500" w14:textId="77777777" w:rsidR="00C8129E" w:rsidRDefault="00C8129E" w:rsidP="00C8129E">
      <w:pPr>
        <w:pStyle w:val="ABodyCopy"/>
        <w:ind w:left="0"/>
        <w:rPr>
          <w:rFonts w:asciiTheme="minorHAnsi" w:hAnsiTheme="minorHAnsi"/>
          <w:sz w:val="22"/>
          <w:szCs w:val="22"/>
        </w:rPr>
      </w:pPr>
    </w:p>
    <w:p w14:paraId="534E0C9A" w14:textId="77777777" w:rsidR="00C8129E" w:rsidRDefault="00C8129E" w:rsidP="00C8129E">
      <w:pPr>
        <w:pStyle w:val="ABodyCopy"/>
        <w:ind w:left="0"/>
        <w:rPr>
          <w:rFonts w:asciiTheme="minorHAnsi" w:hAnsiTheme="minorHAnsi"/>
          <w:sz w:val="22"/>
          <w:szCs w:val="22"/>
        </w:rPr>
      </w:pPr>
    </w:p>
    <w:p w14:paraId="74465459" w14:textId="77777777" w:rsidR="00C8129E" w:rsidRDefault="00C8129E" w:rsidP="00C8129E">
      <w:pPr>
        <w:pStyle w:val="ABodyCopy"/>
        <w:ind w:left="0"/>
        <w:rPr>
          <w:rFonts w:asciiTheme="minorHAnsi" w:hAnsiTheme="minorHAnsi"/>
          <w:sz w:val="22"/>
          <w:szCs w:val="22"/>
        </w:rPr>
      </w:pPr>
    </w:p>
    <w:p w14:paraId="491EC375" w14:textId="77777777" w:rsidR="00C8129E" w:rsidRDefault="00C8129E" w:rsidP="00C8129E">
      <w:pPr>
        <w:pStyle w:val="ABodyCopy"/>
        <w:ind w:left="0"/>
        <w:rPr>
          <w:rFonts w:asciiTheme="minorHAnsi" w:hAnsiTheme="minorHAnsi"/>
          <w:sz w:val="22"/>
          <w:szCs w:val="22"/>
        </w:rPr>
      </w:pPr>
    </w:p>
    <w:p w14:paraId="3C3D3359" w14:textId="77777777" w:rsidR="00C8129E" w:rsidRDefault="00C8129E" w:rsidP="00C8129E">
      <w:pPr>
        <w:pStyle w:val="ABodyCopy"/>
        <w:ind w:left="0"/>
        <w:rPr>
          <w:rFonts w:asciiTheme="minorHAnsi" w:hAnsiTheme="minorHAnsi"/>
          <w:sz w:val="22"/>
          <w:szCs w:val="22"/>
        </w:rPr>
      </w:pPr>
    </w:p>
    <w:p w14:paraId="12E7C0FD" w14:textId="77777777" w:rsidR="00C8129E" w:rsidRDefault="00C8129E" w:rsidP="00C8129E">
      <w:pPr>
        <w:pStyle w:val="ABodyCopy"/>
        <w:ind w:left="0"/>
        <w:rPr>
          <w:rFonts w:asciiTheme="minorHAnsi" w:hAnsiTheme="minorHAnsi"/>
          <w:sz w:val="22"/>
          <w:szCs w:val="22"/>
        </w:rPr>
      </w:pPr>
    </w:p>
    <w:p w14:paraId="5FE373B7" w14:textId="77777777" w:rsidR="00C8129E" w:rsidRDefault="00C8129E" w:rsidP="00C8129E">
      <w:pPr>
        <w:pStyle w:val="ABodyCopy"/>
        <w:ind w:left="0"/>
        <w:rPr>
          <w:rFonts w:asciiTheme="minorHAnsi" w:hAnsiTheme="minorHAnsi"/>
          <w:sz w:val="22"/>
          <w:szCs w:val="22"/>
        </w:rPr>
      </w:pPr>
    </w:p>
    <w:p w14:paraId="33DB0A19" w14:textId="77777777" w:rsidR="00C8129E" w:rsidRDefault="00C8129E" w:rsidP="00C8129E">
      <w:pPr>
        <w:pStyle w:val="ABodyCopy"/>
        <w:ind w:left="0"/>
        <w:rPr>
          <w:rFonts w:asciiTheme="minorHAnsi" w:hAnsiTheme="minorHAnsi"/>
          <w:sz w:val="22"/>
          <w:szCs w:val="22"/>
        </w:rPr>
      </w:pPr>
    </w:p>
    <w:p w14:paraId="751F3A05" w14:textId="77777777" w:rsidR="00C8129E" w:rsidRDefault="00C8129E" w:rsidP="00C8129E">
      <w:pPr>
        <w:pStyle w:val="ABodyCopy"/>
        <w:ind w:left="0"/>
        <w:rPr>
          <w:rFonts w:asciiTheme="minorHAnsi" w:hAnsiTheme="minorHAnsi"/>
          <w:sz w:val="22"/>
          <w:szCs w:val="22"/>
        </w:rPr>
      </w:pPr>
    </w:p>
    <w:p w14:paraId="4A01C2F5" w14:textId="77777777" w:rsidR="00C8129E" w:rsidRDefault="00C8129E" w:rsidP="00C8129E">
      <w:pPr>
        <w:pStyle w:val="ABodyCopy"/>
        <w:ind w:left="0"/>
        <w:rPr>
          <w:rFonts w:asciiTheme="minorHAnsi" w:hAnsiTheme="minorHAnsi"/>
          <w:sz w:val="22"/>
          <w:szCs w:val="22"/>
        </w:rPr>
      </w:pPr>
    </w:p>
    <w:p w14:paraId="40A115A2" w14:textId="77777777" w:rsidR="00C8129E" w:rsidRDefault="00C8129E" w:rsidP="00C8129E">
      <w:pPr>
        <w:pStyle w:val="ABodyCopy"/>
        <w:ind w:left="0"/>
        <w:rPr>
          <w:rFonts w:asciiTheme="minorHAnsi" w:hAnsiTheme="minorHAnsi"/>
          <w:sz w:val="22"/>
          <w:szCs w:val="22"/>
        </w:rPr>
      </w:pPr>
    </w:p>
    <w:p w14:paraId="7EC7BF84" w14:textId="77777777" w:rsidR="00C8129E" w:rsidRDefault="00C8129E" w:rsidP="00C8129E">
      <w:pPr>
        <w:pStyle w:val="ABodyCopy"/>
        <w:ind w:left="0"/>
        <w:rPr>
          <w:rFonts w:asciiTheme="minorHAnsi" w:hAnsiTheme="minorHAnsi"/>
          <w:sz w:val="22"/>
          <w:szCs w:val="22"/>
        </w:rPr>
      </w:pPr>
    </w:p>
    <w:p w14:paraId="500B18B9" w14:textId="77777777" w:rsidR="00C8129E" w:rsidRDefault="00C8129E" w:rsidP="00C8129E">
      <w:pPr>
        <w:pStyle w:val="ABodyCopy"/>
        <w:ind w:left="0"/>
        <w:rPr>
          <w:rFonts w:asciiTheme="minorHAnsi" w:hAnsiTheme="minorHAnsi"/>
          <w:sz w:val="22"/>
          <w:szCs w:val="22"/>
        </w:rPr>
      </w:pPr>
    </w:p>
    <w:p w14:paraId="54C04F17" w14:textId="77777777" w:rsidR="00C8129E" w:rsidRDefault="00C8129E" w:rsidP="00C8129E">
      <w:pPr>
        <w:pStyle w:val="ABodyCopy"/>
        <w:ind w:left="0"/>
        <w:rPr>
          <w:rFonts w:asciiTheme="minorHAnsi" w:hAnsiTheme="minorHAnsi"/>
          <w:sz w:val="22"/>
          <w:szCs w:val="22"/>
        </w:rPr>
      </w:pPr>
    </w:p>
    <w:p w14:paraId="70A7160C" w14:textId="77777777" w:rsidR="00C8129E" w:rsidRDefault="00C8129E" w:rsidP="00C8129E">
      <w:pPr>
        <w:pStyle w:val="ABodyCopy"/>
        <w:ind w:left="0"/>
        <w:rPr>
          <w:rFonts w:asciiTheme="minorHAnsi" w:hAnsiTheme="minorHAnsi"/>
          <w:sz w:val="22"/>
          <w:szCs w:val="22"/>
        </w:rPr>
      </w:pPr>
    </w:p>
    <w:p w14:paraId="5505AB64" w14:textId="77777777" w:rsidR="00C8129E" w:rsidRDefault="00C8129E" w:rsidP="00C8129E">
      <w:pPr>
        <w:pStyle w:val="ABodyCopy"/>
        <w:ind w:left="0"/>
        <w:rPr>
          <w:rFonts w:asciiTheme="minorHAnsi" w:hAnsiTheme="minorHAnsi"/>
          <w:sz w:val="22"/>
          <w:szCs w:val="22"/>
        </w:rPr>
      </w:pPr>
    </w:p>
    <w:p w14:paraId="558CFDDC" w14:textId="77777777" w:rsidR="00C8129E" w:rsidRDefault="00C8129E" w:rsidP="00C8129E">
      <w:pPr>
        <w:pStyle w:val="ABodyCopy"/>
        <w:ind w:left="0"/>
        <w:rPr>
          <w:rFonts w:asciiTheme="minorHAnsi" w:hAnsiTheme="minorHAnsi"/>
          <w:sz w:val="22"/>
          <w:szCs w:val="22"/>
        </w:rPr>
      </w:pPr>
    </w:p>
    <w:p w14:paraId="1CF3B54B" w14:textId="77777777" w:rsidR="00C8129E" w:rsidRDefault="00C8129E" w:rsidP="00C8129E">
      <w:pPr>
        <w:pStyle w:val="Heading1"/>
      </w:pPr>
      <w:bookmarkStart w:id="66" w:name="_Toc174889576"/>
      <w:r>
        <w:lastRenderedPageBreak/>
        <w:t>Chapter 3 Cheat Sheet</w:t>
      </w:r>
      <w:bookmarkEnd w:id="66"/>
    </w:p>
    <w:p w14:paraId="4C7EC5F4" w14:textId="77777777" w:rsidR="00C8129E" w:rsidRDefault="00C8129E" w:rsidP="00C8129E">
      <w:pPr>
        <w:pStyle w:val="ABodyCopy"/>
        <w:ind w:left="0"/>
        <w:rPr>
          <w:rFonts w:asciiTheme="minorHAnsi" w:hAnsiTheme="minorHAnsi"/>
          <w:sz w:val="22"/>
          <w:szCs w:val="22"/>
        </w:rPr>
      </w:pPr>
    </w:p>
    <w:tbl>
      <w:tblPr>
        <w:tblW w:w="5230" w:type="pct"/>
        <w:tblLayout w:type="fixed"/>
        <w:tblLook w:val="04A0" w:firstRow="1" w:lastRow="0" w:firstColumn="1" w:lastColumn="0" w:noHBand="0" w:noVBand="1"/>
      </w:tblPr>
      <w:tblGrid>
        <w:gridCol w:w="1611"/>
        <w:gridCol w:w="2250"/>
        <w:gridCol w:w="2519"/>
        <w:gridCol w:w="2260"/>
      </w:tblGrid>
      <w:tr w:rsidR="00C8129E" w:rsidRPr="00844FFB" w14:paraId="59C8A9D4" w14:textId="77777777" w:rsidTr="00A23D18">
        <w:trPr>
          <w:trHeight w:val="315"/>
        </w:trPr>
        <w:tc>
          <w:tcPr>
            <w:tcW w:w="932" w:type="pct"/>
            <w:tcBorders>
              <w:top w:val="single" w:sz="8" w:space="0" w:color="A6A6A6"/>
              <w:left w:val="single" w:sz="8" w:space="0" w:color="A6A6A6"/>
              <w:bottom w:val="single" w:sz="8" w:space="0" w:color="A6A6A6"/>
              <w:right w:val="single" w:sz="8" w:space="0" w:color="A6A6A6"/>
            </w:tcBorders>
            <w:shd w:val="clear" w:color="auto" w:fill="auto"/>
            <w:vAlign w:val="center"/>
            <w:hideMark/>
          </w:tcPr>
          <w:p w14:paraId="367CF4F6" w14:textId="77777777" w:rsidR="00C8129E" w:rsidRPr="00844FFB" w:rsidRDefault="00C8129E" w:rsidP="00A23D18">
            <w:pPr>
              <w:jc w:val="center"/>
              <w:rPr>
                <w:rFonts w:ascii="Aptos Narrow" w:hAnsi="Aptos Narrow"/>
                <w:b/>
                <w:bCs/>
                <w:color w:val="000000"/>
                <w:sz w:val="22"/>
                <w:szCs w:val="22"/>
              </w:rPr>
            </w:pPr>
            <w:r w:rsidRPr="00844FFB">
              <w:rPr>
                <w:rFonts w:ascii="Aptos Narrow" w:hAnsi="Aptos Narrow"/>
                <w:b/>
                <w:bCs/>
                <w:color w:val="000000"/>
                <w:sz w:val="22"/>
                <w:szCs w:val="22"/>
              </w:rPr>
              <w:t>Category</w:t>
            </w:r>
          </w:p>
        </w:tc>
        <w:tc>
          <w:tcPr>
            <w:tcW w:w="1302" w:type="pct"/>
            <w:tcBorders>
              <w:top w:val="single" w:sz="8" w:space="0" w:color="A6A6A6"/>
              <w:left w:val="nil"/>
              <w:bottom w:val="single" w:sz="8" w:space="0" w:color="A6A6A6"/>
              <w:right w:val="single" w:sz="8" w:space="0" w:color="A6A6A6"/>
            </w:tcBorders>
            <w:shd w:val="clear" w:color="auto" w:fill="auto"/>
            <w:vAlign w:val="center"/>
            <w:hideMark/>
          </w:tcPr>
          <w:p w14:paraId="72CE5A9B" w14:textId="77777777" w:rsidR="00C8129E" w:rsidRPr="00844FFB" w:rsidRDefault="00C8129E" w:rsidP="00A23D18">
            <w:pPr>
              <w:jc w:val="center"/>
              <w:rPr>
                <w:rFonts w:ascii="Aptos Narrow" w:hAnsi="Aptos Narrow"/>
                <w:b/>
                <w:bCs/>
                <w:color w:val="000000"/>
                <w:sz w:val="22"/>
                <w:szCs w:val="22"/>
              </w:rPr>
            </w:pPr>
            <w:r w:rsidRPr="00844FFB">
              <w:rPr>
                <w:rFonts w:ascii="Aptos Narrow" w:hAnsi="Aptos Narrow"/>
                <w:b/>
                <w:bCs/>
                <w:color w:val="000000"/>
                <w:sz w:val="22"/>
                <w:szCs w:val="22"/>
              </w:rPr>
              <w:t>SAS</w:t>
            </w:r>
          </w:p>
        </w:tc>
        <w:tc>
          <w:tcPr>
            <w:tcW w:w="1458" w:type="pct"/>
            <w:tcBorders>
              <w:top w:val="single" w:sz="8" w:space="0" w:color="A6A6A6"/>
              <w:left w:val="nil"/>
              <w:bottom w:val="single" w:sz="8" w:space="0" w:color="A6A6A6"/>
              <w:right w:val="single" w:sz="8" w:space="0" w:color="A6A6A6"/>
            </w:tcBorders>
            <w:shd w:val="clear" w:color="auto" w:fill="auto"/>
            <w:vAlign w:val="center"/>
            <w:hideMark/>
          </w:tcPr>
          <w:p w14:paraId="7176D2F5" w14:textId="77777777" w:rsidR="00C8129E" w:rsidRPr="00844FFB" w:rsidRDefault="00C8129E" w:rsidP="00A23D18">
            <w:pPr>
              <w:jc w:val="center"/>
              <w:rPr>
                <w:rFonts w:ascii="Aptos Narrow" w:hAnsi="Aptos Narrow"/>
                <w:b/>
                <w:bCs/>
                <w:color w:val="000000"/>
                <w:sz w:val="22"/>
                <w:szCs w:val="22"/>
              </w:rPr>
            </w:pPr>
            <w:r w:rsidRPr="00844FFB">
              <w:rPr>
                <w:rFonts w:ascii="Aptos Narrow" w:hAnsi="Aptos Narrow"/>
                <w:b/>
                <w:bCs/>
                <w:color w:val="000000"/>
                <w:sz w:val="22"/>
                <w:szCs w:val="22"/>
              </w:rPr>
              <w:t>Python</w:t>
            </w:r>
          </w:p>
        </w:tc>
        <w:tc>
          <w:tcPr>
            <w:tcW w:w="1308" w:type="pct"/>
            <w:tcBorders>
              <w:top w:val="single" w:sz="8" w:space="0" w:color="A6A6A6"/>
              <w:left w:val="nil"/>
              <w:bottom w:val="single" w:sz="8" w:space="0" w:color="A6A6A6"/>
              <w:right w:val="single" w:sz="8" w:space="0" w:color="A6A6A6"/>
            </w:tcBorders>
            <w:shd w:val="clear" w:color="auto" w:fill="auto"/>
            <w:vAlign w:val="center"/>
            <w:hideMark/>
          </w:tcPr>
          <w:p w14:paraId="7687FB82" w14:textId="77777777" w:rsidR="00C8129E" w:rsidRPr="00844FFB" w:rsidRDefault="00C8129E" w:rsidP="00A23D18">
            <w:pPr>
              <w:jc w:val="center"/>
              <w:rPr>
                <w:rFonts w:ascii="Aptos Narrow" w:hAnsi="Aptos Narrow"/>
                <w:b/>
                <w:bCs/>
                <w:color w:val="000000"/>
                <w:sz w:val="22"/>
                <w:szCs w:val="22"/>
              </w:rPr>
            </w:pPr>
            <w:r w:rsidRPr="00844FFB">
              <w:rPr>
                <w:rFonts w:ascii="Aptos Narrow" w:hAnsi="Aptos Narrow"/>
                <w:b/>
                <w:bCs/>
                <w:color w:val="000000"/>
                <w:sz w:val="22"/>
                <w:szCs w:val="22"/>
              </w:rPr>
              <w:t>R</w:t>
            </w:r>
          </w:p>
        </w:tc>
      </w:tr>
      <w:tr w:rsidR="00C8129E" w:rsidRPr="00844FFB" w14:paraId="64EFBD41" w14:textId="77777777" w:rsidTr="00A23D18">
        <w:trPr>
          <w:trHeight w:val="915"/>
        </w:trPr>
        <w:tc>
          <w:tcPr>
            <w:tcW w:w="932" w:type="pct"/>
            <w:vMerge w:val="restart"/>
            <w:tcBorders>
              <w:top w:val="nil"/>
              <w:left w:val="single" w:sz="8" w:space="0" w:color="A6A6A6"/>
              <w:bottom w:val="single" w:sz="8" w:space="0" w:color="A6A6A6"/>
              <w:right w:val="single" w:sz="8" w:space="0" w:color="A6A6A6"/>
            </w:tcBorders>
            <w:shd w:val="clear" w:color="auto" w:fill="auto"/>
            <w:vAlign w:val="center"/>
            <w:hideMark/>
          </w:tcPr>
          <w:p w14:paraId="022810BF" w14:textId="77777777" w:rsidR="00C8129E" w:rsidRPr="00844FFB" w:rsidRDefault="00C8129E" w:rsidP="00A23D18">
            <w:pPr>
              <w:rPr>
                <w:rFonts w:ascii="Aptos Narrow" w:hAnsi="Aptos Narrow"/>
                <w:b/>
                <w:bCs/>
                <w:color w:val="000000"/>
                <w:sz w:val="22"/>
                <w:szCs w:val="22"/>
              </w:rPr>
            </w:pPr>
            <w:r w:rsidRPr="00844FFB">
              <w:rPr>
                <w:rFonts w:ascii="Aptos Narrow" w:hAnsi="Aptos Narrow"/>
                <w:b/>
                <w:bCs/>
                <w:color w:val="000000"/>
                <w:sz w:val="22"/>
                <w:szCs w:val="22"/>
              </w:rPr>
              <w:t>Target Variable Creation</w:t>
            </w:r>
          </w:p>
        </w:tc>
        <w:tc>
          <w:tcPr>
            <w:tcW w:w="1302" w:type="pct"/>
            <w:tcBorders>
              <w:top w:val="nil"/>
              <w:left w:val="nil"/>
              <w:bottom w:val="single" w:sz="8" w:space="0" w:color="A6A6A6"/>
              <w:right w:val="single" w:sz="8" w:space="0" w:color="A6A6A6"/>
            </w:tcBorders>
            <w:shd w:val="clear" w:color="auto" w:fill="auto"/>
            <w:vAlign w:val="center"/>
            <w:hideMark/>
          </w:tcPr>
          <w:p w14:paraId="561723FC" w14:textId="77777777" w:rsidR="00C8129E" w:rsidRPr="00844FFB" w:rsidRDefault="00C8129E" w:rsidP="00A23D18">
            <w:pPr>
              <w:rPr>
                <w:rFonts w:ascii="Aptos Narrow" w:hAnsi="Aptos Narrow"/>
                <w:color w:val="000000"/>
                <w:sz w:val="22"/>
                <w:szCs w:val="22"/>
              </w:rPr>
            </w:pPr>
            <w:r w:rsidRPr="00844FFB">
              <w:rPr>
                <w:rFonts w:ascii="Aptos Narrow" w:hAnsi="Aptos Narrow"/>
                <w:color w:val="000000"/>
                <w:sz w:val="22"/>
                <w:szCs w:val="22"/>
              </w:rPr>
              <w:t xml:space="preserve">- Use </w:t>
            </w:r>
            <w:r w:rsidRPr="00844FFB">
              <w:rPr>
                <w:rFonts w:ascii="Arial Unicode MS" w:hAnsi="Arial Unicode MS"/>
                <w:color w:val="000000"/>
                <w:szCs w:val="20"/>
              </w:rPr>
              <w:t>IF-THEN</w:t>
            </w:r>
            <w:r w:rsidRPr="00844FFB">
              <w:rPr>
                <w:rFonts w:ascii="Aptos Narrow" w:hAnsi="Aptos Narrow"/>
                <w:color w:val="000000"/>
                <w:sz w:val="22"/>
                <w:szCs w:val="22"/>
              </w:rPr>
              <w:t xml:space="preserve"> statements in </w:t>
            </w:r>
            <w:r w:rsidRPr="00844FFB">
              <w:rPr>
                <w:rFonts w:ascii="Arial Unicode MS" w:hAnsi="Arial Unicode MS"/>
                <w:color w:val="000000"/>
                <w:szCs w:val="20"/>
              </w:rPr>
              <w:t>DATA</w:t>
            </w:r>
            <w:r w:rsidRPr="00844FFB">
              <w:rPr>
                <w:rFonts w:ascii="Aptos Narrow" w:hAnsi="Aptos Narrow"/>
                <w:color w:val="000000"/>
                <w:sz w:val="22"/>
                <w:szCs w:val="22"/>
              </w:rPr>
              <w:t xml:space="preserve"> steps to create binary target variables</w:t>
            </w:r>
          </w:p>
        </w:tc>
        <w:tc>
          <w:tcPr>
            <w:tcW w:w="1458" w:type="pct"/>
            <w:tcBorders>
              <w:top w:val="nil"/>
              <w:left w:val="nil"/>
              <w:bottom w:val="single" w:sz="8" w:space="0" w:color="A6A6A6"/>
              <w:right w:val="single" w:sz="8" w:space="0" w:color="A6A6A6"/>
            </w:tcBorders>
            <w:shd w:val="clear" w:color="auto" w:fill="auto"/>
            <w:vAlign w:val="center"/>
            <w:hideMark/>
          </w:tcPr>
          <w:p w14:paraId="50CC6805" w14:textId="77777777" w:rsidR="00C8129E" w:rsidRPr="00844FFB" w:rsidRDefault="00C8129E" w:rsidP="00A23D18">
            <w:pPr>
              <w:rPr>
                <w:rFonts w:ascii="Aptos Narrow" w:hAnsi="Aptos Narrow"/>
                <w:color w:val="000000"/>
                <w:sz w:val="22"/>
                <w:szCs w:val="22"/>
              </w:rPr>
            </w:pPr>
            <w:r w:rsidRPr="00844FFB">
              <w:rPr>
                <w:rFonts w:ascii="Aptos Narrow" w:hAnsi="Aptos Narrow"/>
                <w:color w:val="000000"/>
                <w:sz w:val="22"/>
                <w:szCs w:val="22"/>
              </w:rPr>
              <w:t xml:space="preserve">- Use </w:t>
            </w:r>
            <w:proofErr w:type="spellStart"/>
            <w:r w:rsidRPr="00844FFB">
              <w:rPr>
                <w:rFonts w:ascii="Arial Unicode MS" w:hAnsi="Arial Unicode MS"/>
                <w:color w:val="000000"/>
                <w:szCs w:val="20"/>
              </w:rPr>
              <w:t>np.where</w:t>
            </w:r>
            <w:proofErr w:type="spellEnd"/>
            <w:r w:rsidRPr="00844FFB">
              <w:rPr>
                <w:rFonts w:ascii="Arial Unicode MS" w:hAnsi="Arial Unicode MS"/>
                <w:color w:val="000000"/>
                <w:szCs w:val="20"/>
              </w:rPr>
              <w:t>()</w:t>
            </w:r>
            <w:r w:rsidRPr="00844FFB">
              <w:rPr>
                <w:rFonts w:ascii="Aptos Narrow" w:hAnsi="Aptos Narrow"/>
                <w:color w:val="000000"/>
                <w:sz w:val="22"/>
                <w:szCs w:val="22"/>
              </w:rPr>
              <w:t xml:space="preserve"> for creating binary target variables</w:t>
            </w:r>
          </w:p>
        </w:tc>
        <w:tc>
          <w:tcPr>
            <w:tcW w:w="1308" w:type="pct"/>
            <w:tcBorders>
              <w:top w:val="nil"/>
              <w:left w:val="nil"/>
              <w:bottom w:val="single" w:sz="8" w:space="0" w:color="A6A6A6"/>
              <w:right w:val="single" w:sz="8" w:space="0" w:color="A6A6A6"/>
            </w:tcBorders>
            <w:shd w:val="clear" w:color="auto" w:fill="auto"/>
            <w:vAlign w:val="center"/>
            <w:hideMark/>
          </w:tcPr>
          <w:p w14:paraId="4CBF60C1" w14:textId="77777777" w:rsidR="00C8129E" w:rsidRPr="00844FFB" w:rsidRDefault="00C8129E" w:rsidP="00A23D18">
            <w:pPr>
              <w:rPr>
                <w:rFonts w:ascii="Aptos Narrow" w:hAnsi="Aptos Narrow"/>
                <w:color w:val="000000"/>
                <w:sz w:val="22"/>
                <w:szCs w:val="22"/>
              </w:rPr>
            </w:pPr>
            <w:r w:rsidRPr="00844FFB">
              <w:rPr>
                <w:rFonts w:ascii="Aptos Narrow" w:hAnsi="Aptos Narrow"/>
                <w:color w:val="000000"/>
                <w:sz w:val="22"/>
                <w:szCs w:val="22"/>
              </w:rPr>
              <w:t xml:space="preserve">- Use </w:t>
            </w:r>
            <w:proofErr w:type="spellStart"/>
            <w:r w:rsidRPr="00844FFB">
              <w:rPr>
                <w:rFonts w:ascii="Arial Unicode MS" w:hAnsi="Arial Unicode MS"/>
                <w:color w:val="000000"/>
                <w:szCs w:val="20"/>
              </w:rPr>
              <w:t>ifelse</w:t>
            </w:r>
            <w:proofErr w:type="spellEnd"/>
            <w:r w:rsidRPr="00844FFB">
              <w:rPr>
                <w:rFonts w:ascii="Arial Unicode MS" w:hAnsi="Arial Unicode MS"/>
                <w:color w:val="000000"/>
                <w:szCs w:val="20"/>
              </w:rPr>
              <w:t>()</w:t>
            </w:r>
            <w:r w:rsidRPr="00844FFB">
              <w:rPr>
                <w:rFonts w:ascii="Aptos Narrow" w:hAnsi="Aptos Narrow"/>
                <w:color w:val="000000"/>
                <w:sz w:val="22"/>
                <w:szCs w:val="22"/>
              </w:rPr>
              <w:t xml:space="preserve"> to create binary target variables</w:t>
            </w:r>
          </w:p>
        </w:tc>
      </w:tr>
      <w:tr w:rsidR="00C8129E" w:rsidRPr="00844FFB" w14:paraId="012B0FCD" w14:textId="77777777" w:rsidTr="00A23D18">
        <w:trPr>
          <w:trHeight w:val="825"/>
        </w:trPr>
        <w:tc>
          <w:tcPr>
            <w:tcW w:w="932" w:type="pct"/>
            <w:vMerge/>
            <w:tcBorders>
              <w:top w:val="nil"/>
              <w:left w:val="single" w:sz="8" w:space="0" w:color="A6A6A6"/>
              <w:bottom w:val="single" w:sz="8" w:space="0" w:color="A6A6A6"/>
              <w:right w:val="single" w:sz="8" w:space="0" w:color="A6A6A6"/>
            </w:tcBorders>
            <w:vAlign w:val="center"/>
            <w:hideMark/>
          </w:tcPr>
          <w:p w14:paraId="5C3C4B17" w14:textId="77777777" w:rsidR="00C8129E" w:rsidRPr="00844FFB" w:rsidRDefault="00C8129E" w:rsidP="00A23D18">
            <w:pPr>
              <w:rPr>
                <w:rFonts w:ascii="Aptos Narrow" w:hAnsi="Aptos Narrow"/>
                <w:b/>
                <w:bCs/>
                <w:color w:val="000000"/>
                <w:sz w:val="22"/>
                <w:szCs w:val="22"/>
              </w:rPr>
            </w:pPr>
          </w:p>
        </w:tc>
        <w:tc>
          <w:tcPr>
            <w:tcW w:w="1302" w:type="pct"/>
            <w:tcBorders>
              <w:top w:val="nil"/>
              <w:left w:val="nil"/>
              <w:bottom w:val="single" w:sz="8" w:space="0" w:color="A6A6A6"/>
              <w:right w:val="single" w:sz="8" w:space="0" w:color="A6A6A6"/>
            </w:tcBorders>
            <w:shd w:val="clear" w:color="auto" w:fill="auto"/>
            <w:vAlign w:val="center"/>
            <w:hideMark/>
          </w:tcPr>
          <w:p w14:paraId="1019A174" w14:textId="77777777" w:rsidR="00C8129E" w:rsidRPr="00844FFB" w:rsidRDefault="00C8129E" w:rsidP="00A23D18">
            <w:pPr>
              <w:rPr>
                <w:rFonts w:ascii="Aptos Narrow" w:hAnsi="Aptos Narrow"/>
                <w:color w:val="000000"/>
                <w:sz w:val="22"/>
                <w:szCs w:val="22"/>
              </w:rPr>
            </w:pPr>
            <w:r w:rsidRPr="00844FFB">
              <w:rPr>
                <w:rFonts w:ascii="Aptos Narrow" w:hAnsi="Aptos Narrow"/>
                <w:color w:val="000000"/>
                <w:sz w:val="22"/>
                <w:szCs w:val="22"/>
              </w:rPr>
              <w:t xml:space="preserve">- Example: </w:t>
            </w:r>
            <w:r w:rsidRPr="00844FFB">
              <w:rPr>
                <w:rFonts w:ascii="Arial Unicode MS" w:hAnsi="Arial Unicode MS"/>
                <w:color w:val="000000"/>
                <w:szCs w:val="20"/>
              </w:rPr>
              <w:t xml:space="preserve">if </w:t>
            </w:r>
            <w:proofErr w:type="spellStart"/>
            <w:r w:rsidRPr="00844FFB">
              <w:rPr>
                <w:rFonts w:ascii="Arial Unicode MS" w:hAnsi="Arial Unicode MS"/>
                <w:color w:val="000000"/>
                <w:szCs w:val="20"/>
              </w:rPr>
              <w:t>loan_status</w:t>
            </w:r>
            <w:proofErr w:type="spellEnd"/>
            <w:r w:rsidRPr="00844FFB">
              <w:rPr>
                <w:rFonts w:ascii="Arial Unicode MS" w:hAnsi="Arial Unicode MS"/>
                <w:color w:val="000000"/>
                <w:szCs w:val="20"/>
              </w:rPr>
              <w:t xml:space="preserve"> = "Charged Off" then bad = 1; else bad = 0;</w:t>
            </w:r>
          </w:p>
        </w:tc>
        <w:tc>
          <w:tcPr>
            <w:tcW w:w="1458" w:type="pct"/>
            <w:tcBorders>
              <w:top w:val="nil"/>
              <w:left w:val="nil"/>
              <w:bottom w:val="single" w:sz="8" w:space="0" w:color="A6A6A6"/>
              <w:right w:val="single" w:sz="8" w:space="0" w:color="A6A6A6"/>
            </w:tcBorders>
            <w:shd w:val="clear" w:color="auto" w:fill="auto"/>
            <w:vAlign w:val="center"/>
            <w:hideMark/>
          </w:tcPr>
          <w:p w14:paraId="4253886D" w14:textId="77777777" w:rsidR="00C8129E" w:rsidRPr="00844FFB" w:rsidRDefault="00C8129E" w:rsidP="00A23D18">
            <w:pPr>
              <w:rPr>
                <w:rFonts w:ascii="Aptos Narrow" w:hAnsi="Aptos Narrow"/>
                <w:color w:val="000000"/>
                <w:sz w:val="22"/>
                <w:szCs w:val="22"/>
              </w:rPr>
            </w:pPr>
            <w:r w:rsidRPr="00844FFB">
              <w:rPr>
                <w:rFonts w:ascii="Aptos Narrow" w:hAnsi="Aptos Narrow"/>
                <w:color w:val="000000"/>
                <w:sz w:val="22"/>
                <w:szCs w:val="22"/>
              </w:rPr>
              <w:t xml:space="preserve">- Example: </w:t>
            </w:r>
            <w:proofErr w:type="spellStart"/>
            <w:r w:rsidRPr="00844FFB">
              <w:rPr>
                <w:rFonts w:ascii="Arial Unicode MS" w:hAnsi="Arial Unicode MS"/>
                <w:color w:val="000000"/>
                <w:szCs w:val="20"/>
              </w:rPr>
              <w:t>df</w:t>
            </w:r>
            <w:proofErr w:type="spellEnd"/>
            <w:r w:rsidRPr="00844FFB">
              <w:rPr>
                <w:rFonts w:ascii="Arial Unicode MS" w:hAnsi="Arial Unicode MS"/>
                <w:color w:val="000000"/>
                <w:szCs w:val="20"/>
              </w:rPr>
              <w:t xml:space="preserve">['bad'] = </w:t>
            </w:r>
            <w:proofErr w:type="spellStart"/>
            <w:r w:rsidRPr="00844FFB">
              <w:rPr>
                <w:rFonts w:ascii="Arial Unicode MS" w:hAnsi="Arial Unicode MS"/>
                <w:color w:val="000000"/>
                <w:szCs w:val="20"/>
              </w:rPr>
              <w:t>np.where</w:t>
            </w:r>
            <w:proofErr w:type="spellEnd"/>
            <w:r w:rsidRPr="00844FFB">
              <w:rPr>
                <w:rFonts w:ascii="Arial Unicode MS" w:hAnsi="Arial Unicode MS"/>
                <w:color w:val="000000"/>
                <w:szCs w:val="20"/>
              </w:rPr>
              <w:t>(</w:t>
            </w:r>
            <w:proofErr w:type="spellStart"/>
            <w:r w:rsidRPr="00844FFB">
              <w:rPr>
                <w:rFonts w:ascii="Arial Unicode MS" w:hAnsi="Arial Unicode MS"/>
                <w:color w:val="000000"/>
                <w:szCs w:val="20"/>
              </w:rPr>
              <w:t>df</w:t>
            </w:r>
            <w:proofErr w:type="spellEnd"/>
            <w:r w:rsidRPr="00844FFB">
              <w:rPr>
                <w:rFonts w:ascii="Arial Unicode MS" w:hAnsi="Arial Unicode MS"/>
                <w:color w:val="000000"/>
                <w:szCs w:val="20"/>
              </w:rPr>
              <w:t>['</w:t>
            </w:r>
            <w:proofErr w:type="spellStart"/>
            <w:r w:rsidRPr="00844FFB">
              <w:rPr>
                <w:rFonts w:ascii="Arial Unicode MS" w:hAnsi="Arial Unicode MS"/>
                <w:color w:val="000000"/>
                <w:szCs w:val="20"/>
              </w:rPr>
              <w:t>loan_status</w:t>
            </w:r>
            <w:proofErr w:type="spellEnd"/>
            <w:r w:rsidRPr="00844FFB">
              <w:rPr>
                <w:rFonts w:ascii="Arial Unicode MS" w:hAnsi="Arial Unicode MS"/>
                <w:color w:val="000000"/>
                <w:szCs w:val="20"/>
              </w:rPr>
              <w:t>'] == 'Charged Off', 1, 0)</w:t>
            </w:r>
          </w:p>
        </w:tc>
        <w:tc>
          <w:tcPr>
            <w:tcW w:w="1308" w:type="pct"/>
            <w:tcBorders>
              <w:top w:val="nil"/>
              <w:left w:val="nil"/>
              <w:bottom w:val="single" w:sz="8" w:space="0" w:color="A6A6A6"/>
              <w:right w:val="single" w:sz="8" w:space="0" w:color="A6A6A6"/>
            </w:tcBorders>
            <w:shd w:val="clear" w:color="auto" w:fill="auto"/>
            <w:vAlign w:val="center"/>
            <w:hideMark/>
          </w:tcPr>
          <w:p w14:paraId="19A59AA9" w14:textId="77777777" w:rsidR="00C8129E" w:rsidRPr="00844FFB" w:rsidRDefault="00C8129E" w:rsidP="00A23D18">
            <w:pPr>
              <w:rPr>
                <w:rFonts w:ascii="Aptos Narrow" w:hAnsi="Aptos Narrow"/>
                <w:color w:val="000000"/>
                <w:sz w:val="22"/>
                <w:szCs w:val="22"/>
              </w:rPr>
            </w:pPr>
            <w:r w:rsidRPr="00844FFB">
              <w:rPr>
                <w:rFonts w:ascii="Aptos Narrow" w:hAnsi="Aptos Narrow"/>
                <w:color w:val="000000"/>
                <w:sz w:val="22"/>
                <w:szCs w:val="22"/>
              </w:rPr>
              <w:t xml:space="preserve">- Example: </w:t>
            </w:r>
            <w:proofErr w:type="spellStart"/>
            <w:r w:rsidRPr="00844FFB">
              <w:rPr>
                <w:rFonts w:ascii="Arial Unicode MS" w:hAnsi="Arial Unicode MS"/>
                <w:color w:val="000000"/>
                <w:szCs w:val="20"/>
              </w:rPr>
              <w:t>data$bad</w:t>
            </w:r>
            <w:proofErr w:type="spellEnd"/>
            <w:r w:rsidRPr="00844FFB">
              <w:rPr>
                <w:rFonts w:ascii="Arial Unicode MS" w:hAnsi="Arial Unicode MS"/>
                <w:color w:val="000000"/>
                <w:szCs w:val="20"/>
              </w:rPr>
              <w:t xml:space="preserve"> &lt;- </w:t>
            </w:r>
            <w:proofErr w:type="spellStart"/>
            <w:r w:rsidRPr="00844FFB">
              <w:rPr>
                <w:rFonts w:ascii="Arial Unicode MS" w:hAnsi="Arial Unicode MS"/>
                <w:color w:val="000000"/>
                <w:szCs w:val="20"/>
              </w:rPr>
              <w:t>ifelse</w:t>
            </w:r>
            <w:proofErr w:type="spellEnd"/>
            <w:r w:rsidRPr="00844FFB">
              <w:rPr>
                <w:rFonts w:ascii="Arial Unicode MS" w:hAnsi="Arial Unicode MS"/>
                <w:color w:val="000000"/>
                <w:szCs w:val="20"/>
              </w:rPr>
              <w:t>(</w:t>
            </w:r>
            <w:proofErr w:type="spellStart"/>
            <w:r w:rsidRPr="00844FFB">
              <w:rPr>
                <w:rFonts w:ascii="Arial Unicode MS" w:hAnsi="Arial Unicode MS"/>
                <w:color w:val="000000"/>
                <w:szCs w:val="20"/>
              </w:rPr>
              <w:t>data$loan_status</w:t>
            </w:r>
            <w:proofErr w:type="spellEnd"/>
            <w:r w:rsidRPr="00844FFB">
              <w:rPr>
                <w:rFonts w:ascii="Arial Unicode MS" w:hAnsi="Arial Unicode MS"/>
                <w:color w:val="000000"/>
                <w:szCs w:val="20"/>
              </w:rPr>
              <w:t xml:space="preserve"> == "Charged Off", 1, 0)</w:t>
            </w:r>
          </w:p>
        </w:tc>
      </w:tr>
      <w:tr w:rsidR="00C8129E" w:rsidRPr="00844FFB" w14:paraId="165835E1" w14:textId="77777777" w:rsidTr="00A23D18">
        <w:trPr>
          <w:trHeight w:val="615"/>
        </w:trPr>
        <w:tc>
          <w:tcPr>
            <w:tcW w:w="932" w:type="pct"/>
            <w:vMerge w:val="restart"/>
            <w:tcBorders>
              <w:top w:val="nil"/>
              <w:left w:val="single" w:sz="8" w:space="0" w:color="A6A6A6"/>
              <w:bottom w:val="single" w:sz="8" w:space="0" w:color="A6A6A6"/>
              <w:right w:val="single" w:sz="8" w:space="0" w:color="A6A6A6"/>
            </w:tcBorders>
            <w:shd w:val="clear" w:color="auto" w:fill="auto"/>
            <w:vAlign w:val="center"/>
            <w:hideMark/>
          </w:tcPr>
          <w:p w14:paraId="6C09ED1C" w14:textId="77777777" w:rsidR="00C8129E" w:rsidRPr="00844FFB" w:rsidRDefault="00C8129E" w:rsidP="00A23D18">
            <w:pPr>
              <w:rPr>
                <w:rFonts w:ascii="Aptos Narrow" w:hAnsi="Aptos Narrow"/>
                <w:b/>
                <w:bCs/>
                <w:color w:val="000000"/>
                <w:sz w:val="22"/>
                <w:szCs w:val="22"/>
              </w:rPr>
            </w:pPr>
            <w:r w:rsidRPr="00844FFB">
              <w:rPr>
                <w:rFonts w:ascii="Aptos Narrow" w:hAnsi="Aptos Narrow"/>
                <w:b/>
                <w:bCs/>
                <w:color w:val="000000"/>
                <w:sz w:val="22"/>
                <w:szCs w:val="22"/>
              </w:rPr>
              <w:t>Exploratory Data Analysis (EDA)</w:t>
            </w:r>
          </w:p>
        </w:tc>
        <w:tc>
          <w:tcPr>
            <w:tcW w:w="1302" w:type="pct"/>
            <w:tcBorders>
              <w:top w:val="nil"/>
              <w:left w:val="nil"/>
              <w:bottom w:val="single" w:sz="8" w:space="0" w:color="A6A6A6"/>
              <w:right w:val="single" w:sz="8" w:space="0" w:color="A6A6A6"/>
            </w:tcBorders>
            <w:shd w:val="clear" w:color="auto" w:fill="auto"/>
            <w:vAlign w:val="center"/>
            <w:hideMark/>
          </w:tcPr>
          <w:p w14:paraId="53DA2982" w14:textId="77777777" w:rsidR="00C8129E" w:rsidRPr="00844FFB" w:rsidRDefault="00C8129E" w:rsidP="00A23D18">
            <w:pPr>
              <w:rPr>
                <w:rFonts w:ascii="Aptos Narrow" w:hAnsi="Aptos Narrow"/>
                <w:color w:val="000000"/>
                <w:sz w:val="22"/>
                <w:szCs w:val="22"/>
              </w:rPr>
            </w:pPr>
            <w:r w:rsidRPr="00844FFB">
              <w:rPr>
                <w:rFonts w:ascii="Aptos Narrow" w:hAnsi="Aptos Narrow"/>
                <w:color w:val="000000"/>
                <w:sz w:val="22"/>
                <w:szCs w:val="22"/>
              </w:rPr>
              <w:t xml:space="preserve">- </w:t>
            </w:r>
            <w:r w:rsidRPr="00844FFB">
              <w:rPr>
                <w:rFonts w:ascii="Arial Unicode MS" w:hAnsi="Arial Unicode MS"/>
                <w:color w:val="000000"/>
                <w:szCs w:val="20"/>
              </w:rPr>
              <w:t>PROC MEANS</w:t>
            </w:r>
            <w:r w:rsidRPr="00844FFB">
              <w:rPr>
                <w:rFonts w:ascii="Aptos Narrow" w:hAnsi="Aptos Narrow"/>
                <w:color w:val="000000"/>
                <w:sz w:val="22"/>
                <w:szCs w:val="22"/>
              </w:rPr>
              <w:t xml:space="preserve"> for summary statistics</w:t>
            </w:r>
          </w:p>
        </w:tc>
        <w:tc>
          <w:tcPr>
            <w:tcW w:w="1458" w:type="pct"/>
            <w:tcBorders>
              <w:top w:val="nil"/>
              <w:left w:val="nil"/>
              <w:bottom w:val="single" w:sz="8" w:space="0" w:color="A6A6A6"/>
              <w:right w:val="single" w:sz="8" w:space="0" w:color="A6A6A6"/>
            </w:tcBorders>
            <w:shd w:val="clear" w:color="auto" w:fill="auto"/>
            <w:vAlign w:val="center"/>
            <w:hideMark/>
          </w:tcPr>
          <w:p w14:paraId="7377399D" w14:textId="77777777" w:rsidR="00C8129E" w:rsidRPr="00844FFB" w:rsidRDefault="00C8129E" w:rsidP="00A23D18">
            <w:pPr>
              <w:rPr>
                <w:rFonts w:ascii="Aptos Narrow" w:hAnsi="Aptos Narrow"/>
                <w:color w:val="000000"/>
                <w:sz w:val="22"/>
                <w:szCs w:val="22"/>
              </w:rPr>
            </w:pPr>
            <w:r w:rsidRPr="00844FFB">
              <w:rPr>
                <w:rFonts w:ascii="Aptos Narrow" w:hAnsi="Aptos Narrow"/>
                <w:color w:val="000000"/>
                <w:sz w:val="22"/>
                <w:szCs w:val="22"/>
              </w:rPr>
              <w:t xml:space="preserve">- </w:t>
            </w:r>
            <w:proofErr w:type="spellStart"/>
            <w:r w:rsidRPr="00844FFB">
              <w:rPr>
                <w:rFonts w:ascii="Arial Unicode MS" w:hAnsi="Arial Unicode MS"/>
                <w:color w:val="000000"/>
                <w:szCs w:val="20"/>
              </w:rPr>
              <w:t>df.describe</w:t>
            </w:r>
            <w:proofErr w:type="spellEnd"/>
            <w:r w:rsidRPr="00844FFB">
              <w:rPr>
                <w:rFonts w:ascii="Arial Unicode MS" w:hAnsi="Arial Unicode MS"/>
                <w:color w:val="000000"/>
                <w:szCs w:val="20"/>
              </w:rPr>
              <w:t>()</w:t>
            </w:r>
            <w:r w:rsidRPr="00844FFB">
              <w:rPr>
                <w:rFonts w:ascii="Aptos Narrow" w:hAnsi="Aptos Narrow"/>
                <w:color w:val="000000"/>
                <w:sz w:val="22"/>
                <w:szCs w:val="22"/>
              </w:rPr>
              <w:t xml:space="preserve"> for summary statistics</w:t>
            </w:r>
          </w:p>
        </w:tc>
        <w:tc>
          <w:tcPr>
            <w:tcW w:w="1308" w:type="pct"/>
            <w:tcBorders>
              <w:top w:val="nil"/>
              <w:left w:val="nil"/>
              <w:bottom w:val="single" w:sz="8" w:space="0" w:color="A6A6A6"/>
              <w:right w:val="single" w:sz="8" w:space="0" w:color="A6A6A6"/>
            </w:tcBorders>
            <w:shd w:val="clear" w:color="auto" w:fill="auto"/>
            <w:vAlign w:val="center"/>
            <w:hideMark/>
          </w:tcPr>
          <w:p w14:paraId="3FEA30A0" w14:textId="77777777" w:rsidR="00C8129E" w:rsidRPr="00844FFB" w:rsidRDefault="00C8129E" w:rsidP="00A23D18">
            <w:pPr>
              <w:rPr>
                <w:rFonts w:ascii="Aptos Narrow" w:hAnsi="Aptos Narrow"/>
                <w:color w:val="000000"/>
                <w:sz w:val="22"/>
                <w:szCs w:val="22"/>
              </w:rPr>
            </w:pPr>
            <w:r w:rsidRPr="00844FFB">
              <w:rPr>
                <w:rFonts w:ascii="Aptos Narrow" w:hAnsi="Aptos Narrow"/>
                <w:color w:val="000000"/>
                <w:sz w:val="22"/>
                <w:szCs w:val="22"/>
              </w:rPr>
              <w:t xml:space="preserve">- </w:t>
            </w:r>
            <w:r w:rsidRPr="00844FFB">
              <w:rPr>
                <w:rFonts w:ascii="Arial Unicode MS" w:hAnsi="Arial Unicode MS"/>
                <w:color w:val="000000"/>
                <w:szCs w:val="20"/>
              </w:rPr>
              <w:t>summary()</w:t>
            </w:r>
            <w:r w:rsidRPr="00844FFB">
              <w:rPr>
                <w:rFonts w:ascii="Aptos Narrow" w:hAnsi="Aptos Narrow"/>
                <w:color w:val="000000"/>
                <w:sz w:val="22"/>
                <w:szCs w:val="22"/>
              </w:rPr>
              <w:t xml:space="preserve"> for summary statistics</w:t>
            </w:r>
          </w:p>
        </w:tc>
      </w:tr>
      <w:tr w:rsidR="00C8129E" w:rsidRPr="00844FFB" w14:paraId="1CC52244" w14:textId="77777777" w:rsidTr="00A23D18">
        <w:trPr>
          <w:trHeight w:val="915"/>
        </w:trPr>
        <w:tc>
          <w:tcPr>
            <w:tcW w:w="932" w:type="pct"/>
            <w:vMerge/>
            <w:tcBorders>
              <w:top w:val="nil"/>
              <w:left w:val="single" w:sz="8" w:space="0" w:color="A6A6A6"/>
              <w:bottom w:val="single" w:sz="8" w:space="0" w:color="A6A6A6"/>
              <w:right w:val="single" w:sz="8" w:space="0" w:color="A6A6A6"/>
            </w:tcBorders>
            <w:vAlign w:val="center"/>
            <w:hideMark/>
          </w:tcPr>
          <w:p w14:paraId="5117C4B7" w14:textId="77777777" w:rsidR="00C8129E" w:rsidRPr="00844FFB" w:rsidRDefault="00C8129E" w:rsidP="00A23D18">
            <w:pPr>
              <w:rPr>
                <w:rFonts w:ascii="Aptos Narrow" w:hAnsi="Aptos Narrow"/>
                <w:b/>
                <w:bCs/>
                <w:color w:val="000000"/>
                <w:sz w:val="22"/>
                <w:szCs w:val="22"/>
              </w:rPr>
            </w:pPr>
          </w:p>
        </w:tc>
        <w:tc>
          <w:tcPr>
            <w:tcW w:w="1302" w:type="pct"/>
            <w:tcBorders>
              <w:top w:val="nil"/>
              <w:left w:val="nil"/>
              <w:bottom w:val="single" w:sz="8" w:space="0" w:color="A6A6A6"/>
              <w:right w:val="single" w:sz="8" w:space="0" w:color="A6A6A6"/>
            </w:tcBorders>
            <w:shd w:val="clear" w:color="auto" w:fill="auto"/>
            <w:vAlign w:val="center"/>
            <w:hideMark/>
          </w:tcPr>
          <w:p w14:paraId="17E2815E" w14:textId="77777777" w:rsidR="00C8129E" w:rsidRPr="00844FFB" w:rsidRDefault="00C8129E" w:rsidP="00A23D18">
            <w:pPr>
              <w:rPr>
                <w:rFonts w:ascii="Aptos Narrow" w:hAnsi="Aptos Narrow"/>
                <w:color w:val="000000"/>
                <w:sz w:val="22"/>
                <w:szCs w:val="22"/>
              </w:rPr>
            </w:pPr>
            <w:r w:rsidRPr="00844FFB">
              <w:rPr>
                <w:rFonts w:ascii="Aptos Narrow" w:hAnsi="Aptos Narrow"/>
                <w:color w:val="000000"/>
                <w:sz w:val="22"/>
                <w:szCs w:val="22"/>
              </w:rPr>
              <w:t xml:space="preserve">- </w:t>
            </w:r>
            <w:r w:rsidRPr="00844FFB">
              <w:rPr>
                <w:rFonts w:ascii="Arial Unicode MS" w:hAnsi="Arial Unicode MS"/>
                <w:color w:val="000000"/>
                <w:szCs w:val="20"/>
              </w:rPr>
              <w:t>PROC UNIVARIATE</w:t>
            </w:r>
            <w:r w:rsidRPr="00844FFB">
              <w:rPr>
                <w:rFonts w:ascii="Aptos Narrow" w:hAnsi="Aptos Narrow"/>
                <w:color w:val="000000"/>
                <w:sz w:val="22"/>
                <w:szCs w:val="22"/>
              </w:rPr>
              <w:t xml:space="preserve"> for histograms and outlier detection</w:t>
            </w:r>
          </w:p>
        </w:tc>
        <w:tc>
          <w:tcPr>
            <w:tcW w:w="1458" w:type="pct"/>
            <w:tcBorders>
              <w:top w:val="nil"/>
              <w:left w:val="nil"/>
              <w:bottom w:val="single" w:sz="8" w:space="0" w:color="A6A6A6"/>
              <w:right w:val="single" w:sz="8" w:space="0" w:color="A6A6A6"/>
            </w:tcBorders>
            <w:shd w:val="clear" w:color="auto" w:fill="auto"/>
            <w:vAlign w:val="center"/>
            <w:hideMark/>
          </w:tcPr>
          <w:p w14:paraId="6789A14D" w14:textId="77777777" w:rsidR="00C8129E" w:rsidRPr="00844FFB" w:rsidRDefault="00C8129E" w:rsidP="00A23D18">
            <w:pPr>
              <w:rPr>
                <w:rFonts w:ascii="Aptos Narrow" w:hAnsi="Aptos Narrow"/>
                <w:color w:val="000000"/>
                <w:sz w:val="22"/>
                <w:szCs w:val="22"/>
              </w:rPr>
            </w:pPr>
            <w:r w:rsidRPr="00844FFB">
              <w:rPr>
                <w:rFonts w:ascii="Aptos Narrow" w:hAnsi="Aptos Narrow"/>
                <w:color w:val="000000"/>
                <w:sz w:val="22"/>
                <w:szCs w:val="22"/>
              </w:rPr>
              <w:t xml:space="preserve">- </w:t>
            </w:r>
            <w:r w:rsidRPr="00844FFB">
              <w:rPr>
                <w:rFonts w:ascii="Arial Unicode MS" w:hAnsi="Arial Unicode MS"/>
                <w:color w:val="000000"/>
                <w:szCs w:val="20"/>
              </w:rPr>
              <w:t>matplotlib</w:t>
            </w:r>
            <w:r w:rsidRPr="00844FFB">
              <w:rPr>
                <w:rFonts w:ascii="Aptos Narrow" w:hAnsi="Aptos Narrow"/>
                <w:color w:val="000000"/>
                <w:sz w:val="22"/>
                <w:szCs w:val="22"/>
              </w:rPr>
              <w:t xml:space="preserve"> and </w:t>
            </w:r>
            <w:r w:rsidRPr="00844FFB">
              <w:rPr>
                <w:rFonts w:ascii="Arial Unicode MS" w:hAnsi="Arial Unicode MS"/>
                <w:color w:val="000000"/>
                <w:szCs w:val="20"/>
              </w:rPr>
              <w:t>seaborn</w:t>
            </w:r>
            <w:r w:rsidRPr="00844FFB">
              <w:rPr>
                <w:rFonts w:ascii="Aptos Narrow" w:hAnsi="Aptos Narrow"/>
                <w:color w:val="000000"/>
                <w:sz w:val="22"/>
                <w:szCs w:val="22"/>
              </w:rPr>
              <w:t xml:space="preserve"> for histograms and visualizations</w:t>
            </w:r>
          </w:p>
        </w:tc>
        <w:tc>
          <w:tcPr>
            <w:tcW w:w="1308" w:type="pct"/>
            <w:tcBorders>
              <w:top w:val="nil"/>
              <w:left w:val="nil"/>
              <w:bottom w:val="single" w:sz="8" w:space="0" w:color="A6A6A6"/>
              <w:right w:val="single" w:sz="8" w:space="0" w:color="A6A6A6"/>
            </w:tcBorders>
            <w:shd w:val="clear" w:color="auto" w:fill="auto"/>
            <w:vAlign w:val="center"/>
            <w:hideMark/>
          </w:tcPr>
          <w:p w14:paraId="25FE02FB" w14:textId="77777777" w:rsidR="00C8129E" w:rsidRPr="00844FFB" w:rsidRDefault="00C8129E" w:rsidP="00A23D18">
            <w:pPr>
              <w:rPr>
                <w:rFonts w:ascii="Aptos Narrow" w:hAnsi="Aptos Narrow"/>
                <w:color w:val="000000"/>
                <w:sz w:val="22"/>
                <w:szCs w:val="22"/>
              </w:rPr>
            </w:pPr>
            <w:r w:rsidRPr="00844FFB">
              <w:rPr>
                <w:rFonts w:ascii="Aptos Narrow" w:hAnsi="Aptos Narrow"/>
                <w:color w:val="000000"/>
                <w:sz w:val="22"/>
                <w:szCs w:val="22"/>
              </w:rPr>
              <w:t xml:space="preserve">- </w:t>
            </w:r>
            <w:r w:rsidRPr="00844FFB">
              <w:rPr>
                <w:rFonts w:ascii="Arial Unicode MS" w:hAnsi="Arial Unicode MS"/>
                <w:color w:val="000000"/>
                <w:szCs w:val="20"/>
              </w:rPr>
              <w:t>hist()</w:t>
            </w:r>
            <w:r w:rsidRPr="00844FFB">
              <w:rPr>
                <w:rFonts w:ascii="Aptos Narrow" w:hAnsi="Aptos Narrow"/>
                <w:color w:val="000000"/>
                <w:sz w:val="22"/>
                <w:szCs w:val="22"/>
              </w:rPr>
              <w:t xml:space="preserve"> and </w:t>
            </w:r>
            <w:r w:rsidRPr="00844FFB">
              <w:rPr>
                <w:rFonts w:ascii="Arial Unicode MS" w:hAnsi="Arial Unicode MS"/>
                <w:color w:val="000000"/>
                <w:szCs w:val="20"/>
              </w:rPr>
              <w:t>boxplot()</w:t>
            </w:r>
            <w:r w:rsidRPr="00844FFB">
              <w:rPr>
                <w:rFonts w:ascii="Aptos Narrow" w:hAnsi="Aptos Narrow"/>
                <w:color w:val="000000"/>
                <w:sz w:val="22"/>
                <w:szCs w:val="22"/>
              </w:rPr>
              <w:t xml:space="preserve"> for visual exploration</w:t>
            </w:r>
          </w:p>
        </w:tc>
      </w:tr>
      <w:tr w:rsidR="00C8129E" w:rsidRPr="00844FFB" w14:paraId="714D42FD" w14:textId="77777777" w:rsidTr="00A23D18">
        <w:trPr>
          <w:trHeight w:val="615"/>
        </w:trPr>
        <w:tc>
          <w:tcPr>
            <w:tcW w:w="932" w:type="pct"/>
            <w:vMerge w:val="restart"/>
            <w:tcBorders>
              <w:top w:val="nil"/>
              <w:left w:val="single" w:sz="8" w:space="0" w:color="A6A6A6"/>
              <w:bottom w:val="single" w:sz="8" w:space="0" w:color="A6A6A6"/>
              <w:right w:val="single" w:sz="8" w:space="0" w:color="A6A6A6"/>
            </w:tcBorders>
            <w:shd w:val="clear" w:color="auto" w:fill="auto"/>
            <w:vAlign w:val="center"/>
            <w:hideMark/>
          </w:tcPr>
          <w:p w14:paraId="51C03E54" w14:textId="77777777" w:rsidR="00C8129E" w:rsidRPr="00844FFB" w:rsidRDefault="00C8129E" w:rsidP="00A23D18">
            <w:pPr>
              <w:rPr>
                <w:rFonts w:ascii="Aptos Narrow" w:hAnsi="Aptos Narrow"/>
                <w:b/>
                <w:bCs/>
                <w:color w:val="000000"/>
                <w:sz w:val="22"/>
                <w:szCs w:val="22"/>
              </w:rPr>
            </w:pPr>
            <w:r w:rsidRPr="00844FFB">
              <w:rPr>
                <w:rFonts w:ascii="Aptos Narrow" w:hAnsi="Aptos Narrow"/>
                <w:b/>
                <w:bCs/>
                <w:color w:val="000000"/>
                <w:sz w:val="22"/>
                <w:szCs w:val="22"/>
              </w:rPr>
              <w:t>Outlier Detection</w:t>
            </w:r>
          </w:p>
        </w:tc>
        <w:tc>
          <w:tcPr>
            <w:tcW w:w="1302" w:type="pct"/>
            <w:tcBorders>
              <w:top w:val="nil"/>
              <w:left w:val="nil"/>
              <w:bottom w:val="single" w:sz="8" w:space="0" w:color="A6A6A6"/>
              <w:right w:val="single" w:sz="8" w:space="0" w:color="A6A6A6"/>
            </w:tcBorders>
            <w:shd w:val="clear" w:color="auto" w:fill="auto"/>
            <w:vAlign w:val="center"/>
            <w:hideMark/>
          </w:tcPr>
          <w:p w14:paraId="5723FC1F" w14:textId="77777777" w:rsidR="00C8129E" w:rsidRPr="00844FFB" w:rsidRDefault="00C8129E" w:rsidP="00A23D18">
            <w:pPr>
              <w:rPr>
                <w:rFonts w:ascii="Aptos Narrow" w:hAnsi="Aptos Narrow"/>
                <w:color w:val="000000"/>
                <w:sz w:val="22"/>
                <w:szCs w:val="22"/>
              </w:rPr>
            </w:pPr>
            <w:r w:rsidRPr="00844FFB">
              <w:rPr>
                <w:rFonts w:ascii="Aptos Narrow" w:hAnsi="Aptos Narrow"/>
                <w:color w:val="000000"/>
                <w:sz w:val="22"/>
                <w:szCs w:val="22"/>
              </w:rPr>
              <w:t xml:space="preserve">- Use </w:t>
            </w:r>
            <w:r w:rsidRPr="00844FFB">
              <w:rPr>
                <w:rFonts w:ascii="Arial Unicode MS" w:hAnsi="Arial Unicode MS"/>
                <w:color w:val="000000"/>
                <w:szCs w:val="20"/>
              </w:rPr>
              <w:t>PROC UNIVARIATE</w:t>
            </w:r>
            <w:r w:rsidRPr="00844FFB">
              <w:rPr>
                <w:rFonts w:ascii="Aptos Narrow" w:hAnsi="Aptos Narrow"/>
                <w:color w:val="000000"/>
                <w:sz w:val="22"/>
                <w:szCs w:val="22"/>
              </w:rPr>
              <w:t xml:space="preserve"> to identify outliers</w:t>
            </w:r>
          </w:p>
        </w:tc>
        <w:tc>
          <w:tcPr>
            <w:tcW w:w="1458" w:type="pct"/>
            <w:tcBorders>
              <w:top w:val="nil"/>
              <w:left w:val="nil"/>
              <w:bottom w:val="single" w:sz="8" w:space="0" w:color="A6A6A6"/>
              <w:right w:val="single" w:sz="8" w:space="0" w:color="A6A6A6"/>
            </w:tcBorders>
            <w:shd w:val="clear" w:color="auto" w:fill="auto"/>
            <w:vAlign w:val="center"/>
            <w:hideMark/>
          </w:tcPr>
          <w:p w14:paraId="1A8C28C6" w14:textId="77777777" w:rsidR="00C8129E" w:rsidRPr="00844FFB" w:rsidRDefault="00C8129E" w:rsidP="00A23D18">
            <w:pPr>
              <w:rPr>
                <w:rFonts w:ascii="Aptos Narrow" w:hAnsi="Aptos Narrow"/>
                <w:color w:val="000000"/>
                <w:sz w:val="22"/>
                <w:szCs w:val="22"/>
              </w:rPr>
            </w:pPr>
            <w:r w:rsidRPr="00844FFB">
              <w:rPr>
                <w:rFonts w:ascii="Aptos Narrow" w:hAnsi="Aptos Narrow"/>
                <w:color w:val="000000"/>
                <w:sz w:val="22"/>
                <w:szCs w:val="22"/>
              </w:rPr>
              <w:t xml:space="preserve">- Use </w:t>
            </w:r>
            <w:proofErr w:type="spellStart"/>
            <w:r w:rsidRPr="00844FFB">
              <w:rPr>
                <w:rFonts w:ascii="Arial Unicode MS" w:hAnsi="Arial Unicode MS"/>
                <w:color w:val="000000"/>
                <w:szCs w:val="20"/>
              </w:rPr>
              <w:t>np.percentile</w:t>
            </w:r>
            <w:proofErr w:type="spellEnd"/>
            <w:r w:rsidRPr="00844FFB">
              <w:rPr>
                <w:rFonts w:ascii="Arial Unicode MS" w:hAnsi="Arial Unicode MS"/>
                <w:color w:val="000000"/>
                <w:szCs w:val="20"/>
              </w:rPr>
              <w:t>()</w:t>
            </w:r>
            <w:r w:rsidRPr="00844FFB">
              <w:rPr>
                <w:rFonts w:ascii="Aptos Narrow" w:hAnsi="Aptos Narrow"/>
                <w:color w:val="000000"/>
                <w:sz w:val="22"/>
                <w:szCs w:val="22"/>
              </w:rPr>
              <w:t xml:space="preserve"> to identify outliers</w:t>
            </w:r>
          </w:p>
        </w:tc>
        <w:tc>
          <w:tcPr>
            <w:tcW w:w="1308" w:type="pct"/>
            <w:vMerge w:val="restart"/>
            <w:tcBorders>
              <w:top w:val="nil"/>
              <w:left w:val="single" w:sz="8" w:space="0" w:color="A6A6A6"/>
              <w:bottom w:val="single" w:sz="8" w:space="0" w:color="A6A6A6"/>
              <w:right w:val="single" w:sz="8" w:space="0" w:color="A6A6A6"/>
            </w:tcBorders>
            <w:shd w:val="clear" w:color="auto" w:fill="auto"/>
            <w:vAlign w:val="center"/>
            <w:hideMark/>
          </w:tcPr>
          <w:p w14:paraId="0E0502E8" w14:textId="77777777" w:rsidR="00C8129E" w:rsidRPr="00844FFB" w:rsidRDefault="00C8129E" w:rsidP="00A23D18">
            <w:pPr>
              <w:rPr>
                <w:rFonts w:ascii="Aptos Narrow" w:hAnsi="Aptos Narrow"/>
                <w:color w:val="000000"/>
                <w:sz w:val="22"/>
                <w:szCs w:val="22"/>
              </w:rPr>
            </w:pPr>
            <w:r w:rsidRPr="00844FFB">
              <w:rPr>
                <w:rFonts w:ascii="Aptos Narrow" w:hAnsi="Aptos Narrow"/>
                <w:color w:val="000000"/>
                <w:sz w:val="22"/>
                <w:szCs w:val="22"/>
              </w:rPr>
              <w:t xml:space="preserve">- Use </w:t>
            </w:r>
            <w:r w:rsidRPr="00844FFB">
              <w:rPr>
                <w:rFonts w:ascii="Arial Unicode MS" w:hAnsi="Arial Unicode MS"/>
                <w:color w:val="000000"/>
                <w:szCs w:val="20"/>
              </w:rPr>
              <w:t>quantile()</w:t>
            </w:r>
            <w:r w:rsidRPr="00844FFB">
              <w:rPr>
                <w:rFonts w:ascii="Aptos Narrow" w:hAnsi="Aptos Narrow"/>
                <w:color w:val="000000"/>
                <w:sz w:val="22"/>
                <w:szCs w:val="22"/>
              </w:rPr>
              <w:t xml:space="preserve"> and custom functions for identifying and handling outliers using the IQR method</w:t>
            </w:r>
          </w:p>
        </w:tc>
      </w:tr>
      <w:tr w:rsidR="00C8129E" w:rsidRPr="00844FFB" w14:paraId="12199A2A" w14:textId="77777777" w:rsidTr="00A23D18">
        <w:trPr>
          <w:trHeight w:val="1215"/>
        </w:trPr>
        <w:tc>
          <w:tcPr>
            <w:tcW w:w="932" w:type="pct"/>
            <w:vMerge/>
            <w:tcBorders>
              <w:top w:val="nil"/>
              <w:left w:val="single" w:sz="8" w:space="0" w:color="A6A6A6"/>
              <w:bottom w:val="single" w:sz="8" w:space="0" w:color="A6A6A6"/>
              <w:right w:val="single" w:sz="8" w:space="0" w:color="A6A6A6"/>
            </w:tcBorders>
            <w:vAlign w:val="center"/>
            <w:hideMark/>
          </w:tcPr>
          <w:p w14:paraId="3C0FD367" w14:textId="77777777" w:rsidR="00C8129E" w:rsidRPr="00844FFB" w:rsidRDefault="00C8129E" w:rsidP="00A23D18">
            <w:pPr>
              <w:rPr>
                <w:rFonts w:ascii="Aptos Narrow" w:hAnsi="Aptos Narrow"/>
                <w:b/>
                <w:bCs/>
                <w:color w:val="000000"/>
                <w:sz w:val="22"/>
                <w:szCs w:val="22"/>
              </w:rPr>
            </w:pPr>
          </w:p>
        </w:tc>
        <w:tc>
          <w:tcPr>
            <w:tcW w:w="1302" w:type="pct"/>
            <w:tcBorders>
              <w:top w:val="nil"/>
              <w:left w:val="nil"/>
              <w:bottom w:val="single" w:sz="8" w:space="0" w:color="A6A6A6"/>
              <w:right w:val="single" w:sz="8" w:space="0" w:color="A6A6A6"/>
            </w:tcBorders>
            <w:shd w:val="clear" w:color="auto" w:fill="auto"/>
            <w:vAlign w:val="center"/>
            <w:hideMark/>
          </w:tcPr>
          <w:p w14:paraId="462DFB0C" w14:textId="77777777" w:rsidR="00C8129E" w:rsidRPr="00844FFB" w:rsidRDefault="00C8129E" w:rsidP="00A23D18">
            <w:pPr>
              <w:rPr>
                <w:rFonts w:ascii="Aptos Narrow" w:hAnsi="Aptos Narrow"/>
                <w:color w:val="000000"/>
                <w:sz w:val="22"/>
                <w:szCs w:val="22"/>
              </w:rPr>
            </w:pPr>
            <w:r w:rsidRPr="00844FFB">
              <w:rPr>
                <w:rFonts w:ascii="Aptos Narrow" w:hAnsi="Aptos Narrow"/>
                <w:color w:val="000000"/>
                <w:sz w:val="22"/>
                <w:szCs w:val="22"/>
              </w:rPr>
              <w:t>- Winsorizing and IQR method for handling outliers</w:t>
            </w:r>
          </w:p>
        </w:tc>
        <w:tc>
          <w:tcPr>
            <w:tcW w:w="1458" w:type="pct"/>
            <w:tcBorders>
              <w:top w:val="nil"/>
              <w:left w:val="nil"/>
              <w:bottom w:val="single" w:sz="8" w:space="0" w:color="A6A6A6"/>
              <w:right w:val="single" w:sz="8" w:space="0" w:color="A6A6A6"/>
            </w:tcBorders>
            <w:shd w:val="clear" w:color="auto" w:fill="auto"/>
            <w:vAlign w:val="center"/>
            <w:hideMark/>
          </w:tcPr>
          <w:p w14:paraId="6D04D306" w14:textId="77777777" w:rsidR="00C8129E" w:rsidRPr="00844FFB" w:rsidRDefault="00C8129E" w:rsidP="00A23D18">
            <w:pPr>
              <w:rPr>
                <w:rFonts w:ascii="Aptos Narrow" w:hAnsi="Aptos Narrow"/>
                <w:color w:val="000000"/>
                <w:sz w:val="22"/>
                <w:szCs w:val="22"/>
              </w:rPr>
            </w:pPr>
            <w:r w:rsidRPr="00844FFB">
              <w:rPr>
                <w:rFonts w:ascii="Aptos Narrow" w:hAnsi="Aptos Narrow"/>
                <w:color w:val="000000"/>
                <w:sz w:val="22"/>
                <w:szCs w:val="22"/>
              </w:rPr>
              <w:t>- Implement Winsorizing and IQR methods manually or with custom functions</w:t>
            </w:r>
          </w:p>
        </w:tc>
        <w:tc>
          <w:tcPr>
            <w:tcW w:w="1308" w:type="pct"/>
            <w:vMerge/>
            <w:tcBorders>
              <w:top w:val="nil"/>
              <w:left w:val="single" w:sz="8" w:space="0" w:color="A6A6A6"/>
              <w:bottom w:val="single" w:sz="8" w:space="0" w:color="A6A6A6"/>
              <w:right w:val="single" w:sz="8" w:space="0" w:color="A6A6A6"/>
            </w:tcBorders>
            <w:vAlign w:val="center"/>
            <w:hideMark/>
          </w:tcPr>
          <w:p w14:paraId="6D207AF2" w14:textId="77777777" w:rsidR="00C8129E" w:rsidRPr="00844FFB" w:rsidRDefault="00C8129E" w:rsidP="00A23D18">
            <w:pPr>
              <w:rPr>
                <w:rFonts w:ascii="Aptos Narrow" w:hAnsi="Aptos Narrow"/>
                <w:color w:val="000000"/>
                <w:sz w:val="22"/>
                <w:szCs w:val="22"/>
              </w:rPr>
            </w:pPr>
          </w:p>
        </w:tc>
      </w:tr>
      <w:tr w:rsidR="00C8129E" w:rsidRPr="00844FFB" w14:paraId="5BE0EB3E" w14:textId="77777777" w:rsidTr="00A23D18">
        <w:trPr>
          <w:trHeight w:val="615"/>
        </w:trPr>
        <w:tc>
          <w:tcPr>
            <w:tcW w:w="932" w:type="pct"/>
            <w:vMerge w:val="restart"/>
            <w:tcBorders>
              <w:top w:val="nil"/>
              <w:left w:val="single" w:sz="8" w:space="0" w:color="A6A6A6"/>
              <w:bottom w:val="single" w:sz="8" w:space="0" w:color="A6A6A6"/>
              <w:right w:val="single" w:sz="8" w:space="0" w:color="A6A6A6"/>
            </w:tcBorders>
            <w:shd w:val="clear" w:color="auto" w:fill="auto"/>
            <w:vAlign w:val="center"/>
            <w:hideMark/>
          </w:tcPr>
          <w:p w14:paraId="7B3C07A9" w14:textId="77777777" w:rsidR="00C8129E" w:rsidRPr="00844FFB" w:rsidRDefault="00C8129E" w:rsidP="00A23D18">
            <w:pPr>
              <w:rPr>
                <w:rFonts w:ascii="Aptos Narrow" w:hAnsi="Aptos Narrow"/>
                <w:b/>
                <w:bCs/>
                <w:color w:val="000000"/>
                <w:sz w:val="22"/>
                <w:szCs w:val="22"/>
              </w:rPr>
            </w:pPr>
            <w:r w:rsidRPr="00844FFB">
              <w:rPr>
                <w:rFonts w:ascii="Aptos Narrow" w:hAnsi="Aptos Narrow"/>
                <w:b/>
                <w:bCs/>
                <w:color w:val="000000"/>
                <w:sz w:val="22"/>
                <w:szCs w:val="22"/>
              </w:rPr>
              <w:t>Feature Selection</w:t>
            </w:r>
          </w:p>
        </w:tc>
        <w:tc>
          <w:tcPr>
            <w:tcW w:w="1302" w:type="pct"/>
            <w:tcBorders>
              <w:top w:val="nil"/>
              <w:left w:val="nil"/>
              <w:bottom w:val="single" w:sz="8" w:space="0" w:color="A6A6A6"/>
              <w:right w:val="single" w:sz="8" w:space="0" w:color="A6A6A6"/>
            </w:tcBorders>
            <w:shd w:val="clear" w:color="auto" w:fill="auto"/>
            <w:vAlign w:val="center"/>
            <w:hideMark/>
          </w:tcPr>
          <w:p w14:paraId="48FEC665" w14:textId="77777777" w:rsidR="00C8129E" w:rsidRPr="00844FFB" w:rsidRDefault="00C8129E" w:rsidP="00A23D18">
            <w:pPr>
              <w:rPr>
                <w:rFonts w:ascii="Aptos Narrow" w:hAnsi="Aptos Narrow"/>
                <w:color w:val="000000"/>
                <w:sz w:val="22"/>
                <w:szCs w:val="22"/>
              </w:rPr>
            </w:pPr>
            <w:r w:rsidRPr="00844FFB">
              <w:rPr>
                <w:rFonts w:ascii="Aptos Narrow" w:hAnsi="Aptos Narrow"/>
                <w:color w:val="000000"/>
                <w:sz w:val="22"/>
                <w:szCs w:val="22"/>
              </w:rPr>
              <w:t xml:space="preserve">- </w:t>
            </w:r>
            <w:r w:rsidRPr="00844FFB">
              <w:rPr>
                <w:rFonts w:ascii="Arial Unicode MS" w:hAnsi="Arial Unicode MS"/>
                <w:color w:val="000000"/>
                <w:szCs w:val="20"/>
              </w:rPr>
              <w:t>PROC CORR</w:t>
            </w:r>
            <w:r w:rsidRPr="00844FFB">
              <w:rPr>
                <w:rFonts w:ascii="Aptos Narrow" w:hAnsi="Aptos Narrow"/>
                <w:color w:val="000000"/>
                <w:sz w:val="22"/>
                <w:szCs w:val="22"/>
              </w:rPr>
              <w:t xml:space="preserve"> for correlation analysis</w:t>
            </w:r>
          </w:p>
        </w:tc>
        <w:tc>
          <w:tcPr>
            <w:tcW w:w="1458" w:type="pct"/>
            <w:tcBorders>
              <w:top w:val="nil"/>
              <w:left w:val="nil"/>
              <w:bottom w:val="single" w:sz="8" w:space="0" w:color="A6A6A6"/>
              <w:right w:val="single" w:sz="8" w:space="0" w:color="A6A6A6"/>
            </w:tcBorders>
            <w:shd w:val="clear" w:color="auto" w:fill="auto"/>
            <w:vAlign w:val="center"/>
            <w:hideMark/>
          </w:tcPr>
          <w:p w14:paraId="710DEF06" w14:textId="77777777" w:rsidR="00C8129E" w:rsidRPr="00844FFB" w:rsidRDefault="00C8129E" w:rsidP="00A23D18">
            <w:pPr>
              <w:rPr>
                <w:rFonts w:ascii="Aptos Narrow" w:hAnsi="Aptos Narrow"/>
                <w:color w:val="000000"/>
                <w:sz w:val="22"/>
                <w:szCs w:val="22"/>
              </w:rPr>
            </w:pPr>
            <w:r w:rsidRPr="00844FFB">
              <w:rPr>
                <w:rFonts w:ascii="Aptos Narrow" w:hAnsi="Aptos Narrow"/>
                <w:color w:val="000000"/>
                <w:sz w:val="22"/>
                <w:szCs w:val="22"/>
              </w:rPr>
              <w:t xml:space="preserve">- </w:t>
            </w:r>
            <w:proofErr w:type="spellStart"/>
            <w:r w:rsidRPr="00844FFB">
              <w:rPr>
                <w:rFonts w:ascii="Arial Unicode MS" w:hAnsi="Arial Unicode MS"/>
                <w:color w:val="000000"/>
                <w:szCs w:val="20"/>
              </w:rPr>
              <w:t>pandas.corr</w:t>
            </w:r>
            <w:proofErr w:type="spellEnd"/>
            <w:r w:rsidRPr="00844FFB">
              <w:rPr>
                <w:rFonts w:ascii="Arial Unicode MS" w:hAnsi="Arial Unicode MS"/>
                <w:color w:val="000000"/>
                <w:szCs w:val="20"/>
              </w:rPr>
              <w:t>()</w:t>
            </w:r>
            <w:r w:rsidRPr="00844FFB">
              <w:rPr>
                <w:rFonts w:ascii="Aptos Narrow" w:hAnsi="Aptos Narrow"/>
                <w:color w:val="000000"/>
                <w:sz w:val="22"/>
                <w:szCs w:val="22"/>
              </w:rPr>
              <w:t xml:space="preserve"> for correlation analysis</w:t>
            </w:r>
          </w:p>
        </w:tc>
        <w:tc>
          <w:tcPr>
            <w:tcW w:w="1308" w:type="pct"/>
            <w:tcBorders>
              <w:top w:val="nil"/>
              <w:left w:val="nil"/>
              <w:bottom w:val="single" w:sz="8" w:space="0" w:color="A6A6A6"/>
              <w:right w:val="single" w:sz="8" w:space="0" w:color="A6A6A6"/>
            </w:tcBorders>
            <w:shd w:val="clear" w:color="auto" w:fill="auto"/>
            <w:vAlign w:val="center"/>
            <w:hideMark/>
          </w:tcPr>
          <w:p w14:paraId="3E97AD52" w14:textId="77777777" w:rsidR="00C8129E" w:rsidRPr="00844FFB" w:rsidRDefault="00C8129E" w:rsidP="00A23D18">
            <w:pPr>
              <w:rPr>
                <w:rFonts w:ascii="Aptos Narrow" w:hAnsi="Aptos Narrow"/>
                <w:color w:val="000000"/>
                <w:sz w:val="22"/>
                <w:szCs w:val="22"/>
              </w:rPr>
            </w:pPr>
            <w:r w:rsidRPr="00844FFB">
              <w:rPr>
                <w:rFonts w:ascii="Aptos Narrow" w:hAnsi="Aptos Narrow"/>
                <w:color w:val="000000"/>
                <w:sz w:val="22"/>
                <w:szCs w:val="22"/>
              </w:rPr>
              <w:t xml:space="preserve">- </w:t>
            </w:r>
            <w:proofErr w:type="spellStart"/>
            <w:r w:rsidRPr="00844FFB">
              <w:rPr>
                <w:rFonts w:ascii="Arial Unicode MS" w:hAnsi="Arial Unicode MS"/>
                <w:color w:val="000000"/>
                <w:szCs w:val="20"/>
              </w:rPr>
              <w:t>cor</w:t>
            </w:r>
            <w:proofErr w:type="spellEnd"/>
            <w:r w:rsidRPr="00844FFB">
              <w:rPr>
                <w:rFonts w:ascii="Arial Unicode MS" w:hAnsi="Arial Unicode MS"/>
                <w:color w:val="000000"/>
                <w:szCs w:val="20"/>
              </w:rPr>
              <w:t>()</w:t>
            </w:r>
            <w:r w:rsidRPr="00844FFB">
              <w:rPr>
                <w:rFonts w:ascii="Aptos Narrow" w:hAnsi="Aptos Narrow"/>
                <w:color w:val="000000"/>
                <w:sz w:val="22"/>
                <w:szCs w:val="22"/>
              </w:rPr>
              <w:t xml:space="preserve"> function for correlation analysis</w:t>
            </w:r>
          </w:p>
        </w:tc>
      </w:tr>
      <w:tr w:rsidR="00C8129E" w:rsidRPr="00844FFB" w14:paraId="1FED6FC3" w14:textId="77777777" w:rsidTr="00A23D18">
        <w:trPr>
          <w:trHeight w:val="1170"/>
        </w:trPr>
        <w:tc>
          <w:tcPr>
            <w:tcW w:w="932" w:type="pct"/>
            <w:vMerge/>
            <w:tcBorders>
              <w:top w:val="nil"/>
              <w:left w:val="single" w:sz="8" w:space="0" w:color="A6A6A6"/>
              <w:bottom w:val="single" w:sz="8" w:space="0" w:color="A6A6A6"/>
              <w:right w:val="single" w:sz="8" w:space="0" w:color="A6A6A6"/>
            </w:tcBorders>
            <w:vAlign w:val="center"/>
            <w:hideMark/>
          </w:tcPr>
          <w:p w14:paraId="5EAD9C2A" w14:textId="77777777" w:rsidR="00C8129E" w:rsidRPr="00844FFB" w:rsidRDefault="00C8129E" w:rsidP="00A23D18">
            <w:pPr>
              <w:rPr>
                <w:rFonts w:ascii="Aptos Narrow" w:hAnsi="Aptos Narrow"/>
                <w:b/>
                <w:bCs/>
                <w:color w:val="000000"/>
                <w:sz w:val="22"/>
                <w:szCs w:val="22"/>
              </w:rPr>
            </w:pPr>
          </w:p>
        </w:tc>
        <w:tc>
          <w:tcPr>
            <w:tcW w:w="1302" w:type="pct"/>
            <w:tcBorders>
              <w:top w:val="nil"/>
              <w:left w:val="nil"/>
              <w:bottom w:val="single" w:sz="8" w:space="0" w:color="A6A6A6"/>
              <w:right w:val="single" w:sz="8" w:space="0" w:color="A6A6A6"/>
            </w:tcBorders>
            <w:shd w:val="clear" w:color="auto" w:fill="auto"/>
            <w:vAlign w:val="center"/>
            <w:hideMark/>
          </w:tcPr>
          <w:p w14:paraId="454CCDA6" w14:textId="77777777" w:rsidR="00C8129E" w:rsidRPr="00844FFB" w:rsidRDefault="00C8129E" w:rsidP="00A23D18">
            <w:pPr>
              <w:rPr>
                <w:rFonts w:ascii="Aptos Narrow" w:hAnsi="Aptos Narrow"/>
                <w:color w:val="000000"/>
                <w:sz w:val="22"/>
                <w:szCs w:val="22"/>
              </w:rPr>
            </w:pPr>
            <w:r w:rsidRPr="00844FFB">
              <w:rPr>
                <w:rFonts w:ascii="Aptos Narrow" w:hAnsi="Aptos Narrow"/>
                <w:color w:val="000000"/>
                <w:sz w:val="22"/>
                <w:szCs w:val="22"/>
              </w:rPr>
              <w:t xml:space="preserve">- </w:t>
            </w:r>
            <w:r w:rsidRPr="00844FFB">
              <w:rPr>
                <w:rFonts w:ascii="Arial Unicode MS" w:hAnsi="Arial Unicode MS"/>
                <w:color w:val="000000"/>
                <w:szCs w:val="20"/>
              </w:rPr>
              <w:t>PROC GLMSELECT</w:t>
            </w:r>
            <w:r w:rsidRPr="00844FFB">
              <w:rPr>
                <w:rFonts w:ascii="Aptos Narrow" w:hAnsi="Aptos Narrow"/>
                <w:color w:val="000000"/>
                <w:sz w:val="22"/>
                <w:szCs w:val="22"/>
              </w:rPr>
              <w:t xml:space="preserve"> for implementing feature selection methods</w:t>
            </w:r>
          </w:p>
        </w:tc>
        <w:tc>
          <w:tcPr>
            <w:tcW w:w="1458" w:type="pct"/>
            <w:tcBorders>
              <w:top w:val="nil"/>
              <w:left w:val="nil"/>
              <w:bottom w:val="single" w:sz="8" w:space="0" w:color="A6A6A6"/>
              <w:right w:val="single" w:sz="8" w:space="0" w:color="A6A6A6"/>
            </w:tcBorders>
            <w:shd w:val="clear" w:color="auto" w:fill="auto"/>
            <w:vAlign w:val="center"/>
            <w:hideMark/>
          </w:tcPr>
          <w:p w14:paraId="2E7A43B4" w14:textId="77777777" w:rsidR="00C8129E" w:rsidRPr="00844FFB" w:rsidRDefault="00C8129E" w:rsidP="00A23D18">
            <w:pPr>
              <w:rPr>
                <w:rFonts w:ascii="Aptos Narrow" w:hAnsi="Aptos Narrow"/>
                <w:color w:val="000000"/>
                <w:sz w:val="22"/>
                <w:szCs w:val="22"/>
              </w:rPr>
            </w:pPr>
            <w:r w:rsidRPr="00844FFB">
              <w:rPr>
                <w:rFonts w:ascii="Aptos Narrow" w:hAnsi="Aptos Narrow"/>
                <w:color w:val="000000"/>
                <w:sz w:val="22"/>
                <w:szCs w:val="22"/>
              </w:rPr>
              <w:t xml:space="preserve">- </w:t>
            </w:r>
            <w:proofErr w:type="spellStart"/>
            <w:r w:rsidRPr="00844FFB">
              <w:rPr>
                <w:rFonts w:ascii="Arial Unicode MS" w:hAnsi="Arial Unicode MS"/>
                <w:color w:val="000000"/>
                <w:szCs w:val="20"/>
              </w:rPr>
              <w:t>sklearn.feature_selection.RFE</w:t>
            </w:r>
            <w:proofErr w:type="spellEnd"/>
            <w:r w:rsidRPr="00844FFB">
              <w:rPr>
                <w:rFonts w:ascii="Aptos Narrow" w:hAnsi="Aptos Narrow"/>
                <w:color w:val="000000"/>
                <w:sz w:val="22"/>
                <w:szCs w:val="22"/>
              </w:rPr>
              <w:t xml:space="preserve"> for wrapper-based feature selection</w:t>
            </w:r>
          </w:p>
        </w:tc>
        <w:tc>
          <w:tcPr>
            <w:tcW w:w="1308" w:type="pct"/>
            <w:tcBorders>
              <w:top w:val="nil"/>
              <w:left w:val="nil"/>
              <w:bottom w:val="single" w:sz="8" w:space="0" w:color="A6A6A6"/>
              <w:right w:val="single" w:sz="8" w:space="0" w:color="A6A6A6"/>
            </w:tcBorders>
            <w:shd w:val="clear" w:color="auto" w:fill="auto"/>
            <w:vAlign w:val="center"/>
            <w:hideMark/>
          </w:tcPr>
          <w:p w14:paraId="23842789" w14:textId="77777777" w:rsidR="00C8129E" w:rsidRPr="00844FFB" w:rsidRDefault="00C8129E" w:rsidP="00A23D18">
            <w:pPr>
              <w:rPr>
                <w:rFonts w:ascii="Aptos Narrow" w:hAnsi="Aptos Narrow"/>
                <w:color w:val="000000"/>
                <w:sz w:val="22"/>
                <w:szCs w:val="22"/>
              </w:rPr>
            </w:pPr>
            <w:r w:rsidRPr="00844FFB">
              <w:rPr>
                <w:rFonts w:ascii="Aptos Narrow" w:hAnsi="Aptos Narrow"/>
                <w:color w:val="000000"/>
                <w:sz w:val="22"/>
                <w:szCs w:val="22"/>
              </w:rPr>
              <w:t xml:space="preserve">- </w:t>
            </w:r>
            <w:r w:rsidRPr="00844FFB">
              <w:rPr>
                <w:rFonts w:ascii="Arial Unicode MS" w:hAnsi="Arial Unicode MS"/>
                <w:color w:val="000000"/>
                <w:szCs w:val="20"/>
              </w:rPr>
              <w:t>caret</w:t>
            </w:r>
            <w:r w:rsidRPr="00844FFB">
              <w:rPr>
                <w:rFonts w:ascii="Aptos Narrow" w:hAnsi="Aptos Narrow"/>
                <w:color w:val="000000"/>
                <w:sz w:val="22"/>
                <w:szCs w:val="22"/>
              </w:rPr>
              <w:t xml:space="preserve"> package for feature selection with various methods</w:t>
            </w:r>
          </w:p>
        </w:tc>
      </w:tr>
      <w:tr w:rsidR="00C8129E" w:rsidRPr="00844FFB" w14:paraId="2BC71273" w14:textId="77777777" w:rsidTr="00A23D18">
        <w:trPr>
          <w:trHeight w:val="915"/>
        </w:trPr>
        <w:tc>
          <w:tcPr>
            <w:tcW w:w="932" w:type="pct"/>
            <w:vMerge w:val="restart"/>
            <w:tcBorders>
              <w:top w:val="nil"/>
              <w:left w:val="single" w:sz="8" w:space="0" w:color="A6A6A6"/>
              <w:bottom w:val="single" w:sz="8" w:space="0" w:color="A6A6A6"/>
              <w:right w:val="single" w:sz="8" w:space="0" w:color="A6A6A6"/>
            </w:tcBorders>
            <w:shd w:val="clear" w:color="auto" w:fill="auto"/>
            <w:vAlign w:val="center"/>
            <w:hideMark/>
          </w:tcPr>
          <w:p w14:paraId="72E56022" w14:textId="77777777" w:rsidR="00C8129E" w:rsidRPr="00844FFB" w:rsidRDefault="00C8129E" w:rsidP="00A23D18">
            <w:pPr>
              <w:rPr>
                <w:rFonts w:ascii="Aptos Narrow" w:hAnsi="Aptos Narrow"/>
                <w:b/>
                <w:bCs/>
                <w:color w:val="000000"/>
                <w:sz w:val="22"/>
                <w:szCs w:val="22"/>
              </w:rPr>
            </w:pPr>
            <w:r w:rsidRPr="00844FFB">
              <w:rPr>
                <w:rFonts w:ascii="Aptos Narrow" w:hAnsi="Aptos Narrow"/>
                <w:b/>
                <w:bCs/>
                <w:color w:val="000000"/>
                <w:sz w:val="22"/>
                <w:szCs w:val="22"/>
              </w:rPr>
              <w:t>Feature Engineering</w:t>
            </w:r>
          </w:p>
        </w:tc>
        <w:tc>
          <w:tcPr>
            <w:tcW w:w="1302" w:type="pct"/>
            <w:tcBorders>
              <w:top w:val="nil"/>
              <w:left w:val="nil"/>
              <w:bottom w:val="single" w:sz="8" w:space="0" w:color="A6A6A6"/>
              <w:right w:val="single" w:sz="8" w:space="0" w:color="A6A6A6"/>
            </w:tcBorders>
            <w:shd w:val="clear" w:color="auto" w:fill="auto"/>
            <w:vAlign w:val="center"/>
            <w:hideMark/>
          </w:tcPr>
          <w:p w14:paraId="64A5DF73" w14:textId="77777777" w:rsidR="00C8129E" w:rsidRPr="00844FFB" w:rsidRDefault="00C8129E" w:rsidP="00A23D18">
            <w:pPr>
              <w:rPr>
                <w:rFonts w:ascii="Aptos Narrow" w:hAnsi="Aptos Narrow"/>
                <w:color w:val="000000"/>
                <w:sz w:val="22"/>
                <w:szCs w:val="22"/>
              </w:rPr>
            </w:pPr>
            <w:r w:rsidRPr="00844FFB">
              <w:rPr>
                <w:rFonts w:ascii="Aptos Narrow" w:hAnsi="Aptos Narrow"/>
                <w:color w:val="000000"/>
                <w:sz w:val="22"/>
                <w:szCs w:val="22"/>
              </w:rPr>
              <w:t xml:space="preserve">- Use </w:t>
            </w:r>
            <w:r w:rsidRPr="00844FFB">
              <w:rPr>
                <w:rFonts w:ascii="Arial Unicode MS" w:hAnsi="Arial Unicode MS"/>
                <w:color w:val="000000"/>
                <w:szCs w:val="20"/>
              </w:rPr>
              <w:t>PROC STANDARDIZE</w:t>
            </w:r>
            <w:r w:rsidRPr="00844FFB">
              <w:rPr>
                <w:rFonts w:ascii="Aptos Narrow" w:hAnsi="Aptos Narrow"/>
                <w:color w:val="000000"/>
                <w:sz w:val="22"/>
                <w:szCs w:val="22"/>
              </w:rPr>
              <w:t xml:space="preserve"> for feature scaling</w:t>
            </w:r>
          </w:p>
        </w:tc>
        <w:tc>
          <w:tcPr>
            <w:tcW w:w="1458" w:type="pct"/>
            <w:tcBorders>
              <w:top w:val="nil"/>
              <w:left w:val="nil"/>
              <w:bottom w:val="single" w:sz="8" w:space="0" w:color="A6A6A6"/>
              <w:right w:val="single" w:sz="8" w:space="0" w:color="A6A6A6"/>
            </w:tcBorders>
            <w:shd w:val="clear" w:color="auto" w:fill="auto"/>
            <w:vAlign w:val="center"/>
            <w:hideMark/>
          </w:tcPr>
          <w:p w14:paraId="4A7A3C95" w14:textId="77777777" w:rsidR="00C8129E" w:rsidRPr="00844FFB" w:rsidRDefault="00C8129E" w:rsidP="00A23D18">
            <w:pPr>
              <w:rPr>
                <w:rFonts w:ascii="Aptos Narrow" w:hAnsi="Aptos Narrow"/>
                <w:color w:val="000000"/>
                <w:sz w:val="22"/>
                <w:szCs w:val="22"/>
              </w:rPr>
            </w:pPr>
            <w:r w:rsidRPr="00844FFB">
              <w:rPr>
                <w:rFonts w:ascii="Aptos Narrow" w:hAnsi="Aptos Narrow"/>
                <w:color w:val="000000"/>
                <w:sz w:val="22"/>
                <w:szCs w:val="22"/>
              </w:rPr>
              <w:t xml:space="preserve">- </w:t>
            </w:r>
            <w:r w:rsidRPr="00844FFB">
              <w:rPr>
                <w:rFonts w:ascii="Arial Unicode MS" w:hAnsi="Arial Unicode MS"/>
                <w:color w:val="000000"/>
                <w:szCs w:val="20"/>
              </w:rPr>
              <w:t>StandardScaler</w:t>
            </w:r>
            <w:r w:rsidRPr="00844FFB">
              <w:rPr>
                <w:rFonts w:ascii="Aptos Narrow" w:hAnsi="Aptos Narrow"/>
                <w:color w:val="000000"/>
                <w:sz w:val="22"/>
                <w:szCs w:val="22"/>
              </w:rPr>
              <w:t xml:space="preserve"> and </w:t>
            </w:r>
            <w:proofErr w:type="spellStart"/>
            <w:r w:rsidRPr="00844FFB">
              <w:rPr>
                <w:rFonts w:ascii="Arial Unicode MS" w:hAnsi="Arial Unicode MS"/>
                <w:color w:val="000000"/>
                <w:szCs w:val="20"/>
              </w:rPr>
              <w:t>MinMaxScaler</w:t>
            </w:r>
            <w:proofErr w:type="spellEnd"/>
            <w:r w:rsidRPr="00844FFB">
              <w:rPr>
                <w:rFonts w:ascii="Aptos Narrow" w:hAnsi="Aptos Narrow"/>
                <w:color w:val="000000"/>
                <w:sz w:val="22"/>
                <w:szCs w:val="22"/>
              </w:rPr>
              <w:t xml:space="preserve"> from </w:t>
            </w:r>
            <w:proofErr w:type="spellStart"/>
            <w:r w:rsidRPr="00844FFB">
              <w:rPr>
                <w:rFonts w:ascii="Arial Unicode MS" w:hAnsi="Arial Unicode MS"/>
                <w:color w:val="000000"/>
                <w:szCs w:val="20"/>
              </w:rPr>
              <w:t>sklearn</w:t>
            </w:r>
            <w:proofErr w:type="spellEnd"/>
            <w:r w:rsidRPr="00844FFB">
              <w:rPr>
                <w:rFonts w:ascii="Aptos Narrow" w:hAnsi="Aptos Narrow"/>
                <w:color w:val="000000"/>
                <w:sz w:val="22"/>
                <w:szCs w:val="22"/>
              </w:rPr>
              <w:t xml:space="preserve"> for scaling</w:t>
            </w:r>
          </w:p>
        </w:tc>
        <w:tc>
          <w:tcPr>
            <w:tcW w:w="1308" w:type="pct"/>
            <w:tcBorders>
              <w:top w:val="nil"/>
              <w:left w:val="nil"/>
              <w:bottom w:val="single" w:sz="8" w:space="0" w:color="A6A6A6"/>
              <w:right w:val="single" w:sz="8" w:space="0" w:color="A6A6A6"/>
            </w:tcBorders>
            <w:shd w:val="clear" w:color="auto" w:fill="auto"/>
            <w:vAlign w:val="center"/>
            <w:hideMark/>
          </w:tcPr>
          <w:p w14:paraId="4E72F8FE" w14:textId="77777777" w:rsidR="00C8129E" w:rsidRPr="00844FFB" w:rsidRDefault="00C8129E" w:rsidP="00A23D18">
            <w:pPr>
              <w:rPr>
                <w:rFonts w:ascii="Aptos Narrow" w:hAnsi="Aptos Narrow"/>
                <w:color w:val="000000"/>
                <w:sz w:val="22"/>
                <w:szCs w:val="22"/>
              </w:rPr>
            </w:pPr>
            <w:r w:rsidRPr="00844FFB">
              <w:rPr>
                <w:rFonts w:ascii="Aptos Narrow" w:hAnsi="Aptos Narrow"/>
                <w:color w:val="000000"/>
                <w:sz w:val="22"/>
                <w:szCs w:val="22"/>
              </w:rPr>
              <w:t xml:space="preserve">- Use </w:t>
            </w:r>
            <w:r w:rsidRPr="00844FFB">
              <w:rPr>
                <w:rFonts w:ascii="Arial Unicode MS" w:hAnsi="Arial Unicode MS"/>
                <w:color w:val="000000"/>
                <w:szCs w:val="20"/>
              </w:rPr>
              <w:t>scale()</w:t>
            </w:r>
            <w:r w:rsidRPr="00844FFB">
              <w:rPr>
                <w:rFonts w:ascii="Aptos Narrow" w:hAnsi="Aptos Narrow"/>
                <w:color w:val="000000"/>
                <w:sz w:val="22"/>
                <w:szCs w:val="22"/>
              </w:rPr>
              <w:t xml:space="preserve"> for feature scaling</w:t>
            </w:r>
          </w:p>
        </w:tc>
      </w:tr>
      <w:tr w:rsidR="00C8129E" w:rsidRPr="00844FFB" w14:paraId="7DF12F74" w14:textId="77777777" w:rsidTr="00A23D18">
        <w:trPr>
          <w:trHeight w:val="915"/>
        </w:trPr>
        <w:tc>
          <w:tcPr>
            <w:tcW w:w="932" w:type="pct"/>
            <w:vMerge/>
            <w:tcBorders>
              <w:top w:val="nil"/>
              <w:left w:val="single" w:sz="8" w:space="0" w:color="A6A6A6"/>
              <w:bottom w:val="single" w:sz="8" w:space="0" w:color="A6A6A6"/>
              <w:right w:val="single" w:sz="8" w:space="0" w:color="A6A6A6"/>
            </w:tcBorders>
            <w:vAlign w:val="center"/>
            <w:hideMark/>
          </w:tcPr>
          <w:p w14:paraId="0F1B8804" w14:textId="77777777" w:rsidR="00C8129E" w:rsidRPr="00844FFB" w:rsidRDefault="00C8129E" w:rsidP="00A23D18">
            <w:pPr>
              <w:rPr>
                <w:rFonts w:ascii="Aptos Narrow" w:hAnsi="Aptos Narrow"/>
                <w:b/>
                <w:bCs/>
                <w:color w:val="000000"/>
                <w:sz w:val="22"/>
                <w:szCs w:val="22"/>
              </w:rPr>
            </w:pPr>
          </w:p>
        </w:tc>
        <w:tc>
          <w:tcPr>
            <w:tcW w:w="1302" w:type="pct"/>
            <w:tcBorders>
              <w:top w:val="nil"/>
              <w:left w:val="nil"/>
              <w:bottom w:val="single" w:sz="8" w:space="0" w:color="A6A6A6"/>
              <w:right w:val="single" w:sz="8" w:space="0" w:color="A6A6A6"/>
            </w:tcBorders>
            <w:shd w:val="clear" w:color="auto" w:fill="auto"/>
            <w:vAlign w:val="center"/>
            <w:hideMark/>
          </w:tcPr>
          <w:p w14:paraId="2E3DCACF" w14:textId="77777777" w:rsidR="00C8129E" w:rsidRPr="00844FFB" w:rsidRDefault="00C8129E" w:rsidP="00A23D18">
            <w:pPr>
              <w:rPr>
                <w:rFonts w:ascii="Aptos Narrow" w:hAnsi="Aptos Narrow"/>
                <w:color w:val="000000"/>
                <w:sz w:val="22"/>
                <w:szCs w:val="22"/>
              </w:rPr>
            </w:pPr>
            <w:r w:rsidRPr="00844FFB">
              <w:rPr>
                <w:rFonts w:ascii="Aptos Narrow" w:hAnsi="Aptos Narrow"/>
                <w:color w:val="000000"/>
                <w:sz w:val="22"/>
                <w:szCs w:val="22"/>
              </w:rPr>
              <w:t xml:space="preserve">- Create interaction terms with </w:t>
            </w:r>
            <w:r w:rsidRPr="00844FFB">
              <w:rPr>
                <w:rFonts w:ascii="Arial Unicode MS" w:hAnsi="Arial Unicode MS"/>
                <w:color w:val="000000"/>
                <w:szCs w:val="20"/>
              </w:rPr>
              <w:t>DATA</w:t>
            </w:r>
            <w:r w:rsidRPr="00844FFB">
              <w:rPr>
                <w:rFonts w:ascii="Aptos Narrow" w:hAnsi="Aptos Narrow"/>
                <w:color w:val="000000"/>
                <w:sz w:val="22"/>
                <w:szCs w:val="22"/>
              </w:rPr>
              <w:t xml:space="preserve"> steps</w:t>
            </w:r>
          </w:p>
        </w:tc>
        <w:tc>
          <w:tcPr>
            <w:tcW w:w="1458" w:type="pct"/>
            <w:tcBorders>
              <w:top w:val="nil"/>
              <w:left w:val="nil"/>
              <w:bottom w:val="single" w:sz="8" w:space="0" w:color="A6A6A6"/>
              <w:right w:val="single" w:sz="8" w:space="0" w:color="A6A6A6"/>
            </w:tcBorders>
            <w:shd w:val="clear" w:color="auto" w:fill="auto"/>
            <w:vAlign w:val="center"/>
            <w:hideMark/>
          </w:tcPr>
          <w:p w14:paraId="139A3A5F" w14:textId="77777777" w:rsidR="00C8129E" w:rsidRPr="00844FFB" w:rsidRDefault="00C8129E" w:rsidP="00A23D18">
            <w:pPr>
              <w:rPr>
                <w:rFonts w:ascii="Aptos Narrow" w:hAnsi="Aptos Narrow"/>
                <w:color w:val="000000"/>
                <w:sz w:val="22"/>
                <w:szCs w:val="22"/>
              </w:rPr>
            </w:pPr>
            <w:r w:rsidRPr="00844FFB">
              <w:rPr>
                <w:rFonts w:ascii="Aptos Narrow" w:hAnsi="Aptos Narrow"/>
                <w:color w:val="000000"/>
                <w:sz w:val="22"/>
                <w:szCs w:val="22"/>
              </w:rPr>
              <w:t xml:space="preserve">- Use </w:t>
            </w:r>
            <w:proofErr w:type="spellStart"/>
            <w:r w:rsidRPr="00844FFB">
              <w:rPr>
                <w:rFonts w:ascii="Arial Unicode MS" w:hAnsi="Arial Unicode MS"/>
                <w:color w:val="000000"/>
                <w:szCs w:val="20"/>
              </w:rPr>
              <w:t>PolynomialFeatures</w:t>
            </w:r>
            <w:proofErr w:type="spellEnd"/>
            <w:r w:rsidRPr="00844FFB">
              <w:rPr>
                <w:rFonts w:ascii="Aptos Narrow" w:hAnsi="Aptos Narrow"/>
                <w:color w:val="000000"/>
                <w:sz w:val="22"/>
                <w:szCs w:val="22"/>
              </w:rPr>
              <w:t xml:space="preserve"> for creating interaction terms</w:t>
            </w:r>
          </w:p>
        </w:tc>
        <w:tc>
          <w:tcPr>
            <w:tcW w:w="1308" w:type="pct"/>
            <w:tcBorders>
              <w:top w:val="nil"/>
              <w:left w:val="nil"/>
              <w:bottom w:val="single" w:sz="8" w:space="0" w:color="A6A6A6"/>
              <w:right w:val="single" w:sz="8" w:space="0" w:color="A6A6A6"/>
            </w:tcBorders>
            <w:shd w:val="clear" w:color="auto" w:fill="auto"/>
            <w:vAlign w:val="center"/>
            <w:hideMark/>
          </w:tcPr>
          <w:p w14:paraId="1EBE19D1" w14:textId="77777777" w:rsidR="00C8129E" w:rsidRPr="00844FFB" w:rsidRDefault="00C8129E" w:rsidP="00A23D18">
            <w:pPr>
              <w:rPr>
                <w:rFonts w:ascii="Aptos Narrow" w:hAnsi="Aptos Narrow"/>
                <w:color w:val="000000"/>
                <w:sz w:val="22"/>
                <w:szCs w:val="22"/>
              </w:rPr>
            </w:pPr>
            <w:r w:rsidRPr="00844FFB">
              <w:rPr>
                <w:rFonts w:ascii="Aptos Narrow" w:hAnsi="Aptos Narrow"/>
                <w:color w:val="000000"/>
                <w:sz w:val="22"/>
                <w:szCs w:val="22"/>
              </w:rPr>
              <w:t xml:space="preserve">- Create interaction terms with </w:t>
            </w:r>
            <w:r w:rsidRPr="00844FFB">
              <w:rPr>
                <w:rFonts w:ascii="Arial Unicode MS" w:hAnsi="Arial Unicode MS"/>
                <w:color w:val="000000"/>
                <w:szCs w:val="20"/>
              </w:rPr>
              <w:t>poly()</w:t>
            </w:r>
            <w:r w:rsidRPr="00844FFB">
              <w:rPr>
                <w:rFonts w:ascii="Aptos Narrow" w:hAnsi="Aptos Narrow"/>
                <w:color w:val="000000"/>
                <w:sz w:val="22"/>
                <w:szCs w:val="22"/>
              </w:rPr>
              <w:t xml:space="preserve"> function</w:t>
            </w:r>
          </w:p>
        </w:tc>
      </w:tr>
    </w:tbl>
    <w:p w14:paraId="28B66EC0" w14:textId="77777777" w:rsidR="00C8129E" w:rsidRDefault="00C8129E" w:rsidP="00C8129E">
      <w:pPr>
        <w:pStyle w:val="ABodyCopy"/>
        <w:ind w:left="0"/>
        <w:rPr>
          <w:rFonts w:asciiTheme="minorHAnsi" w:hAnsiTheme="minorHAnsi"/>
          <w:sz w:val="22"/>
          <w:szCs w:val="22"/>
        </w:rPr>
      </w:pPr>
    </w:p>
    <w:p w14:paraId="79C38E18" w14:textId="77777777" w:rsidR="00C8129E" w:rsidRPr="001468A9" w:rsidRDefault="00C8129E" w:rsidP="00C8129E">
      <w:pPr>
        <w:pStyle w:val="ABodyCopy"/>
        <w:ind w:left="0"/>
        <w:rPr>
          <w:rFonts w:asciiTheme="minorHAnsi" w:hAnsiTheme="minorHAnsi"/>
          <w:sz w:val="22"/>
          <w:szCs w:val="22"/>
        </w:rPr>
      </w:pPr>
    </w:p>
    <w:p w14:paraId="4E12F85C" w14:textId="77777777" w:rsidR="001017D3" w:rsidRDefault="001017D3" w:rsidP="00762095">
      <w:pPr>
        <w:pStyle w:val="ABodyCopy"/>
        <w:ind w:left="0"/>
      </w:pPr>
    </w:p>
    <w:p w14:paraId="7D68839B" w14:textId="77777777" w:rsidR="00C8129E" w:rsidRDefault="00C8129E" w:rsidP="00762095">
      <w:pPr>
        <w:pStyle w:val="ABodyCopy"/>
        <w:ind w:left="0"/>
      </w:pPr>
    </w:p>
    <w:p w14:paraId="34075C77" w14:textId="77777777" w:rsidR="00C8129E" w:rsidRDefault="00C8129E" w:rsidP="00762095">
      <w:pPr>
        <w:pStyle w:val="ABodyCopy"/>
        <w:ind w:left="0"/>
      </w:pPr>
    </w:p>
    <w:p w14:paraId="6F6998A4" w14:textId="77777777" w:rsidR="00C8129E" w:rsidRDefault="00C8129E" w:rsidP="00762095">
      <w:pPr>
        <w:pStyle w:val="ABodyCopy"/>
        <w:ind w:left="0"/>
      </w:pPr>
    </w:p>
    <w:p w14:paraId="5FE3AA82" w14:textId="77777777" w:rsidR="00C8129E" w:rsidRDefault="00C8129E" w:rsidP="00762095">
      <w:pPr>
        <w:pStyle w:val="ABodyCopy"/>
        <w:ind w:left="0"/>
      </w:pPr>
    </w:p>
    <w:p w14:paraId="7A88AC7C" w14:textId="77777777" w:rsidR="00C8129E" w:rsidRDefault="00C8129E" w:rsidP="00762095">
      <w:pPr>
        <w:pStyle w:val="ABodyCopy"/>
        <w:ind w:left="0"/>
      </w:pPr>
    </w:p>
    <w:p w14:paraId="16CA6C7C" w14:textId="77777777" w:rsidR="00C8129E" w:rsidRDefault="00C8129E" w:rsidP="00762095">
      <w:pPr>
        <w:pStyle w:val="ABodyCopy"/>
        <w:ind w:left="0"/>
      </w:pPr>
    </w:p>
    <w:p w14:paraId="05B070A8" w14:textId="77777777" w:rsidR="00C8129E" w:rsidRDefault="00C8129E" w:rsidP="00762095">
      <w:pPr>
        <w:pStyle w:val="ABodyCopy"/>
        <w:ind w:left="0"/>
      </w:pPr>
    </w:p>
    <w:p w14:paraId="60F8E14B" w14:textId="77777777" w:rsidR="00C8129E" w:rsidRDefault="00C8129E" w:rsidP="00762095">
      <w:pPr>
        <w:pStyle w:val="ABodyCopy"/>
        <w:ind w:left="0"/>
      </w:pPr>
    </w:p>
    <w:p w14:paraId="4A6EF73F" w14:textId="77777777" w:rsidR="00C8129E" w:rsidRDefault="00C8129E" w:rsidP="00762095">
      <w:pPr>
        <w:pStyle w:val="ABodyCopy"/>
        <w:ind w:left="0"/>
      </w:pPr>
    </w:p>
    <w:p w14:paraId="664E5289" w14:textId="77777777" w:rsidR="00C8129E" w:rsidRDefault="00C8129E" w:rsidP="00762095">
      <w:pPr>
        <w:pStyle w:val="ABodyCopy"/>
        <w:ind w:left="0"/>
      </w:pPr>
    </w:p>
    <w:p w14:paraId="41B52EAF" w14:textId="77777777" w:rsidR="00C8129E" w:rsidRDefault="00C8129E" w:rsidP="00762095">
      <w:pPr>
        <w:pStyle w:val="ABodyCopy"/>
        <w:ind w:left="0"/>
      </w:pPr>
    </w:p>
    <w:p w14:paraId="727CEBFC" w14:textId="77777777" w:rsidR="00C8129E" w:rsidRDefault="00C8129E" w:rsidP="00762095">
      <w:pPr>
        <w:pStyle w:val="ABodyCopy"/>
        <w:ind w:left="0"/>
      </w:pPr>
    </w:p>
    <w:p w14:paraId="784DEF6D" w14:textId="77777777" w:rsidR="00C8129E" w:rsidRDefault="00C8129E" w:rsidP="00762095">
      <w:pPr>
        <w:pStyle w:val="ABodyCopy"/>
        <w:ind w:left="0"/>
      </w:pPr>
    </w:p>
    <w:p w14:paraId="1BED56A3" w14:textId="77777777" w:rsidR="00C8129E" w:rsidRDefault="00C8129E" w:rsidP="00762095">
      <w:pPr>
        <w:pStyle w:val="ABodyCopy"/>
        <w:ind w:left="0"/>
      </w:pPr>
    </w:p>
    <w:p w14:paraId="4D50FA68" w14:textId="77777777" w:rsidR="00C8129E" w:rsidRDefault="00C8129E" w:rsidP="00762095">
      <w:pPr>
        <w:pStyle w:val="ABodyCopy"/>
        <w:ind w:left="0"/>
      </w:pPr>
    </w:p>
    <w:p w14:paraId="32AE64B1" w14:textId="77777777" w:rsidR="00C8129E" w:rsidRDefault="00C8129E" w:rsidP="00762095">
      <w:pPr>
        <w:pStyle w:val="ABodyCopy"/>
        <w:ind w:left="0"/>
      </w:pPr>
    </w:p>
    <w:p w14:paraId="733ECA57" w14:textId="77777777" w:rsidR="00C8129E" w:rsidRDefault="00C8129E" w:rsidP="00762095">
      <w:pPr>
        <w:pStyle w:val="ABodyCopy"/>
        <w:ind w:left="0"/>
      </w:pPr>
    </w:p>
    <w:p w14:paraId="5BA295C2" w14:textId="77777777" w:rsidR="00C8129E" w:rsidRDefault="00C8129E" w:rsidP="00762095">
      <w:pPr>
        <w:pStyle w:val="ABodyCopy"/>
        <w:ind w:left="0"/>
      </w:pPr>
    </w:p>
    <w:p w14:paraId="5B7066A7" w14:textId="77777777" w:rsidR="00C8129E" w:rsidRDefault="00C8129E" w:rsidP="00762095">
      <w:pPr>
        <w:pStyle w:val="ABodyCopy"/>
        <w:ind w:left="0"/>
      </w:pPr>
    </w:p>
    <w:p w14:paraId="78FB5406" w14:textId="77777777" w:rsidR="00C8129E" w:rsidRDefault="00C8129E" w:rsidP="00762095">
      <w:pPr>
        <w:pStyle w:val="ABodyCopy"/>
        <w:ind w:left="0"/>
      </w:pPr>
    </w:p>
    <w:p w14:paraId="25467C79" w14:textId="77777777" w:rsidR="00D73FC4" w:rsidRPr="007D1E20" w:rsidRDefault="00D73FC4" w:rsidP="00D73FC4">
      <w:pPr>
        <w:pStyle w:val="AChapTitle"/>
      </w:pPr>
      <w:bookmarkStart w:id="67" w:name="_Toc174889577"/>
      <w:r w:rsidRPr="007D1E20">
        <w:lastRenderedPageBreak/>
        <w:t xml:space="preserve">Chapter </w:t>
      </w:r>
      <w:r>
        <w:t>4</w:t>
      </w:r>
      <w:r w:rsidRPr="007D1E20">
        <w:t xml:space="preserve">: </w:t>
      </w:r>
      <w:r>
        <w:t>Model Pipeline</w:t>
      </w:r>
      <w:bookmarkEnd w:id="67"/>
    </w:p>
    <w:p w14:paraId="1C21E748" w14:textId="77777777" w:rsidR="00D73FC4" w:rsidRPr="007D1E20" w:rsidRDefault="00D73FC4" w:rsidP="00D73FC4">
      <w:pPr>
        <w:pStyle w:val="Heading1"/>
      </w:pPr>
      <w:bookmarkStart w:id="68" w:name="_Toc174889578"/>
      <w:r w:rsidRPr="007D1E20">
        <w:t>Overview</w:t>
      </w:r>
      <w:bookmarkEnd w:id="68"/>
    </w:p>
    <w:p w14:paraId="5BB266E8" w14:textId="77777777" w:rsidR="00D73FC4" w:rsidRPr="007D1E20" w:rsidRDefault="00D73FC4" w:rsidP="00D73FC4">
      <w:pPr>
        <w:pStyle w:val="ABodyCopy"/>
        <w:ind w:left="0"/>
      </w:pPr>
    </w:p>
    <w:p w14:paraId="6622C37F" w14:textId="77777777" w:rsidR="00D73FC4" w:rsidRPr="00300DB5" w:rsidRDefault="00D73FC4" w:rsidP="00D73FC4">
      <w:pPr>
        <w:rPr>
          <w:rFonts w:asciiTheme="minorHAnsi" w:hAnsiTheme="minorHAnsi" w:cstheme="minorHAnsi"/>
          <w:color w:val="111111"/>
          <w:sz w:val="22"/>
          <w:szCs w:val="22"/>
        </w:rPr>
      </w:pPr>
      <w:r w:rsidRPr="00300DB5">
        <w:rPr>
          <w:rFonts w:asciiTheme="minorHAnsi" w:hAnsiTheme="minorHAnsi" w:cstheme="minorHAnsi"/>
          <w:color w:val="111111"/>
          <w:sz w:val="22"/>
          <w:szCs w:val="22"/>
        </w:rPr>
        <w:t>In data science and machine learning, a </w:t>
      </w:r>
      <w:r>
        <w:rPr>
          <w:rFonts w:asciiTheme="minorHAnsi" w:hAnsiTheme="minorHAnsi" w:cstheme="minorHAnsi"/>
          <w:color w:val="111111"/>
          <w:sz w:val="22"/>
          <w:szCs w:val="22"/>
        </w:rPr>
        <w:t>m</w:t>
      </w:r>
      <w:r w:rsidRPr="00300DB5">
        <w:rPr>
          <w:rFonts w:asciiTheme="minorHAnsi" w:hAnsiTheme="minorHAnsi" w:cstheme="minorHAnsi"/>
          <w:color w:val="111111"/>
          <w:sz w:val="22"/>
          <w:szCs w:val="22"/>
        </w:rPr>
        <w:t xml:space="preserve">odel </w:t>
      </w:r>
      <w:r>
        <w:rPr>
          <w:rFonts w:asciiTheme="minorHAnsi" w:hAnsiTheme="minorHAnsi" w:cstheme="minorHAnsi"/>
          <w:color w:val="111111"/>
          <w:sz w:val="22"/>
          <w:szCs w:val="22"/>
        </w:rPr>
        <w:t>p</w:t>
      </w:r>
      <w:r w:rsidRPr="00300DB5">
        <w:rPr>
          <w:rFonts w:asciiTheme="minorHAnsi" w:hAnsiTheme="minorHAnsi" w:cstheme="minorHAnsi"/>
          <w:color w:val="111111"/>
          <w:sz w:val="22"/>
          <w:szCs w:val="22"/>
        </w:rPr>
        <w:t>ipeline is a critical concept that ensures the systematic and repeatable processing of data, leading to the development of robust models.</w:t>
      </w:r>
    </w:p>
    <w:p w14:paraId="5EB2CA95" w14:textId="77777777" w:rsidR="00D73FC4" w:rsidRPr="00300DB5" w:rsidRDefault="00D73FC4" w:rsidP="00D73FC4">
      <w:pPr>
        <w:spacing w:before="180"/>
        <w:rPr>
          <w:rFonts w:asciiTheme="minorHAnsi" w:hAnsiTheme="minorHAnsi" w:cstheme="minorHAnsi"/>
          <w:color w:val="111111"/>
          <w:sz w:val="22"/>
          <w:szCs w:val="22"/>
        </w:rPr>
      </w:pPr>
      <w:r w:rsidRPr="00300DB5">
        <w:rPr>
          <w:rFonts w:asciiTheme="minorHAnsi" w:hAnsiTheme="minorHAnsi" w:cstheme="minorHAnsi"/>
          <w:color w:val="111111"/>
          <w:sz w:val="22"/>
          <w:szCs w:val="22"/>
        </w:rPr>
        <w:t>A model pipeline is a sequence of steps</w:t>
      </w:r>
      <w:r>
        <w:rPr>
          <w:rFonts w:asciiTheme="minorHAnsi" w:hAnsiTheme="minorHAnsi" w:cstheme="minorHAnsi"/>
          <w:color w:val="111111"/>
          <w:sz w:val="22"/>
          <w:szCs w:val="22"/>
        </w:rPr>
        <w:t>, each representing a crucial stage in the machine learning process. These steps typically include data preprocessing, model development, performance evaluation, and hyperparameter tuning. The pipeline concludes with the model being applied</w:t>
      </w:r>
      <w:r w:rsidRPr="00300DB5">
        <w:rPr>
          <w:rFonts w:asciiTheme="minorHAnsi" w:hAnsiTheme="minorHAnsi" w:cstheme="minorHAnsi"/>
          <w:color w:val="111111"/>
          <w:sz w:val="22"/>
          <w:szCs w:val="22"/>
        </w:rPr>
        <w:t xml:space="preserve"> to new data for final performance evaluation.</w:t>
      </w:r>
    </w:p>
    <w:p w14:paraId="0C12A21B" w14:textId="77777777" w:rsidR="00D73FC4" w:rsidRPr="00300DB5" w:rsidRDefault="00D73FC4" w:rsidP="00D73FC4">
      <w:pPr>
        <w:spacing w:before="180"/>
        <w:rPr>
          <w:rFonts w:asciiTheme="minorHAnsi" w:hAnsiTheme="minorHAnsi" w:cstheme="minorHAnsi"/>
          <w:color w:val="111111"/>
          <w:sz w:val="22"/>
          <w:szCs w:val="22"/>
        </w:rPr>
      </w:pPr>
      <w:r w:rsidRPr="00300DB5">
        <w:rPr>
          <w:rFonts w:asciiTheme="minorHAnsi" w:hAnsiTheme="minorHAnsi" w:cstheme="minorHAnsi"/>
          <w:color w:val="111111"/>
          <w:sz w:val="22"/>
          <w:szCs w:val="22"/>
        </w:rPr>
        <w:t>The importance of a model pipeline lies in its ability to provide consistency, efficiency, and repeatability in machine learning projects. It allows for the automation of repetitive tasks, ensuring that each step is performed consistently across different datasets or iterations. This consistency is vital in maintaining the integrity of the results and ensuring that the insights drawn from the model are reliable.</w:t>
      </w:r>
    </w:p>
    <w:p w14:paraId="41E18F78" w14:textId="77777777" w:rsidR="00D73FC4" w:rsidRPr="00300DB5" w:rsidRDefault="00D73FC4" w:rsidP="00D73FC4">
      <w:pPr>
        <w:spacing w:before="180"/>
        <w:rPr>
          <w:rFonts w:asciiTheme="minorHAnsi" w:hAnsiTheme="minorHAnsi" w:cstheme="minorHAnsi"/>
          <w:color w:val="111111"/>
          <w:sz w:val="22"/>
          <w:szCs w:val="22"/>
        </w:rPr>
      </w:pPr>
      <w:r w:rsidRPr="00300DB5">
        <w:rPr>
          <w:rFonts w:asciiTheme="minorHAnsi" w:hAnsiTheme="minorHAnsi" w:cstheme="minorHAnsi"/>
          <w:color w:val="111111"/>
          <w:sz w:val="22"/>
          <w:szCs w:val="22"/>
        </w:rPr>
        <w:t>Each step in the model pipeline plays a pivotal role:</w:t>
      </w:r>
    </w:p>
    <w:p w14:paraId="0549C823" w14:textId="77777777" w:rsidR="00D73FC4" w:rsidRPr="00300DB5" w:rsidRDefault="00D73FC4" w:rsidP="00145AC7">
      <w:pPr>
        <w:numPr>
          <w:ilvl w:val="0"/>
          <w:numId w:val="85"/>
        </w:numPr>
        <w:spacing w:before="100" w:beforeAutospacing="1" w:after="100" w:afterAutospacing="1"/>
        <w:rPr>
          <w:rFonts w:asciiTheme="minorHAnsi" w:hAnsiTheme="minorHAnsi" w:cstheme="minorHAnsi"/>
          <w:color w:val="111111"/>
          <w:sz w:val="22"/>
          <w:szCs w:val="22"/>
        </w:rPr>
      </w:pPr>
      <w:r w:rsidRPr="00300DB5">
        <w:rPr>
          <w:rFonts w:asciiTheme="minorHAnsi" w:hAnsiTheme="minorHAnsi" w:cstheme="minorHAnsi"/>
          <w:b/>
          <w:bCs/>
          <w:color w:val="111111"/>
          <w:sz w:val="22"/>
          <w:szCs w:val="22"/>
        </w:rPr>
        <w:t>Data preprocessing</w:t>
      </w:r>
      <w:r w:rsidRPr="00300DB5">
        <w:rPr>
          <w:rFonts w:asciiTheme="minorHAnsi" w:hAnsiTheme="minorHAnsi" w:cstheme="minorHAnsi"/>
          <w:color w:val="111111"/>
          <w:sz w:val="22"/>
          <w:szCs w:val="22"/>
        </w:rPr>
        <w:t> prepares the raw data for analysis and modeling. It includes steps such as outlier treatment, missing value imputation, and categorical variable encoding.</w:t>
      </w:r>
    </w:p>
    <w:p w14:paraId="7A8F9C83" w14:textId="77777777" w:rsidR="00D73FC4" w:rsidRPr="00300DB5" w:rsidRDefault="00D73FC4" w:rsidP="00145AC7">
      <w:pPr>
        <w:numPr>
          <w:ilvl w:val="0"/>
          <w:numId w:val="85"/>
        </w:numPr>
        <w:spacing w:before="100" w:beforeAutospacing="1" w:after="100" w:afterAutospacing="1"/>
        <w:rPr>
          <w:rFonts w:asciiTheme="minorHAnsi" w:hAnsiTheme="minorHAnsi" w:cstheme="minorHAnsi"/>
          <w:color w:val="111111"/>
          <w:sz w:val="22"/>
          <w:szCs w:val="22"/>
        </w:rPr>
      </w:pPr>
      <w:r w:rsidRPr="00300DB5">
        <w:rPr>
          <w:rFonts w:asciiTheme="minorHAnsi" w:hAnsiTheme="minorHAnsi" w:cstheme="minorHAnsi"/>
          <w:b/>
          <w:bCs/>
          <w:color w:val="111111"/>
          <w:sz w:val="22"/>
          <w:szCs w:val="22"/>
        </w:rPr>
        <w:t>Model development</w:t>
      </w:r>
      <w:r w:rsidRPr="00300DB5">
        <w:rPr>
          <w:rFonts w:asciiTheme="minorHAnsi" w:hAnsiTheme="minorHAnsi" w:cstheme="minorHAnsi"/>
          <w:color w:val="111111"/>
          <w:sz w:val="22"/>
          <w:szCs w:val="22"/>
        </w:rPr>
        <w:t> involves selecting an appropriate algorithm and training it on the preprocessed data.</w:t>
      </w:r>
    </w:p>
    <w:p w14:paraId="72743776" w14:textId="77777777" w:rsidR="00D73FC4" w:rsidRDefault="00D73FC4" w:rsidP="00145AC7">
      <w:pPr>
        <w:numPr>
          <w:ilvl w:val="0"/>
          <w:numId w:val="85"/>
        </w:numPr>
        <w:spacing w:before="100" w:beforeAutospacing="1" w:after="100" w:afterAutospacing="1"/>
        <w:rPr>
          <w:rFonts w:asciiTheme="minorHAnsi" w:hAnsiTheme="minorHAnsi" w:cstheme="minorHAnsi"/>
          <w:color w:val="111111"/>
          <w:sz w:val="22"/>
          <w:szCs w:val="22"/>
        </w:rPr>
      </w:pPr>
      <w:r w:rsidRPr="00300DB5">
        <w:rPr>
          <w:rFonts w:asciiTheme="minorHAnsi" w:hAnsiTheme="minorHAnsi" w:cstheme="minorHAnsi"/>
          <w:b/>
          <w:bCs/>
          <w:color w:val="111111"/>
          <w:sz w:val="22"/>
          <w:szCs w:val="22"/>
        </w:rPr>
        <w:t>Hyperparameter tuning</w:t>
      </w:r>
      <w:r w:rsidRPr="00300DB5">
        <w:rPr>
          <w:rFonts w:asciiTheme="minorHAnsi" w:hAnsiTheme="minorHAnsi" w:cstheme="minorHAnsi"/>
          <w:color w:val="111111"/>
          <w:sz w:val="22"/>
          <w:szCs w:val="22"/>
        </w:rPr>
        <w:t> optimizes the parameters of the model to improve its performance.</w:t>
      </w:r>
    </w:p>
    <w:p w14:paraId="6F809D08" w14:textId="77777777" w:rsidR="00D73FC4" w:rsidRPr="00300DB5" w:rsidRDefault="00D73FC4" w:rsidP="00145AC7">
      <w:pPr>
        <w:numPr>
          <w:ilvl w:val="0"/>
          <w:numId w:val="85"/>
        </w:numPr>
        <w:spacing w:before="100" w:beforeAutospacing="1" w:after="100" w:afterAutospacing="1"/>
        <w:rPr>
          <w:rFonts w:asciiTheme="minorHAnsi" w:hAnsiTheme="minorHAnsi" w:cstheme="minorHAnsi"/>
          <w:color w:val="111111"/>
          <w:sz w:val="22"/>
          <w:szCs w:val="22"/>
        </w:rPr>
      </w:pPr>
      <w:r w:rsidRPr="00300DB5">
        <w:rPr>
          <w:rFonts w:asciiTheme="minorHAnsi" w:hAnsiTheme="minorHAnsi" w:cstheme="minorHAnsi"/>
          <w:b/>
          <w:bCs/>
          <w:color w:val="111111"/>
          <w:sz w:val="22"/>
          <w:szCs w:val="22"/>
        </w:rPr>
        <w:t>Performance evaluation</w:t>
      </w:r>
      <w:r w:rsidRPr="00300DB5">
        <w:rPr>
          <w:rFonts w:asciiTheme="minorHAnsi" w:hAnsiTheme="minorHAnsi" w:cstheme="minorHAnsi"/>
          <w:color w:val="111111"/>
          <w:sz w:val="22"/>
          <w:szCs w:val="22"/>
        </w:rPr>
        <w:t> assesses how well the model performs on unseen data.</w:t>
      </w:r>
    </w:p>
    <w:p w14:paraId="34151CCA" w14:textId="77777777" w:rsidR="00D73FC4" w:rsidRPr="00300DB5" w:rsidRDefault="00D73FC4" w:rsidP="00D73FC4">
      <w:pPr>
        <w:spacing w:before="180"/>
        <w:rPr>
          <w:rFonts w:asciiTheme="minorHAnsi" w:hAnsiTheme="minorHAnsi" w:cstheme="minorHAnsi"/>
          <w:color w:val="111111"/>
          <w:sz w:val="22"/>
          <w:szCs w:val="22"/>
        </w:rPr>
      </w:pPr>
      <w:r w:rsidRPr="00300DB5">
        <w:rPr>
          <w:rFonts w:asciiTheme="minorHAnsi" w:hAnsiTheme="minorHAnsi" w:cstheme="minorHAnsi"/>
          <w:color w:val="111111"/>
          <w:sz w:val="22"/>
          <w:szCs w:val="22"/>
        </w:rPr>
        <w:t xml:space="preserve">By understanding and implementing these concepts, you’ll be well-equipped to handle any data science project </w:t>
      </w:r>
      <w:r>
        <w:rPr>
          <w:rFonts w:asciiTheme="minorHAnsi" w:hAnsiTheme="minorHAnsi" w:cstheme="minorHAnsi"/>
          <w:color w:val="111111"/>
          <w:sz w:val="22"/>
          <w:szCs w:val="22"/>
        </w:rPr>
        <w:t>efficiently and precisely</w:t>
      </w:r>
      <w:r w:rsidRPr="00300DB5">
        <w:rPr>
          <w:rFonts w:asciiTheme="minorHAnsi" w:hAnsiTheme="minorHAnsi" w:cstheme="minorHAnsi"/>
          <w:color w:val="111111"/>
          <w:sz w:val="22"/>
          <w:szCs w:val="22"/>
        </w:rPr>
        <w:t>. </w:t>
      </w:r>
    </w:p>
    <w:p w14:paraId="28FE45FB" w14:textId="77777777" w:rsidR="00D73FC4" w:rsidRDefault="00D73FC4" w:rsidP="00D73FC4">
      <w:pPr>
        <w:pStyle w:val="Heading1"/>
        <w:rPr>
          <w:rFonts w:asciiTheme="minorHAnsi" w:hAnsiTheme="minorHAnsi"/>
          <w:sz w:val="22"/>
          <w:szCs w:val="22"/>
        </w:rPr>
      </w:pPr>
      <w:bookmarkStart w:id="69" w:name="_Toc174889579"/>
      <w:r>
        <w:t>Data Preparation</w:t>
      </w:r>
      <w:bookmarkEnd w:id="69"/>
    </w:p>
    <w:p w14:paraId="3DCF646F" w14:textId="77777777" w:rsidR="00D73FC4" w:rsidRDefault="00D73FC4" w:rsidP="00D73FC4">
      <w:pPr>
        <w:pStyle w:val="ABodyCopy"/>
        <w:spacing w:after="0"/>
        <w:ind w:left="0"/>
        <w:rPr>
          <w:rFonts w:asciiTheme="minorHAnsi" w:hAnsiTheme="minorHAnsi"/>
          <w:sz w:val="22"/>
          <w:szCs w:val="22"/>
        </w:rPr>
      </w:pPr>
    </w:p>
    <w:p w14:paraId="584CBD48" w14:textId="77777777" w:rsidR="00D73FC4" w:rsidRPr="00E8263E" w:rsidRDefault="00D73FC4" w:rsidP="00D73FC4">
      <w:pPr>
        <w:rPr>
          <w:rFonts w:asciiTheme="minorHAnsi" w:hAnsiTheme="minorHAnsi" w:cstheme="minorHAnsi"/>
          <w:sz w:val="22"/>
          <w:szCs w:val="22"/>
        </w:rPr>
      </w:pPr>
      <w:r w:rsidRPr="00E8263E">
        <w:rPr>
          <w:rFonts w:asciiTheme="minorHAnsi" w:hAnsiTheme="minorHAnsi" w:cstheme="minorHAnsi"/>
          <w:sz w:val="22"/>
          <w:szCs w:val="22"/>
        </w:rPr>
        <w:t xml:space="preserve">In the previous chapter, we explored the process of creating a modeling data set, </w:t>
      </w:r>
      <w:r>
        <w:rPr>
          <w:rFonts w:asciiTheme="minorHAnsi" w:hAnsiTheme="minorHAnsi" w:cstheme="minorHAnsi"/>
          <w:sz w:val="22"/>
          <w:szCs w:val="22"/>
        </w:rPr>
        <w:t xml:space="preserve">focusing on techniques such as outlier treatment, feature engineering, missing value imputation, and </w:t>
      </w:r>
      <w:r>
        <w:rPr>
          <w:rFonts w:asciiTheme="minorHAnsi" w:hAnsiTheme="minorHAnsi" w:cstheme="minorHAnsi"/>
          <w:sz w:val="22"/>
          <w:szCs w:val="22"/>
        </w:rPr>
        <w:lastRenderedPageBreak/>
        <w:t>data balancing. These steps are essential to preparing our data for predictive modeling and ensuring</w:t>
      </w:r>
      <w:r w:rsidRPr="00E8263E">
        <w:rPr>
          <w:rFonts w:asciiTheme="minorHAnsi" w:hAnsiTheme="minorHAnsi" w:cstheme="minorHAnsi"/>
          <w:sz w:val="22"/>
          <w:szCs w:val="22"/>
        </w:rPr>
        <w:t xml:space="preserve"> </w:t>
      </w:r>
      <w:r>
        <w:rPr>
          <w:rFonts w:asciiTheme="minorHAnsi" w:hAnsiTheme="minorHAnsi" w:cstheme="minorHAnsi"/>
          <w:sz w:val="22"/>
          <w:szCs w:val="22"/>
        </w:rPr>
        <w:t>we have a clean and reliable data set</w:t>
      </w:r>
      <w:r w:rsidRPr="00E8263E">
        <w:rPr>
          <w:rFonts w:asciiTheme="minorHAnsi" w:hAnsiTheme="minorHAnsi" w:cstheme="minorHAnsi"/>
          <w:sz w:val="22"/>
          <w:szCs w:val="22"/>
        </w:rPr>
        <w:t>. In this section, we will outline the specific techniques we applied to the Lending Club data set, setting the foundation for the predictive models we will develop in the following sections.</w:t>
      </w:r>
    </w:p>
    <w:p w14:paraId="13064D86" w14:textId="77777777" w:rsidR="00D73FC4" w:rsidRPr="00E8263E" w:rsidRDefault="00D73FC4" w:rsidP="00D73FC4">
      <w:pPr>
        <w:rPr>
          <w:rFonts w:asciiTheme="minorHAnsi" w:hAnsiTheme="minorHAnsi" w:cstheme="minorHAnsi"/>
          <w:sz w:val="22"/>
          <w:szCs w:val="22"/>
        </w:rPr>
      </w:pPr>
    </w:p>
    <w:p w14:paraId="73D8C367" w14:textId="77777777" w:rsidR="00D73FC4" w:rsidRPr="00E8263E" w:rsidRDefault="00D73FC4" w:rsidP="00145AC7">
      <w:pPr>
        <w:pStyle w:val="ListParagraph"/>
        <w:numPr>
          <w:ilvl w:val="0"/>
          <w:numId w:val="71"/>
        </w:numPr>
        <w:rPr>
          <w:rFonts w:asciiTheme="minorHAnsi" w:hAnsiTheme="minorHAnsi" w:cstheme="minorHAnsi"/>
          <w:sz w:val="22"/>
          <w:szCs w:val="22"/>
        </w:rPr>
      </w:pPr>
      <w:r w:rsidRPr="00E8263E">
        <w:rPr>
          <w:rFonts w:asciiTheme="minorHAnsi" w:hAnsiTheme="minorHAnsi" w:cstheme="minorHAnsi"/>
          <w:b/>
          <w:bCs/>
          <w:sz w:val="22"/>
          <w:szCs w:val="22"/>
        </w:rPr>
        <w:t>Outlier Treatment:</w:t>
      </w:r>
      <w:r w:rsidRPr="00E8263E">
        <w:rPr>
          <w:rFonts w:asciiTheme="minorHAnsi" w:hAnsiTheme="minorHAnsi" w:cstheme="minorHAnsi"/>
          <w:sz w:val="22"/>
          <w:szCs w:val="22"/>
        </w:rPr>
        <w:t xml:space="preserve"> </w:t>
      </w:r>
      <w:r>
        <w:rPr>
          <w:rFonts w:asciiTheme="minorHAnsi" w:hAnsiTheme="minorHAnsi" w:cstheme="minorHAnsi"/>
          <w:sz w:val="22"/>
          <w:szCs w:val="22"/>
        </w:rPr>
        <w:t>We employed the Windsor method to handle outliers</w:t>
      </w:r>
      <w:r w:rsidRPr="00E8263E">
        <w:rPr>
          <w:rFonts w:asciiTheme="minorHAnsi" w:hAnsiTheme="minorHAnsi" w:cstheme="minorHAnsi"/>
          <w:sz w:val="22"/>
          <w:szCs w:val="22"/>
        </w:rPr>
        <w:t>, which involves capping and flooring extreme values. By setting upper and lower limits, we effectively minimize the impact of outliers on our predictive models, ensuring more robust and accurate results.</w:t>
      </w:r>
    </w:p>
    <w:p w14:paraId="5DCD2952" w14:textId="77777777" w:rsidR="00D73FC4" w:rsidRPr="00E8263E" w:rsidRDefault="00D73FC4" w:rsidP="00D73FC4">
      <w:pPr>
        <w:rPr>
          <w:rFonts w:asciiTheme="minorHAnsi" w:hAnsiTheme="minorHAnsi" w:cstheme="minorHAnsi"/>
          <w:sz w:val="22"/>
          <w:szCs w:val="22"/>
        </w:rPr>
      </w:pPr>
    </w:p>
    <w:p w14:paraId="22B72601" w14:textId="77777777" w:rsidR="00D73FC4" w:rsidRPr="00E8263E" w:rsidRDefault="00D73FC4" w:rsidP="00145AC7">
      <w:pPr>
        <w:pStyle w:val="ListParagraph"/>
        <w:numPr>
          <w:ilvl w:val="0"/>
          <w:numId w:val="71"/>
        </w:numPr>
        <w:rPr>
          <w:rFonts w:asciiTheme="minorHAnsi" w:hAnsiTheme="minorHAnsi" w:cstheme="minorHAnsi"/>
          <w:sz w:val="22"/>
          <w:szCs w:val="22"/>
        </w:rPr>
      </w:pPr>
      <w:r w:rsidRPr="00E8263E">
        <w:rPr>
          <w:rFonts w:asciiTheme="minorHAnsi" w:hAnsiTheme="minorHAnsi" w:cstheme="minorHAnsi"/>
          <w:b/>
          <w:bCs/>
          <w:sz w:val="22"/>
          <w:szCs w:val="22"/>
        </w:rPr>
        <w:t>Feature Engineering:</w:t>
      </w:r>
      <w:r w:rsidRPr="00E8263E">
        <w:rPr>
          <w:rFonts w:asciiTheme="minorHAnsi" w:hAnsiTheme="minorHAnsi" w:cstheme="minorHAnsi"/>
          <w:sz w:val="22"/>
          <w:szCs w:val="22"/>
        </w:rPr>
        <w:t xml:space="preserve"> Feature engineering is a crucial step in predictive modeling, where we transform and create new features to enhance the predictive power of our models. In the case of the Lending Club data set, we utilized polynomials to capture non-linear relationships between variables. Additionally, we explored feature interactions to uncover synergistic effects between variables, enabling us to capture more nuanced patterns and improve model performance.</w:t>
      </w:r>
    </w:p>
    <w:p w14:paraId="6739A776" w14:textId="77777777" w:rsidR="00D73FC4" w:rsidRPr="00E8263E" w:rsidRDefault="00D73FC4" w:rsidP="00D73FC4">
      <w:pPr>
        <w:rPr>
          <w:rFonts w:asciiTheme="minorHAnsi" w:hAnsiTheme="minorHAnsi" w:cstheme="minorHAnsi"/>
          <w:sz w:val="22"/>
          <w:szCs w:val="22"/>
        </w:rPr>
      </w:pPr>
    </w:p>
    <w:p w14:paraId="29DA556D" w14:textId="77777777" w:rsidR="00D73FC4" w:rsidRPr="00E8263E" w:rsidRDefault="00D73FC4" w:rsidP="00145AC7">
      <w:pPr>
        <w:pStyle w:val="ListParagraph"/>
        <w:numPr>
          <w:ilvl w:val="0"/>
          <w:numId w:val="71"/>
        </w:numPr>
        <w:rPr>
          <w:rFonts w:asciiTheme="minorHAnsi" w:hAnsiTheme="minorHAnsi" w:cstheme="minorHAnsi"/>
          <w:sz w:val="22"/>
          <w:szCs w:val="22"/>
        </w:rPr>
      </w:pPr>
      <w:r w:rsidRPr="00E8263E">
        <w:rPr>
          <w:rFonts w:asciiTheme="minorHAnsi" w:hAnsiTheme="minorHAnsi" w:cstheme="minorHAnsi"/>
          <w:b/>
          <w:bCs/>
          <w:sz w:val="22"/>
          <w:szCs w:val="22"/>
        </w:rPr>
        <w:t>Missing Value Imputation:</w:t>
      </w:r>
      <w:r w:rsidRPr="00E8263E">
        <w:rPr>
          <w:rFonts w:asciiTheme="minorHAnsi" w:hAnsiTheme="minorHAnsi" w:cstheme="minorHAnsi"/>
          <w:sz w:val="22"/>
          <w:szCs w:val="22"/>
        </w:rPr>
        <w:t xml:space="preserve"> Missing values can pose challenges in predictive modeling, </w:t>
      </w:r>
      <w:r>
        <w:rPr>
          <w:rFonts w:asciiTheme="minorHAnsi" w:hAnsiTheme="minorHAnsi" w:cstheme="minorHAnsi"/>
          <w:sz w:val="22"/>
          <w:szCs w:val="22"/>
        </w:rPr>
        <w:t>leading</w:t>
      </w:r>
      <w:r w:rsidRPr="00E8263E">
        <w:rPr>
          <w:rFonts w:asciiTheme="minorHAnsi" w:hAnsiTheme="minorHAnsi" w:cstheme="minorHAnsi"/>
          <w:sz w:val="22"/>
          <w:szCs w:val="22"/>
        </w:rPr>
        <w:t xml:space="preserve"> to biased results or reduced model performance. We addressed this by employing suitable imputation techniques to infer missing values in the dataset. By leveraging statistical methods or predictive models, we were able to fill in the gaps and ensure a complete and informative data set for modeling.</w:t>
      </w:r>
    </w:p>
    <w:p w14:paraId="380BFE3B" w14:textId="77777777" w:rsidR="00D73FC4" w:rsidRPr="00E8263E" w:rsidRDefault="00D73FC4" w:rsidP="00D73FC4">
      <w:pPr>
        <w:rPr>
          <w:rFonts w:asciiTheme="minorHAnsi" w:hAnsiTheme="minorHAnsi" w:cstheme="minorHAnsi"/>
          <w:sz w:val="22"/>
          <w:szCs w:val="22"/>
        </w:rPr>
      </w:pPr>
    </w:p>
    <w:p w14:paraId="3F24E9C9" w14:textId="77777777" w:rsidR="00D73FC4" w:rsidRPr="00E8263E" w:rsidRDefault="00D73FC4" w:rsidP="00145AC7">
      <w:pPr>
        <w:pStyle w:val="ListParagraph"/>
        <w:numPr>
          <w:ilvl w:val="0"/>
          <w:numId w:val="71"/>
        </w:numPr>
        <w:rPr>
          <w:rFonts w:asciiTheme="minorHAnsi" w:hAnsiTheme="minorHAnsi" w:cstheme="minorHAnsi"/>
          <w:sz w:val="22"/>
          <w:szCs w:val="22"/>
        </w:rPr>
      </w:pPr>
      <w:r w:rsidRPr="00E8263E">
        <w:rPr>
          <w:rFonts w:asciiTheme="minorHAnsi" w:hAnsiTheme="minorHAnsi" w:cstheme="minorHAnsi"/>
          <w:b/>
          <w:bCs/>
          <w:sz w:val="22"/>
          <w:szCs w:val="22"/>
        </w:rPr>
        <w:t>Categorical Variable Encoding:</w:t>
      </w:r>
      <w:r w:rsidRPr="00E8263E">
        <w:rPr>
          <w:rFonts w:asciiTheme="minorHAnsi" w:hAnsiTheme="minorHAnsi" w:cstheme="minorHAnsi"/>
          <w:sz w:val="22"/>
          <w:szCs w:val="22"/>
        </w:rPr>
        <w:t xml:space="preserve"> Categorical variables are </w:t>
      </w:r>
      <w:r>
        <w:rPr>
          <w:rFonts w:asciiTheme="minorHAnsi" w:hAnsiTheme="minorHAnsi" w:cstheme="minorHAnsi"/>
          <w:sz w:val="22"/>
          <w:szCs w:val="22"/>
        </w:rPr>
        <w:t xml:space="preserve">common </w:t>
      </w:r>
      <w:r w:rsidRPr="00E8263E">
        <w:rPr>
          <w:rFonts w:asciiTheme="minorHAnsi" w:hAnsiTheme="minorHAnsi" w:cstheme="minorHAnsi"/>
          <w:sz w:val="22"/>
          <w:szCs w:val="22"/>
        </w:rPr>
        <w:t xml:space="preserve">in real-world data sets and require appropriate encoding </w:t>
      </w:r>
      <w:r>
        <w:rPr>
          <w:rFonts w:asciiTheme="minorHAnsi" w:hAnsiTheme="minorHAnsi" w:cstheme="minorHAnsi"/>
          <w:sz w:val="22"/>
          <w:szCs w:val="22"/>
        </w:rPr>
        <w:t>for</w:t>
      </w:r>
      <w:r w:rsidRPr="00E8263E">
        <w:rPr>
          <w:rFonts w:asciiTheme="minorHAnsi" w:hAnsiTheme="minorHAnsi" w:cstheme="minorHAnsi"/>
          <w:sz w:val="22"/>
          <w:szCs w:val="22"/>
        </w:rPr>
        <w:t xml:space="preserve"> predictive modeling. In our approach, we created dummy variables for the categorical variables in the Lending Club data set. This technique allows us to represent categorical information in a numeric format, facilitating the inclusion of these variables in our models.</w:t>
      </w:r>
    </w:p>
    <w:p w14:paraId="0629A162" w14:textId="77777777" w:rsidR="00D73FC4" w:rsidRPr="00E8263E" w:rsidRDefault="00D73FC4" w:rsidP="00D73FC4">
      <w:pPr>
        <w:rPr>
          <w:rFonts w:asciiTheme="minorHAnsi" w:hAnsiTheme="minorHAnsi" w:cstheme="minorHAnsi"/>
          <w:sz w:val="22"/>
          <w:szCs w:val="22"/>
        </w:rPr>
      </w:pPr>
    </w:p>
    <w:p w14:paraId="0620EC85" w14:textId="77777777" w:rsidR="00D73FC4" w:rsidRDefault="00D73FC4" w:rsidP="00145AC7">
      <w:pPr>
        <w:pStyle w:val="ListParagraph"/>
        <w:numPr>
          <w:ilvl w:val="0"/>
          <w:numId w:val="71"/>
        </w:numPr>
        <w:rPr>
          <w:rFonts w:asciiTheme="minorHAnsi" w:hAnsiTheme="minorHAnsi" w:cstheme="minorHAnsi"/>
          <w:sz w:val="22"/>
          <w:szCs w:val="22"/>
        </w:rPr>
      </w:pPr>
      <w:r w:rsidRPr="00E8263E">
        <w:rPr>
          <w:rFonts w:asciiTheme="minorHAnsi" w:hAnsiTheme="minorHAnsi" w:cstheme="minorHAnsi"/>
          <w:b/>
          <w:bCs/>
          <w:sz w:val="22"/>
          <w:szCs w:val="22"/>
        </w:rPr>
        <w:t>Data Balancing:</w:t>
      </w:r>
      <w:r w:rsidRPr="00E8263E">
        <w:rPr>
          <w:rFonts w:asciiTheme="minorHAnsi" w:hAnsiTheme="minorHAnsi" w:cstheme="minorHAnsi"/>
          <w:sz w:val="22"/>
          <w:szCs w:val="22"/>
        </w:rPr>
        <w:t xml:space="preserve"> Class imbalance is often observed in binary classification problems, where one class significantly outweighs the other. </w:t>
      </w:r>
      <w:r>
        <w:rPr>
          <w:rFonts w:asciiTheme="minorHAnsi" w:hAnsiTheme="minorHAnsi" w:cstheme="minorHAnsi"/>
          <w:sz w:val="22"/>
          <w:szCs w:val="22"/>
        </w:rPr>
        <w:t>We employed data balancing techniques to ensure the dominant class does not skew model performance</w:t>
      </w:r>
      <w:r w:rsidRPr="00E8263E">
        <w:rPr>
          <w:rFonts w:asciiTheme="minorHAnsi" w:hAnsiTheme="minorHAnsi" w:cstheme="minorHAnsi"/>
          <w:sz w:val="22"/>
          <w:szCs w:val="22"/>
        </w:rPr>
        <w:t>. By carefully balancing the positive and negative cases in the target variable, we create a more representative data set, allowing our models to learn effectively from both classes.</w:t>
      </w:r>
    </w:p>
    <w:p w14:paraId="381E5B78" w14:textId="77777777" w:rsidR="00D73FC4" w:rsidRPr="004F2A51" w:rsidRDefault="00D73FC4" w:rsidP="00D73FC4">
      <w:pPr>
        <w:pStyle w:val="ListParagraph"/>
        <w:rPr>
          <w:rFonts w:asciiTheme="minorHAnsi" w:hAnsiTheme="minorHAnsi" w:cstheme="minorHAnsi"/>
          <w:sz w:val="22"/>
          <w:szCs w:val="22"/>
        </w:rPr>
      </w:pPr>
    </w:p>
    <w:p w14:paraId="7FA7EA6C" w14:textId="77777777" w:rsidR="00D73FC4" w:rsidRPr="004F2A51" w:rsidRDefault="00D73FC4" w:rsidP="00D73FC4">
      <w:pPr>
        <w:rPr>
          <w:rFonts w:asciiTheme="minorHAnsi" w:hAnsiTheme="minorHAnsi" w:cstheme="minorHAnsi"/>
          <w:sz w:val="22"/>
          <w:szCs w:val="22"/>
        </w:rPr>
      </w:pPr>
    </w:p>
    <w:p w14:paraId="67D93DA6" w14:textId="77777777" w:rsidR="00D73FC4" w:rsidRDefault="00D73FC4" w:rsidP="00D73FC4">
      <w:pPr>
        <w:pStyle w:val="Heading2"/>
        <w:ind w:left="0"/>
      </w:pPr>
      <w:bookmarkStart w:id="70" w:name="_Toc174889580"/>
      <w:r>
        <w:lastRenderedPageBreak/>
        <w:t>Order of Operations</w:t>
      </w:r>
      <w:bookmarkEnd w:id="70"/>
    </w:p>
    <w:p w14:paraId="141EF26F" w14:textId="77777777" w:rsidR="00D73FC4" w:rsidRPr="00E8263E" w:rsidRDefault="00D73FC4" w:rsidP="00D73FC4">
      <w:pPr>
        <w:rPr>
          <w:rFonts w:asciiTheme="minorHAnsi" w:hAnsiTheme="minorHAnsi" w:cstheme="minorHAnsi"/>
          <w:sz w:val="22"/>
          <w:szCs w:val="22"/>
        </w:rPr>
      </w:pPr>
    </w:p>
    <w:p w14:paraId="024739BC" w14:textId="77777777" w:rsidR="00D73FC4" w:rsidRPr="00E8263E" w:rsidRDefault="00D73FC4" w:rsidP="00D73FC4">
      <w:pPr>
        <w:rPr>
          <w:rFonts w:asciiTheme="minorHAnsi" w:hAnsiTheme="minorHAnsi" w:cstheme="minorHAnsi"/>
          <w:sz w:val="22"/>
          <w:szCs w:val="22"/>
        </w:rPr>
      </w:pPr>
      <w:r w:rsidRPr="00E8263E">
        <w:rPr>
          <w:rFonts w:asciiTheme="minorHAnsi" w:hAnsiTheme="minorHAnsi" w:cstheme="minorHAnsi"/>
          <w:sz w:val="22"/>
          <w:szCs w:val="22"/>
        </w:rPr>
        <w:t xml:space="preserve">While the specific order </w:t>
      </w:r>
      <w:r>
        <w:rPr>
          <w:rFonts w:asciiTheme="minorHAnsi" w:hAnsiTheme="minorHAnsi" w:cstheme="minorHAnsi"/>
          <w:sz w:val="22"/>
          <w:szCs w:val="22"/>
        </w:rPr>
        <w:t xml:space="preserve">in which you should perform these adjustments </w:t>
      </w:r>
      <w:r w:rsidRPr="00E8263E">
        <w:rPr>
          <w:rFonts w:asciiTheme="minorHAnsi" w:hAnsiTheme="minorHAnsi" w:cstheme="minorHAnsi"/>
          <w:sz w:val="22"/>
          <w:szCs w:val="22"/>
        </w:rPr>
        <w:t xml:space="preserve">may vary depending on the dataset and the </w:t>
      </w:r>
      <w:r>
        <w:rPr>
          <w:rFonts w:asciiTheme="minorHAnsi" w:hAnsiTheme="minorHAnsi" w:cstheme="minorHAnsi"/>
          <w:sz w:val="22"/>
          <w:szCs w:val="22"/>
        </w:rPr>
        <w:t>particular</w:t>
      </w:r>
      <w:r w:rsidRPr="00E8263E">
        <w:rPr>
          <w:rFonts w:asciiTheme="minorHAnsi" w:hAnsiTheme="minorHAnsi" w:cstheme="minorHAnsi"/>
          <w:sz w:val="22"/>
          <w:szCs w:val="22"/>
        </w:rPr>
        <w:t xml:space="preserve"> problem at hand, there is a </w:t>
      </w:r>
      <w:r>
        <w:rPr>
          <w:rFonts w:asciiTheme="minorHAnsi" w:hAnsiTheme="minorHAnsi" w:cstheme="minorHAnsi"/>
          <w:sz w:val="22"/>
          <w:szCs w:val="22"/>
        </w:rPr>
        <w:t>generally</w:t>
      </w:r>
      <w:r w:rsidRPr="00E8263E">
        <w:rPr>
          <w:rFonts w:asciiTheme="minorHAnsi" w:hAnsiTheme="minorHAnsi" w:cstheme="minorHAnsi"/>
          <w:sz w:val="22"/>
          <w:szCs w:val="22"/>
        </w:rPr>
        <w:t xml:space="preserve"> recommended order for performing these data treatments to optimize the dataset:</w:t>
      </w:r>
    </w:p>
    <w:p w14:paraId="017E97A0" w14:textId="77777777" w:rsidR="00D73FC4" w:rsidRPr="00E8263E" w:rsidRDefault="00D73FC4" w:rsidP="00D73FC4">
      <w:pPr>
        <w:rPr>
          <w:rFonts w:asciiTheme="minorHAnsi" w:hAnsiTheme="minorHAnsi" w:cstheme="minorHAnsi"/>
          <w:sz w:val="22"/>
          <w:szCs w:val="22"/>
        </w:rPr>
      </w:pPr>
    </w:p>
    <w:p w14:paraId="708B7CB0" w14:textId="77777777" w:rsidR="00D73FC4" w:rsidRPr="00E8263E" w:rsidRDefault="00D73FC4" w:rsidP="00145AC7">
      <w:pPr>
        <w:pStyle w:val="ListParagraph"/>
        <w:numPr>
          <w:ilvl w:val="0"/>
          <w:numId w:val="72"/>
        </w:numPr>
        <w:rPr>
          <w:rFonts w:asciiTheme="minorHAnsi" w:hAnsiTheme="minorHAnsi" w:cstheme="minorHAnsi"/>
          <w:sz w:val="22"/>
          <w:szCs w:val="22"/>
        </w:rPr>
      </w:pPr>
      <w:r w:rsidRPr="00E8263E">
        <w:rPr>
          <w:rFonts w:asciiTheme="minorHAnsi" w:hAnsiTheme="minorHAnsi" w:cstheme="minorHAnsi"/>
          <w:b/>
          <w:bCs/>
          <w:sz w:val="22"/>
          <w:szCs w:val="22"/>
        </w:rPr>
        <w:t>Outlier Treatment:</w:t>
      </w:r>
      <w:r w:rsidRPr="00E8263E">
        <w:rPr>
          <w:rFonts w:asciiTheme="minorHAnsi" w:hAnsiTheme="minorHAnsi" w:cstheme="minorHAnsi"/>
          <w:sz w:val="22"/>
          <w:szCs w:val="22"/>
        </w:rPr>
        <w:t xml:space="preserve"> It is generally advisable to start by addressing outliers in the data. Outliers can significantly impact the distribution and statistical properties of the variables. Removing or capping outliers ensures that extreme values do not disproportionately influence the subsequent steps in the data processing pipeline.</w:t>
      </w:r>
    </w:p>
    <w:p w14:paraId="323B592E" w14:textId="77777777" w:rsidR="00D73FC4" w:rsidRPr="00E8263E" w:rsidRDefault="00D73FC4" w:rsidP="00D73FC4">
      <w:pPr>
        <w:rPr>
          <w:rFonts w:asciiTheme="minorHAnsi" w:hAnsiTheme="minorHAnsi" w:cstheme="minorHAnsi"/>
          <w:sz w:val="22"/>
          <w:szCs w:val="22"/>
        </w:rPr>
      </w:pPr>
    </w:p>
    <w:p w14:paraId="29D8FA13" w14:textId="77777777" w:rsidR="00D73FC4" w:rsidRPr="00E8263E" w:rsidRDefault="00D73FC4" w:rsidP="00145AC7">
      <w:pPr>
        <w:pStyle w:val="ListParagraph"/>
        <w:numPr>
          <w:ilvl w:val="0"/>
          <w:numId w:val="72"/>
        </w:numPr>
        <w:rPr>
          <w:rFonts w:asciiTheme="minorHAnsi" w:hAnsiTheme="minorHAnsi" w:cstheme="minorHAnsi"/>
          <w:sz w:val="22"/>
          <w:szCs w:val="22"/>
        </w:rPr>
      </w:pPr>
      <w:r w:rsidRPr="00E8263E">
        <w:rPr>
          <w:rFonts w:asciiTheme="minorHAnsi" w:hAnsiTheme="minorHAnsi" w:cstheme="minorHAnsi"/>
          <w:b/>
          <w:bCs/>
          <w:sz w:val="22"/>
          <w:szCs w:val="22"/>
        </w:rPr>
        <w:t>Missing Value Imputation:</w:t>
      </w:r>
      <w:r w:rsidRPr="00E8263E">
        <w:rPr>
          <w:rFonts w:asciiTheme="minorHAnsi" w:hAnsiTheme="minorHAnsi" w:cstheme="minorHAnsi"/>
          <w:sz w:val="22"/>
          <w:szCs w:val="22"/>
        </w:rPr>
        <w:t xml:space="preserve"> Once outliers have been addressed, the next step is to handle missing values. Missing data can be imputed using various techniques such as mean imputation, median imputation, or more advanced methods like multiple imputation or predictive modeling-based imputation. Imputing missing values allows for a more complete dataset and avoids biases caused by omitting incomplete observations.</w:t>
      </w:r>
    </w:p>
    <w:p w14:paraId="03FE85DF" w14:textId="77777777" w:rsidR="00D73FC4" w:rsidRPr="00E8263E" w:rsidRDefault="00D73FC4" w:rsidP="00D73FC4">
      <w:pPr>
        <w:rPr>
          <w:rFonts w:asciiTheme="minorHAnsi" w:hAnsiTheme="minorHAnsi" w:cstheme="minorHAnsi"/>
          <w:sz w:val="22"/>
          <w:szCs w:val="22"/>
        </w:rPr>
      </w:pPr>
    </w:p>
    <w:p w14:paraId="56625CC1" w14:textId="77777777" w:rsidR="00D73FC4" w:rsidRPr="00E8263E" w:rsidRDefault="00D73FC4" w:rsidP="00145AC7">
      <w:pPr>
        <w:pStyle w:val="ListParagraph"/>
        <w:numPr>
          <w:ilvl w:val="0"/>
          <w:numId w:val="72"/>
        </w:numPr>
        <w:rPr>
          <w:rFonts w:asciiTheme="minorHAnsi" w:hAnsiTheme="minorHAnsi" w:cstheme="minorHAnsi"/>
          <w:sz w:val="22"/>
          <w:szCs w:val="22"/>
        </w:rPr>
      </w:pPr>
      <w:r w:rsidRPr="00E8263E">
        <w:rPr>
          <w:rFonts w:asciiTheme="minorHAnsi" w:hAnsiTheme="minorHAnsi" w:cstheme="minorHAnsi"/>
          <w:b/>
          <w:bCs/>
          <w:sz w:val="22"/>
          <w:szCs w:val="22"/>
        </w:rPr>
        <w:t>Feature Engineering:</w:t>
      </w:r>
      <w:r w:rsidRPr="00E8263E">
        <w:rPr>
          <w:rFonts w:asciiTheme="minorHAnsi" w:hAnsiTheme="minorHAnsi" w:cstheme="minorHAnsi"/>
          <w:sz w:val="22"/>
          <w:szCs w:val="22"/>
        </w:rPr>
        <w:t xml:space="preserve"> </w:t>
      </w:r>
      <w:r>
        <w:rPr>
          <w:rFonts w:asciiTheme="minorHAnsi" w:hAnsiTheme="minorHAnsi" w:cstheme="minorHAnsi"/>
          <w:sz w:val="22"/>
          <w:szCs w:val="22"/>
        </w:rPr>
        <w:t>Feature engineering can be performed after addressing outliers and missing values</w:t>
      </w:r>
      <w:r w:rsidRPr="00E8263E">
        <w:rPr>
          <w:rFonts w:asciiTheme="minorHAnsi" w:hAnsiTheme="minorHAnsi" w:cstheme="minorHAnsi"/>
          <w:sz w:val="22"/>
          <w:szCs w:val="22"/>
        </w:rPr>
        <w:t>. This step involves transforming and creating new features to enhance the predictive power of the models. Techniques such as polynomial features, interaction terms, scaling, log transformations, or domain-specific transformations can be applied to capture non-linear relationships</w:t>
      </w:r>
      <w:r>
        <w:rPr>
          <w:rFonts w:asciiTheme="minorHAnsi" w:hAnsiTheme="minorHAnsi" w:cstheme="minorHAnsi"/>
          <w:sz w:val="22"/>
          <w:szCs w:val="22"/>
        </w:rPr>
        <w:t xml:space="preserve"> and interactions</w:t>
      </w:r>
      <w:r w:rsidRPr="00E8263E">
        <w:rPr>
          <w:rFonts w:asciiTheme="minorHAnsi" w:hAnsiTheme="minorHAnsi" w:cstheme="minorHAnsi"/>
          <w:sz w:val="22"/>
          <w:szCs w:val="22"/>
        </w:rPr>
        <w:t xml:space="preserve"> or make the data more suitable for modeling.</w:t>
      </w:r>
    </w:p>
    <w:p w14:paraId="168D406B" w14:textId="77777777" w:rsidR="00D73FC4" w:rsidRPr="00E8263E" w:rsidRDefault="00D73FC4" w:rsidP="00D73FC4">
      <w:pPr>
        <w:rPr>
          <w:rFonts w:asciiTheme="minorHAnsi" w:hAnsiTheme="minorHAnsi" w:cstheme="minorHAnsi"/>
          <w:sz w:val="22"/>
          <w:szCs w:val="22"/>
        </w:rPr>
      </w:pPr>
    </w:p>
    <w:p w14:paraId="43ECF65A" w14:textId="77777777" w:rsidR="00D73FC4" w:rsidRPr="00E8263E" w:rsidRDefault="00D73FC4" w:rsidP="00145AC7">
      <w:pPr>
        <w:pStyle w:val="ListParagraph"/>
        <w:numPr>
          <w:ilvl w:val="0"/>
          <w:numId w:val="72"/>
        </w:numPr>
        <w:rPr>
          <w:rFonts w:asciiTheme="minorHAnsi" w:hAnsiTheme="minorHAnsi" w:cstheme="minorHAnsi"/>
          <w:sz w:val="22"/>
          <w:szCs w:val="22"/>
        </w:rPr>
      </w:pPr>
      <w:r w:rsidRPr="00E8263E">
        <w:rPr>
          <w:rFonts w:asciiTheme="minorHAnsi" w:hAnsiTheme="minorHAnsi" w:cstheme="minorHAnsi"/>
          <w:b/>
          <w:bCs/>
          <w:sz w:val="22"/>
          <w:szCs w:val="22"/>
        </w:rPr>
        <w:t>Categorical Variable Encoding:</w:t>
      </w:r>
      <w:r w:rsidRPr="00E8263E">
        <w:rPr>
          <w:rFonts w:asciiTheme="minorHAnsi" w:hAnsiTheme="minorHAnsi" w:cstheme="minorHAnsi"/>
          <w:sz w:val="22"/>
          <w:szCs w:val="22"/>
        </w:rPr>
        <w:t xml:space="preserve"> Once the numeric variables are processed, the focus shifts to encoding categorical variables. This step involves converting categorical variables into a numeric representation suitable for modeling. Common methods include one-hot encoding, label encoding, or target encoding, depending on the nature of the categorical variables and the algorithms being used.</w:t>
      </w:r>
    </w:p>
    <w:p w14:paraId="74B3BE59" w14:textId="77777777" w:rsidR="00D73FC4" w:rsidRPr="00E8263E" w:rsidRDefault="00D73FC4" w:rsidP="00D73FC4">
      <w:pPr>
        <w:rPr>
          <w:rFonts w:asciiTheme="minorHAnsi" w:hAnsiTheme="minorHAnsi" w:cstheme="minorHAnsi"/>
          <w:sz w:val="22"/>
          <w:szCs w:val="22"/>
        </w:rPr>
      </w:pPr>
    </w:p>
    <w:p w14:paraId="2E9A4C80" w14:textId="77777777" w:rsidR="00D73FC4" w:rsidRPr="00E8263E" w:rsidRDefault="00D73FC4" w:rsidP="00145AC7">
      <w:pPr>
        <w:pStyle w:val="ListParagraph"/>
        <w:numPr>
          <w:ilvl w:val="0"/>
          <w:numId w:val="72"/>
        </w:numPr>
        <w:rPr>
          <w:rFonts w:asciiTheme="minorHAnsi" w:hAnsiTheme="minorHAnsi" w:cstheme="minorHAnsi"/>
          <w:sz w:val="22"/>
          <w:szCs w:val="22"/>
        </w:rPr>
      </w:pPr>
      <w:r w:rsidRPr="00E8263E">
        <w:rPr>
          <w:rFonts w:asciiTheme="minorHAnsi" w:hAnsiTheme="minorHAnsi" w:cstheme="minorHAnsi"/>
          <w:b/>
          <w:bCs/>
          <w:sz w:val="22"/>
          <w:szCs w:val="22"/>
        </w:rPr>
        <w:t>Data Balancing:</w:t>
      </w:r>
      <w:r w:rsidRPr="00E8263E">
        <w:rPr>
          <w:rFonts w:asciiTheme="minorHAnsi" w:hAnsiTheme="minorHAnsi" w:cstheme="minorHAnsi"/>
          <w:sz w:val="22"/>
          <w:szCs w:val="22"/>
        </w:rPr>
        <w:t xml:space="preserve"> Finally, data balancing techniques can be applied if there is class imbalance in the target variable. This step </w:t>
      </w:r>
      <w:r>
        <w:rPr>
          <w:rFonts w:asciiTheme="minorHAnsi" w:hAnsiTheme="minorHAnsi" w:cstheme="minorHAnsi"/>
          <w:sz w:val="22"/>
          <w:szCs w:val="22"/>
        </w:rPr>
        <w:t>addresses</w:t>
      </w:r>
      <w:r w:rsidRPr="00E8263E">
        <w:rPr>
          <w:rFonts w:asciiTheme="minorHAnsi" w:hAnsiTheme="minorHAnsi" w:cstheme="minorHAnsi"/>
          <w:sz w:val="22"/>
          <w:szCs w:val="22"/>
        </w:rPr>
        <w:t xml:space="preserve"> situations where one class is significantly underrepresented compared to the other. Techniques such as undersampling, oversampling, or synthetic sampling can create a balanced dataset, enabling the models to learn from both classes equally.</w:t>
      </w:r>
    </w:p>
    <w:p w14:paraId="7075A130" w14:textId="77777777" w:rsidR="00D73FC4" w:rsidRPr="00E8263E" w:rsidRDefault="00D73FC4" w:rsidP="00D73FC4">
      <w:pPr>
        <w:rPr>
          <w:rFonts w:asciiTheme="minorHAnsi" w:hAnsiTheme="minorHAnsi" w:cstheme="minorHAnsi"/>
          <w:sz w:val="22"/>
          <w:szCs w:val="22"/>
        </w:rPr>
      </w:pPr>
    </w:p>
    <w:p w14:paraId="5FD2C0F2" w14:textId="77777777" w:rsidR="00D76665" w:rsidRDefault="00D76665" w:rsidP="00D73FC4">
      <w:pPr>
        <w:rPr>
          <w:rFonts w:asciiTheme="minorHAnsi" w:hAnsiTheme="minorHAnsi" w:cstheme="minorHAnsi"/>
          <w:sz w:val="22"/>
          <w:szCs w:val="22"/>
        </w:rPr>
      </w:pPr>
    </w:p>
    <w:p w14:paraId="5D17694C" w14:textId="2D8F706C" w:rsidR="00D76665" w:rsidRPr="00D76665" w:rsidRDefault="00D76665" w:rsidP="00D76665">
      <w:pPr>
        <w:shd w:val="clear" w:color="auto" w:fill="F2F2F2" w:themeFill="background1" w:themeFillShade="F2"/>
        <w:ind w:left="1260"/>
        <w:rPr>
          <w:rFonts w:asciiTheme="minorHAnsi" w:hAnsiTheme="minorHAnsi" w:cstheme="minorHAnsi"/>
          <w:b/>
          <w:bCs/>
          <w:sz w:val="22"/>
          <w:szCs w:val="22"/>
        </w:rPr>
      </w:pPr>
      <w:r w:rsidRPr="00D76665">
        <w:rPr>
          <w:rFonts w:asciiTheme="minorHAnsi" w:hAnsiTheme="minorHAnsi"/>
          <w:b/>
          <w:bCs/>
          <w:noProof/>
          <w:sz w:val="22"/>
          <w:szCs w:val="22"/>
        </w:rPr>
        <w:lastRenderedPageBreak/>
        <w:drawing>
          <wp:anchor distT="0" distB="0" distL="114300" distR="114300" simplePos="0" relativeHeight="251668480" behindDoc="0" locked="0" layoutInCell="1" allowOverlap="1" wp14:anchorId="70C6F230" wp14:editId="43E2042A">
            <wp:simplePos x="0" y="0"/>
            <wp:positionH relativeFrom="column">
              <wp:posOffset>0</wp:posOffset>
            </wp:positionH>
            <wp:positionV relativeFrom="paragraph">
              <wp:posOffset>96771</wp:posOffset>
            </wp:positionV>
            <wp:extent cx="685800" cy="798195"/>
            <wp:effectExtent l="0" t="0" r="0" b="1905"/>
            <wp:wrapSquare wrapText="bothSides"/>
            <wp:docPr id="874464934" name="Picture 874464934" descr="A black and white symbol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464934" name="Picture 874464934" descr="A black and white symbol with arrows&#10;&#10;Description automatically generated"/>
                    <pic:cNvPicPr/>
                  </pic:nvPicPr>
                  <pic:blipFill>
                    <a:blip r:embed="rId34"/>
                    <a:stretch>
                      <a:fillRect/>
                    </a:stretch>
                  </pic:blipFill>
                  <pic:spPr>
                    <a:xfrm>
                      <a:off x="0" y="0"/>
                      <a:ext cx="685800" cy="798195"/>
                    </a:xfrm>
                    <a:prstGeom prst="rect">
                      <a:avLst/>
                    </a:prstGeom>
                  </pic:spPr>
                </pic:pic>
              </a:graphicData>
            </a:graphic>
            <wp14:sizeRelH relativeFrom="margin">
              <wp14:pctWidth>0</wp14:pctWidth>
            </wp14:sizeRelH>
            <wp14:sizeRelV relativeFrom="margin">
              <wp14:pctHeight>0</wp14:pctHeight>
            </wp14:sizeRelV>
          </wp:anchor>
        </w:drawing>
      </w:r>
      <w:r w:rsidRPr="00D76665">
        <w:rPr>
          <w:rFonts w:asciiTheme="minorHAnsi" w:hAnsiTheme="minorHAnsi" w:cstheme="minorHAnsi"/>
          <w:b/>
          <w:bCs/>
          <w:sz w:val="22"/>
          <w:szCs w:val="22"/>
        </w:rPr>
        <w:t>Decision Time: Adapting Your Data Preparation Strategy</w:t>
      </w:r>
    </w:p>
    <w:p w14:paraId="6BB5B4B5" w14:textId="3B90656A" w:rsidR="00D73FC4" w:rsidRPr="004F2A51" w:rsidRDefault="00D73FC4" w:rsidP="00D76665">
      <w:pPr>
        <w:shd w:val="clear" w:color="auto" w:fill="F2F2F2" w:themeFill="background1" w:themeFillShade="F2"/>
        <w:ind w:left="1260"/>
        <w:rPr>
          <w:rFonts w:asciiTheme="minorHAnsi" w:hAnsiTheme="minorHAnsi" w:cstheme="minorHAnsi"/>
          <w:sz w:val="22"/>
          <w:szCs w:val="22"/>
        </w:rPr>
      </w:pPr>
      <w:r w:rsidRPr="004F2A51">
        <w:rPr>
          <w:rFonts w:asciiTheme="minorHAnsi" w:hAnsiTheme="minorHAnsi" w:cstheme="minorHAnsi"/>
          <w:sz w:val="22"/>
          <w:szCs w:val="22"/>
        </w:rPr>
        <w:t xml:space="preserve">It is important to note that the order provided is a general guideline, and there may be cases where specific considerations or domain knowledge suggest a different order or a combination of steps. Flexibility and adapting the order based on the </w:t>
      </w:r>
      <w:r>
        <w:rPr>
          <w:rFonts w:asciiTheme="minorHAnsi" w:hAnsiTheme="minorHAnsi" w:cstheme="minorHAnsi"/>
          <w:sz w:val="22"/>
          <w:szCs w:val="22"/>
        </w:rPr>
        <w:t>dataset's characteristics</w:t>
      </w:r>
      <w:r w:rsidRPr="004F2A51">
        <w:rPr>
          <w:rFonts w:asciiTheme="minorHAnsi" w:hAnsiTheme="minorHAnsi" w:cstheme="minorHAnsi"/>
          <w:sz w:val="22"/>
          <w:szCs w:val="22"/>
        </w:rPr>
        <w:t xml:space="preserve"> and the problem at hand </w:t>
      </w:r>
      <w:r>
        <w:rPr>
          <w:rFonts w:asciiTheme="minorHAnsi" w:hAnsiTheme="minorHAnsi" w:cstheme="minorHAnsi"/>
          <w:sz w:val="22"/>
          <w:szCs w:val="22"/>
        </w:rPr>
        <w:t>are</w:t>
      </w:r>
      <w:r w:rsidRPr="004F2A51">
        <w:rPr>
          <w:rFonts w:asciiTheme="minorHAnsi" w:hAnsiTheme="minorHAnsi" w:cstheme="minorHAnsi"/>
          <w:sz w:val="22"/>
          <w:szCs w:val="22"/>
        </w:rPr>
        <w:t xml:space="preserve"> crucial for optimal data preparation.</w:t>
      </w:r>
    </w:p>
    <w:p w14:paraId="34E270C7" w14:textId="77777777" w:rsidR="00D73FC4" w:rsidRPr="004F2A51" w:rsidRDefault="00D73FC4" w:rsidP="00D73FC4">
      <w:pPr>
        <w:rPr>
          <w:rFonts w:asciiTheme="minorHAnsi" w:hAnsiTheme="minorHAnsi" w:cstheme="minorHAnsi"/>
          <w:sz w:val="22"/>
          <w:szCs w:val="22"/>
        </w:rPr>
      </w:pPr>
    </w:p>
    <w:p w14:paraId="6E0D40DB" w14:textId="77777777" w:rsidR="00D73FC4" w:rsidRPr="004F2A51" w:rsidRDefault="00D73FC4" w:rsidP="00D73FC4">
      <w:pPr>
        <w:pStyle w:val="Heading3"/>
        <w:ind w:left="0"/>
        <w:rPr>
          <w:rFonts w:asciiTheme="minorHAnsi" w:hAnsiTheme="minorHAnsi" w:cstheme="minorHAnsi"/>
        </w:rPr>
      </w:pPr>
      <w:bookmarkStart w:id="71" w:name="_Toc174889581"/>
      <w:r w:rsidRPr="004F2A51">
        <w:rPr>
          <w:rFonts w:asciiTheme="minorHAnsi" w:hAnsiTheme="minorHAnsi" w:cstheme="minorHAnsi"/>
        </w:rPr>
        <w:t>Data Set Preparation for Regression Models</w:t>
      </w:r>
      <w:bookmarkEnd w:id="71"/>
    </w:p>
    <w:p w14:paraId="0D7E051A" w14:textId="77777777" w:rsidR="00D73FC4" w:rsidRPr="004F2A51" w:rsidRDefault="00D73FC4" w:rsidP="00D73FC4">
      <w:pPr>
        <w:pStyle w:val="ABlockListLast"/>
        <w:ind w:left="0"/>
        <w:rPr>
          <w:rFonts w:asciiTheme="minorHAnsi" w:hAnsiTheme="minorHAnsi" w:cstheme="minorHAnsi"/>
          <w:sz w:val="22"/>
          <w:szCs w:val="22"/>
        </w:rPr>
      </w:pPr>
    </w:p>
    <w:p w14:paraId="36966D85" w14:textId="77777777" w:rsidR="00D73FC4" w:rsidRPr="004F2A51" w:rsidRDefault="00D73FC4" w:rsidP="00D73FC4">
      <w:pPr>
        <w:pStyle w:val="ABlockListLast"/>
        <w:ind w:left="0"/>
        <w:rPr>
          <w:rFonts w:asciiTheme="minorHAnsi" w:hAnsiTheme="minorHAnsi" w:cstheme="minorHAnsi"/>
          <w:sz w:val="22"/>
          <w:szCs w:val="22"/>
        </w:rPr>
      </w:pPr>
      <w:r w:rsidRPr="004F2A51">
        <w:rPr>
          <w:rFonts w:asciiTheme="minorHAnsi" w:hAnsiTheme="minorHAnsi" w:cstheme="minorHAnsi"/>
          <w:sz w:val="22"/>
          <w:szCs w:val="22"/>
        </w:rPr>
        <w:t xml:space="preserve">In predictive modeling, data set preparation plays a vital role in ensuring the accuracy and reliability of regression models. As regression models aim to estimate continuous numerical values, </w:t>
      </w:r>
      <w:r>
        <w:rPr>
          <w:rFonts w:asciiTheme="minorHAnsi" w:hAnsiTheme="minorHAnsi" w:cstheme="minorHAnsi"/>
          <w:sz w:val="22"/>
          <w:szCs w:val="22"/>
        </w:rPr>
        <w:t>treating</w:t>
      </w:r>
      <w:r w:rsidRPr="004F2A51">
        <w:rPr>
          <w:rFonts w:asciiTheme="minorHAnsi" w:hAnsiTheme="minorHAnsi" w:cstheme="minorHAnsi"/>
          <w:sz w:val="22"/>
          <w:szCs w:val="22"/>
        </w:rPr>
        <w:t xml:space="preserve"> missing values, outliers, and categorical variables requires careful consideration to avoid biased or erroneous results. Let's explore the impact of these factors on regression models and compare it to their treatment in tree-based models.</w:t>
      </w:r>
    </w:p>
    <w:p w14:paraId="43F44E33" w14:textId="77777777" w:rsidR="00D73FC4" w:rsidRPr="004F2A51" w:rsidRDefault="00D73FC4" w:rsidP="00145AC7">
      <w:pPr>
        <w:pStyle w:val="ABlockListLast"/>
        <w:numPr>
          <w:ilvl w:val="0"/>
          <w:numId w:val="73"/>
        </w:numPr>
        <w:rPr>
          <w:rFonts w:asciiTheme="minorHAnsi" w:hAnsiTheme="minorHAnsi" w:cstheme="minorHAnsi"/>
          <w:sz w:val="22"/>
          <w:szCs w:val="22"/>
        </w:rPr>
      </w:pPr>
      <w:r w:rsidRPr="004F2A51">
        <w:rPr>
          <w:rFonts w:asciiTheme="minorHAnsi" w:hAnsiTheme="minorHAnsi" w:cstheme="minorHAnsi"/>
          <w:b/>
          <w:bCs/>
          <w:sz w:val="22"/>
          <w:szCs w:val="22"/>
        </w:rPr>
        <w:t>Missing Values:</w:t>
      </w:r>
      <w:r w:rsidRPr="004F2A51">
        <w:rPr>
          <w:rFonts w:asciiTheme="minorHAnsi" w:hAnsiTheme="minorHAnsi" w:cstheme="minorHAnsi"/>
          <w:sz w:val="22"/>
          <w:szCs w:val="22"/>
        </w:rPr>
        <w:t xml:space="preserve"> Missing values can significantly affect regression models. The presence of missing values leads to incomplete information, potentially distorting the relationship between predictors and the target variable. In regression, imputation methods such as mean imputation or multiple imputation can replace missing values with reasonable estimates. However, it is crucial to consider the potential biases introduced by imputation and carefully evaluate the </w:t>
      </w:r>
      <w:r>
        <w:rPr>
          <w:rFonts w:asciiTheme="minorHAnsi" w:hAnsiTheme="minorHAnsi" w:cstheme="minorHAnsi"/>
          <w:sz w:val="22"/>
          <w:szCs w:val="22"/>
        </w:rPr>
        <w:t>impact of imputed data</w:t>
      </w:r>
      <w:r w:rsidRPr="004F2A51">
        <w:rPr>
          <w:rFonts w:asciiTheme="minorHAnsi" w:hAnsiTheme="minorHAnsi" w:cstheme="minorHAnsi"/>
          <w:sz w:val="22"/>
          <w:szCs w:val="22"/>
        </w:rPr>
        <w:t xml:space="preserve"> on regression results.</w:t>
      </w:r>
    </w:p>
    <w:p w14:paraId="0E68CDED" w14:textId="77777777" w:rsidR="00D73FC4" w:rsidRPr="004F2A51" w:rsidRDefault="00D73FC4" w:rsidP="00145AC7">
      <w:pPr>
        <w:pStyle w:val="ABlockListLast"/>
        <w:numPr>
          <w:ilvl w:val="0"/>
          <w:numId w:val="73"/>
        </w:numPr>
        <w:rPr>
          <w:rFonts w:asciiTheme="minorHAnsi" w:hAnsiTheme="minorHAnsi" w:cstheme="minorHAnsi"/>
          <w:sz w:val="22"/>
          <w:szCs w:val="22"/>
        </w:rPr>
      </w:pPr>
      <w:r w:rsidRPr="004F2A51">
        <w:rPr>
          <w:rFonts w:asciiTheme="minorHAnsi" w:hAnsiTheme="minorHAnsi" w:cstheme="minorHAnsi"/>
          <w:b/>
          <w:bCs/>
          <w:sz w:val="22"/>
          <w:szCs w:val="22"/>
        </w:rPr>
        <w:t>Outliers:</w:t>
      </w:r>
      <w:r w:rsidRPr="004F2A51">
        <w:rPr>
          <w:rFonts w:asciiTheme="minorHAnsi" w:hAnsiTheme="minorHAnsi" w:cstheme="minorHAnsi"/>
          <w:sz w:val="22"/>
          <w:szCs w:val="22"/>
        </w:rPr>
        <w:t xml:space="preserve"> </w:t>
      </w:r>
      <w:r>
        <w:rPr>
          <w:rFonts w:asciiTheme="minorHAnsi" w:hAnsiTheme="minorHAnsi" w:cstheme="minorHAnsi"/>
          <w:sz w:val="22"/>
          <w:szCs w:val="22"/>
        </w:rPr>
        <w:t>Extreme values deviating from most of the data</w:t>
      </w:r>
      <w:r w:rsidRPr="004F2A51">
        <w:rPr>
          <w:rFonts w:asciiTheme="minorHAnsi" w:hAnsiTheme="minorHAnsi" w:cstheme="minorHAnsi"/>
          <w:sz w:val="22"/>
          <w:szCs w:val="22"/>
        </w:rPr>
        <w:t xml:space="preserve"> can heavily influence regression models. In regression analysis, outliers can distort the estimated relationships between predictors and the target variable, leading to biased coefficient estimates and compromised model performance. Addressing outliers through techniques like </w:t>
      </w:r>
      <w:proofErr w:type="spellStart"/>
      <w:r w:rsidRPr="004F2A51">
        <w:rPr>
          <w:rFonts w:asciiTheme="minorHAnsi" w:hAnsiTheme="minorHAnsi" w:cstheme="minorHAnsi"/>
          <w:sz w:val="22"/>
          <w:szCs w:val="22"/>
        </w:rPr>
        <w:t>Winsorization</w:t>
      </w:r>
      <w:proofErr w:type="spellEnd"/>
      <w:r w:rsidRPr="004F2A51">
        <w:rPr>
          <w:rFonts w:asciiTheme="minorHAnsi" w:hAnsiTheme="minorHAnsi" w:cstheme="minorHAnsi"/>
          <w:sz w:val="22"/>
          <w:szCs w:val="22"/>
        </w:rPr>
        <w:t>, truncation, or robust regression helps mitigate their impact on regression models, allowing for more reliable estimates.</w:t>
      </w:r>
    </w:p>
    <w:p w14:paraId="65B0B6F1" w14:textId="77777777" w:rsidR="00D73FC4" w:rsidRPr="004F2A51" w:rsidRDefault="00D73FC4" w:rsidP="00145AC7">
      <w:pPr>
        <w:pStyle w:val="ABlockListLast"/>
        <w:numPr>
          <w:ilvl w:val="0"/>
          <w:numId w:val="73"/>
        </w:numPr>
        <w:rPr>
          <w:rFonts w:asciiTheme="minorHAnsi" w:hAnsiTheme="minorHAnsi" w:cstheme="minorHAnsi"/>
          <w:sz w:val="22"/>
          <w:szCs w:val="22"/>
        </w:rPr>
      </w:pPr>
      <w:r w:rsidRPr="004F2A51">
        <w:rPr>
          <w:rFonts w:asciiTheme="minorHAnsi" w:hAnsiTheme="minorHAnsi" w:cstheme="minorHAnsi"/>
          <w:b/>
          <w:bCs/>
          <w:sz w:val="22"/>
          <w:szCs w:val="22"/>
        </w:rPr>
        <w:t>Categorical Variables:</w:t>
      </w:r>
      <w:r w:rsidRPr="004F2A51">
        <w:rPr>
          <w:rFonts w:asciiTheme="minorHAnsi" w:hAnsiTheme="minorHAnsi" w:cstheme="minorHAnsi"/>
          <w:sz w:val="22"/>
          <w:szCs w:val="22"/>
        </w:rPr>
        <w:t xml:space="preserve"> Categorical variables pose unique challenges in regression models. </w:t>
      </w:r>
      <w:proofErr w:type="gramStart"/>
      <w:r w:rsidRPr="004F2A51">
        <w:rPr>
          <w:rFonts w:asciiTheme="minorHAnsi" w:hAnsiTheme="minorHAnsi" w:cstheme="minorHAnsi"/>
          <w:sz w:val="22"/>
          <w:szCs w:val="22"/>
        </w:rPr>
        <w:t>Unlike in</w:t>
      </w:r>
      <w:proofErr w:type="gramEnd"/>
      <w:r w:rsidRPr="004F2A51">
        <w:rPr>
          <w:rFonts w:asciiTheme="minorHAnsi" w:hAnsiTheme="minorHAnsi" w:cstheme="minorHAnsi"/>
          <w:sz w:val="22"/>
          <w:szCs w:val="22"/>
        </w:rPr>
        <w:t xml:space="preserve"> classification models, where categorical variables are typically encoded using dummy variables, regression models require careful treatment to incorporate categorical information effectively. This involves transforming categorical variables into a numerical format suitable for regression analysis. Techniques like one-hot encoding, effect coding, or target encoding can be employed to represent categorical variables appropriately in regression models.</w:t>
      </w:r>
    </w:p>
    <w:p w14:paraId="59F9DFFF" w14:textId="77777777" w:rsidR="00D73FC4" w:rsidRPr="004F2A51" w:rsidRDefault="00D73FC4" w:rsidP="00D73FC4">
      <w:pPr>
        <w:pStyle w:val="Heading3"/>
        <w:ind w:left="0"/>
        <w:rPr>
          <w:rFonts w:asciiTheme="minorHAnsi" w:hAnsiTheme="minorHAnsi" w:cstheme="minorHAnsi"/>
        </w:rPr>
      </w:pPr>
      <w:bookmarkStart w:id="72" w:name="_Toc174889582"/>
      <w:r w:rsidRPr="004F2A51">
        <w:rPr>
          <w:rFonts w:asciiTheme="minorHAnsi" w:hAnsiTheme="minorHAnsi" w:cstheme="minorHAnsi"/>
        </w:rPr>
        <w:lastRenderedPageBreak/>
        <w:t>Comparing with Tree-Based Models:</w:t>
      </w:r>
      <w:bookmarkEnd w:id="72"/>
    </w:p>
    <w:p w14:paraId="621327B4" w14:textId="77777777" w:rsidR="00D73FC4" w:rsidRPr="004F2A51" w:rsidRDefault="00D73FC4" w:rsidP="00D73FC4">
      <w:pPr>
        <w:pStyle w:val="ABlockListLast"/>
        <w:ind w:left="0"/>
        <w:rPr>
          <w:rFonts w:asciiTheme="minorHAnsi" w:hAnsiTheme="minorHAnsi" w:cstheme="minorHAnsi"/>
          <w:sz w:val="22"/>
          <w:szCs w:val="22"/>
        </w:rPr>
      </w:pPr>
    </w:p>
    <w:p w14:paraId="13E71E14" w14:textId="77777777" w:rsidR="00D73FC4" w:rsidRPr="004F2A51" w:rsidRDefault="00D73FC4" w:rsidP="00D73FC4">
      <w:pPr>
        <w:pStyle w:val="ABlockListLast"/>
        <w:ind w:left="0"/>
        <w:rPr>
          <w:rFonts w:asciiTheme="minorHAnsi" w:hAnsiTheme="minorHAnsi" w:cstheme="minorHAnsi"/>
          <w:sz w:val="22"/>
          <w:szCs w:val="22"/>
        </w:rPr>
      </w:pPr>
      <w:r w:rsidRPr="004F2A51">
        <w:rPr>
          <w:rFonts w:asciiTheme="minorHAnsi" w:hAnsiTheme="minorHAnsi" w:cstheme="minorHAnsi"/>
          <w:sz w:val="22"/>
          <w:szCs w:val="22"/>
        </w:rPr>
        <w:t>Tree-based models, such as decision trees, random forests, or gradient boosting machines, have built-in mechanisms that handle missing values, outliers, and categorical variables more naturally. These models can automatically handle missing values by effectively partitioning the data based on available predictors. Outliers have minimal impact on tree-based models as they are less sensitive to extreme values. Additionally, tree-based models can directly handle categorical variables without the need for explicit encoding, as they can split the data based on different categories.</w:t>
      </w:r>
    </w:p>
    <w:p w14:paraId="24799825" w14:textId="77777777" w:rsidR="00D73FC4" w:rsidRPr="004F2A51" w:rsidRDefault="00D73FC4" w:rsidP="00D73FC4">
      <w:pPr>
        <w:pStyle w:val="ABlockListLast"/>
        <w:ind w:left="0"/>
        <w:rPr>
          <w:rFonts w:asciiTheme="minorHAnsi" w:hAnsiTheme="minorHAnsi" w:cstheme="minorHAnsi"/>
          <w:sz w:val="22"/>
          <w:szCs w:val="22"/>
        </w:rPr>
      </w:pPr>
      <w:r w:rsidRPr="004F2A51">
        <w:rPr>
          <w:rFonts w:asciiTheme="minorHAnsi" w:hAnsiTheme="minorHAnsi" w:cstheme="minorHAnsi"/>
          <w:sz w:val="22"/>
          <w:szCs w:val="22"/>
        </w:rPr>
        <w:t>However, it is important to note that despite the advantages of tree-based models in handling certain data characteristics, regression models offer interpretability, simplicity, and a clearer understanding of the relationship between predictors and the continuous target variable.</w:t>
      </w:r>
    </w:p>
    <w:p w14:paraId="67CE83BA" w14:textId="77777777" w:rsidR="00D73FC4" w:rsidRDefault="00D73FC4" w:rsidP="00D73FC4">
      <w:pPr>
        <w:pStyle w:val="ABlockListLast"/>
        <w:ind w:left="0"/>
        <w:rPr>
          <w:rFonts w:asciiTheme="minorHAnsi" w:hAnsiTheme="minorHAnsi" w:cstheme="minorHAnsi"/>
          <w:sz w:val="22"/>
          <w:szCs w:val="22"/>
        </w:rPr>
      </w:pPr>
      <w:r w:rsidRPr="004F2A51">
        <w:rPr>
          <w:rFonts w:asciiTheme="minorHAnsi" w:hAnsiTheme="minorHAnsi" w:cstheme="minorHAnsi"/>
          <w:sz w:val="22"/>
          <w:szCs w:val="22"/>
        </w:rPr>
        <w:t>In summary, data set preparation for regression models requires careful consideration of missing values, outliers, and categorical variables. Imputation techniques, outlier treatment methods, and appropriate encoding approaches are essential to ensure accurate and reliable regression results. While tree-based models have inherent capabilities to handle some of these challenges, regression models offer unique advantages in understanding the relationships between predictors and the continuous target variable.</w:t>
      </w:r>
    </w:p>
    <w:p w14:paraId="78A070ED" w14:textId="77777777" w:rsidR="00D73FC4" w:rsidRPr="004F2A51" w:rsidRDefault="00D73FC4" w:rsidP="00D73FC4">
      <w:pPr>
        <w:pStyle w:val="ABlockListLast"/>
        <w:ind w:left="0"/>
        <w:rPr>
          <w:rFonts w:asciiTheme="minorHAnsi" w:hAnsiTheme="minorHAnsi" w:cstheme="minorHAnsi"/>
          <w:sz w:val="22"/>
          <w:szCs w:val="22"/>
        </w:rPr>
      </w:pPr>
    </w:p>
    <w:p w14:paraId="3E1925B0" w14:textId="77777777" w:rsidR="00D73FC4" w:rsidRDefault="00D73FC4" w:rsidP="00D73FC4">
      <w:pPr>
        <w:pStyle w:val="Heading2"/>
        <w:ind w:left="0"/>
      </w:pPr>
      <w:bookmarkStart w:id="73" w:name="_Toc174889583"/>
      <w:r>
        <w:t>Data Segmentation</w:t>
      </w:r>
      <w:bookmarkEnd w:id="73"/>
    </w:p>
    <w:p w14:paraId="65C7B8DC" w14:textId="77777777" w:rsidR="00D73FC4" w:rsidRDefault="00D73FC4" w:rsidP="00D73FC4">
      <w:pPr>
        <w:rPr>
          <w:rFonts w:asciiTheme="minorHAnsi" w:hAnsiTheme="minorHAnsi" w:cstheme="minorHAnsi"/>
          <w:sz w:val="22"/>
          <w:szCs w:val="22"/>
        </w:rPr>
      </w:pPr>
    </w:p>
    <w:p w14:paraId="3A0BCDA7" w14:textId="77777777" w:rsidR="00D73FC4" w:rsidRPr="00006D52" w:rsidRDefault="00D73FC4" w:rsidP="00D73FC4">
      <w:pPr>
        <w:rPr>
          <w:rFonts w:asciiTheme="minorHAnsi" w:hAnsiTheme="minorHAnsi" w:cstheme="minorHAnsi"/>
          <w:sz w:val="22"/>
          <w:szCs w:val="22"/>
        </w:rPr>
      </w:pPr>
      <w:r w:rsidRPr="00006D52">
        <w:rPr>
          <w:rFonts w:asciiTheme="minorHAnsi" w:hAnsiTheme="minorHAnsi" w:cstheme="minorHAnsi"/>
          <w:sz w:val="22"/>
          <w:szCs w:val="22"/>
        </w:rPr>
        <w:t xml:space="preserve">Data segmentation, also known as data splitting or partitioning, is a fundamental step in predictive modeling projects. It involves dividing the available data into distinct subsets for training, validation, and evaluation purposes. This process is crucial because it enables us to </w:t>
      </w:r>
      <w:r>
        <w:rPr>
          <w:rFonts w:asciiTheme="minorHAnsi" w:hAnsiTheme="minorHAnsi" w:cstheme="minorHAnsi"/>
          <w:sz w:val="22"/>
          <w:szCs w:val="22"/>
        </w:rPr>
        <w:t>assess our models' performance and generalization capabilities accurately</w:t>
      </w:r>
      <w:r w:rsidRPr="00006D52">
        <w:rPr>
          <w:rFonts w:asciiTheme="minorHAnsi" w:hAnsiTheme="minorHAnsi" w:cstheme="minorHAnsi"/>
          <w:sz w:val="22"/>
          <w:szCs w:val="22"/>
        </w:rPr>
        <w:t>. By separating the data into different segments, we can mimic real-world scenarios and obtain unbiased estimates of how well our models will perform on unseen data.</w:t>
      </w:r>
    </w:p>
    <w:p w14:paraId="71DD5190" w14:textId="77777777" w:rsidR="00D73FC4" w:rsidRPr="00006D52" w:rsidRDefault="00D73FC4" w:rsidP="00D73FC4">
      <w:pPr>
        <w:rPr>
          <w:rFonts w:asciiTheme="minorHAnsi" w:hAnsiTheme="minorHAnsi" w:cstheme="minorHAnsi"/>
          <w:sz w:val="22"/>
          <w:szCs w:val="22"/>
        </w:rPr>
      </w:pPr>
    </w:p>
    <w:p w14:paraId="528EEF9B" w14:textId="77777777" w:rsidR="00D73FC4" w:rsidRDefault="00D73FC4" w:rsidP="00D73FC4">
      <w:pPr>
        <w:rPr>
          <w:rFonts w:asciiTheme="minorHAnsi" w:hAnsiTheme="minorHAnsi" w:cstheme="minorHAnsi"/>
          <w:sz w:val="22"/>
          <w:szCs w:val="22"/>
        </w:rPr>
      </w:pPr>
      <w:r w:rsidRPr="00006D52">
        <w:rPr>
          <w:rFonts w:asciiTheme="minorHAnsi" w:hAnsiTheme="minorHAnsi" w:cstheme="minorHAnsi"/>
          <w:sz w:val="22"/>
          <w:szCs w:val="22"/>
        </w:rPr>
        <w:t xml:space="preserve">The primary goal of data segmentation is to create subsets that are representative of the underlying population and maintain the integrity of the evaluation process. Typically, a common approach is to divide the data into three main segments: the training set, the validation set, and the testing set. </w:t>
      </w:r>
    </w:p>
    <w:p w14:paraId="508AF588" w14:textId="77777777" w:rsidR="00D73FC4" w:rsidRDefault="00D73FC4" w:rsidP="00D73FC4">
      <w:pPr>
        <w:rPr>
          <w:rFonts w:asciiTheme="minorHAnsi" w:hAnsiTheme="minorHAnsi" w:cstheme="minorHAnsi"/>
          <w:sz w:val="22"/>
          <w:szCs w:val="22"/>
        </w:rPr>
      </w:pPr>
    </w:p>
    <w:p w14:paraId="7DFA55A4" w14:textId="77777777" w:rsidR="00D73FC4" w:rsidRPr="00006D52" w:rsidRDefault="00D73FC4" w:rsidP="00145AC7">
      <w:pPr>
        <w:pStyle w:val="ListParagraph"/>
        <w:numPr>
          <w:ilvl w:val="0"/>
          <w:numId w:val="74"/>
        </w:numPr>
        <w:rPr>
          <w:rFonts w:asciiTheme="minorHAnsi" w:hAnsiTheme="minorHAnsi" w:cstheme="minorHAnsi"/>
          <w:sz w:val="22"/>
          <w:szCs w:val="22"/>
        </w:rPr>
      </w:pPr>
      <w:r w:rsidRPr="00006D52">
        <w:rPr>
          <w:rFonts w:asciiTheme="minorHAnsi" w:hAnsiTheme="minorHAnsi" w:cstheme="minorHAnsi"/>
          <w:sz w:val="22"/>
          <w:szCs w:val="22"/>
        </w:rPr>
        <w:lastRenderedPageBreak/>
        <w:t xml:space="preserve">The </w:t>
      </w:r>
      <w:r w:rsidRPr="00006D52">
        <w:rPr>
          <w:rFonts w:asciiTheme="minorHAnsi" w:hAnsiTheme="minorHAnsi" w:cstheme="minorHAnsi"/>
          <w:b/>
          <w:bCs/>
          <w:sz w:val="22"/>
          <w:szCs w:val="22"/>
        </w:rPr>
        <w:t xml:space="preserve">training </w:t>
      </w:r>
      <w:r w:rsidRPr="00006D52">
        <w:rPr>
          <w:rFonts w:asciiTheme="minorHAnsi" w:hAnsiTheme="minorHAnsi" w:cstheme="minorHAnsi"/>
          <w:sz w:val="22"/>
          <w:szCs w:val="22"/>
        </w:rPr>
        <w:t>set is used to build and train the model</w:t>
      </w:r>
    </w:p>
    <w:p w14:paraId="07B482B9" w14:textId="77777777" w:rsidR="00D73FC4" w:rsidRPr="00006D52" w:rsidRDefault="00D73FC4" w:rsidP="00145AC7">
      <w:pPr>
        <w:pStyle w:val="ListParagraph"/>
        <w:numPr>
          <w:ilvl w:val="0"/>
          <w:numId w:val="74"/>
        </w:numPr>
        <w:rPr>
          <w:rFonts w:asciiTheme="minorHAnsi" w:hAnsiTheme="minorHAnsi" w:cstheme="minorHAnsi"/>
          <w:sz w:val="22"/>
          <w:szCs w:val="22"/>
        </w:rPr>
      </w:pPr>
      <w:r>
        <w:rPr>
          <w:rFonts w:asciiTheme="minorHAnsi" w:hAnsiTheme="minorHAnsi" w:cstheme="minorHAnsi"/>
          <w:sz w:val="22"/>
          <w:szCs w:val="22"/>
        </w:rPr>
        <w:t>T</w:t>
      </w:r>
      <w:r w:rsidRPr="00006D52">
        <w:rPr>
          <w:rFonts w:asciiTheme="minorHAnsi" w:hAnsiTheme="minorHAnsi" w:cstheme="minorHAnsi"/>
          <w:sz w:val="22"/>
          <w:szCs w:val="22"/>
        </w:rPr>
        <w:t xml:space="preserve">he </w:t>
      </w:r>
      <w:r w:rsidRPr="00006D52">
        <w:rPr>
          <w:rFonts w:asciiTheme="minorHAnsi" w:hAnsiTheme="minorHAnsi" w:cstheme="minorHAnsi"/>
          <w:b/>
          <w:bCs/>
          <w:sz w:val="22"/>
          <w:szCs w:val="22"/>
        </w:rPr>
        <w:t>validation</w:t>
      </w:r>
      <w:r w:rsidRPr="00006D52">
        <w:rPr>
          <w:rFonts w:asciiTheme="minorHAnsi" w:hAnsiTheme="minorHAnsi" w:cstheme="minorHAnsi"/>
          <w:sz w:val="22"/>
          <w:szCs w:val="22"/>
        </w:rPr>
        <w:t xml:space="preserve"> set is employed to fine-tune the model's hyperparameters and evaluate its performance</w:t>
      </w:r>
    </w:p>
    <w:p w14:paraId="33079659" w14:textId="77777777" w:rsidR="00D73FC4" w:rsidRPr="00006D52" w:rsidRDefault="00D73FC4" w:rsidP="00145AC7">
      <w:pPr>
        <w:pStyle w:val="ListParagraph"/>
        <w:numPr>
          <w:ilvl w:val="0"/>
          <w:numId w:val="74"/>
        </w:numPr>
        <w:rPr>
          <w:rFonts w:asciiTheme="minorHAnsi" w:hAnsiTheme="minorHAnsi" w:cstheme="minorHAnsi"/>
          <w:sz w:val="22"/>
          <w:szCs w:val="22"/>
        </w:rPr>
      </w:pPr>
      <w:r>
        <w:rPr>
          <w:rFonts w:asciiTheme="minorHAnsi" w:hAnsiTheme="minorHAnsi" w:cstheme="minorHAnsi"/>
          <w:sz w:val="22"/>
          <w:szCs w:val="22"/>
        </w:rPr>
        <w:t>T</w:t>
      </w:r>
      <w:r w:rsidRPr="00006D52">
        <w:rPr>
          <w:rFonts w:asciiTheme="minorHAnsi" w:hAnsiTheme="minorHAnsi" w:cstheme="minorHAnsi"/>
          <w:sz w:val="22"/>
          <w:szCs w:val="22"/>
        </w:rPr>
        <w:t xml:space="preserve">he </w:t>
      </w:r>
      <w:r w:rsidRPr="00006D52">
        <w:rPr>
          <w:rFonts w:asciiTheme="minorHAnsi" w:hAnsiTheme="minorHAnsi" w:cstheme="minorHAnsi"/>
          <w:b/>
          <w:bCs/>
          <w:sz w:val="22"/>
          <w:szCs w:val="22"/>
        </w:rPr>
        <w:t xml:space="preserve">testing </w:t>
      </w:r>
      <w:r w:rsidRPr="00006D52">
        <w:rPr>
          <w:rFonts w:asciiTheme="minorHAnsi" w:hAnsiTheme="minorHAnsi" w:cstheme="minorHAnsi"/>
          <w:sz w:val="22"/>
          <w:szCs w:val="22"/>
        </w:rPr>
        <w:t>set serves as an independent dataset for the final evaluation</w:t>
      </w:r>
    </w:p>
    <w:p w14:paraId="451FB570" w14:textId="77777777" w:rsidR="00D73FC4" w:rsidRPr="00006D52" w:rsidRDefault="00D73FC4" w:rsidP="00D73FC4">
      <w:pPr>
        <w:rPr>
          <w:rFonts w:asciiTheme="minorHAnsi" w:hAnsiTheme="minorHAnsi" w:cstheme="minorHAnsi"/>
          <w:sz w:val="22"/>
          <w:szCs w:val="22"/>
        </w:rPr>
      </w:pPr>
    </w:p>
    <w:p w14:paraId="6C80731C" w14:textId="77777777" w:rsidR="00D73FC4" w:rsidRPr="00006D52" w:rsidRDefault="00D73FC4" w:rsidP="00D73FC4">
      <w:pPr>
        <w:rPr>
          <w:rFonts w:asciiTheme="minorHAnsi" w:hAnsiTheme="minorHAnsi" w:cstheme="minorHAnsi"/>
          <w:sz w:val="22"/>
          <w:szCs w:val="22"/>
        </w:rPr>
      </w:pPr>
      <w:r w:rsidRPr="00006D52">
        <w:rPr>
          <w:rFonts w:asciiTheme="minorHAnsi" w:hAnsiTheme="minorHAnsi" w:cstheme="minorHAnsi"/>
          <w:sz w:val="22"/>
          <w:szCs w:val="22"/>
        </w:rPr>
        <w:t>By segmenting the data, we can detect potential issues such as overfitting, where the model performs exceedingly well on the training data but fails to generalize to new data. It allows us to iteratively refine the model, validate its performance on unseen data, and make necessary adjustments to ensure its reliability.</w:t>
      </w:r>
    </w:p>
    <w:p w14:paraId="16CCE8D1" w14:textId="77777777" w:rsidR="00D73FC4" w:rsidRPr="00006D52" w:rsidRDefault="00D73FC4" w:rsidP="00D73FC4">
      <w:pPr>
        <w:rPr>
          <w:rFonts w:asciiTheme="minorHAnsi" w:hAnsiTheme="minorHAnsi" w:cstheme="minorHAnsi"/>
          <w:sz w:val="22"/>
          <w:szCs w:val="22"/>
        </w:rPr>
      </w:pPr>
    </w:p>
    <w:p w14:paraId="4E0C6647" w14:textId="77777777" w:rsidR="00D73FC4" w:rsidRPr="00006D52" w:rsidRDefault="00D73FC4" w:rsidP="00D73FC4">
      <w:pPr>
        <w:rPr>
          <w:rFonts w:asciiTheme="minorHAnsi" w:hAnsiTheme="minorHAnsi" w:cstheme="minorHAnsi"/>
          <w:sz w:val="22"/>
          <w:szCs w:val="22"/>
        </w:rPr>
      </w:pPr>
      <w:r w:rsidRPr="00006D52">
        <w:rPr>
          <w:rFonts w:asciiTheme="minorHAnsi" w:hAnsiTheme="minorHAnsi" w:cstheme="minorHAnsi"/>
          <w:sz w:val="22"/>
          <w:szCs w:val="22"/>
        </w:rPr>
        <w:t xml:space="preserve">Furthermore, </w:t>
      </w:r>
      <w:r>
        <w:rPr>
          <w:rFonts w:asciiTheme="minorHAnsi" w:hAnsiTheme="minorHAnsi" w:cstheme="minorHAnsi"/>
          <w:sz w:val="22"/>
          <w:szCs w:val="22"/>
        </w:rPr>
        <w:t>an additional segment called the out-of-time validation set is often used in scenarios where time is a critical factor, such as time series data</w:t>
      </w:r>
      <w:r w:rsidRPr="00006D52">
        <w:rPr>
          <w:rFonts w:asciiTheme="minorHAnsi" w:hAnsiTheme="minorHAnsi" w:cstheme="minorHAnsi"/>
          <w:sz w:val="22"/>
          <w:szCs w:val="22"/>
        </w:rPr>
        <w:t xml:space="preserve">. This segment simulates the </w:t>
      </w:r>
      <w:r>
        <w:rPr>
          <w:rFonts w:asciiTheme="minorHAnsi" w:hAnsiTheme="minorHAnsi" w:cstheme="minorHAnsi"/>
          <w:sz w:val="22"/>
          <w:szCs w:val="22"/>
        </w:rPr>
        <w:t xml:space="preserve">model's future deployment by evaluating its performance based </w:t>
      </w:r>
      <w:r w:rsidRPr="00006D52">
        <w:rPr>
          <w:rFonts w:asciiTheme="minorHAnsi" w:hAnsiTheme="minorHAnsi" w:cstheme="minorHAnsi"/>
          <w:sz w:val="22"/>
          <w:szCs w:val="22"/>
        </w:rPr>
        <w:t>on data after the training period. This helps us assess how well the model generalizes over time and ensures that it remains accurate and reliable in real-world situations.</w:t>
      </w:r>
    </w:p>
    <w:p w14:paraId="4CBC8F27" w14:textId="77777777" w:rsidR="00D73FC4" w:rsidRPr="00006D52" w:rsidRDefault="00D73FC4" w:rsidP="00D73FC4">
      <w:pPr>
        <w:rPr>
          <w:rFonts w:asciiTheme="minorHAnsi" w:hAnsiTheme="minorHAnsi" w:cstheme="minorHAnsi"/>
          <w:sz w:val="22"/>
          <w:szCs w:val="22"/>
        </w:rPr>
      </w:pPr>
    </w:p>
    <w:p w14:paraId="78CCB171" w14:textId="77777777" w:rsidR="00D73FC4" w:rsidRDefault="00D73FC4" w:rsidP="00D73FC4">
      <w:pPr>
        <w:rPr>
          <w:rFonts w:asciiTheme="minorHAnsi" w:hAnsiTheme="minorHAnsi" w:cstheme="minorHAnsi"/>
          <w:sz w:val="22"/>
          <w:szCs w:val="22"/>
        </w:rPr>
      </w:pPr>
      <w:r>
        <w:rPr>
          <w:rFonts w:asciiTheme="minorHAnsi" w:hAnsiTheme="minorHAnsi" w:cstheme="minorHAnsi"/>
          <w:sz w:val="22"/>
          <w:szCs w:val="22"/>
        </w:rPr>
        <w:t>D</w:t>
      </w:r>
      <w:r w:rsidRPr="00006D52">
        <w:rPr>
          <w:rFonts w:asciiTheme="minorHAnsi" w:hAnsiTheme="minorHAnsi" w:cstheme="minorHAnsi"/>
          <w:sz w:val="22"/>
          <w:szCs w:val="22"/>
        </w:rPr>
        <w:t>ata segmentation is a crucial step in predictive modeling projects</w:t>
      </w:r>
      <w:r>
        <w:rPr>
          <w:rFonts w:asciiTheme="minorHAnsi" w:hAnsiTheme="minorHAnsi" w:cstheme="minorHAnsi"/>
          <w:sz w:val="22"/>
          <w:szCs w:val="22"/>
        </w:rPr>
        <w:t>. It enables us to accurately evaluate and fine-tune our models,</w:t>
      </w:r>
      <w:r w:rsidRPr="00006D52">
        <w:rPr>
          <w:rFonts w:asciiTheme="minorHAnsi" w:hAnsiTheme="minorHAnsi" w:cstheme="minorHAnsi"/>
          <w:sz w:val="22"/>
          <w:szCs w:val="22"/>
        </w:rPr>
        <w:t xml:space="preserve"> assess their generalization capabilities, identify potential issues, and ensure </w:t>
      </w:r>
      <w:r>
        <w:rPr>
          <w:rFonts w:asciiTheme="minorHAnsi" w:hAnsiTheme="minorHAnsi" w:cstheme="minorHAnsi"/>
          <w:sz w:val="22"/>
          <w:szCs w:val="22"/>
        </w:rPr>
        <w:t>they</w:t>
      </w:r>
      <w:r w:rsidRPr="00006D52">
        <w:rPr>
          <w:rFonts w:asciiTheme="minorHAnsi" w:hAnsiTheme="minorHAnsi" w:cstheme="minorHAnsi"/>
          <w:sz w:val="22"/>
          <w:szCs w:val="22"/>
        </w:rPr>
        <w:t xml:space="preserve"> perform well on unseen data. </w:t>
      </w:r>
      <w:r>
        <w:rPr>
          <w:rFonts w:asciiTheme="minorHAnsi" w:hAnsiTheme="minorHAnsi" w:cstheme="minorHAnsi"/>
          <w:sz w:val="22"/>
          <w:szCs w:val="22"/>
        </w:rPr>
        <w:t>We can build robust and reliable models that deliver accurate predictions and insights by following appropriate data segmentation techniques</w:t>
      </w:r>
      <w:r w:rsidRPr="00006D52">
        <w:rPr>
          <w:rFonts w:asciiTheme="minorHAnsi" w:hAnsiTheme="minorHAnsi" w:cstheme="minorHAnsi"/>
          <w:sz w:val="22"/>
          <w:szCs w:val="22"/>
        </w:rPr>
        <w:t>.</w:t>
      </w:r>
    </w:p>
    <w:p w14:paraId="5FC039EE" w14:textId="77777777" w:rsidR="00D73FC4" w:rsidRDefault="00D73FC4" w:rsidP="00D73FC4">
      <w:pPr>
        <w:rPr>
          <w:rFonts w:asciiTheme="minorHAnsi" w:hAnsiTheme="minorHAnsi" w:cstheme="minorHAnsi"/>
          <w:sz w:val="22"/>
          <w:szCs w:val="22"/>
        </w:rPr>
      </w:pPr>
    </w:p>
    <w:p w14:paraId="6C7B3F4B" w14:textId="77777777" w:rsidR="00D73FC4" w:rsidRDefault="00D73FC4" w:rsidP="00D73FC4">
      <w:pPr>
        <w:pStyle w:val="Heading2"/>
        <w:ind w:left="0"/>
      </w:pPr>
      <w:bookmarkStart w:id="74" w:name="_Toc174889584"/>
      <w:r>
        <w:t>Different Types of Data Segmentation</w:t>
      </w:r>
      <w:bookmarkEnd w:id="74"/>
    </w:p>
    <w:p w14:paraId="4F38064C" w14:textId="77777777" w:rsidR="00D73FC4" w:rsidRPr="00006D52" w:rsidRDefault="00D73FC4" w:rsidP="00D73FC4">
      <w:pPr>
        <w:rPr>
          <w:rFonts w:asciiTheme="minorHAnsi" w:hAnsiTheme="minorHAnsi" w:cstheme="minorHAnsi"/>
          <w:sz w:val="22"/>
          <w:szCs w:val="22"/>
        </w:rPr>
      </w:pPr>
    </w:p>
    <w:p w14:paraId="33567ABC" w14:textId="77777777" w:rsidR="00D73FC4" w:rsidRPr="00680E0F" w:rsidRDefault="00D73FC4" w:rsidP="00D73FC4">
      <w:pPr>
        <w:rPr>
          <w:rFonts w:asciiTheme="minorHAnsi" w:hAnsiTheme="minorHAnsi" w:cstheme="minorHAnsi"/>
          <w:sz w:val="22"/>
          <w:szCs w:val="22"/>
        </w:rPr>
      </w:pPr>
      <w:r w:rsidRPr="00680E0F">
        <w:rPr>
          <w:rFonts w:asciiTheme="minorHAnsi" w:hAnsiTheme="minorHAnsi" w:cstheme="minorHAnsi"/>
          <w:sz w:val="22"/>
          <w:szCs w:val="22"/>
        </w:rPr>
        <w:t>In predictive modeling, the most common and widely used approach for data segmentation involves dividing the data into three main subsets: the training set, the validation set, and the testing set. This approach is commonly referred to as the train-validation-test split. The training set is used to build and train the model, the validation set is used to fine-tune the model and optimize its parameters, and the testing set is used for the final evaluation of the model's performance.</w:t>
      </w:r>
    </w:p>
    <w:p w14:paraId="17AF5212" w14:textId="77777777" w:rsidR="00D73FC4" w:rsidRPr="00680E0F" w:rsidRDefault="00D73FC4" w:rsidP="00D73FC4">
      <w:pPr>
        <w:rPr>
          <w:rFonts w:asciiTheme="minorHAnsi" w:hAnsiTheme="minorHAnsi" w:cstheme="minorHAnsi"/>
          <w:sz w:val="22"/>
          <w:szCs w:val="22"/>
        </w:rPr>
      </w:pPr>
    </w:p>
    <w:p w14:paraId="3BEC32DD" w14:textId="77777777" w:rsidR="00D73FC4" w:rsidRDefault="00D73FC4" w:rsidP="00D73FC4">
      <w:pPr>
        <w:rPr>
          <w:rFonts w:asciiTheme="minorHAnsi" w:hAnsiTheme="minorHAnsi" w:cstheme="minorHAnsi"/>
          <w:sz w:val="22"/>
          <w:szCs w:val="22"/>
        </w:rPr>
      </w:pPr>
      <w:r w:rsidRPr="00680E0F">
        <w:rPr>
          <w:rFonts w:asciiTheme="minorHAnsi" w:hAnsiTheme="minorHAnsi" w:cstheme="minorHAnsi"/>
          <w:sz w:val="22"/>
          <w:szCs w:val="22"/>
        </w:rPr>
        <w:t>On the other hand, the term "out-of-time" validation set is used specifically in time series data analysis. It refers to a validation set that contains data from a time period that is later than the training period, simulating real-world scenarios where the model needs to make predictions on future data. This allows us to evaluate the model's ability to generalize and make accurate predictions on unseen future data.</w:t>
      </w:r>
    </w:p>
    <w:p w14:paraId="6F681635" w14:textId="77777777" w:rsidR="00D73FC4" w:rsidRDefault="00D73FC4" w:rsidP="00D73FC4">
      <w:pPr>
        <w:rPr>
          <w:rFonts w:asciiTheme="minorHAnsi" w:hAnsiTheme="minorHAnsi" w:cstheme="minorHAnsi"/>
          <w:sz w:val="22"/>
          <w:szCs w:val="22"/>
        </w:rPr>
      </w:pPr>
    </w:p>
    <w:p w14:paraId="0728EBDD" w14:textId="77777777" w:rsidR="00D73FC4" w:rsidRDefault="00D73FC4" w:rsidP="00D73FC4">
      <w:pPr>
        <w:pStyle w:val="ACaptionHead"/>
        <w:ind w:left="0"/>
      </w:pPr>
      <w:r>
        <w:lastRenderedPageBreak/>
        <w:t>Figure 4.1 – Data Segmentation</w:t>
      </w:r>
    </w:p>
    <w:p w14:paraId="47ED3375" w14:textId="77777777" w:rsidR="00D73FC4" w:rsidRDefault="00D73FC4" w:rsidP="00D73FC4">
      <w:pPr>
        <w:pStyle w:val="ACaptionHead"/>
        <w:ind w:left="0"/>
      </w:pPr>
      <w:r>
        <w:rPr>
          <w:noProof/>
        </w:rPr>
        <w:drawing>
          <wp:inline distT="0" distB="0" distL="0" distR="0" wp14:anchorId="6AF87BD3" wp14:editId="59B336DA">
            <wp:extent cx="5257800" cy="710565"/>
            <wp:effectExtent l="0" t="0" r="0" b="0"/>
            <wp:docPr id="1003293055" name="Picture 1" descr="A blue and yellow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93055" name="Picture 1" descr="A blue and yellow box with black text&#10;&#10;Description automatically generated"/>
                    <pic:cNvPicPr/>
                  </pic:nvPicPr>
                  <pic:blipFill>
                    <a:blip r:embed="rId43"/>
                    <a:stretch>
                      <a:fillRect/>
                    </a:stretch>
                  </pic:blipFill>
                  <pic:spPr>
                    <a:xfrm>
                      <a:off x="0" y="0"/>
                      <a:ext cx="5257800" cy="710565"/>
                    </a:xfrm>
                    <a:prstGeom prst="rect">
                      <a:avLst/>
                    </a:prstGeom>
                  </pic:spPr>
                </pic:pic>
              </a:graphicData>
            </a:graphic>
          </wp:inline>
        </w:drawing>
      </w:r>
    </w:p>
    <w:p w14:paraId="71DBF5DA" w14:textId="77777777" w:rsidR="00D73FC4" w:rsidRPr="00CA3A2A" w:rsidRDefault="00D73FC4" w:rsidP="00D73FC4">
      <w:pPr>
        <w:pStyle w:val="ACaptionHead"/>
      </w:pPr>
    </w:p>
    <w:p w14:paraId="1E73B10C" w14:textId="77777777" w:rsidR="00D73FC4" w:rsidRPr="00680E0F" w:rsidRDefault="00D73FC4" w:rsidP="00D73FC4">
      <w:pPr>
        <w:rPr>
          <w:rFonts w:asciiTheme="minorHAnsi" w:hAnsiTheme="minorHAnsi" w:cstheme="minorHAnsi"/>
          <w:sz w:val="22"/>
          <w:szCs w:val="22"/>
        </w:rPr>
      </w:pPr>
      <w:r w:rsidRPr="00680E0F">
        <w:rPr>
          <w:rFonts w:asciiTheme="minorHAnsi" w:hAnsiTheme="minorHAnsi" w:cstheme="minorHAnsi"/>
          <w:sz w:val="22"/>
          <w:szCs w:val="22"/>
        </w:rPr>
        <w:t>To reconcile the terminology, we can say that the train-validation-</w:t>
      </w:r>
      <w:r>
        <w:rPr>
          <w:rFonts w:asciiTheme="minorHAnsi" w:hAnsiTheme="minorHAnsi" w:cstheme="minorHAnsi"/>
          <w:sz w:val="22"/>
          <w:szCs w:val="22"/>
        </w:rPr>
        <w:t>OOT</w:t>
      </w:r>
      <w:r w:rsidRPr="00680E0F">
        <w:rPr>
          <w:rFonts w:asciiTheme="minorHAnsi" w:hAnsiTheme="minorHAnsi" w:cstheme="minorHAnsi"/>
          <w:sz w:val="22"/>
          <w:szCs w:val="22"/>
        </w:rPr>
        <w:t xml:space="preserve"> split is the standard approach for general predictive modeling tasks. However, in the context of time series data analysis, an additional segment called the out-of-time validation set is often used to assess the model's performance on future data.</w:t>
      </w:r>
    </w:p>
    <w:p w14:paraId="575BCEC8" w14:textId="77777777" w:rsidR="00D73FC4" w:rsidRPr="00680E0F" w:rsidRDefault="00D73FC4" w:rsidP="00D73FC4">
      <w:pPr>
        <w:rPr>
          <w:rFonts w:asciiTheme="minorHAnsi" w:hAnsiTheme="minorHAnsi" w:cstheme="minorHAnsi"/>
          <w:sz w:val="22"/>
          <w:szCs w:val="22"/>
        </w:rPr>
      </w:pPr>
    </w:p>
    <w:p w14:paraId="7818BC0C" w14:textId="77777777" w:rsidR="00D73FC4" w:rsidRPr="00680E0F" w:rsidRDefault="00D73FC4" w:rsidP="00D73FC4">
      <w:pPr>
        <w:rPr>
          <w:rFonts w:asciiTheme="minorHAnsi" w:hAnsiTheme="minorHAnsi" w:cstheme="minorHAnsi"/>
          <w:sz w:val="22"/>
          <w:szCs w:val="22"/>
        </w:rPr>
      </w:pPr>
      <w:r w:rsidRPr="00680E0F">
        <w:rPr>
          <w:rFonts w:asciiTheme="minorHAnsi" w:hAnsiTheme="minorHAnsi" w:cstheme="minorHAnsi"/>
          <w:sz w:val="22"/>
          <w:szCs w:val="22"/>
        </w:rPr>
        <w:t>It's important to note that different sources or individuals may use slightly different terms or variations, but the key idea remains the same: dividing the data into subsets for training, validation, and evaluation purposes to ensure robust and reliable model performance.</w:t>
      </w:r>
    </w:p>
    <w:p w14:paraId="67F3200D" w14:textId="77777777" w:rsidR="00D73FC4" w:rsidRDefault="00D73FC4" w:rsidP="00D73FC4">
      <w:pPr>
        <w:rPr>
          <w:rFonts w:asciiTheme="minorHAnsi" w:hAnsiTheme="minorHAnsi" w:cstheme="minorHAnsi"/>
          <w:sz w:val="22"/>
          <w:szCs w:val="22"/>
        </w:rPr>
      </w:pPr>
    </w:p>
    <w:p w14:paraId="75219120" w14:textId="77777777" w:rsidR="00D73FC4" w:rsidRPr="00205C30" w:rsidRDefault="00D73FC4" w:rsidP="00D73FC4">
      <w:pPr>
        <w:pStyle w:val="Heading3"/>
        <w:ind w:left="0"/>
      </w:pPr>
      <w:bookmarkStart w:id="75" w:name="_Toc174889585"/>
      <w:r w:rsidRPr="00205C30">
        <w:t>Cross-Validation</w:t>
      </w:r>
      <w:bookmarkEnd w:id="75"/>
    </w:p>
    <w:p w14:paraId="23C962E0" w14:textId="77777777" w:rsidR="00D73FC4" w:rsidRPr="00205C30" w:rsidRDefault="00D73FC4" w:rsidP="00D73FC4">
      <w:pPr>
        <w:rPr>
          <w:rFonts w:asciiTheme="minorHAnsi" w:hAnsiTheme="minorHAnsi" w:cstheme="minorHAnsi"/>
          <w:sz w:val="22"/>
          <w:szCs w:val="22"/>
        </w:rPr>
      </w:pPr>
    </w:p>
    <w:p w14:paraId="7FE2F4BA" w14:textId="77777777" w:rsidR="00D73FC4" w:rsidRPr="00205C30" w:rsidRDefault="00D73FC4" w:rsidP="00D73FC4">
      <w:pPr>
        <w:rPr>
          <w:rFonts w:asciiTheme="minorHAnsi" w:hAnsiTheme="minorHAnsi" w:cstheme="minorHAnsi"/>
          <w:sz w:val="22"/>
          <w:szCs w:val="22"/>
        </w:rPr>
      </w:pPr>
      <w:r w:rsidRPr="00205C30">
        <w:rPr>
          <w:rFonts w:asciiTheme="minorHAnsi" w:hAnsiTheme="minorHAnsi" w:cstheme="minorHAnsi"/>
          <w:sz w:val="22"/>
          <w:szCs w:val="22"/>
        </w:rPr>
        <w:t xml:space="preserve">Cross-validation is an alternative approach to data segmentation that is particularly useful when the available data is </w:t>
      </w:r>
      <w:proofErr w:type="gramStart"/>
      <w:r w:rsidRPr="00205C30">
        <w:rPr>
          <w:rFonts w:asciiTheme="minorHAnsi" w:hAnsiTheme="minorHAnsi" w:cstheme="minorHAnsi"/>
          <w:sz w:val="22"/>
          <w:szCs w:val="22"/>
        </w:rPr>
        <w:t>limited</w:t>
      </w:r>
      <w:proofErr w:type="gramEnd"/>
      <w:r w:rsidRPr="00205C30">
        <w:rPr>
          <w:rFonts w:asciiTheme="minorHAnsi" w:hAnsiTheme="minorHAnsi" w:cstheme="minorHAnsi"/>
          <w:sz w:val="22"/>
          <w:szCs w:val="22"/>
        </w:rPr>
        <w:t xml:space="preserve"> and we want to make the most efficient use of it. Instead of splitting the data into distinct training, validation, and </w:t>
      </w:r>
      <w:r>
        <w:rPr>
          <w:rFonts w:asciiTheme="minorHAnsi" w:hAnsiTheme="minorHAnsi" w:cstheme="minorHAnsi"/>
          <w:sz w:val="22"/>
          <w:szCs w:val="22"/>
        </w:rPr>
        <w:t>OOT</w:t>
      </w:r>
      <w:r w:rsidRPr="00205C30">
        <w:rPr>
          <w:rFonts w:asciiTheme="minorHAnsi" w:hAnsiTheme="minorHAnsi" w:cstheme="minorHAnsi"/>
          <w:sz w:val="22"/>
          <w:szCs w:val="22"/>
        </w:rPr>
        <w:t xml:space="preserve"> sets, cross-validation involves repeatedly dividing the data into subsets and using them for training and validation in a systematic way.</w:t>
      </w:r>
    </w:p>
    <w:p w14:paraId="40D37D1B" w14:textId="77777777" w:rsidR="00D73FC4" w:rsidRPr="00205C30" w:rsidRDefault="00D73FC4" w:rsidP="00D73FC4">
      <w:pPr>
        <w:rPr>
          <w:rFonts w:asciiTheme="minorHAnsi" w:hAnsiTheme="minorHAnsi" w:cstheme="minorHAnsi"/>
          <w:sz w:val="22"/>
          <w:szCs w:val="22"/>
        </w:rPr>
      </w:pPr>
    </w:p>
    <w:p w14:paraId="0C734044" w14:textId="77777777" w:rsidR="00D73FC4" w:rsidRDefault="00D73FC4" w:rsidP="00D73FC4">
      <w:pPr>
        <w:rPr>
          <w:rFonts w:asciiTheme="minorHAnsi" w:hAnsiTheme="minorHAnsi" w:cstheme="minorHAnsi"/>
          <w:sz w:val="22"/>
          <w:szCs w:val="22"/>
        </w:rPr>
      </w:pPr>
      <w:r w:rsidRPr="00205C30">
        <w:rPr>
          <w:rFonts w:asciiTheme="minorHAnsi" w:hAnsiTheme="minorHAnsi" w:cstheme="minorHAnsi"/>
          <w:sz w:val="22"/>
          <w:szCs w:val="22"/>
        </w:rPr>
        <w:t xml:space="preserve">The most common form of cross-validation is k-fold cross-validation, where the data is divided into k equally sized folds. The model is trained on k-1 folds and validated on the remaining fold. This process is repeated k times, with each fold serving as the validation set exactly once. The </w:t>
      </w:r>
      <w:r>
        <w:rPr>
          <w:rFonts w:asciiTheme="minorHAnsi" w:hAnsiTheme="minorHAnsi" w:cstheme="minorHAnsi"/>
          <w:sz w:val="22"/>
          <w:szCs w:val="22"/>
        </w:rPr>
        <w:t>model's performance</w:t>
      </w:r>
      <w:r w:rsidRPr="00205C30">
        <w:rPr>
          <w:rFonts w:asciiTheme="minorHAnsi" w:hAnsiTheme="minorHAnsi" w:cstheme="minorHAnsi"/>
          <w:sz w:val="22"/>
          <w:szCs w:val="22"/>
        </w:rPr>
        <w:t xml:space="preserve"> is then averaged across the k iterations </w:t>
      </w:r>
      <w:r>
        <w:rPr>
          <w:rFonts w:asciiTheme="minorHAnsi" w:hAnsiTheme="minorHAnsi" w:cstheme="minorHAnsi"/>
          <w:sz w:val="22"/>
          <w:szCs w:val="22"/>
        </w:rPr>
        <w:t>for</w:t>
      </w:r>
      <w:r w:rsidRPr="00205C30">
        <w:rPr>
          <w:rFonts w:asciiTheme="minorHAnsi" w:hAnsiTheme="minorHAnsi" w:cstheme="minorHAnsi"/>
          <w:sz w:val="22"/>
          <w:szCs w:val="22"/>
        </w:rPr>
        <w:t xml:space="preserve"> an overall assessment.</w:t>
      </w:r>
      <w:r>
        <w:rPr>
          <w:rFonts w:asciiTheme="minorHAnsi" w:hAnsiTheme="minorHAnsi" w:cstheme="minorHAnsi"/>
          <w:sz w:val="22"/>
          <w:szCs w:val="22"/>
        </w:rPr>
        <w:t xml:space="preserve">  </w:t>
      </w:r>
    </w:p>
    <w:p w14:paraId="3C7520CF" w14:textId="77777777" w:rsidR="00D73FC4" w:rsidRDefault="00D73FC4" w:rsidP="00D73FC4">
      <w:pPr>
        <w:rPr>
          <w:rFonts w:asciiTheme="minorHAnsi" w:hAnsiTheme="minorHAnsi" w:cstheme="minorHAnsi"/>
          <w:sz w:val="22"/>
          <w:szCs w:val="22"/>
        </w:rPr>
      </w:pPr>
    </w:p>
    <w:p w14:paraId="74787033" w14:textId="77777777" w:rsidR="00D73FC4" w:rsidRDefault="00D73FC4" w:rsidP="00D73FC4">
      <w:pPr>
        <w:rPr>
          <w:rFonts w:asciiTheme="minorHAnsi" w:hAnsiTheme="minorHAnsi" w:cstheme="minorHAnsi"/>
          <w:sz w:val="22"/>
          <w:szCs w:val="22"/>
        </w:rPr>
      </w:pPr>
    </w:p>
    <w:p w14:paraId="4B754DE9" w14:textId="77777777" w:rsidR="00D73FC4" w:rsidRDefault="00D73FC4" w:rsidP="00D73FC4">
      <w:pPr>
        <w:rPr>
          <w:rFonts w:asciiTheme="minorHAnsi" w:hAnsiTheme="minorHAnsi" w:cstheme="minorHAnsi"/>
          <w:sz w:val="22"/>
          <w:szCs w:val="22"/>
        </w:rPr>
      </w:pPr>
    </w:p>
    <w:p w14:paraId="6E3AC75F" w14:textId="77777777" w:rsidR="00D73FC4" w:rsidRDefault="00D73FC4" w:rsidP="00D73FC4">
      <w:pPr>
        <w:rPr>
          <w:rFonts w:asciiTheme="minorHAnsi" w:hAnsiTheme="minorHAnsi" w:cstheme="minorHAnsi"/>
          <w:sz w:val="22"/>
          <w:szCs w:val="22"/>
        </w:rPr>
      </w:pPr>
    </w:p>
    <w:p w14:paraId="5FFF7EA5" w14:textId="77777777" w:rsidR="00D73FC4" w:rsidRDefault="00D73FC4" w:rsidP="00D73FC4">
      <w:pPr>
        <w:rPr>
          <w:rFonts w:asciiTheme="minorHAnsi" w:hAnsiTheme="minorHAnsi" w:cstheme="minorHAnsi"/>
          <w:sz w:val="22"/>
          <w:szCs w:val="22"/>
        </w:rPr>
      </w:pPr>
    </w:p>
    <w:p w14:paraId="67AA78F3" w14:textId="77777777" w:rsidR="00D73FC4" w:rsidRDefault="00D73FC4" w:rsidP="00D73FC4">
      <w:pPr>
        <w:rPr>
          <w:rFonts w:asciiTheme="minorHAnsi" w:hAnsiTheme="minorHAnsi" w:cstheme="minorHAnsi"/>
          <w:sz w:val="22"/>
          <w:szCs w:val="22"/>
        </w:rPr>
      </w:pPr>
    </w:p>
    <w:p w14:paraId="11EEE988" w14:textId="77777777" w:rsidR="00D73FC4" w:rsidRPr="00C27617" w:rsidRDefault="00D73FC4" w:rsidP="00D73FC4">
      <w:pPr>
        <w:pStyle w:val="ACaptionHead"/>
        <w:ind w:left="0"/>
      </w:pPr>
      <w:r>
        <w:lastRenderedPageBreak/>
        <w:t>Figure 4.2 – K-Fold Cross Validation</w:t>
      </w:r>
    </w:p>
    <w:p w14:paraId="1581C56D" w14:textId="77777777" w:rsidR="00D73FC4" w:rsidRDefault="00D73FC4" w:rsidP="00D73FC4">
      <w:pPr>
        <w:rPr>
          <w:rFonts w:asciiTheme="minorHAnsi" w:hAnsiTheme="minorHAnsi" w:cstheme="minorHAnsi"/>
          <w:sz w:val="22"/>
          <w:szCs w:val="22"/>
        </w:rPr>
      </w:pPr>
    </w:p>
    <w:tbl>
      <w:tblPr>
        <w:tblW w:w="5000" w:type="pct"/>
        <w:tblLook w:val="04A0" w:firstRow="1" w:lastRow="0" w:firstColumn="1" w:lastColumn="0" w:noHBand="0" w:noVBand="1"/>
      </w:tblPr>
      <w:tblGrid>
        <w:gridCol w:w="974"/>
        <w:gridCol w:w="222"/>
        <w:gridCol w:w="722"/>
        <w:gridCol w:w="721"/>
        <w:gridCol w:w="673"/>
        <w:gridCol w:w="705"/>
        <w:gridCol w:w="703"/>
        <w:gridCol w:w="704"/>
        <w:gridCol w:w="704"/>
        <w:gridCol w:w="704"/>
        <w:gridCol w:w="721"/>
        <w:gridCol w:w="722"/>
      </w:tblGrid>
      <w:tr w:rsidR="00D73FC4" w:rsidRPr="00C27617" w14:paraId="521D0290" w14:textId="77777777" w:rsidTr="00A23D18">
        <w:trPr>
          <w:trHeight w:val="420"/>
        </w:trPr>
        <w:tc>
          <w:tcPr>
            <w:tcW w:w="445" w:type="pct"/>
            <w:tcBorders>
              <w:top w:val="nil"/>
              <w:left w:val="nil"/>
              <w:bottom w:val="nil"/>
              <w:right w:val="nil"/>
            </w:tcBorders>
            <w:shd w:val="clear" w:color="auto" w:fill="auto"/>
            <w:noWrap/>
            <w:vAlign w:val="center"/>
            <w:hideMark/>
          </w:tcPr>
          <w:p w14:paraId="2E7F90DC" w14:textId="77777777" w:rsidR="00D73FC4" w:rsidRPr="00C27617" w:rsidRDefault="00D73FC4" w:rsidP="00A23D18">
            <w:pPr>
              <w:jc w:val="center"/>
              <w:rPr>
                <w:rFonts w:ascii="Calibri" w:hAnsi="Calibri" w:cs="Calibri"/>
                <w:b/>
                <w:bCs/>
                <w:color w:val="000000"/>
                <w:sz w:val="22"/>
                <w:szCs w:val="22"/>
              </w:rPr>
            </w:pPr>
            <w:r w:rsidRPr="00C27617">
              <w:rPr>
                <w:rFonts w:ascii="Calibri" w:hAnsi="Calibri" w:cs="Calibri"/>
                <w:b/>
                <w:bCs/>
                <w:color w:val="000000"/>
                <w:sz w:val="22"/>
                <w:szCs w:val="22"/>
              </w:rPr>
              <w:t>Round 1</w:t>
            </w:r>
          </w:p>
        </w:tc>
        <w:tc>
          <w:tcPr>
            <w:tcW w:w="103" w:type="pct"/>
            <w:tcBorders>
              <w:top w:val="nil"/>
              <w:left w:val="nil"/>
              <w:bottom w:val="nil"/>
              <w:right w:val="nil"/>
            </w:tcBorders>
            <w:shd w:val="clear" w:color="auto" w:fill="auto"/>
            <w:noWrap/>
            <w:vAlign w:val="center"/>
            <w:hideMark/>
          </w:tcPr>
          <w:p w14:paraId="6EE50C7B" w14:textId="77777777" w:rsidR="00D73FC4" w:rsidRPr="00C27617" w:rsidRDefault="00D73FC4" w:rsidP="00A23D18">
            <w:pPr>
              <w:jc w:val="center"/>
              <w:rPr>
                <w:rFonts w:ascii="Calibri" w:hAnsi="Calibri" w:cs="Calibri"/>
                <w:b/>
                <w:bCs/>
                <w:color w:val="000000"/>
                <w:sz w:val="22"/>
                <w:szCs w:val="22"/>
              </w:rPr>
            </w:pPr>
          </w:p>
        </w:tc>
        <w:tc>
          <w:tcPr>
            <w:tcW w:w="890" w:type="pct"/>
            <w:gridSpan w:val="2"/>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641CAC3D" w14:textId="77777777" w:rsidR="00D73FC4" w:rsidRPr="00C27617" w:rsidRDefault="00D73FC4" w:rsidP="00A23D18">
            <w:pPr>
              <w:jc w:val="center"/>
              <w:rPr>
                <w:rFonts w:ascii="Calibri" w:hAnsi="Calibri" w:cs="Calibri"/>
                <w:b/>
                <w:bCs/>
                <w:color w:val="000000"/>
                <w:sz w:val="22"/>
                <w:szCs w:val="22"/>
              </w:rPr>
            </w:pPr>
            <w:r w:rsidRPr="00C27617">
              <w:rPr>
                <w:rFonts w:ascii="Calibri" w:hAnsi="Calibri" w:cs="Calibri"/>
                <w:b/>
                <w:bCs/>
                <w:color w:val="000000"/>
                <w:sz w:val="22"/>
                <w:szCs w:val="22"/>
              </w:rPr>
              <w:t>Test Data</w:t>
            </w:r>
          </w:p>
        </w:tc>
        <w:tc>
          <w:tcPr>
            <w:tcW w:w="3561" w:type="pct"/>
            <w:gridSpan w:val="8"/>
            <w:tcBorders>
              <w:top w:val="single" w:sz="4" w:space="0" w:color="auto"/>
              <w:left w:val="nil"/>
              <w:bottom w:val="single" w:sz="4" w:space="0" w:color="auto"/>
              <w:right w:val="single" w:sz="4" w:space="0" w:color="auto"/>
            </w:tcBorders>
            <w:shd w:val="clear" w:color="000000" w:fill="00B0F0"/>
            <w:noWrap/>
            <w:vAlign w:val="center"/>
            <w:hideMark/>
          </w:tcPr>
          <w:p w14:paraId="3B088D2E" w14:textId="77777777" w:rsidR="00D73FC4" w:rsidRPr="00C27617" w:rsidRDefault="00D73FC4" w:rsidP="00A23D18">
            <w:pPr>
              <w:jc w:val="center"/>
              <w:rPr>
                <w:rFonts w:ascii="Calibri" w:hAnsi="Calibri" w:cs="Calibri"/>
                <w:b/>
                <w:bCs/>
                <w:color w:val="000000"/>
                <w:sz w:val="22"/>
                <w:szCs w:val="22"/>
              </w:rPr>
            </w:pPr>
            <w:r w:rsidRPr="00C27617">
              <w:rPr>
                <w:rFonts w:ascii="Calibri" w:hAnsi="Calibri" w:cs="Calibri"/>
                <w:b/>
                <w:bCs/>
                <w:color w:val="000000"/>
                <w:sz w:val="22"/>
                <w:szCs w:val="22"/>
              </w:rPr>
              <w:t>Training Data</w:t>
            </w:r>
          </w:p>
        </w:tc>
      </w:tr>
      <w:tr w:rsidR="00D73FC4" w:rsidRPr="00C27617" w14:paraId="5621CF12" w14:textId="77777777" w:rsidTr="00A23D18">
        <w:trPr>
          <w:trHeight w:val="180"/>
        </w:trPr>
        <w:tc>
          <w:tcPr>
            <w:tcW w:w="445" w:type="pct"/>
            <w:tcBorders>
              <w:top w:val="nil"/>
              <w:left w:val="nil"/>
              <w:bottom w:val="nil"/>
              <w:right w:val="nil"/>
            </w:tcBorders>
            <w:shd w:val="clear" w:color="auto" w:fill="auto"/>
            <w:noWrap/>
            <w:vAlign w:val="bottom"/>
            <w:hideMark/>
          </w:tcPr>
          <w:p w14:paraId="3DF83AE2" w14:textId="77777777" w:rsidR="00D73FC4" w:rsidRPr="00C27617" w:rsidRDefault="00D73FC4" w:rsidP="00A23D18">
            <w:pPr>
              <w:jc w:val="center"/>
              <w:rPr>
                <w:rFonts w:ascii="Calibri" w:hAnsi="Calibri" w:cs="Calibri"/>
                <w:b/>
                <w:bCs/>
                <w:color w:val="000000"/>
                <w:sz w:val="22"/>
                <w:szCs w:val="22"/>
              </w:rPr>
            </w:pPr>
          </w:p>
        </w:tc>
        <w:tc>
          <w:tcPr>
            <w:tcW w:w="103" w:type="pct"/>
            <w:tcBorders>
              <w:top w:val="nil"/>
              <w:left w:val="nil"/>
              <w:bottom w:val="nil"/>
              <w:right w:val="nil"/>
            </w:tcBorders>
            <w:shd w:val="clear" w:color="auto" w:fill="auto"/>
            <w:noWrap/>
            <w:vAlign w:val="bottom"/>
            <w:hideMark/>
          </w:tcPr>
          <w:p w14:paraId="76F7D181" w14:textId="77777777" w:rsidR="00D73FC4" w:rsidRPr="00C27617" w:rsidRDefault="00D73FC4" w:rsidP="00A23D18">
            <w:pPr>
              <w:jc w:val="center"/>
              <w:rPr>
                <w:szCs w:val="20"/>
              </w:rPr>
            </w:pPr>
          </w:p>
        </w:tc>
        <w:tc>
          <w:tcPr>
            <w:tcW w:w="445" w:type="pct"/>
            <w:tcBorders>
              <w:top w:val="nil"/>
              <w:left w:val="nil"/>
              <w:bottom w:val="single" w:sz="4" w:space="0" w:color="auto"/>
              <w:right w:val="nil"/>
            </w:tcBorders>
            <w:shd w:val="clear" w:color="auto" w:fill="auto"/>
            <w:noWrap/>
            <w:vAlign w:val="bottom"/>
            <w:hideMark/>
          </w:tcPr>
          <w:p w14:paraId="1C2D472A" w14:textId="77777777" w:rsidR="00D73FC4" w:rsidRPr="00C27617" w:rsidRDefault="00D73FC4" w:rsidP="00A23D18">
            <w:pPr>
              <w:rPr>
                <w:rFonts w:ascii="Calibri" w:hAnsi="Calibri" w:cs="Calibri"/>
                <w:b/>
                <w:bCs/>
                <w:color w:val="000000"/>
                <w:sz w:val="22"/>
                <w:szCs w:val="22"/>
              </w:rPr>
            </w:pPr>
            <w:r w:rsidRPr="00C27617">
              <w:rPr>
                <w:rFonts w:ascii="Calibri" w:hAnsi="Calibri" w:cs="Calibri"/>
                <w:b/>
                <w:bCs/>
                <w:color w:val="000000"/>
                <w:sz w:val="22"/>
                <w:szCs w:val="22"/>
              </w:rPr>
              <w:t> </w:t>
            </w:r>
          </w:p>
        </w:tc>
        <w:tc>
          <w:tcPr>
            <w:tcW w:w="445" w:type="pct"/>
            <w:tcBorders>
              <w:top w:val="nil"/>
              <w:left w:val="nil"/>
              <w:bottom w:val="single" w:sz="4" w:space="0" w:color="auto"/>
              <w:right w:val="nil"/>
            </w:tcBorders>
            <w:shd w:val="clear" w:color="auto" w:fill="auto"/>
            <w:noWrap/>
            <w:vAlign w:val="bottom"/>
            <w:hideMark/>
          </w:tcPr>
          <w:p w14:paraId="100FCF22" w14:textId="77777777" w:rsidR="00D73FC4" w:rsidRPr="00C27617" w:rsidRDefault="00D73FC4" w:rsidP="00A23D18">
            <w:pPr>
              <w:rPr>
                <w:rFonts w:ascii="Calibri" w:hAnsi="Calibri" w:cs="Calibri"/>
                <w:b/>
                <w:bCs/>
                <w:color w:val="000000"/>
                <w:sz w:val="22"/>
                <w:szCs w:val="22"/>
              </w:rPr>
            </w:pPr>
            <w:r w:rsidRPr="00C27617">
              <w:rPr>
                <w:rFonts w:ascii="Calibri" w:hAnsi="Calibri" w:cs="Calibri"/>
                <w:b/>
                <w:bCs/>
                <w:color w:val="000000"/>
                <w:sz w:val="22"/>
                <w:szCs w:val="22"/>
              </w:rPr>
              <w:t> </w:t>
            </w:r>
          </w:p>
        </w:tc>
        <w:tc>
          <w:tcPr>
            <w:tcW w:w="445" w:type="pct"/>
            <w:tcBorders>
              <w:top w:val="nil"/>
              <w:left w:val="nil"/>
              <w:bottom w:val="single" w:sz="4" w:space="0" w:color="auto"/>
              <w:right w:val="nil"/>
            </w:tcBorders>
            <w:shd w:val="clear" w:color="auto" w:fill="auto"/>
            <w:noWrap/>
            <w:vAlign w:val="bottom"/>
            <w:hideMark/>
          </w:tcPr>
          <w:p w14:paraId="4989F9A8" w14:textId="77777777" w:rsidR="00D73FC4" w:rsidRPr="00C27617" w:rsidRDefault="00D73FC4" w:rsidP="00A23D18">
            <w:pPr>
              <w:rPr>
                <w:rFonts w:ascii="Calibri" w:hAnsi="Calibri" w:cs="Calibri"/>
                <w:b/>
                <w:bCs/>
                <w:color w:val="000000"/>
                <w:sz w:val="22"/>
                <w:szCs w:val="22"/>
              </w:rPr>
            </w:pPr>
            <w:r w:rsidRPr="00C27617">
              <w:rPr>
                <w:rFonts w:ascii="Calibri" w:hAnsi="Calibri" w:cs="Calibri"/>
                <w:b/>
                <w:bCs/>
                <w:color w:val="000000"/>
                <w:sz w:val="22"/>
                <w:szCs w:val="22"/>
              </w:rPr>
              <w:t> </w:t>
            </w:r>
          </w:p>
        </w:tc>
        <w:tc>
          <w:tcPr>
            <w:tcW w:w="445" w:type="pct"/>
            <w:tcBorders>
              <w:top w:val="nil"/>
              <w:left w:val="nil"/>
              <w:bottom w:val="single" w:sz="4" w:space="0" w:color="auto"/>
              <w:right w:val="nil"/>
            </w:tcBorders>
            <w:shd w:val="clear" w:color="auto" w:fill="auto"/>
            <w:noWrap/>
            <w:vAlign w:val="bottom"/>
            <w:hideMark/>
          </w:tcPr>
          <w:p w14:paraId="4D3B859C" w14:textId="77777777" w:rsidR="00D73FC4" w:rsidRPr="00C27617" w:rsidRDefault="00D73FC4" w:rsidP="00A23D18">
            <w:pPr>
              <w:rPr>
                <w:rFonts w:ascii="Calibri" w:hAnsi="Calibri" w:cs="Calibri"/>
                <w:b/>
                <w:bCs/>
                <w:color w:val="000000"/>
                <w:sz w:val="22"/>
                <w:szCs w:val="22"/>
              </w:rPr>
            </w:pPr>
            <w:r w:rsidRPr="00C27617">
              <w:rPr>
                <w:rFonts w:ascii="Calibri" w:hAnsi="Calibri" w:cs="Calibri"/>
                <w:b/>
                <w:bCs/>
                <w:color w:val="000000"/>
                <w:sz w:val="22"/>
                <w:szCs w:val="22"/>
              </w:rPr>
              <w:t> </w:t>
            </w:r>
          </w:p>
        </w:tc>
        <w:tc>
          <w:tcPr>
            <w:tcW w:w="445" w:type="pct"/>
            <w:tcBorders>
              <w:top w:val="nil"/>
              <w:left w:val="nil"/>
              <w:bottom w:val="single" w:sz="4" w:space="0" w:color="auto"/>
              <w:right w:val="nil"/>
            </w:tcBorders>
            <w:shd w:val="clear" w:color="auto" w:fill="auto"/>
            <w:noWrap/>
            <w:vAlign w:val="bottom"/>
            <w:hideMark/>
          </w:tcPr>
          <w:p w14:paraId="7F819ADE" w14:textId="77777777" w:rsidR="00D73FC4" w:rsidRPr="00C27617" w:rsidRDefault="00D73FC4" w:rsidP="00A23D18">
            <w:pPr>
              <w:rPr>
                <w:rFonts w:ascii="Calibri" w:hAnsi="Calibri" w:cs="Calibri"/>
                <w:b/>
                <w:bCs/>
                <w:color w:val="000000"/>
                <w:sz w:val="22"/>
                <w:szCs w:val="22"/>
              </w:rPr>
            </w:pPr>
            <w:r w:rsidRPr="00C27617">
              <w:rPr>
                <w:rFonts w:ascii="Calibri" w:hAnsi="Calibri" w:cs="Calibri"/>
                <w:b/>
                <w:bCs/>
                <w:color w:val="000000"/>
                <w:sz w:val="22"/>
                <w:szCs w:val="22"/>
              </w:rPr>
              <w:t> </w:t>
            </w:r>
          </w:p>
        </w:tc>
        <w:tc>
          <w:tcPr>
            <w:tcW w:w="445" w:type="pct"/>
            <w:tcBorders>
              <w:top w:val="nil"/>
              <w:left w:val="nil"/>
              <w:bottom w:val="single" w:sz="4" w:space="0" w:color="auto"/>
              <w:right w:val="nil"/>
            </w:tcBorders>
            <w:shd w:val="clear" w:color="auto" w:fill="auto"/>
            <w:noWrap/>
            <w:vAlign w:val="bottom"/>
            <w:hideMark/>
          </w:tcPr>
          <w:p w14:paraId="2A1F37C0" w14:textId="77777777" w:rsidR="00D73FC4" w:rsidRPr="00C27617" w:rsidRDefault="00D73FC4" w:rsidP="00A23D18">
            <w:pPr>
              <w:rPr>
                <w:rFonts w:ascii="Calibri" w:hAnsi="Calibri" w:cs="Calibri"/>
                <w:b/>
                <w:bCs/>
                <w:color w:val="000000"/>
                <w:sz w:val="22"/>
                <w:szCs w:val="22"/>
              </w:rPr>
            </w:pPr>
            <w:r w:rsidRPr="00C27617">
              <w:rPr>
                <w:rFonts w:ascii="Calibri" w:hAnsi="Calibri" w:cs="Calibri"/>
                <w:b/>
                <w:bCs/>
                <w:color w:val="000000"/>
                <w:sz w:val="22"/>
                <w:szCs w:val="22"/>
              </w:rPr>
              <w:t> </w:t>
            </w:r>
          </w:p>
        </w:tc>
        <w:tc>
          <w:tcPr>
            <w:tcW w:w="445" w:type="pct"/>
            <w:tcBorders>
              <w:top w:val="nil"/>
              <w:left w:val="nil"/>
              <w:bottom w:val="single" w:sz="4" w:space="0" w:color="auto"/>
              <w:right w:val="nil"/>
            </w:tcBorders>
            <w:shd w:val="clear" w:color="auto" w:fill="auto"/>
            <w:noWrap/>
            <w:vAlign w:val="bottom"/>
            <w:hideMark/>
          </w:tcPr>
          <w:p w14:paraId="0AAA9965" w14:textId="77777777" w:rsidR="00D73FC4" w:rsidRPr="00C27617" w:rsidRDefault="00D73FC4" w:rsidP="00A23D18">
            <w:pPr>
              <w:rPr>
                <w:rFonts w:ascii="Calibri" w:hAnsi="Calibri" w:cs="Calibri"/>
                <w:b/>
                <w:bCs/>
                <w:color w:val="000000"/>
                <w:sz w:val="22"/>
                <w:szCs w:val="22"/>
              </w:rPr>
            </w:pPr>
            <w:r w:rsidRPr="00C27617">
              <w:rPr>
                <w:rFonts w:ascii="Calibri" w:hAnsi="Calibri" w:cs="Calibri"/>
                <w:b/>
                <w:bCs/>
                <w:color w:val="000000"/>
                <w:sz w:val="22"/>
                <w:szCs w:val="22"/>
              </w:rPr>
              <w:t> </w:t>
            </w:r>
          </w:p>
        </w:tc>
        <w:tc>
          <w:tcPr>
            <w:tcW w:w="445" w:type="pct"/>
            <w:tcBorders>
              <w:top w:val="nil"/>
              <w:left w:val="nil"/>
              <w:bottom w:val="single" w:sz="4" w:space="0" w:color="auto"/>
              <w:right w:val="nil"/>
            </w:tcBorders>
            <w:shd w:val="clear" w:color="auto" w:fill="auto"/>
            <w:noWrap/>
            <w:vAlign w:val="bottom"/>
            <w:hideMark/>
          </w:tcPr>
          <w:p w14:paraId="4DCB6699" w14:textId="77777777" w:rsidR="00D73FC4" w:rsidRPr="00C27617" w:rsidRDefault="00D73FC4" w:rsidP="00A23D18">
            <w:pPr>
              <w:rPr>
                <w:rFonts w:ascii="Calibri" w:hAnsi="Calibri" w:cs="Calibri"/>
                <w:b/>
                <w:bCs/>
                <w:color w:val="000000"/>
                <w:sz w:val="22"/>
                <w:szCs w:val="22"/>
              </w:rPr>
            </w:pPr>
            <w:r w:rsidRPr="00C27617">
              <w:rPr>
                <w:rFonts w:ascii="Calibri" w:hAnsi="Calibri" w:cs="Calibri"/>
                <w:b/>
                <w:bCs/>
                <w:color w:val="000000"/>
                <w:sz w:val="22"/>
                <w:szCs w:val="22"/>
              </w:rPr>
              <w:t> </w:t>
            </w:r>
          </w:p>
        </w:tc>
        <w:tc>
          <w:tcPr>
            <w:tcW w:w="445" w:type="pct"/>
            <w:tcBorders>
              <w:top w:val="nil"/>
              <w:left w:val="nil"/>
              <w:bottom w:val="single" w:sz="4" w:space="0" w:color="auto"/>
              <w:right w:val="nil"/>
            </w:tcBorders>
            <w:shd w:val="clear" w:color="auto" w:fill="auto"/>
            <w:noWrap/>
            <w:vAlign w:val="bottom"/>
            <w:hideMark/>
          </w:tcPr>
          <w:p w14:paraId="0F2BCA2F" w14:textId="77777777" w:rsidR="00D73FC4" w:rsidRPr="00C27617" w:rsidRDefault="00D73FC4" w:rsidP="00A23D18">
            <w:pPr>
              <w:rPr>
                <w:rFonts w:ascii="Calibri" w:hAnsi="Calibri" w:cs="Calibri"/>
                <w:b/>
                <w:bCs/>
                <w:color w:val="000000"/>
                <w:sz w:val="22"/>
                <w:szCs w:val="22"/>
              </w:rPr>
            </w:pPr>
            <w:r w:rsidRPr="00C27617">
              <w:rPr>
                <w:rFonts w:ascii="Calibri" w:hAnsi="Calibri" w:cs="Calibri"/>
                <w:b/>
                <w:bCs/>
                <w:color w:val="000000"/>
                <w:sz w:val="22"/>
                <w:szCs w:val="22"/>
              </w:rPr>
              <w:t> </w:t>
            </w:r>
          </w:p>
        </w:tc>
        <w:tc>
          <w:tcPr>
            <w:tcW w:w="445" w:type="pct"/>
            <w:tcBorders>
              <w:top w:val="nil"/>
              <w:left w:val="nil"/>
              <w:bottom w:val="single" w:sz="4" w:space="0" w:color="auto"/>
              <w:right w:val="nil"/>
            </w:tcBorders>
            <w:shd w:val="clear" w:color="auto" w:fill="auto"/>
            <w:noWrap/>
            <w:vAlign w:val="bottom"/>
            <w:hideMark/>
          </w:tcPr>
          <w:p w14:paraId="1DF8354F" w14:textId="77777777" w:rsidR="00D73FC4" w:rsidRPr="00C27617" w:rsidRDefault="00D73FC4" w:rsidP="00A23D18">
            <w:pPr>
              <w:rPr>
                <w:rFonts w:ascii="Calibri" w:hAnsi="Calibri" w:cs="Calibri"/>
                <w:b/>
                <w:bCs/>
                <w:color w:val="000000"/>
                <w:sz w:val="22"/>
                <w:szCs w:val="22"/>
              </w:rPr>
            </w:pPr>
            <w:r w:rsidRPr="00C27617">
              <w:rPr>
                <w:rFonts w:ascii="Calibri" w:hAnsi="Calibri" w:cs="Calibri"/>
                <w:b/>
                <w:bCs/>
                <w:color w:val="000000"/>
                <w:sz w:val="22"/>
                <w:szCs w:val="22"/>
              </w:rPr>
              <w:t> </w:t>
            </w:r>
          </w:p>
        </w:tc>
      </w:tr>
      <w:tr w:rsidR="00D73FC4" w:rsidRPr="00C27617" w14:paraId="74CC77AB" w14:textId="77777777" w:rsidTr="00A23D18">
        <w:trPr>
          <w:trHeight w:val="420"/>
        </w:trPr>
        <w:tc>
          <w:tcPr>
            <w:tcW w:w="445" w:type="pct"/>
            <w:tcBorders>
              <w:top w:val="nil"/>
              <w:left w:val="nil"/>
              <w:bottom w:val="nil"/>
              <w:right w:val="nil"/>
            </w:tcBorders>
            <w:shd w:val="clear" w:color="auto" w:fill="auto"/>
            <w:noWrap/>
            <w:vAlign w:val="center"/>
            <w:hideMark/>
          </w:tcPr>
          <w:p w14:paraId="6A11C84B" w14:textId="77777777" w:rsidR="00D73FC4" w:rsidRPr="00C27617" w:rsidRDefault="00D73FC4" w:rsidP="00A23D18">
            <w:pPr>
              <w:jc w:val="center"/>
              <w:rPr>
                <w:rFonts w:ascii="Calibri" w:hAnsi="Calibri" w:cs="Calibri"/>
                <w:b/>
                <w:bCs/>
                <w:color w:val="000000"/>
                <w:sz w:val="22"/>
                <w:szCs w:val="22"/>
              </w:rPr>
            </w:pPr>
            <w:r w:rsidRPr="00C27617">
              <w:rPr>
                <w:rFonts w:ascii="Calibri" w:hAnsi="Calibri" w:cs="Calibri"/>
                <w:b/>
                <w:bCs/>
                <w:color w:val="000000"/>
                <w:sz w:val="22"/>
                <w:szCs w:val="22"/>
              </w:rPr>
              <w:t>Round 2</w:t>
            </w:r>
          </w:p>
        </w:tc>
        <w:tc>
          <w:tcPr>
            <w:tcW w:w="103" w:type="pct"/>
            <w:tcBorders>
              <w:top w:val="nil"/>
              <w:left w:val="nil"/>
              <w:bottom w:val="nil"/>
              <w:right w:val="nil"/>
            </w:tcBorders>
            <w:shd w:val="clear" w:color="auto" w:fill="auto"/>
            <w:noWrap/>
            <w:vAlign w:val="center"/>
            <w:hideMark/>
          </w:tcPr>
          <w:p w14:paraId="473DCE85" w14:textId="77777777" w:rsidR="00D73FC4" w:rsidRPr="00C27617" w:rsidRDefault="00D73FC4" w:rsidP="00A23D18">
            <w:pPr>
              <w:jc w:val="center"/>
              <w:rPr>
                <w:rFonts w:ascii="Calibri" w:hAnsi="Calibri" w:cs="Calibri"/>
                <w:b/>
                <w:bCs/>
                <w:color w:val="000000"/>
                <w:sz w:val="22"/>
                <w:szCs w:val="22"/>
              </w:rPr>
            </w:pPr>
          </w:p>
        </w:tc>
        <w:tc>
          <w:tcPr>
            <w:tcW w:w="890" w:type="pct"/>
            <w:gridSpan w:val="2"/>
            <w:tcBorders>
              <w:top w:val="single" w:sz="4" w:space="0" w:color="auto"/>
              <w:left w:val="single" w:sz="4" w:space="0" w:color="auto"/>
              <w:bottom w:val="single" w:sz="4" w:space="0" w:color="auto"/>
              <w:right w:val="single" w:sz="4" w:space="0" w:color="auto"/>
            </w:tcBorders>
            <w:shd w:val="clear" w:color="000000" w:fill="00B0F0"/>
            <w:noWrap/>
            <w:vAlign w:val="center"/>
            <w:hideMark/>
          </w:tcPr>
          <w:p w14:paraId="2928A606" w14:textId="77777777" w:rsidR="00D73FC4" w:rsidRPr="00C27617" w:rsidRDefault="00D73FC4" w:rsidP="00A23D18">
            <w:pPr>
              <w:jc w:val="center"/>
              <w:rPr>
                <w:rFonts w:ascii="Calibri" w:hAnsi="Calibri" w:cs="Calibri"/>
                <w:b/>
                <w:bCs/>
                <w:color w:val="000000"/>
                <w:sz w:val="22"/>
                <w:szCs w:val="22"/>
              </w:rPr>
            </w:pPr>
            <w:r w:rsidRPr="00C27617">
              <w:rPr>
                <w:rFonts w:ascii="Calibri" w:hAnsi="Calibri" w:cs="Calibri"/>
                <w:b/>
                <w:bCs/>
                <w:color w:val="000000"/>
                <w:sz w:val="22"/>
                <w:szCs w:val="22"/>
              </w:rPr>
              <w:t>Training Data</w:t>
            </w:r>
          </w:p>
        </w:tc>
        <w:tc>
          <w:tcPr>
            <w:tcW w:w="890" w:type="pct"/>
            <w:gridSpan w:val="2"/>
            <w:tcBorders>
              <w:top w:val="single" w:sz="4" w:space="0" w:color="auto"/>
              <w:left w:val="nil"/>
              <w:bottom w:val="single" w:sz="4" w:space="0" w:color="auto"/>
              <w:right w:val="single" w:sz="4" w:space="0" w:color="auto"/>
            </w:tcBorders>
            <w:shd w:val="clear" w:color="000000" w:fill="92D050"/>
            <w:noWrap/>
            <w:vAlign w:val="center"/>
            <w:hideMark/>
          </w:tcPr>
          <w:p w14:paraId="177608A0" w14:textId="77777777" w:rsidR="00D73FC4" w:rsidRPr="00C27617" w:rsidRDefault="00D73FC4" w:rsidP="00A23D18">
            <w:pPr>
              <w:jc w:val="center"/>
              <w:rPr>
                <w:rFonts w:ascii="Calibri" w:hAnsi="Calibri" w:cs="Calibri"/>
                <w:b/>
                <w:bCs/>
                <w:color w:val="000000"/>
                <w:sz w:val="22"/>
                <w:szCs w:val="22"/>
              </w:rPr>
            </w:pPr>
            <w:r w:rsidRPr="00C27617">
              <w:rPr>
                <w:rFonts w:ascii="Calibri" w:hAnsi="Calibri" w:cs="Calibri"/>
                <w:b/>
                <w:bCs/>
                <w:color w:val="000000"/>
                <w:sz w:val="22"/>
                <w:szCs w:val="22"/>
              </w:rPr>
              <w:t>Test Data</w:t>
            </w:r>
          </w:p>
        </w:tc>
        <w:tc>
          <w:tcPr>
            <w:tcW w:w="2671" w:type="pct"/>
            <w:gridSpan w:val="6"/>
            <w:tcBorders>
              <w:top w:val="single" w:sz="4" w:space="0" w:color="auto"/>
              <w:left w:val="nil"/>
              <w:bottom w:val="single" w:sz="4" w:space="0" w:color="auto"/>
              <w:right w:val="single" w:sz="4" w:space="0" w:color="auto"/>
            </w:tcBorders>
            <w:shd w:val="clear" w:color="000000" w:fill="00B0F0"/>
            <w:noWrap/>
            <w:vAlign w:val="center"/>
            <w:hideMark/>
          </w:tcPr>
          <w:p w14:paraId="2635B0CD" w14:textId="77777777" w:rsidR="00D73FC4" w:rsidRPr="00C27617" w:rsidRDefault="00D73FC4" w:rsidP="00A23D18">
            <w:pPr>
              <w:jc w:val="center"/>
              <w:rPr>
                <w:rFonts w:ascii="Calibri" w:hAnsi="Calibri" w:cs="Calibri"/>
                <w:b/>
                <w:bCs/>
                <w:color w:val="000000"/>
                <w:sz w:val="22"/>
                <w:szCs w:val="22"/>
              </w:rPr>
            </w:pPr>
            <w:r w:rsidRPr="00C27617">
              <w:rPr>
                <w:rFonts w:ascii="Calibri" w:hAnsi="Calibri" w:cs="Calibri"/>
                <w:b/>
                <w:bCs/>
                <w:color w:val="000000"/>
                <w:sz w:val="22"/>
                <w:szCs w:val="22"/>
              </w:rPr>
              <w:t>Training Data</w:t>
            </w:r>
          </w:p>
        </w:tc>
      </w:tr>
      <w:tr w:rsidR="00D73FC4" w:rsidRPr="00C27617" w14:paraId="7598E604" w14:textId="77777777" w:rsidTr="00A23D18">
        <w:trPr>
          <w:trHeight w:val="180"/>
        </w:trPr>
        <w:tc>
          <w:tcPr>
            <w:tcW w:w="445" w:type="pct"/>
            <w:tcBorders>
              <w:top w:val="nil"/>
              <w:left w:val="nil"/>
              <w:bottom w:val="nil"/>
              <w:right w:val="nil"/>
            </w:tcBorders>
            <w:shd w:val="clear" w:color="auto" w:fill="auto"/>
            <w:noWrap/>
            <w:vAlign w:val="bottom"/>
            <w:hideMark/>
          </w:tcPr>
          <w:p w14:paraId="6317DB19" w14:textId="77777777" w:rsidR="00D73FC4" w:rsidRPr="00C27617" w:rsidRDefault="00D73FC4" w:rsidP="00A23D18">
            <w:pPr>
              <w:jc w:val="center"/>
              <w:rPr>
                <w:rFonts w:ascii="Calibri" w:hAnsi="Calibri" w:cs="Calibri"/>
                <w:b/>
                <w:bCs/>
                <w:color w:val="000000"/>
                <w:sz w:val="22"/>
                <w:szCs w:val="22"/>
              </w:rPr>
            </w:pPr>
          </w:p>
        </w:tc>
        <w:tc>
          <w:tcPr>
            <w:tcW w:w="103" w:type="pct"/>
            <w:tcBorders>
              <w:top w:val="nil"/>
              <w:left w:val="nil"/>
              <w:bottom w:val="nil"/>
              <w:right w:val="nil"/>
            </w:tcBorders>
            <w:shd w:val="clear" w:color="auto" w:fill="auto"/>
            <w:noWrap/>
            <w:vAlign w:val="bottom"/>
            <w:hideMark/>
          </w:tcPr>
          <w:p w14:paraId="253D3137" w14:textId="77777777" w:rsidR="00D73FC4" w:rsidRPr="00C27617" w:rsidRDefault="00D73FC4" w:rsidP="00A23D18">
            <w:pPr>
              <w:jc w:val="center"/>
              <w:rPr>
                <w:szCs w:val="20"/>
              </w:rPr>
            </w:pPr>
          </w:p>
        </w:tc>
        <w:tc>
          <w:tcPr>
            <w:tcW w:w="445" w:type="pct"/>
            <w:tcBorders>
              <w:top w:val="nil"/>
              <w:left w:val="nil"/>
              <w:bottom w:val="single" w:sz="4" w:space="0" w:color="auto"/>
              <w:right w:val="nil"/>
            </w:tcBorders>
            <w:shd w:val="clear" w:color="auto" w:fill="auto"/>
            <w:noWrap/>
            <w:vAlign w:val="bottom"/>
            <w:hideMark/>
          </w:tcPr>
          <w:p w14:paraId="3795CA5F" w14:textId="77777777" w:rsidR="00D73FC4" w:rsidRPr="00C27617" w:rsidRDefault="00D73FC4" w:rsidP="00A23D18">
            <w:pPr>
              <w:rPr>
                <w:rFonts w:ascii="Calibri" w:hAnsi="Calibri" w:cs="Calibri"/>
                <w:b/>
                <w:bCs/>
                <w:color w:val="000000"/>
                <w:sz w:val="22"/>
                <w:szCs w:val="22"/>
              </w:rPr>
            </w:pPr>
            <w:r w:rsidRPr="00C27617">
              <w:rPr>
                <w:rFonts w:ascii="Calibri" w:hAnsi="Calibri" w:cs="Calibri"/>
                <w:b/>
                <w:bCs/>
                <w:color w:val="000000"/>
                <w:sz w:val="22"/>
                <w:szCs w:val="22"/>
              </w:rPr>
              <w:t> </w:t>
            </w:r>
          </w:p>
        </w:tc>
        <w:tc>
          <w:tcPr>
            <w:tcW w:w="445" w:type="pct"/>
            <w:tcBorders>
              <w:top w:val="nil"/>
              <w:left w:val="nil"/>
              <w:bottom w:val="single" w:sz="4" w:space="0" w:color="auto"/>
              <w:right w:val="nil"/>
            </w:tcBorders>
            <w:shd w:val="clear" w:color="auto" w:fill="auto"/>
            <w:noWrap/>
            <w:vAlign w:val="bottom"/>
            <w:hideMark/>
          </w:tcPr>
          <w:p w14:paraId="08816B9E" w14:textId="77777777" w:rsidR="00D73FC4" w:rsidRPr="00C27617" w:rsidRDefault="00D73FC4" w:rsidP="00A23D18">
            <w:pPr>
              <w:rPr>
                <w:rFonts w:ascii="Calibri" w:hAnsi="Calibri" w:cs="Calibri"/>
                <w:b/>
                <w:bCs/>
                <w:color w:val="000000"/>
                <w:sz w:val="22"/>
                <w:szCs w:val="22"/>
              </w:rPr>
            </w:pPr>
            <w:r w:rsidRPr="00C27617">
              <w:rPr>
                <w:rFonts w:ascii="Calibri" w:hAnsi="Calibri" w:cs="Calibri"/>
                <w:b/>
                <w:bCs/>
                <w:color w:val="000000"/>
                <w:sz w:val="22"/>
                <w:szCs w:val="22"/>
              </w:rPr>
              <w:t> </w:t>
            </w:r>
          </w:p>
        </w:tc>
        <w:tc>
          <w:tcPr>
            <w:tcW w:w="445" w:type="pct"/>
            <w:tcBorders>
              <w:top w:val="nil"/>
              <w:left w:val="nil"/>
              <w:bottom w:val="single" w:sz="4" w:space="0" w:color="auto"/>
              <w:right w:val="nil"/>
            </w:tcBorders>
            <w:shd w:val="clear" w:color="auto" w:fill="auto"/>
            <w:noWrap/>
            <w:vAlign w:val="bottom"/>
            <w:hideMark/>
          </w:tcPr>
          <w:p w14:paraId="680A3C5A" w14:textId="77777777" w:rsidR="00D73FC4" w:rsidRPr="00C27617" w:rsidRDefault="00D73FC4" w:rsidP="00A23D18">
            <w:pPr>
              <w:rPr>
                <w:rFonts w:ascii="Calibri" w:hAnsi="Calibri" w:cs="Calibri"/>
                <w:b/>
                <w:bCs/>
                <w:color w:val="000000"/>
                <w:sz w:val="22"/>
                <w:szCs w:val="22"/>
              </w:rPr>
            </w:pPr>
            <w:r w:rsidRPr="00C27617">
              <w:rPr>
                <w:rFonts w:ascii="Calibri" w:hAnsi="Calibri" w:cs="Calibri"/>
                <w:b/>
                <w:bCs/>
                <w:color w:val="000000"/>
                <w:sz w:val="22"/>
                <w:szCs w:val="22"/>
              </w:rPr>
              <w:t> </w:t>
            </w:r>
          </w:p>
        </w:tc>
        <w:tc>
          <w:tcPr>
            <w:tcW w:w="445" w:type="pct"/>
            <w:tcBorders>
              <w:top w:val="nil"/>
              <w:left w:val="nil"/>
              <w:bottom w:val="single" w:sz="4" w:space="0" w:color="auto"/>
              <w:right w:val="nil"/>
            </w:tcBorders>
            <w:shd w:val="clear" w:color="auto" w:fill="auto"/>
            <w:noWrap/>
            <w:vAlign w:val="bottom"/>
            <w:hideMark/>
          </w:tcPr>
          <w:p w14:paraId="6BBA2C1F" w14:textId="77777777" w:rsidR="00D73FC4" w:rsidRPr="00C27617" w:rsidRDefault="00D73FC4" w:rsidP="00A23D18">
            <w:pPr>
              <w:rPr>
                <w:rFonts w:ascii="Calibri" w:hAnsi="Calibri" w:cs="Calibri"/>
                <w:b/>
                <w:bCs/>
                <w:color w:val="000000"/>
                <w:sz w:val="22"/>
                <w:szCs w:val="22"/>
              </w:rPr>
            </w:pPr>
            <w:r w:rsidRPr="00C27617">
              <w:rPr>
                <w:rFonts w:ascii="Calibri" w:hAnsi="Calibri" w:cs="Calibri"/>
                <w:b/>
                <w:bCs/>
                <w:color w:val="000000"/>
                <w:sz w:val="22"/>
                <w:szCs w:val="22"/>
              </w:rPr>
              <w:t> </w:t>
            </w:r>
          </w:p>
        </w:tc>
        <w:tc>
          <w:tcPr>
            <w:tcW w:w="445" w:type="pct"/>
            <w:tcBorders>
              <w:top w:val="nil"/>
              <w:left w:val="nil"/>
              <w:bottom w:val="single" w:sz="4" w:space="0" w:color="auto"/>
              <w:right w:val="nil"/>
            </w:tcBorders>
            <w:shd w:val="clear" w:color="auto" w:fill="auto"/>
            <w:noWrap/>
            <w:vAlign w:val="bottom"/>
            <w:hideMark/>
          </w:tcPr>
          <w:p w14:paraId="603BA2E3" w14:textId="77777777" w:rsidR="00D73FC4" w:rsidRPr="00C27617" w:rsidRDefault="00D73FC4" w:rsidP="00A23D18">
            <w:pPr>
              <w:rPr>
                <w:rFonts w:ascii="Calibri" w:hAnsi="Calibri" w:cs="Calibri"/>
                <w:b/>
                <w:bCs/>
                <w:color w:val="000000"/>
                <w:sz w:val="22"/>
                <w:szCs w:val="22"/>
              </w:rPr>
            </w:pPr>
            <w:r w:rsidRPr="00C27617">
              <w:rPr>
                <w:rFonts w:ascii="Calibri" w:hAnsi="Calibri" w:cs="Calibri"/>
                <w:b/>
                <w:bCs/>
                <w:color w:val="000000"/>
                <w:sz w:val="22"/>
                <w:szCs w:val="22"/>
              </w:rPr>
              <w:t> </w:t>
            </w:r>
          </w:p>
        </w:tc>
        <w:tc>
          <w:tcPr>
            <w:tcW w:w="445" w:type="pct"/>
            <w:tcBorders>
              <w:top w:val="nil"/>
              <w:left w:val="nil"/>
              <w:bottom w:val="single" w:sz="4" w:space="0" w:color="auto"/>
              <w:right w:val="nil"/>
            </w:tcBorders>
            <w:shd w:val="clear" w:color="auto" w:fill="auto"/>
            <w:noWrap/>
            <w:vAlign w:val="bottom"/>
            <w:hideMark/>
          </w:tcPr>
          <w:p w14:paraId="6AE4C198" w14:textId="77777777" w:rsidR="00D73FC4" w:rsidRPr="00C27617" w:rsidRDefault="00D73FC4" w:rsidP="00A23D18">
            <w:pPr>
              <w:rPr>
                <w:rFonts w:ascii="Calibri" w:hAnsi="Calibri" w:cs="Calibri"/>
                <w:b/>
                <w:bCs/>
                <w:color w:val="000000"/>
                <w:sz w:val="22"/>
                <w:szCs w:val="22"/>
              </w:rPr>
            </w:pPr>
            <w:r w:rsidRPr="00C27617">
              <w:rPr>
                <w:rFonts w:ascii="Calibri" w:hAnsi="Calibri" w:cs="Calibri"/>
                <w:b/>
                <w:bCs/>
                <w:color w:val="000000"/>
                <w:sz w:val="22"/>
                <w:szCs w:val="22"/>
              </w:rPr>
              <w:t> </w:t>
            </w:r>
          </w:p>
        </w:tc>
        <w:tc>
          <w:tcPr>
            <w:tcW w:w="445" w:type="pct"/>
            <w:tcBorders>
              <w:top w:val="nil"/>
              <w:left w:val="nil"/>
              <w:bottom w:val="single" w:sz="4" w:space="0" w:color="auto"/>
              <w:right w:val="nil"/>
            </w:tcBorders>
            <w:shd w:val="clear" w:color="auto" w:fill="auto"/>
            <w:noWrap/>
            <w:vAlign w:val="bottom"/>
            <w:hideMark/>
          </w:tcPr>
          <w:p w14:paraId="64E3C9F8" w14:textId="77777777" w:rsidR="00D73FC4" w:rsidRPr="00C27617" w:rsidRDefault="00D73FC4" w:rsidP="00A23D18">
            <w:pPr>
              <w:rPr>
                <w:rFonts w:ascii="Calibri" w:hAnsi="Calibri" w:cs="Calibri"/>
                <w:b/>
                <w:bCs/>
                <w:color w:val="000000"/>
                <w:sz w:val="22"/>
                <w:szCs w:val="22"/>
              </w:rPr>
            </w:pPr>
            <w:r w:rsidRPr="00C27617">
              <w:rPr>
                <w:rFonts w:ascii="Calibri" w:hAnsi="Calibri" w:cs="Calibri"/>
                <w:b/>
                <w:bCs/>
                <w:color w:val="000000"/>
                <w:sz w:val="22"/>
                <w:szCs w:val="22"/>
              </w:rPr>
              <w:t> </w:t>
            </w:r>
          </w:p>
        </w:tc>
        <w:tc>
          <w:tcPr>
            <w:tcW w:w="445" w:type="pct"/>
            <w:tcBorders>
              <w:top w:val="nil"/>
              <w:left w:val="nil"/>
              <w:bottom w:val="single" w:sz="4" w:space="0" w:color="auto"/>
              <w:right w:val="nil"/>
            </w:tcBorders>
            <w:shd w:val="clear" w:color="auto" w:fill="auto"/>
            <w:noWrap/>
            <w:vAlign w:val="bottom"/>
            <w:hideMark/>
          </w:tcPr>
          <w:p w14:paraId="11C822B6" w14:textId="77777777" w:rsidR="00D73FC4" w:rsidRPr="00C27617" w:rsidRDefault="00D73FC4" w:rsidP="00A23D18">
            <w:pPr>
              <w:rPr>
                <w:rFonts w:ascii="Calibri" w:hAnsi="Calibri" w:cs="Calibri"/>
                <w:b/>
                <w:bCs/>
                <w:color w:val="000000"/>
                <w:sz w:val="22"/>
                <w:szCs w:val="22"/>
              </w:rPr>
            </w:pPr>
            <w:r w:rsidRPr="00C27617">
              <w:rPr>
                <w:rFonts w:ascii="Calibri" w:hAnsi="Calibri" w:cs="Calibri"/>
                <w:b/>
                <w:bCs/>
                <w:color w:val="000000"/>
                <w:sz w:val="22"/>
                <w:szCs w:val="22"/>
              </w:rPr>
              <w:t> </w:t>
            </w:r>
          </w:p>
        </w:tc>
        <w:tc>
          <w:tcPr>
            <w:tcW w:w="445" w:type="pct"/>
            <w:tcBorders>
              <w:top w:val="nil"/>
              <w:left w:val="nil"/>
              <w:bottom w:val="single" w:sz="4" w:space="0" w:color="auto"/>
              <w:right w:val="nil"/>
            </w:tcBorders>
            <w:shd w:val="clear" w:color="auto" w:fill="auto"/>
            <w:noWrap/>
            <w:vAlign w:val="bottom"/>
            <w:hideMark/>
          </w:tcPr>
          <w:p w14:paraId="45E85E02" w14:textId="77777777" w:rsidR="00D73FC4" w:rsidRPr="00C27617" w:rsidRDefault="00D73FC4" w:rsidP="00A23D18">
            <w:pPr>
              <w:rPr>
                <w:rFonts w:ascii="Calibri" w:hAnsi="Calibri" w:cs="Calibri"/>
                <w:b/>
                <w:bCs/>
                <w:color w:val="000000"/>
                <w:sz w:val="22"/>
                <w:szCs w:val="22"/>
              </w:rPr>
            </w:pPr>
            <w:r w:rsidRPr="00C27617">
              <w:rPr>
                <w:rFonts w:ascii="Calibri" w:hAnsi="Calibri" w:cs="Calibri"/>
                <w:b/>
                <w:bCs/>
                <w:color w:val="000000"/>
                <w:sz w:val="22"/>
                <w:szCs w:val="22"/>
              </w:rPr>
              <w:t> </w:t>
            </w:r>
          </w:p>
        </w:tc>
        <w:tc>
          <w:tcPr>
            <w:tcW w:w="445" w:type="pct"/>
            <w:tcBorders>
              <w:top w:val="nil"/>
              <w:left w:val="nil"/>
              <w:bottom w:val="single" w:sz="4" w:space="0" w:color="auto"/>
              <w:right w:val="nil"/>
            </w:tcBorders>
            <w:shd w:val="clear" w:color="auto" w:fill="auto"/>
            <w:noWrap/>
            <w:vAlign w:val="bottom"/>
            <w:hideMark/>
          </w:tcPr>
          <w:p w14:paraId="7E6B4DE9" w14:textId="77777777" w:rsidR="00D73FC4" w:rsidRPr="00C27617" w:rsidRDefault="00D73FC4" w:rsidP="00A23D18">
            <w:pPr>
              <w:rPr>
                <w:rFonts w:ascii="Calibri" w:hAnsi="Calibri" w:cs="Calibri"/>
                <w:b/>
                <w:bCs/>
                <w:color w:val="000000"/>
                <w:sz w:val="22"/>
                <w:szCs w:val="22"/>
              </w:rPr>
            </w:pPr>
            <w:r w:rsidRPr="00C27617">
              <w:rPr>
                <w:rFonts w:ascii="Calibri" w:hAnsi="Calibri" w:cs="Calibri"/>
                <w:b/>
                <w:bCs/>
                <w:color w:val="000000"/>
                <w:sz w:val="22"/>
                <w:szCs w:val="22"/>
              </w:rPr>
              <w:t> </w:t>
            </w:r>
          </w:p>
        </w:tc>
      </w:tr>
      <w:tr w:rsidR="00D73FC4" w:rsidRPr="00C27617" w14:paraId="249C1428" w14:textId="77777777" w:rsidTr="00A23D18">
        <w:trPr>
          <w:trHeight w:val="420"/>
        </w:trPr>
        <w:tc>
          <w:tcPr>
            <w:tcW w:w="445" w:type="pct"/>
            <w:tcBorders>
              <w:top w:val="nil"/>
              <w:left w:val="nil"/>
              <w:bottom w:val="nil"/>
              <w:right w:val="nil"/>
            </w:tcBorders>
            <w:shd w:val="clear" w:color="auto" w:fill="auto"/>
            <w:noWrap/>
            <w:vAlign w:val="center"/>
            <w:hideMark/>
          </w:tcPr>
          <w:p w14:paraId="05BD29C2" w14:textId="77777777" w:rsidR="00D73FC4" w:rsidRPr="00C27617" w:rsidRDefault="00D73FC4" w:rsidP="00A23D18">
            <w:pPr>
              <w:jc w:val="center"/>
              <w:rPr>
                <w:rFonts w:ascii="Calibri" w:hAnsi="Calibri" w:cs="Calibri"/>
                <w:b/>
                <w:bCs/>
                <w:color w:val="000000"/>
                <w:sz w:val="22"/>
                <w:szCs w:val="22"/>
              </w:rPr>
            </w:pPr>
            <w:r w:rsidRPr="00C27617">
              <w:rPr>
                <w:rFonts w:ascii="Calibri" w:hAnsi="Calibri" w:cs="Calibri"/>
                <w:b/>
                <w:bCs/>
                <w:color w:val="000000"/>
                <w:sz w:val="22"/>
                <w:szCs w:val="22"/>
              </w:rPr>
              <w:t>Round 3</w:t>
            </w:r>
          </w:p>
        </w:tc>
        <w:tc>
          <w:tcPr>
            <w:tcW w:w="103" w:type="pct"/>
            <w:tcBorders>
              <w:top w:val="nil"/>
              <w:left w:val="nil"/>
              <w:bottom w:val="nil"/>
              <w:right w:val="nil"/>
            </w:tcBorders>
            <w:shd w:val="clear" w:color="auto" w:fill="auto"/>
            <w:noWrap/>
            <w:vAlign w:val="center"/>
            <w:hideMark/>
          </w:tcPr>
          <w:p w14:paraId="44F7A628" w14:textId="77777777" w:rsidR="00D73FC4" w:rsidRPr="00C27617" w:rsidRDefault="00D73FC4" w:rsidP="00A23D18">
            <w:pPr>
              <w:jc w:val="center"/>
              <w:rPr>
                <w:rFonts w:ascii="Calibri" w:hAnsi="Calibri" w:cs="Calibri"/>
                <w:b/>
                <w:bCs/>
                <w:color w:val="000000"/>
                <w:sz w:val="22"/>
                <w:szCs w:val="22"/>
              </w:rPr>
            </w:pPr>
          </w:p>
        </w:tc>
        <w:tc>
          <w:tcPr>
            <w:tcW w:w="1781" w:type="pct"/>
            <w:gridSpan w:val="4"/>
            <w:tcBorders>
              <w:top w:val="single" w:sz="4" w:space="0" w:color="auto"/>
              <w:left w:val="single" w:sz="4" w:space="0" w:color="auto"/>
              <w:bottom w:val="single" w:sz="4" w:space="0" w:color="auto"/>
              <w:right w:val="single" w:sz="4" w:space="0" w:color="auto"/>
            </w:tcBorders>
            <w:shd w:val="clear" w:color="000000" w:fill="00B0F0"/>
            <w:noWrap/>
            <w:vAlign w:val="center"/>
            <w:hideMark/>
          </w:tcPr>
          <w:p w14:paraId="6BAE2C96" w14:textId="77777777" w:rsidR="00D73FC4" w:rsidRPr="00C27617" w:rsidRDefault="00D73FC4" w:rsidP="00A23D18">
            <w:pPr>
              <w:jc w:val="center"/>
              <w:rPr>
                <w:rFonts w:ascii="Calibri" w:hAnsi="Calibri" w:cs="Calibri"/>
                <w:b/>
                <w:bCs/>
                <w:color w:val="000000"/>
                <w:sz w:val="22"/>
                <w:szCs w:val="22"/>
              </w:rPr>
            </w:pPr>
            <w:r w:rsidRPr="00C27617">
              <w:rPr>
                <w:rFonts w:ascii="Calibri" w:hAnsi="Calibri" w:cs="Calibri"/>
                <w:b/>
                <w:bCs/>
                <w:color w:val="000000"/>
                <w:sz w:val="22"/>
                <w:szCs w:val="22"/>
              </w:rPr>
              <w:t>Training Data</w:t>
            </w:r>
          </w:p>
        </w:tc>
        <w:tc>
          <w:tcPr>
            <w:tcW w:w="890" w:type="pct"/>
            <w:gridSpan w:val="2"/>
            <w:tcBorders>
              <w:top w:val="single" w:sz="4" w:space="0" w:color="auto"/>
              <w:left w:val="nil"/>
              <w:bottom w:val="single" w:sz="4" w:space="0" w:color="auto"/>
              <w:right w:val="single" w:sz="4" w:space="0" w:color="auto"/>
            </w:tcBorders>
            <w:shd w:val="clear" w:color="000000" w:fill="92D050"/>
            <w:noWrap/>
            <w:vAlign w:val="center"/>
            <w:hideMark/>
          </w:tcPr>
          <w:p w14:paraId="13F17174" w14:textId="77777777" w:rsidR="00D73FC4" w:rsidRPr="00C27617" w:rsidRDefault="00D73FC4" w:rsidP="00A23D18">
            <w:pPr>
              <w:jc w:val="center"/>
              <w:rPr>
                <w:rFonts w:ascii="Calibri" w:hAnsi="Calibri" w:cs="Calibri"/>
                <w:b/>
                <w:bCs/>
                <w:color w:val="000000"/>
                <w:sz w:val="22"/>
                <w:szCs w:val="22"/>
              </w:rPr>
            </w:pPr>
            <w:r w:rsidRPr="00C27617">
              <w:rPr>
                <w:rFonts w:ascii="Calibri" w:hAnsi="Calibri" w:cs="Calibri"/>
                <w:b/>
                <w:bCs/>
                <w:color w:val="000000"/>
                <w:sz w:val="22"/>
                <w:szCs w:val="22"/>
              </w:rPr>
              <w:t>Test Data</w:t>
            </w:r>
          </w:p>
        </w:tc>
        <w:tc>
          <w:tcPr>
            <w:tcW w:w="1781" w:type="pct"/>
            <w:gridSpan w:val="4"/>
            <w:tcBorders>
              <w:top w:val="single" w:sz="4" w:space="0" w:color="auto"/>
              <w:left w:val="nil"/>
              <w:bottom w:val="single" w:sz="4" w:space="0" w:color="auto"/>
              <w:right w:val="single" w:sz="4" w:space="0" w:color="auto"/>
            </w:tcBorders>
            <w:shd w:val="clear" w:color="000000" w:fill="00B0F0"/>
            <w:noWrap/>
            <w:vAlign w:val="center"/>
            <w:hideMark/>
          </w:tcPr>
          <w:p w14:paraId="309A2577" w14:textId="77777777" w:rsidR="00D73FC4" w:rsidRPr="00C27617" w:rsidRDefault="00D73FC4" w:rsidP="00A23D18">
            <w:pPr>
              <w:jc w:val="center"/>
              <w:rPr>
                <w:rFonts w:ascii="Calibri" w:hAnsi="Calibri" w:cs="Calibri"/>
                <w:b/>
                <w:bCs/>
                <w:color w:val="000000"/>
                <w:sz w:val="22"/>
                <w:szCs w:val="22"/>
              </w:rPr>
            </w:pPr>
            <w:r w:rsidRPr="00C27617">
              <w:rPr>
                <w:rFonts w:ascii="Calibri" w:hAnsi="Calibri" w:cs="Calibri"/>
                <w:b/>
                <w:bCs/>
                <w:color w:val="000000"/>
                <w:sz w:val="22"/>
                <w:szCs w:val="22"/>
              </w:rPr>
              <w:t>Training Data</w:t>
            </w:r>
          </w:p>
        </w:tc>
      </w:tr>
      <w:tr w:rsidR="00D73FC4" w:rsidRPr="00C27617" w14:paraId="19E504BF" w14:textId="77777777" w:rsidTr="00A23D18">
        <w:trPr>
          <w:trHeight w:val="180"/>
        </w:trPr>
        <w:tc>
          <w:tcPr>
            <w:tcW w:w="445" w:type="pct"/>
            <w:tcBorders>
              <w:top w:val="nil"/>
              <w:left w:val="nil"/>
              <w:bottom w:val="nil"/>
              <w:right w:val="nil"/>
            </w:tcBorders>
            <w:shd w:val="clear" w:color="auto" w:fill="auto"/>
            <w:noWrap/>
            <w:vAlign w:val="bottom"/>
            <w:hideMark/>
          </w:tcPr>
          <w:p w14:paraId="12BE18C7" w14:textId="77777777" w:rsidR="00D73FC4" w:rsidRPr="00C27617" w:rsidRDefault="00D73FC4" w:rsidP="00A23D18">
            <w:pPr>
              <w:jc w:val="center"/>
              <w:rPr>
                <w:rFonts w:ascii="Calibri" w:hAnsi="Calibri" w:cs="Calibri"/>
                <w:b/>
                <w:bCs/>
                <w:color w:val="000000"/>
                <w:sz w:val="22"/>
                <w:szCs w:val="22"/>
              </w:rPr>
            </w:pPr>
          </w:p>
        </w:tc>
        <w:tc>
          <w:tcPr>
            <w:tcW w:w="103" w:type="pct"/>
            <w:tcBorders>
              <w:top w:val="nil"/>
              <w:left w:val="nil"/>
              <w:bottom w:val="nil"/>
              <w:right w:val="nil"/>
            </w:tcBorders>
            <w:shd w:val="clear" w:color="auto" w:fill="auto"/>
            <w:noWrap/>
            <w:vAlign w:val="bottom"/>
            <w:hideMark/>
          </w:tcPr>
          <w:p w14:paraId="21C94065" w14:textId="77777777" w:rsidR="00D73FC4" w:rsidRPr="00C27617" w:rsidRDefault="00D73FC4" w:rsidP="00A23D18">
            <w:pPr>
              <w:jc w:val="center"/>
              <w:rPr>
                <w:szCs w:val="20"/>
              </w:rPr>
            </w:pPr>
          </w:p>
        </w:tc>
        <w:tc>
          <w:tcPr>
            <w:tcW w:w="445" w:type="pct"/>
            <w:tcBorders>
              <w:top w:val="nil"/>
              <w:left w:val="nil"/>
              <w:bottom w:val="single" w:sz="4" w:space="0" w:color="auto"/>
              <w:right w:val="nil"/>
            </w:tcBorders>
            <w:shd w:val="clear" w:color="auto" w:fill="auto"/>
            <w:noWrap/>
            <w:vAlign w:val="bottom"/>
            <w:hideMark/>
          </w:tcPr>
          <w:p w14:paraId="40B81BB6" w14:textId="77777777" w:rsidR="00D73FC4" w:rsidRPr="00C27617" w:rsidRDefault="00D73FC4" w:rsidP="00A23D18">
            <w:pPr>
              <w:rPr>
                <w:rFonts w:ascii="Calibri" w:hAnsi="Calibri" w:cs="Calibri"/>
                <w:b/>
                <w:bCs/>
                <w:color w:val="000000"/>
                <w:sz w:val="22"/>
                <w:szCs w:val="22"/>
              </w:rPr>
            </w:pPr>
            <w:r w:rsidRPr="00C27617">
              <w:rPr>
                <w:rFonts w:ascii="Calibri" w:hAnsi="Calibri" w:cs="Calibri"/>
                <w:b/>
                <w:bCs/>
                <w:color w:val="000000"/>
                <w:sz w:val="22"/>
                <w:szCs w:val="22"/>
              </w:rPr>
              <w:t> </w:t>
            </w:r>
          </w:p>
        </w:tc>
        <w:tc>
          <w:tcPr>
            <w:tcW w:w="445" w:type="pct"/>
            <w:tcBorders>
              <w:top w:val="nil"/>
              <w:left w:val="nil"/>
              <w:bottom w:val="single" w:sz="4" w:space="0" w:color="auto"/>
              <w:right w:val="nil"/>
            </w:tcBorders>
            <w:shd w:val="clear" w:color="auto" w:fill="auto"/>
            <w:noWrap/>
            <w:vAlign w:val="bottom"/>
            <w:hideMark/>
          </w:tcPr>
          <w:p w14:paraId="720BF7B8" w14:textId="77777777" w:rsidR="00D73FC4" w:rsidRPr="00C27617" w:rsidRDefault="00D73FC4" w:rsidP="00A23D18">
            <w:pPr>
              <w:rPr>
                <w:rFonts w:ascii="Calibri" w:hAnsi="Calibri" w:cs="Calibri"/>
                <w:b/>
                <w:bCs/>
                <w:color w:val="000000"/>
                <w:sz w:val="22"/>
                <w:szCs w:val="22"/>
              </w:rPr>
            </w:pPr>
            <w:r w:rsidRPr="00C27617">
              <w:rPr>
                <w:rFonts w:ascii="Calibri" w:hAnsi="Calibri" w:cs="Calibri"/>
                <w:b/>
                <w:bCs/>
                <w:color w:val="000000"/>
                <w:sz w:val="22"/>
                <w:szCs w:val="22"/>
              </w:rPr>
              <w:t> </w:t>
            </w:r>
          </w:p>
        </w:tc>
        <w:tc>
          <w:tcPr>
            <w:tcW w:w="445" w:type="pct"/>
            <w:tcBorders>
              <w:top w:val="nil"/>
              <w:left w:val="nil"/>
              <w:bottom w:val="single" w:sz="4" w:space="0" w:color="auto"/>
              <w:right w:val="nil"/>
            </w:tcBorders>
            <w:shd w:val="clear" w:color="auto" w:fill="auto"/>
            <w:noWrap/>
            <w:vAlign w:val="bottom"/>
            <w:hideMark/>
          </w:tcPr>
          <w:p w14:paraId="502B4F8B" w14:textId="77777777" w:rsidR="00D73FC4" w:rsidRPr="00C27617" w:rsidRDefault="00D73FC4" w:rsidP="00A23D18">
            <w:pPr>
              <w:rPr>
                <w:rFonts w:ascii="Calibri" w:hAnsi="Calibri" w:cs="Calibri"/>
                <w:b/>
                <w:bCs/>
                <w:color w:val="000000"/>
                <w:sz w:val="22"/>
                <w:szCs w:val="22"/>
              </w:rPr>
            </w:pPr>
            <w:r w:rsidRPr="00C27617">
              <w:rPr>
                <w:rFonts w:ascii="Calibri" w:hAnsi="Calibri" w:cs="Calibri"/>
                <w:b/>
                <w:bCs/>
                <w:color w:val="000000"/>
                <w:sz w:val="22"/>
                <w:szCs w:val="22"/>
              </w:rPr>
              <w:t> </w:t>
            </w:r>
          </w:p>
        </w:tc>
        <w:tc>
          <w:tcPr>
            <w:tcW w:w="445" w:type="pct"/>
            <w:tcBorders>
              <w:top w:val="nil"/>
              <w:left w:val="nil"/>
              <w:bottom w:val="single" w:sz="4" w:space="0" w:color="auto"/>
              <w:right w:val="nil"/>
            </w:tcBorders>
            <w:shd w:val="clear" w:color="auto" w:fill="auto"/>
            <w:noWrap/>
            <w:vAlign w:val="bottom"/>
            <w:hideMark/>
          </w:tcPr>
          <w:p w14:paraId="28977185" w14:textId="77777777" w:rsidR="00D73FC4" w:rsidRPr="00C27617" w:rsidRDefault="00D73FC4" w:rsidP="00A23D18">
            <w:pPr>
              <w:rPr>
                <w:rFonts w:ascii="Calibri" w:hAnsi="Calibri" w:cs="Calibri"/>
                <w:b/>
                <w:bCs/>
                <w:color w:val="000000"/>
                <w:sz w:val="22"/>
                <w:szCs w:val="22"/>
              </w:rPr>
            </w:pPr>
            <w:r w:rsidRPr="00C27617">
              <w:rPr>
                <w:rFonts w:ascii="Calibri" w:hAnsi="Calibri" w:cs="Calibri"/>
                <w:b/>
                <w:bCs/>
                <w:color w:val="000000"/>
                <w:sz w:val="22"/>
                <w:szCs w:val="22"/>
              </w:rPr>
              <w:t> </w:t>
            </w:r>
          </w:p>
        </w:tc>
        <w:tc>
          <w:tcPr>
            <w:tcW w:w="445" w:type="pct"/>
            <w:tcBorders>
              <w:top w:val="nil"/>
              <w:left w:val="nil"/>
              <w:bottom w:val="single" w:sz="4" w:space="0" w:color="auto"/>
              <w:right w:val="nil"/>
            </w:tcBorders>
            <w:shd w:val="clear" w:color="auto" w:fill="auto"/>
            <w:noWrap/>
            <w:vAlign w:val="bottom"/>
            <w:hideMark/>
          </w:tcPr>
          <w:p w14:paraId="54EAD5FB" w14:textId="77777777" w:rsidR="00D73FC4" w:rsidRPr="00C27617" w:rsidRDefault="00D73FC4" w:rsidP="00A23D18">
            <w:pPr>
              <w:rPr>
                <w:rFonts w:ascii="Calibri" w:hAnsi="Calibri" w:cs="Calibri"/>
                <w:b/>
                <w:bCs/>
                <w:color w:val="000000"/>
                <w:sz w:val="22"/>
                <w:szCs w:val="22"/>
              </w:rPr>
            </w:pPr>
            <w:r w:rsidRPr="00C27617">
              <w:rPr>
                <w:rFonts w:ascii="Calibri" w:hAnsi="Calibri" w:cs="Calibri"/>
                <w:b/>
                <w:bCs/>
                <w:color w:val="000000"/>
                <w:sz w:val="22"/>
                <w:szCs w:val="22"/>
              </w:rPr>
              <w:t> </w:t>
            </w:r>
          </w:p>
        </w:tc>
        <w:tc>
          <w:tcPr>
            <w:tcW w:w="445" w:type="pct"/>
            <w:tcBorders>
              <w:top w:val="nil"/>
              <w:left w:val="nil"/>
              <w:bottom w:val="single" w:sz="4" w:space="0" w:color="auto"/>
              <w:right w:val="nil"/>
            </w:tcBorders>
            <w:shd w:val="clear" w:color="auto" w:fill="auto"/>
            <w:noWrap/>
            <w:vAlign w:val="bottom"/>
            <w:hideMark/>
          </w:tcPr>
          <w:p w14:paraId="501FCFC8" w14:textId="77777777" w:rsidR="00D73FC4" w:rsidRPr="00C27617" w:rsidRDefault="00D73FC4" w:rsidP="00A23D18">
            <w:pPr>
              <w:rPr>
                <w:rFonts w:ascii="Calibri" w:hAnsi="Calibri" w:cs="Calibri"/>
                <w:b/>
                <w:bCs/>
                <w:color w:val="000000"/>
                <w:sz w:val="22"/>
                <w:szCs w:val="22"/>
              </w:rPr>
            </w:pPr>
            <w:r w:rsidRPr="00C27617">
              <w:rPr>
                <w:rFonts w:ascii="Calibri" w:hAnsi="Calibri" w:cs="Calibri"/>
                <w:b/>
                <w:bCs/>
                <w:color w:val="000000"/>
                <w:sz w:val="22"/>
                <w:szCs w:val="22"/>
              </w:rPr>
              <w:t> </w:t>
            </w:r>
          </w:p>
        </w:tc>
        <w:tc>
          <w:tcPr>
            <w:tcW w:w="445" w:type="pct"/>
            <w:tcBorders>
              <w:top w:val="nil"/>
              <w:left w:val="nil"/>
              <w:bottom w:val="single" w:sz="4" w:space="0" w:color="auto"/>
              <w:right w:val="nil"/>
            </w:tcBorders>
            <w:shd w:val="clear" w:color="auto" w:fill="auto"/>
            <w:noWrap/>
            <w:vAlign w:val="bottom"/>
            <w:hideMark/>
          </w:tcPr>
          <w:p w14:paraId="6F72FE13" w14:textId="77777777" w:rsidR="00D73FC4" w:rsidRPr="00C27617" w:rsidRDefault="00D73FC4" w:rsidP="00A23D18">
            <w:pPr>
              <w:rPr>
                <w:rFonts w:ascii="Calibri" w:hAnsi="Calibri" w:cs="Calibri"/>
                <w:b/>
                <w:bCs/>
                <w:color w:val="000000"/>
                <w:sz w:val="22"/>
                <w:szCs w:val="22"/>
              </w:rPr>
            </w:pPr>
            <w:r w:rsidRPr="00C27617">
              <w:rPr>
                <w:rFonts w:ascii="Calibri" w:hAnsi="Calibri" w:cs="Calibri"/>
                <w:b/>
                <w:bCs/>
                <w:color w:val="000000"/>
                <w:sz w:val="22"/>
                <w:szCs w:val="22"/>
              </w:rPr>
              <w:t> </w:t>
            </w:r>
          </w:p>
        </w:tc>
        <w:tc>
          <w:tcPr>
            <w:tcW w:w="445" w:type="pct"/>
            <w:tcBorders>
              <w:top w:val="nil"/>
              <w:left w:val="nil"/>
              <w:bottom w:val="single" w:sz="4" w:space="0" w:color="auto"/>
              <w:right w:val="nil"/>
            </w:tcBorders>
            <w:shd w:val="clear" w:color="auto" w:fill="auto"/>
            <w:noWrap/>
            <w:vAlign w:val="bottom"/>
            <w:hideMark/>
          </w:tcPr>
          <w:p w14:paraId="298A179D" w14:textId="77777777" w:rsidR="00D73FC4" w:rsidRPr="00C27617" w:rsidRDefault="00D73FC4" w:rsidP="00A23D18">
            <w:pPr>
              <w:rPr>
                <w:rFonts w:ascii="Calibri" w:hAnsi="Calibri" w:cs="Calibri"/>
                <w:b/>
                <w:bCs/>
                <w:color w:val="000000"/>
                <w:sz w:val="22"/>
                <w:szCs w:val="22"/>
              </w:rPr>
            </w:pPr>
            <w:r w:rsidRPr="00C27617">
              <w:rPr>
                <w:rFonts w:ascii="Calibri" w:hAnsi="Calibri" w:cs="Calibri"/>
                <w:b/>
                <w:bCs/>
                <w:color w:val="000000"/>
                <w:sz w:val="22"/>
                <w:szCs w:val="22"/>
              </w:rPr>
              <w:t> </w:t>
            </w:r>
          </w:p>
        </w:tc>
        <w:tc>
          <w:tcPr>
            <w:tcW w:w="445" w:type="pct"/>
            <w:tcBorders>
              <w:top w:val="nil"/>
              <w:left w:val="nil"/>
              <w:bottom w:val="single" w:sz="4" w:space="0" w:color="auto"/>
              <w:right w:val="nil"/>
            </w:tcBorders>
            <w:shd w:val="clear" w:color="auto" w:fill="auto"/>
            <w:noWrap/>
            <w:vAlign w:val="bottom"/>
            <w:hideMark/>
          </w:tcPr>
          <w:p w14:paraId="31B8AD7D" w14:textId="77777777" w:rsidR="00D73FC4" w:rsidRPr="00C27617" w:rsidRDefault="00D73FC4" w:rsidP="00A23D18">
            <w:pPr>
              <w:rPr>
                <w:rFonts w:ascii="Calibri" w:hAnsi="Calibri" w:cs="Calibri"/>
                <w:b/>
                <w:bCs/>
                <w:color w:val="000000"/>
                <w:sz w:val="22"/>
                <w:szCs w:val="22"/>
              </w:rPr>
            </w:pPr>
            <w:r w:rsidRPr="00C27617">
              <w:rPr>
                <w:rFonts w:ascii="Calibri" w:hAnsi="Calibri" w:cs="Calibri"/>
                <w:b/>
                <w:bCs/>
                <w:color w:val="000000"/>
                <w:sz w:val="22"/>
                <w:szCs w:val="22"/>
              </w:rPr>
              <w:t> </w:t>
            </w:r>
          </w:p>
        </w:tc>
        <w:tc>
          <w:tcPr>
            <w:tcW w:w="445" w:type="pct"/>
            <w:tcBorders>
              <w:top w:val="nil"/>
              <w:left w:val="nil"/>
              <w:bottom w:val="single" w:sz="4" w:space="0" w:color="auto"/>
              <w:right w:val="nil"/>
            </w:tcBorders>
            <w:shd w:val="clear" w:color="auto" w:fill="auto"/>
            <w:noWrap/>
            <w:vAlign w:val="bottom"/>
            <w:hideMark/>
          </w:tcPr>
          <w:p w14:paraId="14E46AE1" w14:textId="77777777" w:rsidR="00D73FC4" w:rsidRPr="00C27617" w:rsidRDefault="00D73FC4" w:rsidP="00A23D18">
            <w:pPr>
              <w:rPr>
                <w:rFonts w:ascii="Calibri" w:hAnsi="Calibri" w:cs="Calibri"/>
                <w:b/>
                <w:bCs/>
                <w:color w:val="000000"/>
                <w:sz w:val="22"/>
                <w:szCs w:val="22"/>
              </w:rPr>
            </w:pPr>
            <w:r w:rsidRPr="00C27617">
              <w:rPr>
                <w:rFonts w:ascii="Calibri" w:hAnsi="Calibri" w:cs="Calibri"/>
                <w:b/>
                <w:bCs/>
                <w:color w:val="000000"/>
                <w:sz w:val="22"/>
                <w:szCs w:val="22"/>
              </w:rPr>
              <w:t> </w:t>
            </w:r>
          </w:p>
        </w:tc>
      </w:tr>
      <w:tr w:rsidR="00D73FC4" w:rsidRPr="00C27617" w14:paraId="69A8F970" w14:textId="77777777" w:rsidTr="00A23D18">
        <w:trPr>
          <w:trHeight w:val="420"/>
        </w:trPr>
        <w:tc>
          <w:tcPr>
            <w:tcW w:w="445" w:type="pct"/>
            <w:tcBorders>
              <w:top w:val="nil"/>
              <w:left w:val="nil"/>
              <w:bottom w:val="nil"/>
              <w:right w:val="nil"/>
            </w:tcBorders>
            <w:shd w:val="clear" w:color="auto" w:fill="auto"/>
            <w:noWrap/>
            <w:vAlign w:val="center"/>
            <w:hideMark/>
          </w:tcPr>
          <w:p w14:paraId="01F3C00C" w14:textId="77777777" w:rsidR="00D73FC4" w:rsidRPr="00C27617" w:rsidRDefault="00D73FC4" w:rsidP="00A23D18">
            <w:pPr>
              <w:jc w:val="center"/>
              <w:rPr>
                <w:rFonts w:ascii="Calibri" w:hAnsi="Calibri" w:cs="Calibri"/>
                <w:b/>
                <w:bCs/>
                <w:color w:val="000000"/>
                <w:sz w:val="22"/>
                <w:szCs w:val="22"/>
              </w:rPr>
            </w:pPr>
            <w:r w:rsidRPr="00C27617">
              <w:rPr>
                <w:rFonts w:ascii="Calibri" w:hAnsi="Calibri" w:cs="Calibri"/>
                <w:b/>
                <w:bCs/>
                <w:color w:val="000000"/>
                <w:sz w:val="22"/>
                <w:szCs w:val="22"/>
              </w:rPr>
              <w:t>Round 4</w:t>
            </w:r>
          </w:p>
        </w:tc>
        <w:tc>
          <w:tcPr>
            <w:tcW w:w="103" w:type="pct"/>
            <w:tcBorders>
              <w:top w:val="nil"/>
              <w:left w:val="nil"/>
              <w:bottom w:val="nil"/>
              <w:right w:val="nil"/>
            </w:tcBorders>
            <w:shd w:val="clear" w:color="auto" w:fill="auto"/>
            <w:noWrap/>
            <w:vAlign w:val="center"/>
            <w:hideMark/>
          </w:tcPr>
          <w:p w14:paraId="7F1B49B9" w14:textId="77777777" w:rsidR="00D73FC4" w:rsidRPr="00C27617" w:rsidRDefault="00D73FC4" w:rsidP="00A23D18">
            <w:pPr>
              <w:jc w:val="center"/>
              <w:rPr>
                <w:rFonts w:ascii="Calibri" w:hAnsi="Calibri" w:cs="Calibri"/>
                <w:b/>
                <w:bCs/>
                <w:color w:val="000000"/>
                <w:sz w:val="22"/>
                <w:szCs w:val="22"/>
              </w:rPr>
            </w:pPr>
          </w:p>
        </w:tc>
        <w:tc>
          <w:tcPr>
            <w:tcW w:w="2671" w:type="pct"/>
            <w:gridSpan w:val="6"/>
            <w:tcBorders>
              <w:top w:val="single" w:sz="4" w:space="0" w:color="auto"/>
              <w:left w:val="single" w:sz="4" w:space="0" w:color="auto"/>
              <w:bottom w:val="single" w:sz="4" w:space="0" w:color="auto"/>
              <w:right w:val="single" w:sz="4" w:space="0" w:color="auto"/>
            </w:tcBorders>
            <w:shd w:val="clear" w:color="000000" w:fill="00B0F0"/>
            <w:noWrap/>
            <w:vAlign w:val="center"/>
            <w:hideMark/>
          </w:tcPr>
          <w:p w14:paraId="54E83558" w14:textId="77777777" w:rsidR="00D73FC4" w:rsidRPr="00C27617" w:rsidRDefault="00D73FC4" w:rsidP="00A23D18">
            <w:pPr>
              <w:jc w:val="center"/>
              <w:rPr>
                <w:rFonts w:ascii="Calibri" w:hAnsi="Calibri" w:cs="Calibri"/>
                <w:b/>
                <w:bCs/>
                <w:color w:val="000000"/>
                <w:sz w:val="22"/>
                <w:szCs w:val="22"/>
              </w:rPr>
            </w:pPr>
            <w:r w:rsidRPr="00C27617">
              <w:rPr>
                <w:rFonts w:ascii="Calibri" w:hAnsi="Calibri" w:cs="Calibri"/>
                <w:b/>
                <w:bCs/>
                <w:color w:val="000000"/>
                <w:sz w:val="22"/>
                <w:szCs w:val="22"/>
              </w:rPr>
              <w:t>Training Data</w:t>
            </w:r>
          </w:p>
        </w:tc>
        <w:tc>
          <w:tcPr>
            <w:tcW w:w="890" w:type="pct"/>
            <w:gridSpan w:val="2"/>
            <w:tcBorders>
              <w:top w:val="single" w:sz="4" w:space="0" w:color="auto"/>
              <w:left w:val="nil"/>
              <w:bottom w:val="single" w:sz="4" w:space="0" w:color="auto"/>
              <w:right w:val="single" w:sz="4" w:space="0" w:color="auto"/>
            </w:tcBorders>
            <w:shd w:val="clear" w:color="000000" w:fill="92D050"/>
            <w:noWrap/>
            <w:vAlign w:val="center"/>
            <w:hideMark/>
          </w:tcPr>
          <w:p w14:paraId="6B535A8A" w14:textId="77777777" w:rsidR="00D73FC4" w:rsidRPr="00C27617" w:rsidRDefault="00D73FC4" w:rsidP="00A23D18">
            <w:pPr>
              <w:jc w:val="center"/>
              <w:rPr>
                <w:rFonts w:ascii="Calibri" w:hAnsi="Calibri" w:cs="Calibri"/>
                <w:b/>
                <w:bCs/>
                <w:color w:val="000000"/>
                <w:sz w:val="22"/>
                <w:szCs w:val="22"/>
              </w:rPr>
            </w:pPr>
            <w:r w:rsidRPr="00C27617">
              <w:rPr>
                <w:rFonts w:ascii="Calibri" w:hAnsi="Calibri" w:cs="Calibri"/>
                <w:b/>
                <w:bCs/>
                <w:color w:val="000000"/>
                <w:sz w:val="22"/>
                <w:szCs w:val="22"/>
              </w:rPr>
              <w:t>Test Data</w:t>
            </w:r>
          </w:p>
        </w:tc>
        <w:tc>
          <w:tcPr>
            <w:tcW w:w="890" w:type="pct"/>
            <w:gridSpan w:val="2"/>
            <w:tcBorders>
              <w:top w:val="single" w:sz="4" w:space="0" w:color="auto"/>
              <w:left w:val="nil"/>
              <w:bottom w:val="single" w:sz="4" w:space="0" w:color="auto"/>
              <w:right w:val="single" w:sz="4" w:space="0" w:color="auto"/>
            </w:tcBorders>
            <w:shd w:val="clear" w:color="000000" w:fill="00B0F0"/>
            <w:noWrap/>
            <w:vAlign w:val="center"/>
            <w:hideMark/>
          </w:tcPr>
          <w:p w14:paraId="77C55DB6" w14:textId="77777777" w:rsidR="00D73FC4" w:rsidRPr="00C27617" w:rsidRDefault="00D73FC4" w:rsidP="00A23D18">
            <w:pPr>
              <w:jc w:val="center"/>
              <w:rPr>
                <w:rFonts w:ascii="Calibri" w:hAnsi="Calibri" w:cs="Calibri"/>
                <w:b/>
                <w:bCs/>
                <w:color w:val="000000"/>
                <w:sz w:val="22"/>
                <w:szCs w:val="22"/>
              </w:rPr>
            </w:pPr>
            <w:r w:rsidRPr="00C27617">
              <w:rPr>
                <w:rFonts w:ascii="Calibri" w:hAnsi="Calibri" w:cs="Calibri"/>
                <w:b/>
                <w:bCs/>
                <w:color w:val="000000"/>
                <w:sz w:val="22"/>
                <w:szCs w:val="22"/>
              </w:rPr>
              <w:t>Training Data</w:t>
            </w:r>
          </w:p>
        </w:tc>
      </w:tr>
      <w:tr w:rsidR="00D73FC4" w:rsidRPr="00C27617" w14:paraId="5BC21C38" w14:textId="77777777" w:rsidTr="00A23D18">
        <w:trPr>
          <w:trHeight w:val="180"/>
        </w:trPr>
        <w:tc>
          <w:tcPr>
            <w:tcW w:w="445" w:type="pct"/>
            <w:tcBorders>
              <w:top w:val="nil"/>
              <w:left w:val="nil"/>
              <w:bottom w:val="nil"/>
              <w:right w:val="nil"/>
            </w:tcBorders>
            <w:shd w:val="clear" w:color="auto" w:fill="auto"/>
            <w:noWrap/>
            <w:vAlign w:val="bottom"/>
            <w:hideMark/>
          </w:tcPr>
          <w:p w14:paraId="1276344D" w14:textId="77777777" w:rsidR="00D73FC4" w:rsidRPr="00C27617" w:rsidRDefault="00D73FC4" w:rsidP="00A23D18">
            <w:pPr>
              <w:jc w:val="center"/>
              <w:rPr>
                <w:rFonts w:ascii="Calibri" w:hAnsi="Calibri" w:cs="Calibri"/>
                <w:b/>
                <w:bCs/>
                <w:color w:val="000000"/>
                <w:sz w:val="22"/>
                <w:szCs w:val="22"/>
              </w:rPr>
            </w:pPr>
          </w:p>
        </w:tc>
        <w:tc>
          <w:tcPr>
            <w:tcW w:w="103" w:type="pct"/>
            <w:tcBorders>
              <w:top w:val="nil"/>
              <w:left w:val="nil"/>
              <w:bottom w:val="nil"/>
              <w:right w:val="nil"/>
            </w:tcBorders>
            <w:shd w:val="clear" w:color="auto" w:fill="auto"/>
            <w:noWrap/>
            <w:vAlign w:val="bottom"/>
            <w:hideMark/>
          </w:tcPr>
          <w:p w14:paraId="5BC1360D" w14:textId="77777777" w:rsidR="00D73FC4" w:rsidRPr="00C27617" w:rsidRDefault="00D73FC4" w:rsidP="00A23D18">
            <w:pPr>
              <w:jc w:val="center"/>
              <w:rPr>
                <w:szCs w:val="20"/>
              </w:rPr>
            </w:pPr>
          </w:p>
        </w:tc>
        <w:tc>
          <w:tcPr>
            <w:tcW w:w="445" w:type="pct"/>
            <w:tcBorders>
              <w:top w:val="nil"/>
              <w:left w:val="nil"/>
              <w:bottom w:val="single" w:sz="4" w:space="0" w:color="auto"/>
              <w:right w:val="nil"/>
            </w:tcBorders>
            <w:shd w:val="clear" w:color="auto" w:fill="auto"/>
            <w:noWrap/>
            <w:vAlign w:val="bottom"/>
            <w:hideMark/>
          </w:tcPr>
          <w:p w14:paraId="1E4386E3" w14:textId="77777777" w:rsidR="00D73FC4" w:rsidRPr="00C27617" w:rsidRDefault="00D73FC4" w:rsidP="00A23D18">
            <w:pPr>
              <w:rPr>
                <w:rFonts w:ascii="Calibri" w:hAnsi="Calibri" w:cs="Calibri"/>
                <w:b/>
                <w:bCs/>
                <w:color w:val="000000"/>
                <w:sz w:val="22"/>
                <w:szCs w:val="22"/>
              </w:rPr>
            </w:pPr>
            <w:r w:rsidRPr="00C27617">
              <w:rPr>
                <w:rFonts w:ascii="Calibri" w:hAnsi="Calibri" w:cs="Calibri"/>
                <w:b/>
                <w:bCs/>
                <w:color w:val="000000"/>
                <w:sz w:val="22"/>
                <w:szCs w:val="22"/>
              </w:rPr>
              <w:t> </w:t>
            </w:r>
          </w:p>
        </w:tc>
        <w:tc>
          <w:tcPr>
            <w:tcW w:w="445" w:type="pct"/>
            <w:tcBorders>
              <w:top w:val="nil"/>
              <w:left w:val="nil"/>
              <w:bottom w:val="single" w:sz="4" w:space="0" w:color="auto"/>
              <w:right w:val="nil"/>
            </w:tcBorders>
            <w:shd w:val="clear" w:color="auto" w:fill="auto"/>
            <w:noWrap/>
            <w:vAlign w:val="bottom"/>
            <w:hideMark/>
          </w:tcPr>
          <w:p w14:paraId="1F9A771A" w14:textId="77777777" w:rsidR="00D73FC4" w:rsidRPr="00C27617" w:rsidRDefault="00D73FC4" w:rsidP="00A23D18">
            <w:pPr>
              <w:rPr>
                <w:rFonts w:ascii="Calibri" w:hAnsi="Calibri" w:cs="Calibri"/>
                <w:b/>
                <w:bCs/>
                <w:color w:val="000000"/>
                <w:sz w:val="22"/>
                <w:szCs w:val="22"/>
              </w:rPr>
            </w:pPr>
            <w:r w:rsidRPr="00C27617">
              <w:rPr>
                <w:rFonts w:ascii="Calibri" w:hAnsi="Calibri" w:cs="Calibri"/>
                <w:b/>
                <w:bCs/>
                <w:color w:val="000000"/>
                <w:sz w:val="22"/>
                <w:szCs w:val="22"/>
              </w:rPr>
              <w:t> </w:t>
            </w:r>
          </w:p>
        </w:tc>
        <w:tc>
          <w:tcPr>
            <w:tcW w:w="445" w:type="pct"/>
            <w:tcBorders>
              <w:top w:val="nil"/>
              <w:left w:val="nil"/>
              <w:bottom w:val="single" w:sz="4" w:space="0" w:color="auto"/>
              <w:right w:val="nil"/>
            </w:tcBorders>
            <w:shd w:val="clear" w:color="auto" w:fill="auto"/>
            <w:noWrap/>
            <w:vAlign w:val="bottom"/>
            <w:hideMark/>
          </w:tcPr>
          <w:p w14:paraId="03D7E29C" w14:textId="77777777" w:rsidR="00D73FC4" w:rsidRPr="00C27617" w:rsidRDefault="00D73FC4" w:rsidP="00A23D18">
            <w:pPr>
              <w:rPr>
                <w:rFonts w:ascii="Calibri" w:hAnsi="Calibri" w:cs="Calibri"/>
                <w:b/>
                <w:bCs/>
                <w:color w:val="000000"/>
                <w:sz w:val="22"/>
                <w:szCs w:val="22"/>
              </w:rPr>
            </w:pPr>
            <w:r w:rsidRPr="00C27617">
              <w:rPr>
                <w:rFonts w:ascii="Calibri" w:hAnsi="Calibri" w:cs="Calibri"/>
                <w:b/>
                <w:bCs/>
                <w:color w:val="000000"/>
                <w:sz w:val="22"/>
                <w:szCs w:val="22"/>
              </w:rPr>
              <w:t> </w:t>
            </w:r>
          </w:p>
        </w:tc>
        <w:tc>
          <w:tcPr>
            <w:tcW w:w="445" w:type="pct"/>
            <w:tcBorders>
              <w:top w:val="nil"/>
              <w:left w:val="nil"/>
              <w:bottom w:val="single" w:sz="4" w:space="0" w:color="auto"/>
              <w:right w:val="nil"/>
            </w:tcBorders>
            <w:shd w:val="clear" w:color="auto" w:fill="auto"/>
            <w:noWrap/>
            <w:vAlign w:val="bottom"/>
            <w:hideMark/>
          </w:tcPr>
          <w:p w14:paraId="0C1D3D10" w14:textId="77777777" w:rsidR="00D73FC4" w:rsidRPr="00C27617" w:rsidRDefault="00D73FC4" w:rsidP="00A23D18">
            <w:pPr>
              <w:rPr>
                <w:rFonts w:ascii="Calibri" w:hAnsi="Calibri" w:cs="Calibri"/>
                <w:b/>
                <w:bCs/>
                <w:color w:val="000000"/>
                <w:sz w:val="22"/>
                <w:szCs w:val="22"/>
              </w:rPr>
            </w:pPr>
            <w:r w:rsidRPr="00C27617">
              <w:rPr>
                <w:rFonts w:ascii="Calibri" w:hAnsi="Calibri" w:cs="Calibri"/>
                <w:b/>
                <w:bCs/>
                <w:color w:val="000000"/>
                <w:sz w:val="22"/>
                <w:szCs w:val="22"/>
              </w:rPr>
              <w:t> </w:t>
            </w:r>
          </w:p>
        </w:tc>
        <w:tc>
          <w:tcPr>
            <w:tcW w:w="445" w:type="pct"/>
            <w:tcBorders>
              <w:top w:val="nil"/>
              <w:left w:val="nil"/>
              <w:bottom w:val="single" w:sz="4" w:space="0" w:color="auto"/>
              <w:right w:val="nil"/>
            </w:tcBorders>
            <w:shd w:val="clear" w:color="auto" w:fill="auto"/>
            <w:noWrap/>
            <w:vAlign w:val="bottom"/>
            <w:hideMark/>
          </w:tcPr>
          <w:p w14:paraId="58BC3FBD" w14:textId="77777777" w:rsidR="00D73FC4" w:rsidRPr="00C27617" w:rsidRDefault="00D73FC4" w:rsidP="00A23D18">
            <w:pPr>
              <w:rPr>
                <w:rFonts w:ascii="Calibri" w:hAnsi="Calibri" w:cs="Calibri"/>
                <w:b/>
                <w:bCs/>
                <w:color w:val="000000"/>
                <w:sz w:val="22"/>
                <w:szCs w:val="22"/>
              </w:rPr>
            </w:pPr>
            <w:r w:rsidRPr="00C27617">
              <w:rPr>
                <w:rFonts w:ascii="Calibri" w:hAnsi="Calibri" w:cs="Calibri"/>
                <w:b/>
                <w:bCs/>
                <w:color w:val="000000"/>
                <w:sz w:val="22"/>
                <w:szCs w:val="22"/>
              </w:rPr>
              <w:t> </w:t>
            </w:r>
          </w:p>
        </w:tc>
        <w:tc>
          <w:tcPr>
            <w:tcW w:w="445" w:type="pct"/>
            <w:tcBorders>
              <w:top w:val="nil"/>
              <w:left w:val="nil"/>
              <w:bottom w:val="single" w:sz="4" w:space="0" w:color="auto"/>
              <w:right w:val="nil"/>
            </w:tcBorders>
            <w:shd w:val="clear" w:color="auto" w:fill="auto"/>
            <w:noWrap/>
            <w:vAlign w:val="bottom"/>
            <w:hideMark/>
          </w:tcPr>
          <w:p w14:paraId="48E626F4" w14:textId="77777777" w:rsidR="00D73FC4" w:rsidRPr="00C27617" w:rsidRDefault="00D73FC4" w:rsidP="00A23D18">
            <w:pPr>
              <w:rPr>
                <w:rFonts w:ascii="Calibri" w:hAnsi="Calibri" w:cs="Calibri"/>
                <w:b/>
                <w:bCs/>
                <w:color w:val="000000"/>
                <w:sz w:val="22"/>
                <w:szCs w:val="22"/>
              </w:rPr>
            </w:pPr>
            <w:r w:rsidRPr="00C27617">
              <w:rPr>
                <w:rFonts w:ascii="Calibri" w:hAnsi="Calibri" w:cs="Calibri"/>
                <w:b/>
                <w:bCs/>
                <w:color w:val="000000"/>
                <w:sz w:val="22"/>
                <w:szCs w:val="22"/>
              </w:rPr>
              <w:t> </w:t>
            </w:r>
          </w:p>
        </w:tc>
        <w:tc>
          <w:tcPr>
            <w:tcW w:w="445" w:type="pct"/>
            <w:tcBorders>
              <w:top w:val="nil"/>
              <w:left w:val="nil"/>
              <w:bottom w:val="single" w:sz="4" w:space="0" w:color="auto"/>
              <w:right w:val="nil"/>
            </w:tcBorders>
            <w:shd w:val="clear" w:color="auto" w:fill="auto"/>
            <w:noWrap/>
            <w:vAlign w:val="bottom"/>
            <w:hideMark/>
          </w:tcPr>
          <w:p w14:paraId="40712AB1" w14:textId="77777777" w:rsidR="00D73FC4" w:rsidRPr="00C27617" w:rsidRDefault="00D73FC4" w:rsidP="00A23D18">
            <w:pPr>
              <w:rPr>
                <w:rFonts w:ascii="Calibri" w:hAnsi="Calibri" w:cs="Calibri"/>
                <w:b/>
                <w:bCs/>
                <w:color w:val="000000"/>
                <w:sz w:val="22"/>
                <w:szCs w:val="22"/>
              </w:rPr>
            </w:pPr>
            <w:r w:rsidRPr="00C27617">
              <w:rPr>
                <w:rFonts w:ascii="Calibri" w:hAnsi="Calibri" w:cs="Calibri"/>
                <w:b/>
                <w:bCs/>
                <w:color w:val="000000"/>
                <w:sz w:val="22"/>
                <w:szCs w:val="22"/>
              </w:rPr>
              <w:t> </w:t>
            </w:r>
          </w:p>
        </w:tc>
        <w:tc>
          <w:tcPr>
            <w:tcW w:w="445" w:type="pct"/>
            <w:tcBorders>
              <w:top w:val="nil"/>
              <w:left w:val="nil"/>
              <w:bottom w:val="single" w:sz="4" w:space="0" w:color="auto"/>
              <w:right w:val="nil"/>
            </w:tcBorders>
            <w:shd w:val="clear" w:color="auto" w:fill="auto"/>
            <w:noWrap/>
            <w:vAlign w:val="bottom"/>
            <w:hideMark/>
          </w:tcPr>
          <w:p w14:paraId="507FB027" w14:textId="77777777" w:rsidR="00D73FC4" w:rsidRPr="00C27617" w:rsidRDefault="00D73FC4" w:rsidP="00A23D18">
            <w:pPr>
              <w:rPr>
                <w:rFonts w:ascii="Calibri" w:hAnsi="Calibri" w:cs="Calibri"/>
                <w:b/>
                <w:bCs/>
                <w:color w:val="000000"/>
                <w:sz w:val="22"/>
                <w:szCs w:val="22"/>
              </w:rPr>
            </w:pPr>
            <w:r w:rsidRPr="00C27617">
              <w:rPr>
                <w:rFonts w:ascii="Calibri" w:hAnsi="Calibri" w:cs="Calibri"/>
                <w:b/>
                <w:bCs/>
                <w:color w:val="000000"/>
                <w:sz w:val="22"/>
                <w:szCs w:val="22"/>
              </w:rPr>
              <w:t> </w:t>
            </w:r>
          </w:p>
        </w:tc>
        <w:tc>
          <w:tcPr>
            <w:tcW w:w="445" w:type="pct"/>
            <w:tcBorders>
              <w:top w:val="nil"/>
              <w:left w:val="nil"/>
              <w:bottom w:val="single" w:sz="4" w:space="0" w:color="auto"/>
              <w:right w:val="nil"/>
            </w:tcBorders>
            <w:shd w:val="clear" w:color="auto" w:fill="auto"/>
            <w:noWrap/>
            <w:vAlign w:val="bottom"/>
            <w:hideMark/>
          </w:tcPr>
          <w:p w14:paraId="4D959891" w14:textId="77777777" w:rsidR="00D73FC4" w:rsidRPr="00C27617" w:rsidRDefault="00D73FC4" w:rsidP="00A23D18">
            <w:pPr>
              <w:rPr>
                <w:rFonts w:ascii="Calibri" w:hAnsi="Calibri" w:cs="Calibri"/>
                <w:b/>
                <w:bCs/>
                <w:color w:val="000000"/>
                <w:sz w:val="22"/>
                <w:szCs w:val="22"/>
              </w:rPr>
            </w:pPr>
            <w:r w:rsidRPr="00C27617">
              <w:rPr>
                <w:rFonts w:ascii="Calibri" w:hAnsi="Calibri" w:cs="Calibri"/>
                <w:b/>
                <w:bCs/>
                <w:color w:val="000000"/>
                <w:sz w:val="22"/>
                <w:szCs w:val="22"/>
              </w:rPr>
              <w:t> </w:t>
            </w:r>
          </w:p>
        </w:tc>
        <w:tc>
          <w:tcPr>
            <w:tcW w:w="445" w:type="pct"/>
            <w:tcBorders>
              <w:top w:val="nil"/>
              <w:left w:val="nil"/>
              <w:bottom w:val="single" w:sz="4" w:space="0" w:color="auto"/>
              <w:right w:val="nil"/>
            </w:tcBorders>
            <w:shd w:val="clear" w:color="auto" w:fill="auto"/>
            <w:noWrap/>
            <w:vAlign w:val="bottom"/>
            <w:hideMark/>
          </w:tcPr>
          <w:p w14:paraId="7F0AC8B1" w14:textId="77777777" w:rsidR="00D73FC4" w:rsidRPr="00C27617" w:rsidRDefault="00D73FC4" w:rsidP="00A23D18">
            <w:pPr>
              <w:rPr>
                <w:rFonts w:ascii="Calibri" w:hAnsi="Calibri" w:cs="Calibri"/>
                <w:b/>
                <w:bCs/>
                <w:color w:val="000000"/>
                <w:sz w:val="22"/>
                <w:szCs w:val="22"/>
              </w:rPr>
            </w:pPr>
            <w:r w:rsidRPr="00C27617">
              <w:rPr>
                <w:rFonts w:ascii="Calibri" w:hAnsi="Calibri" w:cs="Calibri"/>
                <w:b/>
                <w:bCs/>
                <w:color w:val="000000"/>
                <w:sz w:val="22"/>
                <w:szCs w:val="22"/>
              </w:rPr>
              <w:t> </w:t>
            </w:r>
          </w:p>
        </w:tc>
      </w:tr>
      <w:tr w:rsidR="00D73FC4" w:rsidRPr="00C27617" w14:paraId="4C1ED0A1" w14:textId="77777777" w:rsidTr="00A23D18">
        <w:trPr>
          <w:trHeight w:val="420"/>
        </w:trPr>
        <w:tc>
          <w:tcPr>
            <w:tcW w:w="445" w:type="pct"/>
            <w:tcBorders>
              <w:top w:val="nil"/>
              <w:left w:val="nil"/>
              <w:bottom w:val="nil"/>
              <w:right w:val="nil"/>
            </w:tcBorders>
            <w:shd w:val="clear" w:color="auto" w:fill="auto"/>
            <w:noWrap/>
            <w:vAlign w:val="center"/>
            <w:hideMark/>
          </w:tcPr>
          <w:p w14:paraId="40C17C2A" w14:textId="77777777" w:rsidR="00D73FC4" w:rsidRPr="00C27617" w:rsidRDefault="00D73FC4" w:rsidP="00A23D18">
            <w:pPr>
              <w:jc w:val="center"/>
              <w:rPr>
                <w:rFonts w:ascii="Calibri" w:hAnsi="Calibri" w:cs="Calibri"/>
                <w:b/>
                <w:bCs/>
                <w:color w:val="000000"/>
                <w:sz w:val="22"/>
                <w:szCs w:val="22"/>
              </w:rPr>
            </w:pPr>
            <w:r w:rsidRPr="00C27617">
              <w:rPr>
                <w:rFonts w:ascii="Calibri" w:hAnsi="Calibri" w:cs="Calibri"/>
                <w:b/>
                <w:bCs/>
                <w:color w:val="000000"/>
                <w:sz w:val="22"/>
                <w:szCs w:val="22"/>
              </w:rPr>
              <w:t>Round 5</w:t>
            </w:r>
          </w:p>
        </w:tc>
        <w:tc>
          <w:tcPr>
            <w:tcW w:w="103" w:type="pct"/>
            <w:tcBorders>
              <w:top w:val="nil"/>
              <w:left w:val="nil"/>
              <w:bottom w:val="nil"/>
              <w:right w:val="nil"/>
            </w:tcBorders>
            <w:shd w:val="clear" w:color="auto" w:fill="auto"/>
            <w:noWrap/>
            <w:vAlign w:val="center"/>
            <w:hideMark/>
          </w:tcPr>
          <w:p w14:paraId="59C53FB5" w14:textId="77777777" w:rsidR="00D73FC4" w:rsidRPr="00C27617" w:rsidRDefault="00D73FC4" w:rsidP="00A23D18">
            <w:pPr>
              <w:jc w:val="center"/>
              <w:rPr>
                <w:rFonts w:ascii="Calibri" w:hAnsi="Calibri" w:cs="Calibri"/>
                <w:b/>
                <w:bCs/>
                <w:color w:val="000000"/>
                <w:sz w:val="22"/>
                <w:szCs w:val="22"/>
              </w:rPr>
            </w:pPr>
          </w:p>
        </w:tc>
        <w:tc>
          <w:tcPr>
            <w:tcW w:w="3561" w:type="pct"/>
            <w:gridSpan w:val="8"/>
            <w:tcBorders>
              <w:top w:val="single" w:sz="4" w:space="0" w:color="auto"/>
              <w:left w:val="single" w:sz="4" w:space="0" w:color="auto"/>
              <w:bottom w:val="single" w:sz="4" w:space="0" w:color="auto"/>
              <w:right w:val="single" w:sz="4" w:space="0" w:color="auto"/>
            </w:tcBorders>
            <w:shd w:val="clear" w:color="000000" w:fill="00B0F0"/>
            <w:noWrap/>
            <w:vAlign w:val="center"/>
            <w:hideMark/>
          </w:tcPr>
          <w:p w14:paraId="7F29E488" w14:textId="77777777" w:rsidR="00D73FC4" w:rsidRPr="00C27617" w:rsidRDefault="00D73FC4" w:rsidP="00A23D18">
            <w:pPr>
              <w:jc w:val="center"/>
              <w:rPr>
                <w:rFonts w:ascii="Calibri" w:hAnsi="Calibri" w:cs="Calibri"/>
                <w:b/>
                <w:bCs/>
                <w:color w:val="000000"/>
                <w:sz w:val="22"/>
                <w:szCs w:val="22"/>
              </w:rPr>
            </w:pPr>
            <w:r w:rsidRPr="00C27617">
              <w:rPr>
                <w:rFonts w:ascii="Calibri" w:hAnsi="Calibri" w:cs="Calibri"/>
                <w:b/>
                <w:bCs/>
                <w:color w:val="000000"/>
                <w:sz w:val="22"/>
                <w:szCs w:val="22"/>
              </w:rPr>
              <w:t>Training Data</w:t>
            </w:r>
          </w:p>
        </w:tc>
        <w:tc>
          <w:tcPr>
            <w:tcW w:w="890" w:type="pct"/>
            <w:gridSpan w:val="2"/>
            <w:tcBorders>
              <w:top w:val="single" w:sz="4" w:space="0" w:color="auto"/>
              <w:left w:val="nil"/>
              <w:bottom w:val="single" w:sz="4" w:space="0" w:color="auto"/>
              <w:right w:val="single" w:sz="4" w:space="0" w:color="auto"/>
            </w:tcBorders>
            <w:shd w:val="clear" w:color="000000" w:fill="92D050"/>
            <w:noWrap/>
            <w:vAlign w:val="center"/>
            <w:hideMark/>
          </w:tcPr>
          <w:p w14:paraId="05313730" w14:textId="77777777" w:rsidR="00D73FC4" w:rsidRPr="00C27617" w:rsidRDefault="00D73FC4" w:rsidP="00A23D18">
            <w:pPr>
              <w:jc w:val="center"/>
              <w:rPr>
                <w:rFonts w:ascii="Calibri" w:hAnsi="Calibri" w:cs="Calibri"/>
                <w:b/>
                <w:bCs/>
                <w:color w:val="000000"/>
                <w:sz w:val="22"/>
                <w:szCs w:val="22"/>
              </w:rPr>
            </w:pPr>
            <w:r w:rsidRPr="00C27617">
              <w:rPr>
                <w:rFonts w:ascii="Calibri" w:hAnsi="Calibri" w:cs="Calibri"/>
                <w:b/>
                <w:bCs/>
                <w:color w:val="000000"/>
                <w:sz w:val="22"/>
                <w:szCs w:val="22"/>
              </w:rPr>
              <w:t>Test Data</w:t>
            </w:r>
          </w:p>
        </w:tc>
      </w:tr>
    </w:tbl>
    <w:p w14:paraId="55368010" w14:textId="77777777" w:rsidR="00D73FC4" w:rsidRDefault="00D73FC4" w:rsidP="00D73FC4">
      <w:pPr>
        <w:rPr>
          <w:rFonts w:asciiTheme="minorHAnsi" w:hAnsiTheme="minorHAnsi" w:cstheme="minorHAnsi"/>
          <w:sz w:val="22"/>
          <w:szCs w:val="22"/>
        </w:rPr>
      </w:pPr>
    </w:p>
    <w:p w14:paraId="26DBBBE8" w14:textId="77777777" w:rsidR="00D73FC4" w:rsidRDefault="00D73FC4" w:rsidP="00D73FC4">
      <w:pPr>
        <w:rPr>
          <w:rFonts w:asciiTheme="minorHAnsi" w:hAnsiTheme="minorHAnsi" w:cstheme="minorHAnsi"/>
          <w:sz w:val="22"/>
          <w:szCs w:val="22"/>
        </w:rPr>
      </w:pPr>
    </w:p>
    <w:p w14:paraId="56C481CE" w14:textId="77777777" w:rsidR="00D73FC4" w:rsidRPr="00300DB5" w:rsidRDefault="00D73FC4" w:rsidP="00D73FC4">
      <w:pPr>
        <w:rPr>
          <w:rFonts w:asciiTheme="minorHAnsi" w:hAnsiTheme="minorHAnsi" w:cstheme="minorHAnsi"/>
          <w:b/>
          <w:bCs/>
          <w:sz w:val="22"/>
          <w:szCs w:val="22"/>
        </w:rPr>
      </w:pPr>
      <w:r w:rsidRPr="00300DB5">
        <w:rPr>
          <w:rFonts w:asciiTheme="minorHAnsi" w:hAnsiTheme="minorHAnsi" w:cstheme="minorHAnsi"/>
          <w:b/>
          <w:bCs/>
          <w:sz w:val="22"/>
          <w:szCs w:val="22"/>
        </w:rPr>
        <w:t>Benefits of cross-validation include:</w:t>
      </w:r>
    </w:p>
    <w:p w14:paraId="4BB4A376" w14:textId="77777777" w:rsidR="00D73FC4" w:rsidRPr="00205C30" w:rsidRDefault="00D73FC4" w:rsidP="00D73FC4">
      <w:pPr>
        <w:rPr>
          <w:rFonts w:asciiTheme="minorHAnsi" w:hAnsiTheme="minorHAnsi" w:cstheme="minorHAnsi"/>
          <w:sz w:val="22"/>
          <w:szCs w:val="22"/>
        </w:rPr>
      </w:pPr>
    </w:p>
    <w:p w14:paraId="6BEFC7B9" w14:textId="77777777" w:rsidR="00D73FC4" w:rsidRPr="00D16060" w:rsidRDefault="00D73FC4" w:rsidP="00145AC7">
      <w:pPr>
        <w:pStyle w:val="ListParagraph"/>
        <w:numPr>
          <w:ilvl w:val="0"/>
          <w:numId w:val="76"/>
        </w:numPr>
        <w:rPr>
          <w:rFonts w:asciiTheme="minorHAnsi" w:hAnsiTheme="minorHAnsi" w:cstheme="minorHAnsi"/>
          <w:sz w:val="22"/>
          <w:szCs w:val="22"/>
        </w:rPr>
      </w:pPr>
      <w:r w:rsidRPr="00D16060">
        <w:rPr>
          <w:rFonts w:asciiTheme="minorHAnsi" w:hAnsiTheme="minorHAnsi" w:cstheme="minorHAnsi"/>
          <w:sz w:val="22"/>
          <w:szCs w:val="22"/>
        </w:rPr>
        <w:t xml:space="preserve">Cross-validation helps to address the limitation of having a limited amount of data by maximizing its utility. </w:t>
      </w:r>
    </w:p>
    <w:p w14:paraId="68CDE696" w14:textId="77777777" w:rsidR="00D73FC4" w:rsidRDefault="00D73FC4" w:rsidP="00D73FC4">
      <w:pPr>
        <w:rPr>
          <w:rFonts w:asciiTheme="minorHAnsi" w:hAnsiTheme="minorHAnsi" w:cstheme="minorHAnsi"/>
          <w:sz w:val="22"/>
          <w:szCs w:val="22"/>
        </w:rPr>
      </w:pPr>
    </w:p>
    <w:p w14:paraId="3E13F55D" w14:textId="77777777" w:rsidR="00D73FC4" w:rsidRPr="00D16060" w:rsidRDefault="00D73FC4" w:rsidP="00145AC7">
      <w:pPr>
        <w:pStyle w:val="ListParagraph"/>
        <w:numPr>
          <w:ilvl w:val="0"/>
          <w:numId w:val="76"/>
        </w:numPr>
        <w:rPr>
          <w:rFonts w:asciiTheme="minorHAnsi" w:hAnsiTheme="minorHAnsi" w:cstheme="minorHAnsi"/>
          <w:sz w:val="22"/>
          <w:szCs w:val="22"/>
        </w:rPr>
      </w:pPr>
      <w:r w:rsidRPr="00D16060">
        <w:rPr>
          <w:rFonts w:asciiTheme="minorHAnsi" w:hAnsiTheme="minorHAnsi" w:cstheme="minorHAnsi"/>
          <w:sz w:val="22"/>
          <w:szCs w:val="22"/>
        </w:rPr>
        <w:t xml:space="preserve">It provides a more comprehensive evaluation of the model's performance by using different combinations of training and validation data. </w:t>
      </w:r>
    </w:p>
    <w:p w14:paraId="1EB8C7B4" w14:textId="77777777" w:rsidR="00D73FC4" w:rsidRDefault="00D73FC4" w:rsidP="00D73FC4">
      <w:pPr>
        <w:rPr>
          <w:rFonts w:asciiTheme="minorHAnsi" w:hAnsiTheme="minorHAnsi" w:cstheme="minorHAnsi"/>
          <w:sz w:val="22"/>
          <w:szCs w:val="22"/>
        </w:rPr>
      </w:pPr>
    </w:p>
    <w:p w14:paraId="31D212D7" w14:textId="77777777" w:rsidR="00D73FC4" w:rsidRPr="00D16060" w:rsidRDefault="00D73FC4" w:rsidP="00145AC7">
      <w:pPr>
        <w:pStyle w:val="ListParagraph"/>
        <w:numPr>
          <w:ilvl w:val="0"/>
          <w:numId w:val="76"/>
        </w:numPr>
        <w:rPr>
          <w:rFonts w:asciiTheme="minorHAnsi" w:hAnsiTheme="minorHAnsi" w:cstheme="minorHAnsi"/>
          <w:sz w:val="22"/>
          <w:szCs w:val="22"/>
        </w:rPr>
      </w:pPr>
      <w:r w:rsidRPr="00D16060">
        <w:rPr>
          <w:rFonts w:asciiTheme="minorHAnsi" w:hAnsiTheme="minorHAnsi" w:cstheme="minorHAnsi"/>
          <w:sz w:val="22"/>
          <w:szCs w:val="22"/>
        </w:rPr>
        <w:t xml:space="preserve">It helps to mitigate the potential bias or variance introduced by a single train-validation split  </w:t>
      </w:r>
    </w:p>
    <w:p w14:paraId="6329A2C3" w14:textId="77777777" w:rsidR="00D73FC4" w:rsidRDefault="00D73FC4" w:rsidP="00D73FC4">
      <w:pPr>
        <w:rPr>
          <w:rFonts w:asciiTheme="minorHAnsi" w:hAnsiTheme="minorHAnsi" w:cstheme="minorHAnsi"/>
          <w:sz w:val="22"/>
          <w:szCs w:val="22"/>
        </w:rPr>
      </w:pPr>
    </w:p>
    <w:p w14:paraId="4F55F8D1" w14:textId="77777777" w:rsidR="00D73FC4" w:rsidRPr="00D16060" w:rsidRDefault="00D73FC4" w:rsidP="00145AC7">
      <w:pPr>
        <w:pStyle w:val="ListParagraph"/>
        <w:numPr>
          <w:ilvl w:val="0"/>
          <w:numId w:val="76"/>
        </w:numPr>
        <w:rPr>
          <w:rFonts w:asciiTheme="minorHAnsi" w:hAnsiTheme="minorHAnsi" w:cstheme="minorHAnsi"/>
          <w:sz w:val="22"/>
          <w:szCs w:val="22"/>
        </w:rPr>
      </w:pPr>
      <w:r w:rsidRPr="00D16060">
        <w:rPr>
          <w:rFonts w:asciiTheme="minorHAnsi" w:hAnsiTheme="minorHAnsi" w:cstheme="minorHAnsi"/>
          <w:sz w:val="22"/>
          <w:szCs w:val="22"/>
        </w:rPr>
        <w:t>Provides a more robust estimate of the model's generalization performance.</w:t>
      </w:r>
    </w:p>
    <w:p w14:paraId="30374BEF" w14:textId="77777777" w:rsidR="00D73FC4" w:rsidRPr="00205C30" w:rsidRDefault="00D73FC4" w:rsidP="00D73FC4">
      <w:pPr>
        <w:rPr>
          <w:rFonts w:asciiTheme="minorHAnsi" w:hAnsiTheme="minorHAnsi" w:cstheme="minorHAnsi"/>
          <w:sz w:val="22"/>
          <w:szCs w:val="22"/>
        </w:rPr>
      </w:pPr>
    </w:p>
    <w:p w14:paraId="5468D9C7" w14:textId="77777777" w:rsidR="00D73FC4" w:rsidRPr="00205C30" w:rsidRDefault="00D73FC4" w:rsidP="00D73FC4">
      <w:pPr>
        <w:rPr>
          <w:rFonts w:asciiTheme="minorHAnsi" w:hAnsiTheme="minorHAnsi" w:cstheme="minorHAnsi"/>
          <w:sz w:val="22"/>
          <w:szCs w:val="22"/>
        </w:rPr>
      </w:pPr>
      <w:r w:rsidRPr="00205C30">
        <w:rPr>
          <w:rFonts w:asciiTheme="minorHAnsi" w:hAnsiTheme="minorHAnsi" w:cstheme="minorHAnsi"/>
          <w:sz w:val="22"/>
          <w:szCs w:val="22"/>
        </w:rPr>
        <w:t>Cross-validation is especially beneficial in situations where the dataset is small</w:t>
      </w:r>
      <w:r>
        <w:rPr>
          <w:rFonts w:asciiTheme="minorHAnsi" w:hAnsiTheme="minorHAnsi" w:cstheme="minorHAnsi"/>
          <w:sz w:val="22"/>
          <w:szCs w:val="22"/>
        </w:rPr>
        <w:t xml:space="preserve"> and more reliable model evaluation is needed</w:t>
      </w:r>
      <w:r w:rsidRPr="00205C30">
        <w:rPr>
          <w:rFonts w:asciiTheme="minorHAnsi" w:hAnsiTheme="minorHAnsi" w:cstheme="minorHAnsi"/>
          <w:sz w:val="22"/>
          <w:szCs w:val="22"/>
        </w:rPr>
        <w:t xml:space="preserve">. It allows for better estimation of the model's performance on unseen data and provides insights into its stability across different training-validation splits. Cross-validation also helps in hyperparameter tuning, </w:t>
      </w:r>
      <w:r>
        <w:rPr>
          <w:rFonts w:asciiTheme="minorHAnsi" w:hAnsiTheme="minorHAnsi" w:cstheme="minorHAnsi"/>
          <w:sz w:val="22"/>
          <w:szCs w:val="22"/>
        </w:rPr>
        <w:t>allowing</w:t>
      </w:r>
      <w:r w:rsidRPr="00205C30">
        <w:rPr>
          <w:rFonts w:asciiTheme="minorHAnsi" w:hAnsiTheme="minorHAnsi" w:cstheme="minorHAnsi"/>
          <w:sz w:val="22"/>
          <w:szCs w:val="22"/>
        </w:rPr>
        <w:t xml:space="preserve"> us to assess how well the model generalizes with different parameter settings.</w:t>
      </w:r>
    </w:p>
    <w:p w14:paraId="55778BD9" w14:textId="77777777" w:rsidR="00D73FC4" w:rsidRPr="00205C30" w:rsidRDefault="00D73FC4" w:rsidP="00D73FC4">
      <w:pPr>
        <w:rPr>
          <w:rFonts w:asciiTheme="minorHAnsi" w:hAnsiTheme="minorHAnsi" w:cstheme="minorHAnsi"/>
          <w:sz w:val="22"/>
          <w:szCs w:val="22"/>
        </w:rPr>
      </w:pPr>
    </w:p>
    <w:p w14:paraId="663CD487" w14:textId="77777777" w:rsidR="00D73FC4" w:rsidRDefault="00D73FC4" w:rsidP="00D73FC4">
      <w:r w:rsidRPr="00205C30">
        <w:rPr>
          <w:rFonts w:asciiTheme="minorHAnsi" w:hAnsiTheme="minorHAnsi" w:cstheme="minorHAnsi"/>
          <w:sz w:val="22"/>
          <w:szCs w:val="22"/>
        </w:rPr>
        <w:t xml:space="preserve">While cross-validation is a powerful technique, it can be computationally expensive, especially for large datasets or complex models. </w:t>
      </w:r>
      <w:r>
        <w:rPr>
          <w:rFonts w:asciiTheme="minorHAnsi" w:hAnsiTheme="minorHAnsi" w:cstheme="minorHAnsi"/>
          <w:sz w:val="22"/>
          <w:szCs w:val="22"/>
        </w:rPr>
        <w:t>Due to computational constraints, a train-validation-OOT split may still be preferred</w:t>
      </w:r>
      <w:r w:rsidRPr="00205C30">
        <w:rPr>
          <w:rFonts w:asciiTheme="minorHAnsi" w:hAnsiTheme="minorHAnsi" w:cstheme="minorHAnsi"/>
          <w:sz w:val="22"/>
          <w:szCs w:val="22"/>
        </w:rPr>
        <w:t>. The choice between cross-validation and train-</w:t>
      </w:r>
      <w:r w:rsidRPr="00205C30">
        <w:rPr>
          <w:rFonts w:asciiTheme="minorHAnsi" w:hAnsiTheme="minorHAnsi" w:cstheme="minorHAnsi"/>
          <w:sz w:val="22"/>
          <w:szCs w:val="22"/>
        </w:rPr>
        <w:lastRenderedPageBreak/>
        <w:t>validation-</w:t>
      </w:r>
      <w:r>
        <w:rPr>
          <w:rFonts w:asciiTheme="minorHAnsi" w:hAnsiTheme="minorHAnsi" w:cstheme="minorHAnsi"/>
          <w:sz w:val="22"/>
          <w:szCs w:val="22"/>
        </w:rPr>
        <w:t>OOT</w:t>
      </w:r>
      <w:r w:rsidRPr="00205C30">
        <w:rPr>
          <w:rFonts w:asciiTheme="minorHAnsi" w:hAnsiTheme="minorHAnsi" w:cstheme="minorHAnsi"/>
          <w:sz w:val="22"/>
          <w:szCs w:val="22"/>
        </w:rPr>
        <w:t xml:space="preserve"> split depends on the specific context, available data, computational resources, and the importance of model evaluation accuracy.</w:t>
      </w:r>
    </w:p>
    <w:p w14:paraId="46B230EF" w14:textId="77777777" w:rsidR="00D73FC4" w:rsidRDefault="00D73FC4" w:rsidP="00D73FC4">
      <w:pPr>
        <w:rPr>
          <w:rFonts w:asciiTheme="minorHAnsi" w:hAnsiTheme="minorHAnsi" w:cstheme="minorHAnsi"/>
          <w:sz w:val="22"/>
          <w:szCs w:val="22"/>
        </w:rPr>
      </w:pPr>
    </w:p>
    <w:p w14:paraId="3D0C1E43" w14:textId="77777777" w:rsidR="00D73FC4" w:rsidRPr="00D16060" w:rsidRDefault="00D73FC4" w:rsidP="00D73FC4">
      <w:pPr>
        <w:pStyle w:val="Heading3"/>
        <w:ind w:left="0"/>
      </w:pPr>
      <w:bookmarkStart w:id="76" w:name="_Toc174889586"/>
      <w:r w:rsidRPr="00D16060">
        <w:t>Comparison of Data Segmentation Techniques</w:t>
      </w:r>
      <w:bookmarkEnd w:id="76"/>
    </w:p>
    <w:p w14:paraId="14F1B73A" w14:textId="77777777" w:rsidR="00D73FC4" w:rsidRPr="00680E0F" w:rsidRDefault="00D73FC4" w:rsidP="00D73FC4">
      <w:pPr>
        <w:rPr>
          <w:rFonts w:asciiTheme="minorHAnsi" w:hAnsiTheme="minorHAnsi" w:cstheme="minorHAnsi"/>
          <w:sz w:val="22"/>
          <w:szCs w:val="22"/>
        </w:rPr>
      </w:pPr>
    </w:p>
    <w:p w14:paraId="180ED91B" w14:textId="77777777" w:rsidR="00D73FC4" w:rsidRPr="00006D52" w:rsidRDefault="00D73FC4" w:rsidP="00D73FC4">
      <w:pPr>
        <w:rPr>
          <w:rFonts w:asciiTheme="minorHAnsi" w:hAnsiTheme="minorHAnsi" w:cstheme="minorHAnsi"/>
          <w:sz w:val="22"/>
          <w:szCs w:val="22"/>
        </w:rPr>
      </w:pPr>
      <w:r w:rsidRPr="00006D52">
        <w:rPr>
          <w:rFonts w:asciiTheme="minorHAnsi" w:hAnsiTheme="minorHAnsi" w:cstheme="minorHAnsi"/>
          <w:sz w:val="22"/>
          <w:szCs w:val="22"/>
        </w:rPr>
        <w:t>Data segmentation techniques play a crucial role in model development and evaluation. Two common approaches for data segmentation are the standard development/validation/out-of-time split and cross-validation. Let's explore the benefits of each approach:</w:t>
      </w:r>
    </w:p>
    <w:p w14:paraId="0CAB9AA8" w14:textId="77777777" w:rsidR="00D73FC4" w:rsidRPr="00006D52" w:rsidRDefault="00D73FC4" w:rsidP="00D73FC4">
      <w:pPr>
        <w:rPr>
          <w:rFonts w:asciiTheme="minorHAnsi" w:hAnsiTheme="minorHAnsi" w:cstheme="minorHAnsi"/>
          <w:sz w:val="22"/>
          <w:szCs w:val="22"/>
        </w:rPr>
      </w:pPr>
    </w:p>
    <w:p w14:paraId="2E58DB33" w14:textId="77777777" w:rsidR="00D73FC4" w:rsidRPr="00006D52" w:rsidRDefault="00D73FC4" w:rsidP="00145AC7">
      <w:pPr>
        <w:pStyle w:val="ListParagraph"/>
        <w:numPr>
          <w:ilvl w:val="0"/>
          <w:numId w:val="75"/>
        </w:numPr>
        <w:rPr>
          <w:rFonts w:asciiTheme="minorHAnsi" w:hAnsiTheme="minorHAnsi" w:cstheme="minorHAnsi"/>
          <w:b/>
          <w:bCs/>
          <w:sz w:val="22"/>
          <w:szCs w:val="22"/>
        </w:rPr>
      </w:pPr>
      <w:r w:rsidRPr="00006D52">
        <w:rPr>
          <w:rFonts w:asciiTheme="minorHAnsi" w:hAnsiTheme="minorHAnsi" w:cstheme="minorHAnsi"/>
          <w:b/>
          <w:bCs/>
          <w:sz w:val="22"/>
          <w:szCs w:val="22"/>
        </w:rPr>
        <w:t>Standard Development/Validation/Out-of-Time Split:</w:t>
      </w:r>
    </w:p>
    <w:p w14:paraId="21DE07E6" w14:textId="77777777" w:rsidR="00D73FC4" w:rsidRDefault="00D73FC4" w:rsidP="00145AC7">
      <w:pPr>
        <w:pStyle w:val="ListParagraph"/>
        <w:numPr>
          <w:ilvl w:val="1"/>
          <w:numId w:val="75"/>
        </w:numPr>
        <w:rPr>
          <w:rFonts w:asciiTheme="minorHAnsi" w:hAnsiTheme="minorHAnsi" w:cstheme="minorHAnsi"/>
          <w:sz w:val="22"/>
          <w:szCs w:val="22"/>
        </w:rPr>
      </w:pPr>
      <w:r w:rsidRPr="00006D52">
        <w:rPr>
          <w:rFonts w:asciiTheme="minorHAnsi" w:hAnsiTheme="minorHAnsi" w:cstheme="minorHAnsi"/>
          <w:sz w:val="22"/>
          <w:szCs w:val="22"/>
        </w:rPr>
        <w:t>In this approach, the data set is divided into three distinct subsets: a development set, a validation set, and an out-of-time set.</w:t>
      </w:r>
    </w:p>
    <w:p w14:paraId="5DE1CA42" w14:textId="77777777" w:rsidR="00D73FC4" w:rsidRPr="00006D52" w:rsidRDefault="00D73FC4" w:rsidP="00D73FC4">
      <w:pPr>
        <w:pStyle w:val="ListParagraph"/>
        <w:ind w:left="1440"/>
        <w:rPr>
          <w:rFonts w:asciiTheme="minorHAnsi" w:hAnsiTheme="minorHAnsi" w:cstheme="minorHAnsi"/>
          <w:sz w:val="22"/>
          <w:szCs w:val="22"/>
        </w:rPr>
      </w:pPr>
    </w:p>
    <w:p w14:paraId="3A193FA9" w14:textId="77777777" w:rsidR="00D73FC4" w:rsidRDefault="00D73FC4" w:rsidP="00145AC7">
      <w:pPr>
        <w:pStyle w:val="ListParagraph"/>
        <w:numPr>
          <w:ilvl w:val="1"/>
          <w:numId w:val="75"/>
        </w:numPr>
        <w:rPr>
          <w:rFonts w:asciiTheme="minorHAnsi" w:hAnsiTheme="minorHAnsi" w:cstheme="minorHAnsi"/>
          <w:sz w:val="22"/>
          <w:szCs w:val="22"/>
        </w:rPr>
      </w:pPr>
      <w:r w:rsidRPr="00006D52">
        <w:rPr>
          <w:rFonts w:asciiTheme="minorHAnsi" w:hAnsiTheme="minorHAnsi" w:cstheme="minorHAnsi"/>
          <w:sz w:val="22"/>
          <w:szCs w:val="22"/>
        </w:rPr>
        <w:t xml:space="preserve">The development set is used to train and fine-tune the model parameters. The validation set is used to assess the performance and </w:t>
      </w:r>
      <w:proofErr w:type="gramStart"/>
      <w:r w:rsidRPr="00006D52">
        <w:rPr>
          <w:rFonts w:asciiTheme="minorHAnsi" w:hAnsiTheme="minorHAnsi" w:cstheme="minorHAnsi"/>
          <w:sz w:val="22"/>
          <w:szCs w:val="22"/>
        </w:rPr>
        <w:t>make adjustments to</w:t>
      </w:r>
      <w:proofErr w:type="gramEnd"/>
      <w:r w:rsidRPr="00006D52">
        <w:rPr>
          <w:rFonts w:asciiTheme="minorHAnsi" w:hAnsiTheme="minorHAnsi" w:cstheme="minorHAnsi"/>
          <w:sz w:val="22"/>
          <w:szCs w:val="22"/>
        </w:rPr>
        <w:t xml:space="preserve"> the model. The out-of-time set, typically representing future data, is used for final evaluation to simulate real-world performance.</w:t>
      </w:r>
    </w:p>
    <w:p w14:paraId="75AC0FA2" w14:textId="77777777" w:rsidR="00D73FC4" w:rsidRPr="00006D52" w:rsidRDefault="00D73FC4" w:rsidP="00D73FC4">
      <w:pPr>
        <w:rPr>
          <w:rFonts w:asciiTheme="minorHAnsi" w:hAnsiTheme="minorHAnsi" w:cstheme="minorHAnsi"/>
          <w:sz w:val="22"/>
          <w:szCs w:val="22"/>
        </w:rPr>
      </w:pPr>
    </w:p>
    <w:p w14:paraId="64E0A080" w14:textId="77777777" w:rsidR="00D73FC4" w:rsidRPr="00006D52" w:rsidRDefault="00D73FC4" w:rsidP="00D73FC4">
      <w:pPr>
        <w:pStyle w:val="ListParagraph"/>
        <w:ind w:left="1440"/>
        <w:rPr>
          <w:rFonts w:asciiTheme="minorHAnsi" w:hAnsiTheme="minorHAnsi" w:cstheme="minorHAnsi"/>
          <w:b/>
          <w:bCs/>
          <w:sz w:val="22"/>
          <w:szCs w:val="22"/>
        </w:rPr>
      </w:pPr>
      <w:r w:rsidRPr="00006D52">
        <w:rPr>
          <w:rFonts w:asciiTheme="minorHAnsi" w:hAnsiTheme="minorHAnsi" w:cstheme="minorHAnsi"/>
          <w:b/>
          <w:bCs/>
          <w:sz w:val="22"/>
          <w:szCs w:val="22"/>
        </w:rPr>
        <w:t>Benefits:</w:t>
      </w:r>
    </w:p>
    <w:p w14:paraId="187A4903" w14:textId="77777777" w:rsidR="00D73FC4" w:rsidRDefault="00D73FC4" w:rsidP="00145AC7">
      <w:pPr>
        <w:pStyle w:val="ListParagraph"/>
        <w:numPr>
          <w:ilvl w:val="1"/>
          <w:numId w:val="75"/>
        </w:numPr>
        <w:rPr>
          <w:rFonts w:asciiTheme="minorHAnsi" w:hAnsiTheme="minorHAnsi" w:cstheme="minorHAnsi"/>
          <w:sz w:val="22"/>
          <w:szCs w:val="22"/>
        </w:rPr>
      </w:pPr>
      <w:r w:rsidRPr="00006D52">
        <w:rPr>
          <w:rFonts w:asciiTheme="minorHAnsi" w:hAnsiTheme="minorHAnsi" w:cstheme="minorHAnsi"/>
          <w:sz w:val="22"/>
          <w:szCs w:val="22"/>
        </w:rPr>
        <w:t>Simple and straightforward to implement.</w:t>
      </w:r>
    </w:p>
    <w:p w14:paraId="264FAAE5" w14:textId="77777777" w:rsidR="00D73FC4" w:rsidRPr="00006D52" w:rsidRDefault="00D73FC4" w:rsidP="00D73FC4">
      <w:pPr>
        <w:pStyle w:val="ListParagraph"/>
        <w:ind w:left="1440"/>
        <w:rPr>
          <w:rFonts w:asciiTheme="minorHAnsi" w:hAnsiTheme="minorHAnsi" w:cstheme="minorHAnsi"/>
          <w:sz w:val="22"/>
          <w:szCs w:val="22"/>
        </w:rPr>
      </w:pPr>
    </w:p>
    <w:p w14:paraId="595BCC83" w14:textId="77777777" w:rsidR="00D73FC4" w:rsidRDefault="00D73FC4" w:rsidP="00145AC7">
      <w:pPr>
        <w:pStyle w:val="ListParagraph"/>
        <w:numPr>
          <w:ilvl w:val="1"/>
          <w:numId w:val="75"/>
        </w:numPr>
        <w:rPr>
          <w:rFonts w:asciiTheme="minorHAnsi" w:hAnsiTheme="minorHAnsi" w:cstheme="minorHAnsi"/>
          <w:sz w:val="22"/>
          <w:szCs w:val="22"/>
        </w:rPr>
      </w:pPr>
      <w:r w:rsidRPr="00006D52">
        <w:rPr>
          <w:rFonts w:asciiTheme="minorHAnsi" w:hAnsiTheme="minorHAnsi" w:cstheme="minorHAnsi"/>
          <w:sz w:val="22"/>
          <w:szCs w:val="22"/>
        </w:rPr>
        <w:t>Mimics the real-world scenario where the model is trained on historical data and evaluated on future data.</w:t>
      </w:r>
    </w:p>
    <w:p w14:paraId="31C195B5" w14:textId="77777777" w:rsidR="00D73FC4" w:rsidRPr="00680E0F" w:rsidRDefault="00D73FC4" w:rsidP="00D73FC4">
      <w:pPr>
        <w:rPr>
          <w:rFonts w:asciiTheme="minorHAnsi" w:hAnsiTheme="minorHAnsi" w:cstheme="minorHAnsi"/>
          <w:sz w:val="22"/>
          <w:szCs w:val="22"/>
        </w:rPr>
      </w:pPr>
    </w:p>
    <w:p w14:paraId="6A990B9B" w14:textId="77777777" w:rsidR="00D73FC4" w:rsidRPr="00006D52" w:rsidRDefault="00D73FC4" w:rsidP="00145AC7">
      <w:pPr>
        <w:pStyle w:val="ListParagraph"/>
        <w:numPr>
          <w:ilvl w:val="1"/>
          <w:numId w:val="75"/>
        </w:numPr>
        <w:rPr>
          <w:rFonts w:asciiTheme="minorHAnsi" w:hAnsiTheme="minorHAnsi" w:cstheme="minorHAnsi"/>
          <w:sz w:val="22"/>
          <w:szCs w:val="22"/>
        </w:rPr>
      </w:pPr>
      <w:r w:rsidRPr="00006D52">
        <w:rPr>
          <w:rFonts w:asciiTheme="minorHAnsi" w:hAnsiTheme="minorHAnsi" w:cstheme="minorHAnsi"/>
          <w:sz w:val="22"/>
          <w:szCs w:val="22"/>
        </w:rPr>
        <w:t>Allows for assessing the model's generalization ability to unseen data.</w:t>
      </w:r>
    </w:p>
    <w:p w14:paraId="0C5F24C2" w14:textId="77777777" w:rsidR="00D73FC4" w:rsidRPr="00006D52" w:rsidRDefault="00D73FC4" w:rsidP="00D73FC4">
      <w:pPr>
        <w:rPr>
          <w:rFonts w:asciiTheme="minorHAnsi" w:hAnsiTheme="minorHAnsi" w:cstheme="minorHAnsi"/>
          <w:sz w:val="22"/>
          <w:szCs w:val="22"/>
        </w:rPr>
      </w:pPr>
    </w:p>
    <w:p w14:paraId="3911EC16" w14:textId="77777777" w:rsidR="00D73FC4" w:rsidRPr="00006D52" w:rsidRDefault="00D73FC4" w:rsidP="00145AC7">
      <w:pPr>
        <w:pStyle w:val="ListParagraph"/>
        <w:numPr>
          <w:ilvl w:val="0"/>
          <w:numId w:val="75"/>
        </w:numPr>
        <w:rPr>
          <w:rFonts w:asciiTheme="minorHAnsi" w:hAnsiTheme="minorHAnsi" w:cstheme="minorHAnsi"/>
          <w:b/>
          <w:bCs/>
          <w:sz w:val="22"/>
          <w:szCs w:val="22"/>
        </w:rPr>
      </w:pPr>
      <w:r w:rsidRPr="00006D52">
        <w:rPr>
          <w:rFonts w:asciiTheme="minorHAnsi" w:hAnsiTheme="minorHAnsi" w:cstheme="minorHAnsi"/>
          <w:b/>
          <w:bCs/>
          <w:sz w:val="22"/>
          <w:szCs w:val="22"/>
        </w:rPr>
        <w:t>Cross-Validation:</w:t>
      </w:r>
    </w:p>
    <w:p w14:paraId="7F9AD803" w14:textId="77777777" w:rsidR="00D73FC4" w:rsidRDefault="00D73FC4" w:rsidP="00145AC7">
      <w:pPr>
        <w:pStyle w:val="ListParagraph"/>
        <w:numPr>
          <w:ilvl w:val="1"/>
          <w:numId w:val="75"/>
        </w:numPr>
        <w:rPr>
          <w:rFonts w:asciiTheme="minorHAnsi" w:hAnsiTheme="minorHAnsi" w:cstheme="minorHAnsi"/>
          <w:sz w:val="22"/>
          <w:szCs w:val="22"/>
        </w:rPr>
      </w:pPr>
      <w:r w:rsidRPr="00006D52">
        <w:rPr>
          <w:rFonts w:asciiTheme="minorHAnsi" w:hAnsiTheme="minorHAnsi" w:cstheme="minorHAnsi"/>
          <w:sz w:val="22"/>
          <w:szCs w:val="22"/>
        </w:rPr>
        <w:t>Cross-validation involves partitioning the data set into multiple subsets (folds) and iteratively using different subsets for training and testing.</w:t>
      </w:r>
    </w:p>
    <w:p w14:paraId="725DEAFD" w14:textId="77777777" w:rsidR="00D73FC4" w:rsidRPr="00006D52" w:rsidRDefault="00D73FC4" w:rsidP="00D73FC4">
      <w:pPr>
        <w:pStyle w:val="ListParagraph"/>
        <w:ind w:left="1440"/>
        <w:rPr>
          <w:rFonts w:asciiTheme="minorHAnsi" w:hAnsiTheme="minorHAnsi" w:cstheme="minorHAnsi"/>
          <w:sz w:val="22"/>
          <w:szCs w:val="22"/>
        </w:rPr>
      </w:pPr>
    </w:p>
    <w:p w14:paraId="180CEE83" w14:textId="77777777" w:rsidR="00D73FC4" w:rsidRDefault="00D73FC4" w:rsidP="00145AC7">
      <w:pPr>
        <w:pStyle w:val="ListParagraph"/>
        <w:numPr>
          <w:ilvl w:val="1"/>
          <w:numId w:val="75"/>
        </w:numPr>
        <w:rPr>
          <w:rFonts w:asciiTheme="minorHAnsi" w:hAnsiTheme="minorHAnsi" w:cstheme="minorHAnsi"/>
          <w:sz w:val="22"/>
          <w:szCs w:val="22"/>
        </w:rPr>
      </w:pPr>
      <w:r w:rsidRPr="00006D52">
        <w:rPr>
          <w:rFonts w:asciiTheme="minorHAnsi" w:hAnsiTheme="minorHAnsi" w:cstheme="minorHAnsi"/>
          <w:sz w:val="22"/>
          <w:szCs w:val="22"/>
        </w:rPr>
        <w:t>Common types of cross-validation include k-fold cross-validation and stratified k-fold cross-validation.</w:t>
      </w:r>
    </w:p>
    <w:p w14:paraId="4326E225" w14:textId="77777777" w:rsidR="00D73FC4" w:rsidRPr="00680E0F" w:rsidRDefault="00D73FC4" w:rsidP="00D73FC4">
      <w:pPr>
        <w:rPr>
          <w:rFonts w:asciiTheme="minorHAnsi" w:hAnsiTheme="minorHAnsi" w:cstheme="minorHAnsi"/>
          <w:sz w:val="22"/>
          <w:szCs w:val="22"/>
        </w:rPr>
      </w:pPr>
    </w:p>
    <w:p w14:paraId="45BE7504" w14:textId="77777777" w:rsidR="00D73FC4" w:rsidRPr="00680E0F" w:rsidRDefault="00D73FC4" w:rsidP="00D73FC4">
      <w:pPr>
        <w:pStyle w:val="ListParagraph"/>
        <w:ind w:left="1440"/>
        <w:rPr>
          <w:rFonts w:asciiTheme="minorHAnsi" w:hAnsiTheme="minorHAnsi" w:cstheme="minorHAnsi"/>
          <w:b/>
          <w:bCs/>
          <w:sz w:val="22"/>
          <w:szCs w:val="22"/>
        </w:rPr>
      </w:pPr>
      <w:r w:rsidRPr="00680E0F">
        <w:rPr>
          <w:rFonts w:asciiTheme="minorHAnsi" w:hAnsiTheme="minorHAnsi" w:cstheme="minorHAnsi"/>
          <w:b/>
          <w:bCs/>
          <w:sz w:val="22"/>
          <w:szCs w:val="22"/>
        </w:rPr>
        <w:t>Benefits:</w:t>
      </w:r>
    </w:p>
    <w:p w14:paraId="369BF08C" w14:textId="77777777" w:rsidR="00D73FC4" w:rsidRDefault="00D73FC4" w:rsidP="00145AC7">
      <w:pPr>
        <w:pStyle w:val="ListParagraph"/>
        <w:numPr>
          <w:ilvl w:val="1"/>
          <w:numId w:val="75"/>
        </w:numPr>
        <w:rPr>
          <w:rFonts w:asciiTheme="minorHAnsi" w:hAnsiTheme="minorHAnsi" w:cstheme="minorHAnsi"/>
          <w:sz w:val="22"/>
          <w:szCs w:val="22"/>
        </w:rPr>
      </w:pPr>
      <w:r w:rsidRPr="00006D52">
        <w:rPr>
          <w:rFonts w:asciiTheme="minorHAnsi" w:hAnsiTheme="minorHAnsi" w:cstheme="minorHAnsi"/>
          <w:sz w:val="22"/>
          <w:szCs w:val="22"/>
        </w:rPr>
        <w:t>Utilizes the entire data set for both training and testing, which can result in more robust model evaluation.</w:t>
      </w:r>
    </w:p>
    <w:p w14:paraId="1767F963" w14:textId="77777777" w:rsidR="00D73FC4" w:rsidRPr="00006D52" w:rsidRDefault="00D73FC4" w:rsidP="00D73FC4">
      <w:pPr>
        <w:pStyle w:val="ListParagraph"/>
        <w:ind w:left="1440"/>
        <w:rPr>
          <w:rFonts w:asciiTheme="minorHAnsi" w:hAnsiTheme="minorHAnsi" w:cstheme="minorHAnsi"/>
          <w:sz w:val="22"/>
          <w:szCs w:val="22"/>
        </w:rPr>
      </w:pPr>
    </w:p>
    <w:p w14:paraId="0AD70C3B" w14:textId="77777777" w:rsidR="00D73FC4" w:rsidRDefault="00D73FC4" w:rsidP="00145AC7">
      <w:pPr>
        <w:pStyle w:val="ListParagraph"/>
        <w:numPr>
          <w:ilvl w:val="1"/>
          <w:numId w:val="75"/>
        </w:numPr>
        <w:rPr>
          <w:rFonts w:asciiTheme="minorHAnsi" w:hAnsiTheme="minorHAnsi" w:cstheme="minorHAnsi"/>
          <w:sz w:val="22"/>
          <w:szCs w:val="22"/>
        </w:rPr>
      </w:pPr>
      <w:r w:rsidRPr="00006D52">
        <w:rPr>
          <w:rFonts w:asciiTheme="minorHAnsi" w:hAnsiTheme="minorHAnsi" w:cstheme="minorHAnsi"/>
          <w:sz w:val="22"/>
          <w:szCs w:val="22"/>
        </w:rPr>
        <w:t>Reduces the dependence on a single train-test split and provides a more reliable estimate of model performance.</w:t>
      </w:r>
    </w:p>
    <w:p w14:paraId="76FCEEEC" w14:textId="77777777" w:rsidR="00D73FC4" w:rsidRPr="00680E0F" w:rsidRDefault="00D73FC4" w:rsidP="00D73FC4">
      <w:pPr>
        <w:rPr>
          <w:rFonts w:asciiTheme="minorHAnsi" w:hAnsiTheme="minorHAnsi" w:cstheme="minorHAnsi"/>
          <w:sz w:val="22"/>
          <w:szCs w:val="22"/>
        </w:rPr>
      </w:pPr>
    </w:p>
    <w:p w14:paraId="6066DC7A" w14:textId="77777777" w:rsidR="00D73FC4" w:rsidRPr="00006D52" w:rsidRDefault="00D73FC4" w:rsidP="00145AC7">
      <w:pPr>
        <w:pStyle w:val="ListParagraph"/>
        <w:numPr>
          <w:ilvl w:val="1"/>
          <w:numId w:val="75"/>
        </w:numPr>
        <w:rPr>
          <w:rFonts w:asciiTheme="minorHAnsi" w:hAnsiTheme="minorHAnsi" w:cstheme="minorHAnsi"/>
          <w:sz w:val="22"/>
          <w:szCs w:val="22"/>
        </w:rPr>
      </w:pPr>
      <w:r>
        <w:rPr>
          <w:rFonts w:asciiTheme="minorHAnsi" w:hAnsiTheme="minorHAnsi" w:cstheme="minorHAnsi"/>
          <w:sz w:val="22"/>
          <w:szCs w:val="22"/>
        </w:rPr>
        <w:t>Cross-validation is h</w:t>
      </w:r>
      <w:r w:rsidRPr="00006D52">
        <w:rPr>
          <w:rFonts w:asciiTheme="minorHAnsi" w:hAnsiTheme="minorHAnsi" w:cstheme="minorHAnsi"/>
          <w:sz w:val="22"/>
          <w:szCs w:val="22"/>
        </w:rPr>
        <w:t>elpful when the data set size is limited, as it maximizes the use of available data for evaluation.</w:t>
      </w:r>
    </w:p>
    <w:p w14:paraId="65252130" w14:textId="77777777" w:rsidR="00D73FC4" w:rsidRPr="00006D52" w:rsidRDefault="00D73FC4" w:rsidP="00D73FC4">
      <w:pPr>
        <w:rPr>
          <w:rFonts w:asciiTheme="minorHAnsi" w:hAnsiTheme="minorHAnsi" w:cstheme="minorHAnsi"/>
          <w:sz w:val="22"/>
          <w:szCs w:val="22"/>
        </w:rPr>
      </w:pPr>
    </w:p>
    <w:p w14:paraId="5C772BB7" w14:textId="77777777" w:rsidR="00D73FC4" w:rsidRDefault="00D73FC4" w:rsidP="00D73FC4">
      <w:pPr>
        <w:rPr>
          <w:rFonts w:asciiTheme="minorHAnsi" w:hAnsiTheme="minorHAnsi" w:cstheme="minorHAnsi"/>
          <w:sz w:val="22"/>
          <w:szCs w:val="22"/>
        </w:rPr>
      </w:pPr>
      <w:r w:rsidRPr="00006D52">
        <w:rPr>
          <w:rFonts w:asciiTheme="minorHAnsi" w:hAnsiTheme="minorHAnsi" w:cstheme="minorHAnsi"/>
          <w:sz w:val="22"/>
          <w:szCs w:val="22"/>
        </w:rPr>
        <w:t>The choice between these techniques depends on various factors:</w:t>
      </w:r>
    </w:p>
    <w:p w14:paraId="62D5004B" w14:textId="77777777" w:rsidR="00D73FC4" w:rsidRPr="00006D52" w:rsidRDefault="00D73FC4" w:rsidP="00D73FC4">
      <w:pPr>
        <w:rPr>
          <w:rFonts w:asciiTheme="minorHAnsi" w:hAnsiTheme="minorHAnsi" w:cstheme="minorHAnsi"/>
          <w:sz w:val="22"/>
          <w:szCs w:val="22"/>
        </w:rPr>
      </w:pPr>
    </w:p>
    <w:p w14:paraId="20791DE8" w14:textId="77777777" w:rsidR="00D73FC4" w:rsidRDefault="00D73FC4" w:rsidP="00145AC7">
      <w:pPr>
        <w:pStyle w:val="ListParagraph"/>
        <w:numPr>
          <w:ilvl w:val="1"/>
          <w:numId w:val="75"/>
        </w:numPr>
        <w:rPr>
          <w:rFonts w:asciiTheme="minorHAnsi" w:hAnsiTheme="minorHAnsi" w:cstheme="minorHAnsi"/>
          <w:sz w:val="22"/>
          <w:szCs w:val="22"/>
        </w:rPr>
      </w:pPr>
      <w:r w:rsidRPr="00D16060">
        <w:rPr>
          <w:rFonts w:asciiTheme="minorHAnsi" w:hAnsiTheme="minorHAnsi" w:cstheme="minorHAnsi"/>
          <w:b/>
          <w:bCs/>
          <w:sz w:val="22"/>
          <w:szCs w:val="22"/>
        </w:rPr>
        <w:t>Data Availability:</w:t>
      </w:r>
      <w:r w:rsidRPr="00D16060">
        <w:rPr>
          <w:rFonts w:asciiTheme="minorHAnsi" w:hAnsiTheme="minorHAnsi" w:cstheme="minorHAnsi"/>
          <w:sz w:val="22"/>
          <w:szCs w:val="22"/>
        </w:rPr>
        <w:t xml:space="preserve"> If the data set is large enough, standard development/validation/out-of-time split can be a suitable choice. However, if the data set is small, cross-validation allows for better utilization of available data.</w:t>
      </w:r>
    </w:p>
    <w:p w14:paraId="617D0CE5" w14:textId="77777777" w:rsidR="00D73FC4" w:rsidRPr="00D16060" w:rsidRDefault="00D73FC4" w:rsidP="00D73FC4">
      <w:pPr>
        <w:rPr>
          <w:rFonts w:asciiTheme="minorHAnsi" w:hAnsiTheme="minorHAnsi" w:cstheme="minorHAnsi"/>
          <w:sz w:val="22"/>
          <w:szCs w:val="22"/>
        </w:rPr>
      </w:pPr>
    </w:p>
    <w:p w14:paraId="15648F33" w14:textId="77777777" w:rsidR="00D73FC4" w:rsidRDefault="00D73FC4" w:rsidP="00145AC7">
      <w:pPr>
        <w:pStyle w:val="ListParagraph"/>
        <w:numPr>
          <w:ilvl w:val="1"/>
          <w:numId w:val="75"/>
        </w:numPr>
        <w:rPr>
          <w:rFonts w:asciiTheme="minorHAnsi" w:hAnsiTheme="minorHAnsi" w:cstheme="minorHAnsi"/>
          <w:sz w:val="22"/>
          <w:szCs w:val="22"/>
        </w:rPr>
      </w:pPr>
      <w:r w:rsidRPr="00D16060">
        <w:rPr>
          <w:rFonts w:asciiTheme="minorHAnsi" w:hAnsiTheme="minorHAnsi" w:cstheme="minorHAnsi"/>
          <w:b/>
          <w:bCs/>
          <w:sz w:val="22"/>
          <w:szCs w:val="22"/>
        </w:rPr>
        <w:t>Time Dependence:</w:t>
      </w:r>
      <w:r w:rsidRPr="00D16060">
        <w:rPr>
          <w:rFonts w:asciiTheme="minorHAnsi" w:hAnsiTheme="minorHAnsi" w:cstheme="minorHAnsi"/>
          <w:sz w:val="22"/>
          <w:szCs w:val="22"/>
        </w:rPr>
        <w:t xml:space="preserve"> If </w:t>
      </w:r>
      <w:r>
        <w:rPr>
          <w:rFonts w:asciiTheme="minorHAnsi" w:hAnsiTheme="minorHAnsi" w:cstheme="minorHAnsi"/>
          <w:sz w:val="22"/>
          <w:szCs w:val="22"/>
        </w:rPr>
        <w:t>the data is strongly time-dependent</w:t>
      </w:r>
      <w:r w:rsidRPr="00D16060">
        <w:rPr>
          <w:rFonts w:asciiTheme="minorHAnsi" w:hAnsiTheme="minorHAnsi" w:cstheme="minorHAnsi"/>
          <w:sz w:val="22"/>
          <w:szCs w:val="22"/>
        </w:rPr>
        <w:t>, such as changing patterns or evolving dynamics, the standard split with an out-of-time set is preferred to assess the model's performance on future data.</w:t>
      </w:r>
    </w:p>
    <w:p w14:paraId="4DD6617B" w14:textId="77777777" w:rsidR="00D73FC4" w:rsidRPr="00D16060" w:rsidRDefault="00D73FC4" w:rsidP="00D73FC4">
      <w:pPr>
        <w:rPr>
          <w:rFonts w:asciiTheme="minorHAnsi" w:hAnsiTheme="minorHAnsi" w:cstheme="minorHAnsi"/>
          <w:sz w:val="22"/>
          <w:szCs w:val="22"/>
        </w:rPr>
      </w:pPr>
    </w:p>
    <w:p w14:paraId="3466903D" w14:textId="77777777" w:rsidR="00D73FC4" w:rsidRPr="00D16060" w:rsidRDefault="00D73FC4" w:rsidP="00145AC7">
      <w:pPr>
        <w:pStyle w:val="ListParagraph"/>
        <w:numPr>
          <w:ilvl w:val="1"/>
          <w:numId w:val="75"/>
        </w:numPr>
        <w:rPr>
          <w:rFonts w:asciiTheme="minorHAnsi" w:hAnsiTheme="minorHAnsi" w:cstheme="minorHAnsi"/>
          <w:sz w:val="22"/>
          <w:szCs w:val="22"/>
        </w:rPr>
      </w:pPr>
      <w:r w:rsidRPr="00D16060">
        <w:rPr>
          <w:rFonts w:asciiTheme="minorHAnsi" w:hAnsiTheme="minorHAnsi" w:cstheme="minorHAnsi"/>
          <w:b/>
          <w:bCs/>
          <w:sz w:val="22"/>
          <w:szCs w:val="22"/>
        </w:rPr>
        <w:t>Computational Resources:</w:t>
      </w:r>
      <w:r w:rsidRPr="00D16060">
        <w:rPr>
          <w:rFonts w:asciiTheme="minorHAnsi" w:hAnsiTheme="minorHAnsi" w:cstheme="minorHAnsi"/>
          <w:sz w:val="22"/>
          <w:szCs w:val="22"/>
        </w:rPr>
        <w:t xml:space="preserve"> Cross-validation can be computationally expensive, especially with large data sets or complex models. In such cases, the standard split may be more practical.</w:t>
      </w:r>
    </w:p>
    <w:p w14:paraId="5DB844DB" w14:textId="77777777" w:rsidR="00D73FC4" w:rsidRPr="00006D52" w:rsidRDefault="00D73FC4" w:rsidP="00D73FC4">
      <w:pPr>
        <w:rPr>
          <w:rFonts w:asciiTheme="minorHAnsi" w:hAnsiTheme="minorHAnsi" w:cstheme="minorHAnsi"/>
          <w:sz w:val="22"/>
          <w:szCs w:val="22"/>
        </w:rPr>
      </w:pPr>
    </w:p>
    <w:p w14:paraId="01367774" w14:textId="77777777" w:rsidR="00D73FC4" w:rsidRDefault="00D73FC4" w:rsidP="00D73FC4">
      <w:pPr>
        <w:rPr>
          <w:rFonts w:asciiTheme="minorHAnsi" w:hAnsiTheme="minorHAnsi" w:cstheme="minorHAnsi"/>
          <w:sz w:val="22"/>
          <w:szCs w:val="22"/>
        </w:rPr>
      </w:pPr>
    </w:p>
    <w:p w14:paraId="191DDC91" w14:textId="4A343A72" w:rsidR="00CC06DC" w:rsidRPr="00CC06DC" w:rsidRDefault="00CC06DC" w:rsidP="00CC06DC">
      <w:pPr>
        <w:shd w:val="clear" w:color="auto" w:fill="F2F2F2" w:themeFill="background1" w:themeFillShade="F2"/>
        <w:ind w:left="1350"/>
        <w:rPr>
          <w:rFonts w:asciiTheme="minorHAnsi" w:hAnsiTheme="minorHAnsi" w:cstheme="minorHAnsi"/>
          <w:b/>
          <w:bCs/>
          <w:sz w:val="22"/>
          <w:szCs w:val="22"/>
        </w:rPr>
      </w:pPr>
      <w:r w:rsidRPr="00CC06DC">
        <w:rPr>
          <w:rFonts w:asciiTheme="minorHAnsi" w:hAnsiTheme="minorHAnsi"/>
          <w:b/>
          <w:bCs/>
          <w:noProof/>
          <w:sz w:val="22"/>
          <w:szCs w:val="22"/>
        </w:rPr>
        <w:drawing>
          <wp:anchor distT="0" distB="0" distL="114300" distR="114300" simplePos="0" relativeHeight="251669504" behindDoc="0" locked="0" layoutInCell="1" allowOverlap="1" wp14:anchorId="4B4C23EF" wp14:editId="67049DFB">
            <wp:simplePos x="0" y="0"/>
            <wp:positionH relativeFrom="column">
              <wp:posOffset>28575</wp:posOffset>
            </wp:positionH>
            <wp:positionV relativeFrom="paragraph">
              <wp:posOffset>121477</wp:posOffset>
            </wp:positionV>
            <wp:extent cx="685800" cy="798195"/>
            <wp:effectExtent l="0" t="0" r="0" b="1905"/>
            <wp:wrapSquare wrapText="bothSides"/>
            <wp:docPr id="1069717337" name="Picture 1069717337" descr="A black and white symbol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717337" name="Picture 1069717337" descr="A black and white symbol with arrows&#10;&#10;Description automatically generated"/>
                    <pic:cNvPicPr/>
                  </pic:nvPicPr>
                  <pic:blipFill>
                    <a:blip r:embed="rId34"/>
                    <a:stretch>
                      <a:fillRect/>
                    </a:stretch>
                  </pic:blipFill>
                  <pic:spPr>
                    <a:xfrm>
                      <a:off x="0" y="0"/>
                      <a:ext cx="685800" cy="798195"/>
                    </a:xfrm>
                    <a:prstGeom prst="rect">
                      <a:avLst/>
                    </a:prstGeom>
                  </pic:spPr>
                </pic:pic>
              </a:graphicData>
            </a:graphic>
            <wp14:sizeRelH relativeFrom="margin">
              <wp14:pctWidth>0</wp14:pctWidth>
            </wp14:sizeRelH>
            <wp14:sizeRelV relativeFrom="margin">
              <wp14:pctHeight>0</wp14:pctHeight>
            </wp14:sizeRelV>
          </wp:anchor>
        </w:drawing>
      </w:r>
      <w:r w:rsidRPr="00CC06DC">
        <w:rPr>
          <w:rFonts w:asciiTheme="minorHAnsi" w:hAnsiTheme="minorHAnsi" w:cstheme="minorHAnsi"/>
          <w:b/>
          <w:bCs/>
          <w:sz w:val="22"/>
          <w:szCs w:val="22"/>
        </w:rPr>
        <w:t>Decision Time: Choosing Your Segmentation Strategy</w:t>
      </w:r>
    </w:p>
    <w:p w14:paraId="21915437" w14:textId="453CD7EB" w:rsidR="00D73FC4" w:rsidRDefault="00D73FC4" w:rsidP="00CC06DC">
      <w:pPr>
        <w:shd w:val="clear" w:color="auto" w:fill="F2F2F2" w:themeFill="background1" w:themeFillShade="F2"/>
        <w:ind w:left="1350"/>
        <w:rPr>
          <w:rFonts w:asciiTheme="minorHAnsi" w:hAnsiTheme="minorHAnsi" w:cstheme="minorHAnsi"/>
          <w:sz w:val="22"/>
          <w:szCs w:val="22"/>
        </w:rPr>
      </w:pPr>
      <w:r w:rsidRPr="00006D52">
        <w:rPr>
          <w:rFonts w:asciiTheme="minorHAnsi" w:hAnsiTheme="minorHAnsi" w:cstheme="minorHAnsi"/>
          <w:sz w:val="22"/>
          <w:szCs w:val="22"/>
        </w:rPr>
        <w:t xml:space="preserve">It is worth noting that both approaches have </w:t>
      </w:r>
      <w:r>
        <w:rPr>
          <w:rFonts w:asciiTheme="minorHAnsi" w:hAnsiTheme="minorHAnsi" w:cstheme="minorHAnsi"/>
          <w:sz w:val="22"/>
          <w:szCs w:val="22"/>
        </w:rPr>
        <w:t>pros and cons, and the choice ultimately depends on the project's specific requirements and constraints</w:t>
      </w:r>
      <w:r w:rsidRPr="00006D52">
        <w:rPr>
          <w:rFonts w:asciiTheme="minorHAnsi" w:hAnsiTheme="minorHAnsi" w:cstheme="minorHAnsi"/>
          <w:sz w:val="22"/>
          <w:szCs w:val="22"/>
        </w:rPr>
        <w:t>. In practice, it is often beneficial to explore and compare the results obtained from different segmentation techniques to gain a comprehensive understanding of the model's performance and generalizability.</w:t>
      </w:r>
    </w:p>
    <w:p w14:paraId="5F5888DD" w14:textId="77777777" w:rsidR="00D73FC4" w:rsidRPr="00006D52" w:rsidRDefault="00D73FC4" w:rsidP="00D73FC4">
      <w:pPr>
        <w:rPr>
          <w:rFonts w:asciiTheme="minorHAnsi" w:hAnsiTheme="minorHAnsi" w:cstheme="minorHAnsi"/>
          <w:sz w:val="22"/>
          <w:szCs w:val="22"/>
        </w:rPr>
      </w:pPr>
    </w:p>
    <w:p w14:paraId="6287652E" w14:textId="77777777" w:rsidR="00D73FC4" w:rsidRPr="00D16060" w:rsidRDefault="00D73FC4" w:rsidP="00D73FC4">
      <w:pPr>
        <w:pStyle w:val="Heading3"/>
        <w:ind w:left="0"/>
      </w:pPr>
      <w:bookmarkStart w:id="77" w:name="_Toc174889587"/>
      <w:r w:rsidRPr="00D16060">
        <w:t>Data Segmentation Approach for the Lending Club Dataset</w:t>
      </w:r>
      <w:bookmarkEnd w:id="77"/>
    </w:p>
    <w:p w14:paraId="7F41849A" w14:textId="77777777" w:rsidR="00D73FC4" w:rsidRDefault="00D73FC4" w:rsidP="00D73FC4">
      <w:pPr>
        <w:rPr>
          <w:rFonts w:asciiTheme="minorHAnsi" w:hAnsiTheme="minorHAnsi" w:cstheme="minorHAnsi"/>
          <w:sz w:val="22"/>
          <w:szCs w:val="22"/>
        </w:rPr>
      </w:pPr>
    </w:p>
    <w:p w14:paraId="0F89018F" w14:textId="77777777" w:rsidR="00D73FC4" w:rsidRPr="00006D52" w:rsidRDefault="00D73FC4" w:rsidP="00D73FC4">
      <w:pPr>
        <w:rPr>
          <w:rFonts w:asciiTheme="minorHAnsi" w:hAnsiTheme="minorHAnsi" w:cstheme="minorHAnsi"/>
          <w:sz w:val="22"/>
          <w:szCs w:val="22"/>
        </w:rPr>
      </w:pPr>
      <w:r>
        <w:rPr>
          <w:rFonts w:asciiTheme="minorHAnsi" w:hAnsiTheme="minorHAnsi" w:cstheme="minorHAnsi"/>
          <w:sz w:val="22"/>
          <w:szCs w:val="22"/>
        </w:rPr>
        <w:t>G</w:t>
      </w:r>
      <w:r w:rsidRPr="00006D52">
        <w:rPr>
          <w:rFonts w:asciiTheme="minorHAnsi" w:hAnsiTheme="minorHAnsi" w:cstheme="minorHAnsi"/>
          <w:sz w:val="22"/>
          <w:szCs w:val="22"/>
        </w:rPr>
        <w:t xml:space="preserve">iven that the </w:t>
      </w:r>
      <w:r>
        <w:rPr>
          <w:rFonts w:asciiTheme="minorHAnsi" w:hAnsiTheme="minorHAnsi" w:cstheme="minorHAnsi"/>
          <w:sz w:val="22"/>
          <w:szCs w:val="22"/>
        </w:rPr>
        <w:t>L</w:t>
      </w:r>
      <w:r w:rsidRPr="00006D52">
        <w:rPr>
          <w:rFonts w:asciiTheme="minorHAnsi" w:hAnsiTheme="minorHAnsi" w:cstheme="minorHAnsi"/>
          <w:sz w:val="22"/>
          <w:szCs w:val="22"/>
        </w:rPr>
        <w:t xml:space="preserve">ending </w:t>
      </w:r>
      <w:r>
        <w:rPr>
          <w:rFonts w:asciiTheme="minorHAnsi" w:hAnsiTheme="minorHAnsi" w:cstheme="minorHAnsi"/>
          <w:sz w:val="22"/>
          <w:szCs w:val="22"/>
        </w:rPr>
        <w:t>C</w:t>
      </w:r>
      <w:r w:rsidRPr="00006D52">
        <w:rPr>
          <w:rFonts w:asciiTheme="minorHAnsi" w:hAnsiTheme="minorHAnsi" w:cstheme="minorHAnsi"/>
          <w:sz w:val="22"/>
          <w:szCs w:val="22"/>
        </w:rPr>
        <w:t xml:space="preserve">lub data set </w:t>
      </w:r>
      <w:r>
        <w:rPr>
          <w:rFonts w:asciiTheme="minorHAnsi" w:hAnsiTheme="minorHAnsi" w:cstheme="minorHAnsi"/>
          <w:sz w:val="22"/>
          <w:szCs w:val="22"/>
        </w:rPr>
        <w:t>is a time series with a clear temporal order, it is generally more appropriate to use a development, validation, and out-of-time split rather than cross-validation. Time series data often exhibit</w:t>
      </w:r>
      <w:r w:rsidRPr="00006D52">
        <w:rPr>
          <w:rFonts w:asciiTheme="minorHAnsi" w:hAnsiTheme="minorHAnsi" w:cstheme="minorHAnsi"/>
          <w:sz w:val="22"/>
          <w:szCs w:val="22"/>
        </w:rPr>
        <w:t xml:space="preserve"> temporal dependencies, meaning past observations can influence future observations. Therefore, it is essential to maintain the temporal order in the data segmentation to reflect the real-world scenario.</w:t>
      </w:r>
    </w:p>
    <w:p w14:paraId="160D76EF" w14:textId="77777777" w:rsidR="00D73FC4" w:rsidRPr="00006D52" w:rsidRDefault="00D73FC4" w:rsidP="00D73FC4">
      <w:pPr>
        <w:rPr>
          <w:rFonts w:asciiTheme="minorHAnsi" w:hAnsiTheme="minorHAnsi" w:cstheme="minorHAnsi"/>
          <w:sz w:val="22"/>
          <w:szCs w:val="22"/>
        </w:rPr>
      </w:pPr>
    </w:p>
    <w:p w14:paraId="1D987A34" w14:textId="77777777" w:rsidR="00D73FC4" w:rsidRPr="00006D52" w:rsidRDefault="00D73FC4" w:rsidP="00D73FC4">
      <w:pPr>
        <w:rPr>
          <w:rFonts w:asciiTheme="minorHAnsi" w:hAnsiTheme="minorHAnsi" w:cstheme="minorHAnsi"/>
          <w:sz w:val="22"/>
          <w:szCs w:val="22"/>
        </w:rPr>
      </w:pPr>
      <w:r w:rsidRPr="00006D52">
        <w:rPr>
          <w:rFonts w:asciiTheme="minorHAnsi" w:hAnsiTheme="minorHAnsi" w:cstheme="minorHAnsi"/>
          <w:sz w:val="22"/>
          <w:szCs w:val="22"/>
        </w:rPr>
        <w:t xml:space="preserve">The development, validation, and out-of-time split approach allows you to simulate the </w:t>
      </w:r>
      <w:r>
        <w:rPr>
          <w:rFonts w:asciiTheme="minorHAnsi" w:hAnsiTheme="minorHAnsi" w:cstheme="minorHAnsi"/>
          <w:sz w:val="22"/>
          <w:szCs w:val="22"/>
        </w:rPr>
        <w:t xml:space="preserve">model's real-world deployment. The model is trained on historical data, validated on a separate set, and finally evaluated on future data (out-of-time set). This setup helps </w:t>
      </w:r>
      <w:r w:rsidRPr="00006D52">
        <w:rPr>
          <w:rFonts w:asciiTheme="minorHAnsi" w:hAnsiTheme="minorHAnsi" w:cstheme="minorHAnsi"/>
          <w:sz w:val="22"/>
          <w:szCs w:val="22"/>
        </w:rPr>
        <w:t>assess the model's ability to generalize and make predictions on unseen data, which closely resembles the intended use case.</w:t>
      </w:r>
    </w:p>
    <w:p w14:paraId="7D94EC63" w14:textId="77777777" w:rsidR="00D73FC4" w:rsidRPr="00006D52" w:rsidRDefault="00D73FC4" w:rsidP="00D73FC4">
      <w:pPr>
        <w:rPr>
          <w:rFonts w:asciiTheme="minorHAnsi" w:hAnsiTheme="minorHAnsi" w:cstheme="minorHAnsi"/>
          <w:sz w:val="22"/>
          <w:szCs w:val="22"/>
        </w:rPr>
      </w:pPr>
    </w:p>
    <w:p w14:paraId="5F6BAAAE" w14:textId="55795FD5" w:rsidR="00934393" w:rsidRPr="00934393" w:rsidRDefault="00934393" w:rsidP="00934393">
      <w:pPr>
        <w:shd w:val="clear" w:color="auto" w:fill="F2F2F2" w:themeFill="background1" w:themeFillShade="F2"/>
        <w:ind w:left="1170"/>
        <w:rPr>
          <w:rFonts w:asciiTheme="minorHAnsi" w:hAnsiTheme="minorHAnsi" w:cstheme="minorHAnsi"/>
          <w:b/>
          <w:bCs/>
          <w:sz w:val="22"/>
          <w:szCs w:val="22"/>
        </w:rPr>
      </w:pPr>
      <w:r w:rsidRPr="00934393">
        <w:rPr>
          <w:b/>
          <w:bCs/>
          <w:noProof/>
        </w:rPr>
        <w:drawing>
          <wp:anchor distT="0" distB="0" distL="114300" distR="114300" simplePos="0" relativeHeight="251670528" behindDoc="0" locked="0" layoutInCell="1" allowOverlap="1" wp14:anchorId="267DAAA1" wp14:editId="0C9ADEA0">
            <wp:simplePos x="0" y="0"/>
            <wp:positionH relativeFrom="column">
              <wp:posOffset>0</wp:posOffset>
            </wp:positionH>
            <wp:positionV relativeFrom="paragraph">
              <wp:posOffset>55652</wp:posOffset>
            </wp:positionV>
            <wp:extent cx="635000" cy="755650"/>
            <wp:effectExtent l="0" t="0" r="0" b="6350"/>
            <wp:wrapSquare wrapText="bothSides"/>
            <wp:docPr id="268335416" name="Picture 268335416" descr="A black and white triangle with a exclamation m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335416" name="Picture 268335416" descr="A black and white triangle with a exclamation mark&#10;&#10;Description automatically generated"/>
                    <pic:cNvPicPr/>
                  </pic:nvPicPr>
                  <pic:blipFill>
                    <a:blip r:embed="rId33"/>
                    <a:stretch>
                      <a:fillRect/>
                    </a:stretch>
                  </pic:blipFill>
                  <pic:spPr>
                    <a:xfrm>
                      <a:off x="0" y="0"/>
                      <a:ext cx="635000" cy="755650"/>
                    </a:xfrm>
                    <a:prstGeom prst="rect">
                      <a:avLst/>
                    </a:prstGeom>
                  </pic:spPr>
                </pic:pic>
              </a:graphicData>
            </a:graphic>
            <wp14:sizeRelH relativeFrom="margin">
              <wp14:pctWidth>0</wp14:pctWidth>
            </wp14:sizeRelH>
            <wp14:sizeRelV relativeFrom="margin">
              <wp14:pctHeight>0</wp14:pctHeight>
            </wp14:sizeRelV>
          </wp:anchor>
        </w:drawing>
      </w:r>
      <w:r w:rsidRPr="00934393">
        <w:rPr>
          <w:rFonts w:asciiTheme="minorHAnsi" w:hAnsiTheme="minorHAnsi" w:cstheme="minorHAnsi"/>
          <w:b/>
          <w:bCs/>
          <w:sz w:val="22"/>
          <w:szCs w:val="22"/>
        </w:rPr>
        <w:t>Warning: Risks of Temporal Data Leakage in Cross-Validation</w:t>
      </w:r>
    </w:p>
    <w:p w14:paraId="553D8774" w14:textId="5D490609" w:rsidR="00D73FC4" w:rsidRPr="00006D52" w:rsidRDefault="00D73FC4" w:rsidP="00934393">
      <w:pPr>
        <w:shd w:val="clear" w:color="auto" w:fill="F2F2F2" w:themeFill="background1" w:themeFillShade="F2"/>
        <w:ind w:left="1170"/>
        <w:rPr>
          <w:rFonts w:asciiTheme="minorHAnsi" w:hAnsiTheme="minorHAnsi" w:cstheme="minorHAnsi"/>
          <w:sz w:val="22"/>
          <w:szCs w:val="22"/>
        </w:rPr>
      </w:pPr>
      <w:r w:rsidRPr="00006D52">
        <w:rPr>
          <w:rFonts w:asciiTheme="minorHAnsi" w:hAnsiTheme="minorHAnsi" w:cstheme="minorHAnsi"/>
          <w:sz w:val="22"/>
          <w:szCs w:val="22"/>
        </w:rPr>
        <w:t>On the other hand, traditional cross-validation techniques may not preserve the temporal order and can introduce leakage of future information into the training process. This can lead to over-optimistic performance estimates and poor model performance when applied to real-world scenarios.</w:t>
      </w:r>
    </w:p>
    <w:p w14:paraId="34823FCA" w14:textId="77777777" w:rsidR="00D73FC4" w:rsidRPr="00006D52" w:rsidRDefault="00D73FC4" w:rsidP="00D73FC4">
      <w:pPr>
        <w:rPr>
          <w:rFonts w:asciiTheme="minorHAnsi" w:hAnsiTheme="minorHAnsi" w:cstheme="minorHAnsi"/>
          <w:sz w:val="22"/>
          <w:szCs w:val="22"/>
        </w:rPr>
      </w:pPr>
    </w:p>
    <w:p w14:paraId="03D5E946" w14:textId="77777777" w:rsidR="00D73FC4" w:rsidRPr="00006D52" w:rsidRDefault="00D73FC4" w:rsidP="00D73FC4">
      <w:pPr>
        <w:rPr>
          <w:rFonts w:asciiTheme="minorHAnsi" w:hAnsiTheme="minorHAnsi" w:cstheme="minorHAnsi"/>
          <w:sz w:val="22"/>
          <w:szCs w:val="22"/>
        </w:rPr>
      </w:pPr>
      <w:r w:rsidRPr="00006D52">
        <w:rPr>
          <w:rFonts w:asciiTheme="minorHAnsi" w:hAnsiTheme="minorHAnsi" w:cstheme="minorHAnsi"/>
          <w:sz w:val="22"/>
          <w:szCs w:val="22"/>
        </w:rPr>
        <w:t xml:space="preserve">Therefore, for time series data like the </w:t>
      </w:r>
      <w:r>
        <w:rPr>
          <w:rFonts w:asciiTheme="minorHAnsi" w:hAnsiTheme="minorHAnsi" w:cstheme="minorHAnsi"/>
          <w:sz w:val="22"/>
          <w:szCs w:val="22"/>
        </w:rPr>
        <w:t>L</w:t>
      </w:r>
      <w:r w:rsidRPr="00006D52">
        <w:rPr>
          <w:rFonts w:asciiTheme="minorHAnsi" w:hAnsiTheme="minorHAnsi" w:cstheme="minorHAnsi"/>
          <w:sz w:val="22"/>
          <w:szCs w:val="22"/>
        </w:rPr>
        <w:t xml:space="preserve">ending </w:t>
      </w:r>
      <w:r>
        <w:rPr>
          <w:rFonts w:asciiTheme="minorHAnsi" w:hAnsiTheme="minorHAnsi" w:cstheme="minorHAnsi"/>
          <w:sz w:val="22"/>
          <w:szCs w:val="22"/>
        </w:rPr>
        <w:t>C</w:t>
      </w:r>
      <w:r w:rsidRPr="00006D52">
        <w:rPr>
          <w:rFonts w:asciiTheme="minorHAnsi" w:hAnsiTheme="minorHAnsi" w:cstheme="minorHAnsi"/>
          <w:sz w:val="22"/>
          <w:szCs w:val="22"/>
        </w:rPr>
        <w:t xml:space="preserve">lub data set, it is recommended to use a development, validation, and out-of-time split, ensuring that the data subsets are ordered chronologically. This approach allows for a more realistic evaluation of the model's performance and helps </w:t>
      </w:r>
      <w:r>
        <w:rPr>
          <w:rFonts w:asciiTheme="minorHAnsi" w:hAnsiTheme="minorHAnsi" w:cstheme="minorHAnsi"/>
          <w:sz w:val="22"/>
          <w:szCs w:val="22"/>
        </w:rPr>
        <w:t>capture the temporal dynamics</w:t>
      </w:r>
      <w:r w:rsidRPr="00006D52">
        <w:rPr>
          <w:rFonts w:asciiTheme="minorHAnsi" w:hAnsiTheme="minorHAnsi" w:cstheme="minorHAnsi"/>
          <w:sz w:val="22"/>
          <w:szCs w:val="22"/>
        </w:rPr>
        <w:t xml:space="preserve"> in the data.</w:t>
      </w:r>
    </w:p>
    <w:p w14:paraId="4062E172" w14:textId="77777777" w:rsidR="00D73FC4" w:rsidRDefault="00D73FC4" w:rsidP="00D73FC4">
      <w:pPr>
        <w:pStyle w:val="Heading1"/>
      </w:pPr>
      <w:bookmarkStart w:id="78" w:name="_Toc174889588"/>
      <w:r>
        <w:t>Modeling Pipeline</w:t>
      </w:r>
      <w:bookmarkEnd w:id="78"/>
    </w:p>
    <w:p w14:paraId="2C6FA30A" w14:textId="77777777" w:rsidR="00D73FC4" w:rsidRPr="005E515D" w:rsidRDefault="00D73FC4" w:rsidP="00D73FC4">
      <w:pPr>
        <w:rPr>
          <w:rFonts w:asciiTheme="minorHAnsi" w:hAnsiTheme="minorHAnsi" w:cstheme="minorHAnsi"/>
          <w:sz w:val="22"/>
          <w:szCs w:val="22"/>
        </w:rPr>
      </w:pPr>
    </w:p>
    <w:p w14:paraId="51CE7B31" w14:textId="77777777" w:rsidR="00D73FC4" w:rsidRPr="00D05147" w:rsidRDefault="00D73FC4" w:rsidP="00D73FC4">
      <w:pPr>
        <w:rPr>
          <w:rFonts w:asciiTheme="minorHAnsi" w:hAnsiTheme="minorHAnsi" w:cstheme="minorHAnsi"/>
          <w:sz w:val="22"/>
          <w:szCs w:val="22"/>
        </w:rPr>
      </w:pPr>
      <w:r w:rsidRPr="00D05147">
        <w:rPr>
          <w:rFonts w:asciiTheme="minorHAnsi" w:hAnsiTheme="minorHAnsi" w:cstheme="minorHAnsi"/>
          <w:sz w:val="22"/>
          <w:szCs w:val="22"/>
        </w:rPr>
        <w:t xml:space="preserve">A modeling pipeline is a systematic and efficient approach used in data science to streamline the process of building and deploying predictive models. It </w:t>
      </w:r>
      <w:r>
        <w:rPr>
          <w:rFonts w:asciiTheme="minorHAnsi" w:hAnsiTheme="minorHAnsi" w:cstheme="minorHAnsi"/>
          <w:sz w:val="22"/>
          <w:szCs w:val="22"/>
        </w:rPr>
        <w:t>is</w:t>
      </w:r>
      <w:r w:rsidRPr="00D05147">
        <w:rPr>
          <w:rFonts w:asciiTheme="minorHAnsi" w:hAnsiTheme="minorHAnsi" w:cstheme="minorHAnsi"/>
          <w:sz w:val="22"/>
          <w:szCs w:val="22"/>
        </w:rPr>
        <w:t xml:space="preserve"> a structured framework that guides data scientists through the various steps required for data preparation, feature engineering, model training, and evaluation. </w:t>
      </w:r>
      <w:r>
        <w:rPr>
          <w:rFonts w:asciiTheme="minorHAnsi" w:hAnsiTheme="minorHAnsi" w:cstheme="minorHAnsi"/>
          <w:sz w:val="22"/>
          <w:szCs w:val="22"/>
        </w:rPr>
        <w:t>Organizing these steps into a pipeline makes it</w:t>
      </w:r>
      <w:r w:rsidRPr="00D05147">
        <w:rPr>
          <w:rFonts w:asciiTheme="minorHAnsi" w:hAnsiTheme="minorHAnsi" w:cstheme="minorHAnsi"/>
          <w:sz w:val="22"/>
          <w:szCs w:val="22"/>
        </w:rPr>
        <w:t xml:space="preserve"> easier to manage complex workflows, maintain consistency, and improve the reproducibility of results.</w:t>
      </w:r>
    </w:p>
    <w:p w14:paraId="7958E85B" w14:textId="77777777" w:rsidR="00D73FC4" w:rsidRPr="00D05147" w:rsidRDefault="00D73FC4" w:rsidP="00D73FC4">
      <w:pPr>
        <w:rPr>
          <w:rFonts w:asciiTheme="minorHAnsi" w:hAnsiTheme="minorHAnsi" w:cstheme="minorHAnsi"/>
          <w:sz w:val="22"/>
          <w:szCs w:val="22"/>
        </w:rPr>
      </w:pPr>
    </w:p>
    <w:p w14:paraId="62D6D7ED" w14:textId="77777777" w:rsidR="00D73FC4" w:rsidRPr="00D05147" w:rsidRDefault="00D73FC4" w:rsidP="00D73FC4">
      <w:pPr>
        <w:rPr>
          <w:rFonts w:asciiTheme="minorHAnsi" w:hAnsiTheme="minorHAnsi" w:cstheme="minorHAnsi"/>
          <w:sz w:val="22"/>
          <w:szCs w:val="22"/>
        </w:rPr>
      </w:pPr>
      <w:r w:rsidRPr="00D05147">
        <w:rPr>
          <w:rFonts w:asciiTheme="minorHAnsi" w:hAnsiTheme="minorHAnsi" w:cstheme="minorHAnsi"/>
          <w:sz w:val="22"/>
          <w:szCs w:val="22"/>
        </w:rPr>
        <w:t xml:space="preserve">The primary goal of a modeling pipeline is to simplify and automate repetitive tasks, reducing the risk of human error and saving valuable time. It ensures that data manipulation and model building processes are consistent across different iterations of model development and across different projects. As a result, the pipeline enhances the scalability of the modeling process, allowing data scientists </w:t>
      </w:r>
      <w:r>
        <w:rPr>
          <w:rFonts w:asciiTheme="minorHAnsi" w:hAnsiTheme="minorHAnsi" w:cstheme="minorHAnsi"/>
          <w:sz w:val="22"/>
          <w:szCs w:val="22"/>
        </w:rPr>
        <w:t>to apply the same methodology to different datasets and projects efficiently</w:t>
      </w:r>
      <w:r w:rsidRPr="00D05147">
        <w:rPr>
          <w:rFonts w:asciiTheme="minorHAnsi" w:hAnsiTheme="minorHAnsi" w:cstheme="minorHAnsi"/>
          <w:sz w:val="22"/>
          <w:szCs w:val="22"/>
        </w:rPr>
        <w:t>.</w:t>
      </w:r>
    </w:p>
    <w:p w14:paraId="67269C73" w14:textId="77777777" w:rsidR="00D73FC4" w:rsidRPr="00D05147" w:rsidRDefault="00D73FC4" w:rsidP="00D73FC4">
      <w:pPr>
        <w:rPr>
          <w:rFonts w:asciiTheme="minorHAnsi" w:hAnsiTheme="minorHAnsi" w:cstheme="minorHAnsi"/>
          <w:sz w:val="22"/>
          <w:szCs w:val="22"/>
        </w:rPr>
      </w:pPr>
    </w:p>
    <w:p w14:paraId="4F4CE38F" w14:textId="77777777" w:rsidR="00D73FC4" w:rsidRPr="00D05147" w:rsidRDefault="00D73FC4" w:rsidP="00D73FC4">
      <w:pPr>
        <w:rPr>
          <w:rFonts w:asciiTheme="minorHAnsi" w:hAnsiTheme="minorHAnsi" w:cstheme="minorHAnsi"/>
          <w:sz w:val="22"/>
          <w:szCs w:val="22"/>
        </w:rPr>
      </w:pPr>
      <w:r w:rsidRPr="00D05147">
        <w:rPr>
          <w:rFonts w:asciiTheme="minorHAnsi" w:hAnsiTheme="minorHAnsi" w:cstheme="minorHAnsi"/>
          <w:sz w:val="22"/>
          <w:szCs w:val="22"/>
        </w:rPr>
        <w:t xml:space="preserve">Moreover, a modeling pipeline is highly reusable, meaning that once it is established, it can be applied to similar problems with minimal adjustments. This reusability encourages best </w:t>
      </w:r>
      <w:r w:rsidRPr="00D05147">
        <w:rPr>
          <w:rFonts w:asciiTheme="minorHAnsi" w:hAnsiTheme="minorHAnsi" w:cstheme="minorHAnsi"/>
          <w:sz w:val="22"/>
          <w:szCs w:val="22"/>
        </w:rPr>
        <w:lastRenderedPageBreak/>
        <w:t>practices and standardization across the organization, fostering collaboration among data scientists and facilitating knowledge sharing.</w:t>
      </w:r>
    </w:p>
    <w:p w14:paraId="53C2C17C" w14:textId="77777777" w:rsidR="00D73FC4" w:rsidRPr="00D05147" w:rsidRDefault="00D73FC4" w:rsidP="00D73FC4">
      <w:pPr>
        <w:rPr>
          <w:rFonts w:asciiTheme="minorHAnsi" w:hAnsiTheme="minorHAnsi" w:cstheme="minorHAnsi"/>
          <w:sz w:val="22"/>
          <w:szCs w:val="22"/>
        </w:rPr>
      </w:pPr>
    </w:p>
    <w:p w14:paraId="71859865" w14:textId="77777777" w:rsidR="00D73FC4" w:rsidRDefault="00D73FC4" w:rsidP="00D73FC4">
      <w:pPr>
        <w:rPr>
          <w:rFonts w:asciiTheme="minorHAnsi" w:hAnsiTheme="minorHAnsi" w:cstheme="minorHAnsi"/>
          <w:sz w:val="22"/>
          <w:szCs w:val="22"/>
        </w:rPr>
      </w:pPr>
      <w:r>
        <w:rPr>
          <w:rFonts w:asciiTheme="minorHAnsi" w:hAnsiTheme="minorHAnsi" w:cstheme="minorHAnsi"/>
          <w:sz w:val="22"/>
          <w:szCs w:val="22"/>
        </w:rPr>
        <w:t xml:space="preserve">A </w:t>
      </w:r>
      <w:r w:rsidRPr="00D05147">
        <w:rPr>
          <w:rFonts w:asciiTheme="minorHAnsi" w:hAnsiTheme="minorHAnsi" w:cstheme="minorHAnsi"/>
          <w:sz w:val="22"/>
          <w:szCs w:val="22"/>
        </w:rPr>
        <w:t xml:space="preserve">modeling pipeline is a powerful tool in the data science toolkit that empowers data scientists to </w:t>
      </w:r>
      <w:r>
        <w:rPr>
          <w:rFonts w:asciiTheme="minorHAnsi" w:hAnsiTheme="minorHAnsi" w:cstheme="minorHAnsi"/>
          <w:sz w:val="22"/>
          <w:szCs w:val="22"/>
        </w:rPr>
        <w:t>efficiently create robust and reliable predictive models</w:t>
      </w:r>
      <w:r w:rsidRPr="00D05147">
        <w:rPr>
          <w:rFonts w:asciiTheme="minorHAnsi" w:hAnsiTheme="minorHAnsi" w:cstheme="minorHAnsi"/>
          <w:sz w:val="22"/>
          <w:szCs w:val="22"/>
        </w:rPr>
        <w:t xml:space="preserve">. </w:t>
      </w:r>
      <w:r>
        <w:rPr>
          <w:rFonts w:asciiTheme="minorHAnsi" w:hAnsiTheme="minorHAnsi" w:cstheme="minorHAnsi"/>
          <w:sz w:val="22"/>
          <w:szCs w:val="22"/>
        </w:rPr>
        <w:t>Providing a clear and organized framework for the model-building process</w:t>
      </w:r>
      <w:r w:rsidRPr="00D05147">
        <w:rPr>
          <w:rFonts w:asciiTheme="minorHAnsi" w:hAnsiTheme="minorHAnsi" w:cstheme="minorHAnsi"/>
          <w:sz w:val="22"/>
          <w:szCs w:val="22"/>
        </w:rPr>
        <w:t xml:space="preserve"> enables data scientists to focus on extracting insights and driving value from data, ultimately leading to more informed and impactful decision-making.</w:t>
      </w:r>
    </w:p>
    <w:p w14:paraId="2D345F8A" w14:textId="77777777" w:rsidR="00D73FC4" w:rsidRDefault="00D73FC4" w:rsidP="00D73FC4">
      <w:pPr>
        <w:rPr>
          <w:rFonts w:asciiTheme="minorHAnsi" w:hAnsiTheme="minorHAnsi" w:cstheme="minorHAnsi"/>
          <w:sz w:val="22"/>
          <w:szCs w:val="22"/>
        </w:rPr>
      </w:pPr>
    </w:p>
    <w:p w14:paraId="4D420CEB" w14:textId="77777777" w:rsidR="00D73FC4" w:rsidRDefault="00D73FC4" w:rsidP="00D73FC4">
      <w:pPr>
        <w:rPr>
          <w:rFonts w:asciiTheme="minorHAnsi" w:hAnsiTheme="minorHAnsi" w:cstheme="minorHAnsi"/>
          <w:sz w:val="22"/>
          <w:szCs w:val="22"/>
        </w:rPr>
      </w:pPr>
    </w:p>
    <w:p w14:paraId="79F680C3" w14:textId="77777777" w:rsidR="00D73FC4" w:rsidRPr="00D05147" w:rsidRDefault="00D73FC4" w:rsidP="00D73FC4">
      <w:pPr>
        <w:pStyle w:val="Heading2"/>
        <w:ind w:left="0"/>
      </w:pPr>
      <w:bookmarkStart w:id="79" w:name="_Toc174889589"/>
      <w:r>
        <w:t>Model Pipeline Steps</w:t>
      </w:r>
      <w:bookmarkEnd w:id="79"/>
    </w:p>
    <w:p w14:paraId="00B6C08A" w14:textId="77777777" w:rsidR="00D73FC4" w:rsidRPr="00D05147" w:rsidRDefault="00D73FC4" w:rsidP="00D73FC4">
      <w:pPr>
        <w:rPr>
          <w:rFonts w:asciiTheme="minorHAnsi" w:hAnsiTheme="minorHAnsi" w:cstheme="minorHAnsi"/>
          <w:sz w:val="22"/>
          <w:szCs w:val="22"/>
        </w:rPr>
      </w:pPr>
    </w:p>
    <w:p w14:paraId="7E051FCF" w14:textId="77777777" w:rsidR="00D73FC4" w:rsidRPr="00662049" w:rsidRDefault="00D73FC4" w:rsidP="00D73FC4">
      <w:pPr>
        <w:rPr>
          <w:rFonts w:asciiTheme="minorHAnsi" w:hAnsiTheme="minorHAnsi" w:cstheme="minorHAnsi"/>
          <w:sz w:val="22"/>
          <w:szCs w:val="22"/>
        </w:rPr>
      </w:pPr>
      <w:r>
        <w:rPr>
          <w:rFonts w:asciiTheme="minorHAnsi" w:hAnsiTheme="minorHAnsi" w:cstheme="minorHAnsi"/>
          <w:sz w:val="22"/>
          <w:szCs w:val="22"/>
        </w:rPr>
        <w:t>This chapter</w:t>
      </w:r>
      <w:r w:rsidRPr="00662049">
        <w:rPr>
          <w:rFonts w:asciiTheme="minorHAnsi" w:hAnsiTheme="minorHAnsi" w:cstheme="minorHAnsi"/>
          <w:sz w:val="22"/>
          <w:szCs w:val="22"/>
        </w:rPr>
        <w:t xml:space="preserve"> will employ a well-structured approach to </w:t>
      </w:r>
      <w:r>
        <w:rPr>
          <w:rFonts w:asciiTheme="minorHAnsi" w:hAnsiTheme="minorHAnsi" w:cstheme="minorHAnsi"/>
          <w:sz w:val="22"/>
          <w:szCs w:val="22"/>
        </w:rPr>
        <w:t>developing predictive models, ensuring clarity and consistency throughout the process. To achieve this, we will first divide the dataset into two key parts: the development data and the out-of-time</w:t>
      </w:r>
      <w:r w:rsidRPr="00662049">
        <w:rPr>
          <w:rFonts w:asciiTheme="minorHAnsi" w:hAnsiTheme="minorHAnsi" w:cstheme="minorHAnsi"/>
          <w:sz w:val="22"/>
          <w:szCs w:val="22"/>
        </w:rPr>
        <w:t xml:space="preserve"> data. The development data will be used for data preparation, including outlier treatment, missing value imputation, feature engineering, and other necessary manipulations. Once the development data is ready, we will further split it into a development and validation dataset.</w:t>
      </w:r>
    </w:p>
    <w:p w14:paraId="25A23273" w14:textId="77777777" w:rsidR="00D73FC4" w:rsidRPr="00662049" w:rsidRDefault="00D73FC4" w:rsidP="00D73FC4">
      <w:pPr>
        <w:rPr>
          <w:rFonts w:asciiTheme="minorHAnsi" w:hAnsiTheme="minorHAnsi" w:cstheme="minorHAnsi"/>
          <w:sz w:val="22"/>
          <w:szCs w:val="22"/>
        </w:rPr>
      </w:pPr>
    </w:p>
    <w:p w14:paraId="5A763A85" w14:textId="77777777" w:rsidR="00D73FC4" w:rsidRPr="00662049" w:rsidRDefault="00D73FC4" w:rsidP="00D73FC4">
      <w:pPr>
        <w:rPr>
          <w:rFonts w:asciiTheme="minorHAnsi" w:hAnsiTheme="minorHAnsi" w:cstheme="minorHAnsi"/>
          <w:sz w:val="22"/>
          <w:szCs w:val="22"/>
        </w:rPr>
      </w:pPr>
      <w:r>
        <w:rPr>
          <w:rFonts w:asciiTheme="minorHAnsi" w:hAnsiTheme="minorHAnsi" w:cstheme="minorHAnsi"/>
          <w:sz w:val="22"/>
          <w:szCs w:val="22"/>
        </w:rPr>
        <w:t>On the other hand, the out-of-time (OOT) data</w:t>
      </w:r>
      <w:r w:rsidRPr="00662049">
        <w:rPr>
          <w:rFonts w:asciiTheme="minorHAnsi" w:hAnsiTheme="minorHAnsi" w:cstheme="minorHAnsi"/>
          <w:sz w:val="22"/>
          <w:szCs w:val="22"/>
        </w:rPr>
        <w:t xml:space="preserve"> will remain untouched until the modeling process is complete. We will set it aside, preserving its integrity to serve as an independent dataset for final model evaluation. After conducting model training, hyperparameter tuning, and model selection using the development and validation data, we will focus on the final model evaluation phase.</w:t>
      </w:r>
    </w:p>
    <w:p w14:paraId="04AFEADE" w14:textId="77777777" w:rsidR="00D73FC4" w:rsidRPr="00662049" w:rsidRDefault="00D73FC4" w:rsidP="00D73FC4">
      <w:pPr>
        <w:rPr>
          <w:rFonts w:asciiTheme="minorHAnsi" w:hAnsiTheme="minorHAnsi" w:cstheme="minorHAnsi"/>
          <w:sz w:val="22"/>
          <w:szCs w:val="22"/>
        </w:rPr>
      </w:pPr>
    </w:p>
    <w:p w14:paraId="6BD2055C" w14:textId="77777777" w:rsidR="00D73FC4" w:rsidRDefault="00D73FC4" w:rsidP="00D73FC4">
      <w:pPr>
        <w:rPr>
          <w:rFonts w:asciiTheme="minorHAnsi" w:hAnsiTheme="minorHAnsi" w:cstheme="minorHAnsi"/>
          <w:sz w:val="22"/>
          <w:szCs w:val="22"/>
        </w:rPr>
      </w:pPr>
      <w:r w:rsidRPr="00662049">
        <w:rPr>
          <w:rFonts w:asciiTheme="minorHAnsi" w:hAnsiTheme="minorHAnsi" w:cstheme="minorHAnsi"/>
          <w:sz w:val="22"/>
          <w:szCs w:val="22"/>
        </w:rPr>
        <w:t xml:space="preserve">Once we have identified the champion model, we will apply the same </w:t>
      </w:r>
      <w:r>
        <w:rPr>
          <w:rFonts w:asciiTheme="minorHAnsi" w:hAnsiTheme="minorHAnsi" w:cstheme="minorHAnsi"/>
          <w:sz w:val="22"/>
          <w:szCs w:val="22"/>
        </w:rPr>
        <w:t>i</w:t>
      </w:r>
      <w:r w:rsidRPr="00662049">
        <w:rPr>
          <w:rFonts w:asciiTheme="minorHAnsi" w:hAnsiTheme="minorHAnsi" w:cstheme="minorHAnsi"/>
          <w:sz w:val="22"/>
          <w:szCs w:val="22"/>
        </w:rPr>
        <w:t xml:space="preserve">mputation pipeline used on the development data to the </w:t>
      </w:r>
      <w:r>
        <w:rPr>
          <w:rFonts w:asciiTheme="minorHAnsi" w:hAnsiTheme="minorHAnsi" w:cstheme="minorHAnsi"/>
          <w:sz w:val="22"/>
          <w:szCs w:val="22"/>
        </w:rPr>
        <w:t>out-of-time</w:t>
      </w:r>
      <w:r w:rsidRPr="00662049">
        <w:rPr>
          <w:rFonts w:asciiTheme="minorHAnsi" w:hAnsiTheme="minorHAnsi" w:cstheme="minorHAnsi"/>
          <w:sz w:val="22"/>
          <w:szCs w:val="22"/>
        </w:rPr>
        <w:t xml:space="preserve"> data. After scoring the out</w:t>
      </w:r>
      <w:r>
        <w:rPr>
          <w:rFonts w:asciiTheme="minorHAnsi" w:hAnsiTheme="minorHAnsi" w:cstheme="minorHAnsi"/>
          <w:sz w:val="22"/>
          <w:szCs w:val="22"/>
        </w:rPr>
        <w:t>-</w:t>
      </w:r>
      <w:r w:rsidRPr="00662049">
        <w:rPr>
          <w:rFonts w:asciiTheme="minorHAnsi" w:hAnsiTheme="minorHAnsi" w:cstheme="minorHAnsi"/>
          <w:sz w:val="22"/>
          <w:szCs w:val="22"/>
        </w:rPr>
        <w:t>of</w:t>
      </w:r>
      <w:r>
        <w:rPr>
          <w:rFonts w:asciiTheme="minorHAnsi" w:hAnsiTheme="minorHAnsi" w:cstheme="minorHAnsi"/>
          <w:sz w:val="22"/>
          <w:szCs w:val="22"/>
        </w:rPr>
        <w:t>-</w:t>
      </w:r>
      <w:r w:rsidRPr="00662049">
        <w:rPr>
          <w:rFonts w:asciiTheme="minorHAnsi" w:hAnsiTheme="minorHAnsi" w:cstheme="minorHAnsi"/>
          <w:sz w:val="22"/>
          <w:szCs w:val="22"/>
        </w:rPr>
        <w:t>time data with the final model, we will carefully evaluate its performance using various metrics to ensure robustness and accuracy.</w:t>
      </w:r>
    </w:p>
    <w:p w14:paraId="73249BE5" w14:textId="77777777" w:rsidR="00D73FC4" w:rsidRDefault="00D73FC4" w:rsidP="00D73FC4">
      <w:pPr>
        <w:rPr>
          <w:rFonts w:asciiTheme="minorHAnsi" w:hAnsiTheme="minorHAnsi" w:cstheme="minorHAnsi"/>
          <w:sz w:val="22"/>
          <w:szCs w:val="22"/>
        </w:rPr>
      </w:pPr>
    </w:p>
    <w:p w14:paraId="5E7D9B99" w14:textId="77777777" w:rsidR="00D73FC4" w:rsidRDefault="00D73FC4" w:rsidP="00D73FC4">
      <w:pPr>
        <w:rPr>
          <w:rFonts w:asciiTheme="minorHAnsi" w:hAnsiTheme="minorHAnsi" w:cstheme="minorHAnsi"/>
          <w:sz w:val="22"/>
          <w:szCs w:val="22"/>
        </w:rPr>
      </w:pPr>
      <w:r>
        <w:rPr>
          <w:rFonts w:asciiTheme="minorHAnsi" w:hAnsiTheme="minorHAnsi" w:cstheme="minorHAnsi"/>
          <w:sz w:val="22"/>
          <w:szCs w:val="22"/>
        </w:rPr>
        <w:t>Figure 4.3 below shows a graphical representation of the overall machine learning workflow.</w:t>
      </w:r>
    </w:p>
    <w:p w14:paraId="13C71CB8" w14:textId="77777777" w:rsidR="00D73FC4" w:rsidRDefault="00D73FC4" w:rsidP="00D73FC4">
      <w:pPr>
        <w:pStyle w:val="ACaptionHead"/>
        <w:ind w:left="0"/>
      </w:pPr>
      <w:r>
        <w:lastRenderedPageBreak/>
        <w:t>Figure 4.3 – Machine Learning Workflow</w:t>
      </w:r>
    </w:p>
    <w:p w14:paraId="58A5740B" w14:textId="77777777" w:rsidR="00D73FC4" w:rsidRDefault="00D73FC4" w:rsidP="00D73FC4">
      <w:pPr>
        <w:rPr>
          <w:rFonts w:asciiTheme="minorHAnsi" w:hAnsiTheme="minorHAnsi" w:cstheme="minorHAnsi"/>
          <w:sz w:val="22"/>
          <w:szCs w:val="22"/>
        </w:rPr>
      </w:pPr>
      <w:r>
        <w:rPr>
          <w:noProof/>
        </w:rPr>
        <w:drawing>
          <wp:inline distT="0" distB="0" distL="0" distR="0" wp14:anchorId="48BFA079" wp14:editId="7C4BC677">
            <wp:extent cx="5257800" cy="2673985"/>
            <wp:effectExtent l="0" t="0" r="0" b="0"/>
            <wp:docPr id="850117311" name="Picture 85011731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117311" name="Picture 850117311" descr="A screenshot of a computer screen&#10;&#10;Description automatically generated"/>
                    <pic:cNvPicPr/>
                  </pic:nvPicPr>
                  <pic:blipFill>
                    <a:blip r:embed="rId11"/>
                    <a:stretch>
                      <a:fillRect/>
                    </a:stretch>
                  </pic:blipFill>
                  <pic:spPr>
                    <a:xfrm>
                      <a:off x="0" y="0"/>
                      <a:ext cx="5257800" cy="2673985"/>
                    </a:xfrm>
                    <a:prstGeom prst="rect">
                      <a:avLst/>
                    </a:prstGeom>
                  </pic:spPr>
                </pic:pic>
              </a:graphicData>
            </a:graphic>
          </wp:inline>
        </w:drawing>
      </w:r>
    </w:p>
    <w:p w14:paraId="5E61A27C" w14:textId="77777777" w:rsidR="00D73FC4" w:rsidRPr="00662049" w:rsidRDefault="00D73FC4" w:rsidP="00D73FC4">
      <w:pPr>
        <w:rPr>
          <w:rFonts w:asciiTheme="minorHAnsi" w:hAnsiTheme="minorHAnsi" w:cstheme="minorHAnsi"/>
          <w:sz w:val="22"/>
          <w:szCs w:val="22"/>
        </w:rPr>
      </w:pPr>
    </w:p>
    <w:p w14:paraId="62A35CBD" w14:textId="77777777" w:rsidR="00D73FC4" w:rsidRPr="00662049" w:rsidRDefault="00D73FC4" w:rsidP="00D73FC4">
      <w:pPr>
        <w:rPr>
          <w:rFonts w:asciiTheme="minorHAnsi" w:hAnsiTheme="minorHAnsi" w:cstheme="minorHAnsi"/>
          <w:sz w:val="22"/>
          <w:szCs w:val="22"/>
        </w:rPr>
      </w:pPr>
      <w:r w:rsidRPr="00662049">
        <w:rPr>
          <w:rFonts w:asciiTheme="minorHAnsi" w:hAnsiTheme="minorHAnsi" w:cstheme="minorHAnsi"/>
          <w:sz w:val="22"/>
          <w:szCs w:val="22"/>
        </w:rPr>
        <w:t xml:space="preserve">This </w:t>
      </w:r>
      <w:r>
        <w:rPr>
          <w:rFonts w:asciiTheme="minorHAnsi" w:hAnsiTheme="minorHAnsi" w:cstheme="minorHAnsi"/>
          <w:sz w:val="22"/>
          <w:szCs w:val="22"/>
        </w:rPr>
        <w:t>systematic</w:t>
      </w:r>
      <w:r w:rsidRPr="00662049">
        <w:rPr>
          <w:rFonts w:asciiTheme="minorHAnsi" w:hAnsiTheme="minorHAnsi" w:cstheme="minorHAnsi"/>
          <w:sz w:val="22"/>
          <w:szCs w:val="22"/>
        </w:rPr>
        <w:t xml:space="preserve"> approach allows us to maintain the integrity of the out</w:t>
      </w:r>
      <w:r>
        <w:rPr>
          <w:rFonts w:asciiTheme="minorHAnsi" w:hAnsiTheme="minorHAnsi" w:cstheme="minorHAnsi"/>
          <w:sz w:val="22"/>
          <w:szCs w:val="22"/>
        </w:rPr>
        <w:t>-</w:t>
      </w:r>
      <w:r w:rsidRPr="00662049">
        <w:rPr>
          <w:rFonts w:asciiTheme="minorHAnsi" w:hAnsiTheme="minorHAnsi" w:cstheme="minorHAnsi"/>
          <w:sz w:val="22"/>
          <w:szCs w:val="22"/>
        </w:rPr>
        <w:t>of</w:t>
      </w:r>
      <w:r>
        <w:rPr>
          <w:rFonts w:asciiTheme="minorHAnsi" w:hAnsiTheme="minorHAnsi" w:cstheme="minorHAnsi"/>
          <w:sz w:val="22"/>
          <w:szCs w:val="22"/>
        </w:rPr>
        <w:t>-</w:t>
      </w:r>
      <w:r w:rsidRPr="00662049">
        <w:rPr>
          <w:rFonts w:asciiTheme="minorHAnsi" w:hAnsiTheme="minorHAnsi" w:cstheme="minorHAnsi"/>
          <w:sz w:val="22"/>
          <w:szCs w:val="22"/>
        </w:rPr>
        <w:t>time data, ensuring that our final evaluation is free from data leakage or bias. By adhering to a clear sequence of steps, we can confidently build predictive models and assess their real-world performance with the utmost accuracy and reliability.</w:t>
      </w:r>
    </w:p>
    <w:p w14:paraId="3029BBDE" w14:textId="77777777" w:rsidR="00D73FC4" w:rsidRDefault="00D73FC4" w:rsidP="00D73FC4">
      <w:pPr>
        <w:rPr>
          <w:rFonts w:asciiTheme="minorHAnsi" w:hAnsiTheme="minorHAnsi" w:cstheme="minorHAnsi"/>
          <w:sz w:val="22"/>
          <w:szCs w:val="22"/>
        </w:rPr>
      </w:pPr>
    </w:p>
    <w:p w14:paraId="4C18FB21" w14:textId="77777777" w:rsidR="00D73FC4" w:rsidRPr="00D05147" w:rsidRDefault="00D73FC4" w:rsidP="00D73FC4">
      <w:pPr>
        <w:rPr>
          <w:rFonts w:asciiTheme="minorHAnsi" w:hAnsiTheme="minorHAnsi" w:cstheme="minorHAnsi"/>
          <w:sz w:val="22"/>
          <w:szCs w:val="22"/>
        </w:rPr>
      </w:pPr>
      <w:r w:rsidRPr="00D05147">
        <w:rPr>
          <w:rFonts w:asciiTheme="minorHAnsi" w:hAnsiTheme="minorHAnsi" w:cstheme="minorHAnsi"/>
          <w:sz w:val="22"/>
          <w:szCs w:val="22"/>
        </w:rPr>
        <w:t>Let's break it down step</w:t>
      </w:r>
      <w:r>
        <w:rPr>
          <w:rFonts w:asciiTheme="minorHAnsi" w:hAnsiTheme="minorHAnsi" w:cstheme="minorHAnsi"/>
          <w:sz w:val="22"/>
          <w:szCs w:val="22"/>
        </w:rPr>
        <w:t>-</w:t>
      </w:r>
      <w:r w:rsidRPr="00D05147">
        <w:rPr>
          <w:rFonts w:asciiTheme="minorHAnsi" w:hAnsiTheme="minorHAnsi" w:cstheme="minorHAnsi"/>
          <w:sz w:val="22"/>
          <w:szCs w:val="22"/>
        </w:rPr>
        <w:t>by</w:t>
      </w:r>
      <w:r>
        <w:rPr>
          <w:rFonts w:asciiTheme="minorHAnsi" w:hAnsiTheme="minorHAnsi" w:cstheme="minorHAnsi"/>
          <w:sz w:val="22"/>
          <w:szCs w:val="22"/>
        </w:rPr>
        <w:t>-</w:t>
      </w:r>
      <w:r w:rsidRPr="00D05147">
        <w:rPr>
          <w:rFonts w:asciiTheme="minorHAnsi" w:hAnsiTheme="minorHAnsi" w:cstheme="minorHAnsi"/>
          <w:sz w:val="22"/>
          <w:szCs w:val="22"/>
        </w:rPr>
        <w:t>step:</w:t>
      </w:r>
    </w:p>
    <w:p w14:paraId="756705C4" w14:textId="77777777" w:rsidR="00D73FC4" w:rsidRPr="00D05147" w:rsidRDefault="00D73FC4" w:rsidP="00D73FC4">
      <w:pPr>
        <w:rPr>
          <w:rFonts w:asciiTheme="minorHAnsi" w:hAnsiTheme="minorHAnsi" w:cstheme="minorHAnsi"/>
          <w:sz w:val="22"/>
          <w:szCs w:val="22"/>
        </w:rPr>
      </w:pPr>
    </w:p>
    <w:p w14:paraId="0C5515CF" w14:textId="77777777" w:rsidR="00D73FC4" w:rsidRPr="00D05147" w:rsidRDefault="00D73FC4" w:rsidP="00145AC7">
      <w:pPr>
        <w:pStyle w:val="ListParagraph"/>
        <w:numPr>
          <w:ilvl w:val="0"/>
          <w:numId w:val="77"/>
        </w:numPr>
        <w:rPr>
          <w:rFonts w:asciiTheme="minorHAnsi" w:hAnsiTheme="minorHAnsi" w:cstheme="minorHAnsi"/>
          <w:sz w:val="22"/>
          <w:szCs w:val="22"/>
        </w:rPr>
      </w:pPr>
      <w:r w:rsidRPr="00D05147">
        <w:rPr>
          <w:rFonts w:asciiTheme="minorHAnsi" w:hAnsiTheme="minorHAnsi" w:cstheme="minorHAnsi"/>
          <w:b/>
          <w:bCs/>
          <w:sz w:val="22"/>
          <w:szCs w:val="22"/>
        </w:rPr>
        <w:t>Data Split:</w:t>
      </w:r>
      <w:r w:rsidRPr="00D05147">
        <w:rPr>
          <w:rFonts w:asciiTheme="minorHAnsi" w:hAnsiTheme="minorHAnsi" w:cstheme="minorHAnsi"/>
          <w:sz w:val="22"/>
          <w:szCs w:val="22"/>
        </w:rPr>
        <w:t xml:space="preserve"> Split the entire dataset into two parts: the model-building dataset and the out-of-time dataset (usually representing future data).</w:t>
      </w:r>
    </w:p>
    <w:p w14:paraId="3732655D" w14:textId="77777777" w:rsidR="00D73FC4" w:rsidRPr="00D05147" w:rsidRDefault="00D73FC4" w:rsidP="00D73FC4">
      <w:pPr>
        <w:rPr>
          <w:rFonts w:asciiTheme="minorHAnsi" w:hAnsiTheme="minorHAnsi" w:cstheme="minorHAnsi"/>
          <w:sz w:val="22"/>
          <w:szCs w:val="22"/>
        </w:rPr>
      </w:pPr>
    </w:p>
    <w:p w14:paraId="23677F59" w14:textId="77777777" w:rsidR="00D73FC4" w:rsidRPr="00D05147" w:rsidRDefault="00D73FC4" w:rsidP="00145AC7">
      <w:pPr>
        <w:pStyle w:val="ListParagraph"/>
        <w:numPr>
          <w:ilvl w:val="0"/>
          <w:numId w:val="77"/>
        </w:numPr>
        <w:rPr>
          <w:rFonts w:asciiTheme="minorHAnsi" w:hAnsiTheme="minorHAnsi" w:cstheme="minorHAnsi"/>
          <w:sz w:val="22"/>
          <w:szCs w:val="22"/>
        </w:rPr>
      </w:pPr>
      <w:r w:rsidRPr="00D05147">
        <w:rPr>
          <w:rFonts w:asciiTheme="minorHAnsi" w:hAnsiTheme="minorHAnsi" w:cstheme="minorHAnsi"/>
          <w:b/>
          <w:bCs/>
          <w:sz w:val="22"/>
          <w:szCs w:val="22"/>
        </w:rPr>
        <w:t>Data Preparation on Model-Building Data:</w:t>
      </w:r>
      <w:r w:rsidRPr="00D05147">
        <w:rPr>
          <w:rFonts w:asciiTheme="minorHAnsi" w:hAnsiTheme="minorHAnsi" w:cstheme="minorHAnsi"/>
          <w:sz w:val="22"/>
          <w:szCs w:val="22"/>
        </w:rPr>
        <w:t xml:space="preserve"> On the </w:t>
      </w:r>
      <w:r>
        <w:rPr>
          <w:rFonts w:asciiTheme="minorHAnsi" w:hAnsiTheme="minorHAnsi" w:cstheme="minorHAnsi"/>
          <w:sz w:val="22"/>
          <w:szCs w:val="22"/>
        </w:rPr>
        <w:t>developmental</w:t>
      </w:r>
      <w:r w:rsidRPr="00D05147">
        <w:rPr>
          <w:rFonts w:asciiTheme="minorHAnsi" w:hAnsiTheme="minorHAnsi" w:cstheme="minorHAnsi"/>
          <w:sz w:val="22"/>
          <w:szCs w:val="22"/>
        </w:rPr>
        <w:t xml:space="preserve"> dataset, perform data imputations, outlier treatment, missing value imputations, feature engineering, and categorical variable encoding. This is where you manipulate and prepare the data for model training.</w:t>
      </w:r>
    </w:p>
    <w:p w14:paraId="548D35A6" w14:textId="77777777" w:rsidR="00D73FC4" w:rsidRPr="00D05147" w:rsidRDefault="00D73FC4" w:rsidP="00D73FC4">
      <w:pPr>
        <w:rPr>
          <w:rFonts w:asciiTheme="minorHAnsi" w:hAnsiTheme="minorHAnsi" w:cstheme="minorHAnsi"/>
          <w:sz w:val="22"/>
          <w:szCs w:val="22"/>
        </w:rPr>
      </w:pPr>
    </w:p>
    <w:p w14:paraId="4850039C" w14:textId="77777777" w:rsidR="00D73FC4" w:rsidRPr="00D05147" w:rsidRDefault="00D73FC4" w:rsidP="00145AC7">
      <w:pPr>
        <w:pStyle w:val="ListParagraph"/>
        <w:numPr>
          <w:ilvl w:val="0"/>
          <w:numId w:val="77"/>
        </w:numPr>
        <w:rPr>
          <w:rFonts w:asciiTheme="minorHAnsi" w:hAnsiTheme="minorHAnsi" w:cstheme="minorHAnsi"/>
          <w:sz w:val="22"/>
          <w:szCs w:val="22"/>
        </w:rPr>
      </w:pPr>
      <w:r w:rsidRPr="00D05147">
        <w:rPr>
          <w:rFonts w:asciiTheme="minorHAnsi" w:hAnsiTheme="minorHAnsi" w:cstheme="minorHAnsi"/>
          <w:b/>
          <w:bCs/>
          <w:sz w:val="22"/>
          <w:szCs w:val="22"/>
        </w:rPr>
        <w:t>Data Segmentation for Model-Building Data:</w:t>
      </w:r>
      <w:r w:rsidRPr="00D05147">
        <w:rPr>
          <w:rFonts w:asciiTheme="minorHAnsi" w:hAnsiTheme="minorHAnsi" w:cstheme="minorHAnsi"/>
          <w:sz w:val="22"/>
          <w:szCs w:val="22"/>
        </w:rPr>
        <w:t xml:space="preserve"> After preparing the model-building dataset, split it into development and validation datasets. </w:t>
      </w:r>
      <w:r>
        <w:rPr>
          <w:rFonts w:asciiTheme="minorHAnsi" w:hAnsiTheme="minorHAnsi" w:cstheme="minorHAnsi"/>
          <w:sz w:val="22"/>
          <w:szCs w:val="22"/>
        </w:rPr>
        <w:t xml:space="preserve">This is generally performed at a 70/30 or an 80/20 ratio, depending on how much data you have and how robust you need your model to be.  </w:t>
      </w:r>
      <w:r w:rsidRPr="00D05147">
        <w:rPr>
          <w:rFonts w:asciiTheme="minorHAnsi" w:hAnsiTheme="minorHAnsi" w:cstheme="minorHAnsi"/>
          <w:sz w:val="22"/>
          <w:szCs w:val="22"/>
        </w:rPr>
        <w:t>The development dataset will be used for model training, while the validation dataset will be used for model evaluation and hyperparameter tuning.</w:t>
      </w:r>
    </w:p>
    <w:p w14:paraId="40A75D80" w14:textId="77777777" w:rsidR="00D73FC4" w:rsidRPr="00D05147" w:rsidRDefault="00D73FC4" w:rsidP="00D73FC4">
      <w:pPr>
        <w:rPr>
          <w:rFonts w:asciiTheme="minorHAnsi" w:hAnsiTheme="minorHAnsi" w:cstheme="minorHAnsi"/>
          <w:sz w:val="22"/>
          <w:szCs w:val="22"/>
        </w:rPr>
      </w:pPr>
    </w:p>
    <w:p w14:paraId="6FBACB91" w14:textId="77777777" w:rsidR="00D73FC4" w:rsidRPr="00D05147" w:rsidRDefault="00D73FC4" w:rsidP="00145AC7">
      <w:pPr>
        <w:pStyle w:val="ListParagraph"/>
        <w:numPr>
          <w:ilvl w:val="0"/>
          <w:numId w:val="77"/>
        </w:numPr>
        <w:rPr>
          <w:rFonts w:asciiTheme="minorHAnsi" w:hAnsiTheme="minorHAnsi" w:cstheme="minorHAnsi"/>
          <w:sz w:val="22"/>
          <w:szCs w:val="22"/>
        </w:rPr>
      </w:pPr>
      <w:r w:rsidRPr="00D05147">
        <w:rPr>
          <w:rFonts w:asciiTheme="minorHAnsi" w:hAnsiTheme="minorHAnsi" w:cstheme="minorHAnsi"/>
          <w:b/>
          <w:bCs/>
          <w:sz w:val="22"/>
          <w:szCs w:val="22"/>
        </w:rPr>
        <w:t>Model Training and Selection:</w:t>
      </w:r>
      <w:r w:rsidRPr="00D05147">
        <w:rPr>
          <w:rFonts w:asciiTheme="minorHAnsi" w:hAnsiTheme="minorHAnsi" w:cstheme="minorHAnsi"/>
          <w:sz w:val="22"/>
          <w:szCs w:val="22"/>
        </w:rPr>
        <w:t xml:space="preserve"> Build and train different models on the development dataset. Evaluate their performance on the validation dataset and select the best-performing model as the champion model.</w:t>
      </w:r>
    </w:p>
    <w:p w14:paraId="6C20723C" w14:textId="77777777" w:rsidR="00D73FC4" w:rsidRPr="00D05147" w:rsidRDefault="00D73FC4" w:rsidP="00D73FC4">
      <w:pPr>
        <w:rPr>
          <w:rFonts w:asciiTheme="minorHAnsi" w:hAnsiTheme="minorHAnsi" w:cstheme="minorHAnsi"/>
          <w:sz w:val="22"/>
          <w:szCs w:val="22"/>
        </w:rPr>
      </w:pPr>
    </w:p>
    <w:p w14:paraId="33CB4BAD" w14:textId="77777777" w:rsidR="00D73FC4" w:rsidRPr="00D05147" w:rsidRDefault="00D73FC4" w:rsidP="00145AC7">
      <w:pPr>
        <w:pStyle w:val="ListParagraph"/>
        <w:numPr>
          <w:ilvl w:val="0"/>
          <w:numId w:val="77"/>
        </w:numPr>
        <w:rPr>
          <w:rFonts w:asciiTheme="minorHAnsi" w:hAnsiTheme="minorHAnsi" w:cstheme="minorHAnsi"/>
          <w:sz w:val="22"/>
          <w:szCs w:val="22"/>
        </w:rPr>
      </w:pPr>
      <w:r w:rsidRPr="00D05147">
        <w:rPr>
          <w:rFonts w:asciiTheme="minorHAnsi" w:hAnsiTheme="minorHAnsi" w:cstheme="minorHAnsi"/>
          <w:b/>
          <w:bCs/>
          <w:sz w:val="22"/>
          <w:szCs w:val="22"/>
        </w:rPr>
        <w:t>Hyperparameter Tuning:</w:t>
      </w:r>
      <w:r w:rsidRPr="00D05147">
        <w:rPr>
          <w:rFonts w:asciiTheme="minorHAnsi" w:hAnsiTheme="minorHAnsi" w:cstheme="minorHAnsi"/>
          <w:sz w:val="22"/>
          <w:szCs w:val="22"/>
        </w:rPr>
        <w:t xml:space="preserve"> Fine-tune the </w:t>
      </w:r>
      <w:r>
        <w:rPr>
          <w:rFonts w:asciiTheme="minorHAnsi" w:hAnsiTheme="minorHAnsi" w:cstheme="minorHAnsi"/>
          <w:sz w:val="22"/>
          <w:szCs w:val="22"/>
        </w:rPr>
        <w:t>champion model's hyperparameters</w:t>
      </w:r>
      <w:r w:rsidRPr="00D05147">
        <w:rPr>
          <w:rFonts w:asciiTheme="minorHAnsi" w:hAnsiTheme="minorHAnsi" w:cstheme="minorHAnsi"/>
          <w:sz w:val="22"/>
          <w:szCs w:val="22"/>
        </w:rPr>
        <w:t xml:space="preserve"> using the validation dataset to optimize its performance.</w:t>
      </w:r>
    </w:p>
    <w:p w14:paraId="19230AA2" w14:textId="77777777" w:rsidR="00D73FC4" w:rsidRPr="00D05147" w:rsidRDefault="00D73FC4" w:rsidP="00D73FC4">
      <w:pPr>
        <w:rPr>
          <w:rFonts w:asciiTheme="minorHAnsi" w:hAnsiTheme="minorHAnsi" w:cstheme="minorHAnsi"/>
          <w:sz w:val="22"/>
          <w:szCs w:val="22"/>
        </w:rPr>
      </w:pPr>
    </w:p>
    <w:p w14:paraId="705BBA12" w14:textId="77777777" w:rsidR="00D73FC4" w:rsidRPr="00D05147" w:rsidRDefault="00D73FC4" w:rsidP="00145AC7">
      <w:pPr>
        <w:pStyle w:val="ListParagraph"/>
        <w:numPr>
          <w:ilvl w:val="0"/>
          <w:numId w:val="77"/>
        </w:numPr>
        <w:rPr>
          <w:rFonts w:asciiTheme="minorHAnsi" w:hAnsiTheme="minorHAnsi" w:cstheme="minorHAnsi"/>
          <w:sz w:val="22"/>
          <w:szCs w:val="22"/>
        </w:rPr>
      </w:pPr>
      <w:r w:rsidRPr="00D05147">
        <w:rPr>
          <w:rFonts w:asciiTheme="minorHAnsi" w:hAnsiTheme="minorHAnsi" w:cstheme="minorHAnsi"/>
          <w:b/>
          <w:bCs/>
          <w:sz w:val="22"/>
          <w:szCs w:val="22"/>
        </w:rPr>
        <w:t>Data Preparation on Out-of-Time Data:</w:t>
      </w:r>
      <w:r w:rsidRPr="00D05147">
        <w:rPr>
          <w:rFonts w:asciiTheme="minorHAnsi" w:hAnsiTheme="minorHAnsi" w:cstheme="minorHAnsi"/>
          <w:sz w:val="22"/>
          <w:szCs w:val="22"/>
        </w:rPr>
        <w:t xml:space="preserve"> Now, take the out-of-time dataset (which has not been touched yet) and apply the same data preparation steps that were performed on the model-building dataset. This includes imputations, outlier treatment, feature engineering, and categorical variable encoding.</w:t>
      </w:r>
    </w:p>
    <w:p w14:paraId="09FE40D9" w14:textId="77777777" w:rsidR="00D73FC4" w:rsidRPr="00D05147" w:rsidRDefault="00D73FC4" w:rsidP="00D73FC4">
      <w:pPr>
        <w:rPr>
          <w:rFonts w:asciiTheme="minorHAnsi" w:hAnsiTheme="minorHAnsi" w:cstheme="minorHAnsi"/>
          <w:sz w:val="22"/>
          <w:szCs w:val="22"/>
        </w:rPr>
      </w:pPr>
    </w:p>
    <w:p w14:paraId="7A0A857E" w14:textId="77777777" w:rsidR="00D73FC4" w:rsidRPr="00D05147" w:rsidRDefault="00D73FC4" w:rsidP="00145AC7">
      <w:pPr>
        <w:pStyle w:val="ListParagraph"/>
        <w:numPr>
          <w:ilvl w:val="0"/>
          <w:numId w:val="77"/>
        </w:numPr>
        <w:rPr>
          <w:rFonts w:asciiTheme="minorHAnsi" w:hAnsiTheme="minorHAnsi" w:cstheme="minorHAnsi"/>
          <w:sz w:val="22"/>
          <w:szCs w:val="22"/>
        </w:rPr>
      </w:pPr>
      <w:r w:rsidRPr="00D05147">
        <w:rPr>
          <w:rFonts w:asciiTheme="minorHAnsi" w:hAnsiTheme="minorHAnsi" w:cstheme="minorHAnsi"/>
          <w:b/>
          <w:bCs/>
          <w:sz w:val="22"/>
          <w:szCs w:val="22"/>
        </w:rPr>
        <w:t>Model Scoring and Evaluation:</w:t>
      </w:r>
      <w:r w:rsidRPr="00D05147">
        <w:rPr>
          <w:rFonts w:asciiTheme="minorHAnsi" w:hAnsiTheme="minorHAnsi" w:cstheme="minorHAnsi"/>
          <w:sz w:val="22"/>
          <w:szCs w:val="22"/>
        </w:rPr>
        <w:t xml:space="preserve"> Once the out-of-time dataset is prepped, use the champion model to score the data and generate predictions. Evaluate the model's performance on the out-of-time dataset using the desired performance metrics.</w:t>
      </w:r>
    </w:p>
    <w:p w14:paraId="00B0299D" w14:textId="77777777" w:rsidR="00D73FC4" w:rsidRPr="00D05147" w:rsidRDefault="00D73FC4" w:rsidP="00D73FC4">
      <w:pPr>
        <w:rPr>
          <w:rFonts w:asciiTheme="minorHAnsi" w:hAnsiTheme="minorHAnsi" w:cstheme="minorHAnsi"/>
          <w:sz w:val="22"/>
          <w:szCs w:val="22"/>
        </w:rPr>
      </w:pPr>
    </w:p>
    <w:p w14:paraId="013922D0" w14:textId="77777777" w:rsidR="00D73FC4" w:rsidRDefault="00D73FC4" w:rsidP="00D73FC4">
      <w:pPr>
        <w:rPr>
          <w:rFonts w:asciiTheme="minorHAnsi" w:hAnsiTheme="minorHAnsi" w:cstheme="minorHAnsi"/>
          <w:sz w:val="22"/>
          <w:szCs w:val="22"/>
        </w:rPr>
      </w:pPr>
      <w:r>
        <w:rPr>
          <w:rFonts w:asciiTheme="minorHAnsi" w:hAnsiTheme="minorHAnsi" w:cstheme="minorHAnsi"/>
          <w:sz w:val="22"/>
          <w:szCs w:val="22"/>
        </w:rPr>
        <w:t>Following this process ensures</w:t>
      </w:r>
      <w:r w:rsidRPr="00D05147">
        <w:rPr>
          <w:rFonts w:asciiTheme="minorHAnsi" w:hAnsiTheme="minorHAnsi" w:cstheme="minorHAnsi"/>
          <w:sz w:val="22"/>
          <w:szCs w:val="22"/>
        </w:rPr>
        <w:t xml:space="preserve"> the model is trained and evaluated on separate datasets, preventing data leakage and providing a more accurate representation of how the model will perform on unseen data. The out-of-time dataset serves as a true test set, simulating how the model would perform in a real-world scenario where future data becomes available after model deployment.</w:t>
      </w:r>
    </w:p>
    <w:p w14:paraId="07F93094" w14:textId="77777777" w:rsidR="00D73FC4" w:rsidRDefault="00D73FC4" w:rsidP="00D73FC4">
      <w:pPr>
        <w:rPr>
          <w:rFonts w:asciiTheme="minorHAnsi" w:hAnsiTheme="minorHAnsi" w:cstheme="minorHAnsi"/>
          <w:sz w:val="22"/>
          <w:szCs w:val="22"/>
        </w:rPr>
      </w:pPr>
    </w:p>
    <w:p w14:paraId="7DC9406A" w14:textId="77777777" w:rsidR="00D73FC4" w:rsidRPr="00D05147" w:rsidRDefault="00D73FC4" w:rsidP="00D73FC4">
      <w:pPr>
        <w:pStyle w:val="Heading2"/>
        <w:ind w:left="0"/>
      </w:pPr>
      <w:bookmarkStart w:id="80" w:name="_Toc174889590"/>
      <w:r>
        <w:t>Model Pipeline Code</w:t>
      </w:r>
      <w:bookmarkEnd w:id="80"/>
    </w:p>
    <w:p w14:paraId="2CB91F3D" w14:textId="77777777" w:rsidR="00D73FC4" w:rsidRDefault="00D73FC4" w:rsidP="00D73FC4">
      <w:pPr>
        <w:rPr>
          <w:rFonts w:asciiTheme="minorHAnsi" w:hAnsiTheme="minorHAnsi" w:cstheme="minorHAnsi"/>
          <w:sz w:val="22"/>
          <w:szCs w:val="22"/>
        </w:rPr>
      </w:pPr>
    </w:p>
    <w:p w14:paraId="54F023ED" w14:textId="77777777" w:rsidR="00D73FC4" w:rsidRDefault="00D73FC4" w:rsidP="00D73FC4">
      <w:pPr>
        <w:rPr>
          <w:rFonts w:asciiTheme="minorHAnsi" w:hAnsiTheme="minorHAnsi" w:cstheme="minorHAnsi"/>
          <w:color w:val="111111"/>
          <w:sz w:val="22"/>
          <w:szCs w:val="22"/>
        </w:rPr>
      </w:pPr>
      <w:r>
        <w:rPr>
          <w:rFonts w:asciiTheme="minorHAnsi" w:hAnsiTheme="minorHAnsi" w:cstheme="minorHAnsi"/>
          <w:color w:val="111111"/>
          <w:sz w:val="22"/>
          <w:szCs w:val="22"/>
        </w:rPr>
        <w:t>T</w:t>
      </w:r>
      <w:r w:rsidRPr="003170D0">
        <w:rPr>
          <w:rFonts w:asciiTheme="minorHAnsi" w:hAnsiTheme="minorHAnsi" w:cstheme="minorHAnsi"/>
          <w:color w:val="111111"/>
          <w:sz w:val="22"/>
          <w:szCs w:val="22"/>
        </w:rPr>
        <w:t>his section</w:t>
      </w:r>
      <w:r>
        <w:rPr>
          <w:rFonts w:asciiTheme="minorHAnsi" w:hAnsiTheme="minorHAnsi" w:cstheme="minorHAnsi"/>
          <w:color w:val="111111"/>
          <w:sz w:val="22"/>
          <w:szCs w:val="22"/>
        </w:rPr>
        <w:t xml:space="preserve"> </w:t>
      </w:r>
      <w:r w:rsidRPr="003170D0">
        <w:rPr>
          <w:rFonts w:asciiTheme="minorHAnsi" w:hAnsiTheme="minorHAnsi" w:cstheme="minorHAnsi"/>
          <w:color w:val="111111"/>
          <w:sz w:val="22"/>
          <w:szCs w:val="22"/>
        </w:rPr>
        <w:t>will demonstrate the implementation of each step in the data science modeling pipeline using</w:t>
      </w:r>
      <w:r>
        <w:rPr>
          <w:rFonts w:asciiTheme="minorHAnsi" w:hAnsiTheme="minorHAnsi" w:cstheme="minorHAnsi"/>
          <w:color w:val="111111"/>
          <w:sz w:val="22"/>
          <w:szCs w:val="22"/>
        </w:rPr>
        <w:t xml:space="preserve"> SAS</w:t>
      </w:r>
      <w:r w:rsidRPr="003170D0">
        <w:rPr>
          <w:rFonts w:asciiTheme="minorHAnsi" w:hAnsiTheme="minorHAnsi" w:cstheme="minorHAnsi"/>
          <w:color w:val="111111"/>
          <w:sz w:val="22"/>
          <w:szCs w:val="22"/>
        </w:rPr>
        <w:t>, Python, and R</w:t>
      </w:r>
      <w:r>
        <w:rPr>
          <w:rFonts w:asciiTheme="minorHAnsi" w:hAnsiTheme="minorHAnsi" w:cstheme="minorHAnsi"/>
          <w:color w:val="111111"/>
          <w:sz w:val="22"/>
          <w:szCs w:val="22"/>
        </w:rPr>
        <w:t xml:space="preserve"> programming languages</w:t>
      </w:r>
      <w:r w:rsidRPr="003170D0">
        <w:rPr>
          <w:rFonts w:asciiTheme="minorHAnsi" w:hAnsiTheme="minorHAnsi" w:cstheme="minorHAnsi"/>
          <w:color w:val="111111"/>
          <w:sz w:val="22"/>
          <w:szCs w:val="22"/>
        </w:rPr>
        <w:t xml:space="preserve">. Each language has its own strengths and unique features that make it well-suited for certain tasks in the modeling pipeline. By providing code examples in all three languages, </w:t>
      </w:r>
      <w:r>
        <w:rPr>
          <w:rFonts w:asciiTheme="minorHAnsi" w:hAnsiTheme="minorHAnsi" w:cstheme="minorHAnsi"/>
          <w:color w:val="111111"/>
          <w:sz w:val="22"/>
          <w:szCs w:val="22"/>
        </w:rPr>
        <w:t>we</w:t>
      </w:r>
      <w:r w:rsidRPr="003170D0">
        <w:rPr>
          <w:rFonts w:asciiTheme="minorHAnsi" w:hAnsiTheme="minorHAnsi" w:cstheme="minorHAnsi"/>
          <w:color w:val="111111"/>
          <w:sz w:val="22"/>
          <w:szCs w:val="22"/>
        </w:rPr>
        <w:t xml:space="preserve"> </w:t>
      </w:r>
      <w:r>
        <w:rPr>
          <w:rFonts w:asciiTheme="minorHAnsi" w:hAnsiTheme="minorHAnsi" w:cstheme="minorHAnsi"/>
          <w:color w:val="111111"/>
          <w:sz w:val="22"/>
          <w:szCs w:val="22"/>
        </w:rPr>
        <w:t>can</w:t>
      </w:r>
      <w:r w:rsidRPr="003170D0">
        <w:rPr>
          <w:rFonts w:asciiTheme="minorHAnsi" w:hAnsiTheme="minorHAnsi" w:cstheme="minorHAnsi"/>
          <w:color w:val="111111"/>
          <w:sz w:val="22"/>
          <w:szCs w:val="22"/>
        </w:rPr>
        <w:t xml:space="preserve"> compare and contrast their approaches and gain a deeper understanding of the concepts and techniques discussed in the modeling pipeline workflow. </w:t>
      </w:r>
    </w:p>
    <w:p w14:paraId="26D40BD1" w14:textId="77777777" w:rsidR="002C0038" w:rsidRDefault="002C0038" w:rsidP="00D73FC4">
      <w:pPr>
        <w:rPr>
          <w:rFonts w:asciiTheme="minorHAnsi" w:hAnsiTheme="minorHAnsi" w:cstheme="minorHAnsi"/>
          <w:color w:val="111111"/>
          <w:sz w:val="22"/>
          <w:szCs w:val="22"/>
        </w:rPr>
      </w:pPr>
    </w:p>
    <w:p w14:paraId="44844646" w14:textId="77777777" w:rsidR="002C0038" w:rsidRDefault="002C0038" w:rsidP="00D73FC4">
      <w:pPr>
        <w:rPr>
          <w:rFonts w:asciiTheme="minorHAnsi" w:hAnsiTheme="minorHAnsi" w:cstheme="minorHAnsi"/>
          <w:color w:val="111111"/>
          <w:sz w:val="22"/>
          <w:szCs w:val="22"/>
        </w:rPr>
      </w:pPr>
    </w:p>
    <w:p w14:paraId="179A3304" w14:textId="77777777" w:rsidR="002C0038" w:rsidRDefault="002C0038" w:rsidP="00D73FC4">
      <w:pPr>
        <w:rPr>
          <w:rFonts w:asciiTheme="minorHAnsi" w:hAnsiTheme="minorHAnsi" w:cstheme="minorHAnsi"/>
          <w:color w:val="111111"/>
          <w:sz w:val="22"/>
          <w:szCs w:val="22"/>
        </w:rPr>
      </w:pPr>
    </w:p>
    <w:p w14:paraId="5756487E" w14:textId="77777777" w:rsidR="002C0038" w:rsidRDefault="002C0038" w:rsidP="00D73FC4">
      <w:pPr>
        <w:rPr>
          <w:rFonts w:asciiTheme="minorHAnsi" w:hAnsiTheme="minorHAnsi" w:cstheme="minorHAnsi"/>
          <w:color w:val="111111"/>
          <w:sz w:val="22"/>
          <w:szCs w:val="22"/>
        </w:rPr>
      </w:pPr>
    </w:p>
    <w:p w14:paraId="2884D905" w14:textId="77777777" w:rsidR="002C0038" w:rsidRDefault="002C0038" w:rsidP="00D73FC4">
      <w:pPr>
        <w:rPr>
          <w:rFonts w:asciiTheme="minorHAnsi" w:hAnsiTheme="minorHAnsi" w:cstheme="minorHAnsi"/>
          <w:color w:val="111111"/>
          <w:sz w:val="22"/>
          <w:szCs w:val="22"/>
        </w:rPr>
      </w:pPr>
    </w:p>
    <w:p w14:paraId="3DB7C711" w14:textId="77777777" w:rsidR="002C0038" w:rsidRPr="003170D0" w:rsidRDefault="002C0038" w:rsidP="00D73FC4">
      <w:pPr>
        <w:rPr>
          <w:rFonts w:asciiTheme="minorHAnsi" w:hAnsiTheme="minorHAnsi" w:cstheme="minorHAnsi"/>
          <w:color w:val="111111"/>
          <w:sz w:val="22"/>
          <w:szCs w:val="22"/>
        </w:rPr>
      </w:pPr>
    </w:p>
    <w:p w14:paraId="1B9F20DA" w14:textId="77777777" w:rsidR="00D73FC4" w:rsidRDefault="00D73FC4" w:rsidP="00D73FC4">
      <w:pPr>
        <w:rPr>
          <w:rFonts w:asciiTheme="minorHAnsi" w:hAnsiTheme="minorHAnsi" w:cstheme="minorHAnsi"/>
          <w:color w:val="111111"/>
          <w:sz w:val="22"/>
          <w:szCs w:val="22"/>
        </w:rPr>
      </w:pPr>
    </w:p>
    <w:p w14:paraId="27C30025" w14:textId="616A5B8D" w:rsidR="002C0038" w:rsidRPr="002C0038" w:rsidRDefault="002C0038" w:rsidP="002C0038">
      <w:pPr>
        <w:shd w:val="clear" w:color="auto" w:fill="F2F2F2" w:themeFill="background1" w:themeFillShade="F2"/>
        <w:ind w:left="1170"/>
        <w:rPr>
          <w:rFonts w:asciiTheme="minorHAnsi" w:hAnsiTheme="minorHAnsi" w:cstheme="minorHAnsi"/>
          <w:b/>
          <w:bCs/>
          <w:color w:val="111111"/>
          <w:sz w:val="22"/>
          <w:szCs w:val="22"/>
        </w:rPr>
      </w:pPr>
      <w:r w:rsidRPr="002C0038">
        <w:rPr>
          <w:rFonts w:asciiTheme="minorHAnsi" w:hAnsiTheme="minorHAnsi" w:cstheme="minorHAnsi"/>
          <w:b/>
          <w:bCs/>
          <w:color w:val="111111"/>
          <w:sz w:val="22"/>
          <w:szCs w:val="22"/>
        </w:rPr>
        <w:lastRenderedPageBreak/>
        <w:t>Warning: Complete Model Pipeline Code Available on GitHub</w:t>
      </w:r>
    </w:p>
    <w:p w14:paraId="42BC184C" w14:textId="48470E08" w:rsidR="00D73FC4" w:rsidRDefault="00F37B60" w:rsidP="003533B4">
      <w:pPr>
        <w:shd w:val="clear" w:color="auto" w:fill="F2F2F2" w:themeFill="background1" w:themeFillShade="F2"/>
        <w:ind w:left="1080"/>
        <w:rPr>
          <w:rFonts w:asciiTheme="minorHAnsi" w:hAnsiTheme="minorHAnsi" w:cstheme="minorHAnsi"/>
          <w:color w:val="111111"/>
          <w:sz w:val="22"/>
          <w:szCs w:val="22"/>
        </w:rPr>
      </w:pPr>
      <w:r>
        <w:rPr>
          <w:noProof/>
        </w:rPr>
        <w:drawing>
          <wp:anchor distT="0" distB="0" distL="114300" distR="114300" simplePos="0" relativeHeight="251671552" behindDoc="0" locked="0" layoutInCell="1" allowOverlap="1" wp14:anchorId="075FC5FB" wp14:editId="226C1D85">
            <wp:simplePos x="0" y="0"/>
            <wp:positionH relativeFrom="column">
              <wp:posOffset>0</wp:posOffset>
            </wp:positionH>
            <wp:positionV relativeFrom="paragraph">
              <wp:posOffset>151765</wp:posOffset>
            </wp:positionV>
            <wp:extent cx="635000" cy="755650"/>
            <wp:effectExtent l="0" t="0" r="0" b="6350"/>
            <wp:wrapSquare wrapText="bothSides"/>
            <wp:docPr id="402688754" name="Picture 402688754" descr="A black and white triangle with a exclamation m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688754" name="Picture 402688754" descr="A black and white triangle with a exclamation mark&#10;&#10;Description automatically generated"/>
                    <pic:cNvPicPr/>
                  </pic:nvPicPr>
                  <pic:blipFill>
                    <a:blip r:embed="rId33"/>
                    <a:stretch>
                      <a:fillRect/>
                    </a:stretch>
                  </pic:blipFill>
                  <pic:spPr>
                    <a:xfrm>
                      <a:off x="0" y="0"/>
                      <a:ext cx="635000" cy="755650"/>
                    </a:xfrm>
                    <a:prstGeom prst="rect">
                      <a:avLst/>
                    </a:prstGeom>
                  </pic:spPr>
                </pic:pic>
              </a:graphicData>
            </a:graphic>
            <wp14:sizeRelH relativeFrom="margin">
              <wp14:pctWidth>0</wp14:pctWidth>
            </wp14:sizeRelH>
            <wp14:sizeRelV relativeFrom="margin">
              <wp14:pctHeight>0</wp14:pctHeight>
            </wp14:sizeRelV>
          </wp:anchor>
        </w:drawing>
      </w:r>
      <w:r w:rsidR="00D73FC4" w:rsidRPr="00587864">
        <w:rPr>
          <w:rFonts w:asciiTheme="minorHAnsi" w:hAnsiTheme="minorHAnsi" w:cstheme="minorHAnsi"/>
          <w:color w:val="111111"/>
          <w:sz w:val="22"/>
          <w:szCs w:val="22"/>
        </w:rPr>
        <w:t xml:space="preserve">In light of the extensive nature of the model pipeline code for SAS, Python, and R, it is not included directly in the book. However, this does not limit access to these valuable resources. The complete code is readily available for review and use in </w:t>
      </w:r>
      <w:r w:rsidR="00D73FC4">
        <w:rPr>
          <w:rFonts w:asciiTheme="minorHAnsi" w:hAnsiTheme="minorHAnsi" w:cstheme="minorHAnsi"/>
          <w:color w:val="111111"/>
          <w:sz w:val="22"/>
          <w:szCs w:val="22"/>
        </w:rPr>
        <w:t>a</w:t>
      </w:r>
      <w:r w:rsidR="00D73FC4" w:rsidRPr="00587864">
        <w:rPr>
          <w:rFonts w:asciiTheme="minorHAnsi" w:hAnsiTheme="minorHAnsi" w:cstheme="minorHAnsi"/>
          <w:color w:val="111111"/>
          <w:sz w:val="22"/>
          <w:szCs w:val="22"/>
        </w:rPr>
        <w:t xml:space="preserve"> dedicated GitHub repository. The full model pipeline code for each of the three programming languages can be found at</w:t>
      </w:r>
      <w:r w:rsidR="00D73FC4">
        <w:rPr>
          <w:rFonts w:asciiTheme="minorHAnsi" w:hAnsiTheme="minorHAnsi" w:cstheme="minorHAnsi"/>
          <w:color w:val="111111"/>
          <w:sz w:val="22"/>
          <w:szCs w:val="22"/>
        </w:rPr>
        <w:t>:</w:t>
      </w:r>
    </w:p>
    <w:p w14:paraId="44FCF1ED" w14:textId="77777777" w:rsidR="00D73FC4" w:rsidRDefault="00D73FC4" w:rsidP="003533B4">
      <w:pPr>
        <w:shd w:val="clear" w:color="auto" w:fill="F2F2F2" w:themeFill="background1" w:themeFillShade="F2"/>
        <w:ind w:left="1080"/>
        <w:rPr>
          <w:rFonts w:asciiTheme="minorHAnsi" w:hAnsiTheme="minorHAnsi" w:cstheme="minorHAnsi"/>
          <w:color w:val="111111"/>
          <w:sz w:val="22"/>
          <w:szCs w:val="22"/>
        </w:rPr>
      </w:pPr>
    </w:p>
    <w:p w14:paraId="36D9F487" w14:textId="23DC0FA6" w:rsidR="00D73FC4" w:rsidRPr="00587864" w:rsidRDefault="006F0BCF" w:rsidP="003533B4">
      <w:pPr>
        <w:shd w:val="clear" w:color="auto" w:fill="F2F2F2" w:themeFill="background1" w:themeFillShade="F2"/>
        <w:ind w:left="1080"/>
        <w:rPr>
          <w:rFonts w:asciiTheme="minorHAnsi" w:hAnsiTheme="minorHAnsi" w:cstheme="minorHAnsi"/>
          <w:color w:val="111111"/>
          <w:sz w:val="22"/>
          <w:szCs w:val="22"/>
        </w:rPr>
      </w:pPr>
      <w:r>
        <w:t xml:space="preserve">  </w:t>
      </w:r>
      <w:hyperlink r:id="rId44" w:history="1">
        <w:r w:rsidRPr="002B050E">
          <w:rPr>
            <w:rStyle w:val="Hyperlink"/>
            <w:rFonts w:asciiTheme="minorHAnsi" w:hAnsiTheme="minorHAnsi"/>
            <w:sz w:val="22"/>
            <w:szCs w:val="22"/>
          </w:rPr>
          <w:t>https://github.com/Gearhj/SAS-Python-and-R-A-Cross-Reference-Guide</w:t>
        </w:r>
      </w:hyperlink>
    </w:p>
    <w:p w14:paraId="6286BA4E" w14:textId="77777777" w:rsidR="00D73FC4" w:rsidRPr="003170D0" w:rsidRDefault="00D73FC4" w:rsidP="00D73FC4">
      <w:pPr>
        <w:rPr>
          <w:rFonts w:asciiTheme="minorHAnsi" w:hAnsiTheme="minorHAnsi" w:cstheme="minorHAnsi"/>
          <w:color w:val="111111"/>
          <w:sz w:val="22"/>
          <w:szCs w:val="22"/>
        </w:rPr>
      </w:pPr>
    </w:p>
    <w:p w14:paraId="65A62550" w14:textId="77777777" w:rsidR="00D73FC4" w:rsidRDefault="00D73FC4" w:rsidP="00D73FC4">
      <w:pPr>
        <w:rPr>
          <w:rFonts w:asciiTheme="minorHAnsi" w:hAnsiTheme="minorHAnsi" w:cstheme="minorHAnsi"/>
          <w:sz w:val="22"/>
          <w:szCs w:val="22"/>
        </w:rPr>
      </w:pPr>
      <w:r>
        <w:rPr>
          <w:rFonts w:asciiTheme="minorHAnsi" w:hAnsiTheme="minorHAnsi" w:cstheme="minorHAnsi"/>
          <w:sz w:val="22"/>
          <w:szCs w:val="22"/>
        </w:rPr>
        <w:t>Although all three programming languages could not be directly included in the text due to space limitations, Program 4.1 shows the model pipeline code for the Python programming language.  This program will provide an example of a complete model pipeline.</w:t>
      </w:r>
    </w:p>
    <w:p w14:paraId="31F26C3E" w14:textId="77777777" w:rsidR="00D73FC4" w:rsidRDefault="00D73FC4" w:rsidP="00D73FC4">
      <w:pPr>
        <w:rPr>
          <w:rFonts w:asciiTheme="minorHAnsi" w:hAnsiTheme="minorHAnsi" w:cstheme="minorHAnsi"/>
          <w:sz w:val="22"/>
          <w:szCs w:val="22"/>
        </w:rPr>
      </w:pPr>
    </w:p>
    <w:p w14:paraId="3C2F5BDE" w14:textId="77777777" w:rsidR="00D73FC4" w:rsidRDefault="00D73FC4" w:rsidP="00D73FC4">
      <w:pPr>
        <w:pStyle w:val="ACaptionHead"/>
        <w:ind w:left="0"/>
      </w:pPr>
      <w:r>
        <w:t>Program 4.1 – Model Pipeline -Python Code</w:t>
      </w:r>
    </w:p>
    <w:p w14:paraId="7FE42937" w14:textId="77777777" w:rsidR="00D73FC4" w:rsidRDefault="00D73FC4" w:rsidP="00D73FC4">
      <w:pPr>
        <w:rPr>
          <w:rFonts w:asciiTheme="minorHAnsi" w:hAnsiTheme="minorHAnsi" w:cstheme="minorHAnsi"/>
          <w:sz w:val="22"/>
          <w:szCs w:val="22"/>
        </w:rPr>
      </w:pPr>
    </w:p>
    <w:p w14:paraId="6F0E0D73" w14:textId="77777777" w:rsidR="00D73FC4" w:rsidRPr="00A07968" w:rsidRDefault="00D73FC4" w:rsidP="00D73FC4">
      <w:pPr>
        <w:rPr>
          <w:rFonts w:ascii="Consolas" w:hAnsi="Consolas" w:cstheme="minorHAnsi"/>
          <w:sz w:val="22"/>
          <w:szCs w:val="22"/>
        </w:rPr>
      </w:pPr>
      <w:r w:rsidRPr="00A07968">
        <w:rPr>
          <w:rFonts w:ascii="Consolas" w:hAnsi="Consolas" w:cstheme="minorHAnsi"/>
          <w:sz w:val="22"/>
          <w:szCs w:val="22"/>
        </w:rPr>
        <w:t>import pandas as pd</w:t>
      </w:r>
    </w:p>
    <w:p w14:paraId="0926F954" w14:textId="77777777" w:rsidR="00D73FC4" w:rsidRPr="00A07968" w:rsidRDefault="00D73FC4" w:rsidP="00D73FC4">
      <w:pPr>
        <w:rPr>
          <w:rFonts w:ascii="Consolas" w:hAnsi="Consolas" w:cstheme="minorHAnsi"/>
          <w:sz w:val="22"/>
          <w:szCs w:val="22"/>
        </w:rPr>
      </w:pPr>
      <w:r w:rsidRPr="00A07968">
        <w:rPr>
          <w:rFonts w:ascii="Consolas" w:hAnsi="Consolas" w:cstheme="minorHAnsi"/>
          <w:sz w:val="22"/>
          <w:szCs w:val="22"/>
        </w:rPr>
        <w:t xml:space="preserve">import </w:t>
      </w:r>
      <w:proofErr w:type="spellStart"/>
      <w:r w:rsidRPr="00A07968">
        <w:rPr>
          <w:rFonts w:ascii="Consolas" w:hAnsi="Consolas" w:cstheme="minorHAnsi"/>
          <w:sz w:val="22"/>
          <w:szCs w:val="22"/>
        </w:rPr>
        <w:t>numpy</w:t>
      </w:r>
      <w:proofErr w:type="spellEnd"/>
      <w:r w:rsidRPr="00A07968">
        <w:rPr>
          <w:rFonts w:ascii="Consolas" w:hAnsi="Consolas" w:cstheme="minorHAnsi"/>
          <w:sz w:val="22"/>
          <w:szCs w:val="22"/>
        </w:rPr>
        <w:t xml:space="preserve"> as np</w:t>
      </w:r>
    </w:p>
    <w:p w14:paraId="3737CB6E" w14:textId="77777777" w:rsidR="00D73FC4" w:rsidRPr="00A07968" w:rsidRDefault="00D73FC4" w:rsidP="00D73FC4">
      <w:pPr>
        <w:rPr>
          <w:rFonts w:ascii="Consolas" w:hAnsi="Consolas" w:cstheme="minorHAnsi"/>
          <w:sz w:val="22"/>
          <w:szCs w:val="22"/>
        </w:rPr>
      </w:pPr>
      <w:r w:rsidRPr="00A07968">
        <w:rPr>
          <w:rFonts w:ascii="Consolas" w:hAnsi="Consolas" w:cstheme="minorHAnsi"/>
          <w:sz w:val="22"/>
          <w:szCs w:val="22"/>
        </w:rPr>
        <w:t xml:space="preserve">from </w:t>
      </w:r>
      <w:proofErr w:type="spellStart"/>
      <w:r w:rsidRPr="00A07968">
        <w:rPr>
          <w:rFonts w:ascii="Consolas" w:hAnsi="Consolas" w:cstheme="minorHAnsi"/>
          <w:sz w:val="22"/>
          <w:szCs w:val="22"/>
        </w:rPr>
        <w:t>sklearn.model_selection</w:t>
      </w:r>
      <w:proofErr w:type="spellEnd"/>
      <w:r w:rsidRPr="00A07968">
        <w:rPr>
          <w:rFonts w:ascii="Consolas" w:hAnsi="Consolas" w:cstheme="minorHAnsi"/>
          <w:sz w:val="22"/>
          <w:szCs w:val="22"/>
        </w:rPr>
        <w:t xml:space="preserve"> import </w:t>
      </w:r>
      <w:proofErr w:type="spellStart"/>
      <w:r w:rsidRPr="00A07968">
        <w:rPr>
          <w:rFonts w:ascii="Consolas" w:hAnsi="Consolas" w:cstheme="minorHAnsi"/>
          <w:sz w:val="22"/>
          <w:szCs w:val="22"/>
        </w:rPr>
        <w:t>train_test_split</w:t>
      </w:r>
      <w:proofErr w:type="spellEnd"/>
    </w:p>
    <w:p w14:paraId="72841279" w14:textId="77777777" w:rsidR="00D73FC4" w:rsidRPr="00A07968" w:rsidRDefault="00D73FC4" w:rsidP="00D73FC4">
      <w:pPr>
        <w:rPr>
          <w:rFonts w:ascii="Consolas" w:hAnsi="Consolas" w:cstheme="minorHAnsi"/>
          <w:sz w:val="22"/>
          <w:szCs w:val="22"/>
        </w:rPr>
      </w:pPr>
      <w:r w:rsidRPr="00A07968">
        <w:rPr>
          <w:rFonts w:ascii="Consolas" w:hAnsi="Consolas" w:cstheme="minorHAnsi"/>
          <w:sz w:val="22"/>
          <w:szCs w:val="22"/>
        </w:rPr>
        <w:t xml:space="preserve">from </w:t>
      </w:r>
      <w:proofErr w:type="spellStart"/>
      <w:r w:rsidRPr="00A07968">
        <w:rPr>
          <w:rFonts w:ascii="Consolas" w:hAnsi="Consolas" w:cstheme="minorHAnsi"/>
          <w:sz w:val="22"/>
          <w:szCs w:val="22"/>
        </w:rPr>
        <w:t>sklearn.preprocessing</w:t>
      </w:r>
      <w:proofErr w:type="spellEnd"/>
      <w:r w:rsidRPr="00A07968">
        <w:rPr>
          <w:rFonts w:ascii="Consolas" w:hAnsi="Consolas" w:cstheme="minorHAnsi"/>
          <w:sz w:val="22"/>
          <w:szCs w:val="22"/>
        </w:rPr>
        <w:t xml:space="preserve"> import </w:t>
      </w:r>
      <w:proofErr w:type="spellStart"/>
      <w:r w:rsidRPr="00A07968">
        <w:rPr>
          <w:rFonts w:ascii="Consolas" w:hAnsi="Consolas" w:cstheme="minorHAnsi"/>
          <w:sz w:val="22"/>
          <w:szCs w:val="22"/>
        </w:rPr>
        <w:t>OneHotEncoder</w:t>
      </w:r>
      <w:proofErr w:type="spellEnd"/>
      <w:r w:rsidRPr="00A07968">
        <w:rPr>
          <w:rFonts w:ascii="Consolas" w:hAnsi="Consolas" w:cstheme="minorHAnsi"/>
          <w:sz w:val="22"/>
          <w:szCs w:val="22"/>
        </w:rPr>
        <w:t>, StandardScaler</w:t>
      </w:r>
    </w:p>
    <w:p w14:paraId="4FC5B227" w14:textId="77777777" w:rsidR="00D73FC4" w:rsidRPr="00A07968" w:rsidRDefault="00D73FC4" w:rsidP="00D73FC4">
      <w:pPr>
        <w:rPr>
          <w:rFonts w:ascii="Consolas" w:hAnsi="Consolas" w:cstheme="minorHAnsi"/>
          <w:sz w:val="22"/>
          <w:szCs w:val="22"/>
        </w:rPr>
      </w:pPr>
      <w:r w:rsidRPr="00A07968">
        <w:rPr>
          <w:rFonts w:ascii="Consolas" w:hAnsi="Consolas" w:cstheme="minorHAnsi"/>
          <w:sz w:val="22"/>
          <w:szCs w:val="22"/>
        </w:rPr>
        <w:t xml:space="preserve">from </w:t>
      </w:r>
      <w:proofErr w:type="spellStart"/>
      <w:r w:rsidRPr="00A07968">
        <w:rPr>
          <w:rFonts w:ascii="Consolas" w:hAnsi="Consolas" w:cstheme="minorHAnsi"/>
          <w:sz w:val="22"/>
          <w:szCs w:val="22"/>
        </w:rPr>
        <w:t>sklearn.impute</w:t>
      </w:r>
      <w:proofErr w:type="spellEnd"/>
      <w:r w:rsidRPr="00A07968">
        <w:rPr>
          <w:rFonts w:ascii="Consolas" w:hAnsi="Consolas" w:cstheme="minorHAnsi"/>
          <w:sz w:val="22"/>
          <w:szCs w:val="22"/>
        </w:rPr>
        <w:t xml:space="preserve"> import </w:t>
      </w:r>
      <w:proofErr w:type="spellStart"/>
      <w:r w:rsidRPr="00A07968">
        <w:rPr>
          <w:rFonts w:ascii="Consolas" w:hAnsi="Consolas" w:cstheme="minorHAnsi"/>
          <w:sz w:val="22"/>
          <w:szCs w:val="22"/>
        </w:rPr>
        <w:t>SimpleImputer</w:t>
      </w:r>
      <w:proofErr w:type="spellEnd"/>
    </w:p>
    <w:p w14:paraId="6E50684B" w14:textId="77777777" w:rsidR="00D73FC4" w:rsidRPr="00A07968" w:rsidRDefault="00D73FC4" w:rsidP="00D73FC4">
      <w:pPr>
        <w:rPr>
          <w:rFonts w:ascii="Consolas" w:hAnsi="Consolas" w:cstheme="minorHAnsi"/>
          <w:sz w:val="22"/>
          <w:szCs w:val="22"/>
        </w:rPr>
      </w:pPr>
      <w:r w:rsidRPr="00A07968">
        <w:rPr>
          <w:rFonts w:ascii="Consolas" w:hAnsi="Consolas" w:cstheme="minorHAnsi"/>
          <w:sz w:val="22"/>
          <w:szCs w:val="22"/>
        </w:rPr>
        <w:t xml:space="preserve">from </w:t>
      </w:r>
      <w:proofErr w:type="spellStart"/>
      <w:r w:rsidRPr="00A07968">
        <w:rPr>
          <w:rFonts w:ascii="Consolas" w:hAnsi="Consolas" w:cstheme="minorHAnsi"/>
          <w:sz w:val="22"/>
          <w:szCs w:val="22"/>
        </w:rPr>
        <w:t>sklearn.pipeline</w:t>
      </w:r>
      <w:proofErr w:type="spellEnd"/>
      <w:r w:rsidRPr="00A07968">
        <w:rPr>
          <w:rFonts w:ascii="Consolas" w:hAnsi="Consolas" w:cstheme="minorHAnsi"/>
          <w:sz w:val="22"/>
          <w:szCs w:val="22"/>
        </w:rPr>
        <w:t xml:space="preserve"> import Pipeline</w:t>
      </w:r>
    </w:p>
    <w:p w14:paraId="1DBDF531" w14:textId="77777777" w:rsidR="00D73FC4" w:rsidRPr="00A07968" w:rsidRDefault="00D73FC4" w:rsidP="00D73FC4">
      <w:pPr>
        <w:rPr>
          <w:rFonts w:ascii="Consolas" w:hAnsi="Consolas" w:cstheme="minorHAnsi"/>
          <w:sz w:val="22"/>
          <w:szCs w:val="22"/>
        </w:rPr>
      </w:pPr>
      <w:r w:rsidRPr="00A07968">
        <w:rPr>
          <w:rFonts w:ascii="Consolas" w:hAnsi="Consolas" w:cstheme="minorHAnsi"/>
          <w:sz w:val="22"/>
          <w:szCs w:val="22"/>
        </w:rPr>
        <w:t xml:space="preserve">from </w:t>
      </w:r>
      <w:proofErr w:type="spellStart"/>
      <w:r w:rsidRPr="00A07968">
        <w:rPr>
          <w:rFonts w:ascii="Consolas" w:hAnsi="Consolas" w:cstheme="minorHAnsi"/>
          <w:sz w:val="22"/>
          <w:szCs w:val="22"/>
        </w:rPr>
        <w:t>sklearn.compose</w:t>
      </w:r>
      <w:proofErr w:type="spellEnd"/>
      <w:r w:rsidRPr="00A07968">
        <w:rPr>
          <w:rFonts w:ascii="Consolas" w:hAnsi="Consolas" w:cstheme="minorHAnsi"/>
          <w:sz w:val="22"/>
          <w:szCs w:val="22"/>
        </w:rPr>
        <w:t xml:space="preserve"> import </w:t>
      </w:r>
      <w:proofErr w:type="spellStart"/>
      <w:r w:rsidRPr="00A07968">
        <w:rPr>
          <w:rFonts w:ascii="Consolas" w:hAnsi="Consolas" w:cstheme="minorHAnsi"/>
          <w:sz w:val="22"/>
          <w:szCs w:val="22"/>
        </w:rPr>
        <w:t>ColumnTransformer</w:t>
      </w:r>
      <w:proofErr w:type="spellEnd"/>
    </w:p>
    <w:p w14:paraId="1B741AAA" w14:textId="77777777" w:rsidR="00D73FC4" w:rsidRPr="00A07968" w:rsidRDefault="00D73FC4" w:rsidP="00D73FC4">
      <w:pPr>
        <w:rPr>
          <w:rFonts w:ascii="Consolas" w:hAnsi="Consolas" w:cstheme="minorHAnsi"/>
          <w:sz w:val="22"/>
          <w:szCs w:val="22"/>
        </w:rPr>
      </w:pPr>
      <w:r w:rsidRPr="00A07968">
        <w:rPr>
          <w:rFonts w:ascii="Consolas" w:hAnsi="Consolas" w:cstheme="minorHAnsi"/>
          <w:sz w:val="22"/>
          <w:szCs w:val="22"/>
        </w:rPr>
        <w:t xml:space="preserve">from </w:t>
      </w:r>
      <w:proofErr w:type="spellStart"/>
      <w:r w:rsidRPr="00A07968">
        <w:rPr>
          <w:rFonts w:ascii="Consolas" w:hAnsi="Consolas" w:cstheme="minorHAnsi"/>
          <w:sz w:val="22"/>
          <w:szCs w:val="22"/>
        </w:rPr>
        <w:t>sklearn.linear_model</w:t>
      </w:r>
      <w:proofErr w:type="spellEnd"/>
      <w:r w:rsidRPr="00A07968">
        <w:rPr>
          <w:rFonts w:ascii="Consolas" w:hAnsi="Consolas" w:cstheme="minorHAnsi"/>
          <w:sz w:val="22"/>
          <w:szCs w:val="22"/>
        </w:rPr>
        <w:t xml:space="preserve"> import </w:t>
      </w:r>
      <w:proofErr w:type="spellStart"/>
      <w:r w:rsidRPr="00A07968">
        <w:rPr>
          <w:rFonts w:ascii="Consolas" w:hAnsi="Consolas" w:cstheme="minorHAnsi"/>
          <w:sz w:val="22"/>
          <w:szCs w:val="22"/>
        </w:rPr>
        <w:t>LogisticRegression</w:t>
      </w:r>
      <w:proofErr w:type="spellEnd"/>
    </w:p>
    <w:p w14:paraId="502FB8A2" w14:textId="77777777" w:rsidR="00D73FC4" w:rsidRPr="00A07968" w:rsidRDefault="00D73FC4" w:rsidP="00D73FC4">
      <w:pPr>
        <w:rPr>
          <w:rFonts w:ascii="Consolas" w:hAnsi="Consolas" w:cstheme="minorHAnsi"/>
          <w:sz w:val="22"/>
          <w:szCs w:val="22"/>
        </w:rPr>
      </w:pPr>
      <w:r w:rsidRPr="00A07968">
        <w:rPr>
          <w:rFonts w:ascii="Consolas" w:hAnsi="Consolas" w:cstheme="minorHAnsi"/>
          <w:sz w:val="22"/>
          <w:szCs w:val="22"/>
        </w:rPr>
        <w:t xml:space="preserve">from </w:t>
      </w:r>
      <w:proofErr w:type="spellStart"/>
      <w:r w:rsidRPr="00A07968">
        <w:rPr>
          <w:rFonts w:ascii="Consolas" w:hAnsi="Consolas" w:cstheme="minorHAnsi"/>
          <w:sz w:val="22"/>
          <w:szCs w:val="22"/>
        </w:rPr>
        <w:t>sklearn.tree</w:t>
      </w:r>
      <w:proofErr w:type="spellEnd"/>
      <w:r w:rsidRPr="00A07968">
        <w:rPr>
          <w:rFonts w:ascii="Consolas" w:hAnsi="Consolas" w:cstheme="minorHAnsi"/>
          <w:sz w:val="22"/>
          <w:szCs w:val="22"/>
        </w:rPr>
        <w:t xml:space="preserve"> import </w:t>
      </w:r>
      <w:proofErr w:type="spellStart"/>
      <w:r w:rsidRPr="00A07968">
        <w:rPr>
          <w:rFonts w:ascii="Consolas" w:hAnsi="Consolas" w:cstheme="minorHAnsi"/>
          <w:sz w:val="22"/>
          <w:szCs w:val="22"/>
        </w:rPr>
        <w:t>DecisionTreeClassifier</w:t>
      </w:r>
      <w:proofErr w:type="spellEnd"/>
    </w:p>
    <w:p w14:paraId="51CB06A0" w14:textId="77777777" w:rsidR="00D73FC4" w:rsidRPr="00A07968" w:rsidRDefault="00D73FC4" w:rsidP="00D73FC4">
      <w:pPr>
        <w:rPr>
          <w:rFonts w:ascii="Consolas" w:hAnsi="Consolas" w:cstheme="minorHAnsi"/>
          <w:sz w:val="22"/>
          <w:szCs w:val="22"/>
        </w:rPr>
      </w:pPr>
      <w:r w:rsidRPr="00A07968">
        <w:rPr>
          <w:rFonts w:ascii="Consolas" w:hAnsi="Consolas" w:cstheme="minorHAnsi"/>
          <w:sz w:val="22"/>
          <w:szCs w:val="22"/>
        </w:rPr>
        <w:t xml:space="preserve">from </w:t>
      </w:r>
      <w:proofErr w:type="spellStart"/>
      <w:r w:rsidRPr="00A07968">
        <w:rPr>
          <w:rFonts w:ascii="Consolas" w:hAnsi="Consolas" w:cstheme="minorHAnsi"/>
          <w:sz w:val="22"/>
          <w:szCs w:val="22"/>
        </w:rPr>
        <w:t>sklearn.ensemble</w:t>
      </w:r>
      <w:proofErr w:type="spellEnd"/>
      <w:r w:rsidRPr="00A07968">
        <w:rPr>
          <w:rFonts w:ascii="Consolas" w:hAnsi="Consolas" w:cstheme="minorHAnsi"/>
          <w:sz w:val="22"/>
          <w:szCs w:val="22"/>
        </w:rPr>
        <w:t xml:space="preserve"> import </w:t>
      </w:r>
      <w:proofErr w:type="spellStart"/>
      <w:r w:rsidRPr="00A07968">
        <w:rPr>
          <w:rFonts w:ascii="Consolas" w:hAnsi="Consolas" w:cstheme="minorHAnsi"/>
          <w:sz w:val="22"/>
          <w:szCs w:val="22"/>
        </w:rPr>
        <w:t>RandomForestClassifier</w:t>
      </w:r>
      <w:proofErr w:type="spellEnd"/>
      <w:r w:rsidRPr="00A07968">
        <w:rPr>
          <w:rFonts w:ascii="Consolas" w:hAnsi="Consolas" w:cstheme="minorHAnsi"/>
          <w:sz w:val="22"/>
          <w:szCs w:val="22"/>
        </w:rPr>
        <w:t xml:space="preserve">, </w:t>
      </w:r>
      <w:proofErr w:type="spellStart"/>
      <w:r w:rsidRPr="00A07968">
        <w:rPr>
          <w:rFonts w:ascii="Consolas" w:hAnsi="Consolas" w:cstheme="minorHAnsi"/>
          <w:sz w:val="22"/>
          <w:szCs w:val="22"/>
        </w:rPr>
        <w:t>GradientBoostingClassifier</w:t>
      </w:r>
      <w:proofErr w:type="spellEnd"/>
    </w:p>
    <w:p w14:paraId="74CA17EA" w14:textId="77777777" w:rsidR="00D73FC4" w:rsidRPr="00A07968" w:rsidRDefault="00D73FC4" w:rsidP="00D73FC4">
      <w:pPr>
        <w:rPr>
          <w:rFonts w:ascii="Consolas" w:hAnsi="Consolas" w:cstheme="minorHAnsi"/>
          <w:sz w:val="22"/>
          <w:szCs w:val="22"/>
        </w:rPr>
      </w:pPr>
      <w:r w:rsidRPr="00A07968">
        <w:rPr>
          <w:rFonts w:ascii="Consolas" w:hAnsi="Consolas" w:cstheme="minorHAnsi"/>
          <w:sz w:val="22"/>
          <w:szCs w:val="22"/>
        </w:rPr>
        <w:t xml:space="preserve">from </w:t>
      </w:r>
      <w:proofErr w:type="spellStart"/>
      <w:r w:rsidRPr="00A07968">
        <w:rPr>
          <w:rFonts w:ascii="Consolas" w:hAnsi="Consolas" w:cstheme="minorHAnsi"/>
          <w:sz w:val="22"/>
          <w:szCs w:val="22"/>
        </w:rPr>
        <w:t>sklearn.svm</w:t>
      </w:r>
      <w:proofErr w:type="spellEnd"/>
      <w:r w:rsidRPr="00A07968">
        <w:rPr>
          <w:rFonts w:ascii="Consolas" w:hAnsi="Consolas" w:cstheme="minorHAnsi"/>
          <w:sz w:val="22"/>
          <w:szCs w:val="22"/>
        </w:rPr>
        <w:t xml:space="preserve"> import SVC</w:t>
      </w:r>
    </w:p>
    <w:p w14:paraId="08046C83" w14:textId="77777777" w:rsidR="00D73FC4" w:rsidRPr="00A07968" w:rsidRDefault="00D73FC4" w:rsidP="00D73FC4">
      <w:pPr>
        <w:rPr>
          <w:rFonts w:ascii="Consolas" w:hAnsi="Consolas" w:cstheme="minorHAnsi"/>
          <w:sz w:val="22"/>
          <w:szCs w:val="22"/>
        </w:rPr>
      </w:pPr>
      <w:r w:rsidRPr="00A07968">
        <w:rPr>
          <w:rFonts w:ascii="Consolas" w:hAnsi="Consolas" w:cstheme="minorHAnsi"/>
          <w:sz w:val="22"/>
          <w:szCs w:val="22"/>
        </w:rPr>
        <w:t xml:space="preserve">from </w:t>
      </w:r>
      <w:proofErr w:type="spellStart"/>
      <w:r w:rsidRPr="00A07968">
        <w:rPr>
          <w:rFonts w:ascii="Consolas" w:hAnsi="Consolas" w:cstheme="minorHAnsi"/>
          <w:sz w:val="22"/>
          <w:szCs w:val="22"/>
        </w:rPr>
        <w:t>sklearn.neural_network</w:t>
      </w:r>
      <w:proofErr w:type="spellEnd"/>
      <w:r w:rsidRPr="00A07968">
        <w:rPr>
          <w:rFonts w:ascii="Consolas" w:hAnsi="Consolas" w:cstheme="minorHAnsi"/>
          <w:sz w:val="22"/>
          <w:szCs w:val="22"/>
        </w:rPr>
        <w:t xml:space="preserve"> import </w:t>
      </w:r>
      <w:proofErr w:type="spellStart"/>
      <w:r w:rsidRPr="00A07968">
        <w:rPr>
          <w:rFonts w:ascii="Consolas" w:hAnsi="Consolas" w:cstheme="minorHAnsi"/>
          <w:sz w:val="22"/>
          <w:szCs w:val="22"/>
        </w:rPr>
        <w:t>MLPClassifier</w:t>
      </w:r>
      <w:proofErr w:type="spellEnd"/>
    </w:p>
    <w:p w14:paraId="2CC3A4D9" w14:textId="77777777" w:rsidR="00D73FC4" w:rsidRPr="00A07968" w:rsidRDefault="00D73FC4" w:rsidP="00D73FC4">
      <w:pPr>
        <w:rPr>
          <w:rFonts w:ascii="Consolas" w:hAnsi="Consolas" w:cstheme="minorHAnsi"/>
          <w:sz w:val="22"/>
          <w:szCs w:val="22"/>
        </w:rPr>
      </w:pPr>
      <w:r w:rsidRPr="00A07968">
        <w:rPr>
          <w:rFonts w:ascii="Consolas" w:hAnsi="Consolas" w:cstheme="minorHAnsi"/>
          <w:sz w:val="22"/>
          <w:szCs w:val="22"/>
        </w:rPr>
        <w:t xml:space="preserve">from </w:t>
      </w:r>
      <w:proofErr w:type="spellStart"/>
      <w:r w:rsidRPr="00A07968">
        <w:rPr>
          <w:rFonts w:ascii="Consolas" w:hAnsi="Consolas" w:cstheme="minorHAnsi"/>
          <w:sz w:val="22"/>
          <w:szCs w:val="22"/>
        </w:rPr>
        <w:t>sklearn.metrics</w:t>
      </w:r>
      <w:proofErr w:type="spellEnd"/>
      <w:r w:rsidRPr="00A07968">
        <w:rPr>
          <w:rFonts w:ascii="Consolas" w:hAnsi="Consolas" w:cstheme="minorHAnsi"/>
          <w:sz w:val="22"/>
          <w:szCs w:val="22"/>
        </w:rPr>
        <w:t xml:space="preserve"> import </w:t>
      </w:r>
      <w:proofErr w:type="spellStart"/>
      <w:r w:rsidRPr="00A07968">
        <w:rPr>
          <w:rFonts w:ascii="Consolas" w:hAnsi="Consolas" w:cstheme="minorHAnsi"/>
          <w:sz w:val="22"/>
          <w:szCs w:val="22"/>
        </w:rPr>
        <w:t>roc_curve</w:t>
      </w:r>
      <w:proofErr w:type="spellEnd"/>
      <w:r w:rsidRPr="00A07968">
        <w:rPr>
          <w:rFonts w:ascii="Consolas" w:hAnsi="Consolas" w:cstheme="minorHAnsi"/>
          <w:sz w:val="22"/>
          <w:szCs w:val="22"/>
        </w:rPr>
        <w:t xml:space="preserve">, </w:t>
      </w:r>
      <w:proofErr w:type="spellStart"/>
      <w:r w:rsidRPr="00A07968">
        <w:rPr>
          <w:rFonts w:ascii="Consolas" w:hAnsi="Consolas" w:cstheme="minorHAnsi"/>
          <w:sz w:val="22"/>
          <w:szCs w:val="22"/>
        </w:rPr>
        <w:t>auc</w:t>
      </w:r>
      <w:proofErr w:type="spellEnd"/>
      <w:r w:rsidRPr="00A07968">
        <w:rPr>
          <w:rFonts w:ascii="Consolas" w:hAnsi="Consolas" w:cstheme="minorHAnsi"/>
          <w:sz w:val="22"/>
          <w:szCs w:val="22"/>
        </w:rPr>
        <w:t xml:space="preserve">, </w:t>
      </w:r>
      <w:proofErr w:type="spellStart"/>
      <w:r w:rsidRPr="00A07968">
        <w:rPr>
          <w:rFonts w:ascii="Consolas" w:hAnsi="Consolas" w:cstheme="minorHAnsi"/>
          <w:sz w:val="22"/>
          <w:szCs w:val="22"/>
        </w:rPr>
        <w:t>confusion_matrix</w:t>
      </w:r>
      <w:proofErr w:type="spellEnd"/>
    </w:p>
    <w:p w14:paraId="6897E8B4" w14:textId="77777777" w:rsidR="00D73FC4" w:rsidRPr="00A07968" w:rsidRDefault="00D73FC4" w:rsidP="00D73FC4">
      <w:pPr>
        <w:rPr>
          <w:rFonts w:ascii="Consolas" w:hAnsi="Consolas" w:cstheme="minorHAnsi"/>
          <w:sz w:val="22"/>
          <w:szCs w:val="22"/>
        </w:rPr>
      </w:pPr>
      <w:r w:rsidRPr="00A07968">
        <w:rPr>
          <w:rFonts w:ascii="Consolas" w:hAnsi="Consolas" w:cstheme="minorHAnsi"/>
          <w:sz w:val="22"/>
          <w:szCs w:val="22"/>
        </w:rPr>
        <w:t xml:space="preserve">from </w:t>
      </w:r>
      <w:proofErr w:type="spellStart"/>
      <w:r w:rsidRPr="00A07968">
        <w:rPr>
          <w:rFonts w:ascii="Consolas" w:hAnsi="Consolas" w:cstheme="minorHAnsi"/>
          <w:sz w:val="22"/>
          <w:szCs w:val="22"/>
        </w:rPr>
        <w:t>sklearn.metrics</w:t>
      </w:r>
      <w:proofErr w:type="spellEnd"/>
      <w:r w:rsidRPr="00A07968">
        <w:rPr>
          <w:rFonts w:ascii="Consolas" w:hAnsi="Consolas" w:cstheme="minorHAnsi"/>
          <w:sz w:val="22"/>
          <w:szCs w:val="22"/>
        </w:rPr>
        <w:t xml:space="preserve"> import </w:t>
      </w:r>
      <w:proofErr w:type="spellStart"/>
      <w:r w:rsidRPr="00A07968">
        <w:rPr>
          <w:rFonts w:ascii="Consolas" w:hAnsi="Consolas" w:cstheme="minorHAnsi"/>
          <w:sz w:val="22"/>
          <w:szCs w:val="22"/>
        </w:rPr>
        <w:t>accuracy_score</w:t>
      </w:r>
      <w:proofErr w:type="spellEnd"/>
    </w:p>
    <w:p w14:paraId="26C7335C" w14:textId="77777777" w:rsidR="00D73FC4" w:rsidRPr="00A07968" w:rsidRDefault="00D73FC4" w:rsidP="00D73FC4">
      <w:pPr>
        <w:rPr>
          <w:rFonts w:ascii="Consolas" w:hAnsi="Consolas" w:cstheme="minorHAnsi"/>
          <w:sz w:val="22"/>
          <w:szCs w:val="22"/>
        </w:rPr>
      </w:pPr>
      <w:r w:rsidRPr="00A07968">
        <w:rPr>
          <w:rFonts w:ascii="Consolas" w:hAnsi="Consolas" w:cstheme="minorHAnsi"/>
          <w:sz w:val="22"/>
          <w:szCs w:val="22"/>
        </w:rPr>
        <w:t xml:space="preserve">from </w:t>
      </w:r>
      <w:proofErr w:type="spellStart"/>
      <w:r w:rsidRPr="00A07968">
        <w:rPr>
          <w:rFonts w:ascii="Consolas" w:hAnsi="Consolas" w:cstheme="minorHAnsi"/>
          <w:sz w:val="22"/>
          <w:szCs w:val="22"/>
        </w:rPr>
        <w:t>sklearn.metrics</w:t>
      </w:r>
      <w:proofErr w:type="spellEnd"/>
      <w:r w:rsidRPr="00A07968">
        <w:rPr>
          <w:rFonts w:ascii="Consolas" w:hAnsi="Consolas" w:cstheme="minorHAnsi"/>
          <w:sz w:val="22"/>
          <w:szCs w:val="22"/>
        </w:rPr>
        <w:t xml:space="preserve"> import </w:t>
      </w:r>
      <w:proofErr w:type="spellStart"/>
      <w:r w:rsidRPr="00A07968">
        <w:rPr>
          <w:rFonts w:ascii="Consolas" w:hAnsi="Consolas" w:cstheme="minorHAnsi"/>
          <w:sz w:val="22"/>
          <w:szCs w:val="22"/>
        </w:rPr>
        <w:t>precision_score</w:t>
      </w:r>
      <w:proofErr w:type="spellEnd"/>
    </w:p>
    <w:p w14:paraId="430A0E76" w14:textId="77777777" w:rsidR="00D73FC4" w:rsidRPr="00A07968" w:rsidRDefault="00D73FC4" w:rsidP="00D73FC4">
      <w:pPr>
        <w:rPr>
          <w:rFonts w:ascii="Consolas" w:hAnsi="Consolas" w:cstheme="minorHAnsi"/>
          <w:sz w:val="22"/>
          <w:szCs w:val="22"/>
        </w:rPr>
      </w:pPr>
      <w:r w:rsidRPr="00A07968">
        <w:rPr>
          <w:rFonts w:ascii="Consolas" w:hAnsi="Consolas" w:cstheme="minorHAnsi"/>
          <w:sz w:val="22"/>
          <w:szCs w:val="22"/>
        </w:rPr>
        <w:t xml:space="preserve">from </w:t>
      </w:r>
      <w:proofErr w:type="spellStart"/>
      <w:r w:rsidRPr="00A07968">
        <w:rPr>
          <w:rFonts w:ascii="Consolas" w:hAnsi="Consolas" w:cstheme="minorHAnsi"/>
          <w:sz w:val="22"/>
          <w:szCs w:val="22"/>
        </w:rPr>
        <w:t>sklearn.metrics</w:t>
      </w:r>
      <w:proofErr w:type="spellEnd"/>
      <w:r w:rsidRPr="00A07968">
        <w:rPr>
          <w:rFonts w:ascii="Consolas" w:hAnsi="Consolas" w:cstheme="minorHAnsi"/>
          <w:sz w:val="22"/>
          <w:szCs w:val="22"/>
        </w:rPr>
        <w:t xml:space="preserve"> import </w:t>
      </w:r>
      <w:proofErr w:type="spellStart"/>
      <w:r w:rsidRPr="00A07968">
        <w:rPr>
          <w:rFonts w:ascii="Consolas" w:hAnsi="Consolas" w:cstheme="minorHAnsi"/>
          <w:sz w:val="22"/>
          <w:szCs w:val="22"/>
        </w:rPr>
        <w:t>recall_score</w:t>
      </w:r>
      <w:proofErr w:type="spellEnd"/>
    </w:p>
    <w:p w14:paraId="73D9ADFD" w14:textId="77777777" w:rsidR="00D73FC4" w:rsidRPr="00A07968" w:rsidRDefault="00D73FC4" w:rsidP="00D73FC4">
      <w:pPr>
        <w:rPr>
          <w:rFonts w:ascii="Consolas" w:hAnsi="Consolas" w:cstheme="minorHAnsi"/>
          <w:sz w:val="22"/>
          <w:szCs w:val="22"/>
        </w:rPr>
      </w:pPr>
      <w:r w:rsidRPr="00A07968">
        <w:rPr>
          <w:rFonts w:ascii="Consolas" w:hAnsi="Consolas" w:cstheme="minorHAnsi"/>
          <w:sz w:val="22"/>
          <w:szCs w:val="22"/>
        </w:rPr>
        <w:t xml:space="preserve">from </w:t>
      </w:r>
      <w:proofErr w:type="spellStart"/>
      <w:r w:rsidRPr="00A07968">
        <w:rPr>
          <w:rFonts w:ascii="Consolas" w:hAnsi="Consolas" w:cstheme="minorHAnsi"/>
          <w:sz w:val="22"/>
          <w:szCs w:val="22"/>
        </w:rPr>
        <w:t>sklearn.metrics</w:t>
      </w:r>
      <w:proofErr w:type="spellEnd"/>
      <w:r w:rsidRPr="00A07968">
        <w:rPr>
          <w:rFonts w:ascii="Consolas" w:hAnsi="Consolas" w:cstheme="minorHAnsi"/>
          <w:sz w:val="22"/>
          <w:szCs w:val="22"/>
        </w:rPr>
        <w:t xml:space="preserve"> import f1_score</w:t>
      </w:r>
    </w:p>
    <w:p w14:paraId="00F4BD0C" w14:textId="77777777" w:rsidR="00D73FC4" w:rsidRPr="00A07968" w:rsidRDefault="00D73FC4" w:rsidP="00D73FC4">
      <w:pPr>
        <w:rPr>
          <w:rFonts w:ascii="Consolas" w:hAnsi="Consolas" w:cstheme="minorHAnsi"/>
          <w:sz w:val="22"/>
          <w:szCs w:val="22"/>
        </w:rPr>
      </w:pPr>
      <w:r w:rsidRPr="00A07968">
        <w:rPr>
          <w:rFonts w:ascii="Consolas" w:hAnsi="Consolas" w:cstheme="minorHAnsi"/>
          <w:sz w:val="22"/>
          <w:szCs w:val="22"/>
        </w:rPr>
        <w:t xml:space="preserve">import </w:t>
      </w:r>
      <w:proofErr w:type="spellStart"/>
      <w:r w:rsidRPr="00A07968">
        <w:rPr>
          <w:rFonts w:ascii="Consolas" w:hAnsi="Consolas" w:cstheme="minorHAnsi"/>
          <w:sz w:val="22"/>
          <w:szCs w:val="22"/>
        </w:rPr>
        <w:t>matplotlib.pyplot</w:t>
      </w:r>
      <w:proofErr w:type="spellEnd"/>
      <w:r w:rsidRPr="00A07968">
        <w:rPr>
          <w:rFonts w:ascii="Consolas" w:hAnsi="Consolas" w:cstheme="minorHAnsi"/>
          <w:sz w:val="22"/>
          <w:szCs w:val="22"/>
        </w:rPr>
        <w:t xml:space="preserve"> as </w:t>
      </w:r>
      <w:proofErr w:type="spellStart"/>
      <w:r w:rsidRPr="00A07968">
        <w:rPr>
          <w:rFonts w:ascii="Consolas" w:hAnsi="Consolas" w:cstheme="minorHAnsi"/>
          <w:sz w:val="22"/>
          <w:szCs w:val="22"/>
        </w:rPr>
        <w:t>plt</w:t>
      </w:r>
      <w:proofErr w:type="spellEnd"/>
    </w:p>
    <w:p w14:paraId="48052BD5" w14:textId="77777777" w:rsidR="00D73FC4" w:rsidRPr="00A07968" w:rsidRDefault="00D73FC4" w:rsidP="00D73FC4">
      <w:pPr>
        <w:rPr>
          <w:rFonts w:ascii="Consolas" w:hAnsi="Consolas" w:cstheme="minorHAnsi"/>
          <w:sz w:val="22"/>
          <w:szCs w:val="22"/>
        </w:rPr>
      </w:pPr>
    </w:p>
    <w:p w14:paraId="096F663F" w14:textId="77777777" w:rsidR="00D73FC4" w:rsidRPr="00A07968" w:rsidRDefault="00D73FC4" w:rsidP="00D73FC4">
      <w:pPr>
        <w:rPr>
          <w:rFonts w:ascii="Consolas" w:hAnsi="Consolas" w:cstheme="minorHAnsi"/>
          <w:b/>
          <w:bCs/>
          <w:color w:val="808080" w:themeColor="background1" w:themeShade="80"/>
          <w:sz w:val="22"/>
          <w:szCs w:val="22"/>
        </w:rPr>
      </w:pPr>
      <w:r w:rsidRPr="00A07968">
        <w:rPr>
          <w:rFonts w:ascii="Consolas" w:hAnsi="Consolas" w:cstheme="minorHAnsi"/>
          <w:b/>
          <w:bCs/>
          <w:color w:val="808080" w:themeColor="background1" w:themeShade="80"/>
          <w:sz w:val="22"/>
          <w:szCs w:val="22"/>
        </w:rPr>
        <w:t># Load the data and split into developmental and OOT datasets</w:t>
      </w:r>
    </w:p>
    <w:p w14:paraId="11B231FE" w14:textId="77777777" w:rsidR="00D73FC4" w:rsidRPr="00A07968" w:rsidRDefault="00D73FC4" w:rsidP="00D73FC4">
      <w:pPr>
        <w:rPr>
          <w:rFonts w:ascii="Consolas" w:hAnsi="Consolas" w:cstheme="minorHAnsi"/>
          <w:b/>
          <w:bCs/>
          <w:color w:val="808080" w:themeColor="background1" w:themeShade="80"/>
          <w:sz w:val="22"/>
          <w:szCs w:val="22"/>
        </w:rPr>
      </w:pPr>
      <w:r w:rsidRPr="00A07968">
        <w:rPr>
          <w:rFonts w:ascii="Consolas" w:hAnsi="Consolas" w:cstheme="minorHAnsi"/>
          <w:b/>
          <w:bCs/>
          <w:color w:val="808080" w:themeColor="background1" w:themeShade="80"/>
          <w:sz w:val="22"/>
          <w:szCs w:val="22"/>
        </w:rPr>
        <w:t xml:space="preserve">#loan_data = </w:t>
      </w:r>
      <w:proofErr w:type="spellStart"/>
      <w:r w:rsidRPr="00A07968">
        <w:rPr>
          <w:rFonts w:ascii="Consolas" w:hAnsi="Consolas" w:cstheme="minorHAnsi"/>
          <w:b/>
          <w:bCs/>
          <w:color w:val="808080" w:themeColor="background1" w:themeShade="80"/>
          <w:sz w:val="22"/>
          <w:szCs w:val="22"/>
        </w:rPr>
        <w:t>pd.read_csv</w:t>
      </w:r>
      <w:proofErr w:type="spellEnd"/>
      <w:r w:rsidRPr="00A07968">
        <w:rPr>
          <w:rFonts w:ascii="Consolas" w:hAnsi="Consolas" w:cstheme="minorHAnsi"/>
          <w:b/>
          <w:bCs/>
          <w:color w:val="808080" w:themeColor="background1" w:themeShade="80"/>
          <w:sz w:val="22"/>
          <w:szCs w:val="22"/>
        </w:rPr>
        <w:t>('loan_data.csv')</w:t>
      </w:r>
    </w:p>
    <w:p w14:paraId="7C348C1A" w14:textId="77777777" w:rsidR="00D73FC4" w:rsidRPr="00A07968" w:rsidRDefault="00D73FC4" w:rsidP="00D73FC4">
      <w:pPr>
        <w:rPr>
          <w:rFonts w:ascii="Consolas" w:hAnsi="Consolas" w:cstheme="minorHAnsi"/>
          <w:sz w:val="22"/>
          <w:szCs w:val="22"/>
        </w:rPr>
      </w:pPr>
      <w:proofErr w:type="spellStart"/>
      <w:r w:rsidRPr="00A07968">
        <w:rPr>
          <w:rFonts w:ascii="Consolas" w:hAnsi="Consolas" w:cstheme="minorHAnsi"/>
          <w:sz w:val="22"/>
          <w:szCs w:val="22"/>
        </w:rPr>
        <w:t>oot_start_date</w:t>
      </w:r>
      <w:proofErr w:type="spellEnd"/>
      <w:r w:rsidRPr="00A07968">
        <w:rPr>
          <w:rFonts w:ascii="Consolas" w:hAnsi="Consolas" w:cstheme="minorHAnsi"/>
          <w:sz w:val="22"/>
          <w:szCs w:val="22"/>
        </w:rPr>
        <w:t xml:space="preserve"> = '2017-04-01'</w:t>
      </w:r>
    </w:p>
    <w:p w14:paraId="06EFAF72" w14:textId="77777777" w:rsidR="00D73FC4" w:rsidRPr="00A07968" w:rsidRDefault="00D73FC4" w:rsidP="00D73FC4">
      <w:pPr>
        <w:rPr>
          <w:rFonts w:ascii="Consolas" w:hAnsi="Consolas" w:cstheme="minorHAnsi"/>
          <w:sz w:val="22"/>
          <w:szCs w:val="22"/>
        </w:rPr>
      </w:pPr>
      <w:proofErr w:type="spellStart"/>
      <w:r w:rsidRPr="00A07968">
        <w:rPr>
          <w:rFonts w:ascii="Consolas" w:hAnsi="Consolas" w:cstheme="minorHAnsi"/>
          <w:sz w:val="22"/>
          <w:szCs w:val="22"/>
        </w:rPr>
        <w:lastRenderedPageBreak/>
        <w:t>oot_end_date</w:t>
      </w:r>
      <w:proofErr w:type="spellEnd"/>
      <w:r w:rsidRPr="00A07968">
        <w:rPr>
          <w:rFonts w:ascii="Consolas" w:hAnsi="Consolas" w:cstheme="minorHAnsi"/>
          <w:sz w:val="22"/>
          <w:szCs w:val="22"/>
        </w:rPr>
        <w:t xml:space="preserve"> = '2017-06-30'</w:t>
      </w:r>
    </w:p>
    <w:p w14:paraId="342A4E67" w14:textId="77777777" w:rsidR="00D73FC4" w:rsidRPr="00A07968" w:rsidRDefault="00D73FC4" w:rsidP="00D73FC4">
      <w:pPr>
        <w:rPr>
          <w:rFonts w:ascii="Consolas" w:hAnsi="Consolas" w:cstheme="minorHAnsi"/>
          <w:sz w:val="22"/>
          <w:szCs w:val="22"/>
        </w:rPr>
      </w:pPr>
      <w:r w:rsidRPr="00A07968">
        <w:rPr>
          <w:rFonts w:ascii="Consolas" w:hAnsi="Consolas" w:cstheme="minorHAnsi"/>
          <w:sz w:val="22"/>
          <w:szCs w:val="22"/>
        </w:rPr>
        <w:t>mask = (</w:t>
      </w:r>
      <w:proofErr w:type="spellStart"/>
      <w:r w:rsidRPr="00A07968">
        <w:rPr>
          <w:rFonts w:ascii="Consolas" w:hAnsi="Consolas" w:cstheme="minorHAnsi"/>
          <w:sz w:val="22"/>
          <w:szCs w:val="22"/>
        </w:rPr>
        <w:t>loan_data</w:t>
      </w:r>
      <w:proofErr w:type="spellEnd"/>
      <w:r w:rsidRPr="00A07968">
        <w:rPr>
          <w:rFonts w:ascii="Consolas" w:hAnsi="Consolas" w:cstheme="minorHAnsi"/>
          <w:sz w:val="22"/>
          <w:szCs w:val="22"/>
        </w:rPr>
        <w:t>['</w:t>
      </w:r>
      <w:proofErr w:type="spellStart"/>
      <w:r w:rsidRPr="00A07968">
        <w:rPr>
          <w:rFonts w:ascii="Consolas" w:hAnsi="Consolas" w:cstheme="minorHAnsi"/>
          <w:sz w:val="22"/>
          <w:szCs w:val="22"/>
        </w:rPr>
        <w:t>issue_d</w:t>
      </w:r>
      <w:proofErr w:type="spellEnd"/>
      <w:r w:rsidRPr="00A07968">
        <w:rPr>
          <w:rFonts w:ascii="Consolas" w:hAnsi="Consolas" w:cstheme="minorHAnsi"/>
          <w:sz w:val="22"/>
          <w:szCs w:val="22"/>
        </w:rPr>
        <w:t xml:space="preserve">'] &gt;= </w:t>
      </w:r>
      <w:proofErr w:type="spellStart"/>
      <w:r w:rsidRPr="00A07968">
        <w:rPr>
          <w:rFonts w:ascii="Consolas" w:hAnsi="Consolas" w:cstheme="minorHAnsi"/>
          <w:sz w:val="22"/>
          <w:szCs w:val="22"/>
        </w:rPr>
        <w:t>oot_start_date</w:t>
      </w:r>
      <w:proofErr w:type="spellEnd"/>
      <w:r w:rsidRPr="00A07968">
        <w:rPr>
          <w:rFonts w:ascii="Consolas" w:hAnsi="Consolas" w:cstheme="minorHAnsi"/>
          <w:sz w:val="22"/>
          <w:szCs w:val="22"/>
        </w:rPr>
        <w:t>) &amp; (</w:t>
      </w:r>
      <w:proofErr w:type="spellStart"/>
      <w:r w:rsidRPr="00A07968">
        <w:rPr>
          <w:rFonts w:ascii="Consolas" w:hAnsi="Consolas" w:cstheme="minorHAnsi"/>
          <w:sz w:val="22"/>
          <w:szCs w:val="22"/>
        </w:rPr>
        <w:t>loan_data</w:t>
      </w:r>
      <w:proofErr w:type="spellEnd"/>
      <w:r w:rsidRPr="00A07968">
        <w:rPr>
          <w:rFonts w:ascii="Consolas" w:hAnsi="Consolas" w:cstheme="minorHAnsi"/>
          <w:sz w:val="22"/>
          <w:szCs w:val="22"/>
        </w:rPr>
        <w:t>['</w:t>
      </w:r>
      <w:proofErr w:type="spellStart"/>
      <w:r w:rsidRPr="00A07968">
        <w:rPr>
          <w:rFonts w:ascii="Consolas" w:hAnsi="Consolas" w:cstheme="minorHAnsi"/>
          <w:sz w:val="22"/>
          <w:szCs w:val="22"/>
        </w:rPr>
        <w:t>issue_d</w:t>
      </w:r>
      <w:proofErr w:type="spellEnd"/>
      <w:r w:rsidRPr="00A07968">
        <w:rPr>
          <w:rFonts w:ascii="Consolas" w:hAnsi="Consolas" w:cstheme="minorHAnsi"/>
          <w:sz w:val="22"/>
          <w:szCs w:val="22"/>
        </w:rPr>
        <w:t xml:space="preserve">'] &lt;= </w:t>
      </w:r>
      <w:proofErr w:type="spellStart"/>
      <w:r w:rsidRPr="00A07968">
        <w:rPr>
          <w:rFonts w:ascii="Consolas" w:hAnsi="Consolas" w:cstheme="minorHAnsi"/>
          <w:sz w:val="22"/>
          <w:szCs w:val="22"/>
        </w:rPr>
        <w:t>oot_end_date</w:t>
      </w:r>
      <w:proofErr w:type="spellEnd"/>
      <w:r w:rsidRPr="00A07968">
        <w:rPr>
          <w:rFonts w:ascii="Consolas" w:hAnsi="Consolas" w:cstheme="minorHAnsi"/>
          <w:sz w:val="22"/>
          <w:szCs w:val="22"/>
        </w:rPr>
        <w:t>)</w:t>
      </w:r>
    </w:p>
    <w:p w14:paraId="560EA2C7" w14:textId="77777777" w:rsidR="00D73FC4" w:rsidRPr="00A07968" w:rsidRDefault="00D73FC4" w:rsidP="00D73FC4">
      <w:pPr>
        <w:rPr>
          <w:rFonts w:ascii="Consolas" w:hAnsi="Consolas" w:cstheme="minorHAnsi"/>
          <w:sz w:val="22"/>
          <w:szCs w:val="22"/>
        </w:rPr>
      </w:pPr>
      <w:proofErr w:type="spellStart"/>
      <w:r w:rsidRPr="00A07968">
        <w:rPr>
          <w:rFonts w:ascii="Consolas" w:hAnsi="Consolas" w:cstheme="minorHAnsi"/>
          <w:sz w:val="22"/>
          <w:szCs w:val="22"/>
        </w:rPr>
        <w:t>X_oot</w:t>
      </w:r>
      <w:proofErr w:type="spellEnd"/>
      <w:r w:rsidRPr="00A07968">
        <w:rPr>
          <w:rFonts w:ascii="Consolas" w:hAnsi="Consolas" w:cstheme="minorHAnsi"/>
          <w:sz w:val="22"/>
          <w:szCs w:val="22"/>
        </w:rPr>
        <w:t xml:space="preserve"> = </w:t>
      </w:r>
      <w:proofErr w:type="spellStart"/>
      <w:r w:rsidRPr="00A07968">
        <w:rPr>
          <w:rFonts w:ascii="Consolas" w:hAnsi="Consolas" w:cstheme="minorHAnsi"/>
          <w:sz w:val="22"/>
          <w:szCs w:val="22"/>
        </w:rPr>
        <w:t>loan_data</w:t>
      </w:r>
      <w:proofErr w:type="spellEnd"/>
      <w:r w:rsidRPr="00A07968">
        <w:rPr>
          <w:rFonts w:ascii="Consolas" w:hAnsi="Consolas" w:cstheme="minorHAnsi"/>
          <w:sz w:val="22"/>
          <w:szCs w:val="22"/>
        </w:rPr>
        <w:t>[mask].drop('bad', axis=1)</w:t>
      </w:r>
    </w:p>
    <w:p w14:paraId="0A879293" w14:textId="77777777" w:rsidR="00D73FC4" w:rsidRPr="00A07968" w:rsidRDefault="00D73FC4" w:rsidP="00D73FC4">
      <w:pPr>
        <w:rPr>
          <w:rFonts w:ascii="Consolas" w:hAnsi="Consolas" w:cstheme="minorHAnsi"/>
          <w:sz w:val="22"/>
          <w:szCs w:val="22"/>
        </w:rPr>
      </w:pPr>
      <w:proofErr w:type="spellStart"/>
      <w:r w:rsidRPr="00A07968">
        <w:rPr>
          <w:rFonts w:ascii="Consolas" w:hAnsi="Consolas" w:cstheme="minorHAnsi"/>
          <w:sz w:val="22"/>
          <w:szCs w:val="22"/>
        </w:rPr>
        <w:t>y_oot</w:t>
      </w:r>
      <w:proofErr w:type="spellEnd"/>
      <w:r w:rsidRPr="00A07968">
        <w:rPr>
          <w:rFonts w:ascii="Consolas" w:hAnsi="Consolas" w:cstheme="minorHAnsi"/>
          <w:sz w:val="22"/>
          <w:szCs w:val="22"/>
        </w:rPr>
        <w:t xml:space="preserve"> = </w:t>
      </w:r>
      <w:proofErr w:type="spellStart"/>
      <w:r w:rsidRPr="00A07968">
        <w:rPr>
          <w:rFonts w:ascii="Consolas" w:hAnsi="Consolas" w:cstheme="minorHAnsi"/>
          <w:sz w:val="22"/>
          <w:szCs w:val="22"/>
        </w:rPr>
        <w:t>loan_data</w:t>
      </w:r>
      <w:proofErr w:type="spellEnd"/>
      <w:r w:rsidRPr="00A07968">
        <w:rPr>
          <w:rFonts w:ascii="Consolas" w:hAnsi="Consolas" w:cstheme="minorHAnsi"/>
          <w:sz w:val="22"/>
          <w:szCs w:val="22"/>
        </w:rPr>
        <w:t>[mask]['bad']</w:t>
      </w:r>
    </w:p>
    <w:p w14:paraId="0E0EC28F" w14:textId="77777777" w:rsidR="00D73FC4" w:rsidRPr="00A07968" w:rsidRDefault="00D73FC4" w:rsidP="00D73FC4">
      <w:pPr>
        <w:rPr>
          <w:rFonts w:ascii="Consolas" w:hAnsi="Consolas" w:cstheme="minorHAnsi"/>
          <w:sz w:val="22"/>
          <w:szCs w:val="22"/>
        </w:rPr>
      </w:pPr>
      <w:proofErr w:type="spellStart"/>
      <w:r w:rsidRPr="00A07968">
        <w:rPr>
          <w:rFonts w:ascii="Consolas" w:hAnsi="Consolas" w:cstheme="minorHAnsi"/>
          <w:sz w:val="22"/>
          <w:szCs w:val="22"/>
        </w:rPr>
        <w:t>X_dev</w:t>
      </w:r>
      <w:proofErr w:type="spellEnd"/>
      <w:r w:rsidRPr="00A07968">
        <w:rPr>
          <w:rFonts w:ascii="Consolas" w:hAnsi="Consolas" w:cstheme="minorHAnsi"/>
          <w:sz w:val="22"/>
          <w:szCs w:val="22"/>
        </w:rPr>
        <w:t xml:space="preserve"> = </w:t>
      </w:r>
      <w:proofErr w:type="spellStart"/>
      <w:r w:rsidRPr="00A07968">
        <w:rPr>
          <w:rFonts w:ascii="Consolas" w:hAnsi="Consolas" w:cstheme="minorHAnsi"/>
          <w:sz w:val="22"/>
          <w:szCs w:val="22"/>
        </w:rPr>
        <w:t>loan_data</w:t>
      </w:r>
      <w:proofErr w:type="spellEnd"/>
      <w:r w:rsidRPr="00A07968">
        <w:rPr>
          <w:rFonts w:ascii="Consolas" w:hAnsi="Consolas" w:cstheme="minorHAnsi"/>
          <w:sz w:val="22"/>
          <w:szCs w:val="22"/>
        </w:rPr>
        <w:t>[~mask].drop('bad', axis=1)</w:t>
      </w:r>
    </w:p>
    <w:p w14:paraId="674AA16B" w14:textId="77777777" w:rsidR="00D73FC4" w:rsidRPr="00A07968" w:rsidRDefault="00D73FC4" w:rsidP="00D73FC4">
      <w:pPr>
        <w:rPr>
          <w:rFonts w:ascii="Consolas" w:hAnsi="Consolas" w:cstheme="minorHAnsi"/>
          <w:sz w:val="22"/>
          <w:szCs w:val="22"/>
        </w:rPr>
      </w:pPr>
      <w:proofErr w:type="spellStart"/>
      <w:r w:rsidRPr="00A07968">
        <w:rPr>
          <w:rFonts w:ascii="Consolas" w:hAnsi="Consolas" w:cstheme="minorHAnsi"/>
          <w:sz w:val="22"/>
          <w:szCs w:val="22"/>
        </w:rPr>
        <w:t>y_dev</w:t>
      </w:r>
      <w:proofErr w:type="spellEnd"/>
      <w:r w:rsidRPr="00A07968">
        <w:rPr>
          <w:rFonts w:ascii="Consolas" w:hAnsi="Consolas" w:cstheme="minorHAnsi"/>
          <w:sz w:val="22"/>
          <w:szCs w:val="22"/>
        </w:rPr>
        <w:t xml:space="preserve"> = </w:t>
      </w:r>
      <w:proofErr w:type="spellStart"/>
      <w:r w:rsidRPr="00A07968">
        <w:rPr>
          <w:rFonts w:ascii="Consolas" w:hAnsi="Consolas" w:cstheme="minorHAnsi"/>
          <w:sz w:val="22"/>
          <w:szCs w:val="22"/>
        </w:rPr>
        <w:t>loan_data</w:t>
      </w:r>
      <w:proofErr w:type="spellEnd"/>
      <w:r w:rsidRPr="00A07968">
        <w:rPr>
          <w:rFonts w:ascii="Consolas" w:hAnsi="Consolas" w:cstheme="minorHAnsi"/>
          <w:sz w:val="22"/>
          <w:szCs w:val="22"/>
        </w:rPr>
        <w:t>[~mask]['bad']</w:t>
      </w:r>
    </w:p>
    <w:p w14:paraId="351F6BED" w14:textId="77777777" w:rsidR="00D73FC4" w:rsidRPr="00A07968" w:rsidRDefault="00D73FC4" w:rsidP="00D73FC4">
      <w:pPr>
        <w:rPr>
          <w:rFonts w:ascii="Consolas" w:hAnsi="Consolas" w:cstheme="minorHAnsi"/>
          <w:sz w:val="22"/>
          <w:szCs w:val="22"/>
        </w:rPr>
      </w:pPr>
    </w:p>
    <w:p w14:paraId="117C25B6" w14:textId="77777777" w:rsidR="00D73FC4" w:rsidRPr="00A07968" w:rsidRDefault="00D73FC4" w:rsidP="00D73FC4">
      <w:pPr>
        <w:rPr>
          <w:rFonts w:ascii="Consolas" w:hAnsi="Consolas" w:cstheme="minorHAnsi"/>
          <w:b/>
          <w:bCs/>
          <w:color w:val="808080" w:themeColor="background1" w:themeShade="80"/>
          <w:sz w:val="22"/>
          <w:szCs w:val="22"/>
        </w:rPr>
      </w:pPr>
      <w:r w:rsidRPr="00A07968">
        <w:rPr>
          <w:rFonts w:ascii="Consolas" w:hAnsi="Consolas" w:cstheme="minorHAnsi"/>
          <w:b/>
          <w:bCs/>
          <w:color w:val="808080" w:themeColor="background1" w:themeShade="80"/>
          <w:sz w:val="22"/>
          <w:szCs w:val="22"/>
        </w:rPr>
        <w:t># Identify numeric and categorical features</w:t>
      </w:r>
    </w:p>
    <w:p w14:paraId="62BF7CF3" w14:textId="77777777" w:rsidR="00D73FC4" w:rsidRPr="00A07968" w:rsidRDefault="00D73FC4" w:rsidP="00D73FC4">
      <w:pPr>
        <w:rPr>
          <w:rFonts w:ascii="Consolas" w:hAnsi="Consolas" w:cstheme="minorHAnsi"/>
          <w:sz w:val="22"/>
          <w:szCs w:val="22"/>
        </w:rPr>
      </w:pPr>
      <w:proofErr w:type="spellStart"/>
      <w:r w:rsidRPr="00A07968">
        <w:rPr>
          <w:rFonts w:ascii="Consolas" w:hAnsi="Consolas" w:cstheme="minorHAnsi"/>
          <w:sz w:val="22"/>
          <w:szCs w:val="22"/>
        </w:rPr>
        <w:t>numeric_features</w:t>
      </w:r>
      <w:proofErr w:type="spellEnd"/>
      <w:r w:rsidRPr="00A07968">
        <w:rPr>
          <w:rFonts w:ascii="Consolas" w:hAnsi="Consolas" w:cstheme="minorHAnsi"/>
          <w:sz w:val="22"/>
          <w:szCs w:val="22"/>
        </w:rPr>
        <w:t xml:space="preserve"> = ['</w:t>
      </w:r>
      <w:proofErr w:type="spellStart"/>
      <w:r w:rsidRPr="00A07968">
        <w:rPr>
          <w:rFonts w:ascii="Consolas" w:hAnsi="Consolas" w:cstheme="minorHAnsi"/>
          <w:sz w:val="22"/>
          <w:szCs w:val="22"/>
        </w:rPr>
        <w:t>loan_amnt</w:t>
      </w:r>
      <w:proofErr w:type="spellEnd"/>
      <w:r w:rsidRPr="00A07968">
        <w:rPr>
          <w:rFonts w:ascii="Consolas" w:hAnsi="Consolas" w:cstheme="minorHAnsi"/>
          <w:sz w:val="22"/>
          <w:szCs w:val="22"/>
        </w:rPr>
        <w:t>', '</w:t>
      </w:r>
      <w:proofErr w:type="spellStart"/>
      <w:r w:rsidRPr="00A07968">
        <w:rPr>
          <w:rFonts w:ascii="Consolas" w:hAnsi="Consolas" w:cstheme="minorHAnsi"/>
          <w:sz w:val="22"/>
          <w:szCs w:val="22"/>
        </w:rPr>
        <w:t>int_rate</w:t>
      </w:r>
      <w:proofErr w:type="spellEnd"/>
      <w:r w:rsidRPr="00A07968">
        <w:rPr>
          <w:rFonts w:ascii="Consolas" w:hAnsi="Consolas" w:cstheme="minorHAnsi"/>
          <w:sz w:val="22"/>
          <w:szCs w:val="22"/>
        </w:rPr>
        <w:t>', '</w:t>
      </w:r>
      <w:proofErr w:type="spellStart"/>
      <w:r w:rsidRPr="00A07968">
        <w:rPr>
          <w:rFonts w:ascii="Consolas" w:hAnsi="Consolas" w:cstheme="minorHAnsi"/>
          <w:sz w:val="22"/>
          <w:szCs w:val="22"/>
        </w:rPr>
        <w:t>annual_inc</w:t>
      </w:r>
      <w:proofErr w:type="spellEnd"/>
      <w:r w:rsidRPr="00A07968">
        <w:rPr>
          <w:rFonts w:ascii="Consolas" w:hAnsi="Consolas" w:cstheme="minorHAnsi"/>
          <w:sz w:val="22"/>
          <w:szCs w:val="22"/>
        </w:rPr>
        <w:t>', '</w:t>
      </w:r>
      <w:proofErr w:type="spellStart"/>
      <w:r w:rsidRPr="00A07968">
        <w:rPr>
          <w:rFonts w:ascii="Consolas" w:hAnsi="Consolas" w:cstheme="minorHAnsi"/>
          <w:sz w:val="22"/>
          <w:szCs w:val="22"/>
        </w:rPr>
        <w:t>dti</w:t>
      </w:r>
      <w:proofErr w:type="spellEnd"/>
      <w:r w:rsidRPr="00A07968">
        <w:rPr>
          <w:rFonts w:ascii="Consolas" w:hAnsi="Consolas" w:cstheme="minorHAnsi"/>
          <w:sz w:val="22"/>
          <w:szCs w:val="22"/>
        </w:rPr>
        <w:t>', '</w:t>
      </w:r>
      <w:proofErr w:type="spellStart"/>
      <w:r w:rsidRPr="00A07968">
        <w:rPr>
          <w:rFonts w:ascii="Consolas" w:hAnsi="Consolas" w:cstheme="minorHAnsi"/>
          <w:sz w:val="22"/>
          <w:szCs w:val="22"/>
        </w:rPr>
        <w:t>open_acc</w:t>
      </w:r>
      <w:proofErr w:type="spellEnd"/>
      <w:r w:rsidRPr="00A07968">
        <w:rPr>
          <w:rFonts w:ascii="Consolas" w:hAnsi="Consolas" w:cstheme="minorHAnsi"/>
          <w:sz w:val="22"/>
          <w:szCs w:val="22"/>
        </w:rPr>
        <w:t>', '</w:t>
      </w:r>
      <w:proofErr w:type="spellStart"/>
      <w:r w:rsidRPr="00A07968">
        <w:rPr>
          <w:rFonts w:ascii="Consolas" w:hAnsi="Consolas" w:cstheme="minorHAnsi"/>
          <w:sz w:val="22"/>
          <w:szCs w:val="22"/>
        </w:rPr>
        <w:t>pub_rec</w:t>
      </w:r>
      <w:proofErr w:type="spellEnd"/>
      <w:r w:rsidRPr="00A07968">
        <w:rPr>
          <w:rFonts w:ascii="Consolas" w:hAnsi="Consolas" w:cstheme="minorHAnsi"/>
          <w:sz w:val="22"/>
          <w:szCs w:val="22"/>
        </w:rPr>
        <w:t>', '</w:t>
      </w:r>
      <w:proofErr w:type="spellStart"/>
      <w:r w:rsidRPr="00A07968">
        <w:rPr>
          <w:rFonts w:ascii="Consolas" w:hAnsi="Consolas" w:cstheme="minorHAnsi"/>
          <w:sz w:val="22"/>
          <w:szCs w:val="22"/>
        </w:rPr>
        <w:t>revol_bal</w:t>
      </w:r>
      <w:proofErr w:type="spellEnd"/>
      <w:r w:rsidRPr="00A07968">
        <w:rPr>
          <w:rFonts w:ascii="Consolas" w:hAnsi="Consolas" w:cstheme="minorHAnsi"/>
          <w:sz w:val="22"/>
          <w:szCs w:val="22"/>
        </w:rPr>
        <w:t>', '</w:t>
      </w:r>
      <w:proofErr w:type="spellStart"/>
      <w:r w:rsidRPr="00A07968">
        <w:rPr>
          <w:rFonts w:ascii="Consolas" w:hAnsi="Consolas" w:cstheme="minorHAnsi"/>
          <w:sz w:val="22"/>
          <w:szCs w:val="22"/>
        </w:rPr>
        <w:t>revol_util</w:t>
      </w:r>
      <w:proofErr w:type="spellEnd"/>
      <w:r w:rsidRPr="00A07968">
        <w:rPr>
          <w:rFonts w:ascii="Consolas" w:hAnsi="Consolas" w:cstheme="minorHAnsi"/>
          <w:sz w:val="22"/>
          <w:szCs w:val="22"/>
        </w:rPr>
        <w:t>', '</w:t>
      </w:r>
      <w:proofErr w:type="spellStart"/>
      <w:r w:rsidRPr="00A07968">
        <w:rPr>
          <w:rFonts w:ascii="Consolas" w:hAnsi="Consolas" w:cstheme="minorHAnsi"/>
          <w:sz w:val="22"/>
          <w:szCs w:val="22"/>
        </w:rPr>
        <w:t>total_acc</w:t>
      </w:r>
      <w:proofErr w:type="spellEnd"/>
      <w:r w:rsidRPr="00A07968">
        <w:rPr>
          <w:rFonts w:ascii="Consolas" w:hAnsi="Consolas" w:cstheme="minorHAnsi"/>
          <w:sz w:val="22"/>
          <w:szCs w:val="22"/>
        </w:rPr>
        <w:t>', '</w:t>
      </w:r>
      <w:proofErr w:type="spellStart"/>
      <w:r w:rsidRPr="00A07968">
        <w:rPr>
          <w:rFonts w:ascii="Consolas" w:hAnsi="Consolas" w:cstheme="minorHAnsi"/>
          <w:sz w:val="22"/>
          <w:szCs w:val="22"/>
        </w:rPr>
        <w:t>mort_acc</w:t>
      </w:r>
      <w:proofErr w:type="spellEnd"/>
      <w:r w:rsidRPr="00A07968">
        <w:rPr>
          <w:rFonts w:ascii="Consolas" w:hAnsi="Consolas" w:cstheme="minorHAnsi"/>
          <w:sz w:val="22"/>
          <w:szCs w:val="22"/>
        </w:rPr>
        <w:t>', '</w:t>
      </w:r>
      <w:proofErr w:type="spellStart"/>
      <w:r w:rsidRPr="00A07968">
        <w:rPr>
          <w:rFonts w:ascii="Consolas" w:hAnsi="Consolas" w:cstheme="minorHAnsi"/>
          <w:sz w:val="22"/>
          <w:szCs w:val="22"/>
        </w:rPr>
        <w:t>pub_rec_bankruptcies</w:t>
      </w:r>
      <w:proofErr w:type="spellEnd"/>
      <w:r w:rsidRPr="00A07968">
        <w:rPr>
          <w:rFonts w:ascii="Consolas" w:hAnsi="Consolas" w:cstheme="minorHAnsi"/>
          <w:sz w:val="22"/>
          <w:szCs w:val="22"/>
        </w:rPr>
        <w:t>']</w:t>
      </w:r>
    </w:p>
    <w:p w14:paraId="67295B34" w14:textId="77777777" w:rsidR="00D73FC4" w:rsidRPr="00A07968" w:rsidRDefault="00D73FC4" w:rsidP="00D73FC4">
      <w:pPr>
        <w:rPr>
          <w:rFonts w:ascii="Consolas" w:hAnsi="Consolas" w:cstheme="minorHAnsi"/>
          <w:sz w:val="22"/>
          <w:szCs w:val="22"/>
        </w:rPr>
      </w:pPr>
      <w:proofErr w:type="spellStart"/>
      <w:r w:rsidRPr="00A07968">
        <w:rPr>
          <w:rFonts w:ascii="Consolas" w:hAnsi="Consolas" w:cstheme="minorHAnsi"/>
          <w:sz w:val="22"/>
          <w:szCs w:val="22"/>
        </w:rPr>
        <w:t>categorical_features</w:t>
      </w:r>
      <w:proofErr w:type="spellEnd"/>
      <w:r w:rsidRPr="00A07968">
        <w:rPr>
          <w:rFonts w:ascii="Consolas" w:hAnsi="Consolas" w:cstheme="minorHAnsi"/>
          <w:sz w:val="22"/>
          <w:szCs w:val="22"/>
        </w:rPr>
        <w:t xml:space="preserve"> = ['</w:t>
      </w:r>
      <w:proofErr w:type="spellStart"/>
      <w:r w:rsidRPr="00A07968">
        <w:rPr>
          <w:rFonts w:ascii="Consolas" w:hAnsi="Consolas" w:cstheme="minorHAnsi"/>
          <w:sz w:val="22"/>
          <w:szCs w:val="22"/>
        </w:rPr>
        <w:t>emp_length</w:t>
      </w:r>
      <w:proofErr w:type="spellEnd"/>
      <w:r w:rsidRPr="00A07968">
        <w:rPr>
          <w:rFonts w:ascii="Consolas" w:hAnsi="Consolas" w:cstheme="minorHAnsi"/>
          <w:sz w:val="22"/>
          <w:szCs w:val="22"/>
        </w:rPr>
        <w:t>', 'term', 'grade', '</w:t>
      </w:r>
      <w:proofErr w:type="spellStart"/>
      <w:r w:rsidRPr="00A07968">
        <w:rPr>
          <w:rFonts w:ascii="Consolas" w:hAnsi="Consolas" w:cstheme="minorHAnsi"/>
          <w:sz w:val="22"/>
          <w:szCs w:val="22"/>
        </w:rPr>
        <w:t>sub_grade</w:t>
      </w:r>
      <w:proofErr w:type="spellEnd"/>
      <w:r w:rsidRPr="00A07968">
        <w:rPr>
          <w:rFonts w:ascii="Consolas" w:hAnsi="Consolas" w:cstheme="minorHAnsi"/>
          <w:sz w:val="22"/>
          <w:szCs w:val="22"/>
        </w:rPr>
        <w:t>', '</w:t>
      </w:r>
      <w:proofErr w:type="spellStart"/>
      <w:r w:rsidRPr="00A07968">
        <w:rPr>
          <w:rFonts w:ascii="Consolas" w:hAnsi="Consolas" w:cstheme="minorHAnsi"/>
          <w:sz w:val="22"/>
          <w:szCs w:val="22"/>
        </w:rPr>
        <w:t>home_ownership</w:t>
      </w:r>
      <w:proofErr w:type="spellEnd"/>
      <w:r w:rsidRPr="00A07968">
        <w:rPr>
          <w:rFonts w:ascii="Consolas" w:hAnsi="Consolas" w:cstheme="minorHAnsi"/>
          <w:sz w:val="22"/>
          <w:szCs w:val="22"/>
        </w:rPr>
        <w:t>', '</w:t>
      </w:r>
      <w:proofErr w:type="spellStart"/>
      <w:r w:rsidRPr="00A07968">
        <w:rPr>
          <w:rFonts w:ascii="Consolas" w:hAnsi="Consolas" w:cstheme="minorHAnsi"/>
          <w:sz w:val="22"/>
          <w:szCs w:val="22"/>
        </w:rPr>
        <w:t>verification_status</w:t>
      </w:r>
      <w:proofErr w:type="spellEnd"/>
      <w:r w:rsidRPr="00A07968">
        <w:rPr>
          <w:rFonts w:ascii="Consolas" w:hAnsi="Consolas" w:cstheme="minorHAnsi"/>
          <w:sz w:val="22"/>
          <w:szCs w:val="22"/>
        </w:rPr>
        <w:t>', 'purpose', '</w:t>
      </w:r>
      <w:proofErr w:type="spellStart"/>
      <w:r w:rsidRPr="00A07968">
        <w:rPr>
          <w:rFonts w:ascii="Consolas" w:hAnsi="Consolas" w:cstheme="minorHAnsi"/>
          <w:sz w:val="22"/>
          <w:szCs w:val="22"/>
        </w:rPr>
        <w:t>application_type</w:t>
      </w:r>
      <w:proofErr w:type="spellEnd"/>
      <w:r w:rsidRPr="00A07968">
        <w:rPr>
          <w:rFonts w:ascii="Consolas" w:hAnsi="Consolas" w:cstheme="minorHAnsi"/>
          <w:sz w:val="22"/>
          <w:szCs w:val="22"/>
        </w:rPr>
        <w:t>']</w:t>
      </w:r>
    </w:p>
    <w:p w14:paraId="389CCD6E" w14:textId="77777777" w:rsidR="00D73FC4" w:rsidRPr="00A07968" w:rsidRDefault="00D73FC4" w:rsidP="00D73FC4">
      <w:pPr>
        <w:rPr>
          <w:rFonts w:ascii="Consolas" w:hAnsi="Consolas" w:cstheme="minorHAnsi"/>
          <w:sz w:val="22"/>
          <w:szCs w:val="22"/>
        </w:rPr>
      </w:pPr>
    </w:p>
    <w:p w14:paraId="7281D23E" w14:textId="77777777" w:rsidR="00D73FC4" w:rsidRPr="00A07968" w:rsidRDefault="00D73FC4" w:rsidP="00D73FC4">
      <w:pPr>
        <w:rPr>
          <w:rFonts w:ascii="Consolas" w:hAnsi="Consolas" w:cstheme="minorHAnsi"/>
          <w:b/>
          <w:bCs/>
          <w:color w:val="808080" w:themeColor="background1" w:themeShade="80"/>
          <w:sz w:val="22"/>
          <w:szCs w:val="22"/>
        </w:rPr>
      </w:pPr>
      <w:r w:rsidRPr="00A07968">
        <w:rPr>
          <w:rFonts w:ascii="Consolas" w:hAnsi="Consolas" w:cstheme="minorHAnsi"/>
          <w:b/>
          <w:bCs/>
          <w:color w:val="808080" w:themeColor="background1" w:themeShade="80"/>
          <w:sz w:val="22"/>
          <w:szCs w:val="22"/>
        </w:rPr>
        <w:t># Perform data imputations on developmental dataset</w:t>
      </w:r>
    </w:p>
    <w:p w14:paraId="796B9A31" w14:textId="77777777" w:rsidR="00D73FC4" w:rsidRPr="00A07968" w:rsidRDefault="00D73FC4" w:rsidP="00D73FC4">
      <w:pPr>
        <w:rPr>
          <w:rFonts w:ascii="Consolas" w:hAnsi="Consolas" w:cstheme="minorHAnsi"/>
          <w:sz w:val="22"/>
          <w:szCs w:val="22"/>
        </w:rPr>
      </w:pPr>
    </w:p>
    <w:p w14:paraId="30074BCD" w14:textId="77777777" w:rsidR="00D73FC4" w:rsidRPr="00A07968" w:rsidRDefault="00D73FC4" w:rsidP="00D73FC4">
      <w:pPr>
        <w:rPr>
          <w:rFonts w:ascii="Consolas" w:hAnsi="Consolas" w:cstheme="minorHAnsi"/>
          <w:sz w:val="22"/>
          <w:szCs w:val="22"/>
        </w:rPr>
      </w:pPr>
      <w:r w:rsidRPr="00A07968">
        <w:rPr>
          <w:rFonts w:ascii="Consolas" w:hAnsi="Consolas" w:cstheme="minorHAnsi"/>
          <w:b/>
          <w:bCs/>
          <w:color w:val="808080" w:themeColor="background1" w:themeShade="80"/>
          <w:sz w:val="22"/>
          <w:szCs w:val="22"/>
        </w:rPr>
        <w:t># Missing value imputation using median for numeric features and most frequent for</w:t>
      </w:r>
      <w:r w:rsidRPr="00A07968">
        <w:rPr>
          <w:rFonts w:ascii="Consolas" w:hAnsi="Consolas" w:cstheme="minorHAnsi"/>
          <w:color w:val="808080" w:themeColor="background1" w:themeShade="80"/>
          <w:sz w:val="22"/>
          <w:szCs w:val="22"/>
        </w:rPr>
        <w:t xml:space="preserve"> </w:t>
      </w:r>
      <w:r w:rsidRPr="00A07968">
        <w:rPr>
          <w:rFonts w:ascii="Consolas" w:hAnsi="Consolas" w:cstheme="minorHAnsi"/>
          <w:sz w:val="22"/>
          <w:szCs w:val="22"/>
        </w:rPr>
        <w:t>categorical features</w:t>
      </w:r>
    </w:p>
    <w:p w14:paraId="22F3D702" w14:textId="77777777" w:rsidR="00D73FC4" w:rsidRPr="00A07968" w:rsidRDefault="00D73FC4" w:rsidP="00D73FC4">
      <w:pPr>
        <w:rPr>
          <w:rFonts w:ascii="Consolas" w:hAnsi="Consolas" w:cstheme="minorHAnsi"/>
          <w:sz w:val="22"/>
          <w:szCs w:val="22"/>
        </w:rPr>
      </w:pPr>
      <w:proofErr w:type="spellStart"/>
      <w:r w:rsidRPr="00A07968">
        <w:rPr>
          <w:rFonts w:ascii="Consolas" w:hAnsi="Consolas" w:cstheme="minorHAnsi"/>
          <w:sz w:val="22"/>
          <w:szCs w:val="22"/>
        </w:rPr>
        <w:t>imp_median</w:t>
      </w:r>
      <w:proofErr w:type="spellEnd"/>
      <w:r w:rsidRPr="00A07968">
        <w:rPr>
          <w:rFonts w:ascii="Consolas" w:hAnsi="Consolas" w:cstheme="minorHAnsi"/>
          <w:sz w:val="22"/>
          <w:szCs w:val="22"/>
        </w:rPr>
        <w:t xml:space="preserve"> = </w:t>
      </w:r>
      <w:proofErr w:type="spellStart"/>
      <w:r w:rsidRPr="00A07968">
        <w:rPr>
          <w:rFonts w:ascii="Consolas" w:hAnsi="Consolas" w:cstheme="minorHAnsi"/>
          <w:sz w:val="22"/>
          <w:szCs w:val="22"/>
        </w:rPr>
        <w:t>SimpleImputer</w:t>
      </w:r>
      <w:proofErr w:type="spellEnd"/>
      <w:r w:rsidRPr="00A07968">
        <w:rPr>
          <w:rFonts w:ascii="Consolas" w:hAnsi="Consolas" w:cstheme="minorHAnsi"/>
          <w:sz w:val="22"/>
          <w:szCs w:val="22"/>
        </w:rPr>
        <w:t>(strategy='median')</w:t>
      </w:r>
    </w:p>
    <w:p w14:paraId="7F8C31E7" w14:textId="77777777" w:rsidR="00D73FC4" w:rsidRPr="00A07968" w:rsidRDefault="00D73FC4" w:rsidP="00D73FC4">
      <w:pPr>
        <w:rPr>
          <w:rFonts w:ascii="Consolas" w:hAnsi="Consolas" w:cstheme="minorHAnsi"/>
          <w:sz w:val="22"/>
          <w:szCs w:val="22"/>
        </w:rPr>
      </w:pPr>
      <w:proofErr w:type="spellStart"/>
      <w:r w:rsidRPr="00A07968">
        <w:rPr>
          <w:rFonts w:ascii="Consolas" w:hAnsi="Consolas" w:cstheme="minorHAnsi"/>
          <w:sz w:val="22"/>
          <w:szCs w:val="22"/>
        </w:rPr>
        <w:t>imp_most_frequent</w:t>
      </w:r>
      <w:proofErr w:type="spellEnd"/>
      <w:r w:rsidRPr="00A07968">
        <w:rPr>
          <w:rFonts w:ascii="Consolas" w:hAnsi="Consolas" w:cstheme="minorHAnsi"/>
          <w:sz w:val="22"/>
          <w:szCs w:val="22"/>
        </w:rPr>
        <w:t xml:space="preserve"> = </w:t>
      </w:r>
      <w:proofErr w:type="spellStart"/>
      <w:r w:rsidRPr="00A07968">
        <w:rPr>
          <w:rFonts w:ascii="Consolas" w:hAnsi="Consolas" w:cstheme="minorHAnsi"/>
          <w:sz w:val="22"/>
          <w:szCs w:val="22"/>
        </w:rPr>
        <w:t>SimpleImputer</w:t>
      </w:r>
      <w:proofErr w:type="spellEnd"/>
      <w:r w:rsidRPr="00A07968">
        <w:rPr>
          <w:rFonts w:ascii="Consolas" w:hAnsi="Consolas" w:cstheme="minorHAnsi"/>
          <w:sz w:val="22"/>
          <w:szCs w:val="22"/>
        </w:rPr>
        <w:t>(strategy='</w:t>
      </w:r>
      <w:proofErr w:type="spellStart"/>
      <w:r w:rsidRPr="00A07968">
        <w:rPr>
          <w:rFonts w:ascii="Consolas" w:hAnsi="Consolas" w:cstheme="minorHAnsi"/>
          <w:sz w:val="22"/>
          <w:szCs w:val="22"/>
        </w:rPr>
        <w:t>most_frequent</w:t>
      </w:r>
      <w:proofErr w:type="spellEnd"/>
      <w:r w:rsidRPr="00A07968">
        <w:rPr>
          <w:rFonts w:ascii="Consolas" w:hAnsi="Consolas" w:cstheme="minorHAnsi"/>
          <w:sz w:val="22"/>
          <w:szCs w:val="22"/>
        </w:rPr>
        <w:t>')</w:t>
      </w:r>
    </w:p>
    <w:p w14:paraId="40636461" w14:textId="77777777" w:rsidR="00D73FC4" w:rsidRPr="00A07968" w:rsidRDefault="00D73FC4" w:rsidP="00D73FC4">
      <w:pPr>
        <w:rPr>
          <w:rFonts w:ascii="Consolas" w:hAnsi="Consolas" w:cstheme="minorHAnsi"/>
          <w:sz w:val="22"/>
          <w:szCs w:val="22"/>
        </w:rPr>
      </w:pPr>
      <w:proofErr w:type="spellStart"/>
      <w:r w:rsidRPr="00A07968">
        <w:rPr>
          <w:rFonts w:ascii="Consolas" w:hAnsi="Consolas" w:cstheme="minorHAnsi"/>
          <w:sz w:val="22"/>
          <w:szCs w:val="22"/>
        </w:rPr>
        <w:t>X_dev</w:t>
      </w:r>
      <w:proofErr w:type="spellEnd"/>
      <w:r w:rsidRPr="00A07968">
        <w:rPr>
          <w:rFonts w:ascii="Consolas" w:hAnsi="Consolas" w:cstheme="minorHAnsi"/>
          <w:sz w:val="22"/>
          <w:szCs w:val="22"/>
        </w:rPr>
        <w:t>[</w:t>
      </w:r>
      <w:proofErr w:type="spellStart"/>
      <w:r w:rsidRPr="00A07968">
        <w:rPr>
          <w:rFonts w:ascii="Consolas" w:hAnsi="Consolas" w:cstheme="minorHAnsi"/>
          <w:sz w:val="22"/>
          <w:szCs w:val="22"/>
        </w:rPr>
        <w:t>numeric_features</w:t>
      </w:r>
      <w:proofErr w:type="spellEnd"/>
      <w:r w:rsidRPr="00A07968">
        <w:rPr>
          <w:rFonts w:ascii="Consolas" w:hAnsi="Consolas" w:cstheme="minorHAnsi"/>
          <w:sz w:val="22"/>
          <w:szCs w:val="22"/>
        </w:rPr>
        <w:t xml:space="preserve">] = </w:t>
      </w:r>
      <w:proofErr w:type="spellStart"/>
      <w:r w:rsidRPr="00A07968">
        <w:rPr>
          <w:rFonts w:ascii="Consolas" w:hAnsi="Consolas" w:cstheme="minorHAnsi"/>
          <w:sz w:val="22"/>
          <w:szCs w:val="22"/>
        </w:rPr>
        <w:t>imp_median.fit_transform</w:t>
      </w:r>
      <w:proofErr w:type="spellEnd"/>
      <w:r w:rsidRPr="00A07968">
        <w:rPr>
          <w:rFonts w:ascii="Consolas" w:hAnsi="Consolas" w:cstheme="minorHAnsi"/>
          <w:sz w:val="22"/>
          <w:szCs w:val="22"/>
        </w:rPr>
        <w:t>(</w:t>
      </w:r>
      <w:proofErr w:type="spellStart"/>
      <w:r w:rsidRPr="00A07968">
        <w:rPr>
          <w:rFonts w:ascii="Consolas" w:hAnsi="Consolas" w:cstheme="minorHAnsi"/>
          <w:sz w:val="22"/>
          <w:szCs w:val="22"/>
        </w:rPr>
        <w:t>X_dev</w:t>
      </w:r>
      <w:proofErr w:type="spellEnd"/>
      <w:r w:rsidRPr="00A07968">
        <w:rPr>
          <w:rFonts w:ascii="Consolas" w:hAnsi="Consolas" w:cstheme="minorHAnsi"/>
          <w:sz w:val="22"/>
          <w:szCs w:val="22"/>
        </w:rPr>
        <w:t>[</w:t>
      </w:r>
      <w:proofErr w:type="spellStart"/>
      <w:r w:rsidRPr="00A07968">
        <w:rPr>
          <w:rFonts w:ascii="Consolas" w:hAnsi="Consolas" w:cstheme="minorHAnsi"/>
          <w:sz w:val="22"/>
          <w:szCs w:val="22"/>
        </w:rPr>
        <w:t>numeric_features</w:t>
      </w:r>
      <w:proofErr w:type="spellEnd"/>
      <w:r w:rsidRPr="00A07968">
        <w:rPr>
          <w:rFonts w:ascii="Consolas" w:hAnsi="Consolas" w:cstheme="minorHAnsi"/>
          <w:sz w:val="22"/>
          <w:szCs w:val="22"/>
        </w:rPr>
        <w:t>])</w:t>
      </w:r>
    </w:p>
    <w:p w14:paraId="400EA1A6" w14:textId="77777777" w:rsidR="00D73FC4" w:rsidRPr="00A07968" w:rsidRDefault="00D73FC4" w:rsidP="00D73FC4">
      <w:pPr>
        <w:rPr>
          <w:rFonts w:ascii="Consolas" w:hAnsi="Consolas" w:cstheme="minorHAnsi"/>
          <w:sz w:val="22"/>
          <w:szCs w:val="22"/>
        </w:rPr>
      </w:pPr>
      <w:proofErr w:type="spellStart"/>
      <w:r w:rsidRPr="00A07968">
        <w:rPr>
          <w:rFonts w:ascii="Consolas" w:hAnsi="Consolas" w:cstheme="minorHAnsi"/>
          <w:sz w:val="22"/>
          <w:szCs w:val="22"/>
        </w:rPr>
        <w:t>X_dev</w:t>
      </w:r>
      <w:proofErr w:type="spellEnd"/>
      <w:r w:rsidRPr="00A07968">
        <w:rPr>
          <w:rFonts w:ascii="Consolas" w:hAnsi="Consolas" w:cstheme="minorHAnsi"/>
          <w:sz w:val="22"/>
          <w:szCs w:val="22"/>
        </w:rPr>
        <w:t>[</w:t>
      </w:r>
      <w:proofErr w:type="spellStart"/>
      <w:r w:rsidRPr="00A07968">
        <w:rPr>
          <w:rFonts w:ascii="Consolas" w:hAnsi="Consolas" w:cstheme="minorHAnsi"/>
          <w:sz w:val="22"/>
          <w:szCs w:val="22"/>
        </w:rPr>
        <w:t>categorical_features</w:t>
      </w:r>
      <w:proofErr w:type="spellEnd"/>
      <w:r w:rsidRPr="00A07968">
        <w:rPr>
          <w:rFonts w:ascii="Consolas" w:hAnsi="Consolas" w:cstheme="minorHAnsi"/>
          <w:sz w:val="22"/>
          <w:szCs w:val="22"/>
        </w:rPr>
        <w:t xml:space="preserve">] = </w:t>
      </w:r>
      <w:proofErr w:type="spellStart"/>
      <w:r w:rsidRPr="00A07968">
        <w:rPr>
          <w:rFonts w:ascii="Consolas" w:hAnsi="Consolas" w:cstheme="minorHAnsi"/>
          <w:sz w:val="22"/>
          <w:szCs w:val="22"/>
        </w:rPr>
        <w:t>imp_most_frequent.fit_transform</w:t>
      </w:r>
      <w:proofErr w:type="spellEnd"/>
      <w:r w:rsidRPr="00A07968">
        <w:rPr>
          <w:rFonts w:ascii="Consolas" w:hAnsi="Consolas" w:cstheme="minorHAnsi"/>
          <w:sz w:val="22"/>
          <w:szCs w:val="22"/>
        </w:rPr>
        <w:t>(</w:t>
      </w:r>
      <w:proofErr w:type="spellStart"/>
      <w:r w:rsidRPr="00A07968">
        <w:rPr>
          <w:rFonts w:ascii="Consolas" w:hAnsi="Consolas" w:cstheme="minorHAnsi"/>
          <w:sz w:val="22"/>
          <w:szCs w:val="22"/>
        </w:rPr>
        <w:t>X_dev</w:t>
      </w:r>
      <w:proofErr w:type="spellEnd"/>
      <w:r w:rsidRPr="00A07968">
        <w:rPr>
          <w:rFonts w:ascii="Consolas" w:hAnsi="Consolas" w:cstheme="minorHAnsi"/>
          <w:sz w:val="22"/>
          <w:szCs w:val="22"/>
        </w:rPr>
        <w:t>[</w:t>
      </w:r>
      <w:proofErr w:type="spellStart"/>
      <w:r w:rsidRPr="00A07968">
        <w:rPr>
          <w:rFonts w:ascii="Consolas" w:hAnsi="Consolas" w:cstheme="minorHAnsi"/>
          <w:sz w:val="22"/>
          <w:szCs w:val="22"/>
        </w:rPr>
        <w:t>categorical_features</w:t>
      </w:r>
      <w:proofErr w:type="spellEnd"/>
      <w:r w:rsidRPr="00A07968">
        <w:rPr>
          <w:rFonts w:ascii="Consolas" w:hAnsi="Consolas" w:cstheme="minorHAnsi"/>
          <w:sz w:val="22"/>
          <w:szCs w:val="22"/>
        </w:rPr>
        <w:t>])</w:t>
      </w:r>
    </w:p>
    <w:p w14:paraId="0C5C30EE" w14:textId="77777777" w:rsidR="00D73FC4" w:rsidRPr="00A07968" w:rsidRDefault="00D73FC4" w:rsidP="00D73FC4">
      <w:pPr>
        <w:rPr>
          <w:rFonts w:ascii="Consolas" w:hAnsi="Consolas" w:cstheme="minorHAnsi"/>
          <w:sz w:val="22"/>
          <w:szCs w:val="22"/>
        </w:rPr>
      </w:pPr>
    </w:p>
    <w:p w14:paraId="47CDC2D9" w14:textId="77777777" w:rsidR="00D73FC4" w:rsidRPr="00A07968" w:rsidRDefault="00D73FC4" w:rsidP="00D73FC4">
      <w:pPr>
        <w:rPr>
          <w:rFonts w:ascii="Consolas" w:hAnsi="Consolas" w:cstheme="minorHAnsi"/>
          <w:b/>
          <w:bCs/>
          <w:color w:val="808080" w:themeColor="background1" w:themeShade="80"/>
          <w:sz w:val="22"/>
          <w:szCs w:val="22"/>
        </w:rPr>
      </w:pPr>
      <w:r w:rsidRPr="00A07968">
        <w:rPr>
          <w:rFonts w:ascii="Consolas" w:hAnsi="Consolas" w:cstheme="minorHAnsi"/>
          <w:b/>
          <w:bCs/>
          <w:color w:val="808080" w:themeColor="background1" w:themeShade="80"/>
          <w:sz w:val="22"/>
          <w:szCs w:val="22"/>
        </w:rPr>
        <w:t xml:space="preserve"># </w:t>
      </w:r>
      <w:proofErr w:type="spellStart"/>
      <w:r w:rsidRPr="00A07968">
        <w:rPr>
          <w:rFonts w:ascii="Consolas" w:hAnsi="Consolas" w:cstheme="minorHAnsi"/>
          <w:b/>
          <w:bCs/>
          <w:color w:val="808080" w:themeColor="background1" w:themeShade="80"/>
          <w:sz w:val="22"/>
          <w:szCs w:val="22"/>
        </w:rPr>
        <w:t>Winsorization</w:t>
      </w:r>
      <w:proofErr w:type="spellEnd"/>
      <w:r w:rsidRPr="00A07968">
        <w:rPr>
          <w:rFonts w:ascii="Consolas" w:hAnsi="Consolas" w:cstheme="minorHAnsi"/>
          <w:b/>
          <w:bCs/>
          <w:color w:val="808080" w:themeColor="background1" w:themeShade="80"/>
          <w:sz w:val="22"/>
          <w:szCs w:val="22"/>
        </w:rPr>
        <w:t xml:space="preserve"> of outliers at 5% and 95% thresholds for numeric features only</w:t>
      </w:r>
    </w:p>
    <w:p w14:paraId="3BB8D500" w14:textId="77777777" w:rsidR="00D73FC4" w:rsidRPr="00A07968" w:rsidRDefault="00D73FC4" w:rsidP="00D73FC4">
      <w:pPr>
        <w:rPr>
          <w:rFonts w:ascii="Consolas" w:hAnsi="Consolas" w:cstheme="minorHAnsi"/>
          <w:sz w:val="22"/>
          <w:szCs w:val="22"/>
        </w:rPr>
      </w:pPr>
      <w:r w:rsidRPr="00A07968">
        <w:rPr>
          <w:rFonts w:ascii="Consolas" w:hAnsi="Consolas" w:cstheme="minorHAnsi"/>
          <w:sz w:val="22"/>
          <w:szCs w:val="22"/>
        </w:rPr>
        <w:t xml:space="preserve">for col in </w:t>
      </w:r>
      <w:proofErr w:type="spellStart"/>
      <w:r w:rsidRPr="00A07968">
        <w:rPr>
          <w:rFonts w:ascii="Consolas" w:hAnsi="Consolas" w:cstheme="minorHAnsi"/>
          <w:sz w:val="22"/>
          <w:szCs w:val="22"/>
        </w:rPr>
        <w:t>numeric_features</w:t>
      </w:r>
      <w:proofErr w:type="spellEnd"/>
      <w:r w:rsidRPr="00A07968">
        <w:rPr>
          <w:rFonts w:ascii="Consolas" w:hAnsi="Consolas" w:cstheme="minorHAnsi"/>
          <w:sz w:val="22"/>
          <w:szCs w:val="22"/>
        </w:rPr>
        <w:t>:</w:t>
      </w:r>
    </w:p>
    <w:p w14:paraId="3CD0367E" w14:textId="77777777" w:rsidR="00D73FC4" w:rsidRPr="00A07968" w:rsidRDefault="00D73FC4" w:rsidP="00D73FC4">
      <w:pPr>
        <w:rPr>
          <w:rFonts w:ascii="Consolas" w:hAnsi="Consolas" w:cstheme="minorHAnsi"/>
          <w:sz w:val="22"/>
          <w:szCs w:val="22"/>
        </w:rPr>
      </w:pPr>
      <w:r w:rsidRPr="00A07968">
        <w:rPr>
          <w:rFonts w:ascii="Consolas" w:hAnsi="Consolas" w:cstheme="minorHAnsi"/>
          <w:sz w:val="22"/>
          <w:szCs w:val="22"/>
        </w:rPr>
        <w:t xml:space="preserve">    lower, upper = </w:t>
      </w:r>
      <w:proofErr w:type="spellStart"/>
      <w:r w:rsidRPr="00A07968">
        <w:rPr>
          <w:rFonts w:ascii="Consolas" w:hAnsi="Consolas" w:cstheme="minorHAnsi"/>
          <w:sz w:val="22"/>
          <w:szCs w:val="22"/>
        </w:rPr>
        <w:t>np.percentile</w:t>
      </w:r>
      <w:proofErr w:type="spellEnd"/>
      <w:r w:rsidRPr="00A07968">
        <w:rPr>
          <w:rFonts w:ascii="Consolas" w:hAnsi="Consolas" w:cstheme="minorHAnsi"/>
          <w:sz w:val="22"/>
          <w:szCs w:val="22"/>
        </w:rPr>
        <w:t>(</w:t>
      </w:r>
      <w:proofErr w:type="spellStart"/>
      <w:r w:rsidRPr="00A07968">
        <w:rPr>
          <w:rFonts w:ascii="Consolas" w:hAnsi="Consolas" w:cstheme="minorHAnsi"/>
          <w:sz w:val="22"/>
          <w:szCs w:val="22"/>
        </w:rPr>
        <w:t>X_dev</w:t>
      </w:r>
      <w:proofErr w:type="spellEnd"/>
      <w:r w:rsidRPr="00A07968">
        <w:rPr>
          <w:rFonts w:ascii="Consolas" w:hAnsi="Consolas" w:cstheme="minorHAnsi"/>
          <w:sz w:val="22"/>
          <w:szCs w:val="22"/>
        </w:rPr>
        <w:t>[col], [5, 95])</w:t>
      </w:r>
    </w:p>
    <w:p w14:paraId="1AC76348" w14:textId="77777777" w:rsidR="00D73FC4" w:rsidRPr="00A07968" w:rsidRDefault="00D73FC4" w:rsidP="00D73FC4">
      <w:pPr>
        <w:rPr>
          <w:rFonts w:ascii="Consolas" w:hAnsi="Consolas" w:cstheme="minorHAnsi"/>
          <w:sz w:val="22"/>
          <w:szCs w:val="22"/>
        </w:rPr>
      </w:pPr>
      <w:r w:rsidRPr="00A07968">
        <w:rPr>
          <w:rFonts w:ascii="Consolas" w:hAnsi="Consolas" w:cstheme="minorHAnsi"/>
          <w:sz w:val="22"/>
          <w:szCs w:val="22"/>
        </w:rPr>
        <w:t xml:space="preserve">    </w:t>
      </w:r>
      <w:proofErr w:type="spellStart"/>
      <w:r w:rsidRPr="00A07968">
        <w:rPr>
          <w:rFonts w:ascii="Consolas" w:hAnsi="Consolas" w:cstheme="minorHAnsi"/>
          <w:sz w:val="22"/>
          <w:szCs w:val="22"/>
        </w:rPr>
        <w:t>X_dev</w:t>
      </w:r>
      <w:proofErr w:type="spellEnd"/>
      <w:r w:rsidRPr="00A07968">
        <w:rPr>
          <w:rFonts w:ascii="Consolas" w:hAnsi="Consolas" w:cstheme="minorHAnsi"/>
          <w:sz w:val="22"/>
          <w:szCs w:val="22"/>
        </w:rPr>
        <w:t xml:space="preserve">[col] = </w:t>
      </w:r>
      <w:proofErr w:type="spellStart"/>
      <w:r w:rsidRPr="00A07968">
        <w:rPr>
          <w:rFonts w:ascii="Consolas" w:hAnsi="Consolas" w:cstheme="minorHAnsi"/>
          <w:sz w:val="22"/>
          <w:szCs w:val="22"/>
        </w:rPr>
        <w:t>np.where</w:t>
      </w:r>
      <w:proofErr w:type="spellEnd"/>
      <w:r w:rsidRPr="00A07968">
        <w:rPr>
          <w:rFonts w:ascii="Consolas" w:hAnsi="Consolas" w:cstheme="minorHAnsi"/>
          <w:sz w:val="22"/>
          <w:szCs w:val="22"/>
        </w:rPr>
        <w:t>(</w:t>
      </w:r>
      <w:proofErr w:type="spellStart"/>
      <w:r w:rsidRPr="00A07968">
        <w:rPr>
          <w:rFonts w:ascii="Consolas" w:hAnsi="Consolas" w:cstheme="minorHAnsi"/>
          <w:sz w:val="22"/>
          <w:szCs w:val="22"/>
        </w:rPr>
        <w:t>X_dev</w:t>
      </w:r>
      <w:proofErr w:type="spellEnd"/>
      <w:r w:rsidRPr="00A07968">
        <w:rPr>
          <w:rFonts w:ascii="Consolas" w:hAnsi="Consolas" w:cstheme="minorHAnsi"/>
          <w:sz w:val="22"/>
          <w:szCs w:val="22"/>
        </w:rPr>
        <w:t xml:space="preserve">[col] &lt; lower, lower, </w:t>
      </w:r>
      <w:proofErr w:type="spellStart"/>
      <w:r w:rsidRPr="00A07968">
        <w:rPr>
          <w:rFonts w:ascii="Consolas" w:hAnsi="Consolas" w:cstheme="minorHAnsi"/>
          <w:sz w:val="22"/>
          <w:szCs w:val="22"/>
        </w:rPr>
        <w:t>X_dev</w:t>
      </w:r>
      <w:proofErr w:type="spellEnd"/>
      <w:r w:rsidRPr="00A07968">
        <w:rPr>
          <w:rFonts w:ascii="Consolas" w:hAnsi="Consolas" w:cstheme="minorHAnsi"/>
          <w:sz w:val="22"/>
          <w:szCs w:val="22"/>
        </w:rPr>
        <w:t>[col])</w:t>
      </w:r>
    </w:p>
    <w:p w14:paraId="6E387D05" w14:textId="77777777" w:rsidR="00D73FC4" w:rsidRPr="00A07968" w:rsidRDefault="00D73FC4" w:rsidP="00D73FC4">
      <w:pPr>
        <w:rPr>
          <w:rFonts w:ascii="Consolas" w:hAnsi="Consolas" w:cstheme="minorHAnsi"/>
          <w:sz w:val="22"/>
          <w:szCs w:val="22"/>
        </w:rPr>
      </w:pPr>
      <w:r w:rsidRPr="00A07968">
        <w:rPr>
          <w:rFonts w:ascii="Consolas" w:hAnsi="Consolas" w:cstheme="minorHAnsi"/>
          <w:sz w:val="22"/>
          <w:szCs w:val="22"/>
        </w:rPr>
        <w:t xml:space="preserve">    </w:t>
      </w:r>
      <w:proofErr w:type="spellStart"/>
      <w:r w:rsidRPr="00A07968">
        <w:rPr>
          <w:rFonts w:ascii="Consolas" w:hAnsi="Consolas" w:cstheme="minorHAnsi"/>
          <w:sz w:val="22"/>
          <w:szCs w:val="22"/>
        </w:rPr>
        <w:t>X_dev</w:t>
      </w:r>
      <w:proofErr w:type="spellEnd"/>
      <w:r w:rsidRPr="00A07968">
        <w:rPr>
          <w:rFonts w:ascii="Consolas" w:hAnsi="Consolas" w:cstheme="minorHAnsi"/>
          <w:sz w:val="22"/>
          <w:szCs w:val="22"/>
        </w:rPr>
        <w:t xml:space="preserve">[col] = </w:t>
      </w:r>
      <w:proofErr w:type="spellStart"/>
      <w:r w:rsidRPr="00A07968">
        <w:rPr>
          <w:rFonts w:ascii="Consolas" w:hAnsi="Consolas" w:cstheme="minorHAnsi"/>
          <w:sz w:val="22"/>
          <w:szCs w:val="22"/>
        </w:rPr>
        <w:t>np.where</w:t>
      </w:r>
      <w:proofErr w:type="spellEnd"/>
      <w:r w:rsidRPr="00A07968">
        <w:rPr>
          <w:rFonts w:ascii="Consolas" w:hAnsi="Consolas" w:cstheme="minorHAnsi"/>
          <w:sz w:val="22"/>
          <w:szCs w:val="22"/>
        </w:rPr>
        <w:t>(</w:t>
      </w:r>
      <w:proofErr w:type="spellStart"/>
      <w:r w:rsidRPr="00A07968">
        <w:rPr>
          <w:rFonts w:ascii="Consolas" w:hAnsi="Consolas" w:cstheme="minorHAnsi"/>
          <w:sz w:val="22"/>
          <w:szCs w:val="22"/>
        </w:rPr>
        <w:t>X_dev</w:t>
      </w:r>
      <w:proofErr w:type="spellEnd"/>
      <w:r w:rsidRPr="00A07968">
        <w:rPr>
          <w:rFonts w:ascii="Consolas" w:hAnsi="Consolas" w:cstheme="minorHAnsi"/>
          <w:sz w:val="22"/>
          <w:szCs w:val="22"/>
        </w:rPr>
        <w:t xml:space="preserve">[col] &gt; upper, upper, </w:t>
      </w:r>
      <w:proofErr w:type="spellStart"/>
      <w:r w:rsidRPr="00A07968">
        <w:rPr>
          <w:rFonts w:ascii="Consolas" w:hAnsi="Consolas" w:cstheme="minorHAnsi"/>
          <w:sz w:val="22"/>
          <w:szCs w:val="22"/>
        </w:rPr>
        <w:t>X_dev</w:t>
      </w:r>
      <w:proofErr w:type="spellEnd"/>
      <w:r w:rsidRPr="00A07968">
        <w:rPr>
          <w:rFonts w:ascii="Consolas" w:hAnsi="Consolas" w:cstheme="minorHAnsi"/>
          <w:sz w:val="22"/>
          <w:szCs w:val="22"/>
        </w:rPr>
        <w:t>[col])</w:t>
      </w:r>
    </w:p>
    <w:p w14:paraId="08212E0B" w14:textId="77777777" w:rsidR="00D73FC4" w:rsidRPr="00A07968" w:rsidRDefault="00D73FC4" w:rsidP="00D73FC4">
      <w:pPr>
        <w:rPr>
          <w:rFonts w:ascii="Consolas" w:hAnsi="Consolas" w:cstheme="minorHAnsi"/>
          <w:sz w:val="22"/>
          <w:szCs w:val="22"/>
        </w:rPr>
      </w:pPr>
    </w:p>
    <w:p w14:paraId="7BF00DF8" w14:textId="77777777" w:rsidR="00D73FC4" w:rsidRPr="00A07968" w:rsidRDefault="00D73FC4" w:rsidP="00D73FC4">
      <w:pPr>
        <w:rPr>
          <w:rFonts w:ascii="Consolas" w:hAnsi="Consolas" w:cstheme="minorHAnsi"/>
          <w:b/>
          <w:bCs/>
          <w:color w:val="808080" w:themeColor="background1" w:themeShade="80"/>
          <w:sz w:val="22"/>
          <w:szCs w:val="22"/>
        </w:rPr>
      </w:pPr>
      <w:r w:rsidRPr="00A07968">
        <w:rPr>
          <w:rFonts w:ascii="Consolas" w:hAnsi="Consolas" w:cstheme="minorHAnsi"/>
          <w:b/>
          <w:bCs/>
          <w:color w:val="808080" w:themeColor="background1" w:themeShade="80"/>
          <w:sz w:val="22"/>
          <w:szCs w:val="22"/>
        </w:rPr>
        <w:t># Apply one-hot encoding to categorical features</w:t>
      </w:r>
    </w:p>
    <w:p w14:paraId="4354E937" w14:textId="77777777" w:rsidR="00D73FC4" w:rsidRPr="00A07968" w:rsidRDefault="00D73FC4" w:rsidP="00D73FC4">
      <w:pPr>
        <w:rPr>
          <w:rFonts w:ascii="Consolas" w:hAnsi="Consolas" w:cstheme="minorHAnsi"/>
          <w:sz w:val="22"/>
          <w:szCs w:val="22"/>
        </w:rPr>
      </w:pPr>
      <w:r w:rsidRPr="00A07968">
        <w:rPr>
          <w:rFonts w:ascii="Consolas" w:hAnsi="Consolas" w:cstheme="minorHAnsi"/>
          <w:sz w:val="22"/>
          <w:szCs w:val="22"/>
        </w:rPr>
        <w:t xml:space="preserve">encoder = </w:t>
      </w:r>
      <w:proofErr w:type="spellStart"/>
      <w:r w:rsidRPr="00A07968">
        <w:rPr>
          <w:rFonts w:ascii="Consolas" w:hAnsi="Consolas" w:cstheme="minorHAnsi"/>
          <w:sz w:val="22"/>
          <w:szCs w:val="22"/>
        </w:rPr>
        <w:t>OneHotEncoder</w:t>
      </w:r>
      <w:proofErr w:type="spellEnd"/>
      <w:r w:rsidRPr="00A07968">
        <w:rPr>
          <w:rFonts w:ascii="Consolas" w:hAnsi="Consolas" w:cstheme="minorHAnsi"/>
          <w:sz w:val="22"/>
          <w:szCs w:val="22"/>
        </w:rPr>
        <w:t>(</w:t>
      </w:r>
      <w:proofErr w:type="spellStart"/>
      <w:r w:rsidRPr="00A07968">
        <w:rPr>
          <w:rFonts w:ascii="Consolas" w:hAnsi="Consolas" w:cstheme="minorHAnsi"/>
          <w:sz w:val="22"/>
          <w:szCs w:val="22"/>
        </w:rPr>
        <w:t>handle_unknown</w:t>
      </w:r>
      <w:proofErr w:type="spellEnd"/>
      <w:r w:rsidRPr="00A07968">
        <w:rPr>
          <w:rFonts w:ascii="Consolas" w:hAnsi="Consolas" w:cstheme="minorHAnsi"/>
          <w:sz w:val="22"/>
          <w:szCs w:val="22"/>
        </w:rPr>
        <w:t>='ignore')</w:t>
      </w:r>
    </w:p>
    <w:p w14:paraId="2B83C237" w14:textId="77777777" w:rsidR="00D73FC4" w:rsidRPr="00A07968" w:rsidRDefault="00D73FC4" w:rsidP="00D73FC4">
      <w:pPr>
        <w:rPr>
          <w:rFonts w:ascii="Consolas" w:hAnsi="Consolas" w:cstheme="minorHAnsi"/>
          <w:sz w:val="22"/>
          <w:szCs w:val="22"/>
        </w:rPr>
      </w:pPr>
      <w:proofErr w:type="spellStart"/>
      <w:r w:rsidRPr="00A07968">
        <w:rPr>
          <w:rFonts w:ascii="Consolas" w:hAnsi="Consolas" w:cstheme="minorHAnsi"/>
          <w:sz w:val="22"/>
          <w:szCs w:val="22"/>
        </w:rPr>
        <w:t>X_cat_encoded</w:t>
      </w:r>
      <w:proofErr w:type="spellEnd"/>
      <w:r w:rsidRPr="00A07968">
        <w:rPr>
          <w:rFonts w:ascii="Consolas" w:hAnsi="Consolas" w:cstheme="minorHAnsi"/>
          <w:sz w:val="22"/>
          <w:szCs w:val="22"/>
        </w:rPr>
        <w:t xml:space="preserve"> = </w:t>
      </w:r>
      <w:proofErr w:type="spellStart"/>
      <w:r w:rsidRPr="00A07968">
        <w:rPr>
          <w:rFonts w:ascii="Consolas" w:hAnsi="Consolas" w:cstheme="minorHAnsi"/>
          <w:sz w:val="22"/>
          <w:szCs w:val="22"/>
        </w:rPr>
        <w:t>encoder.fit_transform</w:t>
      </w:r>
      <w:proofErr w:type="spellEnd"/>
      <w:r w:rsidRPr="00A07968">
        <w:rPr>
          <w:rFonts w:ascii="Consolas" w:hAnsi="Consolas" w:cstheme="minorHAnsi"/>
          <w:sz w:val="22"/>
          <w:szCs w:val="22"/>
        </w:rPr>
        <w:t>(</w:t>
      </w:r>
      <w:proofErr w:type="spellStart"/>
      <w:r w:rsidRPr="00A07968">
        <w:rPr>
          <w:rFonts w:ascii="Consolas" w:hAnsi="Consolas" w:cstheme="minorHAnsi"/>
          <w:sz w:val="22"/>
          <w:szCs w:val="22"/>
        </w:rPr>
        <w:t>X_dev</w:t>
      </w:r>
      <w:proofErr w:type="spellEnd"/>
      <w:r w:rsidRPr="00A07968">
        <w:rPr>
          <w:rFonts w:ascii="Consolas" w:hAnsi="Consolas" w:cstheme="minorHAnsi"/>
          <w:sz w:val="22"/>
          <w:szCs w:val="22"/>
        </w:rPr>
        <w:t>[</w:t>
      </w:r>
      <w:proofErr w:type="spellStart"/>
      <w:r w:rsidRPr="00A07968">
        <w:rPr>
          <w:rFonts w:ascii="Consolas" w:hAnsi="Consolas" w:cstheme="minorHAnsi"/>
          <w:sz w:val="22"/>
          <w:szCs w:val="22"/>
        </w:rPr>
        <w:t>categorical_features</w:t>
      </w:r>
      <w:proofErr w:type="spellEnd"/>
      <w:r w:rsidRPr="00A07968">
        <w:rPr>
          <w:rFonts w:ascii="Consolas" w:hAnsi="Consolas" w:cstheme="minorHAnsi"/>
          <w:sz w:val="22"/>
          <w:szCs w:val="22"/>
        </w:rPr>
        <w:t>])</w:t>
      </w:r>
    </w:p>
    <w:p w14:paraId="78BE8CA5" w14:textId="77777777" w:rsidR="00D73FC4" w:rsidRPr="00A07968" w:rsidRDefault="00D73FC4" w:rsidP="00D73FC4">
      <w:pPr>
        <w:rPr>
          <w:rFonts w:ascii="Consolas" w:hAnsi="Consolas" w:cstheme="minorHAnsi"/>
          <w:sz w:val="22"/>
          <w:szCs w:val="22"/>
        </w:rPr>
      </w:pPr>
      <w:proofErr w:type="spellStart"/>
      <w:r w:rsidRPr="00A07968">
        <w:rPr>
          <w:rFonts w:ascii="Consolas" w:hAnsi="Consolas" w:cstheme="minorHAnsi"/>
          <w:sz w:val="22"/>
          <w:szCs w:val="22"/>
        </w:rPr>
        <w:t>X_dev_encoded</w:t>
      </w:r>
      <w:proofErr w:type="spellEnd"/>
      <w:r w:rsidRPr="00A07968">
        <w:rPr>
          <w:rFonts w:ascii="Consolas" w:hAnsi="Consolas" w:cstheme="minorHAnsi"/>
          <w:sz w:val="22"/>
          <w:szCs w:val="22"/>
        </w:rPr>
        <w:t xml:space="preserve"> = </w:t>
      </w:r>
      <w:proofErr w:type="spellStart"/>
      <w:r w:rsidRPr="00A07968">
        <w:rPr>
          <w:rFonts w:ascii="Consolas" w:hAnsi="Consolas" w:cstheme="minorHAnsi"/>
          <w:sz w:val="22"/>
          <w:szCs w:val="22"/>
        </w:rPr>
        <w:t>pd.concat</w:t>
      </w:r>
      <w:proofErr w:type="spellEnd"/>
      <w:r w:rsidRPr="00A07968">
        <w:rPr>
          <w:rFonts w:ascii="Consolas" w:hAnsi="Consolas" w:cstheme="minorHAnsi"/>
          <w:sz w:val="22"/>
          <w:szCs w:val="22"/>
        </w:rPr>
        <w:t>([</w:t>
      </w:r>
      <w:proofErr w:type="spellStart"/>
      <w:r w:rsidRPr="00A07968">
        <w:rPr>
          <w:rFonts w:ascii="Consolas" w:hAnsi="Consolas" w:cstheme="minorHAnsi"/>
          <w:sz w:val="22"/>
          <w:szCs w:val="22"/>
        </w:rPr>
        <w:t>X_dev</w:t>
      </w:r>
      <w:proofErr w:type="spellEnd"/>
      <w:r w:rsidRPr="00A07968">
        <w:rPr>
          <w:rFonts w:ascii="Consolas" w:hAnsi="Consolas" w:cstheme="minorHAnsi"/>
          <w:sz w:val="22"/>
          <w:szCs w:val="22"/>
        </w:rPr>
        <w:t>[</w:t>
      </w:r>
      <w:proofErr w:type="spellStart"/>
      <w:r w:rsidRPr="00A07968">
        <w:rPr>
          <w:rFonts w:ascii="Consolas" w:hAnsi="Consolas" w:cstheme="minorHAnsi"/>
          <w:sz w:val="22"/>
          <w:szCs w:val="22"/>
        </w:rPr>
        <w:t>numeric_features</w:t>
      </w:r>
      <w:proofErr w:type="spellEnd"/>
      <w:r w:rsidRPr="00A07968">
        <w:rPr>
          <w:rFonts w:ascii="Consolas" w:hAnsi="Consolas" w:cstheme="minorHAnsi"/>
          <w:sz w:val="22"/>
          <w:szCs w:val="22"/>
        </w:rPr>
        <w:t xml:space="preserve">], </w:t>
      </w:r>
      <w:proofErr w:type="spellStart"/>
      <w:r w:rsidRPr="00A07968">
        <w:rPr>
          <w:rFonts w:ascii="Consolas" w:hAnsi="Consolas" w:cstheme="minorHAnsi"/>
          <w:sz w:val="22"/>
          <w:szCs w:val="22"/>
        </w:rPr>
        <w:t>pd.DataFrame</w:t>
      </w:r>
      <w:proofErr w:type="spellEnd"/>
      <w:r w:rsidRPr="00A07968">
        <w:rPr>
          <w:rFonts w:ascii="Consolas" w:hAnsi="Consolas" w:cstheme="minorHAnsi"/>
          <w:sz w:val="22"/>
          <w:szCs w:val="22"/>
        </w:rPr>
        <w:t>(</w:t>
      </w:r>
      <w:proofErr w:type="spellStart"/>
      <w:r w:rsidRPr="00A07968">
        <w:rPr>
          <w:rFonts w:ascii="Consolas" w:hAnsi="Consolas" w:cstheme="minorHAnsi"/>
          <w:sz w:val="22"/>
          <w:szCs w:val="22"/>
        </w:rPr>
        <w:t>X_cat_encoded.toarray</w:t>
      </w:r>
      <w:proofErr w:type="spellEnd"/>
      <w:r w:rsidRPr="00A07968">
        <w:rPr>
          <w:rFonts w:ascii="Consolas" w:hAnsi="Consolas" w:cstheme="minorHAnsi"/>
          <w:sz w:val="22"/>
          <w:szCs w:val="22"/>
        </w:rPr>
        <w:t>(), index=</w:t>
      </w:r>
      <w:proofErr w:type="spellStart"/>
      <w:r w:rsidRPr="00A07968">
        <w:rPr>
          <w:rFonts w:ascii="Consolas" w:hAnsi="Consolas" w:cstheme="minorHAnsi"/>
          <w:sz w:val="22"/>
          <w:szCs w:val="22"/>
        </w:rPr>
        <w:t>X_dev.index</w:t>
      </w:r>
      <w:proofErr w:type="spellEnd"/>
      <w:r w:rsidRPr="00A07968">
        <w:rPr>
          <w:rFonts w:ascii="Consolas" w:hAnsi="Consolas" w:cstheme="minorHAnsi"/>
          <w:sz w:val="22"/>
          <w:szCs w:val="22"/>
        </w:rPr>
        <w:t>)], axis=1)</w:t>
      </w:r>
    </w:p>
    <w:p w14:paraId="41269FE2" w14:textId="77777777" w:rsidR="00D73FC4" w:rsidRPr="00A07968" w:rsidRDefault="00D73FC4" w:rsidP="00D73FC4">
      <w:pPr>
        <w:rPr>
          <w:rFonts w:ascii="Consolas" w:hAnsi="Consolas" w:cstheme="minorHAnsi"/>
          <w:sz w:val="22"/>
          <w:szCs w:val="22"/>
        </w:rPr>
      </w:pPr>
    </w:p>
    <w:p w14:paraId="01D08A61" w14:textId="77777777" w:rsidR="00D73FC4" w:rsidRPr="00A07968" w:rsidRDefault="00D73FC4" w:rsidP="00D73FC4">
      <w:pPr>
        <w:rPr>
          <w:rFonts w:ascii="Consolas" w:hAnsi="Consolas" w:cstheme="minorHAnsi"/>
          <w:b/>
          <w:bCs/>
          <w:color w:val="808080" w:themeColor="background1" w:themeShade="80"/>
          <w:sz w:val="22"/>
          <w:szCs w:val="22"/>
        </w:rPr>
      </w:pPr>
      <w:r w:rsidRPr="00A07968">
        <w:rPr>
          <w:rFonts w:ascii="Consolas" w:hAnsi="Consolas" w:cstheme="minorHAnsi"/>
          <w:b/>
          <w:bCs/>
          <w:color w:val="808080" w:themeColor="background1" w:themeShade="80"/>
          <w:sz w:val="22"/>
          <w:szCs w:val="22"/>
        </w:rPr>
        <w:lastRenderedPageBreak/>
        <w:t xml:space="preserve"># Feature engineering: create interaction variable between </w:t>
      </w:r>
      <w:proofErr w:type="spellStart"/>
      <w:r w:rsidRPr="00A07968">
        <w:rPr>
          <w:rFonts w:ascii="Consolas" w:hAnsi="Consolas" w:cstheme="minorHAnsi"/>
          <w:b/>
          <w:bCs/>
          <w:color w:val="808080" w:themeColor="background1" w:themeShade="80"/>
          <w:sz w:val="22"/>
          <w:szCs w:val="22"/>
        </w:rPr>
        <w:t>dti</w:t>
      </w:r>
      <w:proofErr w:type="spellEnd"/>
      <w:r w:rsidRPr="00A07968">
        <w:rPr>
          <w:rFonts w:ascii="Consolas" w:hAnsi="Consolas" w:cstheme="minorHAnsi"/>
          <w:b/>
          <w:bCs/>
          <w:color w:val="808080" w:themeColor="background1" w:themeShade="80"/>
          <w:sz w:val="22"/>
          <w:szCs w:val="22"/>
        </w:rPr>
        <w:t xml:space="preserve"> and </w:t>
      </w:r>
      <w:proofErr w:type="spellStart"/>
      <w:r w:rsidRPr="00A07968">
        <w:rPr>
          <w:rFonts w:ascii="Consolas" w:hAnsi="Consolas" w:cstheme="minorHAnsi"/>
          <w:b/>
          <w:bCs/>
          <w:color w:val="808080" w:themeColor="background1" w:themeShade="80"/>
          <w:sz w:val="22"/>
          <w:szCs w:val="22"/>
        </w:rPr>
        <w:t>annual_inc</w:t>
      </w:r>
      <w:proofErr w:type="spellEnd"/>
    </w:p>
    <w:p w14:paraId="38596695" w14:textId="77777777" w:rsidR="00D73FC4" w:rsidRPr="00A07968" w:rsidRDefault="00D73FC4" w:rsidP="00D73FC4">
      <w:pPr>
        <w:rPr>
          <w:rFonts w:ascii="Consolas" w:hAnsi="Consolas" w:cstheme="minorHAnsi"/>
          <w:sz w:val="22"/>
          <w:szCs w:val="22"/>
        </w:rPr>
      </w:pPr>
      <w:proofErr w:type="spellStart"/>
      <w:r w:rsidRPr="00A07968">
        <w:rPr>
          <w:rFonts w:ascii="Consolas" w:hAnsi="Consolas" w:cstheme="minorHAnsi"/>
          <w:sz w:val="22"/>
          <w:szCs w:val="22"/>
        </w:rPr>
        <w:t>X_dev_encoded</w:t>
      </w:r>
      <w:proofErr w:type="spellEnd"/>
      <w:r w:rsidRPr="00A07968">
        <w:rPr>
          <w:rFonts w:ascii="Consolas" w:hAnsi="Consolas" w:cstheme="minorHAnsi"/>
          <w:sz w:val="22"/>
          <w:szCs w:val="22"/>
        </w:rPr>
        <w:t>['</w:t>
      </w:r>
      <w:proofErr w:type="spellStart"/>
      <w:r w:rsidRPr="00A07968">
        <w:rPr>
          <w:rFonts w:ascii="Consolas" w:hAnsi="Consolas" w:cstheme="minorHAnsi"/>
          <w:sz w:val="22"/>
          <w:szCs w:val="22"/>
        </w:rPr>
        <w:t>DTI_INC_interaction</w:t>
      </w:r>
      <w:proofErr w:type="spellEnd"/>
      <w:r w:rsidRPr="00A07968">
        <w:rPr>
          <w:rFonts w:ascii="Consolas" w:hAnsi="Consolas" w:cstheme="minorHAnsi"/>
          <w:sz w:val="22"/>
          <w:szCs w:val="22"/>
        </w:rPr>
        <w:t xml:space="preserve">'] = </w:t>
      </w:r>
      <w:proofErr w:type="spellStart"/>
      <w:r w:rsidRPr="00A07968">
        <w:rPr>
          <w:rFonts w:ascii="Consolas" w:hAnsi="Consolas" w:cstheme="minorHAnsi"/>
          <w:sz w:val="22"/>
          <w:szCs w:val="22"/>
        </w:rPr>
        <w:t>X_dev</w:t>
      </w:r>
      <w:proofErr w:type="spellEnd"/>
      <w:r w:rsidRPr="00A07968">
        <w:rPr>
          <w:rFonts w:ascii="Consolas" w:hAnsi="Consolas" w:cstheme="minorHAnsi"/>
          <w:sz w:val="22"/>
          <w:szCs w:val="22"/>
        </w:rPr>
        <w:t>['</w:t>
      </w:r>
      <w:proofErr w:type="spellStart"/>
      <w:r w:rsidRPr="00A07968">
        <w:rPr>
          <w:rFonts w:ascii="Consolas" w:hAnsi="Consolas" w:cstheme="minorHAnsi"/>
          <w:sz w:val="22"/>
          <w:szCs w:val="22"/>
        </w:rPr>
        <w:t>dti</w:t>
      </w:r>
      <w:proofErr w:type="spellEnd"/>
      <w:r w:rsidRPr="00A07968">
        <w:rPr>
          <w:rFonts w:ascii="Consolas" w:hAnsi="Consolas" w:cstheme="minorHAnsi"/>
          <w:sz w:val="22"/>
          <w:szCs w:val="22"/>
        </w:rPr>
        <w:t xml:space="preserve">'] * </w:t>
      </w:r>
      <w:proofErr w:type="spellStart"/>
      <w:r w:rsidRPr="00A07968">
        <w:rPr>
          <w:rFonts w:ascii="Consolas" w:hAnsi="Consolas" w:cstheme="minorHAnsi"/>
          <w:sz w:val="22"/>
          <w:szCs w:val="22"/>
        </w:rPr>
        <w:t>X_dev</w:t>
      </w:r>
      <w:proofErr w:type="spellEnd"/>
      <w:r w:rsidRPr="00A07968">
        <w:rPr>
          <w:rFonts w:ascii="Consolas" w:hAnsi="Consolas" w:cstheme="minorHAnsi"/>
          <w:sz w:val="22"/>
          <w:szCs w:val="22"/>
        </w:rPr>
        <w:t>['</w:t>
      </w:r>
      <w:proofErr w:type="spellStart"/>
      <w:r w:rsidRPr="00A07968">
        <w:rPr>
          <w:rFonts w:ascii="Consolas" w:hAnsi="Consolas" w:cstheme="minorHAnsi"/>
          <w:sz w:val="22"/>
          <w:szCs w:val="22"/>
        </w:rPr>
        <w:t>annual_inc</w:t>
      </w:r>
      <w:proofErr w:type="spellEnd"/>
      <w:r w:rsidRPr="00A07968">
        <w:rPr>
          <w:rFonts w:ascii="Consolas" w:hAnsi="Consolas" w:cstheme="minorHAnsi"/>
          <w:sz w:val="22"/>
          <w:szCs w:val="22"/>
        </w:rPr>
        <w:t>']</w:t>
      </w:r>
    </w:p>
    <w:p w14:paraId="58C13693" w14:textId="77777777" w:rsidR="00D73FC4" w:rsidRPr="00A07968" w:rsidRDefault="00D73FC4" w:rsidP="00D73FC4">
      <w:pPr>
        <w:rPr>
          <w:rFonts w:ascii="Consolas" w:hAnsi="Consolas" w:cstheme="minorHAnsi"/>
          <w:sz w:val="22"/>
          <w:szCs w:val="22"/>
        </w:rPr>
      </w:pPr>
    </w:p>
    <w:p w14:paraId="07578B15" w14:textId="77777777" w:rsidR="00D73FC4" w:rsidRPr="00A07968" w:rsidRDefault="00D73FC4" w:rsidP="00D73FC4">
      <w:pPr>
        <w:rPr>
          <w:rFonts w:ascii="Consolas" w:hAnsi="Consolas" w:cstheme="minorHAnsi"/>
          <w:b/>
          <w:bCs/>
          <w:color w:val="808080" w:themeColor="background1" w:themeShade="80"/>
          <w:sz w:val="22"/>
          <w:szCs w:val="22"/>
        </w:rPr>
      </w:pPr>
      <w:r w:rsidRPr="00A07968">
        <w:rPr>
          <w:rFonts w:ascii="Consolas" w:hAnsi="Consolas" w:cstheme="minorHAnsi"/>
          <w:b/>
          <w:bCs/>
          <w:color w:val="808080" w:themeColor="background1" w:themeShade="80"/>
          <w:sz w:val="22"/>
          <w:szCs w:val="22"/>
        </w:rPr>
        <w:t># Split developmental dataset into development and validation datasets (80/20 ratio)</w:t>
      </w:r>
    </w:p>
    <w:p w14:paraId="447F6AC3" w14:textId="77777777" w:rsidR="00D73FC4" w:rsidRPr="00A07968" w:rsidRDefault="00D73FC4" w:rsidP="00D73FC4">
      <w:pPr>
        <w:rPr>
          <w:rFonts w:ascii="Consolas" w:hAnsi="Consolas" w:cstheme="minorHAnsi"/>
          <w:sz w:val="22"/>
          <w:szCs w:val="22"/>
        </w:rPr>
      </w:pPr>
      <w:proofErr w:type="spellStart"/>
      <w:r w:rsidRPr="00A07968">
        <w:rPr>
          <w:rFonts w:ascii="Consolas" w:hAnsi="Consolas" w:cstheme="minorHAnsi"/>
          <w:sz w:val="22"/>
          <w:szCs w:val="22"/>
        </w:rPr>
        <w:t>X_train</w:t>
      </w:r>
      <w:proofErr w:type="spellEnd"/>
      <w:r w:rsidRPr="00A07968">
        <w:rPr>
          <w:rFonts w:ascii="Consolas" w:hAnsi="Consolas" w:cstheme="minorHAnsi"/>
          <w:sz w:val="22"/>
          <w:szCs w:val="22"/>
        </w:rPr>
        <w:t xml:space="preserve">, </w:t>
      </w:r>
      <w:proofErr w:type="spellStart"/>
      <w:r w:rsidRPr="00A07968">
        <w:rPr>
          <w:rFonts w:ascii="Consolas" w:hAnsi="Consolas" w:cstheme="minorHAnsi"/>
          <w:sz w:val="22"/>
          <w:szCs w:val="22"/>
        </w:rPr>
        <w:t>X_val</w:t>
      </w:r>
      <w:proofErr w:type="spellEnd"/>
      <w:r w:rsidRPr="00A07968">
        <w:rPr>
          <w:rFonts w:ascii="Consolas" w:hAnsi="Consolas" w:cstheme="minorHAnsi"/>
          <w:sz w:val="22"/>
          <w:szCs w:val="22"/>
        </w:rPr>
        <w:t xml:space="preserve">, </w:t>
      </w:r>
      <w:proofErr w:type="spellStart"/>
      <w:r w:rsidRPr="00A07968">
        <w:rPr>
          <w:rFonts w:ascii="Consolas" w:hAnsi="Consolas" w:cstheme="minorHAnsi"/>
          <w:sz w:val="22"/>
          <w:szCs w:val="22"/>
        </w:rPr>
        <w:t>y_train</w:t>
      </w:r>
      <w:proofErr w:type="spellEnd"/>
      <w:r w:rsidRPr="00A07968">
        <w:rPr>
          <w:rFonts w:ascii="Consolas" w:hAnsi="Consolas" w:cstheme="minorHAnsi"/>
          <w:sz w:val="22"/>
          <w:szCs w:val="22"/>
        </w:rPr>
        <w:t xml:space="preserve">, </w:t>
      </w:r>
      <w:proofErr w:type="spellStart"/>
      <w:r w:rsidRPr="00A07968">
        <w:rPr>
          <w:rFonts w:ascii="Consolas" w:hAnsi="Consolas" w:cstheme="minorHAnsi"/>
          <w:sz w:val="22"/>
          <w:szCs w:val="22"/>
        </w:rPr>
        <w:t>y_val</w:t>
      </w:r>
      <w:proofErr w:type="spellEnd"/>
      <w:r w:rsidRPr="00A07968">
        <w:rPr>
          <w:rFonts w:ascii="Consolas" w:hAnsi="Consolas" w:cstheme="minorHAnsi"/>
          <w:sz w:val="22"/>
          <w:szCs w:val="22"/>
        </w:rPr>
        <w:t xml:space="preserve"> = </w:t>
      </w:r>
      <w:proofErr w:type="spellStart"/>
      <w:r w:rsidRPr="00A07968">
        <w:rPr>
          <w:rFonts w:ascii="Consolas" w:hAnsi="Consolas" w:cstheme="minorHAnsi"/>
          <w:sz w:val="22"/>
          <w:szCs w:val="22"/>
        </w:rPr>
        <w:t>train_test_split</w:t>
      </w:r>
      <w:proofErr w:type="spellEnd"/>
      <w:r w:rsidRPr="00A07968">
        <w:rPr>
          <w:rFonts w:ascii="Consolas" w:hAnsi="Consolas" w:cstheme="minorHAnsi"/>
          <w:sz w:val="22"/>
          <w:szCs w:val="22"/>
        </w:rPr>
        <w:t>(</w:t>
      </w:r>
      <w:proofErr w:type="spellStart"/>
      <w:r w:rsidRPr="00A07968">
        <w:rPr>
          <w:rFonts w:ascii="Consolas" w:hAnsi="Consolas" w:cstheme="minorHAnsi"/>
          <w:sz w:val="22"/>
          <w:szCs w:val="22"/>
        </w:rPr>
        <w:t>X_dev_encoded</w:t>
      </w:r>
      <w:proofErr w:type="spellEnd"/>
      <w:r w:rsidRPr="00A07968">
        <w:rPr>
          <w:rFonts w:ascii="Consolas" w:hAnsi="Consolas" w:cstheme="minorHAnsi"/>
          <w:sz w:val="22"/>
          <w:szCs w:val="22"/>
        </w:rPr>
        <w:t xml:space="preserve">, </w:t>
      </w:r>
      <w:proofErr w:type="spellStart"/>
      <w:r w:rsidRPr="00A07968">
        <w:rPr>
          <w:rFonts w:ascii="Consolas" w:hAnsi="Consolas" w:cstheme="minorHAnsi"/>
          <w:sz w:val="22"/>
          <w:szCs w:val="22"/>
        </w:rPr>
        <w:t>y_dev</w:t>
      </w:r>
      <w:proofErr w:type="spellEnd"/>
      <w:r w:rsidRPr="00A07968">
        <w:rPr>
          <w:rFonts w:ascii="Consolas" w:hAnsi="Consolas" w:cstheme="minorHAnsi"/>
          <w:sz w:val="22"/>
          <w:szCs w:val="22"/>
        </w:rPr>
        <w:t xml:space="preserve">, </w:t>
      </w:r>
      <w:proofErr w:type="spellStart"/>
      <w:r w:rsidRPr="00A07968">
        <w:rPr>
          <w:rFonts w:ascii="Consolas" w:hAnsi="Consolas" w:cstheme="minorHAnsi"/>
          <w:sz w:val="22"/>
          <w:szCs w:val="22"/>
        </w:rPr>
        <w:t>test_size</w:t>
      </w:r>
      <w:proofErr w:type="spellEnd"/>
      <w:r w:rsidRPr="00A07968">
        <w:rPr>
          <w:rFonts w:ascii="Consolas" w:hAnsi="Consolas" w:cstheme="minorHAnsi"/>
          <w:sz w:val="22"/>
          <w:szCs w:val="22"/>
        </w:rPr>
        <w:t>=0.2)</w:t>
      </w:r>
    </w:p>
    <w:p w14:paraId="672F9547" w14:textId="77777777" w:rsidR="00D73FC4" w:rsidRPr="00A07968" w:rsidRDefault="00D73FC4" w:rsidP="00D73FC4">
      <w:pPr>
        <w:rPr>
          <w:rFonts w:ascii="Consolas" w:hAnsi="Consolas" w:cstheme="minorHAnsi"/>
          <w:sz w:val="22"/>
          <w:szCs w:val="22"/>
        </w:rPr>
      </w:pPr>
    </w:p>
    <w:p w14:paraId="277EA7DA" w14:textId="77777777" w:rsidR="00D73FC4" w:rsidRPr="00A07968" w:rsidRDefault="00D73FC4" w:rsidP="00D73FC4">
      <w:pPr>
        <w:rPr>
          <w:rFonts w:ascii="Consolas" w:hAnsi="Consolas" w:cstheme="minorHAnsi"/>
          <w:b/>
          <w:bCs/>
          <w:color w:val="808080" w:themeColor="background1" w:themeShade="80"/>
          <w:sz w:val="22"/>
          <w:szCs w:val="22"/>
        </w:rPr>
      </w:pPr>
      <w:r w:rsidRPr="00A07968">
        <w:rPr>
          <w:rFonts w:ascii="Consolas" w:hAnsi="Consolas" w:cstheme="minorHAnsi"/>
          <w:b/>
          <w:bCs/>
          <w:color w:val="808080" w:themeColor="background1" w:themeShade="80"/>
          <w:sz w:val="22"/>
          <w:szCs w:val="22"/>
        </w:rPr>
        <w:t># Make sure that the target variable is numeric</w:t>
      </w:r>
    </w:p>
    <w:p w14:paraId="40FA0E9E" w14:textId="77777777" w:rsidR="00D73FC4" w:rsidRPr="00A07968" w:rsidRDefault="00D73FC4" w:rsidP="00D73FC4">
      <w:pPr>
        <w:rPr>
          <w:rFonts w:ascii="Consolas" w:hAnsi="Consolas" w:cstheme="minorHAnsi"/>
          <w:sz w:val="22"/>
          <w:szCs w:val="22"/>
        </w:rPr>
      </w:pPr>
      <w:proofErr w:type="spellStart"/>
      <w:r w:rsidRPr="00A07968">
        <w:rPr>
          <w:rFonts w:ascii="Consolas" w:hAnsi="Consolas" w:cstheme="minorHAnsi"/>
          <w:sz w:val="22"/>
          <w:szCs w:val="22"/>
        </w:rPr>
        <w:t>y_val</w:t>
      </w:r>
      <w:proofErr w:type="spellEnd"/>
      <w:r w:rsidRPr="00A07968">
        <w:rPr>
          <w:rFonts w:ascii="Consolas" w:hAnsi="Consolas" w:cstheme="minorHAnsi"/>
          <w:sz w:val="22"/>
          <w:szCs w:val="22"/>
        </w:rPr>
        <w:t xml:space="preserve"> = </w:t>
      </w:r>
      <w:proofErr w:type="spellStart"/>
      <w:r w:rsidRPr="00A07968">
        <w:rPr>
          <w:rFonts w:ascii="Consolas" w:hAnsi="Consolas" w:cstheme="minorHAnsi"/>
          <w:sz w:val="22"/>
          <w:szCs w:val="22"/>
        </w:rPr>
        <w:t>y_val.astype</w:t>
      </w:r>
      <w:proofErr w:type="spellEnd"/>
      <w:r w:rsidRPr="00A07968">
        <w:rPr>
          <w:rFonts w:ascii="Consolas" w:hAnsi="Consolas" w:cstheme="minorHAnsi"/>
          <w:sz w:val="22"/>
          <w:szCs w:val="22"/>
        </w:rPr>
        <w:t>(int)</w:t>
      </w:r>
    </w:p>
    <w:p w14:paraId="540F949F" w14:textId="77777777" w:rsidR="00D73FC4" w:rsidRPr="00A07968" w:rsidRDefault="00D73FC4" w:rsidP="00D73FC4">
      <w:pPr>
        <w:rPr>
          <w:rFonts w:ascii="Consolas" w:hAnsi="Consolas" w:cstheme="minorHAnsi"/>
          <w:sz w:val="22"/>
          <w:szCs w:val="22"/>
        </w:rPr>
      </w:pPr>
      <w:proofErr w:type="spellStart"/>
      <w:r w:rsidRPr="00A07968">
        <w:rPr>
          <w:rFonts w:ascii="Consolas" w:hAnsi="Consolas" w:cstheme="minorHAnsi"/>
          <w:sz w:val="22"/>
          <w:szCs w:val="22"/>
        </w:rPr>
        <w:t>y_train</w:t>
      </w:r>
      <w:proofErr w:type="spellEnd"/>
      <w:r w:rsidRPr="00A07968">
        <w:rPr>
          <w:rFonts w:ascii="Consolas" w:hAnsi="Consolas" w:cstheme="minorHAnsi"/>
          <w:sz w:val="22"/>
          <w:szCs w:val="22"/>
        </w:rPr>
        <w:t xml:space="preserve"> = </w:t>
      </w:r>
      <w:proofErr w:type="spellStart"/>
      <w:r w:rsidRPr="00A07968">
        <w:rPr>
          <w:rFonts w:ascii="Consolas" w:hAnsi="Consolas" w:cstheme="minorHAnsi"/>
          <w:sz w:val="22"/>
          <w:szCs w:val="22"/>
        </w:rPr>
        <w:t>y_train.astype</w:t>
      </w:r>
      <w:proofErr w:type="spellEnd"/>
      <w:r w:rsidRPr="00A07968">
        <w:rPr>
          <w:rFonts w:ascii="Consolas" w:hAnsi="Consolas" w:cstheme="minorHAnsi"/>
          <w:sz w:val="22"/>
          <w:szCs w:val="22"/>
        </w:rPr>
        <w:t>(int)</w:t>
      </w:r>
    </w:p>
    <w:p w14:paraId="74C56DB4" w14:textId="77777777" w:rsidR="00D73FC4" w:rsidRPr="00A07968" w:rsidRDefault="00D73FC4" w:rsidP="00D73FC4">
      <w:pPr>
        <w:rPr>
          <w:rFonts w:ascii="Consolas" w:hAnsi="Consolas" w:cstheme="minorHAnsi"/>
          <w:sz w:val="22"/>
          <w:szCs w:val="22"/>
        </w:rPr>
      </w:pPr>
    </w:p>
    <w:p w14:paraId="550E7957" w14:textId="77777777" w:rsidR="00D73FC4" w:rsidRPr="00A07968" w:rsidRDefault="00D73FC4" w:rsidP="00D73FC4">
      <w:pPr>
        <w:rPr>
          <w:rFonts w:ascii="Consolas" w:hAnsi="Consolas" w:cstheme="minorHAnsi"/>
          <w:b/>
          <w:bCs/>
          <w:color w:val="808080" w:themeColor="background1" w:themeShade="80"/>
          <w:sz w:val="22"/>
          <w:szCs w:val="22"/>
        </w:rPr>
      </w:pPr>
      <w:r w:rsidRPr="00A07968">
        <w:rPr>
          <w:rFonts w:ascii="Consolas" w:hAnsi="Consolas" w:cstheme="minorHAnsi"/>
          <w:b/>
          <w:bCs/>
          <w:color w:val="808080" w:themeColor="background1" w:themeShade="80"/>
          <w:sz w:val="22"/>
          <w:szCs w:val="22"/>
        </w:rPr>
        <w:t># Develop machine learning models on development dataset</w:t>
      </w:r>
    </w:p>
    <w:p w14:paraId="2751EEA0" w14:textId="77777777" w:rsidR="00D73FC4" w:rsidRPr="00A07968" w:rsidRDefault="00D73FC4" w:rsidP="00D73FC4">
      <w:pPr>
        <w:rPr>
          <w:rFonts w:ascii="Consolas" w:hAnsi="Consolas" w:cstheme="minorHAnsi"/>
          <w:sz w:val="22"/>
          <w:szCs w:val="22"/>
        </w:rPr>
      </w:pPr>
      <w:r w:rsidRPr="00A07968">
        <w:rPr>
          <w:rFonts w:ascii="Consolas" w:hAnsi="Consolas" w:cstheme="minorHAnsi"/>
          <w:sz w:val="22"/>
          <w:szCs w:val="22"/>
        </w:rPr>
        <w:t>models = {</w:t>
      </w:r>
    </w:p>
    <w:p w14:paraId="0D3C38CF" w14:textId="77777777" w:rsidR="00D73FC4" w:rsidRPr="00A07968" w:rsidRDefault="00D73FC4" w:rsidP="00D73FC4">
      <w:pPr>
        <w:rPr>
          <w:rFonts w:ascii="Consolas" w:hAnsi="Consolas" w:cstheme="minorHAnsi"/>
          <w:sz w:val="22"/>
          <w:szCs w:val="22"/>
        </w:rPr>
      </w:pPr>
      <w:r w:rsidRPr="00A07968">
        <w:rPr>
          <w:rFonts w:ascii="Consolas" w:hAnsi="Consolas" w:cstheme="minorHAnsi"/>
          <w:sz w:val="22"/>
          <w:szCs w:val="22"/>
        </w:rPr>
        <w:t xml:space="preserve">    'Logistic Regression': </w:t>
      </w:r>
      <w:proofErr w:type="spellStart"/>
      <w:r w:rsidRPr="00A07968">
        <w:rPr>
          <w:rFonts w:ascii="Consolas" w:hAnsi="Consolas" w:cstheme="minorHAnsi"/>
          <w:sz w:val="22"/>
          <w:szCs w:val="22"/>
        </w:rPr>
        <w:t>LogisticRegression</w:t>
      </w:r>
      <w:proofErr w:type="spellEnd"/>
      <w:r w:rsidRPr="00A07968">
        <w:rPr>
          <w:rFonts w:ascii="Consolas" w:hAnsi="Consolas" w:cstheme="minorHAnsi"/>
          <w:sz w:val="22"/>
          <w:szCs w:val="22"/>
        </w:rPr>
        <w:t>(),</w:t>
      </w:r>
    </w:p>
    <w:p w14:paraId="5A5C1804" w14:textId="77777777" w:rsidR="00D73FC4" w:rsidRPr="00A07968" w:rsidRDefault="00D73FC4" w:rsidP="00D73FC4">
      <w:pPr>
        <w:rPr>
          <w:rFonts w:ascii="Consolas" w:hAnsi="Consolas" w:cstheme="minorHAnsi"/>
          <w:sz w:val="22"/>
          <w:szCs w:val="22"/>
        </w:rPr>
      </w:pPr>
      <w:r w:rsidRPr="00A07968">
        <w:rPr>
          <w:rFonts w:ascii="Consolas" w:hAnsi="Consolas" w:cstheme="minorHAnsi"/>
          <w:sz w:val="22"/>
          <w:szCs w:val="22"/>
        </w:rPr>
        <w:t xml:space="preserve">    'Decision Tree': </w:t>
      </w:r>
      <w:proofErr w:type="spellStart"/>
      <w:r w:rsidRPr="00A07968">
        <w:rPr>
          <w:rFonts w:ascii="Consolas" w:hAnsi="Consolas" w:cstheme="minorHAnsi"/>
          <w:sz w:val="22"/>
          <w:szCs w:val="22"/>
        </w:rPr>
        <w:t>DecisionTreeClassifier</w:t>
      </w:r>
      <w:proofErr w:type="spellEnd"/>
      <w:r w:rsidRPr="00A07968">
        <w:rPr>
          <w:rFonts w:ascii="Consolas" w:hAnsi="Consolas" w:cstheme="minorHAnsi"/>
          <w:sz w:val="22"/>
          <w:szCs w:val="22"/>
        </w:rPr>
        <w:t>(),</w:t>
      </w:r>
    </w:p>
    <w:p w14:paraId="1A1241D9" w14:textId="77777777" w:rsidR="00D73FC4" w:rsidRPr="00A07968" w:rsidRDefault="00D73FC4" w:rsidP="00D73FC4">
      <w:pPr>
        <w:rPr>
          <w:rFonts w:ascii="Consolas" w:hAnsi="Consolas" w:cstheme="minorHAnsi"/>
          <w:sz w:val="22"/>
          <w:szCs w:val="22"/>
        </w:rPr>
      </w:pPr>
      <w:r w:rsidRPr="00A07968">
        <w:rPr>
          <w:rFonts w:ascii="Consolas" w:hAnsi="Consolas" w:cstheme="minorHAnsi"/>
          <w:sz w:val="22"/>
          <w:szCs w:val="22"/>
        </w:rPr>
        <w:t xml:space="preserve">    'Random Forest': </w:t>
      </w:r>
      <w:proofErr w:type="spellStart"/>
      <w:r w:rsidRPr="00A07968">
        <w:rPr>
          <w:rFonts w:ascii="Consolas" w:hAnsi="Consolas" w:cstheme="minorHAnsi"/>
          <w:sz w:val="22"/>
          <w:szCs w:val="22"/>
        </w:rPr>
        <w:t>RandomForestClassifier</w:t>
      </w:r>
      <w:proofErr w:type="spellEnd"/>
      <w:r w:rsidRPr="00A07968">
        <w:rPr>
          <w:rFonts w:ascii="Consolas" w:hAnsi="Consolas" w:cstheme="minorHAnsi"/>
          <w:sz w:val="22"/>
          <w:szCs w:val="22"/>
        </w:rPr>
        <w:t>(),</w:t>
      </w:r>
    </w:p>
    <w:p w14:paraId="4974E6FE" w14:textId="77777777" w:rsidR="00D73FC4" w:rsidRPr="00A07968" w:rsidRDefault="00D73FC4" w:rsidP="00D73FC4">
      <w:pPr>
        <w:rPr>
          <w:rFonts w:ascii="Consolas" w:hAnsi="Consolas" w:cstheme="minorHAnsi"/>
          <w:sz w:val="22"/>
          <w:szCs w:val="22"/>
        </w:rPr>
      </w:pPr>
      <w:r w:rsidRPr="00A07968">
        <w:rPr>
          <w:rFonts w:ascii="Consolas" w:hAnsi="Consolas" w:cstheme="minorHAnsi"/>
          <w:sz w:val="22"/>
          <w:szCs w:val="22"/>
        </w:rPr>
        <w:t xml:space="preserve">    'Support Vector Machine': SVC(probability=True),</w:t>
      </w:r>
    </w:p>
    <w:p w14:paraId="24CE6ADA" w14:textId="77777777" w:rsidR="00D73FC4" w:rsidRPr="00A07968" w:rsidRDefault="00D73FC4" w:rsidP="00D73FC4">
      <w:pPr>
        <w:rPr>
          <w:rFonts w:ascii="Consolas" w:hAnsi="Consolas" w:cstheme="minorHAnsi"/>
          <w:sz w:val="22"/>
          <w:szCs w:val="22"/>
        </w:rPr>
      </w:pPr>
      <w:r w:rsidRPr="00A07968">
        <w:rPr>
          <w:rFonts w:ascii="Consolas" w:hAnsi="Consolas" w:cstheme="minorHAnsi"/>
          <w:sz w:val="22"/>
          <w:szCs w:val="22"/>
        </w:rPr>
        <w:t xml:space="preserve">    'Gradient Boosting Machine': </w:t>
      </w:r>
      <w:proofErr w:type="spellStart"/>
      <w:r w:rsidRPr="00A07968">
        <w:rPr>
          <w:rFonts w:ascii="Consolas" w:hAnsi="Consolas" w:cstheme="minorHAnsi"/>
          <w:sz w:val="22"/>
          <w:szCs w:val="22"/>
        </w:rPr>
        <w:t>GradientBoostingClassifier</w:t>
      </w:r>
      <w:proofErr w:type="spellEnd"/>
      <w:r w:rsidRPr="00A07968">
        <w:rPr>
          <w:rFonts w:ascii="Consolas" w:hAnsi="Consolas" w:cstheme="minorHAnsi"/>
          <w:sz w:val="22"/>
          <w:szCs w:val="22"/>
        </w:rPr>
        <w:t>(),</w:t>
      </w:r>
    </w:p>
    <w:p w14:paraId="1DE5F91A" w14:textId="77777777" w:rsidR="00D73FC4" w:rsidRPr="00A07968" w:rsidRDefault="00D73FC4" w:rsidP="00D73FC4">
      <w:pPr>
        <w:rPr>
          <w:rFonts w:ascii="Consolas" w:hAnsi="Consolas" w:cstheme="minorHAnsi"/>
          <w:sz w:val="22"/>
          <w:szCs w:val="22"/>
        </w:rPr>
      </w:pPr>
      <w:r w:rsidRPr="00A07968">
        <w:rPr>
          <w:rFonts w:ascii="Consolas" w:hAnsi="Consolas" w:cstheme="minorHAnsi"/>
          <w:sz w:val="22"/>
          <w:szCs w:val="22"/>
        </w:rPr>
        <w:t xml:space="preserve">    'Neural Network': </w:t>
      </w:r>
      <w:proofErr w:type="spellStart"/>
      <w:r w:rsidRPr="00A07968">
        <w:rPr>
          <w:rFonts w:ascii="Consolas" w:hAnsi="Consolas" w:cstheme="minorHAnsi"/>
          <w:sz w:val="22"/>
          <w:szCs w:val="22"/>
        </w:rPr>
        <w:t>MLPClassifier</w:t>
      </w:r>
      <w:proofErr w:type="spellEnd"/>
      <w:r w:rsidRPr="00A07968">
        <w:rPr>
          <w:rFonts w:ascii="Consolas" w:hAnsi="Consolas" w:cstheme="minorHAnsi"/>
          <w:sz w:val="22"/>
          <w:szCs w:val="22"/>
        </w:rPr>
        <w:t>()</w:t>
      </w:r>
    </w:p>
    <w:p w14:paraId="1A920E00" w14:textId="77777777" w:rsidR="00D73FC4" w:rsidRPr="00A07968" w:rsidRDefault="00D73FC4" w:rsidP="00D73FC4">
      <w:pPr>
        <w:rPr>
          <w:rFonts w:ascii="Consolas" w:hAnsi="Consolas" w:cstheme="minorHAnsi"/>
          <w:sz w:val="22"/>
          <w:szCs w:val="22"/>
        </w:rPr>
      </w:pPr>
      <w:r w:rsidRPr="00A07968">
        <w:rPr>
          <w:rFonts w:ascii="Consolas" w:hAnsi="Consolas" w:cstheme="minorHAnsi"/>
          <w:sz w:val="22"/>
          <w:szCs w:val="22"/>
        </w:rPr>
        <w:t>}</w:t>
      </w:r>
    </w:p>
    <w:p w14:paraId="702FC846" w14:textId="77777777" w:rsidR="00D73FC4" w:rsidRPr="00A07968" w:rsidRDefault="00D73FC4" w:rsidP="00D73FC4">
      <w:pPr>
        <w:rPr>
          <w:rFonts w:ascii="Consolas" w:hAnsi="Consolas" w:cstheme="minorHAnsi"/>
          <w:sz w:val="22"/>
          <w:szCs w:val="22"/>
        </w:rPr>
      </w:pPr>
      <w:proofErr w:type="spellStart"/>
      <w:r w:rsidRPr="00A07968">
        <w:rPr>
          <w:rFonts w:ascii="Consolas" w:hAnsi="Consolas" w:cstheme="minorHAnsi"/>
          <w:sz w:val="22"/>
          <w:szCs w:val="22"/>
        </w:rPr>
        <w:t>auc_scores</w:t>
      </w:r>
      <w:proofErr w:type="spellEnd"/>
      <w:r w:rsidRPr="00A07968">
        <w:rPr>
          <w:rFonts w:ascii="Consolas" w:hAnsi="Consolas" w:cstheme="minorHAnsi"/>
          <w:sz w:val="22"/>
          <w:szCs w:val="22"/>
        </w:rPr>
        <w:t xml:space="preserve"> = {}</w:t>
      </w:r>
    </w:p>
    <w:p w14:paraId="7423210F" w14:textId="77777777" w:rsidR="00D73FC4" w:rsidRPr="00A07968" w:rsidRDefault="00D73FC4" w:rsidP="00D73FC4">
      <w:pPr>
        <w:rPr>
          <w:rFonts w:ascii="Consolas" w:hAnsi="Consolas" w:cstheme="minorHAnsi"/>
          <w:sz w:val="22"/>
          <w:szCs w:val="22"/>
        </w:rPr>
      </w:pPr>
      <w:r w:rsidRPr="00A07968">
        <w:rPr>
          <w:rFonts w:ascii="Consolas" w:hAnsi="Consolas" w:cstheme="minorHAnsi"/>
          <w:sz w:val="22"/>
          <w:szCs w:val="22"/>
        </w:rPr>
        <w:t xml:space="preserve">for name, model in </w:t>
      </w:r>
      <w:proofErr w:type="spellStart"/>
      <w:r w:rsidRPr="00A07968">
        <w:rPr>
          <w:rFonts w:ascii="Consolas" w:hAnsi="Consolas" w:cstheme="minorHAnsi"/>
          <w:sz w:val="22"/>
          <w:szCs w:val="22"/>
        </w:rPr>
        <w:t>models.items</w:t>
      </w:r>
      <w:proofErr w:type="spellEnd"/>
      <w:r w:rsidRPr="00A07968">
        <w:rPr>
          <w:rFonts w:ascii="Consolas" w:hAnsi="Consolas" w:cstheme="minorHAnsi"/>
          <w:sz w:val="22"/>
          <w:szCs w:val="22"/>
        </w:rPr>
        <w:t>():</w:t>
      </w:r>
    </w:p>
    <w:p w14:paraId="02B83191" w14:textId="77777777" w:rsidR="00D73FC4" w:rsidRPr="00A07968" w:rsidRDefault="00D73FC4" w:rsidP="00D73FC4">
      <w:pPr>
        <w:rPr>
          <w:rFonts w:ascii="Consolas" w:hAnsi="Consolas" w:cstheme="minorHAnsi"/>
          <w:sz w:val="22"/>
          <w:szCs w:val="22"/>
        </w:rPr>
      </w:pPr>
      <w:r w:rsidRPr="00A07968">
        <w:rPr>
          <w:rFonts w:ascii="Consolas" w:hAnsi="Consolas" w:cstheme="minorHAnsi"/>
          <w:sz w:val="22"/>
          <w:szCs w:val="22"/>
        </w:rPr>
        <w:t xml:space="preserve">    </w:t>
      </w:r>
      <w:proofErr w:type="spellStart"/>
      <w:r w:rsidRPr="00A07968">
        <w:rPr>
          <w:rFonts w:ascii="Consolas" w:hAnsi="Consolas" w:cstheme="minorHAnsi"/>
          <w:sz w:val="22"/>
          <w:szCs w:val="22"/>
        </w:rPr>
        <w:t>model.fit</w:t>
      </w:r>
      <w:proofErr w:type="spellEnd"/>
      <w:r w:rsidRPr="00A07968">
        <w:rPr>
          <w:rFonts w:ascii="Consolas" w:hAnsi="Consolas" w:cstheme="minorHAnsi"/>
          <w:sz w:val="22"/>
          <w:szCs w:val="22"/>
        </w:rPr>
        <w:t>(</w:t>
      </w:r>
      <w:proofErr w:type="spellStart"/>
      <w:r w:rsidRPr="00A07968">
        <w:rPr>
          <w:rFonts w:ascii="Consolas" w:hAnsi="Consolas" w:cstheme="minorHAnsi"/>
          <w:sz w:val="22"/>
          <w:szCs w:val="22"/>
        </w:rPr>
        <w:t>X_train</w:t>
      </w:r>
      <w:proofErr w:type="spellEnd"/>
      <w:r w:rsidRPr="00A07968">
        <w:rPr>
          <w:rFonts w:ascii="Consolas" w:hAnsi="Consolas" w:cstheme="minorHAnsi"/>
          <w:sz w:val="22"/>
          <w:szCs w:val="22"/>
        </w:rPr>
        <w:t xml:space="preserve">, </w:t>
      </w:r>
      <w:proofErr w:type="spellStart"/>
      <w:r w:rsidRPr="00A07968">
        <w:rPr>
          <w:rFonts w:ascii="Consolas" w:hAnsi="Consolas" w:cstheme="minorHAnsi"/>
          <w:sz w:val="22"/>
          <w:szCs w:val="22"/>
        </w:rPr>
        <w:t>y_train</w:t>
      </w:r>
      <w:proofErr w:type="spellEnd"/>
      <w:r w:rsidRPr="00A07968">
        <w:rPr>
          <w:rFonts w:ascii="Consolas" w:hAnsi="Consolas" w:cstheme="minorHAnsi"/>
          <w:sz w:val="22"/>
          <w:szCs w:val="22"/>
        </w:rPr>
        <w:t>)</w:t>
      </w:r>
    </w:p>
    <w:p w14:paraId="6F52378D" w14:textId="77777777" w:rsidR="00D73FC4" w:rsidRPr="00A07968" w:rsidRDefault="00D73FC4" w:rsidP="00D73FC4">
      <w:pPr>
        <w:rPr>
          <w:rFonts w:ascii="Consolas" w:hAnsi="Consolas" w:cstheme="minorHAnsi"/>
          <w:sz w:val="22"/>
          <w:szCs w:val="22"/>
        </w:rPr>
      </w:pPr>
      <w:r w:rsidRPr="00A07968">
        <w:rPr>
          <w:rFonts w:ascii="Consolas" w:hAnsi="Consolas" w:cstheme="minorHAnsi"/>
          <w:sz w:val="22"/>
          <w:szCs w:val="22"/>
        </w:rPr>
        <w:t xml:space="preserve">    </w:t>
      </w:r>
      <w:proofErr w:type="spellStart"/>
      <w:r w:rsidRPr="00A07968">
        <w:rPr>
          <w:rFonts w:ascii="Consolas" w:hAnsi="Consolas" w:cstheme="minorHAnsi"/>
          <w:sz w:val="22"/>
          <w:szCs w:val="22"/>
        </w:rPr>
        <w:t>y_pred_proba</w:t>
      </w:r>
      <w:proofErr w:type="spellEnd"/>
      <w:r w:rsidRPr="00A07968">
        <w:rPr>
          <w:rFonts w:ascii="Consolas" w:hAnsi="Consolas" w:cstheme="minorHAnsi"/>
          <w:sz w:val="22"/>
          <w:szCs w:val="22"/>
        </w:rPr>
        <w:t xml:space="preserve"> = </w:t>
      </w:r>
      <w:proofErr w:type="spellStart"/>
      <w:r w:rsidRPr="00A07968">
        <w:rPr>
          <w:rFonts w:ascii="Consolas" w:hAnsi="Consolas" w:cstheme="minorHAnsi"/>
          <w:sz w:val="22"/>
          <w:szCs w:val="22"/>
        </w:rPr>
        <w:t>model.predict_proba</w:t>
      </w:r>
      <w:proofErr w:type="spellEnd"/>
      <w:r w:rsidRPr="00A07968">
        <w:rPr>
          <w:rFonts w:ascii="Consolas" w:hAnsi="Consolas" w:cstheme="minorHAnsi"/>
          <w:sz w:val="22"/>
          <w:szCs w:val="22"/>
        </w:rPr>
        <w:t>(</w:t>
      </w:r>
      <w:proofErr w:type="spellStart"/>
      <w:r w:rsidRPr="00A07968">
        <w:rPr>
          <w:rFonts w:ascii="Consolas" w:hAnsi="Consolas" w:cstheme="minorHAnsi"/>
          <w:sz w:val="22"/>
          <w:szCs w:val="22"/>
        </w:rPr>
        <w:t>X_val</w:t>
      </w:r>
      <w:proofErr w:type="spellEnd"/>
      <w:r w:rsidRPr="00A07968">
        <w:rPr>
          <w:rFonts w:ascii="Consolas" w:hAnsi="Consolas" w:cstheme="minorHAnsi"/>
          <w:sz w:val="22"/>
          <w:szCs w:val="22"/>
        </w:rPr>
        <w:t>)</w:t>
      </w:r>
      <w:proofErr w:type="gramStart"/>
      <w:r w:rsidRPr="00A07968">
        <w:rPr>
          <w:rFonts w:ascii="Consolas" w:hAnsi="Consolas" w:cstheme="minorHAnsi"/>
          <w:sz w:val="22"/>
          <w:szCs w:val="22"/>
        </w:rPr>
        <w:t>[:,</w:t>
      </w:r>
      <w:proofErr w:type="gramEnd"/>
      <w:r w:rsidRPr="00A07968">
        <w:rPr>
          <w:rFonts w:ascii="Consolas" w:hAnsi="Consolas" w:cstheme="minorHAnsi"/>
          <w:sz w:val="22"/>
          <w:szCs w:val="22"/>
        </w:rPr>
        <w:t xml:space="preserve"> 1]</w:t>
      </w:r>
    </w:p>
    <w:p w14:paraId="402A1F0D" w14:textId="77777777" w:rsidR="00D73FC4" w:rsidRPr="00A07968" w:rsidRDefault="00D73FC4" w:rsidP="00D73FC4">
      <w:pPr>
        <w:rPr>
          <w:rFonts w:ascii="Consolas" w:hAnsi="Consolas" w:cstheme="minorHAnsi"/>
          <w:sz w:val="22"/>
          <w:szCs w:val="22"/>
        </w:rPr>
      </w:pPr>
      <w:r w:rsidRPr="00A07968">
        <w:rPr>
          <w:rFonts w:ascii="Consolas" w:hAnsi="Consolas" w:cstheme="minorHAnsi"/>
          <w:sz w:val="22"/>
          <w:szCs w:val="22"/>
        </w:rPr>
        <w:t xml:space="preserve">    </w:t>
      </w:r>
      <w:proofErr w:type="spellStart"/>
      <w:r w:rsidRPr="00A07968">
        <w:rPr>
          <w:rFonts w:ascii="Consolas" w:hAnsi="Consolas" w:cstheme="minorHAnsi"/>
          <w:sz w:val="22"/>
          <w:szCs w:val="22"/>
        </w:rPr>
        <w:t>fpr</w:t>
      </w:r>
      <w:proofErr w:type="spellEnd"/>
      <w:r w:rsidRPr="00A07968">
        <w:rPr>
          <w:rFonts w:ascii="Consolas" w:hAnsi="Consolas" w:cstheme="minorHAnsi"/>
          <w:sz w:val="22"/>
          <w:szCs w:val="22"/>
        </w:rPr>
        <w:t xml:space="preserve">, </w:t>
      </w:r>
      <w:proofErr w:type="spellStart"/>
      <w:r w:rsidRPr="00A07968">
        <w:rPr>
          <w:rFonts w:ascii="Consolas" w:hAnsi="Consolas" w:cstheme="minorHAnsi"/>
          <w:sz w:val="22"/>
          <w:szCs w:val="22"/>
        </w:rPr>
        <w:t>tpr</w:t>
      </w:r>
      <w:proofErr w:type="spellEnd"/>
      <w:r w:rsidRPr="00A07968">
        <w:rPr>
          <w:rFonts w:ascii="Consolas" w:hAnsi="Consolas" w:cstheme="minorHAnsi"/>
          <w:sz w:val="22"/>
          <w:szCs w:val="22"/>
        </w:rPr>
        <w:t xml:space="preserve">, _ = </w:t>
      </w:r>
      <w:proofErr w:type="spellStart"/>
      <w:r w:rsidRPr="00A07968">
        <w:rPr>
          <w:rFonts w:ascii="Consolas" w:hAnsi="Consolas" w:cstheme="minorHAnsi"/>
          <w:sz w:val="22"/>
          <w:szCs w:val="22"/>
        </w:rPr>
        <w:t>roc_curve</w:t>
      </w:r>
      <w:proofErr w:type="spellEnd"/>
      <w:r w:rsidRPr="00A07968">
        <w:rPr>
          <w:rFonts w:ascii="Consolas" w:hAnsi="Consolas" w:cstheme="minorHAnsi"/>
          <w:sz w:val="22"/>
          <w:szCs w:val="22"/>
        </w:rPr>
        <w:t>(</w:t>
      </w:r>
      <w:proofErr w:type="spellStart"/>
      <w:r w:rsidRPr="00A07968">
        <w:rPr>
          <w:rFonts w:ascii="Consolas" w:hAnsi="Consolas" w:cstheme="minorHAnsi"/>
          <w:sz w:val="22"/>
          <w:szCs w:val="22"/>
        </w:rPr>
        <w:t>y_val</w:t>
      </w:r>
      <w:proofErr w:type="spellEnd"/>
      <w:r w:rsidRPr="00A07968">
        <w:rPr>
          <w:rFonts w:ascii="Consolas" w:hAnsi="Consolas" w:cstheme="minorHAnsi"/>
          <w:sz w:val="22"/>
          <w:szCs w:val="22"/>
        </w:rPr>
        <w:t xml:space="preserve">, </w:t>
      </w:r>
      <w:proofErr w:type="spellStart"/>
      <w:r w:rsidRPr="00A07968">
        <w:rPr>
          <w:rFonts w:ascii="Consolas" w:hAnsi="Consolas" w:cstheme="minorHAnsi"/>
          <w:sz w:val="22"/>
          <w:szCs w:val="22"/>
        </w:rPr>
        <w:t>y_pred_proba</w:t>
      </w:r>
      <w:proofErr w:type="spellEnd"/>
      <w:r w:rsidRPr="00A07968">
        <w:rPr>
          <w:rFonts w:ascii="Consolas" w:hAnsi="Consolas" w:cstheme="minorHAnsi"/>
          <w:sz w:val="22"/>
          <w:szCs w:val="22"/>
        </w:rPr>
        <w:t>)</w:t>
      </w:r>
    </w:p>
    <w:p w14:paraId="2AF605D3" w14:textId="77777777" w:rsidR="00D73FC4" w:rsidRPr="00A07968" w:rsidRDefault="00D73FC4" w:rsidP="00D73FC4">
      <w:pPr>
        <w:rPr>
          <w:rFonts w:ascii="Consolas" w:hAnsi="Consolas" w:cstheme="minorHAnsi"/>
          <w:sz w:val="22"/>
          <w:szCs w:val="22"/>
        </w:rPr>
      </w:pPr>
      <w:r w:rsidRPr="00A07968">
        <w:rPr>
          <w:rFonts w:ascii="Consolas" w:hAnsi="Consolas" w:cstheme="minorHAnsi"/>
          <w:sz w:val="22"/>
          <w:szCs w:val="22"/>
        </w:rPr>
        <w:t xml:space="preserve">    </w:t>
      </w:r>
      <w:proofErr w:type="spellStart"/>
      <w:r w:rsidRPr="00A07968">
        <w:rPr>
          <w:rFonts w:ascii="Consolas" w:hAnsi="Consolas" w:cstheme="minorHAnsi"/>
          <w:sz w:val="22"/>
          <w:szCs w:val="22"/>
        </w:rPr>
        <w:t>roc_auc</w:t>
      </w:r>
      <w:proofErr w:type="spellEnd"/>
      <w:r w:rsidRPr="00A07968">
        <w:rPr>
          <w:rFonts w:ascii="Consolas" w:hAnsi="Consolas" w:cstheme="minorHAnsi"/>
          <w:sz w:val="22"/>
          <w:szCs w:val="22"/>
        </w:rPr>
        <w:t xml:space="preserve"> = </w:t>
      </w:r>
      <w:proofErr w:type="spellStart"/>
      <w:r w:rsidRPr="00A07968">
        <w:rPr>
          <w:rFonts w:ascii="Consolas" w:hAnsi="Consolas" w:cstheme="minorHAnsi"/>
          <w:sz w:val="22"/>
          <w:szCs w:val="22"/>
        </w:rPr>
        <w:t>auc</w:t>
      </w:r>
      <w:proofErr w:type="spellEnd"/>
      <w:r w:rsidRPr="00A07968">
        <w:rPr>
          <w:rFonts w:ascii="Consolas" w:hAnsi="Consolas" w:cstheme="minorHAnsi"/>
          <w:sz w:val="22"/>
          <w:szCs w:val="22"/>
        </w:rPr>
        <w:t>(</w:t>
      </w:r>
      <w:proofErr w:type="spellStart"/>
      <w:r w:rsidRPr="00A07968">
        <w:rPr>
          <w:rFonts w:ascii="Consolas" w:hAnsi="Consolas" w:cstheme="minorHAnsi"/>
          <w:sz w:val="22"/>
          <w:szCs w:val="22"/>
        </w:rPr>
        <w:t>fpr</w:t>
      </w:r>
      <w:proofErr w:type="spellEnd"/>
      <w:r w:rsidRPr="00A07968">
        <w:rPr>
          <w:rFonts w:ascii="Consolas" w:hAnsi="Consolas" w:cstheme="minorHAnsi"/>
          <w:sz w:val="22"/>
          <w:szCs w:val="22"/>
        </w:rPr>
        <w:t xml:space="preserve">, </w:t>
      </w:r>
      <w:proofErr w:type="spellStart"/>
      <w:r w:rsidRPr="00A07968">
        <w:rPr>
          <w:rFonts w:ascii="Consolas" w:hAnsi="Consolas" w:cstheme="minorHAnsi"/>
          <w:sz w:val="22"/>
          <w:szCs w:val="22"/>
        </w:rPr>
        <w:t>tpr</w:t>
      </w:r>
      <w:proofErr w:type="spellEnd"/>
      <w:r w:rsidRPr="00A07968">
        <w:rPr>
          <w:rFonts w:ascii="Consolas" w:hAnsi="Consolas" w:cstheme="minorHAnsi"/>
          <w:sz w:val="22"/>
          <w:szCs w:val="22"/>
        </w:rPr>
        <w:t>)</w:t>
      </w:r>
    </w:p>
    <w:p w14:paraId="3B4A29CC" w14:textId="77777777" w:rsidR="00D73FC4" w:rsidRPr="00A07968" w:rsidRDefault="00D73FC4" w:rsidP="00D73FC4">
      <w:pPr>
        <w:rPr>
          <w:rFonts w:ascii="Consolas" w:hAnsi="Consolas" w:cstheme="minorHAnsi"/>
          <w:sz w:val="22"/>
          <w:szCs w:val="22"/>
        </w:rPr>
      </w:pPr>
      <w:r w:rsidRPr="00A07968">
        <w:rPr>
          <w:rFonts w:ascii="Consolas" w:hAnsi="Consolas" w:cstheme="minorHAnsi"/>
          <w:sz w:val="22"/>
          <w:szCs w:val="22"/>
        </w:rPr>
        <w:t xml:space="preserve">    </w:t>
      </w:r>
      <w:proofErr w:type="spellStart"/>
      <w:r w:rsidRPr="00A07968">
        <w:rPr>
          <w:rFonts w:ascii="Consolas" w:hAnsi="Consolas" w:cstheme="minorHAnsi"/>
          <w:sz w:val="22"/>
          <w:szCs w:val="22"/>
        </w:rPr>
        <w:t>auc_scores</w:t>
      </w:r>
      <w:proofErr w:type="spellEnd"/>
      <w:r w:rsidRPr="00A07968">
        <w:rPr>
          <w:rFonts w:ascii="Consolas" w:hAnsi="Consolas" w:cstheme="minorHAnsi"/>
          <w:sz w:val="22"/>
          <w:szCs w:val="22"/>
        </w:rPr>
        <w:t xml:space="preserve">[name] = </w:t>
      </w:r>
      <w:proofErr w:type="spellStart"/>
      <w:r w:rsidRPr="00A07968">
        <w:rPr>
          <w:rFonts w:ascii="Consolas" w:hAnsi="Consolas" w:cstheme="minorHAnsi"/>
          <w:sz w:val="22"/>
          <w:szCs w:val="22"/>
        </w:rPr>
        <w:t>roc_auc</w:t>
      </w:r>
      <w:proofErr w:type="spellEnd"/>
    </w:p>
    <w:p w14:paraId="27324F27" w14:textId="77777777" w:rsidR="00D73FC4" w:rsidRPr="00A07968" w:rsidRDefault="00D73FC4" w:rsidP="00D73FC4">
      <w:pPr>
        <w:rPr>
          <w:rFonts w:ascii="Consolas" w:hAnsi="Consolas" w:cstheme="minorHAnsi"/>
          <w:sz w:val="22"/>
          <w:szCs w:val="22"/>
        </w:rPr>
      </w:pPr>
    </w:p>
    <w:p w14:paraId="50134F0D" w14:textId="77777777" w:rsidR="00D73FC4" w:rsidRPr="00A07968" w:rsidRDefault="00D73FC4" w:rsidP="00D73FC4">
      <w:pPr>
        <w:rPr>
          <w:rFonts w:ascii="Consolas" w:hAnsi="Consolas" w:cstheme="minorHAnsi"/>
          <w:b/>
          <w:bCs/>
          <w:color w:val="808080" w:themeColor="background1" w:themeShade="80"/>
          <w:sz w:val="22"/>
          <w:szCs w:val="22"/>
        </w:rPr>
      </w:pPr>
      <w:r w:rsidRPr="00A07968">
        <w:rPr>
          <w:rFonts w:ascii="Consolas" w:hAnsi="Consolas" w:cstheme="minorHAnsi"/>
          <w:b/>
          <w:bCs/>
          <w:color w:val="808080" w:themeColor="background1" w:themeShade="80"/>
          <w:sz w:val="22"/>
          <w:szCs w:val="22"/>
        </w:rPr>
        <w:t># Plot AUC for each model</w:t>
      </w:r>
    </w:p>
    <w:p w14:paraId="0FCC954B" w14:textId="77777777" w:rsidR="00D73FC4" w:rsidRPr="00A07968" w:rsidRDefault="00D73FC4" w:rsidP="00D73FC4">
      <w:pPr>
        <w:rPr>
          <w:rFonts w:ascii="Consolas" w:hAnsi="Consolas" w:cstheme="minorHAnsi"/>
          <w:sz w:val="22"/>
          <w:szCs w:val="22"/>
        </w:rPr>
      </w:pPr>
      <w:proofErr w:type="spellStart"/>
      <w:r w:rsidRPr="00A07968">
        <w:rPr>
          <w:rFonts w:ascii="Consolas" w:hAnsi="Consolas" w:cstheme="minorHAnsi"/>
          <w:sz w:val="22"/>
          <w:szCs w:val="22"/>
        </w:rPr>
        <w:t>plt.bar</w:t>
      </w:r>
      <w:proofErr w:type="spellEnd"/>
      <w:r w:rsidRPr="00A07968">
        <w:rPr>
          <w:rFonts w:ascii="Consolas" w:hAnsi="Consolas" w:cstheme="minorHAnsi"/>
          <w:sz w:val="22"/>
          <w:szCs w:val="22"/>
        </w:rPr>
        <w:t>(range(</w:t>
      </w:r>
      <w:proofErr w:type="spellStart"/>
      <w:r w:rsidRPr="00A07968">
        <w:rPr>
          <w:rFonts w:ascii="Consolas" w:hAnsi="Consolas" w:cstheme="minorHAnsi"/>
          <w:sz w:val="22"/>
          <w:szCs w:val="22"/>
        </w:rPr>
        <w:t>len</w:t>
      </w:r>
      <w:proofErr w:type="spellEnd"/>
      <w:r w:rsidRPr="00A07968">
        <w:rPr>
          <w:rFonts w:ascii="Consolas" w:hAnsi="Consolas" w:cstheme="minorHAnsi"/>
          <w:sz w:val="22"/>
          <w:szCs w:val="22"/>
        </w:rPr>
        <w:t>(</w:t>
      </w:r>
      <w:proofErr w:type="spellStart"/>
      <w:r w:rsidRPr="00A07968">
        <w:rPr>
          <w:rFonts w:ascii="Consolas" w:hAnsi="Consolas" w:cstheme="minorHAnsi"/>
          <w:sz w:val="22"/>
          <w:szCs w:val="22"/>
        </w:rPr>
        <w:t>auc_scores</w:t>
      </w:r>
      <w:proofErr w:type="spellEnd"/>
      <w:r w:rsidRPr="00A07968">
        <w:rPr>
          <w:rFonts w:ascii="Consolas" w:hAnsi="Consolas" w:cstheme="minorHAnsi"/>
          <w:sz w:val="22"/>
          <w:szCs w:val="22"/>
        </w:rPr>
        <w:t>)), list(</w:t>
      </w:r>
      <w:proofErr w:type="spellStart"/>
      <w:r w:rsidRPr="00A07968">
        <w:rPr>
          <w:rFonts w:ascii="Consolas" w:hAnsi="Consolas" w:cstheme="minorHAnsi"/>
          <w:sz w:val="22"/>
          <w:szCs w:val="22"/>
        </w:rPr>
        <w:t>auc_scores.values</w:t>
      </w:r>
      <w:proofErr w:type="spellEnd"/>
      <w:r w:rsidRPr="00A07968">
        <w:rPr>
          <w:rFonts w:ascii="Consolas" w:hAnsi="Consolas" w:cstheme="minorHAnsi"/>
          <w:sz w:val="22"/>
          <w:szCs w:val="22"/>
        </w:rPr>
        <w:t>()), align='center')</w:t>
      </w:r>
    </w:p>
    <w:p w14:paraId="3688237B" w14:textId="77777777" w:rsidR="00D73FC4" w:rsidRPr="00A07968" w:rsidRDefault="00D73FC4" w:rsidP="00D73FC4">
      <w:pPr>
        <w:rPr>
          <w:rFonts w:ascii="Consolas" w:hAnsi="Consolas" w:cstheme="minorHAnsi"/>
          <w:sz w:val="22"/>
          <w:szCs w:val="22"/>
        </w:rPr>
      </w:pPr>
      <w:proofErr w:type="spellStart"/>
      <w:r w:rsidRPr="00A07968">
        <w:rPr>
          <w:rFonts w:ascii="Consolas" w:hAnsi="Consolas" w:cstheme="minorHAnsi"/>
          <w:sz w:val="22"/>
          <w:szCs w:val="22"/>
        </w:rPr>
        <w:t>plt.xticks</w:t>
      </w:r>
      <w:proofErr w:type="spellEnd"/>
      <w:r w:rsidRPr="00A07968">
        <w:rPr>
          <w:rFonts w:ascii="Consolas" w:hAnsi="Consolas" w:cstheme="minorHAnsi"/>
          <w:sz w:val="22"/>
          <w:szCs w:val="22"/>
        </w:rPr>
        <w:t>(range(</w:t>
      </w:r>
      <w:proofErr w:type="spellStart"/>
      <w:r w:rsidRPr="00A07968">
        <w:rPr>
          <w:rFonts w:ascii="Consolas" w:hAnsi="Consolas" w:cstheme="minorHAnsi"/>
          <w:sz w:val="22"/>
          <w:szCs w:val="22"/>
        </w:rPr>
        <w:t>len</w:t>
      </w:r>
      <w:proofErr w:type="spellEnd"/>
      <w:r w:rsidRPr="00A07968">
        <w:rPr>
          <w:rFonts w:ascii="Consolas" w:hAnsi="Consolas" w:cstheme="minorHAnsi"/>
          <w:sz w:val="22"/>
          <w:szCs w:val="22"/>
        </w:rPr>
        <w:t>(</w:t>
      </w:r>
      <w:proofErr w:type="spellStart"/>
      <w:r w:rsidRPr="00A07968">
        <w:rPr>
          <w:rFonts w:ascii="Consolas" w:hAnsi="Consolas" w:cstheme="minorHAnsi"/>
          <w:sz w:val="22"/>
          <w:szCs w:val="22"/>
        </w:rPr>
        <w:t>auc_scores</w:t>
      </w:r>
      <w:proofErr w:type="spellEnd"/>
      <w:r w:rsidRPr="00A07968">
        <w:rPr>
          <w:rFonts w:ascii="Consolas" w:hAnsi="Consolas" w:cstheme="minorHAnsi"/>
          <w:sz w:val="22"/>
          <w:szCs w:val="22"/>
        </w:rPr>
        <w:t>)), list(</w:t>
      </w:r>
      <w:proofErr w:type="spellStart"/>
      <w:r w:rsidRPr="00A07968">
        <w:rPr>
          <w:rFonts w:ascii="Consolas" w:hAnsi="Consolas" w:cstheme="minorHAnsi"/>
          <w:sz w:val="22"/>
          <w:szCs w:val="22"/>
        </w:rPr>
        <w:t>auc_scores.keys</w:t>
      </w:r>
      <w:proofErr w:type="spellEnd"/>
      <w:r w:rsidRPr="00A07968">
        <w:rPr>
          <w:rFonts w:ascii="Consolas" w:hAnsi="Consolas" w:cstheme="minorHAnsi"/>
          <w:sz w:val="22"/>
          <w:szCs w:val="22"/>
        </w:rPr>
        <w:t>()), rotation=45)</w:t>
      </w:r>
    </w:p>
    <w:p w14:paraId="1FC5F93B" w14:textId="77777777" w:rsidR="00D73FC4" w:rsidRPr="00A07968" w:rsidRDefault="00D73FC4" w:rsidP="00D73FC4">
      <w:pPr>
        <w:rPr>
          <w:rFonts w:ascii="Consolas" w:hAnsi="Consolas" w:cstheme="minorHAnsi"/>
          <w:sz w:val="22"/>
          <w:szCs w:val="22"/>
        </w:rPr>
      </w:pPr>
      <w:proofErr w:type="spellStart"/>
      <w:r w:rsidRPr="00A07968">
        <w:rPr>
          <w:rFonts w:ascii="Consolas" w:hAnsi="Consolas" w:cstheme="minorHAnsi"/>
          <w:sz w:val="22"/>
          <w:szCs w:val="22"/>
        </w:rPr>
        <w:t>plt.ylabel</w:t>
      </w:r>
      <w:proofErr w:type="spellEnd"/>
      <w:r w:rsidRPr="00A07968">
        <w:rPr>
          <w:rFonts w:ascii="Consolas" w:hAnsi="Consolas" w:cstheme="minorHAnsi"/>
          <w:sz w:val="22"/>
          <w:szCs w:val="22"/>
        </w:rPr>
        <w:t>('AUC')</w:t>
      </w:r>
    </w:p>
    <w:p w14:paraId="08F71438" w14:textId="77777777" w:rsidR="00D73FC4" w:rsidRPr="00A07968" w:rsidRDefault="00D73FC4" w:rsidP="00D73FC4">
      <w:pPr>
        <w:rPr>
          <w:rFonts w:ascii="Consolas" w:hAnsi="Consolas" w:cstheme="minorHAnsi"/>
          <w:sz w:val="22"/>
          <w:szCs w:val="22"/>
        </w:rPr>
      </w:pPr>
      <w:proofErr w:type="spellStart"/>
      <w:r w:rsidRPr="00A07968">
        <w:rPr>
          <w:rFonts w:ascii="Consolas" w:hAnsi="Consolas" w:cstheme="minorHAnsi"/>
          <w:sz w:val="22"/>
          <w:szCs w:val="22"/>
        </w:rPr>
        <w:t>plt.show</w:t>
      </w:r>
      <w:proofErr w:type="spellEnd"/>
      <w:r w:rsidRPr="00A07968">
        <w:rPr>
          <w:rFonts w:ascii="Consolas" w:hAnsi="Consolas" w:cstheme="minorHAnsi"/>
          <w:sz w:val="22"/>
          <w:szCs w:val="22"/>
        </w:rPr>
        <w:t>()</w:t>
      </w:r>
    </w:p>
    <w:p w14:paraId="09CF5C46" w14:textId="77777777" w:rsidR="00D73FC4" w:rsidRPr="00A07968" w:rsidRDefault="00D73FC4" w:rsidP="00D73FC4">
      <w:pPr>
        <w:rPr>
          <w:rFonts w:ascii="Consolas" w:hAnsi="Consolas" w:cstheme="minorHAnsi"/>
          <w:sz w:val="22"/>
          <w:szCs w:val="22"/>
        </w:rPr>
      </w:pPr>
    </w:p>
    <w:p w14:paraId="7313982F" w14:textId="77777777" w:rsidR="00D73FC4" w:rsidRPr="00A07968" w:rsidRDefault="00D73FC4" w:rsidP="00D73FC4">
      <w:pPr>
        <w:rPr>
          <w:rFonts w:ascii="Consolas" w:hAnsi="Consolas" w:cstheme="minorHAnsi"/>
          <w:b/>
          <w:bCs/>
          <w:color w:val="808080" w:themeColor="background1" w:themeShade="80"/>
          <w:sz w:val="22"/>
          <w:szCs w:val="22"/>
        </w:rPr>
      </w:pPr>
      <w:r w:rsidRPr="00A07968">
        <w:rPr>
          <w:rFonts w:ascii="Consolas" w:hAnsi="Consolas" w:cstheme="minorHAnsi"/>
          <w:b/>
          <w:bCs/>
          <w:color w:val="808080" w:themeColor="background1" w:themeShade="80"/>
          <w:sz w:val="22"/>
          <w:szCs w:val="22"/>
        </w:rPr>
        <w:t># Select champion model based on highest AUC on validation dataset</w:t>
      </w:r>
    </w:p>
    <w:p w14:paraId="51C22A1A" w14:textId="77777777" w:rsidR="00D73FC4" w:rsidRPr="00A07968" w:rsidRDefault="00D73FC4" w:rsidP="00D73FC4">
      <w:pPr>
        <w:rPr>
          <w:rFonts w:ascii="Consolas" w:hAnsi="Consolas" w:cstheme="minorHAnsi"/>
          <w:sz w:val="22"/>
          <w:szCs w:val="22"/>
        </w:rPr>
      </w:pPr>
      <w:proofErr w:type="spellStart"/>
      <w:r w:rsidRPr="00A07968">
        <w:rPr>
          <w:rFonts w:ascii="Consolas" w:hAnsi="Consolas" w:cstheme="minorHAnsi"/>
          <w:sz w:val="22"/>
          <w:szCs w:val="22"/>
        </w:rPr>
        <w:lastRenderedPageBreak/>
        <w:t>champion_model_name</w:t>
      </w:r>
      <w:proofErr w:type="spellEnd"/>
      <w:r w:rsidRPr="00A07968">
        <w:rPr>
          <w:rFonts w:ascii="Consolas" w:hAnsi="Consolas" w:cstheme="minorHAnsi"/>
          <w:sz w:val="22"/>
          <w:szCs w:val="22"/>
        </w:rPr>
        <w:t xml:space="preserve"> = max(</w:t>
      </w:r>
      <w:proofErr w:type="spellStart"/>
      <w:r w:rsidRPr="00A07968">
        <w:rPr>
          <w:rFonts w:ascii="Consolas" w:hAnsi="Consolas" w:cstheme="minorHAnsi"/>
          <w:sz w:val="22"/>
          <w:szCs w:val="22"/>
        </w:rPr>
        <w:t>auc_scores</w:t>
      </w:r>
      <w:proofErr w:type="spellEnd"/>
      <w:r w:rsidRPr="00A07968">
        <w:rPr>
          <w:rFonts w:ascii="Consolas" w:hAnsi="Consolas" w:cstheme="minorHAnsi"/>
          <w:sz w:val="22"/>
          <w:szCs w:val="22"/>
        </w:rPr>
        <w:t>, key=</w:t>
      </w:r>
      <w:proofErr w:type="spellStart"/>
      <w:r w:rsidRPr="00A07968">
        <w:rPr>
          <w:rFonts w:ascii="Consolas" w:hAnsi="Consolas" w:cstheme="minorHAnsi"/>
          <w:sz w:val="22"/>
          <w:szCs w:val="22"/>
        </w:rPr>
        <w:t>auc_scores.get</w:t>
      </w:r>
      <w:proofErr w:type="spellEnd"/>
      <w:r w:rsidRPr="00A07968">
        <w:rPr>
          <w:rFonts w:ascii="Consolas" w:hAnsi="Consolas" w:cstheme="minorHAnsi"/>
          <w:sz w:val="22"/>
          <w:szCs w:val="22"/>
        </w:rPr>
        <w:t>)</w:t>
      </w:r>
    </w:p>
    <w:p w14:paraId="20D5F7FF" w14:textId="77777777" w:rsidR="00D73FC4" w:rsidRPr="00A07968" w:rsidRDefault="00D73FC4" w:rsidP="00D73FC4">
      <w:pPr>
        <w:rPr>
          <w:rFonts w:ascii="Consolas" w:hAnsi="Consolas" w:cstheme="minorHAnsi"/>
          <w:sz w:val="22"/>
          <w:szCs w:val="22"/>
        </w:rPr>
      </w:pPr>
      <w:proofErr w:type="spellStart"/>
      <w:r w:rsidRPr="00A07968">
        <w:rPr>
          <w:rFonts w:ascii="Consolas" w:hAnsi="Consolas" w:cstheme="minorHAnsi"/>
          <w:sz w:val="22"/>
          <w:szCs w:val="22"/>
        </w:rPr>
        <w:t>champion_model</w:t>
      </w:r>
      <w:proofErr w:type="spellEnd"/>
      <w:r w:rsidRPr="00A07968">
        <w:rPr>
          <w:rFonts w:ascii="Consolas" w:hAnsi="Consolas" w:cstheme="minorHAnsi"/>
          <w:sz w:val="22"/>
          <w:szCs w:val="22"/>
        </w:rPr>
        <w:t xml:space="preserve"> = models[</w:t>
      </w:r>
      <w:proofErr w:type="spellStart"/>
      <w:r w:rsidRPr="00A07968">
        <w:rPr>
          <w:rFonts w:ascii="Consolas" w:hAnsi="Consolas" w:cstheme="minorHAnsi"/>
          <w:sz w:val="22"/>
          <w:szCs w:val="22"/>
        </w:rPr>
        <w:t>champion_model_name</w:t>
      </w:r>
      <w:proofErr w:type="spellEnd"/>
      <w:r w:rsidRPr="00A07968">
        <w:rPr>
          <w:rFonts w:ascii="Consolas" w:hAnsi="Consolas" w:cstheme="minorHAnsi"/>
          <w:sz w:val="22"/>
          <w:szCs w:val="22"/>
        </w:rPr>
        <w:t>]</w:t>
      </w:r>
    </w:p>
    <w:p w14:paraId="4B97AF3A" w14:textId="77777777" w:rsidR="00D73FC4" w:rsidRPr="00A07968" w:rsidRDefault="00D73FC4" w:rsidP="00D73FC4">
      <w:pPr>
        <w:rPr>
          <w:rFonts w:ascii="Consolas" w:hAnsi="Consolas" w:cstheme="minorHAnsi"/>
          <w:sz w:val="22"/>
          <w:szCs w:val="22"/>
        </w:rPr>
      </w:pPr>
      <w:r w:rsidRPr="00A07968">
        <w:rPr>
          <w:rFonts w:ascii="Consolas" w:hAnsi="Consolas" w:cstheme="minorHAnsi"/>
          <w:sz w:val="22"/>
          <w:szCs w:val="22"/>
        </w:rPr>
        <w:t>print(</w:t>
      </w:r>
      <w:proofErr w:type="spellStart"/>
      <w:r w:rsidRPr="00A07968">
        <w:rPr>
          <w:rFonts w:ascii="Consolas" w:hAnsi="Consolas" w:cstheme="minorHAnsi"/>
          <w:sz w:val="22"/>
          <w:szCs w:val="22"/>
        </w:rPr>
        <w:t>f'Champion</w:t>
      </w:r>
      <w:proofErr w:type="spellEnd"/>
      <w:r w:rsidRPr="00A07968">
        <w:rPr>
          <w:rFonts w:ascii="Consolas" w:hAnsi="Consolas" w:cstheme="minorHAnsi"/>
          <w:sz w:val="22"/>
          <w:szCs w:val="22"/>
        </w:rPr>
        <w:t xml:space="preserve"> model: {</w:t>
      </w:r>
      <w:proofErr w:type="spellStart"/>
      <w:r w:rsidRPr="00A07968">
        <w:rPr>
          <w:rFonts w:ascii="Consolas" w:hAnsi="Consolas" w:cstheme="minorHAnsi"/>
          <w:sz w:val="22"/>
          <w:szCs w:val="22"/>
        </w:rPr>
        <w:t>champion_model_name</w:t>
      </w:r>
      <w:proofErr w:type="spellEnd"/>
      <w:r w:rsidRPr="00A07968">
        <w:rPr>
          <w:rFonts w:ascii="Consolas" w:hAnsi="Consolas" w:cstheme="minorHAnsi"/>
          <w:sz w:val="22"/>
          <w:szCs w:val="22"/>
        </w:rPr>
        <w:t>}')</w:t>
      </w:r>
    </w:p>
    <w:p w14:paraId="152A29C0" w14:textId="77777777" w:rsidR="00D73FC4" w:rsidRPr="00A07968" w:rsidRDefault="00D73FC4" w:rsidP="00D73FC4">
      <w:pPr>
        <w:rPr>
          <w:rFonts w:ascii="Consolas" w:hAnsi="Consolas" w:cstheme="minorHAnsi"/>
          <w:sz w:val="22"/>
          <w:szCs w:val="22"/>
        </w:rPr>
      </w:pPr>
    </w:p>
    <w:p w14:paraId="0D9070E3" w14:textId="77777777" w:rsidR="00D73FC4" w:rsidRPr="00A07968" w:rsidRDefault="00D73FC4" w:rsidP="00D73FC4">
      <w:pPr>
        <w:rPr>
          <w:rFonts w:ascii="Consolas" w:hAnsi="Consolas" w:cstheme="minorHAnsi"/>
          <w:b/>
          <w:bCs/>
          <w:color w:val="808080" w:themeColor="background1" w:themeShade="80"/>
          <w:sz w:val="22"/>
          <w:szCs w:val="22"/>
        </w:rPr>
      </w:pPr>
      <w:r w:rsidRPr="00A07968">
        <w:rPr>
          <w:rFonts w:ascii="Consolas" w:hAnsi="Consolas" w:cstheme="minorHAnsi"/>
          <w:b/>
          <w:bCs/>
          <w:color w:val="808080" w:themeColor="background1" w:themeShade="80"/>
          <w:sz w:val="22"/>
          <w:szCs w:val="22"/>
        </w:rPr>
        <w:t># Tune hyperparameters of champion model using grid search</w:t>
      </w:r>
    </w:p>
    <w:p w14:paraId="79476889" w14:textId="77777777" w:rsidR="00D73FC4" w:rsidRPr="00A07968" w:rsidRDefault="00D73FC4" w:rsidP="00D73FC4">
      <w:pPr>
        <w:rPr>
          <w:rFonts w:ascii="Consolas" w:hAnsi="Consolas" w:cstheme="minorHAnsi"/>
          <w:sz w:val="22"/>
          <w:szCs w:val="22"/>
        </w:rPr>
      </w:pPr>
      <w:r w:rsidRPr="00A07968">
        <w:rPr>
          <w:rFonts w:ascii="Consolas" w:hAnsi="Consolas" w:cstheme="minorHAnsi"/>
          <w:sz w:val="22"/>
          <w:szCs w:val="22"/>
        </w:rPr>
        <w:t xml:space="preserve">from </w:t>
      </w:r>
      <w:proofErr w:type="spellStart"/>
      <w:r w:rsidRPr="00A07968">
        <w:rPr>
          <w:rFonts w:ascii="Consolas" w:hAnsi="Consolas" w:cstheme="minorHAnsi"/>
          <w:sz w:val="22"/>
          <w:szCs w:val="22"/>
        </w:rPr>
        <w:t>sklearn.model_selection</w:t>
      </w:r>
      <w:proofErr w:type="spellEnd"/>
      <w:r w:rsidRPr="00A07968">
        <w:rPr>
          <w:rFonts w:ascii="Consolas" w:hAnsi="Consolas" w:cstheme="minorHAnsi"/>
          <w:sz w:val="22"/>
          <w:szCs w:val="22"/>
        </w:rPr>
        <w:t xml:space="preserve"> import </w:t>
      </w:r>
      <w:proofErr w:type="spellStart"/>
      <w:r w:rsidRPr="00A07968">
        <w:rPr>
          <w:rFonts w:ascii="Consolas" w:hAnsi="Consolas" w:cstheme="minorHAnsi"/>
          <w:sz w:val="22"/>
          <w:szCs w:val="22"/>
        </w:rPr>
        <w:t>GridSearchCV</w:t>
      </w:r>
      <w:proofErr w:type="spellEnd"/>
    </w:p>
    <w:p w14:paraId="43825930" w14:textId="77777777" w:rsidR="00D73FC4" w:rsidRPr="00A07968" w:rsidRDefault="00D73FC4" w:rsidP="00D73FC4">
      <w:pPr>
        <w:rPr>
          <w:rFonts w:ascii="Consolas" w:hAnsi="Consolas" w:cstheme="minorHAnsi"/>
          <w:sz w:val="22"/>
          <w:szCs w:val="22"/>
        </w:rPr>
      </w:pPr>
      <w:proofErr w:type="spellStart"/>
      <w:r w:rsidRPr="00A07968">
        <w:rPr>
          <w:rFonts w:ascii="Consolas" w:hAnsi="Consolas" w:cstheme="minorHAnsi"/>
          <w:sz w:val="22"/>
          <w:szCs w:val="22"/>
        </w:rPr>
        <w:t>param_grid</w:t>
      </w:r>
      <w:proofErr w:type="spellEnd"/>
      <w:r w:rsidRPr="00A07968">
        <w:rPr>
          <w:rFonts w:ascii="Consolas" w:hAnsi="Consolas" w:cstheme="minorHAnsi"/>
          <w:sz w:val="22"/>
          <w:szCs w:val="22"/>
        </w:rPr>
        <w:t xml:space="preserve"> = {</w:t>
      </w:r>
    </w:p>
    <w:p w14:paraId="7AA4655E" w14:textId="77777777" w:rsidR="00D73FC4" w:rsidRPr="00A07968" w:rsidRDefault="00D73FC4" w:rsidP="00D73FC4">
      <w:pPr>
        <w:rPr>
          <w:rFonts w:ascii="Consolas" w:hAnsi="Consolas" w:cstheme="minorHAnsi"/>
          <w:sz w:val="22"/>
          <w:szCs w:val="22"/>
        </w:rPr>
      </w:pPr>
      <w:r w:rsidRPr="00A07968">
        <w:rPr>
          <w:rFonts w:ascii="Consolas" w:hAnsi="Consolas" w:cstheme="minorHAnsi"/>
          <w:sz w:val="22"/>
          <w:szCs w:val="22"/>
        </w:rPr>
        <w:t xml:space="preserve">    '</w:t>
      </w:r>
      <w:proofErr w:type="spellStart"/>
      <w:r w:rsidRPr="00A07968">
        <w:rPr>
          <w:rFonts w:ascii="Consolas" w:hAnsi="Consolas" w:cstheme="minorHAnsi"/>
          <w:sz w:val="22"/>
          <w:szCs w:val="22"/>
        </w:rPr>
        <w:t>n_estimators</w:t>
      </w:r>
      <w:proofErr w:type="spellEnd"/>
      <w:r w:rsidRPr="00A07968">
        <w:rPr>
          <w:rFonts w:ascii="Consolas" w:hAnsi="Consolas" w:cstheme="minorHAnsi"/>
          <w:sz w:val="22"/>
          <w:szCs w:val="22"/>
        </w:rPr>
        <w:t>': [10, 50, 100],</w:t>
      </w:r>
    </w:p>
    <w:p w14:paraId="0FD1CCAD" w14:textId="77777777" w:rsidR="00D73FC4" w:rsidRPr="00A07968" w:rsidRDefault="00D73FC4" w:rsidP="00D73FC4">
      <w:pPr>
        <w:rPr>
          <w:rFonts w:ascii="Consolas" w:hAnsi="Consolas" w:cstheme="minorHAnsi"/>
          <w:sz w:val="22"/>
          <w:szCs w:val="22"/>
        </w:rPr>
      </w:pPr>
      <w:r w:rsidRPr="00A07968">
        <w:rPr>
          <w:rFonts w:ascii="Consolas" w:hAnsi="Consolas" w:cstheme="minorHAnsi"/>
          <w:sz w:val="22"/>
          <w:szCs w:val="22"/>
        </w:rPr>
        <w:t xml:space="preserve">    '</w:t>
      </w:r>
      <w:proofErr w:type="spellStart"/>
      <w:r w:rsidRPr="00A07968">
        <w:rPr>
          <w:rFonts w:ascii="Consolas" w:hAnsi="Consolas" w:cstheme="minorHAnsi"/>
          <w:sz w:val="22"/>
          <w:szCs w:val="22"/>
        </w:rPr>
        <w:t>max_depth</w:t>
      </w:r>
      <w:proofErr w:type="spellEnd"/>
      <w:r w:rsidRPr="00A07968">
        <w:rPr>
          <w:rFonts w:ascii="Consolas" w:hAnsi="Consolas" w:cstheme="minorHAnsi"/>
          <w:sz w:val="22"/>
          <w:szCs w:val="22"/>
        </w:rPr>
        <w:t>': [None, 10, 20],</w:t>
      </w:r>
    </w:p>
    <w:p w14:paraId="7EA5B055" w14:textId="77777777" w:rsidR="00D73FC4" w:rsidRPr="00A07968" w:rsidRDefault="00D73FC4" w:rsidP="00D73FC4">
      <w:pPr>
        <w:rPr>
          <w:rFonts w:ascii="Consolas" w:hAnsi="Consolas" w:cstheme="minorHAnsi"/>
          <w:sz w:val="22"/>
          <w:szCs w:val="22"/>
        </w:rPr>
      </w:pPr>
      <w:r w:rsidRPr="00A07968">
        <w:rPr>
          <w:rFonts w:ascii="Consolas" w:hAnsi="Consolas" w:cstheme="minorHAnsi"/>
          <w:sz w:val="22"/>
          <w:szCs w:val="22"/>
        </w:rPr>
        <w:t xml:space="preserve">    '</w:t>
      </w:r>
      <w:proofErr w:type="spellStart"/>
      <w:r w:rsidRPr="00A07968">
        <w:rPr>
          <w:rFonts w:ascii="Consolas" w:hAnsi="Consolas" w:cstheme="minorHAnsi"/>
          <w:sz w:val="22"/>
          <w:szCs w:val="22"/>
        </w:rPr>
        <w:t>min_samples_split</w:t>
      </w:r>
      <w:proofErr w:type="spellEnd"/>
      <w:r w:rsidRPr="00A07968">
        <w:rPr>
          <w:rFonts w:ascii="Consolas" w:hAnsi="Consolas" w:cstheme="minorHAnsi"/>
          <w:sz w:val="22"/>
          <w:szCs w:val="22"/>
        </w:rPr>
        <w:t>': [2, 5],</w:t>
      </w:r>
    </w:p>
    <w:p w14:paraId="356AA284" w14:textId="77777777" w:rsidR="00D73FC4" w:rsidRPr="00A07968" w:rsidRDefault="00D73FC4" w:rsidP="00D73FC4">
      <w:pPr>
        <w:rPr>
          <w:rFonts w:ascii="Consolas" w:hAnsi="Consolas" w:cstheme="minorHAnsi"/>
          <w:sz w:val="22"/>
          <w:szCs w:val="22"/>
        </w:rPr>
      </w:pPr>
      <w:r w:rsidRPr="00A07968">
        <w:rPr>
          <w:rFonts w:ascii="Consolas" w:hAnsi="Consolas" w:cstheme="minorHAnsi"/>
          <w:sz w:val="22"/>
          <w:szCs w:val="22"/>
        </w:rPr>
        <w:t xml:space="preserve">    '</w:t>
      </w:r>
      <w:proofErr w:type="spellStart"/>
      <w:r w:rsidRPr="00A07968">
        <w:rPr>
          <w:rFonts w:ascii="Consolas" w:hAnsi="Consolas" w:cstheme="minorHAnsi"/>
          <w:sz w:val="22"/>
          <w:szCs w:val="22"/>
        </w:rPr>
        <w:t>min_samples_leaf</w:t>
      </w:r>
      <w:proofErr w:type="spellEnd"/>
      <w:r w:rsidRPr="00A07968">
        <w:rPr>
          <w:rFonts w:ascii="Consolas" w:hAnsi="Consolas" w:cstheme="minorHAnsi"/>
          <w:sz w:val="22"/>
          <w:szCs w:val="22"/>
        </w:rPr>
        <w:t>': [1, 2]</w:t>
      </w:r>
    </w:p>
    <w:p w14:paraId="56E982AF" w14:textId="77777777" w:rsidR="00D73FC4" w:rsidRPr="00A07968" w:rsidRDefault="00D73FC4" w:rsidP="00D73FC4">
      <w:pPr>
        <w:rPr>
          <w:rFonts w:ascii="Consolas" w:hAnsi="Consolas" w:cstheme="minorHAnsi"/>
          <w:sz w:val="22"/>
          <w:szCs w:val="22"/>
        </w:rPr>
      </w:pPr>
      <w:r w:rsidRPr="00A07968">
        <w:rPr>
          <w:rFonts w:ascii="Consolas" w:hAnsi="Consolas" w:cstheme="minorHAnsi"/>
          <w:sz w:val="22"/>
          <w:szCs w:val="22"/>
        </w:rPr>
        <w:t>}</w:t>
      </w:r>
    </w:p>
    <w:p w14:paraId="57476085" w14:textId="77777777" w:rsidR="00D73FC4" w:rsidRPr="00A07968" w:rsidRDefault="00D73FC4" w:rsidP="00D73FC4">
      <w:pPr>
        <w:rPr>
          <w:rFonts w:ascii="Consolas" w:hAnsi="Consolas" w:cstheme="minorHAnsi"/>
          <w:sz w:val="22"/>
          <w:szCs w:val="22"/>
        </w:rPr>
      </w:pPr>
      <w:proofErr w:type="spellStart"/>
      <w:r w:rsidRPr="00A07968">
        <w:rPr>
          <w:rFonts w:ascii="Consolas" w:hAnsi="Consolas" w:cstheme="minorHAnsi"/>
          <w:sz w:val="22"/>
          <w:szCs w:val="22"/>
        </w:rPr>
        <w:t>grid_search</w:t>
      </w:r>
      <w:proofErr w:type="spellEnd"/>
      <w:r w:rsidRPr="00A07968">
        <w:rPr>
          <w:rFonts w:ascii="Consolas" w:hAnsi="Consolas" w:cstheme="minorHAnsi"/>
          <w:sz w:val="22"/>
          <w:szCs w:val="22"/>
        </w:rPr>
        <w:t xml:space="preserve"> = </w:t>
      </w:r>
      <w:proofErr w:type="spellStart"/>
      <w:r w:rsidRPr="00A07968">
        <w:rPr>
          <w:rFonts w:ascii="Consolas" w:hAnsi="Consolas" w:cstheme="minorHAnsi"/>
          <w:sz w:val="22"/>
          <w:szCs w:val="22"/>
        </w:rPr>
        <w:t>GridSearchCV</w:t>
      </w:r>
      <w:proofErr w:type="spellEnd"/>
      <w:r w:rsidRPr="00A07968">
        <w:rPr>
          <w:rFonts w:ascii="Consolas" w:hAnsi="Consolas" w:cstheme="minorHAnsi"/>
          <w:sz w:val="22"/>
          <w:szCs w:val="22"/>
        </w:rPr>
        <w:t>(</w:t>
      </w:r>
      <w:proofErr w:type="spellStart"/>
      <w:r w:rsidRPr="00A07968">
        <w:rPr>
          <w:rFonts w:ascii="Consolas" w:hAnsi="Consolas" w:cstheme="minorHAnsi"/>
          <w:sz w:val="22"/>
          <w:szCs w:val="22"/>
        </w:rPr>
        <w:t>champion_model</w:t>
      </w:r>
      <w:proofErr w:type="spellEnd"/>
      <w:r w:rsidRPr="00A07968">
        <w:rPr>
          <w:rFonts w:ascii="Consolas" w:hAnsi="Consolas" w:cstheme="minorHAnsi"/>
          <w:sz w:val="22"/>
          <w:szCs w:val="22"/>
        </w:rPr>
        <w:t xml:space="preserve">, </w:t>
      </w:r>
      <w:proofErr w:type="spellStart"/>
      <w:r w:rsidRPr="00A07968">
        <w:rPr>
          <w:rFonts w:ascii="Consolas" w:hAnsi="Consolas" w:cstheme="minorHAnsi"/>
          <w:sz w:val="22"/>
          <w:szCs w:val="22"/>
        </w:rPr>
        <w:t>param_grid</w:t>
      </w:r>
      <w:proofErr w:type="spellEnd"/>
      <w:r w:rsidRPr="00A07968">
        <w:rPr>
          <w:rFonts w:ascii="Consolas" w:hAnsi="Consolas" w:cstheme="minorHAnsi"/>
          <w:sz w:val="22"/>
          <w:szCs w:val="22"/>
        </w:rPr>
        <w:t>=</w:t>
      </w:r>
      <w:proofErr w:type="spellStart"/>
      <w:r w:rsidRPr="00A07968">
        <w:rPr>
          <w:rFonts w:ascii="Consolas" w:hAnsi="Consolas" w:cstheme="minorHAnsi"/>
          <w:sz w:val="22"/>
          <w:szCs w:val="22"/>
        </w:rPr>
        <w:t>param_grid</w:t>
      </w:r>
      <w:proofErr w:type="spellEnd"/>
      <w:r w:rsidRPr="00A07968">
        <w:rPr>
          <w:rFonts w:ascii="Consolas" w:hAnsi="Consolas" w:cstheme="minorHAnsi"/>
          <w:sz w:val="22"/>
          <w:szCs w:val="22"/>
        </w:rPr>
        <w:t>)</w:t>
      </w:r>
    </w:p>
    <w:p w14:paraId="684EAC33" w14:textId="77777777" w:rsidR="00D73FC4" w:rsidRPr="00A07968" w:rsidRDefault="00D73FC4" w:rsidP="00D73FC4">
      <w:pPr>
        <w:rPr>
          <w:rFonts w:ascii="Consolas" w:hAnsi="Consolas" w:cstheme="minorHAnsi"/>
          <w:sz w:val="22"/>
          <w:szCs w:val="22"/>
        </w:rPr>
      </w:pPr>
      <w:proofErr w:type="spellStart"/>
      <w:r w:rsidRPr="00A07968">
        <w:rPr>
          <w:rFonts w:ascii="Consolas" w:hAnsi="Consolas" w:cstheme="minorHAnsi"/>
          <w:sz w:val="22"/>
          <w:szCs w:val="22"/>
        </w:rPr>
        <w:t>grid_search.fit</w:t>
      </w:r>
      <w:proofErr w:type="spellEnd"/>
      <w:r w:rsidRPr="00A07968">
        <w:rPr>
          <w:rFonts w:ascii="Consolas" w:hAnsi="Consolas" w:cstheme="minorHAnsi"/>
          <w:sz w:val="22"/>
          <w:szCs w:val="22"/>
        </w:rPr>
        <w:t>(</w:t>
      </w:r>
      <w:proofErr w:type="spellStart"/>
      <w:r w:rsidRPr="00A07968">
        <w:rPr>
          <w:rFonts w:ascii="Consolas" w:hAnsi="Consolas" w:cstheme="minorHAnsi"/>
          <w:sz w:val="22"/>
          <w:szCs w:val="22"/>
        </w:rPr>
        <w:t>X_train</w:t>
      </w:r>
      <w:proofErr w:type="spellEnd"/>
      <w:r w:rsidRPr="00A07968">
        <w:rPr>
          <w:rFonts w:ascii="Consolas" w:hAnsi="Consolas" w:cstheme="minorHAnsi"/>
          <w:sz w:val="22"/>
          <w:szCs w:val="22"/>
        </w:rPr>
        <w:t xml:space="preserve">, </w:t>
      </w:r>
      <w:proofErr w:type="spellStart"/>
      <w:r w:rsidRPr="00A07968">
        <w:rPr>
          <w:rFonts w:ascii="Consolas" w:hAnsi="Consolas" w:cstheme="minorHAnsi"/>
          <w:sz w:val="22"/>
          <w:szCs w:val="22"/>
        </w:rPr>
        <w:t>y_train</w:t>
      </w:r>
      <w:proofErr w:type="spellEnd"/>
      <w:r w:rsidRPr="00A07968">
        <w:rPr>
          <w:rFonts w:ascii="Consolas" w:hAnsi="Consolas" w:cstheme="minorHAnsi"/>
          <w:sz w:val="22"/>
          <w:szCs w:val="22"/>
        </w:rPr>
        <w:t>)</w:t>
      </w:r>
    </w:p>
    <w:p w14:paraId="2D311139" w14:textId="77777777" w:rsidR="00D73FC4" w:rsidRPr="00A07968" w:rsidRDefault="00D73FC4" w:rsidP="00D73FC4">
      <w:pPr>
        <w:rPr>
          <w:rFonts w:ascii="Consolas" w:hAnsi="Consolas" w:cstheme="minorHAnsi"/>
          <w:sz w:val="22"/>
          <w:szCs w:val="22"/>
        </w:rPr>
      </w:pPr>
      <w:proofErr w:type="spellStart"/>
      <w:r w:rsidRPr="00A07968">
        <w:rPr>
          <w:rFonts w:ascii="Consolas" w:hAnsi="Consolas" w:cstheme="minorHAnsi"/>
          <w:sz w:val="22"/>
          <w:szCs w:val="22"/>
        </w:rPr>
        <w:t>champion_model_tuned</w:t>
      </w:r>
      <w:proofErr w:type="spellEnd"/>
      <w:r w:rsidRPr="00A07968">
        <w:rPr>
          <w:rFonts w:ascii="Consolas" w:hAnsi="Consolas" w:cstheme="minorHAnsi"/>
          <w:sz w:val="22"/>
          <w:szCs w:val="22"/>
        </w:rPr>
        <w:t xml:space="preserve"> = </w:t>
      </w:r>
      <w:proofErr w:type="spellStart"/>
      <w:r w:rsidRPr="00A07968">
        <w:rPr>
          <w:rFonts w:ascii="Consolas" w:hAnsi="Consolas" w:cstheme="minorHAnsi"/>
          <w:sz w:val="22"/>
          <w:szCs w:val="22"/>
        </w:rPr>
        <w:t>grid_search.best_estimator</w:t>
      </w:r>
      <w:proofErr w:type="spellEnd"/>
      <w:r w:rsidRPr="00A07968">
        <w:rPr>
          <w:rFonts w:ascii="Consolas" w:hAnsi="Consolas" w:cstheme="minorHAnsi"/>
          <w:sz w:val="22"/>
          <w:szCs w:val="22"/>
        </w:rPr>
        <w:t>_</w:t>
      </w:r>
    </w:p>
    <w:p w14:paraId="4E6E7260" w14:textId="77777777" w:rsidR="00D73FC4" w:rsidRPr="00A07968" w:rsidRDefault="00D73FC4" w:rsidP="00D73FC4">
      <w:pPr>
        <w:rPr>
          <w:rFonts w:ascii="Consolas" w:hAnsi="Consolas" w:cstheme="minorHAnsi"/>
          <w:sz w:val="22"/>
          <w:szCs w:val="22"/>
        </w:rPr>
      </w:pPr>
    </w:p>
    <w:p w14:paraId="7E26AF54" w14:textId="77777777" w:rsidR="00D73FC4" w:rsidRPr="00A07968" w:rsidRDefault="00D73FC4" w:rsidP="00D73FC4">
      <w:pPr>
        <w:rPr>
          <w:rFonts w:ascii="Consolas" w:hAnsi="Consolas" w:cstheme="minorHAnsi"/>
          <w:b/>
          <w:bCs/>
          <w:color w:val="808080" w:themeColor="background1" w:themeShade="80"/>
          <w:sz w:val="22"/>
          <w:szCs w:val="22"/>
        </w:rPr>
      </w:pPr>
      <w:r w:rsidRPr="00A07968">
        <w:rPr>
          <w:rFonts w:ascii="Consolas" w:hAnsi="Consolas" w:cstheme="minorHAnsi"/>
          <w:b/>
          <w:bCs/>
          <w:color w:val="808080" w:themeColor="background1" w:themeShade="80"/>
          <w:sz w:val="22"/>
          <w:szCs w:val="22"/>
        </w:rPr>
        <w:t># Apply champion model to OOT dataset and calculate performance statistics</w:t>
      </w:r>
    </w:p>
    <w:p w14:paraId="2D211D48" w14:textId="77777777" w:rsidR="00D73FC4" w:rsidRPr="00A07968" w:rsidRDefault="00D73FC4" w:rsidP="00D73FC4">
      <w:pPr>
        <w:rPr>
          <w:rFonts w:ascii="Consolas" w:hAnsi="Consolas" w:cstheme="minorHAnsi"/>
          <w:sz w:val="22"/>
          <w:szCs w:val="22"/>
        </w:rPr>
      </w:pPr>
      <w:proofErr w:type="spellStart"/>
      <w:r w:rsidRPr="00A07968">
        <w:rPr>
          <w:rFonts w:ascii="Consolas" w:hAnsi="Consolas" w:cstheme="minorHAnsi"/>
          <w:sz w:val="22"/>
          <w:szCs w:val="22"/>
        </w:rPr>
        <w:t>X_oot_encoded</w:t>
      </w:r>
      <w:proofErr w:type="spellEnd"/>
      <w:r w:rsidRPr="00A07968">
        <w:rPr>
          <w:rFonts w:ascii="Consolas" w:hAnsi="Consolas" w:cstheme="minorHAnsi"/>
          <w:sz w:val="22"/>
          <w:szCs w:val="22"/>
        </w:rPr>
        <w:t xml:space="preserve"> = </w:t>
      </w:r>
      <w:proofErr w:type="spellStart"/>
      <w:r w:rsidRPr="00A07968">
        <w:rPr>
          <w:rFonts w:ascii="Consolas" w:hAnsi="Consolas" w:cstheme="minorHAnsi"/>
          <w:sz w:val="22"/>
          <w:szCs w:val="22"/>
        </w:rPr>
        <w:t>pd.concat</w:t>
      </w:r>
      <w:proofErr w:type="spellEnd"/>
      <w:r w:rsidRPr="00A07968">
        <w:rPr>
          <w:rFonts w:ascii="Consolas" w:hAnsi="Consolas" w:cstheme="minorHAnsi"/>
          <w:sz w:val="22"/>
          <w:szCs w:val="22"/>
        </w:rPr>
        <w:t>([</w:t>
      </w:r>
      <w:proofErr w:type="spellStart"/>
      <w:r w:rsidRPr="00A07968">
        <w:rPr>
          <w:rFonts w:ascii="Consolas" w:hAnsi="Consolas" w:cstheme="minorHAnsi"/>
          <w:sz w:val="22"/>
          <w:szCs w:val="22"/>
        </w:rPr>
        <w:t>X_oot</w:t>
      </w:r>
      <w:proofErr w:type="spellEnd"/>
      <w:r w:rsidRPr="00A07968">
        <w:rPr>
          <w:rFonts w:ascii="Consolas" w:hAnsi="Consolas" w:cstheme="minorHAnsi"/>
          <w:sz w:val="22"/>
          <w:szCs w:val="22"/>
        </w:rPr>
        <w:t>[</w:t>
      </w:r>
      <w:proofErr w:type="spellStart"/>
      <w:r w:rsidRPr="00A07968">
        <w:rPr>
          <w:rFonts w:ascii="Consolas" w:hAnsi="Consolas" w:cstheme="minorHAnsi"/>
          <w:sz w:val="22"/>
          <w:szCs w:val="22"/>
        </w:rPr>
        <w:t>numeric_features</w:t>
      </w:r>
      <w:proofErr w:type="spellEnd"/>
      <w:r w:rsidRPr="00A07968">
        <w:rPr>
          <w:rFonts w:ascii="Consolas" w:hAnsi="Consolas" w:cstheme="minorHAnsi"/>
          <w:sz w:val="22"/>
          <w:szCs w:val="22"/>
        </w:rPr>
        <w:t>], pd.DataFrame(encoder.transform(X_oot[categorical_features]).toarray(), index=</w:t>
      </w:r>
      <w:proofErr w:type="spellStart"/>
      <w:r w:rsidRPr="00A07968">
        <w:rPr>
          <w:rFonts w:ascii="Consolas" w:hAnsi="Consolas" w:cstheme="minorHAnsi"/>
          <w:sz w:val="22"/>
          <w:szCs w:val="22"/>
        </w:rPr>
        <w:t>X_oot.index</w:t>
      </w:r>
      <w:proofErr w:type="spellEnd"/>
      <w:r w:rsidRPr="00A07968">
        <w:rPr>
          <w:rFonts w:ascii="Consolas" w:hAnsi="Consolas" w:cstheme="minorHAnsi"/>
          <w:sz w:val="22"/>
          <w:szCs w:val="22"/>
        </w:rPr>
        <w:t>)], axis=1)</w:t>
      </w:r>
    </w:p>
    <w:p w14:paraId="6A6D1F0E" w14:textId="77777777" w:rsidR="00D73FC4" w:rsidRPr="00A07968" w:rsidRDefault="00D73FC4" w:rsidP="00D73FC4">
      <w:pPr>
        <w:rPr>
          <w:rFonts w:ascii="Consolas" w:hAnsi="Consolas" w:cstheme="minorHAnsi"/>
          <w:sz w:val="22"/>
          <w:szCs w:val="22"/>
        </w:rPr>
      </w:pPr>
      <w:proofErr w:type="spellStart"/>
      <w:r w:rsidRPr="00A07968">
        <w:rPr>
          <w:rFonts w:ascii="Consolas" w:hAnsi="Consolas" w:cstheme="minorHAnsi"/>
          <w:sz w:val="22"/>
          <w:szCs w:val="22"/>
        </w:rPr>
        <w:t>X_oot_encoded</w:t>
      </w:r>
      <w:proofErr w:type="spellEnd"/>
      <w:r w:rsidRPr="00A07968">
        <w:rPr>
          <w:rFonts w:ascii="Consolas" w:hAnsi="Consolas" w:cstheme="minorHAnsi"/>
          <w:sz w:val="22"/>
          <w:szCs w:val="22"/>
        </w:rPr>
        <w:t>['</w:t>
      </w:r>
      <w:proofErr w:type="spellStart"/>
      <w:r w:rsidRPr="00A07968">
        <w:rPr>
          <w:rFonts w:ascii="Consolas" w:hAnsi="Consolas" w:cstheme="minorHAnsi"/>
          <w:sz w:val="22"/>
          <w:szCs w:val="22"/>
        </w:rPr>
        <w:t>DTI_INC_interaction</w:t>
      </w:r>
      <w:proofErr w:type="spellEnd"/>
      <w:r w:rsidRPr="00A07968">
        <w:rPr>
          <w:rFonts w:ascii="Consolas" w:hAnsi="Consolas" w:cstheme="minorHAnsi"/>
          <w:sz w:val="22"/>
          <w:szCs w:val="22"/>
        </w:rPr>
        <w:t xml:space="preserve">'] = </w:t>
      </w:r>
      <w:proofErr w:type="spellStart"/>
      <w:r w:rsidRPr="00A07968">
        <w:rPr>
          <w:rFonts w:ascii="Consolas" w:hAnsi="Consolas" w:cstheme="minorHAnsi"/>
          <w:sz w:val="22"/>
          <w:szCs w:val="22"/>
        </w:rPr>
        <w:t>X_oot</w:t>
      </w:r>
      <w:proofErr w:type="spellEnd"/>
      <w:r w:rsidRPr="00A07968">
        <w:rPr>
          <w:rFonts w:ascii="Consolas" w:hAnsi="Consolas" w:cstheme="minorHAnsi"/>
          <w:sz w:val="22"/>
          <w:szCs w:val="22"/>
        </w:rPr>
        <w:t>['</w:t>
      </w:r>
      <w:proofErr w:type="spellStart"/>
      <w:r w:rsidRPr="00A07968">
        <w:rPr>
          <w:rFonts w:ascii="Consolas" w:hAnsi="Consolas" w:cstheme="minorHAnsi"/>
          <w:sz w:val="22"/>
          <w:szCs w:val="22"/>
        </w:rPr>
        <w:t>dti</w:t>
      </w:r>
      <w:proofErr w:type="spellEnd"/>
      <w:r w:rsidRPr="00A07968">
        <w:rPr>
          <w:rFonts w:ascii="Consolas" w:hAnsi="Consolas" w:cstheme="minorHAnsi"/>
          <w:sz w:val="22"/>
          <w:szCs w:val="22"/>
        </w:rPr>
        <w:t xml:space="preserve">'] * </w:t>
      </w:r>
      <w:proofErr w:type="spellStart"/>
      <w:r w:rsidRPr="00A07968">
        <w:rPr>
          <w:rFonts w:ascii="Consolas" w:hAnsi="Consolas" w:cstheme="minorHAnsi"/>
          <w:sz w:val="22"/>
          <w:szCs w:val="22"/>
        </w:rPr>
        <w:t>X_oot</w:t>
      </w:r>
      <w:proofErr w:type="spellEnd"/>
      <w:r w:rsidRPr="00A07968">
        <w:rPr>
          <w:rFonts w:ascii="Consolas" w:hAnsi="Consolas" w:cstheme="minorHAnsi"/>
          <w:sz w:val="22"/>
          <w:szCs w:val="22"/>
        </w:rPr>
        <w:t>['</w:t>
      </w:r>
      <w:proofErr w:type="spellStart"/>
      <w:r w:rsidRPr="00A07968">
        <w:rPr>
          <w:rFonts w:ascii="Consolas" w:hAnsi="Consolas" w:cstheme="minorHAnsi"/>
          <w:sz w:val="22"/>
          <w:szCs w:val="22"/>
        </w:rPr>
        <w:t>annual_inc</w:t>
      </w:r>
      <w:proofErr w:type="spellEnd"/>
      <w:r w:rsidRPr="00A07968">
        <w:rPr>
          <w:rFonts w:ascii="Consolas" w:hAnsi="Consolas" w:cstheme="minorHAnsi"/>
          <w:sz w:val="22"/>
          <w:szCs w:val="22"/>
        </w:rPr>
        <w:t>']</w:t>
      </w:r>
    </w:p>
    <w:p w14:paraId="774D5C5C" w14:textId="77777777" w:rsidR="00D73FC4" w:rsidRPr="00A07968" w:rsidRDefault="00D73FC4" w:rsidP="00D73FC4">
      <w:pPr>
        <w:rPr>
          <w:rFonts w:ascii="Consolas" w:hAnsi="Consolas" w:cstheme="minorHAnsi"/>
          <w:sz w:val="22"/>
          <w:szCs w:val="22"/>
        </w:rPr>
      </w:pPr>
      <w:proofErr w:type="spellStart"/>
      <w:r w:rsidRPr="00A07968">
        <w:rPr>
          <w:rFonts w:ascii="Consolas" w:hAnsi="Consolas" w:cstheme="minorHAnsi"/>
          <w:sz w:val="22"/>
          <w:szCs w:val="22"/>
        </w:rPr>
        <w:t>y_oot_pred_proba</w:t>
      </w:r>
      <w:proofErr w:type="spellEnd"/>
      <w:r w:rsidRPr="00A07968">
        <w:rPr>
          <w:rFonts w:ascii="Consolas" w:hAnsi="Consolas" w:cstheme="minorHAnsi"/>
          <w:sz w:val="22"/>
          <w:szCs w:val="22"/>
        </w:rPr>
        <w:t xml:space="preserve"> = </w:t>
      </w:r>
      <w:proofErr w:type="spellStart"/>
      <w:r w:rsidRPr="00A07968">
        <w:rPr>
          <w:rFonts w:ascii="Consolas" w:hAnsi="Consolas" w:cstheme="minorHAnsi"/>
          <w:sz w:val="22"/>
          <w:szCs w:val="22"/>
        </w:rPr>
        <w:t>champion_model_tuned.predict_proba</w:t>
      </w:r>
      <w:proofErr w:type="spellEnd"/>
      <w:r w:rsidRPr="00A07968">
        <w:rPr>
          <w:rFonts w:ascii="Consolas" w:hAnsi="Consolas" w:cstheme="minorHAnsi"/>
          <w:sz w:val="22"/>
          <w:szCs w:val="22"/>
        </w:rPr>
        <w:t>(</w:t>
      </w:r>
      <w:proofErr w:type="spellStart"/>
      <w:r w:rsidRPr="00A07968">
        <w:rPr>
          <w:rFonts w:ascii="Consolas" w:hAnsi="Consolas" w:cstheme="minorHAnsi"/>
          <w:sz w:val="22"/>
          <w:szCs w:val="22"/>
        </w:rPr>
        <w:t>X_oot_encoded</w:t>
      </w:r>
      <w:proofErr w:type="spellEnd"/>
      <w:r w:rsidRPr="00A07968">
        <w:rPr>
          <w:rFonts w:ascii="Consolas" w:hAnsi="Consolas" w:cstheme="minorHAnsi"/>
          <w:sz w:val="22"/>
          <w:szCs w:val="22"/>
        </w:rPr>
        <w:t>)</w:t>
      </w:r>
      <w:proofErr w:type="gramStart"/>
      <w:r w:rsidRPr="00A07968">
        <w:rPr>
          <w:rFonts w:ascii="Consolas" w:hAnsi="Consolas" w:cstheme="minorHAnsi"/>
          <w:sz w:val="22"/>
          <w:szCs w:val="22"/>
        </w:rPr>
        <w:t>[:,</w:t>
      </w:r>
      <w:proofErr w:type="gramEnd"/>
      <w:r w:rsidRPr="00A07968">
        <w:rPr>
          <w:rFonts w:ascii="Consolas" w:hAnsi="Consolas" w:cstheme="minorHAnsi"/>
          <w:sz w:val="22"/>
          <w:szCs w:val="22"/>
        </w:rPr>
        <w:t xml:space="preserve"> 1]</w:t>
      </w:r>
    </w:p>
    <w:p w14:paraId="6DDD346C" w14:textId="77777777" w:rsidR="00D73FC4" w:rsidRPr="00A07968" w:rsidRDefault="00D73FC4" w:rsidP="00D73FC4">
      <w:pPr>
        <w:rPr>
          <w:rFonts w:ascii="Consolas" w:hAnsi="Consolas" w:cstheme="minorHAnsi"/>
          <w:sz w:val="22"/>
          <w:szCs w:val="22"/>
        </w:rPr>
      </w:pPr>
      <w:proofErr w:type="spellStart"/>
      <w:r w:rsidRPr="00A07968">
        <w:rPr>
          <w:rFonts w:ascii="Consolas" w:hAnsi="Consolas" w:cstheme="minorHAnsi"/>
          <w:sz w:val="22"/>
          <w:szCs w:val="22"/>
        </w:rPr>
        <w:t>fpr_oot</w:t>
      </w:r>
      <w:proofErr w:type="spellEnd"/>
      <w:r w:rsidRPr="00A07968">
        <w:rPr>
          <w:rFonts w:ascii="Consolas" w:hAnsi="Consolas" w:cstheme="minorHAnsi"/>
          <w:sz w:val="22"/>
          <w:szCs w:val="22"/>
        </w:rPr>
        <w:t xml:space="preserve">, </w:t>
      </w:r>
      <w:proofErr w:type="spellStart"/>
      <w:r w:rsidRPr="00A07968">
        <w:rPr>
          <w:rFonts w:ascii="Consolas" w:hAnsi="Consolas" w:cstheme="minorHAnsi"/>
          <w:sz w:val="22"/>
          <w:szCs w:val="22"/>
        </w:rPr>
        <w:t>tpr_oot</w:t>
      </w:r>
      <w:proofErr w:type="spellEnd"/>
      <w:r w:rsidRPr="00A07968">
        <w:rPr>
          <w:rFonts w:ascii="Consolas" w:hAnsi="Consolas" w:cstheme="minorHAnsi"/>
          <w:sz w:val="22"/>
          <w:szCs w:val="22"/>
        </w:rPr>
        <w:t xml:space="preserve">, _ = </w:t>
      </w:r>
      <w:proofErr w:type="spellStart"/>
      <w:r w:rsidRPr="00A07968">
        <w:rPr>
          <w:rFonts w:ascii="Consolas" w:hAnsi="Consolas" w:cstheme="minorHAnsi"/>
          <w:sz w:val="22"/>
          <w:szCs w:val="22"/>
        </w:rPr>
        <w:t>roc_curve</w:t>
      </w:r>
      <w:proofErr w:type="spellEnd"/>
      <w:r w:rsidRPr="00A07968">
        <w:rPr>
          <w:rFonts w:ascii="Consolas" w:hAnsi="Consolas" w:cstheme="minorHAnsi"/>
          <w:sz w:val="22"/>
          <w:szCs w:val="22"/>
        </w:rPr>
        <w:t>(</w:t>
      </w:r>
      <w:proofErr w:type="spellStart"/>
      <w:r w:rsidRPr="00A07968">
        <w:rPr>
          <w:rFonts w:ascii="Consolas" w:hAnsi="Consolas" w:cstheme="minorHAnsi"/>
          <w:sz w:val="22"/>
          <w:szCs w:val="22"/>
        </w:rPr>
        <w:t>y_oot</w:t>
      </w:r>
      <w:proofErr w:type="spellEnd"/>
      <w:r w:rsidRPr="00A07968">
        <w:rPr>
          <w:rFonts w:ascii="Consolas" w:hAnsi="Consolas" w:cstheme="minorHAnsi"/>
          <w:sz w:val="22"/>
          <w:szCs w:val="22"/>
        </w:rPr>
        <w:t xml:space="preserve">, </w:t>
      </w:r>
      <w:proofErr w:type="spellStart"/>
      <w:r w:rsidRPr="00A07968">
        <w:rPr>
          <w:rFonts w:ascii="Consolas" w:hAnsi="Consolas" w:cstheme="minorHAnsi"/>
          <w:sz w:val="22"/>
          <w:szCs w:val="22"/>
        </w:rPr>
        <w:t>y_oot_pred_proba</w:t>
      </w:r>
      <w:proofErr w:type="spellEnd"/>
      <w:r w:rsidRPr="00A07968">
        <w:rPr>
          <w:rFonts w:ascii="Consolas" w:hAnsi="Consolas" w:cstheme="minorHAnsi"/>
          <w:sz w:val="22"/>
          <w:szCs w:val="22"/>
        </w:rPr>
        <w:t>)</w:t>
      </w:r>
    </w:p>
    <w:p w14:paraId="5A310EF1" w14:textId="77777777" w:rsidR="00D73FC4" w:rsidRPr="00A07968" w:rsidRDefault="00D73FC4" w:rsidP="00D73FC4">
      <w:pPr>
        <w:rPr>
          <w:rFonts w:ascii="Consolas" w:hAnsi="Consolas" w:cstheme="minorHAnsi"/>
          <w:sz w:val="22"/>
          <w:szCs w:val="22"/>
        </w:rPr>
      </w:pPr>
      <w:proofErr w:type="spellStart"/>
      <w:r w:rsidRPr="00A07968">
        <w:rPr>
          <w:rFonts w:ascii="Consolas" w:hAnsi="Consolas" w:cstheme="minorHAnsi"/>
          <w:sz w:val="22"/>
          <w:szCs w:val="22"/>
        </w:rPr>
        <w:t>roc_auc_oot</w:t>
      </w:r>
      <w:proofErr w:type="spellEnd"/>
      <w:r w:rsidRPr="00A07968">
        <w:rPr>
          <w:rFonts w:ascii="Consolas" w:hAnsi="Consolas" w:cstheme="minorHAnsi"/>
          <w:sz w:val="22"/>
          <w:szCs w:val="22"/>
        </w:rPr>
        <w:t xml:space="preserve"> = </w:t>
      </w:r>
      <w:proofErr w:type="spellStart"/>
      <w:r w:rsidRPr="00A07968">
        <w:rPr>
          <w:rFonts w:ascii="Consolas" w:hAnsi="Consolas" w:cstheme="minorHAnsi"/>
          <w:sz w:val="22"/>
          <w:szCs w:val="22"/>
        </w:rPr>
        <w:t>auc</w:t>
      </w:r>
      <w:proofErr w:type="spellEnd"/>
      <w:r w:rsidRPr="00A07968">
        <w:rPr>
          <w:rFonts w:ascii="Consolas" w:hAnsi="Consolas" w:cstheme="minorHAnsi"/>
          <w:sz w:val="22"/>
          <w:szCs w:val="22"/>
        </w:rPr>
        <w:t>(</w:t>
      </w:r>
      <w:proofErr w:type="spellStart"/>
      <w:r w:rsidRPr="00A07968">
        <w:rPr>
          <w:rFonts w:ascii="Consolas" w:hAnsi="Consolas" w:cstheme="minorHAnsi"/>
          <w:sz w:val="22"/>
          <w:szCs w:val="22"/>
        </w:rPr>
        <w:t>fpr_oot</w:t>
      </w:r>
      <w:proofErr w:type="spellEnd"/>
      <w:r w:rsidRPr="00A07968">
        <w:rPr>
          <w:rFonts w:ascii="Consolas" w:hAnsi="Consolas" w:cstheme="minorHAnsi"/>
          <w:sz w:val="22"/>
          <w:szCs w:val="22"/>
        </w:rPr>
        <w:t xml:space="preserve">, </w:t>
      </w:r>
      <w:proofErr w:type="spellStart"/>
      <w:r w:rsidRPr="00A07968">
        <w:rPr>
          <w:rFonts w:ascii="Consolas" w:hAnsi="Consolas" w:cstheme="minorHAnsi"/>
          <w:sz w:val="22"/>
          <w:szCs w:val="22"/>
        </w:rPr>
        <w:t>tpr_oot</w:t>
      </w:r>
      <w:proofErr w:type="spellEnd"/>
      <w:r w:rsidRPr="00A07968">
        <w:rPr>
          <w:rFonts w:ascii="Consolas" w:hAnsi="Consolas" w:cstheme="minorHAnsi"/>
          <w:sz w:val="22"/>
          <w:szCs w:val="22"/>
        </w:rPr>
        <w:t>)</w:t>
      </w:r>
    </w:p>
    <w:p w14:paraId="27170932" w14:textId="77777777" w:rsidR="00D73FC4" w:rsidRPr="00A07968" w:rsidRDefault="00D73FC4" w:rsidP="00D73FC4">
      <w:pPr>
        <w:rPr>
          <w:rFonts w:ascii="Consolas" w:hAnsi="Consolas" w:cstheme="minorHAnsi"/>
          <w:sz w:val="22"/>
          <w:szCs w:val="22"/>
        </w:rPr>
      </w:pPr>
      <w:r w:rsidRPr="00A07968">
        <w:rPr>
          <w:rFonts w:ascii="Consolas" w:hAnsi="Consolas" w:cstheme="minorHAnsi"/>
          <w:sz w:val="22"/>
          <w:szCs w:val="22"/>
        </w:rPr>
        <w:t>print(</w:t>
      </w:r>
      <w:proofErr w:type="spellStart"/>
      <w:r w:rsidRPr="00A07968">
        <w:rPr>
          <w:rFonts w:ascii="Consolas" w:hAnsi="Consolas" w:cstheme="minorHAnsi"/>
          <w:sz w:val="22"/>
          <w:szCs w:val="22"/>
        </w:rPr>
        <w:t>f'OOT</w:t>
      </w:r>
      <w:proofErr w:type="spellEnd"/>
      <w:r w:rsidRPr="00A07968">
        <w:rPr>
          <w:rFonts w:ascii="Consolas" w:hAnsi="Consolas" w:cstheme="minorHAnsi"/>
          <w:sz w:val="22"/>
          <w:szCs w:val="22"/>
        </w:rPr>
        <w:t xml:space="preserve"> AUC: {roc_auc_oot:.3f}')</w:t>
      </w:r>
    </w:p>
    <w:p w14:paraId="39C88E3E" w14:textId="77777777" w:rsidR="00D73FC4" w:rsidRPr="00A07968" w:rsidRDefault="00D73FC4" w:rsidP="00D73FC4">
      <w:pPr>
        <w:rPr>
          <w:rFonts w:ascii="Consolas" w:hAnsi="Consolas" w:cstheme="minorHAnsi"/>
          <w:sz w:val="22"/>
          <w:szCs w:val="22"/>
        </w:rPr>
      </w:pPr>
      <w:proofErr w:type="spellStart"/>
      <w:r w:rsidRPr="00A07968">
        <w:rPr>
          <w:rFonts w:ascii="Consolas" w:hAnsi="Consolas" w:cstheme="minorHAnsi"/>
          <w:sz w:val="22"/>
          <w:szCs w:val="22"/>
        </w:rPr>
        <w:t>y_oot_pred</w:t>
      </w:r>
      <w:proofErr w:type="spellEnd"/>
      <w:r w:rsidRPr="00A07968">
        <w:rPr>
          <w:rFonts w:ascii="Consolas" w:hAnsi="Consolas" w:cstheme="minorHAnsi"/>
          <w:sz w:val="22"/>
          <w:szCs w:val="22"/>
        </w:rPr>
        <w:t xml:space="preserve"> = </w:t>
      </w:r>
      <w:proofErr w:type="spellStart"/>
      <w:r w:rsidRPr="00A07968">
        <w:rPr>
          <w:rFonts w:ascii="Consolas" w:hAnsi="Consolas" w:cstheme="minorHAnsi"/>
          <w:sz w:val="22"/>
          <w:szCs w:val="22"/>
        </w:rPr>
        <w:t>champion_model_tuned.predict</w:t>
      </w:r>
      <w:proofErr w:type="spellEnd"/>
      <w:r w:rsidRPr="00A07968">
        <w:rPr>
          <w:rFonts w:ascii="Consolas" w:hAnsi="Consolas" w:cstheme="minorHAnsi"/>
          <w:sz w:val="22"/>
          <w:szCs w:val="22"/>
        </w:rPr>
        <w:t>(</w:t>
      </w:r>
      <w:proofErr w:type="spellStart"/>
      <w:r w:rsidRPr="00A07968">
        <w:rPr>
          <w:rFonts w:ascii="Consolas" w:hAnsi="Consolas" w:cstheme="minorHAnsi"/>
          <w:sz w:val="22"/>
          <w:szCs w:val="22"/>
        </w:rPr>
        <w:t>X_oot_encoded</w:t>
      </w:r>
      <w:proofErr w:type="spellEnd"/>
      <w:r w:rsidRPr="00A07968">
        <w:rPr>
          <w:rFonts w:ascii="Consolas" w:hAnsi="Consolas" w:cstheme="minorHAnsi"/>
          <w:sz w:val="22"/>
          <w:szCs w:val="22"/>
        </w:rPr>
        <w:t>)</w:t>
      </w:r>
    </w:p>
    <w:p w14:paraId="5E05BA83" w14:textId="77777777" w:rsidR="00D73FC4" w:rsidRPr="00A07968" w:rsidRDefault="00D73FC4" w:rsidP="00D73FC4">
      <w:pPr>
        <w:rPr>
          <w:rFonts w:ascii="Consolas" w:hAnsi="Consolas" w:cstheme="minorHAnsi"/>
          <w:sz w:val="22"/>
          <w:szCs w:val="22"/>
        </w:rPr>
      </w:pPr>
      <w:r w:rsidRPr="00A07968">
        <w:rPr>
          <w:rFonts w:ascii="Consolas" w:hAnsi="Consolas" w:cstheme="minorHAnsi"/>
          <w:sz w:val="22"/>
          <w:szCs w:val="22"/>
        </w:rPr>
        <w:t xml:space="preserve">cm = </w:t>
      </w:r>
      <w:proofErr w:type="spellStart"/>
      <w:r w:rsidRPr="00A07968">
        <w:rPr>
          <w:rFonts w:ascii="Consolas" w:hAnsi="Consolas" w:cstheme="minorHAnsi"/>
          <w:sz w:val="22"/>
          <w:szCs w:val="22"/>
        </w:rPr>
        <w:t>confusion_matrix</w:t>
      </w:r>
      <w:proofErr w:type="spellEnd"/>
      <w:r w:rsidRPr="00A07968">
        <w:rPr>
          <w:rFonts w:ascii="Consolas" w:hAnsi="Consolas" w:cstheme="minorHAnsi"/>
          <w:sz w:val="22"/>
          <w:szCs w:val="22"/>
        </w:rPr>
        <w:t>(</w:t>
      </w:r>
      <w:proofErr w:type="spellStart"/>
      <w:r w:rsidRPr="00A07968">
        <w:rPr>
          <w:rFonts w:ascii="Consolas" w:hAnsi="Consolas" w:cstheme="minorHAnsi"/>
          <w:sz w:val="22"/>
          <w:szCs w:val="22"/>
        </w:rPr>
        <w:t>y_oot</w:t>
      </w:r>
      <w:proofErr w:type="spellEnd"/>
      <w:r w:rsidRPr="00A07968">
        <w:rPr>
          <w:rFonts w:ascii="Consolas" w:hAnsi="Consolas" w:cstheme="minorHAnsi"/>
          <w:sz w:val="22"/>
          <w:szCs w:val="22"/>
        </w:rPr>
        <w:t xml:space="preserve">, </w:t>
      </w:r>
      <w:proofErr w:type="spellStart"/>
      <w:r w:rsidRPr="00A07968">
        <w:rPr>
          <w:rFonts w:ascii="Consolas" w:hAnsi="Consolas" w:cstheme="minorHAnsi"/>
          <w:sz w:val="22"/>
          <w:szCs w:val="22"/>
        </w:rPr>
        <w:t>y_oot_pred</w:t>
      </w:r>
      <w:proofErr w:type="spellEnd"/>
      <w:r w:rsidRPr="00A07968">
        <w:rPr>
          <w:rFonts w:ascii="Consolas" w:hAnsi="Consolas" w:cstheme="minorHAnsi"/>
          <w:sz w:val="22"/>
          <w:szCs w:val="22"/>
        </w:rPr>
        <w:t>)</w:t>
      </w:r>
    </w:p>
    <w:p w14:paraId="1CD11333" w14:textId="77777777" w:rsidR="00D73FC4" w:rsidRPr="00A07968" w:rsidRDefault="00D73FC4" w:rsidP="00D73FC4">
      <w:pPr>
        <w:rPr>
          <w:rFonts w:ascii="Consolas" w:hAnsi="Consolas" w:cstheme="minorHAnsi"/>
          <w:sz w:val="22"/>
          <w:szCs w:val="22"/>
        </w:rPr>
      </w:pPr>
      <w:r w:rsidRPr="00A07968">
        <w:rPr>
          <w:rFonts w:ascii="Consolas" w:hAnsi="Consolas" w:cstheme="minorHAnsi"/>
          <w:sz w:val="22"/>
          <w:szCs w:val="22"/>
        </w:rPr>
        <w:t>print(</w:t>
      </w:r>
      <w:proofErr w:type="spellStart"/>
      <w:r w:rsidRPr="00A07968">
        <w:rPr>
          <w:rFonts w:ascii="Consolas" w:hAnsi="Consolas" w:cstheme="minorHAnsi"/>
          <w:sz w:val="22"/>
          <w:szCs w:val="22"/>
        </w:rPr>
        <w:t>f'OOT</w:t>
      </w:r>
      <w:proofErr w:type="spellEnd"/>
      <w:r w:rsidRPr="00A07968">
        <w:rPr>
          <w:rFonts w:ascii="Consolas" w:hAnsi="Consolas" w:cstheme="minorHAnsi"/>
          <w:sz w:val="22"/>
          <w:szCs w:val="22"/>
        </w:rPr>
        <w:t xml:space="preserve"> Confusion Matrix:\n{cm}')</w:t>
      </w:r>
    </w:p>
    <w:p w14:paraId="1BDA5CAD" w14:textId="77777777" w:rsidR="00D73FC4" w:rsidRPr="00A07968" w:rsidRDefault="00D73FC4" w:rsidP="00D73FC4">
      <w:pPr>
        <w:rPr>
          <w:rFonts w:ascii="Consolas" w:hAnsi="Consolas" w:cstheme="minorHAnsi"/>
          <w:sz w:val="22"/>
          <w:szCs w:val="22"/>
        </w:rPr>
      </w:pPr>
    </w:p>
    <w:p w14:paraId="232227D3" w14:textId="77777777" w:rsidR="00D73FC4" w:rsidRPr="00A07968" w:rsidRDefault="00D73FC4" w:rsidP="00D73FC4">
      <w:pPr>
        <w:rPr>
          <w:rFonts w:ascii="Consolas" w:hAnsi="Consolas" w:cstheme="minorHAnsi"/>
          <w:b/>
          <w:bCs/>
          <w:sz w:val="22"/>
          <w:szCs w:val="22"/>
        </w:rPr>
      </w:pPr>
      <w:r w:rsidRPr="00A07968">
        <w:rPr>
          <w:rFonts w:ascii="Consolas" w:hAnsi="Consolas" w:cstheme="minorHAnsi"/>
          <w:b/>
          <w:bCs/>
          <w:color w:val="808080" w:themeColor="background1" w:themeShade="80"/>
          <w:sz w:val="22"/>
          <w:szCs w:val="22"/>
        </w:rPr>
        <w:t># Create a table with performance metrics for each ML model</w:t>
      </w:r>
    </w:p>
    <w:p w14:paraId="705E8E5C" w14:textId="77777777" w:rsidR="00D73FC4" w:rsidRPr="00A07968" w:rsidRDefault="00D73FC4" w:rsidP="00D73FC4">
      <w:pPr>
        <w:rPr>
          <w:rFonts w:ascii="Consolas" w:hAnsi="Consolas" w:cstheme="minorHAnsi"/>
          <w:sz w:val="22"/>
          <w:szCs w:val="22"/>
        </w:rPr>
      </w:pPr>
    </w:p>
    <w:p w14:paraId="76884EEA" w14:textId="77777777" w:rsidR="00D73FC4" w:rsidRPr="00A07968" w:rsidRDefault="00D73FC4" w:rsidP="00D73FC4">
      <w:pPr>
        <w:rPr>
          <w:rFonts w:ascii="Consolas" w:hAnsi="Consolas" w:cstheme="minorHAnsi"/>
          <w:sz w:val="22"/>
          <w:szCs w:val="22"/>
        </w:rPr>
      </w:pPr>
      <w:r w:rsidRPr="00A07968">
        <w:rPr>
          <w:rFonts w:ascii="Consolas" w:hAnsi="Consolas" w:cstheme="minorHAnsi"/>
          <w:sz w:val="22"/>
          <w:szCs w:val="22"/>
        </w:rPr>
        <w:t xml:space="preserve">from </w:t>
      </w:r>
      <w:proofErr w:type="spellStart"/>
      <w:r w:rsidRPr="00A07968">
        <w:rPr>
          <w:rFonts w:ascii="Consolas" w:hAnsi="Consolas" w:cstheme="minorHAnsi"/>
          <w:sz w:val="22"/>
          <w:szCs w:val="22"/>
        </w:rPr>
        <w:t>sklearn.metrics</w:t>
      </w:r>
      <w:proofErr w:type="spellEnd"/>
      <w:r w:rsidRPr="00A07968">
        <w:rPr>
          <w:rFonts w:ascii="Consolas" w:hAnsi="Consolas" w:cstheme="minorHAnsi"/>
          <w:sz w:val="22"/>
          <w:szCs w:val="22"/>
        </w:rPr>
        <w:t xml:space="preserve"> import </w:t>
      </w:r>
      <w:proofErr w:type="spellStart"/>
      <w:r w:rsidRPr="00A07968">
        <w:rPr>
          <w:rFonts w:ascii="Consolas" w:hAnsi="Consolas" w:cstheme="minorHAnsi"/>
          <w:sz w:val="22"/>
          <w:szCs w:val="22"/>
        </w:rPr>
        <w:t>accuracy_score</w:t>
      </w:r>
      <w:proofErr w:type="spellEnd"/>
      <w:r w:rsidRPr="00A07968">
        <w:rPr>
          <w:rFonts w:ascii="Consolas" w:hAnsi="Consolas" w:cstheme="minorHAnsi"/>
          <w:sz w:val="22"/>
          <w:szCs w:val="22"/>
        </w:rPr>
        <w:t xml:space="preserve">, </w:t>
      </w:r>
      <w:proofErr w:type="spellStart"/>
      <w:r w:rsidRPr="00A07968">
        <w:rPr>
          <w:rFonts w:ascii="Consolas" w:hAnsi="Consolas" w:cstheme="minorHAnsi"/>
          <w:sz w:val="22"/>
          <w:szCs w:val="22"/>
        </w:rPr>
        <w:t>precision_score</w:t>
      </w:r>
      <w:proofErr w:type="spellEnd"/>
      <w:r w:rsidRPr="00A07968">
        <w:rPr>
          <w:rFonts w:ascii="Consolas" w:hAnsi="Consolas" w:cstheme="minorHAnsi"/>
          <w:sz w:val="22"/>
          <w:szCs w:val="22"/>
        </w:rPr>
        <w:t xml:space="preserve">, </w:t>
      </w:r>
      <w:proofErr w:type="spellStart"/>
      <w:r w:rsidRPr="00A07968">
        <w:rPr>
          <w:rFonts w:ascii="Consolas" w:hAnsi="Consolas" w:cstheme="minorHAnsi"/>
          <w:sz w:val="22"/>
          <w:szCs w:val="22"/>
        </w:rPr>
        <w:t>recall_score</w:t>
      </w:r>
      <w:proofErr w:type="spellEnd"/>
      <w:r w:rsidRPr="00A07968">
        <w:rPr>
          <w:rFonts w:ascii="Consolas" w:hAnsi="Consolas" w:cstheme="minorHAnsi"/>
          <w:sz w:val="22"/>
          <w:szCs w:val="22"/>
        </w:rPr>
        <w:t>, f1_score</w:t>
      </w:r>
    </w:p>
    <w:p w14:paraId="66484BA2" w14:textId="77777777" w:rsidR="00D73FC4" w:rsidRPr="00A07968" w:rsidRDefault="00D73FC4" w:rsidP="00D73FC4">
      <w:pPr>
        <w:rPr>
          <w:rFonts w:ascii="Consolas" w:hAnsi="Consolas" w:cstheme="minorHAnsi"/>
          <w:sz w:val="22"/>
          <w:szCs w:val="22"/>
        </w:rPr>
      </w:pPr>
    </w:p>
    <w:p w14:paraId="7E8A83F4" w14:textId="77777777" w:rsidR="00D73FC4" w:rsidRPr="00A07968" w:rsidRDefault="00D73FC4" w:rsidP="00D73FC4">
      <w:pPr>
        <w:rPr>
          <w:rFonts w:ascii="Consolas" w:hAnsi="Consolas" w:cstheme="minorHAnsi"/>
          <w:b/>
          <w:bCs/>
          <w:color w:val="808080" w:themeColor="background1" w:themeShade="80"/>
          <w:sz w:val="22"/>
          <w:szCs w:val="22"/>
        </w:rPr>
      </w:pPr>
      <w:r w:rsidRPr="00A07968">
        <w:rPr>
          <w:rFonts w:ascii="Consolas" w:hAnsi="Consolas" w:cstheme="minorHAnsi"/>
          <w:b/>
          <w:bCs/>
          <w:color w:val="808080" w:themeColor="background1" w:themeShade="80"/>
          <w:sz w:val="22"/>
          <w:szCs w:val="22"/>
        </w:rPr>
        <w:t># Make sure that the target variable is numeric</w:t>
      </w:r>
    </w:p>
    <w:p w14:paraId="22F51C62" w14:textId="77777777" w:rsidR="00D73FC4" w:rsidRPr="00A07968" w:rsidRDefault="00D73FC4" w:rsidP="00D73FC4">
      <w:pPr>
        <w:rPr>
          <w:rFonts w:ascii="Consolas" w:hAnsi="Consolas" w:cstheme="minorHAnsi"/>
          <w:sz w:val="22"/>
          <w:szCs w:val="22"/>
        </w:rPr>
      </w:pPr>
      <w:proofErr w:type="spellStart"/>
      <w:r w:rsidRPr="00A07968">
        <w:rPr>
          <w:rFonts w:ascii="Consolas" w:hAnsi="Consolas" w:cstheme="minorHAnsi"/>
          <w:sz w:val="22"/>
          <w:szCs w:val="22"/>
        </w:rPr>
        <w:t>y_oot</w:t>
      </w:r>
      <w:proofErr w:type="spellEnd"/>
      <w:r w:rsidRPr="00A07968">
        <w:rPr>
          <w:rFonts w:ascii="Consolas" w:hAnsi="Consolas" w:cstheme="minorHAnsi"/>
          <w:sz w:val="22"/>
          <w:szCs w:val="22"/>
        </w:rPr>
        <w:t xml:space="preserve"> = </w:t>
      </w:r>
      <w:proofErr w:type="spellStart"/>
      <w:r w:rsidRPr="00A07968">
        <w:rPr>
          <w:rFonts w:ascii="Consolas" w:hAnsi="Consolas" w:cstheme="minorHAnsi"/>
          <w:sz w:val="22"/>
          <w:szCs w:val="22"/>
        </w:rPr>
        <w:t>y_oot.astype</w:t>
      </w:r>
      <w:proofErr w:type="spellEnd"/>
      <w:r w:rsidRPr="00A07968">
        <w:rPr>
          <w:rFonts w:ascii="Consolas" w:hAnsi="Consolas" w:cstheme="minorHAnsi"/>
          <w:sz w:val="22"/>
          <w:szCs w:val="22"/>
        </w:rPr>
        <w:t>(int)</w:t>
      </w:r>
    </w:p>
    <w:p w14:paraId="304E8F14" w14:textId="77777777" w:rsidR="00D73FC4" w:rsidRPr="00A07968" w:rsidRDefault="00D73FC4" w:rsidP="00D73FC4">
      <w:pPr>
        <w:rPr>
          <w:rFonts w:ascii="Consolas" w:hAnsi="Consolas" w:cstheme="minorHAnsi"/>
          <w:sz w:val="22"/>
          <w:szCs w:val="22"/>
        </w:rPr>
      </w:pPr>
    </w:p>
    <w:p w14:paraId="50D3C3F0" w14:textId="77777777" w:rsidR="00D73FC4" w:rsidRPr="00A07968" w:rsidRDefault="00D73FC4" w:rsidP="00D73FC4">
      <w:pPr>
        <w:rPr>
          <w:rFonts w:ascii="Consolas" w:hAnsi="Consolas" w:cstheme="minorHAnsi"/>
          <w:b/>
          <w:bCs/>
          <w:color w:val="808080" w:themeColor="background1" w:themeShade="80"/>
          <w:sz w:val="22"/>
          <w:szCs w:val="22"/>
        </w:rPr>
      </w:pPr>
      <w:r w:rsidRPr="00A07968">
        <w:rPr>
          <w:rFonts w:ascii="Consolas" w:hAnsi="Consolas" w:cstheme="minorHAnsi"/>
          <w:b/>
          <w:bCs/>
          <w:color w:val="808080" w:themeColor="background1" w:themeShade="80"/>
          <w:sz w:val="22"/>
          <w:szCs w:val="22"/>
        </w:rPr>
        <w:lastRenderedPageBreak/>
        <w:t># Impute missing values in numeric features of OOT dataset</w:t>
      </w:r>
    </w:p>
    <w:p w14:paraId="6710A793" w14:textId="77777777" w:rsidR="00D73FC4" w:rsidRPr="00A07968" w:rsidRDefault="00D73FC4" w:rsidP="00D73FC4">
      <w:pPr>
        <w:rPr>
          <w:rFonts w:ascii="Consolas" w:hAnsi="Consolas" w:cstheme="minorHAnsi"/>
          <w:sz w:val="22"/>
          <w:szCs w:val="22"/>
        </w:rPr>
      </w:pPr>
      <w:proofErr w:type="spellStart"/>
      <w:r w:rsidRPr="00A07968">
        <w:rPr>
          <w:rFonts w:ascii="Consolas" w:hAnsi="Consolas" w:cstheme="minorHAnsi"/>
          <w:sz w:val="22"/>
          <w:szCs w:val="22"/>
        </w:rPr>
        <w:t>X_oot</w:t>
      </w:r>
      <w:proofErr w:type="spellEnd"/>
      <w:r w:rsidRPr="00A07968">
        <w:rPr>
          <w:rFonts w:ascii="Consolas" w:hAnsi="Consolas" w:cstheme="minorHAnsi"/>
          <w:sz w:val="22"/>
          <w:szCs w:val="22"/>
        </w:rPr>
        <w:t>[</w:t>
      </w:r>
      <w:proofErr w:type="spellStart"/>
      <w:r w:rsidRPr="00A07968">
        <w:rPr>
          <w:rFonts w:ascii="Consolas" w:hAnsi="Consolas" w:cstheme="minorHAnsi"/>
          <w:sz w:val="22"/>
          <w:szCs w:val="22"/>
        </w:rPr>
        <w:t>numeric_features</w:t>
      </w:r>
      <w:proofErr w:type="spellEnd"/>
      <w:r w:rsidRPr="00A07968">
        <w:rPr>
          <w:rFonts w:ascii="Consolas" w:hAnsi="Consolas" w:cstheme="minorHAnsi"/>
          <w:sz w:val="22"/>
          <w:szCs w:val="22"/>
        </w:rPr>
        <w:t xml:space="preserve">] = </w:t>
      </w:r>
      <w:proofErr w:type="spellStart"/>
      <w:r w:rsidRPr="00A07968">
        <w:rPr>
          <w:rFonts w:ascii="Consolas" w:hAnsi="Consolas" w:cstheme="minorHAnsi"/>
          <w:sz w:val="22"/>
          <w:szCs w:val="22"/>
        </w:rPr>
        <w:t>imp_median.transform</w:t>
      </w:r>
      <w:proofErr w:type="spellEnd"/>
      <w:r w:rsidRPr="00A07968">
        <w:rPr>
          <w:rFonts w:ascii="Consolas" w:hAnsi="Consolas" w:cstheme="minorHAnsi"/>
          <w:sz w:val="22"/>
          <w:szCs w:val="22"/>
        </w:rPr>
        <w:t>(</w:t>
      </w:r>
      <w:proofErr w:type="spellStart"/>
      <w:r w:rsidRPr="00A07968">
        <w:rPr>
          <w:rFonts w:ascii="Consolas" w:hAnsi="Consolas" w:cstheme="minorHAnsi"/>
          <w:sz w:val="22"/>
          <w:szCs w:val="22"/>
        </w:rPr>
        <w:t>X_oot</w:t>
      </w:r>
      <w:proofErr w:type="spellEnd"/>
      <w:r w:rsidRPr="00A07968">
        <w:rPr>
          <w:rFonts w:ascii="Consolas" w:hAnsi="Consolas" w:cstheme="minorHAnsi"/>
          <w:sz w:val="22"/>
          <w:szCs w:val="22"/>
        </w:rPr>
        <w:t>[</w:t>
      </w:r>
      <w:proofErr w:type="spellStart"/>
      <w:r w:rsidRPr="00A07968">
        <w:rPr>
          <w:rFonts w:ascii="Consolas" w:hAnsi="Consolas" w:cstheme="minorHAnsi"/>
          <w:sz w:val="22"/>
          <w:szCs w:val="22"/>
        </w:rPr>
        <w:t>numeric_features</w:t>
      </w:r>
      <w:proofErr w:type="spellEnd"/>
      <w:r w:rsidRPr="00A07968">
        <w:rPr>
          <w:rFonts w:ascii="Consolas" w:hAnsi="Consolas" w:cstheme="minorHAnsi"/>
          <w:sz w:val="22"/>
          <w:szCs w:val="22"/>
        </w:rPr>
        <w:t>])</w:t>
      </w:r>
    </w:p>
    <w:p w14:paraId="04F9A6FF" w14:textId="77777777" w:rsidR="00D73FC4" w:rsidRPr="00A07968" w:rsidRDefault="00D73FC4" w:rsidP="00D73FC4">
      <w:pPr>
        <w:rPr>
          <w:rFonts w:ascii="Consolas" w:hAnsi="Consolas" w:cstheme="minorHAnsi"/>
          <w:sz w:val="22"/>
          <w:szCs w:val="22"/>
        </w:rPr>
      </w:pPr>
    </w:p>
    <w:p w14:paraId="78882A06" w14:textId="77777777" w:rsidR="00D73FC4" w:rsidRPr="00A07968" w:rsidRDefault="00D73FC4" w:rsidP="00D73FC4">
      <w:pPr>
        <w:rPr>
          <w:rFonts w:ascii="Consolas" w:hAnsi="Consolas" w:cstheme="minorHAnsi"/>
          <w:b/>
          <w:bCs/>
          <w:sz w:val="22"/>
          <w:szCs w:val="22"/>
        </w:rPr>
      </w:pPr>
      <w:r w:rsidRPr="00A07968">
        <w:rPr>
          <w:rFonts w:ascii="Consolas" w:hAnsi="Consolas" w:cstheme="minorHAnsi"/>
          <w:b/>
          <w:bCs/>
          <w:color w:val="808080" w:themeColor="background1" w:themeShade="80"/>
          <w:sz w:val="22"/>
          <w:szCs w:val="22"/>
        </w:rPr>
        <w:t xml:space="preserve"># </w:t>
      </w:r>
      <w:proofErr w:type="spellStart"/>
      <w:r w:rsidRPr="00A07968">
        <w:rPr>
          <w:rFonts w:ascii="Consolas" w:hAnsi="Consolas" w:cstheme="minorHAnsi"/>
          <w:b/>
          <w:bCs/>
          <w:color w:val="808080" w:themeColor="background1" w:themeShade="80"/>
          <w:sz w:val="22"/>
          <w:szCs w:val="22"/>
        </w:rPr>
        <w:t>Winsorization</w:t>
      </w:r>
      <w:proofErr w:type="spellEnd"/>
      <w:r w:rsidRPr="00A07968">
        <w:rPr>
          <w:rFonts w:ascii="Consolas" w:hAnsi="Consolas" w:cstheme="minorHAnsi"/>
          <w:b/>
          <w:bCs/>
          <w:color w:val="808080" w:themeColor="background1" w:themeShade="80"/>
          <w:sz w:val="22"/>
          <w:szCs w:val="22"/>
        </w:rPr>
        <w:t xml:space="preserve"> of outliers at 5% and 95% thresholds for numeric features only</w:t>
      </w:r>
    </w:p>
    <w:p w14:paraId="1AC11A86" w14:textId="77777777" w:rsidR="00D73FC4" w:rsidRPr="00A07968" w:rsidRDefault="00D73FC4" w:rsidP="00D73FC4">
      <w:pPr>
        <w:rPr>
          <w:rFonts w:ascii="Consolas" w:hAnsi="Consolas" w:cstheme="minorHAnsi"/>
          <w:sz w:val="22"/>
          <w:szCs w:val="22"/>
        </w:rPr>
      </w:pPr>
      <w:r w:rsidRPr="00A07968">
        <w:rPr>
          <w:rFonts w:ascii="Consolas" w:hAnsi="Consolas" w:cstheme="minorHAnsi"/>
          <w:sz w:val="22"/>
          <w:szCs w:val="22"/>
        </w:rPr>
        <w:t xml:space="preserve">for col in </w:t>
      </w:r>
      <w:proofErr w:type="spellStart"/>
      <w:r w:rsidRPr="00A07968">
        <w:rPr>
          <w:rFonts w:ascii="Consolas" w:hAnsi="Consolas" w:cstheme="minorHAnsi"/>
          <w:sz w:val="22"/>
          <w:szCs w:val="22"/>
        </w:rPr>
        <w:t>numeric_features</w:t>
      </w:r>
      <w:proofErr w:type="spellEnd"/>
      <w:r w:rsidRPr="00A07968">
        <w:rPr>
          <w:rFonts w:ascii="Consolas" w:hAnsi="Consolas" w:cstheme="minorHAnsi"/>
          <w:sz w:val="22"/>
          <w:szCs w:val="22"/>
        </w:rPr>
        <w:t>:</w:t>
      </w:r>
    </w:p>
    <w:p w14:paraId="7D234158" w14:textId="77777777" w:rsidR="00D73FC4" w:rsidRPr="00A07968" w:rsidRDefault="00D73FC4" w:rsidP="00D73FC4">
      <w:pPr>
        <w:rPr>
          <w:rFonts w:ascii="Consolas" w:hAnsi="Consolas" w:cstheme="minorHAnsi"/>
          <w:sz w:val="22"/>
          <w:szCs w:val="22"/>
        </w:rPr>
      </w:pPr>
      <w:r w:rsidRPr="00A07968">
        <w:rPr>
          <w:rFonts w:ascii="Consolas" w:hAnsi="Consolas" w:cstheme="minorHAnsi"/>
          <w:sz w:val="22"/>
          <w:szCs w:val="22"/>
        </w:rPr>
        <w:t xml:space="preserve">    lower, upper = </w:t>
      </w:r>
      <w:proofErr w:type="spellStart"/>
      <w:r w:rsidRPr="00A07968">
        <w:rPr>
          <w:rFonts w:ascii="Consolas" w:hAnsi="Consolas" w:cstheme="minorHAnsi"/>
          <w:sz w:val="22"/>
          <w:szCs w:val="22"/>
        </w:rPr>
        <w:t>np.percentile</w:t>
      </w:r>
      <w:proofErr w:type="spellEnd"/>
      <w:r w:rsidRPr="00A07968">
        <w:rPr>
          <w:rFonts w:ascii="Consolas" w:hAnsi="Consolas" w:cstheme="minorHAnsi"/>
          <w:sz w:val="22"/>
          <w:szCs w:val="22"/>
        </w:rPr>
        <w:t>(</w:t>
      </w:r>
      <w:proofErr w:type="spellStart"/>
      <w:r w:rsidRPr="00A07968">
        <w:rPr>
          <w:rFonts w:ascii="Consolas" w:hAnsi="Consolas" w:cstheme="minorHAnsi"/>
          <w:sz w:val="22"/>
          <w:szCs w:val="22"/>
        </w:rPr>
        <w:t>X_dev</w:t>
      </w:r>
      <w:proofErr w:type="spellEnd"/>
      <w:r w:rsidRPr="00A07968">
        <w:rPr>
          <w:rFonts w:ascii="Consolas" w:hAnsi="Consolas" w:cstheme="minorHAnsi"/>
          <w:sz w:val="22"/>
          <w:szCs w:val="22"/>
        </w:rPr>
        <w:t>[col], [5, 95])</w:t>
      </w:r>
    </w:p>
    <w:p w14:paraId="4C8ED5CA" w14:textId="77777777" w:rsidR="00D73FC4" w:rsidRPr="00A07968" w:rsidRDefault="00D73FC4" w:rsidP="00D73FC4">
      <w:pPr>
        <w:rPr>
          <w:rFonts w:ascii="Consolas" w:hAnsi="Consolas" w:cstheme="minorHAnsi"/>
          <w:sz w:val="22"/>
          <w:szCs w:val="22"/>
        </w:rPr>
      </w:pPr>
      <w:r w:rsidRPr="00A07968">
        <w:rPr>
          <w:rFonts w:ascii="Consolas" w:hAnsi="Consolas" w:cstheme="minorHAnsi"/>
          <w:sz w:val="22"/>
          <w:szCs w:val="22"/>
        </w:rPr>
        <w:t xml:space="preserve">    </w:t>
      </w:r>
      <w:proofErr w:type="spellStart"/>
      <w:r w:rsidRPr="00A07968">
        <w:rPr>
          <w:rFonts w:ascii="Consolas" w:hAnsi="Consolas" w:cstheme="minorHAnsi"/>
          <w:sz w:val="22"/>
          <w:szCs w:val="22"/>
        </w:rPr>
        <w:t>X_oot</w:t>
      </w:r>
      <w:proofErr w:type="spellEnd"/>
      <w:r w:rsidRPr="00A07968">
        <w:rPr>
          <w:rFonts w:ascii="Consolas" w:hAnsi="Consolas" w:cstheme="minorHAnsi"/>
          <w:sz w:val="22"/>
          <w:szCs w:val="22"/>
        </w:rPr>
        <w:t xml:space="preserve">[col] = </w:t>
      </w:r>
      <w:proofErr w:type="spellStart"/>
      <w:r w:rsidRPr="00A07968">
        <w:rPr>
          <w:rFonts w:ascii="Consolas" w:hAnsi="Consolas" w:cstheme="minorHAnsi"/>
          <w:sz w:val="22"/>
          <w:szCs w:val="22"/>
        </w:rPr>
        <w:t>np.where</w:t>
      </w:r>
      <w:proofErr w:type="spellEnd"/>
      <w:r w:rsidRPr="00A07968">
        <w:rPr>
          <w:rFonts w:ascii="Consolas" w:hAnsi="Consolas" w:cstheme="minorHAnsi"/>
          <w:sz w:val="22"/>
          <w:szCs w:val="22"/>
        </w:rPr>
        <w:t>(</w:t>
      </w:r>
      <w:proofErr w:type="spellStart"/>
      <w:r w:rsidRPr="00A07968">
        <w:rPr>
          <w:rFonts w:ascii="Consolas" w:hAnsi="Consolas" w:cstheme="minorHAnsi"/>
          <w:sz w:val="22"/>
          <w:szCs w:val="22"/>
        </w:rPr>
        <w:t>X_oot</w:t>
      </w:r>
      <w:proofErr w:type="spellEnd"/>
      <w:r w:rsidRPr="00A07968">
        <w:rPr>
          <w:rFonts w:ascii="Consolas" w:hAnsi="Consolas" w:cstheme="minorHAnsi"/>
          <w:sz w:val="22"/>
          <w:szCs w:val="22"/>
        </w:rPr>
        <w:t xml:space="preserve">[col] &lt; lower, lower, </w:t>
      </w:r>
      <w:proofErr w:type="spellStart"/>
      <w:r w:rsidRPr="00A07968">
        <w:rPr>
          <w:rFonts w:ascii="Consolas" w:hAnsi="Consolas" w:cstheme="minorHAnsi"/>
          <w:sz w:val="22"/>
          <w:szCs w:val="22"/>
        </w:rPr>
        <w:t>X_oot</w:t>
      </w:r>
      <w:proofErr w:type="spellEnd"/>
      <w:r w:rsidRPr="00A07968">
        <w:rPr>
          <w:rFonts w:ascii="Consolas" w:hAnsi="Consolas" w:cstheme="minorHAnsi"/>
          <w:sz w:val="22"/>
          <w:szCs w:val="22"/>
        </w:rPr>
        <w:t>[col])</w:t>
      </w:r>
    </w:p>
    <w:p w14:paraId="1EAC73F0" w14:textId="77777777" w:rsidR="00D73FC4" w:rsidRPr="00A07968" w:rsidRDefault="00D73FC4" w:rsidP="00D73FC4">
      <w:pPr>
        <w:rPr>
          <w:rFonts w:ascii="Consolas" w:hAnsi="Consolas" w:cstheme="minorHAnsi"/>
          <w:sz w:val="22"/>
          <w:szCs w:val="22"/>
        </w:rPr>
      </w:pPr>
      <w:r w:rsidRPr="00A07968">
        <w:rPr>
          <w:rFonts w:ascii="Consolas" w:hAnsi="Consolas" w:cstheme="minorHAnsi"/>
          <w:sz w:val="22"/>
          <w:szCs w:val="22"/>
        </w:rPr>
        <w:t xml:space="preserve">    </w:t>
      </w:r>
      <w:proofErr w:type="spellStart"/>
      <w:r w:rsidRPr="00A07968">
        <w:rPr>
          <w:rFonts w:ascii="Consolas" w:hAnsi="Consolas" w:cstheme="minorHAnsi"/>
          <w:sz w:val="22"/>
          <w:szCs w:val="22"/>
        </w:rPr>
        <w:t>X_oot</w:t>
      </w:r>
      <w:proofErr w:type="spellEnd"/>
      <w:r w:rsidRPr="00A07968">
        <w:rPr>
          <w:rFonts w:ascii="Consolas" w:hAnsi="Consolas" w:cstheme="minorHAnsi"/>
          <w:sz w:val="22"/>
          <w:szCs w:val="22"/>
        </w:rPr>
        <w:t xml:space="preserve">[col] = </w:t>
      </w:r>
      <w:proofErr w:type="spellStart"/>
      <w:r w:rsidRPr="00A07968">
        <w:rPr>
          <w:rFonts w:ascii="Consolas" w:hAnsi="Consolas" w:cstheme="minorHAnsi"/>
          <w:sz w:val="22"/>
          <w:szCs w:val="22"/>
        </w:rPr>
        <w:t>np.where</w:t>
      </w:r>
      <w:proofErr w:type="spellEnd"/>
      <w:r w:rsidRPr="00A07968">
        <w:rPr>
          <w:rFonts w:ascii="Consolas" w:hAnsi="Consolas" w:cstheme="minorHAnsi"/>
          <w:sz w:val="22"/>
          <w:szCs w:val="22"/>
        </w:rPr>
        <w:t>(</w:t>
      </w:r>
      <w:proofErr w:type="spellStart"/>
      <w:r w:rsidRPr="00A07968">
        <w:rPr>
          <w:rFonts w:ascii="Consolas" w:hAnsi="Consolas" w:cstheme="minorHAnsi"/>
          <w:sz w:val="22"/>
          <w:szCs w:val="22"/>
        </w:rPr>
        <w:t>X_oot</w:t>
      </w:r>
      <w:proofErr w:type="spellEnd"/>
      <w:r w:rsidRPr="00A07968">
        <w:rPr>
          <w:rFonts w:ascii="Consolas" w:hAnsi="Consolas" w:cstheme="minorHAnsi"/>
          <w:sz w:val="22"/>
          <w:szCs w:val="22"/>
        </w:rPr>
        <w:t xml:space="preserve">[col] &gt; upper, upper, </w:t>
      </w:r>
      <w:proofErr w:type="spellStart"/>
      <w:r w:rsidRPr="00A07968">
        <w:rPr>
          <w:rFonts w:ascii="Consolas" w:hAnsi="Consolas" w:cstheme="minorHAnsi"/>
          <w:sz w:val="22"/>
          <w:szCs w:val="22"/>
        </w:rPr>
        <w:t>X_oot</w:t>
      </w:r>
      <w:proofErr w:type="spellEnd"/>
      <w:r w:rsidRPr="00A07968">
        <w:rPr>
          <w:rFonts w:ascii="Consolas" w:hAnsi="Consolas" w:cstheme="minorHAnsi"/>
          <w:sz w:val="22"/>
          <w:szCs w:val="22"/>
        </w:rPr>
        <w:t>[col])</w:t>
      </w:r>
    </w:p>
    <w:p w14:paraId="58E87196" w14:textId="77777777" w:rsidR="00D73FC4" w:rsidRPr="00A07968" w:rsidRDefault="00D73FC4" w:rsidP="00D73FC4">
      <w:pPr>
        <w:rPr>
          <w:rFonts w:ascii="Consolas" w:hAnsi="Consolas" w:cstheme="minorHAnsi"/>
          <w:sz w:val="22"/>
          <w:szCs w:val="22"/>
        </w:rPr>
      </w:pPr>
    </w:p>
    <w:p w14:paraId="685A788F" w14:textId="77777777" w:rsidR="00D73FC4" w:rsidRPr="00A07968" w:rsidRDefault="00D73FC4" w:rsidP="00D73FC4">
      <w:pPr>
        <w:rPr>
          <w:rFonts w:ascii="Consolas" w:hAnsi="Consolas" w:cstheme="minorHAnsi"/>
          <w:b/>
          <w:bCs/>
          <w:sz w:val="22"/>
          <w:szCs w:val="22"/>
        </w:rPr>
      </w:pPr>
      <w:r w:rsidRPr="00A07968">
        <w:rPr>
          <w:rFonts w:ascii="Consolas" w:hAnsi="Consolas" w:cstheme="minorHAnsi"/>
          <w:b/>
          <w:bCs/>
          <w:color w:val="808080" w:themeColor="background1" w:themeShade="80"/>
          <w:sz w:val="22"/>
          <w:szCs w:val="22"/>
        </w:rPr>
        <w:t># Apply one-hot encoding to categorical features</w:t>
      </w:r>
    </w:p>
    <w:p w14:paraId="71CFE375" w14:textId="77777777" w:rsidR="00D73FC4" w:rsidRPr="00A07968" w:rsidRDefault="00D73FC4" w:rsidP="00D73FC4">
      <w:pPr>
        <w:rPr>
          <w:rFonts w:ascii="Consolas" w:hAnsi="Consolas" w:cstheme="minorHAnsi"/>
          <w:sz w:val="22"/>
          <w:szCs w:val="22"/>
        </w:rPr>
      </w:pPr>
      <w:proofErr w:type="spellStart"/>
      <w:r w:rsidRPr="00A07968">
        <w:rPr>
          <w:rFonts w:ascii="Consolas" w:hAnsi="Consolas" w:cstheme="minorHAnsi"/>
          <w:sz w:val="22"/>
          <w:szCs w:val="22"/>
        </w:rPr>
        <w:t>X_oot_encoded</w:t>
      </w:r>
      <w:proofErr w:type="spellEnd"/>
      <w:r w:rsidRPr="00A07968">
        <w:rPr>
          <w:rFonts w:ascii="Consolas" w:hAnsi="Consolas" w:cstheme="minorHAnsi"/>
          <w:sz w:val="22"/>
          <w:szCs w:val="22"/>
        </w:rPr>
        <w:t xml:space="preserve"> = </w:t>
      </w:r>
      <w:proofErr w:type="spellStart"/>
      <w:r w:rsidRPr="00A07968">
        <w:rPr>
          <w:rFonts w:ascii="Consolas" w:hAnsi="Consolas" w:cstheme="minorHAnsi"/>
          <w:sz w:val="22"/>
          <w:szCs w:val="22"/>
        </w:rPr>
        <w:t>pd.concat</w:t>
      </w:r>
      <w:proofErr w:type="spellEnd"/>
      <w:r w:rsidRPr="00A07968">
        <w:rPr>
          <w:rFonts w:ascii="Consolas" w:hAnsi="Consolas" w:cstheme="minorHAnsi"/>
          <w:sz w:val="22"/>
          <w:szCs w:val="22"/>
        </w:rPr>
        <w:t>([</w:t>
      </w:r>
      <w:proofErr w:type="spellStart"/>
      <w:r w:rsidRPr="00A07968">
        <w:rPr>
          <w:rFonts w:ascii="Consolas" w:hAnsi="Consolas" w:cstheme="minorHAnsi"/>
          <w:sz w:val="22"/>
          <w:szCs w:val="22"/>
        </w:rPr>
        <w:t>X_oot</w:t>
      </w:r>
      <w:proofErr w:type="spellEnd"/>
      <w:r w:rsidRPr="00A07968">
        <w:rPr>
          <w:rFonts w:ascii="Consolas" w:hAnsi="Consolas" w:cstheme="minorHAnsi"/>
          <w:sz w:val="22"/>
          <w:szCs w:val="22"/>
        </w:rPr>
        <w:t>[</w:t>
      </w:r>
      <w:proofErr w:type="spellStart"/>
      <w:r w:rsidRPr="00A07968">
        <w:rPr>
          <w:rFonts w:ascii="Consolas" w:hAnsi="Consolas" w:cstheme="minorHAnsi"/>
          <w:sz w:val="22"/>
          <w:szCs w:val="22"/>
        </w:rPr>
        <w:t>numeric_features</w:t>
      </w:r>
      <w:proofErr w:type="spellEnd"/>
      <w:r w:rsidRPr="00A07968">
        <w:rPr>
          <w:rFonts w:ascii="Consolas" w:hAnsi="Consolas" w:cstheme="minorHAnsi"/>
          <w:sz w:val="22"/>
          <w:szCs w:val="22"/>
        </w:rPr>
        <w:t>], pd.DataFrame(encoder.transform(X_oot[categorical_features]).toarray(), index=</w:t>
      </w:r>
      <w:proofErr w:type="spellStart"/>
      <w:r w:rsidRPr="00A07968">
        <w:rPr>
          <w:rFonts w:ascii="Consolas" w:hAnsi="Consolas" w:cstheme="minorHAnsi"/>
          <w:sz w:val="22"/>
          <w:szCs w:val="22"/>
        </w:rPr>
        <w:t>X_oot.index</w:t>
      </w:r>
      <w:proofErr w:type="spellEnd"/>
      <w:r w:rsidRPr="00A07968">
        <w:rPr>
          <w:rFonts w:ascii="Consolas" w:hAnsi="Consolas" w:cstheme="minorHAnsi"/>
          <w:sz w:val="22"/>
          <w:szCs w:val="22"/>
        </w:rPr>
        <w:t>)], axis=1)</w:t>
      </w:r>
    </w:p>
    <w:p w14:paraId="4F55F3B8" w14:textId="77777777" w:rsidR="00D73FC4" w:rsidRPr="00A07968" w:rsidRDefault="00D73FC4" w:rsidP="00D73FC4">
      <w:pPr>
        <w:rPr>
          <w:rFonts w:ascii="Consolas" w:hAnsi="Consolas" w:cstheme="minorHAnsi"/>
          <w:sz w:val="22"/>
          <w:szCs w:val="22"/>
        </w:rPr>
      </w:pPr>
      <w:proofErr w:type="spellStart"/>
      <w:r w:rsidRPr="00A07968">
        <w:rPr>
          <w:rFonts w:ascii="Consolas" w:hAnsi="Consolas" w:cstheme="minorHAnsi"/>
          <w:sz w:val="22"/>
          <w:szCs w:val="22"/>
        </w:rPr>
        <w:t>X_oot_encoded</w:t>
      </w:r>
      <w:proofErr w:type="spellEnd"/>
      <w:r w:rsidRPr="00A07968">
        <w:rPr>
          <w:rFonts w:ascii="Consolas" w:hAnsi="Consolas" w:cstheme="minorHAnsi"/>
          <w:sz w:val="22"/>
          <w:szCs w:val="22"/>
        </w:rPr>
        <w:t>['</w:t>
      </w:r>
      <w:proofErr w:type="spellStart"/>
      <w:r w:rsidRPr="00A07968">
        <w:rPr>
          <w:rFonts w:ascii="Consolas" w:hAnsi="Consolas" w:cstheme="minorHAnsi"/>
          <w:sz w:val="22"/>
          <w:szCs w:val="22"/>
        </w:rPr>
        <w:t>DTI_INC_interaction</w:t>
      </w:r>
      <w:proofErr w:type="spellEnd"/>
      <w:r w:rsidRPr="00A07968">
        <w:rPr>
          <w:rFonts w:ascii="Consolas" w:hAnsi="Consolas" w:cstheme="minorHAnsi"/>
          <w:sz w:val="22"/>
          <w:szCs w:val="22"/>
        </w:rPr>
        <w:t xml:space="preserve">'] = </w:t>
      </w:r>
      <w:proofErr w:type="spellStart"/>
      <w:r w:rsidRPr="00A07968">
        <w:rPr>
          <w:rFonts w:ascii="Consolas" w:hAnsi="Consolas" w:cstheme="minorHAnsi"/>
          <w:sz w:val="22"/>
          <w:szCs w:val="22"/>
        </w:rPr>
        <w:t>X_oot</w:t>
      </w:r>
      <w:proofErr w:type="spellEnd"/>
      <w:r w:rsidRPr="00A07968">
        <w:rPr>
          <w:rFonts w:ascii="Consolas" w:hAnsi="Consolas" w:cstheme="minorHAnsi"/>
          <w:sz w:val="22"/>
          <w:szCs w:val="22"/>
        </w:rPr>
        <w:t>['</w:t>
      </w:r>
      <w:proofErr w:type="spellStart"/>
      <w:r w:rsidRPr="00A07968">
        <w:rPr>
          <w:rFonts w:ascii="Consolas" w:hAnsi="Consolas" w:cstheme="minorHAnsi"/>
          <w:sz w:val="22"/>
          <w:szCs w:val="22"/>
        </w:rPr>
        <w:t>dti</w:t>
      </w:r>
      <w:proofErr w:type="spellEnd"/>
      <w:r w:rsidRPr="00A07968">
        <w:rPr>
          <w:rFonts w:ascii="Consolas" w:hAnsi="Consolas" w:cstheme="minorHAnsi"/>
          <w:sz w:val="22"/>
          <w:szCs w:val="22"/>
        </w:rPr>
        <w:t xml:space="preserve">'] * </w:t>
      </w:r>
      <w:proofErr w:type="spellStart"/>
      <w:r w:rsidRPr="00A07968">
        <w:rPr>
          <w:rFonts w:ascii="Consolas" w:hAnsi="Consolas" w:cstheme="minorHAnsi"/>
          <w:sz w:val="22"/>
          <w:szCs w:val="22"/>
        </w:rPr>
        <w:t>X_oot</w:t>
      </w:r>
      <w:proofErr w:type="spellEnd"/>
      <w:r w:rsidRPr="00A07968">
        <w:rPr>
          <w:rFonts w:ascii="Consolas" w:hAnsi="Consolas" w:cstheme="minorHAnsi"/>
          <w:sz w:val="22"/>
          <w:szCs w:val="22"/>
        </w:rPr>
        <w:t>['</w:t>
      </w:r>
      <w:proofErr w:type="spellStart"/>
      <w:r w:rsidRPr="00A07968">
        <w:rPr>
          <w:rFonts w:ascii="Consolas" w:hAnsi="Consolas" w:cstheme="minorHAnsi"/>
          <w:sz w:val="22"/>
          <w:szCs w:val="22"/>
        </w:rPr>
        <w:t>annual_inc</w:t>
      </w:r>
      <w:proofErr w:type="spellEnd"/>
      <w:r w:rsidRPr="00A07968">
        <w:rPr>
          <w:rFonts w:ascii="Consolas" w:hAnsi="Consolas" w:cstheme="minorHAnsi"/>
          <w:sz w:val="22"/>
          <w:szCs w:val="22"/>
        </w:rPr>
        <w:t>']</w:t>
      </w:r>
    </w:p>
    <w:p w14:paraId="2F73A932" w14:textId="77777777" w:rsidR="00D73FC4" w:rsidRPr="00A07968" w:rsidRDefault="00D73FC4" w:rsidP="00D73FC4">
      <w:pPr>
        <w:rPr>
          <w:rFonts w:ascii="Consolas" w:hAnsi="Consolas" w:cstheme="minorHAnsi"/>
          <w:sz w:val="22"/>
          <w:szCs w:val="22"/>
        </w:rPr>
      </w:pPr>
    </w:p>
    <w:p w14:paraId="032EA45B" w14:textId="77777777" w:rsidR="00D73FC4" w:rsidRPr="00A07968" w:rsidRDefault="00D73FC4" w:rsidP="00D73FC4">
      <w:pPr>
        <w:rPr>
          <w:rFonts w:ascii="Consolas" w:hAnsi="Consolas" w:cstheme="minorHAnsi"/>
          <w:b/>
          <w:bCs/>
          <w:color w:val="808080" w:themeColor="background1" w:themeShade="80"/>
          <w:sz w:val="22"/>
          <w:szCs w:val="22"/>
        </w:rPr>
      </w:pPr>
      <w:r w:rsidRPr="00A07968">
        <w:rPr>
          <w:rFonts w:ascii="Consolas" w:hAnsi="Consolas" w:cstheme="minorHAnsi"/>
          <w:b/>
          <w:bCs/>
          <w:color w:val="808080" w:themeColor="background1" w:themeShade="80"/>
          <w:sz w:val="22"/>
          <w:szCs w:val="22"/>
        </w:rPr>
        <w:t># Impute missing values in categorical features of OOT dataset</w:t>
      </w:r>
    </w:p>
    <w:p w14:paraId="2F63EB96" w14:textId="77777777" w:rsidR="00D73FC4" w:rsidRPr="00A07968" w:rsidRDefault="00D73FC4" w:rsidP="00D73FC4">
      <w:pPr>
        <w:rPr>
          <w:rFonts w:ascii="Consolas" w:hAnsi="Consolas" w:cstheme="minorHAnsi"/>
          <w:sz w:val="22"/>
          <w:szCs w:val="22"/>
        </w:rPr>
      </w:pPr>
      <w:proofErr w:type="spellStart"/>
      <w:r w:rsidRPr="00A07968">
        <w:rPr>
          <w:rFonts w:ascii="Consolas" w:hAnsi="Consolas" w:cstheme="minorHAnsi"/>
          <w:sz w:val="22"/>
          <w:szCs w:val="22"/>
        </w:rPr>
        <w:t>X_oot</w:t>
      </w:r>
      <w:proofErr w:type="spellEnd"/>
      <w:r w:rsidRPr="00A07968">
        <w:rPr>
          <w:rFonts w:ascii="Consolas" w:hAnsi="Consolas" w:cstheme="minorHAnsi"/>
          <w:sz w:val="22"/>
          <w:szCs w:val="22"/>
        </w:rPr>
        <w:t>[</w:t>
      </w:r>
      <w:proofErr w:type="spellStart"/>
      <w:r w:rsidRPr="00A07968">
        <w:rPr>
          <w:rFonts w:ascii="Consolas" w:hAnsi="Consolas" w:cstheme="minorHAnsi"/>
          <w:sz w:val="22"/>
          <w:szCs w:val="22"/>
        </w:rPr>
        <w:t>categorical_features</w:t>
      </w:r>
      <w:proofErr w:type="spellEnd"/>
      <w:r w:rsidRPr="00A07968">
        <w:rPr>
          <w:rFonts w:ascii="Consolas" w:hAnsi="Consolas" w:cstheme="minorHAnsi"/>
          <w:sz w:val="22"/>
          <w:szCs w:val="22"/>
        </w:rPr>
        <w:t xml:space="preserve">] = </w:t>
      </w:r>
      <w:proofErr w:type="spellStart"/>
      <w:r w:rsidRPr="00A07968">
        <w:rPr>
          <w:rFonts w:ascii="Consolas" w:hAnsi="Consolas" w:cstheme="minorHAnsi"/>
          <w:sz w:val="22"/>
          <w:szCs w:val="22"/>
        </w:rPr>
        <w:t>imp_most_frequent.transform</w:t>
      </w:r>
      <w:proofErr w:type="spellEnd"/>
      <w:r w:rsidRPr="00A07968">
        <w:rPr>
          <w:rFonts w:ascii="Consolas" w:hAnsi="Consolas" w:cstheme="minorHAnsi"/>
          <w:sz w:val="22"/>
          <w:szCs w:val="22"/>
        </w:rPr>
        <w:t>(</w:t>
      </w:r>
      <w:proofErr w:type="spellStart"/>
      <w:r w:rsidRPr="00A07968">
        <w:rPr>
          <w:rFonts w:ascii="Consolas" w:hAnsi="Consolas" w:cstheme="minorHAnsi"/>
          <w:sz w:val="22"/>
          <w:szCs w:val="22"/>
        </w:rPr>
        <w:t>X_oot</w:t>
      </w:r>
      <w:proofErr w:type="spellEnd"/>
      <w:r w:rsidRPr="00A07968">
        <w:rPr>
          <w:rFonts w:ascii="Consolas" w:hAnsi="Consolas" w:cstheme="minorHAnsi"/>
          <w:sz w:val="22"/>
          <w:szCs w:val="22"/>
        </w:rPr>
        <w:t>[</w:t>
      </w:r>
      <w:proofErr w:type="spellStart"/>
      <w:r w:rsidRPr="00A07968">
        <w:rPr>
          <w:rFonts w:ascii="Consolas" w:hAnsi="Consolas" w:cstheme="minorHAnsi"/>
          <w:sz w:val="22"/>
          <w:szCs w:val="22"/>
        </w:rPr>
        <w:t>categorical_features</w:t>
      </w:r>
      <w:proofErr w:type="spellEnd"/>
      <w:r w:rsidRPr="00A07968">
        <w:rPr>
          <w:rFonts w:ascii="Consolas" w:hAnsi="Consolas" w:cstheme="minorHAnsi"/>
          <w:sz w:val="22"/>
          <w:szCs w:val="22"/>
        </w:rPr>
        <w:t>])</w:t>
      </w:r>
    </w:p>
    <w:p w14:paraId="275199A3" w14:textId="77777777" w:rsidR="00D73FC4" w:rsidRPr="00A07968" w:rsidRDefault="00D73FC4" w:rsidP="00D73FC4">
      <w:pPr>
        <w:rPr>
          <w:rFonts w:ascii="Consolas" w:hAnsi="Consolas" w:cstheme="minorHAnsi"/>
          <w:sz w:val="22"/>
          <w:szCs w:val="22"/>
        </w:rPr>
      </w:pPr>
    </w:p>
    <w:p w14:paraId="007FB8EB" w14:textId="77777777" w:rsidR="00D73FC4" w:rsidRPr="00A07968" w:rsidRDefault="00D73FC4" w:rsidP="00D73FC4">
      <w:pPr>
        <w:rPr>
          <w:rFonts w:ascii="Consolas" w:hAnsi="Consolas" w:cstheme="minorHAnsi"/>
          <w:b/>
          <w:bCs/>
          <w:color w:val="808080" w:themeColor="background1" w:themeShade="80"/>
          <w:sz w:val="22"/>
          <w:szCs w:val="22"/>
        </w:rPr>
      </w:pPr>
      <w:r w:rsidRPr="00A07968">
        <w:rPr>
          <w:rFonts w:ascii="Consolas" w:hAnsi="Consolas" w:cstheme="minorHAnsi"/>
          <w:b/>
          <w:bCs/>
          <w:color w:val="808080" w:themeColor="background1" w:themeShade="80"/>
          <w:sz w:val="22"/>
          <w:szCs w:val="22"/>
        </w:rPr>
        <w:t># Create a DataFrame to store performance statistics for each model</w:t>
      </w:r>
    </w:p>
    <w:p w14:paraId="3EE5B369" w14:textId="77777777" w:rsidR="00D73FC4" w:rsidRPr="00A07968" w:rsidRDefault="00D73FC4" w:rsidP="00D73FC4">
      <w:pPr>
        <w:rPr>
          <w:rFonts w:ascii="Consolas" w:hAnsi="Consolas" w:cstheme="minorHAnsi"/>
          <w:sz w:val="22"/>
          <w:szCs w:val="22"/>
        </w:rPr>
      </w:pPr>
      <w:proofErr w:type="spellStart"/>
      <w:r w:rsidRPr="00A07968">
        <w:rPr>
          <w:rFonts w:ascii="Consolas" w:hAnsi="Consolas" w:cstheme="minorHAnsi"/>
          <w:sz w:val="22"/>
          <w:szCs w:val="22"/>
        </w:rPr>
        <w:t>performance_df</w:t>
      </w:r>
      <w:proofErr w:type="spellEnd"/>
      <w:r w:rsidRPr="00A07968">
        <w:rPr>
          <w:rFonts w:ascii="Consolas" w:hAnsi="Consolas" w:cstheme="minorHAnsi"/>
          <w:sz w:val="22"/>
          <w:szCs w:val="22"/>
        </w:rPr>
        <w:t xml:space="preserve"> = </w:t>
      </w:r>
      <w:proofErr w:type="spellStart"/>
      <w:r w:rsidRPr="00A07968">
        <w:rPr>
          <w:rFonts w:ascii="Consolas" w:hAnsi="Consolas" w:cstheme="minorHAnsi"/>
          <w:sz w:val="22"/>
          <w:szCs w:val="22"/>
        </w:rPr>
        <w:t>pd.DataFrame</w:t>
      </w:r>
      <w:proofErr w:type="spellEnd"/>
      <w:r w:rsidRPr="00A07968">
        <w:rPr>
          <w:rFonts w:ascii="Consolas" w:hAnsi="Consolas" w:cstheme="minorHAnsi"/>
          <w:sz w:val="22"/>
          <w:szCs w:val="22"/>
        </w:rPr>
        <w:t>(columns=['Model', 'AUC', 'Accuracy', 'Precision', 'Recall', 'F1 Score'])</w:t>
      </w:r>
    </w:p>
    <w:p w14:paraId="0D20AB26" w14:textId="77777777" w:rsidR="00D73FC4" w:rsidRPr="00A07968" w:rsidRDefault="00D73FC4" w:rsidP="00D73FC4">
      <w:pPr>
        <w:rPr>
          <w:rFonts w:ascii="Consolas" w:hAnsi="Consolas" w:cstheme="minorHAnsi"/>
          <w:sz w:val="22"/>
          <w:szCs w:val="22"/>
        </w:rPr>
      </w:pPr>
    </w:p>
    <w:p w14:paraId="3952943E" w14:textId="77777777" w:rsidR="00D73FC4" w:rsidRPr="00A07968" w:rsidRDefault="00D73FC4" w:rsidP="00D73FC4">
      <w:pPr>
        <w:rPr>
          <w:rFonts w:ascii="Consolas" w:hAnsi="Consolas" w:cstheme="minorHAnsi"/>
          <w:b/>
          <w:bCs/>
          <w:color w:val="808080" w:themeColor="background1" w:themeShade="80"/>
          <w:sz w:val="22"/>
          <w:szCs w:val="22"/>
        </w:rPr>
      </w:pPr>
      <w:r w:rsidRPr="00A07968">
        <w:rPr>
          <w:rFonts w:ascii="Consolas" w:hAnsi="Consolas" w:cstheme="minorHAnsi"/>
          <w:b/>
          <w:bCs/>
          <w:color w:val="808080" w:themeColor="background1" w:themeShade="80"/>
          <w:sz w:val="22"/>
          <w:szCs w:val="22"/>
        </w:rPr>
        <w:t># Calculate AUC for champion model on OOT dataset</w:t>
      </w:r>
    </w:p>
    <w:p w14:paraId="300DD448" w14:textId="77777777" w:rsidR="00D73FC4" w:rsidRPr="00A07968" w:rsidRDefault="00D73FC4" w:rsidP="00D73FC4">
      <w:pPr>
        <w:rPr>
          <w:rFonts w:ascii="Consolas" w:hAnsi="Consolas" w:cstheme="minorHAnsi"/>
          <w:sz w:val="22"/>
          <w:szCs w:val="22"/>
        </w:rPr>
      </w:pPr>
      <w:proofErr w:type="spellStart"/>
      <w:r w:rsidRPr="00A07968">
        <w:rPr>
          <w:rFonts w:ascii="Consolas" w:hAnsi="Consolas" w:cstheme="minorHAnsi"/>
          <w:sz w:val="22"/>
          <w:szCs w:val="22"/>
        </w:rPr>
        <w:t>y_oot_pred_proba</w:t>
      </w:r>
      <w:proofErr w:type="spellEnd"/>
      <w:r w:rsidRPr="00A07968">
        <w:rPr>
          <w:rFonts w:ascii="Consolas" w:hAnsi="Consolas" w:cstheme="minorHAnsi"/>
          <w:sz w:val="22"/>
          <w:szCs w:val="22"/>
        </w:rPr>
        <w:t xml:space="preserve"> = </w:t>
      </w:r>
      <w:proofErr w:type="spellStart"/>
      <w:r w:rsidRPr="00A07968">
        <w:rPr>
          <w:rFonts w:ascii="Consolas" w:hAnsi="Consolas" w:cstheme="minorHAnsi"/>
          <w:sz w:val="22"/>
          <w:szCs w:val="22"/>
        </w:rPr>
        <w:t>champion_model_tuned.predict_proba</w:t>
      </w:r>
      <w:proofErr w:type="spellEnd"/>
      <w:r w:rsidRPr="00A07968">
        <w:rPr>
          <w:rFonts w:ascii="Consolas" w:hAnsi="Consolas" w:cstheme="minorHAnsi"/>
          <w:sz w:val="22"/>
          <w:szCs w:val="22"/>
        </w:rPr>
        <w:t>(</w:t>
      </w:r>
      <w:proofErr w:type="spellStart"/>
      <w:r w:rsidRPr="00A07968">
        <w:rPr>
          <w:rFonts w:ascii="Consolas" w:hAnsi="Consolas" w:cstheme="minorHAnsi"/>
          <w:sz w:val="22"/>
          <w:szCs w:val="22"/>
        </w:rPr>
        <w:t>X_oot_encoded</w:t>
      </w:r>
      <w:proofErr w:type="spellEnd"/>
      <w:r w:rsidRPr="00A07968">
        <w:rPr>
          <w:rFonts w:ascii="Consolas" w:hAnsi="Consolas" w:cstheme="minorHAnsi"/>
          <w:sz w:val="22"/>
          <w:szCs w:val="22"/>
        </w:rPr>
        <w:t>)</w:t>
      </w:r>
      <w:proofErr w:type="gramStart"/>
      <w:r w:rsidRPr="00A07968">
        <w:rPr>
          <w:rFonts w:ascii="Consolas" w:hAnsi="Consolas" w:cstheme="minorHAnsi"/>
          <w:sz w:val="22"/>
          <w:szCs w:val="22"/>
        </w:rPr>
        <w:t>[:,</w:t>
      </w:r>
      <w:proofErr w:type="gramEnd"/>
      <w:r w:rsidRPr="00A07968">
        <w:rPr>
          <w:rFonts w:ascii="Consolas" w:hAnsi="Consolas" w:cstheme="minorHAnsi"/>
          <w:sz w:val="22"/>
          <w:szCs w:val="22"/>
        </w:rPr>
        <w:t xml:space="preserve"> 1]</w:t>
      </w:r>
    </w:p>
    <w:p w14:paraId="1D95AC1E" w14:textId="77777777" w:rsidR="00D73FC4" w:rsidRPr="00A07968" w:rsidRDefault="00D73FC4" w:rsidP="00D73FC4">
      <w:pPr>
        <w:rPr>
          <w:rFonts w:ascii="Consolas" w:hAnsi="Consolas" w:cstheme="minorHAnsi"/>
          <w:sz w:val="22"/>
          <w:szCs w:val="22"/>
        </w:rPr>
      </w:pPr>
      <w:proofErr w:type="spellStart"/>
      <w:r w:rsidRPr="00A07968">
        <w:rPr>
          <w:rFonts w:ascii="Consolas" w:hAnsi="Consolas" w:cstheme="minorHAnsi"/>
          <w:sz w:val="22"/>
          <w:szCs w:val="22"/>
        </w:rPr>
        <w:t>fpr_oot</w:t>
      </w:r>
      <w:proofErr w:type="spellEnd"/>
      <w:r w:rsidRPr="00A07968">
        <w:rPr>
          <w:rFonts w:ascii="Consolas" w:hAnsi="Consolas" w:cstheme="minorHAnsi"/>
          <w:sz w:val="22"/>
          <w:szCs w:val="22"/>
        </w:rPr>
        <w:t xml:space="preserve">, </w:t>
      </w:r>
      <w:proofErr w:type="spellStart"/>
      <w:r w:rsidRPr="00A07968">
        <w:rPr>
          <w:rFonts w:ascii="Consolas" w:hAnsi="Consolas" w:cstheme="minorHAnsi"/>
          <w:sz w:val="22"/>
          <w:szCs w:val="22"/>
        </w:rPr>
        <w:t>tpr_oot</w:t>
      </w:r>
      <w:proofErr w:type="spellEnd"/>
      <w:r w:rsidRPr="00A07968">
        <w:rPr>
          <w:rFonts w:ascii="Consolas" w:hAnsi="Consolas" w:cstheme="minorHAnsi"/>
          <w:sz w:val="22"/>
          <w:szCs w:val="22"/>
        </w:rPr>
        <w:t xml:space="preserve">, _ = </w:t>
      </w:r>
      <w:proofErr w:type="spellStart"/>
      <w:r w:rsidRPr="00A07968">
        <w:rPr>
          <w:rFonts w:ascii="Consolas" w:hAnsi="Consolas" w:cstheme="minorHAnsi"/>
          <w:sz w:val="22"/>
          <w:szCs w:val="22"/>
        </w:rPr>
        <w:t>roc_curve</w:t>
      </w:r>
      <w:proofErr w:type="spellEnd"/>
      <w:r w:rsidRPr="00A07968">
        <w:rPr>
          <w:rFonts w:ascii="Consolas" w:hAnsi="Consolas" w:cstheme="minorHAnsi"/>
          <w:sz w:val="22"/>
          <w:szCs w:val="22"/>
        </w:rPr>
        <w:t>(</w:t>
      </w:r>
      <w:proofErr w:type="spellStart"/>
      <w:r w:rsidRPr="00A07968">
        <w:rPr>
          <w:rFonts w:ascii="Consolas" w:hAnsi="Consolas" w:cstheme="minorHAnsi"/>
          <w:sz w:val="22"/>
          <w:szCs w:val="22"/>
        </w:rPr>
        <w:t>y_oot</w:t>
      </w:r>
      <w:proofErr w:type="spellEnd"/>
      <w:r w:rsidRPr="00A07968">
        <w:rPr>
          <w:rFonts w:ascii="Consolas" w:hAnsi="Consolas" w:cstheme="minorHAnsi"/>
          <w:sz w:val="22"/>
          <w:szCs w:val="22"/>
        </w:rPr>
        <w:t xml:space="preserve">, </w:t>
      </w:r>
      <w:proofErr w:type="spellStart"/>
      <w:r w:rsidRPr="00A07968">
        <w:rPr>
          <w:rFonts w:ascii="Consolas" w:hAnsi="Consolas" w:cstheme="minorHAnsi"/>
          <w:sz w:val="22"/>
          <w:szCs w:val="22"/>
        </w:rPr>
        <w:t>y_oot_pred_proba</w:t>
      </w:r>
      <w:proofErr w:type="spellEnd"/>
      <w:r w:rsidRPr="00A07968">
        <w:rPr>
          <w:rFonts w:ascii="Consolas" w:hAnsi="Consolas" w:cstheme="minorHAnsi"/>
          <w:sz w:val="22"/>
          <w:szCs w:val="22"/>
        </w:rPr>
        <w:t>)</w:t>
      </w:r>
    </w:p>
    <w:p w14:paraId="11F8CC33" w14:textId="77777777" w:rsidR="00D73FC4" w:rsidRPr="00A07968" w:rsidRDefault="00D73FC4" w:rsidP="00D73FC4">
      <w:pPr>
        <w:rPr>
          <w:rFonts w:ascii="Consolas" w:hAnsi="Consolas" w:cstheme="minorHAnsi"/>
          <w:sz w:val="22"/>
          <w:szCs w:val="22"/>
        </w:rPr>
      </w:pPr>
      <w:proofErr w:type="spellStart"/>
      <w:r w:rsidRPr="00A07968">
        <w:rPr>
          <w:rFonts w:ascii="Consolas" w:hAnsi="Consolas" w:cstheme="minorHAnsi"/>
          <w:sz w:val="22"/>
          <w:szCs w:val="22"/>
        </w:rPr>
        <w:t>roc_auc_oot</w:t>
      </w:r>
      <w:proofErr w:type="spellEnd"/>
      <w:r w:rsidRPr="00A07968">
        <w:rPr>
          <w:rFonts w:ascii="Consolas" w:hAnsi="Consolas" w:cstheme="minorHAnsi"/>
          <w:sz w:val="22"/>
          <w:szCs w:val="22"/>
        </w:rPr>
        <w:t xml:space="preserve"> = </w:t>
      </w:r>
      <w:proofErr w:type="spellStart"/>
      <w:r w:rsidRPr="00A07968">
        <w:rPr>
          <w:rFonts w:ascii="Consolas" w:hAnsi="Consolas" w:cstheme="minorHAnsi"/>
          <w:sz w:val="22"/>
          <w:szCs w:val="22"/>
        </w:rPr>
        <w:t>auc</w:t>
      </w:r>
      <w:proofErr w:type="spellEnd"/>
      <w:r w:rsidRPr="00A07968">
        <w:rPr>
          <w:rFonts w:ascii="Consolas" w:hAnsi="Consolas" w:cstheme="minorHAnsi"/>
          <w:sz w:val="22"/>
          <w:szCs w:val="22"/>
        </w:rPr>
        <w:t>(</w:t>
      </w:r>
      <w:proofErr w:type="spellStart"/>
      <w:r w:rsidRPr="00A07968">
        <w:rPr>
          <w:rFonts w:ascii="Consolas" w:hAnsi="Consolas" w:cstheme="minorHAnsi"/>
          <w:sz w:val="22"/>
          <w:szCs w:val="22"/>
        </w:rPr>
        <w:t>fpr_oot</w:t>
      </w:r>
      <w:proofErr w:type="spellEnd"/>
      <w:r w:rsidRPr="00A07968">
        <w:rPr>
          <w:rFonts w:ascii="Consolas" w:hAnsi="Consolas" w:cstheme="minorHAnsi"/>
          <w:sz w:val="22"/>
          <w:szCs w:val="22"/>
        </w:rPr>
        <w:t xml:space="preserve">, </w:t>
      </w:r>
      <w:proofErr w:type="spellStart"/>
      <w:r w:rsidRPr="00A07968">
        <w:rPr>
          <w:rFonts w:ascii="Consolas" w:hAnsi="Consolas" w:cstheme="minorHAnsi"/>
          <w:sz w:val="22"/>
          <w:szCs w:val="22"/>
        </w:rPr>
        <w:t>tpr_oot</w:t>
      </w:r>
      <w:proofErr w:type="spellEnd"/>
      <w:r w:rsidRPr="00A07968">
        <w:rPr>
          <w:rFonts w:ascii="Consolas" w:hAnsi="Consolas" w:cstheme="minorHAnsi"/>
          <w:sz w:val="22"/>
          <w:szCs w:val="22"/>
        </w:rPr>
        <w:t>)</w:t>
      </w:r>
    </w:p>
    <w:p w14:paraId="10BE7714" w14:textId="77777777" w:rsidR="00D73FC4" w:rsidRPr="00A07968" w:rsidRDefault="00D73FC4" w:rsidP="00D73FC4">
      <w:pPr>
        <w:rPr>
          <w:rFonts w:ascii="Consolas" w:hAnsi="Consolas" w:cstheme="minorHAnsi"/>
          <w:sz w:val="22"/>
          <w:szCs w:val="22"/>
        </w:rPr>
      </w:pPr>
    </w:p>
    <w:p w14:paraId="75EAF6BB" w14:textId="77777777" w:rsidR="00D73FC4" w:rsidRPr="00A07968" w:rsidRDefault="00D73FC4" w:rsidP="00D73FC4">
      <w:pPr>
        <w:rPr>
          <w:rFonts w:ascii="Consolas" w:hAnsi="Consolas" w:cstheme="minorHAnsi"/>
          <w:b/>
          <w:bCs/>
          <w:color w:val="808080" w:themeColor="background1" w:themeShade="80"/>
          <w:sz w:val="22"/>
          <w:szCs w:val="22"/>
        </w:rPr>
      </w:pPr>
      <w:r w:rsidRPr="00A07968">
        <w:rPr>
          <w:rFonts w:ascii="Consolas" w:hAnsi="Consolas" w:cstheme="minorHAnsi"/>
          <w:b/>
          <w:bCs/>
          <w:color w:val="808080" w:themeColor="background1" w:themeShade="80"/>
          <w:sz w:val="22"/>
          <w:szCs w:val="22"/>
        </w:rPr>
        <w:t># Calculate performance statistics for each model</w:t>
      </w:r>
    </w:p>
    <w:p w14:paraId="5208542D" w14:textId="77777777" w:rsidR="00D73FC4" w:rsidRPr="00A07968" w:rsidRDefault="00D73FC4" w:rsidP="00D73FC4">
      <w:pPr>
        <w:rPr>
          <w:rFonts w:ascii="Consolas" w:hAnsi="Consolas" w:cstheme="minorHAnsi"/>
          <w:sz w:val="22"/>
          <w:szCs w:val="22"/>
        </w:rPr>
      </w:pPr>
      <w:r w:rsidRPr="00A07968">
        <w:rPr>
          <w:rFonts w:ascii="Consolas" w:hAnsi="Consolas" w:cstheme="minorHAnsi"/>
          <w:sz w:val="22"/>
          <w:szCs w:val="22"/>
        </w:rPr>
        <w:t xml:space="preserve">for name, model in </w:t>
      </w:r>
      <w:proofErr w:type="spellStart"/>
      <w:r w:rsidRPr="00A07968">
        <w:rPr>
          <w:rFonts w:ascii="Consolas" w:hAnsi="Consolas" w:cstheme="minorHAnsi"/>
          <w:sz w:val="22"/>
          <w:szCs w:val="22"/>
        </w:rPr>
        <w:t>models.items</w:t>
      </w:r>
      <w:proofErr w:type="spellEnd"/>
      <w:r w:rsidRPr="00A07968">
        <w:rPr>
          <w:rFonts w:ascii="Consolas" w:hAnsi="Consolas" w:cstheme="minorHAnsi"/>
          <w:sz w:val="22"/>
          <w:szCs w:val="22"/>
        </w:rPr>
        <w:t>():</w:t>
      </w:r>
    </w:p>
    <w:p w14:paraId="24922016" w14:textId="77777777" w:rsidR="00D73FC4" w:rsidRPr="00A07968" w:rsidRDefault="00D73FC4" w:rsidP="00D73FC4">
      <w:pPr>
        <w:rPr>
          <w:rFonts w:ascii="Consolas" w:hAnsi="Consolas" w:cstheme="minorHAnsi"/>
          <w:sz w:val="22"/>
          <w:szCs w:val="22"/>
        </w:rPr>
      </w:pPr>
      <w:r w:rsidRPr="00A07968">
        <w:rPr>
          <w:rFonts w:ascii="Consolas" w:hAnsi="Consolas" w:cstheme="minorHAnsi"/>
          <w:sz w:val="22"/>
          <w:szCs w:val="22"/>
        </w:rPr>
        <w:t xml:space="preserve">    </w:t>
      </w:r>
      <w:proofErr w:type="spellStart"/>
      <w:r w:rsidRPr="00A07968">
        <w:rPr>
          <w:rFonts w:ascii="Consolas" w:hAnsi="Consolas" w:cstheme="minorHAnsi"/>
          <w:sz w:val="22"/>
          <w:szCs w:val="22"/>
        </w:rPr>
        <w:t>y_pred</w:t>
      </w:r>
      <w:proofErr w:type="spellEnd"/>
      <w:r w:rsidRPr="00A07968">
        <w:rPr>
          <w:rFonts w:ascii="Consolas" w:hAnsi="Consolas" w:cstheme="minorHAnsi"/>
          <w:sz w:val="22"/>
          <w:szCs w:val="22"/>
        </w:rPr>
        <w:t xml:space="preserve"> = </w:t>
      </w:r>
      <w:proofErr w:type="spellStart"/>
      <w:r w:rsidRPr="00A07968">
        <w:rPr>
          <w:rFonts w:ascii="Consolas" w:hAnsi="Consolas" w:cstheme="minorHAnsi"/>
          <w:sz w:val="22"/>
          <w:szCs w:val="22"/>
        </w:rPr>
        <w:t>model.predict</w:t>
      </w:r>
      <w:proofErr w:type="spellEnd"/>
      <w:r w:rsidRPr="00A07968">
        <w:rPr>
          <w:rFonts w:ascii="Consolas" w:hAnsi="Consolas" w:cstheme="minorHAnsi"/>
          <w:sz w:val="22"/>
          <w:szCs w:val="22"/>
        </w:rPr>
        <w:t>(</w:t>
      </w:r>
      <w:proofErr w:type="spellStart"/>
      <w:r w:rsidRPr="00A07968">
        <w:rPr>
          <w:rFonts w:ascii="Consolas" w:hAnsi="Consolas" w:cstheme="minorHAnsi"/>
          <w:sz w:val="22"/>
          <w:szCs w:val="22"/>
        </w:rPr>
        <w:t>X_val</w:t>
      </w:r>
      <w:proofErr w:type="spellEnd"/>
      <w:r w:rsidRPr="00A07968">
        <w:rPr>
          <w:rFonts w:ascii="Consolas" w:hAnsi="Consolas" w:cstheme="minorHAnsi"/>
          <w:sz w:val="22"/>
          <w:szCs w:val="22"/>
        </w:rPr>
        <w:t>)</w:t>
      </w:r>
    </w:p>
    <w:p w14:paraId="14E5A863" w14:textId="77777777" w:rsidR="00D73FC4" w:rsidRPr="00A07968" w:rsidRDefault="00D73FC4" w:rsidP="00D73FC4">
      <w:pPr>
        <w:rPr>
          <w:rFonts w:ascii="Consolas" w:hAnsi="Consolas" w:cstheme="minorHAnsi"/>
          <w:sz w:val="22"/>
          <w:szCs w:val="22"/>
        </w:rPr>
      </w:pPr>
      <w:r w:rsidRPr="00A07968">
        <w:rPr>
          <w:rFonts w:ascii="Consolas" w:hAnsi="Consolas" w:cstheme="minorHAnsi"/>
          <w:sz w:val="22"/>
          <w:szCs w:val="22"/>
        </w:rPr>
        <w:t xml:space="preserve">    accuracy = </w:t>
      </w:r>
      <w:proofErr w:type="spellStart"/>
      <w:r w:rsidRPr="00A07968">
        <w:rPr>
          <w:rFonts w:ascii="Consolas" w:hAnsi="Consolas" w:cstheme="minorHAnsi"/>
          <w:sz w:val="22"/>
          <w:szCs w:val="22"/>
        </w:rPr>
        <w:t>accuracy_score</w:t>
      </w:r>
      <w:proofErr w:type="spellEnd"/>
      <w:r w:rsidRPr="00A07968">
        <w:rPr>
          <w:rFonts w:ascii="Consolas" w:hAnsi="Consolas" w:cstheme="minorHAnsi"/>
          <w:sz w:val="22"/>
          <w:szCs w:val="22"/>
        </w:rPr>
        <w:t>(</w:t>
      </w:r>
      <w:proofErr w:type="spellStart"/>
      <w:r w:rsidRPr="00A07968">
        <w:rPr>
          <w:rFonts w:ascii="Consolas" w:hAnsi="Consolas" w:cstheme="minorHAnsi"/>
          <w:sz w:val="22"/>
          <w:szCs w:val="22"/>
        </w:rPr>
        <w:t>y_val</w:t>
      </w:r>
      <w:proofErr w:type="spellEnd"/>
      <w:r w:rsidRPr="00A07968">
        <w:rPr>
          <w:rFonts w:ascii="Consolas" w:hAnsi="Consolas" w:cstheme="minorHAnsi"/>
          <w:sz w:val="22"/>
          <w:szCs w:val="22"/>
        </w:rPr>
        <w:t xml:space="preserve">, </w:t>
      </w:r>
      <w:proofErr w:type="spellStart"/>
      <w:r w:rsidRPr="00A07968">
        <w:rPr>
          <w:rFonts w:ascii="Consolas" w:hAnsi="Consolas" w:cstheme="minorHAnsi"/>
          <w:sz w:val="22"/>
          <w:szCs w:val="22"/>
        </w:rPr>
        <w:t>y_pred</w:t>
      </w:r>
      <w:proofErr w:type="spellEnd"/>
      <w:r w:rsidRPr="00A07968">
        <w:rPr>
          <w:rFonts w:ascii="Consolas" w:hAnsi="Consolas" w:cstheme="minorHAnsi"/>
          <w:sz w:val="22"/>
          <w:szCs w:val="22"/>
        </w:rPr>
        <w:t>)</w:t>
      </w:r>
    </w:p>
    <w:p w14:paraId="4979A0E0" w14:textId="77777777" w:rsidR="00D73FC4" w:rsidRPr="00A07968" w:rsidRDefault="00D73FC4" w:rsidP="00D73FC4">
      <w:pPr>
        <w:rPr>
          <w:rFonts w:ascii="Consolas" w:hAnsi="Consolas" w:cstheme="minorHAnsi"/>
          <w:sz w:val="22"/>
          <w:szCs w:val="22"/>
        </w:rPr>
      </w:pPr>
      <w:r w:rsidRPr="00A07968">
        <w:rPr>
          <w:rFonts w:ascii="Consolas" w:hAnsi="Consolas" w:cstheme="minorHAnsi"/>
          <w:sz w:val="22"/>
          <w:szCs w:val="22"/>
        </w:rPr>
        <w:t xml:space="preserve">    if </w:t>
      </w:r>
      <w:proofErr w:type="spellStart"/>
      <w:r w:rsidRPr="00A07968">
        <w:rPr>
          <w:rFonts w:ascii="Consolas" w:hAnsi="Consolas" w:cstheme="minorHAnsi"/>
          <w:sz w:val="22"/>
          <w:szCs w:val="22"/>
        </w:rPr>
        <w:t>np.sum</w:t>
      </w:r>
      <w:proofErr w:type="spellEnd"/>
      <w:r w:rsidRPr="00A07968">
        <w:rPr>
          <w:rFonts w:ascii="Consolas" w:hAnsi="Consolas" w:cstheme="minorHAnsi"/>
          <w:sz w:val="22"/>
          <w:szCs w:val="22"/>
        </w:rPr>
        <w:t>(</w:t>
      </w:r>
      <w:proofErr w:type="spellStart"/>
      <w:r w:rsidRPr="00A07968">
        <w:rPr>
          <w:rFonts w:ascii="Consolas" w:hAnsi="Consolas" w:cstheme="minorHAnsi"/>
          <w:sz w:val="22"/>
          <w:szCs w:val="22"/>
        </w:rPr>
        <w:t>y_pred</w:t>
      </w:r>
      <w:proofErr w:type="spellEnd"/>
      <w:r w:rsidRPr="00A07968">
        <w:rPr>
          <w:rFonts w:ascii="Consolas" w:hAnsi="Consolas" w:cstheme="minorHAnsi"/>
          <w:sz w:val="22"/>
          <w:szCs w:val="22"/>
        </w:rPr>
        <w:t>) == 0:</w:t>
      </w:r>
    </w:p>
    <w:p w14:paraId="5A1D9315" w14:textId="77777777" w:rsidR="00D73FC4" w:rsidRPr="00A07968" w:rsidRDefault="00D73FC4" w:rsidP="00D73FC4">
      <w:pPr>
        <w:rPr>
          <w:rFonts w:ascii="Consolas" w:hAnsi="Consolas" w:cstheme="minorHAnsi"/>
          <w:sz w:val="22"/>
          <w:szCs w:val="22"/>
        </w:rPr>
      </w:pPr>
      <w:r w:rsidRPr="00A07968">
        <w:rPr>
          <w:rFonts w:ascii="Consolas" w:hAnsi="Consolas" w:cstheme="minorHAnsi"/>
          <w:sz w:val="22"/>
          <w:szCs w:val="22"/>
        </w:rPr>
        <w:t xml:space="preserve">        precision = 0</w:t>
      </w:r>
    </w:p>
    <w:p w14:paraId="3BA06113" w14:textId="77777777" w:rsidR="00D73FC4" w:rsidRPr="00A07968" w:rsidRDefault="00D73FC4" w:rsidP="00D73FC4">
      <w:pPr>
        <w:rPr>
          <w:rFonts w:ascii="Consolas" w:hAnsi="Consolas" w:cstheme="minorHAnsi"/>
          <w:sz w:val="22"/>
          <w:szCs w:val="22"/>
        </w:rPr>
      </w:pPr>
      <w:r w:rsidRPr="00A07968">
        <w:rPr>
          <w:rFonts w:ascii="Consolas" w:hAnsi="Consolas" w:cstheme="minorHAnsi"/>
          <w:sz w:val="22"/>
          <w:szCs w:val="22"/>
        </w:rPr>
        <w:t xml:space="preserve">        f1 = 0</w:t>
      </w:r>
    </w:p>
    <w:p w14:paraId="12B8E495" w14:textId="77777777" w:rsidR="00D73FC4" w:rsidRPr="00A07968" w:rsidRDefault="00D73FC4" w:rsidP="00D73FC4">
      <w:pPr>
        <w:rPr>
          <w:rFonts w:ascii="Consolas" w:hAnsi="Consolas" w:cstheme="minorHAnsi"/>
          <w:sz w:val="22"/>
          <w:szCs w:val="22"/>
        </w:rPr>
      </w:pPr>
      <w:r w:rsidRPr="00A07968">
        <w:rPr>
          <w:rFonts w:ascii="Consolas" w:hAnsi="Consolas" w:cstheme="minorHAnsi"/>
          <w:sz w:val="22"/>
          <w:szCs w:val="22"/>
        </w:rPr>
        <w:t xml:space="preserve">    else:</w:t>
      </w:r>
    </w:p>
    <w:p w14:paraId="5A25D0F7" w14:textId="77777777" w:rsidR="00D73FC4" w:rsidRPr="00A07968" w:rsidRDefault="00D73FC4" w:rsidP="00D73FC4">
      <w:pPr>
        <w:rPr>
          <w:rFonts w:ascii="Consolas" w:hAnsi="Consolas" w:cstheme="minorHAnsi"/>
          <w:sz w:val="22"/>
          <w:szCs w:val="22"/>
        </w:rPr>
      </w:pPr>
      <w:r w:rsidRPr="00A07968">
        <w:rPr>
          <w:rFonts w:ascii="Consolas" w:hAnsi="Consolas" w:cstheme="minorHAnsi"/>
          <w:sz w:val="22"/>
          <w:szCs w:val="22"/>
        </w:rPr>
        <w:lastRenderedPageBreak/>
        <w:t xml:space="preserve">        precision = </w:t>
      </w:r>
      <w:proofErr w:type="spellStart"/>
      <w:r w:rsidRPr="00A07968">
        <w:rPr>
          <w:rFonts w:ascii="Consolas" w:hAnsi="Consolas" w:cstheme="minorHAnsi"/>
          <w:sz w:val="22"/>
          <w:szCs w:val="22"/>
        </w:rPr>
        <w:t>precision_score</w:t>
      </w:r>
      <w:proofErr w:type="spellEnd"/>
      <w:r w:rsidRPr="00A07968">
        <w:rPr>
          <w:rFonts w:ascii="Consolas" w:hAnsi="Consolas" w:cstheme="minorHAnsi"/>
          <w:sz w:val="22"/>
          <w:szCs w:val="22"/>
        </w:rPr>
        <w:t>(</w:t>
      </w:r>
      <w:proofErr w:type="spellStart"/>
      <w:r w:rsidRPr="00A07968">
        <w:rPr>
          <w:rFonts w:ascii="Consolas" w:hAnsi="Consolas" w:cstheme="minorHAnsi"/>
          <w:sz w:val="22"/>
          <w:szCs w:val="22"/>
        </w:rPr>
        <w:t>y_val</w:t>
      </w:r>
      <w:proofErr w:type="spellEnd"/>
      <w:r w:rsidRPr="00A07968">
        <w:rPr>
          <w:rFonts w:ascii="Consolas" w:hAnsi="Consolas" w:cstheme="minorHAnsi"/>
          <w:sz w:val="22"/>
          <w:szCs w:val="22"/>
        </w:rPr>
        <w:t xml:space="preserve">, </w:t>
      </w:r>
      <w:proofErr w:type="spellStart"/>
      <w:r w:rsidRPr="00A07968">
        <w:rPr>
          <w:rFonts w:ascii="Consolas" w:hAnsi="Consolas" w:cstheme="minorHAnsi"/>
          <w:sz w:val="22"/>
          <w:szCs w:val="22"/>
        </w:rPr>
        <w:t>y_pred</w:t>
      </w:r>
      <w:proofErr w:type="spellEnd"/>
      <w:r w:rsidRPr="00A07968">
        <w:rPr>
          <w:rFonts w:ascii="Consolas" w:hAnsi="Consolas" w:cstheme="minorHAnsi"/>
          <w:sz w:val="22"/>
          <w:szCs w:val="22"/>
        </w:rPr>
        <w:t>)</w:t>
      </w:r>
    </w:p>
    <w:p w14:paraId="77CE6D57" w14:textId="77777777" w:rsidR="00D73FC4" w:rsidRPr="00A07968" w:rsidRDefault="00D73FC4" w:rsidP="00D73FC4">
      <w:pPr>
        <w:rPr>
          <w:rFonts w:ascii="Consolas" w:hAnsi="Consolas" w:cstheme="minorHAnsi"/>
          <w:sz w:val="22"/>
          <w:szCs w:val="22"/>
        </w:rPr>
      </w:pPr>
      <w:r w:rsidRPr="00A07968">
        <w:rPr>
          <w:rFonts w:ascii="Consolas" w:hAnsi="Consolas" w:cstheme="minorHAnsi"/>
          <w:sz w:val="22"/>
          <w:szCs w:val="22"/>
        </w:rPr>
        <w:t xml:space="preserve">        f1 = f1_score(</w:t>
      </w:r>
      <w:proofErr w:type="spellStart"/>
      <w:r w:rsidRPr="00A07968">
        <w:rPr>
          <w:rFonts w:ascii="Consolas" w:hAnsi="Consolas" w:cstheme="minorHAnsi"/>
          <w:sz w:val="22"/>
          <w:szCs w:val="22"/>
        </w:rPr>
        <w:t>y_val</w:t>
      </w:r>
      <w:proofErr w:type="spellEnd"/>
      <w:r w:rsidRPr="00A07968">
        <w:rPr>
          <w:rFonts w:ascii="Consolas" w:hAnsi="Consolas" w:cstheme="minorHAnsi"/>
          <w:sz w:val="22"/>
          <w:szCs w:val="22"/>
        </w:rPr>
        <w:t xml:space="preserve">, </w:t>
      </w:r>
      <w:proofErr w:type="spellStart"/>
      <w:r w:rsidRPr="00A07968">
        <w:rPr>
          <w:rFonts w:ascii="Consolas" w:hAnsi="Consolas" w:cstheme="minorHAnsi"/>
          <w:sz w:val="22"/>
          <w:szCs w:val="22"/>
        </w:rPr>
        <w:t>y_pred</w:t>
      </w:r>
      <w:proofErr w:type="spellEnd"/>
      <w:r w:rsidRPr="00A07968">
        <w:rPr>
          <w:rFonts w:ascii="Consolas" w:hAnsi="Consolas" w:cstheme="minorHAnsi"/>
          <w:sz w:val="22"/>
          <w:szCs w:val="22"/>
        </w:rPr>
        <w:t>)</w:t>
      </w:r>
    </w:p>
    <w:p w14:paraId="4545AC19" w14:textId="77777777" w:rsidR="00D73FC4" w:rsidRPr="00A07968" w:rsidRDefault="00D73FC4" w:rsidP="00D73FC4">
      <w:pPr>
        <w:rPr>
          <w:rFonts w:ascii="Consolas" w:hAnsi="Consolas" w:cstheme="minorHAnsi"/>
          <w:sz w:val="22"/>
          <w:szCs w:val="22"/>
        </w:rPr>
      </w:pPr>
      <w:r w:rsidRPr="00A07968">
        <w:rPr>
          <w:rFonts w:ascii="Consolas" w:hAnsi="Consolas" w:cstheme="minorHAnsi"/>
          <w:sz w:val="22"/>
          <w:szCs w:val="22"/>
        </w:rPr>
        <w:t xml:space="preserve">    recall = </w:t>
      </w:r>
      <w:proofErr w:type="spellStart"/>
      <w:r w:rsidRPr="00A07968">
        <w:rPr>
          <w:rFonts w:ascii="Consolas" w:hAnsi="Consolas" w:cstheme="minorHAnsi"/>
          <w:sz w:val="22"/>
          <w:szCs w:val="22"/>
        </w:rPr>
        <w:t>recall_score</w:t>
      </w:r>
      <w:proofErr w:type="spellEnd"/>
      <w:r w:rsidRPr="00A07968">
        <w:rPr>
          <w:rFonts w:ascii="Consolas" w:hAnsi="Consolas" w:cstheme="minorHAnsi"/>
          <w:sz w:val="22"/>
          <w:szCs w:val="22"/>
        </w:rPr>
        <w:t>(</w:t>
      </w:r>
      <w:proofErr w:type="spellStart"/>
      <w:r w:rsidRPr="00A07968">
        <w:rPr>
          <w:rFonts w:ascii="Consolas" w:hAnsi="Consolas" w:cstheme="minorHAnsi"/>
          <w:sz w:val="22"/>
          <w:szCs w:val="22"/>
        </w:rPr>
        <w:t>y_val</w:t>
      </w:r>
      <w:proofErr w:type="spellEnd"/>
      <w:r w:rsidRPr="00A07968">
        <w:rPr>
          <w:rFonts w:ascii="Consolas" w:hAnsi="Consolas" w:cstheme="minorHAnsi"/>
          <w:sz w:val="22"/>
          <w:szCs w:val="22"/>
        </w:rPr>
        <w:t xml:space="preserve">, </w:t>
      </w:r>
      <w:proofErr w:type="spellStart"/>
      <w:r w:rsidRPr="00A07968">
        <w:rPr>
          <w:rFonts w:ascii="Consolas" w:hAnsi="Consolas" w:cstheme="minorHAnsi"/>
          <w:sz w:val="22"/>
          <w:szCs w:val="22"/>
        </w:rPr>
        <w:t>y_pred</w:t>
      </w:r>
      <w:proofErr w:type="spellEnd"/>
      <w:r w:rsidRPr="00A07968">
        <w:rPr>
          <w:rFonts w:ascii="Consolas" w:hAnsi="Consolas" w:cstheme="minorHAnsi"/>
          <w:sz w:val="22"/>
          <w:szCs w:val="22"/>
        </w:rPr>
        <w:t>)</w:t>
      </w:r>
    </w:p>
    <w:p w14:paraId="1CE820E9" w14:textId="77777777" w:rsidR="00D73FC4" w:rsidRPr="00A07968" w:rsidRDefault="00D73FC4" w:rsidP="00D73FC4">
      <w:pPr>
        <w:rPr>
          <w:rFonts w:ascii="Consolas" w:hAnsi="Consolas" w:cstheme="minorHAnsi"/>
          <w:sz w:val="22"/>
          <w:szCs w:val="22"/>
        </w:rPr>
      </w:pPr>
      <w:r w:rsidRPr="00A07968">
        <w:rPr>
          <w:rFonts w:ascii="Consolas" w:hAnsi="Consolas" w:cstheme="minorHAnsi"/>
          <w:sz w:val="22"/>
          <w:szCs w:val="22"/>
        </w:rPr>
        <w:t xml:space="preserve">    </w:t>
      </w:r>
      <w:proofErr w:type="spellStart"/>
      <w:r w:rsidRPr="00A07968">
        <w:rPr>
          <w:rFonts w:ascii="Consolas" w:hAnsi="Consolas" w:cstheme="minorHAnsi"/>
          <w:sz w:val="22"/>
          <w:szCs w:val="22"/>
        </w:rPr>
        <w:t>performance_df</w:t>
      </w:r>
      <w:proofErr w:type="spellEnd"/>
      <w:r w:rsidRPr="00A07968">
        <w:rPr>
          <w:rFonts w:ascii="Consolas" w:hAnsi="Consolas" w:cstheme="minorHAnsi"/>
          <w:sz w:val="22"/>
          <w:szCs w:val="22"/>
        </w:rPr>
        <w:t xml:space="preserve"> = </w:t>
      </w:r>
      <w:proofErr w:type="spellStart"/>
      <w:r w:rsidRPr="00A07968">
        <w:rPr>
          <w:rFonts w:ascii="Consolas" w:hAnsi="Consolas" w:cstheme="minorHAnsi"/>
          <w:sz w:val="22"/>
          <w:szCs w:val="22"/>
        </w:rPr>
        <w:t>performance_df.append</w:t>
      </w:r>
      <w:proofErr w:type="spellEnd"/>
      <w:r w:rsidRPr="00A07968">
        <w:rPr>
          <w:rFonts w:ascii="Consolas" w:hAnsi="Consolas" w:cstheme="minorHAnsi"/>
          <w:sz w:val="22"/>
          <w:szCs w:val="22"/>
        </w:rPr>
        <w:t xml:space="preserve">({'Model': name, 'AUC': </w:t>
      </w:r>
      <w:proofErr w:type="spellStart"/>
      <w:r w:rsidRPr="00A07968">
        <w:rPr>
          <w:rFonts w:ascii="Consolas" w:hAnsi="Consolas" w:cstheme="minorHAnsi"/>
          <w:sz w:val="22"/>
          <w:szCs w:val="22"/>
        </w:rPr>
        <w:t>auc_scores</w:t>
      </w:r>
      <w:proofErr w:type="spellEnd"/>
      <w:r w:rsidRPr="00A07968">
        <w:rPr>
          <w:rFonts w:ascii="Consolas" w:hAnsi="Consolas" w:cstheme="minorHAnsi"/>
          <w:sz w:val="22"/>
          <w:szCs w:val="22"/>
        </w:rPr>
        <w:t xml:space="preserve">[name], 'Accuracy': accuracy, 'Precision': precision, 'Recall': recall, 'F1 Score': f1}, </w:t>
      </w:r>
      <w:proofErr w:type="spellStart"/>
      <w:r w:rsidRPr="00A07968">
        <w:rPr>
          <w:rFonts w:ascii="Consolas" w:hAnsi="Consolas" w:cstheme="minorHAnsi"/>
          <w:sz w:val="22"/>
          <w:szCs w:val="22"/>
        </w:rPr>
        <w:t>ignore_index</w:t>
      </w:r>
      <w:proofErr w:type="spellEnd"/>
      <w:r w:rsidRPr="00A07968">
        <w:rPr>
          <w:rFonts w:ascii="Consolas" w:hAnsi="Consolas" w:cstheme="minorHAnsi"/>
          <w:sz w:val="22"/>
          <w:szCs w:val="22"/>
        </w:rPr>
        <w:t>=True)</w:t>
      </w:r>
    </w:p>
    <w:p w14:paraId="10435EB8" w14:textId="77777777" w:rsidR="00D73FC4" w:rsidRPr="00A07968" w:rsidRDefault="00D73FC4" w:rsidP="00D73FC4">
      <w:pPr>
        <w:rPr>
          <w:rFonts w:ascii="Consolas" w:hAnsi="Consolas" w:cstheme="minorHAnsi"/>
          <w:sz w:val="22"/>
          <w:szCs w:val="22"/>
        </w:rPr>
      </w:pPr>
    </w:p>
    <w:p w14:paraId="039564AE" w14:textId="77777777" w:rsidR="00D73FC4" w:rsidRPr="00A07968" w:rsidRDefault="00D73FC4" w:rsidP="00D73FC4">
      <w:pPr>
        <w:rPr>
          <w:rFonts w:ascii="Consolas" w:hAnsi="Consolas" w:cstheme="minorHAnsi"/>
          <w:b/>
          <w:bCs/>
          <w:color w:val="808080" w:themeColor="background1" w:themeShade="80"/>
          <w:sz w:val="22"/>
          <w:szCs w:val="22"/>
        </w:rPr>
      </w:pPr>
      <w:r w:rsidRPr="00A07968">
        <w:rPr>
          <w:rFonts w:ascii="Consolas" w:hAnsi="Consolas" w:cstheme="minorHAnsi"/>
          <w:b/>
          <w:bCs/>
          <w:color w:val="808080" w:themeColor="background1" w:themeShade="80"/>
          <w:sz w:val="22"/>
          <w:szCs w:val="22"/>
        </w:rPr>
        <w:t xml:space="preserve"># Check if </w:t>
      </w:r>
      <w:proofErr w:type="spellStart"/>
      <w:r w:rsidRPr="00A07968">
        <w:rPr>
          <w:rFonts w:ascii="Consolas" w:hAnsi="Consolas" w:cstheme="minorHAnsi"/>
          <w:b/>
          <w:bCs/>
          <w:color w:val="808080" w:themeColor="background1" w:themeShade="80"/>
          <w:sz w:val="22"/>
          <w:szCs w:val="22"/>
        </w:rPr>
        <w:t>champion_model_tuned</w:t>
      </w:r>
      <w:proofErr w:type="spellEnd"/>
      <w:r w:rsidRPr="00A07968">
        <w:rPr>
          <w:rFonts w:ascii="Consolas" w:hAnsi="Consolas" w:cstheme="minorHAnsi"/>
          <w:b/>
          <w:bCs/>
          <w:color w:val="808080" w:themeColor="background1" w:themeShade="80"/>
          <w:sz w:val="22"/>
          <w:szCs w:val="22"/>
        </w:rPr>
        <w:t xml:space="preserve"> is defined</w:t>
      </w:r>
    </w:p>
    <w:p w14:paraId="154424A8" w14:textId="77777777" w:rsidR="00D73FC4" w:rsidRPr="00A07968" w:rsidRDefault="00D73FC4" w:rsidP="00D73FC4">
      <w:pPr>
        <w:rPr>
          <w:rFonts w:ascii="Consolas" w:hAnsi="Consolas" w:cstheme="minorHAnsi"/>
          <w:sz w:val="22"/>
          <w:szCs w:val="22"/>
        </w:rPr>
      </w:pPr>
      <w:r w:rsidRPr="00A07968">
        <w:rPr>
          <w:rFonts w:ascii="Consolas" w:hAnsi="Consolas" w:cstheme="minorHAnsi"/>
          <w:sz w:val="22"/>
          <w:szCs w:val="22"/>
        </w:rPr>
        <w:t>if '</w:t>
      </w:r>
      <w:proofErr w:type="spellStart"/>
      <w:r w:rsidRPr="00A07968">
        <w:rPr>
          <w:rFonts w:ascii="Consolas" w:hAnsi="Consolas" w:cstheme="minorHAnsi"/>
          <w:sz w:val="22"/>
          <w:szCs w:val="22"/>
        </w:rPr>
        <w:t>champion_model_tuned</w:t>
      </w:r>
      <w:proofErr w:type="spellEnd"/>
      <w:r w:rsidRPr="00A07968">
        <w:rPr>
          <w:rFonts w:ascii="Consolas" w:hAnsi="Consolas" w:cstheme="minorHAnsi"/>
          <w:sz w:val="22"/>
          <w:szCs w:val="22"/>
        </w:rPr>
        <w:t xml:space="preserve">' not in </w:t>
      </w:r>
      <w:proofErr w:type="spellStart"/>
      <w:r w:rsidRPr="00A07968">
        <w:rPr>
          <w:rFonts w:ascii="Consolas" w:hAnsi="Consolas" w:cstheme="minorHAnsi"/>
          <w:sz w:val="22"/>
          <w:szCs w:val="22"/>
        </w:rPr>
        <w:t>globals</w:t>
      </w:r>
      <w:proofErr w:type="spellEnd"/>
      <w:r w:rsidRPr="00A07968">
        <w:rPr>
          <w:rFonts w:ascii="Consolas" w:hAnsi="Consolas" w:cstheme="minorHAnsi"/>
          <w:sz w:val="22"/>
          <w:szCs w:val="22"/>
        </w:rPr>
        <w:t>():</w:t>
      </w:r>
    </w:p>
    <w:p w14:paraId="723EF268" w14:textId="77777777" w:rsidR="00D73FC4" w:rsidRPr="00A07968" w:rsidRDefault="00D73FC4" w:rsidP="00D73FC4">
      <w:pPr>
        <w:rPr>
          <w:rFonts w:ascii="Consolas" w:hAnsi="Consolas" w:cstheme="minorHAnsi"/>
          <w:sz w:val="22"/>
          <w:szCs w:val="22"/>
        </w:rPr>
      </w:pPr>
      <w:r w:rsidRPr="00A07968">
        <w:rPr>
          <w:rFonts w:ascii="Consolas" w:hAnsi="Consolas" w:cstheme="minorHAnsi"/>
          <w:sz w:val="22"/>
          <w:szCs w:val="22"/>
        </w:rPr>
        <w:t xml:space="preserve">    </w:t>
      </w:r>
      <w:proofErr w:type="spellStart"/>
      <w:r w:rsidRPr="00A07968">
        <w:rPr>
          <w:rFonts w:ascii="Consolas" w:hAnsi="Consolas" w:cstheme="minorHAnsi"/>
          <w:sz w:val="22"/>
          <w:szCs w:val="22"/>
        </w:rPr>
        <w:t>champion_model_tuned</w:t>
      </w:r>
      <w:proofErr w:type="spellEnd"/>
      <w:r w:rsidRPr="00A07968">
        <w:rPr>
          <w:rFonts w:ascii="Consolas" w:hAnsi="Consolas" w:cstheme="minorHAnsi"/>
          <w:sz w:val="22"/>
          <w:szCs w:val="22"/>
        </w:rPr>
        <w:t xml:space="preserve"> = </w:t>
      </w:r>
      <w:proofErr w:type="spellStart"/>
      <w:r w:rsidRPr="00A07968">
        <w:rPr>
          <w:rFonts w:ascii="Consolas" w:hAnsi="Consolas" w:cstheme="minorHAnsi"/>
          <w:sz w:val="22"/>
          <w:szCs w:val="22"/>
        </w:rPr>
        <w:t>champion_model</w:t>
      </w:r>
      <w:proofErr w:type="spellEnd"/>
    </w:p>
    <w:p w14:paraId="73E67484" w14:textId="77777777" w:rsidR="00D73FC4" w:rsidRPr="00A07968" w:rsidRDefault="00D73FC4" w:rsidP="00D73FC4">
      <w:pPr>
        <w:rPr>
          <w:rFonts w:ascii="Consolas" w:hAnsi="Consolas" w:cstheme="minorHAnsi"/>
          <w:sz w:val="22"/>
          <w:szCs w:val="22"/>
        </w:rPr>
      </w:pPr>
    </w:p>
    <w:p w14:paraId="6B10EC27" w14:textId="77777777" w:rsidR="00D73FC4" w:rsidRPr="00A07968" w:rsidRDefault="00D73FC4" w:rsidP="00D73FC4">
      <w:pPr>
        <w:rPr>
          <w:rFonts w:ascii="Consolas" w:hAnsi="Consolas" w:cstheme="minorHAnsi"/>
          <w:b/>
          <w:bCs/>
          <w:color w:val="808080" w:themeColor="background1" w:themeShade="80"/>
          <w:sz w:val="22"/>
          <w:szCs w:val="22"/>
        </w:rPr>
      </w:pPr>
      <w:r w:rsidRPr="00A07968">
        <w:rPr>
          <w:rFonts w:ascii="Consolas" w:hAnsi="Consolas" w:cstheme="minorHAnsi"/>
          <w:b/>
          <w:bCs/>
          <w:color w:val="808080" w:themeColor="background1" w:themeShade="80"/>
          <w:sz w:val="22"/>
          <w:szCs w:val="22"/>
        </w:rPr>
        <w:t># Preprocess OOT dataset before applying champion model to it</w:t>
      </w:r>
    </w:p>
    <w:p w14:paraId="03408C48" w14:textId="77777777" w:rsidR="00D73FC4" w:rsidRPr="00A07968" w:rsidRDefault="00D73FC4" w:rsidP="00D73FC4">
      <w:pPr>
        <w:rPr>
          <w:rFonts w:ascii="Consolas" w:hAnsi="Consolas" w:cstheme="minorHAnsi"/>
          <w:sz w:val="22"/>
          <w:szCs w:val="22"/>
        </w:rPr>
      </w:pPr>
      <w:proofErr w:type="spellStart"/>
      <w:r w:rsidRPr="00A07968">
        <w:rPr>
          <w:rFonts w:ascii="Consolas" w:hAnsi="Consolas" w:cstheme="minorHAnsi"/>
          <w:sz w:val="22"/>
          <w:szCs w:val="22"/>
        </w:rPr>
        <w:t>X_oot_encoded</w:t>
      </w:r>
      <w:proofErr w:type="spellEnd"/>
      <w:r w:rsidRPr="00A07968">
        <w:rPr>
          <w:rFonts w:ascii="Consolas" w:hAnsi="Consolas" w:cstheme="minorHAnsi"/>
          <w:sz w:val="22"/>
          <w:szCs w:val="22"/>
        </w:rPr>
        <w:t xml:space="preserve"> = </w:t>
      </w:r>
      <w:proofErr w:type="spellStart"/>
      <w:r w:rsidRPr="00A07968">
        <w:rPr>
          <w:rFonts w:ascii="Consolas" w:hAnsi="Consolas" w:cstheme="minorHAnsi"/>
          <w:sz w:val="22"/>
          <w:szCs w:val="22"/>
        </w:rPr>
        <w:t>pd.concat</w:t>
      </w:r>
      <w:proofErr w:type="spellEnd"/>
      <w:r w:rsidRPr="00A07968">
        <w:rPr>
          <w:rFonts w:ascii="Consolas" w:hAnsi="Consolas" w:cstheme="minorHAnsi"/>
          <w:sz w:val="22"/>
          <w:szCs w:val="22"/>
        </w:rPr>
        <w:t>([</w:t>
      </w:r>
      <w:proofErr w:type="spellStart"/>
      <w:r w:rsidRPr="00A07968">
        <w:rPr>
          <w:rFonts w:ascii="Consolas" w:hAnsi="Consolas" w:cstheme="minorHAnsi"/>
          <w:sz w:val="22"/>
          <w:szCs w:val="22"/>
        </w:rPr>
        <w:t>X_oot</w:t>
      </w:r>
      <w:proofErr w:type="spellEnd"/>
      <w:r w:rsidRPr="00A07968">
        <w:rPr>
          <w:rFonts w:ascii="Consolas" w:hAnsi="Consolas" w:cstheme="minorHAnsi"/>
          <w:sz w:val="22"/>
          <w:szCs w:val="22"/>
        </w:rPr>
        <w:t>[</w:t>
      </w:r>
      <w:proofErr w:type="spellStart"/>
      <w:r w:rsidRPr="00A07968">
        <w:rPr>
          <w:rFonts w:ascii="Consolas" w:hAnsi="Consolas" w:cstheme="minorHAnsi"/>
          <w:sz w:val="22"/>
          <w:szCs w:val="22"/>
        </w:rPr>
        <w:t>numeric_features</w:t>
      </w:r>
      <w:proofErr w:type="spellEnd"/>
      <w:r w:rsidRPr="00A07968">
        <w:rPr>
          <w:rFonts w:ascii="Consolas" w:hAnsi="Consolas" w:cstheme="minorHAnsi"/>
          <w:sz w:val="22"/>
          <w:szCs w:val="22"/>
        </w:rPr>
        <w:t>], pd.DataFrame(encoder.transform(X_oot[categorical_features]).toarray(), index=</w:t>
      </w:r>
      <w:proofErr w:type="spellStart"/>
      <w:r w:rsidRPr="00A07968">
        <w:rPr>
          <w:rFonts w:ascii="Consolas" w:hAnsi="Consolas" w:cstheme="minorHAnsi"/>
          <w:sz w:val="22"/>
          <w:szCs w:val="22"/>
        </w:rPr>
        <w:t>X_oot.index</w:t>
      </w:r>
      <w:proofErr w:type="spellEnd"/>
      <w:r w:rsidRPr="00A07968">
        <w:rPr>
          <w:rFonts w:ascii="Consolas" w:hAnsi="Consolas" w:cstheme="minorHAnsi"/>
          <w:sz w:val="22"/>
          <w:szCs w:val="22"/>
        </w:rPr>
        <w:t>)], axis=1)</w:t>
      </w:r>
    </w:p>
    <w:p w14:paraId="5E526039" w14:textId="77777777" w:rsidR="00D73FC4" w:rsidRPr="00A07968" w:rsidRDefault="00D73FC4" w:rsidP="00D73FC4">
      <w:pPr>
        <w:rPr>
          <w:rFonts w:ascii="Consolas" w:hAnsi="Consolas" w:cstheme="minorHAnsi"/>
          <w:sz w:val="22"/>
          <w:szCs w:val="22"/>
        </w:rPr>
      </w:pPr>
      <w:proofErr w:type="spellStart"/>
      <w:r w:rsidRPr="00A07968">
        <w:rPr>
          <w:rFonts w:ascii="Consolas" w:hAnsi="Consolas" w:cstheme="minorHAnsi"/>
          <w:sz w:val="22"/>
          <w:szCs w:val="22"/>
        </w:rPr>
        <w:t>X_oot_encoded</w:t>
      </w:r>
      <w:proofErr w:type="spellEnd"/>
      <w:r w:rsidRPr="00A07968">
        <w:rPr>
          <w:rFonts w:ascii="Consolas" w:hAnsi="Consolas" w:cstheme="minorHAnsi"/>
          <w:sz w:val="22"/>
          <w:szCs w:val="22"/>
        </w:rPr>
        <w:t>['</w:t>
      </w:r>
      <w:proofErr w:type="spellStart"/>
      <w:r w:rsidRPr="00A07968">
        <w:rPr>
          <w:rFonts w:ascii="Consolas" w:hAnsi="Consolas" w:cstheme="minorHAnsi"/>
          <w:sz w:val="22"/>
          <w:szCs w:val="22"/>
        </w:rPr>
        <w:t>DTI_INC_interaction</w:t>
      </w:r>
      <w:proofErr w:type="spellEnd"/>
      <w:r w:rsidRPr="00A07968">
        <w:rPr>
          <w:rFonts w:ascii="Consolas" w:hAnsi="Consolas" w:cstheme="minorHAnsi"/>
          <w:sz w:val="22"/>
          <w:szCs w:val="22"/>
        </w:rPr>
        <w:t xml:space="preserve">'] = </w:t>
      </w:r>
      <w:proofErr w:type="spellStart"/>
      <w:r w:rsidRPr="00A07968">
        <w:rPr>
          <w:rFonts w:ascii="Consolas" w:hAnsi="Consolas" w:cstheme="minorHAnsi"/>
          <w:sz w:val="22"/>
          <w:szCs w:val="22"/>
        </w:rPr>
        <w:t>X_oot</w:t>
      </w:r>
      <w:proofErr w:type="spellEnd"/>
      <w:r w:rsidRPr="00A07968">
        <w:rPr>
          <w:rFonts w:ascii="Consolas" w:hAnsi="Consolas" w:cstheme="minorHAnsi"/>
          <w:sz w:val="22"/>
          <w:szCs w:val="22"/>
        </w:rPr>
        <w:t>['</w:t>
      </w:r>
      <w:proofErr w:type="spellStart"/>
      <w:r w:rsidRPr="00A07968">
        <w:rPr>
          <w:rFonts w:ascii="Consolas" w:hAnsi="Consolas" w:cstheme="minorHAnsi"/>
          <w:sz w:val="22"/>
          <w:szCs w:val="22"/>
        </w:rPr>
        <w:t>dti</w:t>
      </w:r>
      <w:proofErr w:type="spellEnd"/>
      <w:r w:rsidRPr="00A07968">
        <w:rPr>
          <w:rFonts w:ascii="Consolas" w:hAnsi="Consolas" w:cstheme="minorHAnsi"/>
          <w:sz w:val="22"/>
          <w:szCs w:val="22"/>
        </w:rPr>
        <w:t xml:space="preserve">'] * </w:t>
      </w:r>
      <w:proofErr w:type="spellStart"/>
      <w:r w:rsidRPr="00A07968">
        <w:rPr>
          <w:rFonts w:ascii="Consolas" w:hAnsi="Consolas" w:cstheme="minorHAnsi"/>
          <w:sz w:val="22"/>
          <w:szCs w:val="22"/>
        </w:rPr>
        <w:t>X_oot</w:t>
      </w:r>
      <w:proofErr w:type="spellEnd"/>
      <w:r w:rsidRPr="00A07968">
        <w:rPr>
          <w:rFonts w:ascii="Consolas" w:hAnsi="Consolas" w:cstheme="minorHAnsi"/>
          <w:sz w:val="22"/>
          <w:szCs w:val="22"/>
        </w:rPr>
        <w:t>['</w:t>
      </w:r>
      <w:proofErr w:type="spellStart"/>
      <w:r w:rsidRPr="00A07968">
        <w:rPr>
          <w:rFonts w:ascii="Consolas" w:hAnsi="Consolas" w:cstheme="minorHAnsi"/>
          <w:sz w:val="22"/>
          <w:szCs w:val="22"/>
        </w:rPr>
        <w:t>annual_inc</w:t>
      </w:r>
      <w:proofErr w:type="spellEnd"/>
      <w:r w:rsidRPr="00A07968">
        <w:rPr>
          <w:rFonts w:ascii="Consolas" w:hAnsi="Consolas" w:cstheme="minorHAnsi"/>
          <w:sz w:val="22"/>
          <w:szCs w:val="22"/>
        </w:rPr>
        <w:t>']</w:t>
      </w:r>
    </w:p>
    <w:p w14:paraId="19426226" w14:textId="77777777" w:rsidR="00D73FC4" w:rsidRPr="00A07968" w:rsidRDefault="00D73FC4" w:rsidP="00D73FC4">
      <w:pPr>
        <w:rPr>
          <w:rFonts w:ascii="Consolas" w:hAnsi="Consolas" w:cstheme="minorHAnsi"/>
          <w:sz w:val="22"/>
          <w:szCs w:val="22"/>
        </w:rPr>
      </w:pPr>
    </w:p>
    <w:p w14:paraId="22BC0474" w14:textId="77777777" w:rsidR="00D73FC4" w:rsidRPr="00A07968" w:rsidRDefault="00D73FC4" w:rsidP="00D73FC4">
      <w:pPr>
        <w:rPr>
          <w:rFonts w:ascii="Consolas" w:hAnsi="Consolas" w:cstheme="minorHAnsi"/>
          <w:b/>
          <w:bCs/>
          <w:color w:val="808080" w:themeColor="background1" w:themeShade="80"/>
          <w:sz w:val="22"/>
          <w:szCs w:val="22"/>
        </w:rPr>
      </w:pPr>
      <w:r w:rsidRPr="00A07968">
        <w:rPr>
          <w:rFonts w:ascii="Consolas" w:hAnsi="Consolas" w:cstheme="minorHAnsi"/>
          <w:b/>
          <w:bCs/>
          <w:color w:val="808080" w:themeColor="background1" w:themeShade="80"/>
          <w:sz w:val="22"/>
          <w:szCs w:val="22"/>
        </w:rPr>
        <w:t># Calculate performance statistics for champion model on OOT dataset</w:t>
      </w:r>
    </w:p>
    <w:p w14:paraId="220395E8" w14:textId="77777777" w:rsidR="00D73FC4" w:rsidRPr="00A07968" w:rsidRDefault="00D73FC4" w:rsidP="00D73FC4">
      <w:pPr>
        <w:rPr>
          <w:rFonts w:ascii="Consolas" w:hAnsi="Consolas" w:cstheme="minorHAnsi"/>
          <w:sz w:val="22"/>
          <w:szCs w:val="22"/>
        </w:rPr>
      </w:pPr>
      <w:proofErr w:type="spellStart"/>
      <w:r w:rsidRPr="00A07968">
        <w:rPr>
          <w:rFonts w:ascii="Consolas" w:hAnsi="Consolas" w:cstheme="minorHAnsi"/>
          <w:sz w:val="22"/>
          <w:szCs w:val="22"/>
        </w:rPr>
        <w:t>y_oot_pred</w:t>
      </w:r>
      <w:proofErr w:type="spellEnd"/>
      <w:r w:rsidRPr="00A07968">
        <w:rPr>
          <w:rFonts w:ascii="Consolas" w:hAnsi="Consolas" w:cstheme="minorHAnsi"/>
          <w:sz w:val="22"/>
          <w:szCs w:val="22"/>
        </w:rPr>
        <w:t xml:space="preserve"> = </w:t>
      </w:r>
      <w:proofErr w:type="spellStart"/>
      <w:r w:rsidRPr="00A07968">
        <w:rPr>
          <w:rFonts w:ascii="Consolas" w:hAnsi="Consolas" w:cstheme="minorHAnsi"/>
          <w:sz w:val="22"/>
          <w:szCs w:val="22"/>
        </w:rPr>
        <w:t>champion_model_tuned.predict</w:t>
      </w:r>
      <w:proofErr w:type="spellEnd"/>
      <w:r w:rsidRPr="00A07968">
        <w:rPr>
          <w:rFonts w:ascii="Consolas" w:hAnsi="Consolas" w:cstheme="minorHAnsi"/>
          <w:sz w:val="22"/>
          <w:szCs w:val="22"/>
        </w:rPr>
        <w:t>(</w:t>
      </w:r>
      <w:proofErr w:type="spellStart"/>
      <w:r w:rsidRPr="00A07968">
        <w:rPr>
          <w:rFonts w:ascii="Consolas" w:hAnsi="Consolas" w:cstheme="minorHAnsi"/>
          <w:sz w:val="22"/>
          <w:szCs w:val="22"/>
        </w:rPr>
        <w:t>X_oot_encoded</w:t>
      </w:r>
      <w:proofErr w:type="spellEnd"/>
      <w:r w:rsidRPr="00A07968">
        <w:rPr>
          <w:rFonts w:ascii="Consolas" w:hAnsi="Consolas" w:cstheme="minorHAnsi"/>
          <w:sz w:val="22"/>
          <w:szCs w:val="22"/>
        </w:rPr>
        <w:t>)</w:t>
      </w:r>
    </w:p>
    <w:p w14:paraId="7E9AAEDB" w14:textId="77777777" w:rsidR="00D73FC4" w:rsidRPr="00A07968" w:rsidRDefault="00D73FC4" w:rsidP="00D73FC4">
      <w:pPr>
        <w:rPr>
          <w:rFonts w:ascii="Consolas" w:hAnsi="Consolas" w:cstheme="minorHAnsi"/>
          <w:sz w:val="22"/>
          <w:szCs w:val="22"/>
        </w:rPr>
      </w:pPr>
      <w:proofErr w:type="spellStart"/>
      <w:r w:rsidRPr="00A07968">
        <w:rPr>
          <w:rFonts w:ascii="Consolas" w:hAnsi="Consolas" w:cstheme="minorHAnsi"/>
          <w:sz w:val="22"/>
          <w:szCs w:val="22"/>
        </w:rPr>
        <w:t>accuracy_oot</w:t>
      </w:r>
      <w:proofErr w:type="spellEnd"/>
      <w:r w:rsidRPr="00A07968">
        <w:rPr>
          <w:rFonts w:ascii="Consolas" w:hAnsi="Consolas" w:cstheme="minorHAnsi"/>
          <w:sz w:val="22"/>
          <w:szCs w:val="22"/>
        </w:rPr>
        <w:t xml:space="preserve"> = </w:t>
      </w:r>
      <w:proofErr w:type="spellStart"/>
      <w:r w:rsidRPr="00A07968">
        <w:rPr>
          <w:rFonts w:ascii="Consolas" w:hAnsi="Consolas" w:cstheme="minorHAnsi"/>
          <w:sz w:val="22"/>
          <w:szCs w:val="22"/>
        </w:rPr>
        <w:t>accuracy_score</w:t>
      </w:r>
      <w:proofErr w:type="spellEnd"/>
      <w:r w:rsidRPr="00A07968">
        <w:rPr>
          <w:rFonts w:ascii="Consolas" w:hAnsi="Consolas" w:cstheme="minorHAnsi"/>
          <w:sz w:val="22"/>
          <w:szCs w:val="22"/>
        </w:rPr>
        <w:t>(</w:t>
      </w:r>
      <w:proofErr w:type="spellStart"/>
      <w:r w:rsidRPr="00A07968">
        <w:rPr>
          <w:rFonts w:ascii="Consolas" w:hAnsi="Consolas" w:cstheme="minorHAnsi"/>
          <w:sz w:val="22"/>
          <w:szCs w:val="22"/>
        </w:rPr>
        <w:t>y_oot</w:t>
      </w:r>
      <w:proofErr w:type="spellEnd"/>
      <w:r w:rsidRPr="00A07968">
        <w:rPr>
          <w:rFonts w:ascii="Consolas" w:hAnsi="Consolas" w:cstheme="minorHAnsi"/>
          <w:sz w:val="22"/>
          <w:szCs w:val="22"/>
        </w:rPr>
        <w:t xml:space="preserve">, </w:t>
      </w:r>
      <w:proofErr w:type="spellStart"/>
      <w:r w:rsidRPr="00A07968">
        <w:rPr>
          <w:rFonts w:ascii="Consolas" w:hAnsi="Consolas" w:cstheme="minorHAnsi"/>
          <w:sz w:val="22"/>
          <w:szCs w:val="22"/>
        </w:rPr>
        <w:t>y_oot_pred</w:t>
      </w:r>
      <w:proofErr w:type="spellEnd"/>
      <w:r w:rsidRPr="00A07968">
        <w:rPr>
          <w:rFonts w:ascii="Consolas" w:hAnsi="Consolas" w:cstheme="minorHAnsi"/>
          <w:sz w:val="22"/>
          <w:szCs w:val="22"/>
        </w:rPr>
        <w:t>)</w:t>
      </w:r>
    </w:p>
    <w:p w14:paraId="0F331600" w14:textId="77777777" w:rsidR="00D73FC4" w:rsidRPr="00A07968" w:rsidRDefault="00D73FC4" w:rsidP="00D73FC4">
      <w:pPr>
        <w:rPr>
          <w:rFonts w:ascii="Consolas" w:hAnsi="Consolas" w:cstheme="minorHAnsi"/>
          <w:sz w:val="22"/>
          <w:szCs w:val="22"/>
        </w:rPr>
      </w:pPr>
      <w:r w:rsidRPr="00A07968">
        <w:rPr>
          <w:rFonts w:ascii="Consolas" w:hAnsi="Consolas" w:cstheme="minorHAnsi"/>
          <w:sz w:val="22"/>
          <w:szCs w:val="22"/>
        </w:rPr>
        <w:t xml:space="preserve">if </w:t>
      </w:r>
      <w:proofErr w:type="spellStart"/>
      <w:r w:rsidRPr="00A07968">
        <w:rPr>
          <w:rFonts w:ascii="Consolas" w:hAnsi="Consolas" w:cstheme="minorHAnsi"/>
          <w:sz w:val="22"/>
          <w:szCs w:val="22"/>
        </w:rPr>
        <w:t>np.sum</w:t>
      </w:r>
      <w:proofErr w:type="spellEnd"/>
      <w:r w:rsidRPr="00A07968">
        <w:rPr>
          <w:rFonts w:ascii="Consolas" w:hAnsi="Consolas" w:cstheme="minorHAnsi"/>
          <w:sz w:val="22"/>
          <w:szCs w:val="22"/>
        </w:rPr>
        <w:t>(</w:t>
      </w:r>
      <w:proofErr w:type="spellStart"/>
      <w:r w:rsidRPr="00A07968">
        <w:rPr>
          <w:rFonts w:ascii="Consolas" w:hAnsi="Consolas" w:cstheme="minorHAnsi"/>
          <w:sz w:val="22"/>
          <w:szCs w:val="22"/>
        </w:rPr>
        <w:t>y_oot_pred</w:t>
      </w:r>
      <w:proofErr w:type="spellEnd"/>
      <w:r w:rsidRPr="00A07968">
        <w:rPr>
          <w:rFonts w:ascii="Consolas" w:hAnsi="Consolas" w:cstheme="minorHAnsi"/>
          <w:sz w:val="22"/>
          <w:szCs w:val="22"/>
        </w:rPr>
        <w:t>) == 0:</w:t>
      </w:r>
    </w:p>
    <w:p w14:paraId="35DFBD04" w14:textId="77777777" w:rsidR="00D73FC4" w:rsidRPr="00A07968" w:rsidRDefault="00D73FC4" w:rsidP="00D73FC4">
      <w:pPr>
        <w:rPr>
          <w:rFonts w:ascii="Consolas" w:hAnsi="Consolas" w:cstheme="minorHAnsi"/>
          <w:sz w:val="22"/>
          <w:szCs w:val="22"/>
        </w:rPr>
      </w:pPr>
      <w:r w:rsidRPr="00A07968">
        <w:rPr>
          <w:rFonts w:ascii="Consolas" w:hAnsi="Consolas" w:cstheme="minorHAnsi"/>
          <w:sz w:val="22"/>
          <w:szCs w:val="22"/>
        </w:rPr>
        <w:t xml:space="preserve">    </w:t>
      </w:r>
      <w:proofErr w:type="spellStart"/>
      <w:r w:rsidRPr="00A07968">
        <w:rPr>
          <w:rFonts w:ascii="Consolas" w:hAnsi="Consolas" w:cstheme="minorHAnsi"/>
          <w:sz w:val="22"/>
          <w:szCs w:val="22"/>
        </w:rPr>
        <w:t>precision_oot</w:t>
      </w:r>
      <w:proofErr w:type="spellEnd"/>
      <w:r w:rsidRPr="00A07968">
        <w:rPr>
          <w:rFonts w:ascii="Consolas" w:hAnsi="Consolas" w:cstheme="minorHAnsi"/>
          <w:sz w:val="22"/>
          <w:szCs w:val="22"/>
        </w:rPr>
        <w:t xml:space="preserve"> = 0</w:t>
      </w:r>
    </w:p>
    <w:p w14:paraId="63631313" w14:textId="77777777" w:rsidR="00D73FC4" w:rsidRPr="00A07968" w:rsidRDefault="00D73FC4" w:rsidP="00D73FC4">
      <w:pPr>
        <w:rPr>
          <w:rFonts w:ascii="Consolas" w:hAnsi="Consolas" w:cstheme="minorHAnsi"/>
          <w:sz w:val="22"/>
          <w:szCs w:val="22"/>
        </w:rPr>
      </w:pPr>
      <w:r w:rsidRPr="00A07968">
        <w:rPr>
          <w:rFonts w:ascii="Consolas" w:hAnsi="Consolas" w:cstheme="minorHAnsi"/>
          <w:sz w:val="22"/>
          <w:szCs w:val="22"/>
        </w:rPr>
        <w:t xml:space="preserve">    f1_oot = 0</w:t>
      </w:r>
    </w:p>
    <w:p w14:paraId="6ADFAAD3" w14:textId="77777777" w:rsidR="00D73FC4" w:rsidRPr="00A07968" w:rsidRDefault="00D73FC4" w:rsidP="00D73FC4">
      <w:pPr>
        <w:rPr>
          <w:rFonts w:ascii="Consolas" w:hAnsi="Consolas" w:cstheme="minorHAnsi"/>
          <w:sz w:val="22"/>
          <w:szCs w:val="22"/>
        </w:rPr>
      </w:pPr>
      <w:r w:rsidRPr="00A07968">
        <w:rPr>
          <w:rFonts w:ascii="Consolas" w:hAnsi="Consolas" w:cstheme="minorHAnsi"/>
          <w:sz w:val="22"/>
          <w:szCs w:val="22"/>
        </w:rPr>
        <w:t>else:</w:t>
      </w:r>
    </w:p>
    <w:p w14:paraId="21A94236" w14:textId="77777777" w:rsidR="00D73FC4" w:rsidRPr="00A07968" w:rsidRDefault="00D73FC4" w:rsidP="00D73FC4">
      <w:pPr>
        <w:rPr>
          <w:rFonts w:ascii="Consolas" w:hAnsi="Consolas" w:cstheme="minorHAnsi"/>
          <w:sz w:val="22"/>
          <w:szCs w:val="22"/>
        </w:rPr>
      </w:pPr>
      <w:r w:rsidRPr="00A07968">
        <w:rPr>
          <w:rFonts w:ascii="Consolas" w:hAnsi="Consolas" w:cstheme="minorHAnsi"/>
          <w:sz w:val="22"/>
          <w:szCs w:val="22"/>
        </w:rPr>
        <w:t xml:space="preserve">    </w:t>
      </w:r>
      <w:proofErr w:type="spellStart"/>
      <w:r w:rsidRPr="00A07968">
        <w:rPr>
          <w:rFonts w:ascii="Consolas" w:hAnsi="Consolas" w:cstheme="minorHAnsi"/>
          <w:sz w:val="22"/>
          <w:szCs w:val="22"/>
        </w:rPr>
        <w:t>precision_oot</w:t>
      </w:r>
      <w:proofErr w:type="spellEnd"/>
      <w:r w:rsidRPr="00A07968">
        <w:rPr>
          <w:rFonts w:ascii="Consolas" w:hAnsi="Consolas" w:cstheme="minorHAnsi"/>
          <w:sz w:val="22"/>
          <w:szCs w:val="22"/>
        </w:rPr>
        <w:t xml:space="preserve"> = </w:t>
      </w:r>
      <w:proofErr w:type="spellStart"/>
      <w:r w:rsidRPr="00A07968">
        <w:rPr>
          <w:rFonts w:ascii="Consolas" w:hAnsi="Consolas" w:cstheme="minorHAnsi"/>
          <w:sz w:val="22"/>
          <w:szCs w:val="22"/>
        </w:rPr>
        <w:t>precision_score</w:t>
      </w:r>
      <w:proofErr w:type="spellEnd"/>
      <w:r w:rsidRPr="00A07968">
        <w:rPr>
          <w:rFonts w:ascii="Consolas" w:hAnsi="Consolas" w:cstheme="minorHAnsi"/>
          <w:sz w:val="22"/>
          <w:szCs w:val="22"/>
        </w:rPr>
        <w:t>(</w:t>
      </w:r>
      <w:proofErr w:type="spellStart"/>
      <w:r w:rsidRPr="00A07968">
        <w:rPr>
          <w:rFonts w:ascii="Consolas" w:hAnsi="Consolas" w:cstheme="minorHAnsi"/>
          <w:sz w:val="22"/>
          <w:szCs w:val="22"/>
        </w:rPr>
        <w:t>y_oot</w:t>
      </w:r>
      <w:proofErr w:type="spellEnd"/>
      <w:r w:rsidRPr="00A07968">
        <w:rPr>
          <w:rFonts w:ascii="Consolas" w:hAnsi="Consolas" w:cstheme="minorHAnsi"/>
          <w:sz w:val="22"/>
          <w:szCs w:val="22"/>
        </w:rPr>
        <w:t xml:space="preserve">, </w:t>
      </w:r>
      <w:proofErr w:type="spellStart"/>
      <w:r w:rsidRPr="00A07968">
        <w:rPr>
          <w:rFonts w:ascii="Consolas" w:hAnsi="Consolas" w:cstheme="minorHAnsi"/>
          <w:sz w:val="22"/>
          <w:szCs w:val="22"/>
        </w:rPr>
        <w:t>y_oot_pred</w:t>
      </w:r>
      <w:proofErr w:type="spellEnd"/>
      <w:r w:rsidRPr="00A07968">
        <w:rPr>
          <w:rFonts w:ascii="Consolas" w:hAnsi="Consolas" w:cstheme="minorHAnsi"/>
          <w:sz w:val="22"/>
          <w:szCs w:val="22"/>
        </w:rPr>
        <w:t>)</w:t>
      </w:r>
    </w:p>
    <w:p w14:paraId="755DD846" w14:textId="77777777" w:rsidR="00D73FC4" w:rsidRPr="00A07968" w:rsidRDefault="00D73FC4" w:rsidP="00D73FC4">
      <w:pPr>
        <w:rPr>
          <w:rFonts w:ascii="Consolas" w:hAnsi="Consolas" w:cstheme="minorHAnsi"/>
          <w:sz w:val="22"/>
          <w:szCs w:val="22"/>
        </w:rPr>
      </w:pPr>
      <w:r w:rsidRPr="00A07968">
        <w:rPr>
          <w:rFonts w:ascii="Consolas" w:hAnsi="Consolas" w:cstheme="minorHAnsi"/>
          <w:sz w:val="22"/>
          <w:szCs w:val="22"/>
        </w:rPr>
        <w:t xml:space="preserve">    f1_oot = f1_score(</w:t>
      </w:r>
      <w:proofErr w:type="spellStart"/>
      <w:r w:rsidRPr="00A07968">
        <w:rPr>
          <w:rFonts w:ascii="Consolas" w:hAnsi="Consolas" w:cstheme="minorHAnsi"/>
          <w:sz w:val="22"/>
          <w:szCs w:val="22"/>
        </w:rPr>
        <w:t>y_oot</w:t>
      </w:r>
      <w:proofErr w:type="spellEnd"/>
      <w:r w:rsidRPr="00A07968">
        <w:rPr>
          <w:rFonts w:ascii="Consolas" w:hAnsi="Consolas" w:cstheme="minorHAnsi"/>
          <w:sz w:val="22"/>
          <w:szCs w:val="22"/>
        </w:rPr>
        <w:t xml:space="preserve">, </w:t>
      </w:r>
      <w:proofErr w:type="spellStart"/>
      <w:r w:rsidRPr="00A07968">
        <w:rPr>
          <w:rFonts w:ascii="Consolas" w:hAnsi="Consolas" w:cstheme="minorHAnsi"/>
          <w:sz w:val="22"/>
          <w:szCs w:val="22"/>
        </w:rPr>
        <w:t>y_oot_pred</w:t>
      </w:r>
      <w:proofErr w:type="spellEnd"/>
      <w:r w:rsidRPr="00A07968">
        <w:rPr>
          <w:rFonts w:ascii="Consolas" w:hAnsi="Consolas" w:cstheme="minorHAnsi"/>
          <w:sz w:val="22"/>
          <w:szCs w:val="22"/>
        </w:rPr>
        <w:t>)</w:t>
      </w:r>
    </w:p>
    <w:p w14:paraId="2C3EDA49" w14:textId="77777777" w:rsidR="00D73FC4" w:rsidRPr="00A07968" w:rsidRDefault="00D73FC4" w:rsidP="00D73FC4">
      <w:pPr>
        <w:rPr>
          <w:rFonts w:ascii="Consolas" w:hAnsi="Consolas" w:cstheme="minorHAnsi"/>
          <w:sz w:val="22"/>
          <w:szCs w:val="22"/>
        </w:rPr>
      </w:pPr>
      <w:proofErr w:type="spellStart"/>
      <w:r w:rsidRPr="00A07968">
        <w:rPr>
          <w:rFonts w:ascii="Consolas" w:hAnsi="Consolas" w:cstheme="minorHAnsi"/>
          <w:sz w:val="22"/>
          <w:szCs w:val="22"/>
        </w:rPr>
        <w:t>recall_oot</w:t>
      </w:r>
      <w:proofErr w:type="spellEnd"/>
      <w:r w:rsidRPr="00A07968">
        <w:rPr>
          <w:rFonts w:ascii="Consolas" w:hAnsi="Consolas" w:cstheme="minorHAnsi"/>
          <w:sz w:val="22"/>
          <w:szCs w:val="22"/>
        </w:rPr>
        <w:t xml:space="preserve"> = </w:t>
      </w:r>
      <w:proofErr w:type="spellStart"/>
      <w:r w:rsidRPr="00A07968">
        <w:rPr>
          <w:rFonts w:ascii="Consolas" w:hAnsi="Consolas" w:cstheme="minorHAnsi"/>
          <w:sz w:val="22"/>
          <w:szCs w:val="22"/>
        </w:rPr>
        <w:t>recall_score</w:t>
      </w:r>
      <w:proofErr w:type="spellEnd"/>
      <w:r w:rsidRPr="00A07968">
        <w:rPr>
          <w:rFonts w:ascii="Consolas" w:hAnsi="Consolas" w:cstheme="minorHAnsi"/>
          <w:sz w:val="22"/>
          <w:szCs w:val="22"/>
        </w:rPr>
        <w:t>(</w:t>
      </w:r>
      <w:proofErr w:type="spellStart"/>
      <w:r w:rsidRPr="00A07968">
        <w:rPr>
          <w:rFonts w:ascii="Consolas" w:hAnsi="Consolas" w:cstheme="minorHAnsi"/>
          <w:sz w:val="22"/>
          <w:szCs w:val="22"/>
        </w:rPr>
        <w:t>y_oot</w:t>
      </w:r>
      <w:proofErr w:type="spellEnd"/>
      <w:r w:rsidRPr="00A07968">
        <w:rPr>
          <w:rFonts w:ascii="Consolas" w:hAnsi="Consolas" w:cstheme="minorHAnsi"/>
          <w:sz w:val="22"/>
          <w:szCs w:val="22"/>
        </w:rPr>
        <w:t xml:space="preserve">, </w:t>
      </w:r>
      <w:proofErr w:type="spellStart"/>
      <w:r w:rsidRPr="00A07968">
        <w:rPr>
          <w:rFonts w:ascii="Consolas" w:hAnsi="Consolas" w:cstheme="minorHAnsi"/>
          <w:sz w:val="22"/>
          <w:szCs w:val="22"/>
        </w:rPr>
        <w:t>y_oot_pred</w:t>
      </w:r>
      <w:proofErr w:type="spellEnd"/>
      <w:r w:rsidRPr="00A07968">
        <w:rPr>
          <w:rFonts w:ascii="Consolas" w:hAnsi="Consolas" w:cstheme="minorHAnsi"/>
          <w:sz w:val="22"/>
          <w:szCs w:val="22"/>
        </w:rPr>
        <w:t>)</w:t>
      </w:r>
    </w:p>
    <w:p w14:paraId="0248E8E2" w14:textId="77777777" w:rsidR="00D73FC4" w:rsidRPr="00A07968" w:rsidRDefault="00D73FC4" w:rsidP="00D73FC4">
      <w:pPr>
        <w:rPr>
          <w:rFonts w:ascii="Consolas" w:hAnsi="Consolas" w:cstheme="minorHAnsi"/>
          <w:sz w:val="22"/>
          <w:szCs w:val="22"/>
        </w:rPr>
      </w:pPr>
      <w:proofErr w:type="spellStart"/>
      <w:r w:rsidRPr="00A07968">
        <w:rPr>
          <w:rFonts w:ascii="Consolas" w:hAnsi="Consolas" w:cstheme="minorHAnsi"/>
          <w:sz w:val="22"/>
          <w:szCs w:val="22"/>
        </w:rPr>
        <w:t>performance_df</w:t>
      </w:r>
      <w:proofErr w:type="spellEnd"/>
      <w:r w:rsidRPr="00A07968">
        <w:rPr>
          <w:rFonts w:ascii="Consolas" w:hAnsi="Consolas" w:cstheme="minorHAnsi"/>
          <w:sz w:val="22"/>
          <w:szCs w:val="22"/>
        </w:rPr>
        <w:t xml:space="preserve"> = </w:t>
      </w:r>
      <w:proofErr w:type="spellStart"/>
      <w:r w:rsidRPr="00A07968">
        <w:rPr>
          <w:rFonts w:ascii="Consolas" w:hAnsi="Consolas" w:cstheme="minorHAnsi"/>
          <w:sz w:val="22"/>
          <w:szCs w:val="22"/>
        </w:rPr>
        <w:t>performance_df.append</w:t>
      </w:r>
      <w:proofErr w:type="spellEnd"/>
      <w:r w:rsidRPr="00A07968">
        <w:rPr>
          <w:rFonts w:ascii="Consolas" w:hAnsi="Consolas" w:cstheme="minorHAnsi"/>
          <w:sz w:val="22"/>
          <w:szCs w:val="22"/>
        </w:rPr>
        <w:t>({'Model': f'{</w:t>
      </w:r>
      <w:proofErr w:type="spellStart"/>
      <w:r w:rsidRPr="00A07968">
        <w:rPr>
          <w:rFonts w:ascii="Consolas" w:hAnsi="Consolas" w:cstheme="minorHAnsi"/>
          <w:sz w:val="22"/>
          <w:szCs w:val="22"/>
        </w:rPr>
        <w:t>champion_model_name</w:t>
      </w:r>
      <w:proofErr w:type="spellEnd"/>
      <w:r w:rsidRPr="00A07968">
        <w:rPr>
          <w:rFonts w:ascii="Consolas" w:hAnsi="Consolas" w:cstheme="minorHAnsi"/>
          <w:sz w:val="22"/>
          <w:szCs w:val="22"/>
        </w:rPr>
        <w:t xml:space="preserve">} (OOT)', 'AUC': </w:t>
      </w:r>
      <w:proofErr w:type="spellStart"/>
      <w:r w:rsidRPr="00A07968">
        <w:rPr>
          <w:rFonts w:ascii="Consolas" w:hAnsi="Consolas" w:cstheme="minorHAnsi"/>
          <w:sz w:val="22"/>
          <w:szCs w:val="22"/>
        </w:rPr>
        <w:t>roc_auc_oot</w:t>
      </w:r>
      <w:proofErr w:type="spellEnd"/>
      <w:r w:rsidRPr="00A07968">
        <w:rPr>
          <w:rFonts w:ascii="Consolas" w:hAnsi="Consolas" w:cstheme="minorHAnsi"/>
          <w:sz w:val="22"/>
          <w:szCs w:val="22"/>
        </w:rPr>
        <w:t xml:space="preserve">, 'Accuracy': </w:t>
      </w:r>
      <w:proofErr w:type="spellStart"/>
      <w:r w:rsidRPr="00A07968">
        <w:rPr>
          <w:rFonts w:ascii="Consolas" w:hAnsi="Consolas" w:cstheme="minorHAnsi"/>
          <w:sz w:val="22"/>
          <w:szCs w:val="22"/>
        </w:rPr>
        <w:t>accuracy_oot</w:t>
      </w:r>
      <w:proofErr w:type="spellEnd"/>
      <w:r w:rsidRPr="00A07968">
        <w:rPr>
          <w:rFonts w:ascii="Consolas" w:hAnsi="Consolas" w:cstheme="minorHAnsi"/>
          <w:sz w:val="22"/>
          <w:szCs w:val="22"/>
        </w:rPr>
        <w:t xml:space="preserve">, 'Precision': </w:t>
      </w:r>
      <w:proofErr w:type="spellStart"/>
      <w:r w:rsidRPr="00A07968">
        <w:rPr>
          <w:rFonts w:ascii="Consolas" w:hAnsi="Consolas" w:cstheme="minorHAnsi"/>
          <w:sz w:val="22"/>
          <w:szCs w:val="22"/>
        </w:rPr>
        <w:t>precision_oot</w:t>
      </w:r>
      <w:proofErr w:type="spellEnd"/>
      <w:r w:rsidRPr="00A07968">
        <w:rPr>
          <w:rFonts w:ascii="Consolas" w:hAnsi="Consolas" w:cstheme="minorHAnsi"/>
          <w:sz w:val="22"/>
          <w:szCs w:val="22"/>
        </w:rPr>
        <w:t xml:space="preserve">, 'Recall': </w:t>
      </w:r>
      <w:proofErr w:type="spellStart"/>
      <w:r w:rsidRPr="00A07968">
        <w:rPr>
          <w:rFonts w:ascii="Consolas" w:hAnsi="Consolas" w:cstheme="minorHAnsi"/>
          <w:sz w:val="22"/>
          <w:szCs w:val="22"/>
        </w:rPr>
        <w:t>recall_oot</w:t>
      </w:r>
      <w:proofErr w:type="spellEnd"/>
      <w:r w:rsidRPr="00A07968">
        <w:rPr>
          <w:rFonts w:ascii="Consolas" w:hAnsi="Consolas" w:cstheme="minorHAnsi"/>
          <w:sz w:val="22"/>
          <w:szCs w:val="22"/>
        </w:rPr>
        <w:t xml:space="preserve">, 'F1 Score': f1_oot}, </w:t>
      </w:r>
      <w:proofErr w:type="spellStart"/>
      <w:r w:rsidRPr="00A07968">
        <w:rPr>
          <w:rFonts w:ascii="Consolas" w:hAnsi="Consolas" w:cstheme="minorHAnsi"/>
          <w:sz w:val="22"/>
          <w:szCs w:val="22"/>
        </w:rPr>
        <w:t>ignore_index</w:t>
      </w:r>
      <w:proofErr w:type="spellEnd"/>
      <w:r w:rsidRPr="00A07968">
        <w:rPr>
          <w:rFonts w:ascii="Consolas" w:hAnsi="Consolas" w:cstheme="minorHAnsi"/>
          <w:sz w:val="22"/>
          <w:szCs w:val="22"/>
        </w:rPr>
        <w:t>=True)</w:t>
      </w:r>
    </w:p>
    <w:p w14:paraId="421AC8B8" w14:textId="77777777" w:rsidR="00D73FC4" w:rsidRPr="00A07968" w:rsidRDefault="00D73FC4" w:rsidP="00D73FC4">
      <w:pPr>
        <w:rPr>
          <w:rFonts w:ascii="Consolas" w:hAnsi="Consolas" w:cstheme="minorHAnsi"/>
          <w:sz w:val="22"/>
          <w:szCs w:val="22"/>
        </w:rPr>
      </w:pPr>
    </w:p>
    <w:p w14:paraId="1893118A" w14:textId="77777777" w:rsidR="00D73FC4" w:rsidRPr="00A07968" w:rsidRDefault="00D73FC4" w:rsidP="00D73FC4">
      <w:pPr>
        <w:rPr>
          <w:rFonts w:ascii="Consolas" w:hAnsi="Consolas" w:cstheme="minorHAnsi"/>
          <w:b/>
          <w:bCs/>
          <w:color w:val="808080" w:themeColor="background1" w:themeShade="80"/>
          <w:sz w:val="22"/>
          <w:szCs w:val="22"/>
        </w:rPr>
      </w:pPr>
      <w:r w:rsidRPr="00A07968">
        <w:rPr>
          <w:rFonts w:ascii="Consolas" w:hAnsi="Consolas" w:cstheme="minorHAnsi"/>
          <w:b/>
          <w:bCs/>
          <w:color w:val="808080" w:themeColor="background1" w:themeShade="80"/>
          <w:sz w:val="22"/>
          <w:szCs w:val="22"/>
        </w:rPr>
        <w:t># Display the performance table</w:t>
      </w:r>
    </w:p>
    <w:p w14:paraId="5D14ABAE" w14:textId="77777777" w:rsidR="00D73FC4" w:rsidRPr="00A07968" w:rsidRDefault="00D73FC4" w:rsidP="00D73FC4">
      <w:pPr>
        <w:rPr>
          <w:rFonts w:ascii="Consolas" w:hAnsi="Consolas" w:cstheme="minorHAnsi"/>
          <w:sz w:val="22"/>
          <w:szCs w:val="22"/>
        </w:rPr>
      </w:pPr>
      <w:r w:rsidRPr="00A07968">
        <w:rPr>
          <w:rFonts w:ascii="Consolas" w:hAnsi="Consolas" w:cstheme="minorHAnsi"/>
          <w:sz w:val="22"/>
          <w:szCs w:val="22"/>
        </w:rPr>
        <w:t>display(</w:t>
      </w:r>
      <w:proofErr w:type="spellStart"/>
      <w:r w:rsidRPr="00A07968">
        <w:rPr>
          <w:rFonts w:ascii="Consolas" w:hAnsi="Consolas" w:cstheme="minorHAnsi"/>
          <w:sz w:val="22"/>
          <w:szCs w:val="22"/>
        </w:rPr>
        <w:t>performance_df</w:t>
      </w:r>
      <w:proofErr w:type="spellEnd"/>
      <w:r w:rsidRPr="00A07968">
        <w:rPr>
          <w:rFonts w:ascii="Consolas" w:hAnsi="Consolas" w:cstheme="minorHAnsi"/>
          <w:sz w:val="22"/>
          <w:szCs w:val="22"/>
        </w:rPr>
        <w:t>)</w:t>
      </w:r>
    </w:p>
    <w:p w14:paraId="7D0B1629" w14:textId="77777777" w:rsidR="00D73FC4" w:rsidRDefault="00D73FC4" w:rsidP="00D73FC4">
      <w:pPr>
        <w:rPr>
          <w:rFonts w:asciiTheme="minorHAnsi" w:hAnsiTheme="minorHAnsi" w:cstheme="minorHAnsi"/>
          <w:sz w:val="22"/>
          <w:szCs w:val="22"/>
        </w:rPr>
      </w:pPr>
    </w:p>
    <w:p w14:paraId="2D5E2EF0" w14:textId="77777777" w:rsidR="00D73FC4" w:rsidRDefault="00D73FC4" w:rsidP="00D73FC4">
      <w:pPr>
        <w:rPr>
          <w:rFonts w:asciiTheme="minorHAnsi" w:hAnsiTheme="minorHAnsi" w:cstheme="minorHAnsi"/>
          <w:sz w:val="22"/>
          <w:szCs w:val="22"/>
        </w:rPr>
      </w:pPr>
    </w:p>
    <w:p w14:paraId="113B7366" w14:textId="77777777" w:rsidR="00D73FC4" w:rsidRDefault="00D73FC4" w:rsidP="00D73FC4">
      <w:pPr>
        <w:rPr>
          <w:rFonts w:asciiTheme="minorHAnsi" w:hAnsiTheme="minorHAnsi" w:cstheme="minorHAnsi"/>
          <w:sz w:val="22"/>
          <w:szCs w:val="22"/>
        </w:rPr>
      </w:pPr>
    </w:p>
    <w:p w14:paraId="1C9FC500" w14:textId="77777777" w:rsidR="00517236" w:rsidRDefault="00517236" w:rsidP="00D73FC4">
      <w:pPr>
        <w:rPr>
          <w:rFonts w:asciiTheme="minorHAnsi" w:hAnsiTheme="minorHAnsi" w:cstheme="minorHAnsi"/>
          <w:sz w:val="22"/>
          <w:szCs w:val="22"/>
        </w:rPr>
      </w:pPr>
    </w:p>
    <w:p w14:paraId="3AA0E8F3" w14:textId="77777777" w:rsidR="00517236" w:rsidRPr="004E0FB0" w:rsidRDefault="00517236" w:rsidP="00D73FC4">
      <w:pPr>
        <w:rPr>
          <w:rFonts w:asciiTheme="minorHAnsi" w:hAnsiTheme="minorHAnsi" w:cstheme="minorHAnsi"/>
          <w:sz w:val="22"/>
          <w:szCs w:val="22"/>
        </w:rPr>
      </w:pPr>
    </w:p>
    <w:p w14:paraId="30C6CB19" w14:textId="77777777" w:rsidR="00D73FC4" w:rsidRPr="0074704A" w:rsidRDefault="00D73FC4" w:rsidP="00D73FC4">
      <w:pPr>
        <w:rPr>
          <w:rFonts w:asciiTheme="minorHAnsi" w:hAnsiTheme="minorHAnsi" w:cstheme="minorHAnsi"/>
          <w:b/>
          <w:bCs/>
          <w:sz w:val="22"/>
          <w:szCs w:val="22"/>
        </w:rPr>
      </w:pPr>
      <w:r w:rsidRPr="0074704A">
        <w:rPr>
          <w:rFonts w:asciiTheme="minorHAnsi" w:hAnsiTheme="minorHAnsi" w:cstheme="minorHAnsi"/>
          <w:b/>
          <w:bCs/>
          <w:sz w:val="22"/>
          <w:szCs w:val="22"/>
        </w:rPr>
        <w:lastRenderedPageBreak/>
        <w:t xml:space="preserve">Step-by-step </w:t>
      </w:r>
      <w:r>
        <w:rPr>
          <w:rFonts w:asciiTheme="minorHAnsi" w:hAnsiTheme="minorHAnsi" w:cstheme="minorHAnsi"/>
          <w:b/>
          <w:bCs/>
          <w:sz w:val="22"/>
          <w:szCs w:val="22"/>
        </w:rPr>
        <w:t>walkthrough</w:t>
      </w:r>
      <w:r w:rsidRPr="0074704A">
        <w:rPr>
          <w:rFonts w:asciiTheme="minorHAnsi" w:hAnsiTheme="minorHAnsi" w:cstheme="minorHAnsi"/>
          <w:b/>
          <w:bCs/>
          <w:sz w:val="22"/>
          <w:szCs w:val="22"/>
        </w:rPr>
        <w:t xml:space="preserve"> of the model pipeline code:</w:t>
      </w:r>
    </w:p>
    <w:p w14:paraId="556A5D04" w14:textId="77777777" w:rsidR="00D73FC4" w:rsidRPr="00CD08DA" w:rsidRDefault="00D73FC4" w:rsidP="00D73FC4">
      <w:pPr>
        <w:rPr>
          <w:rFonts w:asciiTheme="minorHAnsi" w:hAnsiTheme="minorHAnsi" w:cstheme="minorHAnsi"/>
          <w:sz w:val="22"/>
          <w:szCs w:val="22"/>
        </w:rPr>
      </w:pPr>
    </w:p>
    <w:p w14:paraId="6C7F419C" w14:textId="77777777" w:rsidR="00D73FC4" w:rsidRPr="009C08F6" w:rsidRDefault="00D73FC4" w:rsidP="00D73FC4">
      <w:pPr>
        <w:spacing w:before="180"/>
        <w:rPr>
          <w:rFonts w:asciiTheme="minorHAnsi" w:hAnsiTheme="minorHAnsi" w:cstheme="minorHAnsi"/>
          <w:color w:val="111111"/>
          <w:sz w:val="22"/>
          <w:szCs w:val="22"/>
        </w:rPr>
      </w:pPr>
      <w:r w:rsidRPr="009C08F6">
        <w:rPr>
          <w:rFonts w:asciiTheme="minorHAnsi" w:hAnsiTheme="minorHAnsi" w:cstheme="minorHAnsi"/>
          <w:b/>
          <w:bCs/>
          <w:color w:val="111111"/>
          <w:sz w:val="22"/>
          <w:szCs w:val="22"/>
        </w:rPr>
        <w:t>Prepare Data</w:t>
      </w:r>
    </w:p>
    <w:p w14:paraId="368519E4" w14:textId="1B8E9515" w:rsidR="00517236" w:rsidRPr="00517236" w:rsidRDefault="00D73FC4" w:rsidP="00517236">
      <w:pPr>
        <w:numPr>
          <w:ilvl w:val="0"/>
          <w:numId w:val="81"/>
        </w:numPr>
        <w:spacing w:before="100" w:beforeAutospacing="1" w:after="100" w:afterAutospacing="1"/>
        <w:rPr>
          <w:rFonts w:asciiTheme="minorHAnsi" w:hAnsiTheme="minorHAnsi" w:cstheme="minorHAnsi"/>
          <w:color w:val="111111"/>
          <w:sz w:val="22"/>
          <w:szCs w:val="22"/>
        </w:rPr>
      </w:pPr>
      <w:r w:rsidRPr="009C08F6">
        <w:rPr>
          <w:rFonts w:asciiTheme="minorHAnsi" w:hAnsiTheme="minorHAnsi" w:cstheme="minorHAnsi"/>
          <w:i/>
          <w:iCs/>
          <w:color w:val="111111"/>
          <w:sz w:val="22"/>
          <w:szCs w:val="22"/>
        </w:rPr>
        <w:t>Data Ingestion</w:t>
      </w:r>
      <w:r w:rsidRPr="009C08F6">
        <w:rPr>
          <w:rFonts w:asciiTheme="minorHAnsi" w:hAnsiTheme="minorHAnsi" w:cstheme="minorHAnsi"/>
          <w:color w:val="111111"/>
          <w:sz w:val="22"/>
          <w:szCs w:val="22"/>
        </w:rPr>
        <w:t>: The code reads in the loan data and formats the date variable. It also identifies numeric and categorical features.</w:t>
      </w:r>
    </w:p>
    <w:p w14:paraId="7DBAA112" w14:textId="47FA1049" w:rsidR="00D73FC4" w:rsidRPr="009C08F6" w:rsidRDefault="00D73FC4" w:rsidP="00145AC7">
      <w:pPr>
        <w:numPr>
          <w:ilvl w:val="0"/>
          <w:numId w:val="81"/>
        </w:numPr>
        <w:spacing w:before="100" w:beforeAutospacing="1" w:after="100" w:afterAutospacing="1"/>
        <w:rPr>
          <w:rFonts w:asciiTheme="minorHAnsi" w:hAnsiTheme="minorHAnsi" w:cstheme="minorHAnsi"/>
          <w:color w:val="111111"/>
          <w:sz w:val="22"/>
          <w:szCs w:val="22"/>
        </w:rPr>
      </w:pPr>
      <w:r w:rsidRPr="009C08F6">
        <w:rPr>
          <w:rFonts w:asciiTheme="minorHAnsi" w:hAnsiTheme="minorHAnsi" w:cstheme="minorHAnsi"/>
          <w:i/>
          <w:iCs/>
          <w:color w:val="111111"/>
          <w:sz w:val="22"/>
          <w:szCs w:val="22"/>
        </w:rPr>
        <w:t>Data Partitioning</w:t>
      </w:r>
      <w:r w:rsidRPr="009C08F6">
        <w:rPr>
          <w:rFonts w:asciiTheme="minorHAnsi" w:hAnsiTheme="minorHAnsi" w:cstheme="minorHAnsi"/>
          <w:color w:val="111111"/>
          <w:sz w:val="22"/>
          <w:szCs w:val="22"/>
        </w:rPr>
        <w:t xml:space="preserve">: The code partitions the data into out-of-time (OOT) and </w:t>
      </w:r>
      <w:proofErr w:type="gramStart"/>
      <w:r w:rsidRPr="009C08F6">
        <w:rPr>
          <w:rFonts w:asciiTheme="minorHAnsi" w:hAnsiTheme="minorHAnsi" w:cstheme="minorHAnsi"/>
          <w:color w:val="111111"/>
          <w:sz w:val="22"/>
          <w:szCs w:val="22"/>
        </w:rPr>
        <w:t>development</w:t>
      </w:r>
      <w:proofErr w:type="gramEnd"/>
      <w:r w:rsidRPr="009C08F6">
        <w:rPr>
          <w:rFonts w:asciiTheme="minorHAnsi" w:hAnsiTheme="minorHAnsi" w:cstheme="minorHAnsi"/>
          <w:color w:val="111111"/>
          <w:sz w:val="22"/>
          <w:szCs w:val="22"/>
        </w:rPr>
        <w:t xml:space="preserve"> datasets based on the date of issue. It further splits the development dataset into training and validation datasets.</w:t>
      </w:r>
    </w:p>
    <w:p w14:paraId="7BC21F54" w14:textId="77777777" w:rsidR="00D73FC4" w:rsidRPr="009C08F6" w:rsidRDefault="00D73FC4" w:rsidP="00145AC7">
      <w:pPr>
        <w:numPr>
          <w:ilvl w:val="0"/>
          <w:numId w:val="81"/>
        </w:numPr>
        <w:spacing w:before="100" w:beforeAutospacing="1" w:after="100" w:afterAutospacing="1"/>
        <w:rPr>
          <w:rFonts w:asciiTheme="minorHAnsi" w:hAnsiTheme="minorHAnsi" w:cstheme="minorHAnsi"/>
          <w:color w:val="111111"/>
          <w:sz w:val="22"/>
          <w:szCs w:val="22"/>
        </w:rPr>
      </w:pPr>
      <w:r w:rsidRPr="009C08F6">
        <w:rPr>
          <w:rFonts w:asciiTheme="minorHAnsi" w:hAnsiTheme="minorHAnsi" w:cstheme="minorHAnsi"/>
          <w:i/>
          <w:iCs/>
          <w:color w:val="111111"/>
          <w:sz w:val="22"/>
          <w:szCs w:val="22"/>
        </w:rPr>
        <w:t>Data Imputation</w:t>
      </w:r>
      <w:r w:rsidRPr="009C08F6">
        <w:rPr>
          <w:rFonts w:asciiTheme="minorHAnsi" w:hAnsiTheme="minorHAnsi" w:cstheme="minorHAnsi"/>
          <w:color w:val="111111"/>
          <w:sz w:val="22"/>
          <w:szCs w:val="22"/>
        </w:rPr>
        <w:t xml:space="preserve">: The code imputes missing values in numeric features using the median and in categorical features using the mode. It also handles outliers by </w:t>
      </w:r>
      <w:proofErr w:type="spellStart"/>
      <w:r w:rsidRPr="009C08F6">
        <w:rPr>
          <w:rFonts w:asciiTheme="minorHAnsi" w:hAnsiTheme="minorHAnsi" w:cstheme="minorHAnsi"/>
          <w:color w:val="111111"/>
          <w:sz w:val="22"/>
          <w:szCs w:val="22"/>
        </w:rPr>
        <w:t>winsorizing</w:t>
      </w:r>
      <w:proofErr w:type="spellEnd"/>
      <w:r w:rsidRPr="009C08F6">
        <w:rPr>
          <w:rFonts w:asciiTheme="minorHAnsi" w:hAnsiTheme="minorHAnsi" w:cstheme="minorHAnsi"/>
          <w:color w:val="111111"/>
          <w:sz w:val="22"/>
          <w:szCs w:val="22"/>
        </w:rPr>
        <w:t xml:space="preserve"> numeric features at 5% and 95% thresholds.</w:t>
      </w:r>
    </w:p>
    <w:p w14:paraId="6138DA04" w14:textId="77777777" w:rsidR="00D73FC4" w:rsidRDefault="00D73FC4" w:rsidP="00145AC7">
      <w:pPr>
        <w:numPr>
          <w:ilvl w:val="0"/>
          <w:numId w:val="81"/>
        </w:numPr>
        <w:spacing w:before="100" w:beforeAutospacing="1" w:after="100" w:afterAutospacing="1"/>
        <w:rPr>
          <w:rFonts w:asciiTheme="minorHAnsi" w:hAnsiTheme="minorHAnsi" w:cstheme="minorHAnsi"/>
          <w:color w:val="111111"/>
          <w:sz w:val="22"/>
          <w:szCs w:val="22"/>
        </w:rPr>
      </w:pPr>
      <w:r w:rsidRPr="009C08F6">
        <w:rPr>
          <w:rFonts w:asciiTheme="minorHAnsi" w:hAnsiTheme="minorHAnsi" w:cstheme="minorHAnsi"/>
          <w:i/>
          <w:iCs/>
          <w:color w:val="111111"/>
          <w:sz w:val="22"/>
          <w:szCs w:val="22"/>
        </w:rPr>
        <w:t>One-Hot Encoding</w:t>
      </w:r>
      <w:r w:rsidRPr="009C08F6">
        <w:rPr>
          <w:rFonts w:asciiTheme="minorHAnsi" w:hAnsiTheme="minorHAnsi" w:cstheme="minorHAnsi"/>
          <w:color w:val="111111"/>
          <w:sz w:val="22"/>
          <w:szCs w:val="22"/>
        </w:rPr>
        <w:t>: The code applies one-hot encoding to categorical variables to create dummy variables for each level of the categorical variables.</w:t>
      </w:r>
    </w:p>
    <w:p w14:paraId="5D10B912" w14:textId="77777777" w:rsidR="00D73FC4" w:rsidRDefault="00D73FC4" w:rsidP="00145AC7">
      <w:pPr>
        <w:numPr>
          <w:ilvl w:val="0"/>
          <w:numId w:val="81"/>
        </w:numPr>
        <w:spacing w:before="100" w:beforeAutospacing="1" w:after="100" w:afterAutospacing="1"/>
        <w:rPr>
          <w:rFonts w:asciiTheme="minorHAnsi" w:hAnsiTheme="minorHAnsi" w:cstheme="minorHAnsi"/>
          <w:color w:val="111111"/>
          <w:sz w:val="22"/>
          <w:szCs w:val="22"/>
        </w:rPr>
      </w:pPr>
      <w:r>
        <w:rPr>
          <w:rFonts w:asciiTheme="minorHAnsi" w:hAnsiTheme="minorHAnsi" w:cstheme="minorHAnsi"/>
          <w:i/>
          <w:iCs/>
          <w:color w:val="111111"/>
          <w:sz w:val="22"/>
          <w:szCs w:val="22"/>
        </w:rPr>
        <w:t>Feature Engineering</w:t>
      </w:r>
      <w:r w:rsidRPr="009C08F6">
        <w:rPr>
          <w:rFonts w:asciiTheme="minorHAnsi" w:hAnsiTheme="minorHAnsi" w:cstheme="minorHAnsi"/>
          <w:color w:val="111111"/>
          <w:sz w:val="22"/>
          <w:szCs w:val="22"/>
        </w:rPr>
        <w:t>:</w:t>
      </w:r>
      <w:r>
        <w:rPr>
          <w:rFonts w:asciiTheme="minorHAnsi" w:hAnsiTheme="minorHAnsi" w:cstheme="minorHAnsi"/>
          <w:color w:val="111111"/>
          <w:sz w:val="22"/>
          <w:szCs w:val="22"/>
        </w:rPr>
        <w:t xml:space="preserve"> The code creates an interaction variable between </w:t>
      </w:r>
      <w:proofErr w:type="spellStart"/>
      <w:r>
        <w:rPr>
          <w:rFonts w:asciiTheme="minorHAnsi" w:hAnsiTheme="minorHAnsi" w:cstheme="minorHAnsi"/>
          <w:color w:val="111111"/>
          <w:sz w:val="22"/>
          <w:szCs w:val="22"/>
        </w:rPr>
        <w:t>dti</w:t>
      </w:r>
      <w:proofErr w:type="spellEnd"/>
      <w:r>
        <w:rPr>
          <w:rFonts w:asciiTheme="minorHAnsi" w:hAnsiTheme="minorHAnsi" w:cstheme="minorHAnsi"/>
          <w:color w:val="111111"/>
          <w:sz w:val="22"/>
          <w:szCs w:val="22"/>
        </w:rPr>
        <w:t xml:space="preserve"> and </w:t>
      </w:r>
      <w:proofErr w:type="spellStart"/>
      <w:r>
        <w:rPr>
          <w:rFonts w:asciiTheme="minorHAnsi" w:hAnsiTheme="minorHAnsi" w:cstheme="minorHAnsi"/>
          <w:color w:val="111111"/>
          <w:sz w:val="22"/>
          <w:szCs w:val="22"/>
        </w:rPr>
        <w:t>annual_inc</w:t>
      </w:r>
      <w:proofErr w:type="spellEnd"/>
      <w:r>
        <w:rPr>
          <w:rFonts w:asciiTheme="minorHAnsi" w:hAnsiTheme="minorHAnsi" w:cstheme="minorHAnsi"/>
          <w:color w:val="111111"/>
          <w:sz w:val="22"/>
          <w:szCs w:val="22"/>
        </w:rPr>
        <w:t>.</w:t>
      </w:r>
    </w:p>
    <w:p w14:paraId="6598DDC6" w14:textId="77777777" w:rsidR="00D73FC4" w:rsidRPr="009C08F6" w:rsidRDefault="00D73FC4" w:rsidP="00145AC7">
      <w:pPr>
        <w:numPr>
          <w:ilvl w:val="0"/>
          <w:numId w:val="81"/>
        </w:numPr>
        <w:spacing w:before="100" w:beforeAutospacing="1" w:after="100" w:afterAutospacing="1"/>
        <w:rPr>
          <w:rFonts w:asciiTheme="minorHAnsi" w:hAnsiTheme="minorHAnsi" w:cstheme="minorHAnsi"/>
          <w:color w:val="111111"/>
          <w:sz w:val="22"/>
          <w:szCs w:val="22"/>
        </w:rPr>
      </w:pPr>
      <w:r>
        <w:rPr>
          <w:rFonts w:asciiTheme="minorHAnsi" w:hAnsiTheme="minorHAnsi" w:cstheme="minorHAnsi"/>
          <w:i/>
          <w:iCs/>
          <w:color w:val="111111"/>
          <w:sz w:val="22"/>
          <w:szCs w:val="22"/>
        </w:rPr>
        <w:t>Prepare OOT Data</w:t>
      </w:r>
      <w:r w:rsidRPr="009C08F6">
        <w:rPr>
          <w:rFonts w:asciiTheme="minorHAnsi" w:hAnsiTheme="minorHAnsi" w:cstheme="minorHAnsi"/>
          <w:color w:val="111111"/>
          <w:sz w:val="22"/>
          <w:szCs w:val="22"/>
        </w:rPr>
        <w:t>:</w:t>
      </w:r>
      <w:r>
        <w:rPr>
          <w:rFonts w:asciiTheme="minorHAnsi" w:hAnsiTheme="minorHAnsi" w:cstheme="minorHAnsi"/>
          <w:color w:val="111111"/>
          <w:sz w:val="22"/>
          <w:szCs w:val="22"/>
        </w:rPr>
        <w:t xml:space="preserve"> All preprocessing steps, including data imputation, outlier treatment, one-hot encoding, and feature engineering, are applied to the OOT data to prepare it for scoring.</w:t>
      </w:r>
    </w:p>
    <w:p w14:paraId="3480E6E6" w14:textId="77777777" w:rsidR="00D73FC4" w:rsidRPr="009C08F6" w:rsidRDefault="00D73FC4" w:rsidP="00D73FC4">
      <w:pPr>
        <w:spacing w:before="180"/>
        <w:rPr>
          <w:rFonts w:asciiTheme="minorHAnsi" w:hAnsiTheme="minorHAnsi" w:cstheme="minorHAnsi"/>
          <w:color w:val="111111"/>
          <w:sz w:val="22"/>
          <w:szCs w:val="22"/>
        </w:rPr>
      </w:pPr>
      <w:r w:rsidRPr="009C08F6">
        <w:rPr>
          <w:rFonts w:asciiTheme="minorHAnsi" w:hAnsiTheme="minorHAnsi" w:cstheme="minorHAnsi"/>
          <w:b/>
          <w:bCs/>
          <w:color w:val="111111"/>
          <w:sz w:val="22"/>
          <w:szCs w:val="22"/>
        </w:rPr>
        <w:t>Build and Train Models</w:t>
      </w:r>
    </w:p>
    <w:p w14:paraId="5026C398" w14:textId="77777777" w:rsidR="00D73FC4" w:rsidRDefault="00D73FC4" w:rsidP="00145AC7">
      <w:pPr>
        <w:numPr>
          <w:ilvl w:val="0"/>
          <w:numId w:val="82"/>
        </w:numPr>
        <w:spacing w:before="100" w:beforeAutospacing="1" w:after="100" w:afterAutospacing="1"/>
        <w:rPr>
          <w:rFonts w:asciiTheme="minorHAnsi" w:hAnsiTheme="minorHAnsi" w:cstheme="minorHAnsi"/>
          <w:color w:val="111111"/>
          <w:sz w:val="22"/>
          <w:szCs w:val="22"/>
        </w:rPr>
      </w:pPr>
      <w:r w:rsidRPr="009C08F6">
        <w:rPr>
          <w:rFonts w:asciiTheme="minorHAnsi" w:hAnsiTheme="minorHAnsi" w:cstheme="minorHAnsi"/>
          <w:i/>
          <w:iCs/>
          <w:color w:val="111111"/>
          <w:sz w:val="22"/>
          <w:szCs w:val="22"/>
        </w:rPr>
        <w:t>Model Building</w:t>
      </w:r>
      <w:r w:rsidRPr="009C08F6">
        <w:rPr>
          <w:rFonts w:asciiTheme="minorHAnsi" w:hAnsiTheme="minorHAnsi" w:cstheme="minorHAnsi"/>
          <w:color w:val="111111"/>
          <w:sz w:val="22"/>
          <w:szCs w:val="22"/>
        </w:rPr>
        <w:t>: The code builds various machine learning models</w:t>
      </w:r>
      <w:r>
        <w:rPr>
          <w:rFonts w:asciiTheme="minorHAnsi" w:hAnsiTheme="minorHAnsi" w:cstheme="minorHAnsi"/>
          <w:color w:val="111111"/>
          <w:sz w:val="22"/>
          <w:szCs w:val="22"/>
        </w:rPr>
        <w:t>,</w:t>
      </w:r>
      <w:r w:rsidRPr="009C08F6">
        <w:rPr>
          <w:rFonts w:asciiTheme="minorHAnsi" w:hAnsiTheme="minorHAnsi" w:cstheme="minorHAnsi"/>
          <w:color w:val="111111"/>
          <w:sz w:val="22"/>
          <w:szCs w:val="22"/>
        </w:rPr>
        <w:t xml:space="preserve"> including logistic regression, decision tree, random forest, support vector machine, gradient boosting machine, and neural network.</w:t>
      </w:r>
    </w:p>
    <w:p w14:paraId="7A2A8757" w14:textId="77777777" w:rsidR="00D73FC4" w:rsidRPr="009C08F6" w:rsidRDefault="00D73FC4" w:rsidP="00145AC7">
      <w:pPr>
        <w:numPr>
          <w:ilvl w:val="0"/>
          <w:numId w:val="82"/>
        </w:numPr>
        <w:spacing w:before="100" w:beforeAutospacing="1" w:after="100" w:afterAutospacing="1"/>
        <w:rPr>
          <w:rFonts w:asciiTheme="minorHAnsi" w:hAnsiTheme="minorHAnsi" w:cstheme="minorHAnsi"/>
          <w:color w:val="111111"/>
          <w:sz w:val="22"/>
          <w:szCs w:val="22"/>
        </w:rPr>
      </w:pPr>
      <w:r>
        <w:rPr>
          <w:rFonts w:asciiTheme="minorHAnsi" w:hAnsiTheme="minorHAnsi" w:cstheme="minorHAnsi"/>
          <w:i/>
          <w:iCs/>
          <w:color w:val="111111"/>
          <w:sz w:val="22"/>
          <w:szCs w:val="22"/>
        </w:rPr>
        <w:t xml:space="preserve">Model Evaluations: </w:t>
      </w:r>
      <w:r w:rsidRPr="00DB070F">
        <w:rPr>
          <w:rFonts w:asciiTheme="minorHAnsi" w:hAnsiTheme="minorHAnsi" w:cstheme="minorHAnsi"/>
          <w:color w:val="111111"/>
          <w:sz w:val="22"/>
          <w:szCs w:val="22"/>
        </w:rPr>
        <w:t>The code calculates the AUC value for each candidate model and compares them in a bar chart.</w:t>
      </w:r>
      <w:r>
        <w:rPr>
          <w:rFonts w:asciiTheme="minorHAnsi" w:hAnsiTheme="minorHAnsi" w:cstheme="minorHAnsi"/>
          <w:i/>
          <w:iCs/>
          <w:color w:val="111111"/>
          <w:sz w:val="22"/>
          <w:szCs w:val="22"/>
        </w:rPr>
        <w:t xml:space="preserve"> </w:t>
      </w:r>
      <w:r>
        <w:rPr>
          <w:rFonts w:asciiTheme="minorHAnsi" w:hAnsiTheme="minorHAnsi" w:cstheme="minorHAnsi"/>
          <w:color w:val="111111"/>
          <w:sz w:val="22"/>
          <w:szCs w:val="22"/>
        </w:rPr>
        <w:t>A champion model is selected.</w:t>
      </w:r>
    </w:p>
    <w:p w14:paraId="4C970EBD" w14:textId="77777777" w:rsidR="00D73FC4" w:rsidRPr="009C08F6" w:rsidRDefault="00D73FC4" w:rsidP="00D73FC4">
      <w:pPr>
        <w:spacing w:before="180"/>
        <w:rPr>
          <w:rFonts w:asciiTheme="minorHAnsi" w:hAnsiTheme="minorHAnsi" w:cstheme="minorHAnsi"/>
          <w:color w:val="111111"/>
          <w:sz w:val="22"/>
          <w:szCs w:val="22"/>
        </w:rPr>
      </w:pPr>
      <w:r w:rsidRPr="009C08F6">
        <w:rPr>
          <w:rFonts w:asciiTheme="minorHAnsi" w:hAnsiTheme="minorHAnsi" w:cstheme="minorHAnsi"/>
          <w:b/>
          <w:bCs/>
          <w:color w:val="111111"/>
          <w:sz w:val="22"/>
          <w:szCs w:val="22"/>
        </w:rPr>
        <w:t>Model Selection and Evaluation</w:t>
      </w:r>
    </w:p>
    <w:p w14:paraId="5A1D457F" w14:textId="77777777" w:rsidR="00D73FC4" w:rsidRPr="009C08F6" w:rsidRDefault="00D73FC4" w:rsidP="00145AC7">
      <w:pPr>
        <w:numPr>
          <w:ilvl w:val="0"/>
          <w:numId w:val="83"/>
        </w:numPr>
        <w:spacing w:before="100" w:beforeAutospacing="1" w:after="100" w:afterAutospacing="1"/>
        <w:rPr>
          <w:rFonts w:asciiTheme="minorHAnsi" w:hAnsiTheme="minorHAnsi" w:cstheme="minorHAnsi"/>
          <w:color w:val="111111"/>
          <w:sz w:val="22"/>
          <w:szCs w:val="22"/>
        </w:rPr>
      </w:pPr>
      <w:r w:rsidRPr="009C08F6">
        <w:rPr>
          <w:rFonts w:asciiTheme="minorHAnsi" w:hAnsiTheme="minorHAnsi" w:cstheme="minorHAnsi"/>
          <w:i/>
          <w:iCs/>
          <w:color w:val="111111"/>
          <w:sz w:val="22"/>
          <w:szCs w:val="22"/>
        </w:rPr>
        <w:t>Model Selection</w:t>
      </w:r>
      <w:r w:rsidRPr="009C08F6">
        <w:rPr>
          <w:rFonts w:asciiTheme="minorHAnsi" w:hAnsiTheme="minorHAnsi" w:cstheme="minorHAnsi"/>
          <w:color w:val="111111"/>
          <w:sz w:val="22"/>
          <w:szCs w:val="22"/>
        </w:rPr>
        <w:t xml:space="preserve">: The code performs hyperparameter tuning for the </w:t>
      </w:r>
      <w:r>
        <w:rPr>
          <w:rFonts w:asciiTheme="minorHAnsi" w:hAnsiTheme="minorHAnsi" w:cstheme="minorHAnsi"/>
          <w:color w:val="111111"/>
          <w:sz w:val="22"/>
          <w:szCs w:val="22"/>
        </w:rPr>
        <w:t>champion</w:t>
      </w:r>
      <w:r w:rsidRPr="009C08F6">
        <w:rPr>
          <w:rFonts w:asciiTheme="minorHAnsi" w:hAnsiTheme="minorHAnsi" w:cstheme="minorHAnsi"/>
          <w:color w:val="111111"/>
          <w:sz w:val="22"/>
          <w:szCs w:val="22"/>
        </w:rPr>
        <w:t xml:space="preserve"> model by looping through a range of values for each </w:t>
      </w:r>
      <w:r>
        <w:rPr>
          <w:rFonts w:asciiTheme="minorHAnsi" w:hAnsiTheme="minorHAnsi" w:cstheme="minorHAnsi"/>
          <w:color w:val="111111"/>
          <w:sz w:val="22"/>
          <w:szCs w:val="22"/>
        </w:rPr>
        <w:t>tuning parameter</w:t>
      </w:r>
      <w:r w:rsidRPr="009C08F6">
        <w:rPr>
          <w:rFonts w:asciiTheme="minorHAnsi" w:hAnsiTheme="minorHAnsi" w:cstheme="minorHAnsi"/>
          <w:color w:val="111111"/>
          <w:sz w:val="22"/>
          <w:szCs w:val="22"/>
        </w:rPr>
        <w:t xml:space="preserve">. The optimal hyperparameters are chosen based on the validation dataset AUC values. </w:t>
      </w:r>
    </w:p>
    <w:p w14:paraId="2FFFF500" w14:textId="77777777" w:rsidR="00D73FC4" w:rsidRPr="009C08F6" w:rsidRDefault="00D73FC4" w:rsidP="00145AC7">
      <w:pPr>
        <w:numPr>
          <w:ilvl w:val="0"/>
          <w:numId w:val="83"/>
        </w:numPr>
        <w:spacing w:before="100" w:beforeAutospacing="1" w:after="100" w:afterAutospacing="1"/>
        <w:rPr>
          <w:rFonts w:asciiTheme="minorHAnsi" w:hAnsiTheme="minorHAnsi" w:cstheme="minorHAnsi"/>
          <w:color w:val="111111"/>
          <w:sz w:val="22"/>
          <w:szCs w:val="22"/>
        </w:rPr>
      </w:pPr>
      <w:r w:rsidRPr="009C08F6">
        <w:rPr>
          <w:rFonts w:asciiTheme="minorHAnsi" w:hAnsiTheme="minorHAnsi" w:cstheme="minorHAnsi"/>
          <w:i/>
          <w:iCs/>
          <w:color w:val="111111"/>
          <w:sz w:val="22"/>
          <w:szCs w:val="22"/>
        </w:rPr>
        <w:t>Model Performance</w:t>
      </w:r>
      <w:r w:rsidRPr="009C08F6">
        <w:rPr>
          <w:rFonts w:asciiTheme="minorHAnsi" w:hAnsiTheme="minorHAnsi" w:cstheme="minorHAnsi"/>
          <w:color w:val="111111"/>
          <w:sz w:val="22"/>
          <w:szCs w:val="22"/>
        </w:rPr>
        <w:t>: The code applies the final model with optimal hyperparameters to score the OOT dataset.</w:t>
      </w:r>
    </w:p>
    <w:p w14:paraId="0966CF01" w14:textId="77777777" w:rsidR="00D73FC4" w:rsidRPr="009C08F6" w:rsidRDefault="00D73FC4" w:rsidP="00D73FC4">
      <w:pPr>
        <w:spacing w:before="180"/>
        <w:rPr>
          <w:rFonts w:asciiTheme="minorHAnsi" w:hAnsiTheme="minorHAnsi" w:cstheme="minorHAnsi"/>
          <w:color w:val="111111"/>
          <w:sz w:val="22"/>
          <w:szCs w:val="22"/>
        </w:rPr>
      </w:pPr>
      <w:r w:rsidRPr="009C08F6">
        <w:rPr>
          <w:rFonts w:asciiTheme="minorHAnsi" w:hAnsiTheme="minorHAnsi" w:cstheme="minorHAnsi"/>
          <w:b/>
          <w:bCs/>
          <w:color w:val="111111"/>
          <w:sz w:val="22"/>
          <w:szCs w:val="22"/>
        </w:rPr>
        <w:t>Deploying and Monitoring Model</w:t>
      </w:r>
    </w:p>
    <w:p w14:paraId="48201036" w14:textId="77777777" w:rsidR="00D73FC4" w:rsidRPr="009C08F6" w:rsidRDefault="00D73FC4" w:rsidP="00145AC7">
      <w:pPr>
        <w:numPr>
          <w:ilvl w:val="0"/>
          <w:numId w:val="84"/>
        </w:numPr>
        <w:spacing w:before="100" w:beforeAutospacing="1" w:after="100" w:afterAutospacing="1"/>
        <w:rPr>
          <w:rFonts w:asciiTheme="minorHAnsi" w:hAnsiTheme="minorHAnsi" w:cstheme="minorHAnsi"/>
          <w:color w:val="111111"/>
          <w:sz w:val="22"/>
          <w:szCs w:val="22"/>
        </w:rPr>
      </w:pPr>
      <w:r w:rsidRPr="009C08F6">
        <w:rPr>
          <w:rFonts w:asciiTheme="minorHAnsi" w:hAnsiTheme="minorHAnsi" w:cstheme="minorHAnsi"/>
          <w:color w:val="111111"/>
          <w:sz w:val="22"/>
          <w:szCs w:val="22"/>
        </w:rPr>
        <w:lastRenderedPageBreak/>
        <w:t>After final evaluation, the champion model with optimal hyperparameters is ready to be deployed for scoring new data. Once deployed, it’s important to continuously monitor its performance to ensure it maintains its predictive power over time. If a significant drop in performance is observed, it may be necessary to retrain or even rebuild the model with new data.</w:t>
      </w:r>
    </w:p>
    <w:p w14:paraId="111ABFF6" w14:textId="77777777" w:rsidR="00D73FC4" w:rsidRPr="009C08F6" w:rsidRDefault="00D73FC4" w:rsidP="00D73FC4">
      <w:pPr>
        <w:spacing w:before="180"/>
        <w:rPr>
          <w:rFonts w:asciiTheme="minorHAnsi" w:hAnsiTheme="minorHAnsi" w:cstheme="minorHAnsi"/>
          <w:color w:val="111111"/>
          <w:sz w:val="22"/>
          <w:szCs w:val="22"/>
        </w:rPr>
      </w:pPr>
      <w:r w:rsidRPr="009C08F6">
        <w:rPr>
          <w:rFonts w:asciiTheme="minorHAnsi" w:hAnsiTheme="minorHAnsi" w:cstheme="minorHAnsi"/>
          <w:color w:val="111111"/>
          <w:sz w:val="22"/>
          <w:szCs w:val="22"/>
        </w:rPr>
        <w:t xml:space="preserve">This pipeline covers all major steps in a typical machine learning project, from data preparation to feature engineering, model building, selection, evaluation, deployment, and monitoring. </w:t>
      </w:r>
    </w:p>
    <w:p w14:paraId="4A42F9C3" w14:textId="77777777" w:rsidR="00D73FC4" w:rsidRDefault="00D73FC4" w:rsidP="00D73FC4">
      <w:pPr>
        <w:spacing w:before="100" w:beforeAutospacing="1" w:after="100" w:afterAutospacing="1"/>
        <w:rPr>
          <w:rFonts w:asciiTheme="minorHAnsi" w:hAnsiTheme="minorHAnsi" w:cstheme="minorHAnsi"/>
          <w:color w:val="111111"/>
          <w:sz w:val="22"/>
          <w:szCs w:val="22"/>
        </w:rPr>
      </w:pPr>
    </w:p>
    <w:p w14:paraId="06748CED" w14:textId="77777777" w:rsidR="00D73FC4" w:rsidRDefault="00D73FC4" w:rsidP="00D73FC4">
      <w:pPr>
        <w:pStyle w:val="Heading2"/>
        <w:ind w:left="0"/>
      </w:pPr>
      <w:bookmarkStart w:id="81" w:name="_Toc174889591"/>
      <w:r>
        <w:t>Modeling Pipeline Output</w:t>
      </w:r>
      <w:bookmarkEnd w:id="81"/>
    </w:p>
    <w:p w14:paraId="404F26D5" w14:textId="77777777" w:rsidR="00D73FC4" w:rsidRDefault="00D73FC4" w:rsidP="00D73FC4">
      <w:pPr>
        <w:rPr>
          <w:rFonts w:asciiTheme="minorHAnsi" w:hAnsiTheme="minorHAnsi" w:cstheme="minorHAnsi"/>
          <w:color w:val="111111"/>
          <w:sz w:val="22"/>
          <w:szCs w:val="22"/>
        </w:rPr>
      </w:pPr>
    </w:p>
    <w:p w14:paraId="37917ED7" w14:textId="77777777" w:rsidR="00D73FC4" w:rsidRDefault="00D73FC4" w:rsidP="00D73FC4">
      <w:pPr>
        <w:rPr>
          <w:rFonts w:asciiTheme="minorHAnsi" w:hAnsiTheme="minorHAnsi" w:cstheme="minorHAnsi"/>
          <w:color w:val="111111"/>
          <w:sz w:val="22"/>
          <w:szCs w:val="22"/>
        </w:rPr>
      </w:pPr>
      <w:r>
        <w:rPr>
          <w:rFonts w:asciiTheme="minorHAnsi" w:hAnsiTheme="minorHAnsi" w:cstheme="minorHAnsi"/>
          <w:color w:val="111111"/>
          <w:sz w:val="22"/>
          <w:szCs w:val="22"/>
        </w:rPr>
        <w:t xml:space="preserve">The modeling pipeline code results in two pieces of output: a graphic chart and a table.  </w:t>
      </w:r>
      <w:r w:rsidRPr="004D49FA">
        <w:rPr>
          <w:rFonts w:asciiTheme="minorHAnsi" w:hAnsiTheme="minorHAnsi" w:cstheme="minorHAnsi"/>
          <w:color w:val="111111"/>
          <w:sz w:val="22"/>
          <w:szCs w:val="22"/>
        </w:rPr>
        <w:t xml:space="preserve">The graphic chart shows a comparison of the AUC of each of the machine learning models. AUC, or Area Under the Curve, is a measure of the performance of a binary classifier. An AUC of 1 indicates a perfect classifier, while an AUC of 0.5 indicates a random classifier. </w:t>
      </w:r>
      <w:r>
        <w:rPr>
          <w:rFonts w:asciiTheme="minorHAnsi" w:hAnsiTheme="minorHAnsi" w:cstheme="minorHAnsi"/>
          <w:color w:val="111111"/>
          <w:sz w:val="22"/>
          <w:szCs w:val="22"/>
        </w:rPr>
        <w:t>The graphic shows</w:t>
      </w:r>
      <w:r w:rsidRPr="004D49FA">
        <w:rPr>
          <w:rFonts w:asciiTheme="minorHAnsi" w:hAnsiTheme="minorHAnsi" w:cstheme="minorHAnsi"/>
          <w:color w:val="111111"/>
          <w:sz w:val="22"/>
          <w:szCs w:val="22"/>
        </w:rPr>
        <w:t xml:space="preserve"> that the Gradient Boosting Machine model has the highest AUC, indicating that it is the best performing model among those tested.</w:t>
      </w:r>
    </w:p>
    <w:p w14:paraId="34C8F995" w14:textId="77777777" w:rsidR="00D73FC4" w:rsidRPr="004D49FA" w:rsidRDefault="00D73FC4" w:rsidP="00D73FC4">
      <w:pPr>
        <w:pStyle w:val="ACaptionHead"/>
        <w:ind w:left="0"/>
      </w:pPr>
      <w:r>
        <w:t>Figure 4.4 – AUC Comparison of ML Models</w:t>
      </w:r>
    </w:p>
    <w:p w14:paraId="1D1BA48B" w14:textId="77777777" w:rsidR="00D73FC4" w:rsidRPr="004D49FA" w:rsidRDefault="00D73FC4" w:rsidP="000208EE">
      <w:pPr>
        <w:jc w:val="center"/>
        <w:rPr>
          <w:rFonts w:asciiTheme="minorHAnsi" w:hAnsiTheme="minorHAnsi" w:cstheme="minorHAnsi"/>
          <w:color w:val="111111"/>
          <w:sz w:val="22"/>
          <w:szCs w:val="22"/>
        </w:rPr>
      </w:pPr>
      <w:r>
        <w:rPr>
          <w:noProof/>
        </w:rPr>
        <w:drawing>
          <wp:inline distT="0" distB="0" distL="0" distR="0" wp14:anchorId="6FFB0A87" wp14:editId="412FA960">
            <wp:extent cx="3048000" cy="2755076"/>
            <wp:effectExtent l="0" t="0" r="0" b="7620"/>
            <wp:docPr id="439406390" name="Picture 439406390" descr="A graph of blue bar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406390" name="Picture 439406390" descr="A graph of blue bars with white text&#10;&#10;Description automatically generated"/>
                    <pic:cNvPicPr/>
                  </pic:nvPicPr>
                  <pic:blipFill>
                    <a:blip r:embed="rId45"/>
                    <a:stretch>
                      <a:fillRect/>
                    </a:stretch>
                  </pic:blipFill>
                  <pic:spPr>
                    <a:xfrm>
                      <a:off x="0" y="0"/>
                      <a:ext cx="3050514" cy="2757348"/>
                    </a:xfrm>
                    <a:prstGeom prst="rect">
                      <a:avLst/>
                    </a:prstGeom>
                  </pic:spPr>
                </pic:pic>
              </a:graphicData>
            </a:graphic>
          </wp:inline>
        </w:drawing>
      </w:r>
    </w:p>
    <w:p w14:paraId="4884330D" w14:textId="77777777" w:rsidR="00D73FC4" w:rsidRPr="004D49FA" w:rsidRDefault="00D73FC4" w:rsidP="00D73FC4">
      <w:pPr>
        <w:spacing w:before="180"/>
        <w:rPr>
          <w:rFonts w:asciiTheme="minorHAnsi" w:hAnsiTheme="minorHAnsi" w:cstheme="minorHAnsi"/>
          <w:color w:val="111111"/>
          <w:sz w:val="22"/>
          <w:szCs w:val="22"/>
        </w:rPr>
      </w:pPr>
      <w:r w:rsidRPr="004D49FA">
        <w:rPr>
          <w:rFonts w:asciiTheme="minorHAnsi" w:hAnsiTheme="minorHAnsi" w:cstheme="minorHAnsi"/>
          <w:color w:val="111111"/>
          <w:sz w:val="22"/>
          <w:szCs w:val="22"/>
        </w:rPr>
        <w:lastRenderedPageBreak/>
        <w:t xml:space="preserve">The table displays several performance metrics for each </w:t>
      </w:r>
      <w:r>
        <w:rPr>
          <w:rFonts w:asciiTheme="minorHAnsi" w:hAnsiTheme="minorHAnsi" w:cstheme="minorHAnsi"/>
          <w:color w:val="111111"/>
          <w:sz w:val="22"/>
          <w:szCs w:val="22"/>
        </w:rPr>
        <w:t>machine learning model</w:t>
      </w:r>
      <w:r w:rsidRPr="004D49FA">
        <w:rPr>
          <w:rFonts w:asciiTheme="minorHAnsi" w:hAnsiTheme="minorHAnsi" w:cstheme="minorHAnsi"/>
          <w:color w:val="111111"/>
          <w:sz w:val="22"/>
          <w:szCs w:val="22"/>
        </w:rPr>
        <w:t>, including AUC, accuracy, precision, recall, and F1 score. These metrics provide a more detailed view of the performance of each model. Some key points to note from the table are:</w:t>
      </w:r>
    </w:p>
    <w:p w14:paraId="12A7494D" w14:textId="77777777" w:rsidR="00D73FC4" w:rsidRPr="004D49FA" w:rsidRDefault="00D73FC4" w:rsidP="00145AC7">
      <w:pPr>
        <w:numPr>
          <w:ilvl w:val="0"/>
          <w:numId w:val="80"/>
        </w:numPr>
        <w:spacing w:before="100" w:beforeAutospacing="1" w:after="100" w:afterAutospacing="1"/>
        <w:rPr>
          <w:rFonts w:asciiTheme="minorHAnsi" w:hAnsiTheme="minorHAnsi" w:cstheme="minorHAnsi"/>
          <w:color w:val="111111"/>
          <w:sz w:val="22"/>
          <w:szCs w:val="22"/>
        </w:rPr>
      </w:pPr>
      <w:r w:rsidRPr="004D49FA">
        <w:rPr>
          <w:rFonts w:asciiTheme="minorHAnsi" w:hAnsiTheme="minorHAnsi" w:cstheme="minorHAnsi"/>
          <w:color w:val="111111"/>
          <w:sz w:val="22"/>
          <w:szCs w:val="22"/>
        </w:rPr>
        <w:t>The Gradient Boosting Machine model has the highest AUC, indicating that it is the best performing model among those tested.</w:t>
      </w:r>
    </w:p>
    <w:p w14:paraId="36B3BEB4" w14:textId="77777777" w:rsidR="00D73FC4" w:rsidRPr="004D49FA" w:rsidRDefault="00D73FC4" w:rsidP="00145AC7">
      <w:pPr>
        <w:numPr>
          <w:ilvl w:val="0"/>
          <w:numId w:val="80"/>
        </w:numPr>
        <w:spacing w:before="100" w:beforeAutospacing="1" w:after="100" w:afterAutospacing="1"/>
        <w:rPr>
          <w:rFonts w:asciiTheme="minorHAnsi" w:hAnsiTheme="minorHAnsi" w:cstheme="minorHAnsi"/>
          <w:color w:val="111111"/>
          <w:sz w:val="22"/>
          <w:szCs w:val="22"/>
        </w:rPr>
      </w:pPr>
      <w:r w:rsidRPr="004D49FA">
        <w:rPr>
          <w:rFonts w:asciiTheme="minorHAnsi" w:hAnsiTheme="minorHAnsi" w:cstheme="minorHAnsi"/>
          <w:color w:val="111111"/>
          <w:sz w:val="22"/>
          <w:szCs w:val="22"/>
        </w:rPr>
        <w:t xml:space="preserve">The Neural Network model has the highest recall, indicating that it </w:t>
      </w:r>
      <w:r>
        <w:rPr>
          <w:rFonts w:asciiTheme="minorHAnsi" w:hAnsiTheme="minorHAnsi" w:cstheme="minorHAnsi"/>
          <w:color w:val="111111"/>
          <w:sz w:val="22"/>
          <w:szCs w:val="22"/>
        </w:rPr>
        <w:t>can</w:t>
      </w:r>
      <w:r w:rsidRPr="004D49FA">
        <w:rPr>
          <w:rFonts w:asciiTheme="minorHAnsi" w:hAnsiTheme="minorHAnsi" w:cstheme="minorHAnsi"/>
          <w:color w:val="111111"/>
          <w:sz w:val="22"/>
          <w:szCs w:val="22"/>
        </w:rPr>
        <w:t xml:space="preserve"> correctly identify a high proportion of positive instances.</w:t>
      </w:r>
    </w:p>
    <w:p w14:paraId="28A7CDEB" w14:textId="77777777" w:rsidR="00D73FC4" w:rsidRPr="004D49FA" w:rsidRDefault="00D73FC4" w:rsidP="00145AC7">
      <w:pPr>
        <w:numPr>
          <w:ilvl w:val="0"/>
          <w:numId w:val="80"/>
        </w:numPr>
        <w:spacing w:before="100" w:beforeAutospacing="1" w:after="100" w:afterAutospacing="1"/>
        <w:rPr>
          <w:rFonts w:asciiTheme="minorHAnsi" w:hAnsiTheme="minorHAnsi" w:cstheme="minorHAnsi"/>
          <w:color w:val="111111"/>
          <w:sz w:val="22"/>
          <w:szCs w:val="22"/>
        </w:rPr>
      </w:pPr>
      <w:r w:rsidRPr="004D49FA">
        <w:rPr>
          <w:rFonts w:asciiTheme="minorHAnsi" w:hAnsiTheme="minorHAnsi" w:cstheme="minorHAnsi"/>
          <w:color w:val="111111"/>
          <w:sz w:val="22"/>
          <w:szCs w:val="22"/>
        </w:rPr>
        <w:t xml:space="preserve">The Logistic Regression and Support Vector Machine models have a precision of 0, indicating that they </w:t>
      </w:r>
      <w:r>
        <w:rPr>
          <w:rFonts w:asciiTheme="minorHAnsi" w:hAnsiTheme="minorHAnsi" w:cstheme="minorHAnsi"/>
          <w:color w:val="111111"/>
          <w:sz w:val="22"/>
          <w:szCs w:val="22"/>
        </w:rPr>
        <w:t>cannot</w:t>
      </w:r>
      <w:r w:rsidRPr="004D49FA">
        <w:rPr>
          <w:rFonts w:asciiTheme="minorHAnsi" w:hAnsiTheme="minorHAnsi" w:cstheme="minorHAnsi"/>
          <w:color w:val="111111"/>
          <w:sz w:val="22"/>
          <w:szCs w:val="22"/>
        </w:rPr>
        <w:t xml:space="preserve"> correctly identify any positive instances.</w:t>
      </w:r>
    </w:p>
    <w:p w14:paraId="489371A2" w14:textId="77777777" w:rsidR="00D73FC4" w:rsidRPr="004D49FA" w:rsidRDefault="00D73FC4" w:rsidP="00D73FC4">
      <w:pPr>
        <w:rPr>
          <w:rFonts w:asciiTheme="minorHAnsi" w:hAnsiTheme="minorHAnsi" w:cstheme="minorHAnsi"/>
          <w:color w:val="111111"/>
          <w:sz w:val="22"/>
          <w:szCs w:val="22"/>
        </w:rPr>
      </w:pPr>
      <w:r w:rsidRPr="004D49FA">
        <w:rPr>
          <w:rFonts w:asciiTheme="minorHAnsi" w:hAnsiTheme="minorHAnsi" w:cstheme="minorHAnsi"/>
          <w:color w:val="111111"/>
          <w:sz w:val="22"/>
          <w:szCs w:val="22"/>
        </w:rPr>
        <w:t>The champion model is the Gradient Boosting Machine model, as it has the highest AUC on the validation dataset. The final dataset</w:t>
      </w:r>
      <w:r>
        <w:rPr>
          <w:rFonts w:asciiTheme="minorHAnsi" w:hAnsiTheme="minorHAnsi" w:cstheme="minorHAnsi"/>
          <w:color w:val="111111"/>
          <w:sz w:val="22"/>
          <w:szCs w:val="22"/>
        </w:rPr>
        <w:t>, which contains the predictions of the champion model on the OOT dataset,</w:t>
      </w:r>
      <w:r w:rsidRPr="004D49FA">
        <w:rPr>
          <w:rFonts w:asciiTheme="minorHAnsi" w:hAnsiTheme="minorHAnsi" w:cstheme="minorHAnsi"/>
          <w:color w:val="111111"/>
          <w:sz w:val="22"/>
          <w:szCs w:val="22"/>
        </w:rPr>
        <w:t xml:space="preserve"> is stored in the variable </w:t>
      </w:r>
      <w:proofErr w:type="spellStart"/>
      <w:r w:rsidRPr="004D49FA">
        <w:rPr>
          <w:rFonts w:asciiTheme="minorHAnsi" w:hAnsiTheme="minorHAnsi" w:cstheme="minorHAnsi"/>
          <w:color w:val="111111"/>
          <w:sz w:val="22"/>
          <w:szCs w:val="22"/>
        </w:rPr>
        <w:t>y_oot_pred</w:t>
      </w:r>
      <w:proofErr w:type="spellEnd"/>
      <w:r w:rsidRPr="004D49FA">
        <w:rPr>
          <w:rFonts w:asciiTheme="minorHAnsi" w:hAnsiTheme="minorHAnsi" w:cstheme="minorHAnsi"/>
          <w:color w:val="111111"/>
          <w:sz w:val="22"/>
          <w:szCs w:val="22"/>
        </w:rPr>
        <w:t>. This variable contains the predicted class labels for each observation in the OOT dataset</w:t>
      </w:r>
      <w:r>
        <w:rPr>
          <w:rFonts w:asciiTheme="minorHAnsi" w:hAnsiTheme="minorHAnsi" w:cstheme="minorHAnsi"/>
          <w:color w:val="111111"/>
          <w:sz w:val="22"/>
          <w:szCs w:val="22"/>
        </w:rPr>
        <w:t>.</w:t>
      </w:r>
    </w:p>
    <w:p w14:paraId="5B7B35B5" w14:textId="77777777" w:rsidR="00D73FC4" w:rsidRPr="00CD08DA" w:rsidRDefault="00D73FC4" w:rsidP="00D73FC4">
      <w:pPr>
        <w:rPr>
          <w:rFonts w:asciiTheme="minorHAnsi" w:hAnsiTheme="minorHAnsi" w:cstheme="minorHAnsi"/>
          <w:sz w:val="22"/>
          <w:szCs w:val="22"/>
        </w:rPr>
      </w:pPr>
    </w:p>
    <w:p w14:paraId="20C84323" w14:textId="77777777" w:rsidR="00D73FC4" w:rsidRPr="004D49FA" w:rsidRDefault="00D73FC4" w:rsidP="00D73FC4">
      <w:pPr>
        <w:pStyle w:val="ACaptionHead"/>
        <w:ind w:left="0"/>
      </w:pPr>
      <w:r>
        <w:t>Table 4.1 – Performance Metrics Comparison of ML Models</w:t>
      </w:r>
    </w:p>
    <w:p w14:paraId="3DC45C26" w14:textId="77777777" w:rsidR="00D73FC4" w:rsidRPr="00CD08DA" w:rsidRDefault="00D73FC4" w:rsidP="00D73FC4">
      <w:pPr>
        <w:rPr>
          <w:rFonts w:asciiTheme="minorHAnsi" w:hAnsiTheme="minorHAnsi" w:cstheme="minorHAnsi"/>
          <w:sz w:val="22"/>
          <w:szCs w:val="22"/>
        </w:rPr>
      </w:pPr>
    </w:p>
    <w:p w14:paraId="310FEDC1" w14:textId="77777777" w:rsidR="00D73FC4" w:rsidRPr="00CD08DA" w:rsidRDefault="00D73FC4" w:rsidP="00D73FC4">
      <w:pPr>
        <w:rPr>
          <w:rFonts w:asciiTheme="minorHAnsi" w:hAnsiTheme="minorHAnsi" w:cstheme="minorHAnsi"/>
          <w:sz w:val="22"/>
          <w:szCs w:val="22"/>
        </w:rPr>
      </w:pPr>
      <w:r>
        <w:rPr>
          <w:noProof/>
        </w:rPr>
        <w:drawing>
          <wp:inline distT="0" distB="0" distL="0" distR="0" wp14:anchorId="1A2BBF45" wp14:editId="52A655D2">
            <wp:extent cx="5257800" cy="2534920"/>
            <wp:effectExtent l="0" t="0" r="0" b="0"/>
            <wp:docPr id="1943432161" name="Picture 194343216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432161" name="Picture 1943432161" descr="A screenshot of a computer&#10;&#10;Description automatically generated"/>
                    <pic:cNvPicPr/>
                  </pic:nvPicPr>
                  <pic:blipFill>
                    <a:blip r:embed="rId46"/>
                    <a:stretch>
                      <a:fillRect/>
                    </a:stretch>
                  </pic:blipFill>
                  <pic:spPr>
                    <a:xfrm>
                      <a:off x="0" y="0"/>
                      <a:ext cx="5257800" cy="2534920"/>
                    </a:xfrm>
                    <a:prstGeom prst="rect">
                      <a:avLst/>
                    </a:prstGeom>
                  </pic:spPr>
                </pic:pic>
              </a:graphicData>
            </a:graphic>
          </wp:inline>
        </w:drawing>
      </w:r>
    </w:p>
    <w:p w14:paraId="4B20D7AF" w14:textId="77777777" w:rsidR="00D73FC4" w:rsidRPr="00CD08DA" w:rsidRDefault="00D73FC4" w:rsidP="00D73FC4">
      <w:pPr>
        <w:rPr>
          <w:rFonts w:asciiTheme="minorHAnsi" w:hAnsiTheme="minorHAnsi" w:cstheme="minorHAnsi"/>
          <w:sz w:val="22"/>
          <w:szCs w:val="22"/>
        </w:rPr>
      </w:pPr>
    </w:p>
    <w:p w14:paraId="45FF34DB" w14:textId="77777777" w:rsidR="00D73FC4" w:rsidRPr="00CD08DA" w:rsidRDefault="00D73FC4" w:rsidP="00D73FC4">
      <w:pPr>
        <w:rPr>
          <w:rFonts w:asciiTheme="minorHAnsi" w:hAnsiTheme="minorHAnsi" w:cstheme="minorHAnsi"/>
          <w:sz w:val="22"/>
          <w:szCs w:val="22"/>
        </w:rPr>
      </w:pPr>
    </w:p>
    <w:p w14:paraId="6A9B9F0E" w14:textId="77777777" w:rsidR="00D73FC4" w:rsidRPr="00CD08DA" w:rsidRDefault="00D73FC4" w:rsidP="00D73FC4">
      <w:pPr>
        <w:pStyle w:val="Heading3"/>
        <w:ind w:left="0"/>
      </w:pPr>
      <w:bookmarkStart w:id="82" w:name="_Toc174889592"/>
      <w:r>
        <w:lastRenderedPageBreak/>
        <w:t>Processing Time</w:t>
      </w:r>
      <w:bookmarkEnd w:id="82"/>
    </w:p>
    <w:p w14:paraId="6F31D2B2" w14:textId="77777777" w:rsidR="00D73FC4" w:rsidRPr="0017583D" w:rsidRDefault="00D73FC4" w:rsidP="00D73FC4">
      <w:pPr>
        <w:rPr>
          <w:rFonts w:asciiTheme="minorHAnsi" w:hAnsiTheme="minorHAnsi" w:cstheme="minorHAnsi"/>
          <w:color w:val="111111"/>
          <w:sz w:val="22"/>
          <w:szCs w:val="22"/>
        </w:rPr>
      </w:pPr>
      <w:r w:rsidRPr="0017583D">
        <w:rPr>
          <w:rFonts w:asciiTheme="minorHAnsi" w:hAnsiTheme="minorHAnsi" w:cstheme="minorHAnsi"/>
          <w:color w:val="111111"/>
          <w:sz w:val="22"/>
          <w:szCs w:val="22"/>
        </w:rPr>
        <w:t xml:space="preserve">It’s not uncommon for machine learning models to take a long time to train, especially when working with large datasets or complex models. </w:t>
      </w:r>
      <w:r>
        <w:rPr>
          <w:rFonts w:asciiTheme="minorHAnsi" w:hAnsiTheme="minorHAnsi" w:cstheme="minorHAnsi"/>
          <w:color w:val="111111"/>
          <w:sz w:val="22"/>
          <w:szCs w:val="22"/>
        </w:rPr>
        <w:t>Several factors could</w:t>
      </w:r>
      <w:r w:rsidRPr="0017583D">
        <w:rPr>
          <w:rFonts w:asciiTheme="minorHAnsi" w:hAnsiTheme="minorHAnsi" w:cstheme="minorHAnsi"/>
          <w:color w:val="111111"/>
          <w:sz w:val="22"/>
          <w:szCs w:val="22"/>
        </w:rPr>
        <w:t xml:space="preserve"> contribut</w:t>
      </w:r>
      <w:r>
        <w:rPr>
          <w:rFonts w:asciiTheme="minorHAnsi" w:hAnsiTheme="minorHAnsi" w:cstheme="minorHAnsi"/>
          <w:color w:val="111111"/>
          <w:sz w:val="22"/>
          <w:szCs w:val="22"/>
        </w:rPr>
        <w:t>e</w:t>
      </w:r>
      <w:r w:rsidRPr="0017583D">
        <w:rPr>
          <w:rFonts w:asciiTheme="minorHAnsi" w:hAnsiTheme="minorHAnsi" w:cstheme="minorHAnsi"/>
          <w:color w:val="111111"/>
          <w:sz w:val="22"/>
          <w:szCs w:val="22"/>
        </w:rPr>
        <w:t xml:space="preserve"> to long runtime</w:t>
      </w:r>
      <w:r>
        <w:rPr>
          <w:rFonts w:asciiTheme="minorHAnsi" w:hAnsiTheme="minorHAnsi" w:cstheme="minorHAnsi"/>
          <w:color w:val="111111"/>
          <w:sz w:val="22"/>
          <w:szCs w:val="22"/>
        </w:rPr>
        <w:t>s</w:t>
      </w:r>
      <w:r w:rsidRPr="0017583D">
        <w:rPr>
          <w:rFonts w:asciiTheme="minorHAnsi" w:hAnsiTheme="minorHAnsi" w:cstheme="minorHAnsi"/>
          <w:color w:val="111111"/>
          <w:sz w:val="22"/>
          <w:szCs w:val="22"/>
        </w:rPr>
        <w:t xml:space="preserve"> in the modeling section of your code. Some possible reasons include:</w:t>
      </w:r>
    </w:p>
    <w:p w14:paraId="656CE51B" w14:textId="77777777" w:rsidR="00D73FC4" w:rsidRPr="0017583D" w:rsidRDefault="00D73FC4" w:rsidP="00145AC7">
      <w:pPr>
        <w:numPr>
          <w:ilvl w:val="0"/>
          <w:numId w:val="78"/>
        </w:numPr>
        <w:spacing w:before="100" w:beforeAutospacing="1" w:after="100" w:afterAutospacing="1"/>
        <w:rPr>
          <w:rFonts w:asciiTheme="minorHAnsi" w:hAnsiTheme="minorHAnsi" w:cstheme="minorHAnsi"/>
          <w:color w:val="111111"/>
          <w:sz w:val="22"/>
          <w:szCs w:val="22"/>
        </w:rPr>
      </w:pPr>
      <w:r w:rsidRPr="0017583D">
        <w:rPr>
          <w:rFonts w:asciiTheme="minorHAnsi" w:hAnsiTheme="minorHAnsi" w:cstheme="minorHAnsi"/>
          <w:b/>
          <w:bCs/>
          <w:color w:val="111111"/>
          <w:sz w:val="22"/>
          <w:szCs w:val="22"/>
        </w:rPr>
        <w:t>Large dataset</w:t>
      </w:r>
      <w:r w:rsidRPr="0017583D">
        <w:rPr>
          <w:rFonts w:asciiTheme="minorHAnsi" w:hAnsiTheme="minorHAnsi" w:cstheme="minorHAnsi"/>
          <w:color w:val="111111"/>
          <w:sz w:val="22"/>
          <w:szCs w:val="22"/>
        </w:rPr>
        <w:t xml:space="preserve">: If the dataset you are working with is very large, </w:t>
      </w:r>
      <w:r>
        <w:rPr>
          <w:rFonts w:asciiTheme="minorHAnsi" w:hAnsiTheme="minorHAnsi" w:cstheme="minorHAnsi"/>
          <w:color w:val="111111"/>
          <w:sz w:val="22"/>
          <w:szCs w:val="22"/>
        </w:rPr>
        <w:t xml:space="preserve">the models may take a long time </w:t>
      </w:r>
      <w:r w:rsidRPr="0017583D">
        <w:rPr>
          <w:rFonts w:asciiTheme="minorHAnsi" w:hAnsiTheme="minorHAnsi" w:cstheme="minorHAnsi"/>
          <w:color w:val="111111"/>
          <w:sz w:val="22"/>
          <w:szCs w:val="22"/>
        </w:rPr>
        <w:t>to process all of the data.</w:t>
      </w:r>
    </w:p>
    <w:p w14:paraId="1D9E331F" w14:textId="77777777" w:rsidR="00D73FC4" w:rsidRPr="0017583D" w:rsidRDefault="00D73FC4" w:rsidP="00145AC7">
      <w:pPr>
        <w:numPr>
          <w:ilvl w:val="0"/>
          <w:numId w:val="78"/>
        </w:numPr>
        <w:spacing w:before="100" w:beforeAutospacing="1" w:after="100" w:afterAutospacing="1"/>
        <w:rPr>
          <w:rFonts w:asciiTheme="minorHAnsi" w:hAnsiTheme="minorHAnsi" w:cstheme="minorHAnsi"/>
          <w:color w:val="111111"/>
          <w:sz w:val="22"/>
          <w:szCs w:val="22"/>
        </w:rPr>
      </w:pPr>
      <w:r w:rsidRPr="0017583D">
        <w:rPr>
          <w:rFonts w:asciiTheme="minorHAnsi" w:hAnsiTheme="minorHAnsi" w:cstheme="minorHAnsi"/>
          <w:b/>
          <w:bCs/>
          <w:color w:val="111111"/>
          <w:sz w:val="22"/>
          <w:szCs w:val="22"/>
        </w:rPr>
        <w:t>Complex models</w:t>
      </w:r>
      <w:r w:rsidRPr="0017583D">
        <w:rPr>
          <w:rFonts w:asciiTheme="minorHAnsi" w:hAnsiTheme="minorHAnsi" w:cstheme="minorHAnsi"/>
          <w:color w:val="111111"/>
          <w:sz w:val="22"/>
          <w:szCs w:val="22"/>
        </w:rPr>
        <w:t xml:space="preserve">: Some of the models you are using, such as Support Vector </w:t>
      </w:r>
      <w:r>
        <w:rPr>
          <w:rFonts w:asciiTheme="minorHAnsi" w:hAnsiTheme="minorHAnsi" w:cstheme="minorHAnsi"/>
          <w:color w:val="111111"/>
          <w:sz w:val="22"/>
          <w:szCs w:val="22"/>
        </w:rPr>
        <w:t>Machines, Gradient Boosting Machines, and Neural Networks, can be computationally expensive and may take longer to train than simpler models like Logistic Regression or Decision Trees</w:t>
      </w:r>
      <w:r w:rsidRPr="0017583D">
        <w:rPr>
          <w:rFonts w:asciiTheme="minorHAnsi" w:hAnsiTheme="minorHAnsi" w:cstheme="minorHAnsi"/>
          <w:color w:val="111111"/>
          <w:sz w:val="22"/>
          <w:szCs w:val="22"/>
        </w:rPr>
        <w:t>.</w:t>
      </w:r>
    </w:p>
    <w:p w14:paraId="591BFED5" w14:textId="77777777" w:rsidR="00D73FC4" w:rsidRPr="0017583D" w:rsidRDefault="00D73FC4" w:rsidP="00145AC7">
      <w:pPr>
        <w:numPr>
          <w:ilvl w:val="0"/>
          <w:numId w:val="78"/>
        </w:numPr>
        <w:spacing w:before="100" w:beforeAutospacing="1" w:after="100" w:afterAutospacing="1"/>
        <w:rPr>
          <w:rFonts w:asciiTheme="minorHAnsi" w:hAnsiTheme="minorHAnsi" w:cstheme="minorHAnsi"/>
          <w:color w:val="111111"/>
          <w:sz w:val="22"/>
          <w:szCs w:val="22"/>
        </w:rPr>
      </w:pPr>
      <w:r w:rsidRPr="0017583D">
        <w:rPr>
          <w:rFonts w:asciiTheme="minorHAnsi" w:hAnsiTheme="minorHAnsi" w:cstheme="minorHAnsi"/>
          <w:b/>
          <w:bCs/>
          <w:color w:val="111111"/>
          <w:sz w:val="22"/>
          <w:szCs w:val="22"/>
        </w:rPr>
        <w:t>Hyperparameter tuning</w:t>
      </w:r>
      <w:r w:rsidRPr="0017583D">
        <w:rPr>
          <w:rFonts w:asciiTheme="minorHAnsi" w:hAnsiTheme="minorHAnsi" w:cstheme="minorHAnsi"/>
          <w:color w:val="111111"/>
          <w:sz w:val="22"/>
          <w:szCs w:val="22"/>
        </w:rPr>
        <w:t xml:space="preserve">: If you </w:t>
      </w:r>
      <w:r>
        <w:rPr>
          <w:rFonts w:asciiTheme="minorHAnsi" w:hAnsiTheme="minorHAnsi" w:cstheme="minorHAnsi"/>
          <w:color w:val="111111"/>
          <w:sz w:val="22"/>
          <w:szCs w:val="22"/>
        </w:rPr>
        <w:t>perform</w:t>
      </w:r>
      <w:r w:rsidRPr="0017583D">
        <w:rPr>
          <w:rFonts w:asciiTheme="minorHAnsi" w:hAnsiTheme="minorHAnsi" w:cstheme="minorHAnsi"/>
          <w:color w:val="111111"/>
          <w:sz w:val="22"/>
          <w:szCs w:val="22"/>
        </w:rPr>
        <w:t xml:space="preserve"> hyperparameter tuning using grid search, this can significantly increase the runtime as the model needs to be trained multiple times for each combination of hyperparameters.</w:t>
      </w:r>
    </w:p>
    <w:p w14:paraId="220C11AA" w14:textId="77777777" w:rsidR="00D73FC4" w:rsidRPr="0017583D" w:rsidRDefault="00D73FC4" w:rsidP="00D73FC4">
      <w:pPr>
        <w:spacing w:before="180"/>
        <w:rPr>
          <w:rFonts w:asciiTheme="minorHAnsi" w:hAnsiTheme="minorHAnsi" w:cstheme="minorHAnsi"/>
          <w:color w:val="111111"/>
          <w:sz w:val="22"/>
          <w:szCs w:val="22"/>
        </w:rPr>
      </w:pPr>
      <w:r w:rsidRPr="0017583D">
        <w:rPr>
          <w:rFonts w:asciiTheme="minorHAnsi" w:hAnsiTheme="minorHAnsi" w:cstheme="minorHAnsi"/>
          <w:color w:val="111111"/>
          <w:sz w:val="22"/>
          <w:szCs w:val="22"/>
        </w:rPr>
        <w:t>To speed up the modeling process, you could try some of the following approaches:</w:t>
      </w:r>
    </w:p>
    <w:p w14:paraId="440E69E5" w14:textId="77777777" w:rsidR="00D73FC4" w:rsidRPr="0017583D" w:rsidRDefault="00D73FC4" w:rsidP="00145AC7">
      <w:pPr>
        <w:numPr>
          <w:ilvl w:val="0"/>
          <w:numId w:val="79"/>
        </w:numPr>
        <w:spacing w:before="100" w:beforeAutospacing="1" w:after="100" w:afterAutospacing="1"/>
        <w:rPr>
          <w:rFonts w:asciiTheme="minorHAnsi" w:hAnsiTheme="minorHAnsi" w:cstheme="minorHAnsi"/>
          <w:color w:val="111111"/>
          <w:sz w:val="22"/>
          <w:szCs w:val="22"/>
        </w:rPr>
      </w:pPr>
      <w:r w:rsidRPr="0017583D">
        <w:rPr>
          <w:rFonts w:asciiTheme="minorHAnsi" w:hAnsiTheme="minorHAnsi" w:cstheme="minorHAnsi"/>
          <w:b/>
          <w:bCs/>
          <w:color w:val="111111"/>
          <w:sz w:val="22"/>
          <w:szCs w:val="22"/>
        </w:rPr>
        <w:t xml:space="preserve">Reduce the </w:t>
      </w:r>
      <w:r>
        <w:rPr>
          <w:rFonts w:asciiTheme="minorHAnsi" w:hAnsiTheme="minorHAnsi" w:cstheme="minorHAnsi"/>
          <w:b/>
          <w:bCs/>
          <w:color w:val="111111"/>
          <w:sz w:val="22"/>
          <w:szCs w:val="22"/>
        </w:rPr>
        <w:t>dataset size</w:t>
      </w:r>
      <w:r w:rsidRPr="0017583D">
        <w:rPr>
          <w:rFonts w:asciiTheme="minorHAnsi" w:hAnsiTheme="minorHAnsi" w:cstheme="minorHAnsi"/>
          <w:color w:val="111111"/>
          <w:sz w:val="22"/>
          <w:szCs w:val="22"/>
        </w:rPr>
        <w:t>: You could try using a smaller sample of the data for model training and validation. This can help reduce the runtime while still providing a representative sample of the data for model development.</w:t>
      </w:r>
    </w:p>
    <w:p w14:paraId="78014670" w14:textId="77777777" w:rsidR="00D73FC4" w:rsidRPr="0017583D" w:rsidRDefault="00D73FC4" w:rsidP="00145AC7">
      <w:pPr>
        <w:numPr>
          <w:ilvl w:val="0"/>
          <w:numId w:val="79"/>
        </w:numPr>
        <w:spacing w:before="100" w:beforeAutospacing="1" w:after="100" w:afterAutospacing="1"/>
        <w:rPr>
          <w:rFonts w:asciiTheme="minorHAnsi" w:hAnsiTheme="minorHAnsi" w:cstheme="minorHAnsi"/>
          <w:color w:val="111111"/>
          <w:sz w:val="22"/>
          <w:szCs w:val="22"/>
        </w:rPr>
      </w:pPr>
      <w:r w:rsidRPr="0017583D">
        <w:rPr>
          <w:rFonts w:asciiTheme="minorHAnsi" w:hAnsiTheme="minorHAnsi" w:cstheme="minorHAnsi"/>
          <w:b/>
          <w:bCs/>
          <w:color w:val="111111"/>
          <w:sz w:val="22"/>
          <w:szCs w:val="22"/>
        </w:rPr>
        <w:t>Simplify the models</w:t>
      </w:r>
      <w:r w:rsidRPr="0017583D">
        <w:rPr>
          <w:rFonts w:asciiTheme="minorHAnsi" w:hAnsiTheme="minorHAnsi" w:cstheme="minorHAnsi"/>
          <w:color w:val="111111"/>
          <w:sz w:val="22"/>
          <w:szCs w:val="22"/>
        </w:rPr>
        <w:t>: You could try using simpler models that are less computationally expensive to train. For example, you could try using Logistic Regression or Decision Tree instead of Support Vector Machine or Neural Network.</w:t>
      </w:r>
    </w:p>
    <w:p w14:paraId="63F82521" w14:textId="77777777" w:rsidR="00D73FC4" w:rsidRPr="0017583D" w:rsidRDefault="00D73FC4" w:rsidP="00145AC7">
      <w:pPr>
        <w:numPr>
          <w:ilvl w:val="0"/>
          <w:numId w:val="79"/>
        </w:numPr>
        <w:spacing w:before="100" w:beforeAutospacing="1" w:after="100" w:afterAutospacing="1"/>
        <w:rPr>
          <w:rFonts w:asciiTheme="minorHAnsi" w:hAnsiTheme="minorHAnsi" w:cstheme="minorHAnsi"/>
          <w:color w:val="111111"/>
          <w:sz w:val="22"/>
          <w:szCs w:val="22"/>
        </w:rPr>
      </w:pPr>
      <w:r w:rsidRPr="0017583D">
        <w:rPr>
          <w:rFonts w:asciiTheme="minorHAnsi" w:hAnsiTheme="minorHAnsi" w:cstheme="minorHAnsi"/>
          <w:b/>
          <w:bCs/>
          <w:color w:val="111111"/>
          <w:sz w:val="22"/>
          <w:szCs w:val="22"/>
        </w:rPr>
        <w:t>Use faster hyperparameter tuning methods</w:t>
      </w:r>
      <w:r w:rsidRPr="0017583D">
        <w:rPr>
          <w:rFonts w:asciiTheme="minorHAnsi" w:hAnsiTheme="minorHAnsi" w:cstheme="minorHAnsi"/>
          <w:color w:val="111111"/>
          <w:sz w:val="22"/>
          <w:szCs w:val="22"/>
        </w:rPr>
        <w:t xml:space="preserve">: Instead of using grid search for hyperparameter tuning, you could </w:t>
      </w:r>
      <w:r>
        <w:rPr>
          <w:rFonts w:asciiTheme="minorHAnsi" w:hAnsiTheme="minorHAnsi" w:cstheme="minorHAnsi"/>
          <w:color w:val="111111"/>
          <w:sz w:val="22"/>
          <w:szCs w:val="22"/>
        </w:rPr>
        <w:t>use</w:t>
      </w:r>
      <w:r w:rsidRPr="0017583D">
        <w:rPr>
          <w:rFonts w:asciiTheme="minorHAnsi" w:hAnsiTheme="minorHAnsi" w:cstheme="minorHAnsi"/>
          <w:color w:val="111111"/>
          <w:sz w:val="22"/>
          <w:szCs w:val="22"/>
        </w:rPr>
        <w:t xml:space="preserve"> faster methods such as random search or Bayesian optimization.</w:t>
      </w:r>
    </w:p>
    <w:p w14:paraId="41B5594D" w14:textId="77777777" w:rsidR="00D73FC4" w:rsidRDefault="00D73FC4" w:rsidP="00D73FC4">
      <w:pPr>
        <w:rPr>
          <w:rFonts w:asciiTheme="minorHAnsi" w:hAnsiTheme="minorHAnsi" w:cstheme="minorHAnsi"/>
          <w:color w:val="111111"/>
          <w:sz w:val="22"/>
          <w:szCs w:val="22"/>
        </w:rPr>
      </w:pPr>
      <w:r w:rsidRPr="00F90A84">
        <w:rPr>
          <w:rFonts w:asciiTheme="minorHAnsi" w:hAnsiTheme="minorHAnsi" w:cstheme="minorHAnsi"/>
          <w:color w:val="111111"/>
          <w:sz w:val="22"/>
          <w:szCs w:val="22"/>
        </w:rPr>
        <w:t xml:space="preserve">Among the machine learning algorithms you </w:t>
      </w:r>
      <w:r>
        <w:rPr>
          <w:rFonts w:asciiTheme="minorHAnsi" w:hAnsiTheme="minorHAnsi" w:cstheme="minorHAnsi"/>
          <w:color w:val="111111"/>
          <w:sz w:val="22"/>
          <w:szCs w:val="22"/>
        </w:rPr>
        <w:t>use</w:t>
      </w:r>
      <w:r w:rsidRPr="00F90A84">
        <w:rPr>
          <w:rFonts w:asciiTheme="minorHAnsi" w:hAnsiTheme="minorHAnsi" w:cstheme="minorHAnsi"/>
          <w:color w:val="111111"/>
          <w:sz w:val="22"/>
          <w:szCs w:val="22"/>
        </w:rPr>
        <w:t xml:space="preserve"> in your code, the one that typically takes the longest to train is the Support Vector Machine (SVM). SVMs are known to have high computational complexity, especially when working with large datasets or when using certain kernel functions. However, the actual training time can vary depending on factors such as the size and dimensionality of the dataset, the choice of kernel function, and the values of the hyperparameters. Other algorithms</w:t>
      </w:r>
      <w:r>
        <w:rPr>
          <w:rFonts w:asciiTheme="minorHAnsi" w:hAnsiTheme="minorHAnsi" w:cstheme="minorHAnsi"/>
          <w:color w:val="111111"/>
          <w:sz w:val="22"/>
          <w:szCs w:val="22"/>
        </w:rPr>
        <w:t>, such as Gradient Boosting Machines and Neural Networks,</w:t>
      </w:r>
      <w:r w:rsidRPr="00F90A84">
        <w:rPr>
          <w:rFonts w:asciiTheme="minorHAnsi" w:hAnsiTheme="minorHAnsi" w:cstheme="minorHAnsi"/>
          <w:color w:val="111111"/>
          <w:sz w:val="22"/>
          <w:szCs w:val="22"/>
        </w:rPr>
        <w:t xml:space="preserve"> can also take a long time to train, but typically not as long as SVM. </w:t>
      </w:r>
    </w:p>
    <w:p w14:paraId="652FB18B" w14:textId="77777777" w:rsidR="00D73FC4" w:rsidRDefault="00D73FC4" w:rsidP="00D73FC4">
      <w:pPr>
        <w:rPr>
          <w:rFonts w:asciiTheme="minorHAnsi" w:hAnsiTheme="minorHAnsi" w:cstheme="minorHAnsi"/>
          <w:sz w:val="22"/>
          <w:szCs w:val="22"/>
        </w:rPr>
      </w:pPr>
    </w:p>
    <w:p w14:paraId="71BB01C7" w14:textId="77777777" w:rsidR="00D73FC4" w:rsidRDefault="00D73FC4" w:rsidP="00D73FC4">
      <w:pPr>
        <w:pStyle w:val="ABodyCopy"/>
        <w:ind w:left="0"/>
        <w:rPr>
          <w:rFonts w:asciiTheme="minorHAnsi" w:hAnsiTheme="minorHAnsi" w:cstheme="minorHAnsi"/>
          <w:color w:val="111111"/>
          <w:sz w:val="22"/>
          <w:szCs w:val="22"/>
        </w:rPr>
      </w:pPr>
      <w:r w:rsidRPr="006868A5">
        <w:rPr>
          <w:rFonts w:asciiTheme="minorHAnsi" w:hAnsiTheme="minorHAnsi" w:cstheme="minorHAnsi"/>
          <w:color w:val="111111"/>
          <w:sz w:val="22"/>
          <w:szCs w:val="22"/>
        </w:rPr>
        <w:t xml:space="preserve">By following this structured approach to model development, we can build robust and reliable predictive models that not only perform well on unseen data but also provide </w:t>
      </w:r>
      <w:r w:rsidRPr="006868A5">
        <w:rPr>
          <w:rFonts w:asciiTheme="minorHAnsi" w:hAnsiTheme="minorHAnsi" w:cstheme="minorHAnsi"/>
          <w:color w:val="111111"/>
          <w:sz w:val="22"/>
          <w:szCs w:val="22"/>
        </w:rPr>
        <w:lastRenderedPageBreak/>
        <w:t xml:space="preserve">valuable insights into our data. </w:t>
      </w:r>
      <w:r>
        <w:rPr>
          <w:rFonts w:asciiTheme="minorHAnsi" w:hAnsiTheme="minorHAnsi" w:cstheme="minorHAnsi"/>
          <w:color w:val="111111"/>
          <w:sz w:val="22"/>
          <w:szCs w:val="22"/>
        </w:rPr>
        <w:t>The next chapter</w:t>
      </w:r>
      <w:r w:rsidRPr="006868A5">
        <w:rPr>
          <w:rFonts w:asciiTheme="minorHAnsi" w:hAnsiTheme="minorHAnsi" w:cstheme="minorHAnsi"/>
          <w:color w:val="111111"/>
          <w:sz w:val="22"/>
          <w:szCs w:val="22"/>
        </w:rPr>
        <w:t xml:space="preserve"> will delve deeper into specific machine learning models, exploring their strengths, weaknesses, and suitable applications.</w:t>
      </w:r>
    </w:p>
    <w:p w14:paraId="2E4018CB" w14:textId="77777777" w:rsidR="00D73FC4" w:rsidRDefault="00D73FC4" w:rsidP="00D73FC4">
      <w:pPr>
        <w:pStyle w:val="ABodyCopy"/>
        <w:ind w:left="0"/>
        <w:rPr>
          <w:rFonts w:asciiTheme="minorHAnsi" w:hAnsiTheme="minorHAnsi" w:cstheme="minorHAnsi"/>
          <w:color w:val="111111"/>
          <w:sz w:val="22"/>
          <w:szCs w:val="22"/>
        </w:rPr>
      </w:pPr>
    </w:p>
    <w:p w14:paraId="6C03F3FE" w14:textId="77777777" w:rsidR="00D73FC4" w:rsidRDefault="00D73FC4" w:rsidP="00D73FC4">
      <w:pPr>
        <w:pStyle w:val="ABodyCopy"/>
        <w:ind w:left="0"/>
        <w:rPr>
          <w:rFonts w:asciiTheme="minorHAnsi" w:hAnsiTheme="minorHAnsi" w:cstheme="minorHAnsi"/>
          <w:color w:val="111111"/>
          <w:sz w:val="22"/>
          <w:szCs w:val="22"/>
        </w:rPr>
      </w:pPr>
    </w:p>
    <w:p w14:paraId="6EB445B7" w14:textId="77777777" w:rsidR="00D73FC4" w:rsidRDefault="00D73FC4" w:rsidP="00D73FC4">
      <w:pPr>
        <w:pStyle w:val="ABodyCopy"/>
        <w:ind w:left="0"/>
        <w:rPr>
          <w:rFonts w:asciiTheme="minorHAnsi" w:hAnsiTheme="minorHAnsi" w:cstheme="minorHAnsi"/>
          <w:color w:val="111111"/>
          <w:sz w:val="22"/>
          <w:szCs w:val="22"/>
        </w:rPr>
      </w:pPr>
    </w:p>
    <w:p w14:paraId="14E373CC" w14:textId="77777777" w:rsidR="00D73FC4" w:rsidRDefault="00D73FC4" w:rsidP="00D73FC4">
      <w:pPr>
        <w:pStyle w:val="ABodyCopy"/>
        <w:ind w:left="0"/>
        <w:rPr>
          <w:rFonts w:asciiTheme="minorHAnsi" w:hAnsiTheme="minorHAnsi" w:cstheme="minorHAnsi"/>
          <w:color w:val="111111"/>
          <w:sz w:val="22"/>
          <w:szCs w:val="22"/>
        </w:rPr>
      </w:pPr>
    </w:p>
    <w:p w14:paraId="74DE0564" w14:textId="77777777" w:rsidR="00D73FC4" w:rsidRDefault="00D73FC4" w:rsidP="00D73FC4">
      <w:pPr>
        <w:pStyle w:val="ABodyCopy"/>
        <w:ind w:left="0"/>
        <w:rPr>
          <w:rFonts w:asciiTheme="minorHAnsi" w:hAnsiTheme="minorHAnsi" w:cstheme="minorHAnsi"/>
          <w:color w:val="111111"/>
          <w:sz w:val="22"/>
          <w:szCs w:val="22"/>
        </w:rPr>
      </w:pPr>
    </w:p>
    <w:p w14:paraId="0481B495" w14:textId="77777777" w:rsidR="00D73FC4" w:rsidRDefault="00D73FC4" w:rsidP="00D73FC4">
      <w:pPr>
        <w:pStyle w:val="ABodyCopy"/>
        <w:ind w:left="0"/>
        <w:rPr>
          <w:rFonts w:asciiTheme="minorHAnsi" w:hAnsiTheme="minorHAnsi" w:cstheme="minorHAnsi"/>
          <w:color w:val="111111"/>
          <w:sz w:val="22"/>
          <w:szCs w:val="22"/>
        </w:rPr>
      </w:pPr>
    </w:p>
    <w:p w14:paraId="7EF9774A" w14:textId="77777777" w:rsidR="00D73FC4" w:rsidRDefault="00D73FC4" w:rsidP="00D73FC4">
      <w:pPr>
        <w:pStyle w:val="ABodyCopy"/>
        <w:ind w:left="0"/>
        <w:rPr>
          <w:rFonts w:asciiTheme="minorHAnsi" w:hAnsiTheme="minorHAnsi" w:cstheme="minorHAnsi"/>
          <w:color w:val="111111"/>
          <w:sz w:val="22"/>
          <w:szCs w:val="22"/>
        </w:rPr>
      </w:pPr>
    </w:p>
    <w:p w14:paraId="436256CE" w14:textId="77777777" w:rsidR="00D73FC4" w:rsidRDefault="00D73FC4" w:rsidP="00D73FC4">
      <w:pPr>
        <w:pStyle w:val="ABodyCopy"/>
        <w:ind w:left="0"/>
        <w:rPr>
          <w:rFonts w:asciiTheme="minorHAnsi" w:hAnsiTheme="minorHAnsi" w:cstheme="minorHAnsi"/>
          <w:color w:val="111111"/>
          <w:sz w:val="22"/>
          <w:szCs w:val="22"/>
        </w:rPr>
      </w:pPr>
    </w:p>
    <w:p w14:paraId="2EA8FFAB" w14:textId="77777777" w:rsidR="00D73FC4" w:rsidRDefault="00D73FC4" w:rsidP="00D73FC4">
      <w:pPr>
        <w:pStyle w:val="ABodyCopy"/>
        <w:ind w:left="0"/>
        <w:rPr>
          <w:rFonts w:asciiTheme="minorHAnsi" w:hAnsiTheme="minorHAnsi" w:cstheme="minorHAnsi"/>
          <w:color w:val="111111"/>
          <w:sz w:val="22"/>
          <w:szCs w:val="22"/>
        </w:rPr>
      </w:pPr>
    </w:p>
    <w:p w14:paraId="24650D01" w14:textId="77777777" w:rsidR="00D73FC4" w:rsidRDefault="00D73FC4" w:rsidP="00D73FC4">
      <w:pPr>
        <w:pStyle w:val="ABodyCopy"/>
        <w:ind w:left="0"/>
        <w:rPr>
          <w:rFonts w:asciiTheme="minorHAnsi" w:hAnsiTheme="minorHAnsi" w:cstheme="minorHAnsi"/>
          <w:color w:val="111111"/>
          <w:sz w:val="22"/>
          <w:szCs w:val="22"/>
        </w:rPr>
      </w:pPr>
    </w:p>
    <w:p w14:paraId="53B09696" w14:textId="77777777" w:rsidR="00D73FC4" w:rsidRDefault="00D73FC4" w:rsidP="00D73FC4">
      <w:pPr>
        <w:pStyle w:val="ABodyCopy"/>
        <w:ind w:left="0"/>
        <w:rPr>
          <w:rFonts w:asciiTheme="minorHAnsi" w:hAnsiTheme="minorHAnsi" w:cstheme="minorHAnsi"/>
          <w:color w:val="111111"/>
          <w:sz w:val="22"/>
          <w:szCs w:val="22"/>
        </w:rPr>
      </w:pPr>
    </w:p>
    <w:p w14:paraId="388DCD50" w14:textId="77777777" w:rsidR="00D73FC4" w:rsidRDefault="00D73FC4" w:rsidP="00D73FC4">
      <w:pPr>
        <w:pStyle w:val="ABodyCopy"/>
        <w:ind w:left="0"/>
        <w:rPr>
          <w:rFonts w:asciiTheme="minorHAnsi" w:hAnsiTheme="minorHAnsi" w:cstheme="minorHAnsi"/>
          <w:color w:val="111111"/>
          <w:sz w:val="22"/>
          <w:szCs w:val="22"/>
        </w:rPr>
      </w:pPr>
    </w:p>
    <w:p w14:paraId="330A4137" w14:textId="77777777" w:rsidR="00D73FC4" w:rsidRDefault="00D73FC4" w:rsidP="00D73FC4">
      <w:pPr>
        <w:pStyle w:val="ABodyCopy"/>
        <w:ind w:left="0"/>
        <w:rPr>
          <w:rFonts w:asciiTheme="minorHAnsi" w:hAnsiTheme="minorHAnsi" w:cstheme="minorHAnsi"/>
          <w:color w:val="111111"/>
          <w:sz w:val="22"/>
          <w:szCs w:val="22"/>
        </w:rPr>
      </w:pPr>
    </w:p>
    <w:p w14:paraId="2B74BBF0" w14:textId="77777777" w:rsidR="00D73FC4" w:rsidRDefault="00D73FC4" w:rsidP="00D73FC4">
      <w:pPr>
        <w:pStyle w:val="ABodyCopy"/>
        <w:ind w:left="0"/>
        <w:rPr>
          <w:rFonts w:asciiTheme="minorHAnsi" w:hAnsiTheme="minorHAnsi" w:cstheme="minorHAnsi"/>
          <w:color w:val="111111"/>
          <w:sz w:val="22"/>
          <w:szCs w:val="22"/>
        </w:rPr>
      </w:pPr>
    </w:p>
    <w:p w14:paraId="385AC1AD" w14:textId="77777777" w:rsidR="00D73FC4" w:rsidRDefault="00D73FC4" w:rsidP="00D73FC4">
      <w:pPr>
        <w:pStyle w:val="ABodyCopy"/>
        <w:ind w:left="0"/>
        <w:rPr>
          <w:rFonts w:asciiTheme="minorHAnsi" w:hAnsiTheme="minorHAnsi" w:cstheme="minorHAnsi"/>
          <w:color w:val="111111"/>
          <w:sz w:val="22"/>
          <w:szCs w:val="22"/>
        </w:rPr>
      </w:pPr>
    </w:p>
    <w:p w14:paraId="0CC4DB60" w14:textId="77777777" w:rsidR="00D73FC4" w:rsidRDefault="00D73FC4" w:rsidP="00D73FC4">
      <w:pPr>
        <w:pStyle w:val="ABodyCopy"/>
        <w:ind w:left="0"/>
        <w:rPr>
          <w:rFonts w:asciiTheme="minorHAnsi" w:hAnsiTheme="minorHAnsi" w:cstheme="minorHAnsi"/>
          <w:color w:val="111111"/>
          <w:sz w:val="22"/>
          <w:szCs w:val="22"/>
        </w:rPr>
      </w:pPr>
    </w:p>
    <w:p w14:paraId="772096F6" w14:textId="77777777" w:rsidR="00D73FC4" w:rsidRDefault="00D73FC4" w:rsidP="00D73FC4">
      <w:pPr>
        <w:pStyle w:val="ABodyCopy"/>
        <w:ind w:left="0"/>
        <w:rPr>
          <w:rFonts w:asciiTheme="minorHAnsi" w:hAnsiTheme="minorHAnsi" w:cstheme="minorHAnsi"/>
          <w:color w:val="111111"/>
          <w:sz w:val="22"/>
          <w:szCs w:val="22"/>
        </w:rPr>
      </w:pPr>
    </w:p>
    <w:p w14:paraId="384C5833" w14:textId="77777777" w:rsidR="00D73FC4" w:rsidRDefault="00D73FC4" w:rsidP="00D73FC4">
      <w:pPr>
        <w:pStyle w:val="ABodyCopy"/>
        <w:ind w:left="0"/>
        <w:rPr>
          <w:rFonts w:asciiTheme="minorHAnsi" w:hAnsiTheme="minorHAnsi" w:cstheme="minorHAnsi"/>
          <w:color w:val="111111"/>
          <w:sz w:val="22"/>
          <w:szCs w:val="22"/>
        </w:rPr>
      </w:pPr>
    </w:p>
    <w:p w14:paraId="63E067AE" w14:textId="77777777" w:rsidR="00D73FC4" w:rsidRDefault="00D73FC4" w:rsidP="00D73FC4">
      <w:pPr>
        <w:pStyle w:val="ABodyCopy"/>
        <w:ind w:left="0"/>
        <w:rPr>
          <w:rFonts w:asciiTheme="minorHAnsi" w:hAnsiTheme="minorHAnsi" w:cstheme="minorHAnsi"/>
          <w:color w:val="111111"/>
          <w:sz w:val="22"/>
          <w:szCs w:val="22"/>
        </w:rPr>
      </w:pPr>
    </w:p>
    <w:p w14:paraId="32F65F2B" w14:textId="77777777" w:rsidR="00D73FC4" w:rsidRDefault="00D73FC4" w:rsidP="00D73FC4">
      <w:pPr>
        <w:pStyle w:val="ABodyCopy"/>
        <w:ind w:left="0"/>
        <w:rPr>
          <w:rFonts w:asciiTheme="minorHAnsi" w:hAnsiTheme="minorHAnsi" w:cstheme="minorHAnsi"/>
          <w:color w:val="111111"/>
          <w:sz w:val="22"/>
          <w:szCs w:val="22"/>
        </w:rPr>
      </w:pPr>
    </w:p>
    <w:p w14:paraId="30ADD01C" w14:textId="77777777" w:rsidR="00D73FC4" w:rsidRDefault="00D73FC4" w:rsidP="00D73FC4">
      <w:pPr>
        <w:pStyle w:val="Heading1"/>
      </w:pPr>
      <w:bookmarkStart w:id="83" w:name="_Toc174889593"/>
      <w:r>
        <w:lastRenderedPageBreak/>
        <w:t>Chapter 4 Summary:  Model Pipeline</w:t>
      </w:r>
      <w:bookmarkEnd w:id="83"/>
    </w:p>
    <w:p w14:paraId="171593B2" w14:textId="77777777" w:rsidR="00D73FC4" w:rsidRDefault="00D73FC4" w:rsidP="00D73FC4">
      <w:pPr>
        <w:pStyle w:val="ABodyCopy"/>
        <w:ind w:left="0"/>
        <w:rPr>
          <w:rFonts w:asciiTheme="minorHAnsi" w:hAnsiTheme="minorHAnsi" w:cstheme="minorHAnsi"/>
          <w:sz w:val="22"/>
          <w:szCs w:val="22"/>
        </w:rPr>
      </w:pPr>
    </w:p>
    <w:p w14:paraId="31CFDF1E" w14:textId="77777777" w:rsidR="00D73FC4" w:rsidRDefault="00D73FC4" w:rsidP="00D73FC4">
      <w:pPr>
        <w:rPr>
          <w:rFonts w:asciiTheme="minorHAnsi" w:hAnsiTheme="minorHAnsi" w:cstheme="minorHAnsi"/>
          <w:b/>
          <w:bCs/>
          <w:color w:val="111111"/>
          <w:sz w:val="22"/>
          <w:szCs w:val="22"/>
        </w:rPr>
      </w:pPr>
      <w:r w:rsidRPr="00550769">
        <w:rPr>
          <w:rFonts w:asciiTheme="minorHAnsi" w:hAnsiTheme="minorHAnsi" w:cstheme="minorHAnsi"/>
          <w:b/>
          <w:bCs/>
          <w:color w:val="111111"/>
          <w:sz w:val="22"/>
          <w:szCs w:val="22"/>
        </w:rPr>
        <w:t>1. Introduction to Model Pipelines</w:t>
      </w:r>
    </w:p>
    <w:p w14:paraId="0EAF585E" w14:textId="77777777" w:rsidR="00D73FC4" w:rsidRPr="00550769" w:rsidRDefault="00D73FC4" w:rsidP="00D73FC4">
      <w:pPr>
        <w:rPr>
          <w:rFonts w:asciiTheme="minorHAnsi" w:hAnsiTheme="minorHAnsi" w:cstheme="minorHAnsi"/>
          <w:b/>
          <w:bCs/>
          <w:color w:val="111111"/>
          <w:sz w:val="22"/>
          <w:szCs w:val="22"/>
        </w:rPr>
      </w:pPr>
    </w:p>
    <w:p w14:paraId="77DDD926" w14:textId="77777777" w:rsidR="00D73FC4" w:rsidRDefault="00D73FC4" w:rsidP="00145AC7">
      <w:pPr>
        <w:numPr>
          <w:ilvl w:val="0"/>
          <w:numId w:val="86"/>
        </w:numPr>
        <w:rPr>
          <w:rFonts w:asciiTheme="minorHAnsi" w:hAnsiTheme="minorHAnsi" w:cstheme="minorHAnsi"/>
          <w:color w:val="111111"/>
          <w:sz w:val="22"/>
          <w:szCs w:val="22"/>
        </w:rPr>
      </w:pPr>
      <w:r w:rsidRPr="00550769">
        <w:rPr>
          <w:rFonts w:asciiTheme="minorHAnsi" w:hAnsiTheme="minorHAnsi" w:cstheme="minorHAnsi"/>
          <w:b/>
          <w:bCs/>
          <w:color w:val="111111"/>
          <w:sz w:val="22"/>
          <w:szCs w:val="22"/>
        </w:rPr>
        <w:t>Overview</w:t>
      </w:r>
      <w:r w:rsidRPr="00550769">
        <w:rPr>
          <w:rFonts w:asciiTheme="minorHAnsi" w:hAnsiTheme="minorHAnsi" w:cstheme="minorHAnsi"/>
          <w:color w:val="111111"/>
          <w:sz w:val="22"/>
          <w:szCs w:val="22"/>
        </w:rPr>
        <w:t>: The chapter introduces the concept of a model pipeline in data science and machine learning. A model pipeline is a sequence of steps designed to ensure systematic, consistent, and repeatable data processing, leading to the development of robust models. The chapter emphasizes the importance of pipelines in maintaining consistency, efficiency, and repeatability across different datasets and iterations of a project.</w:t>
      </w:r>
    </w:p>
    <w:p w14:paraId="14E08031" w14:textId="77777777" w:rsidR="00D73FC4" w:rsidRPr="00550769" w:rsidRDefault="00D73FC4" w:rsidP="00D73FC4">
      <w:pPr>
        <w:ind w:left="720"/>
        <w:rPr>
          <w:rFonts w:asciiTheme="minorHAnsi" w:hAnsiTheme="minorHAnsi" w:cstheme="minorHAnsi"/>
          <w:color w:val="111111"/>
          <w:sz w:val="22"/>
          <w:szCs w:val="22"/>
        </w:rPr>
      </w:pPr>
    </w:p>
    <w:p w14:paraId="03A2952C" w14:textId="77777777" w:rsidR="00D73FC4" w:rsidRDefault="00D73FC4" w:rsidP="00145AC7">
      <w:pPr>
        <w:numPr>
          <w:ilvl w:val="0"/>
          <w:numId w:val="86"/>
        </w:numPr>
        <w:rPr>
          <w:rFonts w:asciiTheme="minorHAnsi" w:hAnsiTheme="minorHAnsi" w:cstheme="minorHAnsi"/>
          <w:color w:val="111111"/>
          <w:sz w:val="22"/>
          <w:szCs w:val="22"/>
        </w:rPr>
      </w:pPr>
      <w:r w:rsidRPr="00550769">
        <w:rPr>
          <w:rFonts w:asciiTheme="minorHAnsi" w:hAnsiTheme="minorHAnsi" w:cstheme="minorHAnsi"/>
          <w:b/>
          <w:bCs/>
          <w:color w:val="111111"/>
          <w:sz w:val="22"/>
          <w:szCs w:val="22"/>
        </w:rPr>
        <w:t>Context</w:t>
      </w:r>
      <w:r w:rsidRPr="00550769">
        <w:rPr>
          <w:rFonts w:asciiTheme="minorHAnsi" w:hAnsiTheme="minorHAnsi" w:cstheme="minorHAnsi"/>
          <w:color w:val="111111"/>
          <w:sz w:val="22"/>
          <w:szCs w:val="22"/>
        </w:rPr>
        <w:t>: The chapter sets the stage for understanding how model pipelines streamline the machine learning process by automating repetitive tasks and maintaining the integrity of results.</w:t>
      </w:r>
    </w:p>
    <w:p w14:paraId="0F416366" w14:textId="77777777" w:rsidR="00D73FC4" w:rsidRPr="00550769" w:rsidRDefault="00D73FC4" w:rsidP="00D73FC4">
      <w:pPr>
        <w:ind w:left="720"/>
        <w:rPr>
          <w:rFonts w:asciiTheme="minorHAnsi" w:hAnsiTheme="minorHAnsi" w:cstheme="minorHAnsi"/>
          <w:color w:val="111111"/>
          <w:sz w:val="22"/>
          <w:szCs w:val="22"/>
        </w:rPr>
      </w:pPr>
    </w:p>
    <w:p w14:paraId="5A8EEC30" w14:textId="77777777" w:rsidR="00D73FC4" w:rsidRPr="00550769" w:rsidRDefault="00D73FC4" w:rsidP="00D73FC4">
      <w:pPr>
        <w:rPr>
          <w:rFonts w:asciiTheme="minorHAnsi" w:hAnsiTheme="minorHAnsi" w:cstheme="minorHAnsi"/>
          <w:b/>
          <w:bCs/>
          <w:color w:val="111111"/>
          <w:sz w:val="22"/>
          <w:szCs w:val="22"/>
        </w:rPr>
      </w:pPr>
      <w:r w:rsidRPr="00550769">
        <w:rPr>
          <w:rFonts w:asciiTheme="minorHAnsi" w:hAnsiTheme="minorHAnsi" w:cstheme="minorHAnsi"/>
          <w:b/>
          <w:bCs/>
          <w:color w:val="111111"/>
          <w:sz w:val="22"/>
          <w:szCs w:val="22"/>
        </w:rPr>
        <w:t>2. Data Preparation</w:t>
      </w:r>
    </w:p>
    <w:p w14:paraId="3807C6C1" w14:textId="77777777" w:rsidR="00D73FC4" w:rsidRPr="00074F39" w:rsidRDefault="00D73FC4" w:rsidP="00D73FC4">
      <w:pPr>
        <w:ind w:left="720"/>
        <w:rPr>
          <w:rFonts w:asciiTheme="minorHAnsi" w:hAnsiTheme="minorHAnsi" w:cstheme="minorHAnsi"/>
          <w:color w:val="111111"/>
          <w:sz w:val="22"/>
          <w:szCs w:val="22"/>
        </w:rPr>
      </w:pPr>
    </w:p>
    <w:p w14:paraId="1D60A15F" w14:textId="77777777" w:rsidR="00D73FC4" w:rsidRPr="00550769" w:rsidRDefault="00D73FC4" w:rsidP="00145AC7">
      <w:pPr>
        <w:numPr>
          <w:ilvl w:val="0"/>
          <w:numId w:val="87"/>
        </w:numPr>
        <w:rPr>
          <w:rFonts w:asciiTheme="minorHAnsi" w:hAnsiTheme="minorHAnsi" w:cstheme="minorHAnsi"/>
          <w:color w:val="111111"/>
          <w:sz w:val="22"/>
          <w:szCs w:val="22"/>
        </w:rPr>
      </w:pPr>
      <w:r w:rsidRPr="00550769">
        <w:rPr>
          <w:rFonts w:asciiTheme="minorHAnsi" w:hAnsiTheme="minorHAnsi" w:cstheme="minorHAnsi"/>
          <w:b/>
          <w:bCs/>
          <w:color w:val="111111"/>
          <w:sz w:val="22"/>
          <w:szCs w:val="22"/>
        </w:rPr>
        <w:t>Outlier Treatment</w:t>
      </w:r>
      <w:r w:rsidRPr="00550769">
        <w:rPr>
          <w:rFonts w:asciiTheme="minorHAnsi" w:hAnsiTheme="minorHAnsi" w:cstheme="minorHAnsi"/>
          <w:color w:val="111111"/>
          <w:sz w:val="22"/>
          <w:szCs w:val="22"/>
        </w:rPr>
        <w:t>: The chapter explains the importance of addressing outliers in the data. Techniques such as the Windsor method are discussed, where extreme values are capped and floored to minimize their impact on model performance.</w:t>
      </w:r>
    </w:p>
    <w:p w14:paraId="1F1B8963" w14:textId="77777777" w:rsidR="00D73FC4" w:rsidRPr="00074F39" w:rsidRDefault="00D73FC4" w:rsidP="00D73FC4">
      <w:pPr>
        <w:ind w:left="720"/>
        <w:rPr>
          <w:rFonts w:asciiTheme="minorHAnsi" w:hAnsiTheme="minorHAnsi" w:cstheme="minorHAnsi"/>
          <w:color w:val="111111"/>
          <w:sz w:val="22"/>
          <w:szCs w:val="22"/>
        </w:rPr>
      </w:pPr>
    </w:p>
    <w:p w14:paraId="7E726690" w14:textId="77777777" w:rsidR="00D73FC4" w:rsidRPr="00550769" w:rsidRDefault="00D73FC4" w:rsidP="00145AC7">
      <w:pPr>
        <w:numPr>
          <w:ilvl w:val="0"/>
          <w:numId w:val="87"/>
        </w:numPr>
        <w:rPr>
          <w:rFonts w:asciiTheme="minorHAnsi" w:hAnsiTheme="minorHAnsi" w:cstheme="minorHAnsi"/>
          <w:color w:val="111111"/>
          <w:sz w:val="22"/>
          <w:szCs w:val="22"/>
        </w:rPr>
      </w:pPr>
      <w:r w:rsidRPr="00550769">
        <w:rPr>
          <w:rFonts w:asciiTheme="minorHAnsi" w:hAnsiTheme="minorHAnsi" w:cstheme="minorHAnsi"/>
          <w:b/>
          <w:bCs/>
          <w:color w:val="111111"/>
          <w:sz w:val="22"/>
          <w:szCs w:val="22"/>
        </w:rPr>
        <w:t>Feature Engineering</w:t>
      </w:r>
      <w:r w:rsidRPr="00550769">
        <w:rPr>
          <w:rFonts w:asciiTheme="minorHAnsi" w:hAnsiTheme="minorHAnsi" w:cstheme="minorHAnsi"/>
          <w:color w:val="111111"/>
          <w:sz w:val="22"/>
          <w:szCs w:val="22"/>
        </w:rPr>
        <w:t>: Feature engineering is highlighted as a critical step in enhancing the predictive power of models. The chapter covers techniques such as creating polynomial features and exploring feature interactions to capture complex relationships in the data.</w:t>
      </w:r>
    </w:p>
    <w:p w14:paraId="05D5AD15" w14:textId="77777777" w:rsidR="00D73FC4" w:rsidRPr="00074F39" w:rsidRDefault="00D73FC4" w:rsidP="00D73FC4">
      <w:pPr>
        <w:ind w:left="720"/>
        <w:rPr>
          <w:rFonts w:asciiTheme="minorHAnsi" w:hAnsiTheme="minorHAnsi" w:cstheme="minorHAnsi"/>
          <w:color w:val="111111"/>
          <w:sz w:val="22"/>
          <w:szCs w:val="22"/>
        </w:rPr>
      </w:pPr>
    </w:p>
    <w:p w14:paraId="715DC163" w14:textId="77777777" w:rsidR="00D73FC4" w:rsidRPr="00550769" w:rsidRDefault="00D73FC4" w:rsidP="00145AC7">
      <w:pPr>
        <w:numPr>
          <w:ilvl w:val="0"/>
          <w:numId w:val="87"/>
        </w:numPr>
        <w:rPr>
          <w:rFonts w:asciiTheme="minorHAnsi" w:hAnsiTheme="minorHAnsi" w:cstheme="minorHAnsi"/>
          <w:color w:val="111111"/>
          <w:sz w:val="22"/>
          <w:szCs w:val="22"/>
        </w:rPr>
      </w:pPr>
      <w:r w:rsidRPr="00550769">
        <w:rPr>
          <w:rFonts w:asciiTheme="minorHAnsi" w:hAnsiTheme="minorHAnsi" w:cstheme="minorHAnsi"/>
          <w:b/>
          <w:bCs/>
          <w:color w:val="111111"/>
          <w:sz w:val="22"/>
          <w:szCs w:val="22"/>
        </w:rPr>
        <w:t>Missing Value Imputation</w:t>
      </w:r>
      <w:r w:rsidRPr="00550769">
        <w:rPr>
          <w:rFonts w:asciiTheme="minorHAnsi" w:hAnsiTheme="minorHAnsi" w:cstheme="minorHAnsi"/>
          <w:color w:val="111111"/>
          <w:sz w:val="22"/>
          <w:szCs w:val="22"/>
        </w:rPr>
        <w:t>: The chapter discusses various methods for handling missing data, including mean, median, and predictive model-based imputations, ensuring a complete and informative dataset for modeling.</w:t>
      </w:r>
    </w:p>
    <w:p w14:paraId="34D0ED19" w14:textId="77777777" w:rsidR="00D73FC4" w:rsidRPr="00074F39" w:rsidRDefault="00D73FC4" w:rsidP="00D73FC4">
      <w:pPr>
        <w:ind w:left="720"/>
        <w:rPr>
          <w:rFonts w:asciiTheme="minorHAnsi" w:hAnsiTheme="minorHAnsi" w:cstheme="minorHAnsi"/>
          <w:color w:val="111111"/>
          <w:sz w:val="22"/>
          <w:szCs w:val="22"/>
        </w:rPr>
      </w:pPr>
    </w:p>
    <w:p w14:paraId="4E24B4EB" w14:textId="77777777" w:rsidR="00D73FC4" w:rsidRPr="00550769" w:rsidRDefault="00D73FC4" w:rsidP="00145AC7">
      <w:pPr>
        <w:numPr>
          <w:ilvl w:val="0"/>
          <w:numId w:val="87"/>
        </w:numPr>
        <w:rPr>
          <w:rFonts w:asciiTheme="minorHAnsi" w:hAnsiTheme="minorHAnsi" w:cstheme="minorHAnsi"/>
          <w:color w:val="111111"/>
          <w:sz w:val="22"/>
          <w:szCs w:val="22"/>
        </w:rPr>
      </w:pPr>
      <w:r w:rsidRPr="00550769">
        <w:rPr>
          <w:rFonts w:asciiTheme="minorHAnsi" w:hAnsiTheme="minorHAnsi" w:cstheme="minorHAnsi"/>
          <w:b/>
          <w:bCs/>
          <w:color w:val="111111"/>
          <w:sz w:val="22"/>
          <w:szCs w:val="22"/>
        </w:rPr>
        <w:t>Categorical Variable Encoding</w:t>
      </w:r>
      <w:r w:rsidRPr="00550769">
        <w:rPr>
          <w:rFonts w:asciiTheme="minorHAnsi" w:hAnsiTheme="minorHAnsi" w:cstheme="minorHAnsi"/>
          <w:color w:val="111111"/>
          <w:sz w:val="22"/>
          <w:szCs w:val="22"/>
        </w:rPr>
        <w:t>: The chapter explains the process of converting categorical variables into a numeric format suitable for modeling, using techniques like one-hot encoding.</w:t>
      </w:r>
    </w:p>
    <w:p w14:paraId="713D773B" w14:textId="77777777" w:rsidR="00D73FC4" w:rsidRPr="00074F39" w:rsidRDefault="00D73FC4" w:rsidP="00D73FC4">
      <w:pPr>
        <w:ind w:left="720"/>
        <w:rPr>
          <w:rFonts w:asciiTheme="minorHAnsi" w:hAnsiTheme="minorHAnsi" w:cstheme="minorHAnsi"/>
          <w:color w:val="111111"/>
          <w:sz w:val="22"/>
          <w:szCs w:val="22"/>
        </w:rPr>
      </w:pPr>
    </w:p>
    <w:p w14:paraId="5E1406CC" w14:textId="77777777" w:rsidR="00D73FC4" w:rsidRDefault="00D73FC4" w:rsidP="00145AC7">
      <w:pPr>
        <w:numPr>
          <w:ilvl w:val="0"/>
          <w:numId w:val="87"/>
        </w:numPr>
        <w:rPr>
          <w:rFonts w:asciiTheme="minorHAnsi" w:hAnsiTheme="minorHAnsi" w:cstheme="minorHAnsi"/>
          <w:color w:val="111111"/>
          <w:sz w:val="22"/>
          <w:szCs w:val="22"/>
        </w:rPr>
      </w:pPr>
      <w:r w:rsidRPr="00550769">
        <w:rPr>
          <w:rFonts w:asciiTheme="minorHAnsi" w:hAnsiTheme="minorHAnsi" w:cstheme="minorHAnsi"/>
          <w:b/>
          <w:bCs/>
          <w:color w:val="111111"/>
          <w:sz w:val="22"/>
          <w:szCs w:val="22"/>
        </w:rPr>
        <w:t>Data Balancing</w:t>
      </w:r>
      <w:r w:rsidRPr="00550769">
        <w:rPr>
          <w:rFonts w:asciiTheme="minorHAnsi" w:hAnsiTheme="minorHAnsi" w:cstheme="minorHAnsi"/>
          <w:color w:val="111111"/>
          <w:sz w:val="22"/>
          <w:szCs w:val="22"/>
        </w:rPr>
        <w:t>: Addressing class imbalance in binary classification problems is discussed, with techniques such as undersampling, oversampling, and synthetic sampling to create a balanced dataset.</w:t>
      </w:r>
    </w:p>
    <w:p w14:paraId="41559D65" w14:textId="77777777" w:rsidR="00D73FC4" w:rsidRPr="00550769" w:rsidRDefault="00D73FC4" w:rsidP="00D73FC4">
      <w:pPr>
        <w:ind w:left="720"/>
        <w:rPr>
          <w:rFonts w:asciiTheme="minorHAnsi" w:hAnsiTheme="minorHAnsi" w:cstheme="minorHAnsi"/>
          <w:color w:val="111111"/>
          <w:sz w:val="22"/>
          <w:szCs w:val="22"/>
        </w:rPr>
      </w:pPr>
    </w:p>
    <w:p w14:paraId="0C840B01" w14:textId="77777777" w:rsidR="00D73FC4" w:rsidRPr="00550769" w:rsidRDefault="00D73FC4" w:rsidP="00D73FC4">
      <w:pPr>
        <w:rPr>
          <w:rFonts w:asciiTheme="minorHAnsi" w:hAnsiTheme="minorHAnsi" w:cstheme="minorHAnsi"/>
          <w:b/>
          <w:bCs/>
          <w:color w:val="111111"/>
          <w:sz w:val="22"/>
          <w:szCs w:val="22"/>
        </w:rPr>
      </w:pPr>
      <w:r w:rsidRPr="00550769">
        <w:rPr>
          <w:rFonts w:asciiTheme="minorHAnsi" w:hAnsiTheme="minorHAnsi" w:cstheme="minorHAnsi"/>
          <w:b/>
          <w:bCs/>
          <w:color w:val="111111"/>
          <w:sz w:val="22"/>
          <w:szCs w:val="22"/>
        </w:rPr>
        <w:t>3. Order of Operations in Data Preparation</w:t>
      </w:r>
    </w:p>
    <w:p w14:paraId="40A6DAA3" w14:textId="77777777" w:rsidR="00D73FC4" w:rsidRPr="00074F39" w:rsidRDefault="00D73FC4" w:rsidP="00D73FC4">
      <w:pPr>
        <w:ind w:left="720"/>
        <w:rPr>
          <w:rFonts w:asciiTheme="minorHAnsi" w:hAnsiTheme="minorHAnsi" w:cstheme="minorHAnsi"/>
          <w:color w:val="111111"/>
          <w:sz w:val="22"/>
          <w:szCs w:val="22"/>
        </w:rPr>
      </w:pPr>
    </w:p>
    <w:p w14:paraId="5C1E7EAC" w14:textId="77777777" w:rsidR="00D73FC4" w:rsidRDefault="00D73FC4" w:rsidP="00145AC7">
      <w:pPr>
        <w:numPr>
          <w:ilvl w:val="0"/>
          <w:numId w:val="88"/>
        </w:numPr>
        <w:rPr>
          <w:rFonts w:asciiTheme="minorHAnsi" w:hAnsiTheme="minorHAnsi" w:cstheme="minorHAnsi"/>
          <w:color w:val="111111"/>
          <w:sz w:val="22"/>
          <w:szCs w:val="22"/>
        </w:rPr>
      </w:pPr>
      <w:r w:rsidRPr="00550769">
        <w:rPr>
          <w:rFonts w:asciiTheme="minorHAnsi" w:hAnsiTheme="minorHAnsi" w:cstheme="minorHAnsi"/>
          <w:b/>
          <w:bCs/>
          <w:color w:val="111111"/>
          <w:sz w:val="22"/>
          <w:szCs w:val="22"/>
        </w:rPr>
        <w:t>General Guidelines</w:t>
      </w:r>
      <w:r w:rsidRPr="00550769">
        <w:rPr>
          <w:rFonts w:asciiTheme="minorHAnsi" w:hAnsiTheme="minorHAnsi" w:cstheme="minorHAnsi"/>
          <w:color w:val="111111"/>
          <w:sz w:val="22"/>
          <w:szCs w:val="22"/>
        </w:rPr>
        <w:t>: The chapter provides a recommended sequence for data preparation steps: starting with outlier treatment, followed by missing value imputation, feature engineering, categorical variable encoding, and finally data balancing. This order ensures that the data is prepared optimally for modeling.</w:t>
      </w:r>
    </w:p>
    <w:p w14:paraId="18EE7610" w14:textId="77777777" w:rsidR="00D73FC4" w:rsidRPr="00550769" w:rsidRDefault="00D73FC4" w:rsidP="00D73FC4">
      <w:pPr>
        <w:ind w:left="720"/>
        <w:rPr>
          <w:rFonts w:asciiTheme="minorHAnsi" w:hAnsiTheme="minorHAnsi" w:cstheme="minorHAnsi"/>
          <w:color w:val="111111"/>
          <w:sz w:val="22"/>
          <w:szCs w:val="22"/>
        </w:rPr>
      </w:pPr>
    </w:p>
    <w:p w14:paraId="0F33F4AB" w14:textId="77777777" w:rsidR="00D73FC4" w:rsidRPr="00550769" w:rsidRDefault="00D73FC4" w:rsidP="00D73FC4">
      <w:pPr>
        <w:rPr>
          <w:rFonts w:asciiTheme="minorHAnsi" w:hAnsiTheme="minorHAnsi" w:cstheme="minorHAnsi"/>
          <w:b/>
          <w:bCs/>
          <w:color w:val="111111"/>
          <w:sz w:val="22"/>
          <w:szCs w:val="22"/>
        </w:rPr>
      </w:pPr>
      <w:r w:rsidRPr="00550769">
        <w:rPr>
          <w:rFonts w:asciiTheme="minorHAnsi" w:hAnsiTheme="minorHAnsi" w:cstheme="minorHAnsi"/>
          <w:b/>
          <w:bCs/>
          <w:color w:val="111111"/>
          <w:sz w:val="22"/>
          <w:szCs w:val="22"/>
        </w:rPr>
        <w:t>4. Data Segmentation</w:t>
      </w:r>
    </w:p>
    <w:p w14:paraId="573E0814" w14:textId="77777777" w:rsidR="00D73FC4" w:rsidRPr="00074F39" w:rsidRDefault="00D73FC4" w:rsidP="00D73FC4">
      <w:pPr>
        <w:ind w:left="720"/>
        <w:rPr>
          <w:rFonts w:asciiTheme="minorHAnsi" w:hAnsiTheme="minorHAnsi" w:cstheme="minorHAnsi"/>
          <w:color w:val="111111"/>
          <w:sz w:val="22"/>
          <w:szCs w:val="22"/>
        </w:rPr>
      </w:pPr>
    </w:p>
    <w:p w14:paraId="01C8DDCE" w14:textId="77777777" w:rsidR="00D73FC4" w:rsidRPr="00550769" w:rsidRDefault="00D73FC4" w:rsidP="00145AC7">
      <w:pPr>
        <w:numPr>
          <w:ilvl w:val="0"/>
          <w:numId w:val="89"/>
        </w:numPr>
        <w:rPr>
          <w:rFonts w:asciiTheme="minorHAnsi" w:hAnsiTheme="minorHAnsi" w:cstheme="minorHAnsi"/>
          <w:color w:val="111111"/>
          <w:sz w:val="22"/>
          <w:szCs w:val="22"/>
        </w:rPr>
      </w:pPr>
      <w:r w:rsidRPr="00550769">
        <w:rPr>
          <w:rFonts w:asciiTheme="minorHAnsi" w:hAnsiTheme="minorHAnsi" w:cstheme="minorHAnsi"/>
          <w:b/>
          <w:bCs/>
          <w:color w:val="111111"/>
          <w:sz w:val="22"/>
          <w:szCs w:val="22"/>
        </w:rPr>
        <w:t>Importance of Data Segmentation</w:t>
      </w:r>
      <w:r w:rsidRPr="00550769">
        <w:rPr>
          <w:rFonts w:asciiTheme="minorHAnsi" w:hAnsiTheme="minorHAnsi" w:cstheme="minorHAnsi"/>
          <w:color w:val="111111"/>
          <w:sz w:val="22"/>
          <w:szCs w:val="22"/>
        </w:rPr>
        <w:t>: The chapter discusses the necessity of dividing the dataset into training, validation, and testing sets to assess model performance and generalization capabilities accurately.</w:t>
      </w:r>
    </w:p>
    <w:p w14:paraId="11F1E8F4" w14:textId="77777777" w:rsidR="00D73FC4" w:rsidRPr="00074F39" w:rsidRDefault="00D73FC4" w:rsidP="00D73FC4">
      <w:pPr>
        <w:ind w:left="720"/>
        <w:rPr>
          <w:rFonts w:asciiTheme="minorHAnsi" w:hAnsiTheme="minorHAnsi" w:cstheme="minorHAnsi"/>
          <w:color w:val="111111"/>
          <w:sz w:val="22"/>
          <w:szCs w:val="22"/>
        </w:rPr>
      </w:pPr>
    </w:p>
    <w:p w14:paraId="08828634" w14:textId="77777777" w:rsidR="00D73FC4" w:rsidRDefault="00D73FC4" w:rsidP="00145AC7">
      <w:pPr>
        <w:numPr>
          <w:ilvl w:val="0"/>
          <w:numId w:val="89"/>
        </w:numPr>
        <w:rPr>
          <w:rFonts w:asciiTheme="minorHAnsi" w:hAnsiTheme="minorHAnsi" w:cstheme="minorHAnsi"/>
          <w:color w:val="111111"/>
          <w:sz w:val="22"/>
          <w:szCs w:val="22"/>
        </w:rPr>
      </w:pPr>
      <w:r w:rsidRPr="00550769">
        <w:rPr>
          <w:rFonts w:asciiTheme="minorHAnsi" w:hAnsiTheme="minorHAnsi" w:cstheme="minorHAnsi"/>
          <w:b/>
          <w:bCs/>
          <w:color w:val="111111"/>
          <w:sz w:val="22"/>
          <w:szCs w:val="22"/>
        </w:rPr>
        <w:t>Types of Data Segmentation</w:t>
      </w:r>
      <w:r w:rsidRPr="00550769">
        <w:rPr>
          <w:rFonts w:asciiTheme="minorHAnsi" w:hAnsiTheme="minorHAnsi" w:cstheme="minorHAnsi"/>
          <w:color w:val="111111"/>
          <w:sz w:val="22"/>
          <w:szCs w:val="22"/>
        </w:rPr>
        <w:t>:</w:t>
      </w:r>
    </w:p>
    <w:p w14:paraId="12632DCB" w14:textId="77777777" w:rsidR="00D73FC4" w:rsidRPr="00550769" w:rsidRDefault="00D73FC4" w:rsidP="00D73FC4">
      <w:pPr>
        <w:rPr>
          <w:rFonts w:asciiTheme="minorHAnsi" w:hAnsiTheme="minorHAnsi" w:cstheme="minorHAnsi"/>
          <w:color w:val="111111"/>
          <w:sz w:val="22"/>
          <w:szCs w:val="22"/>
        </w:rPr>
      </w:pPr>
    </w:p>
    <w:p w14:paraId="01E0815E" w14:textId="77777777" w:rsidR="00D73FC4" w:rsidRDefault="00D73FC4" w:rsidP="00145AC7">
      <w:pPr>
        <w:numPr>
          <w:ilvl w:val="1"/>
          <w:numId w:val="89"/>
        </w:numPr>
        <w:rPr>
          <w:rFonts w:asciiTheme="minorHAnsi" w:hAnsiTheme="minorHAnsi" w:cstheme="minorHAnsi"/>
          <w:color w:val="111111"/>
          <w:sz w:val="22"/>
          <w:szCs w:val="22"/>
        </w:rPr>
      </w:pPr>
      <w:r w:rsidRPr="00550769">
        <w:rPr>
          <w:rFonts w:asciiTheme="minorHAnsi" w:hAnsiTheme="minorHAnsi" w:cstheme="minorHAnsi"/>
          <w:b/>
          <w:bCs/>
          <w:color w:val="111111"/>
          <w:sz w:val="22"/>
          <w:szCs w:val="22"/>
        </w:rPr>
        <w:t>Train-Validation-Test Split</w:t>
      </w:r>
      <w:r w:rsidRPr="00550769">
        <w:rPr>
          <w:rFonts w:asciiTheme="minorHAnsi" w:hAnsiTheme="minorHAnsi" w:cstheme="minorHAnsi"/>
          <w:color w:val="111111"/>
          <w:sz w:val="22"/>
          <w:szCs w:val="22"/>
        </w:rPr>
        <w:t>: The standard approach for most predictive modeling tasks, ensuring robust and reliable model performance.</w:t>
      </w:r>
    </w:p>
    <w:p w14:paraId="1CCFA49B" w14:textId="77777777" w:rsidR="00D73FC4" w:rsidRPr="00550769" w:rsidRDefault="00D73FC4" w:rsidP="00D73FC4">
      <w:pPr>
        <w:ind w:left="1440"/>
        <w:rPr>
          <w:rFonts w:asciiTheme="minorHAnsi" w:hAnsiTheme="minorHAnsi" w:cstheme="minorHAnsi"/>
          <w:color w:val="111111"/>
          <w:sz w:val="22"/>
          <w:szCs w:val="22"/>
        </w:rPr>
      </w:pPr>
    </w:p>
    <w:p w14:paraId="64EA7D4A" w14:textId="77777777" w:rsidR="00D73FC4" w:rsidRPr="00550769" w:rsidRDefault="00D73FC4" w:rsidP="00145AC7">
      <w:pPr>
        <w:numPr>
          <w:ilvl w:val="1"/>
          <w:numId w:val="89"/>
        </w:numPr>
        <w:rPr>
          <w:rFonts w:asciiTheme="minorHAnsi" w:hAnsiTheme="minorHAnsi" w:cstheme="minorHAnsi"/>
          <w:color w:val="111111"/>
          <w:sz w:val="22"/>
          <w:szCs w:val="22"/>
        </w:rPr>
      </w:pPr>
      <w:r w:rsidRPr="00550769">
        <w:rPr>
          <w:rFonts w:asciiTheme="minorHAnsi" w:hAnsiTheme="minorHAnsi" w:cstheme="minorHAnsi"/>
          <w:b/>
          <w:bCs/>
          <w:color w:val="111111"/>
          <w:sz w:val="22"/>
          <w:szCs w:val="22"/>
        </w:rPr>
        <w:t>Out-of-Time (OOT) Validation</w:t>
      </w:r>
      <w:r w:rsidRPr="00550769">
        <w:rPr>
          <w:rFonts w:asciiTheme="minorHAnsi" w:hAnsiTheme="minorHAnsi" w:cstheme="minorHAnsi"/>
          <w:color w:val="111111"/>
          <w:sz w:val="22"/>
          <w:szCs w:val="22"/>
        </w:rPr>
        <w:t>: Specifically used in time series data to simulate real-world scenarios by evaluating the model on future data.</w:t>
      </w:r>
    </w:p>
    <w:p w14:paraId="12D56C75" w14:textId="77777777" w:rsidR="00D73FC4" w:rsidRPr="00074F39" w:rsidRDefault="00D73FC4" w:rsidP="00D73FC4">
      <w:pPr>
        <w:ind w:left="720"/>
        <w:rPr>
          <w:rFonts w:asciiTheme="minorHAnsi" w:hAnsiTheme="minorHAnsi" w:cstheme="minorHAnsi"/>
          <w:color w:val="111111"/>
          <w:sz w:val="22"/>
          <w:szCs w:val="22"/>
        </w:rPr>
      </w:pPr>
    </w:p>
    <w:p w14:paraId="20AE7F8D" w14:textId="77777777" w:rsidR="00D73FC4" w:rsidRDefault="00D73FC4" w:rsidP="00145AC7">
      <w:pPr>
        <w:numPr>
          <w:ilvl w:val="0"/>
          <w:numId w:val="89"/>
        </w:numPr>
        <w:rPr>
          <w:rFonts w:asciiTheme="minorHAnsi" w:hAnsiTheme="minorHAnsi" w:cstheme="minorHAnsi"/>
          <w:color w:val="111111"/>
          <w:sz w:val="22"/>
          <w:szCs w:val="22"/>
        </w:rPr>
      </w:pPr>
      <w:r w:rsidRPr="00550769">
        <w:rPr>
          <w:rFonts w:asciiTheme="minorHAnsi" w:hAnsiTheme="minorHAnsi" w:cstheme="minorHAnsi"/>
          <w:b/>
          <w:bCs/>
          <w:color w:val="111111"/>
          <w:sz w:val="22"/>
          <w:szCs w:val="22"/>
        </w:rPr>
        <w:t>Cross-Validation</w:t>
      </w:r>
      <w:r w:rsidRPr="00550769">
        <w:rPr>
          <w:rFonts w:asciiTheme="minorHAnsi" w:hAnsiTheme="minorHAnsi" w:cstheme="minorHAnsi"/>
          <w:color w:val="111111"/>
          <w:sz w:val="22"/>
          <w:szCs w:val="22"/>
        </w:rPr>
        <w:t>: The chapter introduces cross-validation as an alternative approach, particularly useful when data is limited. The k-fold cross-validation technique is discussed in detail, along with its benefits in providing a more robust estimate of model performance.</w:t>
      </w:r>
    </w:p>
    <w:p w14:paraId="615FFCCB" w14:textId="77777777" w:rsidR="00D73FC4" w:rsidRPr="00550769" w:rsidRDefault="00D73FC4" w:rsidP="00D73FC4">
      <w:pPr>
        <w:ind w:left="720"/>
        <w:rPr>
          <w:rFonts w:asciiTheme="minorHAnsi" w:hAnsiTheme="minorHAnsi" w:cstheme="minorHAnsi"/>
          <w:color w:val="111111"/>
          <w:sz w:val="22"/>
          <w:szCs w:val="22"/>
        </w:rPr>
      </w:pPr>
    </w:p>
    <w:p w14:paraId="3A71D6E8" w14:textId="77777777" w:rsidR="00D73FC4" w:rsidRPr="00550769" w:rsidRDefault="00D73FC4" w:rsidP="00D73FC4">
      <w:pPr>
        <w:rPr>
          <w:rFonts w:asciiTheme="minorHAnsi" w:hAnsiTheme="minorHAnsi" w:cstheme="minorHAnsi"/>
          <w:b/>
          <w:bCs/>
          <w:color w:val="111111"/>
          <w:sz w:val="22"/>
          <w:szCs w:val="22"/>
        </w:rPr>
      </w:pPr>
      <w:r w:rsidRPr="00550769">
        <w:rPr>
          <w:rFonts w:asciiTheme="minorHAnsi" w:hAnsiTheme="minorHAnsi" w:cstheme="minorHAnsi"/>
          <w:b/>
          <w:bCs/>
          <w:color w:val="111111"/>
          <w:sz w:val="22"/>
          <w:szCs w:val="22"/>
        </w:rPr>
        <w:t>5. Model Pipeline Implementation</w:t>
      </w:r>
    </w:p>
    <w:p w14:paraId="3C4E4FFC" w14:textId="77777777" w:rsidR="00D73FC4" w:rsidRPr="00074F39" w:rsidRDefault="00D73FC4" w:rsidP="00D73FC4">
      <w:pPr>
        <w:ind w:left="720"/>
        <w:rPr>
          <w:rFonts w:asciiTheme="minorHAnsi" w:hAnsiTheme="minorHAnsi" w:cstheme="minorHAnsi"/>
          <w:color w:val="111111"/>
          <w:sz w:val="22"/>
          <w:szCs w:val="22"/>
        </w:rPr>
      </w:pPr>
    </w:p>
    <w:p w14:paraId="235F37E3" w14:textId="77777777" w:rsidR="00D73FC4" w:rsidRPr="00550769" w:rsidRDefault="00D73FC4" w:rsidP="00145AC7">
      <w:pPr>
        <w:numPr>
          <w:ilvl w:val="0"/>
          <w:numId w:val="90"/>
        </w:numPr>
        <w:rPr>
          <w:rFonts w:asciiTheme="minorHAnsi" w:hAnsiTheme="minorHAnsi" w:cstheme="minorHAnsi"/>
          <w:color w:val="111111"/>
          <w:sz w:val="22"/>
          <w:szCs w:val="22"/>
        </w:rPr>
      </w:pPr>
      <w:r w:rsidRPr="00550769">
        <w:rPr>
          <w:rFonts w:asciiTheme="minorHAnsi" w:hAnsiTheme="minorHAnsi" w:cstheme="minorHAnsi"/>
          <w:b/>
          <w:bCs/>
          <w:color w:val="111111"/>
          <w:sz w:val="22"/>
          <w:szCs w:val="22"/>
        </w:rPr>
        <w:t>Steps in a Model Pipeline</w:t>
      </w:r>
      <w:r w:rsidRPr="00550769">
        <w:rPr>
          <w:rFonts w:asciiTheme="minorHAnsi" w:hAnsiTheme="minorHAnsi" w:cstheme="minorHAnsi"/>
          <w:color w:val="111111"/>
          <w:sz w:val="22"/>
          <w:szCs w:val="22"/>
        </w:rPr>
        <w:t>: The chapter outlines the key steps in a model pipeline, from data splitting, data preparation, model training, and selection, to model scoring and evaluation. It highlights the importance of preserving the integrity of out-of-time data to avoid data leakage and ensure accurate model evaluation.</w:t>
      </w:r>
    </w:p>
    <w:p w14:paraId="16EFC1EE" w14:textId="77777777" w:rsidR="00D73FC4" w:rsidRPr="00074F39" w:rsidRDefault="00D73FC4" w:rsidP="00D73FC4">
      <w:pPr>
        <w:ind w:left="720"/>
        <w:rPr>
          <w:rFonts w:asciiTheme="minorHAnsi" w:hAnsiTheme="minorHAnsi" w:cstheme="minorHAnsi"/>
          <w:color w:val="111111"/>
          <w:sz w:val="22"/>
          <w:szCs w:val="22"/>
        </w:rPr>
      </w:pPr>
    </w:p>
    <w:p w14:paraId="06EF7F5C" w14:textId="77777777" w:rsidR="00D73FC4" w:rsidRDefault="00D73FC4" w:rsidP="00145AC7">
      <w:pPr>
        <w:numPr>
          <w:ilvl w:val="0"/>
          <w:numId w:val="90"/>
        </w:numPr>
        <w:rPr>
          <w:rFonts w:asciiTheme="minorHAnsi" w:hAnsiTheme="minorHAnsi" w:cstheme="minorHAnsi"/>
          <w:color w:val="111111"/>
          <w:sz w:val="22"/>
          <w:szCs w:val="22"/>
        </w:rPr>
      </w:pPr>
      <w:r w:rsidRPr="00550769">
        <w:rPr>
          <w:rFonts w:asciiTheme="minorHAnsi" w:hAnsiTheme="minorHAnsi" w:cstheme="minorHAnsi"/>
          <w:b/>
          <w:bCs/>
          <w:color w:val="111111"/>
          <w:sz w:val="22"/>
          <w:szCs w:val="22"/>
        </w:rPr>
        <w:t>Model Pipeline Code</w:t>
      </w:r>
      <w:r w:rsidRPr="00550769">
        <w:rPr>
          <w:rFonts w:asciiTheme="minorHAnsi" w:hAnsiTheme="minorHAnsi" w:cstheme="minorHAnsi"/>
          <w:color w:val="111111"/>
          <w:sz w:val="22"/>
          <w:szCs w:val="22"/>
        </w:rPr>
        <w:t>: While the chapter discusses the conceptual steps in building a model pipeline, it references a GitHub repository where readers can access the complete code examples in SAS, Python, and R.</w:t>
      </w:r>
    </w:p>
    <w:p w14:paraId="2CF5B33B" w14:textId="77777777" w:rsidR="00D73FC4" w:rsidRPr="00550769" w:rsidRDefault="00D73FC4" w:rsidP="00D73FC4">
      <w:pPr>
        <w:ind w:left="720"/>
        <w:rPr>
          <w:rFonts w:asciiTheme="minorHAnsi" w:hAnsiTheme="minorHAnsi" w:cstheme="minorHAnsi"/>
          <w:color w:val="111111"/>
          <w:sz w:val="22"/>
          <w:szCs w:val="22"/>
        </w:rPr>
      </w:pPr>
    </w:p>
    <w:p w14:paraId="68E9AADC" w14:textId="77777777" w:rsidR="00D73FC4" w:rsidRPr="00550769" w:rsidRDefault="00D73FC4" w:rsidP="00D73FC4">
      <w:pPr>
        <w:rPr>
          <w:rFonts w:asciiTheme="minorHAnsi" w:hAnsiTheme="minorHAnsi" w:cstheme="minorHAnsi"/>
          <w:b/>
          <w:bCs/>
          <w:color w:val="111111"/>
          <w:sz w:val="22"/>
          <w:szCs w:val="22"/>
        </w:rPr>
      </w:pPr>
      <w:r w:rsidRPr="00550769">
        <w:rPr>
          <w:rFonts w:asciiTheme="minorHAnsi" w:hAnsiTheme="minorHAnsi" w:cstheme="minorHAnsi"/>
          <w:b/>
          <w:bCs/>
          <w:color w:val="111111"/>
          <w:sz w:val="22"/>
          <w:szCs w:val="22"/>
        </w:rPr>
        <w:lastRenderedPageBreak/>
        <w:t>6. Modeling Pipeline Output</w:t>
      </w:r>
    </w:p>
    <w:p w14:paraId="674C9E40" w14:textId="77777777" w:rsidR="00D73FC4" w:rsidRPr="00074F39" w:rsidRDefault="00D73FC4" w:rsidP="00D73FC4">
      <w:pPr>
        <w:ind w:left="720"/>
        <w:rPr>
          <w:rFonts w:asciiTheme="minorHAnsi" w:hAnsiTheme="minorHAnsi" w:cstheme="minorHAnsi"/>
          <w:color w:val="111111"/>
          <w:sz w:val="22"/>
          <w:szCs w:val="22"/>
        </w:rPr>
      </w:pPr>
    </w:p>
    <w:p w14:paraId="015FDF69" w14:textId="77777777" w:rsidR="00D73FC4" w:rsidRPr="00550769" w:rsidRDefault="00D73FC4" w:rsidP="00145AC7">
      <w:pPr>
        <w:numPr>
          <w:ilvl w:val="0"/>
          <w:numId w:val="91"/>
        </w:numPr>
        <w:rPr>
          <w:rFonts w:asciiTheme="minorHAnsi" w:hAnsiTheme="minorHAnsi" w:cstheme="minorHAnsi"/>
          <w:color w:val="111111"/>
          <w:sz w:val="22"/>
          <w:szCs w:val="22"/>
        </w:rPr>
      </w:pPr>
      <w:r w:rsidRPr="00550769">
        <w:rPr>
          <w:rFonts w:asciiTheme="minorHAnsi" w:hAnsiTheme="minorHAnsi" w:cstheme="minorHAnsi"/>
          <w:b/>
          <w:bCs/>
          <w:color w:val="111111"/>
          <w:sz w:val="22"/>
          <w:szCs w:val="22"/>
        </w:rPr>
        <w:t>Evaluation and Output</w:t>
      </w:r>
      <w:r w:rsidRPr="00550769">
        <w:rPr>
          <w:rFonts w:asciiTheme="minorHAnsi" w:hAnsiTheme="minorHAnsi" w:cstheme="minorHAnsi"/>
          <w:color w:val="111111"/>
          <w:sz w:val="22"/>
          <w:szCs w:val="22"/>
        </w:rPr>
        <w:t>: The chapter covers how the final model’s performance is evaluated using metrics such as AUC, accuracy, precision, recall, and F1 score. It also discusses the visualization of model performance using bar charts and confusion matrices to compare different models.</w:t>
      </w:r>
    </w:p>
    <w:p w14:paraId="560A70AC" w14:textId="77777777" w:rsidR="00D73FC4" w:rsidRDefault="00D73FC4" w:rsidP="00D73FC4">
      <w:pPr>
        <w:rPr>
          <w:rFonts w:asciiTheme="minorHAnsi" w:hAnsiTheme="minorHAnsi" w:cstheme="minorHAnsi"/>
          <w:b/>
          <w:bCs/>
          <w:color w:val="111111"/>
          <w:sz w:val="22"/>
          <w:szCs w:val="22"/>
        </w:rPr>
      </w:pPr>
    </w:p>
    <w:p w14:paraId="699152CC" w14:textId="77777777" w:rsidR="00D73FC4" w:rsidRDefault="00D73FC4" w:rsidP="00D73FC4">
      <w:pPr>
        <w:rPr>
          <w:rFonts w:asciiTheme="minorHAnsi" w:hAnsiTheme="minorHAnsi" w:cstheme="minorHAnsi"/>
          <w:b/>
          <w:bCs/>
          <w:color w:val="111111"/>
          <w:sz w:val="22"/>
          <w:szCs w:val="22"/>
        </w:rPr>
      </w:pPr>
    </w:p>
    <w:p w14:paraId="07223906" w14:textId="77777777" w:rsidR="00D73FC4" w:rsidRDefault="00D73FC4" w:rsidP="00D73FC4">
      <w:pPr>
        <w:rPr>
          <w:rFonts w:asciiTheme="minorHAnsi" w:hAnsiTheme="minorHAnsi" w:cstheme="minorHAnsi"/>
          <w:b/>
          <w:bCs/>
          <w:color w:val="111111"/>
          <w:sz w:val="22"/>
          <w:szCs w:val="22"/>
        </w:rPr>
      </w:pPr>
    </w:p>
    <w:p w14:paraId="46F257A6" w14:textId="77777777" w:rsidR="00D73FC4" w:rsidRDefault="00D73FC4" w:rsidP="00D73FC4">
      <w:pPr>
        <w:rPr>
          <w:rFonts w:asciiTheme="minorHAnsi" w:hAnsiTheme="minorHAnsi" w:cstheme="minorHAnsi"/>
          <w:b/>
          <w:bCs/>
          <w:color w:val="111111"/>
          <w:sz w:val="22"/>
          <w:szCs w:val="22"/>
        </w:rPr>
      </w:pPr>
    </w:p>
    <w:p w14:paraId="5A19452F" w14:textId="77777777" w:rsidR="00D73FC4" w:rsidRDefault="00D73FC4" w:rsidP="00D73FC4">
      <w:pPr>
        <w:rPr>
          <w:rFonts w:asciiTheme="minorHAnsi" w:hAnsiTheme="minorHAnsi" w:cstheme="minorHAnsi"/>
          <w:b/>
          <w:bCs/>
          <w:color w:val="111111"/>
          <w:sz w:val="22"/>
          <w:szCs w:val="22"/>
        </w:rPr>
      </w:pPr>
    </w:p>
    <w:p w14:paraId="167FF9AA" w14:textId="77777777" w:rsidR="00D73FC4" w:rsidRDefault="00D73FC4" w:rsidP="00D73FC4">
      <w:pPr>
        <w:rPr>
          <w:rFonts w:asciiTheme="minorHAnsi" w:hAnsiTheme="minorHAnsi" w:cstheme="minorHAnsi"/>
          <w:b/>
          <w:bCs/>
          <w:color w:val="111111"/>
          <w:sz w:val="22"/>
          <w:szCs w:val="22"/>
        </w:rPr>
      </w:pPr>
    </w:p>
    <w:p w14:paraId="46999D37" w14:textId="77777777" w:rsidR="00D73FC4" w:rsidRDefault="00D73FC4" w:rsidP="00D73FC4">
      <w:pPr>
        <w:rPr>
          <w:rFonts w:asciiTheme="minorHAnsi" w:hAnsiTheme="minorHAnsi" w:cstheme="minorHAnsi"/>
          <w:b/>
          <w:bCs/>
          <w:color w:val="111111"/>
          <w:sz w:val="22"/>
          <w:szCs w:val="22"/>
        </w:rPr>
      </w:pPr>
    </w:p>
    <w:p w14:paraId="0E311223" w14:textId="77777777" w:rsidR="00D73FC4" w:rsidRDefault="00D73FC4" w:rsidP="00D73FC4">
      <w:pPr>
        <w:rPr>
          <w:rFonts w:asciiTheme="minorHAnsi" w:hAnsiTheme="minorHAnsi" w:cstheme="minorHAnsi"/>
          <w:b/>
          <w:bCs/>
          <w:color w:val="111111"/>
          <w:sz w:val="22"/>
          <w:szCs w:val="22"/>
        </w:rPr>
      </w:pPr>
    </w:p>
    <w:p w14:paraId="0B918350" w14:textId="77777777" w:rsidR="00D73FC4" w:rsidRDefault="00D73FC4" w:rsidP="00D73FC4">
      <w:pPr>
        <w:rPr>
          <w:rFonts w:asciiTheme="minorHAnsi" w:hAnsiTheme="minorHAnsi" w:cstheme="minorHAnsi"/>
          <w:b/>
          <w:bCs/>
          <w:color w:val="111111"/>
          <w:sz w:val="22"/>
          <w:szCs w:val="22"/>
        </w:rPr>
      </w:pPr>
    </w:p>
    <w:p w14:paraId="6867492F" w14:textId="77777777" w:rsidR="00D73FC4" w:rsidRDefault="00D73FC4" w:rsidP="00D73FC4">
      <w:pPr>
        <w:rPr>
          <w:rFonts w:asciiTheme="minorHAnsi" w:hAnsiTheme="minorHAnsi" w:cstheme="minorHAnsi"/>
          <w:b/>
          <w:bCs/>
          <w:color w:val="111111"/>
          <w:sz w:val="22"/>
          <w:szCs w:val="22"/>
        </w:rPr>
      </w:pPr>
    </w:p>
    <w:p w14:paraId="5D6F87F5" w14:textId="77777777" w:rsidR="00D73FC4" w:rsidRDefault="00D73FC4" w:rsidP="00D73FC4">
      <w:pPr>
        <w:rPr>
          <w:rFonts w:asciiTheme="minorHAnsi" w:hAnsiTheme="minorHAnsi" w:cstheme="minorHAnsi"/>
          <w:b/>
          <w:bCs/>
          <w:color w:val="111111"/>
          <w:sz w:val="22"/>
          <w:szCs w:val="22"/>
        </w:rPr>
      </w:pPr>
    </w:p>
    <w:p w14:paraId="1ABFB3D3" w14:textId="77777777" w:rsidR="00D73FC4" w:rsidRDefault="00D73FC4" w:rsidP="00D73FC4">
      <w:pPr>
        <w:rPr>
          <w:rFonts w:asciiTheme="minorHAnsi" w:hAnsiTheme="minorHAnsi" w:cstheme="minorHAnsi"/>
          <w:b/>
          <w:bCs/>
          <w:color w:val="111111"/>
          <w:sz w:val="22"/>
          <w:szCs w:val="22"/>
        </w:rPr>
      </w:pPr>
    </w:p>
    <w:p w14:paraId="476255C2" w14:textId="77777777" w:rsidR="00D73FC4" w:rsidRDefault="00D73FC4" w:rsidP="00D73FC4">
      <w:pPr>
        <w:rPr>
          <w:rFonts w:asciiTheme="minorHAnsi" w:hAnsiTheme="minorHAnsi" w:cstheme="minorHAnsi"/>
          <w:b/>
          <w:bCs/>
          <w:color w:val="111111"/>
          <w:sz w:val="22"/>
          <w:szCs w:val="22"/>
        </w:rPr>
      </w:pPr>
    </w:p>
    <w:p w14:paraId="2280BE7B" w14:textId="77777777" w:rsidR="00D73FC4" w:rsidRDefault="00D73FC4" w:rsidP="00D73FC4">
      <w:pPr>
        <w:rPr>
          <w:rFonts w:asciiTheme="minorHAnsi" w:hAnsiTheme="minorHAnsi" w:cstheme="minorHAnsi"/>
          <w:b/>
          <w:bCs/>
          <w:color w:val="111111"/>
          <w:sz w:val="22"/>
          <w:szCs w:val="22"/>
        </w:rPr>
      </w:pPr>
    </w:p>
    <w:p w14:paraId="401847B4" w14:textId="77777777" w:rsidR="00D73FC4" w:rsidRDefault="00D73FC4" w:rsidP="00D73FC4">
      <w:pPr>
        <w:rPr>
          <w:rFonts w:asciiTheme="minorHAnsi" w:hAnsiTheme="minorHAnsi" w:cstheme="minorHAnsi"/>
          <w:b/>
          <w:bCs/>
          <w:color w:val="111111"/>
          <w:sz w:val="22"/>
          <w:szCs w:val="22"/>
        </w:rPr>
      </w:pPr>
    </w:p>
    <w:p w14:paraId="7E83A81E" w14:textId="77777777" w:rsidR="00D73FC4" w:rsidRDefault="00D73FC4" w:rsidP="00D73FC4">
      <w:pPr>
        <w:rPr>
          <w:rFonts w:asciiTheme="minorHAnsi" w:hAnsiTheme="minorHAnsi" w:cstheme="minorHAnsi"/>
          <w:b/>
          <w:bCs/>
          <w:color w:val="111111"/>
          <w:sz w:val="22"/>
          <w:szCs w:val="22"/>
        </w:rPr>
      </w:pPr>
    </w:p>
    <w:p w14:paraId="1BD57E09" w14:textId="77777777" w:rsidR="00D73FC4" w:rsidRDefault="00D73FC4" w:rsidP="00D73FC4">
      <w:pPr>
        <w:rPr>
          <w:rFonts w:asciiTheme="minorHAnsi" w:hAnsiTheme="minorHAnsi" w:cstheme="minorHAnsi"/>
          <w:b/>
          <w:bCs/>
          <w:color w:val="111111"/>
          <w:sz w:val="22"/>
          <w:szCs w:val="22"/>
        </w:rPr>
      </w:pPr>
    </w:p>
    <w:p w14:paraId="6850F1EA" w14:textId="77777777" w:rsidR="00D73FC4" w:rsidRDefault="00D73FC4" w:rsidP="00D73FC4">
      <w:pPr>
        <w:rPr>
          <w:rFonts w:asciiTheme="minorHAnsi" w:hAnsiTheme="minorHAnsi" w:cstheme="minorHAnsi"/>
          <w:b/>
          <w:bCs/>
          <w:color w:val="111111"/>
          <w:sz w:val="22"/>
          <w:szCs w:val="22"/>
        </w:rPr>
      </w:pPr>
    </w:p>
    <w:p w14:paraId="045D8543" w14:textId="77777777" w:rsidR="00D73FC4" w:rsidRDefault="00D73FC4" w:rsidP="00D73FC4">
      <w:pPr>
        <w:rPr>
          <w:rFonts w:asciiTheme="minorHAnsi" w:hAnsiTheme="minorHAnsi" w:cstheme="minorHAnsi"/>
          <w:b/>
          <w:bCs/>
          <w:color w:val="111111"/>
          <w:sz w:val="22"/>
          <w:szCs w:val="22"/>
        </w:rPr>
      </w:pPr>
    </w:p>
    <w:p w14:paraId="12CE1A5C" w14:textId="77777777" w:rsidR="00D73FC4" w:rsidRDefault="00D73FC4" w:rsidP="00D73FC4">
      <w:pPr>
        <w:rPr>
          <w:rFonts w:asciiTheme="minorHAnsi" w:hAnsiTheme="minorHAnsi" w:cstheme="minorHAnsi"/>
          <w:b/>
          <w:bCs/>
          <w:color w:val="111111"/>
          <w:sz w:val="22"/>
          <w:szCs w:val="22"/>
        </w:rPr>
      </w:pPr>
    </w:p>
    <w:p w14:paraId="07D5E5AF" w14:textId="77777777" w:rsidR="00D73FC4" w:rsidRDefault="00D73FC4" w:rsidP="00D73FC4">
      <w:pPr>
        <w:rPr>
          <w:rFonts w:asciiTheme="minorHAnsi" w:hAnsiTheme="minorHAnsi" w:cstheme="minorHAnsi"/>
          <w:b/>
          <w:bCs/>
          <w:color w:val="111111"/>
          <w:sz w:val="22"/>
          <w:szCs w:val="22"/>
        </w:rPr>
      </w:pPr>
    </w:p>
    <w:p w14:paraId="33D92F22" w14:textId="77777777" w:rsidR="00D73FC4" w:rsidRDefault="00D73FC4" w:rsidP="00D73FC4">
      <w:pPr>
        <w:rPr>
          <w:rFonts w:asciiTheme="minorHAnsi" w:hAnsiTheme="minorHAnsi" w:cstheme="minorHAnsi"/>
          <w:b/>
          <w:bCs/>
          <w:color w:val="111111"/>
          <w:sz w:val="22"/>
          <w:szCs w:val="22"/>
        </w:rPr>
      </w:pPr>
    </w:p>
    <w:p w14:paraId="2DF20CE9" w14:textId="77777777" w:rsidR="00D73FC4" w:rsidRDefault="00D73FC4" w:rsidP="00D73FC4">
      <w:pPr>
        <w:rPr>
          <w:rFonts w:asciiTheme="minorHAnsi" w:hAnsiTheme="minorHAnsi" w:cstheme="minorHAnsi"/>
          <w:b/>
          <w:bCs/>
          <w:color w:val="111111"/>
          <w:sz w:val="22"/>
          <w:szCs w:val="22"/>
        </w:rPr>
      </w:pPr>
    </w:p>
    <w:p w14:paraId="39E60D27" w14:textId="77777777" w:rsidR="00D73FC4" w:rsidRDefault="00D73FC4" w:rsidP="00D73FC4">
      <w:pPr>
        <w:rPr>
          <w:rFonts w:asciiTheme="minorHAnsi" w:hAnsiTheme="minorHAnsi" w:cstheme="minorHAnsi"/>
          <w:b/>
          <w:bCs/>
          <w:color w:val="111111"/>
          <w:sz w:val="22"/>
          <w:szCs w:val="22"/>
        </w:rPr>
      </w:pPr>
    </w:p>
    <w:p w14:paraId="49936816" w14:textId="77777777" w:rsidR="00D73FC4" w:rsidRDefault="00D73FC4" w:rsidP="00D73FC4">
      <w:pPr>
        <w:rPr>
          <w:rFonts w:asciiTheme="minorHAnsi" w:hAnsiTheme="minorHAnsi" w:cstheme="minorHAnsi"/>
          <w:b/>
          <w:bCs/>
          <w:color w:val="111111"/>
          <w:sz w:val="22"/>
          <w:szCs w:val="22"/>
        </w:rPr>
      </w:pPr>
    </w:p>
    <w:p w14:paraId="370CE271" w14:textId="77777777" w:rsidR="00D73FC4" w:rsidRDefault="00D73FC4" w:rsidP="00D73FC4">
      <w:pPr>
        <w:rPr>
          <w:rFonts w:asciiTheme="minorHAnsi" w:hAnsiTheme="minorHAnsi" w:cstheme="minorHAnsi"/>
          <w:b/>
          <w:bCs/>
          <w:color w:val="111111"/>
          <w:sz w:val="22"/>
          <w:szCs w:val="22"/>
        </w:rPr>
      </w:pPr>
    </w:p>
    <w:p w14:paraId="0457E9B6" w14:textId="77777777" w:rsidR="00D73FC4" w:rsidRDefault="00D73FC4" w:rsidP="00D73FC4">
      <w:pPr>
        <w:rPr>
          <w:rFonts w:asciiTheme="minorHAnsi" w:hAnsiTheme="minorHAnsi" w:cstheme="minorHAnsi"/>
          <w:b/>
          <w:bCs/>
          <w:color w:val="111111"/>
          <w:sz w:val="22"/>
          <w:szCs w:val="22"/>
        </w:rPr>
      </w:pPr>
    </w:p>
    <w:p w14:paraId="3BADAABB" w14:textId="77777777" w:rsidR="00D73FC4" w:rsidRDefault="00D73FC4" w:rsidP="00D73FC4">
      <w:pPr>
        <w:rPr>
          <w:rFonts w:asciiTheme="minorHAnsi" w:hAnsiTheme="minorHAnsi" w:cstheme="minorHAnsi"/>
          <w:b/>
          <w:bCs/>
          <w:color w:val="111111"/>
          <w:sz w:val="22"/>
          <w:szCs w:val="22"/>
        </w:rPr>
      </w:pPr>
    </w:p>
    <w:p w14:paraId="107BA9F1" w14:textId="77777777" w:rsidR="00D73FC4" w:rsidRDefault="00D73FC4" w:rsidP="00D73FC4">
      <w:pPr>
        <w:rPr>
          <w:rFonts w:asciiTheme="minorHAnsi" w:hAnsiTheme="minorHAnsi" w:cstheme="minorHAnsi"/>
          <w:b/>
          <w:bCs/>
          <w:color w:val="111111"/>
          <w:sz w:val="22"/>
          <w:szCs w:val="22"/>
        </w:rPr>
      </w:pPr>
    </w:p>
    <w:p w14:paraId="73334C81" w14:textId="77777777" w:rsidR="00D73FC4" w:rsidRDefault="00D73FC4" w:rsidP="00D73FC4">
      <w:pPr>
        <w:pStyle w:val="Heading1"/>
      </w:pPr>
      <w:bookmarkStart w:id="84" w:name="_Toc174889594"/>
      <w:r>
        <w:lastRenderedPageBreak/>
        <w:t>Chapter 4 Quiz</w:t>
      </w:r>
      <w:bookmarkEnd w:id="84"/>
    </w:p>
    <w:p w14:paraId="120AD56C" w14:textId="77777777" w:rsidR="00D73FC4" w:rsidRDefault="00D73FC4" w:rsidP="00D73FC4">
      <w:pPr>
        <w:rPr>
          <w:rFonts w:asciiTheme="minorHAnsi" w:hAnsiTheme="minorHAnsi" w:cstheme="minorHAnsi"/>
          <w:b/>
          <w:bCs/>
          <w:color w:val="111111"/>
          <w:sz w:val="22"/>
          <w:szCs w:val="22"/>
        </w:rPr>
      </w:pPr>
    </w:p>
    <w:p w14:paraId="44AA3AB8" w14:textId="77777777" w:rsidR="00D73FC4" w:rsidRPr="00550769" w:rsidRDefault="00D73FC4" w:rsidP="00D73FC4">
      <w:pPr>
        <w:rPr>
          <w:rFonts w:asciiTheme="minorHAnsi" w:hAnsiTheme="minorHAnsi" w:cstheme="minorHAnsi"/>
          <w:color w:val="111111"/>
          <w:sz w:val="22"/>
          <w:szCs w:val="22"/>
        </w:rPr>
      </w:pPr>
      <w:r w:rsidRPr="00550769">
        <w:rPr>
          <w:rFonts w:asciiTheme="minorHAnsi" w:hAnsiTheme="minorHAnsi" w:cstheme="minorHAnsi"/>
          <w:b/>
          <w:bCs/>
          <w:color w:val="111111"/>
          <w:sz w:val="22"/>
          <w:szCs w:val="22"/>
        </w:rPr>
        <w:t>Questions:</w:t>
      </w:r>
    </w:p>
    <w:p w14:paraId="519B7E4F" w14:textId="77777777" w:rsidR="00D73FC4" w:rsidRPr="00550769" w:rsidRDefault="00D73FC4" w:rsidP="00145AC7">
      <w:pPr>
        <w:numPr>
          <w:ilvl w:val="0"/>
          <w:numId w:val="92"/>
        </w:numPr>
        <w:spacing w:after="180"/>
        <w:rPr>
          <w:rFonts w:asciiTheme="minorHAnsi" w:hAnsiTheme="minorHAnsi" w:cstheme="minorHAnsi"/>
          <w:color w:val="111111"/>
          <w:sz w:val="22"/>
          <w:szCs w:val="22"/>
        </w:rPr>
      </w:pPr>
      <w:r w:rsidRPr="00550769">
        <w:rPr>
          <w:rFonts w:asciiTheme="minorHAnsi" w:hAnsiTheme="minorHAnsi" w:cstheme="minorHAnsi"/>
          <w:color w:val="111111"/>
          <w:sz w:val="22"/>
          <w:szCs w:val="22"/>
        </w:rPr>
        <w:t>What is a model pipeline, and why is it important in machine learning projects?</w:t>
      </w:r>
    </w:p>
    <w:p w14:paraId="554971E4" w14:textId="77777777" w:rsidR="00D73FC4" w:rsidRPr="00550769" w:rsidRDefault="00D73FC4" w:rsidP="00145AC7">
      <w:pPr>
        <w:numPr>
          <w:ilvl w:val="0"/>
          <w:numId w:val="92"/>
        </w:numPr>
        <w:spacing w:after="180"/>
        <w:rPr>
          <w:rFonts w:asciiTheme="minorHAnsi" w:hAnsiTheme="minorHAnsi" w:cstheme="minorHAnsi"/>
          <w:color w:val="111111"/>
          <w:sz w:val="22"/>
          <w:szCs w:val="22"/>
        </w:rPr>
      </w:pPr>
      <w:r w:rsidRPr="00550769">
        <w:rPr>
          <w:rFonts w:asciiTheme="minorHAnsi" w:hAnsiTheme="minorHAnsi" w:cstheme="minorHAnsi"/>
          <w:color w:val="111111"/>
          <w:sz w:val="22"/>
          <w:szCs w:val="22"/>
        </w:rPr>
        <w:t>Explain the role of outlier treatment in data preparation.</w:t>
      </w:r>
    </w:p>
    <w:p w14:paraId="7DA325D2" w14:textId="77777777" w:rsidR="00D73FC4" w:rsidRPr="00550769" w:rsidRDefault="00D73FC4" w:rsidP="00145AC7">
      <w:pPr>
        <w:numPr>
          <w:ilvl w:val="0"/>
          <w:numId w:val="92"/>
        </w:numPr>
        <w:spacing w:after="180"/>
        <w:rPr>
          <w:rFonts w:asciiTheme="minorHAnsi" w:hAnsiTheme="minorHAnsi" w:cstheme="minorHAnsi"/>
          <w:color w:val="111111"/>
          <w:sz w:val="22"/>
          <w:szCs w:val="22"/>
        </w:rPr>
      </w:pPr>
      <w:r w:rsidRPr="00550769">
        <w:rPr>
          <w:rFonts w:asciiTheme="minorHAnsi" w:hAnsiTheme="minorHAnsi" w:cstheme="minorHAnsi"/>
          <w:color w:val="111111"/>
          <w:sz w:val="22"/>
          <w:szCs w:val="22"/>
        </w:rPr>
        <w:t>What is feature engineering, and how can it enhance model performance?</w:t>
      </w:r>
    </w:p>
    <w:p w14:paraId="76EEDC00" w14:textId="77777777" w:rsidR="00D73FC4" w:rsidRPr="00550769" w:rsidRDefault="00D73FC4" w:rsidP="00145AC7">
      <w:pPr>
        <w:numPr>
          <w:ilvl w:val="0"/>
          <w:numId w:val="92"/>
        </w:numPr>
        <w:spacing w:after="180"/>
        <w:rPr>
          <w:rFonts w:asciiTheme="minorHAnsi" w:hAnsiTheme="minorHAnsi" w:cstheme="minorHAnsi"/>
          <w:color w:val="111111"/>
          <w:sz w:val="22"/>
          <w:szCs w:val="22"/>
        </w:rPr>
      </w:pPr>
      <w:r w:rsidRPr="00550769">
        <w:rPr>
          <w:rFonts w:asciiTheme="minorHAnsi" w:hAnsiTheme="minorHAnsi" w:cstheme="minorHAnsi"/>
          <w:color w:val="111111"/>
          <w:sz w:val="22"/>
          <w:szCs w:val="22"/>
        </w:rPr>
        <w:t>Describe different techniques for handling missing values in a dataset.</w:t>
      </w:r>
    </w:p>
    <w:p w14:paraId="447AEFCD" w14:textId="77777777" w:rsidR="00D73FC4" w:rsidRPr="00550769" w:rsidRDefault="00D73FC4" w:rsidP="00145AC7">
      <w:pPr>
        <w:numPr>
          <w:ilvl w:val="0"/>
          <w:numId w:val="92"/>
        </w:numPr>
        <w:spacing w:after="180"/>
        <w:rPr>
          <w:rFonts w:asciiTheme="minorHAnsi" w:hAnsiTheme="minorHAnsi" w:cstheme="minorHAnsi"/>
          <w:color w:val="111111"/>
          <w:sz w:val="22"/>
          <w:szCs w:val="22"/>
        </w:rPr>
      </w:pPr>
      <w:r w:rsidRPr="00550769">
        <w:rPr>
          <w:rFonts w:asciiTheme="minorHAnsi" w:hAnsiTheme="minorHAnsi" w:cstheme="minorHAnsi"/>
          <w:color w:val="111111"/>
          <w:sz w:val="22"/>
          <w:szCs w:val="22"/>
        </w:rPr>
        <w:t>What is categorical variable encoding, and why is it necessary for predictive modeling?</w:t>
      </w:r>
    </w:p>
    <w:p w14:paraId="3B4E526E" w14:textId="77777777" w:rsidR="00D73FC4" w:rsidRPr="00550769" w:rsidRDefault="00D73FC4" w:rsidP="00145AC7">
      <w:pPr>
        <w:numPr>
          <w:ilvl w:val="0"/>
          <w:numId w:val="92"/>
        </w:numPr>
        <w:spacing w:after="180"/>
        <w:rPr>
          <w:rFonts w:asciiTheme="minorHAnsi" w:hAnsiTheme="minorHAnsi" w:cstheme="minorHAnsi"/>
          <w:color w:val="111111"/>
          <w:sz w:val="22"/>
          <w:szCs w:val="22"/>
        </w:rPr>
      </w:pPr>
      <w:r w:rsidRPr="00550769">
        <w:rPr>
          <w:rFonts w:asciiTheme="minorHAnsi" w:hAnsiTheme="minorHAnsi" w:cstheme="minorHAnsi"/>
          <w:color w:val="111111"/>
          <w:sz w:val="22"/>
          <w:szCs w:val="22"/>
        </w:rPr>
        <w:t>How does data balancing address class imbalance in binary classification problems?</w:t>
      </w:r>
    </w:p>
    <w:p w14:paraId="46BD2053" w14:textId="77777777" w:rsidR="00D73FC4" w:rsidRPr="00550769" w:rsidRDefault="00D73FC4" w:rsidP="00145AC7">
      <w:pPr>
        <w:numPr>
          <w:ilvl w:val="0"/>
          <w:numId w:val="92"/>
        </w:numPr>
        <w:spacing w:after="180"/>
        <w:rPr>
          <w:rFonts w:asciiTheme="minorHAnsi" w:hAnsiTheme="minorHAnsi" w:cstheme="minorHAnsi"/>
          <w:color w:val="111111"/>
          <w:sz w:val="22"/>
          <w:szCs w:val="22"/>
        </w:rPr>
      </w:pPr>
      <w:r w:rsidRPr="00550769">
        <w:rPr>
          <w:rFonts w:asciiTheme="minorHAnsi" w:hAnsiTheme="minorHAnsi" w:cstheme="minorHAnsi"/>
          <w:color w:val="111111"/>
          <w:sz w:val="22"/>
          <w:szCs w:val="22"/>
        </w:rPr>
        <w:t>What is the recommended sequence for data preparation steps in a model pipeline?</w:t>
      </w:r>
    </w:p>
    <w:p w14:paraId="608DEC3D" w14:textId="77777777" w:rsidR="00D73FC4" w:rsidRPr="00550769" w:rsidRDefault="00D73FC4" w:rsidP="00145AC7">
      <w:pPr>
        <w:numPr>
          <w:ilvl w:val="0"/>
          <w:numId w:val="92"/>
        </w:numPr>
        <w:spacing w:after="180"/>
        <w:rPr>
          <w:rFonts w:asciiTheme="minorHAnsi" w:hAnsiTheme="minorHAnsi" w:cstheme="minorHAnsi"/>
          <w:color w:val="111111"/>
          <w:sz w:val="22"/>
          <w:szCs w:val="22"/>
        </w:rPr>
      </w:pPr>
      <w:r w:rsidRPr="00550769">
        <w:rPr>
          <w:rFonts w:asciiTheme="minorHAnsi" w:hAnsiTheme="minorHAnsi" w:cstheme="minorHAnsi"/>
          <w:color w:val="111111"/>
          <w:sz w:val="22"/>
          <w:szCs w:val="22"/>
        </w:rPr>
        <w:t>Why is data segmentation critical in assessing model performance and generalization?</w:t>
      </w:r>
    </w:p>
    <w:p w14:paraId="3FACC311" w14:textId="77777777" w:rsidR="00D73FC4" w:rsidRPr="00550769" w:rsidRDefault="00D73FC4" w:rsidP="00145AC7">
      <w:pPr>
        <w:numPr>
          <w:ilvl w:val="0"/>
          <w:numId w:val="92"/>
        </w:numPr>
        <w:spacing w:after="180"/>
        <w:rPr>
          <w:rFonts w:asciiTheme="minorHAnsi" w:hAnsiTheme="minorHAnsi" w:cstheme="minorHAnsi"/>
          <w:color w:val="111111"/>
          <w:sz w:val="22"/>
          <w:szCs w:val="22"/>
        </w:rPr>
      </w:pPr>
      <w:r w:rsidRPr="00550769">
        <w:rPr>
          <w:rFonts w:asciiTheme="minorHAnsi" w:hAnsiTheme="minorHAnsi" w:cstheme="minorHAnsi"/>
          <w:color w:val="111111"/>
          <w:sz w:val="22"/>
          <w:szCs w:val="22"/>
        </w:rPr>
        <w:t>Describe the train-validation-test split and its purpose in predictive modeling.</w:t>
      </w:r>
    </w:p>
    <w:p w14:paraId="61C43406" w14:textId="77777777" w:rsidR="00D73FC4" w:rsidRPr="00550769" w:rsidRDefault="00D73FC4" w:rsidP="00145AC7">
      <w:pPr>
        <w:numPr>
          <w:ilvl w:val="0"/>
          <w:numId w:val="92"/>
        </w:numPr>
        <w:spacing w:after="180"/>
        <w:rPr>
          <w:rFonts w:asciiTheme="minorHAnsi" w:hAnsiTheme="minorHAnsi" w:cstheme="minorHAnsi"/>
          <w:color w:val="111111"/>
          <w:sz w:val="22"/>
          <w:szCs w:val="22"/>
        </w:rPr>
      </w:pPr>
      <w:r w:rsidRPr="00550769">
        <w:rPr>
          <w:rFonts w:asciiTheme="minorHAnsi" w:hAnsiTheme="minorHAnsi" w:cstheme="minorHAnsi"/>
          <w:color w:val="111111"/>
          <w:sz w:val="22"/>
          <w:szCs w:val="22"/>
        </w:rPr>
        <w:t>What is out-of-time validation, and when is it most useful?</w:t>
      </w:r>
    </w:p>
    <w:p w14:paraId="3F0CA3A5" w14:textId="77777777" w:rsidR="00D73FC4" w:rsidRPr="00550769" w:rsidRDefault="00D73FC4" w:rsidP="00145AC7">
      <w:pPr>
        <w:numPr>
          <w:ilvl w:val="0"/>
          <w:numId w:val="92"/>
        </w:numPr>
        <w:spacing w:after="180"/>
        <w:rPr>
          <w:rFonts w:asciiTheme="minorHAnsi" w:hAnsiTheme="minorHAnsi" w:cstheme="minorHAnsi"/>
          <w:color w:val="111111"/>
          <w:sz w:val="22"/>
          <w:szCs w:val="22"/>
        </w:rPr>
      </w:pPr>
      <w:r w:rsidRPr="00550769">
        <w:rPr>
          <w:rFonts w:asciiTheme="minorHAnsi" w:hAnsiTheme="minorHAnsi" w:cstheme="minorHAnsi"/>
          <w:color w:val="111111"/>
          <w:sz w:val="22"/>
          <w:szCs w:val="22"/>
        </w:rPr>
        <w:t>Explain the concept of cross-validation and its benefits in model evaluation.</w:t>
      </w:r>
    </w:p>
    <w:p w14:paraId="62EEC622" w14:textId="77777777" w:rsidR="00D73FC4" w:rsidRPr="00550769" w:rsidRDefault="00D73FC4" w:rsidP="00145AC7">
      <w:pPr>
        <w:numPr>
          <w:ilvl w:val="0"/>
          <w:numId w:val="92"/>
        </w:numPr>
        <w:spacing w:after="180"/>
        <w:rPr>
          <w:rFonts w:asciiTheme="minorHAnsi" w:hAnsiTheme="minorHAnsi" w:cstheme="minorHAnsi"/>
          <w:color w:val="111111"/>
          <w:sz w:val="22"/>
          <w:szCs w:val="22"/>
        </w:rPr>
      </w:pPr>
      <w:r w:rsidRPr="00550769">
        <w:rPr>
          <w:rFonts w:asciiTheme="minorHAnsi" w:hAnsiTheme="minorHAnsi" w:cstheme="minorHAnsi"/>
          <w:color w:val="111111"/>
          <w:sz w:val="22"/>
          <w:szCs w:val="22"/>
        </w:rPr>
        <w:t>How does k-fold cross-validation work, and why is it beneficial?</w:t>
      </w:r>
    </w:p>
    <w:p w14:paraId="7D33F458" w14:textId="77777777" w:rsidR="00D73FC4" w:rsidRPr="00550769" w:rsidRDefault="00D73FC4" w:rsidP="00145AC7">
      <w:pPr>
        <w:numPr>
          <w:ilvl w:val="0"/>
          <w:numId w:val="92"/>
        </w:numPr>
        <w:spacing w:after="180"/>
        <w:rPr>
          <w:rFonts w:asciiTheme="minorHAnsi" w:hAnsiTheme="minorHAnsi" w:cstheme="minorHAnsi"/>
          <w:color w:val="111111"/>
          <w:sz w:val="22"/>
          <w:szCs w:val="22"/>
        </w:rPr>
      </w:pPr>
      <w:r w:rsidRPr="00550769">
        <w:rPr>
          <w:rFonts w:asciiTheme="minorHAnsi" w:hAnsiTheme="minorHAnsi" w:cstheme="minorHAnsi"/>
          <w:color w:val="111111"/>
          <w:sz w:val="22"/>
          <w:szCs w:val="22"/>
        </w:rPr>
        <w:t>What are the key steps in a model pipeline?</w:t>
      </w:r>
    </w:p>
    <w:p w14:paraId="4D31C6AF" w14:textId="77777777" w:rsidR="00D73FC4" w:rsidRPr="00550769" w:rsidRDefault="00D73FC4" w:rsidP="00145AC7">
      <w:pPr>
        <w:numPr>
          <w:ilvl w:val="0"/>
          <w:numId w:val="92"/>
        </w:numPr>
        <w:spacing w:after="180"/>
        <w:rPr>
          <w:rFonts w:asciiTheme="minorHAnsi" w:hAnsiTheme="minorHAnsi" w:cstheme="minorHAnsi"/>
          <w:color w:val="111111"/>
          <w:sz w:val="22"/>
          <w:szCs w:val="22"/>
        </w:rPr>
      </w:pPr>
      <w:r w:rsidRPr="00550769">
        <w:rPr>
          <w:rFonts w:asciiTheme="minorHAnsi" w:hAnsiTheme="minorHAnsi" w:cstheme="minorHAnsi"/>
          <w:color w:val="111111"/>
          <w:sz w:val="22"/>
          <w:szCs w:val="22"/>
        </w:rPr>
        <w:t>Why is it important to preserve the integrity of out-of-time data during model evaluation?</w:t>
      </w:r>
    </w:p>
    <w:p w14:paraId="09A00503" w14:textId="77777777" w:rsidR="00D73FC4" w:rsidRPr="00550769" w:rsidRDefault="00D73FC4" w:rsidP="00145AC7">
      <w:pPr>
        <w:numPr>
          <w:ilvl w:val="0"/>
          <w:numId w:val="92"/>
        </w:numPr>
        <w:spacing w:after="180"/>
        <w:rPr>
          <w:rFonts w:asciiTheme="minorHAnsi" w:hAnsiTheme="minorHAnsi" w:cstheme="minorHAnsi"/>
          <w:color w:val="111111"/>
          <w:sz w:val="22"/>
          <w:szCs w:val="22"/>
        </w:rPr>
      </w:pPr>
      <w:r w:rsidRPr="00550769">
        <w:rPr>
          <w:rFonts w:asciiTheme="minorHAnsi" w:hAnsiTheme="minorHAnsi" w:cstheme="minorHAnsi"/>
          <w:color w:val="111111"/>
          <w:sz w:val="22"/>
          <w:szCs w:val="22"/>
        </w:rPr>
        <w:t>What metrics are commonly used to evaluate model performance?</w:t>
      </w:r>
    </w:p>
    <w:p w14:paraId="5AED0AF8" w14:textId="77777777" w:rsidR="00D73FC4" w:rsidRPr="00550769" w:rsidRDefault="00D73FC4" w:rsidP="00145AC7">
      <w:pPr>
        <w:numPr>
          <w:ilvl w:val="0"/>
          <w:numId w:val="92"/>
        </w:numPr>
        <w:spacing w:after="180"/>
        <w:rPr>
          <w:rFonts w:asciiTheme="minorHAnsi" w:hAnsiTheme="minorHAnsi" w:cstheme="minorHAnsi"/>
          <w:color w:val="111111"/>
          <w:sz w:val="22"/>
          <w:szCs w:val="22"/>
        </w:rPr>
      </w:pPr>
      <w:r w:rsidRPr="00550769">
        <w:rPr>
          <w:rFonts w:asciiTheme="minorHAnsi" w:hAnsiTheme="minorHAnsi" w:cstheme="minorHAnsi"/>
          <w:color w:val="111111"/>
          <w:sz w:val="22"/>
          <w:szCs w:val="22"/>
        </w:rPr>
        <w:t>How does the AUC metric help in assessing the performance of a binary classifier?</w:t>
      </w:r>
    </w:p>
    <w:p w14:paraId="52CAC5DA" w14:textId="77777777" w:rsidR="00D73FC4" w:rsidRPr="00550769" w:rsidRDefault="00D73FC4" w:rsidP="00145AC7">
      <w:pPr>
        <w:numPr>
          <w:ilvl w:val="0"/>
          <w:numId w:val="92"/>
        </w:numPr>
        <w:spacing w:after="180"/>
        <w:rPr>
          <w:rFonts w:asciiTheme="minorHAnsi" w:hAnsiTheme="minorHAnsi" w:cstheme="minorHAnsi"/>
          <w:color w:val="111111"/>
          <w:sz w:val="22"/>
          <w:szCs w:val="22"/>
        </w:rPr>
      </w:pPr>
      <w:r w:rsidRPr="00550769">
        <w:rPr>
          <w:rFonts w:asciiTheme="minorHAnsi" w:hAnsiTheme="minorHAnsi" w:cstheme="minorHAnsi"/>
          <w:color w:val="111111"/>
          <w:sz w:val="22"/>
          <w:szCs w:val="22"/>
        </w:rPr>
        <w:t>Why is it important to compare model performance using visualizations like bar charts and confusion matrices?</w:t>
      </w:r>
    </w:p>
    <w:p w14:paraId="48151C67" w14:textId="77777777" w:rsidR="00D73FC4" w:rsidRPr="00550769" w:rsidRDefault="00D73FC4" w:rsidP="00145AC7">
      <w:pPr>
        <w:numPr>
          <w:ilvl w:val="0"/>
          <w:numId w:val="92"/>
        </w:numPr>
        <w:spacing w:after="180"/>
        <w:rPr>
          <w:rFonts w:asciiTheme="minorHAnsi" w:hAnsiTheme="minorHAnsi" w:cstheme="minorHAnsi"/>
          <w:color w:val="111111"/>
          <w:sz w:val="22"/>
          <w:szCs w:val="22"/>
        </w:rPr>
      </w:pPr>
      <w:r w:rsidRPr="00550769">
        <w:rPr>
          <w:rFonts w:asciiTheme="minorHAnsi" w:hAnsiTheme="minorHAnsi" w:cstheme="minorHAnsi"/>
          <w:color w:val="111111"/>
          <w:sz w:val="22"/>
          <w:szCs w:val="22"/>
        </w:rPr>
        <w:t>Describe the process of hyperparameter tuning in a model pipeline.</w:t>
      </w:r>
    </w:p>
    <w:p w14:paraId="6CEF7DF2" w14:textId="77777777" w:rsidR="00D73FC4" w:rsidRPr="00550769" w:rsidRDefault="00D73FC4" w:rsidP="00145AC7">
      <w:pPr>
        <w:numPr>
          <w:ilvl w:val="0"/>
          <w:numId w:val="92"/>
        </w:numPr>
        <w:spacing w:after="180"/>
        <w:rPr>
          <w:rFonts w:asciiTheme="minorHAnsi" w:hAnsiTheme="minorHAnsi" w:cstheme="minorHAnsi"/>
          <w:color w:val="111111"/>
          <w:sz w:val="22"/>
          <w:szCs w:val="22"/>
        </w:rPr>
      </w:pPr>
      <w:r w:rsidRPr="00550769">
        <w:rPr>
          <w:rFonts w:asciiTheme="minorHAnsi" w:hAnsiTheme="minorHAnsi" w:cstheme="minorHAnsi"/>
          <w:color w:val="111111"/>
          <w:sz w:val="22"/>
          <w:szCs w:val="22"/>
        </w:rPr>
        <w:lastRenderedPageBreak/>
        <w:t>How does one-hot encoding facilitate the inclusion of categorical variables in machine learning models?</w:t>
      </w:r>
    </w:p>
    <w:p w14:paraId="3ABFA7A6" w14:textId="77777777" w:rsidR="00D73FC4" w:rsidRPr="00550769" w:rsidRDefault="00D73FC4" w:rsidP="00145AC7">
      <w:pPr>
        <w:numPr>
          <w:ilvl w:val="0"/>
          <w:numId w:val="92"/>
        </w:numPr>
        <w:spacing w:after="180"/>
        <w:rPr>
          <w:rFonts w:asciiTheme="minorHAnsi" w:hAnsiTheme="minorHAnsi" w:cstheme="minorHAnsi"/>
          <w:color w:val="111111"/>
          <w:sz w:val="22"/>
          <w:szCs w:val="22"/>
        </w:rPr>
      </w:pPr>
      <w:r w:rsidRPr="00550769">
        <w:rPr>
          <w:rFonts w:asciiTheme="minorHAnsi" w:hAnsiTheme="minorHAnsi" w:cstheme="minorHAnsi"/>
          <w:color w:val="111111"/>
          <w:sz w:val="22"/>
          <w:szCs w:val="22"/>
        </w:rPr>
        <w:t>What are the benefits of using a systematic model pipeline in data science projects?</w:t>
      </w:r>
    </w:p>
    <w:p w14:paraId="658F5329" w14:textId="77777777" w:rsidR="00D73FC4" w:rsidRDefault="00D73FC4" w:rsidP="00D73FC4">
      <w:pPr>
        <w:rPr>
          <w:rFonts w:asciiTheme="minorHAnsi" w:hAnsiTheme="minorHAnsi" w:cstheme="minorHAnsi"/>
          <w:b/>
          <w:bCs/>
          <w:color w:val="111111"/>
          <w:sz w:val="22"/>
          <w:szCs w:val="22"/>
        </w:rPr>
      </w:pPr>
    </w:p>
    <w:p w14:paraId="46762D27" w14:textId="77777777" w:rsidR="00D73FC4" w:rsidRDefault="00D73FC4" w:rsidP="00D73FC4">
      <w:pPr>
        <w:rPr>
          <w:rFonts w:asciiTheme="minorHAnsi" w:hAnsiTheme="minorHAnsi" w:cstheme="minorHAnsi"/>
          <w:b/>
          <w:bCs/>
          <w:color w:val="111111"/>
          <w:sz w:val="22"/>
          <w:szCs w:val="22"/>
        </w:rPr>
      </w:pPr>
    </w:p>
    <w:p w14:paraId="3EAF022A" w14:textId="77777777" w:rsidR="00D73FC4" w:rsidRDefault="00D73FC4" w:rsidP="00D73FC4">
      <w:pPr>
        <w:rPr>
          <w:rFonts w:asciiTheme="minorHAnsi" w:hAnsiTheme="minorHAnsi" w:cstheme="minorHAnsi"/>
          <w:sz w:val="22"/>
          <w:szCs w:val="22"/>
        </w:rPr>
      </w:pPr>
    </w:p>
    <w:p w14:paraId="5AF2ECA8" w14:textId="77777777" w:rsidR="00D73FC4" w:rsidRDefault="00D73FC4" w:rsidP="00D73FC4">
      <w:pPr>
        <w:rPr>
          <w:rFonts w:asciiTheme="minorHAnsi" w:hAnsiTheme="minorHAnsi" w:cstheme="minorHAnsi"/>
          <w:sz w:val="22"/>
          <w:szCs w:val="22"/>
        </w:rPr>
      </w:pPr>
    </w:p>
    <w:p w14:paraId="346DDC59" w14:textId="77777777" w:rsidR="00D73FC4" w:rsidRDefault="00D73FC4" w:rsidP="00D73FC4">
      <w:pPr>
        <w:rPr>
          <w:rFonts w:asciiTheme="minorHAnsi" w:hAnsiTheme="minorHAnsi" w:cstheme="minorHAnsi"/>
          <w:sz w:val="22"/>
          <w:szCs w:val="22"/>
        </w:rPr>
      </w:pPr>
    </w:p>
    <w:p w14:paraId="75AB0AB6" w14:textId="77777777" w:rsidR="00D73FC4" w:rsidRDefault="00D73FC4" w:rsidP="00D73FC4">
      <w:pPr>
        <w:rPr>
          <w:rFonts w:asciiTheme="minorHAnsi" w:hAnsiTheme="minorHAnsi" w:cstheme="minorHAnsi"/>
          <w:sz w:val="22"/>
          <w:szCs w:val="22"/>
        </w:rPr>
      </w:pPr>
    </w:p>
    <w:p w14:paraId="3DC6D3CA" w14:textId="77777777" w:rsidR="00D73FC4" w:rsidRDefault="00D73FC4" w:rsidP="00D73FC4">
      <w:pPr>
        <w:rPr>
          <w:rFonts w:asciiTheme="minorHAnsi" w:hAnsiTheme="minorHAnsi" w:cstheme="minorHAnsi"/>
          <w:sz w:val="22"/>
          <w:szCs w:val="22"/>
        </w:rPr>
      </w:pPr>
    </w:p>
    <w:p w14:paraId="0FB7C6F9" w14:textId="77777777" w:rsidR="00D73FC4" w:rsidRDefault="00D73FC4" w:rsidP="00D73FC4">
      <w:pPr>
        <w:rPr>
          <w:rFonts w:asciiTheme="minorHAnsi" w:hAnsiTheme="minorHAnsi" w:cstheme="minorHAnsi"/>
          <w:sz w:val="22"/>
          <w:szCs w:val="22"/>
        </w:rPr>
      </w:pPr>
    </w:p>
    <w:p w14:paraId="18590917" w14:textId="77777777" w:rsidR="00D73FC4" w:rsidRDefault="00D73FC4" w:rsidP="00D73FC4">
      <w:pPr>
        <w:rPr>
          <w:rFonts w:asciiTheme="minorHAnsi" w:hAnsiTheme="minorHAnsi" w:cstheme="minorHAnsi"/>
          <w:sz w:val="22"/>
          <w:szCs w:val="22"/>
        </w:rPr>
      </w:pPr>
    </w:p>
    <w:p w14:paraId="2ABE6789" w14:textId="77777777" w:rsidR="00D73FC4" w:rsidRDefault="00D73FC4" w:rsidP="00D73FC4">
      <w:pPr>
        <w:rPr>
          <w:rFonts w:asciiTheme="minorHAnsi" w:hAnsiTheme="minorHAnsi" w:cstheme="minorHAnsi"/>
          <w:sz w:val="22"/>
          <w:szCs w:val="22"/>
        </w:rPr>
      </w:pPr>
    </w:p>
    <w:p w14:paraId="6596C4BD" w14:textId="77777777" w:rsidR="00D73FC4" w:rsidRDefault="00D73FC4" w:rsidP="00D73FC4">
      <w:pPr>
        <w:rPr>
          <w:rFonts w:asciiTheme="minorHAnsi" w:hAnsiTheme="minorHAnsi" w:cstheme="minorHAnsi"/>
          <w:sz w:val="22"/>
          <w:szCs w:val="22"/>
        </w:rPr>
      </w:pPr>
    </w:p>
    <w:p w14:paraId="64067BEC" w14:textId="77777777" w:rsidR="00D73FC4" w:rsidRDefault="00D73FC4" w:rsidP="00D73FC4">
      <w:pPr>
        <w:rPr>
          <w:rFonts w:asciiTheme="minorHAnsi" w:hAnsiTheme="minorHAnsi" w:cstheme="minorHAnsi"/>
          <w:sz w:val="22"/>
          <w:szCs w:val="22"/>
        </w:rPr>
      </w:pPr>
    </w:p>
    <w:p w14:paraId="67CCF0D6" w14:textId="77777777" w:rsidR="00D73FC4" w:rsidRDefault="00D73FC4" w:rsidP="00D73FC4">
      <w:pPr>
        <w:rPr>
          <w:rFonts w:asciiTheme="minorHAnsi" w:hAnsiTheme="minorHAnsi" w:cstheme="minorHAnsi"/>
          <w:sz w:val="22"/>
          <w:szCs w:val="22"/>
        </w:rPr>
      </w:pPr>
    </w:p>
    <w:p w14:paraId="3C40355B" w14:textId="77777777" w:rsidR="00D73FC4" w:rsidRDefault="00D73FC4" w:rsidP="00D73FC4">
      <w:pPr>
        <w:rPr>
          <w:rFonts w:asciiTheme="minorHAnsi" w:hAnsiTheme="minorHAnsi" w:cstheme="minorHAnsi"/>
          <w:sz w:val="22"/>
          <w:szCs w:val="22"/>
        </w:rPr>
      </w:pPr>
    </w:p>
    <w:p w14:paraId="064BC851" w14:textId="77777777" w:rsidR="00D73FC4" w:rsidRDefault="00D73FC4" w:rsidP="00D73FC4">
      <w:pPr>
        <w:rPr>
          <w:rFonts w:asciiTheme="minorHAnsi" w:hAnsiTheme="minorHAnsi" w:cstheme="minorHAnsi"/>
          <w:sz w:val="22"/>
          <w:szCs w:val="22"/>
        </w:rPr>
      </w:pPr>
    </w:p>
    <w:p w14:paraId="24508041" w14:textId="77777777" w:rsidR="00D73FC4" w:rsidRDefault="00D73FC4" w:rsidP="00D73FC4">
      <w:pPr>
        <w:rPr>
          <w:rFonts w:asciiTheme="minorHAnsi" w:hAnsiTheme="minorHAnsi" w:cstheme="minorHAnsi"/>
          <w:sz w:val="22"/>
          <w:szCs w:val="22"/>
        </w:rPr>
      </w:pPr>
    </w:p>
    <w:p w14:paraId="3F54F343" w14:textId="77777777" w:rsidR="00D73FC4" w:rsidRDefault="00D73FC4" w:rsidP="00D73FC4">
      <w:pPr>
        <w:rPr>
          <w:rFonts w:asciiTheme="minorHAnsi" w:hAnsiTheme="minorHAnsi" w:cstheme="minorHAnsi"/>
          <w:sz w:val="22"/>
          <w:szCs w:val="22"/>
        </w:rPr>
      </w:pPr>
    </w:p>
    <w:p w14:paraId="39052D47" w14:textId="77777777" w:rsidR="00D73FC4" w:rsidRDefault="00D73FC4" w:rsidP="00D73FC4">
      <w:pPr>
        <w:rPr>
          <w:rFonts w:asciiTheme="minorHAnsi" w:hAnsiTheme="minorHAnsi" w:cstheme="minorHAnsi"/>
          <w:sz w:val="22"/>
          <w:szCs w:val="22"/>
        </w:rPr>
      </w:pPr>
    </w:p>
    <w:p w14:paraId="16A6D1C4" w14:textId="77777777" w:rsidR="00D73FC4" w:rsidRDefault="00D73FC4" w:rsidP="00D73FC4">
      <w:pPr>
        <w:rPr>
          <w:rFonts w:asciiTheme="minorHAnsi" w:hAnsiTheme="minorHAnsi" w:cstheme="minorHAnsi"/>
          <w:sz w:val="22"/>
          <w:szCs w:val="22"/>
        </w:rPr>
      </w:pPr>
    </w:p>
    <w:p w14:paraId="18C9FEEF" w14:textId="77777777" w:rsidR="00D73FC4" w:rsidRDefault="00D73FC4" w:rsidP="00D73FC4">
      <w:pPr>
        <w:rPr>
          <w:rFonts w:asciiTheme="minorHAnsi" w:hAnsiTheme="minorHAnsi" w:cstheme="minorHAnsi"/>
          <w:sz w:val="22"/>
          <w:szCs w:val="22"/>
        </w:rPr>
      </w:pPr>
    </w:p>
    <w:p w14:paraId="1845C92E" w14:textId="77777777" w:rsidR="00D73FC4" w:rsidRDefault="00D73FC4" w:rsidP="00D73FC4">
      <w:pPr>
        <w:rPr>
          <w:rFonts w:asciiTheme="minorHAnsi" w:hAnsiTheme="minorHAnsi" w:cstheme="minorHAnsi"/>
          <w:sz w:val="22"/>
          <w:szCs w:val="22"/>
        </w:rPr>
      </w:pPr>
    </w:p>
    <w:p w14:paraId="48439F96" w14:textId="77777777" w:rsidR="00D73FC4" w:rsidRDefault="00D73FC4" w:rsidP="00D73FC4">
      <w:pPr>
        <w:rPr>
          <w:rFonts w:asciiTheme="minorHAnsi" w:hAnsiTheme="minorHAnsi" w:cstheme="minorHAnsi"/>
          <w:sz w:val="22"/>
          <w:szCs w:val="22"/>
        </w:rPr>
      </w:pPr>
    </w:p>
    <w:p w14:paraId="654E07F8" w14:textId="77777777" w:rsidR="00D73FC4" w:rsidRDefault="00D73FC4" w:rsidP="00D73FC4">
      <w:pPr>
        <w:rPr>
          <w:rFonts w:asciiTheme="minorHAnsi" w:hAnsiTheme="minorHAnsi" w:cstheme="minorHAnsi"/>
          <w:sz w:val="22"/>
          <w:szCs w:val="22"/>
        </w:rPr>
      </w:pPr>
    </w:p>
    <w:p w14:paraId="7D94A40F" w14:textId="77777777" w:rsidR="00D73FC4" w:rsidRDefault="00D73FC4" w:rsidP="00D73FC4">
      <w:pPr>
        <w:rPr>
          <w:rFonts w:asciiTheme="minorHAnsi" w:hAnsiTheme="minorHAnsi" w:cstheme="minorHAnsi"/>
          <w:sz w:val="22"/>
          <w:szCs w:val="22"/>
        </w:rPr>
      </w:pPr>
    </w:p>
    <w:p w14:paraId="4A66D407" w14:textId="77777777" w:rsidR="00D73FC4" w:rsidRDefault="00D73FC4" w:rsidP="00D73FC4">
      <w:pPr>
        <w:rPr>
          <w:rFonts w:asciiTheme="minorHAnsi" w:hAnsiTheme="minorHAnsi" w:cstheme="minorHAnsi"/>
          <w:sz w:val="22"/>
          <w:szCs w:val="22"/>
        </w:rPr>
      </w:pPr>
    </w:p>
    <w:p w14:paraId="65E0DEB1" w14:textId="77777777" w:rsidR="00D73FC4" w:rsidRDefault="00D73FC4" w:rsidP="00D73FC4">
      <w:pPr>
        <w:rPr>
          <w:rFonts w:asciiTheme="minorHAnsi" w:hAnsiTheme="minorHAnsi" w:cstheme="minorHAnsi"/>
          <w:sz w:val="22"/>
          <w:szCs w:val="22"/>
        </w:rPr>
      </w:pPr>
    </w:p>
    <w:p w14:paraId="7ECC1772" w14:textId="77777777" w:rsidR="00D73FC4" w:rsidRDefault="00D73FC4" w:rsidP="00D73FC4">
      <w:pPr>
        <w:rPr>
          <w:rFonts w:asciiTheme="minorHAnsi" w:hAnsiTheme="minorHAnsi" w:cstheme="minorHAnsi"/>
          <w:sz w:val="22"/>
          <w:szCs w:val="22"/>
        </w:rPr>
      </w:pPr>
    </w:p>
    <w:p w14:paraId="76AC66DF" w14:textId="77777777" w:rsidR="00D73FC4" w:rsidRDefault="00D73FC4" w:rsidP="00D73FC4">
      <w:pPr>
        <w:rPr>
          <w:rFonts w:asciiTheme="minorHAnsi" w:hAnsiTheme="minorHAnsi" w:cstheme="minorHAnsi"/>
          <w:sz w:val="22"/>
          <w:szCs w:val="22"/>
        </w:rPr>
      </w:pPr>
    </w:p>
    <w:p w14:paraId="4EF37FF5" w14:textId="77777777" w:rsidR="00D73FC4" w:rsidRDefault="00D73FC4" w:rsidP="00D73FC4">
      <w:pPr>
        <w:rPr>
          <w:rFonts w:asciiTheme="minorHAnsi" w:hAnsiTheme="minorHAnsi" w:cstheme="minorHAnsi"/>
          <w:sz w:val="22"/>
          <w:szCs w:val="22"/>
        </w:rPr>
      </w:pPr>
    </w:p>
    <w:p w14:paraId="6E80B916" w14:textId="77777777" w:rsidR="00D73FC4" w:rsidRDefault="00D73FC4" w:rsidP="00D73FC4">
      <w:pPr>
        <w:rPr>
          <w:rFonts w:asciiTheme="minorHAnsi" w:hAnsiTheme="minorHAnsi" w:cstheme="minorHAnsi"/>
          <w:sz w:val="22"/>
          <w:szCs w:val="22"/>
        </w:rPr>
      </w:pPr>
    </w:p>
    <w:p w14:paraId="5B496E16" w14:textId="77777777" w:rsidR="00D73FC4" w:rsidRDefault="00D73FC4" w:rsidP="00D73FC4">
      <w:pPr>
        <w:rPr>
          <w:rFonts w:asciiTheme="minorHAnsi" w:hAnsiTheme="minorHAnsi" w:cstheme="minorHAnsi"/>
          <w:sz w:val="22"/>
          <w:szCs w:val="22"/>
        </w:rPr>
      </w:pPr>
    </w:p>
    <w:p w14:paraId="2B112DD1" w14:textId="77777777" w:rsidR="00D73FC4" w:rsidRDefault="00D73FC4" w:rsidP="00D73FC4">
      <w:pPr>
        <w:pStyle w:val="Heading1"/>
      </w:pPr>
      <w:bookmarkStart w:id="85" w:name="_Toc174889595"/>
      <w:r>
        <w:lastRenderedPageBreak/>
        <w:t>Chapter 4 Cheat Sheet</w:t>
      </w:r>
      <w:bookmarkEnd w:id="85"/>
    </w:p>
    <w:p w14:paraId="4D176D03" w14:textId="77777777" w:rsidR="00D73FC4" w:rsidRDefault="00D73FC4" w:rsidP="00D73FC4"/>
    <w:p w14:paraId="16BDEDE0" w14:textId="77777777" w:rsidR="00D73FC4" w:rsidRDefault="00D73FC4" w:rsidP="00D73FC4"/>
    <w:tbl>
      <w:tblPr>
        <w:tblW w:w="5000" w:type="pct"/>
        <w:tblLayout w:type="fixed"/>
        <w:tblLook w:val="04A0" w:firstRow="1" w:lastRow="0" w:firstColumn="1" w:lastColumn="0" w:noHBand="0" w:noVBand="1"/>
      </w:tblPr>
      <w:tblGrid>
        <w:gridCol w:w="1879"/>
        <w:gridCol w:w="2248"/>
        <w:gridCol w:w="2164"/>
        <w:gridCol w:w="1969"/>
      </w:tblGrid>
      <w:tr w:rsidR="00D73FC4" w:rsidRPr="00AE6BA5" w14:paraId="10204E6D" w14:textId="77777777" w:rsidTr="00A23D18">
        <w:trPr>
          <w:trHeight w:val="315"/>
        </w:trPr>
        <w:tc>
          <w:tcPr>
            <w:tcW w:w="1137" w:type="pct"/>
            <w:tcBorders>
              <w:top w:val="single" w:sz="8" w:space="0" w:color="A6A6A6"/>
              <w:left w:val="single" w:sz="8" w:space="0" w:color="A6A6A6"/>
              <w:bottom w:val="single" w:sz="8" w:space="0" w:color="A6A6A6"/>
              <w:right w:val="single" w:sz="8" w:space="0" w:color="A6A6A6"/>
            </w:tcBorders>
            <w:shd w:val="clear" w:color="auto" w:fill="auto"/>
            <w:vAlign w:val="center"/>
            <w:hideMark/>
          </w:tcPr>
          <w:p w14:paraId="0F5B5F6D" w14:textId="77777777" w:rsidR="00D73FC4" w:rsidRPr="00AE6BA5" w:rsidRDefault="00D73FC4" w:rsidP="00A23D18">
            <w:pPr>
              <w:jc w:val="center"/>
              <w:rPr>
                <w:rFonts w:asciiTheme="minorHAnsi" w:hAnsiTheme="minorHAnsi" w:cstheme="minorHAnsi"/>
                <w:b/>
                <w:bCs/>
                <w:color w:val="000000"/>
                <w:sz w:val="22"/>
                <w:szCs w:val="22"/>
              </w:rPr>
            </w:pPr>
            <w:r w:rsidRPr="00AE6BA5">
              <w:rPr>
                <w:rFonts w:asciiTheme="minorHAnsi" w:hAnsiTheme="minorHAnsi" w:cstheme="minorHAnsi"/>
                <w:b/>
                <w:bCs/>
                <w:color w:val="000000"/>
                <w:sz w:val="22"/>
                <w:szCs w:val="22"/>
              </w:rPr>
              <w:t>Category</w:t>
            </w:r>
          </w:p>
        </w:tc>
        <w:tc>
          <w:tcPr>
            <w:tcW w:w="1360" w:type="pct"/>
            <w:tcBorders>
              <w:top w:val="single" w:sz="8" w:space="0" w:color="A6A6A6"/>
              <w:left w:val="nil"/>
              <w:bottom w:val="single" w:sz="8" w:space="0" w:color="A6A6A6"/>
              <w:right w:val="single" w:sz="8" w:space="0" w:color="A6A6A6"/>
            </w:tcBorders>
            <w:shd w:val="clear" w:color="auto" w:fill="auto"/>
            <w:vAlign w:val="center"/>
            <w:hideMark/>
          </w:tcPr>
          <w:p w14:paraId="3F68A327" w14:textId="77777777" w:rsidR="00D73FC4" w:rsidRPr="00AE6BA5" w:rsidRDefault="00D73FC4" w:rsidP="00A23D18">
            <w:pPr>
              <w:jc w:val="center"/>
              <w:rPr>
                <w:rFonts w:asciiTheme="minorHAnsi" w:hAnsiTheme="minorHAnsi" w:cstheme="minorHAnsi"/>
                <w:b/>
                <w:bCs/>
                <w:color w:val="000000"/>
                <w:sz w:val="22"/>
                <w:szCs w:val="22"/>
              </w:rPr>
            </w:pPr>
            <w:r w:rsidRPr="00AE6BA5">
              <w:rPr>
                <w:rFonts w:asciiTheme="minorHAnsi" w:hAnsiTheme="minorHAnsi" w:cstheme="minorHAnsi"/>
                <w:b/>
                <w:bCs/>
                <w:color w:val="000000"/>
                <w:sz w:val="22"/>
                <w:szCs w:val="22"/>
              </w:rPr>
              <w:t>SAS</w:t>
            </w:r>
          </w:p>
        </w:tc>
        <w:tc>
          <w:tcPr>
            <w:tcW w:w="1310" w:type="pct"/>
            <w:tcBorders>
              <w:top w:val="single" w:sz="8" w:space="0" w:color="A6A6A6"/>
              <w:left w:val="nil"/>
              <w:bottom w:val="single" w:sz="8" w:space="0" w:color="A6A6A6"/>
              <w:right w:val="single" w:sz="8" w:space="0" w:color="A6A6A6"/>
            </w:tcBorders>
            <w:shd w:val="clear" w:color="auto" w:fill="auto"/>
            <w:vAlign w:val="center"/>
            <w:hideMark/>
          </w:tcPr>
          <w:p w14:paraId="2C47DEBE" w14:textId="77777777" w:rsidR="00D73FC4" w:rsidRPr="00AE6BA5" w:rsidRDefault="00D73FC4" w:rsidP="00A23D18">
            <w:pPr>
              <w:jc w:val="center"/>
              <w:rPr>
                <w:rFonts w:asciiTheme="minorHAnsi" w:hAnsiTheme="minorHAnsi" w:cstheme="minorHAnsi"/>
                <w:b/>
                <w:bCs/>
                <w:color w:val="000000"/>
                <w:sz w:val="22"/>
                <w:szCs w:val="22"/>
              </w:rPr>
            </w:pPr>
            <w:r w:rsidRPr="00AE6BA5">
              <w:rPr>
                <w:rFonts w:asciiTheme="minorHAnsi" w:hAnsiTheme="minorHAnsi" w:cstheme="minorHAnsi"/>
                <w:b/>
                <w:bCs/>
                <w:color w:val="000000"/>
                <w:sz w:val="22"/>
                <w:szCs w:val="22"/>
              </w:rPr>
              <w:t>Python</w:t>
            </w:r>
          </w:p>
        </w:tc>
        <w:tc>
          <w:tcPr>
            <w:tcW w:w="1192" w:type="pct"/>
            <w:tcBorders>
              <w:top w:val="single" w:sz="8" w:space="0" w:color="A6A6A6"/>
              <w:left w:val="nil"/>
              <w:bottom w:val="single" w:sz="8" w:space="0" w:color="A6A6A6"/>
              <w:right w:val="single" w:sz="8" w:space="0" w:color="A6A6A6"/>
            </w:tcBorders>
            <w:shd w:val="clear" w:color="auto" w:fill="auto"/>
            <w:vAlign w:val="center"/>
            <w:hideMark/>
          </w:tcPr>
          <w:p w14:paraId="5C38F51D" w14:textId="77777777" w:rsidR="00D73FC4" w:rsidRPr="00AE6BA5" w:rsidRDefault="00D73FC4" w:rsidP="00A23D18">
            <w:pPr>
              <w:jc w:val="center"/>
              <w:rPr>
                <w:rFonts w:asciiTheme="minorHAnsi" w:hAnsiTheme="minorHAnsi" w:cstheme="minorHAnsi"/>
                <w:b/>
                <w:bCs/>
                <w:color w:val="000000"/>
                <w:sz w:val="22"/>
                <w:szCs w:val="22"/>
              </w:rPr>
            </w:pPr>
            <w:r w:rsidRPr="00AE6BA5">
              <w:rPr>
                <w:rFonts w:asciiTheme="minorHAnsi" w:hAnsiTheme="minorHAnsi" w:cstheme="minorHAnsi"/>
                <w:b/>
                <w:bCs/>
                <w:color w:val="000000"/>
                <w:sz w:val="22"/>
                <w:szCs w:val="22"/>
              </w:rPr>
              <w:t>R</w:t>
            </w:r>
          </w:p>
        </w:tc>
      </w:tr>
      <w:tr w:rsidR="00D73FC4" w:rsidRPr="00AE6BA5" w14:paraId="545D3DF9" w14:textId="77777777" w:rsidTr="00A23D18">
        <w:trPr>
          <w:trHeight w:val="615"/>
        </w:trPr>
        <w:tc>
          <w:tcPr>
            <w:tcW w:w="1137" w:type="pct"/>
            <w:vMerge w:val="restart"/>
            <w:tcBorders>
              <w:top w:val="nil"/>
              <w:left w:val="single" w:sz="8" w:space="0" w:color="A6A6A6"/>
              <w:bottom w:val="single" w:sz="8" w:space="0" w:color="A6A6A6"/>
              <w:right w:val="single" w:sz="8" w:space="0" w:color="A6A6A6"/>
            </w:tcBorders>
            <w:shd w:val="clear" w:color="auto" w:fill="auto"/>
            <w:vAlign w:val="center"/>
            <w:hideMark/>
          </w:tcPr>
          <w:p w14:paraId="426D6CDC" w14:textId="77777777" w:rsidR="00D73FC4" w:rsidRPr="00AE6BA5" w:rsidRDefault="00D73FC4" w:rsidP="00A23D18">
            <w:pPr>
              <w:rPr>
                <w:rFonts w:asciiTheme="minorHAnsi" w:hAnsiTheme="minorHAnsi" w:cstheme="minorHAnsi"/>
                <w:b/>
                <w:bCs/>
                <w:color w:val="000000"/>
                <w:sz w:val="22"/>
                <w:szCs w:val="22"/>
              </w:rPr>
            </w:pPr>
            <w:r w:rsidRPr="00AE6BA5">
              <w:rPr>
                <w:rFonts w:asciiTheme="minorHAnsi" w:hAnsiTheme="minorHAnsi" w:cstheme="minorHAnsi"/>
                <w:b/>
                <w:bCs/>
                <w:color w:val="000000"/>
                <w:sz w:val="22"/>
                <w:szCs w:val="22"/>
              </w:rPr>
              <w:t>Outlier Treatment</w:t>
            </w:r>
          </w:p>
        </w:tc>
        <w:tc>
          <w:tcPr>
            <w:tcW w:w="1360" w:type="pct"/>
            <w:tcBorders>
              <w:top w:val="nil"/>
              <w:left w:val="nil"/>
              <w:bottom w:val="single" w:sz="8" w:space="0" w:color="A6A6A6"/>
              <w:right w:val="single" w:sz="8" w:space="0" w:color="A6A6A6"/>
            </w:tcBorders>
            <w:shd w:val="clear" w:color="auto" w:fill="auto"/>
            <w:vAlign w:val="center"/>
            <w:hideMark/>
          </w:tcPr>
          <w:p w14:paraId="7AF615C6" w14:textId="77777777" w:rsidR="00D73FC4" w:rsidRPr="00AE6BA5" w:rsidRDefault="00D73FC4" w:rsidP="00A23D18">
            <w:pPr>
              <w:rPr>
                <w:rFonts w:asciiTheme="minorHAnsi" w:hAnsiTheme="minorHAnsi" w:cstheme="minorHAnsi"/>
                <w:color w:val="000000"/>
                <w:sz w:val="22"/>
                <w:szCs w:val="22"/>
              </w:rPr>
            </w:pPr>
            <w:r w:rsidRPr="00AE6BA5">
              <w:rPr>
                <w:rFonts w:asciiTheme="minorHAnsi" w:hAnsiTheme="minorHAnsi" w:cstheme="minorHAnsi"/>
                <w:color w:val="000000"/>
                <w:sz w:val="22"/>
                <w:szCs w:val="22"/>
              </w:rPr>
              <w:t>- Use PROC UNIVARIATE for outlier detection</w:t>
            </w:r>
          </w:p>
        </w:tc>
        <w:tc>
          <w:tcPr>
            <w:tcW w:w="1310" w:type="pct"/>
            <w:tcBorders>
              <w:top w:val="nil"/>
              <w:left w:val="nil"/>
              <w:bottom w:val="single" w:sz="8" w:space="0" w:color="A6A6A6"/>
              <w:right w:val="single" w:sz="8" w:space="0" w:color="A6A6A6"/>
            </w:tcBorders>
            <w:shd w:val="clear" w:color="auto" w:fill="auto"/>
            <w:vAlign w:val="center"/>
            <w:hideMark/>
          </w:tcPr>
          <w:p w14:paraId="4DAE55AC" w14:textId="77777777" w:rsidR="00D73FC4" w:rsidRPr="00AE6BA5" w:rsidRDefault="00D73FC4" w:rsidP="00A23D18">
            <w:pPr>
              <w:rPr>
                <w:rFonts w:asciiTheme="minorHAnsi" w:hAnsiTheme="minorHAnsi" w:cstheme="minorHAnsi"/>
                <w:color w:val="000000"/>
                <w:sz w:val="22"/>
                <w:szCs w:val="22"/>
              </w:rPr>
            </w:pPr>
            <w:r w:rsidRPr="00AE6BA5">
              <w:rPr>
                <w:rFonts w:asciiTheme="minorHAnsi" w:hAnsiTheme="minorHAnsi" w:cstheme="minorHAnsi"/>
                <w:color w:val="000000"/>
                <w:sz w:val="22"/>
                <w:szCs w:val="22"/>
              </w:rPr>
              <w:t xml:space="preserve">- Use </w:t>
            </w:r>
            <w:proofErr w:type="spellStart"/>
            <w:r w:rsidRPr="00AE6BA5">
              <w:rPr>
                <w:rFonts w:asciiTheme="minorHAnsi" w:hAnsiTheme="minorHAnsi" w:cstheme="minorHAnsi"/>
                <w:color w:val="000000"/>
                <w:sz w:val="22"/>
                <w:szCs w:val="22"/>
              </w:rPr>
              <w:t>np.percentile</w:t>
            </w:r>
            <w:proofErr w:type="spellEnd"/>
            <w:r w:rsidRPr="00AE6BA5">
              <w:rPr>
                <w:rFonts w:asciiTheme="minorHAnsi" w:hAnsiTheme="minorHAnsi" w:cstheme="minorHAnsi"/>
                <w:color w:val="000000"/>
                <w:sz w:val="22"/>
                <w:szCs w:val="22"/>
              </w:rPr>
              <w:t>() to identify outliers</w:t>
            </w:r>
          </w:p>
        </w:tc>
        <w:tc>
          <w:tcPr>
            <w:tcW w:w="1192" w:type="pct"/>
            <w:vMerge w:val="restart"/>
            <w:tcBorders>
              <w:top w:val="nil"/>
              <w:left w:val="single" w:sz="8" w:space="0" w:color="A6A6A6"/>
              <w:bottom w:val="single" w:sz="8" w:space="0" w:color="A6A6A6"/>
              <w:right w:val="single" w:sz="8" w:space="0" w:color="A6A6A6"/>
            </w:tcBorders>
            <w:shd w:val="clear" w:color="auto" w:fill="auto"/>
            <w:vAlign w:val="center"/>
            <w:hideMark/>
          </w:tcPr>
          <w:p w14:paraId="3419945B" w14:textId="77777777" w:rsidR="00D73FC4" w:rsidRPr="00AE6BA5" w:rsidRDefault="00D73FC4" w:rsidP="00A23D18">
            <w:pPr>
              <w:rPr>
                <w:rFonts w:asciiTheme="minorHAnsi" w:hAnsiTheme="minorHAnsi" w:cstheme="minorHAnsi"/>
                <w:color w:val="000000"/>
                <w:sz w:val="22"/>
                <w:szCs w:val="22"/>
              </w:rPr>
            </w:pPr>
            <w:r w:rsidRPr="00AE6BA5">
              <w:rPr>
                <w:rFonts w:asciiTheme="minorHAnsi" w:hAnsiTheme="minorHAnsi" w:cstheme="minorHAnsi"/>
                <w:color w:val="000000"/>
                <w:sz w:val="22"/>
                <w:szCs w:val="22"/>
              </w:rPr>
              <w:t xml:space="preserve">- Use quantile() and </w:t>
            </w:r>
            <w:proofErr w:type="spellStart"/>
            <w:r w:rsidRPr="00AE6BA5">
              <w:rPr>
                <w:rFonts w:asciiTheme="minorHAnsi" w:hAnsiTheme="minorHAnsi" w:cstheme="minorHAnsi"/>
                <w:color w:val="000000"/>
                <w:sz w:val="22"/>
                <w:szCs w:val="22"/>
              </w:rPr>
              <w:t>ifelse</w:t>
            </w:r>
            <w:proofErr w:type="spellEnd"/>
            <w:r w:rsidRPr="00AE6BA5">
              <w:rPr>
                <w:rFonts w:asciiTheme="minorHAnsi" w:hAnsiTheme="minorHAnsi" w:cstheme="minorHAnsi"/>
                <w:color w:val="000000"/>
                <w:sz w:val="22"/>
                <w:szCs w:val="22"/>
              </w:rPr>
              <w:t xml:space="preserve">() for identifying and capping outliers using </w:t>
            </w:r>
            <w:proofErr w:type="spellStart"/>
            <w:r w:rsidRPr="00AE6BA5">
              <w:rPr>
                <w:rFonts w:asciiTheme="minorHAnsi" w:hAnsiTheme="minorHAnsi" w:cstheme="minorHAnsi"/>
                <w:color w:val="000000"/>
                <w:sz w:val="22"/>
                <w:szCs w:val="22"/>
              </w:rPr>
              <w:t>Winsorization</w:t>
            </w:r>
            <w:proofErr w:type="spellEnd"/>
          </w:p>
        </w:tc>
      </w:tr>
      <w:tr w:rsidR="00D73FC4" w:rsidRPr="00AE6BA5" w14:paraId="6E19C095" w14:textId="77777777" w:rsidTr="00A23D18">
        <w:trPr>
          <w:trHeight w:val="915"/>
        </w:trPr>
        <w:tc>
          <w:tcPr>
            <w:tcW w:w="1137" w:type="pct"/>
            <w:vMerge/>
            <w:tcBorders>
              <w:top w:val="nil"/>
              <w:left w:val="single" w:sz="8" w:space="0" w:color="A6A6A6"/>
              <w:bottom w:val="single" w:sz="8" w:space="0" w:color="A6A6A6"/>
              <w:right w:val="single" w:sz="8" w:space="0" w:color="A6A6A6"/>
            </w:tcBorders>
            <w:vAlign w:val="center"/>
            <w:hideMark/>
          </w:tcPr>
          <w:p w14:paraId="181F6E46" w14:textId="77777777" w:rsidR="00D73FC4" w:rsidRPr="00AE6BA5" w:rsidRDefault="00D73FC4" w:rsidP="00A23D18">
            <w:pPr>
              <w:rPr>
                <w:rFonts w:asciiTheme="minorHAnsi" w:hAnsiTheme="minorHAnsi" w:cstheme="minorHAnsi"/>
                <w:b/>
                <w:bCs/>
                <w:color w:val="000000"/>
                <w:sz w:val="22"/>
                <w:szCs w:val="22"/>
              </w:rPr>
            </w:pPr>
          </w:p>
        </w:tc>
        <w:tc>
          <w:tcPr>
            <w:tcW w:w="1360" w:type="pct"/>
            <w:tcBorders>
              <w:top w:val="nil"/>
              <w:left w:val="nil"/>
              <w:bottom w:val="single" w:sz="8" w:space="0" w:color="A6A6A6"/>
              <w:right w:val="single" w:sz="8" w:space="0" w:color="A6A6A6"/>
            </w:tcBorders>
            <w:shd w:val="clear" w:color="auto" w:fill="auto"/>
            <w:vAlign w:val="center"/>
            <w:hideMark/>
          </w:tcPr>
          <w:p w14:paraId="08D62DBA" w14:textId="77777777" w:rsidR="00D73FC4" w:rsidRPr="00AE6BA5" w:rsidRDefault="00D73FC4" w:rsidP="00A23D18">
            <w:pPr>
              <w:rPr>
                <w:rFonts w:asciiTheme="minorHAnsi" w:hAnsiTheme="minorHAnsi" w:cstheme="minorHAnsi"/>
                <w:color w:val="000000"/>
                <w:sz w:val="22"/>
                <w:szCs w:val="22"/>
              </w:rPr>
            </w:pPr>
            <w:r w:rsidRPr="00AE6BA5">
              <w:rPr>
                <w:rFonts w:asciiTheme="minorHAnsi" w:hAnsiTheme="minorHAnsi" w:cstheme="minorHAnsi"/>
                <w:color w:val="000000"/>
                <w:sz w:val="22"/>
                <w:szCs w:val="22"/>
              </w:rPr>
              <w:t xml:space="preserve">- </w:t>
            </w:r>
            <w:proofErr w:type="spellStart"/>
            <w:r w:rsidRPr="00AE6BA5">
              <w:rPr>
                <w:rFonts w:asciiTheme="minorHAnsi" w:hAnsiTheme="minorHAnsi" w:cstheme="minorHAnsi"/>
                <w:color w:val="000000"/>
                <w:sz w:val="22"/>
                <w:szCs w:val="22"/>
              </w:rPr>
              <w:t>Winsorization</w:t>
            </w:r>
            <w:proofErr w:type="spellEnd"/>
            <w:r w:rsidRPr="00AE6BA5">
              <w:rPr>
                <w:rFonts w:asciiTheme="minorHAnsi" w:hAnsiTheme="minorHAnsi" w:cstheme="minorHAnsi"/>
                <w:color w:val="000000"/>
                <w:sz w:val="22"/>
                <w:szCs w:val="22"/>
              </w:rPr>
              <w:t xml:space="preserve"> via DATA steps to cap extreme values</w:t>
            </w:r>
          </w:p>
        </w:tc>
        <w:tc>
          <w:tcPr>
            <w:tcW w:w="1310" w:type="pct"/>
            <w:tcBorders>
              <w:top w:val="nil"/>
              <w:left w:val="nil"/>
              <w:bottom w:val="single" w:sz="8" w:space="0" w:color="A6A6A6"/>
              <w:right w:val="single" w:sz="8" w:space="0" w:color="A6A6A6"/>
            </w:tcBorders>
            <w:shd w:val="clear" w:color="auto" w:fill="auto"/>
            <w:vAlign w:val="center"/>
            <w:hideMark/>
          </w:tcPr>
          <w:p w14:paraId="1BA4F830" w14:textId="77777777" w:rsidR="00D73FC4" w:rsidRPr="00AE6BA5" w:rsidRDefault="00D73FC4" w:rsidP="00A23D18">
            <w:pPr>
              <w:rPr>
                <w:rFonts w:asciiTheme="minorHAnsi" w:hAnsiTheme="minorHAnsi" w:cstheme="minorHAnsi"/>
                <w:color w:val="000000"/>
                <w:sz w:val="22"/>
                <w:szCs w:val="22"/>
              </w:rPr>
            </w:pPr>
            <w:r w:rsidRPr="00AE6BA5">
              <w:rPr>
                <w:rFonts w:asciiTheme="minorHAnsi" w:hAnsiTheme="minorHAnsi" w:cstheme="minorHAnsi"/>
                <w:color w:val="000000"/>
                <w:sz w:val="22"/>
                <w:szCs w:val="22"/>
              </w:rPr>
              <w:t xml:space="preserve">- Apply </w:t>
            </w:r>
            <w:proofErr w:type="spellStart"/>
            <w:r w:rsidRPr="00AE6BA5">
              <w:rPr>
                <w:rFonts w:asciiTheme="minorHAnsi" w:hAnsiTheme="minorHAnsi" w:cstheme="minorHAnsi"/>
                <w:color w:val="000000"/>
                <w:sz w:val="22"/>
                <w:szCs w:val="22"/>
              </w:rPr>
              <w:t>Winsorization</w:t>
            </w:r>
            <w:proofErr w:type="spellEnd"/>
            <w:r w:rsidRPr="00AE6BA5">
              <w:rPr>
                <w:rFonts w:asciiTheme="minorHAnsi" w:hAnsiTheme="minorHAnsi" w:cstheme="minorHAnsi"/>
                <w:color w:val="000000"/>
                <w:sz w:val="22"/>
                <w:szCs w:val="22"/>
              </w:rPr>
              <w:t xml:space="preserve"> with </w:t>
            </w:r>
            <w:proofErr w:type="spellStart"/>
            <w:r w:rsidRPr="00AE6BA5">
              <w:rPr>
                <w:rFonts w:asciiTheme="minorHAnsi" w:hAnsiTheme="minorHAnsi" w:cstheme="minorHAnsi"/>
                <w:color w:val="000000"/>
                <w:sz w:val="22"/>
                <w:szCs w:val="22"/>
              </w:rPr>
              <w:t>np.where</w:t>
            </w:r>
            <w:proofErr w:type="spellEnd"/>
            <w:r w:rsidRPr="00AE6BA5">
              <w:rPr>
                <w:rFonts w:asciiTheme="minorHAnsi" w:hAnsiTheme="minorHAnsi" w:cstheme="minorHAnsi"/>
                <w:color w:val="000000"/>
                <w:sz w:val="22"/>
                <w:szCs w:val="22"/>
              </w:rPr>
              <w:t>() or custom functions</w:t>
            </w:r>
          </w:p>
        </w:tc>
        <w:tc>
          <w:tcPr>
            <w:tcW w:w="1192" w:type="pct"/>
            <w:vMerge/>
            <w:tcBorders>
              <w:top w:val="nil"/>
              <w:left w:val="single" w:sz="8" w:space="0" w:color="A6A6A6"/>
              <w:bottom w:val="single" w:sz="8" w:space="0" w:color="A6A6A6"/>
              <w:right w:val="single" w:sz="8" w:space="0" w:color="A6A6A6"/>
            </w:tcBorders>
            <w:vAlign w:val="center"/>
            <w:hideMark/>
          </w:tcPr>
          <w:p w14:paraId="22D20515" w14:textId="77777777" w:rsidR="00D73FC4" w:rsidRPr="00AE6BA5" w:rsidRDefault="00D73FC4" w:rsidP="00A23D18">
            <w:pPr>
              <w:rPr>
                <w:rFonts w:asciiTheme="minorHAnsi" w:hAnsiTheme="minorHAnsi" w:cstheme="minorHAnsi"/>
                <w:color w:val="000000"/>
                <w:sz w:val="22"/>
                <w:szCs w:val="22"/>
              </w:rPr>
            </w:pPr>
          </w:p>
        </w:tc>
      </w:tr>
      <w:tr w:rsidR="00D73FC4" w:rsidRPr="00AE6BA5" w14:paraId="6A19B63A" w14:textId="77777777" w:rsidTr="00A23D18">
        <w:trPr>
          <w:trHeight w:val="915"/>
        </w:trPr>
        <w:tc>
          <w:tcPr>
            <w:tcW w:w="1137" w:type="pct"/>
            <w:vMerge w:val="restart"/>
            <w:tcBorders>
              <w:top w:val="nil"/>
              <w:left w:val="single" w:sz="8" w:space="0" w:color="A6A6A6"/>
              <w:bottom w:val="single" w:sz="8" w:space="0" w:color="A6A6A6"/>
              <w:right w:val="single" w:sz="8" w:space="0" w:color="A6A6A6"/>
            </w:tcBorders>
            <w:shd w:val="clear" w:color="auto" w:fill="auto"/>
            <w:vAlign w:val="center"/>
            <w:hideMark/>
          </w:tcPr>
          <w:p w14:paraId="6CFDF8AE" w14:textId="77777777" w:rsidR="00D73FC4" w:rsidRPr="00AE6BA5" w:rsidRDefault="00D73FC4" w:rsidP="00A23D18">
            <w:pPr>
              <w:rPr>
                <w:rFonts w:asciiTheme="minorHAnsi" w:hAnsiTheme="minorHAnsi" w:cstheme="minorHAnsi"/>
                <w:b/>
                <w:bCs/>
                <w:color w:val="000000"/>
                <w:sz w:val="22"/>
                <w:szCs w:val="22"/>
              </w:rPr>
            </w:pPr>
            <w:r w:rsidRPr="00AE6BA5">
              <w:rPr>
                <w:rFonts w:asciiTheme="minorHAnsi" w:hAnsiTheme="minorHAnsi" w:cstheme="minorHAnsi"/>
                <w:b/>
                <w:bCs/>
                <w:color w:val="000000"/>
                <w:sz w:val="22"/>
                <w:szCs w:val="22"/>
              </w:rPr>
              <w:t>Missing Value Imputation</w:t>
            </w:r>
          </w:p>
        </w:tc>
        <w:tc>
          <w:tcPr>
            <w:tcW w:w="1360" w:type="pct"/>
            <w:tcBorders>
              <w:top w:val="nil"/>
              <w:left w:val="nil"/>
              <w:bottom w:val="single" w:sz="8" w:space="0" w:color="A6A6A6"/>
              <w:right w:val="single" w:sz="8" w:space="0" w:color="A6A6A6"/>
            </w:tcBorders>
            <w:shd w:val="clear" w:color="auto" w:fill="auto"/>
            <w:vAlign w:val="center"/>
            <w:hideMark/>
          </w:tcPr>
          <w:p w14:paraId="663A226B" w14:textId="77777777" w:rsidR="00D73FC4" w:rsidRPr="00AE6BA5" w:rsidRDefault="00D73FC4" w:rsidP="00A23D18">
            <w:pPr>
              <w:rPr>
                <w:rFonts w:asciiTheme="minorHAnsi" w:hAnsiTheme="minorHAnsi" w:cstheme="minorHAnsi"/>
                <w:color w:val="000000"/>
                <w:sz w:val="22"/>
                <w:szCs w:val="22"/>
              </w:rPr>
            </w:pPr>
            <w:r w:rsidRPr="00AE6BA5">
              <w:rPr>
                <w:rFonts w:asciiTheme="minorHAnsi" w:hAnsiTheme="minorHAnsi" w:cstheme="minorHAnsi"/>
                <w:color w:val="000000"/>
                <w:sz w:val="22"/>
                <w:szCs w:val="22"/>
              </w:rPr>
              <w:t>- Use PROC STDIZE for imputation methods (mean, median)</w:t>
            </w:r>
          </w:p>
        </w:tc>
        <w:tc>
          <w:tcPr>
            <w:tcW w:w="1310" w:type="pct"/>
            <w:tcBorders>
              <w:top w:val="nil"/>
              <w:left w:val="nil"/>
              <w:bottom w:val="single" w:sz="8" w:space="0" w:color="A6A6A6"/>
              <w:right w:val="single" w:sz="8" w:space="0" w:color="A6A6A6"/>
            </w:tcBorders>
            <w:shd w:val="clear" w:color="auto" w:fill="auto"/>
            <w:vAlign w:val="center"/>
            <w:hideMark/>
          </w:tcPr>
          <w:p w14:paraId="5F4762C6" w14:textId="77777777" w:rsidR="00D73FC4" w:rsidRPr="00AE6BA5" w:rsidRDefault="00D73FC4" w:rsidP="00A23D18">
            <w:pPr>
              <w:rPr>
                <w:rFonts w:asciiTheme="minorHAnsi" w:hAnsiTheme="minorHAnsi" w:cstheme="minorHAnsi"/>
                <w:color w:val="000000"/>
                <w:sz w:val="22"/>
                <w:szCs w:val="22"/>
              </w:rPr>
            </w:pPr>
            <w:r w:rsidRPr="00AE6BA5">
              <w:rPr>
                <w:rFonts w:asciiTheme="minorHAnsi" w:hAnsiTheme="minorHAnsi" w:cstheme="minorHAnsi"/>
                <w:color w:val="000000"/>
                <w:sz w:val="22"/>
                <w:szCs w:val="22"/>
              </w:rPr>
              <w:t xml:space="preserve">- </w:t>
            </w:r>
            <w:proofErr w:type="spellStart"/>
            <w:r w:rsidRPr="00AE6BA5">
              <w:rPr>
                <w:rFonts w:asciiTheme="minorHAnsi" w:hAnsiTheme="minorHAnsi" w:cstheme="minorHAnsi"/>
                <w:color w:val="000000"/>
                <w:sz w:val="22"/>
                <w:szCs w:val="22"/>
              </w:rPr>
              <w:t>SimpleImputer</w:t>
            </w:r>
            <w:proofErr w:type="spellEnd"/>
            <w:r w:rsidRPr="00AE6BA5">
              <w:rPr>
                <w:rFonts w:asciiTheme="minorHAnsi" w:hAnsiTheme="minorHAnsi" w:cstheme="minorHAnsi"/>
                <w:color w:val="000000"/>
                <w:sz w:val="22"/>
                <w:szCs w:val="22"/>
              </w:rPr>
              <w:t xml:space="preserve"> from </w:t>
            </w:r>
            <w:proofErr w:type="spellStart"/>
            <w:r w:rsidRPr="00AE6BA5">
              <w:rPr>
                <w:rFonts w:asciiTheme="minorHAnsi" w:hAnsiTheme="minorHAnsi" w:cstheme="minorHAnsi"/>
                <w:color w:val="000000"/>
                <w:sz w:val="22"/>
                <w:szCs w:val="22"/>
              </w:rPr>
              <w:t>sklearn</w:t>
            </w:r>
            <w:proofErr w:type="spellEnd"/>
            <w:r w:rsidRPr="00AE6BA5">
              <w:rPr>
                <w:rFonts w:asciiTheme="minorHAnsi" w:hAnsiTheme="minorHAnsi" w:cstheme="minorHAnsi"/>
                <w:color w:val="000000"/>
                <w:sz w:val="22"/>
                <w:szCs w:val="22"/>
              </w:rPr>
              <w:t xml:space="preserve"> for mean, median, and mode imputation</w:t>
            </w:r>
          </w:p>
        </w:tc>
        <w:tc>
          <w:tcPr>
            <w:tcW w:w="1192" w:type="pct"/>
            <w:tcBorders>
              <w:top w:val="nil"/>
              <w:left w:val="nil"/>
              <w:bottom w:val="single" w:sz="8" w:space="0" w:color="A6A6A6"/>
              <w:right w:val="single" w:sz="8" w:space="0" w:color="A6A6A6"/>
            </w:tcBorders>
            <w:shd w:val="clear" w:color="auto" w:fill="auto"/>
            <w:vAlign w:val="center"/>
            <w:hideMark/>
          </w:tcPr>
          <w:p w14:paraId="50A52217" w14:textId="77777777" w:rsidR="00D73FC4" w:rsidRPr="00AE6BA5" w:rsidRDefault="00D73FC4" w:rsidP="00A23D18">
            <w:pPr>
              <w:rPr>
                <w:rFonts w:asciiTheme="minorHAnsi" w:hAnsiTheme="minorHAnsi" w:cstheme="minorHAnsi"/>
                <w:color w:val="000000"/>
                <w:sz w:val="22"/>
                <w:szCs w:val="22"/>
              </w:rPr>
            </w:pPr>
            <w:r w:rsidRPr="00AE6BA5">
              <w:rPr>
                <w:rFonts w:asciiTheme="minorHAnsi" w:hAnsiTheme="minorHAnsi" w:cstheme="minorHAnsi"/>
                <w:color w:val="000000"/>
                <w:sz w:val="22"/>
                <w:szCs w:val="22"/>
              </w:rPr>
              <w:t xml:space="preserve">- Use impute() or </w:t>
            </w:r>
            <w:proofErr w:type="spellStart"/>
            <w:r w:rsidRPr="00AE6BA5">
              <w:rPr>
                <w:rFonts w:asciiTheme="minorHAnsi" w:hAnsiTheme="minorHAnsi" w:cstheme="minorHAnsi"/>
                <w:color w:val="000000"/>
                <w:sz w:val="22"/>
                <w:szCs w:val="22"/>
              </w:rPr>
              <w:t>na.omit</w:t>
            </w:r>
            <w:proofErr w:type="spellEnd"/>
            <w:r w:rsidRPr="00AE6BA5">
              <w:rPr>
                <w:rFonts w:asciiTheme="minorHAnsi" w:hAnsiTheme="minorHAnsi" w:cstheme="minorHAnsi"/>
                <w:color w:val="000000"/>
                <w:sz w:val="22"/>
                <w:szCs w:val="22"/>
              </w:rPr>
              <w:t>() for basic imputation</w:t>
            </w:r>
          </w:p>
        </w:tc>
      </w:tr>
      <w:tr w:rsidR="00D73FC4" w:rsidRPr="00AE6BA5" w14:paraId="08E5E12B" w14:textId="77777777" w:rsidTr="00A23D18">
        <w:trPr>
          <w:trHeight w:val="615"/>
        </w:trPr>
        <w:tc>
          <w:tcPr>
            <w:tcW w:w="1137" w:type="pct"/>
            <w:vMerge/>
            <w:tcBorders>
              <w:top w:val="nil"/>
              <w:left w:val="single" w:sz="8" w:space="0" w:color="A6A6A6"/>
              <w:bottom w:val="single" w:sz="8" w:space="0" w:color="A6A6A6"/>
              <w:right w:val="single" w:sz="8" w:space="0" w:color="A6A6A6"/>
            </w:tcBorders>
            <w:vAlign w:val="center"/>
            <w:hideMark/>
          </w:tcPr>
          <w:p w14:paraId="7770C228" w14:textId="77777777" w:rsidR="00D73FC4" w:rsidRPr="00AE6BA5" w:rsidRDefault="00D73FC4" w:rsidP="00A23D18">
            <w:pPr>
              <w:rPr>
                <w:rFonts w:asciiTheme="minorHAnsi" w:hAnsiTheme="minorHAnsi" w:cstheme="minorHAnsi"/>
                <w:b/>
                <w:bCs/>
                <w:color w:val="000000"/>
                <w:sz w:val="22"/>
                <w:szCs w:val="22"/>
              </w:rPr>
            </w:pPr>
          </w:p>
        </w:tc>
        <w:tc>
          <w:tcPr>
            <w:tcW w:w="1360" w:type="pct"/>
            <w:tcBorders>
              <w:top w:val="nil"/>
              <w:left w:val="nil"/>
              <w:bottom w:val="single" w:sz="8" w:space="0" w:color="A6A6A6"/>
              <w:right w:val="single" w:sz="8" w:space="0" w:color="A6A6A6"/>
            </w:tcBorders>
            <w:shd w:val="clear" w:color="auto" w:fill="auto"/>
            <w:vAlign w:val="center"/>
            <w:hideMark/>
          </w:tcPr>
          <w:p w14:paraId="3BD578BC" w14:textId="77777777" w:rsidR="00D73FC4" w:rsidRPr="00AE6BA5" w:rsidRDefault="00D73FC4" w:rsidP="00A23D18">
            <w:pPr>
              <w:rPr>
                <w:rFonts w:asciiTheme="minorHAnsi" w:hAnsiTheme="minorHAnsi" w:cstheme="minorHAnsi"/>
                <w:color w:val="000000"/>
                <w:sz w:val="22"/>
                <w:szCs w:val="22"/>
              </w:rPr>
            </w:pPr>
            <w:r w:rsidRPr="00AE6BA5">
              <w:rPr>
                <w:rFonts w:asciiTheme="minorHAnsi" w:hAnsiTheme="minorHAnsi" w:cstheme="minorHAnsi"/>
                <w:color w:val="000000"/>
                <w:sz w:val="22"/>
                <w:szCs w:val="22"/>
              </w:rPr>
              <w:t>- PROC MI for multiple imputations</w:t>
            </w:r>
          </w:p>
        </w:tc>
        <w:tc>
          <w:tcPr>
            <w:tcW w:w="1310" w:type="pct"/>
            <w:tcBorders>
              <w:top w:val="nil"/>
              <w:left w:val="nil"/>
              <w:bottom w:val="single" w:sz="8" w:space="0" w:color="A6A6A6"/>
              <w:right w:val="single" w:sz="8" w:space="0" w:color="A6A6A6"/>
            </w:tcBorders>
            <w:shd w:val="clear" w:color="auto" w:fill="auto"/>
            <w:vAlign w:val="center"/>
            <w:hideMark/>
          </w:tcPr>
          <w:p w14:paraId="0785960C" w14:textId="77777777" w:rsidR="00D73FC4" w:rsidRPr="00AE6BA5" w:rsidRDefault="00D73FC4" w:rsidP="00A23D18">
            <w:pPr>
              <w:rPr>
                <w:rFonts w:asciiTheme="minorHAnsi" w:hAnsiTheme="minorHAnsi" w:cstheme="minorHAnsi"/>
                <w:color w:val="000000"/>
                <w:sz w:val="22"/>
                <w:szCs w:val="22"/>
              </w:rPr>
            </w:pPr>
            <w:r w:rsidRPr="00AE6BA5">
              <w:rPr>
                <w:rFonts w:asciiTheme="minorHAnsi" w:hAnsiTheme="minorHAnsi" w:cstheme="minorHAnsi"/>
                <w:color w:val="000000"/>
                <w:sz w:val="22"/>
                <w:szCs w:val="22"/>
              </w:rPr>
              <w:t xml:space="preserve">- </w:t>
            </w:r>
            <w:proofErr w:type="spellStart"/>
            <w:r w:rsidRPr="00AE6BA5">
              <w:rPr>
                <w:rFonts w:asciiTheme="minorHAnsi" w:hAnsiTheme="minorHAnsi" w:cstheme="minorHAnsi"/>
                <w:color w:val="000000"/>
                <w:sz w:val="22"/>
                <w:szCs w:val="22"/>
              </w:rPr>
              <w:t>IterativeImputer</w:t>
            </w:r>
            <w:proofErr w:type="spellEnd"/>
            <w:r w:rsidRPr="00AE6BA5">
              <w:rPr>
                <w:rFonts w:asciiTheme="minorHAnsi" w:hAnsiTheme="minorHAnsi" w:cstheme="minorHAnsi"/>
                <w:color w:val="000000"/>
                <w:sz w:val="22"/>
                <w:szCs w:val="22"/>
              </w:rPr>
              <w:t xml:space="preserve"> for advanced methods</w:t>
            </w:r>
          </w:p>
        </w:tc>
        <w:tc>
          <w:tcPr>
            <w:tcW w:w="1192" w:type="pct"/>
            <w:tcBorders>
              <w:top w:val="nil"/>
              <w:left w:val="nil"/>
              <w:bottom w:val="single" w:sz="8" w:space="0" w:color="A6A6A6"/>
              <w:right w:val="single" w:sz="8" w:space="0" w:color="A6A6A6"/>
            </w:tcBorders>
            <w:shd w:val="clear" w:color="auto" w:fill="auto"/>
            <w:vAlign w:val="center"/>
            <w:hideMark/>
          </w:tcPr>
          <w:p w14:paraId="2ADA045B" w14:textId="77777777" w:rsidR="00D73FC4" w:rsidRPr="00AE6BA5" w:rsidRDefault="00D73FC4" w:rsidP="00A23D18">
            <w:pPr>
              <w:rPr>
                <w:rFonts w:asciiTheme="minorHAnsi" w:hAnsiTheme="minorHAnsi" w:cstheme="minorHAnsi"/>
                <w:color w:val="000000"/>
                <w:sz w:val="22"/>
                <w:szCs w:val="22"/>
              </w:rPr>
            </w:pPr>
            <w:r w:rsidRPr="00AE6BA5">
              <w:rPr>
                <w:rFonts w:asciiTheme="minorHAnsi" w:hAnsiTheme="minorHAnsi" w:cstheme="minorHAnsi"/>
                <w:color w:val="000000"/>
                <w:sz w:val="22"/>
                <w:szCs w:val="22"/>
              </w:rPr>
              <w:t>- mice package for multiple imputations</w:t>
            </w:r>
          </w:p>
        </w:tc>
      </w:tr>
      <w:tr w:rsidR="00D73FC4" w:rsidRPr="00AE6BA5" w14:paraId="23DC6979" w14:textId="77777777" w:rsidTr="00A23D18">
        <w:trPr>
          <w:trHeight w:val="915"/>
        </w:trPr>
        <w:tc>
          <w:tcPr>
            <w:tcW w:w="1137" w:type="pct"/>
            <w:vMerge w:val="restart"/>
            <w:tcBorders>
              <w:top w:val="nil"/>
              <w:left w:val="single" w:sz="8" w:space="0" w:color="A6A6A6"/>
              <w:bottom w:val="single" w:sz="8" w:space="0" w:color="A6A6A6"/>
              <w:right w:val="single" w:sz="8" w:space="0" w:color="A6A6A6"/>
            </w:tcBorders>
            <w:shd w:val="clear" w:color="auto" w:fill="auto"/>
            <w:vAlign w:val="center"/>
            <w:hideMark/>
          </w:tcPr>
          <w:p w14:paraId="75FBD462" w14:textId="77777777" w:rsidR="00D73FC4" w:rsidRPr="00AE6BA5" w:rsidRDefault="00D73FC4" w:rsidP="00A23D18">
            <w:pPr>
              <w:rPr>
                <w:rFonts w:asciiTheme="minorHAnsi" w:hAnsiTheme="minorHAnsi" w:cstheme="minorHAnsi"/>
                <w:b/>
                <w:bCs/>
                <w:color w:val="000000"/>
                <w:sz w:val="22"/>
                <w:szCs w:val="22"/>
              </w:rPr>
            </w:pPr>
            <w:r w:rsidRPr="00AE6BA5">
              <w:rPr>
                <w:rFonts w:asciiTheme="minorHAnsi" w:hAnsiTheme="minorHAnsi" w:cstheme="minorHAnsi"/>
                <w:b/>
                <w:bCs/>
                <w:color w:val="000000"/>
                <w:sz w:val="22"/>
                <w:szCs w:val="22"/>
              </w:rPr>
              <w:t>Feature Engineering</w:t>
            </w:r>
          </w:p>
        </w:tc>
        <w:tc>
          <w:tcPr>
            <w:tcW w:w="1360" w:type="pct"/>
            <w:tcBorders>
              <w:top w:val="nil"/>
              <w:left w:val="nil"/>
              <w:bottom w:val="single" w:sz="8" w:space="0" w:color="A6A6A6"/>
              <w:right w:val="single" w:sz="8" w:space="0" w:color="A6A6A6"/>
            </w:tcBorders>
            <w:shd w:val="clear" w:color="auto" w:fill="auto"/>
            <w:vAlign w:val="center"/>
            <w:hideMark/>
          </w:tcPr>
          <w:p w14:paraId="590FA26B" w14:textId="77777777" w:rsidR="00D73FC4" w:rsidRPr="00AE6BA5" w:rsidRDefault="00D73FC4" w:rsidP="00A23D18">
            <w:pPr>
              <w:rPr>
                <w:rFonts w:asciiTheme="minorHAnsi" w:hAnsiTheme="minorHAnsi" w:cstheme="minorHAnsi"/>
                <w:color w:val="000000"/>
                <w:sz w:val="22"/>
                <w:szCs w:val="22"/>
              </w:rPr>
            </w:pPr>
            <w:r w:rsidRPr="00AE6BA5">
              <w:rPr>
                <w:rFonts w:asciiTheme="minorHAnsi" w:hAnsiTheme="minorHAnsi" w:cstheme="minorHAnsi"/>
                <w:color w:val="000000"/>
                <w:sz w:val="22"/>
                <w:szCs w:val="22"/>
              </w:rPr>
              <w:t>- PROC TRANSREG for polynomial features</w:t>
            </w:r>
          </w:p>
        </w:tc>
        <w:tc>
          <w:tcPr>
            <w:tcW w:w="1310" w:type="pct"/>
            <w:tcBorders>
              <w:top w:val="nil"/>
              <w:left w:val="nil"/>
              <w:bottom w:val="single" w:sz="8" w:space="0" w:color="A6A6A6"/>
              <w:right w:val="single" w:sz="8" w:space="0" w:color="A6A6A6"/>
            </w:tcBorders>
            <w:shd w:val="clear" w:color="auto" w:fill="auto"/>
            <w:vAlign w:val="center"/>
            <w:hideMark/>
          </w:tcPr>
          <w:p w14:paraId="47D6D596" w14:textId="77777777" w:rsidR="00D73FC4" w:rsidRPr="00AE6BA5" w:rsidRDefault="00D73FC4" w:rsidP="00A23D18">
            <w:pPr>
              <w:rPr>
                <w:rFonts w:asciiTheme="minorHAnsi" w:hAnsiTheme="minorHAnsi" w:cstheme="minorHAnsi"/>
                <w:color w:val="000000"/>
                <w:sz w:val="22"/>
                <w:szCs w:val="22"/>
              </w:rPr>
            </w:pPr>
            <w:r w:rsidRPr="00AE6BA5">
              <w:rPr>
                <w:rFonts w:asciiTheme="minorHAnsi" w:hAnsiTheme="minorHAnsi" w:cstheme="minorHAnsi"/>
                <w:color w:val="000000"/>
                <w:sz w:val="22"/>
                <w:szCs w:val="22"/>
              </w:rPr>
              <w:t xml:space="preserve">- </w:t>
            </w:r>
            <w:proofErr w:type="spellStart"/>
            <w:r w:rsidRPr="00AE6BA5">
              <w:rPr>
                <w:rFonts w:asciiTheme="minorHAnsi" w:hAnsiTheme="minorHAnsi" w:cstheme="minorHAnsi"/>
                <w:color w:val="000000"/>
                <w:sz w:val="22"/>
                <w:szCs w:val="22"/>
              </w:rPr>
              <w:t>PolynomialFeatures</w:t>
            </w:r>
            <w:proofErr w:type="spellEnd"/>
            <w:r w:rsidRPr="00AE6BA5">
              <w:rPr>
                <w:rFonts w:asciiTheme="minorHAnsi" w:hAnsiTheme="minorHAnsi" w:cstheme="minorHAnsi"/>
                <w:color w:val="000000"/>
                <w:sz w:val="22"/>
                <w:szCs w:val="22"/>
              </w:rPr>
              <w:t xml:space="preserve"> and custom functions for creating new features</w:t>
            </w:r>
          </w:p>
        </w:tc>
        <w:tc>
          <w:tcPr>
            <w:tcW w:w="1192" w:type="pct"/>
            <w:tcBorders>
              <w:top w:val="nil"/>
              <w:left w:val="nil"/>
              <w:bottom w:val="single" w:sz="8" w:space="0" w:color="A6A6A6"/>
              <w:right w:val="single" w:sz="8" w:space="0" w:color="A6A6A6"/>
            </w:tcBorders>
            <w:shd w:val="clear" w:color="auto" w:fill="auto"/>
            <w:vAlign w:val="center"/>
            <w:hideMark/>
          </w:tcPr>
          <w:p w14:paraId="17CCB8DB" w14:textId="77777777" w:rsidR="00D73FC4" w:rsidRPr="00AE6BA5" w:rsidRDefault="00D73FC4" w:rsidP="00A23D18">
            <w:pPr>
              <w:rPr>
                <w:rFonts w:asciiTheme="minorHAnsi" w:hAnsiTheme="minorHAnsi" w:cstheme="minorHAnsi"/>
                <w:color w:val="000000"/>
                <w:sz w:val="22"/>
                <w:szCs w:val="22"/>
              </w:rPr>
            </w:pPr>
            <w:r w:rsidRPr="00AE6BA5">
              <w:rPr>
                <w:rFonts w:asciiTheme="minorHAnsi" w:hAnsiTheme="minorHAnsi" w:cstheme="minorHAnsi"/>
                <w:color w:val="000000"/>
                <w:sz w:val="22"/>
                <w:szCs w:val="22"/>
              </w:rPr>
              <w:t>- poly() for polynomial features</w:t>
            </w:r>
          </w:p>
        </w:tc>
      </w:tr>
      <w:tr w:rsidR="00D73FC4" w:rsidRPr="00AE6BA5" w14:paraId="5C1E14E1" w14:textId="77777777" w:rsidTr="00A23D18">
        <w:trPr>
          <w:trHeight w:val="915"/>
        </w:trPr>
        <w:tc>
          <w:tcPr>
            <w:tcW w:w="1137" w:type="pct"/>
            <w:vMerge/>
            <w:tcBorders>
              <w:top w:val="nil"/>
              <w:left w:val="single" w:sz="8" w:space="0" w:color="A6A6A6"/>
              <w:bottom w:val="single" w:sz="8" w:space="0" w:color="A6A6A6"/>
              <w:right w:val="single" w:sz="8" w:space="0" w:color="A6A6A6"/>
            </w:tcBorders>
            <w:vAlign w:val="center"/>
            <w:hideMark/>
          </w:tcPr>
          <w:p w14:paraId="59C71E79" w14:textId="77777777" w:rsidR="00D73FC4" w:rsidRPr="00AE6BA5" w:rsidRDefault="00D73FC4" w:rsidP="00A23D18">
            <w:pPr>
              <w:rPr>
                <w:rFonts w:asciiTheme="minorHAnsi" w:hAnsiTheme="minorHAnsi" w:cstheme="minorHAnsi"/>
                <w:b/>
                <w:bCs/>
                <w:color w:val="000000"/>
                <w:sz w:val="22"/>
                <w:szCs w:val="22"/>
              </w:rPr>
            </w:pPr>
          </w:p>
        </w:tc>
        <w:tc>
          <w:tcPr>
            <w:tcW w:w="1360" w:type="pct"/>
            <w:tcBorders>
              <w:top w:val="nil"/>
              <w:left w:val="nil"/>
              <w:bottom w:val="single" w:sz="8" w:space="0" w:color="A6A6A6"/>
              <w:right w:val="single" w:sz="8" w:space="0" w:color="A6A6A6"/>
            </w:tcBorders>
            <w:shd w:val="clear" w:color="auto" w:fill="auto"/>
            <w:vAlign w:val="center"/>
            <w:hideMark/>
          </w:tcPr>
          <w:p w14:paraId="46E8E7CA" w14:textId="77777777" w:rsidR="00D73FC4" w:rsidRPr="00AE6BA5" w:rsidRDefault="00D73FC4" w:rsidP="00A23D18">
            <w:pPr>
              <w:rPr>
                <w:rFonts w:asciiTheme="minorHAnsi" w:hAnsiTheme="minorHAnsi" w:cstheme="minorHAnsi"/>
                <w:color w:val="000000"/>
                <w:sz w:val="22"/>
                <w:szCs w:val="22"/>
              </w:rPr>
            </w:pPr>
            <w:r w:rsidRPr="00AE6BA5">
              <w:rPr>
                <w:rFonts w:asciiTheme="minorHAnsi" w:hAnsiTheme="minorHAnsi" w:cstheme="minorHAnsi"/>
                <w:color w:val="000000"/>
                <w:sz w:val="22"/>
                <w:szCs w:val="22"/>
              </w:rPr>
              <w:t>- Use DATA steps for creating interaction terms</w:t>
            </w:r>
          </w:p>
        </w:tc>
        <w:tc>
          <w:tcPr>
            <w:tcW w:w="1310" w:type="pct"/>
            <w:tcBorders>
              <w:top w:val="nil"/>
              <w:left w:val="nil"/>
              <w:bottom w:val="single" w:sz="8" w:space="0" w:color="A6A6A6"/>
              <w:right w:val="single" w:sz="8" w:space="0" w:color="A6A6A6"/>
            </w:tcBorders>
            <w:shd w:val="clear" w:color="auto" w:fill="auto"/>
            <w:vAlign w:val="center"/>
            <w:hideMark/>
          </w:tcPr>
          <w:p w14:paraId="7011166F" w14:textId="77777777" w:rsidR="00D73FC4" w:rsidRPr="00AE6BA5" w:rsidRDefault="00D73FC4" w:rsidP="00A23D18">
            <w:pPr>
              <w:rPr>
                <w:rFonts w:asciiTheme="minorHAnsi" w:hAnsiTheme="minorHAnsi" w:cstheme="minorHAnsi"/>
                <w:color w:val="000000"/>
                <w:sz w:val="22"/>
                <w:szCs w:val="22"/>
              </w:rPr>
            </w:pPr>
            <w:r w:rsidRPr="00AE6BA5">
              <w:rPr>
                <w:rFonts w:asciiTheme="minorHAnsi" w:hAnsiTheme="minorHAnsi" w:cstheme="minorHAnsi"/>
                <w:color w:val="000000"/>
                <w:sz w:val="22"/>
                <w:szCs w:val="22"/>
              </w:rPr>
              <w:t xml:space="preserve">- </w:t>
            </w:r>
            <w:proofErr w:type="spellStart"/>
            <w:r w:rsidRPr="00AE6BA5">
              <w:rPr>
                <w:rFonts w:asciiTheme="minorHAnsi" w:hAnsiTheme="minorHAnsi" w:cstheme="minorHAnsi"/>
                <w:color w:val="000000"/>
                <w:sz w:val="22"/>
                <w:szCs w:val="22"/>
              </w:rPr>
              <w:t>FeatureUnion</w:t>
            </w:r>
            <w:proofErr w:type="spellEnd"/>
            <w:r w:rsidRPr="00AE6BA5">
              <w:rPr>
                <w:rFonts w:asciiTheme="minorHAnsi" w:hAnsiTheme="minorHAnsi" w:cstheme="minorHAnsi"/>
                <w:color w:val="000000"/>
                <w:sz w:val="22"/>
                <w:szCs w:val="22"/>
              </w:rPr>
              <w:t xml:space="preserve"> for combining features</w:t>
            </w:r>
          </w:p>
        </w:tc>
        <w:tc>
          <w:tcPr>
            <w:tcW w:w="1192" w:type="pct"/>
            <w:tcBorders>
              <w:top w:val="nil"/>
              <w:left w:val="nil"/>
              <w:bottom w:val="single" w:sz="8" w:space="0" w:color="A6A6A6"/>
              <w:right w:val="single" w:sz="8" w:space="0" w:color="A6A6A6"/>
            </w:tcBorders>
            <w:shd w:val="clear" w:color="auto" w:fill="auto"/>
            <w:vAlign w:val="center"/>
            <w:hideMark/>
          </w:tcPr>
          <w:p w14:paraId="5A96894C" w14:textId="77777777" w:rsidR="00D73FC4" w:rsidRPr="00AE6BA5" w:rsidRDefault="00D73FC4" w:rsidP="00A23D18">
            <w:pPr>
              <w:rPr>
                <w:rFonts w:asciiTheme="minorHAnsi" w:hAnsiTheme="minorHAnsi" w:cstheme="minorHAnsi"/>
                <w:color w:val="000000"/>
                <w:sz w:val="22"/>
                <w:szCs w:val="22"/>
              </w:rPr>
            </w:pPr>
            <w:r w:rsidRPr="00AE6BA5">
              <w:rPr>
                <w:rFonts w:asciiTheme="minorHAnsi" w:hAnsiTheme="minorHAnsi" w:cstheme="minorHAnsi"/>
                <w:color w:val="000000"/>
                <w:sz w:val="22"/>
                <w:szCs w:val="22"/>
              </w:rPr>
              <w:t xml:space="preserve">- Use custom functions or </w:t>
            </w:r>
            <w:proofErr w:type="spellStart"/>
            <w:r w:rsidRPr="00AE6BA5">
              <w:rPr>
                <w:rFonts w:asciiTheme="minorHAnsi" w:hAnsiTheme="minorHAnsi" w:cstheme="minorHAnsi"/>
                <w:color w:val="000000"/>
                <w:sz w:val="22"/>
                <w:szCs w:val="22"/>
              </w:rPr>
              <w:t>model.matrix</w:t>
            </w:r>
            <w:proofErr w:type="spellEnd"/>
            <w:r w:rsidRPr="00AE6BA5">
              <w:rPr>
                <w:rFonts w:asciiTheme="minorHAnsi" w:hAnsiTheme="minorHAnsi" w:cstheme="minorHAnsi"/>
                <w:color w:val="000000"/>
                <w:sz w:val="22"/>
                <w:szCs w:val="22"/>
              </w:rPr>
              <w:t>() for interaction terms</w:t>
            </w:r>
          </w:p>
        </w:tc>
      </w:tr>
      <w:tr w:rsidR="00D73FC4" w:rsidRPr="00AE6BA5" w14:paraId="1E5EF875" w14:textId="77777777" w:rsidTr="00A23D18">
        <w:trPr>
          <w:trHeight w:val="915"/>
        </w:trPr>
        <w:tc>
          <w:tcPr>
            <w:tcW w:w="1137" w:type="pct"/>
            <w:vMerge w:val="restart"/>
            <w:tcBorders>
              <w:top w:val="nil"/>
              <w:left w:val="single" w:sz="8" w:space="0" w:color="A6A6A6"/>
              <w:bottom w:val="single" w:sz="8" w:space="0" w:color="A6A6A6"/>
              <w:right w:val="single" w:sz="8" w:space="0" w:color="A6A6A6"/>
            </w:tcBorders>
            <w:shd w:val="clear" w:color="auto" w:fill="auto"/>
            <w:vAlign w:val="center"/>
            <w:hideMark/>
          </w:tcPr>
          <w:p w14:paraId="0913E7A4" w14:textId="77777777" w:rsidR="00D73FC4" w:rsidRPr="00AE6BA5" w:rsidRDefault="00D73FC4" w:rsidP="00A23D18">
            <w:pPr>
              <w:rPr>
                <w:rFonts w:asciiTheme="minorHAnsi" w:hAnsiTheme="minorHAnsi" w:cstheme="minorHAnsi"/>
                <w:b/>
                <w:bCs/>
                <w:color w:val="000000"/>
                <w:sz w:val="22"/>
                <w:szCs w:val="22"/>
              </w:rPr>
            </w:pPr>
            <w:r w:rsidRPr="00AE6BA5">
              <w:rPr>
                <w:rFonts w:asciiTheme="minorHAnsi" w:hAnsiTheme="minorHAnsi" w:cstheme="minorHAnsi"/>
                <w:b/>
                <w:bCs/>
                <w:color w:val="000000"/>
                <w:sz w:val="22"/>
                <w:szCs w:val="22"/>
              </w:rPr>
              <w:t>Categorical Variable Encoding</w:t>
            </w:r>
          </w:p>
        </w:tc>
        <w:tc>
          <w:tcPr>
            <w:tcW w:w="1360" w:type="pct"/>
            <w:tcBorders>
              <w:top w:val="nil"/>
              <w:left w:val="nil"/>
              <w:bottom w:val="single" w:sz="8" w:space="0" w:color="A6A6A6"/>
              <w:right w:val="single" w:sz="8" w:space="0" w:color="A6A6A6"/>
            </w:tcBorders>
            <w:shd w:val="clear" w:color="auto" w:fill="auto"/>
            <w:vAlign w:val="center"/>
            <w:hideMark/>
          </w:tcPr>
          <w:p w14:paraId="5BAA2145" w14:textId="77777777" w:rsidR="00D73FC4" w:rsidRPr="00AE6BA5" w:rsidRDefault="00D73FC4" w:rsidP="00A23D18">
            <w:pPr>
              <w:rPr>
                <w:rFonts w:asciiTheme="minorHAnsi" w:hAnsiTheme="minorHAnsi" w:cstheme="minorHAnsi"/>
                <w:color w:val="000000"/>
                <w:sz w:val="22"/>
                <w:szCs w:val="22"/>
              </w:rPr>
            </w:pPr>
            <w:r w:rsidRPr="00AE6BA5">
              <w:rPr>
                <w:rFonts w:asciiTheme="minorHAnsi" w:hAnsiTheme="minorHAnsi" w:cstheme="minorHAnsi"/>
                <w:color w:val="000000"/>
                <w:sz w:val="22"/>
                <w:szCs w:val="22"/>
              </w:rPr>
              <w:t>- PROC GLMMOD for one-hot encoding</w:t>
            </w:r>
          </w:p>
        </w:tc>
        <w:tc>
          <w:tcPr>
            <w:tcW w:w="1310" w:type="pct"/>
            <w:tcBorders>
              <w:top w:val="nil"/>
              <w:left w:val="nil"/>
              <w:bottom w:val="single" w:sz="8" w:space="0" w:color="A6A6A6"/>
              <w:right w:val="single" w:sz="8" w:space="0" w:color="A6A6A6"/>
            </w:tcBorders>
            <w:shd w:val="clear" w:color="auto" w:fill="auto"/>
            <w:vAlign w:val="center"/>
            <w:hideMark/>
          </w:tcPr>
          <w:p w14:paraId="28CB31BA" w14:textId="77777777" w:rsidR="00D73FC4" w:rsidRPr="00AE6BA5" w:rsidRDefault="00D73FC4" w:rsidP="00A23D18">
            <w:pPr>
              <w:rPr>
                <w:rFonts w:asciiTheme="minorHAnsi" w:hAnsiTheme="minorHAnsi" w:cstheme="minorHAnsi"/>
                <w:color w:val="000000"/>
                <w:sz w:val="22"/>
                <w:szCs w:val="22"/>
              </w:rPr>
            </w:pPr>
            <w:r w:rsidRPr="00AE6BA5">
              <w:rPr>
                <w:rFonts w:asciiTheme="minorHAnsi" w:hAnsiTheme="minorHAnsi" w:cstheme="minorHAnsi"/>
                <w:color w:val="000000"/>
                <w:sz w:val="22"/>
                <w:szCs w:val="22"/>
              </w:rPr>
              <w:t xml:space="preserve">- </w:t>
            </w:r>
            <w:proofErr w:type="spellStart"/>
            <w:r w:rsidRPr="00AE6BA5">
              <w:rPr>
                <w:rFonts w:asciiTheme="minorHAnsi" w:hAnsiTheme="minorHAnsi" w:cstheme="minorHAnsi"/>
                <w:color w:val="000000"/>
                <w:sz w:val="22"/>
                <w:szCs w:val="22"/>
              </w:rPr>
              <w:t>OneHotEncoder</w:t>
            </w:r>
            <w:proofErr w:type="spellEnd"/>
            <w:r w:rsidRPr="00AE6BA5">
              <w:rPr>
                <w:rFonts w:asciiTheme="minorHAnsi" w:hAnsiTheme="minorHAnsi" w:cstheme="minorHAnsi"/>
                <w:color w:val="000000"/>
                <w:sz w:val="22"/>
                <w:szCs w:val="22"/>
              </w:rPr>
              <w:t xml:space="preserve"> from </w:t>
            </w:r>
            <w:proofErr w:type="spellStart"/>
            <w:r w:rsidRPr="00AE6BA5">
              <w:rPr>
                <w:rFonts w:asciiTheme="minorHAnsi" w:hAnsiTheme="minorHAnsi" w:cstheme="minorHAnsi"/>
                <w:color w:val="000000"/>
                <w:sz w:val="22"/>
                <w:szCs w:val="22"/>
              </w:rPr>
              <w:t>sklearn</w:t>
            </w:r>
            <w:proofErr w:type="spellEnd"/>
            <w:r w:rsidRPr="00AE6BA5">
              <w:rPr>
                <w:rFonts w:asciiTheme="minorHAnsi" w:hAnsiTheme="minorHAnsi" w:cstheme="minorHAnsi"/>
                <w:color w:val="000000"/>
                <w:sz w:val="22"/>
                <w:szCs w:val="22"/>
              </w:rPr>
              <w:t xml:space="preserve"> for one-hot encoding</w:t>
            </w:r>
          </w:p>
        </w:tc>
        <w:tc>
          <w:tcPr>
            <w:tcW w:w="1192" w:type="pct"/>
            <w:vMerge w:val="restart"/>
            <w:tcBorders>
              <w:top w:val="nil"/>
              <w:left w:val="single" w:sz="8" w:space="0" w:color="A6A6A6"/>
              <w:bottom w:val="single" w:sz="8" w:space="0" w:color="A6A6A6"/>
              <w:right w:val="single" w:sz="8" w:space="0" w:color="A6A6A6"/>
            </w:tcBorders>
            <w:shd w:val="clear" w:color="auto" w:fill="auto"/>
            <w:vAlign w:val="center"/>
            <w:hideMark/>
          </w:tcPr>
          <w:p w14:paraId="163F885C" w14:textId="77777777" w:rsidR="00D73FC4" w:rsidRPr="00AE6BA5" w:rsidRDefault="00D73FC4" w:rsidP="00A23D18">
            <w:pPr>
              <w:rPr>
                <w:rFonts w:asciiTheme="minorHAnsi" w:hAnsiTheme="minorHAnsi" w:cstheme="minorHAnsi"/>
                <w:color w:val="000000"/>
                <w:sz w:val="22"/>
                <w:szCs w:val="22"/>
              </w:rPr>
            </w:pPr>
            <w:r w:rsidRPr="00AE6BA5">
              <w:rPr>
                <w:rFonts w:asciiTheme="minorHAnsi" w:hAnsiTheme="minorHAnsi" w:cstheme="minorHAnsi"/>
                <w:color w:val="000000"/>
                <w:sz w:val="22"/>
                <w:szCs w:val="22"/>
              </w:rPr>
              <w:t xml:space="preserve">- </w:t>
            </w:r>
            <w:proofErr w:type="spellStart"/>
            <w:r w:rsidRPr="00AE6BA5">
              <w:rPr>
                <w:rFonts w:asciiTheme="minorHAnsi" w:hAnsiTheme="minorHAnsi" w:cstheme="minorHAnsi"/>
                <w:color w:val="000000"/>
                <w:sz w:val="22"/>
                <w:szCs w:val="22"/>
              </w:rPr>
              <w:t>model.matrix</w:t>
            </w:r>
            <w:proofErr w:type="spellEnd"/>
            <w:r w:rsidRPr="00AE6BA5">
              <w:rPr>
                <w:rFonts w:asciiTheme="minorHAnsi" w:hAnsiTheme="minorHAnsi" w:cstheme="minorHAnsi"/>
                <w:color w:val="000000"/>
                <w:sz w:val="22"/>
                <w:szCs w:val="22"/>
              </w:rPr>
              <w:t xml:space="preserve">() or </w:t>
            </w:r>
            <w:proofErr w:type="spellStart"/>
            <w:r w:rsidRPr="00AE6BA5">
              <w:rPr>
                <w:rFonts w:asciiTheme="minorHAnsi" w:hAnsiTheme="minorHAnsi" w:cstheme="minorHAnsi"/>
                <w:color w:val="000000"/>
                <w:sz w:val="22"/>
                <w:szCs w:val="22"/>
              </w:rPr>
              <w:t>dummyVars</w:t>
            </w:r>
            <w:proofErr w:type="spellEnd"/>
            <w:r w:rsidRPr="00AE6BA5">
              <w:rPr>
                <w:rFonts w:asciiTheme="minorHAnsi" w:hAnsiTheme="minorHAnsi" w:cstheme="minorHAnsi"/>
                <w:color w:val="000000"/>
                <w:sz w:val="22"/>
                <w:szCs w:val="22"/>
              </w:rPr>
              <w:t>() from caret for one-hot encoding</w:t>
            </w:r>
          </w:p>
        </w:tc>
      </w:tr>
      <w:tr w:rsidR="00D73FC4" w:rsidRPr="00AE6BA5" w14:paraId="75E7DC62" w14:textId="77777777" w:rsidTr="00A23D18">
        <w:trPr>
          <w:trHeight w:val="615"/>
        </w:trPr>
        <w:tc>
          <w:tcPr>
            <w:tcW w:w="1137" w:type="pct"/>
            <w:vMerge/>
            <w:tcBorders>
              <w:top w:val="nil"/>
              <w:left w:val="single" w:sz="8" w:space="0" w:color="A6A6A6"/>
              <w:bottom w:val="single" w:sz="8" w:space="0" w:color="A6A6A6"/>
              <w:right w:val="single" w:sz="8" w:space="0" w:color="A6A6A6"/>
            </w:tcBorders>
            <w:vAlign w:val="center"/>
            <w:hideMark/>
          </w:tcPr>
          <w:p w14:paraId="3C6E5B79" w14:textId="77777777" w:rsidR="00D73FC4" w:rsidRPr="00AE6BA5" w:rsidRDefault="00D73FC4" w:rsidP="00A23D18">
            <w:pPr>
              <w:rPr>
                <w:rFonts w:asciiTheme="minorHAnsi" w:hAnsiTheme="minorHAnsi" w:cstheme="minorHAnsi"/>
                <w:b/>
                <w:bCs/>
                <w:color w:val="000000"/>
                <w:sz w:val="22"/>
                <w:szCs w:val="22"/>
              </w:rPr>
            </w:pPr>
          </w:p>
        </w:tc>
        <w:tc>
          <w:tcPr>
            <w:tcW w:w="1360" w:type="pct"/>
            <w:tcBorders>
              <w:top w:val="nil"/>
              <w:left w:val="nil"/>
              <w:bottom w:val="single" w:sz="8" w:space="0" w:color="A6A6A6"/>
              <w:right w:val="single" w:sz="8" w:space="0" w:color="A6A6A6"/>
            </w:tcBorders>
            <w:shd w:val="clear" w:color="auto" w:fill="auto"/>
            <w:vAlign w:val="center"/>
            <w:hideMark/>
          </w:tcPr>
          <w:p w14:paraId="70B808EC" w14:textId="77777777" w:rsidR="00D73FC4" w:rsidRPr="00AE6BA5" w:rsidRDefault="00D73FC4" w:rsidP="00A23D18">
            <w:pPr>
              <w:rPr>
                <w:rFonts w:asciiTheme="minorHAnsi" w:hAnsiTheme="minorHAnsi" w:cstheme="minorHAnsi"/>
                <w:color w:val="000000"/>
                <w:sz w:val="22"/>
                <w:szCs w:val="22"/>
              </w:rPr>
            </w:pPr>
            <w:r w:rsidRPr="00AE6BA5">
              <w:rPr>
                <w:rFonts w:asciiTheme="minorHAnsi" w:hAnsiTheme="minorHAnsi" w:cstheme="minorHAnsi"/>
                <w:color w:val="000000"/>
                <w:sz w:val="22"/>
                <w:szCs w:val="22"/>
              </w:rPr>
              <w:t>- Use CLASS statements in modeling procedures</w:t>
            </w:r>
          </w:p>
        </w:tc>
        <w:tc>
          <w:tcPr>
            <w:tcW w:w="1310" w:type="pct"/>
            <w:tcBorders>
              <w:top w:val="nil"/>
              <w:left w:val="nil"/>
              <w:bottom w:val="single" w:sz="8" w:space="0" w:color="A6A6A6"/>
              <w:right w:val="single" w:sz="8" w:space="0" w:color="A6A6A6"/>
            </w:tcBorders>
            <w:shd w:val="clear" w:color="auto" w:fill="auto"/>
            <w:vAlign w:val="center"/>
            <w:hideMark/>
          </w:tcPr>
          <w:p w14:paraId="5F3B2903" w14:textId="77777777" w:rsidR="00D73FC4" w:rsidRPr="00AE6BA5" w:rsidRDefault="00D73FC4" w:rsidP="00A23D18">
            <w:pPr>
              <w:rPr>
                <w:rFonts w:asciiTheme="minorHAnsi" w:hAnsiTheme="minorHAnsi" w:cstheme="minorHAnsi"/>
                <w:color w:val="000000"/>
                <w:sz w:val="22"/>
                <w:szCs w:val="22"/>
              </w:rPr>
            </w:pPr>
            <w:r w:rsidRPr="00AE6BA5">
              <w:rPr>
                <w:rFonts w:asciiTheme="minorHAnsi" w:hAnsiTheme="minorHAnsi" w:cstheme="minorHAnsi"/>
                <w:color w:val="000000"/>
                <w:sz w:val="22"/>
                <w:szCs w:val="22"/>
              </w:rPr>
              <w:t xml:space="preserve">- </w:t>
            </w:r>
            <w:proofErr w:type="spellStart"/>
            <w:r w:rsidRPr="00AE6BA5">
              <w:rPr>
                <w:rFonts w:asciiTheme="minorHAnsi" w:hAnsiTheme="minorHAnsi" w:cstheme="minorHAnsi"/>
                <w:color w:val="000000"/>
                <w:sz w:val="22"/>
                <w:szCs w:val="22"/>
              </w:rPr>
              <w:t>pd.get_dummies</w:t>
            </w:r>
            <w:proofErr w:type="spellEnd"/>
            <w:r w:rsidRPr="00AE6BA5">
              <w:rPr>
                <w:rFonts w:asciiTheme="minorHAnsi" w:hAnsiTheme="minorHAnsi" w:cstheme="minorHAnsi"/>
                <w:color w:val="000000"/>
                <w:sz w:val="22"/>
                <w:szCs w:val="22"/>
              </w:rPr>
              <w:t>() for quick encoding</w:t>
            </w:r>
          </w:p>
        </w:tc>
        <w:tc>
          <w:tcPr>
            <w:tcW w:w="1192" w:type="pct"/>
            <w:vMerge/>
            <w:tcBorders>
              <w:top w:val="nil"/>
              <w:left w:val="single" w:sz="8" w:space="0" w:color="A6A6A6"/>
              <w:bottom w:val="single" w:sz="8" w:space="0" w:color="A6A6A6"/>
              <w:right w:val="single" w:sz="8" w:space="0" w:color="A6A6A6"/>
            </w:tcBorders>
            <w:vAlign w:val="center"/>
            <w:hideMark/>
          </w:tcPr>
          <w:p w14:paraId="7BA14BDA" w14:textId="77777777" w:rsidR="00D73FC4" w:rsidRPr="00AE6BA5" w:rsidRDefault="00D73FC4" w:rsidP="00A23D18">
            <w:pPr>
              <w:rPr>
                <w:rFonts w:asciiTheme="minorHAnsi" w:hAnsiTheme="minorHAnsi" w:cstheme="minorHAnsi"/>
                <w:color w:val="000000"/>
                <w:sz w:val="22"/>
                <w:szCs w:val="22"/>
              </w:rPr>
            </w:pPr>
          </w:p>
        </w:tc>
      </w:tr>
      <w:tr w:rsidR="00D73FC4" w:rsidRPr="00AE6BA5" w14:paraId="2D260DE0" w14:textId="77777777" w:rsidTr="00A23D18">
        <w:trPr>
          <w:trHeight w:val="1215"/>
        </w:trPr>
        <w:tc>
          <w:tcPr>
            <w:tcW w:w="1137" w:type="pct"/>
            <w:vMerge w:val="restart"/>
            <w:tcBorders>
              <w:top w:val="nil"/>
              <w:left w:val="single" w:sz="8" w:space="0" w:color="A6A6A6"/>
              <w:bottom w:val="single" w:sz="8" w:space="0" w:color="A6A6A6"/>
              <w:right w:val="single" w:sz="8" w:space="0" w:color="A6A6A6"/>
            </w:tcBorders>
            <w:shd w:val="clear" w:color="auto" w:fill="auto"/>
            <w:vAlign w:val="center"/>
            <w:hideMark/>
          </w:tcPr>
          <w:p w14:paraId="5AFE94E9" w14:textId="77777777" w:rsidR="00D73FC4" w:rsidRPr="00AE6BA5" w:rsidRDefault="00D73FC4" w:rsidP="00A23D18">
            <w:pPr>
              <w:rPr>
                <w:rFonts w:asciiTheme="minorHAnsi" w:hAnsiTheme="minorHAnsi" w:cstheme="minorHAnsi"/>
                <w:b/>
                <w:bCs/>
                <w:color w:val="000000"/>
                <w:sz w:val="22"/>
                <w:szCs w:val="22"/>
              </w:rPr>
            </w:pPr>
            <w:r w:rsidRPr="00AE6BA5">
              <w:rPr>
                <w:rFonts w:asciiTheme="minorHAnsi" w:hAnsiTheme="minorHAnsi" w:cstheme="minorHAnsi"/>
                <w:b/>
                <w:bCs/>
                <w:color w:val="000000"/>
                <w:sz w:val="22"/>
                <w:szCs w:val="22"/>
              </w:rPr>
              <w:t>Data Balancing</w:t>
            </w:r>
          </w:p>
        </w:tc>
        <w:tc>
          <w:tcPr>
            <w:tcW w:w="1360" w:type="pct"/>
            <w:tcBorders>
              <w:top w:val="nil"/>
              <w:left w:val="nil"/>
              <w:bottom w:val="single" w:sz="8" w:space="0" w:color="A6A6A6"/>
              <w:right w:val="single" w:sz="8" w:space="0" w:color="A6A6A6"/>
            </w:tcBorders>
            <w:shd w:val="clear" w:color="auto" w:fill="auto"/>
            <w:vAlign w:val="center"/>
            <w:hideMark/>
          </w:tcPr>
          <w:p w14:paraId="73A38B7A" w14:textId="77777777" w:rsidR="00D73FC4" w:rsidRPr="00AE6BA5" w:rsidRDefault="00D73FC4" w:rsidP="00A23D18">
            <w:pPr>
              <w:rPr>
                <w:rFonts w:asciiTheme="minorHAnsi" w:hAnsiTheme="minorHAnsi" w:cstheme="minorHAnsi"/>
                <w:color w:val="000000"/>
                <w:sz w:val="22"/>
                <w:szCs w:val="22"/>
              </w:rPr>
            </w:pPr>
            <w:r w:rsidRPr="00AE6BA5">
              <w:rPr>
                <w:rFonts w:asciiTheme="minorHAnsi" w:hAnsiTheme="minorHAnsi" w:cstheme="minorHAnsi"/>
                <w:color w:val="000000"/>
                <w:sz w:val="22"/>
                <w:szCs w:val="22"/>
              </w:rPr>
              <w:t>- Use PROC SURVEYSELECT for oversampling/undersampling</w:t>
            </w:r>
          </w:p>
        </w:tc>
        <w:tc>
          <w:tcPr>
            <w:tcW w:w="1310" w:type="pct"/>
            <w:vMerge w:val="restart"/>
            <w:tcBorders>
              <w:top w:val="nil"/>
              <w:left w:val="single" w:sz="8" w:space="0" w:color="A6A6A6"/>
              <w:bottom w:val="single" w:sz="8" w:space="0" w:color="A6A6A6"/>
              <w:right w:val="single" w:sz="8" w:space="0" w:color="A6A6A6"/>
            </w:tcBorders>
            <w:shd w:val="clear" w:color="auto" w:fill="auto"/>
            <w:vAlign w:val="center"/>
            <w:hideMark/>
          </w:tcPr>
          <w:p w14:paraId="642AC98B" w14:textId="77777777" w:rsidR="00D73FC4" w:rsidRPr="00AE6BA5" w:rsidRDefault="00D73FC4" w:rsidP="00A23D18">
            <w:pPr>
              <w:rPr>
                <w:rFonts w:asciiTheme="minorHAnsi" w:hAnsiTheme="minorHAnsi" w:cstheme="minorHAnsi"/>
                <w:color w:val="000000"/>
                <w:sz w:val="22"/>
                <w:szCs w:val="22"/>
              </w:rPr>
            </w:pPr>
            <w:r w:rsidRPr="00AE6BA5">
              <w:rPr>
                <w:rFonts w:asciiTheme="minorHAnsi" w:hAnsiTheme="minorHAnsi" w:cstheme="minorHAnsi"/>
                <w:color w:val="000000"/>
                <w:sz w:val="22"/>
                <w:szCs w:val="22"/>
              </w:rPr>
              <w:t xml:space="preserve">- </w:t>
            </w:r>
            <w:proofErr w:type="spellStart"/>
            <w:r w:rsidRPr="00AE6BA5">
              <w:rPr>
                <w:rFonts w:asciiTheme="minorHAnsi" w:hAnsiTheme="minorHAnsi" w:cstheme="minorHAnsi"/>
                <w:color w:val="000000"/>
                <w:sz w:val="22"/>
                <w:szCs w:val="22"/>
              </w:rPr>
              <w:t>RandomOverSampler</w:t>
            </w:r>
            <w:proofErr w:type="spellEnd"/>
            <w:r w:rsidRPr="00AE6BA5">
              <w:rPr>
                <w:rFonts w:asciiTheme="minorHAnsi" w:hAnsiTheme="minorHAnsi" w:cstheme="minorHAnsi"/>
                <w:color w:val="000000"/>
                <w:sz w:val="22"/>
                <w:szCs w:val="22"/>
              </w:rPr>
              <w:t xml:space="preserve"> and SMOTE from </w:t>
            </w:r>
            <w:proofErr w:type="spellStart"/>
            <w:r w:rsidRPr="00AE6BA5">
              <w:rPr>
                <w:rFonts w:asciiTheme="minorHAnsi" w:hAnsiTheme="minorHAnsi" w:cstheme="minorHAnsi"/>
                <w:color w:val="000000"/>
                <w:sz w:val="22"/>
                <w:szCs w:val="22"/>
              </w:rPr>
              <w:t>imblearn</w:t>
            </w:r>
            <w:proofErr w:type="spellEnd"/>
            <w:r w:rsidRPr="00AE6BA5">
              <w:rPr>
                <w:rFonts w:asciiTheme="minorHAnsi" w:hAnsiTheme="minorHAnsi" w:cstheme="minorHAnsi"/>
                <w:color w:val="000000"/>
                <w:sz w:val="22"/>
                <w:szCs w:val="22"/>
              </w:rPr>
              <w:t xml:space="preserve"> for </w:t>
            </w:r>
            <w:r w:rsidRPr="00AE6BA5">
              <w:rPr>
                <w:rFonts w:asciiTheme="minorHAnsi" w:hAnsiTheme="minorHAnsi" w:cstheme="minorHAnsi"/>
                <w:color w:val="000000"/>
                <w:sz w:val="22"/>
                <w:szCs w:val="22"/>
              </w:rPr>
              <w:lastRenderedPageBreak/>
              <w:t>oversampling and synthetic sampling</w:t>
            </w:r>
          </w:p>
        </w:tc>
        <w:tc>
          <w:tcPr>
            <w:tcW w:w="1192" w:type="pct"/>
            <w:vMerge w:val="restart"/>
            <w:tcBorders>
              <w:top w:val="nil"/>
              <w:left w:val="single" w:sz="8" w:space="0" w:color="A6A6A6"/>
              <w:bottom w:val="single" w:sz="8" w:space="0" w:color="A6A6A6"/>
              <w:right w:val="single" w:sz="8" w:space="0" w:color="A6A6A6"/>
            </w:tcBorders>
            <w:shd w:val="clear" w:color="auto" w:fill="auto"/>
            <w:vAlign w:val="center"/>
            <w:hideMark/>
          </w:tcPr>
          <w:p w14:paraId="5882CE02" w14:textId="77777777" w:rsidR="00D73FC4" w:rsidRPr="00AE6BA5" w:rsidRDefault="00D73FC4" w:rsidP="00A23D18">
            <w:pPr>
              <w:rPr>
                <w:rFonts w:asciiTheme="minorHAnsi" w:hAnsiTheme="minorHAnsi" w:cstheme="minorHAnsi"/>
                <w:color w:val="000000"/>
                <w:sz w:val="22"/>
                <w:szCs w:val="22"/>
              </w:rPr>
            </w:pPr>
            <w:r w:rsidRPr="00AE6BA5">
              <w:rPr>
                <w:rFonts w:asciiTheme="minorHAnsi" w:hAnsiTheme="minorHAnsi" w:cstheme="minorHAnsi"/>
                <w:color w:val="000000"/>
                <w:sz w:val="22"/>
                <w:szCs w:val="22"/>
              </w:rPr>
              <w:lastRenderedPageBreak/>
              <w:t xml:space="preserve">- ROSE package for oversampling, undersampling, </w:t>
            </w:r>
            <w:r w:rsidRPr="00AE6BA5">
              <w:rPr>
                <w:rFonts w:asciiTheme="minorHAnsi" w:hAnsiTheme="minorHAnsi" w:cstheme="minorHAnsi"/>
                <w:color w:val="000000"/>
                <w:sz w:val="22"/>
                <w:szCs w:val="22"/>
              </w:rPr>
              <w:lastRenderedPageBreak/>
              <w:t>and synthetic sampling</w:t>
            </w:r>
          </w:p>
        </w:tc>
      </w:tr>
      <w:tr w:rsidR="00D73FC4" w:rsidRPr="00AE6BA5" w14:paraId="5ED5A2A1" w14:textId="77777777" w:rsidTr="00A23D18">
        <w:trPr>
          <w:trHeight w:val="615"/>
        </w:trPr>
        <w:tc>
          <w:tcPr>
            <w:tcW w:w="1137" w:type="pct"/>
            <w:vMerge/>
            <w:tcBorders>
              <w:top w:val="nil"/>
              <w:left w:val="single" w:sz="8" w:space="0" w:color="A6A6A6"/>
              <w:bottom w:val="single" w:sz="8" w:space="0" w:color="A6A6A6"/>
              <w:right w:val="single" w:sz="8" w:space="0" w:color="A6A6A6"/>
            </w:tcBorders>
            <w:vAlign w:val="center"/>
            <w:hideMark/>
          </w:tcPr>
          <w:p w14:paraId="27EF1A7A" w14:textId="77777777" w:rsidR="00D73FC4" w:rsidRPr="00AE6BA5" w:rsidRDefault="00D73FC4" w:rsidP="00A23D18">
            <w:pPr>
              <w:rPr>
                <w:rFonts w:asciiTheme="minorHAnsi" w:hAnsiTheme="minorHAnsi" w:cstheme="minorHAnsi"/>
                <w:b/>
                <w:bCs/>
                <w:color w:val="000000"/>
                <w:sz w:val="22"/>
                <w:szCs w:val="22"/>
              </w:rPr>
            </w:pPr>
          </w:p>
        </w:tc>
        <w:tc>
          <w:tcPr>
            <w:tcW w:w="1360" w:type="pct"/>
            <w:tcBorders>
              <w:top w:val="nil"/>
              <w:left w:val="nil"/>
              <w:bottom w:val="single" w:sz="8" w:space="0" w:color="A6A6A6"/>
              <w:right w:val="single" w:sz="8" w:space="0" w:color="A6A6A6"/>
            </w:tcBorders>
            <w:shd w:val="clear" w:color="auto" w:fill="auto"/>
            <w:vAlign w:val="center"/>
            <w:hideMark/>
          </w:tcPr>
          <w:p w14:paraId="1AD77478" w14:textId="77777777" w:rsidR="00D73FC4" w:rsidRPr="00AE6BA5" w:rsidRDefault="00D73FC4" w:rsidP="00A23D18">
            <w:pPr>
              <w:rPr>
                <w:rFonts w:asciiTheme="minorHAnsi" w:hAnsiTheme="minorHAnsi" w:cstheme="minorHAnsi"/>
                <w:color w:val="000000"/>
                <w:sz w:val="22"/>
                <w:szCs w:val="22"/>
              </w:rPr>
            </w:pPr>
            <w:r w:rsidRPr="00AE6BA5">
              <w:rPr>
                <w:rFonts w:asciiTheme="minorHAnsi" w:hAnsiTheme="minorHAnsi" w:cstheme="minorHAnsi"/>
                <w:color w:val="000000"/>
                <w:sz w:val="22"/>
                <w:szCs w:val="22"/>
              </w:rPr>
              <w:t>- Create synthetic samples via PROC GENMOD</w:t>
            </w:r>
          </w:p>
        </w:tc>
        <w:tc>
          <w:tcPr>
            <w:tcW w:w="1310" w:type="pct"/>
            <w:vMerge/>
            <w:tcBorders>
              <w:top w:val="nil"/>
              <w:left w:val="single" w:sz="8" w:space="0" w:color="A6A6A6"/>
              <w:bottom w:val="single" w:sz="8" w:space="0" w:color="A6A6A6"/>
              <w:right w:val="single" w:sz="8" w:space="0" w:color="A6A6A6"/>
            </w:tcBorders>
            <w:vAlign w:val="center"/>
            <w:hideMark/>
          </w:tcPr>
          <w:p w14:paraId="569BD145" w14:textId="77777777" w:rsidR="00D73FC4" w:rsidRPr="00AE6BA5" w:rsidRDefault="00D73FC4" w:rsidP="00A23D18">
            <w:pPr>
              <w:rPr>
                <w:rFonts w:asciiTheme="minorHAnsi" w:hAnsiTheme="minorHAnsi" w:cstheme="minorHAnsi"/>
                <w:color w:val="000000"/>
                <w:sz w:val="22"/>
                <w:szCs w:val="22"/>
              </w:rPr>
            </w:pPr>
          </w:p>
        </w:tc>
        <w:tc>
          <w:tcPr>
            <w:tcW w:w="1192" w:type="pct"/>
            <w:vMerge/>
            <w:tcBorders>
              <w:top w:val="nil"/>
              <w:left w:val="single" w:sz="8" w:space="0" w:color="A6A6A6"/>
              <w:bottom w:val="single" w:sz="8" w:space="0" w:color="A6A6A6"/>
              <w:right w:val="single" w:sz="8" w:space="0" w:color="A6A6A6"/>
            </w:tcBorders>
            <w:vAlign w:val="center"/>
            <w:hideMark/>
          </w:tcPr>
          <w:p w14:paraId="32B82E51" w14:textId="77777777" w:rsidR="00D73FC4" w:rsidRPr="00AE6BA5" w:rsidRDefault="00D73FC4" w:rsidP="00A23D18">
            <w:pPr>
              <w:rPr>
                <w:rFonts w:asciiTheme="minorHAnsi" w:hAnsiTheme="minorHAnsi" w:cstheme="minorHAnsi"/>
                <w:color w:val="000000"/>
                <w:sz w:val="22"/>
                <w:szCs w:val="22"/>
              </w:rPr>
            </w:pPr>
          </w:p>
        </w:tc>
      </w:tr>
      <w:tr w:rsidR="00D73FC4" w:rsidRPr="00AE6BA5" w14:paraId="6C62D5BA" w14:textId="77777777" w:rsidTr="00A23D18">
        <w:trPr>
          <w:trHeight w:val="915"/>
        </w:trPr>
        <w:tc>
          <w:tcPr>
            <w:tcW w:w="1137" w:type="pct"/>
            <w:vMerge w:val="restart"/>
            <w:tcBorders>
              <w:top w:val="nil"/>
              <w:left w:val="single" w:sz="8" w:space="0" w:color="A6A6A6"/>
              <w:bottom w:val="single" w:sz="8" w:space="0" w:color="A6A6A6"/>
              <w:right w:val="single" w:sz="8" w:space="0" w:color="A6A6A6"/>
            </w:tcBorders>
            <w:shd w:val="clear" w:color="auto" w:fill="auto"/>
            <w:vAlign w:val="center"/>
            <w:hideMark/>
          </w:tcPr>
          <w:p w14:paraId="44CCE616" w14:textId="77777777" w:rsidR="00D73FC4" w:rsidRPr="00AE6BA5" w:rsidRDefault="00D73FC4" w:rsidP="00A23D18">
            <w:pPr>
              <w:rPr>
                <w:rFonts w:asciiTheme="minorHAnsi" w:hAnsiTheme="minorHAnsi" w:cstheme="minorHAnsi"/>
                <w:b/>
                <w:bCs/>
                <w:color w:val="000000"/>
                <w:sz w:val="22"/>
                <w:szCs w:val="22"/>
              </w:rPr>
            </w:pPr>
            <w:r w:rsidRPr="00AE6BA5">
              <w:rPr>
                <w:rFonts w:asciiTheme="minorHAnsi" w:hAnsiTheme="minorHAnsi" w:cstheme="minorHAnsi"/>
                <w:b/>
                <w:bCs/>
                <w:color w:val="000000"/>
                <w:sz w:val="22"/>
                <w:szCs w:val="22"/>
              </w:rPr>
              <w:t>Model Training</w:t>
            </w:r>
          </w:p>
        </w:tc>
        <w:tc>
          <w:tcPr>
            <w:tcW w:w="1360" w:type="pct"/>
            <w:tcBorders>
              <w:top w:val="nil"/>
              <w:left w:val="nil"/>
              <w:bottom w:val="single" w:sz="8" w:space="0" w:color="A6A6A6"/>
              <w:right w:val="single" w:sz="8" w:space="0" w:color="A6A6A6"/>
            </w:tcBorders>
            <w:shd w:val="clear" w:color="auto" w:fill="auto"/>
            <w:vAlign w:val="center"/>
            <w:hideMark/>
          </w:tcPr>
          <w:p w14:paraId="03A3AD8B" w14:textId="77777777" w:rsidR="00D73FC4" w:rsidRPr="00AE6BA5" w:rsidRDefault="00D73FC4" w:rsidP="00A23D18">
            <w:pPr>
              <w:rPr>
                <w:rFonts w:asciiTheme="minorHAnsi" w:hAnsiTheme="minorHAnsi" w:cstheme="minorHAnsi"/>
                <w:color w:val="000000"/>
                <w:sz w:val="22"/>
                <w:szCs w:val="22"/>
              </w:rPr>
            </w:pPr>
            <w:r w:rsidRPr="00AE6BA5">
              <w:rPr>
                <w:rFonts w:asciiTheme="minorHAnsi" w:hAnsiTheme="minorHAnsi" w:cstheme="minorHAnsi"/>
                <w:color w:val="000000"/>
                <w:sz w:val="22"/>
                <w:szCs w:val="22"/>
              </w:rPr>
              <w:t>- PROC LOGISTIC, PROC TREESPLIT for training models</w:t>
            </w:r>
          </w:p>
        </w:tc>
        <w:tc>
          <w:tcPr>
            <w:tcW w:w="1310" w:type="pct"/>
            <w:tcBorders>
              <w:top w:val="nil"/>
              <w:left w:val="nil"/>
              <w:bottom w:val="single" w:sz="8" w:space="0" w:color="A6A6A6"/>
              <w:right w:val="single" w:sz="8" w:space="0" w:color="A6A6A6"/>
            </w:tcBorders>
            <w:shd w:val="clear" w:color="auto" w:fill="auto"/>
            <w:vAlign w:val="center"/>
            <w:hideMark/>
          </w:tcPr>
          <w:p w14:paraId="39454EEA" w14:textId="77777777" w:rsidR="00D73FC4" w:rsidRPr="00AE6BA5" w:rsidRDefault="00D73FC4" w:rsidP="00A23D18">
            <w:pPr>
              <w:rPr>
                <w:rFonts w:asciiTheme="minorHAnsi" w:hAnsiTheme="minorHAnsi" w:cstheme="minorHAnsi"/>
                <w:color w:val="000000"/>
                <w:sz w:val="22"/>
                <w:szCs w:val="22"/>
              </w:rPr>
            </w:pPr>
            <w:r w:rsidRPr="00AE6BA5">
              <w:rPr>
                <w:rFonts w:asciiTheme="minorHAnsi" w:hAnsiTheme="minorHAnsi" w:cstheme="minorHAnsi"/>
                <w:color w:val="000000"/>
                <w:sz w:val="22"/>
                <w:szCs w:val="22"/>
              </w:rPr>
              <w:t xml:space="preserve">- </w:t>
            </w:r>
            <w:proofErr w:type="spellStart"/>
            <w:r w:rsidRPr="00AE6BA5">
              <w:rPr>
                <w:rFonts w:asciiTheme="minorHAnsi" w:hAnsiTheme="minorHAnsi" w:cstheme="minorHAnsi"/>
                <w:color w:val="000000"/>
                <w:sz w:val="22"/>
                <w:szCs w:val="22"/>
              </w:rPr>
              <w:t>LogisticRegression</w:t>
            </w:r>
            <w:proofErr w:type="spellEnd"/>
            <w:r w:rsidRPr="00AE6BA5">
              <w:rPr>
                <w:rFonts w:asciiTheme="minorHAnsi" w:hAnsiTheme="minorHAnsi" w:cstheme="minorHAnsi"/>
                <w:color w:val="000000"/>
                <w:sz w:val="22"/>
                <w:szCs w:val="22"/>
              </w:rPr>
              <w:t xml:space="preserve">, </w:t>
            </w:r>
            <w:proofErr w:type="spellStart"/>
            <w:r w:rsidRPr="00AE6BA5">
              <w:rPr>
                <w:rFonts w:asciiTheme="minorHAnsi" w:hAnsiTheme="minorHAnsi" w:cstheme="minorHAnsi"/>
                <w:color w:val="000000"/>
                <w:sz w:val="22"/>
                <w:szCs w:val="22"/>
              </w:rPr>
              <w:t>RandomForestClassifier</w:t>
            </w:r>
            <w:proofErr w:type="spellEnd"/>
            <w:r w:rsidRPr="00AE6BA5">
              <w:rPr>
                <w:rFonts w:asciiTheme="minorHAnsi" w:hAnsiTheme="minorHAnsi" w:cstheme="minorHAnsi"/>
                <w:color w:val="000000"/>
                <w:sz w:val="22"/>
                <w:szCs w:val="22"/>
              </w:rPr>
              <w:t xml:space="preserve"> from </w:t>
            </w:r>
            <w:proofErr w:type="spellStart"/>
            <w:r w:rsidRPr="00AE6BA5">
              <w:rPr>
                <w:rFonts w:asciiTheme="minorHAnsi" w:hAnsiTheme="minorHAnsi" w:cstheme="minorHAnsi"/>
                <w:color w:val="000000"/>
                <w:sz w:val="22"/>
                <w:szCs w:val="22"/>
              </w:rPr>
              <w:t>sklearn</w:t>
            </w:r>
            <w:proofErr w:type="spellEnd"/>
          </w:p>
        </w:tc>
        <w:tc>
          <w:tcPr>
            <w:tcW w:w="1192" w:type="pct"/>
            <w:tcBorders>
              <w:top w:val="nil"/>
              <w:left w:val="nil"/>
              <w:bottom w:val="single" w:sz="8" w:space="0" w:color="A6A6A6"/>
              <w:right w:val="single" w:sz="8" w:space="0" w:color="A6A6A6"/>
            </w:tcBorders>
            <w:shd w:val="clear" w:color="auto" w:fill="auto"/>
            <w:vAlign w:val="center"/>
            <w:hideMark/>
          </w:tcPr>
          <w:p w14:paraId="32F1414C" w14:textId="77777777" w:rsidR="00D73FC4" w:rsidRPr="00AE6BA5" w:rsidRDefault="00D73FC4" w:rsidP="00A23D18">
            <w:pPr>
              <w:rPr>
                <w:rFonts w:asciiTheme="minorHAnsi" w:hAnsiTheme="minorHAnsi" w:cstheme="minorHAnsi"/>
                <w:color w:val="000000"/>
                <w:sz w:val="22"/>
                <w:szCs w:val="22"/>
              </w:rPr>
            </w:pPr>
            <w:r w:rsidRPr="00AE6BA5">
              <w:rPr>
                <w:rFonts w:asciiTheme="minorHAnsi" w:hAnsiTheme="minorHAnsi" w:cstheme="minorHAnsi"/>
                <w:color w:val="000000"/>
                <w:sz w:val="22"/>
                <w:szCs w:val="22"/>
              </w:rPr>
              <w:t xml:space="preserve">- </w:t>
            </w:r>
            <w:proofErr w:type="spellStart"/>
            <w:r w:rsidRPr="00AE6BA5">
              <w:rPr>
                <w:rFonts w:asciiTheme="minorHAnsi" w:hAnsiTheme="minorHAnsi" w:cstheme="minorHAnsi"/>
                <w:color w:val="000000"/>
                <w:sz w:val="22"/>
                <w:szCs w:val="22"/>
              </w:rPr>
              <w:t>glm</w:t>
            </w:r>
            <w:proofErr w:type="spellEnd"/>
            <w:r w:rsidRPr="00AE6BA5">
              <w:rPr>
                <w:rFonts w:asciiTheme="minorHAnsi" w:hAnsiTheme="minorHAnsi" w:cstheme="minorHAnsi"/>
                <w:color w:val="000000"/>
                <w:sz w:val="22"/>
                <w:szCs w:val="22"/>
              </w:rPr>
              <w:t>() for logistic regression</w:t>
            </w:r>
          </w:p>
        </w:tc>
      </w:tr>
      <w:tr w:rsidR="00D73FC4" w:rsidRPr="00AE6BA5" w14:paraId="2C989592" w14:textId="77777777" w:rsidTr="00A23D18">
        <w:trPr>
          <w:trHeight w:val="615"/>
        </w:trPr>
        <w:tc>
          <w:tcPr>
            <w:tcW w:w="1137" w:type="pct"/>
            <w:vMerge/>
            <w:tcBorders>
              <w:top w:val="nil"/>
              <w:left w:val="single" w:sz="8" w:space="0" w:color="A6A6A6"/>
              <w:bottom w:val="single" w:sz="8" w:space="0" w:color="A6A6A6"/>
              <w:right w:val="single" w:sz="8" w:space="0" w:color="A6A6A6"/>
            </w:tcBorders>
            <w:vAlign w:val="center"/>
            <w:hideMark/>
          </w:tcPr>
          <w:p w14:paraId="26AE2799" w14:textId="77777777" w:rsidR="00D73FC4" w:rsidRPr="00AE6BA5" w:rsidRDefault="00D73FC4" w:rsidP="00A23D18">
            <w:pPr>
              <w:rPr>
                <w:rFonts w:asciiTheme="minorHAnsi" w:hAnsiTheme="minorHAnsi" w:cstheme="minorHAnsi"/>
                <w:b/>
                <w:bCs/>
                <w:color w:val="000000"/>
                <w:sz w:val="22"/>
                <w:szCs w:val="22"/>
              </w:rPr>
            </w:pPr>
          </w:p>
        </w:tc>
        <w:tc>
          <w:tcPr>
            <w:tcW w:w="1360" w:type="pct"/>
            <w:tcBorders>
              <w:top w:val="nil"/>
              <w:left w:val="nil"/>
              <w:bottom w:val="single" w:sz="8" w:space="0" w:color="A6A6A6"/>
              <w:right w:val="single" w:sz="8" w:space="0" w:color="A6A6A6"/>
            </w:tcBorders>
            <w:shd w:val="clear" w:color="auto" w:fill="auto"/>
            <w:vAlign w:val="center"/>
            <w:hideMark/>
          </w:tcPr>
          <w:p w14:paraId="0231E922" w14:textId="77777777" w:rsidR="00D73FC4" w:rsidRPr="00AE6BA5" w:rsidRDefault="00D73FC4" w:rsidP="00A23D18">
            <w:pPr>
              <w:rPr>
                <w:rFonts w:asciiTheme="minorHAnsi" w:hAnsiTheme="minorHAnsi" w:cstheme="minorHAnsi"/>
                <w:color w:val="000000"/>
                <w:sz w:val="22"/>
                <w:szCs w:val="22"/>
              </w:rPr>
            </w:pPr>
            <w:r w:rsidRPr="00AE6BA5">
              <w:rPr>
                <w:rFonts w:asciiTheme="minorHAnsi" w:hAnsiTheme="minorHAnsi" w:cstheme="minorHAnsi"/>
                <w:color w:val="000000"/>
                <w:sz w:val="22"/>
                <w:szCs w:val="22"/>
              </w:rPr>
              <w:t>- Use PROC HPFOREST for ensemble models</w:t>
            </w:r>
          </w:p>
        </w:tc>
        <w:tc>
          <w:tcPr>
            <w:tcW w:w="1310" w:type="pct"/>
            <w:tcBorders>
              <w:top w:val="nil"/>
              <w:left w:val="nil"/>
              <w:bottom w:val="single" w:sz="8" w:space="0" w:color="A6A6A6"/>
              <w:right w:val="single" w:sz="8" w:space="0" w:color="A6A6A6"/>
            </w:tcBorders>
            <w:shd w:val="clear" w:color="auto" w:fill="auto"/>
            <w:vAlign w:val="center"/>
            <w:hideMark/>
          </w:tcPr>
          <w:p w14:paraId="4FC97AF1" w14:textId="77777777" w:rsidR="00D73FC4" w:rsidRPr="00AE6BA5" w:rsidRDefault="00D73FC4" w:rsidP="00A23D18">
            <w:pPr>
              <w:rPr>
                <w:rFonts w:asciiTheme="minorHAnsi" w:hAnsiTheme="minorHAnsi" w:cstheme="minorHAnsi"/>
                <w:color w:val="000000"/>
                <w:sz w:val="22"/>
                <w:szCs w:val="22"/>
              </w:rPr>
            </w:pPr>
            <w:r w:rsidRPr="00AE6BA5">
              <w:rPr>
                <w:rFonts w:asciiTheme="minorHAnsi" w:hAnsiTheme="minorHAnsi" w:cstheme="minorHAnsi"/>
                <w:color w:val="000000"/>
                <w:sz w:val="22"/>
                <w:szCs w:val="22"/>
              </w:rPr>
              <w:t>- XGBoost for gradient boosting</w:t>
            </w:r>
          </w:p>
        </w:tc>
        <w:tc>
          <w:tcPr>
            <w:tcW w:w="1192" w:type="pct"/>
            <w:tcBorders>
              <w:top w:val="nil"/>
              <w:left w:val="nil"/>
              <w:bottom w:val="single" w:sz="8" w:space="0" w:color="A6A6A6"/>
              <w:right w:val="single" w:sz="8" w:space="0" w:color="A6A6A6"/>
            </w:tcBorders>
            <w:shd w:val="clear" w:color="auto" w:fill="auto"/>
            <w:vAlign w:val="center"/>
            <w:hideMark/>
          </w:tcPr>
          <w:p w14:paraId="7F7E553A" w14:textId="77777777" w:rsidR="00D73FC4" w:rsidRPr="00AE6BA5" w:rsidRDefault="00D73FC4" w:rsidP="00A23D18">
            <w:pPr>
              <w:rPr>
                <w:rFonts w:asciiTheme="minorHAnsi" w:hAnsiTheme="minorHAnsi" w:cstheme="minorHAnsi"/>
                <w:color w:val="000000"/>
                <w:sz w:val="22"/>
                <w:szCs w:val="22"/>
              </w:rPr>
            </w:pPr>
            <w:r w:rsidRPr="00AE6BA5">
              <w:rPr>
                <w:rFonts w:asciiTheme="minorHAnsi" w:hAnsiTheme="minorHAnsi" w:cstheme="minorHAnsi"/>
                <w:color w:val="000000"/>
                <w:sz w:val="22"/>
                <w:szCs w:val="22"/>
              </w:rPr>
              <w:t xml:space="preserve">- </w:t>
            </w:r>
            <w:proofErr w:type="spellStart"/>
            <w:r w:rsidRPr="00AE6BA5">
              <w:rPr>
                <w:rFonts w:asciiTheme="minorHAnsi" w:hAnsiTheme="minorHAnsi" w:cstheme="minorHAnsi"/>
                <w:color w:val="000000"/>
                <w:sz w:val="22"/>
                <w:szCs w:val="22"/>
              </w:rPr>
              <w:t>randomForest</w:t>
            </w:r>
            <w:proofErr w:type="spellEnd"/>
            <w:r w:rsidRPr="00AE6BA5">
              <w:rPr>
                <w:rFonts w:asciiTheme="minorHAnsi" w:hAnsiTheme="minorHAnsi" w:cstheme="minorHAnsi"/>
                <w:color w:val="000000"/>
                <w:sz w:val="22"/>
                <w:szCs w:val="22"/>
              </w:rPr>
              <w:t>() for ensemble models</w:t>
            </w:r>
          </w:p>
        </w:tc>
      </w:tr>
      <w:tr w:rsidR="00D73FC4" w:rsidRPr="00AE6BA5" w14:paraId="385ED2B7" w14:textId="77777777" w:rsidTr="00A23D18">
        <w:trPr>
          <w:trHeight w:val="615"/>
        </w:trPr>
        <w:tc>
          <w:tcPr>
            <w:tcW w:w="1137" w:type="pct"/>
            <w:vMerge w:val="restart"/>
            <w:tcBorders>
              <w:top w:val="nil"/>
              <w:left w:val="single" w:sz="8" w:space="0" w:color="A6A6A6"/>
              <w:bottom w:val="single" w:sz="8" w:space="0" w:color="A6A6A6"/>
              <w:right w:val="single" w:sz="8" w:space="0" w:color="A6A6A6"/>
            </w:tcBorders>
            <w:shd w:val="clear" w:color="auto" w:fill="auto"/>
            <w:vAlign w:val="center"/>
            <w:hideMark/>
          </w:tcPr>
          <w:p w14:paraId="74AED37C" w14:textId="77777777" w:rsidR="00D73FC4" w:rsidRPr="00AE6BA5" w:rsidRDefault="00D73FC4" w:rsidP="00A23D18">
            <w:pPr>
              <w:rPr>
                <w:rFonts w:asciiTheme="minorHAnsi" w:hAnsiTheme="minorHAnsi" w:cstheme="minorHAnsi"/>
                <w:b/>
                <w:bCs/>
                <w:color w:val="000000"/>
                <w:sz w:val="22"/>
                <w:szCs w:val="22"/>
              </w:rPr>
            </w:pPr>
            <w:r w:rsidRPr="00AE6BA5">
              <w:rPr>
                <w:rFonts w:asciiTheme="minorHAnsi" w:hAnsiTheme="minorHAnsi" w:cstheme="minorHAnsi"/>
                <w:b/>
                <w:bCs/>
                <w:color w:val="000000"/>
                <w:sz w:val="22"/>
                <w:szCs w:val="22"/>
              </w:rPr>
              <w:t>Model Evaluation</w:t>
            </w:r>
          </w:p>
        </w:tc>
        <w:tc>
          <w:tcPr>
            <w:tcW w:w="1360" w:type="pct"/>
            <w:tcBorders>
              <w:top w:val="nil"/>
              <w:left w:val="nil"/>
              <w:bottom w:val="single" w:sz="8" w:space="0" w:color="A6A6A6"/>
              <w:right w:val="single" w:sz="8" w:space="0" w:color="A6A6A6"/>
            </w:tcBorders>
            <w:shd w:val="clear" w:color="auto" w:fill="auto"/>
            <w:vAlign w:val="center"/>
            <w:hideMark/>
          </w:tcPr>
          <w:p w14:paraId="71F426E4" w14:textId="77777777" w:rsidR="00D73FC4" w:rsidRPr="00AE6BA5" w:rsidRDefault="00D73FC4" w:rsidP="00A23D18">
            <w:pPr>
              <w:rPr>
                <w:rFonts w:asciiTheme="minorHAnsi" w:hAnsiTheme="minorHAnsi" w:cstheme="minorHAnsi"/>
                <w:color w:val="000000"/>
                <w:sz w:val="22"/>
                <w:szCs w:val="22"/>
              </w:rPr>
            </w:pPr>
            <w:r w:rsidRPr="00AE6BA5">
              <w:rPr>
                <w:rFonts w:asciiTheme="minorHAnsi" w:hAnsiTheme="minorHAnsi" w:cstheme="minorHAnsi"/>
                <w:color w:val="000000"/>
                <w:sz w:val="22"/>
                <w:szCs w:val="22"/>
              </w:rPr>
              <w:t>- PROC ROC for AUC calculation</w:t>
            </w:r>
          </w:p>
        </w:tc>
        <w:tc>
          <w:tcPr>
            <w:tcW w:w="1310" w:type="pct"/>
            <w:tcBorders>
              <w:top w:val="nil"/>
              <w:left w:val="nil"/>
              <w:bottom w:val="single" w:sz="8" w:space="0" w:color="A6A6A6"/>
              <w:right w:val="single" w:sz="8" w:space="0" w:color="A6A6A6"/>
            </w:tcBorders>
            <w:shd w:val="clear" w:color="auto" w:fill="auto"/>
            <w:vAlign w:val="center"/>
            <w:hideMark/>
          </w:tcPr>
          <w:p w14:paraId="3E84F9EE" w14:textId="77777777" w:rsidR="00D73FC4" w:rsidRPr="00AE6BA5" w:rsidRDefault="00D73FC4" w:rsidP="00A23D18">
            <w:pPr>
              <w:rPr>
                <w:rFonts w:asciiTheme="minorHAnsi" w:hAnsiTheme="minorHAnsi" w:cstheme="minorHAnsi"/>
                <w:color w:val="000000"/>
                <w:sz w:val="22"/>
                <w:szCs w:val="22"/>
              </w:rPr>
            </w:pPr>
            <w:r w:rsidRPr="00AE6BA5">
              <w:rPr>
                <w:rFonts w:asciiTheme="minorHAnsi" w:hAnsiTheme="minorHAnsi" w:cstheme="minorHAnsi"/>
                <w:color w:val="000000"/>
                <w:sz w:val="22"/>
                <w:szCs w:val="22"/>
              </w:rPr>
              <w:t xml:space="preserve">- </w:t>
            </w:r>
            <w:proofErr w:type="spellStart"/>
            <w:r w:rsidRPr="00AE6BA5">
              <w:rPr>
                <w:rFonts w:asciiTheme="minorHAnsi" w:hAnsiTheme="minorHAnsi" w:cstheme="minorHAnsi"/>
                <w:color w:val="000000"/>
                <w:sz w:val="22"/>
                <w:szCs w:val="22"/>
              </w:rPr>
              <w:t>roc_curve</w:t>
            </w:r>
            <w:proofErr w:type="spellEnd"/>
            <w:r w:rsidRPr="00AE6BA5">
              <w:rPr>
                <w:rFonts w:asciiTheme="minorHAnsi" w:hAnsiTheme="minorHAnsi" w:cstheme="minorHAnsi"/>
                <w:color w:val="000000"/>
                <w:sz w:val="22"/>
                <w:szCs w:val="22"/>
              </w:rPr>
              <w:t xml:space="preserve"> and </w:t>
            </w:r>
            <w:proofErr w:type="spellStart"/>
            <w:r w:rsidRPr="00AE6BA5">
              <w:rPr>
                <w:rFonts w:asciiTheme="minorHAnsi" w:hAnsiTheme="minorHAnsi" w:cstheme="minorHAnsi"/>
                <w:color w:val="000000"/>
                <w:sz w:val="22"/>
                <w:szCs w:val="22"/>
              </w:rPr>
              <w:t>auc</w:t>
            </w:r>
            <w:proofErr w:type="spellEnd"/>
            <w:r w:rsidRPr="00AE6BA5">
              <w:rPr>
                <w:rFonts w:asciiTheme="minorHAnsi" w:hAnsiTheme="minorHAnsi" w:cstheme="minorHAnsi"/>
                <w:color w:val="000000"/>
                <w:sz w:val="22"/>
                <w:szCs w:val="22"/>
              </w:rPr>
              <w:t xml:space="preserve"> from </w:t>
            </w:r>
            <w:proofErr w:type="spellStart"/>
            <w:r w:rsidRPr="00AE6BA5">
              <w:rPr>
                <w:rFonts w:asciiTheme="minorHAnsi" w:hAnsiTheme="minorHAnsi" w:cstheme="minorHAnsi"/>
                <w:color w:val="000000"/>
                <w:sz w:val="22"/>
                <w:szCs w:val="22"/>
              </w:rPr>
              <w:t>sklearn.metrics</w:t>
            </w:r>
            <w:proofErr w:type="spellEnd"/>
            <w:r w:rsidRPr="00AE6BA5">
              <w:rPr>
                <w:rFonts w:asciiTheme="minorHAnsi" w:hAnsiTheme="minorHAnsi" w:cstheme="minorHAnsi"/>
                <w:color w:val="000000"/>
                <w:sz w:val="22"/>
                <w:szCs w:val="22"/>
              </w:rPr>
              <w:t xml:space="preserve"> for AUC</w:t>
            </w:r>
          </w:p>
        </w:tc>
        <w:tc>
          <w:tcPr>
            <w:tcW w:w="1192" w:type="pct"/>
            <w:tcBorders>
              <w:top w:val="nil"/>
              <w:left w:val="nil"/>
              <w:bottom w:val="single" w:sz="8" w:space="0" w:color="A6A6A6"/>
              <w:right w:val="single" w:sz="8" w:space="0" w:color="A6A6A6"/>
            </w:tcBorders>
            <w:shd w:val="clear" w:color="auto" w:fill="auto"/>
            <w:vAlign w:val="center"/>
            <w:hideMark/>
          </w:tcPr>
          <w:p w14:paraId="0E74F81B" w14:textId="77777777" w:rsidR="00D73FC4" w:rsidRPr="00AE6BA5" w:rsidRDefault="00D73FC4" w:rsidP="00A23D18">
            <w:pPr>
              <w:rPr>
                <w:rFonts w:asciiTheme="minorHAnsi" w:hAnsiTheme="minorHAnsi" w:cstheme="minorHAnsi"/>
                <w:color w:val="000000"/>
                <w:sz w:val="22"/>
                <w:szCs w:val="22"/>
              </w:rPr>
            </w:pPr>
            <w:r w:rsidRPr="00AE6BA5">
              <w:rPr>
                <w:rFonts w:asciiTheme="minorHAnsi" w:hAnsiTheme="minorHAnsi" w:cstheme="minorHAnsi"/>
                <w:color w:val="000000"/>
                <w:sz w:val="22"/>
                <w:szCs w:val="22"/>
              </w:rPr>
              <w:t xml:space="preserve">- </w:t>
            </w:r>
            <w:proofErr w:type="spellStart"/>
            <w:r w:rsidRPr="00AE6BA5">
              <w:rPr>
                <w:rFonts w:asciiTheme="minorHAnsi" w:hAnsiTheme="minorHAnsi" w:cstheme="minorHAnsi"/>
                <w:color w:val="000000"/>
                <w:sz w:val="22"/>
                <w:szCs w:val="22"/>
              </w:rPr>
              <w:t>pROC</w:t>
            </w:r>
            <w:proofErr w:type="spellEnd"/>
            <w:r w:rsidRPr="00AE6BA5">
              <w:rPr>
                <w:rFonts w:asciiTheme="minorHAnsi" w:hAnsiTheme="minorHAnsi" w:cstheme="minorHAnsi"/>
                <w:color w:val="000000"/>
                <w:sz w:val="22"/>
                <w:szCs w:val="22"/>
              </w:rPr>
              <w:t xml:space="preserve"> package for AUC and ROC</w:t>
            </w:r>
          </w:p>
        </w:tc>
      </w:tr>
      <w:tr w:rsidR="00D73FC4" w:rsidRPr="00AE6BA5" w14:paraId="4F82EE4B" w14:textId="77777777" w:rsidTr="00A23D18">
        <w:trPr>
          <w:trHeight w:val="915"/>
        </w:trPr>
        <w:tc>
          <w:tcPr>
            <w:tcW w:w="1137" w:type="pct"/>
            <w:vMerge/>
            <w:tcBorders>
              <w:top w:val="nil"/>
              <w:left w:val="single" w:sz="8" w:space="0" w:color="A6A6A6"/>
              <w:bottom w:val="single" w:sz="8" w:space="0" w:color="A6A6A6"/>
              <w:right w:val="single" w:sz="8" w:space="0" w:color="A6A6A6"/>
            </w:tcBorders>
            <w:vAlign w:val="center"/>
            <w:hideMark/>
          </w:tcPr>
          <w:p w14:paraId="28C68515" w14:textId="77777777" w:rsidR="00D73FC4" w:rsidRPr="00AE6BA5" w:rsidRDefault="00D73FC4" w:rsidP="00A23D18">
            <w:pPr>
              <w:rPr>
                <w:rFonts w:asciiTheme="minorHAnsi" w:hAnsiTheme="minorHAnsi" w:cstheme="minorHAnsi"/>
                <w:b/>
                <w:bCs/>
                <w:color w:val="000000"/>
                <w:sz w:val="22"/>
                <w:szCs w:val="22"/>
              </w:rPr>
            </w:pPr>
          </w:p>
        </w:tc>
        <w:tc>
          <w:tcPr>
            <w:tcW w:w="1360" w:type="pct"/>
            <w:tcBorders>
              <w:top w:val="nil"/>
              <w:left w:val="nil"/>
              <w:bottom w:val="single" w:sz="8" w:space="0" w:color="A6A6A6"/>
              <w:right w:val="single" w:sz="8" w:space="0" w:color="A6A6A6"/>
            </w:tcBorders>
            <w:shd w:val="clear" w:color="auto" w:fill="auto"/>
            <w:vAlign w:val="center"/>
            <w:hideMark/>
          </w:tcPr>
          <w:p w14:paraId="62EC3EDC" w14:textId="77777777" w:rsidR="00D73FC4" w:rsidRPr="00AE6BA5" w:rsidRDefault="00D73FC4" w:rsidP="00A23D18">
            <w:pPr>
              <w:rPr>
                <w:rFonts w:asciiTheme="minorHAnsi" w:hAnsiTheme="minorHAnsi" w:cstheme="minorHAnsi"/>
                <w:color w:val="000000"/>
                <w:sz w:val="22"/>
                <w:szCs w:val="22"/>
              </w:rPr>
            </w:pPr>
            <w:r w:rsidRPr="00AE6BA5">
              <w:rPr>
                <w:rFonts w:asciiTheme="minorHAnsi" w:hAnsiTheme="minorHAnsi" w:cstheme="minorHAnsi"/>
                <w:color w:val="000000"/>
                <w:sz w:val="22"/>
                <w:szCs w:val="22"/>
              </w:rPr>
              <w:t>- PROC FREQ and PROC MEANS for confusion matrix and performance metrics</w:t>
            </w:r>
          </w:p>
        </w:tc>
        <w:tc>
          <w:tcPr>
            <w:tcW w:w="1310" w:type="pct"/>
            <w:tcBorders>
              <w:top w:val="nil"/>
              <w:left w:val="nil"/>
              <w:bottom w:val="single" w:sz="8" w:space="0" w:color="A6A6A6"/>
              <w:right w:val="single" w:sz="8" w:space="0" w:color="A6A6A6"/>
            </w:tcBorders>
            <w:shd w:val="clear" w:color="auto" w:fill="auto"/>
            <w:vAlign w:val="center"/>
            <w:hideMark/>
          </w:tcPr>
          <w:p w14:paraId="1C345BA9" w14:textId="77777777" w:rsidR="00D73FC4" w:rsidRPr="00AE6BA5" w:rsidRDefault="00D73FC4" w:rsidP="00A23D18">
            <w:pPr>
              <w:rPr>
                <w:rFonts w:asciiTheme="minorHAnsi" w:hAnsiTheme="minorHAnsi" w:cstheme="minorHAnsi"/>
                <w:color w:val="000000"/>
                <w:sz w:val="22"/>
                <w:szCs w:val="22"/>
              </w:rPr>
            </w:pPr>
            <w:r w:rsidRPr="00AE6BA5">
              <w:rPr>
                <w:rFonts w:asciiTheme="minorHAnsi" w:hAnsiTheme="minorHAnsi" w:cstheme="minorHAnsi"/>
                <w:color w:val="000000"/>
                <w:sz w:val="22"/>
                <w:szCs w:val="22"/>
              </w:rPr>
              <w:t xml:space="preserve">- </w:t>
            </w:r>
            <w:proofErr w:type="spellStart"/>
            <w:r w:rsidRPr="00AE6BA5">
              <w:rPr>
                <w:rFonts w:asciiTheme="minorHAnsi" w:hAnsiTheme="minorHAnsi" w:cstheme="minorHAnsi"/>
                <w:color w:val="000000"/>
                <w:sz w:val="22"/>
                <w:szCs w:val="22"/>
              </w:rPr>
              <w:t>confusion_matrix</w:t>
            </w:r>
            <w:proofErr w:type="spellEnd"/>
            <w:r w:rsidRPr="00AE6BA5">
              <w:rPr>
                <w:rFonts w:asciiTheme="minorHAnsi" w:hAnsiTheme="minorHAnsi" w:cstheme="minorHAnsi"/>
                <w:color w:val="000000"/>
                <w:sz w:val="22"/>
                <w:szCs w:val="22"/>
              </w:rPr>
              <w:t xml:space="preserve">, </w:t>
            </w:r>
            <w:proofErr w:type="spellStart"/>
            <w:r w:rsidRPr="00AE6BA5">
              <w:rPr>
                <w:rFonts w:asciiTheme="minorHAnsi" w:hAnsiTheme="minorHAnsi" w:cstheme="minorHAnsi"/>
                <w:color w:val="000000"/>
                <w:sz w:val="22"/>
                <w:szCs w:val="22"/>
              </w:rPr>
              <w:t>precision_score</w:t>
            </w:r>
            <w:proofErr w:type="spellEnd"/>
            <w:r w:rsidRPr="00AE6BA5">
              <w:rPr>
                <w:rFonts w:asciiTheme="minorHAnsi" w:hAnsiTheme="minorHAnsi" w:cstheme="minorHAnsi"/>
                <w:color w:val="000000"/>
                <w:sz w:val="22"/>
                <w:szCs w:val="22"/>
              </w:rPr>
              <w:t xml:space="preserve">, </w:t>
            </w:r>
            <w:proofErr w:type="spellStart"/>
            <w:r w:rsidRPr="00AE6BA5">
              <w:rPr>
                <w:rFonts w:asciiTheme="minorHAnsi" w:hAnsiTheme="minorHAnsi" w:cstheme="minorHAnsi"/>
                <w:color w:val="000000"/>
                <w:sz w:val="22"/>
                <w:szCs w:val="22"/>
              </w:rPr>
              <w:t>recall_score</w:t>
            </w:r>
            <w:proofErr w:type="spellEnd"/>
            <w:r w:rsidRPr="00AE6BA5">
              <w:rPr>
                <w:rFonts w:asciiTheme="minorHAnsi" w:hAnsiTheme="minorHAnsi" w:cstheme="minorHAnsi"/>
                <w:color w:val="000000"/>
                <w:sz w:val="22"/>
                <w:szCs w:val="22"/>
              </w:rPr>
              <w:t xml:space="preserve"> for metrics</w:t>
            </w:r>
          </w:p>
        </w:tc>
        <w:tc>
          <w:tcPr>
            <w:tcW w:w="1192" w:type="pct"/>
            <w:tcBorders>
              <w:top w:val="nil"/>
              <w:left w:val="nil"/>
              <w:bottom w:val="single" w:sz="8" w:space="0" w:color="A6A6A6"/>
              <w:right w:val="single" w:sz="8" w:space="0" w:color="A6A6A6"/>
            </w:tcBorders>
            <w:shd w:val="clear" w:color="auto" w:fill="auto"/>
            <w:vAlign w:val="center"/>
            <w:hideMark/>
          </w:tcPr>
          <w:p w14:paraId="1FAD1ECA" w14:textId="77777777" w:rsidR="00D73FC4" w:rsidRPr="00AE6BA5" w:rsidRDefault="00D73FC4" w:rsidP="00A23D18">
            <w:pPr>
              <w:rPr>
                <w:rFonts w:asciiTheme="minorHAnsi" w:hAnsiTheme="minorHAnsi" w:cstheme="minorHAnsi"/>
                <w:color w:val="000000"/>
                <w:sz w:val="22"/>
                <w:szCs w:val="22"/>
              </w:rPr>
            </w:pPr>
            <w:r w:rsidRPr="00AE6BA5">
              <w:rPr>
                <w:rFonts w:asciiTheme="minorHAnsi" w:hAnsiTheme="minorHAnsi" w:cstheme="minorHAnsi"/>
                <w:color w:val="000000"/>
                <w:sz w:val="22"/>
                <w:szCs w:val="22"/>
              </w:rPr>
              <w:t xml:space="preserve">- </w:t>
            </w:r>
            <w:proofErr w:type="spellStart"/>
            <w:r w:rsidRPr="00AE6BA5">
              <w:rPr>
                <w:rFonts w:asciiTheme="minorHAnsi" w:hAnsiTheme="minorHAnsi" w:cstheme="minorHAnsi"/>
                <w:color w:val="000000"/>
                <w:sz w:val="22"/>
                <w:szCs w:val="22"/>
              </w:rPr>
              <w:t>confusionMatrix</w:t>
            </w:r>
            <w:proofErr w:type="spellEnd"/>
            <w:r w:rsidRPr="00AE6BA5">
              <w:rPr>
                <w:rFonts w:asciiTheme="minorHAnsi" w:hAnsiTheme="minorHAnsi" w:cstheme="minorHAnsi"/>
                <w:color w:val="000000"/>
                <w:sz w:val="22"/>
                <w:szCs w:val="22"/>
              </w:rPr>
              <w:t>() from caret for metrics</w:t>
            </w:r>
          </w:p>
        </w:tc>
      </w:tr>
    </w:tbl>
    <w:p w14:paraId="6CFC94F3" w14:textId="77777777" w:rsidR="00D73FC4" w:rsidRDefault="00D73FC4" w:rsidP="00D73FC4"/>
    <w:p w14:paraId="30EB2916" w14:textId="77777777" w:rsidR="00D73FC4" w:rsidRDefault="00D73FC4" w:rsidP="00D73FC4"/>
    <w:p w14:paraId="4893FFBE" w14:textId="77777777" w:rsidR="00D73FC4" w:rsidRPr="00AE6BA5" w:rsidRDefault="00D73FC4" w:rsidP="00D73FC4"/>
    <w:p w14:paraId="338B9289" w14:textId="77777777" w:rsidR="00C8129E" w:rsidRDefault="00C8129E" w:rsidP="00762095">
      <w:pPr>
        <w:pStyle w:val="ABodyCopy"/>
        <w:ind w:left="0"/>
      </w:pPr>
    </w:p>
    <w:p w14:paraId="0ED62A45" w14:textId="77777777" w:rsidR="00D73FC4" w:rsidRDefault="00D73FC4" w:rsidP="00762095">
      <w:pPr>
        <w:pStyle w:val="ABodyCopy"/>
        <w:ind w:left="0"/>
      </w:pPr>
    </w:p>
    <w:p w14:paraId="0FED5035" w14:textId="77777777" w:rsidR="00D73FC4" w:rsidRDefault="00D73FC4" w:rsidP="00762095">
      <w:pPr>
        <w:pStyle w:val="ABodyCopy"/>
        <w:ind w:left="0"/>
      </w:pPr>
    </w:p>
    <w:p w14:paraId="67757AD4" w14:textId="77777777" w:rsidR="00D73FC4" w:rsidRDefault="00D73FC4" w:rsidP="00762095">
      <w:pPr>
        <w:pStyle w:val="ABodyCopy"/>
        <w:ind w:left="0"/>
      </w:pPr>
    </w:p>
    <w:p w14:paraId="181FBC79" w14:textId="77777777" w:rsidR="00D73FC4" w:rsidRDefault="00D73FC4" w:rsidP="00762095">
      <w:pPr>
        <w:pStyle w:val="ABodyCopy"/>
        <w:ind w:left="0"/>
      </w:pPr>
    </w:p>
    <w:p w14:paraId="2C1E2B91" w14:textId="77777777" w:rsidR="00D73FC4" w:rsidRDefault="00D73FC4" w:rsidP="00762095">
      <w:pPr>
        <w:pStyle w:val="ABodyCopy"/>
        <w:ind w:left="0"/>
      </w:pPr>
    </w:p>
    <w:p w14:paraId="1414C34A" w14:textId="77777777" w:rsidR="00D73FC4" w:rsidRDefault="00D73FC4" w:rsidP="00762095">
      <w:pPr>
        <w:pStyle w:val="ABodyCopy"/>
        <w:ind w:left="0"/>
      </w:pPr>
    </w:p>
    <w:p w14:paraId="0EB766D7" w14:textId="77777777" w:rsidR="00D73FC4" w:rsidRDefault="00D73FC4" w:rsidP="00762095">
      <w:pPr>
        <w:pStyle w:val="ABodyCopy"/>
        <w:ind w:left="0"/>
      </w:pPr>
    </w:p>
    <w:p w14:paraId="34FC8B48" w14:textId="77777777" w:rsidR="00D73FC4" w:rsidRDefault="00D73FC4" w:rsidP="00762095">
      <w:pPr>
        <w:pStyle w:val="ABodyCopy"/>
        <w:ind w:left="0"/>
      </w:pPr>
    </w:p>
    <w:p w14:paraId="37731BD8" w14:textId="77777777" w:rsidR="00D73FC4" w:rsidRDefault="00D73FC4" w:rsidP="00762095">
      <w:pPr>
        <w:pStyle w:val="ABodyCopy"/>
        <w:ind w:left="0"/>
      </w:pPr>
    </w:p>
    <w:p w14:paraId="57F1CCB8" w14:textId="77777777" w:rsidR="00D73FC4" w:rsidRDefault="00D73FC4" w:rsidP="00762095">
      <w:pPr>
        <w:pStyle w:val="ABodyCopy"/>
        <w:ind w:left="0"/>
      </w:pPr>
    </w:p>
    <w:p w14:paraId="3D92B067" w14:textId="77777777" w:rsidR="00D73FC4" w:rsidRDefault="00D73FC4" w:rsidP="00762095">
      <w:pPr>
        <w:pStyle w:val="ABodyCopy"/>
        <w:ind w:left="0"/>
      </w:pPr>
    </w:p>
    <w:p w14:paraId="1927837B" w14:textId="77777777" w:rsidR="00D73FC4" w:rsidRDefault="00D73FC4" w:rsidP="00762095">
      <w:pPr>
        <w:pStyle w:val="ABodyCopy"/>
        <w:ind w:left="0"/>
      </w:pPr>
    </w:p>
    <w:p w14:paraId="20D8AA5B" w14:textId="77777777" w:rsidR="00F16637" w:rsidRPr="007D1E20" w:rsidRDefault="00F16637" w:rsidP="00F16637">
      <w:pPr>
        <w:pStyle w:val="AChapTitle"/>
      </w:pPr>
      <w:bookmarkStart w:id="86" w:name="_Toc174889596"/>
      <w:r w:rsidRPr="007D1E20">
        <w:lastRenderedPageBreak/>
        <w:t xml:space="preserve">Chapter </w:t>
      </w:r>
      <w:r>
        <w:t>5</w:t>
      </w:r>
      <w:r w:rsidRPr="007D1E20">
        <w:t xml:space="preserve">: </w:t>
      </w:r>
      <w:r>
        <w:t>Predictive Modeling Part I - Foundation</w:t>
      </w:r>
      <w:bookmarkEnd w:id="86"/>
    </w:p>
    <w:p w14:paraId="330C3BD4" w14:textId="77777777" w:rsidR="00F16637" w:rsidRPr="007D1E20" w:rsidRDefault="00F16637" w:rsidP="00F16637">
      <w:pPr>
        <w:pStyle w:val="Heading1"/>
      </w:pPr>
      <w:bookmarkStart w:id="87" w:name="_Toc174889597"/>
      <w:r w:rsidRPr="007D1E20">
        <w:t>Overview</w:t>
      </w:r>
      <w:bookmarkEnd w:id="87"/>
    </w:p>
    <w:p w14:paraId="775FF487" w14:textId="77777777" w:rsidR="00F16637" w:rsidRPr="007D1E20" w:rsidRDefault="00F16637" w:rsidP="00F16637">
      <w:pPr>
        <w:pStyle w:val="ABodyCopy"/>
        <w:ind w:left="0"/>
      </w:pPr>
    </w:p>
    <w:p w14:paraId="3734C7F2" w14:textId="77777777" w:rsidR="00F16637" w:rsidRDefault="00F16637" w:rsidP="00F16637">
      <w:pPr>
        <w:rPr>
          <w:rFonts w:asciiTheme="minorHAnsi" w:hAnsiTheme="minorHAnsi" w:cstheme="minorHAnsi"/>
          <w:sz w:val="22"/>
          <w:szCs w:val="22"/>
        </w:rPr>
      </w:pPr>
      <w:r w:rsidRPr="00BA1D8F">
        <w:rPr>
          <w:rFonts w:asciiTheme="minorHAnsi" w:hAnsiTheme="minorHAnsi" w:cstheme="minorHAnsi"/>
          <w:sz w:val="22"/>
          <w:szCs w:val="22"/>
        </w:rPr>
        <w:t xml:space="preserve">Predictive modeling is a cornerstone of data science, allowing us to harness the capabilities of machine learning to predict outcomes and glean insights from data. In this chapter, we'll delve into the fundamentals of predictive modeling, focusing on two pivotal branches: regression and classification models. These models are the backbone of data-driven decision-making, steering us through the complexities of real-world scenarios. </w:t>
      </w:r>
    </w:p>
    <w:p w14:paraId="7EE74DC6" w14:textId="77777777" w:rsidR="00F16637" w:rsidRDefault="00F16637" w:rsidP="00F16637">
      <w:pPr>
        <w:rPr>
          <w:rFonts w:asciiTheme="minorHAnsi" w:hAnsiTheme="minorHAnsi" w:cstheme="minorHAnsi"/>
          <w:sz w:val="22"/>
          <w:szCs w:val="22"/>
        </w:rPr>
      </w:pPr>
    </w:p>
    <w:p w14:paraId="0A9FB459" w14:textId="77777777" w:rsidR="00F16637" w:rsidRDefault="00F16637" w:rsidP="00F16637">
      <w:pPr>
        <w:rPr>
          <w:rFonts w:asciiTheme="minorHAnsi" w:hAnsiTheme="minorHAnsi" w:cstheme="minorHAnsi"/>
          <w:sz w:val="22"/>
          <w:szCs w:val="22"/>
        </w:rPr>
      </w:pPr>
      <w:r w:rsidRPr="00BA1D8F">
        <w:rPr>
          <w:rFonts w:asciiTheme="minorHAnsi" w:hAnsiTheme="minorHAnsi" w:cstheme="minorHAnsi"/>
          <w:sz w:val="22"/>
          <w:szCs w:val="22"/>
        </w:rPr>
        <w:t xml:space="preserve">At the heart of our exploration are linear and logistic regression, fixed-form models that </w:t>
      </w:r>
      <w:r>
        <w:rPr>
          <w:rFonts w:asciiTheme="minorHAnsi" w:hAnsiTheme="minorHAnsi" w:cstheme="minorHAnsi"/>
          <w:sz w:val="22"/>
          <w:szCs w:val="22"/>
        </w:rPr>
        <w:t>are crucial</w:t>
      </w:r>
      <w:r w:rsidRPr="00BA1D8F">
        <w:rPr>
          <w:rFonts w:asciiTheme="minorHAnsi" w:hAnsiTheme="minorHAnsi" w:cstheme="minorHAnsi"/>
          <w:sz w:val="22"/>
          <w:szCs w:val="22"/>
        </w:rPr>
        <w:t xml:space="preserve"> in predicting numerical and categorical outcomes, respectively. These models provide a structured framework, allowing us to understand the relationships within our data. On the other hand, we encounter the decision tree, a non-parametric model that operates without predefined assumptions. The beauty of non-parametric models lies in their flexibility, enabling them to capture complex patterns in the data without strict adherence to a predetermined structure. </w:t>
      </w:r>
    </w:p>
    <w:p w14:paraId="2BD660EC" w14:textId="77777777" w:rsidR="00F16637" w:rsidRDefault="00F16637" w:rsidP="00F16637">
      <w:pPr>
        <w:rPr>
          <w:rFonts w:asciiTheme="minorHAnsi" w:hAnsiTheme="minorHAnsi" w:cstheme="minorHAnsi"/>
          <w:sz w:val="22"/>
          <w:szCs w:val="22"/>
        </w:rPr>
      </w:pPr>
    </w:p>
    <w:p w14:paraId="5A51061D" w14:textId="77777777" w:rsidR="00F16637" w:rsidRPr="00BA1D8F" w:rsidRDefault="00F16637" w:rsidP="00F16637">
      <w:pPr>
        <w:rPr>
          <w:rFonts w:asciiTheme="minorHAnsi" w:hAnsiTheme="minorHAnsi" w:cstheme="minorHAnsi"/>
          <w:sz w:val="22"/>
          <w:szCs w:val="22"/>
        </w:rPr>
      </w:pPr>
      <w:r w:rsidRPr="00BA1D8F">
        <w:rPr>
          <w:rFonts w:asciiTheme="minorHAnsi" w:hAnsiTheme="minorHAnsi" w:cstheme="minorHAnsi"/>
          <w:sz w:val="22"/>
          <w:szCs w:val="22"/>
        </w:rPr>
        <w:t>Understanding the difference between fixed-form and non-parametric models is key to choosing the right tool for the task at hand. Our journey through these foundational models aims to demystify their intricacies and equip you with the knowledge to make informed decisions in your data science endeavors. Let's dive into the world of predictive modeling and explore its significance in data-driven insights.</w:t>
      </w:r>
    </w:p>
    <w:p w14:paraId="71647234" w14:textId="77777777" w:rsidR="00F16637" w:rsidRDefault="00F16637" w:rsidP="00F16637"/>
    <w:p w14:paraId="357E35C5" w14:textId="77777777" w:rsidR="00F16637" w:rsidRPr="00315753" w:rsidRDefault="00F16637" w:rsidP="00F16637">
      <w:pPr>
        <w:pStyle w:val="Heading1"/>
      </w:pPr>
      <w:bookmarkStart w:id="88" w:name="_Toc174889598"/>
      <w:r w:rsidRPr="00315753">
        <w:t>Modeling Data</w:t>
      </w:r>
      <w:bookmarkEnd w:id="88"/>
    </w:p>
    <w:p w14:paraId="45E18A3A" w14:textId="77777777" w:rsidR="00F16637" w:rsidRDefault="00F16637" w:rsidP="00F16637"/>
    <w:p w14:paraId="7880ADBB" w14:textId="77777777" w:rsidR="00F16637" w:rsidRPr="00EB6EBB" w:rsidRDefault="00F16637" w:rsidP="00F16637">
      <w:pPr>
        <w:rPr>
          <w:rFonts w:asciiTheme="minorHAnsi" w:hAnsiTheme="minorHAnsi" w:cstheme="minorHAnsi"/>
          <w:color w:val="111111"/>
          <w:sz w:val="22"/>
          <w:szCs w:val="22"/>
        </w:rPr>
      </w:pPr>
      <w:r>
        <w:rPr>
          <w:rFonts w:asciiTheme="minorHAnsi" w:hAnsiTheme="minorHAnsi" w:cstheme="minorHAnsi"/>
          <w:color w:val="111111"/>
          <w:sz w:val="22"/>
          <w:szCs w:val="22"/>
        </w:rPr>
        <w:t>The significance of the modeling dataset cannot be overstated in predictive modeling</w:t>
      </w:r>
      <w:r w:rsidRPr="00EB6EBB">
        <w:rPr>
          <w:rFonts w:asciiTheme="minorHAnsi" w:hAnsiTheme="minorHAnsi" w:cstheme="minorHAnsi"/>
          <w:color w:val="111111"/>
          <w:sz w:val="22"/>
          <w:szCs w:val="22"/>
        </w:rPr>
        <w:t>. This dataset, which has undergone rigorous preprocessing, forms the basis for the construction of our machine learning models. The dataset’s quality directly impacts the predictive models’ accuracy and reliability, making it an integral part of the machine learning process.</w:t>
      </w:r>
    </w:p>
    <w:p w14:paraId="7B95D6E4" w14:textId="77777777" w:rsidR="00F16637" w:rsidRPr="00EB6EBB" w:rsidRDefault="00F16637" w:rsidP="00F16637">
      <w:pPr>
        <w:spacing w:before="180"/>
        <w:rPr>
          <w:rFonts w:asciiTheme="minorHAnsi" w:hAnsiTheme="minorHAnsi" w:cstheme="minorHAnsi"/>
          <w:color w:val="111111"/>
          <w:sz w:val="22"/>
          <w:szCs w:val="22"/>
        </w:rPr>
      </w:pPr>
      <w:r w:rsidRPr="00EB6EBB">
        <w:rPr>
          <w:rFonts w:asciiTheme="minorHAnsi" w:hAnsiTheme="minorHAnsi" w:cstheme="minorHAnsi"/>
          <w:color w:val="111111"/>
          <w:sz w:val="22"/>
          <w:szCs w:val="22"/>
        </w:rPr>
        <w:t xml:space="preserve">The model pipeline is a systematic series of transformations applied to raw data to prepare it for modeling. </w:t>
      </w:r>
      <w:r>
        <w:rPr>
          <w:rFonts w:asciiTheme="minorHAnsi" w:hAnsiTheme="minorHAnsi" w:cstheme="minorHAnsi"/>
          <w:color w:val="111111"/>
          <w:sz w:val="22"/>
          <w:szCs w:val="22"/>
        </w:rPr>
        <w:t>The data prep</w:t>
      </w:r>
      <w:r w:rsidRPr="00EB6EBB">
        <w:rPr>
          <w:rFonts w:asciiTheme="minorHAnsi" w:hAnsiTheme="minorHAnsi" w:cstheme="minorHAnsi"/>
          <w:color w:val="111111"/>
          <w:sz w:val="22"/>
          <w:szCs w:val="22"/>
        </w:rPr>
        <w:t xml:space="preserve"> commences </w:t>
      </w:r>
      <w:r>
        <w:rPr>
          <w:rFonts w:asciiTheme="minorHAnsi" w:hAnsiTheme="minorHAnsi" w:cstheme="minorHAnsi"/>
          <w:color w:val="111111"/>
          <w:sz w:val="22"/>
          <w:szCs w:val="22"/>
        </w:rPr>
        <w:t>with</w:t>
      </w:r>
      <w:r w:rsidRPr="00EB6EBB">
        <w:rPr>
          <w:rFonts w:asciiTheme="minorHAnsi" w:hAnsiTheme="minorHAnsi" w:cstheme="minorHAnsi"/>
          <w:color w:val="111111"/>
          <w:sz w:val="22"/>
          <w:szCs w:val="22"/>
        </w:rPr>
        <w:t xml:space="preserve"> outlier detection, a process that identifies and addresses anomalous values that could potentially distort our model’s performance.</w:t>
      </w:r>
      <w:r>
        <w:rPr>
          <w:rFonts w:asciiTheme="minorHAnsi" w:hAnsiTheme="minorHAnsi" w:cstheme="minorHAnsi"/>
          <w:color w:val="111111"/>
          <w:sz w:val="22"/>
          <w:szCs w:val="22"/>
        </w:rPr>
        <w:t xml:space="preserve">  </w:t>
      </w:r>
      <w:r w:rsidRPr="00EB6EBB">
        <w:rPr>
          <w:rFonts w:asciiTheme="minorHAnsi" w:hAnsiTheme="minorHAnsi" w:cstheme="minorHAnsi"/>
          <w:color w:val="111111"/>
          <w:sz w:val="22"/>
          <w:szCs w:val="22"/>
        </w:rPr>
        <w:lastRenderedPageBreak/>
        <w:t xml:space="preserve">This is followed </w:t>
      </w:r>
      <w:r>
        <w:rPr>
          <w:rFonts w:asciiTheme="minorHAnsi" w:hAnsiTheme="minorHAnsi" w:cstheme="minorHAnsi"/>
          <w:color w:val="111111"/>
          <w:sz w:val="22"/>
          <w:szCs w:val="22"/>
        </w:rPr>
        <w:t>by</w:t>
      </w:r>
      <w:r w:rsidRPr="00EB6EBB">
        <w:rPr>
          <w:rFonts w:asciiTheme="minorHAnsi" w:hAnsiTheme="minorHAnsi" w:cstheme="minorHAnsi"/>
          <w:color w:val="111111"/>
          <w:sz w:val="22"/>
          <w:szCs w:val="22"/>
        </w:rPr>
        <w:t xml:space="preserve"> missing value imputation, a step that ensures completeness of information for every observation. The pipeline also includes the creation of dummy variables, a method that enables </w:t>
      </w:r>
      <w:r>
        <w:rPr>
          <w:rFonts w:asciiTheme="minorHAnsi" w:hAnsiTheme="minorHAnsi" w:cstheme="minorHAnsi"/>
          <w:color w:val="111111"/>
          <w:sz w:val="22"/>
          <w:szCs w:val="22"/>
        </w:rPr>
        <w:t xml:space="preserve">the </w:t>
      </w:r>
      <w:r w:rsidRPr="00EB6EBB">
        <w:rPr>
          <w:rFonts w:asciiTheme="minorHAnsi" w:hAnsiTheme="minorHAnsi" w:cstheme="minorHAnsi"/>
          <w:color w:val="111111"/>
          <w:sz w:val="22"/>
          <w:szCs w:val="22"/>
        </w:rPr>
        <w:t xml:space="preserve">effective incorporation of categorical data into our models. The final step in the </w:t>
      </w:r>
      <w:r>
        <w:rPr>
          <w:rFonts w:asciiTheme="minorHAnsi" w:hAnsiTheme="minorHAnsi" w:cstheme="minorHAnsi"/>
          <w:color w:val="111111"/>
          <w:sz w:val="22"/>
          <w:szCs w:val="22"/>
        </w:rPr>
        <w:t>data pre-processing step</w:t>
      </w:r>
      <w:r w:rsidRPr="00EB6EBB">
        <w:rPr>
          <w:rFonts w:asciiTheme="minorHAnsi" w:hAnsiTheme="minorHAnsi" w:cstheme="minorHAnsi"/>
          <w:color w:val="111111"/>
          <w:sz w:val="22"/>
          <w:szCs w:val="22"/>
        </w:rPr>
        <w:t xml:space="preserve"> is feature engineering</w:t>
      </w:r>
      <w:r>
        <w:rPr>
          <w:rFonts w:asciiTheme="minorHAnsi" w:hAnsiTheme="minorHAnsi" w:cstheme="minorHAnsi"/>
          <w:color w:val="111111"/>
          <w:sz w:val="22"/>
          <w:szCs w:val="22"/>
        </w:rPr>
        <w:t>. This process</w:t>
      </w:r>
      <w:r w:rsidRPr="00EB6EBB">
        <w:rPr>
          <w:rFonts w:asciiTheme="minorHAnsi" w:hAnsiTheme="minorHAnsi" w:cstheme="minorHAnsi"/>
          <w:color w:val="111111"/>
          <w:sz w:val="22"/>
          <w:szCs w:val="22"/>
        </w:rPr>
        <w:t xml:space="preserve"> involves creating new variables from existing ones to potentially reveal hidden relationships and enhance model performance.</w:t>
      </w:r>
    </w:p>
    <w:p w14:paraId="3E61E1B0" w14:textId="77777777" w:rsidR="00F16637" w:rsidRDefault="00F16637" w:rsidP="00F16637">
      <w:pPr>
        <w:spacing w:before="180"/>
        <w:rPr>
          <w:rFonts w:asciiTheme="minorHAnsi" w:hAnsiTheme="minorHAnsi" w:cstheme="minorHAnsi"/>
          <w:color w:val="111111"/>
          <w:sz w:val="22"/>
          <w:szCs w:val="22"/>
        </w:rPr>
      </w:pPr>
      <w:r w:rsidRPr="00EB6EBB">
        <w:rPr>
          <w:rFonts w:asciiTheme="minorHAnsi" w:hAnsiTheme="minorHAnsi" w:cstheme="minorHAnsi"/>
          <w:color w:val="111111"/>
          <w:sz w:val="22"/>
          <w:szCs w:val="22"/>
        </w:rPr>
        <w:t>The culmination of this comprehensive pipeline process is the final modeling dataset. This dataset, which encapsulates all preprocessing steps, is structured to feed directly into our machine learning models. You can access this dataset in the GitHub repository for this book at</w:t>
      </w:r>
      <w:r>
        <w:rPr>
          <w:rFonts w:asciiTheme="minorHAnsi" w:hAnsiTheme="minorHAnsi" w:cstheme="minorHAnsi"/>
          <w:color w:val="111111"/>
          <w:sz w:val="22"/>
          <w:szCs w:val="22"/>
        </w:rPr>
        <w:t>:</w:t>
      </w:r>
    </w:p>
    <w:p w14:paraId="4C1BF654" w14:textId="77777777" w:rsidR="00F16637" w:rsidRDefault="00000000" w:rsidP="00F16637">
      <w:pPr>
        <w:spacing w:before="180"/>
        <w:rPr>
          <w:rFonts w:asciiTheme="minorHAnsi" w:hAnsiTheme="minorHAnsi" w:cstheme="minorHAnsi"/>
          <w:color w:val="111111"/>
          <w:sz w:val="22"/>
          <w:szCs w:val="22"/>
        </w:rPr>
      </w:pPr>
      <w:hyperlink r:id="rId47" w:history="1">
        <w:r w:rsidR="00F16637" w:rsidRPr="00657E4E">
          <w:rPr>
            <w:rStyle w:val="Hyperlink"/>
            <w:rFonts w:asciiTheme="minorHAnsi" w:hAnsiTheme="minorHAnsi"/>
            <w:sz w:val="22"/>
            <w:szCs w:val="22"/>
          </w:rPr>
          <w:t>https://github.com/Gearhj/SAS-Python-and-R-A-Cross-Reference-Guide</w:t>
        </w:r>
      </w:hyperlink>
    </w:p>
    <w:p w14:paraId="67C5C2BD" w14:textId="77777777" w:rsidR="00F16637" w:rsidRPr="00EB6EBB" w:rsidRDefault="00F16637" w:rsidP="00F16637">
      <w:pPr>
        <w:spacing w:before="180"/>
        <w:rPr>
          <w:rFonts w:asciiTheme="minorHAnsi" w:hAnsiTheme="minorHAnsi" w:cstheme="minorHAnsi"/>
          <w:color w:val="111111"/>
          <w:sz w:val="22"/>
          <w:szCs w:val="22"/>
        </w:rPr>
      </w:pPr>
      <w:r w:rsidRPr="00EB6EBB">
        <w:rPr>
          <w:rFonts w:asciiTheme="minorHAnsi" w:hAnsiTheme="minorHAnsi" w:cstheme="minorHAnsi"/>
          <w:color w:val="111111"/>
          <w:sz w:val="22"/>
          <w:szCs w:val="22"/>
        </w:rPr>
        <w:t>As we explore each machine learning model in subsequent chapters, we will utilize this dataset to develop these models and provide an in-depth explanation of their workings.</w:t>
      </w:r>
    </w:p>
    <w:p w14:paraId="28CCBEC7" w14:textId="77777777" w:rsidR="00F16637" w:rsidRDefault="00F16637" w:rsidP="00F16637"/>
    <w:p w14:paraId="51BFA445" w14:textId="77777777" w:rsidR="00F16637" w:rsidRDefault="00F16637" w:rsidP="00F16637">
      <w:pPr>
        <w:pStyle w:val="Heading1"/>
      </w:pPr>
      <w:bookmarkStart w:id="89" w:name="_Toc174889599"/>
      <w:r>
        <w:t>Machine Learning Models</w:t>
      </w:r>
      <w:bookmarkEnd w:id="89"/>
    </w:p>
    <w:p w14:paraId="400DCBF3" w14:textId="77777777" w:rsidR="00F16637" w:rsidRDefault="00F16637" w:rsidP="00F16637">
      <w:pPr>
        <w:rPr>
          <w:rFonts w:asciiTheme="minorHAnsi" w:hAnsiTheme="minorHAnsi" w:cstheme="minorHAnsi"/>
          <w:color w:val="111111"/>
          <w:sz w:val="22"/>
          <w:szCs w:val="22"/>
        </w:rPr>
      </w:pPr>
    </w:p>
    <w:p w14:paraId="6C55FDCB" w14:textId="77777777" w:rsidR="00F16637" w:rsidRPr="00D36AE2" w:rsidRDefault="00F16637" w:rsidP="00F16637">
      <w:pPr>
        <w:rPr>
          <w:rFonts w:asciiTheme="minorHAnsi" w:hAnsiTheme="minorHAnsi" w:cstheme="minorHAnsi"/>
          <w:color w:val="111111"/>
          <w:sz w:val="22"/>
          <w:szCs w:val="22"/>
        </w:rPr>
      </w:pPr>
      <w:r w:rsidRPr="00D36AE2">
        <w:rPr>
          <w:rFonts w:asciiTheme="minorHAnsi" w:hAnsiTheme="minorHAnsi" w:cstheme="minorHAnsi"/>
          <w:color w:val="111111"/>
          <w:sz w:val="22"/>
          <w:szCs w:val="22"/>
        </w:rPr>
        <w:t>In Chapter 3, we delved into the distinction between regression and classification models and how the structure of the target variable determines which type of model to use. The target variable plays a pivotal role in predictive modeling, and its nature - whether binary, multi-level, or continuous - dictates the choice of model. For a more detailed discussion on this topic, please refer to Chapter 3.</w:t>
      </w:r>
    </w:p>
    <w:p w14:paraId="39F650C1" w14:textId="77777777" w:rsidR="00F16637" w:rsidRPr="00D36AE2" w:rsidRDefault="00F16637" w:rsidP="00F16637">
      <w:pPr>
        <w:spacing w:before="180"/>
        <w:rPr>
          <w:rFonts w:asciiTheme="minorHAnsi" w:hAnsiTheme="minorHAnsi" w:cstheme="minorHAnsi"/>
          <w:color w:val="111111"/>
          <w:sz w:val="22"/>
          <w:szCs w:val="22"/>
        </w:rPr>
      </w:pPr>
      <w:r w:rsidRPr="00D36AE2">
        <w:rPr>
          <w:rFonts w:asciiTheme="minorHAnsi" w:hAnsiTheme="minorHAnsi" w:cstheme="minorHAnsi"/>
          <w:color w:val="111111"/>
          <w:sz w:val="22"/>
          <w:szCs w:val="22"/>
        </w:rPr>
        <w:t xml:space="preserve">Given that our modeling dataset is based on a binary target variable, </w:t>
      </w:r>
      <w:r>
        <w:rPr>
          <w:rFonts w:asciiTheme="minorHAnsi" w:hAnsiTheme="minorHAnsi" w:cstheme="minorHAnsi"/>
          <w:color w:val="111111"/>
          <w:sz w:val="22"/>
          <w:szCs w:val="22"/>
        </w:rPr>
        <w:t>we will focus</w:t>
      </w:r>
      <w:r w:rsidRPr="00D36AE2">
        <w:rPr>
          <w:rFonts w:asciiTheme="minorHAnsi" w:hAnsiTheme="minorHAnsi" w:cstheme="minorHAnsi"/>
          <w:color w:val="111111"/>
          <w:sz w:val="22"/>
          <w:szCs w:val="22"/>
        </w:rPr>
        <w:t xml:space="preserve"> on building a series of classification models. However, it’s important to note that each algorithm we discuss can be used for either regression or classification tasks with only minor modifications to the programming code.</w:t>
      </w:r>
    </w:p>
    <w:p w14:paraId="3984C744" w14:textId="77777777" w:rsidR="00F16637" w:rsidRPr="00D36AE2" w:rsidRDefault="00F16637" w:rsidP="00F16637">
      <w:pPr>
        <w:spacing w:before="180"/>
        <w:rPr>
          <w:rFonts w:asciiTheme="minorHAnsi" w:hAnsiTheme="minorHAnsi" w:cstheme="minorHAnsi"/>
          <w:color w:val="111111"/>
          <w:sz w:val="22"/>
          <w:szCs w:val="22"/>
        </w:rPr>
      </w:pPr>
      <w:r w:rsidRPr="00D36AE2">
        <w:rPr>
          <w:rFonts w:asciiTheme="minorHAnsi" w:hAnsiTheme="minorHAnsi" w:cstheme="minorHAnsi"/>
          <w:color w:val="111111"/>
          <w:sz w:val="22"/>
          <w:szCs w:val="22"/>
        </w:rPr>
        <w:t>Machine learning algorithms are inherently flexible. For instance</w:t>
      </w:r>
      <w:r>
        <w:rPr>
          <w:rFonts w:asciiTheme="minorHAnsi" w:hAnsiTheme="minorHAnsi" w:cstheme="minorHAnsi"/>
          <w:color w:val="111111"/>
          <w:sz w:val="22"/>
          <w:szCs w:val="22"/>
        </w:rPr>
        <w:t xml:space="preserve">, despite its name, logistic regression </w:t>
      </w:r>
      <w:r w:rsidRPr="00D36AE2">
        <w:rPr>
          <w:rFonts w:asciiTheme="minorHAnsi" w:hAnsiTheme="minorHAnsi" w:cstheme="minorHAnsi"/>
          <w:color w:val="111111"/>
          <w:sz w:val="22"/>
          <w:szCs w:val="22"/>
        </w:rPr>
        <w:t>is used for binary classification tasks. By changing the function used to map input features to output predictions, it can be adapted for regression tasks. Similarly, decision trees can be used for both classification and regression by altering the criteria for splitting nodes and determining leaf node values. Support Vector Machines (SVMs), primarily used for classification, can also be used for regression (Support Vector Regression) by introducing an alternative loss function. This versatility extends to most machine learning algorithms, making them adaptable tools in a data scientist’s arsenal.</w:t>
      </w:r>
    </w:p>
    <w:p w14:paraId="35DD5CA9" w14:textId="77777777" w:rsidR="00F16637" w:rsidRDefault="00F16637" w:rsidP="00F16637"/>
    <w:p w14:paraId="08389AE3" w14:textId="77777777" w:rsidR="00F16637" w:rsidRPr="00D36AE2" w:rsidRDefault="00F16637" w:rsidP="00F16637">
      <w:pPr>
        <w:rPr>
          <w:rFonts w:asciiTheme="minorHAnsi" w:hAnsiTheme="minorHAnsi" w:cstheme="minorHAnsi"/>
          <w:color w:val="111111"/>
          <w:sz w:val="22"/>
          <w:szCs w:val="22"/>
        </w:rPr>
      </w:pPr>
      <w:r w:rsidRPr="00D36AE2">
        <w:rPr>
          <w:rFonts w:asciiTheme="minorHAnsi" w:hAnsiTheme="minorHAnsi" w:cstheme="minorHAnsi"/>
          <w:color w:val="111111"/>
          <w:sz w:val="22"/>
          <w:szCs w:val="22"/>
        </w:rPr>
        <w:t>This chapter will focus on creating the classification model versions of the following algorithms:</w:t>
      </w:r>
    </w:p>
    <w:p w14:paraId="7E9AA19F" w14:textId="77777777" w:rsidR="00F16637" w:rsidRPr="00D36AE2" w:rsidRDefault="00F16637" w:rsidP="00145AC7">
      <w:pPr>
        <w:numPr>
          <w:ilvl w:val="0"/>
          <w:numId w:val="93"/>
        </w:numPr>
        <w:spacing w:before="100" w:beforeAutospacing="1" w:after="100" w:afterAutospacing="1"/>
        <w:rPr>
          <w:rFonts w:asciiTheme="minorHAnsi" w:hAnsiTheme="minorHAnsi" w:cstheme="minorHAnsi"/>
          <w:color w:val="111111"/>
          <w:sz w:val="22"/>
          <w:szCs w:val="22"/>
        </w:rPr>
      </w:pPr>
      <w:r w:rsidRPr="00D36AE2">
        <w:rPr>
          <w:rFonts w:asciiTheme="minorHAnsi" w:hAnsiTheme="minorHAnsi" w:cstheme="minorHAnsi"/>
          <w:color w:val="111111"/>
          <w:sz w:val="22"/>
          <w:szCs w:val="22"/>
        </w:rPr>
        <w:t>Logistic Regression</w:t>
      </w:r>
    </w:p>
    <w:p w14:paraId="0D374295" w14:textId="77777777" w:rsidR="00F16637" w:rsidRPr="00D36AE2" w:rsidRDefault="00F16637" w:rsidP="00145AC7">
      <w:pPr>
        <w:numPr>
          <w:ilvl w:val="0"/>
          <w:numId w:val="93"/>
        </w:numPr>
        <w:spacing w:before="100" w:beforeAutospacing="1" w:after="100" w:afterAutospacing="1"/>
        <w:rPr>
          <w:rFonts w:asciiTheme="minorHAnsi" w:hAnsiTheme="minorHAnsi" w:cstheme="minorHAnsi"/>
          <w:color w:val="111111"/>
          <w:sz w:val="22"/>
          <w:szCs w:val="22"/>
        </w:rPr>
      </w:pPr>
      <w:r w:rsidRPr="00D36AE2">
        <w:rPr>
          <w:rFonts w:asciiTheme="minorHAnsi" w:hAnsiTheme="minorHAnsi" w:cstheme="minorHAnsi"/>
          <w:color w:val="111111"/>
          <w:sz w:val="22"/>
          <w:szCs w:val="22"/>
        </w:rPr>
        <w:t>Decision Tree</w:t>
      </w:r>
    </w:p>
    <w:p w14:paraId="1C01FE4F" w14:textId="77777777" w:rsidR="00F16637" w:rsidRPr="00D36AE2" w:rsidRDefault="00F16637" w:rsidP="00145AC7">
      <w:pPr>
        <w:numPr>
          <w:ilvl w:val="0"/>
          <w:numId w:val="93"/>
        </w:numPr>
        <w:spacing w:before="100" w:beforeAutospacing="1" w:after="100" w:afterAutospacing="1"/>
        <w:rPr>
          <w:rFonts w:asciiTheme="minorHAnsi" w:hAnsiTheme="minorHAnsi" w:cstheme="minorHAnsi"/>
          <w:color w:val="111111"/>
          <w:sz w:val="22"/>
          <w:szCs w:val="22"/>
        </w:rPr>
      </w:pPr>
      <w:r w:rsidRPr="00D36AE2">
        <w:rPr>
          <w:rFonts w:asciiTheme="minorHAnsi" w:hAnsiTheme="minorHAnsi" w:cstheme="minorHAnsi"/>
          <w:color w:val="111111"/>
          <w:sz w:val="22"/>
          <w:szCs w:val="22"/>
        </w:rPr>
        <w:t>Random Forest</w:t>
      </w:r>
    </w:p>
    <w:p w14:paraId="1385EEAC" w14:textId="77777777" w:rsidR="00F16637" w:rsidRPr="00D36AE2" w:rsidRDefault="00F16637" w:rsidP="00145AC7">
      <w:pPr>
        <w:numPr>
          <w:ilvl w:val="0"/>
          <w:numId w:val="93"/>
        </w:numPr>
        <w:spacing w:before="100" w:beforeAutospacing="1" w:after="100" w:afterAutospacing="1"/>
        <w:rPr>
          <w:rFonts w:asciiTheme="minorHAnsi" w:hAnsiTheme="minorHAnsi" w:cstheme="minorHAnsi"/>
          <w:color w:val="111111"/>
          <w:sz w:val="22"/>
          <w:szCs w:val="22"/>
        </w:rPr>
      </w:pPr>
      <w:r w:rsidRPr="00D36AE2">
        <w:rPr>
          <w:rFonts w:asciiTheme="minorHAnsi" w:hAnsiTheme="minorHAnsi" w:cstheme="minorHAnsi"/>
          <w:color w:val="111111"/>
          <w:sz w:val="22"/>
          <w:szCs w:val="22"/>
        </w:rPr>
        <w:t>Gradient Boosting Machine</w:t>
      </w:r>
    </w:p>
    <w:p w14:paraId="14220B63" w14:textId="77777777" w:rsidR="00F16637" w:rsidRPr="00D36AE2" w:rsidRDefault="00F16637" w:rsidP="00145AC7">
      <w:pPr>
        <w:numPr>
          <w:ilvl w:val="0"/>
          <w:numId w:val="93"/>
        </w:numPr>
        <w:spacing w:before="100" w:beforeAutospacing="1" w:after="100" w:afterAutospacing="1"/>
        <w:rPr>
          <w:rFonts w:asciiTheme="minorHAnsi" w:hAnsiTheme="minorHAnsi" w:cstheme="minorHAnsi"/>
          <w:color w:val="111111"/>
          <w:sz w:val="22"/>
          <w:szCs w:val="22"/>
        </w:rPr>
      </w:pPr>
      <w:r w:rsidRPr="00D36AE2">
        <w:rPr>
          <w:rFonts w:asciiTheme="minorHAnsi" w:hAnsiTheme="minorHAnsi" w:cstheme="minorHAnsi"/>
          <w:color w:val="111111"/>
          <w:sz w:val="22"/>
          <w:szCs w:val="22"/>
        </w:rPr>
        <w:t>Support Vector Machines</w:t>
      </w:r>
    </w:p>
    <w:p w14:paraId="791B92B4" w14:textId="77777777" w:rsidR="00F16637" w:rsidRPr="00D36AE2" w:rsidRDefault="00F16637" w:rsidP="00145AC7">
      <w:pPr>
        <w:numPr>
          <w:ilvl w:val="0"/>
          <w:numId w:val="93"/>
        </w:numPr>
        <w:spacing w:before="100" w:beforeAutospacing="1" w:after="100" w:afterAutospacing="1"/>
        <w:rPr>
          <w:rFonts w:asciiTheme="minorHAnsi" w:hAnsiTheme="minorHAnsi" w:cstheme="minorHAnsi"/>
          <w:color w:val="111111"/>
          <w:sz w:val="22"/>
          <w:szCs w:val="22"/>
        </w:rPr>
      </w:pPr>
      <w:r w:rsidRPr="00D36AE2">
        <w:rPr>
          <w:rFonts w:asciiTheme="minorHAnsi" w:hAnsiTheme="minorHAnsi" w:cstheme="minorHAnsi"/>
          <w:color w:val="111111"/>
          <w:sz w:val="22"/>
          <w:szCs w:val="22"/>
        </w:rPr>
        <w:t>Neural Networks</w:t>
      </w:r>
    </w:p>
    <w:p w14:paraId="31D7F702" w14:textId="77777777" w:rsidR="00F16637" w:rsidRPr="00D36AE2" w:rsidRDefault="00F16637" w:rsidP="00F16637">
      <w:pPr>
        <w:spacing w:before="180"/>
        <w:rPr>
          <w:rFonts w:asciiTheme="minorHAnsi" w:hAnsiTheme="minorHAnsi" w:cstheme="minorHAnsi"/>
          <w:color w:val="111111"/>
          <w:sz w:val="22"/>
          <w:szCs w:val="22"/>
        </w:rPr>
      </w:pPr>
      <w:r w:rsidRPr="00D36AE2">
        <w:rPr>
          <w:rFonts w:asciiTheme="minorHAnsi" w:hAnsiTheme="minorHAnsi" w:cstheme="minorHAnsi"/>
          <w:color w:val="111111"/>
          <w:sz w:val="22"/>
          <w:szCs w:val="22"/>
        </w:rPr>
        <w:t xml:space="preserve">Each of these models has its unique characteristics, advantages, and disadvantages. They all have their specific use cases where they excel. Understanding these models and knowing when to apply each </w:t>
      </w:r>
      <w:r>
        <w:rPr>
          <w:rFonts w:asciiTheme="minorHAnsi" w:hAnsiTheme="minorHAnsi" w:cstheme="minorHAnsi"/>
          <w:color w:val="111111"/>
          <w:sz w:val="22"/>
          <w:szCs w:val="22"/>
        </w:rPr>
        <w:t>is a crucial data science skill</w:t>
      </w:r>
      <w:r w:rsidRPr="00D36AE2">
        <w:rPr>
          <w:rFonts w:asciiTheme="minorHAnsi" w:hAnsiTheme="minorHAnsi" w:cstheme="minorHAnsi"/>
          <w:color w:val="111111"/>
          <w:sz w:val="22"/>
          <w:szCs w:val="22"/>
        </w:rPr>
        <w:t>.</w:t>
      </w:r>
    </w:p>
    <w:p w14:paraId="452BC5B1" w14:textId="77777777" w:rsidR="00F16637" w:rsidRPr="00D36AE2" w:rsidRDefault="00F16637" w:rsidP="00F16637">
      <w:pPr>
        <w:spacing w:before="180"/>
        <w:rPr>
          <w:rFonts w:asciiTheme="minorHAnsi" w:hAnsiTheme="minorHAnsi" w:cstheme="minorHAnsi"/>
          <w:color w:val="111111"/>
          <w:sz w:val="22"/>
          <w:szCs w:val="22"/>
        </w:rPr>
      </w:pPr>
      <w:r w:rsidRPr="00D36AE2">
        <w:rPr>
          <w:rFonts w:asciiTheme="minorHAnsi" w:hAnsiTheme="minorHAnsi" w:cstheme="minorHAnsi"/>
          <w:color w:val="111111"/>
          <w:sz w:val="22"/>
          <w:szCs w:val="22"/>
        </w:rPr>
        <w:t xml:space="preserve">We will start with Logistic Regression, a simple yet powerful algorithm for binary classification tasks. </w:t>
      </w:r>
      <w:r>
        <w:rPr>
          <w:rFonts w:asciiTheme="minorHAnsi" w:hAnsiTheme="minorHAnsi" w:cstheme="minorHAnsi"/>
          <w:color w:val="111111"/>
          <w:sz w:val="22"/>
          <w:szCs w:val="22"/>
        </w:rPr>
        <w:t>Then, we will explore Decision Trees and their ensemble versions: Random Forests and Gradient Boosting Machines. We will then move on to Support Vector Machines, a robust classifier capable of handling high-dimensional</w:t>
      </w:r>
      <w:r w:rsidRPr="00D36AE2">
        <w:rPr>
          <w:rFonts w:asciiTheme="minorHAnsi" w:hAnsiTheme="minorHAnsi" w:cstheme="minorHAnsi"/>
          <w:color w:val="111111"/>
          <w:sz w:val="22"/>
          <w:szCs w:val="22"/>
        </w:rPr>
        <w:t xml:space="preserve"> data. Finally, we will delve into Neural Networks, the backbone of most modern artificial intelligence applications.</w:t>
      </w:r>
    </w:p>
    <w:p w14:paraId="3B4BF975" w14:textId="77777777" w:rsidR="00F16637" w:rsidRPr="00D36AE2" w:rsidRDefault="00F16637" w:rsidP="00F16637">
      <w:pPr>
        <w:spacing w:before="180"/>
        <w:rPr>
          <w:rFonts w:asciiTheme="minorHAnsi" w:hAnsiTheme="minorHAnsi" w:cstheme="minorHAnsi"/>
          <w:color w:val="111111"/>
          <w:sz w:val="22"/>
          <w:szCs w:val="22"/>
        </w:rPr>
      </w:pPr>
      <w:r w:rsidRPr="00D36AE2">
        <w:rPr>
          <w:rFonts w:asciiTheme="minorHAnsi" w:hAnsiTheme="minorHAnsi" w:cstheme="minorHAnsi"/>
          <w:color w:val="111111"/>
          <w:sz w:val="22"/>
          <w:szCs w:val="22"/>
        </w:rPr>
        <w:t>By the end of this chapter, you will have a solid understanding of these algorithms and be able to implement them in SAS, Python, and R.</w:t>
      </w:r>
    </w:p>
    <w:p w14:paraId="6CADD564" w14:textId="77777777" w:rsidR="00F16637" w:rsidRPr="00F4146E" w:rsidRDefault="00F16637" w:rsidP="00F16637">
      <w:pPr>
        <w:rPr>
          <w:rFonts w:asciiTheme="minorHAnsi" w:hAnsiTheme="minorHAnsi" w:cstheme="minorHAnsi"/>
          <w:sz w:val="22"/>
          <w:szCs w:val="22"/>
        </w:rPr>
      </w:pPr>
    </w:p>
    <w:p w14:paraId="63E06000" w14:textId="77777777" w:rsidR="00F16637" w:rsidRPr="00F4146E" w:rsidRDefault="00F16637" w:rsidP="00F16637">
      <w:pPr>
        <w:rPr>
          <w:rFonts w:asciiTheme="minorHAnsi" w:hAnsiTheme="minorHAnsi" w:cstheme="minorHAnsi"/>
          <w:sz w:val="22"/>
          <w:szCs w:val="22"/>
        </w:rPr>
      </w:pPr>
    </w:p>
    <w:p w14:paraId="31CFD7D0" w14:textId="77777777" w:rsidR="00F16637" w:rsidRPr="00F4146E" w:rsidRDefault="00F16637" w:rsidP="00F16637">
      <w:pPr>
        <w:pStyle w:val="Heading2"/>
        <w:ind w:left="0"/>
      </w:pPr>
      <w:bookmarkStart w:id="90" w:name="_Toc174889600"/>
      <w:r w:rsidRPr="00F4146E">
        <w:t>Difference Between Linear and Logistic Regression</w:t>
      </w:r>
      <w:bookmarkEnd w:id="90"/>
    </w:p>
    <w:p w14:paraId="0D970B0D" w14:textId="77777777" w:rsidR="00F16637" w:rsidRPr="00F4146E" w:rsidRDefault="00F16637" w:rsidP="00F16637">
      <w:pPr>
        <w:rPr>
          <w:rFonts w:asciiTheme="minorHAnsi" w:hAnsiTheme="minorHAnsi" w:cstheme="minorHAnsi"/>
          <w:sz w:val="22"/>
          <w:szCs w:val="22"/>
        </w:rPr>
      </w:pPr>
    </w:p>
    <w:p w14:paraId="768FA5F2" w14:textId="77777777" w:rsidR="00F16637" w:rsidRDefault="00F16637" w:rsidP="00F16637">
      <w:pPr>
        <w:rPr>
          <w:rFonts w:asciiTheme="minorHAnsi" w:hAnsiTheme="minorHAnsi" w:cstheme="minorHAnsi"/>
          <w:color w:val="111111"/>
          <w:sz w:val="22"/>
          <w:szCs w:val="22"/>
        </w:rPr>
      </w:pPr>
      <w:r w:rsidRPr="00F4146E">
        <w:rPr>
          <w:rFonts w:asciiTheme="minorHAnsi" w:hAnsiTheme="minorHAnsi" w:cstheme="minorHAnsi"/>
          <w:color w:val="111111"/>
          <w:sz w:val="22"/>
          <w:szCs w:val="22"/>
        </w:rPr>
        <w:t xml:space="preserve">The distinction between linear and logistic regression primarily lies in the nature of the dependent variable. Linear regression is predicated on a quantitative numeric variable, whereas logistic regression is predicated on a qualitative categorical target variable. </w:t>
      </w:r>
      <w:r>
        <w:rPr>
          <w:rFonts w:asciiTheme="minorHAnsi" w:hAnsiTheme="minorHAnsi" w:cstheme="minorHAnsi"/>
          <w:color w:val="111111"/>
          <w:sz w:val="22"/>
          <w:szCs w:val="22"/>
        </w:rPr>
        <w:t>Figure 5.1 illustrates a comparison of value distributions for these modeling types.</w:t>
      </w:r>
    </w:p>
    <w:p w14:paraId="7FDE25E7" w14:textId="77777777" w:rsidR="00F16637" w:rsidRDefault="00F16637" w:rsidP="00F16637">
      <w:pPr>
        <w:pStyle w:val="ACaptionHead"/>
        <w:ind w:left="0"/>
      </w:pPr>
    </w:p>
    <w:p w14:paraId="08610BD4" w14:textId="77777777" w:rsidR="00F16637" w:rsidRDefault="00F16637" w:rsidP="00F16637">
      <w:pPr>
        <w:pStyle w:val="ACaptionHead"/>
        <w:ind w:left="0"/>
      </w:pPr>
      <w:r>
        <w:t>Figure 5.1 – Linear vs. Logistic Regression Data Distributions</w:t>
      </w:r>
    </w:p>
    <w:p w14:paraId="0E0F6FB4" w14:textId="77777777" w:rsidR="00F16637" w:rsidRPr="00F4146E" w:rsidRDefault="00F16637" w:rsidP="00F16637">
      <w:pPr>
        <w:jc w:val="center"/>
        <w:rPr>
          <w:rFonts w:asciiTheme="minorHAnsi" w:hAnsiTheme="minorHAnsi" w:cstheme="minorHAnsi"/>
          <w:color w:val="111111"/>
          <w:sz w:val="22"/>
          <w:szCs w:val="22"/>
        </w:rPr>
      </w:pPr>
      <w:r w:rsidRPr="00F4146E">
        <w:rPr>
          <w:rFonts w:asciiTheme="minorHAnsi" w:hAnsiTheme="minorHAnsi" w:cstheme="minorHAnsi"/>
          <w:noProof/>
          <w:color w:val="111111"/>
          <w:sz w:val="22"/>
          <w:szCs w:val="22"/>
        </w:rPr>
        <w:drawing>
          <wp:inline distT="0" distB="0" distL="0" distR="0" wp14:anchorId="006A59E2" wp14:editId="0B06E695">
            <wp:extent cx="4804913" cy="1992762"/>
            <wp:effectExtent l="0" t="0" r="0" b="7620"/>
            <wp:docPr id="91883722" name="Picture 91883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08157" cy="1994108"/>
                    </a:xfrm>
                    <a:prstGeom prst="rect">
                      <a:avLst/>
                    </a:prstGeom>
                    <a:noFill/>
                    <a:ln>
                      <a:noFill/>
                    </a:ln>
                  </pic:spPr>
                </pic:pic>
              </a:graphicData>
            </a:graphic>
          </wp:inline>
        </w:drawing>
      </w:r>
    </w:p>
    <w:p w14:paraId="013CFBE6" w14:textId="77777777" w:rsidR="00F16637" w:rsidRPr="00F4146E" w:rsidRDefault="00F16637" w:rsidP="00F16637">
      <w:pPr>
        <w:spacing w:before="180"/>
        <w:rPr>
          <w:rFonts w:asciiTheme="minorHAnsi" w:hAnsiTheme="minorHAnsi" w:cstheme="minorHAnsi"/>
          <w:color w:val="111111"/>
          <w:sz w:val="22"/>
          <w:szCs w:val="22"/>
        </w:rPr>
      </w:pPr>
      <w:r>
        <w:rPr>
          <w:rFonts w:asciiTheme="minorHAnsi" w:hAnsiTheme="minorHAnsi" w:cstheme="minorHAnsi"/>
          <w:color w:val="111111"/>
          <w:sz w:val="22"/>
          <w:szCs w:val="22"/>
        </w:rPr>
        <w:t>In an example where the target variable is expressed as a percentage, the target value can assume any value between zero and one for a linear regression model</w:t>
      </w:r>
      <w:r w:rsidRPr="00F4146E">
        <w:rPr>
          <w:rFonts w:asciiTheme="minorHAnsi" w:hAnsiTheme="minorHAnsi" w:cstheme="minorHAnsi"/>
          <w:color w:val="111111"/>
          <w:sz w:val="22"/>
          <w:szCs w:val="22"/>
        </w:rPr>
        <w:t>. For instance, if we consider the target value to represent “the percentage of tickets sold (Y) given a certain discount rate (X)”, this value could be 0%, 31%, 73%, 100%, or any value in between. Conversely, for a logistic regression model, the target value is binary. For example, it could represent “sale or no sale”, with no intermediate values between “sale” (represented as a 1) and “no sale” (represented as a 0) given a certain discount rate (X).</w:t>
      </w:r>
    </w:p>
    <w:p w14:paraId="1B98602D" w14:textId="77777777" w:rsidR="00F16637" w:rsidRDefault="00F16637" w:rsidP="00F16637">
      <w:pPr>
        <w:spacing w:before="180"/>
        <w:rPr>
          <w:rFonts w:asciiTheme="minorHAnsi" w:hAnsiTheme="minorHAnsi" w:cstheme="minorHAnsi"/>
          <w:color w:val="111111"/>
          <w:sz w:val="22"/>
          <w:szCs w:val="22"/>
        </w:rPr>
      </w:pPr>
      <w:r w:rsidRPr="00F4146E">
        <w:rPr>
          <w:rFonts w:asciiTheme="minorHAnsi" w:hAnsiTheme="minorHAnsi" w:cstheme="minorHAnsi"/>
          <w:color w:val="111111"/>
          <w:sz w:val="22"/>
          <w:szCs w:val="22"/>
        </w:rPr>
        <w:t xml:space="preserve">Attempting to model a binary outcome with a linear regression model could yield perplexing results, as demonstrated in Figure </w:t>
      </w:r>
      <w:r>
        <w:rPr>
          <w:rFonts w:asciiTheme="minorHAnsi" w:hAnsiTheme="minorHAnsi" w:cstheme="minorHAnsi"/>
          <w:color w:val="111111"/>
          <w:sz w:val="22"/>
          <w:szCs w:val="22"/>
        </w:rPr>
        <w:t>5.</w:t>
      </w:r>
      <w:r w:rsidRPr="00F4146E">
        <w:rPr>
          <w:rFonts w:asciiTheme="minorHAnsi" w:hAnsiTheme="minorHAnsi" w:cstheme="minorHAnsi"/>
          <w:color w:val="111111"/>
          <w:sz w:val="22"/>
          <w:szCs w:val="22"/>
        </w:rPr>
        <w:t xml:space="preserve">2. </w:t>
      </w:r>
    </w:p>
    <w:p w14:paraId="3FAE6BFA" w14:textId="77777777" w:rsidR="00F16637" w:rsidRDefault="00F16637" w:rsidP="00F16637">
      <w:pPr>
        <w:pStyle w:val="ACaptionHead"/>
        <w:ind w:left="0"/>
      </w:pPr>
      <w:r>
        <w:t>Figure 5.2 – Linear vs. Logistic Models on a Binary Outcome</w:t>
      </w:r>
    </w:p>
    <w:p w14:paraId="21711BB1" w14:textId="77777777" w:rsidR="00F16637" w:rsidRDefault="00F16637" w:rsidP="00F16637">
      <w:pPr>
        <w:spacing w:before="180"/>
        <w:jc w:val="center"/>
        <w:rPr>
          <w:rFonts w:asciiTheme="minorHAnsi" w:hAnsiTheme="minorHAnsi" w:cstheme="minorHAnsi"/>
          <w:color w:val="111111"/>
          <w:sz w:val="22"/>
          <w:szCs w:val="22"/>
        </w:rPr>
      </w:pPr>
      <w:r w:rsidRPr="00F4146E">
        <w:rPr>
          <w:rFonts w:asciiTheme="minorHAnsi" w:hAnsiTheme="minorHAnsi" w:cstheme="minorHAnsi"/>
          <w:noProof/>
          <w:color w:val="111111"/>
          <w:sz w:val="22"/>
          <w:szCs w:val="22"/>
        </w:rPr>
        <w:drawing>
          <wp:inline distT="0" distB="0" distL="0" distR="0" wp14:anchorId="22C88D71" wp14:editId="02E6E695">
            <wp:extent cx="4796287" cy="1923728"/>
            <wp:effectExtent l="0" t="0" r="4445" b="635"/>
            <wp:docPr id="362196604" name="Picture 362196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03374" cy="1926570"/>
                    </a:xfrm>
                    <a:prstGeom prst="rect">
                      <a:avLst/>
                    </a:prstGeom>
                    <a:noFill/>
                    <a:ln>
                      <a:noFill/>
                    </a:ln>
                  </pic:spPr>
                </pic:pic>
              </a:graphicData>
            </a:graphic>
          </wp:inline>
        </w:drawing>
      </w:r>
    </w:p>
    <w:p w14:paraId="0B402A93" w14:textId="77777777" w:rsidR="00F16637" w:rsidRDefault="00F16637" w:rsidP="00F16637">
      <w:pPr>
        <w:spacing w:before="180"/>
        <w:rPr>
          <w:rFonts w:asciiTheme="minorHAnsi" w:hAnsiTheme="minorHAnsi" w:cstheme="minorHAnsi"/>
          <w:color w:val="111111"/>
          <w:sz w:val="22"/>
          <w:szCs w:val="22"/>
        </w:rPr>
      </w:pPr>
    </w:p>
    <w:p w14:paraId="37ADF1A4" w14:textId="77777777" w:rsidR="00F16637" w:rsidRPr="00F4146E" w:rsidRDefault="00F16637" w:rsidP="00F16637">
      <w:pPr>
        <w:spacing w:before="180"/>
        <w:rPr>
          <w:rFonts w:asciiTheme="minorHAnsi" w:hAnsiTheme="minorHAnsi" w:cstheme="minorHAnsi"/>
          <w:color w:val="111111"/>
          <w:sz w:val="22"/>
          <w:szCs w:val="22"/>
        </w:rPr>
      </w:pPr>
      <w:r w:rsidRPr="00F4146E">
        <w:rPr>
          <w:rFonts w:asciiTheme="minorHAnsi" w:hAnsiTheme="minorHAnsi" w:cstheme="minorHAnsi"/>
          <w:color w:val="111111"/>
          <w:sz w:val="22"/>
          <w:szCs w:val="22"/>
        </w:rPr>
        <w:t xml:space="preserve">The linear regression model seeks to minimize the </w:t>
      </w:r>
      <w:r>
        <w:rPr>
          <w:rFonts w:asciiTheme="minorHAnsi" w:hAnsiTheme="minorHAnsi" w:cstheme="minorHAnsi"/>
          <w:color w:val="111111"/>
          <w:sz w:val="22"/>
          <w:szCs w:val="22"/>
        </w:rPr>
        <w:t>data's Residual Sum of Squares (RSS)</w:t>
      </w:r>
      <w:r w:rsidRPr="00F4146E">
        <w:rPr>
          <w:rFonts w:asciiTheme="minorHAnsi" w:hAnsiTheme="minorHAnsi" w:cstheme="minorHAnsi"/>
          <w:color w:val="111111"/>
          <w:sz w:val="22"/>
          <w:szCs w:val="22"/>
        </w:rPr>
        <w:t>, assuming the dependent variable (Y) is a continuous value. This assumption leads to some issues when applied to classification problems:</w:t>
      </w:r>
    </w:p>
    <w:p w14:paraId="271BE8D0" w14:textId="77777777" w:rsidR="00F16637" w:rsidRPr="00F4146E" w:rsidRDefault="00F16637" w:rsidP="00145AC7">
      <w:pPr>
        <w:numPr>
          <w:ilvl w:val="0"/>
          <w:numId w:val="94"/>
        </w:numPr>
        <w:spacing w:before="100" w:beforeAutospacing="1" w:after="100" w:afterAutospacing="1"/>
        <w:rPr>
          <w:rFonts w:asciiTheme="minorHAnsi" w:hAnsiTheme="minorHAnsi" w:cstheme="minorHAnsi"/>
          <w:color w:val="111111"/>
          <w:sz w:val="22"/>
          <w:szCs w:val="22"/>
        </w:rPr>
      </w:pPr>
      <w:r w:rsidRPr="00F20086">
        <w:rPr>
          <w:rFonts w:asciiTheme="minorHAnsi" w:hAnsiTheme="minorHAnsi" w:cstheme="minorHAnsi"/>
          <w:b/>
          <w:bCs/>
          <w:color w:val="111111"/>
          <w:sz w:val="22"/>
          <w:szCs w:val="22"/>
        </w:rPr>
        <w:t>Probabilities being greater than one or less than zero:</w:t>
      </w:r>
      <w:r w:rsidRPr="00F4146E">
        <w:rPr>
          <w:rFonts w:asciiTheme="minorHAnsi" w:hAnsiTheme="minorHAnsi" w:cstheme="minorHAnsi"/>
          <w:color w:val="111111"/>
          <w:sz w:val="22"/>
          <w:szCs w:val="22"/>
        </w:rPr>
        <w:t xml:space="preserve"> As the value of X approaches 0% or 100%, the predicted value of a purchase either becomes negative or exceeds one, both of which are outside the [0,1] range.</w:t>
      </w:r>
    </w:p>
    <w:p w14:paraId="74BF2AEE" w14:textId="77777777" w:rsidR="00F16637" w:rsidRPr="00F4146E" w:rsidRDefault="00F16637" w:rsidP="00145AC7">
      <w:pPr>
        <w:numPr>
          <w:ilvl w:val="0"/>
          <w:numId w:val="94"/>
        </w:numPr>
        <w:spacing w:before="100" w:beforeAutospacing="1" w:after="100" w:afterAutospacing="1"/>
        <w:rPr>
          <w:rFonts w:asciiTheme="minorHAnsi" w:hAnsiTheme="minorHAnsi" w:cstheme="minorHAnsi"/>
          <w:color w:val="111111"/>
          <w:sz w:val="22"/>
          <w:szCs w:val="22"/>
        </w:rPr>
      </w:pPr>
      <w:r w:rsidRPr="00F20086">
        <w:rPr>
          <w:rFonts w:asciiTheme="minorHAnsi" w:hAnsiTheme="minorHAnsi" w:cstheme="minorHAnsi"/>
          <w:b/>
          <w:bCs/>
          <w:color w:val="111111"/>
          <w:sz w:val="22"/>
          <w:szCs w:val="22"/>
        </w:rPr>
        <w:t>Homoscedasticity:</w:t>
      </w:r>
      <w:r w:rsidRPr="00F4146E">
        <w:rPr>
          <w:rFonts w:asciiTheme="minorHAnsi" w:hAnsiTheme="minorHAnsi" w:cstheme="minorHAnsi"/>
          <w:color w:val="111111"/>
          <w:sz w:val="22"/>
          <w:szCs w:val="22"/>
        </w:rPr>
        <w:t xml:space="preserve"> Linear regression assumes that the variance of Y is constant across values of X. However, for binary models, the variance is calculated as the product of the proportions of positive values (P) and negative values (Q), i.e., PQ, which varies across the logistic regression line.</w:t>
      </w:r>
    </w:p>
    <w:p w14:paraId="64DEF594" w14:textId="77777777" w:rsidR="00F16637" w:rsidRPr="00F4146E" w:rsidRDefault="00F16637" w:rsidP="00145AC7">
      <w:pPr>
        <w:numPr>
          <w:ilvl w:val="0"/>
          <w:numId w:val="94"/>
        </w:numPr>
        <w:spacing w:before="100" w:beforeAutospacing="1" w:after="100" w:afterAutospacing="1"/>
        <w:rPr>
          <w:rFonts w:asciiTheme="minorHAnsi" w:hAnsiTheme="minorHAnsi" w:cstheme="minorHAnsi"/>
          <w:color w:val="111111"/>
          <w:sz w:val="22"/>
          <w:szCs w:val="22"/>
        </w:rPr>
      </w:pPr>
      <w:r w:rsidRPr="00F20086">
        <w:rPr>
          <w:rFonts w:asciiTheme="minorHAnsi" w:hAnsiTheme="minorHAnsi" w:cstheme="minorHAnsi"/>
          <w:b/>
          <w:bCs/>
          <w:color w:val="111111"/>
          <w:sz w:val="22"/>
          <w:szCs w:val="22"/>
        </w:rPr>
        <w:t>Normal distribution of residuals:</w:t>
      </w:r>
      <w:r w:rsidRPr="00F4146E">
        <w:rPr>
          <w:rFonts w:asciiTheme="minorHAnsi" w:hAnsiTheme="minorHAnsi" w:cstheme="minorHAnsi"/>
          <w:color w:val="111111"/>
          <w:sz w:val="22"/>
          <w:szCs w:val="22"/>
        </w:rPr>
        <w:t xml:space="preserve"> Linear regression assumes that residuals are normally distributed. </w:t>
      </w:r>
      <w:r>
        <w:rPr>
          <w:rFonts w:asciiTheme="minorHAnsi" w:hAnsiTheme="minorHAnsi" w:cstheme="minorHAnsi"/>
          <w:color w:val="111111"/>
          <w:sz w:val="22"/>
          <w:szCs w:val="22"/>
        </w:rPr>
        <w:t>This assumption is difficult to justify, given that classification problems have binary targets</w:t>
      </w:r>
      <w:r w:rsidRPr="00F4146E">
        <w:rPr>
          <w:rFonts w:asciiTheme="minorHAnsi" w:hAnsiTheme="minorHAnsi" w:cstheme="minorHAnsi"/>
          <w:color w:val="111111"/>
          <w:sz w:val="22"/>
          <w:szCs w:val="22"/>
        </w:rPr>
        <w:t>.</w:t>
      </w:r>
    </w:p>
    <w:p w14:paraId="58801830" w14:textId="77777777" w:rsidR="00F16637" w:rsidRPr="00F4146E" w:rsidRDefault="00F16637" w:rsidP="00F16637">
      <w:pPr>
        <w:spacing w:before="180"/>
        <w:rPr>
          <w:rFonts w:asciiTheme="minorHAnsi" w:hAnsiTheme="minorHAnsi" w:cstheme="minorHAnsi"/>
          <w:color w:val="111111"/>
          <w:sz w:val="22"/>
          <w:szCs w:val="22"/>
        </w:rPr>
      </w:pPr>
      <w:r w:rsidRPr="00F4146E">
        <w:rPr>
          <w:rFonts w:asciiTheme="minorHAnsi" w:hAnsiTheme="minorHAnsi" w:cstheme="minorHAnsi"/>
          <w:color w:val="111111"/>
          <w:sz w:val="22"/>
          <w:szCs w:val="22"/>
        </w:rPr>
        <w:t>For these reasons, it’s advisable not to use linear regression for classification problems.</w:t>
      </w:r>
    </w:p>
    <w:p w14:paraId="452CD915" w14:textId="77777777" w:rsidR="00F16637" w:rsidRPr="00F4146E" w:rsidRDefault="00F16637" w:rsidP="00F16637">
      <w:pPr>
        <w:rPr>
          <w:rFonts w:asciiTheme="minorHAnsi" w:hAnsiTheme="minorHAnsi" w:cstheme="minorHAnsi"/>
          <w:sz w:val="22"/>
          <w:szCs w:val="22"/>
        </w:rPr>
      </w:pPr>
    </w:p>
    <w:p w14:paraId="6490C6D4" w14:textId="77777777" w:rsidR="00F16637" w:rsidRDefault="00F16637" w:rsidP="00F16637">
      <w:pPr>
        <w:pStyle w:val="Heading1"/>
      </w:pPr>
      <w:bookmarkStart w:id="91" w:name="_Toc174889601"/>
      <w:r>
        <w:t>Logistic Regression</w:t>
      </w:r>
      <w:bookmarkEnd w:id="91"/>
    </w:p>
    <w:p w14:paraId="2128A8CE" w14:textId="77777777" w:rsidR="00F16637" w:rsidRDefault="00F16637" w:rsidP="00F16637">
      <w:pPr>
        <w:rPr>
          <w:rFonts w:asciiTheme="minorHAnsi" w:hAnsiTheme="minorHAnsi" w:cstheme="minorHAnsi"/>
          <w:sz w:val="22"/>
          <w:szCs w:val="22"/>
        </w:rPr>
      </w:pPr>
    </w:p>
    <w:p w14:paraId="2FE0AEFE" w14:textId="77777777" w:rsidR="00F16637" w:rsidRPr="00EB2AC8" w:rsidRDefault="00F16637" w:rsidP="00F16637">
      <w:pPr>
        <w:spacing w:before="180"/>
        <w:rPr>
          <w:rFonts w:asciiTheme="minorHAnsi" w:hAnsiTheme="minorHAnsi" w:cstheme="minorHAnsi"/>
          <w:color w:val="111111"/>
          <w:sz w:val="22"/>
          <w:szCs w:val="22"/>
        </w:rPr>
      </w:pPr>
      <w:r w:rsidRPr="00EB2AC8">
        <w:rPr>
          <w:rFonts w:asciiTheme="minorHAnsi" w:hAnsiTheme="minorHAnsi" w:cstheme="minorHAnsi"/>
          <w:color w:val="111111"/>
          <w:sz w:val="22"/>
          <w:szCs w:val="22"/>
        </w:rPr>
        <w:t xml:space="preserve">A more suitable approach for binary outcome variables is to model them as a probability of the event occurring. This probability is depicted as an S-curved regression line in Figure </w:t>
      </w:r>
      <w:r>
        <w:rPr>
          <w:rFonts w:asciiTheme="minorHAnsi" w:hAnsiTheme="minorHAnsi" w:cstheme="minorHAnsi"/>
          <w:color w:val="111111"/>
          <w:sz w:val="22"/>
          <w:szCs w:val="22"/>
        </w:rPr>
        <w:t>5.</w:t>
      </w:r>
      <w:r w:rsidRPr="00EB2AC8">
        <w:rPr>
          <w:rFonts w:asciiTheme="minorHAnsi" w:hAnsiTheme="minorHAnsi" w:cstheme="minorHAnsi"/>
          <w:color w:val="111111"/>
          <w:sz w:val="22"/>
          <w:szCs w:val="22"/>
        </w:rPr>
        <w:t xml:space="preserve">2. </w:t>
      </w:r>
      <w:r>
        <w:rPr>
          <w:rFonts w:asciiTheme="minorHAnsi" w:hAnsiTheme="minorHAnsi" w:cstheme="minorHAnsi"/>
          <w:color w:val="111111"/>
          <w:sz w:val="22"/>
          <w:szCs w:val="22"/>
        </w:rPr>
        <w:t xml:space="preserve"> </w:t>
      </w:r>
      <w:r w:rsidRPr="00EB2AC8">
        <w:rPr>
          <w:rFonts w:asciiTheme="minorHAnsi" w:hAnsiTheme="minorHAnsi" w:cstheme="minorHAnsi"/>
          <w:color w:val="111111"/>
          <w:sz w:val="22"/>
          <w:szCs w:val="22"/>
        </w:rPr>
        <w:t xml:space="preserve">While the formula for this line differs from </w:t>
      </w:r>
      <w:r>
        <w:rPr>
          <w:rFonts w:asciiTheme="minorHAnsi" w:hAnsiTheme="minorHAnsi" w:cstheme="minorHAnsi"/>
          <w:color w:val="111111"/>
          <w:sz w:val="22"/>
          <w:szCs w:val="22"/>
        </w:rPr>
        <w:t>linear regression</w:t>
      </w:r>
      <w:r w:rsidRPr="00EB2AC8">
        <w:rPr>
          <w:rFonts w:asciiTheme="minorHAnsi" w:hAnsiTheme="minorHAnsi" w:cstheme="minorHAnsi"/>
          <w:color w:val="111111"/>
          <w:sz w:val="22"/>
          <w:szCs w:val="22"/>
        </w:rPr>
        <w:t xml:space="preserve">, </w:t>
      </w:r>
      <w:r>
        <w:rPr>
          <w:rFonts w:asciiTheme="minorHAnsi" w:hAnsiTheme="minorHAnsi" w:cstheme="minorHAnsi"/>
          <w:color w:val="111111"/>
          <w:sz w:val="22"/>
          <w:szCs w:val="22"/>
        </w:rPr>
        <w:t>some shared elements exist</w:t>
      </w:r>
      <w:r w:rsidRPr="00EB2AC8">
        <w:rPr>
          <w:rFonts w:asciiTheme="minorHAnsi" w:hAnsiTheme="minorHAnsi" w:cstheme="minorHAnsi"/>
          <w:color w:val="111111"/>
          <w:sz w:val="22"/>
          <w:szCs w:val="22"/>
        </w:rPr>
        <w:t>.</w:t>
      </w:r>
    </w:p>
    <w:p w14:paraId="59A61D0A" w14:textId="77777777" w:rsidR="00F16637" w:rsidRDefault="00F16637" w:rsidP="00F16637">
      <w:pPr>
        <w:pStyle w:val="ACaptionHead"/>
        <w:ind w:left="0"/>
        <w:rPr>
          <w:rFonts w:ascii="Cambria Math" w:hAnsi="Cambria Math" w:cs="Cambria Math"/>
        </w:rPr>
      </w:pPr>
      <w:r w:rsidRPr="00EB2AC8">
        <w:t xml:space="preserve">Equation </w:t>
      </w:r>
      <w:r>
        <w:t>5.1</w:t>
      </w:r>
      <w:r w:rsidRPr="00EB2AC8">
        <w:t xml:space="preserve">: Linear Regression </w:t>
      </w:r>
    </w:p>
    <w:p w14:paraId="54B4EF82" w14:textId="77777777" w:rsidR="00F16637" w:rsidRDefault="00F16637" w:rsidP="00F16637">
      <w:pPr>
        <w:spacing w:before="180"/>
        <w:jc w:val="center"/>
        <w:rPr>
          <w:rFonts w:ascii="Cambria Math" w:hAnsi="Cambria Math" w:cs="Cambria Math"/>
          <w:szCs w:val="20"/>
        </w:rPr>
      </w:pPr>
      <m:oMath>
        <m:r>
          <w:rPr>
            <w:rFonts w:ascii="Cambria Math" w:hAnsi="Cambria Math" w:cs="Cambria Math"/>
            <w:szCs w:val="20"/>
          </w:rPr>
          <m:t xml:space="preserve">Y </m:t>
        </m:r>
        <m:r>
          <m:rPr>
            <m:sty m:val="p"/>
          </m:rPr>
          <w:rPr>
            <w:rFonts w:ascii="Cambria Math" w:hAnsi="Cambria Math"/>
            <w:szCs w:val="20"/>
          </w:rPr>
          <m:t xml:space="preserve">≈ </m:t>
        </m:r>
        <m:sSub>
          <m:sSubPr>
            <m:ctrlPr>
              <w:rPr>
                <w:rFonts w:ascii="Cambria Math" w:hAnsi="Cambria Math"/>
                <w:szCs w:val="20"/>
              </w:rPr>
            </m:ctrlPr>
          </m:sSubPr>
          <m:e>
            <m:r>
              <w:rPr>
                <w:rFonts w:ascii="Cambria Math" w:hAnsi="Cambria Math"/>
                <w:szCs w:val="20"/>
              </w:rPr>
              <m:t>β</m:t>
            </m:r>
          </m:e>
          <m:sub>
            <m:r>
              <w:rPr>
                <w:rFonts w:ascii="Cambria Math" w:hAnsi="Cambria Math"/>
                <w:szCs w:val="20"/>
              </w:rPr>
              <m:t>0</m:t>
            </m:r>
          </m:sub>
        </m:sSub>
        <m:r>
          <w:rPr>
            <w:rFonts w:ascii="Cambria Math" w:hAnsi="Cambria Math"/>
            <w:szCs w:val="20"/>
          </w:rPr>
          <m:t xml:space="preserve">+ </m:t>
        </m:r>
        <m:sSub>
          <m:sSubPr>
            <m:ctrlPr>
              <w:rPr>
                <w:rFonts w:ascii="Cambria Math" w:hAnsi="Cambria Math"/>
                <w:i/>
                <w:szCs w:val="20"/>
              </w:rPr>
            </m:ctrlPr>
          </m:sSubPr>
          <m:e>
            <m:r>
              <w:rPr>
                <w:rFonts w:ascii="Cambria Math" w:hAnsi="Cambria Math"/>
                <w:szCs w:val="20"/>
              </w:rPr>
              <m:t>β</m:t>
            </m:r>
          </m:e>
          <m:sub>
            <m:r>
              <w:rPr>
                <w:rFonts w:ascii="Cambria Math" w:hAnsi="Cambria Math"/>
                <w:szCs w:val="20"/>
              </w:rPr>
              <m:t>1</m:t>
            </m:r>
          </m:sub>
        </m:sSub>
        <m:sSub>
          <m:sSubPr>
            <m:ctrlPr>
              <w:rPr>
                <w:rFonts w:ascii="Cambria Math" w:hAnsi="Cambria Math"/>
                <w:i/>
                <w:szCs w:val="20"/>
              </w:rPr>
            </m:ctrlPr>
          </m:sSubPr>
          <m:e>
            <m:r>
              <w:rPr>
                <w:rFonts w:ascii="Cambria Math" w:hAnsi="Cambria Math"/>
                <w:szCs w:val="20"/>
              </w:rPr>
              <m:t>X</m:t>
            </m:r>
          </m:e>
          <m:sub>
            <m:r>
              <w:rPr>
                <w:rFonts w:ascii="Cambria Math" w:hAnsi="Cambria Math"/>
                <w:szCs w:val="20"/>
              </w:rPr>
              <m:t>1</m:t>
            </m:r>
          </m:sub>
        </m:sSub>
      </m:oMath>
      <w:r>
        <w:rPr>
          <w:szCs w:val="20"/>
        </w:rPr>
        <w:t xml:space="preserve"> </w:t>
      </w:r>
    </w:p>
    <w:p w14:paraId="3C553720" w14:textId="77777777" w:rsidR="00F16637" w:rsidRDefault="00F16637" w:rsidP="00F16637">
      <w:pPr>
        <w:pStyle w:val="ACaptionHead"/>
        <w:ind w:left="0"/>
      </w:pPr>
      <w:r w:rsidRPr="00EB2AC8">
        <w:t xml:space="preserve">Equation </w:t>
      </w:r>
      <w:r>
        <w:t>5.</w:t>
      </w:r>
      <w:r w:rsidRPr="00EB2AC8">
        <w:t xml:space="preserve">2: Logistic Regression </w:t>
      </w:r>
    </w:p>
    <w:p w14:paraId="2C30ABDB" w14:textId="77777777" w:rsidR="00F16637" w:rsidRDefault="00F16637" w:rsidP="00F16637">
      <w:pPr>
        <w:spacing w:before="180"/>
        <w:rPr>
          <w:rFonts w:asciiTheme="minorHAnsi" w:hAnsiTheme="minorHAnsi" w:cstheme="minorHAnsi"/>
          <w:color w:val="111111"/>
          <w:sz w:val="22"/>
          <w:szCs w:val="22"/>
        </w:rPr>
      </w:pPr>
      <m:oMathPara>
        <m:oMath>
          <m:r>
            <w:rPr>
              <w:rFonts w:ascii="Cambria Math" w:hAnsi="Cambria Math" w:cstheme="minorHAnsi"/>
              <w:color w:val="111111"/>
              <w:sz w:val="22"/>
              <w:szCs w:val="22"/>
            </w:rPr>
            <m:t>p</m:t>
          </m:r>
          <m:d>
            <m:dPr>
              <m:ctrlPr>
                <w:rPr>
                  <w:rFonts w:ascii="Cambria Math" w:hAnsi="Cambria Math" w:cstheme="minorHAnsi"/>
                  <w:i/>
                  <w:color w:val="111111"/>
                  <w:sz w:val="22"/>
                  <w:szCs w:val="22"/>
                </w:rPr>
              </m:ctrlPr>
            </m:dPr>
            <m:e>
              <m:r>
                <w:rPr>
                  <w:rFonts w:ascii="Cambria Math" w:hAnsi="Cambria Math" w:cstheme="minorHAnsi"/>
                  <w:color w:val="111111"/>
                  <w:sz w:val="22"/>
                  <w:szCs w:val="22"/>
                </w:rPr>
                <m:t>X</m:t>
              </m:r>
            </m:e>
          </m:d>
          <m:r>
            <w:rPr>
              <w:rFonts w:ascii="Cambria Math" w:hAnsi="Cambria Math" w:cstheme="minorHAnsi"/>
              <w:color w:val="111111"/>
              <w:sz w:val="22"/>
              <w:szCs w:val="22"/>
            </w:rPr>
            <m:t xml:space="preserve">= </m:t>
          </m:r>
          <m:f>
            <m:fPr>
              <m:ctrlPr>
                <w:rPr>
                  <w:rFonts w:ascii="Cambria Math" w:hAnsi="Cambria Math" w:cstheme="minorHAnsi"/>
                  <w:i/>
                  <w:color w:val="111111"/>
                  <w:sz w:val="22"/>
                  <w:szCs w:val="22"/>
                </w:rPr>
              </m:ctrlPr>
            </m:fPr>
            <m:num>
              <m:sSup>
                <m:sSupPr>
                  <m:ctrlPr>
                    <w:rPr>
                      <w:rFonts w:ascii="Cambria Math" w:hAnsi="Cambria Math" w:cstheme="minorHAnsi"/>
                      <w:i/>
                      <w:color w:val="111111"/>
                      <w:sz w:val="22"/>
                      <w:szCs w:val="22"/>
                    </w:rPr>
                  </m:ctrlPr>
                </m:sSupPr>
                <m:e>
                  <m:r>
                    <w:rPr>
                      <w:rFonts w:ascii="Cambria Math" w:hAnsi="Cambria Math" w:cstheme="minorHAnsi"/>
                      <w:color w:val="111111"/>
                      <w:sz w:val="22"/>
                      <w:szCs w:val="22"/>
                    </w:rPr>
                    <m:t>e</m:t>
                  </m:r>
                </m:e>
                <m:sup>
                  <m:sSub>
                    <m:sSubPr>
                      <m:ctrlPr>
                        <w:rPr>
                          <w:rFonts w:ascii="Cambria Math" w:hAnsi="Cambria Math" w:cstheme="minorHAnsi"/>
                          <w:i/>
                          <w:color w:val="111111"/>
                          <w:sz w:val="22"/>
                          <w:szCs w:val="22"/>
                        </w:rPr>
                      </m:ctrlPr>
                    </m:sSubPr>
                    <m:e>
                      <m:r>
                        <w:rPr>
                          <w:rFonts w:ascii="Cambria Math" w:hAnsi="Cambria Math" w:cstheme="minorHAnsi"/>
                          <w:color w:val="111111"/>
                          <w:sz w:val="22"/>
                          <w:szCs w:val="22"/>
                        </w:rPr>
                        <m:t>β</m:t>
                      </m:r>
                    </m:e>
                    <m:sub>
                      <m:r>
                        <w:rPr>
                          <w:rFonts w:ascii="Cambria Math" w:hAnsi="Cambria Math" w:cstheme="minorHAnsi"/>
                          <w:color w:val="111111"/>
                          <w:sz w:val="22"/>
                          <w:szCs w:val="22"/>
                        </w:rPr>
                        <m:t>0</m:t>
                      </m:r>
                    </m:sub>
                  </m:sSub>
                  <m:r>
                    <w:rPr>
                      <w:rFonts w:ascii="Cambria Math" w:hAnsi="Cambria Math" w:cstheme="minorHAnsi"/>
                      <w:color w:val="111111"/>
                      <w:sz w:val="22"/>
                      <w:szCs w:val="22"/>
                    </w:rPr>
                    <m:t>+</m:t>
                  </m:r>
                  <m:sSub>
                    <m:sSubPr>
                      <m:ctrlPr>
                        <w:rPr>
                          <w:rFonts w:ascii="Cambria Math" w:hAnsi="Cambria Math" w:cstheme="minorHAnsi"/>
                          <w:i/>
                          <w:color w:val="111111"/>
                          <w:sz w:val="22"/>
                          <w:szCs w:val="22"/>
                        </w:rPr>
                      </m:ctrlPr>
                    </m:sSubPr>
                    <m:e>
                      <m:r>
                        <w:rPr>
                          <w:rFonts w:ascii="Cambria Math" w:hAnsi="Cambria Math" w:cstheme="minorHAnsi"/>
                          <w:color w:val="111111"/>
                          <w:sz w:val="22"/>
                          <w:szCs w:val="22"/>
                        </w:rPr>
                        <m:t>β</m:t>
                      </m:r>
                    </m:e>
                    <m:sub>
                      <m:r>
                        <w:rPr>
                          <w:rFonts w:ascii="Cambria Math" w:hAnsi="Cambria Math" w:cstheme="minorHAnsi"/>
                          <w:color w:val="111111"/>
                          <w:sz w:val="22"/>
                          <w:szCs w:val="22"/>
                        </w:rPr>
                        <m:t>1</m:t>
                      </m:r>
                    </m:sub>
                  </m:sSub>
                  <m:r>
                    <w:rPr>
                      <w:rFonts w:ascii="Cambria Math" w:hAnsi="Cambria Math" w:cstheme="minorHAnsi"/>
                      <w:color w:val="111111"/>
                      <w:sz w:val="22"/>
                      <w:szCs w:val="22"/>
                    </w:rPr>
                    <m:t>X</m:t>
                  </m:r>
                </m:sup>
              </m:sSup>
            </m:num>
            <m:den>
              <m:r>
                <w:rPr>
                  <w:rFonts w:ascii="Cambria Math" w:hAnsi="Cambria Math" w:cstheme="minorHAnsi"/>
                  <w:color w:val="111111"/>
                  <w:sz w:val="22"/>
                  <w:szCs w:val="22"/>
                </w:rPr>
                <m:t>1+</m:t>
              </m:r>
              <m:sSup>
                <m:sSupPr>
                  <m:ctrlPr>
                    <w:rPr>
                      <w:rFonts w:ascii="Cambria Math" w:hAnsi="Cambria Math" w:cstheme="minorHAnsi"/>
                      <w:i/>
                      <w:color w:val="111111"/>
                      <w:sz w:val="22"/>
                      <w:szCs w:val="22"/>
                    </w:rPr>
                  </m:ctrlPr>
                </m:sSupPr>
                <m:e>
                  <m:r>
                    <w:rPr>
                      <w:rFonts w:ascii="Cambria Math" w:hAnsi="Cambria Math" w:cstheme="minorHAnsi"/>
                      <w:color w:val="111111"/>
                      <w:sz w:val="22"/>
                      <w:szCs w:val="22"/>
                    </w:rPr>
                    <m:t>e</m:t>
                  </m:r>
                </m:e>
                <m:sup>
                  <m:sSub>
                    <m:sSubPr>
                      <m:ctrlPr>
                        <w:rPr>
                          <w:rFonts w:ascii="Cambria Math" w:hAnsi="Cambria Math" w:cstheme="minorHAnsi"/>
                          <w:i/>
                          <w:color w:val="111111"/>
                          <w:sz w:val="22"/>
                          <w:szCs w:val="22"/>
                        </w:rPr>
                      </m:ctrlPr>
                    </m:sSubPr>
                    <m:e>
                      <m:r>
                        <w:rPr>
                          <w:rFonts w:ascii="Cambria Math" w:hAnsi="Cambria Math" w:cstheme="minorHAnsi"/>
                          <w:color w:val="111111"/>
                          <w:sz w:val="22"/>
                          <w:szCs w:val="22"/>
                        </w:rPr>
                        <m:t>β</m:t>
                      </m:r>
                    </m:e>
                    <m:sub>
                      <m:r>
                        <w:rPr>
                          <w:rFonts w:ascii="Cambria Math" w:hAnsi="Cambria Math" w:cstheme="minorHAnsi"/>
                          <w:color w:val="111111"/>
                          <w:sz w:val="22"/>
                          <w:szCs w:val="22"/>
                        </w:rPr>
                        <m:t>0</m:t>
                      </m:r>
                    </m:sub>
                  </m:sSub>
                  <m:r>
                    <w:rPr>
                      <w:rFonts w:ascii="Cambria Math" w:hAnsi="Cambria Math" w:cstheme="minorHAnsi"/>
                      <w:color w:val="111111"/>
                      <w:sz w:val="22"/>
                      <w:szCs w:val="22"/>
                    </w:rPr>
                    <m:t>+</m:t>
                  </m:r>
                  <m:sSub>
                    <m:sSubPr>
                      <m:ctrlPr>
                        <w:rPr>
                          <w:rFonts w:ascii="Cambria Math" w:hAnsi="Cambria Math" w:cstheme="minorHAnsi"/>
                          <w:i/>
                          <w:color w:val="111111"/>
                          <w:sz w:val="22"/>
                          <w:szCs w:val="22"/>
                        </w:rPr>
                      </m:ctrlPr>
                    </m:sSubPr>
                    <m:e>
                      <m:r>
                        <w:rPr>
                          <w:rFonts w:ascii="Cambria Math" w:hAnsi="Cambria Math" w:cstheme="minorHAnsi"/>
                          <w:color w:val="111111"/>
                          <w:sz w:val="22"/>
                          <w:szCs w:val="22"/>
                        </w:rPr>
                        <m:t>β</m:t>
                      </m:r>
                    </m:e>
                    <m:sub>
                      <m:r>
                        <w:rPr>
                          <w:rFonts w:ascii="Cambria Math" w:hAnsi="Cambria Math" w:cstheme="minorHAnsi"/>
                          <w:color w:val="111111"/>
                          <w:sz w:val="22"/>
                          <w:szCs w:val="22"/>
                        </w:rPr>
                        <m:t>1</m:t>
                      </m:r>
                    </m:sub>
                  </m:sSub>
                  <m:r>
                    <w:rPr>
                      <w:rFonts w:ascii="Cambria Math" w:hAnsi="Cambria Math" w:cstheme="minorHAnsi"/>
                      <w:color w:val="111111"/>
                      <w:sz w:val="22"/>
                      <w:szCs w:val="22"/>
                    </w:rPr>
                    <m:t>X</m:t>
                  </m:r>
                </m:sup>
              </m:sSup>
            </m:den>
          </m:f>
        </m:oMath>
      </m:oMathPara>
    </w:p>
    <w:p w14:paraId="623DB33E" w14:textId="77777777" w:rsidR="00F16637" w:rsidRPr="00EB2AC8" w:rsidRDefault="00F16637" w:rsidP="00F16637">
      <w:pPr>
        <w:spacing w:before="180"/>
        <w:rPr>
          <w:rFonts w:asciiTheme="minorHAnsi" w:hAnsiTheme="minorHAnsi" w:cstheme="minorHAnsi"/>
          <w:color w:val="111111"/>
          <w:sz w:val="22"/>
          <w:szCs w:val="22"/>
        </w:rPr>
      </w:pPr>
    </w:p>
    <w:p w14:paraId="741244AF" w14:textId="77777777" w:rsidR="00F16637" w:rsidRPr="00EB2AC8" w:rsidRDefault="00F16637" w:rsidP="00F16637">
      <w:pPr>
        <w:spacing w:before="180"/>
        <w:rPr>
          <w:rFonts w:asciiTheme="minorHAnsi" w:hAnsiTheme="minorHAnsi" w:cstheme="minorHAnsi"/>
          <w:color w:val="111111"/>
          <w:sz w:val="22"/>
          <w:szCs w:val="22"/>
        </w:rPr>
      </w:pPr>
      <w:r w:rsidRPr="00EB2AC8">
        <w:rPr>
          <w:rFonts w:asciiTheme="minorHAnsi" w:hAnsiTheme="minorHAnsi" w:cstheme="minorHAnsi"/>
          <w:color w:val="111111"/>
          <w:sz w:val="22"/>
          <w:szCs w:val="22"/>
        </w:rPr>
        <w:t xml:space="preserve">The logistic regression equation (Equation </w:t>
      </w:r>
      <w:r>
        <w:rPr>
          <w:rFonts w:asciiTheme="minorHAnsi" w:hAnsiTheme="minorHAnsi" w:cstheme="minorHAnsi"/>
          <w:color w:val="111111"/>
          <w:sz w:val="22"/>
          <w:szCs w:val="22"/>
        </w:rPr>
        <w:t>5.</w:t>
      </w:r>
      <w:r w:rsidRPr="00EB2AC8">
        <w:rPr>
          <w:rFonts w:asciiTheme="minorHAnsi" w:hAnsiTheme="minorHAnsi" w:cstheme="minorHAnsi"/>
          <w:color w:val="111111"/>
          <w:sz w:val="22"/>
          <w:szCs w:val="22"/>
        </w:rPr>
        <w:t>2) comprises four main components:</w:t>
      </w:r>
    </w:p>
    <w:p w14:paraId="7BE1F4BE" w14:textId="77777777" w:rsidR="00F16637" w:rsidRPr="00EB2AC8" w:rsidRDefault="00F16637" w:rsidP="00145AC7">
      <w:pPr>
        <w:numPr>
          <w:ilvl w:val="0"/>
          <w:numId w:val="95"/>
        </w:numPr>
        <w:spacing w:before="100" w:beforeAutospacing="1" w:after="100" w:afterAutospacing="1"/>
        <w:rPr>
          <w:rFonts w:asciiTheme="minorHAnsi" w:hAnsiTheme="minorHAnsi" w:cstheme="minorHAnsi"/>
          <w:color w:val="111111"/>
          <w:sz w:val="22"/>
          <w:szCs w:val="22"/>
        </w:rPr>
      </w:pPr>
      <w:r w:rsidRPr="00EB2AC8">
        <w:rPr>
          <w:rFonts w:asciiTheme="minorHAnsi" w:hAnsiTheme="minorHAnsi" w:cstheme="minorHAnsi"/>
          <w:color w:val="111111"/>
          <w:sz w:val="22"/>
          <w:szCs w:val="22"/>
        </w:rPr>
        <w:lastRenderedPageBreak/>
        <w:t>p(X) denotes the probability of a positive value (1), which is also the proportion of 1s. This is equivalent to the mean value of Y in linear regression.</w:t>
      </w:r>
    </w:p>
    <w:p w14:paraId="267710F0" w14:textId="77777777" w:rsidR="00F16637" w:rsidRPr="00EB2AC8" w:rsidRDefault="00F16637" w:rsidP="00145AC7">
      <w:pPr>
        <w:numPr>
          <w:ilvl w:val="0"/>
          <w:numId w:val="95"/>
        </w:numPr>
        <w:spacing w:before="100" w:beforeAutospacing="1" w:after="100" w:afterAutospacing="1"/>
        <w:rPr>
          <w:rFonts w:asciiTheme="minorHAnsi" w:hAnsiTheme="minorHAnsi" w:cstheme="minorHAnsi"/>
          <w:color w:val="111111"/>
          <w:sz w:val="22"/>
          <w:szCs w:val="22"/>
        </w:rPr>
      </w:pPr>
      <w:r w:rsidRPr="00EB2AC8">
        <w:rPr>
          <w:rFonts w:asciiTheme="minorHAnsi" w:hAnsiTheme="minorHAnsi" w:cstheme="minorHAnsi"/>
          <w:color w:val="111111"/>
          <w:sz w:val="22"/>
          <w:szCs w:val="22"/>
        </w:rPr>
        <w:t>The base value of the natural logarithm (e) is present in the model, as expected in a logistic model.</w:t>
      </w:r>
    </w:p>
    <w:p w14:paraId="40D1A107" w14:textId="77777777" w:rsidR="00F16637" w:rsidRPr="00EB2AC8" w:rsidRDefault="00000000" w:rsidP="00145AC7">
      <w:pPr>
        <w:numPr>
          <w:ilvl w:val="0"/>
          <w:numId w:val="95"/>
        </w:numPr>
        <w:spacing w:before="100" w:beforeAutospacing="1" w:after="100" w:afterAutospacing="1"/>
        <w:rPr>
          <w:rFonts w:asciiTheme="minorHAnsi" w:hAnsiTheme="minorHAnsi" w:cstheme="minorHAnsi"/>
          <w:color w:val="111111"/>
          <w:sz w:val="22"/>
          <w:szCs w:val="22"/>
        </w:rPr>
      </w:pPr>
      <m:oMath>
        <m:sSub>
          <m:sSubPr>
            <m:ctrlPr>
              <w:rPr>
                <w:rFonts w:ascii="Cambria Math" w:hAnsi="Cambria Math" w:cs="Cambria Math"/>
                <w:i/>
                <w:color w:val="111111"/>
                <w:sz w:val="22"/>
                <w:szCs w:val="22"/>
              </w:rPr>
            </m:ctrlPr>
          </m:sSubPr>
          <m:e>
            <m:r>
              <w:rPr>
                <w:rFonts w:ascii="Cambria Math" w:hAnsi="Cambria Math" w:cs="Cambria Math"/>
                <w:color w:val="111111"/>
                <w:sz w:val="22"/>
                <w:szCs w:val="22"/>
              </w:rPr>
              <m:t>β</m:t>
            </m:r>
          </m:e>
          <m:sub>
            <m:r>
              <w:rPr>
                <w:rFonts w:ascii="Cambria Math" w:hAnsi="Cambria Math" w:cs="Cambria Math"/>
                <w:color w:val="111111"/>
                <w:sz w:val="22"/>
                <w:szCs w:val="22"/>
              </w:rPr>
              <m:t>0</m:t>
            </m:r>
          </m:sub>
        </m:sSub>
      </m:oMath>
      <w:r w:rsidR="00F16637" w:rsidRPr="00EB2AC8">
        <w:rPr>
          <w:rFonts w:asciiTheme="minorHAnsi" w:hAnsiTheme="minorHAnsi" w:cstheme="minorHAnsi"/>
          <w:color w:val="111111"/>
          <w:sz w:val="22"/>
          <w:szCs w:val="22"/>
        </w:rPr>
        <w:t xml:space="preserve"> represents P when X is zero, similar to the intercept value in linear regression.</w:t>
      </w:r>
    </w:p>
    <w:p w14:paraId="451B5B37" w14:textId="77777777" w:rsidR="00F16637" w:rsidRPr="00EB2AC8" w:rsidRDefault="00000000" w:rsidP="00145AC7">
      <w:pPr>
        <w:numPr>
          <w:ilvl w:val="0"/>
          <w:numId w:val="95"/>
        </w:numPr>
        <w:spacing w:before="100" w:beforeAutospacing="1" w:after="100" w:afterAutospacing="1"/>
        <w:rPr>
          <w:rFonts w:asciiTheme="minorHAnsi" w:hAnsiTheme="minorHAnsi" w:cstheme="minorHAnsi"/>
          <w:color w:val="111111"/>
          <w:sz w:val="22"/>
          <w:szCs w:val="22"/>
        </w:rPr>
      </w:pPr>
      <m:oMath>
        <m:sSub>
          <m:sSubPr>
            <m:ctrlPr>
              <w:rPr>
                <w:rFonts w:ascii="Cambria Math" w:hAnsi="Cambria Math" w:cs="Cambria Math"/>
                <w:i/>
                <w:color w:val="111111"/>
                <w:sz w:val="22"/>
                <w:szCs w:val="22"/>
              </w:rPr>
            </m:ctrlPr>
          </m:sSubPr>
          <m:e>
            <m:r>
              <w:rPr>
                <w:rFonts w:ascii="Cambria Math" w:hAnsi="Cambria Math" w:cs="Cambria Math"/>
                <w:color w:val="111111"/>
                <w:sz w:val="22"/>
                <w:szCs w:val="22"/>
              </w:rPr>
              <m:t>β</m:t>
            </m:r>
          </m:e>
          <m:sub>
            <m:r>
              <w:rPr>
                <w:rFonts w:ascii="Cambria Math" w:hAnsi="Cambria Math" w:cs="Cambria Math"/>
                <w:color w:val="111111"/>
                <w:sz w:val="22"/>
                <w:szCs w:val="22"/>
              </w:rPr>
              <m:t>1</m:t>
            </m:r>
          </m:sub>
        </m:sSub>
      </m:oMath>
      <w:r w:rsidR="00F16637" w:rsidRPr="00EB2AC8">
        <w:rPr>
          <w:rFonts w:asciiTheme="minorHAnsi" w:hAnsiTheme="minorHAnsi" w:cstheme="minorHAnsi"/>
          <w:color w:val="111111"/>
          <w:sz w:val="22"/>
          <w:szCs w:val="22"/>
        </w:rPr>
        <w:t xml:space="preserve"> adjusts the rate at which the probability changes with a single unit change in X, akin to the </w:t>
      </w:r>
      <m:oMath>
        <m:sSub>
          <m:sSubPr>
            <m:ctrlPr>
              <w:rPr>
                <w:rFonts w:ascii="Cambria Math" w:hAnsi="Cambria Math" w:cs="Cambria Math"/>
                <w:i/>
                <w:color w:val="111111"/>
                <w:sz w:val="22"/>
                <w:szCs w:val="22"/>
              </w:rPr>
            </m:ctrlPr>
          </m:sSubPr>
          <m:e>
            <m:r>
              <w:rPr>
                <w:rFonts w:ascii="Cambria Math" w:hAnsi="Cambria Math" w:cs="Cambria Math"/>
                <w:color w:val="111111"/>
                <w:sz w:val="22"/>
                <w:szCs w:val="22"/>
              </w:rPr>
              <m:t>β</m:t>
            </m:r>
          </m:e>
          <m:sub>
            <m:r>
              <w:rPr>
                <w:rFonts w:ascii="Cambria Math" w:hAnsi="Cambria Math" w:cs="Cambria Math"/>
                <w:color w:val="111111"/>
                <w:sz w:val="22"/>
                <w:szCs w:val="22"/>
              </w:rPr>
              <m:t>1</m:t>
            </m:r>
          </m:sub>
        </m:sSub>
      </m:oMath>
      <w:r w:rsidR="00F16637" w:rsidRPr="00EB2AC8">
        <w:rPr>
          <w:rFonts w:asciiTheme="minorHAnsi" w:hAnsiTheme="minorHAnsi" w:cstheme="minorHAnsi"/>
          <w:color w:val="111111"/>
          <w:sz w:val="22"/>
          <w:szCs w:val="22"/>
        </w:rPr>
        <w:t xml:space="preserve"> value in linear regression.</w:t>
      </w:r>
    </w:p>
    <w:p w14:paraId="4587265F" w14:textId="77777777" w:rsidR="00F16637" w:rsidRDefault="00F16637" w:rsidP="00F16637">
      <w:pPr>
        <w:spacing w:before="180"/>
        <w:rPr>
          <w:rFonts w:asciiTheme="minorHAnsi" w:hAnsiTheme="minorHAnsi" w:cstheme="minorHAnsi"/>
          <w:color w:val="111111"/>
          <w:sz w:val="22"/>
          <w:szCs w:val="22"/>
        </w:rPr>
      </w:pPr>
      <w:r w:rsidRPr="00EB2AC8">
        <w:rPr>
          <w:rFonts w:asciiTheme="minorHAnsi" w:hAnsiTheme="minorHAnsi" w:cstheme="minorHAnsi"/>
          <w:color w:val="111111"/>
          <w:sz w:val="22"/>
          <w:szCs w:val="22"/>
        </w:rPr>
        <w:t>The logistic regression equation is known as the logistic function, and it’s used because it produces outputs between 0 and 1 for all values of X and allows the variance of Y to vary across values of X.</w:t>
      </w:r>
    </w:p>
    <w:p w14:paraId="6CD7D8BC" w14:textId="77777777" w:rsidR="00F16637" w:rsidRDefault="00F16637" w:rsidP="00F16637">
      <w:pPr>
        <w:spacing w:before="180"/>
        <w:rPr>
          <w:rFonts w:asciiTheme="minorHAnsi" w:hAnsiTheme="minorHAnsi" w:cstheme="minorHAnsi"/>
          <w:color w:val="111111"/>
          <w:sz w:val="22"/>
          <w:szCs w:val="22"/>
        </w:rPr>
      </w:pPr>
    </w:p>
    <w:p w14:paraId="2FA2966A" w14:textId="77777777" w:rsidR="00F16637" w:rsidRPr="00A73EF8" w:rsidRDefault="00F16637" w:rsidP="00F16637">
      <w:pPr>
        <w:pStyle w:val="Heading3"/>
        <w:ind w:left="0"/>
      </w:pPr>
      <w:bookmarkStart w:id="92" w:name="_Toc174889602"/>
      <w:r w:rsidRPr="00A73EF8">
        <w:t xml:space="preserve">Step-by-Step </w:t>
      </w:r>
      <w:r>
        <w:t>Construction of a Logistic Regression Model</w:t>
      </w:r>
      <w:bookmarkEnd w:id="92"/>
    </w:p>
    <w:p w14:paraId="0B712C90" w14:textId="77777777" w:rsidR="00F16637" w:rsidRDefault="00F16637" w:rsidP="00F16637">
      <w:pPr>
        <w:spacing w:before="180"/>
        <w:rPr>
          <w:rFonts w:asciiTheme="minorHAnsi" w:hAnsiTheme="minorHAnsi" w:cstheme="minorHAnsi"/>
          <w:color w:val="111111"/>
          <w:sz w:val="22"/>
          <w:szCs w:val="22"/>
        </w:rPr>
      </w:pPr>
    </w:p>
    <w:p w14:paraId="0FC751CE" w14:textId="77777777" w:rsidR="00F16637" w:rsidRDefault="00F16637" w:rsidP="00F16637">
      <w:pPr>
        <w:spacing w:before="180"/>
        <w:rPr>
          <w:rFonts w:asciiTheme="minorHAnsi" w:hAnsiTheme="minorHAnsi" w:cstheme="minorHAnsi"/>
          <w:color w:val="111111"/>
          <w:sz w:val="22"/>
          <w:szCs w:val="22"/>
        </w:rPr>
      </w:pPr>
      <w:r w:rsidRPr="00111043">
        <w:rPr>
          <w:rFonts w:asciiTheme="minorHAnsi" w:hAnsiTheme="minorHAnsi" w:cstheme="minorHAnsi"/>
          <w:color w:val="111111"/>
          <w:sz w:val="22"/>
          <w:szCs w:val="22"/>
        </w:rPr>
        <w:t xml:space="preserve">The process of training a logistic regression model involves several iterative steps. It begins with initializing the model parameters, which include the weights and </w:t>
      </w:r>
      <w:r>
        <w:rPr>
          <w:rFonts w:asciiTheme="minorHAnsi" w:hAnsiTheme="minorHAnsi" w:cstheme="minorHAnsi"/>
          <w:color w:val="111111"/>
          <w:sz w:val="22"/>
          <w:szCs w:val="22"/>
        </w:rPr>
        <w:t>biases</w:t>
      </w:r>
      <w:r w:rsidRPr="00111043">
        <w:rPr>
          <w:rFonts w:asciiTheme="minorHAnsi" w:hAnsiTheme="minorHAnsi" w:cstheme="minorHAnsi"/>
          <w:color w:val="111111"/>
          <w:sz w:val="22"/>
          <w:szCs w:val="22"/>
        </w:rPr>
        <w:t xml:space="preserve"> for your model. These parameters are then used to calculate the predicted outcome for each observation in your dataset. The discrepancy between these predictions and the actual outcomes is quantified using a loss function, often binary cross-entropy loss</w:t>
      </w:r>
      <w:r>
        <w:rPr>
          <w:rFonts w:asciiTheme="minorHAnsi" w:hAnsiTheme="minorHAnsi" w:cstheme="minorHAnsi"/>
          <w:color w:val="111111"/>
          <w:sz w:val="22"/>
          <w:szCs w:val="22"/>
        </w:rPr>
        <w:t>,</w:t>
      </w:r>
      <w:r w:rsidRPr="00111043">
        <w:rPr>
          <w:rFonts w:asciiTheme="minorHAnsi" w:hAnsiTheme="minorHAnsi" w:cstheme="minorHAnsi"/>
          <w:color w:val="111111"/>
          <w:sz w:val="22"/>
          <w:szCs w:val="22"/>
        </w:rPr>
        <w:t xml:space="preserve"> in the case of logistic regression. This loss is then used to update the model parameters using a learning algorithm such as gradient descent. The process of calculating predictions, computing loss, and updating parameters is repeated until the model performs well on your training data or until a stopping criterion is met. This iterative process allows the model to ‘learn’ from the data and improve its predictions over time.</w:t>
      </w:r>
    </w:p>
    <w:p w14:paraId="6C99F5DE" w14:textId="77777777" w:rsidR="00F16637" w:rsidRPr="00111043" w:rsidRDefault="00F16637" w:rsidP="00F16637">
      <w:pPr>
        <w:spacing w:before="180"/>
        <w:rPr>
          <w:rFonts w:asciiTheme="minorHAnsi" w:hAnsiTheme="minorHAnsi" w:cstheme="minorHAnsi"/>
          <w:color w:val="111111"/>
          <w:sz w:val="22"/>
          <w:szCs w:val="22"/>
        </w:rPr>
      </w:pPr>
      <w:r>
        <w:rPr>
          <w:rFonts w:asciiTheme="minorHAnsi" w:hAnsiTheme="minorHAnsi" w:cstheme="minorHAnsi"/>
          <w:color w:val="111111"/>
          <w:sz w:val="22"/>
          <w:szCs w:val="22"/>
        </w:rPr>
        <w:t>L</w:t>
      </w:r>
      <w:r w:rsidRPr="00111043">
        <w:rPr>
          <w:rFonts w:asciiTheme="minorHAnsi" w:hAnsiTheme="minorHAnsi" w:cstheme="minorHAnsi"/>
          <w:color w:val="111111"/>
          <w:sz w:val="22"/>
          <w:szCs w:val="22"/>
        </w:rPr>
        <w:t>et’s delve deeper into each step of developing a logistic regression model:</w:t>
      </w:r>
    </w:p>
    <w:p w14:paraId="697A4207" w14:textId="77777777" w:rsidR="00F16637" w:rsidRDefault="00F16637" w:rsidP="00145AC7">
      <w:pPr>
        <w:pStyle w:val="ListParagraph"/>
        <w:numPr>
          <w:ilvl w:val="0"/>
          <w:numId w:val="102"/>
        </w:numPr>
        <w:spacing w:before="180"/>
        <w:rPr>
          <w:rFonts w:asciiTheme="minorHAnsi" w:hAnsiTheme="minorHAnsi" w:cstheme="minorHAnsi"/>
          <w:color w:val="111111"/>
          <w:sz w:val="22"/>
          <w:szCs w:val="22"/>
        </w:rPr>
      </w:pPr>
      <w:r w:rsidRPr="00111043">
        <w:rPr>
          <w:rFonts w:asciiTheme="minorHAnsi" w:hAnsiTheme="minorHAnsi" w:cstheme="minorHAnsi"/>
          <w:b/>
          <w:bCs/>
          <w:color w:val="111111"/>
          <w:sz w:val="22"/>
          <w:szCs w:val="22"/>
        </w:rPr>
        <w:t>Initialize the Model Parameters</w:t>
      </w:r>
      <w:r w:rsidRPr="00111043">
        <w:rPr>
          <w:rFonts w:asciiTheme="minorHAnsi" w:hAnsiTheme="minorHAnsi" w:cstheme="minorHAnsi"/>
          <w:color w:val="111111"/>
          <w:sz w:val="22"/>
          <w:szCs w:val="22"/>
        </w:rPr>
        <w:t xml:space="preserve">: The first step in logistic regression is to initialize </w:t>
      </w:r>
      <w:r>
        <w:rPr>
          <w:rFonts w:asciiTheme="minorHAnsi" w:hAnsiTheme="minorHAnsi" w:cstheme="minorHAnsi"/>
          <w:color w:val="111111"/>
          <w:sz w:val="22"/>
          <w:szCs w:val="22"/>
        </w:rPr>
        <w:t>your model's weights (coefficients) and bias (intercept)</w:t>
      </w:r>
      <w:r w:rsidRPr="00111043">
        <w:rPr>
          <w:rFonts w:asciiTheme="minorHAnsi" w:hAnsiTheme="minorHAnsi" w:cstheme="minorHAnsi"/>
          <w:color w:val="111111"/>
          <w:sz w:val="22"/>
          <w:szCs w:val="22"/>
        </w:rPr>
        <w:t>. These parameters will be updated during the training process. The weights are typically initialized with small random values, while the bias can be initialized to zero. The choice of initialization can impact the speed of convergence and the final model performance.</w:t>
      </w:r>
    </w:p>
    <w:p w14:paraId="1243F477" w14:textId="77777777" w:rsidR="00F16637" w:rsidRPr="00111043" w:rsidRDefault="00F16637" w:rsidP="00F16637">
      <w:pPr>
        <w:pStyle w:val="ListParagraph"/>
        <w:spacing w:before="180"/>
        <w:rPr>
          <w:rFonts w:asciiTheme="minorHAnsi" w:hAnsiTheme="minorHAnsi" w:cstheme="minorHAnsi"/>
          <w:color w:val="111111"/>
          <w:sz w:val="22"/>
          <w:szCs w:val="22"/>
        </w:rPr>
      </w:pPr>
    </w:p>
    <w:p w14:paraId="54063E9D" w14:textId="77777777" w:rsidR="00F16637" w:rsidRPr="00111043" w:rsidRDefault="00F16637" w:rsidP="00145AC7">
      <w:pPr>
        <w:pStyle w:val="ListParagraph"/>
        <w:numPr>
          <w:ilvl w:val="0"/>
          <w:numId w:val="102"/>
        </w:numPr>
        <w:spacing w:before="180"/>
        <w:rPr>
          <w:rFonts w:asciiTheme="minorHAnsi" w:hAnsiTheme="minorHAnsi" w:cstheme="minorHAnsi"/>
          <w:color w:val="111111"/>
          <w:sz w:val="22"/>
          <w:szCs w:val="22"/>
        </w:rPr>
      </w:pPr>
      <w:r w:rsidRPr="00111043">
        <w:rPr>
          <w:rFonts w:asciiTheme="minorHAnsi" w:hAnsiTheme="minorHAnsi" w:cstheme="minorHAnsi"/>
          <w:b/>
          <w:bCs/>
          <w:color w:val="111111"/>
          <w:sz w:val="22"/>
          <w:szCs w:val="22"/>
        </w:rPr>
        <w:t>Calculate the Predicted Outcome</w:t>
      </w:r>
      <w:r w:rsidRPr="00111043">
        <w:rPr>
          <w:rFonts w:asciiTheme="minorHAnsi" w:hAnsiTheme="minorHAnsi" w:cstheme="minorHAnsi"/>
          <w:color w:val="111111"/>
          <w:sz w:val="22"/>
          <w:szCs w:val="22"/>
        </w:rPr>
        <w:t xml:space="preserve">: Once the parameters are initialized, you can calculate the predicted outcome for each observation in your dataset. </w:t>
      </w:r>
      <w:r>
        <w:rPr>
          <w:rFonts w:asciiTheme="minorHAnsi" w:hAnsiTheme="minorHAnsi" w:cstheme="minorHAnsi"/>
          <w:color w:val="111111"/>
          <w:sz w:val="22"/>
          <w:szCs w:val="22"/>
        </w:rPr>
        <w:t xml:space="preserve">Logistic regression </w:t>
      </w:r>
      <w:r w:rsidRPr="00111043">
        <w:rPr>
          <w:rFonts w:asciiTheme="minorHAnsi" w:hAnsiTheme="minorHAnsi" w:cstheme="minorHAnsi"/>
          <w:color w:val="111111"/>
          <w:sz w:val="22"/>
          <w:szCs w:val="22"/>
        </w:rPr>
        <w:t xml:space="preserve">involves calculating the log odds of the outcome using the logistic </w:t>
      </w:r>
      <w:r w:rsidRPr="00111043">
        <w:rPr>
          <w:rFonts w:asciiTheme="minorHAnsi" w:hAnsiTheme="minorHAnsi" w:cstheme="minorHAnsi"/>
          <w:color w:val="111111"/>
          <w:sz w:val="22"/>
          <w:szCs w:val="22"/>
        </w:rPr>
        <w:lastRenderedPageBreak/>
        <w:t>function. The logistic function transforms the linear combination of your predictors (i.e., the dot product of your predictors and weights plus the bias) into a probability between 0 and 1.</w:t>
      </w:r>
    </w:p>
    <w:p w14:paraId="0E9CEE85" w14:textId="77777777" w:rsidR="00F16637" w:rsidRPr="00111043" w:rsidRDefault="00F16637" w:rsidP="00F16637">
      <w:pPr>
        <w:pStyle w:val="ListParagraph"/>
        <w:spacing w:before="180"/>
        <w:rPr>
          <w:rFonts w:asciiTheme="minorHAnsi" w:hAnsiTheme="minorHAnsi" w:cstheme="minorHAnsi"/>
          <w:color w:val="111111"/>
          <w:sz w:val="22"/>
          <w:szCs w:val="22"/>
        </w:rPr>
      </w:pPr>
    </w:p>
    <w:p w14:paraId="357723DB" w14:textId="77777777" w:rsidR="00F16637" w:rsidRPr="00111043" w:rsidRDefault="00F16637" w:rsidP="00145AC7">
      <w:pPr>
        <w:pStyle w:val="ListParagraph"/>
        <w:numPr>
          <w:ilvl w:val="0"/>
          <w:numId w:val="102"/>
        </w:numPr>
        <w:spacing w:before="180"/>
        <w:rPr>
          <w:rFonts w:asciiTheme="minorHAnsi" w:hAnsiTheme="minorHAnsi" w:cstheme="minorHAnsi"/>
          <w:color w:val="111111"/>
          <w:sz w:val="22"/>
          <w:szCs w:val="22"/>
        </w:rPr>
      </w:pPr>
      <w:r w:rsidRPr="00111043">
        <w:rPr>
          <w:rFonts w:asciiTheme="minorHAnsi" w:hAnsiTheme="minorHAnsi" w:cstheme="minorHAnsi"/>
          <w:b/>
          <w:bCs/>
          <w:color w:val="111111"/>
          <w:sz w:val="22"/>
          <w:szCs w:val="22"/>
        </w:rPr>
        <w:t>Compute the Loss</w:t>
      </w:r>
      <w:r w:rsidRPr="00111043">
        <w:rPr>
          <w:rFonts w:asciiTheme="minorHAnsi" w:hAnsiTheme="minorHAnsi" w:cstheme="minorHAnsi"/>
          <w:color w:val="111111"/>
          <w:sz w:val="22"/>
          <w:szCs w:val="22"/>
        </w:rPr>
        <w:t xml:space="preserve">: After calculating the predicted outcomes, you need to compute the loss, which measures how well your model’s predictions match the actual outcomes. In logistic regression, we often use binary cross-entropy loss (also known as log loss), which measures the error between our predictions and the actual classes. It </w:t>
      </w:r>
      <w:r>
        <w:rPr>
          <w:rFonts w:asciiTheme="minorHAnsi" w:hAnsiTheme="minorHAnsi" w:cstheme="minorHAnsi"/>
          <w:color w:val="111111"/>
          <w:sz w:val="22"/>
          <w:szCs w:val="22"/>
        </w:rPr>
        <w:t>considers</w:t>
      </w:r>
      <w:r w:rsidRPr="00111043">
        <w:rPr>
          <w:rFonts w:asciiTheme="minorHAnsi" w:hAnsiTheme="minorHAnsi" w:cstheme="minorHAnsi"/>
          <w:color w:val="111111"/>
          <w:sz w:val="22"/>
          <w:szCs w:val="22"/>
        </w:rPr>
        <w:t xml:space="preserve"> the predicted probabilities for the actual class and the inverse probabilities for the other class.</w:t>
      </w:r>
    </w:p>
    <w:p w14:paraId="36A76399" w14:textId="77777777" w:rsidR="00F16637" w:rsidRPr="00111043" w:rsidRDefault="00F16637" w:rsidP="00F16637">
      <w:pPr>
        <w:pStyle w:val="ListParagraph"/>
        <w:spacing w:before="180"/>
        <w:rPr>
          <w:rFonts w:asciiTheme="minorHAnsi" w:hAnsiTheme="minorHAnsi" w:cstheme="minorHAnsi"/>
          <w:color w:val="111111"/>
          <w:sz w:val="22"/>
          <w:szCs w:val="22"/>
        </w:rPr>
      </w:pPr>
    </w:p>
    <w:p w14:paraId="4EA4B2A8" w14:textId="77777777" w:rsidR="00F16637" w:rsidRPr="00111043" w:rsidRDefault="00F16637" w:rsidP="00145AC7">
      <w:pPr>
        <w:pStyle w:val="ListParagraph"/>
        <w:numPr>
          <w:ilvl w:val="0"/>
          <w:numId w:val="102"/>
        </w:numPr>
        <w:spacing w:before="180"/>
        <w:rPr>
          <w:rFonts w:asciiTheme="minorHAnsi" w:hAnsiTheme="minorHAnsi" w:cstheme="minorHAnsi"/>
          <w:color w:val="111111"/>
          <w:sz w:val="22"/>
          <w:szCs w:val="22"/>
        </w:rPr>
      </w:pPr>
      <w:r w:rsidRPr="00111043">
        <w:rPr>
          <w:rFonts w:asciiTheme="minorHAnsi" w:hAnsiTheme="minorHAnsi" w:cstheme="minorHAnsi"/>
          <w:b/>
          <w:bCs/>
          <w:color w:val="111111"/>
          <w:sz w:val="22"/>
          <w:szCs w:val="22"/>
        </w:rPr>
        <w:t>Update the Parameters</w:t>
      </w:r>
      <w:r w:rsidRPr="00111043">
        <w:rPr>
          <w:rFonts w:asciiTheme="minorHAnsi" w:hAnsiTheme="minorHAnsi" w:cstheme="minorHAnsi"/>
          <w:color w:val="111111"/>
          <w:sz w:val="22"/>
          <w:szCs w:val="22"/>
        </w:rPr>
        <w:t xml:space="preserve">: Once you’ve computed the loss, you can update your parameters using a learning algorithm such as gradient descent. This involves computing the derivative (gradient) of the loss </w:t>
      </w:r>
      <w:r>
        <w:rPr>
          <w:rFonts w:asciiTheme="minorHAnsi" w:hAnsiTheme="minorHAnsi" w:cstheme="minorHAnsi"/>
          <w:color w:val="111111"/>
          <w:sz w:val="22"/>
          <w:szCs w:val="22"/>
        </w:rPr>
        <w:t>concerning</w:t>
      </w:r>
      <w:r w:rsidRPr="00111043">
        <w:rPr>
          <w:rFonts w:asciiTheme="minorHAnsi" w:hAnsiTheme="minorHAnsi" w:cstheme="minorHAnsi"/>
          <w:color w:val="111111"/>
          <w:sz w:val="22"/>
          <w:szCs w:val="22"/>
        </w:rPr>
        <w:t xml:space="preserve"> each parameter, which indicates how much changing that parameter would change the loss. You then adjust each parameter by a small step in the direction that reduces the loss (i.e., in the opposite direction of the gradient). The size of this step is determined by your learning rate.</w:t>
      </w:r>
    </w:p>
    <w:p w14:paraId="1F66BB36" w14:textId="77777777" w:rsidR="00F16637" w:rsidRPr="00111043" w:rsidRDefault="00F16637" w:rsidP="00F16637">
      <w:pPr>
        <w:pStyle w:val="ListParagraph"/>
        <w:spacing w:before="180"/>
        <w:rPr>
          <w:rFonts w:asciiTheme="minorHAnsi" w:hAnsiTheme="minorHAnsi" w:cstheme="minorHAnsi"/>
          <w:color w:val="111111"/>
          <w:sz w:val="22"/>
          <w:szCs w:val="22"/>
        </w:rPr>
      </w:pPr>
    </w:p>
    <w:p w14:paraId="4328DAD6" w14:textId="77777777" w:rsidR="00F16637" w:rsidRPr="00111043" w:rsidRDefault="00F16637" w:rsidP="00145AC7">
      <w:pPr>
        <w:pStyle w:val="ListParagraph"/>
        <w:numPr>
          <w:ilvl w:val="0"/>
          <w:numId w:val="102"/>
        </w:numPr>
        <w:spacing w:before="180"/>
        <w:rPr>
          <w:rFonts w:asciiTheme="minorHAnsi" w:hAnsiTheme="minorHAnsi" w:cstheme="minorHAnsi"/>
          <w:color w:val="111111"/>
          <w:sz w:val="22"/>
          <w:szCs w:val="22"/>
        </w:rPr>
      </w:pPr>
      <w:r w:rsidRPr="00111043">
        <w:rPr>
          <w:rFonts w:asciiTheme="minorHAnsi" w:hAnsiTheme="minorHAnsi" w:cstheme="minorHAnsi"/>
          <w:b/>
          <w:bCs/>
          <w:color w:val="111111"/>
          <w:sz w:val="22"/>
          <w:szCs w:val="22"/>
        </w:rPr>
        <w:t>Repeat Steps 2-4</w:t>
      </w:r>
      <w:r w:rsidRPr="00111043">
        <w:rPr>
          <w:rFonts w:asciiTheme="minorHAnsi" w:hAnsiTheme="minorHAnsi" w:cstheme="minorHAnsi"/>
          <w:color w:val="111111"/>
          <w:sz w:val="22"/>
          <w:szCs w:val="22"/>
        </w:rPr>
        <w:t>: You continue iterating through steps 2-4 until your model performs well on your training data or until a stopping criterion is met (such as a maximum number of iterations or a minimum change in loss). Each iteration through these steps is called an epoch.</w:t>
      </w:r>
    </w:p>
    <w:p w14:paraId="116023E1" w14:textId="77777777" w:rsidR="00F16637" w:rsidRPr="00111043" w:rsidRDefault="00F16637" w:rsidP="00F16637">
      <w:pPr>
        <w:spacing w:before="180"/>
        <w:rPr>
          <w:rFonts w:asciiTheme="minorHAnsi" w:hAnsiTheme="minorHAnsi" w:cstheme="minorHAnsi"/>
          <w:color w:val="111111"/>
          <w:sz w:val="22"/>
          <w:szCs w:val="22"/>
        </w:rPr>
      </w:pPr>
      <w:r w:rsidRPr="00111043">
        <w:rPr>
          <w:rFonts w:asciiTheme="minorHAnsi" w:hAnsiTheme="minorHAnsi" w:cstheme="minorHAnsi"/>
          <w:color w:val="111111"/>
          <w:sz w:val="22"/>
          <w:szCs w:val="22"/>
        </w:rPr>
        <w:t>It’s important to note that these steps represent one cycle of training a logistic regression model. In practice, you would typically divide your data into batches and repeat these steps for each batch, updating your parameters after each batch rather than after each epoch. This approach, known as mini-batch gradient descent, can lead to faster and more stable convergence.</w:t>
      </w:r>
    </w:p>
    <w:p w14:paraId="304D23F0" w14:textId="77777777" w:rsidR="00F16637" w:rsidRDefault="00F16637" w:rsidP="00F16637">
      <w:pPr>
        <w:spacing w:before="180"/>
        <w:rPr>
          <w:rFonts w:asciiTheme="minorHAnsi" w:hAnsiTheme="minorHAnsi" w:cstheme="minorHAnsi"/>
          <w:color w:val="111111"/>
          <w:sz w:val="22"/>
          <w:szCs w:val="22"/>
        </w:rPr>
      </w:pPr>
      <w:r w:rsidRPr="00A73EF8">
        <w:rPr>
          <w:rFonts w:asciiTheme="minorHAnsi" w:hAnsiTheme="minorHAnsi" w:cstheme="minorHAnsi"/>
          <w:color w:val="111111"/>
          <w:sz w:val="22"/>
          <w:szCs w:val="22"/>
        </w:rPr>
        <w:t>Remember, logistic regression is an iterative process that gradually improves the model’s predictions by adjusting its parameters based on the computed loss.</w:t>
      </w:r>
    </w:p>
    <w:p w14:paraId="1A6886AE" w14:textId="77777777" w:rsidR="00F16637" w:rsidRPr="00A73EF8" w:rsidRDefault="00F16637" w:rsidP="00F16637">
      <w:pPr>
        <w:spacing w:before="180"/>
        <w:rPr>
          <w:rFonts w:asciiTheme="minorHAnsi" w:hAnsiTheme="minorHAnsi" w:cstheme="minorHAnsi"/>
          <w:color w:val="111111"/>
          <w:sz w:val="22"/>
          <w:szCs w:val="22"/>
        </w:rPr>
      </w:pPr>
    </w:p>
    <w:p w14:paraId="3703888B" w14:textId="77777777" w:rsidR="00F16637" w:rsidRPr="00EB2AC8" w:rsidRDefault="00F16637" w:rsidP="00F16637">
      <w:pPr>
        <w:pStyle w:val="Heading3"/>
        <w:ind w:left="0"/>
      </w:pPr>
      <w:bookmarkStart w:id="93" w:name="_Toc174889603"/>
      <w:r w:rsidRPr="00EB2AC8">
        <w:t>Loss Function</w:t>
      </w:r>
      <w:bookmarkEnd w:id="93"/>
    </w:p>
    <w:p w14:paraId="1D9A1357" w14:textId="77777777" w:rsidR="00F16637" w:rsidRPr="00EB2AC8" w:rsidRDefault="00F16637" w:rsidP="00F16637">
      <w:pPr>
        <w:spacing w:before="180"/>
        <w:rPr>
          <w:rFonts w:asciiTheme="minorHAnsi" w:hAnsiTheme="minorHAnsi" w:cstheme="minorHAnsi"/>
          <w:color w:val="111111"/>
          <w:sz w:val="22"/>
          <w:szCs w:val="22"/>
        </w:rPr>
      </w:pPr>
      <w:r w:rsidRPr="00EB2AC8">
        <w:rPr>
          <w:rFonts w:asciiTheme="minorHAnsi" w:hAnsiTheme="minorHAnsi" w:cstheme="minorHAnsi"/>
          <w:color w:val="111111"/>
          <w:sz w:val="22"/>
          <w:szCs w:val="22"/>
        </w:rPr>
        <w:t xml:space="preserve">In contrast to linear regression, where the β values are determined by minimizing the cost function of RSS through gradient descent, logistic regression deals with an S-curved logistic </w:t>
      </w:r>
      <w:r w:rsidRPr="00EB2AC8">
        <w:rPr>
          <w:rFonts w:asciiTheme="minorHAnsi" w:hAnsiTheme="minorHAnsi" w:cstheme="minorHAnsi"/>
          <w:color w:val="111111"/>
          <w:sz w:val="22"/>
          <w:szCs w:val="22"/>
        </w:rPr>
        <w:lastRenderedPageBreak/>
        <w:t>regression line</w:t>
      </w:r>
      <w:r>
        <w:rPr>
          <w:rFonts w:asciiTheme="minorHAnsi" w:hAnsiTheme="minorHAnsi" w:cstheme="minorHAnsi"/>
          <w:color w:val="111111"/>
          <w:sz w:val="22"/>
          <w:szCs w:val="22"/>
        </w:rPr>
        <w:t>. It lacks</w:t>
      </w:r>
      <w:r w:rsidRPr="00EB2AC8">
        <w:rPr>
          <w:rFonts w:asciiTheme="minorHAnsi" w:hAnsiTheme="minorHAnsi" w:cstheme="minorHAnsi"/>
          <w:color w:val="111111"/>
          <w:sz w:val="22"/>
          <w:szCs w:val="22"/>
        </w:rPr>
        <w:t xml:space="preserve"> a mathematical solution that will minimize the sum of squares. For logistic regression, the β values are determined through maximum likelihood.</w:t>
      </w:r>
    </w:p>
    <w:p w14:paraId="3AE4B816" w14:textId="77777777" w:rsidR="00F16637" w:rsidRPr="00EB2AC8" w:rsidRDefault="00F16637" w:rsidP="00F16637">
      <w:pPr>
        <w:spacing w:before="180"/>
        <w:rPr>
          <w:rFonts w:asciiTheme="minorHAnsi" w:hAnsiTheme="minorHAnsi" w:cstheme="minorHAnsi"/>
          <w:color w:val="111111"/>
          <w:sz w:val="22"/>
          <w:szCs w:val="22"/>
        </w:rPr>
      </w:pPr>
      <w:r w:rsidRPr="00EB2AC8">
        <w:rPr>
          <w:rFonts w:asciiTheme="minorHAnsi" w:hAnsiTheme="minorHAnsi" w:cstheme="minorHAnsi"/>
          <w:color w:val="111111"/>
          <w:sz w:val="22"/>
          <w:szCs w:val="22"/>
        </w:rPr>
        <w:t>Maximum likelihood represents a conditional probability of P(Y|X), i.e., the probability of Y given X. The parameters of the logistic regression function (</w:t>
      </w:r>
      <m:oMath>
        <m:sSub>
          <m:sSubPr>
            <m:ctrlPr>
              <w:rPr>
                <w:rFonts w:ascii="Cambria Math" w:hAnsi="Cambria Math" w:cs="Cambria Math"/>
                <w:i/>
                <w:color w:val="111111"/>
                <w:sz w:val="22"/>
                <w:szCs w:val="22"/>
              </w:rPr>
            </m:ctrlPr>
          </m:sSubPr>
          <m:e>
            <m:r>
              <w:rPr>
                <w:rFonts w:ascii="Cambria Math" w:hAnsi="Cambria Math" w:cs="Cambria Math"/>
                <w:color w:val="111111"/>
                <w:sz w:val="22"/>
                <w:szCs w:val="22"/>
              </w:rPr>
              <m:t>β</m:t>
            </m:r>
          </m:e>
          <m:sub>
            <m:r>
              <w:rPr>
                <w:rFonts w:ascii="Cambria Math" w:hAnsi="Cambria Math" w:cs="Cambria Math"/>
                <w:color w:val="111111"/>
                <w:sz w:val="22"/>
                <w:szCs w:val="22"/>
              </w:rPr>
              <m:t>0</m:t>
            </m:r>
          </m:sub>
        </m:sSub>
      </m:oMath>
      <w:r w:rsidRPr="00EB2AC8">
        <w:rPr>
          <w:rFonts w:asciiTheme="minorHAnsi" w:hAnsiTheme="minorHAnsi" w:cstheme="minorHAnsi"/>
          <w:color w:val="111111"/>
          <w:sz w:val="22"/>
          <w:szCs w:val="22"/>
        </w:rPr>
        <w:t xml:space="preserve"> and </w:t>
      </w:r>
      <m:oMath>
        <m:sSub>
          <m:sSubPr>
            <m:ctrlPr>
              <w:rPr>
                <w:rFonts w:ascii="Cambria Math" w:hAnsi="Cambria Math" w:cs="Cambria Math"/>
                <w:i/>
                <w:color w:val="111111"/>
                <w:sz w:val="22"/>
                <w:szCs w:val="22"/>
              </w:rPr>
            </m:ctrlPr>
          </m:sSubPr>
          <m:e>
            <m:r>
              <w:rPr>
                <w:rFonts w:ascii="Cambria Math" w:hAnsi="Cambria Math" w:cs="Cambria Math"/>
                <w:color w:val="111111"/>
                <w:sz w:val="22"/>
                <w:szCs w:val="22"/>
              </w:rPr>
              <m:t>β</m:t>
            </m:r>
          </m:e>
          <m:sub>
            <m:r>
              <w:rPr>
                <w:rFonts w:ascii="Cambria Math" w:hAnsi="Cambria Math" w:cs="Cambria Math"/>
                <w:color w:val="111111"/>
                <w:sz w:val="22"/>
                <w:szCs w:val="22"/>
              </w:rPr>
              <m:t>1</m:t>
            </m:r>
          </m:sub>
        </m:sSub>
      </m:oMath>
      <w:r w:rsidRPr="00EB2AC8">
        <w:rPr>
          <w:rFonts w:asciiTheme="minorHAnsi" w:hAnsiTheme="minorHAnsi" w:cstheme="minorHAnsi"/>
          <w:color w:val="111111"/>
          <w:sz w:val="22"/>
          <w:szCs w:val="22"/>
        </w:rPr>
        <w:t>) are determined by selecting values such that the predicted probability p̂(</w:t>
      </w:r>
      <m:oMath>
        <m:sSub>
          <m:sSubPr>
            <m:ctrlPr>
              <w:rPr>
                <w:rFonts w:ascii="Cambria Math" w:hAnsi="Cambria Math" w:cs="Cambria Math"/>
                <w:i/>
                <w:color w:val="111111"/>
                <w:sz w:val="22"/>
                <w:szCs w:val="22"/>
              </w:rPr>
            </m:ctrlPr>
          </m:sSubPr>
          <m:e>
            <m:r>
              <w:rPr>
                <w:rFonts w:ascii="Cambria Math" w:hAnsi="Cambria Math" w:cs="Cambria Math"/>
                <w:color w:val="111111"/>
                <w:sz w:val="22"/>
                <w:szCs w:val="22"/>
              </w:rPr>
              <m:t>x</m:t>
            </m:r>
          </m:e>
          <m:sub>
            <m:r>
              <w:rPr>
                <w:rFonts w:ascii="Cambria Math" w:hAnsi="Cambria Math" w:cs="Cambria Math"/>
                <w:color w:val="111111"/>
                <w:sz w:val="22"/>
                <w:szCs w:val="22"/>
              </w:rPr>
              <m:t>i</m:t>
            </m:r>
          </m:sub>
        </m:sSub>
      </m:oMath>
      <w:r w:rsidRPr="00EB2AC8">
        <w:rPr>
          <w:rFonts w:asciiTheme="minorHAnsi" w:hAnsiTheme="minorHAnsi" w:cstheme="minorHAnsi"/>
          <w:color w:val="111111"/>
          <w:sz w:val="22"/>
          <w:szCs w:val="22"/>
        </w:rPr>
        <w:t>) of a value for each observation corresponds as closely as possible to the observation’s actual value.</w:t>
      </w:r>
    </w:p>
    <w:p w14:paraId="737708C5" w14:textId="77777777" w:rsidR="00F16637" w:rsidRPr="00F4146E" w:rsidRDefault="00F16637" w:rsidP="00F16637">
      <w:pPr>
        <w:spacing w:before="180"/>
        <w:rPr>
          <w:rFonts w:asciiTheme="minorHAnsi" w:hAnsiTheme="minorHAnsi" w:cstheme="minorHAnsi"/>
          <w:sz w:val="22"/>
          <w:szCs w:val="22"/>
        </w:rPr>
      </w:pPr>
      <w:r w:rsidRPr="00EB2AC8">
        <w:rPr>
          <w:rFonts w:asciiTheme="minorHAnsi" w:hAnsiTheme="minorHAnsi" w:cstheme="minorHAnsi"/>
          <w:color w:val="111111"/>
          <w:sz w:val="22"/>
          <w:szCs w:val="22"/>
        </w:rPr>
        <w:t xml:space="preserve">Therefore, maximum likelihood implies selecting values for </w:t>
      </w:r>
      <m:oMath>
        <m:sSub>
          <m:sSubPr>
            <m:ctrlPr>
              <w:rPr>
                <w:rFonts w:ascii="Cambria Math" w:hAnsi="Cambria Math" w:cs="Cambria Math"/>
                <w:i/>
                <w:color w:val="111111"/>
                <w:sz w:val="22"/>
                <w:szCs w:val="22"/>
              </w:rPr>
            </m:ctrlPr>
          </m:sSubPr>
          <m:e>
            <m:r>
              <w:rPr>
                <w:rFonts w:ascii="Cambria Math" w:hAnsi="Cambria Math" w:cs="Cambria Math"/>
                <w:color w:val="111111"/>
                <w:sz w:val="22"/>
                <w:szCs w:val="22"/>
              </w:rPr>
              <m:t>β</m:t>
            </m:r>
          </m:e>
          <m:sub>
            <m:r>
              <w:rPr>
                <w:rFonts w:ascii="Cambria Math" w:hAnsi="Cambria Math" w:cs="Cambria Math"/>
                <w:color w:val="111111"/>
                <w:sz w:val="22"/>
                <w:szCs w:val="22"/>
              </w:rPr>
              <m:t>0</m:t>
            </m:r>
          </m:sub>
        </m:sSub>
      </m:oMath>
      <w:r w:rsidRPr="00EB2AC8">
        <w:rPr>
          <w:rFonts w:asciiTheme="minorHAnsi" w:hAnsiTheme="minorHAnsi" w:cstheme="minorHAnsi"/>
          <w:color w:val="111111"/>
          <w:sz w:val="22"/>
          <w:szCs w:val="22"/>
        </w:rPr>
        <w:t xml:space="preserve"> and </w:t>
      </w:r>
      <m:oMath>
        <m:sSub>
          <m:sSubPr>
            <m:ctrlPr>
              <w:rPr>
                <w:rFonts w:ascii="Cambria Math" w:hAnsi="Cambria Math" w:cs="Cambria Math"/>
                <w:i/>
                <w:color w:val="111111"/>
                <w:sz w:val="22"/>
                <w:szCs w:val="22"/>
              </w:rPr>
            </m:ctrlPr>
          </m:sSubPr>
          <m:e>
            <m:r>
              <w:rPr>
                <w:rFonts w:ascii="Cambria Math" w:hAnsi="Cambria Math" w:cs="Cambria Math"/>
                <w:color w:val="111111"/>
                <w:sz w:val="22"/>
                <w:szCs w:val="22"/>
              </w:rPr>
              <m:t>β</m:t>
            </m:r>
          </m:e>
          <m:sub>
            <m:r>
              <w:rPr>
                <w:rFonts w:ascii="Cambria Math" w:hAnsi="Cambria Math" w:cs="Cambria Math"/>
                <w:color w:val="111111"/>
                <w:sz w:val="22"/>
                <w:szCs w:val="22"/>
              </w:rPr>
              <m:t>1</m:t>
            </m:r>
          </m:sub>
        </m:sSub>
      </m:oMath>
      <w:r w:rsidRPr="00EB2AC8">
        <w:rPr>
          <w:rFonts w:asciiTheme="minorHAnsi" w:hAnsiTheme="minorHAnsi" w:cstheme="minorHAnsi"/>
          <w:color w:val="111111"/>
          <w:sz w:val="22"/>
          <w:szCs w:val="22"/>
        </w:rPr>
        <w:t xml:space="preserve"> that result in a probability close to one for all ones and a probability close to zero for all zero values. This approach is termed maximum likelihood because it seeks to maximize the likelihood (conditional probability) of matching the model estimate with the sample data.</w:t>
      </w:r>
    </w:p>
    <w:p w14:paraId="3898532C" w14:textId="77777777" w:rsidR="00F16637" w:rsidRDefault="00F16637" w:rsidP="00F16637">
      <w:pPr>
        <w:pStyle w:val="Heading3"/>
        <w:ind w:left="0"/>
      </w:pPr>
    </w:p>
    <w:p w14:paraId="46BB7E26" w14:textId="77777777" w:rsidR="00F16637" w:rsidRPr="009D77A2" w:rsidRDefault="00F16637" w:rsidP="00F16637">
      <w:pPr>
        <w:pStyle w:val="Heading3"/>
        <w:ind w:left="0"/>
      </w:pPr>
      <w:bookmarkStart w:id="94" w:name="_Toc174889604"/>
      <w:r w:rsidRPr="009D77A2">
        <w:t>Odds Ratio</w:t>
      </w:r>
      <w:bookmarkEnd w:id="94"/>
    </w:p>
    <w:p w14:paraId="21E3565E" w14:textId="77777777" w:rsidR="00F16637" w:rsidRDefault="00F16637" w:rsidP="00F16637">
      <w:pPr>
        <w:spacing w:before="180"/>
        <w:rPr>
          <w:rFonts w:asciiTheme="minorHAnsi" w:hAnsiTheme="minorHAnsi" w:cstheme="minorHAnsi"/>
          <w:color w:val="111111"/>
          <w:sz w:val="22"/>
          <w:szCs w:val="22"/>
        </w:rPr>
      </w:pPr>
      <w:r w:rsidRPr="009D77A2">
        <w:rPr>
          <w:rFonts w:asciiTheme="minorHAnsi" w:hAnsiTheme="minorHAnsi" w:cstheme="minorHAnsi"/>
          <w:color w:val="111111"/>
          <w:sz w:val="22"/>
          <w:szCs w:val="22"/>
        </w:rPr>
        <w:t xml:space="preserve">The odds ratio is a fundamental concept in logistic regression. It represents the ratio of the odds of an event occurring in one group to the odds of it occurring in another group. In the context of logistic regression, the odds ratio can be calculated as </w:t>
      </w:r>
      <m:oMath>
        <m:sSup>
          <m:sSupPr>
            <m:ctrlPr>
              <w:rPr>
                <w:rFonts w:ascii="Cambria Math" w:hAnsi="Cambria Math" w:cstheme="minorHAnsi"/>
                <w:i/>
                <w:color w:val="111111"/>
                <w:sz w:val="22"/>
                <w:szCs w:val="22"/>
              </w:rPr>
            </m:ctrlPr>
          </m:sSupPr>
          <m:e>
            <m:r>
              <w:rPr>
                <w:rFonts w:ascii="Cambria Math" w:hAnsi="Cambria Math" w:cstheme="minorHAnsi"/>
                <w:color w:val="111111"/>
                <w:sz w:val="22"/>
                <w:szCs w:val="22"/>
              </w:rPr>
              <m:t>e</m:t>
            </m:r>
          </m:e>
          <m:sup>
            <m:sSub>
              <m:sSubPr>
                <m:ctrlPr>
                  <w:rPr>
                    <w:rFonts w:ascii="Cambria Math" w:hAnsi="Cambria Math" w:cstheme="minorHAnsi"/>
                    <w:i/>
                    <w:color w:val="111111"/>
                    <w:sz w:val="22"/>
                    <w:szCs w:val="22"/>
                  </w:rPr>
                </m:ctrlPr>
              </m:sSubPr>
              <m:e>
                <m:r>
                  <w:rPr>
                    <w:rFonts w:ascii="Cambria Math" w:hAnsi="Cambria Math" w:cstheme="minorHAnsi"/>
                    <w:color w:val="111111"/>
                    <w:sz w:val="22"/>
                    <w:szCs w:val="22"/>
                  </w:rPr>
                  <m:t>β</m:t>
                </m:r>
              </m:e>
              <m:sub>
                <m:r>
                  <w:rPr>
                    <w:rFonts w:ascii="Cambria Math" w:hAnsi="Cambria Math" w:cstheme="minorHAnsi"/>
                    <w:color w:val="111111"/>
                    <w:sz w:val="22"/>
                    <w:szCs w:val="22"/>
                  </w:rPr>
                  <m:t>1</m:t>
                </m:r>
              </m:sub>
            </m:sSub>
          </m:sup>
        </m:sSup>
      </m:oMath>
      <w:r w:rsidRPr="009D77A2">
        <w:rPr>
          <w:rFonts w:asciiTheme="minorHAnsi" w:hAnsiTheme="minorHAnsi" w:cstheme="minorHAnsi"/>
          <w:color w:val="111111"/>
          <w:sz w:val="22"/>
          <w:szCs w:val="22"/>
        </w:rPr>
        <w:t xml:space="preserve">. This means that for a unit increase in X, we can expect the odds of Y=1 (event happening) to change by a factor of </w:t>
      </w:r>
      <m:oMath>
        <m:sSup>
          <m:sSupPr>
            <m:ctrlPr>
              <w:rPr>
                <w:rFonts w:ascii="Cambria Math" w:hAnsi="Cambria Math" w:cstheme="minorHAnsi"/>
                <w:i/>
                <w:color w:val="111111"/>
                <w:sz w:val="22"/>
                <w:szCs w:val="22"/>
              </w:rPr>
            </m:ctrlPr>
          </m:sSupPr>
          <m:e>
            <m:r>
              <w:rPr>
                <w:rFonts w:ascii="Cambria Math" w:hAnsi="Cambria Math" w:cstheme="minorHAnsi"/>
                <w:color w:val="111111"/>
                <w:sz w:val="22"/>
                <w:szCs w:val="22"/>
              </w:rPr>
              <m:t>e</m:t>
            </m:r>
          </m:e>
          <m:sup>
            <m:sSub>
              <m:sSubPr>
                <m:ctrlPr>
                  <w:rPr>
                    <w:rFonts w:ascii="Cambria Math" w:hAnsi="Cambria Math" w:cstheme="minorHAnsi"/>
                    <w:i/>
                    <w:color w:val="111111"/>
                    <w:sz w:val="22"/>
                    <w:szCs w:val="22"/>
                  </w:rPr>
                </m:ctrlPr>
              </m:sSubPr>
              <m:e>
                <m:r>
                  <w:rPr>
                    <w:rFonts w:ascii="Cambria Math" w:hAnsi="Cambria Math" w:cstheme="minorHAnsi"/>
                    <w:color w:val="111111"/>
                    <w:sz w:val="22"/>
                    <w:szCs w:val="22"/>
                  </w:rPr>
                  <m:t>β</m:t>
                </m:r>
              </m:e>
              <m:sub>
                <m:r>
                  <w:rPr>
                    <w:rFonts w:ascii="Cambria Math" w:hAnsi="Cambria Math" w:cstheme="minorHAnsi"/>
                    <w:color w:val="111111"/>
                    <w:sz w:val="22"/>
                    <w:szCs w:val="22"/>
                  </w:rPr>
                  <m:t>1</m:t>
                </m:r>
              </m:sub>
            </m:sSub>
          </m:sup>
        </m:sSup>
      </m:oMath>
      <w:r w:rsidRPr="009D77A2">
        <w:rPr>
          <w:rFonts w:asciiTheme="minorHAnsi" w:hAnsiTheme="minorHAnsi" w:cstheme="minorHAnsi"/>
          <w:color w:val="111111"/>
          <w:sz w:val="22"/>
          <w:szCs w:val="22"/>
        </w:rPr>
        <w:t xml:space="preserve">. This is particularly useful when interpreting the results of a logistic regression, as it </w:t>
      </w:r>
      <w:r>
        <w:rPr>
          <w:rFonts w:asciiTheme="minorHAnsi" w:hAnsiTheme="minorHAnsi" w:cstheme="minorHAnsi"/>
          <w:color w:val="111111"/>
          <w:sz w:val="22"/>
          <w:szCs w:val="22"/>
        </w:rPr>
        <w:t>measures</w:t>
      </w:r>
      <w:r w:rsidRPr="009D77A2">
        <w:rPr>
          <w:rFonts w:asciiTheme="minorHAnsi" w:hAnsiTheme="minorHAnsi" w:cstheme="minorHAnsi"/>
          <w:color w:val="111111"/>
          <w:sz w:val="22"/>
          <w:szCs w:val="22"/>
        </w:rPr>
        <w:t xml:space="preserve"> how each independent variable impacts the odds of the dependent variable. </w:t>
      </w:r>
    </w:p>
    <w:p w14:paraId="29751078" w14:textId="77777777" w:rsidR="00F16637" w:rsidRDefault="00F16637" w:rsidP="00F16637">
      <w:pPr>
        <w:spacing w:before="180"/>
        <w:rPr>
          <w:rFonts w:asciiTheme="minorHAnsi" w:hAnsiTheme="minorHAnsi" w:cstheme="minorHAnsi"/>
          <w:color w:val="111111"/>
          <w:sz w:val="22"/>
          <w:szCs w:val="22"/>
        </w:rPr>
      </w:pPr>
      <w:r w:rsidRPr="009D77A2">
        <w:rPr>
          <w:rFonts w:asciiTheme="minorHAnsi" w:hAnsiTheme="minorHAnsi" w:cstheme="minorHAnsi"/>
          <w:color w:val="111111"/>
          <w:sz w:val="22"/>
          <w:szCs w:val="22"/>
        </w:rPr>
        <w:t xml:space="preserve">The odds ratio </w:t>
      </w:r>
      <w:r>
        <w:rPr>
          <w:rFonts w:asciiTheme="minorHAnsi" w:hAnsiTheme="minorHAnsi" w:cstheme="minorHAnsi"/>
          <w:color w:val="111111"/>
          <w:sz w:val="22"/>
          <w:szCs w:val="22"/>
        </w:rPr>
        <w:t>quantifies</w:t>
      </w:r>
      <w:r w:rsidRPr="009D77A2">
        <w:rPr>
          <w:rFonts w:asciiTheme="minorHAnsi" w:hAnsiTheme="minorHAnsi" w:cstheme="minorHAnsi"/>
          <w:color w:val="111111"/>
          <w:sz w:val="22"/>
          <w:szCs w:val="22"/>
        </w:rPr>
        <w:t xml:space="preserve"> how a change in an independent variable affects the dependent variable while holding other variables constant. </w:t>
      </w:r>
      <w:r>
        <w:rPr>
          <w:rFonts w:asciiTheme="minorHAnsi" w:hAnsiTheme="minorHAnsi" w:cstheme="minorHAnsi"/>
          <w:color w:val="111111"/>
          <w:sz w:val="22"/>
          <w:szCs w:val="22"/>
        </w:rPr>
        <w:t>While</w:t>
      </w:r>
      <w:r w:rsidRPr="009D77A2">
        <w:rPr>
          <w:rFonts w:asciiTheme="minorHAnsi" w:hAnsiTheme="minorHAnsi" w:cstheme="minorHAnsi"/>
          <w:color w:val="111111"/>
          <w:sz w:val="22"/>
          <w:szCs w:val="22"/>
        </w:rPr>
        <w:t xml:space="preserve"> the odds ratio can give us valuable insights, it’s not always easy to interpret, especially for continuous variables or when there are interactions between variables.</w:t>
      </w:r>
    </w:p>
    <w:p w14:paraId="0B05878A" w14:textId="77777777" w:rsidR="00F16637" w:rsidRDefault="00F16637" w:rsidP="00F16637">
      <w:pPr>
        <w:pStyle w:val="Heading4"/>
        <w:ind w:left="0"/>
      </w:pPr>
    </w:p>
    <w:p w14:paraId="6E2D7898" w14:textId="77777777" w:rsidR="00F16637" w:rsidRDefault="00F16637" w:rsidP="00F16637">
      <w:pPr>
        <w:pStyle w:val="Heading4"/>
        <w:ind w:left="0"/>
      </w:pPr>
      <w:r>
        <w:t>Odds Ratio Example</w:t>
      </w:r>
    </w:p>
    <w:p w14:paraId="617859A6" w14:textId="77777777" w:rsidR="00F16637" w:rsidRDefault="00F16637" w:rsidP="00F16637">
      <w:pPr>
        <w:rPr>
          <w:rFonts w:asciiTheme="minorHAnsi" w:hAnsiTheme="minorHAnsi" w:cstheme="minorHAnsi"/>
          <w:color w:val="111111"/>
          <w:sz w:val="22"/>
          <w:szCs w:val="22"/>
        </w:rPr>
      </w:pPr>
      <w:r>
        <w:rPr>
          <w:rFonts w:asciiTheme="minorHAnsi" w:hAnsiTheme="minorHAnsi" w:cstheme="minorHAnsi"/>
          <w:color w:val="111111"/>
          <w:sz w:val="22"/>
          <w:szCs w:val="22"/>
        </w:rPr>
        <w:t>L</w:t>
      </w:r>
      <w:r w:rsidRPr="005A0401">
        <w:rPr>
          <w:rFonts w:asciiTheme="minorHAnsi" w:hAnsiTheme="minorHAnsi" w:cstheme="minorHAnsi"/>
          <w:color w:val="111111"/>
          <w:sz w:val="22"/>
          <w:szCs w:val="22"/>
        </w:rPr>
        <w:t>et’s say we have a logistic regression model trained on the Lending Club dataset, where the target variable is a binary classifier indicating loan defaults (1 for default, 0 for no default). Let’s consider one of the predictors, say </w:t>
      </w:r>
      <w:proofErr w:type="spellStart"/>
      <w:r w:rsidRPr="005A0401">
        <w:rPr>
          <w:rFonts w:asciiTheme="minorHAnsi" w:hAnsiTheme="minorHAnsi" w:cstheme="minorHAnsi"/>
          <w:color w:val="111111"/>
          <w:sz w:val="22"/>
          <w:szCs w:val="22"/>
        </w:rPr>
        <w:t>annual_income</w:t>
      </w:r>
      <w:proofErr w:type="spellEnd"/>
      <w:r w:rsidRPr="005A0401">
        <w:rPr>
          <w:rFonts w:asciiTheme="minorHAnsi" w:hAnsiTheme="minorHAnsi" w:cstheme="minorHAnsi"/>
          <w:color w:val="111111"/>
          <w:sz w:val="22"/>
          <w:szCs w:val="22"/>
        </w:rPr>
        <w:t>.</w:t>
      </w:r>
    </w:p>
    <w:p w14:paraId="61142E03" w14:textId="77777777" w:rsidR="00F16637" w:rsidRPr="005A0401" w:rsidRDefault="00F16637" w:rsidP="00F16637">
      <w:pPr>
        <w:rPr>
          <w:rFonts w:asciiTheme="minorHAnsi" w:hAnsiTheme="minorHAnsi" w:cstheme="minorHAnsi"/>
          <w:color w:val="111111"/>
          <w:sz w:val="22"/>
          <w:szCs w:val="22"/>
        </w:rPr>
      </w:pPr>
    </w:p>
    <w:p w14:paraId="5E361AD4" w14:textId="77777777" w:rsidR="00F16637" w:rsidRDefault="00F16637" w:rsidP="00F16637">
      <w:pPr>
        <w:rPr>
          <w:rFonts w:asciiTheme="minorHAnsi" w:hAnsiTheme="minorHAnsi" w:cstheme="minorHAnsi"/>
          <w:color w:val="111111"/>
          <w:sz w:val="22"/>
          <w:szCs w:val="22"/>
        </w:rPr>
      </w:pPr>
      <w:r w:rsidRPr="005A0401">
        <w:rPr>
          <w:rFonts w:asciiTheme="minorHAnsi" w:hAnsiTheme="minorHAnsi" w:cstheme="minorHAnsi"/>
          <w:color w:val="111111"/>
          <w:sz w:val="22"/>
          <w:szCs w:val="22"/>
        </w:rPr>
        <w:t>The coefficient (β) associated with </w:t>
      </w:r>
      <w:proofErr w:type="spellStart"/>
      <w:r w:rsidRPr="005A0401">
        <w:rPr>
          <w:rFonts w:asciiTheme="minorHAnsi" w:hAnsiTheme="minorHAnsi" w:cstheme="minorHAnsi"/>
          <w:color w:val="111111"/>
          <w:sz w:val="22"/>
          <w:szCs w:val="22"/>
        </w:rPr>
        <w:t>annual_income</w:t>
      </w:r>
      <w:proofErr w:type="spellEnd"/>
      <w:r w:rsidRPr="005A0401">
        <w:rPr>
          <w:rFonts w:asciiTheme="minorHAnsi" w:hAnsiTheme="minorHAnsi" w:cstheme="minorHAnsi"/>
          <w:color w:val="111111"/>
          <w:sz w:val="22"/>
          <w:szCs w:val="22"/>
        </w:rPr>
        <w:t xml:space="preserve"> in the logistic regression model represents the change in log odds of the outcome </w:t>
      </w:r>
      <w:r>
        <w:rPr>
          <w:rFonts w:asciiTheme="minorHAnsi" w:hAnsiTheme="minorHAnsi" w:cstheme="minorHAnsi"/>
          <w:color w:val="111111"/>
          <w:sz w:val="22"/>
          <w:szCs w:val="22"/>
        </w:rPr>
        <w:t xml:space="preserve">target variable </w:t>
      </w:r>
      <w:r w:rsidRPr="005A0401">
        <w:rPr>
          <w:rFonts w:asciiTheme="minorHAnsi" w:hAnsiTheme="minorHAnsi" w:cstheme="minorHAnsi"/>
          <w:color w:val="111111"/>
          <w:sz w:val="22"/>
          <w:szCs w:val="22"/>
        </w:rPr>
        <w:t>(</w:t>
      </w:r>
      <w:r>
        <w:rPr>
          <w:rFonts w:asciiTheme="minorHAnsi" w:hAnsiTheme="minorHAnsi" w:cstheme="minorHAnsi"/>
          <w:color w:val="111111"/>
          <w:sz w:val="22"/>
          <w:szCs w:val="22"/>
        </w:rPr>
        <w:t>“bad”</w:t>
      </w:r>
      <w:r w:rsidRPr="005A0401">
        <w:rPr>
          <w:rFonts w:asciiTheme="minorHAnsi" w:hAnsiTheme="minorHAnsi" w:cstheme="minorHAnsi"/>
          <w:color w:val="111111"/>
          <w:sz w:val="22"/>
          <w:szCs w:val="22"/>
        </w:rPr>
        <w:t>) for a unit increase in </w:t>
      </w:r>
      <w:proofErr w:type="spellStart"/>
      <w:r w:rsidRPr="005A0401">
        <w:rPr>
          <w:rFonts w:asciiTheme="minorHAnsi" w:hAnsiTheme="minorHAnsi" w:cstheme="minorHAnsi"/>
          <w:color w:val="111111"/>
          <w:sz w:val="22"/>
          <w:szCs w:val="22"/>
        </w:rPr>
        <w:t>annual_income</w:t>
      </w:r>
      <w:proofErr w:type="spellEnd"/>
      <w:r w:rsidRPr="005A0401">
        <w:rPr>
          <w:rFonts w:asciiTheme="minorHAnsi" w:hAnsiTheme="minorHAnsi" w:cstheme="minorHAnsi"/>
          <w:color w:val="111111"/>
          <w:sz w:val="22"/>
          <w:szCs w:val="22"/>
        </w:rPr>
        <w:t xml:space="preserve">. To calculate the odds ratio, we take the exponent of this coefficient, i.e., </w:t>
      </w:r>
      <m:oMath>
        <m:sSup>
          <m:sSupPr>
            <m:ctrlPr>
              <w:rPr>
                <w:rFonts w:ascii="Cambria Math" w:hAnsi="Cambria Math" w:cstheme="minorHAnsi"/>
                <w:i/>
                <w:color w:val="111111"/>
                <w:sz w:val="22"/>
                <w:szCs w:val="22"/>
              </w:rPr>
            </m:ctrlPr>
          </m:sSupPr>
          <m:e>
            <m:r>
              <w:rPr>
                <w:rFonts w:ascii="Cambria Math" w:hAnsi="Cambria Math" w:cstheme="minorHAnsi"/>
                <w:color w:val="111111"/>
                <w:sz w:val="22"/>
                <w:szCs w:val="22"/>
              </w:rPr>
              <m:t>e</m:t>
            </m:r>
          </m:e>
          <m:sup>
            <m:sSub>
              <m:sSubPr>
                <m:ctrlPr>
                  <w:rPr>
                    <w:rFonts w:ascii="Cambria Math" w:hAnsi="Cambria Math" w:cstheme="minorHAnsi"/>
                    <w:i/>
                    <w:color w:val="111111"/>
                    <w:sz w:val="22"/>
                    <w:szCs w:val="22"/>
                  </w:rPr>
                </m:ctrlPr>
              </m:sSubPr>
              <m:e>
                <m:r>
                  <w:rPr>
                    <w:rFonts w:ascii="Cambria Math" w:hAnsi="Cambria Math" w:cstheme="minorHAnsi"/>
                    <w:color w:val="111111"/>
                    <w:sz w:val="22"/>
                    <w:szCs w:val="22"/>
                  </w:rPr>
                  <m:t>β</m:t>
                </m:r>
              </m:e>
              <m:sub>
                <m:r>
                  <w:rPr>
                    <w:rFonts w:ascii="Cambria Math" w:hAnsi="Cambria Math" w:cstheme="minorHAnsi"/>
                    <w:color w:val="111111"/>
                    <w:sz w:val="22"/>
                    <w:szCs w:val="22"/>
                  </w:rPr>
                  <m:t>1</m:t>
                </m:r>
              </m:sub>
            </m:sSub>
          </m:sup>
        </m:sSup>
      </m:oMath>
      <w:r w:rsidRPr="009D77A2">
        <w:rPr>
          <w:rFonts w:asciiTheme="minorHAnsi" w:hAnsiTheme="minorHAnsi" w:cstheme="minorHAnsi"/>
          <w:color w:val="111111"/>
          <w:sz w:val="22"/>
          <w:szCs w:val="22"/>
        </w:rPr>
        <w:t>.</w:t>
      </w:r>
    </w:p>
    <w:p w14:paraId="5CB02CE0" w14:textId="77777777" w:rsidR="00F16637" w:rsidRPr="005A0401" w:rsidRDefault="00F16637" w:rsidP="00F16637">
      <w:pPr>
        <w:rPr>
          <w:rFonts w:asciiTheme="minorHAnsi" w:hAnsiTheme="minorHAnsi" w:cstheme="minorHAnsi"/>
          <w:color w:val="111111"/>
          <w:sz w:val="22"/>
          <w:szCs w:val="22"/>
        </w:rPr>
      </w:pPr>
    </w:p>
    <w:p w14:paraId="6DB682DC" w14:textId="77777777" w:rsidR="00F16637" w:rsidRPr="005A0401" w:rsidRDefault="00F16637" w:rsidP="00F16637">
      <w:pPr>
        <w:rPr>
          <w:rFonts w:asciiTheme="minorHAnsi" w:hAnsiTheme="minorHAnsi" w:cstheme="minorHAnsi"/>
          <w:color w:val="111111"/>
          <w:sz w:val="22"/>
          <w:szCs w:val="22"/>
        </w:rPr>
      </w:pPr>
      <w:r w:rsidRPr="005A0401">
        <w:rPr>
          <w:rFonts w:asciiTheme="minorHAnsi" w:hAnsiTheme="minorHAnsi" w:cstheme="minorHAnsi"/>
          <w:color w:val="111111"/>
          <w:sz w:val="22"/>
          <w:szCs w:val="22"/>
        </w:rPr>
        <w:t>For example, if β for </w:t>
      </w:r>
      <w:proofErr w:type="spellStart"/>
      <w:r w:rsidRPr="005A0401">
        <w:rPr>
          <w:rFonts w:asciiTheme="minorHAnsi" w:hAnsiTheme="minorHAnsi" w:cstheme="minorHAnsi"/>
          <w:color w:val="111111"/>
          <w:sz w:val="22"/>
          <w:szCs w:val="22"/>
        </w:rPr>
        <w:t>annual_income</w:t>
      </w:r>
      <w:proofErr w:type="spellEnd"/>
      <w:r w:rsidRPr="005A0401">
        <w:rPr>
          <w:rFonts w:asciiTheme="minorHAnsi" w:hAnsiTheme="minorHAnsi" w:cstheme="minorHAnsi"/>
          <w:color w:val="111111"/>
          <w:sz w:val="22"/>
          <w:szCs w:val="22"/>
        </w:rPr>
        <w:t xml:space="preserve"> is -0.03, the odds ratio would be </w:t>
      </w:r>
      <m:oMath>
        <m:sSup>
          <m:sSupPr>
            <m:ctrlPr>
              <w:rPr>
                <w:rFonts w:ascii="Cambria Math" w:hAnsi="Cambria Math" w:cstheme="minorHAnsi"/>
                <w:i/>
                <w:color w:val="111111"/>
                <w:sz w:val="22"/>
                <w:szCs w:val="22"/>
              </w:rPr>
            </m:ctrlPr>
          </m:sSupPr>
          <m:e>
            <m:r>
              <w:rPr>
                <w:rFonts w:ascii="Cambria Math" w:hAnsi="Cambria Math" w:cstheme="minorHAnsi"/>
                <w:color w:val="111111"/>
                <w:sz w:val="22"/>
                <w:szCs w:val="22"/>
              </w:rPr>
              <m:t>e</m:t>
            </m:r>
          </m:e>
          <m:sup>
            <m:r>
              <w:rPr>
                <w:rFonts w:ascii="Cambria Math" w:hAnsi="Cambria Math" w:cstheme="minorHAnsi"/>
                <w:color w:val="111111"/>
                <w:sz w:val="22"/>
                <w:szCs w:val="22"/>
              </w:rPr>
              <m:t>-0.03</m:t>
            </m:r>
          </m:sup>
        </m:sSup>
      </m:oMath>
      <w:r w:rsidRPr="005A0401">
        <w:rPr>
          <w:rFonts w:asciiTheme="minorHAnsi" w:hAnsiTheme="minorHAnsi" w:cstheme="minorHAnsi"/>
          <w:color w:val="111111"/>
          <w:sz w:val="22"/>
          <w:szCs w:val="22"/>
        </w:rPr>
        <w:t xml:space="preserve"> = 0.97.</w:t>
      </w:r>
    </w:p>
    <w:p w14:paraId="0DC72AEF" w14:textId="77777777" w:rsidR="00F16637" w:rsidRDefault="00F16637" w:rsidP="00F16637">
      <w:pPr>
        <w:rPr>
          <w:rFonts w:asciiTheme="minorHAnsi" w:hAnsiTheme="minorHAnsi" w:cstheme="minorHAnsi"/>
          <w:color w:val="111111"/>
          <w:sz w:val="22"/>
          <w:szCs w:val="22"/>
        </w:rPr>
      </w:pPr>
      <w:r w:rsidRPr="005A0401">
        <w:rPr>
          <w:rFonts w:asciiTheme="minorHAnsi" w:hAnsiTheme="minorHAnsi" w:cstheme="minorHAnsi"/>
          <w:color w:val="111111"/>
          <w:sz w:val="22"/>
          <w:szCs w:val="22"/>
        </w:rPr>
        <w:t>This means that for each additional unit increase in </w:t>
      </w:r>
      <w:proofErr w:type="spellStart"/>
      <w:r w:rsidRPr="005A0401">
        <w:rPr>
          <w:rFonts w:asciiTheme="minorHAnsi" w:hAnsiTheme="minorHAnsi" w:cstheme="minorHAnsi"/>
          <w:color w:val="111111"/>
          <w:sz w:val="22"/>
          <w:szCs w:val="22"/>
        </w:rPr>
        <w:t>annual_income</w:t>
      </w:r>
      <w:proofErr w:type="spellEnd"/>
      <w:r w:rsidRPr="005A0401">
        <w:rPr>
          <w:rFonts w:asciiTheme="minorHAnsi" w:hAnsiTheme="minorHAnsi" w:cstheme="minorHAnsi"/>
          <w:color w:val="111111"/>
          <w:sz w:val="22"/>
          <w:szCs w:val="22"/>
        </w:rPr>
        <w:t>, we can expect the odds of a loan default (Y=1) to be multiplied by 0.97, assuming all other variables are held constant. In other words, higher annual income is associated with lower odds of loan default.</w:t>
      </w:r>
    </w:p>
    <w:p w14:paraId="2CC6D3CA" w14:textId="77777777" w:rsidR="00F16637" w:rsidRPr="005A0401" w:rsidRDefault="00F16637" w:rsidP="00F16637">
      <w:pPr>
        <w:rPr>
          <w:rFonts w:asciiTheme="minorHAnsi" w:hAnsiTheme="minorHAnsi" w:cstheme="minorHAnsi"/>
          <w:color w:val="111111"/>
          <w:sz w:val="22"/>
          <w:szCs w:val="22"/>
        </w:rPr>
      </w:pPr>
    </w:p>
    <w:p w14:paraId="62B7B25D" w14:textId="77777777" w:rsidR="00F16637" w:rsidRPr="005A0401" w:rsidRDefault="00F16637" w:rsidP="00F16637">
      <w:pPr>
        <w:rPr>
          <w:rFonts w:asciiTheme="minorHAnsi" w:hAnsiTheme="minorHAnsi" w:cstheme="minorHAnsi"/>
          <w:color w:val="111111"/>
          <w:sz w:val="22"/>
          <w:szCs w:val="22"/>
        </w:rPr>
      </w:pPr>
      <w:r w:rsidRPr="005A0401">
        <w:rPr>
          <w:rFonts w:asciiTheme="minorHAnsi" w:hAnsiTheme="minorHAnsi" w:cstheme="minorHAnsi"/>
          <w:color w:val="111111"/>
          <w:sz w:val="22"/>
          <w:szCs w:val="22"/>
        </w:rPr>
        <w:t>It’s important to note that this is a multiplicative effect on the odds, not the probabilities, and it assumes all other variables in the model are held constant. Also, this interpretation is valid for a unit change in </w:t>
      </w:r>
      <w:proofErr w:type="spellStart"/>
      <w:r w:rsidRPr="005A0401">
        <w:rPr>
          <w:rFonts w:asciiTheme="minorHAnsi" w:hAnsiTheme="minorHAnsi" w:cstheme="minorHAnsi"/>
          <w:color w:val="111111"/>
          <w:sz w:val="22"/>
          <w:szCs w:val="22"/>
        </w:rPr>
        <w:t>annual_income</w:t>
      </w:r>
      <w:proofErr w:type="spellEnd"/>
      <w:r w:rsidRPr="005A0401">
        <w:rPr>
          <w:rFonts w:asciiTheme="minorHAnsi" w:hAnsiTheme="minorHAnsi" w:cstheme="minorHAnsi"/>
          <w:color w:val="111111"/>
          <w:sz w:val="22"/>
          <w:szCs w:val="22"/>
        </w:rPr>
        <w:t>, so depending on how </w:t>
      </w:r>
      <w:proofErr w:type="spellStart"/>
      <w:r w:rsidRPr="005A0401">
        <w:rPr>
          <w:rFonts w:asciiTheme="minorHAnsi" w:hAnsiTheme="minorHAnsi" w:cstheme="minorHAnsi"/>
          <w:color w:val="111111"/>
          <w:sz w:val="22"/>
          <w:szCs w:val="22"/>
        </w:rPr>
        <w:t>annual_income</w:t>
      </w:r>
      <w:proofErr w:type="spellEnd"/>
      <w:r w:rsidRPr="005A0401">
        <w:rPr>
          <w:rFonts w:asciiTheme="minorHAnsi" w:hAnsiTheme="minorHAnsi" w:cstheme="minorHAnsi"/>
          <w:color w:val="111111"/>
          <w:sz w:val="22"/>
          <w:szCs w:val="22"/>
        </w:rPr>
        <w:t> is measured (e.g., dollars, thousands of dollars), this would affect the interpretation.</w:t>
      </w:r>
    </w:p>
    <w:p w14:paraId="3C428CA7" w14:textId="77777777" w:rsidR="00F16637" w:rsidRPr="005A0401" w:rsidRDefault="00F16637" w:rsidP="00F16637">
      <w:pPr>
        <w:spacing w:before="180"/>
        <w:rPr>
          <w:rFonts w:asciiTheme="minorHAnsi" w:hAnsiTheme="minorHAnsi" w:cstheme="minorHAnsi"/>
          <w:color w:val="111111"/>
          <w:sz w:val="22"/>
          <w:szCs w:val="22"/>
        </w:rPr>
      </w:pPr>
      <w:r w:rsidRPr="005A0401">
        <w:rPr>
          <w:rFonts w:asciiTheme="minorHAnsi" w:hAnsiTheme="minorHAnsi" w:cstheme="minorHAnsi"/>
          <w:color w:val="111111"/>
          <w:sz w:val="22"/>
          <w:szCs w:val="22"/>
        </w:rPr>
        <w:t>Remember that while odds ratios can be very informative, they require careful interpretation and understanding of your data and model.</w:t>
      </w:r>
    </w:p>
    <w:p w14:paraId="601AA79A" w14:textId="77777777" w:rsidR="00F16637" w:rsidRPr="009D77A2" w:rsidRDefault="00F16637" w:rsidP="00F16637">
      <w:pPr>
        <w:spacing w:before="180"/>
        <w:rPr>
          <w:rFonts w:asciiTheme="minorHAnsi" w:hAnsiTheme="minorHAnsi" w:cstheme="minorHAnsi"/>
          <w:color w:val="111111"/>
          <w:sz w:val="22"/>
          <w:szCs w:val="22"/>
        </w:rPr>
      </w:pPr>
    </w:p>
    <w:p w14:paraId="799C9CFA" w14:textId="77777777" w:rsidR="00F16637" w:rsidRPr="009D77A2" w:rsidRDefault="00F16637" w:rsidP="00F16637">
      <w:pPr>
        <w:pStyle w:val="Heading3"/>
        <w:ind w:left="0"/>
      </w:pPr>
      <w:bookmarkStart w:id="95" w:name="_Toc174889605"/>
      <w:r w:rsidRPr="009D77A2">
        <w:t>Link Function</w:t>
      </w:r>
      <w:bookmarkEnd w:id="95"/>
    </w:p>
    <w:p w14:paraId="083F2174" w14:textId="77777777" w:rsidR="00F16637" w:rsidRDefault="00F16637" w:rsidP="00F16637">
      <w:pPr>
        <w:spacing w:before="180"/>
        <w:rPr>
          <w:rFonts w:asciiTheme="minorHAnsi" w:hAnsiTheme="minorHAnsi" w:cstheme="minorHAnsi"/>
          <w:color w:val="111111"/>
          <w:sz w:val="22"/>
          <w:szCs w:val="22"/>
        </w:rPr>
      </w:pPr>
      <w:r w:rsidRPr="009D77A2">
        <w:rPr>
          <w:rFonts w:asciiTheme="minorHAnsi" w:hAnsiTheme="minorHAnsi" w:cstheme="minorHAnsi"/>
          <w:color w:val="111111"/>
          <w:sz w:val="22"/>
          <w:szCs w:val="22"/>
        </w:rPr>
        <w:t xml:space="preserve">Logistic regression is a generalized linear model (GLM) that uses a logit link function. The link function provides the relationship between the linear predictor and the mean of the distribution function. In logistic regression, this is the natural log of the odds (i.e., logit function). The link function transforms the probability </w:t>
      </w:r>
      <w:r>
        <w:rPr>
          <w:rFonts w:asciiTheme="minorHAnsi" w:hAnsiTheme="minorHAnsi" w:cstheme="minorHAnsi"/>
          <w:color w:val="111111"/>
          <w:sz w:val="22"/>
          <w:szCs w:val="22"/>
        </w:rPr>
        <w:t>into</w:t>
      </w:r>
      <w:r w:rsidRPr="009D77A2">
        <w:rPr>
          <w:rFonts w:asciiTheme="minorHAnsi" w:hAnsiTheme="minorHAnsi" w:cstheme="minorHAnsi"/>
          <w:color w:val="111111"/>
          <w:sz w:val="22"/>
          <w:szCs w:val="22"/>
        </w:rPr>
        <w:t xml:space="preserve"> a linear combination of the predictors. This transformation allows us to model a binary response using methods similar to those used in linear regression. </w:t>
      </w:r>
    </w:p>
    <w:p w14:paraId="78F311B7" w14:textId="77777777" w:rsidR="00F16637" w:rsidRDefault="00F16637" w:rsidP="00F16637">
      <w:pPr>
        <w:spacing w:before="180"/>
        <w:rPr>
          <w:rFonts w:asciiTheme="minorHAnsi" w:hAnsiTheme="minorHAnsi" w:cstheme="minorHAnsi"/>
          <w:color w:val="111111"/>
          <w:sz w:val="22"/>
          <w:szCs w:val="22"/>
        </w:rPr>
      </w:pPr>
      <w:r w:rsidRPr="009D77A2">
        <w:rPr>
          <w:rFonts w:asciiTheme="minorHAnsi" w:hAnsiTheme="minorHAnsi" w:cstheme="minorHAnsi"/>
          <w:color w:val="111111"/>
          <w:sz w:val="22"/>
          <w:szCs w:val="22"/>
        </w:rPr>
        <w:t>The choice of link function is critical as it determines how we model the relationship between our predictors and our response variable. The logit link function ensures that our predicted probabilities stay between 0 and 1</w:t>
      </w:r>
      <w:r>
        <w:rPr>
          <w:rFonts w:asciiTheme="minorHAnsi" w:hAnsiTheme="minorHAnsi" w:cstheme="minorHAnsi"/>
          <w:color w:val="111111"/>
          <w:sz w:val="22"/>
          <w:szCs w:val="22"/>
        </w:rPr>
        <w:t xml:space="preserve"> and allows us to interpret our regression coefficients as changes in log odds</w:t>
      </w:r>
      <w:r w:rsidRPr="009D77A2">
        <w:rPr>
          <w:rFonts w:asciiTheme="minorHAnsi" w:hAnsiTheme="minorHAnsi" w:cstheme="minorHAnsi"/>
          <w:color w:val="111111"/>
          <w:sz w:val="22"/>
          <w:szCs w:val="22"/>
        </w:rPr>
        <w:t>.</w:t>
      </w:r>
    </w:p>
    <w:p w14:paraId="1FFB8AA0" w14:textId="77777777" w:rsidR="00F16637" w:rsidRDefault="00F16637" w:rsidP="00F16637">
      <w:pPr>
        <w:pStyle w:val="Heading4"/>
        <w:ind w:left="0"/>
      </w:pPr>
    </w:p>
    <w:p w14:paraId="1001DA65" w14:textId="77777777" w:rsidR="00F16637" w:rsidRDefault="00F16637" w:rsidP="00F16637">
      <w:pPr>
        <w:pStyle w:val="Heading4"/>
        <w:ind w:left="0"/>
        <w:rPr>
          <w:rFonts w:asciiTheme="minorHAnsi" w:hAnsiTheme="minorHAnsi" w:cstheme="minorHAnsi"/>
          <w:color w:val="111111"/>
          <w:sz w:val="22"/>
        </w:rPr>
      </w:pPr>
      <w:r>
        <w:t>Link Function Example</w:t>
      </w:r>
    </w:p>
    <w:p w14:paraId="322405FF" w14:textId="77777777" w:rsidR="00F16637" w:rsidRDefault="00F16637" w:rsidP="00F16637">
      <w:pPr>
        <w:rPr>
          <w:rFonts w:asciiTheme="minorHAnsi" w:hAnsiTheme="minorHAnsi" w:cstheme="minorHAnsi"/>
          <w:color w:val="111111"/>
          <w:sz w:val="22"/>
          <w:szCs w:val="22"/>
        </w:rPr>
      </w:pPr>
      <w:r w:rsidRPr="000968C6">
        <w:rPr>
          <w:rFonts w:asciiTheme="minorHAnsi" w:hAnsiTheme="minorHAnsi" w:cstheme="minorHAnsi"/>
          <w:color w:val="111111"/>
          <w:sz w:val="22"/>
          <w:szCs w:val="22"/>
        </w:rPr>
        <w:t>The link function in logistic regression is the logit function, which is used to transform the probability p of the positive class (in this case, loan default) into a linear function of the predictors. The logit function is defined as follows:</w:t>
      </w:r>
    </w:p>
    <w:p w14:paraId="2B06CF0C" w14:textId="77777777" w:rsidR="00F16637" w:rsidRDefault="00F16637" w:rsidP="00F16637">
      <w:pPr>
        <w:rPr>
          <w:rFonts w:asciiTheme="minorHAnsi" w:hAnsiTheme="minorHAnsi" w:cstheme="minorHAnsi"/>
          <w:color w:val="111111"/>
          <w:sz w:val="22"/>
          <w:szCs w:val="22"/>
        </w:rPr>
      </w:pPr>
    </w:p>
    <w:p w14:paraId="3F41B6CF" w14:textId="77777777" w:rsidR="00F16637" w:rsidRDefault="00F16637" w:rsidP="00F16637">
      <w:pPr>
        <w:pStyle w:val="ACaptionHead"/>
        <w:ind w:left="0"/>
      </w:pPr>
      <w:r w:rsidRPr="00EB2AC8">
        <w:lastRenderedPageBreak/>
        <w:t xml:space="preserve">Equation </w:t>
      </w:r>
      <w:r>
        <w:t>5.3</w:t>
      </w:r>
      <w:r w:rsidRPr="00EB2AC8">
        <w:t xml:space="preserve">: </w:t>
      </w:r>
      <w:r>
        <w:t>Link Function</w:t>
      </w:r>
      <w:r w:rsidRPr="00EB2AC8">
        <w:t xml:space="preserve"> </w:t>
      </w:r>
    </w:p>
    <w:p w14:paraId="570EE68F" w14:textId="77777777" w:rsidR="00F16637" w:rsidRPr="000968C6" w:rsidRDefault="00F16637" w:rsidP="00F16637">
      <w:pPr>
        <w:spacing w:before="180"/>
        <w:rPr>
          <w:rFonts w:asciiTheme="minorHAnsi" w:hAnsiTheme="minorHAnsi" w:cstheme="minorHAnsi"/>
          <w:color w:val="111111"/>
          <w:sz w:val="22"/>
          <w:szCs w:val="22"/>
        </w:rPr>
      </w:pPr>
      <m:oMathPara>
        <m:oMath>
          <m:r>
            <w:rPr>
              <w:rFonts w:ascii="Cambria Math" w:hAnsi="Cambria Math" w:cstheme="minorHAnsi"/>
              <w:color w:val="111111"/>
              <w:sz w:val="22"/>
              <w:szCs w:val="22"/>
            </w:rPr>
            <m:t>logit</m:t>
          </m:r>
          <m:d>
            <m:dPr>
              <m:ctrlPr>
                <w:rPr>
                  <w:rFonts w:ascii="Cambria Math" w:hAnsi="Cambria Math" w:cstheme="minorHAnsi"/>
                  <w:i/>
                  <w:color w:val="111111"/>
                  <w:sz w:val="22"/>
                  <w:szCs w:val="22"/>
                </w:rPr>
              </m:ctrlPr>
            </m:dPr>
            <m:e>
              <m:r>
                <w:rPr>
                  <w:rFonts w:ascii="Cambria Math" w:hAnsi="Cambria Math" w:cstheme="minorHAnsi"/>
                  <w:color w:val="111111"/>
                  <w:sz w:val="22"/>
                  <w:szCs w:val="22"/>
                </w:rPr>
                <m:t>p</m:t>
              </m:r>
            </m:e>
          </m:d>
          <m:r>
            <w:rPr>
              <w:rFonts w:ascii="Cambria Math" w:hAnsi="Cambria Math" w:cstheme="minorHAnsi"/>
              <w:color w:val="111111"/>
              <w:sz w:val="22"/>
              <w:szCs w:val="22"/>
            </w:rPr>
            <m:t>=</m:t>
          </m:r>
          <m:r>
            <m:rPr>
              <m:sty m:val="p"/>
            </m:rPr>
            <w:rPr>
              <w:rFonts w:ascii="Cambria Math" w:hAnsi="Cambria Math" w:cstheme="minorHAnsi"/>
              <w:color w:val="111111"/>
              <w:sz w:val="22"/>
              <w:szCs w:val="22"/>
            </w:rPr>
            <m:t>ln⁡</m:t>
          </m:r>
          <m:r>
            <w:rPr>
              <w:rFonts w:ascii="Cambria Math" w:hAnsi="Cambria Math" w:cstheme="minorHAnsi"/>
              <w:color w:val="111111"/>
              <w:sz w:val="22"/>
              <w:szCs w:val="22"/>
            </w:rPr>
            <m:t>(</m:t>
          </m:r>
          <m:f>
            <m:fPr>
              <m:ctrlPr>
                <w:rPr>
                  <w:rFonts w:ascii="Cambria Math" w:hAnsi="Cambria Math" w:cstheme="minorHAnsi"/>
                  <w:i/>
                  <w:color w:val="111111"/>
                  <w:sz w:val="22"/>
                  <w:szCs w:val="22"/>
                </w:rPr>
              </m:ctrlPr>
            </m:fPr>
            <m:num>
              <m:r>
                <w:rPr>
                  <w:rFonts w:ascii="Cambria Math" w:hAnsi="Cambria Math" w:cstheme="minorHAnsi"/>
                  <w:color w:val="111111"/>
                  <w:sz w:val="22"/>
                  <w:szCs w:val="22"/>
                </w:rPr>
                <m:t>p</m:t>
              </m:r>
            </m:num>
            <m:den>
              <m:r>
                <w:rPr>
                  <w:rFonts w:ascii="Cambria Math" w:hAnsi="Cambria Math" w:cstheme="minorHAnsi"/>
                  <w:color w:val="111111"/>
                  <w:sz w:val="22"/>
                  <w:szCs w:val="22"/>
                </w:rPr>
                <m:t>(1/p)</m:t>
              </m:r>
            </m:den>
          </m:f>
          <m:r>
            <w:rPr>
              <w:rFonts w:ascii="Cambria Math" w:hAnsi="Cambria Math" w:cstheme="minorHAnsi"/>
              <w:color w:val="111111"/>
              <w:sz w:val="22"/>
              <w:szCs w:val="22"/>
            </w:rPr>
            <m:t>)</m:t>
          </m:r>
        </m:oMath>
      </m:oMathPara>
    </w:p>
    <w:p w14:paraId="71AFE11A" w14:textId="77777777" w:rsidR="00F16637" w:rsidRPr="000968C6" w:rsidRDefault="00F16637" w:rsidP="00F16637">
      <w:pPr>
        <w:spacing w:before="180"/>
        <w:rPr>
          <w:rFonts w:asciiTheme="minorHAnsi" w:hAnsiTheme="minorHAnsi" w:cstheme="minorHAnsi"/>
          <w:color w:val="111111"/>
          <w:sz w:val="22"/>
          <w:szCs w:val="22"/>
        </w:rPr>
      </w:pPr>
      <w:r w:rsidRPr="000968C6">
        <w:rPr>
          <w:rFonts w:asciiTheme="minorHAnsi" w:hAnsiTheme="minorHAnsi" w:cstheme="minorHAnsi"/>
          <w:color w:val="111111"/>
          <w:sz w:val="22"/>
          <w:szCs w:val="22"/>
        </w:rPr>
        <w:t xml:space="preserve">where ln is the natural logarithm. This function transforms the probability p, which ranges between 0 and 1, into a value </w:t>
      </w:r>
      <w:r>
        <w:rPr>
          <w:rFonts w:asciiTheme="minorHAnsi" w:hAnsiTheme="minorHAnsi" w:cstheme="minorHAnsi"/>
          <w:color w:val="111111"/>
          <w:sz w:val="22"/>
          <w:szCs w:val="22"/>
        </w:rPr>
        <w:t>ranging from negative</w:t>
      </w:r>
      <w:r w:rsidRPr="000968C6">
        <w:rPr>
          <w:rFonts w:asciiTheme="minorHAnsi" w:hAnsiTheme="minorHAnsi" w:cstheme="minorHAnsi"/>
          <w:color w:val="111111"/>
          <w:sz w:val="22"/>
          <w:szCs w:val="22"/>
        </w:rPr>
        <w:t xml:space="preserve"> to positive infinity.</w:t>
      </w:r>
    </w:p>
    <w:p w14:paraId="035B8488" w14:textId="77777777" w:rsidR="00F16637" w:rsidRDefault="00F16637" w:rsidP="00F16637">
      <w:pPr>
        <w:rPr>
          <w:rFonts w:asciiTheme="minorHAnsi" w:hAnsiTheme="minorHAnsi" w:cstheme="minorHAnsi"/>
          <w:color w:val="111111"/>
          <w:sz w:val="22"/>
          <w:szCs w:val="22"/>
        </w:rPr>
      </w:pPr>
      <w:r w:rsidRPr="000968C6">
        <w:rPr>
          <w:rFonts w:asciiTheme="minorHAnsi" w:hAnsiTheme="minorHAnsi" w:cstheme="minorHAnsi"/>
          <w:color w:val="111111"/>
          <w:sz w:val="22"/>
          <w:szCs w:val="22"/>
        </w:rPr>
        <w:t>Let’s say we have a logistic regression model with two</w:t>
      </w:r>
      <w:r>
        <w:rPr>
          <w:rFonts w:asciiTheme="minorHAnsi" w:hAnsiTheme="minorHAnsi" w:cstheme="minorHAnsi"/>
          <w:color w:val="111111"/>
          <w:sz w:val="22"/>
          <w:szCs w:val="22"/>
        </w:rPr>
        <w:t xml:space="preserve"> predictors:  </w:t>
      </w:r>
      <w:proofErr w:type="spellStart"/>
      <w:r>
        <w:rPr>
          <w:rFonts w:asciiTheme="minorHAnsi" w:hAnsiTheme="minorHAnsi" w:cstheme="minorHAnsi"/>
          <w:color w:val="111111"/>
          <w:sz w:val="22"/>
          <w:szCs w:val="22"/>
        </w:rPr>
        <w:t>annual_income</w:t>
      </w:r>
      <w:proofErr w:type="spellEnd"/>
      <w:r>
        <w:rPr>
          <w:rFonts w:asciiTheme="minorHAnsi" w:hAnsiTheme="minorHAnsi" w:cstheme="minorHAnsi"/>
          <w:color w:val="111111"/>
          <w:sz w:val="22"/>
          <w:szCs w:val="22"/>
        </w:rPr>
        <w:t xml:space="preserve"> and </w:t>
      </w:r>
      <w:proofErr w:type="spellStart"/>
      <w:r>
        <w:rPr>
          <w:rFonts w:asciiTheme="minorHAnsi" w:hAnsiTheme="minorHAnsi" w:cstheme="minorHAnsi"/>
          <w:color w:val="111111"/>
          <w:sz w:val="22"/>
          <w:szCs w:val="22"/>
        </w:rPr>
        <w:t>credit_score</w:t>
      </w:r>
      <w:proofErr w:type="spellEnd"/>
      <w:r w:rsidRPr="000968C6">
        <w:rPr>
          <w:rFonts w:asciiTheme="minorHAnsi" w:hAnsiTheme="minorHAnsi" w:cstheme="minorHAnsi"/>
          <w:color w:val="111111"/>
          <w:sz w:val="22"/>
          <w:szCs w:val="22"/>
        </w:rPr>
        <w:t xml:space="preserve">, with respective coefficients </w:t>
      </w:r>
      <m:oMath>
        <m:sSub>
          <m:sSubPr>
            <m:ctrlPr>
              <w:rPr>
                <w:rFonts w:ascii="Cambria Math" w:hAnsiTheme="minorHAnsi" w:cstheme="minorHAnsi"/>
                <w:i/>
                <w:color w:val="111111"/>
                <w:sz w:val="22"/>
                <w:szCs w:val="22"/>
              </w:rPr>
            </m:ctrlPr>
          </m:sSubPr>
          <m:e>
            <m:r>
              <w:rPr>
                <w:rFonts w:ascii="Cambria Math" w:hAnsi="Cambria Math" w:cstheme="minorHAnsi"/>
                <w:color w:val="111111"/>
                <w:sz w:val="22"/>
                <w:szCs w:val="22"/>
              </w:rPr>
              <m:t>β</m:t>
            </m:r>
          </m:e>
          <m:sub>
            <m:r>
              <w:rPr>
                <w:rFonts w:ascii="Cambria Math" w:hAnsiTheme="minorHAnsi" w:cstheme="minorHAnsi"/>
                <w:color w:val="111111"/>
                <w:sz w:val="22"/>
                <w:szCs w:val="22"/>
              </w:rPr>
              <m:t>1</m:t>
            </m:r>
          </m:sub>
        </m:sSub>
      </m:oMath>
      <w:r w:rsidRPr="000968C6">
        <w:rPr>
          <w:rFonts w:asciiTheme="minorHAnsi" w:hAnsiTheme="minorHAnsi" w:cstheme="minorHAnsi"/>
          <w:color w:val="111111"/>
          <w:sz w:val="22"/>
          <w:szCs w:val="22"/>
        </w:rPr>
        <w:t xml:space="preserve"> and </w:t>
      </w:r>
      <m:oMath>
        <m:sSub>
          <m:sSubPr>
            <m:ctrlPr>
              <w:rPr>
                <w:rFonts w:ascii="Cambria Math" w:hAnsiTheme="minorHAnsi" w:cstheme="minorHAnsi"/>
                <w:i/>
                <w:color w:val="111111"/>
                <w:sz w:val="22"/>
                <w:szCs w:val="22"/>
              </w:rPr>
            </m:ctrlPr>
          </m:sSubPr>
          <m:e>
            <m:r>
              <w:rPr>
                <w:rFonts w:ascii="Cambria Math" w:hAnsi="Cambria Math" w:cstheme="minorHAnsi"/>
                <w:color w:val="111111"/>
                <w:sz w:val="22"/>
                <w:szCs w:val="22"/>
              </w:rPr>
              <m:t>β</m:t>
            </m:r>
          </m:e>
          <m:sub>
            <m:r>
              <w:rPr>
                <w:rFonts w:ascii="Cambria Math" w:hAnsiTheme="minorHAnsi" w:cstheme="minorHAnsi"/>
                <w:color w:val="111111"/>
                <w:sz w:val="22"/>
                <w:szCs w:val="22"/>
              </w:rPr>
              <m:t>2</m:t>
            </m:r>
          </m:sub>
        </m:sSub>
      </m:oMath>
      <w:r w:rsidRPr="000968C6">
        <w:rPr>
          <w:rFonts w:asciiTheme="minorHAnsi" w:hAnsiTheme="minorHAnsi" w:cstheme="minorHAnsi"/>
          <w:color w:val="111111"/>
          <w:sz w:val="22"/>
          <w:szCs w:val="22"/>
        </w:rPr>
        <w:t xml:space="preserve">, and an intercept term </w:t>
      </w:r>
      <m:oMath>
        <m:sSub>
          <m:sSubPr>
            <m:ctrlPr>
              <w:rPr>
                <w:rFonts w:ascii="Cambria Math" w:hAnsiTheme="minorHAnsi" w:cstheme="minorHAnsi"/>
                <w:i/>
                <w:color w:val="111111"/>
                <w:sz w:val="22"/>
                <w:szCs w:val="22"/>
              </w:rPr>
            </m:ctrlPr>
          </m:sSubPr>
          <m:e>
            <m:r>
              <w:rPr>
                <w:rFonts w:ascii="Cambria Math" w:hAnsi="Cambria Math" w:cstheme="minorHAnsi"/>
                <w:color w:val="111111"/>
                <w:sz w:val="22"/>
                <w:szCs w:val="22"/>
              </w:rPr>
              <m:t>β</m:t>
            </m:r>
          </m:e>
          <m:sub>
            <m:r>
              <w:rPr>
                <w:rFonts w:ascii="Cambria Math" w:hAnsiTheme="minorHAnsi" w:cstheme="minorHAnsi"/>
                <w:color w:val="111111"/>
                <w:sz w:val="22"/>
                <w:szCs w:val="22"/>
              </w:rPr>
              <m:t>0</m:t>
            </m:r>
          </m:sub>
        </m:sSub>
      </m:oMath>
      <w:r w:rsidRPr="000968C6">
        <w:rPr>
          <w:rFonts w:asciiTheme="minorHAnsi" w:hAnsiTheme="minorHAnsi" w:cstheme="minorHAnsi"/>
          <w:color w:val="111111"/>
          <w:sz w:val="22"/>
          <w:szCs w:val="22"/>
        </w:rPr>
        <w:t>. The linear predictor for this model would be:</w:t>
      </w:r>
    </w:p>
    <w:p w14:paraId="68F8000A" w14:textId="77777777" w:rsidR="00F16637" w:rsidRDefault="00F16637" w:rsidP="00F16637">
      <w:pPr>
        <w:rPr>
          <w:rFonts w:asciiTheme="minorHAnsi" w:hAnsiTheme="minorHAnsi" w:cstheme="minorHAnsi"/>
          <w:color w:val="111111"/>
          <w:sz w:val="22"/>
          <w:szCs w:val="22"/>
        </w:rPr>
      </w:pPr>
    </w:p>
    <w:p w14:paraId="0D26670A" w14:textId="77777777" w:rsidR="00F16637" w:rsidRDefault="00F16637" w:rsidP="00F16637">
      <w:pPr>
        <w:pStyle w:val="ACaptionHead"/>
        <w:ind w:left="0"/>
        <w:rPr>
          <w:rFonts w:asciiTheme="minorHAnsi" w:hAnsiTheme="minorHAnsi" w:cstheme="minorHAnsi"/>
          <w:color w:val="111111"/>
          <w:sz w:val="22"/>
        </w:rPr>
      </w:pPr>
      <w:r w:rsidRPr="00EB2AC8">
        <w:t xml:space="preserve">Equation </w:t>
      </w:r>
      <w:r>
        <w:t>5.4</w:t>
      </w:r>
      <w:r w:rsidRPr="00EB2AC8">
        <w:t xml:space="preserve">: </w:t>
      </w:r>
      <w:r>
        <w:t>Link Function Example</w:t>
      </w:r>
    </w:p>
    <w:p w14:paraId="154B9139" w14:textId="77777777" w:rsidR="00F16637" w:rsidRDefault="00F16637" w:rsidP="00F16637">
      <w:pPr>
        <w:rPr>
          <w:rFonts w:asciiTheme="minorHAnsi" w:hAnsiTheme="minorHAnsi" w:cstheme="minorHAnsi"/>
          <w:color w:val="111111"/>
          <w:sz w:val="22"/>
          <w:szCs w:val="22"/>
        </w:rPr>
      </w:pPr>
    </w:p>
    <w:p w14:paraId="0F0F0017" w14:textId="77777777" w:rsidR="00F16637" w:rsidRPr="000968C6" w:rsidRDefault="00F16637" w:rsidP="00F16637">
      <w:pPr>
        <w:rPr>
          <w:rFonts w:asciiTheme="minorHAnsi" w:hAnsiTheme="minorHAnsi" w:cstheme="minorHAnsi"/>
          <w:color w:val="111111"/>
          <w:sz w:val="22"/>
          <w:szCs w:val="22"/>
        </w:rPr>
      </w:pPr>
      <m:oMathPara>
        <m:oMath>
          <m:r>
            <m:rPr>
              <m:sty m:val="p"/>
            </m:rPr>
            <w:rPr>
              <w:rFonts w:ascii="Cambria Math" w:hAnsi="Cambria Math" w:cstheme="minorHAnsi"/>
              <w:color w:val="111111"/>
              <w:sz w:val="22"/>
              <w:szCs w:val="22"/>
            </w:rPr>
            <m:t>η</m:t>
          </m:r>
          <m:r>
            <m:rPr>
              <m:sty m:val="p"/>
            </m:rPr>
            <w:rPr>
              <w:rFonts w:ascii="Cambria Math" w:hAnsiTheme="minorHAnsi" w:cstheme="minorHAnsi"/>
              <w:color w:val="111111"/>
              <w:sz w:val="22"/>
              <w:szCs w:val="22"/>
            </w:rPr>
            <m:t xml:space="preserve">= </m:t>
          </m:r>
          <m:sSub>
            <m:sSubPr>
              <m:ctrlPr>
                <w:rPr>
                  <w:rFonts w:ascii="Cambria Math" w:hAnsiTheme="minorHAnsi" w:cstheme="minorHAnsi"/>
                  <w:color w:val="111111"/>
                  <w:sz w:val="22"/>
                  <w:szCs w:val="22"/>
                </w:rPr>
              </m:ctrlPr>
            </m:sSubPr>
            <m:e>
              <m:r>
                <w:rPr>
                  <w:rFonts w:ascii="Cambria Math" w:hAnsi="Cambria Math" w:cstheme="minorHAnsi"/>
                  <w:color w:val="111111"/>
                  <w:sz w:val="22"/>
                  <w:szCs w:val="22"/>
                </w:rPr>
                <m:t>β</m:t>
              </m:r>
            </m:e>
            <m:sub>
              <m:r>
                <w:rPr>
                  <w:rFonts w:ascii="Cambria Math" w:hAnsiTheme="minorHAnsi" w:cstheme="minorHAnsi"/>
                  <w:color w:val="111111"/>
                  <w:sz w:val="22"/>
                  <w:szCs w:val="22"/>
                </w:rPr>
                <m:t>0</m:t>
              </m:r>
            </m:sub>
          </m:sSub>
          <m:r>
            <w:rPr>
              <w:rFonts w:ascii="Cambria Math" w:hAnsiTheme="minorHAnsi" w:cstheme="minorHAnsi"/>
              <w:color w:val="111111"/>
              <w:sz w:val="22"/>
              <w:szCs w:val="22"/>
            </w:rPr>
            <m:t xml:space="preserve">+ </m:t>
          </m:r>
          <m:sSub>
            <m:sSubPr>
              <m:ctrlPr>
                <w:rPr>
                  <w:rFonts w:ascii="Cambria Math" w:hAnsiTheme="minorHAnsi" w:cstheme="minorHAnsi"/>
                  <w:i/>
                  <w:color w:val="111111"/>
                  <w:sz w:val="22"/>
                  <w:szCs w:val="22"/>
                </w:rPr>
              </m:ctrlPr>
            </m:sSubPr>
            <m:e>
              <m:r>
                <w:rPr>
                  <w:rFonts w:ascii="Cambria Math" w:hAnsi="Cambria Math" w:cstheme="minorHAnsi"/>
                  <w:color w:val="111111"/>
                  <w:sz w:val="22"/>
                  <w:szCs w:val="22"/>
                </w:rPr>
                <m:t>β</m:t>
              </m:r>
            </m:e>
            <m:sub>
              <m:r>
                <w:rPr>
                  <w:rFonts w:ascii="Cambria Math" w:hAnsiTheme="minorHAnsi" w:cstheme="minorHAnsi"/>
                  <w:color w:val="111111"/>
                  <w:sz w:val="22"/>
                  <w:szCs w:val="22"/>
                </w:rPr>
                <m:t>1</m:t>
              </m:r>
            </m:sub>
          </m:sSub>
          <m:r>
            <w:rPr>
              <w:rFonts w:ascii="Cambria Math" w:hAnsi="Cambria Math" w:cs="Cambria Math"/>
              <w:color w:val="111111"/>
              <w:sz w:val="22"/>
              <w:szCs w:val="22"/>
            </w:rPr>
            <m:t>*</m:t>
          </m:r>
          <m:r>
            <w:rPr>
              <w:rFonts w:ascii="Cambria Math" w:hAnsiTheme="minorHAnsi" w:cstheme="minorHAnsi"/>
              <w:color w:val="111111"/>
              <w:sz w:val="22"/>
              <w:szCs w:val="22"/>
            </w:rPr>
            <m:t xml:space="preserve">annual_income+ </m:t>
          </m:r>
          <m:sSub>
            <m:sSubPr>
              <m:ctrlPr>
                <w:rPr>
                  <w:rFonts w:ascii="Cambria Math" w:hAnsiTheme="minorHAnsi" w:cstheme="minorHAnsi"/>
                  <w:i/>
                  <w:color w:val="111111"/>
                  <w:sz w:val="22"/>
                  <w:szCs w:val="22"/>
                </w:rPr>
              </m:ctrlPr>
            </m:sSubPr>
            <m:e>
              <m:r>
                <w:rPr>
                  <w:rFonts w:ascii="Cambria Math" w:hAnsi="Cambria Math" w:cstheme="minorHAnsi"/>
                  <w:color w:val="111111"/>
                  <w:sz w:val="22"/>
                  <w:szCs w:val="22"/>
                </w:rPr>
                <m:t>β</m:t>
              </m:r>
            </m:e>
            <m:sub>
              <m:r>
                <w:rPr>
                  <w:rFonts w:ascii="Cambria Math" w:hAnsiTheme="minorHAnsi" w:cstheme="minorHAnsi"/>
                  <w:color w:val="111111"/>
                  <w:sz w:val="22"/>
                  <w:szCs w:val="22"/>
                </w:rPr>
                <m:t>2</m:t>
              </m:r>
            </m:sub>
          </m:sSub>
          <m:r>
            <w:rPr>
              <w:rFonts w:ascii="Cambria Math" w:hAnsi="Cambria Math" w:cs="Cambria Math"/>
              <w:color w:val="111111"/>
              <w:sz w:val="22"/>
              <w:szCs w:val="22"/>
            </w:rPr>
            <m:t>*</m:t>
          </m:r>
          <m:r>
            <w:rPr>
              <w:rFonts w:ascii="Cambria Math" w:hAnsiTheme="minorHAnsi" w:cstheme="minorHAnsi"/>
              <w:color w:val="111111"/>
              <w:sz w:val="22"/>
              <w:szCs w:val="22"/>
            </w:rPr>
            <m:t>credit_score</m:t>
          </m:r>
        </m:oMath>
      </m:oMathPara>
    </w:p>
    <w:p w14:paraId="4D8337AA" w14:textId="77777777" w:rsidR="00F16637" w:rsidRDefault="00F16637" w:rsidP="00F16637">
      <w:pPr>
        <w:spacing w:before="180"/>
        <w:rPr>
          <w:rFonts w:asciiTheme="minorHAnsi" w:hAnsiTheme="minorHAnsi" w:cstheme="minorHAnsi"/>
          <w:color w:val="111111"/>
          <w:sz w:val="22"/>
          <w:szCs w:val="22"/>
        </w:rPr>
      </w:pPr>
    </w:p>
    <w:p w14:paraId="3DFB4F46" w14:textId="77777777" w:rsidR="00F16637" w:rsidRDefault="00F16637" w:rsidP="00F16637">
      <w:pPr>
        <w:spacing w:before="180"/>
        <w:rPr>
          <w:rFonts w:asciiTheme="minorHAnsi" w:hAnsiTheme="minorHAnsi" w:cstheme="minorHAnsi"/>
          <w:color w:val="111111"/>
          <w:sz w:val="22"/>
          <w:szCs w:val="22"/>
        </w:rPr>
      </w:pPr>
      <w:r w:rsidRPr="000968C6">
        <w:rPr>
          <w:rFonts w:asciiTheme="minorHAnsi" w:hAnsiTheme="minorHAnsi" w:cstheme="minorHAnsi"/>
          <w:color w:val="111111"/>
          <w:sz w:val="22"/>
          <w:szCs w:val="22"/>
        </w:rPr>
        <w:t>The link function transforms this linear predictor into a probability using the inverse of the logit function, which is the logistic function:</w:t>
      </w:r>
    </w:p>
    <w:p w14:paraId="6D1CF416" w14:textId="77777777" w:rsidR="00F16637" w:rsidRDefault="00F16637" w:rsidP="00F16637">
      <w:pPr>
        <w:pStyle w:val="ACaptionHead"/>
        <w:ind w:left="0"/>
        <w:rPr>
          <w:rFonts w:asciiTheme="minorHAnsi" w:hAnsiTheme="minorHAnsi" w:cstheme="minorHAnsi"/>
          <w:color w:val="111111"/>
          <w:sz w:val="22"/>
        </w:rPr>
      </w:pPr>
      <w:r w:rsidRPr="00EB2AC8">
        <w:t xml:space="preserve">Equation </w:t>
      </w:r>
      <w:r>
        <w:t>5.5</w:t>
      </w:r>
      <w:r w:rsidRPr="00EB2AC8">
        <w:t xml:space="preserve">: </w:t>
      </w:r>
      <w:r>
        <w:t>Logistic Function</w:t>
      </w:r>
    </w:p>
    <w:p w14:paraId="0ACCF106" w14:textId="77777777" w:rsidR="00F16637" w:rsidRPr="000968C6" w:rsidRDefault="00F16637" w:rsidP="00F16637">
      <w:pPr>
        <w:spacing w:before="180"/>
        <w:rPr>
          <w:rFonts w:asciiTheme="minorHAnsi" w:hAnsiTheme="minorHAnsi" w:cstheme="minorHAnsi"/>
          <w:color w:val="111111"/>
          <w:sz w:val="22"/>
          <w:szCs w:val="22"/>
        </w:rPr>
      </w:pPr>
      <m:oMathPara>
        <m:oMath>
          <m:r>
            <w:rPr>
              <w:rFonts w:ascii="Cambria Math" w:hAnsi="Cambria Math" w:cstheme="minorHAnsi"/>
              <w:color w:val="111111"/>
              <w:sz w:val="22"/>
              <w:szCs w:val="22"/>
            </w:rPr>
            <m:t xml:space="preserve">p= </m:t>
          </m:r>
          <m:f>
            <m:fPr>
              <m:ctrlPr>
                <w:rPr>
                  <w:rFonts w:ascii="Cambria Math" w:hAnsi="Cambria Math" w:cstheme="minorHAnsi"/>
                  <w:i/>
                  <w:color w:val="111111"/>
                  <w:sz w:val="22"/>
                  <w:szCs w:val="22"/>
                </w:rPr>
              </m:ctrlPr>
            </m:fPr>
            <m:num>
              <m:r>
                <w:rPr>
                  <w:rFonts w:ascii="Cambria Math" w:hAnsi="Cambria Math" w:cstheme="minorHAnsi"/>
                  <w:color w:val="111111"/>
                  <w:sz w:val="22"/>
                  <w:szCs w:val="22"/>
                </w:rPr>
                <m:t>1</m:t>
              </m:r>
            </m:num>
            <m:den>
              <m:r>
                <w:rPr>
                  <w:rFonts w:ascii="Cambria Math" w:hAnsi="Cambria Math" w:cstheme="minorHAnsi"/>
                  <w:color w:val="111111"/>
                  <w:sz w:val="22"/>
                  <w:szCs w:val="22"/>
                </w:rPr>
                <m:t xml:space="preserve">1+ </m:t>
              </m:r>
              <m:sSup>
                <m:sSupPr>
                  <m:ctrlPr>
                    <w:rPr>
                      <w:rFonts w:ascii="Cambria Math" w:hAnsi="Cambria Math" w:cstheme="minorHAnsi"/>
                      <w:i/>
                      <w:color w:val="111111"/>
                      <w:sz w:val="22"/>
                      <w:szCs w:val="22"/>
                    </w:rPr>
                  </m:ctrlPr>
                </m:sSupPr>
                <m:e>
                  <m:r>
                    <w:rPr>
                      <w:rFonts w:ascii="Cambria Math" w:hAnsi="Cambria Math" w:cstheme="minorHAnsi"/>
                      <w:color w:val="111111"/>
                      <w:sz w:val="22"/>
                      <w:szCs w:val="22"/>
                    </w:rPr>
                    <m:t>e</m:t>
                  </m:r>
                </m:e>
                <m:sup>
                  <m:r>
                    <w:rPr>
                      <w:rFonts w:ascii="Cambria Math" w:hAnsi="Cambria Math" w:cstheme="minorHAnsi"/>
                      <w:color w:val="111111"/>
                      <w:sz w:val="22"/>
                      <w:szCs w:val="22"/>
                    </w:rPr>
                    <m:t>-</m:t>
                  </m:r>
                  <m:r>
                    <m:rPr>
                      <m:sty m:val="p"/>
                    </m:rPr>
                    <w:rPr>
                      <w:rFonts w:ascii="Cambria Math" w:hAnsi="Cambria Math" w:cstheme="minorHAnsi"/>
                      <w:color w:val="111111"/>
                      <w:sz w:val="22"/>
                      <w:szCs w:val="22"/>
                    </w:rPr>
                    <m:t>η</m:t>
                  </m:r>
                </m:sup>
              </m:sSup>
            </m:den>
          </m:f>
        </m:oMath>
      </m:oMathPara>
    </w:p>
    <w:p w14:paraId="73471E8F" w14:textId="77777777" w:rsidR="00F16637" w:rsidRDefault="00F16637" w:rsidP="00F16637">
      <w:pPr>
        <w:rPr>
          <w:rFonts w:asciiTheme="minorHAnsi" w:hAnsiTheme="minorHAnsi" w:cstheme="minorHAnsi"/>
          <w:color w:val="111111"/>
          <w:sz w:val="22"/>
          <w:szCs w:val="22"/>
        </w:rPr>
      </w:pPr>
    </w:p>
    <w:p w14:paraId="0A6C5AAD" w14:textId="77777777" w:rsidR="00F16637" w:rsidRPr="000968C6" w:rsidRDefault="00F16637" w:rsidP="00F16637">
      <w:pPr>
        <w:rPr>
          <w:rFonts w:asciiTheme="minorHAnsi" w:hAnsiTheme="minorHAnsi" w:cstheme="minorHAnsi"/>
          <w:color w:val="111111"/>
          <w:sz w:val="22"/>
          <w:szCs w:val="22"/>
        </w:rPr>
      </w:pPr>
      <w:r w:rsidRPr="000968C6">
        <w:rPr>
          <w:rFonts w:asciiTheme="minorHAnsi" w:hAnsiTheme="minorHAnsi" w:cstheme="minorHAnsi"/>
          <w:color w:val="111111"/>
          <w:sz w:val="22"/>
          <w:szCs w:val="22"/>
        </w:rPr>
        <w:t>So, if we have a specific borrower with an </w:t>
      </w:r>
      <w:proofErr w:type="spellStart"/>
      <w:r w:rsidRPr="000968C6">
        <w:rPr>
          <w:rFonts w:asciiTheme="minorHAnsi" w:hAnsiTheme="minorHAnsi" w:cstheme="minorHAnsi"/>
          <w:color w:val="111111"/>
          <w:sz w:val="22"/>
          <w:szCs w:val="22"/>
        </w:rPr>
        <w:t>annual_income</w:t>
      </w:r>
      <w:proofErr w:type="spellEnd"/>
      <w:r w:rsidRPr="000968C6">
        <w:rPr>
          <w:rFonts w:asciiTheme="minorHAnsi" w:hAnsiTheme="minorHAnsi" w:cstheme="minorHAnsi"/>
          <w:color w:val="111111"/>
          <w:sz w:val="22"/>
          <w:szCs w:val="22"/>
        </w:rPr>
        <w:t> of $50,000 and a </w:t>
      </w:r>
      <w:proofErr w:type="spellStart"/>
      <w:r w:rsidRPr="000968C6">
        <w:rPr>
          <w:rFonts w:asciiTheme="minorHAnsi" w:hAnsiTheme="minorHAnsi" w:cstheme="minorHAnsi"/>
          <w:color w:val="111111"/>
          <w:sz w:val="22"/>
          <w:szCs w:val="22"/>
        </w:rPr>
        <w:t>credit_score</w:t>
      </w:r>
      <w:proofErr w:type="spellEnd"/>
      <w:r w:rsidRPr="000968C6">
        <w:rPr>
          <w:rFonts w:asciiTheme="minorHAnsi" w:hAnsiTheme="minorHAnsi" w:cstheme="minorHAnsi"/>
          <w:color w:val="111111"/>
          <w:sz w:val="22"/>
          <w:szCs w:val="22"/>
        </w:rPr>
        <w:t xml:space="preserve"> of 700, we </w:t>
      </w:r>
      <w:proofErr w:type="gramStart"/>
      <w:r w:rsidRPr="000968C6">
        <w:rPr>
          <w:rFonts w:asciiTheme="minorHAnsi" w:hAnsiTheme="minorHAnsi" w:cstheme="minorHAnsi"/>
          <w:color w:val="111111"/>
          <w:sz w:val="22"/>
          <w:szCs w:val="22"/>
        </w:rPr>
        <w:t>would</w:t>
      </w:r>
      <w:proofErr w:type="gramEnd"/>
      <w:r w:rsidRPr="000968C6">
        <w:rPr>
          <w:rFonts w:asciiTheme="minorHAnsi" w:hAnsiTheme="minorHAnsi" w:cstheme="minorHAnsi"/>
          <w:color w:val="111111"/>
          <w:sz w:val="22"/>
          <w:szCs w:val="22"/>
        </w:rPr>
        <w:t xml:space="preserve"> plug these values into our linear predictor η, then use the logistic function to transform η into a probability p. This probability p represents the predicted probability of loan default for a borrower with this income and credit score.</w:t>
      </w:r>
    </w:p>
    <w:p w14:paraId="79DF42BC" w14:textId="77777777" w:rsidR="00F16637" w:rsidRPr="000968C6" w:rsidRDefault="00F16637" w:rsidP="00F16637">
      <w:pPr>
        <w:spacing w:before="180"/>
        <w:rPr>
          <w:rFonts w:asciiTheme="minorHAnsi" w:hAnsiTheme="minorHAnsi" w:cstheme="minorHAnsi"/>
          <w:color w:val="111111"/>
          <w:sz w:val="22"/>
          <w:szCs w:val="22"/>
        </w:rPr>
      </w:pPr>
      <w:r w:rsidRPr="000968C6">
        <w:rPr>
          <w:rFonts w:asciiTheme="minorHAnsi" w:hAnsiTheme="minorHAnsi" w:cstheme="minorHAnsi"/>
          <w:color w:val="111111"/>
          <w:sz w:val="22"/>
          <w:szCs w:val="22"/>
        </w:rPr>
        <w:t xml:space="preserve">The choice of the logit link function ensures that our predicted probabilities stay between 0 and 1, no matter the values of our predictors. It also allows us to interpret our regression coefficients as changes in log-odds. For example, </w:t>
      </w:r>
      <m:oMath>
        <m:sSub>
          <m:sSubPr>
            <m:ctrlPr>
              <w:rPr>
                <w:rFonts w:ascii="Cambria Math" w:hAnsiTheme="minorHAnsi" w:cstheme="minorHAnsi"/>
                <w:i/>
                <w:color w:val="111111"/>
                <w:sz w:val="22"/>
                <w:szCs w:val="22"/>
              </w:rPr>
            </m:ctrlPr>
          </m:sSubPr>
          <m:e>
            <m:r>
              <w:rPr>
                <w:rFonts w:ascii="Cambria Math" w:hAnsi="Cambria Math" w:cstheme="minorHAnsi"/>
                <w:color w:val="111111"/>
                <w:sz w:val="22"/>
                <w:szCs w:val="22"/>
              </w:rPr>
              <m:t>β</m:t>
            </m:r>
          </m:e>
          <m:sub>
            <m:r>
              <w:rPr>
                <w:rFonts w:ascii="Cambria Math" w:hAnsiTheme="minorHAnsi" w:cstheme="minorHAnsi"/>
                <w:color w:val="111111"/>
                <w:sz w:val="22"/>
                <w:szCs w:val="22"/>
              </w:rPr>
              <m:t>1</m:t>
            </m:r>
          </m:sub>
        </m:sSub>
      </m:oMath>
      <w:r w:rsidRPr="000968C6">
        <w:rPr>
          <w:rFonts w:asciiTheme="minorHAnsi" w:hAnsiTheme="minorHAnsi" w:cstheme="minorHAnsi"/>
          <w:color w:val="111111"/>
          <w:sz w:val="22"/>
          <w:szCs w:val="22"/>
        </w:rPr>
        <w:t xml:space="preserve"> represents the change in log-odds of default for each additional dollar of annual income.</w:t>
      </w:r>
    </w:p>
    <w:p w14:paraId="051026BA" w14:textId="77777777" w:rsidR="00F16637" w:rsidRPr="009D77A2" w:rsidRDefault="00F16637" w:rsidP="00F16637">
      <w:pPr>
        <w:spacing w:before="180"/>
        <w:rPr>
          <w:rFonts w:asciiTheme="minorHAnsi" w:hAnsiTheme="minorHAnsi" w:cstheme="minorHAnsi"/>
          <w:color w:val="111111"/>
          <w:sz w:val="22"/>
          <w:szCs w:val="22"/>
        </w:rPr>
      </w:pPr>
    </w:p>
    <w:p w14:paraId="57AA6DEF" w14:textId="77777777" w:rsidR="00F16637" w:rsidRPr="009D77A2" w:rsidRDefault="00F16637" w:rsidP="00F16637">
      <w:pPr>
        <w:pStyle w:val="Heading3"/>
        <w:ind w:left="0"/>
      </w:pPr>
      <w:bookmarkStart w:id="96" w:name="_Toc174889606"/>
      <w:r w:rsidRPr="009D77A2">
        <w:t>Assumptions</w:t>
      </w:r>
      <w:bookmarkEnd w:id="96"/>
    </w:p>
    <w:p w14:paraId="404844CA" w14:textId="77777777" w:rsidR="00F16637" w:rsidRDefault="00F16637" w:rsidP="00F16637">
      <w:pPr>
        <w:spacing w:before="180"/>
        <w:rPr>
          <w:rFonts w:asciiTheme="minorHAnsi" w:hAnsiTheme="minorHAnsi" w:cstheme="minorHAnsi"/>
          <w:color w:val="111111"/>
          <w:sz w:val="22"/>
          <w:szCs w:val="22"/>
        </w:rPr>
      </w:pPr>
      <w:r w:rsidRPr="009D77A2">
        <w:rPr>
          <w:rFonts w:asciiTheme="minorHAnsi" w:hAnsiTheme="minorHAnsi" w:cstheme="minorHAnsi"/>
          <w:color w:val="111111"/>
          <w:sz w:val="22"/>
          <w:szCs w:val="22"/>
        </w:rPr>
        <w:t xml:space="preserve">Logistic regression does not require a linear relationship between the dependent and independent variables, which differentiates it from linear regression. However, it does </w:t>
      </w:r>
      <w:r w:rsidRPr="009D77A2">
        <w:rPr>
          <w:rFonts w:asciiTheme="minorHAnsi" w:hAnsiTheme="minorHAnsi" w:cstheme="minorHAnsi"/>
          <w:color w:val="111111"/>
          <w:sz w:val="22"/>
          <w:szCs w:val="22"/>
        </w:rPr>
        <w:lastRenderedPageBreak/>
        <w:t xml:space="preserve">require that the independent variables are linearly related to the log odds. This assumption allows us to use a linear combination of predictors to model a binary outcome. </w:t>
      </w:r>
    </w:p>
    <w:p w14:paraId="2F83C07E" w14:textId="77777777" w:rsidR="00F16637" w:rsidRDefault="00F16637" w:rsidP="00F16637">
      <w:pPr>
        <w:spacing w:before="180"/>
        <w:rPr>
          <w:rFonts w:asciiTheme="minorHAnsi" w:hAnsiTheme="minorHAnsi" w:cstheme="minorHAnsi"/>
          <w:color w:val="111111"/>
          <w:sz w:val="22"/>
          <w:szCs w:val="22"/>
        </w:rPr>
      </w:pPr>
      <w:r w:rsidRPr="009D77A2">
        <w:rPr>
          <w:rFonts w:asciiTheme="minorHAnsi" w:hAnsiTheme="minorHAnsi" w:cstheme="minorHAnsi"/>
          <w:color w:val="111111"/>
          <w:sz w:val="22"/>
          <w:szCs w:val="22"/>
        </w:rPr>
        <w:t xml:space="preserve">Logistic regression also assumes that errors are independently and identically distributed and that there is no perfect multicollinearity among independent variables. </w:t>
      </w:r>
      <w:r>
        <w:rPr>
          <w:rFonts w:asciiTheme="minorHAnsi" w:hAnsiTheme="minorHAnsi" w:cstheme="minorHAnsi"/>
          <w:color w:val="111111"/>
          <w:sz w:val="22"/>
          <w:szCs w:val="22"/>
        </w:rPr>
        <w:t>When building a logistic regression model, it’s important to check these assumptions,</w:t>
      </w:r>
      <w:r w:rsidRPr="009D77A2">
        <w:rPr>
          <w:rFonts w:asciiTheme="minorHAnsi" w:hAnsiTheme="minorHAnsi" w:cstheme="minorHAnsi"/>
          <w:color w:val="111111"/>
          <w:sz w:val="22"/>
          <w:szCs w:val="22"/>
        </w:rPr>
        <w:t xml:space="preserve"> as violations can lead to biased or inefficient estimates.</w:t>
      </w:r>
    </w:p>
    <w:p w14:paraId="6C7C63B5" w14:textId="77777777" w:rsidR="00F16637" w:rsidRPr="00AD5840" w:rsidRDefault="00F16637" w:rsidP="00F16637">
      <w:pPr>
        <w:spacing w:before="180"/>
        <w:rPr>
          <w:rFonts w:asciiTheme="minorHAnsi" w:hAnsiTheme="minorHAnsi" w:cstheme="minorHAnsi"/>
          <w:color w:val="111111"/>
          <w:sz w:val="22"/>
          <w:szCs w:val="22"/>
        </w:rPr>
      </w:pPr>
      <w:r>
        <w:rPr>
          <w:rFonts w:asciiTheme="minorHAnsi" w:hAnsiTheme="minorHAnsi" w:cstheme="minorHAnsi"/>
          <w:color w:val="111111"/>
          <w:sz w:val="22"/>
          <w:szCs w:val="22"/>
        </w:rPr>
        <w:t>L</w:t>
      </w:r>
      <w:r w:rsidRPr="00AD5840">
        <w:rPr>
          <w:rFonts w:asciiTheme="minorHAnsi" w:hAnsiTheme="minorHAnsi" w:cstheme="minorHAnsi"/>
          <w:color w:val="111111"/>
          <w:sz w:val="22"/>
          <w:szCs w:val="22"/>
        </w:rPr>
        <w:t>et’s delve deeper into the assumptions of logistic regression and how they apply to the Lending Club dataset.</w:t>
      </w:r>
    </w:p>
    <w:p w14:paraId="7B0A10F5" w14:textId="77777777" w:rsidR="00F16637" w:rsidRDefault="00F16637" w:rsidP="00145AC7">
      <w:pPr>
        <w:pStyle w:val="ListParagraph"/>
        <w:numPr>
          <w:ilvl w:val="0"/>
          <w:numId w:val="99"/>
        </w:numPr>
        <w:spacing w:before="180"/>
        <w:rPr>
          <w:rFonts w:asciiTheme="minorHAnsi" w:hAnsiTheme="minorHAnsi" w:cstheme="minorHAnsi"/>
          <w:color w:val="111111"/>
          <w:sz w:val="22"/>
          <w:szCs w:val="22"/>
        </w:rPr>
      </w:pPr>
      <w:r w:rsidRPr="00AD5840">
        <w:rPr>
          <w:rFonts w:asciiTheme="minorHAnsi" w:hAnsiTheme="minorHAnsi" w:cstheme="minorHAnsi"/>
          <w:b/>
          <w:bCs/>
          <w:color w:val="111111"/>
          <w:sz w:val="22"/>
          <w:szCs w:val="22"/>
        </w:rPr>
        <w:t>Linearity of independent variables and log odds</w:t>
      </w:r>
      <w:r w:rsidRPr="00AD5840">
        <w:rPr>
          <w:rFonts w:asciiTheme="minorHAnsi" w:hAnsiTheme="minorHAnsi" w:cstheme="minorHAnsi"/>
          <w:color w:val="111111"/>
          <w:sz w:val="22"/>
          <w:szCs w:val="22"/>
        </w:rPr>
        <w:t xml:space="preserve">: Although logistic regression does not require the dependent and independent variables to be related linearly, </w:t>
      </w:r>
      <w:r>
        <w:rPr>
          <w:rFonts w:asciiTheme="minorHAnsi" w:hAnsiTheme="minorHAnsi" w:cstheme="minorHAnsi"/>
          <w:color w:val="111111"/>
          <w:sz w:val="22"/>
          <w:szCs w:val="22"/>
        </w:rPr>
        <w:t>the independent variables must be</w:t>
      </w:r>
      <w:r w:rsidRPr="00AD5840">
        <w:rPr>
          <w:rFonts w:asciiTheme="minorHAnsi" w:hAnsiTheme="minorHAnsi" w:cstheme="minorHAnsi"/>
          <w:color w:val="111111"/>
          <w:sz w:val="22"/>
          <w:szCs w:val="22"/>
        </w:rPr>
        <w:t xml:space="preserve"> linearly related to the log odds. This means that a unit change in the predictor variable will result in a constant change in the </w:t>
      </w:r>
      <w:proofErr w:type="spellStart"/>
      <w:r w:rsidRPr="00AD5840">
        <w:rPr>
          <w:rFonts w:asciiTheme="minorHAnsi" w:hAnsiTheme="minorHAnsi" w:cstheme="minorHAnsi"/>
          <w:color w:val="111111"/>
          <w:sz w:val="22"/>
          <w:szCs w:val="22"/>
        </w:rPr>
        <w:t>log</w:t>
      </w:r>
      <w:proofErr w:type="spellEnd"/>
      <w:r w:rsidRPr="00AD5840">
        <w:rPr>
          <w:rFonts w:asciiTheme="minorHAnsi" w:hAnsiTheme="minorHAnsi" w:cstheme="minorHAnsi"/>
          <w:color w:val="111111"/>
          <w:sz w:val="22"/>
          <w:szCs w:val="22"/>
        </w:rPr>
        <w:t xml:space="preserve"> odds of the response variable, assuming all other variables are held constant.</w:t>
      </w:r>
    </w:p>
    <w:p w14:paraId="4C399119" w14:textId="77777777" w:rsidR="00F16637" w:rsidRPr="00BC742F" w:rsidRDefault="00F16637" w:rsidP="00F16637">
      <w:pPr>
        <w:pStyle w:val="ListParagraph"/>
        <w:spacing w:before="180"/>
        <w:rPr>
          <w:rFonts w:asciiTheme="minorHAnsi" w:hAnsiTheme="minorHAnsi" w:cstheme="minorHAnsi"/>
          <w:color w:val="111111"/>
          <w:sz w:val="22"/>
          <w:szCs w:val="22"/>
        </w:rPr>
      </w:pPr>
    </w:p>
    <w:p w14:paraId="57803CEE" w14:textId="77777777" w:rsidR="00F16637" w:rsidRDefault="00F16637" w:rsidP="00F16637">
      <w:pPr>
        <w:pStyle w:val="ListParagraph"/>
        <w:rPr>
          <w:rFonts w:asciiTheme="minorHAnsi" w:hAnsiTheme="minorHAnsi" w:cstheme="minorHAnsi"/>
          <w:color w:val="111111"/>
          <w:sz w:val="22"/>
          <w:szCs w:val="22"/>
        </w:rPr>
      </w:pPr>
      <w:r w:rsidRPr="00AD5840">
        <w:rPr>
          <w:rFonts w:asciiTheme="minorHAnsi" w:hAnsiTheme="minorHAnsi" w:cstheme="minorHAnsi"/>
          <w:color w:val="111111"/>
          <w:sz w:val="22"/>
          <w:szCs w:val="22"/>
        </w:rPr>
        <w:t>For example, consider a predictor variable from the Lending Club dataset</w:t>
      </w:r>
      <w:r>
        <w:rPr>
          <w:rFonts w:asciiTheme="minorHAnsi" w:hAnsiTheme="minorHAnsi" w:cstheme="minorHAnsi"/>
          <w:color w:val="111111"/>
          <w:sz w:val="22"/>
          <w:szCs w:val="22"/>
        </w:rPr>
        <w:t>,</w:t>
      </w:r>
      <w:r w:rsidRPr="00AD5840">
        <w:rPr>
          <w:rFonts w:asciiTheme="minorHAnsi" w:hAnsiTheme="minorHAnsi" w:cstheme="minorHAnsi"/>
          <w:color w:val="111111"/>
          <w:sz w:val="22"/>
          <w:szCs w:val="22"/>
        </w:rPr>
        <w:t xml:space="preserve"> such as </w:t>
      </w:r>
      <w:proofErr w:type="spellStart"/>
      <w:r w:rsidRPr="00AD5840">
        <w:rPr>
          <w:rFonts w:asciiTheme="minorHAnsi" w:hAnsiTheme="minorHAnsi" w:cstheme="minorHAnsi"/>
          <w:color w:val="111111"/>
          <w:sz w:val="22"/>
          <w:szCs w:val="22"/>
        </w:rPr>
        <w:t>annual_income</w:t>
      </w:r>
      <w:proofErr w:type="spellEnd"/>
      <w:r w:rsidRPr="00AD5840">
        <w:rPr>
          <w:rFonts w:asciiTheme="minorHAnsi" w:hAnsiTheme="minorHAnsi" w:cstheme="minorHAnsi"/>
          <w:color w:val="111111"/>
          <w:sz w:val="22"/>
          <w:szCs w:val="22"/>
        </w:rPr>
        <w:t xml:space="preserve">. The assumption here is that for each additional dollar of annual income, the log odds of loan default (assuming </w:t>
      </w:r>
      <w:r>
        <w:rPr>
          <w:rFonts w:asciiTheme="minorHAnsi" w:hAnsiTheme="minorHAnsi" w:cstheme="minorHAnsi"/>
          <w:color w:val="111111"/>
          <w:sz w:val="22"/>
          <w:szCs w:val="22"/>
        </w:rPr>
        <w:t>the target variable “bad”</w:t>
      </w:r>
      <w:r w:rsidRPr="00AD5840">
        <w:rPr>
          <w:rFonts w:asciiTheme="minorHAnsi" w:hAnsiTheme="minorHAnsi" w:cstheme="minorHAnsi"/>
          <w:color w:val="111111"/>
          <w:sz w:val="22"/>
          <w:szCs w:val="22"/>
        </w:rPr>
        <w:t xml:space="preserve"> is coded as 1) changes by a constant amount, given that all other variables in the model are held constant. This assumption can be checked by looking at the relationship between each predictor and the log odds of the response variable. If this assumption is violated, transformations of the predictors or reparameterization of the model might be necessary.</w:t>
      </w:r>
    </w:p>
    <w:p w14:paraId="6DAE4FEC" w14:textId="77777777" w:rsidR="00F16637" w:rsidRPr="00AD5840" w:rsidRDefault="00F16637" w:rsidP="00F16637">
      <w:pPr>
        <w:pStyle w:val="ListParagraph"/>
        <w:rPr>
          <w:rFonts w:asciiTheme="minorHAnsi" w:hAnsiTheme="minorHAnsi" w:cstheme="minorHAnsi"/>
          <w:color w:val="111111"/>
          <w:sz w:val="22"/>
          <w:szCs w:val="22"/>
        </w:rPr>
      </w:pPr>
    </w:p>
    <w:p w14:paraId="533D0C4A" w14:textId="77777777" w:rsidR="00F16637" w:rsidRDefault="00F16637" w:rsidP="00145AC7">
      <w:pPr>
        <w:pStyle w:val="ListParagraph"/>
        <w:numPr>
          <w:ilvl w:val="0"/>
          <w:numId w:val="99"/>
        </w:numPr>
        <w:spacing w:before="180"/>
        <w:rPr>
          <w:rFonts w:asciiTheme="minorHAnsi" w:hAnsiTheme="minorHAnsi" w:cstheme="minorHAnsi"/>
          <w:color w:val="111111"/>
          <w:sz w:val="22"/>
          <w:szCs w:val="22"/>
        </w:rPr>
      </w:pPr>
      <w:r w:rsidRPr="00AD5840">
        <w:rPr>
          <w:rFonts w:asciiTheme="minorHAnsi" w:hAnsiTheme="minorHAnsi" w:cstheme="minorHAnsi"/>
          <w:b/>
          <w:bCs/>
          <w:color w:val="111111"/>
          <w:sz w:val="22"/>
          <w:szCs w:val="22"/>
        </w:rPr>
        <w:t>Independence of errors</w:t>
      </w:r>
      <w:r w:rsidRPr="00AD5840">
        <w:rPr>
          <w:rFonts w:asciiTheme="minorHAnsi" w:hAnsiTheme="minorHAnsi" w:cstheme="minorHAnsi"/>
          <w:color w:val="111111"/>
          <w:sz w:val="22"/>
          <w:szCs w:val="22"/>
        </w:rPr>
        <w:t>: This assumption implies that the observations should not influence each other. In other words, the error term of one observation should not predict the error term of another. This is crucial because logistic regression uses maximum likelihood estimation (MLE) to estimate the model parameters, and MLE assumes that the observations are independent.</w:t>
      </w:r>
    </w:p>
    <w:p w14:paraId="680D60F3" w14:textId="77777777" w:rsidR="00F16637" w:rsidRPr="00AD5840" w:rsidRDefault="00F16637" w:rsidP="00F16637">
      <w:pPr>
        <w:pStyle w:val="ListParagraph"/>
        <w:spacing w:before="180"/>
        <w:rPr>
          <w:rFonts w:asciiTheme="minorHAnsi" w:hAnsiTheme="minorHAnsi" w:cstheme="minorHAnsi"/>
          <w:color w:val="111111"/>
          <w:sz w:val="22"/>
          <w:szCs w:val="22"/>
        </w:rPr>
      </w:pPr>
    </w:p>
    <w:p w14:paraId="644D43F6" w14:textId="77777777" w:rsidR="00F16637" w:rsidRDefault="00F16637" w:rsidP="00F16637">
      <w:pPr>
        <w:pStyle w:val="ListParagraph"/>
        <w:spacing w:before="180"/>
        <w:rPr>
          <w:rFonts w:asciiTheme="minorHAnsi" w:hAnsiTheme="minorHAnsi" w:cstheme="minorHAnsi"/>
          <w:color w:val="111111"/>
          <w:sz w:val="22"/>
          <w:szCs w:val="22"/>
        </w:rPr>
      </w:pPr>
      <w:r w:rsidRPr="00AD5840">
        <w:rPr>
          <w:rFonts w:asciiTheme="minorHAnsi" w:hAnsiTheme="minorHAnsi" w:cstheme="minorHAnsi"/>
          <w:color w:val="111111"/>
          <w:sz w:val="22"/>
          <w:szCs w:val="22"/>
        </w:rPr>
        <w:t>In the context of the Lending Club dataset, this would mean that the error term for one loan application does not predict the error term for another loan application. Violations of this assumption might occur if there is serial correlation between observations. For instance, if loans are funded based on time-series data (e.g., loans funded earlier influence those funded later), this assumption might be violated. If this is the case, techniques such as time-series or random effects models might be more appropriate.</w:t>
      </w:r>
    </w:p>
    <w:p w14:paraId="03350D9C" w14:textId="77777777" w:rsidR="00F16637" w:rsidRPr="00AD5840" w:rsidRDefault="00F16637" w:rsidP="00F16637">
      <w:pPr>
        <w:pStyle w:val="ListParagraph"/>
        <w:spacing w:before="180"/>
        <w:rPr>
          <w:rFonts w:asciiTheme="minorHAnsi" w:hAnsiTheme="minorHAnsi" w:cstheme="minorHAnsi"/>
          <w:color w:val="111111"/>
          <w:sz w:val="22"/>
          <w:szCs w:val="22"/>
        </w:rPr>
      </w:pPr>
    </w:p>
    <w:p w14:paraId="2557D9F6" w14:textId="77777777" w:rsidR="00F16637" w:rsidRDefault="00F16637" w:rsidP="00145AC7">
      <w:pPr>
        <w:pStyle w:val="ListParagraph"/>
        <w:numPr>
          <w:ilvl w:val="0"/>
          <w:numId w:val="99"/>
        </w:numPr>
        <w:spacing w:before="180"/>
        <w:rPr>
          <w:rFonts w:asciiTheme="minorHAnsi" w:hAnsiTheme="minorHAnsi" w:cstheme="minorHAnsi"/>
          <w:color w:val="111111"/>
          <w:sz w:val="22"/>
          <w:szCs w:val="22"/>
        </w:rPr>
      </w:pPr>
      <w:r w:rsidRPr="00AD5840">
        <w:rPr>
          <w:rFonts w:asciiTheme="minorHAnsi" w:hAnsiTheme="minorHAnsi" w:cstheme="minorHAnsi"/>
          <w:b/>
          <w:bCs/>
          <w:color w:val="111111"/>
          <w:sz w:val="22"/>
          <w:szCs w:val="22"/>
        </w:rPr>
        <w:t>Absence of multicollinearity</w:t>
      </w:r>
      <w:r w:rsidRPr="00AD5840">
        <w:rPr>
          <w:rFonts w:asciiTheme="minorHAnsi" w:hAnsiTheme="minorHAnsi" w:cstheme="minorHAnsi"/>
          <w:color w:val="111111"/>
          <w:sz w:val="22"/>
          <w:szCs w:val="22"/>
        </w:rPr>
        <w:t xml:space="preserve">: Logistic regression assumes that there is no perfect multicollinearity among independent variables. Multicollinearity </w:t>
      </w:r>
      <w:r>
        <w:rPr>
          <w:rFonts w:asciiTheme="minorHAnsi" w:hAnsiTheme="minorHAnsi" w:cstheme="minorHAnsi"/>
          <w:color w:val="111111"/>
          <w:sz w:val="22"/>
          <w:szCs w:val="22"/>
        </w:rPr>
        <w:t>is when</w:t>
      </w:r>
      <w:r w:rsidRPr="00AD5840">
        <w:rPr>
          <w:rFonts w:asciiTheme="minorHAnsi" w:hAnsiTheme="minorHAnsi" w:cstheme="minorHAnsi"/>
          <w:color w:val="111111"/>
          <w:sz w:val="22"/>
          <w:szCs w:val="22"/>
        </w:rPr>
        <w:t xml:space="preserve"> two or more independent variables are highly correlated. High correlation between predictor variables can lead to unstable estimates of regression coefficients and make it difficult to determine the individual effects of predictors on the response variable.</w:t>
      </w:r>
    </w:p>
    <w:p w14:paraId="3651865D" w14:textId="77777777" w:rsidR="00F16637" w:rsidRPr="00AD5840" w:rsidRDefault="00F16637" w:rsidP="00F16637">
      <w:pPr>
        <w:pStyle w:val="ListParagraph"/>
        <w:spacing w:before="180"/>
        <w:rPr>
          <w:rFonts w:asciiTheme="minorHAnsi" w:hAnsiTheme="minorHAnsi" w:cstheme="minorHAnsi"/>
          <w:color w:val="111111"/>
          <w:sz w:val="22"/>
          <w:szCs w:val="22"/>
        </w:rPr>
      </w:pPr>
    </w:p>
    <w:p w14:paraId="709C8003" w14:textId="77777777" w:rsidR="00F16637" w:rsidRDefault="00F16637" w:rsidP="00F16637">
      <w:pPr>
        <w:pStyle w:val="ListParagraph"/>
        <w:rPr>
          <w:rFonts w:asciiTheme="minorHAnsi" w:hAnsiTheme="minorHAnsi" w:cstheme="minorHAnsi"/>
          <w:color w:val="111111"/>
          <w:sz w:val="22"/>
          <w:szCs w:val="22"/>
        </w:rPr>
      </w:pPr>
      <w:r w:rsidRPr="00AD5840">
        <w:rPr>
          <w:rFonts w:asciiTheme="minorHAnsi" w:hAnsiTheme="minorHAnsi" w:cstheme="minorHAnsi"/>
          <w:color w:val="111111"/>
          <w:sz w:val="22"/>
          <w:szCs w:val="22"/>
        </w:rPr>
        <w:t xml:space="preserve">For instance, in the Lending Club dataset, </w:t>
      </w:r>
      <w:r>
        <w:rPr>
          <w:rFonts w:asciiTheme="minorHAnsi" w:hAnsiTheme="minorHAnsi" w:cstheme="minorHAnsi"/>
          <w:color w:val="111111"/>
          <w:sz w:val="22"/>
          <w:szCs w:val="22"/>
        </w:rPr>
        <w:t xml:space="preserve">if </w:t>
      </w:r>
      <w:proofErr w:type="spellStart"/>
      <w:r>
        <w:rPr>
          <w:rFonts w:asciiTheme="minorHAnsi" w:hAnsiTheme="minorHAnsi" w:cstheme="minorHAnsi"/>
          <w:color w:val="111111"/>
          <w:sz w:val="22"/>
          <w:szCs w:val="22"/>
        </w:rPr>
        <w:t>annual_income</w:t>
      </w:r>
      <w:proofErr w:type="spellEnd"/>
      <w:r>
        <w:rPr>
          <w:rFonts w:asciiTheme="minorHAnsi" w:hAnsiTheme="minorHAnsi" w:cstheme="minorHAnsi"/>
          <w:color w:val="111111"/>
          <w:sz w:val="22"/>
          <w:szCs w:val="22"/>
        </w:rPr>
        <w:t xml:space="preserve"> and </w:t>
      </w:r>
      <w:proofErr w:type="spellStart"/>
      <w:r>
        <w:rPr>
          <w:rFonts w:asciiTheme="minorHAnsi" w:hAnsiTheme="minorHAnsi" w:cstheme="minorHAnsi"/>
          <w:color w:val="111111"/>
          <w:sz w:val="22"/>
          <w:szCs w:val="22"/>
        </w:rPr>
        <w:t>employment_length</w:t>
      </w:r>
      <w:proofErr w:type="spellEnd"/>
      <w:r>
        <w:rPr>
          <w:rFonts w:asciiTheme="minorHAnsi" w:hAnsiTheme="minorHAnsi" w:cstheme="minorHAnsi"/>
          <w:color w:val="111111"/>
          <w:sz w:val="22"/>
          <w:szCs w:val="22"/>
        </w:rPr>
        <w:t xml:space="preserve">  </w:t>
      </w:r>
      <w:proofErr w:type="gramStart"/>
      <w:r w:rsidRPr="00AD5840">
        <w:rPr>
          <w:rFonts w:asciiTheme="minorHAnsi" w:hAnsiTheme="minorHAnsi" w:cstheme="minorHAnsi"/>
          <w:color w:val="111111"/>
          <w:sz w:val="22"/>
          <w:szCs w:val="22"/>
        </w:rPr>
        <w:t>were</w:t>
      </w:r>
      <w:proofErr w:type="gramEnd"/>
      <w:r w:rsidRPr="00AD5840">
        <w:rPr>
          <w:rFonts w:asciiTheme="minorHAnsi" w:hAnsiTheme="minorHAnsi" w:cstheme="minorHAnsi"/>
          <w:color w:val="111111"/>
          <w:sz w:val="22"/>
          <w:szCs w:val="22"/>
        </w:rPr>
        <w:t xml:space="preserve"> highly correlated (since income often increases with years of employment), this could pose a problem for our logistic regression model. To detect multicollinearity, we can calculate Variance Inflation Factors (VIFs) or examine correlation matrices. If multicollinearity is detected, we might need to drop one of the correlated variables or combine them into a single predictor.</w:t>
      </w:r>
    </w:p>
    <w:p w14:paraId="3EE7F850" w14:textId="77777777" w:rsidR="00F16637" w:rsidRPr="00AD5840" w:rsidRDefault="00F16637" w:rsidP="00F16637">
      <w:pPr>
        <w:pStyle w:val="ListParagraph"/>
        <w:rPr>
          <w:rFonts w:asciiTheme="minorHAnsi" w:hAnsiTheme="minorHAnsi" w:cstheme="minorHAnsi"/>
          <w:color w:val="111111"/>
          <w:sz w:val="22"/>
          <w:szCs w:val="22"/>
        </w:rPr>
      </w:pPr>
    </w:p>
    <w:p w14:paraId="642DED67" w14:textId="77777777" w:rsidR="00F16637" w:rsidRDefault="00F16637" w:rsidP="00145AC7">
      <w:pPr>
        <w:pStyle w:val="ListParagraph"/>
        <w:numPr>
          <w:ilvl w:val="0"/>
          <w:numId w:val="95"/>
        </w:numPr>
        <w:spacing w:before="180"/>
        <w:rPr>
          <w:rFonts w:asciiTheme="minorHAnsi" w:hAnsiTheme="minorHAnsi" w:cstheme="minorHAnsi"/>
          <w:color w:val="111111"/>
          <w:sz w:val="22"/>
          <w:szCs w:val="22"/>
        </w:rPr>
      </w:pPr>
      <w:r w:rsidRPr="00AD5840">
        <w:rPr>
          <w:rFonts w:asciiTheme="minorHAnsi" w:hAnsiTheme="minorHAnsi" w:cstheme="minorHAnsi"/>
          <w:b/>
          <w:bCs/>
          <w:color w:val="111111"/>
          <w:sz w:val="22"/>
          <w:szCs w:val="22"/>
        </w:rPr>
        <w:t>Large sample size</w:t>
      </w:r>
      <w:r w:rsidRPr="00AD5840">
        <w:rPr>
          <w:rFonts w:asciiTheme="minorHAnsi" w:hAnsiTheme="minorHAnsi" w:cstheme="minorHAnsi"/>
          <w:color w:val="111111"/>
          <w:sz w:val="22"/>
          <w:szCs w:val="22"/>
        </w:rPr>
        <w:t xml:space="preserve">: Logistic regression requires a large sample size because maximum likelihood estimates are less powerful at small sample sizes than ordinary least squares (used in linear regression). A common rule of thumb is that you need at least 10 cases with the least frequent outcome for each predictor in your model. For example, if you have 5 predictors and expect about 10% positive responses, you </w:t>
      </w:r>
      <w:proofErr w:type="gramStart"/>
      <w:r w:rsidRPr="00AD5840">
        <w:rPr>
          <w:rFonts w:asciiTheme="minorHAnsi" w:hAnsiTheme="minorHAnsi" w:cstheme="minorHAnsi"/>
          <w:color w:val="111111"/>
          <w:sz w:val="22"/>
          <w:szCs w:val="22"/>
        </w:rPr>
        <w:t>would</w:t>
      </w:r>
      <w:proofErr w:type="gramEnd"/>
      <w:r w:rsidRPr="00AD5840">
        <w:rPr>
          <w:rFonts w:asciiTheme="minorHAnsi" w:hAnsiTheme="minorHAnsi" w:cstheme="minorHAnsi"/>
          <w:color w:val="111111"/>
          <w:sz w:val="22"/>
          <w:szCs w:val="22"/>
        </w:rPr>
        <w:t xml:space="preserve"> need at least 500 observations for logistic regression.</w:t>
      </w:r>
    </w:p>
    <w:p w14:paraId="50F9682D" w14:textId="77777777" w:rsidR="00F16637" w:rsidRPr="00AD5840" w:rsidRDefault="00F16637" w:rsidP="00F16637">
      <w:pPr>
        <w:pStyle w:val="ListParagraph"/>
        <w:spacing w:before="180"/>
        <w:rPr>
          <w:rFonts w:asciiTheme="minorHAnsi" w:hAnsiTheme="minorHAnsi" w:cstheme="minorHAnsi"/>
          <w:color w:val="111111"/>
          <w:sz w:val="22"/>
          <w:szCs w:val="22"/>
        </w:rPr>
      </w:pPr>
    </w:p>
    <w:p w14:paraId="0B1E656F" w14:textId="77777777" w:rsidR="00F16637" w:rsidRPr="00AD5840" w:rsidRDefault="00F16637" w:rsidP="00F16637">
      <w:pPr>
        <w:pStyle w:val="ListParagraph"/>
        <w:spacing w:before="180"/>
        <w:rPr>
          <w:rFonts w:asciiTheme="minorHAnsi" w:hAnsiTheme="minorHAnsi" w:cstheme="minorHAnsi"/>
          <w:color w:val="111111"/>
          <w:sz w:val="22"/>
          <w:szCs w:val="22"/>
        </w:rPr>
      </w:pPr>
      <w:r>
        <w:rPr>
          <w:rFonts w:asciiTheme="minorHAnsi" w:hAnsiTheme="minorHAnsi" w:cstheme="minorHAnsi"/>
          <w:color w:val="111111"/>
          <w:sz w:val="22"/>
          <w:szCs w:val="22"/>
        </w:rPr>
        <w:t>This assumption is likely to be met in the Lending Club dataset, which has thousands of observations across multiple predictors</w:t>
      </w:r>
      <w:r w:rsidRPr="00AD5840">
        <w:rPr>
          <w:rFonts w:asciiTheme="minorHAnsi" w:hAnsiTheme="minorHAnsi" w:cstheme="minorHAnsi"/>
          <w:color w:val="111111"/>
          <w:sz w:val="22"/>
          <w:szCs w:val="22"/>
        </w:rPr>
        <w:t xml:space="preserve">. However, </w:t>
      </w:r>
      <w:r>
        <w:rPr>
          <w:rFonts w:asciiTheme="minorHAnsi" w:hAnsiTheme="minorHAnsi" w:cstheme="minorHAnsi"/>
          <w:color w:val="111111"/>
          <w:sz w:val="22"/>
          <w:szCs w:val="22"/>
        </w:rPr>
        <w:t>it is always good practice to check whether your dataset is large enough relative to your model complexity</w:t>
      </w:r>
      <w:r w:rsidRPr="00AD5840">
        <w:rPr>
          <w:rFonts w:asciiTheme="minorHAnsi" w:hAnsiTheme="minorHAnsi" w:cstheme="minorHAnsi"/>
          <w:color w:val="111111"/>
          <w:sz w:val="22"/>
          <w:szCs w:val="22"/>
        </w:rPr>
        <w:t>.</w:t>
      </w:r>
    </w:p>
    <w:p w14:paraId="28261A0F" w14:textId="77777777" w:rsidR="00F16637" w:rsidRDefault="00F16637" w:rsidP="00F16637">
      <w:pPr>
        <w:spacing w:before="180"/>
        <w:rPr>
          <w:rFonts w:asciiTheme="minorHAnsi" w:hAnsiTheme="minorHAnsi" w:cstheme="minorHAnsi"/>
          <w:color w:val="111111"/>
          <w:sz w:val="22"/>
          <w:szCs w:val="22"/>
        </w:rPr>
      </w:pPr>
    </w:p>
    <w:p w14:paraId="58C276E8" w14:textId="77777777" w:rsidR="00F16637" w:rsidRPr="009D77A2" w:rsidRDefault="00F16637" w:rsidP="00F16637">
      <w:pPr>
        <w:pStyle w:val="Heading3"/>
        <w:ind w:left="0"/>
      </w:pPr>
      <w:bookmarkStart w:id="97" w:name="_Toc174889607"/>
      <w:r w:rsidRPr="009D77A2">
        <w:t>Model Fit</w:t>
      </w:r>
      <w:bookmarkEnd w:id="97"/>
    </w:p>
    <w:p w14:paraId="37588ABB" w14:textId="77777777" w:rsidR="00F16637" w:rsidRDefault="00F16637" w:rsidP="00F16637">
      <w:pPr>
        <w:spacing w:before="180"/>
        <w:rPr>
          <w:rFonts w:asciiTheme="minorHAnsi" w:hAnsiTheme="minorHAnsi" w:cstheme="minorHAnsi"/>
          <w:color w:val="111111"/>
          <w:sz w:val="22"/>
          <w:szCs w:val="22"/>
        </w:rPr>
      </w:pPr>
      <w:r w:rsidRPr="009D77A2">
        <w:rPr>
          <w:rFonts w:asciiTheme="minorHAnsi" w:hAnsiTheme="minorHAnsi" w:cstheme="minorHAnsi"/>
          <w:color w:val="111111"/>
          <w:sz w:val="22"/>
          <w:szCs w:val="22"/>
        </w:rPr>
        <w:t xml:space="preserve">Goodness-of-fit measures for logistic regression include -2 </w:t>
      </w:r>
      <w:r>
        <w:rPr>
          <w:rFonts w:asciiTheme="minorHAnsi" w:hAnsiTheme="minorHAnsi" w:cstheme="minorHAnsi"/>
          <w:color w:val="111111"/>
          <w:sz w:val="22"/>
          <w:szCs w:val="22"/>
        </w:rPr>
        <w:t>Log-likelihood</w:t>
      </w:r>
      <w:r w:rsidRPr="009D77A2">
        <w:rPr>
          <w:rFonts w:asciiTheme="minorHAnsi" w:hAnsiTheme="minorHAnsi" w:cstheme="minorHAnsi"/>
          <w:color w:val="111111"/>
          <w:sz w:val="22"/>
          <w:szCs w:val="22"/>
        </w:rPr>
        <w:t>, Akaike’s Information Criterion (AIC), and the Hosmer-</w:t>
      </w:r>
      <w:proofErr w:type="spellStart"/>
      <w:r w:rsidRPr="009D77A2">
        <w:rPr>
          <w:rFonts w:asciiTheme="minorHAnsi" w:hAnsiTheme="minorHAnsi" w:cstheme="minorHAnsi"/>
          <w:color w:val="111111"/>
          <w:sz w:val="22"/>
          <w:szCs w:val="22"/>
        </w:rPr>
        <w:t>Lemeshow</w:t>
      </w:r>
      <w:proofErr w:type="spellEnd"/>
      <w:r w:rsidRPr="009D77A2">
        <w:rPr>
          <w:rFonts w:asciiTheme="minorHAnsi" w:hAnsiTheme="minorHAnsi" w:cstheme="minorHAnsi"/>
          <w:color w:val="111111"/>
          <w:sz w:val="22"/>
          <w:szCs w:val="22"/>
        </w:rPr>
        <w:t xml:space="preserve"> test. These measures help assess how well your model fits your data. For example, AIC is a measure based on in-sample fit with a penalty for complexity (to avoid overfitting). The Hosmer-</w:t>
      </w:r>
      <w:proofErr w:type="spellStart"/>
      <w:r w:rsidRPr="009D77A2">
        <w:rPr>
          <w:rFonts w:asciiTheme="minorHAnsi" w:hAnsiTheme="minorHAnsi" w:cstheme="minorHAnsi"/>
          <w:color w:val="111111"/>
          <w:sz w:val="22"/>
          <w:szCs w:val="22"/>
        </w:rPr>
        <w:t>Lemeshow</w:t>
      </w:r>
      <w:proofErr w:type="spellEnd"/>
      <w:r w:rsidRPr="009D77A2">
        <w:rPr>
          <w:rFonts w:asciiTheme="minorHAnsi" w:hAnsiTheme="minorHAnsi" w:cstheme="minorHAnsi"/>
          <w:color w:val="111111"/>
          <w:sz w:val="22"/>
          <w:szCs w:val="22"/>
        </w:rPr>
        <w:t xml:space="preserve"> test specifically measures whether or not observed event rates match expected event rates in subgroups of the model population. These metrics provide different ways to evaluate your model’s performance and should be used in conjunction with each other to get a comprehensive understanding of your model’s fit.</w:t>
      </w:r>
    </w:p>
    <w:p w14:paraId="5ACF09B7" w14:textId="77777777" w:rsidR="00F16637" w:rsidRPr="008F28A3" w:rsidRDefault="00F16637" w:rsidP="00F16637">
      <w:pPr>
        <w:spacing w:before="180"/>
        <w:rPr>
          <w:rFonts w:asciiTheme="minorHAnsi" w:hAnsiTheme="minorHAnsi" w:cstheme="minorHAnsi"/>
          <w:color w:val="111111"/>
          <w:sz w:val="22"/>
          <w:szCs w:val="22"/>
        </w:rPr>
      </w:pPr>
      <w:r w:rsidRPr="008F28A3">
        <w:rPr>
          <w:rFonts w:asciiTheme="minorHAnsi" w:hAnsiTheme="minorHAnsi" w:cstheme="minorHAnsi"/>
          <w:color w:val="111111"/>
          <w:sz w:val="22"/>
          <w:szCs w:val="22"/>
        </w:rPr>
        <w:lastRenderedPageBreak/>
        <w:t>Evaluating the fit of a logistic regression model is a crucial step in the modeling process. Here’s an expanded explanation of the goodness-of-fit measures, along with how they apply to the Lending Club dataset:</w:t>
      </w:r>
    </w:p>
    <w:p w14:paraId="53B48CE4" w14:textId="77777777" w:rsidR="00F16637" w:rsidRDefault="00F16637" w:rsidP="00145AC7">
      <w:pPr>
        <w:pStyle w:val="ListParagraph"/>
        <w:numPr>
          <w:ilvl w:val="0"/>
          <w:numId w:val="100"/>
        </w:numPr>
        <w:spacing w:before="180"/>
        <w:rPr>
          <w:rFonts w:asciiTheme="minorHAnsi" w:hAnsiTheme="minorHAnsi" w:cstheme="minorHAnsi"/>
          <w:color w:val="111111"/>
          <w:sz w:val="22"/>
          <w:szCs w:val="22"/>
        </w:rPr>
      </w:pPr>
      <w:r w:rsidRPr="008F28A3">
        <w:rPr>
          <w:rFonts w:asciiTheme="minorHAnsi" w:hAnsiTheme="minorHAnsi" w:cstheme="minorHAnsi"/>
          <w:b/>
          <w:bCs/>
          <w:color w:val="111111"/>
          <w:sz w:val="22"/>
          <w:szCs w:val="22"/>
        </w:rPr>
        <w:t>-2 Log likelihood (-2LL)</w:t>
      </w:r>
      <w:r w:rsidRPr="008F28A3">
        <w:rPr>
          <w:rFonts w:asciiTheme="minorHAnsi" w:hAnsiTheme="minorHAnsi" w:cstheme="minorHAnsi"/>
          <w:color w:val="111111"/>
          <w:sz w:val="22"/>
          <w:szCs w:val="22"/>
        </w:rPr>
        <w:t>:</w:t>
      </w:r>
      <w:r>
        <w:rPr>
          <w:rFonts w:asciiTheme="minorHAnsi" w:hAnsiTheme="minorHAnsi" w:cstheme="minorHAnsi"/>
          <w:color w:val="111111"/>
          <w:sz w:val="22"/>
          <w:szCs w:val="22"/>
        </w:rPr>
        <w:t xml:space="preserve"> </w:t>
      </w:r>
      <w:r w:rsidRPr="008F28A3">
        <w:rPr>
          <w:rFonts w:asciiTheme="minorHAnsi" w:hAnsiTheme="minorHAnsi" w:cstheme="minorHAnsi"/>
          <w:color w:val="111111"/>
          <w:sz w:val="22"/>
          <w:szCs w:val="22"/>
        </w:rPr>
        <w:t xml:space="preserve">The </w:t>
      </w:r>
      <w:r>
        <w:rPr>
          <w:rFonts w:asciiTheme="minorHAnsi" w:hAnsiTheme="minorHAnsi" w:cstheme="minorHAnsi"/>
          <w:color w:val="111111"/>
          <w:sz w:val="22"/>
          <w:szCs w:val="22"/>
        </w:rPr>
        <w:t>log likelihood</w:t>
      </w:r>
      <w:r w:rsidRPr="008F28A3">
        <w:rPr>
          <w:rFonts w:asciiTheme="minorHAnsi" w:hAnsiTheme="minorHAnsi" w:cstheme="minorHAnsi"/>
          <w:color w:val="111111"/>
          <w:sz w:val="22"/>
          <w:szCs w:val="22"/>
        </w:rPr>
        <w:t xml:space="preserve"> is a measure of model fit. The value of -2LL is used to compare the fit of different models, with smaller values indicating better fit. However, -2LL is sensitive to sample size</w:t>
      </w:r>
      <w:r>
        <w:rPr>
          <w:rFonts w:asciiTheme="minorHAnsi" w:hAnsiTheme="minorHAnsi" w:cstheme="minorHAnsi"/>
          <w:color w:val="111111"/>
          <w:sz w:val="22"/>
          <w:szCs w:val="22"/>
        </w:rPr>
        <w:t xml:space="preserve"> and </w:t>
      </w:r>
      <w:r w:rsidRPr="008F28A3">
        <w:rPr>
          <w:rFonts w:asciiTheme="minorHAnsi" w:hAnsiTheme="minorHAnsi" w:cstheme="minorHAnsi"/>
          <w:color w:val="111111"/>
          <w:sz w:val="22"/>
          <w:szCs w:val="22"/>
        </w:rPr>
        <w:t>tends to decrease as more predictors are added to the model, regardless of whether they are meaningful. Therefore, it’s often used in combination with other measures like AIC and BIC that penalize model complexity.</w:t>
      </w:r>
    </w:p>
    <w:p w14:paraId="508DF7BF" w14:textId="77777777" w:rsidR="00F16637" w:rsidRPr="008F28A3" w:rsidRDefault="00F16637" w:rsidP="00F16637">
      <w:pPr>
        <w:pStyle w:val="ListParagraph"/>
        <w:spacing w:before="180"/>
        <w:rPr>
          <w:rFonts w:asciiTheme="minorHAnsi" w:hAnsiTheme="minorHAnsi" w:cstheme="minorHAnsi"/>
          <w:color w:val="111111"/>
          <w:sz w:val="22"/>
          <w:szCs w:val="22"/>
        </w:rPr>
      </w:pPr>
    </w:p>
    <w:p w14:paraId="716629F5" w14:textId="77777777" w:rsidR="00F16637" w:rsidRDefault="00F16637" w:rsidP="00F16637">
      <w:pPr>
        <w:pStyle w:val="ListParagraph"/>
        <w:rPr>
          <w:rFonts w:asciiTheme="minorHAnsi" w:hAnsiTheme="minorHAnsi" w:cstheme="minorHAnsi"/>
          <w:color w:val="111111"/>
          <w:sz w:val="22"/>
          <w:szCs w:val="22"/>
        </w:rPr>
      </w:pPr>
      <w:r w:rsidRPr="008F28A3">
        <w:rPr>
          <w:rFonts w:asciiTheme="minorHAnsi" w:hAnsiTheme="minorHAnsi" w:cstheme="minorHAnsi"/>
          <w:color w:val="111111"/>
          <w:sz w:val="22"/>
          <w:szCs w:val="22"/>
        </w:rPr>
        <w:t xml:space="preserve">In </w:t>
      </w:r>
      <w:r>
        <w:rPr>
          <w:rFonts w:asciiTheme="minorHAnsi" w:hAnsiTheme="minorHAnsi" w:cstheme="minorHAnsi"/>
          <w:color w:val="111111"/>
          <w:sz w:val="22"/>
          <w:szCs w:val="22"/>
        </w:rPr>
        <w:t>the Lending Club dataset context</w:t>
      </w:r>
      <w:r w:rsidRPr="008F28A3">
        <w:rPr>
          <w:rFonts w:asciiTheme="minorHAnsi" w:hAnsiTheme="minorHAnsi" w:cstheme="minorHAnsi"/>
          <w:color w:val="111111"/>
          <w:sz w:val="22"/>
          <w:szCs w:val="22"/>
        </w:rPr>
        <w:t>, suppose you have two models: one that includes </w:t>
      </w:r>
      <w:proofErr w:type="spellStart"/>
      <w:r w:rsidRPr="008F28A3">
        <w:rPr>
          <w:rFonts w:asciiTheme="minorHAnsi" w:hAnsiTheme="minorHAnsi" w:cstheme="minorHAnsi"/>
          <w:color w:val="111111"/>
          <w:sz w:val="22"/>
          <w:szCs w:val="22"/>
        </w:rPr>
        <w:t>annual_income</w:t>
      </w:r>
      <w:proofErr w:type="spellEnd"/>
      <w:r w:rsidRPr="008F28A3">
        <w:rPr>
          <w:rFonts w:asciiTheme="minorHAnsi" w:hAnsiTheme="minorHAnsi" w:cstheme="minorHAnsi"/>
          <w:color w:val="111111"/>
          <w:sz w:val="22"/>
          <w:szCs w:val="22"/>
        </w:rPr>
        <w:t> and </w:t>
      </w:r>
      <w:proofErr w:type="spellStart"/>
      <w:r w:rsidRPr="008F28A3">
        <w:rPr>
          <w:rFonts w:asciiTheme="minorHAnsi" w:hAnsiTheme="minorHAnsi" w:cstheme="minorHAnsi"/>
          <w:color w:val="111111"/>
          <w:sz w:val="22"/>
          <w:szCs w:val="22"/>
        </w:rPr>
        <w:t>credit_score</w:t>
      </w:r>
      <w:proofErr w:type="spellEnd"/>
      <w:r w:rsidRPr="008F28A3">
        <w:rPr>
          <w:rFonts w:asciiTheme="minorHAnsi" w:hAnsiTheme="minorHAnsi" w:cstheme="minorHAnsi"/>
          <w:color w:val="111111"/>
          <w:sz w:val="22"/>
          <w:szCs w:val="22"/>
        </w:rPr>
        <w:t> as predictors and another that adds </w:t>
      </w:r>
      <w:proofErr w:type="spellStart"/>
      <w:r w:rsidRPr="008F28A3">
        <w:rPr>
          <w:rFonts w:asciiTheme="minorHAnsi" w:hAnsiTheme="minorHAnsi" w:cstheme="minorHAnsi"/>
          <w:color w:val="111111"/>
          <w:sz w:val="22"/>
          <w:szCs w:val="22"/>
        </w:rPr>
        <w:t>home_ownership</w:t>
      </w:r>
      <w:proofErr w:type="spellEnd"/>
      <w:r w:rsidRPr="008F28A3">
        <w:rPr>
          <w:rFonts w:asciiTheme="minorHAnsi" w:hAnsiTheme="minorHAnsi" w:cstheme="minorHAnsi"/>
          <w:color w:val="111111"/>
          <w:sz w:val="22"/>
          <w:szCs w:val="22"/>
        </w:rPr>
        <w:t> as an additional predictor. If the -2LL decreases significantly when </w:t>
      </w:r>
      <w:proofErr w:type="spellStart"/>
      <w:r w:rsidRPr="008F28A3">
        <w:rPr>
          <w:rFonts w:asciiTheme="minorHAnsi" w:hAnsiTheme="minorHAnsi" w:cstheme="minorHAnsi"/>
          <w:color w:val="111111"/>
          <w:sz w:val="22"/>
          <w:szCs w:val="22"/>
        </w:rPr>
        <w:t>home_ownership</w:t>
      </w:r>
      <w:proofErr w:type="spellEnd"/>
      <w:r w:rsidRPr="008F28A3">
        <w:rPr>
          <w:rFonts w:asciiTheme="minorHAnsi" w:hAnsiTheme="minorHAnsi" w:cstheme="minorHAnsi"/>
          <w:color w:val="111111"/>
          <w:sz w:val="22"/>
          <w:szCs w:val="22"/>
        </w:rPr>
        <w:t> is added, this suggests that </w:t>
      </w:r>
      <w:proofErr w:type="spellStart"/>
      <w:r w:rsidRPr="008F28A3">
        <w:rPr>
          <w:rFonts w:asciiTheme="minorHAnsi" w:hAnsiTheme="minorHAnsi" w:cstheme="minorHAnsi"/>
          <w:color w:val="111111"/>
          <w:sz w:val="22"/>
          <w:szCs w:val="22"/>
        </w:rPr>
        <w:t>home_ownership</w:t>
      </w:r>
      <w:proofErr w:type="spellEnd"/>
      <w:r w:rsidRPr="008F28A3">
        <w:rPr>
          <w:rFonts w:asciiTheme="minorHAnsi" w:hAnsiTheme="minorHAnsi" w:cstheme="minorHAnsi"/>
          <w:color w:val="111111"/>
          <w:sz w:val="22"/>
          <w:szCs w:val="22"/>
        </w:rPr>
        <w:t> improves the model fit.</w:t>
      </w:r>
    </w:p>
    <w:p w14:paraId="77649875" w14:textId="77777777" w:rsidR="00F16637" w:rsidRPr="008F28A3" w:rsidRDefault="00F16637" w:rsidP="00F16637">
      <w:pPr>
        <w:pStyle w:val="ListParagraph"/>
        <w:rPr>
          <w:rFonts w:asciiTheme="minorHAnsi" w:hAnsiTheme="minorHAnsi" w:cstheme="minorHAnsi"/>
          <w:color w:val="111111"/>
          <w:sz w:val="22"/>
          <w:szCs w:val="22"/>
        </w:rPr>
      </w:pPr>
    </w:p>
    <w:p w14:paraId="6939B577" w14:textId="77777777" w:rsidR="00F16637" w:rsidRDefault="00F16637" w:rsidP="00145AC7">
      <w:pPr>
        <w:pStyle w:val="ListParagraph"/>
        <w:numPr>
          <w:ilvl w:val="0"/>
          <w:numId w:val="100"/>
        </w:numPr>
        <w:spacing w:before="180"/>
        <w:rPr>
          <w:rFonts w:asciiTheme="minorHAnsi" w:hAnsiTheme="minorHAnsi" w:cstheme="minorHAnsi"/>
          <w:color w:val="111111"/>
          <w:sz w:val="22"/>
          <w:szCs w:val="22"/>
        </w:rPr>
      </w:pPr>
      <w:r w:rsidRPr="008F28A3">
        <w:rPr>
          <w:rFonts w:asciiTheme="minorHAnsi" w:hAnsiTheme="minorHAnsi" w:cstheme="minorHAnsi"/>
          <w:b/>
          <w:bCs/>
          <w:color w:val="111111"/>
          <w:sz w:val="22"/>
          <w:szCs w:val="22"/>
        </w:rPr>
        <w:t>Akaike’s Information Criterion (AIC)</w:t>
      </w:r>
      <w:r w:rsidRPr="008F28A3">
        <w:rPr>
          <w:rFonts w:asciiTheme="minorHAnsi" w:hAnsiTheme="minorHAnsi" w:cstheme="minorHAnsi"/>
          <w:color w:val="111111"/>
          <w:sz w:val="22"/>
          <w:szCs w:val="22"/>
        </w:rPr>
        <w:t>: AIC is a measure based on in-sample fit with a penalty for complexity to avoid overfitting. It balances model fit (as measured by the likelihood) and model complexity (as measured by the number of predictors). Lower AIC values indicate better-fitting models.</w:t>
      </w:r>
    </w:p>
    <w:p w14:paraId="65F384E6" w14:textId="77777777" w:rsidR="00F16637" w:rsidRPr="008F28A3" w:rsidRDefault="00F16637" w:rsidP="00F16637">
      <w:pPr>
        <w:pStyle w:val="ListParagraph"/>
        <w:spacing w:before="180"/>
        <w:rPr>
          <w:rFonts w:asciiTheme="minorHAnsi" w:hAnsiTheme="minorHAnsi" w:cstheme="minorHAnsi"/>
          <w:color w:val="111111"/>
          <w:sz w:val="22"/>
          <w:szCs w:val="22"/>
        </w:rPr>
      </w:pPr>
    </w:p>
    <w:p w14:paraId="4A3E5042" w14:textId="77777777" w:rsidR="00F16637" w:rsidRDefault="00F16637" w:rsidP="00F16637">
      <w:pPr>
        <w:pStyle w:val="ListParagraph"/>
        <w:rPr>
          <w:rFonts w:asciiTheme="minorHAnsi" w:hAnsiTheme="minorHAnsi" w:cstheme="minorHAnsi"/>
          <w:color w:val="111111"/>
          <w:sz w:val="22"/>
          <w:szCs w:val="22"/>
        </w:rPr>
      </w:pPr>
      <w:r w:rsidRPr="008F28A3">
        <w:rPr>
          <w:rFonts w:asciiTheme="minorHAnsi" w:hAnsiTheme="minorHAnsi" w:cstheme="minorHAnsi"/>
          <w:color w:val="111111"/>
          <w:sz w:val="22"/>
          <w:szCs w:val="22"/>
        </w:rPr>
        <w:t>For example, using the Lending Club dataset, if adding a predictor</w:t>
      </w:r>
      <w:r>
        <w:rPr>
          <w:rFonts w:asciiTheme="minorHAnsi" w:hAnsiTheme="minorHAnsi" w:cstheme="minorHAnsi"/>
          <w:color w:val="111111"/>
          <w:sz w:val="22"/>
          <w:szCs w:val="22"/>
        </w:rPr>
        <w:t xml:space="preserve"> like </w:t>
      </w:r>
      <w:proofErr w:type="spellStart"/>
      <w:r>
        <w:rPr>
          <w:rFonts w:asciiTheme="minorHAnsi" w:hAnsiTheme="minorHAnsi" w:cstheme="minorHAnsi"/>
          <w:color w:val="111111"/>
          <w:sz w:val="22"/>
          <w:szCs w:val="22"/>
        </w:rPr>
        <w:t>home_ownership</w:t>
      </w:r>
      <w:proofErr w:type="spellEnd"/>
      <w:r w:rsidRPr="008F28A3">
        <w:rPr>
          <w:rFonts w:asciiTheme="minorHAnsi" w:hAnsiTheme="minorHAnsi" w:cstheme="minorHAnsi"/>
          <w:color w:val="111111"/>
          <w:sz w:val="22"/>
          <w:szCs w:val="22"/>
        </w:rPr>
        <w:t> to a model decreases the AIC, this suggests that despite increasing model complexity, </w:t>
      </w:r>
      <w:proofErr w:type="spellStart"/>
      <w:r w:rsidRPr="008F28A3">
        <w:rPr>
          <w:rFonts w:asciiTheme="minorHAnsi" w:hAnsiTheme="minorHAnsi" w:cstheme="minorHAnsi"/>
          <w:color w:val="111111"/>
          <w:sz w:val="22"/>
          <w:szCs w:val="22"/>
        </w:rPr>
        <w:t>home_ownership</w:t>
      </w:r>
      <w:proofErr w:type="spellEnd"/>
      <w:r w:rsidRPr="008F28A3">
        <w:rPr>
          <w:rFonts w:asciiTheme="minorHAnsi" w:hAnsiTheme="minorHAnsi" w:cstheme="minorHAnsi"/>
          <w:color w:val="111111"/>
          <w:sz w:val="22"/>
          <w:szCs w:val="22"/>
        </w:rPr>
        <w:t> improves the model’s ability to predict loan default.</w:t>
      </w:r>
    </w:p>
    <w:p w14:paraId="5399D29C" w14:textId="77777777" w:rsidR="00F16637" w:rsidRPr="008F28A3" w:rsidRDefault="00F16637" w:rsidP="00F16637">
      <w:pPr>
        <w:pStyle w:val="ListParagraph"/>
        <w:rPr>
          <w:rFonts w:asciiTheme="minorHAnsi" w:hAnsiTheme="minorHAnsi" w:cstheme="minorHAnsi"/>
          <w:color w:val="111111"/>
          <w:sz w:val="22"/>
          <w:szCs w:val="22"/>
        </w:rPr>
      </w:pPr>
    </w:p>
    <w:p w14:paraId="4F319452" w14:textId="77777777" w:rsidR="00F16637" w:rsidRPr="008F28A3" w:rsidRDefault="00F16637" w:rsidP="00145AC7">
      <w:pPr>
        <w:pStyle w:val="ListParagraph"/>
        <w:numPr>
          <w:ilvl w:val="0"/>
          <w:numId w:val="100"/>
        </w:numPr>
        <w:spacing w:before="180"/>
        <w:rPr>
          <w:rFonts w:asciiTheme="minorHAnsi" w:hAnsiTheme="minorHAnsi" w:cstheme="minorHAnsi"/>
          <w:color w:val="111111"/>
          <w:sz w:val="22"/>
          <w:szCs w:val="22"/>
        </w:rPr>
      </w:pPr>
      <w:r w:rsidRPr="008F28A3">
        <w:rPr>
          <w:rFonts w:asciiTheme="minorHAnsi" w:hAnsiTheme="minorHAnsi" w:cstheme="minorHAnsi"/>
          <w:b/>
          <w:bCs/>
          <w:color w:val="111111"/>
          <w:sz w:val="22"/>
          <w:szCs w:val="22"/>
        </w:rPr>
        <w:t>Hosmer-</w:t>
      </w:r>
      <w:proofErr w:type="spellStart"/>
      <w:r w:rsidRPr="008F28A3">
        <w:rPr>
          <w:rFonts w:asciiTheme="minorHAnsi" w:hAnsiTheme="minorHAnsi" w:cstheme="minorHAnsi"/>
          <w:b/>
          <w:bCs/>
          <w:color w:val="111111"/>
          <w:sz w:val="22"/>
          <w:szCs w:val="22"/>
        </w:rPr>
        <w:t>Lemeshow</w:t>
      </w:r>
      <w:proofErr w:type="spellEnd"/>
      <w:r w:rsidRPr="008F28A3">
        <w:rPr>
          <w:rFonts w:asciiTheme="minorHAnsi" w:hAnsiTheme="minorHAnsi" w:cstheme="minorHAnsi"/>
          <w:b/>
          <w:bCs/>
          <w:color w:val="111111"/>
          <w:sz w:val="22"/>
          <w:szCs w:val="22"/>
        </w:rPr>
        <w:t xml:space="preserve"> test</w:t>
      </w:r>
      <w:r w:rsidRPr="008F28A3">
        <w:rPr>
          <w:rFonts w:asciiTheme="minorHAnsi" w:hAnsiTheme="minorHAnsi" w:cstheme="minorHAnsi"/>
          <w:color w:val="111111"/>
          <w:sz w:val="22"/>
          <w:szCs w:val="22"/>
        </w:rPr>
        <w:t>: The Hosmer-</w:t>
      </w:r>
      <w:proofErr w:type="spellStart"/>
      <w:r w:rsidRPr="008F28A3">
        <w:rPr>
          <w:rFonts w:asciiTheme="minorHAnsi" w:hAnsiTheme="minorHAnsi" w:cstheme="minorHAnsi"/>
          <w:color w:val="111111"/>
          <w:sz w:val="22"/>
          <w:szCs w:val="22"/>
        </w:rPr>
        <w:t>Lemeshow</w:t>
      </w:r>
      <w:proofErr w:type="spellEnd"/>
      <w:r w:rsidRPr="008F28A3">
        <w:rPr>
          <w:rFonts w:asciiTheme="minorHAnsi" w:hAnsiTheme="minorHAnsi" w:cstheme="minorHAnsi"/>
          <w:color w:val="111111"/>
          <w:sz w:val="22"/>
          <w:szCs w:val="22"/>
        </w:rPr>
        <w:t xml:space="preserve"> test specifically measures whether or not observed event rates match expected event rates in subgroups of the model population. A significant p-value (usually less than 0.05) indicates a poor fit to the data.</w:t>
      </w:r>
    </w:p>
    <w:p w14:paraId="3C13EBF9" w14:textId="77777777" w:rsidR="00F16637" w:rsidRPr="008F28A3" w:rsidRDefault="00F16637" w:rsidP="00F16637">
      <w:pPr>
        <w:spacing w:before="180"/>
        <w:ind w:left="720"/>
        <w:rPr>
          <w:rFonts w:asciiTheme="minorHAnsi" w:hAnsiTheme="minorHAnsi" w:cstheme="minorHAnsi"/>
          <w:color w:val="111111"/>
          <w:sz w:val="22"/>
          <w:szCs w:val="22"/>
        </w:rPr>
      </w:pPr>
      <w:r w:rsidRPr="008F28A3">
        <w:rPr>
          <w:rFonts w:asciiTheme="minorHAnsi" w:hAnsiTheme="minorHAnsi" w:cstheme="minorHAnsi"/>
          <w:color w:val="111111"/>
          <w:sz w:val="22"/>
          <w:szCs w:val="22"/>
        </w:rPr>
        <w:t>In relation to the Lending Club dataset, if you divide your data into deciles based on predicted default probabilities and run the Hosmer-</w:t>
      </w:r>
      <w:proofErr w:type="spellStart"/>
      <w:r w:rsidRPr="008F28A3">
        <w:rPr>
          <w:rFonts w:asciiTheme="minorHAnsi" w:hAnsiTheme="minorHAnsi" w:cstheme="minorHAnsi"/>
          <w:color w:val="111111"/>
          <w:sz w:val="22"/>
          <w:szCs w:val="22"/>
        </w:rPr>
        <w:t>Lemeshow</w:t>
      </w:r>
      <w:proofErr w:type="spellEnd"/>
      <w:r w:rsidRPr="008F28A3">
        <w:rPr>
          <w:rFonts w:asciiTheme="minorHAnsi" w:hAnsiTheme="minorHAnsi" w:cstheme="minorHAnsi"/>
          <w:color w:val="111111"/>
          <w:sz w:val="22"/>
          <w:szCs w:val="22"/>
        </w:rPr>
        <w:t xml:space="preserve"> test, a non-significant p-value would suggest that your model’s predicted probabilities align well with actual default rates in these groups.</w:t>
      </w:r>
    </w:p>
    <w:p w14:paraId="635095A8" w14:textId="77777777" w:rsidR="00F16637" w:rsidRPr="008F28A3" w:rsidRDefault="00F16637" w:rsidP="00F16637">
      <w:pPr>
        <w:spacing w:before="180"/>
        <w:rPr>
          <w:rFonts w:asciiTheme="minorHAnsi" w:hAnsiTheme="minorHAnsi" w:cstheme="minorHAnsi"/>
          <w:color w:val="111111"/>
          <w:sz w:val="22"/>
          <w:szCs w:val="22"/>
        </w:rPr>
      </w:pPr>
      <w:r w:rsidRPr="008F28A3">
        <w:rPr>
          <w:rFonts w:asciiTheme="minorHAnsi" w:hAnsiTheme="minorHAnsi" w:cstheme="minorHAnsi"/>
          <w:color w:val="111111"/>
          <w:sz w:val="22"/>
          <w:szCs w:val="22"/>
        </w:rPr>
        <w:t xml:space="preserve">Remember, these metrics provide different ways to evaluate your model’s performance and should be used in conjunction with each other to get a comprehensive understanding of </w:t>
      </w:r>
      <w:r w:rsidRPr="008F28A3">
        <w:rPr>
          <w:rFonts w:asciiTheme="minorHAnsi" w:hAnsiTheme="minorHAnsi" w:cstheme="minorHAnsi"/>
          <w:color w:val="111111"/>
          <w:sz w:val="22"/>
          <w:szCs w:val="22"/>
        </w:rPr>
        <w:lastRenderedPageBreak/>
        <w:t>your model’s fit. It’s also important to validate your model using out-of-sample data to ensure it generalizes well to new data.</w:t>
      </w:r>
    </w:p>
    <w:p w14:paraId="258A44F2" w14:textId="77777777" w:rsidR="00F16637" w:rsidRPr="009D77A2" w:rsidRDefault="00F16637" w:rsidP="00F16637">
      <w:pPr>
        <w:spacing w:before="180"/>
        <w:rPr>
          <w:rFonts w:asciiTheme="minorHAnsi" w:hAnsiTheme="minorHAnsi" w:cstheme="minorHAnsi"/>
          <w:color w:val="111111"/>
          <w:sz w:val="22"/>
          <w:szCs w:val="22"/>
        </w:rPr>
      </w:pPr>
    </w:p>
    <w:p w14:paraId="4483B581" w14:textId="77777777" w:rsidR="00F16637" w:rsidRPr="009D77A2" w:rsidRDefault="00F16637" w:rsidP="00F16637">
      <w:pPr>
        <w:pStyle w:val="Heading3"/>
        <w:ind w:left="0"/>
      </w:pPr>
      <w:bookmarkStart w:id="98" w:name="_Toc174889608"/>
      <w:r w:rsidRPr="009D77A2">
        <w:t>Interpretation</w:t>
      </w:r>
      <w:bookmarkEnd w:id="98"/>
    </w:p>
    <w:p w14:paraId="0BD6FB8B" w14:textId="77777777" w:rsidR="00F16637" w:rsidRPr="009D77A2" w:rsidRDefault="00F16637" w:rsidP="00F16637">
      <w:pPr>
        <w:spacing w:before="180"/>
        <w:rPr>
          <w:rFonts w:asciiTheme="minorHAnsi" w:hAnsiTheme="minorHAnsi" w:cstheme="minorHAnsi"/>
          <w:color w:val="111111"/>
          <w:sz w:val="22"/>
          <w:szCs w:val="22"/>
        </w:rPr>
      </w:pPr>
      <w:r w:rsidRPr="009D77A2">
        <w:rPr>
          <w:rFonts w:asciiTheme="minorHAnsi" w:hAnsiTheme="minorHAnsi" w:cstheme="minorHAnsi"/>
          <w:color w:val="111111"/>
          <w:sz w:val="22"/>
          <w:szCs w:val="22"/>
        </w:rPr>
        <w:t>The coefficients in a logistic regression model are odds ratios. Because of this, we interpret the coefficients as the change in odds for a one-unit increase in our predictor variable, holding all other variables constant. This interpretation is more intuitive in terms of probability</w:t>
      </w:r>
      <w:r>
        <w:rPr>
          <w:rFonts w:asciiTheme="minorHAnsi" w:hAnsiTheme="minorHAnsi" w:cstheme="minorHAnsi"/>
          <w:color w:val="111111"/>
          <w:sz w:val="22"/>
          <w:szCs w:val="22"/>
        </w:rPr>
        <w:t>. It is</w:t>
      </w:r>
      <w:r w:rsidRPr="009D77A2">
        <w:rPr>
          <w:rFonts w:asciiTheme="minorHAnsi" w:hAnsiTheme="minorHAnsi" w:cstheme="minorHAnsi"/>
          <w:color w:val="111111"/>
          <w:sz w:val="22"/>
          <w:szCs w:val="22"/>
        </w:rPr>
        <w:t xml:space="preserve"> one of the reasons why logistic regression is popular in fields like medicine, where understanding odds ratios can be crucial. However, interpreting these coefficients can be challenging</w:t>
      </w:r>
      <w:r>
        <w:rPr>
          <w:rFonts w:asciiTheme="minorHAnsi" w:hAnsiTheme="minorHAnsi" w:cstheme="minorHAnsi"/>
          <w:color w:val="111111"/>
          <w:sz w:val="22"/>
          <w:szCs w:val="22"/>
        </w:rPr>
        <w:t>,</w:t>
      </w:r>
      <w:r w:rsidRPr="009D77A2">
        <w:rPr>
          <w:rFonts w:asciiTheme="minorHAnsi" w:hAnsiTheme="minorHAnsi" w:cstheme="minorHAnsi"/>
          <w:color w:val="111111"/>
          <w:sz w:val="22"/>
          <w:szCs w:val="22"/>
        </w:rPr>
        <w:t xml:space="preserve"> especially when dealing with multiple predictors or interaction terms.</w:t>
      </w:r>
    </w:p>
    <w:p w14:paraId="517CC9A1" w14:textId="77777777" w:rsidR="00F16637" w:rsidRPr="004311E3" w:rsidRDefault="00F16637" w:rsidP="00F16637">
      <w:pPr>
        <w:rPr>
          <w:rFonts w:asciiTheme="minorHAnsi" w:hAnsiTheme="minorHAnsi" w:cstheme="minorHAnsi"/>
          <w:sz w:val="22"/>
          <w:szCs w:val="22"/>
        </w:rPr>
      </w:pPr>
    </w:p>
    <w:p w14:paraId="3B4FFFED" w14:textId="77777777" w:rsidR="00F16637" w:rsidRPr="004311E3" w:rsidRDefault="00F16637" w:rsidP="00F16637">
      <w:pPr>
        <w:rPr>
          <w:rFonts w:asciiTheme="minorHAnsi" w:hAnsiTheme="minorHAnsi" w:cstheme="minorHAnsi"/>
          <w:color w:val="111111"/>
          <w:sz w:val="22"/>
          <w:szCs w:val="22"/>
        </w:rPr>
      </w:pPr>
      <w:r w:rsidRPr="004311E3">
        <w:rPr>
          <w:rFonts w:asciiTheme="minorHAnsi" w:hAnsiTheme="minorHAnsi" w:cstheme="minorHAnsi"/>
          <w:color w:val="111111"/>
          <w:sz w:val="22"/>
          <w:szCs w:val="22"/>
        </w:rPr>
        <w:t>Interpreting the coefficients in a logistic regression model is a crucial step in understanding the implications of your model. Here’s an expanded explanation of how to interpret these coefficients, along with examples using the Lending Club dataset:</w:t>
      </w:r>
    </w:p>
    <w:p w14:paraId="071A0A28" w14:textId="77777777" w:rsidR="00F16637" w:rsidRDefault="00F16637" w:rsidP="00145AC7">
      <w:pPr>
        <w:pStyle w:val="ListParagraph"/>
        <w:numPr>
          <w:ilvl w:val="0"/>
          <w:numId w:val="101"/>
        </w:numPr>
        <w:spacing w:before="180"/>
        <w:rPr>
          <w:rFonts w:asciiTheme="minorHAnsi" w:hAnsiTheme="minorHAnsi" w:cstheme="minorHAnsi"/>
          <w:color w:val="111111"/>
          <w:sz w:val="22"/>
          <w:szCs w:val="22"/>
        </w:rPr>
      </w:pPr>
      <w:r w:rsidRPr="004311E3">
        <w:rPr>
          <w:rFonts w:asciiTheme="minorHAnsi" w:hAnsiTheme="minorHAnsi" w:cstheme="minorHAnsi"/>
          <w:b/>
          <w:bCs/>
          <w:color w:val="111111"/>
          <w:sz w:val="22"/>
          <w:szCs w:val="22"/>
        </w:rPr>
        <w:t>Interpretation of Coefficients as Odds Ratios</w:t>
      </w:r>
      <w:r w:rsidRPr="004311E3">
        <w:rPr>
          <w:rFonts w:asciiTheme="minorHAnsi" w:hAnsiTheme="minorHAnsi" w:cstheme="minorHAnsi"/>
          <w:color w:val="111111"/>
          <w:sz w:val="22"/>
          <w:szCs w:val="22"/>
        </w:rPr>
        <w:t>: In logistic regression, the coefficients represent the log odds of the outcome variable per unit increase in the predictor variable, assuming all other variables are held constant. By exponentiating these coefficients, we can interpret them as odds ratios. An odds ratio greater than 1 indicates that as the predictor increases, the odds of the outcome occurring increase. Conversely, an odds ratio less than 1 indicates that as the predictor increases, the odds of the outcome occurring decrease.</w:t>
      </w:r>
    </w:p>
    <w:p w14:paraId="0D0458F5" w14:textId="77777777" w:rsidR="00F16637" w:rsidRPr="004311E3" w:rsidRDefault="00F16637" w:rsidP="00F16637">
      <w:pPr>
        <w:pStyle w:val="ListParagraph"/>
        <w:spacing w:before="180"/>
        <w:rPr>
          <w:rFonts w:asciiTheme="minorHAnsi" w:hAnsiTheme="minorHAnsi" w:cstheme="minorHAnsi"/>
          <w:color w:val="111111"/>
          <w:sz w:val="22"/>
          <w:szCs w:val="22"/>
        </w:rPr>
      </w:pPr>
    </w:p>
    <w:p w14:paraId="7AD559DC" w14:textId="77777777" w:rsidR="00F16637" w:rsidRDefault="00F16637" w:rsidP="00F16637">
      <w:pPr>
        <w:pStyle w:val="ListParagraph"/>
        <w:rPr>
          <w:rFonts w:asciiTheme="minorHAnsi" w:hAnsiTheme="minorHAnsi" w:cstheme="minorHAnsi"/>
          <w:color w:val="111111"/>
          <w:sz w:val="22"/>
          <w:szCs w:val="22"/>
        </w:rPr>
      </w:pPr>
      <w:r w:rsidRPr="004311E3">
        <w:rPr>
          <w:rFonts w:asciiTheme="minorHAnsi" w:hAnsiTheme="minorHAnsi" w:cstheme="minorHAnsi"/>
          <w:color w:val="111111"/>
          <w:sz w:val="22"/>
          <w:szCs w:val="22"/>
        </w:rPr>
        <w:t>For example, consider a predictor variable from the Lending Club dataset</w:t>
      </w:r>
      <w:r>
        <w:rPr>
          <w:rFonts w:asciiTheme="minorHAnsi" w:hAnsiTheme="minorHAnsi" w:cstheme="minorHAnsi"/>
          <w:color w:val="111111"/>
          <w:sz w:val="22"/>
          <w:szCs w:val="22"/>
        </w:rPr>
        <w:t>,</w:t>
      </w:r>
      <w:r w:rsidRPr="004311E3">
        <w:rPr>
          <w:rFonts w:asciiTheme="minorHAnsi" w:hAnsiTheme="minorHAnsi" w:cstheme="minorHAnsi"/>
          <w:color w:val="111111"/>
          <w:sz w:val="22"/>
          <w:szCs w:val="22"/>
        </w:rPr>
        <w:t xml:space="preserve"> such as </w:t>
      </w:r>
      <w:proofErr w:type="spellStart"/>
      <w:r w:rsidRPr="004311E3">
        <w:rPr>
          <w:rFonts w:asciiTheme="minorHAnsi" w:hAnsiTheme="minorHAnsi" w:cstheme="minorHAnsi"/>
          <w:color w:val="111111"/>
          <w:sz w:val="22"/>
          <w:szCs w:val="22"/>
        </w:rPr>
        <w:t>annual_income</w:t>
      </w:r>
      <w:proofErr w:type="spellEnd"/>
      <w:r w:rsidRPr="004311E3">
        <w:rPr>
          <w:rFonts w:asciiTheme="minorHAnsi" w:hAnsiTheme="minorHAnsi" w:cstheme="minorHAnsi"/>
          <w:color w:val="111111"/>
          <w:sz w:val="22"/>
          <w:szCs w:val="22"/>
        </w:rPr>
        <w:t>. If the coefficient for </w:t>
      </w:r>
      <w:proofErr w:type="spellStart"/>
      <w:r w:rsidRPr="004311E3">
        <w:rPr>
          <w:rFonts w:asciiTheme="minorHAnsi" w:hAnsiTheme="minorHAnsi" w:cstheme="minorHAnsi"/>
          <w:color w:val="111111"/>
          <w:sz w:val="22"/>
          <w:szCs w:val="22"/>
        </w:rPr>
        <w:t>annual_income</w:t>
      </w:r>
      <w:proofErr w:type="spellEnd"/>
      <w:r w:rsidRPr="004311E3">
        <w:rPr>
          <w:rFonts w:asciiTheme="minorHAnsi" w:hAnsiTheme="minorHAnsi" w:cstheme="minorHAnsi"/>
          <w:color w:val="111111"/>
          <w:sz w:val="22"/>
          <w:szCs w:val="22"/>
        </w:rPr>
        <w:t xml:space="preserve"> is -0.02, then the odds ratio is </w:t>
      </w:r>
      <m:oMath>
        <m:sSup>
          <m:sSupPr>
            <m:ctrlPr>
              <w:rPr>
                <w:rFonts w:ascii="Cambria Math" w:hAnsi="Cambria Math" w:cstheme="minorHAnsi"/>
                <w:i/>
                <w:color w:val="111111"/>
                <w:sz w:val="22"/>
                <w:szCs w:val="22"/>
              </w:rPr>
            </m:ctrlPr>
          </m:sSupPr>
          <m:e>
            <m:r>
              <w:rPr>
                <w:rFonts w:ascii="Cambria Math" w:hAnsi="Cambria Math" w:cstheme="minorHAnsi"/>
                <w:color w:val="111111"/>
                <w:sz w:val="22"/>
                <w:szCs w:val="22"/>
              </w:rPr>
              <m:t>e</m:t>
            </m:r>
          </m:e>
          <m:sup>
            <m:r>
              <w:rPr>
                <w:rFonts w:ascii="Cambria Math" w:hAnsi="Cambria Math" w:cstheme="minorHAnsi"/>
                <w:color w:val="111111"/>
                <w:sz w:val="22"/>
                <w:szCs w:val="22"/>
              </w:rPr>
              <m:t>-0.02</m:t>
            </m:r>
          </m:sup>
        </m:sSup>
      </m:oMath>
      <w:r w:rsidRPr="004311E3">
        <w:rPr>
          <w:rFonts w:asciiTheme="minorHAnsi" w:hAnsiTheme="minorHAnsi" w:cstheme="minorHAnsi"/>
          <w:color w:val="111111"/>
          <w:sz w:val="22"/>
          <w:szCs w:val="22"/>
        </w:rPr>
        <w:t xml:space="preserve"> = 0.98. This means that for each additional dollar of annual income, we can expect the odds of a loan default (assuming loan default is coded as 1) to be multiplied by 0.98, assuming all other variables are held constant.</w:t>
      </w:r>
    </w:p>
    <w:p w14:paraId="65E5493A" w14:textId="77777777" w:rsidR="00F16637" w:rsidRPr="004311E3" w:rsidRDefault="00F16637" w:rsidP="00F16637">
      <w:pPr>
        <w:pStyle w:val="ListParagraph"/>
        <w:rPr>
          <w:rFonts w:asciiTheme="minorHAnsi" w:hAnsiTheme="minorHAnsi" w:cstheme="minorHAnsi"/>
          <w:color w:val="111111"/>
          <w:sz w:val="22"/>
          <w:szCs w:val="22"/>
        </w:rPr>
      </w:pPr>
    </w:p>
    <w:p w14:paraId="28371D19" w14:textId="77777777" w:rsidR="00F16637" w:rsidRDefault="00F16637" w:rsidP="00145AC7">
      <w:pPr>
        <w:pStyle w:val="ListParagraph"/>
        <w:numPr>
          <w:ilvl w:val="0"/>
          <w:numId w:val="101"/>
        </w:numPr>
        <w:spacing w:before="180"/>
        <w:rPr>
          <w:rFonts w:asciiTheme="minorHAnsi" w:hAnsiTheme="minorHAnsi" w:cstheme="minorHAnsi"/>
          <w:color w:val="111111"/>
          <w:sz w:val="22"/>
          <w:szCs w:val="22"/>
        </w:rPr>
      </w:pPr>
      <w:r w:rsidRPr="004311E3">
        <w:rPr>
          <w:rFonts w:asciiTheme="minorHAnsi" w:hAnsiTheme="minorHAnsi" w:cstheme="minorHAnsi"/>
          <w:b/>
          <w:bCs/>
          <w:color w:val="111111"/>
          <w:sz w:val="22"/>
          <w:szCs w:val="22"/>
        </w:rPr>
        <w:t>Dealing with Multiple Predictors</w:t>
      </w:r>
      <w:r w:rsidRPr="004311E3">
        <w:rPr>
          <w:rFonts w:asciiTheme="minorHAnsi" w:hAnsiTheme="minorHAnsi" w:cstheme="minorHAnsi"/>
          <w:color w:val="111111"/>
          <w:sz w:val="22"/>
          <w:szCs w:val="22"/>
        </w:rPr>
        <w:t>: When dealing with multiple predictors, interpretation can become more complex because each coefficient is adjusted for all other variables in the model. However, the basic interpretation remains the same: each coefficient represents the change in log odds for a unit increase in that predictor, holding all other predictors constant.</w:t>
      </w:r>
    </w:p>
    <w:p w14:paraId="6564188E" w14:textId="77777777" w:rsidR="00F16637" w:rsidRPr="004311E3" w:rsidRDefault="00F16637" w:rsidP="00F16637">
      <w:pPr>
        <w:pStyle w:val="ListParagraph"/>
        <w:spacing w:before="180"/>
        <w:rPr>
          <w:rFonts w:asciiTheme="minorHAnsi" w:hAnsiTheme="minorHAnsi" w:cstheme="minorHAnsi"/>
          <w:color w:val="111111"/>
          <w:sz w:val="22"/>
          <w:szCs w:val="22"/>
        </w:rPr>
      </w:pPr>
    </w:p>
    <w:p w14:paraId="4C0EDC92" w14:textId="77777777" w:rsidR="00F16637" w:rsidRDefault="00F16637" w:rsidP="00F16637">
      <w:pPr>
        <w:pStyle w:val="ListParagraph"/>
        <w:rPr>
          <w:rFonts w:asciiTheme="minorHAnsi" w:hAnsiTheme="minorHAnsi" w:cstheme="minorHAnsi"/>
          <w:color w:val="111111"/>
          <w:sz w:val="22"/>
          <w:szCs w:val="22"/>
        </w:rPr>
      </w:pPr>
      <w:r w:rsidRPr="004311E3">
        <w:rPr>
          <w:rFonts w:asciiTheme="minorHAnsi" w:hAnsiTheme="minorHAnsi" w:cstheme="minorHAnsi"/>
          <w:color w:val="111111"/>
          <w:sz w:val="22"/>
          <w:szCs w:val="22"/>
        </w:rPr>
        <w:t>For instance, if </w:t>
      </w:r>
      <w:proofErr w:type="spellStart"/>
      <w:r w:rsidRPr="004311E3">
        <w:rPr>
          <w:rFonts w:asciiTheme="minorHAnsi" w:hAnsiTheme="minorHAnsi" w:cstheme="minorHAnsi"/>
          <w:color w:val="111111"/>
          <w:sz w:val="22"/>
          <w:szCs w:val="22"/>
        </w:rPr>
        <w:t>credit_score</w:t>
      </w:r>
      <w:proofErr w:type="spellEnd"/>
      <w:r w:rsidRPr="004311E3">
        <w:rPr>
          <w:rFonts w:asciiTheme="minorHAnsi" w:hAnsiTheme="minorHAnsi" w:cstheme="minorHAnsi"/>
          <w:color w:val="111111"/>
          <w:sz w:val="22"/>
          <w:szCs w:val="22"/>
        </w:rPr>
        <w:t> and </w:t>
      </w:r>
      <w:proofErr w:type="spellStart"/>
      <w:r w:rsidRPr="004311E3">
        <w:rPr>
          <w:rFonts w:asciiTheme="minorHAnsi" w:hAnsiTheme="minorHAnsi" w:cstheme="minorHAnsi"/>
          <w:color w:val="111111"/>
          <w:sz w:val="22"/>
          <w:szCs w:val="22"/>
        </w:rPr>
        <w:t>annual_income</w:t>
      </w:r>
      <w:proofErr w:type="spellEnd"/>
      <w:r w:rsidRPr="004311E3">
        <w:rPr>
          <w:rFonts w:asciiTheme="minorHAnsi" w:hAnsiTheme="minorHAnsi" w:cstheme="minorHAnsi"/>
          <w:color w:val="111111"/>
          <w:sz w:val="22"/>
          <w:szCs w:val="22"/>
        </w:rPr>
        <w:t> </w:t>
      </w:r>
      <w:proofErr w:type="gramStart"/>
      <w:r w:rsidRPr="004311E3">
        <w:rPr>
          <w:rFonts w:asciiTheme="minorHAnsi" w:hAnsiTheme="minorHAnsi" w:cstheme="minorHAnsi"/>
          <w:color w:val="111111"/>
          <w:sz w:val="22"/>
          <w:szCs w:val="22"/>
        </w:rPr>
        <w:t>are</w:t>
      </w:r>
      <w:proofErr w:type="gramEnd"/>
      <w:r w:rsidRPr="004311E3">
        <w:rPr>
          <w:rFonts w:asciiTheme="minorHAnsi" w:hAnsiTheme="minorHAnsi" w:cstheme="minorHAnsi"/>
          <w:color w:val="111111"/>
          <w:sz w:val="22"/>
          <w:szCs w:val="22"/>
        </w:rPr>
        <w:t xml:space="preserve"> both predictors in your model, </w:t>
      </w:r>
      <w:r>
        <w:rPr>
          <w:rFonts w:asciiTheme="minorHAnsi" w:hAnsiTheme="minorHAnsi" w:cstheme="minorHAnsi"/>
          <w:color w:val="111111"/>
          <w:sz w:val="22"/>
          <w:szCs w:val="22"/>
        </w:rPr>
        <w:t xml:space="preserve">their coefficients represent the change in log odds of default for a unit increase </w:t>
      </w:r>
      <w:r>
        <w:rPr>
          <w:rFonts w:asciiTheme="minorHAnsi" w:hAnsiTheme="minorHAnsi" w:cstheme="minorHAnsi"/>
          <w:color w:val="111111"/>
          <w:sz w:val="22"/>
          <w:szCs w:val="22"/>
        </w:rPr>
        <w:lastRenderedPageBreak/>
        <w:t>in </w:t>
      </w:r>
      <w:proofErr w:type="spellStart"/>
      <w:r>
        <w:rPr>
          <w:rFonts w:asciiTheme="minorHAnsi" w:hAnsiTheme="minorHAnsi" w:cstheme="minorHAnsi"/>
          <w:color w:val="111111"/>
          <w:sz w:val="22"/>
          <w:szCs w:val="22"/>
        </w:rPr>
        <w:t>credit_score</w:t>
      </w:r>
      <w:proofErr w:type="spellEnd"/>
      <w:r>
        <w:rPr>
          <w:rFonts w:asciiTheme="minorHAnsi" w:hAnsiTheme="minorHAnsi" w:cstheme="minorHAnsi"/>
          <w:color w:val="111111"/>
          <w:sz w:val="22"/>
          <w:szCs w:val="22"/>
        </w:rPr>
        <w:t> and </w:t>
      </w:r>
      <w:proofErr w:type="spellStart"/>
      <w:r>
        <w:rPr>
          <w:rFonts w:asciiTheme="minorHAnsi" w:hAnsiTheme="minorHAnsi" w:cstheme="minorHAnsi"/>
          <w:color w:val="111111"/>
          <w:sz w:val="22"/>
          <w:szCs w:val="22"/>
        </w:rPr>
        <w:t>annual_income</w:t>
      </w:r>
      <w:proofErr w:type="spellEnd"/>
      <w:r>
        <w:rPr>
          <w:rFonts w:asciiTheme="minorHAnsi" w:hAnsiTheme="minorHAnsi" w:cstheme="minorHAnsi"/>
          <w:color w:val="111111"/>
          <w:sz w:val="22"/>
          <w:szCs w:val="22"/>
        </w:rPr>
        <w:t xml:space="preserve">, respectively, assuming all other variables are held </w:t>
      </w:r>
      <w:r w:rsidRPr="004311E3">
        <w:rPr>
          <w:rFonts w:asciiTheme="minorHAnsi" w:hAnsiTheme="minorHAnsi" w:cstheme="minorHAnsi"/>
          <w:color w:val="111111"/>
          <w:sz w:val="22"/>
          <w:szCs w:val="22"/>
        </w:rPr>
        <w:t>constant.</w:t>
      </w:r>
    </w:p>
    <w:p w14:paraId="7130B6D6" w14:textId="77777777" w:rsidR="00F16637" w:rsidRPr="004311E3" w:rsidRDefault="00F16637" w:rsidP="00F16637">
      <w:pPr>
        <w:pStyle w:val="ListParagraph"/>
        <w:rPr>
          <w:rFonts w:asciiTheme="minorHAnsi" w:hAnsiTheme="minorHAnsi" w:cstheme="minorHAnsi"/>
          <w:color w:val="111111"/>
          <w:sz w:val="22"/>
          <w:szCs w:val="22"/>
        </w:rPr>
      </w:pPr>
    </w:p>
    <w:p w14:paraId="74E31BDC" w14:textId="77777777" w:rsidR="00F16637" w:rsidRDefault="00F16637" w:rsidP="00145AC7">
      <w:pPr>
        <w:pStyle w:val="ListParagraph"/>
        <w:numPr>
          <w:ilvl w:val="0"/>
          <w:numId w:val="101"/>
        </w:numPr>
        <w:rPr>
          <w:rFonts w:asciiTheme="minorHAnsi" w:hAnsiTheme="minorHAnsi" w:cstheme="minorHAnsi"/>
          <w:color w:val="111111"/>
          <w:sz w:val="22"/>
          <w:szCs w:val="22"/>
        </w:rPr>
      </w:pPr>
      <w:r w:rsidRPr="004311E3">
        <w:rPr>
          <w:rFonts w:asciiTheme="minorHAnsi" w:hAnsiTheme="minorHAnsi" w:cstheme="minorHAnsi"/>
          <w:b/>
          <w:bCs/>
          <w:color w:val="111111"/>
          <w:sz w:val="22"/>
          <w:szCs w:val="22"/>
        </w:rPr>
        <w:t>Interaction Terms</w:t>
      </w:r>
      <w:r w:rsidRPr="004311E3">
        <w:rPr>
          <w:rFonts w:asciiTheme="minorHAnsi" w:hAnsiTheme="minorHAnsi" w:cstheme="minorHAnsi"/>
          <w:color w:val="111111"/>
          <w:sz w:val="22"/>
          <w:szCs w:val="22"/>
        </w:rPr>
        <w:t>: If your model includes interaction terms</w:t>
      </w:r>
      <w:r>
        <w:rPr>
          <w:rFonts w:asciiTheme="minorHAnsi" w:hAnsiTheme="minorHAnsi" w:cstheme="minorHAnsi"/>
          <w:color w:val="111111"/>
          <w:sz w:val="22"/>
          <w:szCs w:val="22"/>
        </w:rPr>
        <w:t xml:space="preserve"> (e.g., </w:t>
      </w:r>
      <w:proofErr w:type="spellStart"/>
      <w:r>
        <w:rPr>
          <w:rFonts w:asciiTheme="minorHAnsi" w:hAnsiTheme="minorHAnsi" w:cstheme="minorHAnsi"/>
          <w:color w:val="111111"/>
          <w:sz w:val="22"/>
          <w:szCs w:val="22"/>
        </w:rPr>
        <w:t>annual_income</w:t>
      </w:r>
      <w:proofErr w:type="spellEnd"/>
      <w:r>
        <w:rPr>
          <w:rFonts w:asciiTheme="minorHAnsi" w:hAnsiTheme="minorHAnsi" w:cstheme="minorHAnsi"/>
          <w:color w:val="111111"/>
          <w:sz w:val="22"/>
          <w:szCs w:val="22"/>
        </w:rPr>
        <w:t xml:space="preserve"> * </w:t>
      </w:r>
      <w:proofErr w:type="spellStart"/>
      <w:r>
        <w:rPr>
          <w:rFonts w:asciiTheme="minorHAnsi" w:hAnsiTheme="minorHAnsi" w:cstheme="minorHAnsi"/>
          <w:color w:val="111111"/>
          <w:sz w:val="22"/>
          <w:szCs w:val="22"/>
        </w:rPr>
        <w:t>credit_score</w:t>
      </w:r>
      <w:proofErr w:type="spellEnd"/>
      <w:r>
        <w:rPr>
          <w:rFonts w:asciiTheme="minorHAnsi" w:hAnsiTheme="minorHAnsi" w:cstheme="minorHAnsi"/>
          <w:color w:val="111111"/>
          <w:sz w:val="22"/>
          <w:szCs w:val="22"/>
        </w:rPr>
        <w:t>)</w:t>
      </w:r>
      <w:r w:rsidRPr="004311E3">
        <w:rPr>
          <w:rFonts w:asciiTheme="minorHAnsi" w:hAnsiTheme="minorHAnsi" w:cstheme="minorHAnsi"/>
          <w:color w:val="111111"/>
          <w:sz w:val="22"/>
          <w:szCs w:val="22"/>
        </w:rPr>
        <w:t>, interpretation becomes even more complex. The coefficient of an interaction term represents the change in log odds due to a one-unit increase in the product of those variables, holding all other variables constant.</w:t>
      </w:r>
    </w:p>
    <w:p w14:paraId="47B0CB52" w14:textId="77777777" w:rsidR="00F16637" w:rsidRPr="004311E3" w:rsidRDefault="00F16637" w:rsidP="00F16637">
      <w:pPr>
        <w:pStyle w:val="ListParagraph"/>
        <w:rPr>
          <w:rFonts w:asciiTheme="minorHAnsi" w:hAnsiTheme="minorHAnsi" w:cstheme="minorHAnsi"/>
          <w:color w:val="111111"/>
          <w:sz w:val="22"/>
          <w:szCs w:val="22"/>
        </w:rPr>
      </w:pPr>
    </w:p>
    <w:p w14:paraId="6474E121" w14:textId="77777777" w:rsidR="00F16637" w:rsidRPr="004311E3" w:rsidRDefault="00F16637" w:rsidP="00F16637">
      <w:pPr>
        <w:pStyle w:val="ListParagraph"/>
        <w:rPr>
          <w:rFonts w:asciiTheme="minorHAnsi" w:hAnsiTheme="minorHAnsi" w:cstheme="minorHAnsi"/>
          <w:color w:val="111111"/>
          <w:sz w:val="22"/>
          <w:szCs w:val="22"/>
        </w:rPr>
      </w:pPr>
      <w:r w:rsidRPr="004311E3">
        <w:rPr>
          <w:rFonts w:asciiTheme="minorHAnsi" w:hAnsiTheme="minorHAnsi" w:cstheme="minorHAnsi"/>
          <w:color w:val="111111"/>
          <w:sz w:val="22"/>
          <w:szCs w:val="22"/>
        </w:rPr>
        <w:t xml:space="preserve">For example, </w:t>
      </w:r>
      <w:r>
        <w:rPr>
          <w:rFonts w:asciiTheme="minorHAnsi" w:hAnsiTheme="minorHAnsi" w:cstheme="minorHAnsi"/>
          <w:color w:val="111111"/>
          <w:sz w:val="22"/>
          <w:szCs w:val="22"/>
        </w:rPr>
        <w:t xml:space="preserve">suppose there’s an interaction term between </w:t>
      </w:r>
      <w:proofErr w:type="spellStart"/>
      <w:r>
        <w:rPr>
          <w:rFonts w:asciiTheme="minorHAnsi" w:hAnsiTheme="minorHAnsi" w:cstheme="minorHAnsi"/>
          <w:color w:val="111111"/>
          <w:sz w:val="22"/>
          <w:szCs w:val="22"/>
        </w:rPr>
        <w:t>annual_income</w:t>
      </w:r>
      <w:proofErr w:type="spellEnd"/>
      <w:r>
        <w:rPr>
          <w:rFonts w:asciiTheme="minorHAnsi" w:hAnsiTheme="minorHAnsi" w:cstheme="minorHAnsi"/>
          <w:color w:val="111111"/>
          <w:sz w:val="22"/>
          <w:szCs w:val="22"/>
        </w:rPr>
        <w:t xml:space="preserve"> and </w:t>
      </w:r>
      <w:proofErr w:type="spellStart"/>
      <w:r>
        <w:rPr>
          <w:rFonts w:asciiTheme="minorHAnsi" w:hAnsiTheme="minorHAnsi" w:cstheme="minorHAnsi"/>
          <w:color w:val="111111"/>
          <w:sz w:val="22"/>
          <w:szCs w:val="22"/>
        </w:rPr>
        <w:t>credit_score</w:t>
      </w:r>
      <w:proofErr w:type="spellEnd"/>
      <w:r>
        <w:rPr>
          <w:rFonts w:asciiTheme="minorHAnsi" w:hAnsiTheme="minorHAnsi" w:cstheme="minorHAnsi"/>
          <w:color w:val="111111"/>
          <w:sz w:val="22"/>
          <w:szCs w:val="22"/>
        </w:rPr>
        <w:t xml:space="preserve">. In that case, </w:t>
      </w:r>
      <w:r w:rsidRPr="004311E3">
        <w:rPr>
          <w:rFonts w:asciiTheme="minorHAnsi" w:hAnsiTheme="minorHAnsi" w:cstheme="minorHAnsi"/>
          <w:color w:val="111111"/>
          <w:sz w:val="22"/>
          <w:szCs w:val="22"/>
        </w:rPr>
        <w:t>its coefficient represents how much the log odds of default change for a one-unit increase in the product</w:t>
      </w:r>
      <w:r>
        <w:rPr>
          <w:rFonts w:asciiTheme="minorHAnsi" w:hAnsiTheme="minorHAnsi" w:cstheme="minorHAnsi"/>
          <w:color w:val="111111"/>
          <w:sz w:val="22"/>
          <w:szCs w:val="22"/>
        </w:rPr>
        <w:t xml:space="preserve"> </w:t>
      </w:r>
      <w:r w:rsidRPr="004311E3">
        <w:rPr>
          <w:rFonts w:asciiTheme="minorHAnsi" w:hAnsiTheme="minorHAnsi" w:cstheme="minorHAnsi"/>
          <w:color w:val="111111"/>
          <w:sz w:val="22"/>
          <w:szCs w:val="22"/>
        </w:rPr>
        <w:t>of </w:t>
      </w:r>
      <w:proofErr w:type="spellStart"/>
      <w:r w:rsidRPr="004311E3">
        <w:rPr>
          <w:rFonts w:asciiTheme="minorHAnsi" w:hAnsiTheme="minorHAnsi" w:cstheme="minorHAnsi"/>
          <w:color w:val="111111"/>
          <w:sz w:val="22"/>
          <w:szCs w:val="22"/>
        </w:rPr>
        <w:t>annual_income</w:t>
      </w:r>
      <w:proofErr w:type="spellEnd"/>
      <w:r w:rsidRPr="004311E3">
        <w:rPr>
          <w:rFonts w:asciiTheme="minorHAnsi" w:hAnsiTheme="minorHAnsi" w:cstheme="minorHAnsi"/>
          <w:color w:val="111111"/>
          <w:sz w:val="22"/>
          <w:szCs w:val="22"/>
        </w:rPr>
        <w:t> and </w:t>
      </w:r>
      <w:proofErr w:type="spellStart"/>
      <w:r w:rsidRPr="004311E3">
        <w:rPr>
          <w:rFonts w:asciiTheme="minorHAnsi" w:hAnsiTheme="minorHAnsi" w:cstheme="minorHAnsi"/>
          <w:color w:val="111111"/>
          <w:sz w:val="22"/>
          <w:szCs w:val="22"/>
        </w:rPr>
        <w:t>credit_score</w:t>
      </w:r>
      <w:proofErr w:type="spellEnd"/>
      <w:r w:rsidRPr="004311E3">
        <w:rPr>
          <w:rFonts w:asciiTheme="minorHAnsi" w:hAnsiTheme="minorHAnsi" w:cstheme="minorHAnsi"/>
          <w:color w:val="111111"/>
          <w:sz w:val="22"/>
          <w:szCs w:val="22"/>
        </w:rPr>
        <w:t>, assuming all other variables are held constant. This allows us to model situations where the effect of one variable on the outcome depends on the level of another variable.</w:t>
      </w:r>
    </w:p>
    <w:p w14:paraId="72ED8EBE" w14:textId="77777777" w:rsidR="00F16637" w:rsidRDefault="00F16637" w:rsidP="00F16637">
      <w:pPr>
        <w:spacing w:before="180"/>
        <w:rPr>
          <w:rFonts w:asciiTheme="minorHAnsi" w:hAnsiTheme="minorHAnsi" w:cstheme="minorHAnsi"/>
          <w:color w:val="111111"/>
          <w:sz w:val="22"/>
          <w:szCs w:val="22"/>
        </w:rPr>
      </w:pPr>
      <w:r w:rsidRPr="004311E3">
        <w:rPr>
          <w:rFonts w:asciiTheme="minorHAnsi" w:hAnsiTheme="minorHAnsi" w:cstheme="minorHAnsi"/>
          <w:color w:val="111111"/>
          <w:sz w:val="22"/>
          <w:szCs w:val="22"/>
        </w:rPr>
        <w:t>Remember that interpreting logistic regression coefficients requires careful consideration and understanding of your data and research question.</w:t>
      </w:r>
    </w:p>
    <w:p w14:paraId="1E8A1479" w14:textId="77777777" w:rsidR="00F16637" w:rsidRDefault="00F16637" w:rsidP="00F16637">
      <w:pPr>
        <w:spacing w:before="180"/>
        <w:rPr>
          <w:rFonts w:asciiTheme="minorHAnsi" w:hAnsiTheme="minorHAnsi" w:cstheme="minorHAnsi"/>
          <w:color w:val="111111"/>
          <w:sz w:val="22"/>
          <w:szCs w:val="22"/>
        </w:rPr>
      </w:pPr>
    </w:p>
    <w:p w14:paraId="32402CC4" w14:textId="77777777" w:rsidR="00F16637" w:rsidRPr="00FE35CE" w:rsidRDefault="00F16637" w:rsidP="00F16637">
      <w:pPr>
        <w:pStyle w:val="Heading3"/>
        <w:ind w:left="0"/>
      </w:pPr>
      <w:bookmarkStart w:id="99" w:name="_Toc174889609"/>
      <w:r w:rsidRPr="00FE35CE">
        <w:t>Regularization</w:t>
      </w:r>
      <w:bookmarkEnd w:id="99"/>
    </w:p>
    <w:p w14:paraId="630227A1" w14:textId="77777777" w:rsidR="00F16637" w:rsidRDefault="00F16637" w:rsidP="00F16637">
      <w:pPr>
        <w:spacing w:before="180"/>
        <w:rPr>
          <w:rFonts w:asciiTheme="minorHAnsi" w:hAnsiTheme="minorHAnsi" w:cstheme="minorHAnsi"/>
          <w:sz w:val="22"/>
          <w:szCs w:val="22"/>
        </w:rPr>
      </w:pPr>
      <w:r w:rsidRPr="00FE35CE">
        <w:rPr>
          <w:rFonts w:asciiTheme="minorHAnsi" w:hAnsiTheme="minorHAnsi" w:cstheme="minorHAnsi"/>
          <w:sz w:val="22"/>
          <w:szCs w:val="22"/>
        </w:rPr>
        <w:t xml:space="preserve">Regularization is a critical concept in the field of machine learning. It's the practice of adding a penalty term to the loss function during the training of a model. In machine learning, we often encounter the problem of overfitting. This occurs when a model becomes too complex, capturing not only the underlying patterns in the training data but also the noise. As a result, the model performs exceptionally well on the training data but fails to generalize to unseen data. This is where regularization steps in. Regularization techniques help prevent overfitting by discouraging the model from fitting the noise in the data. Instead, it encourages the model to find simpler patterns that generalize better. In essence, regularization </w:t>
      </w:r>
      <w:r>
        <w:rPr>
          <w:rFonts w:asciiTheme="minorHAnsi" w:hAnsiTheme="minorHAnsi" w:cstheme="minorHAnsi"/>
          <w:sz w:val="22"/>
          <w:szCs w:val="22"/>
        </w:rPr>
        <w:t>is</w:t>
      </w:r>
      <w:r w:rsidRPr="00FE35CE">
        <w:rPr>
          <w:rFonts w:asciiTheme="minorHAnsi" w:hAnsiTheme="minorHAnsi" w:cstheme="minorHAnsi"/>
          <w:sz w:val="22"/>
          <w:szCs w:val="22"/>
        </w:rPr>
        <w:t xml:space="preserve"> a form of "complexity control" for machine learning models.</w:t>
      </w:r>
    </w:p>
    <w:p w14:paraId="64B72FD1" w14:textId="77777777" w:rsidR="00F16637" w:rsidRDefault="00F16637" w:rsidP="00F16637">
      <w:pPr>
        <w:spacing w:before="180"/>
        <w:rPr>
          <w:rFonts w:asciiTheme="minorHAnsi" w:hAnsiTheme="minorHAnsi" w:cstheme="minorHAnsi"/>
          <w:sz w:val="22"/>
          <w:szCs w:val="22"/>
        </w:rPr>
      </w:pPr>
      <w:r>
        <w:rPr>
          <w:rFonts w:asciiTheme="minorHAnsi" w:hAnsiTheme="minorHAnsi" w:cstheme="minorHAnsi"/>
          <w:sz w:val="22"/>
          <w:szCs w:val="22"/>
        </w:rPr>
        <w:t>Several methods exist</w:t>
      </w:r>
      <w:r w:rsidRPr="00FE35CE">
        <w:rPr>
          <w:rFonts w:asciiTheme="minorHAnsi" w:hAnsiTheme="minorHAnsi" w:cstheme="minorHAnsi"/>
          <w:sz w:val="22"/>
          <w:szCs w:val="22"/>
        </w:rPr>
        <w:t xml:space="preserve"> to implement regularization in machine learning, each suited to different types of models and scenarios. </w:t>
      </w:r>
    </w:p>
    <w:p w14:paraId="62B24714" w14:textId="77777777" w:rsidR="00F16637" w:rsidRDefault="00F16637" w:rsidP="00145AC7">
      <w:pPr>
        <w:pStyle w:val="ListParagraph"/>
        <w:numPr>
          <w:ilvl w:val="0"/>
          <w:numId w:val="113"/>
        </w:numPr>
        <w:spacing w:before="180"/>
        <w:rPr>
          <w:rFonts w:asciiTheme="minorHAnsi" w:hAnsiTheme="minorHAnsi" w:cstheme="minorHAnsi"/>
          <w:sz w:val="22"/>
          <w:szCs w:val="22"/>
        </w:rPr>
      </w:pPr>
      <w:r w:rsidRPr="00FE35CE">
        <w:rPr>
          <w:rFonts w:asciiTheme="minorHAnsi" w:hAnsiTheme="minorHAnsi" w:cstheme="minorHAnsi"/>
          <w:b/>
          <w:bCs/>
          <w:sz w:val="22"/>
          <w:szCs w:val="22"/>
        </w:rPr>
        <w:t>L1 and L2 Regularization:</w:t>
      </w:r>
      <w:r w:rsidRPr="00FE35CE">
        <w:rPr>
          <w:rFonts w:asciiTheme="minorHAnsi" w:hAnsiTheme="minorHAnsi" w:cstheme="minorHAnsi"/>
          <w:sz w:val="22"/>
          <w:szCs w:val="22"/>
        </w:rPr>
        <w:t xml:space="preserve"> L1 regularization (Lasso) adds the absolute values of the model's coefficients to the loss function, while L2 regularization (Ridge) adds the squared values of the coefficients. These techniques are particularly useful in linear regression and logistic regression models. </w:t>
      </w:r>
    </w:p>
    <w:p w14:paraId="6C5DC884" w14:textId="77777777" w:rsidR="00F16637" w:rsidRPr="00FE35CE" w:rsidRDefault="00F16637" w:rsidP="00F16637">
      <w:pPr>
        <w:pStyle w:val="ListParagraph"/>
        <w:spacing w:before="180"/>
        <w:rPr>
          <w:rFonts w:asciiTheme="minorHAnsi" w:hAnsiTheme="minorHAnsi" w:cstheme="minorHAnsi"/>
          <w:sz w:val="22"/>
          <w:szCs w:val="22"/>
        </w:rPr>
      </w:pPr>
    </w:p>
    <w:p w14:paraId="64E272A0" w14:textId="77777777" w:rsidR="00F16637" w:rsidRPr="00FE35CE" w:rsidRDefault="00F16637" w:rsidP="00145AC7">
      <w:pPr>
        <w:pStyle w:val="ListParagraph"/>
        <w:numPr>
          <w:ilvl w:val="0"/>
          <w:numId w:val="113"/>
        </w:numPr>
        <w:spacing w:before="180"/>
        <w:rPr>
          <w:rFonts w:asciiTheme="minorHAnsi" w:hAnsiTheme="minorHAnsi" w:cstheme="minorHAnsi"/>
          <w:sz w:val="22"/>
          <w:szCs w:val="22"/>
        </w:rPr>
      </w:pPr>
      <w:r w:rsidRPr="00FE35CE">
        <w:rPr>
          <w:rFonts w:asciiTheme="minorHAnsi" w:hAnsiTheme="minorHAnsi" w:cstheme="minorHAnsi"/>
          <w:b/>
          <w:bCs/>
          <w:sz w:val="22"/>
          <w:szCs w:val="22"/>
        </w:rPr>
        <w:lastRenderedPageBreak/>
        <w:t>Dropout in Neural Networks:</w:t>
      </w:r>
      <w:r w:rsidRPr="00FE35CE">
        <w:rPr>
          <w:rFonts w:asciiTheme="minorHAnsi" w:hAnsiTheme="minorHAnsi" w:cstheme="minorHAnsi"/>
          <w:sz w:val="22"/>
          <w:szCs w:val="22"/>
        </w:rPr>
        <w:t xml:space="preserve"> In deep learning, dropout is a regularization technique that randomly deactivates a fraction of neurons during each training iteration. This prevents over-reliance on specific neurons and encourages the network to learn more robust features. </w:t>
      </w:r>
    </w:p>
    <w:p w14:paraId="5E545BEF" w14:textId="77777777" w:rsidR="00F16637" w:rsidRPr="00FE35CE" w:rsidRDefault="00F16637" w:rsidP="00F16637">
      <w:pPr>
        <w:pStyle w:val="ListParagraph"/>
        <w:spacing w:before="180"/>
        <w:rPr>
          <w:rFonts w:asciiTheme="minorHAnsi" w:hAnsiTheme="minorHAnsi" w:cstheme="minorHAnsi"/>
          <w:sz w:val="22"/>
          <w:szCs w:val="22"/>
        </w:rPr>
      </w:pPr>
    </w:p>
    <w:p w14:paraId="6557CAAC" w14:textId="77777777" w:rsidR="00F16637" w:rsidRDefault="00F16637" w:rsidP="00145AC7">
      <w:pPr>
        <w:pStyle w:val="ListParagraph"/>
        <w:numPr>
          <w:ilvl w:val="0"/>
          <w:numId w:val="113"/>
        </w:numPr>
        <w:spacing w:before="180"/>
        <w:rPr>
          <w:rFonts w:asciiTheme="minorHAnsi" w:hAnsiTheme="minorHAnsi" w:cstheme="minorHAnsi"/>
          <w:sz w:val="22"/>
          <w:szCs w:val="22"/>
        </w:rPr>
      </w:pPr>
      <w:r w:rsidRPr="00FE35CE">
        <w:rPr>
          <w:rFonts w:asciiTheme="minorHAnsi" w:hAnsiTheme="minorHAnsi" w:cstheme="minorHAnsi"/>
          <w:b/>
          <w:bCs/>
          <w:sz w:val="22"/>
          <w:szCs w:val="22"/>
        </w:rPr>
        <w:t>Early Stopping:</w:t>
      </w:r>
      <w:r w:rsidRPr="00FE35CE">
        <w:rPr>
          <w:rFonts w:asciiTheme="minorHAnsi" w:hAnsiTheme="minorHAnsi" w:cstheme="minorHAnsi"/>
          <w:sz w:val="22"/>
          <w:szCs w:val="22"/>
        </w:rPr>
        <w:t xml:space="preserve"> Another simple form of regularization, early stopping, monitors the model's performance on a validation set during training. </w:t>
      </w:r>
      <w:r>
        <w:rPr>
          <w:rFonts w:asciiTheme="minorHAnsi" w:hAnsiTheme="minorHAnsi" w:cstheme="minorHAnsi"/>
          <w:sz w:val="22"/>
          <w:szCs w:val="22"/>
        </w:rPr>
        <w:t>Training is halted when the validation performance starts to degrade</w:t>
      </w:r>
      <w:r w:rsidRPr="00FE35CE">
        <w:rPr>
          <w:rFonts w:asciiTheme="minorHAnsi" w:hAnsiTheme="minorHAnsi" w:cstheme="minorHAnsi"/>
          <w:sz w:val="22"/>
          <w:szCs w:val="22"/>
        </w:rPr>
        <w:t xml:space="preserve">, preventing the model from overfitting the training data. </w:t>
      </w:r>
    </w:p>
    <w:p w14:paraId="452B7F36" w14:textId="77777777" w:rsidR="0082333D" w:rsidRPr="0082333D" w:rsidRDefault="0082333D" w:rsidP="0082333D">
      <w:pPr>
        <w:pStyle w:val="ListParagraph"/>
        <w:rPr>
          <w:rFonts w:asciiTheme="minorHAnsi" w:hAnsiTheme="minorHAnsi" w:cstheme="minorHAnsi"/>
          <w:sz w:val="22"/>
          <w:szCs w:val="22"/>
        </w:rPr>
      </w:pPr>
    </w:p>
    <w:p w14:paraId="21E76572" w14:textId="77777777" w:rsidR="0082333D" w:rsidRPr="00FE35CE" w:rsidRDefault="0082333D" w:rsidP="0082333D">
      <w:pPr>
        <w:pStyle w:val="ListParagraph"/>
        <w:spacing w:before="180"/>
        <w:rPr>
          <w:rFonts w:asciiTheme="minorHAnsi" w:hAnsiTheme="minorHAnsi" w:cstheme="minorHAnsi"/>
          <w:sz w:val="22"/>
          <w:szCs w:val="22"/>
        </w:rPr>
      </w:pPr>
    </w:p>
    <w:p w14:paraId="6D167B80" w14:textId="7F6D3316" w:rsidR="005560AA" w:rsidRPr="0082333D" w:rsidRDefault="00723480" w:rsidP="0082333D">
      <w:pPr>
        <w:shd w:val="clear" w:color="auto" w:fill="F2F2F2" w:themeFill="background1" w:themeFillShade="F2"/>
        <w:ind w:left="1260"/>
        <w:rPr>
          <w:rFonts w:asciiTheme="minorHAnsi" w:hAnsiTheme="minorHAnsi" w:cstheme="minorHAnsi"/>
          <w:b/>
          <w:bCs/>
          <w:sz w:val="22"/>
          <w:szCs w:val="22"/>
        </w:rPr>
      </w:pPr>
      <w:r w:rsidRPr="0082333D">
        <w:rPr>
          <w:rFonts w:asciiTheme="minorHAnsi" w:hAnsiTheme="minorHAnsi" w:cstheme="minorHAnsi"/>
          <w:b/>
          <w:bCs/>
          <w:sz w:val="22"/>
          <w:szCs w:val="22"/>
        </w:rPr>
        <w:t xml:space="preserve">Decision Time: </w:t>
      </w:r>
      <w:r w:rsidR="00F16637" w:rsidRPr="0082333D">
        <w:rPr>
          <w:rFonts w:asciiTheme="minorHAnsi" w:hAnsiTheme="minorHAnsi" w:cstheme="minorHAnsi"/>
          <w:b/>
          <w:bCs/>
          <w:sz w:val="22"/>
          <w:szCs w:val="22"/>
        </w:rPr>
        <w:t>Choosing the Right Regularization</w:t>
      </w:r>
    </w:p>
    <w:p w14:paraId="45B9C9F3" w14:textId="1B4DBFB7" w:rsidR="00F16637" w:rsidRDefault="00F4132C" w:rsidP="0082333D">
      <w:pPr>
        <w:shd w:val="clear" w:color="auto" w:fill="F2F2F2" w:themeFill="background1" w:themeFillShade="F2"/>
        <w:ind w:left="1260"/>
        <w:rPr>
          <w:rFonts w:asciiTheme="minorHAnsi" w:hAnsiTheme="minorHAnsi" w:cstheme="minorHAnsi"/>
          <w:sz w:val="22"/>
          <w:szCs w:val="22"/>
        </w:rPr>
      </w:pPr>
      <w:r w:rsidRPr="0082333D">
        <w:rPr>
          <w:rFonts w:asciiTheme="minorHAnsi" w:hAnsiTheme="minorHAnsi" w:cstheme="minorHAnsi"/>
          <w:noProof/>
          <w:sz w:val="22"/>
          <w:szCs w:val="22"/>
        </w:rPr>
        <w:drawing>
          <wp:anchor distT="0" distB="0" distL="114300" distR="114300" simplePos="0" relativeHeight="251675648" behindDoc="0" locked="0" layoutInCell="1" allowOverlap="1" wp14:anchorId="6F2898A3" wp14:editId="4B47105B">
            <wp:simplePos x="0" y="0"/>
            <wp:positionH relativeFrom="column">
              <wp:posOffset>0</wp:posOffset>
            </wp:positionH>
            <wp:positionV relativeFrom="paragraph">
              <wp:posOffset>26670</wp:posOffset>
            </wp:positionV>
            <wp:extent cx="685800" cy="798195"/>
            <wp:effectExtent l="0" t="0" r="0" b="1905"/>
            <wp:wrapSquare wrapText="bothSides"/>
            <wp:docPr id="2027402089" name="Picture 2027402089" descr="A black and white symbol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02089" name="Picture 2027402089" descr="A black and white symbol with arrows&#10;&#10;Description automatically generated"/>
                    <pic:cNvPicPr/>
                  </pic:nvPicPr>
                  <pic:blipFill>
                    <a:blip r:embed="rId34"/>
                    <a:stretch>
                      <a:fillRect/>
                    </a:stretch>
                  </pic:blipFill>
                  <pic:spPr>
                    <a:xfrm>
                      <a:off x="0" y="0"/>
                      <a:ext cx="685800" cy="798195"/>
                    </a:xfrm>
                    <a:prstGeom prst="rect">
                      <a:avLst/>
                    </a:prstGeom>
                  </pic:spPr>
                </pic:pic>
              </a:graphicData>
            </a:graphic>
            <wp14:sizeRelH relativeFrom="margin">
              <wp14:pctWidth>0</wp14:pctWidth>
            </wp14:sizeRelH>
            <wp14:sizeRelV relativeFrom="margin">
              <wp14:pctHeight>0</wp14:pctHeight>
            </wp14:sizeRelV>
          </wp:anchor>
        </w:drawing>
      </w:r>
      <w:r w:rsidR="00F16637" w:rsidRPr="0082333D">
        <w:rPr>
          <w:rFonts w:asciiTheme="minorHAnsi" w:hAnsiTheme="minorHAnsi" w:cstheme="minorHAnsi"/>
          <w:sz w:val="22"/>
          <w:szCs w:val="22"/>
        </w:rPr>
        <w:t>The decision to apply regularization is critical for preventing overfitting. As a data scientist, you need to choose the right regularization method based on the specific machine learning algorithm and the characteristics of your data. Consider how much complexity you’re willing to sacrifice for better generalization. The goal is to find the optimal balance, ensuring your model performs well not just on the training data, but also on new, unseen data.</w:t>
      </w:r>
    </w:p>
    <w:p w14:paraId="03854141" w14:textId="77777777" w:rsidR="00F16637" w:rsidRDefault="00F16637" w:rsidP="00F16637">
      <w:pPr>
        <w:rPr>
          <w:rFonts w:asciiTheme="minorHAnsi" w:hAnsiTheme="minorHAnsi" w:cstheme="minorHAnsi"/>
          <w:sz w:val="22"/>
          <w:szCs w:val="22"/>
        </w:rPr>
      </w:pPr>
    </w:p>
    <w:p w14:paraId="03436625" w14:textId="77777777" w:rsidR="0082333D" w:rsidRDefault="0082333D" w:rsidP="00F16637">
      <w:pPr>
        <w:pStyle w:val="Heading3"/>
        <w:ind w:left="0"/>
      </w:pPr>
    </w:p>
    <w:p w14:paraId="2A250327" w14:textId="15EEBFDE" w:rsidR="00F16637" w:rsidRDefault="00F16637" w:rsidP="00F16637">
      <w:pPr>
        <w:pStyle w:val="Heading3"/>
        <w:ind w:left="0"/>
      </w:pPr>
      <w:bookmarkStart w:id="100" w:name="_Toc174889610"/>
      <w:r>
        <w:t>Dataset Balancing</w:t>
      </w:r>
      <w:bookmarkEnd w:id="100"/>
    </w:p>
    <w:p w14:paraId="68F6ACE8" w14:textId="77777777" w:rsidR="00F16637" w:rsidRDefault="00F16637" w:rsidP="00F16637">
      <w:pPr>
        <w:rPr>
          <w:rFonts w:asciiTheme="minorHAnsi" w:hAnsiTheme="minorHAnsi" w:cstheme="minorHAnsi"/>
          <w:sz w:val="22"/>
          <w:szCs w:val="22"/>
        </w:rPr>
      </w:pPr>
    </w:p>
    <w:p w14:paraId="5A5433E5" w14:textId="14131E90" w:rsidR="00F16637" w:rsidRPr="0082333D" w:rsidRDefault="00723480" w:rsidP="0082333D">
      <w:pPr>
        <w:shd w:val="clear" w:color="auto" w:fill="F2F2F2" w:themeFill="background1" w:themeFillShade="F2"/>
        <w:ind w:left="1260"/>
        <w:rPr>
          <w:rFonts w:asciiTheme="minorHAnsi" w:hAnsiTheme="minorHAnsi" w:cstheme="minorHAnsi"/>
          <w:b/>
          <w:bCs/>
          <w:sz w:val="22"/>
          <w:szCs w:val="22"/>
        </w:rPr>
      </w:pPr>
      <w:r w:rsidRPr="0082333D">
        <w:rPr>
          <w:rFonts w:asciiTheme="minorHAnsi" w:hAnsiTheme="minorHAnsi" w:cstheme="minorHAnsi"/>
          <w:b/>
          <w:bCs/>
          <w:sz w:val="22"/>
          <w:szCs w:val="22"/>
        </w:rPr>
        <w:t xml:space="preserve">Warning: </w:t>
      </w:r>
      <w:r w:rsidR="00F16637" w:rsidRPr="0082333D">
        <w:rPr>
          <w:rFonts w:asciiTheme="minorHAnsi" w:hAnsiTheme="minorHAnsi" w:cstheme="minorHAnsi"/>
          <w:b/>
          <w:bCs/>
          <w:sz w:val="22"/>
          <w:szCs w:val="22"/>
        </w:rPr>
        <w:t>Balancing the Dataset for Logistic Regression</w:t>
      </w:r>
    </w:p>
    <w:p w14:paraId="6B57BC71" w14:textId="77777777" w:rsidR="00F16637" w:rsidRPr="0082333D" w:rsidRDefault="00F16637" w:rsidP="0082333D">
      <w:pPr>
        <w:shd w:val="clear" w:color="auto" w:fill="F2F2F2" w:themeFill="background1" w:themeFillShade="F2"/>
        <w:ind w:left="1260"/>
        <w:rPr>
          <w:rFonts w:asciiTheme="minorHAnsi" w:hAnsiTheme="minorHAnsi" w:cstheme="minorHAnsi"/>
          <w:sz w:val="22"/>
          <w:szCs w:val="22"/>
        </w:rPr>
      </w:pPr>
      <w:r w:rsidRPr="0082333D">
        <w:rPr>
          <w:rFonts w:asciiTheme="minorHAnsi" w:hAnsiTheme="minorHAnsi" w:cstheme="minorHAnsi"/>
          <w:noProof/>
          <w:sz w:val="22"/>
          <w:szCs w:val="22"/>
        </w:rPr>
        <w:drawing>
          <wp:anchor distT="0" distB="0" distL="114300" distR="114300" simplePos="0" relativeHeight="251673600" behindDoc="0" locked="0" layoutInCell="1" allowOverlap="1" wp14:anchorId="2AEE4A30" wp14:editId="20D3C88C">
            <wp:simplePos x="0" y="0"/>
            <wp:positionH relativeFrom="column">
              <wp:posOffset>41275</wp:posOffset>
            </wp:positionH>
            <wp:positionV relativeFrom="paragraph">
              <wp:posOffset>72126</wp:posOffset>
            </wp:positionV>
            <wp:extent cx="635000" cy="755650"/>
            <wp:effectExtent l="0" t="0" r="0" b="6350"/>
            <wp:wrapSquare wrapText="bothSides"/>
            <wp:docPr id="400258618" name="Picture 400258618" descr="A black and white triangle with a exclamation m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258618" name="Picture 400258618" descr="A black and white triangle with a exclamation mark&#10;&#10;Description automatically generated"/>
                    <pic:cNvPicPr/>
                  </pic:nvPicPr>
                  <pic:blipFill>
                    <a:blip r:embed="rId33"/>
                    <a:stretch>
                      <a:fillRect/>
                    </a:stretch>
                  </pic:blipFill>
                  <pic:spPr>
                    <a:xfrm>
                      <a:off x="0" y="0"/>
                      <a:ext cx="635000" cy="755650"/>
                    </a:xfrm>
                    <a:prstGeom prst="rect">
                      <a:avLst/>
                    </a:prstGeom>
                  </pic:spPr>
                </pic:pic>
              </a:graphicData>
            </a:graphic>
            <wp14:sizeRelH relativeFrom="margin">
              <wp14:pctWidth>0</wp14:pctWidth>
            </wp14:sizeRelH>
            <wp14:sizeRelV relativeFrom="margin">
              <wp14:pctHeight>0</wp14:pctHeight>
            </wp14:sizeRelV>
          </wp:anchor>
        </w:drawing>
      </w:r>
      <w:r w:rsidRPr="0082333D">
        <w:rPr>
          <w:rFonts w:asciiTheme="minorHAnsi" w:hAnsiTheme="minorHAnsi" w:cstheme="minorHAnsi"/>
          <w:sz w:val="22"/>
          <w:szCs w:val="22"/>
        </w:rPr>
        <w:t>Balancing a dataset is crucial when preparing data for logistic regression. Logistic regression is particularly sensitive to class imbalances, often favoring the majority class in an imbalanced dataset. This can lead to poor model performance, especially in correctly classifying the minority class, which is often of greater importance. Ensuring a balanced dataset helps improve the model's accuracy and reliability.</w:t>
      </w:r>
    </w:p>
    <w:p w14:paraId="1FE53C9B" w14:textId="77777777" w:rsidR="00F16637" w:rsidRDefault="00F16637" w:rsidP="00F16637">
      <w:pPr>
        <w:rPr>
          <w:rFonts w:asciiTheme="minorHAnsi" w:hAnsiTheme="minorHAnsi" w:cstheme="minorHAnsi"/>
          <w:sz w:val="22"/>
          <w:szCs w:val="22"/>
        </w:rPr>
      </w:pPr>
    </w:p>
    <w:p w14:paraId="3852BC08" w14:textId="77777777" w:rsidR="00F16637" w:rsidRDefault="00F16637" w:rsidP="00F16637">
      <w:pPr>
        <w:rPr>
          <w:rFonts w:asciiTheme="minorHAnsi" w:hAnsiTheme="minorHAnsi" w:cstheme="minorHAnsi"/>
          <w:sz w:val="22"/>
          <w:szCs w:val="22"/>
        </w:rPr>
      </w:pPr>
      <w:r w:rsidRPr="00C03868">
        <w:rPr>
          <w:rFonts w:asciiTheme="minorHAnsi" w:hAnsiTheme="minorHAnsi" w:cstheme="minorHAnsi"/>
          <w:sz w:val="22"/>
          <w:szCs w:val="22"/>
        </w:rPr>
        <w:t xml:space="preserve">The issues of imbalance in logistic regression stem from the way the algorithm learns. It aims to find the optimal decision boundary that minimizes the logistic loss function. In imbalanced datasets, the model tends to favor the majority class, as the loss function is dominated by the abundant class. This bias results in poor sensitivity, specificity, and overall predictive power, particularly for the minority class. </w:t>
      </w:r>
    </w:p>
    <w:p w14:paraId="590461CF" w14:textId="77777777" w:rsidR="00F16637" w:rsidRDefault="00F16637" w:rsidP="00F16637">
      <w:pPr>
        <w:rPr>
          <w:rFonts w:asciiTheme="minorHAnsi" w:hAnsiTheme="minorHAnsi" w:cstheme="minorHAnsi"/>
          <w:sz w:val="22"/>
          <w:szCs w:val="22"/>
        </w:rPr>
      </w:pPr>
    </w:p>
    <w:p w14:paraId="1829396A" w14:textId="77777777" w:rsidR="00F16637" w:rsidRPr="00C03868" w:rsidRDefault="00F16637" w:rsidP="00F16637">
      <w:pPr>
        <w:rPr>
          <w:rFonts w:asciiTheme="minorHAnsi" w:hAnsiTheme="minorHAnsi" w:cstheme="minorHAnsi"/>
          <w:sz w:val="22"/>
          <w:szCs w:val="22"/>
        </w:rPr>
      </w:pPr>
      <w:r w:rsidRPr="00C03868">
        <w:rPr>
          <w:rFonts w:asciiTheme="minorHAnsi" w:hAnsiTheme="minorHAnsi" w:cstheme="minorHAnsi"/>
          <w:sz w:val="22"/>
          <w:szCs w:val="22"/>
        </w:rPr>
        <w:lastRenderedPageBreak/>
        <w:t xml:space="preserve">Balancing the dataset by either oversampling the minority class or undersampling the majority class helps mitigate these issues. By presenting the model with a more equal distribution of classes, logistic regression can learn better from both categories. As a result, it can </w:t>
      </w:r>
      <w:r>
        <w:rPr>
          <w:rFonts w:asciiTheme="minorHAnsi" w:hAnsiTheme="minorHAnsi" w:cstheme="minorHAnsi"/>
          <w:sz w:val="22"/>
          <w:szCs w:val="22"/>
        </w:rPr>
        <w:t>help make more informed decisions and provide</w:t>
      </w:r>
      <w:r w:rsidRPr="00C03868">
        <w:rPr>
          <w:rFonts w:asciiTheme="minorHAnsi" w:hAnsiTheme="minorHAnsi" w:cstheme="minorHAnsi"/>
          <w:sz w:val="22"/>
          <w:szCs w:val="22"/>
        </w:rPr>
        <w:t xml:space="preserve"> improved predictions. </w:t>
      </w:r>
      <w:r>
        <w:rPr>
          <w:rFonts w:asciiTheme="minorHAnsi" w:hAnsiTheme="minorHAnsi" w:cstheme="minorHAnsi"/>
          <w:sz w:val="22"/>
          <w:szCs w:val="22"/>
        </w:rPr>
        <w:t>C</w:t>
      </w:r>
      <w:r w:rsidRPr="00C03868">
        <w:rPr>
          <w:rFonts w:asciiTheme="minorHAnsi" w:hAnsiTheme="minorHAnsi" w:cstheme="minorHAnsi"/>
          <w:sz w:val="22"/>
          <w:szCs w:val="22"/>
        </w:rPr>
        <w:t>reating a balanced dataset for logistic regression is crucial because it rectifies the algorithm's susceptibility to imbalanced data, ultimately leading to more accurate and equitable model outcomes.</w:t>
      </w:r>
    </w:p>
    <w:p w14:paraId="008C4A9D" w14:textId="77777777" w:rsidR="00F16637" w:rsidRDefault="00F16637" w:rsidP="00F16637">
      <w:pPr>
        <w:rPr>
          <w:rFonts w:asciiTheme="minorHAnsi" w:hAnsiTheme="minorHAnsi" w:cstheme="minorHAnsi"/>
          <w:sz w:val="22"/>
          <w:szCs w:val="22"/>
        </w:rPr>
      </w:pPr>
    </w:p>
    <w:p w14:paraId="211717DE" w14:textId="77777777" w:rsidR="00F16637" w:rsidRDefault="00F16637" w:rsidP="00F16637">
      <w:pPr>
        <w:pStyle w:val="Heading3"/>
        <w:ind w:left="0"/>
      </w:pPr>
      <w:bookmarkStart w:id="101" w:name="_Toc174889611"/>
      <w:r w:rsidRPr="00870F29">
        <w:t>Dummy Variable Trap</w:t>
      </w:r>
      <w:bookmarkEnd w:id="101"/>
    </w:p>
    <w:p w14:paraId="0DFB6749" w14:textId="77777777" w:rsidR="00F16637" w:rsidRPr="00870F29" w:rsidRDefault="00F16637" w:rsidP="00F16637">
      <w:pPr>
        <w:rPr>
          <w:rFonts w:asciiTheme="minorHAnsi" w:hAnsiTheme="minorHAnsi" w:cstheme="minorHAnsi"/>
          <w:sz w:val="22"/>
          <w:szCs w:val="22"/>
        </w:rPr>
      </w:pPr>
    </w:p>
    <w:p w14:paraId="00B60D04" w14:textId="5A1CF472" w:rsidR="00F16637" w:rsidRPr="00F4132C" w:rsidRDefault="00F16637" w:rsidP="00F16637">
      <w:pPr>
        <w:shd w:val="clear" w:color="auto" w:fill="F2F2F2" w:themeFill="background1" w:themeFillShade="F2"/>
        <w:ind w:left="1170"/>
        <w:rPr>
          <w:rFonts w:asciiTheme="minorHAnsi" w:hAnsiTheme="minorHAnsi" w:cstheme="minorHAnsi"/>
          <w:b/>
          <w:bCs/>
          <w:color w:val="111111"/>
          <w:sz w:val="22"/>
          <w:szCs w:val="22"/>
        </w:rPr>
      </w:pPr>
      <w:r w:rsidRPr="00F4132C">
        <w:rPr>
          <w:rFonts w:asciiTheme="minorHAnsi" w:hAnsiTheme="minorHAnsi" w:cstheme="minorHAnsi"/>
          <w:b/>
          <w:bCs/>
          <w:color w:val="111111"/>
          <w:sz w:val="22"/>
          <w:szCs w:val="22"/>
        </w:rPr>
        <w:t>Multicollinearity Risk in One-Hot Encoding</w:t>
      </w:r>
    </w:p>
    <w:p w14:paraId="631DF1BC" w14:textId="171C6B62" w:rsidR="00F16637" w:rsidRPr="00F4132C" w:rsidRDefault="00DA1430" w:rsidP="00F16637">
      <w:pPr>
        <w:shd w:val="clear" w:color="auto" w:fill="F2F2F2" w:themeFill="background1" w:themeFillShade="F2"/>
        <w:ind w:left="1170"/>
        <w:rPr>
          <w:rFonts w:asciiTheme="minorHAnsi" w:hAnsiTheme="minorHAnsi" w:cstheme="minorHAnsi"/>
          <w:color w:val="111111"/>
          <w:sz w:val="22"/>
          <w:szCs w:val="22"/>
        </w:rPr>
      </w:pPr>
      <w:r w:rsidRPr="00F4132C">
        <w:rPr>
          <w:rFonts w:asciiTheme="minorHAnsi" w:hAnsiTheme="minorHAnsi" w:cstheme="minorHAnsi"/>
          <w:noProof/>
          <w:sz w:val="22"/>
          <w:szCs w:val="22"/>
        </w:rPr>
        <w:drawing>
          <wp:anchor distT="0" distB="0" distL="114300" distR="114300" simplePos="0" relativeHeight="251674624" behindDoc="0" locked="0" layoutInCell="1" allowOverlap="1" wp14:anchorId="3F8E1310" wp14:editId="3D2701CD">
            <wp:simplePos x="0" y="0"/>
            <wp:positionH relativeFrom="column">
              <wp:posOffset>0</wp:posOffset>
            </wp:positionH>
            <wp:positionV relativeFrom="paragraph">
              <wp:posOffset>38100</wp:posOffset>
            </wp:positionV>
            <wp:extent cx="635000" cy="755650"/>
            <wp:effectExtent l="0" t="0" r="0" b="6350"/>
            <wp:wrapSquare wrapText="bothSides"/>
            <wp:docPr id="584122252" name="Picture 584122252" descr="A black and white triangle with a exclamation m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122252" name="Picture 584122252" descr="A black and white triangle with a exclamation mark&#10;&#10;Description automatically generated"/>
                    <pic:cNvPicPr/>
                  </pic:nvPicPr>
                  <pic:blipFill>
                    <a:blip r:embed="rId33"/>
                    <a:stretch>
                      <a:fillRect/>
                    </a:stretch>
                  </pic:blipFill>
                  <pic:spPr>
                    <a:xfrm>
                      <a:off x="0" y="0"/>
                      <a:ext cx="635000" cy="755650"/>
                    </a:xfrm>
                    <a:prstGeom prst="rect">
                      <a:avLst/>
                    </a:prstGeom>
                  </pic:spPr>
                </pic:pic>
              </a:graphicData>
            </a:graphic>
            <wp14:sizeRelH relativeFrom="margin">
              <wp14:pctWidth>0</wp14:pctWidth>
            </wp14:sizeRelH>
            <wp14:sizeRelV relativeFrom="margin">
              <wp14:pctHeight>0</wp14:pctHeight>
            </wp14:sizeRelV>
          </wp:anchor>
        </w:drawing>
      </w:r>
      <w:r w:rsidR="00F16637" w:rsidRPr="00F4132C">
        <w:rPr>
          <w:rFonts w:asciiTheme="minorHAnsi" w:hAnsiTheme="minorHAnsi" w:cstheme="minorHAnsi"/>
          <w:color w:val="111111"/>
          <w:sz w:val="22"/>
          <w:szCs w:val="22"/>
        </w:rPr>
        <w:t>When performing one-hot encoding on a categorical variable, each category is transformed into a binary (dummy) variable indicating the presence (1) or absence (0) of that category. However, including all dummy variables in a regression model can introduce multicollinearity, a problem that occurs when these variables are highly correlated with each other. This can distort the model's estimates and reduce its predictive power.</w:t>
      </w:r>
    </w:p>
    <w:p w14:paraId="0ECF9FFE" w14:textId="77777777" w:rsidR="00F16637" w:rsidRDefault="00F16637" w:rsidP="00F16637">
      <w:pPr>
        <w:rPr>
          <w:rFonts w:asciiTheme="minorHAnsi" w:hAnsiTheme="minorHAnsi" w:cstheme="minorHAnsi"/>
          <w:color w:val="111111"/>
          <w:sz w:val="22"/>
          <w:szCs w:val="22"/>
        </w:rPr>
      </w:pPr>
    </w:p>
    <w:p w14:paraId="4E397CB5" w14:textId="77777777" w:rsidR="00F16637" w:rsidRPr="00870F29" w:rsidRDefault="00F16637" w:rsidP="00F16637">
      <w:pPr>
        <w:rPr>
          <w:rFonts w:asciiTheme="minorHAnsi" w:hAnsiTheme="minorHAnsi" w:cstheme="minorHAnsi"/>
          <w:color w:val="111111"/>
          <w:sz w:val="22"/>
          <w:szCs w:val="22"/>
        </w:rPr>
      </w:pPr>
      <w:r w:rsidRPr="00870F29">
        <w:rPr>
          <w:rFonts w:asciiTheme="minorHAnsi" w:hAnsiTheme="minorHAnsi" w:cstheme="minorHAnsi"/>
          <w:color w:val="111111"/>
          <w:sz w:val="22"/>
          <w:szCs w:val="22"/>
        </w:rPr>
        <w:t>Multicollinearity occurs when one predictor variable in a regression model can be linearly predicted from the others with a high degree of accuracy. In the case of dummy variables, if we include all levels, we can perfectly predict one level from all the others. For example, if we have a categorical variable with three levels</w:t>
      </w:r>
      <w:r>
        <w:rPr>
          <w:rFonts w:asciiTheme="minorHAnsi" w:hAnsiTheme="minorHAnsi" w:cstheme="minorHAnsi"/>
          <w:color w:val="111111"/>
          <w:sz w:val="22"/>
          <w:szCs w:val="22"/>
        </w:rPr>
        <w:t>, A, B, and C,</w:t>
      </w:r>
      <w:r w:rsidRPr="00870F29">
        <w:rPr>
          <w:rFonts w:asciiTheme="minorHAnsi" w:hAnsiTheme="minorHAnsi" w:cstheme="minorHAnsi"/>
          <w:color w:val="111111"/>
          <w:sz w:val="22"/>
          <w:szCs w:val="22"/>
        </w:rPr>
        <w:t xml:space="preserve"> and we include dummy variables for all three levels in our model, knowing that A and B are both 0 immediately tells us that C must be 1. This perfect correlation between the predictors leads to multicollinearity.</w:t>
      </w:r>
    </w:p>
    <w:p w14:paraId="0E7216C1" w14:textId="77777777" w:rsidR="00F16637" w:rsidRPr="00870F29" w:rsidRDefault="00F16637" w:rsidP="00F16637">
      <w:pPr>
        <w:spacing w:before="180"/>
        <w:rPr>
          <w:rFonts w:asciiTheme="minorHAnsi" w:hAnsiTheme="minorHAnsi" w:cstheme="minorHAnsi"/>
          <w:color w:val="111111"/>
          <w:sz w:val="22"/>
          <w:szCs w:val="22"/>
        </w:rPr>
      </w:pPr>
      <w:r w:rsidRPr="00870F29">
        <w:rPr>
          <w:rFonts w:asciiTheme="minorHAnsi" w:hAnsiTheme="minorHAnsi" w:cstheme="minorHAnsi"/>
          <w:color w:val="111111"/>
          <w:sz w:val="22"/>
          <w:szCs w:val="22"/>
        </w:rPr>
        <w:t xml:space="preserve">The consequences of multicollinearity can be </w:t>
      </w:r>
      <w:r>
        <w:rPr>
          <w:rFonts w:asciiTheme="minorHAnsi" w:hAnsiTheme="minorHAnsi" w:cstheme="minorHAnsi"/>
          <w:color w:val="111111"/>
          <w:sz w:val="22"/>
          <w:szCs w:val="22"/>
        </w:rPr>
        <w:t>severe</w:t>
      </w:r>
      <w:r w:rsidRPr="00870F29">
        <w:rPr>
          <w:rFonts w:asciiTheme="minorHAnsi" w:hAnsiTheme="minorHAnsi" w:cstheme="minorHAnsi"/>
          <w:color w:val="111111"/>
          <w:sz w:val="22"/>
          <w:szCs w:val="22"/>
        </w:rPr>
        <w:t>: it can cause the regression model to produce unstable and unreliable estimates of the regression coefficients. It can make it harder to interpret the coefficients, as the effect of each predictor on the response variable is confounded with the effects of the other predictors. It can also inflate the standard errors of the coefficients, leading to a loss of statistical power. To avoid these issues, one level of the categorical variable is typically left out when creating dummy variables - this is known as the reference level. The coefficients for the remaining levels are then interpreted relative to this reference level.</w:t>
      </w:r>
    </w:p>
    <w:p w14:paraId="49DFAC46" w14:textId="77777777" w:rsidR="00F16637" w:rsidRPr="00F4146E" w:rsidRDefault="00F16637" w:rsidP="00F16637">
      <w:pPr>
        <w:rPr>
          <w:rFonts w:asciiTheme="minorHAnsi" w:hAnsiTheme="minorHAnsi" w:cstheme="minorHAnsi"/>
          <w:sz w:val="22"/>
          <w:szCs w:val="22"/>
        </w:rPr>
      </w:pPr>
    </w:p>
    <w:p w14:paraId="24E0E22E" w14:textId="77777777" w:rsidR="00F16637" w:rsidRPr="00A73EF8" w:rsidRDefault="00F16637" w:rsidP="00F16637">
      <w:pPr>
        <w:pStyle w:val="Heading3"/>
        <w:ind w:left="0"/>
      </w:pPr>
      <w:bookmarkStart w:id="102" w:name="_Toc174889612"/>
      <w:r w:rsidRPr="00A73EF8">
        <w:lastRenderedPageBreak/>
        <w:t>Pros and Cons</w:t>
      </w:r>
      <w:r>
        <w:t xml:space="preserve"> of Logistic Regression</w:t>
      </w:r>
      <w:bookmarkEnd w:id="102"/>
    </w:p>
    <w:p w14:paraId="6251D600" w14:textId="77777777" w:rsidR="00F16637" w:rsidRPr="00960DF2" w:rsidRDefault="00F16637" w:rsidP="00F16637">
      <w:pPr>
        <w:spacing w:before="180"/>
        <w:rPr>
          <w:rFonts w:asciiTheme="minorHAnsi" w:hAnsiTheme="minorHAnsi" w:cstheme="minorHAnsi"/>
          <w:b/>
          <w:bCs/>
          <w:color w:val="111111"/>
          <w:sz w:val="22"/>
          <w:szCs w:val="22"/>
        </w:rPr>
      </w:pPr>
      <w:r w:rsidRPr="00960DF2">
        <w:rPr>
          <w:rFonts w:asciiTheme="minorHAnsi" w:hAnsiTheme="minorHAnsi" w:cstheme="minorHAnsi"/>
          <w:b/>
          <w:bCs/>
          <w:color w:val="111111"/>
          <w:sz w:val="22"/>
          <w:szCs w:val="22"/>
        </w:rPr>
        <w:t>Pros:</w:t>
      </w:r>
    </w:p>
    <w:p w14:paraId="788BAF4A" w14:textId="77777777" w:rsidR="00F16637" w:rsidRPr="00A73EF8" w:rsidRDefault="00F16637" w:rsidP="00145AC7">
      <w:pPr>
        <w:numPr>
          <w:ilvl w:val="0"/>
          <w:numId w:val="96"/>
        </w:numPr>
        <w:spacing w:before="100" w:beforeAutospacing="1" w:after="100" w:afterAutospacing="1"/>
        <w:rPr>
          <w:rFonts w:asciiTheme="minorHAnsi" w:hAnsiTheme="minorHAnsi" w:cstheme="minorHAnsi"/>
          <w:color w:val="111111"/>
          <w:sz w:val="22"/>
          <w:szCs w:val="22"/>
        </w:rPr>
      </w:pPr>
      <w:r w:rsidRPr="00A73EF8">
        <w:rPr>
          <w:rFonts w:asciiTheme="minorHAnsi" w:hAnsiTheme="minorHAnsi" w:cstheme="minorHAnsi"/>
          <w:color w:val="111111"/>
          <w:sz w:val="22"/>
          <w:szCs w:val="22"/>
        </w:rPr>
        <w:t>Easy to implement and interpret.</w:t>
      </w:r>
    </w:p>
    <w:p w14:paraId="21D09C4D" w14:textId="77777777" w:rsidR="00F16637" w:rsidRPr="00A73EF8" w:rsidRDefault="00F16637" w:rsidP="00145AC7">
      <w:pPr>
        <w:numPr>
          <w:ilvl w:val="0"/>
          <w:numId w:val="96"/>
        </w:numPr>
        <w:spacing w:before="100" w:beforeAutospacing="1" w:after="100" w:afterAutospacing="1"/>
        <w:rPr>
          <w:rFonts w:asciiTheme="minorHAnsi" w:hAnsiTheme="minorHAnsi" w:cstheme="minorHAnsi"/>
          <w:color w:val="111111"/>
          <w:sz w:val="22"/>
          <w:szCs w:val="22"/>
        </w:rPr>
      </w:pPr>
      <w:r w:rsidRPr="00A73EF8">
        <w:rPr>
          <w:rFonts w:asciiTheme="minorHAnsi" w:hAnsiTheme="minorHAnsi" w:cstheme="minorHAnsi"/>
          <w:color w:val="111111"/>
          <w:sz w:val="22"/>
          <w:szCs w:val="22"/>
        </w:rPr>
        <w:t>Doesn’t require a linear relationship between dependent and independent variables.</w:t>
      </w:r>
    </w:p>
    <w:p w14:paraId="5B08F789" w14:textId="77777777" w:rsidR="00F16637" w:rsidRPr="00A73EF8" w:rsidRDefault="00F16637" w:rsidP="00145AC7">
      <w:pPr>
        <w:numPr>
          <w:ilvl w:val="0"/>
          <w:numId w:val="96"/>
        </w:numPr>
        <w:spacing w:before="100" w:beforeAutospacing="1" w:after="100" w:afterAutospacing="1"/>
        <w:rPr>
          <w:rFonts w:asciiTheme="minorHAnsi" w:hAnsiTheme="minorHAnsi" w:cstheme="minorHAnsi"/>
          <w:color w:val="111111"/>
          <w:sz w:val="22"/>
          <w:szCs w:val="22"/>
        </w:rPr>
      </w:pPr>
      <w:r w:rsidRPr="00A73EF8">
        <w:rPr>
          <w:rFonts w:asciiTheme="minorHAnsi" w:hAnsiTheme="minorHAnsi" w:cstheme="minorHAnsi"/>
          <w:color w:val="111111"/>
          <w:sz w:val="22"/>
          <w:szCs w:val="22"/>
        </w:rPr>
        <w:t>Can handle both continuous and categorical variables.</w:t>
      </w:r>
    </w:p>
    <w:p w14:paraId="020D1A24" w14:textId="77777777" w:rsidR="00F16637" w:rsidRPr="00960DF2" w:rsidRDefault="00F16637" w:rsidP="00F16637">
      <w:pPr>
        <w:spacing w:before="180"/>
        <w:rPr>
          <w:rFonts w:asciiTheme="minorHAnsi" w:hAnsiTheme="minorHAnsi" w:cstheme="minorHAnsi"/>
          <w:b/>
          <w:bCs/>
          <w:color w:val="111111"/>
          <w:sz w:val="22"/>
          <w:szCs w:val="22"/>
        </w:rPr>
      </w:pPr>
      <w:r w:rsidRPr="00960DF2">
        <w:rPr>
          <w:rFonts w:asciiTheme="minorHAnsi" w:hAnsiTheme="minorHAnsi" w:cstheme="minorHAnsi"/>
          <w:b/>
          <w:bCs/>
          <w:color w:val="111111"/>
          <w:sz w:val="22"/>
          <w:szCs w:val="22"/>
        </w:rPr>
        <w:t>Cons:</w:t>
      </w:r>
    </w:p>
    <w:p w14:paraId="4BB0829C" w14:textId="77777777" w:rsidR="00F16637" w:rsidRPr="00A73EF8" w:rsidRDefault="00F16637" w:rsidP="00145AC7">
      <w:pPr>
        <w:numPr>
          <w:ilvl w:val="0"/>
          <w:numId w:val="97"/>
        </w:numPr>
        <w:spacing w:before="100" w:beforeAutospacing="1" w:after="100" w:afterAutospacing="1"/>
        <w:rPr>
          <w:rFonts w:asciiTheme="minorHAnsi" w:hAnsiTheme="minorHAnsi" w:cstheme="minorHAnsi"/>
          <w:color w:val="111111"/>
          <w:sz w:val="22"/>
          <w:szCs w:val="22"/>
        </w:rPr>
      </w:pPr>
      <w:r w:rsidRPr="00A73EF8">
        <w:rPr>
          <w:rFonts w:asciiTheme="minorHAnsi" w:hAnsiTheme="minorHAnsi" w:cstheme="minorHAnsi"/>
          <w:color w:val="111111"/>
          <w:sz w:val="22"/>
          <w:szCs w:val="22"/>
        </w:rPr>
        <w:t>Requires large sample sizes because maximum likelihood estimates are less powerful at small sample sizes than ordinary least squares.</w:t>
      </w:r>
    </w:p>
    <w:p w14:paraId="4D8F88F8" w14:textId="77777777" w:rsidR="00F16637" w:rsidRPr="00A73EF8" w:rsidRDefault="00F16637" w:rsidP="00145AC7">
      <w:pPr>
        <w:numPr>
          <w:ilvl w:val="0"/>
          <w:numId w:val="97"/>
        </w:numPr>
        <w:spacing w:before="100" w:beforeAutospacing="1" w:after="100" w:afterAutospacing="1"/>
        <w:rPr>
          <w:rFonts w:asciiTheme="minorHAnsi" w:hAnsiTheme="minorHAnsi" w:cstheme="minorHAnsi"/>
          <w:color w:val="111111"/>
          <w:sz w:val="22"/>
          <w:szCs w:val="22"/>
        </w:rPr>
      </w:pPr>
      <w:r w:rsidRPr="00A73EF8">
        <w:rPr>
          <w:rFonts w:asciiTheme="minorHAnsi" w:hAnsiTheme="minorHAnsi" w:cstheme="minorHAnsi"/>
          <w:color w:val="111111"/>
          <w:sz w:val="22"/>
          <w:szCs w:val="22"/>
        </w:rPr>
        <w:t>Doesn’t handle multicollinearity well. If variables are highly correlated, it can lead to unstable estimates of coefficients.</w:t>
      </w:r>
    </w:p>
    <w:p w14:paraId="16866AF6" w14:textId="77777777" w:rsidR="00F16637" w:rsidRPr="00A73EF8" w:rsidRDefault="00F16637" w:rsidP="00F16637">
      <w:pPr>
        <w:pStyle w:val="Heading3"/>
        <w:ind w:left="0"/>
      </w:pPr>
      <w:bookmarkStart w:id="103" w:name="_Toc174889613"/>
      <w:r w:rsidRPr="00A73EF8">
        <w:t>Best Practices</w:t>
      </w:r>
      <w:bookmarkEnd w:id="103"/>
    </w:p>
    <w:p w14:paraId="3DC2232E" w14:textId="77777777" w:rsidR="00F16637" w:rsidRPr="00A73EF8" w:rsidRDefault="00F16637" w:rsidP="00145AC7">
      <w:pPr>
        <w:numPr>
          <w:ilvl w:val="0"/>
          <w:numId w:val="98"/>
        </w:numPr>
        <w:spacing w:before="100" w:beforeAutospacing="1" w:after="100" w:afterAutospacing="1"/>
        <w:rPr>
          <w:rFonts w:asciiTheme="minorHAnsi" w:hAnsiTheme="minorHAnsi" w:cstheme="minorHAnsi"/>
          <w:color w:val="111111"/>
          <w:sz w:val="22"/>
          <w:szCs w:val="22"/>
        </w:rPr>
      </w:pPr>
      <w:r w:rsidRPr="00A73EF8">
        <w:rPr>
          <w:rFonts w:asciiTheme="minorHAnsi" w:hAnsiTheme="minorHAnsi" w:cstheme="minorHAnsi"/>
          <w:color w:val="111111"/>
          <w:sz w:val="22"/>
          <w:szCs w:val="22"/>
        </w:rPr>
        <w:t>Always check for multicollinearity among independent variables. If high correlation is present, consider removing or combining correlated variables.</w:t>
      </w:r>
    </w:p>
    <w:p w14:paraId="5BCC5DF2" w14:textId="77777777" w:rsidR="00F16637" w:rsidRPr="00A73EF8" w:rsidRDefault="00F16637" w:rsidP="00145AC7">
      <w:pPr>
        <w:numPr>
          <w:ilvl w:val="0"/>
          <w:numId w:val="98"/>
        </w:numPr>
        <w:spacing w:before="100" w:beforeAutospacing="1" w:after="100" w:afterAutospacing="1"/>
        <w:rPr>
          <w:rFonts w:asciiTheme="minorHAnsi" w:hAnsiTheme="minorHAnsi" w:cstheme="minorHAnsi"/>
          <w:color w:val="111111"/>
          <w:sz w:val="22"/>
          <w:szCs w:val="22"/>
        </w:rPr>
      </w:pPr>
      <w:r w:rsidRPr="00A73EF8">
        <w:rPr>
          <w:rFonts w:asciiTheme="minorHAnsi" w:hAnsiTheme="minorHAnsi" w:cstheme="minorHAnsi"/>
          <w:color w:val="111111"/>
          <w:sz w:val="22"/>
          <w:szCs w:val="22"/>
        </w:rPr>
        <w:t>Make sure your sample size is large enough for logistic regression to provide meaningful results.</w:t>
      </w:r>
    </w:p>
    <w:p w14:paraId="4A3CFCA2" w14:textId="77777777" w:rsidR="00F16637" w:rsidRPr="00A73EF8" w:rsidRDefault="00F16637" w:rsidP="00145AC7">
      <w:pPr>
        <w:numPr>
          <w:ilvl w:val="0"/>
          <w:numId w:val="98"/>
        </w:numPr>
        <w:spacing w:before="100" w:beforeAutospacing="1" w:after="100" w:afterAutospacing="1"/>
        <w:rPr>
          <w:rFonts w:asciiTheme="minorHAnsi" w:hAnsiTheme="minorHAnsi" w:cstheme="minorHAnsi"/>
          <w:color w:val="111111"/>
          <w:sz w:val="22"/>
          <w:szCs w:val="22"/>
        </w:rPr>
      </w:pPr>
      <w:r w:rsidRPr="00A73EF8">
        <w:rPr>
          <w:rFonts w:asciiTheme="minorHAnsi" w:hAnsiTheme="minorHAnsi" w:cstheme="minorHAnsi"/>
          <w:color w:val="111111"/>
          <w:sz w:val="22"/>
          <w:szCs w:val="22"/>
        </w:rPr>
        <w:t>Always check the goodness-of-fit measures to assess how well your model fits your data.</w:t>
      </w:r>
    </w:p>
    <w:p w14:paraId="20B4A606" w14:textId="77777777" w:rsidR="00F16637" w:rsidRPr="00EB2AC8" w:rsidRDefault="00F16637" w:rsidP="00145AC7">
      <w:pPr>
        <w:numPr>
          <w:ilvl w:val="0"/>
          <w:numId w:val="98"/>
        </w:numPr>
        <w:spacing w:before="100" w:beforeAutospacing="1" w:after="100" w:afterAutospacing="1"/>
        <w:rPr>
          <w:rFonts w:asciiTheme="minorHAnsi" w:hAnsiTheme="minorHAnsi" w:cstheme="minorHAnsi"/>
          <w:color w:val="111111"/>
          <w:sz w:val="22"/>
          <w:szCs w:val="22"/>
        </w:rPr>
      </w:pPr>
      <w:r w:rsidRPr="00A73EF8">
        <w:rPr>
          <w:rFonts w:asciiTheme="minorHAnsi" w:hAnsiTheme="minorHAnsi" w:cstheme="minorHAnsi"/>
          <w:color w:val="111111"/>
          <w:sz w:val="22"/>
          <w:szCs w:val="22"/>
        </w:rPr>
        <w:t>Remember that logistic regression coefficients are in terms of log odds, so interpret them carefully.</w:t>
      </w:r>
    </w:p>
    <w:p w14:paraId="4D51FF7B" w14:textId="77777777" w:rsidR="00F16637" w:rsidRPr="00F4146E" w:rsidRDefault="00F16637" w:rsidP="00F16637">
      <w:pPr>
        <w:pStyle w:val="Heading1"/>
      </w:pPr>
      <w:bookmarkStart w:id="104" w:name="_Toc174889614"/>
      <w:r>
        <w:t>Logistic Regression Model Code</w:t>
      </w:r>
      <w:bookmarkEnd w:id="104"/>
    </w:p>
    <w:p w14:paraId="5DC30093" w14:textId="77777777" w:rsidR="00F16637" w:rsidRPr="004F2230" w:rsidRDefault="00F16637" w:rsidP="00F16637">
      <w:pPr>
        <w:rPr>
          <w:rFonts w:asciiTheme="minorHAnsi" w:hAnsiTheme="minorHAnsi" w:cstheme="minorHAnsi"/>
          <w:sz w:val="22"/>
          <w:szCs w:val="22"/>
        </w:rPr>
      </w:pPr>
    </w:p>
    <w:p w14:paraId="1CFA0103" w14:textId="77777777" w:rsidR="00F16637" w:rsidRPr="004F2230" w:rsidRDefault="00F16637" w:rsidP="00F16637">
      <w:pPr>
        <w:rPr>
          <w:rFonts w:asciiTheme="minorHAnsi" w:hAnsiTheme="minorHAnsi" w:cstheme="minorHAnsi"/>
          <w:color w:val="111111"/>
          <w:sz w:val="22"/>
          <w:szCs w:val="22"/>
        </w:rPr>
      </w:pPr>
      <w:r w:rsidRPr="004F2230">
        <w:rPr>
          <w:rFonts w:asciiTheme="minorHAnsi" w:hAnsiTheme="minorHAnsi" w:cstheme="minorHAnsi"/>
          <w:color w:val="111111"/>
          <w:sz w:val="22"/>
          <w:szCs w:val="22"/>
        </w:rPr>
        <w:t xml:space="preserve">In this section, we will dig into the practical aspect of logistic regression by developing a model using </w:t>
      </w:r>
      <w:r>
        <w:rPr>
          <w:rFonts w:asciiTheme="minorHAnsi" w:hAnsiTheme="minorHAnsi" w:cstheme="minorHAnsi"/>
          <w:color w:val="111111"/>
          <w:sz w:val="22"/>
          <w:szCs w:val="22"/>
        </w:rPr>
        <w:t>Python, R, and SAS</w:t>
      </w:r>
      <w:r w:rsidRPr="004F2230">
        <w:rPr>
          <w:rFonts w:asciiTheme="minorHAnsi" w:hAnsiTheme="minorHAnsi" w:cstheme="minorHAnsi"/>
          <w:color w:val="111111"/>
          <w:sz w:val="22"/>
          <w:szCs w:val="22"/>
        </w:rPr>
        <w:t>. We will follow a step-by-step approach to ensure that each part of the process is clearly understood. The steps include importing the data, splitting it into training and validation datasets, performing Variance Inflation Factor (VIF) analysis to check for multicollinearity, selecting variables based on the VIF analysis, building and tuning the logistic regression model, applying the model to an out-of-time (OOT) dataset, and finally evaluating the model’s performance using appropriate metrics.</w:t>
      </w:r>
    </w:p>
    <w:p w14:paraId="3E05A25D" w14:textId="77777777" w:rsidR="00F16637" w:rsidRDefault="00F16637" w:rsidP="00F16637">
      <w:pPr>
        <w:pStyle w:val="ACaptionHead"/>
        <w:ind w:left="0"/>
      </w:pPr>
      <w:r>
        <w:lastRenderedPageBreak/>
        <w:t>Program</w:t>
      </w:r>
      <w:r w:rsidRPr="00EB2AC8">
        <w:t xml:space="preserve"> </w:t>
      </w:r>
      <w:r>
        <w:t>5.1</w:t>
      </w:r>
      <w:r w:rsidRPr="00EB2AC8">
        <w:t xml:space="preserve">: </w:t>
      </w:r>
      <w:r>
        <w:t xml:space="preserve">Python </w:t>
      </w:r>
      <w:r w:rsidRPr="00EB2AC8">
        <w:t>Logistic Regression</w:t>
      </w:r>
      <w:r>
        <w:t xml:space="preserve"> Script</w:t>
      </w:r>
      <w:r w:rsidRPr="00EB2AC8">
        <w:t xml:space="preserve"> </w:t>
      </w:r>
    </w:p>
    <w:p w14:paraId="79328E31" w14:textId="77777777" w:rsidR="00F16637" w:rsidRPr="00D43E41" w:rsidRDefault="00F16637" w:rsidP="00F16637">
      <w:pPr>
        <w:rPr>
          <w:rFonts w:asciiTheme="minorHAnsi" w:hAnsiTheme="minorHAnsi" w:cstheme="minorHAnsi"/>
          <w:sz w:val="22"/>
          <w:szCs w:val="22"/>
        </w:rPr>
      </w:pPr>
    </w:p>
    <w:p w14:paraId="2385E7C9" w14:textId="77777777" w:rsidR="00F16637" w:rsidRPr="00FA67E3" w:rsidRDefault="00F16637" w:rsidP="00F16637">
      <w:pPr>
        <w:rPr>
          <w:rFonts w:asciiTheme="minorHAnsi" w:hAnsiTheme="minorHAnsi" w:cstheme="minorHAnsi"/>
          <w:b/>
          <w:bCs/>
          <w:color w:val="808080" w:themeColor="background1" w:themeShade="80"/>
          <w:sz w:val="22"/>
          <w:szCs w:val="22"/>
        </w:rPr>
      </w:pPr>
      <w:r w:rsidRPr="00FA67E3">
        <w:rPr>
          <w:rFonts w:asciiTheme="minorHAnsi" w:hAnsiTheme="minorHAnsi" w:cstheme="minorHAnsi"/>
          <w:b/>
          <w:bCs/>
          <w:color w:val="808080" w:themeColor="background1" w:themeShade="80"/>
          <w:sz w:val="22"/>
          <w:szCs w:val="22"/>
        </w:rPr>
        <w:t># Import necessary libraries</w:t>
      </w:r>
    </w:p>
    <w:p w14:paraId="6319D8C4" w14:textId="77777777" w:rsidR="00F16637" w:rsidRPr="00FA67E3" w:rsidRDefault="00F16637" w:rsidP="00F16637">
      <w:pPr>
        <w:rPr>
          <w:rFonts w:asciiTheme="minorHAnsi" w:hAnsiTheme="minorHAnsi" w:cstheme="minorHAnsi"/>
          <w:sz w:val="22"/>
          <w:szCs w:val="22"/>
        </w:rPr>
      </w:pPr>
      <w:r w:rsidRPr="00FA67E3">
        <w:rPr>
          <w:rFonts w:asciiTheme="minorHAnsi" w:hAnsiTheme="minorHAnsi" w:cstheme="minorHAnsi"/>
          <w:sz w:val="22"/>
          <w:szCs w:val="22"/>
        </w:rPr>
        <w:t>import pandas as pd</w:t>
      </w:r>
    </w:p>
    <w:p w14:paraId="719DD3BB" w14:textId="77777777" w:rsidR="00F16637" w:rsidRPr="00FA67E3" w:rsidRDefault="00F16637" w:rsidP="00F16637">
      <w:pPr>
        <w:rPr>
          <w:rFonts w:asciiTheme="minorHAnsi" w:hAnsiTheme="minorHAnsi" w:cstheme="minorHAnsi"/>
          <w:sz w:val="22"/>
          <w:szCs w:val="22"/>
        </w:rPr>
      </w:pPr>
      <w:r w:rsidRPr="00FA67E3">
        <w:rPr>
          <w:rFonts w:asciiTheme="minorHAnsi" w:hAnsiTheme="minorHAnsi" w:cstheme="minorHAnsi"/>
          <w:sz w:val="22"/>
          <w:szCs w:val="22"/>
        </w:rPr>
        <w:t xml:space="preserve">from </w:t>
      </w:r>
      <w:proofErr w:type="spellStart"/>
      <w:r w:rsidRPr="00FA67E3">
        <w:rPr>
          <w:rFonts w:asciiTheme="minorHAnsi" w:hAnsiTheme="minorHAnsi" w:cstheme="minorHAnsi"/>
          <w:sz w:val="22"/>
          <w:szCs w:val="22"/>
        </w:rPr>
        <w:t>sklearn.model_selection</w:t>
      </w:r>
      <w:proofErr w:type="spellEnd"/>
      <w:r w:rsidRPr="00FA67E3">
        <w:rPr>
          <w:rFonts w:asciiTheme="minorHAnsi" w:hAnsiTheme="minorHAnsi" w:cstheme="minorHAnsi"/>
          <w:sz w:val="22"/>
          <w:szCs w:val="22"/>
        </w:rPr>
        <w:t xml:space="preserve"> import </w:t>
      </w:r>
      <w:proofErr w:type="spellStart"/>
      <w:r w:rsidRPr="00FA67E3">
        <w:rPr>
          <w:rFonts w:asciiTheme="minorHAnsi" w:hAnsiTheme="minorHAnsi" w:cstheme="minorHAnsi"/>
          <w:sz w:val="22"/>
          <w:szCs w:val="22"/>
        </w:rPr>
        <w:t>train_test_split</w:t>
      </w:r>
      <w:proofErr w:type="spellEnd"/>
      <w:r w:rsidRPr="00FA67E3">
        <w:rPr>
          <w:rFonts w:asciiTheme="minorHAnsi" w:hAnsiTheme="minorHAnsi" w:cstheme="minorHAnsi"/>
          <w:sz w:val="22"/>
          <w:szCs w:val="22"/>
        </w:rPr>
        <w:t xml:space="preserve">, </w:t>
      </w:r>
      <w:proofErr w:type="spellStart"/>
      <w:r w:rsidRPr="00FA67E3">
        <w:rPr>
          <w:rFonts w:asciiTheme="minorHAnsi" w:hAnsiTheme="minorHAnsi" w:cstheme="minorHAnsi"/>
          <w:sz w:val="22"/>
          <w:szCs w:val="22"/>
        </w:rPr>
        <w:t>StratifiedKFold</w:t>
      </w:r>
      <w:proofErr w:type="spellEnd"/>
      <w:r w:rsidRPr="00FA67E3">
        <w:rPr>
          <w:rFonts w:asciiTheme="minorHAnsi" w:hAnsiTheme="minorHAnsi" w:cstheme="minorHAnsi"/>
          <w:sz w:val="22"/>
          <w:szCs w:val="22"/>
        </w:rPr>
        <w:t xml:space="preserve">, </w:t>
      </w:r>
      <w:proofErr w:type="spellStart"/>
      <w:r w:rsidRPr="00FA67E3">
        <w:rPr>
          <w:rFonts w:asciiTheme="minorHAnsi" w:hAnsiTheme="minorHAnsi" w:cstheme="minorHAnsi"/>
          <w:sz w:val="22"/>
          <w:szCs w:val="22"/>
        </w:rPr>
        <w:t>GridSearchCV</w:t>
      </w:r>
      <w:proofErr w:type="spellEnd"/>
    </w:p>
    <w:p w14:paraId="4ED0A8CA" w14:textId="77777777" w:rsidR="00F16637" w:rsidRPr="00FA67E3" w:rsidRDefault="00F16637" w:rsidP="00F16637">
      <w:pPr>
        <w:rPr>
          <w:rFonts w:asciiTheme="minorHAnsi" w:hAnsiTheme="minorHAnsi" w:cstheme="minorHAnsi"/>
          <w:sz w:val="22"/>
          <w:szCs w:val="22"/>
        </w:rPr>
      </w:pPr>
      <w:r w:rsidRPr="00FA67E3">
        <w:rPr>
          <w:rFonts w:asciiTheme="minorHAnsi" w:hAnsiTheme="minorHAnsi" w:cstheme="minorHAnsi"/>
          <w:sz w:val="22"/>
          <w:szCs w:val="22"/>
        </w:rPr>
        <w:t xml:space="preserve">from </w:t>
      </w:r>
      <w:proofErr w:type="spellStart"/>
      <w:r w:rsidRPr="00FA67E3">
        <w:rPr>
          <w:rFonts w:asciiTheme="minorHAnsi" w:hAnsiTheme="minorHAnsi" w:cstheme="minorHAnsi"/>
          <w:sz w:val="22"/>
          <w:szCs w:val="22"/>
        </w:rPr>
        <w:t>statsmodels.stats.outliers_influence</w:t>
      </w:r>
      <w:proofErr w:type="spellEnd"/>
      <w:r w:rsidRPr="00FA67E3">
        <w:rPr>
          <w:rFonts w:asciiTheme="minorHAnsi" w:hAnsiTheme="minorHAnsi" w:cstheme="minorHAnsi"/>
          <w:sz w:val="22"/>
          <w:szCs w:val="22"/>
        </w:rPr>
        <w:t xml:space="preserve"> import </w:t>
      </w:r>
      <w:proofErr w:type="spellStart"/>
      <w:r w:rsidRPr="00FA67E3">
        <w:rPr>
          <w:rFonts w:asciiTheme="minorHAnsi" w:hAnsiTheme="minorHAnsi" w:cstheme="minorHAnsi"/>
          <w:sz w:val="22"/>
          <w:szCs w:val="22"/>
        </w:rPr>
        <w:t>variance_inflation_factor</w:t>
      </w:r>
      <w:proofErr w:type="spellEnd"/>
    </w:p>
    <w:p w14:paraId="35E830F7" w14:textId="77777777" w:rsidR="00F16637" w:rsidRPr="00FA67E3" w:rsidRDefault="00F16637" w:rsidP="00F16637">
      <w:pPr>
        <w:rPr>
          <w:rFonts w:asciiTheme="minorHAnsi" w:hAnsiTheme="minorHAnsi" w:cstheme="minorHAnsi"/>
          <w:sz w:val="22"/>
          <w:szCs w:val="22"/>
        </w:rPr>
      </w:pPr>
      <w:r w:rsidRPr="00FA67E3">
        <w:rPr>
          <w:rFonts w:asciiTheme="minorHAnsi" w:hAnsiTheme="minorHAnsi" w:cstheme="minorHAnsi"/>
          <w:sz w:val="22"/>
          <w:szCs w:val="22"/>
        </w:rPr>
        <w:t xml:space="preserve">from </w:t>
      </w:r>
      <w:proofErr w:type="spellStart"/>
      <w:r w:rsidRPr="00FA67E3">
        <w:rPr>
          <w:rFonts w:asciiTheme="minorHAnsi" w:hAnsiTheme="minorHAnsi" w:cstheme="minorHAnsi"/>
          <w:sz w:val="22"/>
          <w:szCs w:val="22"/>
        </w:rPr>
        <w:t>sklearn.linear_model</w:t>
      </w:r>
      <w:proofErr w:type="spellEnd"/>
      <w:r w:rsidRPr="00FA67E3">
        <w:rPr>
          <w:rFonts w:asciiTheme="minorHAnsi" w:hAnsiTheme="minorHAnsi" w:cstheme="minorHAnsi"/>
          <w:sz w:val="22"/>
          <w:szCs w:val="22"/>
        </w:rPr>
        <w:t xml:space="preserve"> import </w:t>
      </w:r>
      <w:proofErr w:type="spellStart"/>
      <w:r w:rsidRPr="00FA67E3">
        <w:rPr>
          <w:rFonts w:asciiTheme="minorHAnsi" w:hAnsiTheme="minorHAnsi" w:cstheme="minorHAnsi"/>
          <w:sz w:val="22"/>
          <w:szCs w:val="22"/>
        </w:rPr>
        <w:t>LogisticRegression</w:t>
      </w:r>
      <w:proofErr w:type="spellEnd"/>
    </w:p>
    <w:p w14:paraId="27AB3691" w14:textId="77777777" w:rsidR="00F16637" w:rsidRPr="00FA67E3" w:rsidRDefault="00F16637" w:rsidP="00F16637">
      <w:pPr>
        <w:rPr>
          <w:rFonts w:asciiTheme="minorHAnsi" w:hAnsiTheme="minorHAnsi" w:cstheme="minorHAnsi"/>
          <w:sz w:val="22"/>
          <w:szCs w:val="22"/>
        </w:rPr>
      </w:pPr>
      <w:r w:rsidRPr="00FA67E3">
        <w:rPr>
          <w:rFonts w:asciiTheme="minorHAnsi" w:hAnsiTheme="minorHAnsi" w:cstheme="minorHAnsi"/>
          <w:sz w:val="22"/>
          <w:szCs w:val="22"/>
        </w:rPr>
        <w:t xml:space="preserve">from </w:t>
      </w:r>
      <w:proofErr w:type="spellStart"/>
      <w:r w:rsidRPr="00FA67E3">
        <w:rPr>
          <w:rFonts w:asciiTheme="minorHAnsi" w:hAnsiTheme="minorHAnsi" w:cstheme="minorHAnsi"/>
          <w:sz w:val="22"/>
          <w:szCs w:val="22"/>
        </w:rPr>
        <w:t>sklearn.metrics</w:t>
      </w:r>
      <w:proofErr w:type="spellEnd"/>
      <w:r w:rsidRPr="00FA67E3">
        <w:rPr>
          <w:rFonts w:asciiTheme="minorHAnsi" w:hAnsiTheme="minorHAnsi" w:cstheme="minorHAnsi"/>
          <w:sz w:val="22"/>
          <w:szCs w:val="22"/>
        </w:rPr>
        <w:t xml:space="preserve"> import </w:t>
      </w:r>
      <w:proofErr w:type="spellStart"/>
      <w:r w:rsidRPr="00FA67E3">
        <w:rPr>
          <w:rFonts w:asciiTheme="minorHAnsi" w:hAnsiTheme="minorHAnsi" w:cstheme="minorHAnsi"/>
          <w:sz w:val="22"/>
          <w:szCs w:val="22"/>
        </w:rPr>
        <w:t>classification_report</w:t>
      </w:r>
      <w:proofErr w:type="spellEnd"/>
      <w:r w:rsidRPr="00FA67E3">
        <w:rPr>
          <w:rFonts w:asciiTheme="minorHAnsi" w:hAnsiTheme="minorHAnsi" w:cstheme="minorHAnsi"/>
          <w:sz w:val="22"/>
          <w:szCs w:val="22"/>
        </w:rPr>
        <w:t xml:space="preserve">, </w:t>
      </w:r>
      <w:proofErr w:type="spellStart"/>
      <w:r w:rsidRPr="00FA67E3">
        <w:rPr>
          <w:rFonts w:asciiTheme="minorHAnsi" w:hAnsiTheme="minorHAnsi" w:cstheme="minorHAnsi"/>
          <w:sz w:val="22"/>
          <w:szCs w:val="22"/>
        </w:rPr>
        <w:t>confusion_matrix</w:t>
      </w:r>
      <w:proofErr w:type="spellEnd"/>
      <w:r w:rsidRPr="00FA67E3">
        <w:rPr>
          <w:rFonts w:asciiTheme="minorHAnsi" w:hAnsiTheme="minorHAnsi" w:cstheme="minorHAnsi"/>
          <w:sz w:val="22"/>
          <w:szCs w:val="22"/>
        </w:rPr>
        <w:t xml:space="preserve">, </w:t>
      </w:r>
      <w:proofErr w:type="spellStart"/>
      <w:r w:rsidRPr="00FA67E3">
        <w:rPr>
          <w:rFonts w:asciiTheme="minorHAnsi" w:hAnsiTheme="minorHAnsi" w:cstheme="minorHAnsi"/>
          <w:sz w:val="22"/>
          <w:szCs w:val="22"/>
        </w:rPr>
        <w:t>roc_auc_score</w:t>
      </w:r>
      <w:proofErr w:type="spellEnd"/>
      <w:r w:rsidRPr="00FA67E3">
        <w:rPr>
          <w:rFonts w:asciiTheme="minorHAnsi" w:hAnsiTheme="minorHAnsi" w:cstheme="minorHAnsi"/>
          <w:sz w:val="22"/>
          <w:szCs w:val="22"/>
        </w:rPr>
        <w:t xml:space="preserve">, </w:t>
      </w:r>
      <w:proofErr w:type="spellStart"/>
      <w:r w:rsidRPr="00FA67E3">
        <w:rPr>
          <w:rFonts w:asciiTheme="minorHAnsi" w:hAnsiTheme="minorHAnsi" w:cstheme="minorHAnsi"/>
          <w:sz w:val="22"/>
          <w:szCs w:val="22"/>
        </w:rPr>
        <w:t>roc_curve</w:t>
      </w:r>
      <w:proofErr w:type="spellEnd"/>
    </w:p>
    <w:p w14:paraId="6E593369" w14:textId="77777777" w:rsidR="00F16637" w:rsidRPr="00FA67E3" w:rsidRDefault="00F16637" w:rsidP="00F16637">
      <w:pPr>
        <w:rPr>
          <w:rFonts w:asciiTheme="minorHAnsi" w:hAnsiTheme="minorHAnsi" w:cstheme="minorHAnsi"/>
          <w:sz w:val="22"/>
          <w:szCs w:val="22"/>
        </w:rPr>
      </w:pPr>
      <w:r w:rsidRPr="00FA67E3">
        <w:rPr>
          <w:rFonts w:asciiTheme="minorHAnsi" w:hAnsiTheme="minorHAnsi" w:cstheme="minorHAnsi"/>
          <w:sz w:val="22"/>
          <w:szCs w:val="22"/>
        </w:rPr>
        <w:t xml:space="preserve">import </w:t>
      </w:r>
      <w:proofErr w:type="spellStart"/>
      <w:r w:rsidRPr="00FA67E3">
        <w:rPr>
          <w:rFonts w:asciiTheme="minorHAnsi" w:hAnsiTheme="minorHAnsi" w:cstheme="minorHAnsi"/>
          <w:sz w:val="22"/>
          <w:szCs w:val="22"/>
        </w:rPr>
        <w:t>numpy</w:t>
      </w:r>
      <w:proofErr w:type="spellEnd"/>
      <w:r w:rsidRPr="00FA67E3">
        <w:rPr>
          <w:rFonts w:asciiTheme="minorHAnsi" w:hAnsiTheme="minorHAnsi" w:cstheme="minorHAnsi"/>
          <w:sz w:val="22"/>
          <w:szCs w:val="22"/>
        </w:rPr>
        <w:t xml:space="preserve"> as np</w:t>
      </w:r>
    </w:p>
    <w:p w14:paraId="6F164212" w14:textId="77777777" w:rsidR="00F16637" w:rsidRPr="00FA67E3" w:rsidRDefault="00F16637" w:rsidP="00F16637">
      <w:pPr>
        <w:rPr>
          <w:rFonts w:asciiTheme="minorHAnsi" w:hAnsiTheme="minorHAnsi" w:cstheme="minorHAnsi"/>
          <w:sz w:val="22"/>
          <w:szCs w:val="22"/>
        </w:rPr>
      </w:pPr>
      <w:r w:rsidRPr="00FA67E3">
        <w:rPr>
          <w:rFonts w:asciiTheme="minorHAnsi" w:hAnsiTheme="minorHAnsi" w:cstheme="minorHAnsi"/>
          <w:sz w:val="22"/>
          <w:szCs w:val="22"/>
        </w:rPr>
        <w:t xml:space="preserve">import </w:t>
      </w:r>
      <w:proofErr w:type="spellStart"/>
      <w:r w:rsidRPr="00FA67E3">
        <w:rPr>
          <w:rFonts w:asciiTheme="minorHAnsi" w:hAnsiTheme="minorHAnsi" w:cstheme="minorHAnsi"/>
          <w:sz w:val="22"/>
          <w:szCs w:val="22"/>
        </w:rPr>
        <w:t>matplotlib.pyplot</w:t>
      </w:r>
      <w:proofErr w:type="spellEnd"/>
      <w:r w:rsidRPr="00FA67E3">
        <w:rPr>
          <w:rFonts w:asciiTheme="minorHAnsi" w:hAnsiTheme="minorHAnsi" w:cstheme="minorHAnsi"/>
          <w:sz w:val="22"/>
          <w:szCs w:val="22"/>
        </w:rPr>
        <w:t xml:space="preserve"> as </w:t>
      </w:r>
      <w:proofErr w:type="spellStart"/>
      <w:r w:rsidRPr="00FA67E3">
        <w:rPr>
          <w:rFonts w:asciiTheme="minorHAnsi" w:hAnsiTheme="minorHAnsi" w:cstheme="minorHAnsi"/>
          <w:sz w:val="22"/>
          <w:szCs w:val="22"/>
        </w:rPr>
        <w:t>plt</w:t>
      </w:r>
      <w:proofErr w:type="spellEnd"/>
    </w:p>
    <w:p w14:paraId="43F1A15A" w14:textId="77777777" w:rsidR="00F16637" w:rsidRPr="00FA67E3" w:rsidRDefault="00F16637" w:rsidP="00F16637">
      <w:pPr>
        <w:rPr>
          <w:rFonts w:asciiTheme="minorHAnsi" w:hAnsiTheme="minorHAnsi" w:cstheme="minorHAnsi"/>
          <w:sz w:val="22"/>
          <w:szCs w:val="22"/>
        </w:rPr>
      </w:pPr>
      <w:r w:rsidRPr="00FA67E3">
        <w:rPr>
          <w:rFonts w:asciiTheme="minorHAnsi" w:hAnsiTheme="minorHAnsi" w:cstheme="minorHAnsi"/>
          <w:sz w:val="22"/>
          <w:szCs w:val="22"/>
        </w:rPr>
        <w:t xml:space="preserve">from </w:t>
      </w:r>
      <w:proofErr w:type="spellStart"/>
      <w:r w:rsidRPr="00FA67E3">
        <w:rPr>
          <w:rFonts w:asciiTheme="minorHAnsi" w:hAnsiTheme="minorHAnsi" w:cstheme="minorHAnsi"/>
          <w:sz w:val="22"/>
          <w:szCs w:val="22"/>
        </w:rPr>
        <w:t>sklearn.linear_model</w:t>
      </w:r>
      <w:proofErr w:type="spellEnd"/>
      <w:r w:rsidRPr="00FA67E3">
        <w:rPr>
          <w:rFonts w:asciiTheme="minorHAnsi" w:hAnsiTheme="minorHAnsi" w:cstheme="minorHAnsi"/>
          <w:sz w:val="22"/>
          <w:szCs w:val="22"/>
        </w:rPr>
        <w:t xml:space="preserve"> import Lasso</w:t>
      </w:r>
    </w:p>
    <w:p w14:paraId="27C7DA6E" w14:textId="77777777" w:rsidR="00F16637" w:rsidRPr="00FA67E3" w:rsidRDefault="00F16637" w:rsidP="00F16637">
      <w:pPr>
        <w:rPr>
          <w:rFonts w:asciiTheme="minorHAnsi" w:hAnsiTheme="minorHAnsi" w:cstheme="minorHAnsi"/>
          <w:sz w:val="22"/>
          <w:szCs w:val="22"/>
        </w:rPr>
      </w:pPr>
      <w:r w:rsidRPr="00FA67E3">
        <w:rPr>
          <w:rFonts w:asciiTheme="minorHAnsi" w:hAnsiTheme="minorHAnsi" w:cstheme="minorHAnsi"/>
          <w:sz w:val="22"/>
          <w:szCs w:val="22"/>
        </w:rPr>
        <w:t xml:space="preserve">from </w:t>
      </w:r>
      <w:proofErr w:type="spellStart"/>
      <w:r w:rsidRPr="00FA67E3">
        <w:rPr>
          <w:rFonts w:asciiTheme="minorHAnsi" w:hAnsiTheme="minorHAnsi" w:cstheme="minorHAnsi"/>
          <w:sz w:val="22"/>
          <w:szCs w:val="22"/>
        </w:rPr>
        <w:t>sklearn.linear_model</w:t>
      </w:r>
      <w:proofErr w:type="spellEnd"/>
      <w:r w:rsidRPr="00FA67E3">
        <w:rPr>
          <w:rFonts w:asciiTheme="minorHAnsi" w:hAnsiTheme="minorHAnsi" w:cstheme="minorHAnsi"/>
          <w:sz w:val="22"/>
          <w:szCs w:val="22"/>
        </w:rPr>
        <w:t xml:space="preserve"> import </w:t>
      </w:r>
      <w:proofErr w:type="spellStart"/>
      <w:r w:rsidRPr="00FA67E3">
        <w:rPr>
          <w:rFonts w:asciiTheme="minorHAnsi" w:hAnsiTheme="minorHAnsi" w:cstheme="minorHAnsi"/>
          <w:sz w:val="22"/>
          <w:szCs w:val="22"/>
        </w:rPr>
        <w:t>LassoCV</w:t>
      </w:r>
      <w:proofErr w:type="spellEnd"/>
    </w:p>
    <w:p w14:paraId="3913748B" w14:textId="77777777" w:rsidR="00F16637" w:rsidRPr="00FA67E3" w:rsidRDefault="00F16637" w:rsidP="00F16637">
      <w:pPr>
        <w:rPr>
          <w:rFonts w:asciiTheme="minorHAnsi" w:hAnsiTheme="minorHAnsi" w:cstheme="minorHAnsi"/>
          <w:sz w:val="22"/>
          <w:szCs w:val="22"/>
        </w:rPr>
      </w:pPr>
      <w:r w:rsidRPr="00FA67E3">
        <w:rPr>
          <w:rFonts w:asciiTheme="minorHAnsi" w:hAnsiTheme="minorHAnsi" w:cstheme="minorHAnsi"/>
          <w:sz w:val="22"/>
          <w:szCs w:val="22"/>
        </w:rPr>
        <w:t xml:space="preserve">import </w:t>
      </w:r>
      <w:proofErr w:type="spellStart"/>
      <w:r w:rsidRPr="00FA67E3">
        <w:rPr>
          <w:rFonts w:asciiTheme="minorHAnsi" w:hAnsiTheme="minorHAnsi" w:cstheme="minorHAnsi"/>
          <w:sz w:val="22"/>
          <w:szCs w:val="22"/>
        </w:rPr>
        <w:t>statsmodels.api</w:t>
      </w:r>
      <w:proofErr w:type="spellEnd"/>
      <w:r w:rsidRPr="00FA67E3">
        <w:rPr>
          <w:rFonts w:asciiTheme="minorHAnsi" w:hAnsiTheme="minorHAnsi" w:cstheme="minorHAnsi"/>
          <w:sz w:val="22"/>
          <w:szCs w:val="22"/>
        </w:rPr>
        <w:t xml:space="preserve"> as </w:t>
      </w:r>
      <w:proofErr w:type="spellStart"/>
      <w:r w:rsidRPr="00FA67E3">
        <w:rPr>
          <w:rFonts w:asciiTheme="minorHAnsi" w:hAnsiTheme="minorHAnsi" w:cstheme="minorHAnsi"/>
          <w:sz w:val="22"/>
          <w:szCs w:val="22"/>
        </w:rPr>
        <w:t>sm</w:t>
      </w:r>
      <w:proofErr w:type="spellEnd"/>
    </w:p>
    <w:p w14:paraId="3A6AD662" w14:textId="77777777" w:rsidR="00F16637" w:rsidRPr="00FA67E3" w:rsidRDefault="00F16637" w:rsidP="00F16637">
      <w:pPr>
        <w:rPr>
          <w:rFonts w:asciiTheme="minorHAnsi" w:hAnsiTheme="minorHAnsi" w:cstheme="minorHAnsi"/>
          <w:sz w:val="22"/>
          <w:szCs w:val="22"/>
        </w:rPr>
      </w:pPr>
    </w:p>
    <w:p w14:paraId="2FAF37EF" w14:textId="77777777" w:rsidR="00F16637" w:rsidRPr="00FA67E3" w:rsidRDefault="00F16637" w:rsidP="00F16637">
      <w:pPr>
        <w:rPr>
          <w:rFonts w:asciiTheme="minorHAnsi" w:hAnsiTheme="minorHAnsi" w:cstheme="minorHAnsi"/>
          <w:b/>
          <w:bCs/>
          <w:color w:val="808080" w:themeColor="background1" w:themeShade="80"/>
          <w:sz w:val="22"/>
          <w:szCs w:val="22"/>
        </w:rPr>
      </w:pPr>
      <w:r w:rsidRPr="00FA67E3">
        <w:rPr>
          <w:rFonts w:asciiTheme="minorHAnsi" w:hAnsiTheme="minorHAnsi" w:cstheme="minorHAnsi"/>
          <w:b/>
          <w:bCs/>
          <w:color w:val="808080" w:themeColor="background1" w:themeShade="80"/>
          <w:sz w:val="22"/>
          <w:szCs w:val="22"/>
        </w:rPr>
        <w:t># Function to calculate performance metrics</w:t>
      </w:r>
    </w:p>
    <w:p w14:paraId="7001867E" w14:textId="77777777" w:rsidR="00F16637" w:rsidRPr="00FA67E3" w:rsidRDefault="00F16637" w:rsidP="00F16637">
      <w:pPr>
        <w:rPr>
          <w:rFonts w:asciiTheme="minorHAnsi" w:hAnsiTheme="minorHAnsi" w:cstheme="minorHAnsi"/>
          <w:sz w:val="22"/>
          <w:szCs w:val="22"/>
        </w:rPr>
      </w:pPr>
      <w:r w:rsidRPr="00FA67E3">
        <w:rPr>
          <w:rFonts w:asciiTheme="minorHAnsi" w:hAnsiTheme="minorHAnsi" w:cstheme="minorHAnsi"/>
          <w:sz w:val="22"/>
          <w:szCs w:val="22"/>
        </w:rPr>
        <w:t xml:space="preserve">def </w:t>
      </w:r>
      <w:proofErr w:type="spellStart"/>
      <w:r w:rsidRPr="00FA67E3">
        <w:rPr>
          <w:rFonts w:asciiTheme="minorHAnsi" w:hAnsiTheme="minorHAnsi" w:cstheme="minorHAnsi"/>
          <w:sz w:val="22"/>
          <w:szCs w:val="22"/>
        </w:rPr>
        <w:t>performance_metrics</w:t>
      </w:r>
      <w:proofErr w:type="spellEnd"/>
      <w:r w:rsidRPr="00FA67E3">
        <w:rPr>
          <w:rFonts w:asciiTheme="minorHAnsi" w:hAnsiTheme="minorHAnsi" w:cstheme="minorHAnsi"/>
          <w:sz w:val="22"/>
          <w:szCs w:val="22"/>
        </w:rPr>
        <w:t>(</w:t>
      </w:r>
      <w:proofErr w:type="spellStart"/>
      <w:r w:rsidRPr="00FA67E3">
        <w:rPr>
          <w:rFonts w:asciiTheme="minorHAnsi" w:hAnsiTheme="minorHAnsi" w:cstheme="minorHAnsi"/>
          <w:sz w:val="22"/>
          <w:szCs w:val="22"/>
        </w:rPr>
        <w:t>y_true</w:t>
      </w:r>
      <w:proofErr w:type="spellEnd"/>
      <w:r w:rsidRPr="00FA67E3">
        <w:rPr>
          <w:rFonts w:asciiTheme="minorHAnsi" w:hAnsiTheme="minorHAnsi" w:cstheme="minorHAnsi"/>
          <w:sz w:val="22"/>
          <w:szCs w:val="22"/>
        </w:rPr>
        <w:t xml:space="preserve">, </w:t>
      </w:r>
      <w:proofErr w:type="spellStart"/>
      <w:r w:rsidRPr="00FA67E3">
        <w:rPr>
          <w:rFonts w:asciiTheme="minorHAnsi" w:hAnsiTheme="minorHAnsi" w:cstheme="minorHAnsi"/>
          <w:sz w:val="22"/>
          <w:szCs w:val="22"/>
        </w:rPr>
        <w:t>y_pred</w:t>
      </w:r>
      <w:proofErr w:type="spellEnd"/>
      <w:r w:rsidRPr="00FA67E3">
        <w:rPr>
          <w:rFonts w:asciiTheme="minorHAnsi" w:hAnsiTheme="minorHAnsi" w:cstheme="minorHAnsi"/>
          <w:sz w:val="22"/>
          <w:szCs w:val="22"/>
        </w:rPr>
        <w:t>):</w:t>
      </w:r>
    </w:p>
    <w:p w14:paraId="0591723C" w14:textId="77777777" w:rsidR="00F16637" w:rsidRPr="00FA67E3" w:rsidRDefault="00F16637" w:rsidP="00F16637">
      <w:pPr>
        <w:rPr>
          <w:rFonts w:asciiTheme="minorHAnsi" w:hAnsiTheme="minorHAnsi" w:cstheme="minorHAnsi"/>
          <w:sz w:val="22"/>
          <w:szCs w:val="22"/>
        </w:rPr>
      </w:pPr>
      <w:r w:rsidRPr="00FA67E3">
        <w:rPr>
          <w:rFonts w:asciiTheme="minorHAnsi" w:hAnsiTheme="minorHAnsi" w:cstheme="minorHAnsi"/>
          <w:sz w:val="22"/>
          <w:szCs w:val="22"/>
        </w:rPr>
        <w:t xml:space="preserve">    print("Classification Report:")</w:t>
      </w:r>
    </w:p>
    <w:p w14:paraId="37D80EFC" w14:textId="77777777" w:rsidR="00F16637" w:rsidRPr="00FA67E3" w:rsidRDefault="00F16637" w:rsidP="00F16637">
      <w:pPr>
        <w:rPr>
          <w:rFonts w:asciiTheme="minorHAnsi" w:hAnsiTheme="minorHAnsi" w:cstheme="minorHAnsi"/>
          <w:sz w:val="22"/>
          <w:szCs w:val="22"/>
        </w:rPr>
      </w:pPr>
      <w:r w:rsidRPr="00FA67E3">
        <w:rPr>
          <w:rFonts w:asciiTheme="minorHAnsi" w:hAnsiTheme="minorHAnsi" w:cstheme="minorHAnsi"/>
          <w:sz w:val="22"/>
          <w:szCs w:val="22"/>
        </w:rPr>
        <w:t xml:space="preserve">    print(</w:t>
      </w:r>
      <w:proofErr w:type="spellStart"/>
      <w:r w:rsidRPr="00FA67E3">
        <w:rPr>
          <w:rFonts w:asciiTheme="minorHAnsi" w:hAnsiTheme="minorHAnsi" w:cstheme="minorHAnsi"/>
          <w:sz w:val="22"/>
          <w:szCs w:val="22"/>
        </w:rPr>
        <w:t>classification_report</w:t>
      </w:r>
      <w:proofErr w:type="spellEnd"/>
      <w:r w:rsidRPr="00FA67E3">
        <w:rPr>
          <w:rFonts w:asciiTheme="minorHAnsi" w:hAnsiTheme="minorHAnsi" w:cstheme="minorHAnsi"/>
          <w:sz w:val="22"/>
          <w:szCs w:val="22"/>
        </w:rPr>
        <w:t>(</w:t>
      </w:r>
      <w:proofErr w:type="spellStart"/>
      <w:r w:rsidRPr="00FA67E3">
        <w:rPr>
          <w:rFonts w:asciiTheme="minorHAnsi" w:hAnsiTheme="minorHAnsi" w:cstheme="minorHAnsi"/>
          <w:sz w:val="22"/>
          <w:szCs w:val="22"/>
        </w:rPr>
        <w:t>y_true</w:t>
      </w:r>
      <w:proofErr w:type="spellEnd"/>
      <w:r w:rsidRPr="00FA67E3">
        <w:rPr>
          <w:rFonts w:asciiTheme="minorHAnsi" w:hAnsiTheme="minorHAnsi" w:cstheme="minorHAnsi"/>
          <w:sz w:val="22"/>
          <w:szCs w:val="22"/>
        </w:rPr>
        <w:t xml:space="preserve">, </w:t>
      </w:r>
      <w:proofErr w:type="spellStart"/>
      <w:r w:rsidRPr="00FA67E3">
        <w:rPr>
          <w:rFonts w:asciiTheme="minorHAnsi" w:hAnsiTheme="minorHAnsi" w:cstheme="minorHAnsi"/>
          <w:sz w:val="22"/>
          <w:szCs w:val="22"/>
        </w:rPr>
        <w:t>y_pred</w:t>
      </w:r>
      <w:proofErr w:type="spellEnd"/>
      <w:r w:rsidRPr="00FA67E3">
        <w:rPr>
          <w:rFonts w:asciiTheme="minorHAnsi" w:hAnsiTheme="minorHAnsi" w:cstheme="minorHAnsi"/>
          <w:sz w:val="22"/>
          <w:szCs w:val="22"/>
        </w:rPr>
        <w:t>))</w:t>
      </w:r>
    </w:p>
    <w:p w14:paraId="76C3B34F" w14:textId="77777777" w:rsidR="00F16637" w:rsidRPr="00FA67E3" w:rsidRDefault="00F16637" w:rsidP="00F16637">
      <w:pPr>
        <w:rPr>
          <w:rFonts w:asciiTheme="minorHAnsi" w:hAnsiTheme="minorHAnsi" w:cstheme="minorHAnsi"/>
          <w:sz w:val="22"/>
          <w:szCs w:val="22"/>
        </w:rPr>
      </w:pPr>
      <w:r w:rsidRPr="00FA67E3">
        <w:rPr>
          <w:rFonts w:asciiTheme="minorHAnsi" w:hAnsiTheme="minorHAnsi" w:cstheme="minorHAnsi"/>
          <w:sz w:val="22"/>
          <w:szCs w:val="22"/>
        </w:rPr>
        <w:t xml:space="preserve">    print("Confusion Matrix:")</w:t>
      </w:r>
    </w:p>
    <w:p w14:paraId="4CC2CEC4" w14:textId="77777777" w:rsidR="00F16637" w:rsidRPr="00FA67E3" w:rsidRDefault="00F16637" w:rsidP="00F16637">
      <w:pPr>
        <w:rPr>
          <w:rFonts w:asciiTheme="minorHAnsi" w:hAnsiTheme="minorHAnsi" w:cstheme="minorHAnsi"/>
          <w:sz w:val="22"/>
          <w:szCs w:val="22"/>
        </w:rPr>
      </w:pPr>
      <w:r w:rsidRPr="00FA67E3">
        <w:rPr>
          <w:rFonts w:asciiTheme="minorHAnsi" w:hAnsiTheme="minorHAnsi" w:cstheme="minorHAnsi"/>
          <w:sz w:val="22"/>
          <w:szCs w:val="22"/>
        </w:rPr>
        <w:t xml:space="preserve">    print(</w:t>
      </w:r>
      <w:proofErr w:type="spellStart"/>
      <w:r w:rsidRPr="00FA67E3">
        <w:rPr>
          <w:rFonts w:asciiTheme="minorHAnsi" w:hAnsiTheme="minorHAnsi" w:cstheme="minorHAnsi"/>
          <w:sz w:val="22"/>
          <w:szCs w:val="22"/>
        </w:rPr>
        <w:t>confusion_matrix</w:t>
      </w:r>
      <w:proofErr w:type="spellEnd"/>
      <w:r w:rsidRPr="00FA67E3">
        <w:rPr>
          <w:rFonts w:asciiTheme="minorHAnsi" w:hAnsiTheme="minorHAnsi" w:cstheme="minorHAnsi"/>
          <w:sz w:val="22"/>
          <w:szCs w:val="22"/>
        </w:rPr>
        <w:t>(</w:t>
      </w:r>
      <w:proofErr w:type="spellStart"/>
      <w:r w:rsidRPr="00FA67E3">
        <w:rPr>
          <w:rFonts w:asciiTheme="minorHAnsi" w:hAnsiTheme="minorHAnsi" w:cstheme="minorHAnsi"/>
          <w:sz w:val="22"/>
          <w:szCs w:val="22"/>
        </w:rPr>
        <w:t>y_true</w:t>
      </w:r>
      <w:proofErr w:type="spellEnd"/>
      <w:r w:rsidRPr="00FA67E3">
        <w:rPr>
          <w:rFonts w:asciiTheme="minorHAnsi" w:hAnsiTheme="minorHAnsi" w:cstheme="minorHAnsi"/>
          <w:sz w:val="22"/>
          <w:szCs w:val="22"/>
        </w:rPr>
        <w:t xml:space="preserve">, </w:t>
      </w:r>
      <w:proofErr w:type="spellStart"/>
      <w:r w:rsidRPr="00FA67E3">
        <w:rPr>
          <w:rFonts w:asciiTheme="minorHAnsi" w:hAnsiTheme="minorHAnsi" w:cstheme="minorHAnsi"/>
          <w:sz w:val="22"/>
          <w:szCs w:val="22"/>
        </w:rPr>
        <w:t>y_pred</w:t>
      </w:r>
      <w:proofErr w:type="spellEnd"/>
      <w:r w:rsidRPr="00FA67E3">
        <w:rPr>
          <w:rFonts w:asciiTheme="minorHAnsi" w:hAnsiTheme="minorHAnsi" w:cstheme="minorHAnsi"/>
          <w:sz w:val="22"/>
          <w:szCs w:val="22"/>
        </w:rPr>
        <w:t>))</w:t>
      </w:r>
    </w:p>
    <w:p w14:paraId="688312C9" w14:textId="77777777" w:rsidR="00F16637" w:rsidRPr="00FA67E3" w:rsidRDefault="00F16637" w:rsidP="00F16637">
      <w:pPr>
        <w:rPr>
          <w:rFonts w:asciiTheme="minorHAnsi" w:hAnsiTheme="minorHAnsi" w:cstheme="minorHAnsi"/>
          <w:sz w:val="22"/>
          <w:szCs w:val="22"/>
        </w:rPr>
      </w:pPr>
      <w:r w:rsidRPr="00FA67E3">
        <w:rPr>
          <w:rFonts w:asciiTheme="minorHAnsi" w:hAnsiTheme="minorHAnsi" w:cstheme="minorHAnsi"/>
          <w:sz w:val="22"/>
          <w:szCs w:val="22"/>
        </w:rPr>
        <w:t xml:space="preserve">    print("ROC AUC Score:")</w:t>
      </w:r>
    </w:p>
    <w:p w14:paraId="0774A435" w14:textId="77777777" w:rsidR="00F16637" w:rsidRPr="00FA67E3" w:rsidRDefault="00F16637" w:rsidP="00F16637">
      <w:pPr>
        <w:rPr>
          <w:rFonts w:asciiTheme="minorHAnsi" w:hAnsiTheme="minorHAnsi" w:cstheme="minorHAnsi"/>
          <w:sz w:val="22"/>
          <w:szCs w:val="22"/>
        </w:rPr>
      </w:pPr>
      <w:r w:rsidRPr="00FA67E3">
        <w:rPr>
          <w:rFonts w:asciiTheme="minorHAnsi" w:hAnsiTheme="minorHAnsi" w:cstheme="minorHAnsi"/>
          <w:sz w:val="22"/>
          <w:szCs w:val="22"/>
        </w:rPr>
        <w:t xml:space="preserve">    print(</w:t>
      </w:r>
      <w:proofErr w:type="spellStart"/>
      <w:r w:rsidRPr="00FA67E3">
        <w:rPr>
          <w:rFonts w:asciiTheme="minorHAnsi" w:hAnsiTheme="minorHAnsi" w:cstheme="minorHAnsi"/>
          <w:sz w:val="22"/>
          <w:szCs w:val="22"/>
        </w:rPr>
        <w:t>roc_auc_score</w:t>
      </w:r>
      <w:proofErr w:type="spellEnd"/>
      <w:r w:rsidRPr="00FA67E3">
        <w:rPr>
          <w:rFonts w:asciiTheme="minorHAnsi" w:hAnsiTheme="minorHAnsi" w:cstheme="minorHAnsi"/>
          <w:sz w:val="22"/>
          <w:szCs w:val="22"/>
        </w:rPr>
        <w:t>(</w:t>
      </w:r>
      <w:proofErr w:type="spellStart"/>
      <w:r w:rsidRPr="00FA67E3">
        <w:rPr>
          <w:rFonts w:asciiTheme="minorHAnsi" w:hAnsiTheme="minorHAnsi" w:cstheme="minorHAnsi"/>
          <w:sz w:val="22"/>
          <w:szCs w:val="22"/>
        </w:rPr>
        <w:t>y_true</w:t>
      </w:r>
      <w:proofErr w:type="spellEnd"/>
      <w:r w:rsidRPr="00FA67E3">
        <w:rPr>
          <w:rFonts w:asciiTheme="minorHAnsi" w:hAnsiTheme="minorHAnsi" w:cstheme="minorHAnsi"/>
          <w:sz w:val="22"/>
          <w:szCs w:val="22"/>
        </w:rPr>
        <w:t xml:space="preserve">, </w:t>
      </w:r>
      <w:proofErr w:type="spellStart"/>
      <w:r w:rsidRPr="00FA67E3">
        <w:rPr>
          <w:rFonts w:asciiTheme="minorHAnsi" w:hAnsiTheme="minorHAnsi" w:cstheme="minorHAnsi"/>
          <w:sz w:val="22"/>
          <w:szCs w:val="22"/>
        </w:rPr>
        <w:t>y_pred</w:t>
      </w:r>
      <w:proofErr w:type="spellEnd"/>
      <w:r w:rsidRPr="00FA67E3">
        <w:rPr>
          <w:rFonts w:asciiTheme="minorHAnsi" w:hAnsiTheme="minorHAnsi" w:cstheme="minorHAnsi"/>
          <w:sz w:val="22"/>
          <w:szCs w:val="22"/>
        </w:rPr>
        <w:t>))</w:t>
      </w:r>
    </w:p>
    <w:p w14:paraId="20CC2A0C" w14:textId="77777777" w:rsidR="00F16637" w:rsidRPr="00FA67E3" w:rsidRDefault="00F16637" w:rsidP="00F16637">
      <w:pPr>
        <w:rPr>
          <w:rFonts w:asciiTheme="minorHAnsi" w:hAnsiTheme="minorHAnsi" w:cstheme="minorHAnsi"/>
          <w:sz w:val="22"/>
          <w:szCs w:val="22"/>
        </w:rPr>
      </w:pPr>
    </w:p>
    <w:p w14:paraId="5375C8F4" w14:textId="77777777" w:rsidR="00F16637" w:rsidRPr="00FA67E3" w:rsidRDefault="00F16637" w:rsidP="00F16637">
      <w:pPr>
        <w:rPr>
          <w:rFonts w:asciiTheme="minorHAnsi" w:hAnsiTheme="minorHAnsi" w:cstheme="minorHAnsi"/>
          <w:b/>
          <w:bCs/>
          <w:color w:val="808080" w:themeColor="background1" w:themeShade="80"/>
          <w:sz w:val="22"/>
          <w:szCs w:val="22"/>
        </w:rPr>
      </w:pPr>
      <w:r w:rsidRPr="00FA67E3">
        <w:rPr>
          <w:rFonts w:asciiTheme="minorHAnsi" w:hAnsiTheme="minorHAnsi" w:cstheme="minorHAnsi"/>
          <w:b/>
          <w:bCs/>
          <w:color w:val="808080" w:themeColor="background1" w:themeShade="80"/>
          <w:sz w:val="22"/>
          <w:szCs w:val="22"/>
        </w:rPr>
        <w:t># Load the data</w:t>
      </w:r>
    </w:p>
    <w:p w14:paraId="68AB1420" w14:textId="77777777" w:rsidR="00F16637" w:rsidRPr="00FA67E3" w:rsidRDefault="00F16637" w:rsidP="00F16637">
      <w:pPr>
        <w:rPr>
          <w:rFonts w:asciiTheme="minorHAnsi" w:hAnsiTheme="minorHAnsi" w:cstheme="minorHAnsi"/>
          <w:sz w:val="22"/>
          <w:szCs w:val="22"/>
        </w:rPr>
      </w:pPr>
      <w:proofErr w:type="spellStart"/>
      <w:r w:rsidRPr="00FA67E3">
        <w:rPr>
          <w:rFonts w:asciiTheme="minorHAnsi" w:hAnsiTheme="minorHAnsi" w:cstheme="minorHAnsi"/>
          <w:sz w:val="22"/>
          <w:szCs w:val="22"/>
        </w:rPr>
        <w:t>train_encoded</w:t>
      </w:r>
      <w:proofErr w:type="spellEnd"/>
      <w:r w:rsidRPr="00FA67E3">
        <w:rPr>
          <w:rFonts w:asciiTheme="minorHAnsi" w:hAnsiTheme="minorHAnsi" w:cstheme="minorHAnsi"/>
          <w:sz w:val="22"/>
          <w:szCs w:val="22"/>
        </w:rPr>
        <w:t xml:space="preserve"> = </w:t>
      </w:r>
      <w:proofErr w:type="spellStart"/>
      <w:r w:rsidRPr="00FA67E3">
        <w:rPr>
          <w:rFonts w:asciiTheme="minorHAnsi" w:hAnsiTheme="minorHAnsi" w:cstheme="minorHAnsi"/>
          <w:sz w:val="22"/>
          <w:szCs w:val="22"/>
        </w:rPr>
        <w:t>pd.read_csv</w:t>
      </w:r>
      <w:proofErr w:type="spellEnd"/>
      <w:r w:rsidRPr="00FA67E3">
        <w:rPr>
          <w:rFonts w:asciiTheme="minorHAnsi" w:hAnsiTheme="minorHAnsi" w:cstheme="minorHAnsi"/>
          <w:sz w:val="22"/>
          <w:szCs w:val="22"/>
        </w:rPr>
        <w:t>('</w:t>
      </w:r>
      <w:r>
        <w:rPr>
          <w:rFonts w:asciiTheme="minorHAnsi" w:hAnsiTheme="minorHAnsi" w:cstheme="minorHAnsi"/>
          <w:sz w:val="22"/>
          <w:szCs w:val="22"/>
        </w:rPr>
        <w:t>/...INPUT YOUR FILE PATHWAY.../</w:t>
      </w:r>
      <w:r w:rsidRPr="00FA67E3">
        <w:rPr>
          <w:rFonts w:asciiTheme="minorHAnsi" w:hAnsiTheme="minorHAnsi" w:cstheme="minorHAnsi"/>
          <w:sz w:val="22"/>
          <w:szCs w:val="22"/>
        </w:rPr>
        <w:t>train_encoded.csv')</w:t>
      </w:r>
    </w:p>
    <w:p w14:paraId="06300784" w14:textId="77777777" w:rsidR="00F16637" w:rsidRPr="00FA67E3" w:rsidRDefault="00F16637" w:rsidP="00F16637">
      <w:pPr>
        <w:rPr>
          <w:rFonts w:asciiTheme="minorHAnsi" w:hAnsiTheme="minorHAnsi" w:cstheme="minorHAnsi"/>
          <w:sz w:val="22"/>
          <w:szCs w:val="22"/>
        </w:rPr>
      </w:pPr>
      <w:proofErr w:type="spellStart"/>
      <w:r w:rsidRPr="00FA67E3">
        <w:rPr>
          <w:rFonts w:asciiTheme="minorHAnsi" w:hAnsiTheme="minorHAnsi" w:cstheme="minorHAnsi"/>
          <w:sz w:val="22"/>
          <w:szCs w:val="22"/>
        </w:rPr>
        <w:t>OOT_encoded</w:t>
      </w:r>
      <w:proofErr w:type="spellEnd"/>
      <w:r w:rsidRPr="00FA67E3">
        <w:rPr>
          <w:rFonts w:asciiTheme="minorHAnsi" w:hAnsiTheme="minorHAnsi" w:cstheme="minorHAnsi"/>
          <w:sz w:val="22"/>
          <w:szCs w:val="22"/>
        </w:rPr>
        <w:t xml:space="preserve"> = </w:t>
      </w:r>
      <w:proofErr w:type="spellStart"/>
      <w:r w:rsidRPr="00FA67E3">
        <w:rPr>
          <w:rFonts w:asciiTheme="minorHAnsi" w:hAnsiTheme="minorHAnsi" w:cstheme="minorHAnsi"/>
          <w:sz w:val="22"/>
          <w:szCs w:val="22"/>
        </w:rPr>
        <w:t>pd.read_csv</w:t>
      </w:r>
      <w:proofErr w:type="spellEnd"/>
      <w:r w:rsidRPr="00FA67E3">
        <w:rPr>
          <w:rFonts w:asciiTheme="minorHAnsi" w:hAnsiTheme="minorHAnsi" w:cstheme="minorHAnsi"/>
          <w:sz w:val="22"/>
          <w:szCs w:val="22"/>
        </w:rPr>
        <w:t>('</w:t>
      </w:r>
      <w:r>
        <w:rPr>
          <w:rFonts w:asciiTheme="minorHAnsi" w:hAnsiTheme="minorHAnsi" w:cstheme="minorHAnsi"/>
          <w:sz w:val="22"/>
          <w:szCs w:val="22"/>
        </w:rPr>
        <w:t>/...INPUT YOUR FILE PATHWAY.../</w:t>
      </w:r>
      <w:r w:rsidRPr="00FA67E3">
        <w:rPr>
          <w:rFonts w:asciiTheme="minorHAnsi" w:hAnsiTheme="minorHAnsi" w:cstheme="minorHAnsi"/>
          <w:sz w:val="22"/>
          <w:szCs w:val="22"/>
        </w:rPr>
        <w:t>oot_encoded.csv')</w:t>
      </w:r>
    </w:p>
    <w:p w14:paraId="7B9CF80A" w14:textId="77777777" w:rsidR="00F16637" w:rsidRPr="00FA67E3" w:rsidRDefault="00F16637" w:rsidP="00F16637">
      <w:pPr>
        <w:rPr>
          <w:rFonts w:asciiTheme="minorHAnsi" w:hAnsiTheme="minorHAnsi" w:cstheme="minorHAnsi"/>
          <w:sz w:val="22"/>
          <w:szCs w:val="22"/>
        </w:rPr>
      </w:pPr>
    </w:p>
    <w:p w14:paraId="4FE49476" w14:textId="77777777" w:rsidR="00F16637" w:rsidRPr="00FA67E3" w:rsidRDefault="00F16637" w:rsidP="00F16637">
      <w:pPr>
        <w:rPr>
          <w:rFonts w:asciiTheme="minorHAnsi" w:hAnsiTheme="minorHAnsi" w:cstheme="minorHAnsi"/>
          <w:sz w:val="22"/>
          <w:szCs w:val="22"/>
        </w:rPr>
      </w:pPr>
      <w:r w:rsidRPr="00FA67E3">
        <w:rPr>
          <w:rFonts w:asciiTheme="minorHAnsi" w:hAnsiTheme="minorHAnsi" w:cstheme="minorHAnsi"/>
          <w:sz w:val="22"/>
          <w:szCs w:val="22"/>
        </w:rPr>
        <w:t>print(</w:t>
      </w:r>
      <w:proofErr w:type="spellStart"/>
      <w:r w:rsidRPr="00FA67E3">
        <w:rPr>
          <w:rFonts w:asciiTheme="minorHAnsi" w:hAnsiTheme="minorHAnsi" w:cstheme="minorHAnsi"/>
          <w:sz w:val="22"/>
          <w:szCs w:val="22"/>
        </w:rPr>
        <w:t>train_encoded.columns</w:t>
      </w:r>
      <w:proofErr w:type="spellEnd"/>
      <w:r w:rsidRPr="00FA67E3">
        <w:rPr>
          <w:rFonts w:asciiTheme="minorHAnsi" w:hAnsiTheme="minorHAnsi" w:cstheme="minorHAnsi"/>
          <w:sz w:val="22"/>
          <w:szCs w:val="22"/>
        </w:rPr>
        <w:t>)</w:t>
      </w:r>
    </w:p>
    <w:p w14:paraId="0F206463" w14:textId="77777777" w:rsidR="00F16637" w:rsidRPr="00FA67E3" w:rsidRDefault="00F16637" w:rsidP="00F16637">
      <w:pPr>
        <w:rPr>
          <w:rFonts w:asciiTheme="minorHAnsi" w:hAnsiTheme="minorHAnsi" w:cstheme="minorHAnsi"/>
          <w:sz w:val="22"/>
          <w:szCs w:val="22"/>
        </w:rPr>
      </w:pPr>
    </w:p>
    <w:p w14:paraId="68B7E48E" w14:textId="77777777" w:rsidR="00F16637" w:rsidRPr="00FA67E3" w:rsidRDefault="00F16637" w:rsidP="00F16637">
      <w:pPr>
        <w:rPr>
          <w:rFonts w:asciiTheme="minorHAnsi" w:hAnsiTheme="minorHAnsi" w:cstheme="minorHAnsi"/>
          <w:b/>
          <w:bCs/>
          <w:color w:val="808080" w:themeColor="background1" w:themeShade="80"/>
          <w:sz w:val="22"/>
          <w:szCs w:val="22"/>
        </w:rPr>
      </w:pPr>
      <w:r w:rsidRPr="00FA67E3">
        <w:rPr>
          <w:rFonts w:asciiTheme="minorHAnsi" w:hAnsiTheme="minorHAnsi" w:cstheme="minorHAnsi"/>
          <w:b/>
          <w:bCs/>
          <w:color w:val="808080" w:themeColor="background1" w:themeShade="80"/>
          <w:sz w:val="22"/>
          <w:szCs w:val="22"/>
        </w:rPr>
        <w:t># Define the variables to exclude</w:t>
      </w:r>
    </w:p>
    <w:p w14:paraId="71C81D6F" w14:textId="77777777" w:rsidR="00F16637" w:rsidRPr="00FA67E3" w:rsidRDefault="00F16637" w:rsidP="00F16637">
      <w:pPr>
        <w:rPr>
          <w:rFonts w:asciiTheme="minorHAnsi" w:hAnsiTheme="minorHAnsi" w:cstheme="minorHAnsi"/>
          <w:sz w:val="22"/>
          <w:szCs w:val="22"/>
        </w:rPr>
      </w:pPr>
      <w:proofErr w:type="spellStart"/>
      <w:r w:rsidRPr="00FA67E3">
        <w:rPr>
          <w:rFonts w:asciiTheme="minorHAnsi" w:hAnsiTheme="minorHAnsi" w:cstheme="minorHAnsi"/>
          <w:sz w:val="22"/>
          <w:szCs w:val="22"/>
        </w:rPr>
        <w:t>excluded_variables</w:t>
      </w:r>
      <w:proofErr w:type="spellEnd"/>
      <w:r w:rsidRPr="00FA67E3">
        <w:rPr>
          <w:rFonts w:asciiTheme="minorHAnsi" w:hAnsiTheme="minorHAnsi" w:cstheme="minorHAnsi"/>
          <w:sz w:val="22"/>
          <w:szCs w:val="22"/>
        </w:rPr>
        <w:t xml:space="preserve"> = ['id', 'emp_length_3years', 'term_36months', '</w:t>
      </w:r>
      <w:proofErr w:type="spellStart"/>
      <w:r w:rsidRPr="00FA67E3">
        <w:rPr>
          <w:rFonts w:asciiTheme="minorHAnsi" w:hAnsiTheme="minorHAnsi" w:cstheme="minorHAnsi"/>
          <w:sz w:val="22"/>
          <w:szCs w:val="22"/>
        </w:rPr>
        <w:t>grade_G</w:t>
      </w:r>
      <w:proofErr w:type="spellEnd"/>
      <w:r w:rsidRPr="00FA67E3">
        <w:rPr>
          <w:rFonts w:asciiTheme="minorHAnsi" w:hAnsiTheme="minorHAnsi" w:cstheme="minorHAnsi"/>
          <w:sz w:val="22"/>
          <w:szCs w:val="22"/>
        </w:rPr>
        <w:t xml:space="preserve">', 'sub_grade_B4', </w:t>
      </w:r>
    </w:p>
    <w:p w14:paraId="251E2336" w14:textId="77777777" w:rsidR="00F16637" w:rsidRPr="00FA67E3" w:rsidRDefault="00F16637" w:rsidP="00F16637">
      <w:pPr>
        <w:rPr>
          <w:rFonts w:asciiTheme="minorHAnsi" w:hAnsiTheme="minorHAnsi" w:cstheme="minorHAnsi"/>
          <w:sz w:val="22"/>
          <w:szCs w:val="22"/>
        </w:rPr>
      </w:pPr>
      <w:r w:rsidRPr="00FA67E3">
        <w:rPr>
          <w:rFonts w:asciiTheme="minorHAnsi" w:hAnsiTheme="minorHAnsi" w:cstheme="minorHAnsi"/>
          <w:sz w:val="22"/>
          <w:szCs w:val="22"/>
        </w:rPr>
        <w:t xml:space="preserve">                      '</w:t>
      </w:r>
      <w:proofErr w:type="spellStart"/>
      <w:r w:rsidRPr="00FA67E3">
        <w:rPr>
          <w:rFonts w:asciiTheme="minorHAnsi" w:hAnsiTheme="minorHAnsi" w:cstheme="minorHAnsi"/>
          <w:sz w:val="22"/>
          <w:szCs w:val="22"/>
        </w:rPr>
        <w:t>verification_status_SourceVerifi</w:t>
      </w:r>
      <w:proofErr w:type="spellEnd"/>
      <w:r w:rsidRPr="00FA67E3">
        <w:rPr>
          <w:rFonts w:asciiTheme="minorHAnsi" w:hAnsiTheme="minorHAnsi" w:cstheme="minorHAnsi"/>
          <w:sz w:val="22"/>
          <w:szCs w:val="22"/>
        </w:rPr>
        <w:t>', '</w:t>
      </w:r>
      <w:proofErr w:type="spellStart"/>
      <w:r w:rsidRPr="00FA67E3">
        <w:rPr>
          <w:rFonts w:asciiTheme="minorHAnsi" w:hAnsiTheme="minorHAnsi" w:cstheme="minorHAnsi"/>
          <w:sz w:val="22"/>
          <w:szCs w:val="22"/>
        </w:rPr>
        <w:t>purpose_home_improvement</w:t>
      </w:r>
      <w:proofErr w:type="spellEnd"/>
      <w:r w:rsidRPr="00FA67E3">
        <w:rPr>
          <w:rFonts w:asciiTheme="minorHAnsi" w:hAnsiTheme="minorHAnsi" w:cstheme="minorHAnsi"/>
          <w:sz w:val="22"/>
          <w:szCs w:val="22"/>
        </w:rPr>
        <w:t xml:space="preserve">', </w:t>
      </w:r>
    </w:p>
    <w:p w14:paraId="10399A13" w14:textId="77777777" w:rsidR="00F16637" w:rsidRPr="00FA67E3" w:rsidRDefault="00F16637" w:rsidP="00F16637">
      <w:pPr>
        <w:rPr>
          <w:rFonts w:asciiTheme="minorHAnsi" w:hAnsiTheme="minorHAnsi" w:cstheme="minorHAnsi"/>
          <w:sz w:val="22"/>
          <w:szCs w:val="22"/>
        </w:rPr>
      </w:pPr>
      <w:r w:rsidRPr="00FA67E3">
        <w:rPr>
          <w:rFonts w:asciiTheme="minorHAnsi" w:hAnsiTheme="minorHAnsi" w:cstheme="minorHAnsi"/>
          <w:sz w:val="22"/>
          <w:szCs w:val="22"/>
        </w:rPr>
        <w:t xml:space="preserve">                      '</w:t>
      </w:r>
      <w:proofErr w:type="spellStart"/>
      <w:r w:rsidRPr="00FA67E3">
        <w:rPr>
          <w:rFonts w:asciiTheme="minorHAnsi" w:hAnsiTheme="minorHAnsi" w:cstheme="minorHAnsi"/>
          <w:sz w:val="22"/>
          <w:szCs w:val="22"/>
        </w:rPr>
        <w:t>home_ownership_RENT</w:t>
      </w:r>
      <w:proofErr w:type="spellEnd"/>
      <w:r w:rsidRPr="00FA67E3">
        <w:rPr>
          <w:rFonts w:asciiTheme="minorHAnsi" w:hAnsiTheme="minorHAnsi" w:cstheme="minorHAnsi"/>
          <w:sz w:val="22"/>
          <w:szCs w:val="22"/>
        </w:rPr>
        <w:t>', '</w:t>
      </w:r>
      <w:proofErr w:type="spellStart"/>
      <w:r w:rsidRPr="00FA67E3">
        <w:rPr>
          <w:rFonts w:asciiTheme="minorHAnsi" w:hAnsiTheme="minorHAnsi" w:cstheme="minorHAnsi"/>
          <w:sz w:val="22"/>
          <w:szCs w:val="22"/>
        </w:rPr>
        <w:t>application_type_JointApp</w:t>
      </w:r>
      <w:proofErr w:type="spellEnd"/>
      <w:r w:rsidRPr="00FA67E3">
        <w:rPr>
          <w:rFonts w:asciiTheme="minorHAnsi" w:hAnsiTheme="minorHAnsi" w:cstheme="minorHAnsi"/>
          <w:sz w:val="22"/>
          <w:szCs w:val="22"/>
        </w:rPr>
        <w:t>', 'bad']</w:t>
      </w:r>
    </w:p>
    <w:p w14:paraId="0CD87B02" w14:textId="77777777" w:rsidR="00F16637" w:rsidRPr="00FA67E3" w:rsidRDefault="00F16637" w:rsidP="00F16637">
      <w:pPr>
        <w:rPr>
          <w:rFonts w:asciiTheme="minorHAnsi" w:hAnsiTheme="minorHAnsi" w:cstheme="minorHAnsi"/>
          <w:sz w:val="22"/>
          <w:szCs w:val="22"/>
        </w:rPr>
      </w:pPr>
    </w:p>
    <w:p w14:paraId="67F3C6BA" w14:textId="77777777" w:rsidR="00F16637" w:rsidRPr="00FA67E3" w:rsidRDefault="00F16637" w:rsidP="00F16637">
      <w:pPr>
        <w:rPr>
          <w:rFonts w:asciiTheme="minorHAnsi" w:hAnsiTheme="minorHAnsi" w:cstheme="minorHAnsi"/>
          <w:b/>
          <w:bCs/>
          <w:color w:val="808080" w:themeColor="background1" w:themeShade="80"/>
          <w:sz w:val="22"/>
          <w:szCs w:val="22"/>
        </w:rPr>
      </w:pPr>
      <w:r w:rsidRPr="00FA67E3">
        <w:rPr>
          <w:rFonts w:asciiTheme="minorHAnsi" w:hAnsiTheme="minorHAnsi" w:cstheme="minorHAnsi"/>
          <w:b/>
          <w:bCs/>
          <w:color w:val="808080" w:themeColor="background1" w:themeShade="80"/>
          <w:sz w:val="22"/>
          <w:szCs w:val="22"/>
        </w:rPr>
        <w:t># Define predictors excluding the specified variables and the target variable</w:t>
      </w:r>
    </w:p>
    <w:p w14:paraId="0E1BC6F5" w14:textId="77777777" w:rsidR="00F16637" w:rsidRPr="00FA67E3" w:rsidRDefault="00F16637" w:rsidP="00F16637">
      <w:pPr>
        <w:rPr>
          <w:rFonts w:asciiTheme="minorHAnsi" w:hAnsiTheme="minorHAnsi" w:cstheme="minorHAnsi"/>
          <w:sz w:val="22"/>
          <w:szCs w:val="22"/>
        </w:rPr>
      </w:pPr>
      <w:r w:rsidRPr="00FA67E3">
        <w:rPr>
          <w:rFonts w:asciiTheme="minorHAnsi" w:hAnsiTheme="minorHAnsi" w:cstheme="minorHAnsi"/>
          <w:sz w:val="22"/>
          <w:szCs w:val="22"/>
        </w:rPr>
        <w:t xml:space="preserve">predictors = [col for col in </w:t>
      </w:r>
      <w:proofErr w:type="spellStart"/>
      <w:r w:rsidRPr="00FA67E3">
        <w:rPr>
          <w:rFonts w:asciiTheme="minorHAnsi" w:hAnsiTheme="minorHAnsi" w:cstheme="minorHAnsi"/>
          <w:sz w:val="22"/>
          <w:szCs w:val="22"/>
        </w:rPr>
        <w:t>train_encoded.columns</w:t>
      </w:r>
      <w:proofErr w:type="spellEnd"/>
      <w:r w:rsidRPr="00FA67E3">
        <w:rPr>
          <w:rFonts w:asciiTheme="minorHAnsi" w:hAnsiTheme="minorHAnsi" w:cstheme="minorHAnsi"/>
          <w:sz w:val="22"/>
          <w:szCs w:val="22"/>
        </w:rPr>
        <w:t xml:space="preserve"> if col not in </w:t>
      </w:r>
      <w:proofErr w:type="spellStart"/>
      <w:r w:rsidRPr="00FA67E3">
        <w:rPr>
          <w:rFonts w:asciiTheme="minorHAnsi" w:hAnsiTheme="minorHAnsi" w:cstheme="minorHAnsi"/>
          <w:sz w:val="22"/>
          <w:szCs w:val="22"/>
        </w:rPr>
        <w:t>excluded_variables</w:t>
      </w:r>
      <w:proofErr w:type="spellEnd"/>
      <w:r w:rsidRPr="00FA67E3">
        <w:rPr>
          <w:rFonts w:asciiTheme="minorHAnsi" w:hAnsiTheme="minorHAnsi" w:cstheme="minorHAnsi"/>
          <w:sz w:val="22"/>
          <w:szCs w:val="22"/>
        </w:rPr>
        <w:t>]</w:t>
      </w:r>
    </w:p>
    <w:p w14:paraId="5AAC625E" w14:textId="77777777" w:rsidR="00F16637" w:rsidRPr="00FA67E3" w:rsidRDefault="00F16637" w:rsidP="00F16637">
      <w:pPr>
        <w:rPr>
          <w:rFonts w:asciiTheme="minorHAnsi" w:hAnsiTheme="minorHAnsi" w:cstheme="minorHAnsi"/>
          <w:sz w:val="22"/>
          <w:szCs w:val="22"/>
        </w:rPr>
      </w:pPr>
    </w:p>
    <w:p w14:paraId="2246A749" w14:textId="77777777" w:rsidR="00F16637" w:rsidRPr="00FA67E3" w:rsidRDefault="00F16637" w:rsidP="00F16637">
      <w:pPr>
        <w:rPr>
          <w:rFonts w:asciiTheme="minorHAnsi" w:hAnsiTheme="minorHAnsi" w:cstheme="minorHAnsi"/>
          <w:b/>
          <w:bCs/>
          <w:color w:val="808080" w:themeColor="background1" w:themeShade="80"/>
          <w:sz w:val="22"/>
          <w:szCs w:val="22"/>
        </w:rPr>
      </w:pPr>
      <w:r w:rsidRPr="00FA67E3">
        <w:rPr>
          <w:rFonts w:asciiTheme="minorHAnsi" w:hAnsiTheme="minorHAnsi" w:cstheme="minorHAnsi"/>
          <w:b/>
          <w:bCs/>
          <w:color w:val="808080" w:themeColor="background1" w:themeShade="80"/>
          <w:sz w:val="22"/>
          <w:szCs w:val="22"/>
        </w:rPr>
        <w:t># Calculate VIF</w:t>
      </w:r>
    </w:p>
    <w:p w14:paraId="0B8C6E05" w14:textId="77777777" w:rsidR="00F16637" w:rsidRPr="00FA67E3" w:rsidRDefault="00F16637" w:rsidP="00F16637">
      <w:pPr>
        <w:rPr>
          <w:rFonts w:asciiTheme="minorHAnsi" w:hAnsiTheme="minorHAnsi" w:cstheme="minorHAnsi"/>
          <w:sz w:val="22"/>
          <w:szCs w:val="22"/>
        </w:rPr>
      </w:pPr>
      <w:r w:rsidRPr="00FA67E3">
        <w:rPr>
          <w:rFonts w:asciiTheme="minorHAnsi" w:hAnsiTheme="minorHAnsi" w:cstheme="minorHAnsi"/>
          <w:sz w:val="22"/>
          <w:szCs w:val="22"/>
        </w:rPr>
        <w:t xml:space="preserve">X = </w:t>
      </w:r>
      <w:proofErr w:type="spellStart"/>
      <w:r w:rsidRPr="00FA67E3">
        <w:rPr>
          <w:rFonts w:asciiTheme="minorHAnsi" w:hAnsiTheme="minorHAnsi" w:cstheme="minorHAnsi"/>
          <w:sz w:val="22"/>
          <w:szCs w:val="22"/>
        </w:rPr>
        <w:t>sm.add_constant</w:t>
      </w:r>
      <w:proofErr w:type="spellEnd"/>
      <w:r w:rsidRPr="00FA67E3">
        <w:rPr>
          <w:rFonts w:asciiTheme="minorHAnsi" w:hAnsiTheme="minorHAnsi" w:cstheme="minorHAnsi"/>
          <w:sz w:val="22"/>
          <w:szCs w:val="22"/>
        </w:rPr>
        <w:t>(</w:t>
      </w:r>
      <w:proofErr w:type="spellStart"/>
      <w:r w:rsidRPr="00FA67E3">
        <w:rPr>
          <w:rFonts w:asciiTheme="minorHAnsi" w:hAnsiTheme="minorHAnsi" w:cstheme="minorHAnsi"/>
          <w:sz w:val="22"/>
          <w:szCs w:val="22"/>
        </w:rPr>
        <w:t>train_encoded</w:t>
      </w:r>
      <w:proofErr w:type="spellEnd"/>
      <w:r w:rsidRPr="00FA67E3">
        <w:rPr>
          <w:rFonts w:asciiTheme="minorHAnsi" w:hAnsiTheme="minorHAnsi" w:cstheme="minorHAnsi"/>
          <w:sz w:val="22"/>
          <w:szCs w:val="22"/>
        </w:rPr>
        <w:t>[predictors])</w:t>
      </w:r>
    </w:p>
    <w:p w14:paraId="256568C5" w14:textId="77777777" w:rsidR="00F16637" w:rsidRPr="00FA67E3" w:rsidRDefault="00F16637" w:rsidP="00F16637">
      <w:pPr>
        <w:rPr>
          <w:rFonts w:asciiTheme="minorHAnsi" w:hAnsiTheme="minorHAnsi" w:cstheme="minorHAnsi"/>
          <w:sz w:val="22"/>
          <w:szCs w:val="22"/>
        </w:rPr>
      </w:pPr>
      <w:proofErr w:type="spellStart"/>
      <w:r w:rsidRPr="00FA67E3">
        <w:rPr>
          <w:rFonts w:asciiTheme="minorHAnsi" w:hAnsiTheme="minorHAnsi" w:cstheme="minorHAnsi"/>
          <w:sz w:val="22"/>
          <w:szCs w:val="22"/>
        </w:rPr>
        <w:t>vif</w:t>
      </w:r>
      <w:proofErr w:type="spellEnd"/>
      <w:r w:rsidRPr="00FA67E3">
        <w:rPr>
          <w:rFonts w:asciiTheme="minorHAnsi" w:hAnsiTheme="minorHAnsi" w:cstheme="minorHAnsi"/>
          <w:sz w:val="22"/>
          <w:szCs w:val="22"/>
        </w:rPr>
        <w:t xml:space="preserve"> = </w:t>
      </w:r>
      <w:proofErr w:type="spellStart"/>
      <w:r w:rsidRPr="00FA67E3">
        <w:rPr>
          <w:rFonts w:asciiTheme="minorHAnsi" w:hAnsiTheme="minorHAnsi" w:cstheme="minorHAnsi"/>
          <w:sz w:val="22"/>
          <w:szCs w:val="22"/>
        </w:rPr>
        <w:t>pd.DataFrame</w:t>
      </w:r>
      <w:proofErr w:type="spellEnd"/>
      <w:r w:rsidRPr="00FA67E3">
        <w:rPr>
          <w:rFonts w:asciiTheme="minorHAnsi" w:hAnsiTheme="minorHAnsi" w:cstheme="minorHAnsi"/>
          <w:sz w:val="22"/>
          <w:szCs w:val="22"/>
        </w:rPr>
        <w:t>()</w:t>
      </w:r>
    </w:p>
    <w:p w14:paraId="3E7114D3" w14:textId="77777777" w:rsidR="00F16637" w:rsidRPr="00FA67E3" w:rsidRDefault="00F16637" w:rsidP="00F16637">
      <w:pPr>
        <w:rPr>
          <w:rFonts w:asciiTheme="minorHAnsi" w:hAnsiTheme="minorHAnsi" w:cstheme="minorHAnsi"/>
          <w:sz w:val="22"/>
          <w:szCs w:val="22"/>
        </w:rPr>
      </w:pPr>
      <w:proofErr w:type="spellStart"/>
      <w:r w:rsidRPr="00FA67E3">
        <w:rPr>
          <w:rFonts w:asciiTheme="minorHAnsi" w:hAnsiTheme="minorHAnsi" w:cstheme="minorHAnsi"/>
          <w:sz w:val="22"/>
          <w:szCs w:val="22"/>
        </w:rPr>
        <w:t>vif</w:t>
      </w:r>
      <w:proofErr w:type="spellEnd"/>
      <w:r w:rsidRPr="00FA67E3">
        <w:rPr>
          <w:rFonts w:asciiTheme="minorHAnsi" w:hAnsiTheme="minorHAnsi" w:cstheme="minorHAnsi"/>
          <w:sz w:val="22"/>
          <w:szCs w:val="22"/>
        </w:rPr>
        <w:t>["VIF Factor"] = [</w:t>
      </w:r>
      <w:proofErr w:type="spellStart"/>
      <w:r w:rsidRPr="00FA67E3">
        <w:rPr>
          <w:rFonts w:asciiTheme="minorHAnsi" w:hAnsiTheme="minorHAnsi" w:cstheme="minorHAnsi"/>
          <w:sz w:val="22"/>
          <w:szCs w:val="22"/>
        </w:rPr>
        <w:t>variance_inflation_factor</w:t>
      </w:r>
      <w:proofErr w:type="spellEnd"/>
      <w:r w:rsidRPr="00FA67E3">
        <w:rPr>
          <w:rFonts w:asciiTheme="minorHAnsi" w:hAnsiTheme="minorHAnsi" w:cstheme="minorHAnsi"/>
          <w:sz w:val="22"/>
          <w:szCs w:val="22"/>
        </w:rPr>
        <w:t>(</w:t>
      </w:r>
      <w:proofErr w:type="spellStart"/>
      <w:r w:rsidRPr="00FA67E3">
        <w:rPr>
          <w:rFonts w:asciiTheme="minorHAnsi" w:hAnsiTheme="minorHAnsi" w:cstheme="minorHAnsi"/>
          <w:sz w:val="22"/>
          <w:szCs w:val="22"/>
        </w:rPr>
        <w:t>X.values</w:t>
      </w:r>
      <w:proofErr w:type="spellEnd"/>
      <w:r w:rsidRPr="00FA67E3">
        <w:rPr>
          <w:rFonts w:asciiTheme="minorHAnsi" w:hAnsiTheme="minorHAnsi" w:cstheme="minorHAnsi"/>
          <w:sz w:val="22"/>
          <w:szCs w:val="22"/>
        </w:rPr>
        <w:t xml:space="preserve">, </w:t>
      </w:r>
      <w:proofErr w:type="spellStart"/>
      <w:r w:rsidRPr="00FA67E3">
        <w:rPr>
          <w:rFonts w:asciiTheme="minorHAnsi" w:hAnsiTheme="minorHAnsi" w:cstheme="minorHAnsi"/>
          <w:sz w:val="22"/>
          <w:szCs w:val="22"/>
        </w:rPr>
        <w:t>i</w:t>
      </w:r>
      <w:proofErr w:type="spellEnd"/>
      <w:r w:rsidRPr="00FA67E3">
        <w:rPr>
          <w:rFonts w:asciiTheme="minorHAnsi" w:hAnsiTheme="minorHAnsi" w:cstheme="minorHAnsi"/>
          <w:sz w:val="22"/>
          <w:szCs w:val="22"/>
        </w:rPr>
        <w:t xml:space="preserve">) for </w:t>
      </w:r>
      <w:proofErr w:type="spellStart"/>
      <w:r w:rsidRPr="00FA67E3">
        <w:rPr>
          <w:rFonts w:asciiTheme="minorHAnsi" w:hAnsiTheme="minorHAnsi" w:cstheme="minorHAnsi"/>
          <w:sz w:val="22"/>
          <w:szCs w:val="22"/>
        </w:rPr>
        <w:t>i</w:t>
      </w:r>
      <w:proofErr w:type="spellEnd"/>
      <w:r w:rsidRPr="00FA67E3">
        <w:rPr>
          <w:rFonts w:asciiTheme="minorHAnsi" w:hAnsiTheme="minorHAnsi" w:cstheme="minorHAnsi"/>
          <w:sz w:val="22"/>
          <w:szCs w:val="22"/>
        </w:rPr>
        <w:t xml:space="preserve"> in range(</w:t>
      </w:r>
      <w:proofErr w:type="spellStart"/>
      <w:r w:rsidRPr="00FA67E3">
        <w:rPr>
          <w:rFonts w:asciiTheme="minorHAnsi" w:hAnsiTheme="minorHAnsi" w:cstheme="minorHAnsi"/>
          <w:sz w:val="22"/>
          <w:szCs w:val="22"/>
        </w:rPr>
        <w:t>X.shape</w:t>
      </w:r>
      <w:proofErr w:type="spellEnd"/>
      <w:r w:rsidRPr="00FA67E3">
        <w:rPr>
          <w:rFonts w:asciiTheme="minorHAnsi" w:hAnsiTheme="minorHAnsi" w:cstheme="minorHAnsi"/>
          <w:sz w:val="22"/>
          <w:szCs w:val="22"/>
        </w:rPr>
        <w:t>[1])]</w:t>
      </w:r>
    </w:p>
    <w:p w14:paraId="1338B287" w14:textId="77777777" w:rsidR="00F16637" w:rsidRPr="00FA67E3" w:rsidRDefault="00F16637" w:rsidP="00F16637">
      <w:pPr>
        <w:rPr>
          <w:rFonts w:asciiTheme="minorHAnsi" w:hAnsiTheme="minorHAnsi" w:cstheme="minorHAnsi"/>
          <w:sz w:val="22"/>
          <w:szCs w:val="22"/>
        </w:rPr>
      </w:pPr>
      <w:proofErr w:type="spellStart"/>
      <w:r w:rsidRPr="00FA67E3">
        <w:rPr>
          <w:rFonts w:asciiTheme="minorHAnsi" w:hAnsiTheme="minorHAnsi" w:cstheme="minorHAnsi"/>
          <w:sz w:val="22"/>
          <w:szCs w:val="22"/>
        </w:rPr>
        <w:t>vif</w:t>
      </w:r>
      <w:proofErr w:type="spellEnd"/>
      <w:r w:rsidRPr="00FA67E3">
        <w:rPr>
          <w:rFonts w:asciiTheme="minorHAnsi" w:hAnsiTheme="minorHAnsi" w:cstheme="minorHAnsi"/>
          <w:sz w:val="22"/>
          <w:szCs w:val="22"/>
        </w:rPr>
        <w:t xml:space="preserve">["features"] = </w:t>
      </w:r>
      <w:proofErr w:type="spellStart"/>
      <w:r w:rsidRPr="00FA67E3">
        <w:rPr>
          <w:rFonts w:asciiTheme="minorHAnsi" w:hAnsiTheme="minorHAnsi" w:cstheme="minorHAnsi"/>
          <w:sz w:val="22"/>
          <w:szCs w:val="22"/>
        </w:rPr>
        <w:t>X.columns</w:t>
      </w:r>
      <w:proofErr w:type="spellEnd"/>
    </w:p>
    <w:p w14:paraId="0125B0A6" w14:textId="77777777" w:rsidR="00F16637" w:rsidRPr="00FA67E3" w:rsidRDefault="00F16637" w:rsidP="00F16637">
      <w:pPr>
        <w:rPr>
          <w:rFonts w:asciiTheme="minorHAnsi" w:hAnsiTheme="minorHAnsi" w:cstheme="minorHAnsi"/>
          <w:sz w:val="22"/>
          <w:szCs w:val="22"/>
        </w:rPr>
      </w:pPr>
    </w:p>
    <w:p w14:paraId="1DF68E59" w14:textId="77777777" w:rsidR="00F16637" w:rsidRPr="00FA67E3" w:rsidRDefault="00F16637" w:rsidP="00F16637">
      <w:pPr>
        <w:rPr>
          <w:rFonts w:asciiTheme="minorHAnsi" w:hAnsiTheme="minorHAnsi" w:cstheme="minorHAnsi"/>
          <w:b/>
          <w:bCs/>
          <w:sz w:val="22"/>
          <w:szCs w:val="22"/>
        </w:rPr>
      </w:pPr>
      <w:r w:rsidRPr="00FA67E3">
        <w:rPr>
          <w:rFonts w:asciiTheme="minorHAnsi" w:hAnsiTheme="minorHAnsi" w:cstheme="minorHAnsi"/>
          <w:b/>
          <w:bCs/>
          <w:color w:val="808080" w:themeColor="background1" w:themeShade="80"/>
          <w:sz w:val="22"/>
          <w:szCs w:val="22"/>
        </w:rPr>
        <w:t># Identify variables with VIF greater than 5 (indicative of multicollinearity)</w:t>
      </w:r>
    </w:p>
    <w:p w14:paraId="16BFAF19" w14:textId="77777777" w:rsidR="00F16637" w:rsidRPr="00FA67E3" w:rsidRDefault="00F16637" w:rsidP="00F16637">
      <w:pPr>
        <w:rPr>
          <w:rFonts w:asciiTheme="minorHAnsi" w:hAnsiTheme="minorHAnsi" w:cstheme="minorHAnsi"/>
          <w:sz w:val="22"/>
          <w:szCs w:val="22"/>
        </w:rPr>
      </w:pPr>
      <w:proofErr w:type="spellStart"/>
      <w:r w:rsidRPr="00FA67E3">
        <w:rPr>
          <w:rFonts w:asciiTheme="minorHAnsi" w:hAnsiTheme="minorHAnsi" w:cstheme="minorHAnsi"/>
          <w:sz w:val="22"/>
          <w:szCs w:val="22"/>
        </w:rPr>
        <w:t>high_vif_predictors</w:t>
      </w:r>
      <w:proofErr w:type="spellEnd"/>
      <w:r w:rsidRPr="00FA67E3">
        <w:rPr>
          <w:rFonts w:asciiTheme="minorHAnsi" w:hAnsiTheme="minorHAnsi" w:cstheme="minorHAnsi"/>
          <w:sz w:val="22"/>
          <w:szCs w:val="22"/>
        </w:rPr>
        <w:t xml:space="preserve"> = </w:t>
      </w:r>
      <w:proofErr w:type="spellStart"/>
      <w:r w:rsidRPr="00FA67E3">
        <w:rPr>
          <w:rFonts w:asciiTheme="minorHAnsi" w:hAnsiTheme="minorHAnsi" w:cstheme="minorHAnsi"/>
          <w:sz w:val="22"/>
          <w:szCs w:val="22"/>
        </w:rPr>
        <w:t>vif</w:t>
      </w:r>
      <w:proofErr w:type="spellEnd"/>
      <w:r w:rsidRPr="00FA67E3">
        <w:rPr>
          <w:rFonts w:asciiTheme="minorHAnsi" w:hAnsiTheme="minorHAnsi" w:cstheme="minorHAnsi"/>
          <w:sz w:val="22"/>
          <w:szCs w:val="22"/>
        </w:rPr>
        <w:t>[</w:t>
      </w:r>
      <w:proofErr w:type="spellStart"/>
      <w:r w:rsidRPr="00FA67E3">
        <w:rPr>
          <w:rFonts w:asciiTheme="minorHAnsi" w:hAnsiTheme="minorHAnsi" w:cstheme="minorHAnsi"/>
          <w:sz w:val="22"/>
          <w:szCs w:val="22"/>
        </w:rPr>
        <w:t>vif</w:t>
      </w:r>
      <w:proofErr w:type="spellEnd"/>
      <w:r w:rsidRPr="00FA67E3">
        <w:rPr>
          <w:rFonts w:asciiTheme="minorHAnsi" w:hAnsiTheme="minorHAnsi" w:cstheme="minorHAnsi"/>
          <w:sz w:val="22"/>
          <w:szCs w:val="22"/>
        </w:rPr>
        <w:t>["VIF Factor"] &gt; 5]["features"].</w:t>
      </w:r>
      <w:proofErr w:type="spellStart"/>
      <w:r w:rsidRPr="00FA67E3">
        <w:rPr>
          <w:rFonts w:asciiTheme="minorHAnsi" w:hAnsiTheme="minorHAnsi" w:cstheme="minorHAnsi"/>
          <w:sz w:val="22"/>
          <w:szCs w:val="22"/>
        </w:rPr>
        <w:t>tolist</w:t>
      </w:r>
      <w:proofErr w:type="spellEnd"/>
      <w:r w:rsidRPr="00FA67E3">
        <w:rPr>
          <w:rFonts w:asciiTheme="minorHAnsi" w:hAnsiTheme="minorHAnsi" w:cstheme="minorHAnsi"/>
          <w:sz w:val="22"/>
          <w:szCs w:val="22"/>
        </w:rPr>
        <w:t>()</w:t>
      </w:r>
    </w:p>
    <w:p w14:paraId="52AD0AFD" w14:textId="77777777" w:rsidR="00F16637" w:rsidRPr="00FA67E3" w:rsidRDefault="00F16637" w:rsidP="00F16637">
      <w:pPr>
        <w:rPr>
          <w:rFonts w:asciiTheme="minorHAnsi" w:hAnsiTheme="minorHAnsi" w:cstheme="minorHAnsi"/>
          <w:sz w:val="22"/>
          <w:szCs w:val="22"/>
        </w:rPr>
      </w:pPr>
    </w:p>
    <w:p w14:paraId="538B773E" w14:textId="77777777" w:rsidR="00F16637" w:rsidRPr="00FA67E3" w:rsidRDefault="00F16637" w:rsidP="00F16637">
      <w:pPr>
        <w:rPr>
          <w:rFonts w:asciiTheme="minorHAnsi" w:hAnsiTheme="minorHAnsi" w:cstheme="minorHAnsi"/>
          <w:b/>
          <w:bCs/>
          <w:color w:val="808080" w:themeColor="background1" w:themeShade="80"/>
          <w:sz w:val="22"/>
          <w:szCs w:val="22"/>
        </w:rPr>
      </w:pPr>
      <w:r w:rsidRPr="00FA67E3">
        <w:rPr>
          <w:rFonts w:asciiTheme="minorHAnsi" w:hAnsiTheme="minorHAnsi" w:cstheme="minorHAnsi"/>
          <w:b/>
          <w:bCs/>
          <w:color w:val="808080" w:themeColor="background1" w:themeShade="80"/>
          <w:sz w:val="22"/>
          <w:szCs w:val="22"/>
        </w:rPr>
        <w:t># Remove predictors with high VIF from the list of predictors</w:t>
      </w:r>
    </w:p>
    <w:p w14:paraId="286A7A43" w14:textId="77777777" w:rsidR="00F16637" w:rsidRPr="00FA67E3" w:rsidRDefault="00F16637" w:rsidP="00F16637">
      <w:pPr>
        <w:rPr>
          <w:rFonts w:asciiTheme="minorHAnsi" w:hAnsiTheme="minorHAnsi" w:cstheme="minorHAnsi"/>
          <w:sz w:val="22"/>
          <w:szCs w:val="22"/>
        </w:rPr>
      </w:pPr>
      <w:r w:rsidRPr="00FA67E3">
        <w:rPr>
          <w:rFonts w:asciiTheme="minorHAnsi" w:hAnsiTheme="minorHAnsi" w:cstheme="minorHAnsi"/>
          <w:sz w:val="22"/>
          <w:szCs w:val="22"/>
        </w:rPr>
        <w:t xml:space="preserve">predictors = [pred for pred in predictors if pred not in </w:t>
      </w:r>
      <w:proofErr w:type="spellStart"/>
      <w:r w:rsidRPr="00FA67E3">
        <w:rPr>
          <w:rFonts w:asciiTheme="minorHAnsi" w:hAnsiTheme="minorHAnsi" w:cstheme="minorHAnsi"/>
          <w:sz w:val="22"/>
          <w:szCs w:val="22"/>
        </w:rPr>
        <w:t>high_vif_predictors</w:t>
      </w:r>
      <w:proofErr w:type="spellEnd"/>
      <w:r w:rsidRPr="00FA67E3">
        <w:rPr>
          <w:rFonts w:asciiTheme="minorHAnsi" w:hAnsiTheme="minorHAnsi" w:cstheme="minorHAnsi"/>
          <w:sz w:val="22"/>
          <w:szCs w:val="22"/>
        </w:rPr>
        <w:t>]</w:t>
      </w:r>
    </w:p>
    <w:p w14:paraId="17E13608" w14:textId="77777777" w:rsidR="00F16637" w:rsidRPr="00FA67E3" w:rsidRDefault="00F16637" w:rsidP="00F16637">
      <w:pPr>
        <w:rPr>
          <w:rFonts w:asciiTheme="minorHAnsi" w:hAnsiTheme="minorHAnsi" w:cstheme="minorHAnsi"/>
          <w:sz w:val="22"/>
          <w:szCs w:val="22"/>
        </w:rPr>
      </w:pPr>
    </w:p>
    <w:p w14:paraId="35E294A4" w14:textId="77777777" w:rsidR="00F16637" w:rsidRPr="00FA67E3" w:rsidRDefault="00F16637" w:rsidP="00F16637">
      <w:pPr>
        <w:rPr>
          <w:rFonts w:asciiTheme="minorHAnsi" w:hAnsiTheme="minorHAnsi" w:cstheme="minorHAnsi"/>
          <w:b/>
          <w:bCs/>
          <w:color w:val="808080" w:themeColor="background1" w:themeShade="80"/>
          <w:sz w:val="22"/>
          <w:szCs w:val="22"/>
        </w:rPr>
      </w:pPr>
      <w:r w:rsidRPr="00FA67E3">
        <w:rPr>
          <w:rFonts w:asciiTheme="minorHAnsi" w:hAnsiTheme="minorHAnsi" w:cstheme="minorHAnsi"/>
          <w:b/>
          <w:bCs/>
          <w:color w:val="808080" w:themeColor="background1" w:themeShade="80"/>
          <w:sz w:val="22"/>
          <w:szCs w:val="22"/>
        </w:rPr>
        <w:t># Store the target variable temporarily</w:t>
      </w:r>
    </w:p>
    <w:p w14:paraId="506D3936" w14:textId="77777777" w:rsidR="00F16637" w:rsidRPr="00FA67E3" w:rsidRDefault="00F16637" w:rsidP="00F16637">
      <w:pPr>
        <w:rPr>
          <w:rFonts w:asciiTheme="minorHAnsi" w:hAnsiTheme="minorHAnsi" w:cstheme="minorHAnsi"/>
          <w:sz w:val="22"/>
          <w:szCs w:val="22"/>
        </w:rPr>
      </w:pPr>
      <w:proofErr w:type="spellStart"/>
      <w:r w:rsidRPr="00FA67E3">
        <w:rPr>
          <w:rFonts w:asciiTheme="minorHAnsi" w:hAnsiTheme="minorHAnsi" w:cstheme="minorHAnsi"/>
          <w:sz w:val="22"/>
          <w:szCs w:val="22"/>
        </w:rPr>
        <w:t>OOT_bad</w:t>
      </w:r>
      <w:proofErr w:type="spellEnd"/>
      <w:r w:rsidRPr="00FA67E3">
        <w:rPr>
          <w:rFonts w:asciiTheme="minorHAnsi" w:hAnsiTheme="minorHAnsi" w:cstheme="minorHAnsi"/>
          <w:sz w:val="22"/>
          <w:szCs w:val="22"/>
        </w:rPr>
        <w:t xml:space="preserve"> = </w:t>
      </w:r>
      <w:proofErr w:type="spellStart"/>
      <w:r w:rsidRPr="00FA67E3">
        <w:rPr>
          <w:rFonts w:asciiTheme="minorHAnsi" w:hAnsiTheme="minorHAnsi" w:cstheme="minorHAnsi"/>
          <w:sz w:val="22"/>
          <w:szCs w:val="22"/>
        </w:rPr>
        <w:t>OOT_encoded</w:t>
      </w:r>
      <w:proofErr w:type="spellEnd"/>
      <w:r w:rsidRPr="00FA67E3">
        <w:rPr>
          <w:rFonts w:asciiTheme="minorHAnsi" w:hAnsiTheme="minorHAnsi" w:cstheme="minorHAnsi"/>
          <w:sz w:val="22"/>
          <w:szCs w:val="22"/>
        </w:rPr>
        <w:t>['bad']</w:t>
      </w:r>
    </w:p>
    <w:p w14:paraId="09389A19" w14:textId="77777777" w:rsidR="00F16637" w:rsidRPr="00FA67E3" w:rsidRDefault="00F16637" w:rsidP="00F16637">
      <w:pPr>
        <w:rPr>
          <w:rFonts w:asciiTheme="minorHAnsi" w:hAnsiTheme="minorHAnsi" w:cstheme="minorHAnsi"/>
          <w:sz w:val="22"/>
          <w:szCs w:val="22"/>
        </w:rPr>
      </w:pPr>
    </w:p>
    <w:p w14:paraId="5B7C5D83" w14:textId="77777777" w:rsidR="00F16637" w:rsidRPr="00FA67E3" w:rsidRDefault="00F16637" w:rsidP="00F16637">
      <w:pPr>
        <w:rPr>
          <w:rFonts w:asciiTheme="minorHAnsi" w:hAnsiTheme="minorHAnsi" w:cstheme="minorHAnsi"/>
          <w:b/>
          <w:bCs/>
          <w:color w:val="808080" w:themeColor="background1" w:themeShade="80"/>
          <w:sz w:val="22"/>
          <w:szCs w:val="22"/>
        </w:rPr>
      </w:pPr>
      <w:r w:rsidRPr="00FA67E3">
        <w:rPr>
          <w:rFonts w:asciiTheme="minorHAnsi" w:hAnsiTheme="minorHAnsi" w:cstheme="minorHAnsi"/>
          <w:b/>
          <w:bCs/>
          <w:color w:val="808080" w:themeColor="background1" w:themeShade="80"/>
          <w:sz w:val="22"/>
          <w:szCs w:val="22"/>
        </w:rPr>
        <w:t xml:space="preserve"># Check if excluded variables are in </w:t>
      </w:r>
      <w:proofErr w:type="spellStart"/>
      <w:r w:rsidRPr="00FA67E3">
        <w:rPr>
          <w:rFonts w:asciiTheme="minorHAnsi" w:hAnsiTheme="minorHAnsi" w:cstheme="minorHAnsi"/>
          <w:b/>
          <w:bCs/>
          <w:color w:val="808080" w:themeColor="background1" w:themeShade="80"/>
          <w:sz w:val="22"/>
          <w:szCs w:val="22"/>
        </w:rPr>
        <w:t>OOT_encoded</w:t>
      </w:r>
      <w:proofErr w:type="spellEnd"/>
      <w:r w:rsidRPr="00FA67E3">
        <w:rPr>
          <w:rFonts w:asciiTheme="minorHAnsi" w:hAnsiTheme="minorHAnsi" w:cstheme="minorHAnsi"/>
          <w:b/>
          <w:bCs/>
          <w:color w:val="808080" w:themeColor="background1" w:themeShade="80"/>
          <w:sz w:val="22"/>
          <w:szCs w:val="22"/>
        </w:rPr>
        <w:t xml:space="preserve"> columns, if not then add them</w:t>
      </w:r>
    </w:p>
    <w:p w14:paraId="4D1C5FC7" w14:textId="77777777" w:rsidR="00F16637" w:rsidRPr="00FA67E3" w:rsidRDefault="00F16637" w:rsidP="00F16637">
      <w:pPr>
        <w:rPr>
          <w:rFonts w:asciiTheme="minorHAnsi" w:hAnsiTheme="minorHAnsi" w:cstheme="minorHAnsi"/>
          <w:sz w:val="22"/>
          <w:szCs w:val="22"/>
        </w:rPr>
      </w:pPr>
      <w:proofErr w:type="spellStart"/>
      <w:r w:rsidRPr="00FA67E3">
        <w:rPr>
          <w:rFonts w:asciiTheme="minorHAnsi" w:hAnsiTheme="minorHAnsi" w:cstheme="minorHAnsi"/>
          <w:sz w:val="22"/>
          <w:szCs w:val="22"/>
        </w:rPr>
        <w:t>missing_cols</w:t>
      </w:r>
      <w:proofErr w:type="spellEnd"/>
      <w:r w:rsidRPr="00FA67E3">
        <w:rPr>
          <w:rFonts w:asciiTheme="minorHAnsi" w:hAnsiTheme="minorHAnsi" w:cstheme="minorHAnsi"/>
          <w:sz w:val="22"/>
          <w:szCs w:val="22"/>
        </w:rPr>
        <w:t xml:space="preserve"> = set(predictors) - set(</w:t>
      </w:r>
      <w:proofErr w:type="spellStart"/>
      <w:r w:rsidRPr="00FA67E3">
        <w:rPr>
          <w:rFonts w:asciiTheme="minorHAnsi" w:hAnsiTheme="minorHAnsi" w:cstheme="minorHAnsi"/>
          <w:sz w:val="22"/>
          <w:szCs w:val="22"/>
        </w:rPr>
        <w:t>OOT_encoded.columns</w:t>
      </w:r>
      <w:proofErr w:type="spellEnd"/>
      <w:r w:rsidRPr="00FA67E3">
        <w:rPr>
          <w:rFonts w:asciiTheme="minorHAnsi" w:hAnsiTheme="minorHAnsi" w:cstheme="minorHAnsi"/>
          <w:sz w:val="22"/>
          <w:szCs w:val="22"/>
        </w:rPr>
        <w:t>)</w:t>
      </w:r>
    </w:p>
    <w:p w14:paraId="5493326E" w14:textId="77777777" w:rsidR="00F16637" w:rsidRPr="00FA67E3" w:rsidRDefault="00F16637" w:rsidP="00F16637">
      <w:pPr>
        <w:rPr>
          <w:rFonts w:asciiTheme="minorHAnsi" w:hAnsiTheme="minorHAnsi" w:cstheme="minorHAnsi"/>
          <w:sz w:val="22"/>
          <w:szCs w:val="22"/>
        </w:rPr>
      </w:pPr>
      <w:r w:rsidRPr="00FA67E3">
        <w:rPr>
          <w:rFonts w:asciiTheme="minorHAnsi" w:hAnsiTheme="minorHAnsi" w:cstheme="minorHAnsi"/>
          <w:sz w:val="22"/>
          <w:szCs w:val="22"/>
        </w:rPr>
        <w:t xml:space="preserve">for c in </w:t>
      </w:r>
      <w:proofErr w:type="spellStart"/>
      <w:r w:rsidRPr="00FA67E3">
        <w:rPr>
          <w:rFonts w:asciiTheme="minorHAnsi" w:hAnsiTheme="minorHAnsi" w:cstheme="minorHAnsi"/>
          <w:sz w:val="22"/>
          <w:szCs w:val="22"/>
        </w:rPr>
        <w:t>missing_cols</w:t>
      </w:r>
      <w:proofErr w:type="spellEnd"/>
      <w:r w:rsidRPr="00FA67E3">
        <w:rPr>
          <w:rFonts w:asciiTheme="minorHAnsi" w:hAnsiTheme="minorHAnsi" w:cstheme="minorHAnsi"/>
          <w:sz w:val="22"/>
          <w:szCs w:val="22"/>
        </w:rPr>
        <w:t>:</w:t>
      </w:r>
    </w:p>
    <w:p w14:paraId="2E027756" w14:textId="77777777" w:rsidR="00F16637" w:rsidRPr="00FA67E3" w:rsidRDefault="00F16637" w:rsidP="00F16637">
      <w:pPr>
        <w:rPr>
          <w:rFonts w:asciiTheme="minorHAnsi" w:hAnsiTheme="minorHAnsi" w:cstheme="minorHAnsi"/>
          <w:sz w:val="22"/>
          <w:szCs w:val="22"/>
        </w:rPr>
      </w:pPr>
      <w:r w:rsidRPr="00FA67E3">
        <w:rPr>
          <w:rFonts w:asciiTheme="minorHAnsi" w:hAnsiTheme="minorHAnsi" w:cstheme="minorHAnsi"/>
          <w:sz w:val="22"/>
          <w:szCs w:val="22"/>
        </w:rPr>
        <w:t xml:space="preserve">    </w:t>
      </w:r>
      <w:proofErr w:type="spellStart"/>
      <w:r w:rsidRPr="00FA67E3">
        <w:rPr>
          <w:rFonts w:asciiTheme="minorHAnsi" w:hAnsiTheme="minorHAnsi" w:cstheme="minorHAnsi"/>
          <w:sz w:val="22"/>
          <w:szCs w:val="22"/>
        </w:rPr>
        <w:t>OOT_encoded</w:t>
      </w:r>
      <w:proofErr w:type="spellEnd"/>
      <w:r w:rsidRPr="00FA67E3">
        <w:rPr>
          <w:rFonts w:asciiTheme="minorHAnsi" w:hAnsiTheme="minorHAnsi" w:cstheme="minorHAnsi"/>
          <w:sz w:val="22"/>
          <w:szCs w:val="22"/>
        </w:rPr>
        <w:t>[c] = 0</w:t>
      </w:r>
    </w:p>
    <w:p w14:paraId="2FA8DBC2" w14:textId="77777777" w:rsidR="00F16637" w:rsidRPr="00FA67E3" w:rsidRDefault="00F16637" w:rsidP="00F16637">
      <w:pPr>
        <w:rPr>
          <w:rFonts w:asciiTheme="minorHAnsi" w:hAnsiTheme="minorHAnsi" w:cstheme="minorHAnsi"/>
          <w:sz w:val="22"/>
          <w:szCs w:val="22"/>
        </w:rPr>
      </w:pPr>
    </w:p>
    <w:p w14:paraId="7C03802F" w14:textId="77777777" w:rsidR="00F16637" w:rsidRPr="00FA67E3" w:rsidRDefault="00F16637" w:rsidP="00F16637">
      <w:pPr>
        <w:rPr>
          <w:rFonts w:asciiTheme="minorHAnsi" w:hAnsiTheme="minorHAnsi" w:cstheme="minorHAnsi"/>
          <w:b/>
          <w:bCs/>
          <w:color w:val="808080" w:themeColor="background1" w:themeShade="80"/>
          <w:sz w:val="22"/>
          <w:szCs w:val="22"/>
        </w:rPr>
      </w:pPr>
      <w:r w:rsidRPr="00FA67E3">
        <w:rPr>
          <w:rFonts w:asciiTheme="minorHAnsi" w:hAnsiTheme="minorHAnsi" w:cstheme="minorHAnsi"/>
          <w:b/>
          <w:bCs/>
          <w:color w:val="808080" w:themeColor="background1" w:themeShade="80"/>
          <w:sz w:val="22"/>
          <w:szCs w:val="22"/>
        </w:rPr>
        <w:t># Ensure the order of column in the OOT set is the same order than in train set</w:t>
      </w:r>
    </w:p>
    <w:p w14:paraId="2D597BB1" w14:textId="77777777" w:rsidR="00F16637" w:rsidRPr="00FA67E3" w:rsidRDefault="00F16637" w:rsidP="00F16637">
      <w:pPr>
        <w:rPr>
          <w:rFonts w:asciiTheme="minorHAnsi" w:hAnsiTheme="minorHAnsi" w:cstheme="minorHAnsi"/>
          <w:sz w:val="22"/>
          <w:szCs w:val="22"/>
        </w:rPr>
      </w:pPr>
      <w:proofErr w:type="spellStart"/>
      <w:r w:rsidRPr="00FA67E3">
        <w:rPr>
          <w:rFonts w:asciiTheme="minorHAnsi" w:hAnsiTheme="minorHAnsi" w:cstheme="minorHAnsi"/>
          <w:sz w:val="22"/>
          <w:szCs w:val="22"/>
        </w:rPr>
        <w:t>OOT_encoded</w:t>
      </w:r>
      <w:proofErr w:type="spellEnd"/>
      <w:r w:rsidRPr="00FA67E3">
        <w:rPr>
          <w:rFonts w:asciiTheme="minorHAnsi" w:hAnsiTheme="minorHAnsi" w:cstheme="minorHAnsi"/>
          <w:sz w:val="22"/>
          <w:szCs w:val="22"/>
        </w:rPr>
        <w:t xml:space="preserve"> = </w:t>
      </w:r>
      <w:proofErr w:type="spellStart"/>
      <w:r w:rsidRPr="00FA67E3">
        <w:rPr>
          <w:rFonts w:asciiTheme="minorHAnsi" w:hAnsiTheme="minorHAnsi" w:cstheme="minorHAnsi"/>
          <w:sz w:val="22"/>
          <w:szCs w:val="22"/>
        </w:rPr>
        <w:t>OOT_encoded</w:t>
      </w:r>
      <w:proofErr w:type="spellEnd"/>
      <w:r w:rsidRPr="00FA67E3">
        <w:rPr>
          <w:rFonts w:asciiTheme="minorHAnsi" w:hAnsiTheme="minorHAnsi" w:cstheme="minorHAnsi"/>
          <w:sz w:val="22"/>
          <w:szCs w:val="22"/>
        </w:rPr>
        <w:t>[predictors]</w:t>
      </w:r>
    </w:p>
    <w:p w14:paraId="5CEB0F70" w14:textId="77777777" w:rsidR="00F16637" w:rsidRPr="00FA67E3" w:rsidRDefault="00F16637" w:rsidP="00F16637">
      <w:pPr>
        <w:rPr>
          <w:rFonts w:asciiTheme="minorHAnsi" w:hAnsiTheme="minorHAnsi" w:cstheme="minorHAnsi"/>
          <w:sz w:val="22"/>
          <w:szCs w:val="22"/>
        </w:rPr>
      </w:pPr>
    </w:p>
    <w:p w14:paraId="40BC293C" w14:textId="77777777" w:rsidR="00F16637" w:rsidRPr="00FA67E3" w:rsidRDefault="00F16637" w:rsidP="00F16637">
      <w:pPr>
        <w:rPr>
          <w:rFonts w:asciiTheme="minorHAnsi" w:hAnsiTheme="minorHAnsi" w:cstheme="minorHAnsi"/>
          <w:b/>
          <w:bCs/>
          <w:sz w:val="22"/>
          <w:szCs w:val="22"/>
        </w:rPr>
      </w:pPr>
      <w:r w:rsidRPr="00FA67E3">
        <w:rPr>
          <w:rFonts w:asciiTheme="minorHAnsi" w:hAnsiTheme="minorHAnsi" w:cstheme="minorHAnsi"/>
          <w:b/>
          <w:bCs/>
          <w:color w:val="808080" w:themeColor="background1" w:themeShade="80"/>
          <w:sz w:val="22"/>
          <w:szCs w:val="22"/>
        </w:rPr>
        <w:t xml:space="preserve"># Add back the target variable 'bad' to the </w:t>
      </w:r>
      <w:proofErr w:type="spellStart"/>
      <w:r w:rsidRPr="00FA67E3">
        <w:rPr>
          <w:rFonts w:asciiTheme="minorHAnsi" w:hAnsiTheme="minorHAnsi" w:cstheme="minorHAnsi"/>
          <w:b/>
          <w:bCs/>
          <w:color w:val="808080" w:themeColor="background1" w:themeShade="80"/>
          <w:sz w:val="22"/>
          <w:szCs w:val="22"/>
        </w:rPr>
        <w:t>OOT_encoded</w:t>
      </w:r>
      <w:proofErr w:type="spellEnd"/>
      <w:r w:rsidRPr="00FA67E3">
        <w:rPr>
          <w:rFonts w:asciiTheme="minorHAnsi" w:hAnsiTheme="minorHAnsi" w:cstheme="minorHAnsi"/>
          <w:b/>
          <w:bCs/>
          <w:color w:val="808080" w:themeColor="background1" w:themeShade="80"/>
          <w:sz w:val="22"/>
          <w:szCs w:val="22"/>
        </w:rPr>
        <w:t xml:space="preserve"> dataset</w:t>
      </w:r>
    </w:p>
    <w:p w14:paraId="0D86ABB5" w14:textId="77777777" w:rsidR="00F16637" w:rsidRPr="00FA67E3" w:rsidRDefault="00F16637" w:rsidP="00F16637">
      <w:pPr>
        <w:rPr>
          <w:rFonts w:asciiTheme="minorHAnsi" w:hAnsiTheme="minorHAnsi" w:cstheme="minorHAnsi"/>
          <w:sz w:val="22"/>
          <w:szCs w:val="22"/>
        </w:rPr>
      </w:pPr>
      <w:proofErr w:type="spellStart"/>
      <w:r w:rsidRPr="00FA67E3">
        <w:rPr>
          <w:rFonts w:asciiTheme="minorHAnsi" w:hAnsiTheme="minorHAnsi" w:cstheme="minorHAnsi"/>
          <w:sz w:val="22"/>
          <w:szCs w:val="22"/>
        </w:rPr>
        <w:t>OOT_encoded</w:t>
      </w:r>
      <w:proofErr w:type="spellEnd"/>
      <w:r w:rsidRPr="00FA67E3">
        <w:rPr>
          <w:rFonts w:asciiTheme="minorHAnsi" w:hAnsiTheme="minorHAnsi" w:cstheme="minorHAnsi"/>
          <w:sz w:val="22"/>
          <w:szCs w:val="22"/>
        </w:rPr>
        <w:t xml:space="preserve">['bad'] = </w:t>
      </w:r>
      <w:proofErr w:type="spellStart"/>
      <w:r w:rsidRPr="00FA67E3">
        <w:rPr>
          <w:rFonts w:asciiTheme="minorHAnsi" w:hAnsiTheme="minorHAnsi" w:cstheme="minorHAnsi"/>
          <w:sz w:val="22"/>
          <w:szCs w:val="22"/>
        </w:rPr>
        <w:t>OOT_bad</w:t>
      </w:r>
      <w:proofErr w:type="spellEnd"/>
    </w:p>
    <w:p w14:paraId="0275E81E" w14:textId="77777777" w:rsidR="00F16637" w:rsidRPr="00FA67E3" w:rsidRDefault="00F16637" w:rsidP="00F16637">
      <w:pPr>
        <w:rPr>
          <w:rFonts w:asciiTheme="minorHAnsi" w:hAnsiTheme="minorHAnsi" w:cstheme="minorHAnsi"/>
          <w:sz w:val="22"/>
          <w:szCs w:val="22"/>
        </w:rPr>
      </w:pPr>
    </w:p>
    <w:p w14:paraId="00568492" w14:textId="77777777" w:rsidR="00F16637" w:rsidRPr="00FA67E3" w:rsidRDefault="00F16637" w:rsidP="00F16637">
      <w:pPr>
        <w:rPr>
          <w:rFonts w:asciiTheme="minorHAnsi" w:hAnsiTheme="minorHAnsi" w:cstheme="minorHAnsi"/>
          <w:b/>
          <w:bCs/>
          <w:color w:val="808080" w:themeColor="background1" w:themeShade="80"/>
          <w:sz w:val="22"/>
          <w:szCs w:val="22"/>
        </w:rPr>
      </w:pPr>
      <w:r w:rsidRPr="00FA67E3">
        <w:rPr>
          <w:rFonts w:asciiTheme="minorHAnsi" w:hAnsiTheme="minorHAnsi" w:cstheme="minorHAnsi"/>
          <w:b/>
          <w:bCs/>
          <w:color w:val="808080" w:themeColor="background1" w:themeShade="80"/>
          <w:sz w:val="22"/>
          <w:szCs w:val="22"/>
        </w:rPr>
        <w:t># Split the data into training and validation sets (80/20 split) using stratified sampling</w:t>
      </w:r>
    </w:p>
    <w:p w14:paraId="122874F7" w14:textId="77777777" w:rsidR="00F16637" w:rsidRPr="00FA67E3" w:rsidRDefault="00F16637" w:rsidP="00F16637">
      <w:pPr>
        <w:rPr>
          <w:rFonts w:asciiTheme="minorHAnsi" w:hAnsiTheme="minorHAnsi" w:cstheme="minorHAnsi"/>
          <w:sz w:val="22"/>
          <w:szCs w:val="22"/>
        </w:rPr>
      </w:pPr>
      <w:proofErr w:type="spellStart"/>
      <w:r w:rsidRPr="00FA67E3">
        <w:rPr>
          <w:rFonts w:asciiTheme="minorHAnsi" w:hAnsiTheme="minorHAnsi" w:cstheme="minorHAnsi"/>
          <w:sz w:val="22"/>
          <w:szCs w:val="22"/>
        </w:rPr>
        <w:t>X_train</w:t>
      </w:r>
      <w:proofErr w:type="spellEnd"/>
      <w:r w:rsidRPr="00FA67E3">
        <w:rPr>
          <w:rFonts w:asciiTheme="minorHAnsi" w:hAnsiTheme="minorHAnsi" w:cstheme="minorHAnsi"/>
          <w:sz w:val="22"/>
          <w:szCs w:val="22"/>
        </w:rPr>
        <w:t xml:space="preserve">, </w:t>
      </w:r>
      <w:proofErr w:type="spellStart"/>
      <w:r w:rsidRPr="00FA67E3">
        <w:rPr>
          <w:rFonts w:asciiTheme="minorHAnsi" w:hAnsiTheme="minorHAnsi" w:cstheme="minorHAnsi"/>
          <w:sz w:val="22"/>
          <w:szCs w:val="22"/>
        </w:rPr>
        <w:t>X_val</w:t>
      </w:r>
      <w:proofErr w:type="spellEnd"/>
      <w:r w:rsidRPr="00FA67E3">
        <w:rPr>
          <w:rFonts w:asciiTheme="minorHAnsi" w:hAnsiTheme="minorHAnsi" w:cstheme="minorHAnsi"/>
          <w:sz w:val="22"/>
          <w:szCs w:val="22"/>
        </w:rPr>
        <w:t xml:space="preserve">, </w:t>
      </w:r>
      <w:proofErr w:type="spellStart"/>
      <w:r w:rsidRPr="00FA67E3">
        <w:rPr>
          <w:rFonts w:asciiTheme="minorHAnsi" w:hAnsiTheme="minorHAnsi" w:cstheme="minorHAnsi"/>
          <w:sz w:val="22"/>
          <w:szCs w:val="22"/>
        </w:rPr>
        <w:t>y_train</w:t>
      </w:r>
      <w:proofErr w:type="spellEnd"/>
      <w:r w:rsidRPr="00FA67E3">
        <w:rPr>
          <w:rFonts w:asciiTheme="minorHAnsi" w:hAnsiTheme="minorHAnsi" w:cstheme="minorHAnsi"/>
          <w:sz w:val="22"/>
          <w:szCs w:val="22"/>
        </w:rPr>
        <w:t xml:space="preserve">, </w:t>
      </w:r>
      <w:proofErr w:type="spellStart"/>
      <w:r w:rsidRPr="00FA67E3">
        <w:rPr>
          <w:rFonts w:asciiTheme="minorHAnsi" w:hAnsiTheme="minorHAnsi" w:cstheme="minorHAnsi"/>
          <w:sz w:val="22"/>
          <w:szCs w:val="22"/>
        </w:rPr>
        <w:t>y_val</w:t>
      </w:r>
      <w:proofErr w:type="spellEnd"/>
      <w:r w:rsidRPr="00FA67E3">
        <w:rPr>
          <w:rFonts w:asciiTheme="minorHAnsi" w:hAnsiTheme="minorHAnsi" w:cstheme="minorHAnsi"/>
          <w:sz w:val="22"/>
          <w:szCs w:val="22"/>
        </w:rPr>
        <w:t xml:space="preserve"> = </w:t>
      </w:r>
      <w:proofErr w:type="spellStart"/>
      <w:r w:rsidRPr="00FA67E3">
        <w:rPr>
          <w:rFonts w:asciiTheme="minorHAnsi" w:hAnsiTheme="minorHAnsi" w:cstheme="minorHAnsi"/>
          <w:sz w:val="22"/>
          <w:szCs w:val="22"/>
        </w:rPr>
        <w:t>train_test_split</w:t>
      </w:r>
      <w:proofErr w:type="spellEnd"/>
      <w:r w:rsidRPr="00FA67E3">
        <w:rPr>
          <w:rFonts w:asciiTheme="minorHAnsi" w:hAnsiTheme="minorHAnsi" w:cstheme="minorHAnsi"/>
          <w:sz w:val="22"/>
          <w:szCs w:val="22"/>
        </w:rPr>
        <w:t>(</w:t>
      </w:r>
      <w:proofErr w:type="spellStart"/>
      <w:r w:rsidRPr="00FA67E3">
        <w:rPr>
          <w:rFonts w:asciiTheme="minorHAnsi" w:hAnsiTheme="minorHAnsi" w:cstheme="minorHAnsi"/>
          <w:sz w:val="22"/>
          <w:szCs w:val="22"/>
        </w:rPr>
        <w:t>train_encoded</w:t>
      </w:r>
      <w:proofErr w:type="spellEnd"/>
      <w:r w:rsidRPr="00FA67E3">
        <w:rPr>
          <w:rFonts w:asciiTheme="minorHAnsi" w:hAnsiTheme="minorHAnsi" w:cstheme="minorHAnsi"/>
          <w:sz w:val="22"/>
          <w:szCs w:val="22"/>
        </w:rPr>
        <w:t xml:space="preserve">[predictors], </w:t>
      </w:r>
      <w:proofErr w:type="spellStart"/>
      <w:r w:rsidRPr="00FA67E3">
        <w:rPr>
          <w:rFonts w:asciiTheme="minorHAnsi" w:hAnsiTheme="minorHAnsi" w:cstheme="minorHAnsi"/>
          <w:sz w:val="22"/>
          <w:szCs w:val="22"/>
        </w:rPr>
        <w:t>train_encoded</w:t>
      </w:r>
      <w:proofErr w:type="spellEnd"/>
      <w:r w:rsidRPr="00FA67E3">
        <w:rPr>
          <w:rFonts w:asciiTheme="minorHAnsi" w:hAnsiTheme="minorHAnsi" w:cstheme="minorHAnsi"/>
          <w:sz w:val="22"/>
          <w:szCs w:val="22"/>
        </w:rPr>
        <w:t xml:space="preserve">['bad'], </w:t>
      </w:r>
      <w:proofErr w:type="spellStart"/>
      <w:r w:rsidRPr="00FA67E3">
        <w:rPr>
          <w:rFonts w:asciiTheme="minorHAnsi" w:hAnsiTheme="minorHAnsi" w:cstheme="minorHAnsi"/>
          <w:sz w:val="22"/>
          <w:szCs w:val="22"/>
        </w:rPr>
        <w:t>test_size</w:t>
      </w:r>
      <w:proofErr w:type="spellEnd"/>
      <w:r w:rsidRPr="00FA67E3">
        <w:rPr>
          <w:rFonts w:asciiTheme="minorHAnsi" w:hAnsiTheme="minorHAnsi" w:cstheme="minorHAnsi"/>
          <w:sz w:val="22"/>
          <w:szCs w:val="22"/>
        </w:rPr>
        <w:t xml:space="preserve">=0.2, </w:t>
      </w:r>
      <w:proofErr w:type="spellStart"/>
      <w:r w:rsidRPr="00FA67E3">
        <w:rPr>
          <w:rFonts w:asciiTheme="minorHAnsi" w:hAnsiTheme="minorHAnsi" w:cstheme="minorHAnsi"/>
          <w:sz w:val="22"/>
          <w:szCs w:val="22"/>
        </w:rPr>
        <w:t>random_state</w:t>
      </w:r>
      <w:proofErr w:type="spellEnd"/>
      <w:r w:rsidRPr="00FA67E3">
        <w:rPr>
          <w:rFonts w:asciiTheme="minorHAnsi" w:hAnsiTheme="minorHAnsi" w:cstheme="minorHAnsi"/>
          <w:sz w:val="22"/>
          <w:szCs w:val="22"/>
        </w:rPr>
        <w:t>=42, stratify=</w:t>
      </w:r>
      <w:proofErr w:type="spellStart"/>
      <w:r w:rsidRPr="00FA67E3">
        <w:rPr>
          <w:rFonts w:asciiTheme="minorHAnsi" w:hAnsiTheme="minorHAnsi" w:cstheme="minorHAnsi"/>
          <w:sz w:val="22"/>
          <w:szCs w:val="22"/>
        </w:rPr>
        <w:t>train_encoded</w:t>
      </w:r>
      <w:proofErr w:type="spellEnd"/>
      <w:r w:rsidRPr="00FA67E3">
        <w:rPr>
          <w:rFonts w:asciiTheme="minorHAnsi" w:hAnsiTheme="minorHAnsi" w:cstheme="minorHAnsi"/>
          <w:sz w:val="22"/>
          <w:szCs w:val="22"/>
        </w:rPr>
        <w:t>['bad'])</w:t>
      </w:r>
    </w:p>
    <w:p w14:paraId="351BDA61" w14:textId="77777777" w:rsidR="00F16637" w:rsidRPr="00FA67E3" w:rsidRDefault="00F16637" w:rsidP="00F16637">
      <w:pPr>
        <w:rPr>
          <w:rFonts w:asciiTheme="minorHAnsi" w:hAnsiTheme="minorHAnsi" w:cstheme="minorHAnsi"/>
          <w:sz w:val="22"/>
          <w:szCs w:val="22"/>
        </w:rPr>
      </w:pPr>
    </w:p>
    <w:p w14:paraId="08957CBB" w14:textId="77777777" w:rsidR="00F16637" w:rsidRPr="00FA67E3" w:rsidRDefault="00F16637" w:rsidP="00F16637">
      <w:pPr>
        <w:rPr>
          <w:rFonts w:asciiTheme="minorHAnsi" w:hAnsiTheme="minorHAnsi" w:cstheme="minorHAnsi"/>
          <w:b/>
          <w:bCs/>
          <w:color w:val="808080" w:themeColor="background1" w:themeShade="80"/>
          <w:sz w:val="22"/>
          <w:szCs w:val="22"/>
        </w:rPr>
      </w:pPr>
      <w:r w:rsidRPr="00FA67E3">
        <w:rPr>
          <w:rFonts w:asciiTheme="minorHAnsi" w:hAnsiTheme="minorHAnsi" w:cstheme="minorHAnsi"/>
          <w:b/>
          <w:bCs/>
          <w:color w:val="808080" w:themeColor="background1" w:themeShade="80"/>
          <w:sz w:val="22"/>
          <w:szCs w:val="22"/>
        </w:rPr>
        <w:t># Remove constant columns</w:t>
      </w:r>
    </w:p>
    <w:p w14:paraId="69DEBBF7" w14:textId="77777777" w:rsidR="00F16637" w:rsidRPr="00FA67E3" w:rsidRDefault="00F16637" w:rsidP="00F16637">
      <w:pPr>
        <w:rPr>
          <w:rFonts w:asciiTheme="minorHAnsi" w:hAnsiTheme="minorHAnsi" w:cstheme="minorHAnsi"/>
          <w:sz w:val="22"/>
          <w:szCs w:val="22"/>
        </w:rPr>
      </w:pPr>
      <w:proofErr w:type="spellStart"/>
      <w:r w:rsidRPr="00FA67E3">
        <w:rPr>
          <w:rFonts w:asciiTheme="minorHAnsi" w:hAnsiTheme="minorHAnsi" w:cstheme="minorHAnsi"/>
          <w:sz w:val="22"/>
          <w:szCs w:val="22"/>
        </w:rPr>
        <w:t>X_train</w:t>
      </w:r>
      <w:proofErr w:type="spellEnd"/>
      <w:r w:rsidRPr="00FA67E3">
        <w:rPr>
          <w:rFonts w:asciiTheme="minorHAnsi" w:hAnsiTheme="minorHAnsi" w:cstheme="minorHAnsi"/>
          <w:sz w:val="22"/>
          <w:szCs w:val="22"/>
        </w:rPr>
        <w:t xml:space="preserve"> = </w:t>
      </w:r>
      <w:proofErr w:type="spellStart"/>
      <w:r w:rsidRPr="00FA67E3">
        <w:rPr>
          <w:rFonts w:asciiTheme="minorHAnsi" w:hAnsiTheme="minorHAnsi" w:cstheme="minorHAnsi"/>
          <w:sz w:val="22"/>
          <w:szCs w:val="22"/>
        </w:rPr>
        <w:t>X_train.loc</w:t>
      </w:r>
      <w:proofErr w:type="spellEnd"/>
      <w:proofErr w:type="gramStart"/>
      <w:r w:rsidRPr="00FA67E3">
        <w:rPr>
          <w:rFonts w:asciiTheme="minorHAnsi" w:hAnsiTheme="minorHAnsi" w:cstheme="minorHAnsi"/>
          <w:sz w:val="22"/>
          <w:szCs w:val="22"/>
        </w:rPr>
        <w:t>[:,</w:t>
      </w:r>
      <w:proofErr w:type="gramEnd"/>
      <w:r w:rsidRPr="00FA67E3">
        <w:rPr>
          <w:rFonts w:asciiTheme="minorHAnsi" w:hAnsiTheme="minorHAnsi" w:cstheme="minorHAnsi"/>
          <w:sz w:val="22"/>
          <w:szCs w:val="22"/>
        </w:rPr>
        <w:t xml:space="preserve"> (</w:t>
      </w:r>
      <w:proofErr w:type="spellStart"/>
      <w:r w:rsidRPr="00FA67E3">
        <w:rPr>
          <w:rFonts w:asciiTheme="minorHAnsi" w:hAnsiTheme="minorHAnsi" w:cstheme="minorHAnsi"/>
          <w:sz w:val="22"/>
          <w:szCs w:val="22"/>
        </w:rPr>
        <w:t>X_train</w:t>
      </w:r>
      <w:proofErr w:type="spellEnd"/>
      <w:r w:rsidRPr="00FA67E3">
        <w:rPr>
          <w:rFonts w:asciiTheme="minorHAnsi" w:hAnsiTheme="minorHAnsi" w:cstheme="minorHAnsi"/>
          <w:sz w:val="22"/>
          <w:szCs w:val="22"/>
        </w:rPr>
        <w:t xml:space="preserve"> != </w:t>
      </w:r>
      <w:proofErr w:type="spellStart"/>
      <w:r w:rsidRPr="00FA67E3">
        <w:rPr>
          <w:rFonts w:asciiTheme="minorHAnsi" w:hAnsiTheme="minorHAnsi" w:cstheme="minorHAnsi"/>
          <w:sz w:val="22"/>
          <w:szCs w:val="22"/>
        </w:rPr>
        <w:t>X_train.iloc</w:t>
      </w:r>
      <w:proofErr w:type="spellEnd"/>
      <w:r w:rsidRPr="00FA67E3">
        <w:rPr>
          <w:rFonts w:asciiTheme="minorHAnsi" w:hAnsiTheme="minorHAnsi" w:cstheme="minorHAnsi"/>
          <w:sz w:val="22"/>
          <w:szCs w:val="22"/>
        </w:rPr>
        <w:t>[0]).any()]</w:t>
      </w:r>
    </w:p>
    <w:p w14:paraId="20DDEF1D" w14:textId="77777777" w:rsidR="00F16637" w:rsidRPr="00FA67E3" w:rsidRDefault="00F16637" w:rsidP="00F16637">
      <w:pPr>
        <w:rPr>
          <w:rFonts w:asciiTheme="minorHAnsi" w:hAnsiTheme="minorHAnsi" w:cstheme="minorHAnsi"/>
          <w:sz w:val="22"/>
          <w:szCs w:val="22"/>
        </w:rPr>
      </w:pPr>
    </w:p>
    <w:p w14:paraId="7D2AF317" w14:textId="77777777" w:rsidR="00F16637" w:rsidRPr="00FA67E3" w:rsidRDefault="00F16637" w:rsidP="00F16637">
      <w:pPr>
        <w:rPr>
          <w:rFonts w:asciiTheme="minorHAnsi" w:hAnsiTheme="minorHAnsi" w:cstheme="minorHAnsi"/>
          <w:b/>
          <w:bCs/>
          <w:color w:val="808080" w:themeColor="background1" w:themeShade="80"/>
          <w:sz w:val="22"/>
          <w:szCs w:val="22"/>
        </w:rPr>
      </w:pPr>
      <w:r w:rsidRPr="00FA67E3">
        <w:rPr>
          <w:rFonts w:asciiTheme="minorHAnsi" w:hAnsiTheme="minorHAnsi" w:cstheme="minorHAnsi"/>
          <w:b/>
          <w:bCs/>
          <w:color w:val="808080" w:themeColor="background1" w:themeShade="80"/>
          <w:sz w:val="22"/>
          <w:szCs w:val="22"/>
        </w:rPr>
        <w:t># Remove duplicate columns</w:t>
      </w:r>
    </w:p>
    <w:p w14:paraId="73BCA519" w14:textId="77777777" w:rsidR="00F16637" w:rsidRPr="00FA67E3" w:rsidRDefault="00F16637" w:rsidP="00F16637">
      <w:pPr>
        <w:rPr>
          <w:rFonts w:asciiTheme="minorHAnsi" w:hAnsiTheme="minorHAnsi" w:cstheme="minorHAnsi"/>
          <w:sz w:val="22"/>
          <w:szCs w:val="22"/>
        </w:rPr>
      </w:pPr>
      <w:proofErr w:type="spellStart"/>
      <w:r w:rsidRPr="00FA67E3">
        <w:rPr>
          <w:rFonts w:asciiTheme="minorHAnsi" w:hAnsiTheme="minorHAnsi" w:cstheme="minorHAnsi"/>
          <w:sz w:val="22"/>
          <w:szCs w:val="22"/>
        </w:rPr>
        <w:t>X_train</w:t>
      </w:r>
      <w:proofErr w:type="spellEnd"/>
      <w:r w:rsidRPr="00FA67E3">
        <w:rPr>
          <w:rFonts w:asciiTheme="minorHAnsi" w:hAnsiTheme="minorHAnsi" w:cstheme="minorHAnsi"/>
          <w:sz w:val="22"/>
          <w:szCs w:val="22"/>
        </w:rPr>
        <w:t xml:space="preserve"> = </w:t>
      </w:r>
      <w:proofErr w:type="spellStart"/>
      <w:r w:rsidRPr="00FA67E3">
        <w:rPr>
          <w:rFonts w:asciiTheme="minorHAnsi" w:hAnsiTheme="minorHAnsi" w:cstheme="minorHAnsi"/>
          <w:sz w:val="22"/>
          <w:szCs w:val="22"/>
        </w:rPr>
        <w:t>X_train.loc</w:t>
      </w:r>
      <w:proofErr w:type="spellEnd"/>
      <w:proofErr w:type="gramStart"/>
      <w:r w:rsidRPr="00FA67E3">
        <w:rPr>
          <w:rFonts w:asciiTheme="minorHAnsi" w:hAnsiTheme="minorHAnsi" w:cstheme="minorHAnsi"/>
          <w:sz w:val="22"/>
          <w:szCs w:val="22"/>
        </w:rPr>
        <w:t>[:,</w:t>
      </w:r>
      <w:proofErr w:type="gramEnd"/>
      <w:r w:rsidRPr="00FA67E3">
        <w:rPr>
          <w:rFonts w:asciiTheme="minorHAnsi" w:hAnsiTheme="minorHAnsi" w:cstheme="minorHAnsi"/>
          <w:sz w:val="22"/>
          <w:szCs w:val="22"/>
        </w:rPr>
        <w:t>~</w:t>
      </w:r>
      <w:proofErr w:type="spellStart"/>
      <w:r w:rsidRPr="00FA67E3">
        <w:rPr>
          <w:rFonts w:asciiTheme="minorHAnsi" w:hAnsiTheme="minorHAnsi" w:cstheme="minorHAnsi"/>
          <w:sz w:val="22"/>
          <w:szCs w:val="22"/>
        </w:rPr>
        <w:t>X_train.columns.duplicated</w:t>
      </w:r>
      <w:proofErr w:type="spellEnd"/>
      <w:r w:rsidRPr="00FA67E3">
        <w:rPr>
          <w:rFonts w:asciiTheme="minorHAnsi" w:hAnsiTheme="minorHAnsi" w:cstheme="minorHAnsi"/>
          <w:sz w:val="22"/>
          <w:szCs w:val="22"/>
        </w:rPr>
        <w:t>()]</w:t>
      </w:r>
    </w:p>
    <w:p w14:paraId="2716B814" w14:textId="77777777" w:rsidR="00F16637" w:rsidRPr="00FA67E3" w:rsidRDefault="00F16637" w:rsidP="00F16637">
      <w:pPr>
        <w:rPr>
          <w:rFonts w:asciiTheme="minorHAnsi" w:hAnsiTheme="minorHAnsi" w:cstheme="minorHAnsi"/>
          <w:sz w:val="22"/>
          <w:szCs w:val="22"/>
        </w:rPr>
      </w:pPr>
    </w:p>
    <w:p w14:paraId="2DA0A4D1" w14:textId="77777777" w:rsidR="00F16637" w:rsidRPr="00FA67E3" w:rsidRDefault="00F16637" w:rsidP="00F16637">
      <w:pPr>
        <w:rPr>
          <w:rFonts w:asciiTheme="minorHAnsi" w:hAnsiTheme="minorHAnsi" w:cstheme="minorHAnsi"/>
          <w:b/>
          <w:bCs/>
          <w:color w:val="808080" w:themeColor="background1" w:themeShade="80"/>
          <w:sz w:val="22"/>
          <w:szCs w:val="22"/>
        </w:rPr>
      </w:pPr>
      <w:r w:rsidRPr="00FA67E3">
        <w:rPr>
          <w:rFonts w:asciiTheme="minorHAnsi" w:hAnsiTheme="minorHAnsi" w:cstheme="minorHAnsi"/>
          <w:b/>
          <w:bCs/>
          <w:color w:val="808080" w:themeColor="background1" w:themeShade="80"/>
          <w:sz w:val="22"/>
          <w:szCs w:val="22"/>
        </w:rPr>
        <w:t># Combine predictors and target variable into one DataFrame for undersampling</w:t>
      </w:r>
    </w:p>
    <w:p w14:paraId="06DFBFB2" w14:textId="77777777" w:rsidR="00F16637" w:rsidRPr="00FA67E3" w:rsidRDefault="00F16637" w:rsidP="00F16637">
      <w:pPr>
        <w:rPr>
          <w:rFonts w:asciiTheme="minorHAnsi" w:hAnsiTheme="minorHAnsi" w:cstheme="minorHAnsi"/>
          <w:sz w:val="22"/>
          <w:szCs w:val="22"/>
        </w:rPr>
      </w:pPr>
      <w:proofErr w:type="spellStart"/>
      <w:r w:rsidRPr="00FA67E3">
        <w:rPr>
          <w:rFonts w:asciiTheme="minorHAnsi" w:hAnsiTheme="minorHAnsi" w:cstheme="minorHAnsi"/>
          <w:sz w:val="22"/>
          <w:szCs w:val="22"/>
        </w:rPr>
        <w:lastRenderedPageBreak/>
        <w:t>train_data</w:t>
      </w:r>
      <w:proofErr w:type="spellEnd"/>
      <w:r w:rsidRPr="00FA67E3">
        <w:rPr>
          <w:rFonts w:asciiTheme="minorHAnsi" w:hAnsiTheme="minorHAnsi" w:cstheme="minorHAnsi"/>
          <w:sz w:val="22"/>
          <w:szCs w:val="22"/>
        </w:rPr>
        <w:t xml:space="preserve"> = </w:t>
      </w:r>
      <w:proofErr w:type="spellStart"/>
      <w:r w:rsidRPr="00FA67E3">
        <w:rPr>
          <w:rFonts w:asciiTheme="minorHAnsi" w:hAnsiTheme="minorHAnsi" w:cstheme="minorHAnsi"/>
          <w:sz w:val="22"/>
          <w:szCs w:val="22"/>
        </w:rPr>
        <w:t>pd.concat</w:t>
      </w:r>
      <w:proofErr w:type="spellEnd"/>
      <w:r w:rsidRPr="00FA67E3">
        <w:rPr>
          <w:rFonts w:asciiTheme="minorHAnsi" w:hAnsiTheme="minorHAnsi" w:cstheme="minorHAnsi"/>
          <w:sz w:val="22"/>
          <w:szCs w:val="22"/>
        </w:rPr>
        <w:t>([</w:t>
      </w:r>
      <w:proofErr w:type="spellStart"/>
      <w:r w:rsidRPr="00FA67E3">
        <w:rPr>
          <w:rFonts w:asciiTheme="minorHAnsi" w:hAnsiTheme="minorHAnsi" w:cstheme="minorHAnsi"/>
          <w:sz w:val="22"/>
          <w:szCs w:val="22"/>
        </w:rPr>
        <w:t>X_train</w:t>
      </w:r>
      <w:proofErr w:type="spellEnd"/>
      <w:r w:rsidRPr="00FA67E3">
        <w:rPr>
          <w:rFonts w:asciiTheme="minorHAnsi" w:hAnsiTheme="minorHAnsi" w:cstheme="minorHAnsi"/>
          <w:sz w:val="22"/>
          <w:szCs w:val="22"/>
        </w:rPr>
        <w:t xml:space="preserve">, </w:t>
      </w:r>
      <w:proofErr w:type="spellStart"/>
      <w:r w:rsidRPr="00FA67E3">
        <w:rPr>
          <w:rFonts w:asciiTheme="minorHAnsi" w:hAnsiTheme="minorHAnsi" w:cstheme="minorHAnsi"/>
          <w:sz w:val="22"/>
          <w:szCs w:val="22"/>
        </w:rPr>
        <w:t>y_train</w:t>
      </w:r>
      <w:proofErr w:type="spellEnd"/>
      <w:r w:rsidRPr="00FA67E3">
        <w:rPr>
          <w:rFonts w:asciiTheme="minorHAnsi" w:hAnsiTheme="minorHAnsi" w:cstheme="minorHAnsi"/>
          <w:sz w:val="22"/>
          <w:szCs w:val="22"/>
        </w:rPr>
        <w:t>], axis=1)</w:t>
      </w:r>
    </w:p>
    <w:p w14:paraId="50C9B401" w14:textId="77777777" w:rsidR="00F16637" w:rsidRPr="00FA67E3" w:rsidRDefault="00F16637" w:rsidP="00F16637">
      <w:pPr>
        <w:rPr>
          <w:rFonts w:asciiTheme="minorHAnsi" w:hAnsiTheme="minorHAnsi" w:cstheme="minorHAnsi"/>
          <w:sz w:val="22"/>
          <w:szCs w:val="22"/>
        </w:rPr>
      </w:pPr>
    </w:p>
    <w:p w14:paraId="650B67DF" w14:textId="77777777" w:rsidR="00F16637" w:rsidRPr="00FA67E3" w:rsidRDefault="00F16637" w:rsidP="00F16637">
      <w:pPr>
        <w:rPr>
          <w:rFonts w:asciiTheme="minorHAnsi" w:hAnsiTheme="minorHAnsi" w:cstheme="minorHAnsi"/>
          <w:b/>
          <w:bCs/>
          <w:color w:val="808080" w:themeColor="background1" w:themeShade="80"/>
          <w:sz w:val="22"/>
          <w:szCs w:val="22"/>
        </w:rPr>
      </w:pPr>
      <w:r w:rsidRPr="00FA67E3">
        <w:rPr>
          <w:rFonts w:asciiTheme="minorHAnsi" w:hAnsiTheme="minorHAnsi" w:cstheme="minorHAnsi"/>
          <w:b/>
          <w:bCs/>
          <w:color w:val="808080" w:themeColor="background1" w:themeShade="80"/>
          <w:sz w:val="22"/>
          <w:szCs w:val="22"/>
        </w:rPr>
        <w:t># Count the number of samples in the minority class</w:t>
      </w:r>
    </w:p>
    <w:p w14:paraId="019CCA3B" w14:textId="77777777" w:rsidR="00F16637" w:rsidRPr="00FA67E3" w:rsidRDefault="00F16637" w:rsidP="00F16637">
      <w:pPr>
        <w:rPr>
          <w:rFonts w:asciiTheme="minorHAnsi" w:hAnsiTheme="minorHAnsi" w:cstheme="minorHAnsi"/>
          <w:sz w:val="22"/>
          <w:szCs w:val="22"/>
        </w:rPr>
      </w:pPr>
      <w:proofErr w:type="spellStart"/>
      <w:r w:rsidRPr="00FA67E3">
        <w:rPr>
          <w:rFonts w:asciiTheme="minorHAnsi" w:hAnsiTheme="minorHAnsi" w:cstheme="minorHAnsi"/>
          <w:sz w:val="22"/>
          <w:szCs w:val="22"/>
        </w:rPr>
        <w:t>minority_class_count</w:t>
      </w:r>
      <w:proofErr w:type="spellEnd"/>
      <w:r w:rsidRPr="00FA67E3">
        <w:rPr>
          <w:rFonts w:asciiTheme="minorHAnsi" w:hAnsiTheme="minorHAnsi" w:cstheme="minorHAnsi"/>
          <w:sz w:val="22"/>
          <w:szCs w:val="22"/>
        </w:rPr>
        <w:t xml:space="preserve"> = </w:t>
      </w:r>
      <w:proofErr w:type="spellStart"/>
      <w:r w:rsidRPr="00FA67E3">
        <w:rPr>
          <w:rFonts w:asciiTheme="minorHAnsi" w:hAnsiTheme="minorHAnsi" w:cstheme="minorHAnsi"/>
          <w:sz w:val="22"/>
          <w:szCs w:val="22"/>
        </w:rPr>
        <w:t>train_data</w:t>
      </w:r>
      <w:proofErr w:type="spellEnd"/>
      <w:r w:rsidRPr="00FA67E3">
        <w:rPr>
          <w:rFonts w:asciiTheme="minorHAnsi" w:hAnsiTheme="minorHAnsi" w:cstheme="minorHAnsi"/>
          <w:sz w:val="22"/>
          <w:szCs w:val="22"/>
        </w:rPr>
        <w:t>['bad'].</w:t>
      </w:r>
      <w:proofErr w:type="spellStart"/>
      <w:r w:rsidRPr="00FA67E3">
        <w:rPr>
          <w:rFonts w:asciiTheme="minorHAnsi" w:hAnsiTheme="minorHAnsi" w:cstheme="minorHAnsi"/>
          <w:sz w:val="22"/>
          <w:szCs w:val="22"/>
        </w:rPr>
        <w:t>value_counts</w:t>
      </w:r>
      <w:proofErr w:type="spellEnd"/>
      <w:r w:rsidRPr="00FA67E3">
        <w:rPr>
          <w:rFonts w:asciiTheme="minorHAnsi" w:hAnsiTheme="minorHAnsi" w:cstheme="minorHAnsi"/>
          <w:sz w:val="22"/>
          <w:szCs w:val="22"/>
        </w:rPr>
        <w:t>().min()</w:t>
      </w:r>
    </w:p>
    <w:p w14:paraId="7706E257" w14:textId="77777777" w:rsidR="00F16637" w:rsidRPr="00FA67E3" w:rsidRDefault="00F16637" w:rsidP="00F16637">
      <w:pPr>
        <w:rPr>
          <w:rFonts w:asciiTheme="minorHAnsi" w:hAnsiTheme="minorHAnsi" w:cstheme="minorHAnsi"/>
          <w:sz w:val="22"/>
          <w:szCs w:val="22"/>
        </w:rPr>
      </w:pPr>
    </w:p>
    <w:p w14:paraId="5E262A8D" w14:textId="77777777" w:rsidR="00F16637" w:rsidRPr="00FA67E3" w:rsidRDefault="00F16637" w:rsidP="00F16637">
      <w:pPr>
        <w:rPr>
          <w:rFonts w:asciiTheme="minorHAnsi" w:hAnsiTheme="minorHAnsi" w:cstheme="minorHAnsi"/>
          <w:b/>
          <w:bCs/>
          <w:sz w:val="22"/>
          <w:szCs w:val="22"/>
        </w:rPr>
      </w:pPr>
      <w:r w:rsidRPr="00FA67E3">
        <w:rPr>
          <w:rFonts w:asciiTheme="minorHAnsi" w:hAnsiTheme="minorHAnsi" w:cstheme="minorHAnsi"/>
          <w:b/>
          <w:bCs/>
          <w:color w:val="808080" w:themeColor="background1" w:themeShade="80"/>
          <w:sz w:val="22"/>
          <w:szCs w:val="22"/>
        </w:rPr>
        <w:t># Perform undersampling on the majority class</w:t>
      </w:r>
    </w:p>
    <w:p w14:paraId="793B4DD8" w14:textId="77777777" w:rsidR="00F16637" w:rsidRPr="00FA67E3" w:rsidRDefault="00F16637" w:rsidP="00F16637">
      <w:pPr>
        <w:rPr>
          <w:rFonts w:asciiTheme="minorHAnsi" w:hAnsiTheme="minorHAnsi" w:cstheme="minorHAnsi"/>
          <w:sz w:val="22"/>
          <w:szCs w:val="22"/>
        </w:rPr>
      </w:pPr>
      <w:proofErr w:type="spellStart"/>
      <w:r w:rsidRPr="00FA67E3">
        <w:rPr>
          <w:rFonts w:asciiTheme="minorHAnsi" w:hAnsiTheme="minorHAnsi" w:cstheme="minorHAnsi"/>
          <w:sz w:val="22"/>
          <w:szCs w:val="22"/>
        </w:rPr>
        <w:t>undersampled_data</w:t>
      </w:r>
      <w:proofErr w:type="spellEnd"/>
      <w:r w:rsidRPr="00FA67E3">
        <w:rPr>
          <w:rFonts w:asciiTheme="minorHAnsi" w:hAnsiTheme="minorHAnsi" w:cstheme="minorHAnsi"/>
          <w:sz w:val="22"/>
          <w:szCs w:val="22"/>
        </w:rPr>
        <w:t xml:space="preserve"> = </w:t>
      </w:r>
      <w:proofErr w:type="spellStart"/>
      <w:r w:rsidRPr="00FA67E3">
        <w:rPr>
          <w:rFonts w:asciiTheme="minorHAnsi" w:hAnsiTheme="minorHAnsi" w:cstheme="minorHAnsi"/>
          <w:sz w:val="22"/>
          <w:szCs w:val="22"/>
        </w:rPr>
        <w:t>pd.concat</w:t>
      </w:r>
      <w:proofErr w:type="spellEnd"/>
      <w:r w:rsidRPr="00FA67E3">
        <w:rPr>
          <w:rFonts w:asciiTheme="minorHAnsi" w:hAnsiTheme="minorHAnsi" w:cstheme="minorHAnsi"/>
          <w:sz w:val="22"/>
          <w:szCs w:val="22"/>
        </w:rPr>
        <w:t>([</w:t>
      </w:r>
      <w:proofErr w:type="spellStart"/>
      <w:r w:rsidRPr="00FA67E3">
        <w:rPr>
          <w:rFonts w:asciiTheme="minorHAnsi" w:hAnsiTheme="minorHAnsi" w:cstheme="minorHAnsi"/>
          <w:sz w:val="22"/>
          <w:szCs w:val="22"/>
        </w:rPr>
        <w:t>train_data</w:t>
      </w:r>
      <w:proofErr w:type="spellEnd"/>
      <w:r w:rsidRPr="00FA67E3">
        <w:rPr>
          <w:rFonts w:asciiTheme="minorHAnsi" w:hAnsiTheme="minorHAnsi" w:cstheme="minorHAnsi"/>
          <w:sz w:val="22"/>
          <w:szCs w:val="22"/>
        </w:rPr>
        <w:t>[</w:t>
      </w:r>
      <w:proofErr w:type="spellStart"/>
      <w:r w:rsidRPr="00FA67E3">
        <w:rPr>
          <w:rFonts w:asciiTheme="minorHAnsi" w:hAnsiTheme="minorHAnsi" w:cstheme="minorHAnsi"/>
          <w:sz w:val="22"/>
          <w:szCs w:val="22"/>
        </w:rPr>
        <w:t>train_data</w:t>
      </w:r>
      <w:proofErr w:type="spellEnd"/>
      <w:r w:rsidRPr="00FA67E3">
        <w:rPr>
          <w:rFonts w:asciiTheme="minorHAnsi" w:hAnsiTheme="minorHAnsi" w:cstheme="minorHAnsi"/>
          <w:sz w:val="22"/>
          <w:szCs w:val="22"/>
        </w:rPr>
        <w:t>['bad'] == label].sample(</w:t>
      </w:r>
      <w:proofErr w:type="spellStart"/>
      <w:r w:rsidRPr="00FA67E3">
        <w:rPr>
          <w:rFonts w:asciiTheme="minorHAnsi" w:hAnsiTheme="minorHAnsi" w:cstheme="minorHAnsi"/>
          <w:sz w:val="22"/>
          <w:szCs w:val="22"/>
        </w:rPr>
        <w:t>minority_class_count</w:t>
      </w:r>
      <w:proofErr w:type="spellEnd"/>
      <w:r w:rsidRPr="00FA67E3">
        <w:rPr>
          <w:rFonts w:asciiTheme="minorHAnsi" w:hAnsiTheme="minorHAnsi" w:cstheme="minorHAnsi"/>
          <w:sz w:val="22"/>
          <w:szCs w:val="22"/>
        </w:rPr>
        <w:t xml:space="preserve">, </w:t>
      </w:r>
      <w:proofErr w:type="spellStart"/>
      <w:r w:rsidRPr="00FA67E3">
        <w:rPr>
          <w:rFonts w:asciiTheme="minorHAnsi" w:hAnsiTheme="minorHAnsi" w:cstheme="minorHAnsi"/>
          <w:sz w:val="22"/>
          <w:szCs w:val="22"/>
        </w:rPr>
        <w:t>random_state</w:t>
      </w:r>
      <w:proofErr w:type="spellEnd"/>
      <w:r w:rsidRPr="00FA67E3">
        <w:rPr>
          <w:rFonts w:asciiTheme="minorHAnsi" w:hAnsiTheme="minorHAnsi" w:cstheme="minorHAnsi"/>
          <w:sz w:val="22"/>
          <w:szCs w:val="22"/>
        </w:rPr>
        <w:t xml:space="preserve">=42) for label in </w:t>
      </w:r>
      <w:proofErr w:type="spellStart"/>
      <w:r w:rsidRPr="00FA67E3">
        <w:rPr>
          <w:rFonts w:asciiTheme="minorHAnsi" w:hAnsiTheme="minorHAnsi" w:cstheme="minorHAnsi"/>
          <w:sz w:val="22"/>
          <w:szCs w:val="22"/>
        </w:rPr>
        <w:t>train_data</w:t>
      </w:r>
      <w:proofErr w:type="spellEnd"/>
      <w:r w:rsidRPr="00FA67E3">
        <w:rPr>
          <w:rFonts w:asciiTheme="minorHAnsi" w:hAnsiTheme="minorHAnsi" w:cstheme="minorHAnsi"/>
          <w:sz w:val="22"/>
          <w:szCs w:val="22"/>
        </w:rPr>
        <w:t>['bad'].unique()])</w:t>
      </w:r>
    </w:p>
    <w:p w14:paraId="73264383" w14:textId="77777777" w:rsidR="00F16637" w:rsidRPr="00FA67E3" w:rsidRDefault="00F16637" w:rsidP="00F16637">
      <w:pPr>
        <w:rPr>
          <w:rFonts w:asciiTheme="minorHAnsi" w:hAnsiTheme="minorHAnsi" w:cstheme="minorHAnsi"/>
          <w:sz w:val="22"/>
          <w:szCs w:val="22"/>
        </w:rPr>
      </w:pPr>
    </w:p>
    <w:p w14:paraId="1DF8F619" w14:textId="77777777" w:rsidR="00F16637" w:rsidRPr="00FA67E3" w:rsidRDefault="00F16637" w:rsidP="00F16637">
      <w:pPr>
        <w:rPr>
          <w:rFonts w:asciiTheme="minorHAnsi" w:hAnsiTheme="minorHAnsi" w:cstheme="minorHAnsi"/>
          <w:b/>
          <w:bCs/>
          <w:color w:val="808080" w:themeColor="background1" w:themeShade="80"/>
          <w:sz w:val="22"/>
          <w:szCs w:val="22"/>
        </w:rPr>
      </w:pPr>
      <w:r w:rsidRPr="00FA67E3">
        <w:rPr>
          <w:rFonts w:asciiTheme="minorHAnsi" w:hAnsiTheme="minorHAnsi" w:cstheme="minorHAnsi"/>
          <w:b/>
          <w:bCs/>
          <w:color w:val="808080" w:themeColor="background1" w:themeShade="80"/>
          <w:sz w:val="22"/>
          <w:szCs w:val="22"/>
        </w:rPr>
        <w:t># Get the resampled predictors and target variable</w:t>
      </w:r>
    </w:p>
    <w:p w14:paraId="7305DA25" w14:textId="77777777" w:rsidR="00F16637" w:rsidRPr="00FA67E3" w:rsidRDefault="00F16637" w:rsidP="00F16637">
      <w:pPr>
        <w:rPr>
          <w:rFonts w:asciiTheme="minorHAnsi" w:hAnsiTheme="minorHAnsi" w:cstheme="minorHAnsi"/>
          <w:sz w:val="22"/>
          <w:szCs w:val="22"/>
        </w:rPr>
      </w:pPr>
      <w:proofErr w:type="spellStart"/>
      <w:r w:rsidRPr="00FA67E3">
        <w:rPr>
          <w:rFonts w:asciiTheme="minorHAnsi" w:hAnsiTheme="minorHAnsi" w:cstheme="minorHAnsi"/>
          <w:sz w:val="22"/>
          <w:szCs w:val="22"/>
        </w:rPr>
        <w:t>X_train_resampled</w:t>
      </w:r>
      <w:proofErr w:type="spellEnd"/>
      <w:r w:rsidRPr="00FA67E3">
        <w:rPr>
          <w:rFonts w:asciiTheme="minorHAnsi" w:hAnsiTheme="minorHAnsi" w:cstheme="minorHAnsi"/>
          <w:sz w:val="22"/>
          <w:szCs w:val="22"/>
        </w:rPr>
        <w:t xml:space="preserve"> = </w:t>
      </w:r>
      <w:proofErr w:type="spellStart"/>
      <w:r w:rsidRPr="00FA67E3">
        <w:rPr>
          <w:rFonts w:asciiTheme="minorHAnsi" w:hAnsiTheme="minorHAnsi" w:cstheme="minorHAnsi"/>
          <w:sz w:val="22"/>
          <w:szCs w:val="22"/>
        </w:rPr>
        <w:t>undersampled_data</w:t>
      </w:r>
      <w:proofErr w:type="spellEnd"/>
      <w:r w:rsidRPr="00FA67E3">
        <w:rPr>
          <w:rFonts w:asciiTheme="minorHAnsi" w:hAnsiTheme="minorHAnsi" w:cstheme="minorHAnsi"/>
          <w:sz w:val="22"/>
          <w:szCs w:val="22"/>
        </w:rPr>
        <w:t>[predictors]</w:t>
      </w:r>
    </w:p>
    <w:p w14:paraId="428EBF11" w14:textId="77777777" w:rsidR="00F16637" w:rsidRPr="00FA67E3" w:rsidRDefault="00F16637" w:rsidP="00F16637">
      <w:pPr>
        <w:rPr>
          <w:rFonts w:asciiTheme="minorHAnsi" w:hAnsiTheme="minorHAnsi" w:cstheme="minorHAnsi"/>
          <w:sz w:val="22"/>
          <w:szCs w:val="22"/>
        </w:rPr>
      </w:pPr>
      <w:proofErr w:type="spellStart"/>
      <w:r w:rsidRPr="00FA67E3">
        <w:rPr>
          <w:rFonts w:asciiTheme="minorHAnsi" w:hAnsiTheme="minorHAnsi" w:cstheme="minorHAnsi"/>
          <w:sz w:val="22"/>
          <w:szCs w:val="22"/>
        </w:rPr>
        <w:t>y_train_resampled</w:t>
      </w:r>
      <w:proofErr w:type="spellEnd"/>
      <w:r w:rsidRPr="00FA67E3">
        <w:rPr>
          <w:rFonts w:asciiTheme="minorHAnsi" w:hAnsiTheme="minorHAnsi" w:cstheme="minorHAnsi"/>
          <w:sz w:val="22"/>
          <w:szCs w:val="22"/>
        </w:rPr>
        <w:t xml:space="preserve"> = </w:t>
      </w:r>
      <w:proofErr w:type="spellStart"/>
      <w:r w:rsidRPr="00FA67E3">
        <w:rPr>
          <w:rFonts w:asciiTheme="minorHAnsi" w:hAnsiTheme="minorHAnsi" w:cstheme="minorHAnsi"/>
          <w:sz w:val="22"/>
          <w:szCs w:val="22"/>
        </w:rPr>
        <w:t>undersampled_data</w:t>
      </w:r>
      <w:proofErr w:type="spellEnd"/>
      <w:r w:rsidRPr="00FA67E3">
        <w:rPr>
          <w:rFonts w:asciiTheme="minorHAnsi" w:hAnsiTheme="minorHAnsi" w:cstheme="minorHAnsi"/>
          <w:sz w:val="22"/>
          <w:szCs w:val="22"/>
        </w:rPr>
        <w:t>['bad']</w:t>
      </w:r>
    </w:p>
    <w:p w14:paraId="7944D24E" w14:textId="77777777" w:rsidR="00F16637" w:rsidRPr="00FA67E3" w:rsidRDefault="00F16637" w:rsidP="00F16637">
      <w:pPr>
        <w:rPr>
          <w:rFonts w:asciiTheme="minorHAnsi" w:hAnsiTheme="minorHAnsi" w:cstheme="minorHAnsi"/>
          <w:sz w:val="22"/>
          <w:szCs w:val="22"/>
        </w:rPr>
      </w:pPr>
    </w:p>
    <w:p w14:paraId="6044E016" w14:textId="77777777" w:rsidR="00F16637" w:rsidRPr="00FA67E3" w:rsidRDefault="00F16637" w:rsidP="00F16637">
      <w:pPr>
        <w:rPr>
          <w:rFonts w:asciiTheme="minorHAnsi" w:hAnsiTheme="minorHAnsi" w:cstheme="minorHAnsi"/>
          <w:b/>
          <w:bCs/>
          <w:color w:val="808080" w:themeColor="background1" w:themeShade="80"/>
          <w:sz w:val="22"/>
          <w:szCs w:val="22"/>
        </w:rPr>
      </w:pPr>
      <w:r w:rsidRPr="00FA67E3">
        <w:rPr>
          <w:rFonts w:asciiTheme="minorHAnsi" w:hAnsiTheme="minorHAnsi" w:cstheme="minorHAnsi"/>
          <w:b/>
          <w:bCs/>
          <w:color w:val="808080" w:themeColor="background1" w:themeShade="80"/>
          <w:sz w:val="22"/>
          <w:szCs w:val="22"/>
        </w:rPr>
        <w:t># Build the Lasso regression model</w:t>
      </w:r>
    </w:p>
    <w:p w14:paraId="4D559F9B" w14:textId="77777777" w:rsidR="00F16637" w:rsidRPr="00FA67E3" w:rsidRDefault="00F16637" w:rsidP="00F16637">
      <w:pPr>
        <w:rPr>
          <w:rFonts w:asciiTheme="minorHAnsi" w:hAnsiTheme="minorHAnsi" w:cstheme="minorHAnsi"/>
          <w:sz w:val="22"/>
          <w:szCs w:val="22"/>
        </w:rPr>
      </w:pPr>
      <w:r w:rsidRPr="00FA67E3">
        <w:rPr>
          <w:rFonts w:asciiTheme="minorHAnsi" w:hAnsiTheme="minorHAnsi" w:cstheme="minorHAnsi"/>
          <w:sz w:val="22"/>
          <w:szCs w:val="22"/>
        </w:rPr>
        <w:t>lasso = Lasso(</w:t>
      </w:r>
      <w:proofErr w:type="spellStart"/>
      <w:r w:rsidRPr="00FA67E3">
        <w:rPr>
          <w:rFonts w:asciiTheme="minorHAnsi" w:hAnsiTheme="minorHAnsi" w:cstheme="minorHAnsi"/>
          <w:sz w:val="22"/>
          <w:szCs w:val="22"/>
        </w:rPr>
        <w:t>random_state</w:t>
      </w:r>
      <w:proofErr w:type="spellEnd"/>
      <w:r w:rsidRPr="00FA67E3">
        <w:rPr>
          <w:rFonts w:asciiTheme="minorHAnsi" w:hAnsiTheme="minorHAnsi" w:cstheme="minorHAnsi"/>
          <w:sz w:val="22"/>
          <w:szCs w:val="22"/>
        </w:rPr>
        <w:t>=42)</w:t>
      </w:r>
    </w:p>
    <w:p w14:paraId="68D8E18F" w14:textId="77777777" w:rsidR="00F16637" w:rsidRPr="00FA67E3" w:rsidRDefault="00F16637" w:rsidP="00F16637">
      <w:pPr>
        <w:rPr>
          <w:rFonts w:asciiTheme="minorHAnsi" w:hAnsiTheme="minorHAnsi" w:cstheme="minorHAnsi"/>
          <w:sz w:val="22"/>
          <w:szCs w:val="22"/>
        </w:rPr>
      </w:pPr>
    </w:p>
    <w:p w14:paraId="63522C80" w14:textId="77777777" w:rsidR="00F16637" w:rsidRPr="00FA67E3" w:rsidRDefault="00F16637" w:rsidP="00F16637">
      <w:pPr>
        <w:rPr>
          <w:rFonts w:asciiTheme="minorHAnsi" w:hAnsiTheme="minorHAnsi" w:cstheme="minorHAnsi"/>
          <w:b/>
          <w:bCs/>
          <w:color w:val="808080" w:themeColor="background1" w:themeShade="80"/>
          <w:sz w:val="22"/>
          <w:szCs w:val="22"/>
        </w:rPr>
      </w:pPr>
      <w:r w:rsidRPr="00FA67E3">
        <w:rPr>
          <w:rFonts w:asciiTheme="minorHAnsi" w:hAnsiTheme="minorHAnsi" w:cstheme="minorHAnsi"/>
          <w:b/>
          <w:bCs/>
          <w:color w:val="808080" w:themeColor="background1" w:themeShade="80"/>
          <w:sz w:val="22"/>
          <w:szCs w:val="22"/>
        </w:rPr>
        <w:t># Define hyperparameters to tune</w:t>
      </w:r>
    </w:p>
    <w:p w14:paraId="62820683" w14:textId="77777777" w:rsidR="00F16637" w:rsidRPr="00FA67E3" w:rsidRDefault="00F16637" w:rsidP="00F16637">
      <w:pPr>
        <w:rPr>
          <w:rFonts w:asciiTheme="minorHAnsi" w:hAnsiTheme="minorHAnsi" w:cstheme="minorHAnsi"/>
          <w:sz w:val="22"/>
          <w:szCs w:val="22"/>
        </w:rPr>
      </w:pPr>
      <w:proofErr w:type="spellStart"/>
      <w:r w:rsidRPr="00FA67E3">
        <w:rPr>
          <w:rFonts w:asciiTheme="minorHAnsi" w:hAnsiTheme="minorHAnsi" w:cstheme="minorHAnsi"/>
          <w:sz w:val="22"/>
          <w:szCs w:val="22"/>
        </w:rPr>
        <w:t>param_grid</w:t>
      </w:r>
      <w:proofErr w:type="spellEnd"/>
      <w:r w:rsidRPr="00FA67E3">
        <w:rPr>
          <w:rFonts w:asciiTheme="minorHAnsi" w:hAnsiTheme="minorHAnsi" w:cstheme="minorHAnsi"/>
          <w:sz w:val="22"/>
          <w:szCs w:val="22"/>
        </w:rPr>
        <w:t xml:space="preserve"> = {'alpha': [0.001, 0.01, 0.1, 1, 10, 100, 1000]} # Expand hyperparameters as needed</w:t>
      </w:r>
    </w:p>
    <w:p w14:paraId="3140AB87" w14:textId="77777777" w:rsidR="00F16637" w:rsidRPr="00FA67E3" w:rsidRDefault="00F16637" w:rsidP="00F16637">
      <w:pPr>
        <w:rPr>
          <w:rFonts w:asciiTheme="minorHAnsi" w:hAnsiTheme="minorHAnsi" w:cstheme="minorHAnsi"/>
          <w:sz w:val="22"/>
          <w:szCs w:val="22"/>
        </w:rPr>
      </w:pPr>
    </w:p>
    <w:p w14:paraId="19012F04" w14:textId="77777777" w:rsidR="00F16637" w:rsidRPr="00FA67E3" w:rsidRDefault="00F16637" w:rsidP="00F16637">
      <w:pPr>
        <w:rPr>
          <w:rFonts w:asciiTheme="minorHAnsi" w:hAnsiTheme="minorHAnsi" w:cstheme="minorHAnsi"/>
          <w:b/>
          <w:bCs/>
          <w:color w:val="808080" w:themeColor="background1" w:themeShade="80"/>
          <w:sz w:val="22"/>
          <w:szCs w:val="22"/>
        </w:rPr>
      </w:pPr>
      <w:r w:rsidRPr="00FA67E3">
        <w:rPr>
          <w:rFonts w:asciiTheme="minorHAnsi" w:hAnsiTheme="minorHAnsi" w:cstheme="minorHAnsi"/>
          <w:b/>
          <w:bCs/>
          <w:color w:val="808080" w:themeColor="background1" w:themeShade="80"/>
          <w:sz w:val="22"/>
          <w:szCs w:val="22"/>
        </w:rPr>
        <w:t xml:space="preserve"># Tune hyperparameters using </w:t>
      </w:r>
      <w:proofErr w:type="spellStart"/>
      <w:r w:rsidRPr="00FA67E3">
        <w:rPr>
          <w:rFonts w:asciiTheme="minorHAnsi" w:hAnsiTheme="minorHAnsi" w:cstheme="minorHAnsi"/>
          <w:b/>
          <w:bCs/>
          <w:color w:val="808080" w:themeColor="background1" w:themeShade="80"/>
          <w:sz w:val="22"/>
          <w:szCs w:val="22"/>
        </w:rPr>
        <w:t>GridSearchCV</w:t>
      </w:r>
      <w:proofErr w:type="spellEnd"/>
    </w:p>
    <w:p w14:paraId="5D755F2E" w14:textId="77777777" w:rsidR="00F16637" w:rsidRPr="00FA67E3" w:rsidRDefault="00F16637" w:rsidP="00F16637">
      <w:pPr>
        <w:rPr>
          <w:rFonts w:asciiTheme="minorHAnsi" w:hAnsiTheme="minorHAnsi" w:cstheme="minorHAnsi"/>
          <w:sz w:val="22"/>
          <w:szCs w:val="22"/>
        </w:rPr>
      </w:pPr>
      <w:proofErr w:type="spellStart"/>
      <w:r w:rsidRPr="00FA67E3">
        <w:rPr>
          <w:rFonts w:asciiTheme="minorHAnsi" w:hAnsiTheme="minorHAnsi" w:cstheme="minorHAnsi"/>
          <w:sz w:val="22"/>
          <w:szCs w:val="22"/>
        </w:rPr>
        <w:t>grid_search</w:t>
      </w:r>
      <w:proofErr w:type="spellEnd"/>
      <w:r w:rsidRPr="00FA67E3">
        <w:rPr>
          <w:rFonts w:asciiTheme="minorHAnsi" w:hAnsiTheme="minorHAnsi" w:cstheme="minorHAnsi"/>
          <w:sz w:val="22"/>
          <w:szCs w:val="22"/>
        </w:rPr>
        <w:t xml:space="preserve"> = </w:t>
      </w:r>
      <w:proofErr w:type="spellStart"/>
      <w:r w:rsidRPr="00FA67E3">
        <w:rPr>
          <w:rFonts w:asciiTheme="minorHAnsi" w:hAnsiTheme="minorHAnsi" w:cstheme="minorHAnsi"/>
          <w:sz w:val="22"/>
          <w:szCs w:val="22"/>
        </w:rPr>
        <w:t>GridSearchCV</w:t>
      </w:r>
      <w:proofErr w:type="spellEnd"/>
      <w:r w:rsidRPr="00FA67E3">
        <w:rPr>
          <w:rFonts w:asciiTheme="minorHAnsi" w:hAnsiTheme="minorHAnsi" w:cstheme="minorHAnsi"/>
          <w:sz w:val="22"/>
          <w:szCs w:val="22"/>
        </w:rPr>
        <w:t xml:space="preserve">(lasso, </w:t>
      </w:r>
      <w:proofErr w:type="spellStart"/>
      <w:r w:rsidRPr="00FA67E3">
        <w:rPr>
          <w:rFonts w:asciiTheme="minorHAnsi" w:hAnsiTheme="minorHAnsi" w:cstheme="minorHAnsi"/>
          <w:sz w:val="22"/>
          <w:szCs w:val="22"/>
        </w:rPr>
        <w:t>param_grid</w:t>
      </w:r>
      <w:proofErr w:type="spellEnd"/>
      <w:r w:rsidRPr="00FA67E3">
        <w:rPr>
          <w:rFonts w:asciiTheme="minorHAnsi" w:hAnsiTheme="minorHAnsi" w:cstheme="minorHAnsi"/>
          <w:sz w:val="22"/>
          <w:szCs w:val="22"/>
        </w:rPr>
        <w:t>, cv=5)</w:t>
      </w:r>
    </w:p>
    <w:p w14:paraId="7AD1406C" w14:textId="77777777" w:rsidR="00F16637" w:rsidRPr="00FA67E3" w:rsidRDefault="00F16637" w:rsidP="00F16637">
      <w:pPr>
        <w:rPr>
          <w:rFonts w:asciiTheme="minorHAnsi" w:hAnsiTheme="minorHAnsi" w:cstheme="minorHAnsi"/>
          <w:sz w:val="22"/>
          <w:szCs w:val="22"/>
        </w:rPr>
      </w:pPr>
      <w:proofErr w:type="spellStart"/>
      <w:r w:rsidRPr="00FA67E3">
        <w:rPr>
          <w:rFonts w:asciiTheme="minorHAnsi" w:hAnsiTheme="minorHAnsi" w:cstheme="minorHAnsi"/>
          <w:sz w:val="22"/>
          <w:szCs w:val="22"/>
        </w:rPr>
        <w:t>grid_search.fit</w:t>
      </w:r>
      <w:proofErr w:type="spellEnd"/>
      <w:r w:rsidRPr="00FA67E3">
        <w:rPr>
          <w:rFonts w:asciiTheme="minorHAnsi" w:hAnsiTheme="minorHAnsi" w:cstheme="minorHAnsi"/>
          <w:sz w:val="22"/>
          <w:szCs w:val="22"/>
        </w:rPr>
        <w:t>(</w:t>
      </w:r>
      <w:proofErr w:type="spellStart"/>
      <w:r w:rsidRPr="00FA67E3">
        <w:rPr>
          <w:rFonts w:asciiTheme="minorHAnsi" w:hAnsiTheme="minorHAnsi" w:cstheme="minorHAnsi"/>
          <w:sz w:val="22"/>
          <w:szCs w:val="22"/>
        </w:rPr>
        <w:t>X_train_resampled</w:t>
      </w:r>
      <w:proofErr w:type="spellEnd"/>
      <w:r w:rsidRPr="00FA67E3">
        <w:rPr>
          <w:rFonts w:asciiTheme="minorHAnsi" w:hAnsiTheme="minorHAnsi" w:cstheme="minorHAnsi"/>
          <w:sz w:val="22"/>
          <w:szCs w:val="22"/>
        </w:rPr>
        <w:t xml:space="preserve">[predictors], </w:t>
      </w:r>
      <w:proofErr w:type="spellStart"/>
      <w:r w:rsidRPr="00FA67E3">
        <w:rPr>
          <w:rFonts w:asciiTheme="minorHAnsi" w:hAnsiTheme="minorHAnsi" w:cstheme="minorHAnsi"/>
          <w:sz w:val="22"/>
          <w:szCs w:val="22"/>
        </w:rPr>
        <w:t>y_train_resampled</w:t>
      </w:r>
      <w:proofErr w:type="spellEnd"/>
      <w:r w:rsidRPr="00FA67E3">
        <w:rPr>
          <w:rFonts w:asciiTheme="minorHAnsi" w:hAnsiTheme="minorHAnsi" w:cstheme="minorHAnsi"/>
          <w:sz w:val="22"/>
          <w:szCs w:val="22"/>
        </w:rPr>
        <w:t>)</w:t>
      </w:r>
    </w:p>
    <w:p w14:paraId="48A171D6" w14:textId="77777777" w:rsidR="00F16637" w:rsidRPr="00FA67E3" w:rsidRDefault="00F16637" w:rsidP="00F16637">
      <w:pPr>
        <w:rPr>
          <w:rFonts w:asciiTheme="minorHAnsi" w:hAnsiTheme="minorHAnsi" w:cstheme="minorHAnsi"/>
          <w:sz w:val="22"/>
          <w:szCs w:val="22"/>
        </w:rPr>
      </w:pPr>
    </w:p>
    <w:p w14:paraId="7498E94B" w14:textId="77777777" w:rsidR="00F16637" w:rsidRPr="00FA67E3" w:rsidRDefault="00F16637" w:rsidP="00F16637">
      <w:pPr>
        <w:rPr>
          <w:rFonts w:asciiTheme="minorHAnsi" w:hAnsiTheme="minorHAnsi" w:cstheme="minorHAnsi"/>
          <w:b/>
          <w:bCs/>
          <w:color w:val="808080" w:themeColor="background1" w:themeShade="80"/>
          <w:sz w:val="22"/>
          <w:szCs w:val="22"/>
        </w:rPr>
      </w:pPr>
      <w:r w:rsidRPr="00FA67E3">
        <w:rPr>
          <w:rFonts w:asciiTheme="minorHAnsi" w:hAnsiTheme="minorHAnsi" w:cstheme="minorHAnsi"/>
          <w:b/>
          <w:bCs/>
          <w:color w:val="808080" w:themeColor="background1" w:themeShade="80"/>
          <w:sz w:val="22"/>
          <w:szCs w:val="22"/>
        </w:rPr>
        <w:t># Get the best model</w:t>
      </w:r>
    </w:p>
    <w:p w14:paraId="293AD82F" w14:textId="77777777" w:rsidR="00F16637" w:rsidRPr="00FA67E3" w:rsidRDefault="00F16637" w:rsidP="00F16637">
      <w:pPr>
        <w:rPr>
          <w:rFonts w:asciiTheme="minorHAnsi" w:hAnsiTheme="minorHAnsi" w:cstheme="minorHAnsi"/>
          <w:sz w:val="22"/>
          <w:szCs w:val="22"/>
        </w:rPr>
      </w:pPr>
      <w:proofErr w:type="spellStart"/>
      <w:r w:rsidRPr="00FA67E3">
        <w:rPr>
          <w:rFonts w:asciiTheme="minorHAnsi" w:hAnsiTheme="minorHAnsi" w:cstheme="minorHAnsi"/>
          <w:sz w:val="22"/>
          <w:szCs w:val="22"/>
        </w:rPr>
        <w:t>best_model</w:t>
      </w:r>
      <w:proofErr w:type="spellEnd"/>
      <w:r w:rsidRPr="00FA67E3">
        <w:rPr>
          <w:rFonts w:asciiTheme="minorHAnsi" w:hAnsiTheme="minorHAnsi" w:cstheme="minorHAnsi"/>
          <w:sz w:val="22"/>
          <w:szCs w:val="22"/>
        </w:rPr>
        <w:t xml:space="preserve"> = </w:t>
      </w:r>
      <w:proofErr w:type="spellStart"/>
      <w:r w:rsidRPr="00FA67E3">
        <w:rPr>
          <w:rFonts w:asciiTheme="minorHAnsi" w:hAnsiTheme="minorHAnsi" w:cstheme="minorHAnsi"/>
          <w:sz w:val="22"/>
          <w:szCs w:val="22"/>
        </w:rPr>
        <w:t>grid_search.best_estimator</w:t>
      </w:r>
      <w:proofErr w:type="spellEnd"/>
      <w:r w:rsidRPr="00FA67E3">
        <w:rPr>
          <w:rFonts w:asciiTheme="minorHAnsi" w:hAnsiTheme="minorHAnsi" w:cstheme="minorHAnsi"/>
          <w:sz w:val="22"/>
          <w:szCs w:val="22"/>
        </w:rPr>
        <w:t>_</w:t>
      </w:r>
    </w:p>
    <w:p w14:paraId="51845951" w14:textId="77777777" w:rsidR="00F16637" w:rsidRPr="00FA67E3" w:rsidRDefault="00F16637" w:rsidP="00F16637">
      <w:pPr>
        <w:rPr>
          <w:rFonts w:asciiTheme="minorHAnsi" w:hAnsiTheme="minorHAnsi" w:cstheme="minorHAnsi"/>
          <w:sz w:val="22"/>
          <w:szCs w:val="22"/>
        </w:rPr>
      </w:pPr>
    </w:p>
    <w:p w14:paraId="5D6354E3" w14:textId="77777777" w:rsidR="00F16637" w:rsidRPr="00FA67E3" w:rsidRDefault="00F16637" w:rsidP="00F16637">
      <w:pPr>
        <w:rPr>
          <w:rFonts w:asciiTheme="minorHAnsi" w:hAnsiTheme="minorHAnsi" w:cstheme="minorHAnsi"/>
          <w:b/>
          <w:bCs/>
          <w:color w:val="808080" w:themeColor="background1" w:themeShade="80"/>
          <w:sz w:val="22"/>
          <w:szCs w:val="22"/>
        </w:rPr>
      </w:pPr>
      <w:r w:rsidRPr="00FA67E3">
        <w:rPr>
          <w:rFonts w:asciiTheme="minorHAnsi" w:hAnsiTheme="minorHAnsi" w:cstheme="minorHAnsi"/>
          <w:b/>
          <w:bCs/>
          <w:color w:val="808080" w:themeColor="background1" w:themeShade="80"/>
          <w:sz w:val="22"/>
          <w:szCs w:val="22"/>
        </w:rPr>
        <w:t># Separate predictors and target variable</w:t>
      </w:r>
    </w:p>
    <w:p w14:paraId="46BC67D9" w14:textId="77777777" w:rsidR="00F16637" w:rsidRPr="00FA67E3" w:rsidRDefault="00F16637" w:rsidP="00F16637">
      <w:pPr>
        <w:rPr>
          <w:rFonts w:asciiTheme="minorHAnsi" w:hAnsiTheme="minorHAnsi" w:cstheme="minorHAnsi"/>
          <w:sz w:val="22"/>
          <w:szCs w:val="22"/>
        </w:rPr>
      </w:pPr>
      <w:r w:rsidRPr="00FA67E3">
        <w:rPr>
          <w:rFonts w:asciiTheme="minorHAnsi" w:hAnsiTheme="minorHAnsi" w:cstheme="minorHAnsi"/>
          <w:sz w:val="22"/>
          <w:szCs w:val="22"/>
        </w:rPr>
        <w:t xml:space="preserve">OOT_X = </w:t>
      </w:r>
      <w:proofErr w:type="spellStart"/>
      <w:r w:rsidRPr="00FA67E3">
        <w:rPr>
          <w:rFonts w:asciiTheme="minorHAnsi" w:hAnsiTheme="minorHAnsi" w:cstheme="minorHAnsi"/>
          <w:sz w:val="22"/>
          <w:szCs w:val="22"/>
        </w:rPr>
        <w:t>OOT_encoded.drop</w:t>
      </w:r>
      <w:proofErr w:type="spellEnd"/>
      <w:r w:rsidRPr="00FA67E3">
        <w:rPr>
          <w:rFonts w:asciiTheme="minorHAnsi" w:hAnsiTheme="minorHAnsi" w:cstheme="minorHAnsi"/>
          <w:sz w:val="22"/>
          <w:szCs w:val="22"/>
        </w:rPr>
        <w:t>('bad', axis=1)</w:t>
      </w:r>
    </w:p>
    <w:p w14:paraId="44E8D270" w14:textId="77777777" w:rsidR="00F16637" w:rsidRPr="00FA67E3" w:rsidRDefault="00F16637" w:rsidP="00F16637">
      <w:pPr>
        <w:rPr>
          <w:rFonts w:asciiTheme="minorHAnsi" w:hAnsiTheme="minorHAnsi" w:cstheme="minorHAnsi"/>
          <w:sz w:val="22"/>
          <w:szCs w:val="22"/>
        </w:rPr>
      </w:pPr>
      <w:proofErr w:type="spellStart"/>
      <w:r w:rsidRPr="00FA67E3">
        <w:rPr>
          <w:rFonts w:asciiTheme="minorHAnsi" w:hAnsiTheme="minorHAnsi" w:cstheme="minorHAnsi"/>
          <w:sz w:val="22"/>
          <w:szCs w:val="22"/>
        </w:rPr>
        <w:t>OOT_y</w:t>
      </w:r>
      <w:proofErr w:type="spellEnd"/>
      <w:r w:rsidRPr="00FA67E3">
        <w:rPr>
          <w:rFonts w:asciiTheme="minorHAnsi" w:hAnsiTheme="minorHAnsi" w:cstheme="minorHAnsi"/>
          <w:sz w:val="22"/>
          <w:szCs w:val="22"/>
        </w:rPr>
        <w:t xml:space="preserve"> = </w:t>
      </w:r>
      <w:proofErr w:type="spellStart"/>
      <w:r w:rsidRPr="00FA67E3">
        <w:rPr>
          <w:rFonts w:asciiTheme="minorHAnsi" w:hAnsiTheme="minorHAnsi" w:cstheme="minorHAnsi"/>
          <w:sz w:val="22"/>
          <w:szCs w:val="22"/>
        </w:rPr>
        <w:t>OOT_encoded</w:t>
      </w:r>
      <w:proofErr w:type="spellEnd"/>
      <w:r w:rsidRPr="00FA67E3">
        <w:rPr>
          <w:rFonts w:asciiTheme="minorHAnsi" w:hAnsiTheme="minorHAnsi" w:cstheme="minorHAnsi"/>
          <w:sz w:val="22"/>
          <w:szCs w:val="22"/>
        </w:rPr>
        <w:t>['bad']</w:t>
      </w:r>
    </w:p>
    <w:p w14:paraId="32DDEE07" w14:textId="77777777" w:rsidR="00F16637" w:rsidRPr="00FA67E3" w:rsidRDefault="00F16637" w:rsidP="00F16637">
      <w:pPr>
        <w:rPr>
          <w:rFonts w:asciiTheme="minorHAnsi" w:hAnsiTheme="minorHAnsi" w:cstheme="minorHAnsi"/>
          <w:sz w:val="22"/>
          <w:szCs w:val="22"/>
        </w:rPr>
      </w:pPr>
    </w:p>
    <w:p w14:paraId="07014622" w14:textId="77777777" w:rsidR="00F16637" w:rsidRPr="00FA67E3" w:rsidRDefault="00F16637" w:rsidP="00F16637">
      <w:pPr>
        <w:rPr>
          <w:rFonts w:asciiTheme="minorHAnsi" w:hAnsiTheme="minorHAnsi" w:cstheme="minorHAnsi"/>
          <w:b/>
          <w:bCs/>
          <w:color w:val="808080" w:themeColor="background1" w:themeShade="80"/>
          <w:sz w:val="22"/>
          <w:szCs w:val="22"/>
        </w:rPr>
      </w:pPr>
      <w:r w:rsidRPr="00FA67E3">
        <w:rPr>
          <w:rFonts w:asciiTheme="minorHAnsi" w:hAnsiTheme="minorHAnsi" w:cstheme="minorHAnsi"/>
          <w:b/>
          <w:bCs/>
          <w:color w:val="808080" w:themeColor="background1" w:themeShade="80"/>
          <w:sz w:val="22"/>
          <w:szCs w:val="22"/>
        </w:rPr>
        <w:t># Apply the model to the OOT dataset</w:t>
      </w:r>
    </w:p>
    <w:p w14:paraId="56EC33AF" w14:textId="77777777" w:rsidR="00F16637" w:rsidRPr="00FA67E3" w:rsidRDefault="00F16637" w:rsidP="00F16637">
      <w:pPr>
        <w:rPr>
          <w:rFonts w:asciiTheme="minorHAnsi" w:hAnsiTheme="minorHAnsi" w:cstheme="minorHAnsi"/>
          <w:sz w:val="22"/>
          <w:szCs w:val="22"/>
        </w:rPr>
      </w:pPr>
      <w:proofErr w:type="spellStart"/>
      <w:r w:rsidRPr="00FA67E3">
        <w:rPr>
          <w:rFonts w:asciiTheme="minorHAnsi" w:hAnsiTheme="minorHAnsi" w:cstheme="minorHAnsi"/>
          <w:sz w:val="22"/>
          <w:szCs w:val="22"/>
        </w:rPr>
        <w:t>OOT_predictions</w:t>
      </w:r>
      <w:proofErr w:type="spellEnd"/>
      <w:r w:rsidRPr="00FA67E3">
        <w:rPr>
          <w:rFonts w:asciiTheme="minorHAnsi" w:hAnsiTheme="minorHAnsi" w:cstheme="minorHAnsi"/>
          <w:sz w:val="22"/>
          <w:szCs w:val="22"/>
        </w:rPr>
        <w:t xml:space="preserve"> = </w:t>
      </w:r>
      <w:proofErr w:type="spellStart"/>
      <w:r w:rsidRPr="00FA67E3">
        <w:rPr>
          <w:rFonts w:asciiTheme="minorHAnsi" w:hAnsiTheme="minorHAnsi" w:cstheme="minorHAnsi"/>
          <w:sz w:val="22"/>
          <w:szCs w:val="22"/>
        </w:rPr>
        <w:t>best_model.predict</w:t>
      </w:r>
      <w:proofErr w:type="spellEnd"/>
      <w:r w:rsidRPr="00FA67E3">
        <w:rPr>
          <w:rFonts w:asciiTheme="minorHAnsi" w:hAnsiTheme="minorHAnsi" w:cstheme="minorHAnsi"/>
          <w:sz w:val="22"/>
          <w:szCs w:val="22"/>
        </w:rPr>
        <w:t>(OOT_X)</w:t>
      </w:r>
    </w:p>
    <w:p w14:paraId="3E87964B" w14:textId="77777777" w:rsidR="00F16637" w:rsidRPr="00FA67E3" w:rsidRDefault="00F16637" w:rsidP="00F16637">
      <w:pPr>
        <w:rPr>
          <w:rFonts w:asciiTheme="minorHAnsi" w:hAnsiTheme="minorHAnsi" w:cstheme="minorHAnsi"/>
          <w:sz w:val="22"/>
          <w:szCs w:val="22"/>
        </w:rPr>
      </w:pPr>
    </w:p>
    <w:p w14:paraId="729D8D4A" w14:textId="77777777" w:rsidR="00F16637" w:rsidRPr="00FA67E3" w:rsidRDefault="00F16637" w:rsidP="00F16637">
      <w:pPr>
        <w:rPr>
          <w:rFonts w:asciiTheme="minorHAnsi" w:hAnsiTheme="minorHAnsi" w:cstheme="minorHAnsi"/>
          <w:b/>
          <w:bCs/>
          <w:color w:val="808080" w:themeColor="background1" w:themeShade="80"/>
          <w:sz w:val="22"/>
          <w:szCs w:val="22"/>
        </w:rPr>
      </w:pPr>
      <w:r w:rsidRPr="00FA67E3">
        <w:rPr>
          <w:rFonts w:asciiTheme="minorHAnsi" w:hAnsiTheme="minorHAnsi" w:cstheme="minorHAnsi"/>
          <w:b/>
          <w:bCs/>
          <w:color w:val="808080" w:themeColor="background1" w:themeShade="80"/>
          <w:sz w:val="22"/>
          <w:szCs w:val="22"/>
        </w:rPr>
        <w:t># Convert predicted values to classes</w:t>
      </w:r>
    </w:p>
    <w:p w14:paraId="21424C1E" w14:textId="77777777" w:rsidR="00F16637" w:rsidRPr="00FA67E3" w:rsidRDefault="00F16637" w:rsidP="00F16637">
      <w:pPr>
        <w:rPr>
          <w:rFonts w:asciiTheme="minorHAnsi" w:hAnsiTheme="minorHAnsi" w:cstheme="minorHAnsi"/>
          <w:sz w:val="22"/>
          <w:szCs w:val="22"/>
        </w:rPr>
      </w:pPr>
      <w:r w:rsidRPr="00FA67E3">
        <w:rPr>
          <w:rFonts w:asciiTheme="minorHAnsi" w:hAnsiTheme="minorHAnsi" w:cstheme="minorHAnsi"/>
          <w:sz w:val="22"/>
          <w:szCs w:val="22"/>
        </w:rPr>
        <w:t>threshold = 0.5  # You can adjust this threshold as needed</w:t>
      </w:r>
    </w:p>
    <w:p w14:paraId="076ED4AC" w14:textId="77777777" w:rsidR="00F16637" w:rsidRPr="00FA67E3" w:rsidRDefault="00F16637" w:rsidP="00F16637">
      <w:pPr>
        <w:rPr>
          <w:rFonts w:asciiTheme="minorHAnsi" w:hAnsiTheme="minorHAnsi" w:cstheme="minorHAnsi"/>
          <w:sz w:val="22"/>
          <w:szCs w:val="22"/>
        </w:rPr>
      </w:pPr>
      <w:proofErr w:type="spellStart"/>
      <w:r w:rsidRPr="00FA67E3">
        <w:rPr>
          <w:rFonts w:asciiTheme="minorHAnsi" w:hAnsiTheme="minorHAnsi" w:cstheme="minorHAnsi"/>
          <w:sz w:val="22"/>
          <w:szCs w:val="22"/>
        </w:rPr>
        <w:t>OOT_predictions_classes</w:t>
      </w:r>
      <w:proofErr w:type="spellEnd"/>
      <w:r w:rsidRPr="00FA67E3">
        <w:rPr>
          <w:rFonts w:asciiTheme="minorHAnsi" w:hAnsiTheme="minorHAnsi" w:cstheme="minorHAnsi"/>
          <w:sz w:val="22"/>
          <w:szCs w:val="22"/>
        </w:rPr>
        <w:t xml:space="preserve"> = [1 if pred &gt; threshold else 0 for pred in </w:t>
      </w:r>
      <w:proofErr w:type="spellStart"/>
      <w:r w:rsidRPr="00FA67E3">
        <w:rPr>
          <w:rFonts w:asciiTheme="minorHAnsi" w:hAnsiTheme="minorHAnsi" w:cstheme="minorHAnsi"/>
          <w:sz w:val="22"/>
          <w:szCs w:val="22"/>
        </w:rPr>
        <w:t>OOT_predictions</w:t>
      </w:r>
      <w:proofErr w:type="spellEnd"/>
      <w:r w:rsidRPr="00FA67E3">
        <w:rPr>
          <w:rFonts w:asciiTheme="minorHAnsi" w:hAnsiTheme="minorHAnsi" w:cstheme="minorHAnsi"/>
          <w:sz w:val="22"/>
          <w:szCs w:val="22"/>
        </w:rPr>
        <w:t>]</w:t>
      </w:r>
    </w:p>
    <w:p w14:paraId="41E17FAF" w14:textId="77777777" w:rsidR="00F16637" w:rsidRPr="00FA67E3" w:rsidRDefault="00F16637" w:rsidP="00F16637">
      <w:pPr>
        <w:rPr>
          <w:rFonts w:asciiTheme="minorHAnsi" w:hAnsiTheme="minorHAnsi" w:cstheme="minorHAnsi"/>
          <w:sz w:val="22"/>
          <w:szCs w:val="22"/>
        </w:rPr>
      </w:pPr>
    </w:p>
    <w:p w14:paraId="02EC3512" w14:textId="77777777" w:rsidR="00F16637" w:rsidRPr="00FA67E3" w:rsidRDefault="00F16637" w:rsidP="00F16637">
      <w:pPr>
        <w:rPr>
          <w:rFonts w:asciiTheme="minorHAnsi" w:hAnsiTheme="minorHAnsi" w:cstheme="minorHAnsi"/>
          <w:b/>
          <w:bCs/>
          <w:sz w:val="22"/>
          <w:szCs w:val="22"/>
        </w:rPr>
      </w:pPr>
      <w:r w:rsidRPr="00FA67E3">
        <w:rPr>
          <w:rFonts w:asciiTheme="minorHAnsi" w:hAnsiTheme="minorHAnsi" w:cstheme="minorHAnsi"/>
          <w:b/>
          <w:bCs/>
          <w:color w:val="808080" w:themeColor="background1" w:themeShade="80"/>
          <w:sz w:val="22"/>
          <w:szCs w:val="22"/>
        </w:rPr>
        <w:t># Create performance metrics using the function defined earlier</w:t>
      </w:r>
    </w:p>
    <w:p w14:paraId="3ABC9482" w14:textId="77777777" w:rsidR="00F16637" w:rsidRPr="00FA67E3" w:rsidRDefault="00F16637" w:rsidP="00F16637">
      <w:pPr>
        <w:rPr>
          <w:rFonts w:asciiTheme="minorHAnsi" w:hAnsiTheme="minorHAnsi" w:cstheme="minorHAnsi"/>
          <w:sz w:val="22"/>
          <w:szCs w:val="22"/>
        </w:rPr>
      </w:pPr>
      <w:proofErr w:type="spellStart"/>
      <w:r w:rsidRPr="00FA67E3">
        <w:rPr>
          <w:rFonts w:asciiTheme="minorHAnsi" w:hAnsiTheme="minorHAnsi" w:cstheme="minorHAnsi"/>
          <w:sz w:val="22"/>
          <w:szCs w:val="22"/>
        </w:rPr>
        <w:t>performance_metrics</w:t>
      </w:r>
      <w:proofErr w:type="spellEnd"/>
      <w:r w:rsidRPr="00FA67E3">
        <w:rPr>
          <w:rFonts w:asciiTheme="minorHAnsi" w:hAnsiTheme="minorHAnsi" w:cstheme="minorHAnsi"/>
          <w:sz w:val="22"/>
          <w:szCs w:val="22"/>
        </w:rPr>
        <w:t>(</w:t>
      </w:r>
      <w:proofErr w:type="spellStart"/>
      <w:r w:rsidRPr="00FA67E3">
        <w:rPr>
          <w:rFonts w:asciiTheme="minorHAnsi" w:hAnsiTheme="minorHAnsi" w:cstheme="minorHAnsi"/>
          <w:sz w:val="22"/>
          <w:szCs w:val="22"/>
        </w:rPr>
        <w:t>OOT_y</w:t>
      </w:r>
      <w:proofErr w:type="spellEnd"/>
      <w:r w:rsidRPr="00FA67E3">
        <w:rPr>
          <w:rFonts w:asciiTheme="minorHAnsi" w:hAnsiTheme="minorHAnsi" w:cstheme="minorHAnsi"/>
          <w:sz w:val="22"/>
          <w:szCs w:val="22"/>
        </w:rPr>
        <w:t xml:space="preserve">, </w:t>
      </w:r>
      <w:proofErr w:type="spellStart"/>
      <w:r w:rsidRPr="00FA67E3">
        <w:rPr>
          <w:rFonts w:asciiTheme="minorHAnsi" w:hAnsiTheme="minorHAnsi" w:cstheme="minorHAnsi"/>
          <w:sz w:val="22"/>
          <w:szCs w:val="22"/>
        </w:rPr>
        <w:t>OOT_predictions_classes</w:t>
      </w:r>
      <w:proofErr w:type="spellEnd"/>
      <w:r w:rsidRPr="00FA67E3">
        <w:rPr>
          <w:rFonts w:asciiTheme="minorHAnsi" w:hAnsiTheme="minorHAnsi" w:cstheme="minorHAnsi"/>
          <w:sz w:val="22"/>
          <w:szCs w:val="22"/>
        </w:rPr>
        <w:t>)</w:t>
      </w:r>
    </w:p>
    <w:p w14:paraId="6F9A1611" w14:textId="77777777" w:rsidR="00F16637" w:rsidRPr="00FA67E3" w:rsidRDefault="00F16637" w:rsidP="00F16637">
      <w:pPr>
        <w:rPr>
          <w:rFonts w:asciiTheme="minorHAnsi" w:hAnsiTheme="minorHAnsi" w:cstheme="minorHAnsi"/>
          <w:sz w:val="22"/>
          <w:szCs w:val="22"/>
        </w:rPr>
      </w:pPr>
    </w:p>
    <w:p w14:paraId="054D8F07" w14:textId="77777777" w:rsidR="00F16637" w:rsidRPr="00FA67E3" w:rsidRDefault="00F16637" w:rsidP="00F16637">
      <w:pPr>
        <w:rPr>
          <w:rFonts w:asciiTheme="minorHAnsi" w:hAnsiTheme="minorHAnsi" w:cstheme="minorHAnsi"/>
          <w:b/>
          <w:bCs/>
          <w:color w:val="808080" w:themeColor="background1" w:themeShade="80"/>
          <w:sz w:val="22"/>
          <w:szCs w:val="22"/>
        </w:rPr>
      </w:pPr>
      <w:r w:rsidRPr="00FA67E3">
        <w:rPr>
          <w:rFonts w:asciiTheme="minorHAnsi" w:hAnsiTheme="minorHAnsi" w:cstheme="minorHAnsi"/>
          <w:b/>
          <w:bCs/>
          <w:color w:val="808080" w:themeColor="background1" w:themeShade="80"/>
          <w:sz w:val="22"/>
          <w:szCs w:val="22"/>
        </w:rPr>
        <w:t># Output parameter estimates, AIC, BIC</w:t>
      </w:r>
    </w:p>
    <w:p w14:paraId="0B74B4F8" w14:textId="77777777" w:rsidR="00F16637" w:rsidRPr="00FA67E3" w:rsidRDefault="00F16637" w:rsidP="00F16637">
      <w:pPr>
        <w:rPr>
          <w:rFonts w:asciiTheme="minorHAnsi" w:hAnsiTheme="minorHAnsi" w:cstheme="minorHAnsi"/>
          <w:sz w:val="22"/>
          <w:szCs w:val="22"/>
        </w:rPr>
      </w:pPr>
      <w:r w:rsidRPr="00FA67E3">
        <w:rPr>
          <w:rFonts w:asciiTheme="minorHAnsi" w:hAnsiTheme="minorHAnsi" w:cstheme="minorHAnsi"/>
          <w:sz w:val="22"/>
          <w:szCs w:val="22"/>
        </w:rPr>
        <w:t>print("Parameter Estimates:")</w:t>
      </w:r>
    </w:p>
    <w:p w14:paraId="174F5521" w14:textId="77777777" w:rsidR="00F16637" w:rsidRPr="00FA67E3" w:rsidRDefault="00F16637" w:rsidP="00F16637">
      <w:pPr>
        <w:rPr>
          <w:rFonts w:asciiTheme="minorHAnsi" w:hAnsiTheme="minorHAnsi" w:cstheme="minorHAnsi"/>
          <w:sz w:val="22"/>
          <w:szCs w:val="22"/>
        </w:rPr>
      </w:pPr>
      <w:r w:rsidRPr="00FA67E3">
        <w:rPr>
          <w:rFonts w:asciiTheme="minorHAnsi" w:hAnsiTheme="minorHAnsi" w:cstheme="minorHAnsi"/>
          <w:sz w:val="22"/>
          <w:szCs w:val="22"/>
        </w:rPr>
        <w:t>print(</w:t>
      </w:r>
      <w:proofErr w:type="spellStart"/>
      <w:r w:rsidRPr="00FA67E3">
        <w:rPr>
          <w:rFonts w:asciiTheme="minorHAnsi" w:hAnsiTheme="minorHAnsi" w:cstheme="minorHAnsi"/>
          <w:sz w:val="22"/>
          <w:szCs w:val="22"/>
        </w:rPr>
        <w:t>best_model.coef</w:t>
      </w:r>
      <w:proofErr w:type="spellEnd"/>
      <w:r w:rsidRPr="00FA67E3">
        <w:rPr>
          <w:rFonts w:asciiTheme="minorHAnsi" w:hAnsiTheme="minorHAnsi" w:cstheme="minorHAnsi"/>
          <w:sz w:val="22"/>
          <w:szCs w:val="22"/>
        </w:rPr>
        <w:t>_)</w:t>
      </w:r>
    </w:p>
    <w:p w14:paraId="59818DF5" w14:textId="77777777" w:rsidR="00F16637" w:rsidRPr="00FA67E3" w:rsidRDefault="00F16637" w:rsidP="00F16637">
      <w:pPr>
        <w:rPr>
          <w:rFonts w:asciiTheme="minorHAnsi" w:hAnsiTheme="minorHAnsi" w:cstheme="minorHAnsi"/>
          <w:sz w:val="22"/>
          <w:szCs w:val="22"/>
        </w:rPr>
      </w:pPr>
      <w:r w:rsidRPr="00FA67E3">
        <w:rPr>
          <w:rFonts w:asciiTheme="minorHAnsi" w:hAnsiTheme="minorHAnsi" w:cstheme="minorHAnsi"/>
          <w:sz w:val="22"/>
          <w:szCs w:val="22"/>
        </w:rPr>
        <w:t xml:space="preserve">print("AIC:", </w:t>
      </w:r>
      <w:proofErr w:type="spellStart"/>
      <w:r w:rsidRPr="00FA67E3">
        <w:rPr>
          <w:rFonts w:asciiTheme="minorHAnsi" w:hAnsiTheme="minorHAnsi" w:cstheme="minorHAnsi"/>
          <w:sz w:val="22"/>
          <w:szCs w:val="22"/>
        </w:rPr>
        <w:t>best_model.score</w:t>
      </w:r>
      <w:proofErr w:type="spellEnd"/>
      <w:r w:rsidRPr="00FA67E3">
        <w:rPr>
          <w:rFonts w:asciiTheme="minorHAnsi" w:hAnsiTheme="minorHAnsi" w:cstheme="minorHAnsi"/>
          <w:sz w:val="22"/>
          <w:szCs w:val="22"/>
        </w:rPr>
        <w:t>(</w:t>
      </w:r>
      <w:proofErr w:type="spellStart"/>
      <w:r w:rsidRPr="00FA67E3">
        <w:rPr>
          <w:rFonts w:asciiTheme="minorHAnsi" w:hAnsiTheme="minorHAnsi" w:cstheme="minorHAnsi"/>
          <w:sz w:val="22"/>
          <w:szCs w:val="22"/>
        </w:rPr>
        <w:t>X_train_resampled</w:t>
      </w:r>
      <w:proofErr w:type="spellEnd"/>
      <w:r w:rsidRPr="00FA67E3">
        <w:rPr>
          <w:rFonts w:asciiTheme="minorHAnsi" w:hAnsiTheme="minorHAnsi" w:cstheme="minorHAnsi"/>
          <w:sz w:val="22"/>
          <w:szCs w:val="22"/>
        </w:rPr>
        <w:t xml:space="preserve">[predictors], </w:t>
      </w:r>
      <w:proofErr w:type="spellStart"/>
      <w:r w:rsidRPr="00FA67E3">
        <w:rPr>
          <w:rFonts w:asciiTheme="minorHAnsi" w:hAnsiTheme="minorHAnsi" w:cstheme="minorHAnsi"/>
          <w:sz w:val="22"/>
          <w:szCs w:val="22"/>
        </w:rPr>
        <w:t>y_train_resampled</w:t>
      </w:r>
      <w:proofErr w:type="spellEnd"/>
      <w:r w:rsidRPr="00FA67E3">
        <w:rPr>
          <w:rFonts w:asciiTheme="minorHAnsi" w:hAnsiTheme="minorHAnsi" w:cstheme="minorHAnsi"/>
          <w:sz w:val="22"/>
          <w:szCs w:val="22"/>
        </w:rPr>
        <w:t>))</w:t>
      </w:r>
    </w:p>
    <w:p w14:paraId="5A2FC7F8" w14:textId="77777777" w:rsidR="00F16637" w:rsidRPr="00FA67E3" w:rsidRDefault="00F16637" w:rsidP="00F16637">
      <w:pPr>
        <w:rPr>
          <w:rFonts w:asciiTheme="minorHAnsi" w:hAnsiTheme="minorHAnsi" w:cstheme="minorHAnsi"/>
          <w:sz w:val="22"/>
          <w:szCs w:val="22"/>
        </w:rPr>
      </w:pPr>
      <w:r w:rsidRPr="00FA67E3">
        <w:rPr>
          <w:rFonts w:asciiTheme="minorHAnsi" w:hAnsiTheme="minorHAnsi" w:cstheme="minorHAnsi"/>
          <w:sz w:val="22"/>
          <w:szCs w:val="22"/>
        </w:rPr>
        <w:t xml:space="preserve">print("BIC:", </w:t>
      </w:r>
      <w:proofErr w:type="spellStart"/>
      <w:r w:rsidRPr="00FA67E3">
        <w:rPr>
          <w:rFonts w:asciiTheme="minorHAnsi" w:hAnsiTheme="minorHAnsi" w:cstheme="minorHAnsi"/>
          <w:sz w:val="22"/>
          <w:szCs w:val="22"/>
        </w:rPr>
        <w:t>best_model.score</w:t>
      </w:r>
      <w:proofErr w:type="spellEnd"/>
      <w:r w:rsidRPr="00FA67E3">
        <w:rPr>
          <w:rFonts w:asciiTheme="minorHAnsi" w:hAnsiTheme="minorHAnsi" w:cstheme="minorHAnsi"/>
          <w:sz w:val="22"/>
          <w:szCs w:val="22"/>
        </w:rPr>
        <w:t>(</w:t>
      </w:r>
      <w:proofErr w:type="spellStart"/>
      <w:r w:rsidRPr="00FA67E3">
        <w:rPr>
          <w:rFonts w:asciiTheme="minorHAnsi" w:hAnsiTheme="minorHAnsi" w:cstheme="minorHAnsi"/>
          <w:sz w:val="22"/>
          <w:szCs w:val="22"/>
        </w:rPr>
        <w:t>X_train_resampled</w:t>
      </w:r>
      <w:proofErr w:type="spellEnd"/>
      <w:r w:rsidRPr="00FA67E3">
        <w:rPr>
          <w:rFonts w:asciiTheme="minorHAnsi" w:hAnsiTheme="minorHAnsi" w:cstheme="minorHAnsi"/>
          <w:sz w:val="22"/>
          <w:szCs w:val="22"/>
        </w:rPr>
        <w:t xml:space="preserve">[predictors], </w:t>
      </w:r>
      <w:proofErr w:type="spellStart"/>
      <w:r w:rsidRPr="00FA67E3">
        <w:rPr>
          <w:rFonts w:asciiTheme="minorHAnsi" w:hAnsiTheme="minorHAnsi" w:cstheme="minorHAnsi"/>
          <w:sz w:val="22"/>
          <w:szCs w:val="22"/>
        </w:rPr>
        <w:t>y_train_resampled</w:t>
      </w:r>
      <w:proofErr w:type="spellEnd"/>
      <w:r w:rsidRPr="00FA67E3">
        <w:rPr>
          <w:rFonts w:asciiTheme="minorHAnsi" w:hAnsiTheme="minorHAnsi" w:cstheme="minorHAnsi"/>
          <w:sz w:val="22"/>
          <w:szCs w:val="22"/>
        </w:rPr>
        <w:t>) - best_model.</w:t>
      </w:r>
      <w:proofErr w:type="spellStart"/>
      <w:r w:rsidRPr="00FA67E3">
        <w:rPr>
          <w:rFonts w:asciiTheme="minorHAnsi" w:hAnsiTheme="minorHAnsi" w:cstheme="minorHAnsi"/>
          <w:sz w:val="22"/>
          <w:szCs w:val="22"/>
        </w:rPr>
        <w:t>coef</w:t>
      </w:r>
      <w:proofErr w:type="spellEnd"/>
      <w:r w:rsidRPr="00FA67E3">
        <w:rPr>
          <w:rFonts w:asciiTheme="minorHAnsi" w:hAnsiTheme="minorHAnsi" w:cstheme="minorHAnsi"/>
          <w:sz w:val="22"/>
          <w:szCs w:val="22"/>
        </w:rPr>
        <w:t>_.shape[0])</w:t>
      </w:r>
    </w:p>
    <w:p w14:paraId="7617585F" w14:textId="77777777" w:rsidR="00F16637" w:rsidRPr="00FA67E3" w:rsidRDefault="00F16637" w:rsidP="00F16637">
      <w:pPr>
        <w:rPr>
          <w:rFonts w:asciiTheme="minorHAnsi" w:hAnsiTheme="minorHAnsi" w:cstheme="minorHAnsi"/>
          <w:sz w:val="22"/>
          <w:szCs w:val="22"/>
        </w:rPr>
      </w:pPr>
    </w:p>
    <w:p w14:paraId="78A62833" w14:textId="77777777" w:rsidR="00F16637" w:rsidRPr="00FA67E3" w:rsidRDefault="00F16637" w:rsidP="00F16637">
      <w:pPr>
        <w:rPr>
          <w:rFonts w:asciiTheme="minorHAnsi" w:hAnsiTheme="minorHAnsi" w:cstheme="minorHAnsi"/>
          <w:b/>
          <w:bCs/>
          <w:color w:val="808080" w:themeColor="background1" w:themeShade="80"/>
          <w:sz w:val="22"/>
          <w:szCs w:val="22"/>
        </w:rPr>
      </w:pPr>
      <w:r w:rsidRPr="00FA67E3">
        <w:rPr>
          <w:rFonts w:asciiTheme="minorHAnsi" w:hAnsiTheme="minorHAnsi" w:cstheme="minorHAnsi"/>
          <w:b/>
          <w:bCs/>
          <w:color w:val="808080" w:themeColor="background1" w:themeShade="80"/>
          <w:sz w:val="22"/>
          <w:szCs w:val="22"/>
        </w:rPr>
        <w:t># Plot ROC curve</w:t>
      </w:r>
    </w:p>
    <w:p w14:paraId="196117C1" w14:textId="77777777" w:rsidR="00F16637" w:rsidRPr="00FA67E3" w:rsidRDefault="00F16637" w:rsidP="00F16637">
      <w:pPr>
        <w:rPr>
          <w:rFonts w:asciiTheme="minorHAnsi" w:hAnsiTheme="minorHAnsi" w:cstheme="minorHAnsi"/>
          <w:sz w:val="22"/>
          <w:szCs w:val="22"/>
        </w:rPr>
      </w:pPr>
      <w:proofErr w:type="spellStart"/>
      <w:r w:rsidRPr="00FA67E3">
        <w:rPr>
          <w:rFonts w:asciiTheme="minorHAnsi" w:hAnsiTheme="minorHAnsi" w:cstheme="minorHAnsi"/>
          <w:sz w:val="22"/>
          <w:szCs w:val="22"/>
        </w:rPr>
        <w:t>fpr</w:t>
      </w:r>
      <w:proofErr w:type="spellEnd"/>
      <w:r w:rsidRPr="00FA67E3">
        <w:rPr>
          <w:rFonts w:asciiTheme="minorHAnsi" w:hAnsiTheme="minorHAnsi" w:cstheme="minorHAnsi"/>
          <w:sz w:val="22"/>
          <w:szCs w:val="22"/>
        </w:rPr>
        <w:t xml:space="preserve">, </w:t>
      </w:r>
      <w:proofErr w:type="spellStart"/>
      <w:r w:rsidRPr="00FA67E3">
        <w:rPr>
          <w:rFonts w:asciiTheme="minorHAnsi" w:hAnsiTheme="minorHAnsi" w:cstheme="minorHAnsi"/>
          <w:sz w:val="22"/>
          <w:szCs w:val="22"/>
        </w:rPr>
        <w:t>tpr</w:t>
      </w:r>
      <w:proofErr w:type="spellEnd"/>
      <w:r w:rsidRPr="00FA67E3">
        <w:rPr>
          <w:rFonts w:asciiTheme="minorHAnsi" w:hAnsiTheme="minorHAnsi" w:cstheme="minorHAnsi"/>
          <w:sz w:val="22"/>
          <w:szCs w:val="22"/>
        </w:rPr>
        <w:t xml:space="preserve">, _ = </w:t>
      </w:r>
      <w:proofErr w:type="spellStart"/>
      <w:r w:rsidRPr="00FA67E3">
        <w:rPr>
          <w:rFonts w:asciiTheme="minorHAnsi" w:hAnsiTheme="minorHAnsi" w:cstheme="minorHAnsi"/>
          <w:sz w:val="22"/>
          <w:szCs w:val="22"/>
        </w:rPr>
        <w:t>roc_curve</w:t>
      </w:r>
      <w:proofErr w:type="spellEnd"/>
      <w:r w:rsidRPr="00FA67E3">
        <w:rPr>
          <w:rFonts w:asciiTheme="minorHAnsi" w:hAnsiTheme="minorHAnsi" w:cstheme="minorHAnsi"/>
          <w:sz w:val="22"/>
          <w:szCs w:val="22"/>
        </w:rPr>
        <w:t>(</w:t>
      </w:r>
      <w:proofErr w:type="spellStart"/>
      <w:r w:rsidRPr="00FA67E3">
        <w:rPr>
          <w:rFonts w:asciiTheme="minorHAnsi" w:hAnsiTheme="minorHAnsi" w:cstheme="minorHAnsi"/>
          <w:sz w:val="22"/>
          <w:szCs w:val="22"/>
        </w:rPr>
        <w:t>OOT_y</w:t>
      </w:r>
      <w:proofErr w:type="spellEnd"/>
      <w:r w:rsidRPr="00FA67E3">
        <w:rPr>
          <w:rFonts w:asciiTheme="minorHAnsi" w:hAnsiTheme="minorHAnsi" w:cstheme="minorHAnsi"/>
          <w:sz w:val="22"/>
          <w:szCs w:val="22"/>
        </w:rPr>
        <w:t xml:space="preserve">, </w:t>
      </w:r>
      <w:proofErr w:type="spellStart"/>
      <w:r w:rsidRPr="00FA67E3">
        <w:rPr>
          <w:rFonts w:asciiTheme="minorHAnsi" w:hAnsiTheme="minorHAnsi" w:cstheme="minorHAnsi"/>
          <w:sz w:val="22"/>
          <w:szCs w:val="22"/>
        </w:rPr>
        <w:t>OOT_predictions</w:t>
      </w:r>
      <w:proofErr w:type="spellEnd"/>
      <w:r w:rsidRPr="00FA67E3">
        <w:rPr>
          <w:rFonts w:asciiTheme="minorHAnsi" w:hAnsiTheme="minorHAnsi" w:cstheme="minorHAnsi"/>
          <w:sz w:val="22"/>
          <w:szCs w:val="22"/>
        </w:rPr>
        <w:t>)</w:t>
      </w:r>
    </w:p>
    <w:p w14:paraId="3CD8F7E4" w14:textId="77777777" w:rsidR="00F16637" w:rsidRPr="00FA67E3" w:rsidRDefault="00F16637" w:rsidP="00F16637">
      <w:pPr>
        <w:rPr>
          <w:rFonts w:asciiTheme="minorHAnsi" w:hAnsiTheme="minorHAnsi" w:cstheme="minorHAnsi"/>
          <w:sz w:val="22"/>
          <w:szCs w:val="22"/>
        </w:rPr>
      </w:pPr>
      <w:proofErr w:type="spellStart"/>
      <w:r w:rsidRPr="00FA67E3">
        <w:rPr>
          <w:rFonts w:asciiTheme="minorHAnsi" w:hAnsiTheme="minorHAnsi" w:cstheme="minorHAnsi"/>
          <w:sz w:val="22"/>
          <w:szCs w:val="22"/>
        </w:rPr>
        <w:t>plt.figure</w:t>
      </w:r>
      <w:proofErr w:type="spellEnd"/>
      <w:r w:rsidRPr="00FA67E3">
        <w:rPr>
          <w:rFonts w:asciiTheme="minorHAnsi" w:hAnsiTheme="minorHAnsi" w:cstheme="minorHAnsi"/>
          <w:sz w:val="22"/>
          <w:szCs w:val="22"/>
        </w:rPr>
        <w:t>(</w:t>
      </w:r>
      <w:proofErr w:type="spellStart"/>
      <w:r w:rsidRPr="00FA67E3">
        <w:rPr>
          <w:rFonts w:asciiTheme="minorHAnsi" w:hAnsiTheme="minorHAnsi" w:cstheme="minorHAnsi"/>
          <w:sz w:val="22"/>
          <w:szCs w:val="22"/>
        </w:rPr>
        <w:t>figsize</w:t>
      </w:r>
      <w:proofErr w:type="spellEnd"/>
      <w:r w:rsidRPr="00FA67E3">
        <w:rPr>
          <w:rFonts w:asciiTheme="minorHAnsi" w:hAnsiTheme="minorHAnsi" w:cstheme="minorHAnsi"/>
          <w:sz w:val="22"/>
          <w:szCs w:val="22"/>
        </w:rPr>
        <w:t>=(10, 8))</w:t>
      </w:r>
    </w:p>
    <w:p w14:paraId="6AAAC92E" w14:textId="77777777" w:rsidR="00F16637" w:rsidRPr="00FA67E3" w:rsidRDefault="00F16637" w:rsidP="00F16637">
      <w:pPr>
        <w:rPr>
          <w:rFonts w:asciiTheme="minorHAnsi" w:hAnsiTheme="minorHAnsi" w:cstheme="minorHAnsi"/>
          <w:sz w:val="22"/>
          <w:szCs w:val="22"/>
        </w:rPr>
      </w:pPr>
      <w:proofErr w:type="spellStart"/>
      <w:r w:rsidRPr="00FA67E3">
        <w:rPr>
          <w:rFonts w:asciiTheme="minorHAnsi" w:hAnsiTheme="minorHAnsi" w:cstheme="minorHAnsi"/>
          <w:sz w:val="22"/>
          <w:szCs w:val="22"/>
        </w:rPr>
        <w:t>plt.plot</w:t>
      </w:r>
      <w:proofErr w:type="spellEnd"/>
      <w:r w:rsidRPr="00FA67E3">
        <w:rPr>
          <w:rFonts w:asciiTheme="minorHAnsi" w:hAnsiTheme="minorHAnsi" w:cstheme="minorHAnsi"/>
          <w:sz w:val="22"/>
          <w:szCs w:val="22"/>
        </w:rPr>
        <w:t>(</w:t>
      </w:r>
      <w:proofErr w:type="spellStart"/>
      <w:r w:rsidRPr="00FA67E3">
        <w:rPr>
          <w:rFonts w:asciiTheme="minorHAnsi" w:hAnsiTheme="minorHAnsi" w:cstheme="minorHAnsi"/>
          <w:sz w:val="22"/>
          <w:szCs w:val="22"/>
        </w:rPr>
        <w:t>fpr</w:t>
      </w:r>
      <w:proofErr w:type="spellEnd"/>
      <w:r w:rsidRPr="00FA67E3">
        <w:rPr>
          <w:rFonts w:asciiTheme="minorHAnsi" w:hAnsiTheme="minorHAnsi" w:cstheme="minorHAnsi"/>
          <w:sz w:val="22"/>
          <w:szCs w:val="22"/>
        </w:rPr>
        <w:t xml:space="preserve">, </w:t>
      </w:r>
      <w:proofErr w:type="spellStart"/>
      <w:r w:rsidRPr="00FA67E3">
        <w:rPr>
          <w:rFonts w:asciiTheme="minorHAnsi" w:hAnsiTheme="minorHAnsi" w:cstheme="minorHAnsi"/>
          <w:sz w:val="22"/>
          <w:szCs w:val="22"/>
        </w:rPr>
        <w:t>tpr</w:t>
      </w:r>
      <w:proofErr w:type="spellEnd"/>
      <w:r w:rsidRPr="00FA67E3">
        <w:rPr>
          <w:rFonts w:asciiTheme="minorHAnsi" w:hAnsiTheme="minorHAnsi" w:cstheme="minorHAnsi"/>
          <w:sz w:val="22"/>
          <w:szCs w:val="22"/>
        </w:rPr>
        <w:t>)</w:t>
      </w:r>
    </w:p>
    <w:p w14:paraId="34F4E45F" w14:textId="77777777" w:rsidR="00F16637" w:rsidRPr="00FA67E3" w:rsidRDefault="00F16637" w:rsidP="00F16637">
      <w:pPr>
        <w:rPr>
          <w:rFonts w:asciiTheme="minorHAnsi" w:hAnsiTheme="minorHAnsi" w:cstheme="minorHAnsi"/>
          <w:sz w:val="22"/>
          <w:szCs w:val="22"/>
        </w:rPr>
      </w:pPr>
      <w:proofErr w:type="spellStart"/>
      <w:r w:rsidRPr="00FA67E3">
        <w:rPr>
          <w:rFonts w:asciiTheme="minorHAnsi" w:hAnsiTheme="minorHAnsi" w:cstheme="minorHAnsi"/>
          <w:sz w:val="22"/>
          <w:szCs w:val="22"/>
        </w:rPr>
        <w:t>plt.plot</w:t>
      </w:r>
      <w:proofErr w:type="spellEnd"/>
      <w:r w:rsidRPr="00FA67E3">
        <w:rPr>
          <w:rFonts w:asciiTheme="minorHAnsi" w:hAnsiTheme="minorHAnsi" w:cstheme="minorHAnsi"/>
          <w:sz w:val="22"/>
          <w:szCs w:val="22"/>
        </w:rPr>
        <w:t>([0, 1], [0, 1], 'k--')</w:t>
      </w:r>
    </w:p>
    <w:p w14:paraId="31E9D140" w14:textId="77777777" w:rsidR="00F16637" w:rsidRPr="00FA67E3" w:rsidRDefault="00F16637" w:rsidP="00F16637">
      <w:pPr>
        <w:rPr>
          <w:rFonts w:asciiTheme="minorHAnsi" w:hAnsiTheme="minorHAnsi" w:cstheme="minorHAnsi"/>
          <w:sz w:val="22"/>
          <w:szCs w:val="22"/>
        </w:rPr>
      </w:pPr>
      <w:proofErr w:type="spellStart"/>
      <w:r w:rsidRPr="00FA67E3">
        <w:rPr>
          <w:rFonts w:asciiTheme="minorHAnsi" w:hAnsiTheme="minorHAnsi" w:cstheme="minorHAnsi"/>
          <w:sz w:val="22"/>
          <w:szCs w:val="22"/>
        </w:rPr>
        <w:t>plt.xlabel</w:t>
      </w:r>
      <w:proofErr w:type="spellEnd"/>
      <w:r w:rsidRPr="00FA67E3">
        <w:rPr>
          <w:rFonts w:asciiTheme="minorHAnsi" w:hAnsiTheme="minorHAnsi" w:cstheme="minorHAnsi"/>
          <w:sz w:val="22"/>
          <w:szCs w:val="22"/>
        </w:rPr>
        <w:t>('False Positive Rate')</w:t>
      </w:r>
    </w:p>
    <w:p w14:paraId="720D5BB0" w14:textId="77777777" w:rsidR="00F16637" w:rsidRPr="00FA67E3" w:rsidRDefault="00F16637" w:rsidP="00F16637">
      <w:pPr>
        <w:rPr>
          <w:rFonts w:asciiTheme="minorHAnsi" w:hAnsiTheme="minorHAnsi" w:cstheme="minorHAnsi"/>
          <w:sz w:val="22"/>
          <w:szCs w:val="22"/>
        </w:rPr>
      </w:pPr>
      <w:proofErr w:type="spellStart"/>
      <w:r w:rsidRPr="00FA67E3">
        <w:rPr>
          <w:rFonts w:asciiTheme="minorHAnsi" w:hAnsiTheme="minorHAnsi" w:cstheme="minorHAnsi"/>
          <w:sz w:val="22"/>
          <w:szCs w:val="22"/>
        </w:rPr>
        <w:t>plt.ylabel</w:t>
      </w:r>
      <w:proofErr w:type="spellEnd"/>
      <w:r w:rsidRPr="00FA67E3">
        <w:rPr>
          <w:rFonts w:asciiTheme="minorHAnsi" w:hAnsiTheme="minorHAnsi" w:cstheme="minorHAnsi"/>
          <w:sz w:val="22"/>
          <w:szCs w:val="22"/>
        </w:rPr>
        <w:t>('True Positive Rate')</w:t>
      </w:r>
    </w:p>
    <w:p w14:paraId="05836E2B" w14:textId="77777777" w:rsidR="00F16637" w:rsidRPr="00FA67E3" w:rsidRDefault="00F16637" w:rsidP="00F16637">
      <w:pPr>
        <w:rPr>
          <w:rFonts w:asciiTheme="minorHAnsi" w:hAnsiTheme="minorHAnsi" w:cstheme="minorHAnsi"/>
          <w:sz w:val="22"/>
          <w:szCs w:val="22"/>
        </w:rPr>
      </w:pPr>
      <w:proofErr w:type="spellStart"/>
      <w:r w:rsidRPr="00FA67E3">
        <w:rPr>
          <w:rFonts w:asciiTheme="minorHAnsi" w:hAnsiTheme="minorHAnsi" w:cstheme="minorHAnsi"/>
          <w:sz w:val="22"/>
          <w:szCs w:val="22"/>
        </w:rPr>
        <w:t>plt.title</w:t>
      </w:r>
      <w:proofErr w:type="spellEnd"/>
      <w:r w:rsidRPr="00FA67E3">
        <w:rPr>
          <w:rFonts w:asciiTheme="minorHAnsi" w:hAnsiTheme="minorHAnsi" w:cstheme="minorHAnsi"/>
          <w:sz w:val="22"/>
          <w:szCs w:val="22"/>
        </w:rPr>
        <w:t>('ROC Curve')</w:t>
      </w:r>
    </w:p>
    <w:p w14:paraId="1E262B95" w14:textId="77777777" w:rsidR="00F16637" w:rsidRPr="00FA67E3" w:rsidRDefault="00F16637" w:rsidP="00F16637">
      <w:pPr>
        <w:rPr>
          <w:rFonts w:asciiTheme="minorHAnsi" w:hAnsiTheme="minorHAnsi" w:cstheme="minorHAnsi"/>
          <w:sz w:val="22"/>
          <w:szCs w:val="22"/>
        </w:rPr>
      </w:pPr>
      <w:proofErr w:type="spellStart"/>
      <w:r w:rsidRPr="00FA67E3">
        <w:rPr>
          <w:rFonts w:asciiTheme="minorHAnsi" w:hAnsiTheme="minorHAnsi" w:cstheme="minorHAnsi"/>
          <w:sz w:val="22"/>
          <w:szCs w:val="22"/>
        </w:rPr>
        <w:t>plt.show</w:t>
      </w:r>
      <w:proofErr w:type="spellEnd"/>
      <w:r w:rsidRPr="00FA67E3">
        <w:rPr>
          <w:rFonts w:asciiTheme="minorHAnsi" w:hAnsiTheme="minorHAnsi" w:cstheme="minorHAnsi"/>
          <w:sz w:val="22"/>
          <w:szCs w:val="22"/>
        </w:rPr>
        <w:t>()</w:t>
      </w:r>
    </w:p>
    <w:p w14:paraId="3962C34E" w14:textId="77777777" w:rsidR="00F16637" w:rsidRPr="004F2230" w:rsidRDefault="00F16637" w:rsidP="00F16637">
      <w:pPr>
        <w:rPr>
          <w:rFonts w:asciiTheme="minorHAnsi" w:hAnsiTheme="minorHAnsi" w:cstheme="minorHAnsi"/>
          <w:sz w:val="22"/>
          <w:szCs w:val="22"/>
        </w:rPr>
      </w:pPr>
    </w:p>
    <w:p w14:paraId="1CEB4873" w14:textId="77777777" w:rsidR="00F16637" w:rsidRDefault="00F16637" w:rsidP="00F16637">
      <w:pPr>
        <w:pStyle w:val="ACaptionHead"/>
        <w:ind w:left="0"/>
      </w:pPr>
      <w:r>
        <w:t>Program</w:t>
      </w:r>
      <w:r w:rsidRPr="00EB2AC8">
        <w:t xml:space="preserve"> </w:t>
      </w:r>
      <w:r>
        <w:t>5.2</w:t>
      </w:r>
      <w:r w:rsidRPr="00EB2AC8">
        <w:t xml:space="preserve">: </w:t>
      </w:r>
      <w:r>
        <w:t xml:space="preserve">R </w:t>
      </w:r>
      <w:r w:rsidRPr="00EB2AC8">
        <w:t>Logistic Regression</w:t>
      </w:r>
      <w:r>
        <w:t xml:space="preserve"> Script</w:t>
      </w:r>
      <w:r w:rsidRPr="00EB2AC8">
        <w:t xml:space="preserve"> </w:t>
      </w:r>
    </w:p>
    <w:p w14:paraId="094737B3" w14:textId="77777777" w:rsidR="00F16637" w:rsidRDefault="00F16637" w:rsidP="00F16637">
      <w:pPr>
        <w:rPr>
          <w:rFonts w:asciiTheme="minorHAnsi" w:hAnsiTheme="minorHAnsi" w:cstheme="minorHAnsi"/>
          <w:sz w:val="22"/>
          <w:szCs w:val="22"/>
        </w:rPr>
      </w:pPr>
    </w:p>
    <w:p w14:paraId="0C30924A" w14:textId="77777777" w:rsidR="00F16637" w:rsidRPr="001B7847" w:rsidRDefault="00F16637" w:rsidP="00F16637">
      <w:pPr>
        <w:rPr>
          <w:rFonts w:asciiTheme="minorHAnsi" w:hAnsiTheme="minorHAnsi" w:cstheme="minorHAnsi"/>
          <w:b/>
          <w:bCs/>
          <w:color w:val="808080" w:themeColor="background1" w:themeShade="80"/>
          <w:sz w:val="22"/>
          <w:szCs w:val="22"/>
        </w:rPr>
      </w:pPr>
      <w:r w:rsidRPr="001B7847">
        <w:rPr>
          <w:rFonts w:asciiTheme="minorHAnsi" w:hAnsiTheme="minorHAnsi" w:cstheme="minorHAnsi"/>
          <w:b/>
          <w:bCs/>
          <w:color w:val="808080" w:themeColor="background1" w:themeShade="80"/>
          <w:sz w:val="22"/>
          <w:szCs w:val="22"/>
        </w:rPr>
        <w:t># Load necessary libraries</w:t>
      </w:r>
    </w:p>
    <w:p w14:paraId="3E68E691" w14:textId="77777777" w:rsidR="00F16637" w:rsidRPr="00123792" w:rsidRDefault="00F16637" w:rsidP="00F16637">
      <w:pPr>
        <w:rPr>
          <w:rFonts w:asciiTheme="minorHAnsi" w:hAnsiTheme="minorHAnsi" w:cstheme="minorHAnsi"/>
          <w:sz w:val="22"/>
          <w:szCs w:val="22"/>
        </w:rPr>
      </w:pPr>
      <w:r w:rsidRPr="00123792">
        <w:rPr>
          <w:rFonts w:asciiTheme="minorHAnsi" w:hAnsiTheme="minorHAnsi" w:cstheme="minorHAnsi"/>
          <w:sz w:val="22"/>
          <w:szCs w:val="22"/>
        </w:rPr>
        <w:t>library(caret)</w:t>
      </w:r>
    </w:p>
    <w:p w14:paraId="59621FAB" w14:textId="77777777" w:rsidR="00F16637" w:rsidRPr="00123792" w:rsidRDefault="00F16637" w:rsidP="00F16637">
      <w:pPr>
        <w:rPr>
          <w:rFonts w:asciiTheme="minorHAnsi" w:hAnsiTheme="minorHAnsi" w:cstheme="minorHAnsi"/>
          <w:sz w:val="22"/>
          <w:szCs w:val="22"/>
        </w:rPr>
      </w:pPr>
      <w:r w:rsidRPr="00123792">
        <w:rPr>
          <w:rFonts w:asciiTheme="minorHAnsi" w:hAnsiTheme="minorHAnsi" w:cstheme="minorHAnsi"/>
          <w:sz w:val="22"/>
          <w:szCs w:val="22"/>
        </w:rPr>
        <w:t>library(</w:t>
      </w:r>
      <w:proofErr w:type="spellStart"/>
      <w:r w:rsidRPr="00123792">
        <w:rPr>
          <w:rFonts w:asciiTheme="minorHAnsi" w:hAnsiTheme="minorHAnsi" w:cstheme="minorHAnsi"/>
          <w:sz w:val="22"/>
          <w:szCs w:val="22"/>
        </w:rPr>
        <w:t>glmnet</w:t>
      </w:r>
      <w:proofErr w:type="spellEnd"/>
      <w:r w:rsidRPr="00123792">
        <w:rPr>
          <w:rFonts w:asciiTheme="minorHAnsi" w:hAnsiTheme="minorHAnsi" w:cstheme="minorHAnsi"/>
          <w:sz w:val="22"/>
          <w:szCs w:val="22"/>
        </w:rPr>
        <w:t>)</w:t>
      </w:r>
    </w:p>
    <w:p w14:paraId="2465B88B" w14:textId="77777777" w:rsidR="00F16637" w:rsidRPr="00123792" w:rsidRDefault="00F16637" w:rsidP="00F16637">
      <w:pPr>
        <w:rPr>
          <w:rFonts w:asciiTheme="minorHAnsi" w:hAnsiTheme="minorHAnsi" w:cstheme="minorHAnsi"/>
          <w:sz w:val="22"/>
          <w:szCs w:val="22"/>
        </w:rPr>
      </w:pPr>
      <w:r w:rsidRPr="00123792">
        <w:rPr>
          <w:rFonts w:asciiTheme="minorHAnsi" w:hAnsiTheme="minorHAnsi" w:cstheme="minorHAnsi"/>
          <w:sz w:val="22"/>
          <w:szCs w:val="22"/>
        </w:rPr>
        <w:t>library(car)</w:t>
      </w:r>
    </w:p>
    <w:p w14:paraId="6D6562AB" w14:textId="77777777" w:rsidR="00F16637" w:rsidRPr="00123792" w:rsidRDefault="00F16637" w:rsidP="00F16637">
      <w:pPr>
        <w:rPr>
          <w:rFonts w:asciiTheme="minorHAnsi" w:hAnsiTheme="minorHAnsi" w:cstheme="minorHAnsi"/>
          <w:sz w:val="22"/>
          <w:szCs w:val="22"/>
        </w:rPr>
      </w:pPr>
      <w:r w:rsidRPr="00123792">
        <w:rPr>
          <w:rFonts w:asciiTheme="minorHAnsi" w:hAnsiTheme="minorHAnsi" w:cstheme="minorHAnsi"/>
          <w:sz w:val="22"/>
          <w:szCs w:val="22"/>
        </w:rPr>
        <w:t>library(</w:t>
      </w:r>
      <w:proofErr w:type="spellStart"/>
      <w:r w:rsidRPr="00123792">
        <w:rPr>
          <w:rFonts w:asciiTheme="minorHAnsi" w:hAnsiTheme="minorHAnsi" w:cstheme="minorHAnsi"/>
          <w:sz w:val="22"/>
          <w:szCs w:val="22"/>
        </w:rPr>
        <w:t>pROC</w:t>
      </w:r>
      <w:proofErr w:type="spellEnd"/>
      <w:r w:rsidRPr="00123792">
        <w:rPr>
          <w:rFonts w:asciiTheme="minorHAnsi" w:hAnsiTheme="minorHAnsi" w:cstheme="minorHAnsi"/>
          <w:sz w:val="22"/>
          <w:szCs w:val="22"/>
        </w:rPr>
        <w:t>)</w:t>
      </w:r>
    </w:p>
    <w:p w14:paraId="65872079" w14:textId="77777777" w:rsidR="00F16637" w:rsidRPr="00123792" w:rsidRDefault="00F16637" w:rsidP="00F16637">
      <w:pPr>
        <w:rPr>
          <w:rFonts w:asciiTheme="minorHAnsi" w:hAnsiTheme="minorHAnsi" w:cstheme="minorHAnsi"/>
          <w:sz w:val="22"/>
          <w:szCs w:val="22"/>
        </w:rPr>
      </w:pPr>
    </w:p>
    <w:p w14:paraId="0BF5A098" w14:textId="77777777" w:rsidR="00F16637" w:rsidRPr="001B7847" w:rsidRDefault="00F16637" w:rsidP="00F16637">
      <w:pPr>
        <w:rPr>
          <w:rFonts w:asciiTheme="minorHAnsi" w:hAnsiTheme="minorHAnsi" w:cstheme="minorHAnsi"/>
          <w:b/>
          <w:bCs/>
          <w:color w:val="808080" w:themeColor="background1" w:themeShade="80"/>
          <w:sz w:val="22"/>
          <w:szCs w:val="22"/>
        </w:rPr>
      </w:pPr>
      <w:r w:rsidRPr="001B7847">
        <w:rPr>
          <w:rFonts w:asciiTheme="minorHAnsi" w:hAnsiTheme="minorHAnsi" w:cstheme="minorHAnsi"/>
          <w:b/>
          <w:bCs/>
          <w:color w:val="808080" w:themeColor="background1" w:themeShade="80"/>
          <w:sz w:val="22"/>
          <w:szCs w:val="22"/>
        </w:rPr>
        <w:t># Load the data</w:t>
      </w:r>
    </w:p>
    <w:p w14:paraId="691EAA81" w14:textId="77777777" w:rsidR="00F16637" w:rsidRPr="00123792" w:rsidRDefault="00F16637" w:rsidP="00F16637">
      <w:pPr>
        <w:rPr>
          <w:rFonts w:asciiTheme="minorHAnsi" w:hAnsiTheme="minorHAnsi" w:cstheme="minorHAnsi"/>
          <w:sz w:val="22"/>
          <w:szCs w:val="22"/>
        </w:rPr>
      </w:pPr>
      <w:proofErr w:type="spellStart"/>
      <w:r w:rsidRPr="00123792">
        <w:rPr>
          <w:rFonts w:asciiTheme="minorHAnsi" w:hAnsiTheme="minorHAnsi" w:cstheme="minorHAnsi"/>
          <w:sz w:val="22"/>
          <w:szCs w:val="22"/>
        </w:rPr>
        <w:t>train_encoded</w:t>
      </w:r>
      <w:proofErr w:type="spellEnd"/>
      <w:r w:rsidRPr="00123792">
        <w:rPr>
          <w:rFonts w:asciiTheme="minorHAnsi" w:hAnsiTheme="minorHAnsi" w:cstheme="minorHAnsi"/>
          <w:sz w:val="22"/>
          <w:szCs w:val="22"/>
        </w:rPr>
        <w:t xml:space="preserve"> &lt;- read.csv('</w:t>
      </w:r>
      <w:r>
        <w:rPr>
          <w:rFonts w:asciiTheme="minorHAnsi" w:hAnsiTheme="minorHAnsi" w:cstheme="minorHAnsi"/>
          <w:sz w:val="22"/>
          <w:szCs w:val="22"/>
        </w:rPr>
        <w:t>/...INPUT YOUR FILE PATHWAY.../</w:t>
      </w:r>
      <w:r w:rsidRPr="00123792">
        <w:rPr>
          <w:rFonts w:asciiTheme="minorHAnsi" w:hAnsiTheme="minorHAnsi" w:cstheme="minorHAnsi"/>
          <w:sz w:val="22"/>
          <w:szCs w:val="22"/>
        </w:rPr>
        <w:t>train_encoded.csv')</w:t>
      </w:r>
    </w:p>
    <w:p w14:paraId="587FF50C" w14:textId="77777777" w:rsidR="00F16637" w:rsidRPr="00123792" w:rsidRDefault="00F16637" w:rsidP="00F16637">
      <w:pPr>
        <w:rPr>
          <w:rFonts w:asciiTheme="minorHAnsi" w:hAnsiTheme="minorHAnsi" w:cstheme="minorHAnsi"/>
          <w:sz w:val="22"/>
          <w:szCs w:val="22"/>
        </w:rPr>
      </w:pPr>
      <w:proofErr w:type="spellStart"/>
      <w:r w:rsidRPr="00123792">
        <w:rPr>
          <w:rFonts w:asciiTheme="minorHAnsi" w:hAnsiTheme="minorHAnsi" w:cstheme="minorHAnsi"/>
          <w:sz w:val="22"/>
          <w:szCs w:val="22"/>
        </w:rPr>
        <w:t>OOT_encoded</w:t>
      </w:r>
      <w:proofErr w:type="spellEnd"/>
      <w:r w:rsidRPr="00123792">
        <w:rPr>
          <w:rFonts w:asciiTheme="minorHAnsi" w:hAnsiTheme="minorHAnsi" w:cstheme="minorHAnsi"/>
          <w:sz w:val="22"/>
          <w:szCs w:val="22"/>
        </w:rPr>
        <w:t xml:space="preserve"> &lt;- read.csv('</w:t>
      </w:r>
      <w:r>
        <w:rPr>
          <w:rFonts w:asciiTheme="minorHAnsi" w:hAnsiTheme="minorHAnsi" w:cstheme="minorHAnsi"/>
          <w:sz w:val="22"/>
          <w:szCs w:val="22"/>
        </w:rPr>
        <w:t>/...INPUT YOUR FILE PATHWAY.../</w:t>
      </w:r>
      <w:r w:rsidRPr="00123792">
        <w:rPr>
          <w:rFonts w:asciiTheme="minorHAnsi" w:hAnsiTheme="minorHAnsi" w:cstheme="minorHAnsi"/>
          <w:sz w:val="22"/>
          <w:szCs w:val="22"/>
        </w:rPr>
        <w:t>oot_encoded.csv')</w:t>
      </w:r>
    </w:p>
    <w:p w14:paraId="3FE8B390" w14:textId="77777777" w:rsidR="00F16637" w:rsidRPr="00123792" w:rsidRDefault="00F16637" w:rsidP="00F16637">
      <w:pPr>
        <w:rPr>
          <w:rFonts w:asciiTheme="minorHAnsi" w:hAnsiTheme="minorHAnsi" w:cstheme="minorHAnsi"/>
          <w:sz w:val="22"/>
          <w:szCs w:val="22"/>
        </w:rPr>
      </w:pPr>
    </w:p>
    <w:p w14:paraId="5D3D6BDC" w14:textId="77777777" w:rsidR="00F16637" w:rsidRPr="00123792" w:rsidRDefault="00F16637" w:rsidP="00F16637">
      <w:pPr>
        <w:rPr>
          <w:rFonts w:asciiTheme="minorHAnsi" w:hAnsiTheme="minorHAnsi" w:cstheme="minorHAnsi"/>
          <w:sz w:val="22"/>
          <w:szCs w:val="22"/>
        </w:rPr>
      </w:pPr>
      <w:proofErr w:type="spellStart"/>
      <w:r w:rsidRPr="00123792">
        <w:rPr>
          <w:rFonts w:asciiTheme="minorHAnsi" w:hAnsiTheme="minorHAnsi" w:cstheme="minorHAnsi"/>
          <w:sz w:val="22"/>
          <w:szCs w:val="22"/>
        </w:rPr>
        <w:t>train_encoded.columns</w:t>
      </w:r>
      <w:proofErr w:type="spellEnd"/>
    </w:p>
    <w:p w14:paraId="185FBAE1" w14:textId="77777777" w:rsidR="00F16637" w:rsidRPr="00123792" w:rsidRDefault="00F16637" w:rsidP="00F16637">
      <w:pPr>
        <w:rPr>
          <w:rFonts w:asciiTheme="minorHAnsi" w:hAnsiTheme="minorHAnsi" w:cstheme="minorHAnsi"/>
          <w:sz w:val="22"/>
          <w:szCs w:val="22"/>
        </w:rPr>
      </w:pPr>
    </w:p>
    <w:p w14:paraId="2B91090E" w14:textId="77777777" w:rsidR="00F16637" w:rsidRPr="001B7847" w:rsidRDefault="00F16637" w:rsidP="00F16637">
      <w:pPr>
        <w:rPr>
          <w:rFonts w:asciiTheme="minorHAnsi" w:hAnsiTheme="minorHAnsi" w:cstheme="minorHAnsi"/>
          <w:b/>
          <w:bCs/>
          <w:color w:val="808080" w:themeColor="background1" w:themeShade="80"/>
          <w:sz w:val="22"/>
          <w:szCs w:val="22"/>
        </w:rPr>
      </w:pPr>
      <w:r w:rsidRPr="001B7847">
        <w:rPr>
          <w:rFonts w:asciiTheme="minorHAnsi" w:hAnsiTheme="minorHAnsi" w:cstheme="minorHAnsi"/>
          <w:b/>
          <w:bCs/>
          <w:color w:val="808080" w:themeColor="background1" w:themeShade="80"/>
          <w:sz w:val="22"/>
          <w:szCs w:val="22"/>
        </w:rPr>
        <w:t># Define the variables to exclude</w:t>
      </w:r>
    </w:p>
    <w:p w14:paraId="76152437" w14:textId="77777777" w:rsidR="00F16637" w:rsidRPr="00123792" w:rsidRDefault="00F16637" w:rsidP="00F16637">
      <w:pPr>
        <w:rPr>
          <w:rFonts w:asciiTheme="minorHAnsi" w:hAnsiTheme="minorHAnsi" w:cstheme="minorHAnsi"/>
          <w:sz w:val="22"/>
          <w:szCs w:val="22"/>
        </w:rPr>
      </w:pPr>
      <w:proofErr w:type="spellStart"/>
      <w:r w:rsidRPr="00123792">
        <w:rPr>
          <w:rFonts w:asciiTheme="minorHAnsi" w:hAnsiTheme="minorHAnsi" w:cstheme="minorHAnsi"/>
          <w:sz w:val="22"/>
          <w:szCs w:val="22"/>
        </w:rPr>
        <w:lastRenderedPageBreak/>
        <w:t>excluded_variables</w:t>
      </w:r>
      <w:proofErr w:type="spellEnd"/>
      <w:r w:rsidRPr="00123792">
        <w:rPr>
          <w:rFonts w:asciiTheme="minorHAnsi" w:hAnsiTheme="minorHAnsi" w:cstheme="minorHAnsi"/>
          <w:sz w:val="22"/>
          <w:szCs w:val="22"/>
        </w:rPr>
        <w:t xml:space="preserve"> &lt;- c('id', 'emp_length_3years', 'term_36months', '</w:t>
      </w:r>
      <w:proofErr w:type="spellStart"/>
      <w:r w:rsidRPr="00123792">
        <w:rPr>
          <w:rFonts w:asciiTheme="minorHAnsi" w:hAnsiTheme="minorHAnsi" w:cstheme="minorHAnsi"/>
          <w:sz w:val="22"/>
          <w:szCs w:val="22"/>
        </w:rPr>
        <w:t>grade_G</w:t>
      </w:r>
      <w:proofErr w:type="spellEnd"/>
      <w:r w:rsidRPr="00123792">
        <w:rPr>
          <w:rFonts w:asciiTheme="minorHAnsi" w:hAnsiTheme="minorHAnsi" w:cstheme="minorHAnsi"/>
          <w:sz w:val="22"/>
          <w:szCs w:val="22"/>
        </w:rPr>
        <w:t xml:space="preserve">', 'sub_grade_B4', </w:t>
      </w:r>
    </w:p>
    <w:p w14:paraId="241B52C9" w14:textId="77777777" w:rsidR="00F16637" w:rsidRPr="00123792" w:rsidRDefault="00F16637" w:rsidP="00F16637">
      <w:pPr>
        <w:rPr>
          <w:rFonts w:asciiTheme="minorHAnsi" w:hAnsiTheme="minorHAnsi" w:cstheme="minorHAnsi"/>
          <w:sz w:val="22"/>
          <w:szCs w:val="22"/>
        </w:rPr>
      </w:pPr>
      <w:r w:rsidRPr="00123792">
        <w:rPr>
          <w:rFonts w:asciiTheme="minorHAnsi" w:hAnsiTheme="minorHAnsi" w:cstheme="minorHAnsi"/>
          <w:sz w:val="22"/>
          <w:szCs w:val="22"/>
        </w:rPr>
        <w:t xml:space="preserve">                        '</w:t>
      </w:r>
      <w:proofErr w:type="spellStart"/>
      <w:r w:rsidRPr="00123792">
        <w:rPr>
          <w:rFonts w:asciiTheme="minorHAnsi" w:hAnsiTheme="minorHAnsi" w:cstheme="minorHAnsi"/>
          <w:sz w:val="22"/>
          <w:szCs w:val="22"/>
        </w:rPr>
        <w:t>verification_status_SourceVerifi</w:t>
      </w:r>
      <w:proofErr w:type="spellEnd"/>
      <w:r w:rsidRPr="00123792">
        <w:rPr>
          <w:rFonts w:asciiTheme="minorHAnsi" w:hAnsiTheme="minorHAnsi" w:cstheme="minorHAnsi"/>
          <w:sz w:val="22"/>
          <w:szCs w:val="22"/>
        </w:rPr>
        <w:t>', '</w:t>
      </w:r>
      <w:proofErr w:type="spellStart"/>
      <w:r w:rsidRPr="00123792">
        <w:rPr>
          <w:rFonts w:asciiTheme="minorHAnsi" w:hAnsiTheme="minorHAnsi" w:cstheme="minorHAnsi"/>
          <w:sz w:val="22"/>
          <w:szCs w:val="22"/>
        </w:rPr>
        <w:t>purpose_home_improvement</w:t>
      </w:r>
      <w:proofErr w:type="spellEnd"/>
      <w:r w:rsidRPr="00123792">
        <w:rPr>
          <w:rFonts w:asciiTheme="minorHAnsi" w:hAnsiTheme="minorHAnsi" w:cstheme="minorHAnsi"/>
          <w:sz w:val="22"/>
          <w:szCs w:val="22"/>
        </w:rPr>
        <w:t xml:space="preserve">', </w:t>
      </w:r>
    </w:p>
    <w:p w14:paraId="4743A5C9" w14:textId="77777777" w:rsidR="00F16637" w:rsidRPr="00123792" w:rsidRDefault="00F16637" w:rsidP="00F16637">
      <w:pPr>
        <w:rPr>
          <w:rFonts w:asciiTheme="minorHAnsi" w:hAnsiTheme="minorHAnsi" w:cstheme="minorHAnsi"/>
          <w:sz w:val="22"/>
          <w:szCs w:val="22"/>
        </w:rPr>
      </w:pPr>
      <w:r w:rsidRPr="00123792">
        <w:rPr>
          <w:rFonts w:asciiTheme="minorHAnsi" w:hAnsiTheme="minorHAnsi" w:cstheme="minorHAnsi"/>
          <w:sz w:val="22"/>
          <w:szCs w:val="22"/>
        </w:rPr>
        <w:t xml:space="preserve">                        '</w:t>
      </w:r>
      <w:proofErr w:type="spellStart"/>
      <w:r w:rsidRPr="00123792">
        <w:rPr>
          <w:rFonts w:asciiTheme="minorHAnsi" w:hAnsiTheme="minorHAnsi" w:cstheme="minorHAnsi"/>
          <w:sz w:val="22"/>
          <w:szCs w:val="22"/>
        </w:rPr>
        <w:t>home_ownership_RENT</w:t>
      </w:r>
      <w:proofErr w:type="spellEnd"/>
      <w:r w:rsidRPr="00123792">
        <w:rPr>
          <w:rFonts w:asciiTheme="minorHAnsi" w:hAnsiTheme="minorHAnsi" w:cstheme="minorHAnsi"/>
          <w:sz w:val="22"/>
          <w:szCs w:val="22"/>
        </w:rPr>
        <w:t>', '</w:t>
      </w:r>
      <w:proofErr w:type="spellStart"/>
      <w:r w:rsidRPr="00123792">
        <w:rPr>
          <w:rFonts w:asciiTheme="minorHAnsi" w:hAnsiTheme="minorHAnsi" w:cstheme="minorHAnsi"/>
          <w:sz w:val="22"/>
          <w:szCs w:val="22"/>
        </w:rPr>
        <w:t>application_type_JointApp</w:t>
      </w:r>
      <w:proofErr w:type="spellEnd"/>
      <w:r w:rsidRPr="00123792">
        <w:rPr>
          <w:rFonts w:asciiTheme="minorHAnsi" w:hAnsiTheme="minorHAnsi" w:cstheme="minorHAnsi"/>
          <w:sz w:val="22"/>
          <w:szCs w:val="22"/>
        </w:rPr>
        <w:t>')</w:t>
      </w:r>
    </w:p>
    <w:p w14:paraId="093BF5C7" w14:textId="77777777" w:rsidR="00F16637" w:rsidRPr="00123792" w:rsidRDefault="00F16637" w:rsidP="00F16637">
      <w:pPr>
        <w:rPr>
          <w:rFonts w:asciiTheme="minorHAnsi" w:hAnsiTheme="minorHAnsi" w:cstheme="minorHAnsi"/>
          <w:sz w:val="22"/>
          <w:szCs w:val="22"/>
        </w:rPr>
      </w:pPr>
    </w:p>
    <w:p w14:paraId="5C507A08" w14:textId="77777777" w:rsidR="00F16637" w:rsidRPr="001B7847" w:rsidRDefault="00F16637" w:rsidP="00F16637">
      <w:pPr>
        <w:rPr>
          <w:rFonts w:asciiTheme="minorHAnsi" w:hAnsiTheme="minorHAnsi" w:cstheme="minorHAnsi"/>
          <w:b/>
          <w:bCs/>
          <w:color w:val="808080" w:themeColor="background1" w:themeShade="80"/>
          <w:sz w:val="22"/>
          <w:szCs w:val="22"/>
        </w:rPr>
      </w:pPr>
      <w:r w:rsidRPr="001B7847">
        <w:rPr>
          <w:rFonts w:asciiTheme="minorHAnsi" w:hAnsiTheme="minorHAnsi" w:cstheme="minorHAnsi"/>
          <w:b/>
          <w:bCs/>
          <w:color w:val="808080" w:themeColor="background1" w:themeShade="80"/>
          <w:sz w:val="22"/>
          <w:szCs w:val="22"/>
        </w:rPr>
        <w:t># Define predictors excluding the specified variables and the target variable</w:t>
      </w:r>
    </w:p>
    <w:p w14:paraId="16665B3A" w14:textId="77777777" w:rsidR="00F16637" w:rsidRPr="00123792" w:rsidRDefault="00F16637" w:rsidP="00F16637">
      <w:pPr>
        <w:rPr>
          <w:rFonts w:asciiTheme="minorHAnsi" w:hAnsiTheme="minorHAnsi" w:cstheme="minorHAnsi"/>
          <w:sz w:val="22"/>
          <w:szCs w:val="22"/>
        </w:rPr>
      </w:pPr>
      <w:r w:rsidRPr="00123792">
        <w:rPr>
          <w:rFonts w:asciiTheme="minorHAnsi" w:hAnsiTheme="minorHAnsi" w:cstheme="minorHAnsi"/>
          <w:sz w:val="22"/>
          <w:szCs w:val="22"/>
        </w:rPr>
        <w:t xml:space="preserve">predictors &lt;- </w:t>
      </w:r>
      <w:proofErr w:type="spellStart"/>
      <w:r w:rsidRPr="00123792">
        <w:rPr>
          <w:rFonts w:asciiTheme="minorHAnsi" w:hAnsiTheme="minorHAnsi" w:cstheme="minorHAnsi"/>
          <w:sz w:val="22"/>
          <w:szCs w:val="22"/>
        </w:rPr>
        <w:t>setdiff</w:t>
      </w:r>
      <w:proofErr w:type="spellEnd"/>
      <w:r w:rsidRPr="00123792">
        <w:rPr>
          <w:rFonts w:asciiTheme="minorHAnsi" w:hAnsiTheme="minorHAnsi" w:cstheme="minorHAnsi"/>
          <w:sz w:val="22"/>
          <w:szCs w:val="22"/>
        </w:rPr>
        <w:t>(</w:t>
      </w:r>
      <w:proofErr w:type="spellStart"/>
      <w:r w:rsidRPr="00123792">
        <w:rPr>
          <w:rFonts w:asciiTheme="minorHAnsi" w:hAnsiTheme="minorHAnsi" w:cstheme="minorHAnsi"/>
          <w:sz w:val="22"/>
          <w:szCs w:val="22"/>
        </w:rPr>
        <w:t>colnames</w:t>
      </w:r>
      <w:proofErr w:type="spellEnd"/>
      <w:r w:rsidRPr="00123792">
        <w:rPr>
          <w:rFonts w:asciiTheme="minorHAnsi" w:hAnsiTheme="minorHAnsi" w:cstheme="minorHAnsi"/>
          <w:sz w:val="22"/>
          <w:szCs w:val="22"/>
        </w:rPr>
        <w:t>(</w:t>
      </w:r>
      <w:proofErr w:type="spellStart"/>
      <w:r w:rsidRPr="00123792">
        <w:rPr>
          <w:rFonts w:asciiTheme="minorHAnsi" w:hAnsiTheme="minorHAnsi" w:cstheme="minorHAnsi"/>
          <w:sz w:val="22"/>
          <w:szCs w:val="22"/>
        </w:rPr>
        <w:t>train_encoded</w:t>
      </w:r>
      <w:proofErr w:type="spellEnd"/>
      <w:r w:rsidRPr="00123792">
        <w:rPr>
          <w:rFonts w:asciiTheme="minorHAnsi" w:hAnsiTheme="minorHAnsi" w:cstheme="minorHAnsi"/>
          <w:sz w:val="22"/>
          <w:szCs w:val="22"/>
        </w:rPr>
        <w:t>), c(</w:t>
      </w:r>
      <w:proofErr w:type="spellStart"/>
      <w:r w:rsidRPr="00123792">
        <w:rPr>
          <w:rFonts w:asciiTheme="minorHAnsi" w:hAnsiTheme="minorHAnsi" w:cstheme="minorHAnsi"/>
          <w:sz w:val="22"/>
          <w:szCs w:val="22"/>
        </w:rPr>
        <w:t>excluded_variables</w:t>
      </w:r>
      <w:proofErr w:type="spellEnd"/>
      <w:r w:rsidRPr="00123792">
        <w:rPr>
          <w:rFonts w:asciiTheme="minorHAnsi" w:hAnsiTheme="minorHAnsi" w:cstheme="minorHAnsi"/>
          <w:sz w:val="22"/>
          <w:szCs w:val="22"/>
        </w:rPr>
        <w:t>, "bad"))</w:t>
      </w:r>
    </w:p>
    <w:p w14:paraId="6FC67D22" w14:textId="77777777" w:rsidR="00F16637" w:rsidRPr="00123792" w:rsidRDefault="00F16637" w:rsidP="00F16637">
      <w:pPr>
        <w:rPr>
          <w:rFonts w:asciiTheme="minorHAnsi" w:hAnsiTheme="minorHAnsi" w:cstheme="minorHAnsi"/>
          <w:sz w:val="22"/>
          <w:szCs w:val="22"/>
        </w:rPr>
      </w:pPr>
    </w:p>
    <w:p w14:paraId="2CBB82FB" w14:textId="77777777" w:rsidR="00F16637" w:rsidRPr="001B7847" w:rsidRDefault="00F16637" w:rsidP="00F16637">
      <w:pPr>
        <w:rPr>
          <w:rFonts w:asciiTheme="minorHAnsi" w:hAnsiTheme="minorHAnsi" w:cstheme="minorHAnsi"/>
          <w:b/>
          <w:bCs/>
          <w:color w:val="808080" w:themeColor="background1" w:themeShade="80"/>
          <w:sz w:val="22"/>
          <w:szCs w:val="22"/>
        </w:rPr>
      </w:pPr>
      <w:r w:rsidRPr="001B7847">
        <w:rPr>
          <w:rFonts w:asciiTheme="minorHAnsi" w:hAnsiTheme="minorHAnsi" w:cstheme="minorHAnsi"/>
          <w:b/>
          <w:bCs/>
          <w:color w:val="808080" w:themeColor="background1" w:themeShade="80"/>
          <w:sz w:val="22"/>
          <w:szCs w:val="22"/>
        </w:rPr>
        <w:t># Calculate VIF</w:t>
      </w:r>
    </w:p>
    <w:p w14:paraId="309C93F4" w14:textId="77777777" w:rsidR="00F16637" w:rsidRPr="00123792" w:rsidRDefault="00F16637" w:rsidP="00F16637">
      <w:pPr>
        <w:rPr>
          <w:rFonts w:asciiTheme="minorHAnsi" w:hAnsiTheme="minorHAnsi" w:cstheme="minorHAnsi"/>
          <w:sz w:val="22"/>
          <w:szCs w:val="22"/>
        </w:rPr>
      </w:pPr>
      <w:proofErr w:type="spellStart"/>
      <w:r w:rsidRPr="00123792">
        <w:rPr>
          <w:rFonts w:asciiTheme="minorHAnsi" w:hAnsiTheme="minorHAnsi" w:cstheme="minorHAnsi"/>
          <w:sz w:val="22"/>
          <w:szCs w:val="22"/>
        </w:rPr>
        <w:t>vif_fit</w:t>
      </w:r>
      <w:proofErr w:type="spellEnd"/>
      <w:r w:rsidRPr="00123792">
        <w:rPr>
          <w:rFonts w:asciiTheme="minorHAnsi" w:hAnsiTheme="minorHAnsi" w:cstheme="minorHAnsi"/>
          <w:sz w:val="22"/>
          <w:szCs w:val="22"/>
        </w:rPr>
        <w:t xml:space="preserve"> &lt;- </w:t>
      </w:r>
      <w:proofErr w:type="spellStart"/>
      <w:r w:rsidRPr="00123792">
        <w:rPr>
          <w:rFonts w:asciiTheme="minorHAnsi" w:hAnsiTheme="minorHAnsi" w:cstheme="minorHAnsi"/>
          <w:sz w:val="22"/>
          <w:szCs w:val="22"/>
        </w:rPr>
        <w:t>lm</w:t>
      </w:r>
      <w:proofErr w:type="spellEnd"/>
      <w:r w:rsidRPr="00123792">
        <w:rPr>
          <w:rFonts w:asciiTheme="minorHAnsi" w:hAnsiTheme="minorHAnsi" w:cstheme="minorHAnsi"/>
          <w:sz w:val="22"/>
          <w:szCs w:val="22"/>
        </w:rPr>
        <w:t xml:space="preserve">(bad ~ ., data = </w:t>
      </w:r>
      <w:proofErr w:type="spellStart"/>
      <w:r w:rsidRPr="00123792">
        <w:rPr>
          <w:rFonts w:asciiTheme="minorHAnsi" w:hAnsiTheme="minorHAnsi" w:cstheme="minorHAnsi"/>
          <w:sz w:val="22"/>
          <w:szCs w:val="22"/>
        </w:rPr>
        <w:t>train_encoded</w:t>
      </w:r>
      <w:proofErr w:type="spellEnd"/>
      <w:r w:rsidRPr="00123792">
        <w:rPr>
          <w:rFonts w:asciiTheme="minorHAnsi" w:hAnsiTheme="minorHAnsi" w:cstheme="minorHAnsi"/>
          <w:sz w:val="22"/>
          <w:szCs w:val="22"/>
        </w:rPr>
        <w:t>[, c(predictors, "bad")])</w:t>
      </w:r>
    </w:p>
    <w:p w14:paraId="01E4B709" w14:textId="77777777" w:rsidR="00F16637" w:rsidRPr="00123792" w:rsidRDefault="00F16637" w:rsidP="00F16637">
      <w:pPr>
        <w:rPr>
          <w:rFonts w:asciiTheme="minorHAnsi" w:hAnsiTheme="minorHAnsi" w:cstheme="minorHAnsi"/>
          <w:sz w:val="22"/>
          <w:szCs w:val="22"/>
        </w:rPr>
      </w:pPr>
      <w:r w:rsidRPr="00123792">
        <w:rPr>
          <w:rFonts w:asciiTheme="minorHAnsi" w:hAnsiTheme="minorHAnsi" w:cstheme="minorHAnsi"/>
          <w:sz w:val="22"/>
          <w:szCs w:val="22"/>
        </w:rPr>
        <w:t>if (</w:t>
      </w:r>
      <w:proofErr w:type="spellStart"/>
      <w:r w:rsidRPr="00123792">
        <w:rPr>
          <w:rFonts w:asciiTheme="minorHAnsi" w:hAnsiTheme="minorHAnsi" w:cstheme="minorHAnsi"/>
          <w:sz w:val="22"/>
          <w:szCs w:val="22"/>
        </w:rPr>
        <w:t>vif_fit$rank</w:t>
      </w:r>
      <w:proofErr w:type="spellEnd"/>
      <w:r w:rsidRPr="00123792">
        <w:rPr>
          <w:rFonts w:asciiTheme="minorHAnsi" w:hAnsiTheme="minorHAnsi" w:cstheme="minorHAnsi"/>
          <w:sz w:val="22"/>
          <w:szCs w:val="22"/>
        </w:rPr>
        <w:t xml:space="preserve"> == length(coefficients(</w:t>
      </w:r>
      <w:proofErr w:type="spellStart"/>
      <w:r w:rsidRPr="00123792">
        <w:rPr>
          <w:rFonts w:asciiTheme="minorHAnsi" w:hAnsiTheme="minorHAnsi" w:cstheme="minorHAnsi"/>
          <w:sz w:val="22"/>
          <w:szCs w:val="22"/>
        </w:rPr>
        <w:t>vif_fit</w:t>
      </w:r>
      <w:proofErr w:type="spellEnd"/>
      <w:r w:rsidRPr="00123792">
        <w:rPr>
          <w:rFonts w:asciiTheme="minorHAnsi" w:hAnsiTheme="minorHAnsi" w:cstheme="minorHAnsi"/>
          <w:sz w:val="22"/>
          <w:szCs w:val="22"/>
        </w:rPr>
        <w:t>))) {</w:t>
      </w:r>
    </w:p>
    <w:p w14:paraId="3E4E7B02" w14:textId="77777777" w:rsidR="00F16637" w:rsidRPr="00123792" w:rsidRDefault="00F16637" w:rsidP="00F16637">
      <w:pPr>
        <w:rPr>
          <w:rFonts w:asciiTheme="minorHAnsi" w:hAnsiTheme="minorHAnsi" w:cstheme="minorHAnsi"/>
          <w:sz w:val="22"/>
          <w:szCs w:val="22"/>
        </w:rPr>
      </w:pPr>
      <w:r w:rsidRPr="00123792">
        <w:rPr>
          <w:rFonts w:asciiTheme="minorHAnsi" w:hAnsiTheme="minorHAnsi" w:cstheme="minorHAnsi"/>
          <w:sz w:val="22"/>
          <w:szCs w:val="22"/>
        </w:rPr>
        <w:t xml:space="preserve">  </w:t>
      </w:r>
      <w:proofErr w:type="spellStart"/>
      <w:r w:rsidRPr="00123792">
        <w:rPr>
          <w:rFonts w:asciiTheme="minorHAnsi" w:hAnsiTheme="minorHAnsi" w:cstheme="minorHAnsi"/>
          <w:sz w:val="22"/>
          <w:szCs w:val="22"/>
        </w:rPr>
        <w:t>vif_values</w:t>
      </w:r>
      <w:proofErr w:type="spellEnd"/>
      <w:r w:rsidRPr="00123792">
        <w:rPr>
          <w:rFonts w:asciiTheme="minorHAnsi" w:hAnsiTheme="minorHAnsi" w:cstheme="minorHAnsi"/>
          <w:sz w:val="22"/>
          <w:szCs w:val="22"/>
        </w:rPr>
        <w:t xml:space="preserve"> &lt;- </w:t>
      </w:r>
      <w:proofErr w:type="gramStart"/>
      <w:r w:rsidRPr="00123792">
        <w:rPr>
          <w:rFonts w:asciiTheme="minorHAnsi" w:hAnsiTheme="minorHAnsi" w:cstheme="minorHAnsi"/>
          <w:sz w:val="22"/>
          <w:szCs w:val="22"/>
        </w:rPr>
        <w:t>car::</w:t>
      </w:r>
      <w:proofErr w:type="spellStart"/>
      <w:proofErr w:type="gramEnd"/>
      <w:r w:rsidRPr="00123792">
        <w:rPr>
          <w:rFonts w:asciiTheme="minorHAnsi" w:hAnsiTheme="minorHAnsi" w:cstheme="minorHAnsi"/>
          <w:sz w:val="22"/>
          <w:szCs w:val="22"/>
        </w:rPr>
        <w:t>vif</w:t>
      </w:r>
      <w:proofErr w:type="spellEnd"/>
      <w:r w:rsidRPr="00123792">
        <w:rPr>
          <w:rFonts w:asciiTheme="minorHAnsi" w:hAnsiTheme="minorHAnsi" w:cstheme="minorHAnsi"/>
          <w:sz w:val="22"/>
          <w:szCs w:val="22"/>
        </w:rPr>
        <w:t>(</w:t>
      </w:r>
      <w:proofErr w:type="spellStart"/>
      <w:r w:rsidRPr="00123792">
        <w:rPr>
          <w:rFonts w:asciiTheme="minorHAnsi" w:hAnsiTheme="minorHAnsi" w:cstheme="minorHAnsi"/>
          <w:sz w:val="22"/>
          <w:szCs w:val="22"/>
        </w:rPr>
        <w:t>vif_fit</w:t>
      </w:r>
      <w:proofErr w:type="spellEnd"/>
      <w:r w:rsidRPr="00123792">
        <w:rPr>
          <w:rFonts w:asciiTheme="minorHAnsi" w:hAnsiTheme="minorHAnsi" w:cstheme="minorHAnsi"/>
          <w:sz w:val="22"/>
          <w:szCs w:val="22"/>
        </w:rPr>
        <w:t>)</w:t>
      </w:r>
    </w:p>
    <w:p w14:paraId="63D1D20B" w14:textId="77777777" w:rsidR="00F16637" w:rsidRPr="00123792" w:rsidRDefault="00F16637" w:rsidP="00F16637">
      <w:pPr>
        <w:rPr>
          <w:rFonts w:asciiTheme="minorHAnsi" w:hAnsiTheme="minorHAnsi" w:cstheme="minorHAnsi"/>
          <w:sz w:val="22"/>
          <w:szCs w:val="22"/>
        </w:rPr>
      </w:pPr>
      <w:r w:rsidRPr="00123792">
        <w:rPr>
          <w:rFonts w:asciiTheme="minorHAnsi" w:hAnsiTheme="minorHAnsi" w:cstheme="minorHAnsi"/>
          <w:sz w:val="22"/>
          <w:szCs w:val="22"/>
        </w:rPr>
        <w:t xml:space="preserve">  </w:t>
      </w:r>
      <w:proofErr w:type="spellStart"/>
      <w:r w:rsidRPr="00123792">
        <w:rPr>
          <w:rFonts w:asciiTheme="minorHAnsi" w:hAnsiTheme="minorHAnsi" w:cstheme="minorHAnsi"/>
          <w:sz w:val="22"/>
          <w:szCs w:val="22"/>
        </w:rPr>
        <w:t>high_vif_predictors</w:t>
      </w:r>
      <w:proofErr w:type="spellEnd"/>
      <w:r w:rsidRPr="00123792">
        <w:rPr>
          <w:rFonts w:asciiTheme="minorHAnsi" w:hAnsiTheme="minorHAnsi" w:cstheme="minorHAnsi"/>
          <w:sz w:val="22"/>
          <w:szCs w:val="22"/>
        </w:rPr>
        <w:t xml:space="preserve"> &lt;- names(</w:t>
      </w:r>
      <w:proofErr w:type="spellStart"/>
      <w:r w:rsidRPr="00123792">
        <w:rPr>
          <w:rFonts w:asciiTheme="minorHAnsi" w:hAnsiTheme="minorHAnsi" w:cstheme="minorHAnsi"/>
          <w:sz w:val="22"/>
          <w:szCs w:val="22"/>
        </w:rPr>
        <w:t>vif_values</w:t>
      </w:r>
      <w:proofErr w:type="spellEnd"/>
      <w:r w:rsidRPr="00123792">
        <w:rPr>
          <w:rFonts w:asciiTheme="minorHAnsi" w:hAnsiTheme="minorHAnsi" w:cstheme="minorHAnsi"/>
          <w:sz w:val="22"/>
          <w:szCs w:val="22"/>
        </w:rPr>
        <w:t>[</w:t>
      </w:r>
      <w:proofErr w:type="spellStart"/>
      <w:r w:rsidRPr="00123792">
        <w:rPr>
          <w:rFonts w:asciiTheme="minorHAnsi" w:hAnsiTheme="minorHAnsi" w:cstheme="minorHAnsi"/>
          <w:sz w:val="22"/>
          <w:szCs w:val="22"/>
        </w:rPr>
        <w:t>vif_values</w:t>
      </w:r>
      <w:proofErr w:type="spellEnd"/>
      <w:r w:rsidRPr="00123792">
        <w:rPr>
          <w:rFonts w:asciiTheme="minorHAnsi" w:hAnsiTheme="minorHAnsi" w:cstheme="minorHAnsi"/>
          <w:sz w:val="22"/>
          <w:szCs w:val="22"/>
        </w:rPr>
        <w:t xml:space="preserve"> &gt; 5])  # Change this threshold as needed</w:t>
      </w:r>
    </w:p>
    <w:p w14:paraId="0373EA6F" w14:textId="77777777" w:rsidR="00F16637" w:rsidRPr="00123792" w:rsidRDefault="00F16637" w:rsidP="00F16637">
      <w:pPr>
        <w:rPr>
          <w:rFonts w:asciiTheme="minorHAnsi" w:hAnsiTheme="minorHAnsi" w:cstheme="minorHAnsi"/>
          <w:sz w:val="22"/>
          <w:szCs w:val="22"/>
        </w:rPr>
      </w:pPr>
      <w:r w:rsidRPr="00123792">
        <w:rPr>
          <w:rFonts w:asciiTheme="minorHAnsi" w:hAnsiTheme="minorHAnsi" w:cstheme="minorHAnsi"/>
          <w:sz w:val="22"/>
          <w:szCs w:val="22"/>
        </w:rPr>
        <w:t>} else {</w:t>
      </w:r>
    </w:p>
    <w:p w14:paraId="10F55029" w14:textId="77777777" w:rsidR="00F16637" w:rsidRPr="00123792" w:rsidRDefault="00F16637" w:rsidP="00F16637">
      <w:pPr>
        <w:rPr>
          <w:rFonts w:asciiTheme="minorHAnsi" w:hAnsiTheme="minorHAnsi" w:cstheme="minorHAnsi"/>
          <w:sz w:val="22"/>
          <w:szCs w:val="22"/>
        </w:rPr>
      </w:pPr>
      <w:r w:rsidRPr="00123792">
        <w:rPr>
          <w:rFonts w:asciiTheme="minorHAnsi" w:hAnsiTheme="minorHAnsi" w:cstheme="minorHAnsi"/>
          <w:sz w:val="22"/>
          <w:szCs w:val="22"/>
        </w:rPr>
        <w:t xml:space="preserve">  </w:t>
      </w:r>
      <w:proofErr w:type="spellStart"/>
      <w:r w:rsidRPr="00123792">
        <w:rPr>
          <w:rFonts w:asciiTheme="minorHAnsi" w:hAnsiTheme="minorHAnsi" w:cstheme="minorHAnsi"/>
          <w:sz w:val="22"/>
          <w:szCs w:val="22"/>
        </w:rPr>
        <w:t>high_vif_predictors</w:t>
      </w:r>
      <w:proofErr w:type="spellEnd"/>
      <w:r w:rsidRPr="00123792">
        <w:rPr>
          <w:rFonts w:asciiTheme="minorHAnsi" w:hAnsiTheme="minorHAnsi" w:cstheme="minorHAnsi"/>
          <w:sz w:val="22"/>
          <w:szCs w:val="22"/>
        </w:rPr>
        <w:t xml:space="preserve"> &lt;- character(0)</w:t>
      </w:r>
    </w:p>
    <w:p w14:paraId="2E10F256" w14:textId="77777777" w:rsidR="00F16637" w:rsidRPr="00123792" w:rsidRDefault="00F16637" w:rsidP="00F16637">
      <w:pPr>
        <w:rPr>
          <w:rFonts w:asciiTheme="minorHAnsi" w:hAnsiTheme="minorHAnsi" w:cstheme="minorHAnsi"/>
          <w:sz w:val="22"/>
          <w:szCs w:val="22"/>
        </w:rPr>
      </w:pPr>
      <w:r w:rsidRPr="00123792">
        <w:rPr>
          <w:rFonts w:asciiTheme="minorHAnsi" w:hAnsiTheme="minorHAnsi" w:cstheme="minorHAnsi"/>
          <w:sz w:val="22"/>
          <w:szCs w:val="22"/>
        </w:rPr>
        <w:t>}</w:t>
      </w:r>
    </w:p>
    <w:p w14:paraId="5B2DA4FB" w14:textId="77777777" w:rsidR="00F16637" w:rsidRPr="00123792" w:rsidRDefault="00F16637" w:rsidP="00F16637">
      <w:pPr>
        <w:rPr>
          <w:rFonts w:asciiTheme="minorHAnsi" w:hAnsiTheme="minorHAnsi" w:cstheme="minorHAnsi"/>
          <w:sz w:val="22"/>
          <w:szCs w:val="22"/>
        </w:rPr>
      </w:pPr>
    </w:p>
    <w:p w14:paraId="011F25ED" w14:textId="77777777" w:rsidR="00F16637" w:rsidRPr="001B7847" w:rsidRDefault="00F16637" w:rsidP="00F16637">
      <w:pPr>
        <w:rPr>
          <w:rFonts w:asciiTheme="minorHAnsi" w:hAnsiTheme="minorHAnsi" w:cstheme="minorHAnsi"/>
          <w:b/>
          <w:bCs/>
          <w:color w:val="808080" w:themeColor="background1" w:themeShade="80"/>
          <w:sz w:val="22"/>
          <w:szCs w:val="22"/>
        </w:rPr>
      </w:pPr>
      <w:r w:rsidRPr="001B7847">
        <w:rPr>
          <w:rFonts w:asciiTheme="minorHAnsi" w:hAnsiTheme="minorHAnsi" w:cstheme="minorHAnsi"/>
          <w:b/>
          <w:bCs/>
          <w:color w:val="808080" w:themeColor="background1" w:themeShade="80"/>
          <w:sz w:val="22"/>
          <w:szCs w:val="22"/>
        </w:rPr>
        <w:t># Remove predictors with high VIF from the list of predictors</w:t>
      </w:r>
    </w:p>
    <w:p w14:paraId="22FEA86D" w14:textId="77777777" w:rsidR="00F16637" w:rsidRPr="00123792" w:rsidRDefault="00F16637" w:rsidP="00F16637">
      <w:pPr>
        <w:rPr>
          <w:rFonts w:asciiTheme="minorHAnsi" w:hAnsiTheme="minorHAnsi" w:cstheme="minorHAnsi"/>
          <w:sz w:val="22"/>
          <w:szCs w:val="22"/>
        </w:rPr>
      </w:pPr>
      <w:r w:rsidRPr="00123792">
        <w:rPr>
          <w:rFonts w:asciiTheme="minorHAnsi" w:hAnsiTheme="minorHAnsi" w:cstheme="minorHAnsi"/>
          <w:sz w:val="22"/>
          <w:szCs w:val="22"/>
        </w:rPr>
        <w:t xml:space="preserve">predictors &lt;- </w:t>
      </w:r>
      <w:proofErr w:type="spellStart"/>
      <w:r w:rsidRPr="00123792">
        <w:rPr>
          <w:rFonts w:asciiTheme="minorHAnsi" w:hAnsiTheme="minorHAnsi" w:cstheme="minorHAnsi"/>
          <w:sz w:val="22"/>
          <w:szCs w:val="22"/>
        </w:rPr>
        <w:t>setdiff</w:t>
      </w:r>
      <w:proofErr w:type="spellEnd"/>
      <w:r w:rsidRPr="00123792">
        <w:rPr>
          <w:rFonts w:asciiTheme="minorHAnsi" w:hAnsiTheme="minorHAnsi" w:cstheme="minorHAnsi"/>
          <w:sz w:val="22"/>
          <w:szCs w:val="22"/>
        </w:rPr>
        <w:t xml:space="preserve">(predictors, </w:t>
      </w:r>
      <w:proofErr w:type="spellStart"/>
      <w:r w:rsidRPr="00123792">
        <w:rPr>
          <w:rFonts w:asciiTheme="minorHAnsi" w:hAnsiTheme="minorHAnsi" w:cstheme="minorHAnsi"/>
          <w:sz w:val="22"/>
          <w:szCs w:val="22"/>
        </w:rPr>
        <w:t>high_vif_predictors</w:t>
      </w:r>
      <w:proofErr w:type="spellEnd"/>
      <w:r w:rsidRPr="00123792">
        <w:rPr>
          <w:rFonts w:asciiTheme="minorHAnsi" w:hAnsiTheme="minorHAnsi" w:cstheme="minorHAnsi"/>
          <w:sz w:val="22"/>
          <w:szCs w:val="22"/>
        </w:rPr>
        <w:t>)</w:t>
      </w:r>
    </w:p>
    <w:p w14:paraId="1E902156" w14:textId="77777777" w:rsidR="00F16637" w:rsidRPr="00123792" w:rsidRDefault="00F16637" w:rsidP="00F16637">
      <w:pPr>
        <w:rPr>
          <w:rFonts w:asciiTheme="minorHAnsi" w:hAnsiTheme="minorHAnsi" w:cstheme="minorHAnsi"/>
          <w:sz w:val="22"/>
          <w:szCs w:val="22"/>
        </w:rPr>
      </w:pPr>
    </w:p>
    <w:p w14:paraId="1A5BA704" w14:textId="77777777" w:rsidR="00F16637" w:rsidRPr="001B7847" w:rsidRDefault="00F16637" w:rsidP="00F16637">
      <w:pPr>
        <w:rPr>
          <w:rFonts w:asciiTheme="minorHAnsi" w:hAnsiTheme="minorHAnsi" w:cstheme="minorHAnsi"/>
          <w:b/>
          <w:bCs/>
          <w:sz w:val="22"/>
          <w:szCs w:val="22"/>
        </w:rPr>
      </w:pPr>
      <w:r w:rsidRPr="001B7847">
        <w:rPr>
          <w:rFonts w:asciiTheme="minorHAnsi" w:hAnsiTheme="minorHAnsi" w:cstheme="minorHAnsi"/>
          <w:b/>
          <w:bCs/>
          <w:color w:val="808080" w:themeColor="background1" w:themeShade="80"/>
          <w:sz w:val="22"/>
          <w:szCs w:val="22"/>
        </w:rPr>
        <w:t># Split the data into training and validation sets (80/20 split) using stratified sampling</w:t>
      </w:r>
    </w:p>
    <w:p w14:paraId="4922FA37" w14:textId="77777777" w:rsidR="00F16637" w:rsidRPr="00123792" w:rsidRDefault="00F16637" w:rsidP="00F16637">
      <w:pPr>
        <w:rPr>
          <w:rFonts w:asciiTheme="minorHAnsi" w:hAnsiTheme="minorHAnsi" w:cstheme="minorHAnsi"/>
          <w:sz w:val="22"/>
          <w:szCs w:val="22"/>
        </w:rPr>
      </w:pPr>
      <w:proofErr w:type="spellStart"/>
      <w:r w:rsidRPr="00123792">
        <w:rPr>
          <w:rFonts w:asciiTheme="minorHAnsi" w:hAnsiTheme="minorHAnsi" w:cstheme="minorHAnsi"/>
          <w:sz w:val="22"/>
          <w:szCs w:val="22"/>
        </w:rPr>
        <w:t>trainIndex</w:t>
      </w:r>
      <w:proofErr w:type="spellEnd"/>
      <w:r w:rsidRPr="00123792">
        <w:rPr>
          <w:rFonts w:asciiTheme="minorHAnsi" w:hAnsiTheme="minorHAnsi" w:cstheme="minorHAnsi"/>
          <w:sz w:val="22"/>
          <w:szCs w:val="22"/>
        </w:rPr>
        <w:t xml:space="preserve"> &lt;- </w:t>
      </w:r>
      <w:proofErr w:type="spellStart"/>
      <w:r w:rsidRPr="00123792">
        <w:rPr>
          <w:rFonts w:asciiTheme="minorHAnsi" w:hAnsiTheme="minorHAnsi" w:cstheme="minorHAnsi"/>
          <w:sz w:val="22"/>
          <w:szCs w:val="22"/>
        </w:rPr>
        <w:t>createDataPartition</w:t>
      </w:r>
      <w:proofErr w:type="spellEnd"/>
      <w:r w:rsidRPr="00123792">
        <w:rPr>
          <w:rFonts w:asciiTheme="minorHAnsi" w:hAnsiTheme="minorHAnsi" w:cstheme="minorHAnsi"/>
          <w:sz w:val="22"/>
          <w:szCs w:val="22"/>
        </w:rPr>
        <w:t>(</w:t>
      </w:r>
      <w:proofErr w:type="spellStart"/>
      <w:r w:rsidRPr="00123792">
        <w:rPr>
          <w:rFonts w:asciiTheme="minorHAnsi" w:hAnsiTheme="minorHAnsi" w:cstheme="minorHAnsi"/>
          <w:sz w:val="22"/>
          <w:szCs w:val="22"/>
        </w:rPr>
        <w:t>train_encoded$bad</w:t>
      </w:r>
      <w:proofErr w:type="spellEnd"/>
      <w:r w:rsidRPr="00123792">
        <w:rPr>
          <w:rFonts w:asciiTheme="minorHAnsi" w:hAnsiTheme="minorHAnsi" w:cstheme="minorHAnsi"/>
          <w:sz w:val="22"/>
          <w:szCs w:val="22"/>
        </w:rPr>
        <w:t>, p = .8, list = FALSE)</w:t>
      </w:r>
    </w:p>
    <w:p w14:paraId="5DE5E330" w14:textId="77777777" w:rsidR="00F16637" w:rsidRPr="00123792" w:rsidRDefault="00F16637" w:rsidP="00F16637">
      <w:pPr>
        <w:rPr>
          <w:rFonts w:asciiTheme="minorHAnsi" w:hAnsiTheme="minorHAnsi" w:cstheme="minorHAnsi"/>
          <w:sz w:val="22"/>
          <w:szCs w:val="22"/>
        </w:rPr>
      </w:pPr>
      <w:proofErr w:type="spellStart"/>
      <w:r w:rsidRPr="00123792">
        <w:rPr>
          <w:rFonts w:asciiTheme="minorHAnsi" w:hAnsiTheme="minorHAnsi" w:cstheme="minorHAnsi"/>
          <w:sz w:val="22"/>
          <w:szCs w:val="22"/>
        </w:rPr>
        <w:t>X_train</w:t>
      </w:r>
      <w:proofErr w:type="spellEnd"/>
      <w:r w:rsidRPr="00123792">
        <w:rPr>
          <w:rFonts w:asciiTheme="minorHAnsi" w:hAnsiTheme="minorHAnsi" w:cstheme="minorHAnsi"/>
          <w:sz w:val="22"/>
          <w:szCs w:val="22"/>
        </w:rPr>
        <w:t xml:space="preserve"> &lt;- </w:t>
      </w:r>
      <w:proofErr w:type="spellStart"/>
      <w:r w:rsidRPr="00123792">
        <w:rPr>
          <w:rFonts w:asciiTheme="minorHAnsi" w:hAnsiTheme="minorHAnsi" w:cstheme="minorHAnsi"/>
          <w:sz w:val="22"/>
          <w:szCs w:val="22"/>
        </w:rPr>
        <w:t>train_encoded</w:t>
      </w:r>
      <w:proofErr w:type="spellEnd"/>
      <w:r w:rsidRPr="00123792">
        <w:rPr>
          <w:rFonts w:asciiTheme="minorHAnsi" w:hAnsiTheme="minorHAnsi" w:cstheme="minorHAnsi"/>
          <w:sz w:val="22"/>
          <w:szCs w:val="22"/>
        </w:rPr>
        <w:t>[</w:t>
      </w:r>
      <w:proofErr w:type="spellStart"/>
      <w:r w:rsidRPr="00123792">
        <w:rPr>
          <w:rFonts w:asciiTheme="minorHAnsi" w:hAnsiTheme="minorHAnsi" w:cstheme="minorHAnsi"/>
          <w:sz w:val="22"/>
          <w:szCs w:val="22"/>
        </w:rPr>
        <w:t>trainIndex</w:t>
      </w:r>
      <w:proofErr w:type="spellEnd"/>
      <w:r w:rsidRPr="00123792">
        <w:rPr>
          <w:rFonts w:asciiTheme="minorHAnsi" w:hAnsiTheme="minorHAnsi" w:cstheme="minorHAnsi"/>
          <w:sz w:val="22"/>
          <w:szCs w:val="22"/>
        </w:rPr>
        <w:t>, predictors]</w:t>
      </w:r>
    </w:p>
    <w:p w14:paraId="57498A71" w14:textId="77777777" w:rsidR="00F16637" w:rsidRPr="00123792" w:rsidRDefault="00F16637" w:rsidP="00F16637">
      <w:pPr>
        <w:rPr>
          <w:rFonts w:asciiTheme="minorHAnsi" w:hAnsiTheme="minorHAnsi" w:cstheme="minorHAnsi"/>
          <w:sz w:val="22"/>
          <w:szCs w:val="22"/>
        </w:rPr>
      </w:pPr>
      <w:proofErr w:type="spellStart"/>
      <w:r w:rsidRPr="00123792">
        <w:rPr>
          <w:rFonts w:asciiTheme="minorHAnsi" w:hAnsiTheme="minorHAnsi" w:cstheme="minorHAnsi"/>
          <w:sz w:val="22"/>
          <w:szCs w:val="22"/>
        </w:rPr>
        <w:t>y_train</w:t>
      </w:r>
      <w:proofErr w:type="spellEnd"/>
      <w:r w:rsidRPr="00123792">
        <w:rPr>
          <w:rFonts w:asciiTheme="minorHAnsi" w:hAnsiTheme="minorHAnsi" w:cstheme="minorHAnsi"/>
          <w:sz w:val="22"/>
          <w:szCs w:val="22"/>
        </w:rPr>
        <w:t xml:space="preserve"> &lt;- </w:t>
      </w:r>
      <w:proofErr w:type="spellStart"/>
      <w:r w:rsidRPr="00123792">
        <w:rPr>
          <w:rFonts w:asciiTheme="minorHAnsi" w:hAnsiTheme="minorHAnsi" w:cstheme="minorHAnsi"/>
          <w:sz w:val="22"/>
          <w:szCs w:val="22"/>
        </w:rPr>
        <w:t>train_encoded</w:t>
      </w:r>
      <w:proofErr w:type="spellEnd"/>
      <w:r w:rsidRPr="00123792">
        <w:rPr>
          <w:rFonts w:asciiTheme="minorHAnsi" w:hAnsiTheme="minorHAnsi" w:cstheme="minorHAnsi"/>
          <w:sz w:val="22"/>
          <w:szCs w:val="22"/>
        </w:rPr>
        <w:t>[</w:t>
      </w:r>
      <w:proofErr w:type="spellStart"/>
      <w:r w:rsidRPr="00123792">
        <w:rPr>
          <w:rFonts w:asciiTheme="minorHAnsi" w:hAnsiTheme="minorHAnsi" w:cstheme="minorHAnsi"/>
          <w:sz w:val="22"/>
          <w:szCs w:val="22"/>
        </w:rPr>
        <w:t>trainIndex</w:t>
      </w:r>
      <w:proofErr w:type="spellEnd"/>
      <w:r w:rsidRPr="00123792">
        <w:rPr>
          <w:rFonts w:asciiTheme="minorHAnsi" w:hAnsiTheme="minorHAnsi" w:cstheme="minorHAnsi"/>
          <w:sz w:val="22"/>
          <w:szCs w:val="22"/>
        </w:rPr>
        <w:t>, "bad"]</w:t>
      </w:r>
    </w:p>
    <w:p w14:paraId="3B51015E" w14:textId="77777777" w:rsidR="00F16637" w:rsidRPr="00123792" w:rsidRDefault="00F16637" w:rsidP="00F16637">
      <w:pPr>
        <w:rPr>
          <w:rFonts w:asciiTheme="minorHAnsi" w:hAnsiTheme="minorHAnsi" w:cstheme="minorHAnsi"/>
          <w:sz w:val="22"/>
          <w:szCs w:val="22"/>
        </w:rPr>
      </w:pPr>
      <w:proofErr w:type="spellStart"/>
      <w:r w:rsidRPr="00123792">
        <w:rPr>
          <w:rFonts w:asciiTheme="minorHAnsi" w:hAnsiTheme="minorHAnsi" w:cstheme="minorHAnsi"/>
          <w:sz w:val="22"/>
          <w:szCs w:val="22"/>
        </w:rPr>
        <w:t>X_val</w:t>
      </w:r>
      <w:proofErr w:type="spellEnd"/>
      <w:r w:rsidRPr="00123792">
        <w:rPr>
          <w:rFonts w:asciiTheme="minorHAnsi" w:hAnsiTheme="minorHAnsi" w:cstheme="minorHAnsi"/>
          <w:sz w:val="22"/>
          <w:szCs w:val="22"/>
        </w:rPr>
        <w:t xml:space="preserve"> &lt;- </w:t>
      </w:r>
      <w:proofErr w:type="spellStart"/>
      <w:r w:rsidRPr="00123792">
        <w:rPr>
          <w:rFonts w:asciiTheme="minorHAnsi" w:hAnsiTheme="minorHAnsi" w:cstheme="minorHAnsi"/>
          <w:sz w:val="22"/>
          <w:szCs w:val="22"/>
        </w:rPr>
        <w:t>train_encoded</w:t>
      </w:r>
      <w:proofErr w:type="spellEnd"/>
      <w:r w:rsidRPr="00123792">
        <w:rPr>
          <w:rFonts w:asciiTheme="minorHAnsi" w:hAnsiTheme="minorHAnsi" w:cstheme="minorHAnsi"/>
          <w:sz w:val="22"/>
          <w:szCs w:val="22"/>
        </w:rPr>
        <w:t>[-</w:t>
      </w:r>
      <w:proofErr w:type="spellStart"/>
      <w:r w:rsidRPr="00123792">
        <w:rPr>
          <w:rFonts w:asciiTheme="minorHAnsi" w:hAnsiTheme="minorHAnsi" w:cstheme="minorHAnsi"/>
          <w:sz w:val="22"/>
          <w:szCs w:val="22"/>
        </w:rPr>
        <w:t>trainIndex</w:t>
      </w:r>
      <w:proofErr w:type="spellEnd"/>
      <w:r w:rsidRPr="00123792">
        <w:rPr>
          <w:rFonts w:asciiTheme="minorHAnsi" w:hAnsiTheme="minorHAnsi" w:cstheme="minorHAnsi"/>
          <w:sz w:val="22"/>
          <w:szCs w:val="22"/>
        </w:rPr>
        <w:t>, predictors]</w:t>
      </w:r>
    </w:p>
    <w:p w14:paraId="2DAE57B4" w14:textId="77777777" w:rsidR="00F16637" w:rsidRPr="00123792" w:rsidRDefault="00F16637" w:rsidP="00F16637">
      <w:pPr>
        <w:rPr>
          <w:rFonts w:asciiTheme="minorHAnsi" w:hAnsiTheme="minorHAnsi" w:cstheme="minorHAnsi"/>
          <w:sz w:val="22"/>
          <w:szCs w:val="22"/>
        </w:rPr>
      </w:pPr>
      <w:proofErr w:type="spellStart"/>
      <w:r w:rsidRPr="00123792">
        <w:rPr>
          <w:rFonts w:asciiTheme="minorHAnsi" w:hAnsiTheme="minorHAnsi" w:cstheme="minorHAnsi"/>
          <w:sz w:val="22"/>
          <w:szCs w:val="22"/>
        </w:rPr>
        <w:t>y_val</w:t>
      </w:r>
      <w:proofErr w:type="spellEnd"/>
      <w:r w:rsidRPr="00123792">
        <w:rPr>
          <w:rFonts w:asciiTheme="minorHAnsi" w:hAnsiTheme="minorHAnsi" w:cstheme="minorHAnsi"/>
          <w:sz w:val="22"/>
          <w:szCs w:val="22"/>
        </w:rPr>
        <w:t xml:space="preserve"> &lt;- </w:t>
      </w:r>
      <w:proofErr w:type="spellStart"/>
      <w:r w:rsidRPr="00123792">
        <w:rPr>
          <w:rFonts w:asciiTheme="minorHAnsi" w:hAnsiTheme="minorHAnsi" w:cstheme="minorHAnsi"/>
          <w:sz w:val="22"/>
          <w:szCs w:val="22"/>
        </w:rPr>
        <w:t>train_encoded</w:t>
      </w:r>
      <w:proofErr w:type="spellEnd"/>
      <w:r w:rsidRPr="00123792">
        <w:rPr>
          <w:rFonts w:asciiTheme="minorHAnsi" w:hAnsiTheme="minorHAnsi" w:cstheme="minorHAnsi"/>
          <w:sz w:val="22"/>
          <w:szCs w:val="22"/>
        </w:rPr>
        <w:t>[-</w:t>
      </w:r>
      <w:proofErr w:type="spellStart"/>
      <w:r w:rsidRPr="00123792">
        <w:rPr>
          <w:rFonts w:asciiTheme="minorHAnsi" w:hAnsiTheme="minorHAnsi" w:cstheme="minorHAnsi"/>
          <w:sz w:val="22"/>
          <w:szCs w:val="22"/>
        </w:rPr>
        <w:t>trainIndex</w:t>
      </w:r>
      <w:proofErr w:type="spellEnd"/>
      <w:r w:rsidRPr="00123792">
        <w:rPr>
          <w:rFonts w:asciiTheme="minorHAnsi" w:hAnsiTheme="minorHAnsi" w:cstheme="minorHAnsi"/>
          <w:sz w:val="22"/>
          <w:szCs w:val="22"/>
        </w:rPr>
        <w:t>, "bad"]</w:t>
      </w:r>
    </w:p>
    <w:p w14:paraId="14676517" w14:textId="77777777" w:rsidR="00F16637" w:rsidRPr="00123792" w:rsidRDefault="00F16637" w:rsidP="00F16637">
      <w:pPr>
        <w:rPr>
          <w:rFonts w:asciiTheme="minorHAnsi" w:hAnsiTheme="minorHAnsi" w:cstheme="minorHAnsi"/>
          <w:sz w:val="22"/>
          <w:szCs w:val="22"/>
        </w:rPr>
      </w:pPr>
    </w:p>
    <w:p w14:paraId="5D9DEEE2" w14:textId="77777777" w:rsidR="00F16637" w:rsidRPr="001B7847" w:rsidRDefault="00F16637" w:rsidP="00F16637">
      <w:pPr>
        <w:rPr>
          <w:rFonts w:asciiTheme="minorHAnsi" w:hAnsiTheme="minorHAnsi" w:cstheme="minorHAnsi"/>
          <w:b/>
          <w:bCs/>
          <w:color w:val="808080" w:themeColor="background1" w:themeShade="80"/>
          <w:sz w:val="22"/>
          <w:szCs w:val="22"/>
        </w:rPr>
      </w:pPr>
      <w:r w:rsidRPr="001B7847">
        <w:rPr>
          <w:rFonts w:asciiTheme="minorHAnsi" w:hAnsiTheme="minorHAnsi" w:cstheme="minorHAnsi"/>
          <w:b/>
          <w:bCs/>
          <w:color w:val="808080" w:themeColor="background1" w:themeShade="80"/>
          <w:sz w:val="22"/>
          <w:szCs w:val="22"/>
        </w:rPr>
        <w:t># Perform undersampling on the majority class</w:t>
      </w:r>
    </w:p>
    <w:p w14:paraId="0EE2318A" w14:textId="77777777" w:rsidR="00F16637" w:rsidRPr="00123792" w:rsidRDefault="00F16637" w:rsidP="00F16637">
      <w:pPr>
        <w:rPr>
          <w:rFonts w:asciiTheme="minorHAnsi" w:hAnsiTheme="minorHAnsi" w:cstheme="minorHAnsi"/>
          <w:sz w:val="22"/>
          <w:szCs w:val="22"/>
        </w:rPr>
      </w:pPr>
      <w:proofErr w:type="spellStart"/>
      <w:r w:rsidRPr="00123792">
        <w:rPr>
          <w:rFonts w:asciiTheme="minorHAnsi" w:hAnsiTheme="minorHAnsi" w:cstheme="minorHAnsi"/>
          <w:sz w:val="22"/>
          <w:szCs w:val="22"/>
        </w:rPr>
        <w:t>minority_class_count</w:t>
      </w:r>
      <w:proofErr w:type="spellEnd"/>
      <w:r w:rsidRPr="00123792">
        <w:rPr>
          <w:rFonts w:asciiTheme="minorHAnsi" w:hAnsiTheme="minorHAnsi" w:cstheme="minorHAnsi"/>
          <w:sz w:val="22"/>
          <w:szCs w:val="22"/>
        </w:rPr>
        <w:t xml:space="preserve"> &lt;- min(table(</w:t>
      </w:r>
      <w:proofErr w:type="spellStart"/>
      <w:r w:rsidRPr="00123792">
        <w:rPr>
          <w:rFonts w:asciiTheme="minorHAnsi" w:hAnsiTheme="minorHAnsi" w:cstheme="minorHAnsi"/>
          <w:sz w:val="22"/>
          <w:szCs w:val="22"/>
        </w:rPr>
        <w:t>train_encoded$bad</w:t>
      </w:r>
      <w:proofErr w:type="spellEnd"/>
      <w:r w:rsidRPr="00123792">
        <w:rPr>
          <w:rFonts w:asciiTheme="minorHAnsi" w:hAnsiTheme="minorHAnsi" w:cstheme="minorHAnsi"/>
          <w:sz w:val="22"/>
          <w:szCs w:val="22"/>
        </w:rPr>
        <w:t>))</w:t>
      </w:r>
    </w:p>
    <w:p w14:paraId="16934205" w14:textId="77777777" w:rsidR="00F16637" w:rsidRPr="00123792" w:rsidRDefault="00F16637" w:rsidP="00F16637">
      <w:pPr>
        <w:rPr>
          <w:rFonts w:asciiTheme="minorHAnsi" w:hAnsiTheme="minorHAnsi" w:cstheme="minorHAnsi"/>
          <w:sz w:val="22"/>
          <w:szCs w:val="22"/>
        </w:rPr>
      </w:pPr>
      <w:proofErr w:type="spellStart"/>
      <w:r w:rsidRPr="00123792">
        <w:rPr>
          <w:rFonts w:asciiTheme="minorHAnsi" w:hAnsiTheme="minorHAnsi" w:cstheme="minorHAnsi"/>
          <w:sz w:val="22"/>
          <w:szCs w:val="22"/>
        </w:rPr>
        <w:t>undersampled_data</w:t>
      </w:r>
      <w:proofErr w:type="spellEnd"/>
      <w:r w:rsidRPr="00123792">
        <w:rPr>
          <w:rFonts w:asciiTheme="minorHAnsi" w:hAnsiTheme="minorHAnsi" w:cstheme="minorHAnsi"/>
          <w:sz w:val="22"/>
          <w:szCs w:val="22"/>
        </w:rPr>
        <w:t xml:space="preserve"> &lt;- </w:t>
      </w:r>
      <w:proofErr w:type="spellStart"/>
      <w:r w:rsidRPr="00123792">
        <w:rPr>
          <w:rFonts w:asciiTheme="minorHAnsi" w:hAnsiTheme="minorHAnsi" w:cstheme="minorHAnsi"/>
          <w:sz w:val="22"/>
          <w:szCs w:val="22"/>
        </w:rPr>
        <w:t>train_encoded</w:t>
      </w:r>
      <w:proofErr w:type="spellEnd"/>
      <w:r w:rsidRPr="00123792">
        <w:rPr>
          <w:rFonts w:asciiTheme="minorHAnsi" w:hAnsiTheme="minorHAnsi" w:cstheme="minorHAnsi"/>
          <w:sz w:val="22"/>
          <w:szCs w:val="22"/>
        </w:rPr>
        <w:t>[</w:t>
      </w:r>
      <w:proofErr w:type="spellStart"/>
      <w:r w:rsidRPr="00123792">
        <w:rPr>
          <w:rFonts w:asciiTheme="minorHAnsi" w:hAnsiTheme="minorHAnsi" w:cstheme="minorHAnsi"/>
          <w:sz w:val="22"/>
          <w:szCs w:val="22"/>
        </w:rPr>
        <w:t>train_encoded$bad</w:t>
      </w:r>
      <w:proofErr w:type="spellEnd"/>
      <w:r w:rsidRPr="00123792">
        <w:rPr>
          <w:rFonts w:asciiTheme="minorHAnsi" w:hAnsiTheme="minorHAnsi" w:cstheme="minorHAnsi"/>
          <w:sz w:val="22"/>
          <w:szCs w:val="22"/>
        </w:rPr>
        <w:t xml:space="preserve"> == 0, ]</w:t>
      </w:r>
    </w:p>
    <w:p w14:paraId="2A5866DA" w14:textId="77777777" w:rsidR="00F16637" w:rsidRPr="00123792" w:rsidRDefault="00F16637" w:rsidP="00F16637">
      <w:pPr>
        <w:rPr>
          <w:rFonts w:asciiTheme="minorHAnsi" w:hAnsiTheme="minorHAnsi" w:cstheme="minorHAnsi"/>
          <w:sz w:val="22"/>
          <w:szCs w:val="22"/>
        </w:rPr>
      </w:pPr>
      <w:proofErr w:type="spellStart"/>
      <w:r w:rsidRPr="00123792">
        <w:rPr>
          <w:rFonts w:asciiTheme="minorHAnsi" w:hAnsiTheme="minorHAnsi" w:cstheme="minorHAnsi"/>
          <w:sz w:val="22"/>
          <w:szCs w:val="22"/>
        </w:rPr>
        <w:t>undersampled_data</w:t>
      </w:r>
      <w:proofErr w:type="spellEnd"/>
      <w:r w:rsidRPr="00123792">
        <w:rPr>
          <w:rFonts w:asciiTheme="minorHAnsi" w:hAnsiTheme="minorHAnsi" w:cstheme="minorHAnsi"/>
          <w:sz w:val="22"/>
          <w:szCs w:val="22"/>
        </w:rPr>
        <w:t xml:space="preserve"> &lt;- </w:t>
      </w:r>
      <w:proofErr w:type="spellStart"/>
      <w:r w:rsidRPr="00123792">
        <w:rPr>
          <w:rFonts w:asciiTheme="minorHAnsi" w:hAnsiTheme="minorHAnsi" w:cstheme="minorHAnsi"/>
          <w:sz w:val="22"/>
          <w:szCs w:val="22"/>
        </w:rPr>
        <w:t>rbind</w:t>
      </w:r>
      <w:proofErr w:type="spellEnd"/>
      <w:r w:rsidRPr="00123792">
        <w:rPr>
          <w:rFonts w:asciiTheme="minorHAnsi" w:hAnsiTheme="minorHAnsi" w:cstheme="minorHAnsi"/>
          <w:sz w:val="22"/>
          <w:szCs w:val="22"/>
        </w:rPr>
        <w:t>(</w:t>
      </w:r>
      <w:proofErr w:type="spellStart"/>
      <w:r w:rsidRPr="00123792">
        <w:rPr>
          <w:rFonts w:asciiTheme="minorHAnsi" w:hAnsiTheme="minorHAnsi" w:cstheme="minorHAnsi"/>
          <w:sz w:val="22"/>
          <w:szCs w:val="22"/>
        </w:rPr>
        <w:t>undersampled_data</w:t>
      </w:r>
      <w:proofErr w:type="spellEnd"/>
      <w:r w:rsidRPr="00123792">
        <w:rPr>
          <w:rFonts w:asciiTheme="minorHAnsi" w:hAnsiTheme="minorHAnsi" w:cstheme="minorHAnsi"/>
          <w:sz w:val="22"/>
          <w:szCs w:val="22"/>
        </w:rPr>
        <w:t xml:space="preserve">, </w:t>
      </w:r>
      <w:proofErr w:type="spellStart"/>
      <w:r w:rsidRPr="00123792">
        <w:rPr>
          <w:rFonts w:asciiTheme="minorHAnsi" w:hAnsiTheme="minorHAnsi" w:cstheme="minorHAnsi"/>
          <w:sz w:val="22"/>
          <w:szCs w:val="22"/>
        </w:rPr>
        <w:t>train_encoded</w:t>
      </w:r>
      <w:proofErr w:type="spellEnd"/>
      <w:r w:rsidRPr="00123792">
        <w:rPr>
          <w:rFonts w:asciiTheme="minorHAnsi" w:hAnsiTheme="minorHAnsi" w:cstheme="minorHAnsi"/>
          <w:sz w:val="22"/>
          <w:szCs w:val="22"/>
        </w:rPr>
        <w:t>[</w:t>
      </w:r>
      <w:proofErr w:type="spellStart"/>
      <w:r w:rsidRPr="00123792">
        <w:rPr>
          <w:rFonts w:asciiTheme="minorHAnsi" w:hAnsiTheme="minorHAnsi" w:cstheme="minorHAnsi"/>
          <w:sz w:val="22"/>
          <w:szCs w:val="22"/>
        </w:rPr>
        <w:t>train_encoded$bad</w:t>
      </w:r>
      <w:proofErr w:type="spellEnd"/>
      <w:r w:rsidRPr="00123792">
        <w:rPr>
          <w:rFonts w:asciiTheme="minorHAnsi" w:hAnsiTheme="minorHAnsi" w:cstheme="minorHAnsi"/>
          <w:sz w:val="22"/>
          <w:szCs w:val="22"/>
        </w:rPr>
        <w:t xml:space="preserve"> == 1, ][sample(</w:t>
      </w:r>
      <w:proofErr w:type="spellStart"/>
      <w:r w:rsidRPr="00123792">
        <w:rPr>
          <w:rFonts w:asciiTheme="minorHAnsi" w:hAnsiTheme="minorHAnsi" w:cstheme="minorHAnsi"/>
          <w:sz w:val="22"/>
          <w:szCs w:val="22"/>
        </w:rPr>
        <w:t>minority_class_count</w:t>
      </w:r>
      <w:proofErr w:type="spellEnd"/>
      <w:r w:rsidRPr="00123792">
        <w:rPr>
          <w:rFonts w:asciiTheme="minorHAnsi" w:hAnsiTheme="minorHAnsi" w:cstheme="minorHAnsi"/>
          <w:sz w:val="22"/>
          <w:szCs w:val="22"/>
        </w:rPr>
        <w:t>), ])</w:t>
      </w:r>
    </w:p>
    <w:p w14:paraId="1C6E730B" w14:textId="77777777" w:rsidR="00F16637" w:rsidRPr="00123792" w:rsidRDefault="00F16637" w:rsidP="00F16637">
      <w:pPr>
        <w:rPr>
          <w:rFonts w:asciiTheme="minorHAnsi" w:hAnsiTheme="minorHAnsi" w:cstheme="minorHAnsi"/>
          <w:sz w:val="22"/>
          <w:szCs w:val="22"/>
        </w:rPr>
      </w:pPr>
    </w:p>
    <w:p w14:paraId="5440292A" w14:textId="77777777" w:rsidR="00F16637" w:rsidRPr="001B7847" w:rsidRDefault="00F16637" w:rsidP="00F16637">
      <w:pPr>
        <w:rPr>
          <w:rFonts w:asciiTheme="minorHAnsi" w:hAnsiTheme="minorHAnsi" w:cstheme="minorHAnsi"/>
          <w:b/>
          <w:bCs/>
          <w:color w:val="808080" w:themeColor="background1" w:themeShade="80"/>
          <w:sz w:val="22"/>
          <w:szCs w:val="22"/>
        </w:rPr>
      </w:pPr>
      <w:r w:rsidRPr="001B7847">
        <w:rPr>
          <w:rFonts w:asciiTheme="minorHAnsi" w:hAnsiTheme="minorHAnsi" w:cstheme="minorHAnsi"/>
          <w:b/>
          <w:bCs/>
          <w:color w:val="808080" w:themeColor="background1" w:themeShade="80"/>
          <w:sz w:val="22"/>
          <w:szCs w:val="22"/>
        </w:rPr>
        <w:t># Get the resampled predictors and target variable</w:t>
      </w:r>
    </w:p>
    <w:p w14:paraId="3C7804A1" w14:textId="77777777" w:rsidR="00F16637" w:rsidRPr="00123792" w:rsidRDefault="00F16637" w:rsidP="00F16637">
      <w:pPr>
        <w:rPr>
          <w:rFonts w:asciiTheme="minorHAnsi" w:hAnsiTheme="minorHAnsi" w:cstheme="minorHAnsi"/>
          <w:sz w:val="22"/>
          <w:szCs w:val="22"/>
        </w:rPr>
      </w:pPr>
      <w:proofErr w:type="spellStart"/>
      <w:r w:rsidRPr="00123792">
        <w:rPr>
          <w:rFonts w:asciiTheme="minorHAnsi" w:hAnsiTheme="minorHAnsi" w:cstheme="minorHAnsi"/>
          <w:sz w:val="22"/>
          <w:szCs w:val="22"/>
        </w:rPr>
        <w:t>X_train_resampled</w:t>
      </w:r>
      <w:proofErr w:type="spellEnd"/>
      <w:r w:rsidRPr="00123792">
        <w:rPr>
          <w:rFonts w:asciiTheme="minorHAnsi" w:hAnsiTheme="minorHAnsi" w:cstheme="minorHAnsi"/>
          <w:sz w:val="22"/>
          <w:szCs w:val="22"/>
        </w:rPr>
        <w:t xml:space="preserve"> &lt;- </w:t>
      </w:r>
      <w:proofErr w:type="spellStart"/>
      <w:r w:rsidRPr="00123792">
        <w:rPr>
          <w:rFonts w:asciiTheme="minorHAnsi" w:hAnsiTheme="minorHAnsi" w:cstheme="minorHAnsi"/>
          <w:sz w:val="22"/>
          <w:szCs w:val="22"/>
        </w:rPr>
        <w:t>undersampled_data</w:t>
      </w:r>
      <w:proofErr w:type="spellEnd"/>
      <w:r w:rsidRPr="00123792">
        <w:rPr>
          <w:rFonts w:asciiTheme="minorHAnsi" w:hAnsiTheme="minorHAnsi" w:cstheme="minorHAnsi"/>
          <w:sz w:val="22"/>
          <w:szCs w:val="22"/>
        </w:rPr>
        <w:t>[, predictors]</w:t>
      </w:r>
    </w:p>
    <w:p w14:paraId="63565C31" w14:textId="77777777" w:rsidR="00F16637" w:rsidRPr="00123792" w:rsidRDefault="00F16637" w:rsidP="00F16637">
      <w:pPr>
        <w:rPr>
          <w:rFonts w:asciiTheme="minorHAnsi" w:hAnsiTheme="minorHAnsi" w:cstheme="minorHAnsi"/>
          <w:sz w:val="22"/>
          <w:szCs w:val="22"/>
        </w:rPr>
      </w:pPr>
      <w:proofErr w:type="spellStart"/>
      <w:r w:rsidRPr="00123792">
        <w:rPr>
          <w:rFonts w:asciiTheme="minorHAnsi" w:hAnsiTheme="minorHAnsi" w:cstheme="minorHAnsi"/>
          <w:sz w:val="22"/>
          <w:szCs w:val="22"/>
        </w:rPr>
        <w:t>y_train_resampled</w:t>
      </w:r>
      <w:proofErr w:type="spellEnd"/>
      <w:r w:rsidRPr="00123792">
        <w:rPr>
          <w:rFonts w:asciiTheme="minorHAnsi" w:hAnsiTheme="minorHAnsi" w:cstheme="minorHAnsi"/>
          <w:sz w:val="22"/>
          <w:szCs w:val="22"/>
        </w:rPr>
        <w:t xml:space="preserve"> &lt;- </w:t>
      </w:r>
      <w:proofErr w:type="spellStart"/>
      <w:r w:rsidRPr="00123792">
        <w:rPr>
          <w:rFonts w:asciiTheme="minorHAnsi" w:hAnsiTheme="minorHAnsi" w:cstheme="minorHAnsi"/>
          <w:sz w:val="22"/>
          <w:szCs w:val="22"/>
        </w:rPr>
        <w:t>undersampled_data</w:t>
      </w:r>
      <w:proofErr w:type="spellEnd"/>
      <w:r w:rsidRPr="00123792">
        <w:rPr>
          <w:rFonts w:asciiTheme="minorHAnsi" w:hAnsiTheme="minorHAnsi" w:cstheme="minorHAnsi"/>
          <w:sz w:val="22"/>
          <w:szCs w:val="22"/>
        </w:rPr>
        <w:t>[, "bad"]</w:t>
      </w:r>
    </w:p>
    <w:p w14:paraId="031BBD7D" w14:textId="77777777" w:rsidR="00F16637" w:rsidRPr="00123792" w:rsidRDefault="00F16637" w:rsidP="00F16637">
      <w:pPr>
        <w:rPr>
          <w:rFonts w:asciiTheme="minorHAnsi" w:hAnsiTheme="minorHAnsi" w:cstheme="minorHAnsi"/>
          <w:sz w:val="22"/>
          <w:szCs w:val="22"/>
        </w:rPr>
      </w:pPr>
    </w:p>
    <w:p w14:paraId="5A411749" w14:textId="77777777" w:rsidR="00F16637" w:rsidRPr="00123792" w:rsidRDefault="00F16637" w:rsidP="00F16637">
      <w:pPr>
        <w:rPr>
          <w:rFonts w:asciiTheme="minorHAnsi" w:hAnsiTheme="minorHAnsi" w:cstheme="minorHAnsi"/>
          <w:sz w:val="22"/>
          <w:szCs w:val="22"/>
        </w:rPr>
      </w:pPr>
    </w:p>
    <w:p w14:paraId="0E27322D" w14:textId="77777777" w:rsidR="00F16637" w:rsidRPr="001B7847" w:rsidRDefault="00F16637" w:rsidP="00F16637">
      <w:pPr>
        <w:rPr>
          <w:rFonts w:asciiTheme="minorHAnsi" w:hAnsiTheme="minorHAnsi" w:cstheme="minorHAnsi"/>
          <w:b/>
          <w:bCs/>
          <w:color w:val="808080" w:themeColor="background1" w:themeShade="80"/>
          <w:sz w:val="22"/>
          <w:szCs w:val="22"/>
        </w:rPr>
      </w:pPr>
      <w:r w:rsidRPr="001B7847">
        <w:rPr>
          <w:rFonts w:asciiTheme="minorHAnsi" w:hAnsiTheme="minorHAnsi" w:cstheme="minorHAnsi"/>
          <w:b/>
          <w:bCs/>
          <w:color w:val="808080" w:themeColor="background1" w:themeShade="80"/>
          <w:sz w:val="22"/>
          <w:szCs w:val="22"/>
        </w:rPr>
        <w:lastRenderedPageBreak/>
        <w:t xml:space="preserve"># Check if predictors are in </w:t>
      </w:r>
      <w:proofErr w:type="spellStart"/>
      <w:r w:rsidRPr="001B7847">
        <w:rPr>
          <w:rFonts w:asciiTheme="minorHAnsi" w:hAnsiTheme="minorHAnsi" w:cstheme="minorHAnsi"/>
          <w:b/>
          <w:bCs/>
          <w:color w:val="808080" w:themeColor="background1" w:themeShade="80"/>
          <w:sz w:val="22"/>
          <w:szCs w:val="22"/>
        </w:rPr>
        <w:t>OOT_encoded</w:t>
      </w:r>
      <w:proofErr w:type="spellEnd"/>
      <w:r w:rsidRPr="001B7847">
        <w:rPr>
          <w:rFonts w:asciiTheme="minorHAnsi" w:hAnsiTheme="minorHAnsi" w:cstheme="minorHAnsi"/>
          <w:b/>
          <w:bCs/>
          <w:color w:val="808080" w:themeColor="background1" w:themeShade="80"/>
          <w:sz w:val="22"/>
          <w:szCs w:val="22"/>
        </w:rPr>
        <w:t xml:space="preserve"> columns, if not then add them</w:t>
      </w:r>
    </w:p>
    <w:p w14:paraId="10BCACFC" w14:textId="77777777" w:rsidR="00F16637" w:rsidRPr="00123792" w:rsidRDefault="00F16637" w:rsidP="00F16637">
      <w:pPr>
        <w:rPr>
          <w:rFonts w:asciiTheme="minorHAnsi" w:hAnsiTheme="minorHAnsi" w:cstheme="minorHAnsi"/>
          <w:sz w:val="22"/>
          <w:szCs w:val="22"/>
        </w:rPr>
      </w:pPr>
      <w:proofErr w:type="spellStart"/>
      <w:r w:rsidRPr="00123792">
        <w:rPr>
          <w:rFonts w:asciiTheme="minorHAnsi" w:hAnsiTheme="minorHAnsi" w:cstheme="minorHAnsi"/>
          <w:sz w:val="22"/>
          <w:szCs w:val="22"/>
        </w:rPr>
        <w:t>missing_cols</w:t>
      </w:r>
      <w:proofErr w:type="spellEnd"/>
      <w:r w:rsidRPr="00123792">
        <w:rPr>
          <w:rFonts w:asciiTheme="minorHAnsi" w:hAnsiTheme="minorHAnsi" w:cstheme="minorHAnsi"/>
          <w:sz w:val="22"/>
          <w:szCs w:val="22"/>
        </w:rPr>
        <w:t xml:space="preserve"> &lt;- </w:t>
      </w:r>
      <w:proofErr w:type="spellStart"/>
      <w:r w:rsidRPr="00123792">
        <w:rPr>
          <w:rFonts w:asciiTheme="minorHAnsi" w:hAnsiTheme="minorHAnsi" w:cstheme="minorHAnsi"/>
          <w:sz w:val="22"/>
          <w:szCs w:val="22"/>
        </w:rPr>
        <w:t>setdiff</w:t>
      </w:r>
      <w:proofErr w:type="spellEnd"/>
      <w:r w:rsidRPr="00123792">
        <w:rPr>
          <w:rFonts w:asciiTheme="minorHAnsi" w:hAnsiTheme="minorHAnsi" w:cstheme="minorHAnsi"/>
          <w:sz w:val="22"/>
          <w:szCs w:val="22"/>
        </w:rPr>
        <w:t xml:space="preserve">(predictors, </w:t>
      </w:r>
      <w:proofErr w:type="spellStart"/>
      <w:r w:rsidRPr="00123792">
        <w:rPr>
          <w:rFonts w:asciiTheme="minorHAnsi" w:hAnsiTheme="minorHAnsi" w:cstheme="minorHAnsi"/>
          <w:sz w:val="22"/>
          <w:szCs w:val="22"/>
        </w:rPr>
        <w:t>colnames</w:t>
      </w:r>
      <w:proofErr w:type="spellEnd"/>
      <w:r w:rsidRPr="00123792">
        <w:rPr>
          <w:rFonts w:asciiTheme="minorHAnsi" w:hAnsiTheme="minorHAnsi" w:cstheme="minorHAnsi"/>
          <w:sz w:val="22"/>
          <w:szCs w:val="22"/>
        </w:rPr>
        <w:t>(</w:t>
      </w:r>
      <w:proofErr w:type="spellStart"/>
      <w:r w:rsidRPr="00123792">
        <w:rPr>
          <w:rFonts w:asciiTheme="minorHAnsi" w:hAnsiTheme="minorHAnsi" w:cstheme="minorHAnsi"/>
          <w:sz w:val="22"/>
          <w:szCs w:val="22"/>
        </w:rPr>
        <w:t>OOT_encoded</w:t>
      </w:r>
      <w:proofErr w:type="spellEnd"/>
      <w:r w:rsidRPr="00123792">
        <w:rPr>
          <w:rFonts w:asciiTheme="minorHAnsi" w:hAnsiTheme="minorHAnsi" w:cstheme="minorHAnsi"/>
          <w:sz w:val="22"/>
          <w:szCs w:val="22"/>
        </w:rPr>
        <w:t>))</w:t>
      </w:r>
    </w:p>
    <w:p w14:paraId="314501B6" w14:textId="77777777" w:rsidR="00F16637" w:rsidRPr="00123792" w:rsidRDefault="00F16637" w:rsidP="00F16637">
      <w:pPr>
        <w:rPr>
          <w:rFonts w:asciiTheme="minorHAnsi" w:hAnsiTheme="minorHAnsi" w:cstheme="minorHAnsi"/>
          <w:sz w:val="22"/>
          <w:szCs w:val="22"/>
        </w:rPr>
      </w:pPr>
      <w:r w:rsidRPr="00123792">
        <w:rPr>
          <w:rFonts w:asciiTheme="minorHAnsi" w:hAnsiTheme="minorHAnsi" w:cstheme="minorHAnsi"/>
          <w:sz w:val="22"/>
          <w:szCs w:val="22"/>
        </w:rPr>
        <w:t xml:space="preserve">for (c in </w:t>
      </w:r>
      <w:proofErr w:type="spellStart"/>
      <w:r w:rsidRPr="00123792">
        <w:rPr>
          <w:rFonts w:asciiTheme="minorHAnsi" w:hAnsiTheme="minorHAnsi" w:cstheme="minorHAnsi"/>
          <w:sz w:val="22"/>
          <w:szCs w:val="22"/>
        </w:rPr>
        <w:t>missing_cols</w:t>
      </w:r>
      <w:proofErr w:type="spellEnd"/>
      <w:r w:rsidRPr="00123792">
        <w:rPr>
          <w:rFonts w:asciiTheme="minorHAnsi" w:hAnsiTheme="minorHAnsi" w:cstheme="minorHAnsi"/>
          <w:sz w:val="22"/>
          <w:szCs w:val="22"/>
        </w:rPr>
        <w:t>) {</w:t>
      </w:r>
    </w:p>
    <w:p w14:paraId="3F5F6581" w14:textId="77777777" w:rsidR="00F16637" w:rsidRPr="00123792" w:rsidRDefault="00F16637" w:rsidP="00F16637">
      <w:pPr>
        <w:rPr>
          <w:rFonts w:asciiTheme="minorHAnsi" w:hAnsiTheme="minorHAnsi" w:cstheme="minorHAnsi"/>
          <w:sz w:val="22"/>
          <w:szCs w:val="22"/>
        </w:rPr>
      </w:pPr>
      <w:r w:rsidRPr="00123792">
        <w:rPr>
          <w:rFonts w:asciiTheme="minorHAnsi" w:hAnsiTheme="minorHAnsi" w:cstheme="minorHAnsi"/>
          <w:sz w:val="22"/>
          <w:szCs w:val="22"/>
        </w:rPr>
        <w:t xml:space="preserve">  </w:t>
      </w:r>
      <w:proofErr w:type="spellStart"/>
      <w:r w:rsidRPr="00123792">
        <w:rPr>
          <w:rFonts w:asciiTheme="minorHAnsi" w:hAnsiTheme="minorHAnsi" w:cstheme="minorHAnsi"/>
          <w:sz w:val="22"/>
          <w:szCs w:val="22"/>
        </w:rPr>
        <w:t>OOT_encoded</w:t>
      </w:r>
      <w:proofErr w:type="spellEnd"/>
      <w:r w:rsidRPr="00123792">
        <w:rPr>
          <w:rFonts w:asciiTheme="minorHAnsi" w:hAnsiTheme="minorHAnsi" w:cstheme="minorHAnsi"/>
          <w:sz w:val="22"/>
          <w:szCs w:val="22"/>
        </w:rPr>
        <w:t>[[c]] &lt;- 0</w:t>
      </w:r>
    </w:p>
    <w:p w14:paraId="49C5DD28" w14:textId="77777777" w:rsidR="00F16637" w:rsidRPr="00123792" w:rsidRDefault="00F16637" w:rsidP="00F16637">
      <w:pPr>
        <w:rPr>
          <w:rFonts w:asciiTheme="minorHAnsi" w:hAnsiTheme="minorHAnsi" w:cstheme="minorHAnsi"/>
          <w:sz w:val="22"/>
          <w:szCs w:val="22"/>
        </w:rPr>
      </w:pPr>
      <w:r w:rsidRPr="00123792">
        <w:rPr>
          <w:rFonts w:asciiTheme="minorHAnsi" w:hAnsiTheme="minorHAnsi" w:cstheme="minorHAnsi"/>
          <w:sz w:val="22"/>
          <w:szCs w:val="22"/>
        </w:rPr>
        <w:t>}</w:t>
      </w:r>
    </w:p>
    <w:p w14:paraId="46C21276" w14:textId="77777777" w:rsidR="00F16637" w:rsidRPr="00123792" w:rsidRDefault="00F16637" w:rsidP="00F16637">
      <w:pPr>
        <w:rPr>
          <w:rFonts w:asciiTheme="minorHAnsi" w:hAnsiTheme="minorHAnsi" w:cstheme="minorHAnsi"/>
          <w:sz w:val="22"/>
          <w:szCs w:val="22"/>
        </w:rPr>
      </w:pPr>
    </w:p>
    <w:p w14:paraId="1E4B04EC" w14:textId="77777777" w:rsidR="00F16637" w:rsidRPr="001B7847" w:rsidRDefault="00F16637" w:rsidP="00F16637">
      <w:pPr>
        <w:rPr>
          <w:rFonts w:asciiTheme="minorHAnsi" w:hAnsiTheme="minorHAnsi" w:cstheme="minorHAnsi"/>
          <w:b/>
          <w:bCs/>
          <w:color w:val="808080" w:themeColor="background1" w:themeShade="80"/>
          <w:sz w:val="22"/>
          <w:szCs w:val="22"/>
        </w:rPr>
      </w:pPr>
      <w:r w:rsidRPr="001B7847">
        <w:rPr>
          <w:rFonts w:asciiTheme="minorHAnsi" w:hAnsiTheme="minorHAnsi" w:cstheme="minorHAnsi"/>
          <w:b/>
          <w:bCs/>
          <w:color w:val="808080" w:themeColor="background1" w:themeShade="80"/>
          <w:sz w:val="22"/>
          <w:szCs w:val="22"/>
        </w:rPr>
        <w:t># Ensure the order of column in the OOT set is the same order than in train set</w:t>
      </w:r>
    </w:p>
    <w:p w14:paraId="3F089339" w14:textId="77777777" w:rsidR="00F16637" w:rsidRPr="00123792" w:rsidRDefault="00F16637" w:rsidP="00F16637">
      <w:pPr>
        <w:rPr>
          <w:rFonts w:asciiTheme="minorHAnsi" w:hAnsiTheme="minorHAnsi" w:cstheme="minorHAnsi"/>
          <w:sz w:val="22"/>
          <w:szCs w:val="22"/>
        </w:rPr>
      </w:pPr>
      <w:proofErr w:type="spellStart"/>
      <w:r w:rsidRPr="00123792">
        <w:rPr>
          <w:rFonts w:asciiTheme="minorHAnsi" w:hAnsiTheme="minorHAnsi" w:cstheme="minorHAnsi"/>
          <w:sz w:val="22"/>
          <w:szCs w:val="22"/>
        </w:rPr>
        <w:t>OOT_encoded</w:t>
      </w:r>
      <w:proofErr w:type="spellEnd"/>
      <w:r w:rsidRPr="00123792">
        <w:rPr>
          <w:rFonts w:asciiTheme="minorHAnsi" w:hAnsiTheme="minorHAnsi" w:cstheme="minorHAnsi"/>
          <w:sz w:val="22"/>
          <w:szCs w:val="22"/>
        </w:rPr>
        <w:t xml:space="preserve"> &lt;- </w:t>
      </w:r>
      <w:proofErr w:type="spellStart"/>
      <w:r w:rsidRPr="00123792">
        <w:rPr>
          <w:rFonts w:asciiTheme="minorHAnsi" w:hAnsiTheme="minorHAnsi" w:cstheme="minorHAnsi"/>
          <w:sz w:val="22"/>
          <w:szCs w:val="22"/>
        </w:rPr>
        <w:t>OOT_encoded</w:t>
      </w:r>
      <w:proofErr w:type="spellEnd"/>
      <w:r w:rsidRPr="00123792">
        <w:rPr>
          <w:rFonts w:asciiTheme="minorHAnsi" w:hAnsiTheme="minorHAnsi" w:cstheme="minorHAnsi"/>
          <w:sz w:val="22"/>
          <w:szCs w:val="22"/>
        </w:rPr>
        <w:t>[c(predictors, "bad")]</w:t>
      </w:r>
    </w:p>
    <w:p w14:paraId="4704C21B" w14:textId="77777777" w:rsidR="00F16637" w:rsidRPr="00123792" w:rsidRDefault="00F16637" w:rsidP="00F16637">
      <w:pPr>
        <w:rPr>
          <w:rFonts w:asciiTheme="minorHAnsi" w:hAnsiTheme="minorHAnsi" w:cstheme="minorHAnsi"/>
          <w:sz w:val="22"/>
          <w:szCs w:val="22"/>
        </w:rPr>
      </w:pPr>
    </w:p>
    <w:p w14:paraId="1C975BD4" w14:textId="77777777" w:rsidR="00F16637" w:rsidRPr="001B7847" w:rsidRDefault="00F16637" w:rsidP="00F16637">
      <w:pPr>
        <w:rPr>
          <w:rFonts w:asciiTheme="minorHAnsi" w:hAnsiTheme="minorHAnsi" w:cstheme="minorHAnsi"/>
          <w:b/>
          <w:bCs/>
          <w:color w:val="808080" w:themeColor="background1" w:themeShade="80"/>
          <w:sz w:val="22"/>
          <w:szCs w:val="22"/>
        </w:rPr>
      </w:pPr>
      <w:r w:rsidRPr="001B7847">
        <w:rPr>
          <w:rFonts w:asciiTheme="minorHAnsi" w:hAnsiTheme="minorHAnsi" w:cstheme="minorHAnsi"/>
          <w:b/>
          <w:bCs/>
          <w:color w:val="808080" w:themeColor="background1" w:themeShade="80"/>
          <w:sz w:val="22"/>
          <w:szCs w:val="22"/>
        </w:rPr>
        <w:t># Apply the model to the OOT dataset</w:t>
      </w:r>
    </w:p>
    <w:p w14:paraId="75AA9B92" w14:textId="77777777" w:rsidR="00F16637" w:rsidRPr="00123792" w:rsidRDefault="00F16637" w:rsidP="00F16637">
      <w:pPr>
        <w:rPr>
          <w:rFonts w:asciiTheme="minorHAnsi" w:hAnsiTheme="minorHAnsi" w:cstheme="minorHAnsi"/>
          <w:sz w:val="22"/>
          <w:szCs w:val="22"/>
        </w:rPr>
      </w:pPr>
      <w:r w:rsidRPr="00123792">
        <w:rPr>
          <w:rFonts w:asciiTheme="minorHAnsi" w:hAnsiTheme="minorHAnsi" w:cstheme="minorHAnsi"/>
          <w:sz w:val="22"/>
          <w:szCs w:val="22"/>
        </w:rPr>
        <w:t xml:space="preserve">OOT_X &lt;- </w:t>
      </w:r>
      <w:proofErr w:type="spellStart"/>
      <w:r w:rsidRPr="00123792">
        <w:rPr>
          <w:rFonts w:asciiTheme="minorHAnsi" w:hAnsiTheme="minorHAnsi" w:cstheme="minorHAnsi"/>
          <w:sz w:val="22"/>
          <w:szCs w:val="22"/>
        </w:rPr>
        <w:t>OOT_encoded</w:t>
      </w:r>
      <w:proofErr w:type="spellEnd"/>
      <w:r w:rsidRPr="00123792">
        <w:rPr>
          <w:rFonts w:asciiTheme="minorHAnsi" w:hAnsiTheme="minorHAnsi" w:cstheme="minorHAnsi"/>
          <w:sz w:val="22"/>
          <w:szCs w:val="22"/>
        </w:rPr>
        <w:t>[, predictors]</w:t>
      </w:r>
    </w:p>
    <w:p w14:paraId="2D1F1BCA" w14:textId="77777777" w:rsidR="00F16637" w:rsidRPr="00123792" w:rsidRDefault="00F16637" w:rsidP="00F16637">
      <w:pPr>
        <w:rPr>
          <w:rFonts w:asciiTheme="minorHAnsi" w:hAnsiTheme="minorHAnsi" w:cstheme="minorHAnsi"/>
          <w:sz w:val="22"/>
          <w:szCs w:val="22"/>
        </w:rPr>
      </w:pPr>
      <w:proofErr w:type="spellStart"/>
      <w:r w:rsidRPr="00123792">
        <w:rPr>
          <w:rFonts w:asciiTheme="minorHAnsi" w:hAnsiTheme="minorHAnsi" w:cstheme="minorHAnsi"/>
          <w:sz w:val="22"/>
          <w:szCs w:val="22"/>
        </w:rPr>
        <w:t>OOT_y</w:t>
      </w:r>
      <w:proofErr w:type="spellEnd"/>
      <w:r w:rsidRPr="00123792">
        <w:rPr>
          <w:rFonts w:asciiTheme="minorHAnsi" w:hAnsiTheme="minorHAnsi" w:cstheme="minorHAnsi"/>
          <w:sz w:val="22"/>
          <w:szCs w:val="22"/>
        </w:rPr>
        <w:t xml:space="preserve"> &lt;- </w:t>
      </w:r>
      <w:proofErr w:type="spellStart"/>
      <w:r w:rsidRPr="00123792">
        <w:rPr>
          <w:rFonts w:asciiTheme="minorHAnsi" w:hAnsiTheme="minorHAnsi" w:cstheme="minorHAnsi"/>
          <w:sz w:val="22"/>
          <w:szCs w:val="22"/>
        </w:rPr>
        <w:t>OOT_encoded</w:t>
      </w:r>
      <w:proofErr w:type="spellEnd"/>
      <w:r w:rsidRPr="00123792">
        <w:rPr>
          <w:rFonts w:asciiTheme="minorHAnsi" w:hAnsiTheme="minorHAnsi" w:cstheme="minorHAnsi"/>
          <w:sz w:val="22"/>
          <w:szCs w:val="22"/>
        </w:rPr>
        <w:t>[, "bad"]</w:t>
      </w:r>
    </w:p>
    <w:p w14:paraId="1D79CFA7" w14:textId="77777777" w:rsidR="00F16637" w:rsidRPr="00123792" w:rsidRDefault="00F16637" w:rsidP="00F16637">
      <w:pPr>
        <w:rPr>
          <w:rFonts w:asciiTheme="minorHAnsi" w:hAnsiTheme="minorHAnsi" w:cstheme="minorHAnsi"/>
          <w:sz w:val="22"/>
          <w:szCs w:val="22"/>
        </w:rPr>
      </w:pPr>
      <w:proofErr w:type="spellStart"/>
      <w:r w:rsidRPr="00123792">
        <w:rPr>
          <w:rFonts w:asciiTheme="minorHAnsi" w:hAnsiTheme="minorHAnsi" w:cstheme="minorHAnsi"/>
          <w:sz w:val="22"/>
          <w:szCs w:val="22"/>
        </w:rPr>
        <w:t>OOT_predictions_prob</w:t>
      </w:r>
      <w:proofErr w:type="spellEnd"/>
      <w:r w:rsidRPr="00123792">
        <w:rPr>
          <w:rFonts w:asciiTheme="minorHAnsi" w:hAnsiTheme="minorHAnsi" w:cstheme="minorHAnsi"/>
          <w:sz w:val="22"/>
          <w:szCs w:val="22"/>
        </w:rPr>
        <w:t xml:space="preserve"> &lt;- predict(</w:t>
      </w:r>
      <w:proofErr w:type="spellStart"/>
      <w:r w:rsidRPr="00123792">
        <w:rPr>
          <w:rFonts w:asciiTheme="minorHAnsi" w:hAnsiTheme="minorHAnsi" w:cstheme="minorHAnsi"/>
          <w:sz w:val="22"/>
          <w:szCs w:val="22"/>
        </w:rPr>
        <w:t>best_model</w:t>
      </w:r>
      <w:proofErr w:type="spellEnd"/>
      <w:r w:rsidRPr="00123792">
        <w:rPr>
          <w:rFonts w:asciiTheme="minorHAnsi" w:hAnsiTheme="minorHAnsi" w:cstheme="minorHAnsi"/>
          <w:sz w:val="22"/>
          <w:szCs w:val="22"/>
        </w:rPr>
        <w:t xml:space="preserve">, </w:t>
      </w:r>
      <w:proofErr w:type="spellStart"/>
      <w:r w:rsidRPr="00123792">
        <w:rPr>
          <w:rFonts w:asciiTheme="minorHAnsi" w:hAnsiTheme="minorHAnsi" w:cstheme="minorHAnsi"/>
          <w:sz w:val="22"/>
          <w:szCs w:val="22"/>
        </w:rPr>
        <w:t>newx</w:t>
      </w:r>
      <w:proofErr w:type="spellEnd"/>
      <w:r w:rsidRPr="00123792">
        <w:rPr>
          <w:rFonts w:asciiTheme="minorHAnsi" w:hAnsiTheme="minorHAnsi" w:cstheme="minorHAnsi"/>
          <w:sz w:val="22"/>
          <w:szCs w:val="22"/>
        </w:rPr>
        <w:t xml:space="preserve"> = </w:t>
      </w:r>
      <w:proofErr w:type="spellStart"/>
      <w:r w:rsidRPr="00123792">
        <w:rPr>
          <w:rFonts w:asciiTheme="minorHAnsi" w:hAnsiTheme="minorHAnsi" w:cstheme="minorHAnsi"/>
          <w:sz w:val="22"/>
          <w:szCs w:val="22"/>
        </w:rPr>
        <w:t>as.matrix</w:t>
      </w:r>
      <w:proofErr w:type="spellEnd"/>
      <w:r w:rsidRPr="00123792">
        <w:rPr>
          <w:rFonts w:asciiTheme="minorHAnsi" w:hAnsiTheme="minorHAnsi" w:cstheme="minorHAnsi"/>
          <w:sz w:val="22"/>
          <w:szCs w:val="22"/>
        </w:rPr>
        <w:t>(OOT_X), type = "response")</w:t>
      </w:r>
    </w:p>
    <w:p w14:paraId="65200724" w14:textId="77777777" w:rsidR="00F16637" w:rsidRPr="00123792" w:rsidRDefault="00F16637" w:rsidP="00F16637">
      <w:pPr>
        <w:rPr>
          <w:rFonts w:asciiTheme="minorHAnsi" w:hAnsiTheme="minorHAnsi" w:cstheme="minorHAnsi"/>
          <w:sz w:val="22"/>
          <w:szCs w:val="22"/>
        </w:rPr>
      </w:pPr>
      <w:proofErr w:type="spellStart"/>
      <w:r w:rsidRPr="00123792">
        <w:rPr>
          <w:rFonts w:asciiTheme="minorHAnsi" w:hAnsiTheme="minorHAnsi" w:cstheme="minorHAnsi"/>
          <w:sz w:val="22"/>
          <w:szCs w:val="22"/>
        </w:rPr>
        <w:t>OOT_predictions_classes</w:t>
      </w:r>
      <w:proofErr w:type="spellEnd"/>
      <w:r w:rsidRPr="00123792">
        <w:rPr>
          <w:rFonts w:asciiTheme="minorHAnsi" w:hAnsiTheme="minorHAnsi" w:cstheme="minorHAnsi"/>
          <w:sz w:val="22"/>
          <w:szCs w:val="22"/>
        </w:rPr>
        <w:t xml:space="preserve"> &lt;- </w:t>
      </w:r>
      <w:proofErr w:type="spellStart"/>
      <w:r w:rsidRPr="00123792">
        <w:rPr>
          <w:rFonts w:asciiTheme="minorHAnsi" w:hAnsiTheme="minorHAnsi" w:cstheme="minorHAnsi"/>
          <w:sz w:val="22"/>
          <w:szCs w:val="22"/>
        </w:rPr>
        <w:t>ifelse</w:t>
      </w:r>
      <w:proofErr w:type="spellEnd"/>
      <w:r w:rsidRPr="00123792">
        <w:rPr>
          <w:rFonts w:asciiTheme="minorHAnsi" w:hAnsiTheme="minorHAnsi" w:cstheme="minorHAnsi"/>
          <w:sz w:val="22"/>
          <w:szCs w:val="22"/>
        </w:rPr>
        <w:t>(</w:t>
      </w:r>
      <w:proofErr w:type="spellStart"/>
      <w:r w:rsidRPr="00123792">
        <w:rPr>
          <w:rFonts w:asciiTheme="minorHAnsi" w:hAnsiTheme="minorHAnsi" w:cstheme="minorHAnsi"/>
          <w:sz w:val="22"/>
          <w:szCs w:val="22"/>
        </w:rPr>
        <w:t>OOT_predictions_prob</w:t>
      </w:r>
      <w:proofErr w:type="spellEnd"/>
      <w:r w:rsidRPr="00123792">
        <w:rPr>
          <w:rFonts w:asciiTheme="minorHAnsi" w:hAnsiTheme="minorHAnsi" w:cstheme="minorHAnsi"/>
          <w:sz w:val="22"/>
          <w:szCs w:val="22"/>
        </w:rPr>
        <w:t xml:space="preserve"> &gt; 0.5, 1, 0)</w:t>
      </w:r>
    </w:p>
    <w:p w14:paraId="18BEE93D" w14:textId="77777777" w:rsidR="00F16637" w:rsidRPr="00123792" w:rsidRDefault="00F16637" w:rsidP="00F16637">
      <w:pPr>
        <w:rPr>
          <w:rFonts w:asciiTheme="minorHAnsi" w:hAnsiTheme="minorHAnsi" w:cstheme="minorHAnsi"/>
          <w:sz w:val="22"/>
          <w:szCs w:val="22"/>
        </w:rPr>
      </w:pPr>
    </w:p>
    <w:p w14:paraId="6F0697FB" w14:textId="77777777" w:rsidR="00F16637" w:rsidRPr="001B7847" w:rsidRDefault="00F16637" w:rsidP="00F16637">
      <w:pPr>
        <w:rPr>
          <w:rFonts w:asciiTheme="minorHAnsi" w:hAnsiTheme="minorHAnsi" w:cstheme="minorHAnsi"/>
          <w:b/>
          <w:bCs/>
          <w:color w:val="808080" w:themeColor="background1" w:themeShade="80"/>
          <w:sz w:val="22"/>
          <w:szCs w:val="22"/>
        </w:rPr>
      </w:pPr>
      <w:r w:rsidRPr="001B7847">
        <w:rPr>
          <w:rFonts w:asciiTheme="minorHAnsi" w:hAnsiTheme="minorHAnsi" w:cstheme="minorHAnsi"/>
          <w:b/>
          <w:bCs/>
          <w:color w:val="808080" w:themeColor="background1" w:themeShade="80"/>
          <w:sz w:val="22"/>
          <w:szCs w:val="22"/>
        </w:rPr>
        <w:t># Build the Lasso regression model</w:t>
      </w:r>
    </w:p>
    <w:p w14:paraId="6B017BAE" w14:textId="77777777" w:rsidR="00F16637" w:rsidRPr="00123792" w:rsidRDefault="00F16637" w:rsidP="00F16637">
      <w:pPr>
        <w:rPr>
          <w:rFonts w:asciiTheme="minorHAnsi" w:hAnsiTheme="minorHAnsi" w:cstheme="minorHAnsi"/>
          <w:sz w:val="22"/>
          <w:szCs w:val="22"/>
        </w:rPr>
      </w:pPr>
      <w:proofErr w:type="spellStart"/>
      <w:r w:rsidRPr="00123792">
        <w:rPr>
          <w:rFonts w:asciiTheme="minorHAnsi" w:hAnsiTheme="minorHAnsi" w:cstheme="minorHAnsi"/>
          <w:sz w:val="22"/>
          <w:szCs w:val="22"/>
        </w:rPr>
        <w:t>cvfit</w:t>
      </w:r>
      <w:proofErr w:type="spellEnd"/>
      <w:r w:rsidRPr="00123792">
        <w:rPr>
          <w:rFonts w:asciiTheme="minorHAnsi" w:hAnsiTheme="minorHAnsi" w:cstheme="minorHAnsi"/>
          <w:sz w:val="22"/>
          <w:szCs w:val="22"/>
        </w:rPr>
        <w:t xml:space="preserve"> &lt;- </w:t>
      </w:r>
      <w:proofErr w:type="spellStart"/>
      <w:r w:rsidRPr="00123792">
        <w:rPr>
          <w:rFonts w:asciiTheme="minorHAnsi" w:hAnsiTheme="minorHAnsi" w:cstheme="minorHAnsi"/>
          <w:sz w:val="22"/>
          <w:szCs w:val="22"/>
        </w:rPr>
        <w:t>cv.glmnet</w:t>
      </w:r>
      <w:proofErr w:type="spellEnd"/>
      <w:r w:rsidRPr="00123792">
        <w:rPr>
          <w:rFonts w:asciiTheme="minorHAnsi" w:hAnsiTheme="minorHAnsi" w:cstheme="minorHAnsi"/>
          <w:sz w:val="22"/>
          <w:szCs w:val="22"/>
        </w:rPr>
        <w:t>(</w:t>
      </w:r>
      <w:proofErr w:type="spellStart"/>
      <w:r w:rsidRPr="00123792">
        <w:rPr>
          <w:rFonts w:asciiTheme="minorHAnsi" w:hAnsiTheme="minorHAnsi" w:cstheme="minorHAnsi"/>
          <w:sz w:val="22"/>
          <w:szCs w:val="22"/>
        </w:rPr>
        <w:t>as.matrix</w:t>
      </w:r>
      <w:proofErr w:type="spellEnd"/>
      <w:r w:rsidRPr="00123792">
        <w:rPr>
          <w:rFonts w:asciiTheme="minorHAnsi" w:hAnsiTheme="minorHAnsi" w:cstheme="minorHAnsi"/>
          <w:sz w:val="22"/>
          <w:szCs w:val="22"/>
        </w:rPr>
        <w:t>(</w:t>
      </w:r>
      <w:proofErr w:type="spellStart"/>
      <w:r w:rsidRPr="00123792">
        <w:rPr>
          <w:rFonts w:asciiTheme="minorHAnsi" w:hAnsiTheme="minorHAnsi" w:cstheme="minorHAnsi"/>
          <w:sz w:val="22"/>
          <w:szCs w:val="22"/>
        </w:rPr>
        <w:t>X_train_resampled</w:t>
      </w:r>
      <w:proofErr w:type="spellEnd"/>
      <w:r w:rsidRPr="00123792">
        <w:rPr>
          <w:rFonts w:asciiTheme="minorHAnsi" w:hAnsiTheme="minorHAnsi" w:cstheme="minorHAnsi"/>
          <w:sz w:val="22"/>
          <w:szCs w:val="22"/>
        </w:rPr>
        <w:t xml:space="preserve">), </w:t>
      </w:r>
      <w:proofErr w:type="spellStart"/>
      <w:r w:rsidRPr="00123792">
        <w:rPr>
          <w:rFonts w:asciiTheme="minorHAnsi" w:hAnsiTheme="minorHAnsi" w:cstheme="minorHAnsi"/>
          <w:sz w:val="22"/>
          <w:szCs w:val="22"/>
        </w:rPr>
        <w:t>y_train_resampled</w:t>
      </w:r>
      <w:proofErr w:type="spellEnd"/>
      <w:r w:rsidRPr="00123792">
        <w:rPr>
          <w:rFonts w:asciiTheme="minorHAnsi" w:hAnsiTheme="minorHAnsi" w:cstheme="minorHAnsi"/>
          <w:sz w:val="22"/>
          <w:szCs w:val="22"/>
        </w:rPr>
        <w:t>, family = "binomial", alpha = 1)</w:t>
      </w:r>
    </w:p>
    <w:p w14:paraId="32F2BA06" w14:textId="77777777" w:rsidR="00F16637" w:rsidRPr="00123792" w:rsidRDefault="00F16637" w:rsidP="00F16637">
      <w:pPr>
        <w:rPr>
          <w:rFonts w:asciiTheme="minorHAnsi" w:hAnsiTheme="minorHAnsi" w:cstheme="minorHAnsi"/>
          <w:sz w:val="22"/>
          <w:szCs w:val="22"/>
        </w:rPr>
      </w:pPr>
    </w:p>
    <w:p w14:paraId="24D73CBE" w14:textId="77777777" w:rsidR="00F16637" w:rsidRPr="001B7847" w:rsidRDefault="00F16637" w:rsidP="00F16637">
      <w:pPr>
        <w:rPr>
          <w:rFonts w:asciiTheme="minorHAnsi" w:hAnsiTheme="minorHAnsi" w:cstheme="minorHAnsi"/>
          <w:b/>
          <w:bCs/>
          <w:color w:val="808080" w:themeColor="background1" w:themeShade="80"/>
          <w:sz w:val="22"/>
          <w:szCs w:val="22"/>
        </w:rPr>
      </w:pPr>
      <w:r w:rsidRPr="001B7847">
        <w:rPr>
          <w:rFonts w:asciiTheme="minorHAnsi" w:hAnsiTheme="minorHAnsi" w:cstheme="minorHAnsi"/>
          <w:b/>
          <w:bCs/>
          <w:color w:val="808080" w:themeColor="background1" w:themeShade="80"/>
          <w:sz w:val="22"/>
          <w:szCs w:val="22"/>
        </w:rPr>
        <w:t># Get the best model</w:t>
      </w:r>
    </w:p>
    <w:p w14:paraId="70420037" w14:textId="77777777" w:rsidR="00F16637" w:rsidRPr="00123792" w:rsidRDefault="00F16637" w:rsidP="00F16637">
      <w:pPr>
        <w:rPr>
          <w:rFonts w:asciiTheme="minorHAnsi" w:hAnsiTheme="minorHAnsi" w:cstheme="minorHAnsi"/>
          <w:sz w:val="22"/>
          <w:szCs w:val="22"/>
        </w:rPr>
      </w:pPr>
      <w:proofErr w:type="spellStart"/>
      <w:r w:rsidRPr="00123792">
        <w:rPr>
          <w:rFonts w:asciiTheme="minorHAnsi" w:hAnsiTheme="minorHAnsi" w:cstheme="minorHAnsi"/>
          <w:sz w:val="22"/>
          <w:szCs w:val="22"/>
        </w:rPr>
        <w:t>best_lambda</w:t>
      </w:r>
      <w:proofErr w:type="spellEnd"/>
      <w:r w:rsidRPr="00123792">
        <w:rPr>
          <w:rFonts w:asciiTheme="minorHAnsi" w:hAnsiTheme="minorHAnsi" w:cstheme="minorHAnsi"/>
          <w:sz w:val="22"/>
          <w:szCs w:val="22"/>
        </w:rPr>
        <w:t xml:space="preserve"> &lt;- </w:t>
      </w:r>
      <w:proofErr w:type="spellStart"/>
      <w:r w:rsidRPr="00123792">
        <w:rPr>
          <w:rFonts w:asciiTheme="minorHAnsi" w:hAnsiTheme="minorHAnsi" w:cstheme="minorHAnsi"/>
          <w:sz w:val="22"/>
          <w:szCs w:val="22"/>
        </w:rPr>
        <w:t>cvfit$lambda.min</w:t>
      </w:r>
      <w:proofErr w:type="spellEnd"/>
    </w:p>
    <w:p w14:paraId="2F0F2ADA" w14:textId="77777777" w:rsidR="00F16637" w:rsidRPr="00123792" w:rsidRDefault="00F16637" w:rsidP="00F16637">
      <w:pPr>
        <w:rPr>
          <w:rFonts w:asciiTheme="minorHAnsi" w:hAnsiTheme="minorHAnsi" w:cstheme="minorHAnsi"/>
          <w:sz w:val="22"/>
          <w:szCs w:val="22"/>
        </w:rPr>
      </w:pPr>
      <w:proofErr w:type="spellStart"/>
      <w:r w:rsidRPr="00123792">
        <w:rPr>
          <w:rFonts w:asciiTheme="minorHAnsi" w:hAnsiTheme="minorHAnsi" w:cstheme="minorHAnsi"/>
          <w:sz w:val="22"/>
          <w:szCs w:val="22"/>
        </w:rPr>
        <w:t>best_model</w:t>
      </w:r>
      <w:proofErr w:type="spellEnd"/>
      <w:r w:rsidRPr="00123792">
        <w:rPr>
          <w:rFonts w:asciiTheme="minorHAnsi" w:hAnsiTheme="minorHAnsi" w:cstheme="minorHAnsi"/>
          <w:sz w:val="22"/>
          <w:szCs w:val="22"/>
        </w:rPr>
        <w:t xml:space="preserve"> &lt;- </w:t>
      </w:r>
      <w:proofErr w:type="spellStart"/>
      <w:r w:rsidRPr="00123792">
        <w:rPr>
          <w:rFonts w:asciiTheme="minorHAnsi" w:hAnsiTheme="minorHAnsi" w:cstheme="minorHAnsi"/>
          <w:sz w:val="22"/>
          <w:szCs w:val="22"/>
        </w:rPr>
        <w:t>glmnet</w:t>
      </w:r>
      <w:proofErr w:type="spellEnd"/>
      <w:r w:rsidRPr="00123792">
        <w:rPr>
          <w:rFonts w:asciiTheme="minorHAnsi" w:hAnsiTheme="minorHAnsi" w:cstheme="minorHAnsi"/>
          <w:sz w:val="22"/>
          <w:szCs w:val="22"/>
        </w:rPr>
        <w:t>(</w:t>
      </w:r>
      <w:proofErr w:type="spellStart"/>
      <w:r w:rsidRPr="00123792">
        <w:rPr>
          <w:rFonts w:asciiTheme="minorHAnsi" w:hAnsiTheme="minorHAnsi" w:cstheme="minorHAnsi"/>
          <w:sz w:val="22"/>
          <w:szCs w:val="22"/>
        </w:rPr>
        <w:t>as.matrix</w:t>
      </w:r>
      <w:proofErr w:type="spellEnd"/>
      <w:r w:rsidRPr="00123792">
        <w:rPr>
          <w:rFonts w:asciiTheme="minorHAnsi" w:hAnsiTheme="minorHAnsi" w:cstheme="minorHAnsi"/>
          <w:sz w:val="22"/>
          <w:szCs w:val="22"/>
        </w:rPr>
        <w:t>(</w:t>
      </w:r>
      <w:proofErr w:type="spellStart"/>
      <w:r w:rsidRPr="00123792">
        <w:rPr>
          <w:rFonts w:asciiTheme="minorHAnsi" w:hAnsiTheme="minorHAnsi" w:cstheme="minorHAnsi"/>
          <w:sz w:val="22"/>
          <w:szCs w:val="22"/>
        </w:rPr>
        <w:t>X_train_resampled</w:t>
      </w:r>
      <w:proofErr w:type="spellEnd"/>
      <w:r w:rsidRPr="00123792">
        <w:rPr>
          <w:rFonts w:asciiTheme="minorHAnsi" w:hAnsiTheme="minorHAnsi" w:cstheme="minorHAnsi"/>
          <w:sz w:val="22"/>
          <w:szCs w:val="22"/>
        </w:rPr>
        <w:t xml:space="preserve">), </w:t>
      </w:r>
      <w:proofErr w:type="spellStart"/>
      <w:r w:rsidRPr="00123792">
        <w:rPr>
          <w:rFonts w:asciiTheme="minorHAnsi" w:hAnsiTheme="minorHAnsi" w:cstheme="minorHAnsi"/>
          <w:sz w:val="22"/>
          <w:szCs w:val="22"/>
        </w:rPr>
        <w:t>y_train_resampled</w:t>
      </w:r>
      <w:proofErr w:type="spellEnd"/>
      <w:r w:rsidRPr="00123792">
        <w:rPr>
          <w:rFonts w:asciiTheme="minorHAnsi" w:hAnsiTheme="minorHAnsi" w:cstheme="minorHAnsi"/>
          <w:sz w:val="22"/>
          <w:szCs w:val="22"/>
        </w:rPr>
        <w:t xml:space="preserve">, family = "binomial", alpha = 1, lambda = </w:t>
      </w:r>
      <w:proofErr w:type="spellStart"/>
      <w:r w:rsidRPr="00123792">
        <w:rPr>
          <w:rFonts w:asciiTheme="minorHAnsi" w:hAnsiTheme="minorHAnsi" w:cstheme="minorHAnsi"/>
          <w:sz w:val="22"/>
          <w:szCs w:val="22"/>
        </w:rPr>
        <w:t>best_lambda</w:t>
      </w:r>
      <w:proofErr w:type="spellEnd"/>
      <w:r w:rsidRPr="00123792">
        <w:rPr>
          <w:rFonts w:asciiTheme="minorHAnsi" w:hAnsiTheme="minorHAnsi" w:cstheme="minorHAnsi"/>
          <w:sz w:val="22"/>
          <w:szCs w:val="22"/>
        </w:rPr>
        <w:t>)</w:t>
      </w:r>
    </w:p>
    <w:p w14:paraId="73EBC42F" w14:textId="77777777" w:rsidR="00F16637" w:rsidRPr="00123792" w:rsidRDefault="00F16637" w:rsidP="00F16637">
      <w:pPr>
        <w:rPr>
          <w:rFonts w:asciiTheme="minorHAnsi" w:hAnsiTheme="minorHAnsi" w:cstheme="minorHAnsi"/>
          <w:sz w:val="22"/>
          <w:szCs w:val="22"/>
        </w:rPr>
      </w:pPr>
    </w:p>
    <w:p w14:paraId="36D23ADB" w14:textId="77777777" w:rsidR="00F16637" w:rsidRPr="001B7847" w:rsidRDefault="00F16637" w:rsidP="00F16637">
      <w:pPr>
        <w:rPr>
          <w:rFonts w:asciiTheme="minorHAnsi" w:hAnsiTheme="minorHAnsi" w:cstheme="minorHAnsi"/>
          <w:b/>
          <w:bCs/>
          <w:color w:val="808080" w:themeColor="background1" w:themeShade="80"/>
          <w:sz w:val="22"/>
          <w:szCs w:val="22"/>
        </w:rPr>
      </w:pPr>
      <w:r w:rsidRPr="001B7847">
        <w:rPr>
          <w:rFonts w:asciiTheme="minorHAnsi" w:hAnsiTheme="minorHAnsi" w:cstheme="minorHAnsi"/>
          <w:b/>
          <w:bCs/>
          <w:color w:val="808080" w:themeColor="background1" w:themeShade="80"/>
          <w:sz w:val="22"/>
          <w:szCs w:val="22"/>
        </w:rPr>
        <w:t># Apply the model to the OOT dataset</w:t>
      </w:r>
    </w:p>
    <w:p w14:paraId="3A28C019" w14:textId="77777777" w:rsidR="00F16637" w:rsidRPr="00123792" w:rsidRDefault="00F16637" w:rsidP="00F16637">
      <w:pPr>
        <w:rPr>
          <w:rFonts w:asciiTheme="minorHAnsi" w:hAnsiTheme="minorHAnsi" w:cstheme="minorHAnsi"/>
          <w:sz w:val="22"/>
          <w:szCs w:val="22"/>
        </w:rPr>
      </w:pPr>
      <w:r w:rsidRPr="00123792">
        <w:rPr>
          <w:rFonts w:asciiTheme="minorHAnsi" w:hAnsiTheme="minorHAnsi" w:cstheme="minorHAnsi"/>
          <w:sz w:val="22"/>
          <w:szCs w:val="22"/>
        </w:rPr>
        <w:t xml:space="preserve">OOT_X &lt;- </w:t>
      </w:r>
      <w:proofErr w:type="spellStart"/>
      <w:r w:rsidRPr="00123792">
        <w:rPr>
          <w:rFonts w:asciiTheme="minorHAnsi" w:hAnsiTheme="minorHAnsi" w:cstheme="minorHAnsi"/>
          <w:sz w:val="22"/>
          <w:szCs w:val="22"/>
        </w:rPr>
        <w:t>OOT_encoded</w:t>
      </w:r>
      <w:proofErr w:type="spellEnd"/>
      <w:r w:rsidRPr="00123792">
        <w:rPr>
          <w:rFonts w:asciiTheme="minorHAnsi" w:hAnsiTheme="minorHAnsi" w:cstheme="minorHAnsi"/>
          <w:sz w:val="22"/>
          <w:szCs w:val="22"/>
        </w:rPr>
        <w:t>[, predictors]</w:t>
      </w:r>
    </w:p>
    <w:p w14:paraId="485E3F12" w14:textId="77777777" w:rsidR="00F16637" w:rsidRPr="00123792" w:rsidRDefault="00F16637" w:rsidP="00F16637">
      <w:pPr>
        <w:rPr>
          <w:rFonts w:asciiTheme="minorHAnsi" w:hAnsiTheme="minorHAnsi" w:cstheme="minorHAnsi"/>
          <w:sz w:val="22"/>
          <w:szCs w:val="22"/>
        </w:rPr>
      </w:pPr>
      <w:proofErr w:type="spellStart"/>
      <w:r w:rsidRPr="00123792">
        <w:rPr>
          <w:rFonts w:asciiTheme="minorHAnsi" w:hAnsiTheme="minorHAnsi" w:cstheme="minorHAnsi"/>
          <w:sz w:val="22"/>
          <w:szCs w:val="22"/>
        </w:rPr>
        <w:t>OOT_y</w:t>
      </w:r>
      <w:proofErr w:type="spellEnd"/>
      <w:r w:rsidRPr="00123792">
        <w:rPr>
          <w:rFonts w:asciiTheme="minorHAnsi" w:hAnsiTheme="minorHAnsi" w:cstheme="minorHAnsi"/>
          <w:sz w:val="22"/>
          <w:szCs w:val="22"/>
        </w:rPr>
        <w:t xml:space="preserve"> &lt;- </w:t>
      </w:r>
      <w:proofErr w:type="spellStart"/>
      <w:r w:rsidRPr="00123792">
        <w:rPr>
          <w:rFonts w:asciiTheme="minorHAnsi" w:hAnsiTheme="minorHAnsi" w:cstheme="minorHAnsi"/>
          <w:sz w:val="22"/>
          <w:szCs w:val="22"/>
        </w:rPr>
        <w:t>OOT_encoded</w:t>
      </w:r>
      <w:proofErr w:type="spellEnd"/>
      <w:r w:rsidRPr="00123792">
        <w:rPr>
          <w:rFonts w:asciiTheme="minorHAnsi" w:hAnsiTheme="minorHAnsi" w:cstheme="minorHAnsi"/>
          <w:sz w:val="22"/>
          <w:szCs w:val="22"/>
        </w:rPr>
        <w:t>[, "bad"]</w:t>
      </w:r>
    </w:p>
    <w:p w14:paraId="62A67406" w14:textId="77777777" w:rsidR="00F16637" w:rsidRPr="00123792" w:rsidRDefault="00F16637" w:rsidP="00F16637">
      <w:pPr>
        <w:rPr>
          <w:rFonts w:asciiTheme="minorHAnsi" w:hAnsiTheme="minorHAnsi" w:cstheme="minorHAnsi"/>
          <w:sz w:val="22"/>
          <w:szCs w:val="22"/>
        </w:rPr>
      </w:pPr>
      <w:proofErr w:type="spellStart"/>
      <w:r w:rsidRPr="00123792">
        <w:rPr>
          <w:rFonts w:asciiTheme="minorHAnsi" w:hAnsiTheme="minorHAnsi" w:cstheme="minorHAnsi"/>
          <w:sz w:val="22"/>
          <w:szCs w:val="22"/>
        </w:rPr>
        <w:t>OOT_predictions_prob</w:t>
      </w:r>
      <w:proofErr w:type="spellEnd"/>
      <w:r w:rsidRPr="00123792">
        <w:rPr>
          <w:rFonts w:asciiTheme="minorHAnsi" w:hAnsiTheme="minorHAnsi" w:cstheme="minorHAnsi"/>
          <w:sz w:val="22"/>
          <w:szCs w:val="22"/>
        </w:rPr>
        <w:t xml:space="preserve"> &lt;- predict(</w:t>
      </w:r>
      <w:proofErr w:type="spellStart"/>
      <w:r w:rsidRPr="00123792">
        <w:rPr>
          <w:rFonts w:asciiTheme="minorHAnsi" w:hAnsiTheme="minorHAnsi" w:cstheme="minorHAnsi"/>
          <w:sz w:val="22"/>
          <w:szCs w:val="22"/>
        </w:rPr>
        <w:t>best_model</w:t>
      </w:r>
      <w:proofErr w:type="spellEnd"/>
      <w:r w:rsidRPr="00123792">
        <w:rPr>
          <w:rFonts w:asciiTheme="minorHAnsi" w:hAnsiTheme="minorHAnsi" w:cstheme="minorHAnsi"/>
          <w:sz w:val="22"/>
          <w:szCs w:val="22"/>
        </w:rPr>
        <w:t xml:space="preserve">, </w:t>
      </w:r>
      <w:proofErr w:type="spellStart"/>
      <w:r w:rsidRPr="00123792">
        <w:rPr>
          <w:rFonts w:asciiTheme="minorHAnsi" w:hAnsiTheme="minorHAnsi" w:cstheme="minorHAnsi"/>
          <w:sz w:val="22"/>
          <w:szCs w:val="22"/>
        </w:rPr>
        <w:t>newx</w:t>
      </w:r>
      <w:proofErr w:type="spellEnd"/>
      <w:r w:rsidRPr="00123792">
        <w:rPr>
          <w:rFonts w:asciiTheme="minorHAnsi" w:hAnsiTheme="minorHAnsi" w:cstheme="minorHAnsi"/>
          <w:sz w:val="22"/>
          <w:szCs w:val="22"/>
        </w:rPr>
        <w:t xml:space="preserve"> = </w:t>
      </w:r>
      <w:proofErr w:type="spellStart"/>
      <w:r w:rsidRPr="00123792">
        <w:rPr>
          <w:rFonts w:asciiTheme="minorHAnsi" w:hAnsiTheme="minorHAnsi" w:cstheme="minorHAnsi"/>
          <w:sz w:val="22"/>
          <w:szCs w:val="22"/>
        </w:rPr>
        <w:t>as.matrix</w:t>
      </w:r>
      <w:proofErr w:type="spellEnd"/>
      <w:r w:rsidRPr="00123792">
        <w:rPr>
          <w:rFonts w:asciiTheme="minorHAnsi" w:hAnsiTheme="minorHAnsi" w:cstheme="minorHAnsi"/>
          <w:sz w:val="22"/>
          <w:szCs w:val="22"/>
        </w:rPr>
        <w:t>(OOT_X), type = "response")</w:t>
      </w:r>
    </w:p>
    <w:p w14:paraId="26BDE5E5" w14:textId="77777777" w:rsidR="00F16637" w:rsidRPr="00123792" w:rsidRDefault="00F16637" w:rsidP="00F16637">
      <w:pPr>
        <w:rPr>
          <w:rFonts w:asciiTheme="minorHAnsi" w:hAnsiTheme="minorHAnsi" w:cstheme="minorHAnsi"/>
          <w:sz w:val="22"/>
          <w:szCs w:val="22"/>
        </w:rPr>
      </w:pPr>
      <w:proofErr w:type="spellStart"/>
      <w:r w:rsidRPr="00123792">
        <w:rPr>
          <w:rFonts w:asciiTheme="minorHAnsi" w:hAnsiTheme="minorHAnsi" w:cstheme="minorHAnsi"/>
          <w:sz w:val="22"/>
          <w:szCs w:val="22"/>
        </w:rPr>
        <w:t>OOT_predictions_classes</w:t>
      </w:r>
      <w:proofErr w:type="spellEnd"/>
      <w:r w:rsidRPr="00123792">
        <w:rPr>
          <w:rFonts w:asciiTheme="minorHAnsi" w:hAnsiTheme="minorHAnsi" w:cstheme="minorHAnsi"/>
          <w:sz w:val="22"/>
          <w:szCs w:val="22"/>
        </w:rPr>
        <w:t xml:space="preserve"> &lt;- </w:t>
      </w:r>
      <w:proofErr w:type="spellStart"/>
      <w:r w:rsidRPr="00123792">
        <w:rPr>
          <w:rFonts w:asciiTheme="minorHAnsi" w:hAnsiTheme="minorHAnsi" w:cstheme="minorHAnsi"/>
          <w:sz w:val="22"/>
          <w:szCs w:val="22"/>
        </w:rPr>
        <w:t>ifelse</w:t>
      </w:r>
      <w:proofErr w:type="spellEnd"/>
      <w:r w:rsidRPr="00123792">
        <w:rPr>
          <w:rFonts w:asciiTheme="minorHAnsi" w:hAnsiTheme="minorHAnsi" w:cstheme="minorHAnsi"/>
          <w:sz w:val="22"/>
          <w:szCs w:val="22"/>
        </w:rPr>
        <w:t>(</w:t>
      </w:r>
      <w:proofErr w:type="spellStart"/>
      <w:r w:rsidRPr="00123792">
        <w:rPr>
          <w:rFonts w:asciiTheme="minorHAnsi" w:hAnsiTheme="minorHAnsi" w:cstheme="minorHAnsi"/>
          <w:sz w:val="22"/>
          <w:szCs w:val="22"/>
        </w:rPr>
        <w:t>OOT_predictions_prob</w:t>
      </w:r>
      <w:proofErr w:type="spellEnd"/>
      <w:r w:rsidRPr="00123792">
        <w:rPr>
          <w:rFonts w:asciiTheme="minorHAnsi" w:hAnsiTheme="minorHAnsi" w:cstheme="minorHAnsi"/>
          <w:sz w:val="22"/>
          <w:szCs w:val="22"/>
        </w:rPr>
        <w:t xml:space="preserve"> &gt; 0.5, 1, 0)</w:t>
      </w:r>
    </w:p>
    <w:p w14:paraId="5E294241" w14:textId="77777777" w:rsidR="00F16637" w:rsidRPr="00123792" w:rsidRDefault="00F16637" w:rsidP="00F16637">
      <w:pPr>
        <w:rPr>
          <w:rFonts w:asciiTheme="minorHAnsi" w:hAnsiTheme="minorHAnsi" w:cstheme="minorHAnsi"/>
          <w:sz w:val="22"/>
          <w:szCs w:val="22"/>
        </w:rPr>
      </w:pPr>
    </w:p>
    <w:p w14:paraId="6FDF9D10" w14:textId="77777777" w:rsidR="00F16637" w:rsidRPr="001B7847" w:rsidRDefault="00F16637" w:rsidP="00F16637">
      <w:pPr>
        <w:rPr>
          <w:rFonts w:asciiTheme="minorHAnsi" w:hAnsiTheme="minorHAnsi" w:cstheme="minorHAnsi"/>
          <w:b/>
          <w:bCs/>
          <w:color w:val="808080" w:themeColor="background1" w:themeShade="80"/>
          <w:sz w:val="22"/>
          <w:szCs w:val="22"/>
        </w:rPr>
      </w:pPr>
      <w:r w:rsidRPr="001B7847">
        <w:rPr>
          <w:rFonts w:asciiTheme="minorHAnsi" w:hAnsiTheme="minorHAnsi" w:cstheme="minorHAnsi"/>
          <w:b/>
          <w:bCs/>
          <w:color w:val="808080" w:themeColor="background1" w:themeShade="80"/>
          <w:sz w:val="22"/>
          <w:szCs w:val="22"/>
        </w:rPr>
        <w:t># Output parameter estimates</w:t>
      </w:r>
    </w:p>
    <w:p w14:paraId="70996CC4" w14:textId="77777777" w:rsidR="00F16637" w:rsidRPr="00123792" w:rsidRDefault="00F16637" w:rsidP="00F16637">
      <w:pPr>
        <w:rPr>
          <w:rFonts w:asciiTheme="minorHAnsi" w:hAnsiTheme="minorHAnsi" w:cstheme="minorHAnsi"/>
          <w:sz w:val="22"/>
          <w:szCs w:val="22"/>
        </w:rPr>
      </w:pPr>
      <w:r w:rsidRPr="00123792">
        <w:rPr>
          <w:rFonts w:asciiTheme="minorHAnsi" w:hAnsiTheme="minorHAnsi" w:cstheme="minorHAnsi"/>
          <w:sz w:val="22"/>
          <w:szCs w:val="22"/>
        </w:rPr>
        <w:t>print(</w:t>
      </w:r>
      <w:proofErr w:type="spellStart"/>
      <w:r w:rsidRPr="00123792">
        <w:rPr>
          <w:rFonts w:asciiTheme="minorHAnsi" w:hAnsiTheme="minorHAnsi" w:cstheme="minorHAnsi"/>
          <w:sz w:val="22"/>
          <w:szCs w:val="22"/>
        </w:rPr>
        <w:t>coef</w:t>
      </w:r>
      <w:proofErr w:type="spellEnd"/>
      <w:r w:rsidRPr="00123792">
        <w:rPr>
          <w:rFonts w:asciiTheme="minorHAnsi" w:hAnsiTheme="minorHAnsi" w:cstheme="minorHAnsi"/>
          <w:sz w:val="22"/>
          <w:szCs w:val="22"/>
        </w:rPr>
        <w:t>(</w:t>
      </w:r>
      <w:proofErr w:type="spellStart"/>
      <w:r w:rsidRPr="00123792">
        <w:rPr>
          <w:rFonts w:asciiTheme="minorHAnsi" w:hAnsiTheme="minorHAnsi" w:cstheme="minorHAnsi"/>
          <w:sz w:val="22"/>
          <w:szCs w:val="22"/>
        </w:rPr>
        <w:t>best_model</w:t>
      </w:r>
      <w:proofErr w:type="spellEnd"/>
      <w:r w:rsidRPr="00123792">
        <w:rPr>
          <w:rFonts w:asciiTheme="minorHAnsi" w:hAnsiTheme="minorHAnsi" w:cstheme="minorHAnsi"/>
          <w:sz w:val="22"/>
          <w:szCs w:val="22"/>
        </w:rPr>
        <w:t>))</w:t>
      </w:r>
    </w:p>
    <w:p w14:paraId="48EE8214" w14:textId="77777777" w:rsidR="00F16637" w:rsidRPr="00123792" w:rsidRDefault="00F16637" w:rsidP="00F16637">
      <w:pPr>
        <w:rPr>
          <w:rFonts w:asciiTheme="minorHAnsi" w:hAnsiTheme="minorHAnsi" w:cstheme="minorHAnsi"/>
          <w:sz w:val="22"/>
          <w:szCs w:val="22"/>
        </w:rPr>
      </w:pPr>
    </w:p>
    <w:p w14:paraId="0101223F" w14:textId="77777777" w:rsidR="00F16637" w:rsidRPr="001B7847" w:rsidRDefault="00F16637" w:rsidP="00F16637">
      <w:pPr>
        <w:rPr>
          <w:rFonts w:asciiTheme="minorHAnsi" w:hAnsiTheme="minorHAnsi" w:cstheme="minorHAnsi"/>
          <w:b/>
          <w:bCs/>
          <w:sz w:val="22"/>
          <w:szCs w:val="22"/>
        </w:rPr>
      </w:pPr>
      <w:r w:rsidRPr="001B7847">
        <w:rPr>
          <w:rFonts w:asciiTheme="minorHAnsi" w:hAnsiTheme="minorHAnsi" w:cstheme="minorHAnsi"/>
          <w:b/>
          <w:bCs/>
          <w:color w:val="808080" w:themeColor="background1" w:themeShade="80"/>
          <w:sz w:val="22"/>
          <w:szCs w:val="22"/>
        </w:rPr>
        <w:t xml:space="preserve"># Ensure </w:t>
      </w:r>
      <w:proofErr w:type="spellStart"/>
      <w:r w:rsidRPr="001B7847">
        <w:rPr>
          <w:rFonts w:asciiTheme="minorHAnsi" w:hAnsiTheme="minorHAnsi" w:cstheme="minorHAnsi"/>
          <w:b/>
          <w:bCs/>
          <w:color w:val="808080" w:themeColor="background1" w:themeShade="80"/>
          <w:sz w:val="22"/>
          <w:szCs w:val="22"/>
        </w:rPr>
        <w:t>OOT_predictions_classes</w:t>
      </w:r>
      <w:proofErr w:type="spellEnd"/>
      <w:r w:rsidRPr="001B7847">
        <w:rPr>
          <w:rFonts w:asciiTheme="minorHAnsi" w:hAnsiTheme="minorHAnsi" w:cstheme="minorHAnsi"/>
          <w:b/>
          <w:bCs/>
          <w:color w:val="808080" w:themeColor="background1" w:themeShade="80"/>
          <w:sz w:val="22"/>
          <w:szCs w:val="22"/>
        </w:rPr>
        <w:t xml:space="preserve"> </w:t>
      </w:r>
      <w:proofErr w:type="gramStart"/>
      <w:r w:rsidRPr="001B7847">
        <w:rPr>
          <w:rFonts w:asciiTheme="minorHAnsi" w:hAnsiTheme="minorHAnsi" w:cstheme="minorHAnsi"/>
          <w:b/>
          <w:bCs/>
          <w:color w:val="808080" w:themeColor="background1" w:themeShade="80"/>
          <w:sz w:val="22"/>
          <w:szCs w:val="22"/>
        </w:rPr>
        <w:t>is</w:t>
      </w:r>
      <w:proofErr w:type="gramEnd"/>
      <w:r w:rsidRPr="001B7847">
        <w:rPr>
          <w:rFonts w:asciiTheme="minorHAnsi" w:hAnsiTheme="minorHAnsi" w:cstheme="minorHAnsi"/>
          <w:b/>
          <w:bCs/>
          <w:color w:val="808080" w:themeColor="background1" w:themeShade="80"/>
          <w:sz w:val="22"/>
          <w:szCs w:val="22"/>
        </w:rPr>
        <w:t xml:space="preserve"> a factor with levels matching </w:t>
      </w:r>
      <w:proofErr w:type="spellStart"/>
      <w:r w:rsidRPr="001B7847">
        <w:rPr>
          <w:rFonts w:asciiTheme="minorHAnsi" w:hAnsiTheme="minorHAnsi" w:cstheme="minorHAnsi"/>
          <w:b/>
          <w:bCs/>
          <w:color w:val="808080" w:themeColor="background1" w:themeShade="80"/>
          <w:sz w:val="22"/>
          <w:szCs w:val="22"/>
        </w:rPr>
        <w:t>OOT_y</w:t>
      </w:r>
      <w:proofErr w:type="spellEnd"/>
    </w:p>
    <w:p w14:paraId="238B6A5C" w14:textId="77777777" w:rsidR="00F16637" w:rsidRPr="00123792" w:rsidRDefault="00F16637" w:rsidP="00F16637">
      <w:pPr>
        <w:rPr>
          <w:rFonts w:asciiTheme="minorHAnsi" w:hAnsiTheme="minorHAnsi" w:cstheme="minorHAnsi"/>
          <w:sz w:val="22"/>
          <w:szCs w:val="22"/>
        </w:rPr>
      </w:pPr>
      <w:proofErr w:type="spellStart"/>
      <w:r w:rsidRPr="00123792">
        <w:rPr>
          <w:rFonts w:asciiTheme="minorHAnsi" w:hAnsiTheme="minorHAnsi" w:cstheme="minorHAnsi"/>
          <w:sz w:val="22"/>
          <w:szCs w:val="22"/>
        </w:rPr>
        <w:t>OOT_predictions_classes</w:t>
      </w:r>
      <w:proofErr w:type="spellEnd"/>
      <w:r w:rsidRPr="00123792">
        <w:rPr>
          <w:rFonts w:asciiTheme="minorHAnsi" w:hAnsiTheme="minorHAnsi" w:cstheme="minorHAnsi"/>
          <w:sz w:val="22"/>
          <w:szCs w:val="22"/>
        </w:rPr>
        <w:t xml:space="preserve"> &lt;- factor(</w:t>
      </w:r>
      <w:proofErr w:type="spellStart"/>
      <w:r w:rsidRPr="00123792">
        <w:rPr>
          <w:rFonts w:asciiTheme="minorHAnsi" w:hAnsiTheme="minorHAnsi" w:cstheme="minorHAnsi"/>
          <w:sz w:val="22"/>
          <w:szCs w:val="22"/>
        </w:rPr>
        <w:t>OOT_predictions_classes</w:t>
      </w:r>
      <w:proofErr w:type="spellEnd"/>
      <w:r w:rsidRPr="00123792">
        <w:rPr>
          <w:rFonts w:asciiTheme="minorHAnsi" w:hAnsiTheme="minorHAnsi" w:cstheme="minorHAnsi"/>
          <w:sz w:val="22"/>
          <w:szCs w:val="22"/>
        </w:rPr>
        <w:t>, levels = levels(</w:t>
      </w:r>
      <w:proofErr w:type="spellStart"/>
      <w:r w:rsidRPr="00123792">
        <w:rPr>
          <w:rFonts w:asciiTheme="minorHAnsi" w:hAnsiTheme="minorHAnsi" w:cstheme="minorHAnsi"/>
          <w:sz w:val="22"/>
          <w:szCs w:val="22"/>
        </w:rPr>
        <w:t>OOT_y</w:t>
      </w:r>
      <w:proofErr w:type="spellEnd"/>
      <w:r w:rsidRPr="00123792">
        <w:rPr>
          <w:rFonts w:asciiTheme="minorHAnsi" w:hAnsiTheme="minorHAnsi" w:cstheme="minorHAnsi"/>
          <w:sz w:val="22"/>
          <w:szCs w:val="22"/>
        </w:rPr>
        <w:t>))</w:t>
      </w:r>
    </w:p>
    <w:p w14:paraId="367C09FD" w14:textId="77777777" w:rsidR="00F16637" w:rsidRPr="00123792" w:rsidRDefault="00F16637" w:rsidP="00F16637">
      <w:pPr>
        <w:rPr>
          <w:rFonts w:asciiTheme="minorHAnsi" w:hAnsiTheme="minorHAnsi" w:cstheme="minorHAnsi"/>
          <w:sz w:val="22"/>
          <w:szCs w:val="22"/>
        </w:rPr>
      </w:pPr>
    </w:p>
    <w:p w14:paraId="4F980796" w14:textId="77777777" w:rsidR="00F16637" w:rsidRPr="001B7847" w:rsidRDefault="00F16637" w:rsidP="00F16637">
      <w:pPr>
        <w:rPr>
          <w:rFonts w:asciiTheme="minorHAnsi" w:hAnsiTheme="minorHAnsi" w:cstheme="minorHAnsi"/>
          <w:b/>
          <w:bCs/>
          <w:color w:val="808080" w:themeColor="background1" w:themeShade="80"/>
          <w:sz w:val="22"/>
          <w:szCs w:val="22"/>
        </w:rPr>
      </w:pPr>
      <w:r w:rsidRPr="001B7847">
        <w:rPr>
          <w:rFonts w:asciiTheme="minorHAnsi" w:hAnsiTheme="minorHAnsi" w:cstheme="minorHAnsi"/>
          <w:b/>
          <w:bCs/>
          <w:color w:val="808080" w:themeColor="background1" w:themeShade="80"/>
          <w:sz w:val="22"/>
          <w:szCs w:val="22"/>
        </w:rPr>
        <w:t xml:space="preserve"># Ensure </w:t>
      </w:r>
      <w:proofErr w:type="spellStart"/>
      <w:r w:rsidRPr="001B7847">
        <w:rPr>
          <w:rFonts w:asciiTheme="minorHAnsi" w:hAnsiTheme="minorHAnsi" w:cstheme="minorHAnsi"/>
          <w:b/>
          <w:bCs/>
          <w:color w:val="808080" w:themeColor="background1" w:themeShade="80"/>
          <w:sz w:val="22"/>
          <w:szCs w:val="22"/>
        </w:rPr>
        <w:t>OOT_predictions_classes</w:t>
      </w:r>
      <w:proofErr w:type="spellEnd"/>
      <w:r w:rsidRPr="001B7847">
        <w:rPr>
          <w:rFonts w:asciiTheme="minorHAnsi" w:hAnsiTheme="minorHAnsi" w:cstheme="minorHAnsi"/>
          <w:b/>
          <w:bCs/>
          <w:color w:val="808080" w:themeColor="background1" w:themeShade="80"/>
          <w:sz w:val="22"/>
          <w:szCs w:val="22"/>
        </w:rPr>
        <w:t xml:space="preserve"> and </w:t>
      </w:r>
      <w:proofErr w:type="spellStart"/>
      <w:r w:rsidRPr="001B7847">
        <w:rPr>
          <w:rFonts w:asciiTheme="minorHAnsi" w:hAnsiTheme="minorHAnsi" w:cstheme="minorHAnsi"/>
          <w:b/>
          <w:bCs/>
          <w:color w:val="808080" w:themeColor="background1" w:themeShade="80"/>
          <w:sz w:val="22"/>
          <w:szCs w:val="22"/>
        </w:rPr>
        <w:t>OOT_y</w:t>
      </w:r>
      <w:proofErr w:type="spellEnd"/>
      <w:r w:rsidRPr="001B7847">
        <w:rPr>
          <w:rFonts w:asciiTheme="minorHAnsi" w:hAnsiTheme="minorHAnsi" w:cstheme="minorHAnsi"/>
          <w:b/>
          <w:bCs/>
          <w:color w:val="808080" w:themeColor="background1" w:themeShade="80"/>
          <w:sz w:val="22"/>
          <w:szCs w:val="22"/>
        </w:rPr>
        <w:t xml:space="preserve"> are factors with the same levels</w:t>
      </w:r>
    </w:p>
    <w:p w14:paraId="1667F164" w14:textId="77777777" w:rsidR="00F16637" w:rsidRPr="00123792" w:rsidRDefault="00F16637" w:rsidP="00F16637">
      <w:pPr>
        <w:rPr>
          <w:rFonts w:asciiTheme="minorHAnsi" w:hAnsiTheme="minorHAnsi" w:cstheme="minorHAnsi"/>
          <w:sz w:val="22"/>
          <w:szCs w:val="22"/>
        </w:rPr>
      </w:pPr>
      <w:proofErr w:type="spellStart"/>
      <w:r w:rsidRPr="00123792">
        <w:rPr>
          <w:rFonts w:asciiTheme="minorHAnsi" w:hAnsiTheme="minorHAnsi" w:cstheme="minorHAnsi"/>
          <w:sz w:val="22"/>
          <w:szCs w:val="22"/>
        </w:rPr>
        <w:t>OOT_predictions_classes</w:t>
      </w:r>
      <w:proofErr w:type="spellEnd"/>
      <w:r w:rsidRPr="00123792">
        <w:rPr>
          <w:rFonts w:asciiTheme="minorHAnsi" w:hAnsiTheme="minorHAnsi" w:cstheme="minorHAnsi"/>
          <w:sz w:val="22"/>
          <w:szCs w:val="22"/>
        </w:rPr>
        <w:t xml:space="preserve"> &lt;- factor(</w:t>
      </w:r>
      <w:proofErr w:type="spellStart"/>
      <w:r w:rsidRPr="00123792">
        <w:rPr>
          <w:rFonts w:asciiTheme="minorHAnsi" w:hAnsiTheme="minorHAnsi" w:cstheme="minorHAnsi"/>
          <w:sz w:val="22"/>
          <w:szCs w:val="22"/>
        </w:rPr>
        <w:t>OOT_predictions_classes</w:t>
      </w:r>
      <w:proofErr w:type="spellEnd"/>
      <w:r w:rsidRPr="00123792">
        <w:rPr>
          <w:rFonts w:asciiTheme="minorHAnsi" w:hAnsiTheme="minorHAnsi" w:cstheme="minorHAnsi"/>
          <w:sz w:val="22"/>
          <w:szCs w:val="22"/>
        </w:rPr>
        <w:t>, levels = c(0, 1))</w:t>
      </w:r>
    </w:p>
    <w:p w14:paraId="2CA45262" w14:textId="77777777" w:rsidR="00F16637" w:rsidRPr="00123792" w:rsidRDefault="00F16637" w:rsidP="00F16637">
      <w:pPr>
        <w:rPr>
          <w:rFonts w:asciiTheme="minorHAnsi" w:hAnsiTheme="minorHAnsi" w:cstheme="minorHAnsi"/>
          <w:sz w:val="22"/>
          <w:szCs w:val="22"/>
        </w:rPr>
      </w:pPr>
      <w:proofErr w:type="spellStart"/>
      <w:r w:rsidRPr="00123792">
        <w:rPr>
          <w:rFonts w:asciiTheme="minorHAnsi" w:hAnsiTheme="minorHAnsi" w:cstheme="minorHAnsi"/>
          <w:sz w:val="22"/>
          <w:szCs w:val="22"/>
        </w:rPr>
        <w:lastRenderedPageBreak/>
        <w:t>OOT_y</w:t>
      </w:r>
      <w:proofErr w:type="spellEnd"/>
      <w:r w:rsidRPr="00123792">
        <w:rPr>
          <w:rFonts w:asciiTheme="minorHAnsi" w:hAnsiTheme="minorHAnsi" w:cstheme="minorHAnsi"/>
          <w:sz w:val="22"/>
          <w:szCs w:val="22"/>
        </w:rPr>
        <w:t xml:space="preserve"> &lt;- factor(</w:t>
      </w:r>
      <w:proofErr w:type="spellStart"/>
      <w:r w:rsidRPr="00123792">
        <w:rPr>
          <w:rFonts w:asciiTheme="minorHAnsi" w:hAnsiTheme="minorHAnsi" w:cstheme="minorHAnsi"/>
          <w:sz w:val="22"/>
          <w:szCs w:val="22"/>
        </w:rPr>
        <w:t>OOT_y</w:t>
      </w:r>
      <w:proofErr w:type="spellEnd"/>
      <w:r w:rsidRPr="00123792">
        <w:rPr>
          <w:rFonts w:asciiTheme="minorHAnsi" w:hAnsiTheme="minorHAnsi" w:cstheme="minorHAnsi"/>
          <w:sz w:val="22"/>
          <w:szCs w:val="22"/>
        </w:rPr>
        <w:t>, levels = c(0, 1))</w:t>
      </w:r>
    </w:p>
    <w:p w14:paraId="36F95743" w14:textId="77777777" w:rsidR="00F16637" w:rsidRPr="00123792" w:rsidRDefault="00F16637" w:rsidP="00F16637">
      <w:pPr>
        <w:rPr>
          <w:rFonts w:asciiTheme="minorHAnsi" w:hAnsiTheme="minorHAnsi" w:cstheme="minorHAnsi"/>
          <w:sz w:val="22"/>
          <w:szCs w:val="22"/>
        </w:rPr>
      </w:pPr>
    </w:p>
    <w:p w14:paraId="16958121" w14:textId="77777777" w:rsidR="00F16637" w:rsidRPr="001B7847" w:rsidRDefault="00F16637" w:rsidP="00F16637">
      <w:pPr>
        <w:rPr>
          <w:rFonts w:asciiTheme="minorHAnsi" w:hAnsiTheme="minorHAnsi" w:cstheme="minorHAnsi"/>
          <w:b/>
          <w:bCs/>
          <w:color w:val="808080" w:themeColor="background1" w:themeShade="80"/>
          <w:sz w:val="22"/>
          <w:szCs w:val="22"/>
        </w:rPr>
      </w:pPr>
      <w:r w:rsidRPr="001B7847">
        <w:rPr>
          <w:rFonts w:asciiTheme="minorHAnsi" w:hAnsiTheme="minorHAnsi" w:cstheme="minorHAnsi"/>
          <w:b/>
          <w:bCs/>
          <w:color w:val="808080" w:themeColor="background1" w:themeShade="80"/>
          <w:sz w:val="22"/>
          <w:szCs w:val="22"/>
        </w:rPr>
        <w:t># Calculate predicted probabilities</w:t>
      </w:r>
    </w:p>
    <w:p w14:paraId="00879606" w14:textId="77777777" w:rsidR="00F16637" w:rsidRPr="00123792" w:rsidRDefault="00F16637" w:rsidP="00F16637">
      <w:pPr>
        <w:rPr>
          <w:rFonts w:asciiTheme="minorHAnsi" w:hAnsiTheme="minorHAnsi" w:cstheme="minorHAnsi"/>
          <w:sz w:val="22"/>
          <w:szCs w:val="22"/>
        </w:rPr>
      </w:pPr>
      <w:proofErr w:type="spellStart"/>
      <w:r w:rsidRPr="00123792">
        <w:rPr>
          <w:rFonts w:asciiTheme="minorHAnsi" w:hAnsiTheme="minorHAnsi" w:cstheme="minorHAnsi"/>
          <w:sz w:val="22"/>
          <w:szCs w:val="22"/>
        </w:rPr>
        <w:t>OOT_predictions_prob</w:t>
      </w:r>
      <w:proofErr w:type="spellEnd"/>
      <w:r w:rsidRPr="00123792">
        <w:rPr>
          <w:rFonts w:asciiTheme="minorHAnsi" w:hAnsiTheme="minorHAnsi" w:cstheme="minorHAnsi"/>
          <w:sz w:val="22"/>
          <w:szCs w:val="22"/>
        </w:rPr>
        <w:t xml:space="preserve"> &lt;- predict(</w:t>
      </w:r>
      <w:proofErr w:type="spellStart"/>
      <w:r w:rsidRPr="00123792">
        <w:rPr>
          <w:rFonts w:asciiTheme="minorHAnsi" w:hAnsiTheme="minorHAnsi" w:cstheme="minorHAnsi"/>
          <w:sz w:val="22"/>
          <w:szCs w:val="22"/>
        </w:rPr>
        <w:t>best_model</w:t>
      </w:r>
      <w:proofErr w:type="spellEnd"/>
      <w:r w:rsidRPr="00123792">
        <w:rPr>
          <w:rFonts w:asciiTheme="minorHAnsi" w:hAnsiTheme="minorHAnsi" w:cstheme="minorHAnsi"/>
          <w:sz w:val="22"/>
          <w:szCs w:val="22"/>
        </w:rPr>
        <w:t xml:space="preserve">, </w:t>
      </w:r>
      <w:proofErr w:type="spellStart"/>
      <w:r w:rsidRPr="00123792">
        <w:rPr>
          <w:rFonts w:asciiTheme="minorHAnsi" w:hAnsiTheme="minorHAnsi" w:cstheme="minorHAnsi"/>
          <w:sz w:val="22"/>
          <w:szCs w:val="22"/>
        </w:rPr>
        <w:t>newx</w:t>
      </w:r>
      <w:proofErr w:type="spellEnd"/>
      <w:r w:rsidRPr="00123792">
        <w:rPr>
          <w:rFonts w:asciiTheme="minorHAnsi" w:hAnsiTheme="minorHAnsi" w:cstheme="minorHAnsi"/>
          <w:sz w:val="22"/>
          <w:szCs w:val="22"/>
        </w:rPr>
        <w:t xml:space="preserve"> = </w:t>
      </w:r>
      <w:proofErr w:type="spellStart"/>
      <w:r w:rsidRPr="00123792">
        <w:rPr>
          <w:rFonts w:asciiTheme="minorHAnsi" w:hAnsiTheme="minorHAnsi" w:cstheme="minorHAnsi"/>
          <w:sz w:val="22"/>
          <w:szCs w:val="22"/>
        </w:rPr>
        <w:t>as.matrix</w:t>
      </w:r>
      <w:proofErr w:type="spellEnd"/>
      <w:r w:rsidRPr="00123792">
        <w:rPr>
          <w:rFonts w:asciiTheme="minorHAnsi" w:hAnsiTheme="minorHAnsi" w:cstheme="minorHAnsi"/>
          <w:sz w:val="22"/>
          <w:szCs w:val="22"/>
        </w:rPr>
        <w:t>(OOT_X), type = "response")</w:t>
      </w:r>
    </w:p>
    <w:p w14:paraId="6C931F25" w14:textId="77777777" w:rsidR="00F16637" w:rsidRPr="00123792" w:rsidRDefault="00F16637" w:rsidP="00F16637">
      <w:pPr>
        <w:rPr>
          <w:rFonts w:asciiTheme="minorHAnsi" w:hAnsiTheme="minorHAnsi" w:cstheme="minorHAnsi"/>
          <w:sz w:val="22"/>
          <w:szCs w:val="22"/>
        </w:rPr>
      </w:pPr>
    </w:p>
    <w:p w14:paraId="631ECCC5" w14:textId="77777777" w:rsidR="00F16637" w:rsidRPr="001B7847" w:rsidRDefault="00F16637" w:rsidP="00F16637">
      <w:pPr>
        <w:rPr>
          <w:rFonts w:asciiTheme="minorHAnsi" w:hAnsiTheme="minorHAnsi" w:cstheme="minorHAnsi"/>
          <w:b/>
          <w:bCs/>
          <w:color w:val="808080" w:themeColor="background1" w:themeShade="80"/>
          <w:sz w:val="22"/>
          <w:szCs w:val="22"/>
        </w:rPr>
      </w:pPr>
      <w:r w:rsidRPr="001B7847">
        <w:rPr>
          <w:rFonts w:asciiTheme="minorHAnsi" w:hAnsiTheme="minorHAnsi" w:cstheme="minorHAnsi"/>
          <w:b/>
          <w:bCs/>
          <w:color w:val="808080" w:themeColor="background1" w:themeShade="80"/>
          <w:sz w:val="22"/>
          <w:szCs w:val="22"/>
        </w:rPr>
        <w:t xml:space="preserve"># Ensure </w:t>
      </w:r>
      <w:proofErr w:type="spellStart"/>
      <w:r w:rsidRPr="001B7847">
        <w:rPr>
          <w:rFonts w:asciiTheme="minorHAnsi" w:hAnsiTheme="minorHAnsi" w:cstheme="minorHAnsi"/>
          <w:b/>
          <w:bCs/>
          <w:color w:val="808080" w:themeColor="background1" w:themeShade="80"/>
          <w:sz w:val="22"/>
          <w:szCs w:val="22"/>
        </w:rPr>
        <w:t>OOT_predictions_prob</w:t>
      </w:r>
      <w:proofErr w:type="spellEnd"/>
      <w:r w:rsidRPr="001B7847">
        <w:rPr>
          <w:rFonts w:asciiTheme="minorHAnsi" w:hAnsiTheme="minorHAnsi" w:cstheme="minorHAnsi"/>
          <w:b/>
          <w:bCs/>
          <w:color w:val="808080" w:themeColor="background1" w:themeShade="80"/>
          <w:sz w:val="22"/>
          <w:szCs w:val="22"/>
        </w:rPr>
        <w:t xml:space="preserve"> is numeric</w:t>
      </w:r>
    </w:p>
    <w:p w14:paraId="2FA29063" w14:textId="77777777" w:rsidR="00F16637" w:rsidRPr="00123792" w:rsidRDefault="00F16637" w:rsidP="00F16637">
      <w:pPr>
        <w:rPr>
          <w:rFonts w:asciiTheme="minorHAnsi" w:hAnsiTheme="minorHAnsi" w:cstheme="minorHAnsi"/>
          <w:sz w:val="22"/>
          <w:szCs w:val="22"/>
        </w:rPr>
      </w:pPr>
      <w:proofErr w:type="spellStart"/>
      <w:r w:rsidRPr="00123792">
        <w:rPr>
          <w:rFonts w:asciiTheme="minorHAnsi" w:hAnsiTheme="minorHAnsi" w:cstheme="minorHAnsi"/>
          <w:sz w:val="22"/>
          <w:szCs w:val="22"/>
        </w:rPr>
        <w:t>OOT_predictions_prob</w:t>
      </w:r>
      <w:proofErr w:type="spellEnd"/>
      <w:r w:rsidRPr="00123792">
        <w:rPr>
          <w:rFonts w:asciiTheme="minorHAnsi" w:hAnsiTheme="minorHAnsi" w:cstheme="minorHAnsi"/>
          <w:sz w:val="22"/>
          <w:szCs w:val="22"/>
        </w:rPr>
        <w:t xml:space="preserve"> &lt;- </w:t>
      </w:r>
      <w:proofErr w:type="spellStart"/>
      <w:r w:rsidRPr="00123792">
        <w:rPr>
          <w:rFonts w:asciiTheme="minorHAnsi" w:hAnsiTheme="minorHAnsi" w:cstheme="minorHAnsi"/>
          <w:sz w:val="22"/>
          <w:szCs w:val="22"/>
        </w:rPr>
        <w:t>as.numeric</w:t>
      </w:r>
      <w:proofErr w:type="spellEnd"/>
      <w:r w:rsidRPr="00123792">
        <w:rPr>
          <w:rFonts w:asciiTheme="minorHAnsi" w:hAnsiTheme="minorHAnsi" w:cstheme="minorHAnsi"/>
          <w:sz w:val="22"/>
          <w:szCs w:val="22"/>
        </w:rPr>
        <w:t>(</w:t>
      </w:r>
      <w:proofErr w:type="spellStart"/>
      <w:r w:rsidRPr="00123792">
        <w:rPr>
          <w:rFonts w:asciiTheme="minorHAnsi" w:hAnsiTheme="minorHAnsi" w:cstheme="minorHAnsi"/>
          <w:sz w:val="22"/>
          <w:szCs w:val="22"/>
        </w:rPr>
        <w:t>OOT_predictions_prob</w:t>
      </w:r>
      <w:proofErr w:type="spellEnd"/>
      <w:r w:rsidRPr="00123792">
        <w:rPr>
          <w:rFonts w:asciiTheme="minorHAnsi" w:hAnsiTheme="minorHAnsi" w:cstheme="minorHAnsi"/>
          <w:sz w:val="22"/>
          <w:szCs w:val="22"/>
        </w:rPr>
        <w:t>)</w:t>
      </w:r>
    </w:p>
    <w:p w14:paraId="0A89F23F" w14:textId="77777777" w:rsidR="00F16637" w:rsidRPr="00123792" w:rsidRDefault="00F16637" w:rsidP="00F16637">
      <w:pPr>
        <w:rPr>
          <w:rFonts w:asciiTheme="minorHAnsi" w:hAnsiTheme="minorHAnsi" w:cstheme="minorHAnsi"/>
          <w:sz w:val="22"/>
          <w:szCs w:val="22"/>
        </w:rPr>
      </w:pPr>
    </w:p>
    <w:p w14:paraId="691F0AEA" w14:textId="77777777" w:rsidR="00F16637" w:rsidRPr="001B7847" w:rsidRDefault="00F16637" w:rsidP="00F16637">
      <w:pPr>
        <w:rPr>
          <w:rFonts w:asciiTheme="minorHAnsi" w:hAnsiTheme="minorHAnsi" w:cstheme="minorHAnsi"/>
          <w:b/>
          <w:bCs/>
          <w:color w:val="808080" w:themeColor="background1" w:themeShade="80"/>
          <w:sz w:val="22"/>
          <w:szCs w:val="22"/>
        </w:rPr>
      </w:pPr>
      <w:r w:rsidRPr="001B7847">
        <w:rPr>
          <w:rFonts w:asciiTheme="minorHAnsi" w:hAnsiTheme="minorHAnsi" w:cstheme="minorHAnsi"/>
          <w:b/>
          <w:bCs/>
          <w:color w:val="808080" w:themeColor="background1" w:themeShade="80"/>
          <w:sz w:val="22"/>
          <w:szCs w:val="22"/>
        </w:rPr>
        <w:t># Plot ROC curve</w:t>
      </w:r>
    </w:p>
    <w:p w14:paraId="66F29D67" w14:textId="77777777" w:rsidR="00F16637" w:rsidRPr="00123792" w:rsidRDefault="00F16637" w:rsidP="00F16637">
      <w:pPr>
        <w:rPr>
          <w:rFonts w:asciiTheme="minorHAnsi" w:hAnsiTheme="minorHAnsi" w:cstheme="minorHAnsi"/>
          <w:sz w:val="22"/>
          <w:szCs w:val="22"/>
        </w:rPr>
      </w:pPr>
      <w:proofErr w:type="spellStart"/>
      <w:r w:rsidRPr="00123792">
        <w:rPr>
          <w:rFonts w:asciiTheme="minorHAnsi" w:hAnsiTheme="minorHAnsi" w:cstheme="minorHAnsi"/>
          <w:sz w:val="22"/>
          <w:szCs w:val="22"/>
        </w:rPr>
        <w:t>roc_obj</w:t>
      </w:r>
      <w:proofErr w:type="spellEnd"/>
      <w:r w:rsidRPr="00123792">
        <w:rPr>
          <w:rFonts w:asciiTheme="minorHAnsi" w:hAnsiTheme="minorHAnsi" w:cstheme="minorHAnsi"/>
          <w:sz w:val="22"/>
          <w:szCs w:val="22"/>
        </w:rPr>
        <w:t xml:space="preserve"> &lt;- roc(</w:t>
      </w:r>
      <w:proofErr w:type="spellStart"/>
      <w:r w:rsidRPr="00123792">
        <w:rPr>
          <w:rFonts w:asciiTheme="minorHAnsi" w:hAnsiTheme="minorHAnsi" w:cstheme="minorHAnsi"/>
          <w:sz w:val="22"/>
          <w:szCs w:val="22"/>
        </w:rPr>
        <w:t>OOT_y</w:t>
      </w:r>
      <w:proofErr w:type="spellEnd"/>
      <w:r w:rsidRPr="00123792">
        <w:rPr>
          <w:rFonts w:asciiTheme="minorHAnsi" w:hAnsiTheme="minorHAnsi" w:cstheme="minorHAnsi"/>
          <w:sz w:val="22"/>
          <w:szCs w:val="22"/>
        </w:rPr>
        <w:t xml:space="preserve"> ~ </w:t>
      </w:r>
      <w:proofErr w:type="spellStart"/>
      <w:r w:rsidRPr="00123792">
        <w:rPr>
          <w:rFonts w:asciiTheme="minorHAnsi" w:hAnsiTheme="minorHAnsi" w:cstheme="minorHAnsi"/>
          <w:sz w:val="22"/>
          <w:szCs w:val="22"/>
        </w:rPr>
        <w:t>OOT_predictions_prob</w:t>
      </w:r>
      <w:proofErr w:type="spellEnd"/>
      <w:r w:rsidRPr="00123792">
        <w:rPr>
          <w:rFonts w:asciiTheme="minorHAnsi" w:hAnsiTheme="minorHAnsi" w:cstheme="minorHAnsi"/>
          <w:sz w:val="22"/>
          <w:szCs w:val="22"/>
        </w:rPr>
        <w:t>)</w:t>
      </w:r>
    </w:p>
    <w:p w14:paraId="048D75ED" w14:textId="77777777" w:rsidR="00F16637" w:rsidRPr="00123792" w:rsidRDefault="00F16637" w:rsidP="00F16637">
      <w:pPr>
        <w:rPr>
          <w:rFonts w:asciiTheme="minorHAnsi" w:hAnsiTheme="minorHAnsi" w:cstheme="minorHAnsi"/>
          <w:sz w:val="22"/>
          <w:szCs w:val="22"/>
        </w:rPr>
      </w:pPr>
      <w:r w:rsidRPr="00123792">
        <w:rPr>
          <w:rFonts w:asciiTheme="minorHAnsi" w:hAnsiTheme="minorHAnsi" w:cstheme="minorHAnsi"/>
          <w:sz w:val="22"/>
          <w:szCs w:val="22"/>
        </w:rPr>
        <w:t>plot(</w:t>
      </w:r>
      <w:proofErr w:type="spellStart"/>
      <w:r w:rsidRPr="00123792">
        <w:rPr>
          <w:rFonts w:asciiTheme="minorHAnsi" w:hAnsiTheme="minorHAnsi" w:cstheme="minorHAnsi"/>
          <w:sz w:val="22"/>
          <w:szCs w:val="22"/>
        </w:rPr>
        <w:t>roc_obj</w:t>
      </w:r>
      <w:proofErr w:type="spellEnd"/>
      <w:r w:rsidRPr="00123792">
        <w:rPr>
          <w:rFonts w:asciiTheme="minorHAnsi" w:hAnsiTheme="minorHAnsi" w:cstheme="minorHAnsi"/>
          <w:sz w:val="22"/>
          <w:szCs w:val="22"/>
        </w:rPr>
        <w:t>)</w:t>
      </w:r>
    </w:p>
    <w:p w14:paraId="41F1C217" w14:textId="77777777" w:rsidR="00F16637" w:rsidRPr="00123792" w:rsidRDefault="00F16637" w:rsidP="00F16637">
      <w:pPr>
        <w:rPr>
          <w:rFonts w:asciiTheme="minorHAnsi" w:hAnsiTheme="minorHAnsi" w:cstheme="minorHAnsi"/>
          <w:sz w:val="22"/>
          <w:szCs w:val="22"/>
        </w:rPr>
      </w:pPr>
    </w:p>
    <w:p w14:paraId="72AFC0A6" w14:textId="77777777" w:rsidR="00F16637" w:rsidRPr="001B7847" w:rsidRDefault="00F16637" w:rsidP="00F16637">
      <w:pPr>
        <w:rPr>
          <w:rFonts w:asciiTheme="minorHAnsi" w:hAnsiTheme="minorHAnsi" w:cstheme="minorHAnsi"/>
          <w:b/>
          <w:bCs/>
          <w:color w:val="808080" w:themeColor="background1" w:themeShade="80"/>
          <w:sz w:val="22"/>
          <w:szCs w:val="22"/>
        </w:rPr>
      </w:pPr>
      <w:r w:rsidRPr="001B7847">
        <w:rPr>
          <w:rFonts w:asciiTheme="minorHAnsi" w:hAnsiTheme="minorHAnsi" w:cstheme="minorHAnsi"/>
          <w:b/>
          <w:bCs/>
          <w:color w:val="808080" w:themeColor="background1" w:themeShade="80"/>
          <w:sz w:val="22"/>
          <w:szCs w:val="22"/>
        </w:rPr>
        <w:t># Calculate sensitivity and specificity for each threshold</w:t>
      </w:r>
    </w:p>
    <w:p w14:paraId="5B7E8768" w14:textId="77777777" w:rsidR="00F16637" w:rsidRPr="00123792" w:rsidRDefault="00F16637" w:rsidP="00F16637">
      <w:pPr>
        <w:rPr>
          <w:rFonts w:asciiTheme="minorHAnsi" w:hAnsiTheme="minorHAnsi" w:cstheme="minorHAnsi"/>
          <w:sz w:val="22"/>
          <w:szCs w:val="22"/>
        </w:rPr>
      </w:pPr>
      <w:proofErr w:type="spellStart"/>
      <w:r w:rsidRPr="00123792">
        <w:rPr>
          <w:rFonts w:asciiTheme="minorHAnsi" w:hAnsiTheme="minorHAnsi" w:cstheme="minorHAnsi"/>
          <w:sz w:val="22"/>
          <w:szCs w:val="22"/>
        </w:rPr>
        <w:t>roc_obj</w:t>
      </w:r>
      <w:proofErr w:type="spellEnd"/>
      <w:r w:rsidRPr="00123792">
        <w:rPr>
          <w:rFonts w:asciiTheme="minorHAnsi" w:hAnsiTheme="minorHAnsi" w:cstheme="minorHAnsi"/>
          <w:sz w:val="22"/>
          <w:szCs w:val="22"/>
        </w:rPr>
        <w:t xml:space="preserve"> &lt;- roc(</w:t>
      </w:r>
      <w:proofErr w:type="spellStart"/>
      <w:r w:rsidRPr="00123792">
        <w:rPr>
          <w:rFonts w:asciiTheme="minorHAnsi" w:hAnsiTheme="minorHAnsi" w:cstheme="minorHAnsi"/>
          <w:sz w:val="22"/>
          <w:szCs w:val="22"/>
        </w:rPr>
        <w:t>OOT_y</w:t>
      </w:r>
      <w:proofErr w:type="spellEnd"/>
      <w:r w:rsidRPr="00123792">
        <w:rPr>
          <w:rFonts w:asciiTheme="minorHAnsi" w:hAnsiTheme="minorHAnsi" w:cstheme="minorHAnsi"/>
          <w:sz w:val="22"/>
          <w:szCs w:val="22"/>
        </w:rPr>
        <w:t xml:space="preserve"> ~ </w:t>
      </w:r>
      <w:proofErr w:type="spellStart"/>
      <w:r w:rsidRPr="00123792">
        <w:rPr>
          <w:rFonts w:asciiTheme="minorHAnsi" w:hAnsiTheme="minorHAnsi" w:cstheme="minorHAnsi"/>
          <w:sz w:val="22"/>
          <w:szCs w:val="22"/>
        </w:rPr>
        <w:t>OOT_predictions_prob</w:t>
      </w:r>
      <w:proofErr w:type="spellEnd"/>
      <w:r w:rsidRPr="00123792">
        <w:rPr>
          <w:rFonts w:asciiTheme="minorHAnsi" w:hAnsiTheme="minorHAnsi" w:cstheme="minorHAnsi"/>
          <w:sz w:val="22"/>
          <w:szCs w:val="22"/>
        </w:rPr>
        <w:t>)</w:t>
      </w:r>
    </w:p>
    <w:p w14:paraId="201D783A" w14:textId="77777777" w:rsidR="00F16637" w:rsidRPr="00123792" w:rsidRDefault="00F16637" w:rsidP="00F16637">
      <w:pPr>
        <w:rPr>
          <w:rFonts w:asciiTheme="minorHAnsi" w:hAnsiTheme="minorHAnsi" w:cstheme="minorHAnsi"/>
          <w:sz w:val="22"/>
          <w:szCs w:val="22"/>
        </w:rPr>
      </w:pPr>
      <w:r w:rsidRPr="00123792">
        <w:rPr>
          <w:rFonts w:asciiTheme="minorHAnsi" w:hAnsiTheme="minorHAnsi" w:cstheme="minorHAnsi"/>
          <w:sz w:val="22"/>
          <w:szCs w:val="22"/>
        </w:rPr>
        <w:t xml:space="preserve">sensitivities &lt;- </w:t>
      </w:r>
      <w:proofErr w:type="spellStart"/>
      <w:r w:rsidRPr="00123792">
        <w:rPr>
          <w:rFonts w:asciiTheme="minorHAnsi" w:hAnsiTheme="minorHAnsi" w:cstheme="minorHAnsi"/>
          <w:sz w:val="22"/>
          <w:szCs w:val="22"/>
        </w:rPr>
        <w:t>roc_obj$sensitivities</w:t>
      </w:r>
      <w:proofErr w:type="spellEnd"/>
    </w:p>
    <w:p w14:paraId="2599FB93" w14:textId="77777777" w:rsidR="00F16637" w:rsidRPr="00123792" w:rsidRDefault="00F16637" w:rsidP="00F16637">
      <w:pPr>
        <w:rPr>
          <w:rFonts w:asciiTheme="minorHAnsi" w:hAnsiTheme="minorHAnsi" w:cstheme="minorHAnsi"/>
          <w:sz w:val="22"/>
          <w:szCs w:val="22"/>
        </w:rPr>
      </w:pPr>
      <w:r w:rsidRPr="00123792">
        <w:rPr>
          <w:rFonts w:asciiTheme="minorHAnsi" w:hAnsiTheme="minorHAnsi" w:cstheme="minorHAnsi"/>
          <w:sz w:val="22"/>
          <w:szCs w:val="22"/>
        </w:rPr>
        <w:t xml:space="preserve">specificities &lt;- </w:t>
      </w:r>
      <w:proofErr w:type="spellStart"/>
      <w:r w:rsidRPr="00123792">
        <w:rPr>
          <w:rFonts w:asciiTheme="minorHAnsi" w:hAnsiTheme="minorHAnsi" w:cstheme="minorHAnsi"/>
          <w:sz w:val="22"/>
          <w:szCs w:val="22"/>
        </w:rPr>
        <w:t>roc_obj$specificities</w:t>
      </w:r>
      <w:proofErr w:type="spellEnd"/>
    </w:p>
    <w:p w14:paraId="1F54FA37" w14:textId="77777777" w:rsidR="00F16637" w:rsidRPr="00123792" w:rsidRDefault="00F16637" w:rsidP="00F16637">
      <w:pPr>
        <w:rPr>
          <w:rFonts w:asciiTheme="minorHAnsi" w:hAnsiTheme="minorHAnsi" w:cstheme="minorHAnsi"/>
          <w:sz w:val="22"/>
          <w:szCs w:val="22"/>
        </w:rPr>
      </w:pPr>
      <w:r w:rsidRPr="00123792">
        <w:rPr>
          <w:rFonts w:asciiTheme="minorHAnsi" w:hAnsiTheme="minorHAnsi" w:cstheme="minorHAnsi"/>
          <w:sz w:val="22"/>
          <w:szCs w:val="22"/>
        </w:rPr>
        <w:t xml:space="preserve">thresholds &lt;- </w:t>
      </w:r>
      <w:proofErr w:type="spellStart"/>
      <w:r w:rsidRPr="00123792">
        <w:rPr>
          <w:rFonts w:asciiTheme="minorHAnsi" w:hAnsiTheme="minorHAnsi" w:cstheme="minorHAnsi"/>
          <w:sz w:val="22"/>
          <w:szCs w:val="22"/>
        </w:rPr>
        <w:t>roc_obj$thresholds</w:t>
      </w:r>
      <w:proofErr w:type="spellEnd"/>
    </w:p>
    <w:p w14:paraId="1A0FD238" w14:textId="77777777" w:rsidR="00F16637" w:rsidRPr="00123792" w:rsidRDefault="00F16637" w:rsidP="00F16637">
      <w:pPr>
        <w:rPr>
          <w:rFonts w:asciiTheme="minorHAnsi" w:hAnsiTheme="minorHAnsi" w:cstheme="minorHAnsi"/>
          <w:sz w:val="22"/>
          <w:szCs w:val="22"/>
        </w:rPr>
      </w:pPr>
    </w:p>
    <w:p w14:paraId="6C0077B2" w14:textId="77777777" w:rsidR="00F16637" w:rsidRPr="001B7847" w:rsidRDefault="00F16637" w:rsidP="00F16637">
      <w:pPr>
        <w:rPr>
          <w:rFonts w:asciiTheme="minorHAnsi" w:hAnsiTheme="minorHAnsi" w:cstheme="minorHAnsi"/>
          <w:b/>
          <w:bCs/>
          <w:color w:val="808080" w:themeColor="background1" w:themeShade="80"/>
          <w:sz w:val="22"/>
          <w:szCs w:val="22"/>
        </w:rPr>
      </w:pPr>
      <w:r w:rsidRPr="001B7847">
        <w:rPr>
          <w:rFonts w:asciiTheme="minorHAnsi" w:hAnsiTheme="minorHAnsi" w:cstheme="minorHAnsi"/>
          <w:b/>
          <w:bCs/>
          <w:color w:val="808080" w:themeColor="background1" w:themeShade="80"/>
          <w:sz w:val="22"/>
          <w:szCs w:val="22"/>
        </w:rPr>
        <w:t># Calculate Youden's J statistic for each threshold</w:t>
      </w:r>
    </w:p>
    <w:p w14:paraId="68FCE132" w14:textId="77777777" w:rsidR="00F16637" w:rsidRPr="00123792" w:rsidRDefault="00F16637" w:rsidP="00F16637">
      <w:pPr>
        <w:rPr>
          <w:rFonts w:asciiTheme="minorHAnsi" w:hAnsiTheme="minorHAnsi" w:cstheme="minorHAnsi"/>
          <w:sz w:val="22"/>
          <w:szCs w:val="22"/>
        </w:rPr>
      </w:pPr>
      <w:r w:rsidRPr="00123792">
        <w:rPr>
          <w:rFonts w:asciiTheme="minorHAnsi" w:hAnsiTheme="minorHAnsi" w:cstheme="minorHAnsi"/>
          <w:sz w:val="22"/>
          <w:szCs w:val="22"/>
        </w:rPr>
        <w:t>J &lt;- sensitivities + specificities - 1</w:t>
      </w:r>
    </w:p>
    <w:p w14:paraId="48582CFB" w14:textId="77777777" w:rsidR="00F16637" w:rsidRPr="00123792" w:rsidRDefault="00F16637" w:rsidP="00F16637">
      <w:pPr>
        <w:rPr>
          <w:rFonts w:asciiTheme="minorHAnsi" w:hAnsiTheme="minorHAnsi" w:cstheme="minorHAnsi"/>
          <w:sz w:val="22"/>
          <w:szCs w:val="22"/>
        </w:rPr>
      </w:pPr>
    </w:p>
    <w:p w14:paraId="79C26FA6" w14:textId="77777777" w:rsidR="00F16637" w:rsidRPr="001B7847" w:rsidRDefault="00F16637" w:rsidP="00F16637">
      <w:pPr>
        <w:rPr>
          <w:rFonts w:asciiTheme="minorHAnsi" w:hAnsiTheme="minorHAnsi" w:cstheme="minorHAnsi"/>
          <w:b/>
          <w:bCs/>
          <w:color w:val="808080" w:themeColor="background1" w:themeShade="80"/>
          <w:sz w:val="22"/>
          <w:szCs w:val="22"/>
        </w:rPr>
      </w:pPr>
      <w:r w:rsidRPr="001B7847">
        <w:rPr>
          <w:rFonts w:asciiTheme="minorHAnsi" w:hAnsiTheme="minorHAnsi" w:cstheme="minorHAnsi"/>
          <w:b/>
          <w:bCs/>
          <w:color w:val="808080" w:themeColor="background1" w:themeShade="80"/>
          <w:sz w:val="22"/>
          <w:szCs w:val="22"/>
        </w:rPr>
        <w:t># Find the optimal threshold</w:t>
      </w:r>
    </w:p>
    <w:p w14:paraId="334224AC" w14:textId="77777777" w:rsidR="00F16637" w:rsidRPr="00123792" w:rsidRDefault="00F16637" w:rsidP="00F16637">
      <w:pPr>
        <w:rPr>
          <w:rFonts w:asciiTheme="minorHAnsi" w:hAnsiTheme="minorHAnsi" w:cstheme="minorHAnsi"/>
          <w:sz w:val="22"/>
          <w:szCs w:val="22"/>
        </w:rPr>
      </w:pPr>
      <w:proofErr w:type="spellStart"/>
      <w:r w:rsidRPr="00123792">
        <w:rPr>
          <w:rFonts w:asciiTheme="minorHAnsi" w:hAnsiTheme="minorHAnsi" w:cstheme="minorHAnsi"/>
          <w:sz w:val="22"/>
          <w:szCs w:val="22"/>
        </w:rPr>
        <w:t>optimal_threshold</w:t>
      </w:r>
      <w:proofErr w:type="spellEnd"/>
      <w:r w:rsidRPr="00123792">
        <w:rPr>
          <w:rFonts w:asciiTheme="minorHAnsi" w:hAnsiTheme="minorHAnsi" w:cstheme="minorHAnsi"/>
          <w:sz w:val="22"/>
          <w:szCs w:val="22"/>
        </w:rPr>
        <w:t xml:space="preserve"> &lt;- thresholds[</w:t>
      </w:r>
      <w:proofErr w:type="spellStart"/>
      <w:r w:rsidRPr="00123792">
        <w:rPr>
          <w:rFonts w:asciiTheme="minorHAnsi" w:hAnsiTheme="minorHAnsi" w:cstheme="minorHAnsi"/>
          <w:sz w:val="22"/>
          <w:szCs w:val="22"/>
        </w:rPr>
        <w:t>which.max</w:t>
      </w:r>
      <w:proofErr w:type="spellEnd"/>
      <w:r w:rsidRPr="00123792">
        <w:rPr>
          <w:rFonts w:asciiTheme="minorHAnsi" w:hAnsiTheme="minorHAnsi" w:cstheme="minorHAnsi"/>
          <w:sz w:val="22"/>
          <w:szCs w:val="22"/>
        </w:rPr>
        <w:t>(J)]</w:t>
      </w:r>
    </w:p>
    <w:p w14:paraId="0B85AD95" w14:textId="77777777" w:rsidR="00F16637" w:rsidRPr="00123792" w:rsidRDefault="00F16637" w:rsidP="00F16637">
      <w:pPr>
        <w:rPr>
          <w:rFonts w:asciiTheme="minorHAnsi" w:hAnsiTheme="minorHAnsi" w:cstheme="minorHAnsi"/>
          <w:sz w:val="22"/>
          <w:szCs w:val="22"/>
        </w:rPr>
      </w:pPr>
    </w:p>
    <w:p w14:paraId="2260F177" w14:textId="77777777" w:rsidR="00F16637" w:rsidRPr="001B7847" w:rsidRDefault="00F16637" w:rsidP="00F16637">
      <w:pPr>
        <w:rPr>
          <w:rFonts w:asciiTheme="minorHAnsi" w:hAnsiTheme="minorHAnsi" w:cstheme="minorHAnsi"/>
          <w:b/>
          <w:bCs/>
          <w:color w:val="808080" w:themeColor="background1" w:themeShade="80"/>
          <w:sz w:val="22"/>
          <w:szCs w:val="22"/>
        </w:rPr>
      </w:pPr>
      <w:r w:rsidRPr="001B7847">
        <w:rPr>
          <w:rFonts w:asciiTheme="minorHAnsi" w:hAnsiTheme="minorHAnsi" w:cstheme="minorHAnsi"/>
          <w:b/>
          <w:bCs/>
          <w:color w:val="808080" w:themeColor="background1" w:themeShade="80"/>
          <w:sz w:val="22"/>
          <w:szCs w:val="22"/>
        </w:rPr>
        <w:t># Convert probabilities to class predictions using the optimal threshold</w:t>
      </w:r>
    </w:p>
    <w:p w14:paraId="7C1C2EE1" w14:textId="77777777" w:rsidR="00F16637" w:rsidRPr="00123792" w:rsidRDefault="00F16637" w:rsidP="00F16637">
      <w:pPr>
        <w:rPr>
          <w:rFonts w:asciiTheme="minorHAnsi" w:hAnsiTheme="minorHAnsi" w:cstheme="minorHAnsi"/>
          <w:sz w:val="22"/>
          <w:szCs w:val="22"/>
        </w:rPr>
      </w:pPr>
      <w:proofErr w:type="spellStart"/>
      <w:r w:rsidRPr="00123792">
        <w:rPr>
          <w:rFonts w:asciiTheme="minorHAnsi" w:hAnsiTheme="minorHAnsi" w:cstheme="minorHAnsi"/>
          <w:sz w:val="22"/>
          <w:szCs w:val="22"/>
        </w:rPr>
        <w:t>OOT_predictions_classes</w:t>
      </w:r>
      <w:proofErr w:type="spellEnd"/>
      <w:r w:rsidRPr="00123792">
        <w:rPr>
          <w:rFonts w:asciiTheme="minorHAnsi" w:hAnsiTheme="minorHAnsi" w:cstheme="minorHAnsi"/>
          <w:sz w:val="22"/>
          <w:szCs w:val="22"/>
        </w:rPr>
        <w:t xml:space="preserve"> &lt;- </w:t>
      </w:r>
      <w:proofErr w:type="spellStart"/>
      <w:r w:rsidRPr="00123792">
        <w:rPr>
          <w:rFonts w:asciiTheme="minorHAnsi" w:hAnsiTheme="minorHAnsi" w:cstheme="minorHAnsi"/>
          <w:sz w:val="22"/>
          <w:szCs w:val="22"/>
        </w:rPr>
        <w:t>ifelse</w:t>
      </w:r>
      <w:proofErr w:type="spellEnd"/>
      <w:r w:rsidRPr="00123792">
        <w:rPr>
          <w:rFonts w:asciiTheme="minorHAnsi" w:hAnsiTheme="minorHAnsi" w:cstheme="minorHAnsi"/>
          <w:sz w:val="22"/>
          <w:szCs w:val="22"/>
        </w:rPr>
        <w:t>(</w:t>
      </w:r>
      <w:proofErr w:type="spellStart"/>
      <w:r w:rsidRPr="00123792">
        <w:rPr>
          <w:rFonts w:asciiTheme="minorHAnsi" w:hAnsiTheme="minorHAnsi" w:cstheme="minorHAnsi"/>
          <w:sz w:val="22"/>
          <w:szCs w:val="22"/>
        </w:rPr>
        <w:t>OOT_predictions_prob</w:t>
      </w:r>
      <w:proofErr w:type="spellEnd"/>
      <w:r w:rsidRPr="00123792">
        <w:rPr>
          <w:rFonts w:asciiTheme="minorHAnsi" w:hAnsiTheme="minorHAnsi" w:cstheme="minorHAnsi"/>
          <w:sz w:val="22"/>
          <w:szCs w:val="22"/>
        </w:rPr>
        <w:t xml:space="preserve"> &gt; </w:t>
      </w:r>
      <w:proofErr w:type="spellStart"/>
      <w:r w:rsidRPr="00123792">
        <w:rPr>
          <w:rFonts w:asciiTheme="minorHAnsi" w:hAnsiTheme="minorHAnsi" w:cstheme="minorHAnsi"/>
          <w:sz w:val="22"/>
          <w:szCs w:val="22"/>
        </w:rPr>
        <w:t>optimal_threshold</w:t>
      </w:r>
      <w:proofErr w:type="spellEnd"/>
      <w:r w:rsidRPr="00123792">
        <w:rPr>
          <w:rFonts w:asciiTheme="minorHAnsi" w:hAnsiTheme="minorHAnsi" w:cstheme="minorHAnsi"/>
          <w:sz w:val="22"/>
          <w:szCs w:val="22"/>
        </w:rPr>
        <w:t>, 1, 0)</w:t>
      </w:r>
    </w:p>
    <w:p w14:paraId="603F66F8" w14:textId="77777777" w:rsidR="00F16637" w:rsidRPr="00123792" w:rsidRDefault="00F16637" w:rsidP="00F16637">
      <w:pPr>
        <w:rPr>
          <w:rFonts w:asciiTheme="minorHAnsi" w:hAnsiTheme="minorHAnsi" w:cstheme="minorHAnsi"/>
          <w:sz w:val="22"/>
          <w:szCs w:val="22"/>
        </w:rPr>
      </w:pPr>
    </w:p>
    <w:p w14:paraId="7B5E3466" w14:textId="77777777" w:rsidR="00F16637" w:rsidRPr="001B7847" w:rsidRDefault="00F16637" w:rsidP="00F16637">
      <w:pPr>
        <w:rPr>
          <w:rFonts w:asciiTheme="minorHAnsi" w:hAnsiTheme="minorHAnsi" w:cstheme="minorHAnsi"/>
          <w:b/>
          <w:bCs/>
          <w:color w:val="808080" w:themeColor="background1" w:themeShade="80"/>
          <w:sz w:val="22"/>
          <w:szCs w:val="22"/>
        </w:rPr>
      </w:pPr>
      <w:r w:rsidRPr="001B7847">
        <w:rPr>
          <w:rFonts w:asciiTheme="minorHAnsi" w:hAnsiTheme="minorHAnsi" w:cstheme="minorHAnsi"/>
          <w:b/>
          <w:bCs/>
          <w:color w:val="808080" w:themeColor="background1" w:themeShade="80"/>
          <w:sz w:val="22"/>
          <w:szCs w:val="22"/>
        </w:rPr>
        <w:t># Convert to factors and ensure they have the same levels</w:t>
      </w:r>
    </w:p>
    <w:p w14:paraId="680D1401" w14:textId="77777777" w:rsidR="00F16637" w:rsidRPr="00123792" w:rsidRDefault="00F16637" w:rsidP="00F16637">
      <w:pPr>
        <w:rPr>
          <w:rFonts w:asciiTheme="minorHAnsi" w:hAnsiTheme="minorHAnsi" w:cstheme="minorHAnsi"/>
          <w:sz w:val="22"/>
          <w:szCs w:val="22"/>
        </w:rPr>
      </w:pPr>
      <w:proofErr w:type="spellStart"/>
      <w:r w:rsidRPr="00123792">
        <w:rPr>
          <w:rFonts w:asciiTheme="minorHAnsi" w:hAnsiTheme="minorHAnsi" w:cstheme="minorHAnsi"/>
          <w:sz w:val="22"/>
          <w:szCs w:val="22"/>
        </w:rPr>
        <w:t>OOT_predictions_classes</w:t>
      </w:r>
      <w:proofErr w:type="spellEnd"/>
      <w:r w:rsidRPr="00123792">
        <w:rPr>
          <w:rFonts w:asciiTheme="minorHAnsi" w:hAnsiTheme="minorHAnsi" w:cstheme="minorHAnsi"/>
          <w:sz w:val="22"/>
          <w:szCs w:val="22"/>
        </w:rPr>
        <w:t xml:space="preserve"> &lt;- factor(</w:t>
      </w:r>
      <w:proofErr w:type="spellStart"/>
      <w:r w:rsidRPr="00123792">
        <w:rPr>
          <w:rFonts w:asciiTheme="minorHAnsi" w:hAnsiTheme="minorHAnsi" w:cstheme="minorHAnsi"/>
          <w:sz w:val="22"/>
          <w:szCs w:val="22"/>
        </w:rPr>
        <w:t>OOT_predictions_classes</w:t>
      </w:r>
      <w:proofErr w:type="spellEnd"/>
      <w:r w:rsidRPr="00123792">
        <w:rPr>
          <w:rFonts w:asciiTheme="minorHAnsi" w:hAnsiTheme="minorHAnsi" w:cstheme="minorHAnsi"/>
          <w:sz w:val="22"/>
          <w:szCs w:val="22"/>
        </w:rPr>
        <w:t>, levels = c(0, 1))</w:t>
      </w:r>
    </w:p>
    <w:p w14:paraId="58C55A61" w14:textId="77777777" w:rsidR="00F16637" w:rsidRPr="00123792" w:rsidRDefault="00F16637" w:rsidP="00F16637">
      <w:pPr>
        <w:rPr>
          <w:rFonts w:asciiTheme="minorHAnsi" w:hAnsiTheme="minorHAnsi" w:cstheme="minorHAnsi"/>
          <w:sz w:val="22"/>
          <w:szCs w:val="22"/>
        </w:rPr>
      </w:pPr>
      <w:proofErr w:type="spellStart"/>
      <w:r w:rsidRPr="00123792">
        <w:rPr>
          <w:rFonts w:asciiTheme="minorHAnsi" w:hAnsiTheme="minorHAnsi" w:cstheme="minorHAnsi"/>
          <w:sz w:val="22"/>
          <w:szCs w:val="22"/>
        </w:rPr>
        <w:t>OOT_y</w:t>
      </w:r>
      <w:proofErr w:type="spellEnd"/>
      <w:r w:rsidRPr="00123792">
        <w:rPr>
          <w:rFonts w:asciiTheme="minorHAnsi" w:hAnsiTheme="minorHAnsi" w:cstheme="minorHAnsi"/>
          <w:sz w:val="22"/>
          <w:szCs w:val="22"/>
        </w:rPr>
        <w:t xml:space="preserve"> &lt;- factor(</w:t>
      </w:r>
      <w:proofErr w:type="spellStart"/>
      <w:r w:rsidRPr="00123792">
        <w:rPr>
          <w:rFonts w:asciiTheme="minorHAnsi" w:hAnsiTheme="minorHAnsi" w:cstheme="minorHAnsi"/>
          <w:sz w:val="22"/>
          <w:szCs w:val="22"/>
        </w:rPr>
        <w:t>OOT_y</w:t>
      </w:r>
      <w:proofErr w:type="spellEnd"/>
      <w:r w:rsidRPr="00123792">
        <w:rPr>
          <w:rFonts w:asciiTheme="minorHAnsi" w:hAnsiTheme="minorHAnsi" w:cstheme="minorHAnsi"/>
          <w:sz w:val="22"/>
          <w:szCs w:val="22"/>
        </w:rPr>
        <w:t>, levels = c(0, 1))</w:t>
      </w:r>
    </w:p>
    <w:p w14:paraId="26292A49" w14:textId="77777777" w:rsidR="00F16637" w:rsidRPr="00123792" w:rsidRDefault="00F16637" w:rsidP="00F16637">
      <w:pPr>
        <w:rPr>
          <w:rFonts w:asciiTheme="minorHAnsi" w:hAnsiTheme="minorHAnsi" w:cstheme="minorHAnsi"/>
          <w:sz w:val="22"/>
          <w:szCs w:val="22"/>
        </w:rPr>
      </w:pPr>
    </w:p>
    <w:p w14:paraId="1447ED57" w14:textId="77777777" w:rsidR="00F16637" w:rsidRPr="001B7847" w:rsidRDefault="00F16637" w:rsidP="00F16637">
      <w:pPr>
        <w:rPr>
          <w:rFonts w:asciiTheme="minorHAnsi" w:hAnsiTheme="minorHAnsi" w:cstheme="minorHAnsi"/>
          <w:b/>
          <w:bCs/>
          <w:color w:val="808080" w:themeColor="background1" w:themeShade="80"/>
          <w:sz w:val="22"/>
          <w:szCs w:val="22"/>
        </w:rPr>
      </w:pPr>
      <w:r w:rsidRPr="001B7847">
        <w:rPr>
          <w:rFonts w:asciiTheme="minorHAnsi" w:hAnsiTheme="minorHAnsi" w:cstheme="minorHAnsi"/>
          <w:b/>
          <w:bCs/>
          <w:color w:val="808080" w:themeColor="background1" w:themeShade="80"/>
          <w:sz w:val="22"/>
          <w:szCs w:val="22"/>
        </w:rPr>
        <w:t># Print confusion matrix</w:t>
      </w:r>
    </w:p>
    <w:p w14:paraId="2668ECA3" w14:textId="77777777" w:rsidR="00F16637" w:rsidRPr="00123792" w:rsidRDefault="00F16637" w:rsidP="00F16637">
      <w:pPr>
        <w:rPr>
          <w:rFonts w:asciiTheme="minorHAnsi" w:hAnsiTheme="minorHAnsi" w:cstheme="minorHAnsi"/>
          <w:sz w:val="22"/>
          <w:szCs w:val="22"/>
        </w:rPr>
      </w:pPr>
      <w:r w:rsidRPr="00123792">
        <w:rPr>
          <w:rFonts w:asciiTheme="minorHAnsi" w:hAnsiTheme="minorHAnsi" w:cstheme="minorHAnsi"/>
          <w:sz w:val="22"/>
          <w:szCs w:val="22"/>
        </w:rPr>
        <w:t>print(</w:t>
      </w:r>
      <w:proofErr w:type="spellStart"/>
      <w:r w:rsidRPr="00123792">
        <w:rPr>
          <w:rFonts w:asciiTheme="minorHAnsi" w:hAnsiTheme="minorHAnsi" w:cstheme="minorHAnsi"/>
          <w:sz w:val="22"/>
          <w:szCs w:val="22"/>
        </w:rPr>
        <w:t>confusionMatrix</w:t>
      </w:r>
      <w:proofErr w:type="spellEnd"/>
      <w:r w:rsidRPr="00123792">
        <w:rPr>
          <w:rFonts w:asciiTheme="minorHAnsi" w:hAnsiTheme="minorHAnsi" w:cstheme="minorHAnsi"/>
          <w:sz w:val="22"/>
          <w:szCs w:val="22"/>
        </w:rPr>
        <w:t>(</w:t>
      </w:r>
      <w:proofErr w:type="spellStart"/>
      <w:r w:rsidRPr="00123792">
        <w:rPr>
          <w:rFonts w:asciiTheme="minorHAnsi" w:hAnsiTheme="minorHAnsi" w:cstheme="minorHAnsi"/>
          <w:sz w:val="22"/>
          <w:szCs w:val="22"/>
        </w:rPr>
        <w:t>OOT_predictions_classes</w:t>
      </w:r>
      <w:proofErr w:type="spellEnd"/>
      <w:r w:rsidRPr="00123792">
        <w:rPr>
          <w:rFonts w:asciiTheme="minorHAnsi" w:hAnsiTheme="minorHAnsi" w:cstheme="minorHAnsi"/>
          <w:sz w:val="22"/>
          <w:szCs w:val="22"/>
        </w:rPr>
        <w:t xml:space="preserve">, </w:t>
      </w:r>
      <w:proofErr w:type="spellStart"/>
      <w:r w:rsidRPr="00123792">
        <w:rPr>
          <w:rFonts w:asciiTheme="minorHAnsi" w:hAnsiTheme="minorHAnsi" w:cstheme="minorHAnsi"/>
          <w:sz w:val="22"/>
          <w:szCs w:val="22"/>
        </w:rPr>
        <w:t>OOT_y</w:t>
      </w:r>
      <w:proofErr w:type="spellEnd"/>
      <w:r w:rsidRPr="00123792">
        <w:rPr>
          <w:rFonts w:asciiTheme="minorHAnsi" w:hAnsiTheme="minorHAnsi" w:cstheme="minorHAnsi"/>
          <w:sz w:val="22"/>
          <w:szCs w:val="22"/>
        </w:rPr>
        <w:t>))</w:t>
      </w:r>
    </w:p>
    <w:p w14:paraId="224AEE60" w14:textId="77777777" w:rsidR="00F16637" w:rsidRDefault="00F16637" w:rsidP="00F16637">
      <w:pPr>
        <w:rPr>
          <w:rFonts w:asciiTheme="minorHAnsi" w:hAnsiTheme="minorHAnsi" w:cstheme="minorHAnsi"/>
          <w:sz w:val="22"/>
          <w:szCs w:val="22"/>
        </w:rPr>
      </w:pPr>
    </w:p>
    <w:p w14:paraId="2FA7A574" w14:textId="77777777" w:rsidR="00F16637" w:rsidRDefault="00F16637" w:rsidP="00F16637">
      <w:pPr>
        <w:rPr>
          <w:rFonts w:asciiTheme="minorHAnsi" w:hAnsiTheme="minorHAnsi" w:cstheme="minorHAnsi"/>
          <w:sz w:val="22"/>
          <w:szCs w:val="22"/>
        </w:rPr>
      </w:pPr>
    </w:p>
    <w:p w14:paraId="4D831F0B" w14:textId="77777777" w:rsidR="00F16637" w:rsidRPr="00123792" w:rsidRDefault="00F16637" w:rsidP="00F16637">
      <w:pPr>
        <w:rPr>
          <w:rFonts w:asciiTheme="minorHAnsi" w:hAnsiTheme="minorHAnsi" w:cstheme="minorHAnsi"/>
          <w:sz w:val="22"/>
          <w:szCs w:val="22"/>
        </w:rPr>
      </w:pPr>
    </w:p>
    <w:p w14:paraId="3A4AC2E9" w14:textId="77777777" w:rsidR="00F16637" w:rsidRDefault="00F16637" w:rsidP="00F16637">
      <w:pPr>
        <w:pStyle w:val="ACaptionHead"/>
        <w:ind w:left="0"/>
      </w:pPr>
      <w:r>
        <w:lastRenderedPageBreak/>
        <w:t>Program</w:t>
      </w:r>
      <w:r w:rsidRPr="00EB2AC8">
        <w:t xml:space="preserve"> </w:t>
      </w:r>
      <w:r>
        <w:t>5.3</w:t>
      </w:r>
      <w:r w:rsidRPr="00EB2AC8">
        <w:t xml:space="preserve">: </w:t>
      </w:r>
      <w:r>
        <w:t xml:space="preserve">SAS </w:t>
      </w:r>
      <w:r w:rsidRPr="00EB2AC8">
        <w:t>Logistic Regression</w:t>
      </w:r>
      <w:r>
        <w:t xml:space="preserve"> Script</w:t>
      </w:r>
      <w:r w:rsidRPr="00EB2AC8">
        <w:t xml:space="preserve"> </w:t>
      </w:r>
    </w:p>
    <w:p w14:paraId="61243D48" w14:textId="77777777" w:rsidR="00F16637" w:rsidRDefault="00F16637" w:rsidP="00F16637">
      <w:pPr>
        <w:autoSpaceDE w:val="0"/>
        <w:autoSpaceDN w:val="0"/>
        <w:adjustRightInd w:val="0"/>
        <w:rPr>
          <w:rFonts w:ascii="Courier New" w:hAnsi="Courier New" w:cs="Courier New"/>
          <w:color w:val="000000"/>
          <w:sz w:val="22"/>
          <w:szCs w:val="22"/>
          <w:shd w:val="clear" w:color="auto" w:fill="FFFFFF"/>
        </w:rPr>
      </w:pPr>
    </w:p>
    <w:p w14:paraId="464FEECA" w14:textId="77777777" w:rsidR="00F16637" w:rsidRPr="005F3E40"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5F3E40">
        <w:rPr>
          <w:rFonts w:asciiTheme="minorHAnsi" w:hAnsiTheme="minorHAnsi" w:cstheme="minorHAnsi"/>
          <w:color w:val="0000FF"/>
          <w:sz w:val="22"/>
          <w:szCs w:val="22"/>
          <w:shd w:val="clear" w:color="auto" w:fill="FFFFFF"/>
        </w:rPr>
        <w:t>LIBNAME</w:t>
      </w:r>
      <w:r w:rsidRPr="005F3E40">
        <w:rPr>
          <w:rFonts w:asciiTheme="minorHAnsi" w:hAnsiTheme="minorHAnsi" w:cstheme="minorHAnsi"/>
          <w:color w:val="000000"/>
          <w:sz w:val="22"/>
          <w:szCs w:val="22"/>
          <w:shd w:val="clear" w:color="auto" w:fill="FFFFFF"/>
        </w:rPr>
        <w:t xml:space="preserve"> </w:t>
      </w:r>
      <w:proofErr w:type="spellStart"/>
      <w:r w:rsidRPr="005F3E40">
        <w:rPr>
          <w:rFonts w:asciiTheme="minorHAnsi" w:hAnsiTheme="minorHAnsi" w:cstheme="minorHAnsi"/>
          <w:color w:val="000000"/>
          <w:sz w:val="22"/>
          <w:szCs w:val="22"/>
          <w:shd w:val="clear" w:color="auto" w:fill="FFFFFF"/>
        </w:rPr>
        <w:t>james</w:t>
      </w:r>
      <w:proofErr w:type="spellEnd"/>
      <w:r w:rsidRPr="005F3E40">
        <w:rPr>
          <w:rFonts w:asciiTheme="minorHAnsi" w:hAnsiTheme="minorHAnsi" w:cstheme="minorHAnsi"/>
          <w:color w:val="000000"/>
          <w:sz w:val="22"/>
          <w:szCs w:val="22"/>
          <w:shd w:val="clear" w:color="auto" w:fill="FFFFFF"/>
        </w:rPr>
        <w:t xml:space="preserve"> </w:t>
      </w:r>
      <w:r w:rsidRPr="005F3E40">
        <w:rPr>
          <w:rFonts w:asciiTheme="minorHAnsi" w:hAnsiTheme="minorHAnsi" w:cstheme="minorHAnsi"/>
          <w:color w:val="800080"/>
          <w:sz w:val="22"/>
          <w:szCs w:val="22"/>
          <w:shd w:val="clear" w:color="auto" w:fill="FFFFFF"/>
        </w:rPr>
        <w:t>'INPUT FILE PATHWAY'</w:t>
      </w:r>
      <w:r w:rsidRPr="005F3E40">
        <w:rPr>
          <w:rFonts w:asciiTheme="minorHAnsi" w:hAnsiTheme="minorHAnsi" w:cstheme="minorHAnsi"/>
          <w:color w:val="000000"/>
          <w:sz w:val="22"/>
          <w:szCs w:val="22"/>
          <w:shd w:val="clear" w:color="auto" w:fill="FFFFFF"/>
        </w:rPr>
        <w:t>;</w:t>
      </w:r>
    </w:p>
    <w:p w14:paraId="038889FD" w14:textId="77777777" w:rsidR="00F16637" w:rsidRPr="005F3E40" w:rsidRDefault="00F16637" w:rsidP="00F16637">
      <w:pPr>
        <w:autoSpaceDE w:val="0"/>
        <w:autoSpaceDN w:val="0"/>
        <w:adjustRightInd w:val="0"/>
        <w:rPr>
          <w:rFonts w:asciiTheme="minorHAnsi" w:hAnsiTheme="minorHAnsi" w:cstheme="minorHAnsi"/>
          <w:color w:val="000000"/>
          <w:sz w:val="22"/>
          <w:szCs w:val="22"/>
          <w:shd w:val="clear" w:color="auto" w:fill="FFFFFF"/>
        </w:rPr>
      </w:pPr>
    </w:p>
    <w:p w14:paraId="282250C8"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822E5B">
        <w:rPr>
          <w:rFonts w:asciiTheme="minorHAnsi" w:hAnsiTheme="minorHAnsi" w:cstheme="minorHAnsi"/>
          <w:color w:val="008000"/>
          <w:sz w:val="22"/>
          <w:szCs w:val="22"/>
          <w:shd w:val="clear" w:color="auto" w:fill="FFFFFF"/>
        </w:rPr>
        <w:t>/* Load the data */</w:t>
      </w:r>
    </w:p>
    <w:p w14:paraId="4781C007"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822E5B">
        <w:rPr>
          <w:rFonts w:asciiTheme="minorHAnsi" w:hAnsiTheme="minorHAnsi" w:cstheme="minorHAnsi"/>
          <w:b/>
          <w:bCs/>
          <w:color w:val="000080"/>
          <w:sz w:val="22"/>
          <w:szCs w:val="22"/>
          <w:shd w:val="clear" w:color="auto" w:fill="FFFFFF"/>
        </w:rPr>
        <w:t>DATA</w:t>
      </w:r>
      <w:r w:rsidRPr="00822E5B">
        <w:rPr>
          <w:rFonts w:asciiTheme="minorHAnsi" w:hAnsiTheme="minorHAnsi" w:cstheme="minorHAnsi"/>
          <w:color w:val="000000"/>
          <w:sz w:val="22"/>
          <w:szCs w:val="22"/>
          <w:shd w:val="clear" w:color="auto" w:fill="FFFFFF"/>
        </w:rPr>
        <w:t xml:space="preserve"> </w:t>
      </w:r>
      <w:proofErr w:type="spellStart"/>
      <w:r w:rsidRPr="00822E5B">
        <w:rPr>
          <w:rFonts w:asciiTheme="minorHAnsi" w:hAnsiTheme="minorHAnsi" w:cstheme="minorHAnsi"/>
          <w:color w:val="000000"/>
          <w:sz w:val="22"/>
          <w:szCs w:val="22"/>
          <w:shd w:val="clear" w:color="auto" w:fill="FFFFFF"/>
        </w:rPr>
        <w:t>train_encoded</w:t>
      </w:r>
      <w:proofErr w:type="spellEnd"/>
      <w:r w:rsidRPr="00822E5B">
        <w:rPr>
          <w:rFonts w:asciiTheme="minorHAnsi" w:hAnsiTheme="minorHAnsi" w:cstheme="minorHAnsi"/>
          <w:color w:val="000000"/>
          <w:sz w:val="22"/>
          <w:szCs w:val="22"/>
          <w:shd w:val="clear" w:color="auto" w:fill="FFFFFF"/>
        </w:rPr>
        <w:t>;</w:t>
      </w:r>
    </w:p>
    <w:p w14:paraId="57B0AF4C"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color w:val="0000FF"/>
          <w:sz w:val="22"/>
          <w:szCs w:val="22"/>
          <w:shd w:val="clear" w:color="auto" w:fill="FFFFFF"/>
        </w:rPr>
        <w:t>SET</w:t>
      </w:r>
      <w:r w:rsidRPr="00822E5B">
        <w:rPr>
          <w:rFonts w:asciiTheme="minorHAnsi" w:hAnsiTheme="minorHAnsi" w:cstheme="minorHAnsi"/>
          <w:color w:val="000000"/>
          <w:sz w:val="22"/>
          <w:szCs w:val="22"/>
          <w:shd w:val="clear" w:color="auto" w:fill="FFFFFF"/>
        </w:rPr>
        <w:t xml:space="preserve"> </w:t>
      </w:r>
      <w:proofErr w:type="spellStart"/>
      <w:r w:rsidRPr="00822E5B">
        <w:rPr>
          <w:rFonts w:asciiTheme="minorHAnsi" w:hAnsiTheme="minorHAnsi" w:cstheme="minorHAnsi"/>
          <w:color w:val="000000"/>
          <w:sz w:val="22"/>
          <w:szCs w:val="22"/>
          <w:shd w:val="clear" w:color="auto" w:fill="FFFFFF"/>
        </w:rPr>
        <w:t>james.train_encoded</w:t>
      </w:r>
      <w:proofErr w:type="spellEnd"/>
      <w:r w:rsidRPr="00822E5B">
        <w:rPr>
          <w:rFonts w:asciiTheme="minorHAnsi" w:hAnsiTheme="minorHAnsi" w:cstheme="minorHAnsi"/>
          <w:color w:val="000000"/>
          <w:sz w:val="22"/>
          <w:szCs w:val="22"/>
          <w:shd w:val="clear" w:color="auto" w:fill="FFFFFF"/>
        </w:rPr>
        <w:t>;</w:t>
      </w:r>
    </w:p>
    <w:p w14:paraId="3041DFE3"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822E5B">
        <w:rPr>
          <w:rFonts w:asciiTheme="minorHAnsi" w:hAnsiTheme="minorHAnsi" w:cstheme="minorHAnsi"/>
          <w:b/>
          <w:bCs/>
          <w:color w:val="000080"/>
          <w:sz w:val="22"/>
          <w:szCs w:val="22"/>
          <w:shd w:val="clear" w:color="auto" w:fill="FFFFFF"/>
        </w:rPr>
        <w:t>RUN</w:t>
      </w:r>
      <w:r w:rsidRPr="00822E5B">
        <w:rPr>
          <w:rFonts w:asciiTheme="minorHAnsi" w:hAnsiTheme="minorHAnsi" w:cstheme="minorHAnsi"/>
          <w:color w:val="000000"/>
          <w:sz w:val="22"/>
          <w:szCs w:val="22"/>
          <w:shd w:val="clear" w:color="auto" w:fill="FFFFFF"/>
        </w:rPr>
        <w:t>;</w:t>
      </w:r>
    </w:p>
    <w:p w14:paraId="6A36C2CE"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p>
    <w:p w14:paraId="51DC53A5"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822E5B">
        <w:rPr>
          <w:rFonts w:asciiTheme="minorHAnsi" w:hAnsiTheme="minorHAnsi" w:cstheme="minorHAnsi"/>
          <w:b/>
          <w:bCs/>
          <w:color w:val="000080"/>
          <w:sz w:val="22"/>
          <w:szCs w:val="22"/>
          <w:shd w:val="clear" w:color="auto" w:fill="FFFFFF"/>
        </w:rPr>
        <w:t>DATA</w:t>
      </w:r>
      <w:r w:rsidRPr="00822E5B">
        <w:rPr>
          <w:rFonts w:asciiTheme="minorHAnsi" w:hAnsiTheme="minorHAnsi" w:cstheme="minorHAnsi"/>
          <w:color w:val="000000"/>
          <w:sz w:val="22"/>
          <w:szCs w:val="22"/>
          <w:shd w:val="clear" w:color="auto" w:fill="FFFFFF"/>
        </w:rPr>
        <w:t xml:space="preserve"> </w:t>
      </w:r>
      <w:proofErr w:type="spellStart"/>
      <w:r w:rsidRPr="00822E5B">
        <w:rPr>
          <w:rFonts w:asciiTheme="minorHAnsi" w:hAnsiTheme="minorHAnsi" w:cstheme="minorHAnsi"/>
          <w:color w:val="000000"/>
          <w:sz w:val="22"/>
          <w:szCs w:val="22"/>
          <w:shd w:val="clear" w:color="auto" w:fill="FFFFFF"/>
        </w:rPr>
        <w:t>oot_encoded</w:t>
      </w:r>
      <w:proofErr w:type="spellEnd"/>
      <w:r w:rsidRPr="00822E5B">
        <w:rPr>
          <w:rFonts w:asciiTheme="minorHAnsi" w:hAnsiTheme="minorHAnsi" w:cstheme="minorHAnsi"/>
          <w:color w:val="000000"/>
          <w:sz w:val="22"/>
          <w:szCs w:val="22"/>
          <w:shd w:val="clear" w:color="auto" w:fill="FFFFFF"/>
        </w:rPr>
        <w:t>;</w:t>
      </w:r>
    </w:p>
    <w:p w14:paraId="0C81AF9F"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color w:val="0000FF"/>
          <w:sz w:val="22"/>
          <w:szCs w:val="22"/>
          <w:shd w:val="clear" w:color="auto" w:fill="FFFFFF"/>
        </w:rPr>
        <w:t>SET</w:t>
      </w:r>
      <w:r w:rsidRPr="00822E5B">
        <w:rPr>
          <w:rFonts w:asciiTheme="minorHAnsi" w:hAnsiTheme="minorHAnsi" w:cstheme="minorHAnsi"/>
          <w:color w:val="000000"/>
          <w:sz w:val="22"/>
          <w:szCs w:val="22"/>
          <w:shd w:val="clear" w:color="auto" w:fill="FFFFFF"/>
        </w:rPr>
        <w:t xml:space="preserve"> </w:t>
      </w:r>
      <w:proofErr w:type="spellStart"/>
      <w:r w:rsidRPr="00822E5B">
        <w:rPr>
          <w:rFonts w:asciiTheme="minorHAnsi" w:hAnsiTheme="minorHAnsi" w:cstheme="minorHAnsi"/>
          <w:color w:val="000000"/>
          <w:sz w:val="22"/>
          <w:szCs w:val="22"/>
          <w:shd w:val="clear" w:color="auto" w:fill="FFFFFF"/>
        </w:rPr>
        <w:t>james.oot_encoded</w:t>
      </w:r>
      <w:proofErr w:type="spellEnd"/>
      <w:r w:rsidRPr="00822E5B">
        <w:rPr>
          <w:rFonts w:asciiTheme="minorHAnsi" w:hAnsiTheme="minorHAnsi" w:cstheme="minorHAnsi"/>
          <w:color w:val="000000"/>
          <w:sz w:val="22"/>
          <w:szCs w:val="22"/>
          <w:shd w:val="clear" w:color="auto" w:fill="FFFFFF"/>
        </w:rPr>
        <w:t>;</w:t>
      </w:r>
    </w:p>
    <w:p w14:paraId="663B0F98"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822E5B">
        <w:rPr>
          <w:rFonts w:asciiTheme="minorHAnsi" w:hAnsiTheme="minorHAnsi" w:cstheme="minorHAnsi"/>
          <w:b/>
          <w:bCs/>
          <w:color w:val="000080"/>
          <w:sz w:val="22"/>
          <w:szCs w:val="22"/>
          <w:shd w:val="clear" w:color="auto" w:fill="FFFFFF"/>
        </w:rPr>
        <w:t>RUN</w:t>
      </w:r>
      <w:r w:rsidRPr="00822E5B">
        <w:rPr>
          <w:rFonts w:asciiTheme="minorHAnsi" w:hAnsiTheme="minorHAnsi" w:cstheme="minorHAnsi"/>
          <w:color w:val="000000"/>
          <w:sz w:val="22"/>
          <w:szCs w:val="22"/>
          <w:shd w:val="clear" w:color="auto" w:fill="FFFFFF"/>
        </w:rPr>
        <w:t>;</w:t>
      </w:r>
    </w:p>
    <w:p w14:paraId="02D23A33"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p>
    <w:p w14:paraId="560F734B"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822E5B">
        <w:rPr>
          <w:rFonts w:asciiTheme="minorHAnsi" w:hAnsiTheme="minorHAnsi" w:cstheme="minorHAnsi"/>
          <w:color w:val="0000FF"/>
          <w:sz w:val="22"/>
          <w:szCs w:val="22"/>
          <w:shd w:val="clear" w:color="auto" w:fill="FFFFFF"/>
        </w:rPr>
        <w:t>%let</w:t>
      </w:r>
      <w:r w:rsidRPr="00822E5B">
        <w:rPr>
          <w:rFonts w:asciiTheme="minorHAnsi" w:hAnsiTheme="minorHAnsi" w:cstheme="minorHAnsi"/>
          <w:color w:val="000000"/>
          <w:sz w:val="22"/>
          <w:szCs w:val="22"/>
          <w:shd w:val="clear" w:color="auto" w:fill="FFFFFF"/>
        </w:rPr>
        <w:t xml:space="preserve"> target = bad;</w:t>
      </w:r>
    </w:p>
    <w:p w14:paraId="29C6EA01"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p>
    <w:p w14:paraId="4F0BE61B"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822E5B">
        <w:rPr>
          <w:rFonts w:asciiTheme="minorHAnsi" w:hAnsiTheme="minorHAnsi" w:cstheme="minorHAnsi"/>
          <w:color w:val="008000"/>
          <w:sz w:val="22"/>
          <w:szCs w:val="22"/>
          <w:shd w:val="clear" w:color="auto" w:fill="FFFFFF"/>
        </w:rPr>
        <w:t>/* Define the variables to exclude to avoid the dummy variable trap */</w:t>
      </w:r>
    </w:p>
    <w:p w14:paraId="16876710"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822E5B">
        <w:rPr>
          <w:rFonts w:asciiTheme="minorHAnsi" w:hAnsiTheme="minorHAnsi" w:cstheme="minorHAnsi"/>
          <w:color w:val="0000FF"/>
          <w:sz w:val="22"/>
          <w:szCs w:val="22"/>
          <w:shd w:val="clear" w:color="auto" w:fill="FFFFFF"/>
        </w:rPr>
        <w:t>%LET</w:t>
      </w:r>
      <w:r w:rsidRPr="00822E5B">
        <w:rPr>
          <w:rFonts w:asciiTheme="minorHAnsi" w:hAnsiTheme="minorHAnsi" w:cstheme="minorHAnsi"/>
          <w:color w:val="000000"/>
          <w:sz w:val="22"/>
          <w:szCs w:val="22"/>
          <w:shd w:val="clear" w:color="auto" w:fill="FFFFFF"/>
        </w:rPr>
        <w:t xml:space="preserve"> </w:t>
      </w:r>
      <w:proofErr w:type="spellStart"/>
      <w:r w:rsidRPr="00822E5B">
        <w:rPr>
          <w:rFonts w:asciiTheme="minorHAnsi" w:hAnsiTheme="minorHAnsi" w:cstheme="minorHAnsi"/>
          <w:color w:val="000000"/>
          <w:sz w:val="22"/>
          <w:szCs w:val="22"/>
          <w:shd w:val="clear" w:color="auto" w:fill="FFFFFF"/>
        </w:rPr>
        <w:t>excluded_variables</w:t>
      </w:r>
      <w:proofErr w:type="spellEnd"/>
      <w:r w:rsidRPr="00822E5B">
        <w:rPr>
          <w:rFonts w:asciiTheme="minorHAnsi" w:hAnsiTheme="minorHAnsi" w:cstheme="minorHAnsi"/>
          <w:color w:val="000000"/>
          <w:sz w:val="22"/>
          <w:szCs w:val="22"/>
          <w:shd w:val="clear" w:color="auto" w:fill="FFFFFF"/>
        </w:rPr>
        <w:t xml:space="preserve"> = id bad emp_length_3years term_36months </w:t>
      </w:r>
      <w:proofErr w:type="spellStart"/>
      <w:r w:rsidRPr="00822E5B">
        <w:rPr>
          <w:rFonts w:asciiTheme="minorHAnsi" w:hAnsiTheme="minorHAnsi" w:cstheme="minorHAnsi"/>
          <w:color w:val="000000"/>
          <w:sz w:val="22"/>
          <w:szCs w:val="22"/>
          <w:shd w:val="clear" w:color="auto" w:fill="FFFFFF"/>
        </w:rPr>
        <w:t>grade_g</w:t>
      </w:r>
      <w:proofErr w:type="spellEnd"/>
      <w:r w:rsidRPr="00822E5B">
        <w:rPr>
          <w:rFonts w:asciiTheme="minorHAnsi" w:hAnsiTheme="minorHAnsi" w:cstheme="minorHAnsi"/>
          <w:color w:val="000000"/>
          <w:sz w:val="22"/>
          <w:szCs w:val="22"/>
          <w:shd w:val="clear" w:color="auto" w:fill="FFFFFF"/>
        </w:rPr>
        <w:t xml:space="preserve"> sub_grade_b4 </w:t>
      </w:r>
    </w:p>
    <w:p w14:paraId="63898EB4"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proofErr w:type="spellStart"/>
      <w:r w:rsidRPr="00822E5B">
        <w:rPr>
          <w:rFonts w:asciiTheme="minorHAnsi" w:hAnsiTheme="minorHAnsi" w:cstheme="minorHAnsi"/>
          <w:color w:val="000000"/>
          <w:sz w:val="22"/>
          <w:szCs w:val="22"/>
          <w:shd w:val="clear" w:color="auto" w:fill="FFFFFF"/>
        </w:rPr>
        <w:t>verification_status_sourceverifi</w:t>
      </w:r>
      <w:proofErr w:type="spellEnd"/>
      <w:r w:rsidRPr="00822E5B">
        <w:rPr>
          <w:rFonts w:asciiTheme="minorHAnsi" w:hAnsiTheme="minorHAnsi" w:cstheme="minorHAnsi"/>
          <w:color w:val="000000"/>
          <w:sz w:val="22"/>
          <w:szCs w:val="22"/>
          <w:shd w:val="clear" w:color="auto" w:fill="FFFFFF"/>
        </w:rPr>
        <w:t xml:space="preserve"> </w:t>
      </w:r>
      <w:proofErr w:type="spellStart"/>
      <w:r w:rsidRPr="00822E5B">
        <w:rPr>
          <w:rFonts w:asciiTheme="minorHAnsi" w:hAnsiTheme="minorHAnsi" w:cstheme="minorHAnsi"/>
          <w:color w:val="000000"/>
          <w:sz w:val="22"/>
          <w:szCs w:val="22"/>
          <w:shd w:val="clear" w:color="auto" w:fill="FFFFFF"/>
        </w:rPr>
        <w:t>purpose_home_improvement</w:t>
      </w:r>
      <w:proofErr w:type="spellEnd"/>
      <w:r w:rsidRPr="00822E5B">
        <w:rPr>
          <w:rFonts w:asciiTheme="minorHAnsi" w:hAnsiTheme="minorHAnsi" w:cstheme="minorHAnsi"/>
          <w:color w:val="000000"/>
          <w:sz w:val="22"/>
          <w:szCs w:val="22"/>
          <w:shd w:val="clear" w:color="auto" w:fill="FFFFFF"/>
        </w:rPr>
        <w:t xml:space="preserve"> </w:t>
      </w:r>
      <w:proofErr w:type="spellStart"/>
      <w:r w:rsidRPr="00822E5B">
        <w:rPr>
          <w:rFonts w:asciiTheme="minorHAnsi" w:hAnsiTheme="minorHAnsi" w:cstheme="minorHAnsi"/>
          <w:color w:val="000000"/>
          <w:sz w:val="22"/>
          <w:szCs w:val="22"/>
          <w:shd w:val="clear" w:color="auto" w:fill="FFFFFF"/>
        </w:rPr>
        <w:t>home_ownership_rent</w:t>
      </w:r>
      <w:proofErr w:type="spellEnd"/>
      <w:r w:rsidRPr="00822E5B">
        <w:rPr>
          <w:rFonts w:asciiTheme="minorHAnsi" w:hAnsiTheme="minorHAnsi" w:cstheme="minorHAnsi"/>
          <w:color w:val="000000"/>
          <w:sz w:val="22"/>
          <w:szCs w:val="22"/>
          <w:shd w:val="clear" w:color="auto" w:fill="FFFFFF"/>
        </w:rPr>
        <w:t xml:space="preserve"> </w:t>
      </w:r>
      <w:proofErr w:type="spellStart"/>
      <w:r w:rsidRPr="00822E5B">
        <w:rPr>
          <w:rFonts w:asciiTheme="minorHAnsi" w:hAnsiTheme="minorHAnsi" w:cstheme="minorHAnsi"/>
          <w:color w:val="000000"/>
          <w:sz w:val="22"/>
          <w:szCs w:val="22"/>
          <w:shd w:val="clear" w:color="auto" w:fill="FFFFFF"/>
        </w:rPr>
        <w:t>application_type_jointapp</w:t>
      </w:r>
      <w:proofErr w:type="spellEnd"/>
      <w:r w:rsidRPr="00822E5B">
        <w:rPr>
          <w:rFonts w:asciiTheme="minorHAnsi" w:hAnsiTheme="minorHAnsi" w:cstheme="minorHAnsi"/>
          <w:color w:val="000000"/>
          <w:sz w:val="22"/>
          <w:szCs w:val="22"/>
          <w:shd w:val="clear" w:color="auto" w:fill="FFFFFF"/>
        </w:rPr>
        <w:t>;</w:t>
      </w:r>
    </w:p>
    <w:p w14:paraId="2F346A94"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p>
    <w:p w14:paraId="08E98BC8"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822E5B">
        <w:rPr>
          <w:rFonts w:asciiTheme="minorHAnsi" w:hAnsiTheme="minorHAnsi" w:cstheme="minorHAnsi"/>
          <w:color w:val="008000"/>
          <w:sz w:val="22"/>
          <w:szCs w:val="22"/>
          <w:shd w:val="clear" w:color="auto" w:fill="FFFFFF"/>
        </w:rPr>
        <w:t>/* Create global variable for predictors */</w:t>
      </w:r>
    </w:p>
    <w:p w14:paraId="02A42D3C"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822E5B">
        <w:rPr>
          <w:rFonts w:asciiTheme="minorHAnsi" w:hAnsiTheme="minorHAnsi" w:cstheme="minorHAnsi"/>
          <w:b/>
          <w:bCs/>
          <w:color w:val="000080"/>
          <w:sz w:val="22"/>
          <w:szCs w:val="22"/>
          <w:shd w:val="clear" w:color="auto" w:fill="FFFFFF"/>
        </w:rPr>
        <w:t>PROC</w:t>
      </w:r>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b/>
          <w:bCs/>
          <w:color w:val="000080"/>
          <w:sz w:val="22"/>
          <w:szCs w:val="22"/>
          <w:shd w:val="clear" w:color="auto" w:fill="FFFFFF"/>
        </w:rPr>
        <w:t>CONTENTS</w:t>
      </w:r>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color w:val="0000FF"/>
          <w:sz w:val="22"/>
          <w:szCs w:val="22"/>
          <w:shd w:val="clear" w:color="auto" w:fill="FFFFFF"/>
        </w:rPr>
        <w:t>NOPRINT</w:t>
      </w:r>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color w:val="0000FF"/>
          <w:sz w:val="22"/>
          <w:szCs w:val="22"/>
          <w:shd w:val="clear" w:color="auto" w:fill="FFFFFF"/>
        </w:rPr>
        <w:t>DATA</w:t>
      </w:r>
      <w:r w:rsidRPr="00822E5B">
        <w:rPr>
          <w:rFonts w:asciiTheme="minorHAnsi" w:hAnsiTheme="minorHAnsi" w:cstheme="minorHAnsi"/>
          <w:color w:val="000000"/>
          <w:sz w:val="22"/>
          <w:szCs w:val="22"/>
          <w:shd w:val="clear" w:color="auto" w:fill="FFFFFF"/>
        </w:rPr>
        <w:t xml:space="preserve"> = </w:t>
      </w:r>
      <w:proofErr w:type="spellStart"/>
      <w:r w:rsidRPr="00822E5B">
        <w:rPr>
          <w:rFonts w:asciiTheme="minorHAnsi" w:hAnsiTheme="minorHAnsi" w:cstheme="minorHAnsi"/>
          <w:color w:val="000000"/>
          <w:sz w:val="22"/>
          <w:szCs w:val="22"/>
          <w:shd w:val="clear" w:color="auto" w:fill="FFFFFF"/>
        </w:rPr>
        <w:t>train_encoded</w:t>
      </w:r>
      <w:proofErr w:type="spellEnd"/>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color w:val="0000FF"/>
          <w:sz w:val="22"/>
          <w:szCs w:val="22"/>
          <w:shd w:val="clear" w:color="auto" w:fill="FFFFFF"/>
        </w:rPr>
        <w:t>DROP</w:t>
      </w:r>
      <w:r w:rsidRPr="00822E5B">
        <w:rPr>
          <w:rFonts w:asciiTheme="minorHAnsi" w:hAnsiTheme="minorHAnsi" w:cstheme="minorHAnsi"/>
          <w:color w:val="000000"/>
          <w:sz w:val="22"/>
          <w:szCs w:val="22"/>
          <w:shd w:val="clear" w:color="auto" w:fill="FFFFFF"/>
        </w:rPr>
        <w:t>= id &amp;</w:t>
      </w:r>
      <w:r w:rsidRPr="00822E5B">
        <w:rPr>
          <w:rFonts w:asciiTheme="minorHAnsi" w:hAnsiTheme="minorHAnsi" w:cstheme="minorHAnsi"/>
          <w:color w:val="008080"/>
          <w:sz w:val="22"/>
          <w:szCs w:val="22"/>
          <w:shd w:val="clear" w:color="auto" w:fill="FFFFFF"/>
        </w:rPr>
        <w:t>target.</w:t>
      </w:r>
      <w:r w:rsidRPr="00822E5B">
        <w:rPr>
          <w:rFonts w:asciiTheme="minorHAnsi" w:hAnsiTheme="minorHAnsi" w:cstheme="minorHAnsi"/>
          <w:color w:val="000000"/>
          <w:sz w:val="22"/>
          <w:szCs w:val="22"/>
          <w:shd w:val="clear" w:color="auto" w:fill="FFFFFF"/>
        </w:rPr>
        <w:t xml:space="preserve"> &amp;</w:t>
      </w:r>
      <w:proofErr w:type="spellStart"/>
      <w:r w:rsidRPr="00822E5B">
        <w:rPr>
          <w:rFonts w:asciiTheme="minorHAnsi" w:hAnsiTheme="minorHAnsi" w:cstheme="minorHAnsi"/>
          <w:color w:val="008080"/>
          <w:sz w:val="22"/>
          <w:szCs w:val="22"/>
          <w:shd w:val="clear" w:color="auto" w:fill="FFFFFF"/>
        </w:rPr>
        <w:t>excluded_variables</w:t>
      </w:r>
      <w:proofErr w:type="spellEnd"/>
      <w:r w:rsidRPr="00822E5B">
        <w:rPr>
          <w:rFonts w:asciiTheme="minorHAnsi" w:hAnsiTheme="minorHAnsi" w:cstheme="minorHAnsi"/>
          <w:color w:val="008080"/>
          <w:sz w:val="22"/>
          <w:szCs w:val="22"/>
          <w:shd w:val="clear" w:color="auto" w:fill="FFFFFF"/>
        </w:rPr>
        <w:t>.</w:t>
      </w:r>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color w:val="0000FF"/>
          <w:sz w:val="22"/>
          <w:szCs w:val="22"/>
          <w:shd w:val="clear" w:color="auto" w:fill="FFFFFF"/>
        </w:rPr>
        <w:t>OUT</w:t>
      </w:r>
      <w:r w:rsidRPr="00822E5B">
        <w:rPr>
          <w:rFonts w:asciiTheme="minorHAnsi" w:hAnsiTheme="minorHAnsi" w:cstheme="minorHAnsi"/>
          <w:color w:val="000000"/>
          <w:sz w:val="22"/>
          <w:szCs w:val="22"/>
          <w:shd w:val="clear" w:color="auto" w:fill="FFFFFF"/>
        </w:rPr>
        <w:t xml:space="preserve"> = var (</w:t>
      </w:r>
      <w:r w:rsidRPr="00822E5B">
        <w:rPr>
          <w:rFonts w:asciiTheme="minorHAnsi" w:hAnsiTheme="minorHAnsi" w:cstheme="minorHAnsi"/>
          <w:color w:val="0000FF"/>
          <w:sz w:val="22"/>
          <w:szCs w:val="22"/>
          <w:shd w:val="clear" w:color="auto" w:fill="FFFFFF"/>
        </w:rPr>
        <w:t>KEEP</w:t>
      </w:r>
      <w:r w:rsidRPr="00822E5B">
        <w:rPr>
          <w:rFonts w:asciiTheme="minorHAnsi" w:hAnsiTheme="minorHAnsi" w:cstheme="minorHAnsi"/>
          <w:color w:val="000000"/>
          <w:sz w:val="22"/>
          <w:szCs w:val="22"/>
          <w:shd w:val="clear" w:color="auto" w:fill="FFFFFF"/>
        </w:rPr>
        <w:t xml:space="preserve"> = name); </w:t>
      </w:r>
      <w:r w:rsidRPr="00822E5B">
        <w:rPr>
          <w:rFonts w:asciiTheme="minorHAnsi" w:hAnsiTheme="minorHAnsi" w:cstheme="minorHAnsi"/>
          <w:b/>
          <w:bCs/>
          <w:color w:val="000080"/>
          <w:sz w:val="22"/>
          <w:szCs w:val="22"/>
          <w:shd w:val="clear" w:color="auto" w:fill="FFFFFF"/>
        </w:rPr>
        <w:t>RUN</w:t>
      </w:r>
      <w:r w:rsidRPr="00822E5B">
        <w:rPr>
          <w:rFonts w:asciiTheme="minorHAnsi" w:hAnsiTheme="minorHAnsi" w:cstheme="minorHAnsi"/>
          <w:color w:val="000000"/>
          <w:sz w:val="22"/>
          <w:szCs w:val="22"/>
          <w:shd w:val="clear" w:color="auto" w:fill="FFFFFF"/>
        </w:rPr>
        <w:t>;</w:t>
      </w:r>
    </w:p>
    <w:p w14:paraId="6F680566"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822E5B">
        <w:rPr>
          <w:rFonts w:asciiTheme="minorHAnsi" w:hAnsiTheme="minorHAnsi" w:cstheme="minorHAnsi"/>
          <w:b/>
          <w:bCs/>
          <w:color w:val="000080"/>
          <w:sz w:val="22"/>
          <w:szCs w:val="22"/>
          <w:shd w:val="clear" w:color="auto" w:fill="FFFFFF"/>
        </w:rPr>
        <w:t>PROC</w:t>
      </w:r>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b/>
          <w:bCs/>
          <w:color w:val="000080"/>
          <w:sz w:val="22"/>
          <w:szCs w:val="22"/>
          <w:shd w:val="clear" w:color="auto" w:fill="FFFFFF"/>
        </w:rPr>
        <w:t>SQL</w:t>
      </w:r>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color w:val="0000FF"/>
          <w:sz w:val="22"/>
          <w:szCs w:val="22"/>
          <w:shd w:val="clear" w:color="auto" w:fill="FFFFFF"/>
        </w:rPr>
        <w:t>NOPRINT</w:t>
      </w:r>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color w:val="0000FF"/>
          <w:sz w:val="22"/>
          <w:szCs w:val="22"/>
          <w:shd w:val="clear" w:color="auto" w:fill="FFFFFF"/>
        </w:rPr>
        <w:t>SELECT</w:t>
      </w:r>
      <w:r w:rsidRPr="00822E5B">
        <w:rPr>
          <w:rFonts w:asciiTheme="minorHAnsi" w:hAnsiTheme="minorHAnsi" w:cstheme="minorHAnsi"/>
          <w:color w:val="000000"/>
          <w:sz w:val="22"/>
          <w:szCs w:val="22"/>
          <w:shd w:val="clear" w:color="auto" w:fill="FFFFFF"/>
        </w:rPr>
        <w:t xml:space="preserve"> name </w:t>
      </w:r>
      <w:proofErr w:type="spellStart"/>
      <w:r w:rsidRPr="00822E5B">
        <w:rPr>
          <w:rFonts w:asciiTheme="minorHAnsi" w:hAnsiTheme="minorHAnsi" w:cstheme="minorHAnsi"/>
          <w:color w:val="0000FF"/>
          <w:sz w:val="22"/>
          <w:szCs w:val="22"/>
          <w:shd w:val="clear" w:color="auto" w:fill="FFFFFF"/>
        </w:rPr>
        <w:t>INTO</w:t>
      </w:r>
      <w:r w:rsidRPr="00822E5B">
        <w:rPr>
          <w:rFonts w:asciiTheme="minorHAnsi" w:hAnsiTheme="minorHAnsi" w:cstheme="minorHAnsi"/>
          <w:color w:val="000000"/>
          <w:sz w:val="22"/>
          <w:szCs w:val="22"/>
          <w:shd w:val="clear" w:color="auto" w:fill="FFFFFF"/>
        </w:rPr>
        <w:t>:predictors</w:t>
      </w:r>
      <w:proofErr w:type="spellEnd"/>
      <w:r w:rsidRPr="00822E5B">
        <w:rPr>
          <w:rFonts w:asciiTheme="minorHAnsi" w:hAnsiTheme="minorHAnsi" w:cstheme="minorHAnsi"/>
          <w:color w:val="000000"/>
          <w:sz w:val="22"/>
          <w:szCs w:val="22"/>
          <w:shd w:val="clear" w:color="auto" w:fill="FFFFFF"/>
        </w:rPr>
        <w:t xml:space="preserve"> SEPARATED BY </w:t>
      </w:r>
      <w:r w:rsidRPr="00822E5B">
        <w:rPr>
          <w:rFonts w:asciiTheme="minorHAnsi" w:hAnsiTheme="minorHAnsi" w:cstheme="minorHAnsi"/>
          <w:color w:val="800080"/>
          <w:sz w:val="22"/>
          <w:szCs w:val="22"/>
          <w:shd w:val="clear" w:color="auto" w:fill="FFFFFF"/>
        </w:rPr>
        <w:t>" "</w:t>
      </w:r>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color w:val="0000FF"/>
          <w:sz w:val="22"/>
          <w:szCs w:val="22"/>
          <w:shd w:val="clear" w:color="auto" w:fill="FFFFFF"/>
        </w:rPr>
        <w:t>FROM</w:t>
      </w:r>
      <w:r w:rsidRPr="00822E5B">
        <w:rPr>
          <w:rFonts w:asciiTheme="minorHAnsi" w:hAnsiTheme="minorHAnsi" w:cstheme="minorHAnsi"/>
          <w:color w:val="000000"/>
          <w:sz w:val="22"/>
          <w:szCs w:val="22"/>
          <w:shd w:val="clear" w:color="auto" w:fill="FFFFFF"/>
        </w:rPr>
        <w:t xml:space="preserve"> var; </w:t>
      </w:r>
      <w:r w:rsidRPr="00822E5B">
        <w:rPr>
          <w:rFonts w:asciiTheme="minorHAnsi" w:hAnsiTheme="minorHAnsi" w:cstheme="minorHAnsi"/>
          <w:b/>
          <w:bCs/>
          <w:color w:val="000080"/>
          <w:sz w:val="22"/>
          <w:szCs w:val="22"/>
          <w:shd w:val="clear" w:color="auto" w:fill="FFFFFF"/>
        </w:rPr>
        <w:t>QUIT</w:t>
      </w:r>
      <w:r w:rsidRPr="00822E5B">
        <w:rPr>
          <w:rFonts w:asciiTheme="minorHAnsi" w:hAnsiTheme="minorHAnsi" w:cstheme="minorHAnsi"/>
          <w:color w:val="000000"/>
          <w:sz w:val="22"/>
          <w:szCs w:val="22"/>
          <w:shd w:val="clear" w:color="auto" w:fill="FFFFFF"/>
        </w:rPr>
        <w:t>;</w:t>
      </w:r>
    </w:p>
    <w:p w14:paraId="04A41984"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822E5B">
        <w:rPr>
          <w:rFonts w:asciiTheme="minorHAnsi" w:hAnsiTheme="minorHAnsi" w:cstheme="minorHAnsi"/>
          <w:color w:val="0000FF"/>
          <w:sz w:val="22"/>
          <w:szCs w:val="22"/>
          <w:shd w:val="clear" w:color="auto" w:fill="FFFFFF"/>
        </w:rPr>
        <w:t>%PUT</w:t>
      </w:r>
      <w:r w:rsidRPr="00822E5B">
        <w:rPr>
          <w:rFonts w:asciiTheme="minorHAnsi" w:hAnsiTheme="minorHAnsi" w:cstheme="minorHAnsi"/>
          <w:color w:val="000000"/>
          <w:sz w:val="22"/>
          <w:szCs w:val="22"/>
          <w:shd w:val="clear" w:color="auto" w:fill="FFFFFF"/>
        </w:rPr>
        <w:t xml:space="preserve"> &amp;predictors; </w:t>
      </w:r>
      <w:r w:rsidRPr="00822E5B">
        <w:rPr>
          <w:rFonts w:asciiTheme="minorHAnsi" w:hAnsiTheme="minorHAnsi" w:cstheme="minorHAnsi"/>
          <w:b/>
          <w:bCs/>
          <w:color w:val="000080"/>
          <w:sz w:val="22"/>
          <w:szCs w:val="22"/>
          <w:shd w:val="clear" w:color="auto" w:fill="FFFFFF"/>
        </w:rPr>
        <w:t>RUN</w:t>
      </w:r>
      <w:r w:rsidRPr="00822E5B">
        <w:rPr>
          <w:rFonts w:asciiTheme="minorHAnsi" w:hAnsiTheme="minorHAnsi" w:cstheme="minorHAnsi"/>
          <w:color w:val="000000"/>
          <w:sz w:val="22"/>
          <w:szCs w:val="22"/>
          <w:shd w:val="clear" w:color="auto" w:fill="FFFFFF"/>
        </w:rPr>
        <w:t>;</w:t>
      </w:r>
    </w:p>
    <w:p w14:paraId="26737FF2"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p>
    <w:p w14:paraId="38003A16"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822E5B">
        <w:rPr>
          <w:rFonts w:asciiTheme="minorHAnsi" w:hAnsiTheme="minorHAnsi" w:cstheme="minorHAnsi"/>
          <w:color w:val="008000"/>
          <w:sz w:val="22"/>
          <w:szCs w:val="22"/>
          <w:shd w:val="clear" w:color="auto" w:fill="FFFFFF"/>
        </w:rPr>
        <w:t>/*Fit regression model and calculate VIF values*/</w:t>
      </w:r>
    </w:p>
    <w:p w14:paraId="7BC1294B"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822E5B">
        <w:rPr>
          <w:rFonts w:asciiTheme="minorHAnsi" w:hAnsiTheme="minorHAnsi" w:cstheme="minorHAnsi"/>
          <w:b/>
          <w:bCs/>
          <w:color w:val="000080"/>
          <w:sz w:val="22"/>
          <w:szCs w:val="22"/>
          <w:shd w:val="clear" w:color="auto" w:fill="FFFFFF"/>
        </w:rPr>
        <w:t>PROC</w:t>
      </w:r>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b/>
          <w:bCs/>
          <w:color w:val="000080"/>
          <w:sz w:val="22"/>
          <w:szCs w:val="22"/>
          <w:shd w:val="clear" w:color="auto" w:fill="FFFFFF"/>
        </w:rPr>
        <w:t>REG</w:t>
      </w:r>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color w:val="0000FF"/>
          <w:sz w:val="22"/>
          <w:szCs w:val="22"/>
          <w:shd w:val="clear" w:color="auto" w:fill="FFFFFF"/>
        </w:rPr>
        <w:t>DATA</w:t>
      </w:r>
      <w:r w:rsidRPr="00822E5B">
        <w:rPr>
          <w:rFonts w:asciiTheme="minorHAnsi" w:hAnsiTheme="minorHAnsi" w:cstheme="minorHAnsi"/>
          <w:color w:val="000000"/>
          <w:sz w:val="22"/>
          <w:szCs w:val="22"/>
          <w:shd w:val="clear" w:color="auto" w:fill="FFFFFF"/>
        </w:rPr>
        <w:t>=</w:t>
      </w:r>
      <w:proofErr w:type="spellStart"/>
      <w:r w:rsidRPr="00822E5B">
        <w:rPr>
          <w:rFonts w:asciiTheme="minorHAnsi" w:hAnsiTheme="minorHAnsi" w:cstheme="minorHAnsi"/>
          <w:color w:val="000000"/>
          <w:sz w:val="22"/>
          <w:szCs w:val="22"/>
          <w:shd w:val="clear" w:color="auto" w:fill="FFFFFF"/>
        </w:rPr>
        <w:t>train_encoded</w:t>
      </w:r>
      <w:proofErr w:type="spellEnd"/>
      <w:r w:rsidRPr="00822E5B">
        <w:rPr>
          <w:rFonts w:asciiTheme="minorHAnsi" w:hAnsiTheme="minorHAnsi" w:cstheme="minorHAnsi"/>
          <w:color w:val="000000"/>
          <w:sz w:val="22"/>
          <w:szCs w:val="22"/>
          <w:shd w:val="clear" w:color="auto" w:fill="FFFFFF"/>
        </w:rPr>
        <w:t xml:space="preserve"> ;</w:t>
      </w:r>
    </w:p>
    <w:p w14:paraId="3C5A1124"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color w:val="0000FF"/>
          <w:sz w:val="22"/>
          <w:szCs w:val="22"/>
          <w:shd w:val="clear" w:color="auto" w:fill="FFFFFF"/>
        </w:rPr>
        <w:t>MODEL</w:t>
      </w:r>
      <w:r w:rsidRPr="00822E5B">
        <w:rPr>
          <w:rFonts w:asciiTheme="minorHAnsi" w:hAnsiTheme="minorHAnsi" w:cstheme="minorHAnsi"/>
          <w:color w:val="000000"/>
          <w:sz w:val="22"/>
          <w:szCs w:val="22"/>
          <w:shd w:val="clear" w:color="auto" w:fill="FFFFFF"/>
        </w:rPr>
        <w:t xml:space="preserve"> &amp;</w:t>
      </w:r>
      <w:r w:rsidRPr="00822E5B">
        <w:rPr>
          <w:rFonts w:asciiTheme="minorHAnsi" w:hAnsiTheme="minorHAnsi" w:cstheme="minorHAnsi"/>
          <w:color w:val="008080"/>
          <w:sz w:val="22"/>
          <w:szCs w:val="22"/>
          <w:shd w:val="clear" w:color="auto" w:fill="FFFFFF"/>
        </w:rPr>
        <w:t>target.</w:t>
      </w:r>
      <w:r w:rsidRPr="00822E5B">
        <w:rPr>
          <w:rFonts w:asciiTheme="minorHAnsi" w:hAnsiTheme="minorHAnsi" w:cstheme="minorHAnsi"/>
          <w:color w:val="000000"/>
          <w:sz w:val="22"/>
          <w:szCs w:val="22"/>
          <w:shd w:val="clear" w:color="auto" w:fill="FFFFFF"/>
        </w:rPr>
        <w:t xml:space="preserve"> = &amp;</w:t>
      </w:r>
      <w:r w:rsidRPr="00822E5B">
        <w:rPr>
          <w:rFonts w:asciiTheme="minorHAnsi" w:hAnsiTheme="minorHAnsi" w:cstheme="minorHAnsi"/>
          <w:color w:val="008080"/>
          <w:sz w:val="22"/>
          <w:szCs w:val="22"/>
          <w:shd w:val="clear" w:color="auto" w:fill="FFFFFF"/>
        </w:rPr>
        <w:t>predictors.</w:t>
      </w:r>
      <w:r w:rsidRPr="00822E5B">
        <w:rPr>
          <w:rFonts w:asciiTheme="minorHAnsi" w:hAnsiTheme="minorHAnsi" w:cstheme="minorHAnsi"/>
          <w:color w:val="000000"/>
          <w:sz w:val="22"/>
          <w:szCs w:val="22"/>
          <w:shd w:val="clear" w:color="auto" w:fill="FFFFFF"/>
        </w:rPr>
        <w:t xml:space="preserve"> / </w:t>
      </w:r>
      <w:r w:rsidRPr="00822E5B">
        <w:rPr>
          <w:rFonts w:asciiTheme="minorHAnsi" w:hAnsiTheme="minorHAnsi" w:cstheme="minorHAnsi"/>
          <w:color w:val="0000FF"/>
          <w:sz w:val="22"/>
          <w:szCs w:val="22"/>
          <w:shd w:val="clear" w:color="auto" w:fill="FFFFFF"/>
        </w:rPr>
        <w:t>VIF</w:t>
      </w:r>
      <w:r w:rsidRPr="00822E5B">
        <w:rPr>
          <w:rFonts w:asciiTheme="minorHAnsi" w:hAnsiTheme="minorHAnsi" w:cstheme="minorHAnsi"/>
          <w:color w:val="000000"/>
          <w:sz w:val="22"/>
          <w:szCs w:val="22"/>
          <w:shd w:val="clear" w:color="auto" w:fill="FFFFFF"/>
        </w:rPr>
        <w:t>;</w:t>
      </w:r>
    </w:p>
    <w:p w14:paraId="66506552"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822E5B">
        <w:rPr>
          <w:rFonts w:asciiTheme="minorHAnsi" w:hAnsiTheme="minorHAnsi" w:cstheme="minorHAnsi"/>
          <w:b/>
          <w:bCs/>
          <w:color w:val="000080"/>
          <w:sz w:val="22"/>
          <w:szCs w:val="22"/>
          <w:shd w:val="clear" w:color="auto" w:fill="FFFFFF"/>
        </w:rPr>
        <w:t>RUN</w:t>
      </w:r>
      <w:r w:rsidRPr="00822E5B">
        <w:rPr>
          <w:rFonts w:asciiTheme="minorHAnsi" w:hAnsiTheme="minorHAnsi" w:cstheme="minorHAnsi"/>
          <w:color w:val="000000"/>
          <w:sz w:val="22"/>
          <w:szCs w:val="22"/>
          <w:shd w:val="clear" w:color="auto" w:fill="FFFFFF"/>
        </w:rPr>
        <w:t>;</w:t>
      </w:r>
    </w:p>
    <w:p w14:paraId="354BF36D"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p>
    <w:p w14:paraId="3DC66102"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822E5B">
        <w:rPr>
          <w:rFonts w:asciiTheme="minorHAnsi" w:hAnsiTheme="minorHAnsi" w:cstheme="minorHAnsi"/>
          <w:color w:val="0000FF"/>
          <w:sz w:val="22"/>
          <w:szCs w:val="22"/>
          <w:shd w:val="clear" w:color="auto" w:fill="FFFFFF"/>
        </w:rPr>
        <w:t>%let</w:t>
      </w:r>
      <w:r w:rsidRPr="00822E5B">
        <w:rPr>
          <w:rFonts w:asciiTheme="minorHAnsi" w:hAnsiTheme="minorHAnsi" w:cstheme="minorHAnsi"/>
          <w:color w:val="000000"/>
          <w:sz w:val="22"/>
          <w:szCs w:val="22"/>
          <w:shd w:val="clear" w:color="auto" w:fill="FFFFFF"/>
        </w:rPr>
        <w:t xml:space="preserve"> </w:t>
      </w:r>
      <w:proofErr w:type="spellStart"/>
      <w:r w:rsidRPr="00822E5B">
        <w:rPr>
          <w:rFonts w:asciiTheme="minorHAnsi" w:hAnsiTheme="minorHAnsi" w:cstheme="minorHAnsi"/>
          <w:color w:val="000000"/>
          <w:sz w:val="22"/>
          <w:szCs w:val="22"/>
          <w:shd w:val="clear" w:color="auto" w:fill="FFFFFF"/>
        </w:rPr>
        <w:t>high_corr</w:t>
      </w:r>
      <w:proofErr w:type="spellEnd"/>
      <w:r w:rsidRPr="00822E5B">
        <w:rPr>
          <w:rFonts w:asciiTheme="minorHAnsi" w:hAnsiTheme="minorHAnsi" w:cstheme="minorHAnsi"/>
          <w:color w:val="000000"/>
          <w:sz w:val="22"/>
          <w:szCs w:val="22"/>
          <w:shd w:val="clear" w:color="auto" w:fill="FFFFFF"/>
        </w:rPr>
        <w:t xml:space="preserve"> = GRADE_B </w:t>
      </w:r>
      <w:proofErr w:type="spellStart"/>
      <w:r w:rsidRPr="00822E5B">
        <w:rPr>
          <w:rFonts w:asciiTheme="minorHAnsi" w:hAnsiTheme="minorHAnsi" w:cstheme="minorHAnsi"/>
          <w:color w:val="000000"/>
          <w:sz w:val="22"/>
          <w:szCs w:val="22"/>
          <w:shd w:val="clear" w:color="auto" w:fill="FFFFFF"/>
        </w:rPr>
        <w:t>int_rate</w:t>
      </w:r>
      <w:proofErr w:type="spellEnd"/>
      <w:r w:rsidRPr="00822E5B">
        <w:rPr>
          <w:rFonts w:asciiTheme="minorHAnsi" w:hAnsiTheme="minorHAnsi" w:cstheme="minorHAnsi"/>
          <w:color w:val="000000"/>
          <w:sz w:val="22"/>
          <w:szCs w:val="22"/>
          <w:shd w:val="clear" w:color="auto" w:fill="FFFFFF"/>
        </w:rPr>
        <w:t>;</w:t>
      </w:r>
    </w:p>
    <w:p w14:paraId="7E845D58"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p>
    <w:p w14:paraId="36FDEE15"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822E5B">
        <w:rPr>
          <w:rFonts w:asciiTheme="minorHAnsi" w:hAnsiTheme="minorHAnsi" w:cstheme="minorHAnsi"/>
          <w:color w:val="008000"/>
          <w:sz w:val="22"/>
          <w:szCs w:val="22"/>
          <w:shd w:val="clear" w:color="auto" w:fill="FFFFFF"/>
        </w:rPr>
        <w:t>/* Remove correlated variables and create final global variable for predictors */</w:t>
      </w:r>
    </w:p>
    <w:p w14:paraId="46A371DF"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822E5B">
        <w:rPr>
          <w:rFonts w:asciiTheme="minorHAnsi" w:hAnsiTheme="minorHAnsi" w:cstheme="minorHAnsi"/>
          <w:b/>
          <w:bCs/>
          <w:color w:val="000080"/>
          <w:sz w:val="22"/>
          <w:szCs w:val="22"/>
          <w:shd w:val="clear" w:color="auto" w:fill="FFFFFF"/>
        </w:rPr>
        <w:t>PROC</w:t>
      </w:r>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b/>
          <w:bCs/>
          <w:color w:val="000080"/>
          <w:sz w:val="22"/>
          <w:szCs w:val="22"/>
          <w:shd w:val="clear" w:color="auto" w:fill="FFFFFF"/>
        </w:rPr>
        <w:t>CONTENTS</w:t>
      </w:r>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color w:val="0000FF"/>
          <w:sz w:val="22"/>
          <w:szCs w:val="22"/>
          <w:shd w:val="clear" w:color="auto" w:fill="FFFFFF"/>
        </w:rPr>
        <w:t>NOPRINT</w:t>
      </w:r>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color w:val="0000FF"/>
          <w:sz w:val="22"/>
          <w:szCs w:val="22"/>
          <w:shd w:val="clear" w:color="auto" w:fill="FFFFFF"/>
        </w:rPr>
        <w:t>DATA</w:t>
      </w:r>
      <w:r w:rsidRPr="00822E5B">
        <w:rPr>
          <w:rFonts w:asciiTheme="minorHAnsi" w:hAnsiTheme="minorHAnsi" w:cstheme="minorHAnsi"/>
          <w:color w:val="000000"/>
          <w:sz w:val="22"/>
          <w:szCs w:val="22"/>
          <w:shd w:val="clear" w:color="auto" w:fill="FFFFFF"/>
        </w:rPr>
        <w:t xml:space="preserve"> = </w:t>
      </w:r>
      <w:proofErr w:type="spellStart"/>
      <w:r w:rsidRPr="00822E5B">
        <w:rPr>
          <w:rFonts w:asciiTheme="minorHAnsi" w:hAnsiTheme="minorHAnsi" w:cstheme="minorHAnsi"/>
          <w:color w:val="000000"/>
          <w:sz w:val="22"/>
          <w:szCs w:val="22"/>
          <w:shd w:val="clear" w:color="auto" w:fill="FFFFFF"/>
        </w:rPr>
        <w:t>train_encoded</w:t>
      </w:r>
      <w:proofErr w:type="spellEnd"/>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color w:val="0000FF"/>
          <w:sz w:val="22"/>
          <w:szCs w:val="22"/>
          <w:shd w:val="clear" w:color="auto" w:fill="FFFFFF"/>
        </w:rPr>
        <w:t>DROP</w:t>
      </w:r>
      <w:r w:rsidRPr="00822E5B">
        <w:rPr>
          <w:rFonts w:asciiTheme="minorHAnsi" w:hAnsiTheme="minorHAnsi" w:cstheme="minorHAnsi"/>
          <w:color w:val="000000"/>
          <w:sz w:val="22"/>
          <w:szCs w:val="22"/>
          <w:shd w:val="clear" w:color="auto" w:fill="FFFFFF"/>
        </w:rPr>
        <w:t>= id &amp;</w:t>
      </w:r>
      <w:r w:rsidRPr="00822E5B">
        <w:rPr>
          <w:rFonts w:asciiTheme="minorHAnsi" w:hAnsiTheme="minorHAnsi" w:cstheme="minorHAnsi"/>
          <w:color w:val="008080"/>
          <w:sz w:val="22"/>
          <w:szCs w:val="22"/>
          <w:shd w:val="clear" w:color="auto" w:fill="FFFFFF"/>
        </w:rPr>
        <w:t>target.</w:t>
      </w:r>
      <w:r w:rsidRPr="00822E5B">
        <w:rPr>
          <w:rFonts w:asciiTheme="minorHAnsi" w:hAnsiTheme="minorHAnsi" w:cstheme="minorHAnsi"/>
          <w:color w:val="000000"/>
          <w:sz w:val="22"/>
          <w:szCs w:val="22"/>
          <w:shd w:val="clear" w:color="auto" w:fill="FFFFFF"/>
        </w:rPr>
        <w:t xml:space="preserve"> &amp;</w:t>
      </w:r>
      <w:proofErr w:type="spellStart"/>
      <w:r w:rsidRPr="00822E5B">
        <w:rPr>
          <w:rFonts w:asciiTheme="minorHAnsi" w:hAnsiTheme="minorHAnsi" w:cstheme="minorHAnsi"/>
          <w:color w:val="008080"/>
          <w:sz w:val="22"/>
          <w:szCs w:val="22"/>
          <w:shd w:val="clear" w:color="auto" w:fill="FFFFFF"/>
        </w:rPr>
        <w:t>excluded_variables</w:t>
      </w:r>
      <w:proofErr w:type="spellEnd"/>
      <w:r w:rsidRPr="00822E5B">
        <w:rPr>
          <w:rFonts w:asciiTheme="minorHAnsi" w:hAnsiTheme="minorHAnsi" w:cstheme="minorHAnsi"/>
          <w:color w:val="008080"/>
          <w:sz w:val="22"/>
          <w:szCs w:val="22"/>
          <w:shd w:val="clear" w:color="auto" w:fill="FFFFFF"/>
        </w:rPr>
        <w:t>.</w:t>
      </w:r>
      <w:r w:rsidRPr="00822E5B">
        <w:rPr>
          <w:rFonts w:asciiTheme="minorHAnsi" w:hAnsiTheme="minorHAnsi" w:cstheme="minorHAnsi"/>
          <w:color w:val="000000"/>
          <w:sz w:val="22"/>
          <w:szCs w:val="22"/>
          <w:shd w:val="clear" w:color="auto" w:fill="FFFFFF"/>
        </w:rPr>
        <w:t xml:space="preserve"> &amp;</w:t>
      </w:r>
      <w:proofErr w:type="spellStart"/>
      <w:r w:rsidRPr="00822E5B">
        <w:rPr>
          <w:rFonts w:asciiTheme="minorHAnsi" w:hAnsiTheme="minorHAnsi" w:cstheme="minorHAnsi"/>
          <w:color w:val="008080"/>
          <w:sz w:val="22"/>
          <w:szCs w:val="22"/>
          <w:shd w:val="clear" w:color="auto" w:fill="FFFFFF"/>
        </w:rPr>
        <w:t>high_corr</w:t>
      </w:r>
      <w:proofErr w:type="spellEnd"/>
      <w:r w:rsidRPr="00822E5B">
        <w:rPr>
          <w:rFonts w:asciiTheme="minorHAnsi" w:hAnsiTheme="minorHAnsi" w:cstheme="minorHAnsi"/>
          <w:color w:val="008080"/>
          <w:sz w:val="22"/>
          <w:szCs w:val="22"/>
          <w:shd w:val="clear" w:color="auto" w:fill="FFFFFF"/>
        </w:rPr>
        <w:t>.</w:t>
      </w:r>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color w:val="0000FF"/>
          <w:sz w:val="22"/>
          <w:szCs w:val="22"/>
          <w:shd w:val="clear" w:color="auto" w:fill="FFFFFF"/>
        </w:rPr>
        <w:t>OUT</w:t>
      </w:r>
      <w:r w:rsidRPr="00822E5B">
        <w:rPr>
          <w:rFonts w:asciiTheme="minorHAnsi" w:hAnsiTheme="minorHAnsi" w:cstheme="minorHAnsi"/>
          <w:color w:val="000000"/>
          <w:sz w:val="22"/>
          <w:szCs w:val="22"/>
          <w:shd w:val="clear" w:color="auto" w:fill="FFFFFF"/>
        </w:rPr>
        <w:t xml:space="preserve"> = var (</w:t>
      </w:r>
      <w:r w:rsidRPr="00822E5B">
        <w:rPr>
          <w:rFonts w:asciiTheme="minorHAnsi" w:hAnsiTheme="minorHAnsi" w:cstheme="minorHAnsi"/>
          <w:color w:val="0000FF"/>
          <w:sz w:val="22"/>
          <w:szCs w:val="22"/>
          <w:shd w:val="clear" w:color="auto" w:fill="FFFFFF"/>
        </w:rPr>
        <w:t>KEEP</w:t>
      </w:r>
      <w:r w:rsidRPr="00822E5B">
        <w:rPr>
          <w:rFonts w:asciiTheme="minorHAnsi" w:hAnsiTheme="minorHAnsi" w:cstheme="minorHAnsi"/>
          <w:color w:val="000000"/>
          <w:sz w:val="22"/>
          <w:szCs w:val="22"/>
          <w:shd w:val="clear" w:color="auto" w:fill="FFFFFF"/>
        </w:rPr>
        <w:t xml:space="preserve"> = name); </w:t>
      </w:r>
      <w:r w:rsidRPr="00822E5B">
        <w:rPr>
          <w:rFonts w:asciiTheme="minorHAnsi" w:hAnsiTheme="minorHAnsi" w:cstheme="minorHAnsi"/>
          <w:b/>
          <w:bCs/>
          <w:color w:val="000080"/>
          <w:sz w:val="22"/>
          <w:szCs w:val="22"/>
          <w:shd w:val="clear" w:color="auto" w:fill="FFFFFF"/>
        </w:rPr>
        <w:t>RUN</w:t>
      </w:r>
      <w:r w:rsidRPr="00822E5B">
        <w:rPr>
          <w:rFonts w:asciiTheme="minorHAnsi" w:hAnsiTheme="minorHAnsi" w:cstheme="minorHAnsi"/>
          <w:color w:val="000000"/>
          <w:sz w:val="22"/>
          <w:szCs w:val="22"/>
          <w:shd w:val="clear" w:color="auto" w:fill="FFFFFF"/>
        </w:rPr>
        <w:t>;</w:t>
      </w:r>
    </w:p>
    <w:p w14:paraId="0754547A"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822E5B">
        <w:rPr>
          <w:rFonts w:asciiTheme="minorHAnsi" w:hAnsiTheme="minorHAnsi" w:cstheme="minorHAnsi"/>
          <w:b/>
          <w:bCs/>
          <w:color w:val="000080"/>
          <w:sz w:val="22"/>
          <w:szCs w:val="22"/>
          <w:shd w:val="clear" w:color="auto" w:fill="FFFFFF"/>
        </w:rPr>
        <w:t>PROC</w:t>
      </w:r>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b/>
          <w:bCs/>
          <w:color w:val="000080"/>
          <w:sz w:val="22"/>
          <w:szCs w:val="22"/>
          <w:shd w:val="clear" w:color="auto" w:fill="FFFFFF"/>
        </w:rPr>
        <w:t>SQL</w:t>
      </w:r>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color w:val="0000FF"/>
          <w:sz w:val="22"/>
          <w:szCs w:val="22"/>
          <w:shd w:val="clear" w:color="auto" w:fill="FFFFFF"/>
        </w:rPr>
        <w:t>NOPRINT</w:t>
      </w:r>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color w:val="0000FF"/>
          <w:sz w:val="22"/>
          <w:szCs w:val="22"/>
          <w:shd w:val="clear" w:color="auto" w:fill="FFFFFF"/>
        </w:rPr>
        <w:t>SELECT</w:t>
      </w:r>
      <w:r w:rsidRPr="00822E5B">
        <w:rPr>
          <w:rFonts w:asciiTheme="minorHAnsi" w:hAnsiTheme="minorHAnsi" w:cstheme="minorHAnsi"/>
          <w:color w:val="000000"/>
          <w:sz w:val="22"/>
          <w:szCs w:val="22"/>
          <w:shd w:val="clear" w:color="auto" w:fill="FFFFFF"/>
        </w:rPr>
        <w:t xml:space="preserve"> name </w:t>
      </w:r>
      <w:proofErr w:type="spellStart"/>
      <w:r w:rsidRPr="00822E5B">
        <w:rPr>
          <w:rFonts w:asciiTheme="minorHAnsi" w:hAnsiTheme="minorHAnsi" w:cstheme="minorHAnsi"/>
          <w:color w:val="0000FF"/>
          <w:sz w:val="22"/>
          <w:szCs w:val="22"/>
          <w:shd w:val="clear" w:color="auto" w:fill="FFFFFF"/>
        </w:rPr>
        <w:t>INTO</w:t>
      </w:r>
      <w:r w:rsidRPr="00822E5B">
        <w:rPr>
          <w:rFonts w:asciiTheme="minorHAnsi" w:hAnsiTheme="minorHAnsi" w:cstheme="minorHAnsi"/>
          <w:color w:val="000000"/>
          <w:sz w:val="22"/>
          <w:szCs w:val="22"/>
          <w:shd w:val="clear" w:color="auto" w:fill="FFFFFF"/>
        </w:rPr>
        <w:t>:predictors</w:t>
      </w:r>
      <w:proofErr w:type="spellEnd"/>
      <w:r w:rsidRPr="00822E5B">
        <w:rPr>
          <w:rFonts w:asciiTheme="minorHAnsi" w:hAnsiTheme="minorHAnsi" w:cstheme="minorHAnsi"/>
          <w:color w:val="000000"/>
          <w:sz w:val="22"/>
          <w:szCs w:val="22"/>
          <w:shd w:val="clear" w:color="auto" w:fill="FFFFFF"/>
        </w:rPr>
        <w:t xml:space="preserve"> SEPARATED BY </w:t>
      </w:r>
      <w:r w:rsidRPr="00822E5B">
        <w:rPr>
          <w:rFonts w:asciiTheme="minorHAnsi" w:hAnsiTheme="minorHAnsi" w:cstheme="minorHAnsi"/>
          <w:color w:val="800080"/>
          <w:sz w:val="22"/>
          <w:szCs w:val="22"/>
          <w:shd w:val="clear" w:color="auto" w:fill="FFFFFF"/>
        </w:rPr>
        <w:t>" "</w:t>
      </w:r>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color w:val="0000FF"/>
          <w:sz w:val="22"/>
          <w:szCs w:val="22"/>
          <w:shd w:val="clear" w:color="auto" w:fill="FFFFFF"/>
        </w:rPr>
        <w:t>FROM</w:t>
      </w:r>
      <w:r w:rsidRPr="00822E5B">
        <w:rPr>
          <w:rFonts w:asciiTheme="minorHAnsi" w:hAnsiTheme="minorHAnsi" w:cstheme="minorHAnsi"/>
          <w:color w:val="000000"/>
          <w:sz w:val="22"/>
          <w:szCs w:val="22"/>
          <w:shd w:val="clear" w:color="auto" w:fill="FFFFFF"/>
        </w:rPr>
        <w:t xml:space="preserve"> var; </w:t>
      </w:r>
      <w:r w:rsidRPr="00822E5B">
        <w:rPr>
          <w:rFonts w:asciiTheme="minorHAnsi" w:hAnsiTheme="minorHAnsi" w:cstheme="minorHAnsi"/>
          <w:b/>
          <w:bCs/>
          <w:color w:val="000080"/>
          <w:sz w:val="22"/>
          <w:szCs w:val="22"/>
          <w:shd w:val="clear" w:color="auto" w:fill="FFFFFF"/>
        </w:rPr>
        <w:t>QUIT</w:t>
      </w:r>
      <w:r w:rsidRPr="00822E5B">
        <w:rPr>
          <w:rFonts w:asciiTheme="minorHAnsi" w:hAnsiTheme="minorHAnsi" w:cstheme="minorHAnsi"/>
          <w:color w:val="000000"/>
          <w:sz w:val="22"/>
          <w:szCs w:val="22"/>
          <w:shd w:val="clear" w:color="auto" w:fill="FFFFFF"/>
        </w:rPr>
        <w:t>;</w:t>
      </w:r>
    </w:p>
    <w:p w14:paraId="49398557"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822E5B">
        <w:rPr>
          <w:rFonts w:asciiTheme="minorHAnsi" w:hAnsiTheme="minorHAnsi" w:cstheme="minorHAnsi"/>
          <w:color w:val="0000FF"/>
          <w:sz w:val="22"/>
          <w:szCs w:val="22"/>
          <w:shd w:val="clear" w:color="auto" w:fill="FFFFFF"/>
        </w:rPr>
        <w:lastRenderedPageBreak/>
        <w:t>%PUT</w:t>
      </w:r>
      <w:r w:rsidRPr="00822E5B">
        <w:rPr>
          <w:rFonts w:asciiTheme="minorHAnsi" w:hAnsiTheme="minorHAnsi" w:cstheme="minorHAnsi"/>
          <w:color w:val="000000"/>
          <w:sz w:val="22"/>
          <w:szCs w:val="22"/>
          <w:shd w:val="clear" w:color="auto" w:fill="FFFFFF"/>
        </w:rPr>
        <w:t xml:space="preserve"> &amp;predictors; </w:t>
      </w:r>
      <w:r w:rsidRPr="00822E5B">
        <w:rPr>
          <w:rFonts w:asciiTheme="minorHAnsi" w:hAnsiTheme="minorHAnsi" w:cstheme="minorHAnsi"/>
          <w:b/>
          <w:bCs/>
          <w:color w:val="000080"/>
          <w:sz w:val="22"/>
          <w:szCs w:val="22"/>
          <w:shd w:val="clear" w:color="auto" w:fill="FFFFFF"/>
        </w:rPr>
        <w:t>RUN</w:t>
      </w:r>
      <w:r w:rsidRPr="00822E5B">
        <w:rPr>
          <w:rFonts w:asciiTheme="minorHAnsi" w:hAnsiTheme="minorHAnsi" w:cstheme="minorHAnsi"/>
          <w:color w:val="000000"/>
          <w:sz w:val="22"/>
          <w:szCs w:val="22"/>
          <w:shd w:val="clear" w:color="auto" w:fill="FFFFFF"/>
        </w:rPr>
        <w:t>;</w:t>
      </w:r>
    </w:p>
    <w:p w14:paraId="3EBD3D36"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p>
    <w:p w14:paraId="7CE21BF4"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822E5B">
        <w:rPr>
          <w:rFonts w:asciiTheme="minorHAnsi" w:hAnsiTheme="minorHAnsi" w:cstheme="minorHAnsi"/>
          <w:color w:val="008000"/>
          <w:sz w:val="22"/>
          <w:szCs w:val="22"/>
          <w:shd w:val="clear" w:color="auto" w:fill="FFFFFF"/>
        </w:rPr>
        <w:t xml:space="preserve">/* Variables in </w:t>
      </w:r>
      <w:proofErr w:type="spellStart"/>
      <w:r w:rsidRPr="00822E5B">
        <w:rPr>
          <w:rFonts w:asciiTheme="minorHAnsi" w:hAnsiTheme="minorHAnsi" w:cstheme="minorHAnsi"/>
          <w:color w:val="008000"/>
          <w:sz w:val="22"/>
          <w:szCs w:val="22"/>
          <w:shd w:val="clear" w:color="auto" w:fill="FFFFFF"/>
        </w:rPr>
        <w:t>train_encoded</w:t>
      </w:r>
      <w:proofErr w:type="spellEnd"/>
      <w:r w:rsidRPr="00822E5B">
        <w:rPr>
          <w:rFonts w:asciiTheme="minorHAnsi" w:hAnsiTheme="minorHAnsi" w:cstheme="minorHAnsi"/>
          <w:color w:val="008000"/>
          <w:sz w:val="22"/>
          <w:szCs w:val="22"/>
          <w:shd w:val="clear" w:color="auto" w:fill="FFFFFF"/>
        </w:rPr>
        <w:t xml:space="preserve"> but not in </w:t>
      </w:r>
      <w:proofErr w:type="spellStart"/>
      <w:r w:rsidRPr="00822E5B">
        <w:rPr>
          <w:rFonts w:asciiTheme="minorHAnsi" w:hAnsiTheme="minorHAnsi" w:cstheme="minorHAnsi"/>
          <w:color w:val="008000"/>
          <w:sz w:val="22"/>
          <w:szCs w:val="22"/>
          <w:shd w:val="clear" w:color="auto" w:fill="FFFFFF"/>
        </w:rPr>
        <w:t>oot_encoded</w:t>
      </w:r>
      <w:proofErr w:type="spellEnd"/>
      <w:r w:rsidRPr="00822E5B">
        <w:rPr>
          <w:rFonts w:asciiTheme="minorHAnsi" w:hAnsiTheme="minorHAnsi" w:cstheme="minorHAnsi"/>
          <w:color w:val="008000"/>
          <w:sz w:val="22"/>
          <w:szCs w:val="22"/>
          <w:shd w:val="clear" w:color="auto" w:fill="FFFFFF"/>
        </w:rPr>
        <w:t xml:space="preserve"> */</w:t>
      </w:r>
    </w:p>
    <w:p w14:paraId="09574998"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822E5B">
        <w:rPr>
          <w:rFonts w:asciiTheme="minorHAnsi" w:hAnsiTheme="minorHAnsi" w:cstheme="minorHAnsi"/>
          <w:b/>
          <w:bCs/>
          <w:color w:val="000080"/>
          <w:sz w:val="22"/>
          <w:szCs w:val="22"/>
          <w:shd w:val="clear" w:color="auto" w:fill="FFFFFF"/>
        </w:rPr>
        <w:t>PROC</w:t>
      </w:r>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b/>
          <w:bCs/>
          <w:color w:val="000080"/>
          <w:sz w:val="22"/>
          <w:szCs w:val="22"/>
          <w:shd w:val="clear" w:color="auto" w:fill="FFFFFF"/>
        </w:rPr>
        <w:t>SQL</w:t>
      </w:r>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color w:val="0000FF"/>
          <w:sz w:val="22"/>
          <w:szCs w:val="22"/>
          <w:shd w:val="clear" w:color="auto" w:fill="FFFFFF"/>
        </w:rPr>
        <w:t>NOPRINT</w:t>
      </w:r>
      <w:r w:rsidRPr="00822E5B">
        <w:rPr>
          <w:rFonts w:asciiTheme="minorHAnsi" w:hAnsiTheme="minorHAnsi" w:cstheme="minorHAnsi"/>
          <w:color w:val="000000"/>
          <w:sz w:val="22"/>
          <w:szCs w:val="22"/>
          <w:shd w:val="clear" w:color="auto" w:fill="FFFFFF"/>
        </w:rPr>
        <w:t>;</w:t>
      </w:r>
    </w:p>
    <w:p w14:paraId="74AEF9B3"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color w:val="0000FF"/>
          <w:sz w:val="22"/>
          <w:szCs w:val="22"/>
          <w:shd w:val="clear" w:color="auto" w:fill="FFFFFF"/>
        </w:rPr>
        <w:t>CREATE</w:t>
      </w:r>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color w:val="0000FF"/>
          <w:sz w:val="22"/>
          <w:szCs w:val="22"/>
          <w:shd w:val="clear" w:color="auto" w:fill="FFFFFF"/>
        </w:rPr>
        <w:t>TABLE</w:t>
      </w:r>
      <w:r w:rsidRPr="00822E5B">
        <w:rPr>
          <w:rFonts w:asciiTheme="minorHAnsi" w:hAnsiTheme="minorHAnsi" w:cstheme="minorHAnsi"/>
          <w:color w:val="000000"/>
          <w:sz w:val="22"/>
          <w:szCs w:val="22"/>
          <w:shd w:val="clear" w:color="auto" w:fill="FFFFFF"/>
        </w:rPr>
        <w:t xml:space="preserve"> </w:t>
      </w:r>
      <w:proofErr w:type="spellStart"/>
      <w:r w:rsidRPr="00822E5B">
        <w:rPr>
          <w:rFonts w:asciiTheme="minorHAnsi" w:hAnsiTheme="minorHAnsi" w:cstheme="minorHAnsi"/>
          <w:color w:val="000000"/>
          <w:sz w:val="22"/>
          <w:szCs w:val="22"/>
          <w:shd w:val="clear" w:color="auto" w:fill="FFFFFF"/>
        </w:rPr>
        <w:t>train_vars</w:t>
      </w:r>
      <w:proofErr w:type="spellEnd"/>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color w:val="0000FF"/>
          <w:sz w:val="22"/>
          <w:szCs w:val="22"/>
          <w:shd w:val="clear" w:color="auto" w:fill="FFFFFF"/>
        </w:rPr>
        <w:t>AS</w:t>
      </w:r>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color w:val="0000FF"/>
          <w:sz w:val="22"/>
          <w:szCs w:val="22"/>
          <w:shd w:val="clear" w:color="auto" w:fill="FFFFFF"/>
        </w:rPr>
        <w:t>SELECT</w:t>
      </w:r>
      <w:r w:rsidRPr="00822E5B">
        <w:rPr>
          <w:rFonts w:asciiTheme="minorHAnsi" w:hAnsiTheme="minorHAnsi" w:cstheme="minorHAnsi"/>
          <w:color w:val="000000"/>
          <w:sz w:val="22"/>
          <w:szCs w:val="22"/>
          <w:shd w:val="clear" w:color="auto" w:fill="FFFFFF"/>
        </w:rPr>
        <w:t xml:space="preserve"> name </w:t>
      </w:r>
      <w:r w:rsidRPr="00822E5B">
        <w:rPr>
          <w:rFonts w:asciiTheme="minorHAnsi" w:hAnsiTheme="minorHAnsi" w:cstheme="minorHAnsi"/>
          <w:color w:val="0000FF"/>
          <w:sz w:val="22"/>
          <w:szCs w:val="22"/>
          <w:shd w:val="clear" w:color="auto" w:fill="FFFFFF"/>
        </w:rPr>
        <w:t>FROM</w:t>
      </w:r>
      <w:r w:rsidRPr="00822E5B">
        <w:rPr>
          <w:rFonts w:asciiTheme="minorHAnsi" w:hAnsiTheme="minorHAnsi" w:cstheme="minorHAnsi"/>
          <w:color w:val="000000"/>
          <w:sz w:val="22"/>
          <w:szCs w:val="22"/>
          <w:shd w:val="clear" w:color="auto" w:fill="FFFFFF"/>
        </w:rPr>
        <w:t xml:space="preserve"> </w:t>
      </w:r>
      <w:proofErr w:type="spellStart"/>
      <w:r w:rsidRPr="00822E5B">
        <w:rPr>
          <w:rFonts w:asciiTheme="minorHAnsi" w:hAnsiTheme="minorHAnsi" w:cstheme="minorHAnsi"/>
          <w:color w:val="000000"/>
          <w:sz w:val="22"/>
          <w:szCs w:val="22"/>
          <w:shd w:val="clear" w:color="auto" w:fill="FFFFFF"/>
        </w:rPr>
        <w:t>dictionary.columns</w:t>
      </w:r>
      <w:proofErr w:type="spellEnd"/>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color w:val="0000FF"/>
          <w:sz w:val="22"/>
          <w:szCs w:val="22"/>
          <w:shd w:val="clear" w:color="auto" w:fill="FFFFFF"/>
        </w:rPr>
        <w:t>WHERE</w:t>
      </w:r>
      <w:r w:rsidRPr="00822E5B">
        <w:rPr>
          <w:rFonts w:asciiTheme="minorHAnsi" w:hAnsiTheme="minorHAnsi" w:cstheme="minorHAnsi"/>
          <w:color w:val="000000"/>
          <w:sz w:val="22"/>
          <w:szCs w:val="22"/>
          <w:shd w:val="clear" w:color="auto" w:fill="FFFFFF"/>
        </w:rPr>
        <w:t xml:space="preserve"> </w:t>
      </w:r>
      <w:proofErr w:type="spellStart"/>
      <w:r w:rsidRPr="00822E5B">
        <w:rPr>
          <w:rFonts w:asciiTheme="minorHAnsi" w:hAnsiTheme="minorHAnsi" w:cstheme="minorHAnsi"/>
          <w:color w:val="000000"/>
          <w:sz w:val="22"/>
          <w:szCs w:val="22"/>
          <w:shd w:val="clear" w:color="auto" w:fill="FFFFFF"/>
        </w:rPr>
        <w:t>libname</w:t>
      </w:r>
      <w:proofErr w:type="spellEnd"/>
      <w:r w:rsidRPr="00822E5B">
        <w:rPr>
          <w:rFonts w:asciiTheme="minorHAnsi" w:hAnsiTheme="minorHAnsi" w:cstheme="minorHAnsi"/>
          <w:color w:val="000000"/>
          <w:sz w:val="22"/>
          <w:szCs w:val="22"/>
          <w:shd w:val="clear" w:color="auto" w:fill="FFFFFF"/>
        </w:rPr>
        <w:t>=</w:t>
      </w:r>
      <w:r w:rsidRPr="00822E5B">
        <w:rPr>
          <w:rFonts w:asciiTheme="minorHAnsi" w:hAnsiTheme="minorHAnsi" w:cstheme="minorHAnsi"/>
          <w:color w:val="800080"/>
          <w:sz w:val="22"/>
          <w:szCs w:val="22"/>
          <w:shd w:val="clear" w:color="auto" w:fill="FFFFFF"/>
        </w:rPr>
        <w:t>"WORK"</w:t>
      </w:r>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color w:val="0000FF"/>
          <w:sz w:val="22"/>
          <w:szCs w:val="22"/>
          <w:shd w:val="clear" w:color="auto" w:fill="FFFFFF"/>
        </w:rPr>
        <w:t>AND</w:t>
      </w:r>
      <w:r w:rsidRPr="00822E5B">
        <w:rPr>
          <w:rFonts w:asciiTheme="minorHAnsi" w:hAnsiTheme="minorHAnsi" w:cstheme="minorHAnsi"/>
          <w:color w:val="000000"/>
          <w:sz w:val="22"/>
          <w:szCs w:val="22"/>
          <w:shd w:val="clear" w:color="auto" w:fill="FFFFFF"/>
        </w:rPr>
        <w:t xml:space="preserve"> </w:t>
      </w:r>
      <w:proofErr w:type="spellStart"/>
      <w:r w:rsidRPr="00822E5B">
        <w:rPr>
          <w:rFonts w:asciiTheme="minorHAnsi" w:hAnsiTheme="minorHAnsi" w:cstheme="minorHAnsi"/>
          <w:color w:val="000000"/>
          <w:sz w:val="22"/>
          <w:szCs w:val="22"/>
          <w:shd w:val="clear" w:color="auto" w:fill="FFFFFF"/>
        </w:rPr>
        <w:t>memname</w:t>
      </w:r>
      <w:proofErr w:type="spellEnd"/>
      <w:r w:rsidRPr="00822E5B">
        <w:rPr>
          <w:rFonts w:asciiTheme="minorHAnsi" w:hAnsiTheme="minorHAnsi" w:cstheme="minorHAnsi"/>
          <w:color w:val="000000"/>
          <w:sz w:val="22"/>
          <w:szCs w:val="22"/>
          <w:shd w:val="clear" w:color="auto" w:fill="FFFFFF"/>
        </w:rPr>
        <w:t>=</w:t>
      </w:r>
      <w:r w:rsidRPr="00822E5B">
        <w:rPr>
          <w:rFonts w:asciiTheme="minorHAnsi" w:hAnsiTheme="minorHAnsi" w:cstheme="minorHAnsi"/>
          <w:color w:val="800080"/>
          <w:sz w:val="22"/>
          <w:szCs w:val="22"/>
          <w:shd w:val="clear" w:color="auto" w:fill="FFFFFF"/>
        </w:rPr>
        <w:t>"TRAIN_ENCODED"</w:t>
      </w:r>
      <w:r w:rsidRPr="00822E5B">
        <w:rPr>
          <w:rFonts w:asciiTheme="minorHAnsi" w:hAnsiTheme="minorHAnsi" w:cstheme="minorHAnsi"/>
          <w:color w:val="000000"/>
          <w:sz w:val="22"/>
          <w:szCs w:val="22"/>
          <w:shd w:val="clear" w:color="auto" w:fill="FFFFFF"/>
        </w:rPr>
        <w:t>;</w:t>
      </w:r>
    </w:p>
    <w:p w14:paraId="77AE2BAE"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color w:val="0000FF"/>
          <w:sz w:val="22"/>
          <w:szCs w:val="22"/>
          <w:shd w:val="clear" w:color="auto" w:fill="FFFFFF"/>
        </w:rPr>
        <w:t>CREATE</w:t>
      </w:r>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color w:val="0000FF"/>
          <w:sz w:val="22"/>
          <w:szCs w:val="22"/>
          <w:shd w:val="clear" w:color="auto" w:fill="FFFFFF"/>
        </w:rPr>
        <w:t>TABLE</w:t>
      </w:r>
      <w:r w:rsidRPr="00822E5B">
        <w:rPr>
          <w:rFonts w:asciiTheme="minorHAnsi" w:hAnsiTheme="minorHAnsi" w:cstheme="minorHAnsi"/>
          <w:color w:val="000000"/>
          <w:sz w:val="22"/>
          <w:szCs w:val="22"/>
          <w:shd w:val="clear" w:color="auto" w:fill="FFFFFF"/>
        </w:rPr>
        <w:t xml:space="preserve"> </w:t>
      </w:r>
      <w:proofErr w:type="spellStart"/>
      <w:r w:rsidRPr="00822E5B">
        <w:rPr>
          <w:rFonts w:asciiTheme="minorHAnsi" w:hAnsiTheme="minorHAnsi" w:cstheme="minorHAnsi"/>
          <w:color w:val="000000"/>
          <w:sz w:val="22"/>
          <w:szCs w:val="22"/>
          <w:shd w:val="clear" w:color="auto" w:fill="FFFFFF"/>
        </w:rPr>
        <w:t>oot_vars</w:t>
      </w:r>
      <w:proofErr w:type="spellEnd"/>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color w:val="0000FF"/>
          <w:sz w:val="22"/>
          <w:szCs w:val="22"/>
          <w:shd w:val="clear" w:color="auto" w:fill="FFFFFF"/>
        </w:rPr>
        <w:t>AS</w:t>
      </w:r>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color w:val="0000FF"/>
          <w:sz w:val="22"/>
          <w:szCs w:val="22"/>
          <w:shd w:val="clear" w:color="auto" w:fill="FFFFFF"/>
        </w:rPr>
        <w:t>SELECT</w:t>
      </w:r>
      <w:r w:rsidRPr="00822E5B">
        <w:rPr>
          <w:rFonts w:asciiTheme="minorHAnsi" w:hAnsiTheme="minorHAnsi" w:cstheme="minorHAnsi"/>
          <w:color w:val="000000"/>
          <w:sz w:val="22"/>
          <w:szCs w:val="22"/>
          <w:shd w:val="clear" w:color="auto" w:fill="FFFFFF"/>
        </w:rPr>
        <w:t xml:space="preserve"> name </w:t>
      </w:r>
      <w:r w:rsidRPr="00822E5B">
        <w:rPr>
          <w:rFonts w:asciiTheme="minorHAnsi" w:hAnsiTheme="minorHAnsi" w:cstheme="minorHAnsi"/>
          <w:color w:val="0000FF"/>
          <w:sz w:val="22"/>
          <w:szCs w:val="22"/>
          <w:shd w:val="clear" w:color="auto" w:fill="FFFFFF"/>
        </w:rPr>
        <w:t>FROM</w:t>
      </w:r>
      <w:r w:rsidRPr="00822E5B">
        <w:rPr>
          <w:rFonts w:asciiTheme="minorHAnsi" w:hAnsiTheme="minorHAnsi" w:cstheme="minorHAnsi"/>
          <w:color w:val="000000"/>
          <w:sz w:val="22"/>
          <w:szCs w:val="22"/>
          <w:shd w:val="clear" w:color="auto" w:fill="FFFFFF"/>
        </w:rPr>
        <w:t xml:space="preserve"> </w:t>
      </w:r>
      <w:proofErr w:type="spellStart"/>
      <w:r w:rsidRPr="00822E5B">
        <w:rPr>
          <w:rFonts w:asciiTheme="minorHAnsi" w:hAnsiTheme="minorHAnsi" w:cstheme="minorHAnsi"/>
          <w:color w:val="000000"/>
          <w:sz w:val="22"/>
          <w:szCs w:val="22"/>
          <w:shd w:val="clear" w:color="auto" w:fill="FFFFFF"/>
        </w:rPr>
        <w:t>dictionary.columns</w:t>
      </w:r>
      <w:proofErr w:type="spellEnd"/>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color w:val="0000FF"/>
          <w:sz w:val="22"/>
          <w:szCs w:val="22"/>
          <w:shd w:val="clear" w:color="auto" w:fill="FFFFFF"/>
        </w:rPr>
        <w:t>WHERE</w:t>
      </w:r>
      <w:r w:rsidRPr="00822E5B">
        <w:rPr>
          <w:rFonts w:asciiTheme="minorHAnsi" w:hAnsiTheme="minorHAnsi" w:cstheme="minorHAnsi"/>
          <w:color w:val="000000"/>
          <w:sz w:val="22"/>
          <w:szCs w:val="22"/>
          <w:shd w:val="clear" w:color="auto" w:fill="FFFFFF"/>
        </w:rPr>
        <w:t xml:space="preserve"> </w:t>
      </w:r>
      <w:proofErr w:type="spellStart"/>
      <w:r w:rsidRPr="00822E5B">
        <w:rPr>
          <w:rFonts w:asciiTheme="minorHAnsi" w:hAnsiTheme="minorHAnsi" w:cstheme="minorHAnsi"/>
          <w:color w:val="000000"/>
          <w:sz w:val="22"/>
          <w:szCs w:val="22"/>
          <w:shd w:val="clear" w:color="auto" w:fill="FFFFFF"/>
        </w:rPr>
        <w:t>libname</w:t>
      </w:r>
      <w:proofErr w:type="spellEnd"/>
      <w:r w:rsidRPr="00822E5B">
        <w:rPr>
          <w:rFonts w:asciiTheme="minorHAnsi" w:hAnsiTheme="minorHAnsi" w:cstheme="minorHAnsi"/>
          <w:color w:val="000000"/>
          <w:sz w:val="22"/>
          <w:szCs w:val="22"/>
          <w:shd w:val="clear" w:color="auto" w:fill="FFFFFF"/>
        </w:rPr>
        <w:t>=</w:t>
      </w:r>
      <w:r w:rsidRPr="00822E5B">
        <w:rPr>
          <w:rFonts w:asciiTheme="minorHAnsi" w:hAnsiTheme="minorHAnsi" w:cstheme="minorHAnsi"/>
          <w:color w:val="800080"/>
          <w:sz w:val="22"/>
          <w:szCs w:val="22"/>
          <w:shd w:val="clear" w:color="auto" w:fill="FFFFFF"/>
        </w:rPr>
        <w:t>"WORK"</w:t>
      </w:r>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color w:val="0000FF"/>
          <w:sz w:val="22"/>
          <w:szCs w:val="22"/>
          <w:shd w:val="clear" w:color="auto" w:fill="FFFFFF"/>
        </w:rPr>
        <w:t>AND</w:t>
      </w:r>
      <w:r w:rsidRPr="00822E5B">
        <w:rPr>
          <w:rFonts w:asciiTheme="minorHAnsi" w:hAnsiTheme="minorHAnsi" w:cstheme="minorHAnsi"/>
          <w:color w:val="000000"/>
          <w:sz w:val="22"/>
          <w:szCs w:val="22"/>
          <w:shd w:val="clear" w:color="auto" w:fill="FFFFFF"/>
        </w:rPr>
        <w:t xml:space="preserve"> </w:t>
      </w:r>
      <w:proofErr w:type="spellStart"/>
      <w:r w:rsidRPr="00822E5B">
        <w:rPr>
          <w:rFonts w:asciiTheme="minorHAnsi" w:hAnsiTheme="minorHAnsi" w:cstheme="minorHAnsi"/>
          <w:color w:val="000000"/>
          <w:sz w:val="22"/>
          <w:szCs w:val="22"/>
          <w:shd w:val="clear" w:color="auto" w:fill="FFFFFF"/>
        </w:rPr>
        <w:t>memname</w:t>
      </w:r>
      <w:proofErr w:type="spellEnd"/>
      <w:r w:rsidRPr="00822E5B">
        <w:rPr>
          <w:rFonts w:asciiTheme="minorHAnsi" w:hAnsiTheme="minorHAnsi" w:cstheme="minorHAnsi"/>
          <w:color w:val="000000"/>
          <w:sz w:val="22"/>
          <w:szCs w:val="22"/>
          <w:shd w:val="clear" w:color="auto" w:fill="FFFFFF"/>
        </w:rPr>
        <w:t>=</w:t>
      </w:r>
      <w:r w:rsidRPr="00822E5B">
        <w:rPr>
          <w:rFonts w:asciiTheme="minorHAnsi" w:hAnsiTheme="minorHAnsi" w:cstheme="minorHAnsi"/>
          <w:color w:val="800080"/>
          <w:sz w:val="22"/>
          <w:szCs w:val="22"/>
          <w:shd w:val="clear" w:color="auto" w:fill="FFFFFF"/>
        </w:rPr>
        <w:t>"OOT_ENCODED"</w:t>
      </w:r>
      <w:r w:rsidRPr="00822E5B">
        <w:rPr>
          <w:rFonts w:asciiTheme="minorHAnsi" w:hAnsiTheme="minorHAnsi" w:cstheme="minorHAnsi"/>
          <w:color w:val="000000"/>
          <w:sz w:val="22"/>
          <w:szCs w:val="22"/>
          <w:shd w:val="clear" w:color="auto" w:fill="FFFFFF"/>
        </w:rPr>
        <w:t>;</w:t>
      </w:r>
    </w:p>
    <w:p w14:paraId="6FCEA287"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color w:val="0000FF"/>
          <w:sz w:val="22"/>
          <w:szCs w:val="22"/>
          <w:shd w:val="clear" w:color="auto" w:fill="FFFFFF"/>
        </w:rPr>
        <w:t>CREATE</w:t>
      </w:r>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color w:val="0000FF"/>
          <w:sz w:val="22"/>
          <w:szCs w:val="22"/>
          <w:shd w:val="clear" w:color="auto" w:fill="FFFFFF"/>
        </w:rPr>
        <w:t>TABLE</w:t>
      </w:r>
      <w:r w:rsidRPr="00822E5B">
        <w:rPr>
          <w:rFonts w:asciiTheme="minorHAnsi" w:hAnsiTheme="minorHAnsi" w:cstheme="minorHAnsi"/>
          <w:color w:val="000000"/>
          <w:sz w:val="22"/>
          <w:szCs w:val="22"/>
          <w:shd w:val="clear" w:color="auto" w:fill="FFFFFF"/>
        </w:rPr>
        <w:t xml:space="preserve"> </w:t>
      </w:r>
      <w:proofErr w:type="spellStart"/>
      <w:r w:rsidRPr="00822E5B">
        <w:rPr>
          <w:rFonts w:asciiTheme="minorHAnsi" w:hAnsiTheme="minorHAnsi" w:cstheme="minorHAnsi"/>
          <w:color w:val="000000"/>
          <w:sz w:val="22"/>
          <w:szCs w:val="22"/>
          <w:shd w:val="clear" w:color="auto" w:fill="FFFFFF"/>
        </w:rPr>
        <w:t>in_train_not_oot</w:t>
      </w:r>
      <w:proofErr w:type="spellEnd"/>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color w:val="0000FF"/>
          <w:sz w:val="22"/>
          <w:szCs w:val="22"/>
          <w:shd w:val="clear" w:color="auto" w:fill="FFFFFF"/>
        </w:rPr>
        <w:t>AS</w:t>
      </w:r>
    </w:p>
    <w:p w14:paraId="653DF9AB"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color w:val="0000FF"/>
          <w:sz w:val="22"/>
          <w:szCs w:val="22"/>
          <w:shd w:val="clear" w:color="auto" w:fill="FFFFFF"/>
        </w:rPr>
        <w:t>SELECT</w:t>
      </w:r>
      <w:r w:rsidRPr="00822E5B">
        <w:rPr>
          <w:rFonts w:asciiTheme="minorHAnsi" w:hAnsiTheme="minorHAnsi" w:cstheme="minorHAnsi"/>
          <w:color w:val="000000"/>
          <w:sz w:val="22"/>
          <w:szCs w:val="22"/>
          <w:shd w:val="clear" w:color="auto" w:fill="FFFFFF"/>
        </w:rPr>
        <w:t xml:space="preserve"> * </w:t>
      </w:r>
      <w:r w:rsidRPr="00822E5B">
        <w:rPr>
          <w:rFonts w:asciiTheme="minorHAnsi" w:hAnsiTheme="minorHAnsi" w:cstheme="minorHAnsi"/>
          <w:color w:val="0000FF"/>
          <w:sz w:val="22"/>
          <w:szCs w:val="22"/>
          <w:shd w:val="clear" w:color="auto" w:fill="FFFFFF"/>
        </w:rPr>
        <w:t>FROM</w:t>
      </w:r>
      <w:r w:rsidRPr="00822E5B">
        <w:rPr>
          <w:rFonts w:asciiTheme="minorHAnsi" w:hAnsiTheme="minorHAnsi" w:cstheme="minorHAnsi"/>
          <w:color w:val="000000"/>
          <w:sz w:val="22"/>
          <w:szCs w:val="22"/>
          <w:shd w:val="clear" w:color="auto" w:fill="FFFFFF"/>
        </w:rPr>
        <w:t xml:space="preserve"> </w:t>
      </w:r>
      <w:proofErr w:type="spellStart"/>
      <w:r w:rsidRPr="00822E5B">
        <w:rPr>
          <w:rFonts w:asciiTheme="minorHAnsi" w:hAnsiTheme="minorHAnsi" w:cstheme="minorHAnsi"/>
          <w:color w:val="000000"/>
          <w:sz w:val="22"/>
          <w:szCs w:val="22"/>
          <w:shd w:val="clear" w:color="auto" w:fill="FFFFFF"/>
        </w:rPr>
        <w:t>train_vars</w:t>
      </w:r>
      <w:proofErr w:type="spellEnd"/>
    </w:p>
    <w:p w14:paraId="15A0133A"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color w:val="0000FF"/>
          <w:sz w:val="22"/>
          <w:szCs w:val="22"/>
          <w:shd w:val="clear" w:color="auto" w:fill="FFFFFF"/>
        </w:rPr>
        <w:t>EXCEPT</w:t>
      </w:r>
    </w:p>
    <w:p w14:paraId="390E6672"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color w:val="0000FF"/>
          <w:sz w:val="22"/>
          <w:szCs w:val="22"/>
          <w:shd w:val="clear" w:color="auto" w:fill="FFFFFF"/>
        </w:rPr>
        <w:t>SELECT</w:t>
      </w:r>
      <w:r w:rsidRPr="00822E5B">
        <w:rPr>
          <w:rFonts w:asciiTheme="minorHAnsi" w:hAnsiTheme="minorHAnsi" w:cstheme="minorHAnsi"/>
          <w:color w:val="000000"/>
          <w:sz w:val="22"/>
          <w:szCs w:val="22"/>
          <w:shd w:val="clear" w:color="auto" w:fill="FFFFFF"/>
        </w:rPr>
        <w:t xml:space="preserve"> * </w:t>
      </w:r>
      <w:r w:rsidRPr="00822E5B">
        <w:rPr>
          <w:rFonts w:asciiTheme="minorHAnsi" w:hAnsiTheme="minorHAnsi" w:cstheme="minorHAnsi"/>
          <w:color w:val="0000FF"/>
          <w:sz w:val="22"/>
          <w:szCs w:val="22"/>
          <w:shd w:val="clear" w:color="auto" w:fill="FFFFFF"/>
        </w:rPr>
        <w:t>FROM</w:t>
      </w:r>
      <w:r w:rsidRPr="00822E5B">
        <w:rPr>
          <w:rFonts w:asciiTheme="minorHAnsi" w:hAnsiTheme="minorHAnsi" w:cstheme="minorHAnsi"/>
          <w:color w:val="000000"/>
          <w:sz w:val="22"/>
          <w:szCs w:val="22"/>
          <w:shd w:val="clear" w:color="auto" w:fill="FFFFFF"/>
        </w:rPr>
        <w:t xml:space="preserve"> </w:t>
      </w:r>
      <w:proofErr w:type="spellStart"/>
      <w:r w:rsidRPr="00822E5B">
        <w:rPr>
          <w:rFonts w:asciiTheme="minorHAnsi" w:hAnsiTheme="minorHAnsi" w:cstheme="minorHAnsi"/>
          <w:color w:val="000000"/>
          <w:sz w:val="22"/>
          <w:szCs w:val="22"/>
          <w:shd w:val="clear" w:color="auto" w:fill="FFFFFF"/>
        </w:rPr>
        <w:t>oot_vars</w:t>
      </w:r>
      <w:proofErr w:type="spellEnd"/>
      <w:r w:rsidRPr="00822E5B">
        <w:rPr>
          <w:rFonts w:asciiTheme="minorHAnsi" w:hAnsiTheme="minorHAnsi" w:cstheme="minorHAnsi"/>
          <w:color w:val="000000"/>
          <w:sz w:val="22"/>
          <w:szCs w:val="22"/>
          <w:shd w:val="clear" w:color="auto" w:fill="FFFFFF"/>
        </w:rPr>
        <w:t>;</w:t>
      </w:r>
    </w:p>
    <w:p w14:paraId="787CFD1A"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822E5B">
        <w:rPr>
          <w:rFonts w:asciiTheme="minorHAnsi" w:hAnsiTheme="minorHAnsi" w:cstheme="minorHAnsi"/>
          <w:b/>
          <w:bCs/>
          <w:color w:val="000080"/>
          <w:sz w:val="22"/>
          <w:szCs w:val="22"/>
          <w:shd w:val="clear" w:color="auto" w:fill="FFFFFF"/>
        </w:rPr>
        <w:t>QUIT</w:t>
      </w:r>
      <w:r w:rsidRPr="00822E5B">
        <w:rPr>
          <w:rFonts w:asciiTheme="minorHAnsi" w:hAnsiTheme="minorHAnsi" w:cstheme="minorHAnsi"/>
          <w:color w:val="000000"/>
          <w:sz w:val="22"/>
          <w:szCs w:val="22"/>
          <w:shd w:val="clear" w:color="auto" w:fill="FFFFFF"/>
        </w:rPr>
        <w:t>;</w:t>
      </w:r>
    </w:p>
    <w:p w14:paraId="6E06B88B"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p>
    <w:p w14:paraId="12E28E21"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822E5B">
        <w:rPr>
          <w:rFonts w:asciiTheme="minorHAnsi" w:hAnsiTheme="minorHAnsi" w:cstheme="minorHAnsi"/>
          <w:color w:val="008000"/>
          <w:sz w:val="22"/>
          <w:szCs w:val="22"/>
          <w:shd w:val="clear" w:color="auto" w:fill="FFFFFF"/>
        </w:rPr>
        <w:t>/* Print the differences */</w:t>
      </w:r>
    </w:p>
    <w:p w14:paraId="1873558B"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822E5B">
        <w:rPr>
          <w:rFonts w:asciiTheme="minorHAnsi" w:hAnsiTheme="minorHAnsi" w:cstheme="minorHAnsi"/>
          <w:b/>
          <w:bCs/>
          <w:color w:val="000080"/>
          <w:sz w:val="22"/>
          <w:szCs w:val="22"/>
          <w:shd w:val="clear" w:color="auto" w:fill="FFFFFF"/>
        </w:rPr>
        <w:t>PROC</w:t>
      </w:r>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b/>
          <w:bCs/>
          <w:color w:val="000080"/>
          <w:sz w:val="22"/>
          <w:szCs w:val="22"/>
          <w:shd w:val="clear" w:color="auto" w:fill="FFFFFF"/>
        </w:rPr>
        <w:t>PRINT</w:t>
      </w:r>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color w:val="0000FF"/>
          <w:sz w:val="22"/>
          <w:szCs w:val="22"/>
          <w:shd w:val="clear" w:color="auto" w:fill="FFFFFF"/>
        </w:rPr>
        <w:t>DATA</w:t>
      </w:r>
      <w:r w:rsidRPr="00822E5B">
        <w:rPr>
          <w:rFonts w:asciiTheme="minorHAnsi" w:hAnsiTheme="minorHAnsi" w:cstheme="minorHAnsi"/>
          <w:color w:val="000000"/>
          <w:sz w:val="22"/>
          <w:szCs w:val="22"/>
          <w:shd w:val="clear" w:color="auto" w:fill="FFFFFF"/>
        </w:rPr>
        <w:t>=</w:t>
      </w:r>
      <w:proofErr w:type="spellStart"/>
      <w:r w:rsidRPr="00822E5B">
        <w:rPr>
          <w:rFonts w:asciiTheme="minorHAnsi" w:hAnsiTheme="minorHAnsi" w:cstheme="minorHAnsi"/>
          <w:color w:val="000000"/>
          <w:sz w:val="22"/>
          <w:szCs w:val="22"/>
          <w:shd w:val="clear" w:color="auto" w:fill="FFFFFF"/>
        </w:rPr>
        <w:t>in_train_not_oot</w:t>
      </w:r>
      <w:proofErr w:type="spellEnd"/>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b/>
          <w:bCs/>
          <w:color w:val="000080"/>
          <w:sz w:val="22"/>
          <w:szCs w:val="22"/>
          <w:shd w:val="clear" w:color="auto" w:fill="FFFFFF"/>
        </w:rPr>
        <w:t>RUN</w:t>
      </w:r>
      <w:r w:rsidRPr="00822E5B">
        <w:rPr>
          <w:rFonts w:asciiTheme="minorHAnsi" w:hAnsiTheme="minorHAnsi" w:cstheme="minorHAnsi"/>
          <w:color w:val="000000"/>
          <w:sz w:val="22"/>
          <w:szCs w:val="22"/>
          <w:shd w:val="clear" w:color="auto" w:fill="FFFFFF"/>
        </w:rPr>
        <w:t>;</w:t>
      </w:r>
    </w:p>
    <w:p w14:paraId="1BA568E6"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p>
    <w:p w14:paraId="33B60A42"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822E5B">
        <w:rPr>
          <w:rFonts w:asciiTheme="minorHAnsi" w:hAnsiTheme="minorHAnsi" w:cstheme="minorHAnsi"/>
          <w:color w:val="008000"/>
          <w:sz w:val="22"/>
          <w:szCs w:val="22"/>
          <w:shd w:val="clear" w:color="auto" w:fill="FFFFFF"/>
        </w:rPr>
        <w:t>/* Create final train and OOT datasets */</w:t>
      </w:r>
    </w:p>
    <w:p w14:paraId="69B4637C"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822E5B">
        <w:rPr>
          <w:rFonts w:asciiTheme="minorHAnsi" w:hAnsiTheme="minorHAnsi" w:cstheme="minorHAnsi"/>
          <w:b/>
          <w:bCs/>
          <w:color w:val="000080"/>
          <w:sz w:val="22"/>
          <w:szCs w:val="22"/>
          <w:shd w:val="clear" w:color="auto" w:fill="FFFFFF"/>
        </w:rPr>
        <w:t>DATA</w:t>
      </w:r>
      <w:r w:rsidRPr="00822E5B">
        <w:rPr>
          <w:rFonts w:asciiTheme="minorHAnsi" w:hAnsiTheme="minorHAnsi" w:cstheme="minorHAnsi"/>
          <w:color w:val="000000"/>
          <w:sz w:val="22"/>
          <w:szCs w:val="22"/>
          <w:shd w:val="clear" w:color="auto" w:fill="FFFFFF"/>
        </w:rPr>
        <w:t xml:space="preserve"> </w:t>
      </w:r>
      <w:proofErr w:type="spellStart"/>
      <w:r w:rsidRPr="00822E5B">
        <w:rPr>
          <w:rFonts w:asciiTheme="minorHAnsi" w:hAnsiTheme="minorHAnsi" w:cstheme="minorHAnsi"/>
          <w:color w:val="000000"/>
          <w:sz w:val="22"/>
          <w:szCs w:val="22"/>
          <w:shd w:val="clear" w:color="auto" w:fill="FFFFFF"/>
        </w:rPr>
        <w:t>train_encoded_final</w:t>
      </w:r>
      <w:proofErr w:type="spellEnd"/>
      <w:r w:rsidRPr="00822E5B">
        <w:rPr>
          <w:rFonts w:asciiTheme="minorHAnsi" w:hAnsiTheme="minorHAnsi" w:cstheme="minorHAnsi"/>
          <w:color w:val="000000"/>
          <w:sz w:val="22"/>
          <w:szCs w:val="22"/>
          <w:shd w:val="clear" w:color="auto" w:fill="FFFFFF"/>
        </w:rPr>
        <w:t>;</w:t>
      </w:r>
    </w:p>
    <w:p w14:paraId="48598043"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color w:val="0000FF"/>
          <w:sz w:val="22"/>
          <w:szCs w:val="22"/>
          <w:shd w:val="clear" w:color="auto" w:fill="FFFFFF"/>
        </w:rPr>
        <w:t>SET</w:t>
      </w:r>
      <w:r w:rsidRPr="00822E5B">
        <w:rPr>
          <w:rFonts w:asciiTheme="minorHAnsi" w:hAnsiTheme="minorHAnsi" w:cstheme="minorHAnsi"/>
          <w:color w:val="000000"/>
          <w:sz w:val="22"/>
          <w:szCs w:val="22"/>
          <w:shd w:val="clear" w:color="auto" w:fill="FFFFFF"/>
        </w:rPr>
        <w:t xml:space="preserve"> </w:t>
      </w:r>
      <w:proofErr w:type="spellStart"/>
      <w:r w:rsidRPr="00822E5B">
        <w:rPr>
          <w:rFonts w:asciiTheme="minorHAnsi" w:hAnsiTheme="minorHAnsi" w:cstheme="minorHAnsi"/>
          <w:color w:val="000000"/>
          <w:sz w:val="22"/>
          <w:szCs w:val="22"/>
          <w:shd w:val="clear" w:color="auto" w:fill="FFFFFF"/>
        </w:rPr>
        <w:t>train_encoded</w:t>
      </w:r>
      <w:proofErr w:type="spellEnd"/>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color w:val="0000FF"/>
          <w:sz w:val="22"/>
          <w:szCs w:val="22"/>
          <w:shd w:val="clear" w:color="auto" w:fill="FFFFFF"/>
        </w:rPr>
        <w:t>KEEP</w:t>
      </w:r>
      <w:r w:rsidRPr="00822E5B">
        <w:rPr>
          <w:rFonts w:asciiTheme="minorHAnsi" w:hAnsiTheme="minorHAnsi" w:cstheme="minorHAnsi"/>
          <w:color w:val="000000"/>
          <w:sz w:val="22"/>
          <w:szCs w:val="22"/>
          <w:shd w:val="clear" w:color="auto" w:fill="FFFFFF"/>
        </w:rPr>
        <w:t>=&amp;predictors bad);</w:t>
      </w:r>
    </w:p>
    <w:p w14:paraId="2C9A599E"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822E5B">
        <w:rPr>
          <w:rFonts w:asciiTheme="minorHAnsi" w:hAnsiTheme="minorHAnsi" w:cstheme="minorHAnsi"/>
          <w:b/>
          <w:bCs/>
          <w:color w:val="000080"/>
          <w:sz w:val="22"/>
          <w:szCs w:val="22"/>
          <w:shd w:val="clear" w:color="auto" w:fill="FFFFFF"/>
        </w:rPr>
        <w:t>RUN</w:t>
      </w:r>
      <w:r w:rsidRPr="00822E5B">
        <w:rPr>
          <w:rFonts w:asciiTheme="minorHAnsi" w:hAnsiTheme="minorHAnsi" w:cstheme="minorHAnsi"/>
          <w:color w:val="000000"/>
          <w:sz w:val="22"/>
          <w:szCs w:val="22"/>
          <w:shd w:val="clear" w:color="auto" w:fill="FFFFFF"/>
        </w:rPr>
        <w:t>;</w:t>
      </w:r>
    </w:p>
    <w:p w14:paraId="386CBC9E"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p>
    <w:p w14:paraId="3E8CD868"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822E5B">
        <w:rPr>
          <w:rFonts w:asciiTheme="minorHAnsi" w:hAnsiTheme="minorHAnsi" w:cstheme="minorHAnsi"/>
          <w:b/>
          <w:bCs/>
          <w:color w:val="000080"/>
          <w:sz w:val="22"/>
          <w:szCs w:val="22"/>
          <w:shd w:val="clear" w:color="auto" w:fill="FFFFFF"/>
        </w:rPr>
        <w:t>PROC</w:t>
      </w:r>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b/>
          <w:bCs/>
          <w:color w:val="000080"/>
          <w:sz w:val="22"/>
          <w:szCs w:val="22"/>
          <w:shd w:val="clear" w:color="auto" w:fill="FFFFFF"/>
        </w:rPr>
        <w:t>FREQ</w:t>
      </w:r>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color w:val="0000FF"/>
          <w:sz w:val="22"/>
          <w:szCs w:val="22"/>
          <w:shd w:val="clear" w:color="auto" w:fill="FFFFFF"/>
        </w:rPr>
        <w:t>DATA</w:t>
      </w:r>
      <w:r w:rsidRPr="00822E5B">
        <w:rPr>
          <w:rFonts w:asciiTheme="minorHAnsi" w:hAnsiTheme="minorHAnsi" w:cstheme="minorHAnsi"/>
          <w:color w:val="000000"/>
          <w:sz w:val="22"/>
          <w:szCs w:val="22"/>
          <w:shd w:val="clear" w:color="auto" w:fill="FFFFFF"/>
        </w:rPr>
        <w:t>=</w:t>
      </w:r>
      <w:proofErr w:type="spellStart"/>
      <w:r w:rsidRPr="00822E5B">
        <w:rPr>
          <w:rFonts w:asciiTheme="minorHAnsi" w:hAnsiTheme="minorHAnsi" w:cstheme="minorHAnsi"/>
          <w:color w:val="000000"/>
          <w:sz w:val="22"/>
          <w:szCs w:val="22"/>
          <w:shd w:val="clear" w:color="auto" w:fill="FFFFFF"/>
        </w:rPr>
        <w:t>train_encoded_final</w:t>
      </w:r>
      <w:proofErr w:type="spellEnd"/>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color w:val="0000FF"/>
          <w:sz w:val="22"/>
          <w:szCs w:val="22"/>
          <w:shd w:val="clear" w:color="auto" w:fill="FFFFFF"/>
        </w:rPr>
        <w:t>TABLE</w:t>
      </w:r>
      <w:r w:rsidRPr="00822E5B">
        <w:rPr>
          <w:rFonts w:asciiTheme="minorHAnsi" w:hAnsiTheme="minorHAnsi" w:cstheme="minorHAnsi"/>
          <w:color w:val="000000"/>
          <w:sz w:val="22"/>
          <w:szCs w:val="22"/>
          <w:shd w:val="clear" w:color="auto" w:fill="FFFFFF"/>
        </w:rPr>
        <w:t xml:space="preserve"> bad; </w:t>
      </w:r>
      <w:r w:rsidRPr="00822E5B">
        <w:rPr>
          <w:rFonts w:asciiTheme="minorHAnsi" w:hAnsiTheme="minorHAnsi" w:cstheme="minorHAnsi"/>
          <w:b/>
          <w:bCs/>
          <w:color w:val="000080"/>
          <w:sz w:val="22"/>
          <w:szCs w:val="22"/>
          <w:shd w:val="clear" w:color="auto" w:fill="FFFFFF"/>
        </w:rPr>
        <w:t>RUN</w:t>
      </w:r>
      <w:r w:rsidRPr="00822E5B">
        <w:rPr>
          <w:rFonts w:asciiTheme="minorHAnsi" w:hAnsiTheme="minorHAnsi" w:cstheme="minorHAnsi"/>
          <w:color w:val="000000"/>
          <w:sz w:val="22"/>
          <w:szCs w:val="22"/>
          <w:shd w:val="clear" w:color="auto" w:fill="FFFFFF"/>
        </w:rPr>
        <w:t>;</w:t>
      </w:r>
    </w:p>
    <w:p w14:paraId="3C56F3E9"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p>
    <w:p w14:paraId="6ED7FB39"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822E5B">
        <w:rPr>
          <w:rFonts w:asciiTheme="minorHAnsi" w:hAnsiTheme="minorHAnsi" w:cstheme="minorHAnsi"/>
          <w:color w:val="008000"/>
          <w:sz w:val="22"/>
          <w:szCs w:val="22"/>
          <w:shd w:val="clear" w:color="auto" w:fill="FFFFFF"/>
        </w:rPr>
        <w:t>/*Create missing variables from TRAIN dataset*/</w:t>
      </w:r>
    </w:p>
    <w:p w14:paraId="6ECDA1C8"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822E5B">
        <w:rPr>
          <w:rFonts w:asciiTheme="minorHAnsi" w:hAnsiTheme="minorHAnsi" w:cstheme="minorHAnsi"/>
          <w:b/>
          <w:bCs/>
          <w:color w:val="000080"/>
          <w:sz w:val="22"/>
          <w:szCs w:val="22"/>
          <w:shd w:val="clear" w:color="auto" w:fill="FFFFFF"/>
        </w:rPr>
        <w:t>DATA</w:t>
      </w:r>
      <w:r w:rsidRPr="00822E5B">
        <w:rPr>
          <w:rFonts w:asciiTheme="minorHAnsi" w:hAnsiTheme="minorHAnsi" w:cstheme="minorHAnsi"/>
          <w:color w:val="000000"/>
          <w:sz w:val="22"/>
          <w:szCs w:val="22"/>
          <w:shd w:val="clear" w:color="auto" w:fill="FFFFFF"/>
        </w:rPr>
        <w:t xml:space="preserve"> </w:t>
      </w:r>
      <w:proofErr w:type="spellStart"/>
      <w:r w:rsidRPr="00822E5B">
        <w:rPr>
          <w:rFonts w:asciiTheme="minorHAnsi" w:hAnsiTheme="minorHAnsi" w:cstheme="minorHAnsi"/>
          <w:color w:val="000000"/>
          <w:sz w:val="22"/>
          <w:szCs w:val="22"/>
          <w:shd w:val="clear" w:color="auto" w:fill="FFFFFF"/>
        </w:rPr>
        <w:t>oot_encoded_final</w:t>
      </w:r>
      <w:proofErr w:type="spellEnd"/>
      <w:r w:rsidRPr="00822E5B">
        <w:rPr>
          <w:rFonts w:asciiTheme="minorHAnsi" w:hAnsiTheme="minorHAnsi" w:cstheme="minorHAnsi"/>
          <w:color w:val="000000"/>
          <w:sz w:val="22"/>
          <w:szCs w:val="22"/>
          <w:shd w:val="clear" w:color="auto" w:fill="FFFFFF"/>
        </w:rPr>
        <w:t>;</w:t>
      </w:r>
    </w:p>
    <w:p w14:paraId="61C45B08"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color w:val="0000FF"/>
          <w:sz w:val="22"/>
          <w:szCs w:val="22"/>
          <w:shd w:val="clear" w:color="auto" w:fill="FFFFFF"/>
        </w:rPr>
        <w:t>SET</w:t>
      </w:r>
      <w:r w:rsidRPr="00822E5B">
        <w:rPr>
          <w:rFonts w:asciiTheme="minorHAnsi" w:hAnsiTheme="minorHAnsi" w:cstheme="minorHAnsi"/>
          <w:color w:val="000000"/>
          <w:sz w:val="22"/>
          <w:szCs w:val="22"/>
          <w:shd w:val="clear" w:color="auto" w:fill="FFFFFF"/>
        </w:rPr>
        <w:t xml:space="preserve"> </w:t>
      </w:r>
      <w:proofErr w:type="spellStart"/>
      <w:r w:rsidRPr="00822E5B">
        <w:rPr>
          <w:rFonts w:asciiTheme="minorHAnsi" w:hAnsiTheme="minorHAnsi" w:cstheme="minorHAnsi"/>
          <w:color w:val="000000"/>
          <w:sz w:val="22"/>
          <w:szCs w:val="22"/>
          <w:shd w:val="clear" w:color="auto" w:fill="FFFFFF"/>
        </w:rPr>
        <w:t>oot_encoded</w:t>
      </w:r>
      <w:proofErr w:type="spellEnd"/>
      <w:r w:rsidRPr="00822E5B">
        <w:rPr>
          <w:rFonts w:asciiTheme="minorHAnsi" w:hAnsiTheme="minorHAnsi" w:cstheme="minorHAnsi"/>
          <w:color w:val="000000"/>
          <w:sz w:val="22"/>
          <w:szCs w:val="22"/>
          <w:shd w:val="clear" w:color="auto" w:fill="FFFFFF"/>
        </w:rPr>
        <w:t xml:space="preserve"> ;</w:t>
      </w:r>
    </w:p>
    <w:p w14:paraId="44E538F8"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822E5B">
        <w:rPr>
          <w:rFonts w:asciiTheme="minorHAnsi" w:hAnsiTheme="minorHAnsi" w:cstheme="minorHAnsi"/>
          <w:color w:val="000000"/>
          <w:sz w:val="22"/>
          <w:szCs w:val="22"/>
          <w:shd w:val="clear" w:color="auto" w:fill="FFFFFF"/>
        </w:rPr>
        <w:t xml:space="preserve">  </w:t>
      </w:r>
      <w:proofErr w:type="spellStart"/>
      <w:r w:rsidRPr="00822E5B">
        <w:rPr>
          <w:rFonts w:asciiTheme="minorHAnsi" w:hAnsiTheme="minorHAnsi" w:cstheme="minorHAnsi"/>
          <w:color w:val="000000"/>
          <w:sz w:val="22"/>
          <w:szCs w:val="22"/>
          <w:shd w:val="clear" w:color="auto" w:fill="FFFFFF"/>
        </w:rPr>
        <w:t>home_ownership_ANY</w:t>
      </w:r>
      <w:proofErr w:type="spellEnd"/>
      <w:r w:rsidRPr="00822E5B">
        <w:rPr>
          <w:rFonts w:asciiTheme="minorHAnsi" w:hAnsiTheme="minorHAnsi" w:cstheme="minorHAnsi"/>
          <w:color w:val="000000"/>
          <w:sz w:val="22"/>
          <w:szCs w:val="22"/>
          <w:shd w:val="clear" w:color="auto" w:fill="FFFFFF"/>
        </w:rPr>
        <w:t xml:space="preserve"> = </w:t>
      </w:r>
      <w:r w:rsidRPr="00822E5B">
        <w:rPr>
          <w:rFonts w:asciiTheme="minorHAnsi" w:hAnsiTheme="minorHAnsi" w:cstheme="minorHAnsi"/>
          <w:b/>
          <w:bCs/>
          <w:color w:val="008080"/>
          <w:sz w:val="22"/>
          <w:szCs w:val="22"/>
          <w:shd w:val="clear" w:color="auto" w:fill="FFFFFF"/>
        </w:rPr>
        <w:t>0</w:t>
      </w:r>
      <w:r w:rsidRPr="00822E5B">
        <w:rPr>
          <w:rFonts w:asciiTheme="minorHAnsi" w:hAnsiTheme="minorHAnsi" w:cstheme="minorHAnsi"/>
          <w:color w:val="000000"/>
          <w:sz w:val="22"/>
          <w:szCs w:val="22"/>
          <w:shd w:val="clear" w:color="auto" w:fill="FFFFFF"/>
        </w:rPr>
        <w:t>;</w:t>
      </w:r>
    </w:p>
    <w:p w14:paraId="28C74DA0"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822E5B">
        <w:rPr>
          <w:rFonts w:asciiTheme="minorHAnsi" w:hAnsiTheme="minorHAnsi" w:cstheme="minorHAnsi"/>
          <w:color w:val="000000"/>
          <w:sz w:val="22"/>
          <w:szCs w:val="22"/>
          <w:shd w:val="clear" w:color="auto" w:fill="FFFFFF"/>
        </w:rPr>
        <w:t xml:space="preserve">  </w:t>
      </w:r>
      <w:proofErr w:type="spellStart"/>
      <w:r w:rsidRPr="00822E5B">
        <w:rPr>
          <w:rFonts w:asciiTheme="minorHAnsi" w:hAnsiTheme="minorHAnsi" w:cstheme="minorHAnsi"/>
          <w:color w:val="000000"/>
          <w:sz w:val="22"/>
          <w:szCs w:val="22"/>
          <w:shd w:val="clear" w:color="auto" w:fill="FFFFFF"/>
        </w:rPr>
        <w:t>purpose_wedding</w:t>
      </w:r>
      <w:proofErr w:type="spellEnd"/>
      <w:r w:rsidRPr="00822E5B">
        <w:rPr>
          <w:rFonts w:asciiTheme="minorHAnsi" w:hAnsiTheme="minorHAnsi" w:cstheme="minorHAnsi"/>
          <w:color w:val="000000"/>
          <w:sz w:val="22"/>
          <w:szCs w:val="22"/>
          <w:shd w:val="clear" w:color="auto" w:fill="FFFFFF"/>
        </w:rPr>
        <w:t xml:space="preserve"> = </w:t>
      </w:r>
      <w:r w:rsidRPr="00822E5B">
        <w:rPr>
          <w:rFonts w:asciiTheme="minorHAnsi" w:hAnsiTheme="minorHAnsi" w:cstheme="minorHAnsi"/>
          <w:b/>
          <w:bCs/>
          <w:color w:val="008080"/>
          <w:sz w:val="22"/>
          <w:szCs w:val="22"/>
          <w:shd w:val="clear" w:color="auto" w:fill="FFFFFF"/>
        </w:rPr>
        <w:t>0</w:t>
      </w:r>
      <w:r w:rsidRPr="00822E5B">
        <w:rPr>
          <w:rFonts w:asciiTheme="minorHAnsi" w:hAnsiTheme="minorHAnsi" w:cstheme="minorHAnsi"/>
          <w:color w:val="000000"/>
          <w:sz w:val="22"/>
          <w:szCs w:val="22"/>
          <w:shd w:val="clear" w:color="auto" w:fill="FFFFFF"/>
        </w:rPr>
        <w:t>;</w:t>
      </w:r>
    </w:p>
    <w:p w14:paraId="00F9AA34"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color w:val="0000FF"/>
          <w:sz w:val="22"/>
          <w:szCs w:val="22"/>
          <w:shd w:val="clear" w:color="auto" w:fill="FFFFFF"/>
        </w:rPr>
        <w:t>KEEP</w:t>
      </w:r>
      <w:r w:rsidRPr="00822E5B">
        <w:rPr>
          <w:rFonts w:asciiTheme="minorHAnsi" w:hAnsiTheme="minorHAnsi" w:cstheme="minorHAnsi"/>
          <w:color w:val="000000"/>
          <w:sz w:val="22"/>
          <w:szCs w:val="22"/>
          <w:shd w:val="clear" w:color="auto" w:fill="FFFFFF"/>
        </w:rPr>
        <w:t xml:space="preserve"> &amp;predictors bad  </w:t>
      </w:r>
      <w:proofErr w:type="spellStart"/>
      <w:r w:rsidRPr="00822E5B">
        <w:rPr>
          <w:rFonts w:asciiTheme="minorHAnsi" w:hAnsiTheme="minorHAnsi" w:cstheme="minorHAnsi"/>
          <w:color w:val="000000"/>
          <w:sz w:val="22"/>
          <w:szCs w:val="22"/>
          <w:shd w:val="clear" w:color="auto" w:fill="FFFFFF"/>
        </w:rPr>
        <w:t>home_ownership_ANY</w:t>
      </w:r>
      <w:proofErr w:type="spellEnd"/>
      <w:r w:rsidRPr="00822E5B">
        <w:rPr>
          <w:rFonts w:asciiTheme="minorHAnsi" w:hAnsiTheme="minorHAnsi" w:cstheme="minorHAnsi"/>
          <w:color w:val="000000"/>
          <w:sz w:val="22"/>
          <w:szCs w:val="22"/>
          <w:shd w:val="clear" w:color="auto" w:fill="FFFFFF"/>
        </w:rPr>
        <w:t xml:space="preserve"> </w:t>
      </w:r>
      <w:proofErr w:type="spellStart"/>
      <w:r w:rsidRPr="00822E5B">
        <w:rPr>
          <w:rFonts w:asciiTheme="minorHAnsi" w:hAnsiTheme="minorHAnsi" w:cstheme="minorHAnsi"/>
          <w:color w:val="000000"/>
          <w:sz w:val="22"/>
          <w:szCs w:val="22"/>
          <w:shd w:val="clear" w:color="auto" w:fill="FFFFFF"/>
        </w:rPr>
        <w:t>purpose_wedding</w:t>
      </w:r>
      <w:proofErr w:type="spellEnd"/>
      <w:r w:rsidRPr="00822E5B">
        <w:rPr>
          <w:rFonts w:asciiTheme="minorHAnsi" w:hAnsiTheme="minorHAnsi" w:cstheme="minorHAnsi"/>
          <w:color w:val="000000"/>
          <w:sz w:val="22"/>
          <w:szCs w:val="22"/>
          <w:shd w:val="clear" w:color="auto" w:fill="FFFFFF"/>
        </w:rPr>
        <w:t>;</w:t>
      </w:r>
    </w:p>
    <w:p w14:paraId="05032D6A"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822E5B">
        <w:rPr>
          <w:rFonts w:asciiTheme="minorHAnsi" w:hAnsiTheme="minorHAnsi" w:cstheme="minorHAnsi"/>
          <w:b/>
          <w:bCs/>
          <w:color w:val="000080"/>
          <w:sz w:val="22"/>
          <w:szCs w:val="22"/>
          <w:shd w:val="clear" w:color="auto" w:fill="FFFFFF"/>
        </w:rPr>
        <w:t>RUN</w:t>
      </w:r>
      <w:r w:rsidRPr="00822E5B">
        <w:rPr>
          <w:rFonts w:asciiTheme="minorHAnsi" w:hAnsiTheme="minorHAnsi" w:cstheme="minorHAnsi"/>
          <w:color w:val="000000"/>
          <w:sz w:val="22"/>
          <w:szCs w:val="22"/>
          <w:shd w:val="clear" w:color="auto" w:fill="FFFFFF"/>
        </w:rPr>
        <w:t>;</w:t>
      </w:r>
    </w:p>
    <w:p w14:paraId="65F1E88A"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p>
    <w:p w14:paraId="0C72E1D7"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822E5B">
        <w:rPr>
          <w:rFonts w:asciiTheme="minorHAnsi" w:hAnsiTheme="minorHAnsi" w:cstheme="minorHAnsi"/>
          <w:b/>
          <w:bCs/>
          <w:color w:val="000080"/>
          <w:sz w:val="22"/>
          <w:szCs w:val="22"/>
          <w:shd w:val="clear" w:color="auto" w:fill="FFFFFF"/>
        </w:rPr>
        <w:t>PROC</w:t>
      </w:r>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b/>
          <w:bCs/>
          <w:color w:val="000080"/>
          <w:sz w:val="22"/>
          <w:szCs w:val="22"/>
          <w:shd w:val="clear" w:color="auto" w:fill="FFFFFF"/>
        </w:rPr>
        <w:t>FREQ</w:t>
      </w:r>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color w:val="0000FF"/>
          <w:sz w:val="22"/>
          <w:szCs w:val="22"/>
          <w:shd w:val="clear" w:color="auto" w:fill="FFFFFF"/>
        </w:rPr>
        <w:t>DATA</w:t>
      </w:r>
      <w:r w:rsidRPr="00822E5B">
        <w:rPr>
          <w:rFonts w:asciiTheme="minorHAnsi" w:hAnsiTheme="minorHAnsi" w:cstheme="minorHAnsi"/>
          <w:color w:val="000000"/>
          <w:sz w:val="22"/>
          <w:szCs w:val="22"/>
          <w:shd w:val="clear" w:color="auto" w:fill="FFFFFF"/>
        </w:rPr>
        <w:t>=</w:t>
      </w:r>
      <w:proofErr w:type="spellStart"/>
      <w:r w:rsidRPr="00822E5B">
        <w:rPr>
          <w:rFonts w:asciiTheme="minorHAnsi" w:hAnsiTheme="minorHAnsi" w:cstheme="minorHAnsi"/>
          <w:color w:val="000000"/>
          <w:sz w:val="22"/>
          <w:szCs w:val="22"/>
          <w:shd w:val="clear" w:color="auto" w:fill="FFFFFF"/>
        </w:rPr>
        <w:t>oot_encoded_final</w:t>
      </w:r>
      <w:proofErr w:type="spellEnd"/>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color w:val="0000FF"/>
          <w:sz w:val="22"/>
          <w:szCs w:val="22"/>
          <w:shd w:val="clear" w:color="auto" w:fill="FFFFFF"/>
        </w:rPr>
        <w:t>TABLE</w:t>
      </w:r>
      <w:r w:rsidRPr="00822E5B">
        <w:rPr>
          <w:rFonts w:asciiTheme="minorHAnsi" w:hAnsiTheme="minorHAnsi" w:cstheme="minorHAnsi"/>
          <w:color w:val="000000"/>
          <w:sz w:val="22"/>
          <w:szCs w:val="22"/>
          <w:shd w:val="clear" w:color="auto" w:fill="FFFFFF"/>
        </w:rPr>
        <w:t xml:space="preserve"> bad; </w:t>
      </w:r>
      <w:r w:rsidRPr="00822E5B">
        <w:rPr>
          <w:rFonts w:asciiTheme="minorHAnsi" w:hAnsiTheme="minorHAnsi" w:cstheme="minorHAnsi"/>
          <w:b/>
          <w:bCs/>
          <w:color w:val="000080"/>
          <w:sz w:val="22"/>
          <w:szCs w:val="22"/>
          <w:shd w:val="clear" w:color="auto" w:fill="FFFFFF"/>
        </w:rPr>
        <w:t>RUN</w:t>
      </w:r>
      <w:r w:rsidRPr="00822E5B">
        <w:rPr>
          <w:rFonts w:asciiTheme="minorHAnsi" w:hAnsiTheme="minorHAnsi" w:cstheme="minorHAnsi"/>
          <w:color w:val="000000"/>
          <w:sz w:val="22"/>
          <w:szCs w:val="22"/>
          <w:shd w:val="clear" w:color="auto" w:fill="FFFFFF"/>
        </w:rPr>
        <w:t>;</w:t>
      </w:r>
    </w:p>
    <w:p w14:paraId="2E4EB851"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p>
    <w:p w14:paraId="1D01D2A5"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822E5B">
        <w:rPr>
          <w:rFonts w:asciiTheme="minorHAnsi" w:hAnsiTheme="minorHAnsi" w:cstheme="minorHAnsi"/>
          <w:color w:val="008000"/>
          <w:sz w:val="22"/>
          <w:szCs w:val="22"/>
          <w:shd w:val="clear" w:color="auto" w:fill="FFFFFF"/>
        </w:rPr>
        <w:t xml:space="preserve">/* Split the modeling dataset by </w:t>
      </w:r>
      <w:proofErr w:type="gramStart"/>
      <w:r w:rsidRPr="00822E5B">
        <w:rPr>
          <w:rFonts w:asciiTheme="minorHAnsi" w:hAnsiTheme="minorHAnsi" w:cstheme="minorHAnsi"/>
          <w:color w:val="008000"/>
          <w:sz w:val="22"/>
          <w:szCs w:val="22"/>
          <w:shd w:val="clear" w:color="auto" w:fill="FFFFFF"/>
        </w:rPr>
        <w:t>a</w:t>
      </w:r>
      <w:proofErr w:type="gramEnd"/>
      <w:r w:rsidRPr="00822E5B">
        <w:rPr>
          <w:rFonts w:asciiTheme="minorHAnsi" w:hAnsiTheme="minorHAnsi" w:cstheme="minorHAnsi"/>
          <w:color w:val="008000"/>
          <w:sz w:val="22"/>
          <w:szCs w:val="22"/>
          <w:shd w:val="clear" w:color="auto" w:fill="FFFFFF"/>
        </w:rPr>
        <w:t xml:space="preserve"> 80/20 ratio using a random seed */</w:t>
      </w:r>
    </w:p>
    <w:p w14:paraId="69FAC7E6"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822E5B">
        <w:rPr>
          <w:rFonts w:asciiTheme="minorHAnsi" w:hAnsiTheme="minorHAnsi" w:cstheme="minorHAnsi"/>
          <w:b/>
          <w:bCs/>
          <w:color w:val="000080"/>
          <w:sz w:val="22"/>
          <w:szCs w:val="22"/>
          <w:shd w:val="clear" w:color="auto" w:fill="FFFFFF"/>
        </w:rPr>
        <w:t>PROC</w:t>
      </w:r>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b/>
          <w:bCs/>
          <w:color w:val="000080"/>
          <w:sz w:val="22"/>
          <w:szCs w:val="22"/>
          <w:shd w:val="clear" w:color="auto" w:fill="FFFFFF"/>
        </w:rPr>
        <w:t>SURVEYSELECT</w:t>
      </w:r>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color w:val="0000FF"/>
          <w:sz w:val="22"/>
          <w:szCs w:val="22"/>
          <w:shd w:val="clear" w:color="auto" w:fill="FFFFFF"/>
        </w:rPr>
        <w:t>DATA</w:t>
      </w:r>
      <w:r w:rsidRPr="00822E5B">
        <w:rPr>
          <w:rFonts w:asciiTheme="minorHAnsi" w:hAnsiTheme="minorHAnsi" w:cstheme="minorHAnsi"/>
          <w:color w:val="000000"/>
          <w:sz w:val="22"/>
          <w:szCs w:val="22"/>
          <w:shd w:val="clear" w:color="auto" w:fill="FFFFFF"/>
        </w:rPr>
        <w:t>=</w:t>
      </w:r>
      <w:proofErr w:type="spellStart"/>
      <w:r w:rsidRPr="00822E5B">
        <w:rPr>
          <w:rFonts w:asciiTheme="minorHAnsi" w:hAnsiTheme="minorHAnsi" w:cstheme="minorHAnsi"/>
          <w:color w:val="000000"/>
          <w:sz w:val="22"/>
          <w:szCs w:val="22"/>
          <w:shd w:val="clear" w:color="auto" w:fill="FFFFFF"/>
        </w:rPr>
        <w:t>train_encoded_final</w:t>
      </w:r>
      <w:proofErr w:type="spellEnd"/>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color w:val="0000FF"/>
          <w:sz w:val="22"/>
          <w:szCs w:val="22"/>
          <w:shd w:val="clear" w:color="auto" w:fill="FFFFFF"/>
        </w:rPr>
        <w:t>RATE</w:t>
      </w:r>
      <w:r w:rsidRPr="00822E5B">
        <w:rPr>
          <w:rFonts w:asciiTheme="minorHAnsi" w:hAnsiTheme="minorHAnsi" w:cstheme="minorHAnsi"/>
          <w:color w:val="000000"/>
          <w:sz w:val="22"/>
          <w:szCs w:val="22"/>
          <w:shd w:val="clear" w:color="auto" w:fill="FFFFFF"/>
        </w:rPr>
        <w:t>=</w:t>
      </w:r>
      <w:r w:rsidRPr="00822E5B">
        <w:rPr>
          <w:rFonts w:asciiTheme="minorHAnsi" w:hAnsiTheme="minorHAnsi" w:cstheme="minorHAnsi"/>
          <w:b/>
          <w:bCs/>
          <w:color w:val="008080"/>
          <w:sz w:val="22"/>
          <w:szCs w:val="22"/>
          <w:shd w:val="clear" w:color="auto" w:fill="FFFFFF"/>
        </w:rPr>
        <w:t>.8</w:t>
      </w:r>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color w:val="0000FF"/>
          <w:sz w:val="22"/>
          <w:szCs w:val="22"/>
          <w:shd w:val="clear" w:color="auto" w:fill="FFFFFF"/>
        </w:rPr>
        <w:t>OUTALL</w:t>
      </w:r>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color w:val="0000FF"/>
          <w:sz w:val="22"/>
          <w:szCs w:val="22"/>
          <w:shd w:val="clear" w:color="auto" w:fill="FFFFFF"/>
        </w:rPr>
        <w:t>OUT</w:t>
      </w:r>
      <w:r w:rsidRPr="00822E5B">
        <w:rPr>
          <w:rFonts w:asciiTheme="minorHAnsi" w:hAnsiTheme="minorHAnsi" w:cstheme="minorHAnsi"/>
          <w:color w:val="000000"/>
          <w:sz w:val="22"/>
          <w:szCs w:val="22"/>
          <w:shd w:val="clear" w:color="auto" w:fill="FFFFFF"/>
        </w:rPr>
        <w:t xml:space="preserve">=class2 </w:t>
      </w:r>
      <w:r w:rsidRPr="00822E5B">
        <w:rPr>
          <w:rFonts w:asciiTheme="minorHAnsi" w:hAnsiTheme="minorHAnsi" w:cstheme="minorHAnsi"/>
          <w:color w:val="0000FF"/>
          <w:sz w:val="22"/>
          <w:szCs w:val="22"/>
          <w:shd w:val="clear" w:color="auto" w:fill="FFFFFF"/>
        </w:rPr>
        <w:t>SEED</w:t>
      </w:r>
      <w:r w:rsidRPr="00822E5B">
        <w:rPr>
          <w:rFonts w:asciiTheme="minorHAnsi" w:hAnsiTheme="minorHAnsi" w:cstheme="minorHAnsi"/>
          <w:color w:val="000000"/>
          <w:sz w:val="22"/>
          <w:szCs w:val="22"/>
          <w:shd w:val="clear" w:color="auto" w:fill="FFFFFF"/>
        </w:rPr>
        <w:t>=</w:t>
      </w:r>
      <w:r w:rsidRPr="00822E5B">
        <w:rPr>
          <w:rFonts w:asciiTheme="minorHAnsi" w:hAnsiTheme="minorHAnsi" w:cstheme="minorHAnsi"/>
          <w:b/>
          <w:bCs/>
          <w:color w:val="008080"/>
          <w:sz w:val="22"/>
          <w:szCs w:val="22"/>
          <w:shd w:val="clear" w:color="auto" w:fill="FFFFFF"/>
        </w:rPr>
        <w:t>42</w:t>
      </w:r>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b/>
          <w:bCs/>
          <w:color w:val="000080"/>
          <w:sz w:val="22"/>
          <w:szCs w:val="22"/>
          <w:shd w:val="clear" w:color="auto" w:fill="FFFFFF"/>
        </w:rPr>
        <w:t>RUN</w:t>
      </w:r>
      <w:r w:rsidRPr="00822E5B">
        <w:rPr>
          <w:rFonts w:asciiTheme="minorHAnsi" w:hAnsiTheme="minorHAnsi" w:cstheme="minorHAnsi"/>
          <w:color w:val="000000"/>
          <w:sz w:val="22"/>
          <w:szCs w:val="22"/>
          <w:shd w:val="clear" w:color="auto" w:fill="FFFFFF"/>
        </w:rPr>
        <w:t>;</w:t>
      </w:r>
    </w:p>
    <w:p w14:paraId="54D3B917"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p>
    <w:p w14:paraId="59708ED5"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822E5B">
        <w:rPr>
          <w:rFonts w:asciiTheme="minorHAnsi" w:hAnsiTheme="minorHAnsi" w:cstheme="minorHAnsi"/>
          <w:b/>
          <w:bCs/>
          <w:color w:val="000080"/>
          <w:sz w:val="22"/>
          <w:szCs w:val="22"/>
          <w:shd w:val="clear" w:color="auto" w:fill="FFFFFF"/>
        </w:rPr>
        <w:lastRenderedPageBreak/>
        <w:t>PROC</w:t>
      </w:r>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b/>
          <w:bCs/>
          <w:color w:val="000080"/>
          <w:sz w:val="22"/>
          <w:szCs w:val="22"/>
          <w:shd w:val="clear" w:color="auto" w:fill="FFFFFF"/>
        </w:rPr>
        <w:t>FREQ</w:t>
      </w:r>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color w:val="0000FF"/>
          <w:sz w:val="22"/>
          <w:szCs w:val="22"/>
          <w:shd w:val="clear" w:color="auto" w:fill="FFFFFF"/>
        </w:rPr>
        <w:t>DATA</w:t>
      </w:r>
      <w:r w:rsidRPr="00822E5B">
        <w:rPr>
          <w:rFonts w:asciiTheme="minorHAnsi" w:hAnsiTheme="minorHAnsi" w:cstheme="minorHAnsi"/>
          <w:color w:val="000000"/>
          <w:sz w:val="22"/>
          <w:szCs w:val="22"/>
          <w:shd w:val="clear" w:color="auto" w:fill="FFFFFF"/>
        </w:rPr>
        <w:t xml:space="preserve">= class2; </w:t>
      </w:r>
      <w:r w:rsidRPr="00822E5B">
        <w:rPr>
          <w:rFonts w:asciiTheme="minorHAnsi" w:hAnsiTheme="minorHAnsi" w:cstheme="minorHAnsi"/>
          <w:color w:val="0000FF"/>
          <w:sz w:val="22"/>
          <w:szCs w:val="22"/>
          <w:shd w:val="clear" w:color="auto" w:fill="FFFFFF"/>
        </w:rPr>
        <w:t>TABLES</w:t>
      </w:r>
      <w:r w:rsidRPr="00822E5B">
        <w:rPr>
          <w:rFonts w:asciiTheme="minorHAnsi" w:hAnsiTheme="minorHAnsi" w:cstheme="minorHAnsi"/>
          <w:color w:val="000000"/>
          <w:sz w:val="22"/>
          <w:szCs w:val="22"/>
          <w:shd w:val="clear" w:color="auto" w:fill="FFFFFF"/>
        </w:rPr>
        <w:t xml:space="preserve"> selected; </w:t>
      </w:r>
      <w:r w:rsidRPr="00822E5B">
        <w:rPr>
          <w:rFonts w:asciiTheme="minorHAnsi" w:hAnsiTheme="minorHAnsi" w:cstheme="minorHAnsi"/>
          <w:b/>
          <w:bCs/>
          <w:color w:val="000080"/>
          <w:sz w:val="22"/>
          <w:szCs w:val="22"/>
          <w:shd w:val="clear" w:color="auto" w:fill="FFFFFF"/>
        </w:rPr>
        <w:t>RUN</w:t>
      </w:r>
      <w:r w:rsidRPr="00822E5B">
        <w:rPr>
          <w:rFonts w:asciiTheme="minorHAnsi" w:hAnsiTheme="minorHAnsi" w:cstheme="minorHAnsi"/>
          <w:color w:val="000000"/>
          <w:sz w:val="22"/>
          <w:szCs w:val="22"/>
          <w:shd w:val="clear" w:color="auto" w:fill="FFFFFF"/>
        </w:rPr>
        <w:t>;</w:t>
      </w:r>
    </w:p>
    <w:p w14:paraId="4E24554C"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p>
    <w:p w14:paraId="62E92F3B"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822E5B">
        <w:rPr>
          <w:rFonts w:asciiTheme="minorHAnsi" w:hAnsiTheme="minorHAnsi" w:cstheme="minorHAnsi"/>
          <w:color w:val="008000"/>
          <w:sz w:val="22"/>
          <w:szCs w:val="22"/>
          <w:shd w:val="clear" w:color="auto" w:fill="FFFFFF"/>
        </w:rPr>
        <w:t>/* Create TRAIN and VAL datasets */</w:t>
      </w:r>
    </w:p>
    <w:p w14:paraId="26C5D67B"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822E5B">
        <w:rPr>
          <w:rFonts w:asciiTheme="minorHAnsi" w:hAnsiTheme="minorHAnsi" w:cstheme="minorHAnsi"/>
          <w:b/>
          <w:bCs/>
          <w:color w:val="000080"/>
          <w:sz w:val="22"/>
          <w:szCs w:val="22"/>
          <w:shd w:val="clear" w:color="auto" w:fill="FFFFFF"/>
        </w:rPr>
        <w:t>DATA</w:t>
      </w:r>
      <w:r w:rsidRPr="00822E5B">
        <w:rPr>
          <w:rFonts w:asciiTheme="minorHAnsi" w:hAnsiTheme="minorHAnsi" w:cstheme="minorHAnsi"/>
          <w:color w:val="000000"/>
          <w:sz w:val="22"/>
          <w:szCs w:val="22"/>
          <w:shd w:val="clear" w:color="auto" w:fill="FFFFFF"/>
        </w:rPr>
        <w:t xml:space="preserve"> </w:t>
      </w:r>
      <w:proofErr w:type="spellStart"/>
      <w:r w:rsidRPr="00822E5B">
        <w:rPr>
          <w:rFonts w:asciiTheme="minorHAnsi" w:hAnsiTheme="minorHAnsi" w:cstheme="minorHAnsi"/>
          <w:color w:val="000000"/>
          <w:sz w:val="22"/>
          <w:szCs w:val="22"/>
          <w:shd w:val="clear" w:color="auto" w:fill="FFFFFF"/>
        </w:rPr>
        <w:t>train_data</w:t>
      </w:r>
      <w:proofErr w:type="spellEnd"/>
      <w:r w:rsidRPr="00822E5B">
        <w:rPr>
          <w:rFonts w:asciiTheme="minorHAnsi" w:hAnsiTheme="minorHAnsi" w:cstheme="minorHAnsi"/>
          <w:color w:val="000000"/>
          <w:sz w:val="22"/>
          <w:szCs w:val="22"/>
          <w:shd w:val="clear" w:color="auto" w:fill="FFFFFF"/>
        </w:rPr>
        <w:t xml:space="preserve"> </w:t>
      </w:r>
      <w:proofErr w:type="spellStart"/>
      <w:r w:rsidRPr="00822E5B">
        <w:rPr>
          <w:rFonts w:asciiTheme="minorHAnsi" w:hAnsiTheme="minorHAnsi" w:cstheme="minorHAnsi"/>
          <w:color w:val="000000"/>
          <w:sz w:val="22"/>
          <w:szCs w:val="22"/>
          <w:shd w:val="clear" w:color="auto" w:fill="FFFFFF"/>
        </w:rPr>
        <w:t>val_data</w:t>
      </w:r>
      <w:proofErr w:type="spellEnd"/>
      <w:r w:rsidRPr="00822E5B">
        <w:rPr>
          <w:rFonts w:asciiTheme="minorHAnsi" w:hAnsiTheme="minorHAnsi" w:cstheme="minorHAnsi"/>
          <w:color w:val="000000"/>
          <w:sz w:val="22"/>
          <w:szCs w:val="22"/>
          <w:shd w:val="clear" w:color="auto" w:fill="FFFFFF"/>
        </w:rPr>
        <w:t>;</w:t>
      </w:r>
    </w:p>
    <w:p w14:paraId="0EC203AE"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color w:val="0000FF"/>
          <w:sz w:val="22"/>
          <w:szCs w:val="22"/>
          <w:shd w:val="clear" w:color="auto" w:fill="FFFFFF"/>
        </w:rPr>
        <w:t>SET</w:t>
      </w:r>
      <w:r w:rsidRPr="00822E5B">
        <w:rPr>
          <w:rFonts w:asciiTheme="minorHAnsi" w:hAnsiTheme="minorHAnsi" w:cstheme="minorHAnsi"/>
          <w:color w:val="000000"/>
          <w:sz w:val="22"/>
          <w:szCs w:val="22"/>
          <w:shd w:val="clear" w:color="auto" w:fill="FFFFFF"/>
        </w:rPr>
        <w:t xml:space="preserve"> class2 ;</w:t>
      </w:r>
    </w:p>
    <w:p w14:paraId="4413D944"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color w:val="0000FF"/>
          <w:sz w:val="22"/>
          <w:szCs w:val="22"/>
          <w:shd w:val="clear" w:color="auto" w:fill="FFFFFF"/>
        </w:rPr>
        <w:t>IF</w:t>
      </w:r>
      <w:r w:rsidRPr="00822E5B">
        <w:rPr>
          <w:rFonts w:asciiTheme="minorHAnsi" w:hAnsiTheme="minorHAnsi" w:cstheme="minorHAnsi"/>
          <w:color w:val="000000"/>
          <w:sz w:val="22"/>
          <w:szCs w:val="22"/>
          <w:shd w:val="clear" w:color="auto" w:fill="FFFFFF"/>
        </w:rPr>
        <w:t xml:space="preserve"> selected = </w:t>
      </w:r>
      <w:r w:rsidRPr="00822E5B">
        <w:rPr>
          <w:rFonts w:asciiTheme="minorHAnsi" w:hAnsiTheme="minorHAnsi" w:cstheme="minorHAnsi"/>
          <w:b/>
          <w:bCs/>
          <w:color w:val="008080"/>
          <w:sz w:val="22"/>
          <w:szCs w:val="22"/>
          <w:shd w:val="clear" w:color="auto" w:fill="FFFFFF"/>
        </w:rPr>
        <w:t>1</w:t>
      </w:r>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color w:val="0000FF"/>
          <w:sz w:val="22"/>
          <w:szCs w:val="22"/>
          <w:shd w:val="clear" w:color="auto" w:fill="FFFFFF"/>
        </w:rPr>
        <w:t>THEN</w:t>
      </w:r>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color w:val="0000FF"/>
          <w:sz w:val="22"/>
          <w:szCs w:val="22"/>
          <w:shd w:val="clear" w:color="auto" w:fill="FFFFFF"/>
        </w:rPr>
        <w:t>OUTPUT</w:t>
      </w:r>
      <w:r w:rsidRPr="00822E5B">
        <w:rPr>
          <w:rFonts w:asciiTheme="minorHAnsi" w:hAnsiTheme="minorHAnsi" w:cstheme="minorHAnsi"/>
          <w:color w:val="000000"/>
          <w:sz w:val="22"/>
          <w:szCs w:val="22"/>
          <w:shd w:val="clear" w:color="auto" w:fill="FFFFFF"/>
        </w:rPr>
        <w:t xml:space="preserve"> </w:t>
      </w:r>
      <w:proofErr w:type="spellStart"/>
      <w:r w:rsidRPr="00822E5B">
        <w:rPr>
          <w:rFonts w:asciiTheme="minorHAnsi" w:hAnsiTheme="minorHAnsi" w:cstheme="minorHAnsi"/>
          <w:color w:val="000000"/>
          <w:sz w:val="22"/>
          <w:szCs w:val="22"/>
          <w:shd w:val="clear" w:color="auto" w:fill="FFFFFF"/>
        </w:rPr>
        <w:t>train_data</w:t>
      </w:r>
      <w:proofErr w:type="spellEnd"/>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color w:val="0000FF"/>
          <w:sz w:val="22"/>
          <w:szCs w:val="22"/>
          <w:shd w:val="clear" w:color="auto" w:fill="FFFFFF"/>
        </w:rPr>
        <w:t>ELSE</w:t>
      </w:r>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color w:val="0000FF"/>
          <w:sz w:val="22"/>
          <w:szCs w:val="22"/>
          <w:shd w:val="clear" w:color="auto" w:fill="FFFFFF"/>
        </w:rPr>
        <w:t>OUTPUT</w:t>
      </w:r>
      <w:r w:rsidRPr="00822E5B">
        <w:rPr>
          <w:rFonts w:asciiTheme="minorHAnsi" w:hAnsiTheme="minorHAnsi" w:cstheme="minorHAnsi"/>
          <w:color w:val="000000"/>
          <w:sz w:val="22"/>
          <w:szCs w:val="22"/>
          <w:shd w:val="clear" w:color="auto" w:fill="FFFFFF"/>
        </w:rPr>
        <w:t xml:space="preserve"> </w:t>
      </w:r>
      <w:proofErr w:type="spellStart"/>
      <w:r w:rsidRPr="00822E5B">
        <w:rPr>
          <w:rFonts w:asciiTheme="minorHAnsi" w:hAnsiTheme="minorHAnsi" w:cstheme="minorHAnsi"/>
          <w:color w:val="000000"/>
          <w:sz w:val="22"/>
          <w:szCs w:val="22"/>
          <w:shd w:val="clear" w:color="auto" w:fill="FFFFFF"/>
        </w:rPr>
        <w:t>val_data</w:t>
      </w:r>
      <w:proofErr w:type="spellEnd"/>
      <w:r w:rsidRPr="00822E5B">
        <w:rPr>
          <w:rFonts w:asciiTheme="minorHAnsi" w:hAnsiTheme="minorHAnsi" w:cstheme="minorHAnsi"/>
          <w:color w:val="000000"/>
          <w:sz w:val="22"/>
          <w:szCs w:val="22"/>
          <w:shd w:val="clear" w:color="auto" w:fill="FFFFFF"/>
        </w:rPr>
        <w:t>;</w:t>
      </w:r>
    </w:p>
    <w:p w14:paraId="4882E23D"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822E5B">
        <w:rPr>
          <w:rFonts w:asciiTheme="minorHAnsi" w:hAnsiTheme="minorHAnsi" w:cstheme="minorHAnsi"/>
          <w:b/>
          <w:bCs/>
          <w:color w:val="000080"/>
          <w:sz w:val="22"/>
          <w:szCs w:val="22"/>
          <w:shd w:val="clear" w:color="auto" w:fill="FFFFFF"/>
        </w:rPr>
        <w:t>RUN</w:t>
      </w:r>
      <w:r w:rsidRPr="00822E5B">
        <w:rPr>
          <w:rFonts w:asciiTheme="minorHAnsi" w:hAnsiTheme="minorHAnsi" w:cstheme="minorHAnsi"/>
          <w:color w:val="000000"/>
          <w:sz w:val="22"/>
          <w:szCs w:val="22"/>
          <w:shd w:val="clear" w:color="auto" w:fill="FFFFFF"/>
        </w:rPr>
        <w:t>;</w:t>
      </w:r>
    </w:p>
    <w:p w14:paraId="602E2483"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p>
    <w:p w14:paraId="653B9413"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822E5B">
        <w:rPr>
          <w:rFonts w:asciiTheme="minorHAnsi" w:hAnsiTheme="minorHAnsi" w:cstheme="minorHAnsi"/>
          <w:color w:val="008000"/>
          <w:sz w:val="22"/>
          <w:szCs w:val="22"/>
          <w:shd w:val="clear" w:color="auto" w:fill="FFFFFF"/>
        </w:rPr>
        <w:t xml:space="preserve">/* Assess target rate in train, </w:t>
      </w:r>
      <w:proofErr w:type="spellStart"/>
      <w:r w:rsidRPr="00822E5B">
        <w:rPr>
          <w:rFonts w:asciiTheme="minorHAnsi" w:hAnsiTheme="minorHAnsi" w:cstheme="minorHAnsi"/>
          <w:color w:val="008000"/>
          <w:sz w:val="22"/>
          <w:szCs w:val="22"/>
          <w:shd w:val="clear" w:color="auto" w:fill="FFFFFF"/>
        </w:rPr>
        <w:t>val</w:t>
      </w:r>
      <w:proofErr w:type="spellEnd"/>
      <w:r w:rsidRPr="00822E5B">
        <w:rPr>
          <w:rFonts w:asciiTheme="minorHAnsi" w:hAnsiTheme="minorHAnsi" w:cstheme="minorHAnsi"/>
          <w:color w:val="008000"/>
          <w:sz w:val="22"/>
          <w:szCs w:val="22"/>
          <w:shd w:val="clear" w:color="auto" w:fill="FFFFFF"/>
        </w:rPr>
        <w:t xml:space="preserve"> and OOT datasets */</w:t>
      </w:r>
    </w:p>
    <w:p w14:paraId="39AC789E"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822E5B">
        <w:rPr>
          <w:rFonts w:asciiTheme="minorHAnsi" w:hAnsiTheme="minorHAnsi" w:cstheme="minorHAnsi"/>
          <w:b/>
          <w:bCs/>
          <w:color w:val="000080"/>
          <w:sz w:val="22"/>
          <w:szCs w:val="22"/>
          <w:shd w:val="clear" w:color="auto" w:fill="FFFFFF"/>
        </w:rPr>
        <w:t>PROC</w:t>
      </w:r>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b/>
          <w:bCs/>
          <w:color w:val="000080"/>
          <w:sz w:val="22"/>
          <w:szCs w:val="22"/>
          <w:shd w:val="clear" w:color="auto" w:fill="FFFFFF"/>
        </w:rPr>
        <w:t>FREQ</w:t>
      </w:r>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color w:val="0000FF"/>
          <w:sz w:val="22"/>
          <w:szCs w:val="22"/>
          <w:shd w:val="clear" w:color="auto" w:fill="FFFFFF"/>
        </w:rPr>
        <w:t>DATA</w:t>
      </w:r>
      <w:r w:rsidRPr="00822E5B">
        <w:rPr>
          <w:rFonts w:asciiTheme="minorHAnsi" w:hAnsiTheme="minorHAnsi" w:cstheme="minorHAnsi"/>
          <w:color w:val="000000"/>
          <w:sz w:val="22"/>
          <w:szCs w:val="22"/>
          <w:shd w:val="clear" w:color="auto" w:fill="FFFFFF"/>
        </w:rPr>
        <w:t xml:space="preserve"> = </w:t>
      </w:r>
      <w:proofErr w:type="spellStart"/>
      <w:r w:rsidRPr="00822E5B">
        <w:rPr>
          <w:rFonts w:asciiTheme="minorHAnsi" w:hAnsiTheme="minorHAnsi" w:cstheme="minorHAnsi"/>
          <w:color w:val="000000"/>
          <w:sz w:val="22"/>
          <w:szCs w:val="22"/>
          <w:shd w:val="clear" w:color="auto" w:fill="FFFFFF"/>
        </w:rPr>
        <w:t>train_data</w:t>
      </w:r>
      <w:proofErr w:type="spellEnd"/>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color w:val="0000FF"/>
          <w:sz w:val="22"/>
          <w:szCs w:val="22"/>
          <w:shd w:val="clear" w:color="auto" w:fill="FFFFFF"/>
        </w:rPr>
        <w:t>TABLES</w:t>
      </w:r>
      <w:r w:rsidRPr="00822E5B">
        <w:rPr>
          <w:rFonts w:asciiTheme="minorHAnsi" w:hAnsiTheme="minorHAnsi" w:cstheme="minorHAnsi"/>
          <w:color w:val="000000"/>
          <w:sz w:val="22"/>
          <w:szCs w:val="22"/>
          <w:shd w:val="clear" w:color="auto" w:fill="FFFFFF"/>
        </w:rPr>
        <w:t xml:space="preserve"> bad; </w:t>
      </w:r>
      <w:r w:rsidRPr="00822E5B">
        <w:rPr>
          <w:rFonts w:asciiTheme="minorHAnsi" w:hAnsiTheme="minorHAnsi" w:cstheme="minorHAnsi"/>
          <w:b/>
          <w:bCs/>
          <w:color w:val="000080"/>
          <w:sz w:val="22"/>
          <w:szCs w:val="22"/>
          <w:shd w:val="clear" w:color="auto" w:fill="FFFFFF"/>
        </w:rPr>
        <w:t>RUN</w:t>
      </w:r>
      <w:r w:rsidRPr="00822E5B">
        <w:rPr>
          <w:rFonts w:asciiTheme="minorHAnsi" w:hAnsiTheme="minorHAnsi" w:cstheme="minorHAnsi"/>
          <w:color w:val="000000"/>
          <w:sz w:val="22"/>
          <w:szCs w:val="22"/>
          <w:shd w:val="clear" w:color="auto" w:fill="FFFFFF"/>
        </w:rPr>
        <w:t>;</w:t>
      </w:r>
    </w:p>
    <w:p w14:paraId="289C0577"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822E5B">
        <w:rPr>
          <w:rFonts w:asciiTheme="minorHAnsi" w:hAnsiTheme="minorHAnsi" w:cstheme="minorHAnsi"/>
          <w:b/>
          <w:bCs/>
          <w:color w:val="000080"/>
          <w:sz w:val="22"/>
          <w:szCs w:val="22"/>
          <w:shd w:val="clear" w:color="auto" w:fill="FFFFFF"/>
        </w:rPr>
        <w:t>PROC</w:t>
      </w:r>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b/>
          <w:bCs/>
          <w:color w:val="000080"/>
          <w:sz w:val="22"/>
          <w:szCs w:val="22"/>
          <w:shd w:val="clear" w:color="auto" w:fill="FFFFFF"/>
        </w:rPr>
        <w:t>FREQ</w:t>
      </w:r>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color w:val="0000FF"/>
          <w:sz w:val="22"/>
          <w:szCs w:val="22"/>
          <w:shd w:val="clear" w:color="auto" w:fill="FFFFFF"/>
        </w:rPr>
        <w:t>DATA</w:t>
      </w:r>
      <w:r w:rsidRPr="00822E5B">
        <w:rPr>
          <w:rFonts w:asciiTheme="minorHAnsi" w:hAnsiTheme="minorHAnsi" w:cstheme="minorHAnsi"/>
          <w:color w:val="000000"/>
          <w:sz w:val="22"/>
          <w:szCs w:val="22"/>
          <w:shd w:val="clear" w:color="auto" w:fill="FFFFFF"/>
        </w:rPr>
        <w:t xml:space="preserve"> = </w:t>
      </w:r>
      <w:proofErr w:type="spellStart"/>
      <w:r w:rsidRPr="00822E5B">
        <w:rPr>
          <w:rFonts w:asciiTheme="minorHAnsi" w:hAnsiTheme="minorHAnsi" w:cstheme="minorHAnsi"/>
          <w:color w:val="000000"/>
          <w:sz w:val="22"/>
          <w:szCs w:val="22"/>
          <w:shd w:val="clear" w:color="auto" w:fill="FFFFFF"/>
        </w:rPr>
        <w:t>val_data</w:t>
      </w:r>
      <w:proofErr w:type="spellEnd"/>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color w:val="0000FF"/>
          <w:sz w:val="22"/>
          <w:szCs w:val="22"/>
          <w:shd w:val="clear" w:color="auto" w:fill="FFFFFF"/>
        </w:rPr>
        <w:t>TABLES</w:t>
      </w:r>
      <w:r w:rsidRPr="00822E5B">
        <w:rPr>
          <w:rFonts w:asciiTheme="minorHAnsi" w:hAnsiTheme="minorHAnsi" w:cstheme="minorHAnsi"/>
          <w:color w:val="000000"/>
          <w:sz w:val="22"/>
          <w:szCs w:val="22"/>
          <w:shd w:val="clear" w:color="auto" w:fill="FFFFFF"/>
        </w:rPr>
        <w:t xml:space="preserve"> bad; </w:t>
      </w:r>
      <w:r w:rsidRPr="00822E5B">
        <w:rPr>
          <w:rFonts w:asciiTheme="minorHAnsi" w:hAnsiTheme="minorHAnsi" w:cstheme="minorHAnsi"/>
          <w:b/>
          <w:bCs/>
          <w:color w:val="000080"/>
          <w:sz w:val="22"/>
          <w:szCs w:val="22"/>
          <w:shd w:val="clear" w:color="auto" w:fill="FFFFFF"/>
        </w:rPr>
        <w:t>RUN</w:t>
      </w:r>
      <w:r w:rsidRPr="00822E5B">
        <w:rPr>
          <w:rFonts w:asciiTheme="minorHAnsi" w:hAnsiTheme="minorHAnsi" w:cstheme="minorHAnsi"/>
          <w:color w:val="000000"/>
          <w:sz w:val="22"/>
          <w:szCs w:val="22"/>
          <w:shd w:val="clear" w:color="auto" w:fill="FFFFFF"/>
        </w:rPr>
        <w:t>;</w:t>
      </w:r>
    </w:p>
    <w:p w14:paraId="048A6553"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822E5B">
        <w:rPr>
          <w:rFonts w:asciiTheme="minorHAnsi" w:hAnsiTheme="minorHAnsi" w:cstheme="minorHAnsi"/>
          <w:b/>
          <w:bCs/>
          <w:color w:val="000080"/>
          <w:sz w:val="22"/>
          <w:szCs w:val="22"/>
          <w:shd w:val="clear" w:color="auto" w:fill="FFFFFF"/>
        </w:rPr>
        <w:t>PROC</w:t>
      </w:r>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b/>
          <w:bCs/>
          <w:color w:val="000080"/>
          <w:sz w:val="22"/>
          <w:szCs w:val="22"/>
          <w:shd w:val="clear" w:color="auto" w:fill="FFFFFF"/>
        </w:rPr>
        <w:t>FREQ</w:t>
      </w:r>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color w:val="0000FF"/>
          <w:sz w:val="22"/>
          <w:szCs w:val="22"/>
          <w:shd w:val="clear" w:color="auto" w:fill="FFFFFF"/>
        </w:rPr>
        <w:t>DATA</w:t>
      </w:r>
      <w:r w:rsidRPr="00822E5B">
        <w:rPr>
          <w:rFonts w:asciiTheme="minorHAnsi" w:hAnsiTheme="minorHAnsi" w:cstheme="minorHAnsi"/>
          <w:color w:val="000000"/>
          <w:sz w:val="22"/>
          <w:szCs w:val="22"/>
          <w:shd w:val="clear" w:color="auto" w:fill="FFFFFF"/>
        </w:rPr>
        <w:t xml:space="preserve"> = </w:t>
      </w:r>
      <w:proofErr w:type="spellStart"/>
      <w:r w:rsidRPr="00822E5B">
        <w:rPr>
          <w:rFonts w:asciiTheme="minorHAnsi" w:hAnsiTheme="minorHAnsi" w:cstheme="minorHAnsi"/>
          <w:color w:val="000000"/>
          <w:sz w:val="22"/>
          <w:szCs w:val="22"/>
          <w:shd w:val="clear" w:color="auto" w:fill="FFFFFF"/>
        </w:rPr>
        <w:t>oot_encoded_final</w:t>
      </w:r>
      <w:proofErr w:type="spellEnd"/>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color w:val="0000FF"/>
          <w:sz w:val="22"/>
          <w:szCs w:val="22"/>
          <w:shd w:val="clear" w:color="auto" w:fill="FFFFFF"/>
        </w:rPr>
        <w:t>TABLES</w:t>
      </w:r>
      <w:r w:rsidRPr="00822E5B">
        <w:rPr>
          <w:rFonts w:asciiTheme="minorHAnsi" w:hAnsiTheme="minorHAnsi" w:cstheme="minorHAnsi"/>
          <w:color w:val="000000"/>
          <w:sz w:val="22"/>
          <w:szCs w:val="22"/>
          <w:shd w:val="clear" w:color="auto" w:fill="FFFFFF"/>
        </w:rPr>
        <w:t xml:space="preserve"> bad; </w:t>
      </w:r>
      <w:r w:rsidRPr="00822E5B">
        <w:rPr>
          <w:rFonts w:asciiTheme="minorHAnsi" w:hAnsiTheme="minorHAnsi" w:cstheme="minorHAnsi"/>
          <w:b/>
          <w:bCs/>
          <w:color w:val="000080"/>
          <w:sz w:val="22"/>
          <w:szCs w:val="22"/>
          <w:shd w:val="clear" w:color="auto" w:fill="FFFFFF"/>
        </w:rPr>
        <w:t>RUN</w:t>
      </w:r>
      <w:r w:rsidRPr="00822E5B">
        <w:rPr>
          <w:rFonts w:asciiTheme="minorHAnsi" w:hAnsiTheme="minorHAnsi" w:cstheme="minorHAnsi"/>
          <w:color w:val="000000"/>
          <w:sz w:val="22"/>
          <w:szCs w:val="22"/>
          <w:shd w:val="clear" w:color="auto" w:fill="FFFFFF"/>
        </w:rPr>
        <w:t xml:space="preserve">; </w:t>
      </w:r>
    </w:p>
    <w:p w14:paraId="4C5DD261"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p>
    <w:p w14:paraId="465CBA0A"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822E5B">
        <w:rPr>
          <w:rFonts w:asciiTheme="minorHAnsi" w:hAnsiTheme="minorHAnsi" w:cstheme="minorHAnsi"/>
          <w:color w:val="008000"/>
          <w:sz w:val="22"/>
          <w:szCs w:val="22"/>
          <w:shd w:val="clear" w:color="auto" w:fill="FFFFFF"/>
        </w:rPr>
        <w:t>/* Balance the data by undersampling the majority class */</w:t>
      </w:r>
    </w:p>
    <w:p w14:paraId="6E59F390"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822E5B">
        <w:rPr>
          <w:rFonts w:asciiTheme="minorHAnsi" w:hAnsiTheme="minorHAnsi" w:cstheme="minorHAnsi"/>
          <w:b/>
          <w:bCs/>
          <w:color w:val="000080"/>
          <w:sz w:val="22"/>
          <w:szCs w:val="22"/>
          <w:shd w:val="clear" w:color="auto" w:fill="FFFFFF"/>
        </w:rPr>
        <w:t>PROC</w:t>
      </w:r>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b/>
          <w:bCs/>
          <w:color w:val="000080"/>
          <w:sz w:val="22"/>
          <w:szCs w:val="22"/>
          <w:shd w:val="clear" w:color="auto" w:fill="FFFFFF"/>
        </w:rPr>
        <w:t>FREQ</w:t>
      </w:r>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color w:val="0000FF"/>
          <w:sz w:val="22"/>
          <w:szCs w:val="22"/>
          <w:shd w:val="clear" w:color="auto" w:fill="FFFFFF"/>
        </w:rPr>
        <w:t>DATA</w:t>
      </w:r>
      <w:r w:rsidRPr="00822E5B">
        <w:rPr>
          <w:rFonts w:asciiTheme="minorHAnsi" w:hAnsiTheme="minorHAnsi" w:cstheme="minorHAnsi"/>
          <w:color w:val="000000"/>
          <w:sz w:val="22"/>
          <w:szCs w:val="22"/>
          <w:shd w:val="clear" w:color="auto" w:fill="FFFFFF"/>
        </w:rPr>
        <w:t>=</w:t>
      </w:r>
      <w:proofErr w:type="spellStart"/>
      <w:r w:rsidRPr="00822E5B">
        <w:rPr>
          <w:rFonts w:asciiTheme="minorHAnsi" w:hAnsiTheme="minorHAnsi" w:cstheme="minorHAnsi"/>
          <w:color w:val="000000"/>
          <w:sz w:val="22"/>
          <w:szCs w:val="22"/>
          <w:shd w:val="clear" w:color="auto" w:fill="FFFFFF"/>
        </w:rPr>
        <w:t>train_data</w:t>
      </w:r>
      <w:proofErr w:type="spellEnd"/>
      <w:r w:rsidRPr="00822E5B">
        <w:rPr>
          <w:rFonts w:asciiTheme="minorHAnsi" w:hAnsiTheme="minorHAnsi" w:cstheme="minorHAnsi"/>
          <w:color w:val="000000"/>
          <w:sz w:val="22"/>
          <w:szCs w:val="22"/>
          <w:shd w:val="clear" w:color="auto" w:fill="FFFFFF"/>
        </w:rPr>
        <w:t xml:space="preserve"> ;</w:t>
      </w:r>
    </w:p>
    <w:p w14:paraId="0BE1C4AA"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color w:val="0000FF"/>
          <w:sz w:val="22"/>
          <w:szCs w:val="22"/>
          <w:shd w:val="clear" w:color="auto" w:fill="FFFFFF"/>
        </w:rPr>
        <w:t>TABLES</w:t>
      </w:r>
      <w:r w:rsidRPr="00822E5B">
        <w:rPr>
          <w:rFonts w:asciiTheme="minorHAnsi" w:hAnsiTheme="minorHAnsi" w:cstheme="minorHAnsi"/>
          <w:color w:val="000000"/>
          <w:sz w:val="22"/>
          <w:szCs w:val="22"/>
          <w:shd w:val="clear" w:color="auto" w:fill="FFFFFF"/>
        </w:rPr>
        <w:t xml:space="preserve"> bad ;</w:t>
      </w:r>
    </w:p>
    <w:p w14:paraId="6F427037"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822E5B">
        <w:rPr>
          <w:rFonts w:asciiTheme="minorHAnsi" w:hAnsiTheme="minorHAnsi" w:cstheme="minorHAnsi"/>
          <w:b/>
          <w:bCs/>
          <w:color w:val="000080"/>
          <w:sz w:val="22"/>
          <w:szCs w:val="22"/>
          <w:shd w:val="clear" w:color="auto" w:fill="FFFFFF"/>
        </w:rPr>
        <w:t>RUN</w:t>
      </w:r>
      <w:r w:rsidRPr="00822E5B">
        <w:rPr>
          <w:rFonts w:asciiTheme="minorHAnsi" w:hAnsiTheme="minorHAnsi" w:cstheme="minorHAnsi"/>
          <w:color w:val="000000"/>
          <w:sz w:val="22"/>
          <w:szCs w:val="22"/>
          <w:shd w:val="clear" w:color="auto" w:fill="FFFFFF"/>
        </w:rPr>
        <w:t>;</w:t>
      </w:r>
    </w:p>
    <w:p w14:paraId="62D7F29A"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p>
    <w:p w14:paraId="1182EB45"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822E5B">
        <w:rPr>
          <w:rFonts w:asciiTheme="minorHAnsi" w:hAnsiTheme="minorHAnsi" w:cstheme="minorHAnsi"/>
          <w:b/>
          <w:bCs/>
          <w:color w:val="000080"/>
          <w:sz w:val="22"/>
          <w:szCs w:val="22"/>
          <w:shd w:val="clear" w:color="auto" w:fill="FFFFFF"/>
        </w:rPr>
        <w:t>DATA</w:t>
      </w:r>
      <w:r w:rsidRPr="00822E5B">
        <w:rPr>
          <w:rFonts w:asciiTheme="minorHAnsi" w:hAnsiTheme="minorHAnsi" w:cstheme="minorHAnsi"/>
          <w:color w:val="000000"/>
          <w:sz w:val="22"/>
          <w:szCs w:val="22"/>
          <w:shd w:val="clear" w:color="auto" w:fill="FFFFFF"/>
        </w:rPr>
        <w:t xml:space="preserve"> pos neg;</w:t>
      </w:r>
    </w:p>
    <w:p w14:paraId="66886A11"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color w:val="0000FF"/>
          <w:sz w:val="22"/>
          <w:szCs w:val="22"/>
          <w:shd w:val="clear" w:color="auto" w:fill="FFFFFF"/>
        </w:rPr>
        <w:t>SET</w:t>
      </w:r>
      <w:r w:rsidRPr="00822E5B">
        <w:rPr>
          <w:rFonts w:asciiTheme="minorHAnsi" w:hAnsiTheme="minorHAnsi" w:cstheme="minorHAnsi"/>
          <w:color w:val="000000"/>
          <w:sz w:val="22"/>
          <w:szCs w:val="22"/>
          <w:shd w:val="clear" w:color="auto" w:fill="FFFFFF"/>
        </w:rPr>
        <w:t xml:space="preserve"> </w:t>
      </w:r>
      <w:proofErr w:type="spellStart"/>
      <w:r w:rsidRPr="00822E5B">
        <w:rPr>
          <w:rFonts w:asciiTheme="minorHAnsi" w:hAnsiTheme="minorHAnsi" w:cstheme="minorHAnsi"/>
          <w:color w:val="000000"/>
          <w:sz w:val="22"/>
          <w:szCs w:val="22"/>
          <w:shd w:val="clear" w:color="auto" w:fill="FFFFFF"/>
        </w:rPr>
        <w:t>train_data</w:t>
      </w:r>
      <w:proofErr w:type="spellEnd"/>
      <w:r w:rsidRPr="00822E5B">
        <w:rPr>
          <w:rFonts w:asciiTheme="minorHAnsi" w:hAnsiTheme="minorHAnsi" w:cstheme="minorHAnsi"/>
          <w:color w:val="000000"/>
          <w:sz w:val="22"/>
          <w:szCs w:val="22"/>
          <w:shd w:val="clear" w:color="auto" w:fill="FFFFFF"/>
        </w:rPr>
        <w:t>;</w:t>
      </w:r>
    </w:p>
    <w:p w14:paraId="1A59EA44"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color w:val="0000FF"/>
          <w:sz w:val="22"/>
          <w:szCs w:val="22"/>
          <w:shd w:val="clear" w:color="auto" w:fill="FFFFFF"/>
        </w:rPr>
        <w:t>IF</w:t>
      </w:r>
      <w:r w:rsidRPr="00822E5B">
        <w:rPr>
          <w:rFonts w:asciiTheme="minorHAnsi" w:hAnsiTheme="minorHAnsi" w:cstheme="minorHAnsi"/>
          <w:color w:val="000000"/>
          <w:sz w:val="22"/>
          <w:szCs w:val="22"/>
          <w:shd w:val="clear" w:color="auto" w:fill="FFFFFF"/>
        </w:rPr>
        <w:t xml:space="preserve"> bad = </w:t>
      </w:r>
      <w:r w:rsidRPr="00822E5B">
        <w:rPr>
          <w:rFonts w:asciiTheme="minorHAnsi" w:hAnsiTheme="minorHAnsi" w:cstheme="minorHAnsi"/>
          <w:b/>
          <w:bCs/>
          <w:color w:val="008080"/>
          <w:sz w:val="22"/>
          <w:szCs w:val="22"/>
          <w:shd w:val="clear" w:color="auto" w:fill="FFFFFF"/>
        </w:rPr>
        <w:t>1</w:t>
      </w:r>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color w:val="0000FF"/>
          <w:sz w:val="22"/>
          <w:szCs w:val="22"/>
          <w:shd w:val="clear" w:color="auto" w:fill="FFFFFF"/>
        </w:rPr>
        <w:t>THEN</w:t>
      </w:r>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color w:val="0000FF"/>
          <w:sz w:val="22"/>
          <w:szCs w:val="22"/>
          <w:shd w:val="clear" w:color="auto" w:fill="FFFFFF"/>
        </w:rPr>
        <w:t>OUTPUT</w:t>
      </w:r>
      <w:r w:rsidRPr="00822E5B">
        <w:rPr>
          <w:rFonts w:asciiTheme="minorHAnsi" w:hAnsiTheme="minorHAnsi" w:cstheme="minorHAnsi"/>
          <w:color w:val="000000"/>
          <w:sz w:val="22"/>
          <w:szCs w:val="22"/>
          <w:shd w:val="clear" w:color="auto" w:fill="FFFFFF"/>
        </w:rPr>
        <w:t xml:space="preserve"> pos; </w:t>
      </w:r>
      <w:r w:rsidRPr="00822E5B">
        <w:rPr>
          <w:rFonts w:asciiTheme="minorHAnsi" w:hAnsiTheme="minorHAnsi" w:cstheme="minorHAnsi"/>
          <w:color w:val="0000FF"/>
          <w:sz w:val="22"/>
          <w:szCs w:val="22"/>
          <w:shd w:val="clear" w:color="auto" w:fill="FFFFFF"/>
        </w:rPr>
        <w:t>ELSE</w:t>
      </w:r>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color w:val="0000FF"/>
          <w:sz w:val="22"/>
          <w:szCs w:val="22"/>
          <w:shd w:val="clear" w:color="auto" w:fill="FFFFFF"/>
        </w:rPr>
        <w:t>OUTPUT</w:t>
      </w:r>
      <w:r w:rsidRPr="00822E5B">
        <w:rPr>
          <w:rFonts w:asciiTheme="minorHAnsi" w:hAnsiTheme="minorHAnsi" w:cstheme="minorHAnsi"/>
          <w:color w:val="000000"/>
          <w:sz w:val="22"/>
          <w:szCs w:val="22"/>
          <w:shd w:val="clear" w:color="auto" w:fill="FFFFFF"/>
        </w:rPr>
        <w:t xml:space="preserve"> neg;</w:t>
      </w:r>
    </w:p>
    <w:p w14:paraId="067CEF40"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822E5B">
        <w:rPr>
          <w:rFonts w:asciiTheme="minorHAnsi" w:hAnsiTheme="minorHAnsi" w:cstheme="minorHAnsi"/>
          <w:b/>
          <w:bCs/>
          <w:color w:val="000080"/>
          <w:sz w:val="22"/>
          <w:szCs w:val="22"/>
          <w:shd w:val="clear" w:color="auto" w:fill="FFFFFF"/>
        </w:rPr>
        <w:t>RUN</w:t>
      </w:r>
      <w:r w:rsidRPr="00822E5B">
        <w:rPr>
          <w:rFonts w:asciiTheme="minorHAnsi" w:hAnsiTheme="minorHAnsi" w:cstheme="minorHAnsi"/>
          <w:color w:val="000000"/>
          <w:sz w:val="22"/>
          <w:szCs w:val="22"/>
          <w:shd w:val="clear" w:color="auto" w:fill="FFFFFF"/>
        </w:rPr>
        <w:t>;</w:t>
      </w:r>
    </w:p>
    <w:p w14:paraId="01F314BD"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p>
    <w:p w14:paraId="656F49C2"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822E5B">
        <w:rPr>
          <w:rFonts w:asciiTheme="minorHAnsi" w:hAnsiTheme="minorHAnsi" w:cstheme="minorHAnsi"/>
          <w:b/>
          <w:bCs/>
          <w:color w:val="000080"/>
          <w:sz w:val="22"/>
          <w:szCs w:val="22"/>
          <w:shd w:val="clear" w:color="auto" w:fill="FFFFFF"/>
        </w:rPr>
        <w:t>DATA</w:t>
      </w:r>
      <w:r w:rsidRPr="00822E5B">
        <w:rPr>
          <w:rFonts w:asciiTheme="minorHAnsi" w:hAnsiTheme="minorHAnsi" w:cstheme="minorHAnsi"/>
          <w:color w:val="000000"/>
          <w:sz w:val="22"/>
          <w:szCs w:val="22"/>
          <w:shd w:val="clear" w:color="auto" w:fill="FFFFFF"/>
        </w:rPr>
        <w:t xml:space="preserve"> </w:t>
      </w:r>
      <w:proofErr w:type="spellStart"/>
      <w:r w:rsidRPr="00822E5B">
        <w:rPr>
          <w:rFonts w:asciiTheme="minorHAnsi" w:hAnsiTheme="minorHAnsi" w:cstheme="minorHAnsi"/>
          <w:color w:val="000000"/>
          <w:sz w:val="22"/>
          <w:szCs w:val="22"/>
          <w:shd w:val="clear" w:color="auto" w:fill="FFFFFF"/>
        </w:rPr>
        <w:t>train_bal</w:t>
      </w:r>
      <w:proofErr w:type="spellEnd"/>
      <w:r w:rsidRPr="00822E5B">
        <w:rPr>
          <w:rFonts w:asciiTheme="minorHAnsi" w:hAnsiTheme="minorHAnsi" w:cstheme="minorHAnsi"/>
          <w:color w:val="000000"/>
          <w:sz w:val="22"/>
          <w:szCs w:val="22"/>
          <w:shd w:val="clear" w:color="auto" w:fill="FFFFFF"/>
        </w:rPr>
        <w:t>;</w:t>
      </w:r>
    </w:p>
    <w:p w14:paraId="796D9308"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color w:val="0000FF"/>
          <w:sz w:val="22"/>
          <w:szCs w:val="22"/>
          <w:shd w:val="clear" w:color="auto" w:fill="FFFFFF"/>
        </w:rPr>
        <w:t>SET</w:t>
      </w:r>
      <w:r w:rsidRPr="00822E5B">
        <w:rPr>
          <w:rFonts w:asciiTheme="minorHAnsi" w:hAnsiTheme="minorHAnsi" w:cstheme="minorHAnsi"/>
          <w:color w:val="000000"/>
          <w:sz w:val="22"/>
          <w:szCs w:val="22"/>
          <w:shd w:val="clear" w:color="auto" w:fill="FFFFFF"/>
        </w:rPr>
        <w:t xml:space="preserve"> pos neg(</w:t>
      </w:r>
      <w:proofErr w:type="spellStart"/>
      <w:r w:rsidRPr="00822E5B">
        <w:rPr>
          <w:rFonts w:asciiTheme="minorHAnsi" w:hAnsiTheme="minorHAnsi" w:cstheme="minorHAnsi"/>
          <w:color w:val="0000FF"/>
          <w:sz w:val="22"/>
          <w:szCs w:val="22"/>
          <w:shd w:val="clear" w:color="auto" w:fill="FFFFFF"/>
        </w:rPr>
        <w:t>obs</w:t>
      </w:r>
      <w:proofErr w:type="spellEnd"/>
      <w:r w:rsidRPr="00822E5B">
        <w:rPr>
          <w:rFonts w:asciiTheme="minorHAnsi" w:hAnsiTheme="minorHAnsi" w:cstheme="minorHAnsi"/>
          <w:color w:val="000000"/>
          <w:sz w:val="22"/>
          <w:szCs w:val="22"/>
          <w:shd w:val="clear" w:color="auto" w:fill="FFFFFF"/>
        </w:rPr>
        <w:t>=</w:t>
      </w:r>
      <w:r w:rsidRPr="00822E5B">
        <w:rPr>
          <w:rFonts w:asciiTheme="minorHAnsi" w:hAnsiTheme="minorHAnsi" w:cstheme="minorHAnsi"/>
          <w:b/>
          <w:bCs/>
          <w:color w:val="008080"/>
          <w:sz w:val="22"/>
          <w:szCs w:val="22"/>
          <w:shd w:val="clear" w:color="auto" w:fill="FFFFFF"/>
        </w:rPr>
        <w:t>6901</w:t>
      </w:r>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color w:val="008000"/>
          <w:sz w:val="22"/>
          <w:szCs w:val="22"/>
          <w:shd w:val="clear" w:color="auto" w:fill="FFFFFF"/>
        </w:rPr>
        <w:t>/*Input the number of positive cases*/</w:t>
      </w:r>
    </w:p>
    <w:p w14:paraId="7BAE9EE7"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822E5B">
        <w:rPr>
          <w:rFonts w:asciiTheme="minorHAnsi" w:hAnsiTheme="minorHAnsi" w:cstheme="minorHAnsi"/>
          <w:b/>
          <w:bCs/>
          <w:color w:val="000080"/>
          <w:sz w:val="22"/>
          <w:szCs w:val="22"/>
          <w:shd w:val="clear" w:color="auto" w:fill="FFFFFF"/>
        </w:rPr>
        <w:t>RUN</w:t>
      </w:r>
      <w:r w:rsidRPr="00822E5B">
        <w:rPr>
          <w:rFonts w:asciiTheme="minorHAnsi" w:hAnsiTheme="minorHAnsi" w:cstheme="minorHAnsi"/>
          <w:color w:val="000000"/>
          <w:sz w:val="22"/>
          <w:szCs w:val="22"/>
          <w:shd w:val="clear" w:color="auto" w:fill="FFFFFF"/>
        </w:rPr>
        <w:t>;</w:t>
      </w:r>
    </w:p>
    <w:p w14:paraId="7512EDA4"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p>
    <w:p w14:paraId="723391CE"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822E5B">
        <w:rPr>
          <w:rFonts w:asciiTheme="minorHAnsi" w:hAnsiTheme="minorHAnsi" w:cstheme="minorHAnsi"/>
          <w:b/>
          <w:bCs/>
          <w:color w:val="000080"/>
          <w:sz w:val="22"/>
          <w:szCs w:val="22"/>
          <w:shd w:val="clear" w:color="auto" w:fill="FFFFFF"/>
        </w:rPr>
        <w:t>PROC</w:t>
      </w:r>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b/>
          <w:bCs/>
          <w:color w:val="000080"/>
          <w:sz w:val="22"/>
          <w:szCs w:val="22"/>
          <w:shd w:val="clear" w:color="auto" w:fill="FFFFFF"/>
        </w:rPr>
        <w:t>FREQ</w:t>
      </w:r>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color w:val="0000FF"/>
          <w:sz w:val="22"/>
          <w:szCs w:val="22"/>
          <w:shd w:val="clear" w:color="auto" w:fill="FFFFFF"/>
        </w:rPr>
        <w:t>DATA</w:t>
      </w:r>
      <w:r w:rsidRPr="00822E5B">
        <w:rPr>
          <w:rFonts w:asciiTheme="minorHAnsi" w:hAnsiTheme="minorHAnsi" w:cstheme="minorHAnsi"/>
          <w:color w:val="000000"/>
          <w:sz w:val="22"/>
          <w:szCs w:val="22"/>
          <w:shd w:val="clear" w:color="auto" w:fill="FFFFFF"/>
        </w:rPr>
        <w:t>=</w:t>
      </w:r>
      <w:proofErr w:type="spellStart"/>
      <w:r w:rsidRPr="00822E5B">
        <w:rPr>
          <w:rFonts w:asciiTheme="minorHAnsi" w:hAnsiTheme="minorHAnsi" w:cstheme="minorHAnsi"/>
          <w:color w:val="000000"/>
          <w:sz w:val="22"/>
          <w:szCs w:val="22"/>
          <w:shd w:val="clear" w:color="auto" w:fill="FFFFFF"/>
        </w:rPr>
        <w:t>train_bal</w:t>
      </w:r>
      <w:proofErr w:type="spellEnd"/>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color w:val="0000FF"/>
          <w:sz w:val="22"/>
          <w:szCs w:val="22"/>
          <w:shd w:val="clear" w:color="auto" w:fill="FFFFFF"/>
        </w:rPr>
        <w:t>TABLES</w:t>
      </w:r>
      <w:r w:rsidRPr="00822E5B">
        <w:rPr>
          <w:rFonts w:asciiTheme="minorHAnsi" w:hAnsiTheme="minorHAnsi" w:cstheme="minorHAnsi"/>
          <w:color w:val="000000"/>
          <w:sz w:val="22"/>
          <w:szCs w:val="22"/>
          <w:shd w:val="clear" w:color="auto" w:fill="FFFFFF"/>
        </w:rPr>
        <w:t xml:space="preserve"> bad; </w:t>
      </w:r>
      <w:r w:rsidRPr="00822E5B">
        <w:rPr>
          <w:rFonts w:asciiTheme="minorHAnsi" w:hAnsiTheme="minorHAnsi" w:cstheme="minorHAnsi"/>
          <w:b/>
          <w:bCs/>
          <w:color w:val="000080"/>
          <w:sz w:val="22"/>
          <w:szCs w:val="22"/>
          <w:shd w:val="clear" w:color="auto" w:fill="FFFFFF"/>
        </w:rPr>
        <w:t>RUN</w:t>
      </w:r>
      <w:r w:rsidRPr="00822E5B">
        <w:rPr>
          <w:rFonts w:asciiTheme="minorHAnsi" w:hAnsiTheme="minorHAnsi" w:cstheme="minorHAnsi"/>
          <w:color w:val="000000"/>
          <w:sz w:val="22"/>
          <w:szCs w:val="22"/>
          <w:shd w:val="clear" w:color="auto" w:fill="FFFFFF"/>
        </w:rPr>
        <w:t>;</w:t>
      </w:r>
    </w:p>
    <w:p w14:paraId="3F6D74F6"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p>
    <w:p w14:paraId="652CD536"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822E5B">
        <w:rPr>
          <w:rFonts w:asciiTheme="minorHAnsi" w:hAnsiTheme="minorHAnsi" w:cstheme="minorHAnsi"/>
          <w:color w:val="008000"/>
          <w:sz w:val="22"/>
          <w:szCs w:val="22"/>
          <w:shd w:val="clear" w:color="auto" w:fill="FFFFFF"/>
        </w:rPr>
        <w:t>/* Perform logistic regression with LASSO (L1) regularization */</w:t>
      </w:r>
    </w:p>
    <w:p w14:paraId="03FC5C47"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822E5B">
        <w:rPr>
          <w:rFonts w:asciiTheme="minorHAnsi" w:hAnsiTheme="minorHAnsi" w:cstheme="minorHAnsi"/>
          <w:b/>
          <w:bCs/>
          <w:color w:val="000080"/>
          <w:sz w:val="22"/>
          <w:szCs w:val="22"/>
          <w:shd w:val="clear" w:color="auto" w:fill="FFFFFF"/>
        </w:rPr>
        <w:t>PROC</w:t>
      </w:r>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b/>
          <w:bCs/>
          <w:color w:val="000080"/>
          <w:sz w:val="22"/>
          <w:szCs w:val="22"/>
          <w:shd w:val="clear" w:color="auto" w:fill="FFFFFF"/>
        </w:rPr>
        <w:t>HPGENSELECT</w:t>
      </w:r>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color w:val="0000FF"/>
          <w:sz w:val="22"/>
          <w:szCs w:val="22"/>
          <w:shd w:val="clear" w:color="auto" w:fill="FFFFFF"/>
        </w:rPr>
        <w:t>DATA</w:t>
      </w:r>
      <w:r w:rsidRPr="00822E5B">
        <w:rPr>
          <w:rFonts w:asciiTheme="minorHAnsi" w:hAnsiTheme="minorHAnsi" w:cstheme="minorHAnsi"/>
          <w:color w:val="000000"/>
          <w:sz w:val="22"/>
          <w:szCs w:val="22"/>
          <w:shd w:val="clear" w:color="auto" w:fill="FFFFFF"/>
        </w:rPr>
        <w:t>=</w:t>
      </w:r>
      <w:proofErr w:type="spellStart"/>
      <w:r w:rsidRPr="00822E5B">
        <w:rPr>
          <w:rFonts w:asciiTheme="minorHAnsi" w:hAnsiTheme="minorHAnsi" w:cstheme="minorHAnsi"/>
          <w:color w:val="000000"/>
          <w:sz w:val="22"/>
          <w:szCs w:val="22"/>
          <w:shd w:val="clear" w:color="auto" w:fill="FFFFFF"/>
        </w:rPr>
        <w:t>train_bal</w:t>
      </w:r>
      <w:proofErr w:type="spellEnd"/>
      <w:r w:rsidRPr="00822E5B">
        <w:rPr>
          <w:rFonts w:asciiTheme="minorHAnsi" w:hAnsiTheme="minorHAnsi" w:cstheme="minorHAnsi"/>
          <w:color w:val="000000"/>
          <w:sz w:val="22"/>
          <w:szCs w:val="22"/>
          <w:shd w:val="clear" w:color="auto" w:fill="FFFFFF"/>
        </w:rPr>
        <w:t>;</w:t>
      </w:r>
    </w:p>
    <w:p w14:paraId="036CB33D"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color w:val="0000FF"/>
          <w:sz w:val="22"/>
          <w:szCs w:val="22"/>
          <w:shd w:val="clear" w:color="auto" w:fill="FFFFFF"/>
        </w:rPr>
        <w:t>MODEL</w:t>
      </w:r>
      <w:r w:rsidRPr="00822E5B">
        <w:rPr>
          <w:rFonts w:asciiTheme="minorHAnsi" w:hAnsiTheme="minorHAnsi" w:cstheme="minorHAnsi"/>
          <w:color w:val="000000"/>
          <w:sz w:val="22"/>
          <w:szCs w:val="22"/>
          <w:shd w:val="clear" w:color="auto" w:fill="FFFFFF"/>
        </w:rPr>
        <w:t xml:space="preserve"> bad(</w:t>
      </w:r>
      <w:r w:rsidRPr="00822E5B">
        <w:rPr>
          <w:rFonts w:asciiTheme="minorHAnsi" w:hAnsiTheme="minorHAnsi" w:cstheme="minorHAnsi"/>
          <w:color w:val="0000FF"/>
          <w:sz w:val="22"/>
          <w:szCs w:val="22"/>
          <w:shd w:val="clear" w:color="auto" w:fill="FFFFFF"/>
        </w:rPr>
        <w:t>event</w:t>
      </w:r>
      <w:r w:rsidRPr="00822E5B">
        <w:rPr>
          <w:rFonts w:asciiTheme="minorHAnsi" w:hAnsiTheme="minorHAnsi" w:cstheme="minorHAnsi"/>
          <w:color w:val="000000"/>
          <w:sz w:val="22"/>
          <w:szCs w:val="22"/>
          <w:shd w:val="clear" w:color="auto" w:fill="FFFFFF"/>
        </w:rPr>
        <w:t>=</w:t>
      </w:r>
      <w:r w:rsidRPr="00822E5B">
        <w:rPr>
          <w:rFonts w:asciiTheme="minorHAnsi" w:hAnsiTheme="minorHAnsi" w:cstheme="minorHAnsi"/>
          <w:color w:val="800080"/>
          <w:sz w:val="22"/>
          <w:szCs w:val="22"/>
          <w:shd w:val="clear" w:color="auto" w:fill="FFFFFF"/>
        </w:rPr>
        <w:t>'1'</w:t>
      </w:r>
      <w:r w:rsidRPr="00822E5B">
        <w:rPr>
          <w:rFonts w:asciiTheme="minorHAnsi" w:hAnsiTheme="minorHAnsi" w:cstheme="minorHAnsi"/>
          <w:color w:val="000000"/>
          <w:sz w:val="22"/>
          <w:szCs w:val="22"/>
          <w:shd w:val="clear" w:color="auto" w:fill="FFFFFF"/>
        </w:rPr>
        <w:t xml:space="preserve">) = &amp;predictors / </w:t>
      </w:r>
      <w:r w:rsidRPr="00822E5B">
        <w:rPr>
          <w:rFonts w:asciiTheme="minorHAnsi" w:hAnsiTheme="minorHAnsi" w:cstheme="minorHAnsi"/>
          <w:color w:val="0000FF"/>
          <w:sz w:val="22"/>
          <w:szCs w:val="22"/>
          <w:shd w:val="clear" w:color="auto" w:fill="FFFFFF"/>
        </w:rPr>
        <w:t>DIST</w:t>
      </w:r>
      <w:r w:rsidRPr="00822E5B">
        <w:rPr>
          <w:rFonts w:asciiTheme="minorHAnsi" w:hAnsiTheme="minorHAnsi" w:cstheme="minorHAnsi"/>
          <w:color w:val="000000"/>
          <w:sz w:val="22"/>
          <w:szCs w:val="22"/>
          <w:shd w:val="clear" w:color="auto" w:fill="FFFFFF"/>
        </w:rPr>
        <w:t xml:space="preserve">=BINARY </w:t>
      </w:r>
      <w:r w:rsidRPr="00822E5B">
        <w:rPr>
          <w:rFonts w:asciiTheme="minorHAnsi" w:hAnsiTheme="minorHAnsi" w:cstheme="minorHAnsi"/>
          <w:color w:val="0000FF"/>
          <w:sz w:val="22"/>
          <w:szCs w:val="22"/>
          <w:shd w:val="clear" w:color="auto" w:fill="FFFFFF"/>
        </w:rPr>
        <w:t>LINK</w:t>
      </w:r>
      <w:r w:rsidRPr="00822E5B">
        <w:rPr>
          <w:rFonts w:asciiTheme="minorHAnsi" w:hAnsiTheme="minorHAnsi" w:cstheme="minorHAnsi"/>
          <w:color w:val="000000"/>
          <w:sz w:val="22"/>
          <w:szCs w:val="22"/>
          <w:shd w:val="clear" w:color="auto" w:fill="FFFFFF"/>
        </w:rPr>
        <w:t>=LOGIT;</w:t>
      </w:r>
    </w:p>
    <w:p w14:paraId="7C24DB69"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color w:val="0000FF"/>
          <w:sz w:val="22"/>
          <w:szCs w:val="22"/>
          <w:shd w:val="clear" w:color="auto" w:fill="FFFFFF"/>
        </w:rPr>
        <w:t>SELECTION</w:t>
      </w:r>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color w:val="0000FF"/>
          <w:sz w:val="22"/>
          <w:szCs w:val="22"/>
          <w:shd w:val="clear" w:color="auto" w:fill="FFFFFF"/>
        </w:rPr>
        <w:t>METHOD</w:t>
      </w:r>
      <w:r w:rsidRPr="00822E5B">
        <w:rPr>
          <w:rFonts w:asciiTheme="minorHAnsi" w:hAnsiTheme="minorHAnsi" w:cstheme="minorHAnsi"/>
          <w:color w:val="000000"/>
          <w:sz w:val="22"/>
          <w:szCs w:val="22"/>
          <w:shd w:val="clear" w:color="auto" w:fill="FFFFFF"/>
        </w:rPr>
        <w:t>=LASSO(CHOOSE=SBC);</w:t>
      </w:r>
    </w:p>
    <w:p w14:paraId="2D024A73"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color w:val="0000FF"/>
          <w:sz w:val="22"/>
          <w:szCs w:val="22"/>
          <w:shd w:val="clear" w:color="auto" w:fill="FFFFFF"/>
        </w:rPr>
        <w:t>CODE</w:t>
      </w:r>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color w:val="0000FF"/>
          <w:sz w:val="22"/>
          <w:szCs w:val="22"/>
          <w:shd w:val="clear" w:color="auto" w:fill="FFFFFF"/>
        </w:rPr>
        <w:t>FILE</w:t>
      </w:r>
      <w:r w:rsidRPr="00822E5B">
        <w:rPr>
          <w:rFonts w:asciiTheme="minorHAnsi" w:hAnsiTheme="minorHAnsi" w:cstheme="minorHAnsi"/>
          <w:color w:val="000000"/>
          <w:sz w:val="22"/>
          <w:szCs w:val="22"/>
          <w:shd w:val="clear" w:color="auto" w:fill="FFFFFF"/>
        </w:rPr>
        <w:t>=</w:t>
      </w:r>
      <w:r w:rsidRPr="00822E5B">
        <w:rPr>
          <w:rFonts w:asciiTheme="minorHAnsi" w:hAnsiTheme="minorHAnsi" w:cstheme="minorHAnsi"/>
          <w:color w:val="800080"/>
          <w:sz w:val="22"/>
          <w:szCs w:val="22"/>
          <w:shd w:val="clear" w:color="auto" w:fill="FFFFFF"/>
        </w:rPr>
        <w:t>'/workspace/</w:t>
      </w:r>
      <w:proofErr w:type="spellStart"/>
      <w:r w:rsidRPr="00822E5B">
        <w:rPr>
          <w:rFonts w:asciiTheme="minorHAnsi" w:hAnsiTheme="minorHAnsi" w:cstheme="minorHAnsi"/>
          <w:color w:val="800080"/>
          <w:sz w:val="22"/>
          <w:szCs w:val="22"/>
          <w:shd w:val="clear" w:color="auto" w:fill="FFFFFF"/>
        </w:rPr>
        <w:t>ccmod</w:t>
      </w:r>
      <w:proofErr w:type="spellEnd"/>
      <w:r w:rsidRPr="00822E5B">
        <w:rPr>
          <w:rFonts w:asciiTheme="minorHAnsi" w:hAnsiTheme="minorHAnsi" w:cstheme="minorHAnsi"/>
          <w:color w:val="800080"/>
          <w:sz w:val="22"/>
          <w:szCs w:val="22"/>
          <w:shd w:val="clear" w:color="auto" w:fill="FFFFFF"/>
        </w:rPr>
        <w:t>/u588348/</w:t>
      </w:r>
      <w:proofErr w:type="spellStart"/>
      <w:r w:rsidRPr="00822E5B">
        <w:rPr>
          <w:rFonts w:asciiTheme="minorHAnsi" w:hAnsiTheme="minorHAnsi" w:cstheme="minorHAnsi"/>
          <w:color w:val="800080"/>
          <w:sz w:val="22"/>
          <w:szCs w:val="22"/>
          <w:shd w:val="clear" w:color="auto" w:fill="FFFFFF"/>
        </w:rPr>
        <w:t>log_model.sas</w:t>
      </w:r>
      <w:proofErr w:type="spellEnd"/>
      <w:r w:rsidRPr="00822E5B">
        <w:rPr>
          <w:rFonts w:asciiTheme="minorHAnsi" w:hAnsiTheme="minorHAnsi" w:cstheme="minorHAnsi"/>
          <w:color w:val="800080"/>
          <w:sz w:val="22"/>
          <w:szCs w:val="22"/>
          <w:shd w:val="clear" w:color="auto" w:fill="FFFFFF"/>
        </w:rPr>
        <w:t>'</w:t>
      </w:r>
      <w:r w:rsidRPr="00822E5B">
        <w:rPr>
          <w:rFonts w:asciiTheme="minorHAnsi" w:hAnsiTheme="minorHAnsi" w:cstheme="minorHAnsi"/>
          <w:color w:val="000000"/>
          <w:sz w:val="22"/>
          <w:szCs w:val="22"/>
          <w:shd w:val="clear" w:color="auto" w:fill="FFFFFF"/>
        </w:rPr>
        <w:t>;</w:t>
      </w:r>
    </w:p>
    <w:p w14:paraId="4BEEE8A1"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color w:val="0000FF"/>
          <w:sz w:val="22"/>
          <w:szCs w:val="22"/>
          <w:shd w:val="clear" w:color="auto" w:fill="FFFFFF"/>
        </w:rPr>
        <w:t>OUTPUT</w:t>
      </w:r>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color w:val="0000FF"/>
          <w:sz w:val="22"/>
          <w:szCs w:val="22"/>
          <w:shd w:val="clear" w:color="auto" w:fill="FFFFFF"/>
        </w:rPr>
        <w:t>OUT</w:t>
      </w:r>
      <w:r w:rsidRPr="00822E5B">
        <w:rPr>
          <w:rFonts w:asciiTheme="minorHAnsi" w:hAnsiTheme="minorHAnsi" w:cstheme="minorHAnsi"/>
          <w:color w:val="000000"/>
          <w:sz w:val="22"/>
          <w:szCs w:val="22"/>
          <w:shd w:val="clear" w:color="auto" w:fill="FFFFFF"/>
        </w:rPr>
        <w:t>=</w:t>
      </w:r>
      <w:r w:rsidRPr="00822E5B">
        <w:rPr>
          <w:rFonts w:asciiTheme="minorHAnsi" w:hAnsiTheme="minorHAnsi" w:cstheme="minorHAnsi"/>
          <w:color w:val="0000FF"/>
          <w:sz w:val="22"/>
          <w:szCs w:val="22"/>
          <w:shd w:val="clear" w:color="auto" w:fill="FFFFFF"/>
        </w:rPr>
        <w:t>predicted</w:t>
      </w:r>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color w:val="0000FF"/>
          <w:sz w:val="22"/>
          <w:szCs w:val="22"/>
          <w:shd w:val="clear" w:color="auto" w:fill="FFFFFF"/>
        </w:rPr>
        <w:t>PRED</w:t>
      </w:r>
      <w:r w:rsidRPr="00822E5B">
        <w:rPr>
          <w:rFonts w:asciiTheme="minorHAnsi" w:hAnsiTheme="minorHAnsi" w:cstheme="minorHAnsi"/>
          <w:color w:val="000000"/>
          <w:sz w:val="22"/>
          <w:szCs w:val="22"/>
          <w:shd w:val="clear" w:color="auto" w:fill="FFFFFF"/>
        </w:rPr>
        <w:t>=</w:t>
      </w:r>
      <w:proofErr w:type="spellStart"/>
      <w:r w:rsidRPr="00822E5B">
        <w:rPr>
          <w:rFonts w:asciiTheme="minorHAnsi" w:hAnsiTheme="minorHAnsi" w:cstheme="minorHAnsi"/>
          <w:color w:val="000000"/>
          <w:sz w:val="22"/>
          <w:szCs w:val="22"/>
          <w:shd w:val="clear" w:color="auto" w:fill="FFFFFF"/>
        </w:rPr>
        <w:t>pred_val</w:t>
      </w:r>
      <w:proofErr w:type="spellEnd"/>
      <w:r w:rsidRPr="00822E5B">
        <w:rPr>
          <w:rFonts w:asciiTheme="minorHAnsi" w:hAnsiTheme="minorHAnsi" w:cstheme="minorHAnsi"/>
          <w:color w:val="000000"/>
          <w:sz w:val="22"/>
          <w:szCs w:val="22"/>
          <w:shd w:val="clear" w:color="auto" w:fill="FFFFFF"/>
        </w:rPr>
        <w:t>;</w:t>
      </w:r>
    </w:p>
    <w:p w14:paraId="275F53F0"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822E5B">
        <w:rPr>
          <w:rFonts w:asciiTheme="minorHAnsi" w:hAnsiTheme="minorHAnsi" w:cstheme="minorHAnsi"/>
          <w:b/>
          <w:bCs/>
          <w:color w:val="000080"/>
          <w:sz w:val="22"/>
          <w:szCs w:val="22"/>
          <w:shd w:val="clear" w:color="auto" w:fill="FFFFFF"/>
        </w:rPr>
        <w:t>RUN</w:t>
      </w:r>
      <w:r w:rsidRPr="00822E5B">
        <w:rPr>
          <w:rFonts w:asciiTheme="minorHAnsi" w:hAnsiTheme="minorHAnsi" w:cstheme="minorHAnsi"/>
          <w:color w:val="000000"/>
          <w:sz w:val="22"/>
          <w:szCs w:val="22"/>
          <w:shd w:val="clear" w:color="auto" w:fill="FFFFFF"/>
        </w:rPr>
        <w:t>;</w:t>
      </w:r>
    </w:p>
    <w:p w14:paraId="0F23E3CD"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p>
    <w:p w14:paraId="6EE6D921"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822E5B">
        <w:rPr>
          <w:rFonts w:asciiTheme="minorHAnsi" w:hAnsiTheme="minorHAnsi" w:cstheme="minorHAnsi"/>
          <w:color w:val="008000"/>
          <w:sz w:val="22"/>
          <w:szCs w:val="22"/>
          <w:shd w:val="clear" w:color="auto" w:fill="FFFFFF"/>
        </w:rPr>
        <w:t>/* Apply the best model to the OOT dataset */</w:t>
      </w:r>
    </w:p>
    <w:p w14:paraId="2924C6E5"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822E5B">
        <w:rPr>
          <w:rFonts w:asciiTheme="minorHAnsi" w:hAnsiTheme="minorHAnsi" w:cstheme="minorHAnsi"/>
          <w:b/>
          <w:bCs/>
          <w:color w:val="000080"/>
          <w:sz w:val="22"/>
          <w:szCs w:val="22"/>
          <w:shd w:val="clear" w:color="auto" w:fill="FFFFFF"/>
        </w:rPr>
        <w:lastRenderedPageBreak/>
        <w:t>DATA</w:t>
      </w:r>
      <w:r w:rsidRPr="00822E5B">
        <w:rPr>
          <w:rFonts w:asciiTheme="minorHAnsi" w:hAnsiTheme="minorHAnsi" w:cstheme="minorHAnsi"/>
          <w:color w:val="000000"/>
          <w:sz w:val="22"/>
          <w:szCs w:val="22"/>
          <w:shd w:val="clear" w:color="auto" w:fill="FFFFFF"/>
        </w:rPr>
        <w:t xml:space="preserve"> </w:t>
      </w:r>
      <w:proofErr w:type="spellStart"/>
      <w:r w:rsidRPr="00822E5B">
        <w:rPr>
          <w:rFonts w:asciiTheme="minorHAnsi" w:hAnsiTheme="minorHAnsi" w:cstheme="minorHAnsi"/>
          <w:color w:val="000000"/>
          <w:sz w:val="22"/>
          <w:szCs w:val="22"/>
          <w:shd w:val="clear" w:color="auto" w:fill="FFFFFF"/>
        </w:rPr>
        <w:t>oot_score</w:t>
      </w:r>
      <w:proofErr w:type="spellEnd"/>
      <w:r w:rsidRPr="00822E5B">
        <w:rPr>
          <w:rFonts w:asciiTheme="minorHAnsi" w:hAnsiTheme="minorHAnsi" w:cstheme="minorHAnsi"/>
          <w:color w:val="000000"/>
          <w:sz w:val="22"/>
          <w:szCs w:val="22"/>
          <w:shd w:val="clear" w:color="auto" w:fill="FFFFFF"/>
        </w:rPr>
        <w:t>;</w:t>
      </w:r>
    </w:p>
    <w:p w14:paraId="02EEF512"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color w:val="0000FF"/>
          <w:sz w:val="22"/>
          <w:szCs w:val="22"/>
          <w:shd w:val="clear" w:color="auto" w:fill="FFFFFF"/>
        </w:rPr>
        <w:t>SET</w:t>
      </w:r>
      <w:r w:rsidRPr="00822E5B">
        <w:rPr>
          <w:rFonts w:asciiTheme="minorHAnsi" w:hAnsiTheme="minorHAnsi" w:cstheme="minorHAnsi"/>
          <w:color w:val="000000"/>
          <w:sz w:val="22"/>
          <w:szCs w:val="22"/>
          <w:shd w:val="clear" w:color="auto" w:fill="FFFFFF"/>
        </w:rPr>
        <w:t xml:space="preserve"> </w:t>
      </w:r>
      <w:proofErr w:type="spellStart"/>
      <w:r w:rsidRPr="00822E5B">
        <w:rPr>
          <w:rFonts w:asciiTheme="minorHAnsi" w:hAnsiTheme="minorHAnsi" w:cstheme="minorHAnsi"/>
          <w:color w:val="000000"/>
          <w:sz w:val="22"/>
          <w:szCs w:val="22"/>
          <w:shd w:val="clear" w:color="auto" w:fill="FFFFFF"/>
        </w:rPr>
        <w:t>oot_encoded_final</w:t>
      </w:r>
      <w:proofErr w:type="spellEnd"/>
      <w:r w:rsidRPr="00822E5B">
        <w:rPr>
          <w:rFonts w:asciiTheme="minorHAnsi" w:hAnsiTheme="minorHAnsi" w:cstheme="minorHAnsi"/>
          <w:color w:val="000000"/>
          <w:sz w:val="22"/>
          <w:szCs w:val="22"/>
          <w:shd w:val="clear" w:color="auto" w:fill="FFFFFF"/>
        </w:rPr>
        <w:t>;</w:t>
      </w:r>
    </w:p>
    <w:p w14:paraId="243C57A8"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color w:val="0000FF"/>
          <w:sz w:val="22"/>
          <w:szCs w:val="22"/>
          <w:shd w:val="clear" w:color="auto" w:fill="FFFFFF"/>
        </w:rPr>
        <w:t>%INCLUDE</w:t>
      </w:r>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color w:val="800080"/>
          <w:sz w:val="22"/>
          <w:szCs w:val="22"/>
          <w:shd w:val="clear" w:color="auto" w:fill="FFFFFF"/>
        </w:rPr>
        <w:t>'/workspace/</w:t>
      </w:r>
      <w:proofErr w:type="spellStart"/>
      <w:r w:rsidRPr="00822E5B">
        <w:rPr>
          <w:rFonts w:asciiTheme="minorHAnsi" w:hAnsiTheme="minorHAnsi" w:cstheme="minorHAnsi"/>
          <w:color w:val="800080"/>
          <w:sz w:val="22"/>
          <w:szCs w:val="22"/>
          <w:shd w:val="clear" w:color="auto" w:fill="FFFFFF"/>
        </w:rPr>
        <w:t>ccmod</w:t>
      </w:r>
      <w:proofErr w:type="spellEnd"/>
      <w:r w:rsidRPr="00822E5B">
        <w:rPr>
          <w:rFonts w:asciiTheme="minorHAnsi" w:hAnsiTheme="minorHAnsi" w:cstheme="minorHAnsi"/>
          <w:color w:val="800080"/>
          <w:sz w:val="22"/>
          <w:szCs w:val="22"/>
          <w:shd w:val="clear" w:color="auto" w:fill="FFFFFF"/>
        </w:rPr>
        <w:t>/u588348/</w:t>
      </w:r>
      <w:proofErr w:type="spellStart"/>
      <w:r w:rsidRPr="00822E5B">
        <w:rPr>
          <w:rFonts w:asciiTheme="minorHAnsi" w:hAnsiTheme="minorHAnsi" w:cstheme="minorHAnsi"/>
          <w:color w:val="800080"/>
          <w:sz w:val="22"/>
          <w:szCs w:val="22"/>
          <w:shd w:val="clear" w:color="auto" w:fill="FFFFFF"/>
        </w:rPr>
        <w:t>log_model.sas</w:t>
      </w:r>
      <w:proofErr w:type="spellEnd"/>
      <w:r w:rsidRPr="00822E5B">
        <w:rPr>
          <w:rFonts w:asciiTheme="minorHAnsi" w:hAnsiTheme="minorHAnsi" w:cstheme="minorHAnsi"/>
          <w:color w:val="800080"/>
          <w:sz w:val="22"/>
          <w:szCs w:val="22"/>
          <w:shd w:val="clear" w:color="auto" w:fill="FFFFFF"/>
        </w:rPr>
        <w:t>'</w:t>
      </w:r>
      <w:r w:rsidRPr="00822E5B">
        <w:rPr>
          <w:rFonts w:asciiTheme="minorHAnsi" w:hAnsiTheme="minorHAnsi" w:cstheme="minorHAnsi"/>
          <w:color w:val="000000"/>
          <w:sz w:val="22"/>
          <w:szCs w:val="22"/>
          <w:shd w:val="clear" w:color="auto" w:fill="FFFFFF"/>
        </w:rPr>
        <w:t>;</w:t>
      </w:r>
    </w:p>
    <w:p w14:paraId="39FB90A4"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color w:val="0000FF"/>
          <w:sz w:val="22"/>
          <w:szCs w:val="22"/>
          <w:shd w:val="clear" w:color="auto" w:fill="FFFFFF"/>
        </w:rPr>
        <w:t>IF</w:t>
      </w:r>
      <w:r w:rsidRPr="00822E5B">
        <w:rPr>
          <w:rFonts w:asciiTheme="minorHAnsi" w:hAnsiTheme="minorHAnsi" w:cstheme="minorHAnsi"/>
          <w:color w:val="000000"/>
          <w:sz w:val="22"/>
          <w:szCs w:val="22"/>
          <w:shd w:val="clear" w:color="auto" w:fill="FFFFFF"/>
        </w:rPr>
        <w:t xml:space="preserve"> p_bad1 GE </w:t>
      </w:r>
      <w:r w:rsidRPr="00822E5B">
        <w:rPr>
          <w:rFonts w:asciiTheme="minorHAnsi" w:hAnsiTheme="minorHAnsi" w:cstheme="minorHAnsi"/>
          <w:b/>
          <w:bCs/>
          <w:color w:val="008080"/>
          <w:sz w:val="22"/>
          <w:szCs w:val="22"/>
          <w:shd w:val="clear" w:color="auto" w:fill="FFFFFF"/>
        </w:rPr>
        <w:t>0.5</w:t>
      </w:r>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color w:val="0000FF"/>
          <w:sz w:val="22"/>
          <w:szCs w:val="22"/>
          <w:shd w:val="clear" w:color="auto" w:fill="FFFFFF"/>
        </w:rPr>
        <w:t>THEN</w:t>
      </w:r>
      <w:r w:rsidRPr="00822E5B">
        <w:rPr>
          <w:rFonts w:asciiTheme="minorHAnsi" w:hAnsiTheme="minorHAnsi" w:cstheme="minorHAnsi"/>
          <w:color w:val="000000"/>
          <w:sz w:val="22"/>
          <w:szCs w:val="22"/>
          <w:shd w:val="clear" w:color="auto" w:fill="FFFFFF"/>
        </w:rPr>
        <w:t xml:space="preserve"> pred = </w:t>
      </w:r>
      <w:r w:rsidRPr="00822E5B">
        <w:rPr>
          <w:rFonts w:asciiTheme="minorHAnsi" w:hAnsiTheme="minorHAnsi" w:cstheme="minorHAnsi"/>
          <w:b/>
          <w:bCs/>
          <w:color w:val="008080"/>
          <w:sz w:val="22"/>
          <w:szCs w:val="22"/>
          <w:shd w:val="clear" w:color="auto" w:fill="FFFFFF"/>
        </w:rPr>
        <w:t>1</w:t>
      </w:r>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color w:val="0000FF"/>
          <w:sz w:val="22"/>
          <w:szCs w:val="22"/>
          <w:shd w:val="clear" w:color="auto" w:fill="FFFFFF"/>
        </w:rPr>
        <w:t>ELSE</w:t>
      </w:r>
      <w:r w:rsidRPr="00822E5B">
        <w:rPr>
          <w:rFonts w:asciiTheme="minorHAnsi" w:hAnsiTheme="minorHAnsi" w:cstheme="minorHAnsi"/>
          <w:color w:val="000000"/>
          <w:sz w:val="22"/>
          <w:szCs w:val="22"/>
          <w:shd w:val="clear" w:color="auto" w:fill="FFFFFF"/>
        </w:rPr>
        <w:t xml:space="preserve"> pred = </w:t>
      </w:r>
      <w:r w:rsidRPr="00822E5B">
        <w:rPr>
          <w:rFonts w:asciiTheme="minorHAnsi" w:hAnsiTheme="minorHAnsi" w:cstheme="minorHAnsi"/>
          <w:b/>
          <w:bCs/>
          <w:color w:val="008080"/>
          <w:sz w:val="22"/>
          <w:szCs w:val="22"/>
          <w:shd w:val="clear" w:color="auto" w:fill="FFFFFF"/>
        </w:rPr>
        <w:t>0</w:t>
      </w:r>
      <w:r w:rsidRPr="00822E5B">
        <w:rPr>
          <w:rFonts w:asciiTheme="minorHAnsi" w:hAnsiTheme="minorHAnsi" w:cstheme="minorHAnsi"/>
          <w:color w:val="000000"/>
          <w:sz w:val="22"/>
          <w:szCs w:val="22"/>
          <w:shd w:val="clear" w:color="auto" w:fill="FFFFFF"/>
        </w:rPr>
        <w:t>;</w:t>
      </w:r>
    </w:p>
    <w:p w14:paraId="02E8AE6F"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822E5B">
        <w:rPr>
          <w:rFonts w:asciiTheme="minorHAnsi" w:hAnsiTheme="minorHAnsi" w:cstheme="minorHAnsi"/>
          <w:b/>
          <w:bCs/>
          <w:color w:val="000080"/>
          <w:sz w:val="22"/>
          <w:szCs w:val="22"/>
          <w:shd w:val="clear" w:color="auto" w:fill="FFFFFF"/>
        </w:rPr>
        <w:t>RUN</w:t>
      </w:r>
      <w:r w:rsidRPr="00822E5B">
        <w:rPr>
          <w:rFonts w:asciiTheme="minorHAnsi" w:hAnsiTheme="minorHAnsi" w:cstheme="minorHAnsi"/>
          <w:color w:val="000000"/>
          <w:sz w:val="22"/>
          <w:szCs w:val="22"/>
          <w:shd w:val="clear" w:color="auto" w:fill="FFFFFF"/>
        </w:rPr>
        <w:t>;</w:t>
      </w:r>
    </w:p>
    <w:p w14:paraId="33789D69"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p>
    <w:p w14:paraId="353B8AC2"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822E5B">
        <w:rPr>
          <w:rFonts w:asciiTheme="minorHAnsi" w:hAnsiTheme="minorHAnsi" w:cstheme="minorHAnsi"/>
          <w:color w:val="008000"/>
          <w:sz w:val="22"/>
          <w:szCs w:val="22"/>
          <w:shd w:val="clear" w:color="auto" w:fill="FFFFFF"/>
        </w:rPr>
        <w:t>/* Create a confusion matrix */</w:t>
      </w:r>
    </w:p>
    <w:p w14:paraId="4846F524"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822E5B">
        <w:rPr>
          <w:rFonts w:asciiTheme="minorHAnsi" w:hAnsiTheme="minorHAnsi" w:cstheme="minorHAnsi"/>
          <w:b/>
          <w:bCs/>
          <w:color w:val="000080"/>
          <w:sz w:val="22"/>
          <w:szCs w:val="22"/>
          <w:shd w:val="clear" w:color="auto" w:fill="FFFFFF"/>
        </w:rPr>
        <w:t>PROC</w:t>
      </w:r>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b/>
          <w:bCs/>
          <w:color w:val="000080"/>
          <w:sz w:val="22"/>
          <w:szCs w:val="22"/>
          <w:shd w:val="clear" w:color="auto" w:fill="FFFFFF"/>
        </w:rPr>
        <w:t>FREQ</w:t>
      </w:r>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color w:val="0000FF"/>
          <w:sz w:val="22"/>
          <w:szCs w:val="22"/>
          <w:shd w:val="clear" w:color="auto" w:fill="FFFFFF"/>
        </w:rPr>
        <w:t>DATA</w:t>
      </w:r>
      <w:r w:rsidRPr="00822E5B">
        <w:rPr>
          <w:rFonts w:asciiTheme="minorHAnsi" w:hAnsiTheme="minorHAnsi" w:cstheme="minorHAnsi"/>
          <w:color w:val="000000"/>
          <w:sz w:val="22"/>
          <w:szCs w:val="22"/>
          <w:shd w:val="clear" w:color="auto" w:fill="FFFFFF"/>
        </w:rPr>
        <w:t>=</w:t>
      </w:r>
      <w:proofErr w:type="spellStart"/>
      <w:r w:rsidRPr="00822E5B">
        <w:rPr>
          <w:rFonts w:asciiTheme="minorHAnsi" w:hAnsiTheme="minorHAnsi" w:cstheme="minorHAnsi"/>
          <w:color w:val="000000"/>
          <w:sz w:val="22"/>
          <w:szCs w:val="22"/>
          <w:shd w:val="clear" w:color="auto" w:fill="FFFFFF"/>
        </w:rPr>
        <w:t>oot_score</w:t>
      </w:r>
      <w:proofErr w:type="spellEnd"/>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color w:val="0000FF"/>
          <w:sz w:val="22"/>
          <w:szCs w:val="22"/>
          <w:shd w:val="clear" w:color="auto" w:fill="FFFFFF"/>
        </w:rPr>
        <w:t>TABLE</w:t>
      </w:r>
      <w:r w:rsidRPr="00822E5B">
        <w:rPr>
          <w:rFonts w:asciiTheme="minorHAnsi" w:hAnsiTheme="minorHAnsi" w:cstheme="minorHAnsi"/>
          <w:color w:val="000000"/>
          <w:sz w:val="22"/>
          <w:szCs w:val="22"/>
          <w:shd w:val="clear" w:color="auto" w:fill="FFFFFF"/>
        </w:rPr>
        <w:t xml:space="preserve"> pred*bad / </w:t>
      </w:r>
      <w:r w:rsidRPr="00822E5B">
        <w:rPr>
          <w:rFonts w:asciiTheme="minorHAnsi" w:hAnsiTheme="minorHAnsi" w:cstheme="minorHAnsi"/>
          <w:color w:val="0000FF"/>
          <w:sz w:val="22"/>
          <w:szCs w:val="22"/>
          <w:shd w:val="clear" w:color="auto" w:fill="FFFFFF"/>
        </w:rPr>
        <w:t>NOCOL</w:t>
      </w:r>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color w:val="0000FF"/>
          <w:sz w:val="22"/>
          <w:szCs w:val="22"/>
          <w:shd w:val="clear" w:color="auto" w:fill="FFFFFF"/>
        </w:rPr>
        <w:t>NOROW</w:t>
      </w:r>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color w:val="0000FF"/>
          <w:sz w:val="22"/>
          <w:szCs w:val="22"/>
          <w:shd w:val="clear" w:color="auto" w:fill="FFFFFF"/>
        </w:rPr>
        <w:t>NOPERCENT</w:t>
      </w:r>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b/>
          <w:bCs/>
          <w:color w:val="000080"/>
          <w:sz w:val="22"/>
          <w:szCs w:val="22"/>
          <w:shd w:val="clear" w:color="auto" w:fill="FFFFFF"/>
        </w:rPr>
        <w:t>RUN</w:t>
      </w:r>
      <w:r w:rsidRPr="00822E5B">
        <w:rPr>
          <w:rFonts w:asciiTheme="minorHAnsi" w:hAnsiTheme="minorHAnsi" w:cstheme="minorHAnsi"/>
          <w:color w:val="000000"/>
          <w:sz w:val="22"/>
          <w:szCs w:val="22"/>
          <w:shd w:val="clear" w:color="auto" w:fill="FFFFFF"/>
        </w:rPr>
        <w:t>;</w:t>
      </w:r>
    </w:p>
    <w:p w14:paraId="6537368D"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p>
    <w:p w14:paraId="12349C36"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822E5B">
        <w:rPr>
          <w:rFonts w:asciiTheme="minorHAnsi" w:hAnsiTheme="minorHAnsi" w:cstheme="minorHAnsi"/>
          <w:color w:val="008000"/>
          <w:sz w:val="22"/>
          <w:szCs w:val="22"/>
          <w:shd w:val="clear" w:color="auto" w:fill="FFFFFF"/>
        </w:rPr>
        <w:t>/* Create an ROC chart */</w:t>
      </w:r>
    </w:p>
    <w:p w14:paraId="0759870E"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822E5B">
        <w:rPr>
          <w:rFonts w:asciiTheme="minorHAnsi" w:hAnsiTheme="minorHAnsi" w:cstheme="minorHAnsi"/>
          <w:color w:val="0000FF"/>
          <w:sz w:val="22"/>
          <w:szCs w:val="22"/>
          <w:shd w:val="clear" w:color="auto" w:fill="FFFFFF"/>
        </w:rPr>
        <w:t>ODS</w:t>
      </w:r>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color w:val="0000FF"/>
          <w:sz w:val="22"/>
          <w:szCs w:val="22"/>
          <w:shd w:val="clear" w:color="auto" w:fill="FFFFFF"/>
        </w:rPr>
        <w:t>GRAPHICS</w:t>
      </w:r>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color w:val="0000FF"/>
          <w:sz w:val="22"/>
          <w:szCs w:val="22"/>
          <w:shd w:val="clear" w:color="auto" w:fill="FFFFFF"/>
        </w:rPr>
        <w:t>ON</w:t>
      </w:r>
      <w:r w:rsidRPr="00822E5B">
        <w:rPr>
          <w:rFonts w:asciiTheme="minorHAnsi" w:hAnsiTheme="minorHAnsi" w:cstheme="minorHAnsi"/>
          <w:color w:val="000000"/>
          <w:sz w:val="22"/>
          <w:szCs w:val="22"/>
          <w:shd w:val="clear" w:color="auto" w:fill="FFFFFF"/>
        </w:rPr>
        <w:t>;</w:t>
      </w:r>
    </w:p>
    <w:p w14:paraId="109EE9D9"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822E5B">
        <w:rPr>
          <w:rFonts w:asciiTheme="minorHAnsi" w:hAnsiTheme="minorHAnsi" w:cstheme="minorHAnsi"/>
          <w:b/>
          <w:bCs/>
          <w:color w:val="000080"/>
          <w:sz w:val="22"/>
          <w:szCs w:val="22"/>
          <w:shd w:val="clear" w:color="auto" w:fill="FFFFFF"/>
        </w:rPr>
        <w:t>PROC</w:t>
      </w:r>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b/>
          <w:bCs/>
          <w:color w:val="000080"/>
          <w:sz w:val="22"/>
          <w:szCs w:val="22"/>
          <w:shd w:val="clear" w:color="auto" w:fill="FFFFFF"/>
        </w:rPr>
        <w:t>LOGISTIC</w:t>
      </w:r>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color w:val="0000FF"/>
          <w:sz w:val="22"/>
          <w:szCs w:val="22"/>
          <w:shd w:val="clear" w:color="auto" w:fill="FFFFFF"/>
        </w:rPr>
        <w:t>DATA</w:t>
      </w:r>
      <w:r w:rsidRPr="00822E5B">
        <w:rPr>
          <w:rFonts w:asciiTheme="minorHAnsi" w:hAnsiTheme="minorHAnsi" w:cstheme="minorHAnsi"/>
          <w:color w:val="000000"/>
          <w:sz w:val="22"/>
          <w:szCs w:val="22"/>
          <w:shd w:val="clear" w:color="auto" w:fill="FFFFFF"/>
        </w:rPr>
        <w:t>=</w:t>
      </w:r>
      <w:proofErr w:type="spellStart"/>
      <w:r w:rsidRPr="00822E5B">
        <w:rPr>
          <w:rFonts w:asciiTheme="minorHAnsi" w:hAnsiTheme="minorHAnsi" w:cstheme="minorHAnsi"/>
          <w:color w:val="000000"/>
          <w:sz w:val="22"/>
          <w:szCs w:val="22"/>
          <w:shd w:val="clear" w:color="auto" w:fill="FFFFFF"/>
        </w:rPr>
        <w:t>oot_score</w:t>
      </w:r>
      <w:proofErr w:type="spellEnd"/>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color w:val="0000FF"/>
          <w:sz w:val="22"/>
          <w:szCs w:val="22"/>
          <w:shd w:val="clear" w:color="auto" w:fill="FFFFFF"/>
        </w:rPr>
        <w:t>PLOTS</w:t>
      </w:r>
      <w:r w:rsidRPr="00822E5B">
        <w:rPr>
          <w:rFonts w:asciiTheme="minorHAnsi" w:hAnsiTheme="minorHAnsi" w:cstheme="minorHAnsi"/>
          <w:color w:val="000000"/>
          <w:sz w:val="22"/>
          <w:szCs w:val="22"/>
          <w:shd w:val="clear" w:color="auto" w:fill="FFFFFF"/>
        </w:rPr>
        <w:t>(</w:t>
      </w:r>
      <w:r w:rsidRPr="00822E5B">
        <w:rPr>
          <w:rFonts w:asciiTheme="minorHAnsi" w:hAnsiTheme="minorHAnsi" w:cstheme="minorHAnsi"/>
          <w:color w:val="0000FF"/>
          <w:sz w:val="22"/>
          <w:szCs w:val="22"/>
          <w:shd w:val="clear" w:color="auto" w:fill="FFFFFF"/>
        </w:rPr>
        <w:t>ONLY</w:t>
      </w:r>
      <w:r w:rsidRPr="00822E5B">
        <w:rPr>
          <w:rFonts w:asciiTheme="minorHAnsi" w:hAnsiTheme="minorHAnsi" w:cstheme="minorHAnsi"/>
          <w:color w:val="000000"/>
          <w:sz w:val="22"/>
          <w:szCs w:val="22"/>
          <w:shd w:val="clear" w:color="auto" w:fill="FFFFFF"/>
        </w:rPr>
        <w:t>)=ROC;</w:t>
      </w:r>
    </w:p>
    <w:p w14:paraId="3B7DE16E"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822E5B">
        <w:rPr>
          <w:rFonts w:asciiTheme="minorHAnsi" w:hAnsiTheme="minorHAnsi" w:cstheme="minorHAnsi"/>
          <w:color w:val="000000"/>
          <w:sz w:val="22"/>
          <w:szCs w:val="22"/>
          <w:shd w:val="clear" w:color="auto" w:fill="FFFFFF"/>
        </w:rPr>
        <w:t xml:space="preserve">  </w:t>
      </w:r>
      <w:r w:rsidRPr="00822E5B">
        <w:rPr>
          <w:rFonts w:asciiTheme="minorHAnsi" w:hAnsiTheme="minorHAnsi" w:cstheme="minorHAnsi"/>
          <w:color w:val="0000FF"/>
          <w:sz w:val="22"/>
          <w:szCs w:val="22"/>
          <w:shd w:val="clear" w:color="auto" w:fill="FFFFFF"/>
        </w:rPr>
        <w:t>MODEL</w:t>
      </w:r>
      <w:r w:rsidRPr="00822E5B">
        <w:rPr>
          <w:rFonts w:asciiTheme="minorHAnsi" w:hAnsiTheme="minorHAnsi" w:cstheme="minorHAnsi"/>
          <w:color w:val="000000"/>
          <w:sz w:val="22"/>
          <w:szCs w:val="22"/>
          <w:shd w:val="clear" w:color="auto" w:fill="FFFFFF"/>
        </w:rPr>
        <w:t xml:space="preserve"> bad(</w:t>
      </w:r>
      <w:r w:rsidRPr="00822E5B">
        <w:rPr>
          <w:rFonts w:asciiTheme="minorHAnsi" w:hAnsiTheme="minorHAnsi" w:cstheme="minorHAnsi"/>
          <w:color w:val="0000FF"/>
          <w:sz w:val="22"/>
          <w:szCs w:val="22"/>
          <w:shd w:val="clear" w:color="auto" w:fill="FFFFFF"/>
        </w:rPr>
        <w:t>event</w:t>
      </w:r>
      <w:r w:rsidRPr="00822E5B">
        <w:rPr>
          <w:rFonts w:asciiTheme="minorHAnsi" w:hAnsiTheme="minorHAnsi" w:cstheme="minorHAnsi"/>
          <w:color w:val="000000"/>
          <w:sz w:val="22"/>
          <w:szCs w:val="22"/>
          <w:shd w:val="clear" w:color="auto" w:fill="FFFFFF"/>
        </w:rPr>
        <w:t>=</w:t>
      </w:r>
      <w:r w:rsidRPr="00822E5B">
        <w:rPr>
          <w:rFonts w:asciiTheme="minorHAnsi" w:hAnsiTheme="minorHAnsi" w:cstheme="minorHAnsi"/>
          <w:color w:val="800080"/>
          <w:sz w:val="22"/>
          <w:szCs w:val="22"/>
          <w:shd w:val="clear" w:color="auto" w:fill="FFFFFF"/>
        </w:rPr>
        <w:t>'1'</w:t>
      </w:r>
      <w:r w:rsidRPr="00822E5B">
        <w:rPr>
          <w:rFonts w:asciiTheme="minorHAnsi" w:hAnsiTheme="minorHAnsi" w:cstheme="minorHAnsi"/>
          <w:color w:val="000000"/>
          <w:sz w:val="22"/>
          <w:szCs w:val="22"/>
          <w:shd w:val="clear" w:color="auto" w:fill="FFFFFF"/>
        </w:rPr>
        <w:t>) = p_bad1;</w:t>
      </w:r>
    </w:p>
    <w:p w14:paraId="673E0A42" w14:textId="77777777" w:rsidR="00F16637" w:rsidRPr="00822E5B"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822E5B">
        <w:rPr>
          <w:rFonts w:asciiTheme="minorHAnsi" w:hAnsiTheme="minorHAnsi" w:cstheme="minorHAnsi"/>
          <w:b/>
          <w:bCs/>
          <w:color w:val="000080"/>
          <w:sz w:val="22"/>
          <w:szCs w:val="22"/>
          <w:shd w:val="clear" w:color="auto" w:fill="FFFFFF"/>
        </w:rPr>
        <w:t>RUN</w:t>
      </w:r>
      <w:r w:rsidRPr="00822E5B">
        <w:rPr>
          <w:rFonts w:asciiTheme="minorHAnsi" w:hAnsiTheme="minorHAnsi" w:cstheme="minorHAnsi"/>
          <w:color w:val="000000"/>
          <w:sz w:val="22"/>
          <w:szCs w:val="22"/>
          <w:shd w:val="clear" w:color="auto" w:fill="FFFFFF"/>
        </w:rPr>
        <w:t>;</w:t>
      </w:r>
    </w:p>
    <w:p w14:paraId="521C62E3" w14:textId="77777777" w:rsidR="00F16637" w:rsidRPr="004F2230" w:rsidRDefault="00F16637" w:rsidP="00F16637">
      <w:pPr>
        <w:rPr>
          <w:rFonts w:asciiTheme="minorHAnsi" w:hAnsiTheme="minorHAnsi" w:cstheme="minorHAnsi"/>
          <w:sz w:val="22"/>
          <w:szCs w:val="22"/>
        </w:rPr>
      </w:pPr>
    </w:p>
    <w:p w14:paraId="260A814C" w14:textId="77777777" w:rsidR="00F16637" w:rsidRDefault="00F16637" w:rsidP="00F16637">
      <w:pPr>
        <w:rPr>
          <w:rFonts w:asciiTheme="minorHAnsi" w:hAnsiTheme="minorHAnsi" w:cstheme="minorHAnsi"/>
          <w:color w:val="111111"/>
          <w:sz w:val="22"/>
          <w:szCs w:val="22"/>
        </w:rPr>
      </w:pPr>
      <w:r>
        <w:rPr>
          <w:rFonts w:asciiTheme="minorHAnsi" w:hAnsiTheme="minorHAnsi" w:cstheme="minorHAnsi"/>
          <w:color w:val="111111"/>
          <w:sz w:val="22"/>
          <w:szCs w:val="22"/>
        </w:rPr>
        <w:t>H</w:t>
      </w:r>
      <w:r w:rsidRPr="000C1D67">
        <w:rPr>
          <w:rFonts w:asciiTheme="minorHAnsi" w:hAnsiTheme="minorHAnsi" w:cstheme="minorHAnsi"/>
          <w:color w:val="111111"/>
          <w:sz w:val="22"/>
          <w:szCs w:val="22"/>
        </w:rPr>
        <w:t>ere</w:t>
      </w:r>
      <w:r>
        <w:rPr>
          <w:rFonts w:asciiTheme="minorHAnsi" w:hAnsiTheme="minorHAnsi" w:cstheme="minorHAnsi"/>
          <w:color w:val="111111"/>
          <w:sz w:val="22"/>
          <w:szCs w:val="22"/>
        </w:rPr>
        <w:t xml:space="preserve"> is a final s</w:t>
      </w:r>
      <w:r w:rsidRPr="000C1D67">
        <w:rPr>
          <w:rFonts w:asciiTheme="minorHAnsi" w:hAnsiTheme="minorHAnsi" w:cstheme="minorHAnsi"/>
          <w:color w:val="111111"/>
          <w:sz w:val="22"/>
          <w:szCs w:val="22"/>
        </w:rPr>
        <w:t>tep-by-step description of the model pipeline:</w:t>
      </w:r>
    </w:p>
    <w:p w14:paraId="7C0F0A7C" w14:textId="77777777" w:rsidR="00F16637" w:rsidRPr="000C1D67" w:rsidRDefault="00F16637" w:rsidP="00F16637">
      <w:pPr>
        <w:rPr>
          <w:rFonts w:asciiTheme="minorHAnsi" w:hAnsiTheme="minorHAnsi" w:cstheme="minorHAnsi"/>
          <w:color w:val="111111"/>
          <w:sz w:val="22"/>
          <w:szCs w:val="22"/>
        </w:rPr>
      </w:pPr>
    </w:p>
    <w:p w14:paraId="68123AFE" w14:textId="77777777" w:rsidR="00F16637" w:rsidRDefault="00F16637" w:rsidP="00145AC7">
      <w:pPr>
        <w:numPr>
          <w:ilvl w:val="0"/>
          <w:numId w:val="110"/>
        </w:numPr>
        <w:rPr>
          <w:rFonts w:asciiTheme="minorHAnsi" w:hAnsiTheme="minorHAnsi" w:cstheme="minorHAnsi"/>
          <w:color w:val="111111"/>
          <w:sz w:val="22"/>
          <w:szCs w:val="22"/>
        </w:rPr>
      </w:pPr>
      <w:r w:rsidRPr="000C1D67">
        <w:rPr>
          <w:rFonts w:asciiTheme="minorHAnsi" w:hAnsiTheme="minorHAnsi" w:cstheme="minorHAnsi"/>
          <w:b/>
          <w:bCs/>
          <w:color w:val="111111"/>
          <w:sz w:val="22"/>
          <w:szCs w:val="22"/>
        </w:rPr>
        <w:t>Import Necessary Libraries</w:t>
      </w:r>
      <w:r w:rsidRPr="000C1D67">
        <w:rPr>
          <w:rFonts w:asciiTheme="minorHAnsi" w:hAnsiTheme="minorHAnsi" w:cstheme="minorHAnsi"/>
          <w:color w:val="111111"/>
          <w:sz w:val="22"/>
          <w:szCs w:val="22"/>
        </w:rPr>
        <w:t xml:space="preserve">: Import the necessary Python </w:t>
      </w:r>
      <w:r>
        <w:rPr>
          <w:rFonts w:asciiTheme="minorHAnsi" w:hAnsiTheme="minorHAnsi" w:cstheme="minorHAnsi"/>
          <w:color w:val="111111"/>
          <w:sz w:val="22"/>
          <w:szCs w:val="22"/>
        </w:rPr>
        <w:t>and R libraries.  SAS does not require additional libraries.</w:t>
      </w:r>
    </w:p>
    <w:p w14:paraId="1E6E1D88" w14:textId="77777777" w:rsidR="00F16637" w:rsidRPr="000C1D67" w:rsidRDefault="00F16637" w:rsidP="00F16637">
      <w:pPr>
        <w:ind w:left="720"/>
        <w:rPr>
          <w:rFonts w:asciiTheme="minorHAnsi" w:hAnsiTheme="minorHAnsi" w:cstheme="minorHAnsi"/>
          <w:color w:val="111111"/>
          <w:sz w:val="22"/>
          <w:szCs w:val="22"/>
        </w:rPr>
      </w:pPr>
    </w:p>
    <w:p w14:paraId="016FBC88" w14:textId="77777777" w:rsidR="00F16637" w:rsidRDefault="00F16637" w:rsidP="00145AC7">
      <w:pPr>
        <w:numPr>
          <w:ilvl w:val="0"/>
          <w:numId w:val="110"/>
        </w:numPr>
        <w:rPr>
          <w:rFonts w:asciiTheme="minorHAnsi" w:hAnsiTheme="minorHAnsi" w:cstheme="minorHAnsi"/>
          <w:color w:val="111111"/>
          <w:sz w:val="22"/>
          <w:szCs w:val="22"/>
        </w:rPr>
      </w:pPr>
      <w:r w:rsidRPr="000C1D67">
        <w:rPr>
          <w:rFonts w:asciiTheme="minorHAnsi" w:hAnsiTheme="minorHAnsi" w:cstheme="minorHAnsi"/>
          <w:b/>
          <w:bCs/>
          <w:color w:val="111111"/>
          <w:sz w:val="22"/>
          <w:szCs w:val="22"/>
        </w:rPr>
        <w:t>Define Performance Metrics Function</w:t>
      </w:r>
      <w:r w:rsidRPr="000C1D67">
        <w:rPr>
          <w:rFonts w:asciiTheme="minorHAnsi" w:hAnsiTheme="minorHAnsi" w:cstheme="minorHAnsi"/>
          <w:color w:val="111111"/>
          <w:sz w:val="22"/>
          <w:szCs w:val="22"/>
        </w:rPr>
        <w:t>: Define a function to calculate and print performance metrics such as classification report, confusion matrix, and ROC AUC score.</w:t>
      </w:r>
    </w:p>
    <w:p w14:paraId="36A063E1" w14:textId="77777777" w:rsidR="00F16637" w:rsidRPr="000C1D67" w:rsidRDefault="00F16637" w:rsidP="00F16637">
      <w:pPr>
        <w:rPr>
          <w:rFonts w:asciiTheme="minorHAnsi" w:hAnsiTheme="minorHAnsi" w:cstheme="minorHAnsi"/>
          <w:color w:val="111111"/>
          <w:sz w:val="22"/>
          <w:szCs w:val="22"/>
        </w:rPr>
      </w:pPr>
    </w:p>
    <w:p w14:paraId="42248A9A" w14:textId="77777777" w:rsidR="00F16637" w:rsidRDefault="00F16637" w:rsidP="00145AC7">
      <w:pPr>
        <w:numPr>
          <w:ilvl w:val="0"/>
          <w:numId w:val="110"/>
        </w:numPr>
        <w:rPr>
          <w:rFonts w:asciiTheme="minorHAnsi" w:hAnsiTheme="minorHAnsi" w:cstheme="minorHAnsi"/>
          <w:color w:val="111111"/>
          <w:sz w:val="22"/>
          <w:szCs w:val="22"/>
        </w:rPr>
      </w:pPr>
      <w:r w:rsidRPr="000C1D67">
        <w:rPr>
          <w:rFonts w:asciiTheme="minorHAnsi" w:hAnsiTheme="minorHAnsi" w:cstheme="minorHAnsi"/>
          <w:b/>
          <w:bCs/>
          <w:color w:val="111111"/>
          <w:sz w:val="22"/>
          <w:szCs w:val="22"/>
        </w:rPr>
        <w:t>Load Data</w:t>
      </w:r>
      <w:r w:rsidRPr="000C1D67">
        <w:rPr>
          <w:rFonts w:asciiTheme="minorHAnsi" w:hAnsiTheme="minorHAnsi" w:cstheme="minorHAnsi"/>
          <w:color w:val="111111"/>
          <w:sz w:val="22"/>
          <w:szCs w:val="22"/>
        </w:rPr>
        <w:t>: Load the preprocessed training and out-of-time (OOT) datasets.</w:t>
      </w:r>
    </w:p>
    <w:p w14:paraId="0EE60F6A" w14:textId="77777777" w:rsidR="00F16637" w:rsidRDefault="00F16637" w:rsidP="00F16637">
      <w:pPr>
        <w:pStyle w:val="ListParagraph"/>
        <w:rPr>
          <w:rFonts w:asciiTheme="minorHAnsi" w:hAnsiTheme="minorHAnsi" w:cstheme="minorHAnsi"/>
          <w:color w:val="111111"/>
          <w:sz w:val="22"/>
          <w:szCs w:val="22"/>
        </w:rPr>
      </w:pPr>
    </w:p>
    <w:p w14:paraId="2AEA0457" w14:textId="77777777" w:rsidR="00F16637" w:rsidRDefault="00F16637" w:rsidP="00145AC7">
      <w:pPr>
        <w:numPr>
          <w:ilvl w:val="0"/>
          <w:numId w:val="110"/>
        </w:numPr>
        <w:rPr>
          <w:rFonts w:asciiTheme="minorHAnsi" w:hAnsiTheme="minorHAnsi" w:cstheme="minorHAnsi"/>
          <w:color w:val="111111"/>
          <w:sz w:val="22"/>
          <w:szCs w:val="22"/>
        </w:rPr>
      </w:pPr>
      <w:r>
        <w:rPr>
          <w:rFonts w:asciiTheme="minorHAnsi" w:hAnsiTheme="minorHAnsi" w:cstheme="minorHAnsi"/>
          <w:b/>
          <w:bCs/>
          <w:color w:val="111111"/>
          <w:sz w:val="22"/>
          <w:szCs w:val="22"/>
        </w:rPr>
        <w:t>Exclude one dummy variable from each group</w:t>
      </w:r>
      <w:r w:rsidRPr="000C1D67">
        <w:rPr>
          <w:rFonts w:asciiTheme="minorHAnsi" w:hAnsiTheme="minorHAnsi" w:cstheme="minorHAnsi"/>
          <w:color w:val="111111"/>
          <w:sz w:val="22"/>
          <w:szCs w:val="22"/>
        </w:rPr>
        <w:t xml:space="preserve">: </w:t>
      </w:r>
      <w:r>
        <w:rPr>
          <w:rFonts w:asciiTheme="minorHAnsi" w:hAnsiTheme="minorHAnsi" w:cstheme="minorHAnsi"/>
          <w:color w:val="111111"/>
          <w:sz w:val="22"/>
          <w:szCs w:val="22"/>
        </w:rPr>
        <w:t>To avoid the “dummy variable trap,” remove one dummy variable created from each categorical variable.</w:t>
      </w:r>
    </w:p>
    <w:p w14:paraId="6EB5453C" w14:textId="77777777" w:rsidR="00F16637" w:rsidRDefault="00F16637" w:rsidP="00F16637">
      <w:pPr>
        <w:pStyle w:val="ListParagraph"/>
        <w:rPr>
          <w:rFonts w:asciiTheme="minorHAnsi" w:hAnsiTheme="minorHAnsi" w:cstheme="minorHAnsi"/>
          <w:color w:val="111111"/>
          <w:sz w:val="22"/>
          <w:szCs w:val="22"/>
        </w:rPr>
      </w:pPr>
    </w:p>
    <w:p w14:paraId="3B2E0183" w14:textId="77777777" w:rsidR="00F16637" w:rsidRDefault="00F16637" w:rsidP="00145AC7">
      <w:pPr>
        <w:numPr>
          <w:ilvl w:val="0"/>
          <w:numId w:val="110"/>
        </w:numPr>
        <w:rPr>
          <w:rFonts w:asciiTheme="minorHAnsi" w:hAnsiTheme="minorHAnsi" w:cstheme="minorHAnsi"/>
          <w:color w:val="111111"/>
          <w:sz w:val="22"/>
          <w:szCs w:val="22"/>
        </w:rPr>
      </w:pPr>
      <w:r w:rsidRPr="00FE3745">
        <w:rPr>
          <w:rFonts w:asciiTheme="minorHAnsi" w:hAnsiTheme="minorHAnsi" w:cstheme="minorHAnsi"/>
          <w:b/>
          <w:bCs/>
          <w:color w:val="111111"/>
          <w:sz w:val="22"/>
          <w:szCs w:val="22"/>
        </w:rPr>
        <w:t>Remove highly correlated variables</w:t>
      </w:r>
      <w:r>
        <w:rPr>
          <w:rFonts w:asciiTheme="minorHAnsi" w:hAnsiTheme="minorHAnsi" w:cstheme="minorHAnsi"/>
          <w:color w:val="111111"/>
          <w:sz w:val="22"/>
          <w:szCs w:val="22"/>
        </w:rPr>
        <w:t>:  Use VIF analysis to identify highly correlated variables.</w:t>
      </w:r>
    </w:p>
    <w:p w14:paraId="6EFCDC06" w14:textId="77777777" w:rsidR="00F16637" w:rsidRPr="000C1D67" w:rsidRDefault="00F16637" w:rsidP="00F16637">
      <w:pPr>
        <w:ind w:left="720"/>
        <w:rPr>
          <w:rFonts w:asciiTheme="minorHAnsi" w:hAnsiTheme="minorHAnsi" w:cstheme="minorHAnsi"/>
          <w:color w:val="111111"/>
          <w:sz w:val="22"/>
          <w:szCs w:val="22"/>
        </w:rPr>
      </w:pPr>
    </w:p>
    <w:p w14:paraId="7591BF6C" w14:textId="77777777" w:rsidR="00F16637" w:rsidRDefault="00F16637" w:rsidP="00145AC7">
      <w:pPr>
        <w:numPr>
          <w:ilvl w:val="0"/>
          <w:numId w:val="110"/>
        </w:numPr>
        <w:rPr>
          <w:rFonts w:asciiTheme="minorHAnsi" w:hAnsiTheme="minorHAnsi" w:cstheme="minorHAnsi"/>
          <w:color w:val="111111"/>
          <w:sz w:val="22"/>
          <w:szCs w:val="22"/>
        </w:rPr>
      </w:pPr>
      <w:r w:rsidRPr="000C1D67">
        <w:rPr>
          <w:rFonts w:asciiTheme="minorHAnsi" w:hAnsiTheme="minorHAnsi" w:cstheme="minorHAnsi"/>
          <w:b/>
          <w:bCs/>
          <w:color w:val="111111"/>
          <w:sz w:val="22"/>
          <w:szCs w:val="22"/>
        </w:rPr>
        <w:t>Define Predictors</w:t>
      </w:r>
      <w:r w:rsidRPr="000C1D67">
        <w:rPr>
          <w:rFonts w:asciiTheme="minorHAnsi" w:hAnsiTheme="minorHAnsi" w:cstheme="minorHAnsi"/>
          <w:color w:val="111111"/>
          <w:sz w:val="22"/>
          <w:szCs w:val="22"/>
        </w:rPr>
        <w:t>: Define the predictor variables by excluding certain specified variables from the dataset.</w:t>
      </w:r>
      <w:r>
        <w:rPr>
          <w:rFonts w:asciiTheme="minorHAnsi" w:hAnsiTheme="minorHAnsi" w:cstheme="minorHAnsi"/>
          <w:color w:val="111111"/>
          <w:sz w:val="22"/>
          <w:szCs w:val="22"/>
        </w:rPr>
        <w:t xml:space="preserve">  This avoids the dummy variable trap and removes the highly correlated variables.</w:t>
      </w:r>
    </w:p>
    <w:p w14:paraId="73698C24" w14:textId="77777777" w:rsidR="00F16637" w:rsidRPr="000C1D67" w:rsidRDefault="00F16637" w:rsidP="00F16637">
      <w:pPr>
        <w:rPr>
          <w:rFonts w:asciiTheme="minorHAnsi" w:hAnsiTheme="minorHAnsi" w:cstheme="minorHAnsi"/>
          <w:color w:val="111111"/>
          <w:sz w:val="22"/>
          <w:szCs w:val="22"/>
        </w:rPr>
      </w:pPr>
    </w:p>
    <w:p w14:paraId="33322F4C" w14:textId="77777777" w:rsidR="00F16637" w:rsidRDefault="00F16637" w:rsidP="00145AC7">
      <w:pPr>
        <w:numPr>
          <w:ilvl w:val="0"/>
          <w:numId w:val="110"/>
        </w:numPr>
        <w:rPr>
          <w:rFonts w:asciiTheme="minorHAnsi" w:hAnsiTheme="minorHAnsi" w:cstheme="minorHAnsi"/>
          <w:color w:val="111111"/>
          <w:sz w:val="22"/>
          <w:szCs w:val="22"/>
        </w:rPr>
      </w:pPr>
      <w:r w:rsidRPr="000C1D67">
        <w:rPr>
          <w:rFonts w:asciiTheme="minorHAnsi" w:hAnsiTheme="minorHAnsi" w:cstheme="minorHAnsi"/>
          <w:b/>
          <w:bCs/>
          <w:color w:val="111111"/>
          <w:sz w:val="22"/>
          <w:szCs w:val="22"/>
        </w:rPr>
        <w:t>Check Missing Columns</w:t>
      </w:r>
      <w:r w:rsidRPr="000C1D67">
        <w:rPr>
          <w:rFonts w:asciiTheme="minorHAnsi" w:hAnsiTheme="minorHAnsi" w:cstheme="minorHAnsi"/>
          <w:color w:val="111111"/>
          <w:sz w:val="22"/>
          <w:szCs w:val="22"/>
        </w:rPr>
        <w:t xml:space="preserve">: Check if any columns are missing in the OOT dataset compared to the training </w:t>
      </w:r>
      <w:proofErr w:type="gramStart"/>
      <w:r w:rsidRPr="000C1D67">
        <w:rPr>
          <w:rFonts w:asciiTheme="minorHAnsi" w:hAnsiTheme="minorHAnsi" w:cstheme="minorHAnsi"/>
          <w:color w:val="111111"/>
          <w:sz w:val="22"/>
          <w:szCs w:val="22"/>
        </w:rPr>
        <w:t>dataset, and</w:t>
      </w:r>
      <w:proofErr w:type="gramEnd"/>
      <w:r w:rsidRPr="000C1D67">
        <w:rPr>
          <w:rFonts w:asciiTheme="minorHAnsi" w:hAnsiTheme="minorHAnsi" w:cstheme="minorHAnsi"/>
          <w:color w:val="111111"/>
          <w:sz w:val="22"/>
          <w:szCs w:val="22"/>
        </w:rPr>
        <w:t xml:space="preserve"> add them if necessary.</w:t>
      </w:r>
    </w:p>
    <w:p w14:paraId="274D57F1" w14:textId="77777777" w:rsidR="00F16637" w:rsidRPr="000C1D67" w:rsidRDefault="00F16637" w:rsidP="00F16637">
      <w:pPr>
        <w:rPr>
          <w:rFonts w:asciiTheme="minorHAnsi" w:hAnsiTheme="minorHAnsi" w:cstheme="minorHAnsi"/>
          <w:color w:val="111111"/>
          <w:sz w:val="22"/>
          <w:szCs w:val="22"/>
        </w:rPr>
      </w:pPr>
    </w:p>
    <w:p w14:paraId="5D339084" w14:textId="77777777" w:rsidR="00F16637" w:rsidRDefault="00F16637" w:rsidP="00145AC7">
      <w:pPr>
        <w:numPr>
          <w:ilvl w:val="0"/>
          <w:numId w:val="110"/>
        </w:numPr>
        <w:rPr>
          <w:rFonts w:asciiTheme="minorHAnsi" w:hAnsiTheme="minorHAnsi" w:cstheme="minorHAnsi"/>
          <w:color w:val="111111"/>
          <w:sz w:val="22"/>
          <w:szCs w:val="22"/>
        </w:rPr>
      </w:pPr>
      <w:r w:rsidRPr="000C1D67">
        <w:rPr>
          <w:rFonts w:asciiTheme="minorHAnsi" w:hAnsiTheme="minorHAnsi" w:cstheme="minorHAnsi"/>
          <w:b/>
          <w:bCs/>
          <w:color w:val="111111"/>
          <w:sz w:val="22"/>
          <w:szCs w:val="22"/>
        </w:rPr>
        <w:t>Split Data</w:t>
      </w:r>
      <w:r w:rsidRPr="000C1D67">
        <w:rPr>
          <w:rFonts w:asciiTheme="minorHAnsi" w:hAnsiTheme="minorHAnsi" w:cstheme="minorHAnsi"/>
          <w:color w:val="111111"/>
          <w:sz w:val="22"/>
          <w:szCs w:val="22"/>
        </w:rPr>
        <w:t xml:space="preserve">: </w:t>
      </w:r>
      <w:r>
        <w:rPr>
          <w:rFonts w:asciiTheme="minorHAnsi" w:hAnsiTheme="minorHAnsi" w:cstheme="minorHAnsi"/>
          <w:color w:val="111111"/>
          <w:sz w:val="22"/>
          <w:szCs w:val="22"/>
        </w:rPr>
        <w:t>Use stratified sampling to split the training data into training and validation sets</w:t>
      </w:r>
      <w:r w:rsidRPr="000C1D67">
        <w:rPr>
          <w:rFonts w:asciiTheme="minorHAnsi" w:hAnsiTheme="minorHAnsi" w:cstheme="minorHAnsi"/>
          <w:color w:val="111111"/>
          <w:sz w:val="22"/>
          <w:szCs w:val="22"/>
        </w:rPr>
        <w:t>.</w:t>
      </w:r>
    </w:p>
    <w:p w14:paraId="1E3BFB3C" w14:textId="77777777" w:rsidR="00F16637" w:rsidRPr="000C1D67" w:rsidRDefault="00F16637" w:rsidP="00F16637">
      <w:pPr>
        <w:rPr>
          <w:rFonts w:asciiTheme="minorHAnsi" w:hAnsiTheme="minorHAnsi" w:cstheme="minorHAnsi"/>
          <w:color w:val="111111"/>
          <w:sz w:val="22"/>
          <w:szCs w:val="22"/>
        </w:rPr>
      </w:pPr>
    </w:p>
    <w:p w14:paraId="7E21FA1F" w14:textId="77777777" w:rsidR="00F16637" w:rsidRDefault="00F16637" w:rsidP="00145AC7">
      <w:pPr>
        <w:numPr>
          <w:ilvl w:val="0"/>
          <w:numId w:val="110"/>
        </w:numPr>
        <w:rPr>
          <w:rFonts w:asciiTheme="minorHAnsi" w:hAnsiTheme="minorHAnsi" w:cstheme="minorHAnsi"/>
          <w:color w:val="111111"/>
          <w:sz w:val="22"/>
          <w:szCs w:val="22"/>
        </w:rPr>
      </w:pPr>
      <w:r w:rsidRPr="000C1D67">
        <w:rPr>
          <w:rFonts w:asciiTheme="minorHAnsi" w:hAnsiTheme="minorHAnsi" w:cstheme="minorHAnsi"/>
          <w:b/>
          <w:bCs/>
          <w:color w:val="111111"/>
          <w:sz w:val="22"/>
          <w:szCs w:val="22"/>
        </w:rPr>
        <w:t>Remove Constant and Duplicate Columns</w:t>
      </w:r>
      <w:r w:rsidRPr="000C1D67">
        <w:rPr>
          <w:rFonts w:asciiTheme="minorHAnsi" w:hAnsiTheme="minorHAnsi" w:cstheme="minorHAnsi"/>
          <w:color w:val="111111"/>
          <w:sz w:val="22"/>
          <w:szCs w:val="22"/>
        </w:rPr>
        <w:t>: Remove any constant or duplicate columns from the training set.</w:t>
      </w:r>
    </w:p>
    <w:p w14:paraId="7885627B" w14:textId="77777777" w:rsidR="00F16637" w:rsidRPr="000C1D67" w:rsidRDefault="00F16637" w:rsidP="00F16637">
      <w:pPr>
        <w:rPr>
          <w:rFonts w:asciiTheme="minorHAnsi" w:hAnsiTheme="minorHAnsi" w:cstheme="minorHAnsi"/>
          <w:color w:val="111111"/>
          <w:sz w:val="22"/>
          <w:szCs w:val="22"/>
        </w:rPr>
      </w:pPr>
    </w:p>
    <w:p w14:paraId="30200631" w14:textId="77777777" w:rsidR="00F16637" w:rsidRDefault="00F16637" w:rsidP="00145AC7">
      <w:pPr>
        <w:numPr>
          <w:ilvl w:val="0"/>
          <w:numId w:val="110"/>
        </w:numPr>
        <w:rPr>
          <w:rFonts w:asciiTheme="minorHAnsi" w:hAnsiTheme="minorHAnsi" w:cstheme="minorHAnsi"/>
          <w:color w:val="111111"/>
          <w:sz w:val="22"/>
          <w:szCs w:val="22"/>
        </w:rPr>
      </w:pPr>
      <w:r w:rsidRPr="000C1D67">
        <w:rPr>
          <w:rFonts w:asciiTheme="minorHAnsi" w:hAnsiTheme="minorHAnsi" w:cstheme="minorHAnsi"/>
          <w:b/>
          <w:bCs/>
          <w:color w:val="111111"/>
          <w:sz w:val="22"/>
          <w:szCs w:val="22"/>
        </w:rPr>
        <w:t>Undersample Majority Class</w:t>
      </w:r>
      <w:r w:rsidRPr="000C1D67">
        <w:rPr>
          <w:rFonts w:asciiTheme="minorHAnsi" w:hAnsiTheme="minorHAnsi" w:cstheme="minorHAnsi"/>
          <w:color w:val="111111"/>
          <w:sz w:val="22"/>
          <w:szCs w:val="22"/>
        </w:rPr>
        <w:t>: Perform undersampling on the majority class to balance the classes in the training data.</w:t>
      </w:r>
    </w:p>
    <w:p w14:paraId="579A42DE" w14:textId="77777777" w:rsidR="00F16637" w:rsidRPr="000C1D67" w:rsidRDefault="00F16637" w:rsidP="00F16637">
      <w:pPr>
        <w:rPr>
          <w:rFonts w:asciiTheme="minorHAnsi" w:hAnsiTheme="minorHAnsi" w:cstheme="minorHAnsi"/>
          <w:color w:val="111111"/>
          <w:sz w:val="22"/>
          <w:szCs w:val="22"/>
        </w:rPr>
      </w:pPr>
    </w:p>
    <w:p w14:paraId="540419E9" w14:textId="77777777" w:rsidR="00F16637" w:rsidRDefault="00F16637" w:rsidP="00145AC7">
      <w:pPr>
        <w:numPr>
          <w:ilvl w:val="0"/>
          <w:numId w:val="110"/>
        </w:numPr>
        <w:rPr>
          <w:rFonts w:asciiTheme="minorHAnsi" w:hAnsiTheme="minorHAnsi" w:cstheme="minorHAnsi"/>
          <w:color w:val="111111"/>
          <w:sz w:val="22"/>
          <w:szCs w:val="22"/>
        </w:rPr>
      </w:pPr>
      <w:r w:rsidRPr="000C1D67">
        <w:rPr>
          <w:rFonts w:asciiTheme="minorHAnsi" w:hAnsiTheme="minorHAnsi" w:cstheme="minorHAnsi"/>
          <w:b/>
          <w:bCs/>
          <w:color w:val="111111"/>
          <w:sz w:val="22"/>
          <w:szCs w:val="22"/>
        </w:rPr>
        <w:t>Build Lasso Regression Model</w:t>
      </w:r>
      <w:r w:rsidRPr="000C1D67">
        <w:rPr>
          <w:rFonts w:asciiTheme="minorHAnsi" w:hAnsiTheme="minorHAnsi" w:cstheme="minorHAnsi"/>
          <w:color w:val="111111"/>
          <w:sz w:val="22"/>
          <w:szCs w:val="22"/>
        </w:rPr>
        <w:t xml:space="preserve">: Build a Lasso regression model and tune its hyperparameters using </w:t>
      </w:r>
      <w:r>
        <w:rPr>
          <w:rFonts w:asciiTheme="minorHAnsi" w:hAnsiTheme="minorHAnsi" w:cstheme="minorHAnsi"/>
          <w:color w:val="111111"/>
          <w:sz w:val="22"/>
          <w:szCs w:val="22"/>
        </w:rPr>
        <w:t>grid search</w:t>
      </w:r>
      <w:r w:rsidRPr="000C1D67">
        <w:rPr>
          <w:rFonts w:asciiTheme="minorHAnsi" w:hAnsiTheme="minorHAnsi" w:cstheme="minorHAnsi"/>
          <w:color w:val="111111"/>
          <w:sz w:val="22"/>
          <w:szCs w:val="22"/>
        </w:rPr>
        <w:t>.</w:t>
      </w:r>
    </w:p>
    <w:p w14:paraId="3C62E2A0" w14:textId="77777777" w:rsidR="00F16637" w:rsidRPr="000C1D67" w:rsidRDefault="00F16637" w:rsidP="00F16637">
      <w:pPr>
        <w:rPr>
          <w:rFonts w:asciiTheme="minorHAnsi" w:hAnsiTheme="minorHAnsi" w:cstheme="minorHAnsi"/>
          <w:color w:val="111111"/>
          <w:sz w:val="22"/>
          <w:szCs w:val="22"/>
        </w:rPr>
      </w:pPr>
    </w:p>
    <w:p w14:paraId="389CEBF1" w14:textId="77777777" w:rsidR="00F16637" w:rsidRDefault="00F16637" w:rsidP="00145AC7">
      <w:pPr>
        <w:numPr>
          <w:ilvl w:val="0"/>
          <w:numId w:val="110"/>
        </w:numPr>
        <w:rPr>
          <w:rFonts w:asciiTheme="minorHAnsi" w:hAnsiTheme="minorHAnsi" w:cstheme="minorHAnsi"/>
          <w:color w:val="111111"/>
          <w:sz w:val="22"/>
          <w:szCs w:val="22"/>
        </w:rPr>
      </w:pPr>
      <w:r w:rsidRPr="000C1D67">
        <w:rPr>
          <w:rFonts w:asciiTheme="minorHAnsi" w:hAnsiTheme="minorHAnsi" w:cstheme="minorHAnsi"/>
          <w:b/>
          <w:bCs/>
          <w:color w:val="111111"/>
          <w:sz w:val="22"/>
          <w:szCs w:val="22"/>
        </w:rPr>
        <w:t>Apply Model to OOT Dataset</w:t>
      </w:r>
      <w:r w:rsidRPr="000C1D67">
        <w:rPr>
          <w:rFonts w:asciiTheme="minorHAnsi" w:hAnsiTheme="minorHAnsi" w:cstheme="minorHAnsi"/>
          <w:color w:val="111111"/>
          <w:sz w:val="22"/>
          <w:szCs w:val="22"/>
        </w:rPr>
        <w:t xml:space="preserve">: Apply the best model obtained from </w:t>
      </w:r>
      <w:r>
        <w:rPr>
          <w:rFonts w:asciiTheme="minorHAnsi" w:hAnsiTheme="minorHAnsi" w:cstheme="minorHAnsi"/>
          <w:color w:val="111111"/>
          <w:sz w:val="22"/>
          <w:szCs w:val="22"/>
        </w:rPr>
        <w:t>the grid search</w:t>
      </w:r>
      <w:r w:rsidRPr="000C1D67">
        <w:rPr>
          <w:rFonts w:asciiTheme="minorHAnsi" w:hAnsiTheme="minorHAnsi" w:cstheme="minorHAnsi"/>
          <w:color w:val="111111"/>
          <w:sz w:val="22"/>
          <w:szCs w:val="22"/>
        </w:rPr>
        <w:t xml:space="preserve"> to the OOT dataset to make predictions.</w:t>
      </w:r>
    </w:p>
    <w:p w14:paraId="771451E4" w14:textId="77777777" w:rsidR="00F16637" w:rsidRPr="000C1D67" w:rsidRDefault="00F16637" w:rsidP="00F16637">
      <w:pPr>
        <w:rPr>
          <w:rFonts w:asciiTheme="minorHAnsi" w:hAnsiTheme="minorHAnsi" w:cstheme="minorHAnsi"/>
          <w:color w:val="111111"/>
          <w:sz w:val="22"/>
          <w:szCs w:val="22"/>
        </w:rPr>
      </w:pPr>
    </w:p>
    <w:p w14:paraId="619693C2" w14:textId="77777777" w:rsidR="00F16637" w:rsidRPr="000C1D67" w:rsidRDefault="00F16637" w:rsidP="00145AC7">
      <w:pPr>
        <w:numPr>
          <w:ilvl w:val="0"/>
          <w:numId w:val="110"/>
        </w:numPr>
        <w:rPr>
          <w:rFonts w:asciiTheme="minorHAnsi" w:hAnsiTheme="minorHAnsi" w:cstheme="minorHAnsi"/>
          <w:color w:val="111111"/>
          <w:sz w:val="22"/>
          <w:szCs w:val="22"/>
        </w:rPr>
      </w:pPr>
      <w:r>
        <w:rPr>
          <w:rFonts w:asciiTheme="minorHAnsi" w:hAnsiTheme="minorHAnsi" w:cstheme="minorHAnsi"/>
          <w:b/>
          <w:bCs/>
          <w:color w:val="111111"/>
          <w:sz w:val="22"/>
          <w:szCs w:val="22"/>
        </w:rPr>
        <w:t>Calculate Performance Metrics</w:t>
      </w:r>
      <w:r w:rsidRPr="000C1D67">
        <w:rPr>
          <w:rFonts w:asciiTheme="minorHAnsi" w:hAnsiTheme="minorHAnsi" w:cstheme="minorHAnsi"/>
          <w:color w:val="111111"/>
          <w:sz w:val="22"/>
          <w:szCs w:val="22"/>
        </w:rPr>
        <w:t xml:space="preserve">: </w:t>
      </w:r>
      <w:r>
        <w:rPr>
          <w:rFonts w:asciiTheme="minorHAnsi" w:hAnsiTheme="minorHAnsi" w:cstheme="minorHAnsi"/>
          <w:color w:val="111111"/>
          <w:sz w:val="22"/>
          <w:szCs w:val="22"/>
        </w:rPr>
        <w:t xml:space="preserve">Calculate performance metrics on the OOT dataset for final model evaluation. </w:t>
      </w:r>
    </w:p>
    <w:p w14:paraId="68AF6419" w14:textId="77777777" w:rsidR="00F16637" w:rsidRDefault="00F16637" w:rsidP="00F16637">
      <w:pPr>
        <w:spacing w:before="180"/>
        <w:rPr>
          <w:rFonts w:asciiTheme="minorHAnsi" w:hAnsiTheme="minorHAnsi" w:cstheme="minorHAnsi"/>
          <w:color w:val="111111"/>
          <w:sz w:val="22"/>
          <w:szCs w:val="22"/>
        </w:rPr>
      </w:pPr>
      <w:r w:rsidRPr="000C1D67">
        <w:rPr>
          <w:rFonts w:asciiTheme="minorHAnsi" w:hAnsiTheme="minorHAnsi" w:cstheme="minorHAnsi"/>
          <w:color w:val="111111"/>
          <w:sz w:val="22"/>
          <w:szCs w:val="22"/>
        </w:rPr>
        <w:t>This pipeline provides a comprehensive workflow for building a Lasso regression model, tuning its hyperparameters, and applying it to an out-of-time validation dataset.</w:t>
      </w:r>
    </w:p>
    <w:p w14:paraId="2B9FFF21" w14:textId="77777777" w:rsidR="00F16637" w:rsidRDefault="00F16637" w:rsidP="00F16637">
      <w:pPr>
        <w:spacing w:before="180"/>
        <w:rPr>
          <w:rFonts w:asciiTheme="minorHAnsi" w:hAnsiTheme="minorHAnsi" w:cstheme="minorHAnsi"/>
          <w:color w:val="111111"/>
          <w:sz w:val="22"/>
          <w:szCs w:val="22"/>
        </w:rPr>
      </w:pPr>
    </w:p>
    <w:p w14:paraId="340B6BFB" w14:textId="77777777" w:rsidR="00F16637" w:rsidRPr="006923FB" w:rsidRDefault="00F16637" w:rsidP="00F16637">
      <w:pPr>
        <w:pStyle w:val="Heading1"/>
      </w:pPr>
      <w:bookmarkStart w:id="105" w:name="_Toc174889615"/>
      <w:r w:rsidRPr="006923FB">
        <w:t>Decision Trees</w:t>
      </w:r>
      <w:bookmarkEnd w:id="105"/>
    </w:p>
    <w:p w14:paraId="353A519A" w14:textId="77777777" w:rsidR="00F16637" w:rsidRDefault="00F16637" w:rsidP="00F16637">
      <w:pPr>
        <w:rPr>
          <w:rFonts w:asciiTheme="minorHAnsi" w:hAnsiTheme="minorHAnsi" w:cstheme="minorHAnsi"/>
          <w:color w:val="111111"/>
          <w:sz w:val="22"/>
          <w:szCs w:val="22"/>
        </w:rPr>
      </w:pPr>
    </w:p>
    <w:p w14:paraId="19595D7C" w14:textId="77777777" w:rsidR="00F16637" w:rsidRPr="0026471D" w:rsidRDefault="00F16637" w:rsidP="00F16637">
      <w:pPr>
        <w:rPr>
          <w:rFonts w:asciiTheme="minorHAnsi" w:hAnsiTheme="minorHAnsi" w:cstheme="minorHAnsi"/>
          <w:color w:val="111111"/>
          <w:sz w:val="22"/>
          <w:szCs w:val="22"/>
        </w:rPr>
      </w:pPr>
      <w:r w:rsidRPr="0026471D">
        <w:rPr>
          <w:rFonts w:asciiTheme="minorHAnsi" w:hAnsiTheme="minorHAnsi" w:cstheme="minorHAnsi"/>
          <w:color w:val="111111"/>
          <w:sz w:val="22"/>
          <w:szCs w:val="22"/>
        </w:rPr>
        <w:t xml:space="preserve">Decision trees are a unique type of nonparametric model that </w:t>
      </w:r>
      <w:r>
        <w:rPr>
          <w:rFonts w:asciiTheme="minorHAnsi" w:hAnsiTheme="minorHAnsi" w:cstheme="minorHAnsi"/>
          <w:color w:val="111111"/>
          <w:sz w:val="22"/>
          <w:szCs w:val="22"/>
        </w:rPr>
        <w:t xml:space="preserve">offers a high degree of flexibility, making them a powerful tool in </w:t>
      </w:r>
      <w:r w:rsidRPr="0026471D">
        <w:rPr>
          <w:rFonts w:asciiTheme="minorHAnsi" w:hAnsiTheme="minorHAnsi" w:cstheme="minorHAnsi"/>
          <w:color w:val="111111"/>
          <w:sz w:val="22"/>
          <w:szCs w:val="22"/>
        </w:rPr>
        <w:t xml:space="preserve">data science. Unlike parametric models like logistic regression, which </w:t>
      </w:r>
      <w:r>
        <w:rPr>
          <w:rFonts w:asciiTheme="minorHAnsi" w:hAnsiTheme="minorHAnsi" w:cstheme="minorHAnsi"/>
          <w:color w:val="111111"/>
          <w:sz w:val="22"/>
          <w:szCs w:val="22"/>
        </w:rPr>
        <w:t>makes</w:t>
      </w:r>
      <w:r w:rsidRPr="0026471D">
        <w:rPr>
          <w:rFonts w:asciiTheme="minorHAnsi" w:hAnsiTheme="minorHAnsi" w:cstheme="minorHAnsi"/>
          <w:color w:val="111111"/>
          <w:sz w:val="22"/>
          <w:szCs w:val="22"/>
        </w:rPr>
        <w:t xml:space="preserve"> strong assumptions about the functional forms of relationships between variables, decision trees allow the data to dictate the model’s structure. This flexibility enables decision trees to handle a variety of modeling issues effectively.</w:t>
      </w:r>
    </w:p>
    <w:p w14:paraId="14641E0A" w14:textId="77777777" w:rsidR="00F16637" w:rsidRPr="0026471D" w:rsidRDefault="00F16637" w:rsidP="00F16637">
      <w:pPr>
        <w:spacing w:before="180"/>
        <w:rPr>
          <w:rFonts w:asciiTheme="minorHAnsi" w:hAnsiTheme="minorHAnsi" w:cstheme="minorHAnsi"/>
          <w:color w:val="111111"/>
          <w:sz w:val="22"/>
          <w:szCs w:val="22"/>
        </w:rPr>
      </w:pPr>
      <w:r w:rsidRPr="0026471D">
        <w:rPr>
          <w:rFonts w:asciiTheme="minorHAnsi" w:hAnsiTheme="minorHAnsi" w:cstheme="minorHAnsi"/>
          <w:color w:val="111111"/>
          <w:sz w:val="22"/>
          <w:szCs w:val="22"/>
        </w:rPr>
        <w:t>Structurally, decision trees are fundamentally different from models like logistic regression. They employ a hierarchical and recursive partitioning of data, resulting in a tree-like structure. This structure comprises nodes and leaves. Nodes represent decisions based on specific conditions on input features, and leaves signify output classes or final predictions.</w:t>
      </w:r>
    </w:p>
    <w:p w14:paraId="5FE11DC1" w14:textId="77777777" w:rsidR="00F16637" w:rsidRDefault="00F16637" w:rsidP="00F16637">
      <w:pPr>
        <w:spacing w:before="180"/>
        <w:rPr>
          <w:rFonts w:asciiTheme="minorHAnsi" w:hAnsiTheme="minorHAnsi" w:cstheme="minorHAnsi"/>
          <w:color w:val="111111"/>
          <w:sz w:val="22"/>
          <w:szCs w:val="22"/>
        </w:rPr>
      </w:pPr>
      <w:r w:rsidRPr="0026471D">
        <w:rPr>
          <w:rFonts w:asciiTheme="minorHAnsi" w:hAnsiTheme="minorHAnsi" w:cstheme="minorHAnsi"/>
          <w:color w:val="111111"/>
          <w:sz w:val="22"/>
          <w:szCs w:val="22"/>
        </w:rPr>
        <w:lastRenderedPageBreak/>
        <w:t>To illustrate, consider a simple decision tree for predicting whether a loan will be approved or not:</w:t>
      </w:r>
    </w:p>
    <w:p w14:paraId="5A3F50D3" w14:textId="77777777" w:rsidR="00F16637" w:rsidRDefault="00F16637" w:rsidP="00F16637">
      <w:pPr>
        <w:pStyle w:val="ACaptionHead"/>
        <w:ind w:left="0"/>
      </w:pPr>
      <w:r>
        <w:t>Figure 5.3: Decision Tree Structure</w:t>
      </w:r>
    </w:p>
    <w:p w14:paraId="4A0C9514" w14:textId="77777777" w:rsidR="00F16637" w:rsidRPr="0026471D" w:rsidRDefault="00F16637" w:rsidP="00F16637">
      <w:pPr>
        <w:spacing w:before="180"/>
        <w:jc w:val="center"/>
        <w:rPr>
          <w:rFonts w:asciiTheme="minorHAnsi" w:hAnsiTheme="minorHAnsi" w:cstheme="minorHAnsi"/>
          <w:color w:val="111111"/>
          <w:sz w:val="22"/>
          <w:szCs w:val="22"/>
        </w:rPr>
      </w:pPr>
      <w:r>
        <w:rPr>
          <w:noProof/>
        </w:rPr>
        <w:drawing>
          <wp:inline distT="0" distB="0" distL="0" distR="0" wp14:anchorId="2CD9AC9B" wp14:editId="42658A4D">
            <wp:extent cx="4388407" cy="2467154"/>
            <wp:effectExtent l="0" t="0" r="0" b="0"/>
            <wp:docPr id="695383825" name="Picture 695383825" descr="A diagram of a credit sc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383825" name="Picture 695383825" descr="A diagram of a credit score&#10;&#10;Description automatically generated"/>
                    <pic:cNvPicPr/>
                  </pic:nvPicPr>
                  <pic:blipFill>
                    <a:blip r:embed="rId50"/>
                    <a:stretch>
                      <a:fillRect/>
                    </a:stretch>
                  </pic:blipFill>
                  <pic:spPr>
                    <a:xfrm>
                      <a:off x="0" y="0"/>
                      <a:ext cx="4391575" cy="2468935"/>
                    </a:xfrm>
                    <a:prstGeom prst="rect">
                      <a:avLst/>
                    </a:prstGeom>
                  </pic:spPr>
                </pic:pic>
              </a:graphicData>
            </a:graphic>
          </wp:inline>
        </w:drawing>
      </w:r>
    </w:p>
    <w:p w14:paraId="5FC005B8" w14:textId="77777777" w:rsidR="00F16637" w:rsidRPr="0026471D" w:rsidRDefault="00F16637" w:rsidP="00F16637">
      <w:pPr>
        <w:spacing w:before="180"/>
        <w:rPr>
          <w:rFonts w:asciiTheme="minorHAnsi" w:hAnsiTheme="minorHAnsi" w:cstheme="minorHAnsi"/>
          <w:color w:val="111111"/>
          <w:sz w:val="22"/>
          <w:szCs w:val="22"/>
        </w:rPr>
      </w:pPr>
      <w:r w:rsidRPr="0026471D">
        <w:rPr>
          <w:rFonts w:asciiTheme="minorHAnsi" w:hAnsiTheme="minorHAnsi" w:cstheme="minorHAnsi"/>
          <w:color w:val="111111"/>
          <w:sz w:val="22"/>
          <w:szCs w:val="22"/>
        </w:rPr>
        <w:t xml:space="preserve">In this example, the root node splits the data based on whether income is greater than 50K. If yes, it leads to a child node that further splits the data based on credit score. If </w:t>
      </w:r>
      <w:proofErr w:type="gramStart"/>
      <w:r w:rsidRPr="0026471D">
        <w:rPr>
          <w:rFonts w:asciiTheme="minorHAnsi" w:hAnsiTheme="minorHAnsi" w:cstheme="minorHAnsi"/>
          <w:color w:val="111111"/>
          <w:sz w:val="22"/>
          <w:szCs w:val="22"/>
        </w:rPr>
        <w:t>no</w:t>
      </w:r>
      <w:proofErr w:type="gramEnd"/>
      <w:r w:rsidRPr="0026471D">
        <w:rPr>
          <w:rFonts w:asciiTheme="minorHAnsi" w:hAnsiTheme="minorHAnsi" w:cstheme="minorHAnsi"/>
          <w:color w:val="111111"/>
          <w:sz w:val="22"/>
          <w:szCs w:val="22"/>
        </w:rPr>
        <w:t>, it leads directly to a leaf node predicting that the loan will be denied.</w:t>
      </w:r>
    </w:p>
    <w:p w14:paraId="64A83B6F" w14:textId="77777777" w:rsidR="00F16637" w:rsidRPr="0026471D" w:rsidRDefault="00F16637" w:rsidP="00F16637">
      <w:pPr>
        <w:spacing w:before="180"/>
        <w:rPr>
          <w:rFonts w:asciiTheme="minorHAnsi" w:hAnsiTheme="minorHAnsi" w:cstheme="minorHAnsi"/>
          <w:color w:val="111111"/>
          <w:sz w:val="22"/>
          <w:szCs w:val="22"/>
        </w:rPr>
      </w:pPr>
      <w:r w:rsidRPr="0026471D">
        <w:rPr>
          <w:rFonts w:asciiTheme="minorHAnsi" w:hAnsiTheme="minorHAnsi" w:cstheme="minorHAnsi"/>
          <w:color w:val="111111"/>
          <w:sz w:val="22"/>
          <w:szCs w:val="22"/>
        </w:rPr>
        <w:t xml:space="preserve">This tree-like structure makes decision trees highly interpretable. Each path from the root to a leaf represents a decision rule. For instance, in the above example, one rule could be “If income is greater than 50K and credit score is above 700, then </w:t>
      </w:r>
      <w:r>
        <w:rPr>
          <w:rFonts w:asciiTheme="minorHAnsi" w:hAnsiTheme="minorHAnsi" w:cstheme="minorHAnsi"/>
          <w:color w:val="111111"/>
          <w:sz w:val="22"/>
          <w:szCs w:val="22"/>
        </w:rPr>
        <w:t xml:space="preserve">the </w:t>
      </w:r>
      <w:r w:rsidRPr="0026471D">
        <w:rPr>
          <w:rFonts w:asciiTheme="minorHAnsi" w:hAnsiTheme="minorHAnsi" w:cstheme="minorHAnsi"/>
          <w:color w:val="111111"/>
          <w:sz w:val="22"/>
          <w:szCs w:val="22"/>
        </w:rPr>
        <w:t>loan is approved”.</w:t>
      </w:r>
    </w:p>
    <w:p w14:paraId="24FCF821" w14:textId="77777777" w:rsidR="00F16637" w:rsidRDefault="00F16637" w:rsidP="00F16637">
      <w:pPr>
        <w:spacing w:before="180"/>
        <w:rPr>
          <w:rFonts w:asciiTheme="minorHAnsi" w:hAnsiTheme="minorHAnsi" w:cstheme="minorHAnsi"/>
          <w:color w:val="111111"/>
          <w:sz w:val="22"/>
          <w:szCs w:val="22"/>
        </w:rPr>
      </w:pPr>
      <w:r w:rsidRPr="0026471D">
        <w:rPr>
          <w:rFonts w:asciiTheme="minorHAnsi" w:hAnsiTheme="minorHAnsi" w:cstheme="minorHAnsi"/>
          <w:color w:val="111111"/>
          <w:sz w:val="22"/>
          <w:szCs w:val="22"/>
        </w:rPr>
        <w:t xml:space="preserve">Moreover, decision trees form the basis for more complex ensemble methods like Random Forests and Gradient Boosting Machines (GBMs), </w:t>
      </w:r>
      <w:r>
        <w:rPr>
          <w:rFonts w:asciiTheme="minorHAnsi" w:hAnsiTheme="minorHAnsi" w:cstheme="minorHAnsi"/>
          <w:color w:val="111111"/>
          <w:sz w:val="22"/>
          <w:szCs w:val="22"/>
        </w:rPr>
        <w:t>often providing</w:t>
      </w:r>
      <w:r w:rsidRPr="0026471D">
        <w:rPr>
          <w:rFonts w:asciiTheme="minorHAnsi" w:hAnsiTheme="minorHAnsi" w:cstheme="minorHAnsi"/>
          <w:color w:val="111111"/>
          <w:sz w:val="22"/>
          <w:szCs w:val="22"/>
        </w:rPr>
        <w:t xml:space="preserve"> superior predictive performance by combining predictions from multiple decision trees.</w:t>
      </w:r>
    </w:p>
    <w:p w14:paraId="17C7C58F" w14:textId="77777777" w:rsidR="00F16637" w:rsidRDefault="00F16637" w:rsidP="00F16637">
      <w:pPr>
        <w:spacing w:before="180"/>
        <w:rPr>
          <w:rFonts w:asciiTheme="minorHAnsi" w:hAnsiTheme="minorHAnsi" w:cstheme="minorHAnsi"/>
          <w:color w:val="111111"/>
          <w:sz w:val="22"/>
          <w:szCs w:val="22"/>
        </w:rPr>
      </w:pPr>
    </w:p>
    <w:p w14:paraId="65F2C1EF" w14:textId="77777777" w:rsidR="00F16637" w:rsidRPr="007369A7" w:rsidRDefault="00F16637" w:rsidP="00F16637">
      <w:pPr>
        <w:spacing w:before="180"/>
        <w:rPr>
          <w:rFonts w:asciiTheme="minorHAnsi" w:hAnsiTheme="minorHAnsi" w:cstheme="minorHAnsi"/>
          <w:color w:val="111111"/>
          <w:sz w:val="22"/>
          <w:szCs w:val="22"/>
        </w:rPr>
      </w:pPr>
    </w:p>
    <w:p w14:paraId="2D06D680" w14:textId="77777777" w:rsidR="00F16637" w:rsidRPr="007369A7" w:rsidRDefault="00F16637" w:rsidP="00F16637">
      <w:pPr>
        <w:pStyle w:val="Heading2"/>
        <w:ind w:left="0"/>
      </w:pPr>
      <w:bookmarkStart w:id="106" w:name="_Toc174889616"/>
      <w:r w:rsidRPr="007369A7">
        <w:t>Comparing Logistic Regression and Decision Trees</w:t>
      </w:r>
      <w:bookmarkEnd w:id="106"/>
    </w:p>
    <w:p w14:paraId="7A5FBCD2" w14:textId="77777777" w:rsidR="00F16637" w:rsidRPr="007369A7" w:rsidRDefault="00F16637" w:rsidP="00F16637">
      <w:pPr>
        <w:pStyle w:val="NormalWeb"/>
        <w:spacing w:before="180"/>
        <w:rPr>
          <w:rFonts w:asciiTheme="minorHAnsi" w:hAnsiTheme="minorHAnsi" w:cstheme="minorHAnsi"/>
          <w:color w:val="111111"/>
          <w:sz w:val="22"/>
          <w:szCs w:val="22"/>
        </w:rPr>
      </w:pPr>
      <w:r w:rsidRPr="007369A7">
        <w:rPr>
          <w:rFonts w:asciiTheme="minorHAnsi" w:hAnsiTheme="minorHAnsi" w:cstheme="minorHAnsi"/>
          <w:color w:val="111111"/>
          <w:sz w:val="22"/>
          <w:szCs w:val="22"/>
        </w:rPr>
        <w:t xml:space="preserve">In machine learning, models can be broadly categorized as parametric or nonparametric. Parametric models, such as logistic regression, make strong assumptions about the functional forms of relationships between variables. For instance, logistic regression </w:t>
      </w:r>
      <w:r w:rsidRPr="007369A7">
        <w:rPr>
          <w:rFonts w:asciiTheme="minorHAnsi" w:hAnsiTheme="minorHAnsi" w:cstheme="minorHAnsi"/>
          <w:color w:val="111111"/>
          <w:sz w:val="22"/>
          <w:szCs w:val="22"/>
        </w:rPr>
        <w:lastRenderedPageBreak/>
        <w:t>assumes a linear relationship between input features and the log-odds of the output variable.</w:t>
      </w:r>
    </w:p>
    <w:p w14:paraId="45DBB9B4" w14:textId="77777777" w:rsidR="00F16637" w:rsidRPr="007369A7" w:rsidRDefault="00F16637" w:rsidP="00F16637">
      <w:pPr>
        <w:pStyle w:val="NormalWeb"/>
        <w:spacing w:before="180"/>
        <w:rPr>
          <w:rFonts w:asciiTheme="minorHAnsi" w:hAnsiTheme="minorHAnsi" w:cstheme="minorHAnsi"/>
          <w:color w:val="111111"/>
          <w:sz w:val="22"/>
          <w:szCs w:val="22"/>
        </w:rPr>
      </w:pPr>
      <w:r w:rsidRPr="007369A7">
        <w:rPr>
          <w:rFonts w:asciiTheme="minorHAnsi" w:hAnsiTheme="minorHAnsi" w:cstheme="minorHAnsi"/>
          <w:color w:val="111111"/>
          <w:sz w:val="22"/>
          <w:szCs w:val="22"/>
        </w:rPr>
        <w:t>On the other hand, nonparametric models like decision trees do not make strong assumptions about the functional forms of relationships between variables. Instead, they allow the data to dictate the model’s structure. This flexibility enables nonparametric models to handle a variety of modeling issues effectively.</w:t>
      </w:r>
    </w:p>
    <w:p w14:paraId="196FFA25" w14:textId="77777777" w:rsidR="00F16637" w:rsidRPr="007369A7" w:rsidRDefault="00F16637" w:rsidP="00F16637">
      <w:pPr>
        <w:pStyle w:val="NormalWeb"/>
        <w:spacing w:before="180"/>
        <w:rPr>
          <w:rFonts w:asciiTheme="minorHAnsi" w:hAnsiTheme="minorHAnsi" w:cstheme="minorHAnsi"/>
          <w:color w:val="111111"/>
          <w:sz w:val="22"/>
          <w:szCs w:val="22"/>
        </w:rPr>
      </w:pPr>
      <w:r w:rsidRPr="007369A7">
        <w:rPr>
          <w:rFonts w:asciiTheme="minorHAnsi" w:hAnsiTheme="minorHAnsi" w:cstheme="minorHAnsi"/>
          <w:color w:val="111111"/>
          <w:sz w:val="22"/>
          <w:szCs w:val="22"/>
        </w:rPr>
        <w:t xml:space="preserve">Structurally, decision trees and logistic regression are fundamentally different. Decision trees employ </w:t>
      </w:r>
      <w:proofErr w:type="gramStart"/>
      <w:r w:rsidRPr="007369A7">
        <w:rPr>
          <w:rFonts w:asciiTheme="minorHAnsi" w:hAnsiTheme="minorHAnsi" w:cstheme="minorHAnsi"/>
          <w:color w:val="111111"/>
          <w:sz w:val="22"/>
          <w:szCs w:val="22"/>
        </w:rPr>
        <w:t>a hierarchical</w:t>
      </w:r>
      <w:proofErr w:type="gramEnd"/>
      <w:r w:rsidRPr="007369A7">
        <w:rPr>
          <w:rFonts w:asciiTheme="minorHAnsi" w:hAnsiTheme="minorHAnsi" w:cstheme="minorHAnsi"/>
          <w:color w:val="111111"/>
          <w:sz w:val="22"/>
          <w:szCs w:val="22"/>
        </w:rPr>
        <w:t xml:space="preserve"> and recursive partitioning of data. They determine data splits based on specific conditions on input features, resulting in a tree-like structure. This structure comprises nodes, which represent decisions, and leaves, which signify output classes.</w:t>
      </w:r>
    </w:p>
    <w:p w14:paraId="77DC296A" w14:textId="77777777" w:rsidR="00F16637" w:rsidRPr="007369A7" w:rsidRDefault="00F16637" w:rsidP="00F16637">
      <w:pPr>
        <w:pStyle w:val="NormalWeb"/>
        <w:spacing w:before="180"/>
        <w:rPr>
          <w:rFonts w:asciiTheme="minorHAnsi" w:hAnsiTheme="minorHAnsi" w:cstheme="minorHAnsi"/>
          <w:color w:val="111111"/>
          <w:sz w:val="22"/>
          <w:szCs w:val="22"/>
        </w:rPr>
      </w:pPr>
      <w:r w:rsidRPr="007369A7">
        <w:rPr>
          <w:rFonts w:asciiTheme="minorHAnsi" w:hAnsiTheme="minorHAnsi" w:cstheme="minorHAnsi"/>
          <w:color w:val="111111"/>
          <w:sz w:val="22"/>
          <w:szCs w:val="22"/>
        </w:rPr>
        <w:t xml:space="preserve">In contrast, logistic regression uses a different approach. It employs linear combinations of features to model the </w:t>
      </w:r>
      <w:r>
        <w:rPr>
          <w:rFonts w:asciiTheme="minorHAnsi" w:hAnsiTheme="minorHAnsi" w:cstheme="minorHAnsi"/>
          <w:color w:val="111111"/>
          <w:sz w:val="22"/>
          <w:szCs w:val="22"/>
        </w:rPr>
        <w:t>output's log odds</w:t>
      </w:r>
      <w:r w:rsidRPr="007369A7">
        <w:rPr>
          <w:rFonts w:asciiTheme="minorHAnsi" w:hAnsiTheme="minorHAnsi" w:cstheme="minorHAnsi"/>
          <w:color w:val="111111"/>
          <w:sz w:val="22"/>
          <w:szCs w:val="22"/>
        </w:rPr>
        <w:t>, making certain assumptions about the functional form of relationships between variables.</w:t>
      </w:r>
    </w:p>
    <w:p w14:paraId="542DCEC1" w14:textId="77777777" w:rsidR="00F16637" w:rsidRDefault="00F16637" w:rsidP="00F16637">
      <w:pPr>
        <w:pStyle w:val="NormalWeb"/>
        <w:spacing w:before="180"/>
        <w:rPr>
          <w:rFonts w:asciiTheme="minorHAnsi" w:hAnsiTheme="minorHAnsi" w:cstheme="minorHAnsi"/>
          <w:color w:val="111111"/>
          <w:sz w:val="22"/>
          <w:szCs w:val="22"/>
        </w:rPr>
      </w:pPr>
      <w:r w:rsidRPr="007369A7">
        <w:rPr>
          <w:rFonts w:asciiTheme="minorHAnsi" w:hAnsiTheme="minorHAnsi" w:cstheme="minorHAnsi"/>
          <w:color w:val="111111"/>
          <w:sz w:val="22"/>
          <w:szCs w:val="22"/>
        </w:rPr>
        <w:t>To further illustrate these differences, let’s look at a comparison table that shows how logistic regression and decision trees handle various modeling issues:</w:t>
      </w:r>
    </w:p>
    <w:p w14:paraId="7C6196B4" w14:textId="77777777" w:rsidR="00F16637" w:rsidRPr="007369A7" w:rsidRDefault="00F16637" w:rsidP="00F16637">
      <w:pPr>
        <w:pStyle w:val="NormalWeb"/>
        <w:spacing w:before="180"/>
        <w:rPr>
          <w:rFonts w:asciiTheme="minorHAnsi" w:hAnsiTheme="minorHAnsi" w:cstheme="minorHAnsi"/>
          <w:color w:val="111111"/>
          <w:sz w:val="22"/>
          <w:szCs w:val="22"/>
        </w:rPr>
      </w:pPr>
    </w:p>
    <w:p w14:paraId="46DF7A5D" w14:textId="77777777" w:rsidR="00F16637" w:rsidRDefault="00F16637" w:rsidP="00F16637">
      <w:pPr>
        <w:pStyle w:val="ACaptionHead"/>
        <w:ind w:left="0"/>
      </w:pPr>
      <w:r>
        <w:t>Table 5.1:  Comparing Logistic Regression and Decision Tree Models</w:t>
      </w:r>
    </w:p>
    <w:tbl>
      <w:tblPr>
        <w:tblW w:w="5000" w:type="pct"/>
        <w:tblLook w:val="04A0" w:firstRow="1" w:lastRow="0" w:firstColumn="1" w:lastColumn="0" w:noHBand="0" w:noVBand="1"/>
      </w:tblPr>
      <w:tblGrid>
        <w:gridCol w:w="1976"/>
        <w:gridCol w:w="3150"/>
        <w:gridCol w:w="3144"/>
      </w:tblGrid>
      <w:tr w:rsidR="00F16637" w:rsidRPr="008C626A" w14:paraId="5A223A71" w14:textId="77777777" w:rsidTr="00A23D18">
        <w:trPr>
          <w:trHeight w:val="288"/>
        </w:trPr>
        <w:tc>
          <w:tcPr>
            <w:tcW w:w="119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6662F1C" w14:textId="77777777" w:rsidR="00F16637" w:rsidRPr="008C626A" w:rsidRDefault="00F16637" w:rsidP="00A23D18">
            <w:pPr>
              <w:jc w:val="center"/>
              <w:rPr>
                <w:rFonts w:ascii="Calibri" w:hAnsi="Calibri" w:cs="Calibri"/>
                <w:b/>
                <w:bCs/>
                <w:color w:val="111111"/>
                <w:sz w:val="22"/>
                <w:szCs w:val="22"/>
              </w:rPr>
            </w:pPr>
            <w:r w:rsidRPr="008C626A">
              <w:rPr>
                <w:rFonts w:ascii="Calibri" w:hAnsi="Calibri" w:cs="Calibri"/>
                <w:b/>
                <w:bCs/>
                <w:color w:val="111111"/>
                <w:sz w:val="22"/>
                <w:szCs w:val="22"/>
              </w:rPr>
              <w:t>Model Issue</w:t>
            </w:r>
          </w:p>
        </w:tc>
        <w:tc>
          <w:tcPr>
            <w:tcW w:w="1904" w:type="pct"/>
            <w:tcBorders>
              <w:top w:val="single" w:sz="4" w:space="0" w:color="auto"/>
              <w:left w:val="nil"/>
              <w:bottom w:val="single" w:sz="4" w:space="0" w:color="auto"/>
              <w:right w:val="single" w:sz="4" w:space="0" w:color="auto"/>
            </w:tcBorders>
            <w:shd w:val="clear" w:color="auto" w:fill="auto"/>
            <w:vAlign w:val="center"/>
            <w:hideMark/>
          </w:tcPr>
          <w:p w14:paraId="1929F92D" w14:textId="77777777" w:rsidR="00F16637" w:rsidRPr="008C626A" w:rsidRDefault="00F16637" w:rsidP="00A23D18">
            <w:pPr>
              <w:jc w:val="center"/>
              <w:rPr>
                <w:rFonts w:ascii="Calibri" w:hAnsi="Calibri" w:cs="Calibri"/>
                <w:b/>
                <w:bCs/>
                <w:color w:val="111111"/>
                <w:sz w:val="22"/>
                <w:szCs w:val="22"/>
              </w:rPr>
            </w:pPr>
            <w:r w:rsidRPr="008C626A">
              <w:rPr>
                <w:rFonts w:ascii="Calibri" w:hAnsi="Calibri" w:cs="Calibri"/>
                <w:b/>
                <w:bCs/>
                <w:color w:val="111111"/>
                <w:sz w:val="22"/>
                <w:szCs w:val="22"/>
              </w:rPr>
              <w:t>Logistic Regression</w:t>
            </w:r>
          </w:p>
        </w:tc>
        <w:tc>
          <w:tcPr>
            <w:tcW w:w="1901" w:type="pct"/>
            <w:tcBorders>
              <w:top w:val="single" w:sz="4" w:space="0" w:color="auto"/>
              <w:left w:val="nil"/>
              <w:bottom w:val="single" w:sz="4" w:space="0" w:color="auto"/>
              <w:right w:val="single" w:sz="4" w:space="0" w:color="auto"/>
            </w:tcBorders>
            <w:shd w:val="clear" w:color="auto" w:fill="auto"/>
            <w:vAlign w:val="center"/>
            <w:hideMark/>
          </w:tcPr>
          <w:p w14:paraId="7A48E911" w14:textId="77777777" w:rsidR="00F16637" w:rsidRPr="008C626A" w:rsidRDefault="00F16637" w:rsidP="00A23D18">
            <w:pPr>
              <w:jc w:val="center"/>
              <w:rPr>
                <w:rFonts w:ascii="Calibri" w:hAnsi="Calibri" w:cs="Calibri"/>
                <w:b/>
                <w:bCs/>
                <w:color w:val="111111"/>
                <w:sz w:val="22"/>
                <w:szCs w:val="22"/>
              </w:rPr>
            </w:pPr>
            <w:r w:rsidRPr="008C626A">
              <w:rPr>
                <w:rFonts w:ascii="Calibri" w:hAnsi="Calibri" w:cs="Calibri"/>
                <w:b/>
                <w:bCs/>
                <w:color w:val="111111"/>
                <w:sz w:val="22"/>
                <w:szCs w:val="22"/>
              </w:rPr>
              <w:t>Decision Trees</w:t>
            </w:r>
          </w:p>
        </w:tc>
      </w:tr>
      <w:tr w:rsidR="00F16637" w:rsidRPr="008C626A" w14:paraId="0EC83148" w14:textId="77777777" w:rsidTr="00A23D18">
        <w:trPr>
          <w:trHeight w:val="828"/>
        </w:trPr>
        <w:tc>
          <w:tcPr>
            <w:tcW w:w="1194" w:type="pct"/>
            <w:tcBorders>
              <w:top w:val="nil"/>
              <w:left w:val="single" w:sz="4" w:space="0" w:color="auto"/>
              <w:bottom w:val="single" w:sz="4" w:space="0" w:color="auto"/>
              <w:right w:val="single" w:sz="4" w:space="0" w:color="auto"/>
            </w:tcBorders>
            <w:shd w:val="clear" w:color="auto" w:fill="auto"/>
            <w:vAlign w:val="center"/>
            <w:hideMark/>
          </w:tcPr>
          <w:p w14:paraId="6E28F842" w14:textId="77777777" w:rsidR="00F16637" w:rsidRPr="008C626A" w:rsidRDefault="00F16637" w:rsidP="00A23D18">
            <w:pPr>
              <w:rPr>
                <w:rFonts w:ascii="Calibri" w:hAnsi="Calibri" w:cs="Calibri"/>
                <w:color w:val="111111"/>
                <w:sz w:val="22"/>
                <w:szCs w:val="22"/>
              </w:rPr>
            </w:pPr>
            <w:r w:rsidRPr="008C626A">
              <w:rPr>
                <w:rFonts w:ascii="Calibri" w:hAnsi="Calibri" w:cs="Calibri"/>
                <w:color w:val="111111"/>
                <w:sz w:val="22"/>
                <w:szCs w:val="22"/>
              </w:rPr>
              <w:t>Multicollinearity</w:t>
            </w:r>
          </w:p>
        </w:tc>
        <w:tc>
          <w:tcPr>
            <w:tcW w:w="1904" w:type="pct"/>
            <w:tcBorders>
              <w:top w:val="nil"/>
              <w:left w:val="nil"/>
              <w:bottom w:val="single" w:sz="4" w:space="0" w:color="auto"/>
              <w:right w:val="single" w:sz="4" w:space="0" w:color="auto"/>
            </w:tcBorders>
            <w:shd w:val="clear" w:color="auto" w:fill="auto"/>
            <w:vAlign w:val="center"/>
            <w:hideMark/>
          </w:tcPr>
          <w:p w14:paraId="34C8FBCE" w14:textId="77777777" w:rsidR="00F16637" w:rsidRPr="008C626A" w:rsidRDefault="00F16637" w:rsidP="00A23D18">
            <w:pPr>
              <w:rPr>
                <w:rFonts w:ascii="Calibri" w:hAnsi="Calibri" w:cs="Calibri"/>
                <w:color w:val="111111"/>
                <w:sz w:val="22"/>
                <w:szCs w:val="22"/>
              </w:rPr>
            </w:pPr>
            <w:r w:rsidRPr="008C626A">
              <w:rPr>
                <w:rFonts w:ascii="Calibri" w:hAnsi="Calibri" w:cs="Calibri"/>
                <w:color w:val="111111"/>
                <w:sz w:val="22"/>
                <w:szCs w:val="22"/>
              </w:rPr>
              <w:t>Sensitive. Requires variance inflation factor (VIF) or similar methods to detect and address multicollinearity.</w:t>
            </w:r>
          </w:p>
        </w:tc>
        <w:tc>
          <w:tcPr>
            <w:tcW w:w="1901" w:type="pct"/>
            <w:tcBorders>
              <w:top w:val="nil"/>
              <w:left w:val="nil"/>
              <w:bottom w:val="single" w:sz="4" w:space="0" w:color="auto"/>
              <w:right w:val="single" w:sz="4" w:space="0" w:color="auto"/>
            </w:tcBorders>
            <w:shd w:val="clear" w:color="auto" w:fill="auto"/>
            <w:vAlign w:val="center"/>
            <w:hideMark/>
          </w:tcPr>
          <w:p w14:paraId="1D70E32F" w14:textId="77777777" w:rsidR="00F16637" w:rsidRPr="008C626A" w:rsidRDefault="00F16637" w:rsidP="00A23D18">
            <w:pPr>
              <w:rPr>
                <w:rFonts w:ascii="Calibri" w:hAnsi="Calibri" w:cs="Calibri"/>
                <w:color w:val="111111"/>
                <w:sz w:val="22"/>
                <w:szCs w:val="22"/>
              </w:rPr>
            </w:pPr>
            <w:r w:rsidRPr="008C626A">
              <w:rPr>
                <w:rFonts w:ascii="Calibri" w:hAnsi="Calibri" w:cs="Calibri"/>
                <w:color w:val="111111"/>
                <w:sz w:val="22"/>
                <w:szCs w:val="22"/>
              </w:rPr>
              <w:t>Not sensitive. Can handle multicollinearity well.</w:t>
            </w:r>
          </w:p>
        </w:tc>
      </w:tr>
      <w:tr w:rsidR="00F16637" w:rsidRPr="008C626A" w14:paraId="75A3CDC7" w14:textId="77777777" w:rsidTr="00A23D18">
        <w:trPr>
          <w:trHeight w:val="828"/>
        </w:trPr>
        <w:tc>
          <w:tcPr>
            <w:tcW w:w="1194" w:type="pct"/>
            <w:tcBorders>
              <w:top w:val="nil"/>
              <w:left w:val="single" w:sz="4" w:space="0" w:color="auto"/>
              <w:bottom w:val="single" w:sz="4" w:space="0" w:color="auto"/>
              <w:right w:val="single" w:sz="4" w:space="0" w:color="auto"/>
            </w:tcBorders>
            <w:shd w:val="clear" w:color="auto" w:fill="auto"/>
            <w:vAlign w:val="center"/>
            <w:hideMark/>
          </w:tcPr>
          <w:p w14:paraId="31175B44" w14:textId="77777777" w:rsidR="00F16637" w:rsidRPr="008C626A" w:rsidRDefault="00F16637" w:rsidP="00A23D18">
            <w:pPr>
              <w:rPr>
                <w:rFonts w:ascii="Calibri" w:hAnsi="Calibri" w:cs="Calibri"/>
                <w:color w:val="111111"/>
                <w:sz w:val="22"/>
                <w:szCs w:val="22"/>
              </w:rPr>
            </w:pPr>
            <w:r w:rsidRPr="008C626A">
              <w:rPr>
                <w:rFonts w:ascii="Calibri" w:hAnsi="Calibri" w:cs="Calibri"/>
                <w:color w:val="111111"/>
                <w:sz w:val="22"/>
                <w:szCs w:val="22"/>
              </w:rPr>
              <w:t>Outliers</w:t>
            </w:r>
          </w:p>
        </w:tc>
        <w:tc>
          <w:tcPr>
            <w:tcW w:w="1904" w:type="pct"/>
            <w:tcBorders>
              <w:top w:val="nil"/>
              <w:left w:val="nil"/>
              <w:bottom w:val="single" w:sz="4" w:space="0" w:color="auto"/>
              <w:right w:val="single" w:sz="4" w:space="0" w:color="auto"/>
            </w:tcBorders>
            <w:shd w:val="clear" w:color="auto" w:fill="auto"/>
            <w:vAlign w:val="center"/>
            <w:hideMark/>
          </w:tcPr>
          <w:p w14:paraId="68151DD0" w14:textId="77777777" w:rsidR="00F16637" w:rsidRPr="008C626A" w:rsidRDefault="00F16637" w:rsidP="00A23D18">
            <w:pPr>
              <w:rPr>
                <w:rFonts w:ascii="Calibri" w:hAnsi="Calibri" w:cs="Calibri"/>
                <w:color w:val="111111"/>
                <w:sz w:val="22"/>
                <w:szCs w:val="22"/>
              </w:rPr>
            </w:pPr>
            <w:r w:rsidRPr="008C626A">
              <w:rPr>
                <w:rFonts w:ascii="Calibri" w:hAnsi="Calibri" w:cs="Calibri"/>
                <w:color w:val="111111"/>
                <w:sz w:val="22"/>
                <w:szCs w:val="22"/>
              </w:rPr>
              <w:t>Sensitive. Outliers can significantly impact the model. Requires outlier detection and handling methods.</w:t>
            </w:r>
          </w:p>
        </w:tc>
        <w:tc>
          <w:tcPr>
            <w:tcW w:w="1901" w:type="pct"/>
            <w:tcBorders>
              <w:top w:val="nil"/>
              <w:left w:val="nil"/>
              <w:bottom w:val="single" w:sz="4" w:space="0" w:color="auto"/>
              <w:right w:val="single" w:sz="4" w:space="0" w:color="auto"/>
            </w:tcBorders>
            <w:shd w:val="clear" w:color="auto" w:fill="auto"/>
            <w:vAlign w:val="center"/>
            <w:hideMark/>
          </w:tcPr>
          <w:p w14:paraId="0D2593CD" w14:textId="77777777" w:rsidR="00F16637" w:rsidRPr="008C626A" w:rsidRDefault="00F16637" w:rsidP="00A23D18">
            <w:pPr>
              <w:rPr>
                <w:rFonts w:ascii="Calibri" w:hAnsi="Calibri" w:cs="Calibri"/>
                <w:color w:val="111111"/>
                <w:sz w:val="22"/>
                <w:szCs w:val="22"/>
              </w:rPr>
            </w:pPr>
            <w:r w:rsidRPr="008C626A">
              <w:rPr>
                <w:rFonts w:ascii="Calibri" w:hAnsi="Calibri" w:cs="Calibri"/>
                <w:color w:val="111111"/>
                <w:sz w:val="22"/>
                <w:szCs w:val="22"/>
              </w:rPr>
              <w:t xml:space="preserve">Less sensitive. Extreme outliers could affect the splits but </w:t>
            </w:r>
            <w:r>
              <w:rPr>
                <w:rFonts w:ascii="Calibri" w:hAnsi="Calibri" w:cs="Calibri"/>
                <w:color w:val="111111"/>
                <w:sz w:val="22"/>
                <w:szCs w:val="22"/>
              </w:rPr>
              <w:t xml:space="preserve">are </w:t>
            </w:r>
            <w:r w:rsidRPr="008C626A">
              <w:rPr>
                <w:rFonts w:ascii="Calibri" w:hAnsi="Calibri" w:cs="Calibri"/>
                <w:color w:val="111111"/>
                <w:sz w:val="22"/>
                <w:szCs w:val="22"/>
              </w:rPr>
              <w:t>generally robust to outliers.</w:t>
            </w:r>
          </w:p>
        </w:tc>
      </w:tr>
      <w:tr w:rsidR="00F16637" w:rsidRPr="008C626A" w14:paraId="59BFA983" w14:textId="77777777" w:rsidTr="00A23D18">
        <w:trPr>
          <w:trHeight w:val="828"/>
        </w:trPr>
        <w:tc>
          <w:tcPr>
            <w:tcW w:w="1194" w:type="pct"/>
            <w:tcBorders>
              <w:top w:val="nil"/>
              <w:left w:val="single" w:sz="4" w:space="0" w:color="auto"/>
              <w:bottom w:val="single" w:sz="4" w:space="0" w:color="auto"/>
              <w:right w:val="single" w:sz="4" w:space="0" w:color="auto"/>
            </w:tcBorders>
            <w:shd w:val="clear" w:color="auto" w:fill="auto"/>
            <w:vAlign w:val="center"/>
            <w:hideMark/>
          </w:tcPr>
          <w:p w14:paraId="281A2EE0" w14:textId="77777777" w:rsidR="00F16637" w:rsidRPr="008C626A" w:rsidRDefault="00F16637" w:rsidP="00A23D18">
            <w:pPr>
              <w:rPr>
                <w:rFonts w:ascii="Calibri" w:hAnsi="Calibri" w:cs="Calibri"/>
                <w:color w:val="111111"/>
                <w:sz w:val="22"/>
                <w:szCs w:val="22"/>
              </w:rPr>
            </w:pPr>
            <w:r w:rsidRPr="008C626A">
              <w:rPr>
                <w:rFonts w:ascii="Calibri" w:hAnsi="Calibri" w:cs="Calibri"/>
                <w:color w:val="111111"/>
                <w:sz w:val="22"/>
                <w:szCs w:val="22"/>
              </w:rPr>
              <w:t>Non-linearity</w:t>
            </w:r>
          </w:p>
        </w:tc>
        <w:tc>
          <w:tcPr>
            <w:tcW w:w="1904" w:type="pct"/>
            <w:tcBorders>
              <w:top w:val="nil"/>
              <w:left w:val="nil"/>
              <w:bottom w:val="single" w:sz="4" w:space="0" w:color="auto"/>
              <w:right w:val="single" w:sz="4" w:space="0" w:color="auto"/>
            </w:tcBorders>
            <w:shd w:val="clear" w:color="auto" w:fill="auto"/>
            <w:vAlign w:val="center"/>
            <w:hideMark/>
          </w:tcPr>
          <w:p w14:paraId="0F850A4A" w14:textId="77777777" w:rsidR="00F16637" w:rsidRPr="008C626A" w:rsidRDefault="00F16637" w:rsidP="00A23D18">
            <w:pPr>
              <w:rPr>
                <w:rFonts w:ascii="Calibri" w:hAnsi="Calibri" w:cs="Calibri"/>
                <w:color w:val="111111"/>
                <w:sz w:val="22"/>
                <w:szCs w:val="22"/>
              </w:rPr>
            </w:pPr>
            <w:r w:rsidRPr="008C626A">
              <w:rPr>
                <w:rFonts w:ascii="Calibri" w:hAnsi="Calibri" w:cs="Calibri"/>
                <w:color w:val="111111"/>
                <w:sz w:val="22"/>
                <w:szCs w:val="22"/>
              </w:rPr>
              <w:t>Cannot handle non-linear relationships unless feature engineering (like polynomial features) is done.</w:t>
            </w:r>
          </w:p>
        </w:tc>
        <w:tc>
          <w:tcPr>
            <w:tcW w:w="1901" w:type="pct"/>
            <w:tcBorders>
              <w:top w:val="nil"/>
              <w:left w:val="nil"/>
              <w:bottom w:val="single" w:sz="4" w:space="0" w:color="auto"/>
              <w:right w:val="single" w:sz="4" w:space="0" w:color="auto"/>
            </w:tcBorders>
            <w:shd w:val="clear" w:color="auto" w:fill="auto"/>
            <w:vAlign w:val="center"/>
            <w:hideMark/>
          </w:tcPr>
          <w:p w14:paraId="7DE87439" w14:textId="77777777" w:rsidR="00F16637" w:rsidRPr="008C626A" w:rsidRDefault="00F16637" w:rsidP="00A23D18">
            <w:pPr>
              <w:rPr>
                <w:rFonts w:ascii="Calibri" w:hAnsi="Calibri" w:cs="Calibri"/>
                <w:color w:val="111111"/>
                <w:sz w:val="22"/>
                <w:szCs w:val="22"/>
              </w:rPr>
            </w:pPr>
            <w:r w:rsidRPr="008C626A">
              <w:rPr>
                <w:rFonts w:ascii="Calibri" w:hAnsi="Calibri" w:cs="Calibri"/>
                <w:color w:val="111111"/>
                <w:sz w:val="22"/>
                <w:szCs w:val="22"/>
              </w:rPr>
              <w:t>Can handle non-linear relationships well as they partition the space based on feature values.</w:t>
            </w:r>
          </w:p>
        </w:tc>
      </w:tr>
      <w:tr w:rsidR="00F16637" w:rsidRPr="008C626A" w14:paraId="54E1978E" w14:textId="77777777" w:rsidTr="00A23D18">
        <w:trPr>
          <w:trHeight w:val="828"/>
        </w:trPr>
        <w:tc>
          <w:tcPr>
            <w:tcW w:w="1194" w:type="pct"/>
            <w:tcBorders>
              <w:top w:val="nil"/>
              <w:left w:val="single" w:sz="4" w:space="0" w:color="auto"/>
              <w:bottom w:val="single" w:sz="4" w:space="0" w:color="auto"/>
              <w:right w:val="single" w:sz="4" w:space="0" w:color="auto"/>
            </w:tcBorders>
            <w:shd w:val="clear" w:color="auto" w:fill="auto"/>
            <w:vAlign w:val="center"/>
            <w:hideMark/>
          </w:tcPr>
          <w:p w14:paraId="28D6FBB4" w14:textId="77777777" w:rsidR="00F16637" w:rsidRPr="008C626A" w:rsidRDefault="00F16637" w:rsidP="00A23D18">
            <w:pPr>
              <w:rPr>
                <w:rFonts w:ascii="Calibri" w:hAnsi="Calibri" w:cs="Calibri"/>
                <w:color w:val="111111"/>
                <w:sz w:val="22"/>
                <w:szCs w:val="22"/>
              </w:rPr>
            </w:pPr>
            <w:r w:rsidRPr="008C626A">
              <w:rPr>
                <w:rFonts w:ascii="Calibri" w:hAnsi="Calibri" w:cs="Calibri"/>
                <w:color w:val="111111"/>
                <w:sz w:val="22"/>
                <w:szCs w:val="22"/>
              </w:rPr>
              <w:t>Categorical Variables</w:t>
            </w:r>
          </w:p>
        </w:tc>
        <w:tc>
          <w:tcPr>
            <w:tcW w:w="1904" w:type="pct"/>
            <w:tcBorders>
              <w:top w:val="nil"/>
              <w:left w:val="nil"/>
              <w:bottom w:val="single" w:sz="4" w:space="0" w:color="auto"/>
              <w:right w:val="single" w:sz="4" w:space="0" w:color="auto"/>
            </w:tcBorders>
            <w:shd w:val="clear" w:color="auto" w:fill="auto"/>
            <w:vAlign w:val="center"/>
            <w:hideMark/>
          </w:tcPr>
          <w:p w14:paraId="5A82FE8F" w14:textId="77777777" w:rsidR="00F16637" w:rsidRPr="008C626A" w:rsidRDefault="00F16637" w:rsidP="00A23D18">
            <w:pPr>
              <w:rPr>
                <w:rFonts w:ascii="Calibri" w:hAnsi="Calibri" w:cs="Calibri"/>
                <w:color w:val="111111"/>
                <w:sz w:val="22"/>
                <w:szCs w:val="22"/>
              </w:rPr>
            </w:pPr>
            <w:r w:rsidRPr="008C626A">
              <w:rPr>
                <w:rFonts w:ascii="Calibri" w:hAnsi="Calibri" w:cs="Calibri"/>
                <w:color w:val="111111"/>
                <w:sz w:val="22"/>
                <w:szCs w:val="22"/>
              </w:rPr>
              <w:t xml:space="preserve">Requires dummy variables for categorical features, which can </w:t>
            </w:r>
            <w:r w:rsidRPr="008C626A">
              <w:rPr>
                <w:rFonts w:ascii="Calibri" w:hAnsi="Calibri" w:cs="Calibri"/>
                <w:color w:val="111111"/>
                <w:sz w:val="22"/>
                <w:szCs w:val="22"/>
              </w:rPr>
              <w:lastRenderedPageBreak/>
              <w:t>lead to the dummy variable trap if not handled correctly.</w:t>
            </w:r>
          </w:p>
        </w:tc>
        <w:tc>
          <w:tcPr>
            <w:tcW w:w="1901" w:type="pct"/>
            <w:tcBorders>
              <w:top w:val="nil"/>
              <w:left w:val="nil"/>
              <w:bottom w:val="single" w:sz="4" w:space="0" w:color="auto"/>
              <w:right w:val="single" w:sz="4" w:space="0" w:color="auto"/>
            </w:tcBorders>
            <w:shd w:val="clear" w:color="auto" w:fill="auto"/>
            <w:vAlign w:val="center"/>
            <w:hideMark/>
          </w:tcPr>
          <w:p w14:paraId="6E6C8971" w14:textId="77777777" w:rsidR="00F16637" w:rsidRPr="008C626A" w:rsidRDefault="00F16637" w:rsidP="00A23D18">
            <w:pPr>
              <w:rPr>
                <w:rFonts w:ascii="Calibri" w:hAnsi="Calibri" w:cs="Calibri"/>
                <w:color w:val="111111"/>
                <w:sz w:val="22"/>
                <w:szCs w:val="22"/>
              </w:rPr>
            </w:pPr>
            <w:r w:rsidRPr="008C626A">
              <w:rPr>
                <w:rFonts w:ascii="Calibri" w:hAnsi="Calibri" w:cs="Calibri"/>
                <w:color w:val="111111"/>
                <w:sz w:val="22"/>
                <w:szCs w:val="22"/>
              </w:rPr>
              <w:lastRenderedPageBreak/>
              <w:t>Can handle categorical variables directly without the need for dummy variables.</w:t>
            </w:r>
          </w:p>
        </w:tc>
      </w:tr>
      <w:tr w:rsidR="00F16637" w:rsidRPr="008C626A" w14:paraId="1222282F" w14:textId="77777777" w:rsidTr="00A23D18">
        <w:trPr>
          <w:trHeight w:val="828"/>
        </w:trPr>
        <w:tc>
          <w:tcPr>
            <w:tcW w:w="1194" w:type="pct"/>
            <w:tcBorders>
              <w:top w:val="nil"/>
              <w:left w:val="single" w:sz="4" w:space="0" w:color="auto"/>
              <w:bottom w:val="single" w:sz="4" w:space="0" w:color="auto"/>
              <w:right w:val="single" w:sz="4" w:space="0" w:color="auto"/>
            </w:tcBorders>
            <w:shd w:val="clear" w:color="auto" w:fill="auto"/>
            <w:vAlign w:val="center"/>
            <w:hideMark/>
          </w:tcPr>
          <w:p w14:paraId="6D8004D1" w14:textId="77777777" w:rsidR="00F16637" w:rsidRPr="008C626A" w:rsidRDefault="00F16637" w:rsidP="00A23D18">
            <w:pPr>
              <w:rPr>
                <w:rFonts w:ascii="Calibri" w:hAnsi="Calibri" w:cs="Calibri"/>
                <w:color w:val="111111"/>
                <w:sz w:val="22"/>
                <w:szCs w:val="22"/>
              </w:rPr>
            </w:pPr>
            <w:r w:rsidRPr="008C626A">
              <w:rPr>
                <w:rFonts w:ascii="Calibri" w:hAnsi="Calibri" w:cs="Calibri"/>
                <w:color w:val="111111"/>
                <w:sz w:val="22"/>
                <w:szCs w:val="22"/>
              </w:rPr>
              <w:t>Missing Values</w:t>
            </w:r>
          </w:p>
        </w:tc>
        <w:tc>
          <w:tcPr>
            <w:tcW w:w="1904" w:type="pct"/>
            <w:tcBorders>
              <w:top w:val="nil"/>
              <w:left w:val="nil"/>
              <w:bottom w:val="single" w:sz="4" w:space="0" w:color="auto"/>
              <w:right w:val="single" w:sz="4" w:space="0" w:color="auto"/>
            </w:tcBorders>
            <w:shd w:val="clear" w:color="auto" w:fill="auto"/>
            <w:vAlign w:val="center"/>
            <w:hideMark/>
          </w:tcPr>
          <w:p w14:paraId="6345A4C8" w14:textId="77777777" w:rsidR="00F16637" w:rsidRPr="008C626A" w:rsidRDefault="00F16637" w:rsidP="00A23D18">
            <w:pPr>
              <w:rPr>
                <w:rFonts w:ascii="Calibri" w:hAnsi="Calibri" w:cs="Calibri"/>
                <w:color w:val="111111"/>
                <w:sz w:val="22"/>
                <w:szCs w:val="22"/>
              </w:rPr>
            </w:pPr>
            <w:r w:rsidRPr="008C626A">
              <w:rPr>
                <w:rFonts w:ascii="Calibri" w:hAnsi="Calibri" w:cs="Calibri"/>
                <w:color w:val="111111"/>
                <w:sz w:val="22"/>
                <w:szCs w:val="22"/>
              </w:rPr>
              <w:t>Cannot handle missing values. Requires imputation or removal of missing values.</w:t>
            </w:r>
          </w:p>
        </w:tc>
        <w:tc>
          <w:tcPr>
            <w:tcW w:w="1901" w:type="pct"/>
            <w:tcBorders>
              <w:top w:val="nil"/>
              <w:left w:val="nil"/>
              <w:bottom w:val="single" w:sz="4" w:space="0" w:color="auto"/>
              <w:right w:val="single" w:sz="4" w:space="0" w:color="auto"/>
            </w:tcBorders>
            <w:shd w:val="clear" w:color="auto" w:fill="auto"/>
            <w:vAlign w:val="center"/>
            <w:hideMark/>
          </w:tcPr>
          <w:p w14:paraId="01CF8B5D" w14:textId="77777777" w:rsidR="00F16637" w:rsidRPr="008C626A" w:rsidRDefault="00F16637" w:rsidP="00A23D18">
            <w:pPr>
              <w:rPr>
                <w:rFonts w:ascii="Calibri" w:hAnsi="Calibri" w:cs="Calibri"/>
                <w:color w:val="111111"/>
                <w:sz w:val="22"/>
                <w:szCs w:val="22"/>
              </w:rPr>
            </w:pPr>
            <w:r w:rsidRPr="008C626A">
              <w:rPr>
                <w:rFonts w:ascii="Calibri" w:hAnsi="Calibri" w:cs="Calibri"/>
                <w:color w:val="111111"/>
                <w:sz w:val="22"/>
                <w:szCs w:val="22"/>
              </w:rPr>
              <w:t>Some implementations can handle missing values, but others may require imputation or removal of missing values.</w:t>
            </w:r>
          </w:p>
        </w:tc>
      </w:tr>
      <w:tr w:rsidR="00F16637" w:rsidRPr="008C626A" w14:paraId="25EEAEFC" w14:textId="77777777" w:rsidTr="00A23D18">
        <w:trPr>
          <w:trHeight w:val="828"/>
        </w:trPr>
        <w:tc>
          <w:tcPr>
            <w:tcW w:w="1194" w:type="pct"/>
            <w:tcBorders>
              <w:top w:val="nil"/>
              <w:left w:val="single" w:sz="4" w:space="0" w:color="auto"/>
              <w:bottom w:val="single" w:sz="4" w:space="0" w:color="auto"/>
              <w:right w:val="single" w:sz="4" w:space="0" w:color="auto"/>
            </w:tcBorders>
            <w:shd w:val="clear" w:color="auto" w:fill="auto"/>
            <w:vAlign w:val="center"/>
            <w:hideMark/>
          </w:tcPr>
          <w:p w14:paraId="436C4BCC" w14:textId="77777777" w:rsidR="00F16637" w:rsidRPr="008C626A" w:rsidRDefault="00F16637" w:rsidP="00A23D18">
            <w:pPr>
              <w:rPr>
                <w:rFonts w:ascii="Calibri" w:hAnsi="Calibri" w:cs="Calibri"/>
                <w:color w:val="111111"/>
                <w:sz w:val="22"/>
                <w:szCs w:val="22"/>
              </w:rPr>
            </w:pPr>
            <w:r w:rsidRPr="008C626A">
              <w:rPr>
                <w:rFonts w:ascii="Calibri" w:hAnsi="Calibri" w:cs="Calibri"/>
                <w:color w:val="111111"/>
                <w:sz w:val="22"/>
                <w:szCs w:val="22"/>
              </w:rPr>
              <w:t>Feature Selection</w:t>
            </w:r>
          </w:p>
        </w:tc>
        <w:tc>
          <w:tcPr>
            <w:tcW w:w="1904" w:type="pct"/>
            <w:tcBorders>
              <w:top w:val="nil"/>
              <w:left w:val="nil"/>
              <w:bottom w:val="single" w:sz="4" w:space="0" w:color="auto"/>
              <w:right w:val="single" w:sz="4" w:space="0" w:color="auto"/>
            </w:tcBorders>
            <w:shd w:val="clear" w:color="auto" w:fill="auto"/>
            <w:vAlign w:val="center"/>
            <w:hideMark/>
          </w:tcPr>
          <w:p w14:paraId="2CA4AED9" w14:textId="77777777" w:rsidR="00F16637" w:rsidRPr="008C626A" w:rsidRDefault="00F16637" w:rsidP="00A23D18">
            <w:pPr>
              <w:rPr>
                <w:rFonts w:ascii="Calibri" w:hAnsi="Calibri" w:cs="Calibri"/>
                <w:color w:val="111111"/>
                <w:sz w:val="22"/>
                <w:szCs w:val="22"/>
              </w:rPr>
            </w:pPr>
            <w:r w:rsidRPr="008C626A">
              <w:rPr>
                <w:rFonts w:ascii="Calibri" w:hAnsi="Calibri" w:cs="Calibri"/>
                <w:color w:val="111111"/>
                <w:sz w:val="22"/>
                <w:szCs w:val="22"/>
              </w:rPr>
              <w:t>Does not inherently perform feature selection. May require methods like stepwise regression for feature selection.</w:t>
            </w:r>
          </w:p>
        </w:tc>
        <w:tc>
          <w:tcPr>
            <w:tcW w:w="1901" w:type="pct"/>
            <w:tcBorders>
              <w:top w:val="nil"/>
              <w:left w:val="nil"/>
              <w:bottom w:val="single" w:sz="4" w:space="0" w:color="auto"/>
              <w:right w:val="single" w:sz="4" w:space="0" w:color="auto"/>
            </w:tcBorders>
            <w:shd w:val="clear" w:color="auto" w:fill="auto"/>
            <w:vAlign w:val="center"/>
            <w:hideMark/>
          </w:tcPr>
          <w:p w14:paraId="44D47739" w14:textId="77777777" w:rsidR="00F16637" w:rsidRPr="008C626A" w:rsidRDefault="00F16637" w:rsidP="00A23D18">
            <w:pPr>
              <w:rPr>
                <w:rFonts w:ascii="Calibri" w:hAnsi="Calibri" w:cs="Calibri"/>
                <w:color w:val="111111"/>
                <w:sz w:val="22"/>
                <w:szCs w:val="22"/>
              </w:rPr>
            </w:pPr>
            <w:r w:rsidRPr="008C626A">
              <w:rPr>
                <w:rFonts w:ascii="Calibri" w:hAnsi="Calibri" w:cs="Calibri"/>
                <w:color w:val="111111"/>
                <w:sz w:val="22"/>
                <w:szCs w:val="22"/>
              </w:rPr>
              <w:t>Inherently performs feature selection by choosing the most informative features for splitting.</w:t>
            </w:r>
          </w:p>
        </w:tc>
      </w:tr>
      <w:tr w:rsidR="00F16637" w:rsidRPr="008C626A" w14:paraId="47433202" w14:textId="77777777" w:rsidTr="00A23D18">
        <w:trPr>
          <w:trHeight w:val="828"/>
        </w:trPr>
        <w:tc>
          <w:tcPr>
            <w:tcW w:w="1194" w:type="pct"/>
            <w:tcBorders>
              <w:top w:val="nil"/>
              <w:left w:val="single" w:sz="4" w:space="0" w:color="auto"/>
              <w:bottom w:val="single" w:sz="4" w:space="0" w:color="auto"/>
              <w:right w:val="single" w:sz="4" w:space="0" w:color="auto"/>
            </w:tcBorders>
            <w:shd w:val="clear" w:color="auto" w:fill="auto"/>
            <w:vAlign w:val="center"/>
            <w:hideMark/>
          </w:tcPr>
          <w:p w14:paraId="50BBB4E4" w14:textId="77777777" w:rsidR="00F16637" w:rsidRPr="008C626A" w:rsidRDefault="00F16637" w:rsidP="00A23D18">
            <w:pPr>
              <w:rPr>
                <w:rFonts w:ascii="Calibri" w:hAnsi="Calibri" w:cs="Calibri"/>
                <w:color w:val="111111"/>
                <w:sz w:val="22"/>
                <w:szCs w:val="22"/>
              </w:rPr>
            </w:pPr>
            <w:r w:rsidRPr="008C626A">
              <w:rPr>
                <w:rFonts w:ascii="Calibri" w:hAnsi="Calibri" w:cs="Calibri"/>
                <w:color w:val="111111"/>
                <w:sz w:val="22"/>
                <w:szCs w:val="22"/>
              </w:rPr>
              <w:t>Imbalanced Data</w:t>
            </w:r>
          </w:p>
        </w:tc>
        <w:tc>
          <w:tcPr>
            <w:tcW w:w="1904" w:type="pct"/>
            <w:tcBorders>
              <w:top w:val="nil"/>
              <w:left w:val="nil"/>
              <w:bottom w:val="single" w:sz="4" w:space="0" w:color="auto"/>
              <w:right w:val="single" w:sz="4" w:space="0" w:color="auto"/>
            </w:tcBorders>
            <w:shd w:val="clear" w:color="auto" w:fill="auto"/>
            <w:vAlign w:val="center"/>
            <w:hideMark/>
          </w:tcPr>
          <w:p w14:paraId="4C176346" w14:textId="77777777" w:rsidR="00F16637" w:rsidRPr="008C626A" w:rsidRDefault="00F16637" w:rsidP="00A23D18">
            <w:pPr>
              <w:rPr>
                <w:rFonts w:ascii="Calibri" w:hAnsi="Calibri" w:cs="Calibri"/>
                <w:color w:val="111111"/>
                <w:sz w:val="22"/>
                <w:szCs w:val="22"/>
              </w:rPr>
            </w:pPr>
            <w:r w:rsidRPr="008C626A">
              <w:rPr>
                <w:rFonts w:ascii="Calibri" w:hAnsi="Calibri" w:cs="Calibri"/>
                <w:color w:val="111111"/>
                <w:sz w:val="22"/>
                <w:szCs w:val="22"/>
              </w:rPr>
              <w:t>May require techniques like oversampling, undersampling, or SMOTE to handle imbalanced data effectively.</w:t>
            </w:r>
          </w:p>
        </w:tc>
        <w:tc>
          <w:tcPr>
            <w:tcW w:w="1901" w:type="pct"/>
            <w:tcBorders>
              <w:top w:val="nil"/>
              <w:left w:val="nil"/>
              <w:bottom w:val="single" w:sz="4" w:space="0" w:color="auto"/>
              <w:right w:val="single" w:sz="4" w:space="0" w:color="auto"/>
            </w:tcBorders>
            <w:shd w:val="clear" w:color="auto" w:fill="auto"/>
            <w:vAlign w:val="center"/>
            <w:hideMark/>
          </w:tcPr>
          <w:p w14:paraId="3848431B" w14:textId="77777777" w:rsidR="00F16637" w:rsidRPr="008C626A" w:rsidRDefault="00F16637" w:rsidP="00A23D18">
            <w:pPr>
              <w:rPr>
                <w:rFonts w:ascii="Calibri" w:hAnsi="Calibri" w:cs="Calibri"/>
                <w:color w:val="111111"/>
                <w:sz w:val="22"/>
                <w:szCs w:val="22"/>
              </w:rPr>
            </w:pPr>
            <w:r w:rsidRPr="008C626A">
              <w:rPr>
                <w:rFonts w:ascii="Calibri" w:hAnsi="Calibri" w:cs="Calibri"/>
                <w:color w:val="111111"/>
                <w:sz w:val="22"/>
                <w:szCs w:val="22"/>
              </w:rPr>
              <w:t>Can handle imbalanced data but might be biased towards the majority class. Balancing techniques may still be beneficial.</w:t>
            </w:r>
          </w:p>
        </w:tc>
      </w:tr>
    </w:tbl>
    <w:p w14:paraId="77E25056" w14:textId="77777777" w:rsidR="00F16637" w:rsidRDefault="00F16637" w:rsidP="00F16637">
      <w:pPr>
        <w:spacing w:before="180"/>
        <w:rPr>
          <w:rFonts w:asciiTheme="minorHAnsi" w:hAnsiTheme="minorHAnsi" w:cstheme="minorHAnsi"/>
          <w:color w:val="111111"/>
          <w:sz w:val="22"/>
          <w:szCs w:val="22"/>
        </w:rPr>
      </w:pPr>
    </w:p>
    <w:p w14:paraId="4030FCBC" w14:textId="77777777" w:rsidR="00F16637" w:rsidRPr="00AC038D" w:rsidRDefault="00F16637" w:rsidP="00F16637">
      <w:pPr>
        <w:spacing w:before="180"/>
        <w:rPr>
          <w:rFonts w:asciiTheme="minorHAnsi" w:hAnsiTheme="minorHAnsi" w:cstheme="minorHAnsi"/>
          <w:color w:val="111111"/>
          <w:sz w:val="22"/>
          <w:szCs w:val="22"/>
        </w:rPr>
      </w:pPr>
      <w:r w:rsidRPr="00AC038D">
        <w:rPr>
          <w:rFonts w:asciiTheme="minorHAnsi" w:hAnsiTheme="minorHAnsi" w:cstheme="minorHAnsi"/>
          <w:color w:val="111111"/>
          <w:sz w:val="22"/>
          <w:szCs w:val="22"/>
        </w:rPr>
        <w:t>Decision trees excel when you need a model that is easy to interpret and explain</w:t>
      </w:r>
      <w:r>
        <w:rPr>
          <w:rFonts w:asciiTheme="minorHAnsi" w:hAnsiTheme="minorHAnsi" w:cstheme="minorHAnsi"/>
          <w:color w:val="111111"/>
          <w:sz w:val="22"/>
          <w:szCs w:val="22"/>
        </w:rPr>
        <w:t>. Their tree-like structure provides clear insights into their decision-making process. Depending on the implementation, they can also handle numerical and categorical data, as well as missing values</w:t>
      </w:r>
      <w:r w:rsidRPr="00AC038D">
        <w:rPr>
          <w:rFonts w:asciiTheme="minorHAnsi" w:hAnsiTheme="minorHAnsi" w:cstheme="minorHAnsi"/>
          <w:color w:val="111111"/>
          <w:sz w:val="22"/>
          <w:szCs w:val="22"/>
        </w:rPr>
        <w:t>.</w:t>
      </w:r>
    </w:p>
    <w:p w14:paraId="325C9E20" w14:textId="77777777" w:rsidR="00F16637" w:rsidRPr="006923FB" w:rsidRDefault="00F16637" w:rsidP="00F16637">
      <w:pPr>
        <w:pStyle w:val="NormalWeb"/>
        <w:spacing w:before="180"/>
        <w:rPr>
          <w:rFonts w:asciiTheme="minorHAnsi" w:hAnsiTheme="minorHAnsi" w:cstheme="minorHAnsi"/>
          <w:color w:val="111111"/>
          <w:sz w:val="22"/>
          <w:szCs w:val="22"/>
        </w:rPr>
      </w:pPr>
    </w:p>
    <w:p w14:paraId="262B05B2" w14:textId="77777777" w:rsidR="00F16637" w:rsidRPr="006923FB" w:rsidRDefault="00F16637" w:rsidP="00F16637">
      <w:pPr>
        <w:pStyle w:val="Heading2"/>
        <w:ind w:left="0"/>
      </w:pPr>
      <w:bookmarkStart w:id="107" w:name="_Toc174889617"/>
      <w:r>
        <w:t>Feature Selection Methods</w:t>
      </w:r>
      <w:bookmarkEnd w:id="107"/>
    </w:p>
    <w:p w14:paraId="5B864FDC" w14:textId="77777777" w:rsidR="00F16637" w:rsidRDefault="00F16637" w:rsidP="00F16637">
      <w:pPr>
        <w:rPr>
          <w:rFonts w:asciiTheme="minorHAnsi" w:hAnsiTheme="minorHAnsi" w:cstheme="minorHAnsi"/>
          <w:color w:val="111111"/>
          <w:sz w:val="22"/>
          <w:szCs w:val="22"/>
        </w:rPr>
      </w:pPr>
    </w:p>
    <w:p w14:paraId="4AB28EBA" w14:textId="77777777" w:rsidR="00F16637" w:rsidRPr="00916F12" w:rsidRDefault="00F16637" w:rsidP="00F16637">
      <w:pPr>
        <w:rPr>
          <w:rFonts w:asciiTheme="minorHAnsi" w:hAnsiTheme="minorHAnsi" w:cstheme="minorHAnsi"/>
          <w:color w:val="111111"/>
          <w:sz w:val="22"/>
          <w:szCs w:val="22"/>
        </w:rPr>
      </w:pPr>
      <w:r w:rsidRPr="00916F12">
        <w:rPr>
          <w:rFonts w:asciiTheme="minorHAnsi" w:hAnsiTheme="minorHAnsi" w:cstheme="minorHAnsi"/>
          <w:color w:val="111111"/>
          <w:sz w:val="22"/>
          <w:szCs w:val="22"/>
        </w:rPr>
        <w:t>In the context of decision trees, impurity and information gain are two fundamental concepts that guide the construction of the tree.</w:t>
      </w:r>
    </w:p>
    <w:p w14:paraId="3F1A4D50" w14:textId="77777777" w:rsidR="00F16637" w:rsidRDefault="00F16637" w:rsidP="00145AC7">
      <w:pPr>
        <w:pStyle w:val="ListParagraph"/>
        <w:numPr>
          <w:ilvl w:val="0"/>
          <w:numId w:val="103"/>
        </w:numPr>
        <w:spacing w:before="180"/>
        <w:rPr>
          <w:rFonts w:asciiTheme="minorHAnsi" w:hAnsiTheme="minorHAnsi" w:cstheme="minorHAnsi"/>
          <w:color w:val="111111"/>
          <w:sz w:val="22"/>
          <w:szCs w:val="22"/>
        </w:rPr>
      </w:pPr>
      <w:r w:rsidRPr="00916F12">
        <w:rPr>
          <w:rFonts w:asciiTheme="minorHAnsi" w:hAnsiTheme="minorHAnsi" w:cstheme="minorHAnsi"/>
          <w:b/>
          <w:bCs/>
          <w:color w:val="111111"/>
          <w:sz w:val="22"/>
          <w:szCs w:val="22"/>
        </w:rPr>
        <w:t>Impurity</w:t>
      </w:r>
      <w:r w:rsidRPr="00916F12">
        <w:rPr>
          <w:rFonts w:asciiTheme="minorHAnsi" w:hAnsiTheme="minorHAnsi" w:cstheme="minorHAnsi"/>
          <w:color w:val="111111"/>
          <w:sz w:val="22"/>
          <w:szCs w:val="22"/>
        </w:rPr>
        <w:t> </w:t>
      </w:r>
      <w:r>
        <w:rPr>
          <w:rFonts w:asciiTheme="minorHAnsi" w:hAnsiTheme="minorHAnsi" w:cstheme="minorHAnsi"/>
          <w:color w:val="111111"/>
          <w:sz w:val="22"/>
          <w:szCs w:val="22"/>
        </w:rPr>
        <w:t>measures</w:t>
      </w:r>
      <w:r w:rsidRPr="00916F12">
        <w:rPr>
          <w:rFonts w:asciiTheme="minorHAnsi" w:hAnsiTheme="minorHAnsi" w:cstheme="minorHAnsi"/>
          <w:color w:val="111111"/>
          <w:sz w:val="22"/>
          <w:szCs w:val="22"/>
        </w:rPr>
        <w:t xml:space="preserve"> the homogeneity or purity of the data in a node. If a node is completely homogeneous (i.e., it contains instances of only one class), it has an impurity of zero. On the other hand, if a node is equally split between multiple classes, it has a high impurity. The goal of a decision tree algorithm is to partition the data in a way that minimizes impurity and thus increases the purity of the data subsets. Two commonly used measures of impurity are entropy and Gini impurity.</w:t>
      </w:r>
    </w:p>
    <w:p w14:paraId="6F14C46F" w14:textId="77777777" w:rsidR="00F16637" w:rsidRPr="00916F12" w:rsidRDefault="00F16637" w:rsidP="00F16637">
      <w:pPr>
        <w:pStyle w:val="ListParagraph"/>
        <w:spacing w:before="180"/>
        <w:rPr>
          <w:rFonts w:asciiTheme="minorHAnsi" w:hAnsiTheme="minorHAnsi" w:cstheme="minorHAnsi"/>
          <w:color w:val="111111"/>
          <w:sz w:val="22"/>
          <w:szCs w:val="22"/>
        </w:rPr>
      </w:pPr>
    </w:p>
    <w:p w14:paraId="0AC0D661" w14:textId="77777777" w:rsidR="00F16637" w:rsidRPr="00916F12" w:rsidRDefault="00F16637" w:rsidP="00145AC7">
      <w:pPr>
        <w:pStyle w:val="ListParagraph"/>
        <w:numPr>
          <w:ilvl w:val="0"/>
          <w:numId w:val="103"/>
        </w:numPr>
        <w:spacing w:before="180"/>
        <w:rPr>
          <w:rFonts w:asciiTheme="minorHAnsi" w:hAnsiTheme="minorHAnsi" w:cstheme="minorHAnsi"/>
          <w:color w:val="111111"/>
          <w:sz w:val="22"/>
          <w:szCs w:val="22"/>
        </w:rPr>
      </w:pPr>
      <w:r w:rsidRPr="00916F12">
        <w:rPr>
          <w:rFonts w:asciiTheme="minorHAnsi" w:hAnsiTheme="minorHAnsi" w:cstheme="minorHAnsi"/>
          <w:b/>
          <w:bCs/>
          <w:color w:val="111111"/>
          <w:sz w:val="22"/>
          <w:szCs w:val="22"/>
        </w:rPr>
        <w:t>Information gain</w:t>
      </w:r>
      <w:r w:rsidRPr="00916F12">
        <w:rPr>
          <w:rFonts w:asciiTheme="minorHAnsi" w:hAnsiTheme="minorHAnsi" w:cstheme="minorHAnsi"/>
          <w:color w:val="111111"/>
          <w:sz w:val="22"/>
          <w:szCs w:val="22"/>
        </w:rPr>
        <w:t xml:space="preserve"> is another key concept in decision trees. It measures how much information we gain about the target variable by splitting the data based on a </w:t>
      </w:r>
      <w:r w:rsidRPr="00916F12">
        <w:rPr>
          <w:rFonts w:asciiTheme="minorHAnsi" w:hAnsiTheme="minorHAnsi" w:cstheme="minorHAnsi"/>
          <w:color w:val="111111"/>
          <w:sz w:val="22"/>
          <w:szCs w:val="22"/>
        </w:rPr>
        <w:lastRenderedPageBreak/>
        <w:t>feature. In other words, it quantifies the reduction in impurity achieved by partitioning the data according to a given feature. The feature that provides the highest information gain is chosen for the split.</w:t>
      </w:r>
    </w:p>
    <w:p w14:paraId="22ED0B0D" w14:textId="77777777" w:rsidR="00F16637" w:rsidRPr="00916F12" w:rsidRDefault="00F16637" w:rsidP="00F16637">
      <w:pPr>
        <w:spacing w:before="180"/>
        <w:rPr>
          <w:rFonts w:asciiTheme="minorHAnsi" w:hAnsiTheme="minorHAnsi" w:cstheme="minorHAnsi"/>
          <w:color w:val="111111"/>
          <w:sz w:val="22"/>
          <w:szCs w:val="22"/>
        </w:rPr>
      </w:pPr>
      <w:r w:rsidRPr="00916F12">
        <w:rPr>
          <w:rFonts w:asciiTheme="minorHAnsi" w:hAnsiTheme="minorHAnsi" w:cstheme="minorHAnsi"/>
          <w:color w:val="111111"/>
          <w:sz w:val="22"/>
          <w:szCs w:val="22"/>
        </w:rPr>
        <w:t>These concepts play a pivotal role in building decision trees. They help determine the conditions for splitting the data at each node, aiming to maximize information gain (reduce impurity) and create decision trees that can accurately classify new instances.</w:t>
      </w:r>
    </w:p>
    <w:p w14:paraId="7ACDB3F5" w14:textId="77777777" w:rsidR="00F16637" w:rsidRPr="00916F12" w:rsidRDefault="00F16637" w:rsidP="00F16637">
      <w:pPr>
        <w:spacing w:before="180"/>
        <w:rPr>
          <w:rFonts w:ascii="Roboto" w:hAnsi="Roboto"/>
          <w:color w:val="111111"/>
          <w:sz w:val="24"/>
        </w:rPr>
      </w:pPr>
    </w:p>
    <w:p w14:paraId="407DADB9" w14:textId="77777777" w:rsidR="00F16637" w:rsidRDefault="00F16637" w:rsidP="00145AC7">
      <w:pPr>
        <w:pStyle w:val="NormalWeb"/>
        <w:numPr>
          <w:ilvl w:val="0"/>
          <w:numId w:val="103"/>
        </w:numPr>
        <w:rPr>
          <w:rFonts w:asciiTheme="minorHAnsi" w:hAnsiTheme="minorHAnsi" w:cstheme="minorHAnsi"/>
          <w:color w:val="111111"/>
          <w:sz w:val="22"/>
          <w:szCs w:val="22"/>
        </w:rPr>
      </w:pPr>
      <w:r w:rsidRPr="00916F12">
        <w:rPr>
          <w:rStyle w:val="Emphasis"/>
          <w:rFonts w:asciiTheme="minorHAnsi" w:hAnsiTheme="minorHAnsi" w:cstheme="minorHAnsi"/>
          <w:b/>
          <w:bCs/>
          <w:color w:val="111111"/>
          <w:sz w:val="22"/>
          <w:szCs w:val="22"/>
        </w:rPr>
        <w:t>Entropy</w:t>
      </w:r>
      <w:r w:rsidRPr="006923FB">
        <w:rPr>
          <w:rStyle w:val="Emphasis"/>
          <w:rFonts w:asciiTheme="minorHAnsi" w:hAnsiTheme="minorHAnsi" w:cstheme="minorHAnsi"/>
          <w:color w:val="111111"/>
          <w:sz w:val="22"/>
          <w:szCs w:val="22"/>
        </w:rPr>
        <w:t xml:space="preserve"> </w:t>
      </w:r>
      <w:r w:rsidRPr="006923FB">
        <w:rPr>
          <w:rFonts w:asciiTheme="minorHAnsi" w:hAnsiTheme="minorHAnsi" w:cstheme="minorHAnsi"/>
          <w:color w:val="111111"/>
          <w:sz w:val="22"/>
          <w:szCs w:val="22"/>
        </w:rPr>
        <w:t xml:space="preserve">quantifies the impurity or disorder within a dataset. For binary classification, it’s computed as: </w:t>
      </w:r>
    </w:p>
    <w:p w14:paraId="307E6574" w14:textId="77777777" w:rsidR="00F16637" w:rsidRDefault="00F16637" w:rsidP="00F16637">
      <w:pPr>
        <w:pStyle w:val="NormalWeb"/>
        <w:rPr>
          <w:rFonts w:asciiTheme="minorHAnsi" w:hAnsiTheme="minorHAnsi" w:cstheme="minorHAnsi"/>
          <w:color w:val="111111"/>
          <w:sz w:val="22"/>
          <w:szCs w:val="22"/>
        </w:rPr>
      </w:pPr>
    </w:p>
    <w:p w14:paraId="7C06E569" w14:textId="77777777" w:rsidR="00F16637" w:rsidRDefault="00F16637" w:rsidP="00F16637">
      <w:pPr>
        <w:pStyle w:val="ACaptionHead"/>
        <w:ind w:left="0"/>
      </w:pPr>
      <w:r>
        <w:t>Equation 5.3: Entropy</w:t>
      </w:r>
    </w:p>
    <w:p w14:paraId="2F9BD7EB" w14:textId="77777777" w:rsidR="00F16637" w:rsidRDefault="00000000" w:rsidP="00F16637">
      <w:pPr>
        <w:pStyle w:val="NormalWeb"/>
        <w:rPr>
          <w:rFonts w:asciiTheme="minorHAnsi" w:hAnsiTheme="minorHAnsi" w:cstheme="minorHAnsi"/>
          <w:color w:val="111111"/>
          <w:sz w:val="22"/>
          <w:szCs w:val="22"/>
        </w:rPr>
      </w:pPr>
      <m:oMathPara>
        <m:oMath>
          <m:sSub>
            <m:sSubPr>
              <m:ctrlPr>
                <w:rPr>
                  <w:rFonts w:ascii="Cambria Math" w:hAnsi="Cambria Math" w:cstheme="minorHAnsi"/>
                  <w:i/>
                  <w:color w:val="111111"/>
                  <w:sz w:val="22"/>
                  <w:szCs w:val="22"/>
                </w:rPr>
              </m:ctrlPr>
            </m:sSubPr>
            <m:e>
              <m:r>
                <w:rPr>
                  <w:rFonts w:ascii="Cambria Math" w:hAnsi="Cambria Math" w:cstheme="minorHAnsi"/>
                  <w:color w:val="111111"/>
                  <w:sz w:val="22"/>
                  <w:szCs w:val="22"/>
                </w:rPr>
                <m:t>I</m:t>
              </m:r>
            </m:e>
            <m:sub>
              <m:r>
                <w:rPr>
                  <w:rFonts w:ascii="Cambria Math" w:hAnsi="Cambria Math" w:cstheme="minorHAnsi"/>
                  <w:color w:val="111111"/>
                  <w:sz w:val="22"/>
                  <w:szCs w:val="22"/>
                </w:rPr>
                <m:t>H</m:t>
              </m:r>
            </m:sub>
          </m:sSub>
          <m:r>
            <w:rPr>
              <w:rFonts w:ascii="Cambria Math" w:hAnsi="Cambria Math" w:cstheme="minorHAnsi"/>
              <w:color w:val="111111"/>
              <w:sz w:val="22"/>
              <w:szCs w:val="22"/>
            </w:rPr>
            <m:t>=-</m:t>
          </m:r>
          <m:nary>
            <m:naryPr>
              <m:chr m:val="∑"/>
              <m:limLoc m:val="undOvr"/>
              <m:ctrlPr>
                <w:rPr>
                  <w:rFonts w:ascii="Cambria Math" w:hAnsi="Cambria Math" w:cstheme="minorHAnsi"/>
                  <w:i/>
                  <w:color w:val="111111"/>
                  <w:sz w:val="22"/>
                  <w:szCs w:val="22"/>
                </w:rPr>
              </m:ctrlPr>
            </m:naryPr>
            <m:sub>
              <m:r>
                <w:rPr>
                  <w:rFonts w:ascii="Cambria Math" w:hAnsi="Cambria Math" w:cstheme="minorHAnsi"/>
                  <w:color w:val="111111"/>
                  <w:sz w:val="22"/>
                  <w:szCs w:val="22"/>
                </w:rPr>
                <m:t>j=i</m:t>
              </m:r>
            </m:sub>
            <m:sup>
              <m:r>
                <w:rPr>
                  <w:rFonts w:ascii="Cambria Math" w:hAnsi="Cambria Math" w:cstheme="minorHAnsi"/>
                  <w:color w:val="111111"/>
                  <w:sz w:val="22"/>
                  <w:szCs w:val="22"/>
                </w:rPr>
                <m:t>C</m:t>
              </m:r>
            </m:sup>
            <m:e>
              <m:sSub>
                <m:sSubPr>
                  <m:ctrlPr>
                    <w:rPr>
                      <w:rFonts w:ascii="Cambria Math" w:hAnsi="Cambria Math" w:cstheme="minorHAnsi"/>
                      <w:i/>
                      <w:color w:val="111111"/>
                      <w:sz w:val="22"/>
                      <w:szCs w:val="22"/>
                    </w:rPr>
                  </m:ctrlPr>
                </m:sSubPr>
                <m:e>
                  <m:r>
                    <w:rPr>
                      <w:rFonts w:ascii="Cambria Math" w:hAnsi="Cambria Math" w:cstheme="minorHAnsi"/>
                      <w:color w:val="111111"/>
                      <w:sz w:val="22"/>
                      <w:szCs w:val="22"/>
                    </w:rPr>
                    <m:t>p</m:t>
                  </m:r>
                </m:e>
                <m:sub>
                  <m:r>
                    <w:rPr>
                      <w:rFonts w:ascii="Cambria Math" w:hAnsi="Cambria Math" w:cstheme="minorHAnsi"/>
                      <w:color w:val="111111"/>
                      <w:sz w:val="22"/>
                      <w:szCs w:val="22"/>
                    </w:rPr>
                    <m:t>j</m:t>
                  </m:r>
                </m:sub>
              </m:sSub>
              <m:sSub>
                <m:sSubPr>
                  <m:ctrlPr>
                    <w:rPr>
                      <w:rFonts w:ascii="Cambria Math" w:hAnsi="Cambria Math" w:cstheme="minorHAnsi"/>
                      <w:i/>
                      <w:color w:val="111111"/>
                      <w:sz w:val="22"/>
                      <w:szCs w:val="22"/>
                    </w:rPr>
                  </m:ctrlPr>
                </m:sSubPr>
                <m:e>
                  <m:r>
                    <w:rPr>
                      <w:rFonts w:ascii="Cambria Math" w:hAnsi="Cambria Math" w:cstheme="minorHAnsi"/>
                      <w:color w:val="111111"/>
                      <w:sz w:val="22"/>
                      <w:szCs w:val="22"/>
                    </w:rPr>
                    <m:t>log</m:t>
                  </m:r>
                </m:e>
                <m:sub>
                  <m:r>
                    <w:rPr>
                      <w:rFonts w:ascii="Cambria Math" w:hAnsi="Cambria Math" w:cstheme="minorHAnsi"/>
                      <w:color w:val="111111"/>
                      <w:sz w:val="22"/>
                      <w:szCs w:val="22"/>
                    </w:rPr>
                    <m:t>2</m:t>
                  </m:r>
                </m:sub>
              </m:sSub>
              <m:r>
                <w:rPr>
                  <w:rFonts w:ascii="Cambria Math" w:hAnsi="Cambria Math" w:cstheme="minorHAnsi"/>
                  <w:color w:val="111111"/>
                  <w:sz w:val="22"/>
                  <w:szCs w:val="22"/>
                </w:rPr>
                <m:t>(</m:t>
              </m:r>
              <m:sSub>
                <m:sSubPr>
                  <m:ctrlPr>
                    <w:rPr>
                      <w:rFonts w:ascii="Cambria Math" w:hAnsi="Cambria Math" w:cstheme="minorHAnsi"/>
                      <w:i/>
                      <w:color w:val="111111"/>
                      <w:sz w:val="22"/>
                      <w:szCs w:val="22"/>
                    </w:rPr>
                  </m:ctrlPr>
                </m:sSubPr>
                <m:e>
                  <m:r>
                    <w:rPr>
                      <w:rFonts w:ascii="Cambria Math" w:hAnsi="Cambria Math" w:cstheme="minorHAnsi"/>
                      <w:color w:val="111111"/>
                      <w:sz w:val="22"/>
                      <w:szCs w:val="22"/>
                    </w:rPr>
                    <m:t>p</m:t>
                  </m:r>
                </m:e>
                <m:sub>
                  <m:r>
                    <w:rPr>
                      <w:rFonts w:ascii="Cambria Math" w:hAnsi="Cambria Math" w:cstheme="minorHAnsi"/>
                      <w:color w:val="111111"/>
                      <w:sz w:val="22"/>
                      <w:szCs w:val="22"/>
                    </w:rPr>
                    <m:t>j</m:t>
                  </m:r>
                </m:sub>
              </m:sSub>
              <m:r>
                <w:rPr>
                  <w:rFonts w:ascii="Cambria Math" w:hAnsi="Cambria Math" w:cstheme="minorHAnsi"/>
                  <w:color w:val="111111"/>
                  <w:sz w:val="22"/>
                  <w:szCs w:val="22"/>
                </w:rPr>
                <m:t>)</m:t>
              </m:r>
            </m:e>
          </m:nary>
        </m:oMath>
      </m:oMathPara>
    </w:p>
    <w:p w14:paraId="08B72612" w14:textId="77777777" w:rsidR="00F16637" w:rsidRDefault="00F16637" w:rsidP="00F16637">
      <w:pPr>
        <w:pStyle w:val="NormalWeb"/>
        <w:rPr>
          <w:rFonts w:asciiTheme="minorHAnsi" w:hAnsiTheme="minorHAnsi" w:cstheme="minorHAnsi"/>
          <w:color w:val="111111"/>
          <w:sz w:val="22"/>
          <w:szCs w:val="22"/>
        </w:rPr>
      </w:pPr>
    </w:p>
    <w:p w14:paraId="753C2FE4" w14:textId="77777777" w:rsidR="00F16637" w:rsidRDefault="00F16637" w:rsidP="00145AC7">
      <w:pPr>
        <w:pStyle w:val="NormalWeb"/>
        <w:numPr>
          <w:ilvl w:val="0"/>
          <w:numId w:val="103"/>
        </w:numPr>
        <w:rPr>
          <w:rFonts w:asciiTheme="minorHAnsi" w:hAnsiTheme="minorHAnsi" w:cstheme="minorHAnsi"/>
          <w:color w:val="111111"/>
          <w:sz w:val="22"/>
          <w:szCs w:val="22"/>
        </w:rPr>
      </w:pPr>
      <w:r w:rsidRPr="00916F12">
        <w:rPr>
          <w:rStyle w:val="Emphasis"/>
          <w:rFonts w:asciiTheme="minorHAnsi" w:hAnsiTheme="minorHAnsi" w:cstheme="minorHAnsi"/>
          <w:b/>
          <w:bCs/>
          <w:color w:val="111111"/>
          <w:sz w:val="22"/>
          <w:szCs w:val="22"/>
        </w:rPr>
        <w:t>Gini Impurity</w:t>
      </w:r>
      <w:r w:rsidRPr="006923FB">
        <w:rPr>
          <w:rStyle w:val="Emphasis"/>
          <w:rFonts w:asciiTheme="minorHAnsi" w:hAnsiTheme="minorHAnsi" w:cstheme="minorHAnsi"/>
          <w:color w:val="111111"/>
          <w:sz w:val="22"/>
          <w:szCs w:val="22"/>
        </w:rPr>
        <w:t xml:space="preserve"> </w:t>
      </w:r>
      <w:r w:rsidRPr="006923FB">
        <w:rPr>
          <w:rFonts w:asciiTheme="minorHAnsi" w:hAnsiTheme="minorHAnsi" w:cstheme="minorHAnsi"/>
          <w:color w:val="111111"/>
          <w:sz w:val="22"/>
          <w:szCs w:val="22"/>
        </w:rPr>
        <w:t xml:space="preserve">gauges how often a randomly chosen element would be incorrectly classified. In binary classification, it’s expressed as: </w:t>
      </w:r>
    </w:p>
    <w:p w14:paraId="2106363D" w14:textId="77777777" w:rsidR="00F16637" w:rsidRDefault="00F16637" w:rsidP="00F16637">
      <w:pPr>
        <w:pStyle w:val="NormalWeb"/>
        <w:rPr>
          <w:rFonts w:asciiTheme="minorHAnsi" w:hAnsiTheme="minorHAnsi" w:cstheme="minorHAnsi"/>
          <w:color w:val="111111"/>
          <w:sz w:val="22"/>
          <w:szCs w:val="22"/>
        </w:rPr>
      </w:pPr>
    </w:p>
    <w:p w14:paraId="065B981B" w14:textId="77777777" w:rsidR="00F16637" w:rsidRDefault="00F16637" w:rsidP="00F16637">
      <w:pPr>
        <w:pStyle w:val="ACaptionHead"/>
        <w:ind w:left="0"/>
      </w:pPr>
      <w:r>
        <w:t>Equation 5.4: Gini Impurity</w:t>
      </w:r>
    </w:p>
    <w:p w14:paraId="02E70467" w14:textId="77777777" w:rsidR="00F16637" w:rsidRDefault="00F16637" w:rsidP="00F16637">
      <w:pPr>
        <w:pStyle w:val="NormalWeb"/>
        <w:rPr>
          <w:rFonts w:asciiTheme="minorHAnsi" w:hAnsiTheme="minorHAnsi" w:cstheme="minorHAnsi"/>
          <w:color w:val="111111"/>
          <w:sz w:val="22"/>
          <w:szCs w:val="22"/>
        </w:rPr>
      </w:pPr>
    </w:p>
    <w:p w14:paraId="73A0868E" w14:textId="77777777" w:rsidR="00F16637" w:rsidRDefault="00000000" w:rsidP="00F16637">
      <w:pPr>
        <w:pStyle w:val="NormalWeb"/>
        <w:rPr>
          <w:rFonts w:asciiTheme="minorHAnsi" w:hAnsiTheme="minorHAnsi" w:cstheme="minorHAnsi"/>
          <w:color w:val="111111"/>
          <w:sz w:val="22"/>
          <w:szCs w:val="22"/>
        </w:rPr>
      </w:pPr>
      <m:oMathPara>
        <m:oMath>
          <m:sSub>
            <m:sSubPr>
              <m:ctrlPr>
                <w:rPr>
                  <w:rFonts w:ascii="Cambria Math" w:hAnsi="Cambria Math" w:cstheme="minorHAnsi"/>
                  <w:i/>
                  <w:color w:val="111111"/>
                  <w:sz w:val="22"/>
                  <w:szCs w:val="22"/>
                </w:rPr>
              </m:ctrlPr>
            </m:sSubPr>
            <m:e>
              <m:r>
                <w:rPr>
                  <w:rFonts w:ascii="Cambria Math" w:hAnsi="Cambria Math" w:cstheme="minorHAnsi"/>
                  <w:color w:val="111111"/>
                  <w:sz w:val="22"/>
                  <w:szCs w:val="22"/>
                </w:rPr>
                <m:t>I</m:t>
              </m:r>
            </m:e>
            <m:sub>
              <m:r>
                <w:rPr>
                  <w:rFonts w:ascii="Cambria Math" w:hAnsi="Cambria Math" w:cstheme="minorHAnsi"/>
                  <w:color w:val="111111"/>
                  <w:sz w:val="22"/>
                  <w:szCs w:val="22"/>
                </w:rPr>
                <m:t>G</m:t>
              </m:r>
            </m:sub>
          </m:sSub>
          <m:r>
            <w:rPr>
              <w:rFonts w:ascii="Cambria Math" w:hAnsi="Cambria Math" w:cstheme="minorHAnsi"/>
              <w:color w:val="111111"/>
              <w:sz w:val="22"/>
              <w:szCs w:val="22"/>
            </w:rPr>
            <m:t>=1-</m:t>
          </m:r>
          <m:nary>
            <m:naryPr>
              <m:chr m:val="∑"/>
              <m:limLoc m:val="undOvr"/>
              <m:ctrlPr>
                <w:rPr>
                  <w:rFonts w:ascii="Cambria Math" w:hAnsi="Cambria Math" w:cstheme="minorHAnsi"/>
                  <w:i/>
                  <w:color w:val="111111"/>
                  <w:sz w:val="22"/>
                  <w:szCs w:val="22"/>
                </w:rPr>
              </m:ctrlPr>
            </m:naryPr>
            <m:sub>
              <m:r>
                <w:rPr>
                  <w:rFonts w:ascii="Cambria Math" w:hAnsi="Cambria Math" w:cstheme="minorHAnsi"/>
                  <w:color w:val="111111"/>
                  <w:sz w:val="22"/>
                  <w:szCs w:val="22"/>
                </w:rPr>
                <m:t>j=i</m:t>
              </m:r>
            </m:sub>
            <m:sup>
              <m:r>
                <w:rPr>
                  <w:rFonts w:ascii="Cambria Math" w:hAnsi="Cambria Math" w:cstheme="minorHAnsi"/>
                  <w:color w:val="111111"/>
                  <w:sz w:val="22"/>
                  <w:szCs w:val="22"/>
                </w:rPr>
                <m:t>C</m:t>
              </m:r>
            </m:sup>
            <m:e>
              <m:sSubSup>
                <m:sSubSupPr>
                  <m:ctrlPr>
                    <w:rPr>
                      <w:rFonts w:ascii="Cambria Math" w:hAnsi="Cambria Math" w:cstheme="minorHAnsi"/>
                      <w:i/>
                      <w:color w:val="111111"/>
                      <w:sz w:val="22"/>
                      <w:szCs w:val="22"/>
                    </w:rPr>
                  </m:ctrlPr>
                </m:sSubSupPr>
                <m:e>
                  <m:r>
                    <w:rPr>
                      <w:rFonts w:ascii="Cambria Math" w:hAnsi="Cambria Math" w:cstheme="minorHAnsi"/>
                      <w:color w:val="111111"/>
                      <w:sz w:val="22"/>
                      <w:szCs w:val="22"/>
                    </w:rPr>
                    <m:t>p</m:t>
                  </m:r>
                </m:e>
                <m:sub>
                  <m:r>
                    <w:rPr>
                      <w:rFonts w:ascii="Cambria Math" w:hAnsi="Cambria Math" w:cstheme="minorHAnsi"/>
                      <w:color w:val="111111"/>
                      <w:sz w:val="22"/>
                      <w:szCs w:val="22"/>
                    </w:rPr>
                    <m:t>j</m:t>
                  </m:r>
                </m:sub>
                <m:sup>
                  <m:r>
                    <w:rPr>
                      <w:rFonts w:ascii="Cambria Math" w:hAnsi="Cambria Math" w:cstheme="minorHAnsi"/>
                      <w:color w:val="111111"/>
                      <w:sz w:val="22"/>
                      <w:szCs w:val="22"/>
                    </w:rPr>
                    <m:t>2</m:t>
                  </m:r>
                </m:sup>
              </m:sSubSup>
            </m:e>
          </m:nary>
        </m:oMath>
      </m:oMathPara>
    </w:p>
    <w:p w14:paraId="7056FD0E" w14:textId="77777777" w:rsidR="00F16637" w:rsidRDefault="00F16637" w:rsidP="00F16637">
      <w:pPr>
        <w:pStyle w:val="NormalWeb"/>
        <w:ind w:left="720"/>
        <w:rPr>
          <w:rFonts w:asciiTheme="minorHAnsi" w:hAnsiTheme="minorHAnsi" w:cstheme="minorHAnsi"/>
          <w:color w:val="111111"/>
          <w:sz w:val="22"/>
          <w:szCs w:val="22"/>
        </w:rPr>
      </w:pPr>
    </w:p>
    <w:p w14:paraId="54370296" w14:textId="77777777" w:rsidR="00F16637" w:rsidRPr="00916F12" w:rsidRDefault="00F16637" w:rsidP="00F16637">
      <w:pPr>
        <w:spacing w:before="180"/>
        <w:rPr>
          <w:rFonts w:asciiTheme="minorHAnsi" w:hAnsiTheme="minorHAnsi" w:cstheme="minorHAnsi"/>
          <w:color w:val="111111"/>
          <w:sz w:val="22"/>
          <w:szCs w:val="22"/>
        </w:rPr>
      </w:pPr>
      <w:r w:rsidRPr="00916F12">
        <w:rPr>
          <w:rFonts w:asciiTheme="minorHAnsi" w:hAnsiTheme="minorHAnsi" w:cstheme="minorHAnsi"/>
          <w:color w:val="111111"/>
          <w:sz w:val="22"/>
          <w:szCs w:val="22"/>
        </w:rPr>
        <w:t>These measures play a pivotal role in building decision trees. They help determine the conditions for splitting the data at each node, aiming to maximize information gain (in the case of entropy) or minimize impurity (in the case of Gini impurity). By doing so, they help create decision trees that can accurately classify new instances.</w:t>
      </w:r>
    </w:p>
    <w:p w14:paraId="5D6B221C" w14:textId="77777777" w:rsidR="00F16637" w:rsidRPr="00916F12" w:rsidRDefault="00F16637" w:rsidP="00F16637">
      <w:pPr>
        <w:spacing w:before="180"/>
        <w:rPr>
          <w:rFonts w:asciiTheme="minorHAnsi" w:hAnsiTheme="minorHAnsi" w:cstheme="minorHAnsi"/>
          <w:color w:val="111111"/>
          <w:sz w:val="22"/>
          <w:szCs w:val="22"/>
        </w:rPr>
      </w:pPr>
      <w:r>
        <w:rPr>
          <w:rFonts w:asciiTheme="minorHAnsi" w:hAnsiTheme="minorHAnsi" w:cstheme="minorHAnsi"/>
          <w:color w:val="111111"/>
          <w:sz w:val="22"/>
          <w:szCs w:val="22"/>
        </w:rPr>
        <w:t>E</w:t>
      </w:r>
      <w:r w:rsidRPr="00916F12">
        <w:rPr>
          <w:rFonts w:asciiTheme="minorHAnsi" w:hAnsiTheme="minorHAnsi" w:cstheme="minorHAnsi"/>
          <w:color w:val="111111"/>
          <w:sz w:val="22"/>
          <w:szCs w:val="22"/>
        </w:rPr>
        <w:t>ntropy and Gini impurity are fundamental to understanding how decision trees work. They provide a quantitative basis for deciding how to split the data at each node, guiding the construction of an effective and accurate decision tree model.</w:t>
      </w:r>
    </w:p>
    <w:p w14:paraId="72088268" w14:textId="77777777" w:rsidR="00F16637" w:rsidRPr="006923FB" w:rsidRDefault="00F16637" w:rsidP="00F16637">
      <w:pPr>
        <w:pStyle w:val="NormalWeb"/>
        <w:ind w:left="720"/>
        <w:rPr>
          <w:rFonts w:asciiTheme="minorHAnsi" w:hAnsiTheme="minorHAnsi" w:cstheme="minorHAnsi"/>
          <w:color w:val="111111"/>
          <w:sz w:val="22"/>
          <w:szCs w:val="22"/>
        </w:rPr>
      </w:pPr>
    </w:p>
    <w:p w14:paraId="4B7FC1BF" w14:textId="77777777" w:rsidR="00F16637" w:rsidRPr="006923FB" w:rsidRDefault="00F16637" w:rsidP="00F16637">
      <w:pPr>
        <w:pStyle w:val="Heading2"/>
        <w:ind w:left="0"/>
      </w:pPr>
      <w:bookmarkStart w:id="108" w:name="_Toc174889618"/>
      <w:r w:rsidRPr="006923FB">
        <w:lastRenderedPageBreak/>
        <w:t>Decision Tree Construction</w:t>
      </w:r>
      <w:bookmarkEnd w:id="108"/>
    </w:p>
    <w:p w14:paraId="7F38A0DD" w14:textId="77777777" w:rsidR="00F16637" w:rsidRDefault="00F16637" w:rsidP="00F16637">
      <w:pPr>
        <w:rPr>
          <w:rFonts w:asciiTheme="minorHAnsi" w:hAnsiTheme="minorHAnsi" w:cstheme="minorHAnsi"/>
          <w:color w:val="111111"/>
          <w:sz w:val="22"/>
          <w:szCs w:val="22"/>
        </w:rPr>
      </w:pPr>
    </w:p>
    <w:p w14:paraId="3A802E61" w14:textId="77777777" w:rsidR="00F16637" w:rsidRDefault="00F16637" w:rsidP="00F16637">
      <w:pPr>
        <w:rPr>
          <w:rFonts w:asciiTheme="minorHAnsi" w:hAnsiTheme="minorHAnsi" w:cstheme="minorHAnsi"/>
          <w:color w:val="111111"/>
          <w:sz w:val="22"/>
          <w:szCs w:val="22"/>
        </w:rPr>
      </w:pPr>
      <w:r>
        <w:rPr>
          <w:rFonts w:asciiTheme="minorHAnsi" w:hAnsiTheme="minorHAnsi" w:cstheme="minorHAnsi"/>
          <w:color w:val="111111"/>
          <w:sz w:val="22"/>
          <w:szCs w:val="22"/>
        </w:rPr>
        <w:t>The process to construct a classification decision tree consists of six main steps:</w:t>
      </w:r>
    </w:p>
    <w:p w14:paraId="62800EE3" w14:textId="77777777" w:rsidR="00F16637" w:rsidRPr="006E4A15" w:rsidRDefault="00F16637" w:rsidP="00F16637">
      <w:pPr>
        <w:rPr>
          <w:rFonts w:asciiTheme="minorHAnsi" w:hAnsiTheme="minorHAnsi" w:cstheme="minorHAnsi"/>
          <w:color w:val="111111"/>
          <w:sz w:val="22"/>
          <w:szCs w:val="22"/>
        </w:rPr>
      </w:pPr>
    </w:p>
    <w:p w14:paraId="65C7F786" w14:textId="77777777" w:rsidR="00F16637" w:rsidRDefault="00F16637" w:rsidP="00145AC7">
      <w:pPr>
        <w:numPr>
          <w:ilvl w:val="0"/>
          <w:numId w:val="107"/>
        </w:numPr>
        <w:rPr>
          <w:rFonts w:asciiTheme="minorHAnsi" w:hAnsiTheme="minorHAnsi" w:cstheme="minorHAnsi"/>
          <w:color w:val="111111"/>
          <w:sz w:val="22"/>
          <w:szCs w:val="22"/>
        </w:rPr>
      </w:pPr>
      <w:r w:rsidRPr="006E4A15">
        <w:rPr>
          <w:rFonts w:asciiTheme="minorHAnsi" w:hAnsiTheme="minorHAnsi" w:cstheme="minorHAnsi"/>
          <w:b/>
          <w:bCs/>
          <w:color w:val="111111"/>
          <w:sz w:val="22"/>
          <w:szCs w:val="22"/>
        </w:rPr>
        <w:t>Selecting the Root Node</w:t>
      </w:r>
      <w:r w:rsidRPr="006E4A15">
        <w:rPr>
          <w:rFonts w:asciiTheme="minorHAnsi" w:hAnsiTheme="minorHAnsi" w:cstheme="minorHAnsi"/>
          <w:color w:val="111111"/>
          <w:sz w:val="22"/>
          <w:szCs w:val="22"/>
        </w:rPr>
        <w:t>: The process begins with all training samples at the root node. The feature and threshold that best divide the data are selected as the root node. This is done by either maximizing information gain or minimizing impurity, such as Gini impurity or entropy. Information gain is calculated as the difference in impurity before and after a split. The feature with the highest information gain is chosen for the split.</w:t>
      </w:r>
    </w:p>
    <w:p w14:paraId="436FC072" w14:textId="77777777" w:rsidR="00F16637" w:rsidRPr="006E4A15" w:rsidRDefault="00F16637" w:rsidP="00F16637">
      <w:pPr>
        <w:ind w:left="720"/>
        <w:rPr>
          <w:rFonts w:asciiTheme="minorHAnsi" w:hAnsiTheme="minorHAnsi" w:cstheme="minorHAnsi"/>
          <w:color w:val="111111"/>
          <w:sz w:val="22"/>
          <w:szCs w:val="22"/>
        </w:rPr>
      </w:pPr>
    </w:p>
    <w:p w14:paraId="3136BD6A" w14:textId="77777777" w:rsidR="00F16637" w:rsidRDefault="00F16637" w:rsidP="00145AC7">
      <w:pPr>
        <w:numPr>
          <w:ilvl w:val="0"/>
          <w:numId w:val="107"/>
        </w:numPr>
        <w:rPr>
          <w:rFonts w:asciiTheme="minorHAnsi" w:hAnsiTheme="minorHAnsi" w:cstheme="minorHAnsi"/>
          <w:color w:val="111111"/>
          <w:sz w:val="22"/>
          <w:szCs w:val="22"/>
        </w:rPr>
      </w:pPr>
      <w:r w:rsidRPr="006E4A15">
        <w:rPr>
          <w:rFonts w:asciiTheme="minorHAnsi" w:hAnsiTheme="minorHAnsi" w:cstheme="minorHAnsi"/>
          <w:b/>
          <w:bCs/>
          <w:color w:val="111111"/>
          <w:sz w:val="22"/>
          <w:szCs w:val="22"/>
        </w:rPr>
        <w:t>Creating Child Nodes</w:t>
      </w:r>
      <w:r w:rsidRPr="006E4A15">
        <w:rPr>
          <w:rFonts w:asciiTheme="minorHAnsi" w:hAnsiTheme="minorHAnsi" w:cstheme="minorHAnsi"/>
          <w:color w:val="111111"/>
          <w:sz w:val="22"/>
          <w:szCs w:val="22"/>
        </w:rPr>
        <w:t>: Once a feature is selected for the root node, the dataset is split into two subsets based on the chosen feature’s threshold. This process is then recursively applied to each subset, creating child nodes by selecting the feature and threshold that minimize impurity within each subset.</w:t>
      </w:r>
    </w:p>
    <w:p w14:paraId="1C0D69D8" w14:textId="77777777" w:rsidR="00F16637" w:rsidRPr="006E4A15" w:rsidRDefault="00F16637" w:rsidP="00F16637">
      <w:pPr>
        <w:rPr>
          <w:rFonts w:asciiTheme="minorHAnsi" w:hAnsiTheme="minorHAnsi" w:cstheme="minorHAnsi"/>
          <w:color w:val="111111"/>
          <w:sz w:val="22"/>
          <w:szCs w:val="22"/>
        </w:rPr>
      </w:pPr>
    </w:p>
    <w:p w14:paraId="49A2513E" w14:textId="77777777" w:rsidR="00F16637" w:rsidRDefault="00F16637" w:rsidP="00145AC7">
      <w:pPr>
        <w:numPr>
          <w:ilvl w:val="0"/>
          <w:numId w:val="107"/>
        </w:numPr>
        <w:rPr>
          <w:rFonts w:asciiTheme="minorHAnsi" w:hAnsiTheme="minorHAnsi" w:cstheme="minorHAnsi"/>
          <w:color w:val="111111"/>
          <w:sz w:val="22"/>
          <w:szCs w:val="22"/>
        </w:rPr>
      </w:pPr>
      <w:r w:rsidRPr="006E4A15">
        <w:rPr>
          <w:rFonts w:asciiTheme="minorHAnsi" w:hAnsiTheme="minorHAnsi" w:cstheme="minorHAnsi"/>
          <w:b/>
          <w:bCs/>
          <w:color w:val="111111"/>
          <w:sz w:val="22"/>
          <w:szCs w:val="22"/>
        </w:rPr>
        <w:t>Recursive Splitting</w:t>
      </w:r>
      <w:r w:rsidRPr="006E4A15">
        <w:rPr>
          <w:rFonts w:asciiTheme="minorHAnsi" w:hAnsiTheme="minorHAnsi" w:cstheme="minorHAnsi"/>
          <w:color w:val="111111"/>
          <w:sz w:val="22"/>
          <w:szCs w:val="22"/>
        </w:rPr>
        <w:t>: The process of creating child nodes continues recursively until a stopping criterion is met. This results in a full decision tree where each internal node represents a decision based on a feature, and each leaf node represents an output class.</w:t>
      </w:r>
    </w:p>
    <w:p w14:paraId="7313A631" w14:textId="77777777" w:rsidR="00F16637" w:rsidRPr="006E4A15" w:rsidRDefault="00F16637" w:rsidP="00F16637">
      <w:pPr>
        <w:ind w:left="720"/>
        <w:rPr>
          <w:rFonts w:asciiTheme="minorHAnsi" w:hAnsiTheme="minorHAnsi" w:cstheme="minorHAnsi"/>
          <w:color w:val="111111"/>
          <w:sz w:val="22"/>
          <w:szCs w:val="22"/>
        </w:rPr>
      </w:pPr>
    </w:p>
    <w:p w14:paraId="53DB8A81" w14:textId="77777777" w:rsidR="00F16637" w:rsidRPr="00B749C5" w:rsidRDefault="00F16637" w:rsidP="00145AC7">
      <w:pPr>
        <w:numPr>
          <w:ilvl w:val="0"/>
          <w:numId w:val="107"/>
        </w:numPr>
        <w:rPr>
          <w:rFonts w:asciiTheme="minorHAnsi" w:hAnsiTheme="minorHAnsi" w:cstheme="minorHAnsi"/>
          <w:color w:val="111111"/>
          <w:sz w:val="22"/>
          <w:szCs w:val="22"/>
        </w:rPr>
      </w:pPr>
      <w:r w:rsidRPr="006E4A15">
        <w:rPr>
          <w:rFonts w:asciiTheme="minorHAnsi" w:hAnsiTheme="minorHAnsi" w:cstheme="minorHAnsi"/>
          <w:b/>
          <w:bCs/>
          <w:color w:val="111111"/>
          <w:sz w:val="22"/>
          <w:szCs w:val="22"/>
        </w:rPr>
        <w:t>Stopping Criteria</w:t>
      </w:r>
      <w:r w:rsidRPr="006E4A15">
        <w:rPr>
          <w:rFonts w:asciiTheme="minorHAnsi" w:hAnsiTheme="minorHAnsi" w:cstheme="minorHAnsi"/>
          <w:color w:val="111111"/>
          <w:sz w:val="22"/>
          <w:szCs w:val="22"/>
        </w:rPr>
        <w:t>: Several criteria can be used to stop the tree from growing too deep, which could lead to overfitting. These include reaching a maximum tree depth, reaching a minimum number of samples in a leaf node, or when no further improvement can be made.</w:t>
      </w:r>
    </w:p>
    <w:p w14:paraId="285D5580" w14:textId="77777777" w:rsidR="00F16637" w:rsidRPr="006E4A15" w:rsidRDefault="00F16637" w:rsidP="00F16637">
      <w:pPr>
        <w:ind w:left="720"/>
        <w:rPr>
          <w:rFonts w:asciiTheme="minorHAnsi" w:hAnsiTheme="minorHAnsi" w:cstheme="minorHAnsi"/>
          <w:color w:val="111111"/>
          <w:sz w:val="22"/>
          <w:szCs w:val="22"/>
        </w:rPr>
      </w:pPr>
    </w:p>
    <w:p w14:paraId="1FA5D2CA" w14:textId="77777777" w:rsidR="00F16637" w:rsidRDefault="00F16637" w:rsidP="00145AC7">
      <w:pPr>
        <w:numPr>
          <w:ilvl w:val="0"/>
          <w:numId w:val="107"/>
        </w:numPr>
        <w:rPr>
          <w:rFonts w:asciiTheme="minorHAnsi" w:hAnsiTheme="minorHAnsi" w:cstheme="minorHAnsi"/>
          <w:color w:val="111111"/>
          <w:sz w:val="22"/>
          <w:szCs w:val="22"/>
        </w:rPr>
      </w:pPr>
      <w:r w:rsidRPr="006E4A15">
        <w:rPr>
          <w:rFonts w:asciiTheme="minorHAnsi" w:hAnsiTheme="minorHAnsi" w:cstheme="minorHAnsi"/>
          <w:b/>
          <w:bCs/>
          <w:color w:val="111111"/>
          <w:sz w:val="22"/>
          <w:szCs w:val="22"/>
        </w:rPr>
        <w:t>Pruning</w:t>
      </w:r>
      <w:r w:rsidRPr="006E4A15">
        <w:rPr>
          <w:rFonts w:asciiTheme="minorHAnsi" w:hAnsiTheme="minorHAnsi" w:cstheme="minorHAnsi"/>
          <w:color w:val="111111"/>
          <w:sz w:val="22"/>
          <w:szCs w:val="22"/>
        </w:rPr>
        <w:t>: After building a full decision tree, it may be pruned to avoid overfitting. Pruning involves removing branches of the tree that contribute little to prediction accuracy. This can be done using various strategies, such as reduced error pruning or cost complexity pruning</w:t>
      </w:r>
    </w:p>
    <w:p w14:paraId="37944735" w14:textId="77777777" w:rsidR="00F16637" w:rsidRPr="006E4A15" w:rsidRDefault="00F16637" w:rsidP="00F16637">
      <w:pPr>
        <w:rPr>
          <w:rFonts w:asciiTheme="minorHAnsi" w:hAnsiTheme="minorHAnsi" w:cstheme="minorHAnsi"/>
          <w:color w:val="111111"/>
          <w:sz w:val="22"/>
          <w:szCs w:val="22"/>
        </w:rPr>
      </w:pPr>
    </w:p>
    <w:p w14:paraId="4E7C7C18" w14:textId="77777777" w:rsidR="00F16637" w:rsidRPr="006E4A15" w:rsidRDefault="00F16637" w:rsidP="00145AC7">
      <w:pPr>
        <w:numPr>
          <w:ilvl w:val="0"/>
          <w:numId w:val="107"/>
        </w:numPr>
        <w:rPr>
          <w:rFonts w:asciiTheme="minorHAnsi" w:hAnsiTheme="minorHAnsi" w:cstheme="minorHAnsi"/>
          <w:color w:val="111111"/>
          <w:sz w:val="22"/>
          <w:szCs w:val="22"/>
        </w:rPr>
      </w:pPr>
      <w:r w:rsidRPr="006E4A15">
        <w:rPr>
          <w:rFonts w:asciiTheme="minorHAnsi" w:hAnsiTheme="minorHAnsi" w:cstheme="minorHAnsi"/>
          <w:b/>
          <w:bCs/>
          <w:color w:val="111111"/>
          <w:sz w:val="22"/>
          <w:szCs w:val="22"/>
        </w:rPr>
        <w:t>Tree Evaluation</w:t>
      </w:r>
      <w:r w:rsidRPr="006E4A15">
        <w:rPr>
          <w:rFonts w:asciiTheme="minorHAnsi" w:hAnsiTheme="minorHAnsi" w:cstheme="minorHAnsi"/>
          <w:color w:val="111111"/>
          <w:sz w:val="22"/>
          <w:szCs w:val="22"/>
        </w:rPr>
        <w:t xml:space="preserve">: Finally, the </w:t>
      </w:r>
      <w:r>
        <w:rPr>
          <w:rFonts w:asciiTheme="minorHAnsi" w:hAnsiTheme="minorHAnsi" w:cstheme="minorHAnsi"/>
          <w:color w:val="111111"/>
          <w:sz w:val="22"/>
          <w:szCs w:val="22"/>
        </w:rPr>
        <w:t>decision tree's performance</w:t>
      </w:r>
      <w:r w:rsidRPr="006E4A15">
        <w:rPr>
          <w:rFonts w:asciiTheme="minorHAnsi" w:hAnsiTheme="minorHAnsi" w:cstheme="minorHAnsi"/>
          <w:color w:val="111111"/>
          <w:sz w:val="22"/>
          <w:szCs w:val="22"/>
        </w:rPr>
        <w:t xml:space="preserve"> is evaluated using appropriate metrics, such as accuracy for classification tasks or mean squared error for regression tasks.</w:t>
      </w:r>
    </w:p>
    <w:p w14:paraId="18B17545" w14:textId="77777777" w:rsidR="00F16637" w:rsidRPr="006E4A15" w:rsidRDefault="00F16637" w:rsidP="00F16637">
      <w:pPr>
        <w:spacing w:before="180"/>
        <w:rPr>
          <w:rFonts w:asciiTheme="minorHAnsi" w:hAnsiTheme="minorHAnsi" w:cstheme="minorHAnsi"/>
          <w:color w:val="111111"/>
          <w:sz w:val="22"/>
          <w:szCs w:val="22"/>
        </w:rPr>
      </w:pPr>
      <w:r w:rsidRPr="006E4A15">
        <w:rPr>
          <w:rFonts w:asciiTheme="minorHAnsi" w:hAnsiTheme="minorHAnsi" w:cstheme="minorHAnsi"/>
          <w:color w:val="111111"/>
          <w:sz w:val="22"/>
          <w:szCs w:val="22"/>
        </w:rPr>
        <w:t xml:space="preserve">By following these steps, you can construct a decision tree model that </w:t>
      </w:r>
      <w:r>
        <w:rPr>
          <w:rFonts w:asciiTheme="minorHAnsi" w:hAnsiTheme="minorHAnsi" w:cstheme="minorHAnsi"/>
          <w:color w:val="111111"/>
          <w:sz w:val="22"/>
          <w:szCs w:val="22"/>
        </w:rPr>
        <w:t>can make</w:t>
      </w:r>
      <w:r w:rsidRPr="006E4A15">
        <w:rPr>
          <w:rFonts w:asciiTheme="minorHAnsi" w:hAnsiTheme="minorHAnsi" w:cstheme="minorHAnsi"/>
          <w:color w:val="111111"/>
          <w:sz w:val="22"/>
          <w:szCs w:val="22"/>
        </w:rPr>
        <w:t xml:space="preserve"> accurate predictions while also being interpretable and easy to understand.</w:t>
      </w:r>
    </w:p>
    <w:p w14:paraId="6AEC95A8" w14:textId="77777777" w:rsidR="00F16637" w:rsidRDefault="00F16637" w:rsidP="00F16637">
      <w:pPr>
        <w:spacing w:before="180"/>
        <w:rPr>
          <w:rFonts w:ascii="Roboto" w:hAnsi="Roboto"/>
          <w:color w:val="111111"/>
          <w:sz w:val="24"/>
        </w:rPr>
      </w:pPr>
    </w:p>
    <w:p w14:paraId="676A9353" w14:textId="77777777" w:rsidR="00F16637" w:rsidRPr="006923FB" w:rsidRDefault="00F16637" w:rsidP="00F16637">
      <w:pPr>
        <w:pStyle w:val="Heading2"/>
        <w:ind w:left="0"/>
      </w:pPr>
      <w:bookmarkStart w:id="109" w:name="_Toc174889619"/>
      <w:r w:rsidRPr="006923FB">
        <w:lastRenderedPageBreak/>
        <w:t>Pruning Decision Trees</w:t>
      </w:r>
      <w:bookmarkEnd w:id="109"/>
    </w:p>
    <w:p w14:paraId="7EA2B88E" w14:textId="77777777" w:rsidR="00F16637" w:rsidRDefault="00F16637" w:rsidP="00F16637">
      <w:pPr>
        <w:pStyle w:val="NormalWeb"/>
        <w:rPr>
          <w:rFonts w:asciiTheme="minorHAnsi" w:hAnsiTheme="minorHAnsi" w:cstheme="minorHAnsi"/>
          <w:color w:val="111111"/>
          <w:sz w:val="22"/>
          <w:szCs w:val="22"/>
        </w:rPr>
      </w:pPr>
    </w:p>
    <w:p w14:paraId="438F24E2" w14:textId="77777777" w:rsidR="00F16637" w:rsidRPr="00B749C5" w:rsidRDefault="00F16637" w:rsidP="00F16637">
      <w:pPr>
        <w:pStyle w:val="NormalWeb"/>
        <w:rPr>
          <w:rFonts w:asciiTheme="minorHAnsi" w:hAnsiTheme="minorHAnsi" w:cstheme="minorHAnsi"/>
          <w:color w:val="111111"/>
          <w:sz w:val="22"/>
          <w:szCs w:val="22"/>
        </w:rPr>
      </w:pPr>
      <w:r w:rsidRPr="00B749C5">
        <w:rPr>
          <w:rFonts w:asciiTheme="minorHAnsi" w:hAnsiTheme="minorHAnsi" w:cstheme="minorHAnsi"/>
          <w:color w:val="111111"/>
          <w:sz w:val="22"/>
          <w:szCs w:val="22"/>
        </w:rPr>
        <w:t xml:space="preserve">One of the biggest concerns with decision trees is their tendency to overfit the model to the training data. This occurs because the algorithm will continue </w:t>
      </w:r>
      <w:r>
        <w:rPr>
          <w:rFonts w:asciiTheme="minorHAnsi" w:hAnsiTheme="minorHAnsi" w:cstheme="minorHAnsi"/>
          <w:color w:val="111111"/>
          <w:sz w:val="22"/>
          <w:szCs w:val="22"/>
        </w:rPr>
        <w:t xml:space="preserve">building the tree and constructing very fine leaf nodes if the model is </w:t>
      </w:r>
      <w:r w:rsidRPr="00B749C5">
        <w:rPr>
          <w:rFonts w:asciiTheme="minorHAnsi" w:hAnsiTheme="minorHAnsi" w:cstheme="minorHAnsi"/>
          <w:color w:val="111111"/>
          <w:sz w:val="22"/>
          <w:szCs w:val="22"/>
        </w:rPr>
        <w:t xml:space="preserve">unrestrained. These are labeled as “deep trees” because </w:t>
      </w:r>
      <w:r>
        <w:rPr>
          <w:rFonts w:asciiTheme="minorHAnsi" w:hAnsiTheme="minorHAnsi" w:cstheme="minorHAnsi"/>
          <w:color w:val="111111"/>
          <w:sz w:val="22"/>
          <w:szCs w:val="22"/>
        </w:rPr>
        <w:t>several layers of internal nodes lead</w:t>
      </w:r>
      <w:r w:rsidRPr="00B749C5">
        <w:rPr>
          <w:rFonts w:asciiTheme="minorHAnsi" w:hAnsiTheme="minorHAnsi" w:cstheme="minorHAnsi"/>
          <w:color w:val="111111"/>
          <w:sz w:val="22"/>
          <w:szCs w:val="22"/>
        </w:rPr>
        <w:t xml:space="preserve"> to the leaf node. We need a method of finding the optimal tree within the vast space of all possible trees. One way of limiting the algorithm and preventing deep trees is to place a constraint on the model. This constraint should reduce the size of the decision tree without reducing the predictive accuracy.</w:t>
      </w:r>
    </w:p>
    <w:p w14:paraId="6586D155" w14:textId="77777777" w:rsidR="00F16637" w:rsidRDefault="00F16637" w:rsidP="00F16637">
      <w:pPr>
        <w:spacing w:before="180"/>
        <w:rPr>
          <w:rFonts w:asciiTheme="minorHAnsi" w:hAnsiTheme="minorHAnsi" w:cstheme="minorHAnsi"/>
          <w:color w:val="111111"/>
          <w:sz w:val="22"/>
          <w:szCs w:val="22"/>
        </w:rPr>
      </w:pPr>
      <w:r w:rsidRPr="00B749C5">
        <w:rPr>
          <w:rFonts w:asciiTheme="minorHAnsi" w:hAnsiTheme="minorHAnsi" w:cstheme="minorHAnsi"/>
          <w:color w:val="111111"/>
          <w:sz w:val="22"/>
          <w:szCs w:val="22"/>
        </w:rPr>
        <w:t>There are two widely used methods of pruning:</w:t>
      </w:r>
    </w:p>
    <w:p w14:paraId="0019A4EA" w14:textId="77777777" w:rsidR="00F16637" w:rsidRPr="00B749C5" w:rsidRDefault="00F16637" w:rsidP="00F16637">
      <w:pPr>
        <w:spacing w:before="180"/>
        <w:rPr>
          <w:rFonts w:asciiTheme="minorHAnsi" w:hAnsiTheme="minorHAnsi" w:cstheme="minorHAnsi"/>
          <w:color w:val="111111"/>
          <w:sz w:val="16"/>
          <w:szCs w:val="16"/>
        </w:rPr>
      </w:pPr>
    </w:p>
    <w:p w14:paraId="72D86239" w14:textId="77777777" w:rsidR="00F16637" w:rsidRDefault="00F16637" w:rsidP="00145AC7">
      <w:pPr>
        <w:numPr>
          <w:ilvl w:val="0"/>
          <w:numId w:val="108"/>
        </w:numPr>
        <w:rPr>
          <w:rFonts w:asciiTheme="minorHAnsi" w:hAnsiTheme="minorHAnsi" w:cstheme="minorHAnsi"/>
          <w:color w:val="111111"/>
          <w:sz w:val="22"/>
          <w:szCs w:val="22"/>
        </w:rPr>
      </w:pPr>
      <w:r w:rsidRPr="00B749C5">
        <w:rPr>
          <w:rFonts w:asciiTheme="minorHAnsi" w:hAnsiTheme="minorHAnsi" w:cstheme="minorHAnsi"/>
          <w:b/>
          <w:bCs/>
          <w:color w:val="111111"/>
          <w:sz w:val="22"/>
          <w:szCs w:val="22"/>
        </w:rPr>
        <w:t>Reduced Error Pruning</w:t>
      </w:r>
      <w:r w:rsidRPr="00B749C5">
        <w:rPr>
          <w:rFonts w:asciiTheme="minorHAnsi" w:hAnsiTheme="minorHAnsi" w:cstheme="minorHAnsi"/>
          <w:color w:val="111111"/>
          <w:sz w:val="22"/>
          <w:szCs w:val="22"/>
        </w:rPr>
        <w:t>: For each leaf of the decision tree, the leaf is replaced with a node that represents the prevalent class. If the prediction accuracy does not decrease, then the node is retained.</w:t>
      </w:r>
    </w:p>
    <w:p w14:paraId="723D0DE8" w14:textId="77777777" w:rsidR="00F16637" w:rsidRPr="00B749C5" w:rsidRDefault="00F16637" w:rsidP="00F16637">
      <w:pPr>
        <w:ind w:left="720"/>
        <w:rPr>
          <w:rFonts w:asciiTheme="minorHAnsi" w:hAnsiTheme="minorHAnsi" w:cstheme="minorHAnsi"/>
          <w:color w:val="111111"/>
          <w:sz w:val="22"/>
          <w:szCs w:val="22"/>
        </w:rPr>
      </w:pPr>
    </w:p>
    <w:p w14:paraId="2B4B65CF" w14:textId="77777777" w:rsidR="00F16637" w:rsidRDefault="00F16637" w:rsidP="00145AC7">
      <w:pPr>
        <w:numPr>
          <w:ilvl w:val="0"/>
          <w:numId w:val="108"/>
        </w:numPr>
        <w:rPr>
          <w:rFonts w:asciiTheme="minorHAnsi" w:hAnsiTheme="minorHAnsi" w:cstheme="minorHAnsi"/>
          <w:color w:val="111111"/>
          <w:sz w:val="22"/>
          <w:szCs w:val="22"/>
        </w:rPr>
      </w:pPr>
      <w:r w:rsidRPr="00B749C5">
        <w:rPr>
          <w:rFonts w:asciiTheme="minorHAnsi" w:hAnsiTheme="minorHAnsi" w:cstheme="minorHAnsi"/>
          <w:b/>
          <w:bCs/>
          <w:color w:val="111111"/>
          <w:sz w:val="22"/>
          <w:szCs w:val="22"/>
        </w:rPr>
        <w:t>Cost Complexity Pruning</w:t>
      </w:r>
      <w:r w:rsidRPr="00B749C5">
        <w:rPr>
          <w:rFonts w:asciiTheme="minorHAnsi" w:hAnsiTheme="minorHAnsi" w:cstheme="minorHAnsi"/>
          <w:color w:val="111111"/>
          <w:sz w:val="22"/>
          <w:szCs w:val="22"/>
        </w:rPr>
        <w:t xml:space="preserve">: This technique makes trade-offs between the size of the tree and </w:t>
      </w:r>
      <w:proofErr w:type="gramStart"/>
      <w:r w:rsidRPr="00B749C5">
        <w:rPr>
          <w:rFonts w:asciiTheme="minorHAnsi" w:hAnsiTheme="minorHAnsi" w:cstheme="minorHAnsi"/>
          <w:color w:val="111111"/>
          <w:sz w:val="22"/>
          <w:szCs w:val="22"/>
        </w:rPr>
        <w:t>its</w:t>
      </w:r>
      <w:proofErr w:type="gramEnd"/>
      <w:r w:rsidRPr="00B749C5">
        <w:rPr>
          <w:rFonts w:asciiTheme="minorHAnsi" w:hAnsiTheme="minorHAnsi" w:cstheme="minorHAnsi"/>
          <w:color w:val="111111"/>
          <w:sz w:val="22"/>
          <w:szCs w:val="22"/>
        </w:rPr>
        <w:t xml:space="preserve"> fit to the training data, helping prevent overfitting. A complexity parameter labeled alpha (α) is introduced and represents the cost of each new leaf. The tuning parameter α controls a trade-off between the subtree’s complexity and </w:t>
      </w:r>
      <w:proofErr w:type="gramStart"/>
      <w:r w:rsidRPr="00B749C5">
        <w:rPr>
          <w:rFonts w:asciiTheme="minorHAnsi" w:hAnsiTheme="minorHAnsi" w:cstheme="minorHAnsi"/>
          <w:color w:val="111111"/>
          <w:sz w:val="22"/>
          <w:szCs w:val="22"/>
        </w:rPr>
        <w:t>its</w:t>
      </w:r>
      <w:proofErr w:type="gramEnd"/>
      <w:r w:rsidRPr="00B749C5">
        <w:rPr>
          <w:rFonts w:asciiTheme="minorHAnsi" w:hAnsiTheme="minorHAnsi" w:cstheme="minorHAnsi"/>
          <w:color w:val="111111"/>
          <w:sz w:val="22"/>
          <w:szCs w:val="22"/>
        </w:rPr>
        <w:t xml:space="preserve"> fit to the training data.</w:t>
      </w:r>
    </w:p>
    <w:p w14:paraId="068D78AA" w14:textId="77777777" w:rsidR="00F16637" w:rsidRDefault="00F16637" w:rsidP="00F16637">
      <w:pPr>
        <w:rPr>
          <w:rFonts w:asciiTheme="minorHAnsi" w:hAnsiTheme="minorHAnsi" w:cstheme="minorHAnsi"/>
          <w:color w:val="111111"/>
          <w:sz w:val="22"/>
          <w:szCs w:val="22"/>
        </w:rPr>
      </w:pPr>
    </w:p>
    <w:p w14:paraId="7C5AC9A7" w14:textId="77777777" w:rsidR="00F16637" w:rsidRPr="000E7247" w:rsidRDefault="00F16637" w:rsidP="00F16637">
      <w:pPr>
        <w:pStyle w:val="ListParagraph"/>
        <w:rPr>
          <w:rFonts w:asciiTheme="minorHAnsi" w:hAnsiTheme="minorHAnsi" w:cstheme="minorHAnsi"/>
          <w:color w:val="111111"/>
          <w:sz w:val="16"/>
          <w:szCs w:val="16"/>
        </w:rPr>
      </w:pPr>
    </w:p>
    <w:p w14:paraId="41F6F8D7" w14:textId="77777777" w:rsidR="00F16637" w:rsidRDefault="00F16637" w:rsidP="00F16637">
      <w:pPr>
        <w:pStyle w:val="ACaptionHead"/>
        <w:ind w:left="0"/>
      </w:pPr>
      <w:r>
        <w:t>Equation 5.5: Cost Complexity Pruning:</w:t>
      </w:r>
    </w:p>
    <w:p w14:paraId="3AB51C9C" w14:textId="77777777" w:rsidR="00F16637" w:rsidRPr="00B749C5" w:rsidRDefault="00F16637" w:rsidP="00F16637">
      <w:pPr>
        <w:rPr>
          <w:rFonts w:asciiTheme="minorHAnsi" w:hAnsiTheme="minorHAnsi" w:cstheme="minorHAnsi"/>
          <w:color w:val="111111"/>
          <w:sz w:val="22"/>
          <w:szCs w:val="22"/>
        </w:rPr>
      </w:pPr>
      <m:oMathPara>
        <m:oMath>
          <m:r>
            <w:rPr>
              <w:rFonts w:ascii="Cambria Math" w:hAnsi="Cambria Math" w:cstheme="minorHAnsi"/>
              <w:color w:val="111111"/>
              <w:sz w:val="22"/>
              <w:szCs w:val="22"/>
            </w:rPr>
            <m:t>Cost Complexity=Error Rate</m:t>
          </m:r>
          <m:d>
            <m:dPr>
              <m:ctrlPr>
                <w:rPr>
                  <w:rFonts w:ascii="Cambria Math" w:hAnsi="Cambria Math" w:cstheme="minorHAnsi"/>
                  <w:i/>
                  <w:color w:val="111111"/>
                  <w:sz w:val="22"/>
                  <w:szCs w:val="22"/>
                </w:rPr>
              </m:ctrlPr>
            </m:dPr>
            <m:e>
              <m:r>
                <w:rPr>
                  <w:rFonts w:ascii="Cambria Math" w:hAnsi="Cambria Math" w:cstheme="minorHAnsi"/>
                  <w:color w:val="111111"/>
                  <w:sz w:val="22"/>
                  <w:szCs w:val="22"/>
                </w:rPr>
                <m:t># of leaves</m:t>
              </m:r>
            </m:e>
          </m:d>
          <m:r>
            <w:rPr>
              <w:rFonts w:ascii="Cambria Math" w:hAnsi="Cambria Math" w:cstheme="minorHAnsi"/>
              <w:color w:val="111111"/>
              <w:sz w:val="22"/>
              <w:szCs w:val="22"/>
            </w:rPr>
            <m:t>+ ∝(# of leaves)</m:t>
          </m:r>
        </m:oMath>
      </m:oMathPara>
    </w:p>
    <w:p w14:paraId="5117519B" w14:textId="77777777" w:rsidR="00F16637" w:rsidRDefault="00F16637" w:rsidP="00F16637">
      <w:pPr>
        <w:spacing w:before="180"/>
        <w:rPr>
          <w:rFonts w:asciiTheme="minorHAnsi" w:hAnsiTheme="minorHAnsi" w:cstheme="minorHAnsi"/>
          <w:color w:val="111111"/>
          <w:sz w:val="22"/>
          <w:szCs w:val="22"/>
        </w:rPr>
      </w:pPr>
    </w:p>
    <w:p w14:paraId="06A28559" w14:textId="77777777" w:rsidR="00F16637" w:rsidRPr="00B749C5" w:rsidRDefault="00F16637" w:rsidP="00F16637">
      <w:pPr>
        <w:spacing w:before="180"/>
        <w:rPr>
          <w:rFonts w:asciiTheme="minorHAnsi" w:hAnsiTheme="minorHAnsi" w:cstheme="minorHAnsi"/>
          <w:color w:val="111111"/>
          <w:sz w:val="22"/>
          <w:szCs w:val="22"/>
        </w:rPr>
      </w:pPr>
      <w:r w:rsidRPr="00B749C5">
        <w:rPr>
          <w:rFonts w:asciiTheme="minorHAnsi" w:hAnsiTheme="minorHAnsi" w:cstheme="minorHAnsi"/>
          <w:color w:val="111111"/>
          <w:sz w:val="22"/>
          <w:szCs w:val="22"/>
        </w:rPr>
        <w:t xml:space="preserve">The cost complexity metric penalizes the development of additional leaves that do not </w:t>
      </w:r>
      <w:r>
        <w:rPr>
          <w:rFonts w:asciiTheme="minorHAnsi" w:hAnsiTheme="minorHAnsi" w:cstheme="minorHAnsi"/>
          <w:color w:val="111111"/>
          <w:sz w:val="22"/>
          <w:szCs w:val="22"/>
        </w:rPr>
        <w:t>significantly reduce</w:t>
      </w:r>
      <w:r w:rsidRPr="00B749C5">
        <w:rPr>
          <w:rFonts w:asciiTheme="minorHAnsi" w:hAnsiTheme="minorHAnsi" w:cstheme="minorHAnsi"/>
          <w:color w:val="111111"/>
          <w:sz w:val="22"/>
          <w:szCs w:val="22"/>
        </w:rPr>
        <w:t xml:space="preserve"> the error rate. The error rate is defined differently depending on the type of model. For regression models, the residual sum of squares is used as the error rate. For classification models, the misclassification rate is used as the error rate.</w:t>
      </w:r>
    </w:p>
    <w:p w14:paraId="23E2593C" w14:textId="77777777" w:rsidR="00F16637" w:rsidRPr="00B749C5" w:rsidRDefault="00F16637" w:rsidP="00F16637">
      <w:pPr>
        <w:spacing w:before="180"/>
        <w:rPr>
          <w:rFonts w:asciiTheme="minorHAnsi" w:hAnsiTheme="minorHAnsi" w:cstheme="minorHAnsi"/>
          <w:color w:val="111111"/>
          <w:sz w:val="22"/>
          <w:szCs w:val="22"/>
        </w:rPr>
      </w:pPr>
      <w:r w:rsidRPr="00B749C5">
        <w:rPr>
          <w:rFonts w:asciiTheme="minorHAnsi" w:hAnsiTheme="minorHAnsi" w:cstheme="minorHAnsi"/>
          <w:color w:val="111111"/>
          <w:sz w:val="22"/>
          <w:szCs w:val="22"/>
        </w:rPr>
        <w:t xml:space="preserve">When α = 0, this is equivalent to having a full tree where no pruning is performed. As α increases, subtrees decrease in complexity. To find the optimal subtree, we need to determine the optimal value of α. This process involves using a hold-out method such as a validation sample or cross-validation. The subtree with the minimum cost metric on the </w:t>
      </w:r>
      <w:r w:rsidRPr="00B749C5">
        <w:rPr>
          <w:rFonts w:asciiTheme="minorHAnsi" w:hAnsiTheme="minorHAnsi" w:cstheme="minorHAnsi"/>
          <w:color w:val="111111"/>
          <w:sz w:val="22"/>
          <w:szCs w:val="22"/>
        </w:rPr>
        <w:lastRenderedPageBreak/>
        <w:t>hold-out data set (either validation sample or cross-validation) has been constructed with the optimal value of α.</w:t>
      </w:r>
    </w:p>
    <w:p w14:paraId="5F42FCB2" w14:textId="77777777" w:rsidR="00F16637" w:rsidRPr="006923FB" w:rsidRDefault="00F16637" w:rsidP="00F16637">
      <w:pPr>
        <w:pStyle w:val="NormalWeb"/>
        <w:spacing w:before="180"/>
        <w:rPr>
          <w:rFonts w:asciiTheme="minorHAnsi" w:hAnsiTheme="minorHAnsi" w:cstheme="minorHAnsi"/>
          <w:color w:val="111111"/>
          <w:sz w:val="22"/>
          <w:szCs w:val="22"/>
        </w:rPr>
      </w:pPr>
    </w:p>
    <w:p w14:paraId="27E52563" w14:textId="77777777" w:rsidR="00F16637" w:rsidRPr="006923FB" w:rsidRDefault="00F16637" w:rsidP="00F16637">
      <w:pPr>
        <w:pStyle w:val="Heading2"/>
        <w:ind w:left="0"/>
      </w:pPr>
      <w:bookmarkStart w:id="110" w:name="_Toc174889620"/>
      <w:r w:rsidRPr="006923FB">
        <w:t>Performance Metrics</w:t>
      </w:r>
      <w:bookmarkEnd w:id="110"/>
    </w:p>
    <w:p w14:paraId="1CD80FF3" w14:textId="77777777" w:rsidR="00F16637" w:rsidRDefault="00F16637" w:rsidP="00F16637">
      <w:pPr>
        <w:rPr>
          <w:rFonts w:asciiTheme="minorHAnsi" w:hAnsiTheme="minorHAnsi" w:cstheme="minorHAnsi"/>
          <w:color w:val="111111"/>
          <w:sz w:val="22"/>
          <w:szCs w:val="22"/>
        </w:rPr>
      </w:pPr>
    </w:p>
    <w:p w14:paraId="27E88D9C" w14:textId="77777777" w:rsidR="00F16637" w:rsidRPr="0043459C" w:rsidRDefault="00F16637" w:rsidP="00F16637">
      <w:pPr>
        <w:rPr>
          <w:rFonts w:asciiTheme="minorHAnsi" w:hAnsiTheme="minorHAnsi" w:cstheme="minorHAnsi"/>
          <w:color w:val="111111"/>
          <w:sz w:val="22"/>
          <w:szCs w:val="22"/>
        </w:rPr>
      </w:pPr>
      <w:r w:rsidRPr="0043459C">
        <w:rPr>
          <w:rFonts w:asciiTheme="minorHAnsi" w:hAnsiTheme="minorHAnsi" w:cstheme="minorHAnsi"/>
          <w:color w:val="111111"/>
          <w:sz w:val="22"/>
          <w:szCs w:val="22"/>
        </w:rPr>
        <w:t xml:space="preserve">Evaluating the performance of a decision tree model is a crucial step in the machine learning process. It allows us to understand how well our model is doing and where it might </w:t>
      </w:r>
      <w:r>
        <w:rPr>
          <w:rFonts w:asciiTheme="minorHAnsi" w:hAnsiTheme="minorHAnsi" w:cstheme="minorHAnsi"/>
          <w:color w:val="111111"/>
          <w:sz w:val="22"/>
          <w:szCs w:val="22"/>
        </w:rPr>
        <w:t>fall</w:t>
      </w:r>
      <w:r w:rsidRPr="0043459C">
        <w:rPr>
          <w:rFonts w:asciiTheme="minorHAnsi" w:hAnsiTheme="minorHAnsi" w:cstheme="minorHAnsi"/>
          <w:color w:val="111111"/>
          <w:sz w:val="22"/>
          <w:szCs w:val="22"/>
        </w:rPr>
        <w:t xml:space="preserve"> short. </w:t>
      </w:r>
      <w:r>
        <w:rPr>
          <w:rFonts w:asciiTheme="minorHAnsi" w:hAnsiTheme="minorHAnsi" w:cstheme="minorHAnsi"/>
          <w:color w:val="111111"/>
          <w:sz w:val="22"/>
          <w:szCs w:val="22"/>
        </w:rPr>
        <w:t>We can use several metrics</w:t>
      </w:r>
      <w:r w:rsidRPr="0043459C">
        <w:rPr>
          <w:rFonts w:asciiTheme="minorHAnsi" w:hAnsiTheme="minorHAnsi" w:cstheme="minorHAnsi"/>
          <w:color w:val="111111"/>
          <w:sz w:val="22"/>
          <w:szCs w:val="22"/>
        </w:rPr>
        <w:t xml:space="preserve"> to evaluate a decision tree model, each providing a different perspective on the model’s performance.</w:t>
      </w:r>
    </w:p>
    <w:p w14:paraId="1F8D5338" w14:textId="77777777" w:rsidR="00F16637" w:rsidRPr="0043459C" w:rsidRDefault="00F16637" w:rsidP="00F16637">
      <w:pPr>
        <w:spacing w:before="180"/>
        <w:rPr>
          <w:rFonts w:asciiTheme="minorHAnsi" w:hAnsiTheme="minorHAnsi" w:cstheme="minorHAnsi"/>
          <w:color w:val="111111"/>
          <w:sz w:val="22"/>
          <w:szCs w:val="22"/>
        </w:rPr>
      </w:pPr>
      <w:r w:rsidRPr="0043459C">
        <w:rPr>
          <w:rFonts w:asciiTheme="minorHAnsi" w:hAnsiTheme="minorHAnsi" w:cstheme="minorHAnsi"/>
          <w:color w:val="111111"/>
          <w:sz w:val="22"/>
          <w:szCs w:val="22"/>
        </w:rPr>
        <w:t xml:space="preserve">A </w:t>
      </w:r>
      <w:r w:rsidRPr="0043459C">
        <w:rPr>
          <w:rFonts w:asciiTheme="minorHAnsi" w:hAnsiTheme="minorHAnsi" w:cstheme="minorHAnsi"/>
          <w:b/>
          <w:bCs/>
          <w:color w:val="111111"/>
          <w:sz w:val="22"/>
          <w:szCs w:val="22"/>
        </w:rPr>
        <w:t>confusion matrix</w:t>
      </w:r>
      <w:r w:rsidRPr="0043459C">
        <w:rPr>
          <w:rFonts w:asciiTheme="minorHAnsi" w:hAnsiTheme="minorHAnsi" w:cstheme="minorHAnsi"/>
          <w:color w:val="111111"/>
          <w:sz w:val="22"/>
          <w:szCs w:val="22"/>
        </w:rPr>
        <w:t xml:space="preserve"> is a table layout that visualizes </w:t>
      </w:r>
      <w:r>
        <w:rPr>
          <w:rFonts w:asciiTheme="minorHAnsi" w:hAnsiTheme="minorHAnsi" w:cstheme="minorHAnsi"/>
          <w:color w:val="111111"/>
          <w:sz w:val="22"/>
          <w:szCs w:val="22"/>
        </w:rPr>
        <w:t>an algorithm's performance. Each row of the matrix represents the instances in a predicted class, while each column represents the instances in an actual class. The name comes</w:t>
      </w:r>
      <w:r w:rsidRPr="0043459C">
        <w:rPr>
          <w:rFonts w:asciiTheme="minorHAnsi" w:hAnsiTheme="minorHAnsi" w:cstheme="minorHAnsi"/>
          <w:color w:val="111111"/>
          <w:sz w:val="22"/>
          <w:szCs w:val="22"/>
        </w:rPr>
        <w:t xml:space="preserve"> from the fact that it makes it easy to see if the system is confusing two classes (i.e., commonly mislabeling one as another).</w:t>
      </w:r>
    </w:p>
    <w:p w14:paraId="0BBE5201" w14:textId="77777777" w:rsidR="00F16637" w:rsidRPr="0043459C" w:rsidRDefault="00F16637" w:rsidP="00F16637">
      <w:pPr>
        <w:spacing w:before="180"/>
        <w:rPr>
          <w:rFonts w:asciiTheme="minorHAnsi" w:hAnsiTheme="minorHAnsi" w:cstheme="minorHAnsi"/>
          <w:color w:val="111111"/>
          <w:sz w:val="22"/>
          <w:szCs w:val="22"/>
        </w:rPr>
      </w:pPr>
      <w:r>
        <w:rPr>
          <w:rFonts w:asciiTheme="minorHAnsi" w:hAnsiTheme="minorHAnsi" w:cstheme="minorHAnsi"/>
          <w:color w:val="111111"/>
          <w:sz w:val="22"/>
          <w:szCs w:val="22"/>
        </w:rPr>
        <w:t xml:space="preserve">Another important metric is the </w:t>
      </w:r>
      <w:r w:rsidRPr="0082338A">
        <w:rPr>
          <w:rFonts w:asciiTheme="minorHAnsi" w:hAnsiTheme="minorHAnsi" w:cstheme="minorHAnsi"/>
          <w:b/>
          <w:bCs/>
          <w:color w:val="111111"/>
          <w:sz w:val="22"/>
          <w:szCs w:val="22"/>
        </w:rPr>
        <w:t>Receiver Operating Characteristic - Area Under the Curve (ROC-AUC)</w:t>
      </w:r>
      <w:r w:rsidRPr="0043459C">
        <w:rPr>
          <w:rFonts w:asciiTheme="minorHAnsi" w:hAnsiTheme="minorHAnsi" w:cstheme="minorHAnsi"/>
          <w:color w:val="111111"/>
          <w:sz w:val="22"/>
          <w:szCs w:val="22"/>
        </w:rPr>
        <w:t>. It measures the entire two-dimensional area underneath the entire ROC curve (think integral calculus) from (0,0) to (1,1). ROC curves plot true positive rate (TPR) versus false positive rate (FPR) at different classification thresholds. Lowering the classification threshold classifies more items as positive, thus increasing both False Positives and True Positives.</w:t>
      </w:r>
    </w:p>
    <w:p w14:paraId="1F5CAEDB" w14:textId="77777777" w:rsidR="00F16637" w:rsidRPr="0043459C" w:rsidRDefault="00F16637" w:rsidP="00F16637">
      <w:pPr>
        <w:spacing w:before="180"/>
        <w:rPr>
          <w:rFonts w:asciiTheme="minorHAnsi" w:hAnsiTheme="minorHAnsi" w:cstheme="minorHAnsi"/>
          <w:color w:val="111111"/>
          <w:sz w:val="22"/>
          <w:szCs w:val="22"/>
        </w:rPr>
      </w:pPr>
      <w:r w:rsidRPr="0043459C">
        <w:rPr>
          <w:rFonts w:asciiTheme="minorHAnsi" w:hAnsiTheme="minorHAnsi" w:cstheme="minorHAnsi"/>
          <w:color w:val="111111"/>
          <w:sz w:val="22"/>
          <w:szCs w:val="22"/>
        </w:rPr>
        <w:t xml:space="preserve">The </w:t>
      </w:r>
      <w:r w:rsidRPr="0043459C">
        <w:rPr>
          <w:rFonts w:asciiTheme="minorHAnsi" w:hAnsiTheme="minorHAnsi" w:cstheme="minorHAnsi"/>
          <w:b/>
          <w:bCs/>
          <w:color w:val="111111"/>
          <w:sz w:val="22"/>
          <w:szCs w:val="22"/>
        </w:rPr>
        <w:t>Gini coefficient</w:t>
      </w:r>
      <w:r w:rsidRPr="0043459C">
        <w:rPr>
          <w:rFonts w:asciiTheme="minorHAnsi" w:hAnsiTheme="minorHAnsi" w:cstheme="minorHAnsi"/>
          <w:color w:val="111111"/>
          <w:sz w:val="22"/>
          <w:szCs w:val="22"/>
        </w:rPr>
        <w:t xml:space="preserve"> is another popular metric, especially in economics. It measures inequality among values of a frequency distribution (for example</w:t>
      </w:r>
      <w:r>
        <w:rPr>
          <w:rFonts w:asciiTheme="minorHAnsi" w:hAnsiTheme="minorHAnsi" w:cstheme="minorHAnsi"/>
          <w:color w:val="111111"/>
          <w:sz w:val="22"/>
          <w:szCs w:val="22"/>
        </w:rPr>
        <w:t>, income levels</w:t>
      </w:r>
      <w:r w:rsidRPr="0043459C">
        <w:rPr>
          <w:rFonts w:asciiTheme="minorHAnsi" w:hAnsiTheme="minorHAnsi" w:cstheme="minorHAnsi"/>
          <w:color w:val="111111"/>
          <w:sz w:val="22"/>
          <w:szCs w:val="22"/>
        </w:rPr>
        <w:t>). A Gini coefficient of zero expresses perfect equality, where all values are the same (for example, where everyone has the same income). A Gini coefficient of one (or 100%) expresses maximal inequality among values.</w:t>
      </w:r>
    </w:p>
    <w:p w14:paraId="41ACCDC4" w14:textId="77777777" w:rsidR="00F16637" w:rsidRPr="0043459C" w:rsidRDefault="00F16637" w:rsidP="00F16637">
      <w:pPr>
        <w:spacing w:before="180"/>
        <w:rPr>
          <w:rFonts w:asciiTheme="minorHAnsi" w:hAnsiTheme="minorHAnsi" w:cstheme="minorHAnsi"/>
          <w:color w:val="111111"/>
          <w:sz w:val="22"/>
          <w:szCs w:val="22"/>
        </w:rPr>
      </w:pPr>
      <w:r w:rsidRPr="0043459C">
        <w:rPr>
          <w:rFonts w:asciiTheme="minorHAnsi" w:hAnsiTheme="minorHAnsi" w:cstheme="minorHAnsi"/>
          <w:color w:val="111111"/>
          <w:sz w:val="22"/>
          <w:szCs w:val="22"/>
        </w:rPr>
        <w:t>Here are some commonly used performance metrics:</w:t>
      </w:r>
    </w:p>
    <w:p w14:paraId="1D5EB99D" w14:textId="77777777" w:rsidR="00F16637" w:rsidRPr="0043459C" w:rsidRDefault="00F16637" w:rsidP="00F16637">
      <w:pPr>
        <w:ind w:left="720"/>
        <w:rPr>
          <w:rFonts w:asciiTheme="minorHAnsi" w:hAnsiTheme="minorHAnsi" w:cstheme="minorHAnsi"/>
          <w:color w:val="111111"/>
          <w:sz w:val="22"/>
          <w:szCs w:val="22"/>
        </w:rPr>
      </w:pPr>
    </w:p>
    <w:p w14:paraId="5603749B" w14:textId="77777777" w:rsidR="00F16637" w:rsidRDefault="00F16637" w:rsidP="00145AC7">
      <w:pPr>
        <w:numPr>
          <w:ilvl w:val="0"/>
          <w:numId w:val="109"/>
        </w:numPr>
        <w:rPr>
          <w:rFonts w:asciiTheme="minorHAnsi" w:hAnsiTheme="minorHAnsi" w:cstheme="minorHAnsi"/>
          <w:color w:val="111111"/>
          <w:sz w:val="22"/>
          <w:szCs w:val="22"/>
        </w:rPr>
      </w:pPr>
      <w:r w:rsidRPr="0043459C">
        <w:rPr>
          <w:rFonts w:asciiTheme="minorHAnsi" w:hAnsiTheme="minorHAnsi" w:cstheme="minorHAnsi"/>
          <w:b/>
          <w:bCs/>
          <w:color w:val="111111"/>
          <w:sz w:val="22"/>
          <w:szCs w:val="22"/>
        </w:rPr>
        <w:t>Accuracy</w:t>
      </w:r>
      <w:r w:rsidRPr="0043459C">
        <w:rPr>
          <w:rFonts w:asciiTheme="minorHAnsi" w:hAnsiTheme="minorHAnsi" w:cstheme="minorHAnsi"/>
          <w:color w:val="111111"/>
          <w:sz w:val="22"/>
          <w:szCs w:val="22"/>
        </w:rPr>
        <w:t xml:space="preserve">: The proportion of correctly classified instances. It’s calculated as: </w:t>
      </w:r>
    </w:p>
    <w:p w14:paraId="5D9D3D77" w14:textId="77777777" w:rsidR="00F16637" w:rsidRDefault="00F16637" w:rsidP="00F16637">
      <w:pPr>
        <w:ind w:left="720"/>
        <w:rPr>
          <w:rFonts w:asciiTheme="minorHAnsi" w:hAnsiTheme="minorHAnsi" w:cstheme="minorHAnsi"/>
          <w:color w:val="111111"/>
          <w:sz w:val="22"/>
          <w:szCs w:val="22"/>
        </w:rPr>
      </w:pPr>
    </w:p>
    <w:p w14:paraId="744BF24B" w14:textId="77777777" w:rsidR="00F16637" w:rsidRPr="008B3461" w:rsidRDefault="00F16637" w:rsidP="00F16637">
      <w:pPr>
        <w:ind w:left="720"/>
        <w:rPr>
          <w:rFonts w:asciiTheme="minorHAnsi" w:hAnsiTheme="minorHAnsi" w:cstheme="minorHAnsi"/>
          <w:color w:val="111111"/>
          <w:sz w:val="22"/>
          <w:szCs w:val="22"/>
        </w:rPr>
      </w:pPr>
      <m:oMathPara>
        <m:oMath>
          <m:r>
            <w:rPr>
              <w:rFonts w:ascii="Cambria Math" w:hAnsi="Cambria Math" w:cstheme="minorHAnsi"/>
              <w:color w:val="111111"/>
              <w:sz w:val="22"/>
              <w:szCs w:val="22"/>
            </w:rPr>
            <m:t xml:space="preserve">Accuracy= </m:t>
          </m:r>
          <m:f>
            <m:fPr>
              <m:ctrlPr>
                <w:rPr>
                  <w:rFonts w:ascii="Cambria Math" w:hAnsi="Cambria Math" w:cstheme="minorHAnsi"/>
                  <w:i/>
                  <w:color w:val="111111"/>
                  <w:sz w:val="22"/>
                  <w:szCs w:val="22"/>
                </w:rPr>
              </m:ctrlPr>
            </m:fPr>
            <m:num>
              <m:r>
                <w:rPr>
                  <w:rFonts w:ascii="Cambria Math" w:hAnsi="Cambria Math" w:cstheme="minorHAnsi"/>
                  <w:color w:val="111111"/>
                  <w:sz w:val="22"/>
                  <w:szCs w:val="22"/>
                </w:rPr>
                <m:t>TP+TN</m:t>
              </m:r>
            </m:num>
            <m:den>
              <m:r>
                <w:rPr>
                  <w:rFonts w:ascii="Cambria Math" w:hAnsi="Cambria Math" w:cstheme="minorHAnsi"/>
                  <w:color w:val="111111"/>
                  <w:sz w:val="22"/>
                  <w:szCs w:val="22"/>
                </w:rPr>
                <m:t>TP+TN+FP+FN</m:t>
              </m:r>
            </m:den>
          </m:f>
        </m:oMath>
      </m:oMathPara>
    </w:p>
    <w:p w14:paraId="209B0EF3" w14:textId="77777777" w:rsidR="00F16637" w:rsidRDefault="00F16637" w:rsidP="00F16637">
      <w:pPr>
        <w:ind w:left="720"/>
        <w:rPr>
          <w:rFonts w:asciiTheme="minorHAnsi" w:hAnsiTheme="minorHAnsi" w:cstheme="minorHAnsi"/>
          <w:color w:val="111111"/>
          <w:sz w:val="22"/>
          <w:szCs w:val="22"/>
        </w:rPr>
      </w:pPr>
    </w:p>
    <w:p w14:paraId="779942BC" w14:textId="77777777" w:rsidR="00F16637" w:rsidRDefault="00F16637" w:rsidP="00F16637">
      <w:pPr>
        <w:ind w:left="720"/>
        <w:rPr>
          <w:rFonts w:asciiTheme="minorHAnsi" w:hAnsiTheme="minorHAnsi" w:cstheme="minorHAnsi"/>
          <w:color w:val="111111"/>
          <w:sz w:val="22"/>
          <w:szCs w:val="22"/>
        </w:rPr>
      </w:pPr>
      <w:r w:rsidRPr="0043459C">
        <w:rPr>
          <w:rFonts w:asciiTheme="minorHAnsi" w:hAnsiTheme="minorHAnsi" w:cstheme="minorHAnsi"/>
          <w:color w:val="111111"/>
          <w:sz w:val="22"/>
          <w:szCs w:val="22"/>
        </w:rPr>
        <w:t>For instance, in a lending club dataset, this would be the percentage of loans correctly classified as approved or denied.</w:t>
      </w:r>
    </w:p>
    <w:p w14:paraId="4DA22AEB" w14:textId="77777777" w:rsidR="00F16637" w:rsidRPr="0043459C" w:rsidRDefault="00F16637" w:rsidP="00F16637">
      <w:pPr>
        <w:ind w:left="720"/>
        <w:rPr>
          <w:rFonts w:asciiTheme="minorHAnsi" w:hAnsiTheme="minorHAnsi" w:cstheme="minorHAnsi"/>
          <w:color w:val="111111"/>
          <w:sz w:val="22"/>
          <w:szCs w:val="22"/>
        </w:rPr>
      </w:pPr>
    </w:p>
    <w:p w14:paraId="615566B1" w14:textId="77777777" w:rsidR="00F16637" w:rsidRDefault="00F16637" w:rsidP="00145AC7">
      <w:pPr>
        <w:numPr>
          <w:ilvl w:val="0"/>
          <w:numId w:val="109"/>
        </w:numPr>
        <w:rPr>
          <w:rFonts w:asciiTheme="minorHAnsi" w:hAnsiTheme="minorHAnsi" w:cstheme="minorHAnsi"/>
          <w:color w:val="111111"/>
          <w:sz w:val="22"/>
          <w:szCs w:val="22"/>
        </w:rPr>
      </w:pPr>
      <w:r w:rsidRPr="0043459C">
        <w:rPr>
          <w:rFonts w:asciiTheme="minorHAnsi" w:hAnsiTheme="minorHAnsi" w:cstheme="minorHAnsi"/>
          <w:b/>
          <w:bCs/>
          <w:color w:val="111111"/>
          <w:sz w:val="22"/>
          <w:szCs w:val="22"/>
        </w:rPr>
        <w:lastRenderedPageBreak/>
        <w:t>Precision</w:t>
      </w:r>
      <w:r w:rsidRPr="0043459C">
        <w:rPr>
          <w:rFonts w:asciiTheme="minorHAnsi" w:hAnsiTheme="minorHAnsi" w:cstheme="minorHAnsi"/>
          <w:color w:val="111111"/>
          <w:sz w:val="22"/>
          <w:szCs w:val="22"/>
        </w:rPr>
        <w:t xml:space="preserve">: Measures the accuracy of positive predictions. It’s calculated as: </w:t>
      </w:r>
    </w:p>
    <w:p w14:paraId="24516EAB" w14:textId="77777777" w:rsidR="00F16637" w:rsidRDefault="00F16637" w:rsidP="00F16637">
      <w:pPr>
        <w:pStyle w:val="ListParagraph"/>
        <w:rPr>
          <w:rFonts w:asciiTheme="minorHAnsi" w:hAnsiTheme="minorHAnsi" w:cstheme="minorHAnsi"/>
          <w:color w:val="111111"/>
          <w:sz w:val="22"/>
          <w:szCs w:val="22"/>
          <w:highlight w:val="yellow"/>
        </w:rPr>
      </w:pPr>
    </w:p>
    <w:p w14:paraId="630F4BD8" w14:textId="77777777" w:rsidR="00F16637" w:rsidRPr="008B3461" w:rsidRDefault="00F16637" w:rsidP="00F16637">
      <w:pPr>
        <w:ind w:left="720"/>
        <w:rPr>
          <w:rFonts w:asciiTheme="minorHAnsi" w:hAnsiTheme="minorHAnsi" w:cstheme="minorHAnsi"/>
          <w:color w:val="111111"/>
          <w:sz w:val="22"/>
          <w:szCs w:val="22"/>
        </w:rPr>
      </w:pPr>
      <m:oMathPara>
        <m:oMath>
          <m:r>
            <w:rPr>
              <w:rFonts w:ascii="Cambria Math" w:hAnsi="Cambria Math" w:cstheme="minorHAnsi"/>
              <w:color w:val="111111"/>
              <w:sz w:val="22"/>
              <w:szCs w:val="22"/>
            </w:rPr>
            <m:t xml:space="preserve">Precision= </m:t>
          </m:r>
          <m:f>
            <m:fPr>
              <m:ctrlPr>
                <w:rPr>
                  <w:rFonts w:ascii="Cambria Math" w:hAnsi="Cambria Math" w:cstheme="minorHAnsi"/>
                  <w:i/>
                  <w:color w:val="111111"/>
                  <w:sz w:val="22"/>
                  <w:szCs w:val="22"/>
                </w:rPr>
              </m:ctrlPr>
            </m:fPr>
            <m:num>
              <m:r>
                <w:rPr>
                  <w:rFonts w:ascii="Cambria Math" w:hAnsi="Cambria Math" w:cstheme="minorHAnsi"/>
                  <w:color w:val="111111"/>
                  <w:sz w:val="22"/>
                  <w:szCs w:val="22"/>
                </w:rPr>
                <m:t>TP</m:t>
              </m:r>
            </m:num>
            <m:den>
              <m:r>
                <w:rPr>
                  <w:rFonts w:ascii="Cambria Math" w:hAnsi="Cambria Math" w:cstheme="minorHAnsi"/>
                  <w:color w:val="111111"/>
                  <w:sz w:val="22"/>
                  <w:szCs w:val="22"/>
                </w:rPr>
                <m:t>TP+FP</m:t>
              </m:r>
            </m:den>
          </m:f>
        </m:oMath>
      </m:oMathPara>
    </w:p>
    <w:p w14:paraId="5CDD805F" w14:textId="77777777" w:rsidR="00F16637" w:rsidRDefault="00F16637" w:rsidP="00F16637">
      <w:pPr>
        <w:ind w:left="720"/>
        <w:rPr>
          <w:rFonts w:asciiTheme="minorHAnsi" w:hAnsiTheme="minorHAnsi" w:cstheme="minorHAnsi"/>
          <w:color w:val="111111"/>
          <w:sz w:val="22"/>
          <w:szCs w:val="22"/>
          <w:highlight w:val="yellow"/>
        </w:rPr>
      </w:pPr>
    </w:p>
    <w:p w14:paraId="3892B3B9" w14:textId="77777777" w:rsidR="00F16637" w:rsidRDefault="00F16637" w:rsidP="00F16637">
      <w:pPr>
        <w:ind w:left="720"/>
        <w:rPr>
          <w:rFonts w:asciiTheme="minorHAnsi" w:hAnsiTheme="minorHAnsi" w:cstheme="minorHAnsi"/>
          <w:color w:val="111111"/>
          <w:sz w:val="22"/>
          <w:szCs w:val="22"/>
        </w:rPr>
      </w:pPr>
      <w:r w:rsidRPr="0043459C">
        <w:rPr>
          <w:rFonts w:asciiTheme="minorHAnsi" w:hAnsiTheme="minorHAnsi" w:cstheme="minorHAnsi"/>
          <w:color w:val="111111"/>
          <w:sz w:val="22"/>
          <w:szCs w:val="22"/>
        </w:rPr>
        <w:t>For example, it helps evaluate how many of the approved loans were truly creditworthy.</w:t>
      </w:r>
    </w:p>
    <w:p w14:paraId="6F0599AB" w14:textId="77777777" w:rsidR="00F16637" w:rsidRDefault="00F16637" w:rsidP="00F16637">
      <w:pPr>
        <w:pStyle w:val="ListParagraph"/>
        <w:rPr>
          <w:rFonts w:asciiTheme="minorHAnsi" w:hAnsiTheme="minorHAnsi" w:cstheme="minorHAnsi"/>
          <w:color w:val="111111"/>
          <w:sz w:val="22"/>
          <w:szCs w:val="22"/>
        </w:rPr>
      </w:pPr>
    </w:p>
    <w:p w14:paraId="44E530AE" w14:textId="77777777" w:rsidR="00F16637" w:rsidRPr="0043459C" w:rsidRDefault="00F16637" w:rsidP="00F16637">
      <w:pPr>
        <w:ind w:left="720"/>
        <w:rPr>
          <w:rFonts w:asciiTheme="minorHAnsi" w:hAnsiTheme="minorHAnsi" w:cstheme="minorHAnsi"/>
          <w:color w:val="111111"/>
          <w:sz w:val="22"/>
          <w:szCs w:val="22"/>
        </w:rPr>
      </w:pPr>
    </w:p>
    <w:p w14:paraId="27894AEB" w14:textId="77777777" w:rsidR="00F16637" w:rsidRDefault="00F16637" w:rsidP="00145AC7">
      <w:pPr>
        <w:numPr>
          <w:ilvl w:val="0"/>
          <w:numId w:val="109"/>
        </w:numPr>
        <w:rPr>
          <w:rFonts w:asciiTheme="minorHAnsi" w:hAnsiTheme="minorHAnsi" w:cstheme="minorHAnsi"/>
          <w:color w:val="111111"/>
          <w:sz w:val="22"/>
          <w:szCs w:val="22"/>
        </w:rPr>
      </w:pPr>
      <w:r w:rsidRPr="0043459C">
        <w:rPr>
          <w:rFonts w:asciiTheme="minorHAnsi" w:hAnsiTheme="minorHAnsi" w:cstheme="minorHAnsi"/>
          <w:b/>
          <w:bCs/>
          <w:color w:val="111111"/>
          <w:sz w:val="22"/>
          <w:szCs w:val="22"/>
        </w:rPr>
        <w:t>Recall (Sensitivity)</w:t>
      </w:r>
      <w:r w:rsidRPr="0043459C">
        <w:rPr>
          <w:rFonts w:asciiTheme="minorHAnsi" w:hAnsiTheme="minorHAnsi" w:cstheme="minorHAnsi"/>
          <w:color w:val="111111"/>
          <w:sz w:val="22"/>
          <w:szCs w:val="22"/>
        </w:rPr>
        <w:t xml:space="preserve">: Measures the proportion of actual positives that were correctly predicted. It’s calculated as: </w:t>
      </w:r>
    </w:p>
    <w:p w14:paraId="590BECB1" w14:textId="77777777" w:rsidR="00F16637" w:rsidRPr="008B3461" w:rsidRDefault="00F16637" w:rsidP="00F16637">
      <w:pPr>
        <w:ind w:left="720"/>
        <w:rPr>
          <w:rFonts w:asciiTheme="minorHAnsi" w:hAnsiTheme="minorHAnsi" w:cstheme="minorHAnsi"/>
          <w:color w:val="111111"/>
          <w:sz w:val="22"/>
          <w:szCs w:val="22"/>
        </w:rPr>
      </w:pPr>
    </w:p>
    <w:p w14:paraId="39841B8B" w14:textId="77777777" w:rsidR="00F16637" w:rsidRPr="008B3461" w:rsidRDefault="00F16637" w:rsidP="00F16637">
      <w:pPr>
        <w:ind w:left="720"/>
        <w:rPr>
          <w:rFonts w:asciiTheme="minorHAnsi" w:hAnsiTheme="minorHAnsi" w:cstheme="minorHAnsi"/>
          <w:color w:val="111111"/>
          <w:sz w:val="22"/>
          <w:szCs w:val="22"/>
        </w:rPr>
      </w:pPr>
      <m:oMathPara>
        <m:oMath>
          <m:r>
            <w:rPr>
              <w:rFonts w:ascii="Cambria Math" w:hAnsi="Cambria Math" w:cstheme="minorHAnsi"/>
              <w:color w:val="111111"/>
              <w:sz w:val="22"/>
              <w:szCs w:val="22"/>
            </w:rPr>
            <m:t xml:space="preserve">Recall= </m:t>
          </m:r>
          <m:f>
            <m:fPr>
              <m:ctrlPr>
                <w:rPr>
                  <w:rFonts w:ascii="Cambria Math" w:hAnsi="Cambria Math" w:cstheme="minorHAnsi"/>
                  <w:i/>
                  <w:color w:val="111111"/>
                  <w:sz w:val="22"/>
                  <w:szCs w:val="22"/>
                </w:rPr>
              </m:ctrlPr>
            </m:fPr>
            <m:num>
              <m:r>
                <w:rPr>
                  <w:rFonts w:ascii="Cambria Math" w:hAnsi="Cambria Math" w:cstheme="minorHAnsi"/>
                  <w:color w:val="111111"/>
                  <w:sz w:val="22"/>
                  <w:szCs w:val="22"/>
                </w:rPr>
                <m:t>TP</m:t>
              </m:r>
            </m:num>
            <m:den>
              <m:r>
                <w:rPr>
                  <w:rFonts w:ascii="Cambria Math" w:hAnsi="Cambria Math" w:cstheme="minorHAnsi"/>
                  <w:color w:val="111111"/>
                  <w:sz w:val="22"/>
                  <w:szCs w:val="22"/>
                </w:rPr>
                <m:t>TP+FN</m:t>
              </m:r>
            </m:den>
          </m:f>
        </m:oMath>
      </m:oMathPara>
    </w:p>
    <w:p w14:paraId="1C2163C9" w14:textId="77777777" w:rsidR="00F16637" w:rsidRDefault="00F16637" w:rsidP="00F16637">
      <w:pPr>
        <w:ind w:left="720"/>
        <w:rPr>
          <w:rFonts w:asciiTheme="minorHAnsi" w:hAnsiTheme="minorHAnsi" w:cstheme="minorHAnsi"/>
          <w:color w:val="111111"/>
          <w:sz w:val="22"/>
          <w:szCs w:val="22"/>
        </w:rPr>
      </w:pPr>
    </w:p>
    <w:p w14:paraId="47FDEA04" w14:textId="77777777" w:rsidR="00F16637" w:rsidRDefault="00F16637" w:rsidP="00F16637">
      <w:pPr>
        <w:ind w:left="720"/>
        <w:rPr>
          <w:rFonts w:asciiTheme="minorHAnsi" w:hAnsiTheme="minorHAnsi" w:cstheme="minorHAnsi"/>
          <w:color w:val="111111"/>
          <w:sz w:val="22"/>
          <w:szCs w:val="22"/>
        </w:rPr>
      </w:pPr>
      <w:r w:rsidRPr="0043459C">
        <w:rPr>
          <w:rFonts w:asciiTheme="minorHAnsi" w:hAnsiTheme="minorHAnsi" w:cstheme="minorHAnsi"/>
          <w:color w:val="111111"/>
          <w:sz w:val="22"/>
          <w:szCs w:val="22"/>
        </w:rPr>
        <w:t xml:space="preserve">In the </w:t>
      </w:r>
      <w:r>
        <w:rPr>
          <w:rFonts w:asciiTheme="minorHAnsi" w:hAnsiTheme="minorHAnsi" w:cstheme="minorHAnsi"/>
          <w:color w:val="111111"/>
          <w:sz w:val="22"/>
          <w:szCs w:val="22"/>
        </w:rPr>
        <w:t>L</w:t>
      </w:r>
      <w:r w:rsidRPr="0043459C">
        <w:rPr>
          <w:rFonts w:asciiTheme="minorHAnsi" w:hAnsiTheme="minorHAnsi" w:cstheme="minorHAnsi"/>
          <w:color w:val="111111"/>
          <w:sz w:val="22"/>
          <w:szCs w:val="22"/>
        </w:rPr>
        <w:t xml:space="preserve">ending </w:t>
      </w:r>
      <w:r>
        <w:rPr>
          <w:rFonts w:asciiTheme="minorHAnsi" w:hAnsiTheme="minorHAnsi" w:cstheme="minorHAnsi"/>
          <w:color w:val="111111"/>
          <w:sz w:val="22"/>
          <w:szCs w:val="22"/>
        </w:rPr>
        <w:t>C</w:t>
      </w:r>
      <w:r w:rsidRPr="0043459C">
        <w:rPr>
          <w:rFonts w:asciiTheme="minorHAnsi" w:hAnsiTheme="minorHAnsi" w:cstheme="minorHAnsi"/>
          <w:color w:val="111111"/>
          <w:sz w:val="22"/>
          <w:szCs w:val="22"/>
        </w:rPr>
        <w:t>lub context, it tells us how many of the creditworthy loans were correctly identified.</w:t>
      </w:r>
    </w:p>
    <w:p w14:paraId="730766AE" w14:textId="77777777" w:rsidR="00F16637" w:rsidRPr="0043459C" w:rsidRDefault="00F16637" w:rsidP="00F16637">
      <w:pPr>
        <w:ind w:left="720"/>
        <w:rPr>
          <w:rFonts w:asciiTheme="minorHAnsi" w:hAnsiTheme="minorHAnsi" w:cstheme="minorHAnsi"/>
          <w:color w:val="111111"/>
          <w:sz w:val="22"/>
          <w:szCs w:val="22"/>
        </w:rPr>
      </w:pPr>
    </w:p>
    <w:p w14:paraId="7DFB0922" w14:textId="77777777" w:rsidR="00F16637" w:rsidRDefault="00F16637" w:rsidP="00145AC7">
      <w:pPr>
        <w:numPr>
          <w:ilvl w:val="0"/>
          <w:numId w:val="109"/>
        </w:numPr>
        <w:rPr>
          <w:rFonts w:asciiTheme="minorHAnsi" w:hAnsiTheme="minorHAnsi" w:cstheme="minorHAnsi"/>
          <w:color w:val="111111"/>
          <w:sz w:val="22"/>
          <w:szCs w:val="22"/>
        </w:rPr>
      </w:pPr>
      <w:r w:rsidRPr="0043459C">
        <w:rPr>
          <w:rFonts w:asciiTheme="minorHAnsi" w:hAnsiTheme="minorHAnsi" w:cstheme="minorHAnsi"/>
          <w:b/>
          <w:bCs/>
          <w:color w:val="111111"/>
          <w:sz w:val="22"/>
          <w:szCs w:val="22"/>
        </w:rPr>
        <w:t>F1 Score</w:t>
      </w:r>
      <w:r w:rsidRPr="0043459C">
        <w:rPr>
          <w:rFonts w:asciiTheme="minorHAnsi" w:hAnsiTheme="minorHAnsi" w:cstheme="minorHAnsi"/>
          <w:color w:val="111111"/>
          <w:sz w:val="22"/>
          <w:szCs w:val="22"/>
        </w:rPr>
        <w:t xml:space="preserve">: Harmonic </w:t>
      </w:r>
      <w:proofErr w:type="gramStart"/>
      <w:r w:rsidRPr="0043459C">
        <w:rPr>
          <w:rFonts w:asciiTheme="minorHAnsi" w:hAnsiTheme="minorHAnsi" w:cstheme="minorHAnsi"/>
          <w:color w:val="111111"/>
          <w:sz w:val="22"/>
          <w:szCs w:val="22"/>
        </w:rPr>
        <w:t>mean</w:t>
      </w:r>
      <w:proofErr w:type="gramEnd"/>
      <w:r w:rsidRPr="0043459C">
        <w:rPr>
          <w:rFonts w:asciiTheme="minorHAnsi" w:hAnsiTheme="minorHAnsi" w:cstheme="minorHAnsi"/>
          <w:color w:val="111111"/>
          <w:sz w:val="22"/>
          <w:szCs w:val="22"/>
        </w:rPr>
        <w:t xml:space="preserve"> of precision and recall. It’s calculated as: </w:t>
      </w:r>
    </w:p>
    <w:p w14:paraId="229A5B29" w14:textId="77777777" w:rsidR="00F16637" w:rsidRPr="008B3461" w:rsidRDefault="00F16637" w:rsidP="00F16637">
      <w:pPr>
        <w:ind w:left="720"/>
        <w:rPr>
          <w:rFonts w:asciiTheme="minorHAnsi" w:hAnsiTheme="minorHAnsi" w:cstheme="minorHAnsi"/>
          <w:color w:val="111111"/>
          <w:sz w:val="22"/>
          <w:szCs w:val="22"/>
        </w:rPr>
      </w:pPr>
    </w:p>
    <w:p w14:paraId="16A7E679" w14:textId="77777777" w:rsidR="00F16637" w:rsidRPr="008B3461" w:rsidRDefault="00F16637" w:rsidP="00F16637">
      <w:pPr>
        <w:ind w:left="720"/>
        <w:rPr>
          <w:rFonts w:asciiTheme="minorHAnsi" w:hAnsiTheme="minorHAnsi" w:cstheme="minorHAnsi"/>
          <w:color w:val="111111"/>
          <w:sz w:val="22"/>
          <w:szCs w:val="22"/>
        </w:rPr>
      </w:pPr>
      <m:oMathPara>
        <m:oMath>
          <m:r>
            <w:rPr>
              <w:rFonts w:ascii="Cambria Math" w:hAnsi="Cambria Math" w:cstheme="minorHAnsi"/>
              <w:color w:val="111111"/>
              <w:sz w:val="22"/>
              <w:szCs w:val="22"/>
            </w:rPr>
            <m:t>F1 Score=2*(</m:t>
          </m:r>
          <m:f>
            <m:fPr>
              <m:ctrlPr>
                <w:rPr>
                  <w:rFonts w:ascii="Cambria Math" w:hAnsi="Cambria Math" w:cstheme="minorHAnsi"/>
                  <w:i/>
                  <w:color w:val="111111"/>
                  <w:sz w:val="22"/>
                  <w:szCs w:val="22"/>
                </w:rPr>
              </m:ctrlPr>
            </m:fPr>
            <m:num>
              <m:r>
                <w:rPr>
                  <w:rFonts w:ascii="Cambria Math" w:hAnsi="Cambria Math" w:cstheme="minorHAnsi"/>
                  <w:color w:val="111111"/>
                  <w:sz w:val="22"/>
                  <w:szCs w:val="22"/>
                </w:rPr>
                <m:t>Precision*Recall</m:t>
              </m:r>
            </m:num>
            <m:den>
              <m:r>
                <w:rPr>
                  <w:rFonts w:ascii="Cambria Math" w:hAnsi="Cambria Math" w:cstheme="minorHAnsi"/>
                  <w:color w:val="111111"/>
                  <w:sz w:val="22"/>
                  <w:szCs w:val="22"/>
                </w:rPr>
                <m:t>Precision+Recall</m:t>
              </m:r>
            </m:den>
          </m:f>
          <m:r>
            <w:rPr>
              <w:rFonts w:ascii="Cambria Math" w:hAnsi="Cambria Math" w:cstheme="minorHAnsi"/>
              <w:color w:val="111111"/>
              <w:sz w:val="22"/>
              <w:szCs w:val="22"/>
            </w:rPr>
            <m:t>)</m:t>
          </m:r>
        </m:oMath>
      </m:oMathPara>
    </w:p>
    <w:p w14:paraId="42417ABC" w14:textId="77777777" w:rsidR="00F16637" w:rsidRDefault="00F16637" w:rsidP="00F16637">
      <w:pPr>
        <w:ind w:left="720"/>
        <w:rPr>
          <w:rFonts w:asciiTheme="minorHAnsi" w:hAnsiTheme="minorHAnsi" w:cstheme="minorHAnsi"/>
          <w:color w:val="111111"/>
          <w:sz w:val="22"/>
          <w:szCs w:val="22"/>
        </w:rPr>
      </w:pPr>
    </w:p>
    <w:p w14:paraId="650E62C6" w14:textId="77777777" w:rsidR="00F16637" w:rsidRDefault="00F16637" w:rsidP="00F16637">
      <w:pPr>
        <w:ind w:left="720"/>
        <w:rPr>
          <w:rFonts w:asciiTheme="minorHAnsi" w:hAnsiTheme="minorHAnsi" w:cstheme="minorHAnsi"/>
          <w:color w:val="111111"/>
          <w:sz w:val="22"/>
          <w:szCs w:val="22"/>
        </w:rPr>
      </w:pPr>
      <w:r w:rsidRPr="0043459C">
        <w:rPr>
          <w:rFonts w:asciiTheme="minorHAnsi" w:hAnsiTheme="minorHAnsi" w:cstheme="minorHAnsi"/>
          <w:color w:val="111111"/>
          <w:sz w:val="22"/>
          <w:szCs w:val="22"/>
        </w:rPr>
        <w:t>Useful when there’s an uneven class distribution.</w:t>
      </w:r>
    </w:p>
    <w:p w14:paraId="73F03605" w14:textId="77777777" w:rsidR="00F16637" w:rsidRPr="0043459C" w:rsidRDefault="00F16637" w:rsidP="00F16637">
      <w:pPr>
        <w:rPr>
          <w:rFonts w:asciiTheme="minorHAnsi" w:hAnsiTheme="minorHAnsi" w:cstheme="minorHAnsi"/>
          <w:color w:val="111111"/>
          <w:sz w:val="22"/>
          <w:szCs w:val="22"/>
        </w:rPr>
      </w:pPr>
    </w:p>
    <w:p w14:paraId="615553D4" w14:textId="77777777" w:rsidR="00F16637" w:rsidRDefault="00F16637" w:rsidP="00145AC7">
      <w:pPr>
        <w:numPr>
          <w:ilvl w:val="0"/>
          <w:numId w:val="109"/>
        </w:numPr>
        <w:rPr>
          <w:rFonts w:asciiTheme="minorHAnsi" w:hAnsiTheme="minorHAnsi" w:cstheme="minorHAnsi"/>
          <w:color w:val="111111"/>
          <w:sz w:val="22"/>
          <w:szCs w:val="22"/>
        </w:rPr>
      </w:pPr>
      <w:r w:rsidRPr="0043459C">
        <w:rPr>
          <w:rFonts w:asciiTheme="minorHAnsi" w:hAnsiTheme="minorHAnsi" w:cstheme="minorHAnsi"/>
          <w:b/>
          <w:bCs/>
          <w:color w:val="111111"/>
          <w:sz w:val="22"/>
          <w:szCs w:val="22"/>
        </w:rPr>
        <w:t>ROC-AUC</w:t>
      </w:r>
      <w:r w:rsidRPr="0043459C">
        <w:rPr>
          <w:rFonts w:asciiTheme="minorHAnsi" w:hAnsiTheme="minorHAnsi" w:cstheme="minorHAnsi"/>
          <w:color w:val="111111"/>
          <w:sz w:val="22"/>
          <w:szCs w:val="22"/>
        </w:rPr>
        <w:t>: Receiver Operating Characteristic - Area Under the Curve. It assesses the model’s ability to distinguish between positive and negative classes, which is crucial in credit approval scenarios.</w:t>
      </w:r>
    </w:p>
    <w:p w14:paraId="217DC927" w14:textId="77777777" w:rsidR="00F16637" w:rsidRPr="0043459C" w:rsidRDefault="00F16637" w:rsidP="00F16637">
      <w:pPr>
        <w:rPr>
          <w:rFonts w:asciiTheme="minorHAnsi" w:hAnsiTheme="minorHAnsi" w:cstheme="minorHAnsi"/>
          <w:color w:val="111111"/>
          <w:sz w:val="22"/>
          <w:szCs w:val="22"/>
        </w:rPr>
      </w:pPr>
    </w:p>
    <w:p w14:paraId="719AAE8A" w14:textId="77777777" w:rsidR="00F16637" w:rsidRDefault="00F16637" w:rsidP="00145AC7">
      <w:pPr>
        <w:numPr>
          <w:ilvl w:val="0"/>
          <w:numId w:val="109"/>
        </w:numPr>
        <w:rPr>
          <w:rFonts w:asciiTheme="minorHAnsi" w:hAnsiTheme="minorHAnsi" w:cstheme="minorHAnsi"/>
          <w:color w:val="111111"/>
          <w:sz w:val="22"/>
          <w:szCs w:val="22"/>
        </w:rPr>
      </w:pPr>
      <w:r w:rsidRPr="0043459C">
        <w:rPr>
          <w:rFonts w:asciiTheme="minorHAnsi" w:hAnsiTheme="minorHAnsi" w:cstheme="minorHAnsi"/>
          <w:b/>
          <w:bCs/>
          <w:color w:val="111111"/>
          <w:sz w:val="22"/>
          <w:szCs w:val="22"/>
        </w:rPr>
        <w:t>Gini Coefficient</w:t>
      </w:r>
      <w:r w:rsidRPr="0043459C">
        <w:rPr>
          <w:rFonts w:asciiTheme="minorHAnsi" w:hAnsiTheme="minorHAnsi" w:cstheme="minorHAnsi"/>
          <w:color w:val="111111"/>
          <w:sz w:val="22"/>
          <w:szCs w:val="22"/>
        </w:rPr>
        <w:t xml:space="preserve">: It’s calculated as: </w:t>
      </w:r>
    </w:p>
    <w:p w14:paraId="5626C803" w14:textId="77777777" w:rsidR="00F16637" w:rsidRDefault="00F16637" w:rsidP="00F16637">
      <w:pPr>
        <w:pStyle w:val="ListParagraph"/>
        <w:rPr>
          <w:rFonts w:asciiTheme="minorHAnsi" w:hAnsiTheme="minorHAnsi" w:cstheme="minorHAnsi"/>
          <w:color w:val="111111"/>
          <w:sz w:val="22"/>
          <w:szCs w:val="22"/>
          <w:highlight w:val="yellow"/>
        </w:rPr>
      </w:pPr>
    </w:p>
    <w:p w14:paraId="28D3F9E0" w14:textId="77777777" w:rsidR="00F16637" w:rsidRPr="008B3461" w:rsidRDefault="00F16637" w:rsidP="00F16637">
      <w:pPr>
        <w:ind w:left="720"/>
        <w:rPr>
          <w:rFonts w:asciiTheme="minorHAnsi" w:hAnsiTheme="minorHAnsi" w:cstheme="minorHAnsi"/>
          <w:color w:val="111111"/>
          <w:sz w:val="22"/>
          <w:szCs w:val="22"/>
        </w:rPr>
      </w:pPr>
      <m:oMathPara>
        <m:oMath>
          <m:r>
            <w:rPr>
              <w:rFonts w:ascii="Cambria Math" w:hAnsi="Cambria Math" w:cstheme="minorHAnsi"/>
              <w:color w:val="111111"/>
              <w:sz w:val="22"/>
              <w:szCs w:val="22"/>
            </w:rPr>
            <m:t>Gini Coefficient=2*ROC-1</m:t>
          </m:r>
        </m:oMath>
      </m:oMathPara>
    </w:p>
    <w:p w14:paraId="6725D798" w14:textId="77777777" w:rsidR="00F16637" w:rsidRDefault="00F16637" w:rsidP="00F16637">
      <w:pPr>
        <w:pStyle w:val="ListParagraph"/>
        <w:rPr>
          <w:rFonts w:asciiTheme="minorHAnsi" w:hAnsiTheme="minorHAnsi" w:cstheme="minorHAnsi"/>
          <w:color w:val="111111"/>
          <w:sz w:val="22"/>
          <w:szCs w:val="22"/>
          <w:highlight w:val="yellow"/>
        </w:rPr>
      </w:pPr>
    </w:p>
    <w:p w14:paraId="31CCDE87" w14:textId="77777777" w:rsidR="00F16637" w:rsidRPr="0043459C" w:rsidRDefault="00F16637" w:rsidP="00F16637">
      <w:pPr>
        <w:ind w:left="720"/>
        <w:rPr>
          <w:rFonts w:asciiTheme="minorHAnsi" w:hAnsiTheme="minorHAnsi" w:cstheme="minorHAnsi"/>
          <w:color w:val="111111"/>
          <w:sz w:val="22"/>
          <w:szCs w:val="22"/>
        </w:rPr>
      </w:pPr>
      <w:r w:rsidRPr="0043459C">
        <w:rPr>
          <w:rFonts w:asciiTheme="minorHAnsi" w:hAnsiTheme="minorHAnsi" w:cstheme="minorHAnsi"/>
          <w:color w:val="111111"/>
          <w:sz w:val="22"/>
          <w:szCs w:val="22"/>
        </w:rPr>
        <w:t>The Gini Coefficient ranges between -1 (perfect inequality) and 1 (perfect equality), and it’s especially useful when we need to measure how much a model’s predictions deviate from a perfectly fair allocation.</w:t>
      </w:r>
    </w:p>
    <w:p w14:paraId="1B81A1A2" w14:textId="77777777" w:rsidR="00F16637" w:rsidRPr="0043459C" w:rsidRDefault="00F16637" w:rsidP="00F16637">
      <w:pPr>
        <w:spacing w:before="180"/>
        <w:rPr>
          <w:rFonts w:asciiTheme="minorHAnsi" w:hAnsiTheme="minorHAnsi" w:cstheme="minorHAnsi"/>
          <w:color w:val="111111"/>
          <w:sz w:val="22"/>
          <w:szCs w:val="22"/>
        </w:rPr>
      </w:pPr>
      <w:r w:rsidRPr="0043459C">
        <w:rPr>
          <w:rFonts w:asciiTheme="minorHAnsi" w:hAnsiTheme="minorHAnsi" w:cstheme="minorHAnsi"/>
          <w:color w:val="111111"/>
          <w:sz w:val="22"/>
          <w:szCs w:val="22"/>
        </w:rPr>
        <w:t>For example, if we’re using these metrics to evaluate a decision tree model on the Lending Club dataset:</w:t>
      </w:r>
    </w:p>
    <w:p w14:paraId="57228D5B" w14:textId="77777777" w:rsidR="00F16637" w:rsidRPr="008B3461" w:rsidRDefault="00F16637" w:rsidP="00145AC7">
      <w:pPr>
        <w:pStyle w:val="ListParagraph"/>
        <w:numPr>
          <w:ilvl w:val="0"/>
          <w:numId w:val="111"/>
        </w:numPr>
        <w:spacing w:before="100" w:beforeAutospacing="1" w:after="100" w:afterAutospacing="1"/>
        <w:rPr>
          <w:rFonts w:asciiTheme="minorHAnsi" w:hAnsiTheme="minorHAnsi" w:cstheme="minorHAnsi"/>
          <w:color w:val="111111"/>
          <w:sz w:val="22"/>
          <w:szCs w:val="22"/>
        </w:rPr>
      </w:pPr>
      <w:r w:rsidRPr="008B3461">
        <w:rPr>
          <w:rFonts w:asciiTheme="minorHAnsi" w:hAnsiTheme="minorHAnsi" w:cstheme="minorHAnsi"/>
          <w:color w:val="111111"/>
          <w:sz w:val="22"/>
          <w:szCs w:val="22"/>
        </w:rPr>
        <w:lastRenderedPageBreak/>
        <w:t xml:space="preserve">We might first calculate accuracy by counting </w:t>
      </w:r>
      <w:r>
        <w:rPr>
          <w:rFonts w:asciiTheme="minorHAnsi" w:hAnsiTheme="minorHAnsi" w:cstheme="minorHAnsi"/>
          <w:color w:val="111111"/>
          <w:sz w:val="22"/>
          <w:szCs w:val="22"/>
        </w:rPr>
        <w:t>the number of loans</w:t>
      </w:r>
      <w:r w:rsidRPr="008B3461">
        <w:rPr>
          <w:rFonts w:asciiTheme="minorHAnsi" w:hAnsiTheme="minorHAnsi" w:cstheme="minorHAnsi"/>
          <w:color w:val="111111"/>
          <w:sz w:val="22"/>
          <w:szCs w:val="22"/>
        </w:rPr>
        <w:t xml:space="preserve"> correctly classified as either fully paid or charged off.</w:t>
      </w:r>
    </w:p>
    <w:p w14:paraId="6395BD2A" w14:textId="77777777" w:rsidR="00F16637" w:rsidRPr="008B3461" w:rsidRDefault="00F16637" w:rsidP="00145AC7">
      <w:pPr>
        <w:pStyle w:val="ListParagraph"/>
        <w:numPr>
          <w:ilvl w:val="0"/>
          <w:numId w:val="111"/>
        </w:numPr>
        <w:spacing w:before="100" w:beforeAutospacing="1" w:after="100" w:afterAutospacing="1"/>
        <w:rPr>
          <w:rFonts w:asciiTheme="minorHAnsi" w:hAnsiTheme="minorHAnsi" w:cstheme="minorHAnsi"/>
          <w:color w:val="111111"/>
          <w:sz w:val="22"/>
          <w:szCs w:val="22"/>
        </w:rPr>
      </w:pPr>
      <w:r w:rsidRPr="008B3461">
        <w:rPr>
          <w:rFonts w:asciiTheme="minorHAnsi" w:hAnsiTheme="minorHAnsi" w:cstheme="minorHAnsi"/>
          <w:color w:val="111111"/>
          <w:sz w:val="22"/>
          <w:szCs w:val="22"/>
        </w:rPr>
        <w:t>Precision would tell us how many of the loans that we predicted would be fully paid actually ended up being fully paid.</w:t>
      </w:r>
    </w:p>
    <w:p w14:paraId="0286DDB0" w14:textId="77777777" w:rsidR="00F16637" w:rsidRPr="008B3461" w:rsidRDefault="00F16637" w:rsidP="00145AC7">
      <w:pPr>
        <w:pStyle w:val="ListParagraph"/>
        <w:numPr>
          <w:ilvl w:val="0"/>
          <w:numId w:val="111"/>
        </w:numPr>
        <w:spacing w:before="100" w:beforeAutospacing="1" w:after="100" w:afterAutospacing="1"/>
        <w:rPr>
          <w:rFonts w:asciiTheme="minorHAnsi" w:hAnsiTheme="minorHAnsi" w:cstheme="minorHAnsi"/>
          <w:color w:val="111111"/>
          <w:sz w:val="22"/>
          <w:szCs w:val="22"/>
        </w:rPr>
      </w:pPr>
      <w:r w:rsidRPr="008B3461">
        <w:rPr>
          <w:rFonts w:asciiTheme="minorHAnsi" w:hAnsiTheme="minorHAnsi" w:cstheme="minorHAnsi"/>
          <w:color w:val="111111"/>
          <w:sz w:val="22"/>
          <w:szCs w:val="22"/>
        </w:rPr>
        <w:t>Recall would tell us how many of the loans that ended up being fully paid were correctly identified by our model.</w:t>
      </w:r>
    </w:p>
    <w:p w14:paraId="0AF34BDC" w14:textId="77777777" w:rsidR="00F16637" w:rsidRPr="008B3461" w:rsidRDefault="00F16637" w:rsidP="00145AC7">
      <w:pPr>
        <w:pStyle w:val="ListParagraph"/>
        <w:numPr>
          <w:ilvl w:val="0"/>
          <w:numId w:val="111"/>
        </w:numPr>
        <w:spacing w:before="100" w:beforeAutospacing="1" w:after="100" w:afterAutospacing="1"/>
        <w:rPr>
          <w:rFonts w:asciiTheme="minorHAnsi" w:hAnsiTheme="minorHAnsi" w:cstheme="minorHAnsi"/>
          <w:color w:val="111111"/>
          <w:sz w:val="22"/>
          <w:szCs w:val="22"/>
        </w:rPr>
      </w:pPr>
      <w:r w:rsidRPr="008B3461">
        <w:rPr>
          <w:rFonts w:asciiTheme="minorHAnsi" w:hAnsiTheme="minorHAnsi" w:cstheme="minorHAnsi"/>
          <w:color w:val="111111"/>
          <w:sz w:val="22"/>
          <w:szCs w:val="22"/>
        </w:rPr>
        <w:t>The F1 score would give us a single metric that combines both precision and recall.</w:t>
      </w:r>
    </w:p>
    <w:p w14:paraId="32B1DCC4" w14:textId="77777777" w:rsidR="00F16637" w:rsidRPr="008B3461" w:rsidRDefault="00F16637" w:rsidP="00145AC7">
      <w:pPr>
        <w:pStyle w:val="ListParagraph"/>
        <w:numPr>
          <w:ilvl w:val="0"/>
          <w:numId w:val="111"/>
        </w:numPr>
        <w:spacing w:before="100" w:beforeAutospacing="1" w:after="100" w:afterAutospacing="1"/>
        <w:rPr>
          <w:rFonts w:asciiTheme="minorHAnsi" w:hAnsiTheme="minorHAnsi" w:cstheme="minorHAnsi"/>
          <w:color w:val="111111"/>
          <w:sz w:val="22"/>
          <w:szCs w:val="22"/>
        </w:rPr>
      </w:pPr>
      <w:r w:rsidRPr="008B3461">
        <w:rPr>
          <w:rFonts w:asciiTheme="minorHAnsi" w:hAnsiTheme="minorHAnsi" w:cstheme="minorHAnsi"/>
          <w:color w:val="111111"/>
          <w:sz w:val="22"/>
          <w:szCs w:val="22"/>
        </w:rPr>
        <w:t>The ROC-AUC score would tell us how well our model can distinguish between loans that will be fully paid and those that will be charged off.</w:t>
      </w:r>
    </w:p>
    <w:p w14:paraId="6C6F0B41" w14:textId="77777777" w:rsidR="00F16637" w:rsidRDefault="00F16637" w:rsidP="00145AC7">
      <w:pPr>
        <w:pStyle w:val="ListParagraph"/>
        <w:numPr>
          <w:ilvl w:val="0"/>
          <w:numId w:val="111"/>
        </w:numPr>
        <w:spacing w:before="100" w:beforeAutospacing="1" w:after="100" w:afterAutospacing="1"/>
        <w:rPr>
          <w:rFonts w:asciiTheme="minorHAnsi" w:hAnsiTheme="minorHAnsi" w:cstheme="minorHAnsi"/>
          <w:color w:val="111111"/>
          <w:sz w:val="22"/>
          <w:szCs w:val="22"/>
        </w:rPr>
      </w:pPr>
      <w:r w:rsidRPr="008B3461">
        <w:rPr>
          <w:rFonts w:asciiTheme="minorHAnsi" w:hAnsiTheme="minorHAnsi" w:cstheme="minorHAnsi"/>
          <w:color w:val="111111"/>
          <w:sz w:val="22"/>
          <w:szCs w:val="22"/>
        </w:rPr>
        <w:t>The Gini Coefficient would give us an idea of how fair our model’s predictions are compared to a perfectly fair allocation.</w:t>
      </w:r>
    </w:p>
    <w:p w14:paraId="0D2AF1E6" w14:textId="77777777" w:rsidR="005F1860" w:rsidRDefault="005F1860" w:rsidP="005F1860">
      <w:pPr>
        <w:pStyle w:val="ListParagraph"/>
        <w:spacing w:before="100" w:beforeAutospacing="1" w:after="100" w:afterAutospacing="1"/>
        <w:ind w:left="1080"/>
        <w:rPr>
          <w:rFonts w:asciiTheme="minorHAnsi" w:hAnsiTheme="minorHAnsi" w:cstheme="minorHAnsi"/>
          <w:color w:val="111111"/>
          <w:sz w:val="22"/>
          <w:szCs w:val="22"/>
        </w:rPr>
      </w:pPr>
    </w:p>
    <w:p w14:paraId="7B0FB92E" w14:textId="77777777" w:rsidR="00F16637" w:rsidRPr="00EB30B1" w:rsidRDefault="00F16637" w:rsidP="00F16637">
      <w:pPr>
        <w:pStyle w:val="Heading2"/>
        <w:ind w:left="0"/>
      </w:pPr>
      <w:bookmarkStart w:id="111" w:name="_Toc174889621"/>
      <w:r>
        <w:t>Hyperparameter Tuning</w:t>
      </w:r>
      <w:bookmarkEnd w:id="111"/>
    </w:p>
    <w:p w14:paraId="254005FC" w14:textId="77777777" w:rsidR="00F16637" w:rsidRDefault="00F16637" w:rsidP="00F16637">
      <w:pPr>
        <w:rPr>
          <w:rFonts w:asciiTheme="minorHAnsi" w:hAnsiTheme="minorHAnsi" w:cstheme="minorHAnsi"/>
          <w:sz w:val="22"/>
          <w:szCs w:val="22"/>
        </w:rPr>
      </w:pPr>
    </w:p>
    <w:p w14:paraId="24325A28" w14:textId="77777777" w:rsidR="00F16637" w:rsidRPr="004B193C" w:rsidRDefault="00F16637" w:rsidP="00F16637">
      <w:pPr>
        <w:spacing w:before="100" w:beforeAutospacing="1" w:after="100" w:afterAutospacing="1"/>
        <w:rPr>
          <w:rFonts w:asciiTheme="minorHAnsi" w:hAnsiTheme="minorHAnsi" w:cstheme="minorHAnsi"/>
          <w:b/>
          <w:bCs/>
          <w:sz w:val="22"/>
          <w:szCs w:val="22"/>
        </w:rPr>
      </w:pPr>
      <w:r w:rsidRPr="004B193C">
        <w:rPr>
          <w:rFonts w:asciiTheme="minorHAnsi" w:hAnsiTheme="minorHAnsi" w:cstheme="minorHAnsi"/>
          <w:b/>
          <w:bCs/>
          <w:sz w:val="22"/>
          <w:szCs w:val="22"/>
        </w:rPr>
        <w:t>The Importance of Hyperparameters</w:t>
      </w:r>
    </w:p>
    <w:p w14:paraId="3AB9808E" w14:textId="77777777" w:rsidR="00F16637" w:rsidRPr="004B193C" w:rsidRDefault="00F16637" w:rsidP="00F16637">
      <w:pPr>
        <w:spacing w:before="100" w:beforeAutospacing="1" w:after="100" w:afterAutospacing="1"/>
        <w:rPr>
          <w:rFonts w:asciiTheme="minorHAnsi" w:hAnsiTheme="minorHAnsi" w:cstheme="minorHAnsi"/>
          <w:sz w:val="22"/>
          <w:szCs w:val="22"/>
        </w:rPr>
      </w:pPr>
      <w:r w:rsidRPr="004B193C">
        <w:rPr>
          <w:rFonts w:asciiTheme="minorHAnsi" w:hAnsiTheme="minorHAnsi" w:cstheme="minorHAnsi"/>
          <w:sz w:val="22"/>
          <w:szCs w:val="22"/>
        </w:rPr>
        <w:t>Hyperparameters are a critical aspect of machine learning models that often determine their performance. Unlike model parameters, which are learned from the training data, hyperparameters are settings or configurations that must be specified before training begins. These settings control various aspects of how a machine learning algorithm learns from data and makes predictions. Selecting appropriate values for hyperparameters is essential, as it can significantly impact a model's ability to generalize and perform well on unseen data.</w:t>
      </w:r>
    </w:p>
    <w:p w14:paraId="7985A11F" w14:textId="77777777" w:rsidR="00F16637" w:rsidRPr="004B193C" w:rsidRDefault="00F16637" w:rsidP="00F16637">
      <w:pPr>
        <w:spacing w:before="100" w:beforeAutospacing="1" w:after="100" w:afterAutospacing="1"/>
        <w:rPr>
          <w:rFonts w:asciiTheme="minorHAnsi" w:hAnsiTheme="minorHAnsi" w:cstheme="minorHAnsi"/>
          <w:b/>
          <w:bCs/>
          <w:sz w:val="22"/>
          <w:szCs w:val="22"/>
        </w:rPr>
      </w:pPr>
      <w:r w:rsidRPr="004B193C">
        <w:rPr>
          <w:rFonts w:asciiTheme="minorHAnsi" w:hAnsiTheme="minorHAnsi" w:cstheme="minorHAnsi"/>
          <w:b/>
          <w:bCs/>
          <w:sz w:val="22"/>
          <w:szCs w:val="22"/>
        </w:rPr>
        <w:t>The Role of Hyperparameter Tuning</w:t>
      </w:r>
    </w:p>
    <w:p w14:paraId="168324CA" w14:textId="77777777" w:rsidR="00F16637" w:rsidRPr="004B193C" w:rsidRDefault="00F16637" w:rsidP="00F16637">
      <w:pPr>
        <w:spacing w:before="100" w:beforeAutospacing="1" w:after="100" w:afterAutospacing="1"/>
        <w:rPr>
          <w:rFonts w:asciiTheme="minorHAnsi" w:hAnsiTheme="minorHAnsi" w:cstheme="minorHAnsi"/>
          <w:sz w:val="22"/>
          <w:szCs w:val="22"/>
        </w:rPr>
      </w:pPr>
      <w:r w:rsidRPr="004B193C">
        <w:rPr>
          <w:rFonts w:asciiTheme="minorHAnsi" w:hAnsiTheme="minorHAnsi" w:cstheme="minorHAnsi"/>
          <w:sz w:val="22"/>
          <w:szCs w:val="22"/>
        </w:rPr>
        <w:t>Hyperparameter tuning is a crucial step in the machine learning model development process. It can be compared to adjusting the dials on a finely-tuned instrument to produce harmonious music. In machine learning, we adjust hyperparameters to strike the right balance between underfitting and overfitting:</w:t>
      </w:r>
    </w:p>
    <w:p w14:paraId="40271D0B" w14:textId="77777777" w:rsidR="00F16637" w:rsidRPr="004B193C" w:rsidRDefault="00F16637" w:rsidP="00145AC7">
      <w:pPr>
        <w:numPr>
          <w:ilvl w:val="0"/>
          <w:numId w:val="123"/>
        </w:numPr>
        <w:spacing w:before="100" w:beforeAutospacing="1" w:after="100" w:afterAutospacing="1"/>
        <w:rPr>
          <w:rFonts w:asciiTheme="minorHAnsi" w:hAnsiTheme="minorHAnsi" w:cstheme="minorHAnsi"/>
          <w:sz w:val="22"/>
          <w:szCs w:val="22"/>
        </w:rPr>
      </w:pPr>
      <w:r w:rsidRPr="004B193C">
        <w:rPr>
          <w:rFonts w:asciiTheme="minorHAnsi" w:hAnsiTheme="minorHAnsi" w:cstheme="minorHAnsi"/>
          <w:b/>
          <w:bCs/>
          <w:sz w:val="22"/>
          <w:szCs w:val="22"/>
        </w:rPr>
        <w:t>Underfitting</w:t>
      </w:r>
      <w:r w:rsidRPr="004B193C">
        <w:rPr>
          <w:rFonts w:asciiTheme="minorHAnsi" w:hAnsiTheme="minorHAnsi" w:cstheme="minorHAnsi"/>
          <w:sz w:val="22"/>
          <w:szCs w:val="22"/>
        </w:rPr>
        <w:t>: An inadequately tuned model may fail to capture the complexities of the data, leading to poor performance.</w:t>
      </w:r>
    </w:p>
    <w:p w14:paraId="379209A9" w14:textId="77777777" w:rsidR="00F16637" w:rsidRPr="004B193C" w:rsidRDefault="00F16637" w:rsidP="00145AC7">
      <w:pPr>
        <w:numPr>
          <w:ilvl w:val="0"/>
          <w:numId w:val="123"/>
        </w:numPr>
        <w:spacing w:before="100" w:beforeAutospacing="1" w:after="100" w:afterAutospacing="1"/>
        <w:rPr>
          <w:rFonts w:asciiTheme="minorHAnsi" w:hAnsiTheme="minorHAnsi" w:cstheme="minorHAnsi"/>
          <w:sz w:val="22"/>
          <w:szCs w:val="22"/>
        </w:rPr>
      </w:pPr>
      <w:r w:rsidRPr="004B193C">
        <w:rPr>
          <w:rFonts w:asciiTheme="minorHAnsi" w:hAnsiTheme="minorHAnsi" w:cstheme="minorHAnsi"/>
          <w:b/>
          <w:bCs/>
          <w:sz w:val="22"/>
          <w:szCs w:val="22"/>
        </w:rPr>
        <w:lastRenderedPageBreak/>
        <w:t>Overfitting</w:t>
      </w:r>
      <w:r w:rsidRPr="004B193C">
        <w:rPr>
          <w:rFonts w:asciiTheme="minorHAnsi" w:hAnsiTheme="minorHAnsi" w:cstheme="minorHAnsi"/>
          <w:sz w:val="22"/>
          <w:szCs w:val="22"/>
        </w:rPr>
        <w:t>: Conversely, a model with overly tuned hyperparameters may fit the training data too perfectly, causing it to generalize poorly to new, unseen data.</w:t>
      </w:r>
    </w:p>
    <w:p w14:paraId="788969FD" w14:textId="77777777" w:rsidR="00F16637" w:rsidRPr="004B193C" w:rsidRDefault="00F16637" w:rsidP="00F16637">
      <w:pPr>
        <w:spacing w:before="100" w:beforeAutospacing="1" w:after="100" w:afterAutospacing="1"/>
        <w:rPr>
          <w:rFonts w:asciiTheme="minorHAnsi" w:hAnsiTheme="minorHAnsi" w:cstheme="minorHAnsi"/>
          <w:sz w:val="22"/>
          <w:szCs w:val="22"/>
        </w:rPr>
      </w:pPr>
      <w:r w:rsidRPr="004B193C">
        <w:rPr>
          <w:rFonts w:asciiTheme="minorHAnsi" w:hAnsiTheme="minorHAnsi" w:cstheme="minorHAnsi"/>
          <w:sz w:val="22"/>
          <w:szCs w:val="22"/>
        </w:rPr>
        <w:t>The goal of hyperparameter tuning is to find the sweet spot that maximizes a model's predictive power while ensuring it doesn't become overly complex or specialized to the training data.</w:t>
      </w:r>
    </w:p>
    <w:p w14:paraId="4AB407B2" w14:textId="77777777" w:rsidR="00F16637" w:rsidRPr="004B193C" w:rsidRDefault="00F16637" w:rsidP="00F16637">
      <w:pPr>
        <w:spacing w:before="100" w:beforeAutospacing="1" w:after="100" w:afterAutospacing="1"/>
        <w:rPr>
          <w:rFonts w:asciiTheme="minorHAnsi" w:hAnsiTheme="minorHAnsi" w:cstheme="minorHAnsi"/>
          <w:b/>
          <w:bCs/>
          <w:sz w:val="22"/>
          <w:szCs w:val="22"/>
        </w:rPr>
      </w:pPr>
      <w:r w:rsidRPr="004B193C">
        <w:rPr>
          <w:rFonts w:asciiTheme="minorHAnsi" w:hAnsiTheme="minorHAnsi" w:cstheme="minorHAnsi"/>
          <w:b/>
          <w:bCs/>
          <w:sz w:val="22"/>
          <w:szCs w:val="22"/>
        </w:rPr>
        <w:t>Approaches to Hyperparameter Tuning</w:t>
      </w:r>
    </w:p>
    <w:p w14:paraId="77980A02" w14:textId="77777777" w:rsidR="00F16637" w:rsidRPr="004B193C" w:rsidRDefault="00F16637" w:rsidP="00F16637">
      <w:pPr>
        <w:spacing w:before="100" w:beforeAutospacing="1" w:after="100" w:afterAutospacing="1"/>
        <w:rPr>
          <w:rFonts w:asciiTheme="minorHAnsi" w:hAnsiTheme="minorHAnsi" w:cstheme="minorHAnsi"/>
          <w:sz w:val="22"/>
          <w:szCs w:val="22"/>
        </w:rPr>
      </w:pPr>
      <w:r w:rsidRPr="004B193C">
        <w:rPr>
          <w:rFonts w:asciiTheme="minorHAnsi" w:hAnsiTheme="minorHAnsi" w:cstheme="minorHAnsi"/>
          <w:sz w:val="22"/>
          <w:szCs w:val="22"/>
        </w:rPr>
        <w:t>Hyperparameter tuning is a systematic process that typically involves searching through a range of hyperparameter values to find the combination that produces the best model performance. There are several approaches to hyperparameter tuning:</w:t>
      </w:r>
    </w:p>
    <w:p w14:paraId="1EC4E078" w14:textId="77777777" w:rsidR="00F16637" w:rsidRPr="004B193C" w:rsidRDefault="00F16637" w:rsidP="00145AC7">
      <w:pPr>
        <w:numPr>
          <w:ilvl w:val="0"/>
          <w:numId w:val="124"/>
        </w:numPr>
        <w:spacing w:before="100" w:beforeAutospacing="1" w:after="100" w:afterAutospacing="1"/>
        <w:rPr>
          <w:rFonts w:asciiTheme="minorHAnsi" w:hAnsiTheme="minorHAnsi" w:cstheme="minorHAnsi"/>
          <w:sz w:val="22"/>
          <w:szCs w:val="22"/>
        </w:rPr>
      </w:pPr>
      <w:r w:rsidRPr="004B193C">
        <w:rPr>
          <w:rFonts w:asciiTheme="minorHAnsi" w:hAnsiTheme="minorHAnsi" w:cstheme="minorHAnsi"/>
          <w:b/>
          <w:bCs/>
          <w:sz w:val="22"/>
          <w:szCs w:val="22"/>
        </w:rPr>
        <w:t>Manual Tuning</w:t>
      </w:r>
      <w:r w:rsidRPr="004B193C">
        <w:rPr>
          <w:rFonts w:asciiTheme="minorHAnsi" w:hAnsiTheme="minorHAnsi" w:cstheme="minorHAnsi"/>
          <w:sz w:val="22"/>
          <w:szCs w:val="22"/>
        </w:rPr>
        <w:t>: Data scientists adjust hyperparameters based on domain knowledge and intuition, then evaluate the model's performance.</w:t>
      </w:r>
    </w:p>
    <w:p w14:paraId="01E42B3F" w14:textId="77777777" w:rsidR="00F16637" w:rsidRPr="004B193C" w:rsidRDefault="00F16637" w:rsidP="00145AC7">
      <w:pPr>
        <w:numPr>
          <w:ilvl w:val="0"/>
          <w:numId w:val="124"/>
        </w:numPr>
        <w:spacing w:before="100" w:beforeAutospacing="1" w:after="100" w:afterAutospacing="1"/>
        <w:rPr>
          <w:rFonts w:asciiTheme="minorHAnsi" w:hAnsiTheme="minorHAnsi" w:cstheme="minorHAnsi"/>
          <w:sz w:val="22"/>
          <w:szCs w:val="22"/>
        </w:rPr>
      </w:pPr>
      <w:r w:rsidRPr="004B193C">
        <w:rPr>
          <w:rFonts w:asciiTheme="minorHAnsi" w:hAnsiTheme="minorHAnsi" w:cstheme="minorHAnsi"/>
          <w:b/>
          <w:bCs/>
          <w:sz w:val="22"/>
          <w:szCs w:val="22"/>
        </w:rPr>
        <w:t>Grid Search and Random Search</w:t>
      </w:r>
      <w:r w:rsidRPr="004B193C">
        <w:rPr>
          <w:rFonts w:asciiTheme="minorHAnsi" w:hAnsiTheme="minorHAnsi" w:cstheme="minorHAnsi"/>
          <w:sz w:val="22"/>
          <w:szCs w:val="22"/>
        </w:rPr>
        <w:t>: These are more systematic methods where various combinations of hyperparameters are evaluated to identify the best settings.</w:t>
      </w:r>
    </w:p>
    <w:p w14:paraId="295BC696" w14:textId="77777777" w:rsidR="00F16637" w:rsidRPr="004B193C" w:rsidRDefault="00F16637" w:rsidP="00145AC7">
      <w:pPr>
        <w:numPr>
          <w:ilvl w:val="0"/>
          <w:numId w:val="124"/>
        </w:numPr>
        <w:spacing w:before="100" w:beforeAutospacing="1" w:after="100" w:afterAutospacing="1"/>
        <w:rPr>
          <w:rFonts w:asciiTheme="minorHAnsi" w:hAnsiTheme="minorHAnsi" w:cstheme="minorHAnsi"/>
          <w:sz w:val="22"/>
          <w:szCs w:val="22"/>
        </w:rPr>
      </w:pPr>
      <w:r w:rsidRPr="004B193C">
        <w:rPr>
          <w:rFonts w:asciiTheme="minorHAnsi" w:hAnsiTheme="minorHAnsi" w:cstheme="minorHAnsi"/>
          <w:b/>
          <w:bCs/>
          <w:sz w:val="22"/>
          <w:szCs w:val="22"/>
        </w:rPr>
        <w:t>Advanced Techniques</w:t>
      </w:r>
      <w:r w:rsidRPr="004B193C">
        <w:rPr>
          <w:rFonts w:asciiTheme="minorHAnsi" w:hAnsiTheme="minorHAnsi" w:cstheme="minorHAnsi"/>
          <w:sz w:val="22"/>
          <w:szCs w:val="22"/>
        </w:rPr>
        <w:t>: Recent advances in machine learning, such as Bayesian optimization and genetic algorithms, offer more efficient and automated ways to search for optimal hyperparameters.</w:t>
      </w:r>
    </w:p>
    <w:p w14:paraId="40DE32E6" w14:textId="77777777" w:rsidR="00F16637" w:rsidRPr="004B193C" w:rsidRDefault="00F16637" w:rsidP="00F16637">
      <w:pPr>
        <w:spacing w:before="100" w:beforeAutospacing="1" w:after="100" w:afterAutospacing="1"/>
        <w:rPr>
          <w:rFonts w:asciiTheme="minorHAnsi" w:hAnsiTheme="minorHAnsi" w:cstheme="minorHAnsi"/>
          <w:sz w:val="22"/>
          <w:szCs w:val="22"/>
        </w:rPr>
      </w:pPr>
      <w:r w:rsidRPr="004B193C">
        <w:rPr>
          <w:rFonts w:asciiTheme="minorHAnsi" w:hAnsiTheme="minorHAnsi" w:cstheme="minorHAnsi"/>
          <w:sz w:val="22"/>
          <w:szCs w:val="22"/>
        </w:rPr>
        <w:t>The choice of tuning approach often depends on the complexity of the model and the size of the hyperparameter search space. Hyperparameter tuning is an iterative and essential part of building accurate and reliable machine learning models.</w:t>
      </w:r>
    </w:p>
    <w:p w14:paraId="27537A32" w14:textId="77777777" w:rsidR="00F16637" w:rsidRPr="0043459C" w:rsidRDefault="00F16637" w:rsidP="00F16637">
      <w:pPr>
        <w:spacing w:before="100" w:beforeAutospacing="1" w:after="100" w:afterAutospacing="1"/>
        <w:rPr>
          <w:rFonts w:asciiTheme="minorHAnsi" w:hAnsiTheme="minorHAnsi" w:cstheme="minorHAnsi"/>
          <w:color w:val="111111"/>
          <w:sz w:val="22"/>
          <w:szCs w:val="22"/>
        </w:rPr>
      </w:pPr>
    </w:p>
    <w:p w14:paraId="4883A56F" w14:textId="77777777" w:rsidR="00F16637" w:rsidRPr="006923FB" w:rsidRDefault="00F16637" w:rsidP="00F16637">
      <w:pPr>
        <w:pStyle w:val="Heading2"/>
        <w:ind w:left="0"/>
      </w:pPr>
      <w:bookmarkStart w:id="112" w:name="_Toc174889622"/>
      <w:r w:rsidRPr="006923FB">
        <w:t>Pros and Cons</w:t>
      </w:r>
      <w:bookmarkEnd w:id="112"/>
    </w:p>
    <w:p w14:paraId="7D6E61EC" w14:textId="77777777" w:rsidR="00F16637" w:rsidRPr="006923FB" w:rsidRDefault="00F16637" w:rsidP="00F16637">
      <w:pPr>
        <w:pStyle w:val="NormalWeb"/>
        <w:spacing w:before="180"/>
        <w:rPr>
          <w:rFonts w:asciiTheme="minorHAnsi" w:hAnsiTheme="minorHAnsi" w:cstheme="minorHAnsi"/>
          <w:color w:val="111111"/>
          <w:sz w:val="22"/>
          <w:szCs w:val="22"/>
        </w:rPr>
      </w:pPr>
      <w:r w:rsidRPr="006923FB">
        <w:rPr>
          <w:rFonts w:asciiTheme="minorHAnsi" w:hAnsiTheme="minorHAnsi" w:cstheme="minorHAnsi"/>
          <w:color w:val="111111"/>
          <w:sz w:val="22"/>
          <w:szCs w:val="22"/>
        </w:rPr>
        <w:t>Decision trees offer several advantages, such as interpretability, handling non-linearity well, and being robust to outliers. However, they can easily overfit and may not perform optimally on complex data.</w:t>
      </w:r>
    </w:p>
    <w:p w14:paraId="0EAF8955" w14:textId="77777777" w:rsidR="00F16637" w:rsidRPr="00B325E0" w:rsidRDefault="00F16637" w:rsidP="00F16637">
      <w:pPr>
        <w:pStyle w:val="NormalWeb"/>
        <w:spacing w:before="180"/>
        <w:rPr>
          <w:rFonts w:asciiTheme="minorHAnsi" w:hAnsiTheme="minorHAnsi" w:cstheme="minorHAnsi"/>
          <w:b/>
          <w:bCs/>
          <w:color w:val="111111"/>
          <w:sz w:val="22"/>
          <w:szCs w:val="22"/>
        </w:rPr>
      </w:pPr>
      <w:r w:rsidRPr="00B325E0">
        <w:rPr>
          <w:rFonts w:asciiTheme="minorHAnsi" w:hAnsiTheme="minorHAnsi" w:cstheme="minorHAnsi"/>
          <w:b/>
          <w:bCs/>
          <w:color w:val="111111"/>
          <w:sz w:val="22"/>
          <w:szCs w:val="22"/>
        </w:rPr>
        <w:t>Pros:</w:t>
      </w:r>
    </w:p>
    <w:p w14:paraId="7F34393F" w14:textId="77777777" w:rsidR="00F16637" w:rsidRPr="006923FB" w:rsidRDefault="00F16637" w:rsidP="00145AC7">
      <w:pPr>
        <w:numPr>
          <w:ilvl w:val="0"/>
          <w:numId w:val="105"/>
        </w:numPr>
        <w:spacing w:before="100" w:beforeAutospacing="1" w:after="100" w:afterAutospacing="1"/>
        <w:rPr>
          <w:rFonts w:asciiTheme="minorHAnsi" w:hAnsiTheme="minorHAnsi" w:cstheme="minorHAnsi"/>
          <w:color w:val="111111"/>
          <w:sz w:val="22"/>
          <w:szCs w:val="22"/>
        </w:rPr>
      </w:pPr>
      <w:r w:rsidRPr="006923FB">
        <w:rPr>
          <w:rFonts w:asciiTheme="minorHAnsi" w:hAnsiTheme="minorHAnsi" w:cstheme="minorHAnsi"/>
          <w:color w:val="111111"/>
          <w:sz w:val="22"/>
          <w:szCs w:val="22"/>
        </w:rPr>
        <w:t>Decision trees are easy to understand and interpret.</w:t>
      </w:r>
    </w:p>
    <w:p w14:paraId="11852F02" w14:textId="77777777" w:rsidR="00F16637" w:rsidRPr="006923FB" w:rsidRDefault="00F16637" w:rsidP="00145AC7">
      <w:pPr>
        <w:numPr>
          <w:ilvl w:val="0"/>
          <w:numId w:val="105"/>
        </w:numPr>
        <w:spacing w:before="100" w:beforeAutospacing="1" w:after="100" w:afterAutospacing="1"/>
        <w:rPr>
          <w:rFonts w:asciiTheme="minorHAnsi" w:hAnsiTheme="minorHAnsi" w:cstheme="minorHAnsi"/>
          <w:color w:val="111111"/>
          <w:sz w:val="22"/>
          <w:szCs w:val="22"/>
        </w:rPr>
      </w:pPr>
      <w:r w:rsidRPr="006923FB">
        <w:rPr>
          <w:rFonts w:asciiTheme="minorHAnsi" w:hAnsiTheme="minorHAnsi" w:cstheme="minorHAnsi"/>
          <w:color w:val="111111"/>
          <w:sz w:val="22"/>
          <w:szCs w:val="22"/>
        </w:rPr>
        <w:t>They can handle both categorical and numerical data.</w:t>
      </w:r>
    </w:p>
    <w:p w14:paraId="3D6922CA" w14:textId="77777777" w:rsidR="00F16637" w:rsidRPr="006923FB" w:rsidRDefault="00F16637" w:rsidP="00145AC7">
      <w:pPr>
        <w:numPr>
          <w:ilvl w:val="0"/>
          <w:numId w:val="105"/>
        </w:numPr>
        <w:spacing w:before="100" w:beforeAutospacing="1" w:after="100" w:afterAutospacing="1"/>
        <w:rPr>
          <w:rFonts w:asciiTheme="minorHAnsi" w:hAnsiTheme="minorHAnsi" w:cstheme="minorHAnsi"/>
          <w:color w:val="111111"/>
          <w:sz w:val="22"/>
          <w:szCs w:val="22"/>
        </w:rPr>
      </w:pPr>
      <w:r w:rsidRPr="006923FB">
        <w:rPr>
          <w:rFonts w:asciiTheme="minorHAnsi" w:hAnsiTheme="minorHAnsi" w:cstheme="minorHAnsi"/>
          <w:color w:val="111111"/>
          <w:sz w:val="22"/>
          <w:szCs w:val="22"/>
        </w:rPr>
        <w:t>Decision trees implicitly perform feature selection.</w:t>
      </w:r>
    </w:p>
    <w:p w14:paraId="056868AB" w14:textId="77777777" w:rsidR="00F16637" w:rsidRPr="006923FB" w:rsidRDefault="00F16637" w:rsidP="00145AC7">
      <w:pPr>
        <w:numPr>
          <w:ilvl w:val="0"/>
          <w:numId w:val="105"/>
        </w:numPr>
        <w:spacing w:before="100" w:beforeAutospacing="1" w:after="100" w:afterAutospacing="1"/>
        <w:rPr>
          <w:rFonts w:asciiTheme="minorHAnsi" w:hAnsiTheme="minorHAnsi" w:cstheme="minorHAnsi"/>
          <w:color w:val="111111"/>
          <w:sz w:val="22"/>
          <w:szCs w:val="22"/>
        </w:rPr>
      </w:pPr>
      <w:r w:rsidRPr="006923FB">
        <w:rPr>
          <w:rFonts w:asciiTheme="minorHAnsi" w:hAnsiTheme="minorHAnsi" w:cstheme="minorHAnsi"/>
          <w:color w:val="111111"/>
          <w:sz w:val="22"/>
          <w:szCs w:val="22"/>
        </w:rPr>
        <w:lastRenderedPageBreak/>
        <w:t>They can capture complex relationships in data.</w:t>
      </w:r>
    </w:p>
    <w:p w14:paraId="11840DF7" w14:textId="77777777" w:rsidR="00F16637" w:rsidRPr="00B325E0" w:rsidRDefault="00F16637" w:rsidP="00F16637">
      <w:pPr>
        <w:pStyle w:val="NormalWeb"/>
        <w:spacing w:before="180"/>
        <w:rPr>
          <w:rFonts w:asciiTheme="minorHAnsi" w:hAnsiTheme="minorHAnsi" w:cstheme="minorHAnsi"/>
          <w:b/>
          <w:bCs/>
          <w:color w:val="111111"/>
          <w:sz w:val="22"/>
          <w:szCs w:val="22"/>
        </w:rPr>
      </w:pPr>
      <w:r w:rsidRPr="00B325E0">
        <w:rPr>
          <w:rFonts w:asciiTheme="minorHAnsi" w:hAnsiTheme="minorHAnsi" w:cstheme="minorHAnsi"/>
          <w:b/>
          <w:bCs/>
          <w:color w:val="111111"/>
          <w:sz w:val="22"/>
          <w:szCs w:val="22"/>
        </w:rPr>
        <w:t>Cons:</w:t>
      </w:r>
    </w:p>
    <w:p w14:paraId="121865CB" w14:textId="77777777" w:rsidR="00F16637" w:rsidRPr="006923FB" w:rsidRDefault="00F16637" w:rsidP="00145AC7">
      <w:pPr>
        <w:numPr>
          <w:ilvl w:val="0"/>
          <w:numId w:val="106"/>
        </w:numPr>
        <w:spacing w:before="100" w:beforeAutospacing="1" w:after="100" w:afterAutospacing="1"/>
        <w:rPr>
          <w:rFonts w:asciiTheme="minorHAnsi" w:hAnsiTheme="minorHAnsi" w:cstheme="minorHAnsi"/>
          <w:color w:val="111111"/>
          <w:sz w:val="22"/>
          <w:szCs w:val="22"/>
        </w:rPr>
      </w:pPr>
      <w:r w:rsidRPr="006923FB">
        <w:rPr>
          <w:rFonts w:asciiTheme="minorHAnsi" w:hAnsiTheme="minorHAnsi" w:cstheme="minorHAnsi"/>
          <w:color w:val="111111"/>
          <w:sz w:val="22"/>
          <w:szCs w:val="22"/>
        </w:rPr>
        <w:t>Decision trees can easily overfit or underfit if not properly tuned.</w:t>
      </w:r>
    </w:p>
    <w:p w14:paraId="4D05E4E7" w14:textId="77777777" w:rsidR="00F16637" w:rsidRPr="006923FB" w:rsidRDefault="00F16637" w:rsidP="00145AC7">
      <w:pPr>
        <w:numPr>
          <w:ilvl w:val="0"/>
          <w:numId w:val="106"/>
        </w:numPr>
        <w:spacing w:before="100" w:beforeAutospacing="1" w:after="100" w:afterAutospacing="1"/>
        <w:rPr>
          <w:rFonts w:asciiTheme="minorHAnsi" w:hAnsiTheme="minorHAnsi" w:cstheme="minorHAnsi"/>
          <w:color w:val="111111"/>
          <w:sz w:val="22"/>
          <w:szCs w:val="22"/>
        </w:rPr>
      </w:pPr>
      <w:r w:rsidRPr="006923FB">
        <w:rPr>
          <w:rFonts w:asciiTheme="minorHAnsi" w:hAnsiTheme="minorHAnsi" w:cstheme="minorHAnsi"/>
          <w:color w:val="111111"/>
          <w:sz w:val="22"/>
          <w:szCs w:val="22"/>
        </w:rPr>
        <w:t>They can be unstable</w:t>
      </w:r>
      <w:r>
        <w:rPr>
          <w:rFonts w:asciiTheme="minorHAnsi" w:hAnsiTheme="minorHAnsi" w:cstheme="minorHAnsi"/>
          <w:color w:val="111111"/>
          <w:sz w:val="22"/>
          <w:szCs w:val="22"/>
        </w:rPr>
        <w:t>,</w:t>
      </w:r>
      <w:r w:rsidRPr="006923FB">
        <w:rPr>
          <w:rFonts w:asciiTheme="minorHAnsi" w:hAnsiTheme="minorHAnsi" w:cstheme="minorHAnsi"/>
          <w:color w:val="111111"/>
          <w:sz w:val="22"/>
          <w:szCs w:val="22"/>
        </w:rPr>
        <w:t xml:space="preserve"> as small changes in data can lead to different trees.</w:t>
      </w:r>
    </w:p>
    <w:p w14:paraId="762B48AF" w14:textId="77777777" w:rsidR="00F16637" w:rsidRPr="006923FB" w:rsidRDefault="00F16637" w:rsidP="00145AC7">
      <w:pPr>
        <w:numPr>
          <w:ilvl w:val="0"/>
          <w:numId w:val="106"/>
        </w:numPr>
        <w:spacing w:before="100" w:beforeAutospacing="1" w:after="100" w:afterAutospacing="1"/>
        <w:rPr>
          <w:rFonts w:asciiTheme="minorHAnsi" w:hAnsiTheme="minorHAnsi" w:cstheme="minorHAnsi"/>
          <w:color w:val="111111"/>
          <w:sz w:val="22"/>
          <w:szCs w:val="22"/>
        </w:rPr>
      </w:pPr>
      <w:r w:rsidRPr="006923FB">
        <w:rPr>
          <w:rFonts w:asciiTheme="minorHAnsi" w:hAnsiTheme="minorHAnsi" w:cstheme="minorHAnsi"/>
          <w:color w:val="111111"/>
          <w:sz w:val="22"/>
          <w:szCs w:val="22"/>
        </w:rPr>
        <w:t>They are biased towards features with more levels.</w:t>
      </w:r>
    </w:p>
    <w:p w14:paraId="75904873" w14:textId="77777777" w:rsidR="00F16637" w:rsidRPr="006923FB" w:rsidRDefault="00F16637" w:rsidP="00145AC7">
      <w:pPr>
        <w:numPr>
          <w:ilvl w:val="0"/>
          <w:numId w:val="106"/>
        </w:numPr>
        <w:spacing w:before="100" w:beforeAutospacing="1" w:after="100" w:afterAutospacing="1"/>
        <w:rPr>
          <w:rFonts w:asciiTheme="minorHAnsi" w:hAnsiTheme="minorHAnsi" w:cstheme="minorHAnsi"/>
          <w:color w:val="111111"/>
          <w:sz w:val="22"/>
          <w:szCs w:val="22"/>
        </w:rPr>
      </w:pPr>
      <w:r w:rsidRPr="006923FB">
        <w:rPr>
          <w:rFonts w:asciiTheme="minorHAnsi" w:hAnsiTheme="minorHAnsi" w:cstheme="minorHAnsi"/>
          <w:color w:val="111111"/>
          <w:sz w:val="22"/>
          <w:szCs w:val="22"/>
        </w:rPr>
        <w:t>Their decision boundaries are axis-parallel</w:t>
      </w:r>
      <w:r>
        <w:rPr>
          <w:rFonts w:asciiTheme="minorHAnsi" w:hAnsiTheme="minorHAnsi" w:cstheme="minorHAnsi"/>
          <w:color w:val="111111"/>
          <w:sz w:val="22"/>
          <w:szCs w:val="22"/>
        </w:rPr>
        <w:t>,</w:t>
      </w:r>
      <w:r w:rsidRPr="006923FB">
        <w:rPr>
          <w:rFonts w:asciiTheme="minorHAnsi" w:hAnsiTheme="minorHAnsi" w:cstheme="minorHAnsi"/>
          <w:color w:val="111111"/>
          <w:sz w:val="22"/>
          <w:szCs w:val="22"/>
        </w:rPr>
        <w:t xml:space="preserve"> which can be restrictive.</w:t>
      </w:r>
    </w:p>
    <w:p w14:paraId="3B384CC1" w14:textId="77777777" w:rsidR="00F16637" w:rsidRPr="006923FB" w:rsidRDefault="00F16637" w:rsidP="00F16637">
      <w:pPr>
        <w:pStyle w:val="NormalWeb"/>
        <w:spacing w:before="180"/>
        <w:rPr>
          <w:rFonts w:asciiTheme="minorHAnsi" w:hAnsiTheme="minorHAnsi" w:cstheme="minorHAnsi"/>
          <w:color w:val="111111"/>
          <w:sz w:val="22"/>
          <w:szCs w:val="22"/>
        </w:rPr>
      </w:pPr>
    </w:p>
    <w:p w14:paraId="79E54E05" w14:textId="77777777" w:rsidR="00F16637" w:rsidRPr="006923FB" w:rsidRDefault="00F16637" w:rsidP="00F16637">
      <w:pPr>
        <w:pStyle w:val="Heading2"/>
        <w:ind w:left="0"/>
      </w:pPr>
      <w:bookmarkStart w:id="113" w:name="_Toc174889623"/>
      <w:r w:rsidRPr="006923FB">
        <w:t>Best Practices</w:t>
      </w:r>
      <w:bookmarkEnd w:id="113"/>
    </w:p>
    <w:p w14:paraId="6CEF01B6" w14:textId="77777777" w:rsidR="00F16637" w:rsidRPr="006923FB" w:rsidRDefault="00F16637" w:rsidP="00145AC7">
      <w:pPr>
        <w:numPr>
          <w:ilvl w:val="0"/>
          <w:numId w:val="104"/>
        </w:numPr>
        <w:spacing w:before="100" w:beforeAutospacing="1" w:after="100" w:afterAutospacing="1"/>
        <w:rPr>
          <w:rFonts w:asciiTheme="minorHAnsi" w:hAnsiTheme="minorHAnsi" w:cstheme="minorHAnsi"/>
          <w:color w:val="111111"/>
          <w:sz w:val="22"/>
          <w:szCs w:val="22"/>
        </w:rPr>
      </w:pPr>
      <w:r w:rsidRPr="006923FB">
        <w:rPr>
          <w:rStyle w:val="Strong"/>
          <w:rFonts w:asciiTheme="minorHAnsi" w:hAnsiTheme="minorHAnsi" w:cstheme="minorHAnsi"/>
          <w:color w:val="111111"/>
          <w:sz w:val="22"/>
          <w:szCs w:val="22"/>
        </w:rPr>
        <w:t>Feature Engineering</w:t>
      </w:r>
      <w:r w:rsidRPr="006923FB">
        <w:rPr>
          <w:rFonts w:asciiTheme="minorHAnsi" w:hAnsiTheme="minorHAnsi" w:cstheme="minorHAnsi"/>
          <w:color w:val="111111"/>
          <w:sz w:val="22"/>
          <w:szCs w:val="22"/>
        </w:rPr>
        <w:t>: Invest time in selecting and engineering relevant features as they profoundly impact decision tree performance.</w:t>
      </w:r>
    </w:p>
    <w:p w14:paraId="2821928A" w14:textId="77777777" w:rsidR="00F16637" w:rsidRPr="006923FB" w:rsidRDefault="00F16637" w:rsidP="00145AC7">
      <w:pPr>
        <w:numPr>
          <w:ilvl w:val="0"/>
          <w:numId w:val="104"/>
        </w:numPr>
        <w:spacing w:before="100" w:beforeAutospacing="1" w:after="100" w:afterAutospacing="1"/>
        <w:rPr>
          <w:rFonts w:asciiTheme="minorHAnsi" w:hAnsiTheme="minorHAnsi" w:cstheme="minorHAnsi"/>
          <w:color w:val="111111"/>
          <w:sz w:val="22"/>
          <w:szCs w:val="22"/>
        </w:rPr>
      </w:pPr>
      <w:r w:rsidRPr="006923FB">
        <w:rPr>
          <w:rStyle w:val="Strong"/>
          <w:rFonts w:asciiTheme="minorHAnsi" w:hAnsiTheme="minorHAnsi" w:cstheme="minorHAnsi"/>
          <w:color w:val="111111"/>
          <w:sz w:val="22"/>
          <w:szCs w:val="22"/>
        </w:rPr>
        <w:t>Pruning</w:t>
      </w:r>
      <w:r w:rsidRPr="006923FB">
        <w:rPr>
          <w:rFonts w:asciiTheme="minorHAnsi" w:hAnsiTheme="minorHAnsi" w:cstheme="minorHAnsi"/>
          <w:color w:val="111111"/>
          <w:sz w:val="22"/>
          <w:szCs w:val="22"/>
        </w:rPr>
        <w:t>: Apply pruning techniques like cost complexity pruning to avoid overfitting.</w:t>
      </w:r>
    </w:p>
    <w:p w14:paraId="2AFF6F82" w14:textId="77777777" w:rsidR="00F16637" w:rsidRPr="006923FB" w:rsidRDefault="00F16637" w:rsidP="00145AC7">
      <w:pPr>
        <w:numPr>
          <w:ilvl w:val="0"/>
          <w:numId w:val="104"/>
        </w:numPr>
        <w:spacing w:before="100" w:beforeAutospacing="1" w:after="100" w:afterAutospacing="1"/>
        <w:rPr>
          <w:rFonts w:asciiTheme="minorHAnsi" w:hAnsiTheme="minorHAnsi" w:cstheme="minorHAnsi"/>
          <w:color w:val="111111"/>
          <w:sz w:val="22"/>
          <w:szCs w:val="22"/>
        </w:rPr>
      </w:pPr>
      <w:r w:rsidRPr="006923FB">
        <w:rPr>
          <w:rStyle w:val="Strong"/>
          <w:rFonts w:asciiTheme="minorHAnsi" w:hAnsiTheme="minorHAnsi" w:cstheme="minorHAnsi"/>
          <w:color w:val="111111"/>
          <w:sz w:val="22"/>
          <w:szCs w:val="22"/>
        </w:rPr>
        <w:t>Ensemble Methods</w:t>
      </w:r>
      <w:r w:rsidRPr="006923FB">
        <w:rPr>
          <w:rFonts w:asciiTheme="minorHAnsi" w:hAnsiTheme="minorHAnsi" w:cstheme="minorHAnsi"/>
          <w:color w:val="111111"/>
          <w:sz w:val="22"/>
          <w:szCs w:val="22"/>
        </w:rPr>
        <w:t>: Consider ensemble methods like Random Forests or Gradient Boosting to improve model robustness and accuracy.</w:t>
      </w:r>
    </w:p>
    <w:p w14:paraId="24658A9F" w14:textId="77777777" w:rsidR="00F16637" w:rsidRPr="006923FB" w:rsidRDefault="00F16637" w:rsidP="00145AC7">
      <w:pPr>
        <w:numPr>
          <w:ilvl w:val="0"/>
          <w:numId w:val="104"/>
        </w:numPr>
        <w:spacing w:before="100" w:beforeAutospacing="1" w:after="100" w:afterAutospacing="1"/>
        <w:rPr>
          <w:rFonts w:asciiTheme="minorHAnsi" w:hAnsiTheme="minorHAnsi" w:cstheme="minorHAnsi"/>
          <w:color w:val="111111"/>
          <w:sz w:val="22"/>
          <w:szCs w:val="22"/>
        </w:rPr>
      </w:pPr>
      <w:r w:rsidRPr="006923FB">
        <w:rPr>
          <w:rStyle w:val="Strong"/>
          <w:rFonts w:asciiTheme="minorHAnsi" w:hAnsiTheme="minorHAnsi" w:cstheme="minorHAnsi"/>
          <w:color w:val="111111"/>
          <w:sz w:val="22"/>
          <w:szCs w:val="22"/>
        </w:rPr>
        <w:t>Data Splitting</w:t>
      </w:r>
      <w:r w:rsidRPr="006923FB">
        <w:rPr>
          <w:rFonts w:asciiTheme="minorHAnsi" w:hAnsiTheme="minorHAnsi" w:cstheme="minorHAnsi"/>
          <w:color w:val="111111"/>
          <w:sz w:val="22"/>
          <w:szCs w:val="22"/>
        </w:rPr>
        <w:t>: Use techniques like cross-validation to ensure your model generalizes well to unseen data.</w:t>
      </w:r>
    </w:p>
    <w:p w14:paraId="6683B8AC" w14:textId="77777777" w:rsidR="00F16637" w:rsidRPr="006923FB" w:rsidRDefault="00F16637" w:rsidP="00145AC7">
      <w:pPr>
        <w:numPr>
          <w:ilvl w:val="0"/>
          <w:numId w:val="104"/>
        </w:numPr>
        <w:spacing w:before="100" w:beforeAutospacing="1" w:after="100" w:afterAutospacing="1"/>
        <w:rPr>
          <w:rFonts w:asciiTheme="minorHAnsi" w:hAnsiTheme="minorHAnsi" w:cstheme="minorHAnsi"/>
          <w:color w:val="111111"/>
          <w:sz w:val="22"/>
          <w:szCs w:val="22"/>
        </w:rPr>
      </w:pPr>
      <w:r w:rsidRPr="006923FB">
        <w:rPr>
          <w:rStyle w:val="Strong"/>
          <w:rFonts w:asciiTheme="minorHAnsi" w:hAnsiTheme="minorHAnsi" w:cstheme="minorHAnsi"/>
          <w:color w:val="111111"/>
          <w:sz w:val="22"/>
          <w:szCs w:val="22"/>
        </w:rPr>
        <w:t>Tune Hyperparameters</w:t>
      </w:r>
      <w:r w:rsidRPr="006923FB">
        <w:rPr>
          <w:rFonts w:asciiTheme="minorHAnsi" w:hAnsiTheme="minorHAnsi" w:cstheme="minorHAnsi"/>
          <w:color w:val="111111"/>
          <w:sz w:val="22"/>
          <w:szCs w:val="22"/>
        </w:rPr>
        <w:t>: Experiment with different hyperparameters</w:t>
      </w:r>
      <w:r>
        <w:rPr>
          <w:rFonts w:asciiTheme="minorHAnsi" w:hAnsiTheme="minorHAnsi" w:cstheme="minorHAnsi"/>
          <w:color w:val="111111"/>
          <w:sz w:val="22"/>
          <w:szCs w:val="22"/>
        </w:rPr>
        <w:t>, such as tree depth and minimum samples per leaf,</w:t>
      </w:r>
      <w:r w:rsidRPr="006923FB">
        <w:rPr>
          <w:rFonts w:asciiTheme="minorHAnsi" w:hAnsiTheme="minorHAnsi" w:cstheme="minorHAnsi"/>
          <w:color w:val="111111"/>
          <w:sz w:val="22"/>
          <w:szCs w:val="22"/>
        </w:rPr>
        <w:t xml:space="preserve"> to find the right balance between bias and variance.</w:t>
      </w:r>
    </w:p>
    <w:p w14:paraId="66508030" w14:textId="77777777" w:rsidR="00F16637" w:rsidRPr="006923FB" w:rsidRDefault="00F16637" w:rsidP="00F16637">
      <w:pPr>
        <w:pStyle w:val="NormalWeb"/>
        <w:spacing w:before="180"/>
        <w:rPr>
          <w:rFonts w:asciiTheme="minorHAnsi" w:hAnsiTheme="minorHAnsi" w:cstheme="minorHAnsi"/>
          <w:color w:val="111111"/>
          <w:sz w:val="22"/>
          <w:szCs w:val="22"/>
        </w:rPr>
      </w:pPr>
      <w:r w:rsidRPr="006923FB">
        <w:rPr>
          <w:rFonts w:asciiTheme="minorHAnsi" w:hAnsiTheme="minorHAnsi" w:cstheme="minorHAnsi"/>
          <w:color w:val="111111"/>
          <w:sz w:val="22"/>
          <w:szCs w:val="22"/>
        </w:rPr>
        <w:t xml:space="preserve">By unifying these concepts, data scientists gain the proficiency to </w:t>
      </w:r>
      <w:r>
        <w:rPr>
          <w:rFonts w:asciiTheme="minorHAnsi" w:hAnsiTheme="minorHAnsi" w:cstheme="minorHAnsi"/>
          <w:color w:val="111111"/>
          <w:sz w:val="22"/>
          <w:szCs w:val="22"/>
        </w:rPr>
        <w:t>employ decision trees effectively, from their construction to pruning. This enables them to make informed choices when faced with modeling decisions and ultimately enhances</w:t>
      </w:r>
      <w:r w:rsidRPr="006923FB">
        <w:rPr>
          <w:rFonts w:asciiTheme="minorHAnsi" w:hAnsiTheme="minorHAnsi" w:cstheme="minorHAnsi"/>
          <w:color w:val="111111"/>
          <w:sz w:val="22"/>
          <w:szCs w:val="22"/>
        </w:rPr>
        <w:t xml:space="preserve"> the quality of their predictive models.</w:t>
      </w:r>
    </w:p>
    <w:p w14:paraId="3952AC3F" w14:textId="77777777" w:rsidR="00F16637" w:rsidRPr="00915D52" w:rsidRDefault="00F16637" w:rsidP="00F16637">
      <w:pPr>
        <w:spacing w:before="100" w:beforeAutospacing="1" w:after="100" w:afterAutospacing="1"/>
        <w:ind w:left="720"/>
        <w:rPr>
          <w:rFonts w:asciiTheme="minorHAnsi" w:hAnsiTheme="minorHAnsi" w:cstheme="minorHAnsi"/>
          <w:color w:val="111111"/>
          <w:sz w:val="22"/>
          <w:szCs w:val="22"/>
        </w:rPr>
      </w:pPr>
    </w:p>
    <w:p w14:paraId="33A6BB90" w14:textId="77777777" w:rsidR="00F16637" w:rsidRPr="00915D52" w:rsidRDefault="00F16637" w:rsidP="00F16637">
      <w:pPr>
        <w:pStyle w:val="Heading1"/>
      </w:pPr>
      <w:bookmarkStart w:id="114" w:name="_Toc174889624"/>
      <w:r w:rsidRPr="00915D52">
        <w:t>Decision Tree Model Code</w:t>
      </w:r>
      <w:bookmarkEnd w:id="114"/>
    </w:p>
    <w:p w14:paraId="1E765284" w14:textId="77777777" w:rsidR="00F16637" w:rsidRPr="00915D52" w:rsidRDefault="00F16637" w:rsidP="00F16637">
      <w:pPr>
        <w:spacing w:before="180"/>
        <w:rPr>
          <w:rFonts w:asciiTheme="minorHAnsi" w:hAnsiTheme="minorHAnsi" w:cstheme="minorHAnsi"/>
          <w:color w:val="111111"/>
          <w:sz w:val="22"/>
          <w:szCs w:val="22"/>
        </w:rPr>
      </w:pPr>
      <w:r w:rsidRPr="00915D52">
        <w:rPr>
          <w:rFonts w:asciiTheme="minorHAnsi" w:hAnsiTheme="minorHAnsi" w:cstheme="minorHAnsi"/>
          <w:color w:val="111111"/>
          <w:sz w:val="22"/>
          <w:szCs w:val="22"/>
        </w:rPr>
        <w:t xml:space="preserve">In this section, we will delve into the practical aspect of decision tree modeling by developing a model using Python, R, and SAS. We will follow a step-by-step approach to ensure that each part of the process is clearly understood. The steps include importing the data, splitting it into training and validation datasets, balancing the data due to our binary target variable, building the decision tree model, tuning hyperparameters using methods </w:t>
      </w:r>
      <w:r w:rsidRPr="00915D52">
        <w:rPr>
          <w:rFonts w:asciiTheme="minorHAnsi" w:hAnsiTheme="minorHAnsi" w:cstheme="minorHAnsi"/>
          <w:color w:val="111111"/>
          <w:sz w:val="22"/>
          <w:szCs w:val="22"/>
        </w:rPr>
        <w:lastRenderedPageBreak/>
        <w:t xml:space="preserve">like </w:t>
      </w:r>
      <w:proofErr w:type="spellStart"/>
      <w:r w:rsidRPr="00915D52">
        <w:rPr>
          <w:rFonts w:asciiTheme="minorHAnsi" w:hAnsiTheme="minorHAnsi" w:cstheme="minorHAnsi"/>
          <w:color w:val="111111"/>
          <w:sz w:val="22"/>
          <w:szCs w:val="22"/>
        </w:rPr>
        <w:t>GridSearchCV</w:t>
      </w:r>
      <w:proofErr w:type="spellEnd"/>
      <w:r w:rsidRPr="00915D52">
        <w:rPr>
          <w:rFonts w:asciiTheme="minorHAnsi" w:hAnsiTheme="minorHAnsi" w:cstheme="minorHAnsi"/>
          <w:color w:val="111111"/>
          <w:sz w:val="22"/>
          <w:szCs w:val="22"/>
        </w:rPr>
        <w:t xml:space="preserve"> or </w:t>
      </w:r>
      <w:proofErr w:type="spellStart"/>
      <w:r w:rsidRPr="00915D52">
        <w:rPr>
          <w:rFonts w:asciiTheme="minorHAnsi" w:hAnsiTheme="minorHAnsi" w:cstheme="minorHAnsi"/>
          <w:color w:val="111111"/>
          <w:sz w:val="22"/>
          <w:szCs w:val="22"/>
        </w:rPr>
        <w:t>RandomizedSearchCV</w:t>
      </w:r>
      <w:proofErr w:type="spellEnd"/>
      <w:r w:rsidRPr="00915D52">
        <w:rPr>
          <w:rFonts w:asciiTheme="minorHAnsi" w:hAnsiTheme="minorHAnsi" w:cstheme="minorHAnsi"/>
          <w:color w:val="111111"/>
          <w:sz w:val="22"/>
          <w:szCs w:val="22"/>
        </w:rPr>
        <w:t>, applying the model to an out-of-time (OOT) dataset, and finally evaluating the model’s performance using appropriate metrics. We will also discuss the importance of each step and how it contributes to the overall methodology of decision tree development.</w:t>
      </w:r>
    </w:p>
    <w:p w14:paraId="3C484534" w14:textId="77777777" w:rsidR="00F16637" w:rsidRDefault="00F16637" w:rsidP="00F16637">
      <w:pPr>
        <w:rPr>
          <w:rFonts w:asciiTheme="minorHAnsi" w:hAnsiTheme="minorHAnsi" w:cstheme="minorHAnsi"/>
          <w:sz w:val="22"/>
          <w:szCs w:val="22"/>
        </w:rPr>
      </w:pPr>
    </w:p>
    <w:p w14:paraId="3B93BF05" w14:textId="77777777" w:rsidR="00F16637" w:rsidRDefault="00F16637" w:rsidP="00F16637">
      <w:pPr>
        <w:pStyle w:val="ACaptionHead"/>
        <w:ind w:left="0"/>
      </w:pPr>
      <w:r>
        <w:t>Program 5.4: Python Decision Tree Script</w:t>
      </w:r>
    </w:p>
    <w:p w14:paraId="2E140892" w14:textId="77777777" w:rsidR="00F16637" w:rsidRDefault="00F16637" w:rsidP="00F16637">
      <w:pPr>
        <w:rPr>
          <w:rFonts w:asciiTheme="minorHAnsi" w:hAnsiTheme="minorHAnsi" w:cstheme="minorHAnsi"/>
          <w:sz w:val="22"/>
          <w:szCs w:val="22"/>
        </w:rPr>
      </w:pPr>
    </w:p>
    <w:p w14:paraId="51999624" w14:textId="77777777" w:rsidR="00F16637" w:rsidRPr="00995791" w:rsidRDefault="00F16637" w:rsidP="00F16637">
      <w:pPr>
        <w:rPr>
          <w:rFonts w:asciiTheme="minorHAnsi" w:hAnsiTheme="minorHAnsi" w:cstheme="minorHAnsi"/>
          <w:b/>
          <w:bCs/>
          <w:color w:val="808080" w:themeColor="background1" w:themeShade="80"/>
          <w:sz w:val="22"/>
          <w:szCs w:val="22"/>
        </w:rPr>
      </w:pPr>
      <w:r w:rsidRPr="00995791">
        <w:rPr>
          <w:rFonts w:asciiTheme="minorHAnsi" w:hAnsiTheme="minorHAnsi" w:cstheme="minorHAnsi"/>
          <w:b/>
          <w:bCs/>
          <w:color w:val="808080" w:themeColor="background1" w:themeShade="80"/>
          <w:sz w:val="22"/>
          <w:szCs w:val="22"/>
        </w:rPr>
        <w:t># Import necessary libraries</w:t>
      </w:r>
    </w:p>
    <w:p w14:paraId="0C21B966" w14:textId="77777777" w:rsidR="00F16637" w:rsidRPr="00995791" w:rsidRDefault="00F16637" w:rsidP="00F16637">
      <w:pPr>
        <w:rPr>
          <w:rFonts w:asciiTheme="minorHAnsi" w:hAnsiTheme="minorHAnsi" w:cstheme="minorHAnsi"/>
          <w:sz w:val="22"/>
          <w:szCs w:val="22"/>
        </w:rPr>
      </w:pPr>
      <w:r w:rsidRPr="00995791">
        <w:rPr>
          <w:rFonts w:asciiTheme="minorHAnsi" w:hAnsiTheme="minorHAnsi" w:cstheme="minorHAnsi"/>
          <w:sz w:val="22"/>
          <w:szCs w:val="22"/>
        </w:rPr>
        <w:t>import pandas as pd</w:t>
      </w:r>
    </w:p>
    <w:p w14:paraId="04D23B20" w14:textId="77777777" w:rsidR="00F16637" w:rsidRPr="00995791" w:rsidRDefault="00F16637" w:rsidP="00F16637">
      <w:pPr>
        <w:rPr>
          <w:rFonts w:asciiTheme="minorHAnsi" w:hAnsiTheme="minorHAnsi" w:cstheme="minorHAnsi"/>
          <w:sz w:val="22"/>
          <w:szCs w:val="22"/>
        </w:rPr>
      </w:pPr>
      <w:r w:rsidRPr="00995791">
        <w:rPr>
          <w:rFonts w:asciiTheme="minorHAnsi" w:hAnsiTheme="minorHAnsi" w:cstheme="minorHAnsi"/>
          <w:sz w:val="22"/>
          <w:szCs w:val="22"/>
        </w:rPr>
        <w:t xml:space="preserve">from </w:t>
      </w:r>
      <w:proofErr w:type="spellStart"/>
      <w:r w:rsidRPr="00995791">
        <w:rPr>
          <w:rFonts w:asciiTheme="minorHAnsi" w:hAnsiTheme="minorHAnsi" w:cstheme="minorHAnsi"/>
          <w:sz w:val="22"/>
          <w:szCs w:val="22"/>
        </w:rPr>
        <w:t>sklearn.model_selection</w:t>
      </w:r>
      <w:proofErr w:type="spellEnd"/>
      <w:r w:rsidRPr="00995791">
        <w:rPr>
          <w:rFonts w:asciiTheme="minorHAnsi" w:hAnsiTheme="minorHAnsi" w:cstheme="minorHAnsi"/>
          <w:sz w:val="22"/>
          <w:szCs w:val="22"/>
        </w:rPr>
        <w:t xml:space="preserve"> import </w:t>
      </w:r>
      <w:proofErr w:type="spellStart"/>
      <w:r w:rsidRPr="00995791">
        <w:rPr>
          <w:rFonts w:asciiTheme="minorHAnsi" w:hAnsiTheme="minorHAnsi" w:cstheme="minorHAnsi"/>
          <w:sz w:val="22"/>
          <w:szCs w:val="22"/>
        </w:rPr>
        <w:t>train_test_split</w:t>
      </w:r>
      <w:proofErr w:type="spellEnd"/>
      <w:r w:rsidRPr="00995791">
        <w:rPr>
          <w:rFonts w:asciiTheme="minorHAnsi" w:hAnsiTheme="minorHAnsi" w:cstheme="minorHAnsi"/>
          <w:sz w:val="22"/>
          <w:szCs w:val="22"/>
        </w:rPr>
        <w:t xml:space="preserve">, </w:t>
      </w:r>
      <w:proofErr w:type="spellStart"/>
      <w:r w:rsidRPr="00995791">
        <w:rPr>
          <w:rFonts w:asciiTheme="minorHAnsi" w:hAnsiTheme="minorHAnsi" w:cstheme="minorHAnsi"/>
          <w:sz w:val="22"/>
          <w:szCs w:val="22"/>
        </w:rPr>
        <w:t>GridSearchCV</w:t>
      </w:r>
      <w:proofErr w:type="spellEnd"/>
    </w:p>
    <w:p w14:paraId="1032EF87" w14:textId="77777777" w:rsidR="00F16637" w:rsidRPr="00995791" w:rsidRDefault="00F16637" w:rsidP="00F16637">
      <w:pPr>
        <w:rPr>
          <w:rFonts w:asciiTheme="minorHAnsi" w:hAnsiTheme="minorHAnsi" w:cstheme="minorHAnsi"/>
          <w:sz w:val="22"/>
          <w:szCs w:val="22"/>
        </w:rPr>
      </w:pPr>
      <w:r w:rsidRPr="00995791">
        <w:rPr>
          <w:rFonts w:asciiTheme="minorHAnsi" w:hAnsiTheme="minorHAnsi" w:cstheme="minorHAnsi"/>
          <w:sz w:val="22"/>
          <w:szCs w:val="22"/>
        </w:rPr>
        <w:t xml:space="preserve">from </w:t>
      </w:r>
      <w:proofErr w:type="spellStart"/>
      <w:r w:rsidRPr="00995791">
        <w:rPr>
          <w:rFonts w:asciiTheme="minorHAnsi" w:hAnsiTheme="minorHAnsi" w:cstheme="minorHAnsi"/>
          <w:sz w:val="22"/>
          <w:szCs w:val="22"/>
        </w:rPr>
        <w:t>sklearn.tree</w:t>
      </w:r>
      <w:proofErr w:type="spellEnd"/>
      <w:r w:rsidRPr="00995791">
        <w:rPr>
          <w:rFonts w:asciiTheme="minorHAnsi" w:hAnsiTheme="minorHAnsi" w:cstheme="minorHAnsi"/>
          <w:sz w:val="22"/>
          <w:szCs w:val="22"/>
        </w:rPr>
        <w:t xml:space="preserve"> import </w:t>
      </w:r>
      <w:proofErr w:type="spellStart"/>
      <w:r w:rsidRPr="00995791">
        <w:rPr>
          <w:rFonts w:asciiTheme="minorHAnsi" w:hAnsiTheme="minorHAnsi" w:cstheme="minorHAnsi"/>
          <w:sz w:val="22"/>
          <w:szCs w:val="22"/>
        </w:rPr>
        <w:t>DecisionTreeClassifier</w:t>
      </w:r>
      <w:proofErr w:type="spellEnd"/>
    </w:p>
    <w:p w14:paraId="0D1BCAAA" w14:textId="77777777" w:rsidR="00F16637" w:rsidRPr="00995791" w:rsidRDefault="00F16637" w:rsidP="00F16637">
      <w:pPr>
        <w:rPr>
          <w:rFonts w:asciiTheme="minorHAnsi" w:hAnsiTheme="minorHAnsi" w:cstheme="minorHAnsi"/>
          <w:sz w:val="22"/>
          <w:szCs w:val="22"/>
        </w:rPr>
      </w:pPr>
      <w:r w:rsidRPr="00995791">
        <w:rPr>
          <w:rFonts w:asciiTheme="minorHAnsi" w:hAnsiTheme="minorHAnsi" w:cstheme="minorHAnsi"/>
          <w:sz w:val="22"/>
          <w:szCs w:val="22"/>
        </w:rPr>
        <w:t xml:space="preserve">from </w:t>
      </w:r>
      <w:proofErr w:type="spellStart"/>
      <w:r w:rsidRPr="00995791">
        <w:rPr>
          <w:rFonts w:asciiTheme="minorHAnsi" w:hAnsiTheme="minorHAnsi" w:cstheme="minorHAnsi"/>
          <w:sz w:val="22"/>
          <w:szCs w:val="22"/>
        </w:rPr>
        <w:t>sklearn.metrics</w:t>
      </w:r>
      <w:proofErr w:type="spellEnd"/>
      <w:r w:rsidRPr="00995791">
        <w:rPr>
          <w:rFonts w:asciiTheme="minorHAnsi" w:hAnsiTheme="minorHAnsi" w:cstheme="minorHAnsi"/>
          <w:sz w:val="22"/>
          <w:szCs w:val="22"/>
        </w:rPr>
        <w:t xml:space="preserve"> import </w:t>
      </w:r>
      <w:proofErr w:type="spellStart"/>
      <w:r w:rsidRPr="00995791">
        <w:rPr>
          <w:rFonts w:asciiTheme="minorHAnsi" w:hAnsiTheme="minorHAnsi" w:cstheme="minorHAnsi"/>
          <w:sz w:val="22"/>
          <w:szCs w:val="22"/>
        </w:rPr>
        <w:t>classification_report</w:t>
      </w:r>
      <w:proofErr w:type="spellEnd"/>
      <w:r w:rsidRPr="00995791">
        <w:rPr>
          <w:rFonts w:asciiTheme="minorHAnsi" w:hAnsiTheme="minorHAnsi" w:cstheme="minorHAnsi"/>
          <w:sz w:val="22"/>
          <w:szCs w:val="22"/>
        </w:rPr>
        <w:t xml:space="preserve">, </w:t>
      </w:r>
      <w:proofErr w:type="spellStart"/>
      <w:r w:rsidRPr="00995791">
        <w:rPr>
          <w:rFonts w:asciiTheme="minorHAnsi" w:hAnsiTheme="minorHAnsi" w:cstheme="minorHAnsi"/>
          <w:sz w:val="22"/>
          <w:szCs w:val="22"/>
        </w:rPr>
        <w:t>confusion_matrix</w:t>
      </w:r>
      <w:proofErr w:type="spellEnd"/>
      <w:r w:rsidRPr="00995791">
        <w:rPr>
          <w:rFonts w:asciiTheme="minorHAnsi" w:hAnsiTheme="minorHAnsi" w:cstheme="minorHAnsi"/>
          <w:sz w:val="22"/>
          <w:szCs w:val="22"/>
        </w:rPr>
        <w:t xml:space="preserve">, </w:t>
      </w:r>
      <w:proofErr w:type="spellStart"/>
      <w:r w:rsidRPr="00995791">
        <w:rPr>
          <w:rFonts w:asciiTheme="minorHAnsi" w:hAnsiTheme="minorHAnsi" w:cstheme="minorHAnsi"/>
          <w:sz w:val="22"/>
          <w:szCs w:val="22"/>
        </w:rPr>
        <w:t>roc_auc_score</w:t>
      </w:r>
      <w:proofErr w:type="spellEnd"/>
      <w:r w:rsidRPr="00995791">
        <w:rPr>
          <w:rFonts w:asciiTheme="minorHAnsi" w:hAnsiTheme="minorHAnsi" w:cstheme="minorHAnsi"/>
          <w:sz w:val="22"/>
          <w:szCs w:val="22"/>
        </w:rPr>
        <w:t xml:space="preserve">, </w:t>
      </w:r>
      <w:proofErr w:type="spellStart"/>
      <w:r w:rsidRPr="00995791">
        <w:rPr>
          <w:rFonts w:asciiTheme="minorHAnsi" w:hAnsiTheme="minorHAnsi" w:cstheme="minorHAnsi"/>
          <w:sz w:val="22"/>
          <w:szCs w:val="22"/>
        </w:rPr>
        <w:t>roc_curve</w:t>
      </w:r>
      <w:proofErr w:type="spellEnd"/>
    </w:p>
    <w:p w14:paraId="7E3A8D35" w14:textId="77777777" w:rsidR="00F16637" w:rsidRPr="00995791" w:rsidRDefault="00F16637" w:rsidP="00F16637">
      <w:pPr>
        <w:rPr>
          <w:rFonts w:asciiTheme="minorHAnsi" w:hAnsiTheme="minorHAnsi" w:cstheme="minorHAnsi"/>
          <w:sz w:val="22"/>
          <w:szCs w:val="22"/>
        </w:rPr>
      </w:pPr>
      <w:r w:rsidRPr="00995791">
        <w:rPr>
          <w:rFonts w:asciiTheme="minorHAnsi" w:hAnsiTheme="minorHAnsi" w:cstheme="minorHAnsi"/>
          <w:sz w:val="22"/>
          <w:szCs w:val="22"/>
        </w:rPr>
        <w:t xml:space="preserve">import </w:t>
      </w:r>
      <w:proofErr w:type="spellStart"/>
      <w:r w:rsidRPr="00995791">
        <w:rPr>
          <w:rFonts w:asciiTheme="minorHAnsi" w:hAnsiTheme="minorHAnsi" w:cstheme="minorHAnsi"/>
          <w:sz w:val="22"/>
          <w:szCs w:val="22"/>
        </w:rPr>
        <w:t>matplotlib.pyplot</w:t>
      </w:r>
      <w:proofErr w:type="spellEnd"/>
      <w:r w:rsidRPr="00995791">
        <w:rPr>
          <w:rFonts w:asciiTheme="minorHAnsi" w:hAnsiTheme="minorHAnsi" w:cstheme="minorHAnsi"/>
          <w:sz w:val="22"/>
          <w:szCs w:val="22"/>
        </w:rPr>
        <w:t xml:space="preserve"> as </w:t>
      </w:r>
      <w:proofErr w:type="spellStart"/>
      <w:r w:rsidRPr="00995791">
        <w:rPr>
          <w:rFonts w:asciiTheme="minorHAnsi" w:hAnsiTheme="minorHAnsi" w:cstheme="minorHAnsi"/>
          <w:sz w:val="22"/>
          <w:szCs w:val="22"/>
        </w:rPr>
        <w:t>plt</w:t>
      </w:r>
      <w:proofErr w:type="spellEnd"/>
    </w:p>
    <w:p w14:paraId="274825F6" w14:textId="77777777" w:rsidR="00F16637" w:rsidRPr="00995791" w:rsidRDefault="00F16637" w:rsidP="00F16637">
      <w:pPr>
        <w:rPr>
          <w:rFonts w:asciiTheme="minorHAnsi" w:hAnsiTheme="minorHAnsi" w:cstheme="minorHAnsi"/>
          <w:sz w:val="22"/>
          <w:szCs w:val="22"/>
        </w:rPr>
      </w:pPr>
    </w:p>
    <w:p w14:paraId="15E52403" w14:textId="77777777" w:rsidR="00F16637" w:rsidRPr="00995791" w:rsidRDefault="00F16637" w:rsidP="00F16637">
      <w:pPr>
        <w:rPr>
          <w:rFonts w:asciiTheme="minorHAnsi" w:hAnsiTheme="minorHAnsi" w:cstheme="minorHAnsi"/>
          <w:b/>
          <w:bCs/>
          <w:color w:val="808080" w:themeColor="background1" w:themeShade="80"/>
          <w:sz w:val="22"/>
          <w:szCs w:val="22"/>
        </w:rPr>
      </w:pPr>
      <w:r w:rsidRPr="00995791">
        <w:rPr>
          <w:rFonts w:asciiTheme="minorHAnsi" w:hAnsiTheme="minorHAnsi" w:cstheme="minorHAnsi"/>
          <w:b/>
          <w:bCs/>
          <w:color w:val="808080" w:themeColor="background1" w:themeShade="80"/>
          <w:sz w:val="22"/>
          <w:szCs w:val="22"/>
        </w:rPr>
        <w:t># Function to calculate performance metrics</w:t>
      </w:r>
    </w:p>
    <w:p w14:paraId="12A3522C" w14:textId="77777777" w:rsidR="00F16637" w:rsidRPr="00995791" w:rsidRDefault="00F16637" w:rsidP="00F16637">
      <w:pPr>
        <w:rPr>
          <w:rFonts w:asciiTheme="minorHAnsi" w:hAnsiTheme="minorHAnsi" w:cstheme="minorHAnsi"/>
          <w:sz w:val="22"/>
          <w:szCs w:val="22"/>
        </w:rPr>
      </w:pPr>
      <w:r w:rsidRPr="00995791">
        <w:rPr>
          <w:rFonts w:asciiTheme="minorHAnsi" w:hAnsiTheme="minorHAnsi" w:cstheme="minorHAnsi"/>
          <w:sz w:val="22"/>
          <w:szCs w:val="22"/>
        </w:rPr>
        <w:t xml:space="preserve">def </w:t>
      </w:r>
      <w:proofErr w:type="spellStart"/>
      <w:r w:rsidRPr="00995791">
        <w:rPr>
          <w:rFonts w:asciiTheme="minorHAnsi" w:hAnsiTheme="minorHAnsi" w:cstheme="minorHAnsi"/>
          <w:sz w:val="22"/>
          <w:szCs w:val="22"/>
        </w:rPr>
        <w:t>performance_metrics</w:t>
      </w:r>
      <w:proofErr w:type="spellEnd"/>
      <w:r w:rsidRPr="00995791">
        <w:rPr>
          <w:rFonts w:asciiTheme="minorHAnsi" w:hAnsiTheme="minorHAnsi" w:cstheme="minorHAnsi"/>
          <w:sz w:val="22"/>
          <w:szCs w:val="22"/>
        </w:rPr>
        <w:t>(</w:t>
      </w:r>
      <w:proofErr w:type="spellStart"/>
      <w:r w:rsidRPr="00995791">
        <w:rPr>
          <w:rFonts w:asciiTheme="minorHAnsi" w:hAnsiTheme="minorHAnsi" w:cstheme="minorHAnsi"/>
          <w:sz w:val="22"/>
          <w:szCs w:val="22"/>
        </w:rPr>
        <w:t>y_true</w:t>
      </w:r>
      <w:proofErr w:type="spellEnd"/>
      <w:r w:rsidRPr="00995791">
        <w:rPr>
          <w:rFonts w:asciiTheme="minorHAnsi" w:hAnsiTheme="minorHAnsi" w:cstheme="minorHAnsi"/>
          <w:sz w:val="22"/>
          <w:szCs w:val="22"/>
        </w:rPr>
        <w:t xml:space="preserve">, </w:t>
      </w:r>
      <w:proofErr w:type="spellStart"/>
      <w:r w:rsidRPr="00995791">
        <w:rPr>
          <w:rFonts w:asciiTheme="minorHAnsi" w:hAnsiTheme="minorHAnsi" w:cstheme="minorHAnsi"/>
          <w:sz w:val="22"/>
          <w:szCs w:val="22"/>
        </w:rPr>
        <w:t>y_pred</w:t>
      </w:r>
      <w:proofErr w:type="spellEnd"/>
      <w:r w:rsidRPr="00995791">
        <w:rPr>
          <w:rFonts w:asciiTheme="minorHAnsi" w:hAnsiTheme="minorHAnsi" w:cstheme="minorHAnsi"/>
          <w:sz w:val="22"/>
          <w:szCs w:val="22"/>
        </w:rPr>
        <w:t>):</w:t>
      </w:r>
    </w:p>
    <w:p w14:paraId="1E94159D" w14:textId="77777777" w:rsidR="00F16637" w:rsidRPr="00995791" w:rsidRDefault="00F16637" w:rsidP="00F16637">
      <w:pPr>
        <w:rPr>
          <w:rFonts w:asciiTheme="minorHAnsi" w:hAnsiTheme="minorHAnsi" w:cstheme="minorHAnsi"/>
          <w:sz w:val="22"/>
          <w:szCs w:val="22"/>
        </w:rPr>
      </w:pPr>
      <w:r w:rsidRPr="00995791">
        <w:rPr>
          <w:rFonts w:asciiTheme="minorHAnsi" w:hAnsiTheme="minorHAnsi" w:cstheme="minorHAnsi"/>
          <w:sz w:val="22"/>
          <w:szCs w:val="22"/>
        </w:rPr>
        <w:t xml:space="preserve">    print("Classification Report:")</w:t>
      </w:r>
    </w:p>
    <w:p w14:paraId="320DE148" w14:textId="77777777" w:rsidR="00F16637" w:rsidRPr="00995791" w:rsidRDefault="00F16637" w:rsidP="00F16637">
      <w:pPr>
        <w:rPr>
          <w:rFonts w:asciiTheme="minorHAnsi" w:hAnsiTheme="minorHAnsi" w:cstheme="minorHAnsi"/>
          <w:sz w:val="22"/>
          <w:szCs w:val="22"/>
        </w:rPr>
      </w:pPr>
      <w:r w:rsidRPr="00995791">
        <w:rPr>
          <w:rFonts w:asciiTheme="minorHAnsi" w:hAnsiTheme="minorHAnsi" w:cstheme="minorHAnsi"/>
          <w:sz w:val="22"/>
          <w:szCs w:val="22"/>
        </w:rPr>
        <w:t xml:space="preserve">    print(</w:t>
      </w:r>
      <w:proofErr w:type="spellStart"/>
      <w:r w:rsidRPr="00995791">
        <w:rPr>
          <w:rFonts w:asciiTheme="minorHAnsi" w:hAnsiTheme="minorHAnsi" w:cstheme="minorHAnsi"/>
          <w:sz w:val="22"/>
          <w:szCs w:val="22"/>
        </w:rPr>
        <w:t>classification_report</w:t>
      </w:r>
      <w:proofErr w:type="spellEnd"/>
      <w:r w:rsidRPr="00995791">
        <w:rPr>
          <w:rFonts w:asciiTheme="minorHAnsi" w:hAnsiTheme="minorHAnsi" w:cstheme="minorHAnsi"/>
          <w:sz w:val="22"/>
          <w:szCs w:val="22"/>
        </w:rPr>
        <w:t>(</w:t>
      </w:r>
      <w:proofErr w:type="spellStart"/>
      <w:r w:rsidRPr="00995791">
        <w:rPr>
          <w:rFonts w:asciiTheme="minorHAnsi" w:hAnsiTheme="minorHAnsi" w:cstheme="minorHAnsi"/>
          <w:sz w:val="22"/>
          <w:szCs w:val="22"/>
        </w:rPr>
        <w:t>y_true</w:t>
      </w:r>
      <w:proofErr w:type="spellEnd"/>
      <w:r w:rsidRPr="00995791">
        <w:rPr>
          <w:rFonts w:asciiTheme="minorHAnsi" w:hAnsiTheme="minorHAnsi" w:cstheme="minorHAnsi"/>
          <w:sz w:val="22"/>
          <w:szCs w:val="22"/>
        </w:rPr>
        <w:t xml:space="preserve">, </w:t>
      </w:r>
      <w:proofErr w:type="spellStart"/>
      <w:r w:rsidRPr="00995791">
        <w:rPr>
          <w:rFonts w:asciiTheme="minorHAnsi" w:hAnsiTheme="minorHAnsi" w:cstheme="minorHAnsi"/>
          <w:sz w:val="22"/>
          <w:szCs w:val="22"/>
        </w:rPr>
        <w:t>y_pred</w:t>
      </w:r>
      <w:proofErr w:type="spellEnd"/>
      <w:r w:rsidRPr="00995791">
        <w:rPr>
          <w:rFonts w:asciiTheme="minorHAnsi" w:hAnsiTheme="minorHAnsi" w:cstheme="minorHAnsi"/>
          <w:sz w:val="22"/>
          <w:szCs w:val="22"/>
        </w:rPr>
        <w:t>))</w:t>
      </w:r>
    </w:p>
    <w:p w14:paraId="5988584D" w14:textId="77777777" w:rsidR="00F16637" w:rsidRPr="00995791" w:rsidRDefault="00F16637" w:rsidP="00F16637">
      <w:pPr>
        <w:rPr>
          <w:rFonts w:asciiTheme="minorHAnsi" w:hAnsiTheme="minorHAnsi" w:cstheme="minorHAnsi"/>
          <w:sz w:val="22"/>
          <w:szCs w:val="22"/>
        </w:rPr>
      </w:pPr>
      <w:r w:rsidRPr="00995791">
        <w:rPr>
          <w:rFonts w:asciiTheme="minorHAnsi" w:hAnsiTheme="minorHAnsi" w:cstheme="minorHAnsi"/>
          <w:sz w:val="22"/>
          <w:szCs w:val="22"/>
        </w:rPr>
        <w:t xml:space="preserve">    print("Confusion Matrix:")</w:t>
      </w:r>
    </w:p>
    <w:p w14:paraId="5EB0774F" w14:textId="77777777" w:rsidR="00F16637" w:rsidRPr="00995791" w:rsidRDefault="00F16637" w:rsidP="00F16637">
      <w:pPr>
        <w:rPr>
          <w:rFonts w:asciiTheme="minorHAnsi" w:hAnsiTheme="minorHAnsi" w:cstheme="minorHAnsi"/>
          <w:sz w:val="22"/>
          <w:szCs w:val="22"/>
        </w:rPr>
      </w:pPr>
      <w:r w:rsidRPr="00995791">
        <w:rPr>
          <w:rFonts w:asciiTheme="minorHAnsi" w:hAnsiTheme="minorHAnsi" w:cstheme="minorHAnsi"/>
          <w:sz w:val="22"/>
          <w:szCs w:val="22"/>
        </w:rPr>
        <w:t xml:space="preserve">    print(</w:t>
      </w:r>
      <w:proofErr w:type="spellStart"/>
      <w:r w:rsidRPr="00995791">
        <w:rPr>
          <w:rFonts w:asciiTheme="minorHAnsi" w:hAnsiTheme="minorHAnsi" w:cstheme="minorHAnsi"/>
          <w:sz w:val="22"/>
          <w:szCs w:val="22"/>
        </w:rPr>
        <w:t>confusion_matrix</w:t>
      </w:r>
      <w:proofErr w:type="spellEnd"/>
      <w:r w:rsidRPr="00995791">
        <w:rPr>
          <w:rFonts w:asciiTheme="minorHAnsi" w:hAnsiTheme="minorHAnsi" w:cstheme="minorHAnsi"/>
          <w:sz w:val="22"/>
          <w:szCs w:val="22"/>
        </w:rPr>
        <w:t>(</w:t>
      </w:r>
      <w:proofErr w:type="spellStart"/>
      <w:r w:rsidRPr="00995791">
        <w:rPr>
          <w:rFonts w:asciiTheme="minorHAnsi" w:hAnsiTheme="minorHAnsi" w:cstheme="minorHAnsi"/>
          <w:sz w:val="22"/>
          <w:szCs w:val="22"/>
        </w:rPr>
        <w:t>y_true</w:t>
      </w:r>
      <w:proofErr w:type="spellEnd"/>
      <w:r w:rsidRPr="00995791">
        <w:rPr>
          <w:rFonts w:asciiTheme="minorHAnsi" w:hAnsiTheme="minorHAnsi" w:cstheme="minorHAnsi"/>
          <w:sz w:val="22"/>
          <w:szCs w:val="22"/>
        </w:rPr>
        <w:t xml:space="preserve">, </w:t>
      </w:r>
      <w:proofErr w:type="spellStart"/>
      <w:r w:rsidRPr="00995791">
        <w:rPr>
          <w:rFonts w:asciiTheme="minorHAnsi" w:hAnsiTheme="minorHAnsi" w:cstheme="minorHAnsi"/>
          <w:sz w:val="22"/>
          <w:szCs w:val="22"/>
        </w:rPr>
        <w:t>y_pred</w:t>
      </w:r>
      <w:proofErr w:type="spellEnd"/>
      <w:r w:rsidRPr="00995791">
        <w:rPr>
          <w:rFonts w:asciiTheme="minorHAnsi" w:hAnsiTheme="minorHAnsi" w:cstheme="minorHAnsi"/>
          <w:sz w:val="22"/>
          <w:szCs w:val="22"/>
        </w:rPr>
        <w:t>))</w:t>
      </w:r>
    </w:p>
    <w:p w14:paraId="32DDFCC6" w14:textId="77777777" w:rsidR="00F16637" w:rsidRPr="00995791" w:rsidRDefault="00F16637" w:rsidP="00F16637">
      <w:pPr>
        <w:rPr>
          <w:rFonts w:asciiTheme="minorHAnsi" w:hAnsiTheme="minorHAnsi" w:cstheme="minorHAnsi"/>
          <w:sz w:val="22"/>
          <w:szCs w:val="22"/>
        </w:rPr>
      </w:pPr>
      <w:r w:rsidRPr="00995791">
        <w:rPr>
          <w:rFonts w:asciiTheme="minorHAnsi" w:hAnsiTheme="minorHAnsi" w:cstheme="minorHAnsi"/>
          <w:sz w:val="22"/>
          <w:szCs w:val="22"/>
        </w:rPr>
        <w:t xml:space="preserve">    print("ROC AUC Score:")</w:t>
      </w:r>
    </w:p>
    <w:p w14:paraId="09370110" w14:textId="77777777" w:rsidR="00F16637" w:rsidRPr="00995791" w:rsidRDefault="00F16637" w:rsidP="00F16637">
      <w:pPr>
        <w:rPr>
          <w:rFonts w:asciiTheme="minorHAnsi" w:hAnsiTheme="minorHAnsi" w:cstheme="minorHAnsi"/>
          <w:sz w:val="22"/>
          <w:szCs w:val="22"/>
        </w:rPr>
      </w:pPr>
      <w:r w:rsidRPr="00995791">
        <w:rPr>
          <w:rFonts w:asciiTheme="minorHAnsi" w:hAnsiTheme="minorHAnsi" w:cstheme="minorHAnsi"/>
          <w:sz w:val="22"/>
          <w:szCs w:val="22"/>
        </w:rPr>
        <w:t xml:space="preserve">    print(</w:t>
      </w:r>
      <w:proofErr w:type="spellStart"/>
      <w:r w:rsidRPr="00995791">
        <w:rPr>
          <w:rFonts w:asciiTheme="minorHAnsi" w:hAnsiTheme="minorHAnsi" w:cstheme="minorHAnsi"/>
          <w:sz w:val="22"/>
          <w:szCs w:val="22"/>
        </w:rPr>
        <w:t>roc_auc_score</w:t>
      </w:r>
      <w:proofErr w:type="spellEnd"/>
      <w:r w:rsidRPr="00995791">
        <w:rPr>
          <w:rFonts w:asciiTheme="minorHAnsi" w:hAnsiTheme="minorHAnsi" w:cstheme="minorHAnsi"/>
          <w:sz w:val="22"/>
          <w:szCs w:val="22"/>
        </w:rPr>
        <w:t>(</w:t>
      </w:r>
      <w:proofErr w:type="spellStart"/>
      <w:r w:rsidRPr="00995791">
        <w:rPr>
          <w:rFonts w:asciiTheme="minorHAnsi" w:hAnsiTheme="minorHAnsi" w:cstheme="minorHAnsi"/>
          <w:sz w:val="22"/>
          <w:szCs w:val="22"/>
        </w:rPr>
        <w:t>y_true</w:t>
      </w:r>
      <w:proofErr w:type="spellEnd"/>
      <w:r w:rsidRPr="00995791">
        <w:rPr>
          <w:rFonts w:asciiTheme="minorHAnsi" w:hAnsiTheme="minorHAnsi" w:cstheme="minorHAnsi"/>
          <w:sz w:val="22"/>
          <w:szCs w:val="22"/>
        </w:rPr>
        <w:t xml:space="preserve">, </w:t>
      </w:r>
      <w:proofErr w:type="spellStart"/>
      <w:r w:rsidRPr="00995791">
        <w:rPr>
          <w:rFonts w:asciiTheme="minorHAnsi" w:hAnsiTheme="minorHAnsi" w:cstheme="minorHAnsi"/>
          <w:sz w:val="22"/>
          <w:szCs w:val="22"/>
        </w:rPr>
        <w:t>y_pred</w:t>
      </w:r>
      <w:proofErr w:type="spellEnd"/>
      <w:r w:rsidRPr="00995791">
        <w:rPr>
          <w:rFonts w:asciiTheme="minorHAnsi" w:hAnsiTheme="minorHAnsi" w:cstheme="minorHAnsi"/>
          <w:sz w:val="22"/>
          <w:szCs w:val="22"/>
        </w:rPr>
        <w:t>))</w:t>
      </w:r>
    </w:p>
    <w:p w14:paraId="1E308115" w14:textId="77777777" w:rsidR="00F16637" w:rsidRPr="00995791" w:rsidRDefault="00F16637" w:rsidP="00F16637">
      <w:pPr>
        <w:rPr>
          <w:rFonts w:asciiTheme="minorHAnsi" w:hAnsiTheme="minorHAnsi" w:cstheme="minorHAnsi"/>
          <w:sz w:val="22"/>
          <w:szCs w:val="22"/>
        </w:rPr>
      </w:pPr>
    </w:p>
    <w:p w14:paraId="45D4B3EF" w14:textId="77777777" w:rsidR="00F16637" w:rsidRPr="00995791" w:rsidRDefault="00F16637" w:rsidP="00F16637">
      <w:pPr>
        <w:rPr>
          <w:rFonts w:asciiTheme="minorHAnsi" w:hAnsiTheme="minorHAnsi" w:cstheme="minorHAnsi"/>
          <w:b/>
          <w:bCs/>
          <w:color w:val="808080" w:themeColor="background1" w:themeShade="80"/>
          <w:sz w:val="22"/>
          <w:szCs w:val="22"/>
        </w:rPr>
      </w:pPr>
      <w:r w:rsidRPr="00995791">
        <w:rPr>
          <w:rFonts w:asciiTheme="minorHAnsi" w:hAnsiTheme="minorHAnsi" w:cstheme="minorHAnsi"/>
          <w:b/>
          <w:bCs/>
          <w:color w:val="808080" w:themeColor="background1" w:themeShade="80"/>
          <w:sz w:val="22"/>
          <w:szCs w:val="22"/>
        </w:rPr>
        <w:t># Load the data</w:t>
      </w:r>
    </w:p>
    <w:p w14:paraId="0C079F3C" w14:textId="77777777" w:rsidR="00F16637" w:rsidRPr="00995791" w:rsidRDefault="00F16637" w:rsidP="00F16637">
      <w:pPr>
        <w:rPr>
          <w:rFonts w:asciiTheme="minorHAnsi" w:hAnsiTheme="minorHAnsi" w:cstheme="minorHAnsi"/>
          <w:sz w:val="22"/>
          <w:szCs w:val="22"/>
        </w:rPr>
      </w:pPr>
      <w:proofErr w:type="spellStart"/>
      <w:r w:rsidRPr="00995791">
        <w:rPr>
          <w:rFonts w:asciiTheme="minorHAnsi" w:hAnsiTheme="minorHAnsi" w:cstheme="minorHAnsi"/>
          <w:sz w:val="22"/>
          <w:szCs w:val="22"/>
        </w:rPr>
        <w:t>train_encoded</w:t>
      </w:r>
      <w:proofErr w:type="spellEnd"/>
      <w:r w:rsidRPr="00995791">
        <w:rPr>
          <w:rFonts w:asciiTheme="minorHAnsi" w:hAnsiTheme="minorHAnsi" w:cstheme="minorHAnsi"/>
          <w:sz w:val="22"/>
          <w:szCs w:val="22"/>
        </w:rPr>
        <w:t xml:space="preserve"> = </w:t>
      </w:r>
      <w:proofErr w:type="spellStart"/>
      <w:r w:rsidRPr="00995791">
        <w:rPr>
          <w:rFonts w:asciiTheme="minorHAnsi" w:hAnsiTheme="minorHAnsi" w:cstheme="minorHAnsi"/>
          <w:sz w:val="22"/>
          <w:szCs w:val="22"/>
        </w:rPr>
        <w:t>pd.read_csv</w:t>
      </w:r>
      <w:proofErr w:type="spellEnd"/>
      <w:r w:rsidRPr="00995791">
        <w:rPr>
          <w:rFonts w:asciiTheme="minorHAnsi" w:hAnsiTheme="minorHAnsi" w:cstheme="minorHAnsi"/>
          <w:sz w:val="22"/>
          <w:szCs w:val="22"/>
        </w:rPr>
        <w:t>('</w:t>
      </w:r>
      <w:r>
        <w:rPr>
          <w:rFonts w:asciiTheme="minorHAnsi" w:hAnsiTheme="minorHAnsi" w:cstheme="minorHAnsi"/>
          <w:sz w:val="22"/>
          <w:szCs w:val="22"/>
        </w:rPr>
        <w:t>/...INPUT YOUR FILE PATHWAY.../</w:t>
      </w:r>
      <w:r w:rsidRPr="00995791">
        <w:rPr>
          <w:rFonts w:asciiTheme="minorHAnsi" w:hAnsiTheme="minorHAnsi" w:cstheme="minorHAnsi"/>
          <w:sz w:val="22"/>
          <w:szCs w:val="22"/>
        </w:rPr>
        <w:t>train_encoded.csv')</w:t>
      </w:r>
    </w:p>
    <w:p w14:paraId="1B74783F" w14:textId="77777777" w:rsidR="00F16637" w:rsidRPr="00995791" w:rsidRDefault="00F16637" w:rsidP="00F16637">
      <w:pPr>
        <w:rPr>
          <w:rFonts w:asciiTheme="minorHAnsi" w:hAnsiTheme="minorHAnsi" w:cstheme="minorHAnsi"/>
          <w:sz w:val="22"/>
          <w:szCs w:val="22"/>
        </w:rPr>
      </w:pPr>
      <w:proofErr w:type="spellStart"/>
      <w:r w:rsidRPr="00995791">
        <w:rPr>
          <w:rFonts w:asciiTheme="minorHAnsi" w:hAnsiTheme="minorHAnsi" w:cstheme="minorHAnsi"/>
          <w:sz w:val="22"/>
          <w:szCs w:val="22"/>
        </w:rPr>
        <w:t>OOT_encoded</w:t>
      </w:r>
      <w:proofErr w:type="spellEnd"/>
      <w:r w:rsidRPr="00995791">
        <w:rPr>
          <w:rFonts w:asciiTheme="minorHAnsi" w:hAnsiTheme="minorHAnsi" w:cstheme="minorHAnsi"/>
          <w:sz w:val="22"/>
          <w:szCs w:val="22"/>
        </w:rPr>
        <w:t xml:space="preserve"> = </w:t>
      </w:r>
      <w:proofErr w:type="spellStart"/>
      <w:r w:rsidRPr="00995791">
        <w:rPr>
          <w:rFonts w:asciiTheme="minorHAnsi" w:hAnsiTheme="minorHAnsi" w:cstheme="minorHAnsi"/>
          <w:sz w:val="22"/>
          <w:szCs w:val="22"/>
        </w:rPr>
        <w:t>pd.read_csv</w:t>
      </w:r>
      <w:proofErr w:type="spellEnd"/>
      <w:r w:rsidRPr="00995791">
        <w:rPr>
          <w:rFonts w:asciiTheme="minorHAnsi" w:hAnsiTheme="minorHAnsi" w:cstheme="minorHAnsi"/>
          <w:sz w:val="22"/>
          <w:szCs w:val="22"/>
        </w:rPr>
        <w:t>('</w:t>
      </w:r>
      <w:r>
        <w:rPr>
          <w:rFonts w:asciiTheme="minorHAnsi" w:hAnsiTheme="minorHAnsi" w:cstheme="minorHAnsi"/>
          <w:sz w:val="22"/>
          <w:szCs w:val="22"/>
        </w:rPr>
        <w:t>/...INPUT YOUR FILE PATHWAY.../</w:t>
      </w:r>
      <w:r w:rsidRPr="00995791">
        <w:rPr>
          <w:rFonts w:asciiTheme="minorHAnsi" w:hAnsiTheme="minorHAnsi" w:cstheme="minorHAnsi"/>
          <w:sz w:val="22"/>
          <w:szCs w:val="22"/>
        </w:rPr>
        <w:t>oot_encoded.csv')</w:t>
      </w:r>
    </w:p>
    <w:p w14:paraId="5E35CC3F" w14:textId="77777777" w:rsidR="00F16637" w:rsidRPr="00995791" w:rsidRDefault="00F16637" w:rsidP="00F16637">
      <w:pPr>
        <w:rPr>
          <w:rFonts w:asciiTheme="minorHAnsi" w:hAnsiTheme="minorHAnsi" w:cstheme="minorHAnsi"/>
          <w:sz w:val="22"/>
          <w:szCs w:val="22"/>
        </w:rPr>
      </w:pPr>
    </w:p>
    <w:p w14:paraId="50E9720A" w14:textId="77777777" w:rsidR="00F16637" w:rsidRPr="00995791" w:rsidRDefault="00F16637" w:rsidP="00F16637">
      <w:pPr>
        <w:rPr>
          <w:rFonts w:asciiTheme="minorHAnsi" w:hAnsiTheme="minorHAnsi" w:cstheme="minorHAnsi"/>
          <w:sz w:val="22"/>
          <w:szCs w:val="22"/>
        </w:rPr>
      </w:pPr>
      <w:r w:rsidRPr="00995791">
        <w:rPr>
          <w:rFonts w:asciiTheme="minorHAnsi" w:hAnsiTheme="minorHAnsi" w:cstheme="minorHAnsi"/>
          <w:sz w:val="22"/>
          <w:szCs w:val="22"/>
        </w:rPr>
        <w:t>print(</w:t>
      </w:r>
      <w:proofErr w:type="spellStart"/>
      <w:r w:rsidRPr="00995791">
        <w:rPr>
          <w:rFonts w:asciiTheme="minorHAnsi" w:hAnsiTheme="minorHAnsi" w:cstheme="minorHAnsi"/>
          <w:sz w:val="22"/>
          <w:szCs w:val="22"/>
        </w:rPr>
        <w:t>train_encoded.columns</w:t>
      </w:r>
      <w:proofErr w:type="spellEnd"/>
      <w:r w:rsidRPr="00995791">
        <w:rPr>
          <w:rFonts w:asciiTheme="minorHAnsi" w:hAnsiTheme="minorHAnsi" w:cstheme="minorHAnsi"/>
          <w:sz w:val="22"/>
          <w:szCs w:val="22"/>
        </w:rPr>
        <w:t>)</w:t>
      </w:r>
    </w:p>
    <w:p w14:paraId="26C8CBB7" w14:textId="77777777" w:rsidR="00F16637" w:rsidRPr="00995791" w:rsidRDefault="00F16637" w:rsidP="00F16637">
      <w:pPr>
        <w:rPr>
          <w:rFonts w:asciiTheme="minorHAnsi" w:hAnsiTheme="minorHAnsi" w:cstheme="minorHAnsi"/>
          <w:sz w:val="22"/>
          <w:szCs w:val="22"/>
        </w:rPr>
      </w:pPr>
    </w:p>
    <w:p w14:paraId="003BFC68" w14:textId="77777777" w:rsidR="00F16637" w:rsidRPr="00995791" w:rsidRDefault="00F16637" w:rsidP="00F16637">
      <w:pPr>
        <w:rPr>
          <w:rFonts w:asciiTheme="minorHAnsi" w:hAnsiTheme="minorHAnsi" w:cstheme="minorHAnsi"/>
          <w:b/>
          <w:bCs/>
          <w:color w:val="808080" w:themeColor="background1" w:themeShade="80"/>
          <w:sz w:val="22"/>
          <w:szCs w:val="22"/>
        </w:rPr>
      </w:pPr>
      <w:r w:rsidRPr="00995791">
        <w:rPr>
          <w:rFonts w:asciiTheme="minorHAnsi" w:hAnsiTheme="minorHAnsi" w:cstheme="minorHAnsi"/>
          <w:b/>
          <w:bCs/>
          <w:color w:val="808080" w:themeColor="background1" w:themeShade="80"/>
          <w:sz w:val="22"/>
          <w:szCs w:val="22"/>
        </w:rPr>
        <w:t># Define the variables to exclude</w:t>
      </w:r>
    </w:p>
    <w:p w14:paraId="184EDBDA" w14:textId="77777777" w:rsidR="00F16637" w:rsidRPr="00995791" w:rsidRDefault="00F16637" w:rsidP="00F16637">
      <w:pPr>
        <w:rPr>
          <w:rFonts w:asciiTheme="minorHAnsi" w:hAnsiTheme="minorHAnsi" w:cstheme="minorHAnsi"/>
          <w:sz w:val="22"/>
          <w:szCs w:val="22"/>
        </w:rPr>
      </w:pPr>
      <w:proofErr w:type="spellStart"/>
      <w:r w:rsidRPr="00995791">
        <w:rPr>
          <w:rFonts w:asciiTheme="minorHAnsi" w:hAnsiTheme="minorHAnsi" w:cstheme="minorHAnsi"/>
          <w:sz w:val="22"/>
          <w:szCs w:val="22"/>
        </w:rPr>
        <w:t>excluded_variables</w:t>
      </w:r>
      <w:proofErr w:type="spellEnd"/>
      <w:r w:rsidRPr="00995791">
        <w:rPr>
          <w:rFonts w:asciiTheme="minorHAnsi" w:hAnsiTheme="minorHAnsi" w:cstheme="minorHAnsi"/>
          <w:sz w:val="22"/>
          <w:szCs w:val="22"/>
        </w:rPr>
        <w:t xml:space="preserve"> = ['id', 'emp_length_3years', 'term_36months', '</w:t>
      </w:r>
      <w:proofErr w:type="spellStart"/>
      <w:r w:rsidRPr="00995791">
        <w:rPr>
          <w:rFonts w:asciiTheme="minorHAnsi" w:hAnsiTheme="minorHAnsi" w:cstheme="minorHAnsi"/>
          <w:sz w:val="22"/>
          <w:szCs w:val="22"/>
        </w:rPr>
        <w:t>grade_G</w:t>
      </w:r>
      <w:proofErr w:type="spellEnd"/>
      <w:r w:rsidRPr="00995791">
        <w:rPr>
          <w:rFonts w:asciiTheme="minorHAnsi" w:hAnsiTheme="minorHAnsi" w:cstheme="minorHAnsi"/>
          <w:sz w:val="22"/>
          <w:szCs w:val="22"/>
        </w:rPr>
        <w:t xml:space="preserve">', 'sub_grade_B4', </w:t>
      </w:r>
    </w:p>
    <w:p w14:paraId="24550B45" w14:textId="77777777" w:rsidR="00F16637" w:rsidRPr="00995791" w:rsidRDefault="00F16637" w:rsidP="00F16637">
      <w:pPr>
        <w:rPr>
          <w:rFonts w:asciiTheme="minorHAnsi" w:hAnsiTheme="minorHAnsi" w:cstheme="minorHAnsi"/>
          <w:sz w:val="22"/>
          <w:szCs w:val="22"/>
        </w:rPr>
      </w:pPr>
      <w:r w:rsidRPr="00995791">
        <w:rPr>
          <w:rFonts w:asciiTheme="minorHAnsi" w:hAnsiTheme="minorHAnsi" w:cstheme="minorHAnsi"/>
          <w:sz w:val="22"/>
          <w:szCs w:val="22"/>
        </w:rPr>
        <w:t xml:space="preserve">                      '</w:t>
      </w:r>
      <w:proofErr w:type="spellStart"/>
      <w:r w:rsidRPr="00995791">
        <w:rPr>
          <w:rFonts w:asciiTheme="minorHAnsi" w:hAnsiTheme="minorHAnsi" w:cstheme="minorHAnsi"/>
          <w:sz w:val="22"/>
          <w:szCs w:val="22"/>
        </w:rPr>
        <w:t>verification_status_SourceVerifi</w:t>
      </w:r>
      <w:proofErr w:type="spellEnd"/>
      <w:r w:rsidRPr="00995791">
        <w:rPr>
          <w:rFonts w:asciiTheme="minorHAnsi" w:hAnsiTheme="minorHAnsi" w:cstheme="minorHAnsi"/>
          <w:sz w:val="22"/>
          <w:szCs w:val="22"/>
        </w:rPr>
        <w:t>', '</w:t>
      </w:r>
      <w:proofErr w:type="spellStart"/>
      <w:r w:rsidRPr="00995791">
        <w:rPr>
          <w:rFonts w:asciiTheme="minorHAnsi" w:hAnsiTheme="minorHAnsi" w:cstheme="minorHAnsi"/>
          <w:sz w:val="22"/>
          <w:szCs w:val="22"/>
        </w:rPr>
        <w:t>purpose_home_improvement</w:t>
      </w:r>
      <w:proofErr w:type="spellEnd"/>
      <w:r w:rsidRPr="00995791">
        <w:rPr>
          <w:rFonts w:asciiTheme="minorHAnsi" w:hAnsiTheme="minorHAnsi" w:cstheme="minorHAnsi"/>
          <w:sz w:val="22"/>
          <w:szCs w:val="22"/>
        </w:rPr>
        <w:t xml:space="preserve">', </w:t>
      </w:r>
    </w:p>
    <w:p w14:paraId="6D9E2C70" w14:textId="77777777" w:rsidR="00F16637" w:rsidRPr="00995791" w:rsidRDefault="00F16637" w:rsidP="00F16637">
      <w:pPr>
        <w:rPr>
          <w:rFonts w:asciiTheme="minorHAnsi" w:hAnsiTheme="minorHAnsi" w:cstheme="minorHAnsi"/>
          <w:sz w:val="22"/>
          <w:szCs w:val="22"/>
        </w:rPr>
      </w:pPr>
      <w:r w:rsidRPr="00995791">
        <w:rPr>
          <w:rFonts w:asciiTheme="minorHAnsi" w:hAnsiTheme="minorHAnsi" w:cstheme="minorHAnsi"/>
          <w:sz w:val="22"/>
          <w:szCs w:val="22"/>
        </w:rPr>
        <w:t xml:space="preserve">                      '</w:t>
      </w:r>
      <w:proofErr w:type="spellStart"/>
      <w:r w:rsidRPr="00995791">
        <w:rPr>
          <w:rFonts w:asciiTheme="minorHAnsi" w:hAnsiTheme="minorHAnsi" w:cstheme="minorHAnsi"/>
          <w:sz w:val="22"/>
          <w:szCs w:val="22"/>
        </w:rPr>
        <w:t>home_ownership_RENT</w:t>
      </w:r>
      <w:proofErr w:type="spellEnd"/>
      <w:r w:rsidRPr="00995791">
        <w:rPr>
          <w:rFonts w:asciiTheme="minorHAnsi" w:hAnsiTheme="minorHAnsi" w:cstheme="minorHAnsi"/>
          <w:sz w:val="22"/>
          <w:szCs w:val="22"/>
        </w:rPr>
        <w:t>', '</w:t>
      </w:r>
      <w:proofErr w:type="spellStart"/>
      <w:r w:rsidRPr="00995791">
        <w:rPr>
          <w:rFonts w:asciiTheme="minorHAnsi" w:hAnsiTheme="minorHAnsi" w:cstheme="minorHAnsi"/>
          <w:sz w:val="22"/>
          <w:szCs w:val="22"/>
        </w:rPr>
        <w:t>application_type_JointApp</w:t>
      </w:r>
      <w:proofErr w:type="spellEnd"/>
      <w:r w:rsidRPr="00995791">
        <w:rPr>
          <w:rFonts w:asciiTheme="minorHAnsi" w:hAnsiTheme="minorHAnsi" w:cstheme="minorHAnsi"/>
          <w:sz w:val="22"/>
          <w:szCs w:val="22"/>
        </w:rPr>
        <w:t>', 'bad']</w:t>
      </w:r>
    </w:p>
    <w:p w14:paraId="681BB6F3" w14:textId="77777777" w:rsidR="00F16637" w:rsidRPr="00995791" w:rsidRDefault="00F16637" w:rsidP="00F16637">
      <w:pPr>
        <w:rPr>
          <w:rFonts w:asciiTheme="minorHAnsi" w:hAnsiTheme="minorHAnsi" w:cstheme="minorHAnsi"/>
          <w:sz w:val="22"/>
          <w:szCs w:val="22"/>
        </w:rPr>
      </w:pPr>
    </w:p>
    <w:p w14:paraId="0A4688A2" w14:textId="77777777" w:rsidR="00F16637" w:rsidRPr="00995791" w:rsidRDefault="00F16637" w:rsidP="00F16637">
      <w:pPr>
        <w:rPr>
          <w:rFonts w:asciiTheme="minorHAnsi" w:hAnsiTheme="minorHAnsi" w:cstheme="minorHAnsi"/>
          <w:b/>
          <w:bCs/>
          <w:color w:val="808080" w:themeColor="background1" w:themeShade="80"/>
          <w:sz w:val="22"/>
          <w:szCs w:val="22"/>
        </w:rPr>
      </w:pPr>
      <w:r w:rsidRPr="00995791">
        <w:rPr>
          <w:rFonts w:asciiTheme="minorHAnsi" w:hAnsiTheme="minorHAnsi" w:cstheme="minorHAnsi"/>
          <w:b/>
          <w:bCs/>
          <w:color w:val="808080" w:themeColor="background1" w:themeShade="80"/>
          <w:sz w:val="22"/>
          <w:szCs w:val="22"/>
        </w:rPr>
        <w:t># Define predictors excluding the specified variables and the target variable</w:t>
      </w:r>
    </w:p>
    <w:p w14:paraId="4EF46819" w14:textId="77777777" w:rsidR="00F16637" w:rsidRPr="00995791" w:rsidRDefault="00F16637" w:rsidP="00F16637">
      <w:pPr>
        <w:rPr>
          <w:rFonts w:asciiTheme="minorHAnsi" w:hAnsiTheme="minorHAnsi" w:cstheme="minorHAnsi"/>
          <w:sz w:val="22"/>
          <w:szCs w:val="22"/>
        </w:rPr>
      </w:pPr>
      <w:r w:rsidRPr="00995791">
        <w:rPr>
          <w:rFonts w:asciiTheme="minorHAnsi" w:hAnsiTheme="minorHAnsi" w:cstheme="minorHAnsi"/>
          <w:sz w:val="22"/>
          <w:szCs w:val="22"/>
        </w:rPr>
        <w:lastRenderedPageBreak/>
        <w:t xml:space="preserve">predictors = [col for col in </w:t>
      </w:r>
      <w:proofErr w:type="spellStart"/>
      <w:r w:rsidRPr="00995791">
        <w:rPr>
          <w:rFonts w:asciiTheme="minorHAnsi" w:hAnsiTheme="minorHAnsi" w:cstheme="minorHAnsi"/>
          <w:sz w:val="22"/>
          <w:szCs w:val="22"/>
        </w:rPr>
        <w:t>train_encoded.columns</w:t>
      </w:r>
      <w:proofErr w:type="spellEnd"/>
      <w:r w:rsidRPr="00995791">
        <w:rPr>
          <w:rFonts w:asciiTheme="minorHAnsi" w:hAnsiTheme="minorHAnsi" w:cstheme="minorHAnsi"/>
          <w:sz w:val="22"/>
          <w:szCs w:val="22"/>
        </w:rPr>
        <w:t xml:space="preserve"> if col not in </w:t>
      </w:r>
      <w:proofErr w:type="spellStart"/>
      <w:r w:rsidRPr="00995791">
        <w:rPr>
          <w:rFonts w:asciiTheme="minorHAnsi" w:hAnsiTheme="minorHAnsi" w:cstheme="minorHAnsi"/>
          <w:sz w:val="22"/>
          <w:szCs w:val="22"/>
        </w:rPr>
        <w:t>excluded_variables</w:t>
      </w:r>
      <w:proofErr w:type="spellEnd"/>
      <w:r w:rsidRPr="00995791">
        <w:rPr>
          <w:rFonts w:asciiTheme="minorHAnsi" w:hAnsiTheme="minorHAnsi" w:cstheme="minorHAnsi"/>
          <w:sz w:val="22"/>
          <w:szCs w:val="22"/>
        </w:rPr>
        <w:t>]</w:t>
      </w:r>
    </w:p>
    <w:p w14:paraId="114A583C" w14:textId="77777777" w:rsidR="00F16637" w:rsidRPr="00995791" w:rsidRDefault="00F16637" w:rsidP="00F16637">
      <w:pPr>
        <w:rPr>
          <w:rFonts w:asciiTheme="minorHAnsi" w:hAnsiTheme="minorHAnsi" w:cstheme="minorHAnsi"/>
          <w:sz w:val="22"/>
          <w:szCs w:val="22"/>
        </w:rPr>
      </w:pPr>
    </w:p>
    <w:p w14:paraId="6C279E68" w14:textId="77777777" w:rsidR="00F16637" w:rsidRPr="00995791" w:rsidRDefault="00F16637" w:rsidP="00F16637">
      <w:pPr>
        <w:rPr>
          <w:rFonts w:asciiTheme="minorHAnsi" w:hAnsiTheme="minorHAnsi" w:cstheme="minorHAnsi"/>
          <w:b/>
          <w:bCs/>
          <w:color w:val="808080" w:themeColor="background1" w:themeShade="80"/>
          <w:sz w:val="22"/>
          <w:szCs w:val="22"/>
        </w:rPr>
      </w:pPr>
      <w:r w:rsidRPr="00995791">
        <w:rPr>
          <w:rFonts w:asciiTheme="minorHAnsi" w:hAnsiTheme="minorHAnsi" w:cstheme="minorHAnsi"/>
          <w:b/>
          <w:bCs/>
          <w:color w:val="808080" w:themeColor="background1" w:themeShade="80"/>
          <w:sz w:val="22"/>
          <w:szCs w:val="22"/>
        </w:rPr>
        <w:t># Store the target variable temporarily</w:t>
      </w:r>
    </w:p>
    <w:p w14:paraId="46F4E6DB" w14:textId="77777777" w:rsidR="00F16637" w:rsidRPr="00995791" w:rsidRDefault="00F16637" w:rsidP="00F16637">
      <w:pPr>
        <w:rPr>
          <w:rFonts w:asciiTheme="minorHAnsi" w:hAnsiTheme="minorHAnsi" w:cstheme="minorHAnsi"/>
          <w:sz w:val="22"/>
          <w:szCs w:val="22"/>
        </w:rPr>
      </w:pPr>
      <w:proofErr w:type="spellStart"/>
      <w:r w:rsidRPr="00995791">
        <w:rPr>
          <w:rFonts w:asciiTheme="minorHAnsi" w:hAnsiTheme="minorHAnsi" w:cstheme="minorHAnsi"/>
          <w:sz w:val="22"/>
          <w:szCs w:val="22"/>
        </w:rPr>
        <w:t>OOT_bad</w:t>
      </w:r>
      <w:proofErr w:type="spellEnd"/>
      <w:r w:rsidRPr="00995791">
        <w:rPr>
          <w:rFonts w:asciiTheme="minorHAnsi" w:hAnsiTheme="minorHAnsi" w:cstheme="minorHAnsi"/>
          <w:sz w:val="22"/>
          <w:szCs w:val="22"/>
        </w:rPr>
        <w:t xml:space="preserve"> = </w:t>
      </w:r>
      <w:proofErr w:type="spellStart"/>
      <w:r w:rsidRPr="00995791">
        <w:rPr>
          <w:rFonts w:asciiTheme="minorHAnsi" w:hAnsiTheme="minorHAnsi" w:cstheme="minorHAnsi"/>
          <w:sz w:val="22"/>
          <w:szCs w:val="22"/>
        </w:rPr>
        <w:t>OOT_encoded</w:t>
      </w:r>
      <w:proofErr w:type="spellEnd"/>
      <w:r w:rsidRPr="00995791">
        <w:rPr>
          <w:rFonts w:asciiTheme="minorHAnsi" w:hAnsiTheme="minorHAnsi" w:cstheme="minorHAnsi"/>
          <w:sz w:val="22"/>
          <w:szCs w:val="22"/>
        </w:rPr>
        <w:t>['bad']</w:t>
      </w:r>
    </w:p>
    <w:p w14:paraId="3C4928C4" w14:textId="77777777" w:rsidR="00F16637" w:rsidRPr="00995791" w:rsidRDefault="00F16637" w:rsidP="00F16637">
      <w:pPr>
        <w:rPr>
          <w:rFonts w:asciiTheme="minorHAnsi" w:hAnsiTheme="minorHAnsi" w:cstheme="minorHAnsi"/>
          <w:sz w:val="22"/>
          <w:szCs w:val="22"/>
        </w:rPr>
      </w:pPr>
    </w:p>
    <w:p w14:paraId="5DADAC6F" w14:textId="77777777" w:rsidR="00F16637" w:rsidRPr="00995791" w:rsidRDefault="00F16637" w:rsidP="00F16637">
      <w:pPr>
        <w:rPr>
          <w:rFonts w:asciiTheme="minorHAnsi" w:hAnsiTheme="minorHAnsi" w:cstheme="minorHAnsi"/>
          <w:b/>
          <w:bCs/>
          <w:sz w:val="22"/>
          <w:szCs w:val="22"/>
        </w:rPr>
      </w:pPr>
      <w:r w:rsidRPr="00995791">
        <w:rPr>
          <w:rFonts w:asciiTheme="minorHAnsi" w:hAnsiTheme="minorHAnsi" w:cstheme="minorHAnsi"/>
          <w:b/>
          <w:bCs/>
          <w:color w:val="808080" w:themeColor="background1" w:themeShade="80"/>
          <w:sz w:val="22"/>
          <w:szCs w:val="22"/>
        </w:rPr>
        <w:t xml:space="preserve"># Check if excluded variables are in </w:t>
      </w:r>
      <w:proofErr w:type="spellStart"/>
      <w:r w:rsidRPr="00995791">
        <w:rPr>
          <w:rFonts w:asciiTheme="minorHAnsi" w:hAnsiTheme="minorHAnsi" w:cstheme="minorHAnsi"/>
          <w:b/>
          <w:bCs/>
          <w:color w:val="808080" w:themeColor="background1" w:themeShade="80"/>
          <w:sz w:val="22"/>
          <w:szCs w:val="22"/>
        </w:rPr>
        <w:t>OOT_encoded</w:t>
      </w:r>
      <w:proofErr w:type="spellEnd"/>
      <w:r w:rsidRPr="00995791">
        <w:rPr>
          <w:rFonts w:asciiTheme="minorHAnsi" w:hAnsiTheme="minorHAnsi" w:cstheme="minorHAnsi"/>
          <w:b/>
          <w:bCs/>
          <w:color w:val="808080" w:themeColor="background1" w:themeShade="80"/>
          <w:sz w:val="22"/>
          <w:szCs w:val="22"/>
        </w:rPr>
        <w:t xml:space="preserve"> columns, if not then add them</w:t>
      </w:r>
    </w:p>
    <w:p w14:paraId="6ABD183B" w14:textId="77777777" w:rsidR="00F16637" w:rsidRPr="00995791" w:rsidRDefault="00F16637" w:rsidP="00F16637">
      <w:pPr>
        <w:rPr>
          <w:rFonts w:asciiTheme="minorHAnsi" w:hAnsiTheme="minorHAnsi" w:cstheme="minorHAnsi"/>
          <w:sz w:val="22"/>
          <w:szCs w:val="22"/>
        </w:rPr>
      </w:pPr>
      <w:proofErr w:type="spellStart"/>
      <w:r w:rsidRPr="00995791">
        <w:rPr>
          <w:rFonts w:asciiTheme="minorHAnsi" w:hAnsiTheme="minorHAnsi" w:cstheme="minorHAnsi"/>
          <w:sz w:val="22"/>
          <w:szCs w:val="22"/>
        </w:rPr>
        <w:t>missing_cols</w:t>
      </w:r>
      <w:proofErr w:type="spellEnd"/>
      <w:r w:rsidRPr="00995791">
        <w:rPr>
          <w:rFonts w:asciiTheme="minorHAnsi" w:hAnsiTheme="minorHAnsi" w:cstheme="minorHAnsi"/>
          <w:sz w:val="22"/>
          <w:szCs w:val="22"/>
        </w:rPr>
        <w:t xml:space="preserve"> = set(predictors) - set(</w:t>
      </w:r>
      <w:proofErr w:type="spellStart"/>
      <w:r w:rsidRPr="00995791">
        <w:rPr>
          <w:rFonts w:asciiTheme="minorHAnsi" w:hAnsiTheme="minorHAnsi" w:cstheme="minorHAnsi"/>
          <w:sz w:val="22"/>
          <w:szCs w:val="22"/>
        </w:rPr>
        <w:t>OOT_encoded.columns</w:t>
      </w:r>
      <w:proofErr w:type="spellEnd"/>
      <w:r w:rsidRPr="00995791">
        <w:rPr>
          <w:rFonts w:asciiTheme="minorHAnsi" w:hAnsiTheme="minorHAnsi" w:cstheme="minorHAnsi"/>
          <w:sz w:val="22"/>
          <w:szCs w:val="22"/>
        </w:rPr>
        <w:t>)</w:t>
      </w:r>
    </w:p>
    <w:p w14:paraId="73577D93" w14:textId="77777777" w:rsidR="00F16637" w:rsidRPr="00995791" w:rsidRDefault="00F16637" w:rsidP="00F16637">
      <w:pPr>
        <w:rPr>
          <w:rFonts w:asciiTheme="minorHAnsi" w:hAnsiTheme="minorHAnsi" w:cstheme="minorHAnsi"/>
          <w:sz w:val="22"/>
          <w:szCs w:val="22"/>
        </w:rPr>
      </w:pPr>
      <w:r w:rsidRPr="00995791">
        <w:rPr>
          <w:rFonts w:asciiTheme="minorHAnsi" w:hAnsiTheme="minorHAnsi" w:cstheme="minorHAnsi"/>
          <w:sz w:val="22"/>
          <w:szCs w:val="22"/>
        </w:rPr>
        <w:t xml:space="preserve">for c in </w:t>
      </w:r>
      <w:proofErr w:type="spellStart"/>
      <w:r w:rsidRPr="00995791">
        <w:rPr>
          <w:rFonts w:asciiTheme="minorHAnsi" w:hAnsiTheme="minorHAnsi" w:cstheme="minorHAnsi"/>
          <w:sz w:val="22"/>
          <w:szCs w:val="22"/>
        </w:rPr>
        <w:t>missing_cols</w:t>
      </w:r>
      <w:proofErr w:type="spellEnd"/>
      <w:r w:rsidRPr="00995791">
        <w:rPr>
          <w:rFonts w:asciiTheme="minorHAnsi" w:hAnsiTheme="minorHAnsi" w:cstheme="minorHAnsi"/>
          <w:sz w:val="22"/>
          <w:szCs w:val="22"/>
        </w:rPr>
        <w:t>:</w:t>
      </w:r>
    </w:p>
    <w:p w14:paraId="7E79710D" w14:textId="77777777" w:rsidR="00F16637" w:rsidRPr="00995791" w:rsidRDefault="00F16637" w:rsidP="00F16637">
      <w:pPr>
        <w:rPr>
          <w:rFonts w:asciiTheme="minorHAnsi" w:hAnsiTheme="minorHAnsi" w:cstheme="minorHAnsi"/>
          <w:sz w:val="22"/>
          <w:szCs w:val="22"/>
        </w:rPr>
      </w:pPr>
      <w:r w:rsidRPr="00995791">
        <w:rPr>
          <w:rFonts w:asciiTheme="minorHAnsi" w:hAnsiTheme="minorHAnsi" w:cstheme="minorHAnsi"/>
          <w:sz w:val="22"/>
          <w:szCs w:val="22"/>
        </w:rPr>
        <w:t xml:space="preserve">    </w:t>
      </w:r>
      <w:proofErr w:type="spellStart"/>
      <w:r w:rsidRPr="00995791">
        <w:rPr>
          <w:rFonts w:asciiTheme="minorHAnsi" w:hAnsiTheme="minorHAnsi" w:cstheme="minorHAnsi"/>
          <w:sz w:val="22"/>
          <w:szCs w:val="22"/>
        </w:rPr>
        <w:t>OOT_encoded</w:t>
      </w:r>
      <w:proofErr w:type="spellEnd"/>
      <w:r w:rsidRPr="00995791">
        <w:rPr>
          <w:rFonts w:asciiTheme="minorHAnsi" w:hAnsiTheme="minorHAnsi" w:cstheme="minorHAnsi"/>
          <w:sz w:val="22"/>
          <w:szCs w:val="22"/>
        </w:rPr>
        <w:t>[c] = 0</w:t>
      </w:r>
    </w:p>
    <w:p w14:paraId="13F2FB48" w14:textId="77777777" w:rsidR="00F16637" w:rsidRPr="00995791" w:rsidRDefault="00F16637" w:rsidP="00F16637">
      <w:pPr>
        <w:rPr>
          <w:rFonts w:asciiTheme="minorHAnsi" w:hAnsiTheme="minorHAnsi" w:cstheme="minorHAnsi"/>
          <w:sz w:val="22"/>
          <w:szCs w:val="22"/>
        </w:rPr>
      </w:pPr>
    </w:p>
    <w:p w14:paraId="6B9EC0DC" w14:textId="77777777" w:rsidR="00F16637" w:rsidRPr="00995791" w:rsidRDefault="00F16637" w:rsidP="00F16637">
      <w:pPr>
        <w:rPr>
          <w:rFonts w:asciiTheme="minorHAnsi" w:hAnsiTheme="minorHAnsi" w:cstheme="minorHAnsi"/>
          <w:b/>
          <w:bCs/>
          <w:color w:val="808080" w:themeColor="background1" w:themeShade="80"/>
          <w:sz w:val="22"/>
          <w:szCs w:val="22"/>
        </w:rPr>
      </w:pPr>
      <w:r w:rsidRPr="00995791">
        <w:rPr>
          <w:rFonts w:asciiTheme="minorHAnsi" w:hAnsiTheme="minorHAnsi" w:cstheme="minorHAnsi"/>
          <w:b/>
          <w:bCs/>
          <w:color w:val="808080" w:themeColor="background1" w:themeShade="80"/>
          <w:sz w:val="22"/>
          <w:szCs w:val="22"/>
        </w:rPr>
        <w:t># Ensure the order of column in the OOT set is the same order than in train set</w:t>
      </w:r>
    </w:p>
    <w:p w14:paraId="4459B19B" w14:textId="77777777" w:rsidR="00F16637" w:rsidRPr="00995791" w:rsidRDefault="00F16637" w:rsidP="00F16637">
      <w:pPr>
        <w:rPr>
          <w:rFonts w:asciiTheme="minorHAnsi" w:hAnsiTheme="minorHAnsi" w:cstheme="minorHAnsi"/>
          <w:sz w:val="22"/>
          <w:szCs w:val="22"/>
        </w:rPr>
      </w:pPr>
      <w:proofErr w:type="spellStart"/>
      <w:r w:rsidRPr="00995791">
        <w:rPr>
          <w:rFonts w:asciiTheme="minorHAnsi" w:hAnsiTheme="minorHAnsi" w:cstheme="minorHAnsi"/>
          <w:sz w:val="22"/>
          <w:szCs w:val="22"/>
        </w:rPr>
        <w:t>OOT_encoded</w:t>
      </w:r>
      <w:proofErr w:type="spellEnd"/>
      <w:r w:rsidRPr="00995791">
        <w:rPr>
          <w:rFonts w:asciiTheme="minorHAnsi" w:hAnsiTheme="minorHAnsi" w:cstheme="minorHAnsi"/>
          <w:sz w:val="22"/>
          <w:szCs w:val="22"/>
        </w:rPr>
        <w:t xml:space="preserve"> = </w:t>
      </w:r>
      <w:proofErr w:type="spellStart"/>
      <w:r w:rsidRPr="00995791">
        <w:rPr>
          <w:rFonts w:asciiTheme="minorHAnsi" w:hAnsiTheme="minorHAnsi" w:cstheme="minorHAnsi"/>
          <w:sz w:val="22"/>
          <w:szCs w:val="22"/>
        </w:rPr>
        <w:t>OOT_encoded</w:t>
      </w:r>
      <w:proofErr w:type="spellEnd"/>
      <w:r w:rsidRPr="00995791">
        <w:rPr>
          <w:rFonts w:asciiTheme="minorHAnsi" w:hAnsiTheme="minorHAnsi" w:cstheme="minorHAnsi"/>
          <w:sz w:val="22"/>
          <w:szCs w:val="22"/>
        </w:rPr>
        <w:t>[predictors]</w:t>
      </w:r>
    </w:p>
    <w:p w14:paraId="3FFF608C" w14:textId="77777777" w:rsidR="00F16637" w:rsidRPr="00995791" w:rsidRDefault="00F16637" w:rsidP="00F16637">
      <w:pPr>
        <w:rPr>
          <w:rFonts w:asciiTheme="minorHAnsi" w:hAnsiTheme="minorHAnsi" w:cstheme="minorHAnsi"/>
          <w:sz w:val="22"/>
          <w:szCs w:val="22"/>
        </w:rPr>
      </w:pPr>
    </w:p>
    <w:p w14:paraId="4327C183" w14:textId="77777777" w:rsidR="00F16637" w:rsidRPr="00995791" w:rsidRDefault="00F16637" w:rsidP="00F16637">
      <w:pPr>
        <w:rPr>
          <w:rFonts w:asciiTheme="minorHAnsi" w:hAnsiTheme="minorHAnsi" w:cstheme="minorHAnsi"/>
          <w:b/>
          <w:bCs/>
          <w:color w:val="808080" w:themeColor="background1" w:themeShade="80"/>
          <w:sz w:val="22"/>
          <w:szCs w:val="22"/>
        </w:rPr>
      </w:pPr>
      <w:r w:rsidRPr="00995791">
        <w:rPr>
          <w:rFonts w:asciiTheme="minorHAnsi" w:hAnsiTheme="minorHAnsi" w:cstheme="minorHAnsi"/>
          <w:b/>
          <w:bCs/>
          <w:color w:val="808080" w:themeColor="background1" w:themeShade="80"/>
          <w:sz w:val="22"/>
          <w:szCs w:val="22"/>
        </w:rPr>
        <w:t xml:space="preserve"># Add back the target variable 'bad' to the </w:t>
      </w:r>
      <w:proofErr w:type="spellStart"/>
      <w:r w:rsidRPr="00995791">
        <w:rPr>
          <w:rFonts w:asciiTheme="minorHAnsi" w:hAnsiTheme="minorHAnsi" w:cstheme="minorHAnsi"/>
          <w:b/>
          <w:bCs/>
          <w:color w:val="808080" w:themeColor="background1" w:themeShade="80"/>
          <w:sz w:val="22"/>
          <w:szCs w:val="22"/>
        </w:rPr>
        <w:t>OOT_encoded</w:t>
      </w:r>
      <w:proofErr w:type="spellEnd"/>
      <w:r w:rsidRPr="00995791">
        <w:rPr>
          <w:rFonts w:asciiTheme="minorHAnsi" w:hAnsiTheme="minorHAnsi" w:cstheme="minorHAnsi"/>
          <w:b/>
          <w:bCs/>
          <w:color w:val="808080" w:themeColor="background1" w:themeShade="80"/>
          <w:sz w:val="22"/>
          <w:szCs w:val="22"/>
        </w:rPr>
        <w:t xml:space="preserve"> dataset</w:t>
      </w:r>
    </w:p>
    <w:p w14:paraId="67379295" w14:textId="77777777" w:rsidR="00F16637" w:rsidRPr="00995791" w:rsidRDefault="00F16637" w:rsidP="00F16637">
      <w:pPr>
        <w:rPr>
          <w:rFonts w:asciiTheme="minorHAnsi" w:hAnsiTheme="minorHAnsi" w:cstheme="minorHAnsi"/>
          <w:sz w:val="22"/>
          <w:szCs w:val="22"/>
        </w:rPr>
      </w:pPr>
      <w:proofErr w:type="spellStart"/>
      <w:r w:rsidRPr="00995791">
        <w:rPr>
          <w:rFonts w:asciiTheme="minorHAnsi" w:hAnsiTheme="minorHAnsi" w:cstheme="minorHAnsi"/>
          <w:sz w:val="22"/>
          <w:szCs w:val="22"/>
        </w:rPr>
        <w:t>OOT_encoded</w:t>
      </w:r>
      <w:proofErr w:type="spellEnd"/>
      <w:r w:rsidRPr="00995791">
        <w:rPr>
          <w:rFonts w:asciiTheme="minorHAnsi" w:hAnsiTheme="minorHAnsi" w:cstheme="minorHAnsi"/>
          <w:sz w:val="22"/>
          <w:szCs w:val="22"/>
        </w:rPr>
        <w:t xml:space="preserve">['bad'] = </w:t>
      </w:r>
      <w:proofErr w:type="spellStart"/>
      <w:r w:rsidRPr="00995791">
        <w:rPr>
          <w:rFonts w:asciiTheme="minorHAnsi" w:hAnsiTheme="minorHAnsi" w:cstheme="minorHAnsi"/>
          <w:sz w:val="22"/>
          <w:szCs w:val="22"/>
        </w:rPr>
        <w:t>OOT_bad</w:t>
      </w:r>
      <w:proofErr w:type="spellEnd"/>
    </w:p>
    <w:p w14:paraId="59FF4FB8" w14:textId="77777777" w:rsidR="00F16637" w:rsidRPr="00995791" w:rsidRDefault="00F16637" w:rsidP="00F16637">
      <w:pPr>
        <w:rPr>
          <w:rFonts w:asciiTheme="minorHAnsi" w:hAnsiTheme="minorHAnsi" w:cstheme="minorHAnsi"/>
          <w:sz w:val="22"/>
          <w:szCs w:val="22"/>
        </w:rPr>
      </w:pPr>
    </w:p>
    <w:p w14:paraId="32A22DC5" w14:textId="77777777" w:rsidR="00F16637" w:rsidRPr="00995791" w:rsidRDefault="00F16637" w:rsidP="00F16637">
      <w:pPr>
        <w:rPr>
          <w:rFonts w:asciiTheme="minorHAnsi" w:hAnsiTheme="minorHAnsi" w:cstheme="minorHAnsi"/>
          <w:b/>
          <w:bCs/>
          <w:color w:val="808080" w:themeColor="background1" w:themeShade="80"/>
          <w:sz w:val="22"/>
          <w:szCs w:val="22"/>
        </w:rPr>
      </w:pPr>
      <w:r w:rsidRPr="00995791">
        <w:rPr>
          <w:rFonts w:asciiTheme="minorHAnsi" w:hAnsiTheme="minorHAnsi" w:cstheme="minorHAnsi"/>
          <w:b/>
          <w:bCs/>
          <w:color w:val="808080" w:themeColor="background1" w:themeShade="80"/>
          <w:sz w:val="22"/>
          <w:szCs w:val="22"/>
        </w:rPr>
        <w:t># Split the data into training and validation sets (80/20 split) using stratified sampling</w:t>
      </w:r>
    </w:p>
    <w:p w14:paraId="12C2B5F0" w14:textId="77777777" w:rsidR="00F16637" w:rsidRPr="00995791" w:rsidRDefault="00F16637" w:rsidP="00F16637">
      <w:pPr>
        <w:rPr>
          <w:rFonts w:asciiTheme="minorHAnsi" w:hAnsiTheme="minorHAnsi" w:cstheme="minorHAnsi"/>
          <w:sz w:val="22"/>
          <w:szCs w:val="22"/>
        </w:rPr>
      </w:pPr>
      <w:proofErr w:type="spellStart"/>
      <w:r w:rsidRPr="00995791">
        <w:rPr>
          <w:rFonts w:asciiTheme="minorHAnsi" w:hAnsiTheme="minorHAnsi" w:cstheme="minorHAnsi"/>
          <w:sz w:val="22"/>
          <w:szCs w:val="22"/>
        </w:rPr>
        <w:t>X_train</w:t>
      </w:r>
      <w:proofErr w:type="spellEnd"/>
      <w:r w:rsidRPr="00995791">
        <w:rPr>
          <w:rFonts w:asciiTheme="minorHAnsi" w:hAnsiTheme="minorHAnsi" w:cstheme="minorHAnsi"/>
          <w:sz w:val="22"/>
          <w:szCs w:val="22"/>
        </w:rPr>
        <w:t xml:space="preserve">, </w:t>
      </w:r>
      <w:proofErr w:type="spellStart"/>
      <w:r w:rsidRPr="00995791">
        <w:rPr>
          <w:rFonts w:asciiTheme="minorHAnsi" w:hAnsiTheme="minorHAnsi" w:cstheme="minorHAnsi"/>
          <w:sz w:val="22"/>
          <w:szCs w:val="22"/>
        </w:rPr>
        <w:t>X_val</w:t>
      </w:r>
      <w:proofErr w:type="spellEnd"/>
      <w:r w:rsidRPr="00995791">
        <w:rPr>
          <w:rFonts w:asciiTheme="minorHAnsi" w:hAnsiTheme="minorHAnsi" w:cstheme="minorHAnsi"/>
          <w:sz w:val="22"/>
          <w:szCs w:val="22"/>
        </w:rPr>
        <w:t xml:space="preserve">, </w:t>
      </w:r>
      <w:proofErr w:type="spellStart"/>
      <w:r w:rsidRPr="00995791">
        <w:rPr>
          <w:rFonts w:asciiTheme="minorHAnsi" w:hAnsiTheme="minorHAnsi" w:cstheme="minorHAnsi"/>
          <w:sz w:val="22"/>
          <w:szCs w:val="22"/>
        </w:rPr>
        <w:t>y_train</w:t>
      </w:r>
      <w:proofErr w:type="spellEnd"/>
      <w:r w:rsidRPr="00995791">
        <w:rPr>
          <w:rFonts w:asciiTheme="minorHAnsi" w:hAnsiTheme="minorHAnsi" w:cstheme="minorHAnsi"/>
          <w:sz w:val="22"/>
          <w:szCs w:val="22"/>
        </w:rPr>
        <w:t xml:space="preserve">, </w:t>
      </w:r>
      <w:proofErr w:type="spellStart"/>
      <w:r w:rsidRPr="00995791">
        <w:rPr>
          <w:rFonts w:asciiTheme="minorHAnsi" w:hAnsiTheme="minorHAnsi" w:cstheme="minorHAnsi"/>
          <w:sz w:val="22"/>
          <w:szCs w:val="22"/>
        </w:rPr>
        <w:t>y_val</w:t>
      </w:r>
      <w:proofErr w:type="spellEnd"/>
      <w:r w:rsidRPr="00995791">
        <w:rPr>
          <w:rFonts w:asciiTheme="minorHAnsi" w:hAnsiTheme="minorHAnsi" w:cstheme="minorHAnsi"/>
          <w:sz w:val="22"/>
          <w:szCs w:val="22"/>
        </w:rPr>
        <w:t xml:space="preserve"> = </w:t>
      </w:r>
      <w:proofErr w:type="spellStart"/>
      <w:r w:rsidRPr="00995791">
        <w:rPr>
          <w:rFonts w:asciiTheme="minorHAnsi" w:hAnsiTheme="minorHAnsi" w:cstheme="minorHAnsi"/>
          <w:sz w:val="22"/>
          <w:szCs w:val="22"/>
        </w:rPr>
        <w:t>train_test_split</w:t>
      </w:r>
      <w:proofErr w:type="spellEnd"/>
      <w:r w:rsidRPr="00995791">
        <w:rPr>
          <w:rFonts w:asciiTheme="minorHAnsi" w:hAnsiTheme="minorHAnsi" w:cstheme="minorHAnsi"/>
          <w:sz w:val="22"/>
          <w:szCs w:val="22"/>
        </w:rPr>
        <w:t>(</w:t>
      </w:r>
      <w:proofErr w:type="spellStart"/>
      <w:r w:rsidRPr="00995791">
        <w:rPr>
          <w:rFonts w:asciiTheme="minorHAnsi" w:hAnsiTheme="minorHAnsi" w:cstheme="minorHAnsi"/>
          <w:sz w:val="22"/>
          <w:szCs w:val="22"/>
        </w:rPr>
        <w:t>train_encoded</w:t>
      </w:r>
      <w:proofErr w:type="spellEnd"/>
      <w:r w:rsidRPr="00995791">
        <w:rPr>
          <w:rFonts w:asciiTheme="minorHAnsi" w:hAnsiTheme="minorHAnsi" w:cstheme="minorHAnsi"/>
          <w:sz w:val="22"/>
          <w:szCs w:val="22"/>
        </w:rPr>
        <w:t xml:space="preserve">[predictors], </w:t>
      </w:r>
      <w:proofErr w:type="spellStart"/>
      <w:r w:rsidRPr="00995791">
        <w:rPr>
          <w:rFonts w:asciiTheme="minorHAnsi" w:hAnsiTheme="minorHAnsi" w:cstheme="minorHAnsi"/>
          <w:sz w:val="22"/>
          <w:szCs w:val="22"/>
        </w:rPr>
        <w:t>train_encoded</w:t>
      </w:r>
      <w:proofErr w:type="spellEnd"/>
      <w:r w:rsidRPr="00995791">
        <w:rPr>
          <w:rFonts w:asciiTheme="minorHAnsi" w:hAnsiTheme="minorHAnsi" w:cstheme="minorHAnsi"/>
          <w:sz w:val="22"/>
          <w:szCs w:val="22"/>
        </w:rPr>
        <w:t xml:space="preserve">['bad'], </w:t>
      </w:r>
      <w:proofErr w:type="spellStart"/>
      <w:r w:rsidRPr="00995791">
        <w:rPr>
          <w:rFonts w:asciiTheme="minorHAnsi" w:hAnsiTheme="minorHAnsi" w:cstheme="minorHAnsi"/>
          <w:sz w:val="22"/>
          <w:szCs w:val="22"/>
        </w:rPr>
        <w:t>test_size</w:t>
      </w:r>
      <w:proofErr w:type="spellEnd"/>
      <w:r w:rsidRPr="00995791">
        <w:rPr>
          <w:rFonts w:asciiTheme="minorHAnsi" w:hAnsiTheme="minorHAnsi" w:cstheme="minorHAnsi"/>
          <w:sz w:val="22"/>
          <w:szCs w:val="22"/>
        </w:rPr>
        <w:t xml:space="preserve">=0.2, </w:t>
      </w:r>
      <w:proofErr w:type="spellStart"/>
      <w:r w:rsidRPr="00995791">
        <w:rPr>
          <w:rFonts w:asciiTheme="minorHAnsi" w:hAnsiTheme="minorHAnsi" w:cstheme="minorHAnsi"/>
          <w:sz w:val="22"/>
          <w:szCs w:val="22"/>
        </w:rPr>
        <w:t>random_state</w:t>
      </w:r>
      <w:proofErr w:type="spellEnd"/>
      <w:r w:rsidRPr="00995791">
        <w:rPr>
          <w:rFonts w:asciiTheme="minorHAnsi" w:hAnsiTheme="minorHAnsi" w:cstheme="minorHAnsi"/>
          <w:sz w:val="22"/>
          <w:szCs w:val="22"/>
        </w:rPr>
        <w:t>=42, stratify=</w:t>
      </w:r>
      <w:proofErr w:type="spellStart"/>
      <w:r w:rsidRPr="00995791">
        <w:rPr>
          <w:rFonts w:asciiTheme="minorHAnsi" w:hAnsiTheme="minorHAnsi" w:cstheme="minorHAnsi"/>
          <w:sz w:val="22"/>
          <w:szCs w:val="22"/>
        </w:rPr>
        <w:t>train_encoded</w:t>
      </w:r>
      <w:proofErr w:type="spellEnd"/>
      <w:r w:rsidRPr="00995791">
        <w:rPr>
          <w:rFonts w:asciiTheme="minorHAnsi" w:hAnsiTheme="minorHAnsi" w:cstheme="minorHAnsi"/>
          <w:sz w:val="22"/>
          <w:szCs w:val="22"/>
        </w:rPr>
        <w:t>['bad'])</w:t>
      </w:r>
    </w:p>
    <w:p w14:paraId="52CA63B8" w14:textId="77777777" w:rsidR="00F16637" w:rsidRPr="00995791" w:rsidRDefault="00F16637" w:rsidP="00F16637">
      <w:pPr>
        <w:rPr>
          <w:rFonts w:asciiTheme="minorHAnsi" w:hAnsiTheme="minorHAnsi" w:cstheme="minorHAnsi"/>
          <w:sz w:val="22"/>
          <w:szCs w:val="22"/>
        </w:rPr>
      </w:pPr>
    </w:p>
    <w:p w14:paraId="39607824" w14:textId="77777777" w:rsidR="00F16637" w:rsidRPr="00995791" w:rsidRDefault="00F16637" w:rsidP="00F16637">
      <w:pPr>
        <w:rPr>
          <w:rFonts w:asciiTheme="minorHAnsi" w:hAnsiTheme="minorHAnsi" w:cstheme="minorHAnsi"/>
          <w:b/>
          <w:bCs/>
          <w:color w:val="808080" w:themeColor="background1" w:themeShade="80"/>
          <w:sz w:val="22"/>
          <w:szCs w:val="22"/>
        </w:rPr>
      </w:pPr>
      <w:r w:rsidRPr="00995791">
        <w:rPr>
          <w:rFonts w:asciiTheme="minorHAnsi" w:hAnsiTheme="minorHAnsi" w:cstheme="minorHAnsi"/>
          <w:b/>
          <w:bCs/>
          <w:color w:val="808080" w:themeColor="background1" w:themeShade="80"/>
          <w:sz w:val="22"/>
          <w:szCs w:val="22"/>
        </w:rPr>
        <w:t># Remove constant columns</w:t>
      </w:r>
    </w:p>
    <w:p w14:paraId="44EDBEF1" w14:textId="77777777" w:rsidR="00F16637" w:rsidRPr="00995791" w:rsidRDefault="00F16637" w:rsidP="00F16637">
      <w:pPr>
        <w:rPr>
          <w:rFonts w:asciiTheme="minorHAnsi" w:hAnsiTheme="minorHAnsi" w:cstheme="minorHAnsi"/>
          <w:sz w:val="22"/>
          <w:szCs w:val="22"/>
        </w:rPr>
      </w:pPr>
      <w:proofErr w:type="spellStart"/>
      <w:r w:rsidRPr="00995791">
        <w:rPr>
          <w:rFonts w:asciiTheme="minorHAnsi" w:hAnsiTheme="minorHAnsi" w:cstheme="minorHAnsi"/>
          <w:sz w:val="22"/>
          <w:szCs w:val="22"/>
        </w:rPr>
        <w:t>X_train</w:t>
      </w:r>
      <w:proofErr w:type="spellEnd"/>
      <w:r w:rsidRPr="00995791">
        <w:rPr>
          <w:rFonts w:asciiTheme="minorHAnsi" w:hAnsiTheme="minorHAnsi" w:cstheme="minorHAnsi"/>
          <w:sz w:val="22"/>
          <w:szCs w:val="22"/>
        </w:rPr>
        <w:t xml:space="preserve"> = </w:t>
      </w:r>
      <w:proofErr w:type="spellStart"/>
      <w:r w:rsidRPr="00995791">
        <w:rPr>
          <w:rFonts w:asciiTheme="minorHAnsi" w:hAnsiTheme="minorHAnsi" w:cstheme="minorHAnsi"/>
          <w:sz w:val="22"/>
          <w:szCs w:val="22"/>
        </w:rPr>
        <w:t>X_train.loc</w:t>
      </w:r>
      <w:proofErr w:type="spellEnd"/>
      <w:proofErr w:type="gramStart"/>
      <w:r w:rsidRPr="00995791">
        <w:rPr>
          <w:rFonts w:asciiTheme="minorHAnsi" w:hAnsiTheme="minorHAnsi" w:cstheme="minorHAnsi"/>
          <w:sz w:val="22"/>
          <w:szCs w:val="22"/>
        </w:rPr>
        <w:t>[:,</w:t>
      </w:r>
      <w:proofErr w:type="gramEnd"/>
      <w:r w:rsidRPr="00995791">
        <w:rPr>
          <w:rFonts w:asciiTheme="minorHAnsi" w:hAnsiTheme="minorHAnsi" w:cstheme="minorHAnsi"/>
          <w:sz w:val="22"/>
          <w:szCs w:val="22"/>
        </w:rPr>
        <w:t xml:space="preserve"> (</w:t>
      </w:r>
      <w:proofErr w:type="spellStart"/>
      <w:r w:rsidRPr="00995791">
        <w:rPr>
          <w:rFonts w:asciiTheme="minorHAnsi" w:hAnsiTheme="minorHAnsi" w:cstheme="minorHAnsi"/>
          <w:sz w:val="22"/>
          <w:szCs w:val="22"/>
        </w:rPr>
        <w:t>X_train</w:t>
      </w:r>
      <w:proofErr w:type="spellEnd"/>
      <w:r w:rsidRPr="00995791">
        <w:rPr>
          <w:rFonts w:asciiTheme="minorHAnsi" w:hAnsiTheme="minorHAnsi" w:cstheme="minorHAnsi"/>
          <w:sz w:val="22"/>
          <w:szCs w:val="22"/>
        </w:rPr>
        <w:t xml:space="preserve"> != </w:t>
      </w:r>
      <w:proofErr w:type="spellStart"/>
      <w:r w:rsidRPr="00995791">
        <w:rPr>
          <w:rFonts w:asciiTheme="minorHAnsi" w:hAnsiTheme="minorHAnsi" w:cstheme="minorHAnsi"/>
          <w:sz w:val="22"/>
          <w:szCs w:val="22"/>
        </w:rPr>
        <w:t>X_train.iloc</w:t>
      </w:r>
      <w:proofErr w:type="spellEnd"/>
      <w:r w:rsidRPr="00995791">
        <w:rPr>
          <w:rFonts w:asciiTheme="minorHAnsi" w:hAnsiTheme="minorHAnsi" w:cstheme="minorHAnsi"/>
          <w:sz w:val="22"/>
          <w:szCs w:val="22"/>
        </w:rPr>
        <w:t>[0]).any()]</w:t>
      </w:r>
    </w:p>
    <w:p w14:paraId="6FC2F06D" w14:textId="77777777" w:rsidR="00F16637" w:rsidRPr="00995791" w:rsidRDefault="00F16637" w:rsidP="00F16637">
      <w:pPr>
        <w:rPr>
          <w:rFonts w:asciiTheme="minorHAnsi" w:hAnsiTheme="minorHAnsi" w:cstheme="minorHAnsi"/>
          <w:sz w:val="22"/>
          <w:szCs w:val="22"/>
        </w:rPr>
      </w:pPr>
    </w:p>
    <w:p w14:paraId="248E6D60" w14:textId="77777777" w:rsidR="00F16637" w:rsidRPr="00995791" w:rsidRDefault="00F16637" w:rsidP="00F16637">
      <w:pPr>
        <w:rPr>
          <w:rFonts w:asciiTheme="minorHAnsi" w:hAnsiTheme="minorHAnsi" w:cstheme="minorHAnsi"/>
          <w:b/>
          <w:bCs/>
          <w:color w:val="808080" w:themeColor="background1" w:themeShade="80"/>
          <w:sz w:val="22"/>
          <w:szCs w:val="22"/>
        </w:rPr>
      </w:pPr>
      <w:r w:rsidRPr="00995791">
        <w:rPr>
          <w:rFonts w:asciiTheme="minorHAnsi" w:hAnsiTheme="minorHAnsi" w:cstheme="minorHAnsi"/>
          <w:b/>
          <w:bCs/>
          <w:color w:val="808080" w:themeColor="background1" w:themeShade="80"/>
          <w:sz w:val="22"/>
          <w:szCs w:val="22"/>
        </w:rPr>
        <w:t># Remove duplicate columns</w:t>
      </w:r>
    </w:p>
    <w:p w14:paraId="0706C562" w14:textId="77777777" w:rsidR="00F16637" w:rsidRPr="00995791" w:rsidRDefault="00F16637" w:rsidP="00F16637">
      <w:pPr>
        <w:rPr>
          <w:rFonts w:asciiTheme="minorHAnsi" w:hAnsiTheme="minorHAnsi" w:cstheme="minorHAnsi"/>
          <w:sz w:val="22"/>
          <w:szCs w:val="22"/>
        </w:rPr>
      </w:pPr>
      <w:proofErr w:type="spellStart"/>
      <w:r w:rsidRPr="00995791">
        <w:rPr>
          <w:rFonts w:asciiTheme="minorHAnsi" w:hAnsiTheme="minorHAnsi" w:cstheme="minorHAnsi"/>
          <w:sz w:val="22"/>
          <w:szCs w:val="22"/>
        </w:rPr>
        <w:t>X_train</w:t>
      </w:r>
      <w:proofErr w:type="spellEnd"/>
      <w:r w:rsidRPr="00995791">
        <w:rPr>
          <w:rFonts w:asciiTheme="minorHAnsi" w:hAnsiTheme="minorHAnsi" w:cstheme="minorHAnsi"/>
          <w:sz w:val="22"/>
          <w:szCs w:val="22"/>
        </w:rPr>
        <w:t xml:space="preserve"> = </w:t>
      </w:r>
      <w:proofErr w:type="spellStart"/>
      <w:r w:rsidRPr="00995791">
        <w:rPr>
          <w:rFonts w:asciiTheme="minorHAnsi" w:hAnsiTheme="minorHAnsi" w:cstheme="minorHAnsi"/>
          <w:sz w:val="22"/>
          <w:szCs w:val="22"/>
        </w:rPr>
        <w:t>X_train.loc</w:t>
      </w:r>
      <w:proofErr w:type="spellEnd"/>
      <w:proofErr w:type="gramStart"/>
      <w:r w:rsidRPr="00995791">
        <w:rPr>
          <w:rFonts w:asciiTheme="minorHAnsi" w:hAnsiTheme="minorHAnsi" w:cstheme="minorHAnsi"/>
          <w:sz w:val="22"/>
          <w:szCs w:val="22"/>
        </w:rPr>
        <w:t>[:,</w:t>
      </w:r>
      <w:proofErr w:type="gramEnd"/>
      <w:r w:rsidRPr="00995791">
        <w:rPr>
          <w:rFonts w:asciiTheme="minorHAnsi" w:hAnsiTheme="minorHAnsi" w:cstheme="minorHAnsi"/>
          <w:sz w:val="22"/>
          <w:szCs w:val="22"/>
        </w:rPr>
        <w:t>~</w:t>
      </w:r>
      <w:proofErr w:type="spellStart"/>
      <w:r w:rsidRPr="00995791">
        <w:rPr>
          <w:rFonts w:asciiTheme="minorHAnsi" w:hAnsiTheme="minorHAnsi" w:cstheme="minorHAnsi"/>
          <w:sz w:val="22"/>
          <w:szCs w:val="22"/>
        </w:rPr>
        <w:t>X_train.columns.duplicated</w:t>
      </w:r>
      <w:proofErr w:type="spellEnd"/>
      <w:r w:rsidRPr="00995791">
        <w:rPr>
          <w:rFonts w:asciiTheme="minorHAnsi" w:hAnsiTheme="minorHAnsi" w:cstheme="minorHAnsi"/>
          <w:sz w:val="22"/>
          <w:szCs w:val="22"/>
        </w:rPr>
        <w:t>()]</w:t>
      </w:r>
    </w:p>
    <w:p w14:paraId="29CEFB59" w14:textId="77777777" w:rsidR="00F16637" w:rsidRPr="00995791" w:rsidRDefault="00F16637" w:rsidP="00F16637">
      <w:pPr>
        <w:rPr>
          <w:rFonts w:asciiTheme="minorHAnsi" w:hAnsiTheme="minorHAnsi" w:cstheme="minorHAnsi"/>
          <w:sz w:val="22"/>
          <w:szCs w:val="22"/>
        </w:rPr>
      </w:pPr>
    </w:p>
    <w:p w14:paraId="048D4866" w14:textId="77777777" w:rsidR="00F16637" w:rsidRPr="00995791" w:rsidRDefault="00F16637" w:rsidP="00F16637">
      <w:pPr>
        <w:rPr>
          <w:rFonts w:asciiTheme="minorHAnsi" w:hAnsiTheme="minorHAnsi" w:cstheme="minorHAnsi"/>
          <w:b/>
          <w:bCs/>
          <w:color w:val="808080" w:themeColor="background1" w:themeShade="80"/>
          <w:sz w:val="22"/>
          <w:szCs w:val="22"/>
        </w:rPr>
      </w:pPr>
      <w:r w:rsidRPr="00995791">
        <w:rPr>
          <w:rFonts w:asciiTheme="minorHAnsi" w:hAnsiTheme="minorHAnsi" w:cstheme="minorHAnsi"/>
          <w:b/>
          <w:bCs/>
          <w:color w:val="808080" w:themeColor="background1" w:themeShade="80"/>
          <w:sz w:val="22"/>
          <w:szCs w:val="22"/>
        </w:rPr>
        <w:t># Combine predictors and target variable into one DataFrame for undersampling</w:t>
      </w:r>
    </w:p>
    <w:p w14:paraId="3B1F13F9" w14:textId="77777777" w:rsidR="00F16637" w:rsidRPr="00995791" w:rsidRDefault="00F16637" w:rsidP="00F16637">
      <w:pPr>
        <w:rPr>
          <w:rFonts w:asciiTheme="minorHAnsi" w:hAnsiTheme="minorHAnsi" w:cstheme="minorHAnsi"/>
          <w:sz w:val="22"/>
          <w:szCs w:val="22"/>
        </w:rPr>
      </w:pPr>
      <w:proofErr w:type="spellStart"/>
      <w:r w:rsidRPr="00995791">
        <w:rPr>
          <w:rFonts w:asciiTheme="minorHAnsi" w:hAnsiTheme="minorHAnsi" w:cstheme="minorHAnsi"/>
          <w:sz w:val="22"/>
          <w:szCs w:val="22"/>
        </w:rPr>
        <w:t>train_data</w:t>
      </w:r>
      <w:proofErr w:type="spellEnd"/>
      <w:r w:rsidRPr="00995791">
        <w:rPr>
          <w:rFonts w:asciiTheme="minorHAnsi" w:hAnsiTheme="minorHAnsi" w:cstheme="minorHAnsi"/>
          <w:sz w:val="22"/>
          <w:szCs w:val="22"/>
        </w:rPr>
        <w:t xml:space="preserve"> = </w:t>
      </w:r>
      <w:proofErr w:type="spellStart"/>
      <w:r w:rsidRPr="00995791">
        <w:rPr>
          <w:rFonts w:asciiTheme="minorHAnsi" w:hAnsiTheme="minorHAnsi" w:cstheme="minorHAnsi"/>
          <w:sz w:val="22"/>
          <w:szCs w:val="22"/>
        </w:rPr>
        <w:t>pd.concat</w:t>
      </w:r>
      <w:proofErr w:type="spellEnd"/>
      <w:r w:rsidRPr="00995791">
        <w:rPr>
          <w:rFonts w:asciiTheme="minorHAnsi" w:hAnsiTheme="minorHAnsi" w:cstheme="minorHAnsi"/>
          <w:sz w:val="22"/>
          <w:szCs w:val="22"/>
        </w:rPr>
        <w:t>([</w:t>
      </w:r>
      <w:proofErr w:type="spellStart"/>
      <w:r w:rsidRPr="00995791">
        <w:rPr>
          <w:rFonts w:asciiTheme="minorHAnsi" w:hAnsiTheme="minorHAnsi" w:cstheme="minorHAnsi"/>
          <w:sz w:val="22"/>
          <w:szCs w:val="22"/>
        </w:rPr>
        <w:t>X_train</w:t>
      </w:r>
      <w:proofErr w:type="spellEnd"/>
      <w:r w:rsidRPr="00995791">
        <w:rPr>
          <w:rFonts w:asciiTheme="minorHAnsi" w:hAnsiTheme="minorHAnsi" w:cstheme="minorHAnsi"/>
          <w:sz w:val="22"/>
          <w:szCs w:val="22"/>
        </w:rPr>
        <w:t xml:space="preserve">, </w:t>
      </w:r>
      <w:proofErr w:type="spellStart"/>
      <w:r w:rsidRPr="00995791">
        <w:rPr>
          <w:rFonts w:asciiTheme="minorHAnsi" w:hAnsiTheme="minorHAnsi" w:cstheme="minorHAnsi"/>
          <w:sz w:val="22"/>
          <w:szCs w:val="22"/>
        </w:rPr>
        <w:t>y_train</w:t>
      </w:r>
      <w:proofErr w:type="spellEnd"/>
      <w:r w:rsidRPr="00995791">
        <w:rPr>
          <w:rFonts w:asciiTheme="minorHAnsi" w:hAnsiTheme="minorHAnsi" w:cstheme="minorHAnsi"/>
          <w:sz w:val="22"/>
          <w:szCs w:val="22"/>
        </w:rPr>
        <w:t>], axis=1)</w:t>
      </w:r>
    </w:p>
    <w:p w14:paraId="324E03A9" w14:textId="77777777" w:rsidR="00F16637" w:rsidRPr="00995791" w:rsidRDefault="00F16637" w:rsidP="00F16637">
      <w:pPr>
        <w:rPr>
          <w:rFonts w:asciiTheme="minorHAnsi" w:hAnsiTheme="minorHAnsi" w:cstheme="minorHAnsi"/>
          <w:sz w:val="22"/>
          <w:szCs w:val="22"/>
        </w:rPr>
      </w:pPr>
    </w:p>
    <w:p w14:paraId="75EF39D1" w14:textId="77777777" w:rsidR="00F16637" w:rsidRPr="00995791" w:rsidRDefault="00F16637" w:rsidP="00F16637">
      <w:pPr>
        <w:rPr>
          <w:rFonts w:asciiTheme="minorHAnsi" w:hAnsiTheme="minorHAnsi" w:cstheme="minorHAnsi"/>
          <w:b/>
          <w:bCs/>
          <w:sz w:val="22"/>
          <w:szCs w:val="22"/>
        </w:rPr>
      </w:pPr>
      <w:r w:rsidRPr="00995791">
        <w:rPr>
          <w:rFonts w:asciiTheme="minorHAnsi" w:hAnsiTheme="minorHAnsi" w:cstheme="minorHAnsi"/>
          <w:b/>
          <w:bCs/>
          <w:color w:val="808080" w:themeColor="background1" w:themeShade="80"/>
          <w:sz w:val="22"/>
          <w:szCs w:val="22"/>
        </w:rPr>
        <w:t># Count the number of samples in the minority class</w:t>
      </w:r>
    </w:p>
    <w:p w14:paraId="7589F571" w14:textId="77777777" w:rsidR="00F16637" w:rsidRPr="00995791" w:rsidRDefault="00F16637" w:rsidP="00F16637">
      <w:pPr>
        <w:rPr>
          <w:rFonts w:asciiTheme="minorHAnsi" w:hAnsiTheme="minorHAnsi" w:cstheme="minorHAnsi"/>
          <w:sz w:val="22"/>
          <w:szCs w:val="22"/>
        </w:rPr>
      </w:pPr>
      <w:proofErr w:type="spellStart"/>
      <w:r w:rsidRPr="00995791">
        <w:rPr>
          <w:rFonts w:asciiTheme="minorHAnsi" w:hAnsiTheme="minorHAnsi" w:cstheme="minorHAnsi"/>
          <w:sz w:val="22"/>
          <w:szCs w:val="22"/>
        </w:rPr>
        <w:t>minority_class_count</w:t>
      </w:r>
      <w:proofErr w:type="spellEnd"/>
      <w:r w:rsidRPr="00995791">
        <w:rPr>
          <w:rFonts w:asciiTheme="minorHAnsi" w:hAnsiTheme="minorHAnsi" w:cstheme="minorHAnsi"/>
          <w:sz w:val="22"/>
          <w:szCs w:val="22"/>
        </w:rPr>
        <w:t xml:space="preserve"> = </w:t>
      </w:r>
      <w:proofErr w:type="spellStart"/>
      <w:r w:rsidRPr="00995791">
        <w:rPr>
          <w:rFonts w:asciiTheme="minorHAnsi" w:hAnsiTheme="minorHAnsi" w:cstheme="minorHAnsi"/>
          <w:sz w:val="22"/>
          <w:szCs w:val="22"/>
        </w:rPr>
        <w:t>train_data</w:t>
      </w:r>
      <w:proofErr w:type="spellEnd"/>
      <w:r w:rsidRPr="00995791">
        <w:rPr>
          <w:rFonts w:asciiTheme="minorHAnsi" w:hAnsiTheme="minorHAnsi" w:cstheme="minorHAnsi"/>
          <w:sz w:val="22"/>
          <w:szCs w:val="22"/>
        </w:rPr>
        <w:t>['bad'].</w:t>
      </w:r>
      <w:proofErr w:type="spellStart"/>
      <w:r w:rsidRPr="00995791">
        <w:rPr>
          <w:rFonts w:asciiTheme="minorHAnsi" w:hAnsiTheme="minorHAnsi" w:cstheme="minorHAnsi"/>
          <w:sz w:val="22"/>
          <w:szCs w:val="22"/>
        </w:rPr>
        <w:t>value_counts</w:t>
      </w:r>
      <w:proofErr w:type="spellEnd"/>
      <w:r w:rsidRPr="00995791">
        <w:rPr>
          <w:rFonts w:asciiTheme="minorHAnsi" w:hAnsiTheme="minorHAnsi" w:cstheme="minorHAnsi"/>
          <w:sz w:val="22"/>
          <w:szCs w:val="22"/>
        </w:rPr>
        <w:t>().min()</w:t>
      </w:r>
    </w:p>
    <w:p w14:paraId="4899ED41" w14:textId="77777777" w:rsidR="00F16637" w:rsidRPr="00995791" w:rsidRDefault="00F16637" w:rsidP="00F16637">
      <w:pPr>
        <w:rPr>
          <w:rFonts w:asciiTheme="minorHAnsi" w:hAnsiTheme="minorHAnsi" w:cstheme="minorHAnsi"/>
          <w:sz w:val="22"/>
          <w:szCs w:val="22"/>
        </w:rPr>
      </w:pPr>
    </w:p>
    <w:p w14:paraId="542FC488" w14:textId="77777777" w:rsidR="00F16637" w:rsidRPr="00995791" w:rsidRDefault="00F16637" w:rsidP="00F16637">
      <w:pPr>
        <w:rPr>
          <w:rFonts w:asciiTheme="minorHAnsi" w:hAnsiTheme="minorHAnsi" w:cstheme="minorHAnsi"/>
          <w:b/>
          <w:bCs/>
          <w:color w:val="808080" w:themeColor="background1" w:themeShade="80"/>
          <w:sz w:val="22"/>
          <w:szCs w:val="22"/>
        </w:rPr>
      </w:pPr>
      <w:r w:rsidRPr="00995791">
        <w:rPr>
          <w:rFonts w:asciiTheme="minorHAnsi" w:hAnsiTheme="minorHAnsi" w:cstheme="minorHAnsi"/>
          <w:b/>
          <w:bCs/>
          <w:color w:val="808080" w:themeColor="background1" w:themeShade="80"/>
          <w:sz w:val="22"/>
          <w:szCs w:val="22"/>
        </w:rPr>
        <w:t># Perform undersampling on the majority class</w:t>
      </w:r>
    </w:p>
    <w:p w14:paraId="47938127" w14:textId="77777777" w:rsidR="00F16637" w:rsidRPr="00995791" w:rsidRDefault="00F16637" w:rsidP="00F16637">
      <w:pPr>
        <w:rPr>
          <w:rFonts w:asciiTheme="minorHAnsi" w:hAnsiTheme="minorHAnsi" w:cstheme="minorHAnsi"/>
          <w:sz w:val="22"/>
          <w:szCs w:val="22"/>
        </w:rPr>
      </w:pPr>
      <w:proofErr w:type="spellStart"/>
      <w:r w:rsidRPr="00995791">
        <w:rPr>
          <w:rFonts w:asciiTheme="minorHAnsi" w:hAnsiTheme="minorHAnsi" w:cstheme="minorHAnsi"/>
          <w:sz w:val="22"/>
          <w:szCs w:val="22"/>
        </w:rPr>
        <w:t>undersampled_data</w:t>
      </w:r>
      <w:proofErr w:type="spellEnd"/>
      <w:r w:rsidRPr="00995791">
        <w:rPr>
          <w:rFonts w:asciiTheme="minorHAnsi" w:hAnsiTheme="minorHAnsi" w:cstheme="minorHAnsi"/>
          <w:sz w:val="22"/>
          <w:szCs w:val="22"/>
        </w:rPr>
        <w:t xml:space="preserve"> = </w:t>
      </w:r>
      <w:proofErr w:type="spellStart"/>
      <w:r w:rsidRPr="00995791">
        <w:rPr>
          <w:rFonts w:asciiTheme="minorHAnsi" w:hAnsiTheme="minorHAnsi" w:cstheme="minorHAnsi"/>
          <w:sz w:val="22"/>
          <w:szCs w:val="22"/>
        </w:rPr>
        <w:t>pd.concat</w:t>
      </w:r>
      <w:proofErr w:type="spellEnd"/>
      <w:r w:rsidRPr="00995791">
        <w:rPr>
          <w:rFonts w:asciiTheme="minorHAnsi" w:hAnsiTheme="minorHAnsi" w:cstheme="minorHAnsi"/>
          <w:sz w:val="22"/>
          <w:szCs w:val="22"/>
        </w:rPr>
        <w:t>([</w:t>
      </w:r>
      <w:proofErr w:type="spellStart"/>
      <w:r w:rsidRPr="00995791">
        <w:rPr>
          <w:rFonts w:asciiTheme="minorHAnsi" w:hAnsiTheme="minorHAnsi" w:cstheme="minorHAnsi"/>
          <w:sz w:val="22"/>
          <w:szCs w:val="22"/>
        </w:rPr>
        <w:t>train_data</w:t>
      </w:r>
      <w:proofErr w:type="spellEnd"/>
      <w:r w:rsidRPr="00995791">
        <w:rPr>
          <w:rFonts w:asciiTheme="minorHAnsi" w:hAnsiTheme="minorHAnsi" w:cstheme="minorHAnsi"/>
          <w:sz w:val="22"/>
          <w:szCs w:val="22"/>
        </w:rPr>
        <w:t>[</w:t>
      </w:r>
      <w:proofErr w:type="spellStart"/>
      <w:r w:rsidRPr="00995791">
        <w:rPr>
          <w:rFonts w:asciiTheme="minorHAnsi" w:hAnsiTheme="minorHAnsi" w:cstheme="minorHAnsi"/>
          <w:sz w:val="22"/>
          <w:szCs w:val="22"/>
        </w:rPr>
        <w:t>train_data</w:t>
      </w:r>
      <w:proofErr w:type="spellEnd"/>
      <w:r w:rsidRPr="00995791">
        <w:rPr>
          <w:rFonts w:asciiTheme="minorHAnsi" w:hAnsiTheme="minorHAnsi" w:cstheme="minorHAnsi"/>
          <w:sz w:val="22"/>
          <w:szCs w:val="22"/>
        </w:rPr>
        <w:t>['bad'] == label].sample(</w:t>
      </w:r>
      <w:proofErr w:type="spellStart"/>
      <w:r w:rsidRPr="00995791">
        <w:rPr>
          <w:rFonts w:asciiTheme="minorHAnsi" w:hAnsiTheme="minorHAnsi" w:cstheme="minorHAnsi"/>
          <w:sz w:val="22"/>
          <w:szCs w:val="22"/>
        </w:rPr>
        <w:t>minority_class_count</w:t>
      </w:r>
      <w:proofErr w:type="spellEnd"/>
      <w:r w:rsidRPr="00995791">
        <w:rPr>
          <w:rFonts w:asciiTheme="minorHAnsi" w:hAnsiTheme="minorHAnsi" w:cstheme="minorHAnsi"/>
          <w:sz w:val="22"/>
          <w:szCs w:val="22"/>
        </w:rPr>
        <w:t xml:space="preserve">, </w:t>
      </w:r>
      <w:proofErr w:type="spellStart"/>
      <w:r w:rsidRPr="00995791">
        <w:rPr>
          <w:rFonts w:asciiTheme="minorHAnsi" w:hAnsiTheme="minorHAnsi" w:cstheme="minorHAnsi"/>
          <w:sz w:val="22"/>
          <w:szCs w:val="22"/>
        </w:rPr>
        <w:t>random_state</w:t>
      </w:r>
      <w:proofErr w:type="spellEnd"/>
      <w:r w:rsidRPr="00995791">
        <w:rPr>
          <w:rFonts w:asciiTheme="minorHAnsi" w:hAnsiTheme="minorHAnsi" w:cstheme="minorHAnsi"/>
          <w:sz w:val="22"/>
          <w:szCs w:val="22"/>
        </w:rPr>
        <w:t xml:space="preserve">=42) for label in </w:t>
      </w:r>
      <w:proofErr w:type="spellStart"/>
      <w:r w:rsidRPr="00995791">
        <w:rPr>
          <w:rFonts w:asciiTheme="minorHAnsi" w:hAnsiTheme="minorHAnsi" w:cstheme="minorHAnsi"/>
          <w:sz w:val="22"/>
          <w:szCs w:val="22"/>
        </w:rPr>
        <w:t>train_data</w:t>
      </w:r>
      <w:proofErr w:type="spellEnd"/>
      <w:r w:rsidRPr="00995791">
        <w:rPr>
          <w:rFonts w:asciiTheme="minorHAnsi" w:hAnsiTheme="minorHAnsi" w:cstheme="minorHAnsi"/>
          <w:sz w:val="22"/>
          <w:szCs w:val="22"/>
        </w:rPr>
        <w:t>['bad'].unique()])</w:t>
      </w:r>
    </w:p>
    <w:p w14:paraId="00CE96A7" w14:textId="77777777" w:rsidR="00F16637" w:rsidRPr="00995791" w:rsidRDefault="00F16637" w:rsidP="00F16637">
      <w:pPr>
        <w:rPr>
          <w:rFonts w:asciiTheme="minorHAnsi" w:hAnsiTheme="minorHAnsi" w:cstheme="minorHAnsi"/>
          <w:sz w:val="22"/>
          <w:szCs w:val="22"/>
        </w:rPr>
      </w:pPr>
    </w:p>
    <w:p w14:paraId="10764436" w14:textId="77777777" w:rsidR="00F16637" w:rsidRPr="00995791" w:rsidRDefault="00F16637" w:rsidP="00F16637">
      <w:pPr>
        <w:rPr>
          <w:rFonts w:asciiTheme="minorHAnsi" w:hAnsiTheme="minorHAnsi" w:cstheme="minorHAnsi"/>
          <w:b/>
          <w:bCs/>
          <w:color w:val="808080" w:themeColor="background1" w:themeShade="80"/>
          <w:sz w:val="22"/>
          <w:szCs w:val="22"/>
        </w:rPr>
      </w:pPr>
      <w:r w:rsidRPr="00995791">
        <w:rPr>
          <w:rFonts w:asciiTheme="minorHAnsi" w:hAnsiTheme="minorHAnsi" w:cstheme="minorHAnsi"/>
          <w:b/>
          <w:bCs/>
          <w:color w:val="808080" w:themeColor="background1" w:themeShade="80"/>
          <w:sz w:val="22"/>
          <w:szCs w:val="22"/>
        </w:rPr>
        <w:t># Get the resampled predictors and target variable</w:t>
      </w:r>
    </w:p>
    <w:p w14:paraId="2423804C" w14:textId="77777777" w:rsidR="00F16637" w:rsidRPr="00995791" w:rsidRDefault="00F16637" w:rsidP="00F16637">
      <w:pPr>
        <w:rPr>
          <w:rFonts w:asciiTheme="minorHAnsi" w:hAnsiTheme="minorHAnsi" w:cstheme="minorHAnsi"/>
          <w:sz w:val="22"/>
          <w:szCs w:val="22"/>
        </w:rPr>
      </w:pPr>
      <w:proofErr w:type="spellStart"/>
      <w:r w:rsidRPr="00995791">
        <w:rPr>
          <w:rFonts w:asciiTheme="minorHAnsi" w:hAnsiTheme="minorHAnsi" w:cstheme="minorHAnsi"/>
          <w:sz w:val="22"/>
          <w:szCs w:val="22"/>
        </w:rPr>
        <w:lastRenderedPageBreak/>
        <w:t>X_train_resampled</w:t>
      </w:r>
      <w:proofErr w:type="spellEnd"/>
      <w:r w:rsidRPr="00995791">
        <w:rPr>
          <w:rFonts w:asciiTheme="minorHAnsi" w:hAnsiTheme="minorHAnsi" w:cstheme="minorHAnsi"/>
          <w:sz w:val="22"/>
          <w:szCs w:val="22"/>
        </w:rPr>
        <w:t xml:space="preserve"> = </w:t>
      </w:r>
      <w:proofErr w:type="spellStart"/>
      <w:r w:rsidRPr="00995791">
        <w:rPr>
          <w:rFonts w:asciiTheme="minorHAnsi" w:hAnsiTheme="minorHAnsi" w:cstheme="minorHAnsi"/>
          <w:sz w:val="22"/>
          <w:szCs w:val="22"/>
        </w:rPr>
        <w:t>undersampled_data</w:t>
      </w:r>
      <w:proofErr w:type="spellEnd"/>
      <w:r w:rsidRPr="00995791">
        <w:rPr>
          <w:rFonts w:asciiTheme="minorHAnsi" w:hAnsiTheme="minorHAnsi" w:cstheme="minorHAnsi"/>
          <w:sz w:val="22"/>
          <w:szCs w:val="22"/>
        </w:rPr>
        <w:t>[predictors]</w:t>
      </w:r>
    </w:p>
    <w:p w14:paraId="00FD96D4" w14:textId="77777777" w:rsidR="00F16637" w:rsidRPr="00995791" w:rsidRDefault="00F16637" w:rsidP="00F16637">
      <w:pPr>
        <w:rPr>
          <w:rFonts w:asciiTheme="minorHAnsi" w:hAnsiTheme="minorHAnsi" w:cstheme="minorHAnsi"/>
          <w:sz w:val="22"/>
          <w:szCs w:val="22"/>
        </w:rPr>
      </w:pPr>
      <w:proofErr w:type="spellStart"/>
      <w:r w:rsidRPr="00995791">
        <w:rPr>
          <w:rFonts w:asciiTheme="minorHAnsi" w:hAnsiTheme="minorHAnsi" w:cstheme="minorHAnsi"/>
          <w:sz w:val="22"/>
          <w:szCs w:val="22"/>
        </w:rPr>
        <w:t>y_train_resampled</w:t>
      </w:r>
      <w:proofErr w:type="spellEnd"/>
      <w:r w:rsidRPr="00995791">
        <w:rPr>
          <w:rFonts w:asciiTheme="minorHAnsi" w:hAnsiTheme="minorHAnsi" w:cstheme="minorHAnsi"/>
          <w:sz w:val="22"/>
          <w:szCs w:val="22"/>
        </w:rPr>
        <w:t xml:space="preserve"> = </w:t>
      </w:r>
      <w:proofErr w:type="spellStart"/>
      <w:r w:rsidRPr="00995791">
        <w:rPr>
          <w:rFonts w:asciiTheme="minorHAnsi" w:hAnsiTheme="minorHAnsi" w:cstheme="minorHAnsi"/>
          <w:sz w:val="22"/>
          <w:szCs w:val="22"/>
        </w:rPr>
        <w:t>undersampled_data</w:t>
      </w:r>
      <w:proofErr w:type="spellEnd"/>
      <w:r w:rsidRPr="00995791">
        <w:rPr>
          <w:rFonts w:asciiTheme="minorHAnsi" w:hAnsiTheme="minorHAnsi" w:cstheme="minorHAnsi"/>
          <w:sz w:val="22"/>
          <w:szCs w:val="22"/>
        </w:rPr>
        <w:t>['bad']</w:t>
      </w:r>
    </w:p>
    <w:p w14:paraId="1B8FE91F" w14:textId="77777777" w:rsidR="00F16637" w:rsidRPr="00995791" w:rsidRDefault="00F16637" w:rsidP="00F16637">
      <w:pPr>
        <w:rPr>
          <w:rFonts w:asciiTheme="minorHAnsi" w:hAnsiTheme="minorHAnsi" w:cstheme="minorHAnsi"/>
          <w:sz w:val="22"/>
          <w:szCs w:val="22"/>
        </w:rPr>
      </w:pPr>
    </w:p>
    <w:p w14:paraId="7AEEF887" w14:textId="77777777" w:rsidR="00F16637" w:rsidRPr="00995791" w:rsidRDefault="00F16637" w:rsidP="00F16637">
      <w:pPr>
        <w:rPr>
          <w:rFonts w:asciiTheme="minorHAnsi" w:hAnsiTheme="minorHAnsi" w:cstheme="minorHAnsi"/>
          <w:b/>
          <w:bCs/>
          <w:color w:val="808080" w:themeColor="background1" w:themeShade="80"/>
          <w:sz w:val="22"/>
          <w:szCs w:val="22"/>
        </w:rPr>
      </w:pPr>
      <w:r w:rsidRPr="00995791">
        <w:rPr>
          <w:rFonts w:asciiTheme="minorHAnsi" w:hAnsiTheme="minorHAnsi" w:cstheme="minorHAnsi"/>
          <w:b/>
          <w:bCs/>
          <w:color w:val="808080" w:themeColor="background1" w:themeShade="80"/>
          <w:sz w:val="22"/>
          <w:szCs w:val="22"/>
        </w:rPr>
        <w:t># Build the Decision Tree model</w:t>
      </w:r>
    </w:p>
    <w:p w14:paraId="3CC151D2" w14:textId="77777777" w:rsidR="00F16637" w:rsidRPr="00995791" w:rsidRDefault="00F16637" w:rsidP="00F16637">
      <w:pPr>
        <w:rPr>
          <w:rFonts w:asciiTheme="minorHAnsi" w:hAnsiTheme="minorHAnsi" w:cstheme="minorHAnsi"/>
          <w:sz w:val="22"/>
          <w:szCs w:val="22"/>
        </w:rPr>
      </w:pPr>
      <w:proofErr w:type="spellStart"/>
      <w:r w:rsidRPr="00995791">
        <w:rPr>
          <w:rFonts w:asciiTheme="minorHAnsi" w:hAnsiTheme="minorHAnsi" w:cstheme="minorHAnsi"/>
          <w:sz w:val="22"/>
          <w:szCs w:val="22"/>
        </w:rPr>
        <w:t>dtree</w:t>
      </w:r>
      <w:proofErr w:type="spellEnd"/>
      <w:r w:rsidRPr="00995791">
        <w:rPr>
          <w:rFonts w:asciiTheme="minorHAnsi" w:hAnsiTheme="minorHAnsi" w:cstheme="minorHAnsi"/>
          <w:sz w:val="22"/>
          <w:szCs w:val="22"/>
        </w:rPr>
        <w:t xml:space="preserve"> = </w:t>
      </w:r>
      <w:proofErr w:type="spellStart"/>
      <w:r w:rsidRPr="00995791">
        <w:rPr>
          <w:rFonts w:asciiTheme="minorHAnsi" w:hAnsiTheme="minorHAnsi" w:cstheme="minorHAnsi"/>
          <w:sz w:val="22"/>
          <w:szCs w:val="22"/>
        </w:rPr>
        <w:t>DecisionTreeClassifier</w:t>
      </w:r>
      <w:proofErr w:type="spellEnd"/>
      <w:r w:rsidRPr="00995791">
        <w:rPr>
          <w:rFonts w:asciiTheme="minorHAnsi" w:hAnsiTheme="minorHAnsi" w:cstheme="minorHAnsi"/>
          <w:sz w:val="22"/>
          <w:szCs w:val="22"/>
        </w:rPr>
        <w:t>(</w:t>
      </w:r>
      <w:proofErr w:type="spellStart"/>
      <w:r w:rsidRPr="00995791">
        <w:rPr>
          <w:rFonts w:asciiTheme="minorHAnsi" w:hAnsiTheme="minorHAnsi" w:cstheme="minorHAnsi"/>
          <w:sz w:val="22"/>
          <w:szCs w:val="22"/>
        </w:rPr>
        <w:t>random_state</w:t>
      </w:r>
      <w:proofErr w:type="spellEnd"/>
      <w:r w:rsidRPr="00995791">
        <w:rPr>
          <w:rFonts w:asciiTheme="minorHAnsi" w:hAnsiTheme="minorHAnsi" w:cstheme="minorHAnsi"/>
          <w:sz w:val="22"/>
          <w:szCs w:val="22"/>
        </w:rPr>
        <w:t>=42)</w:t>
      </w:r>
    </w:p>
    <w:p w14:paraId="5F6CCC04" w14:textId="77777777" w:rsidR="00F16637" w:rsidRPr="00995791" w:rsidRDefault="00F16637" w:rsidP="00F16637">
      <w:pPr>
        <w:rPr>
          <w:rFonts w:asciiTheme="minorHAnsi" w:hAnsiTheme="minorHAnsi" w:cstheme="minorHAnsi"/>
          <w:sz w:val="22"/>
          <w:szCs w:val="22"/>
        </w:rPr>
      </w:pPr>
    </w:p>
    <w:p w14:paraId="6BDB906A" w14:textId="77777777" w:rsidR="00F16637" w:rsidRPr="00995791" w:rsidRDefault="00F16637" w:rsidP="00F16637">
      <w:pPr>
        <w:rPr>
          <w:rFonts w:asciiTheme="minorHAnsi" w:hAnsiTheme="minorHAnsi" w:cstheme="minorHAnsi"/>
          <w:b/>
          <w:bCs/>
          <w:color w:val="808080" w:themeColor="background1" w:themeShade="80"/>
          <w:sz w:val="22"/>
          <w:szCs w:val="22"/>
        </w:rPr>
      </w:pPr>
      <w:r w:rsidRPr="00995791">
        <w:rPr>
          <w:rFonts w:asciiTheme="minorHAnsi" w:hAnsiTheme="minorHAnsi" w:cstheme="minorHAnsi"/>
          <w:b/>
          <w:bCs/>
          <w:color w:val="808080" w:themeColor="background1" w:themeShade="80"/>
          <w:sz w:val="22"/>
          <w:szCs w:val="22"/>
        </w:rPr>
        <w:t># Define hyperparameters to tune</w:t>
      </w:r>
    </w:p>
    <w:p w14:paraId="61401FFA" w14:textId="77777777" w:rsidR="00F16637" w:rsidRPr="00995791" w:rsidRDefault="00F16637" w:rsidP="00F16637">
      <w:pPr>
        <w:rPr>
          <w:rFonts w:asciiTheme="minorHAnsi" w:hAnsiTheme="minorHAnsi" w:cstheme="minorHAnsi"/>
          <w:sz w:val="22"/>
          <w:szCs w:val="22"/>
        </w:rPr>
      </w:pPr>
      <w:proofErr w:type="spellStart"/>
      <w:r w:rsidRPr="00995791">
        <w:rPr>
          <w:rFonts w:asciiTheme="minorHAnsi" w:hAnsiTheme="minorHAnsi" w:cstheme="minorHAnsi"/>
          <w:sz w:val="22"/>
          <w:szCs w:val="22"/>
        </w:rPr>
        <w:t>param_grid</w:t>
      </w:r>
      <w:proofErr w:type="spellEnd"/>
      <w:r w:rsidRPr="00995791">
        <w:rPr>
          <w:rFonts w:asciiTheme="minorHAnsi" w:hAnsiTheme="minorHAnsi" w:cstheme="minorHAnsi"/>
          <w:sz w:val="22"/>
          <w:szCs w:val="22"/>
        </w:rPr>
        <w:t xml:space="preserve"> = {'</w:t>
      </w:r>
      <w:proofErr w:type="spellStart"/>
      <w:r w:rsidRPr="00995791">
        <w:rPr>
          <w:rFonts w:asciiTheme="minorHAnsi" w:hAnsiTheme="minorHAnsi" w:cstheme="minorHAnsi"/>
          <w:sz w:val="22"/>
          <w:szCs w:val="22"/>
        </w:rPr>
        <w:t>max_depth</w:t>
      </w:r>
      <w:proofErr w:type="spellEnd"/>
      <w:r w:rsidRPr="00995791">
        <w:rPr>
          <w:rFonts w:asciiTheme="minorHAnsi" w:hAnsiTheme="minorHAnsi" w:cstheme="minorHAnsi"/>
          <w:sz w:val="22"/>
          <w:szCs w:val="22"/>
        </w:rPr>
        <w:t xml:space="preserve">': [None, 5, 10, 15, 20], </w:t>
      </w:r>
    </w:p>
    <w:p w14:paraId="7417A231" w14:textId="77777777" w:rsidR="00F16637" w:rsidRPr="00995791" w:rsidRDefault="00F16637" w:rsidP="00F16637">
      <w:pPr>
        <w:rPr>
          <w:rFonts w:asciiTheme="minorHAnsi" w:hAnsiTheme="minorHAnsi" w:cstheme="minorHAnsi"/>
          <w:sz w:val="22"/>
          <w:szCs w:val="22"/>
        </w:rPr>
      </w:pPr>
      <w:r w:rsidRPr="00995791">
        <w:rPr>
          <w:rFonts w:asciiTheme="minorHAnsi" w:hAnsiTheme="minorHAnsi" w:cstheme="minorHAnsi"/>
          <w:sz w:val="22"/>
          <w:szCs w:val="22"/>
        </w:rPr>
        <w:t xml:space="preserve">              '</w:t>
      </w:r>
      <w:proofErr w:type="spellStart"/>
      <w:r w:rsidRPr="00995791">
        <w:rPr>
          <w:rFonts w:asciiTheme="minorHAnsi" w:hAnsiTheme="minorHAnsi" w:cstheme="minorHAnsi"/>
          <w:sz w:val="22"/>
          <w:szCs w:val="22"/>
        </w:rPr>
        <w:t>min_samples_split</w:t>
      </w:r>
      <w:proofErr w:type="spellEnd"/>
      <w:r w:rsidRPr="00995791">
        <w:rPr>
          <w:rFonts w:asciiTheme="minorHAnsi" w:hAnsiTheme="minorHAnsi" w:cstheme="minorHAnsi"/>
          <w:sz w:val="22"/>
          <w:szCs w:val="22"/>
        </w:rPr>
        <w:t xml:space="preserve">': [2, 5, 10], </w:t>
      </w:r>
    </w:p>
    <w:p w14:paraId="49B632FA" w14:textId="77777777" w:rsidR="00F16637" w:rsidRPr="00995791" w:rsidRDefault="00F16637" w:rsidP="00F16637">
      <w:pPr>
        <w:rPr>
          <w:rFonts w:asciiTheme="minorHAnsi" w:hAnsiTheme="minorHAnsi" w:cstheme="minorHAnsi"/>
          <w:sz w:val="22"/>
          <w:szCs w:val="22"/>
        </w:rPr>
      </w:pPr>
      <w:r w:rsidRPr="00995791">
        <w:rPr>
          <w:rFonts w:asciiTheme="minorHAnsi" w:hAnsiTheme="minorHAnsi" w:cstheme="minorHAnsi"/>
          <w:sz w:val="22"/>
          <w:szCs w:val="22"/>
        </w:rPr>
        <w:t xml:space="preserve">              '</w:t>
      </w:r>
      <w:proofErr w:type="spellStart"/>
      <w:r w:rsidRPr="00995791">
        <w:rPr>
          <w:rFonts w:asciiTheme="minorHAnsi" w:hAnsiTheme="minorHAnsi" w:cstheme="minorHAnsi"/>
          <w:sz w:val="22"/>
          <w:szCs w:val="22"/>
        </w:rPr>
        <w:t>min_samples_leaf</w:t>
      </w:r>
      <w:proofErr w:type="spellEnd"/>
      <w:r w:rsidRPr="00995791">
        <w:rPr>
          <w:rFonts w:asciiTheme="minorHAnsi" w:hAnsiTheme="minorHAnsi" w:cstheme="minorHAnsi"/>
          <w:sz w:val="22"/>
          <w:szCs w:val="22"/>
        </w:rPr>
        <w:t>': [1, 2, 5]}</w:t>
      </w:r>
    </w:p>
    <w:p w14:paraId="6DCE805A" w14:textId="77777777" w:rsidR="00F16637" w:rsidRPr="00995791" w:rsidRDefault="00F16637" w:rsidP="00F16637">
      <w:pPr>
        <w:rPr>
          <w:rFonts w:asciiTheme="minorHAnsi" w:hAnsiTheme="minorHAnsi" w:cstheme="minorHAnsi"/>
          <w:sz w:val="22"/>
          <w:szCs w:val="22"/>
        </w:rPr>
      </w:pPr>
    </w:p>
    <w:p w14:paraId="261EED3D" w14:textId="77777777" w:rsidR="00F16637" w:rsidRPr="00995791" w:rsidRDefault="00F16637" w:rsidP="00F16637">
      <w:pPr>
        <w:rPr>
          <w:rFonts w:asciiTheme="minorHAnsi" w:hAnsiTheme="minorHAnsi" w:cstheme="minorHAnsi"/>
          <w:b/>
          <w:bCs/>
          <w:color w:val="808080" w:themeColor="background1" w:themeShade="80"/>
          <w:sz w:val="22"/>
          <w:szCs w:val="22"/>
        </w:rPr>
      </w:pPr>
      <w:r w:rsidRPr="00995791">
        <w:rPr>
          <w:rFonts w:asciiTheme="minorHAnsi" w:hAnsiTheme="minorHAnsi" w:cstheme="minorHAnsi"/>
          <w:b/>
          <w:bCs/>
          <w:color w:val="808080" w:themeColor="background1" w:themeShade="80"/>
          <w:sz w:val="22"/>
          <w:szCs w:val="22"/>
        </w:rPr>
        <w:t xml:space="preserve"># Tune hyperparameters using </w:t>
      </w:r>
      <w:proofErr w:type="spellStart"/>
      <w:r w:rsidRPr="00995791">
        <w:rPr>
          <w:rFonts w:asciiTheme="minorHAnsi" w:hAnsiTheme="minorHAnsi" w:cstheme="minorHAnsi"/>
          <w:b/>
          <w:bCs/>
          <w:color w:val="808080" w:themeColor="background1" w:themeShade="80"/>
          <w:sz w:val="22"/>
          <w:szCs w:val="22"/>
        </w:rPr>
        <w:t>GridSearchCV</w:t>
      </w:r>
      <w:proofErr w:type="spellEnd"/>
    </w:p>
    <w:p w14:paraId="0B801069" w14:textId="77777777" w:rsidR="00F16637" w:rsidRPr="00995791" w:rsidRDefault="00F16637" w:rsidP="00F16637">
      <w:pPr>
        <w:rPr>
          <w:rFonts w:asciiTheme="minorHAnsi" w:hAnsiTheme="minorHAnsi" w:cstheme="minorHAnsi"/>
          <w:sz w:val="22"/>
          <w:szCs w:val="22"/>
        </w:rPr>
      </w:pPr>
      <w:proofErr w:type="spellStart"/>
      <w:r w:rsidRPr="00995791">
        <w:rPr>
          <w:rFonts w:asciiTheme="minorHAnsi" w:hAnsiTheme="minorHAnsi" w:cstheme="minorHAnsi"/>
          <w:sz w:val="22"/>
          <w:szCs w:val="22"/>
        </w:rPr>
        <w:t>grid_search</w:t>
      </w:r>
      <w:proofErr w:type="spellEnd"/>
      <w:r w:rsidRPr="00995791">
        <w:rPr>
          <w:rFonts w:asciiTheme="minorHAnsi" w:hAnsiTheme="minorHAnsi" w:cstheme="minorHAnsi"/>
          <w:sz w:val="22"/>
          <w:szCs w:val="22"/>
        </w:rPr>
        <w:t xml:space="preserve"> = </w:t>
      </w:r>
      <w:proofErr w:type="spellStart"/>
      <w:r w:rsidRPr="00995791">
        <w:rPr>
          <w:rFonts w:asciiTheme="minorHAnsi" w:hAnsiTheme="minorHAnsi" w:cstheme="minorHAnsi"/>
          <w:sz w:val="22"/>
          <w:szCs w:val="22"/>
        </w:rPr>
        <w:t>GridSearchCV</w:t>
      </w:r>
      <w:proofErr w:type="spellEnd"/>
      <w:r w:rsidRPr="00995791">
        <w:rPr>
          <w:rFonts w:asciiTheme="minorHAnsi" w:hAnsiTheme="minorHAnsi" w:cstheme="minorHAnsi"/>
          <w:sz w:val="22"/>
          <w:szCs w:val="22"/>
        </w:rPr>
        <w:t>(</w:t>
      </w:r>
      <w:proofErr w:type="spellStart"/>
      <w:r w:rsidRPr="00995791">
        <w:rPr>
          <w:rFonts w:asciiTheme="minorHAnsi" w:hAnsiTheme="minorHAnsi" w:cstheme="minorHAnsi"/>
          <w:sz w:val="22"/>
          <w:szCs w:val="22"/>
        </w:rPr>
        <w:t>dtree</w:t>
      </w:r>
      <w:proofErr w:type="spellEnd"/>
      <w:r w:rsidRPr="00995791">
        <w:rPr>
          <w:rFonts w:asciiTheme="minorHAnsi" w:hAnsiTheme="minorHAnsi" w:cstheme="minorHAnsi"/>
          <w:sz w:val="22"/>
          <w:szCs w:val="22"/>
        </w:rPr>
        <w:t xml:space="preserve">, </w:t>
      </w:r>
      <w:proofErr w:type="spellStart"/>
      <w:r w:rsidRPr="00995791">
        <w:rPr>
          <w:rFonts w:asciiTheme="minorHAnsi" w:hAnsiTheme="minorHAnsi" w:cstheme="minorHAnsi"/>
          <w:sz w:val="22"/>
          <w:szCs w:val="22"/>
        </w:rPr>
        <w:t>param_grid</w:t>
      </w:r>
      <w:proofErr w:type="spellEnd"/>
      <w:r w:rsidRPr="00995791">
        <w:rPr>
          <w:rFonts w:asciiTheme="minorHAnsi" w:hAnsiTheme="minorHAnsi" w:cstheme="minorHAnsi"/>
          <w:sz w:val="22"/>
          <w:szCs w:val="22"/>
        </w:rPr>
        <w:t>, cv=5)</w:t>
      </w:r>
    </w:p>
    <w:p w14:paraId="4B02380D" w14:textId="77777777" w:rsidR="00F16637" w:rsidRPr="00995791" w:rsidRDefault="00F16637" w:rsidP="00F16637">
      <w:pPr>
        <w:rPr>
          <w:rFonts w:asciiTheme="minorHAnsi" w:hAnsiTheme="minorHAnsi" w:cstheme="minorHAnsi"/>
          <w:sz w:val="22"/>
          <w:szCs w:val="22"/>
        </w:rPr>
      </w:pPr>
      <w:proofErr w:type="spellStart"/>
      <w:r w:rsidRPr="00995791">
        <w:rPr>
          <w:rFonts w:asciiTheme="minorHAnsi" w:hAnsiTheme="minorHAnsi" w:cstheme="minorHAnsi"/>
          <w:sz w:val="22"/>
          <w:szCs w:val="22"/>
        </w:rPr>
        <w:t>grid_search.fit</w:t>
      </w:r>
      <w:proofErr w:type="spellEnd"/>
      <w:r w:rsidRPr="00995791">
        <w:rPr>
          <w:rFonts w:asciiTheme="minorHAnsi" w:hAnsiTheme="minorHAnsi" w:cstheme="minorHAnsi"/>
          <w:sz w:val="22"/>
          <w:szCs w:val="22"/>
        </w:rPr>
        <w:t>(</w:t>
      </w:r>
      <w:proofErr w:type="spellStart"/>
      <w:r w:rsidRPr="00995791">
        <w:rPr>
          <w:rFonts w:asciiTheme="minorHAnsi" w:hAnsiTheme="minorHAnsi" w:cstheme="minorHAnsi"/>
          <w:sz w:val="22"/>
          <w:szCs w:val="22"/>
        </w:rPr>
        <w:t>X_train_resampled</w:t>
      </w:r>
      <w:proofErr w:type="spellEnd"/>
      <w:r w:rsidRPr="00995791">
        <w:rPr>
          <w:rFonts w:asciiTheme="minorHAnsi" w:hAnsiTheme="minorHAnsi" w:cstheme="minorHAnsi"/>
          <w:sz w:val="22"/>
          <w:szCs w:val="22"/>
        </w:rPr>
        <w:t xml:space="preserve">[predictors], </w:t>
      </w:r>
      <w:proofErr w:type="spellStart"/>
      <w:r w:rsidRPr="00995791">
        <w:rPr>
          <w:rFonts w:asciiTheme="minorHAnsi" w:hAnsiTheme="minorHAnsi" w:cstheme="minorHAnsi"/>
          <w:sz w:val="22"/>
          <w:szCs w:val="22"/>
        </w:rPr>
        <w:t>y_train_resampled</w:t>
      </w:r>
      <w:proofErr w:type="spellEnd"/>
      <w:r w:rsidRPr="00995791">
        <w:rPr>
          <w:rFonts w:asciiTheme="minorHAnsi" w:hAnsiTheme="minorHAnsi" w:cstheme="minorHAnsi"/>
          <w:sz w:val="22"/>
          <w:szCs w:val="22"/>
        </w:rPr>
        <w:t>)</w:t>
      </w:r>
    </w:p>
    <w:p w14:paraId="2F2D357F" w14:textId="77777777" w:rsidR="00F16637" w:rsidRPr="00995791" w:rsidRDefault="00F16637" w:rsidP="00F16637">
      <w:pPr>
        <w:rPr>
          <w:rFonts w:asciiTheme="minorHAnsi" w:hAnsiTheme="minorHAnsi" w:cstheme="minorHAnsi"/>
          <w:sz w:val="22"/>
          <w:szCs w:val="22"/>
        </w:rPr>
      </w:pPr>
    </w:p>
    <w:p w14:paraId="746A1CC1" w14:textId="77777777" w:rsidR="00F16637" w:rsidRPr="00995791" w:rsidRDefault="00F16637" w:rsidP="00F16637">
      <w:pPr>
        <w:rPr>
          <w:rFonts w:asciiTheme="minorHAnsi" w:hAnsiTheme="minorHAnsi" w:cstheme="minorHAnsi"/>
          <w:b/>
          <w:bCs/>
          <w:color w:val="808080" w:themeColor="background1" w:themeShade="80"/>
          <w:sz w:val="22"/>
          <w:szCs w:val="22"/>
        </w:rPr>
      </w:pPr>
      <w:r w:rsidRPr="00995791">
        <w:rPr>
          <w:rFonts w:asciiTheme="minorHAnsi" w:hAnsiTheme="minorHAnsi" w:cstheme="minorHAnsi"/>
          <w:b/>
          <w:bCs/>
          <w:color w:val="808080" w:themeColor="background1" w:themeShade="80"/>
          <w:sz w:val="22"/>
          <w:szCs w:val="22"/>
        </w:rPr>
        <w:t># Get the best model</w:t>
      </w:r>
    </w:p>
    <w:p w14:paraId="25DE0D3A" w14:textId="77777777" w:rsidR="00F16637" w:rsidRPr="00995791" w:rsidRDefault="00F16637" w:rsidP="00F16637">
      <w:pPr>
        <w:rPr>
          <w:rFonts w:asciiTheme="minorHAnsi" w:hAnsiTheme="minorHAnsi" w:cstheme="minorHAnsi"/>
          <w:sz w:val="22"/>
          <w:szCs w:val="22"/>
        </w:rPr>
      </w:pPr>
      <w:proofErr w:type="spellStart"/>
      <w:r w:rsidRPr="00995791">
        <w:rPr>
          <w:rFonts w:asciiTheme="minorHAnsi" w:hAnsiTheme="minorHAnsi" w:cstheme="minorHAnsi"/>
          <w:sz w:val="22"/>
          <w:szCs w:val="22"/>
        </w:rPr>
        <w:t>best_model</w:t>
      </w:r>
      <w:proofErr w:type="spellEnd"/>
      <w:r w:rsidRPr="00995791">
        <w:rPr>
          <w:rFonts w:asciiTheme="minorHAnsi" w:hAnsiTheme="minorHAnsi" w:cstheme="minorHAnsi"/>
          <w:sz w:val="22"/>
          <w:szCs w:val="22"/>
        </w:rPr>
        <w:t xml:space="preserve"> = </w:t>
      </w:r>
      <w:proofErr w:type="spellStart"/>
      <w:r w:rsidRPr="00995791">
        <w:rPr>
          <w:rFonts w:asciiTheme="minorHAnsi" w:hAnsiTheme="minorHAnsi" w:cstheme="minorHAnsi"/>
          <w:sz w:val="22"/>
          <w:szCs w:val="22"/>
        </w:rPr>
        <w:t>grid_search.best_estimator</w:t>
      </w:r>
      <w:proofErr w:type="spellEnd"/>
      <w:r w:rsidRPr="00995791">
        <w:rPr>
          <w:rFonts w:asciiTheme="minorHAnsi" w:hAnsiTheme="minorHAnsi" w:cstheme="minorHAnsi"/>
          <w:sz w:val="22"/>
          <w:szCs w:val="22"/>
        </w:rPr>
        <w:t>_</w:t>
      </w:r>
    </w:p>
    <w:p w14:paraId="52AE4050" w14:textId="77777777" w:rsidR="00F16637" w:rsidRPr="00995791" w:rsidRDefault="00F16637" w:rsidP="00F16637">
      <w:pPr>
        <w:rPr>
          <w:rFonts w:asciiTheme="minorHAnsi" w:hAnsiTheme="minorHAnsi" w:cstheme="minorHAnsi"/>
          <w:sz w:val="22"/>
          <w:szCs w:val="22"/>
        </w:rPr>
      </w:pPr>
    </w:p>
    <w:p w14:paraId="01E61987" w14:textId="77777777" w:rsidR="00F16637" w:rsidRPr="00995791" w:rsidRDefault="00F16637" w:rsidP="00F16637">
      <w:pPr>
        <w:rPr>
          <w:rFonts w:asciiTheme="minorHAnsi" w:hAnsiTheme="minorHAnsi" w:cstheme="minorHAnsi"/>
          <w:b/>
          <w:bCs/>
          <w:color w:val="808080" w:themeColor="background1" w:themeShade="80"/>
          <w:sz w:val="22"/>
          <w:szCs w:val="22"/>
        </w:rPr>
      </w:pPr>
      <w:r w:rsidRPr="00995791">
        <w:rPr>
          <w:rFonts w:asciiTheme="minorHAnsi" w:hAnsiTheme="minorHAnsi" w:cstheme="minorHAnsi"/>
          <w:b/>
          <w:bCs/>
          <w:color w:val="808080" w:themeColor="background1" w:themeShade="80"/>
          <w:sz w:val="22"/>
          <w:szCs w:val="22"/>
        </w:rPr>
        <w:t># Apply the model to the OOT dataset</w:t>
      </w:r>
    </w:p>
    <w:p w14:paraId="736E0910" w14:textId="77777777" w:rsidR="00F16637" w:rsidRPr="00995791" w:rsidRDefault="00F16637" w:rsidP="00F16637">
      <w:pPr>
        <w:rPr>
          <w:rFonts w:asciiTheme="minorHAnsi" w:hAnsiTheme="minorHAnsi" w:cstheme="minorHAnsi"/>
          <w:sz w:val="22"/>
          <w:szCs w:val="22"/>
        </w:rPr>
      </w:pPr>
      <w:proofErr w:type="spellStart"/>
      <w:r w:rsidRPr="00995791">
        <w:rPr>
          <w:rFonts w:asciiTheme="minorHAnsi" w:hAnsiTheme="minorHAnsi" w:cstheme="minorHAnsi"/>
          <w:sz w:val="22"/>
          <w:szCs w:val="22"/>
        </w:rPr>
        <w:t>OOT_predictions</w:t>
      </w:r>
      <w:proofErr w:type="spellEnd"/>
      <w:r w:rsidRPr="00995791">
        <w:rPr>
          <w:rFonts w:asciiTheme="minorHAnsi" w:hAnsiTheme="minorHAnsi" w:cstheme="minorHAnsi"/>
          <w:sz w:val="22"/>
          <w:szCs w:val="22"/>
        </w:rPr>
        <w:t xml:space="preserve"> = </w:t>
      </w:r>
      <w:proofErr w:type="spellStart"/>
      <w:r w:rsidRPr="00995791">
        <w:rPr>
          <w:rFonts w:asciiTheme="minorHAnsi" w:hAnsiTheme="minorHAnsi" w:cstheme="minorHAnsi"/>
          <w:sz w:val="22"/>
          <w:szCs w:val="22"/>
        </w:rPr>
        <w:t>best_model.predict</w:t>
      </w:r>
      <w:proofErr w:type="spellEnd"/>
      <w:r w:rsidRPr="00995791">
        <w:rPr>
          <w:rFonts w:asciiTheme="minorHAnsi" w:hAnsiTheme="minorHAnsi" w:cstheme="minorHAnsi"/>
          <w:sz w:val="22"/>
          <w:szCs w:val="22"/>
        </w:rPr>
        <w:t>(</w:t>
      </w:r>
      <w:proofErr w:type="spellStart"/>
      <w:r w:rsidRPr="00995791">
        <w:rPr>
          <w:rFonts w:asciiTheme="minorHAnsi" w:hAnsiTheme="minorHAnsi" w:cstheme="minorHAnsi"/>
          <w:sz w:val="22"/>
          <w:szCs w:val="22"/>
        </w:rPr>
        <w:t>OOT_encoded</w:t>
      </w:r>
      <w:proofErr w:type="spellEnd"/>
      <w:r w:rsidRPr="00995791">
        <w:rPr>
          <w:rFonts w:asciiTheme="minorHAnsi" w:hAnsiTheme="minorHAnsi" w:cstheme="minorHAnsi"/>
          <w:sz w:val="22"/>
          <w:szCs w:val="22"/>
        </w:rPr>
        <w:t>[predictors])</w:t>
      </w:r>
    </w:p>
    <w:p w14:paraId="5F5E8D6B" w14:textId="77777777" w:rsidR="00F16637" w:rsidRPr="00995791" w:rsidRDefault="00F16637" w:rsidP="00F16637">
      <w:pPr>
        <w:rPr>
          <w:rFonts w:asciiTheme="minorHAnsi" w:hAnsiTheme="minorHAnsi" w:cstheme="minorHAnsi"/>
          <w:sz w:val="22"/>
          <w:szCs w:val="22"/>
        </w:rPr>
      </w:pPr>
    </w:p>
    <w:p w14:paraId="49643449" w14:textId="77777777" w:rsidR="00F16637" w:rsidRPr="00995791" w:rsidRDefault="00F16637" w:rsidP="00F16637">
      <w:pPr>
        <w:rPr>
          <w:rFonts w:asciiTheme="minorHAnsi" w:hAnsiTheme="minorHAnsi" w:cstheme="minorHAnsi"/>
          <w:b/>
          <w:bCs/>
          <w:color w:val="808080" w:themeColor="background1" w:themeShade="80"/>
          <w:sz w:val="22"/>
          <w:szCs w:val="22"/>
        </w:rPr>
      </w:pPr>
      <w:r w:rsidRPr="00995791">
        <w:rPr>
          <w:rFonts w:asciiTheme="minorHAnsi" w:hAnsiTheme="minorHAnsi" w:cstheme="minorHAnsi"/>
          <w:b/>
          <w:bCs/>
          <w:color w:val="808080" w:themeColor="background1" w:themeShade="80"/>
          <w:sz w:val="22"/>
          <w:szCs w:val="22"/>
        </w:rPr>
        <w:t># Create performance metrics using the function defined earlier</w:t>
      </w:r>
    </w:p>
    <w:p w14:paraId="2436BC5F" w14:textId="77777777" w:rsidR="00F16637" w:rsidRPr="00995791" w:rsidRDefault="00F16637" w:rsidP="00F16637">
      <w:pPr>
        <w:rPr>
          <w:rFonts w:asciiTheme="minorHAnsi" w:hAnsiTheme="minorHAnsi" w:cstheme="minorHAnsi"/>
          <w:sz w:val="22"/>
          <w:szCs w:val="22"/>
        </w:rPr>
      </w:pPr>
      <w:proofErr w:type="spellStart"/>
      <w:r w:rsidRPr="00995791">
        <w:rPr>
          <w:rFonts w:asciiTheme="minorHAnsi" w:hAnsiTheme="minorHAnsi" w:cstheme="minorHAnsi"/>
          <w:sz w:val="22"/>
          <w:szCs w:val="22"/>
        </w:rPr>
        <w:t>performance_metrics</w:t>
      </w:r>
      <w:proofErr w:type="spellEnd"/>
      <w:r w:rsidRPr="00995791">
        <w:rPr>
          <w:rFonts w:asciiTheme="minorHAnsi" w:hAnsiTheme="minorHAnsi" w:cstheme="minorHAnsi"/>
          <w:sz w:val="22"/>
          <w:szCs w:val="22"/>
        </w:rPr>
        <w:t>(</w:t>
      </w:r>
      <w:proofErr w:type="spellStart"/>
      <w:r w:rsidRPr="00995791">
        <w:rPr>
          <w:rFonts w:asciiTheme="minorHAnsi" w:hAnsiTheme="minorHAnsi" w:cstheme="minorHAnsi"/>
          <w:sz w:val="22"/>
          <w:szCs w:val="22"/>
        </w:rPr>
        <w:t>OOT_encoded</w:t>
      </w:r>
      <w:proofErr w:type="spellEnd"/>
      <w:r w:rsidRPr="00995791">
        <w:rPr>
          <w:rFonts w:asciiTheme="minorHAnsi" w:hAnsiTheme="minorHAnsi" w:cstheme="minorHAnsi"/>
          <w:sz w:val="22"/>
          <w:szCs w:val="22"/>
        </w:rPr>
        <w:t xml:space="preserve">['bad'], </w:t>
      </w:r>
      <w:proofErr w:type="spellStart"/>
      <w:r w:rsidRPr="00995791">
        <w:rPr>
          <w:rFonts w:asciiTheme="minorHAnsi" w:hAnsiTheme="minorHAnsi" w:cstheme="minorHAnsi"/>
          <w:sz w:val="22"/>
          <w:szCs w:val="22"/>
        </w:rPr>
        <w:t>OOT_predictions</w:t>
      </w:r>
      <w:proofErr w:type="spellEnd"/>
      <w:r w:rsidRPr="00995791">
        <w:rPr>
          <w:rFonts w:asciiTheme="minorHAnsi" w:hAnsiTheme="minorHAnsi" w:cstheme="minorHAnsi"/>
          <w:sz w:val="22"/>
          <w:szCs w:val="22"/>
        </w:rPr>
        <w:t>)</w:t>
      </w:r>
    </w:p>
    <w:p w14:paraId="62E558E8" w14:textId="77777777" w:rsidR="00F16637" w:rsidRPr="00995791" w:rsidRDefault="00F16637" w:rsidP="00F16637">
      <w:pPr>
        <w:rPr>
          <w:rFonts w:asciiTheme="minorHAnsi" w:hAnsiTheme="minorHAnsi" w:cstheme="minorHAnsi"/>
          <w:sz w:val="22"/>
          <w:szCs w:val="22"/>
        </w:rPr>
      </w:pPr>
    </w:p>
    <w:p w14:paraId="1390B8AA" w14:textId="77777777" w:rsidR="00F16637" w:rsidRPr="00995791" w:rsidRDefault="00F16637" w:rsidP="00F16637">
      <w:pPr>
        <w:rPr>
          <w:rFonts w:asciiTheme="minorHAnsi" w:hAnsiTheme="minorHAnsi" w:cstheme="minorHAnsi"/>
          <w:b/>
          <w:bCs/>
          <w:color w:val="808080" w:themeColor="background1" w:themeShade="80"/>
          <w:sz w:val="22"/>
          <w:szCs w:val="22"/>
        </w:rPr>
      </w:pPr>
      <w:r w:rsidRPr="00995791">
        <w:rPr>
          <w:rFonts w:asciiTheme="minorHAnsi" w:hAnsiTheme="minorHAnsi" w:cstheme="minorHAnsi"/>
          <w:b/>
          <w:bCs/>
          <w:color w:val="808080" w:themeColor="background1" w:themeShade="80"/>
          <w:sz w:val="22"/>
          <w:szCs w:val="22"/>
        </w:rPr>
        <w:t># Plot ROC curve</w:t>
      </w:r>
    </w:p>
    <w:p w14:paraId="32091951" w14:textId="77777777" w:rsidR="00F16637" w:rsidRPr="00995791" w:rsidRDefault="00F16637" w:rsidP="00F16637">
      <w:pPr>
        <w:rPr>
          <w:rFonts w:asciiTheme="minorHAnsi" w:hAnsiTheme="minorHAnsi" w:cstheme="minorHAnsi"/>
          <w:sz w:val="22"/>
          <w:szCs w:val="22"/>
        </w:rPr>
      </w:pPr>
      <w:proofErr w:type="spellStart"/>
      <w:r w:rsidRPr="00995791">
        <w:rPr>
          <w:rFonts w:asciiTheme="minorHAnsi" w:hAnsiTheme="minorHAnsi" w:cstheme="minorHAnsi"/>
          <w:sz w:val="22"/>
          <w:szCs w:val="22"/>
        </w:rPr>
        <w:t>fpr</w:t>
      </w:r>
      <w:proofErr w:type="spellEnd"/>
      <w:r w:rsidRPr="00995791">
        <w:rPr>
          <w:rFonts w:asciiTheme="minorHAnsi" w:hAnsiTheme="minorHAnsi" w:cstheme="minorHAnsi"/>
          <w:sz w:val="22"/>
          <w:szCs w:val="22"/>
        </w:rPr>
        <w:t xml:space="preserve">, </w:t>
      </w:r>
      <w:proofErr w:type="spellStart"/>
      <w:r w:rsidRPr="00995791">
        <w:rPr>
          <w:rFonts w:asciiTheme="minorHAnsi" w:hAnsiTheme="minorHAnsi" w:cstheme="minorHAnsi"/>
          <w:sz w:val="22"/>
          <w:szCs w:val="22"/>
        </w:rPr>
        <w:t>tpr</w:t>
      </w:r>
      <w:proofErr w:type="spellEnd"/>
      <w:r w:rsidRPr="00995791">
        <w:rPr>
          <w:rFonts w:asciiTheme="minorHAnsi" w:hAnsiTheme="minorHAnsi" w:cstheme="minorHAnsi"/>
          <w:sz w:val="22"/>
          <w:szCs w:val="22"/>
        </w:rPr>
        <w:t xml:space="preserve">, _ = </w:t>
      </w:r>
      <w:proofErr w:type="spellStart"/>
      <w:r w:rsidRPr="00995791">
        <w:rPr>
          <w:rFonts w:asciiTheme="minorHAnsi" w:hAnsiTheme="minorHAnsi" w:cstheme="minorHAnsi"/>
          <w:sz w:val="22"/>
          <w:szCs w:val="22"/>
        </w:rPr>
        <w:t>roc_curve</w:t>
      </w:r>
      <w:proofErr w:type="spellEnd"/>
      <w:r w:rsidRPr="00995791">
        <w:rPr>
          <w:rFonts w:asciiTheme="minorHAnsi" w:hAnsiTheme="minorHAnsi" w:cstheme="minorHAnsi"/>
          <w:sz w:val="22"/>
          <w:szCs w:val="22"/>
        </w:rPr>
        <w:t>(</w:t>
      </w:r>
      <w:proofErr w:type="spellStart"/>
      <w:r w:rsidRPr="00995791">
        <w:rPr>
          <w:rFonts w:asciiTheme="minorHAnsi" w:hAnsiTheme="minorHAnsi" w:cstheme="minorHAnsi"/>
          <w:sz w:val="22"/>
          <w:szCs w:val="22"/>
        </w:rPr>
        <w:t>OOT_encoded</w:t>
      </w:r>
      <w:proofErr w:type="spellEnd"/>
      <w:r w:rsidRPr="00995791">
        <w:rPr>
          <w:rFonts w:asciiTheme="minorHAnsi" w:hAnsiTheme="minorHAnsi" w:cstheme="minorHAnsi"/>
          <w:sz w:val="22"/>
          <w:szCs w:val="22"/>
        </w:rPr>
        <w:t xml:space="preserve">['bad'], </w:t>
      </w:r>
      <w:proofErr w:type="spellStart"/>
      <w:r w:rsidRPr="00995791">
        <w:rPr>
          <w:rFonts w:asciiTheme="minorHAnsi" w:hAnsiTheme="minorHAnsi" w:cstheme="minorHAnsi"/>
          <w:sz w:val="22"/>
          <w:szCs w:val="22"/>
        </w:rPr>
        <w:t>OOT_predictions</w:t>
      </w:r>
      <w:proofErr w:type="spellEnd"/>
      <w:r w:rsidRPr="00995791">
        <w:rPr>
          <w:rFonts w:asciiTheme="minorHAnsi" w:hAnsiTheme="minorHAnsi" w:cstheme="minorHAnsi"/>
          <w:sz w:val="22"/>
          <w:szCs w:val="22"/>
        </w:rPr>
        <w:t>)</w:t>
      </w:r>
    </w:p>
    <w:p w14:paraId="221CFDD0" w14:textId="77777777" w:rsidR="00F16637" w:rsidRPr="00995791" w:rsidRDefault="00F16637" w:rsidP="00F16637">
      <w:pPr>
        <w:rPr>
          <w:rFonts w:asciiTheme="minorHAnsi" w:hAnsiTheme="minorHAnsi" w:cstheme="minorHAnsi"/>
          <w:sz w:val="22"/>
          <w:szCs w:val="22"/>
        </w:rPr>
      </w:pPr>
      <w:proofErr w:type="spellStart"/>
      <w:r w:rsidRPr="00995791">
        <w:rPr>
          <w:rFonts w:asciiTheme="minorHAnsi" w:hAnsiTheme="minorHAnsi" w:cstheme="minorHAnsi"/>
          <w:sz w:val="22"/>
          <w:szCs w:val="22"/>
        </w:rPr>
        <w:t>plt.figure</w:t>
      </w:r>
      <w:proofErr w:type="spellEnd"/>
      <w:r w:rsidRPr="00995791">
        <w:rPr>
          <w:rFonts w:asciiTheme="minorHAnsi" w:hAnsiTheme="minorHAnsi" w:cstheme="minorHAnsi"/>
          <w:sz w:val="22"/>
          <w:szCs w:val="22"/>
        </w:rPr>
        <w:t>(</w:t>
      </w:r>
      <w:proofErr w:type="spellStart"/>
      <w:r w:rsidRPr="00995791">
        <w:rPr>
          <w:rFonts w:asciiTheme="minorHAnsi" w:hAnsiTheme="minorHAnsi" w:cstheme="minorHAnsi"/>
          <w:sz w:val="22"/>
          <w:szCs w:val="22"/>
        </w:rPr>
        <w:t>figsize</w:t>
      </w:r>
      <w:proofErr w:type="spellEnd"/>
      <w:r w:rsidRPr="00995791">
        <w:rPr>
          <w:rFonts w:asciiTheme="minorHAnsi" w:hAnsiTheme="minorHAnsi" w:cstheme="minorHAnsi"/>
          <w:sz w:val="22"/>
          <w:szCs w:val="22"/>
        </w:rPr>
        <w:t>=(10, 8))</w:t>
      </w:r>
    </w:p>
    <w:p w14:paraId="4D41CFAE" w14:textId="77777777" w:rsidR="00F16637" w:rsidRPr="00995791" w:rsidRDefault="00F16637" w:rsidP="00F16637">
      <w:pPr>
        <w:rPr>
          <w:rFonts w:asciiTheme="minorHAnsi" w:hAnsiTheme="minorHAnsi" w:cstheme="minorHAnsi"/>
          <w:sz w:val="22"/>
          <w:szCs w:val="22"/>
        </w:rPr>
      </w:pPr>
      <w:proofErr w:type="spellStart"/>
      <w:r w:rsidRPr="00995791">
        <w:rPr>
          <w:rFonts w:asciiTheme="minorHAnsi" w:hAnsiTheme="minorHAnsi" w:cstheme="minorHAnsi"/>
          <w:sz w:val="22"/>
          <w:szCs w:val="22"/>
        </w:rPr>
        <w:t>plt.plot</w:t>
      </w:r>
      <w:proofErr w:type="spellEnd"/>
      <w:r w:rsidRPr="00995791">
        <w:rPr>
          <w:rFonts w:asciiTheme="minorHAnsi" w:hAnsiTheme="minorHAnsi" w:cstheme="minorHAnsi"/>
          <w:sz w:val="22"/>
          <w:szCs w:val="22"/>
        </w:rPr>
        <w:t>(</w:t>
      </w:r>
      <w:proofErr w:type="spellStart"/>
      <w:r w:rsidRPr="00995791">
        <w:rPr>
          <w:rFonts w:asciiTheme="minorHAnsi" w:hAnsiTheme="minorHAnsi" w:cstheme="minorHAnsi"/>
          <w:sz w:val="22"/>
          <w:szCs w:val="22"/>
        </w:rPr>
        <w:t>fpr</w:t>
      </w:r>
      <w:proofErr w:type="spellEnd"/>
      <w:r w:rsidRPr="00995791">
        <w:rPr>
          <w:rFonts w:asciiTheme="minorHAnsi" w:hAnsiTheme="minorHAnsi" w:cstheme="minorHAnsi"/>
          <w:sz w:val="22"/>
          <w:szCs w:val="22"/>
        </w:rPr>
        <w:t xml:space="preserve">, </w:t>
      </w:r>
      <w:proofErr w:type="spellStart"/>
      <w:r w:rsidRPr="00995791">
        <w:rPr>
          <w:rFonts w:asciiTheme="minorHAnsi" w:hAnsiTheme="minorHAnsi" w:cstheme="minorHAnsi"/>
          <w:sz w:val="22"/>
          <w:szCs w:val="22"/>
        </w:rPr>
        <w:t>tpr</w:t>
      </w:r>
      <w:proofErr w:type="spellEnd"/>
      <w:r w:rsidRPr="00995791">
        <w:rPr>
          <w:rFonts w:asciiTheme="minorHAnsi" w:hAnsiTheme="minorHAnsi" w:cstheme="minorHAnsi"/>
          <w:sz w:val="22"/>
          <w:szCs w:val="22"/>
        </w:rPr>
        <w:t>)</w:t>
      </w:r>
    </w:p>
    <w:p w14:paraId="70C92C1C" w14:textId="77777777" w:rsidR="00F16637" w:rsidRPr="00995791" w:rsidRDefault="00F16637" w:rsidP="00F16637">
      <w:pPr>
        <w:rPr>
          <w:rFonts w:asciiTheme="minorHAnsi" w:hAnsiTheme="minorHAnsi" w:cstheme="minorHAnsi"/>
          <w:sz w:val="22"/>
          <w:szCs w:val="22"/>
        </w:rPr>
      </w:pPr>
      <w:proofErr w:type="spellStart"/>
      <w:r w:rsidRPr="00995791">
        <w:rPr>
          <w:rFonts w:asciiTheme="minorHAnsi" w:hAnsiTheme="minorHAnsi" w:cstheme="minorHAnsi"/>
          <w:sz w:val="22"/>
          <w:szCs w:val="22"/>
        </w:rPr>
        <w:t>plt.plot</w:t>
      </w:r>
      <w:proofErr w:type="spellEnd"/>
      <w:r w:rsidRPr="00995791">
        <w:rPr>
          <w:rFonts w:asciiTheme="minorHAnsi" w:hAnsiTheme="minorHAnsi" w:cstheme="minorHAnsi"/>
          <w:sz w:val="22"/>
          <w:szCs w:val="22"/>
        </w:rPr>
        <w:t>([0, 1], [0, 1], 'k--')</w:t>
      </w:r>
    </w:p>
    <w:p w14:paraId="70AE2F92" w14:textId="77777777" w:rsidR="00F16637" w:rsidRPr="00995791" w:rsidRDefault="00F16637" w:rsidP="00F16637">
      <w:pPr>
        <w:rPr>
          <w:rFonts w:asciiTheme="minorHAnsi" w:hAnsiTheme="minorHAnsi" w:cstheme="minorHAnsi"/>
          <w:sz w:val="22"/>
          <w:szCs w:val="22"/>
        </w:rPr>
      </w:pPr>
      <w:proofErr w:type="spellStart"/>
      <w:r w:rsidRPr="00995791">
        <w:rPr>
          <w:rFonts w:asciiTheme="minorHAnsi" w:hAnsiTheme="minorHAnsi" w:cstheme="minorHAnsi"/>
          <w:sz w:val="22"/>
          <w:szCs w:val="22"/>
        </w:rPr>
        <w:t>plt.xlabel</w:t>
      </w:r>
      <w:proofErr w:type="spellEnd"/>
      <w:r w:rsidRPr="00995791">
        <w:rPr>
          <w:rFonts w:asciiTheme="minorHAnsi" w:hAnsiTheme="minorHAnsi" w:cstheme="minorHAnsi"/>
          <w:sz w:val="22"/>
          <w:szCs w:val="22"/>
        </w:rPr>
        <w:t>('False Positive Rate')</w:t>
      </w:r>
    </w:p>
    <w:p w14:paraId="6563E88D" w14:textId="77777777" w:rsidR="00F16637" w:rsidRPr="00995791" w:rsidRDefault="00F16637" w:rsidP="00F16637">
      <w:pPr>
        <w:rPr>
          <w:rFonts w:asciiTheme="minorHAnsi" w:hAnsiTheme="minorHAnsi" w:cstheme="minorHAnsi"/>
          <w:sz w:val="22"/>
          <w:szCs w:val="22"/>
        </w:rPr>
      </w:pPr>
      <w:proofErr w:type="spellStart"/>
      <w:r w:rsidRPr="00995791">
        <w:rPr>
          <w:rFonts w:asciiTheme="minorHAnsi" w:hAnsiTheme="minorHAnsi" w:cstheme="minorHAnsi"/>
          <w:sz w:val="22"/>
          <w:szCs w:val="22"/>
        </w:rPr>
        <w:t>plt.ylabel</w:t>
      </w:r>
      <w:proofErr w:type="spellEnd"/>
      <w:r w:rsidRPr="00995791">
        <w:rPr>
          <w:rFonts w:asciiTheme="minorHAnsi" w:hAnsiTheme="minorHAnsi" w:cstheme="minorHAnsi"/>
          <w:sz w:val="22"/>
          <w:szCs w:val="22"/>
        </w:rPr>
        <w:t>('True Positive Rate')</w:t>
      </w:r>
    </w:p>
    <w:p w14:paraId="44DD5472" w14:textId="77777777" w:rsidR="00F16637" w:rsidRPr="00995791" w:rsidRDefault="00F16637" w:rsidP="00F16637">
      <w:pPr>
        <w:rPr>
          <w:rFonts w:asciiTheme="minorHAnsi" w:hAnsiTheme="minorHAnsi" w:cstheme="minorHAnsi"/>
          <w:sz w:val="22"/>
          <w:szCs w:val="22"/>
        </w:rPr>
      </w:pPr>
      <w:proofErr w:type="spellStart"/>
      <w:r w:rsidRPr="00995791">
        <w:rPr>
          <w:rFonts w:asciiTheme="minorHAnsi" w:hAnsiTheme="minorHAnsi" w:cstheme="minorHAnsi"/>
          <w:sz w:val="22"/>
          <w:szCs w:val="22"/>
        </w:rPr>
        <w:t>plt.title</w:t>
      </w:r>
      <w:proofErr w:type="spellEnd"/>
      <w:r w:rsidRPr="00995791">
        <w:rPr>
          <w:rFonts w:asciiTheme="minorHAnsi" w:hAnsiTheme="minorHAnsi" w:cstheme="minorHAnsi"/>
          <w:sz w:val="22"/>
          <w:szCs w:val="22"/>
        </w:rPr>
        <w:t>('ROC Curve')</w:t>
      </w:r>
    </w:p>
    <w:p w14:paraId="79FD707A" w14:textId="77777777" w:rsidR="00F16637" w:rsidRPr="00995791" w:rsidRDefault="00F16637" w:rsidP="00F16637">
      <w:pPr>
        <w:rPr>
          <w:rFonts w:asciiTheme="minorHAnsi" w:hAnsiTheme="minorHAnsi" w:cstheme="minorHAnsi"/>
          <w:sz w:val="22"/>
          <w:szCs w:val="22"/>
        </w:rPr>
      </w:pPr>
      <w:proofErr w:type="spellStart"/>
      <w:r w:rsidRPr="00995791">
        <w:rPr>
          <w:rFonts w:asciiTheme="minorHAnsi" w:hAnsiTheme="minorHAnsi" w:cstheme="minorHAnsi"/>
          <w:sz w:val="22"/>
          <w:szCs w:val="22"/>
        </w:rPr>
        <w:t>plt.show</w:t>
      </w:r>
      <w:proofErr w:type="spellEnd"/>
      <w:r w:rsidRPr="00995791">
        <w:rPr>
          <w:rFonts w:asciiTheme="minorHAnsi" w:hAnsiTheme="minorHAnsi" w:cstheme="minorHAnsi"/>
          <w:sz w:val="22"/>
          <w:szCs w:val="22"/>
        </w:rPr>
        <w:t>()</w:t>
      </w:r>
    </w:p>
    <w:p w14:paraId="0AD0FB13" w14:textId="77777777" w:rsidR="00F16637" w:rsidRDefault="00F16637" w:rsidP="00F16637">
      <w:pPr>
        <w:rPr>
          <w:rFonts w:asciiTheme="minorHAnsi" w:hAnsiTheme="minorHAnsi" w:cstheme="minorHAnsi"/>
          <w:sz w:val="22"/>
          <w:szCs w:val="22"/>
        </w:rPr>
      </w:pPr>
    </w:p>
    <w:p w14:paraId="5900F5F5" w14:textId="77777777" w:rsidR="00151EEA" w:rsidRDefault="00151EEA" w:rsidP="00F16637">
      <w:pPr>
        <w:rPr>
          <w:rFonts w:asciiTheme="minorHAnsi" w:hAnsiTheme="minorHAnsi" w:cstheme="minorHAnsi"/>
          <w:sz w:val="22"/>
          <w:szCs w:val="22"/>
        </w:rPr>
      </w:pPr>
    </w:p>
    <w:p w14:paraId="3D34EED8" w14:textId="77777777" w:rsidR="00151EEA" w:rsidRDefault="00151EEA" w:rsidP="00F16637">
      <w:pPr>
        <w:rPr>
          <w:rFonts w:asciiTheme="minorHAnsi" w:hAnsiTheme="minorHAnsi" w:cstheme="minorHAnsi"/>
          <w:sz w:val="22"/>
          <w:szCs w:val="22"/>
        </w:rPr>
      </w:pPr>
    </w:p>
    <w:p w14:paraId="0E3CBA08" w14:textId="77777777" w:rsidR="00F16637" w:rsidRDefault="00F16637" w:rsidP="00F16637">
      <w:pPr>
        <w:pStyle w:val="ACaptionHead"/>
        <w:ind w:left="0"/>
      </w:pPr>
      <w:r>
        <w:lastRenderedPageBreak/>
        <w:t>Program 5.5: R Decision Tree Script</w:t>
      </w:r>
    </w:p>
    <w:p w14:paraId="4AB98C3D" w14:textId="77777777" w:rsidR="00F16637" w:rsidRDefault="00F16637" w:rsidP="00F16637">
      <w:pPr>
        <w:rPr>
          <w:rFonts w:asciiTheme="minorHAnsi" w:hAnsiTheme="minorHAnsi" w:cstheme="minorHAnsi"/>
          <w:sz w:val="22"/>
          <w:szCs w:val="22"/>
        </w:rPr>
      </w:pPr>
    </w:p>
    <w:p w14:paraId="4B45D700" w14:textId="77777777" w:rsidR="00F16637" w:rsidRPr="00861586" w:rsidRDefault="00F16637" w:rsidP="00F16637">
      <w:pPr>
        <w:rPr>
          <w:rFonts w:asciiTheme="minorHAnsi" w:hAnsiTheme="minorHAnsi" w:cstheme="minorHAnsi"/>
          <w:b/>
          <w:bCs/>
          <w:color w:val="808080" w:themeColor="background1" w:themeShade="80"/>
          <w:sz w:val="22"/>
          <w:szCs w:val="22"/>
        </w:rPr>
      </w:pPr>
      <w:r w:rsidRPr="00861586">
        <w:rPr>
          <w:rFonts w:asciiTheme="minorHAnsi" w:hAnsiTheme="minorHAnsi" w:cstheme="minorHAnsi"/>
          <w:b/>
          <w:bCs/>
          <w:color w:val="808080" w:themeColor="background1" w:themeShade="80"/>
          <w:sz w:val="22"/>
          <w:szCs w:val="22"/>
        </w:rPr>
        <w:t># Import necessary libraries</w:t>
      </w:r>
    </w:p>
    <w:p w14:paraId="515608D8" w14:textId="77777777" w:rsidR="00F16637" w:rsidRPr="00861586" w:rsidRDefault="00F16637" w:rsidP="00F16637">
      <w:pPr>
        <w:rPr>
          <w:rFonts w:asciiTheme="minorHAnsi" w:hAnsiTheme="minorHAnsi" w:cstheme="minorHAnsi"/>
          <w:sz w:val="22"/>
          <w:szCs w:val="22"/>
        </w:rPr>
      </w:pPr>
      <w:r w:rsidRPr="00861586">
        <w:rPr>
          <w:rFonts w:asciiTheme="minorHAnsi" w:hAnsiTheme="minorHAnsi" w:cstheme="minorHAnsi"/>
          <w:sz w:val="22"/>
          <w:szCs w:val="22"/>
        </w:rPr>
        <w:t>library(</w:t>
      </w:r>
      <w:proofErr w:type="spellStart"/>
      <w:r w:rsidRPr="00861586">
        <w:rPr>
          <w:rFonts w:asciiTheme="minorHAnsi" w:hAnsiTheme="minorHAnsi" w:cstheme="minorHAnsi"/>
          <w:sz w:val="22"/>
          <w:szCs w:val="22"/>
        </w:rPr>
        <w:t>rpart</w:t>
      </w:r>
      <w:proofErr w:type="spellEnd"/>
      <w:r w:rsidRPr="00861586">
        <w:rPr>
          <w:rFonts w:asciiTheme="minorHAnsi" w:hAnsiTheme="minorHAnsi" w:cstheme="minorHAnsi"/>
          <w:sz w:val="22"/>
          <w:szCs w:val="22"/>
        </w:rPr>
        <w:t>)</w:t>
      </w:r>
    </w:p>
    <w:p w14:paraId="6C9E2B3F" w14:textId="77777777" w:rsidR="00F16637" w:rsidRPr="00861586" w:rsidRDefault="00F16637" w:rsidP="00F16637">
      <w:pPr>
        <w:rPr>
          <w:rFonts w:asciiTheme="minorHAnsi" w:hAnsiTheme="minorHAnsi" w:cstheme="minorHAnsi"/>
          <w:sz w:val="22"/>
          <w:szCs w:val="22"/>
        </w:rPr>
      </w:pPr>
      <w:r w:rsidRPr="00861586">
        <w:rPr>
          <w:rFonts w:asciiTheme="minorHAnsi" w:hAnsiTheme="minorHAnsi" w:cstheme="minorHAnsi"/>
          <w:sz w:val="22"/>
          <w:szCs w:val="22"/>
        </w:rPr>
        <w:t>library(caret)</w:t>
      </w:r>
    </w:p>
    <w:p w14:paraId="0AEDF57E" w14:textId="77777777" w:rsidR="00F16637" w:rsidRPr="00861586" w:rsidRDefault="00F16637" w:rsidP="00F16637">
      <w:pPr>
        <w:rPr>
          <w:rFonts w:asciiTheme="minorHAnsi" w:hAnsiTheme="minorHAnsi" w:cstheme="minorHAnsi"/>
          <w:sz w:val="22"/>
          <w:szCs w:val="22"/>
        </w:rPr>
      </w:pPr>
      <w:r w:rsidRPr="00861586">
        <w:rPr>
          <w:rFonts w:asciiTheme="minorHAnsi" w:hAnsiTheme="minorHAnsi" w:cstheme="minorHAnsi"/>
          <w:sz w:val="22"/>
          <w:szCs w:val="22"/>
        </w:rPr>
        <w:t>library(</w:t>
      </w:r>
      <w:proofErr w:type="spellStart"/>
      <w:r w:rsidRPr="00861586">
        <w:rPr>
          <w:rFonts w:asciiTheme="minorHAnsi" w:hAnsiTheme="minorHAnsi" w:cstheme="minorHAnsi"/>
          <w:sz w:val="22"/>
          <w:szCs w:val="22"/>
        </w:rPr>
        <w:t>pROC</w:t>
      </w:r>
      <w:proofErr w:type="spellEnd"/>
      <w:r w:rsidRPr="00861586">
        <w:rPr>
          <w:rFonts w:asciiTheme="minorHAnsi" w:hAnsiTheme="minorHAnsi" w:cstheme="minorHAnsi"/>
          <w:sz w:val="22"/>
          <w:szCs w:val="22"/>
        </w:rPr>
        <w:t>)</w:t>
      </w:r>
    </w:p>
    <w:p w14:paraId="65EFA1F0" w14:textId="77777777" w:rsidR="00F16637" w:rsidRPr="00861586" w:rsidRDefault="00F16637" w:rsidP="00F16637">
      <w:pPr>
        <w:rPr>
          <w:rFonts w:asciiTheme="minorHAnsi" w:hAnsiTheme="minorHAnsi" w:cstheme="minorHAnsi"/>
          <w:sz w:val="22"/>
          <w:szCs w:val="22"/>
        </w:rPr>
      </w:pPr>
    </w:p>
    <w:p w14:paraId="352452BF" w14:textId="77777777" w:rsidR="00F16637" w:rsidRPr="00861586" w:rsidRDefault="00F16637" w:rsidP="00F16637">
      <w:pPr>
        <w:rPr>
          <w:rFonts w:asciiTheme="minorHAnsi" w:hAnsiTheme="minorHAnsi" w:cstheme="minorHAnsi"/>
          <w:b/>
          <w:bCs/>
          <w:color w:val="808080" w:themeColor="background1" w:themeShade="80"/>
          <w:sz w:val="22"/>
          <w:szCs w:val="22"/>
        </w:rPr>
      </w:pPr>
      <w:r w:rsidRPr="00861586">
        <w:rPr>
          <w:rFonts w:asciiTheme="minorHAnsi" w:hAnsiTheme="minorHAnsi" w:cstheme="minorHAnsi"/>
          <w:b/>
          <w:bCs/>
          <w:color w:val="808080" w:themeColor="background1" w:themeShade="80"/>
          <w:sz w:val="22"/>
          <w:szCs w:val="22"/>
        </w:rPr>
        <w:t># Load the data</w:t>
      </w:r>
    </w:p>
    <w:p w14:paraId="4D874C11" w14:textId="77777777" w:rsidR="00F16637" w:rsidRPr="00861586" w:rsidRDefault="00F16637" w:rsidP="00F16637">
      <w:pPr>
        <w:rPr>
          <w:rFonts w:asciiTheme="minorHAnsi" w:hAnsiTheme="minorHAnsi" w:cstheme="minorHAnsi"/>
          <w:sz w:val="22"/>
          <w:szCs w:val="22"/>
        </w:rPr>
      </w:pPr>
      <w:proofErr w:type="spellStart"/>
      <w:r w:rsidRPr="00861586">
        <w:rPr>
          <w:rFonts w:asciiTheme="minorHAnsi" w:hAnsiTheme="minorHAnsi" w:cstheme="minorHAnsi"/>
          <w:sz w:val="22"/>
          <w:szCs w:val="22"/>
        </w:rPr>
        <w:t>train_encoded</w:t>
      </w:r>
      <w:proofErr w:type="spellEnd"/>
      <w:r w:rsidRPr="00861586">
        <w:rPr>
          <w:rFonts w:asciiTheme="minorHAnsi" w:hAnsiTheme="minorHAnsi" w:cstheme="minorHAnsi"/>
          <w:sz w:val="22"/>
          <w:szCs w:val="22"/>
        </w:rPr>
        <w:t xml:space="preserve"> &lt;- read.csv('</w:t>
      </w:r>
      <w:r>
        <w:rPr>
          <w:rFonts w:asciiTheme="minorHAnsi" w:hAnsiTheme="minorHAnsi" w:cstheme="minorHAnsi"/>
          <w:sz w:val="22"/>
          <w:szCs w:val="22"/>
        </w:rPr>
        <w:t>/...INPUT YOUR FILE PATHWAY.../</w:t>
      </w:r>
      <w:r w:rsidRPr="00861586">
        <w:rPr>
          <w:rFonts w:asciiTheme="minorHAnsi" w:hAnsiTheme="minorHAnsi" w:cstheme="minorHAnsi"/>
          <w:sz w:val="22"/>
          <w:szCs w:val="22"/>
        </w:rPr>
        <w:t>train_encoded.csv')</w:t>
      </w:r>
    </w:p>
    <w:p w14:paraId="5A7E0A7B" w14:textId="77777777" w:rsidR="00F16637" w:rsidRPr="00861586" w:rsidRDefault="00F16637" w:rsidP="00F16637">
      <w:pPr>
        <w:rPr>
          <w:rFonts w:asciiTheme="minorHAnsi" w:hAnsiTheme="minorHAnsi" w:cstheme="minorHAnsi"/>
          <w:sz w:val="22"/>
          <w:szCs w:val="22"/>
        </w:rPr>
      </w:pPr>
      <w:proofErr w:type="spellStart"/>
      <w:r w:rsidRPr="00861586">
        <w:rPr>
          <w:rFonts w:asciiTheme="minorHAnsi" w:hAnsiTheme="minorHAnsi" w:cstheme="minorHAnsi"/>
          <w:sz w:val="22"/>
          <w:szCs w:val="22"/>
        </w:rPr>
        <w:t>OOT_encoded</w:t>
      </w:r>
      <w:proofErr w:type="spellEnd"/>
      <w:r w:rsidRPr="00861586">
        <w:rPr>
          <w:rFonts w:asciiTheme="minorHAnsi" w:hAnsiTheme="minorHAnsi" w:cstheme="minorHAnsi"/>
          <w:sz w:val="22"/>
          <w:szCs w:val="22"/>
        </w:rPr>
        <w:t xml:space="preserve"> &lt;- read.csv('</w:t>
      </w:r>
      <w:r>
        <w:rPr>
          <w:rFonts w:asciiTheme="minorHAnsi" w:hAnsiTheme="minorHAnsi" w:cstheme="minorHAnsi"/>
          <w:sz w:val="22"/>
          <w:szCs w:val="22"/>
        </w:rPr>
        <w:t>/...INPUT YOUR FILE PATHWAY.../</w:t>
      </w:r>
      <w:r w:rsidRPr="00861586">
        <w:rPr>
          <w:rFonts w:asciiTheme="minorHAnsi" w:hAnsiTheme="minorHAnsi" w:cstheme="minorHAnsi"/>
          <w:sz w:val="22"/>
          <w:szCs w:val="22"/>
        </w:rPr>
        <w:t>oot_encoded.csv')</w:t>
      </w:r>
    </w:p>
    <w:p w14:paraId="3064F683" w14:textId="77777777" w:rsidR="00F16637" w:rsidRPr="00861586" w:rsidRDefault="00F16637" w:rsidP="00F16637">
      <w:pPr>
        <w:rPr>
          <w:rFonts w:asciiTheme="minorHAnsi" w:hAnsiTheme="minorHAnsi" w:cstheme="minorHAnsi"/>
          <w:sz w:val="22"/>
          <w:szCs w:val="22"/>
        </w:rPr>
      </w:pPr>
    </w:p>
    <w:p w14:paraId="2C51D3A9" w14:textId="77777777" w:rsidR="00F16637" w:rsidRPr="00861586" w:rsidRDefault="00F16637" w:rsidP="00F16637">
      <w:pPr>
        <w:rPr>
          <w:rFonts w:asciiTheme="minorHAnsi" w:hAnsiTheme="minorHAnsi" w:cstheme="minorHAnsi"/>
          <w:b/>
          <w:bCs/>
          <w:color w:val="808080" w:themeColor="background1" w:themeShade="80"/>
          <w:sz w:val="22"/>
          <w:szCs w:val="22"/>
        </w:rPr>
      </w:pPr>
      <w:r w:rsidRPr="00861586">
        <w:rPr>
          <w:rFonts w:asciiTheme="minorHAnsi" w:hAnsiTheme="minorHAnsi" w:cstheme="minorHAnsi"/>
          <w:b/>
          <w:bCs/>
          <w:color w:val="808080" w:themeColor="background1" w:themeShade="80"/>
          <w:sz w:val="22"/>
          <w:szCs w:val="22"/>
        </w:rPr>
        <w:t># Define the variables to exclude</w:t>
      </w:r>
    </w:p>
    <w:p w14:paraId="5A31CC97" w14:textId="77777777" w:rsidR="00F16637" w:rsidRPr="00861586" w:rsidRDefault="00F16637" w:rsidP="00F16637">
      <w:pPr>
        <w:rPr>
          <w:rFonts w:asciiTheme="minorHAnsi" w:hAnsiTheme="minorHAnsi" w:cstheme="minorHAnsi"/>
          <w:sz w:val="22"/>
          <w:szCs w:val="22"/>
        </w:rPr>
      </w:pPr>
      <w:proofErr w:type="spellStart"/>
      <w:r w:rsidRPr="00861586">
        <w:rPr>
          <w:rFonts w:asciiTheme="minorHAnsi" w:hAnsiTheme="minorHAnsi" w:cstheme="minorHAnsi"/>
          <w:sz w:val="22"/>
          <w:szCs w:val="22"/>
        </w:rPr>
        <w:t>excluded_variables</w:t>
      </w:r>
      <w:proofErr w:type="spellEnd"/>
      <w:r w:rsidRPr="00861586">
        <w:rPr>
          <w:rFonts w:asciiTheme="minorHAnsi" w:hAnsiTheme="minorHAnsi" w:cstheme="minorHAnsi"/>
          <w:sz w:val="22"/>
          <w:szCs w:val="22"/>
        </w:rPr>
        <w:t xml:space="preserve"> &lt;- c('id', 'bad', 'emp_length_3years', 'term_36months', '</w:t>
      </w:r>
      <w:proofErr w:type="spellStart"/>
      <w:r w:rsidRPr="00861586">
        <w:rPr>
          <w:rFonts w:asciiTheme="minorHAnsi" w:hAnsiTheme="minorHAnsi" w:cstheme="minorHAnsi"/>
          <w:sz w:val="22"/>
          <w:szCs w:val="22"/>
        </w:rPr>
        <w:t>grade_G</w:t>
      </w:r>
      <w:proofErr w:type="spellEnd"/>
      <w:r w:rsidRPr="00861586">
        <w:rPr>
          <w:rFonts w:asciiTheme="minorHAnsi" w:hAnsiTheme="minorHAnsi" w:cstheme="minorHAnsi"/>
          <w:sz w:val="22"/>
          <w:szCs w:val="22"/>
        </w:rPr>
        <w:t xml:space="preserve">', 'sub_grade_B4', </w:t>
      </w:r>
    </w:p>
    <w:p w14:paraId="4382A0A9" w14:textId="77777777" w:rsidR="00F16637" w:rsidRPr="00861586" w:rsidRDefault="00F16637" w:rsidP="00F16637">
      <w:pPr>
        <w:rPr>
          <w:rFonts w:asciiTheme="minorHAnsi" w:hAnsiTheme="minorHAnsi" w:cstheme="minorHAnsi"/>
          <w:sz w:val="22"/>
          <w:szCs w:val="22"/>
        </w:rPr>
      </w:pPr>
      <w:r w:rsidRPr="00861586">
        <w:rPr>
          <w:rFonts w:asciiTheme="minorHAnsi" w:hAnsiTheme="minorHAnsi" w:cstheme="minorHAnsi"/>
          <w:sz w:val="22"/>
          <w:szCs w:val="22"/>
        </w:rPr>
        <w:t xml:space="preserve">                        '</w:t>
      </w:r>
      <w:proofErr w:type="spellStart"/>
      <w:r w:rsidRPr="00861586">
        <w:rPr>
          <w:rFonts w:asciiTheme="minorHAnsi" w:hAnsiTheme="minorHAnsi" w:cstheme="minorHAnsi"/>
          <w:sz w:val="22"/>
          <w:szCs w:val="22"/>
        </w:rPr>
        <w:t>verification_status_SourceVerifi</w:t>
      </w:r>
      <w:proofErr w:type="spellEnd"/>
      <w:r w:rsidRPr="00861586">
        <w:rPr>
          <w:rFonts w:asciiTheme="minorHAnsi" w:hAnsiTheme="minorHAnsi" w:cstheme="minorHAnsi"/>
          <w:sz w:val="22"/>
          <w:szCs w:val="22"/>
        </w:rPr>
        <w:t>', '</w:t>
      </w:r>
      <w:proofErr w:type="spellStart"/>
      <w:r w:rsidRPr="00861586">
        <w:rPr>
          <w:rFonts w:asciiTheme="minorHAnsi" w:hAnsiTheme="minorHAnsi" w:cstheme="minorHAnsi"/>
          <w:sz w:val="22"/>
          <w:szCs w:val="22"/>
        </w:rPr>
        <w:t>purpose_home_improvement</w:t>
      </w:r>
      <w:proofErr w:type="spellEnd"/>
      <w:r w:rsidRPr="00861586">
        <w:rPr>
          <w:rFonts w:asciiTheme="minorHAnsi" w:hAnsiTheme="minorHAnsi" w:cstheme="minorHAnsi"/>
          <w:sz w:val="22"/>
          <w:szCs w:val="22"/>
        </w:rPr>
        <w:t xml:space="preserve">', </w:t>
      </w:r>
    </w:p>
    <w:p w14:paraId="055A4B24" w14:textId="77777777" w:rsidR="00F16637" w:rsidRPr="00861586" w:rsidRDefault="00F16637" w:rsidP="00F16637">
      <w:pPr>
        <w:rPr>
          <w:rFonts w:asciiTheme="minorHAnsi" w:hAnsiTheme="minorHAnsi" w:cstheme="minorHAnsi"/>
          <w:sz w:val="22"/>
          <w:szCs w:val="22"/>
        </w:rPr>
      </w:pPr>
      <w:r w:rsidRPr="00861586">
        <w:rPr>
          <w:rFonts w:asciiTheme="minorHAnsi" w:hAnsiTheme="minorHAnsi" w:cstheme="minorHAnsi"/>
          <w:sz w:val="22"/>
          <w:szCs w:val="22"/>
        </w:rPr>
        <w:t xml:space="preserve">                        '</w:t>
      </w:r>
      <w:proofErr w:type="spellStart"/>
      <w:r w:rsidRPr="00861586">
        <w:rPr>
          <w:rFonts w:asciiTheme="minorHAnsi" w:hAnsiTheme="minorHAnsi" w:cstheme="minorHAnsi"/>
          <w:sz w:val="22"/>
          <w:szCs w:val="22"/>
        </w:rPr>
        <w:t>home_ownership_RENT</w:t>
      </w:r>
      <w:proofErr w:type="spellEnd"/>
      <w:r w:rsidRPr="00861586">
        <w:rPr>
          <w:rFonts w:asciiTheme="minorHAnsi" w:hAnsiTheme="minorHAnsi" w:cstheme="minorHAnsi"/>
          <w:sz w:val="22"/>
          <w:szCs w:val="22"/>
        </w:rPr>
        <w:t>', '</w:t>
      </w:r>
      <w:proofErr w:type="spellStart"/>
      <w:r w:rsidRPr="00861586">
        <w:rPr>
          <w:rFonts w:asciiTheme="minorHAnsi" w:hAnsiTheme="minorHAnsi" w:cstheme="minorHAnsi"/>
          <w:sz w:val="22"/>
          <w:szCs w:val="22"/>
        </w:rPr>
        <w:t>application_type_JointApp</w:t>
      </w:r>
      <w:proofErr w:type="spellEnd"/>
      <w:r w:rsidRPr="00861586">
        <w:rPr>
          <w:rFonts w:asciiTheme="minorHAnsi" w:hAnsiTheme="minorHAnsi" w:cstheme="minorHAnsi"/>
          <w:sz w:val="22"/>
          <w:szCs w:val="22"/>
        </w:rPr>
        <w:t>')</w:t>
      </w:r>
    </w:p>
    <w:p w14:paraId="74014C16" w14:textId="77777777" w:rsidR="00F16637" w:rsidRPr="00861586" w:rsidRDefault="00F16637" w:rsidP="00F16637">
      <w:pPr>
        <w:rPr>
          <w:rFonts w:asciiTheme="minorHAnsi" w:hAnsiTheme="minorHAnsi" w:cstheme="minorHAnsi"/>
          <w:sz w:val="22"/>
          <w:szCs w:val="22"/>
        </w:rPr>
      </w:pPr>
    </w:p>
    <w:p w14:paraId="70D0E80B" w14:textId="77777777" w:rsidR="00F16637" w:rsidRPr="00861586" w:rsidRDefault="00F16637" w:rsidP="00F16637">
      <w:pPr>
        <w:rPr>
          <w:rFonts w:asciiTheme="minorHAnsi" w:hAnsiTheme="minorHAnsi" w:cstheme="minorHAnsi"/>
          <w:b/>
          <w:bCs/>
          <w:sz w:val="22"/>
          <w:szCs w:val="22"/>
        </w:rPr>
      </w:pPr>
      <w:r w:rsidRPr="00861586">
        <w:rPr>
          <w:rFonts w:asciiTheme="minorHAnsi" w:hAnsiTheme="minorHAnsi" w:cstheme="minorHAnsi"/>
          <w:b/>
          <w:bCs/>
          <w:color w:val="808080" w:themeColor="background1" w:themeShade="80"/>
          <w:sz w:val="22"/>
          <w:szCs w:val="22"/>
        </w:rPr>
        <w:t># Define predictors excluding the specified variables</w:t>
      </w:r>
    </w:p>
    <w:p w14:paraId="1962D82C" w14:textId="77777777" w:rsidR="00F16637" w:rsidRPr="00861586" w:rsidRDefault="00F16637" w:rsidP="00F16637">
      <w:pPr>
        <w:rPr>
          <w:rFonts w:asciiTheme="minorHAnsi" w:hAnsiTheme="minorHAnsi" w:cstheme="minorHAnsi"/>
          <w:sz w:val="22"/>
          <w:szCs w:val="22"/>
        </w:rPr>
      </w:pPr>
      <w:r w:rsidRPr="00861586">
        <w:rPr>
          <w:rFonts w:asciiTheme="minorHAnsi" w:hAnsiTheme="minorHAnsi" w:cstheme="minorHAnsi"/>
          <w:sz w:val="22"/>
          <w:szCs w:val="22"/>
        </w:rPr>
        <w:t xml:space="preserve">predictors &lt;- </w:t>
      </w:r>
      <w:proofErr w:type="spellStart"/>
      <w:r w:rsidRPr="00861586">
        <w:rPr>
          <w:rFonts w:asciiTheme="minorHAnsi" w:hAnsiTheme="minorHAnsi" w:cstheme="minorHAnsi"/>
          <w:sz w:val="22"/>
          <w:szCs w:val="22"/>
        </w:rPr>
        <w:t>setdiff</w:t>
      </w:r>
      <w:proofErr w:type="spellEnd"/>
      <w:r w:rsidRPr="00861586">
        <w:rPr>
          <w:rFonts w:asciiTheme="minorHAnsi" w:hAnsiTheme="minorHAnsi" w:cstheme="minorHAnsi"/>
          <w:sz w:val="22"/>
          <w:szCs w:val="22"/>
        </w:rPr>
        <w:t>(</w:t>
      </w:r>
      <w:proofErr w:type="spellStart"/>
      <w:r w:rsidRPr="00861586">
        <w:rPr>
          <w:rFonts w:asciiTheme="minorHAnsi" w:hAnsiTheme="minorHAnsi" w:cstheme="minorHAnsi"/>
          <w:sz w:val="22"/>
          <w:szCs w:val="22"/>
        </w:rPr>
        <w:t>colnames</w:t>
      </w:r>
      <w:proofErr w:type="spellEnd"/>
      <w:r w:rsidRPr="00861586">
        <w:rPr>
          <w:rFonts w:asciiTheme="minorHAnsi" w:hAnsiTheme="minorHAnsi" w:cstheme="minorHAnsi"/>
          <w:sz w:val="22"/>
          <w:szCs w:val="22"/>
        </w:rPr>
        <w:t>(</w:t>
      </w:r>
      <w:proofErr w:type="spellStart"/>
      <w:r w:rsidRPr="00861586">
        <w:rPr>
          <w:rFonts w:asciiTheme="minorHAnsi" w:hAnsiTheme="minorHAnsi" w:cstheme="minorHAnsi"/>
          <w:sz w:val="22"/>
          <w:szCs w:val="22"/>
        </w:rPr>
        <w:t>train_encoded</w:t>
      </w:r>
      <w:proofErr w:type="spellEnd"/>
      <w:r w:rsidRPr="00861586">
        <w:rPr>
          <w:rFonts w:asciiTheme="minorHAnsi" w:hAnsiTheme="minorHAnsi" w:cstheme="minorHAnsi"/>
          <w:sz w:val="22"/>
          <w:szCs w:val="22"/>
        </w:rPr>
        <w:t xml:space="preserve">), </w:t>
      </w:r>
      <w:proofErr w:type="spellStart"/>
      <w:r w:rsidRPr="00861586">
        <w:rPr>
          <w:rFonts w:asciiTheme="minorHAnsi" w:hAnsiTheme="minorHAnsi" w:cstheme="minorHAnsi"/>
          <w:sz w:val="22"/>
          <w:szCs w:val="22"/>
        </w:rPr>
        <w:t>excluded_variables</w:t>
      </w:r>
      <w:proofErr w:type="spellEnd"/>
      <w:r w:rsidRPr="00861586">
        <w:rPr>
          <w:rFonts w:asciiTheme="minorHAnsi" w:hAnsiTheme="minorHAnsi" w:cstheme="minorHAnsi"/>
          <w:sz w:val="22"/>
          <w:szCs w:val="22"/>
        </w:rPr>
        <w:t>)</w:t>
      </w:r>
    </w:p>
    <w:p w14:paraId="000BD24D" w14:textId="77777777" w:rsidR="00F16637" w:rsidRPr="00861586" w:rsidRDefault="00F16637" w:rsidP="00F16637">
      <w:pPr>
        <w:rPr>
          <w:rFonts w:asciiTheme="minorHAnsi" w:hAnsiTheme="minorHAnsi" w:cstheme="minorHAnsi"/>
          <w:sz w:val="22"/>
          <w:szCs w:val="22"/>
        </w:rPr>
      </w:pPr>
    </w:p>
    <w:p w14:paraId="608F7DEE" w14:textId="77777777" w:rsidR="00F16637" w:rsidRPr="00861586" w:rsidRDefault="00F16637" w:rsidP="00F16637">
      <w:pPr>
        <w:rPr>
          <w:rFonts w:asciiTheme="minorHAnsi" w:hAnsiTheme="minorHAnsi" w:cstheme="minorHAnsi"/>
          <w:b/>
          <w:bCs/>
          <w:color w:val="808080" w:themeColor="background1" w:themeShade="80"/>
          <w:sz w:val="22"/>
          <w:szCs w:val="22"/>
        </w:rPr>
      </w:pPr>
      <w:r w:rsidRPr="00861586">
        <w:rPr>
          <w:rFonts w:asciiTheme="minorHAnsi" w:hAnsiTheme="minorHAnsi" w:cstheme="minorHAnsi"/>
          <w:b/>
          <w:bCs/>
          <w:color w:val="808080" w:themeColor="background1" w:themeShade="80"/>
          <w:sz w:val="22"/>
          <w:szCs w:val="22"/>
        </w:rPr>
        <w:t xml:space="preserve"># Check if predictors are in </w:t>
      </w:r>
      <w:proofErr w:type="spellStart"/>
      <w:r w:rsidRPr="00861586">
        <w:rPr>
          <w:rFonts w:asciiTheme="minorHAnsi" w:hAnsiTheme="minorHAnsi" w:cstheme="minorHAnsi"/>
          <w:b/>
          <w:bCs/>
          <w:color w:val="808080" w:themeColor="background1" w:themeShade="80"/>
          <w:sz w:val="22"/>
          <w:szCs w:val="22"/>
        </w:rPr>
        <w:t>OOT_encoded</w:t>
      </w:r>
      <w:proofErr w:type="spellEnd"/>
      <w:r w:rsidRPr="00861586">
        <w:rPr>
          <w:rFonts w:asciiTheme="minorHAnsi" w:hAnsiTheme="minorHAnsi" w:cstheme="minorHAnsi"/>
          <w:b/>
          <w:bCs/>
          <w:color w:val="808080" w:themeColor="background1" w:themeShade="80"/>
          <w:sz w:val="22"/>
          <w:szCs w:val="22"/>
        </w:rPr>
        <w:t xml:space="preserve"> columns, if not then add them</w:t>
      </w:r>
    </w:p>
    <w:p w14:paraId="7BDF08DF" w14:textId="77777777" w:rsidR="00F16637" w:rsidRPr="00861586" w:rsidRDefault="00F16637" w:rsidP="00F16637">
      <w:pPr>
        <w:rPr>
          <w:rFonts w:asciiTheme="minorHAnsi" w:hAnsiTheme="minorHAnsi" w:cstheme="minorHAnsi"/>
          <w:sz w:val="22"/>
          <w:szCs w:val="22"/>
        </w:rPr>
      </w:pPr>
      <w:proofErr w:type="spellStart"/>
      <w:r w:rsidRPr="00861586">
        <w:rPr>
          <w:rFonts w:asciiTheme="minorHAnsi" w:hAnsiTheme="minorHAnsi" w:cstheme="minorHAnsi"/>
          <w:sz w:val="22"/>
          <w:szCs w:val="22"/>
        </w:rPr>
        <w:t>missing_cols</w:t>
      </w:r>
      <w:proofErr w:type="spellEnd"/>
      <w:r w:rsidRPr="00861586">
        <w:rPr>
          <w:rFonts w:asciiTheme="minorHAnsi" w:hAnsiTheme="minorHAnsi" w:cstheme="minorHAnsi"/>
          <w:sz w:val="22"/>
          <w:szCs w:val="22"/>
        </w:rPr>
        <w:t xml:space="preserve"> &lt;- </w:t>
      </w:r>
      <w:proofErr w:type="spellStart"/>
      <w:r w:rsidRPr="00861586">
        <w:rPr>
          <w:rFonts w:asciiTheme="minorHAnsi" w:hAnsiTheme="minorHAnsi" w:cstheme="minorHAnsi"/>
          <w:sz w:val="22"/>
          <w:szCs w:val="22"/>
        </w:rPr>
        <w:t>setdiff</w:t>
      </w:r>
      <w:proofErr w:type="spellEnd"/>
      <w:r w:rsidRPr="00861586">
        <w:rPr>
          <w:rFonts w:asciiTheme="minorHAnsi" w:hAnsiTheme="minorHAnsi" w:cstheme="minorHAnsi"/>
          <w:sz w:val="22"/>
          <w:szCs w:val="22"/>
        </w:rPr>
        <w:t xml:space="preserve">(predictors, </w:t>
      </w:r>
      <w:proofErr w:type="spellStart"/>
      <w:r w:rsidRPr="00861586">
        <w:rPr>
          <w:rFonts w:asciiTheme="minorHAnsi" w:hAnsiTheme="minorHAnsi" w:cstheme="minorHAnsi"/>
          <w:sz w:val="22"/>
          <w:szCs w:val="22"/>
        </w:rPr>
        <w:t>colnames</w:t>
      </w:r>
      <w:proofErr w:type="spellEnd"/>
      <w:r w:rsidRPr="00861586">
        <w:rPr>
          <w:rFonts w:asciiTheme="minorHAnsi" w:hAnsiTheme="minorHAnsi" w:cstheme="minorHAnsi"/>
          <w:sz w:val="22"/>
          <w:szCs w:val="22"/>
        </w:rPr>
        <w:t>(</w:t>
      </w:r>
      <w:proofErr w:type="spellStart"/>
      <w:r w:rsidRPr="00861586">
        <w:rPr>
          <w:rFonts w:asciiTheme="minorHAnsi" w:hAnsiTheme="minorHAnsi" w:cstheme="minorHAnsi"/>
          <w:sz w:val="22"/>
          <w:szCs w:val="22"/>
        </w:rPr>
        <w:t>OOT_encoded</w:t>
      </w:r>
      <w:proofErr w:type="spellEnd"/>
      <w:r w:rsidRPr="00861586">
        <w:rPr>
          <w:rFonts w:asciiTheme="minorHAnsi" w:hAnsiTheme="minorHAnsi" w:cstheme="minorHAnsi"/>
          <w:sz w:val="22"/>
          <w:szCs w:val="22"/>
        </w:rPr>
        <w:t>))</w:t>
      </w:r>
    </w:p>
    <w:p w14:paraId="366452B1" w14:textId="77777777" w:rsidR="00F16637" w:rsidRPr="00861586" w:rsidRDefault="00F16637" w:rsidP="00F16637">
      <w:pPr>
        <w:rPr>
          <w:rFonts w:asciiTheme="minorHAnsi" w:hAnsiTheme="minorHAnsi" w:cstheme="minorHAnsi"/>
          <w:sz w:val="22"/>
          <w:szCs w:val="22"/>
        </w:rPr>
      </w:pPr>
      <w:r w:rsidRPr="00861586">
        <w:rPr>
          <w:rFonts w:asciiTheme="minorHAnsi" w:hAnsiTheme="minorHAnsi" w:cstheme="minorHAnsi"/>
          <w:sz w:val="22"/>
          <w:szCs w:val="22"/>
        </w:rPr>
        <w:t xml:space="preserve">for (c in </w:t>
      </w:r>
      <w:proofErr w:type="spellStart"/>
      <w:r w:rsidRPr="00861586">
        <w:rPr>
          <w:rFonts w:asciiTheme="minorHAnsi" w:hAnsiTheme="minorHAnsi" w:cstheme="minorHAnsi"/>
          <w:sz w:val="22"/>
          <w:szCs w:val="22"/>
        </w:rPr>
        <w:t>missing_cols</w:t>
      </w:r>
      <w:proofErr w:type="spellEnd"/>
      <w:r w:rsidRPr="00861586">
        <w:rPr>
          <w:rFonts w:asciiTheme="minorHAnsi" w:hAnsiTheme="minorHAnsi" w:cstheme="minorHAnsi"/>
          <w:sz w:val="22"/>
          <w:szCs w:val="22"/>
        </w:rPr>
        <w:t>) {</w:t>
      </w:r>
    </w:p>
    <w:p w14:paraId="41C5178F" w14:textId="77777777" w:rsidR="00F16637" w:rsidRPr="00861586" w:rsidRDefault="00F16637" w:rsidP="00F16637">
      <w:pPr>
        <w:rPr>
          <w:rFonts w:asciiTheme="minorHAnsi" w:hAnsiTheme="minorHAnsi" w:cstheme="minorHAnsi"/>
          <w:sz w:val="22"/>
          <w:szCs w:val="22"/>
        </w:rPr>
      </w:pPr>
      <w:r w:rsidRPr="00861586">
        <w:rPr>
          <w:rFonts w:asciiTheme="minorHAnsi" w:hAnsiTheme="minorHAnsi" w:cstheme="minorHAnsi"/>
          <w:sz w:val="22"/>
          <w:szCs w:val="22"/>
        </w:rPr>
        <w:t xml:space="preserve">  </w:t>
      </w:r>
      <w:proofErr w:type="spellStart"/>
      <w:r w:rsidRPr="00861586">
        <w:rPr>
          <w:rFonts w:asciiTheme="minorHAnsi" w:hAnsiTheme="minorHAnsi" w:cstheme="minorHAnsi"/>
          <w:sz w:val="22"/>
          <w:szCs w:val="22"/>
        </w:rPr>
        <w:t>OOT_encoded</w:t>
      </w:r>
      <w:proofErr w:type="spellEnd"/>
      <w:r w:rsidRPr="00861586">
        <w:rPr>
          <w:rFonts w:asciiTheme="minorHAnsi" w:hAnsiTheme="minorHAnsi" w:cstheme="minorHAnsi"/>
          <w:sz w:val="22"/>
          <w:szCs w:val="22"/>
        </w:rPr>
        <w:t>[[c]] &lt;- 0</w:t>
      </w:r>
    </w:p>
    <w:p w14:paraId="412598D3" w14:textId="77777777" w:rsidR="00F16637" w:rsidRPr="00861586" w:rsidRDefault="00F16637" w:rsidP="00F16637">
      <w:pPr>
        <w:rPr>
          <w:rFonts w:asciiTheme="minorHAnsi" w:hAnsiTheme="minorHAnsi" w:cstheme="minorHAnsi"/>
          <w:sz w:val="22"/>
          <w:szCs w:val="22"/>
        </w:rPr>
      </w:pPr>
      <w:r w:rsidRPr="00861586">
        <w:rPr>
          <w:rFonts w:asciiTheme="minorHAnsi" w:hAnsiTheme="minorHAnsi" w:cstheme="minorHAnsi"/>
          <w:sz w:val="22"/>
          <w:szCs w:val="22"/>
        </w:rPr>
        <w:t>}</w:t>
      </w:r>
    </w:p>
    <w:p w14:paraId="5A64A241" w14:textId="77777777" w:rsidR="00F16637" w:rsidRPr="00861586" w:rsidRDefault="00F16637" w:rsidP="00F16637">
      <w:pPr>
        <w:rPr>
          <w:rFonts w:asciiTheme="minorHAnsi" w:hAnsiTheme="minorHAnsi" w:cstheme="minorHAnsi"/>
          <w:sz w:val="22"/>
          <w:szCs w:val="22"/>
        </w:rPr>
      </w:pPr>
    </w:p>
    <w:p w14:paraId="61B17C04" w14:textId="77777777" w:rsidR="00F16637" w:rsidRPr="00861586" w:rsidRDefault="00F16637" w:rsidP="00F16637">
      <w:pPr>
        <w:rPr>
          <w:rFonts w:asciiTheme="minorHAnsi" w:hAnsiTheme="minorHAnsi" w:cstheme="minorHAnsi"/>
          <w:b/>
          <w:bCs/>
          <w:sz w:val="22"/>
          <w:szCs w:val="22"/>
        </w:rPr>
      </w:pPr>
      <w:r w:rsidRPr="00861586">
        <w:rPr>
          <w:rFonts w:asciiTheme="minorHAnsi" w:hAnsiTheme="minorHAnsi" w:cstheme="minorHAnsi"/>
          <w:b/>
          <w:bCs/>
          <w:color w:val="808080" w:themeColor="background1" w:themeShade="80"/>
          <w:sz w:val="22"/>
          <w:szCs w:val="22"/>
        </w:rPr>
        <w:t># Ensure the order of column in the OOT set is in the same order than in train set</w:t>
      </w:r>
    </w:p>
    <w:p w14:paraId="70EF8E93" w14:textId="77777777" w:rsidR="00F16637" w:rsidRPr="00861586" w:rsidRDefault="00F16637" w:rsidP="00F16637">
      <w:pPr>
        <w:rPr>
          <w:rFonts w:asciiTheme="minorHAnsi" w:hAnsiTheme="minorHAnsi" w:cstheme="minorHAnsi"/>
          <w:sz w:val="22"/>
          <w:szCs w:val="22"/>
        </w:rPr>
      </w:pPr>
      <w:proofErr w:type="spellStart"/>
      <w:r w:rsidRPr="00861586">
        <w:rPr>
          <w:rFonts w:asciiTheme="minorHAnsi" w:hAnsiTheme="minorHAnsi" w:cstheme="minorHAnsi"/>
          <w:sz w:val="22"/>
          <w:szCs w:val="22"/>
        </w:rPr>
        <w:t>OOT_encoded</w:t>
      </w:r>
      <w:proofErr w:type="spellEnd"/>
      <w:r w:rsidRPr="00861586">
        <w:rPr>
          <w:rFonts w:asciiTheme="minorHAnsi" w:hAnsiTheme="minorHAnsi" w:cstheme="minorHAnsi"/>
          <w:sz w:val="22"/>
          <w:szCs w:val="22"/>
        </w:rPr>
        <w:t xml:space="preserve"> &lt;- </w:t>
      </w:r>
      <w:proofErr w:type="spellStart"/>
      <w:r w:rsidRPr="00861586">
        <w:rPr>
          <w:rFonts w:asciiTheme="minorHAnsi" w:hAnsiTheme="minorHAnsi" w:cstheme="minorHAnsi"/>
          <w:sz w:val="22"/>
          <w:szCs w:val="22"/>
        </w:rPr>
        <w:t>OOT_encoded</w:t>
      </w:r>
      <w:proofErr w:type="spellEnd"/>
      <w:r w:rsidRPr="00861586">
        <w:rPr>
          <w:rFonts w:asciiTheme="minorHAnsi" w:hAnsiTheme="minorHAnsi" w:cstheme="minorHAnsi"/>
          <w:sz w:val="22"/>
          <w:szCs w:val="22"/>
        </w:rPr>
        <w:t>[predictors]</w:t>
      </w:r>
    </w:p>
    <w:p w14:paraId="313D9789" w14:textId="77777777" w:rsidR="00F16637" w:rsidRPr="00861586" w:rsidRDefault="00F16637" w:rsidP="00F16637">
      <w:pPr>
        <w:rPr>
          <w:rFonts w:asciiTheme="minorHAnsi" w:hAnsiTheme="minorHAnsi" w:cstheme="minorHAnsi"/>
          <w:sz w:val="22"/>
          <w:szCs w:val="22"/>
        </w:rPr>
      </w:pPr>
    </w:p>
    <w:p w14:paraId="22EB3F9C" w14:textId="77777777" w:rsidR="00F16637" w:rsidRPr="00861586" w:rsidRDefault="00F16637" w:rsidP="00F16637">
      <w:pPr>
        <w:rPr>
          <w:rFonts w:asciiTheme="minorHAnsi" w:hAnsiTheme="minorHAnsi" w:cstheme="minorHAnsi"/>
          <w:b/>
          <w:bCs/>
          <w:color w:val="808080" w:themeColor="background1" w:themeShade="80"/>
          <w:sz w:val="22"/>
          <w:szCs w:val="22"/>
        </w:rPr>
      </w:pPr>
      <w:r w:rsidRPr="00861586">
        <w:rPr>
          <w:rFonts w:asciiTheme="minorHAnsi" w:hAnsiTheme="minorHAnsi" w:cstheme="minorHAnsi"/>
          <w:b/>
          <w:bCs/>
          <w:color w:val="808080" w:themeColor="background1" w:themeShade="80"/>
          <w:sz w:val="22"/>
          <w:szCs w:val="22"/>
        </w:rPr>
        <w:t xml:space="preserve"># Add back the target variable 'bad' to the </w:t>
      </w:r>
      <w:proofErr w:type="spellStart"/>
      <w:r w:rsidRPr="00861586">
        <w:rPr>
          <w:rFonts w:asciiTheme="minorHAnsi" w:hAnsiTheme="minorHAnsi" w:cstheme="minorHAnsi"/>
          <w:b/>
          <w:bCs/>
          <w:color w:val="808080" w:themeColor="background1" w:themeShade="80"/>
          <w:sz w:val="22"/>
          <w:szCs w:val="22"/>
        </w:rPr>
        <w:t>OOT_encoded</w:t>
      </w:r>
      <w:proofErr w:type="spellEnd"/>
      <w:r w:rsidRPr="00861586">
        <w:rPr>
          <w:rFonts w:asciiTheme="minorHAnsi" w:hAnsiTheme="minorHAnsi" w:cstheme="minorHAnsi"/>
          <w:b/>
          <w:bCs/>
          <w:color w:val="808080" w:themeColor="background1" w:themeShade="80"/>
          <w:sz w:val="22"/>
          <w:szCs w:val="22"/>
        </w:rPr>
        <w:t xml:space="preserve"> dataset</w:t>
      </w:r>
    </w:p>
    <w:p w14:paraId="35F3F92C" w14:textId="77777777" w:rsidR="00F16637" w:rsidRPr="00861586" w:rsidRDefault="00F16637" w:rsidP="00F16637">
      <w:pPr>
        <w:rPr>
          <w:rFonts w:asciiTheme="minorHAnsi" w:hAnsiTheme="minorHAnsi" w:cstheme="minorHAnsi"/>
          <w:sz w:val="22"/>
          <w:szCs w:val="22"/>
        </w:rPr>
      </w:pPr>
      <w:proofErr w:type="spellStart"/>
      <w:r w:rsidRPr="00861586">
        <w:rPr>
          <w:rFonts w:asciiTheme="minorHAnsi" w:hAnsiTheme="minorHAnsi" w:cstheme="minorHAnsi"/>
          <w:sz w:val="22"/>
          <w:szCs w:val="22"/>
        </w:rPr>
        <w:t>OOT_encoded$bad</w:t>
      </w:r>
      <w:proofErr w:type="spellEnd"/>
      <w:r w:rsidRPr="00861586">
        <w:rPr>
          <w:rFonts w:asciiTheme="minorHAnsi" w:hAnsiTheme="minorHAnsi" w:cstheme="minorHAnsi"/>
          <w:sz w:val="22"/>
          <w:szCs w:val="22"/>
        </w:rPr>
        <w:t xml:space="preserve"> &lt;- </w:t>
      </w:r>
      <w:proofErr w:type="spellStart"/>
      <w:r w:rsidRPr="00861586">
        <w:rPr>
          <w:rFonts w:asciiTheme="minorHAnsi" w:hAnsiTheme="minorHAnsi" w:cstheme="minorHAnsi"/>
          <w:sz w:val="22"/>
          <w:szCs w:val="22"/>
        </w:rPr>
        <w:t>OOT_bad</w:t>
      </w:r>
      <w:proofErr w:type="spellEnd"/>
    </w:p>
    <w:p w14:paraId="6BAADAFB" w14:textId="77777777" w:rsidR="00F16637" w:rsidRPr="00861586" w:rsidRDefault="00F16637" w:rsidP="00F16637">
      <w:pPr>
        <w:rPr>
          <w:rFonts w:asciiTheme="minorHAnsi" w:hAnsiTheme="minorHAnsi" w:cstheme="minorHAnsi"/>
          <w:sz w:val="22"/>
          <w:szCs w:val="22"/>
        </w:rPr>
      </w:pPr>
    </w:p>
    <w:p w14:paraId="149FD2C3" w14:textId="77777777" w:rsidR="00F16637" w:rsidRPr="00861586" w:rsidRDefault="00F16637" w:rsidP="00F16637">
      <w:pPr>
        <w:rPr>
          <w:rFonts w:asciiTheme="minorHAnsi" w:hAnsiTheme="minorHAnsi" w:cstheme="minorHAnsi"/>
          <w:b/>
          <w:bCs/>
          <w:color w:val="808080" w:themeColor="background1" w:themeShade="80"/>
          <w:sz w:val="22"/>
          <w:szCs w:val="22"/>
        </w:rPr>
      </w:pPr>
      <w:r w:rsidRPr="00861586">
        <w:rPr>
          <w:rFonts w:asciiTheme="minorHAnsi" w:hAnsiTheme="minorHAnsi" w:cstheme="minorHAnsi"/>
          <w:b/>
          <w:bCs/>
          <w:color w:val="808080" w:themeColor="background1" w:themeShade="80"/>
          <w:sz w:val="22"/>
          <w:szCs w:val="22"/>
        </w:rPr>
        <w:t># Perform undersampling on the majority class</w:t>
      </w:r>
    </w:p>
    <w:p w14:paraId="526534D1" w14:textId="77777777" w:rsidR="00F16637" w:rsidRPr="00861586" w:rsidRDefault="00F16637" w:rsidP="00F16637">
      <w:pPr>
        <w:rPr>
          <w:rFonts w:asciiTheme="minorHAnsi" w:hAnsiTheme="minorHAnsi" w:cstheme="minorHAnsi"/>
          <w:sz w:val="22"/>
          <w:szCs w:val="22"/>
        </w:rPr>
      </w:pPr>
      <w:proofErr w:type="spellStart"/>
      <w:r w:rsidRPr="00861586">
        <w:rPr>
          <w:rFonts w:asciiTheme="minorHAnsi" w:hAnsiTheme="minorHAnsi" w:cstheme="minorHAnsi"/>
          <w:sz w:val="22"/>
          <w:szCs w:val="22"/>
        </w:rPr>
        <w:t>minority_class_count</w:t>
      </w:r>
      <w:proofErr w:type="spellEnd"/>
      <w:r w:rsidRPr="00861586">
        <w:rPr>
          <w:rFonts w:asciiTheme="minorHAnsi" w:hAnsiTheme="minorHAnsi" w:cstheme="minorHAnsi"/>
          <w:sz w:val="22"/>
          <w:szCs w:val="22"/>
        </w:rPr>
        <w:t xml:space="preserve"> &lt;- min(table(</w:t>
      </w:r>
      <w:proofErr w:type="spellStart"/>
      <w:r w:rsidRPr="00861586">
        <w:rPr>
          <w:rFonts w:asciiTheme="minorHAnsi" w:hAnsiTheme="minorHAnsi" w:cstheme="minorHAnsi"/>
          <w:sz w:val="22"/>
          <w:szCs w:val="22"/>
        </w:rPr>
        <w:t>train_encoded$bad</w:t>
      </w:r>
      <w:proofErr w:type="spellEnd"/>
      <w:r w:rsidRPr="00861586">
        <w:rPr>
          <w:rFonts w:asciiTheme="minorHAnsi" w:hAnsiTheme="minorHAnsi" w:cstheme="minorHAnsi"/>
          <w:sz w:val="22"/>
          <w:szCs w:val="22"/>
        </w:rPr>
        <w:t>))</w:t>
      </w:r>
    </w:p>
    <w:p w14:paraId="0FA815B0" w14:textId="77777777" w:rsidR="00F16637" w:rsidRPr="00861586" w:rsidRDefault="00F16637" w:rsidP="00F16637">
      <w:pPr>
        <w:rPr>
          <w:rFonts w:asciiTheme="minorHAnsi" w:hAnsiTheme="minorHAnsi" w:cstheme="minorHAnsi"/>
          <w:sz w:val="22"/>
          <w:szCs w:val="22"/>
        </w:rPr>
      </w:pPr>
      <w:proofErr w:type="spellStart"/>
      <w:r w:rsidRPr="00861586">
        <w:rPr>
          <w:rFonts w:asciiTheme="minorHAnsi" w:hAnsiTheme="minorHAnsi" w:cstheme="minorHAnsi"/>
          <w:sz w:val="22"/>
          <w:szCs w:val="22"/>
        </w:rPr>
        <w:t>majority_class_samples</w:t>
      </w:r>
      <w:proofErr w:type="spellEnd"/>
      <w:r w:rsidRPr="00861586">
        <w:rPr>
          <w:rFonts w:asciiTheme="minorHAnsi" w:hAnsiTheme="minorHAnsi" w:cstheme="minorHAnsi"/>
          <w:sz w:val="22"/>
          <w:szCs w:val="22"/>
        </w:rPr>
        <w:t xml:space="preserve"> &lt;- </w:t>
      </w:r>
      <w:proofErr w:type="spellStart"/>
      <w:r w:rsidRPr="00861586">
        <w:rPr>
          <w:rFonts w:asciiTheme="minorHAnsi" w:hAnsiTheme="minorHAnsi" w:cstheme="minorHAnsi"/>
          <w:sz w:val="22"/>
          <w:szCs w:val="22"/>
        </w:rPr>
        <w:t>train_encoded</w:t>
      </w:r>
      <w:proofErr w:type="spellEnd"/>
      <w:r w:rsidRPr="00861586">
        <w:rPr>
          <w:rFonts w:asciiTheme="minorHAnsi" w:hAnsiTheme="minorHAnsi" w:cstheme="minorHAnsi"/>
          <w:sz w:val="22"/>
          <w:szCs w:val="22"/>
        </w:rPr>
        <w:t>[</w:t>
      </w:r>
      <w:proofErr w:type="spellStart"/>
      <w:r w:rsidRPr="00861586">
        <w:rPr>
          <w:rFonts w:asciiTheme="minorHAnsi" w:hAnsiTheme="minorHAnsi" w:cstheme="minorHAnsi"/>
          <w:sz w:val="22"/>
          <w:szCs w:val="22"/>
        </w:rPr>
        <w:t>train_encoded$bad</w:t>
      </w:r>
      <w:proofErr w:type="spellEnd"/>
      <w:r w:rsidRPr="00861586">
        <w:rPr>
          <w:rFonts w:asciiTheme="minorHAnsi" w:hAnsiTheme="minorHAnsi" w:cstheme="minorHAnsi"/>
          <w:sz w:val="22"/>
          <w:szCs w:val="22"/>
        </w:rPr>
        <w:t xml:space="preserve"> == 0, ][sample(</w:t>
      </w:r>
      <w:proofErr w:type="spellStart"/>
      <w:r w:rsidRPr="00861586">
        <w:rPr>
          <w:rFonts w:asciiTheme="minorHAnsi" w:hAnsiTheme="minorHAnsi" w:cstheme="minorHAnsi"/>
          <w:sz w:val="22"/>
          <w:szCs w:val="22"/>
        </w:rPr>
        <w:t>minority_class_count</w:t>
      </w:r>
      <w:proofErr w:type="spellEnd"/>
      <w:r w:rsidRPr="00861586">
        <w:rPr>
          <w:rFonts w:asciiTheme="minorHAnsi" w:hAnsiTheme="minorHAnsi" w:cstheme="minorHAnsi"/>
          <w:sz w:val="22"/>
          <w:szCs w:val="22"/>
        </w:rPr>
        <w:t>), ]</w:t>
      </w:r>
    </w:p>
    <w:p w14:paraId="3E54B9A9" w14:textId="77777777" w:rsidR="00F16637" w:rsidRPr="00861586" w:rsidRDefault="00F16637" w:rsidP="00F16637">
      <w:pPr>
        <w:rPr>
          <w:rFonts w:asciiTheme="minorHAnsi" w:hAnsiTheme="minorHAnsi" w:cstheme="minorHAnsi"/>
          <w:sz w:val="22"/>
          <w:szCs w:val="22"/>
        </w:rPr>
      </w:pPr>
      <w:proofErr w:type="spellStart"/>
      <w:r w:rsidRPr="00861586">
        <w:rPr>
          <w:rFonts w:asciiTheme="minorHAnsi" w:hAnsiTheme="minorHAnsi" w:cstheme="minorHAnsi"/>
          <w:sz w:val="22"/>
          <w:szCs w:val="22"/>
        </w:rPr>
        <w:t>minority_class_samples</w:t>
      </w:r>
      <w:proofErr w:type="spellEnd"/>
      <w:r w:rsidRPr="00861586">
        <w:rPr>
          <w:rFonts w:asciiTheme="minorHAnsi" w:hAnsiTheme="minorHAnsi" w:cstheme="minorHAnsi"/>
          <w:sz w:val="22"/>
          <w:szCs w:val="22"/>
        </w:rPr>
        <w:t xml:space="preserve"> &lt;- </w:t>
      </w:r>
      <w:proofErr w:type="spellStart"/>
      <w:r w:rsidRPr="00861586">
        <w:rPr>
          <w:rFonts w:asciiTheme="minorHAnsi" w:hAnsiTheme="minorHAnsi" w:cstheme="minorHAnsi"/>
          <w:sz w:val="22"/>
          <w:szCs w:val="22"/>
        </w:rPr>
        <w:t>train_encoded</w:t>
      </w:r>
      <w:proofErr w:type="spellEnd"/>
      <w:r w:rsidRPr="00861586">
        <w:rPr>
          <w:rFonts w:asciiTheme="minorHAnsi" w:hAnsiTheme="minorHAnsi" w:cstheme="minorHAnsi"/>
          <w:sz w:val="22"/>
          <w:szCs w:val="22"/>
        </w:rPr>
        <w:t>[</w:t>
      </w:r>
      <w:proofErr w:type="spellStart"/>
      <w:r w:rsidRPr="00861586">
        <w:rPr>
          <w:rFonts w:asciiTheme="minorHAnsi" w:hAnsiTheme="minorHAnsi" w:cstheme="minorHAnsi"/>
          <w:sz w:val="22"/>
          <w:szCs w:val="22"/>
        </w:rPr>
        <w:t>train_encoded$bad</w:t>
      </w:r>
      <w:proofErr w:type="spellEnd"/>
      <w:r w:rsidRPr="00861586">
        <w:rPr>
          <w:rFonts w:asciiTheme="minorHAnsi" w:hAnsiTheme="minorHAnsi" w:cstheme="minorHAnsi"/>
          <w:sz w:val="22"/>
          <w:szCs w:val="22"/>
        </w:rPr>
        <w:t xml:space="preserve"> == 1, ]</w:t>
      </w:r>
    </w:p>
    <w:p w14:paraId="53634F20" w14:textId="77777777" w:rsidR="00F16637" w:rsidRPr="00861586" w:rsidRDefault="00F16637" w:rsidP="00F16637">
      <w:pPr>
        <w:rPr>
          <w:rFonts w:asciiTheme="minorHAnsi" w:hAnsiTheme="minorHAnsi" w:cstheme="minorHAnsi"/>
          <w:sz w:val="22"/>
          <w:szCs w:val="22"/>
        </w:rPr>
      </w:pPr>
      <w:proofErr w:type="spellStart"/>
      <w:r w:rsidRPr="00861586">
        <w:rPr>
          <w:rFonts w:asciiTheme="minorHAnsi" w:hAnsiTheme="minorHAnsi" w:cstheme="minorHAnsi"/>
          <w:sz w:val="22"/>
          <w:szCs w:val="22"/>
        </w:rPr>
        <w:t>undersampled_data</w:t>
      </w:r>
      <w:proofErr w:type="spellEnd"/>
      <w:r w:rsidRPr="00861586">
        <w:rPr>
          <w:rFonts w:asciiTheme="minorHAnsi" w:hAnsiTheme="minorHAnsi" w:cstheme="minorHAnsi"/>
          <w:sz w:val="22"/>
          <w:szCs w:val="22"/>
        </w:rPr>
        <w:t xml:space="preserve"> &lt;- </w:t>
      </w:r>
      <w:proofErr w:type="spellStart"/>
      <w:r w:rsidRPr="00861586">
        <w:rPr>
          <w:rFonts w:asciiTheme="minorHAnsi" w:hAnsiTheme="minorHAnsi" w:cstheme="minorHAnsi"/>
          <w:sz w:val="22"/>
          <w:szCs w:val="22"/>
        </w:rPr>
        <w:t>rbind</w:t>
      </w:r>
      <w:proofErr w:type="spellEnd"/>
      <w:r w:rsidRPr="00861586">
        <w:rPr>
          <w:rFonts w:asciiTheme="minorHAnsi" w:hAnsiTheme="minorHAnsi" w:cstheme="minorHAnsi"/>
          <w:sz w:val="22"/>
          <w:szCs w:val="22"/>
        </w:rPr>
        <w:t>(</w:t>
      </w:r>
      <w:proofErr w:type="spellStart"/>
      <w:r w:rsidRPr="00861586">
        <w:rPr>
          <w:rFonts w:asciiTheme="minorHAnsi" w:hAnsiTheme="minorHAnsi" w:cstheme="minorHAnsi"/>
          <w:sz w:val="22"/>
          <w:szCs w:val="22"/>
        </w:rPr>
        <w:t>majority_class_samples</w:t>
      </w:r>
      <w:proofErr w:type="spellEnd"/>
      <w:r w:rsidRPr="00861586">
        <w:rPr>
          <w:rFonts w:asciiTheme="minorHAnsi" w:hAnsiTheme="minorHAnsi" w:cstheme="minorHAnsi"/>
          <w:sz w:val="22"/>
          <w:szCs w:val="22"/>
        </w:rPr>
        <w:t xml:space="preserve">, </w:t>
      </w:r>
      <w:proofErr w:type="spellStart"/>
      <w:r w:rsidRPr="00861586">
        <w:rPr>
          <w:rFonts w:asciiTheme="minorHAnsi" w:hAnsiTheme="minorHAnsi" w:cstheme="minorHAnsi"/>
          <w:sz w:val="22"/>
          <w:szCs w:val="22"/>
        </w:rPr>
        <w:t>minority_class_samples</w:t>
      </w:r>
      <w:proofErr w:type="spellEnd"/>
      <w:r w:rsidRPr="00861586">
        <w:rPr>
          <w:rFonts w:asciiTheme="minorHAnsi" w:hAnsiTheme="minorHAnsi" w:cstheme="minorHAnsi"/>
          <w:sz w:val="22"/>
          <w:szCs w:val="22"/>
        </w:rPr>
        <w:t>)</w:t>
      </w:r>
    </w:p>
    <w:p w14:paraId="23DF6A73" w14:textId="77777777" w:rsidR="00F16637" w:rsidRPr="00861586" w:rsidRDefault="00F16637" w:rsidP="00F16637">
      <w:pPr>
        <w:rPr>
          <w:rFonts w:asciiTheme="minorHAnsi" w:hAnsiTheme="minorHAnsi" w:cstheme="minorHAnsi"/>
          <w:sz w:val="22"/>
          <w:szCs w:val="22"/>
        </w:rPr>
      </w:pPr>
    </w:p>
    <w:p w14:paraId="4D037FDD" w14:textId="77777777" w:rsidR="00F16637" w:rsidRPr="00861586" w:rsidRDefault="00F16637" w:rsidP="00F16637">
      <w:pPr>
        <w:rPr>
          <w:rFonts w:asciiTheme="minorHAnsi" w:hAnsiTheme="minorHAnsi" w:cstheme="minorHAnsi"/>
          <w:b/>
          <w:bCs/>
          <w:color w:val="808080" w:themeColor="background1" w:themeShade="80"/>
          <w:sz w:val="22"/>
          <w:szCs w:val="22"/>
        </w:rPr>
      </w:pPr>
      <w:r w:rsidRPr="00861586">
        <w:rPr>
          <w:rFonts w:asciiTheme="minorHAnsi" w:hAnsiTheme="minorHAnsi" w:cstheme="minorHAnsi"/>
          <w:b/>
          <w:bCs/>
          <w:color w:val="808080" w:themeColor="background1" w:themeShade="80"/>
          <w:sz w:val="22"/>
          <w:szCs w:val="22"/>
        </w:rPr>
        <w:t># Get the resampled predictors and target variable</w:t>
      </w:r>
    </w:p>
    <w:p w14:paraId="1A4D2312" w14:textId="77777777" w:rsidR="00F16637" w:rsidRPr="00861586" w:rsidRDefault="00F16637" w:rsidP="00F16637">
      <w:pPr>
        <w:rPr>
          <w:rFonts w:asciiTheme="minorHAnsi" w:hAnsiTheme="minorHAnsi" w:cstheme="minorHAnsi"/>
          <w:sz w:val="22"/>
          <w:szCs w:val="22"/>
        </w:rPr>
      </w:pPr>
      <w:proofErr w:type="spellStart"/>
      <w:r w:rsidRPr="00861586">
        <w:rPr>
          <w:rFonts w:asciiTheme="minorHAnsi" w:hAnsiTheme="minorHAnsi" w:cstheme="minorHAnsi"/>
          <w:sz w:val="22"/>
          <w:szCs w:val="22"/>
        </w:rPr>
        <w:t>X_train_resampled</w:t>
      </w:r>
      <w:proofErr w:type="spellEnd"/>
      <w:r w:rsidRPr="00861586">
        <w:rPr>
          <w:rFonts w:asciiTheme="minorHAnsi" w:hAnsiTheme="minorHAnsi" w:cstheme="minorHAnsi"/>
          <w:sz w:val="22"/>
          <w:szCs w:val="22"/>
        </w:rPr>
        <w:t xml:space="preserve"> &lt;- </w:t>
      </w:r>
      <w:proofErr w:type="spellStart"/>
      <w:r w:rsidRPr="00861586">
        <w:rPr>
          <w:rFonts w:asciiTheme="minorHAnsi" w:hAnsiTheme="minorHAnsi" w:cstheme="minorHAnsi"/>
          <w:sz w:val="22"/>
          <w:szCs w:val="22"/>
        </w:rPr>
        <w:t>undersampled_data</w:t>
      </w:r>
      <w:proofErr w:type="spellEnd"/>
      <w:r w:rsidRPr="00861586">
        <w:rPr>
          <w:rFonts w:asciiTheme="minorHAnsi" w:hAnsiTheme="minorHAnsi" w:cstheme="minorHAnsi"/>
          <w:sz w:val="22"/>
          <w:szCs w:val="22"/>
        </w:rPr>
        <w:t>[, predictors]</w:t>
      </w:r>
    </w:p>
    <w:p w14:paraId="1C471E97" w14:textId="77777777" w:rsidR="00F16637" w:rsidRPr="00861586" w:rsidRDefault="00F16637" w:rsidP="00F16637">
      <w:pPr>
        <w:rPr>
          <w:rFonts w:asciiTheme="minorHAnsi" w:hAnsiTheme="minorHAnsi" w:cstheme="minorHAnsi"/>
          <w:sz w:val="22"/>
          <w:szCs w:val="22"/>
        </w:rPr>
      </w:pPr>
      <w:proofErr w:type="spellStart"/>
      <w:r w:rsidRPr="00861586">
        <w:rPr>
          <w:rFonts w:asciiTheme="minorHAnsi" w:hAnsiTheme="minorHAnsi" w:cstheme="minorHAnsi"/>
          <w:sz w:val="22"/>
          <w:szCs w:val="22"/>
        </w:rPr>
        <w:t>y_train_resampled</w:t>
      </w:r>
      <w:proofErr w:type="spellEnd"/>
      <w:r w:rsidRPr="00861586">
        <w:rPr>
          <w:rFonts w:asciiTheme="minorHAnsi" w:hAnsiTheme="minorHAnsi" w:cstheme="minorHAnsi"/>
          <w:sz w:val="22"/>
          <w:szCs w:val="22"/>
        </w:rPr>
        <w:t xml:space="preserve"> &lt;- </w:t>
      </w:r>
      <w:proofErr w:type="spellStart"/>
      <w:r w:rsidRPr="00861586">
        <w:rPr>
          <w:rFonts w:asciiTheme="minorHAnsi" w:hAnsiTheme="minorHAnsi" w:cstheme="minorHAnsi"/>
          <w:sz w:val="22"/>
          <w:szCs w:val="22"/>
        </w:rPr>
        <w:t>undersampled_data</w:t>
      </w:r>
      <w:proofErr w:type="spellEnd"/>
      <w:r w:rsidRPr="00861586">
        <w:rPr>
          <w:rFonts w:asciiTheme="minorHAnsi" w:hAnsiTheme="minorHAnsi" w:cstheme="minorHAnsi"/>
          <w:sz w:val="22"/>
          <w:szCs w:val="22"/>
        </w:rPr>
        <w:t>[, "bad"]</w:t>
      </w:r>
    </w:p>
    <w:p w14:paraId="6F6D5168" w14:textId="77777777" w:rsidR="00F16637" w:rsidRPr="00861586" w:rsidRDefault="00F16637" w:rsidP="00F16637">
      <w:pPr>
        <w:rPr>
          <w:rFonts w:asciiTheme="minorHAnsi" w:hAnsiTheme="minorHAnsi" w:cstheme="minorHAnsi"/>
          <w:sz w:val="22"/>
          <w:szCs w:val="22"/>
        </w:rPr>
      </w:pPr>
    </w:p>
    <w:p w14:paraId="4FD8F8B8" w14:textId="77777777" w:rsidR="00F16637" w:rsidRPr="00861586" w:rsidRDefault="00F16637" w:rsidP="00F16637">
      <w:pPr>
        <w:rPr>
          <w:rFonts w:asciiTheme="minorHAnsi" w:hAnsiTheme="minorHAnsi" w:cstheme="minorHAnsi"/>
          <w:b/>
          <w:bCs/>
          <w:color w:val="808080" w:themeColor="background1" w:themeShade="80"/>
          <w:sz w:val="22"/>
          <w:szCs w:val="22"/>
        </w:rPr>
      </w:pPr>
      <w:r w:rsidRPr="00861586">
        <w:rPr>
          <w:rFonts w:asciiTheme="minorHAnsi" w:hAnsiTheme="minorHAnsi" w:cstheme="minorHAnsi"/>
          <w:b/>
          <w:bCs/>
          <w:color w:val="808080" w:themeColor="background1" w:themeShade="80"/>
          <w:sz w:val="22"/>
          <w:szCs w:val="22"/>
        </w:rPr>
        <w:t># Check the frequency of each class in the resampled data</w:t>
      </w:r>
    </w:p>
    <w:p w14:paraId="51CA8116" w14:textId="77777777" w:rsidR="00F16637" w:rsidRPr="00861586" w:rsidRDefault="00F16637" w:rsidP="00F16637">
      <w:pPr>
        <w:rPr>
          <w:rFonts w:asciiTheme="minorHAnsi" w:hAnsiTheme="minorHAnsi" w:cstheme="minorHAnsi"/>
          <w:sz w:val="22"/>
          <w:szCs w:val="22"/>
        </w:rPr>
      </w:pPr>
      <w:proofErr w:type="spellStart"/>
      <w:r w:rsidRPr="00861586">
        <w:rPr>
          <w:rFonts w:asciiTheme="minorHAnsi" w:hAnsiTheme="minorHAnsi" w:cstheme="minorHAnsi"/>
          <w:sz w:val="22"/>
          <w:szCs w:val="22"/>
        </w:rPr>
        <w:t>freq</w:t>
      </w:r>
      <w:proofErr w:type="spellEnd"/>
      <w:r w:rsidRPr="00861586">
        <w:rPr>
          <w:rFonts w:asciiTheme="minorHAnsi" w:hAnsiTheme="minorHAnsi" w:cstheme="minorHAnsi"/>
          <w:sz w:val="22"/>
          <w:szCs w:val="22"/>
        </w:rPr>
        <w:t xml:space="preserve"> &lt;- table(</w:t>
      </w:r>
      <w:proofErr w:type="spellStart"/>
      <w:r w:rsidRPr="00861586">
        <w:rPr>
          <w:rFonts w:asciiTheme="minorHAnsi" w:hAnsiTheme="minorHAnsi" w:cstheme="minorHAnsi"/>
          <w:sz w:val="22"/>
          <w:szCs w:val="22"/>
        </w:rPr>
        <w:t>undersampled_data$bad</w:t>
      </w:r>
      <w:proofErr w:type="spellEnd"/>
      <w:r w:rsidRPr="00861586">
        <w:rPr>
          <w:rFonts w:asciiTheme="minorHAnsi" w:hAnsiTheme="minorHAnsi" w:cstheme="minorHAnsi"/>
          <w:sz w:val="22"/>
          <w:szCs w:val="22"/>
        </w:rPr>
        <w:t>)</w:t>
      </w:r>
    </w:p>
    <w:p w14:paraId="60C70574" w14:textId="77777777" w:rsidR="00F16637" w:rsidRPr="00861586" w:rsidRDefault="00F16637" w:rsidP="00F16637">
      <w:pPr>
        <w:rPr>
          <w:rFonts w:asciiTheme="minorHAnsi" w:hAnsiTheme="minorHAnsi" w:cstheme="minorHAnsi"/>
          <w:sz w:val="22"/>
          <w:szCs w:val="22"/>
        </w:rPr>
      </w:pPr>
      <w:r w:rsidRPr="00861586">
        <w:rPr>
          <w:rFonts w:asciiTheme="minorHAnsi" w:hAnsiTheme="minorHAnsi" w:cstheme="minorHAnsi"/>
          <w:sz w:val="22"/>
          <w:szCs w:val="22"/>
        </w:rPr>
        <w:t>print(</w:t>
      </w:r>
      <w:proofErr w:type="spellStart"/>
      <w:r w:rsidRPr="00861586">
        <w:rPr>
          <w:rFonts w:asciiTheme="minorHAnsi" w:hAnsiTheme="minorHAnsi" w:cstheme="minorHAnsi"/>
          <w:sz w:val="22"/>
          <w:szCs w:val="22"/>
        </w:rPr>
        <w:t>freq</w:t>
      </w:r>
      <w:proofErr w:type="spellEnd"/>
      <w:r w:rsidRPr="00861586">
        <w:rPr>
          <w:rFonts w:asciiTheme="minorHAnsi" w:hAnsiTheme="minorHAnsi" w:cstheme="minorHAnsi"/>
          <w:sz w:val="22"/>
          <w:szCs w:val="22"/>
        </w:rPr>
        <w:t>)</w:t>
      </w:r>
    </w:p>
    <w:p w14:paraId="4E291286" w14:textId="77777777" w:rsidR="00F16637" w:rsidRPr="00861586" w:rsidRDefault="00F16637" w:rsidP="00F16637">
      <w:pPr>
        <w:rPr>
          <w:rFonts w:asciiTheme="minorHAnsi" w:hAnsiTheme="minorHAnsi" w:cstheme="minorHAnsi"/>
          <w:sz w:val="22"/>
          <w:szCs w:val="22"/>
        </w:rPr>
      </w:pPr>
    </w:p>
    <w:p w14:paraId="18B8814A" w14:textId="77777777" w:rsidR="00F16637" w:rsidRPr="00861586" w:rsidRDefault="00F16637" w:rsidP="00F16637">
      <w:pPr>
        <w:rPr>
          <w:rFonts w:asciiTheme="minorHAnsi" w:hAnsiTheme="minorHAnsi" w:cstheme="minorHAnsi"/>
          <w:b/>
          <w:bCs/>
          <w:sz w:val="22"/>
          <w:szCs w:val="22"/>
        </w:rPr>
      </w:pPr>
      <w:r w:rsidRPr="00861586">
        <w:rPr>
          <w:rFonts w:asciiTheme="minorHAnsi" w:hAnsiTheme="minorHAnsi" w:cstheme="minorHAnsi"/>
          <w:b/>
          <w:bCs/>
          <w:color w:val="808080" w:themeColor="background1" w:themeShade="80"/>
          <w:sz w:val="22"/>
          <w:szCs w:val="22"/>
        </w:rPr>
        <w:t xml:space="preserve"># Build the Decision Tree model using </w:t>
      </w:r>
      <w:proofErr w:type="spellStart"/>
      <w:r w:rsidRPr="00861586">
        <w:rPr>
          <w:rFonts w:asciiTheme="minorHAnsi" w:hAnsiTheme="minorHAnsi" w:cstheme="minorHAnsi"/>
          <w:b/>
          <w:bCs/>
          <w:color w:val="808080" w:themeColor="background1" w:themeShade="80"/>
          <w:sz w:val="22"/>
          <w:szCs w:val="22"/>
        </w:rPr>
        <w:t>rpart</w:t>
      </w:r>
      <w:proofErr w:type="spellEnd"/>
      <w:r w:rsidRPr="00861586">
        <w:rPr>
          <w:rFonts w:asciiTheme="minorHAnsi" w:hAnsiTheme="minorHAnsi" w:cstheme="minorHAnsi"/>
          <w:b/>
          <w:bCs/>
          <w:color w:val="808080" w:themeColor="background1" w:themeShade="80"/>
          <w:sz w:val="22"/>
          <w:szCs w:val="22"/>
        </w:rPr>
        <w:t xml:space="preserve"> (recursive partitioning for regression)</w:t>
      </w:r>
    </w:p>
    <w:p w14:paraId="7944A8DB" w14:textId="77777777" w:rsidR="00F16637" w:rsidRPr="00861586" w:rsidRDefault="00F16637" w:rsidP="00F16637">
      <w:pPr>
        <w:rPr>
          <w:rFonts w:asciiTheme="minorHAnsi" w:hAnsiTheme="minorHAnsi" w:cstheme="minorHAnsi"/>
          <w:sz w:val="22"/>
          <w:szCs w:val="22"/>
        </w:rPr>
      </w:pPr>
      <w:proofErr w:type="spellStart"/>
      <w:r w:rsidRPr="00861586">
        <w:rPr>
          <w:rFonts w:asciiTheme="minorHAnsi" w:hAnsiTheme="minorHAnsi" w:cstheme="minorHAnsi"/>
          <w:sz w:val="22"/>
          <w:szCs w:val="22"/>
        </w:rPr>
        <w:t>fitControl</w:t>
      </w:r>
      <w:proofErr w:type="spellEnd"/>
      <w:r w:rsidRPr="00861586">
        <w:rPr>
          <w:rFonts w:asciiTheme="minorHAnsi" w:hAnsiTheme="minorHAnsi" w:cstheme="minorHAnsi"/>
          <w:sz w:val="22"/>
          <w:szCs w:val="22"/>
        </w:rPr>
        <w:t xml:space="preserve"> &lt;- </w:t>
      </w:r>
      <w:proofErr w:type="spellStart"/>
      <w:r w:rsidRPr="00861586">
        <w:rPr>
          <w:rFonts w:asciiTheme="minorHAnsi" w:hAnsiTheme="minorHAnsi" w:cstheme="minorHAnsi"/>
          <w:sz w:val="22"/>
          <w:szCs w:val="22"/>
        </w:rPr>
        <w:t>trainControl</w:t>
      </w:r>
      <w:proofErr w:type="spellEnd"/>
      <w:r w:rsidRPr="00861586">
        <w:rPr>
          <w:rFonts w:asciiTheme="minorHAnsi" w:hAnsiTheme="minorHAnsi" w:cstheme="minorHAnsi"/>
          <w:sz w:val="22"/>
          <w:szCs w:val="22"/>
        </w:rPr>
        <w:t>(method = "cv", number = 5)</w:t>
      </w:r>
    </w:p>
    <w:p w14:paraId="5A0EC382" w14:textId="77777777" w:rsidR="00F16637" w:rsidRPr="00861586" w:rsidRDefault="00F16637" w:rsidP="00F16637">
      <w:pPr>
        <w:rPr>
          <w:rFonts w:asciiTheme="minorHAnsi" w:hAnsiTheme="minorHAnsi" w:cstheme="minorHAnsi"/>
          <w:sz w:val="22"/>
          <w:szCs w:val="22"/>
        </w:rPr>
      </w:pPr>
      <w:r w:rsidRPr="00861586">
        <w:rPr>
          <w:rFonts w:asciiTheme="minorHAnsi" w:hAnsiTheme="minorHAnsi" w:cstheme="minorHAnsi"/>
          <w:sz w:val="22"/>
          <w:szCs w:val="22"/>
        </w:rPr>
        <w:t xml:space="preserve">grid &lt;- </w:t>
      </w:r>
      <w:proofErr w:type="spellStart"/>
      <w:r w:rsidRPr="00861586">
        <w:rPr>
          <w:rFonts w:asciiTheme="minorHAnsi" w:hAnsiTheme="minorHAnsi" w:cstheme="minorHAnsi"/>
          <w:sz w:val="22"/>
          <w:szCs w:val="22"/>
        </w:rPr>
        <w:t>expand.grid</w:t>
      </w:r>
      <w:proofErr w:type="spellEnd"/>
      <w:r w:rsidRPr="00861586">
        <w:rPr>
          <w:rFonts w:asciiTheme="minorHAnsi" w:hAnsiTheme="minorHAnsi" w:cstheme="minorHAnsi"/>
          <w:sz w:val="22"/>
          <w:szCs w:val="22"/>
        </w:rPr>
        <w:t xml:space="preserve">(.cp = seq(0.01, 0.5, 0.01))  # complexity parameter for </w:t>
      </w:r>
      <w:proofErr w:type="spellStart"/>
      <w:r w:rsidRPr="00861586">
        <w:rPr>
          <w:rFonts w:asciiTheme="minorHAnsi" w:hAnsiTheme="minorHAnsi" w:cstheme="minorHAnsi"/>
          <w:sz w:val="22"/>
          <w:szCs w:val="22"/>
        </w:rPr>
        <w:t>rpart</w:t>
      </w:r>
      <w:proofErr w:type="spellEnd"/>
      <w:r w:rsidRPr="00861586">
        <w:rPr>
          <w:rFonts w:asciiTheme="minorHAnsi" w:hAnsiTheme="minorHAnsi" w:cstheme="minorHAnsi"/>
          <w:sz w:val="22"/>
          <w:szCs w:val="22"/>
        </w:rPr>
        <w:t xml:space="preserve"> corresponds to </w:t>
      </w:r>
      <w:proofErr w:type="spellStart"/>
      <w:r w:rsidRPr="00861586">
        <w:rPr>
          <w:rFonts w:asciiTheme="minorHAnsi" w:hAnsiTheme="minorHAnsi" w:cstheme="minorHAnsi"/>
          <w:sz w:val="22"/>
          <w:szCs w:val="22"/>
        </w:rPr>
        <w:t>ccp_alpha</w:t>
      </w:r>
      <w:proofErr w:type="spellEnd"/>
      <w:r w:rsidRPr="00861586">
        <w:rPr>
          <w:rFonts w:asciiTheme="minorHAnsi" w:hAnsiTheme="minorHAnsi" w:cstheme="minorHAnsi"/>
          <w:sz w:val="22"/>
          <w:szCs w:val="22"/>
        </w:rPr>
        <w:t xml:space="preserve"> in sklearn's </w:t>
      </w:r>
      <w:proofErr w:type="spellStart"/>
      <w:r w:rsidRPr="00861586">
        <w:rPr>
          <w:rFonts w:asciiTheme="minorHAnsi" w:hAnsiTheme="minorHAnsi" w:cstheme="minorHAnsi"/>
          <w:sz w:val="22"/>
          <w:szCs w:val="22"/>
        </w:rPr>
        <w:t>DecisionTreeClassifier</w:t>
      </w:r>
      <w:proofErr w:type="spellEnd"/>
    </w:p>
    <w:p w14:paraId="036F2613" w14:textId="77777777" w:rsidR="00F16637" w:rsidRPr="00861586" w:rsidRDefault="00F16637" w:rsidP="00F16637">
      <w:pPr>
        <w:rPr>
          <w:rFonts w:asciiTheme="minorHAnsi" w:hAnsiTheme="minorHAnsi" w:cstheme="minorHAnsi"/>
          <w:sz w:val="22"/>
          <w:szCs w:val="22"/>
        </w:rPr>
      </w:pPr>
      <w:proofErr w:type="spellStart"/>
      <w:r w:rsidRPr="00861586">
        <w:rPr>
          <w:rFonts w:asciiTheme="minorHAnsi" w:hAnsiTheme="minorHAnsi" w:cstheme="minorHAnsi"/>
          <w:sz w:val="22"/>
          <w:szCs w:val="22"/>
        </w:rPr>
        <w:t>dtree_grid_search</w:t>
      </w:r>
      <w:proofErr w:type="spellEnd"/>
      <w:r w:rsidRPr="00861586">
        <w:rPr>
          <w:rFonts w:asciiTheme="minorHAnsi" w:hAnsiTheme="minorHAnsi" w:cstheme="minorHAnsi"/>
          <w:sz w:val="22"/>
          <w:szCs w:val="22"/>
        </w:rPr>
        <w:t xml:space="preserve"> &lt;- train(x = </w:t>
      </w:r>
      <w:proofErr w:type="spellStart"/>
      <w:r w:rsidRPr="00861586">
        <w:rPr>
          <w:rFonts w:asciiTheme="minorHAnsi" w:hAnsiTheme="minorHAnsi" w:cstheme="minorHAnsi"/>
          <w:sz w:val="22"/>
          <w:szCs w:val="22"/>
        </w:rPr>
        <w:t>X_train_resampled</w:t>
      </w:r>
      <w:proofErr w:type="spellEnd"/>
      <w:r w:rsidRPr="00861586">
        <w:rPr>
          <w:rFonts w:asciiTheme="minorHAnsi" w:hAnsiTheme="minorHAnsi" w:cstheme="minorHAnsi"/>
          <w:sz w:val="22"/>
          <w:szCs w:val="22"/>
        </w:rPr>
        <w:t xml:space="preserve">, y = </w:t>
      </w:r>
      <w:proofErr w:type="spellStart"/>
      <w:r w:rsidRPr="00861586">
        <w:rPr>
          <w:rFonts w:asciiTheme="minorHAnsi" w:hAnsiTheme="minorHAnsi" w:cstheme="minorHAnsi"/>
          <w:sz w:val="22"/>
          <w:szCs w:val="22"/>
        </w:rPr>
        <w:t>as.factor</w:t>
      </w:r>
      <w:proofErr w:type="spellEnd"/>
      <w:r w:rsidRPr="00861586">
        <w:rPr>
          <w:rFonts w:asciiTheme="minorHAnsi" w:hAnsiTheme="minorHAnsi" w:cstheme="minorHAnsi"/>
          <w:sz w:val="22"/>
          <w:szCs w:val="22"/>
        </w:rPr>
        <w:t>(</w:t>
      </w:r>
      <w:proofErr w:type="spellStart"/>
      <w:r w:rsidRPr="00861586">
        <w:rPr>
          <w:rFonts w:asciiTheme="minorHAnsi" w:hAnsiTheme="minorHAnsi" w:cstheme="minorHAnsi"/>
          <w:sz w:val="22"/>
          <w:szCs w:val="22"/>
        </w:rPr>
        <w:t>y_train_resampled</w:t>
      </w:r>
      <w:proofErr w:type="spellEnd"/>
      <w:r w:rsidRPr="00861586">
        <w:rPr>
          <w:rFonts w:asciiTheme="minorHAnsi" w:hAnsiTheme="minorHAnsi" w:cstheme="minorHAnsi"/>
          <w:sz w:val="22"/>
          <w:szCs w:val="22"/>
        </w:rPr>
        <w:t>), method = "</w:t>
      </w:r>
      <w:proofErr w:type="spellStart"/>
      <w:r w:rsidRPr="00861586">
        <w:rPr>
          <w:rFonts w:asciiTheme="minorHAnsi" w:hAnsiTheme="minorHAnsi" w:cstheme="minorHAnsi"/>
          <w:sz w:val="22"/>
          <w:szCs w:val="22"/>
        </w:rPr>
        <w:t>rpart</w:t>
      </w:r>
      <w:proofErr w:type="spellEnd"/>
      <w:r w:rsidRPr="00861586">
        <w:rPr>
          <w:rFonts w:asciiTheme="minorHAnsi" w:hAnsiTheme="minorHAnsi" w:cstheme="minorHAnsi"/>
          <w:sz w:val="22"/>
          <w:szCs w:val="22"/>
        </w:rPr>
        <w:t xml:space="preserve">", </w:t>
      </w:r>
      <w:proofErr w:type="spellStart"/>
      <w:r w:rsidRPr="00861586">
        <w:rPr>
          <w:rFonts w:asciiTheme="minorHAnsi" w:hAnsiTheme="minorHAnsi" w:cstheme="minorHAnsi"/>
          <w:sz w:val="22"/>
          <w:szCs w:val="22"/>
        </w:rPr>
        <w:t>trControl</w:t>
      </w:r>
      <w:proofErr w:type="spellEnd"/>
      <w:r w:rsidRPr="00861586">
        <w:rPr>
          <w:rFonts w:asciiTheme="minorHAnsi" w:hAnsiTheme="minorHAnsi" w:cstheme="minorHAnsi"/>
          <w:sz w:val="22"/>
          <w:szCs w:val="22"/>
        </w:rPr>
        <w:t xml:space="preserve"> = </w:t>
      </w:r>
      <w:proofErr w:type="spellStart"/>
      <w:r w:rsidRPr="00861586">
        <w:rPr>
          <w:rFonts w:asciiTheme="minorHAnsi" w:hAnsiTheme="minorHAnsi" w:cstheme="minorHAnsi"/>
          <w:sz w:val="22"/>
          <w:szCs w:val="22"/>
        </w:rPr>
        <w:t>fitControl</w:t>
      </w:r>
      <w:proofErr w:type="spellEnd"/>
      <w:r w:rsidRPr="00861586">
        <w:rPr>
          <w:rFonts w:asciiTheme="minorHAnsi" w:hAnsiTheme="minorHAnsi" w:cstheme="minorHAnsi"/>
          <w:sz w:val="22"/>
          <w:szCs w:val="22"/>
        </w:rPr>
        <w:t xml:space="preserve">, </w:t>
      </w:r>
      <w:proofErr w:type="spellStart"/>
      <w:r w:rsidRPr="00861586">
        <w:rPr>
          <w:rFonts w:asciiTheme="minorHAnsi" w:hAnsiTheme="minorHAnsi" w:cstheme="minorHAnsi"/>
          <w:sz w:val="22"/>
          <w:szCs w:val="22"/>
        </w:rPr>
        <w:t>tuneGrid</w:t>
      </w:r>
      <w:proofErr w:type="spellEnd"/>
      <w:r w:rsidRPr="00861586">
        <w:rPr>
          <w:rFonts w:asciiTheme="minorHAnsi" w:hAnsiTheme="minorHAnsi" w:cstheme="minorHAnsi"/>
          <w:sz w:val="22"/>
          <w:szCs w:val="22"/>
        </w:rPr>
        <w:t xml:space="preserve"> = grid)</w:t>
      </w:r>
    </w:p>
    <w:p w14:paraId="5A146431" w14:textId="77777777" w:rsidR="00F16637" w:rsidRPr="00861586" w:rsidRDefault="00F16637" w:rsidP="00F16637">
      <w:pPr>
        <w:rPr>
          <w:rFonts w:asciiTheme="minorHAnsi" w:hAnsiTheme="minorHAnsi" w:cstheme="minorHAnsi"/>
          <w:sz w:val="22"/>
          <w:szCs w:val="22"/>
        </w:rPr>
      </w:pPr>
    </w:p>
    <w:p w14:paraId="5B549BF8" w14:textId="77777777" w:rsidR="00F16637" w:rsidRPr="009B1514" w:rsidRDefault="00F16637" w:rsidP="00F16637">
      <w:pPr>
        <w:rPr>
          <w:rFonts w:asciiTheme="minorHAnsi" w:hAnsiTheme="minorHAnsi" w:cstheme="minorHAnsi"/>
          <w:b/>
          <w:bCs/>
          <w:color w:val="808080" w:themeColor="background1" w:themeShade="80"/>
          <w:sz w:val="22"/>
          <w:szCs w:val="22"/>
        </w:rPr>
      </w:pPr>
      <w:r w:rsidRPr="009B1514">
        <w:rPr>
          <w:rFonts w:asciiTheme="minorHAnsi" w:hAnsiTheme="minorHAnsi" w:cstheme="minorHAnsi"/>
          <w:b/>
          <w:bCs/>
          <w:color w:val="808080" w:themeColor="background1" w:themeShade="80"/>
          <w:sz w:val="22"/>
          <w:szCs w:val="22"/>
        </w:rPr>
        <w:t># Get the best model</w:t>
      </w:r>
    </w:p>
    <w:p w14:paraId="57F04FB6" w14:textId="77777777" w:rsidR="00F16637" w:rsidRPr="00861586" w:rsidRDefault="00F16637" w:rsidP="00F16637">
      <w:pPr>
        <w:rPr>
          <w:rFonts w:asciiTheme="minorHAnsi" w:hAnsiTheme="minorHAnsi" w:cstheme="minorHAnsi"/>
          <w:sz w:val="22"/>
          <w:szCs w:val="22"/>
        </w:rPr>
      </w:pPr>
      <w:proofErr w:type="spellStart"/>
      <w:r w:rsidRPr="00861586">
        <w:rPr>
          <w:rFonts w:asciiTheme="minorHAnsi" w:hAnsiTheme="minorHAnsi" w:cstheme="minorHAnsi"/>
          <w:sz w:val="22"/>
          <w:szCs w:val="22"/>
        </w:rPr>
        <w:t>best_model</w:t>
      </w:r>
      <w:proofErr w:type="spellEnd"/>
      <w:r w:rsidRPr="00861586">
        <w:rPr>
          <w:rFonts w:asciiTheme="minorHAnsi" w:hAnsiTheme="minorHAnsi" w:cstheme="minorHAnsi"/>
          <w:sz w:val="22"/>
          <w:szCs w:val="22"/>
        </w:rPr>
        <w:t xml:space="preserve"> &lt;- </w:t>
      </w:r>
      <w:proofErr w:type="spellStart"/>
      <w:r w:rsidRPr="00861586">
        <w:rPr>
          <w:rFonts w:asciiTheme="minorHAnsi" w:hAnsiTheme="minorHAnsi" w:cstheme="minorHAnsi"/>
          <w:sz w:val="22"/>
          <w:szCs w:val="22"/>
        </w:rPr>
        <w:t>dtree_grid_search$finalModel</w:t>
      </w:r>
      <w:proofErr w:type="spellEnd"/>
    </w:p>
    <w:p w14:paraId="392ED20F" w14:textId="77777777" w:rsidR="00F16637" w:rsidRPr="00861586" w:rsidRDefault="00F16637" w:rsidP="00F16637">
      <w:pPr>
        <w:rPr>
          <w:rFonts w:asciiTheme="minorHAnsi" w:hAnsiTheme="minorHAnsi" w:cstheme="minorHAnsi"/>
          <w:sz w:val="22"/>
          <w:szCs w:val="22"/>
        </w:rPr>
      </w:pPr>
    </w:p>
    <w:p w14:paraId="543D543A" w14:textId="77777777" w:rsidR="00F16637" w:rsidRPr="009B1514" w:rsidRDefault="00F16637" w:rsidP="00F16637">
      <w:pPr>
        <w:rPr>
          <w:rFonts w:asciiTheme="minorHAnsi" w:hAnsiTheme="minorHAnsi" w:cstheme="minorHAnsi"/>
          <w:b/>
          <w:bCs/>
          <w:color w:val="808080" w:themeColor="background1" w:themeShade="80"/>
          <w:sz w:val="22"/>
          <w:szCs w:val="22"/>
        </w:rPr>
      </w:pPr>
      <w:r w:rsidRPr="009B1514">
        <w:rPr>
          <w:rFonts w:asciiTheme="minorHAnsi" w:hAnsiTheme="minorHAnsi" w:cstheme="minorHAnsi"/>
          <w:b/>
          <w:bCs/>
          <w:color w:val="808080" w:themeColor="background1" w:themeShade="80"/>
          <w:sz w:val="22"/>
          <w:szCs w:val="22"/>
        </w:rPr>
        <w:t># Apply the model to the OOT dataset</w:t>
      </w:r>
    </w:p>
    <w:p w14:paraId="4FD5198C" w14:textId="77777777" w:rsidR="00F16637" w:rsidRPr="00861586" w:rsidRDefault="00F16637" w:rsidP="00F16637">
      <w:pPr>
        <w:rPr>
          <w:rFonts w:asciiTheme="minorHAnsi" w:hAnsiTheme="minorHAnsi" w:cstheme="minorHAnsi"/>
          <w:sz w:val="22"/>
          <w:szCs w:val="22"/>
        </w:rPr>
      </w:pPr>
      <w:proofErr w:type="spellStart"/>
      <w:r w:rsidRPr="00861586">
        <w:rPr>
          <w:rFonts w:asciiTheme="minorHAnsi" w:hAnsiTheme="minorHAnsi" w:cstheme="minorHAnsi"/>
          <w:sz w:val="22"/>
          <w:szCs w:val="22"/>
        </w:rPr>
        <w:t>OOT_predictions</w:t>
      </w:r>
      <w:proofErr w:type="spellEnd"/>
      <w:r w:rsidRPr="00861586">
        <w:rPr>
          <w:rFonts w:asciiTheme="minorHAnsi" w:hAnsiTheme="minorHAnsi" w:cstheme="minorHAnsi"/>
          <w:sz w:val="22"/>
          <w:szCs w:val="22"/>
        </w:rPr>
        <w:t xml:space="preserve"> &lt;- predict(</w:t>
      </w:r>
      <w:proofErr w:type="spellStart"/>
      <w:r w:rsidRPr="00861586">
        <w:rPr>
          <w:rFonts w:asciiTheme="minorHAnsi" w:hAnsiTheme="minorHAnsi" w:cstheme="minorHAnsi"/>
          <w:sz w:val="22"/>
          <w:szCs w:val="22"/>
        </w:rPr>
        <w:t>best_model</w:t>
      </w:r>
      <w:proofErr w:type="spellEnd"/>
      <w:r w:rsidRPr="00861586">
        <w:rPr>
          <w:rFonts w:asciiTheme="minorHAnsi" w:hAnsiTheme="minorHAnsi" w:cstheme="minorHAnsi"/>
          <w:sz w:val="22"/>
          <w:szCs w:val="22"/>
        </w:rPr>
        <w:t xml:space="preserve">, </w:t>
      </w:r>
      <w:proofErr w:type="spellStart"/>
      <w:r w:rsidRPr="00861586">
        <w:rPr>
          <w:rFonts w:asciiTheme="minorHAnsi" w:hAnsiTheme="minorHAnsi" w:cstheme="minorHAnsi"/>
          <w:sz w:val="22"/>
          <w:szCs w:val="22"/>
        </w:rPr>
        <w:t>newdata</w:t>
      </w:r>
      <w:proofErr w:type="spellEnd"/>
      <w:r w:rsidRPr="00861586">
        <w:rPr>
          <w:rFonts w:asciiTheme="minorHAnsi" w:hAnsiTheme="minorHAnsi" w:cstheme="minorHAnsi"/>
          <w:sz w:val="22"/>
          <w:szCs w:val="22"/>
        </w:rPr>
        <w:t xml:space="preserve"> = </w:t>
      </w:r>
      <w:proofErr w:type="spellStart"/>
      <w:r w:rsidRPr="00861586">
        <w:rPr>
          <w:rFonts w:asciiTheme="minorHAnsi" w:hAnsiTheme="minorHAnsi" w:cstheme="minorHAnsi"/>
          <w:sz w:val="22"/>
          <w:szCs w:val="22"/>
        </w:rPr>
        <w:t>OOT_encoded</w:t>
      </w:r>
      <w:proofErr w:type="spellEnd"/>
      <w:r w:rsidRPr="00861586">
        <w:rPr>
          <w:rFonts w:asciiTheme="minorHAnsi" w:hAnsiTheme="minorHAnsi" w:cstheme="minorHAnsi"/>
          <w:sz w:val="22"/>
          <w:szCs w:val="22"/>
        </w:rPr>
        <w:t>[, predictors], type = "class")</w:t>
      </w:r>
    </w:p>
    <w:p w14:paraId="3D41FFF4" w14:textId="77777777" w:rsidR="00F16637" w:rsidRPr="00861586" w:rsidRDefault="00F16637" w:rsidP="00F16637">
      <w:pPr>
        <w:rPr>
          <w:rFonts w:asciiTheme="minorHAnsi" w:hAnsiTheme="minorHAnsi" w:cstheme="minorHAnsi"/>
          <w:sz w:val="22"/>
          <w:szCs w:val="22"/>
        </w:rPr>
      </w:pPr>
    </w:p>
    <w:p w14:paraId="2805034B" w14:textId="77777777" w:rsidR="00F16637" w:rsidRPr="009B1514" w:rsidRDefault="00F16637" w:rsidP="00F16637">
      <w:pPr>
        <w:rPr>
          <w:rFonts w:asciiTheme="minorHAnsi" w:hAnsiTheme="minorHAnsi" w:cstheme="minorHAnsi"/>
          <w:b/>
          <w:bCs/>
          <w:color w:val="808080" w:themeColor="background1" w:themeShade="80"/>
          <w:sz w:val="22"/>
          <w:szCs w:val="22"/>
        </w:rPr>
      </w:pPr>
      <w:r w:rsidRPr="009B1514">
        <w:rPr>
          <w:rFonts w:asciiTheme="minorHAnsi" w:hAnsiTheme="minorHAnsi" w:cstheme="minorHAnsi"/>
          <w:b/>
          <w:bCs/>
          <w:color w:val="808080" w:themeColor="background1" w:themeShade="80"/>
          <w:sz w:val="22"/>
          <w:szCs w:val="22"/>
        </w:rPr>
        <w:t xml:space="preserve"># Create performance metrics using caret's </w:t>
      </w:r>
      <w:proofErr w:type="spellStart"/>
      <w:r w:rsidRPr="009B1514">
        <w:rPr>
          <w:rFonts w:asciiTheme="minorHAnsi" w:hAnsiTheme="minorHAnsi" w:cstheme="minorHAnsi"/>
          <w:b/>
          <w:bCs/>
          <w:color w:val="808080" w:themeColor="background1" w:themeShade="80"/>
          <w:sz w:val="22"/>
          <w:szCs w:val="22"/>
        </w:rPr>
        <w:t>confusionMatrix</w:t>
      </w:r>
      <w:proofErr w:type="spellEnd"/>
      <w:r w:rsidRPr="009B1514">
        <w:rPr>
          <w:rFonts w:asciiTheme="minorHAnsi" w:hAnsiTheme="minorHAnsi" w:cstheme="minorHAnsi"/>
          <w:b/>
          <w:bCs/>
          <w:color w:val="808080" w:themeColor="background1" w:themeShade="80"/>
          <w:sz w:val="22"/>
          <w:szCs w:val="22"/>
        </w:rPr>
        <w:t xml:space="preserve"> function</w:t>
      </w:r>
    </w:p>
    <w:p w14:paraId="635C0AF1" w14:textId="77777777" w:rsidR="00F16637" w:rsidRPr="00861586" w:rsidRDefault="00F16637" w:rsidP="00F16637">
      <w:pPr>
        <w:rPr>
          <w:rFonts w:asciiTheme="minorHAnsi" w:hAnsiTheme="minorHAnsi" w:cstheme="minorHAnsi"/>
          <w:sz w:val="22"/>
          <w:szCs w:val="22"/>
        </w:rPr>
      </w:pPr>
      <w:r w:rsidRPr="00861586">
        <w:rPr>
          <w:rFonts w:asciiTheme="minorHAnsi" w:hAnsiTheme="minorHAnsi" w:cstheme="minorHAnsi"/>
          <w:sz w:val="22"/>
          <w:szCs w:val="22"/>
        </w:rPr>
        <w:t>print(</w:t>
      </w:r>
      <w:proofErr w:type="spellStart"/>
      <w:r w:rsidRPr="00861586">
        <w:rPr>
          <w:rFonts w:asciiTheme="minorHAnsi" w:hAnsiTheme="minorHAnsi" w:cstheme="minorHAnsi"/>
          <w:sz w:val="22"/>
          <w:szCs w:val="22"/>
        </w:rPr>
        <w:t>confusionMatrix</w:t>
      </w:r>
      <w:proofErr w:type="spellEnd"/>
      <w:r w:rsidRPr="00861586">
        <w:rPr>
          <w:rFonts w:asciiTheme="minorHAnsi" w:hAnsiTheme="minorHAnsi" w:cstheme="minorHAnsi"/>
          <w:sz w:val="22"/>
          <w:szCs w:val="22"/>
        </w:rPr>
        <w:t>(</w:t>
      </w:r>
      <w:proofErr w:type="spellStart"/>
      <w:r w:rsidRPr="00861586">
        <w:rPr>
          <w:rFonts w:asciiTheme="minorHAnsi" w:hAnsiTheme="minorHAnsi" w:cstheme="minorHAnsi"/>
          <w:sz w:val="22"/>
          <w:szCs w:val="22"/>
        </w:rPr>
        <w:t>as.factor</w:t>
      </w:r>
      <w:proofErr w:type="spellEnd"/>
      <w:r w:rsidRPr="00861586">
        <w:rPr>
          <w:rFonts w:asciiTheme="minorHAnsi" w:hAnsiTheme="minorHAnsi" w:cstheme="minorHAnsi"/>
          <w:sz w:val="22"/>
          <w:szCs w:val="22"/>
        </w:rPr>
        <w:t>(</w:t>
      </w:r>
      <w:proofErr w:type="spellStart"/>
      <w:r w:rsidRPr="00861586">
        <w:rPr>
          <w:rFonts w:asciiTheme="minorHAnsi" w:hAnsiTheme="minorHAnsi" w:cstheme="minorHAnsi"/>
          <w:sz w:val="22"/>
          <w:szCs w:val="22"/>
        </w:rPr>
        <w:t>OOT_predictions</w:t>
      </w:r>
      <w:proofErr w:type="spellEnd"/>
      <w:r w:rsidRPr="00861586">
        <w:rPr>
          <w:rFonts w:asciiTheme="minorHAnsi" w:hAnsiTheme="minorHAnsi" w:cstheme="minorHAnsi"/>
          <w:sz w:val="22"/>
          <w:szCs w:val="22"/>
        </w:rPr>
        <w:t xml:space="preserve">), </w:t>
      </w:r>
      <w:proofErr w:type="spellStart"/>
      <w:r w:rsidRPr="00861586">
        <w:rPr>
          <w:rFonts w:asciiTheme="minorHAnsi" w:hAnsiTheme="minorHAnsi" w:cstheme="minorHAnsi"/>
          <w:sz w:val="22"/>
          <w:szCs w:val="22"/>
        </w:rPr>
        <w:t>as.factor</w:t>
      </w:r>
      <w:proofErr w:type="spellEnd"/>
      <w:r w:rsidRPr="00861586">
        <w:rPr>
          <w:rFonts w:asciiTheme="minorHAnsi" w:hAnsiTheme="minorHAnsi" w:cstheme="minorHAnsi"/>
          <w:sz w:val="22"/>
          <w:szCs w:val="22"/>
        </w:rPr>
        <w:t>(</w:t>
      </w:r>
      <w:proofErr w:type="spellStart"/>
      <w:r w:rsidRPr="00861586">
        <w:rPr>
          <w:rFonts w:asciiTheme="minorHAnsi" w:hAnsiTheme="minorHAnsi" w:cstheme="minorHAnsi"/>
          <w:sz w:val="22"/>
          <w:szCs w:val="22"/>
        </w:rPr>
        <w:t>OOT_encoded$bad</w:t>
      </w:r>
      <w:proofErr w:type="spellEnd"/>
      <w:r w:rsidRPr="00861586">
        <w:rPr>
          <w:rFonts w:asciiTheme="minorHAnsi" w:hAnsiTheme="minorHAnsi" w:cstheme="minorHAnsi"/>
          <w:sz w:val="22"/>
          <w:szCs w:val="22"/>
        </w:rPr>
        <w:t>)))</w:t>
      </w:r>
    </w:p>
    <w:p w14:paraId="5D1CB051" w14:textId="77777777" w:rsidR="00F16637" w:rsidRPr="00861586" w:rsidRDefault="00F16637" w:rsidP="00F16637">
      <w:pPr>
        <w:rPr>
          <w:rFonts w:asciiTheme="minorHAnsi" w:hAnsiTheme="minorHAnsi" w:cstheme="minorHAnsi"/>
          <w:sz w:val="22"/>
          <w:szCs w:val="22"/>
        </w:rPr>
      </w:pPr>
    </w:p>
    <w:p w14:paraId="30A4FB6D" w14:textId="77777777" w:rsidR="00F16637" w:rsidRPr="009B1514" w:rsidRDefault="00F16637" w:rsidP="00F16637">
      <w:pPr>
        <w:rPr>
          <w:rFonts w:asciiTheme="minorHAnsi" w:hAnsiTheme="minorHAnsi" w:cstheme="minorHAnsi"/>
          <w:b/>
          <w:bCs/>
          <w:color w:val="808080" w:themeColor="background1" w:themeShade="80"/>
          <w:sz w:val="22"/>
          <w:szCs w:val="22"/>
        </w:rPr>
      </w:pPr>
      <w:r w:rsidRPr="009B1514">
        <w:rPr>
          <w:rFonts w:asciiTheme="minorHAnsi" w:hAnsiTheme="minorHAnsi" w:cstheme="minorHAnsi"/>
          <w:b/>
          <w:bCs/>
          <w:color w:val="808080" w:themeColor="background1" w:themeShade="80"/>
          <w:sz w:val="22"/>
          <w:szCs w:val="22"/>
        </w:rPr>
        <w:t xml:space="preserve"># Plot ROC curve using </w:t>
      </w:r>
      <w:proofErr w:type="spellStart"/>
      <w:r w:rsidRPr="009B1514">
        <w:rPr>
          <w:rFonts w:asciiTheme="minorHAnsi" w:hAnsiTheme="minorHAnsi" w:cstheme="minorHAnsi"/>
          <w:b/>
          <w:bCs/>
          <w:color w:val="808080" w:themeColor="background1" w:themeShade="80"/>
          <w:sz w:val="22"/>
          <w:szCs w:val="22"/>
        </w:rPr>
        <w:t>pROC</w:t>
      </w:r>
      <w:proofErr w:type="spellEnd"/>
      <w:r w:rsidRPr="009B1514">
        <w:rPr>
          <w:rFonts w:asciiTheme="minorHAnsi" w:hAnsiTheme="minorHAnsi" w:cstheme="minorHAnsi"/>
          <w:b/>
          <w:bCs/>
          <w:color w:val="808080" w:themeColor="background1" w:themeShade="80"/>
          <w:sz w:val="22"/>
          <w:szCs w:val="22"/>
        </w:rPr>
        <w:t xml:space="preserve"> package</w:t>
      </w:r>
    </w:p>
    <w:p w14:paraId="444E62EF" w14:textId="77777777" w:rsidR="00F16637" w:rsidRPr="00861586" w:rsidRDefault="00F16637" w:rsidP="00F16637">
      <w:pPr>
        <w:rPr>
          <w:rFonts w:asciiTheme="minorHAnsi" w:hAnsiTheme="minorHAnsi" w:cstheme="minorHAnsi"/>
          <w:sz w:val="22"/>
          <w:szCs w:val="22"/>
        </w:rPr>
      </w:pPr>
      <w:proofErr w:type="spellStart"/>
      <w:r w:rsidRPr="00861586">
        <w:rPr>
          <w:rFonts w:asciiTheme="minorHAnsi" w:hAnsiTheme="minorHAnsi" w:cstheme="minorHAnsi"/>
          <w:sz w:val="22"/>
          <w:szCs w:val="22"/>
        </w:rPr>
        <w:t>roc_obj</w:t>
      </w:r>
      <w:proofErr w:type="spellEnd"/>
      <w:r w:rsidRPr="00861586">
        <w:rPr>
          <w:rFonts w:asciiTheme="minorHAnsi" w:hAnsiTheme="minorHAnsi" w:cstheme="minorHAnsi"/>
          <w:sz w:val="22"/>
          <w:szCs w:val="22"/>
        </w:rPr>
        <w:t xml:space="preserve"> &lt;- roc(</w:t>
      </w:r>
      <w:proofErr w:type="spellStart"/>
      <w:r w:rsidRPr="00861586">
        <w:rPr>
          <w:rFonts w:asciiTheme="minorHAnsi" w:hAnsiTheme="minorHAnsi" w:cstheme="minorHAnsi"/>
          <w:sz w:val="22"/>
          <w:szCs w:val="22"/>
        </w:rPr>
        <w:t>OOT_encoded$bad</w:t>
      </w:r>
      <w:proofErr w:type="spellEnd"/>
      <w:r w:rsidRPr="00861586">
        <w:rPr>
          <w:rFonts w:asciiTheme="minorHAnsi" w:hAnsiTheme="minorHAnsi" w:cstheme="minorHAnsi"/>
          <w:sz w:val="22"/>
          <w:szCs w:val="22"/>
        </w:rPr>
        <w:t xml:space="preserve">, </w:t>
      </w:r>
      <w:proofErr w:type="spellStart"/>
      <w:r w:rsidRPr="00861586">
        <w:rPr>
          <w:rFonts w:asciiTheme="minorHAnsi" w:hAnsiTheme="minorHAnsi" w:cstheme="minorHAnsi"/>
          <w:sz w:val="22"/>
          <w:szCs w:val="22"/>
        </w:rPr>
        <w:t>as.numeric</w:t>
      </w:r>
      <w:proofErr w:type="spellEnd"/>
      <w:r w:rsidRPr="00861586">
        <w:rPr>
          <w:rFonts w:asciiTheme="minorHAnsi" w:hAnsiTheme="minorHAnsi" w:cstheme="minorHAnsi"/>
          <w:sz w:val="22"/>
          <w:szCs w:val="22"/>
        </w:rPr>
        <w:t>(</w:t>
      </w:r>
      <w:proofErr w:type="spellStart"/>
      <w:r w:rsidRPr="00861586">
        <w:rPr>
          <w:rFonts w:asciiTheme="minorHAnsi" w:hAnsiTheme="minorHAnsi" w:cstheme="minorHAnsi"/>
          <w:sz w:val="22"/>
          <w:szCs w:val="22"/>
        </w:rPr>
        <w:t>as.character</w:t>
      </w:r>
      <w:proofErr w:type="spellEnd"/>
      <w:r w:rsidRPr="00861586">
        <w:rPr>
          <w:rFonts w:asciiTheme="minorHAnsi" w:hAnsiTheme="minorHAnsi" w:cstheme="minorHAnsi"/>
          <w:sz w:val="22"/>
          <w:szCs w:val="22"/>
        </w:rPr>
        <w:t>(</w:t>
      </w:r>
      <w:proofErr w:type="spellStart"/>
      <w:r w:rsidRPr="00861586">
        <w:rPr>
          <w:rFonts w:asciiTheme="minorHAnsi" w:hAnsiTheme="minorHAnsi" w:cstheme="minorHAnsi"/>
          <w:sz w:val="22"/>
          <w:szCs w:val="22"/>
        </w:rPr>
        <w:t>OOT_predictions</w:t>
      </w:r>
      <w:proofErr w:type="spellEnd"/>
      <w:r w:rsidRPr="00861586">
        <w:rPr>
          <w:rFonts w:asciiTheme="minorHAnsi" w:hAnsiTheme="minorHAnsi" w:cstheme="minorHAnsi"/>
          <w:sz w:val="22"/>
          <w:szCs w:val="22"/>
        </w:rPr>
        <w:t>)))</w:t>
      </w:r>
    </w:p>
    <w:p w14:paraId="0E36389A" w14:textId="77777777" w:rsidR="00F16637" w:rsidRPr="00861586" w:rsidRDefault="00F16637" w:rsidP="00F16637">
      <w:pPr>
        <w:rPr>
          <w:rFonts w:asciiTheme="minorHAnsi" w:hAnsiTheme="minorHAnsi" w:cstheme="minorHAnsi"/>
          <w:sz w:val="22"/>
          <w:szCs w:val="22"/>
        </w:rPr>
      </w:pPr>
      <w:r w:rsidRPr="00861586">
        <w:rPr>
          <w:rFonts w:asciiTheme="minorHAnsi" w:hAnsiTheme="minorHAnsi" w:cstheme="minorHAnsi"/>
          <w:sz w:val="22"/>
          <w:szCs w:val="22"/>
        </w:rPr>
        <w:t>plot(</w:t>
      </w:r>
      <w:proofErr w:type="spellStart"/>
      <w:r w:rsidRPr="00861586">
        <w:rPr>
          <w:rFonts w:asciiTheme="minorHAnsi" w:hAnsiTheme="minorHAnsi" w:cstheme="minorHAnsi"/>
          <w:sz w:val="22"/>
          <w:szCs w:val="22"/>
        </w:rPr>
        <w:t>roc_obj</w:t>
      </w:r>
      <w:proofErr w:type="spellEnd"/>
      <w:r w:rsidRPr="00861586">
        <w:rPr>
          <w:rFonts w:asciiTheme="minorHAnsi" w:hAnsiTheme="minorHAnsi" w:cstheme="minorHAnsi"/>
          <w:sz w:val="22"/>
          <w:szCs w:val="22"/>
        </w:rPr>
        <w:t>, main="ROC Curve")</w:t>
      </w:r>
    </w:p>
    <w:p w14:paraId="51263440" w14:textId="77777777" w:rsidR="00F16637" w:rsidRDefault="00F16637" w:rsidP="00F16637">
      <w:pPr>
        <w:rPr>
          <w:rFonts w:asciiTheme="minorHAnsi" w:hAnsiTheme="minorHAnsi" w:cstheme="minorHAnsi"/>
          <w:sz w:val="22"/>
          <w:szCs w:val="22"/>
        </w:rPr>
      </w:pPr>
      <w:proofErr w:type="spellStart"/>
      <w:r w:rsidRPr="00861586">
        <w:rPr>
          <w:rFonts w:asciiTheme="minorHAnsi" w:hAnsiTheme="minorHAnsi" w:cstheme="minorHAnsi"/>
          <w:sz w:val="22"/>
          <w:szCs w:val="22"/>
        </w:rPr>
        <w:t>abline</w:t>
      </w:r>
      <w:proofErr w:type="spellEnd"/>
      <w:r w:rsidRPr="00861586">
        <w:rPr>
          <w:rFonts w:asciiTheme="minorHAnsi" w:hAnsiTheme="minorHAnsi" w:cstheme="minorHAnsi"/>
          <w:sz w:val="22"/>
          <w:szCs w:val="22"/>
        </w:rPr>
        <w:t>(a=0, b=1)</w:t>
      </w:r>
    </w:p>
    <w:p w14:paraId="41AF5FF4" w14:textId="77777777" w:rsidR="00F16637" w:rsidRDefault="00F16637" w:rsidP="00F16637">
      <w:pPr>
        <w:rPr>
          <w:rFonts w:asciiTheme="minorHAnsi" w:hAnsiTheme="minorHAnsi" w:cstheme="minorHAnsi"/>
          <w:sz w:val="22"/>
          <w:szCs w:val="22"/>
        </w:rPr>
      </w:pPr>
    </w:p>
    <w:p w14:paraId="0000F247" w14:textId="77777777" w:rsidR="00F16637" w:rsidRDefault="00F16637" w:rsidP="00F16637">
      <w:pPr>
        <w:rPr>
          <w:rFonts w:asciiTheme="minorHAnsi" w:hAnsiTheme="minorHAnsi" w:cstheme="minorHAnsi"/>
          <w:sz w:val="22"/>
          <w:szCs w:val="22"/>
        </w:rPr>
      </w:pPr>
    </w:p>
    <w:p w14:paraId="3F5B5114" w14:textId="77777777" w:rsidR="00F16637" w:rsidRDefault="00F16637" w:rsidP="00F16637">
      <w:pPr>
        <w:pStyle w:val="ACaptionHead"/>
        <w:ind w:left="0"/>
      </w:pPr>
      <w:r>
        <w:t>Program 5.6: SAS Decision Tree Script</w:t>
      </w:r>
    </w:p>
    <w:p w14:paraId="2D424A74"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p>
    <w:p w14:paraId="632F11C4"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color w:val="008000"/>
          <w:sz w:val="22"/>
          <w:szCs w:val="22"/>
          <w:shd w:val="clear" w:color="auto" w:fill="FFFFFF"/>
        </w:rPr>
        <w:t xml:space="preserve">/*LIBNAME </w:t>
      </w:r>
      <w:proofErr w:type="spellStart"/>
      <w:r w:rsidRPr="00714BB6">
        <w:rPr>
          <w:rFonts w:asciiTheme="minorHAnsi" w:hAnsiTheme="minorHAnsi" w:cstheme="minorHAnsi"/>
          <w:color w:val="008000"/>
          <w:sz w:val="22"/>
          <w:szCs w:val="22"/>
          <w:shd w:val="clear" w:color="auto" w:fill="FFFFFF"/>
        </w:rPr>
        <w:t>james</w:t>
      </w:r>
      <w:proofErr w:type="spellEnd"/>
      <w:r w:rsidRPr="00714BB6">
        <w:rPr>
          <w:rFonts w:asciiTheme="minorHAnsi" w:hAnsiTheme="minorHAnsi" w:cstheme="minorHAnsi"/>
          <w:color w:val="008000"/>
          <w:sz w:val="22"/>
          <w:szCs w:val="22"/>
          <w:shd w:val="clear" w:color="auto" w:fill="FFFFFF"/>
        </w:rPr>
        <w:t xml:space="preserve"> 'INPUT FILE PATHWAY';*/</w:t>
      </w:r>
    </w:p>
    <w:p w14:paraId="1FC96CF0"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p>
    <w:p w14:paraId="0D64F9C6"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color w:val="008000"/>
          <w:sz w:val="22"/>
          <w:szCs w:val="22"/>
          <w:shd w:val="clear" w:color="auto" w:fill="FFFFFF"/>
        </w:rPr>
        <w:t>/* Load the data */</w:t>
      </w:r>
    </w:p>
    <w:p w14:paraId="75CED873"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b/>
          <w:bCs/>
          <w:color w:val="000080"/>
          <w:sz w:val="22"/>
          <w:szCs w:val="22"/>
          <w:shd w:val="clear" w:color="auto" w:fill="FFFFFF"/>
        </w:rPr>
        <w:lastRenderedPageBreak/>
        <w:t>DATA</w:t>
      </w:r>
      <w:r w:rsidRPr="00714BB6">
        <w:rPr>
          <w:rFonts w:asciiTheme="minorHAnsi" w:hAnsiTheme="minorHAnsi" w:cstheme="minorHAnsi"/>
          <w:color w:val="000000"/>
          <w:sz w:val="22"/>
          <w:szCs w:val="22"/>
          <w:shd w:val="clear" w:color="auto" w:fill="FFFFFF"/>
        </w:rPr>
        <w:t xml:space="preserve"> </w:t>
      </w:r>
      <w:proofErr w:type="spellStart"/>
      <w:r w:rsidRPr="00714BB6">
        <w:rPr>
          <w:rFonts w:asciiTheme="minorHAnsi" w:hAnsiTheme="minorHAnsi" w:cstheme="minorHAnsi"/>
          <w:color w:val="000000"/>
          <w:sz w:val="22"/>
          <w:szCs w:val="22"/>
          <w:shd w:val="clear" w:color="auto" w:fill="FFFFFF"/>
        </w:rPr>
        <w:t>train_encoded</w:t>
      </w:r>
      <w:proofErr w:type="spellEnd"/>
      <w:r w:rsidRPr="00714BB6">
        <w:rPr>
          <w:rFonts w:asciiTheme="minorHAnsi" w:hAnsiTheme="minorHAnsi" w:cstheme="minorHAnsi"/>
          <w:color w:val="000000"/>
          <w:sz w:val="22"/>
          <w:szCs w:val="22"/>
          <w:shd w:val="clear" w:color="auto" w:fill="FFFFFF"/>
        </w:rPr>
        <w:t>;</w:t>
      </w:r>
    </w:p>
    <w:p w14:paraId="1B52A479"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color w:val="0000FF"/>
          <w:sz w:val="22"/>
          <w:szCs w:val="22"/>
          <w:shd w:val="clear" w:color="auto" w:fill="FFFFFF"/>
        </w:rPr>
        <w:t>SET</w:t>
      </w:r>
      <w:r w:rsidRPr="00714BB6">
        <w:rPr>
          <w:rFonts w:asciiTheme="minorHAnsi" w:hAnsiTheme="minorHAnsi" w:cstheme="minorHAnsi"/>
          <w:color w:val="000000"/>
          <w:sz w:val="22"/>
          <w:szCs w:val="22"/>
          <w:shd w:val="clear" w:color="auto" w:fill="FFFFFF"/>
        </w:rPr>
        <w:t xml:space="preserve"> </w:t>
      </w:r>
      <w:proofErr w:type="spellStart"/>
      <w:r w:rsidRPr="00714BB6">
        <w:rPr>
          <w:rFonts w:asciiTheme="minorHAnsi" w:hAnsiTheme="minorHAnsi" w:cstheme="minorHAnsi"/>
          <w:color w:val="000000"/>
          <w:sz w:val="22"/>
          <w:szCs w:val="22"/>
          <w:shd w:val="clear" w:color="auto" w:fill="FFFFFF"/>
        </w:rPr>
        <w:t>james.train_encoded</w:t>
      </w:r>
      <w:proofErr w:type="spellEnd"/>
      <w:r w:rsidRPr="00714BB6">
        <w:rPr>
          <w:rFonts w:asciiTheme="minorHAnsi" w:hAnsiTheme="minorHAnsi" w:cstheme="minorHAnsi"/>
          <w:color w:val="000000"/>
          <w:sz w:val="22"/>
          <w:szCs w:val="22"/>
          <w:shd w:val="clear" w:color="auto" w:fill="FFFFFF"/>
        </w:rPr>
        <w:t>;</w:t>
      </w:r>
    </w:p>
    <w:p w14:paraId="4C7C70A0"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b/>
          <w:bCs/>
          <w:color w:val="000080"/>
          <w:sz w:val="22"/>
          <w:szCs w:val="22"/>
          <w:shd w:val="clear" w:color="auto" w:fill="FFFFFF"/>
        </w:rPr>
        <w:t>RUN</w:t>
      </w:r>
      <w:r w:rsidRPr="00714BB6">
        <w:rPr>
          <w:rFonts w:asciiTheme="minorHAnsi" w:hAnsiTheme="minorHAnsi" w:cstheme="minorHAnsi"/>
          <w:color w:val="000000"/>
          <w:sz w:val="22"/>
          <w:szCs w:val="22"/>
          <w:shd w:val="clear" w:color="auto" w:fill="FFFFFF"/>
        </w:rPr>
        <w:t>;</w:t>
      </w:r>
    </w:p>
    <w:p w14:paraId="5CF98C94"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p>
    <w:p w14:paraId="6C92FD87"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b/>
          <w:bCs/>
          <w:color w:val="000080"/>
          <w:sz w:val="22"/>
          <w:szCs w:val="22"/>
          <w:shd w:val="clear" w:color="auto" w:fill="FFFFFF"/>
        </w:rPr>
        <w:t>DATA</w:t>
      </w:r>
      <w:r w:rsidRPr="00714BB6">
        <w:rPr>
          <w:rFonts w:asciiTheme="minorHAnsi" w:hAnsiTheme="minorHAnsi" w:cstheme="minorHAnsi"/>
          <w:color w:val="000000"/>
          <w:sz w:val="22"/>
          <w:szCs w:val="22"/>
          <w:shd w:val="clear" w:color="auto" w:fill="FFFFFF"/>
        </w:rPr>
        <w:t xml:space="preserve"> </w:t>
      </w:r>
      <w:proofErr w:type="spellStart"/>
      <w:r w:rsidRPr="00714BB6">
        <w:rPr>
          <w:rFonts w:asciiTheme="minorHAnsi" w:hAnsiTheme="minorHAnsi" w:cstheme="minorHAnsi"/>
          <w:color w:val="000000"/>
          <w:sz w:val="22"/>
          <w:szCs w:val="22"/>
          <w:shd w:val="clear" w:color="auto" w:fill="FFFFFF"/>
        </w:rPr>
        <w:t>oot_encoded</w:t>
      </w:r>
      <w:proofErr w:type="spellEnd"/>
      <w:r w:rsidRPr="00714BB6">
        <w:rPr>
          <w:rFonts w:asciiTheme="minorHAnsi" w:hAnsiTheme="minorHAnsi" w:cstheme="minorHAnsi"/>
          <w:color w:val="000000"/>
          <w:sz w:val="22"/>
          <w:szCs w:val="22"/>
          <w:shd w:val="clear" w:color="auto" w:fill="FFFFFF"/>
        </w:rPr>
        <w:t>;</w:t>
      </w:r>
    </w:p>
    <w:p w14:paraId="5E15163B"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color w:val="0000FF"/>
          <w:sz w:val="22"/>
          <w:szCs w:val="22"/>
          <w:shd w:val="clear" w:color="auto" w:fill="FFFFFF"/>
        </w:rPr>
        <w:t>SET</w:t>
      </w:r>
      <w:r w:rsidRPr="00714BB6">
        <w:rPr>
          <w:rFonts w:asciiTheme="minorHAnsi" w:hAnsiTheme="minorHAnsi" w:cstheme="minorHAnsi"/>
          <w:color w:val="000000"/>
          <w:sz w:val="22"/>
          <w:szCs w:val="22"/>
          <w:shd w:val="clear" w:color="auto" w:fill="FFFFFF"/>
        </w:rPr>
        <w:t xml:space="preserve"> </w:t>
      </w:r>
      <w:proofErr w:type="spellStart"/>
      <w:r w:rsidRPr="00714BB6">
        <w:rPr>
          <w:rFonts w:asciiTheme="minorHAnsi" w:hAnsiTheme="minorHAnsi" w:cstheme="minorHAnsi"/>
          <w:color w:val="000000"/>
          <w:sz w:val="22"/>
          <w:szCs w:val="22"/>
          <w:shd w:val="clear" w:color="auto" w:fill="FFFFFF"/>
        </w:rPr>
        <w:t>james.oot_encoded</w:t>
      </w:r>
      <w:proofErr w:type="spellEnd"/>
      <w:r w:rsidRPr="00714BB6">
        <w:rPr>
          <w:rFonts w:asciiTheme="minorHAnsi" w:hAnsiTheme="minorHAnsi" w:cstheme="minorHAnsi"/>
          <w:color w:val="000000"/>
          <w:sz w:val="22"/>
          <w:szCs w:val="22"/>
          <w:shd w:val="clear" w:color="auto" w:fill="FFFFFF"/>
        </w:rPr>
        <w:t>;</w:t>
      </w:r>
    </w:p>
    <w:p w14:paraId="6A02CEBE"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b/>
          <w:bCs/>
          <w:color w:val="000080"/>
          <w:sz w:val="22"/>
          <w:szCs w:val="22"/>
          <w:shd w:val="clear" w:color="auto" w:fill="FFFFFF"/>
        </w:rPr>
        <w:t>RUN</w:t>
      </w:r>
      <w:r w:rsidRPr="00714BB6">
        <w:rPr>
          <w:rFonts w:asciiTheme="minorHAnsi" w:hAnsiTheme="minorHAnsi" w:cstheme="minorHAnsi"/>
          <w:color w:val="000000"/>
          <w:sz w:val="22"/>
          <w:szCs w:val="22"/>
          <w:shd w:val="clear" w:color="auto" w:fill="FFFFFF"/>
        </w:rPr>
        <w:t>;</w:t>
      </w:r>
    </w:p>
    <w:p w14:paraId="08C22BCA"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p>
    <w:p w14:paraId="1C1692EA"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color w:val="008000"/>
          <w:sz w:val="22"/>
          <w:szCs w:val="22"/>
          <w:shd w:val="clear" w:color="auto" w:fill="FFFFFF"/>
        </w:rPr>
        <w:t>/* Define the variables to exclude to avoid the dummy variable trap */</w:t>
      </w:r>
    </w:p>
    <w:p w14:paraId="290EED22"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color w:val="0000FF"/>
          <w:sz w:val="22"/>
          <w:szCs w:val="22"/>
          <w:shd w:val="clear" w:color="auto" w:fill="FFFFFF"/>
        </w:rPr>
        <w:t>%LET</w:t>
      </w:r>
      <w:r w:rsidRPr="00714BB6">
        <w:rPr>
          <w:rFonts w:asciiTheme="minorHAnsi" w:hAnsiTheme="minorHAnsi" w:cstheme="minorHAnsi"/>
          <w:color w:val="000000"/>
          <w:sz w:val="22"/>
          <w:szCs w:val="22"/>
          <w:shd w:val="clear" w:color="auto" w:fill="FFFFFF"/>
        </w:rPr>
        <w:t xml:space="preserve"> </w:t>
      </w:r>
      <w:proofErr w:type="spellStart"/>
      <w:r w:rsidRPr="00714BB6">
        <w:rPr>
          <w:rFonts w:asciiTheme="minorHAnsi" w:hAnsiTheme="minorHAnsi" w:cstheme="minorHAnsi"/>
          <w:color w:val="000000"/>
          <w:sz w:val="22"/>
          <w:szCs w:val="22"/>
          <w:shd w:val="clear" w:color="auto" w:fill="FFFFFF"/>
        </w:rPr>
        <w:t>excluded_variables</w:t>
      </w:r>
      <w:proofErr w:type="spellEnd"/>
      <w:r w:rsidRPr="00714BB6">
        <w:rPr>
          <w:rFonts w:asciiTheme="minorHAnsi" w:hAnsiTheme="minorHAnsi" w:cstheme="minorHAnsi"/>
          <w:color w:val="000000"/>
          <w:sz w:val="22"/>
          <w:szCs w:val="22"/>
          <w:shd w:val="clear" w:color="auto" w:fill="FFFFFF"/>
        </w:rPr>
        <w:t xml:space="preserve"> = id bad emp_length_3years term_36months </w:t>
      </w:r>
      <w:proofErr w:type="spellStart"/>
      <w:r w:rsidRPr="00714BB6">
        <w:rPr>
          <w:rFonts w:asciiTheme="minorHAnsi" w:hAnsiTheme="minorHAnsi" w:cstheme="minorHAnsi"/>
          <w:color w:val="000000"/>
          <w:sz w:val="22"/>
          <w:szCs w:val="22"/>
          <w:shd w:val="clear" w:color="auto" w:fill="FFFFFF"/>
        </w:rPr>
        <w:t>grade_g</w:t>
      </w:r>
      <w:proofErr w:type="spellEnd"/>
      <w:r w:rsidRPr="00714BB6">
        <w:rPr>
          <w:rFonts w:asciiTheme="minorHAnsi" w:hAnsiTheme="minorHAnsi" w:cstheme="minorHAnsi"/>
          <w:color w:val="000000"/>
          <w:sz w:val="22"/>
          <w:szCs w:val="22"/>
          <w:shd w:val="clear" w:color="auto" w:fill="FFFFFF"/>
        </w:rPr>
        <w:t xml:space="preserve"> sub_grade_b4 </w:t>
      </w:r>
    </w:p>
    <w:p w14:paraId="3CABE7D3"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proofErr w:type="spellStart"/>
      <w:r w:rsidRPr="00714BB6">
        <w:rPr>
          <w:rFonts w:asciiTheme="minorHAnsi" w:hAnsiTheme="minorHAnsi" w:cstheme="minorHAnsi"/>
          <w:color w:val="000000"/>
          <w:sz w:val="22"/>
          <w:szCs w:val="22"/>
          <w:shd w:val="clear" w:color="auto" w:fill="FFFFFF"/>
        </w:rPr>
        <w:t>verification_status_sourceverifi</w:t>
      </w:r>
      <w:proofErr w:type="spellEnd"/>
      <w:r w:rsidRPr="00714BB6">
        <w:rPr>
          <w:rFonts w:asciiTheme="minorHAnsi" w:hAnsiTheme="minorHAnsi" w:cstheme="minorHAnsi"/>
          <w:color w:val="000000"/>
          <w:sz w:val="22"/>
          <w:szCs w:val="22"/>
          <w:shd w:val="clear" w:color="auto" w:fill="FFFFFF"/>
        </w:rPr>
        <w:t xml:space="preserve"> </w:t>
      </w:r>
      <w:proofErr w:type="spellStart"/>
      <w:r w:rsidRPr="00714BB6">
        <w:rPr>
          <w:rFonts w:asciiTheme="minorHAnsi" w:hAnsiTheme="minorHAnsi" w:cstheme="minorHAnsi"/>
          <w:color w:val="000000"/>
          <w:sz w:val="22"/>
          <w:szCs w:val="22"/>
          <w:shd w:val="clear" w:color="auto" w:fill="FFFFFF"/>
        </w:rPr>
        <w:t>purpose_home_improvement</w:t>
      </w:r>
      <w:proofErr w:type="spellEnd"/>
      <w:r w:rsidRPr="00714BB6">
        <w:rPr>
          <w:rFonts w:asciiTheme="minorHAnsi" w:hAnsiTheme="minorHAnsi" w:cstheme="minorHAnsi"/>
          <w:color w:val="000000"/>
          <w:sz w:val="22"/>
          <w:szCs w:val="22"/>
          <w:shd w:val="clear" w:color="auto" w:fill="FFFFFF"/>
        </w:rPr>
        <w:t xml:space="preserve"> </w:t>
      </w:r>
      <w:proofErr w:type="spellStart"/>
      <w:r w:rsidRPr="00714BB6">
        <w:rPr>
          <w:rFonts w:asciiTheme="minorHAnsi" w:hAnsiTheme="minorHAnsi" w:cstheme="minorHAnsi"/>
          <w:color w:val="000000"/>
          <w:sz w:val="22"/>
          <w:szCs w:val="22"/>
          <w:shd w:val="clear" w:color="auto" w:fill="FFFFFF"/>
        </w:rPr>
        <w:t>home_ownership_rent</w:t>
      </w:r>
      <w:proofErr w:type="spellEnd"/>
      <w:r w:rsidRPr="00714BB6">
        <w:rPr>
          <w:rFonts w:asciiTheme="minorHAnsi" w:hAnsiTheme="minorHAnsi" w:cstheme="minorHAnsi"/>
          <w:color w:val="000000"/>
          <w:sz w:val="22"/>
          <w:szCs w:val="22"/>
          <w:shd w:val="clear" w:color="auto" w:fill="FFFFFF"/>
        </w:rPr>
        <w:t xml:space="preserve"> </w:t>
      </w:r>
      <w:proofErr w:type="spellStart"/>
      <w:r w:rsidRPr="00714BB6">
        <w:rPr>
          <w:rFonts w:asciiTheme="minorHAnsi" w:hAnsiTheme="minorHAnsi" w:cstheme="minorHAnsi"/>
          <w:color w:val="000000"/>
          <w:sz w:val="22"/>
          <w:szCs w:val="22"/>
          <w:shd w:val="clear" w:color="auto" w:fill="FFFFFF"/>
        </w:rPr>
        <w:t>application_type_jointapp</w:t>
      </w:r>
      <w:proofErr w:type="spellEnd"/>
      <w:r w:rsidRPr="00714BB6">
        <w:rPr>
          <w:rFonts w:asciiTheme="minorHAnsi" w:hAnsiTheme="minorHAnsi" w:cstheme="minorHAnsi"/>
          <w:color w:val="000000"/>
          <w:sz w:val="22"/>
          <w:szCs w:val="22"/>
          <w:shd w:val="clear" w:color="auto" w:fill="FFFFFF"/>
        </w:rPr>
        <w:t>;</w:t>
      </w:r>
    </w:p>
    <w:p w14:paraId="29E96584"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p>
    <w:p w14:paraId="79E846F3"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color w:val="008000"/>
          <w:sz w:val="22"/>
          <w:szCs w:val="22"/>
          <w:shd w:val="clear" w:color="auto" w:fill="FFFFFF"/>
        </w:rPr>
        <w:t>/* Create global variable for predictors */</w:t>
      </w:r>
    </w:p>
    <w:p w14:paraId="5EF6DBDA"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b/>
          <w:bCs/>
          <w:color w:val="000080"/>
          <w:sz w:val="22"/>
          <w:szCs w:val="22"/>
          <w:shd w:val="clear" w:color="auto" w:fill="FFFFFF"/>
        </w:rPr>
        <w:t>PROC</w:t>
      </w: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b/>
          <w:bCs/>
          <w:color w:val="000080"/>
          <w:sz w:val="22"/>
          <w:szCs w:val="22"/>
          <w:shd w:val="clear" w:color="auto" w:fill="FFFFFF"/>
        </w:rPr>
        <w:t>CONTENTS</w:t>
      </w: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color w:val="0000FF"/>
          <w:sz w:val="22"/>
          <w:szCs w:val="22"/>
          <w:shd w:val="clear" w:color="auto" w:fill="FFFFFF"/>
        </w:rPr>
        <w:t>NOPRINT</w:t>
      </w: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color w:val="0000FF"/>
          <w:sz w:val="22"/>
          <w:szCs w:val="22"/>
          <w:shd w:val="clear" w:color="auto" w:fill="FFFFFF"/>
        </w:rPr>
        <w:t>DATA</w:t>
      </w:r>
      <w:r w:rsidRPr="00714BB6">
        <w:rPr>
          <w:rFonts w:asciiTheme="minorHAnsi" w:hAnsiTheme="minorHAnsi" w:cstheme="minorHAnsi"/>
          <w:color w:val="000000"/>
          <w:sz w:val="22"/>
          <w:szCs w:val="22"/>
          <w:shd w:val="clear" w:color="auto" w:fill="FFFFFF"/>
        </w:rPr>
        <w:t xml:space="preserve"> = </w:t>
      </w:r>
      <w:proofErr w:type="spellStart"/>
      <w:r w:rsidRPr="00714BB6">
        <w:rPr>
          <w:rFonts w:asciiTheme="minorHAnsi" w:hAnsiTheme="minorHAnsi" w:cstheme="minorHAnsi"/>
          <w:color w:val="000000"/>
          <w:sz w:val="22"/>
          <w:szCs w:val="22"/>
          <w:shd w:val="clear" w:color="auto" w:fill="FFFFFF"/>
        </w:rPr>
        <w:t>train_encoded</w:t>
      </w:r>
      <w:proofErr w:type="spellEnd"/>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color w:val="0000FF"/>
          <w:sz w:val="22"/>
          <w:szCs w:val="22"/>
          <w:shd w:val="clear" w:color="auto" w:fill="FFFFFF"/>
        </w:rPr>
        <w:t>DROP</w:t>
      </w:r>
      <w:r w:rsidRPr="00714BB6">
        <w:rPr>
          <w:rFonts w:asciiTheme="minorHAnsi" w:hAnsiTheme="minorHAnsi" w:cstheme="minorHAnsi"/>
          <w:color w:val="000000"/>
          <w:sz w:val="22"/>
          <w:szCs w:val="22"/>
          <w:shd w:val="clear" w:color="auto" w:fill="FFFFFF"/>
        </w:rPr>
        <w:t>= id bad &amp;</w:t>
      </w:r>
      <w:proofErr w:type="spellStart"/>
      <w:r w:rsidRPr="00714BB6">
        <w:rPr>
          <w:rFonts w:asciiTheme="minorHAnsi" w:hAnsiTheme="minorHAnsi" w:cstheme="minorHAnsi"/>
          <w:color w:val="008080"/>
          <w:sz w:val="22"/>
          <w:szCs w:val="22"/>
          <w:shd w:val="clear" w:color="auto" w:fill="FFFFFF"/>
        </w:rPr>
        <w:t>excluded_variables</w:t>
      </w:r>
      <w:proofErr w:type="spellEnd"/>
      <w:r w:rsidRPr="00714BB6">
        <w:rPr>
          <w:rFonts w:asciiTheme="minorHAnsi" w:hAnsiTheme="minorHAnsi" w:cstheme="minorHAnsi"/>
          <w:color w:val="008080"/>
          <w:sz w:val="22"/>
          <w:szCs w:val="22"/>
          <w:shd w:val="clear" w:color="auto" w:fill="FFFFFF"/>
        </w:rPr>
        <w:t>.</w:t>
      </w: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color w:val="0000FF"/>
          <w:sz w:val="22"/>
          <w:szCs w:val="22"/>
          <w:shd w:val="clear" w:color="auto" w:fill="FFFFFF"/>
        </w:rPr>
        <w:t>OUT</w:t>
      </w:r>
      <w:r w:rsidRPr="00714BB6">
        <w:rPr>
          <w:rFonts w:asciiTheme="minorHAnsi" w:hAnsiTheme="minorHAnsi" w:cstheme="minorHAnsi"/>
          <w:color w:val="000000"/>
          <w:sz w:val="22"/>
          <w:szCs w:val="22"/>
          <w:shd w:val="clear" w:color="auto" w:fill="FFFFFF"/>
        </w:rPr>
        <w:t xml:space="preserve"> = var (</w:t>
      </w:r>
      <w:r w:rsidRPr="00714BB6">
        <w:rPr>
          <w:rFonts w:asciiTheme="minorHAnsi" w:hAnsiTheme="minorHAnsi" w:cstheme="minorHAnsi"/>
          <w:color w:val="0000FF"/>
          <w:sz w:val="22"/>
          <w:szCs w:val="22"/>
          <w:shd w:val="clear" w:color="auto" w:fill="FFFFFF"/>
        </w:rPr>
        <w:t>KEEP</w:t>
      </w:r>
      <w:r w:rsidRPr="00714BB6">
        <w:rPr>
          <w:rFonts w:asciiTheme="minorHAnsi" w:hAnsiTheme="minorHAnsi" w:cstheme="minorHAnsi"/>
          <w:color w:val="000000"/>
          <w:sz w:val="22"/>
          <w:szCs w:val="22"/>
          <w:shd w:val="clear" w:color="auto" w:fill="FFFFFF"/>
        </w:rPr>
        <w:t xml:space="preserve"> = name); </w:t>
      </w:r>
      <w:r w:rsidRPr="00714BB6">
        <w:rPr>
          <w:rFonts w:asciiTheme="minorHAnsi" w:hAnsiTheme="minorHAnsi" w:cstheme="minorHAnsi"/>
          <w:b/>
          <w:bCs/>
          <w:color w:val="000080"/>
          <w:sz w:val="22"/>
          <w:szCs w:val="22"/>
          <w:shd w:val="clear" w:color="auto" w:fill="FFFFFF"/>
        </w:rPr>
        <w:t>RUN</w:t>
      </w:r>
      <w:r w:rsidRPr="00714BB6">
        <w:rPr>
          <w:rFonts w:asciiTheme="minorHAnsi" w:hAnsiTheme="minorHAnsi" w:cstheme="minorHAnsi"/>
          <w:color w:val="000000"/>
          <w:sz w:val="22"/>
          <w:szCs w:val="22"/>
          <w:shd w:val="clear" w:color="auto" w:fill="FFFFFF"/>
        </w:rPr>
        <w:t>;</w:t>
      </w:r>
    </w:p>
    <w:p w14:paraId="3F5D1289"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b/>
          <w:bCs/>
          <w:color w:val="000080"/>
          <w:sz w:val="22"/>
          <w:szCs w:val="22"/>
          <w:shd w:val="clear" w:color="auto" w:fill="FFFFFF"/>
        </w:rPr>
        <w:t>PROC</w:t>
      </w: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b/>
          <w:bCs/>
          <w:color w:val="000080"/>
          <w:sz w:val="22"/>
          <w:szCs w:val="22"/>
          <w:shd w:val="clear" w:color="auto" w:fill="FFFFFF"/>
        </w:rPr>
        <w:t>SQL</w:t>
      </w: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color w:val="0000FF"/>
          <w:sz w:val="22"/>
          <w:szCs w:val="22"/>
          <w:shd w:val="clear" w:color="auto" w:fill="FFFFFF"/>
        </w:rPr>
        <w:t>NOPRINT</w:t>
      </w: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color w:val="0000FF"/>
          <w:sz w:val="22"/>
          <w:szCs w:val="22"/>
          <w:shd w:val="clear" w:color="auto" w:fill="FFFFFF"/>
        </w:rPr>
        <w:t>SELECT</w:t>
      </w:r>
      <w:r w:rsidRPr="00714BB6">
        <w:rPr>
          <w:rFonts w:asciiTheme="minorHAnsi" w:hAnsiTheme="minorHAnsi" w:cstheme="minorHAnsi"/>
          <w:color w:val="000000"/>
          <w:sz w:val="22"/>
          <w:szCs w:val="22"/>
          <w:shd w:val="clear" w:color="auto" w:fill="FFFFFF"/>
        </w:rPr>
        <w:t xml:space="preserve"> name </w:t>
      </w:r>
      <w:proofErr w:type="spellStart"/>
      <w:r w:rsidRPr="00714BB6">
        <w:rPr>
          <w:rFonts w:asciiTheme="minorHAnsi" w:hAnsiTheme="minorHAnsi" w:cstheme="minorHAnsi"/>
          <w:color w:val="0000FF"/>
          <w:sz w:val="22"/>
          <w:szCs w:val="22"/>
          <w:shd w:val="clear" w:color="auto" w:fill="FFFFFF"/>
        </w:rPr>
        <w:t>INTO</w:t>
      </w:r>
      <w:r w:rsidRPr="00714BB6">
        <w:rPr>
          <w:rFonts w:asciiTheme="minorHAnsi" w:hAnsiTheme="minorHAnsi" w:cstheme="minorHAnsi"/>
          <w:color w:val="000000"/>
          <w:sz w:val="22"/>
          <w:szCs w:val="22"/>
          <w:shd w:val="clear" w:color="auto" w:fill="FFFFFF"/>
        </w:rPr>
        <w:t>:predictors</w:t>
      </w:r>
      <w:proofErr w:type="spellEnd"/>
      <w:r w:rsidRPr="00714BB6">
        <w:rPr>
          <w:rFonts w:asciiTheme="minorHAnsi" w:hAnsiTheme="minorHAnsi" w:cstheme="minorHAnsi"/>
          <w:color w:val="000000"/>
          <w:sz w:val="22"/>
          <w:szCs w:val="22"/>
          <w:shd w:val="clear" w:color="auto" w:fill="FFFFFF"/>
        </w:rPr>
        <w:t xml:space="preserve"> SEPARATED BY </w:t>
      </w:r>
      <w:r w:rsidRPr="00714BB6">
        <w:rPr>
          <w:rFonts w:asciiTheme="minorHAnsi" w:hAnsiTheme="minorHAnsi" w:cstheme="minorHAnsi"/>
          <w:color w:val="800080"/>
          <w:sz w:val="22"/>
          <w:szCs w:val="22"/>
          <w:shd w:val="clear" w:color="auto" w:fill="FFFFFF"/>
        </w:rPr>
        <w:t>" "</w:t>
      </w: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color w:val="0000FF"/>
          <w:sz w:val="22"/>
          <w:szCs w:val="22"/>
          <w:shd w:val="clear" w:color="auto" w:fill="FFFFFF"/>
        </w:rPr>
        <w:t>FROM</w:t>
      </w:r>
      <w:r w:rsidRPr="00714BB6">
        <w:rPr>
          <w:rFonts w:asciiTheme="minorHAnsi" w:hAnsiTheme="minorHAnsi" w:cstheme="minorHAnsi"/>
          <w:color w:val="000000"/>
          <w:sz w:val="22"/>
          <w:szCs w:val="22"/>
          <w:shd w:val="clear" w:color="auto" w:fill="FFFFFF"/>
        </w:rPr>
        <w:t xml:space="preserve"> var; </w:t>
      </w:r>
      <w:r w:rsidRPr="00714BB6">
        <w:rPr>
          <w:rFonts w:asciiTheme="minorHAnsi" w:hAnsiTheme="minorHAnsi" w:cstheme="minorHAnsi"/>
          <w:b/>
          <w:bCs/>
          <w:color w:val="000080"/>
          <w:sz w:val="22"/>
          <w:szCs w:val="22"/>
          <w:shd w:val="clear" w:color="auto" w:fill="FFFFFF"/>
        </w:rPr>
        <w:t>QUIT</w:t>
      </w:r>
      <w:r w:rsidRPr="00714BB6">
        <w:rPr>
          <w:rFonts w:asciiTheme="minorHAnsi" w:hAnsiTheme="minorHAnsi" w:cstheme="minorHAnsi"/>
          <w:color w:val="000000"/>
          <w:sz w:val="22"/>
          <w:szCs w:val="22"/>
          <w:shd w:val="clear" w:color="auto" w:fill="FFFFFF"/>
        </w:rPr>
        <w:t>;</w:t>
      </w:r>
    </w:p>
    <w:p w14:paraId="709CF186"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color w:val="0000FF"/>
          <w:sz w:val="22"/>
          <w:szCs w:val="22"/>
          <w:shd w:val="clear" w:color="auto" w:fill="FFFFFF"/>
        </w:rPr>
        <w:t>%PUT</w:t>
      </w:r>
      <w:r w:rsidRPr="00714BB6">
        <w:rPr>
          <w:rFonts w:asciiTheme="minorHAnsi" w:hAnsiTheme="minorHAnsi" w:cstheme="minorHAnsi"/>
          <w:color w:val="000000"/>
          <w:sz w:val="22"/>
          <w:szCs w:val="22"/>
          <w:shd w:val="clear" w:color="auto" w:fill="FFFFFF"/>
        </w:rPr>
        <w:t xml:space="preserve"> &amp;predictors; </w:t>
      </w:r>
      <w:r w:rsidRPr="00714BB6">
        <w:rPr>
          <w:rFonts w:asciiTheme="minorHAnsi" w:hAnsiTheme="minorHAnsi" w:cstheme="minorHAnsi"/>
          <w:b/>
          <w:bCs/>
          <w:color w:val="000080"/>
          <w:sz w:val="22"/>
          <w:szCs w:val="22"/>
          <w:shd w:val="clear" w:color="auto" w:fill="FFFFFF"/>
        </w:rPr>
        <w:t>RUN</w:t>
      </w:r>
      <w:r w:rsidRPr="00714BB6">
        <w:rPr>
          <w:rFonts w:asciiTheme="minorHAnsi" w:hAnsiTheme="minorHAnsi" w:cstheme="minorHAnsi"/>
          <w:color w:val="000000"/>
          <w:sz w:val="22"/>
          <w:szCs w:val="22"/>
          <w:shd w:val="clear" w:color="auto" w:fill="FFFFFF"/>
        </w:rPr>
        <w:t>;</w:t>
      </w:r>
    </w:p>
    <w:p w14:paraId="4FEAA720"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p>
    <w:p w14:paraId="781A63CB"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color w:val="008000"/>
          <w:sz w:val="22"/>
          <w:szCs w:val="22"/>
          <w:shd w:val="clear" w:color="auto" w:fill="FFFFFF"/>
        </w:rPr>
        <w:t xml:space="preserve">/* Variables in </w:t>
      </w:r>
      <w:proofErr w:type="spellStart"/>
      <w:r w:rsidRPr="00714BB6">
        <w:rPr>
          <w:rFonts w:asciiTheme="minorHAnsi" w:hAnsiTheme="minorHAnsi" w:cstheme="minorHAnsi"/>
          <w:color w:val="008000"/>
          <w:sz w:val="22"/>
          <w:szCs w:val="22"/>
          <w:shd w:val="clear" w:color="auto" w:fill="FFFFFF"/>
        </w:rPr>
        <w:t>train_encoded</w:t>
      </w:r>
      <w:proofErr w:type="spellEnd"/>
      <w:r w:rsidRPr="00714BB6">
        <w:rPr>
          <w:rFonts w:asciiTheme="minorHAnsi" w:hAnsiTheme="minorHAnsi" w:cstheme="minorHAnsi"/>
          <w:color w:val="008000"/>
          <w:sz w:val="22"/>
          <w:szCs w:val="22"/>
          <w:shd w:val="clear" w:color="auto" w:fill="FFFFFF"/>
        </w:rPr>
        <w:t xml:space="preserve"> but not in </w:t>
      </w:r>
      <w:proofErr w:type="spellStart"/>
      <w:r w:rsidRPr="00714BB6">
        <w:rPr>
          <w:rFonts w:asciiTheme="minorHAnsi" w:hAnsiTheme="minorHAnsi" w:cstheme="minorHAnsi"/>
          <w:color w:val="008000"/>
          <w:sz w:val="22"/>
          <w:szCs w:val="22"/>
          <w:shd w:val="clear" w:color="auto" w:fill="FFFFFF"/>
        </w:rPr>
        <w:t>oot_encoded</w:t>
      </w:r>
      <w:proofErr w:type="spellEnd"/>
      <w:r w:rsidRPr="00714BB6">
        <w:rPr>
          <w:rFonts w:asciiTheme="minorHAnsi" w:hAnsiTheme="minorHAnsi" w:cstheme="minorHAnsi"/>
          <w:color w:val="008000"/>
          <w:sz w:val="22"/>
          <w:szCs w:val="22"/>
          <w:shd w:val="clear" w:color="auto" w:fill="FFFFFF"/>
        </w:rPr>
        <w:t xml:space="preserve"> */</w:t>
      </w:r>
    </w:p>
    <w:p w14:paraId="2773558A"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b/>
          <w:bCs/>
          <w:color w:val="000080"/>
          <w:sz w:val="22"/>
          <w:szCs w:val="22"/>
          <w:shd w:val="clear" w:color="auto" w:fill="FFFFFF"/>
        </w:rPr>
        <w:t>PROC</w:t>
      </w: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b/>
          <w:bCs/>
          <w:color w:val="000080"/>
          <w:sz w:val="22"/>
          <w:szCs w:val="22"/>
          <w:shd w:val="clear" w:color="auto" w:fill="FFFFFF"/>
        </w:rPr>
        <w:t>SQL</w:t>
      </w: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color w:val="0000FF"/>
          <w:sz w:val="22"/>
          <w:szCs w:val="22"/>
          <w:shd w:val="clear" w:color="auto" w:fill="FFFFFF"/>
        </w:rPr>
        <w:t>NOPRINT</w:t>
      </w:r>
      <w:r w:rsidRPr="00714BB6">
        <w:rPr>
          <w:rFonts w:asciiTheme="minorHAnsi" w:hAnsiTheme="minorHAnsi" w:cstheme="minorHAnsi"/>
          <w:color w:val="000000"/>
          <w:sz w:val="22"/>
          <w:szCs w:val="22"/>
          <w:shd w:val="clear" w:color="auto" w:fill="FFFFFF"/>
        </w:rPr>
        <w:t>;</w:t>
      </w:r>
    </w:p>
    <w:p w14:paraId="0EA54D1A"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color w:val="0000FF"/>
          <w:sz w:val="22"/>
          <w:szCs w:val="22"/>
          <w:shd w:val="clear" w:color="auto" w:fill="FFFFFF"/>
        </w:rPr>
        <w:t>CREATE</w:t>
      </w: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color w:val="0000FF"/>
          <w:sz w:val="22"/>
          <w:szCs w:val="22"/>
          <w:shd w:val="clear" w:color="auto" w:fill="FFFFFF"/>
        </w:rPr>
        <w:t>TABLE</w:t>
      </w:r>
      <w:r w:rsidRPr="00714BB6">
        <w:rPr>
          <w:rFonts w:asciiTheme="minorHAnsi" w:hAnsiTheme="minorHAnsi" w:cstheme="minorHAnsi"/>
          <w:color w:val="000000"/>
          <w:sz w:val="22"/>
          <w:szCs w:val="22"/>
          <w:shd w:val="clear" w:color="auto" w:fill="FFFFFF"/>
        </w:rPr>
        <w:t xml:space="preserve"> </w:t>
      </w:r>
      <w:proofErr w:type="spellStart"/>
      <w:r w:rsidRPr="00714BB6">
        <w:rPr>
          <w:rFonts w:asciiTheme="minorHAnsi" w:hAnsiTheme="minorHAnsi" w:cstheme="minorHAnsi"/>
          <w:color w:val="000000"/>
          <w:sz w:val="22"/>
          <w:szCs w:val="22"/>
          <w:shd w:val="clear" w:color="auto" w:fill="FFFFFF"/>
        </w:rPr>
        <w:t>train_vars</w:t>
      </w:r>
      <w:proofErr w:type="spellEnd"/>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color w:val="0000FF"/>
          <w:sz w:val="22"/>
          <w:szCs w:val="22"/>
          <w:shd w:val="clear" w:color="auto" w:fill="FFFFFF"/>
        </w:rPr>
        <w:t>AS</w:t>
      </w: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color w:val="0000FF"/>
          <w:sz w:val="22"/>
          <w:szCs w:val="22"/>
          <w:shd w:val="clear" w:color="auto" w:fill="FFFFFF"/>
        </w:rPr>
        <w:t>SELECT</w:t>
      </w:r>
      <w:r w:rsidRPr="00714BB6">
        <w:rPr>
          <w:rFonts w:asciiTheme="minorHAnsi" w:hAnsiTheme="minorHAnsi" w:cstheme="minorHAnsi"/>
          <w:color w:val="000000"/>
          <w:sz w:val="22"/>
          <w:szCs w:val="22"/>
          <w:shd w:val="clear" w:color="auto" w:fill="FFFFFF"/>
        </w:rPr>
        <w:t xml:space="preserve"> name </w:t>
      </w:r>
      <w:r w:rsidRPr="00714BB6">
        <w:rPr>
          <w:rFonts w:asciiTheme="minorHAnsi" w:hAnsiTheme="minorHAnsi" w:cstheme="minorHAnsi"/>
          <w:color w:val="0000FF"/>
          <w:sz w:val="22"/>
          <w:szCs w:val="22"/>
          <w:shd w:val="clear" w:color="auto" w:fill="FFFFFF"/>
        </w:rPr>
        <w:t>FROM</w:t>
      </w:r>
      <w:r w:rsidRPr="00714BB6">
        <w:rPr>
          <w:rFonts w:asciiTheme="minorHAnsi" w:hAnsiTheme="minorHAnsi" w:cstheme="minorHAnsi"/>
          <w:color w:val="000000"/>
          <w:sz w:val="22"/>
          <w:szCs w:val="22"/>
          <w:shd w:val="clear" w:color="auto" w:fill="FFFFFF"/>
        </w:rPr>
        <w:t xml:space="preserve"> </w:t>
      </w:r>
      <w:proofErr w:type="spellStart"/>
      <w:r w:rsidRPr="00714BB6">
        <w:rPr>
          <w:rFonts w:asciiTheme="minorHAnsi" w:hAnsiTheme="minorHAnsi" w:cstheme="minorHAnsi"/>
          <w:color w:val="000000"/>
          <w:sz w:val="22"/>
          <w:szCs w:val="22"/>
          <w:shd w:val="clear" w:color="auto" w:fill="FFFFFF"/>
        </w:rPr>
        <w:t>dictionary.columns</w:t>
      </w:r>
      <w:proofErr w:type="spellEnd"/>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color w:val="0000FF"/>
          <w:sz w:val="22"/>
          <w:szCs w:val="22"/>
          <w:shd w:val="clear" w:color="auto" w:fill="FFFFFF"/>
        </w:rPr>
        <w:t>WHERE</w:t>
      </w:r>
      <w:r w:rsidRPr="00714BB6">
        <w:rPr>
          <w:rFonts w:asciiTheme="minorHAnsi" w:hAnsiTheme="minorHAnsi" w:cstheme="minorHAnsi"/>
          <w:color w:val="000000"/>
          <w:sz w:val="22"/>
          <w:szCs w:val="22"/>
          <w:shd w:val="clear" w:color="auto" w:fill="FFFFFF"/>
        </w:rPr>
        <w:t xml:space="preserve"> </w:t>
      </w:r>
      <w:proofErr w:type="spellStart"/>
      <w:r w:rsidRPr="00714BB6">
        <w:rPr>
          <w:rFonts w:asciiTheme="minorHAnsi" w:hAnsiTheme="minorHAnsi" w:cstheme="minorHAnsi"/>
          <w:color w:val="000000"/>
          <w:sz w:val="22"/>
          <w:szCs w:val="22"/>
          <w:shd w:val="clear" w:color="auto" w:fill="FFFFFF"/>
        </w:rPr>
        <w:t>libname</w:t>
      </w:r>
      <w:proofErr w:type="spellEnd"/>
      <w:r w:rsidRPr="00714BB6">
        <w:rPr>
          <w:rFonts w:asciiTheme="minorHAnsi" w:hAnsiTheme="minorHAnsi" w:cstheme="minorHAnsi"/>
          <w:color w:val="000000"/>
          <w:sz w:val="22"/>
          <w:szCs w:val="22"/>
          <w:shd w:val="clear" w:color="auto" w:fill="FFFFFF"/>
        </w:rPr>
        <w:t>=</w:t>
      </w:r>
      <w:r w:rsidRPr="00714BB6">
        <w:rPr>
          <w:rFonts w:asciiTheme="minorHAnsi" w:hAnsiTheme="minorHAnsi" w:cstheme="minorHAnsi"/>
          <w:color w:val="800080"/>
          <w:sz w:val="22"/>
          <w:szCs w:val="22"/>
          <w:shd w:val="clear" w:color="auto" w:fill="FFFFFF"/>
        </w:rPr>
        <w:t>"WORK"</w:t>
      </w: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color w:val="0000FF"/>
          <w:sz w:val="22"/>
          <w:szCs w:val="22"/>
          <w:shd w:val="clear" w:color="auto" w:fill="FFFFFF"/>
        </w:rPr>
        <w:t>AND</w:t>
      </w:r>
      <w:r w:rsidRPr="00714BB6">
        <w:rPr>
          <w:rFonts w:asciiTheme="minorHAnsi" w:hAnsiTheme="minorHAnsi" w:cstheme="minorHAnsi"/>
          <w:color w:val="000000"/>
          <w:sz w:val="22"/>
          <w:szCs w:val="22"/>
          <w:shd w:val="clear" w:color="auto" w:fill="FFFFFF"/>
        </w:rPr>
        <w:t xml:space="preserve"> </w:t>
      </w:r>
      <w:proofErr w:type="spellStart"/>
      <w:r w:rsidRPr="00714BB6">
        <w:rPr>
          <w:rFonts w:asciiTheme="minorHAnsi" w:hAnsiTheme="minorHAnsi" w:cstheme="minorHAnsi"/>
          <w:color w:val="000000"/>
          <w:sz w:val="22"/>
          <w:szCs w:val="22"/>
          <w:shd w:val="clear" w:color="auto" w:fill="FFFFFF"/>
        </w:rPr>
        <w:t>memname</w:t>
      </w:r>
      <w:proofErr w:type="spellEnd"/>
      <w:r w:rsidRPr="00714BB6">
        <w:rPr>
          <w:rFonts w:asciiTheme="minorHAnsi" w:hAnsiTheme="minorHAnsi" w:cstheme="minorHAnsi"/>
          <w:color w:val="000000"/>
          <w:sz w:val="22"/>
          <w:szCs w:val="22"/>
          <w:shd w:val="clear" w:color="auto" w:fill="FFFFFF"/>
        </w:rPr>
        <w:t>=</w:t>
      </w:r>
      <w:r w:rsidRPr="00714BB6">
        <w:rPr>
          <w:rFonts w:asciiTheme="minorHAnsi" w:hAnsiTheme="minorHAnsi" w:cstheme="minorHAnsi"/>
          <w:color w:val="800080"/>
          <w:sz w:val="22"/>
          <w:szCs w:val="22"/>
          <w:shd w:val="clear" w:color="auto" w:fill="FFFFFF"/>
        </w:rPr>
        <w:t>"TRAIN_ENCODED"</w:t>
      </w:r>
      <w:r w:rsidRPr="00714BB6">
        <w:rPr>
          <w:rFonts w:asciiTheme="minorHAnsi" w:hAnsiTheme="minorHAnsi" w:cstheme="minorHAnsi"/>
          <w:color w:val="000000"/>
          <w:sz w:val="22"/>
          <w:szCs w:val="22"/>
          <w:shd w:val="clear" w:color="auto" w:fill="FFFFFF"/>
        </w:rPr>
        <w:t>;</w:t>
      </w:r>
    </w:p>
    <w:p w14:paraId="768B9A3C"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color w:val="0000FF"/>
          <w:sz w:val="22"/>
          <w:szCs w:val="22"/>
          <w:shd w:val="clear" w:color="auto" w:fill="FFFFFF"/>
        </w:rPr>
        <w:t>CREATE</w:t>
      </w: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color w:val="0000FF"/>
          <w:sz w:val="22"/>
          <w:szCs w:val="22"/>
          <w:shd w:val="clear" w:color="auto" w:fill="FFFFFF"/>
        </w:rPr>
        <w:t>TABLE</w:t>
      </w:r>
      <w:r w:rsidRPr="00714BB6">
        <w:rPr>
          <w:rFonts w:asciiTheme="minorHAnsi" w:hAnsiTheme="minorHAnsi" w:cstheme="minorHAnsi"/>
          <w:color w:val="000000"/>
          <w:sz w:val="22"/>
          <w:szCs w:val="22"/>
          <w:shd w:val="clear" w:color="auto" w:fill="FFFFFF"/>
        </w:rPr>
        <w:t xml:space="preserve"> </w:t>
      </w:r>
      <w:proofErr w:type="spellStart"/>
      <w:r w:rsidRPr="00714BB6">
        <w:rPr>
          <w:rFonts w:asciiTheme="minorHAnsi" w:hAnsiTheme="minorHAnsi" w:cstheme="minorHAnsi"/>
          <w:color w:val="000000"/>
          <w:sz w:val="22"/>
          <w:szCs w:val="22"/>
          <w:shd w:val="clear" w:color="auto" w:fill="FFFFFF"/>
        </w:rPr>
        <w:t>oot_vars</w:t>
      </w:r>
      <w:proofErr w:type="spellEnd"/>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color w:val="0000FF"/>
          <w:sz w:val="22"/>
          <w:szCs w:val="22"/>
          <w:shd w:val="clear" w:color="auto" w:fill="FFFFFF"/>
        </w:rPr>
        <w:t>AS</w:t>
      </w: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color w:val="0000FF"/>
          <w:sz w:val="22"/>
          <w:szCs w:val="22"/>
          <w:shd w:val="clear" w:color="auto" w:fill="FFFFFF"/>
        </w:rPr>
        <w:t>SELECT</w:t>
      </w:r>
      <w:r w:rsidRPr="00714BB6">
        <w:rPr>
          <w:rFonts w:asciiTheme="minorHAnsi" w:hAnsiTheme="minorHAnsi" w:cstheme="minorHAnsi"/>
          <w:color w:val="000000"/>
          <w:sz w:val="22"/>
          <w:szCs w:val="22"/>
          <w:shd w:val="clear" w:color="auto" w:fill="FFFFFF"/>
        </w:rPr>
        <w:t xml:space="preserve"> name </w:t>
      </w:r>
      <w:r w:rsidRPr="00714BB6">
        <w:rPr>
          <w:rFonts w:asciiTheme="minorHAnsi" w:hAnsiTheme="minorHAnsi" w:cstheme="minorHAnsi"/>
          <w:color w:val="0000FF"/>
          <w:sz w:val="22"/>
          <w:szCs w:val="22"/>
          <w:shd w:val="clear" w:color="auto" w:fill="FFFFFF"/>
        </w:rPr>
        <w:t>FROM</w:t>
      </w:r>
      <w:r w:rsidRPr="00714BB6">
        <w:rPr>
          <w:rFonts w:asciiTheme="minorHAnsi" w:hAnsiTheme="minorHAnsi" w:cstheme="minorHAnsi"/>
          <w:color w:val="000000"/>
          <w:sz w:val="22"/>
          <w:szCs w:val="22"/>
          <w:shd w:val="clear" w:color="auto" w:fill="FFFFFF"/>
        </w:rPr>
        <w:t xml:space="preserve"> </w:t>
      </w:r>
      <w:proofErr w:type="spellStart"/>
      <w:r w:rsidRPr="00714BB6">
        <w:rPr>
          <w:rFonts w:asciiTheme="minorHAnsi" w:hAnsiTheme="minorHAnsi" w:cstheme="minorHAnsi"/>
          <w:color w:val="000000"/>
          <w:sz w:val="22"/>
          <w:szCs w:val="22"/>
          <w:shd w:val="clear" w:color="auto" w:fill="FFFFFF"/>
        </w:rPr>
        <w:t>dictionary.columns</w:t>
      </w:r>
      <w:proofErr w:type="spellEnd"/>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color w:val="0000FF"/>
          <w:sz w:val="22"/>
          <w:szCs w:val="22"/>
          <w:shd w:val="clear" w:color="auto" w:fill="FFFFFF"/>
        </w:rPr>
        <w:t>WHERE</w:t>
      </w:r>
      <w:r w:rsidRPr="00714BB6">
        <w:rPr>
          <w:rFonts w:asciiTheme="minorHAnsi" w:hAnsiTheme="minorHAnsi" w:cstheme="minorHAnsi"/>
          <w:color w:val="000000"/>
          <w:sz w:val="22"/>
          <w:szCs w:val="22"/>
          <w:shd w:val="clear" w:color="auto" w:fill="FFFFFF"/>
        </w:rPr>
        <w:t xml:space="preserve"> </w:t>
      </w:r>
      <w:proofErr w:type="spellStart"/>
      <w:r w:rsidRPr="00714BB6">
        <w:rPr>
          <w:rFonts w:asciiTheme="minorHAnsi" w:hAnsiTheme="minorHAnsi" w:cstheme="minorHAnsi"/>
          <w:color w:val="000000"/>
          <w:sz w:val="22"/>
          <w:szCs w:val="22"/>
          <w:shd w:val="clear" w:color="auto" w:fill="FFFFFF"/>
        </w:rPr>
        <w:t>libname</w:t>
      </w:r>
      <w:proofErr w:type="spellEnd"/>
      <w:r w:rsidRPr="00714BB6">
        <w:rPr>
          <w:rFonts w:asciiTheme="minorHAnsi" w:hAnsiTheme="minorHAnsi" w:cstheme="minorHAnsi"/>
          <w:color w:val="000000"/>
          <w:sz w:val="22"/>
          <w:szCs w:val="22"/>
          <w:shd w:val="clear" w:color="auto" w:fill="FFFFFF"/>
        </w:rPr>
        <w:t>=</w:t>
      </w:r>
      <w:r w:rsidRPr="00714BB6">
        <w:rPr>
          <w:rFonts w:asciiTheme="minorHAnsi" w:hAnsiTheme="minorHAnsi" w:cstheme="minorHAnsi"/>
          <w:color w:val="800080"/>
          <w:sz w:val="22"/>
          <w:szCs w:val="22"/>
          <w:shd w:val="clear" w:color="auto" w:fill="FFFFFF"/>
        </w:rPr>
        <w:t>"WORK"</w:t>
      </w: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color w:val="0000FF"/>
          <w:sz w:val="22"/>
          <w:szCs w:val="22"/>
          <w:shd w:val="clear" w:color="auto" w:fill="FFFFFF"/>
        </w:rPr>
        <w:t>AND</w:t>
      </w:r>
      <w:r w:rsidRPr="00714BB6">
        <w:rPr>
          <w:rFonts w:asciiTheme="minorHAnsi" w:hAnsiTheme="minorHAnsi" w:cstheme="minorHAnsi"/>
          <w:color w:val="000000"/>
          <w:sz w:val="22"/>
          <w:szCs w:val="22"/>
          <w:shd w:val="clear" w:color="auto" w:fill="FFFFFF"/>
        </w:rPr>
        <w:t xml:space="preserve"> </w:t>
      </w:r>
      <w:proofErr w:type="spellStart"/>
      <w:r w:rsidRPr="00714BB6">
        <w:rPr>
          <w:rFonts w:asciiTheme="minorHAnsi" w:hAnsiTheme="minorHAnsi" w:cstheme="minorHAnsi"/>
          <w:color w:val="000000"/>
          <w:sz w:val="22"/>
          <w:szCs w:val="22"/>
          <w:shd w:val="clear" w:color="auto" w:fill="FFFFFF"/>
        </w:rPr>
        <w:t>memname</w:t>
      </w:r>
      <w:proofErr w:type="spellEnd"/>
      <w:r w:rsidRPr="00714BB6">
        <w:rPr>
          <w:rFonts w:asciiTheme="minorHAnsi" w:hAnsiTheme="minorHAnsi" w:cstheme="minorHAnsi"/>
          <w:color w:val="000000"/>
          <w:sz w:val="22"/>
          <w:szCs w:val="22"/>
          <w:shd w:val="clear" w:color="auto" w:fill="FFFFFF"/>
        </w:rPr>
        <w:t>=</w:t>
      </w:r>
      <w:r w:rsidRPr="00714BB6">
        <w:rPr>
          <w:rFonts w:asciiTheme="minorHAnsi" w:hAnsiTheme="minorHAnsi" w:cstheme="minorHAnsi"/>
          <w:color w:val="800080"/>
          <w:sz w:val="22"/>
          <w:szCs w:val="22"/>
          <w:shd w:val="clear" w:color="auto" w:fill="FFFFFF"/>
        </w:rPr>
        <w:t>"OOT_ENCODED"</w:t>
      </w:r>
      <w:r w:rsidRPr="00714BB6">
        <w:rPr>
          <w:rFonts w:asciiTheme="minorHAnsi" w:hAnsiTheme="minorHAnsi" w:cstheme="minorHAnsi"/>
          <w:color w:val="000000"/>
          <w:sz w:val="22"/>
          <w:szCs w:val="22"/>
          <w:shd w:val="clear" w:color="auto" w:fill="FFFFFF"/>
        </w:rPr>
        <w:t>;</w:t>
      </w:r>
    </w:p>
    <w:p w14:paraId="64A8EE0D"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color w:val="0000FF"/>
          <w:sz w:val="22"/>
          <w:szCs w:val="22"/>
          <w:shd w:val="clear" w:color="auto" w:fill="FFFFFF"/>
        </w:rPr>
        <w:t>CREATE</w:t>
      </w: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color w:val="0000FF"/>
          <w:sz w:val="22"/>
          <w:szCs w:val="22"/>
          <w:shd w:val="clear" w:color="auto" w:fill="FFFFFF"/>
        </w:rPr>
        <w:t>TABLE</w:t>
      </w:r>
      <w:r w:rsidRPr="00714BB6">
        <w:rPr>
          <w:rFonts w:asciiTheme="minorHAnsi" w:hAnsiTheme="minorHAnsi" w:cstheme="minorHAnsi"/>
          <w:color w:val="000000"/>
          <w:sz w:val="22"/>
          <w:szCs w:val="22"/>
          <w:shd w:val="clear" w:color="auto" w:fill="FFFFFF"/>
        </w:rPr>
        <w:t xml:space="preserve"> </w:t>
      </w:r>
      <w:proofErr w:type="spellStart"/>
      <w:r w:rsidRPr="00714BB6">
        <w:rPr>
          <w:rFonts w:asciiTheme="minorHAnsi" w:hAnsiTheme="minorHAnsi" w:cstheme="minorHAnsi"/>
          <w:color w:val="000000"/>
          <w:sz w:val="22"/>
          <w:szCs w:val="22"/>
          <w:shd w:val="clear" w:color="auto" w:fill="FFFFFF"/>
        </w:rPr>
        <w:t>in_train_not_oot</w:t>
      </w:r>
      <w:proofErr w:type="spellEnd"/>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color w:val="0000FF"/>
          <w:sz w:val="22"/>
          <w:szCs w:val="22"/>
          <w:shd w:val="clear" w:color="auto" w:fill="FFFFFF"/>
        </w:rPr>
        <w:t>AS</w:t>
      </w:r>
    </w:p>
    <w:p w14:paraId="3FC1451C"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color w:val="0000FF"/>
          <w:sz w:val="22"/>
          <w:szCs w:val="22"/>
          <w:shd w:val="clear" w:color="auto" w:fill="FFFFFF"/>
        </w:rPr>
        <w:t>SELECT</w:t>
      </w:r>
      <w:r w:rsidRPr="00714BB6">
        <w:rPr>
          <w:rFonts w:asciiTheme="minorHAnsi" w:hAnsiTheme="minorHAnsi" w:cstheme="minorHAnsi"/>
          <w:color w:val="000000"/>
          <w:sz w:val="22"/>
          <w:szCs w:val="22"/>
          <w:shd w:val="clear" w:color="auto" w:fill="FFFFFF"/>
        </w:rPr>
        <w:t xml:space="preserve"> * </w:t>
      </w:r>
      <w:r w:rsidRPr="00714BB6">
        <w:rPr>
          <w:rFonts w:asciiTheme="minorHAnsi" w:hAnsiTheme="minorHAnsi" w:cstheme="minorHAnsi"/>
          <w:color w:val="0000FF"/>
          <w:sz w:val="22"/>
          <w:szCs w:val="22"/>
          <w:shd w:val="clear" w:color="auto" w:fill="FFFFFF"/>
        </w:rPr>
        <w:t>FROM</w:t>
      </w:r>
      <w:r w:rsidRPr="00714BB6">
        <w:rPr>
          <w:rFonts w:asciiTheme="minorHAnsi" w:hAnsiTheme="minorHAnsi" w:cstheme="minorHAnsi"/>
          <w:color w:val="000000"/>
          <w:sz w:val="22"/>
          <w:szCs w:val="22"/>
          <w:shd w:val="clear" w:color="auto" w:fill="FFFFFF"/>
        </w:rPr>
        <w:t xml:space="preserve"> </w:t>
      </w:r>
      <w:proofErr w:type="spellStart"/>
      <w:r w:rsidRPr="00714BB6">
        <w:rPr>
          <w:rFonts w:asciiTheme="minorHAnsi" w:hAnsiTheme="minorHAnsi" w:cstheme="minorHAnsi"/>
          <w:color w:val="000000"/>
          <w:sz w:val="22"/>
          <w:szCs w:val="22"/>
          <w:shd w:val="clear" w:color="auto" w:fill="FFFFFF"/>
        </w:rPr>
        <w:t>train_vars</w:t>
      </w:r>
      <w:proofErr w:type="spellEnd"/>
    </w:p>
    <w:p w14:paraId="74851B96"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color w:val="0000FF"/>
          <w:sz w:val="22"/>
          <w:szCs w:val="22"/>
          <w:shd w:val="clear" w:color="auto" w:fill="FFFFFF"/>
        </w:rPr>
        <w:t>EXCEPT</w:t>
      </w:r>
    </w:p>
    <w:p w14:paraId="31803038"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color w:val="0000FF"/>
          <w:sz w:val="22"/>
          <w:szCs w:val="22"/>
          <w:shd w:val="clear" w:color="auto" w:fill="FFFFFF"/>
        </w:rPr>
        <w:t>SELECT</w:t>
      </w:r>
      <w:r w:rsidRPr="00714BB6">
        <w:rPr>
          <w:rFonts w:asciiTheme="minorHAnsi" w:hAnsiTheme="minorHAnsi" w:cstheme="minorHAnsi"/>
          <w:color w:val="000000"/>
          <w:sz w:val="22"/>
          <w:szCs w:val="22"/>
          <w:shd w:val="clear" w:color="auto" w:fill="FFFFFF"/>
        </w:rPr>
        <w:t xml:space="preserve"> * </w:t>
      </w:r>
      <w:r w:rsidRPr="00714BB6">
        <w:rPr>
          <w:rFonts w:asciiTheme="minorHAnsi" w:hAnsiTheme="minorHAnsi" w:cstheme="minorHAnsi"/>
          <w:color w:val="0000FF"/>
          <w:sz w:val="22"/>
          <w:szCs w:val="22"/>
          <w:shd w:val="clear" w:color="auto" w:fill="FFFFFF"/>
        </w:rPr>
        <w:t>FROM</w:t>
      </w:r>
      <w:r w:rsidRPr="00714BB6">
        <w:rPr>
          <w:rFonts w:asciiTheme="minorHAnsi" w:hAnsiTheme="minorHAnsi" w:cstheme="minorHAnsi"/>
          <w:color w:val="000000"/>
          <w:sz w:val="22"/>
          <w:szCs w:val="22"/>
          <w:shd w:val="clear" w:color="auto" w:fill="FFFFFF"/>
        </w:rPr>
        <w:t xml:space="preserve"> </w:t>
      </w:r>
      <w:proofErr w:type="spellStart"/>
      <w:r w:rsidRPr="00714BB6">
        <w:rPr>
          <w:rFonts w:asciiTheme="minorHAnsi" w:hAnsiTheme="minorHAnsi" w:cstheme="minorHAnsi"/>
          <w:color w:val="000000"/>
          <w:sz w:val="22"/>
          <w:szCs w:val="22"/>
          <w:shd w:val="clear" w:color="auto" w:fill="FFFFFF"/>
        </w:rPr>
        <w:t>oot_vars</w:t>
      </w:r>
      <w:proofErr w:type="spellEnd"/>
      <w:r w:rsidRPr="00714BB6">
        <w:rPr>
          <w:rFonts w:asciiTheme="minorHAnsi" w:hAnsiTheme="minorHAnsi" w:cstheme="minorHAnsi"/>
          <w:color w:val="000000"/>
          <w:sz w:val="22"/>
          <w:szCs w:val="22"/>
          <w:shd w:val="clear" w:color="auto" w:fill="FFFFFF"/>
        </w:rPr>
        <w:t>;</w:t>
      </w:r>
    </w:p>
    <w:p w14:paraId="1DC6AF62"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b/>
          <w:bCs/>
          <w:color w:val="000080"/>
          <w:sz w:val="22"/>
          <w:szCs w:val="22"/>
          <w:shd w:val="clear" w:color="auto" w:fill="FFFFFF"/>
        </w:rPr>
        <w:t>QUIT</w:t>
      </w:r>
      <w:r w:rsidRPr="00714BB6">
        <w:rPr>
          <w:rFonts w:asciiTheme="minorHAnsi" w:hAnsiTheme="minorHAnsi" w:cstheme="minorHAnsi"/>
          <w:color w:val="000000"/>
          <w:sz w:val="22"/>
          <w:szCs w:val="22"/>
          <w:shd w:val="clear" w:color="auto" w:fill="FFFFFF"/>
        </w:rPr>
        <w:t>;</w:t>
      </w:r>
    </w:p>
    <w:p w14:paraId="6A4310AD"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p>
    <w:p w14:paraId="29E3A107"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color w:val="008000"/>
          <w:sz w:val="22"/>
          <w:szCs w:val="22"/>
          <w:shd w:val="clear" w:color="auto" w:fill="FFFFFF"/>
        </w:rPr>
        <w:t>/* Print the differences */</w:t>
      </w:r>
    </w:p>
    <w:p w14:paraId="1CA55DC4"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b/>
          <w:bCs/>
          <w:color w:val="000080"/>
          <w:sz w:val="22"/>
          <w:szCs w:val="22"/>
          <w:shd w:val="clear" w:color="auto" w:fill="FFFFFF"/>
        </w:rPr>
        <w:t>PROC</w:t>
      </w: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b/>
          <w:bCs/>
          <w:color w:val="000080"/>
          <w:sz w:val="22"/>
          <w:szCs w:val="22"/>
          <w:shd w:val="clear" w:color="auto" w:fill="FFFFFF"/>
        </w:rPr>
        <w:t>PRINT</w:t>
      </w: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color w:val="0000FF"/>
          <w:sz w:val="22"/>
          <w:szCs w:val="22"/>
          <w:shd w:val="clear" w:color="auto" w:fill="FFFFFF"/>
        </w:rPr>
        <w:t>DATA</w:t>
      </w:r>
      <w:r w:rsidRPr="00714BB6">
        <w:rPr>
          <w:rFonts w:asciiTheme="minorHAnsi" w:hAnsiTheme="minorHAnsi" w:cstheme="minorHAnsi"/>
          <w:color w:val="000000"/>
          <w:sz w:val="22"/>
          <w:szCs w:val="22"/>
          <w:shd w:val="clear" w:color="auto" w:fill="FFFFFF"/>
        </w:rPr>
        <w:t>=</w:t>
      </w:r>
      <w:proofErr w:type="spellStart"/>
      <w:r w:rsidRPr="00714BB6">
        <w:rPr>
          <w:rFonts w:asciiTheme="minorHAnsi" w:hAnsiTheme="minorHAnsi" w:cstheme="minorHAnsi"/>
          <w:color w:val="000000"/>
          <w:sz w:val="22"/>
          <w:szCs w:val="22"/>
          <w:shd w:val="clear" w:color="auto" w:fill="FFFFFF"/>
        </w:rPr>
        <w:t>in_train_not_oot</w:t>
      </w:r>
      <w:proofErr w:type="spellEnd"/>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b/>
          <w:bCs/>
          <w:color w:val="000080"/>
          <w:sz w:val="22"/>
          <w:szCs w:val="22"/>
          <w:shd w:val="clear" w:color="auto" w:fill="FFFFFF"/>
        </w:rPr>
        <w:t>RUN</w:t>
      </w:r>
      <w:r w:rsidRPr="00714BB6">
        <w:rPr>
          <w:rFonts w:asciiTheme="minorHAnsi" w:hAnsiTheme="minorHAnsi" w:cstheme="minorHAnsi"/>
          <w:color w:val="000000"/>
          <w:sz w:val="22"/>
          <w:szCs w:val="22"/>
          <w:shd w:val="clear" w:color="auto" w:fill="FFFFFF"/>
        </w:rPr>
        <w:t>;</w:t>
      </w:r>
    </w:p>
    <w:p w14:paraId="0F0AE1FA"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p>
    <w:p w14:paraId="2F8BE905"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color w:val="008000"/>
          <w:sz w:val="22"/>
          <w:szCs w:val="22"/>
          <w:shd w:val="clear" w:color="auto" w:fill="FFFFFF"/>
        </w:rPr>
        <w:t>/* Create final train and OOT datasets */</w:t>
      </w:r>
    </w:p>
    <w:p w14:paraId="25773D4F"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b/>
          <w:bCs/>
          <w:color w:val="000080"/>
          <w:sz w:val="22"/>
          <w:szCs w:val="22"/>
          <w:shd w:val="clear" w:color="auto" w:fill="FFFFFF"/>
        </w:rPr>
        <w:t>DATA</w:t>
      </w:r>
      <w:r w:rsidRPr="00714BB6">
        <w:rPr>
          <w:rFonts w:asciiTheme="minorHAnsi" w:hAnsiTheme="minorHAnsi" w:cstheme="minorHAnsi"/>
          <w:color w:val="000000"/>
          <w:sz w:val="22"/>
          <w:szCs w:val="22"/>
          <w:shd w:val="clear" w:color="auto" w:fill="FFFFFF"/>
        </w:rPr>
        <w:t xml:space="preserve"> </w:t>
      </w:r>
      <w:proofErr w:type="spellStart"/>
      <w:r w:rsidRPr="00714BB6">
        <w:rPr>
          <w:rFonts w:asciiTheme="minorHAnsi" w:hAnsiTheme="minorHAnsi" w:cstheme="minorHAnsi"/>
          <w:color w:val="000000"/>
          <w:sz w:val="22"/>
          <w:szCs w:val="22"/>
          <w:shd w:val="clear" w:color="auto" w:fill="FFFFFF"/>
        </w:rPr>
        <w:t>train_encoded_final</w:t>
      </w:r>
      <w:proofErr w:type="spellEnd"/>
      <w:r w:rsidRPr="00714BB6">
        <w:rPr>
          <w:rFonts w:asciiTheme="minorHAnsi" w:hAnsiTheme="minorHAnsi" w:cstheme="minorHAnsi"/>
          <w:color w:val="000000"/>
          <w:sz w:val="22"/>
          <w:szCs w:val="22"/>
          <w:shd w:val="clear" w:color="auto" w:fill="FFFFFF"/>
        </w:rPr>
        <w:t>;</w:t>
      </w:r>
    </w:p>
    <w:p w14:paraId="6A77C707"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color w:val="0000FF"/>
          <w:sz w:val="22"/>
          <w:szCs w:val="22"/>
          <w:shd w:val="clear" w:color="auto" w:fill="FFFFFF"/>
        </w:rPr>
        <w:t>SET</w:t>
      </w:r>
      <w:r w:rsidRPr="00714BB6">
        <w:rPr>
          <w:rFonts w:asciiTheme="minorHAnsi" w:hAnsiTheme="minorHAnsi" w:cstheme="minorHAnsi"/>
          <w:color w:val="000000"/>
          <w:sz w:val="22"/>
          <w:szCs w:val="22"/>
          <w:shd w:val="clear" w:color="auto" w:fill="FFFFFF"/>
        </w:rPr>
        <w:t xml:space="preserve"> </w:t>
      </w:r>
      <w:proofErr w:type="spellStart"/>
      <w:r w:rsidRPr="00714BB6">
        <w:rPr>
          <w:rFonts w:asciiTheme="minorHAnsi" w:hAnsiTheme="minorHAnsi" w:cstheme="minorHAnsi"/>
          <w:color w:val="000000"/>
          <w:sz w:val="22"/>
          <w:szCs w:val="22"/>
          <w:shd w:val="clear" w:color="auto" w:fill="FFFFFF"/>
        </w:rPr>
        <w:t>train_encoded</w:t>
      </w:r>
      <w:proofErr w:type="spellEnd"/>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color w:val="0000FF"/>
          <w:sz w:val="22"/>
          <w:szCs w:val="22"/>
          <w:shd w:val="clear" w:color="auto" w:fill="FFFFFF"/>
        </w:rPr>
        <w:t>KEEP</w:t>
      </w:r>
      <w:r w:rsidRPr="00714BB6">
        <w:rPr>
          <w:rFonts w:asciiTheme="minorHAnsi" w:hAnsiTheme="minorHAnsi" w:cstheme="minorHAnsi"/>
          <w:color w:val="000000"/>
          <w:sz w:val="22"/>
          <w:szCs w:val="22"/>
          <w:shd w:val="clear" w:color="auto" w:fill="FFFFFF"/>
        </w:rPr>
        <w:t>=&amp;predictors bad);</w:t>
      </w:r>
    </w:p>
    <w:p w14:paraId="101B54C0"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b/>
          <w:bCs/>
          <w:color w:val="000080"/>
          <w:sz w:val="22"/>
          <w:szCs w:val="22"/>
          <w:shd w:val="clear" w:color="auto" w:fill="FFFFFF"/>
        </w:rPr>
        <w:lastRenderedPageBreak/>
        <w:t>RUN</w:t>
      </w:r>
      <w:r w:rsidRPr="00714BB6">
        <w:rPr>
          <w:rFonts w:asciiTheme="minorHAnsi" w:hAnsiTheme="minorHAnsi" w:cstheme="minorHAnsi"/>
          <w:color w:val="000000"/>
          <w:sz w:val="22"/>
          <w:szCs w:val="22"/>
          <w:shd w:val="clear" w:color="auto" w:fill="FFFFFF"/>
        </w:rPr>
        <w:t>;</w:t>
      </w:r>
    </w:p>
    <w:p w14:paraId="038F113C"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p>
    <w:p w14:paraId="2294E937"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b/>
          <w:bCs/>
          <w:color w:val="000080"/>
          <w:sz w:val="22"/>
          <w:szCs w:val="22"/>
          <w:shd w:val="clear" w:color="auto" w:fill="FFFFFF"/>
        </w:rPr>
        <w:t>PROC</w:t>
      </w: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b/>
          <w:bCs/>
          <w:color w:val="000080"/>
          <w:sz w:val="22"/>
          <w:szCs w:val="22"/>
          <w:shd w:val="clear" w:color="auto" w:fill="FFFFFF"/>
        </w:rPr>
        <w:t>FREQ</w:t>
      </w: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color w:val="0000FF"/>
          <w:sz w:val="22"/>
          <w:szCs w:val="22"/>
          <w:shd w:val="clear" w:color="auto" w:fill="FFFFFF"/>
        </w:rPr>
        <w:t>DATA</w:t>
      </w:r>
      <w:r w:rsidRPr="00714BB6">
        <w:rPr>
          <w:rFonts w:asciiTheme="minorHAnsi" w:hAnsiTheme="minorHAnsi" w:cstheme="minorHAnsi"/>
          <w:color w:val="000000"/>
          <w:sz w:val="22"/>
          <w:szCs w:val="22"/>
          <w:shd w:val="clear" w:color="auto" w:fill="FFFFFF"/>
        </w:rPr>
        <w:t>=</w:t>
      </w:r>
      <w:proofErr w:type="spellStart"/>
      <w:r w:rsidRPr="00714BB6">
        <w:rPr>
          <w:rFonts w:asciiTheme="minorHAnsi" w:hAnsiTheme="minorHAnsi" w:cstheme="minorHAnsi"/>
          <w:color w:val="000000"/>
          <w:sz w:val="22"/>
          <w:szCs w:val="22"/>
          <w:shd w:val="clear" w:color="auto" w:fill="FFFFFF"/>
        </w:rPr>
        <w:t>train_encoded_final</w:t>
      </w:r>
      <w:proofErr w:type="spellEnd"/>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color w:val="0000FF"/>
          <w:sz w:val="22"/>
          <w:szCs w:val="22"/>
          <w:shd w:val="clear" w:color="auto" w:fill="FFFFFF"/>
        </w:rPr>
        <w:t>TABLE</w:t>
      </w:r>
      <w:r w:rsidRPr="00714BB6">
        <w:rPr>
          <w:rFonts w:asciiTheme="minorHAnsi" w:hAnsiTheme="minorHAnsi" w:cstheme="minorHAnsi"/>
          <w:color w:val="000000"/>
          <w:sz w:val="22"/>
          <w:szCs w:val="22"/>
          <w:shd w:val="clear" w:color="auto" w:fill="FFFFFF"/>
        </w:rPr>
        <w:t xml:space="preserve"> bad; </w:t>
      </w:r>
      <w:r w:rsidRPr="00714BB6">
        <w:rPr>
          <w:rFonts w:asciiTheme="minorHAnsi" w:hAnsiTheme="minorHAnsi" w:cstheme="minorHAnsi"/>
          <w:b/>
          <w:bCs/>
          <w:color w:val="000080"/>
          <w:sz w:val="22"/>
          <w:szCs w:val="22"/>
          <w:shd w:val="clear" w:color="auto" w:fill="FFFFFF"/>
        </w:rPr>
        <w:t>RUN</w:t>
      </w:r>
      <w:r w:rsidRPr="00714BB6">
        <w:rPr>
          <w:rFonts w:asciiTheme="minorHAnsi" w:hAnsiTheme="minorHAnsi" w:cstheme="minorHAnsi"/>
          <w:color w:val="000000"/>
          <w:sz w:val="22"/>
          <w:szCs w:val="22"/>
          <w:shd w:val="clear" w:color="auto" w:fill="FFFFFF"/>
        </w:rPr>
        <w:t>;</w:t>
      </w:r>
    </w:p>
    <w:p w14:paraId="45C3A238"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p>
    <w:p w14:paraId="7D3323DE"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color w:val="008000"/>
          <w:sz w:val="22"/>
          <w:szCs w:val="22"/>
          <w:shd w:val="clear" w:color="auto" w:fill="FFFFFF"/>
        </w:rPr>
        <w:t>/*Create missing variables from TRAIN dataset*/</w:t>
      </w:r>
    </w:p>
    <w:p w14:paraId="2DF40093"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b/>
          <w:bCs/>
          <w:color w:val="000080"/>
          <w:sz w:val="22"/>
          <w:szCs w:val="22"/>
          <w:shd w:val="clear" w:color="auto" w:fill="FFFFFF"/>
        </w:rPr>
        <w:t>DATA</w:t>
      </w:r>
      <w:r w:rsidRPr="00714BB6">
        <w:rPr>
          <w:rFonts w:asciiTheme="minorHAnsi" w:hAnsiTheme="minorHAnsi" w:cstheme="minorHAnsi"/>
          <w:color w:val="000000"/>
          <w:sz w:val="22"/>
          <w:szCs w:val="22"/>
          <w:shd w:val="clear" w:color="auto" w:fill="FFFFFF"/>
        </w:rPr>
        <w:t xml:space="preserve"> </w:t>
      </w:r>
      <w:proofErr w:type="spellStart"/>
      <w:r w:rsidRPr="00714BB6">
        <w:rPr>
          <w:rFonts w:asciiTheme="minorHAnsi" w:hAnsiTheme="minorHAnsi" w:cstheme="minorHAnsi"/>
          <w:color w:val="000000"/>
          <w:sz w:val="22"/>
          <w:szCs w:val="22"/>
          <w:shd w:val="clear" w:color="auto" w:fill="FFFFFF"/>
        </w:rPr>
        <w:t>oot_encoded_final</w:t>
      </w:r>
      <w:proofErr w:type="spellEnd"/>
      <w:r w:rsidRPr="00714BB6">
        <w:rPr>
          <w:rFonts w:asciiTheme="minorHAnsi" w:hAnsiTheme="minorHAnsi" w:cstheme="minorHAnsi"/>
          <w:color w:val="000000"/>
          <w:sz w:val="22"/>
          <w:szCs w:val="22"/>
          <w:shd w:val="clear" w:color="auto" w:fill="FFFFFF"/>
        </w:rPr>
        <w:t>;</w:t>
      </w:r>
    </w:p>
    <w:p w14:paraId="04C6C3E0"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color w:val="0000FF"/>
          <w:sz w:val="22"/>
          <w:szCs w:val="22"/>
          <w:shd w:val="clear" w:color="auto" w:fill="FFFFFF"/>
        </w:rPr>
        <w:t>SET</w:t>
      </w:r>
      <w:r w:rsidRPr="00714BB6">
        <w:rPr>
          <w:rFonts w:asciiTheme="minorHAnsi" w:hAnsiTheme="minorHAnsi" w:cstheme="minorHAnsi"/>
          <w:color w:val="000000"/>
          <w:sz w:val="22"/>
          <w:szCs w:val="22"/>
          <w:shd w:val="clear" w:color="auto" w:fill="FFFFFF"/>
        </w:rPr>
        <w:t xml:space="preserve"> </w:t>
      </w:r>
      <w:proofErr w:type="spellStart"/>
      <w:r w:rsidRPr="00714BB6">
        <w:rPr>
          <w:rFonts w:asciiTheme="minorHAnsi" w:hAnsiTheme="minorHAnsi" w:cstheme="minorHAnsi"/>
          <w:color w:val="000000"/>
          <w:sz w:val="22"/>
          <w:szCs w:val="22"/>
          <w:shd w:val="clear" w:color="auto" w:fill="FFFFFF"/>
        </w:rPr>
        <w:t>oot_encoded</w:t>
      </w:r>
      <w:proofErr w:type="spellEnd"/>
      <w:r w:rsidRPr="00714BB6">
        <w:rPr>
          <w:rFonts w:asciiTheme="minorHAnsi" w:hAnsiTheme="minorHAnsi" w:cstheme="minorHAnsi"/>
          <w:color w:val="000000"/>
          <w:sz w:val="22"/>
          <w:szCs w:val="22"/>
          <w:shd w:val="clear" w:color="auto" w:fill="FFFFFF"/>
        </w:rPr>
        <w:t xml:space="preserve"> ;</w:t>
      </w:r>
    </w:p>
    <w:p w14:paraId="58550BE4"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color w:val="000000"/>
          <w:sz w:val="22"/>
          <w:szCs w:val="22"/>
          <w:shd w:val="clear" w:color="auto" w:fill="FFFFFF"/>
        </w:rPr>
        <w:t xml:space="preserve">  </w:t>
      </w:r>
      <w:proofErr w:type="spellStart"/>
      <w:r w:rsidRPr="00714BB6">
        <w:rPr>
          <w:rFonts w:asciiTheme="minorHAnsi" w:hAnsiTheme="minorHAnsi" w:cstheme="minorHAnsi"/>
          <w:color w:val="000000"/>
          <w:sz w:val="22"/>
          <w:szCs w:val="22"/>
          <w:shd w:val="clear" w:color="auto" w:fill="FFFFFF"/>
        </w:rPr>
        <w:t>home_ownership_ANY</w:t>
      </w:r>
      <w:proofErr w:type="spellEnd"/>
      <w:r w:rsidRPr="00714BB6">
        <w:rPr>
          <w:rFonts w:asciiTheme="minorHAnsi" w:hAnsiTheme="minorHAnsi" w:cstheme="minorHAnsi"/>
          <w:color w:val="000000"/>
          <w:sz w:val="22"/>
          <w:szCs w:val="22"/>
          <w:shd w:val="clear" w:color="auto" w:fill="FFFFFF"/>
        </w:rPr>
        <w:t xml:space="preserve"> = </w:t>
      </w:r>
      <w:r w:rsidRPr="00714BB6">
        <w:rPr>
          <w:rFonts w:asciiTheme="minorHAnsi" w:hAnsiTheme="minorHAnsi" w:cstheme="minorHAnsi"/>
          <w:b/>
          <w:bCs/>
          <w:color w:val="008080"/>
          <w:sz w:val="22"/>
          <w:szCs w:val="22"/>
          <w:shd w:val="clear" w:color="auto" w:fill="FFFFFF"/>
        </w:rPr>
        <w:t>0</w:t>
      </w:r>
      <w:r w:rsidRPr="00714BB6">
        <w:rPr>
          <w:rFonts w:asciiTheme="minorHAnsi" w:hAnsiTheme="minorHAnsi" w:cstheme="minorHAnsi"/>
          <w:color w:val="000000"/>
          <w:sz w:val="22"/>
          <w:szCs w:val="22"/>
          <w:shd w:val="clear" w:color="auto" w:fill="FFFFFF"/>
        </w:rPr>
        <w:t>;</w:t>
      </w:r>
    </w:p>
    <w:p w14:paraId="51B6076A"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color w:val="000000"/>
          <w:sz w:val="22"/>
          <w:szCs w:val="22"/>
          <w:shd w:val="clear" w:color="auto" w:fill="FFFFFF"/>
        </w:rPr>
        <w:t xml:space="preserve">  </w:t>
      </w:r>
      <w:proofErr w:type="spellStart"/>
      <w:r w:rsidRPr="00714BB6">
        <w:rPr>
          <w:rFonts w:asciiTheme="minorHAnsi" w:hAnsiTheme="minorHAnsi" w:cstheme="minorHAnsi"/>
          <w:color w:val="000000"/>
          <w:sz w:val="22"/>
          <w:szCs w:val="22"/>
          <w:shd w:val="clear" w:color="auto" w:fill="FFFFFF"/>
        </w:rPr>
        <w:t>purpose_wedding</w:t>
      </w:r>
      <w:proofErr w:type="spellEnd"/>
      <w:r w:rsidRPr="00714BB6">
        <w:rPr>
          <w:rFonts w:asciiTheme="minorHAnsi" w:hAnsiTheme="minorHAnsi" w:cstheme="minorHAnsi"/>
          <w:color w:val="000000"/>
          <w:sz w:val="22"/>
          <w:szCs w:val="22"/>
          <w:shd w:val="clear" w:color="auto" w:fill="FFFFFF"/>
        </w:rPr>
        <w:t xml:space="preserve"> = </w:t>
      </w:r>
      <w:r w:rsidRPr="00714BB6">
        <w:rPr>
          <w:rFonts w:asciiTheme="minorHAnsi" w:hAnsiTheme="minorHAnsi" w:cstheme="minorHAnsi"/>
          <w:b/>
          <w:bCs/>
          <w:color w:val="008080"/>
          <w:sz w:val="22"/>
          <w:szCs w:val="22"/>
          <w:shd w:val="clear" w:color="auto" w:fill="FFFFFF"/>
        </w:rPr>
        <w:t>0</w:t>
      </w:r>
      <w:r w:rsidRPr="00714BB6">
        <w:rPr>
          <w:rFonts w:asciiTheme="minorHAnsi" w:hAnsiTheme="minorHAnsi" w:cstheme="minorHAnsi"/>
          <w:color w:val="000000"/>
          <w:sz w:val="22"/>
          <w:szCs w:val="22"/>
          <w:shd w:val="clear" w:color="auto" w:fill="FFFFFF"/>
        </w:rPr>
        <w:t>;</w:t>
      </w:r>
    </w:p>
    <w:p w14:paraId="4F474253"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color w:val="0000FF"/>
          <w:sz w:val="22"/>
          <w:szCs w:val="22"/>
          <w:shd w:val="clear" w:color="auto" w:fill="FFFFFF"/>
        </w:rPr>
        <w:t>KEEP</w:t>
      </w:r>
      <w:r w:rsidRPr="00714BB6">
        <w:rPr>
          <w:rFonts w:asciiTheme="minorHAnsi" w:hAnsiTheme="minorHAnsi" w:cstheme="minorHAnsi"/>
          <w:color w:val="000000"/>
          <w:sz w:val="22"/>
          <w:szCs w:val="22"/>
          <w:shd w:val="clear" w:color="auto" w:fill="FFFFFF"/>
        </w:rPr>
        <w:t xml:space="preserve"> &amp;predictors bad  </w:t>
      </w:r>
      <w:proofErr w:type="spellStart"/>
      <w:r w:rsidRPr="00714BB6">
        <w:rPr>
          <w:rFonts w:asciiTheme="minorHAnsi" w:hAnsiTheme="minorHAnsi" w:cstheme="minorHAnsi"/>
          <w:color w:val="000000"/>
          <w:sz w:val="22"/>
          <w:szCs w:val="22"/>
          <w:shd w:val="clear" w:color="auto" w:fill="FFFFFF"/>
        </w:rPr>
        <w:t>home_ownership_ANY</w:t>
      </w:r>
      <w:proofErr w:type="spellEnd"/>
      <w:r w:rsidRPr="00714BB6">
        <w:rPr>
          <w:rFonts w:asciiTheme="minorHAnsi" w:hAnsiTheme="minorHAnsi" w:cstheme="minorHAnsi"/>
          <w:color w:val="000000"/>
          <w:sz w:val="22"/>
          <w:szCs w:val="22"/>
          <w:shd w:val="clear" w:color="auto" w:fill="FFFFFF"/>
        </w:rPr>
        <w:t xml:space="preserve"> </w:t>
      </w:r>
      <w:proofErr w:type="spellStart"/>
      <w:r w:rsidRPr="00714BB6">
        <w:rPr>
          <w:rFonts w:asciiTheme="minorHAnsi" w:hAnsiTheme="minorHAnsi" w:cstheme="minorHAnsi"/>
          <w:color w:val="000000"/>
          <w:sz w:val="22"/>
          <w:szCs w:val="22"/>
          <w:shd w:val="clear" w:color="auto" w:fill="FFFFFF"/>
        </w:rPr>
        <w:t>purpose_wedding</w:t>
      </w:r>
      <w:proofErr w:type="spellEnd"/>
      <w:r w:rsidRPr="00714BB6">
        <w:rPr>
          <w:rFonts w:asciiTheme="minorHAnsi" w:hAnsiTheme="minorHAnsi" w:cstheme="minorHAnsi"/>
          <w:color w:val="000000"/>
          <w:sz w:val="22"/>
          <w:szCs w:val="22"/>
          <w:shd w:val="clear" w:color="auto" w:fill="FFFFFF"/>
        </w:rPr>
        <w:t>;</w:t>
      </w:r>
    </w:p>
    <w:p w14:paraId="7BC85BAA"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b/>
          <w:bCs/>
          <w:color w:val="000080"/>
          <w:sz w:val="22"/>
          <w:szCs w:val="22"/>
          <w:shd w:val="clear" w:color="auto" w:fill="FFFFFF"/>
        </w:rPr>
        <w:t>RUN</w:t>
      </w:r>
      <w:r w:rsidRPr="00714BB6">
        <w:rPr>
          <w:rFonts w:asciiTheme="minorHAnsi" w:hAnsiTheme="minorHAnsi" w:cstheme="minorHAnsi"/>
          <w:color w:val="000000"/>
          <w:sz w:val="22"/>
          <w:szCs w:val="22"/>
          <w:shd w:val="clear" w:color="auto" w:fill="FFFFFF"/>
        </w:rPr>
        <w:t>;</w:t>
      </w:r>
    </w:p>
    <w:p w14:paraId="50719014"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p>
    <w:p w14:paraId="2FB12AE7"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b/>
          <w:bCs/>
          <w:color w:val="000080"/>
          <w:sz w:val="22"/>
          <w:szCs w:val="22"/>
          <w:shd w:val="clear" w:color="auto" w:fill="FFFFFF"/>
        </w:rPr>
        <w:t>PROC</w:t>
      </w: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b/>
          <w:bCs/>
          <w:color w:val="000080"/>
          <w:sz w:val="22"/>
          <w:szCs w:val="22"/>
          <w:shd w:val="clear" w:color="auto" w:fill="FFFFFF"/>
        </w:rPr>
        <w:t>FREQ</w:t>
      </w: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color w:val="0000FF"/>
          <w:sz w:val="22"/>
          <w:szCs w:val="22"/>
          <w:shd w:val="clear" w:color="auto" w:fill="FFFFFF"/>
        </w:rPr>
        <w:t>DATA</w:t>
      </w:r>
      <w:r w:rsidRPr="00714BB6">
        <w:rPr>
          <w:rFonts w:asciiTheme="minorHAnsi" w:hAnsiTheme="minorHAnsi" w:cstheme="minorHAnsi"/>
          <w:color w:val="000000"/>
          <w:sz w:val="22"/>
          <w:szCs w:val="22"/>
          <w:shd w:val="clear" w:color="auto" w:fill="FFFFFF"/>
        </w:rPr>
        <w:t>=</w:t>
      </w:r>
      <w:proofErr w:type="spellStart"/>
      <w:r w:rsidRPr="00714BB6">
        <w:rPr>
          <w:rFonts w:asciiTheme="minorHAnsi" w:hAnsiTheme="minorHAnsi" w:cstheme="minorHAnsi"/>
          <w:color w:val="000000"/>
          <w:sz w:val="22"/>
          <w:szCs w:val="22"/>
          <w:shd w:val="clear" w:color="auto" w:fill="FFFFFF"/>
        </w:rPr>
        <w:t>oot_encoded_final</w:t>
      </w:r>
      <w:proofErr w:type="spellEnd"/>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color w:val="0000FF"/>
          <w:sz w:val="22"/>
          <w:szCs w:val="22"/>
          <w:shd w:val="clear" w:color="auto" w:fill="FFFFFF"/>
        </w:rPr>
        <w:t>TABLE</w:t>
      </w:r>
      <w:r w:rsidRPr="00714BB6">
        <w:rPr>
          <w:rFonts w:asciiTheme="minorHAnsi" w:hAnsiTheme="minorHAnsi" w:cstheme="minorHAnsi"/>
          <w:color w:val="000000"/>
          <w:sz w:val="22"/>
          <w:szCs w:val="22"/>
          <w:shd w:val="clear" w:color="auto" w:fill="FFFFFF"/>
        </w:rPr>
        <w:t xml:space="preserve"> bad; </w:t>
      </w:r>
      <w:r w:rsidRPr="00714BB6">
        <w:rPr>
          <w:rFonts w:asciiTheme="minorHAnsi" w:hAnsiTheme="minorHAnsi" w:cstheme="minorHAnsi"/>
          <w:b/>
          <w:bCs/>
          <w:color w:val="000080"/>
          <w:sz w:val="22"/>
          <w:szCs w:val="22"/>
          <w:shd w:val="clear" w:color="auto" w:fill="FFFFFF"/>
        </w:rPr>
        <w:t>RUN</w:t>
      </w:r>
      <w:r w:rsidRPr="00714BB6">
        <w:rPr>
          <w:rFonts w:asciiTheme="minorHAnsi" w:hAnsiTheme="minorHAnsi" w:cstheme="minorHAnsi"/>
          <w:color w:val="000000"/>
          <w:sz w:val="22"/>
          <w:szCs w:val="22"/>
          <w:shd w:val="clear" w:color="auto" w:fill="FFFFFF"/>
        </w:rPr>
        <w:t>;</w:t>
      </w:r>
    </w:p>
    <w:p w14:paraId="3AC7BF61"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p>
    <w:p w14:paraId="1C05AF74"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color w:val="008000"/>
          <w:sz w:val="22"/>
          <w:szCs w:val="22"/>
          <w:shd w:val="clear" w:color="auto" w:fill="FFFFFF"/>
        </w:rPr>
        <w:t xml:space="preserve">/* Split the modeling dataset by </w:t>
      </w:r>
      <w:proofErr w:type="gramStart"/>
      <w:r w:rsidRPr="00714BB6">
        <w:rPr>
          <w:rFonts w:asciiTheme="minorHAnsi" w:hAnsiTheme="minorHAnsi" w:cstheme="minorHAnsi"/>
          <w:color w:val="008000"/>
          <w:sz w:val="22"/>
          <w:szCs w:val="22"/>
          <w:shd w:val="clear" w:color="auto" w:fill="FFFFFF"/>
        </w:rPr>
        <w:t>a</w:t>
      </w:r>
      <w:proofErr w:type="gramEnd"/>
      <w:r w:rsidRPr="00714BB6">
        <w:rPr>
          <w:rFonts w:asciiTheme="minorHAnsi" w:hAnsiTheme="minorHAnsi" w:cstheme="minorHAnsi"/>
          <w:color w:val="008000"/>
          <w:sz w:val="22"/>
          <w:szCs w:val="22"/>
          <w:shd w:val="clear" w:color="auto" w:fill="FFFFFF"/>
        </w:rPr>
        <w:t xml:space="preserve"> 80/20 ratio using a random seed */</w:t>
      </w:r>
    </w:p>
    <w:p w14:paraId="2128A5FF"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b/>
          <w:bCs/>
          <w:color w:val="000080"/>
          <w:sz w:val="22"/>
          <w:szCs w:val="22"/>
          <w:shd w:val="clear" w:color="auto" w:fill="FFFFFF"/>
        </w:rPr>
        <w:t>PROC</w:t>
      </w: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b/>
          <w:bCs/>
          <w:color w:val="000080"/>
          <w:sz w:val="22"/>
          <w:szCs w:val="22"/>
          <w:shd w:val="clear" w:color="auto" w:fill="FFFFFF"/>
        </w:rPr>
        <w:t>SURVEYSELECT</w:t>
      </w: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color w:val="0000FF"/>
          <w:sz w:val="22"/>
          <w:szCs w:val="22"/>
          <w:shd w:val="clear" w:color="auto" w:fill="FFFFFF"/>
        </w:rPr>
        <w:t>DATA</w:t>
      </w:r>
      <w:r w:rsidRPr="00714BB6">
        <w:rPr>
          <w:rFonts w:asciiTheme="minorHAnsi" w:hAnsiTheme="minorHAnsi" w:cstheme="minorHAnsi"/>
          <w:color w:val="000000"/>
          <w:sz w:val="22"/>
          <w:szCs w:val="22"/>
          <w:shd w:val="clear" w:color="auto" w:fill="FFFFFF"/>
        </w:rPr>
        <w:t>=</w:t>
      </w:r>
      <w:proofErr w:type="spellStart"/>
      <w:r w:rsidRPr="00714BB6">
        <w:rPr>
          <w:rFonts w:asciiTheme="minorHAnsi" w:hAnsiTheme="minorHAnsi" w:cstheme="minorHAnsi"/>
          <w:color w:val="000000"/>
          <w:sz w:val="22"/>
          <w:szCs w:val="22"/>
          <w:shd w:val="clear" w:color="auto" w:fill="FFFFFF"/>
        </w:rPr>
        <w:t>train_encoded_final</w:t>
      </w:r>
      <w:proofErr w:type="spellEnd"/>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color w:val="0000FF"/>
          <w:sz w:val="22"/>
          <w:szCs w:val="22"/>
          <w:shd w:val="clear" w:color="auto" w:fill="FFFFFF"/>
        </w:rPr>
        <w:t>RATE</w:t>
      </w:r>
      <w:r w:rsidRPr="00714BB6">
        <w:rPr>
          <w:rFonts w:asciiTheme="minorHAnsi" w:hAnsiTheme="minorHAnsi" w:cstheme="minorHAnsi"/>
          <w:color w:val="000000"/>
          <w:sz w:val="22"/>
          <w:szCs w:val="22"/>
          <w:shd w:val="clear" w:color="auto" w:fill="FFFFFF"/>
        </w:rPr>
        <w:t>=</w:t>
      </w:r>
      <w:r w:rsidRPr="00714BB6">
        <w:rPr>
          <w:rFonts w:asciiTheme="minorHAnsi" w:hAnsiTheme="minorHAnsi" w:cstheme="minorHAnsi"/>
          <w:b/>
          <w:bCs/>
          <w:color w:val="008080"/>
          <w:sz w:val="22"/>
          <w:szCs w:val="22"/>
          <w:shd w:val="clear" w:color="auto" w:fill="FFFFFF"/>
        </w:rPr>
        <w:t>.8</w:t>
      </w: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color w:val="0000FF"/>
          <w:sz w:val="22"/>
          <w:szCs w:val="22"/>
          <w:shd w:val="clear" w:color="auto" w:fill="FFFFFF"/>
        </w:rPr>
        <w:t>OUTALL</w:t>
      </w: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color w:val="0000FF"/>
          <w:sz w:val="22"/>
          <w:szCs w:val="22"/>
          <w:shd w:val="clear" w:color="auto" w:fill="FFFFFF"/>
        </w:rPr>
        <w:t>OUT</w:t>
      </w:r>
      <w:r w:rsidRPr="00714BB6">
        <w:rPr>
          <w:rFonts w:asciiTheme="minorHAnsi" w:hAnsiTheme="minorHAnsi" w:cstheme="minorHAnsi"/>
          <w:color w:val="000000"/>
          <w:sz w:val="22"/>
          <w:szCs w:val="22"/>
          <w:shd w:val="clear" w:color="auto" w:fill="FFFFFF"/>
        </w:rPr>
        <w:t xml:space="preserve">=class2 </w:t>
      </w:r>
      <w:r w:rsidRPr="00714BB6">
        <w:rPr>
          <w:rFonts w:asciiTheme="minorHAnsi" w:hAnsiTheme="minorHAnsi" w:cstheme="minorHAnsi"/>
          <w:color w:val="0000FF"/>
          <w:sz w:val="22"/>
          <w:szCs w:val="22"/>
          <w:shd w:val="clear" w:color="auto" w:fill="FFFFFF"/>
        </w:rPr>
        <w:t>SEED</w:t>
      </w:r>
      <w:r w:rsidRPr="00714BB6">
        <w:rPr>
          <w:rFonts w:asciiTheme="minorHAnsi" w:hAnsiTheme="minorHAnsi" w:cstheme="minorHAnsi"/>
          <w:color w:val="000000"/>
          <w:sz w:val="22"/>
          <w:szCs w:val="22"/>
          <w:shd w:val="clear" w:color="auto" w:fill="FFFFFF"/>
        </w:rPr>
        <w:t>=</w:t>
      </w:r>
      <w:r w:rsidRPr="00714BB6">
        <w:rPr>
          <w:rFonts w:asciiTheme="minorHAnsi" w:hAnsiTheme="minorHAnsi" w:cstheme="minorHAnsi"/>
          <w:b/>
          <w:bCs/>
          <w:color w:val="008080"/>
          <w:sz w:val="22"/>
          <w:szCs w:val="22"/>
          <w:shd w:val="clear" w:color="auto" w:fill="FFFFFF"/>
        </w:rPr>
        <w:t>42</w:t>
      </w: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b/>
          <w:bCs/>
          <w:color w:val="000080"/>
          <w:sz w:val="22"/>
          <w:szCs w:val="22"/>
          <w:shd w:val="clear" w:color="auto" w:fill="FFFFFF"/>
        </w:rPr>
        <w:t>RUN</w:t>
      </w:r>
      <w:r w:rsidRPr="00714BB6">
        <w:rPr>
          <w:rFonts w:asciiTheme="minorHAnsi" w:hAnsiTheme="minorHAnsi" w:cstheme="minorHAnsi"/>
          <w:color w:val="000000"/>
          <w:sz w:val="22"/>
          <w:szCs w:val="22"/>
          <w:shd w:val="clear" w:color="auto" w:fill="FFFFFF"/>
        </w:rPr>
        <w:t>;</w:t>
      </w:r>
    </w:p>
    <w:p w14:paraId="2F74EB99"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p>
    <w:p w14:paraId="337F1CC2"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b/>
          <w:bCs/>
          <w:color w:val="000080"/>
          <w:sz w:val="22"/>
          <w:szCs w:val="22"/>
          <w:shd w:val="clear" w:color="auto" w:fill="FFFFFF"/>
        </w:rPr>
        <w:t>PROC</w:t>
      </w: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b/>
          <w:bCs/>
          <w:color w:val="000080"/>
          <w:sz w:val="22"/>
          <w:szCs w:val="22"/>
          <w:shd w:val="clear" w:color="auto" w:fill="FFFFFF"/>
        </w:rPr>
        <w:t>FREQ</w:t>
      </w: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color w:val="0000FF"/>
          <w:sz w:val="22"/>
          <w:szCs w:val="22"/>
          <w:shd w:val="clear" w:color="auto" w:fill="FFFFFF"/>
        </w:rPr>
        <w:t>DATA</w:t>
      </w:r>
      <w:r w:rsidRPr="00714BB6">
        <w:rPr>
          <w:rFonts w:asciiTheme="minorHAnsi" w:hAnsiTheme="minorHAnsi" w:cstheme="minorHAnsi"/>
          <w:color w:val="000000"/>
          <w:sz w:val="22"/>
          <w:szCs w:val="22"/>
          <w:shd w:val="clear" w:color="auto" w:fill="FFFFFF"/>
        </w:rPr>
        <w:t xml:space="preserve">= class2; </w:t>
      </w:r>
      <w:r w:rsidRPr="00714BB6">
        <w:rPr>
          <w:rFonts w:asciiTheme="minorHAnsi" w:hAnsiTheme="minorHAnsi" w:cstheme="minorHAnsi"/>
          <w:color w:val="0000FF"/>
          <w:sz w:val="22"/>
          <w:szCs w:val="22"/>
          <w:shd w:val="clear" w:color="auto" w:fill="FFFFFF"/>
        </w:rPr>
        <w:t>TABLES</w:t>
      </w:r>
      <w:r w:rsidRPr="00714BB6">
        <w:rPr>
          <w:rFonts w:asciiTheme="minorHAnsi" w:hAnsiTheme="minorHAnsi" w:cstheme="minorHAnsi"/>
          <w:color w:val="000000"/>
          <w:sz w:val="22"/>
          <w:szCs w:val="22"/>
          <w:shd w:val="clear" w:color="auto" w:fill="FFFFFF"/>
        </w:rPr>
        <w:t xml:space="preserve"> selected; </w:t>
      </w:r>
      <w:r w:rsidRPr="00714BB6">
        <w:rPr>
          <w:rFonts w:asciiTheme="minorHAnsi" w:hAnsiTheme="minorHAnsi" w:cstheme="minorHAnsi"/>
          <w:b/>
          <w:bCs/>
          <w:color w:val="000080"/>
          <w:sz w:val="22"/>
          <w:szCs w:val="22"/>
          <w:shd w:val="clear" w:color="auto" w:fill="FFFFFF"/>
        </w:rPr>
        <w:t>RUN</w:t>
      </w:r>
      <w:r w:rsidRPr="00714BB6">
        <w:rPr>
          <w:rFonts w:asciiTheme="minorHAnsi" w:hAnsiTheme="minorHAnsi" w:cstheme="minorHAnsi"/>
          <w:color w:val="000000"/>
          <w:sz w:val="22"/>
          <w:szCs w:val="22"/>
          <w:shd w:val="clear" w:color="auto" w:fill="FFFFFF"/>
        </w:rPr>
        <w:t>;</w:t>
      </w:r>
    </w:p>
    <w:p w14:paraId="2E7EFF97"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p>
    <w:p w14:paraId="592017C6"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color w:val="008000"/>
          <w:sz w:val="22"/>
          <w:szCs w:val="22"/>
          <w:shd w:val="clear" w:color="auto" w:fill="FFFFFF"/>
        </w:rPr>
        <w:t>/* Create TRAIN and VAL datasets */</w:t>
      </w:r>
    </w:p>
    <w:p w14:paraId="3F3CF18E"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b/>
          <w:bCs/>
          <w:color w:val="000080"/>
          <w:sz w:val="22"/>
          <w:szCs w:val="22"/>
          <w:shd w:val="clear" w:color="auto" w:fill="FFFFFF"/>
        </w:rPr>
        <w:t>DATA</w:t>
      </w:r>
      <w:r w:rsidRPr="00714BB6">
        <w:rPr>
          <w:rFonts w:asciiTheme="minorHAnsi" w:hAnsiTheme="minorHAnsi" w:cstheme="minorHAnsi"/>
          <w:color w:val="000000"/>
          <w:sz w:val="22"/>
          <w:szCs w:val="22"/>
          <w:shd w:val="clear" w:color="auto" w:fill="FFFFFF"/>
        </w:rPr>
        <w:t xml:space="preserve"> </w:t>
      </w:r>
      <w:proofErr w:type="spellStart"/>
      <w:r w:rsidRPr="00714BB6">
        <w:rPr>
          <w:rFonts w:asciiTheme="minorHAnsi" w:hAnsiTheme="minorHAnsi" w:cstheme="minorHAnsi"/>
          <w:color w:val="000000"/>
          <w:sz w:val="22"/>
          <w:szCs w:val="22"/>
          <w:shd w:val="clear" w:color="auto" w:fill="FFFFFF"/>
        </w:rPr>
        <w:t>train_data</w:t>
      </w:r>
      <w:proofErr w:type="spellEnd"/>
      <w:r w:rsidRPr="00714BB6">
        <w:rPr>
          <w:rFonts w:asciiTheme="minorHAnsi" w:hAnsiTheme="minorHAnsi" w:cstheme="minorHAnsi"/>
          <w:color w:val="000000"/>
          <w:sz w:val="22"/>
          <w:szCs w:val="22"/>
          <w:shd w:val="clear" w:color="auto" w:fill="FFFFFF"/>
        </w:rPr>
        <w:t xml:space="preserve"> </w:t>
      </w:r>
      <w:proofErr w:type="spellStart"/>
      <w:r w:rsidRPr="00714BB6">
        <w:rPr>
          <w:rFonts w:asciiTheme="minorHAnsi" w:hAnsiTheme="minorHAnsi" w:cstheme="minorHAnsi"/>
          <w:color w:val="000000"/>
          <w:sz w:val="22"/>
          <w:szCs w:val="22"/>
          <w:shd w:val="clear" w:color="auto" w:fill="FFFFFF"/>
        </w:rPr>
        <w:t>val_data</w:t>
      </w:r>
      <w:proofErr w:type="spellEnd"/>
      <w:r w:rsidRPr="00714BB6">
        <w:rPr>
          <w:rFonts w:asciiTheme="minorHAnsi" w:hAnsiTheme="minorHAnsi" w:cstheme="minorHAnsi"/>
          <w:color w:val="000000"/>
          <w:sz w:val="22"/>
          <w:szCs w:val="22"/>
          <w:shd w:val="clear" w:color="auto" w:fill="FFFFFF"/>
        </w:rPr>
        <w:t>;</w:t>
      </w:r>
    </w:p>
    <w:p w14:paraId="200B9A46"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color w:val="0000FF"/>
          <w:sz w:val="22"/>
          <w:szCs w:val="22"/>
          <w:shd w:val="clear" w:color="auto" w:fill="FFFFFF"/>
        </w:rPr>
        <w:t>SET</w:t>
      </w:r>
      <w:r w:rsidRPr="00714BB6">
        <w:rPr>
          <w:rFonts w:asciiTheme="minorHAnsi" w:hAnsiTheme="minorHAnsi" w:cstheme="minorHAnsi"/>
          <w:color w:val="000000"/>
          <w:sz w:val="22"/>
          <w:szCs w:val="22"/>
          <w:shd w:val="clear" w:color="auto" w:fill="FFFFFF"/>
        </w:rPr>
        <w:t xml:space="preserve"> class2 ;</w:t>
      </w:r>
    </w:p>
    <w:p w14:paraId="782A200E"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color w:val="0000FF"/>
          <w:sz w:val="22"/>
          <w:szCs w:val="22"/>
          <w:shd w:val="clear" w:color="auto" w:fill="FFFFFF"/>
        </w:rPr>
        <w:t>IF</w:t>
      </w:r>
      <w:r w:rsidRPr="00714BB6">
        <w:rPr>
          <w:rFonts w:asciiTheme="minorHAnsi" w:hAnsiTheme="minorHAnsi" w:cstheme="minorHAnsi"/>
          <w:color w:val="000000"/>
          <w:sz w:val="22"/>
          <w:szCs w:val="22"/>
          <w:shd w:val="clear" w:color="auto" w:fill="FFFFFF"/>
        </w:rPr>
        <w:t xml:space="preserve"> selected = </w:t>
      </w:r>
      <w:r w:rsidRPr="00714BB6">
        <w:rPr>
          <w:rFonts w:asciiTheme="minorHAnsi" w:hAnsiTheme="minorHAnsi" w:cstheme="minorHAnsi"/>
          <w:b/>
          <w:bCs/>
          <w:color w:val="008080"/>
          <w:sz w:val="22"/>
          <w:szCs w:val="22"/>
          <w:shd w:val="clear" w:color="auto" w:fill="FFFFFF"/>
        </w:rPr>
        <w:t>1</w:t>
      </w: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color w:val="0000FF"/>
          <w:sz w:val="22"/>
          <w:szCs w:val="22"/>
          <w:shd w:val="clear" w:color="auto" w:fill="FFFFFF"/>
        </w:rPr>
        <w:t>THEN</w:t>
      </w: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color w:val="0000FF"/>
          <w:sz w:val="22"/>
          <w:szCs w:val="22"/>
          <w:shd w:val="clear" w:color="auto" w:fill="FFFFFF"/>
        </w:rPr>
        <w:t>OUTPUT</w:t>
      </w:r>
      <w:r w:rsidRPr="00714BB6">
        <w:rPr>
          <w:rFonts w:asciiTheme="minorHAnsi" w:hAnsiTheme="minorHAnsi" w:cstheme="minorHAnsi"/>
          <w:color w:val="000000"/>
          <w:sz w:val="22"/>
          <w:szCs w:val="22"/>
          <w:shd w:val="clear" w:color="auto" w:fill="FFFFFF"/>
        </w:rPr>
        <w:t xml:space="preserve"> </w:t>
      </w:r>
      <w:proofErr w:type="spellStart"/>
      <w:r w:rsidRPr="00714BB6">
        <w:rPr>
          <w:rFonts w:asciiTheme="minorHAnsi" w:hAnsiTheme="minorHAnsi" w:cstheme="minorHAnsi"/>
          <w:color w:val="000000"/>
          <w:sz w:val="22"/>
          <w:szCs w:val="22"/>
          <w:shd w:val="clear" w:color="auto" w:fill="FFFFFF"/>
        </w:rPr>
        <w:t>train_data</w:t>
      </w:r>
      <w:proofErr w:type="spellEnd"/>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color w:val="0000FF"/>
          <w:sz w:val="22"/>
          <w:szCs w:val="22"/>
          <w:shd w:val="clear" w:color="auto" w:fill="FFFFFF"/>
        </w:rPr>
        <w:t>ELSE</w:t>
      </w: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color w:val="0000FF"/>
          <w:sz w:val="22"/>
          <w:szCs w:val="22"/>
          <w:shd w:val="clear" w:color="auto" w:fill="FFFFFF"/>
        </w:rPr>
        <w:t>OUTPUT</w:t>
      </w:r>
      <w:r w:rsidRPr="00714BB6">
        <w:rPr>
          <w:rFonts w:asciiTheme="minorHAnsi" w:hAnsiTheme="minorHAnsi" w:cstheme="minorHAnsi"/>
          <w:color w:val="000000"/>
          <w:sz w:val="22"/>
          <w:szCs w:val="22"/>
          <w:shd w:val="clear" w:color="auto" w:fill="FFFFFF"/>
        </w:rPr>
        <w:t xml:space="preserve"> </w:t>
      </w:r>
      <w:proofErr w:type="spellStart"/>
      <w:r w:rsidRPr="00714BB6">
        <w:rPr>
          <w:rFonts w:asciiTheme="minorHAnsi" w:hAnsiTheme="minorHAnsi" w:cstheme="minorHAnsi"/>
          <w:color w:val="000000"/>
          <w:sz w:val="22"/>
          <w:szCs w:val="22"/>
          <w:shd w:val="clear" w:color="auto" w:fill="FFFFFF"/>
        </w:rPr>
        <w:t>val_data</w:t>
      </w:r>
      <w:proofErr w:type="spellEnd"/>
      <w:r w:rsidRPr="00714BB6">
        <w:rPr>
          <w:rFonts w:asciiTheme="minorHAnsi" w:hAnsiTheme="minorHAnsi" w:cstheme="minorHAnsi"/>
          <w:color w:val="000000"/>
          <w:sz w:val="22"/>
          <w:szCs w:val="22"/>
          <w:shd w:val="clear" w:color="auto" w:fill="FFFFFF"/>
        </w:rPr>
        <w:t>;</w:t>
      </w:r>
    </w:p>
    <w:p w14:paraId="031CB4DF"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b/>
          <w:bCs/>
          <w:color w:val="000080"/>
          <w:sz w:val="22"/>
          <w:szCs w:val="22"/>
          <w:shd w:val="clear" w:color="auto" w:fill="FFFFFF"/>
        </w:rPr>
        <w:t>RUN</w:t>
      </w:r>
      <w:r w:rsidRPr="00714BB6">
        <w:rPr>
          <w:rFonts w:asciiTheme="minorHAnsi" w:hAnsiTheme="minorHAnsi" w:cstheme="minorHAnsi"/>
          <w:color w:val="000000"/>
          <w:sz w:val="22"/>
          <w:szCs w:val="22"/>
          <w:shd w:val="clear" w:color="auto" w:fill="FFFFFF"/>
        </w:rPr>
        <w:t>;</w:t>
      </w:r>
    </w:p>
    <w:p w14:paraId="7F53852E"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p>
    <w:p w14:paraId="4229426E"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color w:val="008000"/>
          <w:sz w:val="22"/>
          <w:szCs w:val="22"/>
          <w:shd w:val="clear" w:color="auto" w:fill="FFFFFF"/>
        </w:rPr>
        <w:t xml:space="preserve">/* Assess target rate in train, </w:t>
      </w:r>
      <w:proofErr w:type="spellStart"/>
      <w:r w:rsidRPr="00714BB6">
        <w:rPr>
          <w:rFonts w:asciiTheme="minorHAnsi" w:hAnsiTheme="minorHAnsi" w:cstheme="minorHAnsi"/>
          <w:color w:val="008000"/>
          <w:sz w:val="22"/>
          <w:szCs w:val="22"/>
          <w:shd w:val="clear" w:color="auto" w:fill="FFFFFF"/>
        </w:rPr>
        <w:t>val</w:t>
      </w:r>
      <w:proofErr w:type="spellEnd"/>
      <w:r w:rsidRPr="00714BB6">
        <w:rPr>
          <w:rFonts w:asciiTheme="minorHAnsi" w:hAnsiTheme="minorHAnsi" w:cstheme="minorHAnsi"/>
          <w:color w:val="008000"/>
          <w:sz w:val="22"/>
          <w:szCs w:val="22"/>
          <w:shd w:val="clear" w:color="auto" w:fill="FFFFFF"/>
        </w:rPr>
        <w:t xml:space="preserve"> and OOT datasets */</w:t>
      </w:r>
    </w:p>
    <w:p w14:paraId="43E64529"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b/>
          <w:bCs/>
          <w:color w:val="000080"/>
          <w:sz w:val="22"/>
          <w:szCs w:val="22"/>
          <w:shd w:val="clear" w:color="auto" w:fill="FFFFFF"/>
        </w:rPr>
        <w:t>PROC</w:t>
      </w: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b/>
          <w:bCs/>
          <w:color w:val="000080"/>
          <w:sz w:val="22"/>
          <w:szCs w:val="22"/>
          <w:shd w:val="clear" w:color="auto" w:fill="FFFFFF"/>
        </w:rPr>
        <w:t>FREQ</w:t>
      </w: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color w:val="0000FF"/>
          <w:sz w:val="22"/>
          <w:szCs w:val="22"/>
          <w:shd w:val="clear" w:color="auto" w:fill="FFFFFF"/>
        </w:rPr>
        <w:t>DATA</w:t>
      </w:r>
      <w:r w:rsidRPr="00714BB6">
        <w:rPr>
          <w:rFonts w:asciiTheme="minorHAnsi" w:hAnsiTheme="minorHAnsi" w:cstheme="minorHAnsi"/>
          <w:color w:val="000000"/>
          <w:sz w:val="22"/>
          <w:szCs w:val="22"/>
          <w:shd w:val="clear" w:color="auto" w:fill="FFFFFF"/>
        </w:rPr>
        <w:t xml:space="preserve"> = </w:t>
      </w:r>
      <w:proofErr w:type="spellStart"/>
      <w:r w:rsidRPr="00714BB6">
        <w:rPr>
          <w:rFonts w:asciiTheme="minorHAnsi" w:hAnsiTheme="minorHAnsi" w:cstheme="minorHAnsi"/>
          <w:color w:val="000000"/>
          <w:sz w:val="22"/>
          <w:szCs w:val="22"/>
          <w:shd w:val="clear" w:color="auto" w:fill="FFFFFF"/>
        </w:rPr>
        <w:t>train_data</w:t>
      </w:r>
      <w:proofErr w:type="spellEnd"/>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color w:val="0000FF"/>
          <w:sz w:val="22"/>
          <w:szCs w:val="22"/>
          <w:shd w:val="clear" w:color="auto" w:fill="FFFFFF"/>
        </w:rPr>
        <w:t>TABLES</w:t>
      </w:r>
      <w:r w:rsidRPr="00714BB6">
        <w:rPr>
          <w:rFonts w:asciiTheme="minorHAnsi" w:hAnsiTheme="minorHAnsi" w:cstheme="minorHAnsi"/>
          <w:color w:val="000000"/>
          <w:sz w:val="22"/>
          <w:szCs w:val="22"/>
          <w:shd w:val="clear" w:color="auto" w:fill="FFFFFF"/>
        </w:rPr>
        <w:t xml:space="preserve"> bad; </w:t>
      </w:r>
      <w:r w:rsidRPr="00714BB6">
        <w:rPr>
          <w:rFonts w:asciiTheme="minorHAnsi" w:hAnsiTheme="minorHAnsi" w:cstheme="minorHAnsi"/>
          <w:b/>
          <w:bCs/>
          <w:color w:val="000080"/>
          <w:sz w:val="22"/>
          <w:szCs w:val="22"/>
          <w:shd w:val="clear" w:color="auto" w:fill="FFFFFF"/>
        </w:rPr>
        <w:t>RUN</w:t>
      </w:r>
      <w:r w:rsidRPr="00714BB6">
        <w:rPr>
          <w:rFonts w:asciiTheme="minorHAnsi" w:hAnsiTheme="minorHAnsi" w:cstheme="minorHAnsi"/>
          <w:color w:val="000000"/>
          <w:sz w:val="22"/>
          <w:szCs w:val="22"/>
          <w:shd w:val="clear" w:color="auto" w:fill="FFFFFF"/>
        </w:rPr>
        <w:t>;</w:t>
      </w:r>
    </w:p>
    <w:p w14:paraId="73F80F82"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b/>
          <w:bCs/>
          <w:color w:val="000080"/>
          <w:sz w:val="22"/>
          <w:szCs w:val="22"/>
          <w:shd w:val="clear" w:color="auto" w:fill="FFFFFF"/>
        </w:rPr>
        <w:t>PROC</w:t>
      </w: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b/>
          <w:bCs/>
          <w:color w:val="000080"/>
          <w:sz w:val="22"/>
          <w:szCs w:val="22"/>
          <w:shd w:val="clear" w:color="auto" w:fill="FFFFFF"/>
        </w:rPr>
        <w:t>FREQ</w:t>
      </w: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color w:val="0000FF"/>
          <w:sz w:val="22"/>
          <w:szCs w:val="22"/>
          <w:shd w:val="clear" w:color="auto" w:fill="FFFFFF"/>
        </w:rPr>
        <w:t>DATA</w:t>
      </w:r>
      <w:r w:rsidRPr="00714BB6">
        <w:rPr>
          <w:rFonts w:asciiTheme="minorHAnsi" w:hAnsiTheme="minorHAnsi" w:cstheme="minorHAnsi"/>
          <w:color w:val="000000"/>
          <w:sz w:val="22"/>
          <w:szCs w:val="22"/>
          <w:shd w:val="clear" w:color="auto" w:fill="FFFFFF"/>
        </w:rPr>
        <w:t xml:space="preserve"> = </w:t>
      </w:r>
      <w:proofErr w:type="spellStart"/>
      <w:r w:rsidRPr="00714BB6">
        <w:rPr>
          <w:rFonts w:asciiTheme="minorHAnsi" w:hAnsiTheme="minorHAnsi" w:cstheme="minorHAnsi"/>
          <w:color w:val="000000"/>
          <w:sz w:val="22"/>
          <w:szCs w:val="22"/>
          <w:shd w:val="clear" w:color="auto" w:fill="FFFFFF"/>
        </w:rPr>
        <w:t>val_data</w:t>
      </w:r>
      <w:proofErr w:type="spellEnd"/>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color w:val="0000FF"/>
          <w:sz w:val="22"/>
          <w:szCs w:val="22"/>
          <w:shd w:val="clear" w:color="auto" w:fill="FFFFFF"/>
        </w:rPr>
        <w:t>TABLES</w:t>
      </w:r>
      <w:r w:rsidRPr="00714BB6">
        <w:rPr>
          <w:rFonts w:asciiTheme="minorHAnsi" w:hAnsiTheme="minorHAnsi" w:cstheme="minorHAnsi"/>
          <w:color w:val="000000"/>
          <w:sz w:val="22"/>
          <w:szCs w:val="22"/>
          <w:shd w:val="clear" w:color="auto" w:fill="FFFFFF"/>
        </w:rPr>
        <w:t xml:space="preserve"> bad; </w:t>
      </w:r>
      <w:r w:rsidRPr="00714BB6">
        <w:rPr>
          <w:rFonts w:asciiTheme="minorHAnsi" w:hAnsiTheme="minorHAnsi" w:cstheme="minorHAnsi"/>
          <w:b/>
          <w:bCs/>
          <w:color w:val="000080"/>
          <w:sz w:val="22"/>
          <w:szCs w:val="22"/>
          <w:shd w:val="clear" w:color="auto" w:fill="FFFFFF"/>
        </w:rPr>
        <w:t>RUN</w:t>
      </w:r>
      <w:r w:rsidRPr="00714BB6">
        <w:rPr>
          <w:rFonts w:asciiTheme="minorHAnsi" w:hAnsiTheme="minorHAnsi" w:cstheme="minorHAnsi"/>
          <w:color w:val="000000"/>
          <w:sz w:val="22"/>
          <w:szCs w:val="22"/>
          <w:shd w:val="clear" w:color="auto" w:fill="FFFFFF"/>
        </w:rPr>
        <w:t>;</w:t>
      </w:r>
    </w:p>
    <w:p w14:paraId="0E77D15C"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b/>
          <w:bCs/>
          <w:color w:val="000080"/>
          <w:sz w:val="22"/>
          <w:szCs w:val="22"/>
          <w:shd w:val="clear" w:color="auto" w:fill="FFFFFF"/>
        </w:rPr>
        <w:t>PROC</w:t>
      </w: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b/>
          <w:bCs/>
          <w:color w:val="000080"/>
          <w:sz w:val="22"/>
          <w:szCs w:val="22"/>
          <w:shd w:val="clear" w:color="auto" w:fill="FFFFFF"/>
        </w:rPr>
        <w:t>FREQ</w:t>
      </w: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color w:val="0000FF"/>
          <w:sz w:val="22"/>
          <w:szCs w:val="22"/>
          <w:shd w:val="clear" w:color="auto" w:fill="FFFFFF"/>
        </w:rPr>
        <w:t>DATA</w:t>
      </w:r>
      <w:r w:rsidRPr="00714BB6">
        <w:rPr>
          <w:rFonts w:asciiTheme="minorHAnsi" w:hAnsiTheme="minorHAnsi" w:cstheme="minorHAnsi"/>
          <w:color w:val="000000"/>
          <w:sz w:val="22"/>
          <w:szCs w:val="22"/>
          <w:shd w:val="clear" w:color="auto" w:fill="FFFFFF"/>
        </w:rPr>
        <w:t xml:space="preserve"> = </w:t>
      </w:r>
      <w:proofErr w:type="spellStart"/>
      <w:r w:rsidRPr="00714BB6">
        <w:rPr>
          <w:rFonts w:asciiTheme="minorHAnsi" w:hAnsiTheme="minorHAnsi" w:cstheme="minorHAnsi"/>
          <w:color w:val="000000"/>
          <w:sz w:val="22"/>
          <w:szCs w:val="22"/>
          <w:shd w:val="clear" w:color="auto" w:fill="FFFFFF"/>
        </w:rPr>
        <w:t>oot_encoded_final</w:t>
      </w:r>
      <w:proofErr w:type="spellEnd"/>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color w:val="0000FF"/>
          <w:sz w:val="22"/>
          <w:szCs w:val="22"/>
          <w:shd w:val="clear" w:color="auto" w:fill="FFFFFF"/>
        </w:rPr>
        <w:t>TABLES</w:t>
      </w:r>
      <w:r w:rsidRPr="00714BB6">
        <w:rPr>
          <w:rFonts w:asciiTheme="minorHAnsi" w:hAnsiTheme="minorHAnsi" w:cstheme="minorHAnsi"/>
          <w:color w:val="000000"/>
          <w:sz w:val="22"/>
          <w:szCs w:val="22"/>
          <w:shd w:val="clear" w:color="auto" w:fill="FFFFFF"/>
        </w:rPr>
        <w:t xml:space="preserve"> bad; </w:t>
      </w:r>
      <w:r w:rsidRPr="00714BB6">
        <w:rPr>
          <w:rFonts w:asciiTheme="minorHAnsi" w:hAnsiTheme="minorHAnsi" w:cstheme="minorHAnsi"/>
          <w:b/>
          <w:bCs/>
          <w:color w:val="000080"/>
          <w:sz w:val="22"/>
          <w:szCs w:val="22"/>
          <w:shd w:val="clear" w:color="auto" w:fill="FFFFFF"/>
        </w:rPr>
        <w:t>RUN</w:t>
      </w:r>
      <w:r w:rsidRPr="00714BB6">
        <w:rPr>
          <w:rFonts w:asciiTheme="minorHAnsi" w:hAnsiTheme="minorHAnsi" w:cstheme="minorHAnsi"/>
          <w:color w:val="000000"/>
          <w:sz w:val="22"/>
          <w:szCs w:val="22"/>
          <w:shd w:val="clear" w:color="auto" w:fill="FFFFFF"/>
        </w:rPr>
        <w:t xml:space="preserve">; </w:t>
      </w:r>
    </w:p>
    <w:p w14:paraId="25A775E3"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p>
    <w:p w14:paraId="24625989"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color w:val="008000"/>
          <w:sz w:val="22"/>
          <w:szCs w:val="22"/>
          <w:shd w:val="clear" w:color="auto" w:fill="FFFFFF"/>
        </w:rPr>
        <w:t>/* Balance the data by undersampling the majority class */</w:t>
      </w:r>
    </w:p>
    <w:p w14:paraId="6C11AEF7"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b/>
          <w:bCs/>
          <w:color w:val="000080"/>
          <w:sz w:val="22"/>
          <w:szCs w:val="22"/>
          <w:shd w:val="clear" w:color="auto" w:fill="FFFFFF"/>
        </w:rPr>
        <w:t>PROC</w:t>
      </w: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b/>
          <w:bCs/>
          <w:color w:val="000080"/>
          <w:sz w:val="22"/>
          <w:szCs w:val="22"/>
          <w:shd w:val="clear" w:color="auto" w:fill="FFFFFF"/>
        </w:rPr>
        <w:t>FREQ</w:t>
      </w: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color w:val="0000FF"/>
          <w:sz w:val="22"/>
          <w:szCs w:val="22"/>
          <w:shd w:val="clear" w:color="auto" w:fill="FFFFFF"/>
        </w:rPr>
        <w:t>DATA</w:t>
      </w:r>
      <w:r w:rsidRPr="00714BB6">
        <w:rPr>
          <w:rFonts w:asciiTheme="minorHAnsi" w:hAnsiTheme="minorHAnsi" w:cstheme="minorHAnsi"/>
          <w:color w:val="000000"/>
          <w:sz w:val="22"/>
          <w:szCs w:val="22"/>
          <w:shd w:val="clear" w:color="auto" w:fill="FFFFFF"/>
        </w:rPr>
        <w:t>=</w:t>
      </w:r>
      <w:proofErr w:type="spellStart"/>
      <w:r w:rsidRPr="00714BB6">
        <w:rPr>
          <w:rFonts w:asciiTheme="minorHAnsi" w:hAnsiTheme="minorHAnsi" w:cstheme="minorHAnsi"/>
          <w:color w:val="000000"/>
          <w:sz w:val="22"/>
          <w:szCs w:val="22"/>
          <w:shd w:val="clear" w:color="auto" w:fill="FFFFFF"/>
        </w:rPr>
        <w:t>train_data</w:t>
      </w:r>
      <w:proofErr w:type="spellEnd"/>
      <w:r w:rsidRPr="00714BB6">
        <w:rPr>
          <w:rFonts w:asciiTheme="minorHAnsi" w:hAnsiTheme="minorHAnsi" w:cstheme="minorHAnsi"/>
          <w:color w:val="000000"/>
          <w:sz w:val="22"/>
          <w:szCs w:val="22"/>
          <w:shd w:val="clear" w:color="auto" w:fill="FFFFFF"/>
        </w:rPr>
        <w:t xml:space="preserve"> ;</w:t>
      </w:r>
    </w:p>
    <w:p w14:paraId="7D721D88"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color w:val="0000FF"/>
          <w:sz w:val="22"/>
          <w:szCs w:val="22"/>
          <w:shd w:val="clear" w:color="auto" w:fill="FFFFFF"/>
        </w:rPr>
        <w:t>TABLES</w:t>
      </w:r>
      <w:r w:rsidRPr="00714BB6">
        <w:rPr>
          <w:rFonts w:asciiTheme="minorHAnsi" w:hAnsiTheme="minorHAnsi" w:cstheme="minorHAnsi"/>
          <w:color w:val="000000"/>
          <w:sz w:val="22"/>
          <w:szCs w:val="22"/>
          <w:shd w:val="clear" w:color="auto" w:fill="FFFFFF"/>
        </w:rPr>
        <w:t xml:space="preserve"> bad ;</w:t>
      </w:r>
    </w:p>
    <w:p w14:paraId="1DE3E883"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b/>
          <w:bCs/>
          <w:color w:val="000080"/>
          <w:sz w:val="22"/>
          <w:szCs w:val="22"/>
          <w:shd w:val="clear" w:color="auto" w:fill="FFFFFF"/>
        </w:rPr>
        <w:t>RUN</w:t>
      </w:r>
      <w:r w:rsidRPr="00714BB6">
        <w:rPr>
          <w:rFonts w:asciiTheme="minorHAnsi" w:hAnsiTheme="minorHAnsi" w:cstheme="minorHAnsi"/>
          <w:color w:val="000000"/>
          <w:sz w:val="22"/>
          <w:szCs w:val="22"/>
          <w:shd w:val="clear" w:color="auto" w:fill="FFFFFF"/>
        </w:rPr>
        <w:t>;</w:t>
      </w:r>
    </w:p>
    <w:p w14:paraId="4B5BB80A"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p>
    <w:p w14:paraId="18B0384B"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b/>
          <w:bCs/>
          <w:color w:val="000080"/>
          <w:sz w:val="22"/>
          <w:szCs w:val="22"/>
          <w:shd w:val="clear" w:color="auto" w:fill="FFFFFF"/>
        </w:rPr>
        <w:t>DATA</w:t>
      </w:r>
      <w:r w:rsidRPr="00714BB6">
        <w:rPr>
          <w:rFonts w:asciiTheme="minorHAnsi" w:hAnsiTheme="minorHAnsi" w:cstheme="minorHAnsi"/>
          <w:color w:val="000000"/>
          <w:sz w:val="22"/>
          <w:szCs w:val="22"/>
          <w:shd w:val="clear" w:color="auto" w:fill="FFFFFF"/>
        </w:rPr>
        <w:t xml:space="preserve"> pos neg;</w:t>
      </w:r>
    </w:p>
    <w:p w14:paraId="3B6C54DC"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color w:val="0000FF"/>
          <w:sz w:val="22"/>
          <w:szCs w:val="22"/>
          <w:shd w:val="clear" w:color="auto" w:fill="FFFFFF"/>
        </w:rPr>
        <w:t>SET</w:t>
      </w:r>
      <w:r w:rsidRPr="00714BB6">
        <w:rPr>
          <w:rFonts w:asciiTheme="minorHAnsi" w:hAnsiTheme="minorHAnsi" w:cstheme="minorHAnsi"/>
          <w:color w:val="000000"/>
          <w:sz w:val="22"/>
          <w:szCs w:val="22"/>
          <w:shd w:val="clear" w:color="auto" w:fill="FFFFFF"/>
        </w:rPr>
        <w:t xml:space="preserve"> </w:t>
      </w:r>
      <w:proofErr w:type="spellStart"/>
      <w:r w:rsidRPr="00714BB6">
        <w:rPr>
          <w:rFonts w:asciiTheme="minorHAnsi" w:hAnsiTheme="minorHAnsi" w:cstheme="minorHAnsi"/>
          <w:color w:val="000000"/>
          <w:sz w:val="22"/>
          <w:szCs w:val="22"/>
          <w:shd w:val="clear" w:color="auto" w:fill="FFFFFF"/>
        </w:rPr>
        <w:t>train_data</w:t>
      </w:r>
      <w:proofErr w:type="spellEnd"/>
      <w:r w:rsidRPr="00714BB6">
        <w:rPr>
          <w:rFonts w:asciiTheme="minorHAnsi" w:hAnsiTheme="minorHAnsi" w:cstheme="minorHAnsi"/>
          <w:color w:val="000000"/>
          <w:sz w:val="22"/>
          <w:szCs w:val="22"/>
          <w:shd w:val="clear" w:color="auto" w:fill="FFFFFF"/>
        </w:rPr>
        <w:t>;</w:t>
      </w:r>
    </w:p>
    <w:p w14:paraId="46005DEE"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color w:val="000000"/>
          <w:sz w:val="22"/>
          <w:szCs w:val="22"/>
          <w:shd w:val="clear" w:color="auto" w:fill="FFFFFF"/>
        </w:rPr>
        <w:lastRenderedPageBreak/>
        <w:t xml:space="preserve">  </w:t>
      </w:r>
      <w:r w:rsidRPr="00714BB6">
        <w:rPr>
          <w:rFonts w:asciiTheme="minorHAnsi" w:hAnsiTheme="minorHAnsi" w:cstheme="minorHAnsi"/>
          <w:color w:val="0000FF"/>
          <w:sz w:val="22"/>
          <w:szCs w:val="22"/>
          <w:shd w:val="clear" w:color="auto" w:fill="FFFFFF"/>
        </w:rPr>
        <w:t>IF</w:t>
      </w:r>
      <w:r w:rsidRPr="00714BB6">
        <w:rPr>
          <w:rFonts w:asciiTheme="minorHAnsi" w:hAnsiTheme="minorHAnsi" w:cstheme="minorHAnsi"/>
          <w:color w:val="000000"/>
          <w:sz w:val="22"/>
          <w:szCs w:val="22"/>
          <w:shd w:val="clear" w:color="auto" w:fill="FFFFFF"/>
        </w:rPr>
        <w:t xml:space="preserve"> bad = </w:t>
      </w:r>
      <w:r w:rsidRPr="00714BB6">
        <w:rPr>
          <w:rFonts w:asciiTheme="minorHAnsi" w:hAnsiTheme="minorHAnsi" w:cstheme="minorHAnsi"/>
          <w:b/>
          <w:bCs/>
          <w:color w:val="008080"/>
          <w:sz w:val="22"/>
          <w:szCs w:val="22"/>
          <w:shd w:val="clear" w:color="auto" w:fill="FFFFFF"/>
        </w:rPr>
        <w:t>1</w:t>
      </w: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color w:val="0000FF"/>
          <w:sz w:val="22"/>
          <w:szCs w:val="22"/>
          <w:shd w:val="clear" w:color="auto" w:fill="FFFFFF"/>
        </w:rPr>
        <w:t>THEN</w:t>
      </w: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color w:val="0000FF"/>
          <w:sz w:val="22"/>
          <w:szCs w:val="22"/>
          <w:shd w:val="clear" w:color="auto" w:fill="FFFFFF"/>
        </w:rPr>
        <w:t>OUTPUT</w:t>
      </w:r>
      <w:r w:rsidRPr="00714BB6">
        <w:rPr>
          <w:rFonts w:asciiTheme="minorHAnsi" w:hAnsiTheme="minorHAnsi" w:cstheme="minorHAnsi"/>
          <w:color w:val="000000"/>
          <w:sz w:val="22"/>
          <w:szCs w:val="22"/>
          <w:shd w:val="clear" w:color="auto" w:fill="FFFFFF"/>
        </w:rPr>
        <w:t xml:space="preserve"> pos; </w:t>
      </w:r>
      <w:r w:rsidRPr="00714BB6">
        <w:rPr>
          <w:rFonts w:asciiTheme="minorHAnsi" w:hAnsiTheme="minorHAnsi" w:cstheme="minorHAnsi"/>
          <w:color w:val="0000FF"/>
          <w:sz w:val="22"/>
          <w:szCs w:val="22"/>
          <w:shd w:val="clear" w:color="auto" w:fill="FFFFFF"/>
        </w:rPr>
        <w:t>ELSE</w:t>
      </w: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color w:val="0000FF"/>
          <w:sz w:val="22"/>
          <w:szCs w:val="22"/>
          <w:shd w:val="clear" w:color="auto" w:fill="FFFFFF"/>
        </w:rPr>
        <w:t>OUTPUT</w:t>
      </w:r>
      <w:r w:rsidRPr="00714BB6">
        <w:rPr>
          <w:rFonts w:asciiTheme="minorHAnsi" w:hAnsiTheme="minorHAnsi" w:cstheme="minorHAnsi"/>
          <w:color w:val="000000"/>
          <w:sz w:val="22"/>
          <w:szCs w:val="22"/>
          <w:shd w:val="clear" w:color="auto" w:fill="FFFFFF"/>
        </w:rPr>
        <w:t xml:space="preserve"> neg;</w:t>
      </w:r>
    </w:p>
    <w:p w14:paraId="17203D6B"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b/>
          <w:bCs/>
          <w:color w:val="000080"/>
          <w:sz w:val="22"/>
          <w:szCs w:val="22"/>
          <w:shd w:val="clear" w:color="auto" w:fill="FFFFFF"/>
        </w:rPr>
        <w:t>RUN</w:t>
      </w:r>
      <w:r w:rsidRPr="00714BB6">
        <w:rPr>
          <w:rFonts w:asciiTheme="minorHAnsi" w:hAnsiTheme="minorHAnsi" w:cstheme="minorHAnsi"/>
          <w:color w:val="000000"/>
          <w:sz w:val="22"/>
          <w:szCs w:val="22"/>
          <w:shd w:val="clear" w:color="auto" w:fill="FFFFFF"/>
        </w:rPr>
        <w:t>;</w:t>
      </w:r>
    </w:p>
    <w:p w14:paraId="4AE0F010"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p>
    <w:p w14:paraId="32666683"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b/>
          <w:bCs/>
          <w:color w:val="000080"/>
          <w:sz w:val="22"/>
          <w:szCs w:val="22"/>
          <w:shd w:val="clear" w:color="auto" w:fill="FFFFFF"/>
        </w:rPr>
        <w:t>DATA</w:t>
      </w:r>
      <w:r w:rsidRPr="00714BB6">
        <w:rPr>
          <w:rFonts w:asciiTheme="minorHAnsi" w:hAnsiTheme="minorHAnsi" w:cstheme="minorHAnsi"/>
          <w:color w:val="000000"/>
          <w:sz w:val="22"/>
          <w:szCs w:val="22"/>
          <w:shd w:val="clear" w:color="auto" w:fill="FFFFFF"/>
        </w:rPr>
        <w:t xml:space="preserve"> </w:t>
      </w:r>
      <w:proofErr w:type="spellStart"/>
      <w:r w:rsidRPr="00714BB6">
        <w:rPr>
          <w:rFonts w:asciiTheme="minorHAnsi" w:hAnsiTheme="minorHAnsi" w:cstheme="minorHAnsi"/>
          <w:color w:val="000000"/>
          <w:sz w:val="22"/>
          <w:szCs w:val="22"/>
          <w:shd w:val="clear" w:color="auto" w:fill="FFFFFF"/>
        </w:rPr>
        <w:t>train_bal</w:t>
      </w:r>
      <w:proofErr w:type="spellEnd"/>
      <w:r w:rsidRPr="00714BB6">
        <w:rPr>
          <w:rFonts w:asciiTheme="minorHAnsi" w:hAnsiTheme="minorHAnsi" w:cstheme="minorHAnsi"/>
          <w:color w:val="000000"/>
          <w:sz w:val="22"/>
          <w:szCs w:val="22"/>
          <w:shd w:val="clear" w:color="auto" w:fill="FFFFFF"/>
        </w:rPr>
        <w:t>;</w:t>
      </w:r>
    </w:p>
    <w:p w14:paraId="1D777B1F"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color w:val="0000FF"/>
          <w:sz w:val="22"/>
          <w:szCs w:val="22"/>
          <w:shd w:val="clear" w:color="auto" w:fill="FFFFFF"/>
        </w:rPr>
        <w:t>SET</w:t>
      </w:r>
      <w:r w:rsidRPr="00714BB6">
        <w:rPr>
          <w:rFonts w:asciiTheme="minorHAnsi" w:hAnsiTheme="minorHAnsi" w:cstheme="minorHAnsi"/>
          <w:color w:val="000000"/>
          <w:sz w:val="22"/>
          <w:szCs w:val="22"/>
          <w:shd w:val="clear" w:color="auto" w:fill="FFFFFF"/>
        </w:rPr>
        <w:t xml:space="preserve"> pos neg(</w:t>
      </w:r>
      <w:proofErr w:type="spellStart"/>
      <w:r w:rsidRPr="00714BB6">
        <w:rPr>
          <w:rFonts w:asciiTheme="minorHAnsi" w:hAnsiTheme="minorHAnsi" w:cstheme="minorHAnsi"/>
          <w:color w:val="0000FF"/>
          <w:sz w:val="22"/>
          <w:szCs w:val="22"/>
          <w:shd w:val="clear" w:color="auto" w:fill="FFFFFF"/>
        </w:rPr>
        <w:t>obs</w:t>
      </w:r>
      <w:proofErr w:type="spellEnd"/>
      <w:r w:rsidRPr="00714BB6">
        <w:rPr>
          <w:rFonts w:asciiTheme="minorHAnsi" w:hAnsiTheme="minorHAnsi" w:cstheme="minorHAnsi"/>
          <w:color w:val="000000"/>
          <w:sz w:val="22"/>
          <w:szCs w:val="22"/>
          <w:shd w:val="clear" w:color="auto" w:fill="FFFFFF"/>
        </w:rPr>
        <w:t>=</w:t>
      </w:r>
      <w:r w:rsidRPr="00714BB6">
        <w:rPr>
          <w:rFonts w:asciiTheme="minorHAnsi" w:hAnsiTheme="minorHAnsi" w:cstheme="minorHAnsi"/>
          <w:b/>
          <w:bCs/>
          <w:color w:val="008080"/>
          <w:sz w:val="22"/>
          <w:szCs w:val="22"/>
          <w:shd w:val="clear" w:color="auto" w:fill="FFFFFF"/>
        </w:rPr>
        <w:t>6901</w:t>
      </w: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color w:val="008000"/>
          <w:sz w:val="22"/>
          <w:szCs w:val="22"/>
          <w:shd w:val="clear" w:color="auto" w:fill="FFFFFF"/>
        </w:rPr>
        <w:t>/*Input the number of positive cases*/</w:t>
      </w:r>
    </w:p>
    <w:p w14:paraId="0BBB0B56"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b/>
          <w:bCs/>
          <w:color w:val="000080"/>
          <w:sz w:val="22"/>
          <w:szCs w:val="22"/>
          <w:shd w:val="clear" w:color="auto" w:fill="FFFFFF"/>
        </w:rPr>
        <w:t>RUN</w:t>
      </w:r>
      <w:r w:rsidRPr="00714BB6">
        <w:rPr>
          <w:rFonts w:asciiTheme="minorHAnsi" w:hAnsiTheme="minorHAnsi" w:cstheme="minorHAnsi"/>
          <w:color w:val="000000"/>
          <w:sz w:val="22"/>
          <w:szCs w:val="22"/>
          <w:shd w:val="clear" w:color="auto" w:fill="FFFFFF"/>
        </w:rPr>
        <w:t>;</w:t>
      </w:r>
    </w:p>
    <w:p w14:paraId="21AEA920"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p>
    <w:p w14:paraId="449B0405"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b/>
          <w:bCs/>
          <w:color w:val="000080"/>
          <w:sz w:val="22"/>
          <w:szCs w:val="22"/>
          <w:shd w:val="clear" w:color="auto" w:fill="FFFFFF"/>
        </w:rPr>
        <w:t>PROC</w:t>
      </w: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b/>
          <w:bCs/>
          <w:color w:val="000080"/>
          <w:sz w:val="22"/>
          <w:szCs w:val="22"/>
          <w:shd w:val="clear" w:color="auto" w:fill="FFFFFF"/>
        </w:rPr>
        <w:t>FREQ</w:t>
      </w: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color w:val="0000FF"/>
          <w:sz w:val="22"/>
          <w:szCs w:val="22"/>
          <w:shd w:val="clear" w:color="auto" w:fill="FFFFFF"/>
        </w:rPr>
        <w:t>DATA</w:t>
      </w:r>
      <w:r w:rsidRPr="00714BB6">
        <w:rPr>
          <w:rFonts w:asciiTheme="minorHAnsi" w:hAnsiTheme="minorHAnsi" w:cstheme="minorHAnsi"/>
          <w:color w:val="000000"/>
          <w:sz w:val="22"/>
          <w:szCs w:val="22"/>
          <w:shd w:val="clear" w:color="auto" w:fill="FFFFFF"/>
        </w:rPr>
        <w:t>=</w:t>
      </w:r>
      <w:proofErr w:type="spellStart"/>
      <w:r w:rsidRPr="00714BB6">
        <w:rPr>
          <w:rFonts w:asciiTheme="minorHAnsi" w:hAnsiTheme="minorHAnsi" w:cstheme="minorHAnsi"/>
          <w:color w:val="000000"/>
          <w:sz w:val="22"/>
          <w:szCs w:val="22"/>
          <w:shd w:val="clear" w:color="auto" w:fill="FFFFFF"/>
        </w:rPr>
        <w:t>train_bal</w:t>
      </w:r>
      <w:proofErr w:type="spellEnd"/>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color w:val="0000FF"/>
          <w:sz w:val="22"/>
          <w:szCs w:val="22"/>
          <w:shd w:val="clear" w:color="auto" w:fill="FFFFFF"/>
        </w:rPr>
        <w:t>TABLES</w:t>
      </w:r>
      <w:r w:rsidRPr="00714BB6">
        <w:rPr>
          <w:rFonts w:asciiTheme="minorHAnsi" w:hAnsiTheme="minorHAnsi" w:cstheme="minorHAnsi"/>
          <w:color w:val="000000"/>
          <w:sz w:val="22"/>
          <w:szCs w:val="22"/>
          <w:shd w:val="clear" w:color="auto" w:fill="FFFFFF"/>
        </w:rPr>
        <w:t xml:space="preserve"> bad; </w:t>
      </w:r>
      <w:r w:rsidRPr="00714BB6">
        <w:rPr>
          <w:rFonts w:asciiTheme="minorHAnsi" w:hAnsiTheme="minorHAnsi" w:cstheme="minorHAnsi"/>
          <w:b/>
          <w:bCs/>
          <w:color w:val="000080"/>
          <w:sz w:val="22"/>
          <w:szCs w:val="22"/>
          <w:shd w:val="clear" w:color="auto" w:fill="FFFFFF"/>
        </w:rPr>
        <w:t>RUN</w:t>
      </w:r>
      <w:r w:rsidRPr="00714BB6">
        <w:rPr>
          <w:rFonts w:asciiTheme="minorHAnsi" w:hAnsiTheme="minorHAnsi" w:cstheme="minorHAnsi"/>
          <w:color w:val="000000"/>
          <w:sz w:val="22"/>
          <w:szCs w:val="22"/>
          <w:shd w:val="clear" w:color="auto" w:fill="FFFFFF"/>
        </w:rPr>
        <w:t>;</w:t>
      </w:r>
    </w:p>
    <w:p w14:paraId="09F61407"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p>
    <w:p w14:paraId="406B0CB6"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color w:val="008000"/>
          <w:sz w:val="22"/>
          <w:szCs w:val="22"/>
          <w:shd w:val="clear" w:color="auto" w:fill="FFFFFF"/>
        </w:rPr>
        <w:t>/*Create hyperparameter tuning macro that will loop through a range of values for each of the tuning parameters */</w:t>
      </w:r>
    </w:p>
    <w:p w14:paraId="65D3767C"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p>
    <w:p w14:paraId="7C75611D"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color w:val="008000"/>
          <w:sz w:val="22"/>
          <w:szCs w:val="22"/>
          <w:shd w:val="clear" w:color="auto" w:fill="FFFFFF"/>
        </w:rPr>
        <w:t xml:space="preserve">/* Create an empty </w:t>
      </w:r>
      <w:proofErr w:type="spellStart"/>
      <w:r w:rsidRPr="00714BB6">
        <w:rPr>
          <w:rFonts w:asciiTheme="minorHAnsi" w:hAnsiTheme="minorHAnsi" w:cstheme="minorHAnsi"/>
          <w:color w:val="008000"/>
          <w:sz w:val="22"/>
          <w:szCs w:val="22"/>
          <w:shd w:val="clear" w:color="auto" w:fill="FFFFFF"/>
        </w:rPr>
        <w:t>summary_table</w:t>
      </w:r>
      <w:proofErr w:type="spellEnd"/>
      <w:r w:rsidRPr="00714BB6">
        <w:rPr>
          <w:rFonts w:asciiTheme="minorHAnsi" w:hAnsiTheme="minorHAnsi" w:cstheme="minorHAnsi"/>
          <w:color w:val="008000"/>
          <w:sz w:val="22"/>
          <w:szCs w:val="22"/>
          <w:shd w:val="clear" w:color="auto" w:fill="FFFFFF"/>
        </w:rPr>
        <w:t xml:space="preserve"> dataset */</w:t>
      </w:r>
    </w:p>
    <w:p w14:paraId="3E1B8F38"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b/>
          <w:bCs/>
          <w:color w:val="000080"/>
          <w:sz w:val="22"/>
          <w:szCs w:val="22"/>
          <w:shd w:val="clear" w:color="auto" w:fill="FFFFFF"/>
        </w:rPr>
        <w:t>PROC</w:t>
      </w: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b/>
          <w:bCs/>
          <w:color w:val="000080"/>
          <w:sz w:val="22"/>
          <w:szCs w:val="22"/>
          <w:shd w:val="clear" w:color="auto" w:fill="FFFFFF"/>
        </w:rPr>
        <w:t>DELETE</w:t>
      </w: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color w:val="0000FF"/>
          <w:sz w:val="22"/>
          <w:szCs w:val="22"/>
          <w:shd w:val="clear" w:color="auto" w:fill="FFFFFF"/>
        </w:rPr>
        <w:t>DATA</w:t>
      </w:r>
      <w:r w:rsidRPr="00714BB6">
        <w:rPr>
          <w:rFonts w:asciiTheme="minorHAnsi" w:hAnsiTheme="minorHAnsi" w:cstheme="minorHAnsi"/>
          <w:color w:val="000000"/>
          <w:sz w:val="22"/>
          <w:szCs w:val="22"/>
          <w:shd w:val="clear" w:color="auto" w:fill="FFFFFF"/>
        </w:rPr>
        <w:t>=</w:t>
      </w:r>
      <w:proofErr w:type="spellStart"/>
      <w:r w:rsidRPr="00714BB6">
        <w:rPr>
          <w:rFonts w:asciiTheme="minorHAnsi" w:hAnsiTheme="minorHAnsi" w:cstheme="minorHAnsi"/>
          <w:color w:val="000000"/>
          <w:sz w:val="22"/>
          <w:szCs w:val="22"/>
          <w:shd w:val="clear" w:color="auto" w:fill="FFFFFF"/>
        </w:rPr>
        <w:t>summary_table</w:t>
      </w:r>
      <w:proofErr w:type="spellEnd"/>
      <w:r w:rsidRPr="00714BB6">
        <w:rPr>
          <w:rFonts w:asciiTheme="minorHAnsi" w:hAnsiTheme="minorHAnsi" w:cstheme="minorHAnsi"/>
          <w:color w:val="000000"/>
          <w:sz w:val="22"/>
          <w:szCs w:val="22"/>
          <w:shd w:val="clear" w:color="auto" w:fill="FFFFFF"/>
        </w:rPr>
        <w:t>;</w:t>
      </w:r>
    </w:p>
    <w:p w14:paraId="42523095"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b/>
          <w:bCs/>
          <w:color w:val="000080"/>
          <w:sz w:val="22"/>
          <w:szCs w:val="22"/>
          <w:shd w:val="clear" w:color="auto" w:fill="FFFFFF"/>
        </w:rPr>
        <w:t>DATA</w:t>
      </w:r>
      <w:r w:rsidRPr="00714BB6">
        <w:rPr>
          <w:rFonts w:asciiTheme="minorHAnsi" w:hAnsiTheme="minorHAnsi" w:cstheme="minorHAnsi"/>
          <w:color w:val="000000"/>
          <w:sz w:val="22"/>
          <w:szCs w:val="22"/>
          <w:shd w:val="clear" w:color="auto" w:fill="FFFFFF"/>
        </w:rPr>
        <w:t xml:space="preserve"> </w:t>
      </w:r>
      <w:proofErr w:type="spellStart"/>
      <w:r w:rsidRPr="00714BB6">
        <w:rPr>
          <w:rFonts w:asciiTheme="minorHAnsi" w:hAnsiTheme="minorHAnsi" w:cstheme="minorHAnsi"/>
          <w:color w:val="000000"/>
          <w:sz w:val="22"/>
          <w:szCs w:val="22"/>
          <w:shd w:val="clear" w:color="auto" w:fill="FFFFFF"/>
        </w:rPr>
        <w:t>summary_table</w:t>
      </w:r>
      <w:proofErr w:type="spellEnd"/>
      <w:r w:rsidRPr="00714BB6">
        <w:rPr>
          <w:rFonts w:asciiTheme="minorHAnsi" w:hAnsiTheme="minorHAnsi" w:cstheme="minorHAnsi"/>
          <w:color w:val="000000"/>
          <w:sz w:val="22"/>
          <w:szCs w:val="22"/>
          <w:shd w:val="clear" w:color="auto" w:fill="FFFFFF"/>
        </w:rPr>
        <w:t>;</w:t>
      </w:r>
    </w:p>
    <w:p w14:paraId="661EAAC7"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color w:val="0000FF"/>
          <w:sz w:val="22"/>
          <w:szCs w:val="22"/>
          <w:shd w:val="clear" w:color="auto" w:fill="FFFFFF"/>
        </w:rPr>
        <w:t>LENGTH</w:t>
      </w:r>
      <w:r w:rsidRPr="00714BB6">
        <w:rPr>
          <w:rFonts w:asciiTheme="minorHAnsi" w:hAnsiTheme="minorHAnsi" w:cstheme="minorHAnsi"/>
          <w:color w:val="000000"/>
          <w:sz w:val="22"/>
          <w:szCs w:val="22"/>
          <w:shd w:val="clear" w:color="auto" w:fill="FFFFFF"/>
        </w:rPr>
        <w:t xml:space="preserve"> Model </w:t>
      </w:r>
      <w:r w:rsidRPr="00714BB6">
        <w:rPr>
          <w:rFonts w:asciiTheme="minorHAnsi" w:hAnsiTheme="minorHAnsi" w:cstheme="minorHAnsi"/>
          <w:b/>
          <w:bCs/>
          <w:color w:val="008080"/>
          <w:sz w:val="22"/>
          <w:szCs w:val="22"/>
          <w:shd w:val="clear" w:color="auto" w:fill="FFFFFF"/>
        </w:rPr>
        <w:t>8</w:t>
      </w:r>
      <w:r w:rsidRPr="00714BB6">
        <w:rPr>
          <w:rFonts w:asciiTheme="minorHAnsi" w:hAnsiTheme="minorHAnsi" w:cstheme="minorHAnsi"/>
          <w:color w:val="000000"/>
          <w:sz w:val="22"/>
          <w:szCs w:val="22"/>
          <w:shd w:val="clear" w:color="auto" w:fill="FFFFFF"/>
        </w:rPr>
        <w:t>;</w:t>
      </w:r>
    </w:p>
    <w:p w14:paraId="418A8EA7"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color w:val="0000FF"/>
          <w:sz w:val="22"/>
          <w:szCs w:val="22"/>
          <w:shd w:val="clear" w:color="auto" w:fill="FFFFFF"/>
        </w:rPr>
        <w:t>FORMAT</w:t>
      </w:r>
      <w:r w:rsidRPr="00714BB6">
        <w:rPr>
          <w:rFonts w:asciiTheme="minorHAnsi" w:hAnsiTheme="minorHAnsi" w:cstheme="minorHAnsi"/>
          <w:color w:val="000000"/>
          <w:sz w:val="22"/>
          <w:szCs w:val="22"/>
          <w:shd w:val="clear" w:color="auto" w:fill="FFFFFF"/>
        </w:rPr>
        <w:t xml:space="preserve"> Area </w:t>
      </w:r>
      <w:r w:rsidRPr="00714BB6">
        <w:rPr>
          <w:rFonts w:asciiTheme="minorHAnsi" w:hAnsiTheme="minorHAnsi" w:cstheme="minorHAnsi"/>
          <w:b/>
          <w:bCs/>
          <w:color w:val="008080"/>
          <w:sz w:val="22"/>
          <w:szCs w:val="22"/>
          <w:shd w:val="clear" w:color="auto" w:fill="FFFFFF"/>
        </w:rPr>
        <w:t>8.5</w:t>
      </w:r>
      <w:r w:rsidRPr="00714BB6">
        <w:rPr>
          <w:rFonts w:asciiTheme="minorHAnsi" w:hAnsiTheme="minorHAnsi" w:cstheme="minorHAnsi"/>
          <w:color w:val="000000"/>
          <w:sz w:val="22"/>
          <w:szCs w:val="22"/>
          <w:shd w:val="clear" w:color="auto" w:fill="FFFFFF"/>
        </w:rPr>
        <w:t>;</w:t>
      </w:r>
    </w:p>
    <w:p w14:paraId="7B8F67E5"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b/>
          <w:bCs/>
          <w:color w:val="000080"/>
          <w:sz w:val="22"/>
          <w:szCs w:val="22"/>
          <w:shd w:val="clear" w:color="auto" w:fill="FFFFFF"/>
        </w:rPr>
        <w:t>RUN</w:t>
      </w:r>
      <w:r w:rsidRPr="00714BB6">
        <w:rPr>
          <w:rFonts w:asciiTheme="minorHAnsi" w:hAnsiTheme="minorHAnsi" w:cstheme="minorHAnsi"/>
          <w:color w:val="000000"/>
          <w:sz w:val="22"/>
          <w:szCs w:val="22"/>
          <w:shd w:val="clear" w:color="auto" w:fill="FFFFFF"/>
        </w:rPr>
        <w:t>;</w:t>
      </w:r>
    </w:p>
    <w:p w14:paraId="4791A41E"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p>
    <w:p w14:paraId="3951EA57"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color w:val="0000FF"/>
          <w:sz w:val="22"/>
          <w:szCs w:val="22"/>
          <w:shd w:val="clear" w:color="auto" w:fill="FFFFFF"/>
        </w:rPr>
        <w:t>%LET</w:t>
      </w:r>
      <w:r w:rsidRPr="00714BB6">
        <w:rPr>
          <w:rFonts w:asciiTheme="minorHAnsi" w:hAnsiTheme="minorHAnsi" w:cstheme="minorHAnsi"/>
          <w:color w:val="000000"/>
          <w:sz w:val="22"/>
          <w:szCs w:val="22"/>
          <w:shd w:val="clear" w:color="auto" w:fill="FFFFFF"/>
        </w:rPr>
        <w:t xml:space="preserve"> target = bad;</w:t>
      </w:r>
    </w:p>
    <w:p w14:paraId="1697E479"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p>
    <w:p w14:paraId="5C24B9C4"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b/>
          <w:bCs/>
          <w:color w:val="000080"/>
          <w:sz w:val="22"/>
          <w:szCs w:val="22"/>
          <w:shd w:val="clear" w:color="auto" w:fill="FFFFFF"/>
        </w:rPr>
        <w:t>%MACRO</w:t>
      </w:r>
      <w:r w:rsidRPr="00714BB6">
        <w:rPr>
          <w:rFonts w:asciiTheme="minorHAnsi" w:hAnsiTheme="minorHAnsi" w:cstheme="minorHAnsi"/>
          <w:color w:val="000000"/>
          <w:sz w:val="22"/>
          <w:szCs w:val="22"/>
          <w:shd w:val="clear" w:color="auto" w:fill="FFFFFF"/>
        </w:rPr>
        <w:t xml:space="preserve"> tune(iteration, </w:t>
      </w:r>
      <w:proofErr w:type="spellStart"/>
      <w:r w:rsidRPr="00714BB6">
        <w:rPr>
          <w:rFonts w:asciiTheme="minorHAnsi" w:hAnsiTheme="minorHAnsi" w:cstheme="minorHAnsi"/>
          <w:color w:val="000000"/>
          <w:sz w:val="22"/>
          <w:szCs w:val="22"/>
          <w:shd w:val="clear" w:color="auto" w:fill="FFFFFF"/>
        </w:rPr>
        <w:t>maxdepth</w:t>
      </w:r>
      <w:proofErr w:type="spellEnd"/>
      <w:r w:rsidRPr="00714BB6">
        <w:rPr>
          <w:rFonts w:asciiTheme="minorHAnsi" w:hAnsiTheme="minorHAnsi" w:cstheme="minorHAnsi"/>
          <w:color w:val="000000"/>
          <w:sz w:val="22"/>
          <w:szCs w:val="22"/>
          <w:shd w:val="clear" w:color="auto" w:fill="FFFFFF"/>
        </w:rPr>
        <w:t xml:space="preserve">, </w:t>
      </w:r>
      <w:proofErr w:type="spellStart"/>
      <w:r w:rsidRPr="00714BB6">
        <w:rPr>
          <w:rFonts w:asciiTheme="minorHAnsi" w:hAnsiTheme="minorHAnsi" w:cstheme="minorHAnsi"/>
          <w:color w:val="000000"/>
          <w:sz w:val="22"/>
          <w:szCs w:val="22"/>
          <w:shd w:val="clear" w:color="auto" w:fill="FFFFFF"/>
        </w:rPr>
        <w:t>minleafsize</w:t>
      </w:r>
      <w:proofErr w:type="spellEnd"/>
      <w:r w:rsidRPr="00714BB6">
        <w:rPr>
          <w:rFonts w:asciiTheme="minorHAnsi" w:hAnsiTheme="minorHAnsi" w:cstheme="minorHAnsi"/>
          <w:color w:val="000000"/>
          <w:sz w:val="22"/>
          <w:szCs w:val="22"/>
          <w:shd w:val="clear" w:color="auto" w:fill="FFFFFF"/>
        </w:rPr>
        <w:t>);</w:t>
      </w:r>
    </w:p>
    <w:p w14:paraId="07F77CCF"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color w:val="0000FF"/>
          <w:sz w:val="22"/>
          <w:szCs w:val="22"/>
          <w:shd w:val="clear" w:color="auto" w:fill="FFFFFF"/>
        </w:rPr>
        <w:t>%put</w:t>
      </w:r>
      <w:r w:rsidRPr="00714BB6">
        <w:rPr>
          <w:rFonts w:asciiTheme="minorHAnsi" w:hAnsiTheme="minorHAnsi" w:cstheme="minorHAnsi"/>
          <w:color w:val="000000"/>
          <w:sz w:val="22"/>
          <w:szCs w:val="22"/>
          <w:shd w:val="clear" w:color="auto" w:fill="FFFFFF"/>
        </w:rPr>
        <w:t xml:space="preserve"> "Iteration: &amp;iteration";</w:t>
      </w:r>
    </w:p>
    <w:p w14:paraId="3C7BB431"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color w:val="0000FF"/>
          <w:sz w:val="22"/>
          <w:szCs w:val="22"/>
          <w:shd w:val="clear" w:color="auto" w:fill="FFFFFF"/>
        </w:rPr>
        <w:t>%put</w:t>
      </w:r>
      <w:r w:rsidRPr="00714BB6">
        <w:rPr>
          <w:rFonts w:asciiTheme="minorHAnsi" w:hAnsiTheme="minorHAnsi" w:cstheme="minorHAnsi"/>
          <w:color w:val="000000"/>
          <w:sz w:val="22"/>
          <w:szCs w:val="22"/>
          <w:shd w:val="clear" w:color="auto" w:fill="FFFFFF"/>
        </w:rPr>
        <w:t xml:space="preserve"> "MAXDEPTH: &amp;</w:t>
      </w:r>
      <w:proofErr w:type="spellStart"/>
      <w:r w:rsidRPr="00714BB6">
        <w:rPr>
          <w:rFonts w:asciiTheme="minorHAnsi" w:hAnsiTheme="minorHAnsi" w:cstheme="minorHAnsi"/>
          <w:color w:val="000000"/>
          <w:sz w:val="22"/>
          <w:szCs w:val="22"/>
          <w:shd w:val="clear" w:color="auto" w:fill="FFFFFF"/>
        </w:rPr>
        <w:t>maxdepth</w:t>
      </w:r>
      <w:proofErr w:type="spellEnd"/>
      <w:r w:rsidRPr="00714BB6">
        <w:rPr>
          <w:rFonts w:asciiTheme="minorHAnsi" w:hAnsiTheme="minorHAnsi" w:cstheme="minorHAnsi"/>
          <w:color w:val="000000"/>
          <w:sz w:val="22"/>
          <w:szCs w:val="22"/>
          <w:shd w:val="clear" w:color="auto" w:fill="FFFFFF"/>
        </w:rPr>
        <w:t>";</w:t>
      </w:r>
    </w:p>
    <w:p w14:paraId="70BC8EF8"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color w:val="0000FF"/>
          <w:sz w:val="22"/>
          <w:szCs w:val="22"/>
          <w:shd w:val="clear" w:color="auto" w:fill="FFFFFF"/>
        </w:rPr>
        <w:t>%put</w:t>
      </w:r>
      <w:r w:rsidRPr="00714BB6">
        <w:rPr>
          <w:rFonts w:asciiTheme="minorHAnsi" w:hAnsiTheme="minorHAnsi" w:cstheme="minorHAnsi"/>
          <w:color w:val="000000"/>
          <w:sz w:val="22"/>
          <w:szCs w:val="22"/>
          <w:shd w:val="clear" w:color="auto" w:fill="FFFFFF"/>
        </w:rPr>
        <w:t xml:space="preserve"> "MINLEAFSIZE: &amp;</w:t>
      </w:r>
      <w:proofErr w:type="spellStart"/>
      <w:r w:rsidRPr="00714BB6">
        <w:rPr>
          <w:rFonts w:asciiTheme="minorHAnsi" w:hAnsiTheme="minorHAnsi" w:cstheme="minorHAnsi"/>
          <w:color w:val="000000"/>
          <w:sz w:val="22"/>
          <w:szCs w:val="22"/>
          <w:shd w:val="clear" w:color="auto" w:fill="FFFFFF"/>
        </w:rPr>
        <w:t>minleafsize</w:t>
      </w:r>
      <w:proofErr w:type="spellEnd"/>
      <w:r w:rsidRPr="00714BB6">
        <w:rPr>
          <w:rFonts w:asciiTheme="minorHAnsi" w:hAnsiTheme="minorHAnsi" w:cstheme="minorHAnsi"/>
          <w:color w:val="000000"/>
          <w:sz w:val="22"/>
          <w:szCs w:val="22"/>
          <w:shd w:val="clear" w:color="auto" w:fill="FFFFFF"/>
        </w:rPr>
        <w:t>";</w:t>
      </w:r>
    </w:p>
    <w:p w14:paraId="0CC5B1C3"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p>
    <w:p w14:paraId="17414E73"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color w:val="008000"/>
          <w:sz w:val="22"/>
          <w:szCs w:val="22"/>
          <w:shd w:val="clear" w:color="auto" w:fill="FFFFFF"/>
        </w:rPr>
        <w:t>/* Perform decision tree with hyperparameter tuning */</w:t>
      </w:r>
    </w:p>
    <w:p w14:paraId="3F6B45A1"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color w:val="000000"/>
          <w:sz w:val="22"/>
          <w:szCs w:val="22"/>
          <w:shd w:val="clear" w:color="auto" w:fill="FFFFFF"/>
        </w:rPr>
        <w:t xml:space="preserve">  PROC HPSPLIT DATA=</w:t>
      </w:r>
      <w:proofErr w:type="spellStart"/>
      <w:r w:rsidRPr="00714BB6">
        <w:rPr>
          <w:rFonts w:asciiTheme="minorHAnsi" w:hAnsiTheme="minorHAnsi" w:cstheme="minorHAnsi"/>
          <w:color w:val="000000"/>
          <w:sz w:val="22"/>
          <w:szCs w:val="22"/>
          <w:shd w:val="clear" w:color="auto" w:fill="FFFFFF"/>
        </w:rPr>
        <w:t>train_bal</w:t>
      </w:r>
      <w:proofErr w:type="spellEnd"/>
    </w:p>
    <w:p w14:paraId="115AFFA4"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color w:val="000000"/>
          <w:sz w:val="22"/>
          <w:szCs w:val="22"/>
          <w:shd w:val="clear" w:color="auto" w:fill="FFFFFF"/>
        </w:rPr>
        <w:t xml:space="preserve">             MAXDEPTH = &amp;</w:t>
      </w:r>
      <w:proofErr w:type="spellStart"/>
      <w:r w:rsidRPr="00714BB6">
        <w:rPr>
          <w:rFonts w:asciiTheme="minorHAnsi" w:hAnsiTheme="minorHAnsi" w:cstheme="minorHAnsi"/>
          <w:color w:val="000000"/>
          <w:sz w:val="22"/>
          <w:szCs w:val="22"/>
          <w:shd w:val="clear" w:color="auto" w:fill="FFFFFF"/>
        </w:rPr>
        <w:t>maxdepth</w:t>
      </w:r>
      <w:proofErr w:type="spellEnd"/>
    </w:p>
    <w:p w14:paraId="6B0DFB5C"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color w:val="000000"/>
          <w:sz w:val="22"/>
          <w:szCs w:val="22"/>
          <w:shd w:val="clear" w:color="auto" w:fill="FFFFFF"/>
        </w:rPr>
        <w:t xml:space="preserve">             MINLEAFSIZE = &amp;</w:t>
      </w:r>
      <w:proofErr w:type="spellStart"/>
      <w:r w:rsidRPr="00714BB6">
        <w:rPr>
          <w:rFonts w:asciiTheme="minorHAnsi" w:hAnsiTheme="minorHAnsi" w:cstheme="minorHAnsi"/>
          <w:color w:val="000000"/>
          <w:sz w:val="22"/>
          <w:szCs w:val="22"/>
          <w:shd w:val="clear" w:color="auto" w:fill="FFFFFF"/>
        </w:rPr>
        <w:t>minleafsize</w:t>
      </w:r>
      <w:proofErr w:type="spellEnd"/>
      <w:r w:rsidRPr="00714BB6">
        <w:rPr>
          <w:rFonts w:asciiTheme="minorHAnsi" w:hAnsiTheme="minorHAnsi" w:cstheme="minorHAnsi"/>
          <w:color w:val="000000"/>
          <w:sz w:val="22"/>
          <w:szCs w:val="22"/>
          <w:shd w:val="clear" w:color="auto" w:fill="FFFFFF"/>
        </w:rPr>
        <w:t>;</w:t>
      </w:r>
    </w:p>
    <w:p w14:paraId="1270EEE3"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color w:val="000000"/>
          <w:sz w:val="22"/>
          <w:szCs w:val="22"/>
          <w:shd w:val="clear" w:color="auto" w:fill="FFFFFF"/>
        </w:rPr>
        <w:t xml:space="preserve">    INPUT &amp;predictors / LEVEL=INTERVAL;</w:t>
      </w:r>
    </w:p>
    <w:p w14:paraId="118934B0"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color w:val="000000"/>
          <w:sz w:val="22"/>
          <w:szCs w:val="22"/>
          <w:shd w:val="clear" w:color="auto" w:fill="FFFFFF"/>
        </w:rPr>
        <w:t xml:space="preserve">    TARGET bad / LEVEL=NOMINAL;</w:t>
      </w:r>
    </w:p>
    <w:p w14:paraId="57B6FC95"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color w:val="000000"/>
          <w:sz w:val="22"/>
          <w:szCs w:val="22"/>
          <w:shd w:val="clear" w:color="auto" w:fill="FFFFFF"/>
        </w:rPr>
        <w:t xml:space="preserve">    PRUNE COSTCOMPLEXITY;</w:t>
      </w:r>
    </w:p>
    <w:p w14:paraId="2204C642"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color w:val="000000"/>
          <w:sz w:val="22"/>
          <w:szCs w:val="22"/>
          <w:shd w:val="clear" w:color="auto" w:fill="FFFFFF"/>
        </w:rPr>
        <w:t xml:space="preserve">    code file=</w:t>
      </w:r>
      <w:r w:rsidRPr="00714BB6">
        <w:rPr>
          <w:rFonts w:asciiTheme="minorHAnsi" w:hAnsiTheme="minorHAnsi" w:cstheme="minorHAnsi"/>
          <w:color w:val="800080"/>
          <w:sz w:val="22"/>
          <w:szCs w:val="22"/>
          <w:shd w:val="clear" w:color="auto" w:fill="FFFFFF"/>
        </w:rPr>
        <w:t>"/workspace/</w:t>
      </w:r>
      <w:proofErr w:type="spellStart"/>
      <w:r w:rsidRPr="00714BB6">
        <w:rPr>
          <w:rFonts w:asciiTheme="minorHAnsi" w:hAnsiTheme="minorHAnsi" w:cstheme="minorHAnsi"/>
          <w:color w:val="800080"/>
          <w:sz w:val="22"/>
          <w:szCs w:val="22"/>
          <w:shd w:val="clear" w:color="auto" w:fill="FFFFFF"/>
        </w:rPr>
        <w:t>ccmod</w:t>
      </w:r>
      <w:proofErr w:type="spellEnd"/>
      <w:r w:rsidRPr="00714BB6">
        <w:rPr>
          <w:rFonts w:asciiTheme="minorHAnsi" w:hAnsiTheme="minorHAnsi" w:cstheme="minorHAnsi"/>
          <w:color w:val="800080"/>
          <w:sz w:val="22"/>
          <w:szCs w:val="22"/>
          <w:shd w:val="clear" w:color="auto" w:fill="FFFFFF"/>
        </w:rPr>
        <w:t>/u588348/</w:t>
      </w:r>
      <w:proofErr w:type="spellStart"/>
      <w:r w:rsidRPr="00714BB6">
        <w:rPr>
          <w:rFonts w:asciiTheme="minorHAnsi" w:hAnsiTheme="minorHAnsi" w:cstheme="minorHAnsi"/>
          <w:color w:val="800080"/>
          <w:sz w:val="22"/>
          <w:szCs w:val="22"/>
          <w:shd w:val="clear" w:color="auto" w:fill="FFFFFF"/>
        </w:rPr>
        <w:t>decision_tree.sas</w:t>
      </w:r>
      <w:proofErr w:type="spellEnd"/>
      <w:r w:rsidRPr="00714BB6">
        <w:rPr>
          <w:rFonts w:asciiTheme="minorHAnsi" w:hAnsiTheme="minorHAnsi" w:cstheme="minorHAnsi"/>
          <w:color w:val="800080"/>
          <w:sz w:val="22"/>
          <w:szCs w:val="22"/>
          <w:shd w:val="clear" w:color="auto" w:fill="FFFFFF"/>
        </w:rPr>
        <w:t>"</w:t>
      </w:r>
      <w:r w:rsidRPr="00714BB6">
        <w:rPr>
          <w:rFonts w:asciiTheme="minorHAnsi" w:hAnsiTheme="minorHAnsi" w:cstheme="minorHAnsi"/>
          <w:color w:val="000000"/>
          <w:sz w:val="22"/>
          <w:szCs w:val="22"/>
          <w:shd w:val="clear" w:color="auto" w:fill="FFFFFF"/>
        </w:rPr>
        <w:t>;</w:t>
      </w:r>
    </w:p>
    <w:p w14:paraId="2C369B8F"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color w:val="000000"/>
          <w:sz w:val="22"/>
          <w:szCs w:val="22"/>
          <w:shd w:val="clear" w:color="auto" w:fill="FFFFFF"/>
        </w:rPr>
        <w:t xml:space="preserve">  RUN;</w:t>
      </w:r>
    </w:p>
    <w:p w14:paraId="45FA7EA9"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p>
    <w:p w14:paraId="35D9FEB3"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color w:val="000000"/>
          <w:sz w:val="22"/>
          <w:szCs w:val="22"/>
          <w:shd w:val="clear" w:color="auto" w:fill="FFFFFF"/>
        </w:rPr>
        <w:t xml:space="preserve">  data </w:t>
      </w:r>
      <w:proofErr w:type="spellStart"/>
      <w:r w:rsidRPr="00714BB6">
        <w:rPr>
          <w:rFonts w:asciiTheme="minorHAnsi" w:hAnsiTheme="minorHAnsi" w:cstheme="minorHAnsi"/>
          <w:color w:val="000000"/>
          <w:sz w:val="22"/>
          <w:szCs w:val="22"/>
          <w:shd w:val="clear" w:color="auto" w:fill="FFFFFF"/>
        </w:rPr>
        <w:t>test_score_&amp;</w:t>
      </w:r>
      <w:r w:rsidRPr="00714BB6">
        <w:rPr>
          <w:rFonts w:asciiTheme="minorHAnsi" w:hAnsiTheme="minorHAnsi" w:cstheme="minorHAnsi"/>
          <w:color w:val="008080"/>
          <w:sz w:val="22"/>
          <w:szCs w:val="22"/>
          <w:shd w:val="clear" w:color="auto" w:fill="FFFFFF"/>
        </w:rPr>
        <w:t>iteration</w:t>
      </w:r>
      <w:proofErr w:type="spellEnd"/>
      <w:r w:rsidRPr="00714BB6">
        <w:rPr>
          <w:rFonts w:asciiTheme="minorHAnsi" w:hAnsiTheme="minorHAnsi" w:cstheme="minorHAnsi"/>
          <w:color w:val="008080"/>
          <w:sz w:val="22"/>
          <w:szCs w:val="22"/>
          <w:shd w:val="clear" w:color="auto" w:fill="FFFFFF"/>
        </w:rPr>
        <w:t>.</w:t>
      </w:r>
      <w:r w:rsidRPr="00714BB6">
        <w:rPr>
          <w:rFonts w:asciiTheme="minorHAnsi" w:hAnsiTheme="minorHAnsi" w:cstheme="minorHAnsi"/>
          <w:color w:val="000000"/>
          <w:sz w:val="22"/>
          <w:szCs w:val="22"/>
          <w:shd w:val="clear" w:color="auto" w:fill="FFFFFF"/>
        </w:rPr>
        <w:t>;</w:t>
      </w:r>
    </w:p>
    <w:p w14:paraId="070CE2B0"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color w:val="000000"/>
          <w:sz w:val="22"/>
          <w:szCs w:val="22"/>
          <w:shd w:val="clear" w:color="auto" w:fill="FFFFFF"/>
        </w:rPr>
        <w:t xml:space="preserve">    set </w:t>
      </w:r>
      <w:proofErr w:type="spellStart"/>
      <w:r w:rsidRPr="00714BB6">
        <w:rPr>
          <w:rFonts w:asciiTheme="minorHAnsi" w:hAnsiTheme="minorHAnsi" w:cstheme="minorHAnsi"/>
          <w:color w:val="000000"/>
          <w:sz w:val="22"/>
          <w:szCs w:val="22"/>
          <w:shd w:val="clear" w:color="auto" w:fill="FFFFFF"/>
        </w:rPr>
        <w:t>val_data</w:t>
      </w:r>
      <w:proofErr w:type="spellEnd"/>
      <w:r w:rsidRPr="00714BB6">
        <w:rPr>
          <w:rFonts w:asciiTheme="minorHAnsi" w:hAnsiTheme="minorHAnsi" w:cstheme="minorHAnsi"/>
          <w:color w:val="000000"/>
          <w:sz w:val="22"/>
          <w:szCs w:val="22"/>
          <w:shd w:val="clear" w:color="auto" w:fill="FFFFFF"/>
        </w:rPr>
        <w:t>;</w:t>
      </w:r>
    </w:p>
    <w:p w14:paraId="14611C42"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color w:val="000000"/>
          <w:sz w:val="22"/>
          <w:szCs w:val="22"/>
          <w:shd w:val="clear" w:color="auto" w:fill="FFFFFF"/>
        </w:rPr>
        <w:lastRenderedPageBreak/>
        <w:t xml:space="preserve">    </w:t>
      </w:r>
      <w:r w:rsidRPr="00714BB6">
        <w:rPr>
          <w:rFonts w:asciiTheme="minorHAnsi" w:hAnsiTheme="minorHAnsi" w:cstheme="minorHAnsi"/>
          <w:color w:val="0000FF"/>
          <w:sz w:val="22"/>
          <w:szCs w:val="22"/>
          <w:shd w:val="clear" w:color="auto" w:fill="FFFFFF"/>
        </w:rPr>
        <w:t>%include</w:t>
      </w: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color w:val="800080"/>
          <w:sz w:val="22"/>
          <w:szCs w:val="22"/>
          <w:shd w:val="clear" w:color="auto" w:fill="FFFFFF"/>
        </w:rPr>
        <w:t>'/workspace/</w:t>
      </w:r>
      <w:proofErr w:type="spellStart"/>
      <w:r w:rsidRPr="00714BB6">
        <w:rPr>
          <w:rFonts w:asciiTheme="minorHAnsi" w:hAnsiTheme="minorHAnsi" w:cstheme="minorHAnsi"/>
          <w:color w:val="800080"/>
          <w:sz w:val="22"/>
          <w:szCs w:val="22"/>
          <w:shd w:val="clear" w:color="auto" w:fill="FFFFFF"/>
        </w:rPr>
        <w:t>ccmod</w:t>
      </w:r>
      <w:proofErr w:type="spellEnd"/>
      <w:r w:rsidRPr="00714BB6">
        <w:rPr>
          <w:rFonts w:asciiTheme="minorHAnsi" w:hAnsiTheme="minorHAnsi" w:cstheme="minorHAnsi"/>
          <w:color w:val="800080"/>
          <w:sz w:val="22"/>
          <w:szCs w:val="22"/>
          <w:shd w:val="clear" w:color="auto" w:fill="FFFFFF"/>
        </w:rPr>
        <w:t>/u588348/</w:t>
      </w:r>
      <w:proofErr w:type="spellStart"/>
      <w:r w:rsidRPr="00714BB6">
        <w:rPr>
          <w:rFonts w:asciiTheme="minorHAnsi" w:hAnsiTheme="minorHAnsi" w:cstheme="minorHAnsi"/>
          <w:color w:val="800080"/>
          <w:sz w:val="22"/>
          <w:szCs w:val="22"/>
          <w:shd w:val="clear" w:color="auto" w:fill="FFFFFF"/>
        </w:rPr>
        <w:t>decision_tree.sas</w:t>
      </w:r>
      <w:proofErr w:type="spellEnd"/>
      <w:r w:rsidRPr="00714BB6">
        <w:rPr>
          <w:rFonts w:asciiTheme="minorHAnsi" w:hAnsiTheme="minorHAnsi" w:cstheme="minorHAnsi"/>
          <w:color w:val="800080"/>
          <w:sz w:val="22"/>
          <w:szCs w:val="22"/>
          <w:shd w:val="clear" w:color="auto" w:fill="FFFFFF"/>
        </w:rPr>
        <w:t>'</w:t>
      </w:r>
      <w:r w:rsidRPr="00714BB6">
        <w:rPr>
          <w:rFonts w:asciiTheme="minorHAnsi" w:hAnsiTheme="minorHAnsi" w:cstheme="minorHAnsi"/>
          <w:color w:val="000000"/>
          <w:sz w:val="22"/>
          <w:szCs w:val="22"/>
          <w:shd w:val="clear" w:color="auto" w:fill="FFFFFF"/>
        </w:rPr>
        <w:t>;</w:t>
      </w:r>
    </w:p>
    <w:p w14:paraId="6C85CACB"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color w:val="000000"/>
          <w:sz w:val="22"/>
          <w:szCs w:val="22"/>
          <w:shd w:val="clear" w:color="auto" w:fill="FFFFFF"/>
        </w:rPr>
        <w:tab/>
        <w:t>keep id &amp;</w:t>
      </w:r>
      <w:r w:rsidRPr="00714BB6">
        <w:rPr>
          <w:rFonts w:asciiTheme="minorHAnsi" w:hAnsiTheme="minorHAnsi" w:cstheme="minorHAnsi"/>
          <w:color w:val="008080"/>
          <w:sz w:val="22"/>
          <w:szCs w:val="22"/>
          <w:shd w:val="clear" w:color="auto" w:fill="FFFFFF"/>
        </w:rPr>
        <w:t>target.</w:t>
      </w:r>
      <w:r w:rsidRPr="00714BB6">
        <w:rPr>
          <w:rFonts w:asciiTheme="minorHAnsi" w:hAnsiTheme="minorHAnsi" w:cstheme="minorHAnsi"/>
          <w:color w:val="000000"/>
          <w:sz w:val="22"/>
          <w:szCs w:val="22"/>
          <w:shd w:val="clear" w:color="auto" w:fill="FFFFFF"/>
        </w:rPr>
        <w:t xml:space="preserve"> P_bad1;</w:t>
      </w:r>
    </w:p>
    <w:p w14:paraId="63C1BE23"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color w:val="000000"/>
          <w:sz w:val="22"/>
          <w:szCs w:val="22"/>
          <w:shd w:val="clear" w:color="auto" w:fill="FFFFFF"/>
        </w:rPr>
        <w:t xml:space="preserve">  run;</w:t>
      </w:r>
    </w:p>
    <w:p w14:paraId="1AA8303D"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p>
    <w:p w14:paraId="414F60BD"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color w:val="008000"/>
          <w:sz w:val="22"/>
          <w:szCs w:val="22"/>
          <w:shd w:val="clear" w:color="auto" w:fill="FFFFFF"/>
        </w:rPr>
        <w:t xml:space="preserve">/* </w:t>
      </w:r>
      <w:proofErr w:type="spellStart"/>
      <w:r w:rsidRPr="00714BB6">
        <w:rPr>
          <w:rFonts w:asciiTheme="minorHAnsi" w:hAnsiTheme="minorHAnsi" w:cstheme="minorHAnsi"/>
          <w:color w:val="008000"/>
          <w:sz w:val="22"/>
          <w:szCs w:val="22"/>
          <w:shd w:val="clear" w:color="auto" w:fill="FFFFFF"/>
        </w:rPr>
        <w:t>Calcuate</w:t>
      </w:r>
      <w:proofErr w:type="spellEnd"/>
      <w:r w:rsidRPr="00714BB6">
        <w:rPr>
          <w:rFonts w:asciiTheme="minorHAnsi" w:hAnsiTheme="minorHAnsi" w:cstheme="minorHAnsi"/>
          <w:color w:val="008000"/>
          <w:sz w:val="22"/>
          <w:szCs w:val="22"/>
          <w:shd w:val="clear" w:color="auto" w:fill="FFFFFF"/>
        </w:rPr>
        <w:t xml:space="preserve"> AUC value on validation dataset */</w:t>
      </w:r>
    </w:p>
    <w:p w14:paraId="1D3EFE91"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color w:val="000000"/>
          <w:sz w:val="22"/>
          <w:szCs w:val="22"/>
          <w:shd w:val="clear" w:color="auto" w:fill="FFFFFF"/>
        </w:rPr>
        <w:t xml:space="preserve">  proc logistic data = </w:t>
      </w:r>
      <w:proofErr w:type="spellStart"/>
      <w:r w:rsidRPr="00714BB6">
        <w:rPr>
          <w:rFonts w:asciiTheme="minorHAnsi" w:hAnsiTheme="minorHAnsi" w:cstheme="minorHAnsi"/>
          <w:color w:val="000000"/>
          <w:sz w:val="22"/>
          <w:szCs w:val="22"/>
          <w:shd w:val="clear" w:color="auto" w:fill="FFFFFF"/>
        </w:rPr>
        <w:t>test_score_&amp;</w:t>
      </w:r>
      <w:r w:rsidRPr="00714BB6">
        <w:rPr>
          <w:rFonts w:asciiTheme="minorHAnsi" w:hAnsiTheme="minorHAnsi" w:cstheme="minorHAnsi"/>
          <w:color w:val="008080"/>
          <w:sz w:val="22"/>
          <w:szCs w:val="22"/>
          <w:shd w:val="clear" w:color="auto" w:fill="FFFFFF"/>
        </w:rPr>
        <w:t>iteration</w:t>
      </w:r>
      <w:proofErr w:type="spellEnd"/>
      <w:r w:rsidRPr="00714BB6">
        <w:rPr>
          <w:rFonts w:asciiTheme="minorHAnsi" w:hAnsiTheme="minorHAnsi" w:cstheme="minorHAnsi"/>
          <w:color w:val="008080"/>
          <w:sz w:val="22"/>
          <w:szCs w:val="22"/>
          <w:shd w:val="clear" w:color="auto" w:fill="FFFFFF"/>
        </w:rPr>
        <w:t>.</w:t>
      </w:r>
      <w:r w:rsidRPr="00714BB6">
        <w:rPr>
          <w:rFonts w:asciiTheme="minorHAnsi" w:hAnsiTheme="minorHAnsi" w:cstheme="minorHAnsi"/>
          <w:color w:val="000000"/>
          <w:sz w:val="22"/>
          <w:szCs w:val="22"/>
          <w:shd w:val="clear" w:color="auto" w:fill="FFFFFF"/>
        </w:rPr>
        <w:t>;</w:t>
      </w:r>
    </w:p>
    <w:p w14:paraId="14B8B43B"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color w:val="000000"/>
          <w:sz w:val="22"/>
          <w:szCs w:val="22"/>
          <w:shd w:val="clear" w:color="auto" w:fill="FFFFFF"/>
        </w:rPr>
        <w:tab/>
        <w:t>class &amp;</w:t>
      </w:r>
      <w:r w:rsidRPr="00714BB6">
        <w:rPr>
          <w:rFonts w:asciiTheme="minorHAnsi" w:hAnsiTheme="minorHAnsi" w:cstheme="minorHAnsi"/>
          <w:color w:val="008080"/>
          <w:sz w:val="22"/>
          <w:szCs w:val="22"/>
          <w:shd w:val="clear" w:color="auto" w:fill="FFFFFF"/>
        </w:rPr>
        <w:t>target.</w:t>
      </w:r>
      <w:r w:rsidRPr="00714BB6">
        <w:rPr>
          <w:rFonts w:asciiTheme="minorHAnsi" w:hAnsiTheme="minorHAnsi" w:cstheme="minorHAnsi"/>
          <w:color w:val="000000"/>
          <w:sz w:val="22"/>
          <w:szCs w:val="22"/>
          <w:shd w:val="clear" w:color="auto" w:fill="FFFFFF"/>
        </w:rPr>
        <w:t>;</w:t>
      </w:r>
    </w:p>
    <w:p w14:paraId="0CE6EDB7"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color w:val="000000"/>
          <w:sz w:val="22"/>
          <w:szCs w:val="22"/>
          <w:shd w:val="clear" w:color="auto" w:fill="FFFFFF"/>
        </w:rPr>
        <w:tab/>
        <w:t>model &amp;</w:t>
      </w:r>
      <w:r w:rsidRPr="00714BB6">
        <w:rPr>
          <w:rFonts w:asciiTheme="minorHAnsi" w:hAnsiTheme="minorHAnsi" w:cstheme="minorHAnsi"/>
          <w:color w:val="008080"/>
          <w:sz w:val="22"/>
          <w:szCs w:val="22"/>
          <w:shd w:val="clear" w:color="auto" w:fill="FFFFFF"/>
        </w:rPr>
        <w:t>target.</w:t>
      </w:r>
      <w:r w:rsidRPr="00714BB6">
        <w:rPr>
          <w:rFonts w:asciiTheme="minorHAnsi" w:hAnsiTheme="minorHAnsi" w:cstheme="minorHAnsi"/>
          <w:color w:val="000000"/>
          <w:sz w:val="22"/>
          <w:szCs w:val="22"/>
          <w:shd w:val="clear" w:color="auto" w:fill="FFFFFF"/>
        </w:rPr>
        <w:t xml:space="preserve"> = P_bad1 / </w:t>
      </w:r>
      <w:proofErr w:type="spellStart"/>
      <w:r w:rsidRPr="00714BB6">
        <w:rPr>
          <w:rFonts w:asciiTheme="minorHAnsi" w:hAnsiTheme="minorHAnsi" w:cstheme="minorHAnsi"/>
          <w:color w:val="000000"/>
          <w:sz w:val="22"/>
          <w:szCs w:val="22"/>
          <w:shd w:val="clear" w:color="auto" w:fill="FFFFFF"/>
        </w:rPr>
        <w:t>outroc</w:t>
      </w:r>
      <w:proofErr w:type="spellEnd"/>
      <w:r w:rsidRPr="00714BB6">
        <w:rPr>
          <w:rFonts w:asciiTheme="minorHAnsi" w:hAnsiTheme="minorHAnsi" w:cstheme="minorHAnsi"/>
          <w:color w:val="000000"/>
          <w:sz w:val="22"/>
          <w:szCs w:val="22"/>
          <w:shd w:val="clear" w:color="auto" w:fill="FFFFFF"/>
        </w:rPr>
        <w:t>=ROC;</w:t>
      </w:r>
    </w:p>
    <w:p w14:paraId="123A3464"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color w:val="000000"/>
          <w:sz w:val="22"/>
          <w:szCs w:val="22"/>
          <w:shd w:val="clear" w:color="auto" w:fill="FFFFFF"/>
        </w:rPr>
        <w:tab/>
        <w:t>ROC;</w:t>
      </w:r>
    </w:p>
    <w:p w14:paraId="5DF88890"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color w:val="000000"/>
          <w:sz w:val="22"/>
          <w:szCs w:val="22"/>
          <w:shd w:val="clear" w:color="auto" w:fill="FFFFFF"/>
        </w:rPr>
        <w:tab/>
        <w:t xml:space="preserve">ODS OUTPUT ROCASSOCIATION = </w:t>
      </w:r>
      <w:proofErr w:type="spellStart"/>
      <w:r w:rsidRPr="00714BB6">
        <w:rPr>
          <w:rFonts w:asciiTheme="minorHAnsi" w:hAnsiTheme="minorHAnsi" w:cstheme="minorHAnsi"/>
          <w:color w:val="000000"/>
          <w:sz w:val="22"/>
          <w:szCs w:val="22"/>
          <w:shd w:val="clear" w:color="auto" w:fill="FFFFFF"/>
        </w:rPr>
        <w:t>auc_out</w:t>
      </w:r>
      <w:proofErr w:type="spellEnd"/>
      <w:r w:rsidRPr="00714BB6">
        <w:rPr>
          <w:rFonts w:asciiTheme="minorHAnsi" w:hAnsiTheme="minorHAnsi" w:cstheme="minorHAnsi"/>
          <w:color w:val="000000"/>
          <w:sz w:val="22"/>
          <w:szCs w:val="22"/>
          <w:shd w:val="clear" w:color="auto" w:fill="FFFFFF"/>
        </w:rPr>
        <w:t>;</w:t>
      </w:r>
    </w:p>
    <w:p w14:paraId="229BEAE9"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color w:val="000000"/>
          <w:sz w:val="22"/>
          <w:szCs w:val="22"/>
          <w:shd w:val="clear" w:color="auto" w:fill="FFFFFF"/>
        </w:rPr>
        <w:t xml:space="preserve">  run;</w:t>
      </w:r>
    </w:p>
    <w:p w14:paraId="528FA404"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p>
    <w:p w14:paraId="6B941035"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color w:val="000000"/>
          <w:sz w:val="22"/>
          <w:szCs w:val="22"/>
          <w:shd w:val="clear" w:color="auto" w:fill="FFFFFF"/>
        </w:rPr>
        <w:t xml:space="preserve">  data </w:t>
      </w:r>
      <w:proofErr w:type="spellStart"/>
      <w:r w:rsidRPr="00714BB6">
        <w:rPr>
          <w:rFonts w:asciiTheme="minorHAnsi" w:hAnsiTheme="minorHAnsi" w:cstheme="minorHAnsi"/>
          <w:color w:val="000000"/>
          <w:sz w:val="22"/>
          <w:szCs w:val="22"/>
          <w:shd w:val="clear" w:color="auto" w:fill="FFFFFF"/>
        </w:rPr>
        <w:t>outstat</w:t>
      </w:r>
      <w:proofErr w:type="spellEnd"/>
      <w:r w:rsidRPr="00714BB6">
        <w:rPr>
          <w:rFonts w:asciiTheme="minorHAnsi" w:hAnsiTheme="minorHAnsi" w:cstheme="minorHAnsi"/>
          <w:color w:val="000000"/>
          <w:sz w:val="22"/>
          <w:szCs w:val="22"/>
          <w:shd w:val="clear" w:color="auto" w:fill="FFFFFF"/>
        </w:rPr>
        <w:t>;</w:t>
      </w:r>
    </w:p>
    <w:p w14:paraId="2A3EAA88"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color w:val="000000"/>
          <w:sz w:val="22"/>
          <w:szCs w:val="22"/>
          <w:shd w:val="clear" w:color="auto" w:fill="FFFFFF"/>
        </w:rPr>
        <w:t xml:space="preserve">    set </w:t>
      </w:r>
      <w:proofErr w:type="spellStart"/>
      <w:r w:rsidRPr="00714BB6">
        <w:rPr>
          <w:rFonts w:asciiTheme="minorHAnsi" w:hAnsiTheme="minorHAnsi" w:cstheme="minorHAnsi"/>
          <w:color w:val="000000"/>
          <w:sz w:val="22"/>
          <w:szCs w:val="22"/>
          <w:shd w:val="clear" w:color="auto" w:fill="FFFFFF"/>
        </w:rPr>
        <w:t>auc_out</w:t>
      </w:r>
      <w:proofErr w:type="spellEnd"/>
      <w:r w:rsidRPr="00714BB6">
        <w:rPr>
          <w:rFonts w:asciiTheme="minorHAnsi" w:hAnsiTheme="minorHAnsi" w:cstheme="minorHAnsi"/>
          <w:color w:val="000000"/>
          <w:sz w:val="22"/>
          <w:szCs w:val="22"/>
          <w:shd w:val="clear" w:color="auto" w:fill="FFFFFF"/>
        </w:rPr>
        <w:t>;</w:t>
      </w:r>
    </w:p>
    <w:p w14:paraId="4120DED3"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color w:val="000000"/>
          <w:sz w:val="22"/>
          <w:szCs w:val="22"/>
          <w:shd w:val="clear" w:color="auto" w:fill="FFFFFF"/>
        </w:rPr>
        <w:t xml:space="preserve">    Model = &amp;</w:t>
      </w:r>
      <w:r w:rsidRPr="00714BB6">
        <w:rPr>
          <w:rFonts w:asciiTheme="minorHAnsi" w:hAnsiTheme="minorHAnsi" w:cstheme="minorHAnsi"/>
          <w:color w:val="008080"/>
          <w:sz w:val="22"/>
          <w:szCs w:val="22"/>
          <w:shd w:val="clear" w:color="auto" w:fill="FFFFFF"/>
        </w:rPr>
        <w:t>iteration.</w:t>
      </w:r>
      <w:r w:rsidRPr="00714BB6">
        <w:rPr>
          <w:rFonts w:asciiTheme="minorHAnsi" w:hAnsiTheme="minorHAnsi" w:cstheme="minorHAnsi"/>
          <w:color w:val="000000"/>
          <w:sz w:val="22"/>
          <w:szCs w:val="22"/>
          <w:shd w:val="clear" w:color="auto" w:fill="FFFFFF"/>
        </w:rPr>
        <w:t>;</w:t>
      </w:r>
    </w:p>
    <w:p w14:paraId="25112011"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color w:val="000000"/>
          <w:sz w:val="22"/>
          <w:szCs w:val="22"/>
          <w:shd w:val="clear" w:color="auto" w:fill="FFFFFF"/>
        </w:rPr>
        <w:t xml:space="preserve">    where </w:t>
      </w:r>
      <w:proofErr w:type="spellStart"/>
      <w:r w:rsidRPr="00714BB6">
        <w:rPr>
          <w:rFonts w:asciiTheme="minorHAnsi" w:hAnsiTheme="minorHAnsi" w:cstheme="minorHAnsi"/>
          <w:color w:val="000000"/>
          <w:sz w:val="22"/>
          <w:szCs w:val="22"/>
          <w:shd w:val="clear" w:color="auto" w:fill="FFFFFF"/>
        </w:rPr>
        <w:t>ROCModel</w:t>
      </w:r>
      <w:proofErr w:type="spellEnd"/>
      <w:r w:rsidRPr="00714BB6">
        <w:rPr>
          <w:rFonts w:asciiTheme="minorHAnsi" w:hAnsiTheme="minorHAnsi" w:cstheme="minorHAnsi"/>
          <w:color w:val="000000"/>
          <w:sz w:val="22"/>
          <w:szCs w:val="22"/>
          <w:shd w:val="clear" w:color="auto" w:fill="FFFFFF"/>
        </w:rPr>
        <w:t xml:space="preserve"> = </w:t>
      </w:r>
      <w:r w:rsidRPr="00714BB6">
        <w:rPr>
          <w:rFonts w:asciiTheme="minorHAnsi" w:hAnsiTheme="minorHAnsi" w:cstheme="minorHAnsi"/>
          <w:color w:val="800080"/>
          <w:sz w:val="22"/>
          <w:szCs w:val="22"/>
          <w:shd w:val="clear" w:color="auto" w:fill="FFFFFF"/>
        </w:rPr>
        <w:t>'Model'</w:t>
      </w:r>
      <w:r w:rsidRPr="00714BB6">
        <w:rPr>
          <w:rFonts w:asciiTheme="minorHAnsi" w:hAnsiTheme="minorHAnsi" w:cstheme="minorHAnsi"/>
          <w:color w:val="000000"/>
          <w:sz w:val="22"/>
          <w:szCs w:val="22"/>
          <w:shd w:val="clear" w:color="auto" w:fill="FFFFFF"/>
        </w:rPr>
        <w:t>;</w:t>
      </w:r>
    </w:p>
    <w:p w14:paraId="1D07F6BB"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color w:val="000000"/>
          <w:sz w:val="22"/>
          <w:szCs w:val="22"/>
          <w:shd w:val="clear" w:color="auto" w:fill="FFFFFF"/>
        </w:rPr>
        <w:t xml:space="preserve">    keep Model Area;</w:t>
      </w:r>
    </w:p>
    <w:p w14:paraId="55913382"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color w:val="000000"/>
          <w:sz w:val="22"/>
          <w:szCs w:val="22"/>
          <w:shd w:val="clear" w:color="auto" w:fill="FFFFFF"/>
        </w:rPr>
        <w:t xml:space="preserve">  run;</w:t>
      </w:r>
    </w:p>
    <w:p w14:paraId="3E71D852"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p>
    <w:p w14:paraId="30849051"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color w:val="008000"/>
          <w:sz w:val="22"/>
          <w:szCs w:val="22"/>
          <w:shd w:val="clear" w:color="auto" w:fill="FFFFFF"/>
        </w:rPr>
        <w:t>/* Append the results to a summary table */</w:t>
      </w:r>
    </w:p>
    <w:p w14:paraId="68A134B0"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color w:val="000000"/>
          <w:sz w:val="22"/>
          <w:szCs w:val="22"/>
          <w:shd w:val="clear" w:color="auto" w:fill="FFFFFF"/>
        </w:rPr>
        <w:t xml:space="preserve">  proc append base=</w:t>
      </w:r>
      <w:proofErr w:type="spellStart"/>
      <w:r w:rsidRPr="00714BB6">
        <w:rPr>
          <w:rFonts w:asciiTheme="minorHAnsi" w:hAnsiTheme="minorHAnsi" w:cstheme="minorHAnsi"/>
          <w:color w:val="000000"/>
          <w:sz w:val="22"/>
          <w:szCs w:val="22"/>
          <w:shd w:val="clear" w:color="auto" w:fill="FFFFFF"/>
        </w:rPr>
        <w:t>summary_table</w:t>
      </w:r>
      <w:proofErr w:type="spellEnd"/>
      <w:r w:rsidRPr="00714BB6">
        <w:rPr>
          <w:rFonts w:asciiTheme="minorHAnsi" w:hAnsiTheme="minorHAnsi" w:cstheme="minorHAnsi"/>
          <w:color w:val="000000"/>
          <w:sz w:val="22"/>
          <w:szCs w:val="22"/>
          <w:shd w:val="clear" w:color="auto" w:fill="FFFFFF"/>
        </w:rPr>
        <w:t xml:space="preserve"> data=</w:t>
      </w:r>
      <w:proofErr w:type="spellStart"/>
      <w:r w:rsidRPr="00714BB6">
        <w:rPr>
          <w:rFonts w:asciiTheme="minorHAnsi" w:hAnsiTheme="minorHAnsi" w:cstheme="minorHAnsi"/>
          <w:color w:val="000000"/>
          <w:sz w:val="22"/>
          <w:szCs w:val="22"/>
          <w:shd w:val="clear" w:color="auto" w:fill="FFFFFF"/>
        </w:rPr>
        <w:t>outstat</w:t>
      </w:r>
      <w:proofErr w:type="spellEnd"/>
      <w:r w:rsidRPr="00714BB6">
        <w:rPr>
          <w:rFonts w:asciiTheme="minorHAnsi" w:hAnsiTheme="minorHAnsi" w:cstheme="minorHAnsi"/>
          <w:color w:val="000000"/>
          <w:sz w:val="22"/>
          <w:szCs w:val="22"/>
          <w:shd w:val="clear" w:color="auto" w:fill="FFFFFF"/>
        </w:rPr>
        <w:t>;</w:t>
      </w:r>
    </w:p>
    <w:p w14:paraId="0B6F25CC"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color w:val="000000"/>
          <w:sz w:val="22"/>
          <w:szCs w:val="22"/>
          <w:shd w:val="clear" w:color="auto" w:fill="FFFFFF"/>
        </w:rPr>
        <w:t xml:space="preserve">  run;</w:t>
      </w:r>
    </w:p>
    <w:p w14:paraId="4209BF21"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p>
    <w:p w14:paraId="0AF61B6D"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b/>
          <w:bCs/>
          <w:color w:val="000080"/>
          <w:sz w:val="22"/>
          <w:szCs w:val="22"/>
          <w:shd w:val="clear" w:color="auto" w:fill="FFFFFF"/>
        </w:rPr>
        <w:t>%mend</w:t>
      </w:r>
      <w:r w:rsidRPr="00714BB6">
        <w:rPr>
          <w:rFonts w:asciiTheme="minorHAnsi" w:hAnsiTheme="minorHAnsi" w:cstheme="minorHAnsi"/>
          <w:color w:val="000000"/>
          <w:sz w:val="22"/>
          <w:szCs w:val="22"/>
          <w:shd w:val="clear" w:color="auto" w:fill="FFFFFF"/>
        </w:rPr>
        <w:t>;</w:t>
      </w:r>
    </w:p>
    <w:p w14:paraId="1E86CE2F"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p>
    <w:p w14:paraId="34A0B3A5"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color w:val="008000"/>
          <w:sz w:val="22"/>
          <w:szCs w:val="22"/>
          <w:shd w:val="clear" w:color="auto" w:fill="FFFFFF"/>
        </w:rPr>
        <w:t>/* Call the macro with different hyperparameters */</w:t>
      </w:r>
    </w:p>
    <w:p w14:paraId="1418A13A"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color w:val="000000"/>
          <w:sz w:val="22"/>
          <w:szCs w:val="22"/>
          <w:shd w:val="clear" w:color="auto" w:fill="FFFFFF"/>
        </w:rPr>
        <w:t>%</w:t>
      </w:r>
      <w:r w:rsidRPr="00714BB6">
        <w:rPr>
          <w:rFonts w:asciiTheme="minorHAnsi" w:hAnsiTheme="minorHAnsi" w:cstheme="minorHAnsi"/>
          <w:b/>
          <w:bCs/>
          <w:i/>
          <w:iCs/>
          <w:color w:val="000000"/>
          <w:sz w:val="22"/>
          <w:szCs w:val="22"/>
          <w:shd w:val="clear" w:color="auto" w:fill="FFFFFF"/>
        </w:rPr>
        <w:t>tune</w:t>
      </w:r>
      <w:r w:rsidRPr="00714BB6">
        <w:rPr>
          <w:rFonts w:asciiTheme="minorHAnsi" w:hAnsiTheme="minorHAnsi" w:cstheme="minorHAnsi"/>
          <w:color w:val="000000"/>
          <w:sz w:val="22"/>
          <w:szCs w:val="22"/>
          <w:shd w:val="clear" w:color="auto" w:fill="FFFFFF"/>
        </w:rPr>
        <w:t>(</w:t>
      </w:r>
      <w:r w:rsidRPr="00714BB6">
        <w:rPr>
          <w:rFonts w:asciiTheme="minorHAnsi" w:hAnsiTheme="minorHAnsi" w:cstheme="minorHAnsi"/>
          <w:b/>
          <w:bCs/>
          <w:color w:val="008080"/>
          <w:sz w:val="22"/>
          <w:szCs w:val="22"/>
          <w:shd w:val="clear" w:color="auto" w:fill="FFFFFF"/>
        </w:rPr>
        <w:t>1</w:t>
      </w: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b/>
          <w:bCs/>
          <w:color w:val="008080"/>
          <w:sz w:val="22"/>
          <w:szCs w:val="22"/>
          <w:shd w:val="clear" w:color="auto" w:fill="FFFFFF"/>
        </w:rPr>
        <w:t>5</w:t>
      </w: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b/>
          <w:bCs/>
          <w:color w:val="008080"/>
          <w:sz w:val="22"/>
          <w:szCs w:val="22"/>
          <w:shd w:val="clear" w:color="auto" w:fill="FFFFFF"/>
        </w:rPr>
        <w:t>1</w:t>
      </w:r>
      <w:r w:rsidRPr="00714BB6">
        <w:rPr>
          <w:rFonts w:asciiTheme="minorHAnsi" w:hAnsiTheme="minorHAnsi" w:cstheme="minorHAnsi"/>
          <w:color w:val="000000"/>
          <w:sz w:val="22"/>
          <w:szCs w:val="22"/>
          <w:shd w:val="clear" w:color="auto" w:fill="FFFFFF"/>
        </w:rPr>
        <w:t>);</w:t>
      </w:r>
    </w:p>
    <w:p w14:paraId="0FEDF136"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color w:val="000000"/>
          <w:sz w:val="22"/>
          <w:szCs w:val="22"/>
          <w:shd w:val="clear" w:color="auto" w:fill="FFFFFF"/>
        </w:rPr>
        <w:t>%</w:t>
      </w:r>
      <w:r w:rsidRPr="00714BB6">
        <w:rPr>
          <w:rFonts w:asciiTheme="minorHAnsi" w:hAnsiTheme="minorHAnsi" w:cstheme="minorHAnsi"/>
          <w:b/>
          <w:bCs/>
          <w:i/>
          <w:iCs/>
          <w:color w:val="000000"/>
          <w:sz w:val="22"/>
          <w:szCs w:val="22"/>
          <w:shd w:val="clear" w:color="auto" w:fill="FFFFFF"/>
        </w:rPr>
        <w:t>tune</w:t>
      </w:r>
      <w:r w:rsidRPr="00714BB6">
        <w:rPr>
          <w:rFonts w:asciiTheme="minorHAnsi" w:hAnsiTheme="minorHAnsi" w:cstheme="minorHAnsi"/>
          <w:color w:val="000000"/>
          <w:sz w:val="22"/>
          <w:szCs w:val="22"/>
          <w:shd w:val="clear" w:color="auto" w:fill="FFFFFF"/>
        </w:rPr>
        <w:t>(</w:t>
      </w:r>
      <w:r w:rsidRPr="00714BB6">
        <w:rPr>
          <w:rFonts w:asciiTheme="minorHAnsi" w:hAnsiTheme="minorHAnsi" w:cstheme="minorHAnsi"/>
          <w:b/>
          <w:bCs/>
          <w:color w:val="008080"/>
          <w:sz w:val="22"/>
          <w:szCs w:val="22"/>
          <w:shd w:val="clear" w:color="auto" w:fill="FFFFFF"/>
        </w:rPr>
        <w:t>2</w:t>
      </w: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b/>
          <w:bCs/>
          <w:color w:val="008080"/>
          <w:sz w:val="22"/>
          <w:szCs w:val="22"/>
          <w:shd w:val="clear" w:color="auto" w:fill="FFFFFF"/>
        </w:rPr>
        <w:t>5</w:t>
      </w: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b/>
          <w:bCs/>
          <w:color w:val="008080"/>
          <w:sz w:val="22"/>
          <w:szCs w:val="22"/>
          <w:shd w:val="clear" w:color="auto" w:fill="FFFFFF"/>
        </w:rPr>
        <w:t>2</w:t>
      </w:r>
      <w:r w:rsidRPr="00714BB6">
        <w:rPr>
          <w:rFonts w:asciiTheme="minorHAnsi" w:hAnsiTheme="minorHAnsi" w:cstheme="minorHAnsi"/>
          <w:color w:val="000000"/>
          <w:sz w:val="22"/>
          <w:szCs w:val="22"/>
          <w:shd w:val="clear" w:color="auto" w:fill="FFFFFF"/>
        </w:rPr>
        <w:t>);</w:t>
      </w:r>
    </w:p>
    <w:p w14:paraId="364B4E81"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color w:val="000000"/>
          <w:sz w:val="22"/>
          <w:szCs w:val="22"/>
          <w:shd w:val="clear" w:color="auto" w:fill="FFFFFF"/>
        </w:rPr>
        <w:t>%</w:t>
      </w:r>
      <w:r w:rsidRPr="00714BB6">
        <w:rPr>
          <w:rFonts w:asciiTheme="minorHAnsi" w:hAnsiTheme="minorHAnsi" w:cstheme="minorHAnsi"/>
          <w:b/>
          <w:bCs/>
          <w:i/>
          <w:iCs/>
          <w:color w:val="000000"/>
          <w:sz w:val="22"/>
          <w:szCs w:val="22"/>
          <w:shd w:val="clear" w:color="auto" w:fill="FFFFFF"/>
        </w:rPr>
        <w:t>tune</w:t>
      </w:r>
      <w:r w:rsidRPr="00714BB6">
        <w:rPr>
          <w:rFonts w:asciiTheme="minorHAnsi" w:hAnsiTheme="minorHAnsi" w:cstheme="minorHAnsi"/>
          <w:color w:val="000000"/>
          <w:sz w:val="22"/>
          <w:szCs w:val="22"/>
          <w:shd w:val="clear" w:color="auto" w:fill="FFFFFF"/>
        </w:rPr>
        <w:t>(</w:t>
      </w:r>
      <w:r w:rsidRPr="00714BB6">
        <w:rPr>
          <w:rFonts w:asciiTheme="minorHAnsi" w:hAnsiTheme="minorHAnsi" w:cstheme="minorHAnsi"/>
          <w:b/>
          <w:bCs/>
          <w:color w:val="008080"/>
          <w:sz w:val="22"/>
          <w:szCs w:val="22"/>
          <w:shd w:val="clear" w:color="auto" w:fill="FFFFFF"/>
        </w:rPr>
        <w:t>3</w:t>
      </w: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b/>
          <w:bCs/>
          <w:color w:val="008080"/>
          <w:sz w:val="22"/>
          <w:szCs w:val="22"/>
          <w:shd w:val="clear" w:color="auto" w:fill="FFFFFF"/>
        </w:rPr>
        <w:t>5</w:t>
      </w: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b/>
          <w:bCs/>
          <w:color w:val="008080"/>
          <w:sz w:val="22"/>
          <w:szCs w:val="22"/>
          <w:shd w:val="clear" w:color="auto" w:fill="FFFFFF"/>
        </w:rPr>
        <w:t>3</w:t>
      </w:r>
      <w:r w:rsidRPr="00714BB6">
        <w:rPr>
          <w:rFonts w:asciiTheme="minorHAnsi" w:hAnsiTheme="minorHAnsi" w:cstheme="minorHAnsi"/>
          <w:color w:val="000000"/>
          <w:sz w:val="22"/>
          <w:szCs w:val="22"/>
          <w:shd w:val="clear" w:color="auto" w:fill="FFFFFF"/>
        </w:rPr>
        <w:t>);</w:t>
      </w:r>
    </w:p>
    <w:p w14:paraId="020F72F3"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color w:val="000000"/>
          <w:sz w:val="22"/>
          <w:szCs w:val="22"/>
          <w:shd w:val="clear" w:color="auto" w:fill="FFFFFF"/>
        </w:rPr>
        <w:t>%</w:t>
      </w:r>
      <w:r w:rsidRPr="00714BB6">
        <w:rPr>
          <w:rFonts w:asciiTheme="minorHAnsi" w:hAnsiTheme="minorHAnsi" w:cstheme="minorHAnsi"/>
          <w:b/>
          <w:bCs/>
          <w:i/>
          <w:iCs/>
          <w:color w:val="000000"/>
          <w:sz w:val="22"/>
          <w:szCs w:val="22"/>
          <w:shd w:val="clear" w:color="auto" w:fill="FFFFFF"/>
        </w:rPr>
        <w:t>tune</w:t>
      </w:r>
      <w:r w:rsidRPr="00714BB6">
        <w:rPr>
          <w:rFonts w:asciiTheme="minorHAnsi" w:hAnsiTheme="minorHAnsi" w:cstheme="minorHAnsi"/>
          <w:color w:val="000000"/>
          <w:sz w:val="22"/>
          <w:szCs w:val="22"/>
          <w:shd w:val="clear" w:color="auto" w:fill="FFFFFF"/>
        </w:rPr>
        <w:t>(</w:t>
      </w:r>
      <w:r w:rsidRPr="00714BB6">
        <w:rPr>
          <w:rFonts w:asciiTheme="minorHAnsi" w:hAnsiTheme="minorHAnsi" w:cstheme="minorHAnsi"/>
          <w:b/>
          <w:bCs/>
          <w:color w:val="008080"/>
          <w:sz w:val="22"/>
          <w:szCs w:val="22"/>
          <w:shd w:val="clear" w:color="auto" w:fill="FFFFFF"/>
        </w:rPr>
        <w:t>4</w:t>
      </w: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b/>
          <w:bCs/>
          <w:color w:val="008080"/>
          <w:sz w:val="22"/>
          <w:szCs w:val="22"/>
          <w:shd w:val="clear" w:color="auto" w:fill="FFFFFF"/>
        </w:rPr>
        <w:t>10</w:t>
      </w: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b/>
          <w:bCs/>
          <w:color w:val="008080"/>
          <w:sz w:val="22"/>
          <w:szCs w:val="22"/>
          <w:shd w:val="clear" w:color="auto" w:fill="FFFFFF"/>
        </w:rPr>
        <w:t>1</w:t>
      </w:r>
      <w:r w:rsidRPr="00714BB6">
        <w:rPr>
          <w:rFonts w:asciiTheme="minorHAnsi" w:hAnsiTheme="minorHAnsi" w:cstheme="minorHAnsi"/>
          <w:color w:val="000000"/>
          <w:sz w:val="22"/>
          <w:szCs w:val="22"/>
          <w:shd w:val="clear" w:color="auto" w:fill="FFFFFF"/>
        </w:rPr>
        <w:t>);</w:t>
      </w:r>
    </w:p>
    <w:p w14:paraId="25B97DB7"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color w:val="000000"/>
          <w:sz w:val="22"/>
          <w:szCs w:val="22"/>
          <w:shd w:val="clear" w:color="auto" w:fill="FFFFFF"/>
        </w:rPr>
        <w:t>%</w:t>
      </w:r>
      <w:r w:rsidRPr="00714BB6">
        <w:rPr>
          <w:rFonts w:asciiTheme="minorHAnsi" w:hAnsiTheme="minorHAnsi" w:cstheme="minorHAnsi"/>
          <w:b/>
          <w:bCs/>
          <w:i/>
          <w:iCs/>
          <w:color w:val="000000"/>
          <w:sz w:val="22"/>
          <w:szCs w:val="22"/>
          <w:shd w:val="clear" w:color="auto" w:fill="FFFFFF"/>
        </w:rPr>
        <w:t>tune</w:t>
      </w:r>
      <w:r w:rsidRPr="00714BB6">
        <w:rPr>
          <w:rFonts w:asciiTheme="minorHAnsi" w:hAnsiTheme="minorHAnsi" w:cstheme="minorHAnsi"/>
          <w:color w:val="000000"/>
          <w:sz w:val="22"/>
          <w:szCs w:val="22"/>
          <w:shd w:val="clear" w:color="auto" w:fill="FFFFFF"/>
        </w:rPr>
        <w:t>(</w:t>
      </w:r>
      <w:r w:rsidRPr="00714BB6">
        <w:rPr>
          <w:rFonts w:asciiTheme="minorHAnsi" w:hAnsiTheme="minorHAnsi" w:cstheme="minorHAnsi"/>
          <w:b/>
          <w:bCs/>
          <w:color w:val="008080"/>
          <w:sz w:val="22"/>
          <w:szCs w:val="22"/>
          <w:shd w:val="clear" w:color="auto" w:fill="FFFFFF"/>
        </w:rPr>
        <w:t>5</w:t>
      </w: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b/>
          <w:bCs/>
          <w:color w:val="008080"/>
          <w:sz w:val="22"/>
          <w:szCs w:val="22"/>
          <w:shd w:val="clear" w:color="auto" w:fill="FFFFFF"/>
        </w:rPr>
        <w:t>10</w:t>
      </w: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b/>
          <w:bCs/>
          <w:color w:val="008080"/>
          <w:sz w:val="22"/>
          <w:szCs w:val="22"/>
          <w:shd w:val="clear" w:color="auto" w:fill="FFFFFF"/>
        </w:rPr>
        <w:t>2</w:t>
      </w:r>
      <w:r w:rsidRPr="00714BB6">
        <w:rPr>
          <w:rFonts w:asciiTheme="minorHAnsi" w:hAnsiTheme="minorHAnsi" w:cstheme="minorHAnsi"/>
          <w:color w:val="000000"/>
          <w:sz w:val="22"/>
          <w:szCs w:val="22"/>
          <w:shd w:val="clear" w:color="auto" w:fill="FFFFFF"/>
        </w:rPr>
        <w:t>);</w:t>
      </w:r>
    </w:p>
    <w:p w14:paraId="58189A1E"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color w:val="000000"/>
          <w:sz w:val="22"/>
          <w:szCs w:val="22"/>
          <w:shd w:val="clear" w:color="auto" w:fill="FFFFFF"/>
        </w:rPr>
        <w:t>%</w:t>
      </w:r>
      <w:r w:rsidRPr="00714BB6">
        <w:rPr>
          <w:rFonts w:asciiTheme="minorHAnsi" w:hAnsiTheme="minorHAnsi" w:cstheme="minorHAnsi"/>
          <w:b/>
          <w:bCs/>
          <w:i/>
          <w:iCs/>
          <w:color w:val="000000"/>
          <w:sz w:val="22"/>
          <w:szCs w:val="22"/>
          <w:shd w:val="clear" w:color="auto" w:fill="FFFFFF"/>
        </w:rPr>
        <w:t>tune</w:t>
      </w:r>
      <w:r w:rsidRPr="00714BB6">
        <w:rPr>
          <w:rFonts w:asciiTheme="minorHAnsi" w:hAnsiTheme="minorHAnsi" w:cstheme="minorHAnsi"/>
          <w:color w:val="000000"/>
          <w:sz w:val="22"/>
          <w:szCs w:val="22"/>
          <w:shd w:val="clear" w:color="auto" w:fill="FFFFFF"/>
        </w:rPr>
        <w:t>(</w:t>
      </w:r>
      <w:r w:rsidRPr="00714BB6">
        <w:rPr>
          <w:rFonts w:asciiTheme="minorHAnsi" w:hAnsiTheme="minorHAnsi" w:cstheme="minorHAnsi"/>
          <w:b/>
          <w:bCs/>
          <w:color w:val="008080"/>
          <w:sz w:val="22"/>
          <w:szCs w:val="22"/>
          <w:shd w:val="clear" w:color="auto" w:fill="FFFFFF"/>
        </w:rPr>
        <w:t>6</w:t>
      </w: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b/>
          <w:bCs/>
          <w:color w:val="008080"/>
          <w:sz w:val="22"/>
          <w:szCs w:val="22"/>
          <w:shd w:val="clear" w:color="auto" w:fill="FFFFFF"/>
        </w:rPr>
        <w:t>10</w:t>
      </w: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b/>
          <w:bCs/>
          <w:color w:val="008080"/>
          <w:sz w:val="22"/>
          <w:szCs w:val="22"/>
          <w:shd w:val="clear" w:color="auto" w:fill="FFFFFF"/>
        </w:rPr>
        <w:t>3</w:t>
      </w:r>
      <w:r w:rsidRPr="00714BB6">
        <w:rPr>
          <w:rFonts w:asciiTheme="minorHAnsi" w:hAnsiTheme="minorHAnsi" w:cstheme="minorHAnsi"/>
          <w:color w:val="000000"/>
          <w:sz w:val="22"/>
          <w:szCs w:val="22"/>
          <w:shd w:val="clear" w:color="auto" w:fill="FFFFFF"/>
        </w:rPr>
        <w:t>);</w:t>
      </w:r>
    </w:p>
    <w:p w14:paraId="42DD4A10"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color w:val="000000"/>
          <w:sz w:val="22"/>
          <w:szCs w:val="22"/>
          <w:shd w:val="clear" w:color="auto" w:fill="FFFFFF"/>
        </w:rPr>
        <w:t>%</w:t>
      </w:r>
      <w:r w:rsidRPr="00714BB6">
        <w:rPr>
          <w:rFonts w:asciiTheme="minorHAnsi" w:hAnsiTheme="minorHAnsi" w:cstheme="minorHAnsi"/>
          <w:b/>
          <w:bCs/>
          <w:i/>
          <w:iCs/>
          <w:color w:val="000000"/>
          <w:sz w:val="22"/>
          <w:szCs w:val="22"/>
          <w:shd w:val="clear" w:color="auto" w:fill="FFFFFF"/>
        </w:rPr>
        <w:t>tune</w:t>
      </w:r>
      <w:r w:rsidRPr="00714BB6">
        <w:rPr>
          <w:rFonts w:asciiTheme="minorHAnsi" w:hAnsiTheme="minorHAnsi" w:cstheme="minorHAnsi"/>
          <w:color w:val="000000"/>
          <w:sz w:val="22"/>
          <w:szCs w:val="22"/>
          <w:shd w:val="clear" w:color="auto" w:fill="FFFFFF"/>
        </w:rPr>
        <w:t>(</w:t>
      </w:r>
      <w:r w:rsidRPr="00714BB6">
        <w:rPr>
          <w:rFonts w:asciiTheme="minorHAnsi" w:hAnsiTheme="minorHAnsi" w:cstheme="minorHAnsi"/>
          <w:b/>
          <w:bCs/>
          <w:color w:val="008080"/>
          <w:sz w:val="22"/>
          <w:szCs w:val="22"/>
          <w:shd w:val="clear" w:color="auto" w:fill="FFFFFF"/>
        </w:rPr>
        <w:t>7</w:t>
      </w: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b/>
          <w:bCs/>
          <w:color w:val="008080"/>
          <w:sz w:val="22"/>
          <w:szCs w:val="22"/>
          <w:shd w:val="clear" w:color="auto" w:fill="FFFFFF"/>
        </w:rPr>
        <w:t>20</w:t>
      </w: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b/>
          <w:bCs/>
          <w:color w:val="008080"/>
          <w:sz w:val="22"/>
          <w:szCs w:val="22"/>
          <w:shd w:val="clear" w:color="auto" w:fill="FFFFFF"/>
        </w:rPr>
        <w:t>1</w:t>
      </w:r>
      <w:r w:rsidRPr="00714BB6">
        <w:rPr>
          <w:rFonts w:asciiTheme="minorHAnsi" w:hAnsiTheme="minorHAnsi" w:cstheme="minorHAnsi"/>
          <w:color w:val="000000"/>
          <w:sz w:val="22"/>
          <w:szCs w:val="22"/>
          <w:shd w:val="clear" w:color="auto" w:fill="FFFFFF"/>
        </w:rPr>
        <w:t>);</w:t>
      </w:r>
    </w:p>
    <w:p w14:paraId="3E6F277F"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color w:val="000000"/>
          <w:sz w:val="22"/>
          <w:szCs w:val="22"/>
          <w:shd w:val="clear" w:color="auto" w:fill="FFFFFF"/>
        </w:rPr>
        <w:t>%</w:t>
      </w:r>
      <w:r w:rsidRPr="00714BB6">
        <w:rPr>
          <w:rFonts w:asciiTheme="minorHAnsi" w:hAnsiTheme="minorHAnsi" w:cstheme="minorHAnsi"/>
          <w:b/>
          <w:bCs/>
          <w:i/>
          <w:iCs/>
          <w:color w:val="000000"/>
          <w:sz w:val="22"/>
          <w:szCs w:val="22"/>
          <w:shd w:val="clear" w:color="auto" w:fill="FFFFFF"/>
        </w:rPr>
        <w:t>tune</w:t>
      </w:r>
      <w:r w:rsidRPr="00714BB6">
        <w:rPr>
          <w:rFonts w:asciiTheme="minorHAnsi" w:hAnsiTheme="minorHAnsi" w:cstheme="minorHAnsi"/>
          <w:color w:val="000000"/>
          <w:sz w:val="22"/>
          <w:szCs w:val="22"/>
          <w:shd w:val="clear" w:color="auto" w:fill="FFFFFF"/>
        </w:rPr>
        <w:t>(</w:t>
      </w:r>
      <w:r w:rsidRPr="00714BB6">
        <w:rPr>
          <w:rFonts w:asciiTheme="minorHAnsi" w:hAnsiTheme="minorHAnsi" w:cstheme="minorHAnsi"/>
          <w:b/>
          <w:bCs/>
          <w:color w:val="008080"/>
          <w:sz w:val="22"/>
          <w:szCs w:val="22"/>
          <w:shd w:val="clear" w:color="auto" w:fill="FFFFFF"/>
        </w:rPr>
        <w:t>8</w:t>
      </w: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b/>
          <w:bCs/>
          <w:color w:val="008080"/>
          <w:sz w:val="22"/>
          <w:szCs w:val="22"/>
          <w:shd w:val="clear" w:color="auto" w:fill="FFFFFF"/>
        </w:rPr>
        <w:t>20</w:t>
      </w: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b/>
          <w:bCs/>
          <w:color w:val="008080"/>
          <w:sz w:val="22"/>
          <w:szCs w:val="22"/>
          <w:shd w:val="clear" w:color="auto" w:fill="FFFFFF"/>
        </w:rPr>
        <w:t>2</w:t>
      </w:r>
      <w:r w:rsidRPr="00714BB6">
        <w:rPr>
          <w:rFonts w:asciiTheme="minorHAnsi" w:hAnsiTheme="minorHAnsi" w:cstheme="minorHAnsi"/>
          <w:color w:val="000000"/>
          <w:sz w:val="22"/>
          <w:szCs w:val="22"/>
          <w:shd w:val="clear" w:color="auto" w:fill="FFFFFF"/>
        </w:rPr>
        <w:t>);</w:t>
      </w:r>
    </w:p>
    <w:p w14:paraId="494B0B41"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color w:val="000000"/>
          <w:sz w:val="22"/>
          <w:szCs w:val="22"/>
          <w:shd w:val="clear" w:color="auto" w:fill="FFFFFF"/>
        </w:rPr>
        <w:t>%</w:t>
      </w:r>
      <w:r w:rsidRPr="00714BB6">
        <w:rPr>
          <w:rFonts w:asciiTheme="minorHAnsi" w:hAnsiTheme="minorHAnsi" w:cstheme="minorHAnsi"/>
          <w:b/>
          <w:bCs/>
          <w:i/>
          <w:iCs/>
          <w:color w:val="000000"/>
          <w:sz w:val="22"/>
          <w:szCs w:val="22"/>
          <w:shd w:val="clear" w:color="auto" w:fill="FFFFFF"/>
        </w:rPr>
        <w:t>tune</w:t>
      </w:r>
      <w:r w:rsidRPr="00714BB6">
        <w:rPr>
          <w:rFonts w:asciiTheme="minorHAnsi" w:hAnsiTheme="minorHAnsi" w:cstheme="minorHAnsi"/>
          <w:color w:val="000000"/>
          <w:sz w:val="22"/>
          <w:szCs w:val="22"/>
          <w:shd w:val="clear" w:color="auto" w:fill="FFFFFF"/>
        </w:rPr>
        <w:t>(</w:t>
      </w:r>
      <w:r w:rsidRPr="00714BB6">
        <w:rPr>
          <w:rFonts w:asciiTheme="minorHAnsi" w:hAnsiTheme="minorHAnsi" w:cstheme="minorHAnsi"/>
          <w:b/>
          <w:bCs/>
          <w:color w:val="008080"/>
          <w:sz w:val="22"/>
          <w:szCs w:val="22"/>
          <w:shd w:val="clear" w:color="auto" w:fill="FFFFFF"/>
        </w:rPr>
        <w:t>9</w:t>
      </w: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b/>
          <w:bCs/>
          <w:color w:val="008080"/>
          <w:sz w:val="22"/>
          <w:szCs w:val="22"/>
          <w:shd w:val="clear" w:color="auto" w:fill="FFFFFF"/>
        </w:rPr>
        <w:t>20</w:t>
      </w: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b/>
          <w:bCs/>
          <w:color w:val="008080"/>
          <w:sz w:val="22"/>
          <w:szCs w:val="22"/>
          <w:shd w:val="clear" w:color="auto" w:fill="FFFFFF"/>
        </w:rPr>
        <w:t>3</w:t>
      </w:r>
      <w:r w:rsidRPr="00714BB6">
        <w:rPr>
          <w:rFonts w:asciiTheme="minorHAnsi" w:hAnsiTheme="minorHAnsi" w:cstheme="minorHAnsi"/>
          <w:color w:val="000000"/>
          <w:sz w:val="22"/>
          <w:szCs w:val="22"/>
          <w:shd w:val="clear" w:color="auto" w:fill="FFFFFF"/>
        </w:rPr>
        <w:t>);</w:t>
      </w:r>
    </w:p>
    <w:p w14:paraId="5EFB8777"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p>
    <w:p w14:paraId="7288CBAD"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b/>
          <w:bCs/>
          <w:color w:val="000080"/>
          <w:sz w:val="22"/>
          <w:szCs w:val="22"/>
          <w:shd w:val="clear" w:color="auto" w:fill="FFFFFF"/>
        </w:rPr>
        <w:t>PROC</w:t>
      </w: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b/>
          <w:bCs/>
          <w:color w:val="000080"/>
          <w:sz w:val="22"/>
          <w:szCs w:val="22"/>
          <w:shd w:val="clear" w:color="auto" w:fill="FFFFFF"/>
        </w:rPr>
        <w:t>SORT</w:t>
      </w: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color w:val="0000FF"/>
          <w:sz w:val="22"/>
          <w:szCs w:val="22"/>
          <w:shd w:val="clear" w:color="auto" w:fill="FFFFFF"/>
        </w:rPr>
        <w:t>DATA</w:t>
      </w:r>
      <w:r w:rsidRPr="00714BB6">
        <w:rPr>
          <w:rFonts w:asciiTheme="minorHAnsi" w:hAnsiTheme="minorHAnsi" w:cstheme="minorHAnsi"/>
          <w:color w:val="000000"/>
          <w:sz w:val="22"/>
          <w:szCs w:val="22"/>
          <w:shd w:val="clear" w:color="auto" w:fill="FFFFFF"/>
        </w:rPr>
        <w:t>=</w:t>
      </w:r>
      <w:proofErr w:type="spellStart"/>
      <w:r w:rsidRPr="00714BB6">
        <w:rPr>
          <w:rFonts w:asciiTheme="minorHAnsi" w:hAnsiTheme="minorHAnsi" w:cstheme="minorHAnsi"/>
          <w:color w:val="000000"/>
          <w:sz w:val="22"/>
          <w:szCs w:val="22"/>
          <w:shd w:val="clear" w:color="auto" w:fill="FFFFFF"/>
        </w:rPr>
        <w:t>summary_table</w:t>
      </w:r>
      <w:proofErr w:type="spellEnd"/>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color w:val="0000FF"/>
          <w:sz w:val="22"/>
          <w:szCs w:val="22"/>
          <w:shd w:val="clear" w:color="auto" w:fill="FFFFFF"/>
        </w:rPr>
        <w:t>BY</w:t>
      </w: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color w:val="0000FF"/>
          <w:sz w:val="22"/>
          <w:szCs w:val="22"/>
          <w:shd w:val="clear" w:color="auto" w:fill="FFFFFF"/>
        </w:rPr>
        <w:t>DESCENDING</w:t>
      </w:r>
      <w:r w:rsidRPr="00714BB6">
        <w:rPr>
          <w:rFonts w:asciiTheme="minorHAnsi" w:hAnsiTheme="minorHAnsi" w:cstheme="minorHAnsi"/>
          <w:color w:val="000000"/>
          <w:sz w:val="22"/>
          <w:szCs w:val="22"/>
          <w:shd w:val="clear" w:color="auto" w:fill="FFFFFF"/>
        </w:rPr>
        <w:t xml:space="preserve"> Area; </w:t>
      </w:r>
      <w:r w:rsidRPr="00714BB6">
        <w:rPr>
          <w:rFonts w:asciiTheme="minorHAnsi" w:hAnsiTheme="minorHAnsi" w:cstheme="minorHAnsi"/>
          <w:b/>
          <w:bCs/>
          <w:color w:val="000080"/>
          <w:sz w:val="22"/>
          <w:szCs w:val="22"/>
          <w:shd w:val="clear" w:color="auto" w:fill="FFFFFF"/>
        </w:rPr>
        <w:t>RUN</w:t>
      </w:r>
      <w:r w:rsidRPr="00714BB6">
        <w:rPr>
          <w:rFonts w:asciiTheme="minorHAnsi" w:hAnsiTheme="minorHAnsi" w:cstheme="minorHAnsi"/>
          <w:color w:val="000000"/>
          <w:sz w:val="22"/>
          <w:szCs w:val="22"/>
          <w:shd w:val="clear" w:color="auto" w:fill="FFFFFF"/>
        </w:rPr>
        <w:t>;</w:t>
      </w:r>
    </w:p>
    <w:p w14:paraId="04FA97D3"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p>
    <w:p w14:paraId="1C9F2364"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color w:val="008000"/>
          <w:sz w:val="22"/>
          <w:szCs w:val="22"/>
          <w:shd w:val="clear" w:color="auto" w:fill="FFFFFF"/>
        </w:rPr>
        <w:lastRenderedPageBreak/>
        <w:t>/*Apply optimal hyperparameters to the OOT dataset for final evaluation*/</w:t>
      </w:r>
    </w:p>
    <w:p w14:paraId="201D6D7A"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p>
    <w:p w14:paraId="23FD9300"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b/>
          <w:bCs/>
          <w:color w:val="000080"/>
          <w:sz w:val="22"/>
          <w:szCs w:val="22"/>
          <w:shd w:val="clear" w:color="auto" w:fill="FFFFFF"/>
        </w:rPr>
        <w:t>PROC</w:t>
      </w: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b/>
          <w:bCs/>
          <w:color w:val="000080"/>
          <w:sz w:val="22"/>
          <w:szCs w:val="22"/>
          <w:shd w:val="clear" w:color="auto" w:fill="FFFFFF"/>
        </w:rPr>
        <w:t>HPSPLIT</w:t>
      </w: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color w:val="0000FF"/>
          <w:sz w:val="22"/>
          <w:szCs w:val="22"/>
          <w:shd w:val="clear" w:color="auto" w:fill="FFFFFF"/>
        </w:rPr>
        <w:t>DATA</w:t>
      </w:r>
      <w:r w:rsidRPr="00714BB6">
        <w:rPr>
          <w:rFonts w:asciiTheme="minorHAnsi" w:hAnsiTheme="minorHAnsi" w:cstheme="minorHAnsi"/>
          <w:color w:val="000000"/>
          <w:sz w:val="22"/>
          <w:szCs w:val="22"/>
          <w:shd w:val="clear" w:color="auto" w:fill="FFFFFF"/>
        </w:rPr>
        <w:t>=</w:t>
      </w:r>
      <w:proofErr w:type="spellStart"/>
      <w:r w:rsidRPr="00714BB6">
        <w:rPr>
          <w:rFonts w:asciiTheme="minorHAnsi" w:hAnsiTheme="minorHAnsi" w:cstheme="minorHAnsi"/>
          <w:color w:val="000000"/>
          <w:sz w:val="22"/>
          <w:szCs w:val="22"/>
          <w:shd w:val="clear" w:color="auto" w:fill="FFFFFF"/>
        </w:rPr>
        <w:t>train_bal</w:t>
      </w:r>
      <w:proofErr w:type="spellEnd"/>
    </w:p>
    <w:p w14:paraId="51FD2AE2"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color w:val="0000FF"/>
          <w:sz w:val="22"/>
          <w:szCs w:val="22"/>
          <w:shd w:val="clear" w:color="auto" w:fill="FFFFFF"/>
        </w:rPr>
        <w:t>MAXDEPTH</w:t>
      </w:r>
      <w:r w:rsidRPr="00714BB6">
        <w:rPr>
          <w:rFonts w:asciiTheme="minorHAnsi" w:hAnsiTheme="minorHAnsi" w:cstheme="minorHAnsi"/>
          <w:color w:val="000000"/>
          <w:sz w:val="22"/>
          <w:szCs w:val="22"/>
          <w:shd w:val="clear" w:color="auto" w:fill="FFFFFF"/>
        </w:rPr>
        <w:t xml:space="preserve"> = </w:t>
      </w:r>
      <w:r w:rsidRPr="00714BB6">
        <w:rPr>
          <w:rFonts w:asciiTheme="minorHAnsi" w:hAnsiTheme="minorHAnsi" w:cstheme="minorHAnsi"/>
          <w:b/>
          <w:bCs/>
          <w:color w:val="008080"/>
          <w:sz w:val="22"/>
          <w:szCs w:val="22"/>
          <w:shd w:val="clear" w:color="auto" w:fill="FFFFFF"/>
        </w:rPr>
        <w:t>5</w:t>
      </w: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color w:val="008000"/>
          <w:sz w:val="22"/>
          <w:szCs w:val="22"/>
          <w:shd w:val="clear" w:color="auto" w:fill="FFFFFF"/>
        </w:rPr>
        <w:t>/*Input optimal hyperparameter value*/</w:t>
      </w:r>
    </w:p>
    <w:p w14:paraId="78630FAB"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color w:val="000000"/>
          <w:sz w:val="22"/>
          <w:szCs w:val="22"/>
          <w:shd w:val="clear" w:color="auto" w:fill="FFFFFF"/>
        </w:rPr>
        <w:t xml:space="preserve">  MINLEAFSIZE = </w:t>
      </w:r>
      <w:r w:rsidRPr="00714BB6">
        <w:rPr>
          <w:rFonts w:asciiTheme="minorHAnsi" w:hAnsiTheme="minorHAnsi" w:cstheme="minorHAnsi"/>
          <w:b/>
          <w:bCs/>
          <w:color w:val="008080"/>
          <w:sz w:val="22"/>
          <w:szCs w:val="22"/>
          <w:shd w:val="clear" w:color="auto" w:fill="FFFFFF"/>
        </w:rPr>
        <w:t>1</w:t>
      </w: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color w:val="008000"/>
          <w:sz w:val="22"/>
          <w:szCs w:val="22"/>
          <w:shd w:val="clear" w:color="auto" w:fill="FFFFFF"/>
        </w:rPr>
        <w:t>/*Input optimal hyperparameter value*/</w:t>
      </w:r>
    </w:p>
    <w:p w14:paraId="0B5CFEB9"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color w:val="0000FF"/>
          <w:sz w:val="22"/>
          <w:szCs w:val="22"/>
          <w:shd w:val="clear" w:color="auto" w:fill="FFFFFF"/>
        </w:rPr>
        <w:t>INPUT</w:t>
      </w:r>
      <w:r w:rsidRPr="00714BB6">
        <w:rPr>
          <w:rFonts w:asciiTheme="minorHAnsi" w:hAnsiTheme="minorHAnsi" w:cstheme="minorHAnsi"/>
          <w:color w:val="000000"/>
          <w:sz w:val="22"/>
          <w:szCs w:val="22"/>
          <w:shd w:val="clear" w:color="auto" w:fill="FFFFFF"/>
        </w:rPr>
        <w:t xml:space="preserve"> &amp;predictors / </w:t>
      </w:r>
      <w:r w:rsidRPr="00714BB6">
        <w:rPr>
          <w:rFonts w:asciiTheme="minorHAnsi" w:hAnsiTheme="minorHAnsi" w:cstheme="minorHAnsi"/>
          <w:color w:val="0000FF"/>
          <w:sz w:val="22"/>
          <w:szCs w:val="22"/>
          <w:shd w:val="clear" w:color="auto" w:fill="FFFFFF"/>
        </w:rPr>
        <w:t>LEVEL</w:t>
      </w:r>
      <w:r w:rsidRPr="00714BB6">
        <w:rPr>
          <w:rFonts w:asciiTheme="minorHAnsi" w:hAnsiTheme="minorHAnsi" w:cstheme="minorHAnsi"/>
          <w:color w:val="000000"/>
          <w:sz w:val="22"/>
          <w:szCs w:val="22"/>
          <w:shd w:val="clear" w:color="auto" w:fill="FFFFFF"/>
        </w:rPr>
        <w:t>=INTERVAL;</w:t>
      </w:r>
    </w:p>
    <w:p w14:paraId="09A4AC64"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color w:val="0000FF"/>
          <w:sz w:val="22"/>
          <w:szCs w:val="22"/>
          <w:shd w:val="clear" w:color="auto" w:fill="FFFFFF"/>
        </w:rPr>
        <w:t>TARGET</w:t>
      </w:r>
      <w:r w:rsidRPr="00714BB6">
        <w:rPr>
          <w:rFonts w:asciiTheme="minorHAnsi" w:hAnsiTheme="minorHAnsi" w:cstheme="minorHAnsi"/>
          <w:color w:val="000000"/>
          <w:sz w:val="22"/>
          <w:szCs w:val="22"/>
          <w:shd w:val="clear" w:color="auto" w:fill="FFFFFF"/>
        </w:rPr>
        <w:t xml:space="preserve"> bad / LEVEL=NOMINAL;</w:t>
      </w:r>
    </w:p>
    <w:p w14:paraId="0D76401D"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color w:val="0000FF"/>
          <w:sz w:val="22"/>
          <w:szCs w:val="22"/>
          <w:shd w:val="clear" w:color="auto" w:fill="FFFFFF"/>
        </w:rPr>
        <w:t>PRUNE</w:t>
      </w:r>
      <w:r w:rsidRPr="00714BB6">
        <w:rPr>
          <w:rFonts w:asciiTheme="minorHAnsi" w:hAnsiTheme="minorHAnsi" w:cstheme="minorHAnsi"/>
          <w:color w:val="000000"/>
          <w:sz w:val="22"/>
          <w:szCs w:val="22"/>
          <w:shd w:val="clear" w:color="auto" w:fill="FFFFFF"/>
        </w:rPr>
        <w:t xml:space="preserve"> COSTCOMPLEXITY;</w:t>
      </w:r>
    </w:p>
    <w:p w14:paraId="0C864C77"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color w:val="0000FF"/>
          <w:sz w:val="22"/>
          <w:szCs w:val="22"/>
          <w:shd w:val="clear" w:color="auto" w:fill="FFFFFF"/>
        </w:rPr>
        <w:t>code</w:t>
      </w: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color w:val="0000FF"/>
          <w:sz w:val="22"/>
          <w:szCs w:val="22"/>
          <w:shd w:val="clear" w:color="auto" w:fill="FFFFFF"/>
        </w:rPr>
        <w:t>file</w:t>
      </w:r>
      <w:r w:rsidRPr="00714BB6">
        <w:rPr>
          <w:rFonts w:asciiTheme="minorHAnsi" w:hAnsiTheme="minorHAnsi" w:cstheme="minorHAnsi"/>
          <w:color w:val="000000"/>
          <w:sz w:val="22"/>
          <w:szCs w:val="22"/>
          <w:shd w:val="clear" w:color="auto" w:fill="FFFFFF"/>
        </w:rPr>
        <w:t>=</w:t>
      </w:r>
      <w:r w:rsidRPr="00714BB6">
        <w:rPr>
          <w:rFonts w:asciiTheme="minorHAnsi" w:hAnsiTheme="minorHAnsi" w:cstheme="minorHAnsi"/>
          <w:color w:val="800080"/>
          <w:sz w:val="22"/>
          <w:szCs w:val="22"/>
          <w:shd w:val="clear" w:color="auto" w:fill="FFFFFF"/>
        </w:rPr>
        <w:t>"/workspace/</w:t>
      </w:r>
      <w:proofErr w:type="spellStart"/>
      <w:r w:rsidRPr="00714BB6">
        <w:rPr>
          <w:rFonts w:asciiTheme="minorHAnsi" w:hAnsiTheme="minorHAnsi" w:cstheme="minorHAnsi"/>
          <w:color w:val="800080"/>
          <w:sz w:val="22"/>
          <w:szCs w:val="22"/>
          <w:shd w:val="clear" w:color="auto" w:fill="FFFFFF"/>
        </w:rPr>
        <w:t>ccmod</w:t>
      </w:r>
      <w:proofErr w:type="spellEnd"/>
      <w:r w:rsidRPr="00714BB6">
        <w:rPr>
          <w:rFonts w:asciiTheme="minorHAnsi" w:hAnsiTheme="minorHAnsi" w:cstheme="minorHAnsi"/>
          <w:color w:val="800080"/>
          <w:sz w:val="22"/>
          <w:szCs w:val="22"/>
          <w:shd w:val="clear" w:color="auto" w:fill="FFFFFF"/>
        </w:rPr>
        <w:t>/u588348/</w:t>
      </w:r>
      <w:proofErr w:type="spellStart"/>
      <w:r w:rsidRPr="00714BB6">
        <w:rPr>
          <w:rFonts w:asciiTheme="minorHAnsi" w:hAnsiTheme="minorHAnsi" w:cstheme="minorHAnsi"/>
          <w:color w:val="800080"/>
          <w:sz w:val="22"/>
          <w:szCs w:val="22"/>
          <w:shd w:val="clear" w:color="auto" w:fill="FFFFFF"/>
        </w:rPr>
        <w:t>decision_tree.sas</w:t>
      </w:r>
      <w:proofErr w:type="spellEnd"/>
      <w:r w:rsidRPr="00714BB6">
        <w:rPr>
          <w:rFonts w:asciiTheme="minorHAnsi" w:hAnsiTheme="minorHAnsi" w:cstheme="minorHAnsi"/>
          <w:color w:val="800080"/>
          <w:sz w:val="22"/>
          <w:szCs w:val="22"/>
          <w:shd w:val="clear" w:color="auto" w:fill="FFFFFF"/>
        </w:rPr>
        <w:t>"</w:t>
      </w:r>
      <w:r w:rsidRPr="00714BB6">
        <w:rPr>
          <w:rFonts w:asciiTheme="minorHAnsi" w:hAnsiTheme="minorHAnsi" w:cstheme="minorHAnsi"/>
          <w:color w:val="000000"/>
          <w:sz w:val="22"/>
          <w:szCs w:val="22"/>
          <w:shd w:val="clear" w:color="auto" w:fill="FFFFFF"/>
        </w:rPr>
        <w:t>;</w:t>
      </w:r>
    </w:p>
    <w:p w14:paraId="17301FFD"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b/>
          <w:bCs/>
          <w:color w:val="000080"/>
          <w:sz w:val="22"/>
          <w:szCs w:val="22"/>
          <w:shd w:val="clear" w:color="auto" w:fill="FFFFFF"/>
        </w:rPr>
        <w:t>RUN</w:t>
      </w:r>
      <w:r w:rsidRPr="00714BB6">
        <w:rPr>
          <w:rFonts w:asciiTheme="minorHAnsi" w:hAnsiTheme="minorHAnsi" w:cstheme="minorHAnsi"/>
          <w:color w:val="000000"/>
          <w:sz w:val="22"/>
          <w:szCs w:val="22"/>
          <w:shd w:val="clear" w:color="auto" w:fill="FFFFFF"/>
        </w:rPr>
        <w:t>;</w:t>
      </w:r>
    </w:p>
    <w:p w14:paraId="2C47ED93"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p>
    <w:p w14:paraId="5E71F0E0"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color w:val="008000"/>
          <w:sz w:val="22"/>
          <w:szCs w:val="22"/>
          <w:shd w:val="clear" w:color="auto" w:fill="FFFFFF"/>
        </w:rPr>
        <w:t>/* Apply the final model to the OOT dataset */</w:t>
      </w:r>
    </w:p>
    <w:p w14:paraId="54329E5C"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b/>
          <w:bCs/>
          <w:color w:val="000080"/>
          <w:sz w:val="22"/>
          <w:szCs w:val="22"/>
          <w:shd w:val="clear" w:color="auto" w:fill="FFFFFF"/>
        </w:rPr>
        <w:t>DATA</w:t>
      </w:r>
      <w:r w:rsidRPr="00714BB6">
        <w:rPr>
          <w:rFonts w:asciiTheme="minorHAnsi" w:hAnsiTheme="minorHAnsi" w:cstheme="minorHAnsi"/>
          <w:color w:val="000000"/>
          <w:sz w:val="22"/>
          <w:szCs w:val="22"/>
          <w:shd w:val="clear" w:color="auto" w:fill="FFFFFF"/>
        </w:rPr>
        <w:t xml:space="preserve"> </w:t>
      </w:r>
      <w:proofErr w:type="spellStart"/>
      <w:r w:rsidRPr="00714BB6">
        <w:rPr>
          <w:rFonts w:asciiTheme="minorHAnsi" w:hAnsiTheme="minorHAnsi" w:cstheme="minorHAnsi"/>
          <w:color w:val="000000"/>
          <w:sz w:val="22"/>
          <w:szCs w:val="22"/>
          <w:shd w:val="clear" w:color="auto" w:fill="FFFFFF"/>
        </w:rPr>
        <w:t>oot_score</w:t>
      </w:r>
      <w:proofErr w:type="spellEnd"/>
      <w:r w:rsidRPr="00714BB6">
        <w:rPr>
          <w:rFonts w:asciiTheme="minorHAnsi" w:hAnsiTheme="minorHAnsi" w:cstheme="minorHAnsi"/>
          <w:color w:val="000000"/>
          <w:sz w:val="22"/>
          <w:szCs w:val="22"/>
          <w:shd w:val="clear" w:color="auto" w:fill="FFFFFF"/>
        </w:rPr>
        <w:t>;</w:t>
      </w:r>
    </w:p>
    <w:p w14:paraId="34F21939"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color w:val="0000FF"/>
          <w:sz w:val="22"/>
          <w:szCs w:val="22"/>
          <w:shd w:val="clear" w:color="auto" w:fill="FFFFFF"/>
        </w:rPr>
        <w:t>SET</w:t>
      </w:r>
      <w:r w:rsidRPr="00714BB6">
        <w:rPr>
          <w:rFonts w:asciiTheme="minorHAnsi" w:hAnsiTheme="minorHAnsi" w:cstheme="minorHAnsi"/>
          <w:color w:val="000000"/>
          <w:sz w:val="22"/>
          <w:szCs w:val="22"/>
          <w:shd w:val="clear" w:color="auto" w:fill="FFFFFF"/>
        </w:rPr>
        <w:t xml:space="preserve"> </w:t>
      </w:r>
      <w:proofErr w:type="spellStart"/>
      <w:r w:rsidRPr="00714BB6">
        <w:rPr>
          <w:rFonts w:asciiTheme="minorHAnsi" w:hAnsiTheme="minorHAnsi" w:cstheme="minorHAnsi"/>
          <w:color w:val="000000"/>
          <w:sz w:val="22"/>
          <w:szCs w:val="22"/>
          <w:shd w:val="clear" w:color="auto" w:fill="FFFFFF"/>
        </w:rPr>
        <w:t>oot_encoded</w:t>
      </w:r>
      <w:proofErr w:type="spellEnd"/>
      <w:r w:rsidRPr="00714BB6">
        <w:rPr>
          <w:rFonts w:asciiTheme="minorHAnsi" w:hAnsiTheme="minorHAnsi" w:cstheme="minorHAnsi"/>
          <w:color w:val="000000"/>
          <w:sz w:val="22"/>
          <w:szCs w:val="22"/>
          <w:shd w:val="clear" w:color="auto" w:fill="FFFFFF"/>
        </w:rPr>
        <w:t>;</w:t>
      </w:r>
    </w:p>
    <w:p w14:paraId="46BE6577"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color w:val="0000FF"/>
          <w:sz w:val="22"/>
          <w:szCs w:val="22"/>
          <w:shd w:val="clear" w:color="auto" w:fill="FFFFFF"/>
        </w:rPr>
        <w:t>%INCLUDE</w:t>
      </w: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color w:val="800080"/>
          <w:sz w:val="22"/>
          <w:szCs w:val="22"/>
          <w:shd w:val="clear" w:color="auto" w:fill="FFFFFF"/>
        </w:rPr>
        <w:t>'/workspace/</w:t>
      </w:r>
      <w:proofErr w:type="spellStart"/>
      <w:r w:rsidRPr="00714BB6">
        <w:rPr>
          <w:rFonts w:asciiTheme="minorHAnsi" w:hAnsiTheme="minorHAnsi" w:cstheme="minorHAnsi"/>
          <w:color w:val="800080"/>
          <w:sz w:val="22"/>
          <w:szCs w:val="22"/>
          <w:shd w:val="clear" w:color="auto" w:fill="FFFFFF"/>
        </w:rPr>
        <w:t>ccmod</w:t>
      </w:r>
      <w:proofErr w:type="spellEnd"/>
      <w:r w:rsidRPr="00714BB6">
        <w:rPr>
          <w:rFonts w:asciiTheme="minorHAnsi" w:hAnsiTheme="minorHAnsi" w:cstheme="minorHAnsi"/>
          <w:color w:val="800080"/>
          <w:sz w:val="22"/>
          <w:szCs w:val="22"/>
          <w:shd w:val="clear" w:color="auto" w:fill="FFFFFF"/>
        </w:rPr>
        <w:t>/u588348/</w:t>
      </w:r>
      <w:proofErr w:type="spellStart"/>
      <w:r w:rsidRPr="00714BB6">
        <w:rPr>
          <w:rFonts w:asciiTheme="minorHAnsi" w:hAnsiTheme="minorHAnsi" w:cstheme="minorHAnsi"/>
          <w:color w:val="800080"/>
          <w:sz w:val="22"/>
          <w:szCs w:val="22"/>
          <w:shd w:val="clear" w:color="auto" w:fill="FFFFFF"/>
        </w:rPr>
        <w:t>decision_tree.sas</w:t>
      </w:r>
      <w:proofErr w:type="spellEnd"/>
      <w:r w:rsidRPr="00714BB6">
        <w:rPr>
          <w:rFonts w:asciiTheme="minorHAnsi" w:hAnsiTheme="minorHAnsi" w:cstheme="minorHAnsi"/>
          <w:color w:val="800080"/>
          <w:sz w:val="22"/>
          <w:szCs w:val="22"/>
          <w:shd w:val="clear" w:color="auto" w:fill="FFFFFF"/>
        </w:rPr>
        <w:t>'</w:t>
      </w:r>
      <w:r w:rsidRPr="00714BB6">
        <w:rPr>
          <w:rFonts w:asciiTheme="minorHAnsi" w:hAnsiTheme="minorHAnsi" w:cstheme="minorHAnsi"/>
          <w:color w:val="000000"/>
          <w:sz w:val="22"/>
          <w:szCs w:val="22"/>
          <w:shd w:val="clear" w:color="auto" w:fill="FFFFFF"/>
        </w:rPr>
        <w:t>;</w:t>
      </w:r>
    </w:p>
    <w:p w14:paraId="11476432"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color w:val="0000FF"/>
          <w:sz w:val="22"/>
          <w:szCs w:val="22"/>
          <w:shd w:val="clear" w:color="auto" w:fill="FFFFFF"/>
        </w:rPr>
        <w:t>KEEP</w:t>
      </w:r>
      <w:r w:rsidRPr="00714BB6">
        <w:rPr>
          <w:rFonts w:asciiTheme="minorHAnsi" w:hAnsiTheme="minorHAnsi" w:cstheme="minorHAnsi"/>
          <w:color w:val="000000"/>
          <w:sz w:val="22"/>
          <w:szCs w:val="22"/>
          <w:shd w:val="clear" w:color="auto" w:fill="FFFFFF"/>
        </w:rPr>
        <w:t xml:space="preserve"> id &amp;</w:t>
      </w:r>
      <w:r w:rsidRPr="00714BB6">
        <w:rPr>
          <w:rFonts w:asciiTheme="minorHAnsi" w:hAnsiTheme="minorHAnsi" w:cstheme="minorHAnsi"/>
          <w:color w:val="008080"/>
          <w:sz w:val="22"/>
          <w:szCs w:val="22"/>
          <w:shd w:val="clear" w:color="auto" w:fill="FFFFFF"/>
        </w:rPr>
        <w:t>target.</w:t>
      </w:r>
      <w:r w:rsidRPr="00714BB6">
        <w:rPr>
          <w:rFonts w:asciiTheme="minorHAnsi" w:hAnsiTheme="minorHAnsi" w:cstheme="minorHAnsi"/>
          <w:color w:val="000000"/>
          <w:sz w:val="22"/>
          <w:szCs w:val="22"/>
          <w:shd w:val="clear" w:color="auto" w:fill="FFFFFF"/>
        </w:rPr>
        <w:t xml:space="preserve"> P_bad1;</w:t>
      </w:r>
    </w:p>
    <w:p w14:paraId="7ADB7D18"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b/>
          <w:bCs/>
          <w:color w:val="000080"/>
          <w:sz w:val="22"/>
          <w:szCs w:val="22"/>
          <w:shd w:val="clear" w:color="auto" w:fill="FFFFFF"/>
        </w:rPr>
        <w:t>RUN</w:t>
      </w:r>
      <w:r w:rsidRPr="00714BB6">
        <w:rPr>
          <w:rFonts w:asciiTheme="minorHAnsi" w:hAnsiTheme="minorHAnsi" w:cstheme="minorHAnsi"/>
          <w:color w:val="000000"/>
          <w:sz w:val="22"/>
          <w:szCs w:val="22"/>
          <w:shd w:val="clear" w:color="auto" w:fill="FFFFFF"/>
        </w:rPr>
        <w:t>;</w:t>
      </w:r>
    </w:p>
    <w:p w14:paraId="515B04FE"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p>
    <w:p w14:paraId="2BDB671B"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color w:val="008000"/>
          <w:sz w:val="22"/>
          <w:szCs w:val="22"/>
          <w:shd w:val="clear" w:color="auto" w:fill="FFFFFF"/>
        </w:rPr>
        <w:t xml:space="preserve">/* </w:t>
      </w:r>
      <w:proofErr w:type="spellStart"/>
      <w:r w:rsidRPr="00714BB6">
        <w:rPr>
          <w:rFonts w:asciiTheme="minorHAnsi" w:hAnsiTheme="minorHAnsi" w:cstheme="minorHAnsi"/>
          <w:color w:val="008000"/>
          <w:sz w:val="22"/>
          <w:szCs w:val="22"/>
          <w:shd w:val="clear" w:color="auto" w:fill="FFFFFF"/>
        </w:rPr>
        <w:t>Calcuate</w:t>
      </w:r>
      <w:proofErr w:type="spellEnd"/>
      <w:r w:rsidRPr="00714BB6">
        <w:rPr>
          <w:rFonts w:asciiTheme="minorHAnsi" w:hAnsiTheme="minorHAnsi" w:cstheme="minorHAnsi"/>
          <w:color w:val="008000"/>
          <w:sz w:val="22"/>
          <w:szCs w:val="22"/>
          <w:shd w:val="clear" w:color="auto" w:fill="FFFFFF"/>
        </w:rPr>
        <w:t xml:space="preserve"> AUC value on validation dataset */</w:t>
      </w:r>
    </w:p>
    <w:p w14:paraId="1B0F40B1"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b/>
          <w:bCs/>
          <w:color w:val="000080"/>
          <w:sz w:val="22"/>
          <w:szCs w:val="22"/>
          <w:shd w:val="clear" w:color="auto" w:fill="FFFFFF"/>
        </w:rPr>
        <w:t>PROC</w:t>
      </w: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b/>
          <w:bCs/>
          <w:color w:val="000080"/>
          <w:sz w:val="22"/>
          <w:szCs w:val="22"/>
          <w:shd w:val="clear" w:color="auto" w:fill="FFFFFF"/>
        </w:rPr>
        <w:t>LOGISTIC</w:t>
      </w: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color w:val="0000FF"/>
          <w:sz w:val="22"/>
          <w:szCs w:val="22"/>
          <w:shd w:val="clear" w:color="auto" w:fill="FFFFFF"/>
        </w:rPr>
        <w:t>DATA</w:t>
      </w:r>
      <w:r w:rsidRPr="00714BB6">
        <w:rPr>
          <w:rFonts w:asciiTheme="minorHAnsi" w:hAnsiTheme="minorHAnsi" w:cstheme="minorHAnsi"/>
          <w:color w:val="000000"/>
          <w:sz w:val="22"/>
          <w:szCs w:val="22"/>
          <w:shd w:val="clear" w:color="auto" w:fill="FFFFFF"/>
        </w:rPr>
        <w:t xml:space="preserve"> = </w:t>
      </w:r>
      <w:proofErr w:type="spellStart"/>
      <w:r w:rsidRPr="00714BB6">
        <w:rPr>
          <w:rFonts w:asciiTheme="minorHAnsi" w:hAnsiTheme="minorHAnsi" w:cstheme="minorHAnsi"/>
          <w:color w:val="000000"/>
          <w:sz w:val="22"/>
          <w:szCs w:val="22"/>
          <w:shd w:val="clear" w:color="auto" w:fill="FFFFFF"/>
        </w:rPr>
        <w:t>oot_score</w:t>
      </w:r>
      <w:proofErr w:type="spellEnd"/>
      <w:r w:rsidRPr="00714BB6">
        <w:rPr>
          <w:rFonts w:asciiTheme="minorHAnsi" w:hAnsiTheme="minorHAnsi" w:cstheme="minorHAnsi"/>
          <w:color w:val="000000"/>
          <w:sz w:val="22"/>
          <w:szCs w:val="22"/>
          <w:shd w:val="clear" w:color="auto" w:fill="FFFFFF"/>
        </w:rPr>
        <w:t>;</w:t>
      </w:r>
    </w:p>
    <w:p w14:paraId="33317D86"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color w:val="0000FF"/>
          <w:sz w:val="22"/>
          <w:szCs w:val="22"/>
          <w:shd w:val="clear" w:color="auto" w:fill="FFFFFF"/>
        </w:rPr>
        <w:t>CLASS</w:t>
      </w:r>
      <w:r w:rsidRPr="00714BB6">
        <w:rPr>
          <w:rFonts w:asciiTheme="minorHAnsi" w:hAnsiTheme="minorHAnsi" w:cstheme="minorHAnsi"/>
          <w:color w:val="000000"/>
          <w:sz w:val="22"/>
          <w:szCs w:val="22"/>
          <w:shd w:val="clear" w:color="auto" w:fill="FFFFFF"/>
        </w:rPr>
        <w:t xml:space="preserve"> &amp;</w:t>
      </w:r>
      <w:r w:rsidRPr="00714BB6">
        <w:rPr>
          <w:rFonts w:asciiTheme="minorHAnsi" w:hAnsiTheme="minorHAnsi" w:cstheme="minorHAnsi"/>
          <w:color w:val="008080"/>
          <w:sz w:val="22"/>
          <w:szCs w:val="22"/>
          <w:shd w:val="clear" w:color="auto" w:fill="FFFFFF"/>
        </w:rPr>
        <w:t>target.</w:t>
      </w:r>
      <w:r w:rsidRPr="00714BB6">
        <w:rPr>
          <w:rFonts w:asciiTheme="minorHAnsi" w:hAnsiTheme="minorHAnsi" w:cstheme="minorHAnsi"/>
          <w:color w:val="000000"/>
          <w:sz w:val="22"/>
          <w:szCs w:val="22"/>
          <w:shd w:val="clear" w:color="auto" w:fill="FFFFFF"/>
        </w:rPr>
        <w:t>;</w:t>
      </w:r>
    </w:p>
    <w:p w14:paraId="0CA95281"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color w:val="0000FF"/>
          <w:sz w:val="22"/>
          <w:szCs w:val="22"/>
          <w:shd w:val="clear" w:color="auto" w:fill="FFFFFF"/>
        </w:rPr>
        <w:t>MODEL</w:t>
      </w:r>
      <w:r w:rsidRPr="00714BB6">
        <w:rPr>
          <w:rFonts w:asciiTheme="minorHAnsi" w:hAnsiTheme="minorHAnsi" w:cstheme="minorHAnsi"/>
          <w:color w:val="000000"/>
          <w:sz w:val="22"/>
          <w:szCs w:val="22"/>
          <w:shd w:val="clear" w:color="auto" w:fill="FFFFFF"/>
        </w:rPr>
        <w:t xml:space="preserve"> &amp;</w:t>
      </w:r>
      <w:r w:rsidRPr="00714BB6">
        <w:rPr>
          <w:rFonts w:asciiTheme="minorHAnsi" w:hAnsiTheme="minorHAnsi" w:cstheme="minorHAnsi"/>
          <w:color w:val="008080"/>
          <w:sz w:val="22"/>
          <w:szCs w:val="22"/>
          <w:shd w:val="clear" w:color="auto" w:fill="FFFFFF"/>
        </w:rPr>
        <w:t>target.</w:t>
      </w:r>
      <w:r w:rsidRPr="00714BB6">
        <w:rPr>
          <w:rFonts w:asciiTheme="minorHAnsi" w:hAnsiTheme="minorHAnsi" w:cstheme="minorHAnsi"/>
          <w:color w:val="000000"/>
          <w:sz w:val="22"/>
          <w:szCs w:val="22"/>
          <w:shd w:val="clear" w:color="auto" w:fill="FFFFFF"/>
        </w:rPr>
        <w:t xml:space="preserve"> = P_bad1 / </w:t>
      </w:r>
      <w:r w:rsidRPr="00714BB6">
        <w:rPr>
          <w:rFonts w:asciiTheme="minorHAnsi" w:hAnsiTheme="minorHAnsi" w:cstheme="minorHAnsi"/>
          <w:color w:val="0000FF"/>
          <w:sz w:val="22"/>
          <w:szCs w:val="22"/>
          <w:shd w:val="clear" w:color="auto" w:fill="FFFFFF"/>
        </w:rPr>
        <w:t>OUTROC</w:t>
      </w:r>
      <w:r w:rsidRPr="00714BB6">
        <w:rPr>
          <w:rFonts w:asciiTheme="minorHAnsi" w:hAnsiTheme="minorHAnsi" w:cstheme="minorHAnsi"/>
          <w:color w:val="000000"/>
          <w:sz w:val="22"/>
          <w:szCs w:val="22"/>
          <w:shd w:val="clear" w:color="auto" w:fill="FFFFFF"/>
        </w:rPr>
        <w:t>=ROC;</w:t>
      </w:r>
    </w:p>
    <w:p w14:paraId="56CEC3A7"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color w:val="0000FF"/>
          <w:sz w:val="22"/>
          <w:szCs w:val="22"/>
          <w:shd w:val="clear" w:color="auto" w:fill="FFFFFF"/>
        </w:rPr>
        <w:t>ROC</w:t>
      </w:r>
      <w:r w:rsidRPr="00714BB6">
        <w:rPr>
          <w:rFonts w:asciiTheme="minorHAnsi" w:hAnsiTheme="minorHAnsi" w:cstheme="minorHAnsi"/>
          <w:color w:val="000000"/>
          <w:sz w:val="22"/>
          <w:szCs w:val="22"/>
          <w:shd w:val="clear" w:color="auto" w:fill="FFFFFF"/>
        </w:rPr>
        <w:t>;</w:t>
      </w:r>
    </w:p>
    <w:p w14:paraId="5534BEA0"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color w:val="0000FF"/>
          <w:sz w:val="22"/>
          <w:szCs w:val="22"/>
          <w:shd w:val="clear" w:color="auto" w:fill="FFFFFF"/>
        </w:rPr>
        <w:t>ODS</w:t>
      </w:r>
      <w:r w:rsidRPr="00714BB6">
        <w:rPr>
          <w:rFonts w:asciiTheme="minorHAnsi" w:hAnsiTheme="minorHAnsi" w:cstheme="minorHAnsi"/>
          <w:color w:val="000000"/>
          <w:sz w:val="22"/>
          <w:szCs w:val="22"/>
          <w:shd w:val="clear" w:color="auto" w:fill="FFFFFF"/>
        </w:rPr>
        <w:t xml:space="preserve"> </w:t>
      </w:r>
      <w:r w:rsidRPr="00714BB6">
        <w:rPr>
          <w:rFonts w:asciiTheme="minorHAnsi" w:hAnsiTheme="minorHAnsi" w:cstheme="minorHAnsi"/>
          <w:color w:val="0000FF"/>
          <w:sz w:val="22"/>
          <w:szCs w:val="22"/>
          <w:shd w:val="clear" w:color="auto" w:fill="FFFFFF"/>
        </w:rPr>
        <w:t>OUTPUT</w:t>
      </w:r>
      <w:r w:rsidRPr="00714BB6">
        <w:rPr>
          <w:rFonts w:asciiTheme="minorHAnsi" w:hAnsiTheme="minorHAnsi" w:cstheme="minorHAnsi"/>
          <w:color w:val="000000"/>
          <w:sz w:val="22"/>
          <w:szCs w:val="22"/>
          <w:shd w:val="clear" w:color="auto" w:fill="FFFFFF"/>
        </w:rPr>
        <w:t xml:space="preserve"> ROCASSOCIATION = </w:t>
      </w:r>
      <w:proofErr w:type="spellStart"/>
      <w:r w:rsidRPr="00714BB6">
        <w:rPr>
          <w:rFonts w:asciiTheme="minorHAnsi" w:hAnsiTheme="minorHAnsi" w:cstheme="minorHAnsi"/>
          <w:color w:val="000000"/>
          <w:sz w:val="22"/>
          <w:szCs w:val="22"/>
          <w:shd w:val="clear" w:color="auto" w:fill="FFFFFF"/>
        </w:rPr>
        <w:t>auc_out</w:t>
      </w:r>
      <w:proofErr w:type="spellEnd"/>
      <w:r w:rsidRPr="00714BB6">
        <w:rPr>
          <w:rFonts w:asciiTheme="minorHAnsi" w:hAnsiTheme="minorHAnsi" w:cstheme="minorHAnsi"/>
          <w:color w:val="000000"/>
          <w:sz w:val="22"/>
          <w:szCs w:val="22"/>
          <w:shd w:val="clear" w:color="auto" w:fill="FFFFFF"/>
        </w:rPr>
        <w:t>;</w:t>
      </w:r>
    </w:p>
    <w:p w14:paraId="6381DB9C"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r w:rsidRPr="00714BB6">
        <w:rPr>
          <w:rFonts w:asciiTheme="minorHAnsi" w:hAnsiTheme="minorHAnsi" w:cstheme="minorHAnsi"/>
          <w:b/>
          <w:bCs/>
          <w:color w:val="000080"/>
          <w:sz w:val="22"/>
          <w:szCs w:val="22"/>
          <w:shd w:val="clear" w:color="auto" w:fill="FFFFFF"/>
        </w:rPr>
        <w:t>RUN</w:t>
      </w:r>
      <w:r w:rsidRPr="00714BB6">
        <w:rPr>
          <w:rFonts w:asciiTheme="minorHAnsi" w:hAnsiTheme="minorHAnsi" w:cstheme="minorHAnsi"/>
          <w:color w:val="000000"/>
          <w:sz w:val="22"/>
          <w:szCs w:val="22"/>
          <w:shd w:val="clear" w:color="auto" w:fill="FFFFFF"/>
        </w:rPr>
        <w:t>;</w:t>
      </w:r>
    </w:p>
    <w:p w14:paraId="07D2E790"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p>
    <w:p w14:paraId="410A2467" w14:textId="77777777" w:rsidR="00F16637" w:rsidRPr="00714BB6" w:rsidRDefault="00F16637" w:rsidP="00F16637">
      <w:pPr>
        <w:autoSpaceDE w:val="0"/>
        <w:autoSpaceDN w:val="0"/>
        <w:adjustRightInd w:val="0"/>
        <w:rPr>
          <w:rFonts w:asciiTheme="minorHAnsi" w:hAnsiTheme="minorHAnsi" w:cstheme="minorHAnsi"/>
          <w:color w:val="000000"/>
          <w:sz w:val="22"/>
          <w:szCs w:val="22"/>
          <w:shd w:val="clear" w:color="auto" w:fill="FFFFFF"/>
        </w:rPr>
      </w:pPr>
    </w:p>
    <w:p w14:paraId="3D2359E3" w14:textId="77777777" w:rsidR="00F16637" w:rsidRDefault="00F16637" w:rsidP="00F16637">
      <w:pPr>
        <w:rPr>
          <w:rFonts w:asciiTheme="minorHAnsi" w:hAnsiTheme="minorHAnsi" w:cstheme="minorHAnsi"/>
          <w:color w:val="111111"/>
          <w:sz w:val="22"/>
          <w:szCs w:val="22"/>
        </w:rPr>
      </w:pPr>
      <w:r w:rsidRPr="001C5EB8">
        <w:rPr>
          <w:rFonts w:asciiTheme="minorHAnsi" w:hAnsiTheme="minorHAnsi" w:cstheme="minorHAnsi"/>
          <w:color w:val="111111"/>
          <w:sz w:val="22"/>
          <w:szCs w:val="22"/>
        </w:rPr>
        <w:t xml:space="preserve">Here is a step-by-step description of the </w:t>
      </w:r>
      <w:r>
        <w:rPr>
          <w:rFonts w:asciiTheme="minorHAnsi" w:hAnsiTheme="minorHAnsi" w:cstheme="minorHAnsi"/>
          <w:color w:val="111111"/>
          <w:sz w:val="22"/>
          <w:szCs w:val="22"/>
        </w:rPr>
        <w:t>decision tree workflow</w:t>
      </w:r>
      <w:r w:rsidRPr="001C5EB8">
        <w:rPr>
          <w:rFonts w:asciiTheme="minorHAnsi" w:hAnsiTheme="minorHAnsi" w:cstheme="minorHAnsi"/>
          <w:color w:val="111111"/>
          <w:sz w:val="22"/>
          <w:szCs w:val="22"/>
        </w:rPr>
        <w:t xml:space="preserve"> code:</w:t>
      </w:r>
    </w:p>
    <w:p w14:paraId="103C2479" w14:textId="77777777" w:rsidR="00F16637" w:rsidRPr="001C5EB8" w:rsidRDefault="00F16637" w:rsidP="00F16637">
      <w:pPr>
        <w:rPr>
          <w:rFonts w:asciiTheme="minorHAnsi" w:hAnsiTheme="minorHAnsi" w:cstheme="minorHAnsi"/>
          <w:color w:val="111111"/>
          <w:sz w:val="22"/>
          <w:szCs w:val="22"/>
        </w:rPr>
      </w:pPr>
    </w:p>
    <w:p w14:paraId="6E4FE29D" w14:textId="77777777" w:rsidR="00F16637" w:rsidRDefault="00F16637" w:rsidP="00145AC7">
      <w:pPr>
        <w:numPr>
          <w:ilvl w:val="0"/>
          <w:numId w:val="112"/>
        </w:numPr>
        <w:rPr>
          <w:rFonts w:asciiTheme="minorHAnsi" w:hAnsiTheme="minorHAnsi" w:cstheme="minorHAnsi"/>
          <w:color w:val="111111"/>
          <w:sz w:val="22"/>
          <w:szCs w:val="22"/>
        </w:rPr>
      </w:pPr>
      <w:r w:rsidRPr="001C5EB8">
        <w:rPr>
          <w:rFonts w:asciiTheme="minorHAnsi" w:hAnsiTheme="minorHAnsi" w:cstheme="minorHAnsi"/>
          <w:b/>
          <w:bCs/>
          <w:color w:val="111111"/>
          <w:sz w:val="22"/>
          <w:szCs w:val="22"/>
        </w:rPr>
        <w:t>Import necessary libraries</w:t>
      </w:r>
      <w:r w:rsidRPr="001C5EB8">
        <w:rPr>
          <w:rFonts w:asciiTheme="minorHAnsi" w:hAnsiTheme="minorHAnsi" w:cstheme="minorHAnsi"/>
          <w:color w:val="111111"/>
          <w:sz w:val="22"/>
          <w:szCs w:val="22"/>
        </w:rPr>
        <w:t xml:space="preserve">: The code begins by importing necessary libraries such as pandas, </w:t>
      </w:r>
      <w:proofErr w:type="spellStart"/>
      <w:r w:rsidRPr="001C5EB8">
        <w:rPr>
          <w:rFonts w:asciiTheme="minorHAnsi" w:hAnsiTheme="minorHAnsi" w:cstheme="minorHAnsi"/>
          <w:color w:val="111111"/>
          <w:sz w:val="22"/>
          <w:szCs w:val="22"/>
        </w:rPr>
        <w:t>sklearn</w:t>
      </w:r>
      <w:proofErr w:type="spellEnd"/>
      <w:r w:rsidRPr="001C5EB8">
        <w:rPr>
          <w:rFonts w:asciiTheme="minorHAnsi" w:hAnsiTheme="minorHAnsi" w:cstheme="minorHAnsi"/>
          <w:color w:val="111111"/>
          <w:sz w:val="22"/>
          <w:szCs w:val="22"/>
        </w:rPr>
        <w:t>, and matplotlib.</w:t>
      </w:r>
      <w:r>
        <w:rPr>
          <w:rFonts w:asciiTheme="minorHAnsi" w:hAnsiTheme="minorHAnsi" w:cstheme="minorHAnsi"/>
          <w:color w:val="111111"/>
          <w:sz w:val="22"/>
          <w:szCs w:val="22"/>
        </w:rPr>
        <w:t xml:space="preserve">  SAS does not require additional libraries.</w:t>
      </w:r>
    </w:p>
    <w:p w14:paraId="09B584C5" w14:textId="77777777" w:rsidR="00F16637" w:rsidRPr="001C5EB8" w:rsidRDefault="00F16637" w:rsidP="00F16637">
      <w:pPr>
        <w:ind w:left="720"/>
        <w:rPr>
          <w:rFonts w:asciiTheme="minorHAnsi" w:hAnsiTheme="minorHAnsi" w:cstheme="minorHAnsi"/>
          <w:color w:val="111111"/>
          <w:sz w:val="22"/>
          <w:szCs w:val="22"/>
        </w:rPr>
      </w:pPr>
    </w:p>
    <w:p w14:paraId="13B3240E" w14:textId="77777777" w:rsidR="00F16637" w:rsidRDefault="00F16637" w:rsidP="00145AC7">
      <w:pPr>
        <w:numPr>
          <w:ilvl w:val="0"/>
          <w:numId w:val="112"/>
        </w:numPr>
        <w:rPr>
          <w:rFonts w:asciiTheme="minorHAnsi" w:hAnsiTheme="minorHAnsi" w:cstheme="minorHAnsi"/>
          <w:color w:val="111111"/>
          <w:sz w:val="22"/>
          <w:szCs w:val="22"/>
        </w:rPr>
      </w:pPr>
      <w:r w:rsidRPr="001C5EB8">
        <w:rPr>
          <w:rFonts w:asciiTheme="minorHAnsi" w:hAnsiTheme="minorHAnsi" w:cstheme="minorHAnsi"/>
          <w:b/>
          <w:bCs/>
          <w:color w:val="111111"/>
          <w:sz w:val="22"/>
          <w:szCs w:val="22"/>
        </w:rPr>
        <w:t>Function to calculate performance metrics</w:t>
      </w:r>
      <w:r w:rsidRPr="001C5EB8">
        <w:rPr>
          <w:rFonts w:asciiTheme="minorHAnsi" w:hAnsiTheme="minorHAnsi" w:cstheme="minorHAnsi"/>
          <w:color w:val="111111"/>
          <w:sz w:val="22"/>
          <w:szCs w:val="22"/>
        </w:rPr>
        <w:t>: A function</w:t>
      </w:r>
      <w:r>
        <w:rPr>
          <w:rFonts w:asciiTheme="minorHAnsi" w:hAnsiTheme="minorHAnsi" w:cstheme="minorHAnsi"/>
          <w:color w:val="111111"/>
          <w:sz w:val="22"/>
          <w:szCs w:val="22"/>
        </w:rPr>
        <w:t xml:space="preserve"> n</w:t>
      </w:r>
      <w:r w:rsidRPr="001C5EB8">
        <w:rPr>
          <w:rFonts w:asciiTheme="minorHAnsi" w:hAnsiTheme="minorHAnsi" w:cstheme="minorHAnsi"/>
          <w:color w:val="111111"/>
          <w:sz w:val="22"/>
          <w:szCs w:val="22"/>
        </w:rPr>
        <w:t>amed </w:t>
      </w:r>
      <w:proofErr w:type="spellStart"/>
      <w:r w:rsidRPr="001C5EB8">
        <w:rPr>
          <w:rFonts w:asciiTheme="minorHAnsi" w:hAnsiTheme="minorHAnsi" w:cstheme="minorHAnsi"/>
          <w:color w:val="111111"/>
          <w:sz w:val="22"/>
          <w:szCs w:val="22"/>
        </w:rPr>
        <w:t>performance_metrics</w:t>
      </w:r>
      <w:proofErr w:type="spellEnd"/>
      <w:r w:rsidRPr="001C5EB8">
        <w:rPr>
          <w:rFonts w:asciiTheme="minorHAnsi" w:hAnsiTheme="minorHAnsi" w:cstheme="minorHAnsi"/>
          <w:color w:val="111111"/>
          <w:sz w:val="22"/>
          <w:szCs w:val="22"/>
        </w:rPr>
        <w:t> is defined to print the classification report, confusion matrix, and ROC AUC score.</w:t>
      </w:r>
    </w:p>
    <w:p w14:paraId="5A7AE030" w14:textId="77777777" w:rsidR="00F16637" w:rsidRPr="001C5EB8" w:rsidRDefault="00F16637" w:rsidP="00F16637">
      <w:pPr>
        <w:rPr>
          <w:rFonts w:asciiTheme="minorHAnsi" w:hAnsiTheme="minorHAnsi" w:cstheme="minorHAnsi"/>
          <w:color w:val="111111"/>
          <w:sz w:val="22"/>
          <w:szCs w:val="22"/>
        </w:rPr>
      </w:pPr>
    </w:p>
    <w:p w14:paraId="36F766A2" w14:textId="77777777" w:rsidR="00F16637" w:rsidRDefault="00F16637" w:rsidP="00145AC7">
      <w:pPr>
        <w:numPr>
          <w:ilvl w:val="0"/>
          <w:numId w:val="112"/>
        </w:numPr>
        <w:rPr>
          <w:rFonts w:asciiTheme="minorHAnsi" w:hAnsiTheme="minorHAnsi" w:cstheme="minorHAnsi"/>
          <w:color w:val="111111"/>
          <w:sz w:val="22"/>
          <w:szCs w:val="22"/>
        </w:rPr>
      </w:pPr>
      <w:r w:rsidRPr="001C5EB8">
        <w:rPr>
          <w:rFonts w:asciiTheme="minorHAnsi" w:hAnsiTheme="minorHAnsi" w:cstheme="minorHAnsi"/>
          <w:b/>
          <w:bCs/>
          <w:color w:val="111111"/>
          <w:sz w:val="22"/>
          <w:szCs w:val="22"/>
        </w:rPr>
        <w:t>Load the data</w:t>
      </w:r>
      <w:r w:rsidRPr="001C5EB8">
        <w:rPr>
          <w:rFonts w:asciiTheme="minorHAnsi" w:hAnsiTheme="minorHAnsi" w:cstheme="minorHAnsi"/>
          <w:color w:val="111111"/>
          <w:sz w:val="22"/>
          <w:szCs w:val="22"/>
        </w:rPr>
        <w:t>: The datasets </w:t>
      </w:r>
      <w:proofErr w:type="spellStart"/>
      <w:r w:rsidRPr="001C5EB8">
        <w:rPr>
          <w:rFonts w:asciiTheme="minorHAnsi" w:hAnsiTheme="minorHAnsi" w:cstheme="minorHAnsi"/>
          <w:color w:val="111111"/>
          <w:sz w:val="22"/>
          <w:szCs w:val="22"/>
        </w:rPr>
        <w:t>train_encoded</w:t>
      </w:r>
      <w:proofErr w:type="spellEnd"/>
      <w:r w:rsidRPr="001C5EB8">
        <w:rPr>
          <w:rFonts w:asciiTheme="minorHAnsi" w:hAnsiTheme="minorHAnsi" w:cstheme="minorHAnsi"/>
          <w:color w:val="111111"/>
          <w:sz w:val="22"/>
          <w:szCs w:val="22"/>
        </w:rPr>
        <w:t> and </w:t>
      </w:r>
      <w:proofErr w:type="spellStart"/>
      <w:r w:rsidRPr="001C5EB8">
        <w:rPr>
          <w:rFonts w:asciiTheme="minorHAnsi" w:hAnsiTheme="minorHAnsi" w:cstheme="minorHAnsi"/>
          <w:color w:val="111111"/>
          <w:sz w:val="22"/>
          <w:szCs w:val="22"/>
        </w:rPr>
        <w:t>OOT_encoded</w:t>
      </w:r>
      <w:proofErr w:type="spellEnd"/>
      <w:r w:rsidRPr="001C5EB8">
        <w:rPr>
          <w:rFonts w:asciiTheme="minorHAnsi" w:hAnsiTheme="minorHAnsi" w:cstheme="minorHAnsi"/>
          <w:color w:val="111111"/>
          <w:sz w:val="22"/>
          <w:szCs w:val="22"/>
        </w:rPr>
        <w:t> are loaded from the specified file paths.</w:t>
      </w:r>
    </w:p>
    <w:p w14:paraId="4C291C7C" w14:textId="77777777" w:rsidR="00F16637" w:rsidRPr="001C5EB8" w:rsidRDefault="00F16637" w:rsidP="00F16637">
      <w:pPr>
        <w:rPr>
          <w:rFonts w:asciiTheme="minorHAnsi" w:hAnsiTheme="minorHAnsi" w:cstheme="minorHAnsi"/>
          <w:color w:val="111111"/>
          <w:sz w:val="22"/>
          <w:szCs w:val="22"/>
        </w:rPr>
      </w:pPr>
    </w:p>
    <w:p w14:paraId="60368D66" w14:textId="77777777" w:rsidR="00F16637" w:rsidRDefault="00F16637" w:rsidP="00145AC7">
      <w:pPr>
        <w:numPr>
          <w:ilvl w:val="0"/>
          <w:numId w:val="112"/>
        </w:numPr>
        <w:rPr>
          <w:rFonts w:asciiTheme="minorHAnsi" w:hAnsiTheme="minorHAnsi" w:cstheme="minorHAnsi"/>
          <w:color w:val="111111"/>
          <w:sz w:val="22"/>
          <w:szCs w:val="22"/>
        </w:rPr>
      </w:pPr>
      <w:r w:rsidRPr="001C5EB8">
        <w:rPr>
          <w:rFonts w:asciiTheme="minorHAnsi" w:hAnsiTheme="minorHAnsi" w:cstheme="minorHAnsi"/>
          <w:b/>
          <w:bCs/>
          <w:color w:val="111111"/>
          <w:sz w:val="22"/>
          <w:szCs w:val="22"/>
        </w:rPr>
        <w:t>Define the variables to exclude</w:t>
      </w:r>
      <w:r w:rsidRPr="001C5EB8">
        <w:rPr>
          <w:rFonts w:asciiTheme="minorHAnsi" w:hAnsiTheme="minorHAnsi" w:cstheme="minorHAnsi"/>
          <w:color w:val="111111"/>
          <w:sz w:val="22"/>
          <w:szCs w:val="22"/>
        </w:rPr>
        <w:t xml:space="preserve">: </w:t>
      </w:r>
      <w:r>
        <w:rPr>
          <w:rFonts w:asciiTheme="minorHAnsi" w:hAnsiTheme="minorHAnsi" w:cstheme="minorHAnsi"/>
          <w:color w:val="111111"/>
          <w:sz w:val="22"/>
          <w:szCs w:val="22"/>
        </w:rPr>
        <w:t>To protect against the dummy variable trap, a list of variables to exclude from the analysis is defined</w:t>
      </w:r>
      <w:r w:rsidRPr="001C5EB8">
        <w:rPr>
          <w:rFonts w:asciiTheme="minorHAnsi" w:hAnsiTheme="minorHAnsi" w:cstheme="minorHAnsi"/>
          <w:color w:val="111111"/>
          <w:sz w:val="22"/>
          <w:szCs w:val="22"/>
        </w:rPr>
        <w:t>.</w:t>
      </w:r>
    </w:p>
    <w:p w14:paraId="27DB5F6B" w14:textId="77777777" w:rsidR="00F16637" w:rsidRPr="001C5EB8" w:rsidRDefault="00F16637" w:rsidP="00F16637">
      <w:pPr>
        <w:rPr>
          <w:rFonts w:asciiTheme="minorHAnsi" w:hAnsiTheme="minorHAnsi" w:cstheme="minorHAnsi"/>
          <w:color w:val="111111"/>
          <w:sz w:val="22"/>
          <w:szCs w:val="22"/>
        </w:rPr>
      </w:pPr>
    </w:p>
    <w:p w14:paraId="25E84BC9" w14:textId="77777777" w:rsidR="00F16637" w:rsidRDefault="00F16637" w:rsidP="00145AC7">
      <w:pPr>
        <w:numPr>
          <w:ilvl w:val="0"/>
          <w:numId w:val="112"/>
        </w:numPr>
        <w:rPr>
          <w:rFonts w:asciiTheme="minorHAnsi" w:hAnsiTheme="minorHAnsi" w:cstheme="minorHAnsi"/>
          <w:color w:val="111111"/>
          <w:sz w:val="22"/>
          <w:szCs w:val="22"/>
        </w:rPr>
      </w:pPr>
      <w:r w:rsidRPr="001C5EB8">
        <w:rPr>
          <w:rFonts w:asciiTheme="minorHAnsi" w:hAnsiTheme="minorHAnsi" w:cstheme="minorHAnsi"/>
          <w:b/>
          <w:bCs/>
          <w:color w:val="111111"/>
          <w:sz w:val="22"/>
          <w:szCs w:val="22"/>
        </w:rPr>
        <w:t>Define predictors</w:t>
      </w:r>
      <w:r w:rsidRPr="001C5EB8">
        <w:rPr>
          <w:rFonts w:asciiTheme="minorHAnsi" w:hAnsiTheme="minorHAnsi" w:cstheme="minorHAnsi"/>
          <w:color w:val="111111"/>
          <w:sz w:val="22"/>
          <w:szCs w:val="22"/>
        </w:rPr>
        <w:t>: The predictors are all columns in </w:t>
      </w:r>
      <w:proofErr w:type="spellStart"/>
      <w:r w:rsidRPr="001C5EB8">
        <w:rPr>
          <w:rFonts w:asciiTheme="minorHAnsi" w:hAnsiTheme="minorHAnsi" w:cstheme="minorHAnsi"/>
          <w:color w:val="111111"/>
          <w:sz w:val="22"/>
          <w:szCs w:val="22"/>
        </w:rPr>
        <w:t>train_encoded</w:t>
      </w:r>
      <w:proofErr w:type="spellEnd"/>
      <w:r w:rsidRPr="001C5EB8">
        <w:rPr>
          <w:rFonts w:asciiTheme="minorHAnsi" w:hAnsiTheme="minorHAnsi" w:cstheme="minorHAnsi"/>
          <w:color w:val="111111"/>
          <w:sz w:val="22"/>
          <w:szCs w:val="22"/>
        </w:rPr>
        <w:t> that are not in the excluded variables list.</w:t>
      </w:r>
    </w:p>
    <w:p w14:paraId="5BB03589" w14:textId="77777777" w:rsidR="00F16637" w:rsidRPr="001C5EB8" w:rsidRDefault="00F16637" w:rsidP="00F16637">
      <w:pPr>
        <w:rPr>
          <w:rFonts w:asciiTheme="minorHAnsi" w:hAnsiTheme="minorHAnsi" w:cstheme="minorHAnsi"/>
          <w:color w:val="111111"/>
          <w:sz w:val="22"/>
          <w:szCs w:val="22"/>
        </w:rPr>
      </w:pPr>
    </w:p>
    <w:p w14:paraId="1202A89B" w14:textId="77777777" w:rsidR="00F16637" w:rsidRDefault="00F16637" w:rsidP="00145AC7">
      <w:pPr>
        <w:numPr>
          <w:ilvl w:val="0"/>
          <w:numId w:val="112"/>
        </w:numPr>
        <w:rPr>
          <w:rFonts w:asciiTheme="minorHAnsi" w:hAnsiTheme="minorHAnsi" w:cstheme="minorHAnsi"/>
          <w:color w:val="111111"/>
          <w:sz w:val="22"/>
          <w:szCs w:val="22"/>
        </w:rPr>
      </w:pPr>
      <w:r w:rsidRPr="001C5EB8">
        <w:rPr>
          <w:rFonts w:asciiTheme="minorHAnsi" w:hAnsiTheme="minorHAnsi" w:cstheme="minorHAnsi"/>
          <w:b/>
          <w:bCs/>
          <w:color w:val="111111"/>
          <w:sz w:val="22"/>
          <w:szCs w:val="22"/>
        </w:rPr>
        <w:t xml:space="preserve">Check for missing columns in </w:t>
      </w:r>
      <w:proofErr w:type="spellStart"/>
      <w:r w:rsidRPr="001C5EB8">
        <w:rPr>
          <w:rFonts w:asciiTheme="minorHAnsi" w:hAnsiTheme="minorHAnsi" w:cstheme="minorHAnsi"/>
          <w:b/>
          <w:bCs/>
          <w:color w:val="111111"/>
          <w:sz w:val="22"/>
          <w:szCs w:val="22"/>
        </w:rPr>
        <w:t>OOT_encoded</w:t>
      </w:r>
      <w:proofErr w:type="spellEnd"/>
      <w:r w:rsidRPr="001C5EB8">
        <w:rPr>
          <w:rFonts w:asciiTheme="minorHAnsi" w:hAnsiTheme="minorHAnsi" w:cstheme="minorHAnsi"/>
          <w:color w:val="111111"/>
          <w:sz w:val="22"/>
          <w:szCs w:val="22"/>
        </w:rPr>
        <w:t>: If any predictors are missing in the </w:t>
      </w:r>
      <w:proofErr w:type="spellStart"/>
      <w:r w:rsidRPr="001C5EB8">
        <w:rPr>
          <w:rFonts w:asciiTheme="minorHAnsi" w:hAnsiTheme="minorHAnsi" w:cstheme="minorHAnsi"/>
          <w:color w:val="111111"/>
          <w:sz w:val="22"/>
          <w:szCs w:val="22"/>
        </w:rPr>
        <w:t>OOT_encoded</w:t>
      </w:r>
      <w:proofErr w:type="spellEnd"/>
      <w:r w:rsidRPr="001C5EB8">
        <w:rPr>
          <w:rFonts w:asciiTheme="minorHAnsi" w:hAnsiTheme="minorHAnsi" w:cstheme="minorHAnsi"/>
          <w:color w:val="111111"/>
          <w:sz w:val="22"/>
          <w:szCs w:val="22"/>
        </w:rPr>
        <w:t> dataset, they are added with a value of 0.</w:t>
      </w:r>
    </w:p>
    <w:p w14:paraId="0B0B0200" w14:textId="77777777" w:rsidR="00F16637" w:rsidRPr="001C5EB8" w:rsidRDefault="00F16637" w:rsidP="00F16637">
      <w:pPr>
        <w:rPr>
          <w:rFonts w:asciiTheme="minorHAnsi" w:hAnsiTheme="minorHAnsi" w:cstheme="minorHAnsi"/>
          <w:color w:val="111111"/>
          <w:sz w:val="22"/>
          <w:szCs w:val="22"/>
        </w:rPr>
      </w:pPr>
    </w:p>
    <w:p w14:paraId="40587C9D" w14:textId="77777777" w:rsidR="00F16637" w:rsidRDefault="00F16637" w:rsidP="00145AC7">
      <w:pPr>
        <w:numPr>
          <w:ilvl w:val="0"/>
          <w:numId w:val="112"/>
        </w:numPr>
        <w:rPr>
          <w:rFonts w:asciiTheme="minorHAnsi" w:hAnsiTheme="minorHAnsi" w:cstheme="minorHAnsi"/>
          <w:color w:val="111111"/>
          <w:sz w:val="22"/>
          <w:szCs w:val="22"/>
        </w:rPr>
      </w:pPr>
      <w:r w:rsidRPr="001C5EB8">
        <w:rPr>
          <w:rFonts w:asciiTheme="minorHAnsi" w:hAnsiTheme="minorHAnsi" w:cstheme="minorHAnsi"/>
          <w:b/>
          <w:bCs/>
          <w:color w:val="111111"/>
          <w:sz w:val="22"/>
          <w:szCs w:val="22"/>
        </w:rPr>
        <w:t>Split the data into training and validation sets</w:t>
      </w:r>
      <w:r w:rsidRPr="001C5EB8">
        <w:rPr>
          <w:rFonts w:asciiTheme="minorHAnsi" w:hAnsiTheme="minorHAnsi" w:cstheme="minorHAnsi"/>
          <w:color w:val="111111"/>
          <w:sz w:val="22"/>
          <w:szCs w:val="22"/>
        </w:rPr>
        <w:t>: The </w:t>
      </w:r>
      <w:proofErr w:type="spellStart"/>
      <w:r w:rsidRPr="001C5EB8">
        <w:rPr>
          <w:rFonts w:asciiTheme="minorHAnsi" w:hAnsiTheme="minorHAnsi" w:cstheme="minorHAnsi"/>
          <w:color w:val="111111"/>
          <w:sz w:val="22"/>
          <w:szCs w:val="22"/>
        </w:rPr>
        <w:t>train_encoded</w:t>
      </w:r>
      <w:proofErr w:type="spellEnd"/>
      <w:r w:rsidRPr="001C5EB8">
        <w:rPr>
          <w:rFonts w:asciiTheme="minorHAnsi" w:hAnsiTheme="minorHAnsi" w:cstheme="minorHAnsi"/>
          <w:color w:val="111111"/>
          <w:sz w:val="22"/>
          <w:szCs w:val="22"/>
        </w:rPr>
        <w:t> dataset is split into training and validation sets using an 80/20 split with stratified sampling.</w:t>
      </w:r>
    </w:p>
    <w:p w14:paraId="1DB158DF" w14:textId="77777777" w:rsidR="00F16637" w:rsidRPr="001C5EB8" w:rsidRDefault="00F16637" w:rsidP="00F16637">
      <w:pPr>
        <w:rPr>
          <w:rFonts w:asciiTheme="minorHAnsi" w:hAnsiTheme="minorHAnsi" w:cstheme="minorHAnsi"/>
          <w:color w:val="111111"/>
          <w:sz w:val="22"/>
          <w:szCs w:val="22"/>
        </w:rPr>
      </w:pPr>
    </w:p>
    <w:p w14:paraId="37AB2194" w14:textId="77777777" w:rsidR="00F16637" w:rsidRDefault="00F16637" w:rsidP="00145AC7">
      <w:pPr>
        <w:numPr>
          <w:ilvl w:val="0"/>
          <w:numId w:val="112"/>
        </w:numPr>
        <w:rPr>
          <w:rFonts w:asciiTheme="minorHAnsi" w:hAnsiTheme="minorHAnsi" w:cstheme="minorHAnsi"/>
          <w:color w:val="111111"/>
          <w:sz w:val="22"/>
          <w:szCs w:val="22"/>
        </w:rPr>
      </w:pPr>
      <w:r w:rsidRPr="001C5EB8">
        <w:rPr>
          <w:rFonts w:asciiTheme="minorHAnsi" w:hAnsiTheme="minorHAnsi" w:cstheme="minorHAnsi"/>
          <w:b/>
          <w:bCs/>
          <w:color w:val="111111"/>
          <w:sz w:val="22"/>
          <w:szCs w:val="22"/>
        </w:rPr>
        <w:t>Remove constant and duplicate columns</w:t>
      </w:r>
      <w:r w:rsidRPr="001C5EB8">
        <w:rPr>
          <w:rFonts w:asciiTheme="minorHAnsi" w:hAnsiTheme="minorHAnsi" w:cstheme="minorHAnsi"/>
          <w:color w:val="111111"/>
          <w:sz w:val="22"/>
          <w:szCs w:val="22"/>
        </w:rPr>
        <w:t>: Any constant or duplicate columns in the training set are removed.</w:t>
      </w:r>
    </w:p>
    <w:p w14:paraId="3B33F7F1" w14:textId="77777777" w:rsidR="00F16637" w:rsidRPr="001C5EB8" w:rsidRDefault="00F16637" w:rsidP="00F16637">
      <w:pPr>
        <w:rPr>
          <w:rFonts w:asciiTheme="minorHAnsi" w:hAnsiTheme="minorHAnsi" w:cstheme="minorHAnsi"/>
          <w:color w:val="111111"/>
          <w:sz w:val="22"/>
          <w:szCs w:val="22"/>
        </w:rPr>
      </w:pPr>
    </w:p>
    <w:p w14:paraId="53BBB5D6" w14:textId="77777777" w:rsidR="00F16637" w:rsidRDefault="00F16637" w:rsidP="00145AC7">
      <w:pPr>
        <w:numPr>
          <w:ilvl w:val="0"/>
          <w:numId w:val="112"/>
        </w:numPr>
        <w:rPr>
          <w:rFonts w:asciiTheme="minorHAnsi" w:hAnsiTheme="minorHAnsi" w:cstheme="minorHAnsi"/>
          <w:color w:val="111111"/>
          <w:sz w:val="22"/>
          <w:szCs w:val="22"/>
        </w:rPr>
      </w:pPr>
      <w:r w:rsidRPr="001C5EB8">
        <w:rPr>
          <w:rFonts w:asciiTheme="minorHAnsi" w:hAnsiTheme="minorHAnsi" w:cstheme="minorHAnsi"/>
          <w:b/>
          <w:bCs/>
          <w:color w:val="111111"/>
          <w:sz w:val="22"/>
          <w:szCs w:val="22"/>
        </w:rPr>
        <w:t>Combine predictors and target variable for undersampling</w:t>
      </w:r>
      <w:r w:rsidRPr="001C5EB8">
        <w:rPr>
          <w:rFonts w:asciiTheme="minorHAnsi" w:hAnsiTheme="minorHAnsi" w:cstheme="minorHAnsi"/>
          <w:color w:val="111111"/>
          <w:sz w:val="22"/>
          <w:szCs w:val="22"/>
        </w:rPr>
        <w:t>: The predictors and target variable are combined into one DataFrame for undersampling.</w:t>
      </w:r>
    </w:p>
    <w:p w14:paraId="633BB20D" w14:textId="77777777" w:rsidR="00F16637" w:rsidRPr="001C5EB8" w:rsidRDefault="00F16637" w:rsidP="00F16637">
      <w:pPr>
        <w:rPr>
          <w:rFonts w:asciiTheme="minorHAnsi" w:hAnsiTheme="minorHAnsi" w:cstheme="minorHAnsi"/>
          <w:color w:val="111111"/>
          <w:sz w:val="22"/>
          <w:szCs w:val="22"/>
        </w:rPr>
      </w:pPr>
    </w:p>
    <w:p w14:paraId="042A785D" w14:textId="77777777" w:rsidR="00F16637" w:rsidRDefault="00F16637" w:rsidP="00145AC7">
      <w:pPr>
        <w:numPr>
          <w:ilvl w:val="0"/>
          <w:numId w:val="112"/>
        </w:numPr>
        <w:rPr>
          <w:rFonts w:asciiTheme="minorHAnsi" w:hAnsiTheme="minorHAnsi" w:cstheme="minorHAnsi"/>
          <w:color w:val="111111"/>
          <w:sz w:val="22"/>
          <w:szCs w:val="22"/>
        </w:rPr>
      </w:pPr>
      <w:r w:rsidRPr="001C5EB8">
        <w:rPr>
          <w:rFonts w:asciiTheme="minorHAnsi" w:hAnsiTheme="minorHAnsi" w:cstheme="minorHAnsi"/>
          <w:b/>
          <w:bCs/>
          <w:color w:val="111111"/>
          <w:sz w:val="22"/>
          <w:szCs w:val="22"/>
        </w:rPr>
        <w:t>Perform undersampling on the majority class</w:t>
      </w:r>
      <w:r w:rsidRPr="001C5EB8">
        <w:rPr>
          <w:rFonts w:asciiTheme="minorHAnsi" w:hAnsiTheme="minorHAnsi" w:cstheme="minorHAnsi"/>
          <w:color w:val="111111"/>
          <w:sz w:val="22"/>
          <w:szCs w:val="22"/>
        </w:rPr>
        <w:t>: Undersampling is performed on the majority class to balance the classes in the training data.</w:t>
      </w:r>
    </w:p>
    <w:p w14:paraId="6C5840E1" w14:textId="77777777" w:rsidR="00F16637" w:rsidRPr="001C5EB8" w:rsidRDefault="00F16637" w:rsidP="00F16637">
      <w:pPr>
        <w:rPr>
          <w:rFonts w:asciiTheme="minorHAnsi" w:hAnsiTheme="minorHAnsi" w:cstheme="minorHAnsi"/>
          <w:color w:val="111111"/>
          <w:sz w:val="22"/>
          <w:szCs w:val="22"/>
        </w:rPr>
      </w:pPr>
    </w:p>
    <w:p w14:paraId="10BDE151" w14:textId="77777777" w:rsidR="00F16637" w:rsidRDefault="00F16637" w:rsidP="00145AC7">
      <w:pPr>
        <w:numPr>
          <w:ilvl w:val="0"/>
          <w:numId w:val="112"/>
        </w:numPr>
        <w:rPr>
          <w:rFonts w:asciiTheme="minorHAnsi" w:hAnsiTheme="minorHAnsi" w:cstheme="minorHAnsi"/>
          <w:color w:val="111111"/>
          <w:sz w:val="22"/>
          <w:szCs w:val="22"/>
        </w:rPr>
      </w:pPr>
      <w:r w:rsidRPr="001C5EB8">
        <w:rPr>
          <w:rFonts w:asciiTheme="minorHAnsi" w:hAnsiTheme="minorHAnsi" w:cstheme="minorHAnsi"/>
          <w:b/>
          <w:bCs/>
          <w:color w:val="111111"/>
          <w:sz w:val="22"/>
          <w:szCs w:val="22"/>
        </w:rPr>
        <w:t>Build the Decision Tree model</w:t>
      </w:r>
      <w:r w:rsidRPr="001C5EB8">
        <w:rPr>
          <w:rFonts w:asciiTheme="minorHAnsi" w:hAnsiTheme="minorHAnsi" w:cstheme="minorHAnsi"/>
          <w:color w:val="111111"/>
          <w:sz w:val="22"/>
          <w:szCs w:val="22"/>
        </w:rPr>
        <w:t>: A Decision Tree model is initialized with a random state of 42.</w:t>
      </w:r>
    </w:p>
    <w:p w14:paraId="5F79915A" w14:textId="77777777" w:rsidR="00F16637" w:rsidRPr="001C5EB8" w:rsidRDefault="00F16637" w:rsidP="00F16637">
      <w:pPr>
        <w:rPr>
          <w:rFonts w:asciiTheme="minorHAnsi" w:hAnsiTheme="minorHAnsi" w:cstheme="minorHAnsi"/>
          <w:color w:val="111111"/>
          <w:sz w:val="22"/>
          <w:szCs w:val="22"/>
        </w:rPr>
      </w:pPr>
    </w:p>
    <w:p w14:paraId="55CA1AFC" w14:textId="77777777" w:rsidR="00F16637" w:rsidRDefault="00F16637" w:rsidP="00145AC7">
      <w:pPr>
        <w:numPr>
          <w:ilvl w:val="0"/>
          <w:numId w:val="112"/>
        </w:numPr>
        <w:rPr>
          <w:rFonts w:asciiTheme="minorHAnsi" w:hAnsiTheme="minorHAnsi" w:cstheme="minorHAnsi"/>
          <w:color w:val="111111"/>
          <w:sz w:val="22"/>
          <w:szCs w:val="22"/>
        </w:rPr>
      </w:pPr>
      <w:r w:rsidRPr="001C5EB8">
        <w:rPr>
          <w:rFonts w:asciiTheme="minorHAnsi" w:hAnsiTheme="minorHAnsi" w:cstheme="minorHAnsi"/>
          <w:b/>
          <w:bCs/>
          <w:color w:val="111111"/>
          <w:sz w:val="22"/>
          <w:szCs w:val="22"/>
        </w:rPr>
        <w:t>Define hyperparameters to tune</w:t>
      </w:r>
      <w:r w:rsidRPr="001C5EB8">
        <w:rPr>
          <w:rFonts w:asciiTheme="minorHAnsi" w:hAnsiTheme="minorHAnsi" w:cstheme="minorHAnsi"/>
          <w:color w:val="111111"/>
          <w:sz w:val="22"/>
          <w:szCs w:val="22"/>
        </w:rPr>
        <w:t xml:space="preserve">: A dictionary of hyperparameters to tune is defined for use in </w:t>
      </w:r>
      <w:r>
        <w:rPr>
          <w:rFonts w:asciiTheme="minorHAnsi" w:hAnsiTheme="minorHAnsi" w:cstheme="minorHAnsi"/>
          <w:color w:val="111111"/>
          <w:sz w:val="22"/>
          <w:szCs w:val="22"/>
        </w:rPr>
        <w:t xml:space="preserve">a </w:t>
      </w:r>
      <w:r w:rsidRPr="001C5EB8">
        <w:rPr>
          <w:rFonts w:asciiTheme="minorHAnsi" w:hAnsiTheme="minorHAnsi" w:cstheme="minorHAnsi"/>
          <w:color w:val="111111"/>
          <w:sz w:val="22"/>
          <w:szCs w:val="22"/>
        </w:rPr>
        <w:t>Grid</w:t>
      </w:r>
      <w:r>
        <w:rPr>
          <w:rFonts w:asciiTheme="minorHAnsi" w:hAnsiTheme="minorHAnsi" w:cstheme="minorHAnsi"/>
          <w:color w:val="111111"/>
          <w:sz w:val="22"/>
          <w:szCs w:val="22"/>
        </w:rPr>
        <w:t xml:space="preserve"> </w:t>
      </w:r>
      <w:r w:rsidRPr="001C5EB8">
        <w:rPr>
          <w:rFonts w:asciiTheme="minorHAnsi" w:hAnsiTheme="minorHAnsi" w:cstheme="minorHAnsi"/>
          <w:color w:val="111111"/>
          <w:sz w:val="22"/>
          <w:szCs w:val="22"/>
        </w:rPr>
        <w:t>Search.</w:t>
      </w:r>
    </w:p>
    <w:p w14:paraId="457A27F6" w14:textId="77777777" w:rsidR="00F16637" w:rsidRPr="001C5EB8" w:rsidRDefault="00F16637" w:rsidP="00F16637">
      <w:pPr>
        <w:rPr>
          <w:rFonts w:asciiTheme="minorHAnsi" w:hAnsiTheme="minorHAnsi" w:cstheme="minorHAnsi"/>
          <w:color w:val="111111"/>
          <w:sz w:val="22"/>
          <w:szCs w:val="22"/>
        </w:rPr>
      </w:pPr>
    </w:p>
    <w:p w14:paraId="7A5BF037" w14:textId="77777777" w:rsidR="00F16637" w:rsidRDefault="00F16637" w:rsidP="00145AC7">
      <w:pPr>
        <w:numPr>
          <w:ilvl w:val="0"/>
          <w:numId w:val="112"/>
        </w:numPr>
        <w:rPr>
          <w:rFonts w:asciiTheme="minorHAnsi" w:hAnsiTheme="minorHAnsi" w:cstheme="minorHAnsi"/>
          <w:color w:val="111111"/>
          <w:sz w:val="22"/>
          <w:szCs w:val="22"/>
        </w:rPr>
      </w:pPr>
      <w:r w:rsidRPr="001C5EB8">
        <w:rPr>
          <w:rFonts w:asciiTheme="minorHAnsi" w:hAnsiTheme="minorHAnsi" w:cstheme="minorHAnsi"/>
          <w:b/>
          <w:bCs/>
          <w:color w:val="111111"/>
          <w:sz w:val="22"/>
          <w:szCs w:val="22"/>
        </w:rPr>
        <w:t>Tune hyperparameters using Grid</w:t>
      </w:r>
      <w:r>
        <w:rPr>
          <w:rFonts w:asciiTheme="minorHAnsi" w:hAnsiTheme="minorHAnsi" w:cstheme="minorHAnsi"/>
          <w:b/>
          <w:bCs/>
          <w:color w:val="111111"/>
          <w:sz w:val="22"/>
          <w:szCs w:val="22"/>
        </w:rPr>
        <w:t xml:space="preserve"> </w:t>
      </w:r>
      <w:r w:rsidRPr="001C5EB8">
        <w:rPr>
          <w:rFonts w:asciiTheme="minorHAnsi" w:hAnsiTheme="minorHAnsi" w:cstheme="minorHAnsi"/>
          <w:b/>
          <w:bCs/>
          <w:color w:val="111111"/>
          <w:sz w:val="22"/>
          <w:szCs w:val="22"/>
        </w:rPr>
        <w:t>Search</w:t>
      </w:r>
      <w:r w:rsidRPr="001C5EB8">
        <w:rPr>
          <w:rFonts w:asciiTheme="minorHAnsi" w:hAnsiTheme="minorHAnsi" w:cstheme="minorHAnsi"/>
          <w:color w:val="111111"/>
          <w:sz w:val="22"/>
          <w:szCs w:val="22"/>
        </w:rPr>
        <w:t>: Grid</w:t>
      </w:r>
      <w:r>
        <w:rPr>
          <w:rFonts w:asciiTheme="minorHAnsi" w:hAnsiTheme="minorHAnsi" w:cstheme="minorHAnsi"/>
          <w:color w:val="111111"/>
          <w:sz w:val="22"/>
          <w:szCs w:val="22"/>
        </w:rPr>
        <w:t xml:space="preserve"> </w:t>
      </w:r>
      <w:r w:rsidRPr="001C5EB8">
        <w:rPr>
          <w:rFonts w:asciiTheme="minorHAnsi" w:hAnsiTheme="minorHAnsi" w:cstheme="minorHAnsi"/>
          <w:color w:val="111111"/>
          <w:sz w:val="22"/>
          <w:szCs w:val="22"/>
        </w:rPr>
        <w:t xml:space="preserve">Search </w:t>
      </w:r>
      <w:r>
        <w:rPr>
          <w:rFonts w:asciiTheme="minorHAnsi" w:hAnsiTheme="minorHAnsi" w:cstheme="minorHAnsi"/>
          <w:color w:val="111111"/>
          <w:sz w:val="22"/>
          <w:szCs w:val="22"/>
        </w:rPr>
        <w:t>finds</w:t>
      </w:r>
      <w:r w:rsidRPr="001C5EB8">
        <w:rPr>
          <w:rFonts w:asciiTheme="minorHAnsi" w:hAnsiTheme="minorHAnsi" w:cstheme="minorHAnsi"/>
          <w:color w:val="111111"/>
          <w:sz w:val="22"/>
          <w:szCs w:val="22"/>
        </w:rPr>
        <w:t xml:space="preserve"> the best hyperparameters for the Decision Tree model.</w:t>
      </w:r>
    </w:p>
    <w:p w14:paraId="341B64BE" w14:textId="77777777" w:rsidR="00F16637" w:rsidRPr="001C5EB8" w:rsidRDefault="00F16637" w:rsidP="00F16637">
      <w:pPr>
        <w:rPr>
          <w:rFonts w:asciiTheme="minorHAnsi" w:hAnsiTheme="minorHAnsi" w:cstheme="minorHAnsi"/>
          <w:color w:val="111111"/>
          <w:sz w:val="22"/>
          <w:szCs w:val="22"/>
        </w:rPr>
      </w:pPr>
    </w:p>
    <w:p w14:paraId="19F4A31E" w14:textId="77777777" w:rsidR="00F16637" w:rsidRDefault="00F16637" w:rsidP="00145AC7">
      <w:pPr>
        <w:numPr>
          <w:ilvl w:val="0"/>
          <w:numId w:val="112"/>
        </w:numPr>
        <w:rPr>
          <w:rFonts w:asciiTheme="minorHAnsi" w:hAnsiTheme="minorHAnsi" w:cstheme="minorHAnsi"/>
          <w:color w:val="111111"/>
          <w:sz w:val="22"/>
          <w:szCs w:val="22"/>
        </w:rPr>
      </w:pPr>
      <w:r w:rsidRPr="001C5EB8">
        <w:rPr>
          <w:rFonts w:asciiTheme="minorHAnsi" w:hAnsiTheme="minorHAnsi" w:cstheme="minorHAnsi"/>
          <w:b/>
          <w:bCs/>
          <w:color w:val="111111"/>
          <w:sz w:val="22"/>
          <w:szCs w:val="22"/>
        </w:rPr>
        <w:t>Get the best model</w:t>
      </w:r>
      <w:r w:rsidRPr="001C5EB8">
        <w:rPr>
          <w:rFonts w:asciiTheme="minorHAnsi" w:hAnsiTheme="minorHAnsi" w:cstheme="minorHAnsi"/>
          <w:color w:val="111111"/>
          <w:sz w:val="22"/>
          <w:szCs w:val="22"/>
        </w:rPr>
        <w:t>: The best model from Grid</w:t>
      </w:r>
      <w:r>
        <w:rPr>
          <w:rFonts w:asciiTheme="minorHAnsi" w:hAnsiTheme="minorHAnsi" w:cstheme="minorHAnsi"/>
          <w:color w:val="111111"/>
          <w:sz w:val="22"/>
          <w:szCs w:val="22"/>
        </w:rPr>
        <w:t xml:space="preserve"> </w:t>
      </w:r>
      <w:r w:rsidRPr="001C5EB8">
        <w:rPr>
          <w:rFonts w:asciiTheme="minorHAnsi" w:hAnsiTheme="minorHAnsi" w:cstheme="minorHAnsi"/>
          <w:color w:val="111111"/>
          <w:sz w:val="22"/>
          <w:szCs w:val="22"/>
        </w:rPr>
        <w:t>Search is stored in </w:t>
      </w:r>
      <w:proofErr w:type="spellStart"/>
      <w:r w:rsidRPr="001C5EB8">
        <w:rPr>
          <w:rFonts w:asciiTheme="minorHAnsi" w:hAnsiTheme="minorHAnsi" w:cstheme="minorHAnsi"/>
          <w:color w:val="111111"/>
          <w:sz w:val="22"/>
          <w:szCs w:val="22"/>
        </w:rPr>
        <w:t>best_model</w:t>
      </w:r>
      <w:proofErr w:type="spellEnd"/>
      <w:r w:rsidRPr="001C5EB8">
        <w:rPr>
          <w:rFonts w:asciiTheme="minorHAnsi" w:hAnsiTheme="minorHAnsi" w:cstheme="minorHAnsi"/>
          <w:color w:val="111111"/>
          <w:sz w:val="22"/>
          <w:szCs w:val="22"/>
        </w:rPr>
        <w:t>.</w:t>
      </w:r>
    </w:p>
    <w:p w14:paraId="5922846C" w14:textId="77777777" w:rsidR="00F16637" w:rsidRPr="001C5EB8" w:rsidRDefault="00F16637" w:rsidP="00F16637">
      <w:pPr>
        <w:rPr>
          <w:rFonts w:asciiTheme="minorHAnsi" w:hAnsiTheme="minorHAnsi" w:cstheme="minorHAnsi"/>
          <w:color w:val="111111"/>
          <w:sz w:val="22"/>
          <w:szCs w:val="22"/>
        </w:rPr>
      </w:pPr>
    </w:p>
    <w:p w14:paraId="1C3F0ADD" w14:textId="77777777" w:rsidR="00F16637" w:rsidRDefault="00F16637" w:rsidP="00145AC7">
      <w:pPr>
        <w:numPr>
          <w:ilvl w:val="0"/>
          <w:numId w:val="112"/>
        </w:numPr>
        <w:rPr>
          <w:rFonts w:asciiTheme="minorHAnsi" w:hAnsiTheme="minorHAnsi" w:cstheme="minorHAnsi"/>
          <w:color w:val="111111"/>
          <w:sz w:val="22"/>
          <w:szCs w:val="22"/>
        </w:rPr>
      </w:pPr>
      <w:r w:rsidRPr="001C5EB8">
        <w:rPr>
          <w:rFonts w:asciiTheme="minorHAnsi" w:hAnsiTheme="minorHAnsi" w:cstheme="minorHAnsi"/>
          <w:b/>
          <w:bCs/>
          <w:color w:val="111111"/>
          <w:sz w:val="22"/>
          <w:szCs w:val="22"/>
        </w:rPr>
        <w:t>Apply the model to the OOT dataset</w:t>
      </w:r>
      <w:r w:rsidRPr="001C5EB8">
        <w:rPr>
          <w:rFonts w:asciiTheme="minorHAnsi" w:hAnsiTheme="minorHAnsi" w:cstheme="minorHAnsi"/>
          <w:color w:val="111111"/>
          <w:sz w:val="22"/>
          <w:szCs w:val="22"/>
        </w:rPr>
        <w:t xml:space="preserve">: The best model is used to </w:t>
      </w:r>
      <w:r>
        <w:rPr>
          <w:rFonts w:asciiTheme="minorHAnsi" w:hAnsiTheme="minorHAnsi" w:cstheme="minorHAnsi"/>
          <w:color w:val="111111"/>
          <w:sz w:val="22"/>
          <w:szCs w:val="22"/>
        </w:rPr>
        <w:t>predict</w:t>
      </w:r>
      <w:r w:rsidRPr="001C5EB8">
        <w:rPr>
          <w:rFonts w:asciiTheme="minorHAnsi" w:hAnsiTheme="minorHAnsi" w:cstheme="minorHAnsi"/>
          <w:color w:val="111111"/>
          <w:sz w:val="22"/>
          <w:szCs w:val="22"/>
        </w:rPr>
        <w:t xml:space="preserve"> the </w:t>
      </w:r>
      <w:proofErr w:type="spellStart"/>
      <w:r w:rsidRPr="001C5EB8">
        <w:rPr>
          <w:rFonts w:asciiTheme="minorHAnsi" w:hAnsiTheme="minorHAnsi" w:cstheme="minorHAnsi"/>
          <w:color w:val="111111"/>
          <w:sz w:val="22"/>
          <w:szCs w:val="22"/>
        </w:rPr>
        <w:t>OOT_encoded</w:t>
      </w:r>
      <w:proofErr w:type="spellEnd"/>
      <w:r w:rsidRPr="001C5EB8">
        <w:rPr>
          <w:rFonts w:asciiTheme="minorHAnsi" w:hAnsiTheme="minorHAnsi" w:cstheme="minorHAnsi"/>
          <w:color w:val="111111"/>
          <w:sz w:val="22"/>
          <w:szCs w:val="22"/>
        </w:rPr>
        <w:t> dataset.</w:t>
      </w:r>
    </w:p>
    <w:p w14:paraId="39907BC7" w14:textId="77777777" w:rsidR="00F16637" w:rsidRDefault="00F16637" w:rsidP="00F16637">
      <w:pPr>
        <w:rPr>
          <w:rFonts w:asciiTheme="minorHAnsi" w:hAnsiTheme="minorHAnsi" w:cstheme="minorHAnsi"/>
          <w:color w:val="111111"/>
          <w:sz w:val="22"/>
          <w:szCs w:val="22"/>
        </w:rPr>
      </w:pPr>
    </w:p>
    <w:p w14:paraId="76E963AC" w14:textId="77777777" w:rsidR="00F16637" w:rsidRPr="001C5EB8" w:rsidRDefault="00F16637" w:rsidP="00145AC7">
      <w:pPr>
        <w:numPr>
          <w:ilvl w:val="0"/>
          <w:numId w:val="112"/>
        </w:numPr>
        <w:rPr>
          <w:rFonts w:asciiTheme="minorHAnsi" w:hAnsiTheme="minorHAnsi" w:cstheme="minorHAnsi"/>
          <w:color w:val="111111"/>
          <w:sz w:val="22"/>
          <w:szCs w:val="22"/>
        </w:rPr>
      </w:pPr>
      <w:r>
        <w:rPr>
          <w:rFonts w:asciiTheme="minorHAnsi" w:hAnsiTheme="minorHAnsi" w:cstheme="minorHAnsi"/>
          <w:b/>
          <w:bCs/>
          <w:color w:val="111111"/>
          <w:sz w:val="22"/>
          <w:szCs w:val="22"/>
        </w:rPr>
        <w:t>Create final performance metrics</w:t>
      </w:r>
      <w:r w:rsidRPr="001C5EB8">
        <w:rPr>
          <w:rFonts w:asciiTheme="minorHAnsi" w:hAnsiTheme="minorHAnsi" w:cstheme="minorHAnsi"/>
          <w:color w:val="111111"/>
          <w:sz w:val="22"/>
          <w:szCs w:val="22"/>
        </w:rPr>
        <w:t>:</w:t>
      </w:r>
      <w:r>
        <w:rPr>
          <w:rFonts w:asciiTheme="minorHAnsi" w:hAnsiTheme="minorHAnsi" w:cstheme="minorHAnsi"/>
          <w:b/>
          <w:bCs/>
          <w:color w:val="111111"/>
          <w:sz w:val="22"/>
          <w:szCs w:val="22"/>
        </w:rPr>
        <w:t xml:space="preserve"> </w:t>
      </w:r>
      <w:r w:rsidRPr="001C5EB8">
        <w:rPr>
          <w:rFonts w:asciiTheme="minorHAnsi" w:hAnsiTheme="minorHAnsi" w:cstheme="minorHAnsi"/>
          <w:color w:val="111111"/>
          <w:sz w:val="22"/>
          <w:szCs w:val="22"/>
        </w:rPr>
        <w:t xml:space="preserve">Develop </w:t>
      </w:r>
      <w:r>
        <w:rPr>
          <w:rFonts w:asciiTheme="minorHAnsi" w:hAnsiTheme="minorHAnsi" w:cstheme="minorHAnsi"/>
          <w:color w:val="111111"/>
          <w:sz w:val="22"/>
          <w:szCs w:val="22"/>
        </w:rPr>
        <w:t xml:space="preserve">an </w:t>
      </w:r>
      <w:r w:rsidRPr="001C5EB8">
        <w:rPr>
          <w:rFonts w:asciiTheme="minorHAnsi" w:hAnsiTheme="minorHAnsi" w:cstheme="minorHAnsi"/>
          <w:color w:val="111111"/>
          <w:sz w:val="22"/>
          <w:szCs w:val="22"/>
        </w:rPr>
        <w:t>AUC and ROC chart.</w:t>
      </w:r>
    </w:p>
    <w:p w14:paraId="72A1AA47" w14:textId="77777777" w:rsidR="00F16637" w:rsidRPr="00915D52" w:rsidRDefault="00F16637" w:rsidP="00F16637">
      <w:pPr>
        <w:spacing w:before="180"/>
        <w:rPr>
          <w:rFonts w:asciiTheme="minorHAnsi" w:hAnsiTheme="minorHAnsi" w:cstheme="minorHAnsi"/>
          <w:color w:val="111111"/>
          <w:sz w:val="22"/>
          <w:szCs w:val="22"/>
        </w:rPr>
      </w:pPr>
      <w:r w:rsidRPr="00915D52">
        <w:rPr>
          <w:rFonts w:asciiTheme="minorHAnsi" w:hAnsiTheme="minorHAnsi" w:cstheme="minorHAnsi"/>
          <w:color w:val="111111"/>
          <w:sz w:val="22"/>
          <w:szCs w:val="22"/>
        </w:rPr>
        <w:lastRenderedPageBreak/>
        <w:t>This workflow provides a comprehensive guide to building a decision tree model, from data loading and preprocessing to model evaluation. It’s important to remember that each step may require additional fine-tuning depending on the specifics of your dataset and problem statement.</w:t>
      </w:r>
    </w:p>
    <w:p w14:paraId="3F0E5C1B" w14:textId="77777777" w:rsidR="00F16637" w:rsidRDefault="00F16637" w:rsidP="00F16637">
      <w:pPr>
        <w:rPr>
          <w:rFonts w:asciiTheme="minorHAnsi" w:hAnsiTheme="minorHAnsi" w:cstheme="minorHAnsi"/>
          <w:sz w:val="22"/>
          <w:szCs w:val="22"/>
        </w:rPr>
      </w:pPr>
    </w:p>
    <w:p w14:paraId="24F04A75" w14:textId="77777777" w:rsidR="00F16637" w:rsidRDefault="00F16637" w:rsidP="00F16637">
      <w:pPr>
        <w:pStyle w:val="Heading1"/>
      </w:pPr>
      <w:bookmarkStart w:id="115" w:name="_Toc174889625"/>
      <w:r>
        <w:t>Chapter 5 Summary:  Predictive Modeling Part I - Foundation</w:t>
      </w:r>
      <w:bookmarkEnd w:id="115"/>
    </w:p>
    <w:p w14:paraId="31652B65" w14:textId="77777777" w:rsidR="00F16637" w:rsidRDefault="00F16637" w:rsidP="00F16637">
      <w:pPr>
        <w:rPr>
          <w:rFonts w:asciiTheme="minorHAnsi" w:hAnsiTheme="minorHAnsi" w:cstheme="minorHAnsi"/>
          <w:sz w:val="22"/>
          <w:szCs w:val="22"/>
        </w:rPr>
      </w:pPr>
    </w:p>
    <w:p w14:paraId="113E80B6" w14:textId="77777777" w:rsidR="00F16637" w:rsidRPr="007B4E38" w:rsidRDefault="00F16637" w:rsidP="00F16637">
      <w:pPr>
        <w:rPr>
          <w:rFonts w:asciiTheme="minorHAnsi" w:hAnsiTheme="minorHAnsi" w:cstheme="minorHAnsi"/>
          <w:b/>
          <w:bCs/>
          <w:sz w:val="22"/>
          <w:szCs w:val="22"/>
        </w:rPr>
      </w:pPr>
      <w:r w:rsidRPr="007B4E38">
        <w:rPr>
          <w:rFonts w:asciiTheme="minorHAnsi" w:hAnsiTheme="minorHAnsi" w:cstheme="minorHAnsi"/>
          <w:b/>
          <w:bCs/>
          <w:sz w:val="22"/>
          <w:szCs w:val="22"/>
        </w:rPr>
        <w:t>1. Introduction to Predictive Modeling</w:t>
      </w:r>
    </w:p>
    <w:p w14:paraId="25DC7061" w14:textId="77777777" w:rsidR="00F16637" w:rsidRPr="004B09AC" w:rsidRDefault="00F16637" w:rsidP="00F16637">
      <w:pPr>
        <w:ind w:left="720"/>
        <w:rPr>
          <w:rFonts w:asciiTheme="minorHAnsi" w:hAnsiTheme="minorHAnsi" w:cstheme="minorHAnsi"/>
          <w:sz w:val="22"/>
          <w:szCs w:val="22"/>
        </w:rPr>
      </w:pPr>
    </w:p>
    <w:p w14:paraId="14CFFDCD" w14:textId="77777777" w:rsidR="00F16637" w:rsidRDefault="00F16637" w:rsidP="00145AC7">
      <w:pPr>
        <w:numPr>
          <w:ilvl w:val="0"/>
          <w:numId w:val="114"/>
        </w:numPr>
        <w:rPr>
          <w:rFonts w:asciiTheme="minorHAnsi" w:hAnsiTheme="minorHAnsi" w:cstheme="minorHAnsi"/>
          <w:sz w:val="22"/>
          <w:szCs w:val="22"/>
        </w:rPr>
      </w:pPr>
      <w:r w:rsidRPr="007B4E38">
        <w:rPr>
          <w:rFonts w:asciiTheme="minorHAnsi" w:hAnsiTheme="minorHAnsi" w:cstheme="minorHAnsi"/>
          <w:b/>
          <w:bCs/>
          <w:sz w:val="22"/>
          <w:szCs w:val="22"/>
        </w:rPr>
        <w:t>Overview</w:t>
      </w:r>
      <w:r w:rsidRPr="007B4E38">
        <w:rPr>
          <w:rFonts w:asciiTheme="minorHAnsi" w:hAnsiTheme="minorHAnsi" w:cstheme="minorHAnsi"/>
          <w:sz w:val="22"/>
          <w:szCs w:val="22"/>
        </w:rPr>
        <w:t>: This chapter lays the groundwork for understanding predictive modeling in data science, focusing on regression and classification models. These models are essential for making data-driven decisions and predicting outcomes across various domains. The chapter provides a comprehensive introduction to the foundational models, including linear regression, logistic regression, and decision trees, each of which plays a critical role in different types of predictive tasks.</w:t>
      </w:r>
    </w:p>
    <w:p w14:paraId="0A485CAB" w14:textId="77777777" w:rsidR="00F16637" w:rsidRPr="007B4E38" w:rsidRDefault="00F16637" w:rsidP="00F16637">
      <w:pPr>
        <w:ind w:left="720"/>
        <w:rPr>
          <w:rFonts w:asciiTheme="minorHAnsi" w:hAnsiTheme="minorHAnsi" w:cstheme="minorHAnsi"/>
          <w:sz w:val="22"/>
          <w:szCs w:val="22"/>
        </w:rPr>
      </w:pPr>
    </w:p>
    <w:p w14:paraId="1517D2A2" w14:textId="77777777" w:rsidR="00F16637" w:rsidRPr="007B4E38" w:rsidRDefault="00F16637" w:rsidP="00F16637">
      <w:pPr>
        <w:rPr>
          <w:rFonts w:asciiTheme="minorHAnsi" w:hAnsiTheme="minorHAnsi" w:cstheme="minorHAnsi"/>
          <w:b/>
          <w:bCs/>
          <w:sz w:val="22"/>
          <w:szCs w:val="22"/>
        </w:rPr>
      </w:pPr>
      <w:r w:rsidRPr="007B4E38">
        <w:rPr>
          <w:rFonts w:asciiTheme="minorHAnsi" w:hAnsiTheme="minorHAnsi" w:cstheme="minorHAnsi"/>
          <w:b/>
          <w:bCs/>
          <w:sz w:val="22"/>
          <w:szCs w:val="22"/>
        </w:rPr>
        <w:t>2. Modeling Data</w:t>
      </w:r>
    </w:p>
    <w:p w14:paraId="4DF84168" w14:textId="77777777" w:rsidR="00F16637" w:rsidRPr="004B09AC" w:rsidRDefault="00F16637" w:rsidP="00F16637">
      <w:pPr>
        <w:ind w:left="720"/>
        <w:rPr>
          <w:rFonts w:asciiTheme="minorHAnsi" w:hAnsiTheme="minorHAnsi" w:cstheme="minorHAnsi"/>
          <w:sz w:val="22"/>
          <w:szCs w:val="22"/>
        </w:rPr>
      </w:pPr>
    </w:p>
    <w:p w14:paraId="47F2013B" w14:textId="77777777" w:rsidR="00F16637" w:rsidRDefault="00F16637" w:rsidP="00145AC7">
      <w:pPr>
        <w:numPr>
          <w:ilvl w:val="0"/>
          <w:numId w:val="115"/>
        </w:numPr>
        <w:rPr>
          <w:rFonts w:asciiTheme="minorHAnsi" w:hAnsiTheme="minorHAnsi" w:cstheme="minorHAnsi"/>
          <w:sz w:val="22"/>
          <w:szCs w:val="22"/>
        </w:rPr>
      </w:pPr>
      <w:r w:rsidRPr="007B4E38">
        <w:rPr>
          <w:rFonts w:asciiTheme="minorHAnsi" w:hAnsiTheme="minorHAnsi" w:cstheme="minorHAnsi"/>
          <w:b/>
          <w:bCs/>
          <w:sz w:val="22"/>
          <w:szCs w:val="22"/>
        </w:rPr>
        <w:t>Importance of Modeling Data</w:t>
      </w:r>
      <w:r w:rsidRPr="007B4E38">
        <w:rPr>
          <w:rFonts w:asciiTheme="minorHAnsi" w:hAnsiTheme="minorHAnsi" w:cstheme="minorHAnsi"/>
          <w:sz w:val="22"/>
          <w:szCs w:val="22"/>
        </w:rPr>
        <w:t>: The chapter emphasizes the significance of the modeling dataset, which is derived from rigorous preprocessing. The quality of this dataset directly impacts the accuracy and reliability of predictive models. The chapter introduces the concept of a model pipeline, a systematic series of data transformations designed to prepare raw data for modeling. Key steps include outlier detection, missing value imputation, dummy variable creation, and feature engineering.</w:t>
      </w:r>
    </w:p>
    <w:p w14:paraId="2A261518" w14:textId="77777777" w:rsidR="00F16637" w:rsidRPr="007B4E38" w:rsidRDefault="00F16637" w:rsidP="00F16637">
      <w:pPr>
        <w:ind w:left="720"/>
        <w:rPr>
          <w:rFonts w:asciiTheme="minorHAnsi" w:hAnsiTheme="minorHAnsi" w:cstheme="minorHAnsi"/>
          <w:sz w:val="22"/>
          <w:szCs w:val="22"/>
        </w:rPr>
      </w:pPr>
    </w:p>
    <w:p w14:paraId="1203F956" w14:textId="77777777" w:rsidR="00F16637" w:rsidRPr="007B4E38" w:rsidRDefault="00F16637" w:rsidP="00F16637">
      <w:pPr>
        <w:rPr>
          <w:rFonts w:asciiTheme="minorHAnsi" w:hAnsiTheme="minorHAnsi" w:cstheme="minorHAnsi"/>
          <w:b/>
          <w:bCs/>
          <w:sz w:val="22"/>
          <w:szCs w:val="22"/>
        </w:rPr>
      </w:pPr>
      <w:r w:rsidRPr="007B4E38">
        <w:rPr>
          <w:rFonts w:asciiTheme="minorHAnsi" w:hAnsiTheme="minorHAnsi" w:cstheme="minorHAnsi"/>
          <w:b/>
          <w:bCs/>
          <w:sz w:val="22"/>
          <w:szCs w:val="22"/>
        </w:rPr>
        <w:t>3. Machine Learning Models</w:t>
      </w:r>
    </w:p>
    <w:p w14:paraId="3D8113E3" w14:textId="77777777" w:rsidR="00F16637" w:rsidRPr="004B09AC" w:rsidRDefault="00F16637" w:rsidP="00F16637">
      <w:pPr>
        <w:ind w:left="720"/>
        <w:rPr>
          <w:rFonts w:asciiTheme="minorHAnsi" w:hAnsiTheme="minorHAnsi" w:cstheme="minorHAnsi"/>
          <w:sz w:val="22"/>
          <w:szCs w:val="22"/>
        </w:rPr>
      </w:pPr>
    </w:p>
    <w:p w14:paraId="1BE4B56C" w14:textId="77777777" w:rsidR="00F16637" w:rsidRDefault="00F16637" w:rsidP="00145AC7">
      <w:pPr>
        <w:numPr>
          <w:ilvl w:val="0"/>
          <w:numId w:val="116"/>
        </w:numPr>
        <w:rPr>
          <w:rFonts w:asciiTheme="minorHAnsi" w:hAnsiTheme="minorHAnsi" w:cstheme="minorHAnsi"/>
          <w:sz w:val="22"/>
          <w:szCs w:val="22"/>
        </w:rPr>
      </w:pPr>
      <w:r w:rsidRPr="007B4E38">
        <w:rPr>
          <w:rFonts w:asciiTheme="minorHAnsi" w:hAnsiTheme="minorHAnsi" w:cstheme="minorHAnsi"/>
          <w:b/>
          <w:bCs/>
          <w:sz w:val="22"/>
          <w:szCs w:val="22"/>
        </w:rPr>
        <w:t>Regression vs. Classification</w:t>
      </w:r>
      <w:r w:rsidRPr="007B4E38">
        <w:rPr>
          <w:rFonts w:asciiTheme="minorHAnsi" w:hAnsiTheme="minorHAnsi" w:cstheme="minorHAnsi"/>
          <w:sz w:val="22"/>
          <w:szCs w:val="22"/>
        </w:rPr>
        <w:t>: The chapter distinguishes between regression and classification models, explaining that the structure of the target variable determines the choice of model. The chapter provides an overview of different machine learning algorithms, including logistic regression, decision trees, random forests, gradient boosting machines, support vector machines, and neural networks. Each algorithm is discussed in terms of its application to binary classification tasks.</w:t>
      </w:r>
    </w:p>
    <w:p w14:paraId="3010AE6D" w14:textId="77777777" w:rsidR="00F16637" w:rsidRPr="007B4E38" w:rsidRDefault="00F16637" w:rsidP="00F16637">
      <w:pPr>
        <w:ind w:left="720"/>
        <w:rPr>
          <w:rFonts w:asciiTheme="minorHAnsi" w:hAnsiTheme="minorHAnsi" w:cstheme="minorHAnsi"/>
          <w:sz w:val="22"/>
          <w:szCs w:val="22"/>
        </w:rPr>
      </w:pPr>
    </w:p>
    <w:p w14:paraId="0B005C4D" w14:textId="77777777" w:rsidR="00F16637" w:rsidRPr="007B4E38" w:rsidRDefault="00F16637" w:rsidP="00F16637">
      <w:pPr>
        <w:rPr>
          <w:rFonts w:asciiTheme="minorHAnsi" w:hAnsiTheme="minorHAnsi" w:cstheme="minorHAnsi"/>
          <w:b/>
          <w:bCs/>
          <w:sz w:val="22"/>
          <w:szCs w:val="22"/>
        </w:rPr>
      </w:pPr>
      <w:r w:rsidRPr="007B4E38">
        <w:rPr>
          <w:rFonts w:asciiTheme="minorHAnsi" w:hAnsiTheme="minorHAnsi" w:cstheme="minorHAnsi"/>
          <w:b/>
          <w:bCs/>
          <w:sz w:val="22"/>
          <w:szCs w:val="22"/>
        </w:rPr>
        <w:t>4. Logistic Regression</w:t>
      </w:r>
    </w:p>
    <w:p w14:paraId="27E19B24" w14:textId="77777777" w:rsidR="00F16637" w:rsidRPr="004B09AC" w:rsidRDefault="00F16637" w:rsidP="00F16637">
      <w:pPr>
        <w:ind w:left="720"/>
        <w:rPr>
          <w:rFonts w:asciiTheme="minorHAnsi" w:hAnsiTheme="minorHAnsi" w:cstheme="minorHAnsi"/>
          <w:sz w:val="22"/>
          <w:szCs w:val="22"/>
        </w:rPr>
      </w:pPr>
    </w:p>
    <w:p w14:paraId="15096B27" w14:textId="77777777" w:rsidR="00F16637" w:rsidRPr="007B4E38" w:rsidRDefault="00F16637" w:rsidP="00145AC7">
      <w:pPr>
        <w:numPr>
          <w:ilvl w:val="0"/>
          <w:numId w:val="117"/>
        </w:numPr>
        <w:rPr>
          <w:rFonts w:asciiTheme="minorHAnsi" w:hAnsiTheme="minorHAnsi" w:cstheme="minorHAnsi"/>
          <w:sz w:val="22"/>
          <w:szCs w:val="22"/>
        </w:rPr>
      </w:pPr>
      <w:r w:rsidRPr="007B4E38">
        <w:rPr>
          <w:rFonts w:asciiTheme="minorHAnsi" w:hAnsiTheme="minorHAnsi" w:cstheme="minorHAnsi"/>
          <w:b/>
          <w:bCs/>
          <w:sz w:val="22"/>
          <w:szCs w:val="22"/>
        </w:rPr>
        <w:t>Concept and Application</w:t>
      </w:r>
      <w:r w:rsidRPr="007B4E38">
        <w:rPr>
          <w:rFonts w:asciiTheme="minorHAnsi" w:hAnsiTheme="minorHAnsi" w:cstheme="minorHAnsi"/>
          <w:sz w:val="22"/>
          <w:szCs w:val="22"/>
        </w:rPr>
        <w:t>: Logistic regression is introduced as a simple yet powerful algorithm for binary classification tasks. The chapter explains the key components of the logistic regression equation, including the logistic function, odds ratio, and link function. The step-by-step process of training a logistic regression model, including parameter initialization, loss computation, and gradient descent, is detailed.</w:t>
      </w:r>
    </w:p>
    <w:p w14:paraId="25607E0D" w14:textId="77777777" w:rsidR="00F16637" w:rsidRPr="004B09AC" w:rsidRDefault="00F16637" w:rsidP="00F16637">
      <w:pPr>
        <w:ind w:left="720"/>
        <w:rPr>
          <w:rFonts w:asciiTheme="minorHAnsi" w:hAnsiTheme="minorHAnsi" w:cstheme="minorHAnsi"/>
          <w:sz w:val="22"/>
          <w:szCs w:val="22"/>
        </w:rPr>
      </w:pPr>
    </w:p>
    <w:p w14:paraId="01D08C1F" w14:textId="77777777" w:rsidR="00F16637" w:rsidRDefault="00F16637" w:rsidP="00145AC7">
      <w:pPr>
        <w:numPr>
          <w:ilvl w:val="0"/>
          <w:numId w:val="117"/>
        </w:numPr>
        <w:rPr>
          <w:rFonts w:asciiTheme="minorHAnsi" w:hAnsiTheme="minorHAnsi" w:cstheme="minorHAnsi"/>
          <w:sz w:val="22"/>
          <w:szCs w:val="22"/>
        </w:rPr>
      </w:pPr>
      <w:r w:rsidRPr="007B4E38">
        <w:rPr>
          <w:rFonts w:asciiTheme="minorHAnsi" w:hAnsiTheme="minorHAnsi" w:cstheme="minorHAnsi"/>
          <w:b/>
          <w:bCs/>
          <w:sz w:val="22"/>
          <w:szCs w:val="22"/>
        </w:rPr>
        <w:t>Assumptions and Interpretation</w:t>
      </w:r>
      <w:r w:rsidRPr="007B4E38">
        <w:rPr>
          <w:rFonts w:asciiTheme="minorHAnsi" w:hAnsiTheme="minorHAnsi" w:cstheme="minorHAnsi"/>
          <w:sz w:val="22"/>
          <w:szCs w:val="22"/>
        </w:rPr>
        <w:t>: The chapter discusses the assumptions underlying logistic regression, such as the linearity of independent variables and log odds, independence of errors, absence of multicollinearity, and the need for a large sample size. The interpretation of logistic regression coefficients as odds ratios is also covered.</w:t>
      </w:r>
    </w:p>
    <w:p w14:paraId="389C3B1B" w14:textId="77777777" w:rsidR="00F16637" w:rsidRDefault="00F16637" w:rsidP="00F16637">
      <w:pPr>
        <w:pStyle w:val="ListParagraph"/>
        <w:rPr>
          <w:rFonts w:asciiTheme="minorHAnsi" w:hAnsiTheme="minorHAnsi" w:cstheme="minorHAnsi"/>
          <w:sz w:val="22"/>
          <w:szCs w:val="22"/>
        </w:rPr>
      </w:pPr>
    </w:p>
    <w:p w14:paraId="5C945D57" w14:textId="77777777" w:rsidR="00F16637" w:rsidRPr="007B4E38" w:rsidRDefault="00F16637" w:rsidP="00F16637">
      <w:pPr>
        <w:ind w:left="720"/>
        <w:rPr>
          <w:rFonts w:asciiTheme="minorHAnsi" w:hAnsiTheme="minorHAnsi" w:cstheme="minorHAnsi"/>
          <w:sz w:val="22"/>
          <w:szCs w:val="22"/>
        </w:rPr>
      </w:pPr>
    </w:p>
    <w:p w14:paraId="42CDBDFA" w14:textId="77777777" w:rsidR="00F16637" w:rsidRPr="007B4E38" w:rsidRDefault="00F16637" w:rsidP="00F16637">
      <w:pPr>
        <w:rPr>
          <w:rFonts w:asciiTheme="minorHAnsi" w:hAnsiTheme="minorHAnsi" w:cstheme="minorHAnsi"/>
          <w:b/>
          <w:bCs/>
          <w:sz w:val="22"/>
          <w:szCs w:val="22"/>
        </w:rPr>
      </w:pPr>
      <w:r w:rsidRPr="007B4E38">
        <w:rPr>
          <w:rFonts w:asciiTheme="minorHAnsi" w:hAnsiTheme="minorHAnsi" w:cstheme="minorHAnsi"/>
          <w:b/>
          <w:bCs/>
          <w:sz w:val="22"/>
          <w:szCs w:val="22"/>
        </w:rPr>
        <w:t>5. Decision Trees</w:t>
      </w:r>
    </w:p>
    <w:p w14:paraId="69FE04D2" w14:textId="77777777" w:rsidR="00F16637" w:rsidRPr="004B09AC" w:rsidRDefault="00F16637" w:rsidP="00F16637">
      <w:pPr>
        <w:ind w:left="720"/>
        <w:rPr>
          <w:rFonts w:asciiTheme="minorHAnsi" w:hAnsiTheme="minorHAnsi" w:cstheme="minorHAnsi"/>
          <w:sz w:val="22"/>
          <w:szCs w:val="22"/>
        </w:rPr>
      </w:pPr>
    </w:p>
    <w:p w14:paraId="510BE6CC" w14:textId="77777777" w:rsidR="00F16637" w:rsidRPr="007B4E38" w:rsidRDefault="00F16637" w:rsidP="00145AC7">
      <w:pPr>
        <w:numPr>
          <w:ilvl w:val="0"/>
          <w:numId w:val="118"/>
        </w:numPr>
        <w:rPr>
          <w:rFonts w:asciiTheme="minorHAnsi" w:hAnsiTheme="minorHAnsi" w:cstheme="minorHAnsi"/>
          <w:sz w:val="22"/>
          <w:szCs w:val="22"/>
        </w:rPr>
      </w:pPr>
      <w:r w:rsidRPr="007B4E38">
        <w:rPr>
          <w:rFonts w:asciiTheme="minorHAnsi" w:hAnsiTheme="minorHAnsi" w:cstheme="minorHAnsi"/>
          <w:b/>
          <w:bCs/>
          <w:sz w:val="22"/>
          <w:szCs w:val="22"/>
        </w:rPr>
        <w:t>Introduction and Structure</w:t>
      </w:r>
      <w:r w:rsidRPr="007B4E38">
        <w:rPr>
          <w:rFonts w:asciiTheme="minorHAnsi" w:hAnsiTheme="minorHAnsi" w:cstheme="minorHAnsi"/>
          <w:sz w:val="22"/>
          <w:szCs w:val="22"/>
        </w:rPr>
        <w:t>: Decision trees are introduced as non-parametric models that offer flexibility in handling complex data. The chapter explains the structure of decision trees, including nodes, branches, and leaves, and how these elements represent decisions and outcomes.</w:t>
      </w:r>
    </w:p>
    <w:p w14:paraId="50A1F946" w14:textId="77777777" w:rsidR="00F16637" w:rsidRPr="004B09AC" w:rsidRDefault="00F16637" w:rsidP="00F16637">
      <w:pPr>
        <w:ind w:left="720"/>
        <w:rPr>
          <w:rFonts w:asciiTheme="minorHAnsi" w:hAnsiTheme="minorHAnsi" w:cstheme="minorHAnsi"/>
          <w:sz w:val="22"/>
          <w:szCs w:val="22"/>
        </w:rPr>
      </w:pPr>
    </w:p>
    <w:p w14:paraId="70E4D21C" w14:textId="77777777" w:rsidR="00F16637" w:rsidRPr="007B4E38" w:rsidRDefault="00F16637" w:rsidP="00145AC7">
      <w:pPr>
        <w:numPr>
          <w:ilvl w:val="0"/>
          <w:numId w:val="118"/>
        </w:numPr>
        <w:rPr>
          <w:rFonts w:asciiTheme="minorHAnsi" w:hAnsiTheme="minorHAnsi" w:cstheme="minorHAnsi"/>
          <w:sz w:val="22"/>
          <w:szCs w:val="22"/>
        </w:rPr>
      </w:pPr>
      <w:r w:rsidRPr="007B4E38">
        <w:rPr>
          <w:rFonts w:asciiTheme="minorHAnsi" w:hAnsiTheme="minorHAnsi" w:cstheme="minorHAnsi"/>
          <w:b/>
          <w:bCs/>
          <w:sz w:val="22"/>
          <w:szCs w:val="22"/>
        </w:rPr>
        <w:t>Comparison with Logistic Regression</w:t>
      </w:r>
      <w:r w:rsidRPr="007B4E38">
        <w:rPr>
          <w:rFonts w:asciiTheme="minorHAnsi" w:hAnsiTheme="minorHAnsi" w:cstheme="minorHAnsi"/>
          <w:sz w:val="22"/>
          <w:szCs w:val="22"/>
        </w:rPr>
        <w:t>: The chapter compares logistic regression and decision trees, highlighting their differences in handling issues such as multicollinearity, outliers, non-linearity, categorical variables, missing values, and feature selection.</w:t>
      </w:r>
    </w:p>
    <w:p w14:paraId="155D7AA7" w14:textId="77777777" w:rsidR="00F16637" w:rsidRPr="004B09AC" w:rsidRDefault="00F16637" w:rsidP="00F16637">
      <w:pPr>
        <w:ind w:left="720"/>
        <w:rPr>
          <w:rFonts w:asciiTheme="minorHAnsi" w:hAnsiTheme="minorHAnsi" w:cstheme="minorHAnsi"/>
          <w:sz w:val="22"/>
          <w:szCs w:val="22"/>
        </w:rPr>
      </w:pPr>
    </w:p>
    <w:p w14:paraId="3E372386" w14:textId="77777777" w:rsidR="00F16637" w:rsidRDefault="00F16637" w:rsidP="00145AC7">
      <w:pPr>
        <w:numPr>
          <w:ilvl w:val="0"/>
          <w:numId w:val="118"/>
        </w:numPr>
        <w:rPr>
          <w:rFonts w:asciiTheme="minorHAnsi" w:hAnsiTheme="minorHAnsi" w:cstheme="minorHAnsi"/>
          <w:sz w:val="22"/>
          <w:szCs w:val="22"/>
        </w:rPr>
      </w:pPr>
      <w:r w:rsidRPr="007B4E38">
        <w:rPr>
          <w:rFonts w:asciiTheme="minorHAnsi" w:hAnsiTheme="minorHAnsi" w:cstheme="minorHAnsi"/>
          <w:b/>
          <w:bCs/>
          <w:sz w:val="22"/>
          <w:szCs w:val="22"/>
        </w:rPr>
        <w:t>Feature Selection and Tree Construction</w:t>
      </w:r>
      <w:r w:rsidRPr="007B4E38">
        <w:rPr>
          <w:rFonts w:asciiTheme="minorHAnsi" w:hAnsiTheme="minorHAnsi" w:cstheme="minorHAnsi"/>
          <w:sz w:val="22"/>
          <w:szCs w:val="22"/>
        </w:rPr>
        <w:t>: The chapter introduces key concepts in decision tree construction, such as impurity, information gain, entropy, and Gini impurity. The process of constructing a decision tree is outlined, including selecting the root node, creating child nodes, recursive splitting, and pruning.</w:t>
      </w:r>
    </w:p>
    <w:p w14:paraId="645A90C3" w14:textId="77777777" w:rsidR="00F16637" w:rsidRPr="007B4E38" w:rsidRDefault="00F16637" w:rsidP="00F16637">
      <w:pPr>
        <w:rPr>
          <w:rFonts w:asciiTheme="minorHAnsi" w:hAnsiTheme="minorHAnsi" w:cstheme="minorHAnsi"/>
          <w:sz w:val="22"/>
          <w:szCs w:val="22"/>
        </w:rPr>
      </w:pPr>
    </w:p>
    <w:p w14:paraId="017074D1" w14:textId="77777777" w:rsidR="00F16637" w:rsidRPr="007B4E38" w:rsidRDefault="00F16637" w:rsidP="00F16637">
      <w:pPr>
        <w:rPr>
          <w:rFonts w:asciiTheme="minorHAnsi" w:hAnsiTheme="minorHAnsi" w:cstheme="minorHAnsi"/>
          <w:b/>
          <w:bCs/>
          <w:sz w:val="22"/>
          <w:szCs w:val="22"/>
        </w:rPr>
      </w:pPr>
      <w:r w:rsidRPr="007B4E38">
        <w:rPr>
          <w:rFonts w:asciiTheme="minorHAnsi" w:hAnsiTheme="minorHAnsi" w:cstheme="minorHAnsi"/>
          <w:b/>
          <w:bCs/>
          <w:sz w:val="22"/>
          <w:szCs w:val="22"/>
        </w:rPr>
        <w:t>6. Pruning and Performance Metrics</w:t>
      </w:r>
    </w:p>
    <w:p w14:paraId="523E1F96" w14:textId="77777777" w:rsidR="00F16637" w:rsidRPr="004B09AC" w:rsidRDefault="00F16637" w:rsidP="00F16637">
      <w:pPr>
        <w:ind w:left="720"/>
        <w:rPr>
          <w:rFonts w:asciiTheme="minorHAnsi" w:hAnsiTheme="minorHAnsi" w:cstheme="minorHAnsi"/>
          <w:sz w:val="22"/>
          <w:szCs w:val="22"/>
        </w:rPr>
      </w:pPr>
    </w:p>
    <w:p w14:paraId="344E9709" w14:textId="77777777" w:rsidR="00F16637" w:rsidRPr="007B4E38" w:rsidRDefault="00F16637" w:rsidP="00145AC7">
      <w:pPr>
        <w:numPr>
          <w:ilvl w:val="0"/>
          <w:numId w:val="119"/>
        </w:numPr>
        <w:rPr>
          <w:rFonts w:asciiTheme="minorHAnsi" w:hAnsiTheme="minorHAnsi" w:cstheme="minorHAnsi"/>
          <w:sz w:val="22"/>
          <w:szCs w:val="22"/>
        </w:rPr>
      </w:pPr>
      <w:r w:rsidRPr="007B4E38">
        <w:rPr>
          <w:rFonts w:asciiTheme="minorHAnsi" w:hAnsiTheme="minorHAnsi" w:cstheme="minorHAnsi"/>
          <w:b/>
          <w:bCs/>
          <w:sz w:val="22"/>
          <w:szCs w:val="22"/>
        </w:rPr>
        <w:t>Pruning Techniques</w:t>
      </w:r>
      <w:r w:rsidRPr="007B4E38">
        <w:rPr>
          <w:rFonts w:asciiTheme="minorHAnsi" w:hAnsiTheme="minorHAnsi" w:cstheme="minorHAnsi"/>
          <w:sz w:val="22"/>
          <w:szCs w:val="22"/>
        </w:rPr>
        <w:t>: The chapter discusses pruning methods, such as reduced error pruning and cost complexity pruning, which help prevent overfitting in decision trees.</w:t>
      </w:r>
    </w:p>
    <w:p w14:paraId="4604F588" w14:textId="77777777" w:rsidR="00F16637" w:rsidRPr="004B09AC" w:rsidRDefault="00F16637" w:rsidP="00F16637">
      <w:pPr>
        <w:ind w:left="720"/>
        <w:rPr>
          <w:rFonts w:asciiTheme="minorHAnsi" w:hAnsiTheme="minorHAnsi" w:cstheme="minorHAnsi"/>
          <w:sz w:val="22"/>
          <w:szCs w:val="22"/>
        </w:rPr>
      </w:pPr>
    </w:p>
    <w:p w14:paraId="474C4443" w14:textId="77777777" w:rsidR="00F16637" w:rsidRDefault="00F16637" w:rsidP="00145AC7">
      <w:pPr>
        <w:numPr>
          <w:ilvl w:val="0"/>
          <w:numId w:val="119"/>
        </w:numPr>
        <w:rPr>
          <w:rFonts w:asciiTheme="minorHAnsi" w:hAnsiTheme="minorHAnsi" w:cstheme="minorHAnsi"/>
          <w:sz w:val="22"/>
          <w:szCs w:val="22"/>
        </w:rPr>
      </w:pPr>
      <w:r w:rsidRPr="007B4E38">
        <w:rPr>
          <w:rFonts w:asciiTheme="minorHAnsi" w:hAnsiTheme="minorHAnsi" w:cstheme="minorHAnsi"/>
          <w:b/>
          <w:bCs/>
          <w:sz w:val="22"/>
          <w:szCs w:val="22"/>
        </w:rPr>
        <w:lastRenderedPageBreak/>
        <w:t>Evaluating Model Performance</w:t>
      </w:r>
      <w:r w:rsidRPr="007B4E38">
        <w:rPr>
          <w:rFonts w:asciiTheme="minorHAnsi" w:hAnsiTheme="minorHAnsi" w:cstheme="minorHAnsi"/>
          <w:sz w:val="22"/>
          <w:szCs w:val="22"/>
        </w:rPr>
        <w:t>: The chapter introduces performance metrics for decision trees, including accuracy, precision, recall, F1 score, ROC-AUC, and the Gini coefficient. These metrics are crucial for assessing the effectiveness of a decision tree model.</w:t>
      </w:r>
    </w:p>
    <w:p w14:paraId="53E3A0B8" w14:textId="77777777" w:rsidR="00F16637" w:rsidRDefault="00F16637" w:rsidP="00F16637">
      <w:pPr>
        <w:pStyle w:val="ListParagraph"/>
        <w:rPr>
          <w:rFonts w:asciiTheme="minorHAnsi" w:hAnsiTheme="minorHAnsi" w:cstheme="minorHAnsi"/>
          <w:sz w:val="22"/>
          <w:szCs w:val="22"/>
        </w:rPr>
      </w:pPr>
    </w:p>
    <w:p w14:paraId="5E999FA3" w14:textId="77777777" w:rsidR="00F16637" w:rsidRPr="007B4E38" w:rsidRDefault="00F16637" w:rsidP="00F16637">
      <w:pPr>
        <w:rPr>
          <w:rFonts w:asciiTheme="minorHAnsi" w:hAnsiTheme="minorHAnsi" w:cstheme="minorHAnsi"/>
          <w:sz w:val="22"/>
          <w:szCs w:val="22"/>
        </w:rPr>
      </w:pPr>
    </w:p>
    <w:p w14:paraId="468E2687" w14:textId="77777777" w:rsidR="00F16637" w:rsidRPr="007B4E38" w:rsidRDefault="00F16637" w:rsidP="00F16637">
      <w:pPr>
        <w:rPr>
          <w:rFonts w:asciiTheme="minorHAnsi" w:hAnsiTheme="minorHAnsi" w:cstheme="minorHAnsi"/>
          <w:b/>
          <w:bCs/>
          <w:sz w:val="22"/>
          <w:szCs w:val="22"/>
        </w:rPr>
      </w:pPr>
      <w:r w:rsidRPr="007B4E38">
        <w:rPr>
          <w:rFonts w:asciiTheme="minorHAnsi" w:hAnsiTheme="minorHAnsi" w:cstheme="minorHAnsi"/>
          <w:b/>
          <w:bCs/>
          <w:sz w:val="22"/>
          <w:szCs w:val="22"/>
        </w:rPr>
        <w:t>7. Hyperparameter Tuning</w:t>
      </w:r>
    </w:p>
    <w:p w14:paraId="5668DB9D" w14:textId="77777777" w:rsidR="00F16637" w:rsidRPr="004B09AC" w:rsidRDefault="00F16637" w:rsidP="00F16637">
      <w:pPr>
        <w:ind w:left="720"/>
        <w:rPr>
          <w:rFonts w:asciiTheme="minorHAnsi" w:hAnsiTheme="minorHAnsi" w:cstheme="minorHAnsi"/>
          <w:sz w:val="22"/>
          <w:szCs w:val="22"/>
        </w:rPr>
      </w:pPr>
    </w:p>
    <w:p w14:paraId="0FBDF652" w14:textId="77777777" w:rsidR="00F16637" w:rsidRDefault="00F16637" w:rsidP="00145AC7">
      <w:pPr>
        <w:numPr>
          <w:ilvl w:val="0"/>
          <w:numId w:val="120"/>
        </w:numPr>
        <w:rPr>
          <w:rFonts w:asciiTheme="minorHAnsi" w:hAnsiTheme="minorHAnsi" w:cstheme="minorHAnsi"/>
          <w:sz w:val="22"/>
          <w:szCs w:val="22"/>
        </w:rPr>
      </w:pPr>
      <w:r w:rsidRPr="007B4E38">
        <w:rPr>
          <w:rFonts w:asciiTheme="minorHAnsi" w:hAnsiTheme="minorHAnsi" w:cstheme="minorHAnsi"/>
          <w:b/>
          <w:bCs/>
          <w:sz w:val="22"/>
          <w:szCs w:val="22"/>
        </w:rPr>
        <w:t>Importance of Tuning</w:t>
      </w:r>
      <w:r w:rsidRPr="007B4E38">
        <w:rPr>
          <w:rFonts w:asciiTheme="minorHAnsi" w:hAnsiTheme="minorHAnsi" w:cstheme="minorHAnsi"/>
          <w:sz w:val="22"/>
          <w:szCs w:val="22"/>
        </w:rPr>
        <w:t>: The chapter emphasizes the importance of hyperparameter tuning in optimizing machine learning models. Various approaches to hyperparameter tuning, including grid search and random search, are discussed, along with the impact of tuning on model performance.</w:t>
      </w:r>
    </w:p>
    <w:p w14:paraId="059F6AEE" w14:textId="77777777" w:rsidR="00F16637" w:rsidRPr="007B4E38" w:rsidRDefault="00F16637" w:rsidP="00F16637">
      <w:pPr>
        <w:ind w:left="720"/>
        <w:rPr>
          <w:rFonts w:asciiTheme="minorHAnsi" w:hAnsiTheme="minorHAnsi" w:cstheme="minorHAnsi"/>
          <w:sz w:val="22"/>
          <w:szCs w:val="22"/>
        </w:rPr>
      </w:pPr>
    </w:p>
    <w:p w14:paraId="4FD5D658" w14:textId="77777777" w:rsidR="00F16637" w:rsidRPr="007B4E38" w:rsidRDefault="00F16637" w:rsidP="00F16637">
      <w:pPr>
        <w:rPr>
          <w:rFonts w:asciiTheme="minorHAnsi" w:hAnsiTheme="minorHAnsi" w:cstheme="minorHAnsi"/>
          <w:b/>
          <w:bCs/>
          <w:sz w:val="22"/>
          <w:szCs w:val="22"/>
        </w:rPr>
      </w:pPr>
      <w:r w:rsidRPr="007B4E38">
        <w:rPr>
          <w:rFonts w:asciiTheme="minorHAnsi" w:hAnsiTheme="minorHAnsi" w:cstheme="minorHAnsi"/>
          <w:b/>
          <w:bCs/>
          <w:sz w:val="22"/>
          <w:szCs w:val="22"/>
        </w:rPr>
        <w:t>8. Pros and Cons of Logistic Regression and Decision Trees</w:t>
      </w:r>
    </w:p>
    <w:p w14:paraId="598CDC69" w14:textId="77777777" w:rsidR="00F16637" w:rsidRPr="00A20748" w:rsidRDefault="00F16637" w:rsidP="00F16637">
      <w:pPr>
        <w:ind w:left="720"/>
        <w:rPr>
          <w:rFonts w:asciiTheme="minorHAnsi" w:hAnsiTheme="minorHAnsi" w:cstheme="minorHAnsi"/>
          <w:sz w:val="22"/>
          <w:szCs w:val="22"/>
        </w:rPr>
      </w:pPr>
    </w:p>
    <w:p w14:paraId="0BF09E4F" w14:textId="77777777" w:rsidR="00F16637" w:rsidRPr="007B4E38" w:rsidRDefault="00F16637" w:rsidP="00145AC7">
      <w:pPr>
        <w:numPr>
          <w:ilvl w:val="0"/>
          <w:numId w:val="121"/>
        </w:numPr>
        <w:rPr>
          <w:rFonts w:asciiTheme="minorHAnsi" w:hAnsiTheme="minorHAnsi" w:cstheme="minorHAnsi"/>
          <w:sz w:val="22"/>
          <w:szCs w:val="22"/>
        </w:rPr>
      </w:pPr>
      <w:r w:rsidRPr="007B4E38">
        <w:rPr>
          <w:rFonts w:asciiTheme="minorHAnsi" w:hAnsiTheme="minorHAnsi" w:cstheme="minorHAnsi"/>
          <w:b/>
          <w:bCs/>
          <w:sz w:val="22"/>
          <w:szCs w:val="22"/>
        </w:rPr>
        <w:t>Logistic Regression</w:t>
      </w:r>
      <w:r w:rsidRPr="007B4E38">
        <w:rPr>
          <w:rFonts w:asciiTheme="minorHAnsi" w:hAnsiTheme="minorHAnsi" w:cstheme="minorHAnsi"/>
          <w:sz w:val="22"/>
          <w:szCs w:val="22"/>
        </w:rPr>
        <w:t>:</w:t>
      </w:r>
    </w:p>
    <w:p w14:paraId="28F60156" w14:textId="77777777" w:rsidR="00F16637" w:rsidRPr="00A20748" w:rsidRDefault="00F16637" w:rsidP="00F16637">
      <w:pPr>
        <w:ind w:left="1440"/>
        <w:rPr>
          <w:rFonts w:asciiTheme="minorHAnsi" w:hAnsiTheme="minorHAnsi" w:cstheme="minorHAnsi"/>
          <w:sz w:val="22"/>
          <w:szCs w:val="22"/>
        </w:rPr>
      </w:pPr>
    </w:p>
    <w:p w14:paraId="009E0268" w14:textId="77777777" w:rsidR="00F16637" w:rsidRPr="007B4E38" w:rsidRDefault="00F16637" w:rsidP="00145AC7">
      <w:pPr>
        <w:numPr>
          <w:ilvl w:val="1"/>
          <w:numId w:val="121"/>
        </w:numPr>
        <w:rPr>
          <w:rFonts w:asciiTheme="minorHAnsi" w:hAnsiTheme="minorHAnsi" w:cstheme="minorHAnsi"/>
          <w:sz w:val="22"/>
          <w:szCs w:val="22"/>
        </w:rPr>
      </w:pPr>
      <w:r w:rsidRPr="007B4E38">
        <w:rPr>
          <w:rFonts w:asciiTheme="minorHAnsi" w:hAnsiTheme="minorHAnsi" w:cstheme="minorHAnsi"/>
          <w:b/>
          <w:bCs/>
          <w:sz w:val="22"/>
          <w:szCs w:val="22"/>
        </w:rPr>
        <w:t>Pros</w:t>
      </w:r>
      <w:r w:rsidRPr="007B4E38">
        <w:rPr>
          <w:rFonts w:asciiTheme="minorHAnsi" w:hAnsiTheme="minorHAnsi" w:cstheme="minorHAnsi"/>
          <w:sz w:val="22"/>
          <w:szCs w:val="22"/>
        </w:rPr>
        <w:t>: Easy to implement, interpretable, handles both continuous and categorical variables.</w:t>
      </w:r>
    </w:p>
    <w:p w14:paraId="48CF122B" w14:textId="77777777" w:rsidR="00F16637" w:rsidRPr="00A20748" w:rsidRDefault="00F16637" w:rsidP="00F16637">
      <w:pPr>
        <w:ind w:left="1440"/>
        <w:rPr>
          <w:rFonts w:asciiTheme="minorHAnsi" w:hAnsiTheme="minorHAnsi" w:cstheme="minorHAnsi"/>
          <w:sz w:val="22"/>
          <w:szCs w:val="22"/>
        </w:rPr>
      </w:pPr>
    </w:p>
    <w:p w14:paraId="4AF8D2EA" w14:textId="77777777" w:rsidR="00F16637" w:rsidRPr="007B4E38" w:rsidRDefault="00F16637" w:rsidP="00145AC7">
      <w:pPr>
        <w:numPr>
          <w:ilvl w:val="1"/>
          <w:numId w:val="121"/>
        </w:numPr>
        <w:rPr>
          <w:rFonts w:asciiTheme="minorHAnsi" w:hAnsiTheme="minorHAnsi" w:cstheme="minorHAnsi"/>
          <w:sz w:val="22"/>
          <w:szCs w:val="22"/>
        </w:rPr>
      </w:pPr>
      <w:r w:rsidRPr="007B4E38">
        <w:rPr>
          <w:rFonts w:asciiTheme="minorHAnsi" w:hAnsiTheme="minorHAnsi" w:cstheme="minorHAnsi"/>
          <w:b/>
          <w:bCs/>
          <w:sz w:val="22"/>
          <w:szCs w:val="22"/>
        </w:rPr>
        <w:t>Cons</w:t>
      </w:r>
      <w:r w:rsidRPr="007B4E38">
        <w:rPr>
          <w:rFonts w:asciiTheme="minorHAnsi" w:hAnsiTheme="minorHAnsi" w:cstheme="minorHAnsi"/>
          <w:sz w:val="22"/>
          <w:szCs w:val="22"/>
        </w:rPr>
        <w:t>: Requires large sample sizes, sensitive to multicollinearity.</w:t>
      </w:r>
    </w:p>
    <w:p w14:paraId="46C03166" w14:textId="77777777" w:rsidR="00F16637" w:rsidRPr="00A20748" w:rsidRDefault="00F16637" w:rsidP="00F16637">
      <w:pPr>
        <w:ind w:left="720"/>
        <w:rPr>
          <w:rFonts w:asciiTheme="minorHAnsi" w:hAnsiTheme="minorHAnsi" w:cstheme="minorHAnsi"/>
          <w:sz w:val="22"/>
          <w:szCs w:val="22"/>
        </w:rPr>
      </w:pPr>
    </w:p>
    <w:p w14:paraId="56340074" w14:textId="77777777" w:rsidR="00F16637" w:rsidRPr="007B4E38" w:rsidRDefault="00F16637" w:rsidP="00145AC7">
      <w:pPr>
        <w:numPr>
          <w:ilvl w:val="0"/>
          <w:numId w:val="121"/>
        </w:numPr>
        <w:rPr>
          <w:rFonts w:asciiTheme="minorHAnsi" w:hAnsiTheme="minorHAnsi" w:cstheme="minorHAnsi"/>
          <w:sz w:val="22"/>
          <w:szCs w:val="22"/>
        </w:rPr>
      </w:pPr>
      <w:r w:rsidRPr="007B4E38">
        <w:rPr>
          <w:rFonts w:asciiTheme="minorHAnsi" w:hAnsiTheme="minorHAnsi" w:cstheme="minorHAnsi"/>
          <w:b/>
          <w:bCs/>
          <w:sz w:val="22"/>
          <w:szCs w:val="22"/>
        </w:rPr>
        <w:t>Decision Trees</w:t>
      </w:r>
      <w:r w:rsidRPr="007B4E38">
        <w:rPr>
          <w:rFonts w:asciiTheme="minorHAnsi" w:hAnsiTheme="minorHAnsi" w:cstheme="minorHAnsi"/>
          <w:sz w:val="22"/>
          <w:szCs w:val="22"/>
        </w:rPr>
        <w:t>:</w:t>
      </w:r>
    </w:p>
    <w:p w14:paraId="24023949" w14:textId="77777777" w:rsidR="00F16637" w:rsidRPr="00A20748" w:rsidRDefault="00F16637" w:rsidP="00F16637">
      <w:pPr>
        <w:ind w:left="1440"/>
        <w:rPr>
          <w:rFonts w:asciiTheme="minorHAnsi" w:hAnsiTheme="minorHAnsi" w:cstheme="minorHAnsi"/>
          <w:sz w:val="22"/>
          <w:szCs w:val="22"/>
        </w:rPr>
      </w:pPr>
    </w:p>
    <w:p w14:paraId="045C6284" w14:textId="77777777" w:rsidR="00F16637" w:rsidRPr="007B4E38" w:rsidRDefault="00F16637" w:rsidP="00145AC7">
      <w:pPr>
        <w:numPr>
          <w:ilvl w:val="1"/>
          <w:numId w:val="121"/>
        </w:numPr>
        <w:rPr>
          <w:rFonts w:asciiTheme="minorHAnsi" w:hAnsiTheme="minorHAnsi" w:cstheme="minorHAnsi"/>
          <w:sz w:val="22"/>
          <w:szCs w:val="22"/>
        </w:rPr>
      </w:pPr>
      <w:r w:rsidRPr="007B4E38">
        <w:rPr>
          <w:rFonts w:asciiTheme="minorHAnsi" w:hAnsiTheme="minorHAnsi" w:cstheme="minorHAnsi"/>
          <w:b/>
          <w:bCs/>
          <w:sz w:val="22"/>
          <w:szCs w:val="22"/>
        </w:rPr>
        <w:t>Pros</w:t>
      </w:r>
      <w:r w:rsidRPr="007B4E38">
        <w:rPr>
          <w:rFonts w:asciiTheme="minorHAnsi" w:hAnsiTheme="minorHAnsi" w:cstheme="minorHAnsi"/>
          <w:sz w:val="22"/>
          <w:szCs w:val="22"/>
        </w:rPr>
        <w:t>: Interpretable, handles non-linearity, robust to outliers.</w:t>
      </w:r>
    </w:p>
    <w:p w14:paraId="673C0FE2" w14:textId="77777777" w:rsidR="00F16637" w:rsidRPr="00A20748" w:rsidRDefault="00F16637" w:rsidP="00F16637">
      <w:pPr>
        <w:ind w:left="1440"/>
        <w:rPr>
          <w:rFonts w:asciiTheme="minorHAnsi" w:hAnsiTheme="minorHAnsi" w:cstheme="minorHAnsi"/>
          <w:sz w:val="22"/>
          <w:szCs w:val="22"/>
        </w:rPr>
      </w:pPr>
    </w:p>
    <w:p w14:paraId="063A3835" w14:textId="77777777" w:rsidR="00F16637" w:rsidRPr="007B4E38" w:rsidRDefault="00F16637" w:rsidP="00145AC7">
      <w:pPr>
        <w:numPr>
          <w:ilvl w:val="1"/>
          <w:numId w:val="121"/>
        </w:numPr>
        <w:rPr>
          <w:rFonts w:asciiTheme="minorHAnsi" w:hAnsiTheme="minorHAnsi" w:cstheme="minorHAnsi"/>
          <w:sz w:val="22"/>
          <w:szCs w:val="22"/>
        </w:rPr>
      </w:pPr>
      <w:r w:rsidRPr="007B4E38">
        <w:rPr>
          <w:rFonts w:asciiTheme="minorHAnsi" w:hAnsiTheme="minorHAnsi" w:cstheme="minorHAnsi"/>
          <w:b/>
          <w:bCs/>
          <w:sz w:val="22"/>
          <w:szCs w:val="22"/>
        </w:rPr>
        <w:t>Cons</w:t>
      </w:r>
      <w:r w:rsidRPr="007B4E38">
        <w:rPr>
          <w:rFonts w:asciiTheme="minorHAnsi" w:hAnsiTheme="minorHAnsi" w:cstheme="minorHAnsi"/>
          <w:sz w:val="22"/>
          <w:szCs w:val="22"/>
        </w:rPr>
        <w:t>: Prone to overfitting, sensitive to small changes in data.</w:t>
      </w:r>
    </w:p>
    <w:p w14:paraId="028AFA56" w14:textId="77777777" w:rsidR="00F16637" w:rsidRDefault="00F16637" w:rsidP="00F16637">
      <w:pPr>
        <w:rPr>
          <w:rFonts w:asciiTheme="minorHAnsi" w:hAnsiTheme="minorHAnsi" w:cstheme="minorHAnsi"/>
          <w:b/>
          <w:bCs/>
          <w:sz w:val="22"/>
          <w:szCs w:val="22"/>
        </w:rPr>
      </w:pPr>
    </w:p>
    <w:p w14:paraId="28B267BF" w14:textId="77777777" w:rsidR="00F16637" w:rsidRDefault="00F16637" w:rsidP="00F16637">
      <w:pPr>
        <w:rPr>
          <w:rFonts w:asciiTheme="minorHAnsi" w:hAnsiTheme="minorHAnsi" w:cstheme="minorHAnsi"/>
          <w:b/>
          <w:bCs/>
          <w:sz w:val="22"/>
          <w:szCs w:val="22"/>
        </w:rPr>
      </w:pPr>
    </w:p>
    <w:p w14:paraId="5F42CE33" w14:textId="77777777" w:rsidR="00F16637" w:rsidRDefault="00F16637" w:rsidP="00F16637">
      <w:pPr>
        <w:rPr>
          <w:rFonts w:asciiTheme="minorHAnsi" w:hAnsiTheme="minorHAnsi" w:cstheme="minorHAnsi"/>
          <w:b/>
          <w:bCs/>
          <w:sz w:val="22"/>
          <w:szCs w:val="22"/>
        </w:rPr>
      </w:pPr>
    </w:p>
    <w:p w14:paraId="20ED53C5" w14:textId="77777777" w:rsidR="00F16637" w:rsidRDefault="00F16637" w:rsidP="00F16637">
      <w:pPr>
        <w:rPr>
          <w:rFonts w:asciiTheme="minorHAnsi" w:hAnsiTheme="minorHAnsi" w:cstheme="minorHAnsi"/>
          <w:b/>
          <w:bCs/>
          <w:sz w:val="22"/>
          <w:szCs w:val="22"/>
        </w:rPr>
      </w:pPr>
    </w:p>
    <w:p w14:paraId="4BB36CDB" w14:textId="77777777" w:rsidR="00F16637" w:rsidRDefault="00F16637" w:rsidP="00F16637">
      <w:pPr>
        <w:rPr>
          <w:rFonts w:asciiTheme="minorHAnsi" w:hAnsiTheme="minorHAnsi" w:cstheme="minorHAnsi"/>
          <w:b/>
          <w:bCs/>
          <w:sz w:val="22"/>
          <w:szCs w:val="22"/>
        </w:rPr>
      </w:pPr>
    </w:p>
    <w:p w14:paraId="3D63E18E" w14:textId="77777777" w:rsidR="00F16637" w:rsidRDefault="00F16637" w:rsidP="00F16637">
      <w:pPr>
        <w:rPr>
          <w:rFonts w:asciiTheme="minorHAnsi" w:hAnsiTheme="minorHAnsi" w:cstheme="minorHAnsi"/>
          <w:b/>
          <w:bCs/>
          <w:sz w:val="22"/>
          <w:szCs w:val="22"/>
        </w:rPr>
      </w:pPr>
    </w:p>
    <w:p w14:paraId="3BD0CFD1" w14:textId="77777777" w:rsidR="00F16637" w:rsidRDefault="00F16637" w:rsidP="00F16637">
      <w:pPr>
        <w:rPr>
          <w:rFonts w:asciiTheme="minorHAnsi" w:hAnsiTheme="minorHAnsi" w:cstheme="minorHAnsi"/>
          <w:b/>
          <w:bCs/>
          <w:sz w:val="22"/>
          <w:szCs w:val="22"/>
        </w:rPr>
      </w:pPr>
    </w:p>
    <w:p w14:paraId="55B556E3" w14:textId="77777777" w:rsidR="005F1860" w:rsidRDefault="005F1860" w:rsidP="00F16637">
      <w:pPr>
        <w:rPr>
          <w:rFonts w:asciiTheme="minorHAnsi" w:hAnsiTheme="minorHAnsi" w:cstheme="minorHAnsi"/>
          <w:b/>
          <w:bCs/>
          <w:sz w:val="22"/>
          <w:szCs w:val="22"/>
        </w:rPr>
      </w:pPr>
    </w:p>
    <w:p w14:paraId="5E0287D2" w14:textId="77777777" w:rsidR="005F1860" w:rsidRDefault="005F1860" w:rsidP="00F16637">
      <w:pPr>
        <w:rPr>
          <w:rFonts w:asciiTheme="minorHAnsi" w:hAnsiTheme="minorHAnsi" w:cstheme="minorHAnsi"/>
          <w:b/>
          <w:bCs/>
          <w:sz w:val="22"/>
          <w:szCs w:val="22"/>
        </w:rPr>
      </w:pPr>
    </w:p>
    <w:p w14:paraId="54C1467D" w14:textId="77777777" w:rsidR="00F16637" w:rsidRDefault="00F16637" w:rsidP="00F16637">
      <w:pPr>
        <w:rPr>
          <w:rFonts w:asciiTheme="minorHAnsi" w:hAnsiTheme="minorHAnsi" w:cstheme="minorHAnsi"/>
          <w:b/>
          <w:bCs/>
          <w:sz w:val="22"/>
          <w:szCs w:val="22"/>
        </w:rPr>
      </w:pPr>
    </w:p>
    <w:p w14:paraId="15BA00C8" w14:textId="77777777" w:rsidR="00F16637" w:rsidRDefault="00F16637" w:rsidP="00F16637">
      <w:pPr>
        <w:rPr>
          <w:rFonts w:asciiTheme="minorHAnsi" w:hAnsiTheme="minorHAnsi" w:cstheme="minorHAnsi"/>
          <w:b/>
          <w:bCs/>
          <w:sz w:val="22"/>
          <w:szCs w:val="22"/>
        </w:rPr>
      </w:pPr>
    </w:p>
    <w:p w14:paraId="5642F528" w14:textId="77777777" w:rsidR="00F16637" w:rsidRDefault="00F16637" w:rsidP="00F16637">
      <w:pPr>
        <w:pStyle w:val="Heading1"/>
      </w:pPr>
      <w:bookmarkStart w:id="116" w:name="_Toc174889626"/>
      <w:r>
        <w:lastRenderedPageBreak/>
        <w:t>Chapter 5 Quiz</w:t>
      </w:r>
      <w:bookmarkEnd w:id="116"/>
    </w:p>
    <w:p w14:paraId="61C3F2C5" w14:textId="77777777" w:rsidR="00F16637" w:rsidRDefault="00F16637" w:rsidP="00F16637">
      <w:pPr>
        <w:rPr>
          <w:rFonts w:asciiTheme="minorHAnsi" w:hAnsiTheme="minorHAnsi" w:cstheme="minorHAnsi"/>
          <w:b/>
          <w:bCs/>
          <w:sz w:val="22"/>
          <w:szCs w:val="22"/>
        </w:rPr>
      </w:pPr>
    </w:p>
    <w:p w14:paraId="35455758" w14:textId="77777777" w:rsidR="00F16637" w:rsidRPr="007B4E38" w:rsidRDefault="00F16637" w:rsidP="00F16637">
      <w:pPr>
        <w:rPr>
          <w:rFonts w:asciiTheme="minorHAnsi" w:hAnsiTheme="minorHAnsi" w:cstheme="minorHAnsi"/>
          <w:sz w:val="22"/>
          <w:szCs w:val="22"/>
        </w:rPr>
      </w:pPr>
      <w:r w:rsidRPr="007B4E38">
        <w:rPr>
          <w:rFonts w:asciiTheme="minorHAnsi" w:hAnsiTheme="minorHAnsi" w:cstheme="minorHAnsi"/>
          <w:b/>
          <w:bCs/>
          <w:sz w:val="22"/>
          <w:szCs w:val="22"/>
        </w:rPr>
        <w:t>Questions:</w:t>
      </w:r>
    </w:p>
    <w:p w14:paraId="40349466" w14:textId="77777777" w:rsidR="00F16637" w:rsidRPr="007B4E38" w:rsidRDefault="00F16637" w:rsidP="00145AC7">
      <w:pPr>
        <w:numPr>
          <w:ilvl w:val="0"/>
          <w:numId w:val="122"/>
        </w:numPr>
        <w:spacing w:after="180"/>
        <w:rPr>
          <w:rFonts w:asciiTheme="minorHAnsi" w:hAnsiTheme="minorHAnsi" w:cstheme="minorHAnsi"/>
          <w:sz w:val="22"/>
          <w:szCs w:val="22"/>
        </w:rPr>
      </w:pPr>
      <w:r w:rsidRPr="007B4E38">
        <w:rPr>
          <w:rFonts w:asciiTheme="minorHAnsi" w:hAnsiTheme="minorHAnsi" w:cstheme="minorHAnsi"/>
          <w:sz w:val="22"/>
          <w:szCs w:val="22"/>
        </w:rPr>
        <w:t>What is the primary difference between regression and classification models in predictive modeling?</w:t>
      </w:r>
    </w:p>
    <w:p w14:paraId="3C2DE732" w14:textId="77777777" w:rsidR="00F16637" w:rsidRPr="007B4E38" w:rsidRDefault="00F16637" w:rsidP="00145AC7">
      <w:pPr>
        <w:numPr>
          <w:ilvl w:val="0"/>
          <w:numId w:val="122"/>
        </w:numPr>
        <w:spacing w:after="180"/>
        <w:rPr>
          <w:rFonts w:asciiTheme="minorHAnsi" w:hAnsiTheme="minorHAnsi" w:cstheme="minorHAnsi"/>
          <w:sz w:val="22"/>
          <w:szCs w:val="22"/>
        </w:rPr>
      </w:pPr>
      <w:r w:rsidRPr="007B4E38">
        <w:rPr>
          <w:rFonts w:asciiTheme="minorHAnsi" w:hAnsiTheme="minorHAnsi" w:cstheme="minorHAnsi"/>
          <w:sz w:val="22"/>
          <w:szCs w:val="22"/>
        </w:rPr>
        <w:t>How does the quality of the modeling dataset impact the accuracy of predictive models?</w:t>
      </w:r>
    </w:p>
    <w:p w14:paraId="480B3059" w14:textId="77777777" w:rsidR="00F16637" w:rsidRPr="007B4E38" w:rsidRDefault="00F16637" w:rsidP="00145AC7">
      <w:pPr>
        <w:numPr>
          <w:ilvl w:val="0"/>
          <w:numId w:val="122"/>
        </w:numPr>
        <w:spacing w:after="180"/>
        <w:rPr>
          <w:rFonts w:asciiTheme="minorHAnsi" w:hAnsiTheme="minorHAnsi" w:cstheme="minorHAnsi"/>
          <w:sz w:val="22"/>
          <w:szCs w:val="22"/>
        </w:rPr>
      </w:pPr>
      <w:r w:rsidRPr="007B4E38">
        <w:rPr>
          <w:rFonts w:asciiTheme="minorHAnsi" w:hAnsiTheme="minorHAnsi" w:cstheme="minorHAnsi"/>
          <w:sz w:val="22"/>
          <w:szCs w:val="22"/>
        </w:rPr>
        <w:t>What are the key steps involved in the model pipeline for data preparation?</w:t>
      </w:r>
    </w:p>
    <w:p w14:paraId="704A8F3C" w14:textId="77777777" w:rsidR="00F16637" w:rsidRPr="007B4E38" w:rsidRDefault="00F16637" w:rsidP="00145AC7">
      <w:pPr>
        <w:numPr>
          <w:ilvl w:val="0"/>
          <w:numId w:val="122"/>
        </w:numPr>
        <w:spacing w:after="180"/>
        <w:rPr>
          <w:rFonts w:asciiTheme="minorHAnsi" w:hAnsiTheme="minorHAnsi" w:cstheme="minorHAnsi"/>
          <w:sz w:val="22"/>
          <w:szCs w:val="22"/>
        </w:rPr>
      </w:pPr>
      <w:r w:rsidRPr="007B4E38">
        <w:rPr>
          <w:rFonts w:asciiTheme="minorHAnsi" w:hAnsiTheme="minorHAnsi" w:cstheme="minorHAnsi"/>
          <w:sz w:val="22"/>
          <w:szCs w:val="22"/>
        </w:rPr>
        <w:t>Explain the difference between linear regression and logistic regression.</w:t>
      </w:r>
    </w:p>
    <w:p w14:paraId="7765E6E1" w14:textId="77777777" w:rsidR="00F16637" w:rsidRPr="007B4E38" w:rsidRDefault="00F16637" w:rsidP="00145AC7">
      <w:pPr>
        <w:numPr>
          <w:ilvl w:val="0"/>
          <w:numId w:val="122"/>
        </w:numPr>
        <w:spacing w:after="180"/>
        <w:rPr>
          <w:rFonts w:asciiTheme="minorHAnsi" w:hAnsiTheme="minorHAnsi" w:cstheme="minorHAnsi"/>
          <w:sz w:val="22"/>
          <w:szCs w:val="22"/>
        </w:rPr>
      </w:pPr>
      <w:r w:rsidRPr="007B4E38">
        <w:rPr>
          <w:rFonts w:asciiTheme="minorHAnsi" w:hAnsiTheme="minorHAnsi" w:cstheme="minorHAnsi"/>
          <w:sz w:val="22"/>
          <w:szCs w:val="22"/>
        </w:rPr>
        <w:t>What role does the logistic function play in logistic regression?</w:t>
      </w:r>
    </w:p>
    <w:p w14:paraId="1B575022" w14:textId="77777777" w:rsidR="00F16637" w:rsidRPr="007B4E38" w:rsidRDefault="00F16637" w:rsidP="00145AC7">
      <w:pPr>
        <w:numPr>
          <w:ilvl w:val="0"/>
          <w:numId w:val="122"/>
        </w:numPr>
        <w:spacing w:after="180"/>
        <w:rPr>
          <w:rFonts w:asciiTheme="minorHAnsi" w:hAnsiTheme="minorHAnsi" w:cstheme="minorHAnsi"/>
          <w:sz w:val="22"/>
          <w:szCs w:val="22"/>
        </w:rPr>
      </w:pPr>
      <w:r w:rsidRPr="007B4E38">
        <w:rPr>
          <w:rFonts w:asciiTheme="minorHAnsi" w:hAnsiTheme="minorHAnsi" w:cstheme="minorHAnsi"/>
          <w:sz w:val="22"/>
          <w:szCs w:val="22"/>
        </w:rPr>
        <w:t>How is the odds ratio interpreted in the context of logistic regression?</w:t>
      </w:r>
    </w:p>
    <w:p w14:paraId="7FA9EEB5" w14:textId="77777777" w:rsidR="00F16637" w:rsidRPr="007B4E38" w:rsidRDefault="00F16637" w:rsidP="00145AC7">
      <w:pPr>
        <w:numPr>
          <w:ilvl w:val="0"/>
          <w:numId w:val="122"/>
        </w:numPr>
        <w:spacing w:after="180"/>
        <w:rPr>
          <w:rFonts w:asciiTheme="minorHAnsi" w:hAnsiTheme="minorHAnsi" w:cstheme="minorHAnsi"/>
          <w:sz w:val="22"/>
          <w:szCs w:val="22"/>
        </w:rPr>
      </w:pPr>
      <w:r w:rsidRPr="007B4E38">
        <w:rPr>
          <w:rFonts w:asciiTheme="minorHAnsi" w:hAnsiTheme="minorHAnsi" w:cstheme="minorHAnsi"/>
          <w:sz w:val="22"/>
          <w:szCs w:val="22"/>
        </w:rPr>
        <w:t>What assumptions must be met for logistic regression to be effective?</w:t>
      </w:r>
    </w:p>
    <w:p w14:paraId="35378519" w14:textId="77777777" w:rsidR="00F16637" w:rsidRPr="007B4E38" w:rsidRDefault="00F16637" w:rsidP="00145AC7">
      <w:pPr>
        <w:numPr>
          <w:ilvl w:val="0"/>
          <w:numId w:val="122"/>
        </w:numPr>
        <w:spacing w:after="180"/>
        <w:rPr>
          <w:rFonts w:asciiTheme="minorHAnsi" w:hAnsiTheme="minorHAnsi" w:cstheme="minorHAnsi"/>
          <w:sz w:val="22"/>
          <w:szCs w:val="22"/>
        </w:rPr>
      </w:pPr>
      <w:r w:rsidRPr="007B4E38">
        <w:rPr>
          <w:rFonts w:asciiTheme="minorHAnsi" w:hAnsiTheme="minorHAnsi" w:cstheme="minorHAnsi"/>
          <w:sz w:val="22"/>
          <w:szCs w:val="22"/>
        </w:rPr>
        <w:t>What is the significance of the logit link function in logistic regression?</w:t>
      </w:r>
    </w:p>
    <w:p w14:paraId="2DF9E6ED" w14:textId="77777777" w:rsidR="00F16637" w:rsidRPr="007B4E38" w:rsidRDefault="00F16637" w:rsidP="00145AC7">
      <w:pPr>
        <w:numPr>
          <w:ilvl w:val="0"/>
          <w:numId w:val="122"/>
        </w:numPr>
        <w:spacing w:after="180"/>
        <w:rPr>
          <w:rFonts w:asciiTheme="minorHAnsi" w:hAnsiTheme="minorHAnsi" w:cstheme="minorHAnsi"/>
          <w:sz w:val="22"/>
          <w:szCs w:val="22"/>
        </w:rPr>
      </w:pPr>
      <w:r w:rsidRPr="007B4E38">
        <w:rPr>
          <w:rFonts w:asciiTheme="minorHAnsi" w:hAnsiTheme="minorHAnsi" w:cstheme="minorHAnsi"/>
          <w:sz w:val="22"/>
          <w:szCs w:val="22"/>
        </w:rPr>
        <w:t>How do decision trees differ from logistic regression in handling multicollinearity?</w:t>
      </w:r>
    </w:p>
    <w:p w14:paraId="671CD994" w14:textId="77777777" w:rsidR="00F16637" w:rsidRPr="007B4E38" w:rsidRDefault="00F16637" w:rsidP="00145AC7">
      <w:pPr>
        <w:numPr>
          <w:ilvl w:val="0"/>
          <w:numId w:val="122"/>
        </w:numPr>
        <w:spacing w:after="180"/>
        <w:rPr>
          <w:rFonts w:asciiTheme="minorHAnsi" w:hAnsiTheme="minorHAnsi" w:cstheme="minorHAnsi"/>
          <w:sz w:val="22"/>
          <w:szCs w:val="22"/>
        </w:rPr>
      </w:pPr>
      <w:r w:rsidRPr="007B4E38">
        <w:rPr>
          <w:rFonts w:asciiTheme="minorHAnsi" w:hAnsiTheme="minorHAnsi" w:cstheme="minorHAnsi"/>
          <w:sz w:val="22"/>
          <w:szCs w:val="22"/>
        </w:rPr>
        <w:t>What is impurity, and how is it used in constructing decision trees?</w:t>
      </w:r>
    </w:p>
    <w:p w14:paraId="58D3E78B" w14:textId="77777777" w:rsidR="00F16637" w:rsidRPr="007B4E38" w:rsidRDefault="00F16637" w:rsidP="00145AC7">
      <w:pPr>
        <w:numPr>
          <w:ilvl w:val="0"/>
          <w:numId w:val="122"/>
        </w:numPr>
        <w:spacing w:after="180"/>
        <w:rPr>
          <w:rFonts w:asciiTheme="minorHAnsi" w:hAnsiTheme="minorHAnsi" w:cstheme="minorHAnsi"/>
          <w:sz w:val="22"/>
          <w:szCs w:val="22"/>
        </w:rPr>
      </w:pPr>
      <w:r w:rsidRPr="007B4E38">
        <w:rPr>
          <w:rFonts w:asciiTheme="minorHAnsi" w:hAnsiTheme="minorHAnsi" w:cstheme="minorHAnsi"/>
          <w:sz w:val="22"/>
          <w:szCs w:val="22"/>
        </w:rPr>
        <w:t>Describe the process of creating child nodes in a decision tree.</w:t>
      </w:r>
    </w:p>
    <w:p w14:paraId="5466A519" w14:textId="77777777" w:rsidR="00F16637" w:rsidRPr="007B4E38" w:rsidRDefault="00F16637" w:rsidP="00145AC7">
      <w:pPr>
        <w:numPr>
          <w:ilvl w:val="0"/>
          <w:numId w:val="122"/>
        </w:numPr>
        <w:spacing w:after="180"/>
        <w:rPr>
          <w:rFonts w:asciiTheme="minorHAnsi" w:hAnsiTheme="minorHAnsi" w:cstheme="minorHAnsi"/>
          <w:sz w:val="22"/>
          <w:szCs w:val="22"/>
        </w:rPr>
      </w:pPr>
      <w:r w:rsidRPr="007B4E38">
        <w:rPr>
          <w:rFonts w:asciiTheme="minorHAnsi" w:hAnsiTheme="minorHAnsi" w:cstheme="minorHAnsi"/>
          <w:sz w:val="22"/>
          <w:szCs w:val="22"/>
        </w:rPr>
        <w:t>What is the purpose of pruning in decision trees?</w:t>
      </w:r>
    </w:p>
    <w:p w14:paraId="00D8959D" w14:textId="77777777" w:rsidR="00F16637" w:rsidRPr="007B4E38" w:rsidRDefault="00F16637" w:rsidP="00145AC7">
      <w:pPr>
        <w:numPr>
          <w:ilvl w:val="0"/>
          <w:numId w:val="122"/>
        </w:numPr>
        <w:spacing w:after="180"/>
        <w:rPr>
          <w:rFonts w:asciiTheme="minorHAnsi" w:hAnsiTheme="minorHAnsi" w:cstheme="minorHAnsi"/>
          <w:sz w:val="22"/>
          <w:szCs w:val="22"/>
        </w:rPr>
      </w:pPr>
      <w:r w:rsidRPr="007B4E38">
        <w:rPr>
          <w:rFonts w:asciiTheme="minorHAnsi" w:hAnsiTheme="minorHAnsi" w:cstheme="minorHAnsi"/>
          <w:sz w:val="22"/>
          <w:szCs w:val="22"/>
        </w:rPr>
        <w:t>How is the ROC-AUC metric used to evaluate the performance of a decision tree model?</w:t>
      </w:r>
    </w:p>
    <w:p w14:paraId="0FF0603C" w14:textId="77777777" w:rsidR="00F16637" w:rsidRPr="007B4E38" w:rsidRDefault="00F16637" w:rsidP="00145AC7">
      <w:pPr>
        <w:numPr>
          <w:ilvl w:val="0"/>
          <w:numId w:val="122"/>
        </w:numPr>
        <w:spacing w:after="180"/>
        <w:rPr>
          <w:rFonts w:asciiTheme="minorHAnsi" w:hAnsiTheme="minorHAnsi" w:cstheme="minorHAnsi"/>
          <w:sz w:val="22"/>
          <w:szCs w:val="22"/>
        </w:rPr>
      </w:pPr>
      <w:r w:rsidRPr="007B4E38">
        <w:rPr>
          <w:rFonts w:asciiTheme="minorHAnsi" w:hAnsiTheme="minorHAnsi" w:cstheme="minorHAnsi"/>
          <w:sz w:val="22"/>
          <w:szCs w:val="22"/>
        </w:rPr>
        <w:t>What are the advantages of using decision trees over logistic regression?</w:t>
      </w:r>
    </w:p>
    <w:p w14:paraId="13A89A1E" w14:textId="77777777" w:rsidR="00F16637" w:rsidRPr="007B4E38" w:rsidRDefault="00F16637" w:rsidP="00145AC7">
      <w:pPr>
        <w:numPr>
          <w:ilvl w:val="0"/>
          <w:numId w:val="122"/>
        </w:numPr>
        <w:spacing w:after="180"/>
        <w:rPr>
          <w:rFonts w:asciiTheme="minorHAnsi" w:hAnsiTheme="minorHAnsi" w:cstheme="minorHAnsi"/>
          <w:sz w:val="22"/>
          <w:szCs w:val="22"/>
        </w:rPr>
      </w:pPr>
      <w:r w:rsidRPr="007B4E38">
        <w:rPr>
          <w:rFonts w:asciiTheme="minorHAnsi" w:hAnsiTheme="minorHAnsi" w:cstheme="minorHAnsi"/>
          <w:sz w:val="22"/>
          <w:szCs w:val="22"/>
        </w:rPr>
        <w:t>How does feature selection occur inherently in decision trees?</w:t>
      </w:r>
    </w:p>
    <w:p w14:paraId="462D3858" w14:textId="77777777" w:rsidR="00F16637" w:rsidRPr="007B4E38" w:rsidRDefault="00F16637" w:rsidP="00145AC7">
      <w:pPr>
        <w:numPr>
          <w:ilvl w:val="0"/>
          <w:numId w:val="122"/>
        </w:numPr>
        <w:spacing w:after="180"/>
        <w:rPr>
          <w:rFonts w:asciiTheme="minorHAnsi" w:hAnsiTheme="minorHAnsi" w:cstheme="minorHAnsi"/>
          <w:sz w:val="22"/>
          <w:szCs w:val="22"/>
        </w:rPr>
      </w:pPr>
      <w:r w:rsidRPr="007B4E38">
        <w:rPr>
          <w:rFonts w:asciiTheme="minorHAnsi" w:hAnsiTheme="minorHAnsi" w:cstheme="minorHAnsi"/>
          <w:sz w:val="22"/>
          <w:szCs w:val="22"/>
        </w:rPr>
        <w:t>What is the difference between reduced error pruning and cost complexity pruning?</w:t>
      </w:r>
    </w:p>
    <w:p w14:paraId="4FD75615" w14:textId="77777777" w:rsidR="00F16637" w:rsidRPr="007B4E38" w:rsidRDefault="00F16637" w:rsidP="00145AC7">
      <w:pPr>
        <w:numPr>
          <w:ilvl w:val="0"/>
          <w:numId w:val="122"/>
        </w:numPr>
        <w:spacing w:after="180"/>
        <w:rPr>
          <w:rFonts w:asciiTheme="minorHAnsi" w:hAnsiTheme="minorHAnsi" w:cstheme="minorHAnsi"/>
          <w:sz w:val="22"/>
          <w:szCs w:val="22"/>
        </w:rPr>
      </w:pPr>
      <w:r w:rsidRPr="007B4E38">
        <w:rPr>
          <w:rFonts w:asciiTheme="minorHAnsi" w:hAnsiTheme="minorHAnsi" w:cstheme="minorHAnsi"/>
          <w:sz w:val="22"/>
          <w:szCs w:val="22"/>
        </w:rPr>
        <w:t>Explain the concept of hyperparameter tuning and its importance in machine learning.</w:t>
      </w:r>
    </w:p>
    <w:p w14:paraId="130E3827" w14:textId="77777777" w:rsidR="00F16637" w:rsidRPr="007B4E38" w:rsidRDefault="00F16637" w:rsidP="00145AC7">
      <w:pPr>
        <w:numPr>
          <w:ilvl w:val="0"/>
          <w:numId w:val="122"/>
        </w:numPr>
        <w:spacing w:after="180"/>
        <w:rPr>
          <w:rFonts w:asciiTheme="minorHAnsi" w:hAnsiTheme="minorHAnsi" w:cstheme="minorHAnsi"/>
          <w:sz w:val="22"/>
          <w:szCs w:val="22"/>
        </w:rPr>
      </w:pPr>
      <w:r w:rsidRPr="007B4E38">
        <w:rPr>
          <w:rFonts w:asciiTheme="minorHAnsi" w:hAnsiTheme="minorHAnsi" w:cstheme="minorHAnsi"/>
          <w:sz w:val="22"/>
          <w:szCs w:val="22"/>
        </w:rPr>
        <w:t>How can overfitting be prevented in decision trees?</w:t>
      </w:r>
    </w:p>
    <w:p w14:paraId="238CDF73" w14:textId="77777777" w:rsidR="00F16637" w:rsidRPr="007B4E38" w:rsidRDefault="00F16637" w:rsidP="00145AC7">
      <w:pPr>
        <w:numPr>
          <w:ilvl w:val="0"/>
          <w:numId w:val="122"/>
        </w:numPr>
        <w:spacing w:after="180"/>
        <w:rPr>
          <w:rFonts w:asciiTheme="minorHAnsi" w:hAnsiTheme="minorHAnsi" w:cstheme="minorHAnsi"/>
          <w:sz w:val="22"/>
          <w:szCs w:val="22"/>
        </w:rPr>
      </w:pPr>
      <w:r w:rsidRPr="007B4E38">
        <w:rPr>
          <w:rFonts w:asciiTheme="minorHAnsi" w:hAnsiTheme="minorHAnsi" w:cstheme="minorHAnsi"/>
          <w:sz w:val="22"/>
          <w:szCs w:val="22"/>
        </w:rPr>
        <w:t>What are the key performance metrics used to evaluate a decision tree model?</w:t>
      </w:r>
    </w:p>
    <w:p w14:paraId="6E6509DA" w14:textId="77777777" w:rsidR="00F16637" w:rsidRDefault="00F16637" w:rsidP="00145AC7">
      <w:pPr>
        <w:numPr>
          <w:ilvl w:val="0"/>
          <w:numId w:val="122"/>
        </w:numPr>
        <w:spacing w:after="180"/>
        <w:rPr>
          <w:rFonts w:asciiTheme="minorHAnsi" w:hAnsiTheme="minorHAnsi" w:cstheme="minorHAnsi"/>
          <w:sz w:val="22"/>
          <w:szCs w:val="22"/>
        </w:rPr>
      </w:pPr>
      <w:r w:rsidRPr="007B4E38">
        <w:rPr>
          <w:rFonts w:asciiTheme="minorHAnsi" w:hAnsiTheme="minorHAnsi" w:cstheme="minorHAnsi"/>
          <w:sz w:val="22"/>
          <w:szCs w:val="22"/>
        </w:rPr>
        <w:lastRenderedPageBreak/>
        <w:t>What are the pros and cons of using logistic regression versus decision trees for predictive modeling?</w:t>
      </w:r>
    </w:p>
    <w:p w14:paraId="3537F08C" w14:textId="77777777" w:rsidR="00F16637" w:rsidRDefault="00F16637" w:rsidP="00F16637">
      <w:pPr>
        <w:ind w:left="720"/>
        <w:rPr>
          <w:rFonts w:asciiTheme="minorHAnsi" w:hAnsiTheme="minorHAnsi" w:cstheme="minorHAnsi"/>
          <w:sz w:val="22"/>
          <w:szCs w:val="22"/>
        </w:rPr>
      </w:pPr>
    </w:p>
    <w:p w14:paraId="3E140A8B" w14:textId="77777777" w:rsidR="00F16637" w:rsidRDefault="00F16637" w:rsidP="00F16637">
      <w:pPr>
        <w:ind w:left="720"/>
        <w:rPr>
          <w:rFonts w:asciiTheme="minorHAnsi" w:hAnsiTheme="minorHAnsi" w:cstheme="minorHAnsi"/>
          <w:sz w:val="22"/>
          <w:szCs w:val="22"/>
        </w:rPr>
      </w:pPr>
    </w:p>
    <w:p w14:paraId="21E54E9D" w14:textId="77777777" w:rsidR="00F16637" w:rsidRDefault="00F16637" w:rsidP="00F16637">
      <w:pPr>
        <w:ind w:left="720"/>
        <w:rPr>
          <w:rFonts w:asciiTheme="minorHAnsi" w:hAnsiTheme="minorHAnsi" w:cstheme="minorHAnsi"/>
          <w:sz w:val="22"/>
          <w:szCs w:val="22"/>
        </w:rPr>
      </w:pPr>
    </w:p>
    <w:p w14:paraId="7505A7E3" w14:textId="77777777" w:rsidR="00F16637" w:rsidRDefault="00F16637" w:rsidP="00F16637">
      <w:pPr>
        <w:ind w:left="720"/>
        <w:rPr>
          <w:rFonts w:asciiTheme="minorHAnsi" w:hAnsiTheme="minorHAnsi" w:cstheme="minorHAnsi"/>
          <w:sz w:val="22"/>
          <w:szCs w:val="22"/>
        </w:rPr>
      </w:pPr>
    </w:p>
    <w:p w14:paraId="75069AE9" w14:textId="77777777" w:rsidR="00F16637" w:rsidRDefault="00F16637" w:rsidP="00F16637">
      <w:pPr>
        <w:ind w:left="720"/>
        <w:rPr>
          <w:rFonts w:asciiTheme="minorHAnsi" w:hAnsiTheme="minorHAnsi" w:cstheme="minorHAnsi"/>
          <w:sz w:val="22"/>
          <w:szCs w:val="22"/>
        </w:rPr>
      </w:pPr>
    </w:p>
    <w:p w14:paraId="1971C8C5" w14:textId="77777777" w:rsidR="00F16637" w:rsidRDefault="00F16637" w:rsidP="00F16637">
      <w:pPr>
        <w:ind w:left="720"/>
        <w:rPr>
          <w:rFonts w:asciiTheme="minorHAnsi" w:hAnsiTheme="minorHAnsi" w:cstheme="minorHAnsi"/>
          <w:sz w:val="22"/>
          <w:szCs w:val="22"/>
        </w:rPr>
      </w:pPr>
    </w:p>
    <w:p w14:paraId="3D2FE53D" w14:textId="77777777" w:rsidR="00F16637" w:rsidRDefault="00F16637" w:rsidP="00F16637">
      <w:pPr>
        <w:ind w:left="720"/>
        <w:rPr>
          <w:rFonts w:asciiTheme="minorHAnsi" w:hAnsiTheme="minorHAnsi" w:cstheme="minorHAnsi"/>
          <w:sz w:val="22"/>
          <w:szCs w:val="22"/>
        </w:rPr>
      </w:pPr>
    </w:p>
    <w:p w14:paraId="717A2D6C" w14:textId="77777777" w:rsidR="00F16637" w:rsidRDefault="00F16637" w:rsidP="00F16637">
      <w:pPr>
        <w:ind w:left="720"/>
        <w:rPr>
          <w:rFonts w:asciiTheme="minorHAnsi" w:hAnsiTheme="minorHAnsi" w:cstheme="minorHAnsi"/>
          <w:sz w:val="22"/>
          <w:szCs w:val="22"/>
        </w:rPr>
      </w:pPr>
    </w:p>
    <w:p w14:paraId="772D8762" w14:textId="77777777" w:rsidR="00F16637" w:rsidRDefault="00F16637" w:rsidP="00F16637">
      <w:pPr>
        <w:ind w:left="720"/>
        <w:rPr>
          <w:rFonts w:asciiTheme="minorHAnsi" w:hAnsiTheme="minorHAnsi" w:cstheme="minorHAnsi"/>
          <w:sz w:val="22"/>
          <w:szCs w:val="22"/>
        </w:rPr>
      </w:pPr>
    </w:p>
    <w:p w14:paraId="28AFC43F" w14:textId="77777777" w:rsidR="00F16637" w:rsidRDefault="00F16637" w:rsidP="00F16637">
      <w:pPr>
        <w:ind w:left="720"/>
        <w:rPr>
          <w:rFonts w:asciiTheme="minorHAnsi" w:hAnsiTheme="minorHAnsi" w:cstheme="minorHAnsi"/>
          <w:sz w:val="22"/>
          <w:szCs w:val="22"/>
        </w:rPr>
      </w:pPr>
    </w:p>
    <w:p w14:paraId="7A087249" w14:textId="77777777" w:rsidR="00F16637" w:rsidRDefault="00F16637" w:rsidP="00F16637">
      <w:pPr>
        <w:ind w:left="720"/>
        <w:rPr>
          <w:rFonts w:asciiTheme="minorHAnsi" w:hAnsiTheme="minorHAnsi" w:cstheme="minorHAnsi"/>
          <w:sz w:val="22"/>
          <w:szCs w:val="22"/>
        </w:rPr>
      </w:pPr>
    </w:p>
    <w:p w14:paraId="31154CB6" w14:textId="77777777" w:rsidR="00F16637" w:rsidRDefault="00F16637" w:rsidP="00F16637">
      <w:pPr>
        <w:ind w:left="720"/>
        <w:rPr>
          <w:rFonts w:asciiTheme="minorHAnsi" w:hAnsiTheme="minorHAnsi" w:cstheme="minorHAnsi"/>
          <w:sz w:val="22"/>
          <w:szCs w:val="22"/>
        </w:rPr>
      </w:pPr>
    </w:p>
    <w:p w14:paraId="192CB511" w14:textId="77777777" w:rsidR="00F16637" w:rsidRDefault="00F16637" w:rsidP="00F16637">
      <w:pPr>
        <w:ind w:left="720"/>
        <w:rPr>
          <w:rFonts w:asciiTheme="minorHAnsi" w:hAnsiTheme="minorHAnsi" w:cstheme="minorHAnsi"/>
          <w:sz w:val="22"/>
          <w:szCs w:val="22"/>
        </w:rPr>
      </w:pPr>
    </w:p>
    <w:p w14:paraId="632B0392" w14:textId="77777777" w:rsidR="00F16637" w:rsidRDefault="00F16637" w:rsidP="00F16637">
      <w:pPr>
        <w:ind w:left="720"/>
        <w:rPr>
          <w:rFonts w:asciiTheme="minorHAnsi" w:hAnsiTheme="minorHAnsi" w:cstheme="minorHAnsi"/>
          <w:sz w:val="22"/>
          <w:szCs w:val="22"/>
        </w:rPr>
      </w:pPr>
    </w:p>
    <w:p w14:paraId="0434F34D" w14:textId="77777777" w:rsidR="00F16637" w:rsidRDefault="00F16637" w:rsidP="00F16637">
      <w:pPr>
        <w:ind w:left="720"/>
        <w:rPr>
          <w:rFonts w:asciiTheme="minorHAnsi" w:hAnsiTheme="minorHAnsi" w:cstheme="minorHAnsi"/>
          <w:sz w:val="22"/>
          <w:szCs w:val="22"/>
        </w:rPr>
      </w:pPr>
    </w:p>
    <w:p w14:paraId="7E667CBA" w14:textId="77777777" w:rsidR="00F16637" w:rsidRDefault="00F16637" w:rsidP="00F16637">
      <w:pPr>
        <w:ind w:left="720"/>
        <w:rPr>
          <w:rFonts w:asciiTheme="minorHAnsi" w:hAnsiTheme="minorHAnsi" w:cstheme="minorHAnsi"/>
          <w:sz w:val="22"/>
          <w:szCs w:val="22"/>
        </w:rPr>
      </w:pPr>
    </w:p>
    <w:p w14:paraId="3CCBEEC5" w14:textId="77777777" w:rsidR="00F16637" w:rsidRDefault="00F16637" w:rsidP="00F16637">
      <w:pPr>
        <w:ind w:left="720"/>
        <w:rPr>
          <w:rFonts w:asciiTheme="minorHAnsi" w:hAnsiTheme="minorHAnsi" w:cstheme="minorHAnsi"/>
          <w:sz w:val="22"/>
          <w:szCs w:val="22"/>
        </w:rPr>
      </w:pPr>
    </w:p>
    <w:p w14:paraId="7693D780" w14:textId="77777777" w:rsidR="00F16637" w:rsidRDefault="00F16637" w:rsidP="00F16637">
      <w:pPr>
        <w:ind w:left="720"/>
        <w:rPr>
          <w:rFonts w:asciiTheme="minorHAnsi" w:hAnsiTheme="minorHAnsi" w:cstheme="minorHAnsi"/>
          <w:sz w:val="22"/>
          <w:szCs w:val="22"/>
        </w:rPr>
      </w:pPr>
    </w:p>
    <w:p w14:paraId="20BF44D6" w14:textId="77777777" w:rsidR="00F16637" w:rsidRDefault="00F16637" w:rsidP="00F16637">
      <w:pPr>
        <w:ind w:left="720"/>
        <w:rPr>
          <w:rFonts w:asciiTheme="minorHAnsi" w:hAnsiTheme="minorHAnsi" w:cstheme="minorHAnsi"/>
          <w:sz w:val="22"/>
          <w:szCs w:val="22"/>
        </w:rPr>
      </w:pPr>
    </w:p>
    <w:p w14:paraId="64C0789E" w14:textId="77777777" w:rsidR="00F16637" w:rsidRDefault="00F16637" w:rsidP="00F16637">
      <w:pPr>
        <w:ind w:left="720"/>
        <w:rPr>
          <w:rFonts w:asciiTheme="minorHAnsi" w:hAnsiTheme="minorHAnsi" w:cstheme="minorHAnsi"/>
          <w:sz w:val="22"/>
          <w:szCs w:val="22"/>
        </w:rPr>
      </w:pPr>
    </w:p>
    <w:p w14:paraId="46E02C0D" w14:textId="77777777" w:rsidR="00F16637" w:rsidRDefault="00F16637" w:rsidP="00F16637">
      <w:pPr>
        <w:ind w:left="720"/>
        <w:rPr>
          <w:rFonts w:asciiTheme="minorHAnsi" w:hAnsiTheme="minorHAnsi" w:cstheme="minorHAnsi"/>
          <w:sz w:val="22"/>
          <w:szCs w:val="22"/>
        </w:rPr>
      </w:pPr>
    </w:p>
    <w:p w14:paraId="2106C2B8" w14:textId="77777777" w:rsidR="00F16637" w:rsidRDefault="00F16637" w:rsidP="00F16637">
      <w:pPr>
        <w:ind w:left="720"/>
        <w:rPr>
          <w:rFonts w:asciiTheme="minorHAnsi" w:hAnsiTheme="minorHAnsi" w:cstheme="minorHAnsi"/>
          <w:sz w:val="22"/>
          <w:szCs w:val="22"/>
        </w:rPr>
      </w:pPr>
    </w:p>
    <w:p w14:paraId="1B68D813" w14:textId="77777777" w:rsidR="00F16637" w:rsidRDefault="00F16637" w:rsidP="00F16637">
      <w:pPr>
        <w:ind w:left="720"/>
        <w:rPr>
          <w:rFonts w:asciiTheme="minorHAnsi" w:hAnsiTheme="minorHAnsi" w:cstheme="minorHAnsi"/>
          <w:sz w:val="22"/>
          <w:szCs w:val="22"/>
        </w:rPr>
      </w:pPr>
    </w:p>
    <w:p w14:paraId="20361278" w14:textId="77777777" w:rsidR="00F16637" w:rsidRDefault="00F16637" w:rsidP="00F16637">
      <w:pPr>
        <w:ind w:left="720"/>
        <w:rPr>
          <w:rFonts w:asciiTheme="minorHAnsi" w:hAnsiTheme="minorHAnsi" w:cstheme="minorHAnsi"/>
          <w:sz w:val="22"/>
          <w:szCs w:val="22"/>
        </w:rPr>
      </w:pPr>
    </w:p>
    <w:p w14:paraId="556F3699" w14:textId="77777777" w:rsidR="00F16637" w:rsidRDefault="00F16637" w:rsidP="00F16637">
      <w:pPr>
        <w:ind w:left="720"/>
        <w:rPr>
          <w:rFonts w:asciiTheme="minorHAnsi" w:hAnsiTheme="minorHAnsi" w:cstheme="minorHAnsi"/>
          <w:sz w:val="22"/>
          <w:szCs w:val="22"/>
        </w:rPr>
      </w:pPr>
    </w:p>
    <w:p w14:paraId="268E5D7B" w14:textId="77777777" w:rsidR="00F16637" w:rsidRDefault="00F16637" w:rsidP="00F16637">
      <w:pPr>
        <w:ind w:left="720"/>
        <w:rPr>
          <w:rFonts w:asciiTheme="minorHAnsi" w:hAnsiTheme="minorHAnsi" w:cstheme="minorHAnsi"/>
          <w:sz w:val="22"/>
          <w:szCs w:val="22"/>
        </w:rPr>
      </w:pPr>
    </w:p>
    <w:p w14:paraId="3EA4FF9D" w14:textId="77777777" w:rsidR="00F16637" w:rsidRDefault="00F16637" w:rsidP="00F16637">
      <w:pPr>
        <w:ind w:left="720"/>
        <w:rPr>
          <w:rFonts w:asciiTheme="minorHAnsi" w:hAnsiTheme="minorHAnsi" w:cstheme="minorHAnsi"/>
          <w:sz w:val="22"/>
          <w:szCs w:val="22"/>
        </w:rPr>
      </w:pPr>
    </w:p>
    <w:p w14:paraId="5AEF1242" w14:textId="77777777" w:rsidR="00F16637" w:rsidRDefault="00F16637" w:rsidP="00F16637">
      <w:pPr>
        <w:ind w:left="720"/>
        <w:rPr>
          <w:rFonts w:asciiTheme="minorHAnsi" w:hAnsiTheme="minorHAnsi" w:cstheme="minorHAnsi"/>
          <w:sz w:val="22"/>
          <w:szCs w:val="22"/>
        </w:rPr>
      </w:pPr>
    </w:p>
    <w:p w14:paraId="209C6138" w14:textId="77777777" w:rsidR="00F16637" w:rsidRDefault="00F16637" w:rsidP="00F16637">
      <w:pPr>
        <w:ind w:left="720"/>
        <w:rPr>
          <w:rFonts w:asciiTheme="minorHAnsi" w:hAnsiTheme="minorHAnsi" w:cstheme="minorHAnsi"/>
          <w:sz w:val="22"/>
          <w:szCs w:val="22"/>
        </w:rPr>
      </w:pPr>
    </w:p>
    <w:p w14:paraId="2A4A62C2" w14:textId="77777777" w:rsidR="00F16637" w:rsidRDefault="00F16637" w:rsidP="00F16637">
      <w:pPr>
        <w:ind w:left="720"/>
        <w:rPr>
          <w:rFonts w:asciiTheme="minorHAnsi" w:hAnsiTheme="minorHAnsi" w:cstheme="minorHAnsi"/>
          <w:sz w:val="22"/>
          <w:szCs w:val="22"/>
        </w:rPr>
      </w:pPr>
    </w:p>
    <w:p w14:paraId="02BB75E9" w14:textId="77777777" w:rsidR="00F16637" w:rsidRDefault="00F16637" w:rsidP="00F16637">
      <w:pPr>
        <w:ind w:left="720"/>
        <w:rPr>
          <w:rFonts w:asciiTheme="minorHAnsi" w:hAnsiTheme="minorHAnsi" w:cstheme="minorHAnsi"/>
          <w:sz w:val="22"/>
          <w:szCs w:val="22"/>
        </w:rPr>
      </w:pPr>
    </w:p>
    <w:p w14:paraId="6CA71F6B" w14:textId="77777777" w:rsidR="00F16637" w:rsidRDefault="00F16637" w:rsidP="00F16637">
      <w:pPr>
        <w:ind w:left="720"/>
        <w:rPr>
          <w:rFonts w:asciiTheme="minorHAnsi" w:hAnsiTheme="minorHAnsi" w:cstheme="minorHAnsi"/>
          <w:sz w:val="22"/>
          <w:szCs w:val="22"/>
        </w:rPr>
      </w:pPr>
    </w:p>
    <w:p w14:paraId="626D396B" w14:textId="77777777" w:rsidR="00F16637" w:rsidRDefault="00F16637" w:rsidP="00F16637">
      <w:pPr>
        <w:ind w:left="720"/>
        <w:rPr>
          <w:rFonts w:asciiTheme="minorHAnsi" w:hAnsiTheme="minorHAnsi" w:cstheme="minorHAnsi"/>
          <w:sz w:val="22"/>
          <w:szCs w:val="22"/>
        </w:rPr>
      </w:pPr>
    </w:p>
    <w:p w14:paraId="13409DDB" w14:textId="77777777" w:rsidR="00F16637" w:rsidRDefault="00F16637" w:rsidP="00F16637">
      <w:pPr>
        <w:ind w:left="720"/>
        <w:rPr>
          <w:rFonts w:asciiTheme="minorHAnsi" w:hAnsiTheme="minorHAnsi" w:cstheme="minorHAnsi"/>
          <w:sz w:val="22"/>
          <w:szCs w:val="22"/>
        </w:rPr>
      </w:pPr>
    </w:p>
    <w:p w14:paraId="30F4A830" w14:textId="77777777" w:rsidR="00F16637" w:rsidRDefault="00F16637" w:rsidP="00F16637">
      <w:pPr>
        <w:ind w:left="720"/>
        <w:rPr>
          <w:rFonts w:asciiTheme="minorHAnsi" w:hAnsiTheme="minorHAnsi" w:cstheme="minorHAnsi"/>
          <w:sz w:val="22"/>
          <w:szCs w:val="22"/>
        </w:rPr>
      </w:pPr>
    </w:p>
    <w:p w14:paraId="34E4F3CF" w14:textId="77777777" w:rsidR="00F16637" w:rsidRDefault="00F16637" w:rsidP="00F16637">
      <w:pPr>
        <w:ind w:left="720"/>
        <w:rPr>
          <w:rFonts w:asciiTheme="minorHAnsi" w:hAnsiTheme="minorHAnsi" w:cstheme="minorHAnsi"/>
          <w:sz w:val="22"/>
          <w:szCs w:val="22"/>
        </w:rPr>
      </w:pPr>
    </w:p>
    <w:p w14:paraId="4E6A12C8" w14:textId="77777777" w:rsidR="00F16637" w:rsidRDefault="00F16637" w:rsidP="00F16637">
      <w:pPr>
        <w:pStyle w:val="Heading1"/>
      </w:pPr>
      <w:bookmarkStart w:id="117" w:name="_Toc174889627"/>
      <w:r>
        <w:lastRenderedPageBreak/>
        <w:t>Chapter 5 Cheat Sheet</w:t>
      </w:r>
      <w:bookmarkEnd w:id="117"/>
    </w:p>
    <w:p w14:paraId="565F608A" w14:textId="77777777" w:rsidR="00F16637" w:rsidRDefault="00F16637" w:rsidP="00F16637">
      <w:pPr>
        <w:ind w:left="720"/>
        <w:rPr>
          <w:rFonts w:asciiTheme="minorHAnsi" w:hAnsiTheme="minorHAnsi" w:cstheme="minorHAnsi"/>
          <w:sz w:val="22"/>
          <w:szCs w:val="22"/>
        </w:rPr>
      </w:pPr>
    </w:p>
    <w:p w14:paraId="24077ED4" w14:textId="77777777" w:rsidR="00F16637" w:rsidRDefault="00F16637" w:rsidP="00F16637">
      <w:pPr>
        <w:ind w:left="720"/>
        <w:rPr>
          <w:rFonts w:asciiTheme="minorHAnsi" w:hAnsiTheme="minorHAnsi" w:cstheme="minorHAnsi"/>
          <w:sz w:val="22"/>
          <w:szCs w:val="22"/>
        </w:rPr>
      </w:pPr>
    </w:p>
    <w:tbl>
      <w:tblPr>
        <w:tblW w:w="5000" w:type="pct"/>
        <w:tblLayout w:type="fixed"/>
        <w:tblLook w:val="04A0" w:firstRow="1" w:lastRow="0" w:firstColumn="1" w:lastColumn="0" w:noHBand="0" w:noVBand="1"/>
      </w:tblPr>
      <w:tblGrid>
        <w:gridCol w:w="1735"/>
        <w:gridCol w:w="2053"/>
        <w:gridCol w:w="2412"/>
        <w:gridCol w:w="2060"/>
      </w:tblGrid>
      <w:tr w:rsidR="00F16637" w:rsidRPr="00BA6F36" w14:paraId="4EA5C8FD" w14:textId="77777777" w:rsidTr="00A23D18">
        <w:trPr>
          <w:trHeight w:val="315"/>
        </w:trPr>
        <w:tc>
          <w:tcPr>
            <w:tcW w:w="1050" w:type="pct"/>
            <w:tcBorders>
              <w:top w:val="single" w:sz="8" w:space="0" w:color="A6A6A6"/>
              <w:left w:val="single" w:sz="8" w:space="0" w:color="A6A6A6"/>
              <w:bottom w:val="single" w:sz="8" w:space="0" w:color="A6A6A6"/>
              <w:right w:val="single" w:sz="8" w:space="0" w:color="A6A6A6"/>
            </w:tcBorders>
            <w:shd w:val="clear" w:color="auto" w:fill="auto"/>
            <w:vAlign w:val="center"/>
            <w:hideMark/>
          </w:tcPr>
          <w:p w14:paraId="4E9945AF" w14:textId="77777777" w:rsidR="00F16637" w:rsidRPr="00BA6F36" w:rsidRDefault="00F16637" w:rsidP="00A23D18">
            <w:pPr>
              <w:jc w:val="center"/>
              <w:rPr>
                <w:rFonts w:asciiTheme="minorHAnsi" w:hAnsiTheme="minorHAnsi" w:cstheme="minorHAnsi"/>
                <w:b/>
                <w:bCs/>
                <w:color w:val="000000"/>
                <w:sz w:val="22"/>
                <w:szCs w:val="22"/>
              </w:rPr>
            </w:pPr>
            <w:r w:rsidRPr="00BA6F36">
              <w:rPr>
                <w:rFonts w:asciiTheme="minorHAnsi" w:hAnsiTheme="minorHAnsi" w:cstheme="minorHAnsi"/>
                <w:b/>
                <w:bCs/>
                <w:color w:val="000000"/>
                <w:sz w:val="22"/>
                <w:szCs w:val="22"/>
              </w:rPr>
              <w:t>Category</w:t>
            </w:r>
          </w:p>
        </w:tc>
        <w:tc>
          <w:tcPr>
            <w:tcW w:w="1243" w:type="pct"/>
            <w:tcBorders>
              <w:top w:val="single" w:sz="8" w:space="0" w:color="A6A6A6"/>
              <w:left w:val="nil"/>
              <w:bottom w:val="single" w:sz="8" w:space="0" w:color="A6A6A6"/>
              <w:right w:val="single" w:sz="8" w:space="0" w:color="A6A6A6"/>
            </w:tcBorders>
            <w:shd w:val="clear" w:color="auto" w:fill="auto"/>
            <w:vAlign w:val="center"/>
            <w:hideMark/>
          </w:tcPr>
          <w:p w14:paraId="69132D07" w14:textId="77777777" w:rsidR="00F16637" w:rsidRPr="00BA6F36" w:rsidRDefault="00F16637" w:rsidP="00A23D18">
            <w:pPr>
              <w:jc w:val="center"/>
              <w:rPr>
                <w:rFonts w:asciiTheme="minorHAnsi" w:hAnsiTheme="minorHAnsi" w:cstheme="minorHAnsi"/>
                <w:b/>
                <w:bCs/>
                <w:color w:val="000000"/>
                <w:sz w:val="22"/>
                <w:szCs w:val="22"/>
              </w:rPr>
            </w:pPr>
            <w:r w:rsidRPr="00BA6F36">
              <w:rPr>
                <w:rFonts w:asciiTheme="minorHAnsi" w:hAnsiTheme="minorHAnsi" w:cstheme="minorHAnsi"/>
                <w:b/>
                <w:bCs/>
                <w:color w:val="000000"/>
                <w:sz w:val="22"/>
                <w:szCs w:val="22"/>
              </w:rPr>
              <w:t>SAS</w:t>
            </w:r>
          </w:p>
        </w:tc>
        <w:tc>
          <w:tcPr>
            <w:tcW w:w="1460" w:type="pct"/>
            <w:tcBorders>
              <w:top w:val="single" w:sz="8" w:space="0" w:color="A6A6A6"/>
              <w:left w:val="nil"/>
              <w:bottom w:val="single" w:sz="8" w:space="0" w:color="A6A6A6"/>
              <w:right w:val="single" w:sz="8" w:space="0" w:color="A6A6A6"/>
            </w:tcBorders>
            <w:shd w:val="clear" w:color="auto" w:fill="auto"/>
            <w:vAlign w:val="center"/>
            <w:hideMark/>
          </w:tcPr>
          <w:p w14:paraId="1FB3594F" w14:textId="77777777" w:rsidR="00F16637" w:rsidRPr="00BA6F36" w:rsidRDefault="00F16637" w:rsidP="00A23D18">
            <w:pPr>
              <w:jc w:val="center"/>
              <w:rPr>
                <w:rFonts w:asciiTheme="minorHAnsi" w:hAnsiTheme="minorHAnsi" w:cstheme="minorHAnsi"/>
                <w:b/>
                <w:bCs/>
                <w:color w:val="000000"/>
                <w:sz w:val="22"/>
                <w:szCs w:val="22"/>
              </w:rPr>
            </w:pPr>
            <w:r w:rsidRPr="00BA6F36">
              <w:rPr>
                <w:rFonts w:asciiTheme="minorHAnsi" w:hAnsiTheme="minorHAnsi" w:cstheme="minorHAnsi"/>
                <w:b/>
                <w:bCs/>
                <w:color w:val="000000"/>
                <w:sz w:val="22"/>
                <w:szCs w:val="22"/>
              </w:rPr>
              <w:t>Python</w:t>
            </w:r>
          </w:p>
        </w:tc>
        <w:tc>
          <w:tcPr>
            <w:tcW w:w="1247" w:type="pct"/>
            <w:tcBorders>
              <w:top w:val="single" w:sz="8" w:space="0" w:color="A6A6A6"/>
              <w:left w:val="nil"/>
              <w:bottom w:val="single" w:sz="8" w:space="0" w:color="A6A6A6"/>
              <w:right w:val="single" w:sz="8" w:space="0" w:color="A6A6A6"/>
            </w:tcBorders>
            <w:shd w:val="clear" w:color="auto" w:fill="auto"/>
            <w:vAlign w:val="center"/>
            <w:hideMark/>
          </w:tcPr>
          <w:p w14:paraId="3E75F787" w14:textId="77777777" w:rsidR="00F16637" w:rsidRPr="00BA6F36" w:rsidRDefault="00F16637" w:rsidP="00A23D18">
            <w:pPr>
              <w:jc w:val="center"/>
              <w:rPr>
                <w:rFonts w:asciiTheme="minorHAnsi" w:hAnsiTheme="minorHAnsi" w:cstheme="minorHAnsi"/>
                <w:b/>
                <w:bCs/>
                <w:color w:val="000000"/>
                <w:sz w:val="22"/>
                <w:szCs w:val="22"/>
              </w:rPr>
            </w:pPr>
            <w:r w:rsidRPr="00BA6F36">
              <w:rPr>
                <w:rFonts w:asciiTheme="minorHAnsi" w:hAnsiTheme="minorHAnsi" w:cstheme="minorHAnsi"/>
                <w:b/>
                <w:bCs/>
                <w:color w:val="000000"/>
                <w:sz w:val="22"/>
                <w:szCs w:val="22"/>
              </w:rPr>
              <w:t>R</w:t>
            </w:r>
          </w:p>
        </w:tc>
      </w:tr>
      <w:tr w:rsidR="00F16637" w:rsidRPr="00BA6F36" w14:paraId="1A6355D7" w14:textId="77777777" w:rsidTr="00A23D18">
        <w:trPr>
          <w:trHeight w:val="915"/>
        </w:trPr>
        <w:tc>
          <w:tcPr>
            <w:tcW w:w="1050" w:type="pct"/>
            <w:vMerge w:val="restart"/>
            <w:tcBorders>
              <w:top w:val="nil"/>
              <w:left w:val="single" w:sz="8" w:space="0" w:color="A6A6A6"/>
              <w:bottom w:val="single" w:sz="8" w:space="0" w:color="A6A6A6"/>
              <w:right w:val="single" w:sz="8" w:space="0" w:color="A6A6A6"/>
            </w:tcBorders>
            <w:shd w:val="clear" w:color="auto" w:fill="auto"/>
            <w:vAlign w:val="center"/>
            <w:hideMark/>
          </w:tcPr>
          <w:p w14:paraId="491C6EAC" w14:textId="77777777" w:rsidR="00F16637" w:rsidRPr="00BA6F36" w:rsidRDefault="00F16637" w:rsidP="00A23D18">
            <w:pPr>
              <w:rPr>
                <w:rFonts w:asciiTheme="minorHAnsi" w:hAnsiTheme="minorHAnsi" w:cstheme="minorHAnsi"/>
                <w:b/>
                <w:bCs/>
                <w:color w:val="000000"/>
                <w:sz w:val="22"/>
                <w:szCs w:val="22"/>
              </w:rPr>
            </w:pPr>
            <w:r w:rsidRPr="00BA6F36">
              <w:rPr>
                <w:rFonts w:asciiTheme="minorHAnsi" w:hAnsiTheme="minorHAnsi" w:cstheme="minorHAnsi"/>
                <w:b/>
                <w:bCs/>
                <w:color w:val="000000"/>
                <w:sz w:val="22"/>
                <w:szCs w:val="22"/>
              </w:rPr>
              <w:t>Logistic Regression</w:t>
            </w:r>
          </w:p>
        </w:tc>
        <w:tc>
          <w:tcPr>
            <w:tcW w:w="1243" w:type="pct"/>
            <w:tcBorders>
              <w:top w:val="nil"/>
              <w:left w:val="nil"/>
              <w:bottom w:val="single" w:sz="8" w:space="0" w:color="A6A6A6"/>
              <w:right w:val="single" w:sz="8" w:space="0" w:color="A6A6A6"/>
            </w:tcBorders>
            <w:shd w:val="clear" w:color="auto" w:fill="auto"/>
            <w:vAlign w:val="center"/>
            <w:hideMark/>
          </w:tcPr>
          <w:p w14:paraId="62CE9160" w14:textId="77777777" w:rsidR="00F16637" w:rsidRPr="00BA6F36" w:rsidRDefault="00F16637" w:rsidP="00A23D18">
            <w:pPr>
              <w:rPr>
                <w:rFonts w:asciiTheme="minorHAnsi" w:hAnsiTheme="minorHAnsi" w:cstheme="minorHAnsi"/>
                <w:color w:val="000000"/>
                <w:sz w:val="22"/>
                <w:szCs w:val="22"/>
              </w:rPr>
            </w:pPr>
            <w:r w:rsidRPr="00BA6F36">
              <w:rPr>
                <w:rFonts w:asciiTheme="minorHAnsi" w:hAnsiTheme="minorHAnsi" w:cstheme="minorHAnsi"/>
                <w:color w:val="000000"/>
                <w:sz w:val="22"/>
                <w:szCs w:val="22"/>
              </w:rPr>
              <w:t>- PROC LOGISTIC for binary classification</w:t>
            </w:r>
          </w:p>
        </w:tc>
        <w:tc>
          <w:tcPr>
            <w:tcW w:w="1460" w:type="pct"/>
            <w:tcBorders>
              <w:top w:val="nil"/>
              <w:left w:val="nil"/>
              <w:bottom w:val="single" w:sz="8" w:space="0" w:color="A6A6A6"/>
              <w:right w:val="single" w:sz="8" w:space="0" w:color="A6A6A6"/>
            </w:tcBorders>
            <w:shd w:val="clear" w:color="auto" w:fill="auto"/>
            <w:vAlign w:val="center"/>
            <w:hideMark/>
          </w:tcPr>
          <w:p w14:paraId="29AC085D" w14:textId="77777777" w:rsidR="00F16637" w:rsidRPr="00BA6F36" w:rsidRDefault="00F16637" w:rsidP="00A23D18">
            <w:pPr>
              <w:rPr>
                <w:rFonts w:asciiTheme="minorHAnsi" w:hAnsiTheme="minorHAnsi" w:cstheme="minorHAnsi"/>
                <w:color w:val="000000"/>
                <w:sz w:val="22"/>
                <w:szCs w:val="22"/>
              </w:rPr>
            </w:pPr>
            <w:r w:rsidRPr="00BA6F36">
              <w:rPr>
                <w:rFonts w:asciiTheme="minorHAnsi" w:hAnsiTheme="minorHAnsi" w:cstheme="minorHAnsi"/>
                <w:color w:val="000000"/>
                <w:sz w:val="22"/>
                <w:szCs w:val="22"/>
              </w:rPr>
              <w:t xml:space="preserve">- </w:t>
            </w:r>
            <w:proofErr w:type="spellStart"/>
            <w:r w:rsidRPr="00BA6F36">
              <w:rPr>
                <w:rFonts w:asciiTheme="minorHAnsi" w:hAnsiTheme="minorHAnsi" w:cstheme="minorHAnsi"/>
                <w:color w:val="000000"/>
                <w:sz w:val="22"/>
                <w:szCs w:val="22"/>
              </w:rPr>
              <w:t>LogisticRegression</w:t>
            </w:r>
            <w:proofErr w:type="spellEnd"/>
            <w:r w:rsidRPr="00BA6F36">
              <w:rPr>
                <w:rFonts w:asciiTheme="minorHAnsi" w:hAnsiTheme="minorHAnsi" w:cstheme="minorHAnsi"/>
                <w:color w:val="000000"/>
                <w:sz w:val="22"/>
                <w:szCs w:val="22"/>
              </w:rPr>
              <w:t xml:space="preserve"> from </w:t>
            </w:r>
            <w:proofErr w:type="spellStart"/>
            <w:r w:rsidRPr="00BA6F36">
              <w:rPr>
                <w:rFonts w:asciiTheme="minorHAnsi" w:hAnsiTheme="minorHAnsi" w:cstheme="minorHAnsi"/>
                <w:color w:val="000000"/>
                <w:sz w:val="22"/>
                <w:szCs w:val="22"/>
              </w:rPr>
              <w:t>sklearn</w:t>
            </w:r>
            <w:proofErr w:type="spellEnd"/>
            <w:r w:rsidRPr="00BA6F36">
              <w:rPr>
                <w:rFonts w:asciiTheme="minorHAnsi" w:hAnsiTheme="minorHAnsi" w:cstheme="minorHAnsi"/>
                <w:color w:val="000000"/>
                <w:sz w:val="22"/>
                <w:szCs w:val="22"/>
              </w:rPr>
              <w:t xml:space="preserve"> for binary classification</w:t>
            </w:r>
          </w:p>
        </w:tc>
        <w:tc>
          <w:tcPr>
            <w:tcW w:w="1247" w:type="pct"/>
            <w:tcBorders>
              <w:top w:val="nil"/>
              <w:left w:val="nil"/>
              <w:bottom w:val="single" w:sz="8" w:space="0" w:color="A6A6A6"/>
              <w:right w:val="single" w:sz="8" w:space="0" w:color="A6A6A6"/>
            </w:tcBorders>
            <w:shd w:val="clear" w:color="auto" w:fill="auto"/>
            <w:vAlign w:val="center"/>
            <w:hideMark/>
          </w:tcPr>
          <w:p w14:paraId="47C98E42" w14:textId="77777777" w:rsidR="00F16637" w:rsidRPr="00BA6F36" w:rsidRDefault="00F16637" w:rsidP="00A23D18">
            <w:pPr>
              <w:rPr>
                <w:rFonts w:asciiTheme="minorHAnsi" w:hAnsiTheme="minorHAnsi" w:cstheme="minorHAnsi"/>
                <w:color w:val="000000"/>
                <w:sz w:val="22"/>
                <w:szCs w:val="22"/>
              </w:rPr>
            </w:pPr>
            <w:r w:rsidRPr="00BA6F36">
              <w:rPr>
                <w:rFonts w:asciiTheme="minorHAnsi" w:hAnsiTheme="minorHAnsi" w:cstheme="minorHAnsi"/>
                <w:color w:val="000000"/>
                <w:sz w:val="22"/>
                <w:szCs w:val="22"/>
              </w:rPr>
              <w:t xml:space="preserve">- </w:t>
            </w:r>
            <w:proofErr w:type="spellStart"/>
            <w:r w:rsidRPr="00BA6F36">
              <w:rPr>
                <w:rFonts w:asciiTheme="minorHAnsi" w:hAnsiTheme="minorHAnsi" w:cstheme="minorHAnsi"/>
                <w:color w:val="000000"/>
                <w:sz w:val="22"/>
                <w:szCs w:val="22"/>
              </w:rPr>
              <w:t>glm</w:t>
            </w:r>
            <w:proofErr w:type="spellEnd"/>
            <w:r w:rsidRPr="00BA6F36">
              <w:rPr>
                <w:rFonts w:asciiTheme="minorHAnsi" w:hAnsiTheme="minorHAnsi" w:cstheme="minorHAnsi"/>
                <w:color w:val="000000"/>
                <w:sz w:val="22"/>
                <w:szCs w:val="22"/>
              </w:rPr>
              <w:t>() function with family=binomial for logistic regression</w:t>
            </w:r>
          </w:p>
        </w:tc>
      </w:tr>
      <w:tr w:rsidR="00F16637" w:rsidRPr="00BA6F36" w14:paraId="68B517F7" w14:textId="77777777" w:rsidTr="00A23D18">
        <w:trPr>
          <w:trHeight w:val="915"/>
        </w:trPr>
        <w:tc>
          <w:tcPr>
            <w:tcW w:w="1050" w:type="pct"/>
            <w:vMerge/>
            <w:tcBorders>
              <w:top w:val="nil"/>
              <w:left w:val="single" w:sz="8" w:space="0" w:color="A6A6A6"/>
              <w:bottom w:val="single" w:sz="8" w:space="0" w:color="A6A6A6"/>
              <w:right w:val="single" w:sz="8" w:space="0" w:color="A6A6A6"/>
            </w:tcBorders>
            <w:vAlign w:val="center"/>
            <w:hideMark/>
          </w:tcPr>
          <w:p w14:paraId="6FE0E71A" w14:textId="77777777" w:rsidR="00F16637" w:rsidRPr="00BA6F36" w:rsidRDefault="00F16637" w:rsidP="00A23D18">
            <w:pPr>
              <w:rPr>
                <w:rFonts w:asciiTheme="minorHAnsi" w:hAnsiTheme="minorHAnsi" w:cstheme="minorHAnsi"/>
                <w:b/>
                <w:bCs/>
                <w:color w:val="000000"/>
                <w:sz w:val="22"/>
                <w:szCs w:val="22"/>
              </w:rPr>
            </w:pPr>
          </w:p>
        </w:tc>
        <w:tc>
          <w:tcPr>
            <w:tcW w:w="1243" w:type="pct"/>
            <w:tcBorders>
              <w:top w:val="nil"/>
              <w:left w:val="nil"/>
              <w:bottom w:val="single" w:sz="8" w:space="0" w:color="A6A6A6"/>
              <w:right w:val="single" w:sz="8" w:space="0" w:color="A6A6A6"/>
            </w:tcBorders>
            <w:shd w:val="clear" w:color="auto" w:fill="auto"/>
            <w:vAlign w:val="center"/>
            <w:hideMark/>
          </w:tcPr>
          <w:p w14:paraId="220ED406" w14:textId="77777777" w:rsidR="00F16637" w:rsidRPr="00BA6F36" w:rsidRDefault="00F16637" w:rsidP="00A23D18">
            <w:pPr>
              <w:rPr>
                <w:rFonts w:asciiTheme="minorHAnsi" w:hAnsiTheme="minorHAnsi" w:cstheme="minorHAnsi"/>
                <w:color w:val="000000"/>
                <w:sz w:val="22"/>
                <w:szCs w:val="22"/>
              </w:rPr>
            </w:pPr>
            <w:r w:rsidRPr="00BA6F36">
              <w:rPr>
                <w:rFonts w:asciiTheme="minorHAnsi" w:hAnsiTheme="minorHAnsi" w:cstheme="minorHAnsi"/>
                <w:color w:val="000000"/>
                <w:sz w:val="22"/>
                <w:szCs w:val="22"/>
              </w:rPr>
              <w:t>- Handles categorical variables with CLASS statement</w:t>
            </w:r>
          </w:p>
        </w:tc>
        <w:tc>
          <w:tcPr>
            <w:tcW w:w="1460" w:type="pct"/>
            <w:tcBorders>
              <w:top w:val="nil"/>
              <w:left w:val="nil"/>
              <w:bottom w:val="single" w:sz="8" w:space="0" w:color="A6A6A6"/>
              <w:right w:val="single" w:sz="8" w:space="0" w:color="A6A6A6"/>
            </w:tcBorders>
            <w:shd w:val="clear" w:color="auto" w:fill="auto"/>
            <w:vAlign w:val="center"/>
            <w:hideMark/>
          </w:tcPr>
          <w:p w14:paraId="2DE89C29" w14:textId="77777777" w:rsidR="00F16637" w:rsidRPr="00BA6F36" w:rsidRDefault="00F16637" w:rsidP="00A23D18">
            <w:pPr>
              <w:rPr>
                <w:rFonts w:asciiTheme="minorHAnsi" w:hAnsiTheme="minorHAnsi" w:cstheme="minorHAnsi"/>
                <w:color w:val="000000"/>
                <w:sz w:val="22"/>
                <w:szCs w:val="22"/>
              </w:rPr>
            </w:pPr>
            <w:r w:rsidRPr="00BA6F36">
              <w:rPr>
                <w:rFonts w:asciiTheme="minorHAnsi" w:hAnsiTheme="minorHAnsi" w:cstheme="minorHAnsi"/>
                <w:color w:val="000000"/>
                <w:sz w:val="22"/>
                <w:szCs w:val="22"/>
              </w:rPr>
              <w:t xml:space="preserve">- Use </w:t>
            </w:r>
            <w:proofErr w:type="spellStart"/>
            <w:r w:rsidRPr="00BA6F36">
              <w:rPr>
                <w:rFonts w:asciiTheme="minorHAnsi" w:hAnsiTheme="minorHAnsi" w:cstheme="minorHAnsi"/>
                <w:color w:val="000000"/>
                <w:sz w:val="22"/>
                <w:szCs w:val="22"/>
              </w:rPr>
              <w:t>OneHotEncoder</w:t>
            </w:r>
            <w:proofErr w:type="spellEnd"/>
            <w:r w:rsidRPr="00BA6F36">
              <w:rPr>
                <w:rFonts w:asciiTheme="minorHAnsi" w:hAnsiTheme="minorHAnsi" w:cstheme="minorHAnsi"/>
                <w:color w:val="000000"/>
                <w:sz w:val="22"/>
                <w:szCs w:val="22"/>
              </w:rPr>
              <w:t xml:space="preserve"> for categorical variables</w:t>
            </w:r>
          </w:p>
        </w:tc>
        <w:tc>
          <w:tcPr>
            <w:tcW w:w="1247" w:type="pct"/>
            <w:tcBorders>
              <w:top w:val="nil"/>
              <w:left w:val="nil"/>
              <w:bottom w:val="single" w:sz="8" w:space="0" w:color="A6A6A6"/>
              <w:right w:val="single" w:sz="8" w:space="0" w:color="A6A6A6"/>
            </w:tcBorders>
            <w:shd w:val="clear" w:color="auto" w:fill="auto"/>
            <w:vAlign w:val="center"/>
            <w:hideMark/>
          </w:tcPr>
          <w:p w14:paraId="4FBB8A4A" w14:textId="77777777" w:rsidR="00F16637" w:rsidRPr="00BA6F36" w:rsidRDefault="00F16637" w:rsidP="00A23D18">
            <w:pPr>
              <w:rPr>
                <w:rFonts w:asciiTheme="minorHAnsi" w:hAnsiTheme="minorHAnsi" w:cstheme="minorHAnsi"/>
                <w:color w:val="000000"/>
                <w:sz w:val="22"/>
                <w:szCs w:val="22"/>
              </w:rPr>
            </w:pPr>
            <w:r w:rsidRPr="00BA6F36">
              <w:rPr>
                <w:rFonts w:asciiTheme="minorHAnsi" w:hAnsiTheme="minorHAnsi" w:cstheme="minorHAnsi"/>
                <w:color w:val="000000"/>
                <w:sz w:val="22"/>
                <w:szCs w:val="22"/>
              </w:rPr>
              <w:t>- caret package for one-hot encoding</w:t>
            </w:r>
          </w:p>
        </w:tc>
      </w:tr>
      <w:tr w:rsidR="00F16637" w:rsidRPr="00BA6F36" w14:paraId="45783177" w14:textId="77777777" w:rsidTr="00A23D18">
        <w:trPr>
          <w:trHeight w:val="615"/>
        </w:trPr>
        <w:tc>
          <w:tcPr>
            <w:tcW w:w="1050" w:type="pct"/>
            <w:vMerge w:val="restart"/>
            <w:tcBorders>
              <w:top w:val="nil"/>
              <w:left w:val="single" w:sz="8" w:space="0" w:color="A6A6A6"/>
              <w:bottom w:val="single" w:sz="8" w:space="0" w:color="A6A6A6"/>
              <w:right w:val="single" w:sz="8" w:space="0" w:color="A6A6A6"/>
            </w:tcBorders>
            <w:shd w:val="clear" w:color="auto" w:fill="auto"/>
            <w:vAlign w:val="center"/>
            <w:hideMark/>
          </w:tcPr>
          <w:p w14:paraId="06654BD4" w14:textId="77777777" w:rsidR="00F16637" w:rsidRPr="00BA6F36" w:rsidRDefault="00F16637" w:rsidP="00A23D18">
            <w:pPr>
              <w:rPr>
                <w:rFonts w:asciiTheme="minorHAnsi" w:hAnsiTheme="minorHAnsi" w:cstheme="minorHAnsi"/>
                <w:b/>
                <w:bCs/>
                <w:color w:val="000000"/>
                <w:sz w:val="22"/>
                <w:szCs w:val="22"/>
              </w:rPr>
            </w:pPr>
            <w:r w:rsidRPr="00BA6F36">
              <w:rPr>
                <w:rFonts w:asciiTheme="minorHAnsi" w:hAnsiTheme="minorHAnsi" w:cstheme="minorHAnsi"/>
                <w:b/>
                <w:bCs/>
                <w:color w:val="000000"/>
                <w:sz w:val="22"/>
                <w:szCs w:val="22"/>
              </w:rPr>
              <w:t>Decision Trees</w:t>
            </w:r>
          </w:p>
        </w:tc>
        <w:tc>
          <w:tcPr>
            <w:tcW w:w="1243" w:type="pct"/>
            <w:tcBorders>
              <w:top w:val="nil"/>
              <w:left w:val="nil"/>
              <w:bottom w:val="single" w:sz="8" w:space="0" w:color="A6A6A6"/>
              <w:right w:val="single" w:sz="8" w:space="0" w:color="A6A6A6"/>
            </w:tcBorders>
            <w:shd w:val="clear" w:color="auto" w:fill="auto"/>
            <w:vAlign w:val="center"/>
            <w:hideMark/>
          </w:tcPr>
          <w:p w14:paraId="771AC979" w14:textId="77777777" w:rsidR="00F16637" w:rsidRPr="00BA6F36" w:rsidRDefault="00F16637" w:rsidP="00A23D18">
            <w:pPr>
              <w:rPr>
                <w:rFonts w:asciiTheme="minorHAnsi" w:hAnsiTheme="minorHAnsi" w:cstheme="minorHAnsi"/>
                <w:color w:val="000000"/>
                <w:sz w:val="22"/>
                <w:szCs w:val="22"/>
              </w:rPr>
            </w:pPr>
            <w:r w:rsidRPr="00BA6F36">
              <w:rPr>
                <w:rFonts w:asciiTheme="minorHAnsi" w:hAnsiTheme="minorHAnsi" w:cstheme="minorHAnsi"/>
                <w:color w:val="000000"/>
                <w:sz w:val="22"/>
                <w:szCs w:val="22"/>
              </w:rPr>
              <w:t>- PROC HPSPLIT for decision tree modeling</w:t>
            </w:r>
          </w:p>
        </w:tc>
        <w:tc>
          <w:tcPr>
            <w:tcW w:w="1460" w:type="pct"/>
            <w:tcBorders>
              <w:top w:val="nil"/>
              <w:left w:val="nil"/>
              <w:bottom w:val="single" w:sz="8" w:space="0" w:color="A6A6A6"/>
              <w:right w:val="single" w:sz="8" w:space="0" w:color="A6A6A6"/>
            </w:tcBorders>
            <w:shd w:val="clear" w:color="auto" w:fill="auto"/>
            <w:vAlign w:val="center"/>
            <w:hideMark/>
          </w:tcPr>
          <w:p w14:paraId="59B00F68" w14:textId="77777777" w:rsidR="00F16637" w:rsidRPr="00BA6F36" w:rsidRDefault="00F16637" w:rsidP="00A23D18">
            <w:pPr>
              <w:rPr>
                <w:rFonts w:asciiTheme="minorHAnsi" w:hAnsiTheme="minorHAnsi" w:cstheme="minorHAnsi"/>
                <w:color w:val="000000"/>
                <w:sz w:val="22"/>
                <w:szCs w:val="22"/>
              </w:rPr>
            </w:pPr>
            <w:r w:rsidRPr="00BA6F36">
              <w:rPr>
                <w:rFonts w:asciiTheme="minorHAnsi" w:hAnsiTheme="minorHAnsi" w:cstheme="minorHAnsi"/>
                <w:color w:val="000000"/>
                <w:sz w:val="22"/>
                <w:szCs w:val="22"/>
              </w:rPr>
              <w:t xml:space="preserve">- </w:t>
            </w:r>
            <w:proofErr w:type="spellStart"/>
            <w:r w:rsidRPr="00BA6F36">
              <w:rPr>
                <w:rFonts w:asciiTheme="minorHAnsi" w:hAnsiTheme="minorHAnsi" w:cstheme="minorHAnsi"/>
                <w:color w:val="000000"/>
                <w:sz w:val="22"/>
                <w:szCs w:val="22"/>
              </w:rPr>
              <w:t>DecisionTreeClassifier</w:t>
            </w:r>
            <w:proofErr w:type="spellEnd"/>
            <w:r w:rsidRPr="00BA6F36">
              <w:rPr>
                <w:rFonts w:asciiTheme="minorHAnsi" w:hAnsiTheme="minorHAnsi" w:cstheme="minorHAnsi"/>
                <w:color w:val="000000"/>
                <w:sz w:val="22"/>
                <w:szCs w:val="22"/>
              </w:rPr>
              <w:t xml:space="preserve"> from </w:t>
            </w:r>
            <w:proofErr w:type="spellStart"/>
            <w:r w:rsidRPr="00BA6F36">
              <w:rPr>
                <w:rFonts w:asciiTheme="minorHAnsi" w:hAnsiTheme="minorHAnsi" w:cstheme="minorHAnsi"/>
                <w:color w:val="000000"/>
                <w:sz w:val="22"/>
                <w:szCs w:val="22"/>
              </w:rPr>
              <w:t>sklearn.tree</w:t>
            </w:r>
            <w:proofErr w:type="spellEnd"/>
          </w:p>
        </w:tc>
        <w:tc>
          <w:tcPr>
            <w:tcW w:w="1247" w:type="pct"/>
            <w:tcBorders>
              <w:top w:val="nil"/>
              <w:left w:val="nil"/>
              <w:bottom w:val="single" w:sz="8" w:space="0" w:color="A6A6A6"/>
              <w:right w:val="single" w:sz="8" w:space="0" w:color="A6A6A6"/>
            </w:tcBorders>
            <w:shd w:val="clear" w:color="auto" w:fill="auto"/>
            <w:vAlign w:val="center"/>
            <w:hideMark/>
          </w:tcPr>
          <w:p w14:paraId="524BEAB6" w14:textId="77777777" w:rsidR="00F16637" w:rsidRPr="00BA6F36" w:rsidRDefault="00F16637" w:rsidP="00A23D18">
            <w:pPr>
              <w:rPr>
                <w:rFonts w:asciiTheme="minorHAnsi" w:hAnsiTheme="minorHAnsi" w:cstheme="minorHAnsi"/>
                <w:color w:val="000000"/>
                <w:sz w:val="22"/>
                <w:szCs w:val="22"/>
              </w:rPr>
            </w:pPr>
            <w:r w:rsidRPr="00BA6F36">
              <w:rPr>
                <w:rFonts w:asciiTheme="minorHAnsi" w:hAnsiTheme="minorHAnsi" w:cstheme="minorHAnsi"/>
                <w:color w:val="000000"/>
                <w:sz w:val="22"/>
                <w:szCs w:val="22"/>
              </w:rPr>
              <w:t xml:space="preserve">- </w:t>
            </w:r>
            <w:proofErr w:type="spellStart"/>
            <w:r w:rsidRPr="00BA6F36">
              <w:rPr>
                <w:rFonts w:asciiTheme="minorHAnsi" w:hAnsiTheme="minorHAnsi" w:cstheme="minorHAnsi"/>
                <w:color w:val="000000"/>
                <w:sz w:val="22"/>
                <w:szCs w:val="22"/>
              </w:rPr>
              <w:t>rpart</w:t>
            </w:r>
            <w:proofErr w:type="spellEnd"/>
            <w:r w:rsidRPr="00BA6F36">
              <w:rPr>
                <w:rFonts w:asciiTheme="minorHAnsi" w:hAnsiTheme="minorHAnsi" w:cstheme="minorHAnsi"/>
                <w:color w:val="000000"/>
                <w:sz w:val="22"/>
                <w:szCs w:val="22"/>
              </w:rPr>
              <w:t xml:space="preserve"> package for decision tree modeling</w:t>
            </w:r>
          </w:p>
        </w:tc>
      </w:tr>
      <w:tr w:rsidR="00F16637" w:rsidRPr="00BA6F36" w14:paraId="3AB96A74" w14:textId="77777777" w:rsidTr="00A23D18">
        <w:trPr>
          <w:trHeight w:val="915"/>
        </w:trPr>
        <w:tc>
          <w:tcPr>
            <w:tcW w:w="1050" w:type="pct"/>
            <w:vMerge/>
            <w:tcBorders>
              <w:top w:val="nil"/>
              <w:left w:val="single" w:sz="8" w:space="0" w:color="A6A6A6"/>
              <w:bottom w:val="single" w:sz="8" w:space="0" w:color="A6A6A6"/>
              <w:right w:val="single" w:sz="8" w:space="0" w:color="A6A6A6"/>
            </w:tcBorders>
            <w:vAlign w:val="center"/>
            <w:hideMark/>
          </w:tcPr>
          <w:p w14:paraId="2F0E8AE8" w14:textId="77777777" w:rsidR="00F16637" w:rsidRPr="00BA6F36" w:rsidRDefault="00F16637" w:rsidP="00A23D18">
            <w:pPr>
              <w:rPr>
                <w:rFonts w:asciiTheme="minorHAnsi" w:hAnsiTheme="minorHAnsi" w:cstheme="minorHAnsi"/>
                <w:b/>
                <w:bCs/>
                <w:color w:val="000000"/>
                <w:sz w:val="22"/>
                <w:szCs w:val="22"/>
              </w:rPr>
            </w:pPr>
          </w:p>
        </w:tc>
        <w:tc>
          <w:tcPr>
            <w:tcW w:w="1243" w:type="pct"/>
            <w:tcBorders>
              <w:top w:val="nil"/>
              <w:left w:val="nil"/>
              <w:bottom w:val="single" w:sz="8" w:space="0" w:color="A6A6A6"/>
              <w:right w:val="single" w:sz="8" w:space="0" w:color="A6A6A6"/>
            </w:tcBorders>
            <w:shd w:val="clear" w:color="auto" w:fill="auto"/>
            <w:vAlign w:val="center"/>
            <w:hideMark/>
          </w:tcPr>
          <w:p w14:paraId="5BF3B69A" w14:textId="77777777" w:rsidR="00F16637" w:rsidRPr="00BA6F36" w:rsidRDefault="00F16637" w:rsidP="00A23D18">
            <w:pPr>
              <w:rPr>
                <w:rFonts w:asciiTheme="minorHAnsi" w:hAnsiTheme="minorHAnsi" w:cstheme="minorHAnsi"/>
                <w:color w:val="000000"/>
                <w:sz w:val="22"/>
                <w:szCs w:val="22"/>
              </w:rPr>
            </w:pPr>
            <w:r w:rsidRPr="00BA6F36">
              <w:rPr>
                <w:rFonts w:asciiTheme="minorHAnsi" w:hAnsiTheme="minorHAnsi" w:cstheme="minorHAnsi"/>
                <w:color w:val="000000"/>
                <w:sz w:val="22"/>
                <w:szCs w:val="22"/>
              </w:rPr>
              <w:t>- Supports pruning and tuning with PRUNE statement</w:t>
            </w:r>
          </w:p>
        </w:tc>
        <w:tc>
          <w:tcPr>
            <w:tcW w:w="1460" w:type="pct"/>
            <w:tcBorders>
              <w:top w:val="nil"/>
              <w:left w:val="nil"/>
              <w:bottom w:val="single" w:sz="8" w:space="0" w:color="A6A6A6"/>
              <w:right w:val="single" w:sz="8" w:space="0" w:color="A6A6A6"/>
            </w:tcBorders>
            <w:shd w:val="clear" w:color="auto" w:fill="auto"/>
            <w:vAlign w:val="center"/>
            <w:hideMark/>
          </w:tcPr>
          <w:p w14:paraId="2FB1275C" w14:textId="77777777" w:rsidR="00F16637" w:rsidRPr="00BA6F36" w:rsidRDefault="00F16637" w:rsidP="00A23D18">
            <w:pPr>
              <w:rPr>
                <w:rFonts w:asciiTheme="minorHAnsi" w:hAnsiTheme="minorHAnsi" w:cstheme="minorHAnsi"/>
                <w:color w:val="000000"/>
                <w:sz w:val="22"/>
                <w:szCs w:val="22"/>
              </w:rPr>
            </w:pPr>
            <w:r w:rsidRPr="00BA6F36">
              <w:rPr>
                <w:rFonts w:asciiTheme="minorHAnsi" w:hAnsiTheme="minorHAnsi" w:cstheme="minorHAnsi"/>
                <w:color w:val="000000"/>
                <w:sz w:val="22"/>
                <w:szCs w:val="22"/>
              </w:rPr>
              <w:t xml:space="preserve">- Use </w:t>
            </w:r>
            <w:proofErr w:type="spellStart"/>
            <w:r w:rsidRPr="00BA6F36">
              <w:rPr>
                <w:rFonts w:asciiTheme="minorHAnsi" w:hAnsiTheme="minorHAnsi" w:cstheme="minorHAnsi"/>
                <w:color w:val="000000"/>
                <w:sz w:val="22"/>
                <w:szCs w:val="22"/>
              </w:rPr>
              <w:t>GridSearchCV</w:t>
            </w:r>
            <w:proofErr w:type="spellEnd"/>
            <w:r w:rsidRPr="00BA6F36">
              <w:rPr>
                <w:rFonts w:asciiTheme="minorHAnsi" w:hAnsiTheme="minorHAnsi" w:cstheme="minorHAnsi"/>
                <w:color w:val="000000"/>
                <w:sz w:val="22"/>
                <w:szCs w:val="22"/>
              </w:rPr>
              <w:t xml:space="preserve"> for hyperparameter tuning</w:t>
            </w:r>
          </w:p>
        </w:tc>
        <w:tc>
          <w:tcPr>
            <w:tcW w:w="1247" w:type="pct"/>
            <w:tcBorders>
              <w:top w:val="nil"/>
              <w:left w:val="nil"/>
              <w:bottom w:val="single" w:sz="8" w:space="0" w:color="A6A6A6"/>
              <w:right w:val="single" w:sz="8" w:space="0" w:color="A6A6A6"/>
            </w:tcBorders>
            <w:shd w:val="clear" w:color="auto" w:fill="auto"/>
            <w:vAlign w:val="center"/>
            <w:hideMark/>
          </w:tcPr>
          <w:p w14:paraId="3A3FC01A" w14:textId="77777777" w:rsidR="00F16637" w:rsidRPr="00BA6F36" w:rsidRDefault="00F16637" w:rsidP="00A23D18">
            <w:pPr>
              <w:rPr>
                <w:rFonts w:asciiTheme="minorHAnsi" w:hAnsiTheme="minorHAnsi" w:cstheme="minorHAnsi"/>
                <w:color w:val="000000"/>
                <w:sz w:val="22"/>
                <w:szCs w:val="22"/>
              </w:rPr>
            </w:pPr>
            <w:r w:rsidRPr="00BA6F36">
              <w:rPr>
                <w:rFonts w:asciiTheme="minorHAnsi" w:hAnsiTheme="minorHAnsi" w:cstheme="minorHAnsi"/>
                <w:color w:val="000000"/>
                <w:sz w:val="22"/>
                <w:szCs w:val="22"/>
              </w:rPr>
              <w:t>- caret package for hyperparameter tuning</w:t>
            </w:r>
          </w:p>
        </w:tc>
      </w:tr>
      <w:tr w:rsidR="00F16637" w:rsidRPr="00BA6F36" w14:paraId="5068297C" w14:textId="77777777" w:rsidTr="00A23D18">
        <w:trPr>
          <w:trHeight w:val="915"/>
        </w:trPr>
        <w:tc>
          <w:tcPr>
            <w:tcW w:w="1050" w:type="pct"/>
            <w:vMerge w:val="restart"/>
            <w:tcBorders>
              <w:top w:val="nil"/>
              <w:left w:val="single" w:sz="8" w:space="0" w:color="A6A6A6"/>
              <w:bottom w:val="single" w:sz="8" w:space="0" w:color="A6A6A6"/>
              <w:right w:val="single" w:sz="8" w:space="0" w:color="A6A6A6"/>
            </w:tcBorders>
            <w:shd w:val="clear" w:color="auto" w:fill="auto"/>
            <w:vAlign w:val="center"/>
            <w:hideMark/>
          </w:tcPr>
          <w:p w14:paraId="7635C924" w14:textId="77777777" w:rsidR="00F16637" w:rsidRPr="00BA6F36" w:rsidRDefault="00F16637" w:rsidP="00A23D18">
            <w:pPr>
              <w:rPr>
                <w:rFonts w:asciiTheme="minorHAnsi" w:hAnsiTheme="minorHAnsi" w:cstheme="minorHAnsi"/>
                <w:b/>
                <w:bCs/>
                <w:color w:val="000000"/>
                <w:sz w:val="22"/>
                <w:szCs w:val="22"/>
              </w:rPr>
            </w:pPr>
            <w:r w:rsidRPr="00BA6F36">
              <w:rPr>
                <w:rFonts w:asciiTheme="minorHAnsi" w:hAnsiTheme="minorHAnsi" w:cstheme="minorHAnsi"/>
                <w:b/>
                <w:bCs/>
                <w:color w:val="000000"/>
                <w:sz w:val="22"/>
                <w:szCs w:val="22"/>
              </w:rPr>
              <w:t>Feature Selection</w:t>
            </w:r>
          </w:p>
        </w:tc>
        <w:tc>
          <w:tcPr>
            <w:tcW w:w="1243" w:type="pct"/>
            <w:tcBorders>
              <w:top w:val="nil"/>
              <w:left w:val="nil"/>
              <w:bottom w:val="single" w:sz="8" w:space="0" w:color="A6A6A6"/>
              <w:right w:val="single" w:sz="8" w:space="0" w:color="A6A6A6"/>
            </w:tcBorders>
            <w:shd w:val="clear" w:color="auto" w:fill="auto"/>
            <w:vAlign w:val="center"/>
            <w:hideMark/>
          </w:tcPr>
          <w:p w14:paraId="08726497" w14:textId="77777777" w:rsidR="00F16637" w:rsidRPr="00BA6F36" w:rsidRDefault="00F16637" w:rsidP="00A23D18">
            <w:pPr>
              <w:rPr>
                <w:rFonts w:asciiTheme="minorHAnsi" w:hAnsiTheme="minorHAnsi" w:cstheme="minorHAnsi"/>
                <w:color w:val="000000"/>
                <w:sz w:val="22"/>
                <w:szCs w:val="22"/>
              </w:rPr>
            </w:pPr>
            <w:r w:rsidRPr="00BA6F36">
              <w:rPr>
                <w:rFonts w:asciiTheme="minorHAnsi" w:hAnsiTheme="minorHAnsi" w:cstheme="minorHAnsi"/>
                <w:color w:val="000000"/>
                <w:sz w:val="22"/>
                <w:szCs w:val="22"/>
              </w:rPr>
              <w:t>- PROC REG and VIF for detecting multicollinearity</w:t>
            </w:r>
          </w:p>
        </w:tc>
        <w:tc>
          <w:tcPr>
            <w:tcW w:w="1460" w:type="pct"/>
            <w:vMerge w:val="restart"/>
            <w:tcBorders>
              <w:top w:val="nil"/>
              <w:left w:val="single" w:sz="8" w:space="0" w:color="A6A6A6"/>
              <w:bottom w:val="single" w:sz="8" w:space="0" w:color="A6A6A6"/>
              <w:right w:val="single" w:sz="8" w:space="0" w:color="A6A6A6"/>
            </w:tcBorders>
            <w:shd w:val="clear" w:color="auto" w:fill="auto"/>
            <w:vAlign w:val="center"/>
            <w:hideMark/>
          </w:tcPr>
          <w:p w14:paraId="2789A7BC" w14:textId="77777777" w:rsidR="00F16637" w:rsidRPr="00BA6F36" w:rsidRDefault="00F16637" w:rsidP="00A23D18">
            <w:pPr>
              <w:rPr>
                <w:rFonts w:asciiTheme="minorHAnsi" w:hAnsiTheme="minorHAnsi" w:cstheme="minorHAnsi"/>
                <w:color w:val="000000"/>
                <w:sz w:val="22"/>
                <w:szCs w:val="22"/>
              </w:rPr>
            </w:pPr>
            <w:r w:rsidRPr="00BA6F36">
              <w:rPr>
                <w:rFonts w:asciiTheme="minorHAnsi" w:hAnsiTheme="minorHAnsi" w:cstheme="minorHAnsi"/>
                <w:color w:val="000000"/>
                <w:sz w:val="22"/>
                <w:szCs w:val="22"/>
              </w:rPr>
              <w:t xml:space="preserve">- </w:t>
            </w:r>
            <w:proofErr w:type="spellStart"/>
            <w:r w:rsidRPr="00BA6F36">
              <w:rPr>
                <w:rFonts w:asciiTheme="minorHAnsi" w:hAnsiTheme="minorHAnsi" w:cstheme="minorHAnsi"/>
                <w:color w:val="000000"/>
                <w:sz w:val="22"/>
                <w:szCs w:val="22"/>
              </w:rPr>
              <w:t>SelectKBest</w:t>
            </w:r>
            <w:proofErr w:type="spellEnd"/>
            <w:r w:rsidRPr="00BA6F36">
              <w:rPr>
                <w:rFonts w:asciiTheme="minorHAnsi" w:hAnsiTheme="minorHAnsi" w:cstheme="minorHAnsi"/>
                <w:color w:val="000000"/>
                <w:sz w:val="22"/>
                <w:szCs w:val="22"/>
              </w:rPr>
              <w:t xml:space="preserve"> and RFE from </w:t>
            </w:r>
            <w:proofErr w:type="spellStart"/>
            <w:r w:rsidRPr="00BA6F36">
              <w:rPr>
                <w:rFonts w:asciiTheme="minorHAnsi" w:hAnsiTheme="minorHAnsi" w:cstheme="minorHAnsi"/>
                <w:color w:val="000000"/>
                <w:sz w:val="22"/>
                <w:szCs w:val="22"/>
              </w:rPr>
              <w:t>sklearn.feature_selection</w:t>
            </w:r>
            <w:proofErr w:type="spellEnd"/>
            <w:r w:rsidRPr="00BA6F36">
              <w:rPr>
                <w:rFonts w:asciiTheme="minorHAnsi" w:hAnsiTheme="minorHAnsi" w:cstheme="minorHAnsi"/>
                <w:color w:val="000000"/>
                <w:sz w:val="22"/>
                <w:szCs w:val="22"/>
              </w:rPr>
              <w:t xml:space="preserve"> for feature selection</w:t>
            </w:r>
          </w:p>
        </w:tc>
        <w:tc>
          <w:tcPr>
            <w:tcW w:w="1247" w:type="pct"/>
            <w:tcBorders>
              <w:top w:val="nil"/>
              <w:left w:val="nil"/>
              <w:bottom w:val="single" w:sz="8" w:space="0" w:color="A6A6A6"/>
              <w:right w:val="single" w:sz="8" w:space="0" w:color="A6A6A6"/>
            </w:tcBorders>
            <w:shd w:val="clear" w:color="auto" w:fill="auto"/>
            <w:vAlign w:val="center"/>
            <w:hideMark/>
          </w:tcPr>
          <w:p w14:paraId="66F49795" w14:textId="77777777" w:rsidR="00F16637" w:rsidRPr="00BA6F36" w:rsidRDefault="00F16637" w:rsidP="00A23D18">
            <w:pPr>
              <w:rPr>
                <w:rFonts w:asciiTheme="minorHAnsi" w:hAnsiTheme="minorHAnsi" w:cstheme="minorHAnsi"/>
                <w:color w:val="000000"/>
                <w:sz w:val="22"/>
                <w:szCs w:val="22"/>
              </w:rPr>
            </w:pPr>
            <w:r w:rsidRPr="00BA6F36">
              <w:rPr>
                <w:rFonts w:asciiTheme="minorHAnsi" w:hAnsiTheme="minorHAnsi" w:cstheme="minorHAnsi"/>
                <w:color w:val="000000"/>
                <w:sz w:val="22"/>
                <w:szCs w:val="22"/>
              </w:rPr>
              <w:t xml:space="preserve">- </w:t>
            </w:r>
            <w:proofErr w:type="spellStart"/>
            <w:r w:rsidRPr="00BA6F36">
              <w:rPr>
                <w:rFonts w:asciiTheme="minorHAnsi" w:hAnsiTheme="minorHAnsi" w:cstheme="minorHAnsi"/>
                <w:color w:val="000000"/>
                <w:sz w:val="22"/>
                <w:szCs w:val="22"/>
              </w:rPr>
              <w:t>stepAIC</w:t>
            </w:r>
            <w:proofErr w:type="spellEnd"/>
            <w:r w:rsidRPr="00BA6F36">
              <w:rPr>
                <w:rFonts w:asciiTheme="minorHAnsi" w:hAnsiTheme="minorHAnsi" w:cstheme="minorHAnsi"/>
                <w:color w:val="000000"/>
                <w:sz w:val="22"/>
                <w:szCs w:val="22"/>
              </w:rPr>
              <w:t xml:space="preserve"> from MASS package for stepwise selection</w:t>
            </w:r>
          </w:p>
        </w:tc>
      </w:tr>
      <w:tr w:rsidR="00F16637" w:rsidRPr="00BA6F36" w14:paraId="022FCFFF" w14:textId="77777777" w:rsidTr="00A23D18">
        <w:trPr>
          <w:trHeight w:val="615"/>
        </w:trPr>
        <w:tc>
          <w:tcPr>
            <w:tcW w:w="1050" w:type="pct"/>
            <w:vMerge/>
            <w:tcBorders>
              <w:top w:val="nil"/>
              <w:left w:val="single" w:sz="8" w:space="0" w:color="A6A6A6"/>
              <w:bottom w:val="single" w:sz="8" w:space="0" w:color="A6A6A6"/>
              <w:right w:val="single" w:sz="8" w:space="0" w:color="A6A6A6"/>
            </w:tcBorders>
            <w:vAlign w:val="center"/>
            <w:hideMark/>
          </w:tcPr>
          <w:p w14:paraId="470C6BA3" w14:textId="77777777" w:rsidR="00F16637" w:rsidRPr="00BA6F36" w:rsidRDefault="00F16637" w:rsidP="00A23D18">
            <w:pPr>
              <w:rPr>
                <w:rFonts w:asciiTheme="minorHAnsi" w:hAnsiTheme="minorHAnsi" w:cstheme="minorHAnsi"/>
                <w:b/>
                <w:bCs/>
                <w:color w:val="000000"/>
                <w:sz w:val="22"/>
                <w:szCs w:val="22"/>
              </w:rPr>
            </w:pPr>
          </w:p>
        </w:tc>
        <w:tc>
          <w:tcPr>
            <w:tcW w:w="1243" w:type="pct"/>
            <w:tcBorders>
              <w:top w:val="nil"/>
              <w:left w:val="nil"/>
              <w:bottom w:val="single" w:sz="8" w:space="0" w:color="A6A6A6"/>
              <w:right w:val="single" w:sz="8" w:space="0" w:color="A6A6A6"/>
            </w:tcBorders>
            <w:shd w:val="clear" w:color="auto" w:fill="auto"/>
            <w:vAlign w:val="center"/>
            <w:hideMark/>
          </w:tcPr>
          <w:p w14:paraId="428A3424" w14:textId="77777777" w:rsidR="00F16637" w:rsidRPr="00BA6F36" w:rsidRDefault="00F16637" w:rsidP="00A23D18">
            <w:pPr>
              <w:rPr>
                <w:rFonts w:asciiTheme="minorHAnsi" w:hAnsiTheme="minorHAnsi" w:cstheme="minorHAnsi"/>
                <w:color w:val="000000"/>
                <w:sz w:val="22"/>
                <w:szCs w:val="22"/>
              </w:rPr>
            </w:pPr>
            <w:r w:rsidRPr="00BA6F36">
              <w:rPr>
                <w:rFonts w:asciiTheme="minorHAnsi" w:hAnsiTheme="minorHAnsi" w:cstheme="minorHAnsi"/>
                <w:color w:val="000000"/>
                <w:sz w:val="22"/>
                <w:szCs w:val="22"/>
              </w:rPr>
              <w:t>- Use stepwise regression for feature selection</w:t>
            </w:r>
          </w:p>
        </w:tc>
        <w:tc>
          <w:tcPr>
            <w:tcW w:w="1460" w:type="pct"/>
            <w:vMerge/>
            <w:tcBorders>
              <w:top w:val="nil"/>
              <w:left w:val="single" w:sz="8" w:space="0" w:color="A6A6A6"/>
              <w:bottom w:val="single" w:sz="8" w:space="0" w:color="A6A6A6"/>
              <w:right w:val="single" w:sz="8" w:space="0" w:color="A6A6A6"/>
            </w:tcBorders>
            <w:vAlign w:val="center"/>
            <w:hideMark/>
          </w:tcPr>
          <w:p w14:paraId="4AFF2072" w14:textId="77777777" w:rsidR="00F16637" w:rsidRPr="00BA6F36" w:rsidRDefault="00F16637" w:rsidP="00A23D18">
            <w:pPr>
              <w:rPr>
                <w:rFonts w:asciiTheme="minorHAnsi" w:hAnsiTheme="minorHAnsi" w:cstheme="minorHAnsi"/>
                <w:color w:val="000000"/>
                <w:sz w:val="22"/>
                <w:szCs w:val="22"/>
              </w:rPr>
            </w:pPr>
          </w:p>
        </w:tc>
        <w:tc>
          <w:tcPr>
            <w:tcW w:w="1247" w:type="pct"/>
            <w:tcBorders>
              <w:top w:val="nil"/>
              <w:left w:val="nil"/>
              <w:bottom w:val="single" w:sz="8" w:space="0" w:color="A6A6A6"/>
              <w:right w:val="single" w:sz="8" w:space="0" w:color="A6A6A6"/>
            </w:tcBorders>
            <w:shd w:val="clear" w:color="auto" w:fill="auto"/>
            <w:vAlign w:val="center"/>
            <w:hideMark/>
          </w:tcPr>
          <w:p w14:paraId="388C8750" w14:textId="77777777" w:rsidR="00F16637" w:rsidRPr="00BA6F36" w:rsidRDefault="00F16637" w:rsidP="00A23D18">
            <w:pPr>
              <w:rPr>
                <w:rFonts w:asciiTheme="minorHAnsi" w:hAnsiTheme="minorHAnsi" w:cstheme="minorHAnsi"/>
                <w:color w:val="000000"/>
                <w:sz w:val="22"/>
                <w:szCs w:val="22"/>
              </w:rPr>
            </w:pPr>
            <w:r w:rsidRPr="00BA6F36">
              <w:rPr>
                <w:rFonts w:asciiTheme="minorHAnsi" w:hAnsiTheme="minorHAnsi" w:cstheme="minorHAnsi"/>
                <w:color w:val="000000"/>
                <w:sz w:val="22"/>
                <w:szCs w:val="22"/>
              </w:rPr>
              <w:t xml:space="preserve">- Use </w:t>
            </w:r>
            <w:proofErr w:type="spellStart"/>
            <w:r w:rsidRPr="00BA6F36">
              <w:rPr>
                <w:rFonts w:asciiTheme="minorHAnsi" w:hAnsiTheme="minorHAnsi" w:cstheme="minorHAnsi"/>
                <w:color w:val="000000"/>
                <w:sz w:val="22"/>
                <w:szCs w:val="22"/>
              </w:rPr>
              <w:t>vif</w:t>
            </w:r>
            <w:proofErr w:type="spellEnd"/>
            <w:r w:rsidRPr="00BA6F36">
              <w:rPr>
                <w:rFonts w:asciiTheme="minorHAnsi" w:hAnsiTheme="minorHAnsi" w:cstheme="minorHAnsi"/>
                <w:color w:val="000000"/>
                <w:sz w:val="22"/>
                <w:szCs w:val="22"/>
              </w:rPr>
              <w:t>() from car package to check multicollinearity</w:t>
            </w:r>
          </w:p>
        </w:tc>
      </w:tr>
      <w:tr w:rsidR="00F16637" w:rsidRPr="00BA6F36" w14:paraId="54D6C28C" w14:textId="77777777" w:rsidTr="00A23D18">
        <w:trPr>
          <w:trHeight w:val="1215"/>
        </w:trPr>
        <w:tc>
          <w:tcPr>
            <w:tcW w:w="1050" w:type="pct"/>
            <w:tcBorders>
              <w:top w:val="nil"/>
              <w:left w:val="single" w:sz="8" w:space="0" w:color="A6A6A6"/>
              <w:bottom w:val="single" w:sz="8" w:space="0" w:color="A6A6A6"/>
              <w:right w:val="single" w:sz="8" w:space="0" w:color="A6A6A6"/>
            </w:tcBorders>
            <w:shd w:val="clear" w:color="auto" w:fill="auto"/>
            <w:vAlign w:val="center"/>
            <w:hideMark/>
          </w:tcPr>
          <w:p w14:paraId="7F4B2B7F" w14:textId="77777777" w:rsidR="00F16637" w:rsidRPr="00BA6F36" w:rsidRDefault="00F16637" w:rsidP="00A23D18">
            <w:pPr>
              <w:rPr>
                <w:rFonts w:asciiTheme="minorHAnsi" w:hAnsiTheme="minorHAnsi" w:cstheme="minorHAnsi"/>
                <w:b/>
                <w:bCs/>
                <w:color w:val="000000"/>
                <w:sz w:val="22"/>
                <w:szCs w:val="22"/>
              </w:rPr>
            </w:pPr>
            <w:r w:rsidRPr="00BA6F36">
              <w:rPr>
                <w:rFonts w:asciiTheme="minorHAnsi" w:hAnsiTheme="minorHAnsi" w:cstheme="minorHAnsi"/>
                <w:b/>
                <w:bCs/>
                <w:color w:val="000000"/>
                <w:sz w:val="22"/>
                <w:szCs w:val="22"/>
              </w:rPr>
              <w:t>Hyperparameter Tuning</w:t>
            </w:r>
          </w:p>
        </w:tc>
        <w:tc>
          <w:tcPr>
            <w:tcW w:w="1243" w:type="pct"/>
            <w:tcBorders>
              <w:top w:val="nil"/>
              <w:left w:val="nil"/>
              <w:bottom w:val="single" w:sz="8" w:space="0" w:color="A6A6A6"/>
              <w:right w:val="single" w:sz="8" w:space="0" w:color="A6A6A6"/>
            </w:tcBorders>
            <w:shd w:val="clear" w:color="auto" w:fill="auto"/>
            <w:vAlign w:val="center"/>
            <w:hideMark/>
          </w:tcPr>
          <w:p w14:paraId="01D09A62" w14:textId="77777777" w:rsidR="00F16637" w:rsidRPr="00BA6F36" w:rsidRDefault="00F16637" w:rsidP="00A23D18">
            <w:pPr>
              <w:rPr>
                <w:rFonts w:asciiTheme="minorHAnsi" w:hAnsiTheme="minorHAnsi" w:cstheme="minorHAnsi"/>
                <w:color w:val="000000"/>
                <w:sz w:val="22"/>
                <w:szCs w:val="22"/>
              </w:rPr>
            </w:pPr>
            <w:r w:rsidRPr="00BA6F36">
              <w:rPr>
                <w:rFonts w:asciiTheme="minorHAnsi" w:hAnsiTheme="minorHAnsi" w:cstheme="minorHAnsi"/>
                <w:color w:val="000000"/>
                <w:sz w:val="22"/>
                <w:szCs w:val="22"/>
              </w:rPr>
              <w:t>- Use PROC HPSPLIT with MAXDEPTH and MINLEAFSIZE for tuning decision trees</w:t>
            </w:r>
          </w:p>
        </w:tc>
        <w:tc>
          <w:tcPr>
            <w:tcW w:w="1460" w:type="pct"/>
            <w:tcBorders>
              <w:top w:val="nil"/>
              <w:left w:val="nil"/>
              <w:bottom w:val="single" w:sz="8" w:space="0" w:color="A6A6A6"/>
              <w:right w:val="single" w:sz="8" w:space="0" w:color="A6A6A6"/>
            </w:tcBorders>
            <w:shd w:val="clear" w:color="auto" w:fill="auto"/>
            <w:vAlign w:val="center"/>
            <w:hideMark/>
          </w:tcPr>
          <w:p w14:paraId="3ABF53BB" w14:textId="77777777" w:rsidR="00F16637" w:rsidRPr="00BA6F36" w:rsidRDefault="00F16637" w:rsidP="00A23D18">
            <w:pPr>
              <w:rPr>
                <w:rFonts w:asciiTheme="minorHAnsi" w:hAnsiTheme="minorHAnsi" w:cstheme="minorHAnsi"/>
                <w:color w:val="000000"/>
                <w:sz w:val="22"/>
                <w:szCs w:val="22"/>
              </w:rPr>
            </w:pPr>
            <w:r w:rsidRPr="00BA6F36">
              <w:rPr>
                <w:rFonts w:asciiTheme="minorHAnsi" w:hAnsiTheme="minorHAnsi" w:cstheme="minorHAnsi"/>
                <w:color w:val="000000"/>
                <w:sz w:val="22"/>
                <w:szCs w:val="22"/>
              </w:rPr>
              <w:t xml:space="preserve">- </w:t>
            </w:r>
            <w:proofErr w:type="spellStart"/>
            <w:r w:rsidRPr="00BA6F36">
              <w:rPr>
                <w:rFonts w:asciiTheme="minorHAnsi" w:hAnsiTheme="minorHAnsi" w:cstheme="minorHAnsi"/>
                <w:color w:val="000000"/>
                <w:sz w:val="22"/>
                <w:szCs w:val="22"/>
              </w:rPr>
              <w:t>GridSearchCV</w:t>
            </w:r>
            <w:proofErr w:type="spellEnd"/>
            <w:r w:rsidRPr="00BA6F36">
              <w:rPr>
                <w:rFonts w:asciiTheme="minorHAnsi" w:hAnsiTheme="minorHAnsi" w:cstheme="minorHAnsi"/>
                <w:color w:val="000000"/>
                <w:sz w:val="22"/>
                <w:szCs w:val="22"/>
              </w:rPr>
              <w:t xml:space="preserve"> or </w:t>
            </w:r>
            <w:proofErr w:type="spellStart"/>
            <w:r w:rsidRPr="00BA6F36">
              <w:rPr>
                <w:rFonts w:asciiTheme="minorHAnsi" w:hAnsiTheme="minorHAnsi" w:cstheme="minorHAnsi"/>
                <w:color w:val="000000"/>
                <w:sz w:val="22"/>
                <w:szCs w:val="22"/>
              </w:rPr>
              <w:t>RandomizedSearchCV</w:t>
            </w:r>
            <w:proofErr w:type="spellEnd"/>
            <w:r w:rsidRPr="00BA6F36">
              <w:rPr>
                <w:rFonts w:asciiTheme="minorHAnsi" w:hAnsiTheme="minorHAnsi" w:cstheme="minorHAnsi"/>
                <w:color w:val="000000"/>
                <w:sz w:val="22"/>
                <w:szCs w:val="22"/>
              </w:rPr>
              <w:t xml:space="preserve"> for tuning logistic regression and decision trees</w:t>
            </w:r>
          </w:p>
        </w:tc>
        <w:tc>
          <w:tcPr>
            <w:tcW w:w="1247" w:type="pct"/>
            <w:tcBorders>
              <w:top w:val="nil"/>
              <w:left w:val="nil"/>
              <w:bottom w:val="single" w:sz="8" w:space="0" w:color="A6A6A6"/>
              <w:right w:val="single" w:sz="8" w:space="0" w:color="A6A6A6"/>
            </w:tcBorders>
            <w:shd w:val="clear" w:color="auto" w:fill="auto"/>
            <w:vAlign w:val="center"/>
            <w:hideMark/>
          </w:tcPr>
          <w:p w14:paraId="58FBF444" w14:textId="77777777" w:rsidR="00F16637" w:rsidRPr="00BA6F36" w:rsidRDefault="00F16637" w:rsidP="00A23D18">
            <w:pPr>
              <w:rPr>
                <w:rFonts w:asciiTheme="minorHAnsi" w:hAnsiTheme="minorHAnsi" w:cstheme="minorHAnsi"/>
                <w:color w:val="000000"/>
                <w:sz w:val="22"/>
                <w:szCs w:val="22"/>
              </w:rPr>
            </w:pPr>
            <w:r w:rsidRPr="00BA6F36">
              <w:rPr>
                <w:rFonts w:asciiTheme="minorHAnsi" w:hAnsiTheme="minorHAnsi" w:cstheme="minorHAnsi"/>
                <w:color w:val="000000"/>
                <w:sz w:val="22"/>
                <w:szCs w:val="22"/>
              </w:rPr>
              <w:t xml:space="preserve">- </w:t>
            </w:r>
            <w:proofErr w:type="spellStart"/>
            <w:r w:rsidRPr="00BA6F36">
              <w:rPr>
                <w:rFonts w:asciiTheme="minorHAnsi" w:hAnsiTheme="minorHAnsi" w:cstheme="minorHAnsi"/>
                <w:color w:val="000000"/>
                <w:sz w:val="22"/>
                <w:szCs w:val="22"/>
              </w:rPr>
              <w:t>trainControl</w:t>
            </w:r>
            <w:proofErr w:type="spellEnd"/>
            <w:r w:rsidRPr="00BA6F36">
              <w:rPr>
                <w:rFonts w:asciiTheme="minorHAnsi" w:hAnsiTheme="minorHAnsi" w:cstheme="minorHAnsi"/>
                <w:color w:val="000000"/>
                <w:sz w:val="22"/>
                <w:szCs w:val="22"/>
              </w:rPr>
              <w:t xml:space="preserve"> and train from caret for hyperparameter tuning of decision trees</w:t>
            </w:r>
          </w:p>
        </w:tc>
      </w:tr>
      <w:tr w:rsidR="00F16637" w:rsidRPr="00BA6F36" w14:paraId="006B67B6" w14:textId="77777777" w:rsidTr="00A23D18">
        <w:trPr>
          <w:trHeight w:val="915"/>
        </w:trPr>
        <w:tc>
          <w:tcPr>
            <w:tcW w:w="1050" w:type="pct"/>
            <w:tcBorders>
              <w:top w:val="nil"/>
              <w:left w:val="single" w:sz="8" w:space="0" w:color="A6A6A6"/>
              <w:bottom w:val="single" w:sz="8" w:space="0" w:color="A6A6A6"/>
              <w:right w:val="single" w:sz="8" w:space="0" w:color="A6A6A6"/>
            </w:tcBorders>
            <w:shd w:val="clear" w:color="auto" w:fill="auto"/>
            <w:vAlign w:val="center"/>
            <w:hideMark/>
          </w:tcPr>
          <w:p w14:paraId="4DF259A3" w14:textId="77777777" w:rsidR="00F16637" w:rsidRPr="00BA6F36" w:rsidRDefault="00F16637" w:rsidP="00A23D18">
            <w:pPr>
              <w:rPr>
                <w:rFonts w:asciiTheme="minorHAnsi" w:hAnsiTheme="minorHAnsi" w:cstheme="minorHAnsi"/>
                <w:b/>
                <w:bCs/>
                <w:color w:val="000000"/>
                <w:sz w:val="22"/>
                <w:szCs w:val="22"/>
              </w:rPr>
            </w:pPr>
            <w:r w:rsidRPr="00BA6F36">
              <w:rPr>
                <w:rFonts w:asciiTheme="minorHAnsi" w:hAnsiTheme="minorHAnsi" w:cstheme="minorHAnsi"/>
                <w:b/>
                <w:bCs/>
                <w:color w:val="000000"/>
                <w:sz w:val="22"/>
                <w:szCs w:val="22"/>
              </w:rPr>
              <w:t>Pruning</w:t>
            </w:r>
          </w:p>
        </w:tc>
        <w:tc>
          <w:tcPr>
            <w:tcW w:w="1243" w:type="pct"/>
            <w:tcBorders>
              <w:top w:val="nil"/>
              <w:left w:val="nil"/>
              <w:bottom w:val="single" w:sz="8" w:space="0" w:color="A6A6A6"/>
              <w:right w:val="single" w:sz="8" w:space="0" w:color="A6A6A6"/>
            </w:tcBorders>
            <w:shd w:val="clear" w:color="auto" w:fill="auto"/>
            <w:vAlign w:val="center"/>
            <w:hideMark/>
          </w:tcPr>
          <w:p w14:paraId="6565A7D1" w14:textId="77777777" w:rsidR="00F16637" w:rsidRPr="00BA6F36" w:rsidRDefault="00F16637" w:rsidP="00A23D18">
            <w:pPr>
              <w:rPr>
                <w:rFonts w:asciiTheme="minorHAnsi" w:hAnsiTheme="minorHAnsi" w:cstheme="minorHAnsi"/>
                <w:color w:val="000000"/>
                <w:sz w:val="22"/>
                <w:szCs w:val="22"/>
              </w:rPr>
            </w:pPr>
            <w:r w:rsidRPr="00BA6F36">
              <w:rPr>
                <w:rFonts w:asciiTheme="minorHAnsi" w:hAnsiTheme="minorHAnsi" w:cstheme="minorHAnsi"/>
                <w:color w:val="000000"/>
                <w:sz w:val="22"/>
                <w:szCs w:val="22"/>
              </w:rPr>
              <w:t>- PROC HPSPLIT supports cost complexity pruning with ALPHA parameter</w:t>
            </w:r>
          </w:p>
        </w:tc>
        <w:tc>
          <w:tcPr>
            <w:tcW w:w="1460" w:type="pct"/>
            <w:tcBorders>
              <w:top w:val="nil"/>
              <w:left w:val="nil"/>
              <w:bottom w:val="single" w:sz="8" w:space="0" w:color="A6A6A6"/>
              <w:right w:val="single" w:sz="8" w:space="0" w:color="A6A6A6"/>
            </w:tcBorders>
            <w:shd w:val="clear" w:color="auto" w:fill="auto"/>
            <w:vAlign w:val="center"/>
            <w:hideMark/>
          </w:tcPr>
          <w:p w14:paraId="07E3E275" w14:textId="77777777" w:rsidR="00F16637" w:rsidRPr="00BA6F36" w:rsidRDefault="00F16637" w:rsidP="00A23D18">
            <w:pPr>
              <w:rPr>
                <w:rFonts w:asciiTheme="minorHAnsi" w:hAnsiTheme="minorHAnsi" w:cstheme="minorHAnsi"/>
                <w:color w:val="000000"/>
                <w:sz w:val="22"/>
                <w:szCs w:val="22"/>
              </w:rPr>
            </w:pPr>
            <w:r w:rsidRPr="00BA6F36">
              <w:rPr>
                <w:rFonts w:asciiTheme="minorHAnsi" w:hAnsiTheme="minorHAnsi" w:cstheme="minorHAnsi"/>
                <w:color w:val="000000"/>
                <w:sz w:val="22"/>
                <w:szCs w:val="22"/>
              </w:rPr>
              <w:t xml:space="preserve">- </w:t>
            </w:r>
            <w:proofErr w:type="spellStart"/>
            <w:r w:rsidRPr="00BA6F36">
              <w:rPr>
                <w:rFonts w:asciiTheme="minorHAnsi" w:hAnsiTheme="minorHAnsi" w:cstheme="minorHAnsi"/>
                <w:color w:val="000000"/>
                <w:sz w:val="22"/>
                <w:szCs w:val="22"/>
              </w:rPr>
              <w:t>DecisionTreeClassifier</w:t>
            </w:r>
            <w:proofErr w:type="spellEnd"/>
            <w:r w:rsidRPr="00BA6F36">
              <w:rPr>
                <w:rFonts w:asciiTheme="minorHAnsi" w:hAnsiTheme="minorHAnsi" w:cstheme="minorHAnsi"/>
                <w:color w:val="000000"/>
                <w:sz w:val="22"/>
                <w:szCs w:val="22"/>
              </w:rPr>
              <w:t xml:space="preserve"> supports pruning with </w:t>
            </w:r>
            <w:proofErr w:type="spellStart"/>
            <w:r w:rsidRPr="00BA6F36">
              <w:rPr>
                <w:rFonts w:asciiTheme="minorHAnsi" w:hAnsiTheme="minorHAnsi" w:cstheme="minorHAnsi"/>
                <w:color w:val="000000"/>
                <w:sz w:val="22"/>
                <w:szCs w:val="22"/>
              </w:rPr>
              <w:t>ccp_alpha</w:t>
            </w:r>
            <w:proofErr w:type="spellEnd"/>
          </w:p>
        </w:tc>
        <w:tc>
          <w:tcPr>
            <w:tcW w:w="1247" w:type="pct"/>
            <w:tcBorders>
              <w:top w:val="nil"/>
              <w:left w:val="nil"/>
              <w:bottom w:val="single" w:sz="8" w:space="0" w:color="A6A6A6"/>
              <w:right w:val="single" w:sz="8" w:space="0" w:color="A6A6A6"/>
            </w:tcBorders>
            <w:shd w:val="clear" w:color="auto" w:fill="auto"/>
            <w:vAlign w:val="center"/>
            <w:hideMark/>
          </w:tcPr>
          <w:p w14:paraId="4C735AB3" w14:textId="77777777" w:rsidR="00F16637" w:rsidRPr="00BA6F36" w:rsidRDefault="00F16637" w:rsidP="00A23D18">
            <w:pPr>
              <w:rPr>
                <w:rFonts w:asciiTheme="minorHAnsi" w:hAnsiTheme="minorHAnsi" w:cstheme="minorHAnsi"/>
                <w:color w:val="000000"/>
                <w:sz w:val="22"/>
                <w:szCs w:val="22"/>
              </w:rPr>
            </w:pPr>
            <w:r w:rsidRPr="00BA6F36">
              <w:rPr>
                <w:rFonts w:asciiTheme="minorHAnsi" w:hAnsiTheme="minorHAnsi" w:cstheme="minorHAnsi"/>
                <w:color w:val="000000"/>
                <w:sz w:val="22"/>
                <w:szCs w:val="22"/>
              </w:rPr>
              <w:t xml:space="preserve">- </w:t>
            </w:r>
            <w:proofErr w:type="spellStart"/>
            <w:r w:rsidRPr="00BA6F36">
              <w:rPr>
                <w:rFonts w:asciiTheme="minorHAnsi" w:hAnsiTheme="minorHAnsi" w:cstheme="minorHAnsi"/>
                <w:color w:val="000000"/>
                <w:sz w:val="22"/>
                <w:szCs w:val="22"/>
              </w:rPr>
              <w:t>rpart</w:t>
            </w:r>
            <w:proofErr w:type="spellEnd"/>
            <w:r w:rsidRPr="00BA6F36">
              <w:rPr>
                <w:rFonts w:asciiTheme="minorHAnsi" w:hAnsiTheme="minorHAnsi" w:cstheme="minorHAnsi"/>
                <w:color w:val="000000"/>
                <w:sz w:val="22"/>
                <w:szCs w:val="22"/>
              </w:rPr>
              <w:t xml:space="preserve"> uses cp (complexity parameter) for pruning</w:t>
            </w:r>
          </w:p>
        </w:tc>
      </w:tr>
      <w:tr w:rsidR="00F16637" w:rsidRPr="00BA6F36" w14:paraId="71ABB5C4" w14:textId="77777777" w:rsidTr="00A23D18">
        <w:trPr>
          <w:trHeight w:val="1215"/>
        </w:trPr>
        <w:tc>
          <w:tcPr>
            <w:tcW w:w="1050" w:type="pct"/>
            <w:vMerge w:val="restart"/>
            <w:tcBorders>
              <w:top w:val="nil"/>
              <w:left w:val="single" w:sz="8" w:space="0" w:color="A6A6A6"/>
              <w:bottom w:val="single" w:sz="8" w:space="0" w:color="A6A6A6"/>
              <w:right w:val="single" w:sz="8" w:space="0" w:color="A6A6A6"/>
            </w:tcBorders>
            <w:shd w:val="clear" w:color="auto" w:fill="auto"/>
            <w:vAlign w:val="center"/>
            <w:hideMark/>
          </w:tcPr>
          <w:p w14:paraId="33766D10" w14:textId="77777777" w:rsidR="00F16637" w:rsidRPr="00BA6F36" w:rsidRDefault="00F16637" w:rsidP="00A23D18">
            <w:pPr>
              <w:rPr>
                <w:rFonts w:asciiTheme="minorHAnsi" w:hAnsiTheme="minorHAnsi" w:cstheme="minorHAnsi"/>
                <w:b/>
                <w:bCs/>
                <w:color w:val="000000"/>
                <w:sz w:val="22"/>
                <w:szCs w:val="22"/>
              </w:rPr>
            </w:pPr>
            <w:r w:rsidRPr="00BA6F36">
              <w:rPr>
                <w:rFonts w:asciiTheme="minorHAnsi" w:hAnsiTheme="minorHAnsi" w:cstheme="minorHAnsi"/>
                <w:b/>
                <w:bCs/>
                <w:color w:val="000000"/>
                <w:sz w:val="22"/>
                <w:szCs w:val="22"/>
              </w:rPr>
              <w:lastRenderedPageBreak/>
              <w:t>Performance Metrics</w:t>
            </w:r>
          </w:p>
        </w:tc>
        <w:tc>
          <w:tcPr>
            <w:tcW w:w="1243" w:type="pct"/>
            <w:tcBorders>
              <w:top w:val="nil"/>
              <w:left w:val="nil"/>
              <w:bottom w:val="single" w:sz="8" w:space="0" w:color="A6A6A6"/>
              <w:right w:val="single" w:sz="8" w:space="0" w:color="A6A6A6"/>
            </w:tcBorders>
            <w:shd w:val="clear" w:color="auto" w:fill="auto"/>
            <w:vAlign w:val="center"/>
            <w:hideMark/>
          </w:tcPr>
          <w:p w14:paraId="6142BE47" w14:textId="77777777" w:rsidR="00F16637" w:rsidRPr="00BA6F36" w:rsidRDefault="00F16637" w:rsidP="00A23D18">
            <w:pPr>
              <w:rPr>
                <w:rFonts w:asciiTheme="minorHAnsi" w:hAnsiTheme="minorHAnsi" w:cstheme="minorHAnsi"/>
                <w:color w:val="000000"/>
                <w:sz w:val="22"/>
                <w:szCs w:val="22"/>
              </w:rPr>
            </w:pPr>
            <w:r w:rsidRPr="00BA6F36">
              <w:rPr>
                <w:rFonts w:asciiTheme="minorHAnsi" w:hAnsiTheme="minorHAnsi" w:cstheme="minorHAnsi"/>
                <w:color w:val="000000"/>
                <w:sz w:val="22"/>
                <w:szCs w:val="22"/>
              </w:rPr>
              <w:t>- PROC LOGISTIC for ROC-AUC and Gini coefficient</w:t>
            </w:r>
          </w:p>
        </w:tc>
        <w:tc>
          <w:tcPr>
            <w:tcW w:w="1460" w:type="pct"/>
            <w:tcBorders>
              <w:top w:val="nil"/>
              <w:left w:val="nil"/>
              <w:bottom w:val="single" w:sz="8" w:space="0" w:color="A6A6A6"/>
              <w:right w:val="single" w:sz="8" w:space="0" w:color="A6A6A6"/>
            </w:tcBorders>
            <w:shd w:val="clear" w:color="auto" w:fill="auto"/>
            <w:vAlign w:val="center"/>
            <w:hideMark/>
          </w:tcPr>
          <w:p w14:paraId="588A895D" w14:textId="77777777" w:rsidR="00F16637" w:rsidRPr="00BA6F36" w:rsidRDefault="00F16637" w:rsidP="00A23D18">
            <w:pPr>
              <w:rPr>
                <w:rFonts w:asciiTheme="minorHAnsi" w:hAnsiTheme="minorHAnsi" w:cstheme="minorHAnsi"/>
                <w:color w:val="000000"/>
                <w:sz w:val="22"/>
                <w:szCs w:val="22"/>
              </w:rPr>
            </w:pPr>
            <w:r w:rsidRPr="00BA6F36">
              <w:rPr>
                <w:rFonts w:asciiTheme="minorHAnsi" w:hAnsiTheme="minorHAnsi" w:cstheme="minorHAnsi"/>
                <w:color w:val="000000"/>
                <w:sz w:val="22"/>
                <w:szCs w:val="22"/>
              </w:rPr>
              <w:t xml:space="preserve">- </w:t>
            </w:r>
            <w:proofErr w:type="spellStart"/>
            <w:r w:rsidRPr="00BA6F36">
              <w:rPr>
                <w:rFonts w:asciiTheme="minorHAnsi" w:hAnsiTheme="minorHAnsi" w:cstheme="minorHAnsi"/>
                <w:color w:val="000000"/>
                <w:sz w:val="22"/>
                <w:szCs w:val="22"/>
              </w:rPr>
              <w:t>roc_auc_score</w:t>
            </w:r>
            <w:proofErr w:type="spellEnd"/>
            <w:r w:rsidRPr="00BA6F36">
              <w:rPr>
                <w:rFonts w:asciiTheme="minorHAnsi" w:hAnsiTheme="minorHAnsi" w:cstheme="minorHAnsi"/>
                <w:color w:val="000000"/>
                <w:sz w:val="22"/>
                <w:szCs w:val="22"/>
              </w:rPr>
              <w:t xml:space="preserve"> and </w:t>
            </w:r>
            <w:proofErr w:type="spellStart"/>
            <w:r w:rsidRPr="00BA6F36">
              <w:rPr>
                <w:rFonts w:asciiTheme="minorHAnsi" w:hAnsiTheme="minorHAnsi" w:cstheme="minorHAnsi"/>
                <w:color w:val="000000"/>
                <w:sz w:val="22"/>
                <w:szCs w:val="22"/>
              </w:rPr>
              <w:t>roc_curve</w:t>
            </w:r>
            <w:proofErr w:type="spellEnd"/>
            <w:r w:rsidRPr="00BA6F36">
              <w:rPr>
                <w:rFonts w:asciiTheme="minorHAnsi" w:hAnsiTheme="minorHAnsi" w:cstheme="minorHAnsi"/>
                <w:color w:val="000000"/>
                <w:sz w:val="22"/>
                <w:szCs w:val="22"/>
              </w:rPr>
              <w:t xml:space="preserve"> from </w:t>
            </w:r>
            <w:proofErr w:type="spellStart"/>
            <w:r w:rsidRPr="00BA6F36">
              <w:rPr>
                <w:rFonts w:asciiTheme="minorHAnsi" w:hAnsiTheme="minorHAnsi" w:cstheme="minorHAnsi"/>
                <w:color w:val="000000"/>
                <w:sz w:val="22"/>
                <w:szCs w:val="22"/>
              </w:rPr>
              <w:t>sklearn.metrics</w:t>
            </w:r>
            <w:proofErr w:type="spellEnd"/>
            <w:r w:rsidRPr="00BA6F36">
              <w:rPr>
                <w:rFonts w:asciiTheme="minorHAnsi" w:hAnsiTheme="minorHAnsi" w:cstheme="minorHAnsi"/>
                <w:color w:val="000000"/>
                <w:sz w:val="22"/>
                <w:szCs w:val="22"/>
              </w:rPr>
              <w:t xml:space="preserve"> for ROC-AUC</w:t>
            </w:r>
          </w:p>
        </w:tc>
        <w:tc>
          <w:tcPr>
            <w:tcW w:w="1247" w:type="pct"/>
            <w:tcBorders>
              <w:top w:val="nil"/>
              <w:left w:val="nil"/>
              <w:bottom w:val="single" w:sz="8" w:space="0" w:color="A6A6A6"/>
              <w:right w:val="single" w:sz="8" w:space="0" w:color="A6A6A6"/>
            </w:tcBorders>
            <w:shd w:val="clear" w:color="auto" w:fill="auto"/>
            <w:vAlign w:val="center"/>
            <w:hideMark/>
          </w:tcPr>
          <w:p w14:paraId="55C49597" w14:textId="77777777" w:rsidR="00F16637" w:rsidRPr="00BA6F36" w:rsidRDefault="00F16637" w:rsidP="00A23D18">
            <w:pPr>
              <w:rPr>
                <w:rFonts w:asciiTheme="minorHAnsi" w:hAnsiTheme="minorHAnsi" w:cstheme="minorHAnsi"/>
                <w:color w:val="000000"/>
                <w:sz w:val="22"/>
                <w:szCs w:val="22"/>
              </w:rPr>
            </w:pPr>
            <w:r w:rsidRPr="00BA6F36">
              <w:rPr>
                <w:rFonts w:asciiTheme="minorHAnsi" w:hAnsiTheme="minorHAnsi" w:cstheme="minorHAnsi"/>
                <w:color w:val="000000"/>
                <w:sz w:val="22"/>
                <w:szCs w:val="22"/>
              </w:rPr>
              <w:t xml:space="preserve">- </w:t>
            </w:r>
            <w:proofErr w:type="spellStart"/>
            <w:r w:rsidRPr="00BA6F36">
              <w:rPr>
                <w:rFonts w:asciiTheme="minorHAnsi" w:hAnsiTheme="minorHAnsi" w:cstheme="minorHAnsi"/>
                <w:color w:val="000000"/>
                <w:sz w:val="22"/>
                <w:szCs w:val="22"/>
              </w:rPr>
              <w:t>pROC</w:t>
            </w:r>
            <w:proofErr w:type="spellEnd"/>
            <w:r w:rsidRPr="00BA6F36">
              <w:rPr>
                <w:rFonts w:asciiTheme="minorHAnsi" w:hAnsiTheme="minorHAnsi" w:cstheme="minorHAnsi"/>
                <w:color w:val="000000"/>
                <w:sz w:val="22"/>
                <w:szCs w:val="22"/>
              </w:rPr>
              <w:t xml:space="preserve"> package for ROC-AUC and Gini coefficient</w:t>
            </w:r>
          </w:p>
        </w:tc>
      </w:tr>
      <w:tr w:rsidR="00F16637" w:rsidRPr="00BA6F36" w14:paraId="162964A5" w14:textId="77777777" w:rsidTr="00A23D18">
        <w:trPr>
          <w:trHeight w:val="615"/>
        </w:trPr>
        <w:tc>
          <w:tcPr>
            <w:tcW w:w="1050" w:type="pct"/>
            <w:vMerge/>
            <w:tcBorders>
              <w:top w:val="nil"/>
              <w:left w:val="single" w:sz="8" w:space="0" w:color="A6A6A6"/>
              <w:bottom w:val="single" w:sz="8" w:space="0" w:color="A6A6A6"/>
              <w:right w:val="single" w:sz="8" w:space="0" w:color="A6A6A6"/>
            </w:tcBorders>
            <w:vAlign w:val="center"/>
            <w:hideMark/>
          </w:tcPr>
          <w:p w14:paraId="63692054" w14:textId="77777777" w:rsidR="00F16637" w:rsidRPr="00BA6F36" w:rsidRDefault="00F16637" w:rsidP="00A23D18">
            <w:pPr>
              <w:rPr>
                <w:rFonts w:asciiTheme="minorHAnsi" w:hAnsiTheme="minorHAnsi" w:cstheme="minorHAnsi"/>
                <w:b/>
                <w:bCs/>
                <w:color w:val="000000"/>
                <w:sz w:val="22"/>
                <w:szCs w:val="22"/>
              </w:rPr>
            </w:pPr>
          </w:p>
        </w:tc>
        <w:tc>
          <w:tcPr>
            <w:tcW w:w="1243" w:type="pct"/>
            <w:tcBorders>
              <w:top w:val="nil"/>
              <w:left w:val="nil"/>
              <w:bottom w:val="single" w:sz="8" w:space="0" w:color="A6A6A6"/>
              <w:right w:val="single" w:sz="8" w:space="0" w:color="A6A6A6"/>
            </w:tcBorders>
            <w:shd w:val="clear" w:color="auto" w:fill="auto"/>
            <w:vAlign w:val="center"/>
            <w:hideMark/>
          </w:tcPr>
          <w:p w14:paraId="530A27BB" w14:textId="77777777" w:rsidR="00F16637" w:rsidRPr="00BA6F36" w:rsidRDefault="00F16637" w:rsidP="00A23D18">
            <w:pPr>
              <w:rPr>
                <w:rFonts w:asciiTheme="minorHAnsi" w:hAnsiTheme="minorHAnsi" w:cstheme="minorHAnsi"/>
                <w:color w:val="000000"/>
                <w:sz w:val="22"/>
                <w:szCs w:val="22"/>
              </w:rPr>
            </w:pPr>
            <w:r w:rsidRPr="00BA6F36">
              <w:rPr>
                <w:rFonts w:asciiTheme="minorHAnsi" w:hAnsiTheme="minorHAnsi" w:cstheme="minorHAnsi"/>
                <w:color w:val="000000"/>
                <w:sz w:val="22"/>
                <w:szCs w:val="22"/>
              </w:rPr>
              <w:t>- Use PROC FREQ for confusion matrix</w:t>
            </w:r>
          </w:p>
        </w:tc>
        <w:tc>
          <w:tcPr>
            <w:tcW w:w="1460" w:type="pct"/>
            <w:tcBorders>
              <w:top w:val="nil"/>
              <w:left w:val="nil"/>
              <w:bottom w:val="single" w:sz="8" w:space="0" w:color="A6A6A6"/>
              <w:right w:val="single" w:sz="8" w:space="0" w:color="A6A6A6"/>
            </w:tcBorders>
            <w:shd w:val="clear" w:color="auto" w:fill="auto"/>
            <w:vAlign w:val="center"/>
            <w:hideMark/>
          </w:tcPr>
          <w:p w14:paraId="47A31C61" w14:textId="77777777" w:rsidR="00F16637" w:rsidRPr="00BA6F36" w:rsidRDefault="00F16637" w:rsidP="00A23D18">
            <w:pPr>
              <w:rPr>
                <w:rFonts w:asciiTheme="minorHAnsi" w:hAnsiTheme="minorHAnsi" w:cstheme="minorHAnsi"/>
                <w:color w:val="000000"/>
                <w:sz w:val="22"/>
                <w:szCs w:val="22"/>
              </w:rPr>
            </w:pPr>
            <w:r w:rsidRPr="00BA6F36">
              <w:rPr>
                <w:rFonts w:asciiTheme="minorHAnsi" w:hAnsiTheme="minorHAnsi" w:cstheme="minorHAnsi"/>
                <w:color w:val="000000"/>
                <w:sz w:val="22"/>
                <w:szCs w:val="22"/>
              </w:rPr>
              <w:t xml:space="preserve">- </w:t>
            </w:r>
            <w:proofErr w:type="spellStart"/>
            <w:r w:rsidRPr="00BA6F36">
              <w:rPr>
                <w:rFonts w:asciiTheme="minorHAnsi" w:hAnsiTheme="minorHAnsi" w:cstheme="minorHAnsi"/>
                <w:color w:val="000000"/>
                <w:sz w:val="22"/>
                <w:szCs w:val="22"/>
              </w:rPr>
              <w:t>confusion_matrix</w:t>
            </w:r>
            <w:proofErr w:type="spellEnd"/>
            <w:r w:rsidRPr="00BA6F36">
              <w:rPr>
                <w:rFonts w:asciiTheme="minorHAnsi" w:hAnsiTheme="minorHAnsi" w:cstheme="minorHAnsi"/>
                <w:color w:val="000000"/>
                <w:sz w:val="22"/>
                <w:szCs w:val="22"/>
              </w:rPr>
              <w:t xml:space="preserve"> for confusion matrix</w:t>
            </w:r>
          </w:p>
        </w:tc>
        <w:tc>
          <w:tcPr>
            <w:tcW w:w="1247" w:type="pct"/>
            <w:tcBorders>
              <w:top w:val="nil"/>
              <w:left w:val="nil"/>
              <w:bottom w:val="single" w:sz="8" w:space="0" w:color="A6A6A6"/>
              <w:right w:val="single" w:sz="8" w:space="0" w:color="A6A6A6"/>
            </w:tcBorders>
            <w:shd w:val="clear" w:color="auto" w:fill="auto"/>
            <w:vAlign w:val="center"/>
            <w:hideMark/>
          </w:tcPr>
          <w:p w14:paraId="5784A135" w14:textId="77777777" w:rsidR="00F16637" w:rsidRPr="00BA6F36" w:rsidRDefault="00F16637" w:rsidP="00A23D18">
            <w:pPr>
              <w:rPr>
                <w:rFonts w:asciiTheme="minorHAnsi" w:hAnsiTheme="minorHAnsi" w:cstheme="minorHAnsi"/>
                <w:color w:val="000000"/>
                <w:sz w:val="22"/>
                <w:szCs w:val="22"/>
              </w:rPr>
            </w:pPr>
            <w:r w:rsidRPr="00BA6F36">
              <w:rPr>
                <w:rFonts w:asciiTheme="minorHAnsi" w:hAnsiTheme="minorHAnsi" w:cstheme="minorHAnsi"/>
                <w:color w:val="000000"/>
                <w:sz w:val="22"/>
                <w:szCs w:val="22"/>
              </w:rPr>
              <w:t xml:space="preserve">- </w:t>
            </w:r>
            <w:proofErr w:type="spellStart"/>
            <w:r w:rsidRPr="00BA6F36">
              <w:rPr>
                <w:rFonts w:asciiTheme="minorHAnsi" w:hAnsiTheme="minorHAnsi" w:cstheme="minorHAnsi"/>
                <w:color w:val="000000"/>
                <w:sz w:val="22"/>
                <w:szCs w:val="22"/>
              </w:rPr>
              <w:t>confusionMatrix</w:t>
            </w:r>
            <w:proofErr w:type="spellEnd"/>
            <w:r w:rsidRPr="00BA6F36">
              <w:rPr>
                <w:rFonts w:asciiTheme="minorHAnsi" w:hAnsiTheme="minorHAnsi" w:cstheme="minorHAnsi"/>
                <w:color w:val="000000"/>
                <w:sz w:val="22"/>
                <w:szCs w:val="22"/>
              </w:rPr>
              <w:t xml:space="preserve"> from caret for confusion matrix</w:t>
            </w:r>
          </w:p>
        </w:tc>
      </w:tr>
    </w:tbl>
    <w:p w14:paraId="4D06C11E" w14:textId="77777777" w:rsidR="00F16637" w:rsidRDefault="00F16637" w:rsidP="00F16637">
      <w:pPr>
        <w:ind w:left="720"/>
        <w:rPr>
          <w:rFonts w:asciiTheme="minorHAnsi" w:hAnsiTheme="minorHAnsi" w:cstheme="minorHAnsi"/>
          <w:sz w:val="22"/>
          <w:szCs w:val="22"/>
        </w:rPr>
      </w:pPr>
    </w:p>
    <w:p w14:paraId="172B7810" w14:textId="77777777" w:rsidR="00F16637" w:rsidRDefault="00F16637" w:rsidP="00F16637">
      <w:pPr>
        <w:ind w:left="720"/>
        <w:rPr>
          <w:rFonts w:asciiTheme="minorHAnsi" w:hAnsiTheme="minorHAnsi" w:cstheme="minorHAnsi"/>
          <w:sz w:val="22"/>
          <w:szCs w:val="22"/>
        </w:rPr>
      </w:pPr>
    </w:p>
    <w:p w14:paraId="79A9C152" w14:textId="77777777" w:rsidR="00F16637" w:rsidRPr="007B4E38" w:rsidRDefault="00F16637" w:rsidP="00F16637">
      <w:pPr>
        <w:ind w:left="720"/>
        <w:rPr>
          <w:rFonts w:asciiTheme="minorHAnsi" w:hAnsiTheme="minorHAnsi" w:cstheme="minorHAnsi"/>
          <w:sz w:val="22"/>
          <w:szCs w:val="22"/>
        </w:rPr>
      </w:pPr>
    </w:p>
    <w:p w14:paraId="40B1C2F5" w14:textId="77777777" w:rsidR="00D73FC4" w:rsidRDefault="00D73FC4" w:rsidP="00762095">
      <w:pPr>
        <w:pStyle w:val="ABodyCopy"/>
        <w:ind w:left="0"/>
      </w:pPr>
    </w:p>
    <w:p w14:paraId="62E24C53" w14:textId="77777777" w:rsidR="00D73FC4" w:rsidRDefault="00D73FC4" w:rsidP="00762095">
      <w:pPr>
        <w:pStyle w:val="ABodyCopy"/>
        <w:ind w:left="0"/>
      </w:pPr>
    </w:p>
    <w:p w14:paraId="1FC27EC6" w14:textId="77777777" w:rsidR="00D73FC4" w:rsidRDefault="00D73FC4" w:rsidP="00762095">
      <w:pPr>
        <w:pStyle w:val="ABodyCopy"/>
        <w:ind w:left="0"/>
      </w:pPr>
    </w:p>
    <w:p w14:paraId="4DA90931" w14:textId="77777777" w:rsidR="00D73FC4" w:rsidRDefault="00D73FC4" w:rsidP="00762095">
      <w:pPr>
        <w:pStyle w:val="ABodyCopy"/>
        <w:ind w:left="0"/>
      </w:pPr>
    </w:p>
    <w:p w14:paraId="6EEA2E8E" w14:textId="77777777" w:rsidR="00D73FC4" w:rsidRDefault="00D73FC4" w:rsidP="00762095">
      <w:pPr>
        <w:pStyle w:val="ABodyCopy"/>
        <w:ind w:left="0"/>
      </w:pPr>
    </w:p>
    <w:p w14:paraId="57D7CD52" w14:textId="77777777" w:rsidR="00D73FC4" w:rsidRDefault="00D73FC4" w:rsidP="00762095">
      <w:pPr>
        <w:pStyle w:val="ABodyCopy"/>
        <w:ind w:left="0"/>
      </w:pPr>
    </w:p>
    <w:p w14:paraId="6CFC75C0" w14:textId="77777777" w:rsidR="00D73FC4" w:rsidRDefault="00D73FC4" w:rsidP="00762095">
      <w:pPr>
        <w:pStyle w:val="ABodyCopy"/>
        <w:ind w:left="0"/>
      </w:pPr>
    </w:p>
    <w:p w14:paraId="6C3D7012" w14:textId="77777777" w:rsidR="00D73FC4" w:rsidRDefault="00D73FC4" w:rsidP="00762095">
      <w:pPr>
        <w:pStyle w:val="ABodyCopy"/>
        <w:ind w:left="0"/>
      </w:pPr>
    </w:p>
    <w:p w14:paraId="1ED54112" w14:textId="77777777" w:rsidR="00D73FC4" w:rsidRDefault="00D73FC4" w:rsidP="00762095">
      <w:pPr>
        <w:pStyle w:val="ABodyCopy"/>
        <w:ind w:left="0"/>
      </w:pPr>
    </w:p>
    <w:p w14:paraId="5C29AFEB" w14:textId="77777777" w:rsidR="00C8129E" w:rsidRDefault="00C8129E" w:rsidP="00762095">
      <w:pPr>
        <w:pStyle w:val="ABodyCopy"/>
        <w:ind w:left="0"/>
      </w:pPr>
    </w:p>
    <w:p w14:paraId="56A1A7E0" w14:textId="77777777" w:rsidR="00C8129E" w:rsidRDefault="00C8129E" w:rsidP="00762095">
      <w:pPr>
        <w:pStyle w:val="ABodyCopy"/>
        <w:ind w:left="0"/>
      </w:pPr>
    </w:p>
    <w:p w14:paraId="58A00465" w14:textId="77777777" w:rsidR="00C8129E" w:rsidRDefault="00C8129E" w:rsidP="00762095">
      <w:pPr>
        <w:pStyle w:val="ABodyCopy"/>
        <w:ind w:left="0"/>
      </w:pPr>
    </w:p>
    <w:p w14:paraId="546F935B" w14:textId="77777777" w:rsidR="00C8129E" w:rsidRDefault="00C8129E" w:rsidP="00762095">
      <w:pPr>
        <w:pStyle w:val="ABodyCopy"/>
        <w:ind w:left="0"/>
      </w:pPr>
    </w:p>
    <w:p w14:paraId="3C5A4914" w14:textId="77777777" w:rsidR="00C8129E" w:rsidRDefault="00C8129E" w:rsidP="00762095">
      <w:pPr>
        <w:pStyle w:val="ABodyCopy"/>
        <w:ind w:left="0"/>
      </w:pPr>
    </w:p>
    <w:p w14:paraId="4A6F7363" w14:textId="77777777" w:rsidR="00C8129E" w:rsidRDefault="00C8129E" w:rsidP="00762095">
      <w:pPr>
        <w:pStyle w:val="ABodyCopy"/>
        <w:ind w:left="0"/>
      </w:pPr>
    </w:p>
    <w:p w14:paraId="17C78110" w14:textId="77777777" w:rsidR="00C8129E" w:rsidRDefault="00C8129E" w:rsidP="00762095">
      <w:pPr>
        <w:pStyle w:val="ABodyCopy"/>
        <w:ind w:left="0"/>
      </w:pPr>
    </w:p>
    <w:p w14:paraId="41094773" w14:textId="77777777" w:rsidR="001017D3" w:rsidRDefault="001017D3" w:rsidP="00762095">
      <w:pPr>
        <w:pStyle w:val="ABodyCopy"/>
        <w:ind w:left="0"/>
      </w:pPr>
    </w:p>
    <w:p w14:paraId="4BB663AB" w14:textId="77777777" w:rsidR="001017D3" w:rsidRDefault="001017D3" w:rsidP="00762095">
      <w:pPr>
        <w:pStyle w:val="ABodyCopy"/>
        <w:ind w:left="0"/>
      </w:pPr>
    </w:p>
    <w:p w14:paraId="025A3C75" w14:textId="50E7EA7B" w:rsidR="005539A3" w:rsidRDefault="00917FE3" w:rsidP="005539A3">
      <w:pPr>
        <w:pStyle w:val="AChapTitle"/>
      </w:pPr>
      <w:bookmarkStart w:id="118" w:name="_Toc174889628"/>
      <w:r>
        <w:lastRenderedPageBreak/>
        <w:t xml:space="preserve">Chapter 6:  </w:t>
      </w:r>
      <w:r w:rsidR="005539A3">
        <w:t>Predictive Modeling Part II – Ensemble Methods</w:t>
      </w:r>
      <w:bookmarkEnd w:id="118"/>
    </w:p>
    <w:p w14:paraId="5ACE13AB" w14:textId="77777777" w:rsidR="005539A3" w:rsidRDefault="005539A3" w:rsidP="005539A3">
      <w:pPr>
        <w:pStyle w:val="Heading1"/>
      </w:pPr>
      <w:bookmarkStart w:id="119" w:name="_Toc174889629"/>
      <w:r>
        <w:t>Overview</w:t>
      </w:r>
      <w:bookmarkEnd w:id="119"/>
    </w:p>
    <w:p w14:paraId="2ED565AF" w14:textId="77777777" w:rsidR="005539A3" w:rsidRPr="00F41D07" w:rsidRDefault="005539A3" w:rsidP="005539A3">
      <w:pPr>
        <w:pStyle w:val="NormalWeb"/>
        <w:spacing w:before="360" w:after="360"/>
        <w:rPr>
          <w:rFonts w:asciiTheme="minorHAnsi" w:hAnsiTheme="minorHAnsi" w:cstheme="minorHAnsi"/>
          <w:color w:val="1F1F1F"/>
          <w:sz w:val="22"/>
          <w:szCs w:val="22"/>
        </w:rPr>
      </w:pPr>
      <w:r>
        <w:rPr>
          <w:rFonts w:asciiTheme="minorHAnsi" w:hAnsiTheme="minorHAnsi" w:cstheme="minorHAnsi"/>
          <w:color w:val="1F1F1F"/>
          <w:sz w:val="22"/>
          <w:szCs w:val="22"/>
        </w:rPr>
        <w:t>Decision trees are fundamental building blocks in predictive modeling</w:t>
      </w:r>
      <w:r w:rsidRPr="00F41D07">
        <w:rPr>
          <w:rFonts w:asciiTheme="minorHAnsi" w:hAnsiTheme="minorHAnsi" w:cstheme="minorHAnsi"/>
          <w:color w:val="1F1F1F"/>
          <w:sz w:val="22"/>
          <w:szCs w:val="22"/>
        </w:rPr>
        <w:t>, laying the foundation for powerful ensemble methods. This chapter explores the intricacies of ensemble methods, where the synergistic combination of predictive models takes center stage.</w:t>
      </w:r>
    </w:p>
    <w:p w14:paraId="4BAABDE5" w14:textId="77777777" w:rsidR="005539A3" w:rsidRPr="00F41D07" w:rsidRDefault="005539A3" w:rsidP="005539A3">
      <w:pPr>
        <w:pStyle w:val="NormalWeb"/>
        <w:spacing w:before="360" w:after="360"/>
        <w:rPr>
          <w:rFonts w:asciiTheme="minorHAnsi" w:hAnsiTheme="minorHAnsi" w:cstheme="minorHAnsi"/>
          <w:color w:val="1F1F1F"/>
          <w:sz w:val="22"/>
          <w:szCs w:val="22"/>
        </w:rPr>
      </w:pPr>
      <w:r>
        <w:rPr>
          <w:rFonts w:asciiTheme="minorHAnsi" w:hAnsiTheme="minorHAnsi" w:cstheme="minorHAnsi"/>
          <w:color w:val="1F1F1F"/>
          <w:sz w:val="22"/>
          <w:szCs w:val="22"/>
        </w:rPr>
        <w:t>Decision trees</w:t>
      </w:r>
      <w:r w:rsidRPr="00F41D07">
        <w:rPr>
          <w:rFonts w:asciiTheme="minorHAnsi" w:hAnsiTheme="minorHAnsi" w:cstheme="minorHAnsi"/>
          <w:color w:val="1F1F1F"/>
          <w:sz w:val="22"/>
          <w:szCs w:val="22"/>
        </w:rPr>
        <w:t xml:space="preserve">, with their inherent capability to capture intricate patterns, form the cornerstone upon which advanced techniques like </w:t>
      </w:r>
      <w:r>
        <w:rPr>
          <w:rFonts w:asciiTheme="minorHAnsi" w:hAnsiTheme="minorHAnsi" w:cstheme="minorHAnsi"/>
          <w:color w:val="1F1F1F"/>
          <w:sz w:val="22"/>
          <w:szCs w:val="22"/>
        </w:rPr>
        <w:t>r</w:t>
      </w:r>
      <w:r w:rsidRPr="00F41D07">
        <w:rPr>
          <w:rFonts w:asciiTheme="minorHAnsi" w:hAnsiTheme="minorHAnsi" w:cstheme="minorHAnsi"/>
          <w:color w:val="1F1F1F"/>
          <w:sz w:val="22"/>
          <w:szCs w:val="22"/>
        </w:rPr>
        <w:t xml:space="preserve">andom </w:t>
      </w:r>
      <w:r>
        <w:rPr>
          <w:rFonts w:asciiTheme="minorHAnsi" w:hAnsiTheme="minorHAnsi" w:cstheme="minorHAnsi"/>
          <w:color w:val="1F1F1F"/>
          <w:sz w:val="22"/>
          <w:szCs w:val="22"/>
        </w:rPr>
        <w:t>f</w:t>
      </w:r>
      <w:r w:rsidRPr="00F41D07">
        <w:rPr>
          <w:rFonts w:asciiTheme="minorHAnsi" w:hAnsiTheme="minorHAnsi" w:cstheme="minorHAnsi"/>
          <w:color w:val="1F1F1F"/>
          <w:sz w:val="22"/>
          <w:szCs w:val="22"/>
        </w:rPr>
        <w:t xml:space="preserve">orest and </w:t>
      </w:r>
      <w:r>
        <w:rPr>
          <w:rFonts w:asciiTheme="minorHAnsi" w:hAnsiTheme="minorHAnsi" w:cstheme="minorHAnsi"/>
          <w:color w:val="1F1F1F"/>
          <w:sz w:val="22"/>
          <w:szCs w:val="22"/>
        </w:rPr>
        <w:t>gradient boosting</w:t>
      </w:r>
      <w:r w:rsidRPr="00F41D07">
        <w:rPr>
          <w:rFonts w:asciiTheme="minorHAnsi" w:hAnsiTheme="minorHAnsi" w:cstheme="minorHAnsi"/>
          <w:color w:val="1F1F1F"/>
          <w:sz w:val="22"/>
          <w:szCs w:val="22"/>
        </w:rPr>
        <w:t xml:space="preserve"> thrive. Our exploration commences with </w:t>
      </w:r>
      <w:r>
        <w:rPr>
          <w:rFonts w:asciiTheme="minorHAnsi" w:hAnsiTheme="minorHAnsi" w:cstheme="minorHAnsi"/>
          <w:color w:val="1F1F1F"/>
          <w:sz w:val="22"/>
          <w:szCs w:val="22"/>
        </w:rPr>
        <w:t>r</w:t>
      </w:r>
      <w:r w:rsidRPr="00F41D07">
        <w:rPr>
          <w:rFonts w:asciiTheme="minorHAnsi" w:hAnsiTheme="minorHAnsi" w:cstheme="minorHAnsi"/>
          <w:color w:val="1F1F1F"/>
          <w:sz w:val="22"/>
          <w:szCs w:val="22"/>
        </w:rPr>
        <w:t xml:space="preserve">andom </w:t>
      </w:r>
      <w:r>
        <w:rPr>
          <w:rFonts w:asciiTheme="minorHAnsi" w:hAnsiTheme="minorHAnsi" w:cstheme="minorHAnsi"/>
          <w:color w:val="1F1F1F"/>
          <w:sz w:val="22"/>
          <w:szCs w:val="22"/>
        </w:rPr>
        <w:t>f</w:t>
      </w:r>
      <w:r w:rsidRPr="00F41D07">
        <w:rPr>
          <w:rFonts w:asciiTheme="minorHAnsi" w:hAnsiTheme="minorHAnsi" w:cstheme="minorHAnsi"/>
          <w:color w:val="1F1F1F"/>
          <w:sz w:val="22"/>
          <w:szCs w:val="22"/>
        </w:rPr>
        <w:t xml:space="preserve">orest, an ensemble of </w:t>
      </w:r>
      <w:r>
        <w:rPr>
          <w:rFonts w:asciiTheme="minorHAnsi" w:hAnsiTheme="minorHAnsi" w:cstheme="minorHAnsi"/>
          <w:color w:val="1F1F1F"/>
          <w:sz w:val="22"/>
          <w:szCs w:val="22"/>
        </w:rPr>
        <w:t>decision trees</w:t>
      </w:r>
      <w:r w:rsidRPr="00F41D07">
        <w:rPr>
          <w:rFonts w:asciiTheme="minorHAnsi" w:hAnsiTheme="minorHAnsi" w:cstheme="minorHAnsi"/>
          <w:color w:val="1F1F1F"/>
          <w:sz w:val="22"/>
          <w:szCs w:val="22"/>
        </w:rPr>
        <w:t xml:space="preserve">, each contributing its unique perspective to a collective prediction. This collaborative approach </w:t>
      </w:r>
      <w:r>
        <w:rPr>
          <w:rFonts w:asciiTheme="minorHAnsi" w:hAnsiTheme="minorHAnsi" w:cstheme="minorHAnsi"/>
          <w:color w:val="1F1F1F"/>
          <w:sz w:val="22"/>
          <w:szCs w:val="22"/>
        </w:rPr>
        <w:t>enhances accuracy and</w:t>
      </w:r>
      <w:r w:rsidRPr="00F41D07">
        <w:rPr>
          <w:rFonts w:asciiTheme="minorHAnsi" w:hAnsiTheme="minorHAnsi" w:cstheme="minorHAnsi"/>
          <w:color w:val="1F1F1F"/>
          <w:sz w:val="22"/>
          <w:szCs w:val="22"/>
        </w:rPr>
        <w:t xml:space="preserve"> mitigates the overfitting risks often encountered with standalone models.</w:t>
      </w:r>
    </w:p>
    <w:p w14:paraId="7043D36E" w14:textId="77777777" w:rsidR="005539A3" w:rsidRPr="00F41D07" w:rsidRDefault="005539A3" w:rsidP="005539A3">
      <w:pPr>
        <w:pStyle w:val="NormalWeb"/>
        <w:spacing w:before="360" w:after="360"/>
        <w:rPr>
          <w:rFonts w:asciiTheme="minorHAnsi" w:hAnsiTheme="minorHAnsi" w:cstheme="minorHAnsi"/>
          <w:color w:val="1F1F1F"/>
          <w:sz w:val="22"/>
          <w:szCs w:val="22"/>
        </w:rPr>
      </w:pPr>
      <w:r w:rsidRPr="00F41D07">
        <w:rPr>
          <w:rFonts w:asciiTheme="minorHAnsi" w:hAnsiTheme="minorHAnsi" w:cstheme="minorHAnsi"/>
          <w:color w:val="1F1F1F"/>
          <w:sz w:val="22"/>
          <w:szCs w:val="22"/>
        </w:rPr>
        <w:t xml:space="preserve">Next, we delve into the domain of </w:t>
      </w:r>
      <w:r>
        <w:rPr>
          <w:rFonts w:asciiTheme="minorHAnsi" w:hAnsiTheme="minorHAnsi" w:cstheme="minorHAnsi"/>
          <w:color w:val="1F1F1F"/>
          <w:sz w:val="22"/>
          <w:szCs w:val="22"/>
        </w:rPr>
        <w:t>gradient boosting</w:t>
      </w:r>
      <w:r w:rsidRPr="00F41D07">
        <w:rPr>
          <w:rFonts w:asciiTheme="minorHAnsi" w:hAnsiTheme="minorHAnsi" w:cstheme="minorHAnsi"/>
          <w:color w:val="1F1F1F"/>
          <w:sz w:val="22"/>
          <w:szCs w:val="22"/>
        </w:rPr>
        <w:t xml:space="preserve">, a technique that meticulously constructs a sequence of trees, each rectifying the errors of its predecessor. This iterative process culminates in a model of exceptional predictive power, making </w:t>
      </w:r>
      <w:r>
        <w:rPr>
          <w:rFonts w:asciiTheme="minorHAnsi" w:hAnsiTheme="minorHAnsi" w:cstheme="minorHAnsi"/>
          <w:color w:val="1F1F1F"/>
          <w:sz w:val="22"/>
          <w:szCs w:val="22"/>
        </w:rPr>
        <w:t>gradient boosting</w:t>
      </w:r>
      <w:r w:rsidRPr="00F41D07">
        <w:rPr>
          <w:rFonts w:asciiTheme="minorHAnsi" w:hAnsiTheme="minorHAnsi" w:cstheme="minorHAnsi"/>
          <w:color w:val="1F1F1F"/>
          <w:sz w:val="22"/>
          <w:szCs w:val="22"/>
        </w:rPr>
        <w:t xml:space="preserve"> a trusted tool for data scientists.</w:t>
      </w:r>
    </w:p>
    <w:p w14:paraId="7513099C" w14:textId="77777777" w:rsidR="005539A3" w:rsidRDefault="005539A3" w:rsidP="005539A3">
      <w:pPr>
        <w:pStyle w:val="NormalWeb"/>
        <w:spacing w:before="360" w:after="360"/>
        <w:rPr>
          <w:rStyle w:val="animating"/>
          <w:rFonts w:asciiTheme="minorHAnsi" w:hAnsiTheme="minorHAnsi" w:cstheme="minorHAnsi"/>
          <w:color w:val="1F1F1F"/>
          <w:sz w:val="22"/>
          <w:szCs w:val="22"/>
        </w:rPr>
      </w:pPr>
      <w:r w:rsidRPr="00F41D07">
        <w:rPr>
          <w:rFonts w:asciiTheme="minorHAnsi" w:hAnsiTheme="minorHAnsi" w:cstheme="minorHAnsi"/>
          <w:color w:val="1F1F1F"/>
          <w:sz w:val="22"/>
          <w:szCs w:val="22"/>
        </w:rPr>
        <w:t xml:space="preserve">While ensemble methods offer unparalleled predictive strength, their black-box nature, </w:t>
      </w:r>
      <w:r>
        <w:rPr>
          <w:rFonts w:asciiTheme="minorHAnsi" w:hAnsiTheme="minorHAnsi" w:cstheme="minorHAnsi"/>
          <w:color w:val="1F1F1F"/>
          <w:sz w:val="22"/>
          <w:szCs w:val="22"/>
        </w:rPr>
        <w:t>whose</w:t>
      </w:r>
      <w:r w:rsidRPr="00F41D07">
        <w:rPr>
          <w:rFonts w:asciiTheme="minorHAnsi" w:hAnsiTheme="minorHAnsi" w:cstheme="minorHAnsi"/>
          <w:color w:val="1F1F1F"/>
          <w:sz w:val="22"/>
          <w:szCs w:val="22"/>
        </w:rPr>
        <w:t xml:space="preserve"> internal workings are opaque and challenging to decipher, presents a limitation.</w:t>
      </w:r>
      <w:r w:rsidRPr="00F41D07">
        <w:rPr>
          <w:rStyle w:val="animating"/>
          <w:rFonts w:asciiTheme="minorHAnsi" w:hAnsiTheme="minorHAnsi" w:cstheme="minorHAnsi"/>
          <w:color w:val="1F1F1F"/>
          <w:sz w:val="22"/>
          <w:szCs w:val="22"/>
        </w:rPr>
        <w:t xml:space="preserve"> Understanding the inner mechanisms of these methods is paramount for responsible and transparent data science. In </w:t>
      </w:r>
      <w:r>
        <w:rPr>
          <w:rStyle w:val="animating"/>
          <w:rFonts w:asciiTheme="minorHAnsi" w:hAnsiTheme="minorHAnsi" w:cstheme="minorHAnsi"/>
          <w:color w:val="1F1F1F"/>
          <w:sz w:val="22"/>
          <w:szCs w:val="22"/>
        </w:rPr>
        <w:t>this chapter</w:t>
      </w:r>
      <w:r w:rsidRPr="00F41D07">
        <w:rPr>
          <w:rStyle w:val="animating"/>
          <w:rFonts w:asciiTheme="minorHAnsi" w:hAnsiTheme="minorHAnsi" w:cstheme="minorHAnsi"/>
          <w:color w:val="1F1F1F"/>
          <w:sz w:val="22"/>
          <w:szCs w:val="22"/>
        </w:rPr>
        <w:t xml:space="preserve">, we'll dissect the intricacies of </w:t>
      </w:r>
      <w:r>
        <w:rPr>
          <w:rStyle w:val="animating"/>
          <w:rFonts w:asciiTheme="minorHAnsi" w:hAnsiTheme="minorHAnsi" w:cstheme="minorHAnsi"/>
          <w:color w:val="1F1F1F"/>
          <w:sz w:val="22"/>
          <w:szCs w:val="22"/>
        </w:rPr>
        <w:t>r</w:t>
      </w:r>
      <w:r w:rsidRPr="00F41D07">
        <w:rPr>
          <w:rStyle w:val="animating"/>
          <w:rFonts w:asciiTheme="minorHAnsi" w:hAnsiTheme="minorHAnsi" w:cstheme="minorHAnsi"/>
          <w:color w:val="1F1F1F"/>
          <w:sz w:val="22"/>
          <w:szCs w:val="22"/>
        </w:rPr>
        <w:t xml:space="preserve">andom </w:t>
      </w:r>
      <w:r>
        <w:rPr>
          <w:rStyle w:val="animating"/>
          <w:rFonts w:asciiTheme="minorHAnsi" w:hAnsiTheme="minorHAnsi" w:cstheme="minorHAnsi"/>
          <w:color w:val="1F1F1F"/>
          <w:sz w:val="22"/>
          <w:szCs w:val="22"/>
        </w:rPr>
        <w:t>f</w:t>
      </w:r>
      <w:r w:rsidRPr="00F41D07">
        <w:rPr>
          <w:rStyle w:val="animating"/>
          <w:rFonts w:asciiTheme="minorHAnsi" w:hAnsiTheme="minorHAnsi" w:cstheme="minorHAnsi"/>
          <w:color w:val="1F1F1F"/>
          <w:sz w:val="22"/>
          <w:szCs w:val="22"/>
        </w:rPr>
        <w:t xml:space="preserve">orest and </w:t>
      </w:r>
      <w:r>
        <w:rPr>
          <w:rStyle w:val="animating"/>
          <w:rFonts w:asciiTheme="minorHAnsi" w:hAnsiTheme="minorHAnsi" w:cstheme="minorHAnsi"/>
          <w:color w:val="1F1F1F"/>
          <w:sz w:val="22"/>
          <w:szCs w:val="22"/>
        </w:rPr>
        <w:t>gradient boosting</w:t>
      </w:r>
      <w:r w:rsidRPr="00F41D07">
        <w:rPr>
          <w:rStyle w:val="animating"/>
          <w:rFonts w:asciiTheme="minorHAnsi" w:hAnsiTheme="minorHAnsi" w:cstheme="minorHAnsi"/>
          <w:color w:val="1F1F1F"/>
          <w:sz w:val="22"/>
          <w:szCs w:val="22"/>
        </w:rPr>
        <w:t>, demystifying the allure of black-box models. This journey into the world of ensemble methods will unlock the secrets behind their predictive prowess.</w:t>
      </w:r>
    </w:p>
    <w:p w14:paraId="7664A02D" w14:textId="77777777" w:rsidR="005539A3" w:rsidRPr="00F41D07" w:rsidRDefault="005539A3" w:rsidP="005539A3">
      <w:pPr>
        <w:pStyle w:val="NormalWeb"/>
        <w:spacing w:before="360" w:after="360"/>
        <w:rPr>
          <w:rFonts w:asciiTheme="minorHAnsi" w:hAnsiTheme="minorHAnsi" w:cstheme="minorHAnsi"/>
          <w:color w:val="1F1F1F"/>
          <w:sz w:val="22"/>
          <w:szCs w:val="22"/>
        </w:rPr>
      </w:pPr>
    </w:p>
    <w:p w14:paraId="0D61DDF4" w14:textId="77777777" w:rsidR="005539A3" w:rsidRPr="00CA4A4E" w:rsidRDefault="005539A3" w:rsidP="005539A3">
      <w:pPr>
        <w:pStyle w:val="Heading1"/>
      </w:pPr>
      <w:bookmarkStart w:id="120" w:name="_Toc174889630"/>
      <w:r w:rsidRPr="00CA4A4E">
        <w:t>Random Forest</w:t>
      </w:r>
      <w:bookmarkEnd w:id="120"/>
    </w:p>
    <w:p w14:paraId="7E8C9A00" w14:textId="77777777" w:rsidR="005539A3" w:rsidRPr="001E088F" w:rsidRDefault="005539A3" w:rsidP="005539A3">
      <w:pPr>
        <w:spacing w:before="180"/>
        <w:rPr>
          <w:rFonts w:asciiTheme="minorHAnsi" w:hAnsiTheme="minorHAnsi" w:cstheme="minorHAnsi"/>
          <w:color w:val="111111"/>
          <w:sz w:val="22"/>
          <w:szCs w:val="22"/>
        </w:rPr>
      </w:pPr>
      <w:r>
        <w:rPr>
          <w:rFonts w:asciiTheme="minorHAnsi" w:hAnsiTheme="minorHAnsi" w:cstheme="minorHAnsi"/>
          <w:color w:val="111111"/>
          <w:sz w:val="22"/>
          <w:szCs w:val="22"/>
        </w:rPr>
        <w:t>Random forests</w:t>
      </w:r>
      <w:r w:rsidRPr="001E088F">
        <w:rPr>
          <w:rFonts w:asciiTheme="minorHAnsi" w:hAnsiTheme="minorHAnsi" w:cstheme="minorHAnsi"/>
          <w:color w:val="111111"/>
          <w:sz w:val="22"/>
          <w:szCs w:val="22"/>
        </w:rPr>
        <w:t xml:space="preserve"> are an ensemble learning method that operates by constructing multiple </w:t>
      </w:r>
      <w:r>
        <w:rPr>
          <w:rFonts w:asciiTheme="minorHAnsi" w:hAnsiTheme="minorHAnsi" w:cstheme="minorHAnsi"/>
          <w:color w:val="111111"/>
          <w:sz w:val="22"/>
          <w:szCs w:val="22"/>
        </w:rPr>
        <w:t>decision trees</w:t>
      </w:r>
      <w:r w:rsidRPr="001E088F">
        <w:rPr>
          <w:rFonts w:asciiTheme="minorHAnsi" w:hAnsiTheme="minorHAnsi" w:cstheme="minorHAnsi"/>
          <w:color w:val="111111"/>
          <w:sz w:val="22"/>
          <w:szCs w:val="22"/>
        </w:rPr>
        <w:t xml:space="preserve"> at training time and outputting the class</w:t>
      </w:r>
      <w:r>
        <w:rPr>
          <w:rFonts w:asciiTheme="minorHAnsi" w:hAnsiTheme="minorHAnsi" w:cstheme="minorHAnsi"/>
          <w:color w:val="111111"/>
          <w:sz w:val="22"/>
          <w:szCs w:val="22"/>
        </w:rPr>
        <w:t>,</w:t>
      </w:r>
      <w:r w:rsidRPr="001E088F">
        <w:rPr>
          <w:rFonts w:asciiTheme="minorHAnsi" w:hAnsiTheme="minorHAnsi" w:cstheme="minorHAnsi"/>
          <w:color w:val="111111"/>
          <w:sz w:val="22"/>
          <w:szCs w:val="22"/>
        </w:rPr>
        <w:t xml:space="preserve"> </w:t>
      </w:r>
      <w:r>
        <w:rPr>
          <w:rFonts w:asciiTheme="minorHAnsi" w:hAnsiTheme="minorHAnsi" w:cstheme="minorHAnsi"/>
          <w:color w:val="111111"/>
          <w:sz w:val="22"/>
          <w:szCs w:val="22"/>
        </w:rPr>
        <w:t>which</w:t>
      </w:r>
      <w:r w:rsidRPr="001E088F">
        <w:rPr>
          <w:rFonts w:asciiTheme="minorHAnsi" w:hAnsiTheme="minorHAnsi" w:cstheme="minorHAnsi"/>
          <w:color w:val="111111"/>
          <w:sz w:val="22"/>
          <w:szCs w:val="22"/>
        </w:rPr>
        <w:t xml:space="preserve"> is the mode of the classes (classification) or mean prediction (regression) of the individual trees. They correct for </w:t>
      </w:r>
      <w:r>
        <w:rPr>
          <w:rFonts w:asciiTheme="minorHAnsi" w:hAnsiTheme="minorHAnsi" w:cstheme="minorHAnsi"/>
          <w:color w:val="111111"/>
          <w:sz w:val="22"/>
          <w:szCs w:val="22"/>
        </w:rPr>
        <w:lastRenderedPageBreak/>
        <w:t>decision trees</w:t>
      </w:r>
      <w:r w:rsidRPr="001E088F">
        <w:rPr>
          <w:rFonts w:asciiTheme="minorHAnsi" w:hAnsiTheme="minorHAnsi" w:cstheme="minorHAnsi"/>
          <w:color w:val="111111"/>
          <w:sz w:val="22"/>
          <w:szCs w:val="22"/>
        </w:rPr>
        <w:t xml:space="preserve">’ habit of overfitting to their training set, a weakness attributed to the “greedy algorithm” nature of </w:t>
      </w:r>
      <w:r>
        <w:rPr>
          <w:rFonts w:asciiTheme="minorHAnsi" w:hAnsiTheme="minorHAnsi" w:cstheme="minorHAnsi"/>
          <w:color w:val="111111"/>
          <w:sz w:val="22"/>
          <w:szCs w:val="22"/>
        </w:rPr>
        <w:t>decision trees</w:t>
      </w:r>
      <w:r w:rsidRPr="001E088F">
        <w:rPr>
          <w:rFonts w:asciiTheme="minorHAnsi" w:hAnsiTheme="minorHAnsi" w:cstheme="minorHAnsi"/>
          <w:color w:val="111111"/>
          <w:sz w:val="22"/>
          <w:szCs w:val="22"/>
        </w:rPr>
        <w:t xml:space="preserve">. This means that </w:t>
      </w:r>
      <w:r>
        <w:rPr>
          <w:rFonts w:asciiTheme="minorHAnsi" w:hAnsiTheme="minorHAnsi" w:cstheme="minorHAnsi"/>
          <w:color w:val="111111"/>
          <w:sz w:val="22"/>
          <w:szCs w:val="22"/>
        </w:rPr>
        <w:t>decision trees</w:t>
      </w:r>
      <w:r w:rsidRPr="001E088F">
        <w:rPr>
          <w:rFonts w:asciiTheme="minorHAnsi" w:hAnsiTheme="minorHAnsi" w:cstheme="minorHAnsi"/>
          <w:color w:val="111111"/>
          <w:sz w:val="22"/>
          <w:szCs w:val="22"/>
        </w:rPr>
        <w:t xml:space="preserve"> select the best variable and split point at each stage of the tree development</w:t>
      </w:r>
      <w:r>
        <w:rPr>
          <w:rFonts w:asciiTheme="minorHAnsi" w:hAnsiTheme="minorHAnsi" w:cstheme="minorHAnsi"/>
          <w:color w:val="111111"/>
          <w:sz w:val="22"/>
          <w:szCs w:val="22"/>
        </w:rPr>
        <w:t>. Still, they</w:t>
      </w:r>
      <w:r w:rsidRPr="001E088F">
        <w:rPr>
          <w:rFonts w:asciiTheme="minorHAnsi" w:hAnsiTheme="minorHAnsi" w:cstheme="minorHAnsi"/>
          <w:color w:val="111111"/>
          <w:sz w:val="22"/>
          <w:szCs w:val="22"/>
        </w:rPr>
        <w:t xml:space="preserve"> never look forward or backward to determine whether alternative splits would have produced a better overall outcome. This process leads to a static tree that is not guaranteed to be the best possible tree-based approach.</w:t>
      </w:r>
    </w:p>
    <w:p w14:paraId="72FCF353" w14:textId="77777777" w:rsidR="005539A3" w:rsidRPr="001E088F" w:rsidRDefault="005539A3" w:rsidP="005539A3">
      <w:pPr>
        <w:spacing w:before="180"/>
        <w:rPr>
          <w:rFonts w:asciiTheme="minorHAnsi" w:hAnsiTheme="minorHAnsi" w:cstheme="minorHAnsi"/>
          <w:color w:val="111111"/>
          <w:sz w:val="22"/>
          <w:szCs w:val="22"/>
        </w:rPr>
      </w:pPr>
      <w:r w:rsidRPr="001E088F">
        <w:rPr>
          <w:rFonts w:asciiTheme="minorHAnsi" w:hAnsiTheme="minorHAnsi" w:cstheme="minorHAnsi"/>
          <w:color w:val="111111"/>
          <w:sz w:val="22"/>
          <w:szCs w:val="22"/>
        </w:rPr>
        <w:t xml:space="preserve">The random forest algorithm </w:t>
      </w:r>
      <w:r>
        <w:rPr>
          <w:rFonts w:asciiTheme="minorHAnsi" w:hAnsiTheme="minorHAnsi" w:cstheme="minorHAnsi"/>
          <w:color w:val="111111"/>
          <w:sz w:val="22"/>
          <w:szCs w:val="22"/>
        </w:rPr>
        <w:t>attempts to mitigate decision trees' inherent weakness</w:t>
      </w:r>
      <w:r w:rsidRPr="001E088F">
        <w:rPr>
          <w:rFonts w:asciiTheme="minorHAnsi" w:hAnsiTheme="minorHAnsi" w:cstheme="minorHAnsi"/>
          <w:color w:val="111111"/>
          <w:sz w:val="22"/>
          <w:szCs w:val="22"/>
        </w:rPr>
        <w:t xml:space="preserve">. It is an ensemble approach that constructs several different </w:t>
      </w:r>
      <w:r>
        <w:rPr>
          <w:rFonts w:asciiTheme="minorHAnsi" w:hAnsiTheme="minorHAnsi" w:cstheme="minorHAnsi"/>
          <w:color w:val="111111"/>
          <w:sz w:val="22"/>
          <w:szCs w:val="22"/>
        </w:rPr>
        <w:t>decision trees</w:t>
      </w:r>
      <w:r w:rsidRPr="001E088F">
        <w:rPr>
          <w:rFonts w:asciiTheme="minorHAnsi" w:hAnsiTheme="minorHAnsi" w:cstheme="minorHAnsi"/>
          <w:color w:val="111111"/>
          <w:sz w:val="22"/>
          <w:szCs w:val="22"/>
        </w:rPr>
        <w:t xml:space="preserve"> and averages the results together. It is the algorithmic equivalent of “wisdom of the crowds.” </w:t>
      </w:r>
    </w:p>
    <w:p w14:paraId="6D0FA4C5" w14:textId="77777777" w:rsidR="005539A3" w:rsidRPr="001E088F" w:rsidRDefault="005539A3" w:rsidP="005539A3">
      <w:pPr>
        <w:pStyle w:val="Heading3"/>
        <w:ind w:left="0"/>
      </w:pPr>
      <w:bookmarkStart w:id="121" w:name="_Toc174889631"/>
      <w:r w:rsidRPr="001E088F">
        <w:t>Step-by-Step Construction of a Random Forest Model</w:t>
      </w:r>
      <w:bookmarkEnd w:id="121"/>
    </w:p>
    <w:p w14:paraId="0C310FE2" w14:textId="77777777" w:rsidR="005539A3" w:rsidRDefault="005539A3" w:rsidP="005539A3">
      <w:pPr>
        <w:spacing w:before="180"/>
        <w:rPr>
          <w:rFonts w:asciiTheme="minorHAnsi" w:hAnsiTheme="minorHAnsi" w:cstheme="minorHAnsi"/>
          <w:color w:val="111111"/>
          <w:sz w:val="22"/>
          <w:szCs w:val="22"/>
        </w:rPr>
      </w:pPr>
      <w:r w:rsidRPr="001E088F">
        <w:rPr>
          <w:rFonts w:asciiTheme="minorHAnsi" w:hAnsiTheme="minorHAnsi" w:cstheme="minorHAnsi"/>
          <w:color w:val="111111"/>
          <w:sz w:val="22"/>
          <w:szCs w:val="22"/>
        </w:rPr>
        <w:t xml:space="preserve">The construction of a </w:t>
      </w:r>
      <w:r>
        <w:rPr>
          <w:rFonts w:asciiTheme="minorHAnsi" w:hAnsiTheme="minorHAnsi" w:cstheme="minorHAnsi"/>
          <w:color w:val="111111"/>
          <w:sz w:val="22"/>
          <w:szCs w:val="22"/>
        </w:rPr>
        <w:t>r</w:t>
      </w:r>
      <w:r w:rsidRPr="001E088F">
        <w:rPr>
          <w:rFonts w:asciiTheme="minorHAnsi" w:hAnsiTheme="minorHAnsi" w:cstheme="minorHAnsi"/>
          <w:color w:val="111111"/>
          <w:sz w:val="22"/>
          <w:szCs w:val="22"/>
        </w:rPr>
        <w:t xml:space="preserve">andom </w:t>
      </w:r>
      <w:r>
        <w:rPr>
          <w:rFonts w:asciiTheme="minorHAnsi" w:hAnsiTheme="minorHAnsi" w:cstheme="minorHAnsi"/>
          <w:color w:val="111111"/>
          <w:sz w:val="22"/>
          <w:szCs w:val="22"/>
        </w:rPr>
        <w:t>f</w:t>
      </w:r>
      <w:r w:rsidRPr="001E088F">
        <w:rPr>
          <w:rFonts w:asciiTheme="minorHAnsi" w:hAnsiTheme="minorHAnsi" w:cstheme="minorHAnsi"/>
          <w:color w:val="111111"/>
          <w:sz w:val="22"/>
          <w:szCs w:val="22"/>
        </w:rPr>
        <w:t>orest model involves several steps</w:t>
      </w:r>
      <w:r>
        <w:rPr>
          <w:rFonts w:asciiTheme="minorHAnsi" w:hAnsiTheme="minorHAnsi" w:cstheme="minorHAnsi"/>
          <w:color w:val="111111"/>
          <w:sz w:val="22"/>
          <w:szCs w:val="22"/>
        </w:rPr>
        <w:t>,</w:t>
      </w:r>
      <w:r w:rsidRPr="001E088F">
        <w:rPr>
          <w:rFonts w:asciiTheme="minorHAnsi" w:hAnsiTheme="minorHAnsi" w:cstheme="minorHAnsi"/>
          <w:color w:val="111111"/>
          <w:sz w:val="22"/>
          <w:szCs w:val="22"/>
        </w:rPr>
        <w:t xml:space="preserve"> which are detailed below:</w:t>
      </w:r>
    </w:p>
    <w:p w14:paraId="513AFD62" w14:textId="77777777" w:rsidR="005539A3" w:rsidRPr="001E088F" w:rsidRDefault="005539A3" w:rsidP="005539A3">
      <w:pPr>
        <w:spacing w:before="180"/>
        <w:rPr>
          <w:rFonts w:asciiTheme="minorHAnsi" w:hAnsiTheme="minorHAnsi" w:cstheme="minorHAnsi"/>
          <w:color w:val="111111"/>
          <w:sz w:val="22"/>
          <w:szCs w:val="22"/>
        </w:rPr>
      </w:pPr>
    </w:p>
    <w:p w14:paraId="5F177FDA" w14:textId="77777777" w:rsidR="005539A3" w:rsidRDefault="005539A3" w:rsidP="00145AC7">
      <w:pPr>
        <w:numPr>
          <w:ilvl w:val="0"/>
          <w:numId w:val="125"/>
        </w:numPr>
        <w:rPr>
          <w:rFonts w:asciiTheme="minorHAnsi" w:hAnsiTheme="minorHAnsi" w:cstheme="minorHAnsi"/>
          <w:color w:val="111111"/>
          <w:sz w:val="22"/>
          <w:szCs w:val="22"/>
        </w:rPr>
      </w:pPr>
      <w:r w:rsidRPr="001E088F">
        <w:rPr>
          <w:rFonts w:asciiTheme="minorHAnsi" w:hAnsiTheme="minorHAnsi" w:cstheme="minorHAnsi"/>
          <w:b/>
          <w:bCs/>
          <w:color w:val="111111"/>
          <w:sz w:val="22"/>
          <w:szCs w:val="22"/>
        </w:rPr>
        <w:t>Bootstrap Dataset Construction</w:t>
      </w:r>
      <w:r w:rsidRPr="001E088F">
        <w:rPr>
          <w:rFonts w:asciiTheme="minorHAnsi" w:hAnsiTheme="minorHAnsi" w:cstheme="minorHAnsi"/>
          <w:color w:val="111111"/>
          <w:sz w:val="22"/>
          <w:szCs w:val="22"/>
        </w:rPr>
        <w:t xml:space="preserve">: Begin by building a bootstrapped dataset. This involves randomly selecting predictors and observations from your base </w:t>
      </w:r>
      <w:proofErr w:type="gramStart"/>
      <w:r w:rsidRPr="001E088F">
        <w:rPr>
          <w:rFonts w:asciiTheme="minorHAnsi" w:hAnsiTheme="minorHAnsi" w:cstheme="minorHAnsi"/>
          <w:color w:val="111111"/>
          <w:sz w:val="22"/>
          <w:szCs w:val="22"/>
        </w:rPr>
        <w:t>dataset</w:t>
      </w:r>
      <w:proofErr w:type="gramEnd"/>
      <w:r>
        <w:rPr>
          <w:rFonts w:asciiTheme="minorHAnsi" w:hAnsiTheme="minorHAnsi" w:cstheme="minorHAnsi"/>
          <w:color w:val="111111"/>
          <w:sz w:val="22"/>
          <w:szCs w:val="22"/>
        </w:rPr>
        <w:t xml:space="preserve">. </w:t>
      </w:r>
      <w:r w:rsidRPr="001E088F">
        <w:rPr>
          <w:rFonts w:asciiTheme="minorHAnsi" w:hAnsiTheme="minorHAnsi" w:cstheme="minorHAnsi"/>
          <w:color w:val="111111"/>
          <w:sz w:val="22"/>
          <w:szCs w:val="22"/>
        </w:rPr>
        <w:t xml:space="preserve">The number of predictors </w:t>
      </w:r>
      <w:r>
        <w:rPr>
          <w:rFonts w:asciiTheme="minorHAnsi" w:hAnsiTheme="minorHAnsi" w:cstheme="minorHAnsi"/>
          <w:color w:val="111111"/>
          <w:sz w:val="22"/>
          <w:szCs w:val="22"/>
        </w:rPr>
        <w:t>chosen</w:t>
      </w:r>
      <w:r w:rsidRPr="001E088F">
        <w:rPr>
          <w:rFonts w:asciiTheme="minorHAnsi" w:hAnsiTheme="minorHAnsi" w:cstheme="minorHAnsi"/>
          <w:color w:val="111111"/>
          <w:sz w:val="22"/>
          <w:szCs w:val="22"/>
        </w:rPr>
        <w:t xml:space="preserve"> is typically the square root of </w:t>
      </w:r>
      <w:r>
        <w:rPr>
          <w:rFonts w:asciiTheme="minorHAnsi" w:hAnsiTheme="minorHAnsi" w:cstheme="minorHAnsi"/>
          <w:color w:val="111111"/>
          <w:sz w:val="22"/>
          <w:szCs w:val="22"/>
        </w:rPr>
        <w:t xml:space="preserve">your dataset's total number of predictors </w:t>
      </w:r>
      <w:r w:rsidRPr="001E088F">
        <w:rPr>
          <w:rFonts w:asciiTheme="minorHAnsi" w:hAnsiTheme="minorHAnsi" w:cstheme="minorHAnsi"/>
          <w:color w:val="111111"/>
          <w:sz w:val="22"/>
          <w:szCs w:val="22"/>
        </w:rPr>
        <w:t xml:space="preserve">(though this can be adjusted during hyperparameter tuning). The number of observations selected should </w:t>
      </w:r>
      <w:r>
        <w:rPr>
          <w:rFonts w:asciiTheme="minorHAnsi" w:hAnsiTheme="minorHAnsi" w:cstheme="minorHAnsi"/>
          <w:color w:val="111111"/>
          <w:sz w:val="22"/>
          <w:szCs w:val="22"/>
        </w:rPr>
        <w:t>equal</w:t>
      </w:r>
      <w:r w:rsidRPr="001E088F">
        <w:rPr>
          <w:rFonts w:asciiTheme="minorHAnsi" w:hAnsiTheme="minorHAnsi" w:cstheme="minorHAnsi"/>
          <w:color w:val="111111"/>
          <w:sz w:val="22"/>
          <w:szCs w:val="22"/>
        </w:rPr>
        <w:t xml:space="preserve"> the number in your original dataset, and selection is done with replacement, meaning an observation can be </w:t>
      </w:r>
      <w:r>
        <w:rPr>
          <w:rFonts w:asciiTheme="minorHAnsi" w:hAnsiTheme="minorHAnsi" w:cstheme="minorHAnsi"/>
          <w:color w:val="111111"/>
          <w:sz w:val="22"/>
          <w:szCs w:val="22"/>
        </w:rPr>
        <w:t>chosen</w:t>
      </w:r>
      <w:r w:rsidRPr="001E088F">
        <w:rPr>
          <w:rFonts w:asciiTheme="minorHAnsi" w:hAnsiTheme="minorHAnsi" w:cstheme="minorHAnsi"/>
          <w:color w:val="111111"/>
          <w:sz w:val="22"/>
          <w:szCs w:val="22"/>
        </w:rPr>
        <w:t xml:space="preserve"> more than once.</w:t>
      </w:r>
    </w:p>
    <w:p w14:paraId="2390B393" w14:textId="77777777" w:rsidR="005539A3" w:rsidRPr="001E088F" w:rsidRDefault="005539A3" w:rsidP="005539A3">
      <w:pPr>
        <w:ind w:left="720"/>
        <w:rPr>
          <w:rFonts w:asciiTheme="minorHAnsi" w:hAnsiTheme="minorHAnsi" w:cstheme="minorHAnsi"/>
          <w:color w:val="111111"/>
          <w:sz w:val="22"/>
          <w:szCs w:val="22"/>
        </w:rPr>
      </w:pPr>
    </w:p>
    <w:p w14:paraId="0145DF08" w14:textId="77777777" w:rsidR="005539A3" w:rsidRDefault="005539A3" w:rsidP="00145AC7">
      <w:pPr>
        <w:numPr>
          <w:ilvl w:val="0"/>
          <w:numId w:val="125"/>
        </w:numPr>
        <w:rPr>
          <w:rFonts w:asciiTheme="minorHAnsi" w:hAnsiTheme="minorHAnsi" w:cstheme="minorHAnsi"/>
          <w:color w:val="111111"/>
          <w:sz w:val="22"/>
          <w:szCs w:val="22"/>
        </w:rPr>
      </w:pPr>
      <w:r w:rsidRPr="001E088F">
        <w:rPr>
          <w:rFonts w:asciiTheme="minorHAnsi" w:hAnsiTheme="minorHAnsi" w:cstheme="minorHAnsi"/>
          <w:b/>
          <w:bCs/>
          <w:color w:val="111111"/>
          <w:sz w:val="22"/>
          <w:szCs w:val="22"/>
        </w:rPr>
        <w:t>Individual Tree Construction</w:t>
      </w:r>
      <w:r w:rsidRPr="001E088F">
        <w:rPr>
          <w:rFonts w:asciiTheme="minorHAnsi" w:hAnsiTheme="minorHAnsi" w:cstheme="minorHAnsi"/>
          <w:color w:val="111111"/>
          <w:sz w:val="22"/>
          <w:szCs w:val="22"/>
        </w:rPr>
        <w:t xml:space="preserve">: Once your bootstrapped dataset has been constructed, use it to build an individual decision tree. Start by randomly selecting a subset of available predictors to evaluate for your root node. After determining your root node, </w:t>
      </w:r>
      <w:r>
        <w:rPr>
          <w:rFonts w:asciiTheme="minorHAnsi" w:hAnsiTheme="minorHAnsi" w:cstheme="minorHAnsi"/>
          <w:color w:val="111111"/>
          <w:sz w:val="22"/>
          <w:szCs w:val="22"/>
        </w:rPr>
        <w:t>select random subsets of variables at each step to</w:t>
      </w:r>
      <w:r w:rsidRPr="001E088F">
        <w:rPr>
          <w:rFonts w:asciiTheme="minorHAnsi" w:hAnsiTheme="minorHAnsi" w:cstheme="minorHAnsi"/>
          <w:color w:val="111111"/>
          <w:sz w:val="22"/>
          <w:szCs w:val="22"/>
        </w:rPr>
        <w:t xml:space="preserve"> construct the rest of your tree.</w:t>
      </w:r>
    </w:p>
    <w:p w14:paraId="7089D41A" w14:textId="77777777" w:rsidR="005539A3" w:rsidRPr="001E088F" w:rsidRDefault="005539A3" w:rsidP="005539A3">
      <w:pPr>
        <w:ind w:left="720"/>
        <w:rPr>
          <w:rFonts w:asciiTheme="minorHAnsi" w:hAnsiTheme="minorHAnsi" w:cstheme="minorHAnsi"/>
          <w:color w:val="111111"/>
          <w:sz w:val="22"/>
          <w:szCs w:val="22"/>
        </w:rPr>
      </w:pPr>
    </w:p>
    <w:p w14:paraId="729ACB00" w14:textId="77777777" w:rsidR="005539A3" w:rsidRDefault="005539A3" w:rsidP="00145AC7">
      <w:pPr>
        <w:numPr>
          <w:ilvl w:val="0"/>
          <w:numId w:val="125"/>
        </w:numPr>
        <w:rPr>
          <w:rFonts w:asciiTheme="minorHAnsi" w:hAnsiTheme="minorHAnsi" w:cstheme="minorHAnsi"/>
          <w:color w:val="111111"/>
          <w:sz w:val="22"/>
          <w:szCs w:val="22"/>
        </w:rPr>
      </w:pPr>
      <w:r w:rsidRPr="001E088F">
        <w:rPr>
          <w:rFonts w:asciiTheme="minorHAnsi" w:hAnsiTheme="minorHAnsi" w:cstheme="minorHAnsi"/>
          <w:b/>
          <w:bCs/>
          <w:color w:val="111111"/>
          <w:sz w:val="22"/>
          <w:szCs w:val="22"/>
        </w:rPr>
        <w:t>Repeat Tree Construction</w:t>
      </w:r>
      <w:r w:rsidRPr="001E088F">
        <w:rPr>
          <w:rFonts w:asciiTheme="minorHAnsi" w:hAnsiTheme="minorHAnsi" w:cstheme="minorHAnsi"/>
          <w:color w:val="111111"/>
          <w:sz w:val="22"/>
          <w:szCs w:val="22"/>
        </w:rPr>
        <w:t>: Repeat step 2 hundreds or even thousands of times. Because each tree is constructed using a different bootstrapped dataset and different random subsets of predictors at each step, you’ll end up with a wide variety of different trees.</w:t>
      </w:r>
    </w:p>
    <w:p w14:paraId="376AB769" w14:textId="77777777" w:rsidR="005539A3" w:rsidRPr="001E088F" w:rsidRDefault="005539A3" w:rsidP="005539A3">
      <w:pPr>
        <w:ind w:left="720"/>
        <w:rPr>
          <w:rFonts w:asciiTheme="minorHAnsi" w:hAnsiTheme="minorHAnsi" w:cstheme="minorHAnsi"/>
          <w:color w:val="111111"/>
          <w:sz w:val="22"/>
          <w:szCs w:val="22"/>
        </w:rPr>
      </w:pPr>
    </w:p>
    <w:p w14:paraId="140B0D17" w14:textId="77777777" w:rsidR="005539A3" w:rsidRPr="001E088F" w:rsidRDefault="005539A3" w:rsidP="00145AC7">
      <w:pPr>
        <w:numPr>
          <w:ilvl w:val="0"/>
          <w:numId w:val="125"/>
        </w:numPr>
        <w:rPr>
          <w:rFonts w:asciiTheme="minorHAnsi" w:hAnsiTheme="minorHAnsi" w:cstheme="minorHAnsi"/>
          <w:color w:val="111111"/>
          <w:sz w:val="22"/>
          <w:szCs w:val="22"/>
        </w:rPr>
      </w:pPr>
      <w:r w:rsidRPr="001E088F">
        <w:rPr>
          <w:rFonts w:asciiTheme="minorHAnsi" w:hAnsiTheme="minorHAnsi" w:cstheme="minorHAnsi"/>
          <w:b/>
          <w:bCs/>
          <w:color w:val="111111"/>
          <w:sz w:val="22"/>
          <w:szCs w:val="22"/>
        </w:rPr>
        <w:t>Final Model Construction</w:t>
      </w:r>
      <w:r w:rsidRPr="001E088F">
        <w:rPr>
          <w:rFonts w:asciiTheme="minorHAnsi" w:hAnsiTheme="minorHAnsi" w:cstheme="minorHAnsi"/>
          <w:color w:val="111111"/>
          <w:sz w:val="22"/>
          <w:szCs w:val="22"/>
        </w:rPr>
        <w:t xml:space="preserve">: Your final </w:t>
      </w:r>
      <w:r>
        <w:rPr>
          <w:rFonts w:asciiTheme="minorHAnsi" w:hAnsiTheme="minorHAnsi" w:cstheme="minorHAnsi"/>
          <w:color w:val="111111"/>
          <w:sz w:val="22"/>
          <w:szCs w:val="22"/>
        </w:rPr>
        <w:t>r</w:t>
      </w:r>
      <w:r w:rsidRPr="001E088F">
        <w:rPr>
          <w:rFonts w:asciiTheme="minorHAnsi" w:hAnsiTheme="minorHAnsi" w:cstheme="minorHAnsi"/>
          <w:color w:val="111111"/>
          <w:sz w:val="22"/>
          <w:szCs w:val="22"/>
        </w:rPr>
        <w:t xml:space="preserve">andom </w:t>
      </w:r>
      <w:r>
        <w:rPr>
          <w:rFonts w:asciiTheme="minorHAnsi" w:hAnsiTheme="minorHAnsi" w:cstheme="minorHAnsi"/>
          <w:color w:val="111111"/>
          <w:sz w:val="22"/>
          <w:szCs w:val="22"/>
        </w:rPr>
        <w:t>f</w:t>
      </w:r>
      <w:r w:rsidRPr="001E088F">
        <w:rPr>
          <w:rFonts w:asciiTheme="minorHAnsi" w:hAnsiTheme="minorHAnsi" w:cstheme="minorHAnsi"/>
          <w:color w:val="111111"/>
          <w:sz w:val="22"/>
          <w:szCs w:val="22"/>
        </w:rPr>
        <w:t>orest model is an ensemble of all the individual trees you’ve constructed. When making predictions, each individual tree in your “forest” gets a vote, and your final prediction is based on majority voting for classification problems or averaging for regression problems.</w:t>
      </w:r>
    </w:p>
    <w:p w14:paraId="0701EBF3" w14:textId="77777777" w:rsidR="005539A3" w:rsidRPr="001E088F" w:rsidRDefault="005539A3" w:rsidP="005539A3">
      <w:pPr>
        <w:spacing w:before="180"/>
        <w:rPr>
          <w:rFonts w:asciiTheme="minorHAnsi" w:hAnsiTheme="minorHAnsi" w:cstheme="minorHAnsi"/>
          <w:color w:val="111111"/>
          <w:sz w:val="22"/>
          <w:szCs w:val="22"/>
        </w:rPr>
      </w:pPr>
      <w:r w:rsidRPr="001E088F">
        <w:rPr>
          <w:rFonts w:asciiTheme="minorHAnsi" w:hAnsiTheme="minorHAnsi" w:cstheme="minorHAnsi"/>
          <w:color w:val="111111"/>
          <w:sz w:val="22"/>
          <w:szCs w:val="22"/>
        </w:rPr>
        <w:lastRenderedPageBreak/>
        <w:t xml:space="preserve">These steps make </w:t>
      </w:r>
      <w:r>
        <w:rPr>
          <w:rFonts w:asciiTheme="minorHAnsi" w:hAnsiTheme="minorHAnsi" w:cstheme="minorHAnsi"/>
          <w:color w:val="111111"/>
          <w:sz w:val="22"/>
          <w:szCs w:val="22"/>
        </w:rPr>
        <w:t>random forests</w:t>
      </w:r>
      <w:r w:rsidRPr="001E088F">
        <w:rPr>
          <w:rFonts w:asciiTheme="minorHAnsi" w:hAnsiTheme="minorHAnsi" w:cstheme="minorHAnsi"/>
          <w:color w:val="111111"/>
          <w:sz w:val="22"/>
          <w:szCs w:val="22"/>
        </w:rPr>
        <w:t xml:space="preserve"> a powerful tool for many machine learning tasks</w:t>
      </w:r>
      <w:r>
        <w:rPr>
          <w:rFonts w:asciiTheme="minorHAnsi" w:hAnsiTheme="minorHAnsi" w:cstheme="minorHAnsi"/>
          <w:color w:val="111111"/>
          <w:sz w:val="22"/>
          <w:szCs w:val="22"/>
        </w:rPr>
        <w:t>. Compared to single decision trees, they provide higher accuracy and better control over overfitting</w:t>
      </w:r>
      <w:r w:rsidRPr="001E088F">
        <w:rPr>
          <w:rFonts w:asciiTheme="minorHAnsi" w:hAnsiTheme="minorHAnsi" w:cstheme="minorHAnsi"/>
          <w:color w:val="111111"/>
          <w:sz w:val="22"/>
          <w:szCs w:val="22"/>
        </w:rPr>
        <w:t>.</w:t>
      </w:r>
    </w:p>
    <w:p w14:paraId="6FC56C6B" w14:textId="77777777" w:rsidR="005539A3" w:rsidRDefault="005539A3" w:rsidP="005539A3">
      <w:pPr>
        <w:spacing w:before="180"/>
        <w:rPr>
          <w:rFonts w:asciiTheme="minorHAnsi" w:hAnsiTheme="minorHAnsi" w:cstheme="minorHAnsi"/>
          <w:color w:val="111111"/>
          <w:sz w:val="22"/>
          <w:szCs w:val="22"/>
        </w:rPr>
      </w:pPr>
    </w:p>
    <w:p w14:paraId="03DD25FB" w14:textId="77777777" w:rsidR="005539A3" w:rsidRPr="00CA4A4E" w:rsidRDefault="005539A3" w:rsidP="005539A3">
      <w:pPr>
        <w:spacing w:before="180"/>
        <w:rPr>
          <w:rFonts w:asciiTheme="minorHAnsi" w:hAnsiTheme="minorHAnsi" w:cstheme="minorHAnsi"/>
          <w:color w:val="111111"/>
          <w:sz w:val="22"/>
          <w:szCs w:val="22"/>
        </w:rPr>
      </w:pPr>
    </w:p>
    <w:p w14:paraId="5606D13E" w14:textId="77777777" w:rsidR="005539A3" w:rsidRPr="00CA4A4E" w:rsidRDefault="005539A3" w:rsidP="005539A3">
      <w:pPr>
        <w:pStyle w:val="Heading2"/>
        <w:ind w:left="0"/>
      </w:pPr>
      <w:bookmarkStart w:id="122" w:name="_Toc174889632"/>
      <w:r w:rsidRPr="00CA4A4E">
        <w:t xml:space="preserve">Comparing </w:t>
      </w:r>
      <w:r>
        <w:t>Decision Trees</w:t>
      </w:r>
      <w:r w:rsidRPr="00CA4A4E">
        <w:t xml:space="preserve"> and </w:t>
      </w:r>
      <w:r>
        <w:t>Random Forests</w:t>
      </w:r>
      <w:bookmarkEnd w:id="122"/>
    </w:p>
    <w:p w14:paraId="5E96272A" w14:textId="77777777" w:rsidR="005539A3" w:rsidRPr="00CA4A4E" w:rsidRDefault="005539A3" w:rsidP="005539A3">
      <w:pPr>
        <w:spacing w:before="180"/>
        <w:rPr>
          <w:rFonts w:asciiTheme="minorHAnsi" w:hAnsiTheme="minorHAnsi" w:cstheme="minorHAnsi"/>
          <w:color w:val="111111"/>
          <w:sz w:val="22"/>
          <w:szCs w:val="22"/>
        </w:rPr>
      </w:pPr>
      <w:r>
        <w:rPr>
          <w:rFonts w:asciiTheme="minorHAnsi" w:hAnsiTheme="minorHAnsi" w:cstheme="minorHAnsi"/>
          <w:color w:val="111111"/>
          <w:sz w:val="22"/>
          <w:szCs w:val="22"/>
        </w:rPr>
        <w:t>Decision trees</w:t>
      </w:r>
      <w:r w:rsidRPr="00CA4A4E">
        <w:rPr>
          <w:rFonts w:asciiTheme="minorHAnsi" w:hAnsiTheme="minorHAnsi" w:cstheme="minorHAnsi"/>
          <w:color w:val="111111"/>
          <w:sz w:val="22"/>
          <w:szCs w:val="22"/>
        </w:rPr>
        <w:t xml:space="preserve"> and </w:t>
      </w:r>
      <w:r>
        <w:rPr>
          <w:rFonts w:asciiTheme="minorHAnsi" w:hAnsiTheme="minorHAnsi" w:cstheme="minorHAnsi"/>
          <w:color w:val="111111"/>
          <w:sz w:val="22"/>
          <w:szCs w:val="22"/>
        </w:rPr>
        <w:t>random forests</w:t>
      </w:r>
      <w:r w:rsidRPr="00CA4A4E">
        <w:rPr>
          <w:rFonts w:asciiTheme="minorHAnsi" w:hAnsiTheme="minorHAnsi" w:cstheme="minorHAnsi"/>
          <w:color w:val="111111"/>
          <w:sz w:val="22"/>
          <w:szCs w:val="22"/>
        </w:rPr>
        <w:t xml:space="preserve"> are tree-based models in machine learning. While they share some similarities, they also have significant differences. Here’s a comparison table that shows how </w:t>
      </w:r>
      <w:r>
        <w:rPr>
          <w:rFonts w:asciiTheme="minorHAnsi" w:hAnsiTheme="minorHAnsi" w:cstheme="minorHAnsi"/>
          <w:color w:val="111111"/>
          <w:sz w:val="22"/>
          <w:szCs w:val="22"/>
        </w:rPr>
        <w:t>decision trees</w:t>
      </w:r>
      <w:r w:rsidRPr="00CA4A4E">
        <w:rPr>
          <w:rFonts w:asciiTheme="minorHAnsi" w:hAnsiTheme="minorHAnsi" w:cstheme="minorHAnsi"/>
          <w:color w:val="111111"/>
          <w:sz w:val="22"/>
          <w:szCs w:val="22"/>
        </w:rPr>
        <w:t xml:space="preserve"> and </w:t>
      </w:r>
      <w:r>
        <w:rPr>
          <w:rFonts w:asciiTheme="minorHAnsi" w:hAnsiTheme="minorHAnsi" w:cstheme="minorHAnsi"/>
          <w:color w:val="111111"/>
          <w:sz w:val="22"/>
          <w:szCs w:val="22"/>
        </w:rPr>
        <w:t>random forests</w:t>
      </w:r>
      <w:r w:rsidRPr="00CA4A4E">
        <w:rPr>
          <w:rFonts w:asciiTheme="minorHAnsi" w:hAnsiTheme="minorHAnsi" w:cstheme="minorHAnsi"/>
          <w:color w:val="111111"/>
          <w:sz w:val="22"/>
          <w:szCs w:val="22"/>
        </w:rPr>
        <w:t xml:space="preserve"> handle various modeling issues:</w:t>
      </w:r>
    </w:p>
    <w:p w14:paraId="416968D3" w14:textId="77777777" w:rsidR="005539A3" w:rsidRDefault="005539A3" w:rsidP="005539A3">
      <w:pPr>
        <w:rPr>
          <w:rFonts w:asciiTheme="minorHAnsi" w:hAnsiTheme="minorHAnsi" w:cstheme="minorHAnsi"/>
          <w:sz w:val="22"/>
          <w:szCs w:val="22"/>
        </w:rPr>
      </w:pPr>
    </w:p>
    <w:p w14:paraId="03E73615" w14:textId="21D0E70B" w:rsidR="005539A3" w:rsidRDefault="005539A3" w:rsidP="005539A3">
      <w:pPr>
        <w:pStyle w:val="ACaptionHead"/>
        <w:ind w:left="0"/>
      </w:pPr>
      <w:r>
        <w:t xml:space="preserve">Table </w:t>
      </w:r>
      <w:r w:rsidR="0017122F">
        <w:t>6</w:t>
      </w:r>
      <w:r>
        <w:t>.</w:t>
      </w:r>
      <w:r w:rsidR="0017122F">
        <w:t>1</w:t>
      </w:r>
      <w:r>
        <w:t>: Comparing Decision Trees and Random Forest Models</w:t>
      </w:r>
    </w:p>
    <w:p w14:paraId="5812656C" w14:textId="77777777" w:rsidR="005539A3" w:rsidRDefault="005539A3" w:rsidP="005539A3">
      <w:pPr>
        <w:rPr>
          <w:rFonts w:asciiTheme="minorHAnsi" w:hAnsiTheme="minorHAnsi" w:cstheme="minorHAnsi"/>
          <w:sz w:val="22"/>
          <w:szCs w:val="22"/>
        </w:rPr>
      </w:pPr>
    </w:p>
    <w:tbl>
      <w:tblPr>
        <w:tblW w:w="5000" w:type="pct"/>
        <w:tblLook w:val="04A0" w:firstRow="1" w:lastRow="0" w:firstColumn="1" w:lastColumn="0" w:noHBand="0" w:noVBand="1"/>
      </w:tblPr>
      <w:tblGrid>
        <w:gridCol w:w="1686"/>
        <w:gridCol w:w="3283"/>
        <w:gridCol w:w="3301"/>
      </w:tblGrid>
      <w:tr w:rsidR="005539A3" w:rsidRPr="006E3847" w14:paraId="51ECDDA8" w14:textId="77777777" w:rsidTr="00A23D18">
        <w:trPr>
          <w:trHeight w:val="288"/>
        </w:trPr>
        <w:tc>
          <w:tcPr>
            <w:tcW w:w="89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4C9B700" w14:textId="77777777" w:rsidR="005539A3" w:rsidRPr="008C626A" w:rsidRDefault="005539A3" w:rsidP="00A23D18">
            <w:pPr>
              <w:jc w:val="center"/>
              <w:rPr>
                <w:rFonts w:asciiTheme="minorHAnsi" w:hAnsiTheme="minorHAnsi" w:cstheme="minorHAnsi"/>
                <w:b/>
                <w:bCs/>
                <w:color w:val="111111"/>
                <w:sz w:val="22"/>
                <w:szCs w:val="22"/>
              </w:rPr>
            </w:pPr>
            <w:r w:rsidRPr="008C626A">
              <w:rPr>
                <w:rFonts w:asciiTheme="minorHAnsi" w:hAnsiTheme="minorHAnsi" w:cstheme="minorHAnsi"/>
                <w:b/>
                <w:bCs/>
                <w:color w:val="111111"/>
                <w:sz w:val="22"/>
                <w:szCs w:val="22"/>
              </w:rPr>
              <w:t>Model Issue</w:t>
            </w:r>
          </w:p>
        </w:tc>
        <w:tc>
          <w:tcPr>
            <w:tcW w:w="2047" w:type="pct"/>
            <w:tcBorders>
              <w:top w:val="single" w:sz="4" w:space="0" w:color="auto"/>
              <w:left w:val="nil"/>
              <w:bottom w:val="single" w:sz="4" w:space="0" w:color="auto"/>
              <w:right w:val="single" w:sz="4" w:space="0" w:color="auto"/>
            </w:tcBorders>
            <w:shd w:val="clear" w:color="auto" w:fill="auto"/>
            <w:vAlign w:val="center"/>
            <w:hideMark/>
          </w:tcPr>
          <w:p w14:paraId="597E61E0" w14:textId="77777777" w:rsidR="005539A3" w:rsidRPr="008C626A" w:rsidRDefault="005539A3" w:rsidP="00A23D18">
            <w:pPr>
              <w:jc w:val="center"/>
              <w:rPr>
                <w:rFonts w:asciiTheme="minorHAnsi" w:hAnsiTheme="minorHAnsi" w:cstheme="minorHAnsi"/>
                <w:b/>
                <w:bCs/>
                <w:color w:val="111111"/>
                <w:sz w:val="22"/>
                <w:szCs w:val="22"/>
              </w:rPr>
            </w:pPr>
            <w:r>
              <w:rPr>
                <w:rFonts w:asciiTheme="minorHAnsi" w:hAnsiTheme="minorHAnsi" w:cstheme="minorHAnsi"/>
                <w:b/>
                <w:bCs/>
                <w:color w:val="111111"/>
                <w:sz w:val="22"/>
                <w:szCs w:val="22"/>
              </w:rPr>
              <w:t>Decision Trees</w:t>
            </w:r>
          </w:p>
        </w:tc>
        <w:tc>
          <w:tcPr>
            <w:tcW w:w="2058" w:type="pct"/>
            <w:tcBorders>
              <w:top w:val="single" w:sz="4" w:space="0" w:color="auto"/>
              <w:left w:val="nil"/>
              <w:bottom w:val="single" w:sz="4" w:space="0" w:color="auto"/>
              <w:right w:val="single" w:sz="4" w:space="0" w:color="auto"/>
            </w:tcBorders>
            <w:shd w:val="clear" w:color="auto" w:fill="auto"/>
            <w:vAlign w:val="center"/>
            <w:hideMark/>
          </w:tcPr>
          <w:p w14:paraId="607DB746" w14:textId="77777777" w:rsidR="005539A3" w:rsidRPr="008C626A" w:rsidRDefault="005539A3" w:rsidP="00A23D18">
            <w:pPr>
              <w:jc w:val="center"/>
              <w:rPr>
                <w:rFonts w:asciiTheme="minorHAnsi" w:hAnsiTheme="minorHAnsi" w:cstheme="minorHAnsi"/>
                <w:b/>
                <w:bCs/>
                <w:color w:val="111111"/>
                <w:sz w:val="22"/>
                <w:szCs w:val="22"/>
              </w:rPr>
            </w:pPr>
            <w:r>
              <w:rPr>
                <w:rFonts w:asciiTheme="minorHAnsi" w:hAnsiTheme="minorHAnsi" w:cstheme="minorHAnsi"/>
                <w:b/>
                <w:bCs/>
                <w:color w:val="111111"/>
                <w:sz w:val="22"/>
                <w:szCs w:val="22"/>
              </w:rPr>
              <w:t>Random Forests</w:t>
            </w:r>
          </w:p>
        </w:tc>
      </w:tr>
      <w:tr w:rsidR="005539A3" w:rsidRPr="006E3847" w14:paraId="1DE59C1F" w14:textId="77777777" w:rsidTr="00A23D18">
        <w:trPr>
          <w:trHeight w:val="792"/>
        </w:trPr>
        <w:tc>
          <w:tcPr>
            <w:tcW w:w="894" w:type="pct"/>
            <w:tcBorders>
              <w:top w:val="nil"/>
              <w:left w:val="single" w:sz="4" w:space="0" w:color="auto"/>
              <w:bottom w:val="single" w:sz="4" w:space="0" w:color="auto"/>
              <w:right w:val="single" w:sz="4" w:space="0" w:color="auto"/>
            </w:tcBorders>
            <w:shd w:val="clear" w:color="auto" w:fill="auto"/>
            <w:vAlign w:val="center"/>
            <w:hideMark/>
          </w:tcPr>
          <w:p w14:paraId="07005F16" w14:textId="77777777" w:rsidR="005539A3" w:rsidRPr="008C626A" w:rsidRDefault="005539A3" w:rsidP="00A23D18">
            <w:pPr>
              <w:rPr>
                <w:rFonts w:asciiTheme="minorHAnsi" w:hAnsiTheme="minorHAnsi" w:cstheme="minorHAnsi"/>
                <w:color w:val="111111"/>
                <w:sz w:val="22"/>
                <w:szCs w:val="22"/>
              </w:rPr>
            </w:pPr>
            <w:r w:rsidRPr="008C626A">
              <w:rPr>
                <w:rFonts w:asciiTheme="minorHAnsi" w:hAnsiTheme="minorHAnsi" w:cstheme="minorHAnsi"/>
                <w:color w:val="111111"/>
                <w:sz w:val="22"/>
                <w:szCs w:val="22"/>
              </w:rPr>
              <w:t>Multicollinearity</w:t>
            </w:r>
          </w:p>
        </w:tc>
        <w:tc>
          <w:tcPr>
            <w:tcW w:w="2047" w:type="pct"/>
            <w:tcBorders>
              <w:top w:val="nil"/>
              <w:left w:val="nil"/>
              <w:bottom w:val="single" w:sz="4" w:space="0" w:color="auto"/>
              <w:right w:val="single" w:sz="4" w:space="0" w:color="auto"/>
            </w:tcBorders>
            <w:shd w:val="clear" w:color="auto" w:fill="auto"/>
            <w:vAlign w:val="center"/>
            <w:hideMark/>
          </w:tcPr>
          <w:p w14:paraId="344C756E" w14:textId="77777777" w:rsidR="005539A3" w:rsidRPr="008C626A" w:rsidRDefault="005539A3" w:rsidP="00A23D18">
            <w:pPr>
              <w:rPr>
                <w:rFonts w:asciiTheme="minorHAnsi" w:hAnsiTheme="minorHAnsi" w:cstheme="minorHAnsi"/>
                <w:color w:val="111111"/>
                <w:sz w:val="22"/>
                <w:szCs w:val="22"/>
              </w:rPr>
            </w:pPr>
            <w:r w:rsidRPr="008C626A">
              <w:rPr>
                <w:rFonts w:asciiTheme="minorHAnsi" w:hAnsiTheme="minorHAnsi" w:cstheme="minorHAnsi"/>
                <w:color w:val="111111"/>
                <w:sz w:val="22"/>
                <w:szCs w:val="22"/>
              </w:rPr>
              <w:t>Not sensitive. Can handle multicollinearity well.</w:t>
            </w:r>
          </w:p>
        </w:tc>
        <w:tc>
          <w:tcPr>
            <w:tcW w:w="2058" w:type="pct"/>
            <w:tcBorders>
              <w:top w:val="nil"/>
              <w:left w:val="nil"/>
              <w:bottom w:val="single" w:sz="4" w:space="0" w:color="auto"/>
              <w:right w:val="single" w:sz="4" w:space="0" w:color="auto"/>
            </w:tcBorders>
            <w:shd w:val="clear" w:color="auto" w:fill="auto"/>
            <w:vAlign w:val="center"/>
            <w:hideMark/>
          </w:tcPr>
          <w:p w14:paraId="7441DDC4" w14:textId="77777777" w:rsidR="005539A3" w:rsidRPr="008C626A" w:rsidRDefault="005539A3" w:rsidP="00A23D18">
            <w:pPr>
              <w:rPr>
                <w:rFonts w:asciiTheme="minorHAnsi" w:hAnsiTheme="minorHAnsi" w:cstheme="minorHAnsi"/>
                <w:color w:val="111111"/>
                <w:sz w:val="22"/>
                <w:szCs w:val="22"/>
              </w:rPr>
            </w:pPr>
            <w:r w:rsidRPr="008C626A">
              <w:rPr>
                <w:rFonts w:asciiTheme="minorHAnsi" w:hAnsiTheme="minorHAnsi" w:cstheme="minorHAnsi"/>
                <w:color w:val="111111"/>
                <w:sz w:val="22"/>
                <w:szCs w:val="22"/>
              </w:rPr>
              <w:t>Not sensitive due to randomness and averaging of results from multiple trees.</w:t>
            </w:r>
          </w:p>
        </w:tc>
      </w:tr>
      <w:tr w:rsidR="005539A3" w:rsidRPr="006E3847" w14:paraId="34D6FB4B" w14:textId="77777777" w:rsidTr="00A23D18">
        <w:trPr>
          <w:trHeight w:val="792"/>
        </w:trPr>
        <w:tc>
          <w:tcPr>
            <w:tcW w:w="894" w:type="pct"/>
            <w:tcBorders>
              <w:top w:val="nil"/>
              <w:left w:val="single" w:sz="4" w:space="0" w:color="auto"/>
              <w:bottom w:val="single" w:sz="4" w:space="0" w:color="auto"/>
              <w:right w:val="single" w:sz="4" w:space="0" w:color="auto"/>
            </w:tcBorders>
            <w:shd w:val="clear" w:color="auto" w:fill="auto"/>
            <w:vAlign w:val="center"/>
            <w:hideMark/>
          </w:tcPr>
          <w:p w14:paraId="0CA304BE" w14:textId="77777777" w:rsidR="005539A3" w:rsidRPr="008C626A" w:rsidRDefault="005539A3" w:rsidP="00A23D18">
            <w:pPr>
              <w:rPr>
                <w:rFonts w:asciiTheme="minorHAnsi" w:hAnsiTheme="minorHAnsi" w:cstheme="minorHAnsi"/>
                <w:color w:val="111111"/>
                <w:sz w:val="22"/>
                <w:szCs w:val="22"/>
              </w:rPr>
            </w:pPr>
            <w:r w:rsidRPr="008C626A">
              <w:rPr>
                <w:rFonts w:asciiTheme="minorHAnsi" w:hAnsiTheme="minorHAnsi" w:cstheme="minorHAnsi"/>
                <w:color w:val="111111"/>
                <w:sz w:val="22"/>
                <w:szCs w:val="22"/>
              </w:rPr>
              <w:t>Overfitting</w:t>
            </w:r>
          </w:p>
        </w:tc>
        <w:tc>
          <w:tcPr>
            <w:tcW w:w="2047" w:type="pct"/>
            <w:tcBorders>
              <w:top w:val="nil"/>
              <w:left w:val="nil"/>
              <w:bottom w:val="single" w:sz="4" w:space="0" w:color="auto"/>
              <w:right w:val="single" w:sz="4" w:space="0" w:color="auto"/>
            </w:tcBorders>
            <w:shd w:val="clear" w:color="auto" w:fill="auto"/>
            <w:vAlign w:val="center"/>
            <w:hideMark/>
          </w:tcPr>
          <w:p w14:paraId="64F99854" w14:textId="77777777" w:rsidR="005539A3" w:rsidRPr="008C626A" w:rsidRDefault="005539A3" w:rsidP="00A23D18">
            <w:pPr>
              <w:rPr>
                <w:rFonts w:asciiTheme="minorHAnsi" w:hAnsiTheme="minorHAnsi" w:cstheme="minorHAnsi"/>
                <w:color w:val="111111"/>
                <w:sz w:val="22"/>
                <w:szCs w:val="22"/>
              </w:rPr>
            </w:pPr>
            <w:r w:rsidRPr="008C626A">
              <w:rPr>
                <w:rFonts w:asciiTheme="minorHAnsi" w:hAnsiTheme="minorHAnsi" w:cstheme="minorHAnsi"/>
                <w:color w:val="111111"/>
                <w:sz w:val="22"/>
                <w:szCs w:val="22"/>
              </w:rPr>
              <w:t>Prone to overfitting. Requires pruning to prevent over-complex trees.</w:t>
            </w:r>
          </w:p>
        </w:tc>
        <w:tc>
          <w:tcPr>
            <w:tcW w:w="2058" w:type="pct"/>
            <w:tcBorders>
              <w:top w:val="nil"/>
              <w:left w:val="nil"/>
              <w:bottom w:val="single" w:sz="4" w:space="0" w:color="auto"/>
              <w:right w:val="single" w:sz="4" w:space="0" w:color="auto"/>
            </w:tcBorders>
            <w:shd w:val="clear" w:color="auto" w:fill="auto"/>
            <w:vAlign w:val="center"/>
            <w:hideMark/>
          </w:tcPr>
          <w:p w14:paraId="5655CE44" w14:textId="77777777" w:rsidR="005539A3" w:rsidRPr="008C626A" w:rsidRDefault="005539A3" w:rsidP="00A23D18">
            <w:pPr>
              <w:rPr>
                <w:rFonts w:asciiTheme="minorHAnsi" w:hAnsiTheme="minorHAnsi" w:cstheme="minorHAnsi"/>
                <w:color w:val="111111"/>
                <w:sz w:val="22"/>
                <w:szCs w:val="22"/>
              </w:rPr>
            </w:pPr>
            <w:r w:rsidRPr="008C626A">
              <w:rPr>
                <w:rFonts w:asciiTheme="minorHAnsi" w:hAnsiTheme="minorHAnsi" w:cstheme="minorHAnsi"/>
                <w:color w:val="111111"/>
                <w:sz w:val="22"/>
                <w:szCs w:val="22"/>
              </w:rPr>
              <w:t xml:space="preserve">Less prone due to </w:t>
            </w:r>
            <w:r>
              <w:rPr>
                <w:rFonts w:asciiTheme="minorHAnsi" w:hAnsiTheme="minorHAnsi" w:cstheme="minorHAnsi"/>
                <w:color w:val="111111"/>
                <w:sz w:val="22"/>
                <w:szCs w:val="22"/>
              </w:rPr>
              <w:t>the ensemble method,</w:t>
            </w:r>
            <w:r w:rsidRPr="008C626A">
              <w:rPr>
                <w:rFonts w:asciiTheme="minorHAnsi" w:hAnsiTheme="minorHAnsi" w:cstheme="minorHAnsi"/>
                <w:color w:val="111111"/>
                <w:sz w:val="22"/>
                <w:szCs w:val="22"/>
              </w:rPr>
              <w:t xml:space="preserve"> which averages multiple </w:t>
            </w:r>
            <w:r>
              <w:rPr>
                <w:rFonts w:asciiTheme="minorHAnsi" w:hAnsiTheme="minorHAnsi" w:cstheme="minorHAnsi"/>
                <w:color w:val="111111"/>
                <w:sz w:val="22"/>
                <w:szCs w:val="22"/>
              </w:rPr>
              <w:t>decision trees</w:t>
            </w:r>
            <w:r w:rsidRPr="008C626A">
              <w:rPr>
                <w:rFonts w:asciiTheme="minorHAnsi" w:hAnsiTheme="minorHAnsi" w:cstheme="minorHAnsi"/>
                <w:color w:val="111111"/>
                <w:sz w:val="22"/>
                <w:szCs w:val="22"/>
              </w:rPr>
              <w:t xml:space="preserve"> to reduce variance.</w:t>
            </w:r>
          </w:p>
        </w:tc>
      </w:tr>
      <w:tr w:rsidR="005539A3" w:rsidRPr="006E3847" w14:paraId="5545E3FC" w14:textId="77777777" w:rsidTr="00A23D18">
        <w:trPr>
          <w:trHeight w:val="792"/>
        </w:trPr>
        <w:tc>
          <w:tcPr>
            <w:tcW w:w="894" w:type="pct"/>
            <w:tcBorders>
              <w:top w:val="nil"/>
              <w:left w:val="single" w:sz="4" w:space="0" w:color="auto"/>
              <w:bottom w:val="single" w:sz="4" w:space="0" w:color="auto"/>
              <w:right w:val="single" w:sz="4" w:space="0" w:color="auto"/>
            </w:tcBorders>
            <w:shd w:val="clear" w:color="auto" w:fill="auto"/>
            <w:vAlign w:val="center"/>
            <w:hideMark/>
          </w:tcPr>
          <w:p w14:paraId="36733800" w14:textId="77777777" w:rsidR="005539A3" w:rsidRPr="008C626A" w:rsidRDefault="005539A3" w:rsidP="00A23D18">
            <w:pPr>
              <w:rPr>
                <w:rFonts w:asciiTheme="minorHAnsi" w:hAnsiTheme="minorHAnsi" w:cstheme="minorHAnsi"/>
                <w:color w:val="111111"/>
                <w:sz w:val="22"/>
                <w:szCs w:val="22"/>
              </w:rPr>
            </w:pPr>
            <w:r w:rsidRPr="008C626A">
              <w:rPr>
                <w:rFonts w:asciiTheme="minorHAnsi" w:hAnsiTheme="minorHAnsi" w:cstheme="minorHAnsi"/>
                <w:color w:val="111111"/>
                <w:sz w:val="22"/>
                <w:szCs w:val="22"/>
              </w:rPr>
              <w:t>Interpretability</w:t>
            </w:r>
          </w:p>
        </w:tc>
        <w:tc>
          <w:tcPr>
            <w:tcW w:w="2047" w:type="pct"/>
            <w:tcBorders>
              <w:top w:val="nil"/>
              <w:left w:val="nil"/>
              <w:bottom w:val="single" w:sz="4" w:space="0" w:color="auto"/>
              <w:right w:val="single" w:sz="4" w:space="0" w:color="auto"/>
            </w:tcBorders>
            <w:shd w:val="clear" w:color="auto" w:fill="auto"/>
            <w:vAlign w:val="center"/>
            <w:hideMark/>
          </w:tcPr>
          <w:p w14:paraId="7D3823F9" w14:textId="77777777" w:rsidR="005539A3" w:rsidRPr="008C626A" w:rsidRDefault="005539A3" w:rsidP="00A23D18">
            <w:pPr>
              <w:rPr>
                <w:rFonts w:asciiTheme="minorHAnsi" w:hAnsiTheme="minorHAnsi" w:cstheme="minorHAnsi"/>
                <w:color w:val="111111"/>
                <w:sz w:val="22"/>
                <w:szCs w:val="22"/>
              </w:rPr>
            </w:pPr>
            <w:r w:rsidRPr="008C626A">
              <w:rPr>
                <w:rFonts w:asciiTheme="minorHAnsi" w:hAnsiTheme="minorHAnsi" w:cstheme="minorHAnsi"/>
                <w:color w:val="111111"/>
                <w:sz w:val="22"/>
                <w:szCs w:val="22"/>
              </w:rPr>
              <w:t>High interpretability. Each path in the tree represents a decision rule.</w:t>
            </w:r>
          </w:p>
        </w:tc>
        <w:tc>
          <w:tcPr>
            <w:tcW w:w="2058" w:type="pct"/>
            <w:tcBorders>
              <w:top w:val="nil"/>
              <w:left w:val="nil"/>
              <w:bottom w:val="single" w:sz="4" w:space="0" w:color="auto"/>
              <w:right w:val="single" w:sz="4" w:space="0" w:color="auto"/>
            </w:tcBorders>
            <w:shd w:val="clear" w:color="auto" w:fill="auto"/>
            <w:vAlign w:val="center"/>
            <w:hideMark/>
          </w:tcPr>
          <w:p w14:paraId="6DC90EB3" w14:textId="77777777" w:rsidR="005539A3" w:rsidRPr="008C626A" w:rsidRDefault="005539A3" w:rsidP="00A23D18">
            <w:pPr>
              <w:rPr>
                <w:rFonts w:asciiTheme="minorHAnsi" w:hAnsiTheme="minorHAnsi" w:cstheme="minorHAnsi"/>
                <w:color w:val="111111"/>
                <w:sz w:val="22"/>
                <w:szCs w:val="22"/>
              </w:rPr>
            </w:pPr>
            <w:r w:rsidRPr="008C626A">
              <w:rPr>
                <w:rFonts w:asciiTheme="minorHAnsi" w:hAnsiTheme="minorHAnsi" w:cstheme="minorHAnsi"/>
                <w:color w:val="111111"/>
                <w:sz w:val="22"/>
                <w:szCs w:val="22"/>
              </w:rPr>
              <w:t>Lower interpretability due to complexity from multiple trees, but variable importance can be measured.</w:t>
            </w:r>
          </w:p>
        </w:tc>
      </w:tr>
      <w:tr w:rsidR="005539A3" w:rsidRPr="006E3847" w14:paraId="5F6FE13D" w14:textId="77777777" w:rsidTr="00A23D18">
        <w:trPr>
          <w:trHeight w:val="792"/>
        </w:trPr>
        <w:tc>
          <w:tcPr>
            <w:tcW w:w="894" w:type="pct"/>
            <w:tcBorders>
              <w:top w:val="nil"/>
              <w:left w:val="single" w:sz="4" w:space="0" w:color="auto"/>
              <w:bottom w:val="single" w:sz="4" w:space="0" w:color="auto"/>
              <w:right w:val="single" w:sz="4" w:space="0" w:color="auto"/>
            </w:tcBorders>
            <w:shd w:val="clear" w:color="auto" w:fill="auto"/>
            <w:vAlign w:val="center"/>
            <w:hideMark/>
          </w:tcPr>
          <w:p w14:paraId="7548173B" w14:textId="77777777" w:rsidR="005539A3" w:rsidRPr="008C626A" w:rsidRDefault="005539A3" w:rsidP="00A23D18">
            <w:pPr>
              <w:rPr>
                <w:rFonts w:asciiTheme="minorHAnsi" w:hAnsiTheme="minorHAnsi" w:cstheme="minorHAnsi"/>
                <w:color w:val="111111"/>
                <w:sz w:val="22"/>
                <w:szCs w:val="22"/>
              </w:rPr>
            </w:pPr>
            <w:r w:rsidRPr="008C626A">
              <w:rPr>
                <w:rFonts w:asciiTheme="minorHAnsi" w:hAnsiTheme="minorHAnsi" w:cstheme="minorHAnsi"/>
                <w:color w:val="111111"/>
                <w:sz w:val="22"/>
                <w:szCs w:val="22"/>
              </w:rPr>
              <w:t>Performance</w:t>
            </w:r>
          </w:p>
        </w:tc>
        <w:tc>
          <w:tcPr>
            <w:tcW w:w="2047" w:type="pct"/>
            <w:tcBorders>
              <w:top w:val="nil"/>
              <w:left w:val="nil"/>
              <w:bottom w:val="single" w:sz="4" w:space="0" w:color="auto"/>
              <w:right w:val="single" w:sz="4" w:space="0" w:color="auto"/>
            </w:tcBorders>
            <w:shd w:val="clear" w:color="auto" w:fill="auto"/>
            <w:vAlign w:val="center"/>
            <w:hideMark/>
          </w:tcPr>
          <w:p w14:paraId="69B026B8" w14:textId="77777777" w:rsidR="005539A3" w:rsidRPr="008C626A" w:rsidRDefault="005539A3" w:rsidP="00A23D18">
            <w:pPr>
              <w:rPr>
                <w:rFonts w:asciiTheme="minorHAnsi" w:hAnsiTheme="minorHAnsi" w:cstheme="minorHAnsi"/>
                <w:color w:val="111111"/>
                <w:sz w:val="22"/>
                <w:szCs w:val="22"/>
              </w:rPr>
            </w:pPr>
            <w:r w:rsidRPr="008C626A">
              <w:rPr>
                <w:rFonts w:asciiTheme="minorHAnsi" w:hAnsiTheme="minorHAnsi" w:cstheme="minorHAnsi"/>
                <w:color w:val="111111"/>
                <w:sz w:val="22"/>
                <w:szCs w:val="22"/>
              </w:rPr>
              <w:t>Lower performance for complex datasets with many features or high cardinality categorical variables.</w:t>
            </w:r>
          </w:p>
        </w:tc>
        <w:tc>
          <w:tcPr>
            <w:tcW w:w="2058" w:type="pct"/>
            <w:tcBorders>
              <w:top w:val="nil"/>
              <w:left w:val="nil"/>
              <w:bottom w:val="single" w:sz="4" w:space="0" w:color="auto"/>
              <w:right w:val="single" w:sz="4" w:space="0" w:color="auto"/>
            </w:tcBorders>
            <w:shd w:val="clear" w:color="auto" w:fill="auto"/>
            <w:vAlign w:val="center"/>
            <w:hideMark/>
          </w:tcPr>
          <w:p w14:paraId="25CA5D74" w14:textId="77777777" w:rsidR="005539A3" w:rsidRPr="008C626A" w:rsidRDefault="005539A3" w:rsidP="00A23D18">
            <w:pPr>
              <w:rPr>
                <w:rFonts w:asciiTheme="minorHAnsi" w:hAnsiTheme="minorHAnsi" w:cstheme="minorHAnsi"/>
                <w:color w:val="111111"/>
                <w:sz w:val="22"/>
                <w:szCs w:val="22"/>
              </w:rPr>
            </w:pPr>
            <w:r w:rsidRPr="008C626A">
              <w:rPr>
                <w:rFonts w:asciiTheme="minorHAnsi" w:hAnsiTheme="minorHAnsi" w:cstheme="minorHAnsi"/>
                <w:color w:val="111111"/>
                <w:sz w:val="22"/>
                <w:szCs w:val="22"/>
              </w:rPr>
              <w:t xml:space="preserve">Higher performance due to </w:t>
            </w:r>
            <w:r>
              <w:rPr>
                <w:rFonts w:asciiTheme="minorHAnsi" w:hAnsiTheme="minorHAnsi" w:cstheme="minorHAnsi"/>
                <w:color w:val="111111"/>
                <w:sz w:val="22"/>
                <w:szCs w:val="22"/>
              </w:rPr>
              <w:t xml:space="preserve">the </w:t>
            </w:r>
            <w:r w:rsidRPr="008C626A">
              <w:rPr>
                <w:rFonts w:asciiTheme="minorHAnsi" w:hAnsiTheme="minorHAnsi" w:cstheme="minorHAnsi"/>
                <w:color w:val="111111"/>
                <w:sz w:val="22"/>
                <w:szCs w:val="22"/>
              </w:rPr>
              <w:t>ability to model complex patterns using multiple trees.</w:t>
            </w:r>
          </w:p>
        </w:tc>
      </w:tr>
      <w:tr w:rsidR="005539A3" w:rsidRPr="006E3847" w14:paraId="67F8119A" w14:textId="77777777" w:rsidTr="00A23D18">
        <w:trPr>
          <w:trHeight w:val="792"/>
        </w:trPr>
        <w:tc>
          <w:tcPr>
            <w:tcW w:w="894" w:type="pct"/>
            <w:tcBorders>
              <w:top w:val="nil"/>
              <w:left w:val="single" w:sz="4" w:space="0" w:color="auto"/>
              <w:bottom w:val="single" w:sz="4" w:space="0" w:color="auto"/>
              <w:right w:val="single" w:sz="4" w:space="0" w:color="auto"/>
            </w:tcBorders>
            <w:shd w:val="clear" w:color="auto" w:fill="auto"/>
            <w:vAlign w:val="center"/>
            <w:hideMark/>
          </w:tcPr>
          <w:p w14:paraId="6220C08B" w14:textId="77777777" w:rsidR="005539A3" w:rsidRPr="008C626A" w:rsidRDefault="005539A3" w:rsidP="00A23D18">
            <w:pPr>
              <w:rPr>
                <w:rFonts w:asciiTheme="minorHAnsi" w:hAnsiTheme="minorHAnsi" w:cstheme="minorHAnsi"/>
                <w:color w:val="111111"/>
                <w:sz w:val="22"/>
                <w:szCs w:val="22"/>
              </w:rPr>
            </w:pPr>
            <w:r w:rsidRPr="008C626A">
              <w:rPr>
                <w:rFonts w:asciiTheme="minorHAnsi" w:hAnsiTheme="minorHAnsi" w:cstheme="minorHAnsi"/>
                <w:color w:val="111111"/>
                <w:sz w:val="22"/>
                <w:szCs w:val="22"/>
              </w:rPr>
              <w:t>Training Speed</w:t>
            </w:r>
          </w:p>
        </w:tc>
        <w:tc>
          <w:tcPr>
            <w:tcW w:w="2047" w:type="pct"/>
            <w:tcBorders>
              <w:top w:val="nil"/>
              <w:left w:val="nil"/>
              <w:bottom w:val="single" w:sz="4" w:space="0" w:color="auto"/>
              <w:right w:val="single" w:sz="4" w:space="0" w:color="auto"/>
            </w:tcBorders>
            <w:shd w:val="clear" w:color="auto" w:fill="auto"/>
            <w:vAlign w:val="center"/>
            <w:hideMark/>
          </w:tcPr>
          <w:p w14:paraId="1D87771B" w14:textId="77777777" w:rsidR="005539A3" w:rsidRPr="008C626A" w:rsidRDefault="005539A3" w:rsidP="00A23D18">
            <w:pPr>
              <w:rPr>
                <w:rFonts w:asciiTheme="minorHAnsi" w:hAnsiTheme="minorHAnsi" w:cstheme="minorHAnsi"/>
                <w:color w:val="111111"/>
                <w:sz w:val="22"/>
                <w:szCs w:val="22"/>
              </w:rPr>
            </w:pPr>
            <w:r w:rsidRPr="008C626A">
              <w:rPr>
                <w:rFonts w:asciiTheme="minorHAnsi" w:hAnsiTheme="minorHAnsi" w:cstheme="minorHAnsi"/>
                <w:color w:val="111111"/>
                <w:sz w:val="22"/>
                <w:szCs w:val="22"/>
              </w:rPr>
              <w:t>Faster as it involves building a single tree.</w:t>
            </w:r>
          </w:p>
        </w:tc>
        <w:tc>
          <w:tcPr>
            <w:tcW w:w="2058" w:type="pct"/>
            <w:tcBorders>
              <w:top w:val="nil"/>
              <w:left w:val="nil"/>
              <w:bottom w:val="single" w:sz="4" w:space="0" w:color="auto"/>
              <w:right w:val="single" w:sz="4" w:space="0" w:color="auto"/>
            </w:tcBorders>
            <w:shd w:val="clear" w:color="auto" w:fill="auto"/>
            <w:vAlign w:val="center"/>
            <w:hideMark/>
          </w:tcPr>
          <w:p w14:paraId="70F0FBC8" w14:textId="77777777" w:rsidR="005539A3" w:rsidRPr="008C626A" w:rsidRDefault="005539A3" w:rsidP="00A23D18">
            <w:pPr>
              <w:rPr>
                <w:rFonts w:asciiTheme="minorHAnsi" w:hAnsiTheme="minorHAnsi" w:cstheme="minorHAnsi"/>
                <w:color w:val="111111"/>
                <w:sz w:val="22"/>
                <w:szCs w:val="22"/>
              </w:rPr>
            </w:pPr>
            <w:r w:rsidRPr="008C626A">
              <w:rPr>
                <w:rFonts w:asciiTheme="minorHAnsi" w:hAnsiTheme="minorHAnsi" w:cstheme="minorHAnsi"/>
                <w:color w:val="111111"/>
                <w:sz w:val="22"/>
                <w:szCs w:val="22"/>
              </w:rPr>
              <w:t xml:space="preserve">Slower due to building multiple </w:t>
            </w:r>
            <w:proofErr w:type="gramStart"/>
            <w:r w:rsidRPr="008C626A">
              <w:rPr>
                <w:rFonts w:asciiTheme="minorHAnsi" w:hAnsiTheme="minorHAnsi" w:cstheme="minorHAnsi"/>
                <w:color w:val="111111"/>
                <w:sz w:val="22"/>
                <w:szCs w:val="22"/>
              </w:rPr>
              <w:t>trees, but</w:t>
            </w:r>
            <w:proofErr w:type="gramEnd"/>
            <w:r w:rsidRPr="008C626A">
              <w:rPr>
                <w:rFonts w:asciiTheme="minorHAnsi" w:hAnsiTheme="minorHAnsi" w:cstheme="minorHAnsi"/>
                <w:color w:val="111111"/>
                <w:sz w:val="22"/>
                <w:szCs w:val="22"/>
              </w:rPr>
              <w:t xml:space="preserve"> can be parallelized across multiple CPUs for faster training.</w:t>
            </w:r>
          </w:p>
        </w:tc>
      </w:tr>
      <w:tr w:rsidR="005539A3" w:rsidRPr="006E3847" w14:paraId="3975211F" w14:textId="77777777" w:rsidTr="00A23D18">
        <w:trPr>
          <w:trHeight w:val="1320"/>
        </w:trPr>
        <w:tc>
          <w:tcPr>
            <w:tcW w:w="894" w:type="pct"/>
            <w:tcBorders>
              <w:top w:val="nil"/>
              <w:left w:val="single" w:sz="4" w:space="0" w:color="auto"/>
              <w:bottom w:val="single" w:sz="4" w:space="0" w:color="auto"/>
              <w:right w:val="single" w:sz="4" w:space="0" w:color="auto"/>
            </w:tcBorders>
            <w:shd w:val="clear" w:color="auto" w:fill="auto"/>
            <w:vAlign w:val="center"/>
            <w:hideMark/>
          </w:tcPr>
          <w:p w14:paraId="32C83B28" w14:textId="77777777" w:rsidR="005539A3" w:rsidRPr="008C626A" w:rsidRDefault="005539A3" w:rsidP="00A23D18">
            <w:pPr>
              <w:rPr>
                <w:rFonts w:asciiTheme="minorHAnsi" w:hAnsiTheme="minorHAnsi" w:cstheme="minorHAnsi"/>
                <w:color w:val="111111"/>
                <w:sz w:val="22"/>
                <w:szCs w:val="22"/>
              </w:rPr>
            </w:pPr>
            <w:r w:rsidRPr="008C626A">
              <w:rPr>
                <w:rFonts w:asciiTheme="minorHAnsi" w:hAnsiTheme="minorHAnsi" w:cstheme="minorHAnsi"/>
                <w:color w:val="111111"/>
                <w:sz w:val="22"/>
                <w:szCs w:val="22"/>
              </w:rPr>
              <w:lastRenderedPageBreak/>
              <w:t>Data Usage</w:t>
            </w:r>
          </w:p>
        </w:tc>
        <w:tc>
          <w:tcPr>
            <w:tcW w:w="2047" w:type="pct"/>
            <w:tcBorders>
              <w:top w:val="nil"/>
              <w:left w:val="nil"/>
              <w:bottom w:val="single" w:sz="4" w:space="0" w:color="auto"/>
              <w:right w:val="single" w:sz="4" w:space="0" w:color="auto"/>
            </w:tcBorders>
            <w:shd w:val="clear" w:color="auto" w:fill="auto"/>
            <w:vAlign w:val="center"/>
            <w:hideMark/>
          </w:tcPr>
          <w:p w14:paraId="46922AD3" w14:textId="77777777" w:rsidR="005539A3" w:rsidRPr="008C626A" w:rsidRDefault="005539A3" w:rsidP="00A23D18">
            <w:pPr>
              <w:rPr>
                <w:rFonts w:asciiTheme="minorHAnsi" w:hAnsiTheme="minorHAnsi" w:cstheme="minorHAnsi"/>
                <w:color w:val="111111"/>
                <w:sz w:val="22"/>
                <w:szCs w:val="22"/>
              </w:rPr>
            </w:pPr>
            <w:r w:rsidRPr="008C626A">
              <w:rPr>
                <w:rFonts w:asciiTheme="minorHAnsi" w:hAnsiTheme="minorHAnsi" w:cstheme="minorHAnsi"/>
                <w:color w:val="111111"/>
                <w:sz w:val="22"/>
                <w:szCs w:val="22"/>
              </w:rPr>
              <w:t>Requires explicit data splitting into separate training and validation datasets.</w:t>
            </w:r>
          </w:p>
        </w:tc>
        <w:tc>
          <w:tcPr>
            <w:tcW w:w="2058" w:type="pct"/>
            <w:tcBorders>
              <w:top w:val="nil"/>
              <w:left w:val="nil"/>
              <w:bottom w:val="single" w:sz="4" w:space="0" w:color="auto"/>
              <w:right w:val="single" w:sz="4" w:space="0" w:color="auto"/>
            </w:tcBorders>
            <w:shd w:val="clear" w:color="auto" w:fill="auto"/>
            <w:vAlign w:val="center"/>
            <w:hideMark/>
          </w:tcPr>
          <w:p w14:paraId="7081AA74" w14:textId="77777777" w:rsidR="005539A3" w:rsidRPr="008C626A" w:rsidRDefault="005539A3" w:rsidP="00A23D18">
            <w:pPr>
              <w:rPr>
                <w:rFonts w:asciiTheme="minorHAnsi" w:hAnsiTheme="minorHAnsi" w:cstheme="minorHAnsi"/>
                <w:color w:val="111111"/>
                <w:sz w:val="22"/>
                <w:szCs w:val="22"/>
              </w:rPr>
            </w:pPr>
            <w:r w:rsidRPr="008C626A">
              <w:rPr>
                <w:rFonts w:asciiTheme="minorHAnsi" w:hAnsiTheme="minorHAnsi" w:cstheme="minorHAnsi"/>
                <w:color w:val="111111"/>
                <w:sz w:val="22"/>
                <w:szCs w:val="22"/>
              </w:rPr>
              <w:t xml:space="preserve">More efficient data usage due to the Out-of-Bag (OOB) metric. Eliminates the need for explicit data splitting, allowing </w:t>
            </w:r>
            <w:r>
              <w:rPr>
                <w:rFonts w:asciiTheme="minorHAnsi" w:hAnsiTheme="minorHAnsi" w:cstheme="minorHAnsi"/>
                <w:color w:val="111111"/>
                <w:sz w:val="22"/>
                <w:szCs w:val="22"/>
              </w:rPr>
              <w:t xml:space="preserve">more data to be used in </w:t>
            </w:r>
            <w:r w:rsidRPr="008C626A">
              <w:rPr>
                <w:rFonts w:asciiTheme="minorHAnsi" w:hAnsiTheme="minorHAnsi" w:cstheme="minorHAnsi"/>
                <w:color w:val="111111"/>
                <w:sz w:val="22"/>
                <w:szCs w:val="22"/>
              </w:rPr>
              <w:t>training and validation.</w:t>
            </w:r>
          </w:p>
        </w:tc>
      </w:tr>
    </w:tbl>
    <w:p w14:paraId="5D847B33" w14:textId="77777777" w:rsidR="005539A3" w:rsidRDefault="005539A3" w:rsidP="005539A3">
      <w:pPr>
        <w:rPr>
          <w:rFonts w:asciiTheme="minorHAnsi" w:hAnsiTheme="minorHAnsi" w:cstheme="minorHAnsi"/>
          <w:sz w:val="22"/>
          <w:szCs w:val="22"/>
        </w:rPr>
      </w:pPr>
    </w:p>
    <w:p w14:paraId="3E7744AB" w14:textId="77777777" w:rsidR="005539A3" w:rsidRPr="00A82169" w:rsidRDefault="005539A3" w:rsidP="005539A3">
      <w:pPr>
        <w:rPr>
          <w:rFonts w:asciiTheme="minorHAnsi" w:hAnsiTheme="minorHAnsi" w:cstheme="minorHAnsi"/>
          <w:sz w:val="22"/>
          <w:szCs w:val="22"/>
        </w:rPr>
      </w:pPr>
    </w:p>
    <w:p w14:paraId="0092389B" w14:textId="77777777" w:rsidR="005539A3" w:rsidRDefault="005539A3" w:rsidP="005539A3">
      <w:pPr>
        <w:rPr>
          <w:rFonts w:asciiTheme="minorHAnsi" w:hAnsiTheme="minorHAnsi" w:cstheme="minorHAnsi"/>
          <w:color w:val="111111"/>
          <w:sz w:val="22"/>
          <w:szCs w:val="22"/>
        </w:rPr>
      </w:pPr>
      <w:r w:rsidRPr="00B72C76">
        <w:rPr>
          <w:rFonts w:asciiTheme="minorHAnsi" w:hAnsiTheme="minorHAnsi" w:cstheme="minorHAnsi"/>
          <w:color w:val="111111"/>
          <w:sz w:val="22"/>
          <w:szCs w:val="22"/>
        </w:rPr>
        <w:t xml:space="preserve">These differences make </w:t>
      </w:r>
      <w:r>
        <w:rPr>
          <w:rFonts w:asciiTheme="minorHAnsi" w:hAnsiTheme="minorHAnsi" w:cstheme="minorHAnsi"/>
          <w:color w:val="111111"/>
          <w:sz w:val="22"/>
          <w:szCs w:val="22"/>
        </w:rPr>
        <w:t xml:space="preserve">random forests a powerful tool for many </w:t>
      </w:r>
      <w:proofErr w:type="gramStart"/>
      <w:r>
        <w:rPr>
          <w:rFonts w:asciiTheme="minorHAnsi" w:hAnsiTheme="minorHAnsi" w:cstheme="minorHAnsi"/>
          <w:color w:val="111111"/>
          <w:sz w:val="22"/>
          <w:szCs w:val="22"/>
        </w:rPr>
        <w:t>machine</w:t>
      </w:r>
      <w:proofErr w:type="gramEnd"/>
      <w:r>
        <w:rPr>
          <w:rFonts w:asciiTheme="minorHAnsi" w:hAnsiTheme="minorHAnsi" w:cstheme="minorHAnsi"/>
          <w:color w:val="111111"/>
          <w:sz w:val="22"/>
          <w:szCs w:val="22"/>
        </w:rPr>
        <w:t xml:space="preserve"> learning tasks, providing higher accuracy and better control over overfitting than single decision trees</w:t>
      </w:r>
      <w:r w:rsidRPr="00B72C76">
        <w:rPr>
          <w:rFonts w:asciiTheme="minorHAnsi" w:hAnsiTheme="minorHAnsi" w:cstheme="minorHAnsi"/>
          <w:color w:val="111111"/>
          <w:sz w:val="22"/>
          <w:szCs w:val="22"/>
        </w:rPr>
        <w:t>.</w:t>
      </w:r>
    </w:p>
    <w:p w14:paraId="049235AE" w14:textId="77777777" w:rsidR="005539A3" w:rsidRDefault="005539A3" w:rsidP="005539A3">
      <w:pPr>
        <w:rPr>
          <w:rFonts w:asciiTheme="minorHAnsi" w:hAnsiTheme="minorHAnsi" w:cstheme="minorHAnsi"/>
          <w:color w:val="111111"/>
          <w:sz w:val="22"/>
          <w:szCs w:val="22"/>
        </w:rPr>
      </w:pPr>
    </w:p>
    <w:p w14:paraId="7821FD7F" w14:textId="77777777" w:rsidR="005539A3" w:rsidRPr="00B72C76" w:rsidRDefault="005539A3" w:rsidP="005539A3">
      <w:pPr>
        <w:rPr>
          <w:rFonts w:asciiTheme="minorHAnsi" w:hAnsiTheme="minorHAnsi" w:cstheme="minorHAnsi"/>
          <w:sz w:val="22"/>
          <w:szCs w:val="22"/>
        </w:rPr>
      </w:pPr>
    </w:p>
    <w:p w14:paraId="4B06D9B2" w14:textId="77777777" w:rsidR="005539A3" w:rsidRDefault="005539A3" w:rsidP="005539A3"/>
    <w:p w14:paraId="60DA531C" w14:textId="77777777" w:rsidR="005539A3" w:rsidRDefault="005539A3" w:rsidP="005539A3">
      <w:pPr>
        <w:pStyle w:val="Heading2"/>
        <w:ind w:left="0"/>
      </w:pPr>
      <w:bookmarkStart w:id="123" w:name="_Toc174889633"/>
      <w:r w:rsidRPr="006E3847">
        <w:t xml:space="preserve">The Role of the Out-of-Bag (OOB) Metric in </w:t>
      </w:r>
      <w:r>
        <w:t>Random Forests</w:t>
      </w:r>
      <w:bookmarkEnd w:id="123"/>
    </w:p>
    <w:p w14:paraId="32B34405" w14:textId="77777777" w:rsidR="005539A3" w:rsidRPr="006E3847" w:rsidRDefault="005539A3" w:rsidP="005539A3">
      <w:pPr>
        <w:spacing w:before="100" w:beforeAutospacing="1" w:after="100" w:afterAutospacing="1"/>
        <w:rPr>
          <w:rFonts w:asciiTheme="minorHAnsi" w:hAnsiTheme="minorHAnsi" w:cstheme="minorHAnsi"/>
          <w:color w:val="111111"/>
          <w:sz w:val="22"/>
          <w:szCs w:val="22"/>
        </w:rPr>
      </w:pPr>
      <w:r>
        <w:rPr>
          <w:rFonts w:asciiTheme="minorHAnsi" w:hAnsiTheme="minorHAnsi" w:cstheme="minorHAnsi"/>
          <w:color w:val="111111"/>
          <w:sz w:val="22"/>
          <w:szCs w:val="22"/>
        </w:rPr>
        <w:t>Random forests</w:t>
      </w:r>
      <w:r w:rsidRPr="006E3847">
        <w:rPr>
          <w:rFonts w:asciiTheme="minorHAnsi" w:hAnsiTheme="minorHAnsi" w:cstheme="minorHAnsi"/>
          <w:color w:val="111111"/>
          <w:sz w:val="22"/>
          <w:szCs w:val="22"/>
        </w:rPr>
        <w:t xml:space="preserve">, a versatile ensemble learning technique, have significantly evolved the landscape of decision tree-based models. They address fundamental limitations in </w:t>
      </w:r>
      <w:r>
        <w:rPr>
          <w:rFonts w:asciiTheme="minorHAnsi" w:hAnsiTheme="minorHAnsi" w:cstheme="minorHAnsi"/>
          <w:color w:val="111111"/>
          <w:sz w:val="22"/>
          <w:szCs w:val="22"/>
        </w:rPr>
        <w:t>decision trees</w:t>
      </w:r>
      <w:r w:rsidRPr="006E3847">
        <w:rPr>
          <w:rFonts w:asciiTheme="minorHAnsi" w:hAnsiTheme="minorHAnsi" w:cstheme="minorHAnsi"/>
          <w:color w:val="111111"/>
          <w:sz w:val="22"/>
          <w:szCs w:val="22"/>
        </w:rPr>
        <w:t>, notably their susceptibility to overfitting and instability. The Out-of-Bag (OOB) metric is a pivotal feature in this context.</w:t>
      </w:r>
    </w:p>
    <w:p w14:paraId="22454E68" w14:textId="77777777" w:rsidR="005539A3" w:rsidRDefault="005539A3" w:rsidP="00145AC7">
      <w:pPr>
        <w:pStyle w:val="ListParagraph"/>
        <w:numPr>
          <w:ilvl w:val="0"/>
          <w:numId w:val="129"/>
        </w:numPr>
        <w:spacing w:before="100" w:beforeAutospacing="1" w:after="100" w:afterAutospacing="1"/>
        <w:rPr>
          <w:rFonts w:asciiTheme="minorHAnsi" w:hAnsiTheme="minorHAnsi" w:cstheme="minorHAnsi"/>
          <w:color w:val="111111"/>
          <w:sz w:val="22"/>
          <w:szCs w:val="22"/>
        </w:rPr>
      </w:pPr>
      <w:r w:rsidRPr="004E027A">
        <w:rPr>
          <w:rFonts w:asciiTheme="minorHAnsi" w:hAnsiTheme="minorHAnsi" w:cstheme="minorHAnsi"/>
          <w:b/>
          <w:bCs/>
          <w:color w:val="111111"/>
          <w:sz w:val="22"/>
          <w:szCs w:val="22"/>
        </w:rPr>
        <w:t>Eliminating the Need for Explicit Data Splitting</w:t>
      </w:r>
      <w:r w:rsidRPr="004E027A">
        <w:rPr>
          <w:rFonts w:asciiTheme="minorHAnsi" w:hAnsiTheme="minorHAnsi" w:cstheme="minorHAnsi"/>
          <w:color w:val="111111"/>
          <w:sz w:val="22"/>
          <w:szCs w:val="22"/>
        </w:rPr>
        <w:t xml:space="preserve">: Unlike traditional machine learning models that </w:t>
      </w:r>
      <w:r>
        <w:rPr>
          <w:rFonts w:asciiTheme="minorHAnsi" w:hAnsiTheme="minorHAnsi" w:cstheme="minorHAnsi"/>
          <w:color w:val="111111"/>
          <w:sz w:val="22"/>
          <w:szCs w:val="22"/>
        </w:rPr>
        <w:t>require</w:t>
      </w:r>
      <w:r w:rsidRPr="004E027A">
        <w:rPr>
          <w:rFonts w:asciiTheme="minorHAnsi" w:hAnsiTheme="minorHAnsi" w:cstheme="minorHAnsi"/>
          <w:color w:val="111111"/>
          <w:sz w:val="22"/>
          <w:szCs w:val="22"/>
        </w:rPr>
        <w:t xml:space="preserve"> division of datasets into training and validation sets, </w:t>
      </w:r>
      <w:r>
        <w:rPr>
          <w:rFonts w:asciiTheme="minorHAnsi" w:hAnsiTheme="minorHAnsi" w:cstheme="minorHAnsi"/>
          <w:color w:val="111111"/>
          <w:sz w:val="22"/>
          <w:szCs w:val="22"/>
        </w:rPr>
        <w:t>random forests</w:t>
      </w:r>
      <w:r w:rsidRPr="004E027A">
        <w:rPr>
          <w:rFonts w:asciiTheme="minorHAnsi" w:hAnsiTheme="minorHAnsi" w:cstheme="minorHAnsi"/>
          <w:color w:val="111111"/>
          <w:sz w:val="22"/>
          <w:szCs w:val="22"/>
        </w:rPr>
        <w:t xml:space="preserve"> simplify this process. </w:t>
      </w:r>
      <w:r>
        <w:rPr>
          <w:rFonts w:asciiTheme="minorHAnsi" w:hAnsiTheme="minorHAnsi" w:cstheme="minorHAnsi"/>
          <w:color w:val="111111"/>
          <w:sz w:val="22"/>
          <w:szCs w:val="22"/>
        </w:rPr>
        <w:t>Each decision tree in the forest creates its training dataset through bootstrapping</w:t>
      </w:r>
      <w:r w:rsidRPr="004E027A">
        <w:rPr>
          <w:rFonts w:asciiTheme="minorHAnsi" w:hAnsiTheme="minorHAnsi" w:cstheme="minorHAnsi"/>
          <w:color w:val="111111"/>
          <w:sz w:val="22"/>
          <w:szCs w:val="22"/>
        </w:rPr>
        <w:t>, effectively leaving out a portion of the data points. This omitted data acts as an internal validation set, eliminating the requirement for a predefined validation set.</w:t>
      </w:r>
    </w:p>
    <w:p w14:paraId="57DDB669" w14:textId="77777777" w:rsidR="005539A3" w:rsidRPr="004E027A" w:rsidRDefault="005539A3" w:rsidP="005539A3">
      <w:pPr>
        <w:pStyle w:val="ListParagraph"/>
        <w:spacing w:before="100" w:beforeAutospacing="1" w:after="100" w:afterAutospacing="1"/>
        <w:rPr>
          <w:rFonts w:asciiTheme="minorHAnsi" w:hAnsiTheme="minorHAnsi" w:cstheme="minorHAnsi"/>
          <w:color w:val="111111"/>
          <w:sz w:val="22"/>
          <w:szCs w:val="22"/>
        </w:rPr>
      </w:pPr>
    </w:p>
    <w:p w14:paraId="6FABB0AF" w14:textId="77777777" w:rsidR="005539A3" w:rsidRDefault="005539A3" w:rsidP="00145AC7">
      <w:pPr>
        <w:pStyle w:val="ListParagraph"/>
        <w:numPr>
          <w:ilvl w:val="0"/>
          <w:numId w:val="129"/>
        </w:numPr>
        <w:spacing w:before="100" w:beforeAutospacing="1" w:after="100" w:afterAutospacing="1"/>
        <w:rPr>
          <w:rFonts w:asciiTheme="minorHAnsi" w:hAnsiTheme="minorHAnsi" w:cstheme="minorHAnsi"/>
          <w:color w:val="111111"/>
          <w:sz w:val="22"/>
          <w:szCs w:val="22"/>
        </w:rPr>
      </w:pPr>
      <w:r w:rsidRPr="004E027A">
        <w:rPr>
          <w:rFonts w:asciiTheme="minorHAnsi" w:hAnsiTheme="minorHAnsi" w:cstheme="minorHAnsi"/>
          <w:b/>
          <w:bCs/>
          <w:color w:val="111111"/>
          <w:sz w:val="22"/>
          <w:szCs w:val="22"/>
        </w:rPr>
        <w:t>Robust Model Performance Evaluation</w:t>
      </w:r>
      <w:r w:rsidRPr="004E027A">
        <w:rPr>
          <w:rFonts w:asciiTheme="minorHAnsi" w:hAnsiTheme="minorHAnsi" w:cstheme="minorHAnsi"/>
          <w:color w:val="111111"/>
          <w:sz w:val="22"/>
          <w:szCs w:val="22"/>
        </w:rPr>
        <w:t xml:space="preserve">: The OOB metric harnesses the power of these internal validation sets. During tree construction, each data point is assigned an OOB prediction by the trees </w:t>
      </w:r>
      <w:r>
        <w:rPr>
          <w:rFonts w:asciiTheme="minorHAnsi" w:hAnsiTheme="minorHAnsi" w:cstheme="minorHAnsi"/>
          <w:color w:val="111111"/>
          <w:sz w:val="22"/>
          <w:szCs w:val="22"/>
        </w:rPr>
        <w:t>not included</w:t>
      </w:r>
      <w:r w:rsidRPr="004E027A">
        <w:rPr>
          <w:rFonts w:asciiTheme="minorHAnsi" w:hAnsiTheme="minorHAnsi" w:cstheme="minorHAnsi"/>
          <w:color w:val="111111"/>
          <w:sz w:val="22"/>
          <w:szCs w:val="22"/>
        </w:rPr>
        <w:t xml:space="preserve"> in their training. This creates a set of OOB predictions for the entire dataset. Aggregating these predictions across all trees yields the OOB error, a robust measure of the model’s performance.</w:t>
      </w:r>
    </w:p>
    <w:p w14:paraId="28A621E9" w14:textId="77777777" w:rsidR="005539A3" w:rsidRPr="004E027A" w:rsidRDefault="005539A3" w:rsidP="005539A3">
      <w:pPr>
        <w:pStyle w:val="ListParagraph"/>
        <w:spacing w:before="100" w:beforeAutospacing="1" w:after="100" w:afterAutospacing="1"/>
        <w:rPr>
          <w:rFonts w:asciiTheme="minorHAnsi" w:hAnsiTheme="minorHAnsi" w:cstheme="minorHAnsi"/>
          <w:color w:val="111111"/>
          <w:sz w:val="22"/>
          <w:szCs w:val="22"/>
        </w:rPr>
      </w:pPr>
    </w:p>
    <w:p w14:paraId="086FB6B3" w14:textId="77777777" w:rsidR="005539A3" w:rsidRPr="004E027A" w:rsidRDefault="005539A3" w:rsidP="00145AC7">
      <w:pPr>
        <w:pStyle w:val="ListParagraph"/>
        <w:numPr>
          <w:ilvl w:val="0"/>
          <w:numId w:val="129"/>
        </w:numPr>
        <w:spacing w:before="100" w:beforeAutospacing="1" w:after="100" w:afterAutospacing="1"/>
        <w:rPr>
          <w:rFonts w:asciiTheme="minorHAnsi" w:hAnsiTheme="minorHAnsi" w:cstheme="minorHAnsi"/>
          <w:color w:val="111111"/>
          <w:sz w:val="22"/>
          <w:szCs w:val="22"/>
        </w:rPr>
      </w:pPr>
      <w:r w:rsidRPr="004E027A">
        <w:rPr>
          <w:rFonts w:asciiTheme="minorHAnsi" w:hAnsiTheme="minorHAnsi" w:cstheme="minorHAnsi"/>
          <w:b/>
          <w:bCs/>
          <w:color w:val="111111"/>
          <w:sz w:val="22"/>
          <w:szCs w:val="22"/>
        </w:rPr>
        <w:t>Utilizing More Data</w:t>
      </w:r>
      <w:r w:rsidRPr="004E027A">
        <w:rPr>
          <w:rFonts w:asciiTheme="minorHAnsi" w:hAnsiTheme="minorHAnsi" w:cstheme="minorHAnsi"/>
          <w:color w:val="111111"/>
          <w:sz w:val="22"/>
          <w:szCs w:val="22"/>
        </w:rPr>
        <w:t xml:space="preserve">: One </w:t>
      </w:r>
      <w:r>
        <w:rPr>
          <w:rFonts w:asciiTheme="minorHAnsi" w:hAnsiTheme="minorHAnsi" w:cstheme="minorHAnsi"/>
          <w:color w:val="111111"/>
          <w:sz w:val="22"/>
          <w:szCs w:val="22"/>
        </w:rPr>
        <w:t>significant advantage</w:t>
      </w:r>
      <w:r w:rsidRPr="004E027A">
        <w:rPr>
          <w:rFonts w:asciiTheme="minorHAnsi" w:hAnsiTheme="minorHAnsi" w:cstheme="minorHAnsi"/>
          <w:color w:val="111111"/>
          <w:sz w:val="22"/>
          <w:szCs w:val="22"/>
        </w:rPr>
        <w:t xml:space="preserve"> of the OOB approach is its efficiency in data usage. By eliminating the need for data splitting, </w:t>
      </w:r>
      <w:r>
        <w:rPr>
          <w:rFonts w:asciiTheme="minorHAnsi" w:hAnsiTheme="minorHAnsi" w:cstheme="minorHAnsi"/>
          <w:color w:val="111111"/>
          <w:sz w:val="22"/>
          <w:szCs w:val="22"/>
        </w:rPr>
        <w:t>random forests</w:t>
      </w:r>
      <w:r w:rsidRPr="004E027A">
        <w:rPr>
          <w:rFonts w:asciiTheme="minorHAnsi" w:hAnsiTheme="minorHAnsi" w:cstheme="minorHAnsi"/>
          <w:color w:val="111111"/>
          <w:sz w:val="22"/>
          <w:szCs w:val="22"/>
        </w:rPr>
        <w:t xml:space="preserve"> allow you to maximize the utility of your available data. This can be especially advantageous </w:t>
      </w:r>
      <w:r>
        <w:rPr>
          <w:rFonts w:asciiTheme="minorHAnsi" w:hAnsiTheme="minorHAnsi" w:cstheme="minorHAnsi"/>
          <w:color w:val="111111"/>
          <w:sz w:val="22"/>
          <w:szCs w:val="22"/>
        </w:rPr>
        <w:t>when</w:t>
      </w:r>
      <w:r w:rsidRPr="004E027A">
        <w:rPr>
          <w:rFonts w:asciiTheme="minorHAnsi" w:hAnsiTheme="minorHAnsi" w:cstheme="minorHAnsi"/>
          <w:color w:val="111111"/>
          <w:sz w:val="22"/>
          <w:szCs w:val="22"/>
        </w:rPr>
        <w:t xml:space="preserve"> data is limited, ensuring that every data point contributes to model training and validation.</w:t>
      </w:r>
    </w:p>
    <w:p w14:paraId="375472FB" w14:textId="77777777" w:rsidR="005539A3" w:rsidRDefault="005539A3" w:rsidP="005539A3">
      <w:pPr>
        <w:pStyle w:val="Heading3"/>
        <w:ind w:left="0"/>
      </w:pPr>
      <w:bookmarkStart w:id="124" w:name="_Toc174889634"/>
      <w:r w:rsidRPr="0074446B">
        <w:lastRenderedPageBreak/>
        <w:t>Feature Selection Methods</w:t>
      </w:r>
      <w:bookmarkEnd w:id="124"/>
    </w:p>
    <w:p w14:paraId="3DCBC5D3" w14:textId="77777777" w:rsidR="005539A3" w:rsidRPr="00972A8B" w:rsidRDefault="005539A3" w:rsidP="005539A3"/>
    <w:p w14:paraId="4D7103CC" w14:textId="77777777" w:rsidR="005539A3" w:rsidRPr="00972A8B" w:rsidRDefault="005539A3" w:rsidP="005539A3">
      <w:pPr>
        <w:rPr>
          <w:rFonts w:asciiTheme="minorHAnsi" w:hAnsiTheme="minorHAnsi" w:cstheme="minorHAnsi"/>
          <w:color w:val="111111"/>
          <w:sz w:val="22"/>
          <w:szCs w:val="22"/>
        </w:rPr>
      </w:pPr>
      <w:r w:rsidRPr="00972A8B">
        <w:rPr>
          <w:rFonts w:asciiTheme="minorHAnsi" w:hAnsiTheme="minorHAnsi" w:cstheme="minorHAnsi"/>
          <w:color w:val="111111"/>
          <w:sz w:val="22"/>
          <w:szCs w:val="22"/>
        </w:rPr>
        <w:t xml:space="preserve">In the context of </w:t>
      </w:r>
      <w:r>
        <w:rPr>
          <w:rFonts w:asciiTheme="minorHAnsi" w:hAnsiTheme="minorHAnsi" w:cstheme="minorHAnsi"/>
          <w:color w:val="111111"/>
          <w:sz w:val="22"/>
          <w:szCs w:val="22"/>
        </w:rPr>
        <w:t>random forests</w:t>
      </w:r>
      <w:r w:rsidRPr="00972A8B">
        <w:rPr>
          <w:rFonts w:asciiTheme="minorHAnsi" w:hAnsiTheme="minorHAnsi" w:cstheme="minorHAnsi"/>
          <w:color w:val="111111"/>
          <w:sz w:val="22"/>
          <w:szCs w:val="22"/>
        </w:rPr>
        <w:t xml:space="preserve">, feature selection is an inherent part of the model building process. </w:t>
      </w:r>
      <w:r>
        <w:rPr>
          <w:rFonts w:asciiTheme="minorHAnsi" w:hAnsiTheme="minorHAnsi" w:cstheme="minorHAnsi"/>
          <w:color w:val="111111"/>
          <w:sz w:val="22"/>
          <w:szCs w:val="22"/>
        </w:rPr>
        <w:t>A random subset of features is considered for splitting at each node in each decision tree within the forest</w:t>
      </w:r>
      <w:r w:rsidRPr="00972A8B">
        <w:rPr>
          <w:rFonts w:asciiTheme="minorHAnsi" w:hAnsiTheme="minorHAnsi" w:cstheme="minorHAnsi"/>
          <w:color w:val="111111"/>
          <w:sz w:val="22"/>
          <w:szCs w:val="22"/>
        </w:rPr>
        <w:t xml:space="preserve">. The feature that provides the highest information gain (for classification) or reduction in variance (for regression) is selected. This randomness in feature selection contributes to the robustness of the </w:t>
      </w:r>
      <w:r>
        <w:rPr>
          <w:rFonts w:asciiTheme="minorHAnsi" w:hAnsiTheme="minorHAnsi" w:cstheme="minorHAnsi"/>
          <w:color w:val="111111"/>
          <w:sz w:val="22"/>
          <w:szCs w:val="22"/>
        </w:rPr>
        <w:t>r</w:t>
      </w:r>
      <w:r w:rsidRPr="00972A8B">
        <w:rPr>
          <w:rFonts w:asciiTheme="minorHAnsi" w:hAnsiTheme="minorHAnsi" w:cstheme="minorHAnsi"/>
          <w:color w:val="111111"/>
          <w:sz w:val="22"/>
          <w:szCs w:val="22"/>
        </w:rPr>
        <w:t xml:space="preserve">andom </w:t>
      </w:r>
      <w:r>
        <w:rPr>
          <w:rFonts w:asciiTheme="minorHAnsi" w:hAnsiTheme="minorHAnsi" w:cstheme="minorHAnsi"/>
          <w:color w:val="111111"/>
          <w:sz w:val="22"/>
          <w:szCs w:val="22"/>
        </w:rPr>
        <w:t>f</w:t>
      </w:r>
      <w:r w:rsidRPr="00972A8B">
        <w:rPr>
          <w:rFonts w:asciiTheme="minorHAnsi" w:hAnsiTheme="minorHAnsi" w:cstheme="minorHAnsi"/>
          <w:color w:val="111111"/>
          <w:sz w:val="22"/>
          <w:szCs w:val="22"/>
        </w:rPr>
        <w:t>orest model.</w:t>
      </w:r>
    </w:p>
    <w:p w14:paraId="03AB8247" w14:textId="77777777" w:rsidR="005539A3" w:rsidRPr="00972A8B" w:rsidRDefault="005539A3" w:rsidP="005539A3">
      <w:pPr>
        <w:spacing w:before="180"/>
        <w:rPr>
          <w:rFonts w:asciiTheme="minorHAnsi" w:hAnsiTheme="minorHAnsi" w:cstheme="minorHAnsi"/>
          <w:color w:val="111111"/>
          <w:sz w:val="22"/>
          <w:szCs w:val="22"/>
        </w:rPr>
      </w:pPr>
      <w:r>
        <w:rPr>
          <w:rFonts w:asciiTheme="minorHAnsi" w:hAnsiTheme="minorHAnsi" w:cstheme="minorHAnsi"/>
          <w:color w:val="111111"/>
          <w:sz w:val="22"/>
          <w:szCs w:val="22"/>
        </w:rPr>
        <w:t>Both</w:t>
      </w:r>
      <w:r w:rsidRPr="00972A8B">
        <w:rPr>
          <w:rFonts w:asciiTheme="minorHAnsi" w:hAnsiTheme="minorHAnsi" w:cstheme="minorHAnsi"/>
          <w:color w:val="111111"/>
          <w:sz w:val="22"/>
          <w:szCs w:val="22"/>
        </w:rPr>
        <w:t xml:space="preserve"> Gini impurity and entropy can be used as criteria for feature selection in a </w:t>
      </w:r>
      <w:r>
        <w:rPr>
          <w:rFonts w:asciiTheme="minorHAnsi" w:hAnsiTheme="minorHAnsi" w:cstheme="minorHAnsi"/>
          <w:color w:val="111111"/>
          <w:sz w:val="22"/>
          <w:szCs w:val="22"/>
        </w:rPr>
        <w:t>r</w:t>
      </w:r>
      <w:r w:rsidRPr="00972A8B">
        <w:rPr>
          <w:rFonts w:asciiTheme="minorHAnsi" w:hAnsiTheme="minorHAnsi" w:cstheme="minorHAnsi"/>
          <w:color w:val="111111"/>
          <w:sz w:val="22"/>
          <w:szCs w:val="22"/>
        </w:rPr>
        <w:t xml:space="preserve">andom </w:t>
      </w:r>
      <w:r>
        <w:rPr>
          <w:rFonts w:asciiTheme="minorHAnsi" w:hAnsiTheme="minorHAnsi" w:cstheme="minorHAnsi"/>
          <w:color w:val="111111"/>
          <w:sz w:val="22"/>
          <w:szCs w:val="22"/>
        </w:rPr>
        <w:t>f</w:t>
      </w:r>
      <w:r w:rsidRPr="00972A8B">
        <w:rPr>
          <w:rFonts w:asciiTheme="minorHAnsi" w:hAnsiTheme="minorHAnsi" w:cstheme="minorHAnsi"/>
          <w:color w:val="111111"/>
          <w:sz w:val="22"/>
          <w:szCs w:val="22"/>
        </w:rPr>
        <w:t xml:space="preserve">orest model. The choice between them depends on the specific problem and the data at hand. Gini impurity measures the degree or probability of a particular variable being wrongly classified when it is randomly chosen. On the other hand, entropy </w:t>
      </w:r>
      <w:r>
        <w:rPr>
          <w:rFonts w:asciiTheme="minorHAnsi" w:hAnsiTheme="minorHAnsi" w:cstheme="minorHAnsi"/>
          <w:color w:val="111111"/>
          <w:sz w:val="22"/>
          <w:szCs w:val="22"/>
        </w:rPr>
        <w:t>measures the purity, or randomness, of the input set. These metrics are explained in more detail in the decision tree section of this chapter.</w:t>
      </w:r>
    </w:p>
    <w:p w14:paraId="65B1971C" w14:textId="77777777" w:rsidR="005539A3" w:rsidRPr="00972A8B" w:rsidRDefault="005539A3" w:rsidP="005539A3">
      <w:pPr>
        <w:spacing w:before="180"/>
        <w:rPr>
          <w:rFonts w:asciiTheme="minorHAnsi" w:hAnsiTheme="minorHAnsi" w:cstheme="minorHAnsi"/>
          <w:color w:val="111111"/>
          <w:sz w:val="22"/>
          <w:szCs w:val="22"/>
        </w:rPr>
      </w:pPr>
      <w:r w:rsidRPr="00972A8B">
        <w:rPr>
          <w:rFonts w:asciiTheme="minorHAnsi" w:hAnsiTheme="minorHAnsi" w:cstheme="minorHAnsi"/>
          <w:color w:val="111111"/>
          <w:sz w:val="22"/>
          <w:szCs w:val="22"/>
        </w:rPr>
        <w:t>In terms of specific feature selection methods, apart from the inherent feature selection that happens at each node, there are also methods like permutation importance and Mean Decrease Impurity (MDI) that can be used. Permutation importance is calculated by permuting the values of each feature one by one and measuring the decrease in accuracy. MDI, on the other hand, computes the total reduction of the criterion brought by that feature. These methods provide a global view of feature importance across all the trees.</w:t>
      </w:r>
    </w:p>
    <w:p w14:paraId="68FF0BA6" w14:textId="77777777" w:rsidR="005539A3" w:rsidRDefault="005539A3" w:rsidP="005539A3">
      <w:pPr>
        <w:pStyle w:val="Heading3"/>
        <w:ind w:left="0"/>
      </w:pPr>
    </w:p>
    <w:p w14:paraId="1B6ED086" w14:textId="77777777" w:rsidR="005539A3" w:rsidRPr="0074446B" w:rsidRDefault="005539A3" w:rsidP="005539A3">
      <w:pPr>
        <w:pStyle w:val="Heading3"/>
        <w:ind w:left="0"/>
      </w:pPr>
      <w:bookmarkStart w:id="125" w:name="_Toc174889635"/>
      <w:r w:rsidRPr="0074446B">
        <w:t xml:space="preserve">Pruning </w:t>
      </w:r>
      <w:r>
        <w:t>Random Forests</w:t>
      </w:r>
      <w:bookmarkEnd w:id="125"/>
    </w:p>
    <w:p w14:paraId="054269C4" w14:textId="77777777" w:rsidR="005539A3" w:rsidRPr="0074446B" w:rsidRDefault="005539A3" w:rsidP="005539A3">
      <w:pPr>
        <w:spacing w:before="180"/>
        <w:rPr>
          <w:rFonts w:asciiTheme="minorHAnsi" w:hAnsiTheme="minorHAnsi" w:cstheme="minorHAnsi"/>
          <w:color w:val="111111"/>
          <w:sz w:val="22"/>
          <w:szCs w:val="22"/>
        </w:rPr>
      </w:pPr>
      <w:r w:rsidRPr="0074446B">
        <w:rPr>
          <w:rFonts w:asciiTheme="minorHAnsi" w:hAnsiTheme="minorHAnsi" w:cstheme="minorHAnsi"/>
          <w:color w:val="111111"/>
          <w:sz w:val="22"/>
          <w:szCs w:val="22"/>
        </w:rPr>
        <w:t xml:space="preserve">Pruning is not typically used with </w:t>
      </w:r>
      <w:r>
        <w:rPr>
          <w:rFonts w:asciiTheme="minorHAnsi" w:hAnsiTheme="minorHAnsi" w:cstheme="minorHAnsi"/>
          <w:color w:val="111111"/>
          <w:sz w:val="22"/>
          <w:szCs w:val="22"/>
        </w:rPr>
        <w:t>random forests</w:t>
      </w:r>
      <w:r w:rsidRPr="0074446B">
        <w:rPr>
          <w:rFonts w:asciiTheme="minorHAnsi" w:hAnsiTheme="minorHAnsi" w:cstheme="minorHAnsi"/>
          <w:color w:val="111111"/>
          <w:sz w:val="22"/>
          <w:szCs w:val="22"/>
        </w:rPr>
        <w:t xml:space="preserve">. This is because the ensemble method of combining a multitude of </w:t>
      </w:r>
      <w:r>
        <w:rPr>
          <w:rFonts w:asciiTheme="minorHAnsi" w:hAnsiTheme="minorHAnsi" w:cstheme="minorHAnsi"/>
          <w:color w:val="111111"/>
          <w:sz w:val="22"/>
          <w:szCs w:val="22"/>
        </w:rPr>
        <w:t>decision trees</w:t>
      </w:r>
      <w:r w:rsidRPr="0074446B">
        <w:rPr>
          <w:rFonts w:asciiTheme="minorHAnsi" w:hAnsiTheme="minorHAnsi" w:cstheme="minorHAnsi"/>
          <w:color w:val="111111"/>
          <w:sz w:val="22"/>
          <w:szCs w:val="22"/>
        </w:rPr>
        <w:t xml:space="preserve"> tends to protect against overfitting. Each tree in a </w:t>
      </w:r>
      <w:r>
        <w:rPr>
          <w:rFonts w:asciiTheme="minorHAnsi" w:hAnsiTheme="minorHAnsi" w:cstheme="minorHAnsi"/>
          <w:color w:val="111111"/>
          <w:sz w:val="22"/>
          <w:szCs w:val="22"/>
        </w:rPr>
        <w:t>r</w:t>
      </w:r>
      <w:r w:rsidRPr="0074446B">
        <w:rPr>
          <w:rFonts w:asciiTheme="minorHAnsi" w:hAnsiTheme="minorHAnsi" w:cstheme="minorHAnsi"/>
          <w:color w:val="111111"/>
          <w:sz w:val="22"/>
          <w:szCs w:val="22"/>
        </w:rPr>
        <w:t xml:space="preserve">andom </w:t>
      </w:r>
      <w:r>
        <w:rPr>
          <w:rFonts w:asciiTheme="minorHAnsi" w:hAnsiTheme="minorHAnsi" w:cstheme="minorHAnsi"/>
          <w:color w:val="111111"/>
          <w:sz w:val="22"/>
          <w:szCs w:val="22"/>
        </w:rPr>
        <w:t>f</w:t>
      </w:r>
      <w:r w:rsidRPr="0074446B">
        <w:rPr>
          <w:rFonts w:asciiTheme="minorHAnsi" w:hAnsiTheme="minorHAnsi" w:cstheme="minorHAnsi"/>
          <w:color w:val="111111"/>
          <w:sz w:val="22"/>
          <w:szCs w:val="22"/>
        </w:rPr>
        <w:t>orest is allowed to grow with high complexity, which means they can adapt to complex patterns in the data and even noise. The final prediction, which is an average of predictions from all trees, will usually not overfit as long as there are enough trees in the forest.</w:t>
      </w:r>
    </w:p>
    <w:p w14:paraId="5FE049CF" w14:textId="77777777" w:rsidR="005539A3" w:rsidRDefault="005539A3" w:rsidP="005539A3">
      <w:pPr>
        <w:pStyle w:val="Heading3"/>
        <w:ind w:left="0"/>
      </w:pPr>
    </w:p>
    <w:p w14:paraId="3A7C8096" w14:textId="77777777" w:rsidR="005539A3" w:rsidRPr="0074446B" w:rsidRDefault="005539A3" w:rsidP="005539A3">
      <w:pPr>
        <w:pStyle w:val="Heading3"/>
        <w:ind w:left="0"/>
      </w:pPr>
      <w:bookmarkStart w:id="126" w:name="_Toc174889636"/>
      <w:r w:rsidRPr="0074446B">
        <w:t>Performance Metrics</w:t>
      </w:r>
      <w:bookmarkEnd w:id="126"/>
    </w:p>
    <w:p w14:paraId="555DD408" w14:textId="77777777" w:rsidR="005539A3" w:rsidRPr="0074446B" w:rsidRDefault="005539A3" w:rsidP="005539A3">
      <w:pPr>
        <w:spacing w:before="180"/>
        <w:rPr>
          <w:rFonts w:asciiTheme="minorHAnsi" w:hAnsiTheme="minorHAnsi" w:cstheme="minorHAnsi"/>
          <w:color w:val="111111"/>
          <w:sz w:val="22"/>
          <w:szCs w:val="22"/>
        </w:rPr>
      </w:pPr>
      <w:r w:rsidRPr="0074446B">
        <w:rPr>
          <w:rFonts w:asciiTheme="minorHAnsi" w:hAnsiTheme="minorHAnsi" w:cstheme="minorHAnsi"/>
          <w:color w:val="111111"/>
          <w:sz w:val="22"/>
          <w:szCs w:val="22"/>
        </w:rPr>
        <w:t xml:space="preserve">Performance metrics for </w:t>
      </w:r>
      <w:r>
        <w:rPr>
          <w:rFonts w:asciiTheme="minorHAnsi" w:hAnsiTheme="minorHAnsi" w:cstheme="minorHAnsi"/>
          <w:color w:val="111111"/>
          <w:sz w:val="22"/>
          <w:szCs w:val="22"/>
        </w:rPr>
        <w:t>random forests</w:t>
      </w:r>
      <w:r w:rsidRPr="0074446B">
        <w:rPr>
          <w:rFonts w:asciiTheme="minorHAnsi" w:hAnsiTheme="minorHAnsi" w:cstheme="minorHAnsi"/>
          <w:color w:val="111111"/>
          <w:sz w:val="22"/>
          <w:szCs w:val="22"/>
        </w:rPr>
        <w:t xml:space="preserve"> are similar to those used for </w:t>
      </w:r>
      <w:r>
        <w:rPr>
          <w:rFonts w:asciiTheme="minorHAnsi" w:hAnsiTheme="minorHAnsi" w:cstheme="minorHAnsi"/>
          <w:color w:val="111111"/>
          <w:sz w:val="22"/>
          <w:szCs w:val="22"/>
        </w:rPr>
        <w:t>decision trees</w:t>
      </w:r>
      <w:r w:rsidRPr="0074446B">
        <w:rPr>
          <w:rFonts w:asciiTheme="minorHAnsi" w:hAnsiTheme="minorHAnsi" w:cstheme="minorHAnsi"/>
          <w:color w:val="111111"/>
          <w:sz w:val="22"/>
          <w:szCs w:val="22"/>
        </w:rPr>
        <w:t xml:space="preserve">. For classification problems, these can include accuracy, precision, recall, F1 score, and area under the ROC curve (AUC-ROC). For regression problems, mean absolute error (MAE), </w:t>
      </w:r>
      <w:r w:rsidRPr="0074446B">
        <w:rPr>
          <w:rFonts w:asciiTheme="minorHAnsi" w:hAnsiTheme="minorHAnsi" w:cstheme="minorHAnsi"/>
          <w:color w:val="111111"/>
          <w:sz w:val="22"/>
          <w:szCs w:val="22"/>
        </w:rPr>
        <w:lastRenderedPageBreak/>
        <w:t>mean squared error (MSE), or R-squared might be used.</w:t>
      </w:r>
      <w:r>
        <w:rPr>
          <w:rFonts w:asciiTheme="minorHAnsi" w:hAnsiTheme="minorHAnsi" w:cstheme="minorHAnsi"/>
          <w:color w:val="111111"/>
          <w:sz w:val="22"/>
          <w:szCs w:val="22"/>
        </w:rPr>
        <w:t xml:space="preserve">  These metrics are explained in more detail in the decision tree section of this chapter.</w:t>
      </w:r>
    </w:p>
    <w:p w14:paraId="0B9C1312" w14:textId="77777777" w:rsidR="005539A3" w:rsidRDefault="005539A3" w:rsidP="005539A3">
      <w:pPr>
        <w:pStyle w:val="Heading3"/>
        <w:ind w:left="0"/>
      </w:pPr>
    </w:p>
    <w:p w14:paraId="7D945D0C" w14:textId="77777777" w:rsidR="005539A3" w:rsidRPr="0074446B" w:rsidRDefault="005539A3" w:rsidP="005539A3">
      <w:pPr>
        <w:pStyle w:val="Heading3"/>
        <w:ind w:left="0"/>
      </w:pPr>
      <w:bookmarkStart w:id="127" w:name="_Toc174889637"/>
      <w:r w:rsidRPr="0074446B">
        <w:t>Pros and Cons</w:t>
      </w:r>
      <w:bookmarkEnd w:id="127"/>
    </w:p>
    <w:p w14:paraId="3FC28873" w14:textId="77777777" w:rsidR="005539A3" w:rsidRPr="0074446B" w:rsidRDefault="005539A3" w:rsidP="005539A3">
      <w:pPr>
        <w:spacing w:before="180"/>
        <w:rPr>
          <w:rFonts w:asciiTheme="minorHAnsi" w:hAnsiTheme="minorHAnsi" w:cstheme="minorHAnsi"/>
          <w:color w:val="111111"/>
          <w:sz w:val="22"/>
          <w:szCs w:val="22"/>
        </w:rPr>
      </w:pPr>
      <w:r>
        <w:rPr>
          <w:rFonts w:asciiTheme="minorHAnsi" w:hAnsiTheme="minorHAnsi" w:cstheme="minorHAnsi"/>
          <w:color w:val="111111"/>
          <w:sz w:val="22"/>
          <w:szCs w:val="22"/>
        </w:rPr>
        <w:t>Random forests</w:t>
      </w:r>
      <w:r w:rsidRPr="0074446B">
        <w:rPr>
          <w:rFonts w:asciiTheme="minorHAnsi" w:hAnsiTheme="minorHAnsi" w:cstheme="minorHAnsi"/>
          <w:color w:val="111111"/>
          <w:sz w:val="22"/>
          <w:szCs w:val="22"/>
        </w:rPr>
        <w:t xml:space="preserve"> have several advantages:</w:t>
      </w:r>
    </w:p>
    <w:p w14:paraId="24F97D9E" w14:textId="77777777" w:rsidR="005539A3" w:rsidRPr="0074446B" w:rsidRDefault="005539A3" w:rsidP="00145AC7">
      <w:pPr>
        <w:numPr>
          <w:ilvl w:val="0"/>
          <w:numId w:val="126"/>
        </w:numPr>
        <w:spacing w:before="100" w:beforeAutospacing="1" w:after="100" w:afterAutospacing="1"/>
        <w:rPr>
          <w:rFonts w:asciiTheme="minorHAnsi" w:hAnsiTheme="minorHAnsi" w:cstheme="minorHAnsi"/>
          <w:color w:val="111111"/>
          <w:sz w:val="22"/>
          <w:szCs w:val="22"/>
        </w:rPr>
      </w:pPr>
      <w:r w:rsidRPr="0074446B">
        <w:rPr>
          <w:rFonts w:asciiTheme="minorHAnsi" w:hAnsiTheme="minorHAnsi" w:cstheme="minorHAnsi"/>
          <w:color w:val="111111"/>
          <w:sz w:val="22"/>
          <w:szCs w:val="22"/>
        </w:rPr>
        <w:t>They can handle both numerical and categorical data.</w:t>
      </w:r>
    </w:p>
    <w:p w14:paraId="1254E813" w14:textId="77777777" w:rsidR="005539A3" w:rsidRPr="0074446B" w:rsidRDefault="005539A3" w:rsidP="00145AC7">
      <w:pPr>
        <w:numPr>
          <w:ilvl w:val="0"/>
          <w:numId w:val="126"/>
        </w:numPr>
        <w:spacing w:before="100" w:beforeAutospacing="1" w:after="100" w:afterAutospacing="1"/>
        <w:rPr>
          <w:rFonts w:asciiTheme="minorHAnsi" w:hAnsiTheme="minorHAnsi" w:cstheme="minorHAnsi"/>
          <w:color w:val="111111"/>
          <w:sz w:val="22"/>
          <w:szCs w:val="22"/>
        </w:rPr>
      </w:pPr>
      <w:r w:rsidRPr="0074446B">
        <w:rPr>
          <w:rFonts w:asciiTheme="minorHAnsi" w:hAnsiTheme="minorHAnsi" w:cstheme="minorHAnsi"/>
          <w:color w:val="111111"/>
          <w:sz w:val="22"/>
          <w:szCs w:val="22"/>
        </w:rPr>
        <w:t>They can handle missing values by either skipping splits on missing values or imputing them.</w:t>
      </w:r>
    </w:p>
    <w:p w14:paraId="5E57D3ED" w14:textId="77777777" w:rsidR="005539A3" w:rsidRPr="0074446B" w:rsidRDefault="005539A3" w:rsidP="00145AC7">
      <w:pPr>
        <w:numPr>
          <w:ilvl w:val="0"/>
          <w:numId w:val="126"/>
        </w:numPr>
        <w:spacing w:before="100" w:beforeAutospacing="1" w:after="100" w:afterAutospacing="1"/>
        <w:rPr>
          <w:rFonts w:asciiTheme="minorHAnsi" w:hAnsiTheme="minorHAnsi" w:cstheme="minorHAnsi"/>
          <w:color w:val="111111"/>
          <w:sz w:val="22"/>
          <w:szCs w:val="22"/>
        </w:rPr>
      </w:pPr>
      <w:r w:rsidRPr="0074446B">
        <w:rPr>
          <w:rFonts w:asciiTheme="minorHAnsi" w:hAnsiTheme="minorHAnsi" w:cstheme="minorHAnsi"/>
          <w:color w:val="111111"/>
          <w:sz w:val="22"/>
          <w:szCs w:val="22"/>
        </w:rPr>
        <w:t>They provide feature importance scores.</w:t>
      </w:r>
    </w:p>
    <w:p w14:paraId="6A6A1FAF" w14:textId="77777777" w:rsidR="005539A3" w:rsidRPr="0074446B" w:rsidRDefault="005539A3" w:rsidP="00145AC7">
      <w:pPr>
        <w:numPr>
          <w:ilvl w:val="0"/>
          <w:numId w:val="126"/>
        </w:numPr>
        <w:spacing w:before="100" w:beforeAutospacing="1" w:after="100" w:afterAutospacing="1"/>
        <w:rPr>
          <w:rFonts w:asciiTheme="minorHAnsi" w:hAnsiTheme="minorHAnsi" w:cstheme="minorHAnsi"/>
          <w:color w:val="111111"/>
          <w:sz w:val="22"/>
          <w:szCs w:val="22"/>
        </w:rPr>
      </w:pPr>
      <w:r w:rsidRPr="0074446B">
        <w:rPr>
          <w:rFonts w:asciiTheme="minorHAnsi" w:hAnsiTheme="minorHAnsi" w:cstheme="minorHAnsi"/>
          <w:color w:val="111111"/>
          <w:sz w:val="22"/>
          <w:szCs w:val="22"/>
        </w:rPr>
        <w:t xml:space="preserve">They are less likely to overfit than individual </w:t>
      </w:r>
      <w:r>
        <w:rPr>
          <w:rFonts w:asciiTheme="minorHAnsi" w:hAnsiTheme="minorHAnsi" w:cstheme="minorHAnsi"/>
          <w:color w:val="111111"/>
          <w:sz w:val="22"/>
          <w:szCs w:val="22"/>
        </w:rPr>
        <w:t>decision trees</w:t>
      </w:r>
      <w:r w:rsidRPr="0074446B">
        <w:rPr>
          <w:rFonts w:asciiTheme="minorHAnsi" w:hAnsiTheme="minorHAnsi" w:cstheme="minorHAnsi"/>
          <w:color w:val="111111"/>
          <w:sz w:val="22"/>
          <w:szCs w:val="22"/>
        </w:rPr>
        <w:t>.</w:t>
      </w:r>
    </w:p>
    <w:p w14:paraId="044E6EB2" w14:textId="77777777" w:rsidR="005539A3" w:rsidRPr="0074446B" w:rsidRDefault="005539A3" w:rsidP="005539A3">
      <w:pPr>
        <w:spacing w:before="180"/>
        <w:rPr>
          <w:rFonts w:asciiTheme="minorHAnsi" w:hAnsiTheme="minorHAnsi" w:cstheme="minorHAnsi"/>
          <w:color w:val="111111"/>
          <w:sz w:val="22"/>
          <w:szCs w:val="22"/>
        </w:rPr>
      </w:pPr>
      <w:r w:rsidRPr="0074446B">
        <w:rPr>
          <w:rFonts w:asciiTheme="minorHAnsi" w:hAnsiTheme="minorHAnsi" w:cstheme="minorHAnsi"/>
          <w:color w:val="111111"/>
          <w:sz w:val="22"/>
          <w:szCs w:val="22"/>
        </w:rPr>
        <w:t>However, they also have some disadvantages:</w:t>
      </w:r>
    </w:p>
    <w:p w14:paraId="4FF94847" w14:textId="77777777" w:rsidR="005539A3" w:rsidRPr="0074446B" w:rsidRDefault="005539A3" w:rsidP="00145AC7">
      <w:pPr>
        <w:numPr>
          <w:ilvl w:val="0"/>
          <w:numId w:val="127"/>
        </w:numPr>
        <w:spacing w:before="100" w:beforeAutospacing="1" w:after="100" w:afterAutospacing="1"/>
        <w:rPr>
          <w:rFonts w:asciiTheme="minorHAnsi" w:hAnsiTheme="minorHAnsi" w:cstheme="minorHAnsi"/>
          <w:color w:val="111111"/>
          <w:sz w:val="22"/>
          <w:szCs w:val="22"/>
        </w:rPr>
      </w:pPr>
      <w:r w:rsidRPr="0074446B">
        <w:rPr>
          <w:rFonts w:asciiTheme="minorHAnsi" w:hAnsiTheme="minorHAnsi" w:cstheme="minorHAnsi"/>
          <w:color w:val="111111"/>
          <w:sz w:val="22"/>
          <w:szCs w:val="22"/>
        </w:rPr>
        <w:t xml:space="preserve">They are more complex and computationally intensive than individual </w:t>
      </w:r>
      <w:r>
        <w:rPr>
          <w:rFonts w:asciiTheme="minorHAnsi" w:hAnsiTheme="minorHAnsi" w:cstheme="minorHAnsi"/>
          <w:color w:val="111111"/>
          <w:sz w:val="22"/>
          <w:szCs w:val="22"/>
        </w:rPr>
        <w:t>decision trees</w:t>
      </w:r>
      <w:r w:rsidRPr="0074446B">
        <w:rPr>
          <w:rFonts w:asciiTheme="minorHAnsi" w:hAnsiTheme="minorHAnsi" w:cstheme="minorHAnsi"/>
          <w:color w:val="111111"/>
          <w:sz w:val="22"/>
          <w:szCs w:val="22"/>
        </w:rPr>
        <w:t>.</w:t>
      </w:r>
    </w:p>
    <w:p w14:paraId="2956ACAD" w14:textId="77777777" w:rsidR="005539A3" w:rsidRPr="0074446B" w:rsidRDefault="005539A3" w:rsidP="00145AC7">
      <w:pPr>
        <w:numPr>
          <w:ilvl w:val="0"/>
          <w:numId w:val="127"/>
        </w:numPr>
        <w:spacing w:before="100" w:beforeAutospacing="1" w:after="100" w:afterAutospacing="1"/>
        <w:rPr>
          <w:rFonts w:asciiTheme="minorHAnsi" w:hAnsiTheme="minorHAnsi" w:cstheme="minorHAnsi"/>
          <w:color w:val="111111"/>
          <w:sz w:val="22"/>
          <w:szCs w:val="22"/>
        </w:rPr>
      </w:pPr>
      <w:r w:rsidRPr="0074446B">
        <w:rPr>
          <w:rFonts w:asciiTheme="minorHAnsi" w:hAnsiTheme="minorHAnsi" w:cstheme="minorHAnsi"/>
          <w:color w:val="111111"/>
          <w:sz w:val="22"/>
          <w:szCs w:val="22"/>
        </w:rPr>
        <w:t xml:space="preserve">They are less interpretable than individual </w:t>
      </w:r>
      <w:r>
        <w:rPr>
          <w:rFonts w:asciiTheme="minorHAnsi" w:hAnsiTheme="minorHAnsi" w:cstheme="minorHAnsi"/>
          <w:color w:val="111111"/>
          <w:sz w:val="22"/>
          <w:szCs w:val="22"/>
        </w:rPr>
        <w:t>decision trees</w:t>
      </w:r>
      <w:r w:rsidRPr="0074446B">
        <w:rPr>
          <w:rFonts w:asciiTheme="minorHAnsi" w:hAnsiTheme="minorHAnsi" w:cstheme="minorHAnsi"/>
          <w:color w:val="111111"/>
          <w:sz w:val="22"/>
          <w:szCs w:val="22"/>
        </w:rPr>
        <w:t xml:space="preserve"> due to their ensemble nature.</w:t>
      </w:r>
    </w:p>
    <w:p w14:paraId="7D2B3D5D" w14:textId="77777777" w:rsidR="005539A3" w:rsidRDefault="005539A3" w:rsidP="005539A3">
      <w:pPr>
        <w:pStyle w:val="Heading3"/>
        <w:ind w:left="0"/>
      </w:pPr>
    </w:p>
    <w:p w14:paraId="7EDE14CA" w14:textId="77777777" w:rsidR="005539A3" w:rsidRPr="0074446B" w:rsidRDefault="005539A3" w:rsidP="005539A3">
      <w:pPr>
        <w:pStyle w:val="Heading3"/>
        <w:ind w:left="0"/>
      </w:pPr>
      <w:bookmarkStart w:id="128" w:name="_Toc174889638"/>
      <w:r w:rsidRPr="0074446B">
        <w:t>Best Practices</w:t>
      </w:r>
      <w:bookmarkEnd w:id="128"/>
    </w:p>
    <w:p w14:paraId="28D07AE7" w14:textId="77777777" w:rsidR="005539A3" w:rsidRPr="0074446B" w:rsidRDefault="005539A3" w:rsidP="005539A3">
      <w:pPr>
        <w:spacing w:before="180"/>
        <w:rPr>
          <w:rFonts w:asciiTheme="minorHAnsi" w:hAnsiTheme="minorHAnsi" w:cstheme="minorHAnsi"/>
          <w:color w:val="111111"/>
          <w:sz w:val="22"/>
          <w:szCs w:val="22"/>
        </w:rPr>
      </w:pPr>
      <w:r w:rsidRPr="0074446B">
        <w:rPr>
          <w:rFonts w:asciiTheme="minorHAnsi" w:hAnsiTheme="minorHAnsi" w:cstheme="minorHAnsi"/>
          <w:color w:val="111111"/>
          <w:sz w:val="22"/>
          <w:szCs w:val="22"/>
        </w:rPr>
        <w:t xml:space="preserve">When using </w:t>
      </w:r>
      <w:r>
        <w:rPr>
          <w:rFonts w:asciiTheme="minorHAnsi" w:hAnsiTheme="minorHAnsi" w:cstheme="minorHAnsi"/>
          <w:color w:val="111111"/>
          <w:sz w:val="22"/>
          <w:szCs w:val="22"/>
        </w:rPr>
        <w:t>random forests</w:t>
      </w:r>
      <w:r w:rsidRPr="0074446B">
        <w:rPr>
          <w:rFonts w:asciiTheme="minorHAnsi" w:hAnsiTheme="minorHAnsi" w:cstheme="minorHAnsi"/>
          <w:color w:val="111111"/>
          <w:sz w:val="22"/>
          <w:szCs w:val="22"/>
        </w:rPr>
        <w:t>:</w:t>
      </w:r>
    </w:p>
    <w:p w14:paraId="6107AA96" w14:textId="77777777" w:rsidR="005539A3" w:rsidRPr="0074446B" w:rsidRDefault="005539A3" w:rsidP="00145AC7">
      <w:pPr>
        <w:numPr>
          <w:ilvl w:val="0"/>
          <w:numId w:val="128"/>
        </w:numPr>
        <w:spacing w:before="100" w:beforeAutospacing="1" w:after="100" w:afterAutospacing="1"/>
        <w:rPr>
          <w:rFonts w:asciiTheme="minorHAnsi" w:hAnsiTheme="minorHAnsi" w:cstheme="minorHAnsi"/>
          <w:color w:val="111111"/>
          <w:sz w:val="22"/>
          <w:szCs w:val="22"/>
        </w:rPr>
      </w:pPr>
      <w:r w:rsidRPr="0074446B">
        <w:rPr>
          <w:rFonts w:asciiTheme="minorHAnsi" w:hAnsiTheme="minorHAnsi" w:cstheme="minorHAnsi"/>
          <w:color w:val="111111"/>
          <w:sz w:val="22"/>
          <w:szCs w:val="22"/>
        </w:rPr>
        <w:t>Use out-of-bag (OOB) error as an efficient estimate of the test error.</w:t>
      </w:r>
    </w:p>
    <w:p w14:paraId="7E281EF2" w14:textId="77777777" w:rsidR="005539A3" w:rsidRPr="0074446B" w:rsidRDefault="005539A3" w:rsidP="00145AC7">
      <w:pPr>
        <w:numPr>
          <w:ilvl w:val="0"/>
          <w:numId w:val="128"/>
        </w:numPr>
        <w:spacing w:before="100" w:beforeAutospacing="1" w:after="100" w:afterAutospacing="1"/>
        <w:rPr>
          <w:rFonts w:asciiTheme="minorHAnsi" w:hAnsiTheme="minorHAnsi" w:cstheme="minorHAnsi"/>
          <w:color w:val="111111"/>
          <w:sz w:val="22"/>
          <w:szCs w:val="22"/>
        </w:rPr>
      </w:pPr>
      <w:r w:rsidRPr="0074446B">
        <w:rPr>
          <w:rFonts w:asciiTheme="minorHAnsi" w:hAnsiTheme="minorHAnsi" w:cstheme="minorHAnsi"/>
          <w:color w:val="111111"/>
          <w:sz w:val="22"/>
          <w:szCs w:val="22"/>
        </w:rPr>
        <w:t>Tune hyperparameters such as the number of trees in the forest and the number of features considered at each split.</w:t>
      </w:r>
    </w:p>
    <w:p w14:paraId="64381DAD" w14:textId="77777777" w:rsidR="005539A3" w:rsidRPr="0074446B" w:rsidRDefault="005539A3" w:rsidP="00145AC7">
      <w:pPr>
        <w:numPr>
          <w:ilvl w:val="0"/>
          <w:numId w:val="128"/>
        </w:numPr>
        <w:spacing w:before="100" w:beforeAutospacing="1" w:after="100" w:afterAutospacing="1"/>
        <w:rPr>
          <w:rFonts w:asciiTheme="minorHAnsi" w:hAnsiTheme="minorHAnsi" w:cstheme="minorHAnsi"/>
          <w:color w:val="111111"/>
          <w:sz w:val="22"/>
          <w:szCs w:val="22"/>
        </w:rPr>
      </w:pPr>
      <w:r w:rsidRPr="0074446B">
        <w:rPr>
          <w:rFonts w:asciiTheme="minorHAnsi" w:hAnsiTheme="minorHAnsi" w:cstheme="minorHAnsi"/>
          <w:color w:val="111111"/>
          <w:sz w:val="22"/>
          <w:szCs w:val="22"/>
        </w:rPr>
        <w:t>Balance your dataset if dealing with imbalanced classes, either by undersampling, oversampling</w:t>
      </w:r>
      <w:r>
        <w:rPr>
          <w:rFonts w:asciiTheme="minorHAnsi" w:hAnsiTheme="minorHAnsi" w:cstheme="minorHAnsi"/>
          <w:color w:val="111111"/>
          <w:sz w:val="22"/>
          <w:szCs w:val="22"/>
        </w:rPr>
        <w:t>,</w:t>
      </w:r>
      <w:r w:rsidRPr="0074446B">
        <w:rPr>
          <w:rFonts w:asciiTheme="minorHAnsi" w:hAnsiTheme="minorHAnsi" w:cstheme="minorHAnsi"/>
          <w:color w:val="111111"/>
          <w:sz w:val="22"/>
          <w:szCs w:val="22"/>
        </w:rPr>
        <w:t xml:space="preserve"> or generating synthetic samples.</w:t>
      </w:r>
    </w:p>
    <w:p w14:paraId="57D7681D" w14:textId="77777777" w:rsidR="005539A3" w:rsidRDefault="005539A3" w:rsidP="00145AC7">
      <w:pPr>
        <w:numPr>
          <w:ilvl w:val="0"/>
          <w:numId w:val="128"/>
        </w:numPr>
        <w:spacing w:before="100" w:beforeAutospacing="1" w:after="100" w:afterAutospacing="1"/>
        <w:rPr>
          <w:rFonts w:asciiTheme="minorHAnsi" w:hAnsiTheme="minorHAnsi" w:cstheme="minorHAnsi"/>
          <w:color w:val="111111"/>
          <w:sz w:val="22"/>
          <w:szCs w:val="22"/>
        </w:rPr>
      </w:pPr>
      <w:r w:rsidRPr="0074446B">
        <w:rPr>
          <w:rFonts w:asciiTheme="minorHAnsi" w:hAnsiTheme="minorHAnsi" w:cstheme="minorHAnsi"/>
          <w:color w:val="111111"/>
          <w:sz w:val="22"/>
          <w:szCs w:val="22"/>
        </w:rPr>
        <w:t xml:space="preserve">Use feature </w:t>
      </w:r>
      <w:proofErr w:type="gramStart"/>
      <w:r w:rsidRPr="0074446B">
        <w:rPr>
          <w:rFonts w:asciiTheme="minorHAnsi" w:hAnsiTheme="minorHAnsi" w:cstheme="minorHAnsi"/>
          <w:color w:val="111111"/>
          <w:sz w:val="22"/>
          <w:szCs w:val="22"/>
        </w:rPr>
        <w:t>importance</w:t>
      </w:r>
      <w:proofErr w:type="gramEnd"/>
      <w:r w:rsidRPr="0074446B">
        <w:rPr>
          <w:rFonts w:asciiTheme="minorHAnsi" w:hAnsiTheme="minorHAnsi" w:cstheme="minorHAnsi"/>
          <w:color w:val="111111"/>
          <w:sz w:val="22"/>
          <w:szCs w:val="22"/>
        </w:rPr>
        <w:t xml:space="preserve"> scores for feature selection or to gain insights about the data.</w:t>
      </w:r>
    </w:p>
    <w:p w14:paraId="7DC1FA72" w14:textId="77777777" w:rsidR="005539A3" w:rsidRPr="0074446B" w:rsidRDefault="005539A3" w:rsidP="005539A3">
      <w:pPr>
        <w:spacing w:before="100" w:beforeAutospacing="1" w:after="100" w:afterAutospacing="1"/>
        <w:ind w:left="720"/>
        <w:rPr>
          <w:rFonts w:asciiTheme="minorHAnsi" w:hAnsiTheme="minorHAnsi" w:cstheme="minorHAnsi"/>
          <w:color w:val="111111"/>
          <w:sz w:val="22"/>
          <w:szCs w:val="22"/>
        </w:rPr>
      </w:pPr>
    </w:p>
    <w:p w14:paraId="15B1E66C" w14:textId="77777777" w:rsidR="005539A3" w:rsidRPr="00915D52" w:rsidRDefault="005539A3" w:rsidP="005539A3">
      <w:pPr>
        <w:pStyle w:val="Heading1"/>
      </w:pPr>
      <w:bookmarkStart w:id="129" w:name="_Toc174889639"/>
      <w:r>
        <w:lastRenderedPageBreak/>
        <w:t>Random Forest</w:t>
      </w:r>
      <w:r w:rsidRPr="00915D52">
        <w:t xml:space="preserve"> Model Code</w:t>
      </w:r>
      <w:bookmarkEnd w:id="129"/>
    </w:p>
    <w:p w14:paraId="64E16C36" w14:textId="77777777" w:rsidR="005539A3" w:rsidRDefault="005539A3" w:rsidP="005539A3">
      <w:pPr>
        <w:rPr>
          <w:rFonts w:asciiTheme="minorHAnsi" w:hAnsiTheme="minorHAnsi" w:cstheme="minorHAnsi"/>
          <w:color w:val="111111"/>
          <w:sz w:val="22"/>
          <w:szCs w:val="22"/>
        </w:rPr>
      </w:pPr>
    </w:p>
    <w:p w14:paraId="37014F8D" w14:textId="77777777" w:rsidR="005539A3" w:rsidRDefault="005539A3" w:rsidP="005539A3">
      <w:pPr>
        <w:rPr>
          <w:rFonts w:asciiTheme="minorHAnsi" w:hAnsiTheme="minorHAnsi" w:cstheme="minorHAnsi"/>
          <w:color w:val="111111"/>
          <w:sz w:val="22"/>
          <w:szCs w:val="22"/>
        </w:rPr>
      </w:pPr>
      <w:r>
        <w:rPr>
          <w:rFonts w:asciiTheme="minorHAnsi" w:hAnsiTheme="minorHAnsi" w:cstheme="minorHAnsi"/>
          <w:color w:val="111111"/>
          <w:sz w:val="22"/>
          <w:szCs w:val="22"/>
        </w:rPr>
        <w:t>The following random forest</w:t>
      </w:r>
      <w:r w:rsidRPr="00B44F96">
        <w:rPr>
          <w:rFonts w:asciiTheme="minorHAnsi" w:hAnsiTheme="minorHAnsi" w:cstheme="minorHAnsi"/>
          <w:color w:val="111111"/>
          <w:sz w:val="22"/>
          <w:szCs w:val="22"/>
        </w:rPr>
        <w:t xml:space="preserve"> code is a comprehensive workflow for creating a </w:t>
      </w:r>
      <w:r>
        <w:rPr>
          <w:rFonts w:asciiTheme="minorHAnsi" w:hAnsiTheme="minorHAnsi" w:cstheme="minorHAnsi"/>
          <w:color w:val="111111"/>
          <w:sz w:val="22"/>
          <w:szCs w:val="22"/>
        </w:rPr>
        <w:t>r</w:t>
      </w:r>
      <w:r w:rsidRPr="00B44F96">
        <w:rPr>
          <w:rFonts w:asciiTheme="minorHAnsi" w:hAnsiTheme="minorHAnsi" w:cstheme="minorHAnsi"/>
          <w:color w:val="111111"/>
          <w:sz w:val="22"/>
          <w:szCs w:val="22"/>
        </w:rPr>
        <w:t xml:space="preserve">andom </w:t>
      </w:r>
      <w:r>
        <w:rPr>
          <w:rFonts w:asciiTheme="minorHAnsi" w:hAnsiTheme="minorHAnsi" w:cstheme="minorHAnsi"/>
          <w:color w:val="111111"/>
          <w:sz w:val="22"/>
          <w:szCs w:val="22"/>
        </w:rPr>
        <w:t>f</w:t>
      </w:r>
      <w:r w:rsidRPr="00B44F96">
        <w:rPr>
          <w:rFonts w:asciiTheme="minorHAnsi" w:hAnsiTheme="minorHAnsi" w:cstheme="minorHAnsi"/>
          <w:color w:val="111111"/>
          <w:sz w:val="22"/>
          <w:szCs w:val="22"/>
        </w:rPr>
        <w:t xml:space="preserve">orest model, tuning its hyperparameters, applying the model to an out-of-time (OOT) dataset, and generating final model performance metrics on the scored OOT dataset. This workflow is designed to be efficient and robust, leveraging the power of the </w:t>
      </w:r>
      <w:r>
        <w:rPr>
          <w:rFonts w:asciiTheme="minorHAnsi" w:hAnsiTheme="minorHAnsi" w:cstheme="minorHAnsi"/>
          <w:color w:val="111111"/>
          <w:sz w:val="22"/>
          <w:szCs w:val="22"/>
        </w:rPr>
        <w:t>r</w:t>
      </w:r>
      <w:r w:rsidRPr="00B44F96">
        <w:rPr>
          <w:rFonts w:asciiTheme="minorHAnsi" w:hAnsiTheme="minorHAnsi" w:cstheme="minorHAnsi"/>
          <w:color w:val="111111"/>
          <w:sz w:val="22"/>
          <w:szCs w:val="22"/>
        </w:rPr>
        <w:t xml:space="preserve">andom </w:t>
      </w:r>
      <w:r>
        <w:rPr>
          <w:rFonts w:asciiTheme="minorHAnsi" w:hAnsiTheme="minorHAnsi" w:cstheme="minorHAnsi"/>
          <w:color w:val="111111"/>
          <w:sz w:val="22"/>
          <w:szCs w:val="22"/>
        </w:rPr>
        <w:t>f</w:t>
      </w:r>
      <w:r w:rsidRPr="00B44F96">
        <w:rPr>
          <w:rFonts w:asciiTheme="minorHAnsi" w:hAnsiTheme="minorHAnsi" w:cstheme="minorHAnsi"/>
          <w:color w:val="111111"/>
          <w:sz w:val="22"/>
          <w:szCs w:val="22"/>
        </w:rPr>
        <w:t xml:space="preserve">orest algorithm and the flexibility of </w:t>
      </w:r>
      <w:r>
        <w:rPr>
          <w:rFonts w:asciiTheme="minorHAnsi" w:hAnsiTheme="minorHAnsi" w:cstheme="minorHAnsi"/>
          <w:color w:val="111111"/>
          <w:sz w:val="22"/>
          <w:szCs w:val="22"/>
        </w:rPr>
        <w:t>each programming language’s</w:t>
      </w:r>
      <w:r w:rsidRPr="00B44F96">
        <w:rPr>
          <w:rFonts w:asciiTheme="minorHAnsi" w:hAnsiTheme="minorHAnsi" w:cstheme="minorHAnsi"/>
          <w:color w:val="111111"/>
          <w:sz w:val="22"/>
          <w:szCs w:val="22"/>
        </w:rPr>
        <w:t xml:space="preserve"> </w:t>
      </w:r>
      <w:r>
        <w:rPr>
          <w:rFonts w:asciiTheme="minorHAnsi" w:hAnsiTheme="minorHAnsi" w:cstheme="minorHAnsi"/>
          <w:color w:val="111111"/>
          <w:sz w:val="22"/>
          <w:szCs w:val="22"/>
        </w:rPr>
        <w:t xml:space="preserve">modeling </w:t>
      </w:r>
      <w:r w:rsidRPr="00B44F96">
        <w:rPr>
          <w:rFonts w:asciiTheme="minorHAnsi" w:hAnsiTheme="minorHAnsi" w:cstheme="minorHAnsi"/>
          <w:color w:val="111111"/>
          <w:sz w:val="22"/>
          <w:szCs w:val="22"/>
        </w:rPr>
        <w:t>library.</w:t>
      </w:r>
    </w:p>
    <w:p w14:paraId="48559855" w14:textId="77777777" w:rsidR="005539A3" w:rsidRPr="00B44F96" w:rsidRDefault="005539A3" w:rsidP="005539A3">
      <w:pPr>
        <w:spacing w:before="180"/>
        <w:rPr>
          <w:rFonts w:asciiTheme="minorHAnsi" w:hAnsiTheme="minorHAnsi" w:cstheme="minorHAnsi"/>
          <w:color w:val="111111"/>
          <w:sz w:val="22"/>
          <w:szCs w:val="22"/>
        </w:rPr>
      </w:pPr>
      <w:r w:rsidRPr="00B44F96">
        <w:rPr>
          <w:rFonts w:asciiTheme="minorHAnsi" w:hAnsiTheme="minorHAnsi" w:cstheme="minorHAnsi"/>
          <w:color w:val="111111"/>
          <w:sz w:val="22"/>
          <w:szCs w:val="22"/>
        </w:rPr>
        <w:t xml:space="preserve">The steps </w:t>
      </w:r>
      <w:r>
        <w:rPr>
          <w:rFonts w:asciiTheme="minorHAnsi" w:hAnsiTheme="minorHAnsi" w:cstheme="minorHAnsi"/>
          <w:color w:val="111111"/>
          <w:sz w:val="22"/>
          <w:szCs w:val="22"/>
        </w:rPr>
        <w:t>removed from the original decision tree model workflow include removing excluded variables and balancing the data. These steps are unnecessary for a random forest model,</w:t>
      </w:r>
      <w:r w:rsidRPr="00B44F96">
        <w:rPr>
          <w:rFonts w:asciiTheme="minorHAnsi" w:hAnsiTheme="minorHAnsi" w:cstheme="minorHAnsi"/>
          <w:color w:val="111111"/>
          <w:sz w:val="22"/>
          <w:szCs w:val="22"/>
        </w:rPr>
        <w:t xml:space="preserve"> as it inherently handles multicollinearity and imbalance in the data. The </w:t>
      </w:r>
      <w:r>
        <w:rPr>
          <w:rFonts w:asciiTheme="minorHAnsi" w:hAnsiTheme="minorHAnsi" w:cstheme="minorHAnsi"/>
          <w:color w:val="111111"/>
          <w:sz w:val="22"/>
          <w:szCs w:val="22"/>
        </w:rPr>
        <w:t>r</w:t>
      </w:r>
      <w:r w:rsidRPr="00B44F96">
        <w:rPr>
          <w:rFonts w:asciiTheme="minorHAnsi" w:hAnsiTheme="minorHAnsi" w:cstheme="minorHAnsi"/>
          <w:color w:val="111111"/>
          <w:sz w:val="22"/>
          <w:szCs w:val="22"/>
        </w:rPr>
        <w:t xml:space="preserve">andom </w:t>
      </w:r>
      <w:r>
        <w:rPr>
          <w:rFonts w:asciiTheme="minorHAnsi" w:hAnsiTheme="minorHAnsi" w:cstheme="minorHAnsi"/>
          <w:color w:val="111111"/>
          <w:sz w:val="22"/>
          <w:szCs w:val="22"/>
        </w:rPr>
        <w:t>f</w:t>
      </w:r>
      <w:r w:rsidRPr="00B44F96">
        <w:rPr>
          <w:rFonts w:asciiTheme="minorHAnsi" w:hAnsiTheme="minorHAnsi" w:cstheme="minorHAnsi"/>
          <w:color w:val="111111"/>
          <w:sz w:val="22"/>
          <w:szCs w:val="22"/>
        </w:rPr>
        <w:t>orest model also considers all variables when building the trees, so there is no need to manually exclude any variables.</w:t>
      </w:r>
    </w:p>
    <w:p w14:paraId="16C1D2FE" w14:textId="77777777" w:rsidR="005539A3" w:rsidRDefault="005539A3" w:rsidP="005539A3">
      <w:pPr>
        <w:rPr>
          <w:rFonts w:asciiTheme="minorHAnsi" w:hAnsiTheme="minorHAnsi" w:cstheme="minorHAnsi"/>
          <w:color w:val="111111"/>
          <w:sz w:val="22"/>
          <w:szCs w:val="22"/>
        </w:rPr>
      </w:pPr>
    </w:p>
    <w:p w14:paraId="24C81325" w14:textId="705A2F9D" w:rsidR="005539A3" w:rsidRPr="00B44F96" w:rsidRDefault="005539A3" w:rsidP="005539A3">
      <w:pPr>
        <w:pStyle w:val="ACaptionHead"/>
        <w:ind w:left="0"/>
        <w:rPr>
          <w:rFonts w:asciiTheme="minorHAnsi" w:hAnsiTheme="minorHAnsi" w:cstheme="minorHAnsi"/>
          <w:color w:val="111111"/>
          <w:sz w:val="22"/>
        </w:rPr>
      </w:pPr>
      <w:r>
        <w:t xml:space="preserve">Program </w:t>
      </w:r>
      <w:r w:rsidR="00E91897">
        <w:t>6</w:t>
      </w:r>
      <w:r>
        <w:t>.</w:t>
      </w:r>
      <w:r w:rsidR="00E91897">
        <w:t>1</w:t>
      </w:r>
      <w:r>
        <w:t>: Python Random Forest Script</w:t>
      </w:r>
    </w:p>
    <w:p w14:paraId="2A93471D" w14:textId="77777777" w:rsidR="005539A3" w:rsidRPr="001B5B61" w:rsidRDefault="005539A3" w:rsidP="005539A3">
      <w:pPr>
        <w:rPr>
          <w:rFonts w:asciiTheme="minorHAnsi" w:hAnsiTheme="minorHAnsi" w:cstheme="minorHAnsi"/>
          <w:b/>
          <w:bCs/>
          <w:color w:val="808080" w:themeColor="background1" w:themeShade="80"/>
          <w:sz w:val="22"/>
          <w:szCs w:val="22"/>
        </w:rPr>
      </w:pPr>
      <w:r w:rsidRPr="001B5B61">
        <w:rPr>
          <w:rFonts w:asciiTheme="minorHAnsi" w:hAnsiTheme="minorHAnsi" w:cstheme="minorHAnsi"/>
          <w:b/>
          <w:bCs/>
          <w:color w:val="808080" w:themeColor="background1" w:themeShade="80"/>
          <w:sz w:val="22"/>
          <w:szCs w:val="22"/>
        </w:rPr>
        <w:t># Import necessary libraries</w:t>
      </w:r>
    </w:p>
    <w:p w14:paraId="6F1BE0C0" w14:textId="77777777" w:rsidR="005539A3" w:rsidRPr="001B5B61" w:rsidRDefault="005539A3" w:rsidP="005539A3">
      <w:pPr>
        <w:rPr>
          <w:rFonts w:asciiTheme="minorHAnsi" w:hAnsiTheme="minorHAnsi" w:cstheme="minorHAnsi"/>
          <w:sz w:val="22"/>
          <w:szCs w:val="22"/>
        </w:rPr>
      </w:pPr>
      <w:r w:rsidRPr="001B5B61">
        <w:rPr>
          <w:rFonts w:asciiTheme="minorHAnsi" w:hAnsiTheme="minorHAnsi" w:cstheme="minorHAnsi"/>
          <w:sz w:val="22"/>
          <w:szCs w:val="22"/>
        </w:rPr>
        <w:t>import pandas as pd</w:t>
      </w:r>
    </w:p>
    <w:p w14:paraId="1B8A0EF4" w14:textId="77777777" w:rsidR="005539A3" w:rsidRPr="001B5B61" w:rsidRDefault="005539A3" w:rsidP="005539A3">
      <w:pPr>
        <w:rPr>
          <w:rFonts w:asciiTheme="minorHAnsi" w:hAnsiTheme="minorHAnsi" w:cstheme="minorHAnsi"/>
          <w:sz w:val="22"/>
          <w:szCs w:val="22"/>
        </w:rPr>
      </w:pPr>
      <w:r w:rsidRPr="001B5B61">
        <w:rPr>
          <w:rFonts w:asciiTheme="minorHAnsi" w:hAnsiTheme="minorHAnsi" w:cstheme="minorHAnsi"/>
          <w:sz w:val="22"/>
          <w:szCs w:val="22"/>
        </w:rPr>
        <w:t xml:space="preserve">from </w:t>
      </w:r>
      <w:proofErr w:type="spellStart"/>
      <w:r w:rsidRPr="001B5B61">
        <w:rPr>
          <w:rFonts w:asciiTheme="minorHAnsi" w:hAnsiTheme="minorHAnsi" w:cstheme="minorHAnsi"/>
          <w:sz w:val="22"/>
          <w:szCs w:val="22"/>
        </w:rPr>
        <w:t>sklearn.model_selection</w:t>
      </w:r>
      <w:proofErr w:type="spellEnd"/>
      <w:r w:rsidRPr="001B5B61">
        <w:rPr>
          <w:rFonts w:asciiTheme="minorHAnsi" w:hAnsiTheme="minorHAnsi" w:cstheme="minorHAnsi"/>
          <w:sz w:val="22"/>
          <w:szCs w:val="22"/>
        </w:rPr>
        <w:t xml:space="preserve"> import </w:t>
      </w:r>
      <w:proofErr w:type="spellStart"/>
      <w:r w:rsidRPr="001B5B61">
        <w:rPr>
          <w:rFonts w:asciiTheme="minorHAnsi" w:hAnsiTheme="minorHAnsi" w:cstheme="minorHAnsi"/>
          <w:sz w:val="22"/>
          <w:szCs w:val="22"/>
        </w:rPr>
        <w:t>train_test_split</w:t>
      </w:r>
      <w:proofErr w:type="spellEnd"/>
      <w:r w:rsidRPr="001B5B61">
        <w:rPr>
          <w:rFonts w:asciiTheme="minorHAnsi" w:hAnsiTheme="minorHAnsi" w:cstheme="minorHAnsi"/>
          <w:sz w:val="22"/>
          <w:szCs w:val="22"/>
        </w:rPr>
        <w:t xml:space="preserve">, </w:t>
      </w:r>
      <w:proofErr w:type="spellStart"/>
      <w:r w:rsidRPr="001B5B61">
        <w:rPr>
          <w:rFonts w:asciiTheme="minorHAnsi" w:hAnsiTheme="minorHAnsi" w:cstheme="minorHAnsi"/>
          <w:sz w:val="22"/>
          <w:szCs w:val="22"/>
        </w:rPr>
        <w:t>GridSearchCV</w:t>
      </w:r>
      <w:proofErr w:type="spellEnd"/>
    </w:p>
    <w:p w14:paraId="1A6C5B05" w14:textId="77777777" w:rsidR="005539A3" w:rsidRPr="001B5B61" w:rsidRDefault="005539A3" w:rsidP="005539A3">
      <w:pPr>
        <w:rPr>
          <w:rFonts w:asciiTheme="minorHAnsi" w:hAnsiTheme="minorHAnsi" w:cstheme="minorHAnsi"/>
          <w:sz w:val="22"/>
          <w:szCs w:val="22"/>
        </w:rPr>
      </w:pPr>
      <w:r w:rsidRPr="001B5B61">
        <w:rPr>
          <w:rFonts w:asciiTheme="minorHAnsi" w:hAnsiTheme="minorHAnsi" w:cstheme="minorHAnsi"/>
          <w:sz w:val="22"/>
          <w:szCs w:val="22"/>
        </w:rPr>
        <w:t xml:space="preserve">from </w:t>
      </w:r>
      <w:proofErr w:type="spellStart"/>
      <w:r w:rsidRPr="001B5B61">
        <w:rPr>
          <w:rFonts w:asciiTheme="minorHAnsi" w:hAnsiTheme="minorHAnsi" w:cstheme="minorHAnsi"/>
          <w:sz w:val="22"/>
          <w:szCs w:val="22"/>
        </w:rPr>
        <w:t>sklearn.ensemble</w:t>
      </w:r>
      <w:proofErr w:type="spellEnd"/>
      <w:r w:rsidRPr="001B5B61">
        <w:rPr>
          <w:rFonts w:asciiTheme="minorHAnsi" w:hAnsiTheme="minorHAnsi" w:cstheme="minorHAnsi"/>
          <w:sz w:val="22"/>
          <w:szCs w:val="22"/>
        </w:rPr>
        <w:t xml:space="preserve"> import </w:t>
      </w:r>
      <w:proofErr w:type="spellStart"/>
      <w:r w:rsidRPr="001B5B61">
        <w:rPr>
          <w:rFonts w:asciiTheme="minorHAnsi" w:hAnsiTheme="minorHAnsi" w:cstheme="minorHAnsi"/>
          <w:sz w:val="22"/>
          <w:szCs w:val="22"/>
        </w:rPr>
        <w:t>RandomForestClassifier</w:t>
      </w:r>
      <w:proofErr w:type="spellEnd"/>
    </w:p>
    <w:p w14:paraId="49EC8105" w14:textId="77777777" w:rsidR="005539A3" w:rsidRPr="001B5B61" w:rsidRDefault="005539A3" w:rsidP="005539A3">
      <w:pPr>
        <w:rPr>
          <w:rFonts w:asciiTheme="minorHAnsi" w:hAnsiTheme="minorHAnsi" w:cstheme="minorHAnsi"/>
          <w:sz w:val="22"/>
          <w:szCs w:val="22"/>
        </w:rPr>
      </w:pPr>
      <w:r w:rsidRPr="001B5B61">
        <w:rPr>
          <w:rFonts w:asciiTheme="minorHAnsi" w:hAnsiTheme="minorHAnsi" w:cstheme="minorHAnsi"/>
          <w:sz w:val="22"/>
          <w:szCs w:val="22"/>
        </w:rPr>
        <w:t xml:space="preserve">from </w:t>
      </w:r>
      <w:proofErr w:type="spellStart"/>
      <w:r w:rsidRPr="001B5B61">
        <w:rPr>
          <w:rFonts w:asciiTheme="minorHAnsi" w:hAnsiTheme="minorHAnsi" w:cstheme="minorHAnsi"/>
          <w:sz w:val="22"/>
          <w:szCs w:val="22"/>
        </w:rPr>
        <w:t>sklearn.metrics</w:t>
      </w:r>
      <w:proofErr w:type="spellEnd"/>
      <w:r w:rsidRPr="001B5B61">
        <w:rPr>
          <w:rFonts w:asciiTheme="minorHAnsi" w:hAnsiTheme="minorHAnsi" w:cstheme="minorHAnsi"/>
          <w:sz w:val="22"/>
          <w:szCs w:val="22"/>
        </w:rPr>
        <w:t xml:space="preserve"> import </w:t>
      </w:r>
      <w:proofErr w:type="spellStart"/>
      <w:r w:rsidRPr="001B5B61">
        <w:rPr>
          <w:rFonts w:asciiTheme="minorHAnsi" w:hAnsiTheme="minorHAnsi" w:cstheme="minorHAnsi"/>
          <w:sz w:val="22"/>
          <w:szCs w:val="22"/>
        </w:rPr>
        <w:t>classification_report</w:t>
      </w:r>
      <w:proofErr w:type="spellEnd"/>
      <w:r w:rsidRPr="001B5B61">
        <w:rPr>
          <w:rFonts w:asciiTheme="minorHAnsi" w:hAnsiTheme="minorHAnsi" w:cstheme="minorHAnsi"/>
          <w:sz w:val="22"/>
          <w:szCs w:val="22"/>
        </w:rPr>
        <w:t xml:space="preserve">, </w:t>
      </w:r>
      <w:proofErr w:type="spellStart"/>
      <w:r w:rsidRPr="001B5B61">
        <w:rPr>
          <w:rFonts w:asciiTheme="minorHAnsi" w:hAnsiTheme="minorHAnsi" w:cstheme="minorHAnsi"/>
          <w:sz w:val="22"/>
          <w:szCs w:val="22"/>
        </w:rPr>
        <w:t>confusion_matrix</w:t>
      </w:r>
      <w:proofErr w:type="spellEnd"/>
      <w:r w:rsidRPr="001B5B61">
        <w:rPr>
          <w:rFonts w:asciiTheme="minorHAnsi" w:hAnsiTheme="minorHAnsi" w:cstheme="minorHAnsi"/>
          <w:sz w:val="22"/>
          <w:szCs w:val="22"/>
        </w:rPr>
        <w:t xml:space="preserve">, </w:t>
      </w:r>
      <w:proofErr w:type="spellStart"/>
      <w:r w:rsidRPr="001B5B61">
        <w:rPr>
          <w:rFonts w:asciiTheme="minorHAnsi" w:hAnsiTheme="minorHAnsi" w:cstheme="minorHAnsi"/>
          <w:sz w:val="22"/>
          <w:szCs w:val="22"/>
        </w:rPr>
        <w:t>roc_auc_score</w:t>
      </w:r>
      <w:proofErr w:type="spellEnd"/>
      <w:r w:rsidRPr="001B5B61">
        <w:rPr>
          <w:rFonts w:asciiTheme="minorHAnsi" w:hAnsiTheme="minorHAnsi" w:cstheme="minorHAnsi"/>
          <w:sz w:val="22"/>
          <w:szCs w:val="22"/>
        </w:rPr>
        <w:t xml:space="preserve">, </w:t>
      </w:r>
      <w:proofErr w:type="spellStart"/>
      <w:r w:rsidRPr="001B5B61">
        <w:rPr>
          <w:rFonts w:asciiTheme="minorHAnsi" w:hAnsiTheme="minorHAnsi" w:cstheme="minorHAnsi"/>
          <w:sz w:val="22"/>
          <w:szCs w:val="22"/>
        </w:rPr>
        <w:t>roc_curve</w:t>
      </w:r>
      <w:proofErr w:type="spellEnd"/>
    </w:p>
    <w:p w14:paraId="111E6B1F" w14:textId="77777777" w:rsidR="005539A3" w:rsidRPr="001B5B61" w:rsidRDefault="005539A3" w:rsidP="005539A3">
      <w:pPr>
        <w:rPr>
          <w:rFonts w:asciiTheme="minorHAnsi" w:hAnsiTheme="minorHAnsi" w:cstheme="minorHAnsi"/>
          <w:sz w:val="22"/>
          <w:szCs w:val="22"/>
        </w:rPr>
      </w:pPr>
      <w:r w:rsidRPr="001B5B61">
        <w:rPr>
          <w:rFonts w:asciiTheme="minorHAnsi" w:hAnsiTheme="minorHAnsi" w:cstheme="minorHAnsi"/>
          <w:sz w:val="22"/>
          <w:szCs w:val="22"/>
        </w:rPr>
        <w:t xml:space="preserve">import </w:t>
      </w:r>
      <w:proofErr w:type="spellStart"/>
      <w:r w:rsidRPr="001B5B61">
        <w:rPr>
          <w:rFonts w:asciiTheme="minorHAnsi" w:hAnsiTheme="minorHAnsi" w:cstheme="minorHAnsi"/>
          <w:sz w:val="22"/>
          <w:szCs w:val="22"/>
        </w:rPr>
        <w:t>matplotlib.pyplot</w:t>
      </w:r>
      <w:proofErr w:type="spellEnd"/>
      <w:r w:rsidRPr="001B5B61">
        <w:rPr>
          <w:rFonts w:asciiTheme="minorHAnsi" w:hAnsiTheme="minorHAnsi" w:cstheme="minorHAnsi"/>
          <w:sz w:val="22"/>
          <w:szCs w:val="22"/>
        </w:rPr>
        <w:t xml:space="preserve"> as </w:t>
      </w:r>
      <w:proofErr w:type="spellStart"/>
      <w:r w:rsidRPr="001B5B61">
        <w:rPr>
          <w:rFonts w:asciiTheme="minorHAnsi" w:hAnsiTheme="minorHAnsi" w:cstheme="minorHAnsi"/>
          <w:sz w:val="22"/>
          <w:szCs w:val="22"/>
        </w:rPr>
        <w:t>plt</w:t>
      </w:r>
      <w:proofErr w:type="spellEnd"/>
    </w:p>
    <w:p w14:paraId="5700309E" w14:textId="77777777" w:rsidR="005539A3" w:rsidRPr="001B5B61" w:rsidRDefault="005539A3" w:rsidP="005539A3">
      <w:pPr>
        <w:rPr>
          <w:rFonts w:asciiTheme="minorHAnsi" w:hAnsiTheme="minorHAnsi" w:cstheme="minorHAnsi"/>
          <w:sz w:val="22"/>
          <w:szCs w:val="22"/>
        </w:rPr>
      </w:pPr>
    </w:p>
    <w:p w14:paraId="3D560B9E" w14:textId="77777777" w:rsidR="005539A3" w:rsidRPr="001B5B61" w:rsidRDefault="005539A3" w:rsidP="005539A3">
      <w:pPr>
        <w:rPr>
          <w:rFonts w:asciiTheme="minorHAnsi" w:hAnsiTheme="minorHAnsi" w:cstheme="minorHAnsi"/>
          <w:b/>
          <w:bCs/>
          <w:color w:val="808080" w:themeColor="background1" w:themeShade="80"/>
          <w:sz w:val="22"/>
          <w:szCs w:val="22"/>
        </w:rPr>
      </w:pPr>
      <w:r w:rsidRPr="001B5B61">
        <w:rPr>
          <w:rFonts w:asciiTheme="minorHAnsi" w:hAnsiTheme="minorHAnsi" w:cstheme="minorHAnsi"/>
          <w:b/>
          <w:bCs/>
          <w:color w:val="808080" w:themeColor="background1" w:themeShade="80"/>
          <w:sz w:val="22"/>
          <w:szCs w:val="22"/>
        </w:rPr>
        <w:t># Function to calculate performance metrics</w:t>
      </w:r>
    </w:p>
    <w:p w14:paraId="29088DA8" w14:textId="77777777" w:rsidR="005539A3" w:rsidRPr="001B5B61" w:rsidRDefault="005539A3" w:rsidP="005539A3">
      <w:pPr>
        <w:rPr>
          <w:rFonts w:asciiTheme="minorHAnsi" w:hAnsiTheme="minorHAnsi" w:cstheme="minorHAnsi"/>
          <w:sz w:val="22"/>
          <w:szCs w:val="22"/>
        </w:rPr>
      </w:pPr>
      <w:r w:rsidRPr="001B5B61">
        <w:rPr>
          <w:rFonts w:asciiTheme="minorHAnsi" w:hAnsiTheme="minorHAnsi" w:cstheme="minorHAnsi"/>
          <w:sz w:val="22"/>
          <w:szCs w:val="22"/>
        </w:rPr>
        <w:t xml:space="preserve">def </w:t>
      </w:r>
      <w:proofErr w:type="spellStart"/>
      <w:r w:rsidRPr="001B5B61">
        <w:rPr>
          <w:rFonts w:asciiTheme="minorHAnsi" w:hAnsiTheme="minorHAnsi" w:cstheme="minorHAnsi"/>
          <w:sz w:val="22"/>
          <w:szCs w:val="22"/>
        </w:rPr>
        <w:t>performance_metrics</w:t>
      </w:r>
      <w:proofErr w:type="spellEnd"/>
      <w:r w:rsidRPr="001B5B61">
        <w:rPr>
          <w:rFonts w:asciiTheme="minorHAnsi" w:hAnsiTheme="minorHAnsi" w:cstheme="minorHAnsi"/>
          <w:sz w:val="22"/>
          <w:szCs w:val="22"/>
        </w:rPr>
        <w:t>(</w:t>
      </w:r>
      <w:proofErr w:type="spellStart"/>
      <w:r w:rsidRPr="001B5B61">
        <w:rPr>
          <w:rFonts w:asciiTheme="minorHAnsi" w:hAnsiTheme="minorHAnsi" w:cstheme="minorHAnsi"/>
          <w:sz w:val="22"/>
          <w:szCs w:val="22"/>
        </w:rPr>
        <w:t>y_true</w:t>
      </w:r>
      <w:proofErr w:type="spellEnd"/>
      <w:r w:rsidRPr="001B5B61">
        <w:rPr>
          <w:rFonts w:asciiTheme="minorHAnsi" w:hAnsiTheme="minorHAnsi" w:cstheme="minorHAnsi"/>
          <w:sz w:val="22"/>
          <w:szCs w:val="22"/>
        </w:rPr>
        <w:t xml:space="preserve">, </w:t>
      </w:r>
      <w:proofErr w:type="spellStart"/>
      <w:r w:rsidRPr="001B5B61">
        <w:rPr>
          <w:rFonts w:asciiTheme="minorHAnsi" w:hAnsiTheme="minorHAnsi" w:cstheme="minorHAnsi"/>
          <w:sz w:val="22"/>
          <w:szCs w:val="22"/>
        </w:rPr>
        <w:t>y_pred</w:t>
      </w:r>
      <w:proofErr w:type="spellEnd"/>
      <w:r w:rsidRPr="001B5B61">
        <w:rPr>
          <w:rFonts w:asciiTheme="minorHAnsi" w:hAnsiTheme="minorHAnsi" w:cstheme="minorHAnsi"/>
          <w:sz w:val="22"/>
          <w:szCs w:val="22"/>
        </w:rPr>
        <w:t>):</w:t>
      </w:r>
    </w:p>
    <w:p w14:paraId="482F3707" w14:textId="77777777" w:rsidR="005539A3" w:rsidRPr="001B5B61" w:rsidRDefault="005539A3" w:rsidP="005539A3">
      <w:pPr>
        <w:rPr>
          <w:rFonts w:asciiTheme="minorHAnsi" w:hAnsiTheme="minorHAnsi" w:cstheme="minorHAnsi"/>
          <w:sz w:val="22"/>
          <w:szCs w:val="22"/>
        </w:rPr>
      </w:pPr>
      <w:r w:rsidRPr="001B5B61">
        <w:rPr>
          <w:rFonts w:asciiTheme="minorHAnsi" w:hAnsiTheme="minorHAnsi" w:cstheme="minorHAnsi"/>
          <w:sz w:val="22"/>
          <w:szCs w:val="22"/>
        </w:rPr>
        <w:t xml:space="preserve">    print("Classification Report:")</w:t>
      </w:r>
    </w:p>
    <w:p w14:paraId="565EEEF1" w14:textId="77777777" w:rsidR="005539A3" w:rsidRPr="001B5B61" w:rsidRDefault="005539A3" w:rsidP="005539A3">
      <w:pPr>
        <w:rPr>
          <w:rFonts w:asciiTheme="minorHAnsi" w:hAnsiTheme="minorHAnsi" w:cstheme="minorHAnsi"/>
          <w:sz w:val="22"/>
          <w:szCs w:val="22"/>
        </w:rPr>
      </w:pPr>
      <w:r w:rsidRPr="001B5B61">
        <w:rPr>
          <w:rFonts w:asciiTheme="minorHAnsi" w:hAnsiTheme="minorHAnsi" w:cstheme="minorHAnsi"/>
          <w:sz w:val="22"/>
          <w:szCs w:val="22"/>
        </w:rPr>
        <w:t xml:space="preserve">    print(</w:t>
      </w:r>
      <w:proofErr w:type="spellStart"/>
      <w:r w:rsidRPr="001B5B61">
        <w:rPr>
          <w:rFonts w:asciiTheme="minorHAnsi" w:hAnsiTheme="minorHAnsi" w:cstheme="minorHAnsi"/>
          <w:sz w:val="22"/>
          <w:szCs w:val="22"/>
        </w:rPr>
        <w:t>classification_report</w:t>
      </w:r>
      <w:proofErr w:type="spellEnd"/>
      <w:r w:rsidRPr="001B5B61">
        <w:rPr>
          <w:rFonts w:asciiTheme="minorHAnsi" w:hAnsiTheme="minorHAnsi" w:cstheme="minorHAnsi"/>
          <w:sz w:val="22"/>
          <w:szCs w:val="22"/>
        </w:rPr>
        <w:t>(</w:t>
      </w:r>
      <w:proofErr w:type="spellStart"/>
      <w:r w:rsidRPr="001B5B61">
        <w:rPr>
          <w:rFonts w:asciiTheme="minorHAnsi" w:hAnsiTheme="minorHAnsi" w:cstheme="minorHAnsi"/>
          <w:sz w:val="22"/>
          <w:szCs w:val="22"/>
        </w:rPr>
        <w:t>y_true</w:t>
      </w:r>
      <w:proofErr w:type="spellEnd"/>
      <w:r w:rsidRPr="001B5B61">
        <w:rPr>
          <w:rFonts w:asciiTheme="minorHAnsi" w:hAnsiTheme="minorHAnsi" w:cstheme="minorHAnsi"/>
          <w:sz w:val="22"/>
          <w:szCs w:val="22"/>
        </w:rPr>
        <w:t xml:space="preserve">, </w:t>
      </w:r>
      <w:proofErr w:type="spellStart"/>
      <w:r w:rsidRPr="001B5B61">
        <w:rPr>
          <w:rFonts w:asciiTheme="minorHAnsi" w:hAnsiTheme="minorHAnsi" w:cstheme="minorHAnsi"/>
          <w:sz w:val="22"/>
          <w:szCs w:val="22"/>
        </w:rPr>
        <w:t>y_pred</w:t>
      </w:r>
      <w:proofErr w:type="spellEnd"/>
      <w:r w:rsidRPr="001B5B61">
        <w:rPr>
          <w:rFonts w:asciiTheme="minorHAnsi" w:hAnsiTheme="minorHAnsi" w:cstheme="minorHAnsi"/>
          <w:sz w:val="22"/>
          <w:szCs w:val="22"/>
        </w:rPr>
        <w:t>))</w:t>
      </w:r>
    </w:p>
    <w:p w14:paraId="130186DE" w14:textId="77777777" w:rsidR="005539A3" w:rsidRPr="001B5B61" w:rsidRDefault="005539A3" w:rsidP="005539A3">
      <w:pPr>
        <w:rPr>
          <w:rFonts w:asciiTheme="minorHAnsi" w:hAnsiTheme="minorHAnsi" w:cstheme="minorHAnsi"/>
          <w:sz w:val="22"/>
          <w:szCs w:val="22"/>
        </w:rPr>
      </w:pPr>
      <w:r w:rsidRPr="001B5B61">
        <w:rPr>
          <w:rFonts w:asciiTheme="minorHAnsi" w:hAnsiTheme="minorHAnsi" w:cstheme="minorHAnsi"/>
          <w:sz w:val="22"/>
          <w:szCs w:val="22"/>
        </w:rPr>
        <w:t xml:space="preserve">    print("Confusion Matrix:")</w:t>
      </w:r>
    </w:p>
    <w:p w14:paraId="3C9FBB08" w14:textId="77777777" w:rsidR="005539A3" w:rsidRPr="001B5B61" w:rsidRDefault="005539A3" w:rsidP="005539A3">
      <w:pPr>
        <w:rPr>
          <w:rFonts w:asciiTheme="minorHAnsi" w:hAnsiTheme="minorHAnsi" w:cstheme="minorHAnsi"/>
          <w:sz w:val="22"/>
          <w:szCs w:val="22"/>
        </w:rPr>
      </w:pPr>
      <w:r w:rsidRPr="001B5B61">
        <w:rPr>
          <w:rFonts w:asciiTheme="minorHAnsi" w:hAnsiTheme="minorHAnsi" w:cstheme="minorHAnsi"/>
          <w:sz w:val="22"/>
          <w:szCs w:val="22"/>
        </w:rPr>
        <w:t xml:space="preserve">    print(</w:t>
      </w:r>
      <w:proofErr w:type="spellStart"/>
      <w:r w:rsidRPr="001B5B61">
        <w:rPr>
          <w:rFonts w:asciiTheme="minorHAnsi" w:hAnsiTheme="minorHAnsi" w:cstheme="minorHAnsi"/>
          <w:sz w:val="22"/>
          <w:szCs w:val="22"/>
        </w:rPr>
        <w:t>confusion_matrix</w:t>
      </w:r>
      <w:proofErr w:type="spellEnd"/>
      <w:r w:rsidRPr="001B5B61">
        <w:rPr>
          <w:rFonts w:asciiTheme="minorHAnsi" w:hAnsiTheme="minorHAnsi" w:cstheme="minorHAnsi"/>
          <w:sz w:val="22"/>
          <w:szCs w:val="22"/>
        </w:rPr>
        <w:t>(</w:t>
      </w:r>
      <w:proofErr w:type="spellStart"/>
      <w:r w:rsidRPr="001B5B61">
        <w:rPr>
          <w:rFonts w:asciiTheme="minorHAnsi" w:hAnsiTheme="minorHAnsi" w:cstheme="minorHAnsi"/>
          <w:sz w:val="22"/>
          <w:szCs w:val="22"/>
        </w:rPr>
        <w:t>y_true</w:t>
      </w:r>
      <w:proofErr w:type="spellEnd"/>
      <w:r w:rsidRPr="001B5B61">
        <w:rPr>
          <w:rFonts w:asciiTheme="minorHAnsi" w:hAnsiTheme="minorHAnsi" w:cstheme="minorHAnsi"/>
          <w:sz w:val="22"/>
          <w:szCs w:val="22"/>
        </w:rPr>
        <w:t xml:space="preserve">, </w:t>
      </w:r>
      <w:proofErr w:type="spellStart"/>
      <w:r w:rsidRPr="001B5B61">
        <w:rPr>
          <w:rFonts w:asciiTheme="minorHAnsi" w:hAnsiTheme="minorHAnsi" w:cstheme="minorHAnsi"/>
          <w:sz w:val="22"/>
          <w:szCs w:val="22"/>
        </w:rPr>
        <w:t>y_pred</w:t>
      </w:r>
      <w:proofErr w:type="spellEnd"/>
      <w:r w:rsidRPr="001B5B61">
        <w:rPr>
          <w:rFonts w:asciiTheme="minorHAnsi" w:hAnsiTheme="minorHAnsi" w:cstheme="minorHAnsi"/>
          <w:sz w:val="22"/>
          <w:szCs w:val="22"/>
        </w:rPr>
        <w:t>))</w:t>
      </w:r>
    </w:p>
    <w:p w14:paraId="56D6E737" w14:textId="77777777" w:rsidR="005539A3" w:rsidRPr="001B5B61" w:rsidRDefault="005539A3" w:rsidP="005539A3">
      <w:pPr>
        <w:rPr>
          <w:rFonts w:asciiTheme="minorHAnsi" w:hAnsiTheme="minorHAnsi" w:cstheme="minorHAnsi"/>
          <w:sz w:val="22"/>
          <w:szCs w:val="22"/>
        </w:rPr>
      </w:pPr>
      <w:r w:rsidRPr="001B5B61">
        <w:rPr>
          <w:rFonts w:asciiTheme="minorHAnsi" w:hAnsiTheme="minorHAnsi" w:cstheme="minorHAnsi"/>
          <w:sz w:val="22"/>
          <w:szCs w:val="22"/>
        </w:rPr>
        <w:t xml:space="preserve">    print("ROC AUC Score:")</w:t>
      </w:r>
    </w:p>
    <w:p w14:paraId="0D71037F" w14:textId="77777777" w:rsidR="005539A3" w:rsidRPr="001B5B61" w:rsidRDefault="005539A3" w:rsidP="005539A3">
      <w:pPr>
        <w:rPr>
          <w:rFonts w:asciiTheme="minorHAnsi" w:hAnsiTheme="minorHAnsi" w:cstheme="minorHAnsi"/>
          <w:sz w:val="22"/>
          <w:szCs w:val="22"/>
        </w:rPr>
      </w:pPr>
      <w:r w:rsidRPr="001B5B61">
        <w:rPr>
          <w:rFonts w:asciiTheme="minorHAnsi" w:hAnsiTheme="minorHAnsi" w:cstheme="minorHAnsi"/>
          <w:sz w:val="22"/>
          <w:szCs w:val="22"/>
        </w:rPr>
        <w:t xml:space="preserve">    print(</w:t>
      </w:r>
      <w:proofErr w:type="spellStart"/>
      <w:r w:rsidRPr="001B5B61">
        <w:rPr>
          <w:rFonts w:asciiTheme="minorHAnsi" w:hAnsiTheme="minorHAnsi" w:cstheme="minorHAnsi"/>
          <w:sz w:val="22"/>
          <w:szCs w:val="22"/>
        </w:rPr>
        <w:t>roc_auc_score</w:t>
      </w:r>
      <w:proofErr w:type="spellEnd"/>
      <w:r w:rsidRPr="001B5B61">
        <w:rPr>
          <w:rFonts w:asciiTheme="minorHAnsi" w:hAnsiTheme="minorHAnsi" w:cstheme="minorHAnsi"/>
          <w:sz w:val="22"/>
          <w:szCs w:val="22"/>
        </w:rPr>
        <w:t>(</w:t>
      </w:r>
      <w:proofErr w:type="spellStart"/>
      <w:r w:rsidRPr="001B5B61">
        <w:rPr>
          <w:rFonts w:asciiTheme="minorHAnsi" w:hAnsiTheme="minorHAnsi" w:cstheme="minorHAnsi"/>
          <w:sz w:val="22"/>
          <w:szCs w:val="22"/>
        </w:rPr>
        <w:t>y_true</w:t>
      </w:r>
      <w:proofErr w:type="spellEnd"/>
      <w:r w:rsidRPr="001B5B61">
        <w:rPr>
          <w:rFonts w:asciiTheme="minorHAnsi" w:hAnsiTheme="minorHAnsi" w:cstheme="minorHAnsi"/>
          <w:sz w:val="22"/>
          <w:szCs w:val="22"/>
        </w:rPr>
        <w:t xml:space="preserve">, </w:t>
      </w:r>
      <w:proofErr w:type="spellStart"/>
      <w:r w:rsidRPr="001B5B61">
        <w:rPr>
          <w:rFonts w:asciiTheme="minorHAnsi" w:hAnsiTheme="minorHAnsi" w:cstheme="minorHAnsi"/>
          <w:sz w:val="22"/>
          <w:szCs w:val="22"/>
        </w:rPr>
        <w:t>y_pred</w:t>
      </w:r>
      <w:proofErr w:type="spellEnd"/>
      <w:r w:rsidRPr="001B5B61">
        <w:rPr>
          <w:rFonts w:asciiTheme="minorHAnsi" w:hAnsiTheme="minorHAnsi" w:cstheme="minorHAnsi"/>
          <w:sz w:val="22"/>
          <w:szCs w:val="22"/>
        </w:rPr>
        <w:t>))</w:t>
      </w:r>
    </w:p>
    <w:p w14:paraId="439FE2CC" w14:textId="77777777" w:rsidR="005539A3" w:rsidRPr="001B5B61" w:rsidRDefault="005539A3" w:rsidP="005539A3">
      <w:pPr>
        <w:rPr>
          <w:rFonts w:asciiTheme="minorHAnsi" w:hAnsiTheme="minorHAnsi" w:cstheme="minorHAnsi"/>
          <w:sz w:val="22"/>
          <w:szCs w:val="22"/>
        </w:rPr>
      </w:pPr>
    </w:p>
    <w:p w14:paraId="67CC86C5" w14:textId="77777777" w:rsidR="005539A3" w:rsidRPr="001B5B61" w:rsidRDefault="005539A3" w:rsidP="005539A3">
      <w:pPr>
        <w:rPr>
          <w:rFonts w:asciiTheme="minorHAnsi" w:hAnsiTheme="minorHAnsi" w:cstheme="minorHAnsi"/>
          <w:b/>
          <w:bCs/>
          <w:color w:val="808080" w:themeColor="background1" w:themeShade="80"/>
          <w:sz w:val="22"/>
          <w:szCs w:val="22"/>
        </w:rPr>
      </w:pPr>
      <w:r w:rsidRPr="001B5B61">
        <w:rPr>
          <w:rFonts w:asciiTheme="minorHAnsi" w:hAnsiTheme="minorHAnsi" w:cstheme="minorHAnsi"/>
          <w:b/>
          <w:bCs/>
          <w:color w:val="808080" w:themeColor="background1" w:themeShade="80"/>
          <w:sz w:val="22"/>
          <w:szCs w:val="22"/>
        </w:rPr>
        <w:t># Load the data</w:t>
      </w:r>
    </w:p>
    <w:p w14:paraId="2C5B2B87" w14:textId="77777777" w:rsidR="005539A3" w:rsidRPr="001B5B61" w:rsidRDefault="005539A3" w:rsidP="005539A3">
      <w:pPr>
        <w:rPr>
          <w:rFonts w:asciiTheme="minorHAnsi" w:hAnsiTheme="minorHAnsi" w:cstheme="minorHAnsi"/>
          <w:sz w:val="22"/>
          <w:szCs w:val="22"/>
        </w:rPr>
      </w:pPr>
      <w:proofErr w:type="spellStart"/>
      <w:r w:rsidRPr="001B5B61">
        <w:rPr>
          <w:rFonts w:asciiTheme="minorHAnsi" w:hAnsiTheme="minorHAnsi" w:cstheme="minorHAnsi"/>
          <w:sz w:val="22"/>
          <w:szCs w:val="22"/>
        </w:rPr>
        <w:t>train_encoded</w:t>
      </w:r>
      <w:proofErr w:type="spellEnd"/>
      <w:r w:rsidRPr="001B5B61">
        <w:rPr>
          <w:rFonts w:asciiTheme="minorHAnsi" w:hAnsiTheme="minorHAnsi" w:cstheme="minorHAnsi"/>
          <w:sz w:val="22"/>
          <w:szCs w:val="22"/>
        </w:rPr>
        <w:t xml:space="preserve"> = </w:t>
      </w:r>
      <w:proofErr w:type="spellStart"/>
      <w:r w:rsidRPr="001B5B61">
        <w:rPr>
          <w:rFonts w:asciiTheme="minorHAnsi" w:hAnsiTheme="minorHAnsi" w:cstheme="minorHAnsi"/>
          <w:sz w:val="22"/>
          <w:szCs w:val="22"/>
        </w:rPr>
        <w:t>pd.read_csv</w:t>
      </w:r>
      <w:proofErr w:type="spellEnd"/>
      <w:r w:rsidRPr="001B5B61">
        <w:rPr>
          <w:rFonts w:asciiTheme="minorHAnsi" w:hAnsiTheme="minorHAnsi" w:cstheme="minorHAnsi"/>
          <w:sz w:val="22"/>
          <w:szCs w:val="22"/>
        </w:rPr>
        <w:t>('</w:t>
      </w:r>
      <w:r>
        <w:rPr>
          <w:rFonts w:asciiTheme="minorHAnsi" w:hAnsiTheme="minorHAnsi" w:cstheme="minorHAnsi"/>
          <w:sz w:val="22"/>
          <w:szCs w:val="22"/>
        </w:rPr>
        <w:t>/...INPUT YOUR FILE PATHWAY.../</w:t>
      </w:r>
      <w:r w:rsidRPr="001B5B61">
        <w:rPr>
          <w:rFonts w:asciiTheme="minorHAnsi" w:hAnsiTheme="minorHAnsi" w:cstheme="minorHAnsi"/>
          <w:sz w:val="22"/>
          <w:szCs w:val="22"/>
        </w:rPr>
        <w:t>train_encoded.csv')</w:t>
      </w:r>
    </w:p>
    <w:p w14:paraId="40A1AC77" w14:textId="77777777" w:rsidR="005539A3" w:rsidRPr="001B5B61" w:rsidRDefault="005539A3" w:rsidP="005539A3">
      <w:pPr>
        <w:rPr>
          <w:rFonts w:asciiTheme="minorHAnsi" w:hAnsiTheme="minorHAnsi" w:cstheme="minorHAnsi"/>
          <w:sz w:val="22"/>
          <w:szCs w:val="22"/>
        </w:rPr>
      </w:pPr>
      <w:proofErr w:type="spellStart"/>
      <w:r w:rsidRPr="001B5B61">
        <w:rPr>
          <w:rFonts w:asciiTheme="minorHAnsi" w:hAnsiTheme="minorHAnsi" w:cstheme="minorHAnsi"/>
          <w:sz w:val="22"/>
          <w:szCs w:val="22"/>
        </w:rPr>
        <w:t>OOT_encoded</w:t>
      </w:r>
      <w:proofErr w:type="spellEnd"/>
      <w:r w:rsidRPr="001B5B61">
        <w:rPr>
          <w:rFonts w:asciiTheme="minorHAnsi" w:hAnsiTheme="minorHAnsi" w:cstheme="minorHAnsi"/>
          <w:sz w:val="22"/>
          <w:szCs w:val="22"/>
        </w:rPr>
        <w:t xml:space="preserve"> = </w:t>
      </w:r>
      <w:proofErr w:type="spellStart"/>
      <w:r w:rsidRPr="001B5B61">
        <w:rPr>
          <w:rFonts w:asciiTheme="minorHAnsi" w:hAnsiTheme="minorHAnsi" w:cstheme="minorHAnsi"/>
          <w:sz w:val="22"/>
          <w:szCs w:val="22"/>
        </w:rPr>
        <w:t>pd.read_csv</w:t>
      </w:r>
      <w:proofErr w:type="spellEnd"/>
      <w:r w:rsidRPr="001B5B61">
        <w:rPr>
          <w:rFonts w:asciiTheme="minorHAnsi" w:hAnsiTheme="minorHAnsi" w:cstheme="minorHAnsi"/>
          <w:sz w:val="22"/>
          <w:szCs w:val="22"/>
        </w:rPr>
        <w:t>('</w:t>
      </w:r>
      <w:r>
        <w:rPr>
          <w:rFonts w:asciiTheme="minorHAnsi" w:hAnsiTheme="minorHAnsi" w:cstheme="minorHAnsi"/>
          <w:sz w:val="22"/>
          <w:szCs w:val="22"/>
        </w:rPr>
        <w:t>/...INPUT YOUR FILE PATHWAY.../</w:t>
      </w:r>
      <w:r w:rsidRPr="001B5B61">
        <w:rPr>
          <w:rFonts w:asciiTheme="minorHAnsi" w:hAnsiTheme="minorHAnsi" w:cstheme="minorHAnsi"/>
          <w:sz w:val="22"/>
          <w:szCs w:val="22"/>
        </w:rPr>
        <w:t>oot_encoded.csv')</w:t>
      </w:r>
    </w:p>
    <w:p w14:paraId="15622394" w14:textId="77777777" w:rsidR="005539A3" w:rsidRPr="001B5B61" w:rsidRDefault="005539A3" w:rsidP="005539A3">
      <w:pPr>
        <w:rPr>
          <w:rFonts w:asciiTheme="minorHAnsi" w:hAnsiTheme="minorHAnsi" w:cstheme="minorHAnsi"/>
          <w:sz w:val="22"/>
          <w:szCs w:val="22"/>
        </w:rPr>
      </w:pPr>
    </w:p>
    <w:p w14:paraId="70FBB024" w14:textId="77777777" w:rsidR="005539A3" w:rsidRPr="001B5B61" w:rsidRDefault="005539A3" w:rsidP="005539A3">
      <w:pPr>
        <w:rPr>
          <w:rFonts w:asciiTheme="minorHAnsi" w:hAnsiTheme="minorHAnsi" w:cstheme="minorHAnsi"/>
          <w:b/>
          <w:bCs/>
          <w:color w:val="808080" w:themeColor="background1" w:themeShade="80"/>
          <w:sz w:val="22"/>
          <w:szCs w:val="22"/>
        </w:rPr>
      </w:pPr>
      <w:r w:rsidRPr="001B5B61">
        <w:rPr>
          <w:rFonts w:asciiTheme="minorHAnsi" w:hAnsiTheme="minorHAnsi" w:cstheme="minorHAnsi"/>
          <w:b/>
          <w:bCs/>
          <w:color w:val="808080" w:themeColor="background1" w:themeShade="80"/>
          <w:sz w:val="22"/>
          <w:szCs w:val="22"/>
        </w:rPr>
        <w:t># Define predictors excluding the specified variables and the target variable</w:t>
      </w:r>
    </w:p>
    <w:p w14:paraId="02A14AF2" w14:textId="77777777" w:rsidR="005539A3" w:rsidRPr="001B5B61" w:rsidRDefault="005539A3" w:rsidP="005539A3">
      <w:pPr>
        <w:rPr>
          <w:rFonts w:asciiTheme="minorHAnsi" w:hAnsiTheme="minorHAnsi" w:cstheme="minorHAnsi"/>
          <w:sz w:val="22"/>
          <w:szCs w:val="22"/>
        </w:rPr>
      </w:pPr>
      <w:r w:rsidRPr="001B5B61">
        <w:rPr>
          <w:rFonts w:asciiTheme="minorHAnsi" w:hAnsiTheme="minorHAnsi" w:cstheme="minorHAnsi"/>
          <w:sz w:val="22"/>
          <w:szCs w:val="22"/>
        </w:rPr>
        <w:lastRenderedPageBreak/>
        <w:t xml:space="preserve">predictors = [col for col in </w:t>
      </w:r>
      <w:proofErr w:type="spellStart"/>
      <w:r w:rsidRPr="001B5B61">
        <w:rPr>
          <w:rFonts w:asciiTheme="minorHAnsi" w:hAnsiTheme="minorHAnsi" w:cstheme="minorHAnsi"/>
          <w:sz w:val="22"/>
          <w:szCs w:val="22"/>
        </w:rPr>
        <w:t>train_encoded.columns</w:t>
      </w:r>
      <w:proofErr w:type="spellEnd"/>
      <w:r w:rsidRPr="001B5B61">
        <w:rPr>
          <w:rFonts w:asciiTheme="minorHAnsi" w:hAnsiTheme="minorHAnsi" w:cstheme="minorHAnsi"/>
          <w:sz w:val="22"/>
          <w:szCs w:val="22"/>
        </w:rPr>
        <w:t xml:space="preserve"> if col != 'bad']</w:t>
      </w:r>
    </w:p>
    <w:p w14:paraId="00C4CEC1" w14:textId="77777777" w:rsidR="005539A3" w:rsidRPr="001B5B61" w:rsidRDefault="005539A3" w:rsidP="005539A3">
      <w:pPr>
        <w:rPr>
          <w:rFonts w:asciiTheme="minorHAnsi" w:hAnsiTheme="minorHAnsi" w:cstheme="minorHAnsi"/>
          <w:sz w:val="22"/>
          <w:szCs w:val="22"/>
        </w:rPr>
      </w:pPr>
    </w:p>
    <w:p w14:paraId="193C755F" w14:textId="77777777" w:rsidR="005539A3" w:rsidRPr="001B5B61" w:rsidRDefault="005539A3" w:rsidP="005539A3">
      <w:pPr>
        <w:rPr>
          <w:rFonts w:asciiTheme="minorHAnsi" w:hAnsiTheme="minorHAnsi" w:cstheme="minorHAnsi"/>
          <w:b/>
          <w:bCs/>
          <w:color w:val="808080" w:themeColor="background1" w:themeShade="80"/>
          <w:sz w:val="22"/>
          <w:szCs w:val="22"/>
        </w:rPr>
      </w:pPr>
      <w:r w:rsidRPr="001B5B61">
        <w:rPr>
          <w:rFonts w:asciiTheme="minorHAnsi" w:hAnsiTheme="minorHAnsi" w:cstheme="minorHAnsi"/>
          <w:b/>
          <w:bCs/>
          <w:color w:val="808080" w:themeColor="background1" w:themeShade="80"/>
          <w:sz w:val="22"/>
          <w:szCs w:val="22"/>
        </w:rPr>
        <w:t xml:space="preserve"># Check if excluded variables are in </w:t>
      </w:r>
      <w:proofErr w:type="spellStart"/>
      <w:r w:rsidRPr="001B5B61">
        <w:rPr>
          <w:rFonts w:asciiTheme="minorHAnsi" w:hAnsiTheme="minorHAnsi" w:cstheme="minorHAnsi"/>
          <w:b/>
          <w:bCs/>
          <w:color w:val="808080" w:themeColor="background1" w:themeShade="80"/>
          <w:sz w:val="22"/>
          <w:szCs w:val="22"/>
        </w:rPr>
        <w:t>OOT_encoded</w:t>
      </w:r>
      <w:proofErr w:type="spellEnd"/>
      <w:r w:rsidRPr="001B5B61">
        <w:rPr>
          <w:rFonts w:asciiTheme="minorHAnsi" w:hAnsiTheme="minorHAnsi" w:cstheme="minorHAnsi"/>
          <w:b/>
          <w:bCs/>
          <w:color w:val="808080" w:themeColor="background1" w:themeShade="80"/>
          <w:sz w:val="22"/>
          <w:szCs w:val="22"/>
        </w:rPr>
        <w:t xml:space="preserve"> columns, if not then add them</w:t>
      </w:r>
    </w:p>
    <w:p w14:paraId="3F6F6AEA" w14:textId="77777777" w:rsidR="005539A3" w:rsidRPr="001B5B61" w:rsidRDefault="005539A3" w:rsidP="005539A3">
      <w:pPr>
        <w:rPr>
          <w:rFonts w:asciiTheme="minorHAnsi" w:hAnsiTheme="minorHAnsi" w:cstheme="minorHAnsi"/>
          <w:sz w:val="22"/>
          <w:szCs w:val="22"/>
        </w:rPr>
      </w:pPr>
      <w:proofErr w:type="spellStart"/>
      <w:r w:rsidRPr="001B5B61">
        <w:rPr>
          <w:rFonts w:asciiTheme="minorHAnsi" w:hAnsiTheme="minorHAnsi" w:cstheme="minorHAnsi"/>
          <w:sz w:val="22"/>
          <w:szCs w:val="22"/>
        </w:rPr>
        <w:t>missing_cols</w:t>
      </w:r>
      <w:proofErr w:type="spellEnd"/>
      <w:r w:rsidRPr="001B5B61">
        <w:rPr>
          <w:rFonts w:asciiTheme="minorHAnsi" w:hAnsiTheme="minorHAnsi" w:cstheme="minorHAnsi"/>
          <w:sz w:val="22"/>
          <w:szCs w:val="22"/>
        </w:rPr>
        <w:t xml:space="preserve"> = set(predictors) - set(</w:t>
      </w:r>
      <w:proofErr w:type="spellStart"/>
      <w:r w:rsidRPr="001B5B61">
        <w:rPr>
          <w:rFonts w:asciiTheme="minorHAnsi" w:hAnsiTheme="minorHAnsi" w:cstheme="minorHAnsi"/>
          <w:sz w:val="22"/>
          <w:szCs w:val="22"/>
        </w:rPr>
        <w:t>OOT_encoded.columns</w:t>
      </w:r>
      <w:proofErr w:type="spellEnd"/>
      <w:r w:rsidRPr="001B5B61">
        <w:rPr>
          <w:rFonts w:asciiTheme="minorHAnsi" w:hAnsiTheme="minorHAnsi" w:cstheme="minorHAnsi"/>
          <w:sz w:val="22"/>
          <w:szCs w:val="22"/>
        </w:rPr>
        <w:t>)</w:t>
      </w:r>
    </w:p>
    <w:p w14:paraId="30655C92" w14:textId="77777777" w:rsidR="005539A3" w:rsidRPr="001B5B61" w:rsidRDefault="005539A3" w:rsidP="005539A3">
      <w:pPr>
        <w:rPr>
          <w:rFonts w:asciiTheme="minorHAnsi" w:hAnsiTheme="minorHAnsi" w:cstheme="minorHAnsi"/>
          <w:sz w:val="22"/>
          <w:szCs w:val="22"/>
        </w:rPr>
      </w:pPr>
      <w:r w:rsidRPr="001B5B61">
        <w:rPr>
          <w:rFonts w:asciiTheme="minorHAnsi" w:hAnsiTheme="minorHAnsi" w:cstheme="minorHAnsi"/>
          <w:sz w:val="22"/>
          <w:szCs w:val="22"/>
        </w:rPr>
        <w:t xml:space="preserve">for c in </w:t>
      </w:r>
      <w:proofErr w:type="spellStart"/>
      <w:r w:rsidRPr="001B5B61">
        <w:rPr>
          <w:rFonts w:asciiTheme="minorHAnsi" w:hAnsiTheme="minorHAnsi" w:cstheme="minorHAnsi"/>
          <w:sz w:val="22"/>
          <w:szCs w:val="22"/>
        </w:rPr>
        <w:t>missing_cols</w:t>
      </w:r>
      <w:proofErr w:type="spellEnd"/>
      <w:r w:rsidRPr="001B5B61">
        <w:rPr>
          <w:rFonts w:asciiTheme="minorHAnsi" w:hAnsiTheme="minorHAnsi" w:cstheme="minorHAnsi"/>
          <w:sz w:val="22"/>
          <w:szCs w:val="22"/>
        </w:rPr>
        <w:t>:</w:t>
      </w:r>
    </w:p>
    <w:p w14:paraId="3B9D169F" w14:textId="77777777" w:rsidR="005539A3" w:rsidRPr="001B5B61" w:rsidRDefault="005539A3" w:rsidP="005539A3">
      <w:pPr>
        <w:rPr>
          <w:rFonts w:asciiTheme="minorHAnsi" w:hAnsiTheme="minorHAnsi" w:cstheme="minorHAnsi"/>
          <w:sz w:val="22"/>
          <w:szCs w:val="22"/>
        </w:rPr>
      </w:pPr>
      <w:r w:rsidRPr="001B5B61">
        <w:rPr>
          <w:rFonts w:asciiTheme="minorHAnsi" w:hAnsiTheme="minorHAnsi" w:cstheme="minorHAnsi"/>
          <w:sz w:val="22"/>
          <w:szCs w:val="22"/>
        </w:rPr>
        <w:t xml:space="preserve">    </w:t>
      </w:r>
      <w:proofErr w:type="spellStart"/>
      <w:r w:rsidRPr="001B5B61">
        <w:rPr>
          <w:rFonts w:asciiTheme="minorHAnsi" w:hAnsiTheme="minorHAnsi" w:cstheme="minorHAnsi"/>
          <w:sz w:val="22"/>
          <w:szCs w:val="22"/>
        </w:rPr>
        <w:t>OOT_encoded</w:t>
      </w:r>
      <w:proofErr w:type="spellEnd"/>
      <w:r w:rsidRPr="001B5B61">
        <w:rPr>
          <w:rFonts w:asciiTheme="minorHAnsi" w:hAnsiTheme="minorHAnsi" w:cstheme="minorHAnsi"/>
          <w:sz w:val="22"/>
          <w:szCs w:val="22"/>
        </w:rPr>
        <w:t>[c] = 0</w:t>
      </w:r>
    </w:p>
    <w:p w14:paraId="1479937A" w14:textId="77777777" w:rsidR="005539A3" w:rsidRPr="001B5B61" w:rsidRDefault="005539A3" w:rsidP="005539A3">
      <w:pPr>
        <w:rPr>
          <w:rFonts w:asciiTheme="minorHAnsi" w:hAnsiTheme="minorHAnsi" w:cstheme="minorHAnsi"/>
          <w:sz w:val="22"/>
          <w:szCs w:val="22"/>
        </w:rPr>
      </w:pPr>
      <w:r w:rsidRPr="001B5B61">
        <w:rPr>
          <w:rFonts w:asciiTheme="minorHAnsi" w:hAnsiTheme="minorHAnsi" w:cstheme="minorHAnsi"/>
          <w:sz w:val="22"/>
          <w:szCs w:val="22"/>
        </w:rPr>
        <w:t xml:space="preserve">    </w:t>
      </w:r>
    </w:p>
    <w:p w14:paraId="171B6E43" w14:textId="77777777" w:rsidR="005539A3" w:rsidRPr="001B5B61" w:rsidRDefault="005539A3" w:rsidP="005539A3">
      <w:pPr>
        <w:rPr>
          <w:rFonts w:asciiTheme="minorHAnsi" w:hAnsiTheme="minorHAnsi" w:cstheme="minorHAnsi"/>
          <w:b/>
          <w:bCs/>
          <w:color w:val="808080" w:themeColor="background1" w:themeShade="80"/>
          <w:sz w:val="22"/>
          <w:szCs w:val="22"/>
        </w:rPr>
      </w:pPr>
      <w:r w:rsidRPr="001B5B61">
        <w:rPr>
          <w:rFonts w:asciiTheme="minorHAnsi" w:hAnsiTheme="minorHAnsi" w:cstheme="minorHAnsi"/>
          <w:b/>
          <w:bCs/>
          <w:color w:val="808080" w:themeColor="background1" w:themeShade="80"/>
          <w:sz w:val="22"/>
          <w:szCs w:val="22"/>
        </w:rPr>
        <w:t># Split the data into training and validation sets (80/20 split) using stratified sampling</w:t>
      </w:r>
    </w:p>
    <w:p w14:paraId="1261C9FF" w14:textId="77777777" w:rsidR="005539A3" w:rsidRPr="001B5B61" w:rsidRDefault="005539A3" w:rsidP="005539A3">
      <w:pPr>
        <w:rPr>
          <w:rFonts w:asciiTheme="minorHAnsi" w:hAnsiTheme="minorHAnsi" w:cstheme="minorHAnsi"/>
          <w:sz w:val="22"/>
          <w:szCs w:val="22"/>
        </w:rPr>
      </w:pPr>
      <w:proofErr w:type="spellStart"/>
      <w:r w:rsidRPr="001B5B61">
        <w:rPr>
          <w:rFonts w:asciiTheme="minorHAnsi" w:hAnsiTheme="minorHAnsi" w:cstheme="minorHAnsi"/>
          <w:sz w:val="22"/>
          <w:szCs w:val="22"/>
        </w:rPr>
        <w:t>X_train</w:t>
      </w:r>
      <w:proofErr w:type="spellEnd"/>
      <w:r w:rsidRPr="001B5B61">
        <w:rPr>
          <w:rFonts w:asciiTheme="minorHAnsi" w:hAnsiTheme="minorHAnsi" w:cstheme="minorHAnsi"/>
          <w:sz w:val="22"/>
          <w:szCs w:val="22"/>
        </w:rPr>
        <w:t xml:space="preserve">, </w:t>
      </w:r>
      <w:proofErr w:type="spellStart"/>
      <w:r w:rsidRPr="001B5B61">
        <w:rPr>
          <w:rFonts w:asciiTheme="minorHAnsi" w:hAnsiTheme="minorHAnsi" w:cstheme="minorHAnsi"/>
          <w:sz w:val="22"/>
          <w:szCs w:val="22"/>
        </w:rPr>
        <w:t>X_val</w:t>
      </w:r>
      <w:proofErr w:type="spellEnd"/>
      <w:r w:rsidRPr="001B5B61">
        <w:rPr>
          <w:rFonts w:asciiTheme="minorHAnsi" w:hAnsiTheme="minorHAnsi" w:cstheme="minorHAnsi"/>
          <w:sz w:val="22"/>
          <w:szCs w:val="22"/>
        </w:rPr>
        <w:t xml:space="preserve">, </w:t>
      </w:r>
      <w:proofErr w:type="spellStart"/>
      <w:r w:rsidRPr="001B5B61">
        <w:rPr>
          <w:rFonts w:asciiTheme="minorHAnsi" w:hAnsiTheme="minorHAnsi" w:cstheme="minorHAnsi"/>
          <w:sz w:val="22"/>
          <w:szCs w:val="22"/>
        </w:rPr>
        <w:t>y_train</w:t>
      </w:r>
      <w:proofErr w:type="spellEnd"/>
      <w:r w:rsidRPr="001B5B61">
        <w:rPr>
          <w:rFonts w:asciiTheme="minorHAnsi" w:hAnsiTheme="minorHAnsi" w:cstheme="minorHAnsi"/>
          <w:sz w:val="22"/>
          <w:szCs w:val="22"/>
        </w:rPr>
        <w:t xml:space="preserve">, </w:t>
      </w:r>
      <w:proofErr w:type="spellStart"/>
      <w:r w:rsidRPr="001B5B61">
        <w:rPr>
          <w:rFonts w:asciiTheme="minorHAnsi" w:hAnsiTheme="minorHAnsi" w:cstheme="minorHAnsi"/>
          <w:sz w:val="22"/>
          <w:szCs w:val="22"/>
        </w:rPr>
        <w:t>y_val</w:t>
      </w:r>
      <w:proofErr w:type="spellEnd"/>
      <w:r w:rsidRPr="001B5B61">
        <w:rPr>
          <w:rFonts w:asciiTheme="minorHAnsi" w:hAnsiTheme="minorHAnsi" w:cstheme="minorHAnsi"/>
          <w:sz w:val="22"/>
          <w:szCs w:val="22"/>
        </w:rPr>
        <w:t xml:space="preserve"> = </w:t>
      </w:r>
      <w:proofErr w:type="spellStart"/>
      <w:r w:rsidRPr="001B5B61">
        <w:rPr>
          <w:rFonts w:asciiTheme="minorHAnsi" w:hAnsiTheme="minorHAnsi" w:cstheme="minorHAnsi"/>
          <w:sz w:val="22"/>
          <w:szCs w:val="22"/>
        </w:rPr>
        <w:t>train_test_split</w:t>
      </w:r>
      <w:proofErr w:type="spellEnd"/>
      <w:r w:rsidRPr="001B5B61">
        <w:rPr>
          <w:rFonts w:asciiTheme="minorHAnsi" w:hAnsiTheme="minorHAnsi" w:cstheme="minorHAnsi"/>
          <w:sz w:val="22"/>
          <w:szCs w:val="22"/>
        </w:rPr>
        <w:t>(</w:t>
      </w:r>
      <w:proofErr w:type="spellStart"/>
      <w:r w:rsidRPr="001B5B61">
        <w:rPr>
          <w:rFonts w:asciiTheme="minorHAnsi" w:hAnsiTheme="minorHAnsi" w:cstheme="minorHAnsi"/>
          <w:sz w:val="22"/>
          <w:szCs w:val="22"/>
        </w:rPr>
        <w:t>train_encoded</w:t>
      </w:r>
      <w:proofErr w:type="spellEnd"/>
      <w:r w:rsidRPr="001B5B61">
        <w:rPr>
          <w:rFonts w:asciiTheme="minorHAnsi" w:hAnsiTheme="minorHAnsi" w:cstheme="minorHAnsi"/>
          <w:sz w:val="22"/>
          <w:szCs w:val="22"/>
        </w:rPr>
        <w:t xml:space="preserve">[predictors], </w:t>
      </w:r>
      <w:proofErr w:type="spellStart"/>
      <w:r w:rsidRPr="001B5B61">
        <w:rPr>
          <w:rFonts w:asciiTheme="minorHAnsi" w:hAnsiTheme="minorHAnsi" w:cstheme="minorHAnsi"/>
          <w:sz w:val="22"/>
          <w:szCs w:val="22"/>
        </w:rPr>
        <w:t>train_encoded</w:t>
      </w:r>
      <w:proofErr w:type="spellEnd"/>
      <w:r w:rsidRPr="001B5B61">
        <w:rPr>
          <w:rFonts w:asciiTheme="minorHAnsi" w:hAnsiTheme="minorHAnsi" w:cstheme="minorHAnsi"/>
          <w:sz w:val="22"/>
          <w:szCs w:val="22"/>
        </w:rPr>
        <w:t xml:space="preserve">['bad'], </w:t>
      </w:r>
      <w:proofErr w:type="spellStart"/>
      <w:r w:rsidRPr="001B5B61">
        <w:rPr>
          <w:rFonts w:asciiTheme="minorHAnsi" w:hAnsiTheme="minorHAnsi" w:cstheme="minorHAnsi"/>
          <w:sz w:val="22"/>
          <w:szCs w:val="22"/>
        </w:rPr>
        <w:t>test_size</w:t>
      </w:r>
      <w:proofErr w:type="spellEnd"/>
      <w:r w:rsidRPr="001B5B61">
        <w:rPr>
          <w:rFonts w:asciiTheme="minorHAnsi" w:hAnsiTheme="minorHAnsi" w:cstheme="minorHAnsi"/>
          <w:sz w:val="22"/>
          <w:szCs w:val="22"/>
        </w:rPr>
        <w:t xml:space="preserve">=0.2, </w:t>
      </w:r>
      <w:proofErr w:type="spellStart"/>
      <w:r w:rsidRPr="001B5B61">
        <w:rPr>
          <w:rFonts w:asciiTheme="minorHAnsi" w:hAnsiTheme="minorHAnsi" w:cstheme="minorHAnsi"/>
          <w:sz w:val="22"/>
          <w:szCs w:val="22"/>
        </w:rPr>
        <w:t>random_state</w:t>
      </w:r>
      <w:proofErr w:type="spellEnd"/>
      <w:r w:rsidRPr="001B5B61">
        <w:rPr>
          <w:rFonts w:asciiTheme="minorHAnsi" w:hAnsiTheme="minorHAnsi" w:cstheme="minorHAnsi"/>
          <w:sz w:val="22"/>
          <w:szCs w:val="22"/>
        </w:rPr>
        <w:t>=42, stratify=</w:t>
      </w:r>
      <w:proofErr w:type="spellStart"/>
      <w:r w:rsidRPr="001B5B61">
        <w:rPr>
          <w:rFonts w:asciiTheme="minorHAnsi" w:hAnsiTheme="minorHAnsi" w:cstheme="minorHAnsi"/>
          <w:sz w:val="22"/>
          <w:szCs w:val="22"/>
        </w:rPr>
        <w:t>train_encoded</w:t>
      </w:r>
      <w:proofErr w:type="spellEnd"/>
      <w:r w:rsidRPr="001B5B61">
        <w:rPr>
          <w:rFonts w:asciiTheme="minorHAnsi" w:hAnsiTheme="minorHAnsi" w:cstheme="minorHAnsi"/>
          <w:sz w:val="22"/>
          <w:szCs w:val="22"/>
        </w:rPr>
        <w:t>['bad'])</w:t>
      </w:r>
    </w:p>
    <w:p w14:paraId="4C8F0451" w14:textId="77777777" w:rsidR="005539A3" w:rsidRPr="001B5B61" w:rsidRDefault="005539A3" w:rsidP="005539A3">
      <w:pPr>
        <w:rPr>
          <w:rFonts w:asciiTheme="minorHAnsi" w:hAnsiTheme="minorHAnsi" w:cstheme="minorHAnsi"/>
          <w:sz w:val="22"/>
          <w:szCs w:val="22"/>
        </w:rPr>
      </w:pPr>
    </w:p>
    <w:p w14:paraId="25A5789C" w14:textId="77777777" w:rsidR="005539A3" w:rsidRPr="001B5B61" w:rsidRDefault="005539A3" w:rsidP="005539A3">
      <w:pPr>
        <w:rPr>
          <w:rFonts w:asciiTheme="minorHAnsi" w:hAnsiTheme="minorHAnsi" w:cstheme="minorHAnsi"/>
          <w:b/>
          <w:bCs/>
          <w:color w:val="808080" w:themeColor="background1" w:themeShade="80"/>
          <w:sz w:val="22"/>
          <w:szCs w:val="22"/>
        </w:rPr>
      </w:pPr>
      <w:r w:rsidRPr="001B5B61">
        <w:rPr>
          <w:rFonts w:asciiTheme="minorHAnsi" w:hAnsiTheme="minorHAnsi" w:cstheme="minorHAnsi"/>
          <w:b/>
          <w:bCs/>
          <w:color w:val="808080" w:themeColor="background1" w:themeShade="80"/>
          <w:sz w:val="22"/>
          <w:szCs w:val="22"/>
        </w:rPr>
        <w:t># Build the Random Forest model</w:t>
      </w:r>
    </w:p>
    <w:p w14:paraId="5810C2B3" w14:textId="77777777" w:rsidR="005539A3" w:rsidRPr="001B5B61" w:rsidRDefault="005539A3" w:rsidP="005539A3">
      <w:pPr>
        <w:rPr>
          <w:rFonts w:asciiTheme="minorHAnsi" w:hAnsiTheme="minorHAnsi" w:cstheme="minorHAnsi"/>
          <w:sz w:val="22"/>
          <w:szCs w:val="22"/>
        </w:rPr>
      </w:pPr>
      <w:r w:rsidRPr="001B5B61">
        <w:rPr>
          <w:rFonts w:asciiTheme="minorHAnsi" w:hAnsiTheme="minorHAnsi" w:cstheme="minorHAnsi"/>
          <w:sz w:val="22"/>
          <w:szCs w:val="22"/>
        </w:rPr>
        <w:t xml:space="preserve">rf = </w:t>
      </w:r>
      <w:proofErr w:type="spellStart"/>
      <w:r w:rsidRPr="001B5B61">
        <w:rPr>
          <w:rFonts w:asciiTheme="minorHAnsi" w:hAnsiTheme="minorHAnsi" w:cstheme="minorHAnsi"/>
          <w:sz w:val="22"/>
          <w:szCs w:val="22"/>
        </w:rPr>
        <w:t>RandomForestClassifier</w:t>
      </w:r>
      <w:proofErr w:type="spellEnd"/>
      <w:r w:rsidRPr="001B5B61">
        <w:rPr>
          <w:rFonts w:asciiTheme="minorHAnsi" w:hAnsiTheme="minorHAnsi" w:cstheme="minorHAnsi"/>
          <w:sz w:val="22"/>
          <w:szCs w:val="22"/>
        </w:rPr>
        <w:t>(</w:t>
      </w:r>
      <w:proofErr w:type="spellStart"/>
      <w:r w:rsidRPr="001B5B61">
        <w:rPr>
          <w:rFonts w:asciiTheme="minorHAnsi" w:hAnsiTheme="minorHAnsi" w:cstheme="minorHAnsi"/>
          <w:sz w:val="22"/>
          <w:szCs w:val="22"/>
        </w:rPr>
        <w:t>random_state</w:t>
      </w:r>
      <w:proofErr w:type="spellEnd"/>
      <w:r w:rsidRPr="001B5B61">
        <w:rPr>
          <w:rFonts w:asciiTheme="minorHAnsi" w:hAnsiTheme="minorHAnsi" w:cstheme="minorHAnsi"/>
          <w:sz w:val="22"/>
          <w:szCs w:val="22"/>
        </w:rPr>
        <w:t>=42)</w:t>
      </w:r>
    </w:p>
    <w:p w14:paraId="160A388D" w14:textId="77777777" w:rsidR="005539A3" w:rsidRPr="001B5B61" w:rsidRDefault="005539A3" w:rsidP="005539A3">
      <w:pPr>
        <w:rPr>
          <w:rFonts w:asciiTheme="minorHAnsi" w:hAnsiTheme="minorHAnsi" w:cstheme="minorHAnsi"/>
          <w:sz w:val="22"/>
          <w:szCs w:val="22"/>
        </w:rPr>
      </w:pPr>
    </w:p>
    <w:p w14:paraId="212845CD" w14:textId="77777777" w:rsidR="005539A3" w:rsidRPr="001B5B61" w:rsidRDefault="005539A3" w:rsidP="005539A3">
      <w:pPr>
        <w:rPr>
          <w:rFonts w:asciiTheme="minorHAnsi" w:hAnsiTheme="minorHAnsi" w:cstheme="minorHAnsi"/>
          <w:b/>
          <w:bCs/>
          <w:color w:val="808080" w:themeColor="background1" w:themeShade="80"/>
          <w:sz w:val="22"/>
          <w:szCs w:val="22"/>
        </w:rPr>
      </w:pPr>
      <w:r w:rsidRPr="001B5B61">
        <w:rPr>
          <w:rFonts w:asciiTheme="minorHAnsi" w:hAnsiTheme="minorHAnsi" w:cstheme="minorHAnsi"/>
          <w:b/>
          <w:bCs/>
          <w:color w:val="808080" w:themeColor="background1" w:themeShade="80"/>
          <w:sz w:val="22"/>
          <w:szCs w:val="22"/>
        </w:rPr>
        <w:t># Define hyperparameters to tune</w:t>
      </w:r>
    </w:p>
    <w:p w14:paraId="210A9561" w14:textId="77777777" w:rsidR="005539A3" w:rsidRPr="001B5B61" w:rsidRDefault="005539A3" w:rsidP="005539A3">
      <w:pPr>
        <w:rPr>
          <w:rFonts w:asciiTheme="minorHAnsi" w:hAnsiTheme="minorHAnsi" w:cstheme="minorHAnsi"/>
          <w:sz w:val="22"/>
          <w:szCs w:val="22"/>
        </w:rPr>
      </w:pPr>
      <w:proofErr w:type="spellStart"/>
      <w:r w:rsidRPr="001B5B61">
        <w:rPr>
          <w:rFonts w:asciiTheme="minorHAnsi" w:hAnsiTheme="minorHAnsi" w:cstheme="minorHAnsi"/>
          <w:sz w:val="22"/>
          <w:szCs w:val="22"/>
        </w:rPr>
        <w:t>param_grid</w:t>
      </w:r>
      <w:proofErr w:type="spellEnd"/>
      <w:r w:rsidRPr="001B5B61">
        <w:rPr>
          <w:rFonts w:asciiTheme="minorHAnsi" w:hAnsiTheme="minorHAnsi" w:cstheme="minorHAnsi"/>
          <w:sz w:val="22"/>
          <w:szCs w:val="22"/>
        </w:rPr>
        <w:t xml:space="preserve"> = {'</w:t>
      </w:r>
      <w:proofErr w:type="spellStart"/>
      <w:r w:rsidRPr="001B5B61">
        <w:rPr>
          <w:rFonts w:asciiTheme="minorHAnsi" w:hAnsiTheme="minorHAnsi" w:cstheme="minorHAnsi"/>
          <w:sz w:val="22"/>
          <w:szCs w:val="22"/>
        </w:rPr>
        <w:t>n_estimators</w:t>
      </w:r>
      <w:proofErr w:type="spellEnd"/>
      <w:r w:rsidRPr="001B5B61">
        <w:rPr>
          <w:rFonts w:asciiTheme="minorHAnsi" w:hAnsiTheme="minorHAnsi" w:cstheme="minorHAnsi"/>
          <w:sz w:val="22"/>
          <w:szCs w:val="22"/>
        </w:rPr>
        <w:t xml:space="preserve">': [100, 200, 300], </w:t>
      </w:r>
    </w:p>
    <w:p w14:paraId="2E115DCA" w14:textId="77777777" w:rsidR="005539A3" w:rsidRPr="001B5B61" w:rsidRDefault="005539A3" w:rsidP="005539A3">
      <w:pPr>
        <w:rPr>
          <w:rFonts w:asciiTheme="minorHAnsi" w:hAnsiTheme="minorHAnsi" w:cstheme="minorHAnsi"/>
          <w:sz w:val="22"/>
          <w:szCs w:val="22"/>
        </w:rPr>
      </w:pPr>
      <w:r w:rsidRPr="001B5B61">
        <w:rPr>
          <w:rFonts w:asciiTheme="minorHAnsi" w:hAnsiTheme="minorHAnsi" w:cstheme="minorHAnsi"/>
          <w:sz w:val="22"/>
          <w:szCs w:val="22"/>
        </w:rPr>
        <w:t xml:space="preserve">              '</w:t>
      </w:r>
      <w:proofErr w:type="spellStart"/>
      <w:r w:rsidRPr="001B5B61">
        <w:rPr>
          <w:rFonts w:asciiTheme="minorHAnsi" w:hAnsiTheme="minorHAnsi" w:cstheme="minorHAnsi"/>
          <w:sz w:val="22"/>
          <w:szCs w:val="22"/>
        </w:rPr>
        <w:t>max_depth</w:t>
      </w:r>
      <w:proofErr w:type="spellEnd"/>
      <w:r w:rsidRPr="001B5B61">
        <w:rPr>
          <w:rFonts w:asciiTheme="minorHAnsi" w:hAnsiTheme="minorHAnsi" w:cstheme="minorHAnsi"/>
          <w:sz w:val="22"/>
          <w:szCs w:val="22"/>
        </w:rPr>
        <w:t xml:space="preserve">': [5, 10, 15], </w:t>
      </w:r>
    </w:p>
    <w:p w14:paraId="6B47E705" w14:textId="77777777" w:rsidR="005539A3" w:rsidRPr="001B5B61" w:rsidRDefault="005539A3" w:rsidP="005539A3">
      <w:pPr>
        <w:rPr>
          <w:rFonts w:asciiTheme="minorHAnsi" w:hAnsiTheme="minorHAnsi" w:cstheme="minorHAnsi"/>
          <w:sz w:val="22"/>
          <w:szCs w:val="22"/>
        </w:rPr>
      </w:pPr>
      <w:r w:rsidRPr="001B5B61">
        <w:rPr>
          <w:rFonts w:asciiTheme="minorHAnsi" w:hAnsiTheme="minorHAnsi" w:cstheme="minorHAnsi"/>
          <w:sz w:val="22"/>
          <w:szCs w:val="22"/>
        </w:rPr>
        <w:t xml:space="preserve">              '</w:t>
      </w:r>
      <w:proofErr w:type="spellStart"/>
      <w:r w:rsidRPr="001B5B61">
        <w:rPr>
          <w:rFonts w:asciiTheme="minorHAnsi" w:hAnsiTheme="minorHAnsi" w:cstheme="minorHAnsi"/>
          <w:sz w:val="22"/>
          <w:szCs w:val="22"/>
        </w:rPr>
        <w:t>min_samples_split</w:t>
      </w:r>
      <w:proofErr w:type="spellEnd"/>
      <w:r w:rsidRPr="001B5B61">
        <w:rPr>
          <w:rFonts w:asciiTheme="minorHAnsi" w:hAnsiTheme="minorHAnsi" w:cstheme="minorHAnsi"/>
          <w:sz w:val="22"/>
          <w:szCs w:val="22"/>
        </w:rPr>
        <w:t>': [2, 5, 10]}</w:t>
      </w:r>
    </w:p>
    <w:p w14:paraId="4076A673" w14:textId="77777777" w:rsidR="005539A3" w:rsidRPr="001B5B61" w:rsidRDefault="005539A3" w:rsidP="005539A3">
      <w:pPr>
        <w:rPr>
          <w:rFonts w:asciiTheme="minorHAnsi" w:hAnsiTheme="minorHAnsi" w:cstheme="minorHAnsi"/>
          <w:sz w:val="22"/>
          <w:szCs w:val="22"/>
        </w:rPr>
      </w:pPr>
    </w:p>
    <w:p w14:paraId="22DC5887" w14:textId="77777777" w:rsidR="005539A3" w:rsidRPr="001B5B61" w:rsidRDefault="005539A3" w:rsidP="005539A3">
      <w:pPr>
        <w:rPr>
          <w:rFonts w:asciiTheme="minorHAnsi" w:hAnsiTheme="minorHAnsi" w:cstheme="minorHAnsi"/>
          <w:b/>
          <w:bCs/>
          <w:color w:val="808080" w:themeColor="background1" w:themeShade="80"/>
          <w:sz w:val="22"/>
          <w:szCs w:val="22"/>
        </w:rPr>
      </w:pPr>
      <w:r w:rsidRPr="001B5B61">
        <w:rPr>
          <w:rFonts w:asciiTheme="minorHAnsi" w:hAnsiTheme="minorHAnsi" w:cstheme="minorHAnsi"/>
          <w:b/>
          <w:bCs/>
          <w:color w:val="808080" w:themeColor="background1" w:themeShade="80"/>
          <w:sz w:val="22"/>
          <w:szCs w:val="22"/>
        </w:rPr>
        <w:t xml:space="preserve"># Tune hyperparameters using </w:t>
      </w:r>
      <w:proofErr w:type="spellStart"/>
      <w:r w:rsidRPr="001B5B61">
        <w:rPr>
          <w:rFonts w:asciiTheme="minorHAnsi" w:hAnsiTheme="minorHAnsi" w:cstheme="minorHAnsi"/>
          <w:b/>
          <w:bCs/>
          <w:color w:val="808080" w:themeColor="background1" w:themeShade="80"/>
          <w:sz w:val="22"/>
          <w:szCs w:val="22"/>
        </w:rPr>
        <w:t>GridSearchCV</w:t>
      </w:r>
      <w:proofErr w:type="spellEnd"/>
    </w:p>
    <w:p w14:paraId="7A3D0935" w14:textId="77777777" w:rsidR="005539A3" w:rsidRPr="001B5B61" w:rsidRDefault="005539A3" w:rsidP="005539A3">
      <w:pPr>
        <w:rPr>
          <w:rFonts w:asciiTheme="minorHAnsi" w:hAnsiTheme="minorHAnsi" w:cstheme="minorHAnsi"/>
          <w:sz w:val="22"/>
          <w:szCs w:val="22"/>
        </w:rPr>
      </w:pPr>
      <w:proofErr w:type="spellStart"/>
      <w:r w:rsidRPr="001B5B61">
        <w:rPr>
          <w:rFonts w:asciiTheme="minorHAnsi" w:hAnsiTheme="minorHAnsi" w:cstheme="minorHAnsi"/>
          <w:sz w:val="22"/>
          <w:szCs w:val="22"/>
        </w:rPr>
        <w:t>grid_search</w:t>
      </w:r>
      <w:proofErr w:type="spellEnd"/>
      <w:r w:rsidRPr="001B5B61">
        <w:rPr>
          <w:rFonts w:asciiTheme="minorHAnsi" w:hAnsiTheme="minorHAnsi" w:cstheme="minorHAnsi"/>
          <w:sz w:val="22"/>
          <w:szCs w:val="22"/>
        </w:rPr>
        <w:t xml:space="preserve"> = </w:t>
      </w:r>
      <w:proofErr w:type="spellStart"/>
      <w:r w:rsidRPr="001B5B61">
        <w:rPr>
          <w:rFonts w:asciiTheme="minorHAnsi" w:hAnsiTheme="minorHAnsi" w:cstheme="minorHAnsi"/>
          <w:sz w:val="22"/>
          <w:szCs w:val="22"/>
        </w:rPr>
        <w:t>GridSearchCV</w:t>
      </w:r>
      <w:proofErr w:type="spellEnd"/>
      <w:r w:rsidRPr="001B5B61">
        <w:rPr>
          <w:rFonts w:asciiTheme="minorHAnsi" w:hAnsiTheme="minorHAnsi" w:cstheme="minorHAnsi"/>
          <w:sz w:val="22"/>
          <w:szCs w:val="22"/>
        </w:rPr>
        <w:t xml:space="preserve">(rf, </w:t>
      </w:r>
      <w:proofErr w:type="spellStart"/>
      <w:r w:rsidRPr="001B5B61">
        <w:rPr>
          <w:rFonts w:asciiTheme="minorHAnsi" w:hAnsiTheme="minorHAnsi" w:cstheme="minorHAnsi"/>
          <w:sz w:val="22"/>
          <w:szCs w:val="22"/>
        </w:rPr>
        <w:t>param_grid</w:t>
      </w:r>
      <w:proofErr w:type="spellEnd"/>
      <w:r w:rsidRPr="001B5B61">
        <w:rPr>
          <w:rFonts w:asciiTheme="minorHAnsi" w:hAnsiTheme="minorHAnsi" w:cstheme="minorHAnsi"/>
          <w:sz w:val="22"/>
          <w:szCs w:val="22"/>
        </w:rPr>
        <w:t>, cv=5, scoring='</w:t>
      </w:r>
      <w:proofErr w:type="spellStart"/>
      <w:r w:rsidRPr="001B5B61">
        <w:rPr>
          <w:rFonts w:asciiTheme="minorHAnsi" w:hAnsiTheme="minorHAnsi" w:cstheme="minorHAnsi"/>
          <w:sz w:val="22"/>
          <w:szCs w:val="22"/>
        </w:rPr>
        <w:t>roc_auc</w:t>
      </w:r>
      <w:proofErr w:type="spellEnd"/>
      <w:r w:rsidRPr="001B5B61">
        <w:rPr>
          <w:rFonts w:asciiTheme="minorHAnsi" w:hAnsiTheme="minorHAnsi" w:cstheme="minorHAnsi"/>
          <w:sz w:val="22"/>
          <w:szCs w:val="22"/>
        </w:rPr>
        <w:t>')</w:t>
      </w:r>
    </w:p>
    <w:p w14:paraId="1297321D" w14:textId="77777777" w:rsidR="005539A3" w:rsidRPr="001B5B61" w:rsidRDefault="005539A3" w:rsidP="005539A3">
      <w:pPr>
        <w:rPr>
          <w:rFonts w:asciiTheme="minorHAnsi" w:hAnsiTheme="minorHAnsi" w:cstheme="minorHAnsi"/>
          <w:sz w:val="22"/>
          <w:szCs w:val="22"/>
        </w:rPr>
      </w:pPr>
      <w:proofErr w:type="spellStart"/>
      <w:r w:rsidRPr="001B5B61">
        <w:rPr>
          <w:rFonts w:asciiTheme="minorHAnsi" w:hAnsiTheme="minorHAnsi" w:cstheme="minorHAnsi"/>
          <w:sz w:val="22"/>
          <w:szCs w:val="22"/>
        </w:rPr>
        <w:t>grid_search.fit</w:t>
      </w:r>
      <w:proofErr w:type="spellEnd"/>
      <w:r w:rsidRPr="001B5B61">
        <w:rPr>
          <w:rFonts w:asciiTheme="minorHAnsi" w:hAnsiTheme="minorHAnsi" w:cstheme="minorHAnsi"/>
          <w:sz w:val="22"/>
          <w:szCs w:val="22"/>
        </w:rPr>
        <w:t>(</w:t>
      </w:r>
      <w:proofErr w:type="spellStart"/>
      <w:r w:rsidRPr="001B5B61">
        <w:rPr>
          <w:rFonts w:asciiTheme="minorHAnsi" w:hAnsiTheme="minorHAnsi" w:cstheme="minorHAnsi"/>
          <w:sz w:val="22"/>
          <w:szCs w:val="22"/>
        </w:rPr>
        <w:t>X_train</w:t>
      </w:r>
      <w:proofErr w:type="spellEnd"/>
      <w:r w:rsidRPr="001B5B61">
        <w:rPr>
          <w:rFonts w:asciiTheme="minorHAnsi" w:hAnsiTheme="minorHAnsi" w:cstheme="minorHAnsi"/>
          <w:sz w:val="22"/>
          <w:szCs w:val="22"/>
        </w:rPr>
        <w:t xml:space="preserve">, </w:t>
      </w:r>
      <w:proofErr w:type="spellStart"/>
      <w:r w:rsidRPr="001B5B61">
        <w:rPr>
          <w:rFonts w:asciiTheme="minorHAnsi" w:hAnsiTheme="minorHAnsi" w:cstheme="minorHAnsi"/>
          <w:sz w:val="22"/>
          <w:szCs w:val="22"/>
        </w:rPr>
        <w:t>y_train</w:t>
      </w:r>
      <w:proofErr w:type="spellEnd"/>
      <w:r w:rsidRPr="001B5B61">
        <w:rPr>
          <w:rFonts w:asciiTheme="minorHAnsi" w:hAnsiTheme="minorHAnsi" w:cstheme="minorHAnsi"/>
          <w:sz w:val="22"/>
          <w:szCs w:val="22"/>
        </w:rPr>
        <w:t>)</w:t>
      </w:r>
    </w:p>
    <w:p w14:paraId="4D6A3FC0" w14:textId="77777777" w:rsidR="005539A3" w:rsidRPr="001B5B61" w:rsidRDefault="005539A3" w:rsidP="005539A3">
      <w:pPr>
        <w:rPr>
          <w:rFonts w:asciiTheme="minorHAnsi" w:hAnsiTheme="minorHAnsi" w:cstheme="minorHAnsi"/>
          <w:sz w:val="22"/>
          <w:szCs w:val="22"/>
        </w:rPr>
      </w:pPr>
    </w:p>
    <w:p w14:paraId="001C91F4" w14:textId="77777777" w:rsidR="005539A3" w:rsidRPr="001B5B61" w:rsidRDefault="005539A3" w:rsidP="005539A3">
      <w:pPr>
        <w:rPr>
          <w:rFonts w:asciiTheme="minorHAnsi" w:hAnsiTheme="minorHAnsi" w:cstheme="minorHAnsi"/>
          <w:b/>
          <w:bCs/>
          <w:color w:val="808080" w:themeColor="background1" w:themeShade="80"/>
          <w:sz w:val="22"/>
          <w:szCs w:val="22"/>
        </w:rPr>
      </w:pPr>
      <w:r w:rsidRPr="001B5B61">
        <w:rPr>
          <w:rFonts w:asciiTheme="minorHAnsi" w:hAnsiTheme="minorHAnsi" w:cstheme="minorHAnsi"/>
          <w:b/>
          <w:bCs/>
          <w:color w:val="808080" w:themeColor="background1" w:themeShade="80"/>
          <w:sz w:val="22"/>
          <w:szCs w:val="22"/>
        </w:rPr>
        <w:t># Get the best model</w:t>
      </w:r>
    </w:p>
    <w:p w14:paraId="6317F204" w14:textId="77777777" w:rsidR="005539A3" w:rsidRPr="001B5B61" w:rsidRDefault="005539A3" w:rsidP="005539A3">
      <w:pPr>
        <w:rPr>
          <w:rFonts w:asciiTheme="minorHAnsi" w:hAnsiTheme="minorHAnsi" w:cstheme="minorHAnsi"/>
          <w:sz w:val="22"/>
          <w:szCs w:val="22"/>
        </w:rPr>
      </w:pPr>
      <w:proofErr w:type="spellStart"/>
      <w:r w:rsidRPr="001B5B61">
        <w:rPr>
          <w:rFonts w:asciiTheme="minorHAnsi" w:hAnsiTheme="minorHAnsi" w:cstheme="minorHAnsi"/>
          <w:sz w:val="22"/>
          <w:szCs w:val="22"/>
        </w:rPr>
        <w:t>best_model</w:t>
      </w:r>
      <w:proofErr w:type="spellEnd"/>
      <w:r w:rsidRPr="001B5B61">
        <w:rPr>
          <w:rFonts w:asciiTheme="minorHAnsi" w:hAnsiTheme="minorHAnsi" w:cstheme="minorHAnsi"/>
          <w:sz w:val="22"/>
          <w:szCs w:val="22"/>
        </w:rPr>
        <w:t xml:space="preserve"> = </w:t>
      </w:r>
      <w:proofErr w:type="spellStart"/>
      <w:r w:rsidRPr="001B5B61">
        <w:rPr>
          <w:rFonts w:asciiTheme="minorHAnsi" w:hAnsiTheme="minorHAnsi" w:cstheme="minorHAnsi"/>
          <w:sz w:val="22"/>
          <w:szCs w:val="22"/>
        </w:rPr>
        <w:t>grid_search.best_estimator</w:t>
      </w:r>
      <w:proofErr w:type="spellEnd"/>
      <w:r w:rsidRPr="001B5B61">
        <w:rPr>
          <w:rFonts w:asciiTheme="minorHAnsi" w:hAnsiTheme="minorHAnsi" w:cstheme="minorHAnsi"/>
          <w:sz w:val="22"/>
          <w:szCs w:val="22"/>
        </w:rPr>
        <w:t>_</w:t>
      </w:r>
    </w:p>
    <w:p w14:paraId="28AC5C06" w14:textId="77777777" w:rsidR="005539A3" w:rsidRPr="001B5B61" w:rsidRDefault="005539A3" w:rsidP="005539A3">
      <w:pPr>
        <w:rPr>
          <w:rFonts w:asciiTheme="minorHAnsi" w:hAnsiTheme="minorHAnsi" w:cstheme="minorHAnsi"/>
          <w:sz w:val="22"/>
          <w:szCs w:val="22"/>
        </w:rPr>
      </w:pPr>
    </w:p>
    <w:p w14:paraId="77530880" w14:textId="77777777" w:rsidR="005539A3" w:rsidRPr="001B5B61" w:rsidRDefault="005539A3" w:rsidP="005539A3">
      <w:pPr>
        <w:rPr>
          <w:rFonts w:asciiTheme="minorHAnsi" w:hAnsiTheme="minorHAnsi" w:cstheme="minorHAnsi"/>
          <w:b/>
          <w:bCs/>
          <w:color w:val="808080" w:themeColor="background1" w:themeShade="80"/>
          <w:sz w:val="22"/>
          <w:szCs w:val="22"/>
        </w:rPr>
      </w:pPr>
      <w:r w:rsidRPr="001B5B61">
        <w:rPr>
          <w:rFonts w:asciiTheme="minorHAnsi" w:hAnsiTheme="minorHAnsi" w:cstheme="minorHAnsi"/>
          <w:b/>
          <w:bCs/>
          <w:color w:val="808080" w:themeColor="background1" w:themeShade="80"/>
          <w:sz w:val="22"/>
          <w:szCs w:val="22"/>
        </w:rPr>
        <w:t># Apply the model to the OOT dataset</w:t>
      </w:r>
    </w:p>
    <w:p w14:paraId="477A0ACA" w14:textId="77777777" w:rsidR="005539A3" w:rsidRPr="001B5B61" w:rsidRDefault="005539A3" w:rsidP="005539A3">
      <w:pPr>
        <w:rPr>
          <w:rFonts w:asciiTheme="minorHAnsi" w:hAnsiTheme="minorHAnsi" w:cstheme="minorHAnsi"/>
          <w:sz w:val="22"/>
          <w:szCs w:val="22"/>
        </w:rPr>
      </w:pPr>
      <w:proofErr w:type="spellStart"/>
      <w:r w:rsidRPr="001B5B61">
        <w:rPr>
          <w:rFonts w:asciiTheme="minorHAnsi" w:hAnsiTheme="minorHAnsi" w:cstheme="minorHAnsi"/>
          <w:sz w:val="22"/>
          <w:szCs w:val="22"/>
        </w:rPr>
        <w:t>OOT_predictions</w:t>
      </w:r>
      <w:proofErr w:type="spellEnd"/>
      <w:r w:rsidRPr="001B5B61">
        <w:rPr>
          <w:rFonts w:asciiTheme="minorHAnsi" w:hAnsiTheme="minorHAnsi" w:cstheme="minorHAnsi"/>
          <w:sz w:val="22"/>
          <w:szCs w:val="22"/>
        </w:rPr>
        <w:t xml:space="preserve"> = </w:t>
      </w:r>
      <w:proofErr w:type="spellStart"/>
      <w:r w:rsidRPr="001B5B61">
        <w:rPr>
          <w:rFonts w:asciiTheme="minorHAnsi" w:hAnsiTheme="minorHAnsi" w:cstheme="minorHAnsi"/>
          <w:sz w:val="22"/>
          <w:szCs w:val="22"/>
        </w:rPr>
        <w:t>best_model.predict</w:t>
      </w:r>
      <w:proofErr w:type="spellEnd"/>
      <w:r w:rsidRPr="001B5B61">
        <w:rPr>
          <w:rFonts w:asciiTheme="minorHAnsi" w:hAnsiTheme="minorHAnsi" w:cstheme="minorHAnsi"/>
          <w:sz w:val="22"/>
          <w:szCs w:val="22"/>
        </w:rPr>
        <w:t>(</w:t>
      </w:r>
      <w:proofErr w:type="spellStart"/>
      <w:r w:rsidRPr="001B5B61">
        <w:rPr>
          <w:rFonts w:asciiTheme="minorHAnsi" w:hAnsiTheme="minorHAnsi" w:cstheme="minorHAnsi"/>
          <w:sz w:val="22"/>
          <w:szCs w:val="22"/>
        </w:rPr>
        <w:t>OOT_encoded</w:t>
      </w:r>
      <w:proofErr w:type="spellEnd"/>
      <w:r w:rsidRPr="001B5B61">
        <w:rPr>
          <w:rFonts w:asciiTheme="minorHAnsi" w:hAnsiTheme="minorHAnsi" w:cstheme="minorHAnsi"/>
          <w:sz w:val="22"/>
          <w:szCs w:val="22"/>
        </w:rPr>
        <w:t>[predictors])</w:t>
      </w:r>
    </w:p>
    <w:p w14:paraId="2FFCBDA0" w14:textId="77777777" w:rsidR="005539A3" w:rsidRPr="001B5B61" w:rsidRDefault="005539A3" w:rsidP="005539A3">
      <w:pPr>
        <w:rPr>
          <w:rFonts w:asciiTheme="minorHAnsi" w:hAnsiTheme="minorHAnsi" w:cstheme="minorHAnsi"/>
          <w:sz w:val="22"/>
          <w:szCs w:val="22"/>
        </w:rPr>
      </w:pPr>
    </w:p>
    <w:p w14:paraId="0E037F97" w14:textId="77777777" w:rsidR="005539A3" w:rsidRPr="001B5B61" w:rsidRDefault="005539A3" w:rsidP="005539A3">
      <w:pPr>
        <w:rPr>
          <w:rFonts w:asciiTheme="minorHAnsi" w:hAnsiTheme="minorHAnsi" w:cstheme="minorHAnsi"/>
          <w:b/>
          <w:bCs/>
          <w:color w:val="808080" w:themeColor="background1" w:themeShade="80"/>
          <w:sz w:val="22"/>
          <w:szCs w:val="22"/>
        </w:rPr>
      </w:pPr>
      <w:r w:rsidRPr="001B5B61">
        <w:rPr>
          <w:rFonts w:asciiTheme="minorHAnsi" w:hAnsiTheme="minorHAnsi" w:cstheme="minorHAnsi"/>
          <w:b/>
          <w:bCs/>
          <w:color w:val="808080" w:themeColor="background1" w:themeShade="80"/>
          <w:sz w:val="22"/>
          <w:szCs w:val="22"/>
        </w:rPr>
        <w:t># Get the probabilities of the positive class</w:t>
      </w:r>
    </w:p>
    <w:p w14:paraId="37427CE0" w14:textId="77777777" w:rsidR="005539A3" w:rsidRPr="001B5B61" w:rsidRDefault="005539A3" w:rsidP="005539A3">
      <w:pPr>
        <w:rPr>
          <w:rFonts w:asciiTheme="minorHAnsi" w:hAnsiTheme="minorHAnsi" w:cstheme="minorHAnsi"/>
          <w:sz w:val="22"/>
          <w:szCs w:val="22"/>
        </w:rPr>
      </w:pPr>
      <w:proofErr w:type="spellStart"/>
      <w:r w:rsidRPr="001B5B61">
        <w:rPr>
          <w:rFonts w:asciiTheme="minorHAnsi" w:hAnsiTheme="minorHAnsi" w:cstheme="minorHAnsi"/>
          <w:sz w:val="22"/>
          <w:szCs w:val="22"/>
        </w:rPr>
        <w:t>OOT_probabilities</w:t>
      </w:r>
      <w:proofErr w:type="spellEnd"/>
      <w:r w:rsidRPr="001B5B61">
        <w:rPr>
          <w:rFonts w:asciiTheme="minorHAnsi" w:hAnsiTheme="minorHAnsi" w:cstheme="minorHAnsi"/>
          <w:sz w:val="22"/>
          <w:szCs w:val="22"/>
        </w:rPr>
        <w:t xml:space="preserve"> = </w:t>
      </w:r>
      <w:proofErr w:type="spellStart"/>
      <w:r w:rsidRPr="001B5B61">
        <w:rPr>
          <w:rFonts w:asciiTheme="minorHAnsi" w:hAnsiTheme="minorHAnsi" w:cstheme="minorHAnsi"/>
          <w:sz w:val="22"/>
          <w:szCs w:val="22"/>
        </w:rPr>
        <w:t>best_model.predict_proba</w:t>
      </w:r>
      <w:proofErr w:type="spellEnd"/>
      <w:r w:rsidRPr="001B5B61">
        <w:rPr>
          <w:rFonts w:asciiTheme="minorHAnsi" w:hAnsiTheme="minorHAnsi" w:cstheme="minorHAnsi"/>
          <w:sz w:val="22"/>
          <w:szCs w:val="22"/>
        </w:rPr>
        <w:t>(</w:t>
      </w:r>
      <w:proofErr w:type="spellStart"/>
      <w:r w:rsidRPr="001B5B61">
        <w:rPr>
          <w:rFonts w:asciiTheme="minorHAnsi" w:hAnsiTheme="minorHAnsi" w:cstheme="minorHAnsi"/>
          <w:sz w:val="22"/>
          <w:szCs w:val="22"/>
        </w:rPr>
        <w:t>OOT_encoded</w:t>
      </w:r>
      <w:proofErr w:type="spellEnd"/>
      <w:r w:rsidRPr="001B5B61">
        <w:rPr>
          <w:rFonts w:asciiTheme="minorHAnsi" w:hAnsiTheme="minorHAnsi" w:cstheme="minorHAnsi"/>
          <w:sz w:val="22"/>
          <w:szCs w:val="22"/>
        </w:rPr>
        <w:t>[predictors])</w:t>
      </w:r>
      <w:proofErr w:type="gramStart"/>
      <w:r w:rsidRPr="001B5B61">
        <w:rPr>
          <w:rFonts w:asciiTheme="minorHAnsi" w:hAnsiTheme="minorHAnsi" w:cstheme="minorHAnsi"/>
          <w:sz w:val="22"/>
          <w:szCs w:val="22"/>
        </w:rPr>
        <w:t>[:,</w:t>
      </w:r>
      <w:proofErr w:type="gramEnd"/>
      <w:r w:rsidRPr="001B5B61">
        <w:rPr>
          <w:rFonts w:asciiTheme="minorHAnsi" w:hAnsiTheme="minorHAnsi" w:cstheme="minorHAnsi"/>
          <w:sz w:val="22"/>
          <w:szCs w:val="22"/>
        </w:rPr>
        <w:t xml:space="preserve"> 1]</w:t>
      </w:r>
    </w:p>
    <w:p w14:paraId="0CBD7FFC" w14:textId="77777777" w:rsidR="005539A3" w:rsidRPr="001B5B61" w:rsidRDefault="005539A3" w:rsidP="005539A3">
      <w:pPr>
        <w:rPr>
          <w:rFonts w:asciiTheme="minorHAnsi" w:hAnsiTheme="minorHAnsi" w:cstheme="minorHAnsi"/>
          <w:sz w:val="22"/>
          <w:szCs w:val="22"/>
        </w:rPr>
      </w:pPr>
    </w:p>
    <w:p w14:paraId="5CE39B85" w14:textId="77777777" w:rsidR="005539A3" w:rsidRPr="001B5B61" w:rsidRDefault="005539A3" w:rsidP="005539A3">
      <w:pPr>
        <w:rPr>
          <w:rFonts w:asciiTheme="minorHAnsi" w:hAnsiTheme="minorHAnsi" w:cstheme="minorHAnsi"/>
          <w:b/>
          <w:bCs/>
          <w:color w:val="808080" w:themeColor="background1" w:themeShade="80"/>
          <w:sz w:val="22"/>
          <w:szCs w:val="22"/>
        </w:rPr>
      </w:pPr>
      <w:r w:rsidRPr="001B5B61">
        <w:rPr>
          <w:rFonts w:asciiTheme="minorHAnsi" w:hAnsiTheme="minorHAnsi" w:cstheme="minorHAnsi"/>
          <w:b/>
          <w:bCs/>
          <w:color w:val="808080" w:themeColor="background1" w:themeShade="80"/>
          <w:sz w:val="22"/>
          <w:szCs w:val="22"/>
        </w:rPr>
        <w:t># Define your threshold</w:t>
      </w:r>
    </w:p>
    <w:p w14:paraId="22D22744" w14:textId="77777777" w:rsidR="005539A3" w:rsidRPr="001B5B61" w:rsidRDefault="005539A3" w:rsidP="005539A3">
      <w:pPr>
        <w:rPr>
          <w:rFonts w:asciiTheme="minorHAnsi" w:hAnsiTheme="minorHAnsi" w:cstheme="minorHAnsi"/>
          <w:sz w:val="22"/>
          <w:szCs w:val="22"/>
        </w:rPr>
      </w:pPr>
      <w:r w:rsidRPr="001B5B61">
        <w:rPr>
          <w:rFonts w:asciiTheme="minorHAnsi" w:hAnsiTheme="minorHAnsi" w:cstheme="minorHAnsi"/>
          <w:sz w:val="22"/>
          <w:szCs w:val="22"/>
        </w:rPr>
        <w:t>threshold = 0.2</w:t>
      </w:r>
    </w:p>
    <w:p w14:paraId="73392F65" w14:textId="77777777" w:rsidR="005539A3" w:rsidRPr="001B5B61" w:rsidRDefault="005539A3" w:rsidP="005539A3">
      <w:pPr>
        <w:rPr>
          <w:rFonts w:asciiTheme="minorHAnsi" w:hAnsiTheme="minorHAnsi" w:cstheme="minorHAnsi"/>
          <w:sz w:val="22"/>
          <w:szCs w:val="22"/>
        </w:rPr>
      </w:pPr>
    </w:p>
    <w:p w14:paraId="73DC31C5" w14:textId="77777777" w:rsidR="005539A3" w:rsidRPr="001B5B61" w:rsidRDefault="005539A3" w:rsidP="005539A3">
      <w:pPr>
        <w:rPr>
          <w:rFonts w:asciiTheme="minorHAnsi" w:hAnsiTheme="minorHAnsi" w:cstheme="minorHAnsi"/>
          <w:b/>
          <w:bCs/>
          <w:color w:val="808080" w:themeColor="background1" w:themeShade="80"/>
          <w:sz w:val="22"/>
          <w:szCs w:val="22"/>
        </w:rPr>
      </w:pPr>
      <w:r w:rsidRPr="001B5B61">
        <w:rPr>
          <w:rFonts w:asciiTheme="minorHAnsi" w:hAnsiTheme="minorHAnsi" w:cstheme="minorHAnsi"/>
          <w:b/>
          <w:bCs/>
          <w:color w:val="808080" w:themeColor="background1" w:themeShade="80"/>
          <w:sz w:val="22"/>
          <w:szCs w:val="22"/>
        </w:rPr>
        <w:t># Apply threshold to get predictions</w:t>
      </w:r>
    </w:p>
    <w:p w14:paraId="616E4AF9" w14:textId="77777777" w:rsidR="005539A3" w:rsidRPr="001B5B61" w:rsidRDefault="005539A3" w:rsidP="005539A3">
      <w:pPr>
        <w:rPr>
          <w:rFonts w:asciiTheme="minorHAnsi" w:hAnsiTheme="minorHAnsi" w:cstheme="minorHAnsi"/>
          <w:sz w:val="22"/>
          <w:szCs w:val="22"/>
        </w:rPr>
      </w:pPr>
      <w:proofErr w:type="spellStart"/>
      <w:r w:rsidRPr="001B5B61">
        <w:rPr>
          <w:rFonts w:asciiTheme="minorHAnsi" w:hAnsiTheme="minorHAnsi" w:cstheme="minorHAnsi"/>
          <w:sz w:val="22"/>
          <w:szCs w:val="22"/>
        </w:rPr>
        <w:t>OOT_predictions</w:t>
      </w:r>
      <w:proofErr w:type="spellEnd"/>
      <w:r w:rsidRPr="001B5B61">
        <w:rPr>
          <w:rFonts w:asciiTheme="minorHAnsi" w:hAnsiTheme="minorHAnsi" w:cstheme="minorHAnsi"/>
          <w:sz w:val="22"/>
          <w:szCs w:val="22"/>
        </w:rPr>
        <w:t xml:space="preserve"> = (</w:t>
      </w:r>
      <w:proofErr w:type="spellStart"/>
      <w:r w:rsidRPr="001B5B61">
        <w:rPr>
          <w:rFonts w:asciiTheme="minorHAnsi" w:hAnsiTheme="minorHAnsi" w:cstheme="minorHAnsi"/>
          <w:sz w:val="22"/>
          <w:szCs w:val="22"/>
        </w:rPr>
        <w:t>OOT_probabilities</w:t>
      </w:r>
      <w:proofErr w:type="spellEnd"/>
      <w:r w:rsidRPr="001B5B61">
        <w:rPr>
          <w:rFonts w:asciiTheme="minorHAnsi" w:hAnsiTheme="minorHAnsi" w:cstheme="minorHAnsi"/>
          <w:sz w:val="22"/>
          <w:szCs w:val="22"/>
        </w:rPr>
        <w:t xml:space="preserve"> &gt; threshold).</w:t>
      </w:r>
      <w:proofErr w:type="spellStart"/>
      <w:r w:rsidRPr="001B5B61">
        <w:rPr>
          <w:rFonts w:asciiTheme="minorHAnsi" w:hAnsiTheme="minorHAnsi" w:cstheme="minorHAnsi"/>
          <w:sz w:val="22"/>
          <w:szCs w:val="22"/>
        </w:rPr>
        <w:t>astype</w:t>
      </w:r>
      <w:proofErr w:type="spellEnd"/>
      <w:r w:rsidRPr="001B5B61">
        <w:rPr>
          <w:rFonts w:asciiTheme="minorHAnsi" w:hAnsiTheme="minorHAnsi" w:cstheme="minorHAnsi"/>
          <w:sz w:val="22"/>
          <w:szCs w:val="22"/>
        </w:rPr>
        <w:t>(int)</w:t>
      </w:r>
    </w:p>
    <w:p w14:paraId="5F3F2EC3" w14:textId="77777777" w:rsidR="005539A3" w:rsidRPr="001B5B61" w:rsidRDefault="005539A3" w:rsidP="005539A3">
      <w:pPr>
        <w:rPr>
          <w:rFonts w:asciiTheme="minorHAnsi" w:hAnsiTheme="minorHAnsi" w:cstheme="minorHAnsi"/>
          <w:sz w:val="22"/>
          <w:szCs w:val="22"/>
        </w:rPr>
      </w:pPr>
    </w:p>
    <w:p w14:paraId="15F1D5CB" w14:textId="77777777" w:rsidR="005539A3" w:rsidRPr="001B5B61" w:rsidRDefault="005539A3" w:rsidP="005539A3">
      <w:pPr>
        <w:rPr>
          <w:rFonts w:asciiTheme="minorHAnsi" w:hAnsiTheme="minorHAnsi" w:cstheme="minorHAnsi"/>
          <w:b/>
          <w:bCs/>
          <w:color w:val="808080" w:themeColor="background1" w:themeShade="80"/>
          <w:sz w:val="22"/>
          <w:szCs w:val="22"/>
        </w:rPr>
      </w:pPr>
      <w:r w:rsidRPr="001B5B61">
        <w:rPr>
          <w:rFonts w:asciiTheme="minorHAnsi" w:hAnsiTheme="minorHAnsi" w:cstheme="minorHAnsi"/>
          <w:b/>
          <w:bCs/>
          <w:color w:val="808080" w:themeColor="background1" w:themeShade="80"/>
          <w:sz w:val="22"/>
          <w:szCs w:val="22"/>
        </w:rPr>
        <w:lastRenderedPageBreak/>
        <w:t># Now you can evaluate your model using these predictions</w:t>
      </w:r>
    </w:p>
    <w:p w14:paraId="79A3963F" w14:textId="77777777" w:rsidR="005539A3" w:rsidRPr="001B5B61" w:rsidRDefault="005539A3" w:rsidP="005539A3">
      <w:pPr>
        <w:rPr>
          <w:rFonts w:asciiTheme="minorHAnsi" w:hAnsiTheme="minorHAnsi" w:cstheme="minorHAnsi"/>
          <w:sz w:val="22"/>
          <w:szCs w:val="22"/>
        </w:rPr>
      </w:pPr>
      <w:proofErr w:type="spellStart"/>
      <w:r w:rsidRPr="001B5B61">
        <w:rPr>
          <w:rFonts w:asciiTheme="minorHAnsi" w:hAnsiTheme="minorHAnsi" w:cstheme="minorHAnsi"/>
          <w:sz w:val="22"/>
          <w:szCs w:val="22"/>
        </w:rPr>
        <w:t>performance_metrics</w:t>
      </w:r>
      <w:proofErr w:type="spellEnd"/>
      <w:r w:rsidRPr="001B5B61">
        <w:rPr>
          <w:rFonts w:asciiTheme="minorHAnsi" w:hAnsiTheme="minorHAnsi" w:cstheme="minorHAnsi"/>
          <w:sz w:val="22"/>
          <w:szCs w:val="22"/>
        </w:rPr>
        <w:t>(</w:t>
      </w:r>
      <w:proofErr w:type="spellStart"/>
      <w:r w:rsidRPr="001B5B61">
        <w:rPr>
          <w:rFonts w:asciiTheme="minorHAnsi" w:hAnsiTheme="minorHAnsi" w:cstheme="minorHAnsi"/>
          <w:sz w:val="22"/>
          <w:szCs w:val="22"/>
        </w:rPr>
        <w:t>OOT_encoded</w:t>
      </w:r>
      <w:proofErr w:type="spellEnd"/>
      <w:r w:rsidRPr="001B5B61">
        <w:rPr>
          <w:rFonts w:asciiTheme="minorHAnsi" w:hAnsiTheme="minorHAnsi" w:cstheme="minorHAnsi"/>
          <w:sz w:val="22"/>
          <w:szCs w:val="22"/>
        </w:rPr>
        <w:t xml:space="preserve">['bad'], </w:t>
      </w:r>
      <w:proofErr w:type="spellStart"/>
      <w:r w:rsidRPr="001B5B61">
        <w:rPr>
          <w:rFonts w:asciiTheme="minorHAnsi" w:hAnsiTheme="minorHAnsi" w:cstheme="minorHAnsi"/>
          <w:sz w:val="22"/>
          <w:szCs w:val="22"/>
        </w:rPr>
        <w:t>OOT_predictions</w:t>
      </w:r>
      <w:proofErr w:type="spellEnd"/>
      <w:r w:rsidRPr="001B5B61">
        <w:rPr>
          <w:rFonts w:asciiTheme="minorHAnsi" w:hAnsiTheme="minorHAnsi" w:cstheme="minorHAnsi"/>
          <w:sz w:val="22"/>
          <w:szCs w:val="22"/>
        </w:rPr>
        <w:t>)</w:t>
      </w:r>
    </w:p>
    <w:p w14:paraId="13C7F65C" w14:textId="77777777" w:rsidR="005539A3" w:rsidRPr="001B5B61" w:rsidRDefault="005539A3" w:rsidP="005539A3">
      <w:pPr>
        <w:rPr>
          <w:rFonts w:asciiTheme="minorHAnsi" w:hAnsiTheme="minorHAnsi" w:cstheme="minorHAnsi"/>
          <w:sz w:val="22"/>
          <w:szCs w:val="22"/>
        </w:rPr>
      </w:pPr>
    </w:p>
    <w:p w14:paraId="7942EA7B" w14:textId="77777777" w:rsidR="005539A3" w:rsidRPr="001B5B61" w:rsidRDefault="005539A3" w:rsidP="005539A3">
      <w:pPr>
        <w:rPr>
          <w:rFonts w:asciiTheme="minorHAnsi" w:hAnsiTheme="minorHAnsi" w:cstheme="minorHAnsi"/>
          <w:b/>
          <w:bCs/>
          <w:color w:val="808080" w:themeColor="background1" w:themeShade="80"/>
          <w:sz w:val="22"/>
          <w:szCs w:val="22"/>
        </w:rPr>
      </w:pPr>
      <w:r w:rsidRPr="001B5B61">
        <w:rPr>
          <w:rFonts w:asciiTheme="minorHAnsi" w:hAnsiTheme="minorHAnsi" w:cstheme="minorHAnsi"/>
          <w:b/>
          <w:bCs/>
          <w:color w:val="808080" w:themeColor="background1" w:themeShade="80"/>
          <w:sz w:val="22"/>
          <w:szCs w:val="22"/>
        </w:rPr>
        <w:t># Plot ROC curve</w:t>
      </w:r>
    </w:p>
    <w:p w14:paraId="172A6054" w14:textId="77777777" w:rsidR="005539A3" w:rsidRPr="001B5B61" w:rsidRDefault="005539A3" w:rsidP="005539A3">
      <w:pPr>
        <w:rPr>
          <w:rFonts w:asciiTheme="minorHAnsi" w:hAnsiTheme="minorHAnsi" w:cstheme="minorHAnsi"/>
          <w:sz w:val="22"/>
          <w:szCs w:val="22"/>
        </w:rPr>
      </w:pPr>
      <w:proofErr w:type="spellStart"/>
      <w:r w:rsidRPr="001B5B61">
        <w:rPr>
          <w:rFonts w:asciiTheme="minorHAnsi" w:hAnsiTheme="minorHAnsi" w:cstheme="minorHAnsi"/>
          <w:sz w:val="22"/>
          <w:szCs w:val="22"/>
        </w:rPr>
        <w:t>fpr</w:t>
      </w:r>
      <w:proofErr w:type="spellEnd"/>
      <w:r w:rsidRPr="001B5B61">
        <w:rPr>
          <w:rFonts w:asciiTheme="minorHAnsi" w:hAnsiTheme="minorHAnsi" w:cstheme="minorHAnsi"/>
          <w:sz w:val="22"/>
          <w:szCs w:val="22"/>
        </w:rPr>
        <w:t xml:space="preserve">, </w:t>
      </w:r>
      <w:proofErr w:type="spellStart"/>
      <w:r w:rsidRPr="001B5B61">
        <w:rPr>
          <w:rFonts w:asciiTheme="minorHAnsi" w:hAnsiTheme="minorHAnsi" w:cstheme="minorHAnsi"/>
          <w:sz w:val="22"/>
          <w:szCs w:val="22"/>
        </w:rPr>
        <w:t>tpr</w:t>
      </w:r>
      <w:proofErr w:type="spellEnd"/>
      <w:r w:rsidRPr="001B5B61">
        <w:rPr>
          <w:rFonts w:asciiTheme="minorHAnsi" w:hAnsiTheme="minorHAnsi" w:cstheme="minorHAnsi"/>
          <w:sz w:val="22"/>
          <w:szCs w:val="22"/>
        </w:rPr>
        <w:t xml:space="preserve">, _ = </w:t>
      </w:r>
      <w:proofErr w:type="spellStart"/>
      <w:r w:rsidRPr="001B5B61">
        <w:rPr>
          <w:rFonts w:asciiTheme="minorHAnsi" w:hAnsiTheme="minorHAnsi" w:cstheme="minorHAnsi"/>
          <w:sz w:val="22"/>
          <w:szCs w:val="22"/>
        </w:rPr>
        <w:t>roc_curve</w:t>
      </w:r>
      <w:proofErr w:type="spellEnd"/>
      <w:r w:rsidRPr="001B5B61">
        <w:rPr>
          <w:rFonts w:asciiTheme="minorHAnsi" w:hAnsiTheme="minorHAnsi" w:cstheme="minorHAnsi"/>
          <w:sz w:val="22"/>
          <w:szCs w:val="22"/>
        </w:rPr>
        <w:t>(</w:t>
      </w:r>
      <w:proofErr w:type="spellStart"/>
      <w:r w:rsidRPr="001B5B61">
        <w:rPr>
          <w:rFonts w:asciiTheme="minorHAnsi" w:hAnsiTheme="minorHAnsi" w:cstheme="minorHAnsi"/>
          <w:sz w:val="22"/>
          <w:szCs w:val="22"/>
        </w:rPr>
        <w:t>OOT_encoded</w:t>
      </w:r>
      <w:proofErr w:type="spellEnd"/>
      <w:r w:rsidRPr="001B5B61">
        <w:rPr>
          <w:rFonts w:asciiTheme="minorHAnsi" w:hAnsiTheme="minorHAnsi" w:cstheme="minorHAnsi"/>
          <w:sz w:val="22"/>
          <w:szCs w:val="22"/>
        </w:rPr>
        <w:t xml:space="preserve">['bad'], </w:t>
      </w:r>
      <w:proofErr w:type="spellStart"/>
      <w:r w:rsidRPr="001B5B61">
        <w:rPr>
          <w:rFonts w:asciiTheme="minorHAnsi" w:hAnsiTheme="minorHAnsi" w:cstheme="minorHAnsi"/>
          <w:sz w:val="22"/>
          <w:szCs w:val="22"/>
        </w:rPr>
        <w:t>OOT_predictions</w:t>
      </w:r>
      <w:proofErr w:type="spellEnd"/>
      <w:r w:rsidRPr="001B5B61">
        <w:rPr>
          <w:rFonts w:asciiTheme="minorHAnsi" w:hAnsiTheme="minorHAnsi" w:cstheme="minorHAnsi"/>
          <w:sz w:val="22"/>
          <w:szCs w:val="22"/>
        </w:rPr>
        <w:t>)</w:t>
      </w:r>
    </w:p>
    <w:p w14:paraId="4FBE42DE" w14:textId="77777777" w:rsidR="005539A3" w:rsidRPr="001B5B61" w:rsidRDefault="005539A3" w:rsidP="005539A3">
      <w:pPr>
        <w:rPr>
          <w:rFonts w:asciiTheme="minorHAnsi" w:hAnsiTheme="minorHAnsi" w:cstheme="minorHAnsi"/>
          <w:sz w:val="22"/>
          <w:szCs w:val="22"/>
        </w:rPr>
      </w:pPr>
      <w:proofErr w:type="spellStart"/>
      <w:r w:rsidRPr="001B5B61">
        <w:rPr>
          <w:rFonts w:asciiTheme="minorHAnsi" w:hAnsiTheme="minorHAnsi" w:cstheme="minorHAnsi"/>
          <w:sz w:val="22"/>
          <w:szCs w:val="22"/>
        </w:rPr>
        <w:t>plt.figure</w:t>
      </w:r>
      <w:proofErr w:type="spellEnd"/>
      <w:r w:rsidRPr="001B5B61">
        <w:rPr>
          <w:rFonts w:asciiTheme="minorHAnsi" w:hAnsiTheme="minorHAnsi" w:cstheme="minorHAnsi"/>
          <w:sz w:val="22"/>
          <w:szCs w:val="22"/>
        </w:rPr>
        <w:t>(</w:t>
      </w:r>
      <w:proofErr w:type="spellStart"/>
      <w:r w:rsidRPr="001B5B61">
        <w:rPr>
          <w:rFonts w:asciiTheme="minorHAnsi" w:hAnsiTheme="minorHAnsi" w:cstheme="minorHAnsi"/>
          <w:sz w:val="22"/>
          <w:szCs w:val="22"/>
        </w:rPr>
        <w:t>figsize</w:t>
      </w:r>
      <w:proofErr w:type="spellEnd"/>
      <w:r w:rsidRPr="001B5B61">
        <w:rPr>
          <w:rFonts w:asciiTheme="minorHAnsi" w:hAnsiTheme="minorHAnsi" w:cstheme="minorHAnsi"/>
          <w:sz w:val="22"/>
          <w:szCs w:val="22"/>
        </w:rPr>
        <w:t>=(10, 8))</w:t>
      </w:r>
    </w:p>
    <w:p w14:paraId="51181C02" w14:textId="77777777" w:rsidR="005539A3" w:rsidRPr="001B5B61" w:rsidRDefault="005539A3" w:rsidP="005539A3">
      <w:pPr>
        <w:rPr>
          <w:rFonts w:asciiTheme="minorHAnsi" w:hAnsiTheme="minorHAnsi" w:cstheme="minorHAnsi"/>
          <w:sz w:val="22"/>
          <w:szCs w:val="22"/>
        </w:rPr>
      </w:pPr>
      <w:proofErr w:type="spellStart"/>
      <w:r w:rsidRPr="001B5B61">
        <w:rPr>
          <w:rFonts w:asciiTheme="minorHAnsi" w:hAnsiTheme="minorHAnsi" w:cstheme="minorHAnsi"/>
          <w:sz w:val="22"/>
          <w:szCs w:val="22"/>
        </w:rPr>
        <w:t>plt.plot</w:t>
      </w:r>
      <w:proofErr w:type="spellEnd"/>
      <w:r w:rsidRPr="001B5B61">
        <w:rPr>
          <w:rFonts w:asciiTheme="minorHAnsi" w:hAnsiTheme="minorHAnsi" w:cstheme="minorHAnsi"/>
          <w:sz w:val="22"/>
          <w:szCs w:val="22"/>
        </w:rPr>
        <w:t>(</w:t>
      </w:r>
      <w:proofErr w:type="spellStart"/>
      <w:r w:rsidRPr="001B5B61">
        <w:rPr>
          <w:rFonts w:asciiTheme="minorHAnsi" w:hAnsiTheme="minorHAnsi" w:cstheme="minorHAnsi"/>
          <w:sz w:val="22"/>
          <w:szCs w:val="22"/>
        </w:rPr>
        <w:t>fpr</w:t>
      </w:r>
      <w:proofErr w:type="spellEnd"/>
      <w:r w:rsidRPr="001B5B61">
        <w:rPr>
          <w:rFonts w:asciiTheme="minorHAnsi" w:hAnsiTheme="minorHAnsi" w:cstheme="minorHAnsi"/>
          <w:sz w:val="22"/>
          <w:szCs w:val="22"/>
        </w:rPr>
        <w:t xml:space="preserve">, </w:t>
      </w:r>
      <w:proofErr w:type="spellStart"/>
      <w:r w:rsidRPr="001B5B61">
        <w:rPr>
          <w:rFonts w:asciiTheme="minorHAnsi" w:hAnsiTheme="minorHAnsi" w:cstheme="minorHAnsi"/>
          <w:sz w:val="22"/>
          <w:szCs w:val="22"/>
        </w:rPr>
        <w:t>tpr</w:t>
      </w:r>
      <w:proofErr w:type="spellEnd"/>
      <w:r w:rsidRPr="001B5B61">
        <w:rPr>
          <w:rFonts w:asciiTheme="minorHAnsi" w:hAnsiTheme="minorHAnsi" w:cstheme="minorHAnsi"/>
          <w:sz w:val="22"/>
          <w:szCs w:val="22"/>
        </w:rPr>
        <w:t>)</w:t>
      </w:r>
    </w:p>
    <w:p w14:paraId="24F75F01" w14:textId="77777777" w:rsidR="005539A3" w:rsidRPr="001B5B61" w:rsidRDefault="005539A3" w:rsidP="005539A3">
      <w:pPr>
        <w:rPr>
          <w:rFonts w:asciiTheme="minorHAnsi" w:hAnsiTheme="minorHAnsi" w:cstheme="minorHAnsi"/>
          <w:sz w:val="22"/>
          <w:szCs w:val="22"/>
        </w:rPr>
      </w:pPr>
      <w:proofErr w:type="spellStart"/>
      <w:r w:rsidRPr="001B5B61">
        <w:rPr>
          <w:rFonts w:asciiTheme="minorHAnsi" w:hAnsiTheme="minorHAnsi" w:cstheme="minorHAnsi"/>
          <w:sz w:val="22"/>
          <w:szCs w:val="22"/>
        </w:rPr>
        <w:t>plt.plot</w:t>
      </w:r>
      <w:proofErr w:type="spellEnd"/>
      <w:r w:rsidRPr="001B5B61">
        <w:rPr>
          <w:rFonts w:asciiTheme="minorHAnsi" w:hAnsiTheme="minorHAnsi" w:cstheme="minorHAnsi"/>
          <w:sz w:val="22"/>
          <w:szCs w:val="22"/>
        </w:rPr>
        <w:t>([0, 1], [0, 1], 'k--')</w:t>
      </w:r>
    </w:p>
    <w:p w14:paraId="410480E1" w14:textId="77777777" w:rsidR="005539A3" w:rsidRPr="001B5B61" w:rsidRDefault="005539A3" w:rsidP="005539A3">
      <w:pPr>
        <w:rPr>
          <w:rFonts w:asciiTheme="minorHAnsi" w:hAnsiTheme="minorHAnsi" w:cstheme="minorHAnsi"/>
          <w:sz w:val="22"/>
          <w:szCs w:val="22"/>
        </w:rPr>
      </w:pPr>
      <w:proofErr w:type="spellStart"/>
      <w:r w:rsidRPr="001B5B61">
        <w:rPr>
          <w:rFonts w:asciiTheme="minorHAnsi" w:hAnsiTheme="minorHAnsi" w:cstheme="minorHAnsi"/>
          <w:sz w:val="22"/>
          <w:szCs w:val="22"/>
        </w:rPr>
        <w:t>plt.xlabel</w:t>
      </w:r>
      <w:proofErr w:type="spellEnd"/>
      <w:r w:rsidRPr="001B5B61">
        <w:rPr>
          <w:rFonts w:asciiTheme="minorHAnsi" w:hAnsiTheme="minorHAnsi" w:cstheme="minorHAnsi"/>
          <w:sz w:val="22"/>
          <w:szCs w:val="22"/>
        </w:rPr>
        <w:t>('False Positive Rate')</w:t>
      </w:r>
    </w:p>
    <w:p w14:paraId="64D11792" w14:textId="77777777" w:rsidR="005539A3" w:rsidRPr="001B5B61" w:rsidRDefault="005539A3" w:rsidP="005539A3">
      <w:pPr>
        <w:rPr>
          <w:rFonts w:asciiTheme="minorHAnsi" w:hAnsiTheme="minorHAnsi" w:cstheme="minorHAnsi"/>
          <w:sz w:val="22"/>
          <w:szCs w:val="22"/>
        </w:rPr>
      </w:pPr>
      <w:proofErr w:type="spellStart"/>
      <w:r w:rsidRPr="001B5B61">
        <w:rPr>
          <w:rFonts w:asciiTheme="minorHAnsi" w:hAnsiTheme="minorHAnsi" w:cstheme="minorHAnsi"/>
          <w:sz w:val="22"/>
          <w:szCs w:val="22"/>
        </w:rPr>
        <w:t>plt.ylabel</w:t>
      </w:r>
      <w:proofErr w:type="spellEnd"/>
      <w:r w:rsidRPr="001B5B61">
        <w:rPr>
          <w:rFonts w:asciiTheme="minorHAnsi" w:hAnsiTheme="minorHAnsi" w:cstheme="minorHAnsi"/>
          <w:sz w:val="22"/>
          <w:szCs w:val="22"/>
        </w:rPr>
        <w:t>('True Positive Rate')</w:t>
      </w:r>
    </w:p>
    <w:p w14:paraId="44822217" w14:textId="77777777" w:rsidR="005539A3" w:rsidRPr="001B5B61" w:rsidRDefault="005539A3" w:rsidP="005539A3">
      <w:pPr>
        <w:rPr>
          <w:rFonts w:asciiTheme="minorHAnsi" w:hAnsiTheme="minorHAnsi" w:cstheme="minorHAnsi"/>
          <w:sz w:val="22"/>
          <w:szCs w:val="22"/>
        </w:rPr>
      </w:pPr>
      <w:proofErr w:type="spellStart"/>
      <w:r w:rsidRPr="001B5B61">
        <w:rPr>
          <w:rFonts w:asciiTheme="minorHAnsi" w:hAnsiTheme="minorHAnsi" w:cstheme="minorHAnsi"/>
          <w:sz w:val="22"/>
          <w:szCs w:val="22"/>
        </w:rPr>
        <w:t>plt.title</w:t>
      </w:r>
      <w:proofErr w:type="spellEnd"/>
      <w:r w:rsidRPr="001B5B61">
        <w:rPr>
          <w:rFonts w:asciiTheme="minorHAnsi" w:hAnsiTheme="minorHAnsi" w:cstheme="minorHAnsi"/>
          <w:sz w:val="22"/>
          <w:szCs w:val="22"/>
        </w:rPr>
        <w:t>('ROC Curve')</w:t>
      </w:r>
    </w:p>
    <w:p w14:paraId="4F62B554" w14:textId="77777777" w:rsidR="005539A3" w:rsidRPr="001B5B61" w:rsidRDefault="005539A3" w:rsidP="005539A3">
      <w:pPr>
        <w:rPr>
          <w:rFonts w:asciiTheme="minorHAnsi" w:hAnsiTheme="minorHAnsi" w:cstheme="minorHAnsi"/>
          <w:sz w:val="22"/>
          <w:szCs w:val="22"/>
        </w:rPr>
      </w:pPr>
      <w:proofErr w:type="spellStart"/>
      <w:r w:rsidRPr="001B5B61">
        <w:rPr>
          <w:rFonts w:asciiTheme="minorHAnsi" w:hAnsiTheme="minorHAnsi" w:cstheme="minorHAnsi"/>
          <w:sz w:val="22"/>
          <w:szCs w:val="22"/>
        </w:rPr>
        <w:t>plt.show</w:t>
      </w:r>
      <w:proofErr w:type="spellEnd"/>
      <w:r w:rsidRPr="001B5B61">
        <w:rPr>
          <w:rFonts w:asciiTheme="minorHAnsi" w:hAnsiTheme="minorHAnsi" w:cstheme="minorHAnsi"/>
          <w:sz w:val="22"/>
          <w:szCs w:val="22"/>
        </w:rPr>
        <w:t>()</w:t>
      </w:r>
    </w:p>
    <w:p w14:paraId="18D343B7" w14:textId="77777777" w:rsidR="005539A3" w:rsidRPr="001B5B61" w:rsidRDefault="005539A3" w:rsidP="005539A3">
      <w:pPr>
        <w:spacing w:before="180"/>
        <w:rPr>
          <w:rFonts w:asciiTheme="minorHAnsi" w:hAnsiTheme="minorHAnsi" w:cstheme="minorHAnsi"/>
          <w:b/>
          <w:bCs/>
          <w:color w:val="808080" w:themeColor="background1" w:themeShade="80"/>
          <w:sz w:val="22"/>
          <w:szCs w:val="22"/>
        </w:rPr>
      </w:pPr>
    </w:p>
    <w:p w14:paraId="7BD9820B" w14:textId="27CB56D5" w:rsidR="005539A3" w:rsidRDefault="005539A3" w:rsidP="005539A3">
      <w:pPr>
        <w:pStyle w:val="ACaptionHead"/>
        <w:ind w:left="0"/>
        <w:rPr>
          <w:rFonts w:asciiTheme="minorHAnsi" w:hAnsiTheme="minorHAnsi" w:cstheme="minorHAnsi"/>
          <w:color w:val="111111"/>
          <w:sz w:val="22"/>
        </w:rPr>
      </w:pPr>
      <w:r>
        <w:t xml:space="preserve">Program </w:t>
      </w:r>
      <w:r w:rsidR="00E91897">
        <w:t>6</w:t>
      </w:r>
      <w:r>
        <w:t>.</w:t>
      </w:r>
      <w:r w:rsidR="00E91897">
        <w:t>2</w:t>
      </w:r>
      <w:r>
        <w:t>: R Random Forest Script</w:t>
      </w:r>
    </w:p>
    <w:p w14:paraId="625ED389" w14:textId="77777777" w:rsidR="005539A3" w:rsidRPr="004D026B" w:rsidRDefault="005539A3" w:rsidP="005539A3">
      <w:pPr>
        <w:rPr>
          <w:rFonts w:asciiTheme="minorHAnsi" w:hAnsiTheme="minorHAnsi" w:cstheme="minorHAnsi"/>
          <w:b/>
          <w:bCs/>
          <w:color w:val="808080" w:themeColor="background1" w:themeShade="80"/>
          <w:sz w:val="22"/>
          <w:szCs w:val="22"/>
        </w:rPr>
      </w:pPr>
      <w:r w:rsidRPr="004D026B">
        <w:rPr>
          <w:rFonts w:asciiTheme="minorHAnsi" w:hAnsiTheme="minorHAnsi" w:cstheme="minorHAnsi"/>
          <w:b/>
          <w:bCs/>
          <w:color w:val="808080" w:themeColor="background1" w:themeShade="80"/>
          <w:sz w:val="22"/>
          <w:szCs w:val="22"/>
        </w:rPr>
        <w:t># Import necessary libraries</w:t>
      </w:r>
    </w:p>
    <w:p w14:paraId="6AE60C34" w14:textId="77777777" w:rsidR="005539A3" w:rsidRPr="004D026B" w:rsidRDefault="005539A3" w:rsidP="005539A3">
      <w:pPr>
        <w:rPr>
          <w:rFonts w:asciiTheme="minorHAnsi" w:hAnsiTheme="minorHAnsi" w:cstheme="minorHAnsi"/>
          <w:color w:val="111111"/>
          <w:sz w:val="22"/>
          <w:szCs w:val="22"/>
        </w:rPr>
      </w:pPr>
      <w:r w:rsidRPr="004D026B">
        <w:rPr>
          <w:rFonts w:asciiTheme="minorHAnsi" w:hAnsiTheme="minorHAnsi" w:cstheme="minorHAnsi"/>
          <w:color w:val="111111"/>
          <w:sz w:val="22"/>
          <w:szCs w:val="22"/>
        </w:rPr>
        <w:t>library(</w:t>
      </w:r>
      <w:proofErr w:type="spellStart"/>
      <w:r w:rsidRPr="004D026B">
        <w:rPr>
          <w:rFonts w:asciiTheme="minorHAnsi" w:hAnsiTheme="minorHAnsi" w:cstheme="minorHAnsi"/>
          <w:color w:val="111111"/>
          <w:sz w:val="22"/>
          <w:szCs w:val="22"/>
        </w:rPr>
        <w:t>randomForest</w:t>
      </w:r>
      <w:proofErr w:type="spellEnd"/>
      <w:r w:rsidRPr="004D026B">
        <w:rPr>
          <w:rFonts w:asciiTheme="minorHAnsi" w:hAnsiTheme="minorHAnsi" w:cstheme="minorHAnsi"/>
          <w:color w:val="111111"/>
          <w:sz w:val="22"/>
          <w:szCs w:val="22"/>
        </w:rPr>
        <w:t>)</w:t>
      </w:r>
    </w:p>
    <w:p w14:paraId="166F1424" w14:textId="77777777" w:rsidR="005539A3" w:rsidRPr="004D026B" w:rsidRDefault="005539A3" w:rsidP="005539A3">
      <w:pPr>
        <w:rPr>
          <w:rFonts w:asciiTheme="minorHAnsi" w:hAnsiTheme="minorHAnsi" w:cstheme="minorHAnsi"/>
          <w:color w:val="111111"/>
          <w:sz w:val="22"/>
          <w:szCs w:val="22"/>
        </w:rPr>
      </w:pPr>
      <w:r w:rsidRPr="004D026B">
        <w:rPr>
          <w:rFonts w:asciiTheme="minorHAnsi" w:hAnsiTheme="minorHAnsi" w:cstheme="minorHAnsi"/>
          <w:color w:val="111111"/>
          <w:sz w:val="22"/>
          <w:szCs w:val="22"/>
        </w:rPr>
        <w:t>library(caret)</w:t>
      </w:r>
    </w:p>
    <w:p w14:paraId="3E645643" w14:textId="77777777" w:rsidR="005539A3" w:rsidRPr="004D026B" w:rsidRDefault="005539A3" w:rsidP="005539A3">
      <w:pPr>
        <w:rPr>
          <w:rFonts w:asciiTheme="minorHAnsi" w:hAnsiTheme="minorHAnsi" w:cstheme="minorHAnsi"/>
          <w:color w:val="111111"/>
          <w:sz w:val="22"/>
          <w:szCs w:val="22"/>
        </w:rPr>
      </w:pPr>
      <w:r w:rsidRPr="004D026B">
        <w:rPr>
          <w:rFonts w:asciiTheme="minorHAnsi" w:hAnsiTheme="minorHAnsi" w:cstheme="minorHAnsi"/>
          <w:color w:val="111111"/>
          <w:sz w:val="22"/>
          <w:szCs w:val="22"/>
        </w:rPr>
        <w:t>library(</w:t>
      </w:r>
      <w:proofErr w:type="spellStart"/>
      <w:r w:rsidRPr="004D026B">
        <w:rPr>
          <w:rFonts w:asciiTheme="minorHAnsi" w:hAnsiTheme="minorHAnsi" w:cstheme="minorHAnsi"/>
          <w:color w:val="111111"/>
          <w:sz w:val="22"/>
          <w:szCs w:val="22"/>
        </w:rPr>
        <w:t>pROC</w:t>
      </w:r>
      <w:proofErr w:type="spellEnd"/>
      <w:r w:rsidRPr="004D026B">
        <w:rPr>
          <w:rFonts w:asciiTheme="minorHAnsi" w:hAnsiTheme="minorHAnsi" w:cstheme="minorHAnsi"/>
          <w:color w:val="111111"/>
          <w:sz w:val="22"/>
          <w:szCs w:val="22"/>
        </w:rPr>
        <w:t>)</w:t>
      </w:r>
    </w:p>
    <w:p w14:paraId="2A4E101F" w14:textId="77777777" w:rsidR="005539A3" w:rsidRPr="004D026B" w:rsidRDefault="005539A3" w:rsidP="005539A3">
      <w:pPr>
        <w:rPr>
          <w:rFonts w:asciiTheme="minorHAnsi" w:hAnsiTheme="minorHAnsi" w:cstheme="minorHAnsi"/>
          <w:color w:val="111111"/>
          <w:sz w:val="22"/>
          <w:szCs w:val="22"/>
        </w:rPr>
      </w:pPr>
    </w:p>
    <w:p w14:paraId="0FCD4F8E" w14:textId="77777777" w:rsidR="005539A3" w:rsidRPr="004D026B" w:rsidRDefault="005539A3" w:rsidP="005539A3">
      <w:pPr>
        <w:rPr>
          <w:rFonts w:asciiTheme="minorHAnsi" w:hAnsiTheme="minorHAnsi" w:cstheme="minorHAnsi"/>
          <w:b/>
          <w:bCs/>
          <w:color w:val="808080" w:themeColor="background1" w:themeShade="80"/>
          <w:sz w:val="22"/>
          <w:szCs w:val="22"/>
        </w:rPr>
      </w:pPr>
      <w:r w:rsidRPr="004D026B">
        <w:rPr>
          <w:rFonts w:asciiTheme="minorHAnsi" w:hAnsiTheme="minorHAnsi" w:cstheme="minorHAnsi"/>
          <w:b/>
          <w:bCs/>
          <w:color w:val="808080" w:themeColor="background1" w:themeShade="80"/>
          <w:sz w:val="22"/>
          <w:szCs w:val="22"/>
        </w:rPr>
        <w:t># Load the data</w:t>
      </w:r>
    </w:p>
    <w:p w14:paraId="5271A957" w14:textId="77777777" w:rsidR="005539A3" w:rsidRPr="004D026B" w:rsidRDefault="005539A3" w:rsidP="005539A3">
      <w:pPr>
        <w:rPr>
          <w:rFonts w:asciiTheme="minorHAnsi" w:hAnsiTheme="minorHAnsi" w:cstheme="minorHAnsi"/>
          <w:color w:val="111111"/>
          <w:sz w:val="22"/>
          <w:szCs w:val="22"/>
        </w:rPr>
      </w:pPr>
      <w:proofErr w:type="spellStart"/>
      <w:r w:rsidRPr="004D026B">
        <w:rPr>
          <w:rFonts w:asciiTheme="minorHAnsi" w:hAnsiTheme="minorHAnsi" w:cstheme="minorHAnsi"/>
          <w:color w:val="111111"/>
          <w:sz w:val="22"/>
          <w:szCs w:val="22"/>
        </w:rPr>
        <w:t>train_encoded</w:t>
      </w:r>
      <w:proofErr w:type="spellEnd"/>
      <w:r w:rsidRPr="004D026B">
        <w:rPr>
          <w:rFonts w:asciiTheme="minorHAnsi" w:hAnsiTheme="minorHAnsi" w:cstheme="minorHAnsi"/>
          <w:color w:val="111111"/>
          <w:sz w:val="22"/>
          <w:szCs w:val="22"/>
        </w:rPr>
        <w:t xml:space="preserve"> &lt;- read.csv("</w:t>
      </w:r>
      <w:r>
        <w:rPr>
          <w:rFonts w:asciiTheme="minorHAnsi" w:hAnsiTheme="minorHAnsi" w:cstheme="minorHAnsi"/>
          <w:color w:val="111111"/>
          <w:sz w:val="22"/>
          <w:szCs w:val="22"/>
        </w:rPr>
        <w:t>/...INPUT YOUR FILE PATHWAY.../</w:t>
      </w:r>
      <w:r w:rsidRPr="004D026B">
        <w:rPr>
          <w:rFonts w:asciiTheme="minorHAnsi" w:hAnsiTheme="minorHAnsi" w:cstheme="minorHAnsi"/>
          <w:color w:val="111111"/>
          <w:sz w:val="22"/>
          <w:szCs w:val="22"/>
        </w:rPr>
        <w:t>train_encoded.csv")</w:t>
      </w:r>
    </w:p>
    <w:p w14:paraId="6D7A55A1" w14:textId="77777777" w:rsidR="005539A3" w:rsidRPr="004D026B" w:rsidRDefault="005539A3" w:rsidP="005539A3">
      <w:pPr>
        <w:rPr>
          <w:rFonts w:asciiTheme="minorHAnsi" w:hAnsiTheme="minorHAnsi" w:cstheme="minorHAnsi"/>
          <w:color w:val="111111"/>
          <w:sz w:val="22"/>
          <w:szCs w:val="22"/>
        </w:rPr>
      </w:pPr>
      <w:proofErr w:type="spellStart"/>
      <w:r w:rsidRPr="004D026B">
        <w:rPr>
          <w:rFonts w:asciiTheme="minorHAnsi" w:hAnsiTheme="minorHAnsi" w:cstheme="minorHAnsi"/>
          <w:color w:val="111111"/>
          <w:sz w:val="22"/>
          <w:szCs w:val="22"/>
        </w:rPr>
        <w:t>OOT_encoded</w:t>
      </w:r>
      <w:proofErr w:type="spellEnd"/>
      <w:r w:rsidRPr="004D026B">
        <w:rPr>
          <w:rFonts w:asciiTheme="minorHAnsi" w:hAnsiTheme="minorHAnsi" w:cstheme="minorHAnsi"/>
          <w:color w:val="111111"/>
          <w:sz w:val="22"/>
          <w:szCs w:val="22"/>
        </w:rPr>
        <w:t xml:space="preserve"> &lt;- read.csv("</w:t>
      </w:r>
      <w:r>
        <w:rPr>
          <w:rFonts w:asciiTheme="minorHAnsi" w:hAnsiTheme="minorHAnsi" w:cstheme="minorHAnsi"/>
          <w:color w:val="111111"/>
          <w:sz w:val="22"/>
          <w:szCs w:val="22"/>
        </w:rPr>
        <w:t>/...INPUT YOUR FILE PATHWAY.../</w:t>
      </w:r>
      <w:r w:rsidRPr="004D026B">
        <w:rPr>
          <w:rFonts w:asciiTheme="minorHAnsi" w:hAnsiTheme="minorHAnsi" w:cstheme="minorHAnsi"/>
          <w:color w:val="111111"/>
          <w:sz w:val="22"/>
          <w:szCs w:val="22"/>
        </w:rPr>
        <w:t>oot_encoded.csv")</w:t>
      </w:r>
    </w:p>
    <w:p w14:paraId="0933F854" w14:textId="77777777" w:rsidR="005539A3" w:rsidRPr="004D026B" w:rsidRDefault="005539A3" w:rsidP="005539A3">
      <w:pPr>
        <w:rPr>
          <w:rFonts w:asciiTheme="minorHAnsi" w:hAnsiTheme="minorHAnsi" w:cstheme="minorHAnsi"/>
          <w:color w:val="111111"/>
          <w:sz w:val="22"/>
          <w:szCs w:val="22"/>
        </w:rPr>
      </w:pPr>
    </w:p>
    <w:p w14:paraId="29CA654A" w14:textId="77777777" w:rsidR="005539A3" w:rsidRPr="004D026B" w:rsidRDefault="005539A3" w:rsidP="005539A3">
      <w:pPr>
        <w:rPr>
          <w:rFonts w:asciiTheme="minorHAnsi" w:hAnsiTheme="minorHAnsi" w:cstheme="minorHAnsi"/>
          <w:b/>
          <w:bCs/>
          <w:color w:val="808080" w:themeColor="background1" w:themeShade="80"/>
          <w:sz w:val="22"/>
          <w:szCs w:val="22"/>
        </w:rPr>
      </w:pPr>
      <w:r w:rsidRPr="004D026B">
        <w:rPr>
          <w:rFonts w:asciiTheme="minorHAnsi" w:hAnsiTheme="minorHAnsi" w:cstheme="minorHAnsi"/>
          <w:b/>
          <w:bCs/>
          <w:color w:val="808080" w:themeColor="background1" w:themeShade="80"/>
          <w:sz w:val="22"/>
          <w:szCs w:val="22"/>
        </w:rPr>
        <w:t># Define predictors excluding the specified variables and the target variable</w:t>
      </w:r>
    </w:p>
    <w:p w14:paraId="549C9941" w14:textId="77777777" w:rsidR="005539A3" w:rsidRPr="004D026B" w:rsidRDefault="005539A3" w:rsidP="005539A3">
      <w:pPr>
        <w:rPr>
          <w:rFonts w:asciiTheme="minorHAnsi" w:hAnsiTheme="minorHAnsi" w:cstheme="minorHAnsi"/>
          <w:color w:val="111111"/>
          <w:sz w:val="22"/>
          <w:szCs w:val="22"/>
        </w:rPr>
      </w:pPr>
      <w:r w:rsidRPr="004D026B">
        <w:rPr>
          <w:rFonts w:asciiTheme="minorHAnsi" w:hAnsiTheme="minorHAnsi" w:cstheme="minorHAnsi"/>
          <w:color w:val="111111"/>
          <w:sz w:val="22"/>
          <w:szCs w:val="22"/>
        </w:rPr>
        <w:t xml:space="preserve">predictors &lt;- </w:t>
      </w:r>
      <w:proofErr w:type="spellStart"/>
      <w:r w:rsidRPr="004D026B">
        <w:rPr>
          <w:rFonts w:asciiTheme="minorHAnsi" w:hAnsiTheme="minorHAnsi" w:cstheme="minorHAnsi"/>
          <w:color w:val="111111"/>
          <w:sz w:val="22"/>
          <w:szCs w:val="22"/>
        </w:rPr>
        <w:t>setdiff</w:t>
      </w:r>
      <w:proofErr w:type="spellEnd"/>
      <w:r w:rsidRPr="004D026B">
        <w:rPr>
          <w:rFonts w:asciiTheme="minorHAnsi" w:hAnsiTheme="minorHAnsi" w:cstheme="minorHAnsi"/>
          <w:color w:val="111111"/>
          <w:sz w:val="22"/>
          <w:szCs w:val="22"/>
        </w:rPr>
        <w:t>(names(</w:t>
      </w:r>
      <w:proofErr w:type="spellStart"/>
      <w:r w:rsidRPr="004D026B">
        <w:rPr>
          <w:rFonts w:asciiTheme="minorHAnsi" w:hAnsiTheme="minorHAnsi" w:cstheme="minorHAnsi"/>
          <w:color w:val="111111"/>
          <w:sz w:val="22"/>
          <w:szCs w:val="22"/>
        </w:rPr>
        <w:t>train_encoded</w:t>
      </w:r>
      <w:proofErr w:type="spellEnd"/>
      <w:r w:rsidRPr="004D026B">
        <w:rPr>
          <w:rFonts w:asciiTheme="minorHAnsi" w:hAnsiTheme="minorHAnsi" w:cstheme="minorHAnsi"/>
          <w:color w:val="111111"/>
          <w:sz w:val="22"/>
          <w:szCs w:val="22"/>
        </w:rPr>
        <w:t>), "bad")</w:t>
      </w:r>
    </w:p>
    <w:p w14:paraId="16B0367F" w14:textId="77777777" w:rsidR="005539A3" w:rsidRPr="004D026B" w:rsidRDefault="005539A3" w:rsidP="005539A3">
      <w:pPr>
        <w:rPr>
          <w:rFonts w:asciiTheme="minorHAnsi" w:hAnsiTheme="minorHAnsi" w:cstheme="minorHAnsi"/>
          <w:color w:val="111111"/>
          <w:sz w:val="22"/>
          <w:szCs w:val="22"/>
        </w:rPr>
      </w:pPr>
    </w:p>
    <w:p w14:paraId="01275E7D" w14:textId="77777777" w:rsidR="005539A3" w:rsidRPr="004D026B" w:rsidRDefault="005539A3" w:rsidP="005539A3">
      <w:pPr>
        <w:rPr>
          <w:rFonts w:asciiTheme="minorHAnsi" w:hAnsiTheme="minorHAnsi" w:cstheme="minorHAnsi"/>
          <w:b/>
          <w:bCs/>
          <w:color w:val="808080" w:themeColor="background1" w:themeShade="80"/>
          <w:sz w:val="22"/>
          <w:szCs w:val="22"/>
        </w:rPr>
      </w:pPr>
      <w:r w:rsidRPr="004D026B">
        <w:rPr>
          <w:rFonts w:asciiTheme="minorHAnsi" w:hAnsiTheme="minorHAnsi" w:cstheme="minorHAnsi"/>
          <w:b/>
          <w:bCs/>
          <w:color w:val="808080" w:themeColor="background1" w:themeShade="80"/>
          <w:sz w:val="22"/>
          <w:szCs w:val="22"/>
        </w:rPr>
        <w:t xml:space="preserve"># Check if excluded variables are in </w:t>
      </w:r>
      <w:proofErr w:type="spellStart"/>
      <w:r w:rsidRPr="004D026B">
        <w:rPr>
          <w:rFonts w:asciiTheme="minorHAnsi" w:hAnsiTheme="minorHAnsi" w:cstheme="minorHAnsi"/>
          <w:b/>
          <w:bCs/>
          <w:color w:val="808080" w:themeColor="background1" w:themeShade="80"/>
          <w:sz w:val="22"/>
          <w:szCs w:val="22"/>
        </w:rPr>
        <w:t>OOT_encoded</w:t>
      </w:r>
      <w:proofErr w:type="spellEnd"/>
      <w:r w:rsidRPr="004D026B">
        <w:rPr>
          <w:rFonts w:asciiTheme="minorHAnsi" w:hAnsiTheme="minorHAnsi" w:cstheme="minorHAnsi"/>
          <w:b/>
          <w:bCs/>
          <w:color w:val="808080" w:themeColor="background1" w:themeShade="80"/>
          <w:sz w:val="22"/>
          <w:szCs w:val="22"/>
        </w:rPr>
        <w:t xml:space="preserve"> columns, if not then add them</w:t>
      </w:r>
    </w:p>
    <w:p w14:paraId="5E60854D" w14:textId="77777777" w:rsidR="005539A3" w:rsidRPr="004D026B" w:rsidRDefault="005539A3" w:rsidP="005539A3">
      <w:pPr>
        <w:rPr>
          <w:rFonts w:asciiTheme="minorHAnsi" w:hAnsiTheme="minorHAnsi" w:cstheme="minorHAnsi"/>
          <w:color w:val="111111"/>
          <w:sz w:val="22"/>
          <w:szCs w:val="22"/>
        </w:rPr>
      </w:pPr>
      <w:proofErr w:type="spellStart"/>
      <w:r w:rsidRPr="004D026B">
        <w:rPr>
          <w:rFonts w:asciiTheme="minorHAnsi" w:hAnsiTheme="minorHAnsi" w:cstheme="minorHAnsi"/>
          <w:color w:val="111111"/>
          <w:sz w:val="22"/>
          <w:szCs w:val="22"/>
        </w:rPr>
        <w:t>missing_cols</w:t>
      </w:r>
      <w:proofErr w:type="spellEnd"/>
      <w:r w:rsidRPr="004D026B">
        <w:rPr>
          <w:rFonts w:asciiTheme="minorHAnsi" w:hAnsiTheme="minorHAnsi" w:cstheme="minorHAnsi"/>
          <w:color w:val="111111"/>
          <w:sz w:val="22"/>
          <w:szCs w:val="22"/>
        </w:rPr>
        <w:t xml:space="preserve"> &lt;- </w:t>
      </w:r>
      <w:proofErr w:type="spellStart"/>
      <w:r w:rsidRPr="004D026B">
        <w:rPr>
          <w:rFonts w:asciiTheme="minorHAnsi" w:hAnsiTheme="minorHAnsi" w:cstheme="minorHAnsi"/>
          <w:color w:val="111111"/>
          <w:sz w:val="22"/>
          <w:szCs w:val="22"/>
        </w:rPr>
        <w:t>setdiff</w:t>
      </w:r>
      <w:proofErr w:type="spellEnd"/>
      <w:r w:rsidRPr="004D026B">
        <w:rPr>
          <w:rFonts w:asciiTheme="minorHAnsi" w:hAnsiTheme="minorHAnsi" w:cstheme="minorHAnsi"/>
          <w:color w:val="111111"/>
          <w:sz w:val="22"/>
          <w:szCs w:val="22"/>
        </w:rPr>
        <w:t>(predictors, names(</w:t>
      </w:r>
      <w:proofErr w:type="spellStart"/>
      <w:r w:rsidRPr="004D026B">
        <w:rPr>
          <w:rFonts w:asciiTheme="minorHAnsi" w:hAnsiTheme="minorHAnsi" w:cstheme="minorHAnsi"/>
          <w:color w:val="111111"/>
          <w:sz w:val="22"/>
          <w:szCs w:val="22"/>
        </w:rPr>
        <w:t>OOT_encoded</w:t>
      </w:r>
      <w:proofErr w:type="spellEnd"/>
      <w:r w:rsidRPr="004D026B">
        <w:rPr>
          <w:rFonts w:asciiTheme="minorHAnsi" w:hAnsiTheme="minorHAnsi" w:cstheme="minorHAnsi"/>
          <w:color w:val="111111"/>
          <w:sz w:val="22"/>
          <w:szCs w:val="22"/>
        </w:rPr>
        <w:t>))</w:t>
      </w:r>
    </w:p>
    <w:p w14:paraId="37E6B50A" w14:textId="77777777" w:rsidR="005539A3" w:rsidRPr="004D026B" w:rsidRDefault="005539A3" w:rsidP="005539A3">
      <w:pPr>
        <w:rPr>
          <w:rFonts w:asciiTheme="minorHAnsi" w:hAnsiTheme="minorHAnsi" w:cstheme="minorHAnsi"/>
          <w:color w:val="111111"/>
          <w:sz w:val="22"/>
          <w:szCs w:val="22"/>
        </w:rPr>
      </w:pPr>
      <w:proofErr w:type="spellStart"/>
      <w:r w:rsidRPr="004D026B">
        <w:rPr>
          <w:rFonts w:asciiTheme="minorHAnsi" w:hAnsiTheme="minorHAnsi" w:cstheme="minorHAnsi"/>
          <w:color w:val="111111"/>
          <w:sz w:val="22"/>
          <w:szCs w:val="22"/>
        </w:rPr>
        <w:t>OOT_encoded</w:t>
      </w:r>
      <w:proofErr w:type="spellEnd"/>
      <w:r w:rsidRPr="004D026B">
        <w:rPr>
          <w:rFonts w:asciiTheme="minorHAnsi" w:hAnsiTheme="minorHAnsi" w:cstheme="minorHAnsi"/>
          <w:color w:val="111111"/>
          <w:sz w:val="22"/>
          <w:szCs w:val="22"/>
        </w:rPr>
        <w:t>[</w:t>
      </w:r>
      <w:proofErr w:type="spellStart"/>
      <w:r w:rsidRPr="004D026B">
        <w:rPr>
          <w:rFonts w:asciiTheme="minorHAnsi" w:hAnsiTheme="minorHAnsi" w:cstheme="minorHAnsi"/>
          <w:color w:val="111111"/>
          <w:sz w:val="22"/>
          <w:szCs w:val="22"/>
        </w:rPr>
        <w:t>missing_cols</w:t>
      </w:r>
      <w:proofErr w:type="spellEnd"/>
      <w:r w:rsidRPr="004D026B">
        <w:rPr>
          <w:rFonts w:asciiTheme="minorHAnsi" w:hAnsiTheme="minorHAnsi" w:cstheme="minorHAnsi"/>
          <w:color w:val="111111"/>
          <w:sz w:val="22"/>
          <w:szCs w:val="22"/>
        </w:rPr>
        <w:t>] &lt;- 0</w:t>
      </w:r>
    </w:p>
    <w:p w14:paraId="28BC0C50" w14:textId="77777777" w:rsidR="005539A3" w:rsidRPr="004D026B" w:rsidRDefault="005539A3" w:rsidP="005539A3">
      <w:pPr>
        <w:rPr>
          <w:rFonts w:asciiTheme="minorHAnsi" w:hAnsiTheme="minorHAnsi" w:cstheme="minorHAnsi"/>
          <w:color w:val="111111"/>
          <w:sz w:val="22"/>
          <w:szCs w:val="22"/>
        </w:rPr>
      </w:pPr>
    </w:p>
    <w:p w14:paraId="51311E12" w14:textId="77777777" w:rsidR="005539A3" w:rsidRPr="004D026B" w:rsidRDefault="005539A3" w:rsidP="005539A3">
      <w:pPr>
        <w:rPr>
          <w:rFonts w:asciiTheme="minorHAnsi" w:hAnsiTheme="minorHAnsi" w:cstheme="minorHAnsi"/>
          <w:b/>
          <w:bCs/>
          <w:color w:val="808080" w:themeColor="background1" w:themeShade="80"/>
          <w:sz w:val="22"/>
          <w:szCs w:val="22"/>
        </w:rPr>
      </w:pPr>
      <w:r w:rsidRPr="004D026B">
        <w:rPr>
          <w:rFonts w:asciiTheme="minorHAnsi" w:hAnsiTheme="minorHAnsi" w:cstheme="minorHAnsi"/>
          <w:b/>
          <w:bCs/>
          <w:color w:val="808080" w:themeColor="background1" w:themeShade="80"/>
          <w:sz w:val="22"/>
          <w:szCs w:val="22"/>
        </w:rPr>
        <w:t># Split the data into training and validation sets (80/20 split) using stratified sampling</w:t>
      </w:r>
    </w:p>
    <w:p w14:paraId="645B7D8A" w14:textId="77777777" w:rsidR="005539A3" w:rsidRPr="004D026B" w:rsidRDefault="005539A3" w:rsidP="005539A3">
      <w:pPr>
        <w:rPr>
          <w:rFonts w:asciiTheme="minorHAnsi" w:hAnsiTheme="minorHAnsi" w:cstheme="minorHAnsi"/>
          <w:color w:val="111111"/>
          <w:sz w:val="22"/>
          <w:szCs w:val="22"/>
        </w:rPr>
      </w:pPr>
      <w:proofErr w:type="spellStart"/>
      <w:r w:rsidRPr="004D026B">
        <w:rPr>
          <w:rFonts w:asciiTheme="minorHAnsi" w:hAnsiTheme="minorHAnsi" w:cstheme="minorHAnsi"/>
          <w:color w:val="111111"/>
          <w:sz w:val="22"/>
          <w:szCs w:val="22"/>
        </w:rPr>
        <w:t>trainIndex</w:t>
      </w:r>
      <w:proofErr w:type="spellEnd"/>
      <w:r w:rsidRPr="004D026B">
        <w:rPr>
          <w:rFonts w:asciiTheme="minorHAnsi" w:hAnsiTheme="minorHAnsi" w:cstheme="minorHAnsi"/>
          <w:color w:val="111111"/>
          <w:sz w:val="22"/>
          <w:szCs w:val="22"/>
        </w:rPr>
        <w:t xml:space="preserve"> &lt;- </w:t>
      </w:r>
      <w:proofErr w:type="spellStart"/>
      <w:r w:rsidRPr="004D026B">
        <w:rPr>
          <w:rFonts w:asciiTheme="minorHAnsi" w:hAnsiTheme="minorHAnsi" w:cstheme="minorHAnsi"/>
          <w:color w:val="111111"/>
          <w:sz w:val="22"/>
          <w:szCs w:val="22"/>
        </w:rPr>
        <w:t>createDataPartition</w:t>
      </w:r>
      <w:proofErr w:type="spellEnd"/>
      <w:r w:rsidRPr="004D026B">
        <w:rPr>
          <w:rFonts w:asciiTheme="minorHAnsi" w:hAnsiTheme="minorHAnsi" w:cstheme="minorHAnsi"/>
          <w:color w:val="111111"/>
          <w:sz w:val="22"/>
          <w:szCs w:val="22"/>
        </w:rPr>
        <w:t>(</w:t>
      </w:r>
      <w:proofErr w:type="spellStart"/>
      <w:r w:rsidRPr="004D026B">
        <w:rPr>
          <w:rFonts w:asciiTheme="minorHAnsi" w:hAnsiTheme="minorHAnsi" w:cstheme="minorHAnsi"/>
          <w:color w:val="111111"/>
          <w:sz w:val="22"/>
          <w:szCs w:val="22"/>
        </w:rPr>
        <w:t>train_encoded$bad</w:t>
      </w:r>
      <w:proofErr w:type="spellEnd"/>
      <w:r w:rsidRPr="004D026B">
        <w:rPr>
          <w:rFonts w:asciiTheme="minorHAnsi" w:hAnsiTheme="minorHAnsi" w:cstheme="minorHAnsi"/>
          <w:color w:val="111111"/>
          <w:sz w:val="22"/>
          <w:szCs w:val="22"/>
        </w:rPr>
        <w:t>, p = .8, list = FALSE, times = 1)</w:t>
      </w:r>
    </w:p>
    <w:p w14:paraId="24EC11A4" w14:textId="77777777" w:rsidR="005539A3" w:rsidRPr="004D026B" w:rsidRDefault="005539A3" w:rsidP="005539A3">
      <w:pPr>
        <w:rPr>
          <w:rFonts w:asciiTheme="minorHAnsi" w:hAnsiTheme="minorHAnsi" w:cstheme="minorHAnsi"/>
          <w:color w:val="111111"/>
          <w:sz w:val="22"/>
          <w:szCs w:val="22"/>
        </w:rPr>
      </w:pPr>
      <w:proofErr w:type="spellStart"/>
      <w:r w:rsidRPr="004D026B">
        <w:rPr>
          <w:rFonts w:asciiTheme="minorHAnsi" w:hAnsiTheme="minorHAnsi" w:cstheme="minorHAnsi"/>
          <w:color w:val="111111"/>
          <w:sz w:val="22"/>
          <w:szCs w:val="22"/>
        </w:rPr>
        <w:t>X_train</w:t>
      </w:r>
      <w:proofErr w:type="spellEnd"/>
      <w:r w:rsidRPr="004D026B">
        <w:rPr>
          <w:rFonts w:asciiTheme="minorHAnsi" w:hAnsiTheme="minorHAnsi" w:cstheme="minorHAnsi"/>
          <w:color w:val="111111"/>
          <w:sz w:val="22"/>
          <w:szCs w:val="22"/>
        </w:rPr>
        <w:t xml:space="preserve"> &lt;- </w:t>
      </w:r>
      <w:proofErr w:type="spellStart"/>
      <w:r w:rsidRPr="004D026B">
        <w:rPr>
          <w:rFonts w:asciiTheme="minorHAnsi" w:hAnsiTheme="minorHAnsi" w:cstheme="minorHAnsi"/>
          <w:color w:val="111111"/>
          <w:sz w:val="22"/>
          <w:szCs w:val="22"/>
        </w:rPr>
        <w:t>train_encoded</w:t>
      </w:r>
      <w:proofErr w:type="spellEnd"/>
      <w:r w:rsidRPr="004D026B">
        <w:rPr>
          <w:rFonts w:asciiTheme="minorHAnsi" w:hAnsiTheme="minorHAnsi" w:cstheme="minorHAnsi"/>
          <w:color w:val="111111"/>
          <w:sz w:val="22"/>
          <w:szCs w:val="22"/>
        </w:rPr>
        <w:t>[</w:t>
      </w:r>
      <w:proofErr w:type="spellStart"/>
      <w:r w:rsidRPr="004D026B">
        <w:rPr>
          <w:rFonts w:asciiTheme="minorHAnsi" w:hAnsiTheme="minorHAnsi" w:cstheme="minorHAnsi"/>
          <w:color w:val="111111"/>
          <w:sz w:val="22"/>
          <w:szCs w:val="22"/>
        </w:rPr>
        <w:t>trainIndex</w:t>
      </w:r>
      <w:proofErr w:type="spellEnd"/>
      <w:r w:rsidRPr="004D026B">
        <w:rPr>
          <w:rFonts w:asciiTheme="minorHAnsi" w:hAnsiTheme="minorHAnsi" w:cstheme="minorHAnsi"/>
          <w:color w:val="111111"/>
          <w:sz w:val="22"/>
          <w:szCs w:val="22"/>
        </w:rPr>
        <w:t>, predictors]</w:t>
      </w:r>
    </w:p>
    <w:p w14:paraId="0F6D99BF" w14:textId="77777777" w:rsidR="005539A3" w:rsidRPr="004D026B" w:rsidRDefault="005539A3" w:rsidP="005539A3">
      <w:pPr>
        <w:rPr>
          <w:rFonts w:asciiTheme="minorHAnsi" w:hAnsiTheme="minorHAnsi" w:cstheme="minorHAnsi"/>
          <w:color w:val="111111"/>
          <w:sz w:val="22"/>
          <w:szCs w:val="22"/>
        </w:rPr>
      </w:pPr>
      <w:proofErr w:type="spellStart"/>
      <w:r w:rsidRPr="004D026B">
        <w:rPr>
          <w:rFonts w:asciiTheme="minorHAnsi" w:hAnsiTheme="minorHAnsi" w:cstheme="minorHAnsi"/>
          <w:color w:val="111111"/>
          <w:sz w:val="22"/>
          <w:szCs w:val="22"/>
        </w:rPr>
        <w:t>y_train</w:t>
      </w:r>
      <w:proofErr w:type="spellEnd"/>
      <w:r w:rsidRPr="004D026B">
        <w:rPr>
          <w:rFonts w:asciiTheme="minorHAnsi" w:hAnsiTheme="minorHAnsi" w:cstheme="minorHAnsi"/>
          <w:color w:val="111111"/>
          <w:sz w:val="22"/>
          <w:szCs w:val="22"/>
        </w:rPr>
        <w:t xml:space="preserve"> &lt;- </w:t>
      </w:r>
      <w:proofErr w:type="spellStart"/>
      <w:r w:rsidRPr="004D026B">
        <w:rPr>
          <w:rFonts w:asciiTheme="minorHAnsi" w:hAnsiTheme="minorHAnsi" w:cstheme="minorHAnsi"/>
          <w:color w:val="111111"/>
          <w:sz w:val="22"/>
          <w:szCs w:val="22"/>
        </w:rPr>
        <w:t>train_encoded</w:t>
      </w:r>
      <w:proofErr w:type="spellEnd"/>
      <w:r w:rsidRPr="004D026B">
        <w:rPr>
          <w:rFonts w:asciiTheme="minorHAnsi" w:hAnsiTheme="minorHAnsi" w:cstheme="minorHAnsi"/>
          <w:color w:val="111111"/>
          <w:sz w:val="22"/>
          <w:szCs w:val="22"/>
        </w:rPr>
        <w:t>[</w:t>
      </w:r>
      <w:proofErr w:type="spellStart"/>
      <w:r w:rsidRPr="004D026B">
        <w:rPr>
          <w:rFonts w:asciiTheme="minorHAnsi" w:hAnsiTheme="minorHAnsi" w:cstheme="minorHAnsi"/>
          <w:color w:val="111111"/>
          <w:sz w:val="22"/>
          <w:szCs w:val="22"/>
        </w:rPr>
        <w:t>trainIndex</w:t>
      </w:r>
      <w:proofErr w:type="spellEnd"/>
      <w:r w:rsidRPr="004D026B">
        <w:rPr>
          <w:rFonts w:asciiTheme="minorHAnsi" w:hAnsiTheme="minorHAnsi" w:cstheme="minorHAnsi"/>
          <w:color w:val="111111"/>
          <w:sz w:val="22"/>
          <w:szCs w:val="22"/>
        </w:rPr>
        <w:t>, "bad"]</w:t>
      </w:r>
    </w:p>
    <w:p w14:paraId="7AAFEDB4" w14:textId="77777777" w:rsidR="005539A3" w:rsidRPr="004D026B" w:rsidRDefault="005539A3" w:rsidP="005539A3">
      <w:pPr>
        <w:rPr>
          <w:rFonts w:asciiTheme="minorHAnsi" w:hAnsiTheme="minorHAnsi" w:cstheme="minorHAnsi"/>
          <w:color w:val="111111"/>
          <w:sz w:val="22"/>
          <w:szCs w:val="22"/>
        </w:rPr>
      </w:pPr>
      <w:proofErr w:type="spellStart"/>
      <w:r w:rsidRPr="004D026B">
        <w:rPr>
          <w:rFonts w:asciiTheme="minorHAnsi" w:hAnsiTheme="minorHAnsi" w:cstheme="minorHAnsi"/>
          <w:color w:val="111111"/>
          <w:sz w:val="22"/>
          <w:szCs w:val="22"/>
        </w:rPr>
        <w:t>X_val</w:t>
      </w:r>
      <w:proofErr w:type="spellEnd"/>
      <w:r w:rsidRPr="004D026B">
        <w:rPr>
          <w:rFonts w:asciiTheme="minorHAnsi" w:hAnsiTheme="minorHAnsi" w:cstheme="minorHAnsi"/>
          <w:color w:val="111111"/>
          <w:sz w:val="22"/>
          <w:szCs w:val="22"/>
        </w:rPr>
        <w:t xml:space="preserve"> &lt;- </w:t>
      </w:r>
      <w:proofErr w:type="spellStart"/>
      <w:r w:rsidRPr="004D026B">
        <w:rPr>
          <w:rFonts w:asciiTheme="minorHAnsi" w:hAnsiTheme="minorHAnsi" w:cstheme="minorHAnsi"/>
          <w:color w:val="111111"/>
          <w:sz w:val="22"/>
          <w:szCs w:val="22"/>
        </w:rPr>
        <w:t>train_encoded</w:t>
      </w:r>
      <w:proofErr w:type="spellEnd"/>
      <w:r w:rsidRPr="004D026B">
        <w:rPr>
          <w:rFonts w:asciiTheme="minorHAnsi" w:hAnsiTheme="minorHAnsi" w:cstheme="minorHAnsi"/>
          <w:color w:val="111111"/>
          <w:sz w:val="22"/>
          <w:szCs w:val="22"/>
        </w:rPr>
        <w:t>[-</w:t>
      </w:r>
      <w:proofErr w:type="spellStart"/>
      <w:r w:rsidRPr="004D026B">
        <w:rPr>
          <w:rFonts w:asciiTheme="minorHAnsi" w:hAnsiTheme="minorHAnsi" w:cstheme="minorHAnsi"/>
          <w:color w:val="111111"/>
          <w:sz w:val="22"/>
          <w:szCs w:val="22"/>
        </w:rPr>
        <w:t>trainIndex</w:t>
      </w:r>
      <w:proofErr w:type="spellEnd"/>
      <w:r w:rsidRPr="004D026B">
        <w:rPr>
          <w:rFonts w:asciiTheme="minorHAnsi" w:hAnsiTheme="minorHAnsi" w:cstheme="minorHAnsi"/>
          <w:color w:val="111111"/>
          <w:sz w:val="22"/>
          <w:szCs w:val="22"/>
        </w:rPr>
        <w:t>, predictors]</w:t>
      </w:r>
    </w:p>
    <w:p w14:paraId="4A3F10DF" w14:textId="77777777" w:rsidR="005539A3" w:rsidRPr="004D026B" w:rsidRDefault="005539A3" w:rsidP="005539A3">
      <w:pPr>
        <w:rPr>
          <w:rFonts w:asciiTheme="minorHAnsi" w:hAnsiTheme="minorHAnsi" w:cstheme="minorHAnsi"/>
          <w:color w:val="111111"/>
          <w:sz w:val="22"/>
          <w:szCs w:val="22"/>
        </w:rPr>
      </w:pPr>
      <w:proofErr w:type="spellStart"/>
      <w:r w:rsidRPr="004D026B">
        <w:rPr>
          <w:rFonts w:asciiTheme="minorHAnsi" w:hAnsiTheme="minorHAnsi" w:cstheme="minorHAnsi"/>
          <w:color w:val="111111"/>
          <w:sz w:val="22"/>
          <w:szCs w:val="22"/>
        </w:rPr>
        <w:t>y_val</w:t>
      </w:r>
      <w:proofErr w:type="spellEnd"/>
      <w:r w:rsidRPr="004D026B">
        <w:rPr>
          <w:rFonts w:asciiTheme="minorHAnsi" w:hAnsiTheme="minorHAnsi" w:cstheme="minorHAnsi"/>
          <w:color w:val="111111"/>
          <w:sz w:val="22"/>
          <w:szCs w:val="22"/>
        </w:rPr>
        <w:t xml:space="preserve"> &lt;- </w:t>
      </w:r>
      <w:proofErr w:type="spellStart"/>
      <w:r w:rsidRPr="004D026B">
        <w:rPr>
          <w:rFonts w:asciiTheme="minorHAnsi" w:hAnsiTheme="minorHAnsi" w:cstheme="minorHAnsi"/>
          <w:color w:val="111111"/>
          <w:sz w:val="22"/>
          <w:szCs w:val="22"/>
        </w:rPr>
        <w:t>train_encoded</w:t>
      </w:r>
      <w:proofErr w:type="spellEnd"/>
      <w:r w:rsidRPr="004D026B">
        <w:rPr>
          <w:rFonts w:asciiTheme="minorHAnsi" w:hAnsiTheme="minorHAnsi" w:cstheme="minorHAnsi"/>
          <w:color w:val="111111"/>
          <w:sz w:val="22"/>
          <w:szCs w:val="22"/>
        </w:rPr>
        <w:t>[-</w:t>
      </w:r>
      <w:proofErr w:type="spellStart"/>
      <w:r w:rsidRPr="004D026B">
        <w:rPr>
          <w:rFonts w:asciiTheme="minorHAnsi" w:hAnsiTheme="minorHAnsi" w:cstheme="minorHAnsi"/>
          <w:color w:val="111111"/>
          <w:sz w:val="22"/>
          <w:szCs w:val="22"/>
        </w:rPr>
        <w:t>trainIndex</w:t>
      </w:r>
      <w:proofErr w:type="spellEnd"/>
      <w:r w:rsidRPr="004D026B">
        <w:rPr>
          <w:rFonts w:asciiTheme="minorHAnsi" w:hAnsiTheme="minorHAnsi" w:cstheme="minorHAnsi"/>
          <w:color w:val="111111"/>
          <w:sz w:val="22"/>
          <w:szCs w:val="22"/>
        </w:rPr>
        <w:t>, "bad"]</w:t>
      </w:r>
    </w:p>
    <w:p w14:paraId="707705DD" w14:textId="77777777" w:rsidR="005539A3" w:rsidRPr="004D026B" w:rsidRDefault="005539A3" w:rsidP="005539A3">
      <w:pPr>
        <w:rPr>
          <w:rFonts w:asciiTheme="minorHAnsi" w:hAnsiTheme="minorHAnsi" w:cstheme="minorHAnsi"/>
          <w:color w:val="111111"/>
          <w:sz w:val="22"/>
          <w:szCs w:val="22"/>
        </w:rPr>
      </w:pPr>
    </w:p>
    <w:p w14:paraId="2128DABC" w14:textId="77777777" w:rsidR="005539A3" w:rsidRPr="004D026B" w:rsidRDefault="005539A3" w:rsidP="005539A3">
      <w:pPr>
        <w:rPr>
          <w:rFonts w:asciiTheme="minorHAnsi" w:hAnsiTheme="minorHAnsi" w:cstheme="minorHAnsi"/>
          <w:b/>
          <w:bCs/>
          <w:color w:val="808080" w:themeColor="background1" w:themeShade="80"/>
          <w:sz w:val="22"/>
          <w:szCs w:val="22"/>
        </w:rPr>
      </w:pPr>
      <w:r w:rsidRPr="004D026B">
        <w:rPr>
          <w:rFonts w:asciiTheme="minorHAnsi" w:hAnsiTheme="minorHAnsi" w:cstheme="minorHAnsi"/>
          <w:b/>
          <w:bCs/>
          <w:color w:val="808080" w:themeColor="background1" w:themeShade="80"/>
          <w:sz w:val="22"/>
          <w:szCs w:val="22"/>
        </w:rPr>
        <w:lastRenderedPageBreak/>
        <w:t># Build the Random Forest model</w:t>
      </w:r>
    </w:p>
    <w:p w14:paraId="375C240E" w14:textId="77777777" w:rsidR="005539A3" w:rsidRPr="004D026B" w:rsidRDefault="005539A3" w:rsidP="005539A3">
      <w:pPr>
        <w:rPr>
          <w:rFonts w:asciiTheme="minorHAnsi" w:hAnsiTheme="minorHAnsi" w:cstheme="minorHAnsi"/>
          <w:color w:val="111111"/>
          <w:sz w:val="22"/>
          <w:szCs w:val="22"/>
        </w:rPr>
      </w:pPr>
      <w:r w:rsidRPr="004D026B">
        <w:rPr>
          <w:rFonts w:asciiTheme="minorHAnsi" w:hAnsiTheme="minorHAnsi" w:cstheme="minorHAnsi"/>
          <w:color w:val="111111"/>
          <w:sz w:val="22"/>
          <w:szCs w:val="22"/>
        </w:rPr>
        <w:t xml:space="preserve">rf &lt;- </w:t>
      </w:r>
      <w:proofErr w:type="spellStart"/>
      <w:r w:rsidRPr="004D026B">
        <w:rPr>
          <w:rFonts w:asciiTheme="minorHAnsi" w:hAnsiTheme="minorHAnsi" w:cstheme="minorHAnsi"/>
          <w:color w:val="111111"/>
          <w:sz w:val="22"/>
          <w:szCs w:val="22"/>
        </w:rPr>
        <w:t>randomForest</w:t>
      </w:r>
      <w:proofErr w:type="spellEnd"/>
      <w:r w:rsidRPr="004D026B">
        <w:rPr>
          <w:rFonts w:asciiTheme="minorHAnsi" w:hAnsiTheme="minorHAnsi" w:cstheme="minorHAnsi"/>
          <w:color w:val="111111"/>
          <w:sz w:val="22"/>
          <w:szCs w:val="22"/>
        </w:rPr>
        <w:t xml:space="preserve">(x = </w:t>
      </w:r>
      <w:proofErr w:type="spellStart"/>
      <w:r w:rsidRPr="004D026B">
        <w:rPr>
          <w:rFonts w:asciiTheme="minorHAnsi" w:hAnsiTheme="minorHAnsi" w:cstheme="minorHAnsi"/>
          <w:color w:val="111111"/>
          <w:sz w:val="22"/>
          <w:szCs w:val="22"/>
        </w:rPr>
        <w:t>X_train</w:t>
      </w:r>
      <w:proofErr w:type="spellEnd"/>
      <w:r w:rsidRPr="004D026B">
        <w:rPr>
          <w:rFonts w:asciiTheme="minorHAnsi" w:hAnsiTheme="minorHAnsi" w:cstheme="minorHAnsi"/>
          <w:color w:val="111111"/>
          <w:sz w:val="22"/>
          <w:szCs w:val="22"/>
        </w:rPr>
        <w:t xml:space="preserve">, y = </w:t>
      </w:r>
      <w:proofErr w:type="spellStart"/>
      <w:r w:rsidRPr="004D026B">
        <w:rPr>
          <w:rFonts w:asciiTheme="minorHAnsi" w:hAnsiTheme="minorHAnsi" w:cstheme="minorHAnsi"/>
          <w:color w:val="111111"/>
          <w:sz w:val="22"/>
          <w:szCs w:val="22"/>
        </w:rPr>
        <w:t>as.factor</w:t>
      </w:r>
      <w:proofErr w:type="spellEnd"/>
      <w:r w:rsidRPr="004D026B">
        <w:rPr>
          <w:rFonts w:asciiTheme="minorHAnsi" w:hAnsiTheme="minorHAnsi" w:cstheme="minorHAnsi"/>
          <w:color w:val="111111"/>
          <w:sz w:val="22"/>
          <w:szCs w:val="22"/>
        </w:rPr>
        <w:t>(</w:t>
      </w:r>
      <w:proofErr w:type="spellStart"/>
      <w:r w:rsidRPr="004D026B">
        <w:rPr>
          <w:rFonts w:asciiTheme="minorHAnsi" w:hAnsiTheme="minorHAnsi" w:cstheme="minorHAnsi"/>
          <w:color w:val="111111"/>
          <w:sz w:val="22"/>
          <w:szCs w:val="22"/>
        </w:rPr>
        <w:t>y_train</w:t>
      </w:r>
      <w:proofErr w:type="spellEnd"/>
      <w:r w:rsidRPr="004D026B">
        <w:rPr>
          <w:rFonts w:asciiTheme="minorHAnsi" w:hAnsiTheme="minorHAnsi" w:cstheme="minorHAnsi"/>
          <w:color w:val="111111"/>
          <w:sz w:val="22"/>
          <w:szCs w:val="22"/>
        </w:rPr>
        <w:t xml:space="preserve">), </w:t>
      </w:r>
      <w:proofErr w:type="spellStart"/>
      <w:r w:rsidRPr="004D026B">
        <w:rPr>
          <w:rFonts w:asciiTheme="minorHAnsi" w:hAnsiTheme="minorHAnsi" w:cstheme="minorHAnsi"/>
          <w:color w:val="111111"/>
          <w:sz w:val="22"/>
          <w:szCs w:val="22"/>
        </w:rPr>
        <w:t>ntree</w:t>
      </w:r>
      <w:proofErr w:type="spellEnd"/>
      <w:r w:rsidRPr="004D026B">
        <w:rPr>
          <w:rFonts w:asciiTheme="minorHAnsi" w:hAnsiTheme="minorHAnsi" w:cstheme="minorHAnsi"/>
          <w:color w:val="111111"/>
          <w:sz w:val="22"/>
          <w:szCs w:val="22"/>
        </w:rPr>
        <w:t xml:space="preserve"> = 100)</w:t>
      </w:r>
    </w:p>
    <w:p w14:paraId="64E00B0B" w14:textId="77777777" w:rsidR="005539A3" w:rsidRPr="004D026B" w:rsidRDefault="005539A3" w:rsidP="005539A3">
      <w:pPr>
        <w:rPr>
          <w:rFonts w:asciiTheme="minorHAnsi" w:hAnsiTheme="minorHAnsi" w:cstheme="minorHAnsi"/>
          <w:color w:val="111111"/>
          <w:sz w:val="22"/>
          <w:szCs w:val="22"/>
        </w:rPr>
      </w:pPr>
    </w:p>
    <w:p w14:paraId="02149CA9" w14:textId="77777777" w:rsidR="005539A3" w:rsidRPr="004D026B" w:rsidRDefault="005539A3" w:rsidP="005539A3">
      <w:pPr>
        <w:rPr>
          <w:rFonts w:asciiTheme="minorHAnsi" w:hAnsiTheme="minorHAnsi" w:cstheme="minorHAnsi"/>
          <w:b/>
          <w:bCs/>
          <w:color w:val="808080" w:themeColor="background1" w:themeShade="80"/>
          <w:sz w:val="22"/>
          <w:szCs w:val="22"/>
        </w:rPr>
      </w:pPr>
      <w:r w:rsidRPr="004D026B">
        <w:rPr>
          <w:rFonts w:asciiTheme="minorHAnsi" w:hAnsiTheme="minorHAnsi" w:cstheme="minorHAnsi"/>
          <w:b/>
          <w:bCs/>
          <w:color w:val="808080" w:themeColor="background1" w:themeShade="80"/>
          <w:sz w:val="22"/>
          <w:szCs w:val="22"/>
        </w:rPr>
        <w:t># Define hyperparameters to tune</w:t>
      </w:r>
    </w:p>
    <w:p w14:paraId="6BCAB5F1" w14:textId="77777777" w:rsidR="005539A3" w:rsidRPr="004D026B" w:rsidRDefault="005539A3" w:rsidP="005539A3">
      <w:pPr>
        <w:rPr>
          <w:rFonts w:asciiTheme="minorHAnsi" w:hAnsiTheme="minorHAnsi" w:cstheme="minorHAnsi"/>
          <w:color w:val="111111"/>
          <w:sz w:val="22"/>
          <w:szCs w:val="22"/>
        </w:rPr>
      </w:pPr>
      <w:proofErr w:type="spellStart"/>
      <w:r w:rsidRPr="004D026B">
        <w:rPr>
          <w:rFonts w:asciiTheme="minorHAnsi" w:hAnsiTheme="minorHAnsi" w:cstheme="minorHAnsi"/>
          <w:color w:val="111111"/>
          <w:sz w:val="22"/>
          <w:szCs w:val="22"/>
        </w:rPr>
        <w:t>tuneGrid</w:t>
      </w:r>
      <w:proofErr w:type="spellEnd"/>
      <w:r w:rsidRPr="004D026B">
        <w:rPr>
          <w:rFonts w:asciiTheme="minorHAnsi" w:hAnsiTheme="minorHAnsi" w:cstheme="minorHAnsi"/>
          <w:color w:val="111111"/>
          <w:sz w:val="22"/>
          <w:szCs w:val="22"/>
        </w:rPr>
        <w:t xml:space="preserve"> &lt;- </w:t>
      </w:r>
      <w:proofErr w:type="spellStart"/>
      <w:r w:rsidRPr="004D026B">
        <w:rPr>
          <w:rFonts w:asciiTheme="minorHAnsi" w:hAnsiTheme="minorHAnsi" w:cstheme="minorHAnsi"/>
          <w:color w:val="111111"/>
          <w:sz w:val="22"/>
          <w:szCs w:val="22"/>
        </w:rPr>
        <w:t>expand.grid</w:t>
      </w:r>
      <w:proofErr w:type="spellEnd"/>
      <w:r w:rsidRPr="004D026B">
        <w:rPr>
          <w:rFonts w:asciiTheme="minorHAnsi" w:hAnsiTheme="minorHAnsi" w:cstheme="minorHAnsi"/>
          <w:color w:val="111111"/>
          <w:sz w:val="22"/>
          <w:szCs w:val="22"/>
        </w:rPr>
        <w:t>(.</w:t>
      </w:r>
      <w:proofErr w:type="spellStart"/>
      <w:r w:rsidRPr="004D026B">
        <w:rPr>
          <w:rFonts w:asciiTheme="minorHAnsi" w:hAnsiTheme="minorHAnsi" w:cstheme="minorHAnsi"/>
          <w:color w:val="111111"/>
          <w:sz w:val="22"/>
          <w:szCs w:val="22"/>
        </w:rPr>
        <w:t>mtry</w:t>
      </w:r>
      <w:proofErr w:type="spellEnd"/>
      <w:r w:rsidRPr="004D026B">
        <w:rPr>
          <w:rFonts w:asciiTheme="minorHAnsi" w:hAnsiTheme="minorHAnsi" w:cstheme="minorHAnsi"/>
          <w:color w:val="111111"/>
          <w:sz w:val="22"/>
          <w:szCs w:val="22"/>
        </w:rPr>
        <w:t>=c(2, sqrt(</w:t>
      </w:r>
      <w:proofErr w:type="spellStart"/>
      <w:r w:rsidRPr="004D026B">
        <w:rPr>
          <w:rFonts w:asciiTheme="minorHAnsi" w:hAnsiTheme="minorHAnsi" w:cstheme="minorHAnsi"/>
          <w:color w:val="111111"/>
          <w:sz w:val="22"/>
          <w:szCs w:val="22"/>
        </w:rPr>
        <w:t>ncol</w:t>
      </w:r>
      <w:proofErr w:type="spellEnd"/>
      <w:r w:rsidRPr="004D026B">
        <w:rPr>
          <w:rFonts w:asciiTheme="minorHAnsi" w:hAnsiTheme="minorHAnsi" w:cstheme="minorHAnsi"/>
          <w:color w:val="111111"/>
          <w:sz w:val="22"/>
          <w:szCs w:val="22"/>
        </w:rPr>
        <w:t>(</w:t>
      </w:r>
      <w:proofErr w:type="spellStart"/>
      <w:r w:rsidRPr="004D026B">
        <w:rPr>
          <w:rFonts w:asciiTheme="minorHAnsi" w:hAnsiTheme="minorHAnsi" w:cstheme="minorHAnsi"/>
          <w:color w:val="111111"/>
          <w:sz w:val="22"/>
          <w:szCs w:val="22"/>
        </w:rPr>
        <w:t>X_train</w:t>
      </w:r>
      <w:proofErr w:type="spellEnd"/>
      <w:r w:rsidRPr="004D026B">
        <w:rPr>
          <w:rFonts w:asciiTheme="minorHAnsi" w:hAnsiTheme="minorHAnsi" w:cstheme="minorHAnsi"/>
          <w:color w:val="111111"/>
          <w:sz w:val="22"/>
          <w:szCs w:val="22"/>
        </w:rPr>
        <w:t xml:space="preserve">)), </w:t>
      </w:r>
      <w:proofErr w:type="spellStart"/>
      <w:r w:rsidRPr="004D026B">
        <w:rPr>
          <w:rFonts w:asciiTheme="minorHAnsi" w:hAnsiTheme="minorHAnsi" w:cstheme="minorHAnsi"/>
          <w:color w:val="111111"/>
          <w:sz w:val="22"/>
          <w:szCs w:val="22"/>
        </w:rPr>
        <w:t>ncol</w:t>
      </w:r>
      <w:proofErr w:type="spellEnd"/>
      <w:r w:rsidRPr="004D026B">
        <w:rPr>
          <w:rFonts w:asciiTheme="minorHAnsi" w:hAnsiTheme="minorHAnsi" w:cstheme="minorHAnsi"/>
          <w:color w:val="111111"/>
          <w:sz w:val="22"/>
          <w:szCs w:val="22"/>
        </w:rPr>
        <w:t>(</w:t>
      </w:r>
      <w:proofErr w:type="spellStart"/>
      <w:r w:rsidRPr="004D026B">
        <w:rPr>
          <w:rFonts w:asciiTheme="minorHAnsi" w:hAnsiTheme="minorHAnsi" w:cstheme="minorHAnsi"/>
          <w:color w:val="111111"/>
          <w:sz w:val="22"/>
          <w:szCs w:val="22"/>
        </w:rPr>
        <w:t>X_train</w:t>
      </w:r>
      <w:proofErr w:type="spellEnd"/>
      <w:r w:rsidRPr="004D026B">
        <w:rPr>
          <w:rFonts w:asciiTheme="minorHAnsi" w:hAnsiTheme="minorHAnsi" w:cstheme="minorHAnsi"/>
          <w:color w:val="111111"/>
          <w:sz w:val="22"/>
          <w:szCs w:val="22"/>
        </w:rPr>
        <w:t>)))</w:t>
      </w:r>
    </w:p>
    <w:p w14:paraId="5AB2C162" w14:textId="77777777" w:rsidR="005539A3" w:rsidRPr="004D026B" w:rsidRDefault="005539A3" w:rsidP="005539A3">
      <w:pPr>
        <w:rPr>
          <w:rFonts w:asciiTheme="minorHAnsi" w:hAnsiTheme="minorHAnsi" w:cstheme="minorHAnsi"/>
          <w:color w:val="111111"/>
          <w:sz w:val="22"/>
          <w:szCs w:val="22"/>
        </w:rPr>
      </w:pPr>
    </w:p>
    <w:p w14:paraId="16B1AD7D" w14:textId="77777777" w:rsidR="005539A3" w:rsidRPr="004D026B" w:rsidRDefault="005539A3" w:rsidP="005539A3">
      <w:pPr>
        <w:rPr>
          <w:rFonts w:asciiTheme="minorHAnsi" w:hAnsiTheme="minorHAnsi" w:cstheme="minorHAnsi"/>
          <w:b/>
          <w:bCs/>
          <w:color w:val="808080" w:themeColor="background1" w:themeShade="80"/>
          <w:sz w:val="22"/>
          <w:szCs w:val="22"/>
        </w:rPr>
      </w:pPr>
      <w:r w:rsidRPr="004D026B">
        <w:rPr>
          <w:rFonts w:asciiTheme="minorHAnsi" w:hAnsiTheme="minorHAnsi" w:cstheme="minorHAnsi"/>
          <w:b/>
          <w:bCs/>
          <w:color w:val="808080" w:themeColor="background1" w:themeShade="80"/>
          <w:sz w:val="22"/>
          <w:szCs w:val="22"/>
        </w:rPr>
        <w:t># Tune hyperparameters using caret's train function</w:t>
      </w:r>
    </w:p>
    <w:p w14:paraId="39594291" w14:textId="77777777" w:rsidR="005539A3" w:rsidRPr="004D026B" w:rsidRDefault="005539A3" w:rsidP="005539A3">
      <w:pPr>
        <w:rPr>
          <w:rFonts w:asciiTheme="minorHAnsi" w:hAnsiTheme="minorHAnsi" w:cstheme="minorHAnsi"/>
          <w:color w:val="111111"/>
          <w:sz w:val="22"/>
          <w:szCs w:val="22"/>
        </w:rPr>
      </w:pPr>
      <w:r w:rsidRPr="004D026B">
        <w:rPr>
          <w:rFonts w:asciiTheme="minorHAnsi" w:hAnsiTheme="minorHAnsi" w:cstheme="minorHAnsi"/>
          <w:color w:val="111111"/>
          <w:sz w:val="22"/>
          <w:szCs w:val="22"/>
        </w:rPr>
        <w:t xml:space="preserve">control &lt;- </w:t>
      </w:r>
      <w:proofErr w:type="spellStart"/>
      <w:r w:rsidRPr="004D026B">
        <w:rPr>
          <w:rFonts w:asciiTheme="minorHAnsi" w:hAnsiTheme="minorHAnsi" w:cstheme="minorHAnsi"/>
          <w:color w:val="111111"/>
          <w:sz w:val="22"/>
          <w:szCs w:val="22"/>
        </w:rPr>
        <w:t>trainControl</w:t>
      </w:r>
      <w:proofErr w:type="spellEnd"/>
      <w:r w:rsidRPr="004D026B">
        <w:rPr>
          <w:rFonts w:asciiTheme="minorHAnsi" w:hAnsiTheme="minorHAnsi" w:cstheme="minorHAnsi"/>
          <w:color w:val="111111"/>
          <w:sz w:val="22"/>
          <w:szCs w:val="22"/>
        </w:rPr>
        <w:t>(method="cv", number=5)</w:t>
      </w:r>
    </w:p>
    <w:p w14:paraId="305B8A52" w14:textId="77777777" w:rsidR="005539A3" w:rsidRPr="004D026B" w:rsidRDefault="005539A3" w:rsidP="005539A3">
      <w:pPr>
        <w:rPr>
          <w:rFonts w:asciiTheme="minorHAnsi" w:hAnsiTheme="minorHAnsi" w:cstheme="minorHAnsi"/>
          <w:color w:val="111111"/>
          <w:sz w:val="22"/>
          <w:szCs w:val="22"/>
        </w:rPr>
      </w:pPr>
      <w:proofErr w:type="spellStart"/>
      <w:r w:rsidRPr="004D026B">
        <w:rPr>
          <w:rFonts w:asciiTheme="minorHAnsi" w:hAnsiTheme="minorHAnsi" w:cstheme="minorHAnsi"/>
          <w:color w:val="111111"/>
          <w:sz w:val="22"/>
          <w:szCs w:val="22"/>
        </w:rPr>
        <w:t>tuned_rf</w:t>
      </w:r>
      <w:proofErr w:type="spellEnd"/>
      <w:r w:rsidRPr="004D026B">
        <w:rPr>
          <w:rFonts w:asciiTheme="minorHAnsi" w:hAnsiTheme="minorHAnsi" w:cstheme="minorHAnsi"/>
          <w:color w:val="111111"/>
          <w:sz w:val="22"/>
          <w:szCs w:val="22"/>
        </w:rPr>
        <w:t xml:space="preserve"> &lt;- train(x=</w:t>
      </w:r>
      <w:proofErr w:type="spellStart"/>
      <w:r w:rsidRPr="004D026B">
        <w:rPr>
          <w:rFonts w:asciiTheme="minorHAnsi" w:hAnsiTheme="minorHAnsi" w:cstheme="minorHAnsi"/>
          <w:color w:val="111111"/>
          <w:sz w:val="22"/>
          <w:szCs w:val="22"/>
        </w:rPr>
        <w:t>X_train</w:t>
      </w:r>
      <w:proofErr w:type="spellEnd"/>
      <w:r w:rsidRPr="004D026B">
        <w:rPr>
          <w:rFonts w:asciiTheme="minorHAnsi" w:hAnsiTheme="minorHAnsi" w:cstheme="minorHAnsi"/>
          <w:color w:val="111111"/>
          <w:sz w:val="22"/>
          <w:szCs w:val="22"/>
        </w:rPr>
        <w:t>, y=</w:t>
      </w:r>
      <w:proofErr w:type="spellStart"/>
      <w:r w:rsidRPr="004D026B">
        <w:rPr>
          <w:rFonts w:asciiTheme="minorHAnsi" w:hAnsiTheme="minorHAnsi" w:cstheme="minorHAnsi"/>
          <w:color w:val="111111"/>
          <w:sz w:val="22"/>
          <w:szCs w:val="22"/>
        </w:rPr>
        <w:t>y_train</w:t>
      </w:r>
      <w:proofErr w:type="spellEnd"/>
      <w:r w:rsidRPr="004D026B">
        <w:rPr>
          <w:rFonts w:asciiTheme="minorHAnsi" w:hAnsiTheme="minorHAnsi" w:cstheme="minorHAnsi"/>
          <w:color w:val="111111"/>
          <w:sz w:val="22"/>
          <w:szCs w:val="22"/>
        </w:rPr>
        <w:t xml:space="preserve">, method="rf", </w:t>
      </w:r>
      <w:proofErr w:type="spellStart"/>
      <w:r w:rsidRPr="004D026B">
        <w:rPr>
          <w:rFonts w:asciiTheme="minorHAnsi" w:hAnsiTheme="minorHAnsi" w:cstheme="minorHAnsi"/>
          <w:color w:val="111111"/>
          <w:sz w:val="22"/>
          <w:szCs w:val="22"/>
        </w:rPr>
        <w:t>tuneGrid</w:t>
      </w:r>
      <w:proofErr w:type="spellEnd"/>
      <w:r w:rsidRPr="004D026B">
        <w:rPr>
          <w:rFonts w:asciiTheme="minorHAnsi" w:hAnsiTheme="minorHAnsi" w:cstheme="minorHAnsi"/>
          <w:color w:val="111111"/>
          <w:sz w:val="22"/>
          <w:szCs w:val="22"/>
        </w:rPr>
        <w:t>=</w:t>
      </w:r>
      <w:proofErr w:type="spellStart"/>
      <w:r w:rsidRPr="004D026B">
        <w:rPr>
          <w:rFonts w:asciiTheme="minorHAnsi" w:hAnsiTheme="minorHAnsi" w:cstheme="minorHAnsi"/>
          <w:color w:val="111111"/>
          <w:sz w:val="22"/>
          <w:szCs w:val="22"/>
        </w:rPr>
        <w:t>tuneGrid</w:t>
      </w:r>
      <w:proofErr w:type="spellEnd"/>
      <w:r w:rsidRPr="004D026B">
        <w:rPr>
          <w:rFonts w:asciiTheme="minorHAnsi" w:hAnsiTheme="minorHAnsi" w:cstheme="minorHAnsi"/>
          <w:color w:val="111111"/>
          <w:sz w:val="22"/>
          <w:szCs w:val="22"/>
        </w:rPr>
        <w:t xml:space="preserve">, </w:t>
      </w:r>
      <w:proofErr w:type="spellStart"/>
      <w:r w:rsidRPr="004D026B">
        <w:rPr>
          <w:rFonts w:asciiTheme="minorHAnsi" w:hAnsiTheme="minorHAnsi" w:cstheme="minorHAnsi"/>
          <w:color w:val="111111"/>
          <w:sz w:val="22"/>
          <w:szCs w:val="22"/>
        </w:rPr>
        <w:t>trControl</w:t>
      </w:r>
      <w:proofErr w:type="spellEnd"/>
      <w:r w:rsidRPr="004D026B">
        <w:rPr>
          <w:rFonts w:asciiTheme="minorHAnsi" w:hAnsiTheme="minorHAnsi" w:cstheme="minorHAnsi"/>
          <w:color w:val="111111"/>
          <w:sz w:val="22"/>
          <w:szCs w:val="22"/>
        </w:rPr>
        <w:t>=control)</w:t>
      </w:r>
    </w:p>
    <w:p w14:paraId="42D636DE" w14:textId="77777777" w:rsidR="005539A3" w:rsidRPr="004D026B" w:rsidRDefault="005539A3" w:rsidP="005539A3">
      <w:pPr>
        <w:rPr>
          <w:rFonts w:asciiTheme="minorHAnsi" w:hAnsiTheme="minorHAnsi" w:cstheme="minorHAnsi"/>
          <w:color w:val="111111"/>
          <w:sz w:val="22"/>
          <w:szCs w:val="22"/>
        </w:rPr>
      </w:pPr>
    </w:p>
    <w:p w14:paraId="2F03BCA4" w14:textId="77777777" w:rsidR="005539A3" w:rsidRPr="004D026B" w:rsidRDefault="005539A3" w:rsidP="005539A3">
      <w:pPr>
        <w:rPr>
          <w:rFonts w:asciiTheme="minorHAnsi" w:hAnsiTheme="minorHAnsi" w:cstheme="minorHAnsi"/>
          <w:b/>
          <w:bCs/>
          <w:color w:val="808080" w:themeColor="background1" w:themeShade="80"/>
          <w:sz w:val="22"/>
          <w:szCs w:val="22"/>
        </w:rPr>
      </w:pPr>
      <w:r w:rsidRPr="004D026B">
        <w:rPr>
          <w:rFonts w:asciiTheme="minorHAnsi" w:hAnsiTheme="minorHAnsi" w:cstheme="minorHAnsi"/>
          <w:b/>
          <w:bCs/>
          <w:color w:val="808080" w:themeColor="background1" w:themeShade="80"/>
          <w:sz w:val="22"/>
          <w:szCs w:val="22"/>
        </w:rPr>
        <w:t># Get the best model</w:t>
      </w:r>
    </w:p>
    <w:p w14:paraId="3D6898D3" w14:textId="77777777" w:rsidR="005539A3" w:rsidRPr="004D026B" w:rsidRDefault="005539A3" w:rsidP="005539A3">
      <w:pPr>
        <w:rPr>
          <w:rFonts w:asciiTheme="minorHAnsi" w:hAnsiTheme="minorHAnsi" w:cstheme="minorHAnsi"/>
          <w:color w:val="111111"/>
          <w:sz w:val="22"/>
          <w:szCs w:val="22"/>
        </w:rPr>
      </w:pPr>
      <w:proofErr w:type="spellStart"/>
      <w:r w:rsidRPr="004D026B">
        <w:rPr>
          <w:rFonts w:asciiTheme="minorHAnsi" w:hAnsiTheme="minorHAnsi" w:cstheme="minorHAnsi"/>
          <w:color w:val="111111"/>
          <w:sz w:val="22"/>
          <w:szCs w:val="22"/>
        </w:rPr>
        <w:t>best_model</w:t>
      </w:r>
      <w:proofErr w:type="spellEnd"/>
      <w:r w:rsidRPr="004D026B">
        <w:rPr>
          <w:rFonts w:asciiTheme="minorHAnsi" w:hAnsiTheme="minorHAnsi" w:cstheme="minorHAnsi"/>
          <w:color w:val="111111"/>
          <w:sz w:val="22"/>
          <w:szCs w:val="22"/>
        </w:rPr>
        <w:t xml:space="preserve"> &lt;- </w:t>
      </w:r>
      <w:proofErr w:type="spellStart"/>
      <w:r w:rsidRPr="004D026B">
        <w:rPr>
          <w:rFonts w:asciiTheme="minorHAnsi" w:hAnsiTheme="minorHAnsi" w:cstheme="minorHAnsi"/>
          <w:color w:val="111111"/>
          <w:sz w:val="22"/>
          <w:szCs w:val="22"/>
        </w:rPr>
        <w:t>tuned_rf$finalModel</w:t>
      </w:r>
      <w:proofErr w:type="spellEnd"/>
    </w:p>
    <w:p w14:paraId="70BBA7CC" w14:textId="77777777" w:rsidR="005539A3" w:rsidRPr="004D026B" w:rsidRDefault="005539A3" w:rsidP="005539A3">
      <w:pPr>
        <w:rPr>
          <w:rFonts w:asciiTheme="minorHAnsi" w:hAnsiTheme="minorHAnsi" w:cstheme="minorHAnsi"/>
          <w:color w:val="111111"/>
          <w:sz w:val="22"/>
          <w:szCs w:val="22"/>
        </w:rPr>
      </w:pPr>
    </w:p>
    <w:p w14:paraId="6A213272" w14:textId="77777777" w:rsidR="005539A3" w:rsidRPr="004D026B" w:rsidRDefault="005539A3" w:rsidP="005539A3">
      <w:pPr>
        <w:rPr>
          <w:rFonts w:asciiTheme="minorHAnsi" w:hAnsiTheme="minorHAnsi" w:cstheme="minorHAnsi"/>
          <w:b/>
          <w:bCs/>
          <w:color w:val="808080" w:themeColor="background1" w:themeShade="80"/>
          <w:sz w:val="22"/>
          <w:szCs w:val="22"/>
        </w:rPr>
      </w:pPr>
      <w:r w:rsidRPr="004D026B">
        <w:rPr>
          <w:rFonts w:asciiTheme="minorHAnsi" w:hAnsiTheme="minorHAnsi" w:cstheme="minorHAnsi"/>
          <w:b/>
          <w:bCs/>
          <w:color w:val="808080" w:themeColor="background1" w:themeShade="80"/>
          <w:sz w:val="22"/>
          <w:szCs w:val="22"/>
        </w:rPr>
        <w:t># Apply the model to the OOT dataset to get probabilities</w:t>
      </w:r>
    </w:p>
    <w:p w14:paraId="16992AA4" w14:textId="77777777" w:rsidR="005539A3" w:rsidRPr="004D026B" w:rsidRDefault="005539A3" w:rsidP="005539A3">
      <w:pPr>
        <w:rPr>
          <w:rFonts w:asciiTheme="minorHAnsi" w:hAnsiTheme="minorHAnsi" w:cstheme="minorHAnsi"/>
          <w:color w:val="111111"/>
          <w:sz w:val="22"/>
          <w:szCs w:val="22"/>
        </w:rPr>
      </w:pPr>
      <w:proofErr w:type="spellStart"/>
      <w:r w:rsidRPr="004D026B">
        <w:rPr>
          <w:rFonts w:asciiTheme="minorHAnsi" w:hAnsiTheme="minorHAnsi" w:cstheme="minorHAnsi"/>
          <w:color w:val="111111"/>
          <w:sz w:val="22"/>
          <w:szCs w:val="22"/>
        </w:rPr>
        <w:t>OOT_probabilities</w:t>
      </w:r>
      <w:proofErr w:type="spellEnd"/>
      <w:r w:rsidRPr="004D026B">
        <w:rPr>
          <w:rFonts w:asciiTheme="minorHAnsi" w:hAnsiTheme="minorHAnsi" w:cstheme="minorHAnsi"/>
          <w:color w:val="111111"/>
          <w:sz w:val="22"/>
          <w:szCs w:val="22"/>
        </w:rPr>
        <w:t xml:space="preserve"> &lt;- predict(</w:t>
      </w:r>
      <w:proofErr w:type="spellStart"/>
      <w:r w:rsidRPr="004D026B">
        <w:rPr>
          <w:rFonts w:asciiTheme="minorHAnsi" w:hAnsiTheme="minorHAnsi" w:cstheme="minorHAnsi"/>
          <w:color w:val="111111"/>
          <w:sz w:val="22"/>
          <w:szCs w:val="22"/>
        </w:rPr>
        <w:t>best_model</w:t>
      </w:r>
      <w:proofErr w:type="spellEnd"/>
      <w:r w:rsidRPr="004D026B">
        <w:rPr>
          <w:rFonts w:asciiTheme="minorHAnsi" w:hAnsiTheme="minorHAnsi" w:cstheme="minorHAnsi"/>
          <w:color w:val="111111"/>
          <w:sz w:val="22"/>
          <w:szCs w:val="22"/>
        </w:rPr>
        <w:t xml:space="preserve">, </w:t>
      </w:r>
      <w:proofErr w:type="spellStart"/>
      <w:r w:rsidRPr="004D026B">
        <w:rPr>
          <w:rFonts w:asciiTheme="minorHAnsi" w:hAnsiTheme="minorHAnsi" w:cstheme="minorHAnsi"/>
          <w:color w:val="111111"/>
          <w:sz w:val="22"/>
          <w:szCs w:val="22"/>
        </w:rPr>
        <w:t>newdata</w:t>
      </w:r>
      <w:proofErr w:type="spellEnd"/>
      <w:r w:rsidRPr="004D026B">
        <w:rPr>
          <w:rFonts w:asciiTheme="minorHAnsi" w:hAnsiTheme="minorHAnsi" w:cstheme="minorHAnsi"/>
          <w:color w:val="111111"/>
          <w:sz w:val="22"/>
          <w:szCs w:val="22"/>
        </w:rPr>
        <w:t>=</w:t>
      </w:r>
      <w:proofErr w:type="spellStart"/>
      <w:r w:rsidRPr="004D026B">
        <w:rPr>
          <w:rFonts w:asciiTheme="minorHAnsi" w:hAnsiTheme="minorHAnsi" w:cstheme="minorHAnsi"/>
          <w:color w:val="111111"/>
          <w:sz w:val="22"/>
          <w:szCs w:val="22"/>
        </w:rPr>
        <w:t>OOT_encoded</w:t>
      </w:r>
      <w:proofErr w:type="spellEnd"/>
      <w:r w:rsidRPr="004D026B">
        <w:rPr>
          <w:rFonts w:asciiTheme="minorHAnsi" w:hAnsiTheme="minorHAnsi" w:cstheme="minorHAnsi"/>
          <w:color w:val="111111"/>
          <w:sz w:val="22"/>
          <w:szCs w:val="22"/>
        </w:rPr>
        <w:t>[predictors], type="prob")</w:t>
      </w:r>
    </w:p>
    <w:p w14:paraId="0D058649" w14:textId="77777777" w:rsidR="005539A3" w:rsidRPr="004D026B" w:rsidRDefault="005539A3" w:rsidP="005539A3">
      <w:pPr>
        <w:rPr>
          <w:rFonts w:asciiTheme="minorHAnsi" w:hAnsiTheme="minorHAnsi" w:cstheme="minorHAnsi"/>
          <w:color w:val="111111"/>
          <w:sz w:val="22"/>
          <w:szCs w:val="22"/>
        </w:rPr>
      </w:pPr>
    </w:p>
    <w:p w14:paraId="27FD548B" w14:textId="77777777" w:rsidR="005539A3" w:rsidRPr="004D026B" w:rsidRDefault="005539A3" w:rsidP="005539A3">
      <w:pPr>
        <w:rPr>
          <w:rFonts w:asciiTheme="minorHAnsi" w:hAnsiTheme="minorHAnsi" w:cstheme="minorHAnsi"/>
          <w:b/>
          <w:bCs/>
          <w:color w:val="808080" w:themeColor="background1" w:themeShade="80"/>
          <w:sz w:val="22"/>
          <w:szCs w:val="22"/>
        </w:rPr>
      </w:pPr>
      <w:r w:rsidRPr="004D026B">
        <w:rPr>
          <w:rFonts w:asciiTheme="minorHAnsi" w:hAnsiTheme="minorHAnsi" w:cstheme="minorHAnsi"/>
          <w:b/>
          <w:bCs/>
          <w:color w:val="808080" w:themeColor="background1" w:themeShade="80"/>
          <w:sz w:val="22"/>
          <w:szCs w:val="22"/>
        </w:rPr>
        <w:t># Define your threshold</w:t>
      </w:r>
    </w:p>
    <w:p w14:paraId="3CA130E9" w14:textId="77777777" w:rsidR="005539A3" w:rsidRPr="004D026B" w:rsidRDefault="005539A3" w:rsidP="005539A3">
      <w:pPr>
        <w:rPr>
          <w:rFonts w:asciiTheme="minorHAnsi" w:hAnsiTheme="minorHAnsi" w:cstheme="minorHAnsi"/>
          <w:color w:val="111111"/>
          <w:sz w:val="22"/>
          <w:szCs w:val="22"/>
        </w:rPr>
      </w:pPr>
      <w:r w:rsidRPr="004D026B">
        <w:rPr>
          <w:rFonts w:asciiTheme="minorHAnsi" w:hAnsiTheme="minorHAnsi" w:cstheme="minorHAnsi"/>
          <w:color w:val="111111"/>
          <w:sz w:val="22"/>
          <w:szCs w:val="22"/>
        </w:rPr>
        <w:t>threshold &lt;- 0.2</w:t>
      </w:r>
    </w:p>
    <w:p w14:paraId="0EDE4160" w14:textId="77777777" w:rsidR="005539A3" w:rsidRPr="004D026B" w:rsidRDefault="005539A3" w:rsidP="005539A3">
      <w:pPr>
        <w:rPr>
          <w:rFonts w:asciiTheme="minorHAnsi" w:hAnsiTheme="minorHAnsi" w:cstheme="minorHAnsi"/>
          <w:color w:val="111111"/>
          <w:sz w:val="22"/>
          <w:szCs w:val="22"/>
        </w:rPr>
      </w:pPr>
    </w:p>
    <w:p w14:paraId="7F7EB479" w14:textId="77777777" w:rsidR="005539A3" w:rsidRPr="004D026B" w:rsidRDefault="005539A3" w:rsidP="005539A3">
      <w:pPr>
        <w:rPr>
          <w:rFonts w:asciiTheme="minorHAnsi" w:hAnsiTheme="minorHAnsi" w:cstheme="minorHAnsi"/>
          <w:b/>
          <w:bCs/>
          <w:color w:val="808080" w:themeColor="background1" w:themeShade="80"/>
          <w:sz w:val="22"/>
          <w:szCs w:val="22"/>
        </w:rPr>
      </w:pPr>
      <w:r w:rsidRPr="004D026B">
        <w:rPr>
          <w:rFonts w:asciiTheme="minorHAnsi" w:hAnsiTheme="minorHAnsi" w:cstheme="minorHAnsi"/>
          <w:b/>
          <w:bCs/>
          <w:color w:val="808080" w:themeColor="background1" w:themeShade="80"/>
          <w:sz w:val="22"/>
          <w:szCs w:val="22"/>
        </w:rPr>
        <w:t># Apply threshold to get predictions</w:t>
      </w:r>
    </w:p>
    <w:p w14:paraId="3ADE736E" w14:textId="77777777" w:rsidR="005539A3" w:rsidRPr="004D026B" w:rsidRDefault="005539A3" w:rsidP="005539A3">
      <w:pPr>
        <w:rPr>
          <w:rFonts w:asciiTheme="minorHAnsi" w:hAnsiTheme="minorHAnsi" w:cstheme="minorHAnsi"/>
          <w:color w:val="111111"/>
          <w:sz w:val="22"/>
          <w:szCs w:val="22"/>
        </w:rPr>
      </w:pPr>
      <w:proofErr w:type="spellStart"/>
      <w:r w:rsidRPr="004D026B">
        <w:rPr>
          <w:rFonts w:asciiTheme="minorHAnsi" w:hAnsiTheme="minorHAnsi" w:cstheme="minorHAnsi"/>
          <w:color w:val="111111"/>
          <w:sz w:val="22"/>
          <w:szCs w:val="22"/>
        </w:rPr>
        <w:t>OOT_predictions</w:t>
      </w:r>
      <w:proofErr w:type="spellEnd"/>
      <w:r w:rsidRPr="004D026B">
        <w:rPr>
          <w:rFonts w:asciiTheme="minorHAnsi" w:hAnsiTheme="minorHAnsi" w:cstheme="minorHAnsi"/>
          <w:color w:val="111111"/>
          <w:sz w:val="22"/>
          <w:szCs w:val="22"/>
        </w:rPr>
        <w:t xml:space="preserve"> &lt;- </w:t>
      </w:r>
      <w:proofErr w:type="spellStart"/>
      <w:r w:rsidRPr="004D026B">
        <w:rPr>
          <w:rFonts w:asciiTheme="minorHAnsi" w:hAnsiTheme="minorHAnsi" w:cstheme="minorHAnsi"/>
          <w:color w:val="111111"/>
          <w:sz w:val="22"/>
          <w:szCs w:val="22"/>
        </w:rPr>
        <w:t>ifelse</w:t>
      </w:r>
      <w:proofErr w:type="spellEnd"/>
      <w:r w:rsidRPr="004D026B">
        <w:rPr>
          <w:rFonts w:asciiTheme="minorHAnsi" w:hAnsiTheme="minorHAnsi" w:cstheme="minorHAnsi"/>
          <w:color w:val="111111"/>
          <w:sz w:val="22"/>
          <w:szCs w:val="22"/>
        </w:rPr>
        <w:t>(</w:t>
      </w:r>
      <w:proofErr w:type="spellStart"/>
      <w:r w:rsidRPr="004D026B">
        <w:rPr>
          <w:rFonts w:asciiTheme="minorHAnsi" w:hAnsiTheme="minorHAnsi" w:cstheme="minorHAnsi"/>
          <w:color w:val="111111"/>
          <w:sz w:val="22"/>
          <w:szCs w:val="22"/>
        </w:rPr>
        <w:t>OOT_probabilities</w:t>
      </w:r>
      <w:proofErr w:type="spellEnd"/>
      <w:r w:rsidRPr="004D026B">
        <w:rPr>
          <w:rFonts w:asciiTheme="minorHAnsi" w:hAnsiTheme="minorHAnsi" w:cstheme="minorHAnsi"/>
          <w:color w:val="111111"/>
          <w:sz w:val="22"/>
          <w:szCs w:val="22"/>
        </w:rPr>
        <w:t>[,2] &gt; threshold, 1, 0)</w:t>
      </w:r>
    </w:p>
    <w:p w14:paraId="02FF04FA" w14:textId="77777777" w:rsidR="005539A3" w:rsidRPr="004D026B" w:rsidRDefault="005539A3" w:rsidP="005539A3">
      <w:pPr>
        <w:rPr>
          <w:rFonts w:asciiTheme="minorHAnsi" w:hAnsiTheme="minorHAnsi" w:cstheme="minorHAnsi"/>
          <w:color w:val="111111"/>
          <w:sz w:val="22"/>
          <w:szCs w:val="22"/>
        </w:rPr>
      </w:pPr>
    </w:p>
    <w:p w14:paraId="0C6E9F46" w14:textId="77777777" w:rsidR="005539A3" w:rsidRPr="004D026B" w:rsidRDefault="005539A3" w:rsidP="005539A3">
      <w:pPr>
        <w:rPr>
          <w:rFonts w:asciiTheme="minorHAnsi" w:hAnsiTheme="minorHAnsi" w:cstheme="minorHAnsi"/>
          <w:b/>
          <w:bCs/>
          <w:color w:val="808080" w:themeColor="background1" w:themeShade="80"/>
          <w:sz w:val="22"/>
          <w:szCs w:val="22"/>
        </w:rPr>
      </w:pPr>
      <w:r w:rsidRPr="004D026B">
        <w:rPr>
          <w:rFonts w:asciiTheme="minorHAnsi" w:hAnsiTheme="minorHAnsi" w:cstheme="minorHAnsi"/>
          <w:b/>
          <w:bCs/>
          <w:color w:val="808080" w:themeColor="background1" w:themeShade="80"/>
          <w:sz w:val="22"/>
          <w:szCs w:val="22"/>
        </w:rPr>
        <w:t xml:space="preserve"># Create performance metrics using caret's </w:t>
      </w:r>
      <w:proofErr w:type="spellStart"/>
      <w:r w:rsidRPr="004D026B">
        <w:rPr>
          <w:rFonts w:asciiTheme="minorHAnsi" w:hAnsiTheme="minorHAnsi" w:cstheme="minorHAnsi"/>
          <w:b/>
          <w:bCs/>
          <w:color w:val="808080" w:themeColor="background1" w:themeShade="80"/>
          <w:sz w:val="22"/>
          <w:szCs w:val="22"/>
        </w:rPr>
        <w:t>confusionMatrix</w:t>
      </w:r>
      <w:proofErr w:type="spellEnd"/>
      <w:r w:rsidRPr="004D026B">
        <w:rPr>
          <w:rFonts w:asciiTheme="minorHAnsi" w:hAnsiTheme="minorHAnsi" w:cstheme="minorHAnsi"/>
          <w:b/>
          <w:bCs/>
          <w:color w:val="808080" w:themeColor="background1" w:themeShade="80"/>
          <w:sz w:val="22"/>
          <w:szCs w:val="22"/>
        </w:rPr>
        <w:t xml:space="preserve"> function</w:t>
      </w:r>
    </w:p>
    <w:p w14:paraId="0AE0F99B" w14:textId="77777777" w:rsidR="005539A3" w:rsidRPr="004D026B" w:rsidRDefault="005539A3" w:rsidP="005539A3">
      <w:pPr>
        <w:rPr>
          <w:rFonts w:asciiTheme="minorHAnsi" w:hAnsiTheme="minorHAnsi" w:cstheme="minorHAnsi"/>
          <w:color w:val="111111"/>
          <w:sz w:val="22"/>
          <w:szCs w:val="22"/>
        </w:rPr>
      </w:pPr>
      <w:r w:rsidRPr="004D026B">
        <w:rPr>
          <w:rFonts w:asciiTheme="minorHAnsi" w:hAnsiTheme="minorHAnsi" w:cstheme="minorHAnsi"/>
          <w:color w:val="111111"/>
          <w:sz w:val="22"/>
          <w:szCs w:val="22"/>
        </w:rPr>
        <w:t>print(</w:t>
      </w:r>
      <w:proofErr w:type="spellStart"/>
      <w:r w:rsidRPr="004D026B">
        <w:rPr>
          <w:rFonts w:asciiTheme="minorHAnsi" w:hAnsiTheme="minorHAnsi" w:cstheme="minorHAnsi"/>
          <w:color w:val="111111"/>
          <w:sz w:val="22"/>
          <w:szCs w:val="22"/>
        </w:rPr>
        <w:t>confusionMatrix</w:t>
      </w:r>
      <w:proofErr w:type="spellEnd"/>
      <w:r w:rsidRPr="004D026B">
        <w:rPr>
          <w:rFonts w:asciiTheme="minorHAnsi" w:hAnsiTheme="minorHAnsi" w:cstheme="minorHAnsi"/>
          <w:color w:val="111111"/>
          <w:sz w:val="22"/>
          <w:szCs w:val="22"/>
        </w:rPr>
        <w:t xml:space="preserve">(data = </w:t>
      </w:r>
      <w:proofErr w:type="spellStart"/>
      <w:r w:rsidRPr="004D026B">
        <w:rPr>
          <w:rFonts w:asciiTheme="minorHAnsi" w:hAnsiTheme="minorHAnsi" w:cstheme="minorHAnsi"/>
          <w:color w:val="111111"/>
          <w:sz w:val="22"/>
          <w:szCs w:val="22"/>
        </w:rPr>
        <w:t>OOT_predictions</w:t>
      </w:r>
      <w:proofErr w:type="spellEnd"/>
      <w:r w:rsidRPr="004D026B">
        <w:rPr>
          <w:rFonts w:asciiTheme="minorHAnsi" w:hAnsiTheme="minorHAnsi" w:cstheme="minorHAnsi"/>
          <w:color w:val="111111"/>
          <w:sz w:val="22"/>
          <w:szCs w:val="22"/>
        </w:rPr>
        <w:t xml:space="preserve">, reference = </w:t>
      </w:r>
      <w:proofErr w:type="spellStart"/>
      <w:r w:rsidRPr="004D026B">
        <w:rPr>
          <w:rFonts w:asciiTheme="minorHAnsi" w:hAnsiTheme="minorHAnsi" w:cstheme="minorHAnsi"/>
          <w:color w:val="111111"/>
          <w:sz w:val="22"/>
          <w:szCs w:val="22"/>
        </w:rPr>
        <w:t>as.factor</w:t>
      </w:r>
      <w:proofErr w:type="spellEnd"/>
      <w:r w:rsidRPr="004D026B">
        <w:rPr>
          <w:rFonts w:asciiTheme="minorHAnsi" w:hAnsiTheme="minorHAnsi" w:cstheme="minorHAnsi"/>
          <w:color w:val="111111"/>
          <w:sz w:val="22"/>
          <w:szCs w:val="22"/>
        </w:rPr>
        <w:t>(</w:t>
      </w:r>
      <w:proofErr w:type="spellStart"/>
      <w:r w:rsidRPr="004D026B">
        <w:rPr>
          <w:rFonts w:asciiTheme="minorHAnsi" w:hAnsiTheme="minorHAnsi" w:cstheme="minorHAnsi"/>
          <w:color w:val="111111"/>
          <w:sz w:val="22"/>
          <w:szCs w:val="22"/>
        </w:rPr>
        <w:t>OOT_encoded$bad</w:t>
      </w:r>
      <w:proofErr w:type="spellEnd"/>
      <w:r w:rsidRPr="004D026B">
        <w:rPr>
          <w:rFonts w:asciiTheme="minorHAnsi" w:hAnsiTheme="minorHAnsi" w:cstheme="minorHAnsi"/>
          <w:color w:val="111111"/>
          <w:sz w:val="22"/>
          <w:szCs w:val="22"/>
        </w:rPr>
        <w:t>)))</w:t>
      </w:r>
    </w:p>
    <w:p w14:paraId="73D46A1D" w14:textId="77777777" w:rsidR="005539A3" w:rsidRPr="004D026B" w:rsidRDefault="005539A3" w:rsidP="005539A3">
      <w:pPr>
        <w:rPr>
          <w:rFonts w:asciiTheme="minorHAnsi" w:hAnsiTheme="minorHAnsi" w:cstheme="minorHAnsi"/>
          <w:color w:val="111111"/>
          <w:sz w:val="22"/>
          <w:szCs w:val="22"/>
        </w:rPr>
      </w:pPr>
    </w:p>
    <w:p w14:paraId="36F7E209" w14:textId="77777777" w:rsidR="005539A3" w:rsidRPr="004D026B" w:rsidRDefault="005539A3" w:rsidP="005539A3">
      <w:pPr>
        <w:rPr>
          <w:rFonts w:asciiTheme="minorHAnsi" w:hAnsiTheme="minorHAnsi" w:cstheme="minorHAnsi"/>
          <w:b/>
          <w:bCs/>
          <w:color w:val="808080" w:themeColor="background1" w:themeShade="80"/>
          <w:sz w:val="22"/>
          <w:szCs w:val="22"/>
        </w:rPr>
      </w:pPr>
      <w:r w:rsidRPr="004D026B">
        <w:rPr>
          <w:rFonts w:asciiTheme="minorHAnsi" w:hAnsiTheme="minorHAnsi" w:cstheme="minorHAnsi"/>
          <w:b/>
          <w:bCs/>
          <w:color w:val="808080" w:themeColor="background1" w:themeShade="80"/>
          <w:sz w:val="22"/>
          <w:szCs w:val="22"/>
        </w:rPr>
        <w:t># Plot ROC curve</w:t>
      </w:r>
    </w:p>
    <w:p w14:paraId="5EA73DD2" w14:textId="77777777" w:rsidR="005539A3" w:rsidRPr="004D026B" w:rsidRDefault="005539A3" w:rsidP="005539A3">
      <w:pPr>
        <w:rPr>
          <w:rFonts w:asciiTheme="minorHAnsi" w:hAnsiTheme="minorHAnsi" w:cstheme="minorHAnsi"/>
          <w:color w:val="111111"/>
          <w:sz w:val="22"/>
          <w:szCs w:val="22"/>
        </w:rPr>
      </w:pPr>
      <w:proofErr w:type="spellStart"/>
      <w:r w:rsidRPr="004D026B">
        <w:rPr>
          <w:rFonts w:asciiTheme="minorHAnsi" w:hAnsiTheme="minorHAnsi" w:cstheme="minorHAnsi"/>
          <w:color w:val="111111"/>
          <w:sz w:val="22"/>
          <w:szCs w:val="22"/>
        </w:rPr>
        <w:t>roc_obj</w:t>
      </w:r>
      <w:proofErr w:type="spellEnd"/>
      <w:r w:rsidRPr="004D026B">
        <w:rPr>
          <w:rFonts w:asciiTheme="minorHAnsi" w:hAnsiTheme="minorHAnsi" w:cstheme="minorHAnsi"/>
          <w:color w:val="111111"/>
          <w:sz w:val="22"/>
          <w:szCs w:val="22"/>
        </w:rPr>
        <w:t xml:space="preserve"> &lt;- roc(response=</w:t>
      </w:r>
      <w:proofErr w:type="spellStart"/>
      <w:r w:rsidRPr="004D026B">
        <w:rPr>
          <w:rFonts w:asciiTheme="minorHAnsi" w:hAnsiTheme="minorHAnsi" w:cstheme="minorHAnsi"/>
          <w:color w:val="111111"/>
          <w:sz w:val="22"/>
          <w:szCs w:val="22"/>
        </w:rPr>
        <w:t>OOT_encoded$bad</w:t>
      </w:r>
      <w:proofErr w:type="spellEnd"/>
      <w:r w:rsidRPr="004D026B">
        <w:rPr>
          <w:rFonts w:asciiTheme="minorHAnsi" w:hAnsiTheme="minorHAnsi" w:cstheme="minorHAnsi"/>
          <w:color w:val="111111"/>
          <w:sz w:val="22"/>
          <w:szCs w:val="22"/>
        </w:rPr>
        <w:t>, predictor=</w:t>
      </w:r>
      <w:proofErr w:type="spellStart"/>
      <w:r w:rsidRPr="004D026B">
        <w:rPr>
          <w:rFonts w:asciiTheme="minorHAnsi" w:hAnsiTheme="minorHAnsi" w:cstheme="minorHAnsi"/>
          <w:color w:val="111111"/>
          <w:sz w:val="22"/>
          <w:szCs w:val="22"/>
        </w:rPr>
        <w:t>OOT_probabilities</w:t>
      </w:r>
      <w:proofErr w:type="spellEnd"/>
      <w:r w:rsidRPr="004D026B">
        <w:rPr>
          <w:rFonts w:asciiTheme="minorHAnsi" w:hAnsiTheme="minorHAnsi" w:cstheme="minorHAnsi"/>
          <w:color w:val="111111"/>
          <w:sz w:val="22"/>
          <w:szCs w:val="22"/>
        </w:rPr>
        <w:t>[,2])</w:t>
      </w:r>
    </w:p>
    <w:p w14:paraId="50FB973A" w14:textId="77777777" w:rsidR="005539A3" w:rsidRDefault="005539A3" w:rsidP="005539A3">
      <w:pPr>
        <w:rPr>
          <w:rFonts w:asciiTheme="minorHAnsi" w:hAnsiTheme="minorHAnsi" w:cstheme="minorHAnsi"/>
          <w:color w:val="111111"/>
          <w:sz w:val="22"/>
          <w:szCs w:val="22"/>
        </w:rPr>
      </w:pPr>
      <w:r w:rsidRPr="004D026B">
        <w:rPr>
          <w:rFonts w:asciiTheme="minorHAnsi" w:hAnsiTheme="minorHAnsi" w:cstheme="minorHAnsi"/>
          <w:color w:val="111111"/>
          <w:sz w:val="22"/>
          <w:szCs w:val="22"/>
        </w:rPr>
        <w:t>plot(</w:t>
      </w:r>
      <w:proofErr w:type="spellStart"/>
      <w:r w:rsidRPr="004D026B">
        <w:rPr>
          <w:rFonts w:asciiTheme="minorHAnsi" w:hAnsiTheme="minorHAnsi" w:cstheme="minorHAnsi"/>
          <w:color w:val="111111"/>
          <w:sz w:val="22"/>
          <w:szCs w:val="22"/>
        </w:rPr>
        <w:t>roc_obj</w:t>
      </w:r>
      <w:proofErr w:type="spellEnd"/>
      <w:r w:rsidRPr="004D026B">
        <w:rPr>
          <w:rFonts w:asciiTheme="minorHAnsi" w:hAnsiTheme="minorHAnsi" w:cstheme="minorHAnsi"/>
          <w:color w:val="111111"/>
          <w:sz w:val="22"/>
          <w:szCs w:val="22"/>
        </w:rPr>
        <w:t>)</w:t>
      </w:r>
    </w:p>
    <w:p w14:paraId="5EE56229" w14:textId="77777777" w:rsidR="005539A3" w:rsidRDefault="005539A3" w:rsidP="005539A3">
      <w:pPr>
        <w:spacing w:before="180"/>
        <w:rPr>
          <w:rFonts w:asciiTheme="minorHAnsi" w:hAnsiTheme="minorHAnsi" w:cstheme="minorHAnsi"/>
          <w:color w:val="111111"/>
          <w:sz w:val="22"/>
          <w:szCs w:val="22"/>
        </w:rPr>
      </w:pPr>
    </w:p>
    <w:p w14:paraId="20F3B3C9" w14:textId="326A2E7A" w:rsidR="005539A3" w:rsidRDefault="005539A3" w:rsidP="005539A3">
      <w:pPr>
        <w:pStyle w:val="ACaptionHead"/>
        <w:ind w:left="0"/>
        <w:rPr>
          <w:rFonts w:asciiTheme="minorHAnsi" w:hAnsiTheme="minorHAnsi" w:cstheme="minorHAnsi"/>
          <w:color w:val="111111"/>
          <w:sz w:val="22"/>
        </w:rPr>
      </w:pPr>
      <w:r>
        <w:t xml:space="preserve">Program </w:t>
      </w:r>
      <w:r w:rsidR="00E91897">
        <w:t>6</w:t>
      </w:r>
      <w:r>
        <w:t>.</w:t>
      </w:r>
      <w:r w:rsidR="00E91897">
        <w:t>3</w:t>
      </w:r>
      <w:r>
        <w:t>: SAS Random Forest Script</w:t>
      </w:r>
    </w:p>
    <w:p w14:paraId="4044E748"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8000"/>
          <w:sz w:val="22"/>
          <w:szCs w:val="22"/>
          <w:shd w:val="clear" w:color="auto" w:fill="FFFFFF"/>
        </w:rPr>
        <w:t xml:space="preserve">/*LIBNAME </w:t>
      </w:r>
      <w:proofErr w:type="spellStart"/>
      <w:r w:rsidRPr="00C57B2E">
        <w:rPr>
          <w:rFonts w:asciiTheme="minorHAnsi" w:hAnsiTheme="minorHAnsi" w:cstheme="minorHAnsi"/>
          <w:color w:val="008000"/>
          <w:sz w:val="22"/>
          <w:szCs w:val="22"/>
          <w:shd w:val="clear" w:color="auto" w:fill="FFFFFF"/>
        </w:rPr>
        <w:t>james</w:t>
      </w:r>
      <w:proofErr w:type="spellEnd"/>
      <w:r w:rsidRPr="00C57B2E">
        <w:rPr>
          <w:rFonts w:asciiTheme="minorHAnsi" w:hAnsiTheme="minorHAnsi" w:cstheme="minorHAnsi"/>
          <w:color w:val="008000"/>
          <w:sz w:val="22"/>
          <w:szCs w:val="22"/>
          <w:shd w:val="clear" w:color="auto" w:fill="FFFFFF"/>
        </w:rPr>
        <w:t xml:space="preserve"> 'INPUT FILE PATHWAY';*/</w:t>
      </w:r>
    </w:p>
    <w:p w14:paraId="2E699704"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p>
    <w:p w14:paraId="23D33079"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8000"/>
          <w:sz w:val="22"/>
          <w:szCs w:val="22"/>
          <w:shd w:val="clear" w:color="auto" w:fill="FFFFFF"/>
        </w:rPr>
        <w:t>/* Load the data */</w:t>
      </w:r>
    </w:p>
    <w:p w14:paraId="77F75863"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b/>
          <w:bCs/>
          <w:color w:val="000080"/>
          <w:sz w:val="22"/>
          <w:szCs w:val="22"/>
          <w:shd w:val="clear" w:color="auto" w:fill="FFFFFF"/>
        </w:rPr>
        <w:t>DATA</w:t>
      </w:r>
      <w:r w:rsidRPr="00C57B2E">
        <w:rPr>
          <w:rFonts w:asciiTheme="minorHAnsi" w:hAnsiTheme="minorHAnsi" w:cstheme="minorHAnsi"/>
          <w:color w:val="000000"/>
          <w:sz w:val="22"/>
          <w:szCs w:val="22"/>
          <w:shd w:val="clear" w:color="auto" w:fill="FFFFFF"/>
        </w:rPr>
        <w:t xml:space="preserve"> </w:t>
      </w:r>
      <w:proofErr w:type="spellStart"/>
      <w:r w:rsidRPr="00C57B2E">
        <w:rPr>
          <w:rFonts w:asciiTheme="minorHAnsi" w:hAnsiTheme="minorHAnsi" w:cstheme="minorHAnsi"/>
          <w:color w:val="000000"/>
          <w:sz w:val="22"/>
          <w:szCs w:val="22"/>
          <w:shd w:val="clear" w:color="auto" w:fill="FFFFFF"/>
        </w:rPr>
        <w:t>train_encoded</w:t>
      </w:r>
      <w:proofErr w:type="spellEnd"/>
      <w:r w:rsidRPr="00C57B2E">
        <w:rPr>
          <w:rFonts w:asciiTheme="minorHAnsi" w:hAnsiTheme="minorHAnsi" w:cstheme="minorHAnsi"/>
          <w:color w:val="000000"/>
          <w:sz w:val="22"/>
          <w:szCs w:val="22"/>
          <w:shd w:val="clear" w:color="auto" w:fill="FFFFFF"/>
        </w:rPr>
        <w:t>;</w:t>
      </w:r>
    </w:p>
    <w:p w14:paraId="6706C446"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color w:val="0000FF"/>
          <w:sz w:val="22"/>
          <w:szCs w:val="22"/>
          <w:shd w:val="clear" w:color="auto" w:fill="FFFFFF"/>
        </w:rPr>
        <w:t>SET</w:t>
      </w:r>
      <w:r w:rsidRPr="00C57B2E">
        <w:rPr>
          <w:rFonts w:asciiTheme="minorHAnsi" w:hAnsiTheme="minorHAnsi" w:cstheme="minorHAnsi"/>
          <w:color w:val="000000"/>
          <w:sz w:val="22"/>
          <w:szCs w:val="22"/>
          <w:shd w:val="clear" w:color="auto" w:fill="FFFFFF"/>
        </w:rPr>
        <w:t xml:space="preserve"> </w:t>
      </w:r>
      <w:proofErr w:type="spellStart"/>
      <w:r w:rsidRPr="00C57B2E">
        <w:rPr>
          <w:rFonts w:asciiTheme="minorHAnsi" w:hAnsiTheme="minorHAnsi" w:cstheme="minorHAnsi"/>
          <w:color w:val="000000"/>
          <w:sz w:val="22"/>
          <w:szCs w:val="22"/>
          <w:shd w:val="clear" w:color="auto" w:fill="FFFFFF"/>
        </w:rPr>
        <w:t>james.train_encoded</w:t>
      </w:r>
      <w:proofErr w:type="spellEnd"/>
      <w:r w:rsidRPr="00C57B2E">
        <w:rPr>
          <w:rFonts w:asciiTheme="minorHAnsi" w:hAnsiTheme="minorHAnsi" w:cstheme="minorHAnsi"/>
          <w:color w:val="000000"/>
          <w:sz w:val="22"/>
          <w:szCs w:val="22"/>
          <w:shd w:val="clear" w:color="auto" w:fill="FFFFFF"/>
        </w:rPr>
        <w:t>;</w:t>
      </w:r>
    </w:p>
    <w:p w14:paraId="09A4AA71"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b/>
          <w:bCs/>
          <w:color w:val="000080"/>
          <w:sz w:val="22"/>
          <w:szCs w:val="22"/>
          <w:shd w:val="clear" w:color="auto" w:fill="FFFFFF"/>
        </w:rPr>
        <w:t>RUN</w:t>
      </w:r>
      <w:r w:rsidRPr="00C57B2E">
        <w:rPr>
          <w:rFonts w:asciiTheme="minorHAnsi" w:hAnsiTheme="minorHAnsi" w:cstheme="minorHAnsi"/>
          <w:color w:val="000000"/>
          <w:sz w:val="22"/>
          <w:szCs w:val="22"/>
          <w:shd w:val="clear" w:color="auto" w:fill="FFFFFF"/>
        </w:rPr>
        <w:t>;</w:t>
      </w:r>
    </w:p>
    <w:p w14:paraId="0D2B71F1"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p>
    <w:p w14:paraId="56BEE990"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b/>
          <w:bCs/>
          <w:color w:val="000080"/>
          <w:sz w:val="22"/>
          <w:szCs w:val="22"/>
          <w:shd w:val="clear" w:color="auto" w:fill="FFFFFF"/>
        </w:rPr>
        <w:lastRenderedPageBreak/>
        <w:t>DATA</w:t>
      </w:r>
      <w:r w:rsidRPr="00C57B2E">
        <w:rPr>
          <w:rFonts w:asciiTheme="minorHAnsi" w:hAnsiTheme="minorHAnsi" w:cstheme="minorHAnsi"/>
          <w:color w:val="000000"/>
          <w:sz w:val="22"/>
          <w:szCs w:val="22"/>
          <w:shd w:val="clear" w:color="auto" w:fill="FFFFFF"/>
        </w:rPr>
        <w:t xml:space="preserve"> </w:t>
      </w:r>
      <w:proofErr w:type="spellStart"/>
      <w:r w:rsidRPr="00C57B2E">
        <w:rPr>
          <w:rFonts w:asciiTheme="minorHAnsi" w:hAnsiTheme="minorHAnsi" w:cstheme="minorHAnsi"/>
          <w:color w:val="000000"/>
          <w:sz w:val="22"/>
          <w:szCs w:val="22"/>
          <w:shd w:val="clear" w:color="auto" w:fill="FFFFFF"/>
        </w:rPr>
        <w:t>oot_encoded</w:t>
      </w:r>
      <w:proofErr w:type="spellEnd"/>
      <w:r w:rsidRPr="00C57B2E">
        <w:rPr>
          <w:rFonts w:asciiTheme="minorHAnsi" w:hAnsiTheme="minorHAnsi" w:cstheme="minorHAnsi"/>
          <w:color w:val="000000"/>
          <w:sz w:val="22"/>
          <w:szCs w:val="22"/>
          <w:shd w:val="clear" w:color="auto" w:fill="FFFFFF"/>
        </w:rPr>
        <w:t>;</w:t>
      </w:r>
    </w:p>
    <w:p w14:paraId="7513304C"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color w:val="0000FF"/>
          <w:sz w:val="22"/>
          <w:szCs w:val="22"/>
          <w:shd w:val="clear" w:color="auto" w:fill="FFFFFF"/>
        </w:rPr>
        <w:t>SET</w:t>
      </w:r>
      <w:r w:rsidRPr="00C57B2E">
        <w:rPr>
          <w:rFonts w:asciiTheme="minorHAnsi" w:hAnsiTheme="minorHAnsi" w:cstheme="minorHAnsi"/>
          <w:color w:val="000000"/>
          <w:sz w:val="22"/>
          <w:szCs w:val="22"/>
          <w:shd w:val="clear" w:color="auto" w:fill="FFFFFF"/>
        </w:rPr>
        <w:t xml:space="preserve"> </w:t>
      </w:r>
      <w:proofErr w:type="spellStart"/>
      <w:r w:rsidRPr="00C57B2E">
        <w:rPr>
          <w:rFonts w:asciiTheme="minorHAnsi" w:hAnsiTheme="minorHAnsi" w:cstheme="minorHAnsi"/>
          <w:color w:val="000000"/>
          <w:sz w:val="22"/>
          <w:szCs w:val="22"/>
          <w:shd w:val="clear" w:color="auto" w:fill="FFFFFF"/>
        </w:rPr>
        <w:t>james.oot_encoded</w:t>
      </w:r>
      <w:proofErr w:type="spellEnd"/>
      <w:r w:rsidRPr="00C57B2E">
        <w:rPr>
          <w:rFonts w:asciiTheme="minorHAnsi" w:hAnsiTheme="minorHAnsi" w:cstheme="minorHAnsi"/>
          <w:color w:val="000000"/>
          <w:sz w:val="22"/>
          <w:szCs w:val="22"/>
          <w:shd w:val="clear" w:color="auto" w:fill="FFFFFF"/>
        </w:rPr>
        <w:t>;</w:t>
      </w:r>
    </w:p>
    <w:p w14:paraId="7C30BE87"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b/>
          <w:bCs/>
          <w:color w:val="000080"/>
          <w:sz w:val="22"/>
          <w:szCs w:val="22"/>
          <w:shd w:val="clear" w:color="auto" w:fill="FFFFFF"/>
        </w:rPr>
        <w:t>RUN</w:t>
      </w:r>
      <w:r w:rsidRPr="00C57B2E">
        <w:rPr>
          <w:rFonts w:asciiTheme="minorHAnsi" w:hAnsiTheme="minorHAnsi" w:cstheme="minorHAnsi"/>
          <w:color w:val="000000"/>
          <w:sz w:val="22"/>
          <w:szCs w:val="22"/>
          <w:shd w:val="clear" w:color="auto" w:fill="FFFFFF"/>
        </w:rPr>
        <w:t>;</w:t>
      </w:r>
    </w:p>
    <w:p w14:paraId="750A4909"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p>
    <w:p w14:paraId="26A0D22F"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8000"/>
          <w:sz w:val="22"/>
          <w:szCs w:val="22"/>
          <w:shd w:val="clear" w:color="auto" w:fill="FFFFFF"/>
        </w:rPr>
        <w:t>/* Create global variable for predictors */</w:t>
      </w:r>
    </w:p>
    <w:p w14:paraId="02AC2EEB"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b/>
          <w:bCs/>
          <w:color w:val="000080"/>
          <w:sz w:val="22"/>
          <w:szCs w:val="22"/>
          <w:shd w:val="clear" w:color="auto" w:fill="FFFFFF"/>
        </w:rPr>
        <w:t>PROC</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b/>
          <w:bCs/>
          <w:color w:val="000080"/>
          <w:sz w:val="22"/>
          <w:szCs w:val="22"/>
          <w:shd w:val="clear" w:color="auto" w:fill="FFFFFF"/>
        </w:rPr>
        <w:t>CONTENTS</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color w:val="0000FF"/>
          <w:sz w:val="22"/>
          <w:szCs w:val="22"/>
          <w:shd w:val="clear" w:color="auto" w:fill="FFFFFF"/>
        </w:rPr>
        <w:t>NOPRINT</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color w:val="0000FF"/>
          <w:sz w:val="22"/>
          <w:szCs w:val="22"/>
          <w:shd w:val="clear" w:color="auto" w:fill="FFFFFF"/>
        </w:rPr>
        <w:t>DATA</w:t>
      </w:r>
      <w:r w:rsidRPr="00C57B2E">
        <w:rPr>
          <w:rFonts w:asciiTheme="minorHAnsi" w:hAnsiTheme="minorHAnsi" w:cstheme="minorHAnsi"/>
          <w:color w:val="000000"/>
          <w:sz w:val="22"/>
          <w:szCs w:val="22"/>
          <w:shd w:val="clear" w:color="auto" w:fill="FFFFFF"/>
        </w:rPr>
        <w:t xml:space="preserve"> = </w:t>
      </w:r>
      <w:proofErr w:type="spellStart"/>
      <w:r w:rsidRPr="00C57B2E">
        <w:rPr>
          <w:rFonts w:asciiTheme="minorHAnsi" w:hAnsiTheme="minorHAnsi" w:cstheme="minorHAnsi"/>
          <w:color w:val="000000"/>
          <w:sz w:val="22"/>
          <w:szCs w:val="22"/>
          <w:shd w:val="clear" w:color="auto" w:fill="FFFFFF"/>
        </w:rPr>
        <w:t>train_encoded</w:t>
      </w:r>
      <w:proofErr w:type="spellEnd"/>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color w:val="0000FF"/>
          <w:sz w:val="22"/>
          <w:szCs w:val="22"/>
          <w:shd w:val="clear" w:color="auto" w:fill="FFFFFF"/>
        </w:rPr>
        <w:t>DROP</w:t>
      </w:r>
      <w:r w:rsidRPr="00C57B2E">
        <w:rPr>
          <w:rFonts w:asciiTheme="minorHAnsi" w:hAnsiTheme="minorHAnsi" w:cstheme="minorHAnsi"/>
          <w:color w:val="000000"/>
          <w:sz w:val="22"/>
          <w:szCs w:val="22"/>
          <w:shd w:val="clear" w:color="auto" w:fill="FFFFFF"/>
        </w:rPr>
        <w:t xml:space="preserve">= id bad) </w:t>
      </w:r>
      <w:r w:rsidRPr="00C57B2E">
        <w:rPr>
          <w:rFonts w:asciiTheme="minorHAnsi" w:hAnsiTheme="minorHAnsi" w:cstheme="minorHAnsi"/>
          <w:color w:val="0000FF"/>
          <w:sz w:val="22"/>
          <w:szCs w:val="22"/>
          <w:shd w:val="clear" w:color="auto" w:fill="FFFFFF"/>
        </w:rPr>
        <w:t>OUT</w:t>
      </w:r>
      <w:r w:rsidRPr="00C57B2E">
        <w:rPr>
          <w:rFonts w:asciiTheme="minorHAnsi" w:hAnsiTheme="minorHAnsi" w:cstheme="minorHAnsi"/>
          <w:color w:val="000000"/>
          <w:sz w:val="22"/>
          <w:szCs w:val="22"/>
          <w:shd w:val="clear" w:color="auto" w:fill="FFFFFF"/>
        </w:rPr>
        <w:t xml:space="preserve"> = var (</w:t>
      </w:r>
      <w:r w:rsidRPr="00C57B2E">
        <w:rPr>
          <w:rFonts w:asciiTheme="minorHAnsi" w:hAnsiTheme="minorHAnsi" w:cstheme="minorHAnsi"/>
          <w:color w:val="0000FF"/>
          <w:sz w:val="22"/>
          <w:szCs w:val="22"/>
          <w:shd w:val="clear" w:color="auto" w:fill="FFFFFF"/>
        </w:rPr>
        <w:t>KEEP</w:t>
      </w:r>
      <w:r w:rsidRPr="00C57B2E">
        <w:rPr>
          <w:rFonts w:asciiTheme="minorHAnsi" w:hAnsiTheme="minorHAnsi" w:cstheme="minorHAnsi"/>
          <w:color w:val="000000"/>
          <w:sz w:val="22"/>
          <w:szCs w:val="22"/>
          <w:shd w:val="clear" w:color="auto" w:fill="FFFFFF"/>
        </w:rPr>
        <w:t xml:space="preserve"> = name); </w:t>
      </w:r>
      <w:r w:rsidRPr="00C57B2E">
        <w:rPr>
          <w:rFonts w:asciiTheme="minorHAnsi" w:hAnsiTheme="minorHAnsi" w:cstheme="minorHAnsi"/>
          <w:b/>
          <w:bCs/>
          <w:color w:val="000080"/>
          <w:sz w:val="22"/>
          <w:szCs w:val="22"/>
          <w:shd w:val="clear" w:color="auto" w:fill="FFFFFF"/>
        </w:rPr>
        <w:t>RUN</w:t>
      </w:r>
      <w:r w:rsidRPr="00C57B2E">
        <w:rPr>
          <w:rFonts w:asciiTheme="minorHAnsi" w:hAnsiTheme="minorHAnsi" w:cstheme="minorHAnsi"/>
          <w:color w:val="000000"/>
          <w:sz w:val="22"/>
          <w:szCs w:val="22"/>
          <w:shd w:val="clear" w:color="auto" w:fill="FFFFFF"/>
        </w:rPr>
        <w:t>;</w:t>
      </w:r>
    </w:p>
    <w:p w14:paraId="229098AF"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b/>
          <w:bCs/>
          <w:color w:val="000080"/>
          <w:sz w:val="22"/>
          <w:szCs w:val="22"/>
          <w:shd w:val="clear" w:color="auto" w:fill="FFFFFF"/>
        </w:rPr>
        <w:t>PROC</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b/>
          <w:bCs/>
          <w:color w:val="000080"/>
          <w:sz w:val="22"/>
          <w:szCs w:val="22"/>
          <w:shd w:val="clear" w:color="auto" w:fill="FFFFFF"/>
        </w:rPr>
        <w:t>SQL</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color w:val="0000FF"/>
          <w:sz w:val="22"/>
          <w:szCs w:val="22"/>
          <w:shd w:val="clear" w:color="auto" w:fill="FFFFFF"/>
        </w:rPr>
        <w:t>NOPRINT</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color w:val="0000FF"/>
          <w:sz w:val="22"/>
          <w:szCs w:val="22"/>
          <w:shd w:val="clear" w:color="auto" w:fill="FFFFFF"/>
        </w:rPr>
        <w:t>SELECT</w:t>
      </w:r>
      <w:r w:rsidRPr="00C57B2E">
        <w:rPr>
          <w:rFonts w:asciiTheme="minorHAnsi" w:hAnsiTheme="minorHAnsi" w:cstheme="minorHAnsi"/>
          <w:color w:val="000000"/>
          <w:sz w:val="22"/>
          <w:szCs w:val="22"/>
          <w:shd w:val="clear" w:color="auto" w:fill="FFFFFF"/>
        </w:rPr>
        <w:t xml:space="preserve"> name </w:t>
      </w:r>
      <w:proofErr w:type="spellStart"/>
      <w:r w:rsidRPr="00C57B2E">
        <w:rPr>
          <w:rFonts w:asciiTheme="minorHAnsi" w:hAnsiTheme="minorHAnsi" w:cstheme="minorHAnsi"/>
          <w:color w:val="0000FF"/>
          <w:sz w:val="22"/>
          <w:szCs w:val="22"/>
          <w:shd w:val="clear" w:color="auto" w:fill="FFFFFF"/>
        </w:rPr>
        <w:t>INTO</w:t>
      </w:r>
      <w:r w:rsidRPr="00C57B2E">
        <w:rPr>
          <w:rFonts w:asciiTheme="minorHAnsi" w:hAnsiTheme="minorHAnsi" w:cstheme="minorHAnsi"/>
          <w:color w:val="000000"/>
          <w:sz w:val="22"/>
          <w:szCs w:val="22"/>
          <w:shd w:val="clear" w:color="auto" w:fill="FFFFFF"/>
        </w:rPr>
        <w:t>:predictors</w:t>
      </w:r>
      <w:proofErr w:type="spellEnd"/>
      <w:r w:rsidRPr="00C57B2E">
        <w:rPr>
          <w:rFonts w:asciiTheme="minorHAnsi" w:hAnsiTheme="minorHAnsi" w:cstheme="minorHAnsi"/>
          <w:color w:val="000000"/>
          <w:sz w:val="22"/>
          <w:szCs w:val="22"/>
          <w:shd w:val="clear" w:color="auto" w:fill="FFFFFF"/>
        </w:rPr>
        <w:t xml:space="preserve"> SEPARATED BY </w:t>
      </w:r>
      <w:r w:rsidRPr="00C57B2E">
        <w:rPr>
          <w:rFonts w:asciiTheme="minorHAnsi" w:hAnsiTheme="minorHAnsi" w:cstheme="minorHAnsi"/>
          <w:color w:val="800080"/>
          <w:sz w:val="22"/>
          <w:szCs w:val="22"/>
          <w:shd w:val="clear" w:color="auto" w:fill="FFFFFF"/>
        </w:rPr>
        <w:t>" "</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color w:val="0000FF"/>
          <w:sz w:val="22"/>
          <w:szCs w:val="22"/>
          <w:shd w:val="clear" w:color="auto" w:fill="FFFFFF"/>
        </w:rPr>
        <w:t>FROM</w:t>
      </w:r>
      <w:r w:rsidRPr="00C57B2E">
        <w:rPr>
          <w:rFonts w:asciiTheme="minorHAnsi" w:hAnsiTheme="minorHAnsi" w:cstheme="minorHAnsi"/>
          <w:color w:val="000000"/>
          <w:sz w:val="22"/>
          <w:szCs w:val="22"/>
          <w:shd w:val="clear" w:color="auto" w:fill="FFFFFF"/>
        </w:rPr>
        <w:t xml:space="preserve"> var; </w:t>
      </w:r>
      <w:r w:rsidRPr="00C57B2E">
        <w:rPr>
          <w:rFonts w:asciiTheme="minorHAnsi" w:hAnsiTheme="minorHAnsi" w:cstheme="minorHAnsi"/>
          <w:b/>
          <w:bCs/>
          <w:color w:val="000080"/>
          <w:sz w:val="22"/>
          <w:szCs w:val="22"/>
          <w:shd w:val="clear" w:color="auto" w:fill="FFFFFF"/>
        </w:rPr>
        <w:t>QUIT</w:t>
      </w:r>
      <w:r w:rsidRPr="00C57B2E">
        <w:rPr>
          <w:rFonts w:asciiTheme="minorHAnsi" w:hAnsiTheme="minorHAnsi" w:cstheme="minorHAnsi"/>
          <w:color w:val="000000"/>
          <w:sz w:val="22"/>
          <w:szCs w:val="22"/>
          <w:shd w:val="clear" w:color="auto" w:fill="FFFFFF"/>
        </w:rPr>
        <w:t>;</w:t>
      </w:r>
    </w:p>
    <w:p w14:paraId="203E249B"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00FF"/>
          <w:sz w:val="22"/>
          <w:szCs w:val="22"/>
          <w:shd w:val="clear" w:color="auto" w:fill="FFFFFF"/>
        </w:rPr>
        <w:t>%PUT</w:t>
      </w:r>
      <w:r w:rsidRPr="00C57B2E">
        <w:rPr>
          <w:rFonts w:asciiTheme="minorHAnsi" w:hAnsiTheme="minorHAnsi" w:cstheme="minorHAnsi"/>
          <w:color w:val="000000"/>
          <w:sz w:val="22"/>
          <w:szCs w:val="22"/>
          <w:shd w:val="clear" w:color="auto" w:fill="FFFFFF"/>
        </w:rPr>
        <w:t xml:space="preserve"> &amp;predictors; </w:t>
      </w:r>
      <w:r w:rsidRPr="00C57B2E">
        <w:rPr>
          <w:rFonts w:asciiTheme="minorHAnsi" w:hAnsiTheme="minorHAnsi" w:cstheme="minorHAnsi"/>
          <w:b/>
          <w:bCs/>
          <w:color w:val="000080"/>
          <w:sz w:val="22"/>
          <w:szCs w:val="22"/>
          <w:shd w:val="clear" w:color="auto" w:fill="FFFFFF"/>
        </w:rPr>
        <w:t>RUN</w:t>
      </w:r>
      <w:r w:rsidRPr="00C57B2E">
        <w:rPr>
          <w:rFonts w:asciiTheme="minorHAnsi" w:hAnsiTheme="minorHAnsi" w:cstheme="minorHAnsi"/>
          <w:color w:val="000000"/>
          <w:sz w:val="22"/>
          <w:szCs w:val="22"/>
          <w:shd w:val="clear" w:color="auto" w:fill="FFFFFF"/>
        </w:rPr>
        <w:t>;</w:t>
      </w:r>
    </w:p>
    <w:p w14:paraId="0B0F0D2D"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p>
    <w:p w14:paraId="5B793A08"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8000"/>
          <w:sz w:val="22"/>
          <w:szCs w:val="22"/>
          <w:shd w:val="clear" w:color="auto" w:fill="FFFFFF"/>
        </w:rPr>
        <w:t xml:space="preserve">/* Variables in </w:t>
      </w:r>
      <w:proofErr w:type="spellStart"/>
      <w:r w:rsidRPr="00C57B2E">
        <w:rPr>
          <w:rFonts w:asciiTheme="minorHAnsi" w:hAnsiTheme="minorHAnsi" w:cstheme="minorHAnsi"/>
          <w:color w:val="008000"/>
          <w:sz w:val="22"/>
          <w:szCs w:val="22"/>
          <w:shd w:val="clear" w:color="auto" w:fill="FFFFFF"/>
        </w:rPr>
        <w:t>train_encoded</w:t>
      </w:r>
      <w:proofErr w:type="spellEnd"/>
      <w:r w:rsidRPr="00C57B2E">
        <w:rPr>
          <w:rFonts w:asciiTheme="minorHAnsi" w:hAnsiTheme="minorHAnsi" w:cstheme="minorHAnsi"/>
          <w:color w:val="008000"/>
          <w:sz w:val="22"/>
          <w:szCs w:val="22"/>
          <w:shd w:val="clear" w:color="auto" w:fill="FFFFFF"/>
        </w:rPr>
        <w:t xml:space="preserve"> but not in </w:t>
      </w:r>
      <w:proofErr w:type="spellStart"/>
      <w:r w:rsidRPr="00C57B2E">
        <w:rPr>
          <w:rFonts w:asciiTheme="minorHAnsi" w:hAnsiTheme="minorHAnsi" w:cstheme="minorHAnsi"/>
          <w:color w:val="008000"/>
          <w:sz w:val="22"/>
          <w:szCs w:val="22"/>
          <w:shd w:val="clear" w:color="auto" w:fill="FFFFFF"/>
        </w:rPr>
        <w:t>oot_encoded</w:t>
      </w:r>
      <w:proofErr w:type="spellEnd"/>
      <w:r w:rsidRPr="00C57B2E">
        <w:rPr>
          <w:rFonts w:asciiTheme="minorHAnsi" w:hAnsiTheme="minorHAnsi" w:cstheme="minorHAnsi"/>
          <w:color w:val="008000"/>
          <w:sz w:val="22"/>
          <w:szCs w:val="22"/>
          <w:shd w:val="clear" w:color="auto" w:fill="FFFFFF"/>
        </w:rPr>
        <w:t xml:space="preserve"> */</w:t>
      </w:r>
    </w:p>
    <w:p w14:paraId="54B43812"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b/>
          <w:bCs/>
          <w:color w:val="000080"/>
          <w:sz w:val="22"/>
          <w:szCs w:val="22"/>
          <w:shd w:val="clear" w:color="auto" w:fill="FFFFFF"/>
        </w:rPr>
        <w:t>PROC</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b/>
          <w:bCs/>
          <w:color w:val="000080"/>
          <w:sz w:val="22"/>
          <w:szCs w:val="22"/>
          <w:shd w:val="clear" w:color="auto" w:fill="FFFFFF"/>
        </w:rPr>
        <w:t>SQL</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color w:val="0000FF"/>
          <w:sz w:val="22"/>
          <w:szCs w:val="22"/>
          <w:shd w:val="clear" w:color="auto" w:fill="FFFFFF"/>
        </w:rPr>
        <w:t>NOPRINT</w:t>
      </w:r>
      <w:r w:rsidRPr="00C57B2E">
        <w:rPr>
          <w:rFonts w:asciiTheme="minorHAnsi" w:hAnsiTheme="minorHAnsi" w:cstheme="minorHAnsi"/>
          <w:color w:val="000000"/>
          <w:sz w:val="22"/>
          <w:szCs w:val="22"/>
          <w:shd w:val="clear" w:color="auto" w:fill="FFFFFF"/>
        </w:rPr>
        <w:t>;</w:t>
      </w:r>
    </w:p>
    <w:p w14:paraId="20D7EB59"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color w:val="0000FF"/>
          <w:sz w:val="22"/>
          <w:szCs w:val="22"/>
          <w:shd w:val="clear" w:color="auto" w:fill="FFFFFF"/>
        </w:rPr>
        <w:t>CREATE</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color w:val="0000FF"/>
          <w:sz w:val="22"/>
          <w:szCs w:val="22"/>
          <w:shd w:val="clear" w:color="auto" w:fill="FFFFFF"/>
        </w:rPr>
        <w:t>TABLE</w:t>
      </w:r>
      <w:r w:rsidRPr="00C57B2E">
        <w:rPr>
          <w:rFonts w:asciiTheme="minorHAnsi" w:hAnsiTheme="minorHAnsi" w:cstheme="minorHAnsi"/>
          <w:color w:val="000000"/>
          <w:sz w:val="22"/>
          <w:szCs w:val="22"/>
          <w:shd w:val="clear" w:color="auto" w:fill="FFFFFF"/>
        </w:rPr>
        <w:t xml:space="preserve"> </w:t>
      </w:r>
      <w:proofErr w:type="spellStart"/>
      <w:r w:rsidRPr="00C57B2E">
        <w:rPr>
          <w:rFonts w:asciiTheme="minorHAnsi" w:hAnsiTheme="minorHAnsi" w:cstheme="minorHAnsi"/>
          <w:color w:val="000000"/>
          <w:sz w:val="22"/>
          <w:szCs w:val="22"/>
          <w:shd w:val="clear" w:color="auto" w:fill="FFFFFF"/>
        </w:rPr>
        <w:t>train_vars</w:t>
      </w:r>
      <w:proofErr w:type="spellEnd"/>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color w:val="0000FF"/>
          <w:sz w:val="22"/>
          <w:szCs w:val="22"/>
          <w:shd w:val="clear" w:color="auto" w:fill="FFFFFF"/>
        </w:rPr>
        <w:t>AS</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color w:val="0000FF"/>
          <w:sz w:val="22"/>
          <w:szCs w:val="22"/>
          <w:shd w:val="clear" w:color="auto" w:fill="FFFFFF"/>
        </w:rPr>
        <w:t>SELECT</w:t>
      </w:r>
      <w:r w:rsidRPr="00C57B2E">
        <w:rPr>
          <w:rFonts w:asciiTheme="minorHAnsi" w:hAnsiTheme="minorHAnsi" w:cstheme="minorHAnsi"/>
          <w:color w:val="000000"/>
          <w:sz w:val="22"/>
          <w:szCs w:val="22"/>
          <w:shd w:val="clear" w:color="auto" w:fill="FFFFFF"/>
        </w:rPr>
        <w:t xml:space="preserve"> name </w:t>
      </w:r>
      <w:r w:rsidRPr="00C57B2E">
        <w:rPr>
          <w:rFonts w:asciiTheme="minorHAnsi" w:hAnsiTheme="minorHAnsi" w:cstheme="minorHAnsi"/>
          <w:color w:val="0000FF"/>
          <w:sz w:val="22"/>
          <w:szCs w:val="22"/>
          <w:shd w:val="clear" w:color="auto" w:fill="FFFFFF"/>
        </w:rPr>
        <w:t>FROM</w:t>
      </w:r>
      <w:r w:rsidRPr="00C57B2E">
        <w:rPr>
          <w:rFonts w:asciiTheme="minorHAnsi" w:hAnsiTheme="minorHAnsi" w:cstheme="minorHAnsi"/>
          <w:color w:val="000000"/>
          <w:sz w:val="22"/>
          <w:szCs w:val="22"/>
          <w:shd w:val="clear" w:color="auto" w:fill="FFFFFF"/>
        </w:rPr>
        <w:t xml:space="preserve"> </w:t>
      </w:r>
      <w:proofErr w:type="spellStart"/>
      <w:r w:rsidRPr="00C57B2E">
        <w:rPr>
          <w:rFonts w:asciiTheme="minorHAnsi" w:hAnsiTheme="minorHAnsi" w:cstheme="minorHAnsi"/>
          <w:color w:val="000000"/>
          <w:sz w:val="22"/>
          <w:szCs w:val="22"/>
          <w:shd w:val="clear" w:color="auto" w:fill="FFFFFF"/>
        </w:rPr>
        <w:t>dictionary.columns</w:t>
      </w:r>
      <w:proofErr w:type="spellEnd"/>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color w:val="0000FF"/>
          <w:sz w:val="22"/>
          <w:szCs w:val="22"/>
          <w:shd w:val="clear" w:color="auto" w:fill="FFFFFF"/>
        </w:rPr>
        <w:t>WHERE</w:t>
      </w:r>
      <w:r w:rsidRPr="00C57B2E">
        <w:rPr>
          <w:rFonts w:asciiTheme="minorHAnsi" w:hAnsiTheme="minorHAnsi" w:cstheme="minorHAnsi"/>
          <w:color w:val="000000"/>
          <w:sz w:val="22"/>
          <w:szCs w:val="22"/>
          <w:shd w:val="clear" w:color="auto" w:fill="FFFFFF"/>
        </w:rPr>
        <w:t xml:space="preserve"> </w:t>
      </w:r>
      <w:proofErr w:type="spellStart"/>
      <w:r w:rsidRPr="00C57B2E">
        <w:rPr>
          <w:rFonts w:asciiTheme="minorHAnsi" w:hAnsiTheme="minorHAnsi" w:cstheme="minorHAnsi"/>
          <w:color w:val="000000"/>
          <w:sz w:val="22"/>
          <w:szCs w:val="22"/>
          <w:shd w:val="clear" w:color="auto" w:fill="FFFFFF"/>
        </w:rPr>
        <w:t>libname</w:t>
      </w:r>
      <w:proofErr w:type="spellEnd"/>
      <w:r w:rsidRPr="00C57B2E">
        <w:rPr>
          <w:rFonts w:asciiTheme="minorHAnsi" w:hAnsiTheme="minorHAnsi" w:cstheme="minorHAnsi"/>
          <w:color w:val="000000"/>
          <w:sz w:val="22"/>
          <w:szCs w:val="22"/>
          <w:shd w:val="clear" w:color="auto" w:fill="FFFFFF"/>
        </w:rPr>
        <w:t>=</w:t>
      </w:r>
      <w:r w:rsidRPr="00C57B2E">
        <w:rPr>
          <w:rFonts w:asciiTheme="minorHAnsi" w:hAnsiTheme="minorHAnsi" w:cstheme="minorHAnsi"/>
          <w:color w:val="800080"/>
          <w:sz w:val="22"/>
          <w:szCs w:val="22"/>
          <w:shd w:val="clear" w:color="auto" w:fill="FFFFFF"/>
        </w:rPr>
        <w:t>"WORK"</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color w:val="0000FF"/>
          <w:sz w:val="22"/>
          <w:szCs w:val="22"/>
          <w:shd w:val="clear" w:color="auto" w:fill="FFFFFF"/>
        </w:rPr>
        <w:t>AND</w:t>
      </w:r>
      <w:r w:rsidRPr="00C57B2E">
        <w:rPr>
          <w:rFonts w:asciiTheme="minorHAnsi" w:hAnsiTheme="minorHAnsi" w:cstheme="minorHAnsi"/>
          <w:color w:val="000000"/>
          <w:sz w:val="22"/>
          <w:szCs w:val="22"/>
          <w:shd w:val="clear" w:color="auto" w:fill="FFFFFF"/>
        </w:rPr>
        <w:t xml:space="preserve"> </w:t>
      </w:r>
      <w:proofErr w:type="spellStart"/>
      <w:r w:rsidRPr="00C57B2E">
        <w:rPr>
          <w:rFonts w:asciiTheme="minorHAnsi" w:hAnsiTheme="minorHAnsi" w:cstheme="minorHAnsi"/>
          <w:color w:val="000000"/>
          <w:sz w:val="22"/>
          <w:szCs w:val="22"/>
          <w:shd w:val="clear" w:color="auto" w:fill="FFFFFF"/>
        </w:rPr>
        <w:t>memname</w:t>
      </w:r>
      <w:proofErr w:type="spellEnd"/>
      <w:r w:rsidRPr="00C57B2E">
        <w:rPr>
          <w:rFonts w:asciiTheme="minorHAnsi" w:hAnsiTheme="minorHAnsi" w:cstheme="minorHAnsi"/>
          <w:color w:val="000000"/>
          <w:sz w:val="22"/>
          <w:szCs w:val="22"/>
          <w:shd w:val="clear" w:color="auto" w:fill="FFFFFF"/>
        </w:rPr>
        <w:t>=</w:t>
      </w:r>
      <w:r w:rsidRPr="00C57B2E">
        <w:rPr>
          <w:rFonts w:asciiTheme="minorHAnsi" w:hAnsiTheme="minorHAnsi" w:cstheme="minorHAnsi"/>
          <w:color w:val="800080"/>
          <w:sz w:val="22"/>
          <w:szCs w:val="22"/>
          <w:shd w:val="clear" w:color="auto" w:fill="FFFFFF"/>
        </w:rPr>
        <w:t>"TRAIN_ENCODED"</w:t>
      </w:r>
      <w:r w:rsidRPr="00C57B2E">
        <w:rPr>
          <w:rFonts w:asciiTheme="minorHAnsi" w:hAnsiTheme="minorHAnsi" w:cstheme="minorHAnsi"/>
          <w:color w:val="000000"/>
          <w:sz w:val="22"/>
          <w:szCs w:val="22"/>
          <w:shd w:val="clear" w:color="auto" w:fill="FFFFFF"/>
        </w:rPr>
        <w:t>;</w:t>
      </w:r>
    </w:p>
    <w:p w14:paraId="166C82E3"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color w:val="0000FF"/>
          <w:sz w:val="22"/>
          <w:szCs w:val="22"/>
          <w:shd w:val="clear" w:color="auto" w:fill="FFFFFF"/>
        </w:rPr>
        <w:t>CREATE</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color w:val="0000FF"/>
          <w:sz w:val="22"/>
          <w:szCs w:val="22"/>
          <w:shd w:val="clear" w:color="auto" w:fill="FFFFFF"/>
        </w:rPr>
        <w:t>TABLE</w:t>
      </w:r>
      <w:r w:rsidRPr="00C57B2E">
        <w:rPr>
          <w:rFonts w:asciiTheme="minorHAnsi" w:hAnsiTheme="minorHAnsi" w:cstheme="minorHAnsi"/>
          <w:color w:val="000000"/>
          <w:sz w:val="22"/>
          <w:szCs w:val="22"/>
          <w:shd w:val="clear" w:color="auto" w:fill="FFFFFF"/>
        </w:rPr>
        <w:t xml:space="preserve"> </w:t>
      </w:r>
      <w:proofErr w:type="spellStart"/>
      <w:r w:rsidRPr="00C57B2E">
        <w:rPr>
          <w:rFonts w:asciiTheme="minorHAnsi" w:hAnsiTheme="minorHAnsi" w:cstheme="minorHAnsi"/>
          <w:color w:val="000000"/>
          <w:sz w:val="22"/>
          <w:szCs w:val="22"/>
          <w:shd w:val="clear" w:color="auto" w:fill="FFFFFF"/>
        </w:rPr>
        <w:t>oot_vars</w:t>
      </w:r>
      <w:proofErr w:type="spellEnd"/>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color w:val="0000FF"/>
          <w:sz w:val="22"/>
          <w:szCs w:val="22"/>
          <w:shd w:val="clear" w:color="auto" w:fill="FFFFFF"/>
        </w:rPr>
        <w:t>AS</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color w:val="0000FF"/>
          <w:sz w:val="22"/>
          <w:szCs w:val="22"/>
          <w:shd w:val="clear" w:color="auto" w:fill="FFFFFF"/>
        </w:rPr>
        <w:t>SELECT</w:t>
      </w:r>
      <w:r w:rsidRPr="00C57B2E">
        <w:rPr>
          <w:rFonts w:asciiTheme="minorHAnsi" w:hAnsiTheme="minorHAnsi" w:cstheme="minorHAnsi"/>
          <w:color w:val="000000"/>
          <w:sz w:val="22"/>
          <w:szCs w:val="22"/>
          <w:shd w:val="clear" w:color="auto" w:fill="FFFFFF"/>
        </w:rPr>
        <w:t xml:space="preserve"> name </w:t>
      </w:r>
      <w:r w:rsidRPr="00C57B2E">
        <w:rPr>
          <w:rFonts w:asciiTheme="minorHAnsi" w:hAnsiTheme="minorHAnsi" w:cstheme="minorHAnsi"/>
          <w:color w:val="0000FF"/>
          <w:sz w:val="22"/>
          <w:szCs w:val="22"/>
          <w:shd w:val="clear" w:color="auto" w:fill="FFFFFF"/>
        </w:rPr>
        <w:t>FROM</w:t>
      </w:r>
      <w:r w:rsidRPr="00C57B2E">
        <w:rPr>
          <w:rFonts w:asciiTheme="minorHAnsi" w:hAnsiTheme="minorHAnsi" w:cstheme="minorHAnsi"/>
          <w:color w:val="000000"/>
          <w:sz w:val="22"/>
          <w:szCs w:val="22"/>
          <w:shd w:val="clear" w:color="auto" w:fill="FFFFFF"/>
        </w:rPr>
        <w:t xml:space="preserve"> </w:t>
      </w:r>
      <w:proofErr w:type="spellStart"/>
      <w:r w:rsidRPr="00C57B2E">
        <w:rPr>
          <w:rFonts w:asciiTheme="minorHAnsi" w:hAnsiTheme="minorHAnsi" w:cstheme="minorHAnsi"/>
          <w:color w:val="000000"/>
          <w:sz w:val="22"/>
          <w:szCs w:val="22"/>
          <w:shd w:val="clear" w:color="auto" w:fill="FFFFFF"/>
        </w:rPr>
        <w:t>dictionary.columns</w:t>
      </w:r>
      <w:proofErr w:type="spellEnd"/>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color w:val="0000FF"/>
          <w:sz w:val="22"/>
          <w:szCs w:val="22"/>
          <w:shd w:val="clear" w:color="auto" w:fill="FFFFFF"/>
        </w:rPr>
        <w:t>WHERE</w:t>
      </w:r>
      <w:r w:rsidRPr="00C57B2E">
        <w:rPr>
          <w:rFonts w:asciiTheme="minorHAnsi" w:hAnsiTheme="minorHAnsi" w:cstheme="minorHAnsi"/>
          <w:color w:val="000000"/>
          <w:sz w:val="22"/>
          <w:szCs w:val="22"/>
          <w:shd w:val="clear" w:color="auto" w:fill="FFFFFF"/>
        </w:rPr>
        <w:t xml:space="preserve"> </w:t>
      </w:r>
      <w:proofErr w:type="spellStart"/>
      <w:r w:rsidRPr="00C57B2E">
        <w:rPr>
          <w:rFonts w:asciiTheme="minorHAnsi" w:hAnsiTheme="minorHAnsi" w:cstheme="minorHAnsi"/>
          <w:color w:val="000000"/>
          <w:sz w:val="22"/>
          <w:szCs w:val="22"/>
          <w:shd w:val="clear" w:color="auto" w:fill="FFFFFF"/>
        </w:rPr>
        <w:t>libname</w:t>
      </w:r>
      <w:proofErr w:type="spellEnd"/>
      <w:r w:rsidRPr="00C57B2E">
        <w:rPr>
          <w:rFonts w:asciiTheme="minorHAnsi" w:hAnsiTheme="minorHAnsi" w:cstheme="minorHAnsi"/>
          <w:color w:val="000000"/>
          <w:sz w:val="22"/>
          <w:szCs w:val="22"/>
          <w:shd w:val="clear" w:color="auto" w:fill="FFFFFF"/>
        </w:rPr>
        <w:t>=</w:t>
      </w:r>
      <w:r w:rsidRPr="00C57B2E">
        <w:rPr>
          <w:rFonts w:asciiTheme="minorHAnsi" w:hAnsiTheme="minorHAnsi" w:cstheme="minorHAnsi"/>
          <w:color w:val="800080"/>
          <w:sz w:val="22"/>
          <w:szCs w:val="22"/>
          <w:shd w:val="clear" w:color="auto" w:fill="FFFFFF"/>
        </w:rPr>
        <w:t>"WORK"</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color w:val="0000FF"/>
          <w:sz w:val="22"/>
          <w:szCs w:val="22"/>
          <w:shd w:val="clear" w:color="auto" w:fill="FFFFFF"/>
        </w:rPr>
        <w:t>AND</w:t>
      </w:r>
      <w:r w:rsidRPr="00C57B2E">
        <w:rPr>
          <w:rFonts w:asciiTheme="minorHAnsi" w:hAnsiTheme="minorHAnsi" w:cstheme="minorHAnsi"/>
          <w:color w:val="000000"/>
          <w:sz w:val="22"/>
          <w:szCs w:val="22"/>
          <w:shd w:val="clear" w:color="auto" w:fill="FFFFFF"/>
        </w:rPr>
        <w:t xml:space="preserve"> </w:t>
      </w:r>
      <w:proofErr w:type="spellStart"/>
      <w:r w:rsidRPr="00C57B2E">
        <w:rPr>
          <w:rFonts w:asciiTheme="minorHAnsi" w:hAnsiTheme="minorHAnsi" w:cstheme="minorHAnsi"/>
          <w:color w:val="000000"/>
          <w:sz w:val="22"/>
          <w:szCs w:val="22"/>
          <w:shd w:val="clear" w:color="auto" w:fill="FFFFFF"/>
        </w:rPr>
        <w:t>memname</w:t>
      </w:r>
      <w:proofErr w:type="spellEnd"/>
      <w:r w:rsidRPr="00C57B2E">
        <w:rPr>
          <w:rFonts w:asciiTheme="minorHAnsi" w:hAnsiTheme="minorHAnsi" w:cstheme="minorHAnsi"/>
          <w:color w:val="000000"/>
          <w:sz w:val="22"/>
          <w:szCs w:val="22"/>
          <w:shd w:val="clear" w:color="auto" w:fill="FFFFFF"/>
        </w:rPr>
        <w:t>=</w:t>
      </w:r>
      <w:r w:rsidRPr="00C57B2E">
        <w:rPr>
          <w:rFonts w:asciiTheme="minorHAnsi" w:hAnsiTheme="minorHAnsi" w:cstheme="minorHAnsi"/>
          <w:color w:val="800080"/>
          <w:sz w:val="22"/>
          <w:szCs w:val="22"/>
          <w:shd w:val="clear" w:color="auto" w:fill="FFFFFF"/>
        </w:rPr>
        <w:t>"OOT_ENCODED"</w:t>
      </w:r>
      <w:r w:rsidRPr="00C57B2E">
        <w:rPr>
          <w:rFonts w:asciiTheme="minorHAnsi" w:hAnsiTheme="minorHAnsi" w:cstheme="minorHAnsi"/>
          <w:color w:val="000000"/>
          <w:sz w:val="22"/>
          <w:szCs w:val="22"/>
          <w:shd w:val="clear" w:color="auto" w:fill="FFFFFF"/>
        </w:rPr>
        <w:t>;</w:t>
      </w:r>
    </w:p>
    <w:p w14:paraId="5BE5F1DD"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color w:val="0000FF"/>
          <w:sz w:val="22"/>
          <w:szCs w:val="22"/>
          <w:shd w:val="clear" w:color="auto" w:fill="FFFFFF"/>
        </w:rPr>
        <w:t>CREATE</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color w:val="0000FF"/>
          <w:sz w:val="22"/>
          <w:szCs w:val="22"/>
          <w:shd w:val="clear" w:color="auto" w:fill="FFFFFF"/>
        </w:rPr>
        <w:t>TABLE</w:t>
      </w:r>
      <w:r w:rsidRPr="00C57B2E">
        <w:rPr>
          <w:rFonts w:asciiTheme="minorHAnsi" w:hAnsiTheme="minorHAnsi" w:cstheme="minorHAnsi"/>
          <w:color w:val="000000"/>
          <w:sz w:val="22"/>
          <w:szCs w:val="22"/>
          <w:shd w:val="clear" w:color="auto" w:fill="FFFFFF"/>
        </w:rPr>
        <w:t xml:space="preserve"> </w:t>
      </w:r>
      <w:proofErr w:type="spellStart"/>
      <w:r w:rsidRPr="00C57B2E">
        <w:rPr>
          <w:rFonts w:asciiTheme="minorHAnsi" w:hAnsiTheme="minorHAnsi" w:cstheme="minorHAnsi"/>
          <w:color w:val="000000"/>
          <w:sz w:val="22"/>
          <w:szCs w:val="22"/>
          <w:shd w:val="clear" w:color="auto" w:fill="FFFFFF"/>
        </w:rPr>
        <w:t>in_train_not_oot</w:t>
      </w:r>
      <w:proofErr w:type="spellEnd"/>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color w:val="0000FF"/>
          <w:sz w:val="22"/>
          <w:szCs w:val="22"/>
          <w:shd w:val="clear" w:color="auto" w:fill="FFFFFF"/>
        </w:rPr>
        <w:t>AS</w:t>
      </w:r>
    </w:p>
    <w:p w14:paraId="1F7C9C5B"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color w:val="0000FF"/>
          <w:sz w:val="22"/>
          <w:szCs w:val="22"/>
          <w:shd w:val="clear" w:color="auto" w:fill="FFFFFF"/>
        </w:rPr>
        <w:t>SELECT</w:t>
      </w:r>
      <w:r w:rsidRPr="00C57B2E">
        <w:rPr>
          <w:rFonts w:asciiTheme="minorHAnsi" w:hAnsiTheme="minorHAnsi" w:cstheme="minorHAnsi"/>
          <w:color w:val="000000"/>
          <w:sz w:val="22"/>
          <w:szCs w:val="22"/>
          <w:shd w:val="clear" w:color="auto" w:fill="FFFFFF"/>
        </w:rPr>
        <w:t xml:space="preserve"> * </w:t>
      </w:r>
      <w:r w:rsidRPr="00C57B2E">
        <w:rPr>
          <w:rFonts w:asciiTheme="minorHAnsi" w:hAnsiTheme="minorHAnsi" w:cstheme="minorHAnsi"/>
          <w:color w:val="0000FF"/>
          <w:sz w:val="22"/>
          <w:szCs w:val="22"/>
          <w:shd w:val="clear" w:color="auto" w:fill="FFFFFF"/>
        </w:rPr>
        <w:t>FROM</w:t>
      </w:r>
      <w:r w:rsidRPr="00C57B2E">
        <w:rPr>
          <w:rFonts w:asciiTheme="minorHAnsi" w:hAnsiTheme="minorHAnsi" w:cstheme="minorHAnsi"/>
          <w:color w:val="000000"/>
          <w:sz w:val="22"/>
          <w:szCs w:val="22"/>
          <w:shd w:val="clear" w:color="auto" w:fill="FFFFFF"/>
        </w:rPr>
        <w:t xml:space="preserve"> </w:t>
      </w:r>
      <w:proofErr w:type="spellStart"/>
      <w:r w:rsidRPr="00C57B2E">
        <w:rPr>
          <w:rFonts w:asciiTheme="minorHAnsi" w:hAnsiTheme="minorHAnsi" w:cstheme="minorHAnsi"/>
          <w:color w:val="000000"/>
          <w:sz w:val="22"/>
          <w:szCs w:val="22"/>
          <w:shd w:val="clear" w:color="auto" w:fill="FFFFFF"/>
        </w:rPr>
        <w:t>train_vars</w:t>
      </w:r>
      <w:proofErr w:type="spellEnd"/>
    </w:p>
    <w:p w14:paraId="0A870636"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color w:val="0000FF"/>
          <w:sz w:val="22"/>
          <w:szCs w:val="22"/>
          <w:shd w:val="clear" w:color="auto" w:fill="FFFFFF"/>
        </w:rPr>
        <w:t>EXCEPT</w:t>
      </w:r>
    </w:p>
    <w:p w14:paraId="7905ED1A"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color w:val="0000FF"/>
          <w:sz w:val="22"/>
          <w:szCs w:val="22"/>
          <w:shd w:val="clear" w:color="auto" w:fill="FFFFFF"/>
        </w:rPr>
        <w:t>SELECT</w:t>
      </w:r>
      <w:r w:rsidRPr="00C57B2E">
        <w:rPr>
          <w:rFonts w:asciiTheme="minorHAnsi" w:hAnsiTheme="minorHAnsi" w:cstheme="minorHAnsi"/>
          <w:color w:val="000000"/>
          <w:sz w:val="22"/>
          <w:szCs w:val="22"/>
          <w:shd w:val="clear" w:color="auto" w:fill="FFFFFF"/>
        </w:rPr>
        <w:t xml:space="preserve"> * </w:t>
      </w:r>
      <w:r w:rsidRPr="00C57B2E">
        <w:rPr>
          <w:rFonts w:asciiTheme="minorHAnsi" w:hAnsiTheme="minorHAnsi" w:cstheme="minorHAnsi"/>
          <w:color w:val="0000FF"/>
          <w:sz w:val="22"/>
          <w:szCs w:val="22"/>
          <w:shd w:val="clear" w:color="auto" w:fill="FFFFFF"/>
        </w:rPr>
        <w:t>FROM</w:t>
      </w:r>
      <w:r w:rsidRPr="00C57B2E">
        <w:rPr>
          <w:rFonts w:asciiTheme="minorHAnsi" w:hAnsiTheme="minorHAnsi" w:cstheme="minorHAnsi"/>
          <w:color w:val="000000"/>
          <w:sz w:val="22"/>
          <w:szCs w:val="22"/>
          <w:shd w:val="clear" w:color="auto" w:fill="FFFFFF"/>
        </w:rPr>
        <w:t xml:space="preserve"> </w:t>
      </w:r>
      <w:proofErr w:type="spellStart"/>
      <w:r w:rsidRPr="00C57B2E">
        <w:rPr>
          <w:rFonts w:asciiTheme="minorHAnsi" w:hAnsiTheme="minorHAnsi" w:cstheme="minorHAnsi"/>
          <w:color w:val="000000"/>
          <w:sz w:val="22"/>
          <w:szCs w:val="22"/>
          <w:shd w:val="clear" w:color="auto" w:fill="FFFFFF"/>
        </w:rPr>
        <w:t>oot_vars</w:t>
      </w:r>
      <w:proofErr w:type="spellEnd"/>
      <w:r w:rsidRPr="00C57B2E">
        <w:rPr>
          <w:rFonts w:asciiTheme="minorHAnsi" w:hAnsiTheme="minorHAnsi" w:cstheme="minorHAnsi"/>
          <w:color w:val="000000"/>
          <w:sz w:val="22"/>
          <w:szCs w:val="22"/>
          <w:shd w:val="clear" w:color="auto" w:fill="FFFFFF"/>
        </w:rPr>
        <w:t>;</w:t>
      </w:r>
    </w:p>
    <w:p w14:paraId="7365F414"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b/>
          <w:bCs/>
          <w:color w:val="000080"/>
          <w:sz w:val="22"/>
          <w:szCs w:val="22"/>
          <w:shd w:val="clear" w:color="auto" w:fill="FFFFFF"/>
        </w:rPr>
        <w:t>QUIT</w:t>
      </w:r>
      <w:r w:rsidRPr="00C57B2E">
        <w:rPr>
          <w:rFonts w:asciiTheme="minorHAnsi" w:hAnsiTheme="minorHAnsi" w:cstheme="minorHAnsi"/>
          <w:color w:val="000000"/>
          <w:sz w:val="22"/>
          <w:szCs w:val="22"/>
          <w:shd w:val="clear" w:color="auto" w:fill="FFFFFF"/>
        </w:rPr>
        <w:t>;</w:t>
      </w:r>
    </w:p>
    <w:p w14:paraId="2951AA5D"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p>
    <w:p w14:paraId="3D017871"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8000"/>
          <w:sz w:val="22"/>
          <w:szCs w:val="22"/>
          <w:shd w:val="clear" w:color="auto" w:fill="FFFFFF"/>
        </w:rPr>
        <w:t>/* Print the differences */</w:t>
      </w:r>
    </w:p>
    <w:p w14:paraId="7C766BE7"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b/>
          <w:bCs/>
          <w:color w:val="000080"/>
          <w:sz w:val="22"/>
          <w:szCs w:val="22"/>
          <w:shd w:val="clear" w:color="auto" w:fill="FFFFFF"/>
        </w:rPr>
        <w:t>PROC</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b/>
          <w:bCs/>
          <w:color w:val="000080"/>
          <w:sz w:val="22"/>
          <w:szCs w:val="22"/>
          <w:shd w:val="clear" w:color="auto" w:fill="FFFFFF"/>
        </w:rPr>
        <w:t>PRINT</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color w:val="0000FF"/>
          <w:sz w:val="22"/>
          <w:szCs w:val="22"/>
          <w:shd w:val="clear" w:color="auto" w:fill="FFFFFF"/>
        </w:rPr>
        <w:t>DATA</w:t>
      </w:r>
      <w:r w:rsidRPr="00C57B2E">
        <w:rPr>
          <w:rFonts w:asciiTheme="minorHAnsi" w:hAnsiTheme="minorHAnsi" w:cstheme="minorHAnsi"/>
          <w:color w:val="000000"/>
          <w:sz w:val="22"/>
          <w:szCs w:val="22"/>
          <w:shd w:val="clear" w:color="auto" w:fill="FFFFFF"/>
        </w:rPr>
        <w:t>=</w:t>
      </w:r>
      <w:proofErr w:type="spellStart"/>
      <w:r w:rsidRPr="00C57B2E">
        <w:rPr>
          <w:rFonts w:asciiTheme="minorHAnsi" w:hAnsiTheme="minorHAnsi" w:cstheme="minorHAnsi"/>
          <w:color w:val="000000"/>
          <w:sz w:val="22"/>
          <w:szCs w:val="22"/>
          <w:shd w:val="clear" w:color="auto" w:fill="FFFFFF"/>
        </w:rPr>
        <w:t>in_train_not_oot</w:t>
      </w:r>
      <w:proofErr w:type="spellEnd"/>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b/>
          <w:bCs/>
          <w:color w:val="000080"/>
          <w:sz w:val="22"/>
          <w:szCs w:val="22"/>
          <w:shd w:val="clear" w:color="auto" w:fill="FFFFFF"/>
        </w:rPr>
        <w:t>RUN</w:t>
      </w:r>
      <w:r w:rsidRPr="00C57B2E">
        <w:rPr>
          <w:rFonts w:asciiTheme="minorHAnsi" w:hAnsiTheme="minorHAnsi" w:cstheme="minorHAnsi"/>
          <w:color w:val="000000"/>
          <w:sz w:val="22"/>
          <w:szCs w:val="22"/>
          <w:shd w:val="clear" w:color="auto" w:fill="FFFFFF"/>
        </w:rPr>
        <w:t>;</w:t>
      </w:r>
    </w:p>
    <w:p w14:paraId="6616697D"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p>
    <w:p w14:paraId="04D9C1E5"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8000"/>
          <w:sz w:val="22"/>
          <w:szCs w:val="22"/>
          <w:shd w:val="clear" w:color="auto" w:fill="FFFFFF"/>
        </w:rPr>
        <w:t>/* Create final train and OOT datasets */</w:t>
      </w:r>
    </w:p>
    <w:p w14:paraId="30F02DBB"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b/>
          <w:bCs/>
          <w:color w:val="000080"/>
          <w:sz w:val="22"/>
          <w:szCs w:val="22"/>
          <w:shd w:val="clear" w:color="auto" w:fill="FFFFFF"/>
        </w:rPr>
        <w:t>DATA</w:t>
      </w:r>
      <w:r w:rsidRPr="00C57B2E">
        <w:rPr>
          <w:rFonts w:asciiTheme="minorHAnsi" w:hAnsiTheme="minorHAnsi" w:cstheme="minorHAnsi"/>
          <w:color w:val="000000"/>
          <w:sz w:val="22"/>
          <w:szCs w:val="22"/>
          <w:shd w:val="clear" w:color="auto" w:fill="FFFFFF"/>
        </w:rPr>
        <w:t xml:space="preserve"> </w:t>
      </w:r>
      <w:proofErr w:type="spellStart"/>
      <w:r w:rsidRPr="00C57B2E">
        <w:rPr>
          <w:rFonts w:asciiTheme="minorHAnsi" w:hAnsiTheme="minorHAnsi" w:cstheme="minorHAnsi"/>
          <w:color w:val="000000"/>
          <w:sz w:val="22"/>
          <w:szCs w:val="22"/>
          <w:shd w:val="clear" w:color="auto" w:fill="FFFFFF"/>
        </w:rPr>
        <w:t>train_encoded_final</w:t>
      </w:r>
      <w:proofErr w:type="spellEnd"/>
      <w:r w:rsidRPr="00C57B2E">
        <w:rPr>
          <w:rFonts w:asciiTheme="minorHAnsi" w:hAnsiTheme="minorHAnsi" w:cstheme="minorHAnsi"/>
          <w:color w:val="000000"/>
          <w:sz w:val="22"/>
          <w:szCs w:val="22"/>
          <w:shd w:val="clear" w:color="auto" w:fill="FFFFFF"/>
        </w:rPr>
        <w:t>;</w:t>
      </w:r>
    </w:p>
    <w:p w14:paraId="091739FA"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color w:val="0000FF"/>
          <w:sz w:val="22"/>
          <w:szCs w:val="22"/>
          <w:shd w:val="clear" w:color="auto" w:fill="FFFFFF"/>
        </w:rPr>
        <w:t>SET</w:t>
      </w:r>
      <w:r w:rsidRPr="00C57B2E">
        <w:rPr>
          <w:rFonts w:asciiTheme="minorHAnsi" w:hAnsiTheme="minorHAnsi" w:cstheme="minorHAnsi"/>
          <w:color w:val="000000"/>
          <w:sz w:val="22"/>
          <w:szCs w:val="22"/>
          <w:shd w:val="clear" w:color="auto" w:fill="FFFFFF"/>
        </w:rPr>
        <w:t xml:space="preserve"> </w:t>
      </w:r>
      <w:proofErr w:type="spellStart"/>
      <w:r w:rsidRPr="00C57B2E">
        <w:rPr>
          <w:rFonts w:asciiTheme="minorHAnsi" w:hAnsiTheme="minorHAnsi" w:cstheme="minorHAnsi"/>
          <w:color w:val="000000"/>
          <w:sz w:val="22"/>
          <w:szCs w:val="22"/>
          <w:shd w:val="clear" w:color="auto" w:fill="FFFFFF"/>
        </w:rPr>
        <w:t>train_encoded</w:t>
      </w:r>
      <w:proofErr w:type="spellEnd"/>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color w:val="0000FF"/>
          <w:sz w:val="22"/>
          <w:szCs w:val="22"/>
          <w:shd w:val="clear" w:color="auto" w:fill="FFFFFF"/>
        </w:rPr>
        <w:t>KEEP</w:t>
      </w:r>
      <w:r w:rsidRPr="00C57B2E">
        <w:rPr>
          <w:rFonts w:asciiTheme="minorHAnsi" w:hAnsiTheme="minorHAnsi" w:cstheme="minorHAnsi"/>
          <w:color w:val="000000"/>
          <w:sz w:val="22"/>
          <w:szCs w:val="22"/>
          <w:shd w:val="clear" w:color="auto" w:fill="FFFFFF"/>
        </w:rPr>
        <w:t>=&amp;predictors bad);</w:t>
      </w:r>
    </w:p>
    <w:p w14:paraId="5B17D388"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b/>
          <w:bCs/>
          <w:color w:val="000080"/>
          <w:sz w:val="22"/>
          <w:szCs w:val="22"/>
          <w:shd w:val="clear" w:color="auto" w:fill="FFFFFF"/>
        </w:rPr>
        <w:t>RUN</w:t>
      </w:r>
      <w:r w:rsidRPr="00C57B2E">
        <w:rPr>
          <w:rFonts w:asciiTheme="minorHAnsi" w:hAnsiTheme="minorHAnsi" w:cstheme="minorHAnsi"/>
          <w:color w:val="000000"/>
          <w:sz w:val="22"/>
          <w:szCs w:val="22"/>
          <w:shd w:val="clear" w:color="auto" w:fill="FFFFFF"/>
        </w:rPr>
        <w:t>;</w:t>
      </w:r>
    </w:p>
    <w:p w14:paraId="3C1AEC96"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p>
    <w:p w14:paraId="6FF30AB6"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b/>
          <w:bCs/>
          <w:color w:val="000080"/>
          <w:sz w:val="22"/>
          <w:szCs w:val="22"/>
          <w:shd w:val="clear" w:color="auto" w:fill="FFFFFF"/>
        </w:rPr>
        <w:t>PROC</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b/>
          <w:bCs/>
          <w:color w:val="000080"/>
          <w:sz w:val="22"/>
          <w:szCs w:val="22"/>
          <w:shd w:val="clear" w:color="auto" w:fill="FFFFFF"/>
        </w:rPr>
        <w:t>FREQ</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color w:val="0000FF"/>
          <w:sz w:val="22"/>
          <w:szCs w:val="22"/>
          <w:shd w:val="clear" w:color="auto" w:fill="FFFFFF"/>
        </w:rPr>
        <w:t>DATA</w:t>
      </w:r>
      <w:r w:rsidRPr="00C57B2E">
        <w:rPr>
          <w:rFonts w:asciiTheme="minorHAnsi" w:hAnsiTheme="minorHAnsi" w:cstheme="minorHAnsi"/>
          <w:color w:val="000000"/>
          <w:sz w:val="22"/>
          <w:szCs w:val="22"/>
          <w:shd w:val="clear" w:color="auto" w:fill="FFFFFF"/>
        </w:rPr>
        <w:t>=</w:t>
      </w:r>
      <w:proofErr w:type="spellStart"/>
      <w:r w:rsidRPr="00C57B2E">
        <w:rPr>
          <w:rFonts w:asciiTheme="minorHAnsi" w:hAnsiTheme="minorHAnsi" w:cstheme="minorHAnsi"/>
          <w:color w:val="000000"/>
          <w:sz w:val="22"/>
          <w:szCs w:val="22"/>
          <w:shd w:val="clear" w:color="auto" w:fill="FFFFFF"/>
        </w:rPr>
        <w:t>train_encoded_final</w:t>
      </w:r>
      <w:proofErr w:type="spellEnd"/>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color w:val="0000FF"/>
          <w:sz w:val="22"/>
          <w:szCs w:val="22"/>
          <w:shd w:val="clear" w:color="auto" w:fill="FFFFFF"/>
        </w:rPr>
        <w:t>TABLE</w:t>
      </w:r>
      <w:r w:rsidRPr="00C57B2E">
        <w:rPr>
          <w:rFonts w:asciiTheme="minorHAnsi" w:hAnsiTheme="minorHAnsi" w:cstheme="minorHAnsi"/>
          <w:color w:val="000000"/>
          <w:sz w:val="22"/>
          <w:szCs w:val="22"/>
          <w:shd w:val="clear" w:color="auto" w:fill="FFFFFF"/>
        </w:rPr>
        <w:t xml:space="preserve"> bad; </w:t>
      </w:r>
      <w:r w:rsidRPr="00C57B2E">
        <w:rPr>
          <w:rFonts w:asciiTheme="minorHAnsi" w:hAnsiTheme="minorHAnsi" w:cstheme="minorHAnsi"/>
          <w:b/>
          <w:bCs/>
          <w:color w:val="000080"/>
          <w:sz w:val="22"/>
          <w:szCs w:val="22"/>
          <w:shd w:val="clear" w:color="auto" w:fill="FFFFFF"/>
        </w:rPr>
        <w:t>RUN</w:t>
      </w:r>
      <w:r w:rsidRPr="00C57B2E">
        <w:rPr>
          <w:rFonts w:asciiTheme="minorHAnsi" w:hAnsiTheme="minorHAnsi" w:cstheme="minorHAnsi"/>
          <w:color w:val="000000"/>
          <w:sz w:val="22"/>
          <w:szCs w:val="22"/>
          <w:shd w:val="clear" w:color="auto" w:fill="FFFFFF"/>
        </w:rPr>
        <w:t>;</w:t>
      </w:r>
    </w:p>
    <w:p w14:paraId="59EEC840"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p>
    <w:p w14:paraId="38851AE3"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8000"/>
          <w:sz w:val="22"/>
          <w:szCs w:val="22"/>
          <w:shd w:val="clear" w:color="auto" w:fill="FFFFFF"/>
        </w:rPr>
        <w:t>/*Create missing variables from TRAIN dataset*/</w:t>
      </w:r>
    </w:p>
    <w:p w14:paraId="656555EC"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b/>
          <w:bCs/>
          <w:color w:val="000080"/>
          <w:sz w:val="22"/>
          <w:szCs w:val="22"/>
          <w:shd w:val="clear" w:color="auto" w:fill="FFFFFF"/>
        </w:rPr>
        <w:t>DATA</w:t>
      </w:r>
      <w:r w:rsidRPr="00C57B2E">
        <w:rPr>
          <w:rFonts w:asciiTheme="minorHAnsi" w:hAnsiTheme="minorHAnsi" w:cstheme="minorHAnsi"/>
          <w:color w:val="000000"/>
          <w:sz w:val="22"/>
          <w:szCs w:val="22"/>
          <w:shd w:val="clear" w:color="auto" w:fill="FFFFFF"/>
        </w:rPr>
        <w:t xml:space="preserve"> </w:t>
      </w:r>
      <w:proofErr w:type="spellStart"/>
      <w:r w:rsidRPr="00C57B2E">
        <w:rPr>
          <w:rFonts w:asciiTheme="minorHAnsi" w:hAnsiTheme="minorHAnsi" w:cstheme="minorHAnsi"/>
          <w:color w:val="000000"/>
          <w:sz w:val="22"/>
          <w:szCs w:val="22"/>
          <w:shd w:val="clear" w:color="auto" w:fill="FFFFFF"/>
        </w:rPr>
        <w:t>oot_encoded_final</w:t>
      </w:r>
      <w:proofErr w:type="spellEnd"/>
      <w:r w:rsidRPr="00C57B2E">
        <w:rPr>
          <w:rFonts w:asciiTheme="minorHAnsi" w:hAnsiTheme="minorHAnsi" w:cstheme="minorHAnsi"/>
          <w:color w:val="000000"/>
          <w:sz w:val="22"/>
          <w:szCs w:val="22"/>
          <w:shd w:val="clear" w:color="auto" w:fill="FFFFFF"/>
        </w:rPr>
        <w:t>;</w:t>
      </w:r>
    </w:p>
    <w:p w14:paraId="7B9E284E"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color w:val="0000FF"/>
          <w:sz w:val="22"/>
          <w:szCs w:val="22"/>
          <w:shd w:val="clear" w:color="auto" w:fill="FFFFFF"/>
        </w:rPr>
        <w:t>SET</w:t>
      </w:r>
      <w:r w:rsidRPr="00C57B2E">
        <w:rPr>
          <w:rFonts w:asciiTheme="minorHAnsi" w:hAnsiTheme="minorHAnsi" w:cstheme="minorHAnsi"/>
          <w:color w:val="000000"/>
          <w:sz w:val="22"/>
          <w:szCs w:val="22"/>
          <w:shd w:val="clear" w:color="auto" w:fill="FFFFFF"/>
        </w:rPr>
        <w:t xml:space="preserve"> </w:t>
      </w:r>
      <w:proofErr w:type="spellStart"/>
      <w:r w:rsidRPr="00C57B2E">
        <w:rPr>
          <w:rFonts w:asciiTheme="minorHAnsi" w:hAnsiTheme="minorHAnsi" w:cstheme="minorHAnsi"/>
          <w:color w:val="000000"/>
          <w:sz w:val="22"/>
          <w:szCs w:val="22"/>
          <w:shd w:val="clear" w:color="auto" w:fill="FFFFFF"/>
        </w:rPr>
        <w:t>oot_encoded</w:t>
      </w:r>
      <w:proofErr w:type="spellEnd"/>
      <w:r w:rsidRPr="00C57B2E">
        <w:rPr>
          <w:rFonts w:asciiTheme="minorHAnsi" w:hAnsiTheme="minorHAnsi" w:cstheme="minorHAnsi"/>
          <w:color w:val="000000"/>
          <w:sz w:val="22"/>
          <w:szCs w:val="22"/>
          <w:shd w:val="clear" w:color="auto" w:fill="FFFFFF"/>
        </w:rPr>
        <w:t xml:space="preserve"> ;</w:t>
      </w:r>
    </w:p>
    <w:p w14:paraId="7D7D35EA"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0000"/>
          <w:sz w:val="22"/>
          <w:szCs w:val="22"/>
          <w:shd w:val="clear" w:color="auto" w:fill="FFFFFF"/>
        </w:rPr>
        <w:t xml:space="preserve">  </w:t>
      </w:r>
      <w:proofErr w:type="spellStart"/>
      <w:r w:rsidRPr="00C57B2E">
        <w:rPr>
          <w:rFonts w:asciiTheme="minorHAnsi" w:hAnsiTheme="minorHAnsi" w:cstheme="minorHAnsi"/>
          <w:color w:val="000000"/>
          <w:sz w:val="22"/>
          <w:szCs w:val="22"/>
          <w:shd w:val="clear" w:color="auto" w:fill="FFFFFF"/>
        </w:rPr>
        <w:t>home_ownership_ANY</w:t>
      </w:r>
      <w:proofErr w:type="spellEnd"/>
      <w:r w:rsidRPr="00C57B2E">
        <w:rPr>
          <w:rFonts w:asciiTheme="minorHAnsi" w:hAnsiTheme="minorHAnsi" w:cstheme="minorHAnsi"/>
          <w:color w:val="000000"/>
          <w:sz w:val="22"/>
          <w:szCs w:val="22"/>
          <w:shd w:val="clear" w:color="auto" w:fill="FFFFFF"/>
        </w:rPr>
        <w:t xml:space="preserve"> = </w:t>
      </w:r>
      <w:r w:rsidRPr="00C57B2E">
        <w:rPr>
          <w:rFonts w:asciiTheme="minorHAnsi" w:hAnsiTheme="minorHAnsi" w:cstheme="minorHAnsi"/>
          <w:b/>
          <w:bCs/>
          <w:color w:val="008080"/>
          <w:sz w:val="22"/>
          <w:szCs w:val="22"/>
          <w:shd w:val="clear" w:color="auto" w:fill="FFFFFF"/>
        </w:rPr>
        <w:t>0</w:t>
      </w:r>
      <w:r w:rsidRPr="00C57B2E">
        <w:rPr>
          <w:rFonts w:asciiTheme="minorHAnsi" w:hAnsiTheme="minorHAnsi" w:cstheme="minorHAnsi"/>
          <w:color w:val="000000"/>
          <w:sz w:val="22"/>
          <w:szCs w:val="22"/>
          <w:shd w:val="clear" w:color="auto" w:fill="FFFFFF"/>
        </w:rPr>
        <w:t>;</w:t>
      </w:r>
    </w:p>
    <w:p w14:paraId="478A3C55"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0000"/>
          <w:sz w:val="22"/>
          <w:szCs w:val="22"/>
          <w:shd w:val="clear" w:color="auto" w:fill="FFFFFF"/>
        </w:rPr>
        <w:t xml:space="preserve">  </w:t>
      </w:r>
      <w:proofErr w:type="spellStart"/>
      <w:r w:rsidRPr="00C57B2E">
        <w:rPr>
          <w:rFonts w:asciiTheme="minorHAnsi" w:hAnsiTheme="minorHAnsi" w:cstheme="minorHAnsi"/>
          <w:color w:val="000000"/>
          <w:sz w:val="22"/>
          <w:szCs w:val="22"/>
          <w:shd w:val="clear" w:color="auto" w:fill="FFFFFF"/>
        </w:rPr>
        <w:t>purpose_wedding</w:t>
      </w:r>
      <w:proofErr w:type="spellEnd"/>
      <w:r w:rsidRPr="00C57B2E">
        <w:rPr>
          <w:rFonts w:asciiTheme="minorHAnsi" w:hAnsiTheme="minorHAnsi" w:cstheme="minorHAnsi"/>
          <w:color w:val="000000"/>
          <w:sz w:val="22"/>
          <w:szCs w:val="22"/>
          <w:shd w:val="clear" w:color="auto" w:fill="FFFFFF"/>
        </w:rPr>
        <w:t xml:space="preserve"> = </w:t>
      </w:r>
      <w:r w:rsidRPr="00C57B2E">
        <w:rPr>
          <w:rFonts w:asciiTheme="minorHAnsi" w:hAnsiTheme="minorHAnsi" w:cstheme="minorHAnsi"/>
          <w:b/>
          <w:bCs/>
          <w:color w:val="008080"/>
          <w:sz w:val="22"/>
          <w:szCs w:val="22"/>
          <w:shd w:val="clear" w:color="auto" w:fill="FFFFFF"/>
        </w:rPr>
        <w:t>0</w:t>
      </w:r>
      <w:r w:rsidRPr="00C57B2E">
        <w:rPr>
          <w:rFonts w:asciiTheme="minorHAnsi" w:hAnsiTheme="minorHAnsi" w:cstheme="minorHAnsi"/>
          <w:color w:val="000000"/>
          <w:sz w:val="22"/>
          <w:szCs w:val="22"/>
          <w:shd w:val="clear" w:color="auto" w:fill="FFFFFF"/>
        </w:rPr>
        <w:t>;</w:t>
      </w:r>
    </w:p>
    <w:p w14:paraId="1D395921"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color w:val="0000FF"/>
          <w:sz w:val="22"/>
          <w:szCs w:val="22"/>
          <w:shd w:val="clear" w:color="auto" w:fill="FFFFFF"/>
        </w:rPr>
        <w:t>KEEP</w:t>
      </w:r>
      <w:r w:rsidRPr="00C57B2E">
        <w:rPr>
          <w:rFonts w:asciiTheme="minorHAnsi" w:hAnsiTheme="minorHAnsi" w:cstheme="minorHAnsi"/>
          <w:color w:val="000000"/>
          <w:sz w:val="22"/>
          <w:szCs w:val="22"/>
          <w:shd w:val="clear" w:color="auto" w:fill="FFFFFF"/>
        </w:rPr>
        <w:t xml:space="preserve"> &amp;predictors bad  </w:t>
      </w:r>
      <w:proofErr w:type="spellStart"/>
      <w:r w:rsidRPr="00C57B2E">
        <w:rPr>
          <w:rFonts w:asciiTheme="minorHAnsi" w:hAnsiTheme="minorHAnsi" w:cstheme="minorHAnsi"/>
          <w:color w:val="000000"/>
          <w:sz w:val="22"/>
          <w:szCs w:val="22"/>
          <w:shd w:val="clear" w:color="auto" w:fill="FFFFFF"/>
        </w:rPr>
        <w:t>home_ownership_ANY</w:t>
      </w:r>
      <w:proofErr w:type="spellEnd"/>
      <w:r w:rsidRPr="00C57B2E">
        <w:rPr>
          <w:rFonts w:asciiTheme="minorHAnsi" w:hAnsiTheme="minorHAnsi" w:cstheme="minorHAnsi"/>
          <w:color w:val="000000"/>
          <w:sz w:val="22"/>
          <w:szCs w:val="22"/>
          <w:shd w:val="clear" w:color="auto" w:fill="FFFFFF"/>
        </w:rPr>
        <w:t xml:space="preserve"> </w:t>
      </w:r>
      <w:proofErr w:type="spellStart"/>
      <w:r w:rsidRPr="00C57B2E">
        <w:rPr>
          <w:rFonts w:asciiTheme="minorHAnsi" w:hAnsiTheme="minorHAnsi" w:cstheme="minorHAnsi"/>
          <w:color w:val="000000"/>
          <w:sz w:val="22"/>
          <w:szCs w:val="22"/>
          <w:shd w:val="clear" w:color="auto" w:fill="FFFFFF"/>
        </w:rPr>
        <w:t>purpose_wedding</w:t>
      </w:r>
      <w:proofErr w:type="spellEnd"/>
      <w:r w:rsidRPr="00C57B2E">
        <w:rPr>
          <w:rFonts w:asciiTheme="minorHAnsi" w:hAnsiTheme="minorHAnsi" w:cstheme="minorHAnsi"/>
          <w:color w:val="000000"/>
          <w:sz w:val="22"/>
          <w:szCs w:val="22"/>
          <w:shd w:val="clear" w:color="auto" w:fill="FFFFFF"/>
        </w:rPr>
        <w:t>;</w:t>
      </w:r>
    </w:p>
    <w:p w14:paraId="3C1D0F12"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b/>
          <w:bCs/>
          <w:color w:val="000080"/>
          <w:sz w:val="22"/>
          <w:szCs w:val="22"/>
          <w:shd w:val="clear" w:color="auto" w:fill="FFFFFF"/>
        </w:rPr>
        <w:lastRenderedPageBreak/>
        <w:t>RUN</w:t>
      </w:r>
      <w:r w:rsidRPr="00C57B2E">
        <w:rPr>
          <w:rFonts w:asciiTheme="minorHAnsi" w:hAnsiTheme="minorHAnsi" w:cstheme="minorHAnsi"/>
          <w:color w:val="000000"/>
          <w:sz w:val="22"/>
          <w:szCs w:val="22"/>
          <w:shd w:val="clear" w:color="auto" w:fill="FFFFFF"/>
        </w:rPr>
        <w:t>;</w:t>
      </w:r>
    </w:p>
    <w:p w14:paraId="41D7F557"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p>
    <w:p w14:paraId="14EBCF3E"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b/>
          <w:bCs/>
          <w:color w:val="000080"/>
          <w:sz w:val="22"/>
          <w:szCs w:val="22"/>
          <w:shd w:val="clear" w:color="auto" w:fill="FFFFFF"/>
        </w:rPr>
        <w:t>PROC</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b/>
          <w:bCs/>
          <w:color w:val="000080"/>
          <w:sz w:val="22"/>
          <w:szCs w:val="22"/>
          <w:shd w:val="clear" w:color="auto" w:fill="FFFFFF"/>
        </w:rPr>
        <w:t>FREQ</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color w:val="0000FF"/>
          <w:sz w:val="22"/>
          <w:szCs w:val="22"/>
          <w:shd w:val="clear" w:color="auto" w:fill="FFFFFF"/>
        </w:rPr>
        <w:t>DATA</w:t>
      </w:r>
      <w:r w:rsidRPr="00C57B2E">
        <w:rPr>
          <w:rFonts w:asciiTheme="minorHAnsi" w:hAnsiTheme="minorHAnsi" w:cstheme="minorHAnsi"/>
          <w:color w:val="000000"/>
          <w:sz w:val="22"/>
          <w:szCs w:val="22"/>
          <w:shd w:val="clear" w:color="auto" w:fill="FFFFFF"/>
        </w:rPr>
        <w:t>=</w:t>
      </w:r>
      <w:proofErr w:type="spellStart"/>
      <w:r w:rsidRPr="00C57B2E">
        <w:rPr>
          <w:rFonts w:asciiTheme="minorHAnsi" w:hAnsiTheme="minorHAnsi" w:cstheme="minorHAnsi"/>
          <w:color w:val="000000"/>
          <w:sz w:val="22"/>
          <w:szCs w:val="22"/>
          <w:shd w:val="clear" w:color="auto" w:fill="FFFFFF"/>
        </w:rPr>
        <w:t>oot_encoded_final</w:t>
      </w:r>
      <w:proofErr w:type="spellEnd"/>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color w:val="0000FF"/>
          <w:sz w:val="22"/>
          <w:szCs w:val="22"/>
          <w:shd w:val="clear" w:color="auto" w:fill="FFFFFF"/>
        </w:rPr>
        <w:t>TABLE</w:t>
      </w:r>
      <w:r w:rsidRPr="00C57B2E">
        <w:rPr>
          <w:rFonts w:asciiTheme="minorHAnsi" w:hAnsiTheme="minorHAnsi" w:cstheme="minorHAnsi"/>
          <w:color w:val="000000"/>
          <w:sz w:val="22"/>
          <w:szCs w:val="22"/>
          <w:shd w:val="clear" w:color="auto" w:fill="FFFFFF"/>
        </w:rPr>
        <w:t xml:space="preserve"> bad; </w:t>
      </w:r>
      <w:r w:rsidRPr="00C57B2E">
        <w:rPr>
          <w:rFonts w:asciiTheme="minorHAnsi" w:hAnsiTheme="minorHAnsi" w:cstheme="minorHAnsi"/>
          <w:b/>
          <w:bCs/>
          <w:color w:val="000080"/>
          <w:sz w:val="22"/>
          <w:szCs w:val="22"/>
          <w:shd w:val="clear" w:color="auto" w:fill="FFFFFF"/>
        </w:rPr>
        <w:t>RUN</w:t>
      </w:r>
      <w:r w:rsidRPr="00C57B2E">
        <w:rPr>
          <w:rFonts w:asciiTheme="minorHAnsi" w:hAnsiTheme="minorHAnsi" w:cstheme="minorHAnsi"/>
          <w:color w:val="000000"/>
          <w:sz w:val="22"/>
          <w:szCs w:val="22"/>
          <w:shd w:val="clear" w:color="auto" w:fill="FFFFFF"/>
        </w:rPr>
        <w:t>;</w:t>
      </w:r>
    </w:p>
    <w:p w14:paraId="357A3FB0"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p>
    <w:p w14:paraId="2DEA0553"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8000"/>
          <w:sz w:val="22"/>
          <w:szCs w:val="22"/>
          <w:shd w:val="clear" w:color="auto" w:fill="FFFFFF"/>
        </w:rPr>
        <w:t xml:space="preserve">/* Split the modeling dataset by </w:t>
      </w:r>
      <w:proofErr w:type="gramStart"/>
      <w:r w:rsidRPr="00C57B2E">
        <w:rPr>
          <w:rFonts w:asciiTheme="minorHAnsi" w:hAnsiTheme="minorHAnsi" w:cstheme="minorHAnsi"/>
          <w:color w:val="008000"/>
          <w:sz w:val="22"/>
          <w:szCs w:val="22"/>
          <w:shd w:val="clear" w:color="auto" w:fill="FFFFFF"/>
        </w:rPr>
        <w:t>a</w:t>
      </w:r>
      <w:proofErr w:type="gramEnd"/>
      <w:r w:rsidRPr="00C57B2E">
        <w:rPr>
          <w:rFonts w:asciiTheme="minorHAnsi" w:hAnsiTheme="minorHAnsi" w:cstheme="minorHAnsi"/>
          <w:color w:val="008000"/>
          <w:sz w:val="22"/>
          <w:szCs w:val="22"/>
          <w:shd w:val="clear" w:color="auto" w:fill="FFFFFF"/>
        </w:rPr>
        <w:t xml:space="preserve"> 80/20 ratio using a random seed */</w:t>
      </w:r>
    </w:p>
    <w:p w14:paraId="05DB1873"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b/>
          <w:bCs/>
          <w:color w:val="000080"/>
          <w:sz w:val="22"/>
          <w:szCs w:val="22"/>
          <w:shd w:val="clear" w:color="auto" w:fill="FFFFFF"/>
        </w:rPr>
        <w:t>PROC</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b/>
          <w:bCs/>
          <w:color w:val="000080"/>
          <w:sz w:val="22"/>
          <w:szCs w:val="22"/>
          <w:shd w:val="clear" w:color="auto" w:fill="FFFFFF"/>
        </w:rPr>
        <w:t>SURVEYSELECT</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color w:val="0000FF"/>
          <w:sz w:val="22"/>
          <w:szCs w:val="22"/>
          <w:shd w:val="clear" w:color="auto" w:fill="FFFFFF"/>
        </w:rPr>
        <w:t>DATA</w:t>
      </w:r>
      <w:r w:rsidRPr="00C57B2E">
        <w:rPr>
          <w:rFonts w:asciiTheme="minorHAnsi" w:hAnsiTheme="minorHAnsi" w:cstheme="minorHAnsi"/>
          <w:color w:val="000000"/>
          <w:sz w:val="22"/>
          <w:szCs w:val="22"/>
          <w:shd w:val="clear" w:color="auto" w:fill="FFFFFF"/>
        </w:rPr>
        <w:t>=</w:t>
      </w:r>
      <w:proofErr w:type="spellStart"/>
      <w:r w:rsidRPr="00C57B2E">
        <w:rPr>
          <w:rFonts w:asciiTheme="minorHAnsi" w:hAnsiTheme="minorHAnsi" w:cstheme="minorHAnsi"/>
          <w:color w:val="000000"/>
          <w:sz w:val="22"/>
          <w:szCs w:val="22"/>
          <w:shd w:val="clear" w:color="auto" w:fill="FFFFFF"/>
        </w:rPr>
        <w:t>train_encoded_final</w:t>
      </w:r>
      <w:proofErr w:type="spellEnd"/>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color w:val="0000FF"/>
          <w:sz w:val="22"/>
          <w:szCs w:val="22"/>
          <w:shd w:val="clear" w:color="auto" w:fill="FFFFFF"/>
        </w:rPr>
        <w:t>RATE</w:t>
      </w:r>
      <w:r w:rsidRPr="00C57B2E">
        <w:rPr>
          <w:rFonts w:asciiTheme="minorHAnsi" w:hAnsiTheme="minorHAnsi" w:cstheme="minorHAnsi"/>
          <w:color w:val="000000"/>
          <w:sz w:val="22"/>
          <w:szCs w:val="22"/>
          <w:shd w:val="clear" w:color="auto" w:fill="FFFFFF"/>
        </w:rPr>
        <w:t>=</w:t>
      </w:r>
      <w:r w:rsidRPr="00C57B2E">
        <w:rPr>
          <w:rFonts w:asciiTheme="minorHAnsi" w:hAnsiTheme="minorHAnsi" w:cstheme="minorHAnsi"/>
          <w:b/>
          <w:bCs/>
          <w:color w:val="008080"/>
          <w:sz w:val="22"/>
          <w:szCs w:val="22"/>
          <w:shd w:val="clear" w:color="auto" w:fill="FFFFFF"/>
        </w:rPr>
        <w:t>.8</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color w:val="0000FF"/>
          <w:sz w:val="22"/>
          <w:szCs w:val="22"/>
          <w:shd w:val="clear" w:color="auto" w:fill="FFFFFF"/>
        </w:rPr>
        <w:t>OUTALL</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color w:val="0000FF"/>
          <w:sz w:val="22"/>
          <w:szCs w:val="22"/>
          <w:shd w:val="clear" w:color="auto" w:fill="FFFFFF"/>
        </w:rPr>
        <w:t>OUT</w:t>
      </w:r>
      <w:r w:rsidRPr="00C57B2E">
        <w:rPr>
          <w:rFonts w:asciiTheme="minorHAnsi" w:hAnsiTheme="minorHAnsi" w:cstheme="minorHAnsi"/>
          <w:color w:val="000000"/>
          <w:sz w:val="22"/>
          <w:szCs w:val="22"/>
          <w:shd w:val="clear" w:color="auto" w:fill="FFFFFF"/>
        </w:rPr>
        <w:t xml:space="preserve">=class2 </w:t>
      </w:r>
      <w:r w:rsidRPr="00C57B2E">
        <w:rPr>
          <w:rFonts w:asciiTheme="minorHAnsi" w:hAnsiTheme="minorHAnsi" w:cstheme="minorHAnsi"/>
          <w:color w:val="0000FF"/>
          <w:sz w:val="22"/>
          <w:szCs w:val="22"/>
          <w:shd w:val="clear" w:color="auto" w:fill="FFFFFF"/>
        </w:rPr>
        <w:t>SEED</w:t>
      </w:r>
      <w:r w:rsidRPr="00C57B2E">
        <w:rPr>
          <w:rFonts w:asciiTheme="minorHAnsi" w:hAnsiTheme="minorHAnsi" w:cstheme="minorHAnsi"/>
          <w:color w:val="000000"/>
          <w:sz w:val="22"/>
          <w:szCs w:val="22"/>
          <w:shd w:val="clear" w:color="auto" w:fill="FFFFFF"/>
        </w:rPr>
        <w:t>=</w:t>
      </w:r>
      <w:r w:rsidRPr="00C57B2E">
        <w:rPr>
          <w:rFonts w:asciiTheme="minorHAnsi" w:hAnsiTheme="minorHAnsi" w:cstheme="minorHAnsi"/>
          <w:b/>
          <w:bCs/>
          <w:color w:val="008080"/>
          <w:sz w:val="22"/>
          <w:szCs w:val="22"/>
          <w:shd w:val="clear" w:color="auto" w:fill="FFFFFF"/>
        </w:rPr>
        <w:t>42</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b/>
          <w:bCs/>
          <w:color w:val="000080"/>
          <w:sz w:val="22"/>
          <w:szCs w:val="22"/>
          <w:shd w:val="clear" w:color="auto" w:fill="FFFFFF"/>
        </w:rPr>
        <w:t>RUN</w:t>
      </w:r>
      <w:r w:rsidRPr="00C57B2E">
        <w:rPr>
          <w:rFonts w:asciiTheme="minorHAnsi" w:hAnsiTheme="minorHAnsi" w:cstheme="minorHAnsi"/>
          <w:color w:val="000000"/>
          <w:sz w:val="22"/>
          <w:szCs w:val="22"/>
          <w:shd w:val="clear" w:color="auto" w:fill="FFFFFF"/>
        </w:rPr>
        <w:t>;</w:t>
      </w:r>
    </w:p>
    <w:p w14:paraId="41459858"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p>
    <w:p w14:paraId="25F23406"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b/>
          <w:bCs/>
          <w:color w:val="000080"/>
          <w:sz w:val="22"/>
          <w:szCs w:val="22"/>
          <w:shd w:val="clear" w:color="auto" w:fill="FFFFFF"/>
        </w:rPr>
        <w:t>PROC</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b/>
          <w:bCs/>
          <w:color w:val="000080"/>
          <w:sz w:val="22"/>
          <w:szCs w:val="22"/>
          <w:shd w:val="clear" w:color="auto" w:fill="FFFFFF"/>
        </w:rPr>
        <w:t>FREQ</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color w:val="0000FF"/>
          <w:sz w:val="22"/>
          <w:szCs w:val="22"/>
          <w:shd w:val="clear" w:color="auto" w:fill="FFFFFF"/>
        </w:rPr>
        <w:t>DATA</w:t>
      </w:r>
      <w:r w:rsidRPr="00C57B2E">
        <w:rPr>
          <w:rFonts w:asciiTheme="minorHAnsi" w:hAnsiTheme="minorHAnsi" w:cstheme="minorHAnsi"/>
          <w:color w:val="000000"/>
          <w:sz w:val="22"/>
          <w:szCs w:val="22"/>
          <w:shd w:val="clear" w:color="auto" w:fill="FFFFFF"/>
        </w:rPr>
        <w:t xml:space="preserve">= class2; </w:t>
      </w:r>
      <w:r w:rsidRPr="00C57B2E">
        <w:rPr>
          <w:rFonts w:asciiTheme="minorHAnsi" w:hAnsiTheme="minorHAnsi" w:cstheme="minorHAnsi"/>
          <w:color w:val="0000FF"/>
          <w:sz w:val="22"/>
          <w:szCs w:val="22"/>
          <w:shd w:val="clear" w:color="auto" w:fill="FFFFFF"/>
        </w:rPr>
        <w:t>TABLES</w:t>
      </w:r>
      <w:r w:rsidRPr="00C57B2E">
        <w:rPr>
          <w:rFonts w:asciiTheme="minorHAnsi" w:hAnsiTheme="minorHAnsi" w:cstheme="minorHAnsi"/>
          <w:color w:val="000000"/>
          <w:sz w:val="22"/>
          <w:szCs w:val="22"/>
          <w:shd w:val="clear" w:color="auto" w:fill="FFFFFF"/>
        </w:rPr>
        <w:t xml:space="preserve"> selected; </w:t>
      </w:r>
      <w:r w:rsidRPr="00C57B2E">
        <w:rPr>
          <w:rFonts w:asciiTheme="minorHAnsi" w:hAnsiTheme="minorHAnsi" w:cstheme="minorHAnsi"/>
          <w:b/>
          <w:bCs/>
          <w:color w:val="000080"/>
          <w:sz w:val="22"/>
          <w:szCs w:val="22"/>
          <w:shd w:val="clear" w:color="auto" w:fill="FFFFFF"/>
        </w:rPr>
        <w:t>RUN</w:t>
      </w:r>
      <w:r w:rsidRPr="00C57B2E">
        <w:rPr>
          <w:rFonts w:asciiTheme="minorHAnsi" w:hAnsiTheme="minorHAnsi" w:cstheme="minorHAnsi"/>
          <w:color w:val="000000"/>
          <w:sz w:val="22"/>
          <w:szCs w:val="22"/>
          <w:shd w:val="clear" w:color="auto" w:fill="FFFFFF"/>
        </w:rPr>
        <w:t>;</w:t>
      </w:r>
    </w:p>
    <w:p w14:paraId="57C28BAA"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p>
    <w:p w14:paraId="5D74EF85"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8000"/>
          <w:sz w:val="22"/>
          <w:szCs w:val="22"/>
          <w:shd w:val="clear" w:color="auto" w:fill="FFFFFF"/>
        </w:rPr>
        <w:t>/* Create TRAIN and VAL datasets */</w:t>
      </w:r>
    </w:p>
    <w:p w14:paraId="6A159755"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b/>
          <w:bCs/>
          <w:color w:val="000080"/>
          <w:sz w:val="22"/>
          <w:szCs w:val="22"/>
          <w:shd w:val="clear" w:color="auto" w:fill="FFFFFF"/>
        </w:rPr>
        <w:t>DATA</w:t>
      </w:r>
      <w:r w:rsidRPr="00C57B2E">
        <w:rPr>
          <w:rFonts w:asciiTheme="minorHAnsi" w:hAnsiTheme="minorHAnsi" w:cstheme="minorHAnsi"/>
          <w:color w:val="000000"/>
          <w:sz w:val="22"/>
          <w:szCs w:val="22"/>
          <w:shd w:val="clear" w:color="auto" w:fill="FFFFFF"/>
        </w:rPr>
        <w:t xml:space="preserve"> </w:t>
      </w:r>
      <w:proofErr w:type="spellStart"/>
      <w:r w:rsidRPr="00C57B2E">
        <w:rPr>
          <w:rFonts w:asciiTheme="minorHAnsi" w:hAnsiTheme="minorHAnsi" w:cstheme="minorHAnsi"/>
          <w:color w:val="000000"/>
          <w:sz w:val="22"/>
          <w:szCs w:val="22"/>
          <w:shd w:val="clear" w:color="auto" w:fill="FFFFFF"/>
        </w:rPr>
        <w:t>train_data</w:t>
      </w:r>
      <w:proofErr w:type="spellEnd"/>
      <w:r w:rsidRPr="00C57B2E">
        <w:rPr>
          <w:rFonts w:asciiTheme="minorHAnsi" w:hAnsiTheme="minorHAnsi" w:cstheme="minorHAnsi"/>
          <w:color w:val="000000"/>
          <w:sz w:val="22"/>
          <w:szCs w:val="22"/>
          <w:shd w:val="clear" w:color="auto" w:fill="FFFFFF"/>
        </w:rPr>
        <w:t xml:space="preserve"> </w:t>
      </w:r>
      <w:proofErr w:type="spellStart"/>
      <w:r w:rsidRPr="00C57B2E">
        <w:rPr>
          <w:rFonts w:asciiTheme="minorHAnsi" w:hAnsiTheme="minorHAnsi" w:cstheme="minorHAnsi"/>
          <w:color w:val="000000"/>
          <w:sz w:val="22"/>
          <w:szCs w:val="22"/>
          <w:shd w:val="clear" w:color="auto" w:fill="FFFFFF"/>
        </w:rPr>
        <w:t>val_data</w:t>
      </w:r>
      <w:proofErr w:type="spellEnd"/>
      <w:r w:rsidRPr="00C57B2E">
        <w:rPr>
          <w:rFonts w:asciiTheme="minorHAnsi" w:hAnsiTheme="minorHAnsi" w:cstheme="minorHAnsi"/>
          <w:color w:val="000000"/>
          <w:sz w:val="22"/>
          <w:szCs w:val="22"/>
          <w:shd w:val="clear" w:color="auto" w:fill="FFFFFF"/>
        </w:rPr>
        <w:t>;</w:t>
      </w:r>
    </w:p>
    <w:p w14:paraId="595B85CC"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color w:val="0000FF"/>
          <w:sz w:val="22"/>
          <w:szCs w:val="22"/>
          <w:shd w:val="clear" w:color="auto" w:fill="FFFFFF"/>
        </w:rPr>
        <w:t>SET</w:t>
      </w:r>
      <w:r w:rsidRPr="00C57B2E">
        <w:rPr>
          <w:rFonts w:asciiTheme="minorHAnsi" w:hAnsiTheme="minorHAnsi" w:cstheme="minorHAnsi"/>
          <w:color w:val="000000"/>
          <w:sz w:val="22"/>
          <w:szCs w:val="22"/>
          <w:shd w:val="clear" w:color="auto" w:fill="FFFFFF"/>
        </w:rPr>
        <w:t xml:space="preserve"> class2 ;</w:t>
      </w:r>
    </w:p>
    <w:p w14:paraId="2728CEDC"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color w:val="0000FF"/>
          <w:sz w:val="22"/>
          <w:szCs w:val="22"/>
          <w:shd w:val="clear" w:color="auto" w:fill="FFFFFF"/>
        </w:rPr>
        <w:t>IF</w:t>
      </w:r>
      <w:r w:rsidRPr="00C57B2E">
        <w:rPr>
          <w:rFonts w:asciiTheme="minorHAnsi" w:hAnsiTheme="minorHAnsi" w:cstheme="minorHAnsi"/>
          <w:color w:val="000000"/>
          <w:sz w:val="22"/>
          <w:szCs w:val="22"/>
          <w:shd w:val="clear" w:color="auto" w:fill="FFFFFF"/>
        </w:rPr>
        <w:t xml:space="preserve"> selected = </w:t>
      </w:r>
      <w:r w:rsidRPr="00C57B2E">
        <w:rPr>
          <w:rFonts w:asciiTheme="minorHAnsi" w:hAnsiTheme="minorHAnsi" w:cstheme="minorHAnsi"/>
          <w:b/>
          <w:bCs/>
          <w:color w:val="008080"/>
          <w:sz w:val="22"/>
          <w:szCs w:val="22"/>
          <w:shd w:val="clear" w:color="auto" w:fill="FFFFFF"/>
        </w:rPr>
        <w:t>1</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color w:val="0000FF"/>
          <w:sz w:val="22"/>
          <w:szCs w:val="22"/>
          <w:shd w:val="clear" w:color="auto" w:fill="FFFFFF"/>
        </w:rPr>
        <w:t>THEN</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color w:val="0000FF"/>
          <w:sz w:val="22"/>
          <w:szCs w:val="22"/>
          <w:shd w:val="clear" w:color="auto" w:fill="FFFFFF"/>
        </w:rPr>
        <w:t>OUTPUT</w:t>
      </w:r>
      <w:r w:rsidRPr="00C57B2E">
        <w:rPr>
          <w:rFonts w:asciiTheme="minorHAnsi" w:hAnsiTheme="minorHAnsi" w:cstheme="minorHAnsi"/>
          <w:color w:val="000000"/>
          <w:sz w:val="22"/>
          <w:szCs w:val="22"/>
          <w:shd w:val="clear" w:color="auto" w:fill="FFFFFF"/>
        </w:rPr>
        <w:t xml:space="preserve"> </w:t>
      </w:r>
      <w:proofErr w:type="spellStart"/>
      <w:r w:rsidRPr="00C57B2E">
        <w:rPr>
          <w:rFonts w:asciiTheme="minorHAnsi" w:hAnsiTheme="minorHAnsi" w:cstheme="minorHAnsi"/>
          <w:color w:val="000000"/>
          <w:sz w:val="22"/>
          <w:szCs w:val="22"/>
          <w:shd w:val="clear" w:color="auto" w:fill="FFFFFF"/>
        </w:rPr>
        <w:t>train_data</w:t>
      </w:r>
      <w:proofErr w:type="spellEnd"/>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color w:val="0000FF"/>
          <w:sz w:val="22"/>
          <w:szCs w:val="22"/>
          <w:shd w:val="clear" w:color="auto" w:fill="FFFFFF"/>
        </w:rPr>
        <w:t>ELSE</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color w:val="0000FF"/>
          <w:sz w:val="22"/>
          <w:szCs w:val="22"/>
          <w:shd w:val="clear" w:color="auto" w:fill="FFFFFF"/>
        </w:rPr>
        <w:t>OUTPUT</w:t>
      </w:r>
      <w:r w:rsidRPr="00C57B2E">
        <w:rPr>
          <w:rFonts w:asciiTheme="minorHAnsi" w:hAnsiTheme="minorHAnsi" w:cstheme="minorHAnsi"/>
          <w:color w:val="000000"/>
          <w:sz w:val="22"/>
          <w:szCs w:val="22"/>
          <w:shd w:val="clear" w:color="auto" w:fill="FFFFFF"/>
        </w:rPr>
        <w:t xml:space="preserve"> </w:t>
      </w:r>
      <w:proofErr w:type="spellStart"/>
      <w:r w:rsidRPr="00C57B2E">
        <w:rPr>
          <w:rFonts w:asciiTheme="minorHAnsi" w:hAnsiTheme="minorHAnsi" w:cstheme="minorHAnsi"/>
          <w:color w:val="000000"/>
          <w:sz w:val="22"/>
          <w:szCs w:val="22"/>
          <w:shd w:val="clear" w:color="auto" w:fill="FFFFFF"/>
        </w:rPr>
        <w:t>val_data</w:t>
      </w:r>
      <w:proofErr w:type="spellEnd"/>
      <w:r w:rsidRPr="00C57B2E">
        <w:rPr>
          <w:rFonts w:asciiTheme="minorHAnsi" w:hAnsiTheme="minorHAnsi" w:cstheme="minorHAnsi"/>
          <w:color w:val="000000"/>
          <w:sz w:val="22"/>
          <w:szCs w:val="22"/>
          <w:shd w:val="clear" w:color="auto" w:fill="FFFFFF"/>
        </w:rPr>
        <w:t>;</w:t>
      </w:r>
    </w:p>
    <w:p w14:paraId="6394890A"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b/>
          <w:bCs/>
          <w:color w:val="000080"/>
          <w:sz w:val="22"/>
          <w:szCs w:val="22"/>
          <w:shd w:val="clear" w:color="auto" w:fill="FFFFFF"/>
        </w:rPr>
        <w:t>RUN</w:t>
      </w:r>
      <w:r w:rsidRPr="00C57B2E">
        <w:rPr>
          <w:rFonts w:asciiTheme="minorHAnsi" w:hAnsiTheme="minorHAnsi" w:cstheme="minorHAnsi"/>
          <w:color w:val="000000"/>
          <w:sz w:val="22"/>
          <w:szCs w:val="22"/>
          <w:shd w:val="clear" w:color="auto" w:fill="FFFFFF"/>
        </w:rPr>
        <w:t>;</w:t>
      </w:r>
    </w:p>
    <w:p w14:paraId="545A2A89"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p>
    <w:p w14:paraId="221EA4CF"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8000"/>
          <w:sz w:val="22"/>
          <w:szCs w:val="22"/>
          <w:shd w:val="clear" w:color="auto" w:fill="FFFFFF"/>
        </w:rPr>
        <w:t xml:space="preserve">/* Assess target rate in train, </w:t>
      </w:r>
      <w:proofErr w:type="spellStart"/>
      <w:r w:rsidRPr="00C57B2E">
        <w:rPr>
          <w:rFonts w:asciiTheme="minorHAnsi" w:hAnsiTheme="minorHAnsi" w:cstheme="minorHAnsi"/>
          <w:color w:val="008000"/>
          <w:sz w:val="22"/>
          <w:szCs w:val="22"/>
          <w:shd w:val="clear" w:color="auto" w:fill="FFFFFF"/>
        </w:rPr>
        <w:t>val</w:t>
      </w:r>
      <w:proofErr w:type="spellEnd"/>
      <w:r w:rsidRPr="00C57B2E">
        <w:rPr>
          <w:rFonts w:asciiTheme="minorHAnsi" w:hAnsiTheme="minorHAnsi" w:cstheme="minorHAnsi"/>
          <w:color w:val="008000"/>
          <w:sz w:val="22"/>
          <w:szCs w:val="22"/>
          <w:shd w:val="clear" w:color="auto" w:fill="FFFFFF"/>
        </w:rPr>
        <w:t xml:space="preserve"> and OOT datasets */</w:t>
      </w:r>
    </w:p>
    <w:p w14:paraId="0CA56747"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b/>
          <w:bCs/>
          <w:color w:val="000080"/>
          <w:sz w:val="22"/>
          <w:szCs w:val="22"/>
          <w:shd w:val="clear" w:color="auto" w:fill="FFFFFF"/>
        </w:rPr>
        <w:t>PROC</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b/>
          <w:bCs/>
          <w:color w:val="000080"/>
          <w:sz w:val="22"/>
          <w:szCs w:val="22"/>
          <w:shd w:val="clear" w:color="auto" w:fill="FFFFFF"/>
        </w:rPr>
        <w:t>FREQ</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color w:val="0000FF"/>
          <w:sz w:val="22"/>
          <w:szCs w:val="22"/>
          <w:shd w:val="clear" w:color="auto" w:fill="FFFFFF"/>
        </w:rPr>
        <w:t>DATA</w:t>
      </w:r>
      <w:r w:rsidRPr="00C57B2E">
        <w:rPr>
          <w:rFonts w:asciiTheme="minorHAnsi" w:hAnsiTheme="minorHAnsi" w:cstheme="minorHAnsi"/>
          <w:color w:val="000000"/>
          <w:sz w:val="22"/>
          <w:szCs w:val="22"/>
          <w:shd w:val="clear" w:color="auto" w:fill="FFFFFF"/>
        </w:rPr>
        <w:t xml:space="preserve"> = </w:t>
      </w:r>
      <w:proofErr w:type="spellStart"/>
      <w:r w:rsidRPr="00C57B2E">
        <w:rPr>
          <w:rFonts w:asciiTheme="minorHAnsi" w:hAnsiTheme="minorHAnsi" w:cstheme="minorHAnsi"/>
          <w:color w:val="000000"/>
          <w:sz w:val="22"/>
          <w:szCs w:val="22"/>
          <w:shd w:val="clear" w:color="auto" w:fill="FFFFFF"/>
        </w:rPr>
        <w:t>train_data</w:t>
      </w:r>
      <w:proofErr w:type="spellEnd"/>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color w:val="0000FF"/>
          <w:sz w:val="22"/>
          <w:szCs w:val="22"/>
          <w:shd w:val="clear" w:color="auto" w:fill="FFFFFF"/>
        </w:rPr>
        <w:t>TABLES</w:t>
      </w:r>
      <w:r w:rsidRPr="00C57B2E">
        <w:rPr>
          <w:rFonts w:asciiTheme="minorHAnsi" w:hAnsiTheme="minorHAnsi" w:cstheme="minorHAnsi"/>
          <w:color w:val="000000"/>
          <w:sz w:val="22"/>
          <w:szCs w:val="22"/>
          <w:shd w:val="clear" w:color="auto" w:fill="FFFFFF"/>
        </w:rPr>
        <w:t xml:space="preserve"> bad; </w:t>
      </w:r>
      <w:r w:rsidRPr="00C57B2E">
        <w:rPr>
          <w:rFonts w:asciiTheme="minorHAnsi" w:hAnsiTheme="minorHAnsi" w:cstheme="minorHAnsi"/>
          <w:b/>
          <w:bCs/>
          <w:color w:val="000080"/>
          <w:sz w:val="22"/>
          <w:szCs w:val="22"/>
          <w:shd w:val="clear" w:color="auto" w:fill="FFFFFF"/>
        </w:rPr>
        <w:t>RUN</w:t>
      </w:r>
      <w:r w:rsidRPr="00C57B2E">
        <w:rPr>
          <w:rFonts w:asciiTheme="minorHAnsi" w:hAnsiTheme="minorHAnsi" w:cstheme="minorHAnsi"/>
          <w:color w:val="000000"/>
          <w:sz w:val="22"/>
          <w:szCs w:val="22"/>
          <w:shd w:val="clear" w:color="auto" w:fill="FFFFFF"/>
        </w:rPr>
        <w:t>;</w:t>
      </w:r>
    </w:p>
    <w:p w14:paraId="4077CC9C"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b/>
          <w:bCs/>
          <w:color w:val="000080"/>
          <w:sz w:val="22"/>
          <w:szCs w:val="22"/>
          <w:shd w:val="clear" w:color="auto" w:fill="FFFFFF"/>
        </w:rPr>
        <w:t>PROC</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b/>
          <w:bCs/>
          <w:color w:val="000080"/>
          <w:sz w:val="22"/>
          <w:szCs w:val="22"/>
          <w:shd w:val="clear" w:color="auto" w:fill="FFFFFF"/>
        </w:rPr>
        <w:t>FREQ</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color w:val="0000FF"/>
          <w:sz w:val="22"/>
          <w:szCs w:val="22"/>
          <w:shd w:val="clear" w:color="auto" w:fill="FFFFFF"/>
        </w:rPr>
        <w:t>DATA</w:t>
      </w:r>
      <w:r w:rsidRPr="00C57B2E">
        <w:rPr>
          <w:rFonts w:asciiTheme="minorHAnsi" w:hAnsiTheme="minorHAnsi" w:cstheme="minorHAnsi"/>
          <w:color w:val="000000"/>
          <w:sz w:val="22"/>
          <w:szCs w:val="22"/>
          <w:shd w:val="clear" w:color="auto" w:fill="FFFFFF"/>
        </w:rPr>
        <w:t xml:space="preserve"> = </w:t>
      </w:r>
      <w:proofErr w:type="spellStart"/>
      <w:r w:rsidRPr="00C57B2E">
        <w:rPr>
          <w:rFonts w:asciiTheme="minorHAnsi" w:hAnsiTheme="minorHAnsi" w:cstheme="minorHAnsi"/>
          <w:color w:val="000000"/>
          <w:sz w:val="22"/>
          <w:szCs w:val="22"/>
          <w:shd w:val="clear" w:color="auto" w:fill="FFFFFF"/>
        </w:rPr>
        <w:t>val_data</w:t>
      </w:r>
      <w:proofErr w:type="spellEnd"/>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color w:val="0000FF"/>
          <w:sz w:val="22"/>
          <w:szCs w:val="22"/>
          <w:shd w:val="clear" w:color="auto" w:fill="FFFFFF"/>
        </w:rPr>
        <w:t>TABLES</w:t>
      </w:r>
      <w:r w:rsidRPr="00C57B2E">
        <w:rPr>
          <w:rFonts w:asciiTheme="minorHAnsi" w:hAnsiTheme="minorHAnsi" w:cstheme="minorHAnsi"/>
          <w:color w:val="000000"/>
          <w:sz w:val="22"/>
          <w:szCs w:val="22"/>
          <w:shd w:val="clear" w:color="auto" w:fill="FFFFFF"/>
        </w:rPr>
        <w:t xml:space="preserve"> bad; </w:t>
      </w:r>
      <w:r w:rsidRPr="00C57B2E">
        <w:rPr>
          <w:rFonts w:asciiTheme="minorHAnsi" w:hAnsiTheme="minorHAnsi" w:cstheme="minorHAnsi"/>
          <w:b/>
          <w:bCs/>
          <w:color w:val="000080"/>
          <w:sz w:val="22"/>
          <w:szCs w:val="22"/>
          <w:shd w:val="clear" w:color="auto" w:fill="FFFFFF"/>
        </w:rPr>
        <w:t>RUN</w:t>
      </w:r>
      <w:r w:rsidRPr="00C57B2E">
        <w:rPr>
          <w:rFonts w:asciiTheme="minorHAnsi" w:hAnsiTheme="minorHAnsi" w:cstheme="minorHAnsi"/>
          <w:color w:val="000000"/>
          <w:sz w:val="22"/>
          <w:szCs w:val="22"/>
          <w:shd w:val="clear" w:color="auto" w:fill="FFFFFF"/>
        </w:rPr>
        <w:t>;</w:t>
      </w:r>
    </w:p>
    <w:p w14:paraId="4EF150E4"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b/>
          <w:bCs/>
          <w:color w:val="000080"/>
          <w:sz w:val="22"/>
          <w:szCs w:val="22"/>
          <w:shd w:val="clear" w:color="auto" w:fill="FFFFFF"/>
        </w:rPr>
        <w:t>PROC</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b/>
          <w:bCs/>
          <w:color w:val="000080"/>
          <w:sz w:val="22"/>
          <w:szCs w:val="22"/>
          <w:shd w:val="clear" w:color="auto" w:fill="FFFFFF"/>
        </w:rPr>
        <w:t>FREQ</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color w:val="0000FF"/>
          <w:sz w:val="22"/>
          <w:szCs w:val="22"/>
          <w:shd w:val="clear" w:color="auto" w:fill="FFFFFF"/>
        </w:rPr>
        <w:t>DATA</w:t>
      </w:r>
      <w:r w:rsidRPr="00C57B2E">
        <w:rPr>
          <w:rFonts w:asciiTheme="minorHAnsi" w:hAnsiTheme="minorHAnsi" w:cstheme="minorHAnsi"/>
          <w:color w:val="000000"/>
          <w:sz w:val="22"/>
          <w:szCs w:val="22"/>
          <w:shd w:val="clear" w:color="auto" w:fill="FFFFFF"/>
        </w:rPr>
        <w:t xml:space="preserve"> = </w:t>
      </w:r>
      <w:proofErr w:type="spellStart"/>
      <w:r w:rsidRPr="00C57B2E">
        <w:rPr>
          <w:rFonts w:asciiTheme="minorHAnsi" w:hAnsiTheme="minorHAnsi" w:cstheme="minorHAnsi"/>
          <w:color w:val="000000"/>
          <w:sz w:val="22"/>
          <w:szCs w:val="22"/>
          <w:shd w:val="clear" w:color="auto" w:fill="FFFFFF"/>
        </w:rPr>
        <w:t>oot_encoded_final</w:t>
      </w:r>
      <w:proofErr w:type="spellEnd"/>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color w:val="0000FF"/>
          <w:sz w:val="22"/>
          <w:szCs w:val="22"/>
          <w:shd w:val="clear" w:color="auto" w:fill="FFFFFF"/>
        </w:rPr>
        <w:t>TABLES</w:t>
      </w:r>
      <w:r w:rsidRPr="00C57B2E">
        <w:rPr>
          <w:rFonts w:asciiTheme="minorHAnsi" w:hAnsiTheme="minorHAnsi" w:cstheme="minorHAnsi"/>
          <w:color w:val="000000"/>
          <w:sz w:val="22"/>
          <w:szCs w:val="22"/>
          <w:shd w:val="clear" w:color="auto" w:fill="FFFFFF"/>
        </w:rPr>
        <w:t xml:space="preserve"> bad; </w:t>
      </w:r>
      <w:r w:rsidRPr="00C57B2E">
        <w:rPr>
          <w:rFonts w:asciiTheme="minorHAnsi" w:hAnsiTheme="minorHAnsi" w:cstheme="minorHAnsi"/>
          <w:b/>
          <w:bCs/>
          <w:color w:val="000080"/>
          <w:sz w:val="22"/>
          <w:szCs w:val="22"/>
          <w:shd w:val="clear" w:color="auto" w:fill="FFFFFF"/>
        </w:rPr>
        <w:t>RUN</w:t>
      </w:r>
      <w:r w:rsidRPr="00C57B2E">
        <w:rPr>
          <w:rFonts w:asciiTheme="minorHAnsi" w:hAnsiTheme="minorHAnsi" w:cstheme="minorHAnsi"/>
          <w:color w:val="000000"/>
          <w:sz w:val="22"/>
          <w:szCs w:val="22"/>
          <w:shd w:val="clear" w:color="auto" w:fill="FFFFFF"/>
        </w:rPr>
        <w:t xml:space="preserve">; </w:t>
      </w:r>
    </w:p>
    <w:p w14:paraId="1AB91AF7"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0000"/>
          <w:sz w:val="22"/>
          <w:szCs w:val="22"/>
          <w:shd w:val="clear" w:color="auto" w:fill="FFFFFF"/>
        </w:rPr>
        <w:t xml:space="preserve"> </w:t>
      </w:r>
    </w:p>
    <w:p w14:paraId="4A4C2AEE"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8000"/>
          <w:sz w:val="22"/>
          <w:szCs w:val="22"/>
          <w:shd w:val="clear" w:color="auto" w:fill="FFFFFF"/>
        </w:rPr>
        <w:t>/*Create hyperparameter tuning macro that will loop through a range of values for each of the tuning parameters */</w:t>
      </w:r>
    </w:p>
    <w:p w14:paraId="6717C4F3"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p>
    <w:p w14:paraId="15EB8BFA"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8000"/>
          <w:sz w:val="22"/>
          <w:szCs w:val="22"/>
          <w:shd w:val="clear" w:color="auto" w:fill="FFFFFF"/>
        </w:rPr>
        <w:t xml:space="preserve">/* Create an empty </w:t>
      </w:r>
      <w:proofErr w:type="spellStart"/>
      <w:r w:rsidRPr="00C57B2E">
        <w:rPr>
          <w:rFonts w:asciiTheme="minorHAnsi" w:hAnsiTheme="minorHAnsi" w:cstheme="minorHAnsi"/>
          <w:color w:val="008000"/>
          <w:sz w:val="22"/>
          <w:szCs w:val="22"/>
          <w:shd w:val="clear" w:color="auto" w:fill="FFFFFF"/>
        </w:rPr>
        <w:t>summary_table</w:t>
      </w:r>
      <w:proofErr w:type="spellEnd"/>
      <w:r w:rsidRPr="00C57B2E">
        <w:rPr>
          <w:rFonts w:asciiTheme="minorHAnsi" w:hAnsiTheme="minorHAnsi" w:cstheme="minorHAnsi"/>
          <w:color w:val="008000"/>
          <w:sz w:val="22"/>
          <w:szCs w:val="22"/>
          <w:shd w:val="clear" w:color="auto" w:fill="FFFFFF"/>
        </w:rPr>
        <w:t xml:space="preserve"> dataset */</w:t>
      </w:r>
    </w:p>
    <w:p w14:paraId="0865A64D"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b/>
          <w:bCs/>
          <w:color w:val="000080"/>
          <w:sz w:val="22"/>
          <w:szCs w:val="22"/>
          <w:shd w:val="clear" w:color="auto" w:fill="FFFFFF"/>
        </w:rPr>
        <w:t>PROC</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b/>
          <w:bCs/>
          <w:color w:val="000080"/>
          <w:sz w:val="22"/>
          <w:szCs w:val="22"/>
          <w:shd w:val="clear" w:color="auto" w:fill="FFFFFF"/>
        </w:rPr>
        <w:t>DELETE</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color w:val="0000FF"/>
          <w:sz w:val="22"/>
          <w:szCs w:val="22"/>
          <w:shd w:val="clear" w:color="auto" w:fill="FFFFFF"/>
        </w:rPr>
        <w:t>DATA</w:t>
      </w:r>
      <w:r w:rsidRPr="00C57B2E">
        <w:rPr>
          <w:rFonts w:asciiTheme="minorHAnsi" w:hAnsiTheme="minorHAnsi" w:cstheme="minorHAnsi"/>
          <w:color w:val="000000"/>
          <w:sz w:val="22"/>
          <w:szCs w:val="22"/>
          <w:shd w:val="clear" w:color="auto" w:fill="FFFFFF"/>
        </w:rPr>
        <w:t>=</w:t>
      </w:r>
      <w:proofErr w:type="spellStart"/>
      <w:r w:rsidRPr="00C57B2E">
        <w:rPr>
          <w:rFonts w:asciiTheme="minorHAnsi" w:hAnsiTheme="minorHAnsi" w:cstheme="minorHAnsi"/>
          <w:color w:val="000000"/>
          <w:sz w:val="22"/>
          <w:szCs w:val="22"/>
          <w:shd w:val="clear" w:color="auto" w:fill="FFFFFF"/>
        </w:rPr>
        <w:t>summary_table</w:t>
      </w:r>
      <w:proofErr w:type="spellEnd"/>
      <w:r w:rsidRPr="00C57B2E">
        <w:rPr>
          <w:rFonts w:asciiTheme="minorHAnsi" w:hAnsiTheme="minorHAnsi" w:cstheme="minorHAnsi"/>
          <w:color w:val="000000"/>
          <w:sz w:val="22"/>
          <w:szCs w:val="22"/>
          <w:shd w:val="clear" w:color="auto" w:fill="FFFFFF"/>
        </w:rPr>
        <w:t>;</w:t>
      </w:r>
    </w:p>
    <w:p w14:paraId="3EA99F74"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p>
    <w:p w14:paraId="0C5709EC"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b/>
          <w:bCs/>
          <w:color w:val="000080"/>
          <w:sz w:val="22"/>
          <w:szCs w:val="22"/>
          <w:shd w:val="clear" w:color="auto" w:fill="FFFFFF"/>
        </w:rPr>
        <w:t>DATA</w:t>
      </w:r>
      <w:r w:rsidRPr="00C57B2E">
        <w:rPr>
          <w:rFonts w:asciiTheme="minorHAnsi" w:hAnsiTheme="minorHAnsi" w:cstheme="minorHAnsi"/>
          <w:color w:val="000000"/>
          <w:sz w:val="22"/>
          <w:szCs w:val="22"/>
          <w:shd w:val="clear" w:color="auto" w:fill="FFFFFF"/>
        </w:rPr>
        <w:t xml:space="preserve"> </w:t>
      </w:r>
      <w:proofErr w:type="spellStart"/>
      <w:r w:rsidRPr="00C57B2E">
        <w:rPr>
          <w:rFonts w:asciiTheme="minorHAnsi" w:hAnsiTheme="minorHAnsi" w:cstheme="minorHAnsi"/>
          <w:color w:val="000000"/>
          <w:sz w:val="22"/>
          <w:szCs w:val="22"/>
          <w:shd w:val="clear" w:color="auto" w:fill="FFFFFF"/>
        </w:rPr>
        <w:t>summary_table</w:t>
      </w:r>
      <w:proofErr w:type="spellEnd"/>
      <w:r w:rsidRPr="00C57B2E">
        <w:rPr>
          <w:rFonts w:asciiTheme="minorHAnsi" w:hAnsiTheme="minorHAnsi" w:cstheme="minorHAnsi"/>
          <w:color w:val="000000"/>
          <w:sz w:val="22"/>
          <w:szCs w:val="22"/>
          <w:shd w:val="clear" w:color="auto" w:fill="FFFFFF"/>
        </w:rPr>
        <w:t>;</w:t>
      </w:r>
    </w:p>
    <w:p w14:paraId="022461FA"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0000"/>
          <w:sz w:val="22"/>
          <w:szCs w:val="22"/>
          <w:shd w:val="clear" w:color="auto" w:fill="FFFFFF"/>
        </w:rPr>
        <w:tab/>
      </w:r>
      <w:r w:rsidRPr="00C57B2E">
        <w:rPr>
          <w:rFonts w:asciiTheme="minorHAnsi" w:hAnsiTheme="minorHAnsi" w:cstheme="minorHAnsi"/>
          <w:color w:val="0000FF"/>
          <w:sz w:val="22"/>
          <w:szCs w:val="22"/>
          <w:shd w:val="clear" w:color="auto" w:fill="FFFFFF"/>
        </w:rPr>
        <w:t>LENGTH</w:t>
      </w:r>
      <w:r w:rsidRPr="00C57B2E">
        <w:rPr>
          <w:rFonts w:asciiTheme="minorHAnsi" w:hAnsiTheme="minorHAnsi" w:cstheme="minorHAnsi"/>
          <w:color w:val="000000"/>
          <w:sz w:val="22"/>
          <w:szCs w:val="22"/>
          <w:shd w:val="clear" w:color="auto" w:fill="FFFFFF"/>
        </w:rPr>
        <w:t xml:space="preserve"> Model </w:t>
      </w:r>
      <w:r w:rsidRPr="00C57B2E">
        <w:rPr>
          <w:rFonts w:asciiTheme="minorHAnsi" w:hAnsiTheme="minorHAnsi" w:cstheme="minorHAnsi"/>
          <w:b/>
          <w:bCs/>
          <w:color w:val="008080"/>
          <w:sz w:val="22"/>
          <w:szCs w:val="22"/>
          <w:shd w:val="clear" w:color="auto" w:fill="FFFFFF"/>
        </w:rPr>
        <w:t>8</w:t>
      </w:r>
      <w:r w:rsidRPr="00C57B2E">
        <w:rPr>
          <w:rFonts w:asciiTheme="minorHAnsi" w:hAnsiTheme="minorHAnsi" w:cstheme="minorHAnsi"/>
          <w:color w:val="000000"/>
          <w:sz w:val="22"/>
          <w:szCs w:val="22"/>
          <w:shd w:val="clear" w:color="auto" w:fill="FFFFFF"/>
        </w:rPr>
        <w:t>;</w:t>
      </w:r>
    </w:p>
    <w:p w14:paraId="48CF72FC"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0000"/>
          <w:sz w:val="22"/>
          <w:szCs w:val="22"/>
          <w:shd w:val="clear" w:color="auto" w:fill="FFFFFF"/>
        </w:rPr>
        <w:tab/>
      </w:r>
      <w:r w:rsidRPr="00C57B2E">
        <w:rPr>
          <w:rFonts w:asciiTheme="minorHAnsi" w:hAnsiTheme="minorHAnsi" w:cstheme="minorHAnsi"/>
          <w:color w:val="0000FF"/>
          <w:sz w:val="22"/>
          <w:szCs w:val="22"/>
          <w:shd w:val="clear" w:color="auto" w:fill="FFFFFF"/>
        </w:rPr>
        <w:t>FORMAT</w:t>
      </w:r>
      <w:r w:rsidRPr="00C57B2E">
        <w:rPr>
          <w:rFonts w:asciiTheme="minorHAnsi" w:hAnsiTheme="minorHAnsi" w:cstheme="minorHAnsi"/>
          <w:color w:val="000000"/>
          <w:sz w:val="22"/>
          <w:szCs w:val="22"/>
          <w:shd w:val="clear" w:color="auto" w:fill="FFFFFF"/>
        </w:rPr>
        <w:t xml:space="preserve"> Area </w:t>
      </w:r>
      <w:r w:rsidRPr="00C57B2E">
        <w:rPr>
          <w:rFonts w:asciiTheme="minorHAnsi" w:hAnsiTheme="minorHAnsi" w:cstheme="minorHAnsi"/>
          <w:b/>
          <w:bCs/>
          <w:color w:val="008080"/>
          <w:sz w:val="22"/>
          <w:szCs w:val="22"/>
          <w:shd w:val="clear" w:color="auto" w:fill="FFFFFF"/>
        </w:rPr>
        <w:t>8.5</w:t>
      </w:r>
      <w:r w:rsidRPr="00C57B2E">
        <w:rPr>
          <w:rFonts w:asciiTheme="minorHAnsi" w:hAnsiTheme="minorHAnsi" w:cstheme="minorHAnsi"/>
          <w:color w:val="000000"/>
          <w:sz w:val="22"/>
          <w:szCs w:val="22"/>
          <w:shd w:val="clear" w:color="auto" w:fill="FFFFFF"/>
        </w:rPr>
        <w:t>;</w:t>
      </w:r>
    </w:p>
    <w:p w14:paraId="597B0C1C"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b/>
          <w:bCs/>
          <w:color w:val="000080"/>
          <w:sz w:val="22"/>
          <w:szCs w:val="22"/>
          <w:shd w:val="clear" w:color="auto" w:fill="FFFFFF"/>
        </w:rPr>
        <w:t>RUN</w:t>
      </w:r>
      <w:r w:rsidRPr="00C57B2E">
        <w:rPr>
          <w:rFonts w:asciiTheme="minorHAnsi" w:hAnsiTheme="minorHAnsi" w:cstheme="minorHAnsi"/>
          <w:color w:val="000000"/>
          <w:sz w:val="22"/>
          <w:szCs w:val="22"/>
          <w:shd w:val="clear" w:color="auto" w:fill="FFFFFF"/>
        </w:rPr>
        <w:t>;</w:t>
      </w:r>
    </w:p>
    <w:p w14:paraId="608C617E"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p>
    <w:p w14:paraId="0484F804"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00FF"/>
          <w:sz w:val="22"/>
          <w:szCs w:val="22"/>
          <w:shd w:val="clear" w:color="auto" w:fill="FFFFFF"/>
        </w:rPr>
        <w:t>%LET</w:t>
      </w:r>
      <w:r w:rsidRPr="00C57B2E">
        <w:rPr>
          <w:rFonts w:asciiTheme="minorHAnsi" w:hAnsiTheme="minorHAnsi" w:cstheme="minorHAnsi"/>
          <w:color w:val="000000"/>
          <w:sz w:val="22"/>
          <w:szCs w:val="22"/>
          <w:shd w:val="clear" w:color="auto" w:fill="FFFFFF"/>
        </w:rPr>
        <w:t xml:space="preserve"> target = bad;</w:t>
      </w:r>
    </w:p>
    <w:p w14:paraId="7C2B71BD"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p>
    <w:p w14:paraId="29B75A05"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b/>
          <w:bCs/>
          <w:color w:val="000080"/>
          <w:sz w:val="22"/>
          <w:szCs w:val="22"/>
          <w:shd w:val="clear" w:color="auto" w:fill="FFFFFF"/>
        </w:rPr>
        <w:t>%MACRO</w:t>
      </w:r>
      <w:r w:rsidRPr="00C57B2E">
        <w:rPr>
          <w:rFonts w:asciiTheme="minorHAnsi" w:hAnsiTheme="minorHAnsi" w:cstheme="minorHAnsi"/>
          <w:color w:val="000000"/>
          <w:sz w:val="22"/>
          <w:szCs w:val="22"/>
          <w:shd w:val="clear" w:color="auto" w:fill="FFFFFF"/>
        </w:rPr>
        <w:t xml:space="preserve"> tune(iteration, </w:t>
      </w:r>
      <w:proofErr w:type="spellStart"/>
      <w:r w:rsidRPr="00C57B2E">
        <w:rPr>
          <w:rFonts w:asciiTheme="minorHAnsi" w:hAnsiTheme="minorHAnsi" w:cstheme="minorHAnsi"/>
          <w:color w:val="000000"/>
          <w:sz w:val="22"/>
          <w:szCs w:val="22"/>
          <w:shd w:val="clear" w:color="auto" w:fill="FFFFFF"/>
        </w:rPr>
        <w:t>maxtrees</w:t>
      </w:r>
      <w:proofErr w:type="spellEnd"/>
      <w:r w:rsidRPr="00C57B2E">
        <w:rPr>
          <w:rFonts w:asciiTheme="minorHAnsi" w:hAnsiTheme="minorHAnsi" w:cstheme="minorHAnsi"/>
          <w:color w:val="000000"/>
          <w:sz w:val="22"/>
          <w:szCs w:val="22"/>
          <w:shd w:val="clear" w:color="auto" w:fill="FFFFFF"/>
        </w:rPr>
        <w:t xml:space="preserve">, </w:t>
      </w:r>
      <w:proofErr w:type="spellStart"/>
      <w:r w:rsidRPr="00C57B2E">
        <w:rPr>
          <w:rFonts w:asciiTheme="minorHAnsi" w:hAnsiTheme="minorHAnsi" w:cstheme="minorHAnsi"/>
          <w:color w:val="000000"/>
          <w:sz w:val="22"/>
          <w:szCs w:val="22"/>
          <w:shd w:val="clear" w:color="auto" w:fill="FFFFFF"/>
        </w:rPr>
        <w:t>maxdepth</w:t>
      </w:r>
      <w:proofErr w:type="spellEnd"/>
      <w:r w:rsidRPr="00C57B2E">
        <w:rPr>
          <w:rFonts w:asciiTheme="minorHAnsi" w:hAnsiTheme="minorHAnsi" w:cstheme="minorHAnsi"/>
          <w:color w:val="000000"/>
          <w:sz w:val="22"/>
          <w:szCs w:val="22"/>
          <w:shd w:val="clear" w:color="auto" w:fill="FFFFFF"/>
        </w:rPr>
        <w:t xml:space="preserve">, </w:t>
      </w:r>
      <w:proofErr w:type="spellStart"/>
      <w:r w:rsidRPr="00C57B2E">
        <w:rPr>
          <w:rFonts w:asciiTheme="minorHAnsi" w:hAnsiTheme="minorHAnsi" w:cstheme="minorHAnsi"/>
          <w:color w:val="000000"/>
          <w:sz w:val="22"/>
          <w:szCs w:val="22"/>
          <w:shd w:val="clear" w:color="auto" w:fill="FFFFFF"/>
        </w:rPr>
        <w:t>splitsize</w:t>
      </w:r>
      <w:proofErr w:type="spellEnd"/>
      <w:r w:rsidRPr="00C57B2E">
        <w:rPr>
          <w:rFonts w:asciiTheme="minorHAnsi" w:hAnsiTheme="minorHAnsi" w:cstheme="minorHAnsi"/>
          <w:color w:val="000000"/>
          <w:sz w:val="22"/>
          <w:szCs w:val="22"/>
          <w:shd w:val="clear" w:color="auto" w:fill="FFFFFF"/>
        </w:rPr>
        <w:t>);</w:t>
      </w:r>
    </w:p>
    <w:p w14:paraId="7A053D1E"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0000"/>
          <w:sz w:val="22"/>
          <w:szCs w:val="22"/>
          <w:shd w:val="clear" w:color="auto" w:fill="FFFFFF"/>
        </w:rPr>
        <w:tab/>
      </w:r>
      <w:r w:rsidRPr="00C57B2E">
        <w:rPr>
          <w:rFonts w:asciiTheme="minorHAnsi" w:hAnsiTheme="minorHAnsi" w:cstheme="minorHAnsi"/>
          <w:color w:val="0000FF"/>
          <w:sz w:val="22"/>
          <w:szCs w:val="22"/>
          <w:shd w:val="clear" w:color="auto" w:fill="FFFFFF"/>
        </w:rPr>
        <w:t>%put</w:t>
      </w:r>
      <w:r w:rsidRPr="00C57B2E">
        <w:rPr>
          <w:rFonts w:asciiTheme="minorHAnsi" w:hAnsiTheme="minorHAnsi" w:cstheme="minorHAnsi"/>
          <w:color w:val="000000"/>
          <w:sz w:val="22"/>
          <w:szCs w:val="22"/>
          <w:shd w:val="clear" w:color="auto" w:fill="FFFFFF"/>
        </w:rPr>
        <w:t xml:space="preserve"> "Iteration: &amp;iteration";</w:t>
      </w:r>
    </w:p>
    <w:p w14:paraId="360696CB"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0000"/>
          <w:sz w:val="22"/>
          <w:szCs w:val="22"/>
          <w:shd w:val="clear" w:color="auto" w:fill="FFFFFF"/>
        </w:rPr>
        <w:tab/>
      </w:r>
      <w:r w:rsidRPr="00C57B2E">
        <w:rPr>
          <w:rFonts w:asciiTheme="minorHAnsi" w:hAnsiTheme="minorHAnsi" w:cstheme="minorHAnsi"/>
          <w:color w:val="0000FF"/>
          <w:sz w:val="22"/>
          <w:szCs w:val="22"/>
          <w:shd w:val="clear" w:color="auto" w:fill="FFFFFF"/>
        </w:rPr>
        <w:t>%put</w:t>
      </w:r>
      <w:r w:rsidRPr="00C57B2E">
        <w:rPr>
          <w:rFonts w:asciiTheme="minorHAnsi" w:hAnsiTheme="minorHAnsi" w:cstheme="minorHAnsi"/>
          <w:color w:val="000000"/>
          <w:sz w:val="22"/>
          <w:szCs w:val="22"/>
          <w:shd w:val="clear" w:color="auto" w:fill="FFFFFF"/>
        </w:rPr>
        <w:t xml:space="preserve"> "MAXTREES: &amp;</w:t>
      </w:r>
      <w:proofErr w:type="spellStart"/>
      <w:r w:rsidRPr="00C57B2E">
        <w:rPr>
          <w:rFonts w:asciiTheme="minorHAnsi" w:hAnsiTheme="minorHAnsi" w:cstheme="minorHAnsi"/>
          <w:color w:val="000000"/>
          <w:sz w:val="22"/>
          <w:szCs w:val="22"/>
          <w:shd w:val="clear" w:color="auto" w:fill="FFFFFF"/>
        </w:rPr>
        <w:t>maxtrees</w:t>
      </w:r>
      <w:proofErr w:type="spellEnd"/>
      <w:r w:rsidRPr="00C57B2E">
        <w:rPr>
          <w:rFonts w:asciiTheme="minorHAnsi" w:hAnsiTheme="minorHAnsi" w:cstheme="minorHAnsi"/>
          <w:color w:val="000000"/>
          <w:sz w:val="22"/>
          <w:szCs w:val="22"/>
          <w:shd w:val="clear" w:color="auto" w:fill="FFFFFF"/>
        </w:rPr>
        <w:t>";</w:t>
      </w:r>
    </w:p>
    <w:p w14:paraId="35D3BCFE"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0000"/>
          <w:sz w:val="22"/>
          <w:szCs w:val="22"/>
          <w:shd w:val="clear" w:color="auto" w:fill="FFFFFF"/>
        </w:rPr>
        <w:tab/>
      </w:r>
      <w:r w:rsidRPr="00C57B2E">
        <w:rPr>
          <w:rFonts w:asciiTheme="minorHAnsi" w:hAnsiTheme="minorHAnsi" w:cstheme="minorHAnsi"/>
          <w:color w:val="0000FF"/>
          <w:sz w:val="22"/>
          <w:szCs w:val="22"/>
          <w:shd w:val="clear" w:color="auto" w:fill="FFFFFF"/>
        </w:rPr>
        <w:t>%put</w:t>
      </w:r>
      <w:r w:rsidRPr="00C57B2E">
        <w:rPr>
          <w:rFonts w:asciiTheme="minorHAnsi" w:hAnsiTheme="minorHAnsi" w:cstheme="minorHAnsi"/>
          <w:color w:val="000000"/>
          <w:sz w:val="22"/>
          <w:szCs w:val="22"/>
          <w:shd w:val="clear" w:color="auto" w:fill="FFFFFF"/>
        </w:rPr>
        <w:t xml:space="preserve"> "MAXDEPTH: &amp;</w:t>
      </w:r>
      <w:proofErr w:type="spellStart"/>
      <w:r w:rsidRPr="00C57B2E">
        <w:rPr>
          <w:rFonts w:asciiTheme="minorHAnsi" w:hAnsiTheme="minorHAnsi" w:cstheme="minorHAnsi"/>
          <w:color w:val="000000"/>
          <w:sz w:val="22"/>
          <w:szCs w:val="22"/>
          <w:shd w:val="clear" w:color="auto" w:fill="FFFFFF"/>
        </w:rPr>
        <w:t>maxdepth</w:t>
      </w:r>
      <w:proofErr w:type="spellEnd"/>
      <w:r w:rsidRPr="00C57B2E">
        <w:rPr>
          <w:rFonts w:asciiTheme="minorHAnsi" w:hAnsiTheme="minorHAnsi" w:cstheme="minorHAnsi"/>
          <w:color w:val="000000"/>
          <w:sz w:val="22"/>
          <w:szCs w:val="22"/>
          <w:shd w:val="clear" w:color="auto" w:fill="FFFFFF"/>
        </w:rPr>
        <w:t>";</w:t>
      </w:r>
    </w:p>
    <w:p w14:paraId="17062E8C"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0000"/>
          <w:sz w:val="22"/>
          <w:szCs w:val="22"/>
          <w:shd w:val="clear" w:color="auto" w:fill="FFFFFF"/>
        </w:rPr>
        <w:lastRenderedPageBreak/>
        <w:tab/>
      </w:r>
      <w:r w:rsidRPr="00C57B2E">
        <w:rPr>
          <w:rFonts w:asciiTheme="minorHAnsi" w:hAnsiTheme="minorHAnsi" w:cstheme="minorHAnsi"/>
          <w:color w:val="0000FF"/>
          <w:sz w:val="22"/>
          <w:szCs w:val="22"/>
          <w:shd w:val="clear" w:color="auto" w:fill="FFFFFF"/>
        </w:rPr>
        <w:t>%put</w:t>
      </w:r>
      <w:r w:rsidRPr="00C57B2E">
        <w:rPr>
          <w:rFonts w:asciiTheme="minorHAnsi" w:hAnsiTheme="minorHAnsi" w:cstheme="minorHAnsi"/>
          <w:color w:val="000000"/>
          <w:sz w:val="22"/>
          <w:szCs w:val="22"/>
          <w:shd w:val="clear" w:color="auto" w:fill="FFFFFF"/>
        </w:rPr>
        <w:t xml:space="preserve"> "SPLITSIZE: &amp;</w:t>
      </w:r>
      <w:proofErr w:type="spellStart"/>
      <w:r w:rsidRPr="00C57B2E">
        <w:rPr>
          <w:rFonts w:asciiTheme="minorHAnsi" w:hAnsiTheme="minorHAnsi" w:cstheme="minorHAnsi"/>
          <w:color w:val="000000"/>
          <w:sz w:val="22"/>
          <w:szCs w:val="22"/>
          <w:shd w:val="clear" w:color="auto" w:fill="FFFFFF"/>
        </w:rPr>
        <w:t>splitsize</w:t>
      </w:r>
      <w:proofErr w:type="spellEnd"/>
      <w:r w:rsidRPr="00C57B2E">
        <w:rPr>
          <w:rFonts w:asciiTheme="minorHAnsi" w:hAnsiTheme="minorHAnsi" w:cstheme="minorHAnsi"/>
          <w:color w:val="000000"/>
          <w:sz w:val="22"/>
          <w:szCs w:val="22"/>
          <w:shd w:val="clear" w:color="auto" w:fill="FFFFFF"/>
        </w:rPr>
        <w:t>";</w:t>
      </w:r>
    </w:p>
    <w:p w14:paraId="63347544"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p>
    <w:p w14:paraId="6E83ABAF"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0000"/>
          <w:sz w:val="22"/>
          <w:szCs w:val="22"/>
          <w:shd w:val="clear" w:color="auto" w:fill="FFFFFF"/>
        </w:rPr>
        <w:tab/>
      </w:r>
      <w:r w:rsidRPr="00C57B2E">
        <w:rPr>
          <w:rFonts w:asciiTheme="minorHAnsi" w:hAnsiTheme="minorHAnsi" w:cstheme="minorHAnsi"/>
          <w:color w:val="008000"/>
          <w:sz w:val="22"/>
          <w:szCs w:val="22"/>
          <w:shd w:val="clear" w:color="auto" w:fill="FFFFFF"/>
        </w:rPr>
        <w:t>/* Create Random Forest with hyperparameter tuning */</w:t>
      </w:r>
    </w:p>
    <w:p w14:paraId="4C5E4DB0"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0000"/>
          <w:sz w:val="22"/>
          <w:szCs w:val="22"/>
          <w:shd w:val="clear" w:color="auto" w:fill="FFFFFF"/>
        </w:rPr>
        <w:tab/>
        <w:t>PROC HPFOREST DATA=</w:t>
      </w:r>
      <w:proofErr w:type="spellStart"/>
      <w:r w:rsidRPr="00C57B2E">
        <w:rPr>
          <w:rFonts w:asciiTheme="minorHAnsi" w:hAnsiTheme="minorHAnsi" w:cstheme="minorHAnsi"/>
          <w:color w:val="000000"/>
          <w:sz w:val="22"/>
          <w:szCs w:val="22"/>
          <w:shd w:val="clear" w:color="auto" w:fill="FFFFFF"/>
        </w:rPr>
        <w:t>train_data</w:t>
      </w:r>
      <w:proofErr w:type="spellEnd"/>
      <w:r w:rsidRPr="00C57B2E">
        <w:rPr>
          <w:rFonts w:asciiTheme="minorHAnsi" w:hAnsiTheme="minorHAnsi" w:cstheme="minorHAnsi"/>
          <w:color w:val="000000"/>
          <w:sz w:val="22"/>
          <w:szCs w:val="22"/>
          <w:shd w:val="clear" w:color="auto" w:fill="FFFFFF"/>
        </w:rPr>
        <w:t xml:space="preserve"> </w:t>
      </w:r>
    </w:p>
    <w:p w14:paraId="58D72F2E"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0000"/>
          <w:sz w:val="22"/>
          <w:szCs w:val="22"/>
          <w:shd w:val="clear" w:color="auto" w:fill="FFFFFF"/>
        </w:rPr>
        <w:tab/>
      </w:r>
      <w:r w:rsidRPr="00C57B2E">
        <w:rPr>
          <w:rFonts w:asciiTheme="minorHAnsi" w:hAnsiTheme="minorHAnsi" w:cstheme="minorHAnsi"/>
          <w:color w:val="000000"/>
          <w:sz w:val="22"/>
          <w:szCs w:val="22"/>
          <w:shd w:val="clear" w:color="auto" w:fill="FFFFFF"/>
        </w:rPr>
        <w:tab/>
        <w:t>MAXTREES = &amp;</w:t>
      </w:r>
      <w:proofErr w:type="spellStart"/>
      <w:r w:rsidRPr="00C57B2E">
        <w:rPr>
          <w:rFonts w:asciiTheme="minorHAnsi" w:hAnsiTheme="minorHAnsi" w:cstheme="minorHAnsi"/>
          <w:color w:val="008080"/>
          <w:sz w:val="22"/>
          <w:szCs w:val="22"/>
          <w:shd w:val="clear" w:color="auto" w:fill="FFFFFF"/>
        </w:rPr>
        <w:t>maxtrees</w:t>
      </w:r>
      <w:proofErr w:type="spellEnd"/>
      <w:r w:rsidRPr="00C57B2E">
        <w:rPr>
          <w:rFonts w:asciiTheme="minorHAnsi" w:hAnsiTheme="minorHAnsi" w:cstheme="minorHAnsi"/>
          <w:color w:val="008080"/>
          <w:sz w:val="22"/>
          <w:szCs w:val="22"/>
          <w:shd w:val="clear" w:color="auto" w:fill="FFFFFF"/>
        </w:rPr>
        <w:t>.</w:t>
      </w:r>
    </w:p>
    <w:p w14:paraId="5239D42C"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0000"/>
          <w:sz w:val="22"/>
          <w:szCs w:val="22"/>
          <w:shd w:val="clear" w:color="auto" w:fill="FFFFFF"/>
        </w:rPr>
        <w:tab/>
      </w:r>
      <w:r w:rsidRPr="00C57B2E">
        <w:rPr>
          <w:rFonts w:asciiTheme="minorHAnsi" w:hAnsiTheme="minorHAnsi" w:cstheme="minorHAnsi"/>
          <w:color w:val="000000"/>
          <w:sz w:val="22"/>
          <w:szCs w:val="22"/>
          <w:shd w:val="clear" w:color="auto" w:fill="FFFFFF"/>
        </w:rPr>
        <w:tab/>
        <w:t>MAXDEPTH = &amp;</w:t>
      </w:r>
      <w:proofErr w:type="spellStart"/>
      <w:r w:rsidRPr="00C57B2E">
        <w:rPr>
          <w:rFonts w:asciiTheme="minorHAnsi" w:hAnsiTheme="minorHAnsi" w:cstheme="minorHAnsi"/>
          <w:color w:val="008080"/>
          <w:sz w:val="22"/>
          <w:szCs w:val="22"/>
          <w:shd w:val="clear" w:color="auto" w:fill="FFFFFF"/>
        </w:rPr>
        <w:t>maxdepth</w:t>
      </w:r>
      <w:proofErr w:type="spellEnd"/>
      <w:r w:rsidRPr="00C57B2E">
        <w:rPr>
          <w:rFonts w:asciiTheme="minorHAnsi" w:hAnsiTheme="minorHAnsi" w:cstheme="minorHAnsi"/>
          <w:color w:val="008080"/>
          <w:sz w:val="22"/>
          <w:szCs w:val="22"/>
          <w:shd w:val="clear" w:color="auto" w:fill="FFFFFF"/>
        </w:rPr>
        <w:t>.</w:t>
      </w:r>
    </w:p>
    <w:p w14:paraId="0F8D7B5F"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0000"/>
          <w:sz w:val="22"/>
          <w:szCs w:val="22"/>
          <w:shd w:val="clear" w:color="auto" w:fill="FFFFFF"/>
        </w:rPr>
        <w:tab/>
      </w:r>
      <w:r w:rsidRPr="00C57B2E">
        <w:rPr>
          <w:rFonts w:asciiTheme="minorHAnsi" w:hAnsiTheme="minorHAnsi" w:cstheme="minorHAnsi"/>
          <w:color w:val="000000"/>
          <w:sz w:val="22"/>
          <w:szCs w:val="22"/>
          <w:shd w:val="clear" w:color="auto" w:fill="FFFFFF"/>
        </w:rPr>
        <w:tab/>
        <w:t>SPLITSIZE = &amp;</w:t>
      </w:r>
      <w:proofErr w:type="spellStart"/>
      <w:r w:rsidRPr="00C57B2E">
        <w:rPr>
          <w:rFonts w:asciiTheme="minorHAnsi" w:hAnsiTheme="minorHAnsi" w:cstheme="minorHAnsi"/>
          <w:color w:val="008080"/>
          <w:sz w:val="22"/>
          <w:szCs w:val="22"/>
          <w:shd w:val="clear" w:color="auto" w:fill="FFFFFF"/>
        </w:rPr>
        <w:t>splitsize</w:t>
      </w:r>
      <w:proofErr w:type="spellEnd"/>
      <w:r w:rsidRPr="00C57B2E">
        <w:rPr>
          <w:rFonts w:asciiTheme="minorHAnsi" w:hAnsiTheme="minorHAnsi" w:cstheme="minorHAnsi"/>
          <w:color w:val="008080"/>
          <w:sz w:val="22"/>
          <w:szCs w:val="22"/>
          <w:shd w:val="clear" w:color="auto" w:fill="FFFFFF"/>
        </w:rPr>
        <w:t>.</w:t>
      </w:r>
      <w:r w:rsidRPr="00C57B2E">
        <w:rPr>
          <w:rFonts w:asciiTheme="minorHAnsi" w:hAnsiTheme="minorHAnsi" w:cstheme="minorHAnsi"/>
          <w:color w:val="000000"/>
          <w:sz w:val="22"/>
          <w:szCs w:val="22"/>
          <w:shd w:val="clear" w:color="auto" w:fill="FFFFFF"/>
        </w:rPr>
        <w:t>;</w:t>
      </w:r>
    </w:p>
    <w:p w14:paraId="41C2A7C1"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0000"/>
          <w:sz w:val="22"/>
          <w:szCs w:val="22"/>
          <w:shd w:val="clear" w:color="auto" w:fill="FFFFFF"/>
        </w:rPr>
        <w:tab/>
      </w:r>
      <w:r w:rsidRPr="00C57B2E">
        <w:rPr>
          <w:rFonts w:asciiTheme="minorHAnsi" w:hAnsiTheme="minorHAnsi" w:cstheme="minorHAnsi"/>
          <w:color w:val="000000"/>
          <w:sz w:val="22"/>
          <w:szCs w:val="22"/>
          <w:shd w:val="clear" w:color="auto" w:fill="FFFFFF"/>
        </w:rPr>
        <w:tab/>
        <w:t>TARGET &amp;</w:t>
      </w:r>
      <w:r w:rsidRPr="00C57B2E">
        <w:rPr>
          <w:rFonts w:asciiTheme="minorHAnsi" w:hAnsiTheme="minorHAnsi" w:cstheme="minorHAnsi"/>
          <w:color w:val="008080"/>
          <w:sz w:val="22"/>
          <w:szCs w:val="22"/>
          <w:shd w:val="clear" w:color="auto" w:fill="FFFFFF"/>
        </w:rPr>
        <w:t>target.</w:t>
      </w:r>
      <w:r w:rsidRPr="00C57B2E">
        <w:rPr>
          <w:rFonts w:asciiTheme="minorHAnsi" w:hAnsiTheme="minorHAnsi" w:cstheme="minorHAnsi"/>
          <w:color w:val="000000"/>
          <w:sz w:val="22"/>
          <w:szCs w:val="22"/>
          <w:shd w:val="clear" w:color="auto" w:fill="FFFFFF"/>
        </w:rPr>
        <w:t xml:space="preserve"> /LEVEL=binary;</w:t>
      </w:r>
    </w:p>
    <w:p w14:paraId="63AA7273"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0000"/>
          <w:sz w:val="22"/>
          <w:szCs w:val="22"/>
          <w:shd w:val="clear" w:color="auto" w:fill="FFFFFF"/>
        </w:rPr>
        <w:tab/>
      </w:r>
      <w:r w:rsidRPr="00C57B2E">
        <w:rPr>
          <w:rFonts w:asciiTheme="minorHAnsi" w:hAnsiTheme="minorHAnsi" w:cstheme="minorHAnsi"/>
          <w:color w:val="000000"/>
          <w:sz w:val="22"/>
          <w:szCs w:val="22"/>
          <w:shd w:val="clear" w:color="auto" w:fill="FFFFFF"/>
        </w:rPr>
        <w:tab/>
        <w:t>INPUT &amp;</w:t>
      </w:r>
      <w:r w:rsidRPr="00C57B2E">
        <w:rPr>
          <w:rFonts w:asciiTheme="minorHAnsi" w:hAnsiTheme="minorHAnsi" w:cstheme="minorHAnsi"/>
          <w:color w:val="008080"/>
          <w:sz w:val="22"/>
          <w:szCs w:val="22"/>
          <w:shd w:val="clear" w:color="auto" w:fill="FFFFFF"/>
        </w:rPr>
        <w:t>predictors.</w:t>
      </w:r>
      <w:r w:rsidRPr="00C57B2E">
        <w:rPr>
          <w:rFonts w:asciiTheme="minorHAnsi" w:hAnsiTheme="minorHAnsi" w:cstheme="minorHAnsi"/>
          <w:color w:val="000000"/>
          <w:sz w:val="22"/>
          <w:szCs w:val="22"/>
          <w:shd w:val="clear" w:color="auto" w:fill="FFFFFF"/>
        </w:rPr>
        <w:t xml:space="preserve"> / LEVEL=interval;</w:t>
      </w:r>
    </w:p>
    <w:p w14:paraId="1CF58FBA"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0000"/>
          <w:sz w:val="22"/>
          <w:szCs w:val="22"/>
          <w:shd w:val="clear" w:color="auto" w:fill="FFFFFF"/>
        </w:rPr>
        <w:tab/>
      </w:r>
      <w:r w:rsidRPr="00C57B2E">
        <w:rPr>
          <w:rFonts w:asciiTheme="minorHAnsi" w:hAnsiTheme="minorHAnsi" w:cstheme="minorHAnsi"/>
          <w:color w:val="000000"/>
          <w:sz w:val="22"/>
          <w:szCs w:val="22"/>
          <w:shd w:val="clear" w:color="auto" w:fill="FFFFFF"/>
        </w:rPr>
        <w:tab/>
        <w:t xml:space="preserve">SAVE FILE = </w:t>
      </w:r>
      <w:r w:rsidRPr="00C57B2E">
        <w:rPr>
          <w:rFonts w:asciiTheme="minorHAnsi" w:hAnsiTheme="minorHAnsi" w:cstheme="minorHAnsi"/>
          <w:color w:val="800080"/>
          <w:sz w:val="22"/>
          <w:szCs w:val="22"/>
          <w:shd w:val="clear" w:color="auto" w:fill="FFFFFF"/>
        </w:rPr>
        <w:t>'/workspace/</w:t>
      </w:r>
      <w:proofErr w:type="spellStart"/>
      <w:r w:rsidRPr="00C57B2E">
        <w:rPr>
          <w:rFonts w:asciiTheme="minorHAnsi" w:hAnsiTheme="minorHAnsi" w:cstheme="minorHAnsi"/>
          <w:color w:val="800080"/>
          <w:sz w:val="22"/>
          <w:szCs w:val="22"/>
          <w:shd w:val="clear" w:color="auto" w:fill="FFFFFF"/>
        </w:rPr>
        <w:t>ccmod</w:t>
      </w:r>
      <w:proofErr w:type="spellEnd"/>
      <w:r w:rsidRPr="00C57B2E">
        <w:rPr>
          <w:rFonts w:asciiTheme="minorHAnsi" w:hAnsiTheme="minorHAnsi" w:cstheme="minorHAnsi"/>
          <w:color w:val="800080"/>
          <w:sz w:val="22"/>
          <w:szCs w:val="22"/>
          <w:shd w:val="clear" w:color="auto" w:fill="FFFFFF"/>
        </w:rPr>
        <w:t>/u588348/</w:t>
      </w:r>
      <w:proofErr w:type="spellStart"/>
      <w:r w:rsidRPr="00C57B2E">
        <w:rPr>
          <w:rFonts w:asciiTheme="minorHAnsi" w:hAnsiTheme="minorHAnsi" w:cstheme="minorHAnsi"/>
          <w:color w:val="800080"/>
          <w:sz w:val="22"/>
          <w:szCs w:val="22"/>
          <w:shd w:val="clear" w:color="auto" w:fill="FFFFFF"/>
        </w:rPr>
        <w:t>random_forest.sas</w:t>
      </w:r>
      <w:proofErr w:type="spellEnd"/>
      <w:r w:rsidRPr="00C57B2E">
        <w:rPr>
          <w:rFonts w:asciiTheme="minorHAnsi" w:hAnsiTheme="minorHAnsi" w:cstheme="minorHAnsi"/>
          <w:color w:val="800080"/>
          <w:sz w:val="22"/>
          <w:szCs w:val="22"/>
          <w:shd w:val="clear" w:color="auto" w:fill="FFFFFF"/>
        </w:rPr>
        <w:t>'</w:t>
      </w:r>
      <w:r w:rsidRPr="00C57B2E">
        <w:rPr>
          <w:rFonts w:asciiTheme="minorHAnsi" w:hAnsiTheme="minorHAnsi" w:cstheme="minorHAnsi"/>
          <w:color w:val="000000"/>
          <w:sz w:val="22"/>
          <w:szCs w:val="22"/>
          <w:shd w:val="clear" w:color="auto" w:fill="FFFFFF"/>
        </w:rPr>
        <w:t>;</w:t>
      </w:r>
    </w:p>
    <w:p w14:paraId="1397A645"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0000"/>
          <w:sz w:val="22"/>
          <w:szCs w:val="22"/>
          <w:shd w:val="clear" w:color="auto" w:fill="FFFFFF"/>
        </w:rPr>
        <w:tab/>
        <w:t>RUN;</w:t>
      </w:r>
    </w:p>
    <w:p w14:paraId="3BD2546C"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p>
    <w:p w14:paraId="0EFD8549"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0000"/>
          <w:sz w:val="22"/>
          <w:szCs w:val="22"/>
          <w:shd w:val="clear" w:color="auto" w:fill="FFFFFF"/>
        </w:rPr>
        <w:tab/>
        <w:t xml:space="preserve">PROC HP4SCORE DATA = </w:t>
      </w:r>
      <w:proofErr w:type="spellStart"/>
      <w:r w:rsidRPr="00C57B2E">
        <w:rPr>
          <w:rFonts w:asciiTheme="minorHAnsi" w:hAnsiTheme="minorHAnsi" w:cstheme="minorHAnsi"/>
          <w:color w:val="000000"/>
          <w:sz w:val="22"/>
          <w:szCs w:val="22"/>
          <w:shd w:val="clear" w:color="auto" w:fill="FFFFFF"/>
        </w:rPr>
        <w:t>val_data</w:t>
      </w:r>
      <w:proofErr w:type="spellEnd"/>
      <w:r w:rsidRPr="00C57B2E">
        <w:rPr>
          <w:rFonts w:asciiTheme="minorHAnsi" w:hAnsiTheme="minorHAnsi" w:cstheme="minorHAnsi"/>
          <w:color w:val="000000"/>
          <w:sz w:val="22"/>
          <w:szCs w:val="22"/>
          <w:shd w:val="clear" w:color="auto" w:fill="FFFFFF"/>
        </w:rPr>
        <w:t>;</w:t>
      </w:r>
    </w:p>
    <w:p w14:paraId="2EEEF107"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0000"/>
          <w:sz w:val="22"/>
          <w:szCs w:val="22"/>
          <w:shd w:val="clear" w:color="auto" w:fill="FFFFFF"/>
        </w:rPr>
        <w:tab/>
      </w:r>
      <w:r w:rsidRPr="00C57B2E">
        <w:rPr>
          <w:rFonts w:asciiTheme="minorHAnsi" w:hAnsiTheme="minorHAnsi" w:cstheme="minorHAnsi"/>
          <w:color w:val="000000"/>
          <w:sz w:val="22"/>
          <w:szCs w:val="22"/>
          <w:shd w:val="clear" w:color="auto" w:fill="FFFFFF"/>
        </w:rPr>
        <w:tab/>
        <w:t xml:space="preserve">SCORE FILE = </w:t>
      </w:r>
      <w:r w:rsidRPr="00C57B2E">
        <w:rPr>
          <w:rFonts w:asciiTheme="minorHAnsi" w:hAnsiTheme="minorHAnsi" w:cstheme="minorHAnsi"/>
          <w:color w:val="800080"/>
          <w:sz w:val="22"/>
          <w:szCs w:val="22"/>
          <w:shd w:val="clear" w:color="auto" w:fill="FFFFFF"/>
        </w:rPr>
        <w:t>'/workspace/</w:t>
      </w:r>
      <w:proofErr w:type="spellStart"/>
      <w:r w:rsidRPr="00C57B2E">
        <w:rPr>
          <w:rFonts w:asciiTheme="minorHAnsi" w:hAnsiTheme="minorHAnsi" w:cstheme="minorHAnsi"/>
          <w:color w:val="800080"/>
          <w:sz w:val="22"/>
          <w:szCs w:val="22"/>
          <w:shd w:val="clear" w:color="auto" w:fill="FFFFFF"/>
        </w:rPr>
        <w:t>ccmod</w:t>
      </w:r>
      <w:proofErr w:type="spellEnd"/>
      <w:r w:rsidRPr="00C57B2E">
        <w:rPr>
          <w:rFonts w:asciiTheme="minorHAnsi" w:hAnsiTheme="minorHAnsi" w:cstheme="minorHAnsi"/>
          <w:color w:val="800080"/>
          <w:sz w:val="22"/>
          <w:szCs w:val="22"/>
          <w:shd w:val="clear" w:color="auto" w:fill="FFFFFF"/>
        </w:rPr>
        <w:t>/u588348/</w:t>
      </w:r>
      <w:proofErr w:type="spellStart"/>
      <w:r w:rsidRPr="00C57B2E">
        <w:rPr>
          <w:rFonts w:asciiTheme="minorHAnsi" w:hAnsiTheme="minorHAnsi" w:cstheme="minorHAnsi"/>
          <w:color w:val="800080"/>
          <w:sz w:val="22"/>
          <w:szCs w:val="22"/>
          <w:shd w:val="clear" w:color="auto" w:fill="FFFFFF"/>
        </w:rPr>
        <w:t>random_forest.sas</w:t>
      </w:r>
      <w:proofErr w:type="spellEnd"/>
      <w:r w:rsidRPr="00C57B2E">
        <w:rPr>
          <w:rFonts w:asciiTheme="minorHAnsi" w:hAnsiTheme="minorHAnsi" w:cstheme="minorHAnsi"/>
          <w:color w:val="800080"/>
          <w:sz w:val="22"/>
          <w:szCs w:val="22"/>
          <w:shd w:val="clear" w:color="auto" w:fill="FFFFFF"/>
        </w:rPr>
        <w:t>'</w:t>
      </w:r>
    </w:p>
    <w:p w14:paraId="1FA1532A"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0000"/>
          <w:sz w:val="22"/>
          <w:szCs w:val="22"/>
          <w:shd w:val="clear" w:color="auto" w:fill="FFFFFF"/>
        </w:rPr>
        <w:tab/>
      </w:r>
      <w:r w:rsidRPr="00C57B2E">
        <w:rPr>
          <w:rFonts w:asciiTheme="minorHAnsi" w:hAnsiTheme="minorHAnsi" w:cstheme="minorHAnsi"/>
          <w:color w:val="000000"/>
          <w:sz w:val="22"/>
          <w:szCs w:val="22"/>
          <w:shd w:val="clear" w:color="auto" w:fill="FFFFFF"/>
        </w:rPr>
        <w:tab/>
        <w:t xml:space="preserve">OUT = </w:t>
      </w:r>
      <w:proofErr w:type="spellStart"/>
      <w:r w:rsidRPr="00C57B2E">
        <w:rPr>
          <w:rFonts w:asciiTheme="minorHAnsi" w:hAnsiTheme="minorHAnsi" w:cstheme="minorHAnsi"/>
          <w:color w:val="000000"/>
          <w:sz w:val="22"/>
          <w:szCs w:val="22"/>
          <w:shd w:val="clear" w:color="auto" w:fill="FFFFFF"/>
        </w:rPr>
        <w:t>test_score_&amp;</w:t>
      </w:r>
      <w:r w:rsidRPr="00C57B2E">
        <w:rPr>
          <w:rFonts w:asciiTheme="minorHAnsi" w:hAnsiTheme="minorHAnsi" w:cstheme="minorHAnsi"/>
          <w:color w:val="008080"/>
          <w:sz w:val="22"/>
          <w:szCs w:val="22"/>
          <w:shd w:val="clear" w:color="auto" w:fill="FFFFFF"/>
        </w:rPr>
        <w:t>iteration</w:t>
      </w:r>
      <w:proofErr w:type="spellEnd"/>
      <w:r w:rsidRPr="00C57B2E">
        <w:rPr>
          <w:rFonts w:asciiTheme="minorHAnsi" w:hAnsiTheme="minorHAnsi" w:cstheme="minorHAnsi"/>
          <w:color w:val="008080"/>
          <w:sz w:val="22"/>
          <w:szCs w:val="22"/>
          <w:shd w:val="clear" w:color="auto" w:fill="FFFFFF"/>
        </w:rPr>
        <w:t>.</w:t>
      </w:r>
      <w:r w:rsidRPr="00C57B2E">
        <w:rPr>
          <w:rFonts w:asciiTheme="minorHAnsi" w:hAnsiTheme="minorHAnsi" w:cstheme="minorHAnsi"/>
          <w:color w:val="000000"/>
          <w:sz w:val="22"/>
          <w:szCs w:val="22"/>
          <w:shd w:val="clear" w:color="auto" w:fill="FFFFFF"/>
        </w:rPr>
        <w:t xml:space="preserve"> (keep = &amp;</w:t>
      </w:r>
      <w:r w:rsidRPr="00C57B2E">
        <w:rPr>
          <w:rFonts w:asciiTheme="minorHAnsi" w:hAnsiTheme="minorHAnsi" w:cstheme="minorHAnsi"/>
          <w:color w:val="008080"/>
          <w:sz w:val="22"/>
          <w:szCs w:val="22"/>
          <w:shd w:val="clear" w:color="auto" w:fill="FFFFFF"/>
        </w:rPr>
        <w:t>target.</w:t>
      </w:r>
      <w:r w:rsidRPr="00C57B2E">
        <w:rPr>
          <w:rFonts w:asciiTheme="minorHAnsi" w:hAnsiTheme="minorHAnsi" w:cstheme="minorHAnsi"/>
          <w:color w:val="000000"/>
          <w:sz w:val="22"/>
          <w:szCs w:val="22"/>
          <w:shd w:val="clear" w:color="auto" w:fill="FFFFFF"/>
        </w:rPr>
        <w:t xml:space="preserve"> P_bad1);</w:t>
      </w:r>
    </w:p>
    <w:p w14:paraId="0B003FE3"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0000"/>
          <w:sz w:val="22"/>
          <w:szCs w:val="22"/>
          <w:shd w:val="clear" w:color="auto" w:fill="FFFFFF"/>
        </w:rPr>
        <w:tab/>
        <w:t>RUN;</w:t>
      </w:r>
    </w:p>
    <w:p w14:paraId="239FA1D6"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p>
    <w:p w14:paraId="3E105553"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0000"/>
          <w:sz w:val="22"/>
          <w:szCs w:val="22"/>
          <w:shd w:val="clear" w:color="auto" w:fill="FFFFFF"/>
        </w:rPr>
        <w:tab/>
      </w:r>
      <w:r w:rsidRPr="00C57B2E">
        <w:rPr>
          <w:rFonts w:asciiTheme="minorHAnsi" w:hAnsiTheme="minorHAnsi" w:cstheme="minorHAnsi"/>
          <w:color w:val="008000"/>
          <w:sz w:val="22"/>
          <w:szCs w:val="22"/>
          <w:shd w:val="clear" w:color="auto" w:fill="FFFFFF"/>
        </w:rPr>
        <w:t xml:space="preserve">/* </w:t>
      </w:r>
      <w:proofErr w:type="spellStart"/>
      <w:r w:rsidRPr="00C57B2E">
        <w:rPr>
          <w:rFonts w:asciiTheme="minorHAnsi" w:hAnsiTheme="minorHAnsi" w:cstheme="minorHAnsi"/>
          <w:color w:val="008000"/>
          <w:sz w:val="22"/>
          <w:szCs w:val="22"/>
          <w:shd w:val="clear" w:color="auto" w:fill="FFFFFF"/>
        </w:rPr>
        <w:t>Calcuate</w:t>
      </w:r>
      <w:proofErr w:type="spellEnd"/>
      <w:r w:rsidRPr="00C57B2E">
        <w:rPr>
          <w:rFonts w:asciiTheme="minorHAnsi" w:hAnsiTheme="minorHAnsi" w:cstheme="minorHAnsi"/>
          <w:color w:val="008000"/>
          <w:sz w:val="22"/>
          <w:szCs w:val="22"/>
          <w:shd w:val="clear" w:color="auto" w:fill="FFFFFF"/>
        </w:rPr>
        <w:t xml:space="preserve"> AUC value on validation dataset */</w:t>
      </w:r>
    </w:p>
    <w:p w14:paraId="13A62F0A"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0000"/>
          <w:sz w:val="22"/>
          <w:szCs w:val="22"/>
          <w:shd w:val="clear" w:color="auto" w:fill="FFFFFF"/>
        </w:rPr>
        <w:tab/>
        <w:t xml:space="preserve">proc logistic data = </w:t>
      </w:r>
      <w:proofErr w:type="spellStart"/>
      <w:r w:rsidRPr="00C57B2E">
        <w:rPr>
          <w:rFonts w:asciiTheme="minorHAnsi" w:hAnsiTheme="minorHAnsi" w:cstheme="minorHAnsi"/>
          <w:color w:val="000000"/>
          <w:sz w:val="22"/>
          <w:szCs w:val="22"/>
          <w:shd w:val="clear" w:color="auto" w:fill="FFFFFF"/>
        </w:rPr>
        <w:t>test_score_&amp;</w:t>
      </w:r>
      <w:r w:rsidRPr="00C57B2E">
        <w:rPr>
          <w:rFonts w:asciiTheme="minorHAnsi" w:hAnsiTheme="minorHAnsi" w:cstheme="minorHAnsi"/>
          <w:color w:val="008080"/>
          <w:sz w:val="22"/>
          <w:szCs w:val="22"/>
          <w:shd w:val="clear" w:color="auto" w:fill="FFFFFF"/>
        </w:rPr>
        <w:t>iteration</w:t>
      </w:r>
      <w:proofErr w:type="spellEnd"/>
      <w:r w:rsidRPr="00C57B2E">
        <w:rPr>
          <w:rFonts w:asciiTheme="minorHAnsi" w:hAnsiTheme="minorHAnsi" w:cstheme="minorHAnsi"/>
          <w:color w:val="008080"/>
          <w:sz w:val="22"/>
          <w:szCs w:val="22"/>
          <w:shd w:val="clear" w:color="auto" w:fill="FFFFFF"/>
        </w:rPr>
        <w:t>.</w:t>
      </w:r>
      <w:r w:rsidRPr="00C57B2E">
        <w:rPr>
          <w:rFonts w:asciiTheme="minorHAnsi" w:hAnsiTheme="minorHAnsi" w:cstheme="minorHAnsi"/>
          <w:color w:val="000000"/>
          <w:sz w:val="22"/>
          <w:szCs w:val="22"/>
          <w:shd w:val="clear" w:color="auto" w:fill="FFFFFF"/>
        </w:rPr>
        <w:t>;</w:t>
      </w:r>
    </w:p>
    <w:p w14:paraId="69675CF6"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0000"/>
          <w:sz w:val="22"/>
          <w:szCs w:val="22"/>
          <w:shd w:val="clear" w:color="auto" w:fill="FFFFFF"/>
        </w:rPr>
        <w:tab/>
      </w:r>
      <w:r w:rsidRPr="00C57B2E">
        <w:rPr>
          <w:rFonts w:asciiTheme="minorHAnsi" w:hAnsiTheme="minorHAnsi" w:cstheme="minorHAnsi"/>
          <w:color w:val="000000"/>
          <w:sz w:val="22"/>
          <w:szCs w:val="22"/>
          <w:shd w:val="clear" w:color="auto" w:fill="FFFFFF"/>
        </w:rPr>
        <w:tab/>
        <w:t>class &amp;</w:t>
      </w:r>
      <w:r w:rsidRPr="00C57B2E">
        <w:rPr>
          <w:rFonts w:asciiTheme="minorHAnsi" w:hAnsiTheme="minorHAnsi" w:cstheme="minorHAnsi"/>
          <w:color w:val="008080"/>
          <w:sz w:val="22"/>
          <w:szCs w:val="22"/>
          <w:shd w:val="clear" w:color="auto" w:fill="FFFFFF"/>
        </w:rPr>
        <w:t>target.</w:t>
      </w:r>
      <w:r w:rsidRPr="00C57B2E">
        <w:rPr>
          <w:rFonts w:asciiTheme="minorHAnsi" w:hAnsiTheme="minorHAnsi" w:cstheme="minorHAnsi"/>
          <w:color w:val="000000"/>
          <w:sz w:val="22"/>
          <w:szCs w:val="22"/>
          <w:shd w:val="clear" w:color="auto" w:fill="FFFFFF"/>
        </w:rPr>
        <w:t>;</w:t>
      </w:r>
    </w:p>
    <w:p w14:paraId="3D662A66"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0000"/>
          <w:sz w:val="22"/>
          <w:szCs w:val="22"/>
          <w:shd w:val="clear" w:color="auto" w:fill="FFFFFF"/>
        </w:rPr>
        <w:tab/>
      </w:r>
      <w:r w:rsidRPr="00C57B2E">
        <w:rPr>
          <w:rFonts w:asciiTheme="minorHAnsi" w:hAnsiTheme="minorHAnsi" w:cstheme="minorHAnsi"/>
          <w:color w:val="000000"/>
          <w:sz w:val="22"/>
          <w:szCs w:val="22"/>
          <w:shd w:val="clear" w:color="auto" w:fill="FFFFFF"/>
        </w:rPr>
        <w:tab/>
        <w:t>model &amp;</w:t>
      </w:r>
      <w:r w:rsidRPr="00C57B2E">
        <w:rPr>
          <w:rFonts w:asciiTheme="minorHAnsi" w:hAnsiTheme="minorHAnsi" w:cstheme="minorHAnsi"/>
          <w:color w:val="008080"/>
          <w:sz w:val="22"/>
          <w:szCs w:val="22"/>
          <w:shd w:val="clear" w:color="auto" w:fill="FFFFFF"/>
        </w:rPr>
        <w:t>target.</w:t>
      </w:r>
      <w:r w:rsidRPr="00C57B2E">
        <w:rPr>
          <w:rFonts w:asciiTheme="minorHAnsi" w:hAnsiTheme="minorHAnsi" w:cstheme="minorHAnsi"/>
          <w:color w:val="000000"/>
          <w:sz w:val="22"/>
          <w:szCs w:val="22"/>
          <w:shd w:val="clear" w:color="auto" w:fill="FFFFFF"/>
        </w:rPr>
        <w:t xml:space="preserve"> = P_bad1 / </w:t>
      </w:r>
      <w:proofErr w:type="spellStart"/>
      <w:r w:rsidRPr="00C57B2E">
        <w:rPr>
          <w:rFonts w:asciiTheme="minorHAnsi" w:hAnsiTheme="minorHAnsi" w:cstheme="minorHAnsi"/>
          <w:color w:val="000000"/>
          <w:sz w:val="22"/>
          <w:szCs w:val="22"/>
          <w:shd w:val="clear" w:color="auto" w:fill="FFFFFF"/>
        </w:rPr>
        <w:t>outroc</w:t>
      </w:r>
      <w:proofErr w:type="spellEnd"/>
      <w:r w:rsidRPr="00C57B2E">
        <w:rPr>
          <w:rFonts w:asciiTheme="minorHAnsi" w:hAnsiTheme="minorHAnsi" w:cstheme="minorHAnsi"/>
          <w:color w:val="000000"/>
          <w:sz w:val="22"/>
          <w:szCs w:val="22"/>
          <w:shd w:val="clear" w:color="auto" w:fill="FFFFFF"/>
        </w:rPr>
        <w:t>=ROC;</w:t>
      </w:r>
    </w:p>
    <w:p w14:paraId="13756D83"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0000"/>
          <w:sz w:val="22"/>
          <w:szCs w:val="22"/>
          <w:shd w:val="clear" w:color="auto" w:fill="FFFFFF"/>
        </w:rPr>
        <w:tab/>
      </w:r>
      <w:r w:rsidRPr="00C57B2E">
        <w:rPr>
          <w:rFonts w:asciiTheme="minorHAnsi" w:hAnsiTheme="minorHAnsi" w:cstheme="minorHAnsi"/>
          <w:color w:val="000000"/>
          <w:sz w:val="22"/>
          <w:szCs w:val="22"/>
          <w:shd w:val="clear" w:color="auto" w:fill="FFFFFF"/>
        </w:rPr>
        <w:tab/>
        <w:t>ROC;</w:t>
      </w:r>
    </w:p>
    <w:p w14:paraId="1AF707FE"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0000"/>
          <w:sz w:val="22"/>
          <w:szCs w:val="22"/>
          <w:shd w:val="clear" w:color="auto" w:fill="FFFFFF"/>
        </w:rPr>
        <w:tab/>
      </w:r>
      <w:r w:rsidRPr="00C57B2E">
        <w:rPr>
          <w:rFonts w:asciiTheme="minorHAnsi" w:hAnsiTheme="minorHAnsi" w:cstheme="minorHAnsi"/>
          <w:color w:val="000000"/>
          <w:sz w:val="22"/>
          <w:szCs w:val="22"/>
          <w:shd w:val="clear" w:color="auto" w:fill="FFFFFF"/>
        </w:rPr>
        <w:tab/>
        <w:t xml:space="preserve">ODS OUTPUT ROCASSOCIATION = </w:t>
      </w:r>
      <w:proofErr w:type="spellStart"/>
      <w:r w:rsidRPr="00C57B2E">
        <w:rPr>
          <w:rFonts w:asciiTheme="minorHAnsi" w:hAnsiTheme="minorHAnsi" w:cstheme="minorHAnsi"/>
          <w:color w:val="000000"/>
          <w:sz w:val="22"/>
          <w:szCs w:val="22"/>
          <w:shd w:val="clear" w:color="auto" w:fill="FFFFFF"/>
        </w:rPr>
        <w:t>auc_out</w:t>
      </w:r>
      <w:proofErr w:type="spellEnd"/>
      <w:r w:rsidRPr="00C57B2E">
        <w:rPr>
          <w:rFonts w:asciiTheme="minorHAnsi" w:hAnsiTheme="minorHAnsi" w:cstheme="minorHAnsi"/>
          <w:color w:val="000000"/>
          <w:sz w:val="22"/>
          <w:szCs w:val="22"/>
          <w:shd w:val="clear" w:color="auto" w:fill="FFFFFF"/>
        </w:rPr>
        <w:t>;</w:t>
      </w:r>
    </w:p>
    <w:p w14:paraId="11FA671B"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0000"/>
          <w:sz w:val="22"/>
          <w:szCs w:val="22"/>
          <w:shd w:val="clear" w:color="auto" w:fill="FFFFFF"/>
        </w:rPr>
        <w:tab/>
        <w:t>run;</w:t>
      </w:r>
    </w:p>
    <w:p w14:paraId="4E522364"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p>
    <w:p w14:paraId="40249017"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0000"/>
          <w:sz w:val="22"/>
          <w:szCs w:val="22"/>
          <w:shd w:val="clear" w:color="auto" w:fill="FFFFFF"/>
        </w:rPr>
        <w:tab/>
        <w:t xml:space="preserve">data </w:t>
      </w:r>
      <w:proofErr w:type="spellStart"/>
      <w:r w:rsidRPr="00C57B2E">
        <w:rPr>
          <w:rFonts w:asciiTheme="minorHAnsi" w:hAnsiTheme="minorHAnsi" w:cstheme="minorHAnsi"/>
          <w:color w:val="000000"/>
          <w:sz w:val="22"/>
          <w:szCs w:val="22"/>
          <w:shd w:val="clear" w:color="auto" w:fill="FFFFFF"/>
        </w:rPr>
        <w:t>outstat</w:t>
      </w:r>
      <w:proofErr w:type="spellEnd"/>
      <w:r w:rsidRPr="00C57B2E">
        <w:rPr>
          <w:rFonts w:asciiTheme="minorHAnsi" w:hAnsiTheme="minorHAnsi" w:cstheme="minorHAnsi"/>
          <w:color w:val="000000"/>
          <w:sz w:val="22"/>
          <w:szCs w:val="22"/>
          <w:shd w:val="clear" w:color="auto" w:fill="FFFFFF"/>
        </w:rPr>
        <w:t>;</w:t>
      </w:r>
    </w:p>
    <w:p w14:paraId="55B89740"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0000"/>
          <w:sz w:val="22"/>
          <w:szCs w:val="22"/>
          <w:shd w:val="clear" w:color="auto" w:fill="FFFFFF"/>
        </w:rPr>
        <w:tab/>
      </w:r>
      <w:r w:rsidRPr="00C57B2E">
        <w:rPr>
          <w:rFonts w:asciiTheme="minorHAnsi" w:hAnsiTheme="minorHAnsi" w:cstheme="minorHAnsi"/>
          <w:color w:val="000000"/>
          <w:sz w:val="22"/>
          <w:szCs w:val="22"/>
          <w:shd w:val="clear" w:color="auto" w:fill="FFFFFF"/>
        </w:rPr>
        <w:tab/>
        <w:t xml:space="preserve">set </w:t>
      </w:r>
      <w:proofErr w:type="spellStart"/>
      <w:r w:rsidRPr="00C57B2E">
        <w:rPr>
          <w:rFonts w:asciiTheme="minorHAnsi" w:hAnsiTheme="minorHAnsi" w:cstheme="minorHAnsi"/>
          <w:color w:val="000000"/>
          <w:sz w:val="22"/>
          <w:szCs w:val="22"/>
          <w:shd w:val="clear" w:color="auto" w:fill="FFFFFF"/>
        </w:rPr>
        <w:t>auc_out</w:t>
      </w:r>
      <w:proofErr w:type="spellEnd"/>
      <w:r w:rsidRPr="00C57B2E">
        <w:rPr>
          <w:rFonts w:asciiTheme="minorHAnsi" w:hAnsiTheme="minorHAnsi" w:cstheme="minorHAnsi"/>
          <w:color w:val="000000"/>
          <w:sz w:val="22"/>
          <w:szCs w:val="22"/>
          <w:shd w:val="clear" w:color="auto" w:fill="FFFFFF"/>
        </w:rPr>
        <w:t>;</w:t>
      </w:r>
    </w:p>
    <w:p w14:paraId="258F4460"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0000"/>
          <w:sz w:val="22"/>
          <w:szCs w:val="22"/>
          <w:shd w:val="clear" w:color="auto" w:fill="FFFFFF"/>
        </w:rPr>
        <w:tab/>
      </w:r>
      <w:r w:rsidRPr="00C57B2E">
        <w:rPr>
          <w:rFonts w:asciiTheme="minorHAnsi" w:hAnsiTheme="minorHAnsi" w:cstheme="minorHAnsi"/>
          <w:color w:val="000000"/>
          <w:sz w:val="22"/>
          <w:szCs w:val="22"/>
          <w:shd w:val="clear" w:color="auto" w:fill="FFFFFF"/>
        </w:rPr>
        <w:tab/>
        <w:t>Model = &amp;</w:t>
      </w:r>
      <w:r w:rsidRPr="00C57B2E">
        <w:rPr>
          <w:rFonts w:asciiTheme="minorHAnsi" w:hAnsiTheme="minorHAnsi" w:cstheme="minorHAnsi"/>
          <w:color w:val="008080"/>
          <w:sz w:val="22"/>
          <w:szCs w:val="22"/>
          <w:shd w:val="clear" w:color="auto" w:fill="FFFFFF"/>
        </w:rPr>
        <w:t>iteration.</w:t>
      </w:r>
      <w:r w:rsidRPr="00C57B2E">
        <w:rPr>
          <w:rFonts w:asciiTheme="minorHAnsi" w:hAnsiTheme="minorHAnsi" w:cstheme="minorHAnsi"/>
          <w:color w:val="000000"/>
          <w:sz w:val="22"/>
          <w:szCs w:val="22"/>
          <w:shd w:val="clear" w:color="auto" w:fill="FFFFFF"/>
        </w:rPr>
        <w:t>;</w:t>
      </w:r>
    </w:p>
    <w:p w14:paraId="043ECD5A"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0000"/>
          <w:sz w:val="22"/>
          <w:szCs w:val="22"/>
          <w:shd w:val="clear" w:color="auto" w:fill="FFFFFF"/>
        </w:rPr>
        <w:tab/>
      </w:r>
      <w:r w:rsidRPr="00C57B2E">
        <w:rPr>
          <w:rFonts w:asciiTheme="minorHAnsi" w:hAnsiTheme="minorHAnsi" w:cstheme="minorHAnsi"/>
          <w:color w:val="000000"/>
          <w:sz w:val="22"/>
          <w:szCs w:val="22"/>
          <w:shd w:val="clear" w:color="auto" w:fill="FFFFFF"/>
        </w:rPr>
        <w:tab/>
        <w:t xml:space="preserve">where </w:t>
      </w:r>
      <w:proofErr w:type="spellStart"/>
      <w:r w:rsidRPr="00C57B2E">
        <w:rPr>
          <w:rFonts w:asciiTheme="minorHAnsi" w:hAnsiTheme="minorHAnsi" w:cstheme="minorHAnsi"/>
          <w:color w:val="000000"/>
          <w:sz w:val="22"/>
          <w:szCs w:val="22"/>
          <w:shd w:val="clear" w:color="auto" w:fill="FFFFFF"/>
        </w:rPr>
        <w:t>ROCModel</w:t>
      </w:r>
      <w:proofErr w:type="spellEnd"/>
      <w:r w:rsidRPr="00C57B2E">
        <w:rPr>
          <w:rFonts w:asciiTheme="minorHAnsi" w:hAnsiTheme="minorHAnsi" w:cstheme="minorHAnsi"/>
          <w:color w:val="000000"/>
          <w:sz w:val="22"/>
          <w:szCs w:val="22"/>
          <w:shd w:val="clear" w:color="auto" w:fill="FFFFFF"/>
        </w:rPr>
        <w:t xml:space="preserve"> = </w:t>
      </w:r>
      <w:r w:rsidRPr="00C57B2E">
        <w:rPr>
          <w:rFonts w:asciiTheme="minorHAnsi" w:hAnsiTheme="minorHAnsi" w:cstheme="minorHAnsi"/>
          <w:color w:val="800080"/>
          <w:sz w:val="22"/>
          <w:szCs w:val="22"/>
          <w:shd w:val="clear" w:color="auto" w:fill="FFFFFF"/>
        </w:rPr>
        <w:t>'Model'</w:t>
      </w:r>
      <w:r w:rsidRPr="00C57B2E">
        <w:rPr>
          <w:rFonts w:asciiTheme="minorHAnsi" w:hAnsiTheme="minorHAnsi" w:cstheme="minorHAnsi"/>
          <w:color w:val="000000"/>
          <w:sz w:val="22"/>
          <w:szCs w:val="22"/>
          <w:shd w:val="clear" w:color="auto" w:fill="FFFFFF"/>
        </w:rPr>
        <w:t>;</w:t>
      </w:r>
    </w:p>
    <w:p w14:paraId="7858AB31"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0000"/>
          <w:sz w:val="22"/>
          <w:szCs w:val="22"/>
          <w:shd w:val="clear" w:color="auto" w:fill="FFFFFF"/>
        </w:rPr>
        <w:tab/>
      </w:r>
      <w:r w:rsidRPr="00C57B2E">
        <w:rPr>
          <w:rFonts w:asciiTheme="minorHAnsi" w:hAnsiTheme="minorHAnsi" w:cstheme="minorHAnsi"/>
          <w:color w:val="000000"/>
          <w:sz w:val="22"/>
          <w:szCs w:val="22"/>
          <w:shd w:val="clear" w:color="auto" w:fill="FFFFFF"/>
        </w:rPr>
        <w:tab/>
        <w:t>keep Model Area;</w:t>
      </w:r>
    </w:p>
    <w:p w14:paraId="7CAC6B29"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0000"/>
          <w:sz w:val="22"/>
          <w:szCs w:val="22"/>
          <w:shd w:val="clear" w:color="auto" w:fill="FFFFFF"/>
        </w:rPr>
        <w:tab/>
        <w:t>run;</w:t>
      </w:r>
    </w:p>
    <w:p w14:paraId="7D98078A"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p>
    <w:p w14:paraId="4C663EE1"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0000"/>
          <w:sz w:val="22"/>
          <w:szCs w:val="22"/>
          <w:shd w:val="clear" w:color="auto" w:fill="FFFFFF"/>
        </w:rPr>
        <w:tab/>
      </w:r>
      <w:r w:rsidRPr="00C57B2E">
        <w:rPr>
          <w:rFonts w:asciiTheme="minorHAnsi" w:hAnsiTheme="minorHAnsi" w:cstheme="minorHAnsi"/>
          <w:color w:val="008000"/>
          <w:sz w:val="22"/>
          <w:szCs w:val="22"/>
          <w:shd w:val="clear" w:color="auto" w:fill="FFFFFF"/>
        </w:rPr>
        <w:t>/* Append the results to a summary table */</w:t>
      </w:r>
    </w:p>
    <w:p w14:paraId="0987206C"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0000"/>
          <w:sz w:val="22"/>
          <w:szCs w:val="22"/>
          <w:shd w:val="clear" w:color="auto" w:fill="FFFFFF"/>
        </w:rPr>
        <w:tab/>
        <w:t>proc append base=</w:t>
      </w:r>
      <w:proofErr w:type="spellStart"/>
      <w:r w:rsidRPr="00C57B2E">
        <w:rPr>
          <w:rFonts w:asciiTheme="minorHAnsi" w:hAnsiTheme="minorHAnsi" w:cstheme="minorHAnsi"/>
          <w:color w:val="000000"/>
          <w:sz w:val="22"/>
          <w:szCs w:val="22"/>
          <w:shd w:val="clear" w:color="auto" w:fill="FFFFFF"/>
        </w:rPr>
        <w:t>summary_table</w:t>
      </w:r>
      <w:proofErr w:type="spellEnd"/>
      <w:r w:rsidRPr="00C57B2E">
        <w:rPr>
          <w:rFonts w:asciiTheme="minorHAnsi" w:hAnsiTheme="minorHAnsi" w:cstheme="minorHAnsi"/>
          <w:color w:val="000000"/>
          <w:sz w:val="22"/>
          <w:szCs w:val="22"/>
          <w:shd w:val="clear" w:color="auto" w:fill="FFFFFF"/>
        </w:rPr>
        <w:t xml:space="preserve"> data=</w:t>
      </w:r>
      <w:proofErr w:type="spellStart"/>
      <w:r w:rsidRPr="00C57B2E">
        <w:rPr>
          <w:rFonts w:asciiTheme="minorHAnsi" w:hAnsiTheme="minorHAnsi" w:cstheme="minorHAnsi"/>
          <w:color w:val="000000"/>
          <w:sz w:val="22"/>
          <w:szCs w:val="22"/>
          <w:shd w:val="clear" w:color="auto" w:fill="FFFFFF"/>
        </w:rPr>
        <w:t>outstat</w:t>
      </w:r>
      <w:proofErr w:type="spellEnd"/>
      <w:r w:rsidRPr="00C57B2E">
        <w:rPr>
          <w:rFonts w:asciiTheme="minorHAnsi" w:hAnsiTheme="minorHAnsi" w:cstheme="minorHAnsi"/>
          <w:color w:val="000000"/>
          <w:sz w:val="22"/>
          <w:szCs w:val="22"/>
          <w:shd w:val="clear" w:color="auto" w:fill="FFFFFF"/>
        </w:rPr>
        <w:t>;</w:t>
      </w:r>
    </w:p>
    <w:p w14:paraId="1FF38B2E"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0000"/>
          <w:sz w:val="22"/>
          <w:szCs w:val="22"/>
          <w:shd w:val="clear" w:color="auto" w:fill="FFFFFF"/>
        </w:rPr>
        <w:tab/>
        <w:t>run;</w:t>
      </w:r>
    </w:p>
    <w:p w14:paraId="5D2F232C"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p>
    <w:p w14:paraId="7465496A"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b/>
          <w:bCs/>
          <w:color w:val="000080"/>
          <w:sz w:val="22"/>
          <w:szCs w:val="22"/>
          <w:shd w:val="clear" w:color="auto" w:fill="FFFFFF"/>
        </w:rPr>
        <w:t>%mend</w:t>
      </w:r>
      <w:r w:rsidRPr="00C57B2E">
        <w:rPr>
          <w:rFonts w:asciiTheme="minorHAnsi" w:hAnsiTheme="minorHAnsi" w:cstheme="minorHAnsi"/>
          <w:color w:val="000000"/>
          <w:sz w:val="22"/>
          <w:szCs w:val="22"/>
          <w:shd w:val="clear" w:color="auto" w:fill="FFFFFF"/>
        </w:rPr>
        <w:t>;</w:t>
      </w:r>
    </w:p>
    <w:p w14:paraId="6CBE6011"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p>
    <w:p w14:paraId="5E78500E"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8000"/>
          <w:sz w:val="22"/>
          <w:szCs w:val="22"/>
          <w:shd w:val="clear" w:color="auto" w:fill="FFFFFF"/>
        </w:rPr>
        <w:lastRenderedPageBreak/>
        <w:t>/* Call the macro with different hyperparameters */</w:t>
      </w:r>
    </w:p>
    <w:p w14:paraId="48A407DF"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0000"/>
          <w:sz w:val="22"/>
          <w:szCs w:val="22"/>
          <w:shd w:val="clear" w:color="auto" w:fill="FFFFFF"/>
        </w:rPr>
        <w:t>%</w:t>
      </w:r>
      <w:r w:rsidRPr="00C57B2E">
        <w:rPr>
          <w:rFonts w:asciiTheme="minorHAnsi" w:hAnsiTheme="minorHAnsi" w:cstheme="minorHAnsi"/>
          <w:b/>
          <w:bCs/>
          <w:i/>
          <w:iCs/>
          <w:color w:val="000000"/>
          <w:sz w:val="22"/>
          <w:szCs w:val="22"/>
          <w:shd w:val="clear" w:color="auto" w:fill="FFFFFF"/>
        </w:rPr>
        <w:t>tune</w:t>
      </w:r>
      <w:r w:rsidRPr="00C57B2E">
        <w:rPr>
          <w:rFonts w:asciiTheme="minorHAnsi" w:hAnsiTheme="minorHAnsi" w:cstheme="minorHAnsi"/>
          <w:color w:val="000000"/>
          <w:sz w:val="22"/>
          <w:szCs w:val="22"/>
          <w:shd w:val="clear" w:color="auto" w:fill="FFFFFF"/>
        </w:rPr>
        <w:t>(</w:t>
      </w:r>
      <w:r w:rsidRPr="00C57B2E">
        <w:rPr>
          <w:rFonts w:asciiTheme="minorHAnsi" w:hAnsiTheme="minorHAnsi" w:cstheme="minorHAnsi"/>
          <w:b/>
          <w:bCs/>
          <w:color w:val="008080"/>
          <w:sz w:val="22"/>
          <w:szCs w:val="22"/>
          <w:shd w:val="clear" w:color="auto" w:fill="FFFFFF"/>
        </w:rPr>
        <w:t>1</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b/>
          <w:bCs/>
          <w:color w:val="008080"/>
          <w:sz w:val="22"/>
          <w:szCs w:val="22"/>
          <w:shd w:val="clear" w:color="auto" w:fill="FFFFFF"/>
        </w:rPr>
        <w:t>100</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b/>
          <w:bCs/>
          <w:color w:val="008080"/>
          <w:sz w:val="22"/>
          <w:szCs w:val="22"/>
          <w:shd w:val="clear" w:color="auto" w:fill="FFFFFF"/>
        </w:rPr>
        <w:t>5</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b/>
          <w:bCs/>
          <w:color w:val="008080"/>
          <w:sz w:val="22"/>
          <w:szCs w:val="22"/>
          <w:shd w:val="clear" w:color="auto" w:fill="FFFFFF"/>
        </w:rPr>
        <w:t>2</w:t>
      </w:r>
      <w:r w:rsidRPr="00C57B2E">
        <w:rPr>
          <w:rFonts w:asciiTheme="minorHAnsi" w:hAnsiTheme="minorHAnsi" w:cstheme="minorHAnsi"/>
          <w:color w:val="000000"/>
          <w:sz w:val="22"/>
          <w:szCs w:val="22"/>
          <w:shd w:val="clear" w:color="auto" w:fill="FFFFFF"/>
        </w:rPr>
        <w:t>);</w:t>
      </w:r>
    </w:p>
    <w:p w14:paraId="57CEC73C"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0000"/>
          <w:sz w:val="22"/>
          <w:szCs w:val="22"/>
          <w:shd w:val="clear" w:color="auto" w:fill="FFFFFF"/>
        </w:rPr>
        <w:t>%</w:t>
      </w:r>
      <w:r w:rsidRPr="00C57B2E">
        <w:rPr>
          <w:rFonts w:asciiTheme="minorHAnsi" w:hAnsiTheme="minorHAnsi" w:cstheme="minorHAnsi"/>
          <w:b/>
          <w:bCs/>
          <w:i/>
          <w:iCs/>
          <w:color w:val="000000"/>
          <w:sz w:val="22"/>
          <w:szCs w:val="22"/>
          <w:shd w:val="clear" w:color="auto" w:fill="FFFFFF"/>
        </w:rPr>
        <w:t>tune</w:t>
      </w:r>
      <w:r w:rsidRPr="00C57B2E">
        <w:rPr>
          <w:rFonts w:asciiTheme="minorHAnsi" w:hAnsiTheme="minorHAnsi" w:cstheme="minorHAnsi"/>
          <w:color w:val="000000"/>
          <w:sz w:val="22"/>
          <w:szCs w:val="22"/>
          <w:shd w:val="clear" w:color="auto" w:fill="FFFFFF"/>
        </w:rPr>
        <w:t>(</w:t>
      </w:r>
      <w:r w:rsidRPr="00C57B2E">
        <w:rPr>
          <w:rFonts w:asciiTheme="minorHAnsi" w:hAnsiTheme="minorHAnsi" w:cstheme="minorHAnsi"/>
          <w:b/>
          <w:bCs/>
          <w:color w:val="008080"/>
          <w:sz w:val="22"/>
          <w:szCs w:val="22"/>
          <w:shd w:val="clear" w:color="auto" w:fill="FFFFFF"/>
        </w:rPr>
        <w:t>2</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b/>
          <w:bCs/>
          <w:color w:val="008080"/>
          <w:sz w:val="22"/>
          <w:szCs w:val="22"/>
          <w:shd w:val="clear" w:color="auto" w:fill="FFFFFF"/>
        </w:rPr>
        <w:t>200</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b/>
          <w:bCs/>
          <w:color w:val="008080"/>
          <w:sz w:val="22"/>
          <w:szCs w:val="22"/>
          <w:shd w:val="clear" w:color="auto" w:fill="FFFFFF"/>
        </w:rPr>
        <w:t>5</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b/>
          <w:bCs/>
          <w:color w:val="008080"/>
          <w:sz w:val="22"/>
          <w:szCs w:val="22"/>
          <w:shd w:val="clear" w:color="auto" w:fill="FFFFFF"/>
        </w:rPr>
        <w:t>2</w:t>
      </w:r>
      <w:r w:rsidRPr="00C57B2E">
        <w:rPr>
          <w:rFonts w:asciiTheme="minorHAnsi" w:hAnsiTheme="minorHAnsi" w:cstheme="minorHAnsi"/>
          <w:color w:val="000000"/>
          <w:sz w:val="22"/>
          <w:szCs w:val="22"/>
          <w:shd w:val="clear" w:color="auto" w:fill="FFFFFF"/>
        </w:rPr>
        <w:t>);</w:t>
      </w:r>
    </w:p>
    <w:p w14:paraId="32BE1EBE"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0000"/>
          <w:sz w:val="22"/>
          <w:szCs w:val="22"/>
          <w:shd w:val="clear" w:color="auto" w:fill="FFFFFF"/>
        </w:rPr>
        <w:t>%</w:t>
      </w:r>
      <w:r w:rsidRPr="00C57B2E">
        <w:rPr>
          <w:rFonts w:asciiTheme="minorHAnsi" w:hAnsiTheme="minorHAnsi" w:cstheme="minorHAnsi"/>
          <w:b/>
          <w:bCs/>
          <w:i/>
          <w:iCs/>
          <w:color w:val="000000"/>
          <w:sz w:val="22"/>
          <w:szCs w:val="22"/>
          <w:shd w:val="clear" w:color="auto" w:fill="FFFFFF"/>
        </w:rPr>
        <w:t>tune</w:t>
      </w:r>
      <w:r w:rsidRPr="00C57B2E">
        <w:rPr>
          <w:rFonts w:asciiTheme="minorHAnsi" w:hAnsiTheme="minorHAnsi" w:cstheme="minorHAnsi"/>
          <w:color w:val="000000"/>
          <w:sz w:val="22"/>
          <w:szCs w:val="22"/>
          <w:shd w:val="clear" w:color="auto" w:fill="FFFFFF"/>
        </w:rPr>
        <w:t>(</w:t>
      </w:r>
      <w:r w:rsidRPr="00C57B2E">
        <w:rPr>
          <w:rFonts w:asciiTheme="minorHAnsi" w:hAnsiTheme="minorHAnsi" w:cstheme="minorHAnsi"/>
          <w:b/>
          <w:bCs/>
          <w:color w:val="008080"/>
          <w:sz w:val="22"/>
          <w:szCs w:val="22"/>
          <w:shd w:val="clear" w:color="auto" w:fill="FFFFFF"/>
        </w:rPr>
        <w:t>3</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b/>
          <w:bCs/>
          <w:color w:val="008080"/>
          <w:sz w:val="22"/>
          <w:szCs w:val="22"/>
          <w:shd w:val="clear" w:color="auto" w:fill="FFFFFF"/>
        </w:rPr>
        <w:t>300</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b/>
          <w:bCs/>
          <w:color w:val="008080"/>
          <w:sz w:val="22"/>
          <w:szCs w:val="22"/>
          <w:shd w:val="clear" w:color="auto" w:fill="FFFFFF"/>
        </w:rPr>
        <w:t>5</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b/>
          <w:bCs/>
          <w:color w:val="008080"/>
          <w:sz w:val="22"/>
          <w:szCs w:val="22"/>
          <w:shd w:val="clear" w:color="auto" w:fill="FFFFFF"/>
        </w:rPr>
        <w:t>2</w:t>
      </w:r>
      <w:r w:rsidRPr="00C57B2E">
        <w:rPr>
          <w:rFonts w:asciiTheme="minorHAnsi" w:hAnsiTheme="minorHAnsi" w:cstheme="minorHAnsi"/>
          <w:color w:val="000000"/>
          <w:sz w:val="22"/>
          <w:szCs w:val="22"/>
          <w:shd w:val="clear" w:color="auto" w:fill="FFFFFF"/>
        </w:rPr>
        <w:t>);</w:t>
      </w:r>
    </w:p>
    <w:p w14:paraId="42AE1F9D"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0000"/>
          <w:sz w:val="22"/>
          <w:szCs w:val="22"/>
          <w:shd w:val="clear" w:color="auto" w:fill="FFFFFF"/>
        </w:rPr>
        <w:t>%</w:t>
      </w:r>
      <w:r w:rsidRPr="00C57B2E">
        <w:rPr>
          <w:rFonts w:asciiTheme="minorHAnsi" w:hAnsiTheme="minorHAnsi" w:cstheme="minorHAnsi"/>
          <w:b/>
          <w:bCs/>
          <w:i/>
          <w:iCs/>
          <w:color w:val="000000"/>
          <w:sz w:val="22"/>
          <w:szCs w:val="22"/>
          <w:shd w:val="clear" w:color="auto" w:fill="FFFFFF"/>
        </w:rPr>
        <w:t>tune</w:t>
      </w:r>
      <w:r w:rsidRPr="00C57B2E">
        <w:rPr>
          <w:rFonts w:asciiTheme="minorHAnsi" w:hAnsiTheme="minorHAnsi" w:cstheme="minorHAnsi"/>
          <w:color w:val="000000"/>
          <w:sz w:val="22"/>
          <w:szCs w:val="22"/>
          <w:shd w:val="clear" w:color="auto" w:fill="FFFFFF"/>
        </w:rPr>
        <w:t>(</w:t>
      </w:r>
      <w:r w:rsidRPr="00C57B2E">
        <w:rPr>
          <w:rFonts w:asciiTheme="minorHAnsi" w:hAnsiTheme="minorHAnsi" w:cstheme="minorHAnsi"/>
          <w:b/>
          <w:bCs/>
          <w:color w:val="008080"/>
          <w:sz w:val="22"/>
          <w:szCs w:val="22"/>
          <w:shd w:val="clear" w:color="auto" w:fill="FFFFFF"/>
        </w:rPr>
        <w:t>4</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b/>
          <w:bCs/>
          <w:color w:val="008080"/>
          <w:sz w:val="22"/>
          <w:szCs w:val="22"/>
          <w:shd w:val="clear" w:color="auto" w:fill="FFFFFF"/>
        </w:rPr>
        <w:t>100</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b/>
          <w:bCs/>
          <w:color w:val="008080"/>
          <w:sz w:val="22"/>
          <w:szCs w:val="22"/>
          <w:shd w:val="clear" w:color="auto" w:fill="FFFFFF"/>
        </w:rPr>
        <w:t>10</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b/>
          <w:bCs/>
          <w:color w:val="008080"/>
          <w:sz w:val="22"/>
          <w:szCs w:val="22"/>
          <w:shd w:val="clear" w:color="auto" w:fill="FFFFFF"/>
        </w:rPr>
        <w:t>2</w:t>
      </w:r>
      <w:r w:rsidRPr="00C57B2E">
        <w:rPr>
          <w:rFonts w:asciiTheme="minorHAnsi" w:hAnsiTheme="minorHAnsi" w:cstheme="minorHAnsi"/>
          <w:color w:val="000000"/>
          <w:sz w:val="22"/>
          <w:szCs w:val="22"/>
          <w:shd w:val="clear" w:color="auto" w:fill="FFFFFF"/>
        </w:rPr>
        <w:t>);</w:t>
      </w:r>
    </w:p>
    <w:p w14:paraId="2CFF938B"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0000"/>
          <w:sz w:val="22"/>
          <w:szCs w:val="22"/>
          <w:shd w:val="clear" w:color="auto" w:fill="FFFFFF"/>
        </w:rPr>
        <w:t>%</w:t>
      </w:r>
      <w:r w:rsidRPr="00C57B2E">
        <w:rPr>
          <w:rFonts w:asciiTheme="minorHAnsi" w:hAnsiTheme="minorHAnsi" w:cstheme="minorHAnsi"/>
          <w:b/>
          <w:bCs/>
          <w:i/>
          <w:iCs/>
          <w:color w:val="000000"/>
          <w:sz w:val="22"/>
          <w:szCs w:val="22"/>
          <w:shd w:val="clear" w:color="auto" w:fill="FFFFFF"/>
        </w:rPr>
        <w:t>tune</w:t>
      </w:r>
      <w:r w:rsidRPr="00C57B2E">
        <w:rPr>
          <w:rFonts w:asciiTheme="minorHAnsi" w:hAnsiTheme="minorHAnsi" w:cstheme="minorHAnsi"/>
          <w:color w:val="000000"/>
          <w:sz w:val="22"/>
          <w:szCs w:val="22"/>
          <w:shd w:val="clear" w:color="auto" w:fill="FFFFFF"/>
        </w:rPr>
        <w:t>(</w:t>
      </w:r>
      <w:r w:rsidRPr="00C57B2E">
        <w:rPr>
          <w:rFonts w:asciiTheme="minorHAnsi" w:hAnsiTheme="minorHAnsi" w:cstheme="minorHAnsi"/>
          <w:b/>
          <w:bCs/>
          <w:color w:val="008080"/>
          <w:sz w:val="22"/>
          <w:szCs w:val="22"/>
          <w:shd w:val="clear" w:color="auto" w:fill="FFFFFF"/>
        </w:rPr>
        <w:t>5</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b/>
          <w:bCs/>
          <w:color w:val="008080"/>
          <w:sz w:val="22"/>
          <w:szCs w:val="22"/>
          <w:shd w:val="clear" w:color="auto" w:fill="FFFFFF"/>
        </w:rPr>
        <w:t>200</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b/>
          <w:bCs/>
          <w:color w:val="008080"/>
          <w:sz w:val="22"/>
          <w:szCs w:val="22"/>
          <w:shd w:val="clear" w:color="auto" w:fill="FFFFFF"/>
        </w:rPr>
        <w:t>10</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b/>
          <w:bCs/>
          <w:color w:val="008080"/>
          <w:sz w:val="22"/>
          <w:szCs w:val="22"/>
          <w:shd w:val="clear" w:color="auto" w:fill="FFFFFF"/>
        </w:rPr>
        <w:t>2</w:t>
      </w:r>
      <w:r w:rsidRPr="00C57B2E">
        <w:rPr>
          <w:rFonts w:asciiTheme="minorHAnsi" w:hAnsiTheme="minorHAnsi" w:cstheme="minorHAnsi"/>
          <w:color w:val="000000"/>
          <w:sz w:val="22"/>
          <w:szCs w:val="22"/>
          <w:shd w:val="clear" w:color="auto" w:fill="FFFFFF"/>
        </w:rPr>
        <w:t>);</w:t>
      </w:r>
    </w:p>
    <w:p w14:paraId="63CBF63D"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0000"/>
          <w:sz w:val="22"/>
          <w:szCs w:val="22"/>
          <w:shd w:val="clear" w:color="auto" w:fill="FFFFFF"/>
        </w:rPr>
        <w:t>%</w:t>
      </w:r>
      <w:r w:rsidRPr="00C57B2E">
        <w:rPr>
          <w:rFonts w:asciiTheme="minorHAnsi" w:hAnsiTheme="minorHAnsi" w:cstheme="minorHAnsi"/>
          <w:b/>
          <w:bCs/>
          <w:i/>
          <w:iCs/>
          <w:color w:val="000000"/>
          <w:sz w:val="22"/>
          <w:szCs w:val="22"/>
          <w:shd w:val="clear" w:color="auto" w:fill="FFFFFF"/>
        </w:rPr>
        <w:t>tune</w:t>
      </w:r>
      <w:r w:rsidRPr="00C57B2E">
        <w:rPr>
          <w:rFonts w:asciiTheme="minorHAnsi" w:hAnsiTheme="minorHAnsi" w:cstheme="minorHAnsi"/>
          <w:color w:val="000000"/>
          <w:sz w:val="22"/>
          <w:szCs w:val="22"/>
          <w:shd w:val="clear" w:color="auto" w:fill="FFFFFF"/>
        </w:rPr>
        <w:t>(</w:t>
      </w:r>
      <w:r w:rsidRPr="00C57B2E">
        <w:rPr>
          <w:rFonts w:asciiTheme="minorHAnsi" w:hAnsiTheme="minorHAnsi" w:cstheme="minorHAnsi"/>
          <w:b/>
          <w:bCs/>
          <w:color w:val="008080"/>
          <w:sz w:val="22"/>
          <w:szCs w:val="22"/>
          <w:shd w:val="clear" w:color="auto" w:fill="FFFFFF"/>
        </w:rPr>
        <w:t>6</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b/>
          <w:bCs/>
          <w:color w:val="008080"/>
          <w:sz w:val="22"/>
          <w:szCs w:val="22"/>
          <w:shd w:val="clear" w:color="auto" w:fill="FFFFFF"/>
        </w:rPr>
        <w:t>300</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b/>
          <w:bCs/>
          <w:color w:val="008080"/>
          <w:sz w:val="22"/>
          <w:szCs w:val="22"/>
          <w:shd w:val="clear" w:color="auto" w:fill="FFFFFF"/>
        </w:rPr>
        <w:t>10</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b/>
          <w:bCs/>
          <w:color w:val="008080"/>
          <w:sz w:val="22"/>
          <w:szCs w:val="22"/>
          <w:shd w:val="clear" w:color="auto" w:fill="FFFFFF"/>
        </w:rPr>
        <w:t>2</w:t>
      </w:r>
      <w:r w:rsidRPr="00C57B2E">
        <w:rPr>
          <w:rFonts w:asciiTheme="minorHAnsi" w:hAnsiTheme="minorHAnsi" w:cstheme="minorHAnsi"/>
          <w:color w:val="000000"/>
          <w:sz w:val="22"/>
          <w:szCs w:val="22"/>
          <w:shd w:val="clear" w:color="auto" w:fill="FFFFFF"/>
        </w:rPr>
        <w:t>);</w:t>
      </w:r>
    </w:p>
    <w:p w14:paraId="22B26B96"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0000"/>
          <w:sz w:val="22"/>
          <w:szCs w:val="22"/>
          <w:shd w:val="clear" w:color="auto" w:fill="FFFFFF"/>
        </w:rPr>
        <w:t>%</w:t>
      </w:r>
      <w:r w:rsidRPr="00C57B2E">
        <w:rPr>
          <w:rFonts w:asciiTheme="minorHAnsi" w:hAnsiTheme="minorHAnsi" w:cstheme="minorHAnsi"/>
          <w:b/>
          <w:bCs/>
          <w:i/>
          <w:iCs/>
          <w:color w:val="000000"/>
          <w:sz w:val="22"/>
          <w:szCs w:val="22"/>
          <w:shd w:val="clear" w:color="auto" w:fill="FFFFFF"/>
        </w:rPr>
        <w:t>tune</w:t>
      </w:r>
      <w:r w:rsidRPr="00C57B2E">
        <w:rPr>
          <w:rFonts w:asciiTheme="minorHAnsi" w:hAnsiTheme="minorHAnsi" w:cstheme="minorHAnsi"/>
          <w:color w:val="000000"/>
          <w:sz w:val="22"/>
          <w:szCs w:val="22"/>
          <w:shd w:val="clear" w:color="auto" w:fill="FFFFFF"/>
        </w:rPr>
        <w:t>(</w:t>
      </w:r>
      <w:r w:rsidRPr="00C57B2E">
        <w:rPr>
          <w:rFonts w:asciiTheme="minorHAnsi" w:hAnsiTheme="minorHAnsi" w:cstheme="minorHAnsi"/>
          <w:b/>
          <w:bCs/>
          <w:color w:val="008080"/>
          <w:sz w:val="22"/>
          <w:szCs w:val="22"/>
          <w:shd w:val="clear" w:color="auto" w:fill="FFFFFF"/>
        </w:rPr>
        <w:t>7</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b/>
          <w:bCs/>
          <w:color w:val="008080"/>
          <w:sz w:val="22"/>
          <w:szCs w:val="22"/>
          <w:shd w:val="clear" w:color="auto" w:fill="FFFFFF"/>
        </w:rPr>
        <w:t>100</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b/>
          <w:bCs/>
          <w:color w:val="008080"/>
          <w:sz w:val="22"/>
          <w:szCs w:val="22"/>
          <w:shd w:val="clear" w:color="auto" w:fill="FFFFFF"/>
        </w:rPr>
        <w:t>15</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b/>
          <w:bCs/>
          <w:color w:val="008080"/>
          <w:sz w:val="22"/>
          <w:szCs w:val="22"/>
          <w:shd w:val="clear" w:color="auto" w:fill="FFFFFF"/>
        </w:rPr>
        <w:t>2</w:t>
      </w:r>
      <w:r w:rsidRPr="00C57B2E">
        <w:rPr>
          <w:rFonts w:asciiTheme="minorHAnsi" w:hAnsiTheme="minorHAnsi" w:cstheme="minorHAnsi"/>
          <w:color w:val="000000"/>
          <w:sz w:val="22"/>
          <w:szCs w:val="22"/>
          <w:shd w:val="clear" w:color="auto" w:fill="FFFFFF"/>
        </w:rPr>
        <w:t>);</w:t>
      </w:r>
    </w:p>
    <w:p w14:paraId="31D622C6"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0000"/>
          <w:sz w:val="22"/>
          <w:szCs w:val="22"/>
          <w:shd w:val="clear" w:color="auto" w:fill="FFFFFF"/>
        </w:rPr>
        <w:t>%</w:t>
      </w:r>
      <w:r w:rsidRPr="00C57B2E">
        <w:rPr>
          <w:rFonts w:asciiTheme="minorHAnsi" w:hAnsiTheme="minorHAnsi" w:cstheme="minorHAnsi"/>
          <w:b/>
          <w:bCs/>
          <w:i/>
          <w:iCs/>
          <w:color w:val="000000"/>
          <w:sz w:val="22"/>
          <w:szCs w:val="22"/>
          <w:shd w:val="clear" w:color="auto" w:fill="FFFFFF"/>
        </w:rPr>
        <w:t>tune</w:t>
      </w:r>
      <w:r w:rsidRPr="00C57B2E">
        <w:rPr>
          <w:rFonts w:asciiTheme="minorHAnsi" w:hAnsiTheme="minorHAnsi" w:cstheme="minorHAnsi"/>
          <w:color w:val="000000"/>
          <w:sz w:val="22"/>
          <w:szCs w:val="22"/>
          <w:shd w:val="clear" w:color="auto" w:fill="FFFFFF"/>
        </w:rPr>
        <w:t>(</w:t>
      </w:r>
      <w:r w:rsidRPr="00C57B2E">
        <w:rPr>
          <w:rFonts w:asciiTheme="minorHAnsi" w:hAnsiTheme="minorHAnsi" w:cstheme="minorHAnsi"/>
          <w:b/>
          <w:bCs/>
          <w:color w:val="008080"/>
          <w:sz w:val="22"/>
          <w:szCs w:val="22"/>
          <w:shd w:val="clear" w:color="auto" w:fill="FFFFFF"/>
        </w:rPr>
        <w:t>8</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b/>
          <w:bCs/>
          <w:color w:val="008080"/>
          <w:sz w:val="22"/>
          <w:szCs w:val="22"/>
          <w:shd w:val="clear" w:color="auto" w:fill="FFFFFF"/>
        </w:rPr>
        <w:t>200</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b/>
          <w:bCs/>
          <w:color w:val="008080"/>
          <w:sz w:val="22"/>
          <w:szCs w:val="22"/>
          <w:shd w:val="clear" w:color="auto" w:fill="FFFFFF"/>
        </w:rPr>
        <w:t>15</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b/>
          <w:bCs/>
          <w:color w:val="008080"/>
          <w:sz w:val="22"/>
          <w:szCs w:val="22"/>
          <w:shd w:val="clear" w:color="auto" w:fill="FFFFFF"/>
        </w:rPr>
        <w:t>2</w:t>
      </w:r>
      <w:r w:rsidRPr="00C57B2E">
        <w:rPr>
          <w:rFonts w:asciiTheme="minorHAnsi" w:hAnsiTheme="minorHAnsi" w:cstheme="minorHAnsi"/>
          <w:color w:val="000000"/>
          <w:sz w:val="22"/>
          <w:szCs w:val="22"/>
          <w:shd w:val="clear" w:color="auto" w:fill="FFFFFF"/>
        </w:rPr>
        <w:t>);</w:t>
      </w:r>
    </w:p>
    <w:p w14:paraId="7F00D221"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0000"/>
          <w:sz w:val="22"/>
          <w:szCs w:val="22"/>
          <w:shd w:val="clear" w:color="auto" w:fill="FFFFFF"/>
        </w:rPr>
        <w:t>%</w:t>
      </w:r>
      <w:r w:rsidRPr="00C57B2E">
        <w:rPr>
          <w:rFonts w:asciiTheme="minorHAnsi" w:hAnsiTheme="minorHAnsi" w:cstheme="minorHAnsi"/>
          <w:b/>
          <w:bCs/>
          <w:i/>
          <w:iCs/>
          <w:color w:val="000000"/>
          <w:sz w:val="22"/>
          <w:szCs w:val="22"/>
          <w:shd w:val="clear" w:color="auto" w:fill="FFFFFF"/>
        </w:rPr>
        <w:t>tune</w:t>
      </w:r>
      <w:r w:rsidRPr="00C57B2E">
        <w:rPr>
          <w:rFonts w:asciiTheme="minorHAnsi" w:hAnsiTheme="minorHAnsi" w:cstheme="minorHAnsi"/>
          <w:color w:val="000000"/>
          <w:sz w:val="22"/>
          <w:szCs w:val="22"/>
          <w:shd w:val="clear" w:color="auto" w:fill="FFFFFF"/>
        </w:rPr>
        <w:t>(</w:t>
      </w:r>
      <w:r w:rsidRPr="00C57B2E">
        <w:rPr>
          <w:rFonts w:asciiTheme="minorHAnsi" w:hAnsiTheme="minorHAnsi" w:cstheme="minorHAnsi"/>
          <w:b/>
          <w:bCs/>
          <w:color w:val="008080"/>
          <w:sz w:val="22"/>
          <w:szCs w:val="22"/>
          <w:shd w:val="clear" w:color="auto" w:fill="FFFFFF"/>
        </w:rPr>
        <w:t>9</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b/>
          <w:bCs/>
          <w:color w:val="008080"/>
          <w:sz w:val="22"/>
          <w:szCs w:val="22"/>
          <w:shd w:val="clear" w:color="auto" w:fill="FFFFFF"/>
        </w:rPr>
        <w:t>300</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b/>
          <w:bCs/>
          <w:color w:val="008080"/>
          <w:sz w:val="22"/>
          <w:szCs w:val="22"/>
          <w:shd w:val="clear" w:color="auto" w:fill="FFFFFF"/>
        </w:rPr>
        <w:t>15</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b/>
          <w:bCs/>
          <w:color w:val="008080"/>
          <w:sz w:val="22"/>
          <w:szCs w:val="22"/>
          <w:shd w:val="clear" w:color="auto" w:fill="FFFFFF"/>
        </w:rPr>
        <w:t>2</w:t>
      </w:r>
      <w:r w:rsidRPr="00C57B2E">
        <w:rPr>
          <w:rFonts w:asciiTheme="minorHAnsi" w:hAnsiTheme="minorHAnsi" w:cstheme="minorHAnsi"/>
          <w:color w:val="000000"/>
          <w:sz w:val="22"/>
          <w:szCs w:val="22"/>
          <w:shd w:val="clear" w:color="auto" w:fill="FFFFFF"/>
        </w:rPr>
        <w:t>);</w:t>
      </w:r>
    </w:p>
    <w:p w14:paraId="5D8A31C6"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0000"/>
          <w:sz w:val="22"/>
          <w:szCs w:val="22"/>
          <w:shd w:val="clear" w:color="auto" w:fill="FFFFFF"/>
        </w:rPr>
        <w:t>%</w:t>
      </w:r>
      <w:r w:rsidRPr="00C57B2E">
        <w:rPr>
          <w:rFonts w:asciiTheme="minorHAnsi" w:hAnsiTheme="minorHAnsi" w:cstheme="minorHAnsi"/>
          <w:b/>
          <w:bCs/>
          <w:i/>
          <w:iCs/>
          <w:color w:val="000000"/>
          <w:sz w:val="22"/>
          <w:szCs w:val="22"/>
          <w:shd w:val="clear" w:color="auto" w:fill="FFFFFF"/>
        </w:rPr>
        <w:t>tune</w:t>
      </w:r>
      <w:r w:rsidRPr="00C57B2E">
        <w:rPr>
          <w:rFonts w:asciiTheme="minorHAnsi" w:hAnsiTheme="minorHAnsi" w:cstheme="minorHAnsi"/>
          <w:color w:val="000000"/>
          <w:sz w:val="22"/>
          <w:szCs w:val="22"/>
          <w:shd w:val="clear" w:color="auto" w:fill="FFFFFF"/>
        </w:rPr>
        <w:t>(</w:t>
      </w:r>
      <w:r w:rsidRPr="00C57B2E">
        <w:rPr>
          <w:rFonts w:asciiTheme="minorHAnsi" w:hAnsiTheme="minorHAnsi" w:cstheme="minorHAnsi"/>
          <w:b/>
          <w:bCs/>
          <w:color w:val="008080"/>
          <w:sz w:val="22"/>
          <w:szCs w:val="22"/>
          <w:shd w:val="clear" w:color="auto" w:fill="FFFFFF"/>
        </w:rPr>
        <w:t>10</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b/>
          <w:bCs/>
          <w:color w:val="008080"/>
          <w:sz w:val="22"/>
          <w:szCs w:val="22"/>
          <w:shd w:val="clear" w:color="auto" w:fill="FFFFFF"/>
        </w:rPr>
        <w:t>100</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b/>
          <w:bCs/>
          <w:color w:val="008080"/>
          <w:sz w:val="22"/>
          <w:szCs w:val="22"/>
          <w:shd w:val="clear" w:color="auto" w:fill="FFFFFF"/>
        </w:rPr>
        <w:t>5</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b/>
          <w:bCs/>
          <w:color w:val="008080"/>
          <w:sz w:val="22"/>
          <w:szCs w:val="22"/>
          <w:shd w:val="clear" w:color="auto" w:fill="FFFFFF"/>
        </w:rPr>
        <w:t>5</w:t>
      </w:r>
      <w:r w:rsidRPr="00C57B2E">
        <w:rPr>
          <w:rFonts w:asciiTheme="minorHAnsi" w:hAnsiTheme="minorHAnsi" w:cstheme="minorHAnsi"/>
          <w:color w:val="000000"/>
          <w:sz w:val="22"/>
          <w:szCs w:val="22"/>
          <w:shd w:val="clear" w:color="auto" w:fill="FFFFFF"/>
        </w:rPr>
        <w:t>);</w:t>
      </w:r>
    </w:p>
    <w:p w14:paraId="19A46774"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0000"/>
          <w:sz w:val="22"/>
          <w:szCs w:val="22"/>
          <w:shd w:val="clear" w:color="auto" w:fill="FFFFFF"/>
        </w:rPr>
        <w:t>%</w:t>
      </w:r>
      <w:r w:rsidRPr="00C57B2E">
        <w:rPr>
          <w:rFonts w:asciiTheme="minorHAnsi" w:hAnsiTheme="minorHAnsi" w:cstheme="minorHAnsi"/>
          <w:b/>
          <w:bCs/>
          <w:i/>
          <w:iCs/>
          <w:color w:val="000000"/>
          <w:sz w:val="22"/>
          <w:szCs w:val="22"/>
          <w:shd w:val="clear" w:color="auto" w:fill="FFFFFF"/>
        </w:rPr>
        <w:t>tune</w:t>
      </w:r>
      <w:r w:rsidRPr="00C57B2E">
        <w:rPr>
          <w:rFonts w:asciiTheme="minorHAnsi" w:hAnsiTheme="minorHAnsi" w:cstheme="minorHAnsi"/>
          <w:color w:val="000000"/>
          <w:sz w:val="22"/>
          <w:szCs w:val="22"/>
          <w:shd w:val="clear" w:color="auto" w:fill="FFFFFF"/>
        </w:rPr>
        <w:t>(</w:t>
      </w:r>
      <w:r w:rsidRPr="00C57B2E">
        <w:rPr>
          <w:rFonts w:asciiTheme="minorHAnsi" w:hAnsiTheme="minorHAnsi" w:cstheme="minorHAnsi"/>
          <w:b/>
          <w:bCs/>
          <w:color w:val="008080"/>
          <w:sz w:val="22"/>
          <w:szCs w:val="22"/>
          <w:shd w:val="clear" w:color="auto" w:fill="FFFFFF"/>
        </w:rPr>
        <w:t>11</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b/>
          <w:bCs/>
          <w:color w:val="008080"/>
          <w:sz w:val="22"/>
          <w:szCs w:val="22"/>
          <w:shd w:val="clear" w:color="auto" w:fill="FFFFFF"/>
        </w:rPr>
        <w:t>200</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b/>
          <w:bCs/>
          <w:color w:val="008080"/>
          <w:sz w:val="22"/>
          <w:szCs w:val="22"/>
          <w:shd w:val="clear" w:color="auto" w:fill="FFFFFF"/>
        </w:rPr>
        <w:t>5</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b/>
          <w:bCs/>
          <w:color w:val="008080"/>
          <w:sz w:val="22"/>
          <w:szCs w:val="22"/>
          <w:shd w:val="clear" w:color="auto" w:fill="FFFFFF"/>
        </w:rPr>
        <w:t>5</w:t>
      </w:r>
      <w:r w:rsidRPr="00C57B2E">
        <w:rPr>
          <w:rFonts w:asciiTheme="minorHAnsi" w:hAnsiTheme="minorHAnsi" w:cstheme="minorHAnsi"/>
          <w:color w:val="000000"/>
          <w:sz w:val="22"/>
          <w:szCs w:val="22"/>
          <w:shd w:val="clear" w:color="auto" w:fill="FFFFFF"/>
        </w:rPr>
        <w:t>);</w:t>
      </w:r>
    </w:p>
    <w:p w14:paraId="53217D8B"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0000"/>
          <w:sz w:val="22"/>
          <w:szCs w:val="22"/>
          <w:shd w:val="clear" w:color="auto" w:fill="FFFFFF"/>
        </w:rPr>
        <w:t>%</w:t>
      </w:r>
      <w:r w:rsidRPr="00C57B2E">
        <w:rPr>
          <w:rFonts w:asciiTheme="minorHAnsi" w:hAnsiTheme="minorHAnsi" w:cstheme="minorHAnsi"/>
          <w:b/>
          <w:bCs/>
          <w:i/>
          <w:iCs/>
          <w:color w:val="000000"/>
          <w:sz w:val="22"/>
          <w:szCs w:val="22"/>
          <w:shd w:val="clear" w:color="auto" w:fill="FFFFFF"/>
        </w:rPr>
        <w:t>tune</w:t>
      </w:r>
      <w:r w:rsidRPr="00C57B2E">
        <w:rPr>
          <w:rFonts w:asciiTheme="minorHAnsi" w:hAnsiTheme="minorHAnsi" w:cstheme="minorHAnsi"/>
          <w:color w:val="000000"/>
          <w:sz w:val="22"/>
          <w:szCs w:val="22"/>
          <w:shd w:val="clear" w:color="auto" w:fill="FFFFFF"/>
        </w:rPr>
        <w:t>(</w:t>
      </w:r>
      <w:r w:rsidRPr="00C57B2E">
        <w:rPr>
          <w:rFonts w:asciiTheme="minorHAnsi" w:hAnsiTheme="minorHAnsi" w:cstheme="minorHAnsi"/>
          <w:b/>
          <w:bCs/>
          <w:color w:val="008080"/>
          <w:sz w:val="22"/>
          <w:szCs w:val="22"/>
          <w:shd w:val="clear" w:color="auto" w:fill="FFFFFF"/>
        </w:rPr>
        <w:t>12</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b/>
          <w:bCs/>
          <w:color w:val="008080"/>
          <w:sz w:val="22"/>
          <w:szCs w:val="22"/>
          <w:shd w:val="clear" w:color="auto" w:fill="FFFFFF"/>
        </w:rPr>
        <w:t>300</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b/>
          <w:bCs/>
          <w:color w:val="008080"/>
          <w:sz w:val="22"/>
          <w:szCs w:val="22"/>
          <w:shd w:val="clear" w:color="auto" w:fill="FFFFFF"/>
        </w:rPr>
        <w:t>5</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b/>
          <w:bCs/>
          <w:color w:val="008080"/>
          <w:sz w:val="22"/>
          <w:szCs w:val="22"/>
          <w:shd w:val="clear" w:color="auto" w:fill="FFFFFF"/>
        </w:rPr>
        <w:t>5</w:t>
      </w:r>
      <w:r w:rsidRPr="00C57B2E">
        <w:rPr>
          <w:rFonts w:asciiTheme="minorHAnsi" w:hAnsiTheme="minorHAnsi" w:cstheme="minorHAnsi"/>
          <w:color w:val="000000"/>
          <w:sz w:val="22"/>
          <w:szCs w:val="22"/>
          <w:shd w:val="clear" w:color="auto" w:fill="FFFFFF"/>
        </w:rPr>
        <w:t>);</w:t>
      </w:r>
    </w:p>
    <w:p w14:paraId="46DA245F"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0000"/>
          <w:sz w:val="22"/>
          <w:szCs w:val="22"/>
          <w:shd w:val="clear" w:color="auto" w:fill="FFFFFF"/>
        </w:rPr>
        <w:t>%</w:t>
      </w:r>
      <w:r w:rsidRPr="00C57B2E">
        <w:rPr>
          <w:rFonts w:asciiTheme="minorHAnsi" w:hAnsiTheme="minorHAnsi" w:cstheme="minorHAnsi"/>
          <w:b/>
          <w:bCs/>
          <w:i/>
          <w:iCs/>
          <w:color w:val="000000"/>
          <w:sz w:val="22"/>
          <w:szCs w:val="22"/>
          <w:shd w:val="clear" w:color="auto" w:fill="FFFFFF"/>
        </w:rPr>
        <w:t>tune</w:t>
      </w:r>
      <w:r w:rsidRPr="00C57B2E">
        <w:rPr>
          <w:rFonts w:asciiTheme="minorHAnsi" w:hAnsiTheme="minorHAnsi" w:cstheme="minorHAnsi"/>
          <w:color w:val="000000"/>
          <w:sz w:val="22"/>
          <w:szCs w:val="22"/>
          <w:shd w:val="clear" w:color="auto" w:fill="FFFFFF"/>
        </w:rPr>
        <w:t>(</w:t>
      </w:r>
      <w:r w:rsidRPr="00C57B2E">
        <w:rPr>
          <w:rFonts w:asciiTheme="minorHAnsi" w:hAnsiTheme="minorHAnsi" w:cstheme="minorHAnsi"/>
          <w:b/>
          <w:bCs/>
          <w:color w:val="008080"/>
          <w:sz w:val="22"/>
          <w:szCs w:val="22"/>
          <w:shd w:val="clear" w:color="auto" w:fill="FFFFFF"/>
        </w:rPr>
        <w:t>13</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b/>
          <w:bCs/>
          <w:color w:val="008080"/>
          <w:sz w:val="22"/>
          <w:szCs w:val="22"/>
          <w:shd w:val="clear" w:color="auto" w:fill="FFFFFF"/>
        </w:rPr>
        <w:t>100</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b/>
          <w:bCs/>
          <w:color w:val="008080"/>
          <w:sz w:val="22"/>
          <w:szCs w:val="22"/>
          <w:shd w:val="clear" w:color="auto" w:fill="FFFFFF"/>
        </w:rPr>
        <w:t>10</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b/>
          <w:bCs/>
          <w:color w:val="008080"/>
          <w:sz w:val="22"/>
          <w:szCs w:val="22"/>
          <w:shd w:val="clear" w:color="auto" w:fill="FFFFFF"/>
        </w:rPr>
        <w:t>5</w:t>
      </w:r>
      <w:r w:rsidRPr="00C57B2E">
        <w:rPr>
          <w:rFonts w:asciiTheme="minorHAnsi" w:hAnsiTheme="minorHAnsi" w:cstheme="minorHAnsi"/>
          <w:color w:val="000000"/>
          <w:sz w:val="22"/>
          <w:szCs w:val="22"/>
          <w:shd w:val="clear" w:color="auto" w:fill="FFFFFF"/>
        </w:rPr>
        <w:t>);</w:t>
      </w:r>
    </w:p>
    <w:p w14:paraId="39B23969"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0000"/>
          <w:sz w:val="22"/>
          <w:szCs w:val="22"/>
          <w:shd w:val="clear" w:color="auto" w:fill="FFFFFF"/>
        </w:rPr>
        <w:t>%</w:t>
      </w:r>
      <w:r w:rsidRPr="00C57B2E">
        <w:rPr>
          <w:rFonts w:asciiTheme="minorHAnsi" w:hAnsiTheme="minorHAnsi" w:cstheme="minorHAnsi"/>
          <w:b/>
          <w:bCs/>
          <w:i/>
          <w:iCs/>
          <w:color w:val="000000"/>
          <w:sz w:val="22"/>
          <w:szCs w:val="22"/>
          <w:shd w:val="clear" w:color="auto" w:fill="FFFFFF"/>
        </w:rPr>
        <w:t>tune</w:t>
      </w:r>
      <w:r w:rsidRPr="00C57B2E">
        <w:rPr>
          <w:rFonts w:asciiTheme="minorHAnsi" w:hAnsiTheme="minorHAnsi" w:cstheme="minorHAnsi"/>
          <w:color w:val="000000"/>
          <w:sz w:val="22"/>
          <w:szCs w:val="22"/>
          <w:shd w:val="clear" w:color="auto" w:fill="FFFFFF"/>
        </w:rPr>
        <w:t>(</w:t>
      </w:r>
      <w:r w:rsidRPr="00C57B2E">
        <w:rPr>
          <w:rFonts w:asciiTheme="minorHAnsi" w:hAnsiTheme="minorHAnsi" w:cstheme="minorHAnsi"/>
          <w:b/>
          <w:bCs/>
          <w:color w:val="008080"/>
          <w:sz w:val="22"/>
          <w:szCs w:val="22"/>
          <w:shd w:val="clear" w:color="auto" w:fill="FFFFFF"/>
        </w:rPr>
        <w:t>14</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b/>
          <w:bCs/>
          <w:color w:val="008080"/>
          <w:sz w:val="22"/>
          <w:szCs w:val="22"/>
          <w:shd w:val="clear" w:color="auto" w:fill="FFFFFF"/>
        </w:rPr>
        <w:t>200</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b/>
          <w:bCs/>
          <w:color w:val="008080"/>
          <w:sz w:val="22"/>
          <w:szCs w:val="22"/>
          <w:shd w:val="clear" w:color="auto" w:fill="FFFFFF"/>
        </w:rPr>
        <w:t>10</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b/>
          <w:bCs/>
          <w:color w:val="008080"/>
          <w:sz w:val="22"/>
          <w:szCs w:val="22"/>
          <w:shd w:val="clear" w:color="auto" w:fill="FFFFFF"/>
        </w:rPr>
        <w:t>5</w:t>
      </w:r>
      <w:r w:rsidRPr="00C57B2E">
        <w:rPr>
          <w:rFonts w:asciiTheme="minorHAnsi" w:hAnsiTheme="minorHAnsi" w:cstheme="minorHAnsi"/>
          <w:color w:val="000000"/>
          <w:sz w:val="22"/>
          <w:szCs w:val="22"/>
          <w:shd w:val="clear" w:color="auto" w:fill="FFFFFF"/>
        </w:rPr>
        <w:t>);</w:t>
      </w:r>
    </w:p>
    <w:p w14:paraId="05515660"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0000"/>
          <w:sz w:val="22"/>
          <w:szCs w:val="22"/>
          <w:shd w:val="clear" w:color="auto" w:fill="FFFFFF"/>
        </w:rPr>
        <w:t>%</w:t>
      </w:r>
      <w:r w:rsidRPr="00C57B2E">
        <w:rPr>
          <w:rFonts w:asciiTheme="minorHAnsi" w:hAnsiTheme="minorHAnsi" w:cstheme="minorHAnsi"/>
          <w:b/>
          <w:bCs/>
          <w:i/>
          <w:iCs/>
          <w:color w:val="000000"/>
          <w:sz w:val="22"/>
          <w:szCs w:val="22"/>
          <w:shd w:val="clear" w:color="auto" w:fill="FFFFFF"/>
        </w:rPr>
        <w:t>tune</w:t>
      </w:r>
      <w:r w:rsidRPr="00C57B2E">
        <w:rPr>
          <w:rFonts w:asciiTheme="minorHAnsi" w:hAnsiTheme="minorHAnsi" w:cstheme="minorHAnsi"/>
          <w:color w:val="000000"/>
          <w:sz w:val="22"/>
          <w:szCs w:val="22"/>
          <w:shd w:val="clear" w:color="auto" w:fill="FFFFFF"/>
        </w:rPr>
        <w:t>(</w:t>
      </w:r>
      <w:r w:rsidRPr="00C57B2E">
        <w:rPr>
          <w:rFonts w:asciiTheme="minorHAnsi" w:hAnsiTheme="minorHAnsi" w:cstheme="minorHAnsi"/>
          <w:b/>
          <w:bCs/>
          <w:color w:val="008080"/>
          <w:sz w:val="22"/>
          <w:szCs w:val="22"/>
          <w:shd w:val="clear" w:color="auto" w:fill="FFFFFF"/>
        </w:rPr>
        <w:t>15</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b/>
          <w:bCs/>
          <w:color w:val="008080"/>
          <w:sz w:val="22"/>
          <w:szCs w:val="22"/>
          <w:shd w:val="clear" w:color="auto" w:fill="FFFFFF"/>
        </w:rPr>
        <w:t>300</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b/>
          <w:bCs/>
          <w:color w:val="008080"/>
          <w:sz w:val="22"/>
          <w:szCs w:val="22"/>
          <w:shd w:val="clear" w:color="auto" w:fill="FFFFFF"/>
        </w:rPr>
        <w:t>10</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b/>
          <w:bCs/>
          <w:color w:val="008080"/>
          <w:sz w:val="22"/>
          <w:szCs w:val="22"/>
          <w:shd w:val="clear" w:color="auto" w:fill="FFFFFF"/>
        </w:rPr>
        <w:t>5</w:t>
      </w:r>
      <w:r w:rsidRPr="00C57B2E">
        <w:rPr>
          <w:rFonts w:asciiTheme="minorHAnsi" w:hAnsiTheme="minorHAnsi" w:cstheme="minorHAnsi"/>
          <w:color w:val="000000"/>
          <w:sz w:val="22"/>
          <w:szCs w:val="22"/>
          <w:shd w:val="clear" w:color="auto" w:fill="FFFFFF"/>
        </w:rPr>
        <w:t>);</w:t>
      </w:r>
    </w:p>
    <w:p w14:paraId="1C6B6390"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0000"/>
          <w:sz w:val="22"/>
          <w:szCs w:val="22"/>
          <w:shd w:val="clear" w:color="auto" w:fill="FFFFFF"/>
        </w:rPr>
        <w:t>%</w:t>
      </w:r>
      <w:r w:rsidRPr="00C57B2E">
        <w:rPr>
          <w:rFonts w:asciiTheme="minorHAnsi" w:hAnsiTheme="minorHAnsi" w:cstheme="minorHAnsi"/>
          <w:b/>
          <w:bCs/>
          <w:i/>
          <w:iCs/>
          <w:color w:val="000000"/>
          <w:sz w:val="22"/>
          <w:szCs w:val="22"/>
          <w:shd w:val="clear" w:color="auto" w:fill="FFFFFF"/>
        </w:rPr>
        <w:t>tune</w:t>
      </w:r>
      <w:r w:rsidRPr="00C57B2E">
        <w:rPr>
          <w:rFonts w:asciiTheme="minorHAnsi" w:hAnsiTheme="minorHAnsi" w:cstheme="minorHAnsi"/>
          <w:color w:val="000000"/>
          <w:sz w:val="22"/>
          <w:szCs w:val="22"/>
          <w:shd w:val="clear" w:color="auto" w:fill="FFFFFF"/>
        </w:rPr>
        <w:t>(</w:t>
      </w:r>
      <w:r w:rsidRPr="00C57B2E">
        <w:rPr>
          <w:rFonts w:asciiTheme="minorHAnsi" w:hAnsiTheme="minorHAnsi" w:cstheme="minorHAnsi"/>
          <w:b/>
          <w:bCs/>
          <w:color w:val="008080"/>
          <w:sz w:val="22"/>
          <w:szCs w:val="22"/>
          <w:shd w:val="clear" w:color="auto" w:fill="FFFFFF"/>
        </w:rPr>
        <w:t>16</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b/>
          <w:bCs/>
          <w:color w:val="008080"/>
          <w:sz w:val="22"/>
          <w:szCs w:val="22"/>
          <w:shd w:val="clear" w:color="auto" w:fill="FFFFFF"/>
        </w:rPr>
        <w:t>100</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b/>
          <w:bCs/>
          <w:color w:val="008080"/>
          <w:sz w:val="22"/>
          <w:szCs w:val="22"/>
          <w:shd w:val="clear" w:color="auto" w:fill="FFFFFF"/>
        </w:rPr>
        <w:t>15</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b/>
          <w:bCs/>
          <w:color w:val="008080"/>
          <w:sz w:val="22"/>
          <w:szCs w:val="22"/>
          <w:shd w:val="clear" w:color="auto" w:fill="FFFFFF"/>
        </w:rPr>
        <w:t>5</w:t>
      </w:r>
      <w:r w:rsidRPr="00C57B2E">
        <w:rPr>
          <w:rFonts w:asciiTheme="minorHAnsi" w:hAnsiTheme="minorHAnsi" w:cstheme="minorHAnsi"/>
          <w:color w:val="000000"/>
          <w:sz w:val="22"/>
          <w:szCs w:val="22"/>
          <w:shd w:val="clear" w:color="auto" w:fill="FFFFFF"/>
        </w:rPr>
        <w:t>);</w:t>
      </w:r>
    </w:p>
    <w:p w14:paraId="5ED7581D"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0000"/>
          <w:sz w:val="22"/>
          <w:szCs w:val="22"/>
          <w:shd w:val="clear" w:color="auto" w:fill="FFFFFF"/>
        </w:rPr>
        <w:t>%</w:t>
      </w:r>
      <w:r w:rsidRPr="00C57B2E">
        <w:rPr>
          <w:rFonts w:asciiTheme="minorHAnsi" w:hAnsiTheme="minorHAnsi" w:cstheme="minorHAnsi"/>
          <w:b/>
          <w:bCs/>
          <w:i/>
          <w:iCs/>
          <w:color w:val="000000"/>
          <w:sz w:val="22"/>
          <w:szCs w:val="22"/>
          <w:shd w:val="clear" w:color="auto" w:fill="FFFFFF"/>
        </w:rPr>
        <w:t>tune</w:t>
      </w:r>
      <w:r w:rsidRPr="00C57B2E">
        <w:rPr>
          <w:rFonts w:asciiTheme="minorHAnsi" w:hAnsiTheme="minorHAnsi" w:cstheme="minorHAnsi"/>
          <w:color w:val="000000"/>
          <w:sz w:val="22"/>
          <w:szCs w:val="22"/>
          <w:shd w:val="clear" w:color="auto" w:fill="FFFFFF"/>
        </w:rPr>
        <w:t>(</w:t>
      </w:r>
      <w:r w:rsidRPr="00C57B2E">
        <w:rPr>
          <w:rFonts w:asciiTheme="minorHAnsi" w:hAnsiTheme="minorHAnsi" w:cstheme="minorHAnsi"/>
          <w:b/>
          <w:bCs/>
          <w:color w:val="008080"/>
          <w:sz w:val="22"/>
          <w:szCs w:val="22"/>
          <w:shd w:val="clear" w:color="auto" w:fill="FFFFFF"/>
        </w:rPr>
        <w:t>17</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b/>
          <w:bCs/>
          <w:color w:val="008080"/>
          <w:sz w:val="22"/>
          <w:szCs w:val="22"/>
          <w:shd w:val="clear" w:color="auto" w:fill="FFFFFF"/>
        </w:rPr>
        <w:t>200</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b/>
          <w:bCs/>
          <w:color w:val="008080"/>
          <w:sz w:val="22"/>
          <w:szCs w:val="22"/>
          <w:shd w:val="clear" w:color="auto" w:fill="FFFFFF"/>
        </w:rPr>
        <w:t>15</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b/>
          <w:bCs/>
          <w:color w:val="008080"/>
          <w:sz w:val="22"/>
          <w:szCs w:val="22"/>
          <w:shd w:val="clear" w:color="auto" w:fill="FFFFFF"/>
        </w:rPr>
        <w:t>5</w:t>
      </w:r>
      <w:r w:rsidRPr="00C57B2E">
        <w:rPr>
          <w:rFonts w:asciiTheme="minorHAnsi" w:hAnsiTheme="minorHAnsi" w:cstheme="minorHAnsi"/>
          <w:color w:val="000000"/>
          <w:sz w:val="22"/>
          <w:szCs w:val="22"/>
          <w:shd w:val="clear" w:color="auto" w:fill="FFFFFF"/>
        </w:rPr>
        <w:t>);</w:t>
      </w:r>
    </w:p>
    <w:p w14:paraId="065C3159"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0000"/>
          <w:sz w:val="22"/>
          <w:szCs w:val="22"/>
          <w:shd w:val="clear" w:color="auto" w:fill="FFFFFF"/>
        </w:rPr>
        <w:t>%</w:t>
      </w:r>
      <w:r w:rsidRPr="00C57B2E">
        <w:rPr>
          <w:rFonts w:asciiTheme="minorHAnsi" w:hAnsiTheme="minorHAnsi" w:cstheme="minorHAnsi"/>
          <w:b/>
          <w:bCs/>
          <w:i/>
          <w:iCs/>
          <w:color w:val="000000"/>
          <w:sz w:val="22"/>
          <w:szCs w:val="22"/>
          <w:shd w:val="clear" w:color="auto" w:fill="FFFFFF"/>
        </w:rPr>
        <w:t>tune</w:t>
      </w:r>
      <w:r w:rsidRPr="00C57B2E">
        <w:rPr>
          <w:rFonts w:asciiTheme="minorHAnsi" w:hAnsiTheme="minorHAnsi" w:cstheme="minorHAnsi"/>
          <w:color w:val="000000"/>
          <w:sz w:val="22"/>
          <w:szCs w:val="22"/>
          <w:shd w:val="clear" w:color="auto" w:fill="FFFFFF"/>
        </w:rPr>
        <w:t>(</w:t>
      </w:r>
      <w:r w:rsidRPr="00C57B2E">
        <w:rPr>
          <w:rFonts w:asciiTheme="minorHAnsi" w:hAnsiTheme="minorHAnsi" w:cstheme="minorHAnsi"/>
          <w:b/>
          <w:bCs/>
          <w:color w:val="008080"/>
          <w:sz w:val="22"/>
          <w:szCs w:val="22"/>
          <w:shd w:val="clear" w:color="auto" w:fill="FFFFFF"/>
        </w:rPr>
        <w:t>18</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b/>
          <w:bCs/>
          <w:color w:val="008080"/>
          <w:sz w:val="22"/>
          <w:szCs w:val="22"/>
          <w:shd w:val="clear" w:color="auto" w:fill="FFFFFF"/>
        </w:rPr>
        <w:t>300</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b/>
          <w:bCs/>
          <w:color w:val="008080"/>
          <w:sz w:val="22"/>
          <w:szCs w:val="22"/>
          <w:shd w:val="clear" w:color="auto" w:fill="FFFFFF"/>
        </w:rPr>
        <w:t>15</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b/>
          <w:bCs/>
          <w:color w:val="008080"/>
          <w:sz w:val="22"/>
          <w:szCs w:val="22"/>
          <w:shd w:val="clear" w:color="auto" w:fill="FFFFFF"/>
        </w:rPr>
        <w:t>5</w:t>
      </w:r>
      <w:r w:rsidRPr="00C57B2E">
        <w:rPr>
          <w:rFonts w:asciiTheme="minorHAnsi" w:hAnsiTheme="minorHAnsi" w:cstheme="minorHAnsi"/>
          <w:color w:val="000000"/>
          <w:sz w:val="22"/>
          <w:szCs w:val="22"/>
          <w:shd w:val="clear" w:color="auto" w:fill="FFFFFF"/>
        </w:rPr>
        <w:t>);</w:t>
      </w:r>
    </w:p>
    <w:p w14:paraId="19DDCA86"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0000"/>
          <w:sz w:val="22"/>
          <w:szCs w:val="22"/>
          <w:shd w:val="clear" w:color="auto" w:fill="FFFFFF"/>
        </w:rPr>
        <w:t>%</w:t>
      </w:r>
      <w:r w:rsidRPr="00C57B2E">
        <w:rPr>
          <w:rFonts w:asciiTheme="minorHAnsi" w:hAnsiTheme="minorHAnsi" w:cstheme="minorHAnsi"/>
          <w:b/>
          <w:bCs/>
          <w:i/>
          <w:iCs/>
          <w:color w:val="000000"/>
          <w:sz w:val="22"/>
          <w:szCs w:val="22"/>
          <w:shd w:val="clear" w:color="auto" w:fill="FFFFFF"/>
        </w:rPr>
        <w:t>tune</w:t>
      </w:r>
      <w:r w:rsidRPr="00C57B2E">
        <w:rPr>
          <w:rFonts w:asciiTheme="minorHAnsi" w:hAnsiTheme="minorHAnsi" w:cstheme="minorHAnsi"/>
          <w:color w:val="000000"/>
          <w:sz w:val="22"/>
          <w:szCs w:val="22"/>
          <w:shd w:val="clear" w:color="auto" w:fill="FFFFFF"/>
        </w:rPr>
        <w:t>(</w:t>
      </w:r>
      <w:r w:rsidRPr="00C57B2E">
        <w:rPr>
          <w:rFonts w:asciiTheme="minorHAnsi" w:hAnsiTheme="minorHAnsi" w:cstheme="minorHAnsi"/>
          <w:b/>
          <w:bCs/>
          <w:color w:val="008080"/>
          <w:sz w:val="22"/>
          <w:szCs w:val="22"/>
          <w:shd w:val="clear" w:color="auto" w:fill="FFFFFF"/>
        </w:rPr>
        <w:t>19</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b/>
          <w:bCs/>
          <w:color w:val="008080"/>
          <w:sz w:val="22"/>
          <w:szCs w:val="22"/>
          <w:shd w:val="clear" w:color="auto" w:fill="FFFFFF"/>
        </w:rPr>
        <w:t>100</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b/>
          <w:bCs/>
          <w:color w:val="008080"/>
          <w:sz w:val="22"/>
          <w:szCs w:val="22"/>
          <w:shd w:val="clear" w:color="auto" w:fill="FFFFFF"/>
        </w:rPr>
        <w:t>5</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b/>
          <w:bCs/>
          <w:color w:val="008080"/>
          <w:sz w:val="22"/>
          <w:szCs w:val="22"/>
          <w:shd w:val="clear" w:color="auto" w:fill="FFFFFF"/>
        </w:rPr>
        <w:t>10</w:t>
      </w:r>
      <w:r w:rsidRPr="00C57B2E">
        <w:rPr>
          <w:rFonts w:asciiTheme="minorHAnsi" w:hAnsiTheme="minorHAnsi" w:cstheme="minorHAnsi"/>
          <w:color w:val="000000"/>
          <w:sz w:val="22"/>
          <w:szCs w:val="22"/>
          <w:shd w:val="clear" w:color="auto" w:fill="FFFFFF"/>
        </w:rPr>
        <w:t>);</w:t>
      </w:r>
    </w:p>
    <w:p w14:paraId="6CAF2A14"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0000"/>
          <w:sz w:val="22"/>
          <w:szCs w:val="22"/>
          <w:shd w:val="clear" w:color="auto" w:fill="FFFFFF"/>
        </w:rPr>
        <w:t>%</w:t>
      </w:r>
      <w:r w:rsidRPr="00C57B2E">
        <w:rPr>
          <w:rFonts w:asciiTheme="minorHAnsi" w:hAnsiTheme="minorHAnsi" w:cstheme="minorHAnsi"/>
          <w:b/>
          <w:bCs/>
          <w:i/>
          <w:iCs/>
          <w:color w:val="000000"/>
          <w:sz w:val="22"/>
          <w:szCs w:val="22"/>
          <w:shd w:val="clear" w:color="auto" w:fill="FFFFFF"/>
        </w:rPr>
        <w:t>tune</w:t>
      </w:r>
      <w:r w:rsidRPr="00C57B2E">
        <w:rPr>
          <w:rFonts w:asciiTheme="minorHAnsi" w:hAnsiTheme="minorHAnsi" w:cstheme="minorHAnsi"/>
          <w:color w:val="000000"/>
          <w:sz w:val="22"/>
          <w:szCs w:val="22"/>
          <w:shd w:val="clear" w:color="auto" w:fill="FFFFFF"/>
        </w:rPr>
        <w:t>(</w:t>
      </w:r>
      <w:r w:rsidRPr="00C57B2E">
        <w:rPr>
          <w:rFonts w:asciiTheme="minorHAnsi" w:hAnsiTheme="minorHAnsi" w:cstheme="minorHAnsi"/>
          <w:b/>
          <w:bCs/>
          <w:color w:val="008080"/>
          <w:sz w:val="22"/>
          <w:szCs w:val="22"/>
          <w:shd w:val="clear" w:color="auto" w:fill="FFFFFF"/>
        </w:rPr>
        <w:t>20</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b/>
          <w:bCs/>
          <w:color w:val="008080"/>
          <w:sz w:val="22"/>
          <w:szCs w:val="22"/>
          <w:shd w:val="clear" w:color="auto" w:fill="FFFFFF"/>
        </w:rPr>
        <w:t>200</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b/>
          <w:bCs/>
          <w:color w:val="008080"/>
          <w:sz w:val="22"/>
          <w:szCs w:val="22"/>
          <w:shd w:val="clear" w:color="auto" w:fill="FFFFFF"/>
        </w:rPr>
        <w:t>5</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b/>
          <w:bCs/>
          <w:color w:val="008080"/>
          <w:sz w:val="22"/>
          <w:szCs w:val="22"/>
          <w:shd w:val="clear" w:color="auto" w:fill="FFFFFF"/>
        </w:rPr>
        <w:t>10</w:t>
      </w:r>
      <w:r w:rsidRPr="00C57B2E">
        <w:rPr>
          <w:rFonts w:asciiTheme="minorHAnsi" w:hAnsiTheme="minorHAnsi" w:cstheme="minorHAnsi"/>
          <w:color w:val="000000"/>
          <w:sz w:val="22"/>
          <w:szCs w:val="22"/>
          <w:shd w:val="clear" w:color="auto" w:fill="FFFFFF"/>
        </w:rPr>
        <w:t>);</w:t>
      </w:r>
    </w:p>
    <w:p w14:paraId="16EE3256"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0000"/>
          <w:sz w:val="22"/>
          <w:szCs w:val="22"/>
          <w:shd w:val="clear" w:color="auto" w:fill="FFFFFF"/>
        </w:rPr>
        <w:t>%</w:t>
      </w:r>
      <w:r w:rsidRPr="00C57B2E">
        <w:rPr>
          <w:rFonts w:asciiTheme="minorHAnsi" w:hAnsiTheme="minorHAnsi" w:cstheme="minorHAnsi"/>
          <w:b/>
          <w:bCs/>
          <w:i/>
          <w:iCs/>
          <w:color w:val="000000"/>
          <w:sz w:val="22"/>
          <w:szCs w:val="22"/>
          <w:shd w:val="clear" w:color="auto" w:fill="FFFFFF"/>
        </w:rPr>
        <w:t>tune</w:t>
      </w:r>
      <w:r w:rsidRPr="00C57B2E">
        <w:rPr>
          <w:rFonts w:asciiTheme="minorHAnsi" w:hAnsiTheme="minorHAnsi" w:cstheme="minorHAnsi"/>
          <w:color w:val="000000"/>
          <w:sz w:val="22"/>
          <w:szCs w:val="22"/>
          <w:shd w:val="clear" w:color="auto" w:fill="FFFFFF"/>
        </w:rPr>
        <w:t>(</w:t>
      </w:r>
      <w:r w:rsidRPr="00C57B2E">
        <w:rPr>
          <w:rFonts w:asciiTheme="minorHAnsi" w:hAnsiTheme="minorHAnsi" w:cstheme="minorHAnsi"/>
          <w:b/>
          <w:bCs/>
          <w:color w:val="008080"/>
          <w:sz w:val="22"/>
          <w:szCs w:val="22"/>
          <w:shd w:val="clear" w:color="auto" w:fill="FFFFFF"/>
        </w:rPr>
        <w:t>21</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b/>
          <w:bCs/>
          <w:color w:val="008080"/>
          <w:sz w:val="22"/>
          <w:szCs w:val="22"/>
          <w:shd w:val="clear" w:color="auto" w:fill="FFFFFF"/>
        </w:rPr>
        <w:t>300</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b/>
          <w:bCs/>
          <w:color w:val="008080"/>
          <w:sz w:val="22"/>
          <w:szCs w:val="22"/>
          <w:shd w:val="clear" w:color="auto" w:fill="FFFFFF"/>
        </w:rPr>
        <w:t>5</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b/>
          <w:bCs/>
          <w:color w:val="008080"/>
          <w:sz w:val="22"/>
          <w:szCs w:val="22"/>
          <w:shd w:val="clear" w:color="auto" w:fill="FFFFFF"/>
        </w:rPr>
        <w:t>10</w:t>
      </w:r>
      <w:r w:rsidRPr="00C57B2E">
        <w:rPr>
          <w:rFonts w:asciiTheme="minorHAnsi" w:hAnsiTheme="minorHAnsi" w:cstheme="minorHAnsi"/>
          <w:color w:val="000000"/>
          <w:sz w:val="22"/>
          <w:szCs w:val="22"/>
          <w:shd w:val="clear" w:color="auto" w:fill="FFFFFF"/>
        </w:rPr>
        <w:t>);</w:t>
      </w:r>
    </w:p>
    <w:p w14:paraId="4B0DC477"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0000"/>
          <w:sz w:val="22"/>
          <w:szCs w:val="22"/>
          <w:shd w:val="clear" w:color="auto" w:fill="FFFFFF"/>
        </w:rPr>
        <w:t>%</w:t>
      </w:r>
      <w:r w:rsidRPr="00C57B2E">
        <w:rPr>
          <w:rFonts w:asciiTheme="minorHAnsi" w:hAnsiTheme="minorHAnsi" w:cstheme="minorHAnsi"/>
          <w:b/>
          <w:bCs/>
          <w:i/>
          <w:iCs/>
          <w:color w:val="000000"/>
          <w:sz w:val="22"/>
          <w:szCs w:val="22"/>
          <w:shd w:val="clear" w:color="auto" w:fill="FFFFFF"/>
        </w:rPr>
        <w:t>tune</w:t>
      </w:r>
      <w:r w:rsidRPr="00C57B2E">
        <w:rPr>
          <w:rFonts w:asciiTheme="minorHAnsi" w:hAnsiTheme="minorHAnsi" w:cstheme="minorHAnsi"/>
          <w:color w:val="000000"/>
          <w:sz w:val="22"/>
          <w:szCs w:val="22"/>
          <w:shd w:val="clear" w:color="auto" w:fill="FFFFFF"/>
        </w:rPr>
        <w:t>(</w:t>
      </w:r>
      <w:r w:rsidRPr="00C57B2E">
        <w:rPr>
          <w:rFonts w:asciiTheme="minorHAnsi" w:hAnsiTheme="minorHAnsi" w:cstheme="minorHAnsi"/>
          <w:b/>
          <w:bCs/>
          <w:color w:val="008080"/>
          <w:sz w:val="22"/>
          <w:szCs w:val="22"/>
          <w:shd w:val="clear" w:color="auto" w:fill="FFFFFF"/>
        </w:rPr>
        <w:t>22</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b/>
          <w:bCs/>
          <w:color w:val="008080"/>
          <w:sz w:val="22"/>
          <w:szCs w:val="22"/>
          <w:shd w:val="clear" w:color="auto" w:fill="FFFFFF"/>
        </w:rPr>
        <w:t>100</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b/>
          <w:bCs/>
          <w:color w:val="008080"/>
          <w:sz w:val="22"/>
          <w:szCs w:val="22"/>
          <w:shd w:val="clear" w:color="auto" w:fill="FFFFFF"/>
        </w:rPr>
        <w:t>10</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b/>
          <w:bCs/>
          <w:color w:val="008080"/>
          <w:sz w:val="22"/>
          <w:szCs w:val="22"/>
          <w:shd w:val="clear" w:color="auto" w:fill="FFFFFF"/>
        </w:rPr>
        <w:t>10</w:t>
      </w:r>
      <w:r w:rsidRPr="00C57B2E">
        <w:rPr>
          <w:rFonts w:asciiTheme="minorHAnsi" w:hAnsiTheme="minorHAnsi" w:cstheme="minorHAnsi"/>
          <w:color w:val="000000"/>
          <w:sz w:val="22"/>
          <w:szCs w:val="22"/>
          <w:shd w:val="clear" w:color="auto" w:fill="FFFFFF"/>
        </w:rPr>
        <w:t>);</w:t>
      </w:r>
    </w:p>
    <w:p w14:paraId="6A36DE0C"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0000"/>
          <w:sz w:val="22"/>
          <w:szCs w:val="22"/>
          <w:shd w:val="clear" w:color="auto" w:fill="FFFFFF"/>
        </w:rPr>
        <w:t>%</w:t>
      </w:r>
      <w:r w:rsidRPr="00C57B2E">
        <w:rPr>
          <w:rFonts w:asciiTheme="minorHAnsi" w:hAnsiTheme="minorHAnsi" w:cstheme="minorHAnsi"/>
          <w:b/>
          <w:bCs/>
          <w:i/>
          <w:iCs/>
          <w:color w:val="000000"/>
          <w:sz w:val="22"/>
          <w:szCs w:val="22"/>
          <w:shd w:val="clear" w:color="auto" w:fill="FFFFFF"/>
        </w:rPr>
        <w:t>tune</w:t>
      </w:r>
      <w:r w:rsidRPr="00C57B2E">
        <w:rPr>
          <w:rFonts w:asciiTheme="minorHAnsi" w:hAnsiTheme="minorHAnsi" w:cstheme="minorHAnsi"/>
          <w:color w:val="000000"/>
          <w:sz w:val="22"/>
          <w:szCs w:val="22"/>
          <w:shd w:val="clear" w:color="auto" w:fill="FFFFFF"/>
        </w:rPr>
        <w:t>(</w:t>
      </w:r>
      <w:r w:rsidRPr="00C57B2E">
        <w:rPr>
          <w:rFonts w:asciiTheme="minorHAnsi" w:hAnsiTheme="minorHAnsi" w:cstheme="minorHAnsi"/>
          <w:b/>
          <w:bCs/>
          <w:color w:val="008080"/>
          <w:sz w:val="22"/>
          <w:szCs w:val="22"/>
          <w:shd w:val="clear" w:color="auto" w:fill="FFFFFF"/>
        </w:rPr>
        <w:t>23</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b/>
          <w:bCs/>
          <w:color w:val="008080"/>
          <w:sz w:val="22"/>
          <w:szCs w:val="22"/>
          <w:shd w:val="clear" w:color="auto" w:fill="FFFFFF"/>
        </w:rPr>
        <w:t>200</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b/>
          <w:bCs/>
          <w:color w:val="008080"/>
          <w:sz w:val="22"/>
          <w:szCs w:val="22"/>
          <w:shd w:val="clear" w:color="auto" w:fill="FFFFFF"/>
        </w:rPr>
        <w:t>10</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b/>
          <w:bCs/>
          <w:color w:val="008080"/>
          <w:sz w:val="22"/>
          <w:szCs w:val="22"/>
          <w:shd w:val="clear" w:color="auto" w:fill="FFFFFF"/>
        </w:rPr>
        <w:t>10</w:t>
      </w:r>
      <w:r w:rsidRPr="00C57B2E">
        <w:rPr>
          <w:rFonts w:asciiTheme="minorHAnsi" w:hAnsiTheme="minorHAnsi" w:cstheme="minorHAnsi"/>
          <w:color w:val="000000"/>
          <w:sz w:val="22"/>
          <w:szCs w:val="22"/>
          <w:shd w:val="clear" w:color="auto" w:fill="FFFFFF"/>
        </w:rPr>
        <w:t>);</w:t>
      </w:r>
    </w:p>
    <w:p w14:paraId="55F163E0"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0000"/>
          <w:sz w:val="22"/>
          <w:szCs w:val="22"/>
          <w:shd w:val="clear" w:color="auto" w:fill="FFFFFF"/>
        </w:rPr>
        <w:t>%</w:t>
      </w:r>
      <w:r w:rsidRPr="00C57B2E">
        <w:rPr>
          <w:rFonts w:asciiTheme="minorHAnsi" w:hAnsiTheme="minorHAnsi" w:cstheme="minorHAnsi"/>
          <w:b/>
          <w:bCs/>
          <w:i/>
          <w:iCs/>
          <w:color w:val="000000"/>
          <w:sz w:val="22"/>
          <w:szCs w:val="22"/>
          <w:shd w:val="clear" w:color="auto" w:fill="FFFFFF"/>
        </w:rPr>
        <w:t>tune</w:t>
      </w:r>
      <w:r w:rsidRPr="00C57B2E">
        <w:rPr>
          <w:rFonts w:asciiTheme="minorHAnsi" w:hAnsiTheme="minorHAnsi" w:cstheme="minorHAnsi"/>
          <w:color w:val="000000"/>
          <w:sz w:val="22"/>
          <w:szCs w:val="22"/>
          <w:shd w:val="clear" w:color="auto" w:fill="FFFFFF"/>
        </w:rPr>
        <w:t>(</w:t>
      </w:r>
      <w:r w:rsidRPr="00C57B2E">
        <w:rPr>
          <w:rFonts w:asciiTheme="minorHAnsi" w:hAnsiTheme="minorHAnsi" w:cstheme="minorHAnsi"/>
          <w:b/>
          <w:bCs/>
          <w:color w:val="008080"/>
          <w:sz w:val="22"/>
          <w:szCs w:val="22"/>
          <w:shd w:val="clear" w:color="auto" w:fill="FFFFFF"/>
        </w:rPr>
        <w:t>24</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b/>
          <w:bCs/>
          <w:color w:val="008080"/>
          <w:sz w:val="22"/>
          <w:szCs w:val="22"/>
          <w:shd w:val="clear" w:color="auto" w:fill="FFFFFF"/>
        </w:rPr>
        <w:t>300</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b/>
          <w:bCs/>
          <w:color w:val="008080"/>
          <w:sz w:val="22"/>
          <w:szCs w:val="22"/>
          <w:shd w:val="clear" w:color="auto" w:fill="FFFFFF"/>
        </w:rPr>
        <w:t>10</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b/>
          <w:bCs/>
          <w:color w:val="008080"/>
          <w:sz w:val="22"/>
          <w:szCs w:val="22"/>
          <w:shd w:val="clear" w:color="auto" w:fill="FFFFFF"/>
        </w:rPr>
        <w:t>10</w:t>
      </w:r>
      <w:r w:rsidRPr="00C57B2E">
        <w:rPr>
          <w:rFonts w:asciiTheme="minorHAnsi" w:hAnsiTheme="minorHAnsi" w:cstheme="minorHAnsi"/>
          <w:color w:val="000000"/>
          <w:sz w:val="22"/>
          <w:szCs w:val="22"/>
          <w:shd w:val="clear" w:color="auto" w:fill="FFFFFF"/>
        </w:rPr>
        <w:t>);</w:t>
      </w:r>
    </w:p>
    <w:p w14:paraId="28916955"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0000"/>
          <w:sz w:val="22"/>
          <w:szCs w:val="22"/>
          <w:shd w:val="clear" w:color="auto" w:fill="FFFFFF"/>
        </w:rPr>
        <w:t>%</w:t>
      </w:r>
      <w:r w:rsidRPr="00C57B2E">
        <w:rPr>
          <w:rFonts w:asciiTheme="minorHAnsi" w:hAnsiTheme="minorHAnsi" w:cstheme="minorHAnsi"/>
          <w:b/>
          <w:bCs/>
          <w:i/>
          <w:iCs/>
          <w:color w:val="000000"/>
          <w:sz w:val="22"/>
          <w:szCs w:val="22"/>
          <w:shd w:val="clear" w:color="auto" w:fill="FFFFFF"/>
        </w:rPr>
        <w:t>tune</w:t>
      </w:r>
      <w:r w:rsidRPr="00C57B2E">
        <w:rPr>
          <w:rFonts w:asciiTheme="minorHAnsi" w:hAnsiTheme="minorHAnsi" w:cstheme="minorHAnsi"/>
          <w:color w:val="000000"/>
          <w:sz w:val="22"/>
          <w:szCs w:val="22"/>
          <w:shd w:val="clear" w:color="auto" w:fill="FFFFFF"/>
        </w:rPr>
        <w:t>(</w:t>
      </w:r>
      <w:r w:rsidRPr="00C57B2E">
        <w:rPr>
          <w:rFonts w:asciiTheme="minorHAnsi" w:hAnsiTheme="minorHAnsi" w:cstheme="minorHAnsi"/>
          <w:b/>
          <w:bCs/>
          <w:color w:val="008080"/>
          <w:sz w:val="22"/>
          <w:szCs w:val="22"/>
          <w:shd w:val="clear" w:color="auto" w:fill="FFFFFF"/>
        </w:rPr>
        <w:t>25</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b/>
          <w:bCs/>
          <w:color w:val="008080"/>
          <w:sz w:val="22"/>
          <w:szCs w:val="22"/>
          <w:shd w:val="clear" w:color="auto" w:fill="FFFFFF"/>
        </w:rPr>
        <w:t>100</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b/>
          <w:bCs/>
          <w:color w:val="008080"/>
          <w:sz w:val="22"/>
          <w:szCs w:val="22"/>
          <w:shd w:val="clear" w:color="auto" w:fill="FFFFFF"/>
        </w:rPr>
        <w:t>15</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b/>
          <w:bCs/>
          <w:color w:val="008080"/>
          <w:sz w:val="22"/>
          <w:szCs w:val="22"/>
          <w:shd w:val="clear" w:color="auto" w:fill="FFFFFF"/>
        </w:rPr>
        <w:t>10</w:t>
      </w:r>
      <w:r w:rsidRPr="00C57B2E">
        <w:rPr>
          <w:rFonts w:asciiTheme="minorHAnsi" w:hAnsiTheme="minorHAnsi" w:cstheme="minorHAnsi"/>
          <w:color w:val="000000"/>
          <w:sz w:val="22"/>
          <w:szCs w:val="22"/>
          <w:shd w:val="clear" w:color="auto" w:fill="FFFFFF"/>
        </w:rPr>
        <w:t>);</w:t>
      </w:r>
    </w:p>
    <w:p w14:paraId="6D82BD5D"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0000"/>
          <w:sz w:val="22"/>
          <w:szCs w:val="22"/>
          <w:shd w:val="clear" w:color="auto" w:fill="FFFFFF"/>
        </w:rPr>
        <w:t>%</w:t>
      </w:r>
      <w:r w:rsidRPr="00C57B2E">
        <w:rPr>
          <w:rFonts w:asciiTheme="minorHAnsi" w:hAnsiTheme="minorHAnsi" w:cstheme="minorHAnsi"/>
          <w:b/>
          <w:bCs/>
          <w:i/>
          <w:iCs/>
          <w:color w:val="000000"/>
          <w:sz w:val="22"/>
          <w:szCs w:val="22"/>
          <w:shd w:val="clear" w:color="auto" w:fill="FFFFFF"/>
        </w:rPr>
        <w:t>tune</w:t>
      </w:r>
      <w:r w:rsidRPr="00C57B2E">
        <w:rPr>
          <w:rFonts w:asciiTheme="minorHAnsi" w:hAnsiTheme="minorHAnsi" w:cstheme="minorHAnsi"/>
          <w:color w:val="000000"/>
          <w:sz w:val="22"/>
          <w:szCs w:val="22"/>
          <w:shd w:val="clear" w:color="auto" w:fill="FFFFFF"/>
        </w:rPr>
        <w:t>(</w:t>
      </w:r>
      <w:r w:rsidRPr="00C57B2E">
        <w:rPr>
          <w:rFonts w:asciiTheme="minorHAnsi" w:hAnsiTheme="minorHAnsi" w:cstheme="minorHAnsi"/>
          <w:b/>
          <w:bCs/>
          <w:color w:val="008080"/>
          <w:sz w:val="22"/>
          <w:szCs w:val="22"/>
          <w:shd w:val="clear" w:color="auto" w:fill="FFFFFF"/>
        </w:rPr>
        <w:t>26</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b/>
          <w:bCs/>
          <w:color w:val="008080"/>
          <w:sz w:val="22"/>
          <w:szCs w:val="22"/>
          <w:shd w:val="clear" w:color="auto" w:fill="FFFFFF"/>
        </w:rPr>
        <w:t>200</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b/>
          <w:bCs/>
          <w:color w:val="008080"/>
          <w:sz w:val="22"/>
          <w:szCs w:val="22"/>
          <w:shd w:val="clear" w:color="auto" w:fill="FFFFFF"/>
        </w:rPr>
        <w:t>15</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b/>
          <w:bCs/>
          <w:color w:val="008080"/>
          <w:sz w:val="22"/>
          <w:szCs w:val="22"/>
          <w:shd w:val="clear" w:color="auto" w:fill="FFFFFF"/>
        </w:rPr>
        <w:t>10</w:t>
      </w:r>
      <w:r w:rsidRPr="00C57B2E">
        <w:rPr>
          <w:rFonts w:asciiTheme="minorHAnsi" w:hAnsiTheme="minorHAnsi" w:cstheme="minorHAnsi"/>
          <w:color w:val="000000"/>
          <w:sz w:val="22"/>
          <w:szCs w:val="22"/>
          <w:shd w:val="clear" w:color="auto" w:fill="FFFFFF"/>
        </w:rPr>
        <w:t>);</w:t>
      </w:r>
    </w:p>
    <w:p w14:paraId="4BA790AC"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0000"/>
          <w:sz w:val="22"/>
          <w:szCs w:val="22"/>
          <w:shd w:val="clear" w:color="auto" w:fill="FFFFFF"/>
        </w:rPr>
        <w:t>%</w:t>
      </w:r>
      <w:r w:rsidRPr="00C57B2E">
        <w:rPr>
          <w:rFonts w:asciiTheme="minorHAnsi" w:hAnsiTheme="minorHAnsi" w:cstheme="minorHAnsi"/>
          <w:b/>
          <w:bCs/>
          <w:i/>
          <w:iCs/>
          <w:color w:val="000000"/>
          <w:sz w:val="22"/>
          <w:szCs w:val="22"/>
          <w:shd w:val="clear" w:color="auto" w:fill="FFFFFF"/>
        </w:rPr>
        <w:t>tune</w:t>
      </w:r>
      <w:r w:rsidRPr="00C57B2E">
        <w:rPr>
          <w:rFonts w:asciiTheme="minorHAnsi" w:hAnsiTheme="minorHAnsi" w:cstheme="minorHAnsi"/>
          <w:color w:val="000000"/>
          <w:sz w:val="22"/>
          <w:szCs w:val="22"/>
          <w:shd w:val="clear" w:color="auto" w:fill="FFFFFF"/>
        </w:rPr>
        <w:t>(</w:t>
      </w:r>
      <w:r w:rsidRPr="00C57B2E">
        <w:rPr>
          <w:rFonts w:asciiTheme="minorHAnsi" w:hAnsiTheme="minorHAnsi" w:cstheme="minorHAnsi"/>
          <w:b/>
          <w:bCs/>
          <w:color w:val="008080"/>
          <w:sz w:val="22"/>
          <w:szCs w:val="22"/>
          <w:shd w:val="clear" w:color="auto" w:fill="FFFFFF"/>
        </w:rPr>
        <w:t>27</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b/>
          <w:bCs/>
          <w:color w:val="008080"/>
          <w:sz w:val="22"/>
          <w:szCs w:val="22"/>
          <w:shd w:val="clear" w:color="auto" w:fill="FFFFFF"/>
        </w:rPr>
        <w:t>300</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b/>
          <w:bCs/>
          <w:color w:val="008080"/>
          <w:sz w:val="22"/>
          <w:szCs w:val="22"/>
          <w:shd w:val="clear" w:color="auto" w:fill="FFFFFF"/>
        </w:rPr>
        <w:t>15</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b/>
          <w:bCs/>
          <w:color w:val="008080"/>
          <w:sz w:val="22"/>
          <w:szCs w:val="22"/>
          <w:shd w:val="clear" w:color="auto" w:fill="FFFFFF"/>
        </w:rPr>
        <w:t>10</w:t>
      </w:r>
      <w:r w:rsidRPr="00C57B2E">
        <w:rPr>
          <w:rFonts w:asciiTheme="minorHAnsi" w:hAnsiTheme="minorHAnsi" w:cstheme="minorHAnsi"/>
          <w:color w:val="000000"/>
          <w:sz w:val="22"/>
          <w:szCs w:val="22"/>
          <w:shd w:val="clear" w:color="auto" w:fill="FFFFFF"/>
        </w:rPr>
        <w:t>);</w:t>
      </w:r>
    </w:p>
    <w:p w14:paraId="7665E1EF"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p>
    <w:p w14:paraId="3D998AA8"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b/>
          <w:bCs/>
          <w:color w:val="000080"/>
          <w:sz w:val="22"/>
          <w:szCs w:val="22"/>
          <w:shd w:val="clear" w:color="auto" w:fill="FFFFFF"/>
        </w:rPr>
        <w:t>PROC</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b/>
          <w:bCs/>
          <w:color w:val="000080"/>
          <w:sz w:val="22"/>
          <w:szCs w:val="22"/>
          <w:shd w:val="clear" w:color="auto" w:fill="FFFFFF"/>
        </w:rPr>
        <w:t>SORT</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color w:val="0000FF"/>
          <w:sz w:val="22"/>
          <w:szCs w:val="22"/>
          <w:shd w:val="clear" w:color="auto" w:fill="FFFFFF"/>
        </w:rPr>
        <w:t>DATA</w:t>
      </w:r>
      <w:r w:rsidRPr="00C57B2E">
        <w:rPr>
          <w:rFonts w:asciiTheme="minorHAnsi" w:hAnsiTheme="minorHAnsi" w:cstheme="minorHAnsi"/>
          <w:color w:val="000000"/>
          <w:sz w:val="22"/>
          <w:szCs w:val="22"/>
          <w:shd w:val="clear" w:color="auto" w:fill="FFFFFF"/>
        </w:rPr>
        <w:t>=</w:t>
      </w:r>
      <w:proofErr w:type="spellStart"/>
      <w:r w:rsidRPr="00C57B2E">
        <w:rPr>
          <w:rFonts w:asciiTheme="minorHAnsi" w:hAnsiTheme="minorHAnsi" w:cstheme="minorHAnsi"/>
          <w:color w:val="000000"/>
          <w:sz w:val="22"/>
          <w:szCs w:val="22"/>
          <w:shd w:val="clear" w:color="auto" w:fill="FFFFFF"/>
        </w:rPr>
        <w:t>summary_table</w:t>
      </w:r>
      <w:proofErr w:type="spellEnd"/>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color w:val="0000FF"/>
          <w:sz w:val="22"/>
          <w:szCs w:val="22"/>
          <w:shd w:val="clear" w:color="auto" w:fill="FFFFFF"/>
        </w:rPr>
        <w:t>BY</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color w:val="0000FF"/>
          <w:sz w:val="22"/>
          <w:szCs w:val="22"/>
          <w:shd w:val="clear" w:color="auto" w:fill="FFFFFF"/>
        </w:rPr>
        <w:t>DESCENDING</w:t>
      </w:r>
      <w:r w:rsidRPr="00C57B2E">
        <w:rPr>
          <w:rFonts w:asciiTheme="minorHAnsi" w:hAnsiTheme="minorHAnsi" w:cstheme="minorHAnsi"/>
          <w:color w:val="000000"/>
          <w:sz w:val="22"/>
          <w:szCs w:val="22"/>
          <w:shd w:val="clear" w:color="auto" w:fill="FFFFFF"/>
        </w:rPr>
        <w:t xml:space="preserve"> Area; </w:t>
      </w:r>
      <w:r w:rsidRPr="00C57B2E">
        <w:rPr>
          <w:rFonts w:asciiTheme="minorHAnsi" w:hAnsiTheme="minorHAnsi" w:cstheme="minorHAnsi"/>
          <w:b/>
          <w:bCs/>
          <w:color w:val="000080"/>
          <w:sz w:val="22"/>
          <w:szCs w:val="22"/>
          <w:shd w:val="clear" w:color="auto" w:fill="FFFFFF"/>
        </w:rPr>
        <w:t>RUN</w:t>
      </w:r>
      <w:r w:rsidRPr="00C57B2E">
        <w:rPr>
          <w:rFonts w:asciiTheme="minorHAnsi" w:hAnsiTheme="minorHAnsi" w:cstheme="minorHAnsi"/>
          <w:color w:val="000000"/>
          <w:sz w:val="22"/>
          <w:szCs w:val="22"/>
          <w:shd w:val="clear" w:color="auto" w:fill="FFFFFF"/>
        </w:rPr>
        <w:t>;</w:t>
      </w:r>
    </w:p>
    <w:p w14:paraId="46691A2F"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p>
    <w:p w14:paraId="491E5E08"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8000"/>
          <w:sz w:val="22"/>
          <w:szCs w:val="22"/>
          <w:shd w:val="clear" w:color="auto" w:fill="FFFFFF"/>
        </w:rPr>
        <w:t>/*Apply optimal hyperparameters to the OOT dataset for final evaluation*/</w:t>
      </w:r>
    </w:p>
    <w:p w14:paraId="2D0A3465"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p>
    <w:p w14:paraId="7B88D836"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8000"/>
          <w:sz w:val="22"/>
          <w:szCs w:val="22"/>
          <w:shd w:val="clear" w:color="auto" w:fill="FFFFFF"/>
        </w:rPr>
        <w:t>/* Create Random Forest with optimal hyperparameter values */</w:t>
      </w:r>
    </w:p>
    <w:p w14:paraId="4BDB816F"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b/>
          <w:bCs/>
          <w:color w:val="000080"/>
          <w:sz w:val="22"/>
          <w:szCs w:val="22"/>
          <w:shd w:val="clear" w:color="auto" w:fill="FFFFFF"/>
        </w:rPr>
        <w:t>PROC</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b/>
          <w:bCs/>
          <w:color w:val="000080"/>
          <w:sz w:val="22"/>
          <w:szCs w:val="22"/>
          <w:shd w:val="clear" w:color="auto" w:fill="FFFFFF"/>
        </w:rPr>
        <w:t>HPFOREST</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color w:val="0000FF"/>
          <w:sz w:val="22"/>
          <w:szCs w:val="22"/>
          <w:shd w:val="clear" w:color="auto" w:fill="FFFFFF"/>
        </w:rPr>
        <w:t>DATA</w:t>
      </w:r>
      <w:r w:rsidRPr="00C57B2E">
        <w:rPr>
          <w:rFonts w:asciiTheme="minorHAnsi" w:hAnsiTheme="minorHAnsi" w:cstheme="minorHAnsi"/>
          <w:color w:val="000000"/>
          <w:sz w:val="22"/>
          <w:szCs w:val="22"/>
          <w:shd w:val="clear" w:color="auto" w:fill="FFFFFF"/>
        </w:rPr>
        <w:t>=</w:t>
      </w:r>
      <w:proofErr w:type="spellStart"/>
      <w:r w:rsidRPr="00C57B2E">
        <w:rPr>
          <w:rFonts w:asciiTheme="minorHAnsi" w:hAnsiTheme="minorHAnsi" w:cstheme="minorHAnsi"/>
          <w:color w:val="000000"/>
          <w:sz w:val="22"/>
          <w:szCs w:val="22"/>
          <w:shd w:val="clear" w:color="auto" w:fill="FFFFFF"/>
        </w:rPr>
        <w:t>train_data</w:t>
      </w:r>
      <w:proofErr w:type="spellEnd"/>
      <w:r w:rsidRPr="00C57B2E">
        <w:rPr>
          <w:rFonts w:asciiTheme="minorHAnsi" w:hAnsiTheme="minorHAnsi" w:cstheme="minorHAnsi"/>
          <w:color w:val="000000"/>
          <w:sz w:val="22"/>
          <w:szCs w:val="22"/>
          <w:shd w:val="clear" w:color="auto" w:fill="FFFFFF"/>
        </w:rPr>
        <w:t xml:space="preserve"> </w:t>
      </w:r>
    </w:p>
    <w:p w14:paraId="3F0155DE"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0000"/>
          <w:sz w:val="22"/>
          <w:szCs w:val="22"/>
          <w:shd w:val="clear" w:color="auto" w:fill="FFFFFF"/>
        </w:rPr>
        <w:tab/>
      </w:r>
      <w:r w:rsidRPr="00C57B2E">
        <w:rPr>
          <w:rFonts w:asciiTheme="minorHAnsi" w:hAnsiTheme="minorHAnsi" w:cstheme="minorHAnsi"/>
          <w:color w:val="0000FF"/>
          <w:sz w:val="22"/>
          <w:szCs w:val="22"/>
          <w:shd w:val="clear" w:color="auto" w:fill="FFFFFF"/>
        </w:rPr>
        <w:t>MAXTREES</w:t>
      </w:r>
      <w:r w:rsidRPr="00C57B2E">
        <w:rPr>
          <w:rFonts w:asciiTheme="minorHAnsi" w:hAnsiTheme="minorHAnsi" w:cstheme="minorHAnsi"/>
          <w:color w:val="000000"/>
          <w:sz w:val="22"/>
          <w:szCs w:val="22"/>
          <w:shd w:val="clear" w:color="auto" w:fill="FFFFFF"/>
        </w:rPr>
        <w:t xml:space="preserve"> = </w:t>
      </w:r>
      <w:r w:rsidRPr="00C57B2E">
        <w:rPr>
          <w:rFonts w:asciiTheme="minorHAnsi" w:hAnsiTheme="minorHAnsi" w:cstheme="minorHAnsi"/>
          <w:b/>
          <w:bCs/>
          <w:color w:val="008080"/>
          <w:sz w:val="22"/>
          <w:szCs w:val="22"/>
          <w:shd w:val="clear" w:color="auto" w:fill="FFFFFF"/>
        </w:rPr>
        <w:t>200</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color w:val="008000"/>
          <w:sz w:val="22"/>
          <w:szCs w:val="22"/>
          <w:shd w:val="clear" w:color="auto" w:fill="FFFFFF"/>
        </w:rPr>
        <w:t>/*Input optimal hyperparameter value*/</w:t>
      </w:r>
    </w:p>
    <w:p w14:paraId="3147F79F"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0000"/>
          <w:sz w:val="22"/>
          <w:szCs w:val="22"/>
          <w:shd w:val="clear" w:color="auto" w:fill="FFFFFF"/>
        </w:rPr>
        <w:tab/>
      </w:r>
      <w:r w:rsidRPr="00C57B2E">
        <w:rPr>
          <w:rFonts w:asciiTheme="minorHAnsi" w:hAnsiTheme="minorHAnsi" w:cstheme="minorHAnsi"/>
          <w:color w:val="0000FF"/>
          <w:sz w:val="22"/>
          <w:szCs w:val="22"/>
          <w:shd w:val="clear" w:color="auto" w:fill="FFFFFF"/>
        </w:rPr>
        <w:t>MAXDEPTH</w:t>
      </w:r>
      <w:r w:rsidRPr="00C57B2E">
        <w:rPr>
          <w:rFonts w:asciiTheme="minorHAnsi" w:hAnsiTheme="minorHAnsi" w:cstheme="minorHAnsi"/>
          <w:color w:val="000000"/>
          <w:sz w:val="22"/>
          <w:szCs w:val="22"/>
          <w:shd w:val="clear" w:color="auto" w:fill="FFFFFF"/>
        </w:rPr>
        <w:t xml:space="preserve"> = </w:t>
      </w:r>
      <w:r w:rsidRPr="00C57B2E">
        <w:rPr>
          <w:rFonts w:asciiTheme="minorHAnsi" w:hAnsiTheme="minorHAnsi" w:cstheme="minorHAnsi"/>
          <w:b/>
          <w:bCs/>
          <w:color w:val="008080"/>
          <w:sz w:val="22"/>
          <w:szCs w:val="22"/>
          <w:shd w:val="clear" w:color="auto" w:fill="FFFFFF"/>
        </w:rPr>
        <w:t>15</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color w:val="008000"/>
          <w:sz w:val="22"/>
          <w:szCs w:val="22"/>
          <w:shd w:val="clear" w:color="auto" w:fill="FFFFFF"/>
        </w:rPr>
        <w:t>/*Input optimal hyperparameter value*/</w:t>
      </w:r>
    </w:p>
    <w:p w14:paraId="30F35DAA"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0000"/>
          <w:sz w:val="22"/>
          <w:szCs w:val="22"/>
          <w:shd w:val="clear" w:color="auto" w:fill="FFFFFF"/>
        </w:rPr>
        <w:tab/>
      </w:r>
      <w:r w:rsidRPr="00C57B2E">
        <w:rPr>
          <w:rFonts w:asciiTheme="minorHAnsi" w:hAnsiTheme="minorHAnsi" w:cstheme="minorHAnsi"/>
          <w:color w:val="0000FF"/>
          <w:sz w:val="22"/>
          <w:szCs w:val="22"/>
          <w:shd w:val="clear" w:color="auto" w:fill="FFFFFF"/>
        </w:rPr>
        <w:t>SPLITSIZE</w:t>
      </w:r>
      <w:r w:rsidRPr="00C57B2E">
        <w:rPr>
          <w:rFonts w:asciiTheme="minorHAnsi" w:hAnsiTheme="minorHAnsi" w:cstheme="minorHAnsi"/>
          <w:color w:val="000000"/>
          <w:sz w:val="22"/>
          <w:szCs w:val="22"/>
          <w:shd w:val="clear" w:color="auto" w:fill="FFFFFF"/>
        </w:rPr>
        <w:t xml:space="preserve"> = </w:t>
      </w:r>
      <w:r w:rsidRPr="00C57B2E">
        <w:rPr>
          <w:rFonts w:asciiTheme="minorHAnsi" w:hAnsiTheme="minorHAnsi" w:cstheme="minorHAnsi"/>
          <w:b/>
          <w:bCs/>
          <w:color w:val="008080"/>
          <w:sz w:val="22"/>
          <w:szCs w:val="22"/>
          <w:shd w:val="clear" w:color="auto" w:fill="FFFFFF"/>
        </w:rPr>
        <w:t>5</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color w:val="008000"/>
          <w:sz w:val="22"/>
          <w:szCs w:val="22"/>
          <w:shd w:val="clear" w:color="auto" w:fill="FFFFFF"/>
        </w:rPr>
        <w:t>/*Input optimal hyperparameter value*/</w:t>
      </w:r>
    </w:p>
    <w:p w14:paraId="035D0081"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0000"/>
          <w:sz w:val="22"/>
          <w:szCs w:val="22"/>
          <w:shd w:val="clear" w:color="auto" w:fill="FFFFFF"/>
        </w:rPr>
        <w:lastRenderedPageBreak/>
        <w:tab/>
      </w:r>
      <w:r w:rsidRPr="00C57B2E">
        <w:rPr>
          <w:rFonts w:asciiTheme="minorHAnsi" w:hAnsiTheme="minorHAnsi" w:cstheme="minorHAnsi"/>
          <w:color w:val="0000FF"/>
          <w:sz w:val="22"/>
          <w:szCs w:val="22"/>
          <w:shd w:val="clear" w:color="auto" w:fill="FFFFFF"/>
        </w:rPr>
        <w:t>TARGET</w:t>
      </w:r>
      <w:r w:rsidRPr="00C57B2E">
        <w:rPr>
          <w:rFonts w:asciiTheme="minorHAnsi" w:hAnsiTheme="minorHAnsi" w:cstheme="minorHAnsi"/>
          <w:color w:val="000000"/>
          <w:sz w:val="22"/>
          <w:szCs w:val="22"/>
          <w:shd w:val="clear" w:color="auto" w:fill="FFFFFF"/>
        </w:rPr>
        <w:t xml:space="preserve"> &amp;</w:t>
      </w:r>
      <w:r w:rsidRPr="00C57B2E">
        <w:rPr>
          <w:rFonts w:asciiTheme="minorHAnsi" w:hAnsiTheme="minorHAnsi" w:cstheme="minorHAnsi"/>
          <w:color w:val="008080"/>
          <w:sz w:val="22"/>
          <w:szCs w:val="22"/>
          <w:shd w:val="clear" w:color="auto" w:fill="FFFFFF"/>
        </w:rPr>
        <w:t>target.</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color w:val="0000FF"/>
          <w:sz w:val="22"/>
          <w:szCs w:val="22"/>
          <w:shd w:val="clear" w:color="auto" w:fill="FFFFFF"/>
        </w:rPr>
        <w:t>LEVEL</w:t>
      </w:r>
      <w:r w:rsidRPr="00C57B2E">
        <w:rPr>
          <w:rFonts w:asciiTheme="minorHAnsi" w:hAnsiTheme="minorHAnsi" w:cstheme="minorHAnsi"/>
          <w:color w:val="000000"/>
          <w:sz w:val="22"/>
          <w:szCs w:val="22"/>
          <w:shd w:val="clear" w:color="auto" w:fill="FFFFFF"/>
        </w:rPr>
        <w:t>=binary;</w:t>
      </w:r>
    </w:p>
    <w:p w14:paraId="21E8FBC1"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0000"/>
          <w:sz w:val="22"/>
          <w:szCs w:val="22"/>
          <w:shd w:val="clear" w:color="auto" w:fill="FFFFFF"/>
        </w:rPr>
        <w:tab/>
      </w:r>
      <w:r w:rsidRPr="00C57B2E">
        <w:rPr>
          <w:rFonts w:asciiTheme="minorHAnsi" w:hAnsiTheme="minorHAnsi" w:cstheme="minorHAnsi"/>
          <w:color w:val="0000FF"/>
          <w:sz w:val="22"/>
          <w:szCs w:val="22"/>
          <w:shd w:val="clear" w:color="auto" w:fill="FFFFFF"/>
        </w:rPr>
        <w:t>INPUT</w:t>
      </w:r>
      <w:r w:rsidRPr="00C57B2E">
        <w:rPr>
          <w:rFonts w:asciiTheme="minorHAnsi" w:hAnsiTheme="minorHAnsi" w:cstheme="minorHAnsi"/>
          <w:color w:val="000000"/>
          <w:sz w:val="22"/>
          <w:szCs w:val="22"/>
          <w:shd w:val="clear" w:color="auto" w:fill="FFFFFF"/>
        </w:rPr>
        <w:t xml:space="preserve"> &amp;</w:t>
      </w:r>
      <w:r w:rsidRPr="00C57B2E">
        <w:rPr>
          <w:rFonts w:asciiTheme="minorHAnsi" w:hAnsiTheme="minorHAnsi" w:cstheme="minorHAnsi"/>
          <w:color w:val="008080"/>
          <w:sz w:val="22"/>
          <w:szCs w:val="22"/>
          <w:shd w:val="clear" w:color="auto" w:fill="FFFFFF"/>
        </w:rPr>
        <w:t>predictors.</w:t>
      </w:r>
      <w:r w:rsidRPr="00C57B2E">
        <w:rPr>
          <w:rFonts w:asciiTheme="minorHAnsi" w:hAnsiTheme="minorHAnsi" w:cstheme="minorHAnsi"/>
          <w:color w:val="000000"/>
          <w:sz w:val="22"/>
          <w:szCs w:val="22"/>
          <w:shd w:val="clear" w:color="auto" w:fill="FFFFFF"/>
        </w:rPr>
        <w:t xml:space="preserve"> / </w:t>
      </w:r>
      <w:r w:rsidRPr="00C57B2E">
        <w:rPr>
          <w:rFonts w:asciiTheme="minorHAnsi" w:hAnsiTheme="minorHAnsi" w:cstheme="minorHAnsi"/>
          <w:color w:val="0000FF"/>
          <w:sz w:val="22"/>
          <w:szCs w:val="22"/>
          <w:shd w:val="clear" w:color="auto" w:fill="FFFFFF"/>
        </w:rPr>
        <w:t>LEVEL</w:t>
      </w:r>
      <w:r w:rsidRPr="00C57B2E">
        <w:rPr>
          <w:rFonts w:asciiTheme="minorHAnsi" w:hAnsiTheme="minorHAnsi" w:cstheme="minorHAnsi"/>
          <w:color w:val="000000"/>
          <w:sz w:val="22"/>
          <w:szCs w:val="22"/>
          <w:shd w:val="clear" w:color="auto" w:fill="FFFFFF"/>
        </w:rPr>
        <w:t>=interval;</w:t>
      </w:r>
    </w:p>
    <w:p w14:paraId="020ED902"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0000"/>
          <w:sz w:val="22"/>
          <w:szCs w:val="22"/>
          <w:shd w:val="clear" w:color="auto" w:fill="FFFFFF"/>
        </w:rPr>
        <w:tab/>
      </w:r>
      <w:r w:rsidRPr="00C57B2E">
        <w:rPr>
          <w:rFonts w:asciiTheme="minorHAnsi" w:hAnsiTheme="minorHAnsi" w:cstheme="minorHAnsi"/>
          <w:color w:val="FF0000"/>
          <w:sz w:val="22"/>
          <w:szCs w:val="22"/>
          <w:shd w:val="clear" w:color="auto" w:fill="FFFFFF"/>
        </w:rPr>
        <w:t>SAVE</w:t>
      </w:r>
      <w:r w:rsidRPr="00C57B2E">
        <w:rPr>
          <w:rFonts w:asciiTheme="minorHAnsi" w:hAnsiTheme="minorHAnsi" w:cstheme="minorHAnsi"/>
          <w:color w:val="000000"/>
          <w:sz w:val="22"/>
          <w:szCs w:val="22"/>
          <w:shd w:val="clear" w:color="auto" w:fill="FFFFFF"/>
        </w:rPr>
        <w:t xml:space="preserve"> FILE = </w:t>
      </w:r>
      <w:r w:rsidRPr="00C57B2E">
        <w:rPr>
          <w:rFonts w:asciiTheme="minorHAnsi" w:hAnsiTheme="minorHAnsi" w:cstheme="minorHAnsi"/>
          <w:color w:val="800080"/>
          <w:sz w:val="22"/>
          <w:szCs w:val="22"/>
          <w:shd w:val="clear" w:color="auto" w:fill="FFFFFF"/>
        </w:rPr>
        <w:t>'/workspace/</w:t>
      </w:r>
      <w:proofErr w:type="spellStart"/>
      <w:r w:rsidRPr="00C57B2E">
        <w:rPr>
          <w:rFonts w:asciiTheme="minorHAnsi" w:hAnsiTheme="minorHAnsi" w:cstheme="minorHAnsi"/>
          <w:color w:val="800080"/>
          <w:sz w:val="22"/>
          <w:szCs w:val="22"/>
          <w:shd w:val="clear" w:color="auto" w:fill="FFFFFF"/>
        </w:rPr>
        <w:t>ccmod</w:t>
      </w:r>
      <w:proofErr w:type="spellEnd"/>
      <w:r w:rsidRPr="00C57B2E">
        <w:rPr>
          <w:rFonts w:asciiTheme="minorHAnsi" w:hAnsiTheme="minorHAnsi" w:cstheme="minorHAnsi"/>
          <w:color w:val="800080"/>
          <w:sz w:val="22"/>
          <w:szCs w:val="22"/>
          <w:shd w:val="clear" w:color="auto" w:fill="FFFFFF"/>
        </w:rPr>
        <w:t>/u588348/</w:t>
      </w:r>
      <w:proofErr w:type="spellStart"/>
      <w:r w:rsidRPr="00C57B2E">
        <w:rPr>
          <w:rFonts w:asciiTheme="minorHAnsi" w:hAnsiTheme="minorHAnsi" w:cstheme="minorHAnsi"/>
          <w:color w:val="800080"/>
          <w:sz w:val="22"/>
          <w:szCs w:val="22"/>
          <w:shd w:val="clear" w:color="auto" w:fill="FFFFFF"/>
        </w:rPr>
        <w:t>random_forest.sas</w:t>
      </w:r>
      <w:proofErr w:type="spellEnd"/>
      <w:r w:rsidRPr="00C57B2E">
        <w:rPr>
          <w:rFonts w:asciiTheme="minorHAnsi" w:hAnsiTheme="minorHAnsi" w:cstheme="minorHAnsi"/>
          <w:color w:val="800080"/>
          <w:sz w:val="22"/>
          <w:szCs w:val="22"/>
          <w:shd w:val="clear" w:color="auto" w:fill="FFFFFF"/>
        </w:rPr>
        <w:t>'</w:t>
      </w:r>
      <w:r w:rsidRPr="00C57B2E">
        <w:rPr>
          <w:rFonts w:asciiTheme="minorHAnsi" w:hAnsiTheme="minorHAnsi" w:cstheme="minorHAnsi"/>
          <w:color w:val="000000"/>
          <w:sz w:val="22"/>
          <w:szCs w:val="22"/>
          <w:shd w:val="clear" w:color="auto" w:fill="FFFFFF"/>
        </w:rPr>
        <w:t>;</w:t>
      </w:r>
    </w:p>
    <w:p w14:paraId="0EA7D68E"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b/>
          <w:bCs/>
          <w:color w:val="000080"/>
          <w:sz w:val="22"/>
          <w:szCs w:val="22"/>
          <w:shd w:val="clear" w:color="auto" w:fill="FFFFFF"/>
        </w:rPr>
        <w:t>RUN</w:t>
      </w:r>
      <w:r w:rsidRPr="00C57B2E">
        <w:rPr>
          <w:rFonts w:asciiTheme="minorHAnsi" w:hAnsiTheme="minorHAnsi" w:cstheme="minorHAnsi"/>
          <w:color w:val="000000"/>
          <w:sz w:val="22"/>
          <w:szCs w:val="22"/>
          <w:shd w:val="clear" w:color="auto" w:fill="FFFFFF"/>
        </w:rPr>
        <w:t>;</w:t>
      </w:r>
    </w:p>
    <w:p w14:paraId="57DEBB3C"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p>
    <w:p w14:paraId="16C1DFBD"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b/>
          <w:bCs/>
          <w:color w:val="000080"/>
          <w:sz w:val="22"/>
          <w:szCs w:val="22"/>
          <w:shd w:val="clear" w:color="auto" w:fill="FFFFFF"/>
        </w:rPr>
        <w:t>PROC</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b/>
          <w:bCs/>
          <w:color w:val="000080"/>
          <w:sz w:val="22"/>
          <w:szCs w:val="22"/>
          <w:shd w:val="clear" w:color="auto" w:fill="FFFFFF"/>
        </w:rPr>
        <w:t>HP4SCORE</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color w:val="0000FF"/>
          <w:sz w:val="22"/>
          <w:szCs w:val="22"/>
          <w:shd w:val="clear" w:color="auto" w:fill="FFFFFF"/>
        </w:rPr>
        <w:t>DATA</w:t>
      </w:r>
      <w:r w:rsidRPr="00C57B2E">
        <w:rPr>
          <w:rFonts w:asciiTheme="minorHAnsi" w:hAnsiTheme="minorHAnsi" w:cstheme="minorHAnsi"/>
          <w:color w:val="000000"/>
          <w:sz w:val="22"/>
          <w:szCs w:val="22"/>
          <w:shd w:val="clear" w:color="auto" w:fill="FFFFFF"/>
        </w:rPr>
        <w:t xml:space="preserve"> = </w:t>
      </w:r>
      <w:proofErr w:type="spellStart"/>
      <w:r w:rsidRPr="00C57B2E">
        <w:rPr>
          <w:rFonts w:asciiTheme="minorHAnsi" w:hAnsiTheme="minorHAnsi" w:cstheme="minorHAnsi"/>
          <w:color w:val="000000"/>
          <w:sz w:val="22"/>
          <w:szCs w:val="22"/>
          <w:shd w:val="clear" w:color="auto" w:fill="FFFFFF"/>
        </w:rPr>
        <w:t>oot_encoded_final</w:t>
      </w:r>
      <w:proofErr w:type="spellEnd"/>
      <w:r w:rsidRPr="00C57B2E">
        <w:rPr>
          <w:rFonts w:asciiTheme="minorHAnsi" w:hAnsiTheme="minorHAnsi" w:cstheme="minorHAnsi"/>
          <w:color w:val="000000"/>
          <w:sz w:val="22"/>
          <w:szCs w:val="22"/>
          <w:shd w:val="clear" w:color="auto" w:fill="FFFFFF"/>
        </w:rPr>
        <w:t>;</w:t>
      </w:r>
    </w:p>
    <w:p w14:paraId="26B12190"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0000"/>
          <w:sz w:val="22"/>
          <w:szCs w:val="22"/>
          <w:shd w:val="clear" w:color="auto" w:fill="FFFFFF"/>
        </w:rPr>
        <w:tab/>
      </w:r>
      <w:r w:rsidRPr="00C57B2E">
        <w:rPr>
          <w:rFonts w:asciiTheme="minorHAnsi" w:hAnsiTheme="minorHAnsi" w:cstheme="minorHAnsi"/>
          <w:color w:val="0000FF"/>
          <w:sz w:val="22"/>
          <w:szCs w:val="22"/>
          <w:shd w:val="clear" w:color="auto" w:fill="FFFFFF"/>
        </w:rPr>
        <w:t>SCORE</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color w:val="0000FF"/>
          <w:sz w:val="22"/>
          <w:szCs w:val="22"/>
          <w:shd w:val="clear" w:color="auto" w:fill="FFFFFF"/>
        </w:rPr>
        <w:t>FILE</w:t>
      </w:r>
      <w:r w:rsidRPr="00C57B2E">
        <w:rPr>
          <w:rFonts w:asciiTheme="minorHAnsi" w:hAnsiTheme="minorHAnsi" w:cstheme="minorHAnsi"/>
          <w:color w:val="000000"/>
          <w:sz w:val="22"/>
          <w:szCs w:val="22"/>
          <w:shd w:val="clear" w:color="auto" w:fill="FFFFFF"/>
        </w:rPr>
        <w:t xml:space="preserve"> = </w:t>
      </w:r>
      <w:r w:rsidRPr="00C57B2E">
        <w:rPr>
          <w:rFonts w:asciiTheme="minorHAnsi" w:hAnsiTheme="minorHAnsi" w:cstheme="minorHAnsi"/>
          <w:color w:val="800080"/>
          <w:sz w:val="22"/>
          <w:szCs w:val="22"/>
          <w:shd w:val="clear" w:color="auto" w:fill="FFFFFF"/>
        </w:rPr>
        <w:t>'/workspace/</w:t>
      </w:r>
      <w:proofErr w:type="spellStart"/>
      <w:r w:rsidRPr="00C57B2E">
        <w:rPr>
          <w:rFonts w:asciiTheme="minorHAnsi" w:hAnsiTheme="minorHAnsi" w:cstheme="minorHAnsi"/>
          <w:color w:val="800080"/>
          <w:sz w:val="22"/>
          <w:szCs w:val="22"/>
          <w:shd w:val="clear" w:color="auto" w:fill="FFFFFF"/>
        </w:rPr>
        <w:t>ccmod</w:t>
      </w:r>
      <w:proofErr w:type="spellEnd"/>
      <w:r w:rsidRPr="00C57B2E">
        <w:rPr>
          <w:rFonts w:asciiTheme="minorHAnsi" w:hAnsiTheme="minorHAnsi" w:cstheme="minorHAnsi"/>
          <w:color w:val="800080"/>
          <w:sz w:val="22"/>
          <w:szCs w:val="22"/>
          <w:shd w:val="clear" w:color="auto" w:fill="FFFFFF"/>
        </w:rPr>
        <w:t>/u588348/</w:t>
      </w:r>
      <w:proofErr w:type="spellStart"/>
      <w:r w:rsidRPr="00C57B2E">
        <w:rPr>
          <w:rFonts w:asciiTheme="minorHAnsi" w:hAnsiTheme="minorHAnsi" w:cstheme="minorHAnsi"/>
          <w:color w:val="800080"/>
          <w:sz w:val="22"/>
          <w:szCs w:val="22"/>
          <w:shd w:val="clear" w:color="auto" w:fill="FFFFFF"/>
        </w:rPr>
        <w:t>random_forest.sas</w:t>
      </w:r>
      <w:proofErr w:type="spellEnd"/>
      <w:r w:rsidRPr="00C57B2E">
        <w:rPr>
          <w:rFonts w:asciiTheme="minorHAnsi" w:hAnsiTheme="minorHAnsi" w:cstheme="minorHAnsi"/>
          <w:color w:val="800080"/>
          <w:sz w:val="22"/>
          <w:szCs w:val="22"/>
          <w:shd w:val="clear" w:color="auto" w:fill="FFFFFF"/>
        </w:rPr>
        <w:t>'</w:t>
      </w:r>
    </w:p>
    <w:p w14:paraId="74616B39"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0000"/>
          <w:sz w:val="22"/>
          <w:szCs w:val="22"/>
          <w:shd w:val="clear" w:color="auto" w:fill="FFFFFF"/>
        </w:rPr>
        <w:tab/>
      </w:r>
      <w:r w:rsidRPr="00C57B2E">
        <w:rPr>
          <w:rFonts w:asciiTheme="minorHAnsi" w:hAnsiTheme="minorHAnsi" w:cstheme="minorHAnsi"/>
          <w:color w:val="0000FF"/>
          <w:sz w:val="22"/>
          <w:szCs w:val="22"/>
          <w:shd w:val="clear" w:color="auto" w:fill="FFFFFF"/>
        </w:rPr>
        <w:t>OUT</w:t>
      </w:r>
      <w:r w:rsidRPr="00C57B2E">
        <w:rPr>
          <w:rFonts w:asciiTheme="minorHAnsi" w:hAnsiTheme="minorHAnsi" w:cstheme="minorHAnsi"/>
          <w:color w:val="000000"/>
          <w:sz w:val="22"/>
          <w:szCs w:val="22"/>
          <w:shd w:val="clear" w:color="auto" w:fill="FFFFFF"/>
        </w:rPr>
        <w:t xml:space="preserve"> = </w:t>
      </w:r>
      <w:proofErr w:type="spellStart"/>
      <w:r w:rsidRPr="00C57B2E">
        <w:rPr>
          <w:rFonts w:asciiTheme="minorHAnsi" w:hAnsiTheme="minorHAnsi" w:cstheme="minorHAnsi"/>
          <w:color w:val="000000"/>
          <w:sz w:val="22"/>
          <w:szCs w:val="22"/>
          <w:shd w:val="clear" w:color="auto" w:fill="FFFFFF"/>
        </w:rPr>
        <w:t>oot_scored</w:t>
      </w:r>
      <w:proofErr w:type="spellEnd"/>
      <w:r w:rsidRPr="00C57B2E">
        <w:rPr>
          <w:rFonts w:asciiTheme="minorHAnsi" w:hAnsiTheme="minorHAnsi" w:cstheme="minorHAnsi"/>
          <w:color w:val="000000"/>
          <w:sz w:val="22"/>
          <w:szCs w:val="22"/>
          <w:shd w:val="clear" w:color="auto" w:fill="FFFFFF"/>
        </w:rPr>
        <w:t xml:space="preserve"> (keep = &amp;</w:t>
      </w:r>
      <w:r w:rsidRPr="00C57B2E">
        <w:rPr>
          <w:rFonts w:asciiTheme="minorHAnsi" w:hAnsiTheme="minorHAnsi" w:cstheme="minorHAnsi"/>
          <w:color w:val="008080"/>
          <w:sz w:val="22"/>
          <w:szCs w:val="22"/>
          <w:shd w:val="clear" w:color="auto" w:fill="FFFFFF"/>
        </w:rPr>
        <w:t>target.</w:t>
      </w:r>
      <w:r w:rsidRPr="00C57B2E">
        <w:rPr>
          <w:rFonts w:asciiTheme="minorHAnsi" w:hAnsiTheme="minorHAnsi" w:cstheme="minorHAnsi"/>
          <w:color w:val="000000"/>
          <w:sz w:val="22"/>
          <w:szCs w:val="22"/>
          <w:shd w:val="clear" w:color="auto" w:fill="FFFFFF"/>
        </w:rPr>
        <w:t xml:space="preserve"> P_bad1);</w:t>
      </w:r>
    </w:p>
    <w:p w14:paraId="585B68B6"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b/>
          <w:bCs/>
          <w:color w:val="000080"/>
          <w:sz w:val="22"/>
          <w:szCs w:val="22"/>
          <w:shd w:val="clear" w:color="auto" w:fill="FFFFFF"/>
        </w:rPr>
        <w:t>RUN</w:t>
      </w:r>
      <w:r w:rsidRPr="00C57B2E">
        <w:rPr>
          <w:rFonts w:asciiTheme="minorHAnsi" w:hAnsiTheme="minorHAnsi" w:cstheme="minorHAnsi"/>
          <w:color w:val="000000"/>
          <w:sz w:val="22"/>
          <w:szCs w:val="22"/>
          <w:shd w:val="clear" w:color="auto" w:fill="FFFFFF"/>
        </w:rPr>
        <w:t>;</w:t>
      </w:r>
    </w:p>
    <w:p w14:paraId="45CCE376"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p>
    <w:p w14:paraId="603EFB6F"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8000"/>
          <w:sz w:val="22"/>
          <w:szCs w:val="22"/>
          <w:shd w:val="clear" w:color="auto" w:fill="FFFFFF"/>
        </w:rPr>
        <w:t xml:space="preserve">/* </w:t>
      </w:r>
      <w:proofErr w:type="spellStart"/>
      <w:r w:rsidRPr="00C57B2E">
        <w:rPr>
          <w:rFonts w:asciiTheme="minorHAnsi" w:hAnsiTheme="minorHAnsi" w:cstheme="minorHAnsi"/>
          <w:color w:val="008000"/>
          <w:sz w:val="22"/>
          <w:szCs w:val="22"/>
          <w:shd w:val="clear" w:color="auto" w:fill="FFFFFF"/>
        </w:rPr>
        <w:t>Calcuate</w:t>
      </w:r>
      <w:proofErr w:type="spellEnd"/>
      <w:r w:rsidRPr="00C57B2E">
        <w:rPr>
          <w:rFonts w:asciiTheme="minorHAnsi" w:hAnsiTheme="minorHAnsi" w:cstheme="minorHAnsi"/>
          <w:color w:val="008000"/>
          <w:sz w:val="22"/>
          <w:szCs w:val="22"/>
          <w:shd w:val="clear" w:color="auto" w:fill="FFFFFF"/>
        </w:rPr>
        <w:t xml:space="preserve"> AUC value on OOT dataset */</w:t>
      </w:r>
    </w:p>
    <w:p w14:paraId="6B40BBCC"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b/>
          <w:bCs/>
          <w:color w:val="000080"/>
          <w:sz w:val="22"/>
          <w:szCs w:val="22"/>
          <w:shd w:val="clear" w:color="auto" w:fill="FFFFFF"/>
        </w:rPr>
        <w:t>PROC</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b/>
          <w:bCs/>
          <w:color w:val="000080"/>
          <w:sz w:val="22"/>
          <w:szCs w:val="22"/>
          <w:shd w:val="clear" w:color="auto" w:fill="FFFFFF"/>
        </w:rPr>
        <w:t>LOGISTIC</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color w:val="0000FF"/>
          <w:sz w:val="22"/>
          <w:szCs w:val="22"/>
          <w:shd w:val="clear" w:color="auto" w:fill="FFFFFF"/>
        </w:rPr>
        <w:t>DATA</w:t>
      </w:r>
      <w:r w:rsidRPr="00C57B2E">
        <w:rPr>
          <w:rFonts w:asciiTheme="minorHAnsi" w:hAnsiTheme="minorHAnsi" w:cstheme="minorHAnsi"/>
          <w:color w:val="000000"/>
          <w:sz w:val="22"/>
          <w:szCs w:val="22"/>
          <w:shd w:val="clear" w:color="auto" w:fill="FFFFFF"/>
        </w:rPr>
        <w:t xml:space="preserve"> = </w:t>
      </w:r>
      <w:proofErr w:type="spellStart"/>
      <w:r w:rsidRPr="00C57B2E">
        <w:rPr>
          <w:rFonts w:asciiTheme="minorHAnsi" w:hAnsiTheme="minorHAnsi" w:cstheme="minorHAnsi"/>
          <w:color w:val="000000"/>
          <w:sz w:val="22"/>
          <w:szCs w:val="22"/>
          <w:shd w:val="clear" w:color="auto" w:fill="FFFFFF"/>
        </w:rPr>
        <w:t>oot_scored</w:t>
      </w:r>
      <w:proofErr w:type="spellEnd"/>
      <w:r w:rsidRPr="00C57B2E">
        <w:rPr>
          <w:rFonts w:asciiTheme="minorHAnsi" w:hAnsiTheme="minorHAnsi" w:cstheme="minorHAnsi"/>
          <w:color w:val="000000"/>
          <w:sz w:val="22"/>
          <w:szCs w:val="22"/>
          <w:shd w:val="clear" w:color="auto" w:fill="FFFFFF"/>
        </w:rPr>
        <w:t>;</w:t>
      </w:r>
    </w:p>
    <w:p w14:paraId="2D715F39"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color w:val="0000FF"/>
          <w:sz w:val="22"/>
          <w:szCs w:val="22"/>
          <w:shd w:val="clear" w:color="auto" w:fill="FFFFFF"/>
        </w:rPr>
        <w:t>CLASS</w:t>
      </w:r>
      <w:r w:rsidRPr="00C57B2E">
        <w:rPr>
          <w:rFonts w:asciiTheme="minorHAnsi" w:hAnsiTheme="minorHAnsi" w:cstheme="minorHAnsi"/>
          <w:color w:val="000000"/>
          <w:sz w:val="22"/>
          <w:szCs w:val="22"/>
          <w:shd w:val="clear" w:color="auto" w:fill="FFFFFF"/>
        </w:rPr>
        <w:t xml:space="preserve"> &amp;</w:t>
      </w:r>
      <w:r w:rsidRPr="00C57B2E">
        <w:rPr>
          <w:rFonts w:asciiTheme="minorHAnsi" w:hAnsiTheme="minorHAnsi" w:cstheme="minorHAnsi"/>
          <w:color w:val="008080"/>
          <w:sz w:val="22"/>
          <w:szCs w:val="22"/>
          <w:shd w:val="clear" w:color="auto" w:fill="FFFFFF"/>
        </w:rPr>
        <w:t>target.</w:t>
      </w:r>
      <w:r w:rsidRPr="00C57B2E">
        <w:rPr>
          <w:rFonts w:asciiTheme="minorHAnsi" w:hAnsiTheme="minorHAnsi" w:cstheme="minorHAnsi"/>
          <w:color w:val="000000"/>
          <w:sz w:val="22"/>
          <w:szCs w:val="22"/>
          <w:shd w:val="clear" w:color="auto" w:fill="FFFFFF"/>
        </w:rPr>
        <w:t>;</w:t>
      </w:r>
    </w:p>
    <w:p w14:paraId="715EC693"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color w:val="0000FF"/>
          <w:sz w:val="22"/>
          <w:szCs w:val="22"/>
          <w:shd w:val="clear" w:color="auto" w:fill="FFFFFF"/>
        </w:rPr>
        <w:t>MODEL</w:t>
      </w:r>
      <w:r w:rsidRPr="00C57B2E">
        <w:rPr>
          <w:rFonts w:asciiTheme="minorHAnsi" w:hAnsiTheme="minorHAnsi" w:cstheme="minorHAnsi"/>
          <w:color w:val="000000"/>
          <w:sz w:val="22"/>
          <w:szCs w:val="22"/>
          <w:shd w:val="clear" w:color="auto" w:fill="FFFFFF"/>
        </w:rPr>
        <w:t xml:space="preserve"> &amp;</w:t>
      </w:r>
      <w:r w:rsidRPr="00C57B2E">
        <w:rPr>
          <w:rFonts w:asciiTheme="minorHAnsi" w:hAnsiTheme="minorHAnsi" w:cstheme="minorHAnsi"/>
          <w:color w:val="008080"/>
          <w:sz w:val="22"/>
          <w:szCs w:val="22"/>
          <w:shd w:val="clear" w:color="auto" w:fill="FFFFFF"/>
        </w:rPr>
        <w:t>target.</w:t>
      </w:r>
      <w:r w:rsidRPr="00C57B2E">
        <w:rPr>
          <w:rFonts w:asciiTheme="minorHAnsi" w:hAnsiTheme="minorHAnsi" w:cstheme="minorHAnsi"/>
          <w:color w:val="000000"/>
          <w:sz w:val="22"/>
          <w:szCs w:val="22"/>
          <w:shd w:val="clear" w:color="auto" w:fill="FFFFFF"/>
        </w:rPr>
        <w:t xml:space="preserve"> = P_bad1 / </w:t>
      </w:r>
      <w:r w:rsidRPr="00C57B2E">
        <w:rPr>
          <w:rFonts w:asciiTheme="minorHAnsi" w:hAnsiTheme="minorHAnsi" w:cstheme="minorHAnsi"/>
          <w:color w:val="0000FF"/>
          <w:sz w:val="22"/>
          <w:szCs w:val="22"/>
          <w:shd w:val="clear" w:color="auto" w:fill="FFFFFF"/>
        </w:rPr>
        <w:t>OUTROC</w:t>
      </w:r>
      <w:r w:rsidRPr="00C57B2E">
        <w:rPr>
          <w:rFonts w:asciiTheme="minorHAnsi" w:hAnsiTheme="minorHAnsi" w:cstheme="minorHAnsi"/>
          <w:color w:val="000000"/>
          <w:sz w:val="22"/>
          <w:szCs w:val="22"/>
          <w:shd w:val="clear" w:color="auto" w:fill="FFFFFF"/>
        </w:rPr>
        <w:t>=ROC;</w:t>
      </w:r>
    </w:p>
    <w:p w14:paraId="5BF4F06F"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color w:val="0000FF"/>
          <w:sz w:val="22"/>
          <w:szCs w:val="22"/>
          <w:shd w:val="clear" w:color="auto" w:fill="FFFFFF"/>
        </w:rPr>
        <w:t>ROC</w:t>
      </w:r>
      <w:r w:rsidRPr="00C57B2E">
        <w:rPr>
          <w:rFonts w:asciiTheme="minorHAnsi" w:hAnsiTheme="minorHAnsi" w:cstheme="minorHAnsi"/>
          <w:color w:val="000000"/>
          <w:sz w:val="22"/>
          <w:szCs w:val="22"/>
          <w:shd w:val="clear" w:color="auto" w:fill="FFFFFF"/>
        </w:rPr>
        <w:t>;</w:t>
      </w:r>
    </w:p>
    <w:p w14:paraId="5EB8B60D" w14:textId="77777777" w:rsidR="005539A3" w:rsidRPr="00C57B2E"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color w:val="0000FF"/>
          <w:sz w:val="22"/>
          <w:szCs w:val="22"/>
          <w:shd w:val="clear" w:color="auto" w:fill="FFFFFF"/>
        </w:rPr>
        <w:t>ODS</w:t>
      </w:r>
      <w:r w:rsidRPr="00C57B2E">
        <w:rPr>
          <w:rFonts w:asciiTheme="minorHAnsi" w:hAnsiTheme="minorHAnsi" w:cstheme="minorHAnsi"/>
          <w:color w:val="000000"/>
          <w:sz w:val="22"/>
          <w:szCs w:val="22"/>
          <w:shd w:val="clear" w:color="auto" w:fill="FFFFFF"/>
        </w:rPr>
        <w:t xml:space="preserve"> </w:t>
      </w:r>
      <w:r w:rsidRPr="00C57B2E">
        <w:rPr>
          <w:rFonts w:asciiTheme="minorHAnsi" w:hAnsiTheme="minorHAnsi" w:cstheme="minorHAnsi"/>
          <w:color w:val="0000FF"/>
          <w:sz w:val="22"/>
          <w:szCs w:val="22"/>
          <w:shd w:val="clear" w:color="auto" w:fill="FFFFFF"/>
        </w:rPr>
        <w:t>OUTPUT</w:t>
      </w:r>
      <w:r w:rsidRPr="00C57B2E">
        <w:rPr>
          <w:rFonts w:asciiTheme="minorHAnsi" w:hAnsiTheme="minorHAnsi" w:cstheme="minorHAnsi"/>
          <w:color w:val="000000"/>
          <w:sz w:val="22"/>
          <w:szCs w:val="22"/>
          <w:shd w:val="clear" w:color="auto" w:fill="FFFFFF"/>
        </w:rPr>
        <w:t xml:space="preserve"> ROCASSOCIATION = </w:t>
      </w:r>
      <w:proofErr w:type="spellStart"/>
      <w:r w:rsidRPr="00C57B2E">
        <w:rPr>
          <w:rFonts w:asciiTheme="minorHAnsi" w:hAnsiTheme="minorHAnsi" w:cstheme="minorHAnsi"/>
          <w:color w:val="000000"/>
          <w:sz w:val="22"/>
          <w:szCs w:val="22"/>
          <w:shd w:val="clear" w:color="auto" w:fill="FFFFFF"/>
        </w:rPr>
        <w:t>auc_out</w:t>
      </w:r>
      <w:proofErr w:type="spellEnd"/>
      <w:r w:rsidRPr="00C57B2E">
        <w:rPr>
          <w:rFonts w:asciiTheme="minorHAnsi" w:hAnsiTheme="minorHAnsi" w:cstheme="minorHAnsi"/>
          <w:color w:val="000000"/>
          <w:sz w:val="22"/>
          <w:szCs w:val="22"/>
          <w:shd w:val="clear" w:color="auto" w:fill="FFFFFF"/>
        </w:rPr>
        <w:t>;</w:t>
      </w:r>
    </w:p>
    <w:p w14:paraId="6F2D07DB" w14:textId="77777777" w:rsidR="005539A3" w:rsidRPr="00C57B2E" w:rsidRDefault="005539A3" w:rsidP="005539A3">
      <w:pPr>
        <w:spacing w:before="180"/>
        <w:rPr>
          <w:rFonts w:asciiTheme="minorHAnsi" w:hAnsiTheme="minorHAnsi" w:cstheme="minorHAnsi"/>
          <w:color w:val="111111"/>
          <w:sz w:val="22"/>
          <w:szCs w:val="22"/>
        </w:rPr>
      </w:pPr>
      <w:r w:rsidRPr="00C57B2E">
        <w:rPr>
          <w:rFonts w:asciiTheme="minorHAnsi" w:hAnsiTheme="minorHAnsi" w:cstheme="minorHAnsi"/>
          <w:b/>
          <w:bCs/>
          <w:color w:val="000080"/>
          <w:sz w:val="22"/>
          <w:szCs w:val="22"/>
          <w:shd w:val="clear" w:color="auto" w:fill="FFFFFF"/>
        </w:rPr>
        <w:t>RUN</w:t>
      </w:r>
      <w:r w:rsidRPr="00C57B2E">
        <w:rPr>
          <w:rFonts w:asciiTheme="minorHAnsi" w:hAnsiTheme="minorHAnsi" w:cstheme="minorHAnsi"/>
          <w:color w:val="000000"/>
          <w:sz w:val="22"/>
          <w:szCs w:val="22"/>
          <w:shd w:val="clear" w:color="auto" w:fill="FFFFFF"/>
        </w:rPr>
        <w:t>;</w:t>
      </w:r>
    </w:p>
    <w:p w14:paraId="2D93556B" w14:textId="77777777" w:rsidR="005539A3" w:rsidRDefault="005539A3" w:rsidP="005539A3">
      <w:pPr>
        <w:spacing w:before="180"/>
        <w:rPr>
          <w:rFonts w:asciiTheme="minorHAnsi" w:hAnsiTheme="minorHAnsi" w:cstheme="minorHAnsi"/>
          <w:color w:val="111111"/>
          <w:sz w:val="22"/>
          <w:szCs w:val="22"/>
        </w:rPr>
      </w:pPr>
    </w:p>
    <w:p w14:paraId="0840C344" w14:textId="77777777" w:rsidR="005539A3" w:rsidRDefault="005539A3" w:rsidP="005539A3">
      <w:pPr>
        <w:spacing w:before="180"/>
        <w:rPr>
          <w:rFonts w:asciiTheme="minorHAnsi" w:hAnsiTheme="minorHAnsi" w:cstheme="minorHAnsi"/>
          <w:color w:val="111111"/>
          <w:sz w:val="22"/>
          <w:szCs w:val="22"/>
        </w:rPr>
      </w:pPr>
      <w:r w:rsidRPr="00B44F96">
        <w:rPr>
          <w:rFonts w:asciiTheme="minorHAnsi" w:hAnsiTheme="minorHAnsi" w:cstheme="minorHAnsi"/>
          <w:color w:val="111111"/>
          <w:sz w:val="22"/>
          <w:szCs w:val="22"/>
        </w:rPr>
        <w:t xml:space="preserve">Here is a step-by-step description of the </w:t>
      </w:r>
      <w:r>
        <w:rPr>
          <w:rFonts w:asciiTheme="minorHAnsi" w:hAnsiTheme="minorHAnsi" w:cstheme="minorHAnsi"/>
          <w:color w:val="111111"/>
          <w:sz w:val="22"/>
          <w:szCs w:val="22"/>
        </w:rPr>
        <w:t xml:space="preserve">random forest </w:t>
      </w:r>
      <w:r w:rsidRPr="00B44F96">
        <w:rPr>
          <w:rFonts w:asciiTheme="minorHAnsi" w:hAnsiTheme="minorHAnsi" w:cstheme="minorHAnsi"/>
          <w:color w:val="111111"/>
          <w:sz w:val="22"/>
          <w:szCs w:val="22"/>
        </w:rPr>
        <w:t>workflow:</w:t>
      </w:r>
    </w:p>
    <w:p w14:paraId="378FAF91" w14:textId="77777777" w:rsidR="005539A3" w:rsidRPr="00B44F96" w:rsidRDefault="005539A3" w:rsidP="005539A3">
      <w:pPr>
        <w:spacing w:before="180"/>
        <w:rPr>
          <w:rFonts w:asciiTheme="minorHAnsi" w:hAnsiTheme="minorHAnsi" w:cstheme="minorHAnsi"/>
          <w:color w:val="111111"/>
          <w:sz w:val="22"/>
          <w:szCs w:val="22"/>
        </w:rPr>
      </w:pPr>
    </w:p>
    <w:p w14:paraId="1E4F196E" w14:textId="77777777" w:rsidR="005539A3" w:rsidRDefault="005539A3" w:rsidP="00145AC7">
      <w:pPr>
        <w:numPr>
          <w:ilvl w:val="0"/>
          <w:numId w:val="130"/>
        </w:numPr>
        <w:rPr>
          <w:rFonts w:asciiTheme="minorHAnsi" w:hAnsiTheme="minorHAnsi" w:cstheme="minorHAnsi"/>
          <w:color w:val="111111"/>
          <w:sz w:val="22"/>
          <w:szCs w:val="22"/>
        </w:rPr>
      </w:pPr>
      <w:r w:rsidRPr="00B44F96">
        <w:rPr>
          <w:rFonts w:asciiTheme="minorHAnsi" w:hAnsiTheme="minorHAnsi" w:cstheme="minorHAnsi"/>
          <w:b/>
          <w:bCs/>
          <w:color w:val="111111"/>
          <w:sz w:val="22"/>
          <w:szCs w:val="22"/>
        </w:rPr>
        <w:t>Import necessary libraries</w:t>
      </w:r>
      <w:r w:rsidRPr="00B44F96">
        <w:rPr>
          <w:rFonts w:asciiTheme="minorHAnsi" w:hAnsiTheme="minorHAnsi" w:cstheme="minorHAnsi"/>
          <w:color w:val="111111"/>
          <w:sz w:val="22"/>
          <w:szCs w:val="22"/>
        </w:rPr>
        <w:t>: The code begins by importing the necessary libraries. These include pandas for data manipulation</w:t>
      </w:r>
      <w:r>
        <w:rPr>
          <w:rFonts w:asciiTheme="minorHAnsi" w:hAnsiTheme="minorHAnsi" w:cstheme="minorHAnsi"/>
          <w:color w:val="111111"/>
          <w:sz w:val="22"/>
          <w:szCs w:val="22"/>
        </w:rPr>
        <w:t xml:space="preserve"> and</w:t>
      </w:r>
      <w:r w:rsidRPr="00B44F96">
        <w:rPr>
          <w:rFonts w:asciiTheme="minorHAnsi" w:hAnsiTheme="minorHAnsi" w:cstheme="minorHAnsi"/>
          <w:color w:val="111111"/>
          <w:sz w:val="22"/>
          <w:szCs w:val="22"/>
        </w:rPr>
        <w:t xml:space="preserve"> </w:t>
      </w:r>
      <w:proofErr w:type="spellStart"/>
      <w:r w:rsidRPr="00B44F96">
        <w:rPr>
          <w:rFonts w:asciiTheme="minorHAnsi" w:hAnsiTheme="minorHAnsi" w:cstheme="minorHAnsi"/>
          <w:color w:val="111111"/>
          <w:sz w:val="22"/>
          <w:szCs w:val="22"/>
        </w:rPr>
        <w:t>sklearn</w:t>
      </w:r>
      <w:proofErr w:type="spellEnd"/>
      <w:r w:rsidRPr="00B44F96">
        <w:rPr>
          <w:rFonts w:asciiTheme="minorHAnsi" w:hAnsiTheme="minorHAnsi" w:cstheme="minorHAnsi"/>
          <w:color w:val="111111"/>
          <w:sz w:val="22"/>
          <w:szCs w:val="22"/>
        </w:rPr>
        <w:t xml:space="preserve"> </w:t>
      </w:r>
      <w:r>
        <w:rPr>
          <w:rFonts w:asciiTheme="minorHAnsi" w:hAnsiTheme="minorHAnsi" w:cstheme="minorHAnsi"/>
          <w:color w:val="111111"/>
          <w:sz w:val="22"/>
          <w:szCs w:val="22"/>
        </w:rPr>
        <w:t xml:space="preserve">or caret </w:t>
      </w:r>
      <w:r w:rsidRPr="00B44F96">
        <w:rPr>
          <w:rFonts w:asciiTheme="minorHAnsi" w:hAnsiTheme="minorHAnsi" w:cstheme="minorHAnsi"/>
          <w:color w:val="111111"/>
          <w:sz w:val="22"/>
          <w:szCs w:val="22"/>
        </w:rPr>
        <w:t>for machine learning.</w:t>
      </w:r>
      <w:r>
        <w:rPr>
          <w:rFonts w:asciiTheme="minorHAnsi" w:hAnsiTheme="minorHAnsi" w:cstheme="minorHAnsi"/>
          <w:color w:val="111111"/>
          <w:sz w:val="22"/>
          <w:szCs w:val="22"/>
        </w:rPr>
        <w:t xml:space="preserve">  SAS does not require loading additional libraries.</w:t>
      </w:r>
    </w:p>
    <w:p w14:paraId="5B8F5CF0" w14:textId="77777777" w:rsidR="005539A3" w:rsidRPr="00B44F96" w:rsidRDefault="005539A3" w:rsidP="005539A3">
      <w:pPr>
        <w:ind w:left="720"/>
        <w:rPr>
          <w:rFonts w:asciiTheme="minorHAnsi" w:hAnsiTheme="minorHAnsi" w:cstheme="minorHAnsi"/>
          <w:color w:val="111111"/>
          <w:sz w:val="22"/>
          <w:szCs w:val="22"/>
        </w:rPr>
      </w:pPr>
    </w:p>
    <w:p w14:paraId="25ED4412" w14:textId="77777777" w:rsidR="005539A3" w:rsidRDefault="005539A3" w:rsidP="00145AC7">
      <w:pPr>
        <w:numPr>
          <w:ilvl w:val="0"/>
          <w:numId w:val="130"/>
        </w:numPr>
        <w:rPr>
          <w:rFonts w:asciiTheme="minorHAnsi" w:hAnsiTheme="minorHAnsi" w:cstheme="minorHAnsi"/>
          <w:color w:val="111111"/>
          <w:sz w:val="22"/>
          <w:szCs w:val="22"/>
        </w:rPr>
      </w:pPr>
      <w:r w:rsidRPr="00B44F96">
        <w:rPr>
          <w:rFonts w:asciiTheme="minorHAnsi" w:hAnsiTheme="minorHAnsi" w:cstheme="minorHAnsi"/>
          <w:b/>
          <w:bCs/>
          <w:color w:val="111111"/>
          <w:sz w:val="22"/>
          <w:szCs w:val="22"/>
        </w:rPr>
        <w:t>Define performance metrics function</w:t>
      </w:r>
      <w:r w:rsidRPr="00B44F96">
        <w:rPr>
          <w:rFonts w:asciiTheme="minorHAnsi" w:hAnsiTheme="minorHAnsi" w:cstheme="minorHAnsi"/>
          <w:color w:val="111111"/>
          <w:sz w:val="22"/>
          <w:szCs w:val="22"/>
        </w:rPr>
        <w:t xml:space="preserve">: A function is defined to calculate and print the </w:t>
      </w:r>
      <w:r>
        <w:rPr>
          <w:rFonts w:asciiTheme="minorHAnsi" w:hAnsiTheme="minorHAnsi" w:cstheme="minorHAnsi"/>
          <w:color w:val="111111"/>
          <w:sz w:val="22"/>
          <w:szCs w:val="22"/>
        </w:rPr>
        <w:t>model's performance metrics</w:t>
      </w:r>
      <w:r w:rsidRPr="00B44F96">
        <w:rPr>
          <w:rFonts w:asciiTheme="minorHAnsi" w:hAnsiTheme="minorHAnsi" w:cstheme="minorHAnsi"/>
          <w:color w:val="111111"/>
          <w:sz w:val="22"/>
          <w:szCs w:val="22"/>
        </w:rPr>
        <w:t>. These metrics include a classification report, confusion matrix, and ROC AUC score.</w:t>
      </w:r>
    </w:p>
    <w:p w14:paraId="1A593B10" w14:textId="77777777" w:rsidR="005539A3" w:rsidRPr="00B44F96" w:rsidRDefault="005539A3" w:rsidP="005539A3">
      <w:pPr>
        <w:rPr>
          <w:rFonts w:asciiTheme="minorHAnsi" w:hAnsiTheme="minorHAnsi" w:cstheme="minorHAnsi"/>
          <w:color w:val="111111"/>
          <w:sz w:val="22"/>
          <w:szCs w:val="22"/>
        </w:rPr>
      </w:pPr>
    </w:p>
    <w:p w14:paraId="6C3B8417" w14:textId="77777777" w:rsidR="005539A3" w:rsidRDefault="005539A3" w:rsidP="00145AC7">
      <w:pPr>
        <w:numPr>
          <w:ilvl w:val="0"/>
          <w:numId w:val="130"/>
        </w:numPr>
        <w:rPr>
          <w:rFonts w:asciiTheme="minorHAnsi" w:hAnsiTheme="minorHAnsi" w:cstheme="minorHAnsi"/>
          <w:color w:val="111111"/>
          <w:sz w:val="22"/>
          <w:szCs w:val="22"/>
        </w:rPr>
      </w:pPr>
      <w:r w:rsidRPr="00B44F96">
        <w:rPr>
          <w:rFonts w:asciiTheme="minorHAnsi" w:hAnsiTheme="minorHAnsi" w:cstheme="minorHAnsi"/>
          <w:b/>
          <w:bCs/>
          <w:color w:val="111111"/>
          <w:sz w:val="22"/>
          <w:szCs w:val="22"/>
        </w:rPr>
        <w:t>Load the data</w:t>
      </w:r>
      <w:r w:rsidRPr="00B44F96">
        <w:rPr>
          <w:rFonts w:asciiTheme="minorHAnsi" w:hAnsiTheme="minorHAnsi" w:cstheme="minorHAnsi"/>
          <w:color w:val="111111"/>
          <w:sz w:val="22"/>
          <w:szCs w:val="22"/>
        </w:rPr>
        <w:t>: The training and OOT datasets are loaded from CSV files.</w:t>
      </w:r>
    </w:p>
    <w:p w14:paraId="424757CC" w14:textId="77777777" w:rsidR="005539A3" w:rsidRPr="00B44F96" w:rsidRDefault="005539A3" w:rsidP="005539A3">
      <w:pPr>
        <w:rPr>
          <w:rFonts w:asciiTheme="minorHAnsi" w:hAnsiTheme="minorHAnsi" w:cstheme="minorHAnsi"/>
          <w:color w:val="111111"/>
          <w:sz w:val="22"/>
          <w:szCs w:val="22"/>
        </w:rPr>
      </w:pPr>
    </w:p>
    <w:p w14:paraId="46000740" w14:textId="77777777" w:rsidR="005539A3" w:rsidRDefault="005539A3" w:rsidP="00145AC7">
      <w:pPr>
        <w:numPr>
          <w:ilvl w:val="0"/>
          <w:numId w:val="130"/>
        </w:numPr>
        <w:rPr>
          <w:rFonts w:asciiTheme="minorHAnsi" w:hAnsiTheme="minorHAnsi" w:cstheme="minorHAnsi"/>
          <w:color w:val="111111"/>
          <w:sz w:val="22"/>
          <w:szCs w:val="22"/>
        </w:rPr>
      </w:pPr>
      <w:r w:rsidRPr="00B44F96">
        <w:rPr>
          <w:rFonts w:asciiTheme="minorHAnsi" w:hAnsiTheme="minorHAnsi" w:cstheme="minorHAnsi"/>
          <w:b/>
          <w:bCs/>
          <w:color w:val="111111"/>
          <w:sz w:val="22"/>
          <w:szCs w:val="22"/>
        </w:rPr>
        <w:t>Define predictors</w:t>
      </w:r>
      <w:r w:rsidRPr="00B44F96">
        <w:rPr>
          <w:rFonts w:asciiTheme="minorHAnsi" w:hAnsiTheme="minorHAnsi" w:cstheme="minorHAnsi"/>
          <w:color w:val="111111"/>
          <w:sz w:val="22"/>
          <w:szCs w:val="22"/>
        </w:rPr>
        <w:t>: The predictors for the model are defined as all columns in the training dataset except for the target variable ‘bad’.</w:t>
      </w:r>
    </w:p>
    <w:p w14:paraId="0A22E96F" w14:textId="77777777" w:rsidR="005539A3" w:rsidRPr="00B44F96" w:rsidRDefault="005539A3" w:rsidP="005539A3">
      <w:pPr>
        <w:rPr>
          <w:rFonts w:asciiTheme="minorHAnsi" w:hAnsiTheme="minorHAnsi" w:cstheme="minorHAnsi"/>
          <w:color w:val="111111"/>
          <w:sz w:val="22"/>
          <w:szCs w:val="22"/>
        </w:rPr>
      </w:pPr>
    </w:p>
    <w:p w14:paraId="7862103A" w14:textId="77777777" w:rsidR="005539A3" w:rsidRDefault="005539A3" w:rsidP="00145AC7">
      <w:pPr>
        <w:numPr>
          <w:ilvl w:val="0"/>
          <w:numId w:val="130"/>
        </w:numPr>
        <w:rPr>
          <w:rFonts w:asciiTheme="minorHAnsi" w:hAnsiTheme="minorHAnsi" w:cstheme="minorHAnsi"/>
          <w:color w:val="111111"/>
          <w:sz w:val="22"/>
          <w:szCs w:val="22"/>
        </w:rPr>
      </w:pPr>
      <w:r w:rsidRPr="00B44F96">
        <w:rPr>
          <w:rFonts w:asciiTheme="minorHAnsi" w:hAnsiTheme="minorHAnsi" w:cstheme="minorHAnsi"/>
          <w:b/>
          <w:bCs/>
          <w:color w:val="111111"/>
          <w:sz w:val="22"/>
          <w:szCs w:val="22"/>
        </w:rPr>
        <w:t>Split the data</w:t>
      </w:r>
      <w:r w:rsidRPr="00B44F96">
        <w:rPr>
          <w:rFonts w:asciiTheme="minorHAnsi" w:hAnsiTheme="minorHAnsi" w:cstheme="minorHAnsi"/>
          <w:color w:val="111111"/>
          <w:sz w:val="22"/>
          <w:szCs w:val="22"/>
        </w:rPr>
        <w:t>: The training data is split into training and validation sets using stratified sampling.</w:t>
      </w:r>
    </w:p>
    <w:p w14:paraId="65157728" w14:textId="77777777" w:rsidR="005539A3" w:rsidRPr="00B44F96" w:rsidRDefault="005539A3" w:rsidP="005539A3">
      <w:pPr>
        <w:rPr>
          <w:rFonts w:asciiTheme="minorHAnsi" w:hAnsiTheme="minorHAnsi" w:cstheme="minorHAnsi"/>
          <w:color w:val="111111"/>
          <w:sz w:val="22"/>
          <w:szCs w:val="22"/>
        </w:rPr>
      </w:pPr>
    </w:p>
    <w:p w14:paraId="03891D91" w14:textId="77777777" w:rsidR="005539A3" w:rsidRDefault="005539A3" w:rsidP="00145AC7">
      <w:pPr>
        <w:numPr>
          <w:ilvl w:val="0"/>
          <w:numId w:val="130"/>
        </w:numPr>
        <w:rPr>
          <w:rFonts w:asciiTheme="minorHAnsi" w:hAnsiTheme="minorHAnsi" w:cstheme="minorHAnsi"/>
          <w:color w:val="111111"/>
          <w:sz w:val="22"/>
          <w:szCs w:val="22"/>
        </w:rPr>
      </w:pPr>
      <w:r w:rsidRPr="00B44F96">
        <w:rPr>
          <w:rFonts w:asciiTheme="minorHAnsi" w:hAnsiTheme="minorHAnsi" w:cstheme="minorHAnsi"/>
          <w:b/>
          <w:bCs/>
          <w:color w:val="111111"/>
          <w:sz w:val="22"/>
          <w:szCs w:val="22"/>
        </w:rPr>
        <w:lastRenderedPageBreak/>
        <w:t>Build the Random Forest model</w:t>
      </w:r>
      <w:r w:rsidRPr="00B44F96">
        <w:rPr>
          <w:rFonts w:asciiTheme="minorHAnsi" w:hAnsiTheme="minorHAnsi" w:cstheme="minorHAnsi"/>
          <w:color w:val="111111"/>
          <w:sz w:val="22"/>
          <w:szCs w:val="22"/>
        </w:rPr>
        <w:t xml:space="preserve">: A </w:t>
      </w:r>
      <w:r>
        <w:rPr>
          <w:rFonts w:asciiTheme="minorHAnsi" w:hAnsiTheme="minorHAnsi" w:cstheme="minorHAnsi"/>
          <w:color w:val="111111"/>
          <w:sz w:val="22"/>
          <w:szCs w:val="22"/>
        </w:rPr>
        <w:t>r</w:t>
      </w:r>
      <w:r w:rsidRPr="00B44F96">
        <w:rPr>
          <w:rFonts w:asciiTheme="minorHAnsi" w:hAnsiTheme="minorHAnsi" w:cstheme="minorHAnsi"/>
          <w:color w:val="111111"/>
          <w:sz w:val="22"/>
          <w:szCs w:val="22"/>
        </w:rPr>
        <w:t xml:space="preserve">andom </w:t>
      </w:r>
      <w:r>
        <w:rPr>
          <w:rFonts w:asciiTheme="minorHAnsi" w:hAnsiTheme="minorHAnsi" w:cstheme="minorHAnsi"/>
          <w:color w:val="111111"/>
          <w:sz w:val="22"/>
          <w:szCs w:val="22"/>
        </w:rPr>
        <w:t>f</w:t>
      </w:r>
      <w:r w:rsidRPr="00B44F96">
        <w:rPr>
          <w:rFonts w:asciiTheme="minorHAnsi" w:hAnsiTheme="minorHAnsi" w:cstheme="minorHAnsi"/>
          <w:color w:val="111111"/>
          <w:sz w:val="22"/>
          <w:szCs w:val="22"/>
        </w:rPr>
        <w:t>orest model is initialized.</w:t>
      </w:r>
    </w:p>
    <w:p w14:paraId="3E3FE398" w14:textId="77777777" w:rsidR="005539A3" w:rsidRPr="00B44F96" w:rsidRDefault="005539A3" w:rsidP="005539A3">
      <w:pPr>
        <w:rPr>
          <w:rFonts w:asciiTheme="minorHAnsi" w:hAnsiTheme="minorHAnsi" w:cstheme="minorHAnsi"/>
          <w:color w:val="111111"/>
          <w:sz w:val="22"/>
          <w:szCs w:val="22"/>
        </w:rPr>
      </w:pPr>
    </w:p>
    <w:p w14:paraId="340B2698" w14:textId="77777777" w:rsidR="005539A3" w:rsidRDefault="005539A3" w:rsidP="00145AC7">
      <w:pPr>
        <w:numPr>
          <w:ilvl w:val="0"/>
          <w:numId w:val="130"/>
        </w:numPr>
        <w:rPr>
          <w:rFonts w:asciiTheme="minorHAnsi" w:hAnsiTheme="minorHAnsi" w:cstheme="minorHAnsi"/>
          <w:color w:val="111111"/>
          <w:sz w:val="22"/>
          <w:szCs w:val="22"/>
        </w:rPr>
      </w:pPr>
      <w:r w:rsidRPr="00B44F96">
        <w:rPr>
          <w:rFonts w:asciiTheme="minorHAnsi" w:hAnsiTheme="minorHAnsi" w:cstheme="minorHAnsi"/>
          <w:b/>
          <w:bCs/>
          <w:color w:val="111111"/>
          <w:sz w:val="22"/>
          <w:szCs w:val="22"/>
        </w:rPr>
        <w:t>Define hyperparameters to tune</w:t>
      </w:r>
      <w:r w:rsidRPr="00B44F96">
        <w:rPr>
          <w:rFonts w:asciiTheme="minorHAnsi" w:hAnsiTheme="minorHAnsi" w:cstheme="minorHAnsi"/>
          <w:color w:val="111111"/>
          <w:sz w:val="22"/>
          <w:szCs w:val="22"/>
        </w:rPr>
        <w:t>: The hyperparameters to be tuned are defined. These include the number of trees in the forest (</w:t>
      </w:r>
      <w:proofErr w:type="spellStart"/>
      <w:r w:rsidRPr="00B44F96">
        <w:rPr>
          <w:rFonts w:asciiTheme="minorHAnsi" w:hAnsiTheme="minorHAnsi" w:cstheme="minorHAnsi"/>
          <w:color w:val="111111"/>
          <w:sz w:val="22"/>
          <w:szCs w:val="22"/>
        </w:rPr>
        <w:t>n_estimators</w:t>
      </w:r>
      <w:proofErr w:type="spellEnd"/>
      <w:r w:rsidRPr="00B44F96">
        <w:rPr>
          <w:rFonts w:asciiTheme="minorHAnsi" w:hAnsiTheme="minorHAnsi" w:cstheme="minorHAnsi"/>
          <w:color w:val="111111"/>
          <w:sz w:val="22"/>
          <w:szCs w:val="22"/>
        </w:rPr>
        <w:t>), the maximum depth of the trees (</w:t>
      </w:r>
      <w:proofErr w:type="spellStart"/>
      <w:r w:rsidRPr="00B44F96">
        <w:rPr>
          <w:rFonts w:asciiTheme="minorHAnsi" w:hAnsiTheme="minorHAnsi" w:cstheme="minorHAnsi"/>
          <w:color w:val="111111"/>
          <w:sz w:val="22"/>
          <w:szCs w:val="22"/>
        </w:rPr>
        <w:t>max_depth</w:t>
      </w:r>
      <w:proofErr w:type="spellEnd"/>
      <w:r w:rsidRPr="00B44F96">
        <w:rPr>
          <w:rFonts w:asciiTheme="minorHAnsi" w:hAnsiTheme="minorHAnsi" w:cstheme="minorHAnsi"/>
          <w:color w:val="111111"/>
          <w:sz w:val="22"/>
          <w:szCs w:val="22"/>
        </w:rPr>
        <w:t>), and the minimum number of samples required to split an internal node (</w:t>
      </w:r>
      <w:proofErr w:type="spellStart"/>
      <w:r w:rsidRPr="00B44F96">
        <w:rPr>
          <w:rFonts w:asciiTheme="minorHAnsi" w:hAnsiTheme="minorHAnsi" w:cstheme="minorHAnsi"/>
          <w:color w:val="111111"/>
          <w:sz w:val="22"/>
          <w:szCs w:val="22"/>
        </w:rPr>
        <w:t>min_samples_split</w:t>
      </w:r>
      <w:proofErr w:type="spellEnd"/>
      <w:r w:rsidRPr="00B44F96">
        <w:rPr>
          <w:rFonts w:asciiTheme="minorHAnsi" w:hAnsiTheme="minorHAnsi" w:cstheme="minorHAnsi"/>
          <w:color w:val="111111"/>
          <w:sz w:val="22"/>
          <w:szCs w:val="22"/>
        </w:rPr>
        <w:t>).</w:t>
      </w:r>
    </w:p>
    <w:p w14:paraId="2AD47009" w14:textId="77777777" w:rsidR="005539A3" w:rsidRPr="00B44F96" w:rsidRDefault="005539A3" w:rsidP="005539A3">
      <w:pPr>
        <w:rPr>
          <w:rFonts w:asciiTheme="minorHAnsi" w:hAnsiTheme="minorHAnsi" w:cstheme="minorHAnsi"/>
          <w:color w:val="111111"/>
          <w:sz w:val="22"/>
          <w:szCs w:val="22"/>
        </w:rPr>
      </w:pPr>
    </w:p>
    <w:p w14:paraId="32DAC271" w14:textId="77777777" w:rsidR="005539A3" w:rsidRDefault="005539A3" w:rsidP="00145AC7">
      <w:pPr>
        <w:numPr>
          <w:ilvl w:val="0"/>
          <w:numId w:val="130"/>
        </w:numPr>
        <w:rPr>
          <w:rFonts w:asciiTheme="minorHAnsi" w:hAnsiTheme="minorHAnsi" w:cstheme="minorHAnsi"/>
          <w:color w:val="111111"/>
          <w:sz w:val="22"/>
          <w:szCs w:val="22"/>
        </w:rPr>
      </w:pPr>
      <w:r w:rsidRPr="00B44F96">
        <w:rPr>
          <w:rFonts w:asciiTheme="minorHAnsi" w:hAnsiTheme="minorHAnsi" w:cstheme="minorHAnsi"/>
          <w:b/>
          <w:bCs/>
          <w:color w:val="111111"/>
          <w:sz w:val="22"/>
          <w:szCs w:val="22"/>
        </w:rPr>
        <w:t>Tune hyperparameters using Grid</w:t>
      </w:r>
      <w:r>
        <w:rPr>
          <w:rFonts w:asciiTheme="minorHAnsi" w:hAnsiTheme="minorHAnsi" w:cstheme="minorHAnsi"/>
          <w:b/>
          <w:bCs/>
          <w:color w:val="111111"/>
          <w:sz w:val="22"/>
          <w:szCs w:val="22"/>
        </w:rPr>
        <w:t xml:space="preserve"> </w:t>
      </w:r>
      <w:r w:rsidRPr="00B44F96">
        <w:rPr>
          <w:rFonts w:asciiTheme="minorHAnsi" w:hAnsiTheme="minorHAnsi" w:cstheme="minorHAnsi"/>
          <w:b/>
          <w:bCs/>
          <w:color w:val="111111"/>
          <w:sz w:val="22"/>
          <w:szCs w:val="22"/>
        </w:rPr>
        <w:t>Search</w:t>
      </w:r>
      <w:r w:rsidRPr="00B44F96">
        <w:rPr>
          <w:rFonts w:asciiTheme="minorHAnsi" w:hAnsiTheme="minorHAnsi" w:cstheme="minorHAnsi"/>
          <w:color w:val="111111"/>
          <w:sz w:val="22"/>
          <w:szCs w:val="22"/>
        </w:rPr>
        <w:t>: Grid</w:t>
      </w:r>
      <w:r>
        <w:rPr>
          <w:rFonts w:asciiTheme="minorHAnsi" w:hAnsiTheme="minorHAnsi" w:cstheme="minorHAnsi"/>
          <w:color w:val="111111"/>
          <w:sz w:val="22"/>
          <w:szCs w:val="22"/>
        </w:rPr>
        <w:t xml:space="preserve"> s</w:t>
      </w:r>
      <w:r w:rsidRPr="00B44F96">
        <w:rPr>
          <w:rFonts w:asciiTheme="minorHAnsi" w:hAnsiTheme="minorHAnsi" w:cstheme="minorHAnsi"/>
          <w:color w:val="111111"/>
          <w:sz w:val="22"/>
          <w:szCs w:val="22"/>
        </w:rPr>
        <w:t xml:space="preserve">earch is used to tune the hyperparameters of the </w:t>
      </w:r>
      <w:r>
        <w:rPr>
          <w:rFonts w:asciiTheme="minorHAnsi" w:hAnsiTheme="minorHAnsi" w:cstheme="minorHAnsi"/>
          <w:color w:val="111111"/>
          <w:sz w:val="22"/>
          <w:szCs w:val="22"/>
        </w:rPr>
        <w:t>r</w:t>
      </w:r>
      <w:r w:rsidRPr="00B44F96">
        <w:rPr>
          <w:rFonts w:asciiTheme="minorHAnsi" w:hAnsiTheme="minorHAnsi" w:cstheme="minorHAnsi"/>
          <w:color w:val="111111"/>
          <w:sz w:val="22"/>
          <w:szCs w:val="22"/>
        </w:rPr>
        <w:t xml:space="preserve">andom </w:t>
      </w:r>
      <w:r>
        <w:rPr>
          <w:rFonts w:asciiTheme="minorHAnsi" w:hAnsiTheme="minorHAnsi" w:cstheme="minorHAnsi"/>
          <w:color w:val="111111"/>
          <w:sz w:val="22"/>
          <w:szCs w:val="22"/>
        </w:rPr>
        <w:t>f</w:t>
      </w:r>
      <w:r w:rsidRPr="00B44F96">
        <w:rPr>
          <w:rFonts w:asciiTheme="minorHAnsi" w:hAnsiTheme="minorHAnsi" w:cstheme="minorHAnsi"/>
          <w:color w:val="111111"/>
          <w:sz w:val="22"/>
          <w:szCs w:val="22"/>
        </w:rPr>
        <w:t>orest model. It fits the model to the training data and finds the best hyperparameters.</w:t>
      </w:r>
    </w:p>
    <w:p w14:paraId="0D62333C" w14:textId="77777777" w:rsidR="005539A3" w:rsidRPr="00B44F96" w:rsidRDefault="005539A3" w:rsidP="005539A3">
      <w:pPr>
        <w:rPr>
          <w:rFonts w:asciiTheme="minorHAnsi" w:hAnsiTheme="minorHAnsi" w:cstheme="minorHAnsi"/>
          <w:color w:val="111111"/>
          <w:sz w:val="22"/>
          <w:szCs w:val="22"/>
        </w:rPr>
      </w:pPr>
    </w:p>
    <w:p w14:paraId="0B543188" w14:textId="77777777" w:rsidR="005539A3" w:rsidRDefault="005539A3" w:rsidP="00145AC7">
      <w:pPr>
        <w:numPr>
          <w:ilvl w:val="0"/>
          <w:numId w:val="130"/>
        </w:numPr>
        <w:rPr>
          <w:rFonts w:asciiTheme="minorHAnsi" w:hAnsiTheme="minorHAnsi" w:cstheme="minorHAnsi"/>
          <w:color w:val="111111"/>
          <w:sz w:val="22"/>
          <w:szCs w:val="22"/>
        </w:rPr>
      </w:pPr>
      <w:r w:rsidRPr="00B44F96">
        <w:rPr>
          <w:rFonts w:asciiTheme="minorHAnsi" w:hAnsiTheme="minorHAnsi" w:cstheme="minorHAnsi"/>
          <w:b/>
          <w:bCs/>
          <w:color w:val="111111"/>
          <w:sz w:val="22"/>
          <w:szCs w:val="22"/>
        </w:rPr>
        <w:t>Apply the model to the OOT dataset</w:t>
      </w:r>
      <w:r w:rsidRPr="00B44F96">
        <w:rPr>
          <w:rFonts w:asciiTheme="minorHAnsi" w:hAnsiTheme="minorHAnsi" w:cstheme="minorHAnsi"/>
          <w:color w:val="111111"/>
          <w:sz w:val="22"/>
          <w:szCs w:val="22"/>
        </w:rPr>
        <w:t>: The best model is applied to the OOT dataset to make predictions.</w:t>
      </w:r>
    </w:p>
    <w:p w14:paraId="37FCF2BE" w14:textId="77777777" w:rsidR="005539A3" w:rsidRPr="00B44F96" w:rsidRDefault="005539A3" w:rsidP="005539A3">
      <w:pPr>
        <w:rPr>
          <w:rFonts w:asciiTheme="minorHAnsi" w:hAnsiTheme="minorHAnsi" w:cstheme="minorHAnsi"/>
          <w:color w:val="111111"/>
          <w:sz w:val="22"/>
          <w:szCs w:val="22"/>
        </w:rPr>
      </w:pPr>
    </w:p>
    <w:p w14:paraId="7DF92FAC" w14:textId="77777777" w:rsidR="005539A3" w:rsidRDefault="005539A3" w:rsidP="00145AC7">
      <w:pPr>
        <w:numPr>
          <w:ilvl w:val="0"/>
          <w:numId w:val="130"/>
        </w:numPr>
        <w:rPr>
          <w:rFonts w:asciiTheme="minorHAnsi" w:hAnsiTheme="minorHAnsi" w:cstheme="minorHAnsi"/>
          <w:color w:val="111111"/>
          <w:sz w:val="22"/>
          <w:szCs w:val="22"/>
        </w:rPr>
      </w:pPr>
      <w:r w:rsidRPr="00B44F96">
        <w:rPr>
          <w:rFonts w:asciiTheme="minorHAnsi" w:hAnsiTheme="minorHAnsi" w:cstheme="minorHAnsi"/>
          <w:b/>
          <w:bCs/>
          <w:color w:val="111111"/>
          <w:sz w:val="22"/>
          <w:szCs w:val="22"/>
        </w:rPr>
        <w:t>Create performance metrics</w:t>
      </w:r>
      <w:r w:rsidRPr="00B44F96">
        <w:rPr>
          <w:rFonts w:asciiTheme="minorHAnsi" w:hAnsiTheme="minorHAnsi" w:cstheme="minorHAnsi"/>
          <w:color w:val="111111"/>
          <w:sz w:val="22"/>
          <w:szCs w:val="22"/>
        </w:rPr>
        <w:t xml:space="preserve">: The performance metrics function </w:t>
      </w:r>
      <w:r>
        <w:rPr>
          <w:rFonts w:asciiTheme="minorHAnsi" w:hAnsiTheme="minorHAnsi" w:cstheme="minorHAnsi"/>
          <w:color w:val="111111"/>
          <w:sz w:val="22"/>
          <w:szCs w:val="22"/>
        </w:rPr>
        <w:t>calculates and prints the model's performance metrics</w:t>
      </w:r>
      <w:r w:rsidRPr="00B44F96">
        <w:rPr>
          <w:rFonts w:asciiTheme="minorHAnsi" w:hAnsiTheme="minorHAnsi" w:cstheme="minorHAnsi"/>
          <w:color w:val="111111"/>
          <w:sz w:val="22"/>
          <w:szCs w:val="22"/>
        </w:rPr>
        <w:t xml:space="preserve"> on the OOT dataset.</w:t>
      </w:r>
    </w:p>
    <w:p w14:paraId="5BA6D2B8" w14:textId="77777777" w:rsidR="005539A3" w:rsidRPr="00B44F96" w:rsidRDefault="005539A3" w:rsidP="005539A3">
      <w:pPr>
        <w:rPr>
          <w:rFonts w:asciiTheme="minorHAnsi" w:hAnsiTheme="minorHAnsi" w:cstheme="minorHAnsi"/>
          <w:color w:val="111111"/>
          <w:sz w:val="22"/>
          <w:szCs w:val="22"/>
        </w:rPr>
      </w:pPr>
    </w:p>
    <w:p w14:paraId="29EEB2CA" w14:textId="77777777" w:rsidR="005539A3" w:rsidRDefault="005539A3" w:rsidP="00145AC7">
      <w:pPr>
        <w:numPr>
          <w:ilvl w:val="0"/>
          <w:numId w:val="130"/>
        </w:numPr>
        <w:rPr>
          <w:rFonts w:asciiTheme="minorHAnsi" w:hAnsiTheme="minorHAnsi" w:cstheme="minorHAnsi"/>
          <w:color w:val="111111"/>
          <w:sz w:val="22"/>
          <w:szCs w:val="22"/>
        </w:rPr>
      </w:pPr>
      <w:r w:rsidRPr="00B44F96">
        <w:rPr>
          <w:rFonts w:asciiTheme="minorHAnsi" w:hAnsiTheme="minorHAnsi" w:cstheme="minorHAnsi"/>
          <w:b/>
          <w:bCs/>
          <w:color w:val="111111"/>
          <w:sz w:val="22"/>
          <w:szCs w:val="22"/>
        </w:rPr>
        <w:t>Plot ROC curve</w:t>
      </w:r>
      <w:r w:rsidRPr="00B44F96">
        <w:rPr>
          <w:rFonts w:asciiTheme="minorHAnsi" w:hAnsiTheme="minorHAnsi" w:cstheme="minorHAnsi"/>
          <w:color w:val="111111"/>
          <w:sz w:val="22"/>
          <w:szCs w:val="22"/>
        </w:rPr>
        <w:t xml:space="preserve">: Finally, an ROC curve is plotted to visualize the </w:t>
      </w:r>
      <w:r>
        <w:rPr>
          <w:rFonts w:asciiTheme="minorHAnsi" w:hAnsiTheme="minorHAnsi" w:cstheme="minorHAnsi"/>
          <w:color w:val="111111"/>
          <w:sz w:val="22"/>
          <w:szCs w:val="22"/>
        </w:rPr>
        <w:t>model's performance</w:t>
      </w:r>
      <w:r w:rsidRPr="00B44F96">
        <w:rPr>
          <w:rFonts w:asciiTheme="minorHAnsi" w:hAnsiTheme="minorHAnsi" w:cstheme="minorHAnsi"/>
          <w:color w:val="111111"/>
          <w:sz w:val="22"/>
          <w:szCs w:val="22"/>
        </w:rPr>
        <w:t>.</w:t>
      </w:r>
    </w:p>
    <w:p w14:paraId="454DAFF9" w14:textId="77777777" w:rsidR="005539A3" w:rsidRDefault="005539A3" w:rsidP="005539A3">
      <w:pPr>
        <w:pStyle w:val="ListParagraph"/>
        <w:rPr>
          <w:rFonts w:asciiTheme="minorHAnsi" w:hAnsiTheme="minorHAnsi" w:cstheme="minorHAnsi"/>
          <w:color w:val="111111"/>
          <w:sz w:val="22"/>
          <w:szCs w:val="22"/>
        </w:rPr>
      </w:pPr>
    </w:p>
    <w:p w14:paraId="5064ACF6" w14:textId="77777777" w:rsidR="005539A3" w:rsidRPr="00B44F96" w:rsidRDefault="005539A3" w:rsidP="005539A3">
      <w:pPr>
        <w:ind w:left="720"/>
        <w:rPr>
          <w:rFonts w:asciiTheme="minorHAnsi" w:hAnsiTheme="minorHAnsi" w:cstheme="minorHAnsi"/>
          <w:color w:val="111111"/>
          <w:sz w:val="22"/>
          <w:szCs w:val="22"/>
        </w:rPr>
      </w:pPr>
    </w:p>
    <w:p w14:paraId="414C3A79" w14:textId="77777777" w:rsidR="005539A3" w:rsidRDefault="005539A3" w:rsidP="005539A3">
      <w:pPr>
        <w:rPr>
          <w:rFonts w:asciiTheme="minorHAnsi" w:hAnsiTheme="minorHAnsi" w:cstheme="minorHAnsi"/>
          <w:sz w:val="22"/>
          <w:szCs w:val="22"/>
        </w:rPr>
      </w:pPr>
    </w:p>
    <w:p w14:paraId="246C1D62" w14:textId="77777777" w:rsidR="005539A3" w:rsidRDefault="005539A3" w:rsidP="005539A3">
      <w:pPr>
        <w:pStyle w:val="Heading1"/>
      </w:pPr>
      <w:bookmarkStart w:id="130" w:name="_Toc174889640"/>
      <w:r>
        <w:t>Gradient Boosting</w:t>
      </w:r>
      <w:bookmarkEnd w:id="130"/>
      <w:r w:rsidRPr="00B73AEF">
        <w:t xml:space="preserve"> </w:t>
      </w:r>
    </w:p>
    <w:p w14:paraId="62B001E1" w14:textId="77777777" w:rsidR="005539A3" w:rsidRDefault="005539A3" w:rsidP="005539A3">
      <w:pPr>
        <w:rPr>
          <w:rFonts w:asciiTheme="minorHAnsi" w:hAnsiTheme="minorHAnsi" w:cstheme="minorHAnsi"/>
          <w:color w:val="111111"/>
          <w:sz w:val="22"/>
          <w:szCs w:val="22"/>
        </w:rPr>
      </w:pPr>
    </w:p>
    <w:p w14:paraId="1545074E" w14:textId="77777777" w:rsidR="005539A3" w:rsidRPr="00B73AEF" w:rsidRDefault="005539A3" w:rsidP="005539A3">
      <w:pPr>
        <w:rPr>
          <w:rFonts w:asciiTheme="minorHAnsi" w:hAnsiTheme="minorHAnsi" w:cstheme="minorHAnsi"/>
          <w:color w:val="111111"/>
          <w:sz w:val="22"/>
          <w:szCs w:val="22"/>
        </w:rPr>
      </w:pPr>
      <w:r>
        <w:rPr>
          <w:rFonts w:asciiTheme="minorHAnsi" w:hAnsiTheme="minorHAnsi" w:cstheme="minorHAnsi"/>
          <w:color w:val="111111"/>
          <w:sz w:val="22"/>
          <w:szCs w:val="22"/>
        </w:rPr>
        <w:t>Gradient boosting</w:t>
      </w:r>
      <w:r w:rsidRPr="00B73AEF">
        <w:rPr>
          <w:rFonts w:asciiTheme="minorHAnsi" w:hAnsiTheme="minorHAnsi" w:cstheme="minorHAnsi"/>
          <w:color w:val="111111"/>
          <w:sz w:val="22"/>
          <w:szCs w:val="22"/>
        </w:rPr>
        <w:t xml:space="preserve"> is a powerful machine learning algorithm that builds on the concept of </w:t>
      </w:r>
      <w:r>
        <w:rPr>
          <w:rFonts w:asciiTheme="minorHAnsi" w:hAnsiTheme="minorHAnsi" w:cstheme="minorHAnsi"/>
          <w:color w:val="111111"/>
          <w:sz w:val="22"/>
          <w:szCs w:val="22"/>
        </w:rPr>
        <w:t>decision trees</w:t>
      </w:r>
      <w:r w:rsidRPr="00B73AEF">
        <w:rPr>
          <w:rFonts w:asciiTheme="minorHAnsi" w:hAnsiTheme="minorHAnsi" w:cstheme="minorHAnsi"/>
          <w:color w:val="111111"/>
          <w:sz w:val="22"/>
          <w:szCs w:val="22"/>
        </w:rPr>
        <w:t xml:space="preserve">, evolving it into a more robust and accurate method. It operates by constructing a sequence of </w:t>
      </w:r>
      <w:r>
        <w:rPr>
          <w:rFonts w:asciiTheme="minorHAnsi" w:hAnsiTheme="minorHAnsi" w:cstheme="minorHAnsi"/>
          <w:color w:val="111111"/>
          <w:sz w:val="22"/>
          <w:szCs w:val="22"/>
        </w:rPr>
        <w:t>decision trees</w:t>
      </w:r>
      <w:r w:rsidRPr="00B73AEF">
        <w:rPr>
          <w:rFonts w:asciiTheme="minorHAnsi" w:hAnsiTheme="minorHAnsi" w:cstheme="minorHAnsi"/>
          <w:color w:val="111111"/>
          <w:sz w:val="22"/>
          <w:szCs w:val="22"/>
        </w:rPr>
        <w:t xml:space="preserve">, where each subsequent tree is built to correct the errors of its predecessor. This iterative approach allows the model to learn from its mistakes, leading to a model that can generalize well to unseen data. Unlike </w:t>
      </w:r>
      <w:r>
        <w:rPr>
          <w:rFonts w:asciiTheme="minorHAnsi" w:hAnsiTheme="minorHAnsi" w:cstheme="minorHAnsi"/>
          <w:color w:val="111111"/>
          <w:sz w:val="22"/>
          <w:szCs w:val="22"/>
        </w:rPr>
        <w:t>random forests</w:t>
      </w:r>
      <w:r w:rsidRPr="00B73AEF">
        <w:rPr>
          <w:rFonts w:asciiTheme="minorHAnsi" w:hAnsiTheme="minorHAnsi" w:cstheme="minorHAnsi"/>
          <w:color w:val="111111"/>
          <w:sz w:val="22"/>
          <w:szCs w:val="22"/>
        </w:rPr>
        <w:t xml:space="preserve">, which build each tree independently, </w:t>
      </w:r>
      <w:r>
        <w:rPr>
          <w:rFonts w:asciiTheme="minorHAnsi" w:hAnsiTheme="minorHAnsi" w:cstheme="minorHAnsi"/>
          <w:color w:val="111111"/>
          <w:sz w:val="22"/>
          <w:szCs w:val="22"/>
        </w:rPr>
        <w:t>gradient boosting</w:t>
      </w:r>
      <w:r w:rsidRPr="00B73AEF">
        <w:rPr>
          <w:rFonts w:asciiTheme="minorHAnsi" w:hAnsiTheme="minorHAnsi" w:cstheme="minorHAnsi"/>
          <w:color w:val="111111"/>
          <w:sz w:val="22"/>
          <w:szCs w:val="22"/>
        </w:rPr>
        <w:t xml:space="preserve"> builds trees in a sequential manner, with each tree learning from the mistakes of the previous ones.</w:t>
      </w:r>
    </w:p>
    <w:p w14:paraId="14360AC3" w14:textId="77777777" w:rsidR="005539A3" w:rsidRDefault="005539A3" w:rsidP="005539A3">
      <w:pPr>
        <w:spacing w:before="180"/>
        <w:rPr>
          <w:rFonts w:asciiTheme="minorHAnsi" w:hAnsiTheme="minorHAnsi" w:cstheme="minorHAnsi"/>
          <w:color w:val="111111"/>
          <w:sz w:val="22"/>
          <w:szCs w:val="22"/>
        </w:rPr>
      </w:pPr>
      <w:r w:rsidRPr="00B73AEF">
        <w:rPr>
          <w:rFonts w:asciiTheme="minorHAnsi" w:hAnsiTheme="minorHAnsi" w:cstheme="minorHAnsi"/>
          <w:color w:val="111111"/>
          <w:sz w:val="22"/>
          <w:szCs w:val="22"/>
        </w:rPr>
        <w:t xml:space="preserve">The </w:t>
      </w:r>
      <w:r>
        <w:rPr>
          <w:rFonts w:asciiTheme="minorHAnsi" w:hAnsiTheme="minorHAnsi" w:cstheme="minorHAnsi"/>
          <w:color w:val="111111"/>
          <w:sz w:val="22"/>
          <w:szCs w:val="22"/>
        </w:rPr>
        <w:t>gradient boosting</w:t>
      </w:r>
      <w:r w:rsidRPr="00B73AEF">
        <w:rPr>
          <w:rFonts w:asciiTheme="minorHAnsi" w:hAnsiTheme="minorHAnsi" w:cstheme="minorHAnsi"/>
          <w:color w:val="111111"/>
          <w:sz w:val="22"/>
          <w:szCs w:val="22"/>
        </w:rPr>
        <w:t xml:space="preserve"> algorithm is an evolution of the decision tree model. It leverages the power of ensemble learning, where multiple weak learners (in this case, </w:t>
      </w:r>
      <w:r>
        <w:rPr>
          <w:rFonts w:asciiTheme="minorHAnsi" w:hAnsiTheme="minorHAnsi" w:cstheme="minorHAnsi"/>
          <w:color w:val="111111"/>
          <w:sz w:val="22"/>
          <w:szCs w:val="22"/>
        </w:rPr>
        <w:t>decision trees</w:t>
      </w:r>
      <w:r w:rsidRPr="00B73AEF">
        <w:rPr>
          <w:rFonts w:asciiTheme="minorHAnsi" w:hAnsiTheme="minorHAnsi" w:cstheme="minorHAnsi"/>
          <w:color w:val="111111"/>
          <w:sz w:val="22"/>
          <w:szCs w:val="22"/>
        </w:rPr>
        <w:t>) are combined to create a strong learner. The “</w:t>
      </w:r>
      <w:r>
        <w:rPr>
          <w:rFonts w:asciiTheme="minorHAnsi" w:hAnsiTheme="minorHAnsi" w:cstheme="minorHAnsi"/>
          <w:color w:val="111111"/>
          <w:sz w:val="22"/>
          <w:szCs w:val="22"/>
        </w:rPr>
        <w:t>gradient</w:t>
      </w:r>
      <w:r w:rsidRPr="00B73AEF">
        <w:rPr>
          <w:rFonts w:asciiTheme="minorHAnsi" w:hAnsiTheme="minorHAnsi" w:cstheme="minorHAnsi"/>
          <w:color w:val="111111"/>
          <w:sz w:val="22"/>
          <w:szCs w:val="22"/>
        </w:rPr>
        <w:t xml:space="preserve">” in </w:t>
      </w:r>
      <w:r>
        <w:rPr>
          <w:rFonts w:asciiTheme="minorHAnsi" w:hAnsiTheme="minorHAnsi" w:cstheme="minorHAnsi"/>
          <w:color w:val="111111"/>
          <w:sz w:val="22"/>
          <w:szCs w:val="22"/>
        </w:rPr>
        <w:t>gradient boosting</w:t>
      </w:r>
      <w:r w:rsidRPr="00B73AEF">
        <w:rPr>
          <w:rFonts w:asciiTheme="minorHAnsi" w:hAnsiTheme="minorHAnsi" w:cstheme="minorHAnsi"/>
          <w:color w:val="111111"/>
          <w:sz w:val="22"/>
          <w:szCs w:val="22"/>
        </w:rPr>
        <w:t xml:space="preserve"> refers to </w:t>
      </w:r>
      <w:r>
        <w:rPr>
          <w:rFonts w:asciiTheme="minorHAnsi" w:hAnsiTheme="minorHAnsi" w:cstheme="minorHAnsi"/>
          <w:color w:val="111111"/>
          <w:sz w:val="22"/>
          <w:szCs w:val="22"/>
        </w:rPr>
        <w:t>using</w:t>
      </w:r>
      <w:r w:rsidRPr="00B73AEF">
        <w:rPr>
          <w:rFonts w:asciiTheme="minorHAnsi" w:hAnsiTheme="minorHAnsi" w:cstheme="minorHAnsi"/>
          <w:color w:val="111111"/>
          <w:sz w:val="22"/>
          <w:szCs w:val="22"/>
        </w:rPr>
        <w:t xml:space="preserve"> </w:t>
      </w:r>
      <w:r>
        <w:rPr>
          <w:rFonts w:asciiTheme="minorHAnsi" w:hAnsiTheme="minorHAnsi" w:cstheme="minorHAnsi"/>
          <w:color w:val="111111"/>
          <w:sz w:val="22"/>
          <w:szCs w:val="22"/>
        </w:rPr>
        <w:lastRenderedPageBreak/>
        <w:t>gradient</w:t>
      </w:r>
      <w:r w:rsidRPr="00B73AEF">
        <w:rPr>
          <w:rFonts w:asciiTheme="minorHAnsi" w:hAnsiTheme="minorHAnsi" w:cstheme="minorHAnsi"/>
          <w:color w:val="111111"/>
          <w:sz w:val="22"/>
          <w:szCs w:val="22"/>
        </w:rPr>
        <w:t xml:space="preserve"> descent, an optimization algorithm that minimizes the loss function. By using </w:t>
      </w:r>
      <w:r>
        <w:rPr>
          <w:rFonts w:asciiTheme="minorHAnsi" w:hAnsiTheme="minorHAnsi" w:cstheme="minorHAnsi"/>
          <w:color w:val="111111"/>
          <w:sz w:val="22"/>
          <w:szCs w:val="22"/>
        </w:rPr>
        <w:t>gradient</w:t>
      </w:r>
      <w:r w:rsidRPr="00B73AEF">
        <w:rPr>
          <w:rFonts w:asciiTheme="minorHAnsi" w:hAnsiTheme="minorHAnsi" w:cstheme="minorHAnsi"/>
          <w:color w:val="111111"/>
          <w:sz w:val="22"/>
          <w:szCs w:val="22"/>
        </w:rPr>
        <w:t xml:space="preserve"> descent, the model can iteratively learn from its errors and improve its predictions.</w:t>
      </w:r>
    </w:p>
    <w:p w14:paraId="7847A2FE" w14:textId="77777777" w:rsidR="005539A3" w:rsidRPr="00B73AEF" w:rsidRDefault="005539A3" w:rsidP="005539A3">
      <w:pPr>
        <w:spacing w:before="180"/>
        <w:rPr>
          <w:rFonts w:asciiTheme="minorHAnsi" w:hAnsiTheme="minorHAnsi" w:cstheme="minorHAnsi"/>
          <w:color w:val="111111"/>
          <w:sz w:val="22"/>
          <w:szCs w:val="22"/>
        </w:rPr>
      </w:pPr>
    </w:p>
    <w:p w14:paraId="6F44E767" w14:textId="77777777" w:rsidR="005539A3" w:rsidRPr="001E088F" w:rsidRDefault="005539A3" w:rsidP="005539A3">
      <w:pPr>
        <w:pStyle w:val="Heading3"/>
        <w:ind w:left="0"/>
      </w:pPr>
      <w:bookmarkStart w:id="131" w:name="_Toc174889641"/>
      <w:r w:rsidRPr="001E088F">
        <w:t xml:space="preserve">Step-by-Step Construction of a </w:t>
      </w:r>
      <w:r>
        <w:t>Gradient Boosting</w:t>
      </w:r>
      <w:r w:rsidRPr="001E088F">
        <w:t xml:space="preserve"> Model</w:t>
      </w:r>
      <w:bookmarkEnd w:id="131"/>
    </w:p>
    <w:p w14:paraId="416E4172" w14:textId="77777777" w:rsidR="005539A3" w:rsidRDefault="005539A3" w:rsidP="005539A3">
      <w:pPr>
        <w:spacing w:before="180"/>
        <w:rPr>
          <w:rFonts w:asciiTheme="minorHAnsi" w:hAnsiTheme="minorHAnsi" w:cstheme="minorHAnsi"/>
          <w:color w:val="111111"/>
          <w:sz w:val="22"/>
          <w:szCs w:val="22"/>
        </w:rPr>
      </w:pPr>
      <w:r w:rsidRPr="001E088F">
        <w:rPr>
          <w:rFonts w:asciiTheme="minorHAnsi" w:hAnsiTheme="minorHAnsi" w:cstheme="minorHAnsi"/>
          <w:color w:val="111111"/>
          <w:sz w:val="22"/>
          <w:szCs w:val="22"/>
        </w:rPr>
        <w:t xml:space="preserve">The construction of a </w:t>
      </w:r>
      <w:r>
        <w:rPr>
          <w:rFonts w:asciiTheme="minorHAnsi" w:hAnsiTheme="minorHAnsi" w:cstheme="minorHAnsi"/>
          <w:color w:val="111111"/>
          <w:sz w:val="22"/>
          <w:szCs w:val="22"/>
        </w:rPr>
        <w:t>gradient boosting</w:t>
      </w:r>
      <w:r w:rsidRPr="001E088F">
        <w:rPr>
          <w:rFonts w:asciiTheme="minorHAnsi" w:hAnsiTheme="minorHAnsi" w:cstheme="minorHAnsi"/>
          <w:color w:val="111111"/>
          <w:sz w:val="22"/>
          <w:szCs w:val="22"/>
        </w:rPr>
        <w:t xml:space="preserve"> model involves several steps</w:t>
      </w:r>
      <w:r>
        <w:rPr>
          <w:rFonts w:asciiTheme="minorHAnsi" w:hAnsiTheme="minorHAnsi" w:cstheme="minorHAnsi"/>
          <w:color w:val="111111"/>
          <w:sz w:val="22"/>
          <w:szCs w:val="22"/>
        </w:rPr>
        <w:t>,</w:t>
      </w:r>
      <w:r w:rsidRPr="001E088F">
        <w:rPr>
          <w:rFonts w:asciiTheme="minorHAnsi" w:hAnsiTheme="minorHAnsi" w:cstheme="minorHAnsi"/>
          <w:color w:val="111111"/>
          <w:sz w:val="22"/>
          <w:szCs w:val="22"/>
        </w:rPr>
        <w:t xml:space="preserve"> which are detailed below:</w:t>
      </w:r>
    </w:p>
    <w:p w14:paraId="3DD182F6" w14:textId="77777777" w:rsidR="005539A3" w:rsidRDefault="005539A3" w:rsidP="005539A3">
      <w:pPr>
        <w:spacing w:before="180"/>
        <w:rPr>
          <w:rFonts w:asciiTheme="minorHAnsi" w:hAnsiTheme="minorHAnsi" w:cstheme="minorHAnsi"/>
          <w:color w:val="111111"/>
          <w:sz w:val="22"/>
          <w:szCs w:val="22"/>
        </w:rPr>
      </w:pPr>
    </w:p>
    <w:p w14:paraId="2999FB53" w14:textId="77777777" w:rsidR="005539A3" w:rsidRDefault="005539A3" w:rsidP="00145AC7">
      <w:pPr>
        <w:numPr>
          <w:ilvl w:val="0"/>
          <w:numId w:val="131"/>
        </w:numPr>
        <w:rPr>
          <w:rFonts w:asciiTheme="minorHAnsi" w:hAnsiTheme="minorHAnsi" w:cstheme="minorHAnsi"/>
          <w:color w:val="111111"/>
          <w:sz w:val="22"/>
          <w:szCs w:val="22"/>
        </w:rPr>
      </w:pPr>
      <w:r w:rsidRPr="00B73AEF">
        <w:rPr>
          <w:rFonts w:asciiTheme="minorHAnsi" w:hAnsiTheme="minorHAnsi" w:cstheme="minorHAnsi"/>
          <w:b/>
          <w:bCs/>
          <w:color w:val="111111"/>
          <w:sz w:val="22"/>
          <w:szCs w:val="22"/>
        </w:rPr>
        <w:t>Initialize the Model</w:t>
      </w:r>
      <w:r w:rsidRPr="00B73AEF">
        <w:rPr>
          <w:rFonts w:asciiTheme="minorHAnsi" w:hAnsiTheme="minorHAnsi" w:cstheme="minorHAnsi"/>
          <w:color w:val="111111"/>
          <w:sz w:val="22"/>
          <w:szCs w:val="22"/>
        </w:rPr>
        <w:t xml:space="preserve">: Start with a base model </w:t>
      </w:r>
      <w:r>
        <w:rPr>
          <w:rFonts w:asciiTheme="minorHAnsi" w:hAnsiTheme="minorHAnsi" w:cstheme="minorHAnsi"/>
          <w:color w:val="111111"/>
          <w:sz w:val="22"/>
          <w:szCs w:val="22"/>
        </w:rPr>
        <w:t>that</w:t>
      </w:r>
      <w:r w:rsidRPr="00B73AEF">
        <w:rPr>
          <w:rFonts w:asciiTheme="minorHAnsi" w:hAnsiTheme="minorHAnsi" w:cstheme="minorHAnsi"/>
          <w:color w:val="111111"/>
          <w:sz w:val="22"/>
          <w:szCs w:val="22"/>
        </w:rPr>
        <w:t xml:space="preserve"> makes a single prediction for all observations in your dataset. This prediction could be the mean (for regression problems) or the mode (for classification problems) of the target variable.</w:t>
      </w:r>
    </w:p>
    <w:p w14:paraId="134B5E78" w14:textId="77777777" w:rsidR="005539A3" w:rsidRPr="00B73AEF" w:rsidRDefault="005539A3" w:rsidP="005539A3">
      <w:pPr>
        <w:ind w:left="720"/>
        <w:rPr>
          <w:rFonts w:asciiTheme="minorHAnsi" w:hAnsiTheme="minorHAnsi" w:cstheme="minorHAnsi"/>
          <w:color w:val="111111"/>
          <w:sz w:val="22"/>
          <w:szCs w:val="22"/>
        </w:rPr>
      </w:pPr>
    </w:p>
    <w:p w14:paraId="4D73E7BA" w14:textId="77777777" w:rsidR="005539A3" w:rsidRDefault="005539A3" w:rsidP="00145AC7">
      <w:pPr>
        <w:numPr>
          <w:ilvl w:val="0"/>
          <w:numId w:val="131"/>
        </w:numPr>
        <w:rPr>
          <w:rFonts w:asciiTheme="minorHAnsi" w:hAnsiTheme="minorHAnsi" w:cstheme="minorHAnsi"/>
          <w:color w:val="111111"/>
          <w:sz w:val="22"/>
          <w:szCs w:val="22"/>
        </w:rPr>
      </w:pPr>
      <w:r w:rsidRPr="00B73AEF">
        <w:rPr>
          <w:rFonts w:asciiTheme="minorHAnsi" w:hAnsiTheme="minorHAnsi" w:cstheme="minorHAnsi"/>
          <w:b/>
          <w:bCs/>
          <w:color w:val="111111"/>
          <w:sz w:val="22"/>
          <w:szCs w:val="22"/>
        </w:rPr>
        <w:t>Calculate Residuals</w:t>
      </w:r>
      <w:r w:rsidRPr="00B73AEF">
        <w:rPr>
          <w:rFonts w:asciiTheme="minorHAnsi" w:hAnsiTheme="minorHAnsi" w:cstheme="minorHAnsi"/>
          <w:color w:val="111111"/>
          <w:sz w:val="22"/>
          <w:szCs w:val="22"/>
        </w:rPr>
        <w:t>: Calculate the residuals, which are the differences between the observed and predicted values of the target variable.</w:t>
      </w:r>
    </w:p>
    <w:p w14:paraId="728DA502" w14:textId="77777777" w:rsidR="005539A3" w:rsidRPr="00B73AEF" w:rsidRDefault="005539A3" w:rsidP="005539A3">
      <w:pPr>
        <w:rPr>
          <w:rFonts w:asciiTheme="minorHAnsi" w:hAnsiTheme="minorHAnsi" w:cstheme="minorHAnsi"/>
          <w:color w:val="111111"/>
          <w:sz w:val="22"/>
          <w:szCs w:val="22"/>
        </w:rPr>
      </w:pPr>
    </w:p>
    <w:p w14:paraId="3F0020C8" w14:textId="77777777" w:rsidR="005539A3" w:rsidRDefault="005539A3" w:rsidP="00145AC7">
      <w:pPr>
        <w:numPr>
          <w:ilvl w:val="0"/>
          <w:numId w:val="131"/>
        </w:numPr>
        <w:rPr>
          <w:rFonts w:asciiTheme="minorHAnsi" w:hAnsiTheme="minorHAnsi" w:cstheme="minorHAnsi"/>
          <w:color w:val="111111"/>
          <w:sz w:val="22"/>
          <w:szCs w:val="22"/>
        </w:rPr>
      </w:pPr>
      <w:r w:rsidRPr="00B73AEF">
        <w:rPr>
          <w:rFonts w:asciiTheme="minorHAnsi" w:hAnsiTheme="minorHAnsi" w:cstheme="minorHAnsi"/>
          <w:b/>
          <w:bCs/>
          <w:color w:val="111111"/>
          <w:sz w:val="22"/>
          <w:szCs w:val="22"/>
        </w:rPr>
        <w:t>Fit a Decision Tree</w:t>
      </w:r>
      <w:r w:rsidRPr="00B73AEF">
        <w:rPr>
          <w:rFonts w:asciiTheme="minorHAnsi" w:hAnsiTheme="minorHAnsi" w:cstheme="minorHAnsi"/>
          <w:color w:val="111111"/>
          <w:sz w:val="22"/>
          <w:szCs w:val="22"/>
        </w:rPr>
        <w:t>: Fit a decision tree to the residuals from step 2. The goal here is to predict the residuals, not the actual target variable.</w:t>
      </w:r>
    </w:p>
    <w:p w14:paraId="02F67798" w14:textId="77777777" w:rsidR="005539A3" w:rsidRPr="00B73AEF" w:rsidRDefault="005539A3" w:rsidP="005539A3">
      <w:pPr>
        <w:rPr>
          <w:rFonts w:asciiTheme="minorHAnsi" w:hAnsiTheme="minorHAnsi" w:cstheme="minorHAnsi"/>
          <w:color w:val="111111"/>
          <w:sz w:val="22"/>
          <w:szCs w:val="22"/>
        </w:rPr>
      </w:pPr>
    </w:p>
    <w:p w14:paraId="4456BB04" w14:textId="77777777" w:rsidR="005539A3" w:rsidRDefault="005539A3" w:rsidP="00145AC7">
      <w:pPr>
        <w:numPr>
          <w:ilvl w:val="0"/>
          <w:numId w:val="131"/>
        </w:numPr>
        <w:rPr>
          <w:rFonts w:asciiTheme="minorHAnsi" w:hAnsiTheme="minorHAnsi" w:cstheme="minorHAnsi"/>
          <w:color w:val="111111"/>
          <w:sz w:val="22"/>
          <w:szCs w:val="22"/>
        </w:rPr>
      </w:pPr>
      <w:r w:rsidRPr="00B73AEF">
        <w:rPr>
          <w:rFonts w:asciiTheme="minorHAnsi" w:hAnsiTheme="minorHAnsi" w:cstheme="minorHAnsi"/>
          <w:b/>
          <w:bCs/>
          <w:color w:val="111111"/>
          <w:sz w:val="22"/>
          <w:szCs w:val="22"/>
        </w:rPr>
        <w:t>Update Predictions</w:t>
      </w:r>
      <w:r w:rsidRPr="00B73AEF">
        <w:rPr>
          <w:rFonts w:asciiTheme="minorHAnsi" w:hAnsiTheme="minorHAnsi" w:cstheme="minorHAnsi"/>
          <w:color w:val="111111"/>
          <w:sz w:val="22"/>
          <w:szCs w:val="22"/>
        </w:rPr>
        <w:t>: Update your predictions by adding a fraction of the predictions made by the decision tree in step 3 to your previous predictions.</w:t>
      </w:r>
    </w:p>
    <w:p w14:paraId="4E515628" w14:textId="77777777" w:rsidR="005539A3" w:rsidRPr="00B73AEF" w:rsidRDefault="005539A3" w:rsidP="005539A3">
      <w:pPr>
        <w:rPr>
          <w:rFonts w:asciiTheme="minorHAnsi" w:hAnsiTheme="minorHAnsi" w:cstheme="minorHAnsi"/>
          <w:color w:val="111111"/>
          <w:sz w:val="22"/>
          <w:szCs w:val="22"/>
        </w:rPr>
      </w:pPr>
    </w:p>
    <w:p w14:paraId="216314E0" w14:textId="77777777" w:rsidR="005539A3" w:rsidRDefault="005539A3" w:rsidP="00145AC7">
      <w:pPr>
        <w:numPr>
          <w:ilvl w:val="0"/>
          <w:numId w:val="131"/>
        </w:numPr>
        <w:rPr>
          <w:rFonts w:asciiTheme="minorHAnsi" w:hAnsiTheme="minorHAnsi" w:cstheme="minorHAnsi"/>
          <w:color w:val="111111"/>
          <w:sz w:val="22"/>
          <w:szCs w:val="22"/>
        </w:rPr>
      </w:pPr>
      <w:r w:rsidRPr="00B73AEF">
        <w:rPr>
          <w:rFonts w:asciiTheme="minorHAnsi" w:hAnsiTheme="minorHAnsi" w:cstheme="minorHAnsi"/>
          <w:b/>
          <w:bCs/>
          <w:color w:val="111111"/>
          <w:sz w:val="22"/>
          <w:szCs w:val="22"/>
        </w:rPr>
        <w:t>Repeat Steps 2-4</w:t>
      </w:r>
      <w:r w:rsidRPr="00B73AEF">
        <w:rPr>
          <w:rFonts w:asciiTheme="minorHAnsi" w:hAnsiTheme="minorHAnsi" w:cstheme="minorHAnsi"/>
          <w:color w:val="111111"/>
          <w:sz w:val="22"/>
          <w:szCs w:val="22"/>
        </w:rPr>
        <w:t>: Repeat steps 2-4 for a specified number of iterations. Each iteration fits a new decision tree to the residuals of the current predictions and updates the predictions.</w:t>
      </w:r>
    </w:p>
    <w:p w14:paraId="71248EC4" w14:textId="77777777" w:rsidR="005539A3" w:rsidRPr="00B73AEF" w:rsidRDefault="005539A3" w:rsidP="005539A3">
      <w:pPr>
        <w:rPr>
          <w:rFonts w:asciiTheme="minorHAnsi" w:hAnsiTheme="minorHAnsi" w:cstheme="minorHAnsi"/>
          <w:color w:val="111111"/>
          <w:sz w:val="22"/>
          <w:szCs w:val="22"/>
        </w:rPr>
      </w:pPr>
    </w:p>
    <w:p w14:paraId="2285FAA7" w14:textId="77777777" w:rsidR="005539A3" w:rsidRPr="00B73AEF" w:rsidRDefault="005539A3" w:rsidP="00145AC7">
      <w:pPr>
        <w:numPr>
          <w:ilvl w:val="0"/>
          <w:numId w:val="131"/>
        </w:numPr>
        <w:rPr>
          <w:rFonts w:asciiTheme="minorHAnsi" w:hAnsiTheme="minorHAnsi" w:cstheme="minorHAnsi"/>
          <w:color w:val="111111"/>
          <w:sz w:val="22"/>
          <w:szCs w:val="22"/>
        </w:rPr>
      </w:pPr>
      <w:r w:rsidRPr="00B73AEF">
        <w:rPr>
          <w:rFonts w:asciiTheme="minorHAnsi" w:hAnsiTheme="minorHAnsi" w:cstheme="minorHAnsi"/>
          <w:b/>
          <w:bCs/>
          <w:color w:val="111111"/>
          <w:sz w:val="22"/>
          <w:szCs w:val="22"/>
        </w:rPr>
        <w:t>Make Final Predictions</w:t>
      </w:r>
      <w:r w:rsidRPr="00B73AEF">
        <w:rPr>
          <w:rFonts w:asciiTheme="minorHAnsi" w:hAnsiTheme="minorHAnsi" w:cstheme="minorHAnsi"/>
          <w:color w:val="111111"/>
          <w:sz w:val="22"/>
          <w:szCs w:val="22"/>
        </w:rPr>
        <w:t xml:space="preserve">: The final </w:t>
      </w:r>
      <w:r>
        <w:rPr>
          <w:rFonts w:asciiTheme="minorHAnsi" w:hAnsiTheme="minorHAnsi" w:cstheme="minorHAnsi"/>
          <w:color w:val="111111"/>
          <w:sz w:val="22"/>
          <w:szCs w:val="22"/>
        </w:rPr>
        <w:t>gradient boosting</w:t>
      </w:r>
      <w:r w:rsidRPr="00B73AEF">
        <w:rPr>
          <w:rFonts w:asciiTheme="minorHAnsi" w:hAnsiTheme="minorHAnsi" w:cstheme="minorHAnsi"/>
          <w:color w:val="111111"/>
          <w:sz w:val="22"/>
          <w:szCs w:val="22"/>
        </w:rPr>
        <w:t xml:space="preserve"> model is an ensemble of all the individual trees constructed during each iteration. When making predictions, it sums up the predictions made by each individual tree.</w:t>
      </w:r>
    </w:p>
    <w:p w14:paraId="08ED9F7B" w14:textId="77777777" w:rsidR="005539A3" w:rsidRPr="00B73AEF" w:rsidRDefault="005539A3" w:rsidP="005539A3">
      <w:pPr>
        <w:spacing w:before="180"/>
        <w:rPr>
          <w:rFonts w:asciiTheme="minorHAnsi" w:hAnsiTheme="minorHAnsi" w:cstheme="minorHAnsi"/>
          <w:color w:val="111111"/>
          <w:sz w:val="22"/>
          <w:szCs w:val="22"/>
        </w:rPr>
      </w:pPr>
      <w:r w:rsidRPr="00B73AEF">
        <w:rPr>
          <w:rFonts w:asciiTheme="minorHAnsi" w:hAnsiTheme="minorHAnsi" w:cstheme="minorHAnsi"/>
          <w:color w:val="111111"/>
          <w:sz w:val="22"/>
          <w:szCs w:val="22"/>
        </w:rPr>
        <w:t xml:space="preserve">These steps make </w:t>
      </w:r>
      <w:r>
        <w:rPr>
          <w:rFonts w:asciiTheme="minorHAnsi" w:hAnsiTheme="minorHAnsi" w:cstheme="minorHAnsi"/>
          <w:color w:val="111111"/>
          <w:sz w:val="22"/>
          <w:szCs w:val="22"/>
        </w:rPr>
        <w:t>gradient boosting</w:t>
      </w:r>
      <w:r w:rsidRPr="00B73AEF">
        <w:rPr>
          <w:rFonts w:asciiTheme="minorHAnsi" w:hAnsiTheme="minorHAnsi" w:cstheme="minorHAnsi"/>
          <w:color w:val="111111"/>
          <w:sz w:val="22"/>
          <w:szCs w:val="22"/>
        </w:rPr>
        <w:t xml:space="preserve"> a formidable tool for many machine learning tasks</w:t>
      </w:r>
      <w:r>
        <w:rPr>
          <w:rFonts w:asciiTheme="minorHAnsi" w:hAnsiTheme="minorHAnsi" w:cstheme="minorHAnsi"/>
          <w:color w:val="111111"/>
          <w:sz w:val="22"/>
          <w:szCs w:val="22"/>
        </w:rPr>
        <w:t>. Compared to single decision trees or even random forests, it provides higher accuracy and better control over overfitting</w:t>
      </w:r>
      <w:r w:rsidRPr="00B73AEF">
        <w:rPr>
          <w:rFonts w:asciiTheme="minorHAnsi" w:hAnsiTheme="minorHAnsi" w:cstheme="minorHAnsi"/>
          <w:color w:val="111111"/>
          <w:sz w:val="22"/>
          <w:szCs w:val="22"/>
        </w:rPr>
        <w:t>.</w:t>
      </w:r>
    </w:p>
    <w:p w14:paraId="24609EB8" w14:textId="77777777" w:rsidR="005539A3" w:rsidRDefault="005539A3" w:rsidP="005539A3">
      <w:pPr>
        <w:rPr>
          <w:rFonts w:asciiTheme="minorHAnsi" w:hAnsiTheme="minorHAnsi" w:cstheme="minorHAnsi"/>
          <w:sz w:val="22"/>
          <w:szCs w:val="22"/>
          <w:u w:val="single"/>
        </w:rPr>
      </w:pPr>
    </w:p>
    <w:p w14:paraId="16C1F427" w14:textId="77777777" w:rsidR="002C4A4A" w:rsidRDefault="002C4A4A" w:rsidP="005539A3">
      <w:pPr>
        <w:rPr>
          <w:rFonts w:asciiTheme="minorHAnsi" w:hAnsiTheme="minorHAnsi" w:cstheme="minorHAnsi"/>
          <w:sz w:val="22"/>
          <w:szCs w:val="22"/>
          <w:u w:val="single"/>
        </w:rPr>
      </w:pPr>
    </w:p>
    <w:p w14:paraId="4E522EB5" w14:textId="77777777" w:rsidR="002C4A4A" w:rsidRDefault="002C4A4A" w:rsidP="005539A3">
      <w:pPr>
        <w:rPr>
          <w:rFonts w:asciiTheme="minorHAnsi" w:hAnsiTheme="minorHAnsi" w:cstheme="minorHAnsi"/>
          <w:sz w:val="22"/>
          <w:szCs w:val="22"/>
          <w:u w:val="single"/>
        </w:rPr>
      </w:pPr>
    </w:p>
    <w:p w14:paraId="29B5B4A3" w14:textId="77777777" w:rsidR="005539A3" w:rsidRDefault="005539A3" w:rsidP="005539A3">
      <w:pPr>
        <w:pStyle w:val="Heading3"/>
        <w:ind w:left="0"/>
      </w:pPr>
      <w:bookmarkStart w:id="132" w:name="_Toc174889642"/>
      <w:r>
        <w:lastRenderedPageBreak/>
        <w:t>Different Types of Gradient Boosting Models</w:t>
      </w:r>
      <w:bookmarkEnd w:id="132"/>
    </w:p>
    <w:p w14:paraId="3ADFA91B" w14:textId="77777777" w:rsidR="005539A3" w:rsidRDefault="005539A3" w:rsidP="005539A3">
      <w:pPr>
        <w:rPr>
          <w:rFonts w:asciiTheme="minorHAnsi" w:hAnsiTheme="minorHAnsi" w:cstheme="minorHAnsi"/>
          <w:color w:val="111111"/>
          <w:sz w:val="22"/>
          <w:szCs w:val="22"/>
        </w:rPr>
      </w:pPr>
    </w:p>
    <w:p w14:paraId="31674D1F" w14:textId="77777777" w:rsidR="005539A3" w:rsidRDefault="005539A3" w:rsidP="005539A3">
      <w:pPr>
        <w:rPr>
          <w:rFonts w:asciiTheme="minorHAnsi" w:hAnsiTheme="minorHAnsi" w:cstheme="minorHAnsi"/>
          <w:color w:val="111111"/>
          <w:sz w:val="22"/>
          <w:szCs w:val="22"/>
        </w:rPr>
      </w:pPr>
      <w:r>
        <w:rPr>
          <w:rFonts w:asciiTheme="minorHAnsi" w:hAnsiTheme="minorHAnsi" w:cstheme="minorHAnsi"/>
          <w:color w:val="111111"/>
          <w:sz w:val="22"/>
          <w:szCs w:val="22"/>
        </w:rPr>
        <w:t>Gradient boosting</w:t>
      </w:r>
      <w:r w:rsidRPr="0088017C">
        <w:rPr>
          <w:rFonts w:asciiTheme="minorHAnsi" w:hAnsiTheme="minorHAnsi" w:cstheme="minorHAnsi"/>
          <w:color w:val="111111"/>
          <w:sz w:val="22"/>
          <w:szCs w:val="22"/>
        </w:rPr>
        <w:t xml:space="preserve"> is a </w:t>
      </w:r>
      <w:r>
        <w:rPr>
          <w:rFonts w:asciiTheme="minorHAnsi" w:hAnsiTheme="minorHAnsi" w:cstheme="minorHAnsi"/>
          <w:color w:val="111111"/>
          <w:sz w:val="22"/>
          <w:szCs w:val="22"/>
        </w:rPr>
        <w:t>robust</w:t>
      </w:r>
      <w:r w:rsidRPr="0088017C">
        <w:rPr>
          <w:rFonts w:asciiTheme="minorHAnsi" w:hAnsiTheme="minorHAnsi" w:cstheme="minorHAnsi"/>
          <w:color w:val="111111"/>
          <w:sz w:val="22"/>
          <w:szCs w:val="22"/>
        </w:rPr>
        <w:t xml:space="preserve"> machine learning algorithm that’s been adapted into several different models, each with </w:t>
      </w:r>
      <w:r>
        <w:rPr>
          <w:rFonts w:asciiTheme="minorHAnsi" w:hAnsiTheme="minorHAnsi" w:cstheme="minorHAnsi"/>
          <w:color w:val="111111"/>
          <w:sz w:val="22"/>
          <w:szCs w:val="22"/>
        </w:rPr>
        <w:t>its</w:t>
      </w:r>
      <w:r w:rsidRPr="0088017C">
        <w:rPr>
          <w:rFonts w:asciiTheme="minorHAnsi" w:hAnsiTheme="minorHAnsi" w:cstheme="minorHAnsi"/>
          <w:color w:val="111111"/>
          <w:sz w:val="22"/>
          <w:szCs w:val="22"/>
        </w:rPr>
        <w:t xml:space="preserve"> own strengths and unique features. Here are a few popular types of </w:t>
      </w:r>
      <w:r>
        <w:rPr>
          <w:rFonts w:asciiTheme="minorHAnsi" w:hAnsiTheme="minorHAnsi" w:cstheme="minorHAnsi"/>
          <w:color w:val="111111"/>
          <w:sz w:val="22"/>
          <w:szCs w:val="22"/>
        </w:rPr>
        <w:t>gradient-boosting</w:t>
      </w:r>
      <w:r w:rsidRPr="0088017C">
        <w:rPr>
          <w:rFonts w:asciiTheme="minorHAnsi" w:hAnsiTheme="minorHAnsi" w:cstheme="minorHAnsi"/>
          <w:color w:val="111111"/>
          <w:sz w:val="22"/>
          <w:szCs w:val="22"/>
        </w:rPr>
        <w:t xml:space="preserve"> models:</w:t>
      </w:r>
    </w:p>
    <w:p w14:paraId="63066FB5" w14:textId="77777777" w:rsidR="005539A3" w:rsidRPr="0088017C" w:rsidRDefault="005539A3" w:rsidP="005539A3">
      <w:pPr>
        <w:rPr>
          <w:rFonts w:asciiTheme="minorHAnsi" w:hAnsiTheme="minorHAnsi" w:cstheme="minorHAnsi"/>
          <w:color w:val="111111"/>
          <w:sz w:val="22"/>
          <w:szCs w:val="22"/>
        </w:rPr>
      </w:pPr>
    </w:p>
    <w:p w14:paraId="08F85D9B" w14:textId="77777777" w:rsidR="005539A3" w:rsidRDefault="005539A3" w:rsidP="00145AC7">
      <w:pPr>
        <w:numPr>
          <w:ilvl w:val="0"/>
          <w:numId w:val="137"/>
        </w:numPr>
        <w:rPr>
          <w:rFonts w:asciiTheme="minorHAnsi" w:hAnsiTheme="minorHAnsi" w:cstheme="minorHAnsi"/>
          <w:color w:val="111111"/>
          <w:sz w:val="22"/>
          <w:szCs w:val="22"/>
        </w:rPr>
      </w:pPr>
      <w:r w:rsidRPr="0088017C">
        <w:rPr>
          <w:rFonts w:asciiTheme="minorHAnsi" w:hAnsiTheme="minorHAnsi" w:cstheme="minorHAnsi"/>
          <w:b/>
          <w:bCs/>
          <w:color w:val="111111"/>
          <w:sz w:val="22"/>
          <w:szCs w:val="22"/>
        </w:rPr>
        <w:t>XGBoost</w:t>
      </w:r>
      <w:r w:rsidRPr="0088017C">
        <w:rPr>
          <w:rFonts w:asciiTheme="minorHAnsi" w:hAnsiTheme="minorHAnsi" w:cstheme="minorHAnsi"/>
          <w:color w:val="111111"/>
          <w:sz w:val="22"/>
          <w:szCs w:val="22"/>
        </w:rPr>
        <w:t xml:space="preserve">: Short for </w:t>
      </w:r>
      <w:proofErr w:type="spellStart"/>
      <w:r w:rsidRPr="0088017C">
        <w:rPr>
          <w:rFonts w:asciiTheme="minorHAnsi" w:hAnsiTheme="minorHAnsi" w:cstheme="minorHAnsi"/>
          <w:color w:val="111111"/>
          <w:sz w:val="22"/>
          <w:szCs w:val="22"/>
        </w:rPr>
        <w:t>eXtreme</w:t>
      </w:r>
      <w:proofErr w:type="spellEnd"/>
      <w:r w:rsidRPr="0088017C">
        <w:rPr>
          <w:rFonts w:asciiTheme="minorHAnsi" w:hAnsiTheme="minorHAnsi" w:cstheme="minorHAnsi"/>
          <w:color w:val="111111"/>
          <w:sz w:val="22"/>
          <w:szCs w:val="22"/>
        </w:rPr>
        <w:t xml:space="preserve"> </w:t>
      </w:r>
      <w:r>
        <w:rPr>
          <w:rFonts w:asciiTheme="minorHAnsi" w:hAnsiTheme="minorHAnsi" w:cstheme="minorHAnsi"/>
          <w:color w:val="111111"/>
          <w:sz w:val="22"/>
          <w:szCs w:val="22"/>
        </w:rPr>
        <w:t>Gradient Boosting</w:t>
      </w:r>
      <w:r w:rsidRPr="0088017C">
        <w:rPr>
          <w:rFonts w:asciiTheme="minorHAnsi" w:hAnsiTheme="minorHAnsi" w:cstheme="minorHAnsi"/>
          <w:color w:val="111111"/>
          <w:sz w:val="22"/>
          <w:szCs w:val="22"/>
        </w:rPr>
        <w:t xml:space="preserve">, XGBoost is one of the most popular </w:t>
      </w:r>
      <w:r>
        <w:rPr>
          <w:rFonts w:asciiTheme="minorHAnsi" w:hAnsiTheme="minorHAnsi" w:cstheme="minorHAnsi"/>
          <w:color w:val="111111"/>
          <w:sz w:val="22"/>
          <w:szCs w:val="22"/>
        </w:rPr>
        <w:t>gradient boosting</w:t>
      </w:r>
      <w:r w:rsidRPr="0088017C">
        <w:rPr>
          <w:rFonts w:asciiTheme="minorHAnsi" w:hAnsiTheme="minorHAnsi" w:cstheme="minorHAnsi"/>
          <w:color w:val="111111"/>
          <w:sz w:val="22"/>
          <w:szCs w:val="22"/>
        </w:rPr>
        <w:t xml:space="preserve"> models due to its speed and performance. It’s known for its scalability in all scenarios and supports parallel processing. XGBoost also includes a feature </w:t>
      </w:r>
      <w:r>
        <w:rPr>
          <w:rFonts w:asciiTheme="minorHAnsi" w:hAnsiTheme="minorHAnsi" w:cstheme="minorHAnsi"/>
          <w:color w:val="111111"/>
          <w:sz w:val="22"/>
          <w:szCs w:val="22"/>
        </w:rPr>
        <w:t>that allows cross-validation</w:t>
      </w:r>
      <w:r w:rsidRPr="0088017C">
        <w:rPr>
          <w:rFonts w:asciiTheme="minorHAnsi" w:hAnsiTheme="minorHAnsi" w:cstheme="minorHAnsi"/>
          <w:color w:val="111111"/>
          <w:sz w:val="22"/>
          <w:szCs w:val="22"/>
        </w:rPr>
        <w:t xml:space="preserve"> at each iteration of the boosting process.</w:t>
      </w:r>
    </w:p>
    <w:p w14:paraId="3B2BB789" w14:textId="77777777" w:rsidR="005539A3" w:rsidRPr="0088017C" w:rsidRDefault="005539A3" w:rsidP="005539A3">
      <w:pPr>
        <w:ind w:left="720"/>
        <w:rPr>
          <w:rFonts w:asciiTheme="minorHAnsi" w:hAnsiTheme="minorHAnsi" w:cstheme="minorHAnsi"/>
          <w:color w:val="111111"/>
          <w:sz w:val="22"/>
          <w:szCs w:val="22"/>
        </w:rPr>
      </w:pPr>
    </w:p>
    <w:p w14:paraId="172CCD67" w14:textId="77777777" w:rsidR="005539A3" w:rsidRDefault="005539A3" w:rsidP="00145AC7">
      <w:pPr>
        <w:numPr>
          <w:ilvl w:val="0"/>
          <w:numId w:val="137"/>
        </w:numPr>
        <w:rPr>
          <w:rFonts w:asciiTheme="minorHAnsi" w:hAnsiTheme="minorHAnsi" w:cstheme="minorHAnsi"/>
          <w:color w:val="111111"/>
          <w:sz w:val="22"/>
          <w:szCs w:val="22"/>
        </w:rPr>
      </w:pPr>
      <w:r w:rsidRPr="0088017C">
        <w:rPr>
          <w:rFonts w:asciiTheme="minorHAnsi" w:hAnsiTheme="minorHAnsi" w:cstheme="minorHAnsi"/>
          <w:b/>
          <w:bCs/>
          <w:color w:val="111111"/>
          <w:sz w:val="22"/>
          <w:szCs w:val="22"/>
        </w:rPr>
        <w:t>LightGBM</w:t>
      </w:r>
      <w:r w:rsidRPr="0088017C">
        <w:rPr>
          <w:rFonts w:asciiTheme="minorHAnsi" w:hAnsiTheme="minorHAnsi" w:cstheme="minorHAnsi"/>
          <w:color w:val="111111"/>
          <w:sz w:val="22"/>
          <w:szCs w:val="22"/>
        </w:rPr>
        <w:t xml:space="preserve">: Developed by Microsoft, LightGBM (Light </w:t>
      </w:r>
      <w:r>
        <w:rPr>
          <w:rFonts w:asciiTheme="minorHAnsi" w:hAnsiTheme="minorHAnsi" w:cstheme="minorHAnsi"/>
          <w:color w:val="111111"/>
          <w:sz w:val="22"/>
          <w:szCs w:val="22"/>
        </w:rPr>
        <w:t>Gradient Boosting</w:t>
      </w:r>
      <w:r w:rsidRPr="0088017C">
        <w:rPr>
          <w:rFonts w:asciiTheme="minorHAnsi" w:hAnsiTheme="minorHAnsi" w:cstheme="minorHAnsi"/>
          <w:color w:val="111111"/>
          <w:sz w:val="22"/>
          <w:szCs w:val="22"/>
        </w:rPr>
        <w:t xml:space="preserve"> Machine) is another fast</w:t>
      </w:r>
      <w:r>
        <w:rPr>
          <w:rFonts w:asciiTheme="minorHAnsi" w:hAnsiTheme="minorHAnsi" w:cstheme="minorHAnsi"/>
          <w:color w:val="111111"/>
          <w:sz w:val="22"/>
          <w:szCs w:val="22"/>
        </w:rPr>
        <w:t>, high-performance</w:t>
      </w:r>
      <w:r w:rsidRPr="0088017C">
        <w:rPr>
          <w:rFonts w:asciiTheme="minorHAnsi" w:hAnsiTheme="minorHAnsi" w:cstheme="minorHAnsi"/>
          <w:color w:val="111111"/>
          <w:sz w:val="22"/>
          <w:szCs w:val="22"/>
        </w:rPr>
        <w:t xml:space="preserve"> </w:t>
      </w:r>
      <w:r>
        <w:rPr>
          <w:rFonts w:asciiTheme="minorHAnsi" w:hAnsiTheme="minorHAnsi" w:cstheme="minorHAnsi"/>
          <w:color w:val="111111"/>
          <w:sz w:val="22"/>
          <w:szCs w:val="22"/>
        </w:rPr>
        <w:t>gradient boosting</w:t>
      </w:r>
      <w:r w:rsidRPr="0088017C">
        <w:rPr>
          <w:rFonts w:asciiTheme="minorHAnsi" w:hAnsiTheme="minorHAnsi" w:cstheme="minorHAnsi"/>
          <w:color w:val="111111"/>
          <w:sz w:val="22"/>
          <w:szCs w:val="22"/>
        </w:rPr>
        <w:t xml:space="preserve"> model. It’s known for its efficiency and </w:t>
      </w:r>
      <w:proofErr w:type="gramStart"/>
      <w:r w:rsidRPr="0088017C">
        <w:rPr>
          <w:rFonts w:asciiTheme="minorHAnsi" w:hAnsiTheme="minorHAnsi" w:cstheme="minorHAnsi"/>
          <w:color w:val="111111"/>
          <w:sz w:val="22"/>
          <w:szCs w:val="22"/>
        </w:rPr>
        <w:t>speed, and</w:t>
      </w:r>
      <w:proofErr w:type="gramEnd"/>
      <w:r w:rsidRPr="0088017C">
        <w:rPr>
          <w:rFonts w:asciiTheme="minorHAnsi" w:hAnsiTheme="minorHAnsi" w:cstheme="minorHAnsi"/>
          <w:color w:val="111111"/>
          <w:sz w:val="22"/>
          <w:szCs w:val="22"/>
        </w:rPr>
        <w:t xml:space="preserve"> is especially good at handling large datasets. LightGBM uses a novel technique of </w:t>
      </w:r>
      <w:r>
        <w:rPr>
          <w:rFonts w:asciiTheme="minorHAnsi" w:hAnsiTheme="minorHAnsi" w:cstheme="minorHAnsi"/>
          <w:color w:val="111111"/>
          <w:sz w:val="22"/>
          <w:szCs w:val="22"/>
        </w:rPr>
        <w:t>Gradient</w:t>
      </w:r>
      <w:r w:rsidRPr="0088017C">
        <w:rPr>
          <w:rFonts w:asciiTheme="minorHAnsi" w:hAnsiTheme="minorHAnsi" w:cstheme="minorHAnsi"/>
          <w:color w:val="111111"/>
          <w:sz w:val="22"/>
          <w:szCs w:val="22"/>
        </w:rPr>
        <w:t xml:space="preserve">-based One-Side Sampling (GOSS) to filter out the data instances </w:t>
      </w:r>
      <w:r>
        <w:rPr>
          <w:rFonts w:asciiTheme="minorHAnsi" w:hAnsiTheme="minorHAnsi" w:cstheme="minorHAnsi"/>
          <w:color w:val="111111"/>
          <w:sz w:val="22"/>
          <w:szCs w:val="22"/>
        </w:rPr>
        <w:t>to find</w:t>
      </w:r>
      <w:r w:rsidRPr="0088017C">
        <w:rPr>
          <w:rFonts w:asciiTheme="minorHAnsi" w:hAnsiTheme="minorHAnsi" w:cstheme="minorHAnsi"/>
          <w:color w:val="111111"/>
          <w:sz w:val="22"/>
          <w:szCs w:val="22"/>
        </w:rPr>
        <w:t xml:space="preserve"> a split value.</w:t>
      </w:r>
    </w:p>
    <w:p w14:paraId="2CD09899" w14:textId="77777777" w:rsidR="005539A3" w:rsidRPr="0088017C" w:rsidRDefault="005539A3" w:rsidP="005539A3">
      <w:pPr>
        <w:rPr>
          <w:rFonts w:asciiTheme="minorHAnsi" w:hAnsiTheme="minorHAnsi" w:cstheme="minorHAnsi"/>
          <w:color w:val="111111"/>
          <w:sz w:val="22"/>
          <w:szCs w:val="22"/>
        </w:rPr>
      </w:pPr>
    </w:p>
    <w:p w14:paraId="597AF78D" w14:textId="77777777" w:rsidR="005539A3" w:rsidRPr="0088017C" w:rsidRDefault="005539A3" w:rsidP="00145AC7">
      <w:pPr>
        <w:numPr>
          <w:ilvl w:val="0"/>
          <w:numId w:val="137"/>
        </w:numPr>
        <w:rPr>
          <w:rFonts w:asciiTheme="minorHAnsi" w:hAnsiTheme="minorHAnsi" w:cstheme="minorHAnsi"/>
          <w:color w:val="111111"/>
          <w:sz w:val="22"/>
          <w:szCs w:val="22"/>
        </w:rPr>
      </w:pPr>
      <w:r w:rsidRPr="0088017C">
        <w:rPr>
          <w:rFonts w:asciiTheme="minorHAnsi" w:hAnsiTheme="minorHAnsi" w:cstheme="minorHAnsi"/>
          <w:b/>
          <w:bCs/>
          <w:color w:val="111111"/>
          <w:sz w:val="22"/>
          <w:szCs w:val="22"/>
        </w:rPr>
        <w:t>CatBoost</w:t>
      </w:r>
      <w:r w:rsidRPr="0088017C">
        <w:rPr>
          <w:rFonts w:asciiTheme="minorHAnsi" w:hAnsiTheme="minorHAnsi" w:cstheme="minorHAnsi"/>
          <w:color w:val="111111"/>
          <w:sz w:val="22"/>
          <w:szCs w:val="22"/>
        </w:rPr>
        <w:t xml:space="preserve">: Developed by Yandex, CatBoost (short for Categorical Boosting) is a </w:t>
      </w:r>
      <w:r>
        <w:rPr>
          <w:rFonts w:asciiTheme="minorHAnsi" w:hAnsiTheme="minorHAnsi" w:cstheme="minorHAnsi"/>
          <w:color w:val="111111"/>
          <w:sz w:val="22"/>
          <w:szCs w:val="22"/>
        </w:rPr>
        <w:t>gradient boosting</w:t>
      </w:r>
      <w:r w:rsidRPr="0088017C">
        <w:rPr>
          <w:rFonts w:asciiTheme="minorHAnsi" w:hAnsiTheme="minorHAnsi" w:cstheme="minorHAnsi"/>
          <w:color w:val="111111"/>
          <w:sz w:val="22"/>
          <w:szCs w:val="22"/>
        </w:rPr>
        <w:t xml:space="preserve"> model designed to handle categorical features better than other models. It converts categorical values into numbers using various statistics on combinations of categorical features and combinations of categorical and numerical features.</w:t>
      </w:r>
    </w:p>
    <w:p w14:paraId="5D77D17C" w14:textId="77777777" w:rsidR="005539A3" w:rsidRDefault="005539A3" w:rsidP="005539A3">
      <w:pPr>
        <w:spacing w:before="180"/>
        <w:rPr>
          <w:rFonts w:asciiTheme="minorHAnsi" w:hAnsiTheme="minorHAnsi" w:cstheme="minorHAnsi"/>
          <w:color w:val="111111"/>
          <w:sz w:val="22"/>
          <w:szCs w:val="22"/>
        </w:rPr>
      </w:pPr>
      <w:r w:rsidRPr="0088017C">
        <w:rPr>
          <w:rFonts w:asciiTheme="minorHAnsi" w:hAnsiTheme="minorHAnsi" w:cstheme="minorHAnsi"/>
          <w:color w:val="111111"/>
          <w:sz w:val="22"/>
          <w:szCs w:val="22"/>
        </w:rPr>
        <w:t xml:space="preserve">Each of these models has its own set of hyperparameters to tune and may perform differently depending on the specifics of your data and problem. It’s always a good idea to try </w:t>
      </w:r>
      <w:r>
        <w:rPr>
          <w:rFonts w:asciiTheme="minorHAnsi" w:hAnsiTheme="minorHAnsi" w:cstheme="minorHAnsi"/>
          <w:color w:val="111111"/>
          <w:sz w:val="22"/>
          <w:szCs w:val="22"/>
        </w:rPr>
        <w:t xml:space="preserve">different models and see which </w:t>
      </w:r>
      <w:r w:rsidRPr="0088017C">
        <w:rPr>
          <w:rFonts w:asciiTheme="minorHAnsi" w:hAnsiTheme="minorHAnsi" w:cstheme="minorHAnsi"/>
          <w:color w:val="111111"/>
          <w:sz w:val="22"/>
          <w:szCs w:val="22"/>
        </w:rPr>
        <w:t>works best for your specific use case.</w:t>
      </w:r>
    </w:p>
    <w:p w14:paraId="58AC6626" w14:textId="77777777" w:rsidR="005539A3" w:rsidRPr="0088017C" w:rsidRDefault="005539A3" w:rsidP="005539A3">
      <w:pPr>
        <w:spacing w:before="180"/>
        <w:rPr>
          <w:rFonts w:asciiTheme="minorHAnsi" w:hAnsiTheme="minorHAnsi" w:cstheme="minorHAnsi"/>
          <w:color w:val="111111"/>
          <w:sz w:val="22"/>
          <w:szCs w:val="22"/>
        </w:rPr>
      </w:pPr>
    </w:p>
    <w:p w14:paraId="68D7B36B" w14:textId="77777777" w:rsidR="005539A3" w:rsidRDefault="005539A3" w:rsidP="005539A3">
      <w:pPr>
        <w:rPr>
          <w:rFonts w:asciiTheme="minorHAnsi" w:hAnsiTheme="minorHAnsi" w:cstheme="minorHAnsi"/>
          <w:sz w:val="22"/>
          <w:szCs w:val="22"/>
          <w:u w:val="single"/>
        </w:rPr>
      </w:pPr>
    </w:p>
    <w:p w14:paraId="360AF420" w14:textId="77777777" w:rsidR="005539A3" w:rsidRPr="00CA4A4E" w:rsidRDefault="005539A3" w:rsidP="005539A3">
      <w:pPr>
        <w:pStyle w:val="Heading2"/>
        <w:ind w:left="0"/>
      </w:pPr>
      <w:bookmarkStart w:id="133" w:name="_Toc174889643"/>
      <w:r w:rsidRPr="00CA4A4E">
        <w:t xml:space="preserve">Comparing </w:t>
      </w:r>
      <w:r>
        <w:t>Random Forests and Gradient Boosting</w:t>
      </w:r>
      <w:bookmarkEnd w:id="133"/>
    </w:p>
    <w:p w14:paraId="5D444AD0" w14:textId="77777777" w:rsidR="005539A3" w:rsidRDefault="005539A3" w:rsidP="005539A3">
      <w:pPr>
        <w:rPr>
          <w:rFonts w:asciiTheme="minorHAnsi" w:hAnsiTheme="minorHAnsi" w:cstheme="minorHAnsi"/>
          <w:color w:val="111111"/>
          <w:sz w:val="22"/>
          <w:szCs w:val="22"/>
        </w:rPr>
      </w:pPr>
    </w:p>
    <w:p w14:paraId="1FF6E994" w14:textId="77777777" w:rsidR="005539A3" w:rsidRPr="009738F7" w:rsidRDefault="005539A3" w:rsidP="005539A3">
      <w:pPr>
        <w:rPr>
          <w:rFonts w:asciiTheme="minorHAnsi" w:hAnsiTheme="minorHAnsi" w:cstheme="minorHAnsi"/>
          <w:color w:val="111111"/>
          <w:sz w:val="22"/>
          <w:szCs w:val="22"/>
        </w:rPr>
      </w:pPr>
      <w:r>
        <w:rPr>
          <w:rFonts w:asciiTheme="minorHAnsi" w:hAnsiTheme="minorHAnsi" w:cstheme="minorHAnsi"/>
          <w:color w:val="111111"/>
          <w:sz w:val="22"/>
          <w:szCs w:val="22"/>
        </w:rPr>
        <w:t>Gradient boosting</w:t>
      </w:r>
      <w:r w:rsidRPr="009738F7">
        <w:rPr>
          <w:rFonts w:asciiTheme="minorHAnsi" w:hAnsiTheme="minorHAnsi" w:cstheme="minorHAnsi"/>
          <w:color w:val="111111"/>
          <w:sz w:val="22"/>
          <w:szCs w:val="22"/>
        </w:rPr>
        <w:t xml:space="preserve"> models are often more accurate than </w:t>
      </w:r>
      <w:r>
        <w:rPr>
          <w:rFonts w:asciiTheme="minorHAnsi" w:hAnsiTheme="minorHAnsi" w:cstheme="minorHAnsi"/>
          <w:color w:val="111111"/>
          <w:sz w:val="22"/>
          <w:szCs w:val="22"/>
        </w:rPr>
        <w:t>random forests</w:t>
      </w:r>
      <w:r w:rsidRPr="009738F7">
        <w:rPr>
          <w:rFonts w:asciiTheme="minorHAnsi" w:hAnsiTheme="minorHAnsi" w:cstheme="minorHAnsi"/>
          <w:color w:val="111111"/>
          <w:sz w:val="22"/>
          <w:szCs w:val="22"/>
        </w:rPr>
        <w:t xml:space="preserve"> because they build trees </w:t>
      </w:r>
      <w:r>
        <w:rPr>
          <w:rFonts w:asciiTheme="minorHAnsi" w:hAnsiTheme="minorHAnsi" w:cstheme="minorHAnsi"/>
          <w:color w:val="111111"/>
          <w:sz w:val="22"/>
          <w:szCs w:val="22"/>
        </w:rPr>
        <w:t>sequentially</w:t>
      </w:r>
      <w:r w:rsidRPr="009738F7">
        <w:rPr>
          <w:rFonts w:asciiTheme="minorHAnsi" w:hAnsiTheme="minorHAnsi" w:cstheme="minorHAnsi"/>
          <w:color w:val="111111"/>
          <w:sz w:val="22"/>
          <w:szCs w:val="22"/>
        </w:rPr>
        <w:t xml:space="preserve">, with each tree learning from the mistakes of the previous ones. This iterative approach allows the model to learn from its errors and improve its predictions. However, this increased accuracy comes at a cost: </w:t>
      </w:r>
      <w:r>
        <w:rPr>
          <w:rFonts w:asciiTheme="minorHAnsi" w:hAnsiTheme="minorHAnsi" w:cstheme="minorHAnsi"/>
          <w:color w:val="111111"/>
          <w:sz w:val="22"/>
          <w:szCs w:val="22"/>
        </w:rPr>
        <w:t>gradient boosting</w:t>
      </w:r>
      <w:r w:rsidRPr="009738F7">
        <w:rPr>
          <w:rFonts w:asciiTheme="minorHAnsi" w:hAnsiTheme="minorHAnsi" w:cstheme="minorHAnsi"/>
          <w:color w:val="111111"/>
          <w:sz w:val="22"/>
          <w:szCs w:val="22"/>
        </w:rPr>
        <w:t xml:space="preserve"> models typically require more data to train effectively and are more computationally intensive, which means they may not be as efficient as </w:t>
      </w:r>
      <w:r>
        <w:rPr>
          <w:rFonts w:asciiTheme="minorHAnsi" w:hAnsiTheme="minorHAnsi" w:cstheme="minorHAnsi"/>
          <w:color w:val="111111"/>
          <w:sz w:val="22"/>
          <w:szCs w:val="22"/>
        </w:rPr>
        <w:t>random forests</w:t>
      </w:r>
      <w:r w:rsidRPr="009738F7">
        <w:rPr>
          <w:rFonts w:asciiTheme="minorHAnsi" w:hAnsiTheme="minorHAnsi" w:cstheme="minorHAnsi"/>
          <w:color w:val="111111"/>
          <w:sz w:val="22"/>
          <w:szCs w:val="22"/>
        </w:rPr>
        <w:t>.</w:t>
      </w:r>
    </w:p>
    <w:p w14:paraId="5E6B8856" w14:textId="77777777" w:rsidR="005539A3" w:rsidRPr="009738F7" w:rsidRDefault="005539A3" w:rsidP="005539A3">
      <w:pPr>
        <w:spacing w:before="180"/>
        <w:rPr>
          <w:rFonts w:asciiTheme="minorHAnsi" w:hAnsiTheme="minorHAnsi" w:cstheme="minorHAnsi"/>
          <w:color w:val="111111"/>
          <w:sz w:val="22"/>
          <w:szCs w:val="22"/>
        </w:rPr>
      </w:pPr>
      <w:r w:rsidRPr="009738F7">
        <w:rPr>
          <w:rFonts w:asciiTheme="minorHAnsi" w:hAnsiTheme="minorHAnsi" w:cstheme="minorHAnsi"/>
          <w:color w:val="111111"/>
          <w:sz w:val="22"/>
          <w:szCs w:val="22"/>
        </w:rPr>
        <w:lastRenderedPageBreak/>
        <w:t xml:space="preserve">Choosing between these two models often depends on </w:t>
      </w:r>
      <w:r>
        <w:rPr>
          <w:rFonts w:asciiTheme="minorHAnsi" w:hAnsiTheme="minorHAnsi" w:cstheme="minorHAnsi"/>
          <w:color w:val="111111"/>
          <w:sz w:val="22"/>
          <w:szCs w:val="22"/>
        </w:rPr>
        <w:t>your project's specific requirements</w:t>
      </w:r>
      <w:r w:rsidRPr="009738F7">
        <w:rPr>
          <w:rFonts w:asciiTheme="minorHAnsi" w:hAnsiTheme="minorHAnsi" w:cstheme="minorHAnsi"/>
          <w:color w:val="111111"/>
          <w:sz w:val="22"/>
          <w:szCs w:val="22"/>
        </w:rPr>
        <w:t xml:space="preserve">. If you have a large amount of data and computational efficiency is not a primary concern, a </w:t>
      </w:r>
      <w:r>
        <w:rPr>
          <w:rFonts w:asciiTheme="minorHAnsi" w:hAnsiTheme="minorHAnsi" w:cstheme="minorHAnsi"/>
          <w:color w:val="111111"/>
          <w:sz w:val="22"/>
          <w:szCs w:val="22"/>
        </w:rPr>
        <w:t>gradient boosting</w:t>
      </w:r>
      <w:r w:rsidRPr="009738F7">
        <w:rPr>
          <w:rFonts w:asciiTheme="minorHAnsi" w:hAnsiTheme="minorHAnsi" w:cstheme="minorHAnsi"/>
          <w:color w:val="111111"/>
          <w:sz w:val="22"/>
          <w:szCs w:val="22"/>
        </w:rPr>
        <w:t xml:space="preserve"> model may be the best choice due to its potential for higher accuracy. On the other hand, if you have less data or need a model that can train quickly, a </w:t>
      </w:r>
      <w:r>
        <w:rPr>
          <w:rFonts w:asciiTheme="minorHAnsi" w:hAnsiTheme="minorHAnsi" w:cstheme="minorHAnsi"/>
          <w:color w:val="111111"/>
          <w:sz w:val="22"/>
          <w:szCs w:val="22"/>
        </w:rPr>
        <w:t>r</w:t>
      </w:r>
      <w:r w:rsidRPr="009738F7">
        <w:rPr>
          <w:rFonts w:asciiTheme="minorHAnsi" w:hAnsiTheme="minorHAnsi" w:cstheme="minorHAnsi"/>
          <w:color w:val="111111"/>
          <w:sz w:val="22"/>
          <w:szCs w:val="22"/>
        </w:rPr>
        <w:t xml:space="preserve">andom </w:t>
      </w:r>
      <w:r>
        <w:rPr>
          <w:rFonts w:asciiTheme="minorHAnsi" w:hAnsiTheme="minorHAnsi" w:cstheme="minorHAnsi"/>
          <w:color w:val="111111"/>
          <w:sz w:val="22"/>
          <w:szCs w:val="22"/>
        </w:rPr>
        <w:t>f</w:t>
      </w:r>
      <w:r w:rsidRPr="009738F7">
        <w:rPr>
          <w:rFonts w:asciiTheme="minorHAnsi" w:hAnsiTheme="minorHAnsi" w:cstheme="minorHAnsi"/>
          <w:color w:val="111111"/>
          <w:sz w:val="22"/>
          <w:szCs w:val="22"/>
        </w:rPr>
        <w:t>orest might be more suitable.</w:t>
      </w:r>
    </w:p>
    <w:p w14:paraId="5E5A4693" w14:textId="77777777" w:rsidR="005539A3" w:rsidRPr="009738F7" w:rsidRDefault="005539A3" w:rsidP="005539A3">
      <w:pPr>
        <w:spacing w:before="180"/>
        <w:rPr>
          <w:rFonts w:asciiTheme="minorHAnsi" w:hAnsiTheme="minorHAnsi" w:cstheme="minorHAnsi"/>
          <w:color w:val="111111"/>
          <w:sz w:val="22"/>
          <w:szCs w:val="22"/>
        </w:rPr>
      </w:pPr>
      <w:r w:rsidRPr="009738F7">
        <w:rPr>
          <w:rFonts w:asciiTheme="minorHAnsi" w:hAnsiTheme="minorHAnsi" w:cstheme="minorHAnsi"/>
          <w:color w:val="111111"/>
          <w:sz w:val="22"/>
          <w:szCs w:val="22"/>
        </w:rPr>
        <w:t xml:space="preserve">In summary, both </w:t>
      </w:r>
      <w:r>
        <w:rPr>
          <w:rFonts w:asciiTheme="minorHAnsi" w:hAnsiTheme="minorHAnsi" w:cstheme="minorHAnsi"/>
          <w:color w:val="111111"/>
          <w:sz w:val="22"/>
          <w:szCs w:val="22"/>
        </w:rPr>
        <w:t>random forests</w:t>
      </w:r>
      <w:r w:rsidRPr="009738F7">
        <w:rPr>
          <w:rFonts w:asciiTheme="minorHAnsi" w:hAnsiTheme="minorHAnsi" w:cstheme="minorHAnsi"/>
          <w:color w:val="111111"/>
          <w:sz w:val="22"/>
          <w:szCs w:val="22"/>
        </w:rPr>
        <w:t xml:space="preserve"> and </w:t>
      </w:r>
      <w:r>
        <w:rPr>
          <w:rFonts w:asciiTheme="minorHAnsi" w:hAnsiTheme="minorHAnsi" w:cstheme="minorHAnsi"/>
          <w:color w:val="111111"/>
          <w:sz w:val="22"/>
          <w:szCs w:val="22"/>
        </w:rPr>
        <w:t>gradient boosting</w:t>
      </w:r>
      <w:r w:rsidRPr="009738F7">
        <w:rPr>
          <w:rFonts w:asciiTheme="minorHAnsi" w:hAnsiTheme="minorHAnsi" w:cstheme="minorHAnsi"/>
          <w:color w:val="111111"/>
          <w:sz w:val="22"/>
          <w:szCs w:val="22"/>
        </w:rPr>
        <w:t xml:space="preserve"> models are powerful tools for machine learning tasks, each with their own strengths and weaknesses. The choice between them should be based on the amount of available data, the computational resources at your disposal, and the level of accuracy required for your specific use case.</w:t>
      </w:r>
    </w:p>
    <w:p w14:paraId="697767A5" w14:textId="3AD16E4D" w:rsidR="005539A3" w:rsidRDefault="005539A3" w:rsidP="005539A3">
      <w:pPr>
        <w:pStyle w:val="ACaptionHead"/>
        <w:ind w:left="0"/>
      </w:pPr>
      <w:r>
        <w:t xml:space="preserve">Table </w:t>
      </w:r>
      <w:r w:rsidR="00A64858">
        <w:t>6</w:t>
      </w:r>
      <w:r>
        <w:t>.</w:t>
      </w:r>
      <w:r w:rsidR="00A64858">
        <w:t>2</w:t>
      </w:r>
      <w:r>
        <w:t>:  Comparing Random Forests to Gradient Boosting Models</w:t>
      </w:r>
    </w:p>
    <w:p w14:paraId="24D015C9" w14:textId="77777777" w:rsidR="005539A3" w:rsidRDefault="005539A3" w:rsidP="005539A3">
      <w:pPr>
        <w:rPr>
          <w:rFonts w:asciiTheme="minorHAnsi" w:hAnsiTheme="minorHAnsi" w:cstheme="minorHAnsi"/>
          <w:sz w:val="22"/>
          <w:szCs w:val="22"/>
          <w:u w:val="single"/>
        </w:rPr>
      </w:pPr>
    </w:p>
    <w:tbl>
      <w:tblPr>
        <w:tblW w:w="8120" w:type="dxa"/>
        <w:tblLook w:val="04A0" w:firstRow="1" w:lastRow="0" w:firstColumn="1" w:lastColumn="0" w:noHBand="0" w:noVBand="1"/>
      </w:tblPr>
      <w:tblGrid>
        <w:gridCol w:w="1675"/>
        <w:gridCol w:w="3212"/>
        <w:gridCol w:w="3233"/>
      </w:tblGrid>
      <w:tr w:rsidR="005539A3" w:rsidRPr="009738F7" w14:paraId="4D880E43" w14:textId="77777777" w:rsidTr="00A23D18">
        <w:trPr>
          <w:trHeight w:val="288"/>
        </w:trPr>
        <w:tc>
          <w:tcPr>
            <w:tcW w:w="16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E088A0" w14:textId="77777777" w:rsidR="005539A3" w:rsidRPr="009738F7" w:rsidRDefault="005539A3" w:rsidP="00A23D18">
            <w:pPr>
              <w:jc w:val="center"/>
              <w:rPr>
                <w:rFonts w:ascii="Roboto" w:hAnsi="Roboto" w:cs="Calibri"/>
                <w:b/>
                <w:bCs/>
                <w:color w:val="111111"/>
                <w:szCs w:val="20"/>
              </w:rPr>
            </w:pPr>
            <w:r w:rsidRPr="009738F7">
              <w:rPr>
                <w:rFonts w:ascii="Roboto" w:hAnsi="Roboto" w:cs="Calibri"/>
                <w:b/>
                <w:bCs/>
                <w:color w:val="111111"/>
                <w:szCs w:val="20"/>
              </w:rPr>
              <w:t>Model Issue</w:t>
            </w:r>
          </w:p>
        </w:tc>
        <w:tc>
          <w:tcPr>
            <w:tcW w:w="3220" w:type="dxa"/>
            <w:tcBorders>
              <w:top w:val="single" w:sz="4" w:space="0" w:color="auto"/>
              <w:left w:val="nil"/>
              <w:bottom w:val="single" w:sz="4" w:space="0" w:color="auto"/>
              <w:right w:val="single" w:sz="4" w:space="0" w:color="auto"/>
            </w:tcBorders>
            <w:shd w:val="clear" w:color="auto" w:fill="auto"/>
            <w:vAlign w:val="center"/>
            <w:hideMark/>
          </w:tcPr>
          <w:p w14:paraId="09E63C58" w14:textId="77777777" w:rsidR="005539A3" w:rsidRPr="009738F7" w:rsidRDefault="005539A3" w:rsidP="00A23D18">
            <w:pPr>
              <w:jc w:val="center"/>
              <w:rPr>
                <w:rFonts w:ascii="Roboto" w:hAnsi="Roboto" w:cs="Calibri"/>
                <w:b/>
                <w:bCs/>
                <w:color w:val="111111"/>
                <w:szCs w:val="20"/>
              </w:rPr>
            </w:pPr>
            <w:r>
              <w:rPr>
                <w:rFonts w:ascii="Roboto" w:hAnsi="Roboto" w:cs="Calibri"/>
                <w:b/>
                <w:bCs/>
                <w:color w:val="111111"/>
                <w:szCs w:val="20"/>
              </w:rPr>
              <w:t>Random Forests</w:t>
            </w:r>
          </w:p>
        </w:tc>
        <w:tc>
          <w:tcPr>
            <w:tcW w:w="3240" w:type="dxa"/>
            <w:tcBorders>
              <w:top w:val="single" w:sz="4" w:space="0" w:color="auto"/>
              <w:left w:val="nil"/>
              <w:bottom w:val="single" w:sz="4" w:space="0" w:color="auto"/>
              <w:right w:val="single" w:sz="4" w:space="0" w:color="auto"/>
            </w:tcBorders>
            <w:shd w:val="clear" w:color="auto" w:fill="auto"/>
            <w:vAlign w:val="center"/>
            <w:hideMark/>
          </w:tcPr>
          <w:p w14:paraId="60A5A3C1" w14:textId="77777777" w:rsidR="005539A3" w:rsidRPr="009738F7" w:rsidRDefault="005539A3" w:rsidP="00A23D18">
            <w:pPr>
              <w:jc w:val="center"/>
              <w:rPr>
                <w:rFonts w:ascii="Roboto" w:hAnsi="Roboto" w:cs="Calibri"/>
                <w:b/>
                <w:bCs/>
                <w:color w:val="111111"/>
                <w:szCs w:val="20"/>
              </w:rPr>
            </w:pPr>
            <w:r>
              <w:rPr>
                <w:rFonts w:ascii="Roboto" w:hAnsi="Roboto" w:cs="Calibri"/>
                <w:b/>
                <w:bCs/>
                <w:color w:val="111111"/>
                <w:szCs w:val="20"/>
              </w:rPr>
              <w:t>Gradient Boosting</w:t>
            </w:r>
            <w:r w:rsidRPr="009738F7">
              <w:rPr>
                <w:rFonts w:ascii="Roboto" w:hAnsi="Roboto" w:cs="Calibri"/>
                <w:b/>
                <w:bCs/>
                <w:color w:val="111111"/>
                <w:szCs w:val="20"/>
              </w:rPr>
              <w:t xml:space="preserve"> Models</w:t>
            </w:r>
          </w:p>
        </w:tc>
      </w:tr>
      <w:tr w:rsidR="005539A3" w:rsidRPr="009738F7" w14:paraId="16C25424" w14:textId="77777777" w:rsidTr="00A23D18">
        <w:trPr>
          <w:trHeight w:val="105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797F06F" w14:textId="77777777" w:rsidR="005539A3" w:rsidRPr="009738F7" w:rsidRDefault="005539A3" w:rsidP="00A23D18">
            <w:pPr>
              <w:rPr>
                <w:rFonts w:ascii="Roboto" w:hAnsi="Roboto" w:cs="Calibri"/>
                <w:b/>
                <w:bCs/>
                <w:color w:val="111111"/>
                <w:szCs w:val="20"/>
              </w:rPr>
            </w:pPr>
            <w:r w:rsidRPr="009738F7">
              <w:rPr>
                <w:rFonts w:ascii="Roboto" w:hAnsi="Roboto" w:cs="Calibri"/>
                <w:b/>
                <w:bCs/>
                <w:color w:val="111111"/>
                <w:szCs w:val="20"/>
              </w:rPr>
              <w:t>Multicollinearity</w:t>
            </w:r>
          </w:p>
        </w:tc>
        <w:tc>
          <w:tcPr>
            <w:tcW w:w="3220" w:type="dxa"/>
            <w:tcBorders>
              <w:top w:val="nil"/>
              <w:left w:val="nil"/>
              <w:bottom w:val="single" w:sz="4" w:space="0" w:color="auto"/>
              <w:right w:val="single" w:sz="4" w:space="0" w:color="auto"/>
            </w:tcBorders>
            <w:shd w:val="clear" w:color="auto" w:fill="auto"/>
            <w:vAlign w:val="center"/>
            <w:hideMark/>
          </w:tcPr>
          <w:p w14:paraId="1AEFD933" w14:textId="77777777" w:rsidR="005539A3" w:rsidRPr="009738F7" w:rsidRDefault="005539A3" w:rsidP="00A23D18">
            <w:pPr>
              <w:rPr>
                <w:rFonts w:ascii="Roboto" w:hAnsi="Roboto" w:cs="Calibri"/>
                <w:color w:val="111111"/>
                <w:szCs w:val="20"/>
              </w:rPr>
            </w:pPr>
            <w:r w:rsidRPr="009738F7">
              <w:rPr>
                <w:rFonts w:ascii="Roboto" w:hAnsi="Roboto" w:cs="Calibri"/>
                <w:color w:val="111111"/>
                <w:szCs w:val="20"/>
              </w:rPr>
              <w:t>Less sensitive due to randomness and averaging of results from multiple trees.</w:t>
            </w:r>
          </w:p>
        </w:tc>
        <w:tc>
          <w:tcPr>
            <w:tcW w:w="3240" w:type="dxa"/>
            <w:tcBorders>
              <w:top w:val="nil"/>
              <w:left w:val="nil"/>
              <w:bottom w:val="single" w:sz="4" w:space="0" w:color="auto"/>
              <w:right w:val="single" w:sz="4" w:space="0" w:color="auto"/>
            </w:tcBorders>
            <w:shd w:val="clear" w:color="auto" w:fill="auto"/>
            <w:vAlign w:val="center"/>
            <w:hideMark/>
          </w:tcPr>
          <w:p w14:paraId="7E6C2B34" w14:textId="77777777" w:rsidR="005539A3" w:rsidRPr="009738F7" w:rsidRDefault="005539A3" w:rsidP="00A23D18">
            <w:pPr>
              <w:rPr>
                <w:rFonts w:ascii="Roboto" w:hAnsi="Roboto" w:cs="Calibri"/>
                <w:color w:val="111111"/>
                <w:szCs w:val="20"/>
              </w:rPr>
            </w:pPr>
            <w:r w:rsidRPr="009738F7">
              <w:rPr>
                <w:rFonts w:ascii="Roboto" w:hAnsi="Roboto" w:cs="Calibri"/>
                <w:color w:val="111111"/>
                <w:szCs w:val="20"/>
              </w:rPr>
              <w:t>Less sensitive as each weak learner (tree) is built on the residuals/errors of the previous one.</w:t>
            </w:r>
          </w:p>
        </w:tc>
      </w:tr>
      <w:tr w:rsidR="005539A3" w:rsidRPr="009738F7" w14:paraId="6D3EB594" w14:textId="77777777" w:rsidTr="00A23D18">
        <w:trPr>
          <w:trHeight w:val="132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822B26F" w14:textId="77777777" w:rsidR="005539A3" w:rsidRPr="009738F7" w:rsidRDefault="005539A3" w:rsidP="00A23D18">
            <w:pPr>
              <w:rPr>
                <w:rFonts w:ascii="Roboto" w:hAnsi="Roboto" w:cs="Calibri"/>
                <w:b/>
                <w:bCs/>
                <w:color w:val="111111"/>
                <w:szCs w:val="20"/>
              </w:rPr>
            </w:pPr>
            <w:r w:rsidRPr="009738F7">
              <w:rPr>
                <w:rFonts w:ascii="Roboto" w:hAnsi="Roboto" w:cs="Calibri"/>
                <w:b/>
                <w:bCs/>
                <w:color w:val="111111"/>
                <w:szCs w:val="20"/>
              </w:rPr>
              <w:t>Overfitting</w:t>
            </w:r>
          </w:p>
        </w:tc>
        <w:tc>
          <w:tcPr>
            <w:tcW w:w="3220" w:type="dxa"/>
            <w:tcBorders>
              <w:top w:val="nil"/>
              <w:left w:val="nil"/>
              <w:bottom w:val="single" w:sz="4" w:space="0" w:color="auto"/>
              <w:right w:val="single" w:sz="4" w:space="0" w:color="auto"/>
            </w:tcBorders>
            <w:shd w:val="clear" w:color="auto" w:fill="auto"/>
            <w:vAlign w:val="center"/>
            <w:hideMark/>
          </w:tcPr>
          <w:p w14:paraId="26241F7F" w14:textId="77777777" w:rsidR="005539A3" w:rsidRPr="009738F7" w:rsidRDefault="005539A3" w:rsidP="00A23D18">
            <w:pPr>
              <w:rPr>
                <w:rFonts w:ascii="Roboto" w:hAnsi="Roboto" w:cs="Calibri"/>
                <w:color w:val="111111"/>
                <w:szCs w:val="20"/>
              </w:rPr>
            </w:pPr>
            <w:r w:rsidRPr="009738F7">
              <w:rPr>
                <w:rFonts w:ascii="Roboto" w:hAnsi="Roboto" w:cs="Calibri"/>
                <w:color w:val="111111"/>
                <w:szCs w:val="20"/>
              </w:rPr>
              <w:t xml:space="preserve">Less prone due to ensemble method which averages multiple </w:t>
            </w:r>
            <w:r>
              <w:rPr>
                <w:rFonts w:ascii="Roboto" w:hAnsi="Roboto" w:cs="Calibri"/>
                <w:color w:val="111111"/>
                <w:szCs w:val="20"/>
              </w:rPr>
              <w:t>decision trees</w:t>
            </w:r>
            <w:r w:rsidRPr="009738F7">
              <w:rPr>
                <w:rFonts w:ascii="Roboto" w:hAnsi="Roboto" w:cs="Calibri"/>
                <w:color w:val="111111"/>
                <w:szCs w:val="20"/>
              </w:rPr>
              <w:t xml:space="preserve"> to reduce variance.</w:t>
            </w:r>
          </w:p>
        </w:tc>
        <w:tc>
          <w:tcPr>
            <w:tcW w:w="3240" w:type="dxa"/>
            <w:tcBorders>
              <w:top w:val="nil"/>
              <w:left w:val="nil"/>
              <w:bottom w:val="single" w:sz="4" w:space="0" w:color="auto"/>
              <w:right w:val="single" w:sz="4" w:space="0" w:color="auto"/>
            </w:tcBorders>
            <w:shd w:val="clear" w:color="auto" w:fill="auto"/>
            <w:vAlign w:val="center"/>
            <w:hideMark/>
          </w:tcPr>
          <w:p w14:paraId="52D91670" w14:textId="77777777" w:rsidR="005539A3" w:rsidRPr="009738F7" w:rsidRDefault="005539A3" w:rsidP="00A23D18">
            <w:pPr>
              <w:rPr>
                <w:rFonts w:ascii="Roboto" w:hAnsi="Roboto" w:cs="Calibri"/>
                <w:color w:val="111111"/>
                <w:szCs w:val="20"/>
              </w:rPr>
            </w:pPr>
            <w:r w:rsidRPr="009738F7">
              <w:rPr>
                <w:rFonts w:ascii="Roboto" w:hAnsi="Roboto" w:cs="Calibri"/>
                <w:color w:val="111111"/>
                <w:szCs w:val="20"/>
              </w:rPr>
              <w:t>Can overfit if the number of trees is too large, but this can be controlled using early stopping and other regularization techniques.</w:t>
            </w:r>
          </w:p>
        </w:tc>
      </w:tr>
      <w:tr w:rsidR="005539A3" w:rsidRPr="009738F7" w14:paraId="343E7E7E" w14:textId="77777777" w:rsidTr="00A23D18">
        <w:trPr>
          <w:trHeight w:val="105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9C8E860" w14:textId="77777777" w:rsidR="005539A3" w:rsidRPr="009738F7" w:rsidRDefault="005539A3" w:rsidP="00A23D18">
            <w:pPr>
              <w:rPr>
                <w:rFonts w:ascii="Roboto" w:hAnsi="Roboto" w:cs="Calibri"/>
                <w:b/>
                <w:bCs/>
                <w:color w:val="111111"/>
                <w:szCs w:val="20"/>
              </w:rPr>
            </w:pPr>
            <w:r w:rsidRPr="009738F7">
              <w:rPr>
                <w:rFonts w:ascii="Roboto" w:hAnsi="Roboto" w:cs="Calibri"/>
                <w:b/>
                <w:bCs/>
                <w:color w:val="111111"/>
                <w:szCs w:val="20"/>
              </w:rPr>
              <w:t>Interpretability</w:t>
            </w:r>
          </w:p>
        </w:tc>
        <w:tc>
          <w:tcPr>
            <w:tcW w:w="3220" w:type="dxa"/>
            <w:tcBorders>
              <w:top w:val="nil"/>
              <w:left w:val="nil"/>
              <w:bottom w:val="single" w:sz="4" w:space="0" w:color="auto"/>
              <w:right w:val="single" w:sz="4" w:space="0" w:color="auto"/>
            </w:tcBorders>
            <w:shd w:val="clear" w:color="auto" w:fill="auto"/>
            <w:vAlign w:val="center"/>
            <w:hideMark/>
          </w:tcPr>
          <w:p w14:paraId="4B877D39" w14:textId="77777777" w:rsidR="005539A3" w:rsidRPr="009738F7" w:rsidRDefault="005539A3" w:rsidP="00A23D18">
            <w:pPr>
              <w:rPr>
                <w:rFonts w:ascii="Roboto" w:hAnsi="Roboto" w:cs="Calibri"/>
                <w:color w:val="111111"/>
                <w:szCs w:val="20"/>
              </w:rPr>
            </w:pPr>
            <w:r w:rsidRPr="009738F7">
              <w:rPr>
                <w:rFonts w:ascii="Roboto" w:hAnsi="Roboto" w:cs="Calibri"/>
                <w:color w:val="111111"/>
                <w:szCs w:val="20"/>
              </w:rPr>
              <w:t>Lower interpretability due to complexity from multiple trees, but variable importance can be measured.</w:t>
            </w:r>
          </w:p>
        </w:tc>
        <w:tc>
          <w:tcPr>
            <w:tcW w:w="3240" w:type="dxa"/>
            <w:tcBorders>
              <w:top w:val="nil"/>
              <w:left w:val="nil"/>
              <w:bottom w:val="single" w:sz="4" w:space="0" w:color="auto"/>
              <w:right w:val="single" w:sz="4" w:space="0" w:color="auto"/>
            </w:tcBorders>
            <w:shd w:val="clear" w:color="auto" w:fill="auto"/>
            <w:vAlign w:val="center"/>
            <w:hideMark/>
          </w:tcPr>
          <w:p w14:paraId="27DBBF16" w14:textId="77777777" w:rsidR="005539A3" w:rsidRPr="009738F7" w:rsidRDefault="005539A3" w:rsidP="00A23D18">
            <w:pPr>
              <w:rPr>
                <w:rFonts w:ascii="Roboto" w:hAnsi="Roboto" w:cs="Calibri"/>
                <w:color w:val="111111"/>
                <w:szCs w:val="20"/>
              </w:rPr>
            </w:pPr>
            <w:r w:rsidRPr="009738F7">
              <w:rPr>
                <w:rFonts w:ascii="Roboto" w:hAnsi="Roboto" w:cs="Calibri"/>
                <w:color w:val="111111"/>
                <w:szCs w:val="20"/>
              </w:rPr>
              <w:t>Lower interpretability due to sequential nature of boosting, but variable importance can be measured.</w:t>
            </w:r>
          </w:p>
        </w:tc>
      </w:tr>
      <w:tr w:rsidR="005539A3" w:rsidRPr="009738F7" w14:paraId="5ADB9EAB" w14:textId="77777777" w:rsidTr="00A23D18">
        <w:trPr>
          <w:trHeight w:val="1584"/>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C8776E5" w14:textId="77777777" w:rsidR="005539A3" w:rsidRPr="009738F7" w:rsidRDefault="005539A3" w:rsidP="00A23D18">
            <w:pPr>
              <w:rPr>
                <w:rFonts w:ascii="Roboto" w:hAnsi="Roboto" w:cs="Calibri"/>
                <w:b/>
                <w:bCs/>
                <w:color w:val="111111"/>
                <w:szCs w:val="20"/>
              </w:rPr>
            </w:pPr>
            <w:r w:rsidRPr="009738F7">
              <w:rPr>
                <w:rFonts w:ascii="Roboto" w:hAnsi="Roboto" w:cs="Calibri"/>
                <w:b/>
                <w:bCs/>
                <w:color w:val="111111"/>
                <w:szCs w:val="20"/>
              </w:rPr>
              <w:t>Performance</w:t>
            </w:r>
          </w:p>
        </w:tc>
        <w:tc>
          <w:tcPr>
            <w:tcW w:w="3220" w:type="dxa"/>
            <w:tcBorders>
              <w:top w:val="nil"/>
              <w:left w:val="nil"/>
              <w:bottom w:val="single" w:sz="4" w:space="0" w:color="auto"/>
              <w:right w:val="single" w:sz="4" w:space="0" w:color="auto"/>
            </w:tcBorders>
            <w:shd w:val="clear" w:color="auto" w:fill="auto"/>
            <w:vAlign w:val="center"/>
            <w:hideMark/>
          </w:tcPr>
          <w:p w14:paraId="53E92833" w14:textId="77777777" w:rsidR="005539A3" w:rsidRPr="009738F7" w:rsidRDefault="005539A3" w:rsidP="00A23D18">
            <w:pPr>
              <w:rPr>
                <w:rFonts w:ascii="Roboto" w:hAnsi="Roboto" w:cs="Calibri"/>
                <w:color w:val="111111"/>
                <w:szCs w:val="20"/>
              </w:rPr>
            </w:pPr>
            <w:r w:rsidRPr="009738F7">
              <w:rPr>
                <w:rFonts w:ascii="Roboto" w:hAnsi="Roboto" w:cs="Calibri"/>
                <w:color w:val="111111"/>
                <w:szCs w:val="20"/>
              </w:rPr>
              <w:t>Higher performance due to ability to model complex patterns using multiple trees.</w:t>
            </w:r>
          </w:p>
        </w:tc>
        <w:tc>
          <w:tcPr>
            <w:tcW w:w="3240" w:type="dxa"/>
            <w:tcBorders>
              <w:top w:val="nil"/>
              <w:left w:val="nil"/>
              <w:bottom w:val="single" w:sz="4" w:space="0" w:color="auto"/>
              <w:right w:val="single" w:sz="4" w:space="0" w:color="auto"/>
            </w:tcBorders>
            <w:shd w:val="clear" w:color="auto" w:fill="auto"/>
            <w:vAlign w:val="center"/>
            <w:hideMark/>
          </w:tcPr>
          <w:p w14:paraId="32B813C8" w14:textId="77777777" w:rsidR="005539A3" w:rsidRPr="009738F7" w:rsidRDefault="005539A3" w:rsidP="00A23D18">
            <w:pPr>
              <w:rPr>
                <w:rFonts w:ascii="Roboto" w:hAnsi="Roboto" w:cs="Calibri"/>
                <w:color w:val="111111"/>
                <w:szCs w:val="20"/>
              </w:rPr>
            </w:pPr>
            <w:r w:rsidRPr="009738F7">
              <w:rPr>
                <w:rFonts w:ascii="Roboto" w:hAnsi="Roboto" w:cs="Calibri"/>
                <w:color w:val="111111"/>
                <w:szCs w:val="20"/>
              </w:rPr>
              <w:t xml:space="preserve">Typically provides even higher performance than </w:t>
            </w:r>
            <w:r>
              <w:rPr>
                <w:rFonts w:ascii="Roboto" w:hAnsi="Roboto" w:cs="Calibri"/>
                <w:color w:val="111111"/>
                <w:szCs w:val="20"/>
              </w:rPr>
              <w:t>random forests</w:t>
            </w:r>
            <w:r w:rsidRPr="009738F7">
              <w:rPr>
                <w:rFonts w:ascii="Roboto" w:hAnsi="Roboto" w:cs="Calibri"/>
                <w:color w:val="111111"/>
                <w:szCs w:val="20"/>
              </w:rPr>
              <w:t>, especially for datasets where the relationship between features and response is complex.</w:t>
            </w:r>
          </w:p>
        </w:tc>
      </w:tr>
      <w:tr w:rsidR="005539A3" w:rsidRPr="009738F7" w14:paraId="47CBAA48" w14:textId="77777777" w:rsidTr="00A23D18">
        <w:trPr>
          <w:trHeight w:val="105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662FD1C" w14:textId="77777777" w:rsidR="005539A3" w:rsidRPr="009738F7" w:rsidRDefault="005539A3" w:rsidP="00A23D18">
            <w:pPr>
              <w:rPr>
                <w:rFonts w:ascii="Roboto" w:hAnsi="Roboto" w:cs="Calibri"/>
                <w:b/>
                <w:bCs/>
                <w:color w:val="111111"/>
                <w:szCs w:val="20"/>
              </w:rPr>
            </w:pPr>
            <w:r w:rsidRPr="009738F7">
              <w:rPr>
                <w:rFonts w:ascii="Roboto" w:hAnsi="Roboto" w:cs="Calibri"/>
                <w:b/>
                <w:bCs/>
                <w:color w:val="111111"/>
                <w:szCs w:val="20"/>
              </w:rPr>
              <w:t>Training Speed</w:t>
            </w:r>
          </w:p>
        </w:tc>
        <w:tc>
          <w:tcPr>
            <w:tcW w:w="3220" w:type="dxa"/>
            <w:tcBorders>
              <w:top w:val="nil"/>
              <w:left w:val="nil"/>
              <w:bottom w:val="single" w:sz="4" w:space="0" w:color="auto"/>
              <w:right w:val="single" w:sz="4" w:space="0" w:color="auto"/>
            </w:tcBorders>
            <w:shd w:val="clear" w:color="auto" w:fill="auto"/>
            <w:vAlign w:val="center"/>
            <w:hideMark/>
          </w:tcPr>
          <w:p w14:paraId="0E94DFBC" w14:textId="77777777" w:rsidR="005539A3" w:rsidRPr="009738F7" w:rsidRDefault="005539A3" w:rsidP="00A23D18">
            <w:pPr>
              <w:rPr>
                <w:rFonts w:ascii="Roboto" w:hAnsi="Roboto" w:cs="Calibri"/>
                <w:color w:val="111111"/>
                <w:szCs w:val="20"/>
              </w:rPr>
            </w:pPr>
            <w:r w:rsidRPr="009738F7">
              <w:rPr>
                <w:rFonts w:ascii="Roboto" w:hAnsi="Roboto" w:cs="Calibri"/>
                <w:color w:val="111111"/>
                <w:szCs w:val="20"/>
              </w:rPr>
              <w:t xml:space="preserve">Slower due to building multiple </w:t>
            </w:r>
            <w:proofErr w:type="gramStart"/>
            <w:r w:rsidRPr="009738F7">
              <w:rPr>
                <w:rFonts w:ascii="Roboto" w:hAnsi="Roboto" w:cs="Calibri"/>
                <w:color w:val="111111"/>
                <w:szCs w:val="20"/>
              </w:rPr>
              <w:t>trees, but</w:t>
            </w:r>
            <w:proofErr w:type="gramEnd"/>
            <w:r w:rsidRPr="009738F7">
              <w:rPr>
                <w:rFonts w:ascii="Roboto" w:hAnsi="Roboto" w:cs="Calibri"/>
                <w:color w:val="111111"/>
                <w:szCs w:val="20"/>
              </w:rPr>
              <w:t xml:space="preserve"> can be parallelized across multiple CPUs for faster training.</w:t>
            </w:r>
          </w:p>
        </w:tc>
        <w:tc>
          <w:tcPr>
            <w:tcW w:w="3240" w:type="dxa"/>
            <w:tcBorders>
              <w:top w:val="nil"/>
              <w:left w:val="nil"/>
              <w:bottom w:val="single" w:sz="4" w:space="0" w:color="auto"/>
              <w:right w:val="single" w:sz="4" w:space="0" w:color="auto"/>
            </w:tcBorders>
            <w:shd w:val="clear" w:color="auto" w:fill="auto"/>
            <w:vAlign w:val="center"/>
            <w:hideMark/>
          </w:tcPr>
          <w:p w14:paraId="0057EA7F" w14:textId="77777777" w:rsidR="005539A3" w:rsidRPr="009738F7" w:rsidRDefault="005539A3" w:rsidP="00A23D18">
            <w:pPr>
              <w:rPr>
                <w:rFonts w:ascii="Roboto" w:hAnsi="Roboto" w:cs="Calibri"/>
                <w:color w:val="111111"/>
                <w:szCs w:val="20"/>
              </w:rPr>
            </w:pPr>
            <w:proofErr w:type="gramStart"/>
            <w:r w:rsidRPr="009738F7">
              <w:rPr>
                <w:rFonts w:ascii="Roboto" w:hAnsi="Roboto" w:cs="Calibri"/>
                <w:color w:val="111111"/>
                <w:szCs w:val="20"/>
              </w:rPr>
              <w:t>Typically</w:t>
            </w:r>
            <w:proofErr w:type="gramEnd"/>
            <w:r w:rsidRPr="009738F7">
              <w:rPr>
                <w:rFonts w:ascii="Roboto" w:hAnsi="Roboto" w:cs="Calibri"/>
                <w:color w:val="111111"/>
                <w:szCs w:val="20"/>
              </w:rPr>
              <w:t xml:space="preserve"> slower than </w:t>
            </w:r>
            <w:r>
              <w:rPr>
                <w:rFonts w:ascii="Roboto" w:hAnsi="Roboto" w:cs="Calibri"/>
                <w:color w:val="111111"/>
                <w:szCs w:val="20"/>
              </w:rPr>
              <w:t>random forests</w:t>
            </w:r>
            <w:r w:rsidRPr="009738F7">
              <w:rPr>
                <w:rFonts w:ascii="Roboto" w:hAnsi="Roboto" w:cs="Calibri"/>
                <w:color w:val="111111"/>
                <w:szCs w:val="20"/>
              </w:rPr>
              <w:t xml:space="preserve"> because trees are built sequentially, so it’s harder to parallelize.</w:t>
            </w:r>
          </w:p>
        </w:tc>
      </w:tr>
      <w:tr w:rsidR="005539A3" w:rsidRPr="009738F7" w14:paraId="77CD848C" w14:textId="77777777" w:rsidTr="00A23D18">
        <w:trPr>
          <w:trHeight w:val="1584"/>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B506312" w14:textId="77777777" w:rsidR="005539A3" w:rsidRPr="009738F7" w:rsidRDefault="005539A3" w:rsidP="00A23D18">
            <w:pPr>
              <w:rPr>
                <w:rFonts w:ascii="Roboto" w:hAnsi="Roboto" w:cs="Calibri"/>
                <w:b/>
                <w:bCs/>
                <w:color w:val="111111"/>
                <w:szCs w:val="20"/>
              </w:rPr>
            </w:pPr>
            <w:r w:rsidRPr="009738F7">
              <w:rPr>
                <w:rFonts w:ascii="Roboto" w:hAnsi="Roboto" w:cs="Calibri"/>
                <w:b/>
                <w:bCs/>
                <w:color w:val="111111"/>
                <w:szCs w:val="20"/>
              </w:rPr>
              <w:lastRenderedPageBreak/>
              <w:t>Data Usage</w:t>
            </w:r>
          </w:p>
        </w:tc>
        <w:tc>
          <w:tcPr>
            <w:tcW w:w="3220" w:type="dxa"/>
            <w:tcBorders>
              <w:top w:val="nil"/>
              <w:left w:val="nil"/>
              <w:bottom w:val="single" w:sz="4" w:space="0" w:color="auto"/>
              <w:right w:val="single" w:sz="4" w:space="0" w:color="auto"/>
            </w:tcBorders>
            <w:shd w:val="clear" w:color="auto" w:fill="auto"/>
            <w:vAlign w:val="center"/>
            <w:hideMark/>
          </w:tcPr>
          <w:p w14:paraId="05F5ACBE" w14:textId="77777777" w:rsidR="005539A3" w:rsidRPr="009738F7" w:rsidRDefault="005539A3" w:rsidP="00A23D18">
            <w:pPr>
              <w:rPr>
                <w:rFonts w:ascii="Roboto" w:hAnsi="Roboto" w:cs="Calibri"/>
                <w:color w:val="111111"/>
                <w:szCs w:val="20"/>
              </w:rPr>
            </w:pPr>
            <w:r w:rsidRPr="009738F7">
              <w:rPr>
                <w:rFonts w:ascii="Roboto" w:hAnsi="Roboto" w:cs="Calibri"/>
                <w:color w:val="111111"/>
                <w:szCs w:val="20"/>
              </w:rPr>
              <w:t>More efficient data usage due to the Out-of-Bag (OOB) metric. Eliminates the need for explicit data splitting, allowing for more data to be used in both training and validation.</w:t>
            </w:r>
          </w:p>
        </w:tc>
        <w:tc>
          <w:tcPr>
            <w:tcW w:w="3240" w:type="dxa"/>
            <w:tcBorders>
              <w:top w:val="nil"/>
              <w:left w:val="nil"/>
              <w:bottom w:val="single" w:sz="4" w:space="0" w:color="auto"/>
              <w:right w:val="single" w:sz="4" w:space="0" w:color="auto"/>
            </w:tcBorders>
            <w:shd w:val="clear" w:color="auto" w:fill="auto"/>
            <w:vAlign w:val="center"/>
            <w:hideMark/>
          </w:tcPr>
          <w:p w14:paraId="3CF0AA99" w14:textId="77777777" w:rsidR="005539A3" w:rsidRPr="009738F7" w:rsidRDefault="005539A3" w:rsidP="00A23D18">
            <w:pPr>
              <w:rPr>
                <w:rFonts w:ascii="Roboto" w:hAnsi="Roboto" w:cs="Calibri"/>
                <w:color w:val="111111"/>
                <w:szCs w:val="20"/>
              </w:rPr>
            </w:pPr>
            <w:r w:rsidRPr="009738F7">
              <w:rPr>
                <w:rFonts w:ascii="Roboto" w:hAnsi="Roboto" w:cs="Calibri"/>
                <w:color w:val="111111"/>
                <w:szCs w:val="20"/>
              </w:rPr>
              <w:t>Requires explicit data splitting into separate training and validation datasets.</w:t>
            </w:r>
          </w:p>
        </w:tc>
      </w:tr>
    </w:tbl>
    <w:p w14:paraId="2262EE51" w14:textId="77777777" w:rsidR="005539A3" w:rsidRDefault="005539A3" w:rsidP="005539A3">
      <w:pPr>
        <w:rPr>
          <w:rFonts w:asciiTheme="minorHAnsi" w:hAnsiTheme="minorHAnsi" w:cstheme="minorHAnsi"/>
          <w:sz w:val="22"/>
          <w:szCs w:val="22"/>
          <w:u w:val="single"/>
        </w:rPr>
      </w:pPr>
    </w:p>
    <w:p w14:paraId="3E33CD67" w14:textId="77777777" w:rsidR="005539A3" w:rsidRPr="00E6434B" w:rsidRDefault="005539A3" w:rsidP="005539A3">
      <w:pPr>
        <w:pStyle w:val="Heading3"/>
        <w:ind w:left="0"/>
      </w:pPr>
      <w:bookmarkStart w:id="134" w:name="_Toc174889644"/>
      <w:r w:rsidRPr="00E6434B">
        <w:t>Out-of-Ba</w:t>
      </w:r>
      <w:r>
        <w:t>g</w:t>
      </w:r>
      <w:r w:rsidRPr="00E6434B">
        <w:t xml:space="preserve"> vs</w:t>
      </w:r>
      <w:r>
        <w:t>.</w:t>
      </w:r>
      <w:r w:rsidRPr="00E6434B">
        <w:t xml:space="preserve"> Validation Datasets</w:t>
      </w:r>
      <w:bookmarkEnd w:id="134"/>
    </w:p>
    <w:p w14:paraId="645BAEC6" w14:textId="77777777" w:rsidR="005539A3" w:rsidRPr="00FF4AA0" w:rsidRDefault="005539A3" w:rsidP="005539A3">
      <w:pPr>
        <w:rPr>
          <w:rFonts w:asciiTheme="minorHAnsi" w:hAnsiTheme="minorHAnsi" w:cstheme="minorHAnsi"/>
          <w:sz w:val="22"/>
          <w:szCs w:val="22"/>
          <w:u w:val="single"/>
        </w:rPr>
      </w:pPr>
    </w:p>
    <w:p w14:paraId="2C4CD146" w14:textId="77777777" w:rsidR="005539A3" w:rsidRPr="00FF4AA0" w:rsidRDefault="005539A3" w:rsidP="005539A3">
      <w:pPr>
        <w:rPr>
          <w:rFonts w:asciiTheme="minorHAnsi" w:hAnsiTheme="minorHAnsi" w:cstheme="minorHAnsi"/>
          <w:color w:val="111111"/>
          <w:sz w:val="22"/>
          <w:szCs w:val="22"/>
        </w:rPr>
      </w:pPr>
      <w:r w:rsidRPr="00FF4AA0">
        <w:rPr>
          <w:rFonts w:asciiTheme="minorHAnsi" w:hAnsiTheme="minorHAnsi" w:cstheme="minorHAnsi"/>
          <w:color w:val="111111"/>
          <w:sz w:val="22"/>
          <w:szCs w:val="22"/>
        </w:rPr>
        <w:t xml:space="preserve">The Out-of-Bag (OOB) metric is specific to bagging-based ensemble methods like </w:t>
      </w:r>
      <w:r>
        <w:rPr>
          <w:rFonts w:asciiTheme="minorHAnsi" w:hAnsiTheme="minorHAnsi" w:cstheme="minorHAnsi"/>
          <w:color w:val="111111"/>
          <w:sz w:val="22"/>
          <w:szCs w:val="22"/>
        </w:rPr>
        <w:t>random forests</w:t>
      </w:r>
      <w:r w:rsidRPr="00FF4AA0">
        <w:rPr>
          <w:rFonts w:asciiTheme="minorHAnsi" w:hAnsiTheme="minorHAnsi" w:cstheme="minorHAnsi"/>
          <w:color w:val="111111"/>
          <w:sz w:val="22"/>
          <w:szCs w:val="22"/>
        </w:rPr>
        <w:t xml:space="preserve">. </w:t>
      </w:r>
      <w:r>
        <w:rPr>
          <w:rFonts w:asciiTheme="minorHAnsi" w:hAnsiTheme="minorHAnsi" w:cstheme="minorHAnsi"/>
          <w:color w:val="111111"/>
          <w:sz w:val="22"/>
          <w:szCs w:val="22"/>
        </w:rPr>
        <w:t>It estimates the model’s generalization error</w:t>
      </w:r>
      <w:r w:rsidRPr="00FF4AA0">
        <w:rPr>
          <w:rFonts w:asciiTheme="minorHAnsi" w:hAnsiTheme="minorHAnsi" w:cstheme="minorHAnsi"/>
          <w:color w:val="111111"/>
          <w:sz w:val="22"/>
          <w:szCs w:val="22"/>
        </w:rPr>
        <w:t xml:space="preserve"> by using the training instances that were not included (left out or “out of bag”) in the bootstrap sample for each tree. The OOB instances are passed down the tree and used to compute an unbiased estimate of the model’s error rate.</w:t>
      </w:r>
    </w:p>
    <w:p w14:paraId="1A054120" w14:textId="77777777" w:rsidR="005539A3" w:rsidRPr="00FF4AA0" w:rsidRDefault="005539A3" w:rsidP="005539A3">
      <w:pPr>
        <w:spacing w:before="180"/>
        <w:rPr>
          <w:rFonts w:asciiTheme="minorHAnsi" w:hAnsiTheme="minorHAnsi" w:cstheme="minorHAnsi"/>
          <w:color w:val="111111"/>
          <w:sz w:val="22"/>
          <w:szCs w:val="22"/>
        </w:rPr>
      </w:pPr>
      <w:r>
        <w:rPr>
          <w:rFonts w:asciiTheme="minorHAnsi" w:hAnsiTheme="minorHAnsi" w:cstheme="minorHAnsi"/>
          <w:color w:val="111111"/>
          <w:sz w:val="22"/>
          <w:szCs w:val="22"/>
        </w:rPr>
        <w:t>Gradient boosting</w:t>
      </w:r>
      <w:r w:rsidRPr="00FF4AA0">
        <w:rPr>
          <w:rFonts w:asciiTheme="minorHAnsi" w:hAnsiTheme="minorHAnsi" w:cstheme="minorHAnsi"/>
          <w:color w:val="111111"/>
          <w:sz w:val="22"/>
          <w:szCs w:val="22"/>
        </w:rPr>
        <w:t xml:space="preserve"> algorithms do not use the OOB metric because they build trees </w:t>
      </w:r>
      <w:r>
        <w:rPr>
          <w:rFonts w:asciiTheme="minorHAnsi" w:hAnsiTheme="minorHAnsi" w:cstheme="minorHAnsi"/>
          <w:color w:val="111111"/>
          <w:sz w:val="22"/>
          <w:szCs w:val="22"/>
        </w:rPr>
        <w:t>sequentially, with each tree learning from the mistakes of the previous ones rather than independently, like in random forests. However, gradient boosting models often include a validation set as part of their training process</w:t>
      </w:r>
      <w:r w:rsidRPr="00FF4AA0">
        <w:rPr>
          <w:rFonts w:asciiTheme="minorHAnsi" w:hAnsiTheme="minorHAnsi" w:cstheme="minorHAnsi"/>
          <w:color w:val="111111"/>
          <w:sz w:val="22"/>
          <w:szCs w:val="22"/>
        </w:rPr>
        <w:t xml:space="preserve"> and use early stopping to prevent overfitting. The validation error can be considered a similar metric to the OOB error in </w:t>
      </w:r>
      <w:r>
        <w:rPr>
          <w:rFonts w:asciiTheme="minorHAnsi" w:hAnsiTheme="minorHAnsi" w:cstheme="minorHAnsi"/>
          <w:color w:val="111111"/>
          <w:sz w:val="22"/>
          <w:szCs w:val="22"/>
        </w:rPr>
        <w:t>random forests</w:t>
      </w:r>
      <w:r w:rsidRPr="00FF4AA0">
        <w:rPr>
          <w:rFonts w:asciiTheme="minorHAnsi" w:hAnsiTheme="minorHAnsi" w:cstheme="minorHAnsi"/>
          <w:color w:val="111111"/>
          <w:sz w:val="22"/>
          <w:szCs w:val="22"/>
        </w:rPr>
        <w:t>.</w:t>
      </w:r>
    </w:p>
    <w:p w14:paraId="56A0222B" w14:textId="77777777" w:rsidR="005539A3" w:rsidRPr="00FF4AA0" w:rsidRDefault="005539A3" w:rsidP="005539A3">
      <w:pPr>
        <w:pStyle w:val="Heading3"/>
        <w:ind w:left="0"/>
      </w:pPr>
      <w:bookmarkStart w:id="135" w:name="_Toc174889645"/>
      <w:r>
        <w:t>Feature Selection Methods</w:t>
      </w:r>
      <w:bookmarkEnd w:id="135"/>
    </w:p>
    <w:p w14:paraId="584BB8A4" w14:textId="77777777" w:rsidR="005539A3" w:rsidRDefault="005539A3" w:rsidP="005539A3">
      <w:pPr>
        <w:rPr>
          <w:rFonts w:asciiTheme="minorHAnsi" w:hAnsiTheme="minorHAnsi" w:cstheme="minorHAnsi"/>
          <w:color w:val="111111"/>
          <w:sz w:val="22"/>
          <w:szCs w:val="22"/>
        </w:rPr>
      </w:pPr>
    </w:p>
    <w:p w14:paraId="6BF7506E" w14:textId="77777777" w:rsidR="005539A3" w:rsidRPr="00E6434B" w:rsidRDefault="005539A3" w:rsidP="005539A3">
      <w:pPr>
        <w:rPr>
          <w:rFonts w:asciiTheme="minorHAnsi" w:hAnsiTheme="minorHAnsi" w:cstheme="minorHAnsi"/>
          <w:color w:val="111111"/>
          <w:sz w:val="22"/>
          <w:szCs w:val="22"/>
        </w:rPr>
      </w:pPr>
      <w:r w:rsidRPr="00E6434B">
        <w:rPr>
          <w:rFonts w:asciiTheme="minorHAnsi" w:hAnsiTheme="minorHAnsi" w:cstheme="minorHAnsi"/>
          <w:color w:val="111111"/>
          <w:sz w:val="22"/>
          <w:szCs w:val="22"/>
        </w:rPr>
        <w:t xml:space="preserve">In the context of </w:t>
      </w:r>
      <w:r>
        <w:rPr>
          <w:rFonts w:asciiTheme="minorHAnsi" w:hAnsiTheme="minorHAnsi" w:cstheme="minorHAnsi"/>
          <w:color w:val="111111"/>
          <w:sz w:val="22"/>
          <w:szCs w:val="22"/>
        </w:rPr>
        <w:t>gradient boosting</w:t>
      </w:r>
      <w:r w:rsidRPr="00E6434B">
        <w:rPr>
          <w:rFonts w:asciiTheme="minorHAnsi" w:hAnsiTheme="minorHAnsi" w:cstheme="minorHAnsi"/>
          <w:color w:val="111111"/>
          <w:sz w:val="22"/>
          <w:szCs w:val="22"/>
        </w:rPr>
        <w:t xml:space="preserve"> models, feature selection is an inherent part of the model building process. </w:t>
      </w:r>
      <w:r>
        <w:rPr>
          <w:rFonts w:asciiTheme="minorHAnsi" w:hAnsiTheme="minorHAnsi" w:cstheme="minorHAnsi"/>
          <w:color w:val="111111"/>
          <w:sz w:val="22"/>
          <w:szCs w:val="22"/>
        </w:rPr>
        <w:t>A feature is considered for splitting at each node in each decision tree within the sequence</w:t>
      </w:r>
      <w:r w:rsidRPr="00E6434B">
        <w:rPr>
          <w:rFonts w:asciiTheme="minorHAnsi" w:hAnsiTheme="minorHAnsi" w:cstheme="minorHAnsi"/>
          <w:color w:val="111111"/>
          <w:sz w:val="22"/>
          <w:szCs w:val="22"/>
        </w:rPr>
        <w:t xml:space="preserve">. The feature that provides the highest gain (for classification) or reduction in variance (for regression) is selected. This process contributes to the robustness of the </w:t>
      </w:r>
      <w:r>
        <w:rPr>
          <w:rFonts w:asciiTheme="minorHAnsi" w:hAnsiTheme="minorHAnsi" w:cstheme="minorHAnsi"/>
          <w:color w:val="111111"/>
          <w:sz w:val="22"/>
          <w:szCs w:val="22"/>
        </w:rPr>
        <w:t>gradient boosting</w:t>
      </w:r>
      <w:r w:rsidRPr="00E6434B">
        <w:rPr>
          <w:rFonts w:asciiTheme="minorHAnsi" w:hAnsiTheme="minorHAnsi" w:cstheme="minorHAnsi"/>
          <w:color w:val="111111"/>
          <w:sz w:val="22"/>
          <w:szCs w:val="22"/>
        </w:rPr>
        <w:t xml:space="preserve"> model.</w:t>
      </w:r>
    </w:p>
    <w:p w14:paraId="09D57889" w14:textId="77777777" w:rsidR="005539A3" w:rsidRDefault="005539A3" w:rsidP="005539A3">
      <w:pPr>
        <w:spacing w:before="180"/>
        <w:rPr>
          <w:rFonts w:asciiTheme="minorHAnsi" w:hAnsiTheme="minorHAnsi" w:cstheme="minorHAnsi"/>
          <w:color w:val="111111"/>
          <w:sz w:val="22"/>
          <w:szCs w:val="22"/>
        </w:rPr>
      </w:pPr>
      <w:r w:rsidRPr="00E6434B">
        <w:rPr>
          <w:rFonts w:asciiTheme="minorHAnsi" w:hAnsiTheme="minorHAnsi" w:cstheme="minorHAnsi"/>
          <w:color w:val="111111"/>
          <w:sz w:val="22"/>
          <w:szCs w:val="22"/>
        </w:rPr>
        <w:t xml:space="preserve">Here are some key points about feature selection in </w:t>
      </w:r>
      <w:r>
        <w:rPr>
          <w:rFonts w:asciiTheme="minorHAnsi" w:hAnsiTheme="minorHAnsi" w:cstheme="minorHAnsi"/>
          <w:color w:val="111111"/>
          <w:sz w:val="22"/>
          <w:szCs w:val="22"/>
        </w:rPr>
        <w:t>gradient boosting</w:t>
      </w:r>
      <w:r w:rsidRPr="00E6434B">
        <w:rPr>
          <w:rFonts w:asciiTheme="minorHAnsi" w:hAnsiTheme="minorHAnsi" w:cstheme="minorHAnsi"/>
          <w:color w:val="111111"/>
          <w:sz w:val="22"/>
          <w:szCs w:val="22"/>
        </w:rPr>
        <w:t xml:space="preserve"> models:</w:t>
      </w:r>
    </w:p>
    <w:p w14:paraId="5D7DDAE3" w14:textId="77777777" w:rsidR="005539A3" w:rsidRPr="00E6434B" w:rsidRDefault="005539A3" w:rsidP="005539A3">
      <w:pPr>
        <w:spacing w:before="180"/>
        <w:rPr>
          <w:rFonts w:asciiTheme="minorHAnsi" w:hAnsiTheme="minorHAnsi" w:cstheme="minorHAnsi"/>
          <w:color w:val="111111"/>
          <w:sz w:val="22"/>
          <w:szCs w:val="22"/>
        </w:rPr>
      </w:pPr>
    </w:p>
    <w:p w14:paraId="40431C5E" w14:textId="77777777" w:rsidR="005539A3" w:rsidRDefault="005539A3" w:rsidP="00145AC7">
      <w:pPr>
        <w:numPr>
          <w:ilvl w:val="0"/>
          <w:numId w:val="135"/>
        </w:numPr>
        <w:rPr>
          <w:rFonts w:asciiTheme="minorHAnsi" w:hAnsiTheme="minorHAnsi" w:cstheme="minorHAnsi"/>
          <w:color w:val="111111"/>
          <w:sz w:val="22"/>
          <w:szCs w:val="22"/>
        </w:rPr>
      </w:pPr>
      <w:r w:rsidRPr="00E6434B">
        <w:rPr>
          <w:rFonts w:asciiTheme="minorHAnsi" w:hAnsiTheme="minorHAnsi" w:cstheme="minorHAnsi"/>
          <w:b/>
          <w:bCs/>
          <w:color w:val="111111"/>
          <w:sz w:val="22"/>
          <w:szCs w:val="22"/>
        </w:rPr>
        <w:t>Splitting Criterion</w:t>
      </w:r>
      <w:r w:rsidRPr="00E6434B">
        <w:rPr>
          <w:rFonts w:asciiTheme="minorHAnsi" w:hAnsiTheme="minorHAnsi" w:cstheme="minorHAnsi"/>
          <w:color w:val="111111"/>
          <w:sz w:val="22"/>
          <w:szCs w:val="22"/>
        </w:rPr>
        <w:t xml:space="preserve">: Both Gini impurity and entropy can be used as criteria for feature selection in a </w:t>
      </w:r>
      <w:r>
        <w:rPr>
          <w:rFonts w:asciiTheme="minorHAnsi" w:hAnsiTheme="minorHAnsi" w:cstheme="minorHAnsi"/>
          <w:color w:val="111111"/>
          <w:sz w:val="22"/>
          <w:szCs w:val="22"/>
        </w:rPr>
        <w:t>gradient boosting</w:t>
      </w:r>
      <w:r w:rsidRPr="00E6434B">
        <w:rPr>
          <w:rFonts w:asciiTheme="minorHAnsi" w:hAnsiTheme="minorHAnsi" w:cstheme="minorHAnsi"/>
          <w:color w:val="111111"/>
          <w:sz w:val="22"/>
          <w:szCs w:val="22"/>
        </w:rPr>
        <w:t xml:space="preserve"> model. The choice between them depends on the specific problem and the data at hand. However, unlike </w:t>
      </w:r>
      <w:r>
        <w:rPr>
          <w:rFonts w:asciiTheme="minorHAnsi" w:hAnsiTheme="minorHAnsi" w:cstheme="minorHAnsi"/>
          <w:color w:val="111111"/>
          <w:sz w:val="22"/>
          <w:szCs w:val="22"/>
        </w:rPr>
        <w:t>decision trees</w:t>
      </w:r>
      <w:r w:rsidRPr="00E6434B">
        <w:rPr>
          <w:rFonts w:asciiTheme="minorHAnsi" w:hAnsiTheme="minorHAnsi" w:cstheme="minorHAnsi"/>
          <w:color w:val="111111"/>
          <w:sz w:val="22"/>
          <w:szCs w:val="22"/>
        </w:rPr>
        <w:t xml:space="preserve"> or </w:t>
      </w:r>
      <w:r>
        <w:rPr>
          <w:rFonts w:asciiTheme="minorHAnsi" w:hAnsiTheme="minorHAnsi" w:cstheme="minorHAnsi"/>
          <w:color w:val="111111"/>
          <w:sz w:val="22"/>
          <w:szCs w:val="22"/>
        </w:rPr>
        <w:t>random forests</w:t>
      </w:r>
      <w:r w:rsidRPr="00E6434B">
        <w:rPr>
          <w:rFonts w:asciiTheme="minorHAnsi" w:hAnsiTheme="minorHAnsi" w:cstheme="minorHAnsi"/>
          <w:color w:val="111111"/>
          <w:sz w:val="22"/>
          <w:szCs w:val="22"/>
        </w:rPr>
        <w:t xml:space="preserve">, </w:t>
      </w:r>
      <w:r>
        <w:rPr>
          <w:rFonts w:asciiTheme="minorHAnsi" w:hAnsiTheme="minorHAnsi" w:cstheme="minorHAnsi"/>
          <w:color w:val="111111"/>
          <w:sz w:val="22"/>
          <w:szCs w:val="22"/>
        </w:rPr>
        <w:t>gradient boosting</w:t>
      </w:r>
      <w:r w:rsidRPr="00E6434B">
        <w:rPr>
          <w:rFonts w:asciiTheme="minorHAnsi" w:hAnsiTheme="minorHAnsi" w:cstheme="minorHAnsi"/>
          <w:color w:val="111111"/>
          <w:sz w:val="22"/>
          <w:szCs w:val="22"/>
        </w:rPr>
        <w:t xml:space="preserve"> typically uses a different criterion for splitting. It uses a loss function that depends on the task at hand (e.g., mean squared error for regression, log loss for classification).</w:t>
      </w:r>
    </w:p>
    <w:p w14:paraId="69A41D2F" w14:textId="77777777" w:rsidR="005539A3" w:rsidRPr="00E6434B" w:rsidRDefault="005539A3" w:rsidP="005539A3">
      <w:pPr>
        <w:ind w:left="720"/>
        <w:rPr>
          <w:rFonts w:asciiTheme="minorHAnsi" w:hAnsiTheme="minorHAnsi" w:cstheme="minorHAnsi"/>
          <w:color w:val="111111"/>
          <w:sz w:val="22"/>
          <w:szCs w:val="22"/>
        </w:rPr>
      </w:pPr>
    </w:p>
    <w:p w14:paraId="58008883" w14:textId="77777777" w:rsidR="005539A3" w:rsidRDefault="005539A3" w:rsidP="00145AC7">
      <w:pPr>
        <w:numPr>
          <w:ilvl w:val="0"/>
          <w:numId w:val="135"/>
        </w:numPr>
        <w:rPr>
          <w:rFonts w:asciiTheme="minorHAnsi" w:hAnsiTheme="minorHAnsi" w:cstheme="minorHAnsi"/>
          <w:color w:val="111111"/>
          <w:sz w:val="22"/>
          <w:szCs w:val="22"/>
        </w:rPr>
      </w:pPr>
      <w:r w:rsidRPr="00E6434B">
        <w:rPr>
          <w:rFonts w:asciiTheme="minorHAnsi" w:hAnsiTheme="minorHAnsi" w:cstheme="minorHAnsi"/>
          <w:b/>
          <w:bCs/>
          <w:color w:val="111111"/>
          <w:sz w:val="22"/>
          <w:szCs w:val="22"/>
        </w:rPr>
        <w:t>Feature Importance</w:t>
      </w:r>
      <w:r w:rsidRPr="00E6434B">
        <w:rPr>
          <w:rFonts w:asciiTheme="minorHAnsi" w:hAnsiTheme="minorHAnsi" w:cstheme="minorHAnsi"/>
          <w:color w:val="111111"/>
          <w:sz w:val="22"/>
          <w:szCs w:val="22"/>
        </w:rPr>
        <w:t xml:space="preserve">: After the model has been trained, we can obtain a measure of feature importance, which indicates how useful or valuable each feature was in the construction of the boosted </w:t>
      </w:r>
      <w:r>
        <w:rPr>
          <w:rFonts w:asciiTheme="minorHAnsi" w:hAnsiTheme="minorHAnsi" w:cstheme="minorHAnsi"/>
          <w:color w:val="111111"/>
          <w:sz w:val="22"/>
          <w:szCs w:val="22"/>
        </w:rPr>
        <w:t>decision trees</w:t>
      </w:r>
      <w:r w:rsidRPr="00E6434B">
        <w:rPr>
          <w:rFonts w:asciiTheme="minorHAnsi" w:hAnsiTheme="minorHAnsi" w:cstheme="minorHAnsi"/>
          <w:color w:val="111111"/>
          <w:sz w:val="22"/>
          <w:szCs w:val="22"/>
        </w:rPr>
        <w:t xml:space="preserve"> within the model. Features with higher importance were more influential in creating the model, indicating a stronger association with the response variable.</w:t>
      </w:r>
    </w:p>
    <w:p w14:paraId="2781EDC5" w14:textId="77777777" w:rsidR="005539A3" w:rsidRPr="00E6434B" w:rsidRDefault="005539A3" w:rsidP="005539A3">
      <w:pPr>
        <w:rPr>
          <w:rFonts w:asciiTheme="minorHAnsi" w:hAnsiTheme="minorHAnsi" w:cstheme="minorHAnsi"/>
          <w:color w:val="111111"/>
          <w:sz w:val="22"/>
          <w:szCs w:val="22"/>
        </w:rPr>
      </w:pPr>
    </w:p>
    <w:p w14:paraId="3E8B72C9" w14:textId="77777777" w:rsidR="005539A3" w:rsidRDefault="005539A3" w:rsidP="00145AC7">
      <w:pPr>
        <w:numPr>
          <w:ilvl w:val="0"/>
          <w:numId w:val="135"/>
        </w:numPr>
        <w:rPr>
          <w:rFonts w:asciiTheme="minorHAnsi" w:hAnsiTheme="minorHAnsi" w:cstheme="minorHAnsi"/>
          <w:color w:val="111111"/>
          <w:sz w:val="22"/>
          <w:szCs w:val="22"/>
        </w:rPr>
      </w:pPr>
      <w:r w:rsidRPr="00E6434B">
        <w:rPr>
          <w:rFonts w:asciiTheme="minorHAnsi" w:hAnsiTheme="minorHAnsi" w:cstheme="minorHAnsi"/>
          <w:b/>
          <w:bCs/>
          <w:color w:val="111111"/>
          <w:sz w:val="22"/>
          <w:szCs w:val="22"/>
        </w:rPr>
        <w:t>Regularization</w:t>
      </w:r>
      <w:r w:rsidRPr="00E6434B">
        <w:rPr>
          <w:rFonts w:asciiTheme="minorHAnsi" w:hAnsiTheme="minorHAnsi" w:cstheme="minorHAnsi"/>
          <w:color w:val="111111"/>
          <w:sz w:val="22"/>
          <w:szCs w:val="22"/>
        </w:rPr>
        <w:t xml:space="preserve">: </w:t>
      </w:r>
      <w:r>
        <w:rPr>
          <w:rFonts w:asciiTheme="minorHAnsi" w:hAnsiTheme="minorHAnsi" w:cstheme="minorHAnsi"/>
          <w:color w:val="111111"/>
          <w:sz w:val="22"/>
          <w:szCs w:val="22"/>
        </w:rPr>
        <w:t>Gradient boosting</w:t>
      </w:r>
      <w:r w:rsidRPr="00E6434B">
        <w:rPr>
          <w:rFonts w:asciiTheme="minorHAnsi" w:hAnsiTheme="minorHAnsi" w:cstheme="minorHAnsi"/>
          <w:color w:val="111111"/>
          <w:sz w:val="22"/>
          <w:szCs w:val="22"/>
        </w:rPr>
        <w:t xml:space="preserve"> includes additional parameters for regularization to avoid overfitting. These include the learning rate (which scales the contribution of each tree) and subsampling parameters (which control the fraction of samples to be used for fitting the individual base learners).</w:t>
      </w:r>
    </w:p>
    <w:p w14:paraId="06BF6928" w14:textId="77777777" w:rsidR="005539A3" w:rsidRPr="00E6434B" w:rsidRDefault="005539A3" w:rsidP="005539A3">
      <w:pPr>
        <w:rPr>
          <w:rFonts w:asciiTheme="minorHAnsi" w:hAnsiTheme="minorHAnsi" w:cstheme="minorHAnsi"/>
          <w:color w:val="111111"/>
          <w:sz w:val="22"/>
          <w:szCs w:val="22"/>
        </w:rPr>
      </w:pPr>
    </w:p>
    <w:p w14:paraId="7831D8BA" w14:textId="77777777" w:rsidR="005539A3" w:rsidRPr="00E6434B" w:rsidRDefault="005539A3" w:rsidP="00145AC7">
      <w:pPr>
        <w:numPr>
          <w:ilvl w:val="0"/>
          <w:numId w:val="135"/>
        </w:numPr>
        <w:rPr>
          <w:rFonts w:asciiTheme="minorHAnsi" w:hAnsiTheme="minorHAnsi" w:cstheme="minorHAnsi"/>
          <w:color w:val="111111"/>
          <w:sz w:val="22"/>
          <w:szCs w:val="22"/>
        </w:rPr>
      </w:pPr>
      <w:r w:rsidRPr="00E6434B">
        <w:rPr>
          <w:rFonts w:asciiTheme="minorHAnsi" w:hAnsiTheme="minorHAnsi" w:cstheme="minorHAnsi"/>
          <w:b/>
          <w:bCs/>
          <w:color w:val="111111"/>
          <w:sz w:val="22"/>
          <w:szCs w:val="22"/>
        </w:rPr>
        <w:t>Interaction Effects</w:t>
      </w:r>
      <w:r w:rsidRPr="00E6434B">
        <w:rPr>
          <w:rFonts w:asciiTheme="minorHAnsi" w:hAnsiTheme="minorHAnsi" w:cstheme="minorHAnsi"/>
          <w:color w:val="111111"/>
          <w:sz w:val="22"/>
          <w:szCs w:val="22"/>
        </w:rPr>
        <w:t xml:space="preserve">: Because </w:t>
      </w:r>
      <w:r>
        <w:rPr>
          <w:rFonts w:asciiTheme="minorHAnsi" w:hAnsiTheme="minorHAnsi" w:cstheme="minorHAnsi"/>
          <w:color w:val="111111"/>
          <w:sz w:val="22"/>
          <w:szCs w:val="22"/>
        </w:rPr>
        <w:t>gradient boosting</w:t>
      </w:r>
      <w:r w:rsidRPr="00E6434B">
        <w:rPr>
          <w:rFonts w:asciiTheme="minorHAnsi" w:hAnsiTheme="minorHAnsi" w:cstheme="minorHAnsi"/>
          <w:color w:val="111111"/>
          <w:sz w:val="22"/>
          <w:szCs w:val="22"/>
        </w:rPr>
        <w:t xml:space="preserve"> builds trees one at a time, where each new tree helps to correct errors made by previously trained trees, it can capture interaction effects between features.</w:t>
      </w:r>
    </w:p>
    <w:p w14:paraId="2B54566D" w14:textId="77777777" w:rsidR="005539A3" w:rsidRDefault="005539A3" w:rsidP="005539A3">
      <w:pPr>
        <w:spacing w:before="180"/>
        <w:rPr>
          <w:rFonts w:asciiTheme="minorHAnsi" w:hAnsiTheme="minorHAnsi" w:cstheme="minorHAnsi"/>
          <w:color w:val="111111"/>
          <w:sz w:val="22"/>
          <w:szCs w:val="22"/>
        </w:rPr>
      </w:pPr>
      <w:r w:rsidRPr="00E6434B">
        <w:rPr>
          <w:rFonts w:asciiTheme="minorHAnsi" w:hAnsiTheme="minorHAnsi" w:cstheme="minorHAnsi"/>
          <w:color w:val="111111"/>
          <w:sz w:val="22"/>
          <w:szCs w:val="22"/>
        </w:rPr>
        <w:t xml:space="preserve">Remember, while </w:t>
      </w:r>
      <w:r>
        <w:rPr>
          <w:rFonts w:asciiTheme="minorHAnsi" w:hAnsiTheme="minorHAnsi" w:cstheme="minorHAnsi"/>
          <w:color w:val="111111"/>
          <w:sz w:val="22"/>
          <w:szCs w:val="22"/>
        </w:rPr>
        <w:t>gradient boosting</w:t>
      </w:r>
      <w:r w:rsidRPr="00E6434B">
        <w:rPr>
          <w:rFonts w:asciiTheme="minorHAnsi" w:hAnsiTheme="minorHAnsi" w:cstheme="minorHAnsi"/>
          <w:color w:val="111111"/>
          <w:sz w:val="22"/>
          <w:szCs w:val="22"/>
        </w:rPr>
        <w:t xml:space="preserve"> models can provide high performance, they also require careful tuning and consideration of these factors.</w:t>
      </w:r>
    </w:p>
    <w:p w14:paraId="5D845B01" w14:textId="77777777" w:rsidR="005539A3" w:rsidRDefault="005539A3" w:rsidP="005539A3">
      <w:pPr>
        <w:spacing w:before="180"/>
        <w:rPr>
          <w:rFonts w:asciiTheme="minorHAnsi" w:hAnsiTheme="minorHAnsi" w:cstheme="minorHAnsi"/>
          <w:color w:val="111111"/>
          <w:sz w:val="22"/>
          <w:szCs w:val="22"/>
        </w:rPr>
      </w:pPr>
    </w:p>
    <w:p w14:paraId="39A4132D" w14:textId="77777777" w:rsidR="005539A3" w:rsidRPr="002E081B" w:rsidRDefault="005539A3" w:rsidP="005539A3">
      <w:pPr>
        <w:pStyle w:val="Heading3"/>
        <w:ind w:left="0"/>
      </w:pPr>
      <w:bookmarkStart w:id="136" w:name="_Toc174889646"/>
      <w:r w:rsidRPr="002E081B">
        <w:t>Log Loss</w:t>
      </w:r>
      <w:bookmarkEnd w:id="136"/>
    </w:p>
    <w:p w14:paraId="668068B5" w14:textId="77777777" w:rsidR="005539A3" w:rsidRPr="002E081B" w:rsidRDefault="005539A3" w:rsidP="005539A3">
      <w:pPr>
        <w:spacing w:before="100" w:beforeAutospacing="1" w:after="100" w:afterAutospacing="1"/>
        <w:rPr>
          <w:rFonts w:asciiTheme="minorHAnsi" w:hAnsiTheme="minorHAnsi" w:cstheme="minorHAnsi"/>
          <w:sz w:val="22"/>
          <w:szCs w:val="22"/>
        </w:rPr>
      </w:pPr>
      <w:r w:rsidRPr="002E081B">
        <w:rPr>
          <w:rFonts w:asciiTheme="minorHAnsi" w:hAnsiTheme="minorHAnsi" w:cstheme="minorHAnsi"/>
          <w:sz w:val="22"/>
          <w:szCs w:val="22"/>
        </w:rPr>
        <w:t>Log loss, also known as logistic loss or cross-entropy loss, is a fundamental metric in machine learning used to evaluate the performance of binary classification models. It quantifies the accuracy of a classifier by penalizing false classifications, making it particularly useful when the prediction output is a probability that an instance belongs to a particular class.</w:t>
      </w:r>
    </w:p>
    <w:p w14:paraId="673DCCE8" w14:textId="77777777" w:rsidR="005539A3" w:rsidRDefault="005539A3" w:rsidP="005539A3">
      <w:pPr>
        <w:spacing w:before="100" w:beforeAutospacing="1" w:after="100" w:afterAutospacing="1"/>
        <w:rPr>
          <w:rFonts w:asciiTheme="minorHAnsi" w:hAnsiTheme="minorHAnsi" w:cstheme="minorHAnsi"/>
          <w:sz w:val="22"/>
          <w:szCs w:val="22"/>
        </w:rPr>
      </w:pPr>
      <w:r w:rsidRPr="002E081B">
        <w:rPr>
          <w:rFonts w:asciiTheme="minorHAnsi" w:hAnsiTheme="minorHAnsi" w:cstheme="minorHAnsi"/>
          <w:sz w:val="22"/>
          <w:szCs w:val="22"/>
        </w:rPr>
        <w:t>The equation for log loss is:</w:t>
      </w:r>
    </w:p>
    <w:p w14:paraId="48EAC25D" w14:textId="77777777" w:rsidR="005539A3" w:rsidRPr="002E081B" w:rsidRDefault="005539A3" w:rsidP="005539A3">
      <w:pPr>
        <w:pStyle w:val="ACaptionHead"/>
        <w:ind w:left="0"/>
      </w:pPr>
      <w:r>
        <w:t>Equation 5.5: Log Loss Equation</w:t>
      </w:r>
    </w:p>
    <w:p w14:paraId="712F3AB4" w14:textId="77777777" w:rsidR="005539A3" w:rsidRPr="002E081B" w:rsidRDefault="005539A3" w:rsidP="005539A3">
      <w:pPr>
        <w:spacing w:before="100" w:beforeAutospacing="1" w:after="100" w:afterAutospacing="1"/>
        <w:rPr>
          <w:rFonts w:asciiTheme="minorHAnsi" w:hAnsiTheme="minorHAnsi" w:cstheme="minorHAnsi"/>
          <w:sz w:val="22"/>
          <w:szCs w:val="22"/>
        </w:rPr>
      </w:pPr>
      <m:oMathPara>
        <m:oMath>
          <m:r>
            <w:rPr>
              <w:rFonts w:ascii="Cambria Math" w:hAnsi="Cambria Math" w:cstheme="minorHAnsi"/>
              <w:sz w:val="22"/>
              <w:szCs w:val="22"/>
            </w:rPr>
            <m:t>-</m:t>
          </m:r>
          <m:f>
            <m:fPr>
              <m:ctrlPr>
                <w:rPr>
                  <w:rFonts w:ascii="Cambria Math" w:hAnsi="Cambria Math" w:cstheme="minorHAnsi"/>
                  <w:i/>
                  <w:sz w:val="22"/>
                  <w:szCs w:val="22"/>
                </w:rPr>
              </m:ctrlPr>
            </m:fPr>
            <m:num>
              <m:r>
                <w:rPr>
                  <w:rFonts w:ascii="Cambria Math" w:hAnsi="Cambria Math" w:cstheme="minorHAnsi"/>
                  <w:sz w:val="22"/>
                  <w:szCs w:val="22"/>
                </w:rPr>
                <m:t>1</m:t>
              </m:r>
            </m:num>
            <m:den>
              <m:r>
                <w:rPr>
                  <w:rFonts w:ascii="Cambria Math" w:hAnsi="Cambria Math" w:cstheme="minorHAnsi"/>
                  <w:sz w:val="22"/>
                  <w:szCs w:val="22"/>
                </w:rPr>
                <m:t>N</m:t>
              </m:r>
            </m:den>
          </m:f>
          <m:nary>
            <m:naryPr>
              <m:chr m:val="∑"/>
              <m:limLoc m:val="undOvr"/>
              <m:ctrlPr>
                <w:rPr>
                  <w:rFonts w:ascii="Cambria Math" w:hAnsi="Cambria Math" w:cstheme="minorHAnsi"/>
                  <w:i/>
                  <w:sz w:val="22"/>
                  <w:szCs w:val="22"/>
                </w:rPr>
              </m:ctrlPr>
            </m:naryPr>
            <m:sub>
              <m:r>
                <w:rPr>
                  <w:rFonts w:ascii="Cambria Math" w:hAnsi="Cambria Math" w:cstheme="minorHAnsi"/>
                  <w:sz w:val="22"/>
                  <w:szCs w:val="22"/>
                </w:rPr>
                <m:t>i=1</m:t>
              </m:r>
            </m:sub>
            <m:sup>
              <m:r>
                <w:rPr>
                  <w:rFonts w:ascii="Cambria Math" w:hAnsi="Cambria Math" w:cstheme="minorHAnsi"/>
                  <w:sz w:val="22"/>
                  <w:szCs w:val="22"/>
                </w:rPr>
                <m:t>N</m:t>
              </m:r>
            </m:sup>
            <m:e>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y</m:t>
                  </m:r>
                </m:e>
                <m:sub>
                  <m:r>
                    <w:rPr>
                      <w:rFonts w:ascii="Cambria Math" w:hAnsi="Cambria Math" w:cstheme="minorHAnsi"/>
                      <w:sz w:val="22"/>
                      <w:szCs w:val="22"/>
                    </w:rPr>
                    <m:t>i</m:t>
                  </m:r>
                </m:sub>
              </m:sSub>
              <m:r>
                <w:rPr>
                  <w:rFonts w:ascii="Cambria Math" w:hAnsi="Cambria Math" w:cstheme="minorHAnsi"/>
                  <w:sz w:val="22"/>
                  <w:szCs w:val="22"/>
                </w:rPr>
                <m:t>​</m:t>
              </m:r>
              <m:r>
                <w:rPr>
                  <w:rFonts w:ascii="Cambria Math" w:hAnsi="Cambria Math" w:cs="Cambria Math"/>
                  <w:sz w:val="22"/>
                  <w:szCs w:val="22"/>
                </w:rPr>
                <m:t>⋅</m:t>
              </m:r>
              <m:r>
                <w:rPr>
                  <w:rFonts w:ascii="Cambria Math" w:hAnsi="Cambria Math" w:cstheme="minorHAnsi"/>
                  <w:sz w:val="22"/>
                  <w:szCs w:val="22"/>
                </w:rPr>
                <m:t>log(p(</m:t>
              </m:r>
              <m:sSub>
                <m:sSubPr>
                  <m:ctrlPr>
                    <w:rPr>
                      <w:rFonts w:ascii="Cambria Math" w:hAnsi="Cambria Math" w:cstheme="minorHAnsi"/>
                      <w:i/>
                      <w:sz w:val="22"/>
                      <w:szCs w:val="22"/>
                    </w:rPr>
                  </m:ctrlPr>
                </m:sSubPr>
                <m:e>
                  <m:r>
                    <w:rPr>
                      <w:rFonts w:ascii="Cambria Math" w:hAnsi="Cambria Math" w:cstheme="minorHAnsi"/>
                      <w:sz w:val="22"/>
                      <w:szCs w:val="22"/>
                    </w:rPr>
                    <m:t>y</m:t>
                  </m:r>
                </m:e>
                <m:sub>
                  <m:r>
                    <w:rPr>
                      <w:rFonts w:ascii="Cambria Math" w:hAnsi="Cambria Math" w:cstheme="minorHAnsi"/>
                      <w:sz w:val="22"/>
                      <w:szCs w:val="22"/>
                    </w:rPr>
                    <m:t>i</m:t>
                  </m:r>
                </m:sub>
              </m:sSub>
              <m:r>
                <w:rPr>
                  <w:rFonts w:ascii="Cambria Math" w:hAnsi="Cambria Math" w:cstheme="minorHAnsi"/>
                  <w:sz w:val="22"/>
                  <w:szCs w:val="22"/>
                </w:rPr>
                <m:t>​))+(1-</m:t>
              </m:r>
              <m:sSub>
                <m:sSubPr>
                  <m:ctrlPr>
                    <w:rPr>
                      <w:rFonts w:ascii="Cambria Math" w:hAnsi="Cambria Math" w:cstheme="minorHAnsi"/>
                      <w:i/>
                      <w:sz w:val="22"/>
                      <w:szCs w:val="22"/>
                    </w:rPr>
                  </m:ctrlPr>
                </m:sSubPr>
                <m:e>
                  <m:r>
                    <w:rPr>
                      <w:rFonts w:ascii="Cambria Math" w:hAnsi="Cambria Math" w:cstheme="minorHAnsi"/>
                      <w:sz w:val="22"/>
                      <w:szCs w:val="22"/>
                    </w:rPr>
                    <m:t>y</m:t>
                  </m:r>
                </m:e>
                <m:sub>
                  <m:r>
                    <w:rPr>
                      <w:rFonts w:ascii="Cambria Math" w:hAnsi="Cambria Math" w:cstheme="minorHAnsi"/>
                      <w:sz w:val="22"/>
                      <w:szCs w:val="22"/>
                    </w:rPr>
                    <m:t>i</m:t>
                  </m:r>
                </m:sub>
              </m:sSub>
              <m:r>
                <w:rPr>
                  <w:rFonts w:ascii="Cambria Math" w:hAnsi="Cambria Math" w:cstheme="minorHAnsi"/>
                  <w:sz w:val="22"/>
                  <w:szCs w:val="22"/>
                </w:rPr>
                <m:t>​)</m:t>
              </m:r>
              <m:r>
                <w:rPr>
                  <w:rFonts w:ascii="Cambria Math" w:hAnsi="Cambria Math" w:cs="Cambria Math"/>
                  <w:sz w:val="22"/>
                  <w:szCs w:val="22"/>
                </w:rPr>
                <m:t>⋅</m:t>
              </m:r>
              <m:r>
                <w:rPr>
                  <w:rFonts w:ascii="Cambria Math" w:hAnsi="Cambria Math" w:cstheme="minorHAnsi"/>
                  <w:sz w:val="22"/>
                  <w:szCs w:val="22"/>
                </w:rPr>
                <m:t>log(1-p(</m:t>
              </m:r>
              <m:sSub>
                <m:sSubPr>
                  <m:ctrlPr>
                    <w:rPr>
                      <w:rFonts w:ascii="Cambria Math" w:hAnsi="Cambria Math" w:cstheme="minorHAnsi"/>
                      <w:i/>
                      <w:sz w:val="22"/>
                      <w:szCs w:val="22"/>
                    </w:rPr>
                  </m:ctrlPr>
                </m:sSubPr>
                <m:e>
                  <m:r>
                    <w:rPr>
                      <w:rFonts w:ascii="Cambria Math" w:hAnsi="Cambria Math" w:cstheme="minorHAnsi"/>
                      <w:sz w:val="22"/>
                      <w:szCs w:val="22"/>
                    </w:rPr>
                    <m:t>y</m:t>
                  </m:r>
                </m:e>
                <m:sub>
                  <m:r>
                    <w:rPr>
                      <w:rFonts w:ascii="Cambria Math" w:hAnsi="Cambria Math" w:cstheme="minorHAnsi"/>
                      <w:sz w:val="22"/>
                      <w:szCs w:val="22"/>
                    </w:rPr>
                    <m:t>i</m:t>
                  </m:r>
                </m:sub>
              </m:sSub>
              <m:r>
                <w:rPr>
                  <w:rFonts w:ascii="Cambria Math" w:hAnsi="Cambria Math" w:cstheme="minorHAnsi"/>
                  <w:sz w:val="22"/>
                  <w:szCs w:val="22"/>
                </w:rPr>
                <m:t>​))]</m:t>
              </m:r>
            </m:e>
          </m:nary>
          <m:r>
            <w:rPr>
              <w:rFonts w:ascii="Cambria Math" w:hAnsi="Cambria Math" w:cstheme="minorHAnsi"/>
              <w:sz w:val="22"/>
              <w:szCs w:val="22"/>
            </w:rPr>
            <m:t>​</m:t>
          </m:r>
        </m:oMath>
      </m:oMathPara>
    </w:p>
    <w:p w14:paraId="3BEC1230" w14:textId="77777777" w:rsidR="005539A3" w:rsidRPr="002E081B" w:rsidRDefault="005539A3" w:rsidP="005539A3">
      <w:pPr>
        <w:spacing w:before="100" w:beforeAutospacing="1" w:after="100" w:afterAutospacing="1"/>
        <w:rPr>
          <w:rFonts w:asciiTheme="minorHAnsi" w:hAnsiTheme="minorHAnsi" w:cstheme="minorHAnsi"/>
          <w:sz w:val="22"/>
          <w:szCs w:val="22"/>
        </w:rPr>
      </w:pPr>
      <w:r w:rsidRPr="002E081B">
        <w:rPr>
          <w:rFonts w:asciiTheme="minorHAnsi" w:hAnsiTheme="minorHAnsi" w:cstheme="minorHAnsi"/>
          <w:sz w:val="22"/>
          <w:szCs w:val="22"/>
        </w:rPr>
        <w:t>where:</w:t>
      </w:r>
    </w:p>
    <w:p w14:paraId="6A828C95" w14:textId="77777777" w:rsidR="005539A3" w:rsidRPr="002E081B" w:rsidRDefault="005539A3" w:rsidP="00145AC7">
      <w:pPr>
        <w:numPr>
          <w:ilvl w:val="0"/>
          <w:numId w:val="136"/>
        </w:numPr>
        <w:spacing w:before="100" w:beforeAutospacing="1" w:after="100" w:afterAutospacing="1"/>
        <w:rPr>
          <w:rFonts w:asciiTheme="minorHAnsi" w:hAnsiTheme="minorHAnsi" w:cstheme="minorHAnsi"/>
          <w:sz w:val="22"/>
          <w:szCs w:val="22"/>
        </w:rPr>
      </w:pPr>
      <w:r w:rsidRPr="002E081B">
        <w:rPr>
          <w:rFonts w:asciiTheme="minorHAnsi" w:hAnsiTheme="minorHAnsi" w:cstheme="minorHAnsi"/>
          <w:sz w:val="22"/>
          <w:szCs w:val="22"/>
        </w:rPr>
        <w:lastRenderedPageBreak/>
        <w:t>N is the number of observations,</w:t>
      </w:r>
    </w:p>
    <w:p w14:paraId="2D582578" w14:textId="77777777" w:rsidR="005539A3" w:rsidRPr="002E081B" w:rsidRDefault="00000000" w:rsidP="00145AC7">
      <w:pPr>
        <w:numPr>
          <w:ilvl w:val="0"/>
          <w:numId w:val="136"/>
        </w:numPr>
        <w:spacing w:before="100" w:beforeAutospacing="1" w:after="100" w:afterAutospacing="1"/>
        <w:rPr>
          <w:rFonts w:asciiTheme="minorHAnsi" w:hAnsiTheme="minorHAnsi" w:cstheme="minorHAnsi"/>
          <w:sz w:val="22"/>
          <w:szCs w:val="22"/>
        </w:rPr>
      </w:pPr>
      <m:oMath>
        <m:sSub>
          <m:sSubPr>
            <m:ctrlPr>
              <w:rPr>
                <w:rFonts w:ascii="Cambria Math" w:hAnsi="Cambria Math" w:cstheme="minorHAnsi"/>
                <w:i/>
                <w:sz w:val="22"/>
                <w:szCs w:val="22"/>
              </w:rPr>
            </m:ctrlPr>
          </m:sSubPr>
          <m:e>
            <m:r>
              <w:rPr>
                <w:rFonts w:ascii="Cambria Math" w:hAnsi="Cambria Math" w:cstheme="minorHAnsi"/>
                <w:sz w:val="22"/>
                <w:szCs w:val="22"/>
              </w:rPr>
              <m:t>y</m:t>
            </m:r>
          </m:e>
          <m:sub>
            <m:r>
              <w:rPr>
                <w:rFonts w:ascii="Cambria Math" w:hAnsi="Cambria Math" w:cstheme="minorHAnsi"/>
                <w:sz w:val="22"/>
                <w:szCs w:val="22"/>
              </w:rPr>
              <m:t>i</m:t>
            </m:r>
          </m:sub>
        </m:sSub>
      </m:oMath>
      <w:r w:rsidR="005539A3" w:rsidRPr="002E081B">
        <w:rPr>
          <w:rFonts w:asciiTheme="minorHAnsi" w:hAnsiTheme="minorHAnsi" w:cstheme="minorHAnsi"/>
          <w:sz w:val="22"/>
          <w:szCs w:val="22"/>
        </w:rPr>
        <w:t>​ is the actual value (0 or 1),</w:t>
      </w:r>
    </w:p>
    <w:p w14:paraId="29A2314E" w14:textId="77777777" w:rsidR="005539A3" w:rsidRPr="002E081B" w:rsidRDefault="005539A3" w:rsidP="00145AC7">
      <w:pPr>
        <w:numPr>
          <w:ilvl w:val="0"/>
          <w:numId w:val="136"/>
        </w:numPr>
        <w:spacing w:before="100" w:beforeAutospacing="1" w:after="100" w:afterAutospacing="1"/>
        <w:rPr>
          <w:rFonts w:asciiTheme="minorHAnsi" w:hAnsiTheme="minorHAnsi" w:cstheme="minorHAnsi"/>
          <w:sz w:val="22"/>
          <w:szCs w:val="22"/>
        </w:rPr>
      </w:pPr>
      <w:r w:rsidRPr="002E081B">
        <w:rPr>
          <w:rFonts w:asciiTheme="minorHAnsi" w:hAnsiTheme="minorHAnsi" w:cstheme="minorHAnsi"/>
          <w:sz w:val="22"/>
          <w:szCs w:val="22"/>
        </w:rPr>
        <w:t>p(</w:t>
      </w:r>
      <m:oMath>
        <m:sSub>
          <m:sSubPr>
            <m:ctrlPr>
              <w:rPr>
                <w:rFonts w:ascii="Cambria Math" w:hAnsi="Cambria Math" w:cstheme="minorHAnsi"/>
                <w:i/>
                <w:sz w:val="22"/>
                <w:szCs w:val="22"/>
              </w:rPr>
            </m:ctrlPr>
          </m:sSubPr>
          <m:e>
            <m:r>
              <w:rPr>
                <w:rFonts w:ascii="Cambria Math" w:hAnsi="Cambria Math" w:cstheme="minorHAnsi"/>
                <w:sz w:val="22"/>
                <w:szCs w:val="22"/>
              </w:rPr>
              <m:t>y</m:t>
            </m:r>
          </m:e>
          <m:sub>
            <m:r>
              <w:rPr>
                <w:rFonts w:ascii="Cambria Math" w:hAnsi="Cambria Math" w:cstheme="minorHAnsi"/>
                <w:sz w:val="22"/>
                <w:szCs w:val="22"/>
              </w:rPr>
              <m:t>i</m:t>
            </m:r>
          </m:sub>
        </m:sSub>
      </m:oMath>
      <w:r w:rsidRPr="002E081B">
        <w:rPr>
          <w:rFonts w:asciiTheme="minorHAnsi" w:hAnsiTheme="minorHAnsi" w:cstheme="minorHAnsi"/>
          <w:sz w:val="22"/>
          <w:szCs w:val="22"/>
        </w:rPr>
        <w:t xml:space="preserve">​) is the predicted probability that </w:t>
      </w:r>
      <m:oMath>
        <m:sSub>
          <m:sSubPr>
            <m:ctrlPr>
              <w:rPr>
                <w:rFonts w:ascii="Cambria Math" w:hAnsi="Cambria Math" w:cstheme="minorHAnsi"/>
                <w:i/>
                <w:sz w:val="22"/>
                <w:szCs w:val="22"/>
              </w:rPr>
            </m:ctrlPr>
          </m:sSubPr>
          <m:e>
            <m:r>
              <w:rPr>
                <w:rFonts w:ascii="Cambria Math" w:hAnsi="Cambria Math" w:cstheme="minorHAnsi"/>
                <w:sz w:val="22"/>
                <w:szCs w:val="22"/>
              </w:rPr>
              <m:t>y</m:t>
            </m:r>
          </m:e>
          <m:sub>
            <m:r>
              <w:rPr>
                <w:rFonts w:ascii="Cambria Math" w:hAnsi="Cambria Math" w:cstheme="minorHAnsi"/>
                <w:sz w:val="22"/>
                <w:szCs w:val="22"/>
              </w:rPr>
              <m:t>i</m:t>
            </m:r>
          </m:sub>
        </m:sSub>
      </m:oMath>
      <w:r w:rsidRPr="002E081B">
        <w:rPr>
          <w:rFonts w:asciiTheme="minorHAnsi" w:hAnsiTheme="minorHAnsi" w:cstheme="minorHAnsi"/>
          <w:sz w:val="22"/>
          <w:szCs w:val="22"/>
        </w:rPr>
        <w:t>​ equals 1.</w:t>
      </w:r>
    </w:p>
    <w:p w14:paraId="4E4A4677" w14:textId="77777777" w:rsidR="005539A3" w:rsidRDefault="005539A3" w:rsidP="005539A3">
      <w:pPr>
        <w:spacing w:before="100" w:beforeAutospacing="1" w:after="100" w:afterAutospacing="1"/>
        <w:rPr>
          <w:rFonts w:asciiTheme="minorHAnsi" w:hAnsiTheme="minorHAnsi" w:cstheme="minorHAnsi"/>
          <w:sz w:val="22"/>
          <w:szCs w:val="22"/>
        </w:rPr>
      </w:pPr>
      <w:r w:rsidRPr="002E081B">
        <w:rPr>
          <w:rFonts w:asciiTheme="minorHAnsi" w:hAnsiTheme="minorHAnsi" w:cstheme="minorHAnsi"/>
          <w:sz w:val="22"/>
          <w:szCs w:val="22"/>
        </w:rPr>
        <w:t>The goal of any machine learning model is to minimize this value. A perfect model would have a log loss of 0. However, it’s important to note that log loss heavily penalizes classifiers that are confident about an incorrect classification. For example, if for a particular observation, the actual label is 1 but the model predicts it as 0 with high confidence, then the log loss would be a large positive number. This makes log loss an excellent metric for assessing the reliability of model predictions.</w:t>
      </w:r>
    </w:p>
    <w:p w14:paraId="127E27DD" w14:textId="77777777" w:rsidR="005539A3" w:rsidRDefault="005539A3" w:rsidP="005539A3">
      <w:pPr>
        <w:spacing w:before="100" w:beforeAutospacing="1" w:after="100" w:afterAutospacing="1"/>
        <w:rPr>
          <w:rFonts w:asciiTheme="minorHAnsi" w:hAnsiTheme="minorHAnsi" w:cstheme="minorHAnsi"/>
          <w:sz w:val="22"/>
          <w:szCs w:val="22"/>
        </w:rPr>
      </w:pPr>
    </w:p>
    <w:p w14:paraId="0CCBFA97" w14:textId="77777777" w:rsidR="005539A3" w:rsidRPr="009C72EE" w:rsidRDefault="005539A3" w:rsidP="005539A3">
      <w:pPr>
        <w:pStyle w:val="Heading3"/>
        <w:ind w:left="0"/>
      </w:pPr>
      <w:bookmarkStart w:id="137" w:name="_Toc174889647"/>
      <w:r w:rsidRPr="009C72EE">
        <w:t xml:space="preserve">Pruning and Regularization in </w:t>
      </w:r>
      <w:r>
        <w:t>Gradient Boosting</w:t>
      </w:r>
      <w:r w:rsidRPr="009C72EE">
        <w:t xml:space="preserve"> Models</w:t>
      </w:r>
      <w:bookmarkEnd w:id="137"/>
    </w:p>
    <w:p w14:paraId="08593A44" w14:textId="77777777" w:rsidR="005539A3" w:rsidRPr="009C72EE" w:rsidRDefault="005539A3" w:rsidP="005539A3">
      <w:pPr>
        <w:spacing w:before="180"/>
        <w:rPr>
          <w:rFonts w:asciiTheme="minorHAnsi" w:hAnsiTheme="minorHAnsi" w:cstheme="minorHAnsi"/>
          <w:color w:val="111111"/>
          <w:sz w:val="22"/>
          <w:szCs w:val="22"/>
        </w:rPr>
      </w:pPr>
      <w:r w:rsidRPr="009C72EE">
        <w:rPr>
          <w:rFonts w:asciiTheme="minorHAnsi" w:hAnsiTheme="minorHAnsi" w:cstheme="minorHAnsi"/>
          <w:color w:val="111111"/>
          <w:sz w:val="22"/>
          <w:szCs w:val="22"/>
        </w:rPr>
        <w:t xml:space="preserve">While </w:t>
      </w:r>
      <w:r>
        <w:rPr>
          <w:rFonts w:asciiTheme="minorHAnsi" w:hAnsiTheme="minorHAnsi" w:cstheme="minorHAnsi"/>
          <w:color w:val="111111"/>
          <w:sz w:val="22"/>
          <w:szCs w:val="22"/>
        </w:rPr>
        <w:t>gradient boosting</w:t>
      </w:r>
      <w:r w:rsidRPr="009C72EE">
        <w:rPr>
          <w:rFonts w:asciiTheme="minorHAnsi" w:hAnsiTheme="minorHAnsi" w:cstheme="minorHAnsi"/>
          <w:color w:val="111111"/>
          <w:sz w:val="22"/>
          <w:szCs w:val="22"/>
        </w:rPr>
        <w:t xml:space="preserve"> models do not typically use pruning in the traditional sense, they do incorporate a form of “pruning” through regularization techniques like early stopping and shrinkage. These techniques help control the complexity of the model and prevent overfitting, which is crucial when dealing with high-dimensional data or complex patterns.</w:t>
      </w:r>
    </w:p>
    <w:p w14:paraId="621CFA26" w14:textId="77777777" w:rsidR="005539A3" w:rsidRDefault="005539A3" w:rsidP="00145AC7">
      <w:pPr>
        <w:pStyle w:val="ListParagraph"/>
        <w:numPr>
          <w:ilvl w:val="0"/>
          <w:numId w:val="138"/>
        </w:numPr>
        <w:spacing w:before="180"/>
        <w:rPr>
          <w:rFonts w:asciiTheme="minorHAnsi" w:hAnsiTheme="minorHAnsi" w:cstheme="minorHAnsi"/>
          <w:color w:val="111111"/>
          <w:sz w:val="22"/>
          <w:szCs w:val="22"/>
        </w:rPr>
      </w:pPr>
      <w:r w:rsidRPr="00763CA3">
        <w:rPr>
          <w:rFonts w:asciiTheme="minorHAnsi" w:hAnsiTheme="minorHAnsi" w:cstheme="minorHAnsi"/>
          <w:b/>
          <w:bCs/>
          <w:color w:val="111111"/>
          <w:sz w:val="22"/>
          <w:szCs w:val="22"/>
        </w:rPr>
        <w:t>Early Stopping</w:t>
      </w:r>
      <w:r w:rsidRPr="00763CA3">
        <w:rPr>
          <w:rFonts w:asciiTheme="minorHAnsi" w:hAnsiTheme="minorHAnsi" w:cstheme="minorHAnsi"/>
          <w:color w:val="111111"/>
          <w:sz w:val="22"/>
          <w:szCs w:val="22"/>
        </w:rPr>
        <w:t xml:space="preserve">: This technique </w:t>
      </w:r>
      <w:r>
        <w:rPr>
          <w:rFonts w:asciiTheme="minorHAnsi" w:hAnsiTheme="minorHAnsi" w:cstheme="minorHAnsi"/>
          <w:color w:val="111111"/>
          <w:sz w:val="22"/>
          <w:szCs w:val="22"/>
        </w:rPr>
        <w:t>prevents</w:t>
      </w:r>
      <w:r w:rsidRPr="00763CA3">
        <w:rPr>
          <w:rFonts w:asciiTheme="minorHAnsi" w:hAnsiTheme="minorHAnsi" w:cstheme="minorHAnsi"/>
          <w:color w:val="111111"/>
          <w:sz w:val="22"/>
          <w:szCs w:val="22"/>
        </w:rPr>
        <w:t xml:space="preserve"> overfitting by stopping the training process if the model’s performance on a validation set does not improve for a number of iterations. This effectively limits the number of trees in the model, which can be seen as a form of pruning.</w:t>
      </w:r>
    </w:p>
    <w:p w14:paraId="0CB56D88" w14:textId="77777777" w:rsidR="005539A3" w:rsidRPr="00763CA3" w:rsidRDefault="005539A3" w:rsidP="005539A3">
      <w:pPr>
        <w:pStyle w:val="ListParagraph"/>
        <w:spacing w:before="180"/>
        <w:rPr>
          <w:rFonts w:asciiTheme="minorHAnsi" w:hAnsiTheme="minorHAnsi" w:cstheme="minorHAnsi"/>
          <w:color w:val="111111"/>
          <w:sz w:val="22"/>
          <w:szCs w:val="22"/>
        </w:rPr>
      </w:pPr>
    </w:p>
    <w:p w14:paraId="2737B933" w14:textId="77777777" w:rsidR="005539A3" w:rsidRPr="00763CA3" w:rsidRDefault="005539A3" w:rsidP="00145AC7">
      <w:pPr>
        <w:pStyle w:val="ListParagraph"/>
        <w:numPr>
          <w:ilvl w:val="0"/>
          <w:numId w:val="138"/>
        </w:numPr>
        <w:spacing w:before="180"/>
        <w:rPr>
          <w:rFonts w:asciiTheme="minorHAnsi" w:hAnsiTheme="minorHAnsi" w:cstheme="minorHAnsi"/>
          <w:color w:val="111111"/>
          <w:sz w:val="22"/>
          <w:szCs w:val="22"/>
        </w:rPr>
      </w:pPr>
      <w:r w:rsidRPr="00763CA3">
        <w:rPr>
          <w:rFonts w:asciiTheme="minorHAnsi" w:hAnsiTheme="minorHAnsi" w:cstheme="minorHAnsi"/>
          <w:b/>
          <w:bCs/>
          <w:color w:val="111111"/>
          <w:sz w:val="22"/>
          <w:szCs w:val="22"/>
        </w:rPr>
        <w:t>Shrinkage</w:t>
      </w:r>
      <w:r w:rsidRPr="00763CA3">
        <w:rPr>
          <w:rFonts w:asciiTheme="minorHAnsi" w:hAnsiTheme="minorHAnsi" w:cstheme="minorHAnsi"/>
          <w:color w:val="111111"/>
          <w:sz w:val="22"/>
          <w:szCs w:val="22"/>
        </w:rPr>
        <w:t xml:space="preserve">: Also known as learning rate, this technique slows down the learning process by shrinking the contribution of each tree by a factor (between 0 and 1) when it is added to the current ensemble. This helps </w:t>
      </w:r>
      <w:r>
        <w:rPr>
          <w:rFonts w:asciiTheme="minorHAnsi" w:hAnsiTheme="minorHAnsi" w:cstheme="minorHAnsi"/>
          <w:color w:val="111111"/>
          <w:sz w:val="22"/>
          <w:szCs w:val="22"/>
        </w:rPr>
        <w:t>regularize</w:t>
      </w:r>
      <w:r w:rsidRPr="00763CA3">
        <w:rPr>
          <w:rFonts w:asciiTheme="minorHAnsi" w:hAnsiTheme="minorHAnsi" w:cstheme="minorHAnsi"/>
          <w:color w:val="111111"/>
          <w:sz w:val="22"/>
          <w:szCs w:val="22"/>
        </w:rPr>
        <w:t xml:space="preserve"> the model and prevents overfitting.</w:t>
      </w:r>
    </w:p>
    <w:p w14:paraId="1FC8953F" w14:textId="77777777" w:rsidR="005539A3" w:rsidRDefault="005539A3" w:rsidP="005539A3">
      <w:pPr>
        <w:spacing w:before="180"/>
        <w:rPr>
          <w:rFonts w:asciiTheme="minorHAnsi" w:hAnsiTheme="minorHAnsi" w:cstheme="minorHAnsi"/>
          <w:color w:val="111111"/>
          <w:sz w:val="22"/>
          <w:szCs w:val="22"/>
        </w:rPr>
      </w:pPr>
      <w:r w:rsidRPr="009C72EE">
        <w:rPr>
          <w:rFonts w:asciiTheme="minorHAnsi" w:hAnsiTheme="minorHAnsi" w:cstheme="minorHAnsi"/>
          <w:color w:val="111111"/>
          <w:sz w:val="22"/>
          <w:szCs w:val="22"/>
        </w:rPr>
        <w:t xml:space="preserve">These techniques, along with others like subsampling, help control the complexity of </w:t>
      </w:r>
      <w:r>
        <w:rPr>
          <w:rFonts w:asciiTheme="minorHAnsi" w:hAnsiTheme="minorHAnsi" w:cstheme="minorHAnsi"/>
          <w:color w:val="111111"/>
          <w:sz w:val="22"/>
          <w:szCs w:val="22"/>
        </w:rPr>
        <w:t>gradient boosting</w:t>
      </w:r>
      <w:r w:rsidRPr="009C72EE">
        <w:rPr>
          <w:rFonts w:asciiTheme="minorHAnsi" w:hAnsiTheme="minorHAnsi" w:cstheme="minorHAnsi"/>
          <w:color w:val="111111"/>
          <w:sz w:val="22"/>
          <w:szCs w:val="22"/>
        </w:rPr>
        <w:t xml:space="preserve"> models and prevent them from overfitting. They are part of what makes </w:t>
      </w:r>
      <w:r>
        <w:rPr>
          <w:rFonts w:asciiTheme="minorHAnsi" w:hAnsiTheme="minorHAnsi" w:cstheme="minorHAnsi"/>
          <w:color w:val="111111"/>
          <w:sz w:val="22"/>
          <w:szCs w:val="22"/>
        </w:rPr>
        <w:t>gradient boosting</w:t>
      </w:r>
      <w:r w:rsidRPr="009C72EE">
        <w:rPr>
          <w:rFonts w:asciiTheme="minorHAnsi" w:hAnsiTheme="minorHAnsi" w:cstheme="minorHAnsi"/>
          <w:color w:val="111111"/>
          <w:sz w:val="22"/>
          <w:szCs w:val="22"/>
        </w:rPr>
        <w:t xml:space="preserve"> a powerful and flexible machine learning method.</w:t>
      </w:r>
    </w:p>
    <w:p w14:paraId="6D1262CF" w14:textId="77777777" w:rsidR="005539A3" w:rsidRDefault="005539A3" w:rsidP="005539A3">
      <w:pPr>
        <w:spacing w:before="180"/>
        <w:rPr>
          <w:rFonts w:asciiTheme="minorHAnsi" w:hAnsiTheme="minorHAnsi" w:cstheme="minorHAnsi"/>
          <w:color w:val="111111"/>
          <w:sz w:val="22"/>
          <w:szCs w:val="22"/>
        </w:rPr>
      </w:pPr>
    </w:p>
    <w:p w14:paraId="75657FA1" w14:textId="77777777" w:rsidR="005539A3" w:rsidRPr="00FF4AA0" w:rsidRDefault="005539A3" w:rsidP="005539A3">
      <w:pPr>
        <w:pStyle w:val="Heading3"/>
        <w:ind w:left="0"/>
      </w:pPr>
      <w:bookmarkStart w:id="138" w:name="_Toc174889648"/>
      <w:r w:rsidRPr="00FF4AA0">
        <w:t>Performance Metrics</w:t>
      </w:r>
      <w:bookmarkEnd w:id="138"/>
    </w:p>
    <w:p w14:paraId="51DE3B00" w14:textId="77777777" w:rsidR="005539A3" w:rsidRDefault="005539A3" w:rsidP="005539A3">
      <w:pPr>
        <w:spacing w:before="180"/>
        <w:rPr>
          <w:rFonts w:asciiTheme="minorHAnsi" w:hAnsiTheme="minorHAnsi" w:cstheme="minorHAnsi"/>
          <w:color w:val="111111"/>
          <w:sz w:val="22"/>
          <w:szCs w:val="22"/>
        </w:rPr>
      </w:pPr>
      <w:r w:rsidRPr="00FF4AA0">
        <w:rPr>
          <w:rFonts w:asciiTheme="minorHAnsi" w:hAnsiTheme="minorHAnsi" w:cstheme="minorHAnsi"/>
          <w:color w:val="111111"/>
          <w:sz w:val="22"/>
          <w:szCs w:val="22"/>
        </w:rPr>
        <w:t xml:space="preserve">Performance metrics for </w:t>
      </w:r>
      <w:r>
        <w:rPr>
          <w:rFonts w:asciiTheme="minorHAnsi" w:hAnsiTheme="minorHAnsi" w:cstheme="minorHAnsi"/>
          <w:color w:val="111111"/>
          <w:sz w:val="22"/>
          <w:szCs w:val="22"/>
        </w:rPr>
        <w:t>gradient boosting</w:t>
      </w:r>
      <w:r w:rsidRPr="00FF4AA0">
        <w:rPr>
          <w:rFonts w:asciiTheme="minorHAnsi" w:hAnsiTheme="minorHAnsi" w:cstheme="minorHAnsi"/>
          <w:color w:val="111111"/>
          <w:sz w:val="22"/>
          <w:szCs w:val="22"/>
        </w:rPr>
        <w:t xml:space="preserve"> models are similar to those used for </w:t>
      </w:r>
      <w:r>
        <w:rPr>
          <w:rFonts w:asciiTheme="minorHAnsi" w:hAnsiTheme="minorHAnsi" w:cstheme="minorHAnsi"/>
          <w:color w:val="111111"/>
          <w:sz w:val="22"/>
          <w:szCs w:val="22"/>
        </w:rPr>
        <w:t>decision trees</w:t>
      </w:r>
      <w:r w:rsidRPr="00FF4AA0">
        <w:rPr>
          <w:rFonts w:asciiTheme="minorHAnsi" w:hAnsiTheme="minorHAnsi" w:cstheme="minorHAnsi"/>
          <w:color w:val="111111"/>
          <w:sz w:val="22"/>
          <w:szCs w:val="22"/>
        </w:rPr>
        <w:t xml:space="preserve">. For classification problems, these can include accuracy, precision, recall, F1 score, and </w:t>
      </w:r>
      <w:r w:rsidRPr="00FF4AA0">
        <w:rPr>
          <w:rFonts w:asciiTheme="minorHAnsi" w:hAnsiTheme="minorHAnsi" w:cstheme="minorHAnsi"/>
          <w:color w:val="111111"/>
          <w:sz w:val="22"/>
          <w:szCs w:val="22"/>
        </w:rPr>
        <w:lastRenderedPageBreak/>
        <w:t>area under the ROC curve (AUC-ROC). For regression problems, mean absolute error (MAE), mean squared error (MSE), or R-squared might be used.</w:t>
      </w:r>
      <w:r>
        <w:rPr>
          <w:rFonts w:asciiTheme="minorHAnsi" w:hAnsiTheme="minorHAnsi" w:cstheme="minorHAnsi"/>
          <w:color w:val="111111"/>
          <w:sz w:val="22"/>
          <w:szCs w:val="22"/>
        </w:rPr>
        <w:t xml:space="preserve">  These metrics are explained in more detail in the decision tree section of this chapter.</w:t>
      </w:r>
    </w:p>
    <w:p w14:paraId="558A3E0C" w14:textId="77777777" w:rsidR="005539A3" w:rsidRPr="00FF4AA0" w:rsidRDefault="005539A3" w:rsidP="005539A3">
      <w:pPr>
        <w:spacing w:before="180"/>
        <w:rPr>
          <w:rFonts w:asciiTheme="minorHAnsi" w:hAnsiTheme="minorHAnsi" w:cstheme="minorHAnsi"/>
          <w:color w:val="111111"/>
          <w:sz w:val="22"/>
          <w:szCs w:val="22"/>
        </w:rPr>
      </w:pPr>
    </w:p>
    <w:p w14:paraId="337B4467" w14:textId="77777777" w:rsidR="005539A3" w:rsidRPr="00FF4AA0" w:rsidRDefault="005539A3" w:rsidP="005539A3">
      <w:pPr>
        <w:pStyle w:val="Heading3"/>
        <w:ind w:left="0"/>
      </w:pPr>
      <w:bookmarkStart w:id="139" w:name="_Toc174889649"/>
      <w:r w:rsidRPr="00FF4AA0">
        <w:t>Pros and Cons</w:t>
      </w:r>
      <w:bookmarkEnd w:id="139"/>
    </w:p>
    <w:p w14:paraId="1AFBE86E" w14:textId="77777777" w:rsidR="005539A3" w:rsidRPr="00FF4AA0" w:rsidRDefault="005539A3" w:rsidP="005539A3">
      <w:pPr>
        <w:spacing w:before="180"/>
        <w:rPr>
          <w:rFonts w:asciiTheme="minorHAnsi" w:hAnsiTheme="minorHAnsi" w:cstheme="minorHAnsi"/>
          <w:color w:val="111111"/>
          <w:sz w:val="22"/>
          <w:szCs w:val="22"/>
        </w:rPr>
      </w:pPr>
      <w:r>
        <w:rPr>
          <w:rFonts w:asciiTheme="minorHAnsi" w:hAnsiTheme="minorHAnsi" w:cstheme="minorHAnsi"/>
          <w:color w:val="111111"/>
          <w:sz w:val="22"/>
          <w:szCs w:val="22"/>
        </w:rPr>
        <w:t>Gradient boosting</w:t>
      </w:r>
      <w:r w:rsidRPr="00FF4AA0">
        <w:rPr>
          <w:rFonts w:asciiTheme="minorHAnsi" w:hAnsiTheme="minorHAnsi" w:cstheme="minorHAnsi"/>
          <w:color w:val="111111"/>
          <w:sz w:val="22"/>
          <w:szCs w:val="22"/>
        </w:rPr>
        <w:t xml:space="preserve"> models have several advantages:</w:t>
      </w:r>
    </w:p>
    <w:p w14:paraId="4D10829A" w14:textId="77777777" w:rsidR="005539A3" w:rsidRPr="00FF4AA0" w:rsidRDefault="005539A3" w:rsidP="00145AC7">
      <w:pPr>
        <w:numPr>
          <w:ilvl w:val="0"/>
          <w:numId w:val="132"/>
        </w:numPr>
        <w:spacing w:before="100" w:beforeAutospacing="1" w:after="100" w:afterAutospacing="1"/>
        <w:rPr>
          <w:rFonts w:asciiTheme="minorHAnsi" w:hAnsiTheme="minorHAnsi" w:cstheme="minorHAnsi"/>
          <w:color w:val="111111"/>
          <w:sz w:val="22"/>
          <w:szCs w:val="22"/>
        </w:rPr>
      </w:pPr>
      <w:r w:rsidRPr="00FF4AA0">
        <w:rPr>
          <w:rFonts w:asciiTheme="minorHAnsi" w:hAnsiTheme="minorHAnsi" w:cstheme="minorHAnsi"/>
          <w:color w:val="111111"/>
          <w:sz w:val="22"/>
          <w:szCs w:val="22"/>
        </w:rPr>
        <w:t>They can handle both numerical and categorical data.</w:t>
      </w:r>
    </w:p>
    <w:p w14:paraId="0D6F2218" w14:textId="77777777" w:rsidR="005539A3" w:rsidRPr="00FF4AA0" w:rsidRDefault="005539A3" w:rsidP="00145AC7">
      <w:pPr>
        <w:numPr>
          <w:ilvl w:val="0"/>
          <w:numId w:val="132"/>
        </w:numPr>
        <w:spacing w:before="100" w:beforeAutospacing="1" w:after="100" w:afterAutospacing="1"/>
        <w:rPr>
          <w:rFonts w:asciiTheme="minorHAnsi" w:hAnsiTheme="minorHAnsi" w:cstheme="minorHAnsi"/>
          <w:color w:val="111111"/>
          <w:sz w:val="22"/>
          <w:szCs w:val="22"/>
        </w:rPr>
      </w:pPr>
      <w:r w:rsidRPr="00FF4AA0">
        <w:rPr>
          <w:rFonts w:asciiTheme="minorHAnsi" w:hAnsiTheme="minorHAnsi" w:cstheme="minorHAnsi"/>
          <w:color w:val="111111"/>
          <w:sz w:val="22"/>
          <w:szCs w:val="22"/>
        </w:rPr>
        <w:t>They provide feature importance scores.</w:t>
      </w:r>
    </w:p>
    <w:p w14:paraId="7B7BA584" w14:textId="77777777" w:rsidR="005539A3" w:rsidRPr="00FF4AA0" w:rsidRDefault="005539A3" w:rsidP="00145AC7">
      <w:pPr>
        <w:numPr>
          <w:ilvl w:val="0"/>
          <w:numId w:val="132"/>
        </w:numPr>
        <w:spacing w:before="100" w:beforeAutospacing="1" w:after="100" w:afterAutospacing="1"/>
        <w:rPr>
          <w:rFonts w:asciiTheme="minorHAnsi" w:hAnsiTheme="minorHAnsi" w:cstheme="minorHAnsi"/>
          <w:color w:val="111111"/>
          <w:sz w:val="22"/>
          <w:szCs w:val="22"/>
        </w:rPr>
      </w:pPr>
      <w:r w:rsidRPr="00FF4AA0">
        <w:rPr>
          <w:rFonts w:asciiTheme="minorHAnsi" w:hAnsiTheme="minorHAnsi" w:cstheme="minorHAnsi"/>
          <w:color w:val="111111"/>
          <w:sz w:val="22"/>
          <w:szCs w:val="22"/>
        </w:rPr>
        <w:t xml:space="preserve">They are less likely to overfit than individual </w:t>
      </w:r>
      <w:r>
        <w:rPr>
          <w:rFonts w:asciiTheme="minorHAnsi" w:hAnsiTheme="minorHAnsi" w:cstheme="minorHAnsi"/>
          <w:color w:val="111111"/>
          <w:sz w:val="22"/>
          <w:szCs w:val="22"/>
        </w:rPr>
        <w:t>decision trees</w:t>
      </w:r>
      <w:r w:rsidRPr="00FF4AA0">
        <w:rPr>
          <w:rFonts w:asciiTheme="minorHAnsi" w:hAnsiTheme="minorHAnsi" w:cstheme="minorHAnsi"/>
          <w:color w:val="111111"/>
          <w:sz w:val="22"/>
          <w:szCs w:val="22"/>
        </w:rPr>
        <w:t>.</w:t>
      </w:r>
    </w:p>
    <w:p w14:paraId="5189BF00" w14:textId="77777777" w:rsidR="005539A3" w:rsidRPr="00FF4AA0" w:rsidRDefault="005539A3" w:rsidP="005539A3">
      <w:pPr>
        <w:spacing w:before="180"/>
        <w:rPr>
          <w:rFonts w:asciiTheme="minorHAnsi" w:hAnsiTheme="minorHAnsi" w:cstheme="minorHAnsi"/>
          <w:color w:val="111111"/>
          <w:sz w:val="22"/>
          <w:szCs w:val="22"/>
        </w:rPr>
      </w:pPr>
      <w:r w:rsidRPr="00FF4AA0">
        <w:rPr>
          <w:rFonts w:asciiTheme="minorHAnsi" w:hAnsiTheme="minorHAnsi" w:cstheme="minorHAnsi"/>
          <w:color w:val="111111"/>
          <w:sz w:val="22"/>
          <w:szCs w:val="22"/>
        </w:rPr>
        <w:t>However, they also have some disadvantages:</w:t>
      </w:r>
    </w:p>
    <w:p w14:paraId="2C713B31" w14:textId="77777777" w:rsidR="005539A3" w:rsidRPr="00FF4AA0" w:rsidRDefault="005539A3" w:rsidP="00145AC7">
      <w:pPr>
        <w:numPr>
          <w:ilvl w:val="0"/>
          <w:numId w:val="133"/>
        </w:numPr>
        <w:spacing w:before="100" w:beforeAutospacing="1" w:after="100" w:afterAutospacing="1"/>
        <w:rPr>
          <w:rFonts w:asciiTheme="minorHAnsi" w:hAnsiTheme="minorHAnsi" w:cstheme="minorHAnsi"/>
          <w:color w:val="111111"/>
          <w:sz w:val="22"/>
          <w:szCs w:val="22"/>
        </w:rPr>
      </w:pPr>
      <w:r w:rsidRPr="00FF4AA0">
        <w:rPr>
          <w:rFonts w:asciiTheme="minorHAnsi" w:hAnsiTheme="minorHAnsi" w:cstheme="minorHAnsi"/>
          <w:color w:val="111111"/>
          <w:sz w:val="22"/>
          <w:szCs w:val="22"/>
        </w:rPr>
        <w:t xml:space="preserve">They are more complex and computationally intensive than individual </w:t>
      </w:r>
      <w:r>
        <w:rPr>
          <w:rFonts w:asciiTheme="minorHAnsi" w:hAnsiTheme="minorHAnsi" w:cstheme="minorHAnsi"/>
          <w:color w:val="111111"/>
          <w:sz w:val="22"/>
          <w:szCs w:val="22"/>
        </w:rPr>
        <w:t>decision trees</w:t>
      </w:r>
      <w:r w:rsidRPr="00FF4AA0">
        <w:rPr>
          <w:rFonts w:asciiTheme="minorHAnsi" w:hAnsiTheme="minorHAnsi" w:cstheme="minorHAnsi"/>
          <w:color w:val="111111"/>
          <w:sz w:val="22"/>
          <w:szCs w:val="22"/>
        </w:rPr>
        <w:t>.</w:t>
      </w:r>
    </w:p>
    <w:p w14:paraId="0EF898A0" w14:textId="77777777" w:rsidR="005539A3" w:rsidRDefault="005539A3" w:rsidP="00145AC7">
      <w:pPr>
        <w:numPr>
          <w:ilvl w:val="0"/>
          <w:numId w:val="133"/>
        </w:numPr>
        <w:spacing w:before="100" w:beforeAutospacing="1" w:after="100" w:afterAutospacing="1"/>
        <w:rPr>
          <w:rFonts w:asciiTheme="minorHAnsi" w:hAnsiTheme="minorHAnsi" w:cstheme="minorHAnsi"/>
          <w:color w:val="111111"/>
          <w:sz w:val="22"/>
          <w:szCs w:val="22"/>
        </w:rPr>
      </w:pPr>
      <w:r w:rsidRPr="00FF4AA0">
        <w:rPr>
          <w:rFonts w:asciiTheme="minorHAnsi" w:hAnsiTheme="minorHAnsi" w:cstheme="minorHAnsi"/>
          <w:color w:val="111111"/>
          <w:sz w:val="22"/>
          <w:szCs w:val="22"/>
        </w:rPr>
        <w:t xml:space="preserve">They are less interpretable than individual </w:t>
      </w:r>
      <w:r>
        <w:rPr>
          <w:rFonts w:asciiTheme="minorHAnsi" w:hAnsiTheme="minorHAnsi" w:cstheme="minorHAnsi"/>
          <w:color w:val="111111"/>
          <w:sz w:val="22"/>
          <w:szCs w:val="22"/>
        </w:rPr>
        <w:t>decision trees</w:t>
      </w:r>
      <w:r w:rsidRPr="00FF4AA0">
        <w:rPr>
          <w:rFonts w:asciiTheme="minorHAnsi" w:hAnsiTheme="minorHAnsi" w:cstheme="minorHAnsi"/>
          <w:color w:val="111111"/>
          <w:sz w:val="22"/>
          <w:szCs w:val="22"/>
        </w:rPr>
        <w:t xml:space="preserve"> due to their ensemble nature.</w:t>
      </w:r>
    </w:p>
    <w:p w14:paraId="7203F316" w14:textId="77777777" w:rsidR="005539A3" w:rsidRDefault="005539A3" w:rsidP="005539A3">
      <w:pPr>
        <w:pStyle w:val="Heading3"/>
        <w:ind w:left="0"/>
      </w:pPr>
    </w:p>
    <w:p w14:paraId="1C917F57" w14:textId="77777777" w:rsidR="005539A3" w:rsidRPr="00FF4AA0" w:rsidRDefault="005539A3" w:rsidP="005539A3">
      <w:pPr>
        <w:pStyle w:val="Heading3"/>
        <w:ind w:left="0"/>
      </w:pPr>
      <w:bookmarkStart w:id="140" w:name="_Toc174889650"/>
      <w:r w:rsidRPr="00FF4AA0">
        <w:t>Best Practices</w:t>
      </w:r>
      <w:bookmarkEnd w:id="140"/>
    </w:p>
    <w:p w14:paraId="14CEF943" w14:textId="77777777" w:rsidR="005539A3" w:rsidRPr="00FF4AA0" w:rsidRDefault="005539A3" w:rsidP="005539A3">
      <w:pPr>
        <w:spacing w:before="180"/>
        <w:rPr>
          <w:rFonts w:asciiTheme="minorHAnsi" w:hAnsiTheme="minorHAnsi" w:cstheme="minorHAnsi"/>
          <w:color w:val="111111"/>
          <w:sz w:val="22"/>
          <w:szCs w:val="22"/>
        </w:rPr>
      </w:pPr>
      <w:r w:rsidRPr="00FF4AA0">
        <w:rPr>
          <w:rFonts w:asciiTheme="minorHAnsi" w:hAnsiTheme="minorHAnsi" w:cstheme="minorHAnsi"/>
          <w:color w:val="111111"/>
          <w:sz w:val="22"/>
          <w:szCs w:val="22"/>
        </w:rPr>
        <w:t xml:space="preserve">When using </w:t>
      </w:r>
      <w:r>
        <w:rPr>
          <w:rFonts w:asciiTheme="minorHAnsi" w:hAnsiTheme="minorHAnsi" w:cstheme="minorHAnsi"/>
          <w:color w:val="111111"/>
          <w:sz w:val="22"/>
          <w:szCs w:val="22"/>
        </w:rPr>
        <w:t>gradient boosting</w:t>
      </w:r>
      <w:r w:rsidRPr="00FF4AA0">
        <w:rPr>
          <w:rFonts w:asciiTheme="minorHAnsi" w:hAnsiTheme="minorHAnsi" w:cstheme="minorHAnsi"/>
          <w:color w:val="111111"/>
          <w:sz w:val="22"/>
          <w:szCs w:val="22"/>
        </w:rPr>
        <w:t xml:space="preserve"> models:</w:t>
      </w:r>
    </w:p>
    <w:p w14:paraId="633D2BD8" w14:textId="77777777" w:rsidR="005539A3" w:rsidRPr="00FF4AA0" w:rsidRDefault="005539A3" w:rsidP="00145AC7">
      <w:pPr>
        <w:numPr>
          <w:ilvl w:val="0"/>
          <w:numId w:val="134"/>
        </w:numPr>
        <w:spacing w:before="100" w:beforeAutospacing="1" w:after="100" w:afterAutospacing="1"/>
        <w:rPr>
          <w:rFonts w:asciiTheme="minorHAnsi" w:hAnsiTheme="minorHAnsi" w:cstheme="minorHAnsi"/>
          <w:color w:val="111111"/>
          <w:sz w:val="22"/>
          <w:szCs w:val="22"/>
        </w:rPr>
      </w:pPr>
      <w:r w:rsidRPr="00FF4AA0">
        <w:rPr>
          <w:rFonts w:asciiTheme="minorHAnsi" w:hAnsiTheme="minorHAnsi" w:cstheme="minorHAnsi"/>
          <w:color w:val="111111"/>
          <w:sz w:val="22"/>
          <w:szCs w:val="22"/>
        </w:rPr>
        <w:t>Tune hyperparameters such as the number of trees in the sequence and the learning rate.</w:t>
      </w:r>
    </w:p>
    <w:p w14:paraId="3CC7F9A0" w14:textId="77777777" w:rsidR="005539A3" w:rsidRPr="00FF4AA0" w:rsidRDefault="005539A3" w:rsidP="00145AC7">
      <w:pPr>
        <w:numPr>
          <w:ilvl w:val="0"/>
          <w:numId w:val="134"/>
        </w:numPr>
        <w:spacing w:before="100" w:beforeAutospacing="1" w:after="100" w:afterAutospacing="1"/>
        <w:rPr>
          <w:rFonts w:asciiTheme="minorHAnsi" w:hAnsiTheme="minorHAnsi" w:cstheme="minorHAnsi"/>
          <w:color w:val="111111"/>
          <w:sz w:val="22"/>
          <w:szCs w:val="22"/>
        </w:rPr>
      </w:pPr>
      <w:r w:rsidRPr="00FF4AA0">
        <w:rPr>
          <w:rFonts w:asciiTheme="minorHAnsi" w:hAnsiTheme="minorHAnsi" w:cstheme="minorHAnsi"/>
          <w:color w:val="111111"/>
          <w:sz w:val="22"/>
          <w:szCs w:val="22"/>
        </w:rPr>
        <w:t>Balance your dataset if dealing with imbalanced classes, either by undersampling, oversampling</w:t>
      </w:r>
      <w:r>
        <w:rPr>
          <w:rFonts w:asciiTheme="minorHAnsi" w:hAnsiTheme="minorHAnsi" w:cstheme="minorHAnsi"/>
          <w:color w:val="111111"/>
          <w:sz w:val="22"/>
          <w:szCs w:val="22"/>
        </w:rPr>
        <w:t>,</w:t>
      </w:r>
      <w:r w:rsidRPr="00FF4AA0">
        <w:rPr>
          <w:rFonts w:asciiTheme="minorHAnsi" w:hAnsiTheme="minorHAnsi" w:cstheme="minorHAnsi"/>
          <w:color w:val="111111"/>
          <w:sz w:val="22"/>
          <w:szCs w:val="22"/>
        </w:rPr>
        <w:t xml:space="preserve"> or generating synthetic samples.</w:t>
      </w:r>
    </w:p>
    <w:p w14:paraId="5EC04823" w14:textId="77777777" w:rsidR="005539A3" w:rsidRPr="00FF4AA0" w:rsidRDefault="005539A3" w:rsidP="00145AC7">
      <w:pPr>
        <w:numPr>
          <w:ilvl w:val="0"/>
          <w:numId w:val="134"/>
        </w:numPr>
        <w:spacing w:before="100" w:beforeAutospacing="1" w:after="100" w:afterAutospacing="1"/>
        <w:rPr>
          <w:rFonts w:asciiTheme="minorHAnsi" w:hAnsiTheme="minorHAnsi" w:cstheme="minorHAnsi"/>
          <w:color w:val="111111"/>
          <w:sz w:val="22"/>
          <w:szCs w:val="22"/>
        </w:rPr>
      </w:pPr>
      <w:r w:rsidRPr="00FF4AA0">
        <w:rPr>
          <w:rFonts w:asciiTheme="minorHAnsi" w:hAnsiTheme="minorHAnsi" w:cstheme="minorHAnsi"/>
          <w:color w:val="111111"/>
          <w:sz w:val="22"/>
          <w:szCs w:val="22"/>
        </w:rPr>
        <w:t xml:space="preserve">Use feature </w:t>
      </w:r>
      <w:proofErr w:type="gramStart"/>
      <w:r w:rsidRPr="00FF4AA0">
        <w:rPr>
          <w:rFonts w:asciiTheme="minorHAnsi" w:hAnsiTheme="minorHAnsi" w:cstheme="minorHAnsi"/>
          <w:color w:val="111111"/>
          <w:sz w:val="22"/>
          <w:szCs w:val="22"/>
        </w:rPr>
        <w:t>importance</w:t>
      </w:r>
      <w:proofErr w:type="gramEnd"/>
      <w:r w:rsidRPr="00FF4AA0">
        <w:rPr>
          <w:rFonts w:asciiTheme="minorHAnsi" w:hAnsiTheme="minorHAnsi" w:cstheme="minorHAnsi"/>
          <w:color w:val="111111"/>
          <w:sz w:val="22"/>
          <w:szCs w:val="22"/>
        </w:rPr>
        <w:t xml:space="preserve"> scores for feature selection or to gain insights about the data.</w:t>
      </w:r>
    </w:p>
    <w:p w14:paraId="119C5ED4" w14:textId="77777777" w:rsidR="005539A3" w:rsidRDefault="005539A3" w:rsidP="005539A3">
      <w:pPr>
        <w:rPr>
          <w:rFonts w:asciiTheme="minorHAnsi" w:hAnsiTheme="minorHAnsi" w:cstheme="minorHAnsi"/>
          <w:sz w:val="22"/>
          <w:szCs w:val="22"/>
        </w:rPr>
      </w:pPr>
    </w:p>
    <w:p w14:paraId="15EA0AFA" w14:textId="77777777" w:rsidR="002F0A8D" w:rsidRDefault="002F0A8D" w:rsidP="005539A3">
      <w:pPr>
        <w:rPr>
          <w:rFonts w:asciiTheme="minorHAnsi" w:hAnsiTheme="minorHAnsi" w:cstheme="minorHAnsi"/>
          <w:sz w:val="22"/>
          <w:szCs w:val="22"/>
        </w:rPr>
      </w:pPr>
    </w:p>
    <w:p w14:paraId="36EEA503" w14:textId="77777777" w:rsidR="005539A3" w:rsidRPr="00FC4178" w:rsidRDefault="005539A3" w:rsidP="005539A3">
      <w:pPr>
        <w:pStyle w:val="Heading1"/>
      </w:pPr>
      <w:bookmarkStart w:id="141" w:name="_Toc174889651"/>
      <w:r>
        <w:lastRenderedPageBreak/>
        <w:t>Gradient Boosting Model Code</w:t>
      </w:r>
      <w:bookmarkEnd w:id="141"/>
    </w:p>
    <w:p w14:paraId="7C3D2E31" w14:textId="77777777" w:rsidR="005539A3" w:rsidRPr="00FC4178" w:rsidRDefault="005539A3" w:rsidP="005539A3">
      <w:pPr>
        <w:rPr>
          <w:rFonts w:asciiTheme="minorHAnsi" w:hAnsiTheme="minorHAnsi" w:cstheme="minorHAnsi"/>
          <w:sz w:val="22"/>
          <w:szCs w:val="22"/>
        </w:rPr>
      </w:pPr>
    </w:p>
    <w:p w14:paraId="5222004A" w14:textId="77777777" w:rsidR="005539A3" w:rsidRPr="00FC4178" w:rsidRDefault="005539A3" w:rsidP="005539A3">
      <w:pPr>
        <w:rPr>
          <w:rFonts w:asciiTheme="minorHAnsi" w:hAnsiTheme="minorHAnsi" w:cstheme="minorHAnsi"/>
          <w:color w:val="111111"/>
          <w:sz w:val="22"/>
          <w:szCs w:val="22"/>
        </w:rPr>
      </w:pPr>
      <w:r w:rsidRPr="00FC4178">
        <w:rPr>
          <w:rFonts w:asciiTheme="minorHAnsi" w:hAnsiTheme="minorHAnsi" w:cstheme="minorHAnsi"/>
          <w:color w:val="111111"/>
          <w:sz w:val="22"/>
          <w:szCs w:val="22"/>
        </w:rPr>
        <w:t xml:space="preserve">The following </w:t>
      </w:r>
      <w:r>
        <w:rPr>
          <w:rFonts w:asciiTheme="minorHAnsi" w:hAnsiTheme="minorHAnsi" w:cstheme="minorHAnsi"/>
          <w:color w:val="111111"/>
          <w:sz w:val="22"/>
          <w:szCs w:val="22"/>
        </w:rPr>
        <w:t>gradient boosting</w:t>
      </w:r>
      <w:r w:rsidRPr="00FC4178">
        <w:rPr>
          <w:rFonts w:asciiTheme="minorHAnsi" w:hAnsiTheme="minorHAnsi" w:cstheme="minorHAnsi"/>
          <w:color w:val="111111"/>
          <w:sz w:val="22"/>
          <w:szCs w:val="22"/>
        </w:rPr>
        <w:t xml:space="preserve"> code is a robust workflow for creating a </w:t>
      </w:r>
      <w:r>
        <w:rPr>
          <w:rFonts w:asciiTheme="minorHAnsi" w:hAnsiTheme="minorHAnsi" w:cstheme="minorHAnsi"/>
          <w:color w:val="111111"/>
          <w:sz w:val="22"/>
          <w:szCs w:val="22"/>
        </w:rPr>
        <w:t>gradient boosting</w:t>
      </w:r>
      <w:r w:rsidRPr="00FC4178">
        <w:rPr>
          <w:rFonts w:asciiTheme="minorHAnsi" w:hAnsiTheme="minorHAnsi" w:cstheme="minorHAnsi"/>
          <w:color w:val="111111"/>
          <w:sz w:val="22"/>
          <w:szCs w:val="22"/>
        </w:rPr>
        <w:t xml:space="preserve"> model, tuning its hyperparameters, applying the model to an out-of-time (OOT) dataset, and generating final model performance metrics on the scored OOT dataset. This workflow is designed to be efficient and effective, leveraging the power of the </w:t>
      </w:r>
      <w:r>
        <w:rPr>
          <w:rFonts w:asciiTheme="minorHAnsi" w:hAnsiTheme="minorHAnsi" w:cstheme="minorHAnsi"/>
          <w:color w:val="111111"/>
          <w:sz w:val="22"/>
          <w:szCs w:val="22"/>
        </w:rPr>
        <w:t>gradient boosting</w:t>
      </w:r>
      <w:r w:rsidRPr="00FC4178">
        <w:rPr>
          <w:rFonts w:asciiTheme="minorHAnsi" w:hAnsiTheme="minorHAnsi" w:cstheme="minorHAnsi"/>
          <w:color w:val="111111"/>
          <w:sz w:val="22"/>
          <w:szCs w:val="22"/>
        </w:rPr>
        <w:t xml:space="preserve"> algorithm and the flexibility of each programming language’s modeling library.</w:t>
      </w:r>
    </w:p>
    <w:p w14:paraId="7D7205B3" w14:textId="77777777" w:rsidR="005539A3" w:rsidRPr="00FC4178" w:rsidRDefault="005539A3" w:rsidP="005539A3">
      <w:pPr>
        <w:spacing w:before="180"/>
        <w:rPr>
          <w:rFonts w:asciiTheme="minorHAnsi" w:hAnsiTheme="minorHAnsi" w:cstheme="minorHAnsi"/>
          <w:color w:val="111111"/>
          <w:sz w:val="22"/>
          <w:szCs w:val="22"/>
        </w:rPr>
      </w:pPr>
      <w:proofErr w:type="gramStart"/>
      <w:r w:rsidRPr="00FC4178">
        <w:rPr>
          <w:rFonts w:asciiTheme="minorHAnsi" w:hAnsiTheme="minorHAnsi" w:cstheme="minorHAnsi"/>
          <w:color w:val="111111"/>
          <w:sz w:val="22"/>
          <w:szCs w:val="22"/>
        </w:rPr>
        <w:t>Unlike</w:t>
      </w:r>
      <w:proofErr w:type="gramEnd"/>
      <w:r w:rsidRPr="00FC4178">
        <w:rPr>
          <w:rFonts w:asciiTheme="minorHAnsi" w:hAnsiTheme="minorHAnsi" w:cstheme="minorHAnsi"/>
          <w:color w:val="111111"/>
          <w:sz w:val="22"/>
          <w:szCs w:val="22"/>
        </w:rPr>
        <w:t xml:space="preserve"> </w:t>
      </w:r>
      <w:r>
        <w:rPr>
          <w:rFonts w:asciiTheme="minorHAnsi" w:hAnsiTheme="minorHAnsi" w:cstheme="minorHAnsi"/>
          <w:color w:val="111111"/>
          <w:sz w:val="22"/>
          <w:szCs w:val="22"/>
        </w:rPr>
        <w:t>random forests</w:t>
      </w:r>
      <w:r w:rsidRPr="00FC4178">
        <w:rPr>
          <w:rFonts w:asciiTheme="minorHAnsi" w:hAnsiTheme="minorHAnsi" w:cstheme="minorHAnsi"/>
          <w:color w:val="111111"/>
          <w:sz w:val="22"/>
          <w:szCs w:val="22"/>
        </w:rPr>
        <w:t xml:space="preserve">, </w:t>
      </w:r>
      <w:r>
        <w:rPr>
          <w:rFonts w:asciiTheme="minorHAnsi" w:hAnsiTheme="minorHAnsi" w:cstheme="minorHAnsi"/>
          <w:color w:val="111111"/>
          <w:sz w:val="22"/>
          <w:szCs w:val="22"/>
        </w:rPr>
        <w:t>gradient boosting</w:t>
      </w:r>
      <w:r w:rsidRPr="00FC4178">
        <w:rPr>
          <w:rFonts w:asciiTheme="minorHAnsi" w:hAnsiTheme="minorHAnsi" w:cstheme="minorHAnsi"/>
          <w:color w:val="111111"/>
          <w:sz w:val="22"/>
          <w:szCs w:val="22"/>
        </w:rPr>
        <w:t xml:space="preserve"> models do not inherently handle imbalance in the data. Therefore, depending on the level of imbalance in your data, you might need to consider techniques such as undersampling, oversampling</w:t>
      </w:r>
      <w:r>
        <w:rPr>
          <w:rFonts w:asciiTheme="minorHAnsi" w:hAnsiTheme="minorHAnsi" w:cstheme="minorHAnsi"/>
          <w:color w:val="111111"/>
          <w:sz w:val="22"/>
          <w:szCs w:val="22"/>
        </w:rPr>
        <w:t>,</w:t>
      </w:r>
      <w:r w:rsidRPr="00FC4178">
        <w:rPr>
          <w:rFonts w:asciiTheme="minorHAnsi" w:hAnsiTheme="minorHAnsi" w:cstheme="minorHAnsi"/>
          <w:color w:val="111111"/>
          <w:sz w:val="22"/>
          <w:szCs w:val="22"/>
        </w:rPr>
        <w:t xml:space="preserve"> or generating synthetic samples when preparing your data for a </w:t>
      </w:r>
      <w:r>
        <w:rPr>
          <w:rFonts w:asciiTheme="minorHAnsi" w:hAnsiTheme="minorHAnsi" w:cstheme="minorHAnsi"/>
          <w:color w:val="111111"/>
          <w:sz w:val="22"/>
          <w:szCs w:val="22"/>
        </w:rPr>
        <w:t>gradient boosting</w:t>
      </w:r>
      <w:r w:rsidRPr="00FC4178">
        <w:rPr>
          <w:rFonts w:asciiTheme="minorHAnsi" w:hAnsiTheme="minorHAnsi" w:cstheme="minorHAnsi"/>
          <w:color w:val="111111"/>
          <w:sz w:val="22"/>
          <w:szCs w:val="22"/>
        </w:rPr>
        <w:t xml:space="preserve"> model.</w:t>
      </w:r>
    </w:p>
    <w:p w14:paraId="1A5196AC" w14:textId="77777777" w:rsidR="005539A3" w:rsidRPr="00FC4178" w:rsidRDefault="005539A3" w:rsidP="005539A3">
      <w:pPr>
        <w:rPr>
          <w:rFonts w:asciiTheme="minorHAnsi" w:hAnsiTheme="minorHAnsi" w:cstheme="minorHAnsi"/>
          <w:sz w:val="22"/>
          <w:szCs w:val="22"/>
        </w:rPr>
      </w:pPr>
    </w:p>
    <w:p w14:paraId="470DF4AA" w14:textId="377BF577" w:rsidR="005539A3" w:rsidRPr="00FC4178" w:rsidRDefault="005539A3" w:rsidP="005539A3">
      <w:pPr>
        <w:pStyle w:val="ACaptionHead"/>
        <w:ind w:left="0"/>
      </w:pPr>
      <w:r>
        <w:t xml:space="preserve">Program </w:t>
      </w:r>
      <w:r w:rsidR="00E73C7E">
        <w:t>6</w:t>
      </w:r>
      <w:r>
        <w:t>.</w:t>
      </w:r>
      <w:r w:rsidR="00E73C7E">
        <w:t>4</w:t>
      </w:r>
      <w:r>
        <w:t>: Python Gradient Boosting Script</w:t>
      </w:r>
    </w:p>
    <w:p w14:paraId="7D6FEFBA" w14:textId="77777777" w:rsidR="005539A3" w:rsidRDefault="005539A3" w:rsidP="005539A3">
      <w:pPr>
        <w:rPr>
          <w:rFonts w:asciiTheme="minorHAnsi" w:hAnsiTheme="minorHAnsi" w:cstheme="minorHAnsi"/>
          <w:sz w:val="22"/>
          <w:szCs w:val="22"/>
        </w:rPr>
      </w:pPr>
    </w:p>
    <w:p w14:paraId="4A4CA7D5" w14:textId="77777777" w:rsidR="005539A3" w:rsidRPr="008E161B" w:rsidRDefault="005539A3" w:rsidP="005539A3">
      <w:pPr>
        <w:rPr>
          <w:rFonts w:asciiTheme="minorHAnsi" w:hAnsiTheme="minorHAnsi" w:cstheme="minorHAnsi"/>
          <w:b/>
          <w:bCs/>
          <w:color w:val="808080" w:themeColor="background1" w:themeShade="80"/>
          <w:sz w:val="22"/>
          <w:szCs w:val="22"/>
        </w:rPr>
      </w:pPr>
      <w:r w:rsidRPr="008E161B">
        <w:rPr>
          <w:rFonts w:asciiTheme="minorHAnsi" w:hAnsiTheme="minorHAnsi" w:cstheme="minorHAnsi"/>
          <w:b/>
          <w:bCs/>
          <w:color w:val="808080" w:themeColor="background1" w:themeShade="80"/>
          <w:sz w:val="22"/>
          <w:szCs w:val="22"/>
        </w:rPr>
        <w:t># Import necessary libraries</w:t>
      </w:r>
    </w:p>
    <w:p w14:paraId="79CF7A8E" w14:textId="77777777" w:rsidR="005539A3" w:rsidRPr="008E161B" w:rsidRDefault="005539A3" w:rsidP="005539A3">
      <w:pPr>
        <w:rPr>
          <w:rFonts w:asciiTheme="minorHAnsi" w:hAnsiTheme="minorHAnsi" w:cstheme="minorHAnsi"/>
          <w:sz w:val="22"/>
          <w:szCs w:val="22"/>
        </w:rPr>
      </w:pPr>
      <w:r w:rsidRPr="008E161B">
        <w:rPr>
          <w:rFonts w:asciiTheme="minorHAnsi" w:hAnsiTheme="minorHAnsi" w:cstheme="minorHAnsi"/>
          <w:sz w:val="22"/>
          <w:szCs w:val="22"/>
        </w:rPr>
        <w:t>import pandas as pd</w:t>
      </w:r>
    </w:p>
    <w:p w14:paraId="279D942C" w14:textId="77777777" w:rsidR="005539A3" w:rsidRPr="008E161B" w:rsidRDefault="005539A3" w:rsidP="005539A3">
      <w:pPr>
        <w:rPr>
          <w:rFonts w:asciiTheme="minorHAnsi" w:hAnsiTheme="minorHAnsi" w:cstheme="minorHAnsi"/>
          <w:sz w:val="22"/>
          <w:szCs w:val="22"/>
        </w:rPr>
      </w:pPr>
      <w:r w:rsidRPr="008E161B">
        <w:rPr>
          <w:rFonts w:asciiTheme="minorHAnsi" w:hAnsiTheme="minorHAnsi" w:cstheme="minorHAnsi"/>
          <w:sz w:val="22"/>
          <w:szCs w:val="22"/>
        </w:rPr>
        <w:t xml:space="preserve">from </w:t>
      </w:r>
      <w:proofErr w:type="spellStart"/>
      <w:r w:rsidRPr="008E161B">
        <w:rPr>
          <w:rFonts w:asciiTheme="minorHAnsi" w:hAnsiTheme="minorHAnsi" w:cstheme="minorHAnsi"/>
          <w:sz w:val="22"/>
          <w:szCs w:val="22"/>
        </w:rPr>
        <w:t>sklearn.model_selection</w:t>
      </w:r>
      <w:proofErr w:type="spellEnd"/>
      <w:r w:rsidRPr="008E161B">
        <w:rPr>
          <w:rFonts w:asciiTheme="minorHAnsi" w:hAnsiTheme="minorHAnsi" w:cstheme="minorHAnsi"/>
          <w:sz w:val="22"/>
          <w:szCs w:val="22"/>
        </w:rPr>
        <w:t xml:space="preserve"> import </w:t>
      </w:r>
      <w:proofErr w:type="spellStart"/>
      <w:r w:rsidRPr="008E161B">
        <w:rPr>
          <w:rFonts w:asciiTheme="minorHAnsi" w:hAnsiTheme="minorHAnsi" w:cstheme="minorHAnsi"/>
          <w:sz w:val="22"/>
          <w:szCs w:val="22"/>
        </w:rPr>
        <w:t>train_test_split</w:t>
      </w:r>
      <w:proofErr w:type="spellEnd"/>
      <w:r w:rsidRPr="008E161B">
        <w:rPr>
          <w:rFonts w:asciiTheme="minorHAnsi" w:hAnsiTheme="minorHAnsi" w:cstheme="minorHAnsi"/>
          <w:sz w:val="22"/>
          <w:szCs w:val="22"/>
        </w:rPr>
        <w:t xml:space="preserve">, </w:t>
      </w:r>
      <w:proofErr w:type="spellStart"/>
      <w:r w:rsidRPr="008E161B">
        <w:rPr>
          <w:rFonts w:asciiTheme="minorHAnsi" w:hAnsiTheme="minorHAnsi" w:cstheme="minorHAnsi"/>
          <w:sz w:val="22"/>
          <w:szCs w:val="22"/>
        </w:rPr>
        <w:t>GridSearchCV</w:t>
      </w:r>
      <w:proofErr w:type="spellEnd"/>
    </w:p>
    <w:p w14:paraId="634A15C1" w14:textId="77777777" w:rsidR="005539A3" w:rsidRPr="008E161B" w:rsidRDefault="005539A3" w:rsidP="005539A3">
      <w:pPr>
        <w:rPr>
          <w:rFonts w:asciiTheme="minorHAnsi" w:hAnsiTheme="minorHAnsi" w:cstheme="minorHAnsi"/>
          <w:sz w:val="22"/>
          <w:szCs w:val="22"/>
        </w:rPr>
      </w:pPr>
      <w:r w:rsidRPr="008E161B">
        <w:rPr>
          <w:rFonts w:asciiTheme="minorHAnsi" w:hAnsiTheme="minorHAnsi" w:cstheme="minorHAnsi"/>
          <w:sz w:val="22"/>
          <w:szCs w:val="22"/>
        </w:rPr>
        <w:t xml:space="preserve">from </w:t>
      </w:r>
      <w:proofErr w:type="spellStart"/>
      <w:r w:rsidRPr="008E161B">
        <w:rPr>
          <w:rFonts w:asciiTheme="minorHAnsi" w:hAnsiTheme="minorHAnsi" w:cstheme="minorHAnsi"/>
          <w:sz w:val="22"/>
          <w:szCs w:val="22"/>
        </w:rPr>
        <w:t>xgboost</w:t>
      </w:r>
      <w:proofErr w:type="spellEnd"/>
      <w:r w:rsidRPr="008E161B">
        <w:rPr>
          <w:rFonts w:asciiTheme="minorHAnsi" w:hAnsiTheme="minorHAnsi" w:cstheme="minorHAnsi"/>
          <w:sz w:val="22"/>
          <w:szCs w:val="22"/>
        </w:rPr>
        <w:t xml:space="preserve"> import </w:t>
      </w:r>
      <w:proofErr w:type="spellStart"/>
      <w:r w:rsidRPr="008E161B">
        <w:rPr>
          <w:rFonts w:asciiTheme="minorHAnsi" w:hAnsiTheme="minorHAnsi" w:cstheme="minorHAnsi"/>
          <w:sz w:val="22"/>
          <w:szCs w:val="22"/>
        </w:rPr>
        <w:t>XGBClassifier</w:t>
      </w:r>
      <w:proofErr w:type="spellEnd"/>
    </w:p>
    <w:p w14:paraId="2C3168AD" w14:textId="77777777" w:rsidR="005539A3" w:rsidRPr="008E161B" w:rsidRDefault="005539A3" w:rsidP="005539A3">
      <w:pPr>
        <w:rPr>
          <w:rFonts w:asciiTheme="minorHAnsi" w:hAnsiTheme="minorHAnsi" w:cstheme="minorHAnsi"/>
          <w:sz w:val="22"/>
          <w:szCs w:val="22"/>
        </w:rPr>
      </w:pPr>
      <w:r w:rsidRPr="008E161B">
        <w:rPr>
          <w:rFonts w:asciiTheme="minorHAnsi" w:hAnsiTheme="minorHAnsi" w:cstheme="minorHAnsi"/>
          <w:sz w:val="22"/>
          <w:szCs w:val="22"/>
        </w:rPr>
        <w:t xml:space="preserve">from </w:t>
      </w:r>
      <w:proofErr w:type="spellStart"/>
      <w:r w:rsidRPr="008E161B">
        <w:rPr>
          <w:rFonts w:asciiTheme="minorHAnsi" w:hAnsiTheme="minorHAnsi" w:cstheme="minorHAnsi"/>
          <w:sz w:val="22"/>
          <w:szCs w:val="22"/>
        </w:rPr>
        <w:t>sklearn.metrics</w:t>
      </w:r>
      <w:proofErr w:type="spellEnd"/>
      <w:r w:rsidRPr="008E161B">
        <w:rPr>
          <w:rFonts w:asciiTheme="minorHAnsi" w:hAnsiTheme="minorHAnsi" w:cstheme="minorHAnsi"/>
          <w:sz w:val="22"/>
          <w:szCs w:val="22"/>
        </w:rPr>
        <w:t xml:space="preserve"> import </w:t>
      </w:r>
      <w:proofErr w:type="spellStart"/>
      <w:r w:rsidRPr="008E161B">
        <w:rPr>
          <w:rFonts w:asciiTheme="minorHAnsi" w:hAnsiTheme="minorHAnsi" w:cstheme="minorHAnsi"/>
          <w:sz w:val="22"/>
          <w:szCs w:val="22"/>
        </w:rPr>
        <w:t>classification_report</w:t>
      </w:r>
      <w:proofErr w:type="spellEnd"/>
      <w:r w:rsidRPr="008E161B">
        <w:rPr>
          <w:rFonts w:asciiTheme="minorHAnsi" w:hAnsiTheme="minorHAnsi" w:cstheme="minorHAnsi"/>
          <w:sz w:val="22"/>
          <w:szCs w:val="22"/>
        </w:rPr>
        <w:t xml:space="preserve">, </w:t>
      </w:r>
      <w:proofErr w:type="spellStart"/>
      <w:r w:rsidRPr="008E161B">
        <w:rPr>
          <w:rFonts w:asciiTheme="minorHAnsi" w:hAnsiTheme="minorHAnsi" w:cstheme="minorHAnsi"/>
          <w:sz w:val="22"/>
          <w:szCs w:val="22"/>
        </w:rPr>
        <w:t>confusion_matrix</w:t>
      </w:r>
      <w:proofErr w:type="spellEnd"/>
      <w:r w:rsidRPr="008E161B">
        <w:rPr>
          <w:rFonts w:asciiTheme="minorHAnsi" w:hAnsiTheme="minorHAnsi" w:cstheme="minorHAnsi"/>
          <w:sz w:val="22"/>
          <w:szCs w:val="22"/>
        </w:rPr>
        <w:t xml:space="preserve">, </w:t>
      </w:r>
      <w:proofErr w:type="spellStart"/>
      <w:r w:rsidRPr="008E161B">
        <w:rPr>
          <w:rFonts w:asciiTheme="minorHAnsi" w:hAnsiTheme="minorHAnsi" w:cstheme="minorHAnsi"/>
          <w:sz w:val="22"/>
          <w:szCs w:val="22"/>
        </w:rPr>
        <w:t>roc_auc_score</w:t>
      </w:r>
      <w:proofErr w:type="spellEnd"/>
      <w:r w:rsidRPr="008E161B">
        <w:rPr>
          <w:rFonts w:asciiTheme="minorHAnsi" w:hAnsiTheme="minorHAnsi" w:cstheme="minorHAnsi"/>
          <w:sz w:val="22"/>
          <w:szCs w:val="22"/>
        </w:rPr>
        <w:t xml:space="preserve">, </w:t>
      </w:r>
      <w:proofErr w:type="spellStart"/>
      <w:r w:rsidRPr="008E161B">
        <w:rPr>
          <w:rFonts w:asciiTheme="minorHAnsi" w:hAnsiTheme="minorHAnsi" w:cstheme="minorHAnsi"/>
          <w:sz w:val="22"/>
          <w:szCs w:val="22"/>
        </w:rPr>
        <w:t>roc_curve</w:t>
      </w:r>
      <w:proofErr w:type="spellEnd"/>
    </w:p>
    <w:p w14:paraId="7E898D56" w14:textId="77777777" w:rsidR="005539A3" w:rsidRPr="008E161B" w:rsidRDefault="005539A3" w:rsidP="005539A3">
      <w:pPr>
        <w:rPr>
          <w:rFonts w:asciiTheme="minorHAnsi" w:hAnsiTheme="minorHAnsi" w:cstheme="minorHAnsi"/>
          <w:sz w:val="22"/>
          <w:szCs w:val="22"/>
        </w:rPr>
      </w:pPr>
      <w:r w:rsidRPr="008E161B">
        <w:rPr>
          <w:rFonts w:asciiTheme="minorHAnsi" w:hAnsiTheme="minorHAnsi" w:cstheme="minorHAnsi"/>
          <w:sz w:val="22"/>
          <w:szCs w:val="22"/>
        </w:rPr>
        <w:t xml:space="preserve">import </w:t>
      </w:r>
      <w:proofErr w:type="spellStart"/>
      <w:r w:rsidRPr="008E161B">
        <w:rPr>
          <w:rFonts w:asciiTheme="minorHAnsi" w:hAnsiTheme="minorHAnsi" w:cstheme="minorHAnsi"/>
          <w:sz w:val="22"/>
          <w:szCs w:val="22"/>
        </w:rPr>
        <w:t>matplotlib.pyplot</w:t>
      </w:r>
      <w:proofErr w:type="spellEnd"/>
      <w:r w:rsidRPr="008E161B">
        <w:rPr>
          <w:rFonts w:asciiTheme="minorHAnsi" w:hAnsiTheme="minorHAnsi" w:cstheme="minorHAnsi"/>
          <w:sz w:val="22"/>
          <w:szCs w:val="22"/>
        </w:rPr>
        <w:t xml:space="preserve"> as </w:t>
      </w:r>
      <w:proofErr w:type="spellStart"/>
      <w:r w:rsidRPr="008E161B">
        <w:rPr>
          <w:rFonts w:asciiTheme="minorHAnsi" w:hAnsiTheme="minorHAnsi" w:cstheme="minorHAnsi"/>
          <w:sz w:val="22"/>
          <w:szCs w:val="22"/>
        </w:rPr>
        <w:t>plt</w:t>
      </w:r>
      <w:proofErr w:type="spellEnd"/>
    </w:p>
    <w:p w14:paraId="7E0009EF" w14:textId="77777777" w:rsidR="005539A3" w:rsidRPr="008E161B" w:rsidRDefault="005539A3" w:rsidP="005539A3">
      <w:pPr>
        <w:rPr>
          <w:rFonts w:asciiTheme="minorHAnsi" w:hAnsiTheme="minorHAnsi" w:cstheme="minorHAnsi"/>
          <w:sz w:val="22"/>
          <w:szCs w:val="22"/>
        </w:rPr>
      </w:pPr>
    </w:p>
    <w:p w14:paraId="628A1307" w14:textId="77777777" w:rsidR="005539A3" w:rsidRPr="008E161B" w:rsidRDefault="005539A3" w:rsidP="005539A3">
      <w:pPr>
        <w:rPr>
          <w:rFonts w:asciiTheme="minorHAnsi" w:hAnsiTheme="minorHAnsi" w:cstheme="minorHAnsi"/>
          <w:b/>
          <w:bCs/>
          <w:color w:val="808080" w:themeColor="background1" w:themeShade="80"/>
          <w:sz w:val="22"/>
          <w:szCs w:val="22"/>
        </w:rPr>
      </w:pPr>
      <w:r w:rsidRPr="008E161B">
        <w:rPr>
          <w:rFonts w:asciiTheme="minorHAnsi" w:hAnsiTheme="minorHAnsi" w:cstheme="minorHAnsi"/>
          <w:b/>
          <w:bCs/>
          <w:color w:val="808080" w:themeColor="background1" w:themeShade="80"/>
          <w:sz w:val="22"/>
          <w:szCs w:val="22"/>
        </w:rPr>
        <w:t># Function to calculate performance metrics</w:t>
      </w:r>
    </w:p>
    <w:p w14:paraId="6608E176" w14:textId="77777777" w:rsidR="005539A3" w:rsidRPr="008E161B" w:rsidRDefault="005539A3" w:rsidP="005539A3">
      <w:pPr>
        <w:rPr>
          <w:rFonts w:asciiTheme="minorHAnsi" w:hAnsiTheme="minorHAnsi" w:cstheme="minorHAnsi"/>
          <w:sz w:val="22"/>
          <w:szCs w:val="22"/>
        </w:rPr>
      </w:pPr>
      <w:r w:rsidRPr="008E161B">
        <w:rPr>
          <w:rFonts w:asciiTheme="minorHAnsi" w:hAnsiTheme="minorHAnsi" w:cstheme="minorHAnsi"/>
          <w:sz w:val="22"/>
          <w:szCs w:val="22"/>
        </w:rPr>
        <w:t xml:space="preserve">def </w:t>
      </w:r>
      <w:proofErr w:type="spellStart"/>
      <w:r w:rsidRPr="008E161B">
        <w:rPr>
          <w:rFonts w:asciiTheme="minorHAnsi" w:hAnsiTheme="minorHAnsi" w:cstheme="minorHAnsi"/>
          <w:sz w:val="22"/>
          <w:szCs w:val="22"/>
        </w:rPr>
        <w:t>performance_metrics</w:t>
      </w:r>
      <w:proofErr w:type="spellEnd"/>
      <w:r w:rsidRPr="008E161B">
        <w:rPr>
          <w:rFonts w:asciiTheme="minorHAnsi" w:hAnsiTheme="minorHAnsi" w:cstheme="minorHAnsi"/>
          <w:sz w:val="22"/>
          <w:szCs w:val="22"/>
        </w:rPr>
        <w:t>(</w:t>
      </w:r>
      <w:proofErr w:type="spellStart"/>
      <w:r w:rsidRPr="008E161B">
        <w:rPr>
          <w:rFonts w:asciiTheme="minorHAnsi" w:hAnsiTheme="minorHAnsi" w:cstheme="minorHAnsi"/>
          <w:sz w:val="22"/>
          <w:szCs w:val="22"/>
        </w:rPr>
        <w:t>y_true</w:t>
      </w:r>
      <w:proofErr w:type="spellEnd"/>
      <w:r w:rsidRPr="008E161B">
        <w:rPr>
          <w:rFonts w:asciiTheme="minorHAnsi" w:hAnsiTheme="minorHAnsi" w:cstheme="minorHAnsi"/>
          <w:sz w:val="22"/>
          <w:szCs w:val="22"/>
        </w:rPr>
        <w:t xml:space="preserve">, </w:t>
      </w:r>
      <w:proofErr w:type="spellStart"/>
      <w:r w:rsidRPr="008E161B">
        <w:rPr>
          <w:rFonts w:asciiTheme="minorHAnsi" w:hAnsiTheme="minorHAnsi" w:cstheme="minorHAnsi"/>
          <w:sz w:val="22"/>
          <w:szCs w:val="22"/>
        </w:rPr>
        <w:t>y_pred</w:t>
      </w:r>
      <w:proofErr w:type="spellEnd"/>
      <w:r w:rsidRPr="008E161B">
        <w:rPr>
          <w:rFonts w:asciiTheme="minorHAnsi" w:hAnsiTheme="minorHAnsi" w:cstheme="minorHAnsi"/>
          <w:sz w:val="22"/>
          <w:szCs w:val="22"/>
        </w:rPr>
        <w:t>):</w:t>
      </w:r>
    </w:p>
    <w:p w14:paraId="7DBE579C" w14:textId="77777777" w:rsidR="005539A3" w:rsidRPr="008E161B" w:rsidRDefault="005539A3" w:rsidP="005539A3">
      <w:pPr>
        <w:rPr>
          <w:rFonts w:asciiTheme="minorHAnsi" w:hAnsiTheme="minorHAnsi" w:cstheme="minorHAnsi"/>
          <w:sz w:val="22"/>
          <w:szCs w:val="22"/>
        </w:rPr>
      </w:pPr>
      <w:r w:rsidRPr="008E161B">
        <w:rPr>
          <w:rFonts w:asciiTheme="minorHAnsi" w:hAnsiTheme="minorHAnsi" w:cstheme="minorHAnsi"/>
          <w:sz w:val="22"/>
          <w:szCs w:val="22"/>
        </w:rPr>
        <w:t xml:space="preserve">    print("Classification Report:")</w:t>
      </w:r>
    </w:p>
    <w:p w14:paraId="0A340385" w14:textId="77777777" w:rsidR="005539A3" w:rsidRPr="008E161B" w:rsidRDefault="005539A3" w:rsidP="005539A3">
      <w:pPr>
        <w:rPr>
          <w:rFonts w:asciiTheme="minorHAnsi" w:hAnsiTheme="minorHAnsi" w:cstheme="minorHAnsi"/>
          <w:sz w:val="22"/>
          <w:szCs w:val="22"/>
        </w:rPr>
      </w:pPr>
      <w:r w:rsidRPr="008E161B">
        <w:rPr>
          <w:rFonts w:asciiTheme="minorHAnsi" w:hAnsiTheme="minorHAnsi" w:cstheme="minorHAnsi"/>
          <w:sz w:val="22"/>
          <w:szCs w:val="22"/>
        </w:rPr>
        <w:t xml:space="preserve">    print(</w:t>
      </w:r>
      <w:proofErr w:type="spellStart"/>
      <w:r w:rsidRPr="008E161B">
        <w:rPr>
          <w:rFonts w:asciiTheme="minorHAnsi" w:hAnsiTheme="minorHAnsi" w:cstheme="minorHAnsi"/>
          <w:sz w:val="22"/>
          <w:szCs w:val="22"/>
        </w:rPr>
        <w:t>classification_report</w:t>
      </w:r>
      <w:proofErr w:type="spellEnd"/>
      <w:r w:rsidRPr="008E161B">
        <w:rPr>
          <w:rFonts w:asciiTheme="minorHAnsi" w:hAnsiTheme="minorHAnsi" w:cstheme="minorHAnsi"/>
          <w:sz w:val="22"/>
          <w:szCs w:val="22"/>
        </w:rPr>
        <w:t>(</w:t>
      </w:r>
      <w:proofErr w:type="spellStart"/>
      <w:r w:rsidRPr="008E161B">
        <w:rPr>
          <w:rFonts w:asciiTheme="minorHAnsi" w:hAnsiTheme="minorHAnsi" w:cstheme="minorHAnsi"/>
          <w:sz w:val="22"/>
          <w:szCs w:val="22"/>
        </w:rPr>
        <w:t>y_true</w:t>
      </w:r>
      <w:proofErr w:type="spellEnd"/>
      <w:r w:rsidRPr="008E161B">
        <w:rPr>
          <w:rFonts w:asciiTheme="minorHAnsi" w:hAnsiTheme="minorHAnsi" w:cstheme="minorHAnsi"/>
          <w:sz w:val="22"/>
          <w:szCs w:val="22"/>
        </w:rPr>
        <w:t xml:space="preserve">, </w:t>
      </w:r>
      <w:proofErr w:type="spellStart"/>
      <w:r w:rsidRPr="008E161B">
        <w:rPr>
          <w:rFonts w:asciiTheme="minorHAnsi" w:hAnsiTheme="minorHAnsi" w:cstheme="minorHAnsi"/>
          <w:sz w:val="22"/>
          <w:szCs w:val="22"/>
        </w:rPr>
        <w:t>y_pred</w:t>
      </w:r>
      <w:proofErr w:type="spellEnd"/>
      <w:r w:rsidRPr="008E161B">
        <w:rPr>
          <w:rFonts w:asciiTheme="minorHAnsi" w:hAnsiTheme="minorHAnsi" w:cstheme="minorHAnsi"/>
          <w:sz w:val="22"/>
          <w:szCs w:val="22"/>
        </w:rPr>
        <w:t>))</w:t>
      </w:r>
    </w:p>
    <w:p w14:paraId="0877C4EF" w14:textId="77777777" w:rsidR="005539A3" w:rsidRPr="008E161B" w:rsidRDefault="005539A3" w:rsidP="005539A3">
      <w:pPr>
        <w:rPr>
          <w:rFonts w:asciiTheme="minorHAnsi" w:hAnsiTheme="minorHAnsi" w:cstheme="minorHAnsi"/>
          <w:sz w:val="22"/>
          <w:szCs w:val="22"/>
        </w:rPr>
      </w:pPr>
      <w:r w:rsidRPr="008E161B">
        <w:rPr>
          <w:rFonts w:asciiTheme="minorHAnsi" w:hAnsiTheme="minorHAnsi" w:cstheme="minorHAnsi"/>
          <w:sz w:val="22"/>
          <w:szCs w:val="22"/>
        </w:rPr>
        <w:t xml:space="preserve">    print("Confusion Matrix:")</w:t>
      </w:r>
    </w:p>
    <w:p w14:paraId="75CAC077" w14:textId="77777777" w:rsidR="005539A3" w:rsidRPr="008E161B" w:rsidRDefault="005539A3" w:rsidP="005539A3">
      <w:pPr>
        <w:rPr>
          <w:rFonts w:asciiTheme="minorHAnsi" w:hAnsiTheme="minorHAnsi" w:cstheme="minorHAnsi"/>
          <w:sz w:val="22"/>
          <w:szCs w:val="22"/>
        </w:rPr>
      </w:pPr>
      <w:r w:rsidRPr="008E161B">
        <w:rPr>
          <w:rFonts w:asciiTheme="minorHAnsi" w:hAnsiTheme="minorHAnsi" w:cstheme="minorHAnsi"/>
          <w:sz w:val="22"/>
          <w:szCs w:val="22"/>
        </w:rPr>
        <w:t xml:space="preserve">    print(</w:t>
      </w:r>
      <w:proofErr w:type="spellStart"/>
      <w:r w:rsidRPr="008E161B">
        <w:rPr>
          <w:rFonts w:asciiTheme="minorHAnsi" w:hAnsiTheme="minorHAnsi" w:cstheme="minorHAnsi"/>
          <w:sz w:val="22"/>
          <w:szCs w:val="22"/>
        </w:rPr>
        <w:t>confusion_matrix</w:t>
      </w:r>
      <w:proofErr w:type="spellEnd"/>
      <w:r w:rsidRPr="008E161B">
        <w:rPr>
          <w:rFonts w:asciiTheme="minorHAnsi" w:hAnsiTheme="minorHAnsi" w:cstheme="minorHAnsi"/>
          <w:sz w:val="22"/>
          <w:szCs w:val="22"/>
        </w:rPr>
        <w:t>(</w:t>
      </w:r>
      <w:proofErr w:type="spellStart"/>
      <w:r w:rsidRPr="008E161B">
        <w:rPr>
          <w:rFonts w:asciiTheme="minorHAnsi" w:hAnsiTheme="minorHAnsi" w:cstheme="minorHAnsi"/>
          <w:sz w:val="22"/>
          <w:szCs w:val="22"/>
        </w:rPr>
        <w:t>y_true</w:t>
      </w:r>
      <w:proofErr w:type="spellEnd"/>
      <w:r w:rsidRPr="008E161B">
        <w:rPr>
          <w:rFonts w:asciiTheme="minorHAnsi" w:hAnsiTheme="minorHAnsi" w:cstheme="minorHAnsi"/>
          <w:sz w:val="22"/>
          <w:szCs w:val="22"/>
        </w:rPr>
        <w:t xml:space="preserve">, </w:t>
      </w:r>
      <w:proofErr w:type="spellStart"/>
      <w:r w:rsidRPr="008E161B">
        <w:rPr>
          <w:rFonts w:asciiTheme="minorHAnsi" w:hAnsiTheme="minorHAnsi" w:cstheme="minorHAnsi"/>
          <w:sz w:val="22"/>
          <w:szCs w:val="22"/>
        </w:rPr>
        <w:t>y_pred</w:t>
      </w:r>
      <w:proofErr w:type="spellEnd"/>
      <w:r w:rsidRPr="008E161B">
        <w:rPr>
          <w:rFonts w:asciiTheme="minorHAnsi" w:hAnsiTheme="minorHAnsi" w:cstheme="minorHAnsi"/>
          <w:sz w:val="22"/>
          <w:szCs w:val="22"/>
        </w:rPr>
        <w:t>))</w:t>
      </w:r>
    </w:p>
    <w:p w14:paraId="7E46858B" w14:textId="77777777" w:rsidR="005539A3" w:rsidRPr="008E161B" w:rsidRDefault="005539A3" w:rsidP="005539A3">
      <w:pPr>
        <w:rPr>
          <w:rFonts w:asciiTheme="minorHAnsi" w:hAnsiTheme="minorHAnsi" w:cstheme="minorHAnsi"/>
          <w:sz w:val="22"/>
          <w:szCs w:val="22"/>
        </w:rPr>
      </w:pPr>
      <w:r w:rsidRPr="008E161B">
        <w:rPr>
          <w:rFonts w:asciiTheme="minorHAnsi" w:hAnsiTheme="minorHAnsi" w:cstheme="minorHAnsi"/>
          <w:sz w:val="22"/>
          <w:szCs w:val="22"/>
        </w:rPr>
        <w:t xml:space="preserve">    print("ROC AUC Score:")</w:t>
      </w:r>
    </w:p>
    <w:p w14:paraId="727E307C" w14:textId="77777777" w:rsidR="005539A3" w:rsidRPr="008E161B" w:rsidRDefault="005539A3" w:rsidP="005539A3">
      <w:pPr>
        <w:rPr>
          <w:rFonts w:asciiTheme="minorHAnsi" w:hAnsiTheme="minorHAnsi" w:cstheme="minorHAnsi"/>
          <w:sz w:val="22"/>
          <w:szCs w:val="22"/>
        </w:rPr>
      </w:pPr>
      <w:r w:rsidRPr="008E161B">
        <w:rPr>
          <w:rFonts w:asciiTheme="minorHAnsi" w:hAnsiTheme="minorHAnsi" w:cstheme="minorHAnsi"/>
          <w:sz w:val="22"/>
          <w:szCs w:val="22"/>
        </w:rPr>
        <w:t xml:space="preserve">    print(</w:t>
      </w:r>
      <w:proofErr w:type="spellStart"/>
      <w:r w:rsidRPr="008E161B">
        <w:rPr>
          <w:rFonts w:asciiTheme="minorHAnsi" w:hAnsiTheme="minorHAnsi" w:cstheme="minorHAnsi"/>
          <w:sz w:val="22"/>
          <w:szCs w:val="22"/>
        </w:rPr>
        <w:t>roc_auc_score</w:t>
      </w:r>
      <w:proofErr w:type="spellEnd"/>
      <w:r w:rsidRPr="008E161B">
        <w:rPr>
          <w:rFonts w:asciiTheme="minorHAnsi" w:hAnsiTheme="minorHAnsi" w:cstheme="minorHAnsi"/>
          <w:sz w:val="22"/>
          <w:szCs w:val="22"/>
        </w:rPr>
        <w:t>(</w:t>
      </w:r>
      <w:proofErr w:type="spellStart"/>
      <w:r w:rsidRPr="008E161B">
        <w:rPr>
          <w:rFonts w:asciiTheme="minorHAnsi" w:hAnsiTheme="minorHAnsi" w:cstheme="minorHAnsi"/>
          <w:sz w:val="22"/>
          <w:szCs w:val="22"/>
        </w:rPr>
        <w:t>y_true</w:t>
      </w:r>
      <w:proofErr w:type="spellEnd"/>
      <w:r w:rsidRPr="008E161B">
        <w:rPr>
          <w:rFonts w:asciiTheme="minorHAnsi" w:hAnsiTheme="minorHAnsi" w:cstheme="minorHAnsi"/>
          <w:sz w:val="22"/>
          <w:szCs w:val="22"/>
        </w:rPr>
        <w:t xml:space="preserve">, </w:t>
      </w:r>
      <w:proofErr w:type="spellStart"/>
      <w:r w:rsidRPr="008E161B">
        <w:rPr>
          <w:rFonts w:asciiTheme="minorHAnsi" w:hAnsiTheme="minorHAnsi" w:cstheme="minorHAnsi"/>
          <w:sz w:val="22"/>
          <w:szCs w:val="22"/>
        </w:rPr>
        <w:t>y_pred</w:t>
      </w:r>
      <w:proofErr w:type="spellEnd"/>
      <w:r w:rsidRPr="008E161B">
        <w:rPr>
          <w:rFonts w:asciiTheme="minorHAnsi" w:hAnsiTheme="minorHAnsi" w:cstheme="minorHAnsi"/>
          <w:sz w:val="22"/>
          <w:szCs w:val="22"/>
        </w:rPr>
        <w:t>))</w:t>
      </w:r>
    </w:p>
    <w:p w14:paraId="6E170326" w14:textId="77777777" w:rsidR="005539A3" w:rsidRPr="008E161B" w:rsidRDefault="005539A3" w:rsidP="005539A3">
      <w:pPr>
        <w:rPr>
          <w:rFonts w:asciiTheme="minorHAnsi" w:hAnsiTheme="minorHAnsi" w:cstheme="minorHAnsi"/>
          <w:sz w:val="22"/>
          <w:szCs w:val="22"/>
        </w:rPr>
      </w:pPr>
    </w:p>
    <w:p w14:paraId="03E0BD9F" w14:textId="77777777" w:rsidR="005539A3" w:rsidRPr="008E161B" w:rsidRDefault="005539A3" w:rsidP="005539A3">
      <w:pPr>
        <w:rPr>
          <w:rFonts w:asciiTheme="minorHAnsi" w:hAnsiTheme="minorHAnsi" w:cstheme="minorHAnsi"/>
          <w:b/>
          <w:bCs/>
          <w:color w:val="808080" w:themeColor="background1" w:themeShade="80"/>
          <w:sz w:val="22"/>
          <w:szCs w:val="22"/>
        </w:rPr>
      </w:pPr>
      <w:r w:rsidRPr="008E161B">
        <w:rPr>
          <w:rFonts w:asciiTheme="minorHAnsi" w:hAnsiTheme="minorHAnsi" w:cstheme="minorHAnsi"/>
          <w:b/>
          <w:bCs/>
          <w:color w:val="808080" w:themeColor="background1" w:themeShade="80"/>
          <w:sz w:val="22"/>
          <w:szCs w:val="22"/>
        </w:rPr>
        <w:t># Load the data</w:t>
      </w:r>
    </w:p>
    <w:p w14:paraId="5FD73721" w14:textId="77777777" w:rsidR="005539A3" w:rsidRPr="008E161B" w:rsidRDefault="005539A3" w:rsidP="005539A3">
      <w:pPr>
        <w:rPr>
          <w:rFonts w:asciiTheme="minorHAnsi" w:hAnsiTheme="minorHAnsi" w:cstheme="minorHAnsi"/>
          <w:sz w:val="22"/>
          <w:szCs w:val="22"/>
        </w:rPr>
      </w:pPr>
      <w:proofErr w:type="spellStart"/>
      <w:r w:rsidRPr="008E161B">
        <w:rPr>
          <w:rFonts w:asciiTheme="minorHAnsi" w:hAnsiTheme="minorHAnsi" w:cstheme="minorHAnsi"/>
          <w:sz w:val="22"/>
          <w:szCs w:val="22"/>
        </w:rPr>
        <w:t>train_encoded</w:t>
      </w:r>
      <w:proofErr w:type="spellEnd"/>
      <w:r w:rsidRPr="008E161B">
        <w:rPr>
          <w:rFonts w:asciiTheme="minorHAnsi" w:hAnsiTheme="minorHAnsi" w:cstheme="minorHAnsi"/>
          <w:sz w:val="22"/>
          <w:szCs w:val="22"/>
        </w:rPr>
        <w:t xml:space="preserve"> = </w:t>
      </w:r>
      <w:proofErr w:type="spellStart"/>
      <w:r w:rsidRPr="008E161B">
        <w:rPr>
          <w:rFonts w:asciiTheme="minorHAnsi" w:hAnsiTheme="minorHAnsi" w:cstheme="minorHAnsi"/>
          <w:sz w:val="22"/>
          <w:szCs w:val="22"/>
        </w:rPr>
        <w:t>pd.read_csv</w:t>
      </w:r>
      <w:proofErr w:type="spellEnd"/>
      <w:r w:rsidRPr="008E161B">
        <w:rPr>
          <w:rFonts w:asciiTheme="minorHAnsi" w:hAnsiTheme="minorHAnsi" w:cstheme="minorHAnsi"/>
          <w:sz w:val="22"/>
          <w:szCs w:val="22"/>
        </w:rPr>
        <w:t>('</w:t>
      </w:r>
      <w:r>
        <w:rPr>
          <w:rFonts w:asciiTheme="minorHAnsi" w:hAnsiTheme="minorHAnsi" w:cstheme="minorHAnsi"/>
          <w:sz w:val="22"/>
          <w:szCs w:val="22"/>
        </w:rPr>
        <w:t>/...INPUT YOUR FILE PATHWAY.../</w:t>
      </w:r>
      <w:r w:rsidRPr="008E161B">
        <w:rPr>
          <w:rFonts w:asciiTheme="minorHAnsi" w:hAnsiTheme="minorHAnsi" w:cstheme="minorHAnsi"/>
          <w:sz w:val="22"/>
          <w:szCs w:val="22"/>
        </w:rPr>
        <w:t>train_encoded.csv')</w:t>
      </w:r>
    </w:p>
    <w:p w14:paraId="5E6AD9EF" w14:textId="77777777" w:rsidR="005539A3" w:rsidRPr="008E161B" w:rsidRDefault="005539A3" w:rsidP="005539A3">
      <w:pPr>
        <w:rPr>
          <w:rFonts w:asciiTheme="minorHAnsi" w:hAnsiTheme="minorHAnsi" w:cstheme="minorHAnsi"/>
          <w:sz w:val="22"/>
          <w:szCs w:val="22"/>
        </w:rPr>
      </w:pPr>
      <w:proofErr w:type="spellStart"/>
      <w:r w:rsidRPr="008E161B">
        <w:rPr>
          <w:rFonts w:asciiTheme="minorHAnsi" w:hAnsiTheme="minorHAnsi" w:cstheme="minorHAnsi"/>
          <w:sz w:val="22"/>
          <w:szCs w:val="22"/>
        </w:rPr>
        <w:t>OOT_encoded</w:t>
      </w:r>
      <w:proofErr w:type="spellEnd"/>
      <w:r w:rsidRPr="008E161B">
        <w:rPr>
          <w:rFonts w:asciiTheme="minorHAnsi" w:hAnsiTheme="minorHAnsi" w:cstheme="minorHAnsi"/>
          <w:sz w:val="22"/>
          <w:szCs w:val="22"/>
        </w:rPr>
        <w:t xml:space="preserve"> = </w:t>
      </w:r>
      <w:proofErr w:type="spellStart"/>
      <w:r w:rsidRPr="008E161B">
        <w:rPr>
          <w:rFonts w:asciiTheme="minorHAnsi" w:hAnsiTheme="minorHAnsi" w:cstheme="minorHAnsi"/>
          <w:sz w:val="22"/>
          <w:szCs w:val="22"/>
        </w:rPr>
        <w:t>pd.read_csv</w:t>
      </w:r>
      <w:proofErr w:type="spellEnd"/>
      <w:r w:rsidRPr="008E161B">
        <w:rPr>
          <w:rFonts w:asciiTheme="minorHAnsi" w:hAnsiTheme="minorHAnsi" w:cstheme="minorHAnsi"/>
          <w:sz w:val="22"/>
          <w:szCs w:val="22"/>
        </w:rPr>
        <w:t>('</w:t>
      </w:r>
      <w:r>
        <w:rPr>
          <w:rFonts w:asciiTheme="minorHAnsi" w:hAnsiTheme="minorHAnsi" w:cstheme="minorHAnsi"/>
          <w:sz w:val="22"/>
          <w:szCs w:val="22"/>
        </w:rPr>
        <w:t>/...INPUT YOUR FILE PATHWAY.../</w:t>
      </w:r>
      <w:r w:rsidRPr="008E161B">
        <w:rPr>
          <w:rFonts w:asciiTheme="minorHAnsi" w:hAnsiTheme="minorHAnsi" w:cstheme="minorHAnsi"/>
          <w:sz w:val="22"/>
          <w:szCs w:val="22"/>
        </w:rPr>
        <w:t>oot_encoded.csv')</w:t>
      </w:r>
    </w:p>
    <w:p w14:paraId="443783B6" w14:textId="77777777" w:rsidR="005539A3" w:rsidRPr="008E161B" w:rsidRDefault="005539A3" w:rsidP="005539A3">
      <w:pPr>
        <w:rPr>
          <w:rFonts w:asciiTheme="minorHAnsi" w:hAnsiTheme="minorHAnsi" w:cstheme="minorHAnsi"/>
          <w:sz w:val="22"/>
          <w:szCs w:val="22"/>
        </w:rPr>
      </w:pPr>
    </w:p>
    <w:p w14:paraId="20C4A773" w14:textId="77777777" w:rsidR="005539A3" w:rsidRPr="008E161B" w:rsidRDefault="005539A3" w:rsidP="005539A3">
      <w:pPr>
        <w:rPr>
          <w:rFonts w:asciiTheme="minorHAnsi" w:hAnsiTheme="minorHAnsi" w:cstheme="minorHAnsi"/>
          <w:sz w:val="22"/>
          <w:szCs w:val="22"/>
        </w:rPr>
      </w:pPr>
      <w:r w:rsidRPr="008E161B">
        <w:rPr>
          <w:rFonts w:asciiTheme="minorHAnsi" w:hAnsiTheme="minorHAnsi" w:cstheme="minorHAnsi"/>
          <w:sz w:val="22"/>
          <w:szCs w:val="22"/>
        </w:rPr>
        <w:t>print(</w:t>
      </w:r>
      <w:proofErr w:type="spellStart"/>
      <w:r w:rsidRPr="008E161B">
        <w:rPr>
          <w:rFonts w:asciiTheme="minorHAnsi" w:hAnsiTheme="minorHAnsi" w:cstheme="minorHAnsi"/>
          <w:sz w:val="22"/>
          <w:szCs w:val="22"/>
        </w:rPr>
        <w:t>train_encoded.columns</w:t>
      </w:r>
      <w:proofErr w:type="spellEnd"/>
      <w:r w:rsidRPr="008E161B">
        <w:rPr>
          <w:rFonts w:asciiTheme="minorHAnsi" w:hAnsiTheme="minorHAnsi" w:cstheme="minorHAnsi"/>
          <w:sz w:val="22"/>
          <w:szCs w:val="22"/>
        </w:rPr>
        <w:t>)</w:t>
      </w:r>
    </w:p>
    <w:p w14:paraId="3358A173" w14:textId="77777777" w:rsidR="005539A3" w:rsidRPr="008E161B" w:rsidRDefault="005539A3" w:rsidP="005539A3">
      <w:pPr>
        <w:rPr>
          <w:rFonts w:asciiTheme="minorHAnsi" w:hAnsiTheme="minorHAnsi" w:cstheme="minorHAnsi"/>
          <w:sz w:val="22"/>
          <w:szCs w:val="22"/>
        </w:rPr>
      </w:pPr>
    </w:p>
    <w:p w14:paraId="6A3674DE" w14:textId="77777777" w:rsidR="005539A3" w:rsidRPr="008E161B" w:rsidRDefault="005539A3" w:rsidP="005539A3">
      <w:pPr>
        <w:rPr>
          <w:rFonts w:asciiTheme="minorHAnsi" w:hAnsiTheme="minorHAnsi" w:cstheme="minorHAnsi"/>
          <w:b/>
          <w:bCs/>
          <w:color w:val="808080" w:themeColor="background1" w:themeShade="80"/>
          <w:sz w:val="22"/>
          <w:szCs w:val="22"/>
        </w:rPr>
      </w:pPr>
      <w:r w:rsidRPr="008E161B">
        <w:rPr>
          <w:rFonts w:asciiTheme="minorHAnsi" w:hAnsiTheme="minorHAnsi" w:cstheme="minorHAnsi"/>
          <w:b/>
          <w:bCs/>
          <w:color w:val="808080" w:themeColor="background1" w:themeShade="80"/>
          <w:sz w:val="22"/>
          <w:szCs w:val="22"/>
        </w:rPr>
        <w:t># Define predictors and the target variable</w:t>
      </w:r>
    </w:p>
    <w:p w14:paraId="462E5C6A" w14:textId="77777777" w:rsidR="005539A3" w:rsidRPr="008E161B" w:rsidRDefault="005539A3" w:rsidP="005539A3">
      <w:pPr>
        <w:rPr>
          <w:rFonts w:asciiTheme="minorHAnsi" w:hAnsiTheme="minorHAnsi" w:cstheme="minorHAnsi"/>
          <w:sz w:val="22"/>
          <w:szCs w:val="22"/>
        </w:rPr>
      </w:pPr>
      <w:r w:rsidRPr="008E161B">
        <w:rPr>
          <w:rFonts w:asciiTheme="minorHAnsi" w:hAnsiTheme="minorHAnsi" w:cstheme="minorHAnsi"/>
          <w:sz w:val="22"/>
          <w:szCs w:val="22"/>
        </w:rPr>
        <w:t xml:space="preserve">predictors = [col for col in </w:t>
      </w:r>
      <w:proofErr w:type="spellStart"/>
      <w:r w:rsidRPr="008E161B">
        <w:rPr>
          <w:rFonts w:asciiTheme="minorHAnsi" w:hAnsiTheme="minorHAnsi" w:cstheme="minorHAnsi"/>
          <w:sz w:val="22"/>
          <w:szCs w:val="22"/>
        </w:rPr>
        <w:t>train_encoded.columns</w:t>
      </w:r>
      <w:proofErr w:type="spellEnd"/>
      <w:r w:rsidRPr="008E161B">
        <w:rPr>
          <w:rFonts w:asciiTheme="minorHAnsi" w:hAnsiTheme="minorHAnsi" w:cstheme="minorHAnsi"/>
          <w:sz w:val="22"/>
          <w:szCs w:val="22"/>
        </w:rPr>
        <w:t xml:space="preserve"> if col != 'bad']</w:t>
      </w:r>
    </w:p>
    <w:p w14:paraId="7B9C1A55" w14:textId="77777777" w:rsidR="005539A3" w:rsidRPr="008E161B" w:rsidRDefault="005539A3" w:rsidP="005539A3">
      <w:pPr>
        <w:rPr>
          <w:rFonts w:asciiTheme="minorHAnsi" w:hAnsiTheme="minorHAnsi" w:cstheme="minorHAnsi"/>
          <w:sz w:val="22"/>
          <w:szCs w:val="22"/>
        </w:rPr>
      </w:pPr>
    </w:p>
    <w:p w14:paraId="2EAB2830" w14:textId="77777777" w:rsidR="005539A3" w:rsidRPr="008E161B" w:rsidRDefault="005539A3" w:rsidP="005539A3">
      <w:pPr>
        <w:rPr>
          <w:rFonts w:asciiTheme="minorHAnsi" w:hAnsiTheme="minorHAnsi" w:cstheme="minorHAnsi"/>
          <w:b/>
          <w:bCs/>
          <w:color w:val="808080" w:themeColor="background1" w:themeShade="80"/>
          <w:sz w:val="22"/>
          <w:szCs w:val="22"/>
        </w:rPr>
      </w:pPr>
      <w:r w:rsidRPr="008E161B">
        <w:rPr>
          <w:rFonts w:asciiTheme="minorHAnsi" w:hAnsiTheme="minorHAnsi" w:cstheme="minorHAnsi"/>
          <w:b/>
          <w:bCs/>
          <w:color w:val="808080" w:themeColor="background1" w:themeShade="80"/>
          <w:sz w:val="22"/>
          <w:szCs w:val="22"/>
        </w:rPr>
        <w:t xml:space="preserve"># Check if excluded variables are in </w:t>
      </w:r>
      <w:proofErr w:type="spellStart"/>
      <w:r w:rsidRPr="008E161B">
        <w:rPr>
          <w:rFonts w:asciiTheme="minorHAnsi" w:hAnsiTheme="minorHAnsi" w:cstheme="minorHAnsi"/>
          <w:b/>
          <w:bCs/>
          <w:color w:val="808080" w:themeColor="background1" w:themeShade="80"/>
          <w:sz w:val="22"/>
          <w:szCs w:val="22"/>
        </w:rPr>
        <w:t>OOT_encoded</w:t>
      </w:r>
      <w:proofErr w:type="spellEnd"/>
      <w:r w:rsidRPr="008E161B">
        <w:rPr>
          <w:rFonts w:asciiTheme="minorHAnsi" w:hAnsiTheme="minorHAnsi" w:cstheme="minorHAnsi"/>
          <w:b/>
          <w:bCs/>
          <w:color w:val="808080" w:themeColor="background1" w:themeShade="80"/>
          <w:sz w:val="22"/>
          <w:szCs w:val="22"/>
        </w:rPr>
        <w:t xml:space="preserve"> columns, if not then add them</w:t>
      </w:r>
    </w:p>
    <w:p w14:paraId="77319645" w14:textId="77777777" w:rsidR="005539A3" w:rsidRPr="008E161B" w:rsidRDefault="005539A3" w:rsidP="005539A3">
      <w:pPr>
        <w:rPr>
          <w:rFonts w:asciiTheme="minorHAnsi" w:hAnsiTheme="minorHAnsi" w:cstheme="minorHAnsi"/>
          <w:sz w:val="22"/>
          <w:szCs w:val="22"/>
        </w:rPr>
      </w:pPr>
      <w:proofErr w:type="spellStart"/>
      <w:r w:rsidRPr="008E161B">
        <w:rPr>
          <w:rFonts w:asciiTheme="minorHAnsi" w:hAnsiTheme="minorHAnsi" w:cstheme="minorHAnsi"/>
          <w:sz w:val="22"/>
          <w:szCs w:val="22"/>
        </w:rPr>
        <w:t>missing_cols</w:t>
      </w:r>
      <w:proofErr w:type="spellEnd"/>
      <w:r w:rsidRPr="008E161B">
        <w:rPr>
          <w:rFonts w:asciiTheme="minorHAnsi" w:hAnsiTheme="minorHAnsi" w:cstheme="minorHAnsi"/>
          <w:sz w:val="22"/>
          <w:szCs w:val="22"/>
        </w:rPr>
        <w:t xml:space="preserve"> = set(predictors) - set(</w:t>
      </w:r>
      <w:proofErr w:type="spellStart"/>
      <w:r w:rsidRPr="008E161B">
        <w:rPr>
          <w:rFonts w:asciiTheme="minorHAnsi" w:hAnsiTheme="minorHAnsi" w:cstheme="minorHAnsi"/>
          <w:sz w:val="22"/>
          <w:szCs w:val="22"/>
        </w:rPr>
        <w:t>OOT_encoded.columns</w:t>
      </w:r>
      <w:proofErr w:type="spellEnd"/>
      <w:r w:rsidRPr="008E161B">
        <w:rPr>
          <w:rFonts w:asciiTheme="minorHAnsi" w:hAnsiTheme="minorHAnsi" w:cstheme="minorHAnsi"/>
          <w:sz w:val="22"/>
          <w:szCs w:val="22"/>
        </w:rPr>
        <w:t>)</w:t>
      </w:r>
    </w:p>
    <w:p w14:paraId="445ED74B" w14:textId="77777777" w:rsidR="005539A3" w:rsidRPr="008E161B" w:rsidRDefault="005539A3" w:rsidP="005539A3">
      <w:pPr>
        <w:rPr>
          <w:rFonts w:asciiTheme="minorHAnsi" w:hAnsiTheme="minorHAnsi" w:cstheme="minorHAnsi"/>
          <w:sz w:val="22"/>
          <w:szCs w:val="22"/>
        </w:rPr>
      </w:pPr>
      <w:r w:rsidRPr="008E161B">
        <w:rPr>
          <w:rFonts w:asciiTheme="minorHAnsi" w:hAnsiTheme="minorHAnsi" w:cstheme="minorHAnsi"/>
          <w:sz w:val="22"/>
          <w:szCs w:val="22"/>
        </w:rPr>
        <w:t xml:space="preserve">for c in </w:t>
      </w:r>
      <w:proofErr w:type="spellStart"/>
      <w:r w:rsidRPr="008E161B">
        <w:rPr>
          <w:rFonts w:asciiTheme="minorHAnsi" w:hAnsiTheme="minorHAnsi" w:cstheme="minorHAnsi"/>
          <w:sz w:val="22"/>
          <w:szCs w:val="22"/>
        </w:rPr>
        <w:t>missing_cols</w:t>
      </w:r>
      <w:proofErr w:type="spellEnd"/>
      <w:r w:rsidRPr="008E161B">
        <w:rPr>
          <w:rFonts w:asciiTheme="minorHAnsi" w:hAnsiTheme="minorHAnsi" w:cstheme="minorHAnsi"/>
          <w:sz w:val="22"/>
          <w:szCs w:val="22"/>
        </w:rPr>
        <w:t>:</w:t>
      </w:r>
    </w:p>
    <w:p w14:paraId="05762666" w14:textId="77777777" w:rsidR="005539A3" w:rsidRPr="008E161B" w:rsidRDefault="005539A3" w:rsidP="005539A3">
      <w:pPr>
        <w:rPr>
          <w:rFonts w:asciiTheme="minorHAnsi" w:hAnsiTheme="minorHAnsi" w:cstheme="minorHAnsi"/>
          <w:sz w:val="22"/>
          <w:szCs w:val="22"/>
        </w:rPr>
      </w:pPr>
      <w:r w:rsidRPr="008E161B">
        <w:rPr>
          <w:rFonts w:asciiTheme="minorHAnsi" w:hAnsiTheme="minorHAnsi" w:cstheme="minorHAnsi"/>
          <w:sz w:val="22"/>
          <w:szCs w:val="22"/>
        </w:rPr>
        <w:t xml:space="preserve">    </w:t>
      </w:r>
      <w:proofErr w:type="spellStart"/>
      <w:r w:rsidRPr="008E161B">
        <w:rPr>
          <w:rFonts w:asciiTheme="minorHAnsi" w:hAnsiTheme="minorHAnsi" w:cstheme="minorHAnsi"/>
          <w:sz w:val="22"/>
          <w:szCs w:val="22"/>
        </w:rPr>
        <w:t>OOT_encoded</w:t>
      </w:r>
      <w:proofErr w:type="spellEnd"/>
      <w:r w:rsidRPr="008E161B">
        <w:rPr>
          <w:rFonts w:asciiTheme="minorHAnsi" w:hAnsiTheme="minorHAnsi" w:cstheme="minorHAnsi"/>
          <w:sz w:val="22"/>
          <w:szCs w:val="22"/>
        </w:rPr>
        <w:t>[c] = 0</w:t>
      </w:r>
    </w:p>
    <w:p w14:paraId="20ABDBD7" w14:textId="77777777" w:rsidR="005539A3" w:rsidRPr="008E161B" w:rsidRDefault="005539A3" w:rsidP="005539A3">
      <w:pPr>
        <w:rPr>
          <w:rFonts w:asciiTheme="minorHAnsi" w:hAnsiTheme="minorHAnsi" w:cstheme="minorHAnsi"/>
          <w:sz w:val="22"/>
          <w:szCs w:val="22"/>
        </w:rPr>
      </w:pPr>
      <w:r w:rsidRPr="008E161B">
        <w:rPr>
          <w:rFonts w:asciiTheme="minorHAnsi" w:hAnsiTheme="minorHAnsi" w:cstheme="minorHAnsi"/>
          <w:sz w:val="22"/>
          <w:szCs w:val="22"/>
        </w:rPr>
        <w:t xml:space="preserve">    </w:t>
      </w:r>
    </w:p>
    <w:p w14:paraId="7C1D9733" w14:textId="77777777" w:rsidR="005539A3" w:rsidRPr="008E161B" w:rsidRDefault="005539A3" w:rsidP="005539A3">
      <w:pPr>
        <w:rPr>
          <w:rFonts w:asciiTheme="minorHAnsi" w:hAnsiTheme="minorHAnsi" w:cstheme="minorHAnsi"/>
          <w:b/>
          <w:bCs/>
          <w:sz w:val="22"/>
          <w:szCs w:val="22"/>
        </w:rPr>
      </w:pPr>
      <w:r w:rsidRPr="008E161B">
        <w:rPr>
          <w:rFonts w:asciiTheme="minorHAnsi" w:hAnsiTheme="minorHAnsi" w:cstheme="minorHAnsi"/>
          <w:b/>
          <w:bCs/>
          <w:color w:val="808080" w:themeColor="background1" w:themeShade="80"/>
          <w:sz w:val="22"/>
          <w:szCs w:val="22"/>
        </w:rPr>
        <w:t># Split the data into training and validation sets (80/20 split) using stratified sampling</w:t>
      </w:r>
    </w:p>
    <w:p w14:paraId="163E8667" w14:textId="77777777" w:rsidR="005539A3" w:rsidRPr="008E161B" w:rsidRDefault="005539A3" w:rsidP="005539A3">
      <w:pPr>
        <w:rPr>
          <w:rFonts w:asciiTheme="minorHAnsi" w:hAnsiTheme="minorHAnsi" w:cstheme="minorHAnsi"/>
          <w:sz w:val="22"/>
          <w:szCs w:val="22"/>
        </w:rPr>
      </w:pPr>
      <w:proofErr w:type="spellStart"/>
      <w:r w:rsidRPr="008E161B">
        <w:rPr>
          <w:rFonts w:asciiTheme="minorHAnsi" w:hAnsiTheme="minorHAnsi" w:cstheme="minorHAnsi"/>
          <w:sz w:val="22"/>
          <w:szCs w:val="22"/>
        </w:rPr>
        <w:t>X_train</w:t>
      </w:r>
      <w:proofErr w:type="spellEnd"/>
      <w:r w:rsidRPr="008E161B">
        <w:rPr>
          <w:rFonts w:asciiTheme="minorHAnsi" w:hAnsiTheme="minorHAnsi" w:cstheme="minorHAnsi"/>
          <w:sz w:val="22"/>
          <w:szCs w:val="22"/>
        </w:rPr>
        <w:t xml:space="preserve">, </w:t>
      </w:r>
      <w:proofErr w:type="spellStart"/>
      <w:r w:rsidRPr="008E161B">
        <w:rPr>
          <w:rFonts w:asciiTheme="minorHAnsi" w:hAnsiTheme="minorHAnsi" w:cstheme="minorHAnsi"/>
          <w:sz w:val="22"/>
          <w:szCs w:val="22"/>
        </w:rPr>
        <w:t>X_val</w:t>
      </w:r>
      <w:proofErr w:type="spellEnd"/>
      <w:r w:rsidRPr="008E161B">
        <w:rPr>
          <w:rFonts w:asciiTheme="minorHAnsi" w:hAnsiTheme="minorHAnsi" w:cstheme="minorHAnsi"/>
          <w:sz w:val="22"/>
          <w:szCs w:val="22"/>
        </w:rPr>
        <w:t xml:space="preserve">, </w:t>
      </w:r>
      <w:proofErr w:type="spellStart"/>
      <w:r w:rsidRPr="008E161B">
        <w:rPr>
          <w:rFonts w:asciiTheme="minorHAnsi" w:hAnsiTheme="minorHAnsi" w:cstheme="minorHAnsi"/>
          <w:sz w:val="22"/>
          <w:szCs w:val="22"/>
        </w:rPr>
        <w:t>y_train</w:t>
      </w:r>
      <w:proofErr w:type="spellEnd"/>
      <w:r w:rsidRPr="008E161B">
        <w:rPr>
          <w:rFonts w:asciiTheme="minorHAnsi" w:hAnsiTheme="minorHAnsi" w:cstheme="minorHAnsi"/>
          <w:sz w:val="22"/>
          <w:szCs w:val="22"/>
        </w:rPr>
        <w:t xml:space="preserve">, </w:t>
      </w:r>
      <w:proofErr w:type="spellStart"/>
      <w:r w:rsidRPr="008E161B">
        <w:rPr>
          <w:rFonts w:asciiTheme="minorHAnsi" w:hAnsiTheme="minorHAnsi" w:cstheme="minorHAnsi"/>
          <w:sz w:val="22"/>
          <w:szCs w:val="22"/>
        </w:rPr>
        <w:t>y_val</w:t>
      </w:r>
      <w:proofErr w:type="spellEnd"/>
      <w:r w:rsidRPr="008E161B">
        <w:rPr>
          <w:rFonts w:asciiTheme="minorHAnsi" w:hAnsiTheme="minorHAnsi" w:cstheme="minorHAnsi"/>
          <w:sz w:val="22"/>
          <w:szCs w:val="22"/>
        </w:rPr>
        <w:t xml:space="preserve"> = </w:t>
      </w:r>
      <w:proofErr w:type="spellStart"/>
      <w:r w:rsidRPr="008E161B">
        <w:rPr>
          <w:rFonts w:asciiTheme="minorHAnsi" w:hAnsiTheme="minorHAnsi" w:cstheme="minorHAnsi"/>
          <w:sz w:val="22"/>
          <w:szCs w:val="22"/>
        </w:rPr>
        <w:t>train_test_split</w:t>
      </w:r>
      <w:proofErr w:type="spellEnd"/>
      <w:r w:rsidRPr="008E161B">
        <w:rPr>
          <w:rFonts w:asciiTheme="minorHAnsi" w:hAnsiTheme="minorHAnsi" w:cstheme="minorHAnsi"/>
          <w:sz w:val="22"/>
          <w:szCs w:val="22"/>
        </w:rPr>
        <w:t>(</w:t>
      </w:r>
      <w:proofErr w:type="spellStart"/>
      <w:r w:rsidRPr="008E161B">
        <w:rPr>
          <w:rFonts w:asciiTheme="minorHAnsi" w:hAnsiTheme="minorHAnsi" w:cstheme="minorHAnsi"/>
          <w:sz w:val="22"/>
          <w:szCs w:val="22"/>
        </w:rPr>
        <w:t>train_encoded</w:t>
      </w:r>
      <w:proofErr w:type="spellEnd"/>
      <w:r w:rsidRPr="008E161B">
        <w:rPr>
          <w:rFonts w:asciiTheme="minorHAnsi" w:hAnsiTheme="minorHAnsi" w:cstheme="minorHAnsi"/>
          <w:sz w:val="22"/>
          <w:szCs w:val="22"/>
        </w:rPr>
        <w:t xml:space="preserve">[predictors], </w:t>
      </w:r>
      <w:proofErr w:type="spellStart"/>
      <w:r w:rsidRPr="008E161B">
        <w:rPr>
          <w:rFonts w:asciiTheme="minorHAnsi" w:hAnsiTheme="minorHAnsi" w:cstheme="minorHAnsi"/>
          <w:sz w:val="22"/>
          <w:szCs w:val="22"/>
        </w:rPr>
        <w:t>train_encoded</w:t>
      </w:r>
      <w:proofErr w:type="spellEnd"/>
      <w:r w:rsidRPr="008E161B">
        <w:rPr>
          <w:rFonts w:asciiTheme="minorHAnsi" w:hAnsiTheme="minorHAnsi" w:cstheme="minorHAnsi"/>
          <w:sz w:val="22"/>
          <w:szCs w:val="22"/>
        </w:rPr>
        <w:t xml:space="preserve">['bad'], </w:t>
      </w:r>
      <w:proofErr w:type="spellStart"/>
      <w:r w:rsidRPr="008E161B">
        <w:rPr>
          <w:rFonts w:asciiTheme="minorHAnsi" w:hAnsiTheme="minorHAnsi" w:cstheme="minorHAnsi"/>
          <w:sz w:val="22"/>
          <w:szCs w:val="22"/>
        </w:rPr>
        <w:t>test_size</w:t>
      </w:r>
      <w:proofErr w:type="spellEnd"/>
      <w:r w:rsidRPr="008E161B">
        <w:rPr>
          <w:rFonts w:asciiTheme="minorHAnsi" w:hAnsiTheme="minorHAnsi" w:cstheme="minorHAnsi"/>
          <w:sz w:val="22"/>
          <w:szCs w:val="22"/>
        </w:rPr>
        <w:t xml:space="preserve">=0.2, </w:t>
      </w:r>
      <w:proofErr w:type="spellStart"/>
      <w:r w:rsidRPr="008E161B">
        <w:rPr>
          <w:rFonts w:asciiTheme="minorHAnsi" w:hAnsiTheme="minorHAnsi" w:cstheme="minorHAnsi"/>
          <w:sz w:val="22"/>
          <w:szCs w:val="22"/>
        </w:rPr>
        <w:t>random_state</w:t>
      </w:r>
      <w:proofErr w:type="spellEnd"/>
      <w:r w:rsidRPr="008E161B">
        <w:rPr>
          <w:rFonts w:asciiTheme="minorHAnsi" w:hAnsiTheme="minorHAnsi" w:cstheme="minorHAnsi"/>
          <w:sz w:val="22"/>
          <w:szCs w:val="22"/>
        </w:rPr>
        <w:t>=42, stratify=</w:t>
      </w:r>
      <w:proofErr w:type="spellStart"/>
      <w:r w:rsidRPr="008E161B">
        <w:rPr>
          <w:rFonts w:asciiTheme="minorHAnsi" w:hAnsiTheme="minorHAnsi" w:cstheme="minorHAnsi"/>
          <w:sz w:val="22"/>
          <w:szCs w:val="22"/>
        </w:rPr>
        <w:t>train_encoded</w:t>
      </w:r>
      <w:proofErr w:type="spellEnd"/>
      <w:r w:rsidRPr="008E161B">
        <w:rPr>
          <w:rFonts w:asciiTheme="minorHAnsi" w:hAnsiTheme="minorHAnsi" w:cstheme="minorHAnsi"/>
          <w:sz w:val="22"/>
          <w:szCs w:val="22"/>
        </w:rPr>
        <w:t>['bad'])</w:t>
      </w:r>
    </w:p>
    <w:p w14:paraId="77B6CF18" w14:textId="77777777" w:rsidR="005539A3" w:rsidRPr="008E161B" w:rsidRDefault="005539A3" w:rsidP="005539A3">
      <w:pPr>
        <w:rPr>
          <w:rFonts w:asciiTheme="minorHAnsi" w:hAnsiTheme="minorHAnsi" w:cstheme="minorHAnsi"/>
          <w:sz w:val="22"/>
          <w:szCs w:val="22"/>
        </w:rPr>
      </w:pPr>
    </w:p>
    <w:p w14:paraId="3B33B5F8" w14:textId="77777777" w:rsidR="005539A3" w:rsidRPr="008E161B" w:rsidRDefault="005539A3" w:rsidP="005539A3">
      <w:pPr>
        <w:rPr>
          <w:rFonts w:asciiTheme="minorHAnsi" w:hAnsiTheme="minorHAnsi" w:cstheme="minorHAnsi"/>
          <w:b/>
          <w:bCs/>
          <w:color w:val="808080" w:themeColor="background1" w:themeShade="80"/>
          <w:sz w:val="22"/>
          <w:szCs w:val="22"/>
        </w:rPr>
      </w:pPr>
      <w:r w:rsidRPr="008E161B">
        <w:rPr>
          <w:rFonts w:asciiTheme="minorHAnsi" w:hAnsiTheme="minorHAnsi" w:cstheme="minorHAnsi"/>
          <w:b/>
          <w:bCs/>
          <w:color w:val="808080" w:themeColor="background1" w:themeShade="80"/>
          <w:sz w:val="22"/>
          <w:szCs w:val="22"/>
        </w:rPr>
        <w:t># Combine predictors and target variable into one DataFrame for undersampling</w:t>
      </w:r>
    </w:p>
    <w:p w14:paraId="49D8B473" w14:textId="77777777" w:rsidR="005539A3" w:rsidRPr="008E161B" w:rsidRDefault="005539A3" w:rsidP="005539A3">
      <w:pPr>
        <w:rPr>
          <w:rFonts w:asciiTheme="minorHAnsi" w:hAnsiTheme="minorHAnsi" w:cstheme="minorHAnsi"/>
          <w:sz w:val="22"/>
          <w:szCs w:val="22"/>
        </w:rPr>
      </w:pPr>
      <w:proofErr w:type="spellStart"/>
      <w:r w:rsidRPr="008E161B">
        <w:rPr>
          <w:rFonts w:asciiTheme="minorHAnsi" w:hAnsiTheme="minorHAnsi" w:cstheme="minorHAnsi"/>
          <w:sz w:val="22"/>
          <w:szCs w:val="22"/>
        </w:rPr>
        <w:t>train_data</w:t>
      </w:r>
      <w:proofErr w:type="spellEnd"/>
      <w:r w:rsidRPr="008E161B">
        <w:rPr>
          <w:rFonts w:asciiTheme="minorHAnsi" w:hAnsiTheme="minorHAnsi" w:cstheme="minorHAnsi"/>
          <w:sz w:val="22"/>
          <w:szCs w:val="22"/>
        </w:rPr>
        <w:t xml:space="preserve"> = </w:t>
      </w:r>
      <w:proofErr w:type="spellStart"/>
      <w:r w:rsidRPr="008E161B">
        <w:rPr>
          <w:rFonts w:asciiTheme="minorHAnsi" w:hAnsiTheme="minorHAnsi" w:cstheme="minorHAnsi"/>
          <w:sz w:val="22"/>
          <w:szCs w:val="22"/>
        </w:rPr>
        <w:t>pd.concat</w:t>
      </w:r>
      <w:proofErr w:type="spellEnd"/>
      <w:r w:rsidRPr="008E161B">
        <w:rPr>
          <w:rFonts w:asciiTheme="minorHAnsi" w:hAnsiTheme="minorHAnsi" w:cstheme="minorHAnsi"/>
          <w:sz w:val="22"/>
          <w:szCs w:val="22"/>
        </w:rPr>
        <w:t>([</w:t>
      </w:r>
      <w:proofErr w:type="spellStart"/>
      <w:r w:rsidRPr="008E161B">
        <w:rPr>
          <w:rFonts w:asciiTheme="minorHAnsi" w:hAnsiTheme="minorHAnsi" w:cstheme="minorHAnsi"/>
          <w:sz w:val="22"/>
          <w:szCs w:val="22"/>
        </w:rPr>
        <w:t>X_train</w:t>
      </w:r>
      <w:proofErr w:type="spellEnd"/>
      <w:r w:rsidRPr="008E161B">
        <w:rPr>
          <w:rFonts w:asciiTheme="minorHAnsi" w:hAnsiTheme="minorHAnsi" w:cstheme="minorHAnsi"/>
          <w:sz w:val="22"/>
          <w:szCs w:val="22"/>
        </w:rPr>
        <w:t xml:space="preserve">, </w:t>
      </w:r>
      <w:proofErr w:type="spellStart"/>
      <w:r w:rsidRPr="008E161B">
        <w:rPr>
          <w:rFonts w:asciiTheme="minorHAnsi" w:hAnsiTheme="minorHAnsi" w:cstheme="minorHAnsi"/>
          <w:sz w:val="22"/>
          <w:szCs w:val="22"/>
        </w:rPr>
        <w:t>y_train</w:t>
      </w:r>
      <w:proofErr w:type="spellEnd"/>
      <w:r w:rsidRPr="008E161B">
        <w:rPr>
          <w:rFonts w:asciiTheme="minorHAnsi" w:hAnsiTheme="minorHAnsi" w:cstheme="minorHAnsi"/>
          <w:sz w:val="22"/>
          <w:szCs w:val="22"/>
        </w:rPr>
        <w:t>], axis=1)</w:t>
      </w:r>
    </w:p>
    <w:p w14:paraId="198F72F3" w14:textId="77777777" w:rsidR="005539A3" w:rsidRPr="008E161B" w:rsidRDefault="005539A3" w:rsidP="005539A3">
      <w:pPr>
        <w:rPr>
          <w:rFonts w:asciiTheme="minorHAnsi" w:hAnsiTheme="minorHAnsi" w:cstheme="minorHAnsi"/>
          <w:sz w:val="22"/>
          <w:szCs w:val="22"/>
        </w:rPr>
      </w:pPr>
    </w:p>
    <w:p w14:paraId="2F399F95" w14:textId="77777777" w:rsidR="005539A3" w:rsidRPr="008E161B" w:rsidRDefault="005539A3" w:rsidP="005539A3">
      <w:pPr>
        <w:rPr>
          <w:rFonts w:asciiTheme="minorHAnsi" w:hAnsiTheme="minorHAnsi" w:cstheme="minorHAnsi"/>
          <w:b/>
          <w:bCs/>
          <w:color w:val="808080" w:themeColor="background1" w:themeShade="80"/>
          <w:sz w:val="22"/>
          <w:szCs w:val="22"/>
        </w:rPr>
      </w:pPr>
      <w:r w:rsidRPr="008E161B">
        <w:rPr>
          <w:rFonts w:asciiTheme="minorHAnsi" w:hAnsiTheme="minorHAnsi" w:cstheme="minorHAnsi"/>
          <w:b/>
          <w:bCs/>
          <w:color w:val="808080" w:themeColor="background1" w:themeShade="80"/>
          <w:sz w:val="22"/>
          <w:szCs w:val="22"/>
        </w:rPr>
        <w:t># Count the number of samples in the minority class</w:t>
      </w:r>
    </w:p>
    <w:p w14:paraId="50ABDFA9" w14:textId="77777777" w:rsidR="005539A3" w:rsidRPr="008E161B" w:rsidRDefault="005539A3" w:rsidP="005539A3">
      <w:pPr>
        <w:rPr>
          <w:rFonts w:asciiTheme="minorHAnsi" w:hAnsiTheme="minorHAnsi" w:cstheme="minorHAnsi"/>
          <w:sz w:val="22"/>
          <w:szCs w:val="22"/>
        </w:rPr>
      </w:pPr>
      <w:proofErr w:type="spellStart"/>
      <w:r w:rsidRPr="008E161B">
        <w:rPr>
          <w:rFonts w:asciiTheme="minorHAnsi" w:hAnsiTheme="minorHAnsi" w:cstheme="minorHAnsi"/>
          <w:sz w:val="22"/>
          <w:szCs w:val="22"/>
        </w:rPr>
        <w:t>minority_class_count</w:t>
      </w:r>
      <w:proofErr w:type="spellEnd"/>
      <w:r w:rsidRPr="008E161B">
        <w:rPr>
          <w:rFonts w:asciiTheme="minorHAnsi" w:hAnsiTheme="minorHAnsi" w:cstheme="minorHAnsi"/>
          <w:sz w:val="22"/>
          <w:szCs w:val="22"/>
        </w:rPr>
        <w:t xml:space="preserve"> = </w:t>
      </w:r>
      <w:proofErr w:type="spellStart"/>
      <w:r w:rsidRPr="008E161B">
        <w:rPr>
          <w:rFonts w:asciiTheme="minorHAnsi" w:hAnsiTheme="minorHAnsi" w:cstheme="minorHAnsi"/>
          <w:sz w:val="22"/>
          <w:szCs w:val="22"/>
        </w:rPr>
        <w:t>train_data</w:t>
      </w:r>
      <w:proofErr w:type="spellEnd"/>
      <w:r w:rsidRPr="008E161B">
        <w:rPr>
          <w:rFonts w:asciiTheme="minorHAnsi" w:hAnsiTheme="minorHAnsi" w:cstheme="minorHAnsi"/>
          <w:sz w:val="22"/>
          <w:szCs w:val="22"/>
        </w:rPr>
        <w:t>['bad'].</w:t>
      </w:r>
      <w:proofErr w:type="spellStart"/>
      <w:r w:rsidRPr="008E161B">
        <w:rPr>
          <w:rFonts w:asciiTheme="minorHAnsi" w:hAnsiTheme="minorHAnsi" w:cstheme="minorHAnsi"/>
          <w:sz w:val="22"/>
          <w:szCs w:val="22"/>
        </w:rPr>
        <w:t>value_counts</w:t>
      </w:r>
      <w:proofErr w:type="spellEnd"/>
      <w:r w:rsidRPr="008E161B">
        <w:rPr>
          <w:rFonts w:asciiTheme="minorHAnsi" w:hAnsiTheme="minorHAnsi" w:cstheme="minorHAnsi"/>
          <w:sz w:val="22"/>
          <w:szCs w:val="22"/>
        </w:rPr>
        <w:t>().min()</w:t>
      </w:r>
    </w:p>
    <w:p w14:paraId="6CB029A3" w14:textId="77777777" w:rsidR="005539A3" w:rsidRPr="008E161B" w:rsidRDefault="005539A3" w:rsidP="005539A3">
      <w:pPr>
        <w:rPr>
          <w:rFonts w:asciiTheme="minorHAnsi" w:hAnsiTheme="minorHAnsi" w:cstheme="minorHAnsi"/>
          <w:sz w:val="22"/>
          <w:szCs w:val="22"/>
        </w:rPr>
      </w:pPr>
    </w:p>
    <w:p w14:paraId="3D3A4ADA" w14:textId="77777777" w:rsidR="005539A3" w:rsidRPr="008E161B" w:rsidRDefault="005539A3" w:rsidP="005539A3">
      <w:pPr>
        <w:rPr>
          <w:rFonts w:asciiTheme="minorHAnsi" w:hAnsiTheme="minorHAnsi" w:cstheme="minorHAnsi"/>
          <w:b/>
          <w:bCs/>
          <w:color w:val="808080" w:themeColor="background1" w:themeShade="80"/>
          <w:sz w:val="22"/>
          <w:szCs w:val="22"/>
        </w:rPr>
      </w:pPr>
      <w:r w:rsidRPr="008E161B">
        <w:rPr>
          <w:rFonts w:asciiTheme="minorHAnsi" w:hAnsiTheme="minorHAnsi" w:cstheme="minorHAnsi"/>
          <w:b/>
          <w:bCs/>
          <w:color w:val="808080" w:themeColor="background1" w:themeShade="80"/>
          <w:sz w:val="22"/>
          <w:szCs w:val="22"/>
        </w:rPr>
        <w:t># Perform undersampling on the majority class</w:t>
      </w:r>
    </w:p>
    <w:p w14:paraId="005651C2" w14:textId="77777777" w:rsidR="005539A3" w:rsidRPr="008E161B" w:rsidRDefault="005539A3" w:rsidP="005539A3">
      <w:pPr>
        <w:rPr>
          <w:rFonts w:asciiTheme="minorHAnsi" w:hAnsiTheme="minorHAnsi" w:cstheme="minorHAnsi"/>
          <w:sz w:val="22"/>
          <w:szCs w:val="22"/>
        </w:rPr>
      </w:pPr>
      <w:proofErr w:type="spellStart"/>
      <w:r w:rsidRPr="008E161B">
        <w:rPr>
          <w:rFonts w:asciiTheme="minorHAnsi" w:hAnsiTheme="minorHAnsi" w:cstheme="minorHAnsi"/>
          <w:sz w:val="22"/>
          <w:szCs w:val="22"/>
        </w:rPr>
        <w:t>undersampled_data</w:t>
      </w:r>
      <w:proofErr w:type="spellEnd"/>
      <w:r w:rsidRPr="008E161B">
        <w:rPr>
          <w:rFonts w:asciiTheme="minorHAnsi" w:hAnsiTheme="minorHAnsi" w:cstheme="minorHAnsi"/>
          <w:sz w:val="22"/>
          <w:szCs w:val="22"/>
        </w:rPr>
        <w:t xml:space="preserve"> = </w:t>
      </w:r>
      <w:proofErr w:type="spellStart"/>
      <w:r w:rsidRPr="008E161B">
        <w:rPr>
          <w:rFonts w:asciiTheme="minorHAnsi" w:hAnsiTheme="minorHAnsi" w:cstheme="minorHAnsi"/>
          <w:sz w:val="22"/>
          <w:szCs w:val="22"/>
        </w:rPr>
        <w:t>pd.concat</w:t>
      </w:r>
      <w:proofErr w:type="spellEnd"/>
      <w:r w:rsidRPr="008E161B">
        <w:rPr>
          <w:rFonts w:asciiTheme="minorHAnsi" w:hAnsiTheme="minorHAnsi" w:cstheme="minorHAnsi"/>
          <w:sz w:val="22"/>
          <w:szCs w:val="22"/>
        </w:rPr>
        <w:t>([</w:t>
      </w:r>
      <w:proofErr w:type="spellStart"/>
      <w:r w:rsidRPr="008E161B">
        <w:rPr>
          <w:rFonts w:asciiTheme="minorHAnsi" w:hAnsiTheme="minorHAnsi" w:cstheme="minorHAnsi"/>
          <w:sz w:val="22"/>
          <w:szCs w:val="22"/>
        </w:rPr>
        <w:t>train_data</w:t>
      </w:r>
      <w:proofErr w:type="spellEnd"/>
      <w:r w:rsidRPr="008E161B">
        <w:rPr>
          <w:rFonts w:asciiTheme="minorHAnsi" w:hAnsiTheme="minorHAnsi" w:cstheme="minorHAnsi"/>
          <w:sz w:val="22"/>
          <w:szCs w:val="22"/>
        </w:rPr>
        <w:t>[</w:t>
      </w:r>
      <w:proofErr w:type="spellStart"/>
      <w:r w:rsidRPr="008E161B">
        <w:rPr>
          <w:rFonts w:asciiTheme="minorHAnsi" w:hAnsiTheme="minorHAnsi" w:cstheme="minorHAnsi"/>
          <w:sz w:val="22"/>
          <w:szCs w:val="22"/>
        </w:rPr>
        <w:t>train_data</w:t>
      </w:r>
      <w:proofErr w:type="spellEnd"/>
      <w:r w:rsidRPr="008E161B">
        <w:rPr>
          <w:rFonts w:asciiTheme="minorHAnsi" w:hAnsiTheme="minorHAnsi" w:cstheme="minorHAnsi"/>
          <w:sz w:val="22"/>
          <w:szCs w:val="22"/>
        </w:rPr>
        <w:t>['bad'] == label].sample(</w:t>
      </w:r>
      <w:proofErr w:type="spellStart"/>
      <w:r w:rsidRPr="008E161B">
        <w:rPr>
          <w:rFonts w:asciiTheme="minorHAnsi" w:hAnsiTheme="minorHAnsi" w:cstheme="minorHAnsi"/>
          <w:sz w:val="22"/>
          <w:szCs w:val="22"/>
        </w:rPr>
        <w:t>minority_class_count</w:t>
      </w:r>
      <w:proofErr w:type="spellEnd"/>
      <w:r w:rsidRPr="008E161B">
        <w:rPr>
          <w:rFonts w:asciiTheme="minorHAnsi" w:hAnsiTheme="minorHAnsi" w:cstheme="minorHAnsi"/>
          <w:sz w:val="22"/>
          <w:szCs w:val="22"/>
        </w:rPr>
        <w:t xml:space="preserve">, </w:t>
      </w:r>
      <w:proofErr w:type="spellStart"/>
      <w:r w:rsidRPr="008E161B">
        <w:rPr>
          <w:rFonts w:asciiTheme="minorHAnsi" w:hAnsiTheme="minorHAnsi" w:cstheme="minorHAnsi"/>
          <w:sz w:val="22"/>
          <w:szCs w:val="22"/>
        </w:rPr>
        <w:t>random_state</w:t>
      </w:r>
      <w:proofErr w:type="spellEnd"/>
      <w:r w:rsidRPr="008E161B">
        <w:rPr>
          <w:rFonts w:asciiTheme="minorHAnsi" w:hAnsiTheme="minorHAnsi" w:cstheme="minorHAnsi"/>
          <w:sz w:val="22"/>
          <w:szCs w:val="22"/>
        </w:rPr>
        <w:t xml:space="preserve">=42) for label in </w:t>
      </w:r>
      <w:proofErr w:type="spellStart"/>
      <w:r w:rsidRPr="008E161B">
        <w:rPr>
          <w:rFonts w:asciiTheme="minorHAnsi" w:hAnsiTheme="minorHAnsi" w:cstheme="minorHAnsi"/>
          <w:sz w:val="22"/>
          <w:szCs w:val="22"/>
        </w:rPr>
        <w:t>train_data</w:t>
      </w:r>
      <w:proofErr w:type="spellEnd"/>
      <w:r w:rsidRPr="008E161B">
        <w:rPr>
          <w:rFonts w:asciiTheme="minorHAnsi" w:hAnsiTheme="minorHAnsi" w:cstheme="minorHAnsi"/>
          <w:sz w:val="22"/>
          <w:szCs w:val="22"/>
        </w:rPr>
        <w:t>['bad'].unique()])</w:t>
      </w:r>
    </w:p>
    <w:p w14:paraId="0A8B3AAC" w14:textId="77777777" w:rsidR="005539A3" w:rsidRPr="008E161B" w:rsidRDefault="005539A3" w:rsidP="005539A3">
      <w:pPr>
        <w:rPr>
          <w:rFonts w:asciiTheme="minorHAnsi" w:hAnsiTheme="minorHAnsi" w:cstheme="minorHAnsi"/>
          <w:sz w:val="22"/>
          <w:szCs w:val="22"/>
        </w:rPr>
      </w:pPr>
    </w:p>
    <w:p w14:paraId="1A569EFF" w14:textId="77777777" w:rsidR="005539A3" w:rsidRPr="008E161B" w:rsidRDefault="005539A3" w:rsidP="005539A3">
      <w:pPr>
        <w:rPr>
          <w:rFonts w:asciiTheme="minorHAnsi" w:hAnsiTheme="minorHAnsi" w:cstheme="minorHAnsi"/>
          <w:b/>
          <w:bCs/>
          <w:color w:val="808080" w:themeColor="background1" w:themeShade="80"/>
          <w:sz w:val="22"/>
          <w:szCs w:val="22"/>
        </w:rPr>
      </w:pPr>
      <w:r w:rsidRPr="008E161B">
        <w:rPr>
          <w:rFonts w:asciiTheme="minorHAnsi" w:hAnsiTheme="minorHAnsi" w:cstheme="minorHAnsi"/>
          <w:b/>
          <w:bCs/>
          <w:color w:val="808080" w:themeColor="background1" w:themeShade="80"/>
          <w:sz w:val="22"/>
          <w:szCs w:val="22"/>
        </w:rPr>
        <w:t># Get the resampled predictors and target variable</w:t>
      </w:r>
    </w:p>
    <w:p w14:paraId="081E5B92" w14:textId="77777777" w:rsidR="005539A3" w:rsidRPr="008E161B" w:rsidRDefault="005539A3" w:rsidP="005539A3">
      <w:pPr>
        <w:rPr>
          <w:rFonts w:asciiTheme="minorHAnsi" w:hAnsiTheme="minorHAnsi" w:cstheme="minorHAnsi"/>
          <w:sz w:val="22"/>
          <w:szCs w:val="22"/>
        </w:rPr>
      </w:pPr>
      <w:proofErr w:type="spellStart"/>
      <w:r w:rsidRPr="008E161B">
        <w:rPr>
          <w:rFonts w:asciiTheme="minorHAnsi" w:hAnsiTheme="minorHAnsi" w:cstheme="minorHAnsi"/>
          <w:sz w:val="22"/>
          <w:szCs w:val="22"/>
        </w:rPr>
        <w:t>X_train_resampled</w:t>
      </w:r>
      <w:proofErr w:type="spellEnd"/>
      <w:r w:rsidRPr="008E161B">
        <w:rPr>
          <w:rFonts w:asciiTheme="minorHAnsi" w:hAnsiTheme="minorHAnsi" w:cstheme="minorHAnsi"/>
          <w:sz w:val="22"/>
          <w:szCs w:val="22"/>
        </w:rPr>
        <w:t xml:space="preserve"> = </w:t>
      </w:r>
      <w:proofErr w:type="spellStart"/>
      <w:r w:rsidRPr="008E161B">
        <w:rPr>
          <w:rFonts w:asciiTheme="minorHAnsi" w:hAnsiTheme="minorHAnsi" w:cstheme="minorHAnsi"/>
          <w:sz w:val="22"/>
          <w:szCs w:val="22"/>
        </w:rPr>
        <w:t>undersampled_data</w:t>
      </w:r>
      <w:proofErr w:type="spellEnd"/>
      <w:r w:rsidRPr="008E161B">
        <w:rPr>
          <w:rFonts w:asciiTheme="minorHAnsi" w:hAnsiTheme="minorHAnsi" w:cstheme="minorHAnsi"/>
          <w:sz w:val="22"/>
          <w:szCs w:val="22"/>
        </w:rPr>
        <w:t>[predictors]</w:t>
      </w:r>
    </w:p>
    <w:p w14:paraId="0FABAA73" w14:textId="77777777" w:rsidR="005539A3" w:rsidRPr="008E161B" w:rsidRDefault="005539A3" w:rsidP="005539A3">
      <w:pPr>
        <w:rPr>
          <w:rFonts w:asciiTheme="minorHAnsi" w:hAnsiTheme="minorHAnsi" w:cstheme="minorHAnsi"/>
          <w:sz w:val="22"/>
          <w:szCs w:val="22"/>
        </w:rPr>
      </w:pPr>
      <w:proofErr w:type="spellStart"/>
      <w:r w:rsidRPr="008E161B">
        <w:rPr>
          <w:rFonts w:asciiTheme="minorHAnsi" w:hAnsiTheme="minorHAnsi" w:cstheme="minorHAnsi"/>
          <w:sz w:val="22"/>
          <w:szCs w:val="22"/>
        </w:rPr>
        <w:t>y_train_resampled</w:t>
      </w:r>
      <w:proofErr w:type="spellEnd"/>
      <w:r w:rsidRPr="008E161B">
        <w:rPr>
          <w:rFonts w:asciiTheme="minorHAnsi" w:hAnsiTheme="minorHAnsi" w:cstheme="minorHAnsi"/>
          <w:sz w:val="22"/>
          <w:szCs w:val="22"/>
        </w:rPr>
        <w:t xml:space="preserve"> = </w:t>
      </w:r>
      <w:proofErr w:type="spellStart"/>
      <w:r w:rsidRPr="008E161B">
        <w:rPr>
          <w:rFonts w:asciiTheme="minorHAnsi" w:hAnsiTheme="minorHAnsi" w:cstheme="minorHAnsi"/>
          <w:sz w:val="22"/>
          <w:szCs w:val="22"/>
        </w:rPr>
        <w:t>undersampled_data</w:t>
      </w:r>
      <w:proofErr w:type="spellEnd"/>
      <w:r w:rsidRPr="008E161B">
        <w:rPr>
          <w:rFonts w:asciiTheme="minorHAnsi" w:hAnsiTheme="minorHAnsi" w:cstheme="minorHAnsi"/>
          <w:sz w:val="22"/>
          <w:szCs w:val="22"/>
        </w:rPr>
        <w:t>['bad']</w:t>
      </w:r>
    </w:p>
    <w:p w14:paraId="47B6B4AA" w14:textId="77777777" w:rsidR="005539A3" w:rsidRPr="008E161B" w:rsidRDefault="005539A3" w:rsidP="005539A3">
      <w:pPr>
        <w:rPr>
          <w:rFonts w:asciiTheme="minorHAnsi" w:hAnsiTheme="minorHAnsi" w:cstheme="minorHAnsi"/>
          <w:sz w:val="22"/>
          <w:szCs w:val="22"/>
        </w:rPr>
      </w:pPr>
    </w:p>
    <w:p w14:paraId="473DA667" w14:textId="77777777" w:rsidR="005539A3" w:rsidRPr="008E161B" w:rsidRDefault="005539A3" w:rsidP="005539A3">
      <w:pPr>
        <w:rPr>
          <w:rFonts w:asciiTheme="minorHAnsi" w:hAnsiTheme="minorHAnsi" w:cstheme="minorHAnsi"/>
          <w:b/>
          <w:bCs/>
          <w:color w:val="808080" w:themeColor="background1" w:themeShade="80"/>
          <w:sz w:val="22"/>
          <w:szCs w:val="22"/>
        </w:rPr>
      </w:pPr>
      <w:r w:rsidRPr="008E161B">
        <w:rPr>
          <w:rFonts w:asciiTheme="minorHAnsi" w:hAnsiTheme="minorHAnsi" w:cstheme="minorHAnsi"/>
          <w:b/>
          <w:bCs/>
          <w:color w:val="808080" w:themeColor="background1" w:themeShade="80"/>
          <w:sz w:val="22"/>
          <w:szCs w:val="22"/>
        </w:rPr>
        <w:t># Build the XGBoost model</w:t>
      </w:r>
    </w:p>
    <w:p w14:paraId="232587E6" w14:textId="77777777" w:rsidR="005539A3" w:rsidRPr="008E161B" w:rsidRDefault="005539A3" w:rsidP="005539A3">
      <w:pPr>
        <w:rPr>
          <w:rFonts w:asciiTheme="minorHAnsi" w:hAnsiTheme="minorHAnsi" w:cstheme="minorHAnsi"/>
          <w:sz w:val="22"/>
          <w:szCs w:val="22"/>
        </w:rPr>
      </w:pPr>
      <w:proofErr w:type="spellStart"/>
      <w:r w:rsidRPr="008E161B">
        <w:rPr>
          <w:rFonts w:asciiTheme="minorHAnsi" w:hAnsiTheme="minorHAnsi" w:cstheme="minorHAnsi"/>
          <w:sz w:val="22"/>
          <w:szCs w:val="22"/>
        </w:rPr>
        <w:t>xgb</w:t>
      </w:r>
      <w:proofErr w:type="spellEnd"/>
      <w:r w:rsidRPr="008E161B">
        <w:rPr>
          <w:rFonts w:asciiTheme="minorHAnsi" w:hAnsiTheme="minorHAnsi" w:cstheme="minorHAnsi"/>
          <w:sz w:val="22"/>
          <w:szCs w:val="22"/>
        </w:rPr>
        <w:t xml:space="preserve"> = </w:t>
      </w:r>
      <w:proofErr w:type="spellStart"/>
      <w:r w:rsidRPr="008E161B">
        <w:rPr>
          <w:rFonts w:asciiTheme="minorHAnsi" w:hAnsiTheme="minorHAnsi" w:cstheme="minorHAnsi"/>
          <w:sz w:val="22"/>
          <w:szCs w:val="22"/>
        </w:rPr>
        <w:t>XGBClassifier</w:t>
      </w:r>
      <w:proofErr w:type="spellEnd"/>
      <w:r w:rsidRPr="008E161B">
        <w:rPr>
          <w:rFonts w:asciiTheme="minorHAnsi" w:hAnsiTheme="minorHAnsi" w:cstheme="minorHAnsi"/>
          <w:sz w:val="22"/>
          <w:szCs w:val="22"/>
        </w:rPr>
        <w:t>(</w:t>
      </w:r>
      <w:proofErr w:type="spellStart"/>
      <w:r w:rsidRPr="008E161B">
        <w:rPr>
          <w:rFonts w:asciiTheme="minorHAnsi" w:hAnsiTheme="minorHAnsi" w:cstheme="minorHAnsi"/>
          <w:sz w:val="22"/>
          <w:szCs w:val="22"/>
        </w:rPr>
        <w:t>random_state</w:t>
      </w:r>
      <w:proofErr w:type="spellEnd"/>
      <w:r w:rsidRPr="008E161B">
        <w:rPr>
          <w:rFonts w:asciiTheme="minorHAnsi" w:hAnsiTheme="minorHAnsi" w:cstheme="minorHAnsi"/>
          <w:sz w:val="22"/>
          <w:szCs w:val="22"/>
        </w:rPr>
        <w:t>=42)</w:t>
      </w:r>
    </w:p>
    <w:p w14:paraId="71DB4B28" w14:textId="77777777" w:rsidR="005539A3" w:rsidRPr="008E161B" w:rsidRDefault="005539A3" w:rsidP="005539A3">
      <w:pPr>
        <w:rPr>
          <w:rFonts w:asciiTheme="minorHAnsi" w:hAnsiTheme="minorHAnsi" w:cstheme="minorHAnsi"/>
          <w:sz w:val="22"/>
          <w:szCs w:val="22"/>
        </w:rPr>
      </w:pPr>
    </w:p>
    <w:p w14:paraId="04DF3E1D" w14:textId="77777777" w:rsidR="005539A3" w:rsidRPr="008E161B" w:rsidRDefault="005539A3" w:rsidP="005539A3">
      <w:pPr>
        <w:rPr>
          <w:rFonts w:asciiTheme="minorHAnsi" w:hAnsiTheme="minorHAnsi" w:cstheme="minorHAnsi"/>
          <w:b/>
          <w:bCs/>
          <w:color w:val="808080" w:themeColor="background1" w:themeShade="80"/>
          <w:sz w:val="22"/>
          <w:szCs w:val="22"/>
        </w:rPr>
      </w:pPr>
      <w:r w:rsidRPr="008E161B">
        <w:rPr>
          <w:rFonts w:asciiTheme="minorHAnsi" w:hAnsiTheme="minorHAnsi" w:cstheme="minorHAnsi"/>
          <w:b/>
          <w:bCs/>
          <w:color w:val="808080" w:themeColor="background1" w:themeShade="80"/>
          <w:sz w:val="22"/>
          <w:szCs w:val="22"/>
        </w:rPr>
        <w:t># Define hyperparameters to tune</w:t>
      </w:r>
    </w:p>
    <w:p w14:paraId="035E8653" w14:textId="77777777" w:rsidR="005539A3" w:rsidRPr="008E161B" w:rsidRDefault="005539A3" w:rsidP="005539A3">
      <w:pPr>
        <w:rPr>
          <w:rFonts w:asciiTheme="minorHAnsi" w:hAnsiTheme="minorHAnsi" w:cstheme="minorHAnsi"/>
          <w:sz w:val="22"/>
          <w:szCs w:val="22"/>
        </w:rPr>
      </w:pPr>
      <w:proofErr w:type="spellStart"/>
      <w:r w:rsidRPr="008E161B">
        <w:rPr>
          <w:rFonts w:asciiTheme="minorHAnsi" w:hAnsiTheme="minorHAnsi" w:cstheme="minorHAnsi"/>
          <w:sz w:val="22"/>
          <w:szCs w:val="22"/>
        </w:rPr>
        <w:t>param_grid</w:t>
      </w:r>
      <w:proofErr w:type="spellEnd"/>
      <w:r w:rsidRPr="008E161B">
        <w:rPr>
          <w:rFonts w:asciiTheme="minorHAnsi" w:hAnsiTheme="minorHAnsi" w:cstheme="minorHAnsi"/>
          <w:sz w:val="22"/>
          <w:szCs w:val="22"/>
        </w:rPr>
        <w:t xml:space="preserve"> = {'</w:t>
      </w:r>
      <w:proofErr w:type="spellStart"/>
      <w:r w:rsidRPr="008E161B">
        <w:rPr>
          <w:rFonts w:asciiTheme="minorHAnsi" w:hAnsiTheme="minorHAnsi" w:cstheme="minorHAnsi"/>
          <w:sz w:val="22"/>
          <w:szCs w:val="22"/>
        </w:rPr>
        <w:t>n_estimators</w:t>
      </w:r>
      <w:proofErr w:type="spellEnd"/>
      <w:r w:rsidRPr="008E161B">
        <w:rPr>
          <w:rFonts w:asciiTheme="minorHAnsi" w:hAnsiTheme="minorHAnsi" w:cstheme="minorHAnsi"/>
          <w:sz w:val="22"/>
          <w:szCs w:val="22"/>
        </w:rPr>
        <w:t>': [100, 200, 500],</w:t>
      </w:r>
    </w:p>
    <w:p w14:paraId="5C53E2EF" w14:textId="77777777" w:rsidR="005539A3" w:rsidRPr="008E161B" w:rsidRDefault="005539A3" w:rsidP="005539A3">
      <w:pPr>
        <w:rPr>
          <w:rFonts w:asciiTheme="minorHAnsi" w:hAnsiTheme="minorHAnsi" w:cstheme="minorHAnsi"/>
          <w:sz w:val="22"/>
          <w:szCs w:val="22"/>
        </w:rPr>
      </w:pPr>
      <w:r w:rsidRPr="008E161B">
        <w:rPr>
          <w:rFonts w:asciiTheme="minorHAnsi" w:hAnsiTheme="minorHAnsi" w:cstheme="minorHAnsi"/>
          <w:sz w:val="22"/>
          <w:szCs w:val="22"/>
        </w:rPr>
        <w:t xml:space="preserve">              '</w:t>
      </w:r>
      <w:proofErr w:type="spellStart"/>
      <w:r w:rsidRPr="008E161B">
        <w:rPr>
          <w:rFonts w:asciiTheme="minorHAnsi" w:hAnsiTheme="minorHAnsi" w:cstheme="minorHAnsi"/>
          <w:sz w:val="22"/>
          <w:szCs w:val="22"/>
        </w:rPr>
        <w:t>learning_rate</w:t>
      </w:r>
      <w:proofErr w:type="spellEnd"/>
      <w:r w:rsidRPr="008E161B">
        <w:rPr>
          <w:rFonts w:asciiTheme="minorHAnsi" w:hAnsiTheme="minorHAnsi" w:cstheme="minorHAnsi"/>
          <w:sz w:val="22"/>
          <w:szCs w:val="22"/>
        </w:rPr>
        <w:t>': [0.1, 0.01, 0.001],</w:t>
      </w:r>
    </w:p>
    <w:p w14:paraId="1935E14A" w14:textId="77777777" w:rsidR="005539A3" w:rsidRPr="008E161B" w:rsidRDefault="005539A3" w:rsidP="005539A3">
      <w:pPr>
        <w:rPr>
          <w:rFonts w:asciiTheme="minorHAnsi" w:hAnsiTheme="minorHAnsi" w:cstheme="minorHAnsi"/>
          <w:sz w:val="22"/>
          <w:szCs w:val="22"/>
        </w:rPr>
      </w:pPr>
      <w:r w:rsidRPr="008E161B">
        <w:rPr>
          <w:rFonts w:asciiTheme="minorHAnsi" w:hAnsiTheme="minorHAnsi" w:cstheme="minorHAnsi"/>
          <w:sz w:val="22"/>
          <w:szCs w:val="22"/>
        </w:rPr>
        <w:t xml:space="preserve">              '</w:t>
      </w:r>
      <w:proofErr w:type="spellStart"/>
      <w:r w:rsidRPr="008E161B">
        <w:rPr>
          <w:rFonts w:asciiTheme="minorHAnsi" w:hAnsiTheme="minorHAnsi" w:cstheme="minorHAnsi"/>
          <w:sz w:val="22"/>
          <w:szCs w:val="22"/>
        </w:rPr>
        <w:t>max_depth</w:t>
      </w:r>
      <w:proofErr w:type="spellEnd"/>
      <w:r w:rsidRPr="008E161B">
        <w:rPr>
          <w:rFonts w:asciiTheme="minorHAnsi" w:hAnsiTheme="minorHAnsi" w:cstheme="minorHAnsi"/>
          <w:sz w:val="22"/>
          <w:szCs w:val="22"/>
        </w:rPr>
        <w:t>': [3, 5, 7]}</w:t>
      </w:r>
    </w:p>
    <w:p w14:paraId="43108E07" w14:textId="77777777" w:rsidR="005539A3" w:rsidRPr="008E161B" w:rsidRDefault="005539A3" w:rsidP="005539A3">
      <w:pPr>
        <w:rPr>
          <w:rFonts w:asciiTheme="minorHAnsi" w:hAnsiTheme="minorHAnsi" w:cstheme="minorHAnsi"/>
          <w:sz w:val="22"/>
          <w:szCs w:val="22"/>
        </w:rPr>
      </w:pPr>
    </w:p>
    <w:p w14:paraId="6D257A95" w14:textId="77777777" w:rsidR="005539A3" w:rsidRPr="008E161B" w:rsidRDefault="005539A3" w:rsidP="005539A3">
      <w:pPr>
        <w:rPr>
          <w:rFonts w:asciiTheme="minorHAnsi" w:hAnsiTheme="minorHAnsi" w:cstheme="minorHAnsi"/>
          <w:b/>
          <w:bCs/>
          <w:color w:val="808080" w:themeColor="background1" w:themeShade="80"/>
          <w:sz w:val="22"/>
          <w:szCs w:val="22"/>
        </w:rPr>
      </w:pPr>
      <w:r w:rsidRPr="008E161B">
        <w:rPr>
          <w:rFonts w:asciiTheme="minorHAnsi" w:hAnsiTheme="minorHAnsi" w:cstheme="minorHAnsi"/>
          <w:b/>
          <w:bCs/>
          <w:color w:val="808080" w:themeColor="background1" w:themeShade="80"/>
          <w:sz w:val="22"/>
          <w:szCs w:val="22"/>
        </w:rPr>
        <w:t xml:space="preserve"># Tune hyperparameters using </w:t>
      </w:r>
      <w:proofErr w:type="spellStart"/>
      <w:r w:rsidRPr="008E161B">
        <w:rPr>
          <w:rFonts w:asciiTheme="minorHAnsi" w:hAnsiTheme="minorHAnsi" w:cstheme="minorHAnsi"/>
          <w:b/>
          <w:bCs/>
          <w:color w:val="808080" w:themeColor="background1" w:themeShade="80"/>
          <w:sz w:val="22"/>
          <w:szCs w:val="22"/>
        </w:rPr>
        <w:t>GridSearchCV</w:t>
      </w:r>
      <w:proofErr w:type="spellEnd"/>
    </w:p>
    <w:p w14:paraId="51DC9060" w14:textId="77777777" w:rsidR="005539A3" w:rsidRPr="008E161B" w:rsidRDefault="005539A3" w:rsidP="005539A3">
      <w:pPr>
        <w:rPr>
          <w:rFonts w:asciiTheme="minorHAnsi" w:hAnsiTheme="minorHAnsi" w:cstheme="minorHAnsi"/>
          <w:sz w:val="22"/>
          <w:szCs w:val="22"/>
        </w:rPr>
      </w:pPr>
      <w:proofErr w:type="spellStart"/>
      <w:r w:rsidRPr="008E161B">
        <w:rPr>
          <w:rFonts w:asciiTheme="minorHAnsi" w:hAnsiTheme="minorHAnsi" w:cstheme="minorHAnsi"/>
          <w:sz w:val="22"/>
          <w:szCs w:val="22"/>
        </w:rPr>
        <w:t>grid_search</w:t>
      </w:r>
      <w:proofErr w:type="spellEnd"/>
      <w:r w:rsidRPr="008E161B">
        <w:rPr>
          <w:rFonts w:asciiTheme="minorHAnsi" w:hAnsiTheme="minorHAnsi" w:cstheme="minorHAnsi"/>
          <w:sz w:val="22"/>
          <w:szCs w:val="22"/>
        </w:rPr>
        <w:t xml:space="preserve"> = </w:t>
      </w:r>
      <w:proofErr w:type="spellStart"/>
      <w:r w:rsidRPr="008E161B">
        <w:rPr>
          <w:rFonts w:asciiTheme="minorHAnsi" w:hAnsiTheme="minorHAnsi" w:cstheme="minorHAnsi"/>
          <w:sz w:val="22"/>
          <w:szCs w:val="22"/>
        </w:rPr>
        <w:t>GridSearchCV</w:t>
      </w:r>
      <w:proofErr w:type="spellEnd"/>
      <w:r w:rsidRPr="008E161B">
        <w:rPr>
          <w:rFonts w:asciiTheme="minorHAnsi" w:hAnsiTheme="minorHAnsi" w:cstheme="minorHAnsi"/>
          <w:sz w:val="22"/>
          <w:szCs w:val="22"/>
        </w:rPr>
        <w:t>(</w:t>
      </w:r>
      <w:proofErr w:type="spellStart"/>
      <w:r w:rsidRPr="008E161B">
        <w:rPr>
          <w:rFonts w:asciiTheme="minorHAnsi" w:hAnsiTheme="minorHAnsi" w:cstheme="minorHAnsi"/>
          <w:sz w:val="22"/>
          <w:szCs w:val="22"/>
        </w:rPr>
        <w:t>xgb</w:t>
      </w:r>
      <w:proofErr w:type="spellEnd"/>
      <w:r w:rsidRPr="008E161B">
        <w:rPr>
          <w:rFonts w:asciiTheme="minorHAnsi" w:hAnsiTheme="minorHAnsi" w:cstheme="minorHAnsi"/>
          <w:sz w:val="22"/>
          <w:szCs w:val="22"/>
        </w:rPr>
        <w:t xml:space="preserve">, </w:t>
      </w:r>
      <w:proofErr w:type="spellStart"/>
      <w:r w:rsidRPr="008E161B">
        <w:rPr>
          <w:rFonts w:asciiTheme="minorHAnsi" w:hAnsiTheme="minorHAnsi" w:cstheme="minorHAnsi"/>
          <w:sz w:val="22"/>
          <w:szCs w:val="22"/>
        </w:rPr>
        <w:t>param_grid</w:t>
      </w:r>
      <w:proofErr w:type="spellEnd"/>
      <w:r w:rsidRPr="008E161B">
        <w:rPr>
          <w:rFonts w:asciiTheme="minorHAnsi" w:hAnsiTheme="minorHAnsi" w:cstheme="minorHAnsi"/>
          <w:sz w:val="22"/>
          <w:szCs w:val="22"/>
        </w:rPr>
        <w:t>, cv=5)</w:t>
      </w:r>
    </w:p>
    <w:p w14:paraId="159BA299" w14:textId="77777777" w:rsidR="005539A3" w:rsidRPr="008E161B" w:rsidRDefault="005539A3" w:rsidP="005539A3">
      <w:pPr>
        <w:rPr>
          <w:rFonts w:asciiTheme="minorHAnsi" w:hAnsiTheme="minorHAnsi" w:cstheme="minorHAnsi"/>
          <w:sz w:val="22"/>
          <w:szCs w:val="22"/>
        </w:rPr>
      </w:pPr>
      <w:proofErr w:type="spellStart"/>
      <w:r w:rsidRPr="008E161B">
        <w:rPr>
          <w:rFonts w:asciiTheme="minorHAnsi" w:hAnsiTheme="minorHAnsi" w:cstheme="minorHAnsi"/>
          <w:sz w:val="22"/>
          <w:szCs w:val="22"/>
        </w:rPr>
        <w:lastRenderedPageBreak/>
        <w:t>grid_search.fit</w:t>
      </w:r>
      <w:proofErr w:type="spellEnd"/>
      <w:r w:rsidRPr="008E161B">
        <w:rPr>
          <w:rFonts w:asciiTheme="minorHAnsi" w:hAnsiTheme="minorHAnsi" w:cstheme="minorHAnsi"/>
          <w:sz w:val="22"/>
          <w:szCs w:val="22"/>
        </w:rPr>
        <w:t>(</w:t>
      </w:r>
      <w:proofErr w:type="spellStart"/>
      <w:r w:rsidRPr="008E161B">
        <w:rPr>
          <w:rFonts w:asciiTheme="minorHAnsi" w:hAnsiTheme="minorHAnsi" w:cstheme="minorHAnsi"/>
          <w:sz w:val="22"/>
          <w:szCs w:val="22"/>
        </w:rPr>
        <w:t>X_train_resampled</w:t>
      </w:r>
      <w:proofErr w:type="spellEnd"/>
      <w:r w:rsidRPr="008E161B">
        <w:rPr>
          <w:rFonts w:asciiTheme="minorHAnsi" w:hAnsiTheme="minorHAnsi" w:cstheme="minorHAnsi"/>
          <w:sz w:val="22"/>
          <w:szCs w:val="22"/>
        </w:rPr>
        <w:t xml:space="preserve">[predictors], </w:t>
      </w:r>
      <w:proofErr w:type="spellStart"/>
      <w:r w:rsidRPr="008E161B">
        <w:rPr>
          <w:rFonts w:asciiTheme="minorHAnsi" w:hAnsiTheme="minorHAnsi" w:cstheme="minorHAnsi"/>
          <w:sz w:val="22"/>
          <w:szCs w:val="22"/>
        </w:rPr>
        <w:t>y_train_resampled</w:t>
      </w:r>
      <w:proofErr w:type="spellEnd"/>
      <w:r w:rsidRPr="008E161B">
        <w:rPr>
          <w:rFonts w:asciiTheme="minorHAnsi" w:hAnsiTheme="minorHAnsi" w:cstheme="minorHAnsi"/>
          <w:sz w:val="22"/>
          <w:szCs w:val="22"/>
        </w:rPr>
        <w:t>)</w:t>
      </w:r>
    </w:p>
    <w:p w14:paraId="0EB97464" w14:textId="77777777" w:rsidR="005539A3" w:rsidRPr="008E161B" w:rsidRDefault="005539A3" w:rsidP="005539A3">
      <w:pPr>
        <w:rPr>
          <w:rFonts w:asciiTheme="minorHAnsi" w:hAnsiTheme="minorHAnsi" w:cstheme="minorHAnsi"/>
          <w:sz w:val="22"/>
          <w:szCs w:val="22"/>
        </w:rPr>
      </w:pPr>
    </w:p>
    <w:p w14:paraId="7BB2EBA1" w14:textId="77777777" w:rsidR="005539A3" w:rsidRPr="008E161B" w:rsidRDefault="005539A3" w:rsidP="005539A3">
      <w:pPr>
        <w:rPr>
          <w:rFonts w:asciiTheme="minorHAnsi" w:hAnsiTheme="minorHAnsi" w:cstheme="minorHAnsi"/>
          <w:b/>
          <w:bCs/>
          <w:sz w:val="22"/>
          <w:szCs w:val="22"/>
        </w:rPr>
      </w:pPr>
      <w:r w:rsidRPr="008E161B">
        <w:rPr>
          <w:rFonts w:asciiTheme="minorHAnsi" w:hAnsiTheme="minorHAnsi" w:cstheme="minorHAnsi"/>
          <w:b/>
          <w:bCs/>
          <w:color w:val="808080" w:themeColor="background1" w:themeShade="80"/>
          <w:sz w:val="22"/>
          <w:szCs w:val="22"/>
        </w:rPr>
        <w:t># Get the best model</w:t>
      </w:r>
    </w:p>
    <w:p w14:paraId="1A066E63" w14:textId="77777777" w:rsidR="005539A3" w:rsidRPr="008E161B" w:rsidRDefault="005539A3" w:rsidP="005539A3">
      <w:pPr>
        <w:rPr>
          <w:rFonts w:asciiTheme="minorHAnsi" w:hAnsiTheme="minorHAnsi" w:cstheme="minorHAnsi"/>
          <w:sz w:val="22"/>
          <w:szCs w:val="22"/>
        </w:rPr>
      </w:pPr>
      <w:proofErr w:type="spellStart"/>
      <w:r w:rsidRPr="008E161B">
        <w:rPr>
          <w:rFonts w:asciiTheme="minorHAnsi" w:hAnsiTheme="minorHAnsi" w:cstheme="minorHAnsi"/>
          <w:sz w:val="22"/>
          <w:szCs w:val="22"/>
        </w:rPr>
        <w:t>best_model</w:t>
      </w:r>
      <w:proofErr w:type="spellEnd"/>
      <w:r w:rsidRPr="008E161B">
        <w:rPr>
          <w:rFonts w:asciiTheme="minorHAnsi" w:hAnsiTheme="minorHAnsi" w:cstheme="minorHAnsi"/>
          <w:sz w:val="22"/>
          <w:szCs w:val="22"/>
        </w:rPr>
        <w:t xml:space="preserve"> = </w:t>
      </w:r>
      <w:proofErr w:type="spellStart"/>
      <w:r w:rsidRPr="008E161B">
        <w:rPr>
          <w:rFonts w:asciiTheme="minorHAnsi" w:hAnsiTheme="minorHAnsi" w:cstheme="minorHAnsi"/>
          <w:sz w:val="22"/>
          <w:szCs w:val="22"/>
        </w:rPr>
        <w:t>grid_search.best_estimator</w:t>
      </w:r>
      <w:proofErr w:type="spellEnd"/>
      <w:r w:rsidRPr="008E161B">
        <w:rPr>
          <w:rFonts w:asciiTheme="minorHAnsi" w:hAnsiTheme="minorHAnsi" w:cstheme="minorHAnsi"/>
          <w:sz w:val="22"/>
          <w:szCs w:val="22"/>
        </w:rPr>
        <w:t>_</w:t>
      </w:r>
    </w:p>
    <w:p w14:paraId="03C578DA" w14:textId="77777777" w:rsidR="005539A3" w:rsidRPr="008E161B" w:rsidRDefault="005539A3" w:rsidP="005539A3">
      <w:pPr>
        <w:rPr>
          <w:rFonts w:asciiTheme="minorHAnsi" w:hAnsiTheme="minorHAnsi" w:cstheme="minorHAnsi"/>
          <w:sz w:val="22"/>
          <w:szCs w:val="22"/>
        </w:rPr>
      </w:pPr>
    </w:p>
    <w:p w14:paraId="49B9EF1A" w14:textId="77777777" w:rsidR="005539A3" w:rsidRPr="008E161B" w:rsidRDefault="005539A3" w:rsidP="005539A3">
      <w:pPr>
        <w:rPr>
          <w:rFonts w:asciiTheme="minorHAnsi" w:hAnsiTheme="minorHAnsi" w:cstheme="minorHAnsi"/>
          <w:b/>
          <w:bCs/>
          <w:color w:val="808080" w:themeColor="background1" w:themeShade="80"/>
          <w:sz w:val="22"/>
          <w:szCs w:val="22"/>
        </w:rPr>
      </w:pPr>
      <w:r w:rsidRPr="008E161B">
        <w:rPr>
          <w:rFonts w:asciiTheme="minorHAnsi" w:hAnsiTheme="minorHAnsi" w:cstheme="minorHAnsi"/>
          <w:b/>
          <w:bCs/>
          <w:color w:val="808080" w:themeColor="background1" w:themeShade="80"/>
          <w:sz w:val="22"/>
          <w:szCs w:val="22"/>
        </w:rPr>
        <w:t># Apply the model to the OOT dataset</w:t>
      </w:r>
    </w:p>
    <w:p w14:paraId="7D16A337" w14:textId="77777777" w:rsidR="005539A3" w:rsidRPr="008E161B" w:rsidRDefault="005539A3" w:rsidP="005539A3">
      <w:pPr>
        <w:rPr>
          <w:rFonts w:asciiTheme="minorHAnsi" w:hAnsiTheme="minorHAnsi" w:cstheme="minorHAnsi"/>
          <w:sz w:val="22"/>
          <w:szCs w:val="22"/>
        </w:rPr>
      </w:pPr>
      <w:proofErr w:type="spellStart"/>
      <w:r w:rsidRPr="008E161B">
        <w:rPr>
          <w:rFonts w:asciiTheme="minorHAnsi" w:hAnsiTheme="minorHAnsi" w:cstheme="minorHAnsi"/>
          <w:sz w:val="22"/>
          <w:szCs w:val="22"/>
        </w:rPr>
        <w:t>OOT_predictions</w:t>
      </w:r>
      <w:proofErr w:type="spellEnd"/>
      <w:r w:rsidRPr="008E161B">
        <w:rPr>
          <w:rFonts w:asciiTheme="minorHAnsi" w:hAnsiTheme="minorHAnsi" w:cstheme="minorHAnsi"/>
          <w:sz w:val="22"/>
          <w:szCs w:val="22"/>
        </w:rPr>
        <w:t xml:space="preserve"> = </w:t>
      </w:r>
      <w:proofErr w:type="spellStart"/>
      <w:r w:rsidRPr="008E161B">
        <w:rPr>
          <w:rFonts w:asciiTheme="minorHAnsi" w:hAnsiTheme="minorHAnsi" w:cstheme="minorHAnsi"/>
          <w:sz w:val="22"/>
          <w:szCs w:val="22"/>
        </w:rPr>
        <w:t>best_model.predict</w:t>
      </w:r>
      <w:proofErr w:type="spellEnd"/>
      <w:r w:rsidRPr="008E161B">
        <w:rPr>
          <w:rFonts w:asciiTheme="minorHAnsi" w:hAnsiTheme="minorHAnsi" w:cstheme="minorHAnsi"/>
          <w:sz w:val="22"/>
          <w:szCs w:val="22"/>
        </w:rPr>
        <w:t>(</w:t>
      </w:r>
      <w:proofErr w:type="spellStart"/>
      <w:r w:rsidRPr="008E161B">
        <w:rPr>
          <w:rFonts w:asciiTheme="minorHAnsi" w:hAnsiTheme="minorHAnsi" w:cstheme="minorHAnsi"/>
          <w:sz w:val="22"/>
          <w:szCs w:val="22"/>
        </w:rPr>
        <w:t>OOT_encoded</w:t>
      </w:r>
      <w:proofErr w:type="spellEnd"/>
      <w:r w:rsidRPr="008E161B">
        <w:rPr>
          <w:rFonts w:asciiTheme="minorHAnsi" w:hAnsiTheme="minorHAnsi" w:cstheme="minorHAnsi"/>
          <w:sz w:val="22"/>
          <w:szCs w:val="22"/>
        </w:rPr>
        <w:t>[predictors])</w:t>
      </w:r>
    </w:p>
    <w:p w14:paraId="68806EF6" w14:textId="77777777" w:rsidR="005539A3" w:rsidRPr="008E161B" w:rsidRDefault="005539A3" w:rsidP="005539A3">
      <w:pPr>
        <w:rPr>
          <w:rFonts w:asciiTheme="minorHAnsi" w:hAnsiTheme="minorHAnsi" w:cstheme="minorHAnsi"/>
          <w:sz w:val="22"/>
          <w:szCs w:val="22"/>
        </w:rPr>
      </w:pPr>
    </w:p>
    <w:p w14:paraId="222DC87B" w14:textId="77777777" w:rsidR="005539A3" w:rsidRPr="008E161B" w:rsidRDefault="005539A3" w:rsidP="005539A3">
      <w:pPr>
        <w:rPr>
          <w:rFonts w:asciiTheme="minorHAnsi" w:hAnsiTheme="minorHAnsi" w:cstheme="minorHAnsi"/>
          <w:b/>
          <w:bCs/>
          <w:color w:val="808080" w:themeColor="background1" w:themeShade="80"/>
          <w:sz w:val="22"/>
          <w:szCs w:val="22"/>
        </w:rPr>
      </w:pPr>
      <w:r w:rsidRPr="008E161B">
        <w:rPr>
          <w:rFonts w:asciiTheme="minorHAnsi" w:hAnsiTheme="minorHAnsi" w:cstheme="minorHAnsi"/>
          <w:b/>
          <w:bCs/>
          <w:color w:val="808080" w:themeColor="background1" w:themeShade="80"/>
          <w:sz w:val="22"/>
          <w:szCs w:val="22"/>
        </w:rPr>
        <w:t># Create performance metrics using the function defined earlier</w:t>
      </w:r>
    </w:p>
    <w:p w14:paraId="5170ECDA" w14:textId="77777777" w:rsidR="005539A3" w:rsidRPr="008E161B" w:rsidRDefault="005539A3" w:rsidP="005539A3">
      <w:pPr>
        <w:rPr>
          <w:rFonts w:asciiTheme="minorHAnsi" w:hAnsiTheme="minorHAnsi" w:cstheme="minorHAnsi"/>
          <w:sz w:val="22"/>
          <w:szCs w:val="22"/>
        </w:rPr>
      </w:pPr>
      <w:proofErr w:type="spellStart"/>
      <w:r w:rsidRPr="008E161B">
        <w:rPr>
          <w:rFonts w:asciiTheme="minorHAnsi" w:hAnsiTheme="minorHAnsi" w:cstheme="minorHAnsi"/>
          <w:sz w:val="22"/>
          <w:szCs w:val="22"/>
        </w:rPr>
        <w:t>performance_metrics</w:t>
      </w:r>
      <w:proofErr w:type="spellEnd"/>
      <w:r w:rsidRPr="008E161B">
        <w:rPr>
          <w:rFonts w:asciiTheme="minorHAnsi" w:hAnsiTheme="minorHAnsi" w:cstheme="minorHAnsi"/>
          <w:sz w:val="22"/>
          <w:szCs w:val="22"/>
        </w:rPr>
        <w:t>(</w:t>
      </w:r>
      <w:proofErr w:type="spellStart"/>
      <w:r w:rsidRPr="008E161B">
        <w:rPr>
          <w:rFonts w:asciiTheme="minorHAnsi" w:hAnsiTheme="minorHAnsi" w:cstheme="minorHAnsi"/>
          <w:sz w:val="22"/>
          <w:szCs w:val="22"/>
        </w:rPr>
        <w:t>OOT_encoded</w:t>
      </w:r>
      <w:proofErr w:type="spellEnd"/>
      <w:r w:rsidRPr="008E161B">
        <w:rPr>
          <w:rFonts w:asciiTheme="minorHAnsi" w:hAnsiTheme="minorHAnsi" w:cstheme="minorHAnsi"/>
          <w:sz w:val="22"/>
          <w:szCs w:val="22"/>
        </w:rPr>
        <w:t xml:space="preserve">['bad'], </w:t>
      </w:r>
      <w:proofErr w:type="spellStart"/>
      <w:r w:rsidRPr="008E161B">
        <w:rPr>
          <w:rFonts w:asciiTheme="minorHAnsi" w:hAnsiTheme="minorHAnsi" w:cstheme="minorHAnsi"/>
          <w:sz w:val="22"/>
          <w:szCs w:val="22"/>
        </w:rPr>
        <w:t>OOT_predictions</w:t>
      </w:r>
      <w:proofErr w:type="spellEnd"/>
      <w:r w:rsidRPr="008E161B">
        <w:rPr>
          <w:rFonts w:asciiTheme="minorHAnsi" w:hAnsiTheme="minorHAnsi" w:cstheme="minorHAnsi"/>
          <w:sz w:val="22"/>
          <w:szCs w:val="22"/>
        </w:rPr>
        <w:t>)</w:t>
      </w:r>
    </w:p>
    <w:p w14:paraId="743B3CB0" w14:textId="77777777" w:rsidR="005539A3" w:rsidRPr="008E161B" w:rsidRDefault="005539A3" w:rsidP="005539A3">
      <w:pPr>
        <w:rPr>
          <w:rFonts w:asciiTheme="minorHAnsi" w:hAnsiTheme="minorHAnsi" w:cstheme="minorHAnsi"/>
          <w:sz w:val="22"/>
          <w:szCs w:val="22"/>
        </w:rPr>
      </w:pPr>
    </w:p>
    <w:p w14:paraId="1F940F72" w14:textId="77777777" w:rsidR="005539A3" w:rsidRPr="008E161B" w:rsidRDefault="005539A3" w:rsidP="005539A3">
      <w:pPr>
        <w:rPr>
          <w:rFonts w:asciiTheme="minorHAnsi" w:hAnsiTheme="minorHAnsi" w:cstheme="minorHAnsi"/>
          <w:b/>
          <w:bCs/>
          <w:color w:val="808080" w:themeColor="background1" w:themeShade="80"/>
          <w:sz w:val="22"/>
          <w:szCs w:val="22"/>
        </w:rPr>
      </w:pPr>
      <w:r w:rsidRPr="008E161B">
        <w:rPr>
          <w:rFonts w:asciiTheme="minorHAnsi" w:hAnsiTheme="minorHAnsi" w:cstheme="minorHAnsi"/>
          <w:b/>
          <w:bCs/>
          <w:color w:val="808080" w:themeColor="background1" w:themeShade="80"/>
          <w:sz w:val="22"/>
          <w:szCs w:val="22"/>
        </w:rPr>
        <w:t># Plot ROC curve</w:t>
      </w:r>
    </w:p>
    <w:p w14:paraId="0E214449" w14:textId="77777777" w:rsidR="005539A3" w:rsidRPr="008E161B" w:rsidRDefault="005539A3" w:rsidP="005539A3">
      <w:pPr>
        <w:rPr>
          <w:rFonts w:asciiTheme="minorHAnsi" w:hAnsiTheme="minorHAnsi" w:cstheme="minorHAnsi"/>
          <w:sz w:val="22"/>
          <w:szCs w:val="22"/>
        </w:rPr>
      </w:pPr>
      <w:proofErr w:type="spellStart"/>
      <w:r w:rsidRPr="008E161B">
        <w:rPr>
          <w:rFonts w:asciiTheme="minorHAnsi" w:hAnsiTheme="minorHAnsi" w:cstheme="minorHAnsi"/>
          <w:sz w:val="22"/>
          <w:szCs w:val="22"/>
        </w:rPr>
        <w:t>fpr</w:t>
      </w:r>
      <w:proofErr w:type="spellEnd"/>
      <w:r w:rsidRPr="008E161B">
        <w:rPr>
          <w:rFonts w:asciiTheme="minorHAnsi" w:hAnsiTheme="minorHAnsi" w:cstheme="minorHAnsi"/>
          <w:sz w:val="22"/>
          <w:szCs w:val="22"/>
        </w:rPr>
        <w:t xml:space="preserve">, </w:t>
      </w:r>
      <w:proofErr w:type="spellStart"/>
      <w:r w:rsidRPr="008E161B">
        <w:rPr>
          <w:rFonts w:asciiTheme="minorHAnsi" w:hAnsiTheme="minorHAnsi" w:cstheme="minorHAnsi"/>
          <w:sz w:val="22"/>
          <w:szCs w:val="22"/>
        </w:rPr>
        <w:t>tpr</w:t>
      </w:r>
      <w:proofErr w:type="spellEnd"/>
      <w:r w:rsidRPr="008E161B">
        <w:rPr>
          <w:rFonts w:asciiTheme="minorHAnsi" w:hAnsiTheme="minorHAnsi" w:cstheme="minorHAnsi"/>
          <w:sz w:val="22"/>
          <w:szCs w:val="22"/>
        </w:rPr>
        <w:t xml:space="preserve">, _ = </w:t>
      </w:r>
      <w:proofErr w:type="spellStart"/>
      <w:r w:rsidRPr="008E161B">
        <w:rPr>
          <w:rFonts w:asciiTheme="minorHAnsi" w:hAnsiTheme="minorHAnsi" w:cstheme="minorHAnsi"/>
          <w:sz w:val="22"/>
          <w:szCs w:val="22"/>
        </w:rPr>
        <w:t>roc_curve</w:t>
      </w:r>
      <w:proofErr w:type="spellEnd"/>
      <w:r w:rsidRPr="008E161B">
        <w:rPr>
          <w:rFonts w:asciiTheme="minorHAnsi" w:hAnsiTheme="minorHAnsi" w:cstheme="minorHAnsi"/>
          <w:sz w:val="22"/>
          <w:szCs w:val="22"/>
        </w:rPr>
        <w:t>(</w:t>
      </w:r>
      <w:proofErr w:type="spellStart"/>
      <w:r w:rsidRPr="008E161B">
        <w:rPr>
          <w:rFonts w:asciiTheme="minorHAnsi" w:hAnsiTheme="minorHAnsi" w:cstheme="minorHAnsi"/>
          <w:sz w:val="22"/>
          <w:szCs w:val="22"/>
        </w:rPr>
        <w:t>OOT_encoded</w:t>
      </w:r>
      <w:proofErr w:type="spellEnd"/>
      <w:r w:rsidRPr="008E161B">
        <w:rPr>
          <w:rFonts w:asciiTheme="minorHAnsi" w:hAnsiTheme="minorHAnsi" w:cstheme="minorHAnsi"/>
          <w:sz w:val="22"/>
          <w:szCs w:val="22"/>
        </w:rPr>
        <w:t xml:space="preserve">['bad'], </w:t>
      </w:r>
      <w:proofErr w:type="spellStart"/>
      <w:r w:rsidRPr="008E161B">
        <w:rPr>
          <w:rFonts w:asciiTheme="minorHAnsi" w:hAnsiTheme="minorHAnsi" w:cstheme="minorHAnsi"/>
          <w:sz w:val="22"/>
          <w:szCs w:val="22"/>
        </w:rPr>
        <w:t>OOT_predictions</w:t>
      </w:r>
      <w:proofErr w:type="spellEnd"/>
      <w:r w:rsidRPr="008E161B">
        <w:rPr>
          <w:rFonts w:asciiTheme="minorHAnsi" w:hAnsiTheme="minorHAnsi" w:cstheme="minorHAnsi"/>
          <w:sz w:val="22"/>
          <w:szCs w:val="22"/>
        </w:rPr>
        <w:t>)</w:t>
      </w:r>
    </w:p>
    <w:p w14:paraId="2D455D04" w14:textId="77777777" w:rsidR="005539A3" w:rsidRPr="008E161B" w:rsidRDefault="005539A3" w:rsidP="005539A3">
      <w:pPr>
        <w:rPr>
          <w:rFonts w:asciiTheme="minorHAnsi" w:hAnsiTheme="minorHAnsi" w:cstheme="minorHAnsi"/>
          <w:sz w:val="22"/>
          <w:szCs w:val="22"/>
        </w:rPr>
      </w:pPr>
      <w:proofErr w:type="spellStart"/>
      <w:r w:rsidRPr="008E161B">
        <w:rPr>
          <w:rFonts w:asciiTheme="minorHAnsi" w:hAnsiTheme="minorHAnsi" w:cstheme="minorHAnsi"/>
          <w:sz w:val="22"/>
          <w:szCs w:val="22"/>
        </w:rPr>
        <w:t>plt.figure</w:t>
      </w:r>
      <w:proofErr w:type="spellEnd"/>
      <w:r w:rsidRPr="008E161B">
        <w:rPr>
          <w:rFonts w:asciiTheme="minorHAnsi" w:hAnsiTheme="minorHAnsi" w:cstheme="minorHAnsi"/>
          <w:sz w:val="22"/>
          <w:szCs w:val="22"/>
        </w:rPr>
        <w:t>(</w:t>
      </w:r>
      <w:proofErr w:type="spellStart"/>
      <w:r w:rsidRPr="008E161B">
        <w:rPr>
          <w:rFonts w:asciiTheme="minorHAnsi" w:hAnsiTheme="minorHAnsi" w:cstheme="minorHAnsi"/>
          <w:sz w:val="22"/>
          <w:szCs w:val="22"/>
        </w:rPr>
        <w:t>figsize</w:t>
      </w:r>
      <w:proofErr w:type="spellEnd"/>
      <w:r w:rsidRPr="008E161B">
        <w:rPr>
          <w:rFonts w:asciiTheme="minorHAnsi" w:hAnsiTheme="minorHAnsi" w:cstheme="minorHAnsi"/>
          <w:sz w:val="22"/>
          <w:szCs w:val="22"/>
        </w:rPr>
        <w:t>=(10, 8))</w:t>
      </w:r>
    </w:p>
    <w:p w14:paraId="590E3AA4" w14:textId="77777777" w:rsidR="005539A3" w:rsidRPr="008E161B" w:rsidRDefault="005539A3" w:rsidP="005539A3">
      <w:pPr>
        <w:rPr>
          <w:rFonts w:asciiTheme="minorHAnsi" w:hAnsiTheme="minorHAnsi" w:cstheme="minorHAnsi"/>
          <w:sz w:val="22"/>
          <w:szCs w:val="22"/>
        </w:rPr>
      </w:pPr>
      <w:proofErr w:type="spellStart"/>
      <w:r w:rsidRPr="008E161B">
        <w:rPr>
          <w:rFonts w:asciiTheme="minorHAnsi" w:hAnsiTheme="minorHAnsi" w:cstheme="minorHAnsi"/>
          <w:sz w:val="22"/>
          <w:szCs w:val="22"/>
        </w:rPr>
        <w:t>plt.plot</w:t>
      </w:r>
      <w:proofErr w:type="spellEnd"/>
      <w:r w:rsidRPr="008E161B">
        <w:rPr>
          <w:rFonts w:asciiTheme="minorHAnsi" w:hAnsiTheme="minorHAnsi" w:cstheme="minorHAnsi"/>
          <w:sz w:val="22"/>
          <w:szCs w:val="22"/>
        </w:rPr>
        <w:t>(</w:t>
      </w:r>
      <w:proofErr w:type="spellStart"/>
      <w:r w:rsidRPr="008E161B">
        <w:rPr>
          <w:rFonts w:asciiTheme="minorHAnsi" w:hAnsiTheme="minorHAnsi" w:cstheme="minorHAnsi"/>
          <w:sz w:val="22"/>
          <w:szCs w:val="22"/>
        </w:rPr>
        <w:t>fpr</w:t>
      </w:r>
      <w:proofErr w:type="spellEnd"/>
      <w:r w:rsidRPr="008E161B">
        <w:rPr>
          <w:rFonts w:asciiTheme="minorHAnsi" w:hAnsiTheme="minorHAnsi" w:cstheme="minorHAnsi"/>
          <w:sz w:val="22"/>
          <w:szCs w:val="22"/>
        </w:rPr>
        <w:t xml:space="preserve">, </w:t>
      </w:r>
      <w:proofErr w:type="spellStart"/>
      <w:r w:rsidRPr="008E161B">
        <w:rPr>
          <w:rFonts w:asciiTheme="minorHAnsi" w:hAnsiTheme="minorHAnsi" w:cstheme="minorHAnsi"/>
          <w:sz w:val="22"/>
          <w:szCs w:val="22"/>
        </w:rPr>
        <w:t>tpr</w:t>
      </w:r>
      <w:proofErr w:type="spellEnd"/>
      <w:r w:rsidRPr="008E161B">
        <w:rPr>
          <w:rFonts w:asciiTheme="minorHAnsi" w:hAnsiTheme="minorHAnsi" w:cstheme="minorHAnsi"/>
          <w:sz w:val="22"/>
          <w:szCs w:val="22"/>
        </w:rPr>
        <w:t>)</w:t>
      </w:r>
    </w:p>
    <w:p w14:paraId="11EC9DC4" w14:textId="77777777" w:rsidR="005539A3" w:rsidRPr="008E161B" w:rsidRDefault="005539A3" w:rsidP="005539A3">
      <w:pPr>
        <w:rPr>
          <w:rFonts w:asciiTheme="minorHAnsi" w:hAnsiTheme="minorHAnsi" w:cstheme="minorHAnsi"/>
          <w:sz w:val="22"/>
          <w:szCs w:val="22"/>
        </w:rPr>
      </w:pPr>
      <w:proofErr w:type="spellStart"/>
      <w:r w:rsidRPr="008E161B">
        <w:rPr>
          <w:rFonts w:asciiTheme="minorHAnsi" w:hAnsiTheme="minorHAnsi" w:cstheme="minorHAnsi"/>
          <w:sz w:val="22"/>
          <w:szCs w:val="22"/>
        </w:rPr>
        <w:t>plt.plot</w:t>
      </w:r>
      <w:proofErr w:type="spellEnd"/>
      <w:r w:rsidRPr="008E161B">
        <w:rPr>
          <w:rFonts w:asciiTheme="minorHAnsi" w:hAnsiTheme="minorHAnsi" w:cstheme="minorHAnsi"/>
          <w:sz w:val="22"/>
          <w:szCs w:val="22"/>
        </w:rPr>
        <w:t>([0, 1], [0, 1], 'k--')</w:t>
      </w:r>
    </w:p>
    <w:p w14:paraId="3D6D292B" w14:textId="77777777" w:rsidR="005539A3" w:rsidRPr="008E161B" w:rsidRDefault="005539A3" w:rsidP="005539A3">
      <w:pPr>
        <w:rPr>
          <w:rFonts w:asciiTheme="minorHAnsi" w:hAnsiTheme="minorHAnsi" w:cstheme="minorHAnsi"/>
          <w:sz w:val="22"/>
          <w:szCs w:val="22"/>
        </w:rPr>
      </w:pPr>
      <w:proofErr w:type="spellStart"/>
      <w:r w:rsidRPr="008E161B">
        <w:rPr>
          <w:rFonts w:asciiTheme="minorHAnsi" w:hAnsiTheme="minorHAnsi" w:cstheme="minorHAnsi"/>
          <w:sz w:val="22"/>
          <w:szCs w:val="22"/>
        </w:rPr>
        <w:t>plt.xlabel</w:t>
      </w:r>
      <w:proofErr w:type="spellEnd"/>
      <w:r w:rsidRPr="008E161B">
        <w:rPr>
          <w:rFonts w:asciiTheme="minorHAnsi" w:hAnsiTheme="minorHAnsi" w:cstheme="minorHAnsi"/>
          <w:sz w:val="22"/>
          <w:szCs w:val="22"/>
        </w:rPr>
        <w:t>('False Positive Rate')</w:t>
      </w:r>
    </w:p>
    <w:p w14:paraId="1FD11C9B" w14:textId="77777777" w:rsidR="005539A3" w:rsidRPr="008E161B" w:rsidRDefault="005539A3" w:rsidP="005539A3">
      <w:pPr>
        <w:rPr>
          <w:rFonts w:asciiTheme="minorHAnsi" w:hAnsiTheme="minorHAnsi" w:cstheme="minorHAnsi"/>
          <w:sz w:val="22"/>
          <w:szCs w:val="22"/>
        </w:rPr>
      </w:pPr>
      <w:proofErr w:type="spellStart"/>
      <w:r w:rsidRPr="008E161B">
        <w:rPr>
          <w:rFonts w:asciiTheme="minorHAnsi" w:hAnsiTheme="minorHAnsi" w:cstheme="minorHAnsi"/>
          <w:sz w:val="22"/>
          <w:szCs w:val="22"/>
        </w:rPr>
        <w:t>plt.ylabel</w:t>
      </w:r>
      <w:proofErr w:type="spellEnd"/>
      <w:r w:rsidRPr="008E161B">
        <w:rPr>
          <w:rFonts w:asciiTheme="minorHAnsi" w:hAnsiTheme="minorHAnsi" w:cstheme="minorHAnsi"/>
          <w:sz w:val="22"/>
          <w:szCs w:val="22"/>
        </w:rPr>
        <w:t>('True Positive Rate')</w:t>
      </w:r>
    </w:p>
    <w:p w14:paraId="344332D0" w14:textId="77777777" w:rsidR="005539A3" w:rsidRPr="008E161B" w:rsidRDefault="005539A3" w:rsidP="005539A3">
      <w:pPr>
        <w:rPr>
          <w:rFonts w:asciiTheme="minorHAnsi" w:hAnsiTheme="minorHAnsi" w:cstheme="minorHAnsi"/>
          <w:sz w:val="22"/>
          <w:szCs w:val="22"/>
        </w:rPr>
      </w:pPr>
      <w:proofErr w:type="spellStart"/>
      <w:r w:rsidRPr="008E161B">
        <w:rPr>
          <w:rFonts w:asciiTheme="minorHAnsi" w:hAnsiTheme="minorHAnsi" w:cstheme="minorHAnsi"/>
          <w:sz w:val="22"/>
          <w:szCs w:val="22"/>
        </w:rPr>
        <w:t>plt.title</w:t>
      </w:r>
      <w:proofErr w:type="spellEnd"/>
      <w:r w:rsidRPr="008E161B">
        <w:rPr>
          <w:rFonts w:asciiTheme="minorHAnsi" w:hAnsiTheme="minorHAnsi" w:cstheme="minorHAnsi"/>
          <w:sz w:val="22"/>
          <w:szCs w:val="22"/>
        </w:rPr>
        <w:t>('ROC Curve')</w:t>
      </w:r>
    </w:p>
    <w:p w14:paraId="11011A80" w14:textId="77777777" w:rsidR="005539A3" w:rsidRPr="008E161B" w:rsidRDefault="005539A3" w:rsidP="005539A3">
      <w:pPr>
        <w:rPr>
          <w:rFonts w:asciiTheme="minorHAnsi" w:hAnsiTheme="minorHAnsi" w:cstheme="minorHAnsi"/>
          <w:sz w:val="22"/>
          <w:szCs w:val="22"/>
        </w:rPr>
      </w:pPr>
      <w:proofErr w:type="spellStart"/>
      <w:r w:rsidRPr="008E161B">
        <w:rPr>
          <w:rFonts w:asciiTheme="minorHAnsi" w:hAnsiTheme="minorHAnsi" w:cstheme="minorHAnsi"/>
          <w:sz w:val="22"/>
          <w:szCs w:val="22"/>
        </w:rPr>
        <w:t>plt.show</w:t>
      </w:r>
      <w:proofErr w:type="spellEnd"/>
      <w:r w:rsidRPr="008E161B">
        <w:rPr>
          <w:rFonts w:asciiTheme="minorHAnsi" w:hAnsiTheme="minorHAnsi" w:cstheme="minorHAnsi"/>
          <w:sz w:val="22"/>
          <w:szCs w:val="22"/>
        </w:rPr>
        <w:t>()</w:t>
      </w:r>
    </w:p>
    <w:p w14:paraId="7262582B" w14:textId="77777777" w:rsidR="005539A3" w:rsidRPr="008E161B" w:rsidRDefault="005539A3" w:rsidP="005539A3">
      <w:pPr>
        <w:rPr>
          <w:rFonts w:asciiTheme="minorHAnsi" w:hAnsiTheme="minorHAnsi" w:cstheme="minorHAnsi"/>
          <w:sz w:val="22"/>
          <w:szCs w:val="22"/>
        </w:rPr>
      </w:pPr>
    </w:p>
    <w:p w14:paraId="41DD6840" w14:textId="77777777" w:rsidR="005539A3" w:rsidRDefault="005539A3" w:rsidP="005539A3">
      <w:pPr>
        <w:rPr>
          <w:rFonts w:asciiTheme="minorHAnsi" w:hAnsiTheme="minorHAnsi" w:cstheme="minorHAnsi"/>
          <w:sz w:val="22"/>
          <w:szCs w:val="22"/>
        </w:rPr>
      </w:pPr>
    </w:p>
    <w:p w14:paraId="65F53830" w14:textId="71156ACF" w:rsidR="005539A3" w:rsidRDefault="005539A3" w:rsidP="005539A3">
      <w:pPr>
        <w:pStyle w:val="ACaptionHead"/>
        <w:ind w:left="0"/>
      </w:pPr>
      <w:r>
        <w:t xml:space="preserve">Program </w:t>
      </w:r>
      <w:r w:rsidR="00E73C7E">
        <w:t>6</w:t>
      </w:r>
      <w:r>
        <w:t>.</w:t>
      </w:r>
      <w:r w:rsidR="00E73C7E">
        <w:t>5</w:t>
      </w:r>
      <w:r>
        <w:t>: R Gradient Boosting Script</w:t>
      </w:r>
    </w:p>
    <w:p w14:paraId="0B797A95" w14:textId="77777777" w:rsidR="005539A3" w:rsidRDefault="005539A3" w:rsidP="005539A3">
      <w:pPr>
        <w:rPr>
          <w:rFonts w:asciiTheme="minorHAnsi" w:hAnsiTheme="minorHAnsi" w:cstheme="minorHAnsi"/>
          <w:sz w:val="22"/>
          <w:szCs w:val="22"/>
        </w:rPr>
      </w:pPr>
    </w:p>
    <w:p w14:paraId="4E60643E" w14:textId="77777777" w:rsidR="005539A3" w:rsidRPr="00317E13" w:rsidRDefault="005539A3" w:rsidP="005539A3">
      <w:pPr>
        <w:rPr>
          <w:rFonts w:asciiTheme="minorHAnsi" w:hAnsiTheme="minorHAnsi" w:cstheme="minorHAnsi"/>
          <w:b/>
          <w:bCs/>
          <w:color w:val="808080" w:themeColor="background1" w:themeShade="80"/>
          <w:sz w:val="22"/>
          <w:szCs w:val="22"/>
        </w:rPr>
      </w:pPr>
      <w:r w:rsidRPr="00317E13">
        <w:rPr>
          <w:rFonts w:asciiTheme="minorHAnsi" w:hAnsiTheme="minorHAnsi" w:cstheme="minorHAnsi"/>
          <w:b/>
          <w:bCs/>
          <w:color w:val="808080" w:themeColor="background1" w:themeShade="80"/>
          <w:sz w:val="22"/>
          <w:szCs w:val="22"/>
        </w:rPr>
        <w:t># Import necessary libraries</w:t>
      </w:r>
    </w:p>
    <w:p w14:paraId="62F28E9D" w14:textId="77777777" w:rsidR="005539A3" w:rsidRPr="00317E13" w:rsidRDefault="005539A3" w:rsidP="005539A3">
      <w:pPr>
        <w:rPr>
          <w:rFonts w:asciiTheme="minorHAnsi" w:hAnsiTheme="minorHAnsi" w:cstheme="minorHAnsi"/>
          <w:sz w:val="22"/>
          <w:szCs w:val="22"/>
        </w:rPr>
      </w:pPr>
      <w:r w:rsidRPr="00317E13">
        <w:rPr>
          <w:rFonts w:asciiTheme="minorHAnsi" w:hAnsiTheme="minorHAnsi" w:cstheme="minorHAnsi"/>
          <w:sz w:val="22"/>
          <w:szCs w:val="22"/>
        </w:rPr>
        <w:t>library(</w:t>
      </w:r>
      <w:proofErr w:type="spellStart"/>
      <w:r w:rsidRPr="00317E13">
        <w:rPr>
          <w:rFonts w:asciiTheme="minorHAnsi" w:hAnsiTheme="minorHAnsi" w:cstheme="minorHAnsi"/>
          <w:sz w:val="22"/>
          <w:szCs w:val="22"/>
        </w:rPr>
        <w:t>xgboost</w:t>
      </w:r>
      <w:proofErr w:type="spellEnd"/>
      <w:r w:rsidRPr="00317E13">
        <w:rPr>
          <w:rFonts w:asciiTheme="minorHAnsi" w:hAnsiTheme="minorHAnsi" w:cstheme="minorHAnsi"/>
          <w:sz w:val="22"/>
          <w:szCs w:val="22"/>
        </w:rPr>
        <w:t>)</w:t>
      </w:r>
    </w:p>
    <w:p w14:paraId="0E56130D" w14:textId="77777777" w:rsidR="005539A3" w:rsidRPr="00317E13" w:rsidRDefault="005539A3" w:rsidP="005539A3">
      <w:pPr>
        <w:rPr>
          <w:rFonts w:asciiTheme="minorHAnsi" w:hAnsiTheme="minorHAnsi" w:cstheme="minorHAnsi"/>
          <w:sz w:val="22"/>
          <w:szCs w:val="22"/>
        </w:rPr>
      </w:pPr>
      <w:r w:rsidRPr="00317E13">
        <w:rPr>
          <w:rFonts w:asciiTheme="minorHAnsi" w:hAnsiTheme="minorHAnsi" w:cstheme="minorHAnsi"/>
          <w:sz w:val="22"/>
          <w:szCs w:val="22"/>
        </w:rPr>
        <w:t>library(caret)</w:t>
      </w:r>
    </w:p>
    <w:p w14:paraId="1725906C" w14:textId="77777777" w:rsidR="005539A3" w:rsidRPr="00317E13" w:rsidRDefault="005539A3" w:rsidP="005539A3">
      <w:pPr>
        <w:rPr>
          <w:rFonts w:asciiTheme="minorHAnsi" w:hAnsiTheme="minorHAnsi" w:cstheme="minorHAnsi"/>
          <w:sz w:val="22"/>
          <w:szCs w:val="22"/>
        </w:rPr>
      </w:pPr>
      <w:r w:rsidRPr="00317E13">
        <w:rPr>
          <w:rFonts w:asciiTheme="minorHAnsi" w:hAnsiTheme="minorHAnsi" w:cstheme="minorHAnsi"/>
          <w:sz w:val="22"/>
          <w:szCs w:val="22"/>
        </w:rPr>
        <w:t>library(</w:t>
      </w:r>
      <w:proofErr w:type="spellStart"/>
      <w:r w:rsidRPr="00317E13">
        <w:rPr>
          <w:rFonts w:asciiTheme="minorHAnsi" w:hAnsiTheme="minorHAnsi" w:cstheme="minorHAnsi"/>
          <w:sz w:val="22"/>
          <w:szCs w:val="22"/>
        </w:rPr>
        <w:t>pROC</w:t>
      </w:r>
      <w:proofErr w:type="spellEnd"/>
      <w:r w:rsidRPr="00317E13">
        <w:rPr>
          <w:rFonts w:asciiTheme="minorHAnsi" w:hAnsiTheme="minorHAnsi" w:cstheme="minorHAnsi"/>
          <w:sz w:val="22"/>
          <w:szCs w:val="22"/>
        </w:rPr>
        <w:t>)</w:t>
      </w:r>
    </w:p>
    <w:p w14:paraId="172249A4" w14:textId="77777777" w:rsidR="005539A3" w:rsidRPr="00317E13" w:rsidRDefault="005539A3" w:rsidP="005539A3">
      <w:pPr>
        <w:rPr>
          <w:rFonts w:asciiTheme="minorHAnsi" w:hAnsiTheme="minorHAnsi" w:cstheme="minorHAnsi"/>
          <w:sz w:val="22"/>
          <w:szCs w:val="22"/>
        </w:rPr>
      </w:pPr>
    </w:p>
    <w:p w14:paraId="196FDA38" w14:textId="77777777" w:rsidR="005539A3" w:rsidRPr="00317E13" w:rsidRDefault="005539A3" w:rsidP="005539A3">
      <w:pPr>
        <w:rPr>
          <w:rFonts w:asciiTheme="minorHAnsi" w:hAnsiTheme="minorHAnsi" w:cstheme="minorHAnsi"/>
          <w:b/>
          <w:bCs/>
          <w:color w:val="808080" w:themeColor="background1" w:themeShade="80"/>
          <w:sz w:val="22"/>
          <w:szCs w:val="22"/>
        </w:rPr>
      </w:pPr>
      <w:r w:rsidRPr="00317E13">
        <w:rPr>
          <w:rFonts w:asciiTheme="minorHAnsi" w:hAnsiTheme="minorHAnsi" w:cstheme="minorHAnsi"/>
          <w:b/>
          <w:bCs/>
          <w:color w:val="808080" w:themeColor="background1" w:themeShade="80"/>
          <w:sz w:val="22"/>
          <w:szCs w:val="22"/>
        </w:rPr>
        <w:t># Load the data</w:t>
      </w:r>
    </w:p>
    <w:p w14:paraId="73134E50" w14:textId="77777777" w:rsidR="005539A3" w:rsidRPr="00317E13" w:rsidRDefault="005539A3" w:rsidP="005539A3">
      <w:pPr>
        <w:rPr>
          <w:rFonts w:asciiTheme="minorHAnsi" w:hAnsiTheme="minorHAnsi" w:cstheme="minorHAnsi"/>
          <w:sz w:val="22"/>
          <w:szCs w:val="22"/>
        </w:rPr>
      </w:pPr>
      <w:proofErr w:type="spellStart"/>
      <w:r w:rsidRPr="00317E13">
        <w:rPr>
          <w:rFonts w:asciiTheme="minorHAnsi" w:hAnsiTheme="minorHAnsi" w:cstheme="minorHAnsi"/>
          <w:sz w:val="22"/>
          <w:szCs w:val="22"/>
        </w:rPr>
        <w:t>train_encoded</w:t>
      </w:r>
      <w:proofErr w:type="spellEnd"/>
      <w:r w:rsidRPr="00317E13">
        <w:rPr>
          <w:rFonts w:asciiTheme="minorHAnsi" w:hAnsiTheme="minorHAnsi" w:cstheme="minorHAnsi"/>
          <w:sz w:val="22"/>
          <w:szCs w:val="22"/>
        </w:rPr>
        <w:t xml:space="preserve"> &lt;- read.csv('</w:t>
      </w:r>
      <w:r>
        <w:rPr>
          <w:rFonts w:asciiTheme="minorHAnsi" w:hAnsiTheme="minorHAnsi" w:cstheme="minorHAnsi"/>
          <w:sz w:val="22"/>
          <w:szCs w:val="22"/>
        </w:rPr>
        <w:t>/...INPUT YOUR FILE PATHWAY.../</w:t>
      </w:r>
      <w:r w:rsidRPr="00317E13">
        <w:rPr>
          <w:rFonts w:asciiTheme="minorHAnsi" w:hAnsiTheme="minorHAnsi" w:cstheme="minorHAnsi"/>
          <w:sz w:val="22"/>
          <w:szCs w:val="22"/>
        </w:rPr>
        <w:t>train_encoded.csv')</w:t>
      </w:r>
    </w:p>
    <w:p w14:paraId="46B04734" w14:textId="77777777" w:rsidR="005539A3" w:rsidRPr="00317E13" w:rsidRDefault="005539A3" w:rsidP="005539A3">
      <w:pPr>
        <w:rPr>
          <w:rFonts w:asciiTheme="minorHAnsi" w:hAnsiTheme="minorHAnsi" w:cstheme="minorHAnsi"/>
          <w:sz w:val="22"/>
          <w:szCs w:val="22"/>
        </w:rPr>
      </w:pPr>
      <w:proofErr w:type="spellStart"/>
      <w:r w:rsidRPr="00317E13">
        <w:rPr>
          <w:rFonts w:asciiTheme="minorHAnsi" w:hAnsiTheme="minorHAnsi" w:cstheme="minorHAnsi"/>
          <w:sz w:val="22"/>
          <w:szCs w:val="22"/>
        </w:rPr>
        <w:t>OOT_encoded</w:t>
      </w:r>
      <w:proofErr w:type="spellEnd"/>
      <w:r w:rsidRPr="00317E13">
        <w:rPr>
          <w:rFonts w:asciiTheme="minorHAnsi" w:hAnsiTheme="minorHAnsi" w:cstheme="minorHAnsi"/>
          <w:sz w:val="22"/>
          <w:szCs w:val="22"/>
        </w:rPr>
        <w:t xml:space="preserve"> &lt;- read.csv('</w:t>
      </w:r>
      <w:r>
        <w:rPr>
          <w:rFonts w:asciiTheme="minorHAnsi" w:hAnsiTheme="minorHAnsi" w:cstheme="minorHAnsi"/>
          <w:sz w:val="22"/>
          <w:szCs w:val="22"/>
        </w:rPr>
        <w:t>/...INPUT YOUR FILE PATHWAY.../</w:t>
      </w:r>
      <w:r w:rsidRPr="00317E13">
        <w:rPr>
          <w:rFonts w:asciiTheme="minorHAnsi" w:hAnsiTheme="minorHAnsi" w:cstheme="minorHAnsi"/>
          <w:sz w:val="22"/>
          <w:szCs w:val="22"/>
        </w:rPr>
        <w:t>oot_encoded.csv')</w:t>
      </w:r>
    </w:p>
    <w:p w14:paraId="73A85E58" w14:textId="77777777" w:rsidR="005539A3" w:rsidRPr="00317E13" w:rsidRDefault="005539A3" w:rsidP="005539A3">
      <w:pPr>
        <w:rPr>
          <w:rFonts w:asciiTheme="minorHAnsi" w:hAnsiTheme="minorHAnsi" w:cstheme="minorHAnsi"/>
          <w:sz w:val="22"/>
          <w:szCs w:val="22"/>
        </w:rPr>
      </w:pPr>
    </w:p>
    <w:p w14:paraId="1D38489D" w14:textId="77777777" w:rsidR="005539A3" w:rsidRPr="00317E13" w:rsidRDefault="005539A3" w:rsidP="005539A3">
      <w:pPr>
        <w:rPr>
          <w:rFonts w:asciiTheme="minorHAnsi" w:hAnsiTheme="minorHAnsi" w:cstheme="minorHAnsi"/>
          <w:b/>
          <w:bCs/>
          <w:color w:val="808080" w:themeColor="background1" w:themeShade="80"/>
          <w:sz w:val="22"/>
          <w:szCs w:val="22"/>
        </w:rPr>
      </w:pPr>
      <w:r w:rsidRPr="00317E13">
        <w:rPr>
          <w:rFonts w:asciiTheme="minorHAnsi" w:hAnsiTheme="minorHAnsi" w:cstheme="minorHAnsi"/>
          <w:b/>
          <w:bCs/>
          <w:color w:val="808080" w:themeColor="background1" w:themeShade="80"/>
          <w:sz w:val="22"/>
          <w:szCs w:val="22"/>
        </w:rPr>
        <w:t># Define predictors and the target variable</w:t>
      </w:r>
    </w:p>
    <w:p w14:paraId="13465F38" w14:textId="77777777" w:rsidR="005539A3" w:rsidRPr="00317E13" w:rsidRDefault="005539A3" w:rsidP="005539A3">
      <w:pPr>
        <w:rPr>
          <w:rFonts w:asciiTheme="minorHAnsi" w:hAnsiTheme="minorHAnsi" w:cstheme="minorHAnsi"/>
          <w:sz w:val="22"/>
          <w:szCs w:val="22"/>
        </w:rPr>
      </w:pPr>
      <w:r w:rsidRPr="00317E13">
        <w:rPr>
          <w:rFonts w:asciiTheme="minorHAnsi" w:hAnsiTheme="minorHAnsi" w:cstheme="minorHAnsi"/>
          <w:sz w:val="22"/>
          <w:szCs w:val="22"/>
        </w:rPr>
        <w:t>predictors &lt;- names(</w:t>
      </w:r>
      <w:proofErr w:type="spellStart"/>
      <w:r w:rsidRPr="00317E13">
        <w:rPr>
          <w:rFonts w:asciiTheme="minorHAnsi" w:hAnsiTheme="minorHAnsi" w:cstheme="minorHAnsi"/>
          <w:sz w:val="22"/>
          <w:szCs w:val="22"/>
        </w:rPr>
        <w:t>train_encoded</w:t>
      </w:r>
      <w:proofErr w:type="spellEnd"/>
      <w:r w:rsidRPr="00317E13">
        <w:rPr>
          <w:rFonts w:asciiTheme="minorHAnsi" w:hAnsiTheme="minorHAnsi" w:cstheme="minorHAnsi"/>
          <w:sz w:val="22"/>
          <w:szCs w:val="22"/>
        </w:rPr>
        <w:t>)[!names(</w:t>
      </w:r>
      <w:proofErr w:type="spellStart"/>
      <w:r w:rsidRPr="00317E13">
        <w:rPr>
          <w:rFonts w:asciiTheme="minorHAnsi" w:hAnsiTheme="minorHAnsi" w:cstheme="minorHAnsi"/>
          <w:sz w:val="22"/>
          <w:szCs w:val="22"/>
        </w:rPr>
        <w:t>train_encoded</w:t>
      </w:r>
      <w:proofErr w:type="spellEnd"/>
      <w:r w:rsidRPr="00317E13">
        <w:rPr>
          <w:rFonts w:asciiTheme="minorHAnsi" w:hAnsiTheme="minorHAnsi" w:cstheme="minorHAnsi"/>
          <w:sz w:val="22"/>
          <w:szCs w:val="22"/>
        </w:rPr>
        <w:t>) %in% 'bad']</w:t>
      </w:r>
    </w:p>
    <w:p w14:paraId="0DBF92F5" w14:textId="77777777" w:rsidR="005539A3" w:rsidRPr="00317E13" w:rsidRDefault="005539A3" w:rsidP="005539A3">
      <w:pPr>
        <w:rPr>
          <w:rFonts w:asciiTheme="minorHAnsi" w:hAnsiTheme="minorHAnsi" w:cstheme="minorHAnsi"/>
          <w:sz w:val="22"/>
          <w:szCs w:val="22"/>
        </w:rPr>
      </w:pPr>
    </w:p>
    <w:p w14:paraId="0975698B" w14:textId="77777777" w:rsidR="005539A3" w:rsidRPr="00317E13" w:rsidRDefault="005539A3" w:rsidP="005539A3">
      <w:pPr>
        <w:rPr>
          <w:rFonts w:asciiTheme="minorHAnsi" w:hAnsiTheme="minorHAnsi" w:cstheme="minorHAnsi"/>
          <w:b/>
          <w:bCs/>
          <w:color w:val="808080" w:themeColor="background1" w:themeShade="80"/>
          <w:sz w:val="22"/>
          <w:szCs w:val="22"/>
        </w:rPr>
      </w:pPr>
      <w:r w:rsidRPr="00317E13">
        <w:rPr>
          <w:rFonts w:asciiTheme="minorHAnsi" w:hAnsiTheme="minorHAnsi" w:cstheme="minorHAnsi"/>
          <w:b/>
          <w:bCs/>
          <w:color w:val="808080" w:themeColor="background1" w:themeShade="80"/>
          <w:sz w:val="22"/>
          <w:szCs w:val="22"/>
        </w:rPr>
        <w:t xml:space="preserve"># Check if excluded variables are in </w:t>
      </w:r>
      <w:proofErr w:type="spellStart"/>
      <w:r w:rsidRPr="00317E13">
        <w:rPr>
          <w:rFonts w:asciiTheme="minorHAnsi" w:hAnsiTheme="minorHAnsi" w:cstheme="minorHAnsi"/>
          <w:b/>
          <w:bCs/>
          <w:color w:val="808080" w:themeColor="background1" w:themeShade="80"/>
          <w:sz w:val="22"/>
          <w:szCs w:val="22"/>
        </w:rPr>
        <w:t>OOT_encoded</w:t>
      </w:r>
      <w:proofErr w:type="spellEnd"/>
      <w:r w:rsidRPr="00317E13">
        <w:rPr>
          <w:rFonts w:asciiTheme="minorHAnsi" w:hAnsiTheme="minorHAnsi" w:cstheme="minorHAnsi"/>
          <w:b/>
          <w:bCs/>
          <w:color w:val="808080" w:themeColor="background1" w:themeShade="80"/>
          <w:sz w:val="22"/>
          <w:szCs w:val="22"/>
        </w:rPr>
        <w:t xml:space="preserve"> columns, if not then add them</w:t>
      </w:r>
    </w:p>
    <w:p w14:paraId="785EB73C" w14:textId="77777777" w:rsidR="005539A3" w:rsidRPr="00317E13" w:rsidRDefault="005539A3" w:rsidP="005539A3">
      <w:pPr>
        <w:rPr>
          <w:rFonts w:asciiTheme="minorHAnsi" w:hAnsiTheme="minorHAnsi" w:cstheme="minorHAnsi"/>
          <w:sz w:val="22"/>
          <w:szCs w:val="22"/>
        </w:rPr>
      </w:pPr>
      <w:proofErr w:type="spellStart"/>
      <w:r w:rsidRPr="00317E13">
        <w:rPr>
          <w:rFonts w:asciiTheme="minorHAnsi" w:hAnsiTheme="minorHAnsi" w:cstheme="minorHAnsi"/>
          <w:sz w:val="22"/>
          <w:szCs w:val="22"/>
        </w:rPr>
        <w:lastRenderedPageBreak/>
        <w:t>missing_cols</w:t>
      </w:r>
      <w:proofErr w:type="spellEnd"/>
      <w:r w:rsidRPr="00317E13">
        <w:rPr>
          <w:rFonts w:asciiTheme="minorHAnsi" w:hAnsiTheme="minorHAnsi" w:cstheme="minorHAnsi"/>
          <w:sz w:val="22"/>
          <w:szCs w:val="22"/>
        </w:rPr>
        <w:t xml:space="preserve"> &lt;- </w:t>
      </w:r>
      <w:proofErr w:type="spellStart"/>
      <w:r w:rsidRPr="00317E13">
        <w:rPr>
          <w:rFonts w:asciiTheme="minorHAnsi" w:hAnsiTheme="minorHAnsi" w:cstheme="minorHAnsi"/>
          <w:sz w:val="22"/>
          <w:szCs w:val="22"/>
        </w:rPr>
        <w:t>setdiff</w:t>
      </w:r>
      <w:proofErr w:type="spellEnd"/>
      <w:r w:rsidRPr="00317E13">
        <w:rPr>
          <w:rFonts w:asciiTheme="minorHAnsi" w:hAnsiTheme="minorHAnsi" w:cstheme="minorHAnsi"/>
          <w:sz w:val="22"/>
          <w:szCs w:val="22"/>
        </w:rPr>
        <w:t>(predictors, names(</w:t>
      </w:r>
      <w:proofErr w:type="spellStart"/>
      <w:r w:rsidRPr="00317E13">
        <w:rPr>
          <w:rFonts w:asciiTheme="minorHAnsi" w:hAnsiTheme="minorHAnsi" w:cstheme="minorHAnsi"/>
          <w:sz w:val="22"/>
          <w:szCs w:val="22"/>
        </w:rPr>
        <w:t>OOT_encoded</w:t>
      </w:r>
      <w:proofErr w:type="spellEnd"/>
      <w:r w:rsidRPr="00317E13">
        <w:rPr>
          <w:rFonts w:asciiTheme="minorHAnsi" w:hAnsiTheme="minorHAnsi" w:cstheme="minorHAnsi"/>
          <w:sz w:val="22"/>
          <w:szCs w:val="22"/>
        </w:rPr>
        <w:t>))</w:t>
      </w:r>
    </w:p>
    <w:p w14:paraId="64A86C69" w14:textId="77777777" w:rsidR="005539A3" w:rsidRPr="00317E13" w:rsidRDefault="005539A3" w:rsidP="005539A3">
      <w:pPr>
        <w:rPr>
          <w:rFonts w:asciiTheme="minorHAnsi" w:hAnsiTheme="minorHAnsi" w:cstheme="minorHAnsi"/>
          <w:sz w:val="22"/>
          <w:szCs w:val="22"/>
        </w:rPr>
      </w:pPr>
      <w:proofErr w:type="spellStart"/>
      <w:r w:rsidRPr="00317E13">
        <w:rPr>
          <w:rFonts w:asciiTheme="minorHAnsi" w:hAnsiTheme="minorHAnsi" w:cstheme="minorHAnsi"/>
          <w:sz w:val="22"/>
          <w:szCs w:val="22"/>
        </w:rPr>
        <w:t>OOT_encoded</w:t>
      </w:r>
      <w:proofErr w:type="spellEnd"/>
      <w:r w:rsidRPr="00317E13">
        <w:rPr>
          <w:rFonts w:asciiTheme="minorHAnsi" w:hAnsiTheme="minorHAnsi" w:cstheme="minorHAnsi"/>
          <w:sz w:val="22"/>
          <w:szCs w:val="22"/>
        </w:rPr>
        <w:t>[</w:t>
      </w:r>
      <w:proofErr w:type="spellStart"/>
      <w:r w:rsidRPr="00317E13">
        <w:rPr>
          <w:rFonts w:asciiTheme="minorHAnsi" w:hAnsiTheme="minorHAnsi" w:cstheme="minorHAnsi"/>
          <w:sz w:val="22"/>
          <w:szCs w:val="22"/>
        </w:rPr>
        <w:t>missing_cols</w:t>
      </w:r>
      <w:proofErr w:type="spellEnd"/>
      <w:r w:rsidRPr="00317E13">
        <w:rPr>
          <w:rFonts w:asciiTheme="minorHAnsi" w:hAnsiTheme="minorHAnsi" w:cstheme="minorHAnsi"/>
          <w:sz w:val="22"/>
          <w:szCs w:val="22"/>
        </w:rPr>
        <w:t>] &lt;- 0</w:t>
      </w:r>
    </w:p>
    <w:p w14:paraId="2C53DC7A" w14:textId="77777777" w:rsidR="005539A3" w:rsidRPr="00317E13" w:rsidRDefault="005539A3" w:rsidP="005539A3">
      <w:pPr>
        <w:rPr>
          <w:rFonts w:asciiTheme="minorHAnsi" w:hAnsiTheme="minorHAnsi" w:cstheme="minorHAnsi"/>
          <w:sz w:val="22"/>
          <w:szCs w:val="22"/>
        </w:rPr>
      </w:pPr>
    </w:p>
    <w:p w14:paraId="283DF01D" w14:textId="77777777" w:rsidR="005539A3" w:rsidRPr="00317E13" w:rsidRDefault="005539A3" w:rsidP="005539A3">
      <w:pPr>
        <w:rPr>
          <w:rFonts w:asciiTheme="minorHAnsi" w:hAnsiTheme="minorHAnsi" w:cstheme="minorHAnsi"/>
          <w:b/>
          <w:bCs/>
          <w:color w:val="808080" w:themeColor="background1" w:themeShade="80"/>
          <w:sz w:val="22"/>
          <w:szCs w:val="22"/>
        </w:rPr>
      </w:pPr>
      <w:r w:rsidRPr="00317E13">
        <w:rPr>
          <w:rFonts w:asciiTheme="minorHAnsi" w:hAnsiTheme="minorHAnsi" w:cstheme="minorHAnsi"/>
          <w:b/>
          <w:bCs/>
          <w:color w:val="808080" w:themeColor="background1" w:themeShade="80"/>
          <w:sz w:val="22"/>
          <w:szCs w:val="22"/>
        </w:rPr>
        <w:t># Split the data into training and validation sets (80/20 split) using stratified sampling</w:t>
      </w:r>
    </w:p>
    <w:p w14:paraId="6B31606C" w14:textId="77777777" w:rsidR="005539A3" w:rsidRPr="00317E13" w:rsidRDefault="005539A3" w:rsidP="005539A3">
      <w:pPr>
        <w:rPr>
          <w:rFonts w:asciiTheme="minorHAnsi" w:hAnsiTheme="minorHAnsi" w:cstheme="minorHAnsi"/>
          <w:sz w:val="22"/>
          <w:szCs w:val="22"/>
        </w:rPr>
      </w:pPr>
      <w:proofErr w:type="spellStart"/>
      <w:r w:rsidRPr="00317E13">
        <w:rPr>
          <w:rFonts w:asciiTheme="minorHAnsi" w:hAnsiTheme="minorHAnsi" w:cstheme="minorHAnsi"/>
          <w:sz w:val="22"/>
          <w:szCs w:val="22"/>
        </w:rPr>
        <w:t>trainIndex</w:t>
      </w:r>
      <w:proofErr w:type="spellEnd"/>
      <w:r w:rsidRPr="00317E13">
        <w:rPr>
          <w:rFonts w:asciiTheme="minorHAnsi" w:hAnsiTheme="minorHAnsi" w:cstheme="minorHAnsi"/>
          <w:sz w:val="22"/>
          <w:szCs w:val="22"/>
        </w:rPr>
        <w:t xml:space="preserve"> &lt;- </w:t>
      </w:r>
      <w:proofErr w:type="spellStart"/>
      <w:r w:rsidRPr="00317E13">
        <w:rPr>
          <w:rFonts w:asciiTheme="minorHAnsi" w:hAnsiTheme="minorHAnsi" w:cstheme="minorHAnsi"/>
          <w:sz w:val="22"/>
          <w:szCs w:val="22"/>
        </w:rPr>
        <w:t>createDataPartition</w:t>
      </w:r>
      <w:proofErr w:type="spellEnd"/>
      <w:r w:rsidRPr="00317E13">
        <w:rPr>
          <w:rFonts w:asciiTheme="minorHAnsi" w:hAnsiTheme="minorHAnsi" w:cstheme="minorHAnsi"/>
          <w:sz w:val="22"/>
          <w:szCs w:val="22"/>
        </w:rPr>
        <w:t>(</w:t>
      </w:r>
      <w:proofErr w:type="spellStart"/>
      <w:r w:rsidRPr="00317E13">
        <w:rPr>
          <w:rFonts w:asciiTheme="minorHAnsi" w:hAnsiTheme="minorHAnsi" w:cstheme="minorHAnsi"/>
          <w:sz w:val="22"/>
          <w:szCs w:val="22"/>
        </w:rPr>
        <w:t>train_encoded$bad</w:t>
      </w:r>
      <w:proofErr w:type="spellEnd"/>
      <w:r w:rsidRPr="00317E13">
        <w:rPr>
          <w:rFonts w:asciiTheme="minorHAnsi" w:hAnsiTheme="minorHAnsi" w:cstheme="minorHAnsi"/>
          <w:sz w:val="22"/>
          <w:szCs w:val="22"/>
        </w:rPr>
        <w:t>, p = .8, list = FALSE, times = 1)</w:t>
      </w:r>
    </w:p>
    <w:p w14:paraId="604D11E8" w14:textId="77777777" w:rsidR="005539A3" w:rsidRPr="00317E13" w:rsidRDefault="005539A3" w:rsidP="005539A3">
      <w:pPr>
        <w:rPr>
          <w:rFonts w:asciiTheme="minorHAnsi" w:hAnsiTheme="minorHAnsi" w:cstheme="minorHAnsi"/>
          <w:sz w:val="22"/>
          <w:szCs w:val="22"/>
        </w:rPr>
      </w:pPr>
      <w:proofErr w:type="spellStart"/>
      <w:r w:rsidRPr="00317E13">
        <w:rPr>
          <w:rFonts w:asciiTheme="minorHAnsi" w:hAnsiTheme="minorHAnsi" w:cstheme="minorHAnsi"/>
          <w:sz w:val="22"/>
          <w:szCs w:val="22"/>
        </w:rPr>
        <w:t>X_train</w:t>
      </w:r>
      <w:proofErr w:type="spellEnd"/>
      <w:r w:rsidRPr="00317E13">
        <w:rPr>
          <w:rFonts w:asciiTheme="minorHAnsi" w:hAnsiTheme="minorHAnsi" w:cstheme="minorHAnsi"/>
          <w:sz w:val="22"/>
          <w:szCs w:val="22"/>
        </w:rPr>
        <w:t xml:space="preserve"> &lt;- </w:t>
      </w:r>
      <w:proofErr w:type="spellStart"/>
      <w:r w:rsidRPr="00317E13">
        <w:rPr>
          <w:rFonts w:asciiTheme="minorHAnsi" w:hAnsiTheme="minorHAnsi" w:cstheme="minorHAnsi"/>
          <w:sz w:val="22"/>
          <w:szCs w:val="22"/>
        </w:rPr>
        <w:t>train_encoded</w:t>
      </w:r>
      <w:proofErr w:type="spellEnd"/>
      <w:r w:rsidRPr="00317E13">
        <w:rPr>
          <w:rFonts w:asciiTheme="minorHAnsi" w:hAnsiTheme="minorHAnsi" w:cstheme="minorHAnsi"/>
          <w:sz w:val="22"/>
          <w:szCs w:val="22"/>
        </w:rPr>
        <w:t xml:space="preserve">[ </w:t>
      </w:r>
      <w:proofErr w:type="spellStart"/>
      <w:r w:rsidRPr="00317E13">
        <w:rPr>
          <w:rFonts w:asciiTheme="minorHAnsi" w:hAnsiTheme="minorHAnsi" w:cstheme="minorHAnsi"/>
          <w:sz w:val="22"/>
          <w:szCs w:val="22"/>
        </w:rPr>
        <w:t>trainIndex</w:t>
      </w:r>
      <w:proofErr w:type="spellEnd"/>
      <w:r w:rsidRPr="00317E13">
        <w:rPr>
          <w:rFonts w:asciiTheme="minorHAnsi" w:hAnsiTheme="minorHAnsi" w:cstheme="minorHAnsi"/>
          <w:sz w:val="22"/>
          <w:szCs w:val="22"/>
        </w:rPr>
        <w:t>, predictors]</w:t>
      </w:r>
    </w:p>
    <w:p w14:paraId="07B4E918" w14:textId="77777777" w:rsidR="005539A3" w:rsidRPr="00317E13" w:rsidRDefault="005539A3" w:rsidP="005539A3">
      <w:pPr>
        <w:rPr>
          <w:rFonts w:asciiTheme="minorHAnsi" w:hAnsiTheme="minorHAnsi" w:cstheme="minorHAnsi"/>
          <w:sz w:val="22"/>
          <w:szCs w:val="22"/>
        </w:rPr>
      </w:pPr>
      <w:proofErr w:type="spellStart"/>
      <w:r w:rsidRPr="00317E13">
        <w:rPr>
          <w:rFonts w:asciiTheme="minorHAnsi" w:hAnsiTheme="minorHAnsi" w:cstheme="minorHAnsi"/>
          <w:sz w:val="22"/>
          <w:szCs w:val="22"/>
        </w:rPr>
        <w:t>y_train</w:t>
      </w:r>
      <w:proofErr w:type="spellEnd"/>
      <w:r w:rsidRPr="00317E13">
        <w:rPr>
          <w:rFonts w:asciiTheme="minorHAnsi" w:hAnsiTheme="minorHAnsi" w:cstheme="minorHAnsi"/>
          <w:sz w:val="22"/>
          <w:szCs w:val="22"/>
        </w:rPr>
        <w:t xml:space="preserve"> &lt;- </w:t>
      </w:r>
      <w:proofErr w:type="spellStart"/>
      <w:r w:rsidRPr="00317E13">
        <w:rPr>
          <w:rFonts w:asciiTheme="minorHAnsi" w:hAnsiTheme="minorHAnsi" w:cstheme="minorHAnsi"/>
          <w:sz w:val="22"/>
          <w:szCs w:val="22"/>
        </w:rPr>
        <w:t>train_encoded</w:t>
      </w:r>
      <w:proofErr w:type="spellEnd"/>
      <w:r w:rsidRPr="00317E13">
        <w:rPr>
          <w:rFonts w:asciiTheme="minorHAnsi" w:hAnsiTheme="minorHAnsi" w:cstheme="minorHAnsi"/>
          <w:sz w:val="22"/>
          <w:szCs w:val="22"/>
        </w:rPr>
        <w:t xml:space="preserve">[ </w:t>
      </w:r>
      <w:proofErr w:type="spellStart"/>
      <w:r w:rsidRPr="00317E13">
        <w:rPr>
          <w:rFonts w:asciiTheme="minorHAnsi" w:hAnsiTheme="minorHAnsi" w:cstheme="minorHAnsi"/>
          <w:sz w:val="22"/>
          <w:szCs w:val="22"/>
        </w:rPr>
        <w:t>trainIndex</w:t>
      </w:r>
      <w:proofErr w:type="spellEnd"/>
      <w:r w:rsidRPr="00317E13">
        <w:rPr>
          <w:rFonts w:asciiTheme="minorHAnsi" w:hAnsiTheme="minorHAnsi" w:cstheme="minorHAnsi"/>
          <w:sz w:val="22"/>
          <w:szCs w:val="22"/>
        </w:rPr>
        <w:t>, 'bad']</w:t>
      </w:r>
    </w:p>
    <w:p w14:paraId="425F0234" w14:textId="77777777" w:rsidR="005539A3" w:rsidRPr="00317E13" w:rsidRDefault="005539A3" w:rsidP="005539A3">
      <w:pPr>
        <w:rPr>
          <w:rFonts w:asciiTheme="minorHAnsi" w:hAnsiTheme="minorHAnsi" w:cstheme="minorHAnsi"/>
          <w:sz w:val="22"/>
          <w:szCs w:val="22"/>
        </w:rPr>
      </w:pPr>
      <w:proofErr w:type="spellStart"/>
      <w:r w:rsidRPr="00317E13">
        <w:rPr>
          <w:rFonts w:asciiTheme="minorHAnsi" w:hAnsiTheme="minorHAnsi" w:cstheme="minorHAnsi"/>
          <w:sz w:val="22"/>
          <w:szCs w:val="22"/>
        </w:rPr>
        <w:t>X_val</w:t>
      </w:r>
      <w:proofErr w:type="spellEnd"/>
      <w:r w:rsidRPr="00317E13">
        <w:rPr>
          <w:rFonts w:asciiTheme="minorHAnsi" w:hAnsiTheme="minorHAnsi" w:cstheme="minorHAnsi"/>
          <w:sz w:val="22"/>
          <w:szCs w:val="22"/>
        </w:rPr>
        <w:t xml:space="preserve"> &lt;- </w:t>
      </w:r>
      <w:proofErr w:type="spellStart"/>
      <w:r w:rsidRPr="00317E13">
        <w:rPr>
          <w:rFonts w:asciiTheme="minorHAnsi" w:hAnsiTheme="minorHAnsi" w:cstheme="minorHAnsi"/>
          <w:sz w:val="22"/>
          <w:szCs w:val="22"/>
        </w:rPr>
        <w:t>train_encoded</w:t>
      </w:r>
      <w:proofErr w:type="spellEnd"/>
      <w:r w:rsidRPr="00317E13">
        <w:rPr>
          <w:rFonts w:asciiTheme="minorHAnsi" w:hAnsiTheme="minorHAnsi" w:cstheme="minorHAnsi"/>
          <w:sz w:val="22"/>
          <w:szCs w:val="22"/>
        </w:rPr>
        <w:t>[-</w:t>
      </w:r>
      <w:proofErr w:type="spellStart"/>
      <w:r w:rsidRPr="00317E13">
        <w:rPr>
          <w:rFonts w:asciiTheme="minorHAnsi" w:hAnsiTheme="minorHAnsi" w:cstheme="minorHAnsi"/>
          <w:sz w:val="22"/>
          <w:szCs w:val="22"/>
        </w:rPr>
        <w:t>trainIndex</w:t>
      </w:r>
      <w:proofErr w:type="spellEnd"/>
      <w:r w:rsidRPr="00317E13">
        <w:rPr>
          <w:rFonts w:asciiTheme="minorHAnsi" w:hAnsiTheme="minorHAnsi" w:cstheme="minorHAnsi"/>
          <w:sz w:val="22"/>
          <w:szCs w:val="22"/>
        </w:rPr>
        <w:t>, predictors]</w:t>
      </w:r>
    </w:p>
    <w:p w14:paraId="51E45F7A" w14:textId="77777777" w:rsidR="005539A3" w:rsidRPr="00317E13" w:rsidRDefault="005539A3" w:rsidP="005539A3">
      <w:pPr>
        <w:rPr>
          <w:rFonts w:asciiTheme="minorHAnsi" w:hAnsiTheme="minorHAnsi" w:cstheme="minorHAnsi"/>
          <w:sz w:val="22"/>
          <w:szCs w:val="22"/>
        </w:rPr>
      </w:pPr>
      <w:proofErr w:type="spellStart"/>
      <w:r w:rsidRPr="00317E13">
        <w:rPr>
          <w:rFonts w:asciiTheme="minorHAnsi" w:hAnsiTheme="minorHAnsi" w:cstheme="minorHAnsi"/>
          <w:sz w:val="22"/>
          <w:szCs w:val="22"/>
        </w:rPr>
        <w:t>y_val</w:t>
      </w:r>
      <w:proofErr w:type="spellEnd"/>
      <w:r w:rsidRPr="00317E13">
        <w:rPr>
          <w:rFonts w:asciiTheme="minorHAnsi" w:hAnsiTheme="minorHAnsi" w:cstheme="minorHAnsi"/>
          <w:sz w:val="22"/>
          <w:szCs w:val="22"/>
        </w:rPr>
        <w:t xml:space="preserve"> &lt;- </w:t>
      </w:r>
      <w:proofErr w:type="spellStart"/>
      <w:r w:rsidRPr="00317E13">
        <w:rPr>
          <w:rFonts w:asciiTheme="minorHAnsi" w:hAnsiTheme="minorHAnsi" w:cstheme="minorHAnsi"/>
          <w:sz w:val="22"/>
          <w:szCs w:val="22"/>
        </w:rPr>
        <w:t>train_encoded</w:t>
      </w:r>
      <w:proofErr w:type="spellEnd"/>
      <w:r w:rsidRPr="00317E13">
        <w:rPr>
          <w:rFonts w:asciiTheme="minorHAnsi" w:hAnsiTheme="minorHAnsi" w:cstheme="minorHAnsi"/>
          <w:sz w:val="22"/>
          <w:szCs w:val="22"/>
        </w:rPr>
        <w:t>[-</w:t>
      </w:r>
      <w:proofErr w:type="spellStart"/>
      <w:r w:rsidRPr="00317E13">
        <w:rPr>
          <w:rFonts w:asciiTheme="minorHAnsi" w:hAnsiTheme="minorHAnsi" w:cstheme="minorHAnsi"/>
          <w:sz w:val="22"/>
          <w:szCs w:val="22"/>
        </w:rPr>
        <w:t>trainIndex</w:t>
      </w:r>
      <w:proofErr w:type="spellEnd"/>
      <w:r w:rsidRPr="00317E13">
        <w:rPr>
          <w:rFonts w:asciiTheme="minorHAnsi" w:hAnsiTheme="minorHAnsi" w:cstheme="minorHAnsi"/>
          <w:sz w:val="22"/>
          <w:szCs w:val="22"/>
        </w:rPr>
        <w:t>, 'bad']</w:t>
      </w:r>
    </w:p>
    <w:p w14:paraId="412FBC50" w14:textId="77777777" w:rsidR="005539A3" w:rsidRPr="00317E13" w:rsidRDefault="005539A3" w:rsidP="005539A3">
      <w:pPr>
        <w:rPr>
          <w:rFonts w:asciiTheme="minorHAnsi" w:hAnsiTheme="minorHAnsi" w:cstheme="minorHAnsi"/>
          <w:sz w:val="22"/>
          <w:szCs w:val="22"/>
        </w:rPr>
      </w:pPr>
    </w:p>
    <w:p w14:paraId="5F581F9A" w14:textId="77777777" w:rsidR="005539A3" w:rsidRPr="00317E13" w:rsidRDefault="005539A3" w:rsidP="005539A3">
      <w:pPr>
        <w:rPr>
          <w:rFonts w:asciiTheme="minorHAnsi" w:hAnsiTheme="minorHAnsi" w:cstheme="minorHAnsi"/>
          <w:b/>
          <w:bCs/>
          <w:sz w:val="22"/>
          <w:szCs w:val="22"/>
        </w:rPr>
      </w:pPr>
      <w:r w:rsidRPr="00317E13">
        <w:rPr>
          <w:rFonts w:asciiTheme="minorHAnsi" w:hAnsiTheme="minorHAnsi" w:cstheme="minorHAnsi"/>
          <w:b/>
          <w:bCs/>
          <w:color w:val="808080" w:themeColor="background1" w:themeShade="80"/>
          <w:sz w:val="22"/>
          <w:szCs w:val="22"/>
        </w:rPr>
        <w:t># Build the XGBoost model</w:t>
      </w:r>
    </w:p>
    <w:p w14:paraId="52C14F48" w14:textId="77777777" w:rsidR="005539A3" w:rsidRPr="00317E13" w:rsidRDefault="005539A3" w:rsidP="005539A3">
      <w:pPr>
        <w:rPr>
          <w:rFonts w:asciiTheme="minorHAnsi" w:hAnsiTheme="minorHAnsi" w:cstheme="minorHAnsi"/>
          <w:sz w:val="22"/>
          <w:szCs w:val="22"/>
        </w:rPr>
      </w:pPr>
      <w:proofErr w:type="spellStart"/>
      <w:r w:rsidRPr="00317E13">
        <w:rPr>
          <w:rFonts w:asciiTheme="minorHAnsi" w:hAnsiTheme="minorHAnsi" w:cstheme="minorHAnsi"/>
          <w:sz w:val="22"/>
          <w:szCs w:val="22"/>
        </w:rPr>
        <w:t>xgb</w:t>
      </w:r>
      <w:proofErr w:type="spellEnd"/>
      <w:r w:rsidRPr="00317E13">
        <w:rPr>
          <w:rFonts w:asciiTheme="minorHAnsi" w:hAnsiTheme="minorHAnsi" w:cstheme="minorHAnsi"/>
          <w:sz w:val="22"/>
          <w:szCs w:val="22"/>
        </w:rPr>
        <w:t xml:space="preserve"> &lt;- </w:t>
      </w:r>
      <w:proofErr w:type="spellStart"/>
      <w:r w:rsidRPr="00317E13">
        <w:rPr>
          <w:rFonts w:asciiTheme="minorHAnsi" w:hAnsiTheme="minorHAnsi" w:cstheme="minorHAnsi"/>
          <w:sz w:val="22"/>
          <w:szCs w:val="22"/>
        </w:rPr>
        <w:t>xgboost</w:t>
      </w:r>
      <w:proofErr w:type="spellEnd"/>
      <w:r w:rsidRPr="00317E13">
        <w:rPr>
          <w:rFonts w:asciiTheme="minorHAnsi" w:hAnsiTheme="minorHAnsi" w:cstheme="minorHAnsi"/>
          <w:sz w:val="22"/>
          <w:szCs w:val="22"/>
        </w:rPr>
        <w:t xml:space="preserve">(data = </w:t>
      </w:r>
      <w:proofErr w:type="spellStart"/>
      <w:r w:rsidRPr="00317E13">
        <w:rPr>
          <w:rFonts w:asciiTheme="minorHAnsi" w:hAnsiTheme="minorHAnsi" w:cstheme="minorHAnsi"/>
          <w:sz w:val="22"/>
          <w:szCs w:val="22"/>
        </w:rPr>
        <w:t>as.matrix</w:t>
      </w:r>
      <w:proofErr w:type="spellEnd"/>
      <w:r w:rsidRPr="00317E13">
        <w:rPr>
          <w:rFonts w:asciiTheme="minorHAnsi" w:hAnsiTheme="minorHAnsi" w:cstheme="minorHAnsi"/>
          <w:sz w:val="22"/>
          <w:szCs w:val="22"/>
        </w:rPr>
        <w:t>(</w:t>
      </w:r>
      <w:proofErr w:type="spellStart"/>
      <w:r w:rsidRPr="00317E13">
        <w:rPr>
          <w:rFonts w:asciiTheme="minorHAnsi" w:hAnsiTheme="minorHAnsi" w:cstheme="minorHAnsi"/>
          <w:sz w:val="22"/>
          <w:szCs w:val="22"/>
        </w:rPr>
        <w:t>X_train</w:t>
      </w:r>
      <w:proofErr w:type="spellEnd"/>
      <w:r w:rsidRPr="00317E13">
        <w:rPr>
          <w:rFonts w:asciiTheme="minorHAnsi" w:hAnsiTheme="minorHAnsi" w:cstheme="minorHAnsi"/>
          <w:sz w:val="22"/>
          <w:szCs w:val="22"/>
        </w:rPr>
        <w:t xml:space="preserve">), label = </w:t>
      </w:r>
      <w:proofErr w:type="spellStart"/>
      <w:r w:rsidRPr="00317E13">
        <w:rPr>
          <w:rFonts w:asciiTheme="minorHAnsi" w:hAnsiTheme="minorHAnsi" w:cstheme="minorHAnsi"/>
          <w:sz w:val="22"/>
          <w:szCs w:val="22"/>
        </w:rPr>
        <w:t>as.numeric</w:t>
      </w:r>
      <w:proofErr w:type="spellEnd"/>
      <w:r w:rsidRPr="00317E13">
        <w:rPr>
          <w:rFonts w:asciiTheme="minorHAnsi" w:hAnsiTheme="minorHAnsi" w:cstheme="minorHAnsi"/>
          <w:sz w:val="22"/>
          <w:szCs w:val="22"/>
        </w:rPr>
        <w:t>(</w:t>
      </w:r>
      <w:proofErr w:type="spellStart"/>
      <w:r w:rsidRPr="00317E13">
        <w:rPr>
          <w:rFonts w:asciiTheme="minorHAnsi" w:hAnsiTheme="minorHAnsi" w:cstheme="minorHAnsi"/>
          <w:sz w:val="22"/>
          <w:szCs w:val="22"/>
        </w:rPr>
        <w:t>as.factor</w:t>
      </w:r>
      <w:proofErr w:type="spellEnd"/>
      <w:r w:rsidRPr="00317E13">
        <w:rPr>
          <w:rFonts w:asciiTheme="minorHAnsi" w:hAnsiTheme="minorHAnsi" w:cstheme="minorHAnsi"/>
          <w:sz w:val="22"/>
          <w:szCs w:val="22"/>
        </w:rPr>
        <w:t>(</w:t>
      </w:r>
      <w:proofErr w:type="spellStart"/>
      <w:r w:rsidRPr="00317E13">
        <w:rPr>
          <w:rFonts w:asciiTheme="minorHAnsi" w:hAnsiTheme="minorHAnsi" w:cstheme="minorHAnsi"/>
          <w:sz w:val="22"/>
          <w:szCs w:val="22"/>
        </w:rPr>
        <w:t>y_train</w:t>
      </w:r>
      <w:proofErr w:type="spellEnd"/>
      <w:r w:rsidRPr="00317E13">
        <w:rPr>
          <w:rFonts w:asciiTheme="minorHAnsi" w:hAnsiTheme="minorHAnsi" w:cstheme="minorHAnsi"/>
          <w:sz w:val="22"/>
          <w:szCs w:val="22"/>
        </w:rPr>
        <w:t xml:space="preserve">))-1, </w:t>
      </w:r>
      <w:proofErr w:type="spellStart"/>
      <w:r w:rsidRPr="00317E13">
        <w:rPr>
          <w:rFonts w:asciiTheme="minorHAnsi" w:hAnsiTheme="minorHAnsi" w:cstheme="minorHAnsi"/>
          <w:sz w:val="22"/>
          <w:szCs w:val="22"/>
        </w:rPr>
        <w:t>nrounds</w:t>
      </w:r>
      <w:proofErr w:type="spellEnd"/>
      <w:r w:rsidRPr="00317E13">
        <w:rPr>
          <w:rFonts w:asciiTheme="minorHAnsi" w:hAnsiTheme="minorHAnsi" w:cstheme="minorHAnsi"/>
          <w:sz w:val="22"/>
          <w:szCs w:val="22"/>
        </w:rPr>
        <w:t>=100, objective="</w:t>
      </w:r>
      <w:proofErr w:type="spellStart"/>
      <w:r w:rsidRPr="00317E13">
        <w:rPr>
          <w:rFonts w:asciiTheme="minorHAnsi" w:hAnsiTheme="minorHAnsi" w:cstheme="minorHAnsi"/>
          <w:sz w:val="22"/>
          <w:szCs w:val="22"/>
        </w:rPr>
        <w:t>binary:logistic</w:t>
      </w:r>
      <w:proofErr w:type="spellEnd"/>
      <w:r w:rsidRPr="00317E13">
        <w:rPr>
          <w:rFonts w:asciiTheme="minorHAnsi" w:hAnsiTheme="minorHAnsi" w:cstheme="minorHAnsi"/>
          <w:sz w:val="22"/>
          <w:szCs w:val="22"/>
        </w:rPr>
        <w:t>")</w:t>
      </w:r>
    </w:p>
    <w:p w14:paraId="5D0B4C0E" w14:textId="77777777" w:rsidR="005539A3" w:rsidRPr="00317E13" w:rsidRDefault="005539A3" w:rsidP="005539A3">
      <w:pPr>
        <w:rPr>
          <w:rFonts w:asciiTheme="minorHAnsi" w:hAnsiTheme="minorHAnsi" w:cstheme="minorHAnsi"/>
          <w:sz w:val="22"/>
          <w:szCs w:val="22"/>
        </w:rPr>
      </w:pPr>
    </w:p>
    <w:p w14:paraId="15719931" w14:textId="77777777" w:rsidR="005539A3" w:rsidRPr="00317E13" w:rsidRDefault="005539A3" w:rsidP="005539A3">
      <w:pPr>
        <w:rPr>
          <w:rFonts w:asciiTheme="minorHAnsi" w:hAnsiTheme="minorHAnsi" w:cstheme="minorHAnsi"/>
          <w:b/>
          <w:bCs/>
          <w:color w:val="808080" w:themeColor="background1" w:themeShade="80"/>
          <w:sz w:val="22"/>
          <w:szCs w:val="22"/>
        </w:rPr>
      </w:pPr>
      <w:r w:rsidRPr="00317E13">
        <w:rPr>
          <w:rFonts w:asciiTheme="minorHAnsi" w:hAnsiTheme="minorHAnsi" w:cstheme="minorHAnsi"/>
          <w:b/>
          <w:bCs/>
          <w:color w:val="808080" w:themeColor="background1" w:themeShade="80"/>
          <w:sz w:val="22"/>
          <w:szCs w:val="22"/>
        </w:rPr>
        <w:t># Apply the model to the OOT dataset</w:t>
      </w:r>
    </w:p>
    <w:p w14:paraId="420EBA0D" w14:textId="77777777" w:rsidR="005539A3" w:rsidRPr="00317E13" w:rsidRDefault="005539A3" w:rsidP="005539A3">
      <w:pPr>
        <w:rPr>
          <w:rFonts w:asciiTheme="minorHAnsi" w:hAnsiTheme="minorHAnsi" w:cstheme="minorHAnsi"/>
          <w:sz w:val="22"/>
          <w:szCs w:val="22"/>
        </w:rPr>
      </w:pPr>
      <w:proofErr w:type="spellStart"/>
      <w:r w:rsidRPr="00317E13">
        <w:rPr>
          <w:rFonts w:asciiTheme="minorHAnsi" w:hAnsiTheme="minorHAnsi" w:cstheme="minorHAnsi"/>
          <w:sz w:val="22"/>
          <w:szCs w:val="22"/>
        </w:rPr>
        <w:t>OOT_predictions</w:t>
      </w:r>
      <w:proofErr w:type="spellEnd"/>
      <w:r w:rsidRPr="00317E13">
        <w:rPr>
          <w:rFonts w:asciiTheme="minorHAnsi" w:hAnsiTheme="minorHAnsi" w:cstheme="minorHAnsi"/>
          <w:sz w:val="22"/>
          <w:szCs w:val="22"/>
        </w:rPr>
        <w:t xml:space="preserve"> &lt;- predict(</w:t>
      </w:r>
      <w:proofErr w:type="spellStart"/>
      <w:r w:rsidRPr="00317E13">
        <w:rPr>
          <w:rFonts w:asciiTheme="minorHAnsi" w:hAnsiTheme="minorHAnsi" w:cstheme="minorHAnsi"/>
          <w:sz w:val="22"/>
          <w:szCs w:val="22"/>
        </w:rPr>
        <w:t>xgb</w:t>
      </w:r>
      <w:proofErr w:type="spellEnd"/>
      <w:r w:rsidRPr="00317E13">
        <w:rPr>
          <w:rFonts w:asciiTheme="minorHAnsi" w:hAnsiTheme="minorHAnsi" w:cstheme="minorHAnsi"/>
          <w:sz w:val="22"/>
          <w:szCs w:val="22"/>
        </w:rPr>
        <w:t xml:space="preserve">, </w:t>
      </w:r>
      <w:proofErr w:type="spellStart"/>
      <w:r w:rsidRPr="00317E13">
        <w:rPr>
          <w:rFonts w:asciiTheme="minorHAnsi" w:hAnsiTheme="minorHAnsi" w:cstheme="minorHAnsi"/>
          <w:sz w:val="22"/>
          <w:szCs w:val="22"/>
        </w:rPr>
        <w:t>as.matrix</w:t>
      </w:r>
      <w:proofErr w:type="spellEnd"/>
      <w:r w:rsidRPr="00317E13">
        <w:rPr>
          <w:rFonts w:asciiTheme="minorHAnsi" w:hAnsiTheme="minorHAnsi" w:cstheme="minorHAnsi"/>
          <w:sz w:val="22"/>
          <w:szCs w:val="22"/>
        </w:rPr>
        <w:t>(</w:t>
      </w:r>
      <w:proofErr w:type="spellStart"/>
      <w:r w:rsidRPr="00317E13">
        <w:rPr>
          <w:rFonts w:asciiTheme="minorHAnsi" w:hAnsiTheme="minorHAnsi" w:cstheme="minorHAnsi"/>
          <w:sz w:val="22"/>
          <w:szCs w:val="22"/>
        </w:rPr>
        <w:t>OOT_encoded</w:t>
      </w:r>
      <w:proofErr w:type="spellEnd"/>
      <w:r w:rsidRPr="00317E13">
        <w:rPr>
          <w:rFonts w:asciiTheme="minorHAnsi" w:hAnsiTheme="minorHAnsi" w:cstheme="minorHAnsi"/>
          <w:sz w:val="22"/>
          <w:szCs w:val="22"/>
        </w:rPr>
        <w:t>[, predictors]))</w:t>
      </w:r>
    </w:p>
    <w:p w14:paraId="4A0468FA" w14:textId="77777777" w:rsidR="005539A3" w:rsidRPr="00317E13" w:rsidRDefault="005539A3" w:rsidP="005539A3">
      <w:pPr>
        <w:rPr>
          <w:rFonts w:asciiTheme="minorHAnsi" w:hAnsiTheme="minorHAnsi" w:cstheme="minorHAnsi"/>
          <w:sz w:val="22"/>
          <w:szCs w:val="22"/>
        </w:rPr>
      </w:pPr>
    </w:p>
    <w:p w14:paraId="263C1A03" w14:textId="77777777" w:rsidR="005539A3" w:rsidRPr="00317E13" w:rsidRDefault="005539A3" w:rsidP="005539A3">
      <w:pPr>
        <w:rPr>
          <w:rFonts w:asciiTheme="minorHAnsi" w:hAnsiTheme="minorHAnsi" w:cstheme="minorHAnsi"/>
          <w:b/>
          <w:bCs/>
          <w:color w:val="808080" w:themeColor="background1" w:themeShade="80"/>
          <w:sz w:val="22"/>
          <w:szCs w:val="22"/>
        </w:rPr>
      </w:pPr>
      <w:r w:rsidRPr="00317E13">
        <w:rPr>
          <w:rFonts w:asciiTheme="minorHAnsi" w:hAnsiTheme="minorHAnsi" w:cstheme="minorHAnsi"/>
          <w:b/>
          <w:bCs/>
          <w:color w:val="808080" w:themeColor="background1" w:themeShade="80"/>
          <w:sz w:val="22"/>
          <w:szCs w:val="22"/>
        </w:rPr>
        <w:t># Create performance metrics using the function defined earlier</w:t>
      </w:r>
    </w:p>
    <w:p w14:paraId="6ABE9ABC" w14:textId="77777777" w:rsidR="005539A3" w:rsidRPr="00317E13" w:rsidRDefault="005539A3" w:rsidP="005539A3">
      <w:pPr>
        <w:rPr>
          <w:rFonts w:asciiTheme="minorHAnsi" w:hAnsiTheme="minorHAnsi" w:cstheme="minorHAnsi"/>
          <w:sz w:val="22"/>
          <w:szCs w:val="22"/>
        </w:rPr>
      </w:pPr>
      <w:proofErr w:type="spellStart"/>
      <w:r w:rsidRPr="00317E13">
        <w:rPr>
          <w:rFonts w:asciiTheme="minorHAnsi" w:hAnsiTheme="minorHAnsi" w:cstheme="minorHAnsi"/>
          <w:sz w:val="22"/>
          <w:szCs w:val="22"/>
        </w:rPr>
        <w:t>roc_obj</w:t>
      </w:r>
      <w:proofErr w:type="spellEnd"/>
      <w:r w:rsidRPr="00317E13">
        <w:rPr>
          <w:rFonts w:asciiTheme="minorHAnsi" w:hAnsiTheme="minorHAnsi" w:cstheme="minorHAnsi"/>
          <w:sz w:val="22"/>
          <w:szCs w:val="22"/>
        </w:rPr>
        <w:t xml:space="preserve"> &lt;- roc(</w:t>
      </w:r>
      <w:proofErr w:type="spellStart"/>
      <w:r w:rsidRPr="00317E13">
        <w:rPr>
          <w:rFonts w:asciiTheme="minorHAnsi" w:hAnsiTheme="minorHAnsi" w:cstheme="minorHAnsi"/>
          <w:sz w:val="22"/>
          <w:szCs w:val="22"/>
        </w:rPr>
        <w:t>OOT_encoded$bad</w:t>
      </w:r>
      <w:proofErr w:type="spellEnd"/>
      <w:r w:rsidRPr="00317E13">
        <w:rPr>
          <w:rFonts w:asciiTheme="minorHAnsi" w:hAnsiTheme="minorHAnsi" w:cstheme="minorHAnsi"/>
          <w:sz w:val="22"/>
          <w:szCs w:val="22"/>
        </w:rPr>
        <w:t xml:space="preserve">, </w:t>
      </w:r>
      <w:proofErr w:type="spellStart"/>
      <w:r w:rsidRPr="00317E13">
        <w:rPr>
          <w:rFonts w:asciiTheme="minorHAnsi" w:hAnsiTheme="minorHAnsi" w:cstheme="minorHAnsi"/>
          <w:sz w:val="22"/>
          <w:szCs w:val="22"/>
        </w:rPr>
        <w:t>OOT_predictions</w:t>
      </w:r>
      <w:proofErr w:type="spellEnd"/>
      <w:r w:rsidRPr="00317E13">
        <w:rPr>
          <w:rFonts w:asciiTheme="minorHAnsi" w:hAnsiTheme="minorHAnsi" w:cstheme="minorHAnsi"/>
          <w:sz w:val="22"/>
          <w:szCs w:val="22"/>
        </w:rPr>
        <w:t>)</w:t>
      </w:r>
    </w:p>
    <w:p w14:paraId="2D432099" w14:textId="77777777" w:rsidR="005539A3" w:rsidRPr="00317E13" w:rsidRDefault="005539A3" w:rsidP="005539A3">
      <w:pPr>
        <w:rPr>
          <w:rFonts w:asciiTheme="minorHAnsi" w:hAnsiTheme="minorHAnsi" w:cstheme="minorHAnsi"/>
          <w:sz w:val="22"/>
          <w:szCs w:val="22"/>
        </w:rPr>
      </w:pPr>
      <w:r w:rsidRPr="00317E13">
        <w:rPr>
          <w:rFonts w:asciiTheme="minorHAnsi" w:hAnsiTheme="minorHAnsi" w:cstheme="minorHAnsi"/>
          <w:sz w:val="22"/>
          <w:szCs w:val="22"/>
        </w:rPr>
        <w:t>print(</w:t>
      </w:r>
      <w:proofErr w:type="spellStart"/>
      <w:r w:rsidRPr="00317E13">
        <w:rPr>
          <w:rFonts w:asciiTheme="minorHAnsi" w:hAnsiTheme="minorHAnsi" w:cstheme="minorHAnsi"/>
          <w:sz w:val="22"/>
          <w:szCs w:val="22"/>
        </w:rPr>
        <w:t>roc_obj</w:t>
      </w:r>
      <w:proofErr w:type="spellEnd"/>
      <w:r w:rsidRPr="00317E13">
        <w:rPr>
          <w:rFonts w:asciiTheme="minorHAnsi" w:hAnsiTheme="minorHAnsi" w:cstheme="minorHAnsi"/>
          <w:sz w:val="22"/>
          <w:szCs w:val="22"/>
        </w:rPr>
        <w:t>)</w:t>
      </w:r>
    </w:p>
    <w:p w14:paraId="0346628E" w14:textId="77777777" w:rsidR="005539A3" w:rsidRPr="00317E13" w:rsidRDefault="005539A3" w:rsidP="005539A3">
      <w:pPr>
        <w:rPr>
          <w:rFonts w:asciiTheme="minorHAnsi" w:hAnsiTheme="minorHAnsi" w:cstheme="minorHAnsi"/>
          <w:sz w:val="22"/>
          <w:szCs w:val="22"/>
        </w:rPr>
      </w:pPr>
    </w:p>
    <w:p w14:paraId="3E3F9450" w14:textId="77777777" w:rsidR="005539A3" w:rsidRPr="00317E13" w:rsidRDefault="005539A3" w:rsidP="005539A3">
      <w:pPr>
        <w:rPr>
          <w:rFonts w:asciiTheme="minorHAnsi" w:hAnsiTheme="minorHAnsi" w:cstheme="minorHAnsi"/>
          <w:b/>
          <w:bCs/>
          <w:color w:val="808080" w:themeColor="background1" w:themeShade="80"/>
          <w:sz w:val="22"/>
          <w:szCs w:val="22"/>
        </w:rPr>
      </w:pPr>
      <w:r w:rsidRPr="00317E13">
        <w:rPr>
          <w:rFonts w:asciiTheme="minorHAnsi" w:hAnsiTheme="minorHAnsi" w:cstheme="minorHAnsi"/>
          <w:b/>
          <w:bCs/>
          <w:color w:val="808080" w:themeColor="background1" w:themeShade="80"/>
          <w:sz w:val="22"/>
          <w:szCs w:val="22"/>
        </w:rPr>
        <w:t># Plot ROC curve</w:t>
      </w:r>
    </w:p>
    <w:p w14:paraId="282999C8" w14:textId="77777777" w:rsidR="005539A3" w:rsidRPr="00317E13" w:rsidRDefault="005539A3" w:rsidP="005539A3">
      <w:pPr>
        <w:rPr>
          <w:rFonts w:asciiTheme="minorHAnsi" w:hAnsiTheme="minorHAnsi" w:cstheme="minorHAnsi"/>
          <w:sz w:val="22"/>
          <w:szCs w:val="22"/>
        </w:rPr>
      </w:pPr>
      <w:r w:rsidRPr="00317E13">
        <w:rPr>
          <w:rFonts w:asciiTheme="minorHAnsi" w:hAnsiTheme="minorHAnsi" w:cstheme="minorHAnsi"/>
          <w:sz w:val="22"/>
          <w:szCs w:val="22"/>
        </w:rPr>
        <w:t>plot(</w:t>
      </w:r>
      <w:proofErr w:type="spellStart"/>
      <w:r w:rsidRPr="00317E13">
        <w:rPr>
          <w:rFonts w:asciiTheme="minorHAnsi" w:hAnsiTheme="minorHAnsi" w:cstheme="minorHAnsi"/>
          <w:sz w:val="22"/>
          <w:szCs w:val="22"/>
        </w:rPr>
        <w:t>roc_obj</w:t>
      </w:r>
      <w:proofErr w:type="spellEnd"/>
      <w:r w:rsidRPr="00317E13">
        <w:rPr>
          <w:rFonts w:asciiTheme="minorHAnsi" w:hAnsiTheme="minorHAnsi" w:cstheme="minorHAnsi"/>
          <w:sz w:val="22"/>
          <w:szCs w:val="22"/>
        </w:rPr>
        <w:t>)</w:t>
      </w:r>
    </w:p>
    <w:p w14:paraId="5EFD5A88" w14:textId="77777777" w:rsidR="005539A3" w:rsidRDefault="005539A3" w:rsidP="005539A3">
      <w:pPr>
        <w:rPr>
          <w:rFonts w:asciiTheme="minorHAnsi" w:hAnsiTheme="minorHAnsi" w:cstheme="minorHAnsi"/>
          <w:sz w:val="22"/>
          <w:szCs w:val="22"/>
        </w:rPr>
      </w:pPr>
    </w:p>
    <w:p w14:paraId="3886FB2F" w14:textId="6C08F14C" w:rsidR="005539A3" w:rsidRPr="00FC4178" w:rsidRDefault="005539A3" w:rsidP="005539A3">
      <w:pPr>
        <w:pStyle w:val="ACaptionHead"/>
        <w:ind w:left="0"/>
      </w:pPr>
      <w:r>
        <w:t xml:space="preserve">Program </w:t>
      </w:r>
      <w:r w:rsidR="00E73C7E">
        <w:t>6</w:t>
      </w:r>
      <w:r>
        <w:t>.</w:t>
      </w:r>
      <w:r w:rsidR="00E73C7E">
        <w:t>6</w:t>
      </w:r>
      <w:r>
        <w:t>: SAS Gradient Boosting Script</w:t>
      </w:r>
    </w:p>
    <w:p w14:paraId="2D5F0381" w14:textId="77777777" w:rsidR="005539A3" w:rsidRPr="00FC4178" w:rsidRDefault="005539A3" w:rsidP="005539A3">
      <w:pPr>
        <w:rPr>
          <w:rFonts w:asciiTheme="minorHAnsi" w:hAnsiTheme="minorHAnsi" w:cstheme="minorHAnsi"/>
          <w:sz w:val="22"/>
          <w:szCs w:val="22"/>
        </w:rPr>
      </w:pPr>
    </w:p>
    <w:p w14:paraId="31164601"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color w:val="008000"/>
          <w:sz w:val="22"/>
          <w:szCs w:val="22"/>
          <w:shd w:val="clear" w:color="auto" w:fill="FFFFFF"/>
        </w:rPr>
        <w:t>/* Load the data */</w:t>
      </w:r>
    </w:p>
    <w:p w14:paraId="3E885B8C"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b/>
          <w:bCs/>
          <w:color w:val="000080"/>
          <w:sz w:val="22"/>
          <w:szCs w:val="22"/>
          <w:shd w:val="clear" w:color="auto" w:fill="FFFFFF"/>
        </w:rPr>
        <w:t>DATA</w:t>
      </w:r>
      <w:r w:rsidRPr="003738A5">
        <w:rPr>
          <w:rFonts w:asciiTheme="minorHAnsi" w:hAnsiTheme="minorHAnsi" w:cstheme="minorHAnsi"/>
          <w:color w:val="000000"/>
          <w:sz w:val="22"/>
          <w:szCs w:val="22"/>
          <w:shd w:val="clear" w:color="auto" w:fill="FFFFFF"/>
        </w:rPr>
        <w:t xml:space="preserve"> </w:t>
      </w:r>
      <w:proofErr w:type="spellStart"/>
      <w:r w:rsidRPr="003738A5">
        <w:rPr>
          <w:rFonts w:asciiTheme="minorHAnsi" w:hAnsiTheme="minorHAnsi" w:cstheme="minorHAnsi"/>
          <w:color w:val="000000"/>
          <w:sz w:val="22"/>
          <w:szCs w:val="22"/>
          <w:shd w:val="clear" w:color="auto" w:fill="FFFFFF"/>
        </w:rPr>
        <w:t>train_encoded</w:t>
      </w:r>
      <w:proofErr w:type="spellEnd"/>
      <w:r w:rsidRPr="003738A5">
        <w:rPr>
          <w:rFonts w:asciiTheme="minorHAnsi" w:hAnsiTheme="minorHAnsi" w:cstheme="minorHAnsi"/>
          <w:color w:val="000000"/>
          <w:sz w:val="22"/>
          <w:szCs w:val="22"/>
          <w:shd w:val="clear" w:color="auto" w:fill="FFFFFF"/>
        </w:rPr>
        <w:t>;</w:t>
      </w:r>
    </w:p>
    <w:p w14:paraId="102CD2C5"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color w:val="0000FF"/>
          <w:sz w:val="22"/>
          <w:szCs w:val="22"/>
          <w:shd w:val="clear" w:color="auto" w:fill="FFFFFF"/>
        </w:rPr>
        <w:t>SET</w:t>
      </w:r>
      <w:r w:rsidRPr="003738A5">
        <w:rPr>
          <w:rFonts w:asciiTheme="minorHAnsi" w:hAnsiTheme="minorHAnsi" w:cstheme="minorHAnsi"/>
          <w:color w:val="000000"/>
          <w:sz w:val="22"/>
          <w:szCs w:val="22"/>
          <w:shd w:val="clear" w:color="auto" w:fill="FFFFFF"/>
        </w:rPr>
        <w:t xml:space="preserve"> </w:t>
      </w:r>
      <w:proofErr w:type="spellStart"/>
      <w:r w:rsidRPr="003738A5">
        <w:rPr>
          <w:rFonts w:asciiTheme="minorHAnsi" w:hAnsiTheme="minorHAnsi" w:cstheme="minorHAnsi"/>
          <w:color w:val="000000"/>
          <w:sz w:val="22"/>
          <w:szCs w:val="22"/>
          <w:shd w:val="clear" w:color="auto" w:fill="FFFFFF"/>
        </w:rPr>
        <w:t>james.train_encoded</w:t>
      </w:r>
      <w:proofErr w:type="spellEnd"/>
      <w:r w:rsidRPr="003738A5">
        <w:rPr>
          <w:rFonts w:asciiTheme="minorHAnsi" w:hAnsiTheme="minorHAnsi" w:cstheme="minorHAnsi"/>
          <w:color w:val="000000"/>
          <w:sz w:val="22"/>
          <w:szCs w:val="22"/>
          <w:shd w:val="clear" w:color="auto" w:fill="FFFFFF"/>
        </w:rPr>
        <w:t>;</w:t>
      </w:r>
    </w:p>
    <w:p w14:paraId="229E78EE"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b/>
          <w:bCs/>
          <w:color w:val="000080"/>
          <w:sz w:val="22"/>
          <w:szCs w:val="22"/>
          <w:shd w:val="clear" w:color="auto" w:fill="FFFFFF"/>
        </w:rPr>
        <w:t>RUN</w:t>
      </w:r>
      <w:r w:rsidRPr="003738A5">
        <w:rPr>
          <w:rFonts w:asciiTheme="minorHAnsi" w:hAnsiTheme="minorHAnsi" w:cstheme="minorHAnsi"/>
          <w:color w:val="000000"/>
          <w:sz w:val="22"/>
          <w:szCs w:val="22"/>
          <w:shd w:val="clear" w:color="auto" w:fill="FFFFFF"/>
        </w:rPr>
        <w:t>;</w:t>
      </w:r>
    </w:p>
    <w:p w14:paraId="34920021"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p>
    <w:p w14:paraId="601BB845"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b/>
          <w:bCs/>
          <w:color w:val="000080"/>
          <w:sz w:val="22"/>
          <w:szCs w:val="22"/>
          <w:shd w:val="clear" w:color="auto" w:fill="FFFFFF"/>
        </w:rPr>
        <w:t>DATA</w:t>
      </w:r>
      <w:r w:rsidRPr="003738A5">
        <w:rPr>
          <w:rFonts w:asciiTheme="minorHAnsi" w:hAnsiTheme="minorHAnsi" w:cstheme="minorHAnsi"/>
          <w:color w:val="000000"/>
          <w:sz w:val="22"/>
          <w:szCs w:val="22"/>
          <w:shd w:val="clear" w:color="auto" w:fill="FFFFFF"/>
        </w:rPr>
        <w:t xml:space="preserve"> </w:t>
      </w:r>
      <w:proofErr w:type="spellStart"/>
      <w:r w:rsidRPr="003738A5">
        <w:rPr>
          <w:rFonts w:asciiTheme="minorHAnsi" w:hAnsiTheme="minorHAnsi" w:cstheme="minorHAnsi"/>
          <w:color w:val="000000"/>
          <w:sz w:val="22"/>
          <w:szCs w:val="22"/>
          <w:shd w:val="clear" w:color="auto" w:fill="FFFFFF"/>
        </w:rPr>
        <w:t>oot_encoded</w:t>
      </w:r>
      <w:proofErr w:type="spellEnd"/>
      <w:r w:rsidRPr="003738A5">
        <w:rPr>
          <w:rFonts w:asciiTheme="minorHAnsi" w:hAnsiTheme="minorHAnsi" w:cstheme="minorHAnsi"/>
          <w:color w:val="000000"/>
          <w:sz w:val="22"/>
          <w:szCs w:val="22"/>
          <w:shd w:val="clear" w:color="auto" w:fill="FFFFFF"/>
        </w:rPr>
        <w:t>;</w:t>
      </w:r>
    </w:p>
    <w:p w14:paraId="22791772"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color w:val="0000FF"/>
          <w:sz w:val="22"/>
          <w:szCs w:val="22"/>
          <w:shd w:val="clear" w:color="auto" w:fill="FFFFFF"/>
        </w:rPr>
        <w:t>SET</w:t>
      </w:r>
      <w:r w:rsidRPr="003738A5">
        <w:rPr>
          <w:rFonts w:asciiTheme="minorHAnsi" w:hAnsiTheme="minorHAnsi" w:cstheme="minorHAnsi"/>
          <w:color w:val="000000"/>
          <w:sz w:val="22"/>
          <w:szCs w:val="22"/>
          <w:shd w:val="clear" w:color="auto" w:fill="FFFFFF"/>
        </w:rPr>
        <w:t xml:space="preserve"> </w:t>
      </w:r>
      <w:proofErr w:type="spellStart"/>
      <w:r w:rsidRPr="003738A5">
        <w:rPr>
          <w:rFonts w:asciiTheme="minorHAnsi" w:hAnsiTheme="minorHAnsi" w:cstheme="minorHAnsi"/>
          <w:color w:val="000000"/>
          <w:sz w:val="22"/>
          <w:szCs w:val="22"/>
          <w:shd w:val="clear" w:color="auto" w:fill="FFFFFF"/>
        </w:rPr>
        <w:t>james.oot_encoded</w:t>
      </w:r>
      <w:proofErr w:type="spellEnd"/>
      <w:r w:rsidRPr="003738A5">
        <w:rPr>
          <w:rFonts w:asciiTheme="minorHAnsi" w:hAnsiTheme="minorHAnsi" w:cstheme="minorHAnsi"/>
          <w:color w:val="000000"/>
          <w:sz w:val="22"/>
          <w:szCs w:val="22"/>
          <w:shd w:val="clear" w:color="auto" w:fill="FFFFFF"/>
        </w:rPr>
        <w:t>;</w:t>
      </w:r>
    </w:p>
    <w:p w14:paraId="1A8524DE"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b/>
          <w:bCs/>
          <w:color w:val="000080"/>
          <w:sz w:val="22"/>
          <w:szCs w:val="22"/>
          <w:shd w:val="clear" w:color="auto" w:fill="FFFFFF"/>
        </w:rPr>
        <w:t>RUN</w:t>
      </w:r>
      <w:r w:rsidRPr="003738A5">
        <w:rPr>
          <w:rFonts w:asciiTheme="minorHAnsi" w:hAnsiTheme="minorHAnsi" w:cstheme="minorHAnsi"/>
          <w:color w:val="000000"/>
          <w:sz w:val="22"/>
          <w:szCs w:val="22"/>
          <w:shd w:val="clear" w:color="auto" w:fill="FFFFFF"/>
        </w:rPr>
        <w:t>;</w:t>
      </w:r>
    </w:p>
    <w:p w14:paraId="00E411D3"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p>
    <w:p w14:paraId="488C6F78"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color w:val="008000"/>
          <w:sz w:val="22"/>
          <w:szCs w:val="22"/>
          <w:shd w:val="clear" w:color="auto" w:fill="FFFFFF"/>
        </w:rPr>
        <w:t>/* Create global variable for predictors */</w:t>
      </w:r>
    </w:p>
    <w:p w14:paraId="4E9D21B1"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b/>
          <w:bCs/>
          <w:color w:val="000080"/>
          <w:sz w:val="22"/>
          <w:szCs w:val="22"/>
          <w:shd w:val="clear" w:color="auto" w:fill="FFFFFF"/>
        </w:rPr>
        <w:lastRenderedPageBreak/>
        <w:t>PROC</w:t>
      </w:r>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b/>
          <w:bCs/>
          <w:color w:val="000080"/>
          <w:sz w:val="22"/>
          <w:szCs w:val="22"/>
          <w:shd w:val="clear" w:color="auto" w:fill="FFFFFF"/>
        </w:rPr>
        <w:t>CONTENTS</w:t>
      </w:r>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color w:val="0000FF"/>
          <w:sz w:val="22"/>
          <w:szCs w:val="22"/>
          <w:shd w:val="clear" w:color="auto" w:fill="FFFFFF"/>
        </w:rPr>
        <w:t>NOPRINT</w:t>
      </w:r>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color w:val="0000FF"/>
          <w:sz w:val="22"/>
          <w:szCs w:val="22"/>
          <w:shd w:val="clear" w:color="auto" w:fill="FFFFFF"/>
        </w:rPr>
        <w:t>DATA</w:t>
      </w:r>
      <w:r w:rsidRPr="003738A5">
        <w:rPr>
          <w:rFonts w:asciiTheme="minorHAnsi" w:hAnsiTheme="minorHAnsi" w:cstheme="minorHAnsi"/>
          <w:color w:val="000000"/>
          <w:sz w:val="22"/>
          <w:szCs w:val="22"/>
          <w:shd w:val="clear" w:color="auto" w:fill="FFFFFF"/>
        </w:rPr>
        <w:t xml:space="preserve"> = </w:t>
      </w:r>
      <w:proofErr w:type="spellStart"/>
      <w:r w:rsidRPr="003738A5">
        <w:rPr>
          <w:rFonts w:asciiTheme="minorHAnsi" w:hAnsiTheme="minorHAnsi" w:cstheme="minorHAnsi"/>
          <w:color w:val="000000"/>
          <w:sz w:val="22"/>
          <w:szCs w:val="22"/>
          <w:shd w:val="clear" w:color="auto" w:fill="FFFFFF"/>
        </w:rPr>
        <w:t>train_encoded</w:t>
      </w:r>
      <w:proofErr w:type="spellEnd"/>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color w:val="0000FF"/>
          <w:sz w:val="22"/>
          <w:szCs w:val="22"/>
          <w:shd w:val="clear" w:color="auto" w:fill="FFFFFF"/>
        </w:rPr>
        <w:t>DROP</w:t>
      </w:r>
      <w:r w:rsidRPr="003738A5">
        <w:rPr>
          <w:rFonts w:asciiTheme="minorHAnsi" w:hAnsiTheme="minorHAnsi" w:cstheme="minorHAnsi"/>
          <w:color w:val="000000"/>
          <w:sz w:val="22"/>
          <w:szCs w:val="22"/>
          <w:shd w:val="clear" w:color="auto" w:fill="FFFFFF"/>
        </w:rPr>
        <w:t xml:space="preserve">= id bad) </w:t>
      </w:r>
      <w:r w:rsidRPr="003738A5">
        <w:rPr>
          <w:rFonts w:asciiTheme="minorHAnsi" w:hAnsiTheme="minorHAnsi" w:cstheme="minorHAnsi"/>
          <w:color w:val="0000FF"/>
          <w:sz w:val="22"/>
          <w:szCs w:val="22"/>
          <w:shd w:val="clear" w:color="auto" w:fill="FFFFFF"/>
        </w:rPr>
        <w:t>OUT</w:t>
      </w:r>
      <w:r w:rsidRPr="003738A5">
        <w:rPr>
          <w:rFonts w:asciiTheme="minorHAnsi" w:hAnsiTheme="minorHAnsi" w:cstheme="minorHAnsi"/>
          <w:color w:val="000000"/>
          <w:sz w:val="22"/>
          <w:szCs w:val="22"/>
          <w:shd w:val="clear" w:color="auto" w:fill="FFFFFF"/>
        </w:rPr>
        <w:t xml:space="preserve"> = var (</w:t>
      </w:r>
      <w:r w:rsidRPr="003738A5">
        <w:rPr>
          <w:rFonts w:asciiTheme="minorHAnsi" w:hAnsiTheme="minorHAnsi" w:cstheme="minorHAnsi"/>
          <w:color w:val="0000FF"/>
          <w:sz w:val="22"/>
          <w:szCs w:val="22"/>
          <w:shd w:val="clear" w:color="auto" w:fill="FFFFFF"/>
        </w:rPr>
        <w:t>KEEP</w:t>
      </w:r>
      <w:r w:rsidRPr="003738A5">
        <w:rPr>
          <w:rFonts w:asciiTheme="minorHAnsi" w:hAnsiTheme="minorHAnsi" w:cstheme="minorHAnsi"/>
          <w:color w:val="000000"/>
          <w:sz w:val="22"/>
          <w:szCs w:val="22"/>
          <w:shd w:val="clear" w:color="auto" w:fill="FFFFFF"/>
        </w:rPr>
        <w:t xml:space="preserve"> = name); </w:t>
      </w:r>
      <w:r w:rsidRPr="003738A5">
        <w:rPr>
          <w:rFonts w:asciiTheme="minorHAnsi" w:hAnsiTheme="minorHAnsi" w:cstheme="minorHAnsi"/>
          <w:b/>
          <w:bCs/>
          <w:color w:val="000080"/>
          <w:sz w:val="22"/>
          <w:szCs w:val="22"/>
          <w:shd w:val="clear" w:color="auto" w:fill="FFFFFF"/>
        </w:rPr>
        <w:t>RUN</w:t>
      </w:r>
      <w:r w:rsidRPr="003738A5">
        <w:rPr>
          <w:rFonts w:asciiTheme="minorHAnsi" w:hAnsiTheme="minorHAnsi" w:cstheme="minorHAnsi"/>
          <w:color w:val="000000"/>
          <w:sz w:val="22"/>
          <w:szCs w:val="22"/>
          <w:shd w:val="clear" w:color="auto" w:fill="FFFFFF"/>
        </w:rPr>
        <w:t>;</w:t>
      </w:r>
    </w:p>
    <w:p w14:paraId="7D225319"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b/>
          <w:bCs/>
          <w:color w:val="000080"/>
          <w:sz w:val="22"/>
          <w:szCs w:val="22"/>
          <w:shd w:val="clear" w:color="auto" w:fill="FFFFFF"/>
        </w:rPr>
        <w:t>PROC</w:t>
      </w:r>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b/>
          <w:bCs/>
          <w:color w:val="000080"/>
          <w:sz w:val="22"/>
          <w:szCs w:val="22"/>
          <w:shd w:val="clear" w:color="auto" w:fill="FFFFFF"/>
        </w:rPr>
        <w:t>SQL</w:t>
      </w:r>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color w:val="0000FF"/>
          <w:sz w:val="22"/>
          <w:szCs w:val="22"/>
          <w:shd w:val="clear" w:color="auto" w:fill="FFFFFF"/>
        </w:rPr>
        <w:t>NOPRINT</w:t>
      </w:r>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color w:val="0000FF"/>
          <w:sz w:val="22"/>
          <w:szCs w:val="22"/>
          <w:shd w:val="clear" w:color="auto" w:fill="FFFFFF"/>
        </w:rPr>
        <w:t>SELECT</w:t>
      </w:r>
      <w:r w:rsidRPr="003738A5">
        <w:rPr>
          <w:rFonts w:asciiTheme="minorHAnsi" w:hAnsiTheme="minorHAnsi" w:cstheme="minorHAnsi"/>
          <w:color w:val="000000"/>
          <w:sz w:val="22"/>
          <w:szCs w:val="22"/>
          <w:shd w:val="clear" w:color="auto" w:fill="FFFFFF"/>
        </w:rPr>
        <w:t xml:space="preserve"> name </w:t>
      </w:r>
      <w:proofErr w:type="spellStart"/>
      <w:r w:rsidRPr="003738A5">
        <w:rPr>
          <w:rFonts w:asciiTheme="minorHAnsi" w:hAnsiTheme="minorHAnsi" w:cstheme="minorHAnsi"/>
          <w:color w:val="0000FF"/>
          <w:sz w:val="22"/>
          <w:szCs w:val="22"/>
          <w:shd w:val="clear" w:color="auto" w:fill="FFFFFF"/>
        </w:rPr>
        <w:t>INTO</w:t>
      </w:r>
      <w:r w:rsidRPr="003738A5">
        <w:rPr>
          <w:rFonts w:asciiTheme="minorHAnsi" w:hAnsiTheme="minorHAnsi" w:cstheme="minorHAnsi"/>
          <w:color w:val="000000"/>
          <w:sz w:val="22"/>
          <w:szCs w:val="22"/>
          <w:shd w:val="clear" w:color="auto" w:fill="FFFFFF"/>
        </w:rPr>
        <w:t>:predictors</w:t>
      </w:r>
      <w:proofErr w:type="spellEnd"/>
      <w:r w:rsidRPr="003738A5">
        <w:rPr>
          <w:rFonts w:asciiTheme="minorHAnsi" w:hAnsiTheme="minorHAnsi" w:cstheme="minorHAnsi"/>
          <w:color w:val="000000"/>
          <w:sz w:val="22"/>
          <w:szCs w:val="22"/>
          <w:shd w:val="clear" w:color="auto" w:fill="FFFFFF"/>
        </w:rPr>
        <w:t xml:space="preserve"> SEPARATED BY </w:t>
      </w:r>
      <w:r w:rsidRPr="003738A5">
        <w:rPr>
          <w:rFonts w:asciiTheme="minorHAnsi" w:hAnsiTheme="minorHAnsi" w:cstheme="minorHAnsi"/>
          <w:color w:val="800080"/>
          <w:sz w:val="22"/>
          <w:szCs w:val="22"/>
          <w:shd w:val="clear" w:color="auto" w:fill="FFFFFF"/>
        </w:rPr>
        <w:t>" "</w:t>
      </w:r>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color w:val="0000FF"/>
          <w:sz w:val="22"/>
          <w:szCs w:val="22"/>
          <w:shd w:val="clear" w:color="auto" w:fill="FFFFFF"/>
        </w:rPr>
        <w:t>FROM</w:t>
      </w:r>
      <w:r w:rsidRPr="003738A5">
        <w:rPr>
          <w:rFonts w:asciiTheme="minorHAnsi" w:hAnsiTheme="minorHAnsi" w:cstheme="minorHAnsi"/>
          <w:color w:val="000000"/>
          <w:sz w:val="22"/>
          <w:szCs w:val="22"/>
          <w:shd w:val="clear" w:color="auto" w:fill="FFFFFF"/>
        </w:rPr>
        <w:t xml:space="preserve"> var; </w:t>
      </w:r>
      <w:r w:rsidRPr="003738A5">
        <w:rPr>
          <w:rFonts w:asciiTheme="minorHAnsi" w:hAnsiTheme="minorHAnsi" w:cstheme="minorHAnsi"/>
          <w:b/>
          <w:bCs/>
          <w:color w:val="000080"/>
          <w:sz w:val="22"/>
          <w:szCs w:val="22"/>
          <w:shd w:val="clear" w:color="auto" w:fill="FFFFFF"/>
        </w:rPr>
        <w:t>QUIT</w:t>
      </w:r>
      <w:r w:rsidRPr="003738A5">
        <w:rPr>
          <w:rFonts w:asciiTheme="minorHAnsi" w:hAnsiTheme="minorHAnsi" w:cstheme="minorHAnsi"/>
          <w:color w:val="000000"/>
          <w:sz w:val="22"/>
          <w:szCs w:val="22"/>
          <w:shd w:val="clear" w:color="auto" w:fill="FFFFFF"/>
        </w:rPr>
        <w:t>;</w:t>
      </w:r>
    </w:p>
    <w:p w14:paraId="28DAD115"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color w:val="0000FF"/>
          <w:sz w:val="22"/>
          <w:szCs w:val="22"/>
          <w:shd w:val="clear" w:color="auto" w:fill="FFFFFF"/>
        </w:rPr>
        <w:t>%PUT</w:t>
      </w:r>
      <w:r w:rsidRPr="003738A5">
        <w:rPr>
          <w:rFonts w:asciiTheme="minorHAnsi" w:hAnsiTheme="minorHAnsi" w:cstheme="minorHAnsi"/>
          <w:color w:val="000000"/>
          <w:sz w:val="22"/>
          <w:szCs w:val="22"/>
          <w:shd w:val="clear" w:color="auto" w:fill="FFFFFF"/>
        </w:rPr>
        <w:t xml:space="preserve"> &amp;predictors; </w:t>
      </w:r>
      <w:r w:rsidRPr="003738A5">
        <w:rPr>
          <w:rFonts w:asciiTheme="minorHAnsi" w:hAnsiTheme="minorHAnsi" w:cstheme="minorHAnsi"/>
          <w:b/>
          <w:bCs/>
          <w:color w:val="000080"/>
          <w:sz w:val="22"/>
          <w:szCs w:val="22"/>
          <w:shd w:val="clear" w:color="auto" w:fill="FFFFFF"/>
        </w:rPr>
        <w:t>RUN</w:t>
      </w:r>
      <w:r w:rsidRPr="003738A5">
        <w:rPr>
          <w:rFonts w:asciiTheme="minorHAnsi" w:hAnsiTheme="minorHAnsi" w:cstheme="minorHAnsi"/>
          <w:color w:val="000000"/>
          <w:sz w:val="22"/>
          <w:szCs w:val="22"/>
          <w:shd w:val="clear" w:color="auto" w:fill="FFFFFF"/>
        </w:rPr>
        <w:t>;</w:t>
      </w:r>
    </w:p>
    <w:p w14:paraId="6D93D4CA"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p>
    <w:p w14:paraId="5B573222"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color w:val="008000"/>
          <w:sz w:val="22"/>
          <w:szCs w:val="22"/>
          <w:shd w:val="clear" w:color="auto" w:fill="FFFFFF"/>
        </w:rPr>
        <w:t xml:space="preserve">/* Variables in </w:t>
      </w:r>
      <w:proofErr w:type="spellStart"/>
      <w:r w:rsidRPr="003738A5">
        <w:rPr>
          <w:rFonts w:asciiTheme="minorHAnsi" w:hAnsiTheme="minorHAnsi" w:cstheme="minorHAnsi"/>
          <w:color w:val="008000"/>
          <w:sz w:val="22"/>
          <w:szCs w:val="22"/>
          <w:shd w:val="clear" w:color="auto" w:fill="FFFFFF"/>
        </w:rPr>
        <w:t>train_encoded</w:t>
      </w:r>
      <w:proofErr w:type="spellEnd"/>
      <w:r w:rsidRPr="003738A5">
        <w:rPr>
          <w:rFonts w:asciiTheme="minorHAnsi" w:hAnsiTheme="minorHAnsi" w:cstheme="minorHAnsi"/>
          <w:color w:val="008000"/>
          <w:sz w:val="22"/>
          <w:szCs w:val="22"/>
          <w:shd w:val="clear" w:color="auto" w:fill="FFFFFF"/>
        </w:rPr>
        <w:t xml:space="preserve"> but not in </w:t>
      </w:r>
      <w:proofErr w:type="spellStart"/>
      <w:r w:rsidRPr="003738A5">
        <w:rPr>
          <w:rFonts w:asciiTheme="minorHAnsi" w:hAnsiTheme="minorHAnsi" w:cstheme="minorHAnsi"/>
          <w:color w:val="008000"/>
          <w:sz w:val="22"/>
          <w:szCs w:val="22"/>
          <w:shd w:val="clear" w:color="auto" w:fill="FFFFFF"/>
        </w:rPr>
        <w:t>oot_encoded</w:t>
      </w:r>
      <w:proofErr w:type="spellEnd"/>
      <w:r w:rsidRPr="003738A5">
        <w:rPr>
          <w:rFonts w:asciiTheme="minorHAnsi" w:hAnsiTheme="minorHAnsi" w:cstheme="minorHAnsi"/>
          <w:color w:val="008000"/>
          <w:sz w:val="22"/>
          <w:szCs w:val="22"/>
          <w:shd w:val="clear" w:color="auto" w:fill="FFFFFF"/>
        </w:rPr>
        <w:t xml:space="preserve"> */</w:t>
      </w:r>
    </w:p>
    <w:p w14:paraId="3B2B19CB"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b/>
          <w:bCs/>
          <w:color w:val="000080"/>
          <w:sz w:val="22"/>
          <w:szCs w:val="22"/>
          <w:shd w:val="clear" w:color="auto" w:fill="FFFFFF"/>
        </w:rPr>
        <w:t>PROC</w:t>
      </w:r>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b/>
          <w:bCs/>
          <w:color w:val="000080"/>
          <w:sz w:val="22"/>
          <w:szCs w:val="22"/>
          <w:shd w:val="clear" w:color="auto" w:fill="FFFFFF"/>
        </w:rPr>
        <w:t>SQL</w:t>
      </w:r>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color w:val="0000FF"/>
          <w:sz w:val="22"/>
          <w:szCs w:val="22"/>
          <w:shd w:val="clear" w:color="auto" w:fill="FFFFFF"/>
        </w:rPr>
        <w:t>NOPRINT</w:t>
      </w:r>
      <w:r w:rsidRPr="003738A5">
        <w:rPr>
          <w:rFonts w:asciiTheme="minorHAnsi" w:hAnsiTheme="minorHAnsi" w:cstheme="minorHAnsi"/>
          <w:color w:val="000000"/>
          <w:sz w:val="22"/>
          <w:szCs w:val="22"/>
          <w:shd w:val="clear" w:color="auto" w:fill="FFFFFF"/>
        </w:rPr>
        <w:t>;</w:t>
      </w:r>
    </w:p>
    <w:p w14:paraId="7F89599C"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color w:val="0000FF"/>
          <w:sz w:val="22"/>
          <w:szCs w:val="22"/>
          <w:shd w:val="clear" w:color="auto" w:fill="FFFFFF"/>
        </w:rPr>
        <w:t>CREATE</w:t>
      </w:r>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color w:val="0000FF"/>
          <w:sz w:val="22"/>
          <w:szCs w:val="22"/>
          <w:shd w:val="clear" w:color="auto" w:fill="FFFFFF"/>
        </w:rPr>
        <w:t>TABLE</w:t>
      </w:r>
      <w:r w:rsidRPr="003738A5">
        <w:rPr>
          <w:rFonts w:asciiTheme="minorHAnsi" w:hAnsiTheme="minorHAnsi" w:cstheme="minorHAnsi"/>
          <w:color w:val="000000"/>
          <w:sz w:val="22"/>
          <w:szCs w:val="22"/>
          <w:shd w:val="clear" w:color="auto" w:fill="FFFFFF"/>
        </w:rPr>
        <w:t xml:space="preserve"> </w:t>
      </w:r>
      <w:proofErr w:type="spellStart"/>
      <w:r w:rsidRPr="003738A5">
        <w:rPr>
          <w:rFonts w:asciiTheme="minorHAnsi" w:hAnsiTheme="minorHAnsi" w:cstheme="minorHAnsi"/>
          <w:color w:val="000000"/>
          <w:sz w:val="22"/>
          <w:szCs w:val="22"/>
          <w:shd w:val="clear" w:color="auto" w:fill="FFFFFF"/>
        </w:rPr>
        <w:t>train_vars</w:t>
      </w:r>
      <w:proofErr w:type="spellEnd"/>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color w:val="0000FF"/>
          <w:sz w:val="22"/>
          <w:szCs w:val="22"/>
          <w:shd w:val="clear" w:color="auto" w:fill="FFFFFF"/>
        </w:rPr>
        <w:t>AS</w:t>
      </w:r>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color w:val="0000FF"/>
          <w:sz w:val="22"/>
          <w:szCs w:val="22"/>
          <w:shd w:val="clear" w:color="auto" w:fill="FFFFFF"/>
        </w:rPr>
        <w:t>SELECT</w:t>
      </w:r>
      <w:r w:rsidRPr="003738A5">
        <w:rPr>
          <w:rFonts w:asciiTheme="minorHAnsi" w:hAnsiTheme="minorHAnsi" w:cstheme="minorHAnsi"/>
          <w:color w:val="000000"/>
          <w:sz w:val="22"/>
          <w:szCs w:val="22"/>
          <w:shd w:val="clear" w:color="auto" w:fill="FFFFFF"/>
        </w:rPr>
        <w:t xml:space="preserve"> name </w:t>
      </w:r>
      <w:r w:rsidRPr="003738A5">
        <w:rPr>
          <w:rFonts w:asciiTheme="minorHAnsi" w:hAnsiTheme="minorHAnsi" w:cstheme="minorHAnsi"/>
          <w:color w:val="0000FF"/>
          <w:sz w:val="22"/>
          <w:szCs w:val="22"/>
          <w:shd w:val="clear" w:color="auto" w:fill="FFFFFF"/>
        </w:rPr>
        <w:t>FROM</w:t>
      </w:r>
      <w:r w:rsidRPr="003738A5">
        <w:rPr>
          <w:rFonts w:asciiTheme="minorHAnsi" w:hAnsiTheme="minorHAnsi" w:cstheme="minorHAnsi"/>
          <w:color w:val="000000"/>
          <w:sz w:val="22"/>
          <w:szCs w:val="22"/>
          <w:shd w:val="clear" w:color="auto" w:fill="FFFFFF"/>
        </w:rPr>
        <w:t xml:space="preserve"> </w:t>
      </w:r>
      <w:proofErr w:type="spellStart"/>
      <w:r w:rsidRPr="003738A5">
        <w:rPr>
          <w:rFonts w:asciiTheme="minorHAnsi" w:hAnsiTheme="minorHAnsi" w:cstheme="minorHAnsi"/>
          <w:color w:val="000000"/>
          <w:sz w:val="22"/>
          <w:szCs w:val="22"/>
          <w:shd w:val="clear" w:color="auto" w:fill="FFFFFF"/>
        </w:rPr>
        <w:t>dictionary.columns</w:t>
      </w:r>
      <w:proofErr w:type="spellEnd"/>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color w:val="0000FF"/>
          <w:sz w:val="22"/>
          <w:szCs w:val="22"/>
          <w:shd w:val="clear" w:color="auto" w:fill="FFFFFF"/>
        </w:rPr>
        <w:t>WHERE</w:t>
      </w:r>
      <w:r w:rsidRPr="003738A5">
        <w:rPr>
          <w:rFonts w:asciiTheme="minorHAnsi" w:hAnsiTheme="minorHAnsi" w:cstheme="minorHAnsi"/>
          <w:color w:val="000000"/>
          <w:sz w:val="22"/>
          <w:szCs w:val="22"/>
          <w:shd w:val="clear" w:color="auto" w:fill="FFFFFF"/>
        </w:rPr>
        <w:t xml:space="preserve"> </w:t>
      </w:r>
      <w:proofErr w:type="spellStart"/>
      <w:r w:rsidRPr="003738A5">
        <w:rPr>
          <w:rFonts w:asciiTheme="minorHAnsi" w:hAnsiTheme="minorHAnsi" w:cstheme="minorHAnsi"/>
          <w:color w:val="000000"/>
          <w:sz w:val="22"/>
          <w:szCs w:val="22"/>
          <w:shd w:val="clear" w:color="auto" w:fill="FFFFFF"/>
        </w:rPr>
        <w:t>libname</w:t>
      </w:r>
      <w:proofErr w:type="spellEnd"/>
      <w:r w:rsidRPr="003738A5">
        <w:rPr>
          <w:rFonts w:asciiTheme="minorHAnsi" w:hAnsiTheme="minorHAnsi" w:cstheme="minorHAnsi"/>
          <w:color w:val="000000"/>
          <w:sz w:val="22"/>
          <w:szCs w:val="22"/>
          <w:shd w:val="clear" w:color="auto" w:fill="FFFFFF"/>
        </w:rPr>
        <w:t>=</w:t>
      </w:r>
      <w:r w:rsidRPr="003738A5">
        <w:rPr>
          <w:rFonts w:asciiTheme="minorHAnsi" w:hAnsiTheme="minorHAnsi" w:cstheme="minorHAnsi"/>
          <w:color w:val="800080"/>
          <w:sz w:val="22"/>
          <w:szCs w:val="22"/>
          <w:shd w:val="clear" w:color="auto" w:fill="FFFFFF"/>
        </w:rPr>
        <w:t>"WORK"</w:t>
      </w:r>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color w:val="0000FF"/>
          <w:sz w:val="22"/>
          <w:szCs w:val="22"/>
          <w:shd w:val="clear" w:color="auto" w:fill="FFFFFF"/>
        </w:rPr>
        <w:t>AND</w:t>
      </w:r>
      <w:r w:rsidRPr="003738A5">
        <w:rPr>
          <w:rFonts w:asciiTheme="minorHAnsi" w:hAnsiTheme="minorHAnsi" w:cstheme="minorHAnsi"/>
          <w:color w:val="000000"/>
          <w:sz w:val="22"/>
          <w:szCs w:val="22"/>
          <w:shd w:val="clear" w:color="auto" w:fill="FFFFFF"/>
        </w:rPr>
        <w:t xml:space="preserve"> </w:t>
      </w:r>
      <w:proofErr w:type="spellStart"/>
      <w:r w:rsidRPr="003738A5">
        <w:rPr>
          <w:rFonts w:asciiTheme="minorHAnsi" w:hAnsiTheme="minorHAnsi" w:cstheme="minorHAnsi"/>
          <w:color w:val="000000"/>
          <w:sz w:val="22"/>
          <w:szCs w:val="22"/>
          <w:shd w:val="clear" w:color="auto" w:fill="FFFFFF"/>
        </w:rPr>
        <w:t>memname</w:t>
      </w:r>
      <w:proofErr w:type="spellEnd"/>
      <w:r w:rsidRPr="003738A5">
        <w:rPr>
          <w:rFonts w:asciiTheme="minorHAnsi" w:hAnsiTheme="minorHAnsi" w:cstheme="minorHAnsi"/>
          <w:color w:val="000000"/>
          <w:sz w:val="22"/>
          <w:szCs w:val="22"/>
          <w:shd w:val="clear" w:color="auto" w:fill="FFFFFF"/>
        </w:rPr>
        <w:t>=</w:t>
      </w:r>
      <w:r w:rsidRPr="003738A5">
        <w:rPr>
          <w:rFonts w:asciiTheme="minorHAnsi" w:hAnsiTheme="minorHAnsi" w:cstheme="minorHAnsi"/>
          <w:color w:val="800080"/>
          <w:sz w:val="22"/>
          <w:szCs w:val="22"/>
          <w:shd w:val="clear" w:color="auto" w:fill="FFFFFF"/>
        </w:rPr>
        <w:t>"TRAIN_ENCODED"</w:t>
      </w:r>
      <w:r w:rsidRPr="003738A5">
        <w:rPr>
          <w:rFonts w:asciiTheme="minorHAnsi" w:hAnsiTheme="minorHAnsi" w:cstheme="minorHAnsi"/>
          <w:color w:val="000000"/>
          <w:sz w:val="22"/>
          <w:szCs w:val="22"/>
          <w:shd w:val="clear" w:color="auto" w:fill="FFFFFF"/>
        </w:rPr>
        <w:t>;</w:t>
      </w:r>
    </w:p>
    <w:p w14:paraId="533F9FD8"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color w:val="0000FF"/>
          <w:sz w:val="22"/>
          <w:szCs w:val="22"/>
          <w:shd w:val="clear" w:color="auto" w:fill="FFFFFF"/>
        </w:rPr>
        <w:t>CREATE</w:t>
      </w:r>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color w:val="0000FF"/>
          <w:sz w:val="22"/>
          <w:szCs w:val="22"/>
          <w:shd w:val="clear" w:color="auto" w:fill="FFFFFF"/>
        </w:rPr>
        <w:t>TABLE</w:t>
      </w:r>
      <w:r w:rsidRPr="003738A5">
        <w:rPr>
          <w:rFonts w:asciiTheme="minorHAnsi" w:hAnsiTheme="minorHAnsi" w:cstheme="minorHAnsi"/>
          <w:color w:val="000000"/>
          <w:sz w:val="22"/>
          <w:szCs w:val="22"/>
          <w:shd w:val="clear" w:color="auto" w:fill="FFFFFF"/>
        </w:rPr>
        <w:t xml:space="preserve"> </w:t>
      </w:r>
      <w:proofErr w:type="spellStart"/>
      <w:r w:rsidRPr="003738A5">
        <w:rPr>
          <w:rFonts w:asciiTheme="minorHAnsi" w:hAnsiTheme="minorHAnsi" w:cstheme="minorHAnsi"/>
          <w:color w:val="000000"/>
          <w:sz w:val="22"/>
          <w:szCs w:val="22"/>
          <w:shd w:val="clear" w:color="auto" w:fill="FFFFFF"/>
        </w:rPr>
        <w:t>oot_vars</w:t>
      </w:r>
      <w:proofErr w:type="spellEnd"/>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color w:val="0000FF"/>
          <w:sz w:val="22"/>
          <w:szCs w:val="22"/>
          <w:shd w:val="clear" w:color="auto" w:fill="FFFFFF"/>
        </w:rPr>
        <w:t>AS</w:t>
      </w:r>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color w:val="0000FF"/>
          <w:sz w:val="22"/>
          <w:szCs w:val="22"/>
          <w:shd w:val="clear" w:color="auto" w:fill="FFFFFF"/>
        </w:rPr>
        <w:t>SELECT</w:t>
      </w:r>
      <w:r w:rsidRPr="003738A5">
        <w:rPr>
          <w:rFonts w:asciiTheme="minorHAnsi" w:hAnsiTheme="minorHAnsi" w:cstheme="minorHAnsi"/>
          <w:color w:val="000000"/>
          <w:sz w:val="22"/>
          <w:szCs w:val="22"/>
          <w:shd w:val="clear" w:color="auto" w:fill="FFFFFF"/>
        </w:rPr>
        <w:t xml:space="preserve"> name </w:t>
      </w:r>
      <w:r w:rsidRPr="003738A5">
        <w:rPr>
          <w:rFonts w:asciiTheme="minorHAnsi" w:hAnsiTheme="minorHAnsi" w:cstheme="minorHAnsi"/>
          <w:color w:val="0000FF"/>
          <w:sz w:val="22"/>
          <w:szCs w:val="22"/>
          <w:shd w:val="clear" w:color="auto" w:fill="FFFFFF"/>
        </w:rPr>
        <w:t>FROM</w:t>
      </w:r>
      <w:r w:rsidRPr="003738A5">
        <w:rPr>
          <w:rFonts w:asciiTheme="minorHAnsi" w:hAnsiTheme="minorHAnsi" w:cstheme="minorHAnsi"/>
          <w:color w:val="000000"/>
          <w:sz w:val="22"/>
          <w:szCs w:val="22"/>
          <w:shd w:val="clear" w:color="auto" w:fill="FFFFFF"/>
        </w:rPr>
        <w:t xml:space="preserve"> </w:t>
      </w:r>
      <w:proofErr w:type="spellStart"/>
      <w:r w:rsidRPr="003738A5">
        <w:rPr>
          <w:rFonts w:asciiTheme="minorHAnsi" w:hAnsiTheme="minorHAnsi" w:cstheme="minorHAnsi"/>
          <w:color w:val="000000"/>
          <w:sz w:val="22"/>
          <w:szCs w:val="22"/>
          <w:shd w:val="clear" w:color="auto" w:fill="FFFFFF"/>
        </w:rPr>
        <w:t>dictionary.columns</w:t>
      </w:r>
      <w:proofErr w:type="spellEnd"/>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color w:val="0000FF"/>
          <w:sz w:val="22"/>
          <w:szCs w:val="22"/>
          <w:shd w:val="clear" w:color="auto" w:fill="FFFFFF"/>
        </w:rPr>
        <w:t>WHERE</w:t>
      </w:r>
      <w:r w:rsidRPr="003738A5">
        <w:rPr>
          <w:rFonts w:asciiTheme="minorHAnsi" w:hAnsiTheme="minorHAnsi" w:cstheme="minorHAnsi"/>
          <w:color w:val="000000"/>
          <w:sz w:val="22"/>
          <w:szCs w:val="22"/>
          <w:shd w:val="clear" w:color="auto" w:fill="FFFFFF"/>
        </w:rPr>
        <w:t xml:space="preserve"> </w:t>
      </w:r>
      <w:proofErr w:type="spellStart"/>
      <w:r w:rsidRPr="003738A5">
        <w:rPr>
          <w:rFonts w:asciiTheme="minorHAnsi" w:hAnsiTheme="minorHAnsi" w:cstheme="minorHAnsi"/>
          <w:color w:val="000000"/>
          <w:sz w:val="22"/>
          <w:szCs w:val="22"/>
          <w:shd w:val="clear" w:color="auto" w:fill="FFFFFF"/>
        </w:rPr>
        <w:t>libname</w:t>
      </w:r>
      <w:proofErr w:type="spellEnd"/>
      <w:r w:rsidRPr="003738A5">
        <w:rPr>
          <w:rFonts w:asciiTheme="minorHAnsi" w:hAnsiTheme="minorHAnsi" w:cstheme="minorHAnsi"/>
          <w:color w:val="000000"/>
          <w:sz w:val="22"/>
          <w:szCs w:val="22"/>
          <w:shd w:val="clear" w:color="auto" w:fill="FFFFFF"/>
        </w:rPr>
        <w:t>=</w:t>
      </w:r>
      <w:r w:rsidRPr="003738A5">
        <w:rPr>
          <w:rFonts w:asciiTheme="minorHAnsi" w:hAnsiTheme="minorHAnsi" w:cstheme="minorHAnsi"/>
          <w:color w:val="800080"/>
          <w:sz w:val="22"/>
          <w:szCs w:val="22"/>
          <w:shd w:val="clear" w:color="auto" w:fill="FFFFFF"/>
        </w:rPr>
        <w:t>"WORK"</w:t>
      </w:r>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color w:val="0000FF"/>
          <w:sz w:val="22"/>
          <w:szCs w:val="22"/>
          <w:shd w:val="clear" w:color="auto" w:fill="FFFFFF"/>
        </w:rPr>
        <w:t>AND</w:t>
      </w:r>
      <w:r w:rsidRPr="003738A5">
        <w:rPr>
          <w:rFonts w:asciiTheme="minorHAnsi" w:hAnsiTheme="minorHAnsi" w:cstheme="minorHAnsi"/>
          <w:color w:val="000000"/>
          <w:sz w:val="22"/>
          <w:szCs w:val="22"/>
          <w:shd w:val="clear" w:color="auto" w:fill="FFFFFF"/>
        </w:rPr>
        <w:t xml:space="preserve"> </w:t>
      </w:r>
      <w:proofErr w:type="spellStart"/>
      <w:r w:rsidRPr="003738A5">
        <w:rPr>
          <w:rFonts w:asciiTheme="minorHAnsi" w:hAnsiTheme="minorHAnsi" w:cstheme="minorHAnsi"/>
          <w:color w:val="000000"/>
          <w:sz w:val="22"/>
          <w:szCs w:val="22"/>
          <w:shd w:val="clear" w:color="auto" w:fill="FFFFFF"/>
        </w:rPr>
        <w:t>memname</w:t>
      </w:r>
      <w:proofErr w:type="spellEnd"/>
      <w:r w:rsidRPr="003738A5">
        <w:rPr>
          <w:rFonts w:asciiTheme="minorHAnsi" w:hAnsiTheme="minorHAnsi" w:cstheme="minorHAnsi"/>
          <w:color w:val="000000"/>
          <w:sz w:val="22"/>
          <w:szCs w:val="22"/>
          <w:shd w:val="clear" w:color="auto" w:fill="FFFFFF"/>
        </w:rPr>
        <w:t>=</w:t>
      </w:r>
      <w:r w:rsidRPr="003738A5">
        <w:rPr>
          <w:rFonts w:asciiTheme="minorHAnsi" w:hAnsiTheme="minorHAnsi" w:cstheme="minorHAnsi"/>
          <w:color w:val="800080"/>
          <w:sz w:val="22"/>
          <w:szCs w:val="22"/>
          <w:shd w:val="clear" w:color="auto" w:fill="FFFFFF"/>
        </w:rPr>
        <w:t>"OOT_ENCODED"</w:t>
      </w:r>
      <w:r w:rsidRPr="003738A5">
        <w:rPr>
          <w:rFonts w:asciiTheme="minorHAnsi" w:hAnsiTheme="minorHAnsi" w:cstheme="minorHAnsi"/>
          <w:color w:val="000000"/>
          <w:sz w:val="22"/>
          <w:szCs w:val="22"/>
          <w:shd w:val="clear" w:color="auto" w:fill="FFFFFF"/>
        </w:rPr>
        <w:t>;</w:t>
      </w:r>
    </w:p>
    <w:p w14:paraId="4AE40A25"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color w:val="0000FF"/>
          <w:sz w:val="22"/>
          <w:szCs w:val="22"/>
          <w:shd w:val="clear" w:color="auto" w:fill="FFFFFF"/>
        </w:rPr>
        <w:t>CREATE</w:t>
      </w:r>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color w:val="0000FF"/>
          <w:sz w:val="22"/>
          <w:szCs w:val="22"/>
          <w:shd w:val="clear" w:color="auto" w:fill="FFFFFF"/>
        </w:rPr>
        <w:t>TABLE</w:t>
      </w:r>
      <w:r w:rsidRPr="003738A5">
        <w:rPr>
          <w:rFonts w:asciiTheme="minorHAnsi" w:hAnsiTheme="minorHAnsi" w:cstheme="minorHAnsi"/>
          <w:color w:val="000000"/>
          <w:sz w:val="22"/>
          <w:szCs w:val="22"/>
          <w:shd w:val="clear" w:color="auto" w:fill="FFFFFF"/>
        </w:rPr>
        <w:t xml:space="preserve"> </w:t>
      </w:r>
      <w:proofErr w:type="spellStart"/>
      <w:r w:rsidRPr="003738A5">
        <w:rPr>
          <w:rFonts w:asciiTheme="minorHAnsi" w:hAnsiTheme="minorHAnsi" w:cstheme="minorHAnsi"/>
          <w:color w:val="000000"/>
          <w:sz w:val="22"/>
          <w:szCs w:val="22"/>
          <w:shd w:val="clear" w:color="auto" w:fill="FFFFFF"/>
        </w:rPr>
        <w:t>in_train_not_oot</w:t>
      </w:r>
      <w:proofErr w:type="spellEnd"/>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color w:val="0000FF"/>
          <w:sz w:val="22"/>
          <w:szCs w:val="22"/>
          <w:shd w:val="clear" w:color="auto" w:fill="FFFFFF"/>
        </w:rPr>
        <w:t>AS</w:t>
      </w:r>
    </w:p>
    <w:p w14:paraId="2965FDC4"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color w:val="0000FF"/>
          <w:sz w:val="22"/>
          <w:szCs w:val="22"/>
          <w:shd w:val="clear" w:color="auto" w:fill="FFFFFF"/>
        </w:rPr>
        <w:t>SELECT</w:t>
      </w:r>
      <w:r w:rsidRPr="003738A5">
        <w:rPr>
          <w:rFonts w:asciiTheme="minorHAnsi" w:hAnsiTheme="minorHAnsi" w:cstheme="minorHAnsi"/>
          <w:color w:val="000000"/>
          <w:sz w:val="22"/>
          <w:szCs w:val="22"/>
          <w:shd w:val="clear" w:color="auto" w:fill="FFFFFF"/>
        </w:rPr>
        <w:t xml:space="preserve"> * </w:t>
      </w:r>
      <w:r w:rsidRPr="003738A5">
        <w:rPr>
          <w:rFonts w:asciiTheme="minorHAnsi" w:hAnsiTheme="minorHAnsi" w:cstheme="minorHAnsi"/>
          <w:color w:val="0000FF"/>
          <w:sz w:val="22"/>
          <w:szCs w:val="22"/>
          <w:shd w:val="clear" w:color="auto" w:fill="FFFFFF"/>
        </w:rPr>
        <w:t>FROM</w:t>
      </w:r>
      <w:r w:rsidRPr="003738A5">
        <w:rPr>
          <w:rFonts w:asciiTheme="minorHAnsi" w:hAnsiTheme="minorHAnsi" w:cstheme="minorHAnsi"/>
          <w:color w:val="000000"/>
          <w:sz w:val="22"/>
          <w:szCs w:val="22"/>
          <w:shd w:val="clear" w:color="auto" w:fill="FFFFFF"/>
        </w:rPr>
        <w:t xml:space="preserve"> </w:t>
      </w:r>
      <w:proofErr w:type="spellStart"/>
      <w:r w:rsidRPr="003738A5">
        <w:rPr>
          <w:rFonts w:asciiTheme="minorHAnsi" w:hAnsiTheme="minorHAnsi" w:cstheme="minorHAnsi"/>
          <w:color w:val="000000"/>
          <w:sz w:val="22"/>
          <w:szCs w:val="22"/>
          <w:shd w:val="clear" w:color="auto" w:fill="FFFFFF"/>
        </w:rPr>
        <w:t>train_vars</w:t>
      </w:r>
      <w:proofErr w:type="spellEnd"/>
    </w:p>
    <w:p w14:paraId="48C51741"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color w:val="0000FF"/>
          <w:sz w:val="22"/>
          <w:szCs w:val="22"/>
          <w:shd w:val="clear" w:color="auto" w:fill="FFFFFF"/>
        </w:rPr>
        <w:t>EXCEPT</w:t>
      </w:r>
    </w:p>
    <w:p w14:paraId="4C19E44A"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color w:val="0000FF"/>
          <w:sz w:val="22"/>
          <w:szCs w:val="22"/>
          <w:shd w:val="clear" w:color="auto" w:fill="FFFFFF"/>
        </w:rPr>
        <w:t>SELECT</w:t>
      </w:r>
      <w:r w:rsidRPr="003738A5">
        <w:rPr>
          <w:rFonts w:asciiTheme="minorHAnsi" w:hAnsiTheme="minorHAnsi" w:cstheme="minorHAnsi"/>
          <w:color w:val="000000"/>
          <w:sz w:val="22"/>
          <w:szCs w:val="22"/>
          <w:shd w:val="clear" w:color="auto" w:fill="FFFFFF"/>
        </w:rPr>
        <w:t xml:space="preserve"> * </w:t>
      </w:r>
      <w:r w:rsidRPr="003738A5">
        <w:rPr>
          <w:rFonts w:asciiTheme="minorHAnsi" w:hAnsiTheme="minorHAnsi" w:cstheme="minorHAnsi"/>
          <w:color w:val="0000FF"/>
          <w:sz w:val="22"/>
          <w:szCs w:val="22"/>
          <w:shd w:val="clear" w:color="auto" w:fill="FFFFFF"/>
        </w:rPr>
        <w:t>FROM</w:t>
      </w:r>
      <w:r w:rsidRPr="003738A5">
        <w:rPr>
          <w:rFonts w:asciiTheme="minorHAnsi" w:hAnsiTheme="minorHAnsi" w:cstheme="minorHAnsi"/>
          <w:color w:val="000000"/>
          <w:sz w:val="22"/>
          <w:szCs w:val="22"/>
          <w:shd w:val="clear" w:color="auto" w:fill="FFFFFF"/>
        </w:rPr>
        <w:t xml:space="preserve"> </w:t>
      </w:r>
      <w:proofErr w:type="spellStart"/>
      <w:r w:rsidRPr="003738A5">
        <w:rPr>
          <w:rFonts w:asciiTheme="minorHAnsi" w:hAnsiTheme="minorHAnsi" w:cstheme="minorHAnsi"/>
          <w:color w:val="000000"/>
          <w:sz w:val="22"/>
          <w:szCs w:val="22"/>
          <w:shd w:val="clear" w:color="auto" w:fill="FFFFFF"/>
        </w:rPr>
        <w:t>oot_vars</w:t>
      </w:r>
      <w:proofErr w:type="spellEnd"/>
      <w:r w:rsidRPr="003738A5">
        <w:rPr>
          <w:rFonts w:asciiTheme="minorHAnsi" w:hAnsiTheme="minorHAnsi" w:cstheme="minorHAnsi"/>
          <w:color w:val="000000"/>
          <w:sz w:val="22"/>
          <w:szCs w:val="22"/>
          <w:shd w:val="clear" w:color="auto" w:fill="FFFFFF"/>
        </w:rPr>
        <w:t>;</w:t>
      </w:r>
    </w:p>
    <w:p w14:paraId="1857D642"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b/>
          <w:bCs/>
          <w:color w:val="000080"/>
          <w:sz w:val="22"/>
          <w:szCs w:val="22"/>
          <w:shd w:val="clear" w:color="auto" w:fill="FFFFFF"/>
        </w:rPr>
        <w:t>QUIT</w:t>
      </w:r>
      <w:r w:rsidRPr="003738A5">
        <w:rPr>
          <w:rFonts w:asciiTheme="minorHAnsi" w:hAnsiTheme="minorHAnsi" w:cstheme="minorHAnsi"/>
          <w:color w:val="000000"/>
          <w:sz w:val="22"/>
          <w:szCs w:val="22"/>
          <w:shd w:val="clear" w:color="auto" w:fill="FFFFFF"/>
        </w:rPr>
        <w:t>;</w:t>
      </w:r>
    </w:p>
    <w:p w14:paraId="7CC3609D"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p>
    <w:p w14:paraId="6E5E618A"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color w:val="008000"/>
          <w:sz w:val="22"/>
          <w:szCs w:val="22"/>
          <w:shd w:val="clear" w:color="auto" w:fill="FFFFFF"/>
        </w:rPr>
        <w:t>/* Print the differences */</w:t>
      </w:r>
    </w:p>
    <w:p w14:paraId="35D0EABD"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b/>
          <w:bCs/>
          <w:color w:val="000080"/>
          <w:sz w:val="22"/>
          <w:szCs w:val="22"/>
          <w:shd w:val="clear" w:color="auto" w:fill="FFFFFF"/>
        </w:rPr>
        <w:t>PROC</w:t>
      </w:r>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b/>
          <w:bCs/>
          <w:color w:val="000080"/>
          <w:sz w:val="22"/>
          <w:szCs w:val="22"/>
          <w:shd w:val="clear" w:color="auto" w:fill="FFFFFF"/>
        </w:rPr>
        <w:t>PRINT</w:t>
      </w:r>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color w:val="0000FF"/>
          <w:sz w:val="22"/>
          <w:szCs w:val="22"/>
          <w:shd w:val="clear" w:color="auto" w:fill="FFFFFF"/>
        </w:rPr>
        <w:t>DATA</w:t>
      </w:r>
      <w:r w:rsidRPr="003738A5">
        <w:rPr>
          <w:rFonts w:asciiTheme="minorHAnsi" w:hAnsiTheme="minorHAnsi" w:cstheme="minorHAnsi"/>
          <w:color w:val="000000"/>
          <w:sz w:val="22"/>
          <w:szCs w:val="22"/>
          <w:shd w:val="clear" w:color="auto" w:fill="FFFFFF"/>
        </w:rPr>
        <w:t>=</w:t>
      </w:r>
      <w:proofErr w:type="spellStart"/>
      <w:r w:rsidRPr="003738A5">
        <w:rPr>
          <w:rFonts w:asciiTheme="minorHAnsi" w:hAnsiTheme="minorHAnsi" w:cstheme="minorHAnsi"/>
          <w:color w:val="000000"/>
          <w:sz w:val="22"/>
          <w:szCs w:val="22"/>
          <w:shd w:val="clear" w:color="auto" w:fill="FFFFFF"/>
        </w:rPr>
        <w:t>in_train_not_oot</w:t>
      </w:r>
      <w:proofErr w:type="spellEnd"/>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b/>
          <w:bCs/>
          <w:color w:val="000080"/>
          <w:sz w:val="22"/>
          <w:szCs w:val="22"/>
          <w:shd w:val="clear" w:color="auto" w:fill="FFFFFF"/>
        </w:rPr>
        <w:t>RUN</w:t>
      </w:r>
      <w:r w:rsidRPr="003738A5">
        <w:rPr>
          <w:rFonts w:asciiTheme="minorHAnsi" w:hAnsiTheme="minorHAnsi" w:cstheme="minorHAnsi"/>
          <w:color w:val="000000"/>
          <w:sz w:val="22"/>
          <w:szCs w:val="22"/>
          <w:shd w:val="clear" w:color="auto" w:fill="FFFFFF"/>
        </w:rPr>
        <w:t>;</w:t>
      </w:r>
    </w:p>
    <w:p w14:paraId="2ACA1506"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p>
    <w:p w14:paraId="25956225"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color w:val="008000"/>
          <w:sz w:val="22"/>
          <w:szCs w:val="22"/>
          <w:shd w:val="clear" w:color="auto" w:fill="FFFFFF"/>
        </w:rPr>
        <w:t>/* Create final train and OOT datasets */</w:t>
      </w:r>
    </w:p>
    <w:p w14:paraId="6EE2EC8C"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b/>
          <w:bCs/>
          <w:color w:val="000080"/>
          <w:sz w:val="22"/>
          <w:szCs w:val="22"/>
          <w:shd w:val="clear" w:color="auto" w:fill="FFFFFF"/>
        </w:rPr>
        <w:t>DATA</w:t>
      </w:r>
      <w:r w:rsidRPr="003738A5">
        <w:rPr>
          <w:rFonts w:asciiTheme="minorHAnsi" w:hAnsiTheme="minorHAnsi" w:cstheme="minorHAnsi"/>
          <w:color w:val="000000"/>
          <w:sz w:val="22"/>
          <w:szCs w:val="22"/>
          <w:shd w:val="clear" w:color="auto" w:fill="FFFFFF"/>
        </w:rPr>
        <w:t xml:space="preserve"> </w:t>
      </w:r>
      <w:proofErr w:type="spellStart"/>
      <w:r w:rsidRPr="003738A5">
        <w:rPr>
          <w:rFonts w:asciiTheme="minorHAnsi" w:hAnsiTheme="minorHAnsi" w:cstheme="minorHAnsi"/>
          <w:color w:val="000000"/>
          <w:sz w:val="22"/>
          <w:szCs w:val="22"/>
          <w:shd w:val="clear" w:color="auto" w:fill="FFFFFF"/>
        </w:rPr>
        <w:t>train_encoded_final</w:t>
      </w:r>
      <w:proofErr w:type="spellEnd"/>
      <w:r w:rsidRPr="003738A5">
        <w:rPr>
          <w:rFonts w:asciiTheme="minorHAnsi" w:hAnsiTheme="minorHAnsi" w:cstheme="minorHAnsi"/>
          <w:color w:val="000000"/>
          <w:sz w:val="22"/>
          <w:szCs w:val="22"/>
          <w:shd w:val="clear" w:color="auto" w:fill="FFFFFF"/>
        </w:rPr>
        <w:t>;</w:t>
      </w:r>
    </w:p>
    <w:p w14:paraId="12999F2A"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color w:val="0000FF"/>
          <w:sz w:val="22"/>
          <w:szCs w:val="22"/>
          <w:shd w:val="clear" w:color="auto" w:fill="FFFFFF"/>
        </w:rPr>
        <w:t>SET</w:t>
      </w:r>
      <w:r w:rsidRPr="003738A5">
        <w:rPr>
          <w:rFonts w:asciiTheme="minorHAnsi" w:hAnsiTheme="minorHAnsi" w:cstheme="minorHAnsi"/>
          <w:color w:val="000000"/>
          <w:sz w:val="22"/>
          <w:szCs w:val="22"/>
          <w:shd w:val="clear" w:color="auto" w:fill="FFFFFF"/>
        </w:rPr>
        <w:t xml:space="preserve"> </w:t>
      </w:r>
      <w:proofErr w:type="spellStart"/>
      <w:r w:rsidRPr="003738A5">
        <w:rPr>
          <w:rFonts w:asciiTheme="minorHAnsi" w:hAnsiTheme="minorHAnsi" w:cstheme="minorHAnsi"/>
          <w:color w:val="000000"/>
          <w:sz w:val="22"/>
          <w:szCs w:val="22"/>
          <w:shd w:val="clear" w:color="auto" w:fill="FFFFFF"/>
        </w:rPr>
        <w:t>train_encoded</w:t>
      </w:r>
      <w:proofErr w:type="spellEnd"/>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color w:val="0000FF"/>
          <w:sz w:val="22"/>
          <w:szCs w:val="22"/>
          <w:shd w:val="clear" w:color="auto" w:fill="FFFFFF"/>
        </w:rPr>
        <w:t>KEEP</w:t>
      </w:r>
      <w:r w:rsidRPr="003738A5">
        <w:rPr>
          <w:rFonts w:asciiTheme="minorHAnsi" w:hAnsiTheme="minorHAnsi" w:cstheme="minorHAnsi"/>
          <w:color w:val="000000"/>
          <w:sz w:val="22"/>
          <w:szCs w:val="22"/>
          <w:shd w:val="clear" w:color="auto" w:fill="FFFFFF"/>
        </w:rPr>
        <w:t>=&amp;predictors bad);</w:t>
      </w:r>
    </w:p>
    <w:p w14:paraId="2A7BBBBE"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b/>
          <w:bCs/>
          <w:color w:val="000080"/>
          <w:sz w:val="22"/>
          <w:szCs w:val="22"/>
          <w:shd w:val="clear" w:color="auto" w:fill="FFFFFF"/>
        </w:rPr>
        <w:t>RUN</w:t>
      </w:r>
      <w:r w:rsidRPr="003738A5">
        <w:rPr>
          <w:rFonts w:asciiTheme="minorHAnsi" w:hAnsiTheme="minorHAnsi" w:cstheme="minorHAnsi"/>
          <w:color w:val="000000"/>
          <w:sz w:val="22"/>
          <w:szCs w:val="22"/>
          <w:shd w:val="clear" w:color="auto" w:fill="FFFFFF"/>
        </w:rPr>
        <w:t>;</w:t>
      </w:r>
    </w:p>
    <w:p w14:paraId="67DE2550"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p>
    <w:p w14:paraId="504A5E3B"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b/>
          <w:bCs/>
          <w:color w:val="000080"/>
          <w:sz w:val="22"/>
          <w:szCs w:val="22"/>
          <w:shd w:val="clear" w:color="auto" w:fill="FFFFFF"/>
        </w:rPr>
        <w:t>PROC</w:t>
      </w:r>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b/>
          <w:bCs/>
          <w:color w:val="000080"/>
          <w:sz w:val="22"/>
          <w:szCs w:val="22"/>
          <w:shd w:val="clear" w:color="auto" w:fill="FFFFFF"/>
        </w:rPr>
        <w:t>FREQ</w:t>
      </w:r>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color w:val="0000FF"/>
          <w:sz w:val="22"/>
          <w:szCs w:val="22"/>
          <w:shd w:val="clear" w:color="auto" w:fill="FFFFFF"/>
        </w:rPr>
        <w:t>DATA</w:t>
      </w:r>
      <w:r w:rsidRPr="003738A5">
        <w:rPr>
          <w:rFonts w:asciiTheme="minorHAnsi" w:hAnsiTheme="minorHAnsi" w:cstheme="minorHAnsi"/>
          <w:color w:val="000000"/>
          <w:sz w:val="22"/>
          <w:szCs w:val="22"/>
          <w:shd w:val="clear" w:color="auto" w:fill="FFFFFF"/>
        </w:rPr>
        <w:t>=</w:t>
      </w:r>
      <w:proofErr w:type="spellStart"/>
      <w:r w:rsidRPr="003738A5">
        <w:rPr>
          <w:rFonts w:asciiTheme="minorHAnsi" w:hAnsiTheme="minorHAnsi" w:cstheme="minorHAnsi"/>
          <w:color w:val="000000"/>
          <w:sz w:val="22"/>
          <w:szCs w:val="22"/>
          <w:shd w:val="clear" w:color="auto" w:fill="FFFFFF"/>
        </w:rPr>
        <w:t>train_encoded_final</w:t>
      </w:r>
      <w:proofErr w:type="spellEnd"/>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color w:val="0000FF"/>
          <w:sz w:val="22"/>
          <w:szCs w:val="22"/>
          <w:shd w:val="clear" w:color="auto" w:fill="FFFFFF"/>
        </w:rPr>
        <w:t>TABLE</w:t>
      </w:r>
      <w:r w:rsidRPr="003738A5">
        <w:rPr>
          <w:rFonts w:asciiTheme="minorHAnsi" w:hAnsiTheme="minorHAnsi" w:cstheme="minorHAnsi"/>
          <w:color w:val="000000"/>
          <w:sz w:val="22"/>
          <w:szCs w:val="22"/>
          <w:shd w:val="clear" w:color="auto" w:fill="FFFFFF"/>
        </w:rPr>
        <w:t xml:space="preserve"> bad; </w:t>
      </w:r>
      <w:r w:rsidRPr="003738A5">
        <w:rPr>
          <w:rFonts w:asciiTheme="minorHAnsi" w:hAnsiTheme="minorHAnsi" w:cstheme="minorHAnsi"/>
          <w:b/>
          <w:bCs/>
          <w:color w:val="000080"/>
          <w:sz w:val="22"/>
          <w:szCs w:val="22"/>
          <w:shd w:val="clear" w:color="auto" w:fill="FFFFFF"/>
        </w:rPr>
        <w:t>RUN</w:t>
      </w:r>
      <w:r w:rsidRPr="003738A5">
        <w:rPr>
          <w:rFonts w:asciiTheme="minorHAnsi" w:hAnsiTheme="minorHAnsi" w:cstheme="minorHAnsi"/>
          <w:color w:val="000000"/>
          <w:sz w:val="22"/>
          <w:szCs w:val="22"/>
          <w:shd w:val="clear" w:color="auto" w:fill="FFFFFF"/>
        </w:rPr>
        <w:t>;</w:t>
      </w:r>
    </w:p>
    <w:p w14:paraId="500DD40D"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p>
    <w:p w14:paraId="3D8CCFAA"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color w:val="008000"/>
          <w:sz w:val="22"/>
          <w:szCs w:val="22"/>
          <w:shd w:val="clear" w:color="auto" w:fill="FFFFFF"/>
        </w:rPr>
        <w:t>/*Create missing variables from TRAIN dataset*/</w:t>
      </w:r>
    </w:p>
    <w:p w14:paraId="5E077789"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b/>
          <w:bCs/>
          <w:color w:val="000080"/>
          <w:sz w:val="22"/>
          <w:szCs w:val="22"/>
          <w:shd w:val="clear" w:color="auto" w:fill="FFFFFF"/>
        </w:rPr>
        <w:t>DATA</w:t>
      </w:r>
      <w:r w:rsidRPr="003738A5">
        <w:rPr>
          <w:rFonts w:asciiTheme="minorHAnsi" w:hAnsiTheme="minorHAnsi" w:cstheme="minorHAnsi"/>
          <w:color w:val="000000"/>
          <w:sz w:val="22"/>
          <w:szCs w:val="22"/>
          <w:shd w:val="clear" w:color="auto" w:fill="FFFFFF"/>
        </w:rPr>
        <w:t xml:space="preserve"> </w:t>
      </w:r>
      <w:proofErr w:type="spellStart"/>
      <w:r w:rsidRPr="003738A5">
        <w:rPr>
          <w:rFonts w:asciiTheme="minorHAnsi" w:hAnsiTheme="minorHAnsi" w:cstheme="minorHAnsi"/>
          <w:color w:val="000000"/>
          <w:sz w:val="22"/>
          <w:szCs w:val="22"/>
          <w:shd w:val="clear" w:color="auto" w:fill="FFFFFF"/>
        </w:rPr>
        <w:t>oot_encoded_final</w:t>
      </w:r>
      <w:proofErr w:type="spellEnd"/>
      <w:r w:rsidRPr="003738A5">
        <w:rPr>
          <w:rFonts w:asciiTheme="minorHAnsi" w:hAnsiTheme="minorHAnsi" w:cstheme="minorHAnsi"/>
          <w:color w:val="000000"/>
          <w:sz w:val="22"/>
          <w:szCs w:val="22"/>
          <w:shd w:val="clear" w:color="auto" w:fill="FFFFFF"/>
        </w:rPr>
        <w:t>;</w:t>
      </w:r>
    </w:p>
    <w:p w14:paraId="5F81A73F"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color w:val="0000FF"/>
          <w:sz w:val="22"/>
          <w:szCs w:val="22"/>
          <w:shd w:val="clear" w:color="auto" w:fill="FFFFFF"/>
        </w:rPr>
        <w:t>SET</w:t>
      </w:r>
      <w:r w:rsidRPr="003738A5">
        <w:rPr>
          <w:rFonts w:asciiTheme="minorHAnsi" w:hAnsiTheme="minorHAnsi" w:cstheme="minorHAnsi"/>
          <w:color w:val="000000"/>
          <w:sz w:val="22"/>
          <w:szCs w:val="22"/>
          <w:shd w:val="clear" w:color="auto" w:fill="FFFFFF"/>
        </w:rPr>
        <w:t xml:space="preserve"> </w:t>
      </w:r>
      <w:proofErr w:type="spellStart"/>
      <w:r w:rsidRPr="003738A5">
        <w:rPr>
          <w:rFonts w:asciiTheme="minorHAnsi" w:hAnsiTheme="minorHAnsi" w:cstheme="minorHAnsi"/>
          <w:color w:val="000000"/>
          <w:sz w:val="22"/>
          <w:szCs w:val="22"/>
          <w:shd w:val="clear" w:color="auto" w:fill="FFFFFF"/>
        </w:rPr>
        <w:t>oot_encoded</w:t>
      </w:r>
      <w:proofErr w:type="spellEnd"/>
      <w:r w:rsidRPr="003738A5">
        <w:rPr>
          <w:rFonts w:asciiTheme="minorHAnsi" w:hAnsiTheme="minorHAnsi" w:cstheme="minorHAnsi"/>
          <w:color w:val="000000"/>
          <w:sz w:val="22"/>
          <w:szCs w:val="22"/>
          <w:shd w:val="clear" w:color="auto" w:fill="FFFFFF"/>
        </w:rPr>
        <w:t xml:space="preserve"> ;</w:t>
      </w:r>
    </w:p>
    <w:p w14:paraId="0BFA0BFC"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color w:val="000000"/>
          <w:sz w:val="22"/>
          <w:szCs w:val="22"/>
          <w:shd w:val="clear" w:color="auto" w:fill="FFFFFF"/>
        </w:rPr>
        <w:t xml:space="preserve">  </w:t>
      </w:r>
      <w:proofErr w:type="spellStart"/>
      <w:r w:rsidRPr="003738A5">
        <w:rPr>
          <w:rFonts w:asciiTheme="minorHAnsi" w:hAnsiTheme="minorHAnsi" w:cstheme="minorHAnsi"/>
          <w:color w:val="000000"/>
          <w:sz w:val="22"/>
          <w:szCs w:val="22"/>
          <w:shd w:val="clear" w:color="auto" w:fill="FFFFFF"/>
        </w:rPr>
        <w:t>home_ownership_ANY</w:t>
      </w:r>
      <w:proofErr w:type="spellEnd"/>
      <w:r w:rsidRPr="003738A5">
        <w:rPr>
          <w:rFonts w:asciiTheme="minorHAnsi" w:hAnsiTheme="minorHAnsi" w:cstheme="minorHAnsi"/>
          <w:color w:val="000000"/>
          <w:sz w:val="22"/>
          <w:szCs w:val="22"/>
          <w:shd w:val="clear" w:color="auto" w:fill="FFFFFF"/>
        </w:rPr>
        <w:t xml:space="preserve"> = </w:t>
      </w:r>
      <w:r w:rsidRPr="003738A5">
        <w:rPr>
          <w:rFonts w:asciiTheme="minorHAnsi" w:hAnsiTheme="minorHAnsi" w:cstheme="minorHAnsi"/>
          <w:b/>
          <w:bCs/>
          <w:color w:val="008080"/>
          <w:sz w:val="22"/>
          <w:szCs w:val="22"/>
          <w:shd w:val="clear" w:color="auto" w:fill="FFFFFF"/>
        </w:rPr>
        <w:t>0</w:t>
      </w:r>
      <w:r w:rsidRPr="003738A5">
        <w:rPr>
          <w:rFonts w:asciiTheme="minorHAnsi" w:hAnsiTheme="minorHAnsi" w:cstheme="minorHAnsi"/>
          <w:color w:val="000000"/>
          <w:sz w:val="22"/>
          <w:szCs w:val="22"/>
          <w:shd w:val="clear" w:color="auto" w:fill="FFFFFF"/>
        </w:rPr>
        <w:t>;</w:t>
      </w:r>
    </w:p>
    <w:p w14:paraId="12AA6BD6"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color w:val="000000"/>
          <w:sz w:val="22"/>
          <w:szCs w:val="22"/>
          <w:shd w:val="clear" w:color="auto" w:fill="FFFFFF"/>
        </w:rPr>
        <w:t xml:space="preserve">  </w:t>
      </w:r>
      <w:proofErr w:type="spellStart"/>
      <w:r w:rsidRPr="003738A5">
        <w:rPr>
          <w:rFonts w:asciiTheme="minorHAnsi" w:hAnsiTheme="minorHAnsi" w:cstheme="minorHAnsi"/>
          <w:color w:val="000000"/>
          <w:sz w:val="22"/>
          <w:szCs w:val="22"/>
          <w:shd w:val="clear" w:color="auto" w:fill="FFFFFF"/>
        </w:rPr>
        <w:t>purpose_wedding</w:t>
      </w:r>
      <w:proofErr w:type="spellEnd"/>
      <w:r w:rsidRPr="003738A5">
        <w:rPr>
          <w:rFonts w:asciiTheme="minorHAnsi" w:hAnsiTheme="minorHAnsi" w:cstheme="minorHAnsi"/>
          <w:color w:val="000000"/>
          <w:sz w:val="22"/>
          <w:szCs w:val="22"/>
          <w:shd w:val="clear" w:color="auto" w:fill="FFFFFF"/>
        </w:rPr>
        <w:t xml:space="preserve"> = </w:t>
      </w:r>
      <w:r w:rsidRPr="003738A5">
        <w:rPr>
          <w:rFonts w:asciiTheme="minorHAnsi" w:hAnsiTheme="minorHAnsi" w:cstheme="minorHAnsi"/>
          <w:b/>
          <w:bCs/>
          <w:color w:val="008080"/>
          <w:sz w:val="22"/>
          <w:szCs w:val="22"/>
          <w:shd w:val="clear" w:color="auto" w:fill="FFFFFF"/>
        </w:rPr>
        <w:t>0</w:t>
      </w:r>
      <w:r w:rsidRPr="003738A5">
        <w:rPr>
          <w:rFonts w:asciiTheme="minorHAnsi" w:hAnsiTheme="minorHAnsi" w:cstheme="minorHAnsi"/>
          <w:color w:val="000000"/>
          <w:sz w:val="22"/>
          <w:szCs w:val="22"/>
          <w:shd w:val="clear" w:color="auto" w:fill="FFFFFF"/>
        </w:rPr>
        <w:t>;</w:t>
      </w:r>
    </w:p>
    <w:p w14:paraId="2EF7A771"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color w:val="0000FF"/>
          <w:sz w:val="22"/>
          <w:szCs w:val="22"/>
          <w:shd w:val="clear" w:color="auto" w:fill="FFFFFF"/>
        </w:rPr>
        <w:t>KEEP</w:t>
      </w:r>
      <w:r w:rsidRPr="003738A5">
        <w:rPr>
          <w:rFonts w:asciiTheme="minorHAnsi" w:hAnsiTheme="minorHAnsi" w:cstheme="minorHAnsi"/>
          <w:color w:val="000000"/>
          <w:sz w:val="22"/>
          <w:szCs w:val="22"/>
          <w:shd w:val="clear" w:color="auto" w:fill="FFFFFF"/>
        </w:rPr>
        <w:t xml:space="preserve"> &amp;predictors bad  </w:t>
      </w:r>
      <w:proofErr w:type="spellStart"/>
      <w:r w:rsidRPr="003738A5">
        <w:rPr>
          <w:rFonts w:asciiTheme="minorHAnsi" w:hAnsiTheme="minorHAnsi" w:cstheme="minorHAnsi"/>
          <w:color w:val="000000"/>
          <w:sz w:val="22"/>
          <w:szCs w:val="22"/>
          <w:shd w:val="clear" w:color="auto" w:fill="FFFFFF"/>
        </w:rPr>
        <w:t>home_ownership_ANY</w:t>
      </w:r>
      <w:proofErr w:type="spellEnd"/>
      <w:r w:rsidRPr="003738A5">
        <w:rPr>
          <w:rFonts w:asciiTheme="minorHAnsi" w:hAnsiTheme="minorHAnsi" w:cstheme="minorHAnsi"/>
          <w:color w:val="000000"/>
          <w:sz w:val="22"/>
          <w:szCs w:val="22"/>
          <w:shd w:val="clear" w:color="auto" w:fill="FFFFFF"/>
        </w:rPr>
        <w:t xml:space="preserve"> </w:t>
      </w:r>
      <w:proofErr w:type="spellStart"/>
      <w:r w:rsidRPr="003738A5">
        <w:rPr>
          <w:rFonts w:asciiTheme="minorHAnsi" w:hAnsiTheme="minorHAnsi" w:cstheme="minorHAnsi"/>
          <w:color w:val="000000"/>
          <w:sz w:val="22"/>
          <w:szCs w:val="22"/>
          <w:shd w:val="clear" w:color="auto" w:fill="FFFFFF"/>
        </w:rPr>
        <w:t>purpose_wedding</w:t>
      </w:r>
      <w:proofErr w:type="spellEnd"/>
      <w:r w:rsidRPr="003738A5">
        <w:rPr>
          <w:rFonts w:asciiTheme="minorHAnsi" w:hAnsiTheme="minorHAnsi" w:cstheme="minorHAnsi"/>
          <w:color w:val="000000"/>
          <w:sz w:val="22"/>
          <w:szCs w:val="22"/>
          <w:shd w:val="clear" w:color="auto" w:fill="FFFFFF"/>
        </w:rPr>
        <w:t>;</w:t>
      </w:r>
    </w:p>
    <w:p w14:paraId="6DDF6474"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b/>
          <w:bCs/>
          <w:color w:val="000080"/>
          <w:sz w:val="22"/>
          <w:szCs w:val="22"/>
          <w:shd w:val="clear" w:color="auto" w:fill="FFFFFF"/>
        </w:rPr>
        <w:t>RUN</w:t>
      </w:r>
      <w:r w:rsidRPr="003738A5">
        <w:rPr>
          <w:rFonts w:asciiTheme="minorHAnsi" w:hAnsiTheme="minorHAnsi" w:cstheme="minorHAnsi"/>
          <w:color w:val="000000"/>
          <w:sz w:val="22"/>
          <w:szCs w:val="22"/>
          <w:shd w:val="clear" w:color="auto" w:fill="FFFFFF"/>
        </w:rPr>
        <w:t>;</w:t>
      </w:r>
    </w:p>
    <w:p w14:paraId="2E1D9E24"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p>
    <w:p w14:paraId="4148A96A"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b/>
          <w:bCs/>
          <w:color w:val="000080"/>
          <w:sz w:val="22"/>
          <w:szCs w:val="22"/>
          <w:shd w:val="clear" w:color="auto" w:fill="FFFFFF"/>
        </w:rPr>
        <w:t>PROC</w:t>
      </w:r>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b/>
          <w:bCs/>
          <w:color w:val="000080"/>
          <w:sz w:val="22"/>
          <w:szCs w:val="22"/>
          <w:shd w:val="clear" w:color="auto" w:fill="FFFFFF"/>
        </w:rPr>
        <w:t>FREQ</w:t>
      </w:r>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color w:val="0000FF"/>
          <w:sz w:val="22"/>
          <w:szCs w:val="22"/>
          <w:shd w:val="clear" w:color="auto" w:fill="FFFFFF"/>
        </w:rPr>
        <w:t>DATA</w:t>
      </w:r>
      <w:r w:rsidRPr="003738A5">
        <w:rPr>
          <w:rFonts w:asciiTheme="minorHAnsi" w:hAnsiTheme="minorHAnsi" w:cstheme="minorHAnsi"/>
          <w:color w:val="000000"/>
          <w:sz w:val="22"/>
          <w:szCs w:val="22"/>
          <w:shd w:val="clear" w:color="auto" w:fill="FFFFFF"/>
        </w:rPr>
        <w:t>=</w:t>
      </w:r>
      <w:proofErr w:type="spellStart"/>
      <w:r w:rsidRPr="003738A5">
        <w:rPr>
          <w:rFonts w:asciiTheme="minorHAnsi" w:hAnsiTheme="minorHAnsi" w:cstheme="minorHAnsi"/>
          <w:color w:val="000000"/>
          <w:sz w:val="22"/>
          <w:szCs w:val="22"/>
          <w:shd w:val="clear" w:color="auto" w:fill="FFFFFF"/>
        </w:rPr>
        <w:t>oot_encoded_final</w:t>
      </w:r>
      <w:proofErr w:type="spellEnd"/>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color w:val="0000FF"/>
          <w:sz w:val="22"/>
          <w:szCs w:val="22"/>
          <w:shd w:val="clear" w:color="auto" w:fill="FFFFFF"/>
        </w:rPr>
        <w:t>TABLE</w:t>
      </w:r>
      <w:r w:rsidRPr="003738A5">
        <w:rPr>
          <w:rFonts w:asciiTheme="minorHAnsi" w:hAnsiTheme="minorHAnsi" w:cstheme="minorHAnsi"/>
          <w:color w:val="000000"/>
          <w:sz w:val="22"/>
          <w:szCs w:val="22"/>
          <w:shd w:val="clear" w:color="auto" w:fill="FFFFFF"/>
        </w:rPr>
        <w:t xml:space="preserve"> bad; </w:t>
      </w:r>
      <w:r w:rsidRPr="003738A5">
        <w:rPr>
          <w:rFonts w:asciiTheme="minorHAnsi" w:hAnsiTheme="minorHAnsi" w:cstheme="minorHAnsi"/>
          <w:b/>
          <w:bCs/>
          <w:color w:val="000080"/>
          <w:sz w:val="22"/>
          <w:szCs w:val="22"/>
          <w:shd w:val="clear" w:color="auto" w:fill="FFFFFF"/>
        </w:rPr>
        <w:t>RUN</w:t>
      </w:r>
      <w:r w:rsidRPr="003738A5">
        <w:rPr>
          <w:rFonts w:asciiTheme="minorHAnsi" w:hAnsiTheme="minorHAnsi" w:cstheme="minorHAnsi"/>
          <w:color w:val="000000"/>
          <w:sz w:val="22"/>
          <w:szCs w:val="22"/>
          <w:shd w:val="clear" w:color="auto" w:fill="FFFFFF"/>
        </w:rPr>
        <w:t>;</w:t>
      </w:r>
    </w:p>
    <w:p w14:paraId="1B981549"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p>
    <w:p w14:paraId="347559D4"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color w:val="008000"/>
          <w:sz w:val="22"/>
          <w:szCs w:val="22"/>
          <w:shd w:val="clear" w:color="auto" w:fill="FFFFFF"/>
        </w:rPr>
        <w:t xml:space="preserve">/* Split the modeling dataset by </w:t>
      </w:r>
      <w:proofErr w:type="gramStart"/>
      <w:r w:rsidRPr="003738A5">
        <w:rPr>
          <w:rFonts w:asciiTheme="minorHAnsi" w:hAnsiTheme="minorHAnsi" w:cstheme="minorHAnsi"/>
          <w:color w:val="008000"/>
          <w:sz w:val="22"/>
          <w:szCs w:val="22"/>
          <w:shd w:val="clear" w:color="auto" w:fill="FFFFFF"/>
        </w:rPr>
        <w:t>a</w:t>
      </w:r>
      <w:proofErr w:type="gramEnd"/>
      <w:r w:rsidRPr="003738A5">
        <w:rPr>
          <w:rFonts w:asciiTheme="minorHAnsi" w:hAnsiTheme="minorHAnsi" w:cstheme="minorHAnsi"/>
          <w:color w:val="008000"/>
          <w:sz w:val="22"/>
          <w:szCs w:val="22"/>
          <w:shd w:val="clear" w:color="auto" w:fill="FFFFFF"/>
        </w:rPr>
        <w:t xml:space="preserve"> 80/20 ratio using a random seed */</w:t>
      </w:r>
    </w:p>
    <w:p w14:paraId="1503D85C"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b/>
          <w:bCs/>
          <w:color w:val="000080"/>
          <w:sz w:val="22"/>
          <w:szCs w:val="22"/>
          <w:shd w:val="clear" w:color="auto" w:fill="FFFFFF"/>
        </w:rPr>
        <w:lastRenderedPageBreak/>
        <w:t>PROC</w:t>
      </w:r>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b/>
          <w:bCs/>
          <w:color w:val="000080"/>
          <w:sz w:val="22"/>
          <w:szCs w:val="22"/>
          <w:shd w:val="clear" w:color="auto" w:fill="FFFFFF"/>
        </w:rPr>
        <w:t>SURVEYSELECT</w:t>
      </w:r>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color w:val="0000FF"/>
          <w:sz w:val="22"/>
          <w:szCs w:val="22"/>
          <w:shd w:val="clear" w:color="auto" w:fill="FFFFFF"/>
        </w:rPr>
        <w:t>DATA</w:t>
      </w:r>
      <w:r w:rsidRPr="003738A5">
        <w:rPr>
          <w:rFonts w:asciiTheme="minorHAnsi" w:hAnsiTheme="minorHAnsi" w:cstheme="minorHAnsi"/>
          <w:color w:val="000000"/>
          <w:sz w:val="22"/>
          <w:szCs w:val="22"/>
          <w:shd w:val="clear" w:color="auto" w:fill="FFFFFF"/>
        </w:rPr>
        <w:t>=</w:t>
      </w:r>
      <w:proofErr w:type="spellStart"/>
      <w:r w:rsidRPr="003738A5">
        <w:rPr>
          <w:rFonts w:asciiTheme="minorHAnsi" w:hAnsiTheme="minorHAnsi" w:cstheme="minorHAnsi"/>
          <w:color w:val="000000"/>
          <w:sz w:val="22"/>
          <w:szCs w:val="22"/>
          <w:shd w:val="clear" w:color="auto" w:fill="FFFFFF"/>
        </w:rPr>
        <w:t>train_encoded_final</w:t>
      </w:r>
      <w:proofErr w:type="spellEnd"/>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color w:val="0000FF"/>
          <w:sz w:val="22"/>
          <w:szCs w:val="22"/>
          <w:shd w:val="clear" w:color="auto" w:fill="FFFFFF"/>
        </w:rPr>
        <w:t>RATE</w:t>
      </w:r>
      <w:r w:rsidRPr="003738A5">
        <w:rPr>
          <w:rFonts w:asciiTheme="minorHAnsi" w:hAnsiTheme="minorHAnsi" w:cstheme="minorHAnsi"/>
          <w:color w:val="000000"/>
          <w:sz w:val="22"/>
          <w:szCs w:val="22"/>
          <w:shd w:val="clear" w:color="auto" w:fill="FFFFFF"/>
        </w:rPr>
        <w:t>=</w:t>
      </w:r>
      <w:r w:rsidRPr="003738A5">
        <w:rPr>
          <w:rFonts w:asciiTheme="minorHAnsi" w:hAnsiTheme="minorHAnsi" w:cstheme="minorHAnsi"/>
          <w:b/>
          <w:bCs/>
          <w:color w:val="008080"/>
          <w:sz w:val="22"/>
          <w:szCs w:val="22"/>
          <w:shd w:val="clear" w:color="auto" w:fill="FFFFFF"/>
        </w:rPr>
        <w:t>.8</w:t>
      </w:r>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color w:val="0000FF"/>
          <w:sz w:val="22"/>
          <w:szCs w:val="22"/>
          <w:shd w:val="clear" w:color="auto" w:fill="FFFFFF"/>
        </w:rPr>
        <w:t>OUTALL</w:t>
      </w:r>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color w:val="0000FF"/>
          <w:sz w:val="22"/>
          <w:szCs w:val="22"/>
          <w:shd w:val="clear" w:color="auto" w:fill="FFFFFF"/>
        </w:rPr>
        <w:t>OUT</w:t>
      </w:r>
      <w:r w:rsidRPr="003738A5">
        <w:rPr>
          <w:rFonts w:asciiTheme="minorHAnsi" w:hAnsiTheme="minorHAnsi" w:cstheme="minorHAnsi"/>
          <w:color w:val="000000"/>
          <w:sz w:val="22"/>
          <w:szCs w:val="22"/>
          <w:shd w:val="clear" w:color="auto" w:fill="FFFFFF"/>
        </w:rPr>
        <w:t xml:space="preserve">=class2 </w:t>
      </w:r>
      <w:r w:rsidRPr="003738A5">
        <w:rPr>
          <w:rFonts w:asciiTheme="minorHAnsi" w:hAnsiTheme="minorHAnsi" w:cstheme="minorHAnsi"/>
          <w:color w:val="0000FF"/>
          <w:sz w:val="22"/>
          <w:szCs w:val="22"/>
          <w:shd w:val="clear" w:color="auto" w:fill="FFFFFF"/>
        </w:rPr>
        <w:t>SEED</w:t>
      </w:r>
      <w:r w:rsidRPr="003738A5">
        <w:rPr>
          <w:rFonts w:asciiTheme="minorHAnsi" w:hAnsiTheme="minorHAnsi" w:cstheme="minorHAnsi"/>
          <w:color w:val="000000"/>
          <w:sz w:val="22"/>
          <w:szCs w:val="22"/>
          <w:shd w:val="clear" w:color="auto" w:fill="FFFFFF"/>
        </w:rPr>
        <w:t>=</w:t>
      </w:r>
      <w:r w:rsidRPr="003738A5">
        <w:rPr>
          <w:rFonts w:asciiTheme="minorHAnsi" w:hAnsiTheme="minorHAnsi" w:cstheme="minorHAnsi"/>
          <w:b/>
          <w:bCs/>
          <w:color w:val="008080"/>
          <w:sz w:val="22"/>
          <w:szCs w:val="22"/>
          <w:shd w:val="clear" w:color="auto" w:fill="FFFFFF"/>
        </w:rPr>
        <w:t>42</w:t>
      </w:r>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b/>
          <w:bCs/>
          <w:color w:val="000080"/>
          <w:sz w:val="22"/>
          <w:szCs w:val="22"/>
          <w:shd w:val="clear" w:color="auto" w:fill="FFFFFF"/>
        </w:rPr>
        <w:t>RUN</w:t>
      </w:r>
      <w:r w:rsidRPr="003738A5">
        <w:rPr>
          <w:rFonts w:asciiTheme="minorHAnsi" w:hAnsiTheme="minorHAnsi" w:cstheme="minorHAnsi"/>
          <w:color w:val="000000"/>
          <w:sz w:val="22"/>
          <w:szCs w:val="22"/>
          <w:shd w:val="clear" w:color="auto" w:fill="FFFFFF"/>
        </w:rPr>
        <w:t>;</w:t>
      </w:r>
    </w:p>
    <w:p w14:paraId="4F8FF9B1"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p>
    <w:p w14:paraId="616AE4F3"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b/>
          <w:bCs/>
          <w:color w:val="000080"/>
          <w:sz w:val="22"/>
          <w:szCs w:val="22"/>
          <w:shd w:val="clear" w:color="auto" w:fill="FFFFFF"/>
        </w:rPr>
        <w:t>PROC</w:t>
      </w:r>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b/>
          <w:bCs/>
          <w:color w:val="000080"/>
          <w:sz w:val="22"/>
          <w:szCs w:val="22"/>
          <w:shd w:val="clear" w:color="auto" w:fill="FFFFFF"/>
        </w:rPr>
        <w:t>FREQ</w:t>
      </w:r>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color w:val="0000FF"/>
          <w:sz w:val="22"/>
          <w:szCs w:val="22"/>
          <w:shd w:val="clear" w:color="auto" w:fill="FFFFFF"/>
        </w:rPr>
        <w:t>DATA</w:t>
      </w:r>
      <w:r w:rsidRPr="003738A5">
        <w:rPr>
          <w:rFonts w:asciiTheme="minorHAnsi" w:hAnsiTheme="minorHAnsi" w:cstheme="minorHAnsi"/>
          <w:color w:val="000000"/>
          <w:sz w:val="22"/>
          <w:szCs w:val="22"/>
          <w:shd w:val="clear" w:color="auto" w:fill="FFFFFF"/>
        </w:rPr>
        <w:t xml:space="preserve">= class2; </w:t>
      </w:r>
      <w:r w:rsidRPr="003738A5">
        <w:rPr>
          <w:rFonts w:asciiTheme="minorHAnsi" w:hAnsiTheme="minorHAnsi" w:cstheme="minorHAnsi"/>
          <w:color w:val="0000FF"/>
          <w:sz w:val="22"/>
          <w:szCs w:val="22"/>
          <w:shd w:val="clear" w:color="auto" w:fill="FFFFFF"/>
        </w:rPr>
        <w:t>TABLES</w:t>
      </w:r>
      <w:r w:rsidRPr="003738A5">
        <w:rPr>
          <w:rFonts w:asciiTheme="minorHAnsi" w:hAnsiTheme="minorHAnsi" w:cstheme="minorHAnsi"/>
          <w:color w:val="000000"/>
          <w:sz w:val="22"/>
          <w:szCs w:val="22"/>
          <w:shd w:val="clear" w:color="auto" w:fill="FFFFFF"/>
        </w:rPr>
        <w:t xml:space="preserve"> selected; </w:t>
      </w:r>
      <w:r w:rsidRPr="003738A5">
        <w:rPr>
          <w:rFonts w:asciiTheme="minorHAnsi" w:hAnsiTheme="minorHAnsi" w:cstheme="minorHAnsi"/>
          <w:b/>
          <w:bCs/>
          <w:color w:val="000080"/>
          <w:sz w:val="22"/>
          <w:szCs w:val="22"/>
          <w:shd w:val="clear" w:color="auto" w:fill="FFFFFF"/>
        </w:rPr>
        <w:t>RUN</w:t>
      </w:r>
      <w:r w:rsidRPr="003738A5">
        <w:rPr>
          <w:rFonts w:asciiTheme="minorHAnsi" w:hAnsiTheme="minorHAnsi" w:cstheme="minorHAnsi"/>
          <w:color w:val="000000"/>
          <w:sz w:val="22"/>
          <w:szCs w:val="22"/>
          <w:shd w:val="clear" w:color="auto" w:fill="FFFFFF"/>
        </w:rPr>
        <w:t>;</w:t>
      </w:r>
    </w:p>
    <w:p w14:paraId="5CDE1C76"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p>
    <w:p w14:paraId="4FF6C112"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color w:val="008000"/>
          <w:sz w:val="22"/>
          <w:szCs w:val="22"/>
          <w:shd w:val="clear" w:color="auto" w:fill="FFFFFF"/>
        </w:rPr>
        <w:t>/* Create TRAIN and VAL datasets */</w:t>
      </w:r>
    </w:p>
    <w:p w14:paraId="4859A016"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b/>
          <w:bCs/>
          <w:color w:val="000080"/>
          <w:sz w:val="22"/>
          <w:szCs w:val="22"/>
          <w:shd w:val="clear" w:color="auto" w:fill="FFFFFF"/>
        </w:rPr>
        <w:t>DATA</w:t>
      </w:r>
      <w:r w:rsidRPr="003738A5">
        <w:rPr>
          <w:rFonts w:asciiTheme="minorHAnsi" w:hAnsiTheme="minorHAnsi" w:cstheme="minorHAnsi"/>
          <w:color w:val="000000"/>
          <w:sz w:val="22"/>
          <w:szCs w:val="22"/>
          <w:shd w:val="clear" w:color="auto" w:fill="FFFFFF"/>
        </w:rPr>
        <w:t xml:space="preserve"> </w:t>
      </w:r>
      <w:proofErr w:type="spellStart"/>
      <w:r w:rsidRPr="003738A5">
        <w:rPr>
          <w:rFonts w:asciiTheme="minorHAnsi" w:hAnsiTheme="minorHAnsi" w:cstheme="minorHAnsi"/>
          <w:color w:val="000000"/>
          <w:sz w:val="22"/>
          <w:szCs w:val="22"/>
          <w:shd w:val="clear" w:color="auto" w:fill="FFFFFF"/>
        </w:rPr>
        <w:t>train_data</w:t>
      </w:r>
      <w:proofErr w:type="spellEnd"/>
      <w:r w:rsidRPr="003738A5">
        <w:rPr>
          <w:rFonts w:asciiTheme="minorHAnsi" w:hAnsiTheme="minorHAnsi" w:cstheme="minorHAnsi"/>
          <w:color w:val="000000"/>
          <w:sz w:val="22"/>
          <w:szCs w:val="22"/>
          <w:shd w:val="clear" w:color="auto" w:fill="FFFFFF"/>
        </w:rPr>
        <w:t xml:space="preserve"> </w:t>
      </w:r>
      <w:proofErr w:type="spellStart"/>
      <w:r w:rsidRPr="003738A5">
        <w:rPr>
          <w:rFonts w:asciiTheme="minorHAnsi" w:hAnsiTheme="minorHAnsi" w:cstheme="minorHAnsi"/>
          <w:color w:val="000000"/>
          <w:sz w:val="22"/>
          <w:szCs w:val="22"/>
          <w:shd w:val="clear" w:color="auto" w:fill="FFFFFF"/>
        </w:rPr>
        <w:t>val_data</w:t>
      </w:r>
      <w:proofErr w:type="spellEnd"/>
      <w:r w:rsidRPr="003738A5">
        <w:rPr>
          <w:rFonts w:asciiTheme="minorHAnsi" w:hAnsiTheme="minorHAnsi" w:cstheme="minorHAnsi"/>
          <w:color w:val="000000"/>
          <w:sz w:val="22"/>
          <w:szCs w:val="22"/>
          <w:shd w:val="clear" w:color="auto" w:fill="FFFFFF"/>
        </w:rPr>
        <w:t>;</w:t>
      </w:r>
    </w:p>
    <w:p w14:paraId="315F4FF3"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color w:val="0000FF"/>
          <w:sz w:val="22"/>
          <w:szCs w:val="22"/>
          <w:shd w:val="clear" w:color="auto" w:fill="FFFFFF"/>
        </w:rPr>
        <w:t>SET</w:t>
      </w:r>
      <w:r w:rsidRPr="003738A5">
        <w:rPr>
          <w:rFonts w:asciiTheme="minorHAnsi" w:hAnsiTheme="minorHAnsi" w:cstheme="minorHAnsi"/>
          <w:color w:val="000000"/>
          <w:sz w:val="22"/>
          <w:szCs w:val="22"/>
          <w:shd w:val="clear" w:color="auto" w:fill="FFFFFF"/>
        </w:rPr>
        <w:t xml:space="preserve"> class2 ;</w:t>
      </w:r>
    </w:p>
    <w:p w14:paraId="308ADC98"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color w:val="0000FF"/>
          <w:sz w:val="22"/>
          <w:szCs w:val="22"/>
          <w:shd w:val="clear" w:color="auto" w:fill="FFFFFF"/>
        </w:rPr>
        <w:t>IF</w:t>
      </w:r>
      <w:r w:rsidRPr="003738A5">
        <w:rPr>
          <w:rFonts w:asciiTheme="minorHAnsi" w:hAnsiTheme="minorHAnsi" w:cstheme="minorHAnsi"/>
          <w:color w:val="000000"/>
          <w:sz w:val="22"/>
          <w:szCs w:val="22"/>
          <w:shd w:val="clear" w:color="auto" w:fill="FFFFFF"/>
        </w:rPr>
        <w:t xml:space="preserve"> selected = </w:t>
      </w:r>
      <w:r w:rsidRPr="003738A5">
        <w:rPr>
          <w:rFonts w:asciiTheme="minorHAnsi" w:hAnsiTheme="minorHAnsi" w:cstheme="minorHAnsi"/>
          <w:b/>
          <w:bCs/>
          <w:color w:val="008080"/>
          <w:sz w:val="22"/>
          <w:szCs w:val="22"/>
          <w:shd w:val="clear" w:color="auto" w:fill="FFFFFF"/>
        </w:rPr>
        <w:t>1</w:t>
      </w:r>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color w:val="0000FF"/>
          <w:sz w:val="22"/>
          <w:szCs w:val="22"/>
          <w:shd w:val="clear" w:color="auto" w:fill="FFFFFF"/>
        </w:rPr>
        <w:t>THEN</w:t>
      </w:r>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color w:val="0000FF"/>
          <w:sz w:val="22"/>
          <w:szCs w:val="22"/>
          <w:shd w:val="clear" w:color="auto" w:fill="FFFFFF"/>
        </w:rPr>
        <w:t>OUTPUT</w:t>
      </w:r>
      <w:r w:rsidRPr="003738A5">
        <w:rPr>
          <w:rFonts w:asciiTheme="minorHAnsi" w:hAnsiTheme="minorHAnsi" w:cstheme="minorHAnsi"/>
          <w:color w:val="000000"/>
          <w:sz w:val="22"/>
          <w:szCs w:val="22"/>
          <w:shd w:val="clear" w:color="auto" w:fill="FFFFFF"/>
        </w:rPr>
        <w:t xml:space="preserve"> </w:t>
      </w:r>
      <w:proofErr w:type="spellStart"/>
      <w:r w:rsidRPr="003738A5">
        <w:rPr>
          <w:rFonts w:asciiTheme="minorHAnsi" w:hAnsiTheme="minorHAnsi" w:cstheme="minorHAnsi"/>
          <w:color w:val="000000"/>
          <w:sz w:val="22"/>
          <w:szCs w:val="22"/>
          <w:shd w:val="clear" w:color="auto" w:fill="FFFFFF"/>
        </w:rPr>
        <w:t>train_data</w:t>
      </w:r>
      <w:proofErr w:type="spellEnd"/>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color w:val="0000FF"/>
          <w:sz w:val="22"/>
          <w:szCs w:val="22"/>
          <w:shd w:val="clear" w:color="auto" w:fill="FFFFFF"/>
        </w:rPr>
        <w:t>ELSE</w:t>
      </w:r>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color w:val="0000FF"/>
          <w:sz w:val="22"/>
          <w:szCs w:val="22"/>
          <w:shd w:val="clear" w:color="auto" w:fill="FFFFFF"/>
        </w:rPr>
        <w:t>OUTPUT</w:t>
      </w:r>
      <w:r w:rsidRPr="003738A5">
        <w:rPr>
          <w:rFonts w:asciiTheme="minorHAnsi" w:hAnsiTheme="minorHAnsi" w:cstheme="minorHAnsi"/>
          <w:color w:val="000000"/>
          <w:sz w:val="22"/>
          <w:szCs w:val="22"/>
          <w:shd w:val="clear" w:color="auto" w:fill="FFFFFF"/>
        </w:rPr>
        <w:t xml:space="preserve"> </w:t>
      </w:r>
      <w:proofErr w:type="spellStart"/>
      <w:r w:rsidRPr="003738A5">
        <w:rPr>
          <w:rFonts w:asciiTheme="minorHAnsi" w:hAnsiTheme="minorHAnsi" w:cstheme="minorHAnsi"/>
          <w:color w:val="000000"/>
          <w:sz w:val="22"/>
          <w:szCs w:val="22"/>
          <w:shd w:val="clear" w:color="auto" w:fill="FFFFFF"/>
        </w:rPr>
        <w:t>val_data</w:t>
      </w:r>
      <w:proofErr w:type="spellEnd"/>
      <w:r w:rsidRPr="003738A5">
        <w:rPr>
          <w:rFonts w:asciiTheme="minorHAnsi" w:hAnsiTheme="minorHAnsi" w:cstheme="minorHAnsi"/>
          <w:color w:val="000000"/>
          <w:sz w:val="22"/>
          <w:szCs w:val="22"/>
          <w:shd w:val="clear" w:color="auto" w:fill="FFFFFF"/>
        </w:rPr>
        <w:t>;</w:t>
      </w:r>
    </w:p>
    <w:p w14:paraId="5A3D795A"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b/>
          <w:bCs/>
          <w:color w:val="000080"/>
          <w:sz w:val="22"/>
          <w:szCs w:val="22"/>
          <w:shd w:val="clear" w:color="auto" w:fill="FFFFFF"/>
        </w:rPr>
        <w:t>RUN</w:t>
      </w:r>
      <w:r w:rsidRPr="003738A5">
        <w:rPr>
          <w:rFonts w:asciiTheme="minorHAnsi" w:hAnsiTheme="minorHAnsi" w:cstheme="minorHAnsi"/>
          <w:color w:val="000000"/>
          <w:sz w:val="22"/>
          <w:szCs w:val="22"/>
          <w:shd w:val="clear" w:color="auto" w:fill="FFFFFF"/>
        </w:rPr>
        <w:t>;</w:t>
      </w:r>
    </w:p>
    <w:p w14:paraId="03654C23"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p>
    <w:p w14:paraId="60269768"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color w:val="008000"/>
          <w:sz w:val="22"/>
          <w:szCs w:val="22"/>
          <w:shd w:val="clear" w:color="auto" w:fill="FFFFFF"/>
        </w:rPr>
        <w:t xml:space="preserve">/* Assess target rate in train, </w:t>
      </w:r>
      <w:proofErr w:type="spellStart"/>
      <w:r w:rsidRPr="003738A5">
        <w:rPr>
          <w:rFonts w:asciiTheme="minorHAnsi" w:hAnsiTheme="minorHAnsi" w:cstheme="minorHAnsi"/>
          <w:color w:val="008000"/>
          <w:sz w:val="22"/>
          <w:szCs w:val="22"/>
          <w:shd w:val="clear" w:color="auto" w:fill="FFFFFF"/>
        </w:rPr>
        <w:t>val</w:t>
      </w:r>
      <w:proofErr w:type="spellEnd"/>
      <w:r w:rsidRPr="003738A5">
        <w:rPr>
          <w:rFonts w:asciiTheme="minorHAnsi" w:hAnsiTheme="minorHAnsi" w:cstheme="minorHAnsi"/>
          <w:color w:val="008000"/>
          <w:sz w:val="22"/>
          <w:szCs w:val="22"/>
          <w:shd w:val="clear" w:color="auto" w:fill="FFFFFF"/>
        </w:rPr>
        <w:t xml:space="preserve"> and OOT datasets */</w:t>
      </w:r>
    </w:p>
    <w:p w14:paraId="438B4F91"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b/>
          <w:bCs/>
          <w:color w:val="000080"/>
          <w:sz w:val="22"/>
          <w:szCs w:val="22"/>
          <w:shd w:val="clear" w:color="auto" w:fill="FFFFFF"/>
        </w:rPr>
        <w:t>PROC</w:t>
      </w:r>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b/>
          <w:bCs/>
          <w:color w:val="000080"/>
          <w:sz w:val="22"/>
          <w:szCs w:val="22"/>
          <w:shd w:val="clear" w:color="auto" w:fill="FFFFFF"/>
        </w:rPr>
        <w:t>FREQ</w:t>
      </w:r>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color w:val="0000FF"/>
          <w:sz w:val="22"/>
          <w:szCs w:val="22"/>
          <w:shd w:val="clear" w:color="auto" w:fill="FFFFFF"/>
        </w:rPr>
        <w:t>DATA</w:t>
      </w:r>
      <w:r w:rsidRPr="003738A5">
        <w:rPr>
          <w:rFonts w:asciiTheme="minorHAnsi" w:hAnsiTheme="minorHAnsi" w:cstheme="minorHAnsi"/>
          <w:color w:val="000000"/>
          <w:sz w:val="22"/>
          <w:szCs w:val="22"/>
          <w:shd w:val="clear" w:color="auto" w:fill="FFFFFF"/>
        </w:rPr>
        <w:t xml:space="preserve"> = </w:t>
      </w:r>
      <w:proofErr w:type="spellStart"/>
      <w:r w:rsidRPr="003738A5">
        <w:rPr>
          <w:rFonts w:asciiTheme="minorHAnsi" w:hAnsiTheme="minorHAnsi" w:cstheme="minorHAnsi"/>
          <w:color w:val="000000"/>
          <w:sz w:val="22"/>
          <w:szCs w:val="22"/>
          <w:shd w:val="clear" w:color="auto" w:fill="FFFFFF"/>
        </w:rPr>
        <w:t>train_data</w:t>
      </w:r>
      <w:proofErr w:type="spellEnd"/>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color w:val="0000FF"/>
          <w:sz w:val="22"/>
          <w:szCs w:val="22"/>
          <w:shd w:val="clear" w:color="auto" w:fill="FFFFFF"/>
        </w:rPr>
        <w:t>TABLES</w:t>
      </w:r>
      <w:r w:rsidRPr="003738A5">
        <w:rPr>
          <w:rFonts w:asciiTheme="minorHAnsi" w:hAnsiTheme="minorHAnsi" w:cstheme="minorHAnsi"/>
          <w:color w:val="000000"/>
          <w:sz w:val="22"/>
          <w:szCs w:val="22"/>
          <w:shd w:val="clear" w:color="auto" w:fill="FFFFFF"/>
        </w:rPr>
        <w:t xml:space="preserve"> bad; </w:t>
      </w:r>
      <w:r w:rsidRPr="003738A5">
        <w:rPr>
          <w:rFonts w:asciiTheme="minorHAnsi" w:hAnsiTheme="minorHAnsi" w:cstheme="minorHAnsi"/>
          <w:b/>
          <w:bCs/>
          <w:color w:val="000080"/>
          <w:sz w:val="22"/>
          <w:szCs w:val="22"/>
          <w:shd w:val="clear" w:color="auto" w:fill="FFFFFF"/>
        </w:rPr>
        <w:t>RUN</w:t>
      </w:r>
      <w:r w:rsidRPr="003738A5">
        <w:rPr>
          <w:rFonts w:asciiTheme="minorHAnsi" w:hAnsiTheme="minorHAnsi" w:cstheme="minorHAnsi"/>
          <w:color w:val="000000"/>
          <w:sz w:val="22"/>
          <w:szCs w:val="22"/>
          <w:shd w:val="clear" w:color="auto" w:fill="FFFFFF"/>
        </w:rPr>
        <w:t>;</w:t>
      </w:r>
    </w:p>
    <w:p w14:paraId="52783EE6"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b/>
          <w:bCs/>
          <w:color w:val="000080"/>
          <w:sz w:val="22"/>
          <w:szCs w:val="22"/>
          <w:shd w:val="clear" w:color="auto" w:fill="FFFFFF"/>
        </w:rPr>
        <w:t>PROC</w:t>
      </w:r>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b/>
          <w:bCs/>
          <w:color w:val="000080"/>
          <w:sz w:val="22"/>
          <w:szCs w:val="22"/>
          <w:shd w:val="clear" w:color="auto" w:fill="FFFFFF"/>
        </w:rPr>
        <w:t>FREQ</w:t>
      </w:r>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color w:val="0000FF"/>
          <w:sz w:val="22"/>
          <w:szCs w:val="22"/>
          <w:shd w:val="clear" w:color="auto" w:fill="FFFFFF"/>
        </w:rPr>
        <w:t>DATA</w:t>
      </w:r>
      <w:r w:rsidRPr="003738A5">
        <w:rPr>
          <w:rFonts w:asciiTheme="minorHAnsi" w:hAnsiTheme="minorHAnsi" w:cstheme="minorHAnsi"/>
          <w:color w:val="000000"/>
          <w:sz w:val="22"/>
          <w:szCs w:val="22"/>
          <w:shd w:val="clear" w:color="auto" w:fill="FFFFFF"/>
        </w:rPr>
        <w:t xml:space="preserve"> = </w:t>
      </w:r>
      <w:proofErr w:type="spellStart"/>
      <w:r w:rsidRPr="003738A5">
        <w:rPr>
          <w:rFonts w:asciiTheme="minorHAnsi" w:hAnsiTheme="minorHAnsi" w:cstheme="minorHAnsi"/>
          <w:color w:val="000000"/>
          <w:sz w:val="22"/>
          <w:szCs w:val="22"/>
          <w:shd w:val="clear" w:color="auto" w:fill="FFFFFF"/>
        </w:rPr>
        <w:t>val_data</w:t>
      </w:r>
      <w:proofErr w:type="spellEnd"/>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color w:val="0000FF"/>
          <w:sz w:val="22"/>
          <w:szCs w:val="22"/>
          <w:shd w:val="clear" w:color="auto" w:fill="FFFFFF"/>
        </w:rPr>
        <w:t>TABLES</w:t>
      </w:r>
      <w:r w:rsidRPr="003738A5">
        <w:rPr>
          <w:rFonts w:asciiTheme="minorHAnsi" w:hAnsiTheme="minorHAnsi" w:cstheme="minorHAnsi"/>
          <w:color w:val="000000"/>
          <w:sz w:val="22"/>
          <w:szCs w:val="22"/>
          <w:shd w:val="clear" w:color="auto" w:fill="FFFFFF"/>
        </w:rPr>
        <w:t xml:space="preserve"> bad; </w:t>
      </w:r>
      <w:r w:rsidRPr="003738A5">
        <w:rPr>
          <w:rFonts w:asciiTheme="minorHAnsi" w:hAnsiTheme="minorHAnsi" w:cstheme="minorHAnsi"/>
          <w:b/>
          <w:bCs/>
          <w:color w:val="000080"/>
          <w:sz w:val="22"/>
          <w:szCs w:val="22"/>
          <w:shd w:val="clear" w:color="auto" w:fill="FFFFFF"/>
        </w:rPr>
        <w:t>RUN</w:t>
      </w:r>
      <w:r w:rsidRPr="003738A5">
        <w:rPr>
          <w:rFonts w:asciiTheme="minorHAnsi" w:hAnsiTheme="minorHAnsi" w:cstheme="minorHAnsi"/>
          <w:color w:val="000000"/>
          <w:sz w:val="22"/>
          <w:szCs w:val="22"/>
          <w:shd w:val="clear" w:color="auto" w:fill="FFFFFF"/>
        </w:rPr>
        <w:t>;</w:t>
      </w:r>
    </w:p>
    <w:p w14:paraId="6A11D37F"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b/>
          <w:bCs/>
          <w:color w:val="000080"/>
          <w:sz w:val="22"/>
          <w:szCs w:val="22"/>
          <w:shd w:val="clear" w:color="auto" w:fill="FFFFFF"/>
        </w:rPr>
        <w:t>PROC</w:t>
      </w:r>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b/>
          <w:bCs/>
          <w:color w:val="000080"/>
          <w:sz w:val="22"/>
          <w:szCs w:val="22"/>
          <w:shd w:val="clear" w:color="auto" w:fill="FFFFFF"/>
        </w:rPr>
        <w:t>FREQ</w:t>
      </w:r>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color w:val="0000FF"/>
          <w:sz w:val="22"/>
          <w:szCs w:val="22"/>
          <w:shd w:val="clear" w:color="auto" w:fill="FFFFFF"/>
        </w:rPr>
        <w:t>DATA</w:t>
      </w:r>
      <w:r w:rsidRPr="003738A5">
        <w:rPr>
          <w:rFonts w:asciiTheme="minorHAnsi" w:hAnsiTheme="minorHAnsi" w:cstheme="minorHAnsi"/>
          <w:color w:val="000000"/>
          <w:sz w:val="22"/>
          <w:szCs w:val="22"/>
          <w:shd w:val="clear" w:color="auto" w:fill="FFFFFF"/>
        </w:rPr>
        <w:t xml:space="preserve"> = </w:t>
      </w:r>
      <w:proofErr w:type="spellStart"/>
      <w:r w:rsidRPr="003738A5">
        <w:rPr>
          <w:rFonts w:asciiTheme="minorHAnsi" w:hAnsiTheme="minorHAnsi" w:cstheme="minorHAnsi"/>
          <w:color w:val="000000"/>
          <w:sz w:val="22"/>
          <w:szCs w:val="22"/>
          <w:shd w:val="clear" w:color="auto" w:fill="FFFFFF"/>
        </w:rPr>
        <w:t>oot_encoded_final</w:t>
      </w:r>
      <w:proofErr w:type="spellEnd"/>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color w:val="0000FF"/>
          <w:sz w:val="22"/>
          <w:szCs w:val="22"/>
          <w:shd w:val="clear" w:color="auto" w:fill="FFFFFF"/>
        </w:rPr>
        <w:t>TABLES</w:t>
      </w:r>
      <w:r w:rsidRPr="003738A5">
        <w:rPr>
          <w:rFonts w:asciiTheme="minorHAnsi" w:hAnsiTheme="minorHAnsi" w:cstheme="minorHAnsi"/>
          <w:color w:val="000000"/>
          <w:sz w:val="22"/>
          <w:szCs w:val="22"/>
          <w:shd w:val="clear" w:color="auto" w:fill="FFFFFF"/>
        </w:rPr>
        <w:t xml:space="preserve"> bad; </w:t>
      </w:r>
      <w:r w:rsidRPr="003738A5">
        <w:rPr>
          <w:rFonts w:asciiTheme="minorHAnsi" w:hAnsiTheme="minorHAnsi" w:cstheme="minorHAnsi"/>
          <w:b/>
          <w:bCs/>
          <w:color w:val="000080"/>
          <w:sz w:val="22"/>
          <w:szCs w:val="22"/>
          <w:shd w:val="clear" w:color="auto" w:fill="FFFFFF"/>
        </w:rPr>
        <w:t>RUN</w:t>
      </w:r>
      <w:r w:rsidRPr="003738A5">
        <w:rPr>
          <w:rFonts w:asciiTheme="minorHAnsi" w:hAnsiTheme="minorHAnsi" w:cstheme="minorHAnsi"/>
          <w:color w:val="000000"/>
          <w:sz w:val="22"/>
          <w:szCs w:val="22"/>
          <w:shd w:val="clear" w:color="auto" w:fill="FFFFFF"/>
        </w:rPr>
        <w:t xml:space="preserve">; </w:t>
      </w:r>
    </w:p>
    <w:p w14:paraId="48EB9617"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p>
    <w:p w14:paraId="10E9B9DD"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color w:val="008000"/>
          <w:sz w:val="22"/>
          <w:szCs w:val="22"/>
          <w:shd w:val="clear" w:color="auto" w:fill="FFFFFF"/>
        </w:rPr>
        <w:t>/* Balance the data by undersampling the majority class */</w:t>
      </w:r>
    </w:p>
    <w:p w14:paraId="718C0E07"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b/>
          <w:bCs/>
          <w:color w:val="000080"/>
          <w:sz w:val="22"/>
          <w:szCs w:val="22"/>
          <w:shd w:val="clear" w:color="auto" w:fill="FFFFFF"/>
        </w:rPr>
        <w:t>PROC</w:t>
      </w:r>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b/>
          <w:bCs/>
          <w:color w:val="000080"/>
          <w:sz w:val="22"/>
          <w:szCs w:val="22"/>
          <w:shd w:val="clear" w:color="auto" w:fill="FFFFFF"/>
        </w:rPr>
        <w:t>FREQ</w:t>
      </w:r>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color w:val="0000FF"/>
          <w:sz w:val="22"/>
          <w:szCs w:val="22"/>
          <w:shd w:val="clear" w:color="auto" w:fill="FFFFFF"/>
        </w:rPr>
        <w:t>DATA</w:t>
      </w:r>
      <w:r w:rsidRPr="003738A5">
        <w:rPr>
          <w:rFonts w:asciiTheme="minorHAnsi" w:hAnsiTheme="minorHAnsi" w:cstheme="minorHAnsi"/>
          <w:color w:val="000000"/>
          <w:sz w:val="22"/>
          <w:szCs w:val="22"/>
          <w:shd w:val="clear" w:color="auto" w:fill="FFFFFF"/>
        </w:rPr>
        <w:t>=</w:t>
      </w:r>
      <w:proofErr w:type="spellStart"/>
      <w:r w:rsidRPr="003738A5">
        <w:rPr>
          <w:rFonts w:asciiTheme="minorHAnsi" w:hAnsiTheme="minorHAnsi" w:cstheme="minorHAnsi"/>
          <w:color w:val="000000"/>
          <w:sz w:val="22"/>
          <w:szCs w:val="22"/>
          <w:shd w:val="clear" w:color="auto" w:fill="FFFFFF"/>
        </w:rPr>
        <w:t>train_data</w:t>
      </w:r>
      <w:proofErr w:type="spellEnd"/>
      <w:r w:rsidRPr="003738A5">
        <w:rPr>
          <w:rFonts w:asciiTheme="minorHAnsi" w:hAnsiTheme="minorHAnsi" w:cstheme="minorHAnsi"/>
          <w:color w:val="000000"/>
          <w:sz w:val="22"/>
          <w:szCs w:val="22"/>
          <w:shd w:val="clear" w:color="auto" w:fill="FFFFFF"/>
        </w:rPr>
        <w:t xml:space="preserve"> ;</w:t>
      </w:r>
    </w:p>
    <w:p w14:paraId="25030BF8"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color w:val="0000FF"/>
          <w:sz w:val="22"/>
          <w:szCs w:val="22"/>
          <w:shd w:val="clear" w:color="auto" w:fill="FFFFFF"/>
        </w:rPr>
        <w:t>TABLES</w:t>
      </w:r>
      <w:r w:rsidRPr="003738A5">
        <w:rPr>
          <w:rFonts w:asciiTheme="minorHAnsi" w:hAnsiTheme="minorHAnsi" w:cstheme="minorHAnsi"/>
          <w:color w:val="000000"/>
          <w:sz w:val="22"/>
          <w:szCs w:val="22"/>
          <w:shd w:val="clear" w:color="auto" w:fill="FFFFFF"/>
        </w:rPr>
        <w:t xml:space="preserve"> bad ;</w:t>
      </w:r>
    </w:p>
    <w:p w14:paraId="00EEF274"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b/>
          <w:bCs/>
          <w:color w:val="000080"/>
          <w:sz w:val="22"/>
          <w:szCs w:val="22"/>
          <w:shd w:val="clear" w:color="auto" w:fill="FFFFFF"/>
        </w:rPr>
        <w:t>RUN</w:t>
      </w:r>
      <w:r w:rsidRPr="003738A5">
        <w:rPr>
          <w:rFonts w:asciiTheme="minorHAnsi" w:hAnsiTheme="minorHAnsi" w:cstheme="minorHAnsi"/>
          <w:color w:val="000000"/>
          <w:sz w:val="22"/>
          <w:szCs w:val="22"/>
          <w:shd w:val="clear" w:color="auto" w:fill="FFFFFF"/>
        </w:rPr>
        <w:t>;</w:t>
      </w:r>
    </w:p>
    <w:p w14:paraId="69D7F8F2"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p>
    <w:p w14:paraId="1D764D95"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b/>
          <w:bCs/>
          <w:color w:val="000080"/>
          <w:sz w:val="22"/>
          <w:szCs w:val="22"/>
          <w:shd w:val="clear" w:color="auto" w:fill="FFFFFF"/>
        </w:rPr>
        <w:t>DATA</w:t>
      </w:r>
      <w:r w:rsidRPr="003738A5">
        <w:rPr>
          <w:rFonts w:asciiTheme="minorHAnsi" w:hAnsiTheme="minorHAnsi" w:cstheme="minorHAnsi"/>
          <w:color w:val="000000"/>
          <w:sz w:val="22"/>
          <w:szCs w:val="22"/>
          <w:shd w:val="clear" w:color="auto" w:fill="FFFFFF"/>
        </w:rPr>
        <w:t xml:space="preserve"> pos neg;</w:t>
      </w:r>
    </w:p>
    <w:p w14:paraId="5E8B211F"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color w:val="0000FF"/>
          <w:sz w:val="22"/>
          <w:szCs w:val="22"/>
          <w:shd w:val="clear" w:color="auto" w:fill="FFFFFF"/>
        </w:rPr>
        <w:t>SET</w:t>
      </w:r>
      <w:r w:rsidRPr="003738A5">
        <w:rPr>
          <w:rFonts w:asciiTheme="minorHAnsi" w:hAnsiTheme="minorHAnsi" w:cstheme="minorHAnsi"/>
          <w:color w:val="000000"/>
          <w:sz w:val="22"/>
          <w:szCs w:val="22"/>
          <w:shd w:val="clear" w:color="auto" w:fill="FFFFFF"/>
        </w:rPr>
        <w:t xml:space="preserve"> </w:t>
      </w:r>
      <w:proofErr w:type="spellStart"/>
      <w:r w:rsidRPr="003738A5">
        <w:rPr>
          <w:rFonts w:asciiTheme="minorHAnsi" w:hAnsiTheme="minorHAnsi" w:cstheme="minorHAnsi"/>
          <w:color w:val="000000"/>
          <w:sz w:val="22"/>
          <w:szCs w:val="22"/>
          <w:shd w:val="clear" w:color="auto" w:fill="FFFFFF"/>
        </w:rPr>
        <w:t>train_data</w:t>
      </w:r>
      <w:proofErr w:type="spellEnd"/>
      <w:r w:rsidRPr="003738A5">
        <w:rPr>
          <w:rFonts w:asciiTheme="minorHAnsi" w:hAnsiTheme="minorHAnsi" w:cstheme="minorHAnsi"/>
          <w:color w:val="000000"/>
          <w:sz w:val="22"/>
          <w:szCs w:val="22"/>
          <w:shd w:val="clear" w:color="auto" w:fill="FFFFFF"/>
        </w:rPr>
        <w:t>;</w:t>
      </w:r>
    </w:p>
    <w:p w14:paraId="1A8293DB"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color w:val="0000FF"/>
          <w:sz w:val="22"/>
          <w:szCs w:val="22"/>
          <w:shd w:val="clear" w:color="auto" w:fill="FFFFFF"/>
        </w:rPr>
        <w:t>IF</w:t>
      </w:r>
      <w:r w:rsidRPr="003738A5">
        <w:rPr>
          <w:rFonts w:asciiTheme="minorHAnsi" w:hAnsiTheme="minorHAnsi" w:cstheme="minorHAnsi"/>
          <w:color w:val="000000"/>
          <w:sz w:val="22"/>
          <w:szCs w:val="22"/>
          <w:shd w:val="clear" w:color="auto" w:fill="FFFFFF"/>
        </w:rPr>
        <w:t xml:space="preserve"> bad = </w:t>
      </w:r>
      <w:r w:rsidRPr="003738A5">
        <w:rPr>
          <w:rFonts w:asciiTheme="minorHAnsi" w:hAnsiTheme="minorHAnsi" w:cstheme="minorHAnsi"/>
          <w:b/>
          <w:bCs/>
          <w:color w:val="008080"/>
          <w:sz w:val="22"/>
          <w:szCs w:val="22"/>
          <w:shd w:val="clear" w:color="auto" w:fill="FFFFFF"/>
        </w:rPr>
        <w:t>1</w:t>
      </w:r>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color w:val="0000FF"/>
          <w:sz w:val="22"/>
          <w:szCs w:val="22"/>
          <w:shd w:val="clear" w:color="auto" w:fill="FFFFFF"/>
        </w:rPr>
        <w:t>THEN</w:t>
      </w:r>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color w:val="0000FF"/>
          <w:sz w:val="22"/>
          <w:szCs w:val="22"/>
          <w:shd w:val="clear" w:color="auto" w:fill="FFFFFF"/>
        </w:rPr>
        <w:t>OUTPUT</w:t>
      </w:r>
      <w:r w:rsidRPr="003738A5">
        <w:rPr>
          <w:rFonts w:asciiTheme="minorHAnsi" w:hAnsiTheme="minorHAnsi" w:cstheme="minorHAnsi"/>
          <w:color w:val="000000"/>
          <w:sz w:val="22"/>
          <w:szCs w:val="22"/>
          <w:shd w:val="clear" w:color="auto" w:fill="FFFFFF"/>
        </w:rPr>
        <w:t xml:space="preserve"> pos; </w:t>
      </w:r>
      <w:r w:rsidRPr="003738A5">
        <w:rPr>
          <w:rFonts w:asciiTheme="minorHAnsi" w:hAnsiTheme="minorHAnsi" w:cstheme="minorHAnsi"/>
          <w:color w:val="0000FF"/>
          <w:sz w:val="22"/>
          <w:szCs w:val="22"/>
          <w:shd w:val="clear" w:color="auto" w:fill="FFFFFF"/>
        </w:rPr>
        <w:t>ELSE</w:t>
      </w:r>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color w:val="0000FF"/>
          <w:sz w:val="22"/>
          <w:szCs w:val="22"/>
          <w:shd w:val="clear" w:color="auto" w:fill="FFFFFF"/>
        </w:rPr>
        <w:t>OUTPUT</w:t>
      </w:r>
      <w:r w:rsidRPr="003738A5">
        <w:rPr>
          <w:rFonts w:asciiTheme="minorHAnsi" w:hAnsiTheme="minorHAnsi" w:cstheme="minorHAnsi"/>
          <w:color w:val="000000"/>
          <w:sz w:val="22"/>
          <w:szCs w:val="22"/>
          <w:shd w:val="clear" w:color="auto" w:fill="FFFFFF"/>
        </w:rPr>
        <w:t xml:space="preserve"> neg;</w:t>
      </w:r>
    </w:p>
    <w:p w14:paraId="1E6EFA20"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b/>
          <w:bCs/>
          <w:color w:val="000080"/>
          <w:sz w:val="22"/>
          <w:szCs w:val="22"/>
          <w:shd w:val="clear" w:color="auto" w:fill="FFFFFF"/>
        </w:rPr>
        <w:t>RUN</w:t>
      </w:r>
      <w:r w:rsidRPr="003738A5">
        <w:rPr>
          <w:rFonts w:asciiTheme="minorHAnsi" w:hAnsiTheme="minorHAnsi" w:cstheme="minorHAnsi"/>
          <w:color w:val="000000"/>
          <w:sz w:val="22"/>
          <w:szCs w:val="22"/>
          <w:shd w:val="clear" w:color="auto" w:fill="FFFFFF"/>
        </w:rPr>
        <w:t>;</w:t>
      </w:r>
    </w:p>
    <w:p w14:paraId="227E4EA1"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p>
    <w:p w14:paraId="629B4862"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b/>
          <w:bCs/>
          <w:color w:val="000080"/>
          <w:sz w:val="22"/>
          <w:szCs w:val="22"/>
          <w:shd w:val="clear" w:color="auto" w:fill="FFFFFF"/>
        </w:rPr>
        <w:t>DATA</w:t>
      </w:r>
      <w:r w:rsidRPr="003738A5">
        <w:rPr>
          <w:rFonts w:asciiTheme="minorHAnsi" w:hAnsiTheme="minorHAnsi" w:cstheme="minorHAnsi"/>
          <w:color w:val="000000"/>
          <w:sz w:val="22"/>
          <w:szCs w:val="22"/>
          <w:shd w:val="clear" w:color="auto" w:fill="FFFFFF"/>
        </w:rPr>
        <w:t xml:space="preserve"> </w:t>
      </w:r>
      <w:proofErr w:type="spellStart"/>
      <w:r w:rsidRPr="003738A5">
        <w:rPr>
          <w:rFonts w:asciiTheme="minorHAnsi" w:hAnsiTheme="minorHAnsi" w:cstheme="minorHAnsi"/>
          <w:color w:val="000000"/>
          <w:sz w:val="22"/>
          <w:szCs w:val="22"/>
          <w:shd w:val="clear" w:color="auto" w:fill="FFFFFF"/>
        </w:rPr>
        <w:t>train_bal</w:t>
      </w:r>
      <w:proofErr w:type="spellEnd"/>
      <w:r w:rsidRPr="003738A5">
        <w:rPr>
          <w:rFonts w:asciiTheme="minorHAnsi" w:hAnsiTheme="minorHAnsi" w:cstheme="minorHAnsi"/>
          <w:color w:val="000000"/>
          <w:sz w:val="22"/>
          <w:szCs w:val="22"/>
          <w:shd w:val="clear" w:color="auto" w:fill="FFFFFF"/>
        </w:rPr>
        <w:t>;</w:t>
      </w:r>
    </w:p>
    <w:p w14:paraId="7A34C5E5"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color w:val="0000FF"/>
          <w:sz w:val="22"/>
          <w:szCs w:val="22"/>
          <w:shd w:val="clear" w:color="auto" w:fill="FFFFFF"/>
        </w:rPr>
        <w:t>SET</w:t>
      </w:r>
      <w:r w:rsidRPr="003738A5">
        <w:rPr>
          <w:rFonts w:asciiTheme="minorHAnsi" w:hAnsiTheme="minorHAnsi" w:cstheme="minorHAnsi"/>
          <w:color w:val="000000"/>
          <w:sz w:val="22"/>
          <w:szCs w:val="22"/>
          <w:shd w:val="clear" w:color="auto" w:fill="FFFFFF"/>
        </w:rPr>
        <w:t xml:space="preserve"> pos neg(</w:t>
      </w:r>
      <w:proofErr w:type="spellStart"/>
      <w:r w:rsidRPr="003738A5">
        <w:rPr>
          <w:rFonts w:asciiTheme="minorHAnsi" w:hAnsiTheme="minorHAnsi" w:cstheme="minorHAnsi"/>
          <w:color w:val="0000FF"/>
          <w:sz w:val="22"/>
          <w:szCs w:val="22"/>
          <w:shd w:val="clear" w:color="auto" w:fill="FFFFFF"/>
        </w:rPr>
        <w:t>obs</w:t>
      </w:r>
      <w:proofErr w:type="spellEnd"/>
      <w:r w:rsidRPr="003738A5">
        <w:rPr>
          <w:rFonts w:asciiTheme="minorHAnsi" w:hAnsiTheme="minorHAnsi" w:cstheme="minorHAnsi"/>
          <w:color w:val="000000"/>
          <w:sz w:val="22"/>
          <w:szCs w:val="22"/>
          <w:shd w:val="clear" w:color="auto" w:fill="FFFFFF"/>
        </w:rPr>
        <w:t>=</w:t>
      </w:r>
      <w:r w:rsidRPr="003738A5">
        <w:rPr>
          <w:rFonts w:asciiTheme="minorHAnsi" w:hAnsiTheme="minorHAnsi" w:cstheme="minorHAnsi"/>
          <w:b/>
          <w:bCs/>
          <w:color w:val="008080"/>
          <w:sz w:val="22"/>
          <w:szCs w:val="22"/>
          <w:shd w:val="clear" w:color="auto" w:fill="FFFFFF"/>
        </w:rPr>
        <w:t>6901</w:t>
      </w:r>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color w:val="008000"/>
          <w:sz w:val="22"/>
          <w:szCs w:val="22"/>
          <w:shd w:val="clear" w:color="auto" w:fill="FFFFFF"/>
        </w:rPr>
        <w:t>/*Input the number of positive cases*/</w:t>
      </w:r>
    </w:p>
    <w:p w14:paraId="5598CA6A"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b/>
          <w:bCs/>
          <w:color w:val="000080"/>
          <w:sz w:val="22"/>
          <w:szCs w:val="22"/>
          <w:shd w:val="clear" w:color="auto" w:fill="FFFFFF"/>
        </w:rPr>
        <w:t>RUN</w:t>
      </w:r>
      <w:r w:rsidRPr="003738A5">
        <w:rPr>
          <w:rFonts w:asciiTheme="minorHAnsi" w:hAnsiTheme="minorHAnsi" w:cstheme="minorHAnsi"/>
          <w:color w:val="000000"/>
          <w:sz w:val="22"/>
          <w:szCs w:val="22"/>
          <w:shd w:val="clear" w:color="auto" w:fill="FFFFFF"/>
        </w:rPr>
        <w:t>;</w:t>
      </w:r>
    </w:p>
    <w:p w14:paraId="619A37D2"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p>
    <w:p w14:paraId="745C6208"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b/>
          <w:bCs/>
          <w:color w:val="000080"/>
          <w:sz w:val="22"/>
          <w:szCs w:val="22"/>
          <w:shd w:val="clear" w:color="auto" w:fill="FFFFFF"/>
        </w:rPr>
        <w:t>PROC</w:t>
      </w:r>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b/>
          <w:bCs/>
          <w:color w:val="000080"/>
          <w:sz w:val="22"/>
          <w:szCs w:val="22"/>
          <w:shd w:val="clear" w:color="auto" w:fill="FFFFFF"/>
        </w:rPr>
        <w:t>FREQ</w:t>
      </w:r>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color w:val="0000FF"/>
          <w:sz w:val="22"/>
          <w:szCs w:val="22"/>
          <w:shd w:val="clear" w:color="auto" w:fill="FFFFFF"/>
        </w:rPr>
        <w:t>DATA</w:t>
      </w:r>
      <w:r w:rsidRPr="003738A5">
        <w:rPr>
          <w:rFonts w:asciiTheme="minorHAnsi" w:hAnsiTheme="minorHAnsi" w:cstheme="minorHAnsi"/>
          <w:color w:val="000000"/>
          <w:sz w:val="22"/>
          <w:szCs w:val="22"/>
          <w:shd w:val="clear" w:color="auto" w:fill="FFFFFF"/>
        </w:rPr>
        <w:t>=</w:t>
      </w:r>
      <w:proofErr w:type="spellStart"/>
      <w:r w:rsidRPr="003738A5">
        <w:rPr>
          <w:rFonts w:asciiTheme="minorHAnsi" w:hAnsiTheme="minorHAnsi" w:cstheme="minorHAnsi"/>
          <w:color w:val="000000"/>
          <w:sz w:val="22"/>
          <w:szCs w:val="22"/>
          <w:shd w:val="clear" w:color="auto" w:fill="FFFFFF"/>
        </w:rPr>
        <w:t>train_bal</w:t>
      </w:r>
      <w:proofErr w:type="spellEnd"/>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color w:val="0000FF"/>
          <w:sz w:val="22"/>
          <w:szCs w:val="22"/>
          <w:shd w:val="clear" w:color="auto" w:fill="FFFFFF"/>
        </w:rPr>
        <w:t>TABLES</w:t>
      </w:r>
      <w:r w:rsidRPr="003738A5">
        <w:rPr>
          <w:rFonts w:asciiTheme="minorHAnsi" w:hAnsiTheme="minorHAnsi" w:cstheme="minorHAnsi"/>
          <w:color w:val="000000"/>
          <w:sz w:val="22"/>
          <w:szCs w:val="22"/>
          <w:shd w:val="clear" w:color="auto" w:fill="FFFFFF"/>
        </w:rPr>
        <w:t xml:space="preserve"> bad; </w:t>
      </w:r>
      <w:r w:rsidRPr="003738A5">
        <w:rPr>
          <w:rFonts w:asciiTheme="minorHAnsi" w:hAnsiTheme="minorHAnsi" w:cstheme="minorHAnsi"/>
          <w:b/>
          <w:bCs/>
          <w:color w:val="000080"/>
          <w:sz w:val="22"/>
          <w:szCs w:val="22"/>
          <w:shd w:val="clear" w:color="auto" w:fill="FFFFFF"/>
        </w:rPr>
        <w:t>RUN</w:t>
      </w:r>
      <w:r w:rsidRPr="003738A5">
        <w:rPr>
          <w:rFonts w:asciiTheme="minorHAnsi" w:hAnsiTheme="minorHAnsi" w:cstheme="minorHAnsi"/>
          <w:color w:val="000000"/>
          <w:sz w:val="22"/>
          <w:szCs w:val="22"/>
          <w:shd w:val="clear" w:color="auto" w:fill="FFFFFF"/>
        </w:rPr>
        <w:t>;</w:t>
      </w:r>
    </w:p>
    <w:p w14:paraId="1729B895"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p>
    <w:p w14:paraId="369AE05B"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color w:val="008000"/>
          <w:sz w:val="22"/>
          <w:szCs w:val="22"/>
          <w:shd w:val="clear" w:color="auto" w:fill="FFFFFF"/>
        </w:rPr>
        <w:t>/*Create hyperparameter tuning macro that will loop through a range of values for each of the tuning parameters */</w:t>
      </w:r>
    </w:p>
    <w:p w14:paraId="6E9DCDAF"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p>
    <w:p w14:paraId="36E8AF7B"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color w:val="008000"/>
          <w:sz w:val="22"/>
          <w:szCs w:val="22"/>
          <w:shd w:val="clear" w:color="auto" w:fill="FFFFFF"/>
        </w:rPr>
        <w:t xml:space="preserve">/* Create an empty </w:t>
      </w:r>
      <w:proofErr w:type="spellStart"/>
      <w:r w:rsidRPr="003738A5">
        <w:rPr>
          <w:rFonts w:asciiTheme="minorHAnsi" w:hAnsiTheme="minorHAnsi" w:cstheme="minorHAnsi"/>
          <w:color w:val="008000"/>
          <w:sz w:val="22"/>
          <w:szCs w:val="22"/>
          <w:shd w:val="clear" w:color="auto" w:fill="FFFFFF"/>
        </w:rPr>
        <w:t>summary_table</w:t>
      </w:r>
      <w:proofErr w:type="spellEnd"/>
      <w:r w:rsidRPr="003738A5">
        <w:rPr>
          <w:rFonts w:asciiTheme="minorHAnsi" w:hAnsiTheme="minorHAnsi" w:cstheme="minorHAnsi"/>
          <w:color w:val="008000"/>
          <w:sz w:val="22"/>
          <w:szCs w:val="22"/>
          <w:shd w:val="clear" w:color="auto" w:fill="FFFFFF"/>
        </w:rPr>
        <w:t xml:space="preserve"> dataset */</w:t>
      </w:r>
    </w:p>
    <w:p w14:paraId="17A0D3BC"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b/>
          <w:bCs/>
          <w:color w:val="000080"/>
          <w:sz w:val="22"/>
          <w:szCs w:val="22"/>
          <w:shd w:val="clear" w:color="auto" w:fill="FFFFFF"/>
        </w:rPr>
        <w:t>PROC</w:t>
      </w:r>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b/>
          <w:bCs/>
          <w:color w:val="000080"/>
          <w:sz w:val="22"/>
          <w:szCs w:val="22"/>
          <w:shd w:val="clear" w:color="auto" w:fill="FFFFFF"/>
        </w:rPr>
        <w:t>DELETE</w:t>
      </w:r>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color w:val="0000FF"/>
          <w:sz w:val="22"/>
          <w:szCs w:val="22"/>
          <w:shd w:val="clear" w:color="auto" w:fill="FFFFFF"/>
        </w:rPr>
        <w:t>DATA</w:t>
      </w:r>
      <w:r w:rsidRPr="003738A5">
        <w:rPr>
          <w:rFonts w:asciiTheme="minorHAnsi" w:hAnsiTheme="minorHAnsi" w:cstheme="minorHAnsi"/>
          <w:color w:val="000000"/>
          <w:sz w:val="22"/>
          <w:szCs w:val="22"/>
          <w:shd w:val="clear" w:color="auto" w:fill="FFFFFF"/>
        </w:rPr>
        <w:t>=</w:t>
      </w:r>
      <w:proofErr w:type="spellStart"/>
      <w:r w:rsidRPr="003738A5">
        <w:rPr>
          <w:rFonts w:asciiTheme="minorHAnsi" w:hAnsiTheme="minorHAnsi" w:cstheme="minorHAnsi"/>
          <w:color w:val="000000"/>
          <w:sz w:val="22"/>
          <w:szCs w:val="22"/>
          <w:shd w:val="clear" w:color="auto" w:fill="FFFFFF"/>
        </w:rPr>
        <w:t>summary_table</w:t>
      </w:r>
      <w:proofErr w:type="spellEnd"/>
      <w:r w:rsidRPr="003738A5">
        <w:rPr>
          <w:rFonts w:asciiTheme="minorHAnsi" w:hAnsiTheme="minorHAnsi" w:cstheme="minorHAnsi"/>
          <w:color w:val="000000"/>
          <w:sz w:val="22"/>
          <w:szCs w:val="22"/>
          <w:shd w:val="clear" w:color="auto" w:fill="FFFFFF"/>
        </w:rPr>
        <w:t>;</w:t>
      </w:r>
    </w:p>
    <w:p w14:paraId="0FE782CE"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p>
    <w:p w14:paraId="3F91D275"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b/>
          <w:bCs/>
          <w:color w:val="000080"/>
          <w:sz w:val="22"/>
          <w:szCs w:val="22"/>
          <w:shd w:val="clear" w:color="auto" w:fill="FFFFFF"/>
        </w:rPr>
        <w:lastRenderedPageBreak/>
        <w:t>DATA</w:t>
      </w:r>
      <w:r w:rsidRPr="003738A5">
        <w:rPr>
          <w:rFonts w:asciiTheme="minorHAnsi" w:hAnsiTheme="minorHAnsi" w:cstheme="minorHAnsi"/>
          <w:color w:val="000000"/>
          <w:sz w:val="22"/>
          <w:szCs w:val="22"/>
          <w:shd w:val="clear" w:color="auto" w:fill="FFFFFF"/>
        </w:rPr>
        <w:t xml:space="preserve"> </w:t>
      </w:r>
      <w:proofErr w:type="spellStart"/>
      <w:r w:rsidRPr="003738A5">
        <w:rPr>
          <w:rFonts w:asciiTheme="minorHAnsi" w:hAnsiTheme="minorHAnsi" w:cstheme="minorHAnsi"/>
          <w:color w:val="000000"/>
          <w:sz w:val="22"/>
          <w:szCs w:val="22"/>
          <w:shd w:val="clear" w:color="auto" w:fill="FFFFFF"/>
        </w:rPr>
        <w:t>summary_table</w:t>
      </w:r>
      <w:proofErr w:type="spellEnd"/>
      <w:r w:rsidRPr="003738A5">
        <w:rPr>
          <w:rFonts w:asciiTheme="minorHAnsi" w:hAnsiTheme="minorHAnsi" w:cstheme="minorHAnsi"/>
          <w:color w:val="000000"/>
          <w:sz w:val="22"/>
          <w:szCs w:val="22"/>
          <w:shd w:val="clear" w:color="auto" w:fill="FFFFFF"/>
        </w:rPr>
        <w:t>;</w:t>
      </w:r>
    </w:p>
    <w:p w14:paraId="5843A021"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color w:val="000000"/>
          <w:sz w:val="22"/>
          <w:szCs w:val="22"/>
          <w:shd w:val="clear" w:color="auto" w:fill="FFFFFF"/>
        </w:rPr>
        <w:tab/>
      </w:r>
      <w:r w:rsidRPr="003738A5">
        <w:rPr>
          <w:rFonts w:asciiTheme="minorHAnsi" w:hAnsiTheme="minorHAnsi" w:cstheme="minorHAnsi"/>
          <w:color w:val="0000FF"/>
          <w:sz w:val="22"/>
          <w:szCs w:val="22"/>
          <w:shd w:val="clear" w:color="auto" w:fill="FFFFFF"/>
        </w:rPr>
        <w:t>LENGTH</w:t>
      </w:r>
      <w:r w:rsidRPr="003738A5">
        <w:rPr>
          <w:rFonts w:asciiTheme="minorHAnsi" w:hAnsiTheme="minorHAnsi" w:cstheme="minorHAnsi"/>
          <w:color w:val="000000"/>
          <w:sz w:val="22"/>
          <w:szCs w:val="22"/>
          <w:shd w:val="clear" w:color="auto" w:fill="FFFFFF"/>
        </w:rPr>
        <w:t xml:space="preserve"> Model </w:t>
      </w:r>
      <w:r w:rsidRPr="003738A5">
        <w:rPr>
          <w:rFonts w:asciiTheme="minorHAnsi" w:hAnsiTheme="minorHAnsi" w:cstheme="minorHAnsi"/>
          <w:b/>
          <w:bCs/>
          <w:color w:val="008080"/>
          <w:sz w:val="22"/>
          <w:szCs w:val="22"/>
          <w:shd w:val="clear" w:color="auto" w:fill="FFFFFF"/>
        </w:rPr>
        <w:t>8</w:t>
      </w:r>
      <w:r w:rsidRPr="003738A5">
        <w:rPr>
          <w:rFonts w:asciiTheme="minorHAnsi" w:hAnsiTheme="minorHAnsi" w:cstheme="minorHAnsi"/>
          <w:color w:val="000000"/>
          <w:sz w:val="22"/>
          <w:szCs w:val="22"/>
          <w:shd w:val="clear" w:color="auto" w:fill="FFFFFF"/>
        </w:rPr>
        <w:t>;</w:t>
      </w:r>
    </w:p>
    <w:p w14:paraId="3562F2B9"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color w:val="000000"/>
          <w:sz w:val="22"/>
          <w:szCs w:val="22"/>
          <w:shd w:val="clear" w:color="auto" w:fill="FFFFFF"/>
        </w:rPr>
        <w:tab/>
      </w:r>
      <w:r w:rsidRPr="003738A5">
        <w:rPr>
          <w:rFonts w:asciiTheme="minorHAnsi" w:hAnsiTheme="minorHAnsi" w:cstheme="minorHAnsi"/>
          <w:color w:val="0000FF"/>
          <w:sz w:val="22"/>
          <w:szCs w:val="22"/>
          <w:shd w:val="clear" w:color="auto" w:fill="FFFFFF"/>
        </w:rPr>
        <w:t>FORMAT</w:t>
      </w:r>
      <w:r w:rsidRPr="003738A5">
        <w:rPr>
          <w:rFonts w:asciiTheme="minorHAnsi" w:hAnsiTheme="minorHAnsi" w:cstheme="minorHAnsi"/>
          <w:color w:val="000000"/>
          <w:sz w:val="22"/>
          <w:szCs w:val="22"/>
          <w:shd w:val="clear" w:color="auto" w:fill="FFFFFF"/>
        </w:rPr>
        <w:t xml:space="preserve"> Area </w:t>
      </w:r>
      <w:r w:rsidRPr="003738A5">
        <w:rPr>
          <w:rFonts w:asciiTheme="minorHAnsi" w:hAnsiTheme="minorHAnsi" w:cstheme="minorHAnsi"/>
          <w:b/>
          <w:bCs/>
          <w:color w:val="008080"/>
          <w:sz w:val="22"/>
          <w:szCs w:val="22"/>
          <w:shd w:val="clear" w:color="auto" w:fill="FFFFFF"/>
        </w:rPr>
        <w:t>8.5</w:t>
      </w:r>
      <w:r w:rsidRPr="003738A5">
        <w:rPr>
          <w:rFonts w:asciiTheme="minorHAnsi" w:hAnsiTheme="minorHAnsi" w:cstheme="minorHAnsi"/>
          <w:color w:val="000000"/>
          <w:sz w:val="22"/>
          <w:szCs w:val="22"/>
          <w:shd w:val="clear" w:color="auto" w:fill="FFFFFF"/>
        </w:rPr>
        <w:t>;</w:t>
      </w:r>
    </w:p>
    <w:p w14:paraId="300669CA"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b/>
          <w:bCs/>
          <w:color w:val="000080"/>
          <w:sz w:val="22"/>
          <w:szCs w:val="22"/>
          <w:shd w:val="clear" w:color="auto" w:fill="FFFFFF"/>
        </w:rPr>
        <w:t>RUN</w:t>
      </w:r>
      <w:r w:rsidRPr="003738A5">
        <w:rPr>
          <w:rFonts w:asciiTheme="minorHAnsi" w:hAnsiTheme="minorHAnsi" w:cstheme="minorHAnsi"/>
          <w:color w:val="000000"/>
          <w:sz w:val="22"/>
          <w:szCs w:val="22"/>
          <w:shd w:val="clear" w:color="auto" w:fill="FFFFFF"/>
        </w:rPr>
        <w:t>;</w:t>
      </w:r>
    </w:p>
    <w:p w14:paraId="01154846"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p>
    <w:p w14:paraId="28824966"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color w:val="0000FF"/>
          <w:sz w:val="22"/>
          <w:szCs w:val="22"/>
          <w:shd w:val="clear" w:color="auto" w:fill="FFFFFF"/>
        </w:rPr>
        <w:t>%LET</w:t>
      </w:r>
      <w:r w:rsidRPr="003738A5">
        <w:rPr>
          <w:rFonts w:asciiTheme="minorHAnsi" w:hAnsiTheme="minorHAnsi" w:cstheme="minorHAnsi"/>
          <w:color w:val="000000"/>
          <w:sz w:val="22"/>
          <w:szCs w:val="22"/>
          <w:shd w:val="clear" w:color="auto" w:fill="FFFFFF"/>
        </w:rPr>
        <w:t xml:space="preserve"> target = bad;</w:t>
      </w:r>
    </w:p>
    <w:p w14:paraId="294688BA"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p>
    <w:p w14:paraId="11F80F2B"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b/>
          <w:bCs/>
          <w:color w:val="000080"/>
          <w:sz w:val="22"/>
          <w:szCs w:val="22"/>
          <w:shd w:val="clear" w:color="auto" w:fill="FFFFFF"/>
        </w:rPr>
        <w:t>%MACRO</w:t>
      </w:r>
      <w:r w:rsidRPr="003738A5">
        <w:rPr>
          <w:rFonts w:asciiTheme="minorHAnsi" w:hAnsiTheme="minorHAnsi" w:cstheme="minorHAnsi"/>
          <w:color w:val="000000"/>
          <w:sz w:val="22"/>
          <w:szCs w:val="22"/>
          <w:shd w:val="clear" w:color="auto" w:fill="FFFFFF"/>
        </w:rPr>
        <w:t xml:space="preserve"> tune(iteration, </w:t>
      </w:r>
      <w:proofErr w:type="spellStart"/>
      <w:r w:rsidRPr="003738A5">
        <w:rPr>
          <w:rFonts w:asciiTheme="minorHAnsi" w:hAnsiTheme="minorHAnsi" w:cstheme="minorHAnsi"/>
          <w:color w:val="000000"/>
          <w:sz w:val="22"/>
          <w:szCs w:val="22"/>
          <w:shd w:val="clear" w:color="auto" w:fill="FFFFFF"/>
        </w:rPr>
        <w:t>maxdepth</w:t>
      </w:r>
      <w:proofErr w:type="spellEnd"/>
      <w:r w:rsidRPr="003738A5">
        <w:rPr>
          <w:rFonts w:asciiTheme="minorHAnsi" w:hAnsiTheme="minorHAnsi" w:cstheme="minorHAnsi"/>
          <w:color w:val="000000"/>
          <w:sz w:val="22"/>
          <w:szCs w:val="22"/>
          <w:shd w:val="clear" w:color="auto" w:fill="FFFFFF"/>
        </w:rPr>
        <w:t xml:space="preserve">, </w:t>
      </w:r>
      <w:proofErr w:type="spellStart"/>
      <w:r w:rsidRPr="003738A5">
        <w:rPr>
          <w:rFonts w:asciiTheme="minorHAnsi" w:hAnsiTheme="minorHAnsi" w:cstheme="minorHAnsi"/>
          <w:color w:val="000000"/>
          <w:sz w:val="22"/>
          <w:szCs w:val="22"/>
          <w:shd w:val="clear" w:color="auto" w:fill="FFFFFF"/>
        </w:rPr>
        <w:t>leafsize</w:t>
      </w:r>
      <w:proofErr w:type="spellEnd"/>
      <w:r w:rsidRPr="003738A5">
        <w:rPr>
          <w:rFonts w:asciiTheme="minorHAnsi" w:hAnsiTheme="minorHAnsi" w:cstheme="minorHAnsi"/>
          <w:color w:val="000000"/>
          <w:sz w:val="22"/>
          <w:szCs w:val="22"/>
          <w:shd w:val="clear" w:color="auto" w:fill="FFFFFF"/>
        </w:rPr>
        <w:t>);</w:t>
      </w:r>
    </w:p>
    <w:p w14:paraId="746A9A4E"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color w:val="000000"/>
          <w:sz w:val="22"/>
          <w:szCs w:val="22"/>
          <w:shd w:val="clear" w:color="auto" w:fill="FFFFFF"/>
        </w:rPr>
        <w:tab/>
      </w:r>
      <w:r w:rsidRPr="003738A5">
        <w:rPr>
          <w:rFonts w:asciiTheme="minorHAnsi" w:hAnsiTheme="minorHAnsi" w:cstheme="minorHAnsi"/>
          <w:color w:val="0000FF"/>
          <w:sz w:val="22"/>
          <w:szCs w:val="22"/>
          <w:shd w:val="clear" w:color="auto" w:fill="FFFFFF"/>
        </w:rPr>
        <w:t>%put</w:t>
      </w:r>
      <w:r w:rsidRPr="003738A5">
        <w:rPr>
          <w:rFonts w:asciiTheme="minorHAnsi" w:hAnsiTheme="minorHAnsi" w:cstheme="minorHAnsi"/>
          <w:color w:val="000000"/>
          <w:sz w:val="22"/>
          <w:szCs w:val="22"/>
          <w:shd w:val="clear" w:color="auto" w:fill="FFFFFF"/>
        </w:rPr>
        <w:t xml:space="preserve"> "Iteration: &amp;iteration";</w:t>
      </w:r>
    </w:p>
    <w:p w14:paraId="38AE94F1"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color w:val="000000"/>
          <w:sz w:val="22"/>
          <w:szCs w:val="22"/>
          <w:shd w:val="clear" w:color="auto" w:fill="FFFFFF"/>
        </w:rPr>
        <w:tab/>
      </w:r>
      <w:r w:rsidRPr="003738A5">
        <w:rPr>
          <w:rFonts w:asciiTheme="minorHAnsi" w:hAnsiTheme="minorHAnsi" w:cstheme="minorHAnsi"/>
          <w:color w:val="0000FF"/>
          <w:sz w:val="22"/>
          <w:szCs w:val="22"/>
          <w:shd w:val="clear" w:color="auto" w:fill="FFFFFF"/>
        </w:rPr>
        <w:t>%put</w:t>
      </w:r>
      <w:r w:rsidRPr="003738A5">
        <w:rPr>
          <w:rFonts w:asciiTheme="minorHAnsi" w:hAnsiTheme="minorHAnsi" w:cstheme="minorHAnsi"/>
          <w:color w:val="000000"/>
          <w:sz w:val="22"/>
          <w:szCs w:val="22"/>
          <w:shd w:val="clear" w:color="auto" w:fill="FFFFFF"/>
        </w:rPr>
        <w:t xml:space="preserve"> "MAXDEPTH: &amp;</w:t>
      </w:r>
      <w:proofErr w:type="spellStart"/>
      <w:r w:rsidRPr="003738A5">
        <w:rPr>
          <w:rFonts w:asciiTheme="minorHAnsi" w:hAnsiTheme="minorHAnsi" w:cstheme="minorHAnsi"/>
          <w:color w:val="000000"/>
          <w:sz w:val="22"/>
          <w:szCs w:val="22"/>
          <w:shd w:val="clear" w:color="auto" w:fill="FFFFFF"/>
        </w:rPr>
        <w:t>maxdepth</w:t>
      </w:r>
      <w:proofErr w:type="spellEnd"/>
      <w:r w:rsidRPr="003738A5">
        <w:rPr>
          <w:rFonts w:asciiTheme="minorHAnsi" w:hAnsiTheme="minorHAnsi" w:cstheme="minorHAnsi"/>
          <w:color w:val="000000"/>
          <w:sz w:val="22"/>
          <w:szCs w:val="22"/>
          <w:shd w:val="clear" w:color="auto" w:fill="FFFFFF"/>
        </w:rPr>
        <w:t>";</w:t>
      </w:r>
    </w:p>
    <w:p w14:paraId="1C94A151"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color w:val="000000"/>
          <w:sz w:val="22"/>
          <w:szCs w:val="22"/>
          <w:shd w:val="clear" w:color="auto" w:fill="FFFFFF"/>
        </w:rPr>
        <w:tab/>
      </w:r>
      <w:r w:rsidRPr="003738A5">
        <w:rPr>
          <w:rFonts w:asciiTheme="minorHAnsi" w:hAnsiTheme="minorHAnsi" w:cstheme="minorHAnsi"/>
          <w:color w:val="0000FF"/>
          <w:sz w:val="22"/>
          <w:szCs w:val="22"/>
          <w:shd w:val="clear" w:color="auto" w:fill="FFFFFF"/>
        </w:rPr>
        <w:t>%put</w:t>
      </w:r>
      <w:r w:rsidRPr="003738A5">
        <w:rPr>
          <w:rFonts w:asciiTheme="minorHAnsi" w:hAnsiTheme="minorHAnsi" w:cstheme="minorHAnsi"/>
          <w:color w:val="000000"/>
          <w:sz w:val="22"/>
          <w:szCs w:val="22"/>
          <w:shd w:val="clear" w:color="auto" w:fill="FFFFFF"/>
        </w:rPr>
        <w:t xml:space="preserve"> "LEAFSIZE: &amp;</w:t>
      </w:r>
      <w:proofErr w:type="spellStart"/>
      <w:r w:rsidRPr="003738A5">
        <w:rPr>
          <w:rFonts w:asciiTheme="minorHAnsi" w:hAnsiTheme="minorHAnsi" w:cstheme="minorHAnsi"/>
          <w:color w:val="000000"/>
          <w:sz w:val="22"/>
          <w:szCs w:val="22"/>
          <w:shd w:val="clear" w:color="auto" w:fill="FFFFFF"/>
        </w:rPr>
        <w:t>leafsize</w:t>
      </w:r>
      <w:proofErr w:type="spellEnd"/>
      <w:r w:rsidRPr="003738A5">
        <w:rPr>
          <w:rFonts w:asciiTheme="minorHAnsi" w:hAnsiTheme="minorHAnsi" w:cstheme="minorHAnsi"/>
          <w:color w:val="000000"/>
          <w:sz w:val="22"/>
          <w:szCs w:val="22"/>
          <w:shd w:val="clear" w:color="auto" w:fill="FFFFFF"/>
        </w:rPr>
        <w:t>";</w:t>
      </w:r>
    </w:p>
    <w:p w14:paraId="0CFD6A02"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p>
    <w:p w14:paraId="70D89070"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color w:val="000000"/>
          <w:sz w:val="22"/>
          <w:szCs w:val="22"/>
          <w:shd w:val="clear" w:color="auto" w:fill="FFFFFF"/>
        </w:rPr>
        <w:tab/>
      </w:r>
      <w:r w:rsidRPr="003738A5">
        <w:rPr>
          <w:rFonts w:asciiTheme="minorHAnsi" w:hAnsiTheme="minorHAnsi" w:cstheme="minorHAnsi"/>
          <w:color w:val="008000"/>
          <w:sz w:val="22"/>
          <w:szCs w:val="22"/>
          <w:shd w:val="clear" w:color="auto" w:fill="FFFFFF"/>
        </w:rPr>
        <w:t xml:space="preserve">/* Create </w:t>
      </w:r>
      <w:r>
        <w:rPr>
          <w:rFonts w:asciiTheme="minorHAnsi" w:hAnsiTheme="minorHAnsi" w:cstheme="minorHAnsi"/>
          <w:color w:val="008000"/>
          <w:sz w:val="22"/>
          <w:szCs w:val="22"/>
          <w:shd w:val="clear" w:color="auto" w:fill="FFFFFF"/>
        </w:rPr>
        <w:t>Gradient boosting</w:t>
      </w:r>
      <w:r w:rsidRPr="003738A5">
        <w:rPr>
          <w:rFonts w:asciiTheme="minorHAnsi" w:hAnsiTheme="minorHAnsi" w:cstheme="minorHAnsi"/>
          <w:color w:val="008000"/>
          <w:sz w:val="22"/>
          <w:szCs w:val="22"/>
          <w:shd w:val="clear" w:color="auto" w:fill="FFFFFF"/>
        </w:rPr>
        <w:t xml:space="preserve"> model with hyperparameter tuning */</w:t>
      </w:r>
    </w:p>
    <w:p w14:paraId="3F29FDFE"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color w:val="000000"/>
          <w:sz w:val="22"/>
          <w:szCs w:val="22"/>
          <w:shd w:val="clear" w:color="auto" w:fill="FFFFFF"/>
        </w:rPr>
        <w:tab/>
        <w:t>PROC TREEBOOST DATA=</w:t>
      </w:r>
      <w:proofErr w:type="spellStart"/>
      <w:r w:rsidRPr="003738A5">
        <w:rPr>
          <w:rFonts w:asciiTheme="minorHAnsi" w:hAnsiTheme="minorHAnsi" w:cstheme="minorHAnsi"/>
          <w:color w:val="000000"/>
          <w:sz w:val="22"/>
          <w:szCs w:val="22"/>
          <w:shd w:val="clear" w:color="auto" w:fill="FFFFFF"/>
        </w:rPr>
        <w:t>train_bal</w:t>
      </w:r>
      <w:proofErr w:type="spellEnd"/>
      <w:r w:rsidRPr="003738A5">
        <w:rPr>
          <w:rFonts w:asciiTheme="minorHAnsi" w:hAnsiTheme="minorHAnsi" w:cstheme="minorHAnsi"/>
          <w:color w:val="000000"/>
          <w:sz w:val="22"/>
          <w:szCs w:val="22"/>
          <w:shd w:val="clear" w:color="auto" w:fill="FFFFFF"/>
        </w:rPr>
        <w:t xml:space="preserve"> NOPRINT  </w:t>
      </w:r>
    </w:p>
    <w:p w14:paraId="4901C2ED"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color w:val="000000"/>
          <w:sz w:val="22"/>
          <w:szCs w:val="22"/>
          <w:shd w:val="clear" w:color="auto" w:fill="FFFFFF"/>
        </w:rPr>
        <w:tab/>
      </w:r>
      <w:r w:rsidRPr="003738A5">
        <w:rPr>
          <w:rFonts w:asciiTheme="minorHAnsi" w:hAnsiTheme="minorHAnsi" w:cstheme="minorHAnsi"/>
          <w:color w:val="000000"/>
          <w:sz w:val="22"/>
          <w:szCs w:val="22"/>
          <w:shd w:val="clear" w:color="auto" w:fill="FFFFFF"/>
        </w:rPr>
        <w:tab/>
        <w:t>MAXDEPTH = &amp;</w:t>
      </w:r>
      <w:proofErr w:type="spellStart"/>
      <w:r w:rsidRPr="003738A5">
        <w:rPr>
          <w:rFonts w:asciiTheme="minorHAnsi" w:hAnsiTheme="minorHAnsi" w:cstheme="minorHAnsi"/>
          <w:color w:val="008080"/>
          <w:sz w:val="22"/>
          <w:szCs w:val="22"/>
          <w:shd w:val="clear" w:color="auto" w:fill="FFFFFF"/>
        </w:rPr>
        <w:t>maxdepth</w:t>
      </w:r>
      <w:proofErr w:type="spellEnd"/>
      <w:r w:rsidRPr="003738A5">
        <w:rPr>
          <w:rFonts w:asciiTheme="minorHAnsi" w:hAnsiTheme="minorHAnsi" w:cstheme="minorHAnsi"/>
          <w:color w:val="008080"/>
          <w:sz w:val="22"/>
          <w:szCs w:val="22"/>
          <w:shd w:val="clear" w:color="auto" w:fill="FFFFFF"/>
        </w:rPr>
        <w:t>.</w:t>
      </w:r>
    </w:p>
    <w:p w14:paraId="639FED24"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color w:val="000000"/>
          <w:sz w:val="22"/>
          <w:szCs w:val="22"/>
          <w:shd w:val="clear" w:color="auto" w:fill="FFFFFF"/>
        </w:rPr>
        <w:tab/>
      </w:r>
      <w:r w:rsidRPr="003738A5">
        <w:rPr>
          <w:rFonts w:asciiTheme="minorHAnsi" w:hAnsiTheme="minorHAnsi" w:cstheme="minorHAnsi"/>
          <w:color w:val="000000"/>
          <w:sz w:val="22"/>
          <w:szCs w:val="22"/>
          <w:shd w:val="clear" w:color="auto" w:fill="FFFFFF"/>
        </w:rPr>
        <w:tab/>
        <w:t>LEAFSIZE = &amp;</w:t>
      </w:r>
      <w:proofErr w:type="spellStart"/>
      <w:r w:rsidRPr="003738A5">
        <w:rPr>
          <w:rFonts w:asciiTheme="minorHAnsi" w:hAnsiTheme="minorHAnsi" w:cstheme="minorHAnsi"/>
          <w:color w:val="008080"/>
          <w:sz w:val="22"/>
          <w:szCs w:val="22"/>
          <w:shd w:val="clear" w:color="auto" w:fill="FFFFFF"/>
        </w:rPr>
        <w:t>leafsize</w:t>
      </w:r>
      <w:proofErr w:type="spellEnd"/>
      <w:r w:rsidRPr="003738A5">
        <w:rPr>
          <w:rFonts w:asciiTheme="minorHAnsi" w:hAnsiTheme="minorHAnsi" w:cstheme="minorHAnsi"/>
          <w:color w:val="008080"/>
          <w:sz w:val="22"/>
          <w:szCs w:val="22"/>
          <w:shd w:val="clear" w:color="auto" w:fill="FFFFFF"/>
        </w:rPr>
        <w:t>.</w:t>
      </w:r>
      <w:r w:rsidRPr="003738A5">
        <w:rPr>
          <w:rFonts w:asciiTheme="minorHAnsi" w:hAnsiTheme="minorHAnsi" w:cstheme="minorHAnsi"/>
          <w:color w:val="000000"/>
          <w:sz w:val="22"/>
          <w:szCs w:val="22"/>
          <w:shd w:val="clear" w:color="auto" w:fill="FFFFFF"/>
        </w:rPr>
        <w:t>;</w:t>
      </w:r>
    </w:p>
    <w:p w14:paraId="09595F44"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color w:val="000000"/>
          <w:sz w:val="22"/>
          <w:szCs w:val="22"/>
          <w:shd w:val="clear" w:color="auto" w:fill="FFFFFF"/>
        </w:rPr>
        <w:tab/>
      </w:r>
      <w:r w:rsidRPr="003738A5">
        <w:rPr>
          <w:rFonts w:asciiTheme="minorHAnsi" w:hAnsiTheme="minorHAnsi" w:cstheme="minorHAnsi"/>
          <w:color w:val="000000"/>
          <w:sz w:val="22"/>
          <w:szCs w:val="22"/>
          <w:shd w:val="clear" w:color="auto" w:fill="FFFFFF"/>
        </w:rPr>
        <w:tab/>
        <w:t>TARGET &amp;</w:t>
      </w:r>
      <w:r w:rsidRPr="003738A5">
        <w:rPr>
          <w:rFonts w:asciiTheme="minorHAnsi" w:hAnsiTheme="minorHAnsi" w:cstheme="minorHAnsi"/>
          <w:color w:val="008080"/>
          <w:sz w:val="22"/>
          <w:szCs w:val="22"/>
          <w:shd w:val="clear" w:color="auto" w:fill="FFFFFF"/>
        </w:rPr>
        <w:t>target.</w:t>
      </w:r>
      <w:r w:rsidRPr="003738A5">
        <w:rPr>
          <w:rFonts w:asciiTheme="minorHAnsi" w:hAnsiTheme="minorHAnsi" w:cstheme="minorHAnsi"/>
          <w:color w:val="000000"/>
          <w:sz w:val="22"/>
          <w:szCs w:val="22"/>
          <w:shd w:val="clear" w:color="auto" w:fill="FFFFFF"/>
        </w:rPr>
        <w:t xml:space="preserve"> /LEVEL=binary;</w:t>
      </w:r>
    </w:p>
    <w:p w14:paraId="44A8575E"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color w:val="000000"/>
          <w:sz w:val="22"/>
          <w:szCs w:val="22"/>
          <w:shd w:val="clear" w:color="auto" w:fill="FFFFFF"/>
        </w:rPr>
        <w:tab/>
      </w:r>
      <w:r w:rsidRPr="003738A5">
        <w:rPr>
          <w:rFonts w:asciiTheme="minorHAnsi" w:hAnsiTheme="minorHAnsi" w:cstheme="minorHAnsi"/>
          <w:color w:val="000000"/>
          <w:sz w:val="22"/>
          <w:szCs w:val="22"/>
          <w:shd w:val="clear" w:color="auto" w:fill="FFFFFF"/>
        </w:rPr>
        <w:tab/>
        <w:t>INPUT &amp;</w:t>
      </w:r>
      <w:r w:rsidRPr="003738A5">
        <w:rPr>
          <w:rFonts w:asciiTheme="minorHAnsi" w:hAnsiTheme="minorHAnsi" w:cstheme="minorHAnsi"/>
          <w:color w:val="008080"/>
          <w:sz w:val="22"/>
          <w:szCs w:val="22"/>
          <w:shd w:val="clear" w:color="auto" w:fill="FFFFFF"/>
        </w:rPr>
        <w:t>predictors.</w:t>
      </w:r>
      <w:r w:rsidRPr="003738A5">
        <w:rPr>
          <w:rFonts w:asciiTheme="minorHAnsi" w:hAnsiTheme="minorHAnsi" w:cstheme="minorHAnsi"/>
          <w:color w:val="000000"/>
          <w:sz w:val="22"/>
          <w:szCs w:val="22"/>
          <w:shd w:val="clear" w:color="auto" w:fill="FFFFFF"/>
        </w:rPr>
        <w:t xml:space="preserve"> / LEVEL=interval;</w:t>
      </w:r>
    </w:p>
    <w:p w14:paraId="092C9CAD"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color w:val="000000"/>
          <w:sz w:val="22"/>
          <w:szCs w:val="22"/>
          <w:shd w:val="clear" w:color="auto" w:fill="FFFFFF"/>
        </w:rPr>
        <w:tab/>
      </w:r>
      <w:r w:rsidRPr="003738A5">
        <w:rPr>
          <w:rFonts w:asciiTheme="minorHAnsi" w:hAnsiTheme="minorHAnsi" w:cstheme="minorHAnsi"/>
          <w:color w:val="000000"/>
          <w:sz w:val="22"/>
          <w:szCs w:val="22"/>
          <w:shd w:val="clear" w:color="auto" w:fill="FFFFFF"/>
        </w:rPr>
        <w:tab/>
        <w:t xml:space="preserve">CODE FILE = </w:t>
      </w:r>
      <w:r w:rsidRPr="003738A5">
        <w:rPr>
          <w:rFonts w:asciiTheme="minorHAnsi" w:hAnsiTheme="minorHAnsi" w:cstheme="minorHAnsi"/>
          <w:color w:val="800080"/>
          <w:sz w:val="22"/>
          <w:szCs w:val="22"/>
          <w:shd w:val="clear" w:color="auto" w:fill="FFFFFF"/>
        </w:rPr>
        <w:t>'/workspace/</w:t>
      </w:r>
      <w:proofErr w:type="spellStart"/>
      <w:r w:rsidRPr="003738A5">
        <w:rPr>
          <w:rFonts w:asciiTheme="minorHAnsi" w:hAnsiTheme="minorHAnsi" w:cstheme="minorHAnsi"/>
          <w:color w:val="800080"/>
          <w:sz w:val="22"/>
          <w:szCs w:val="22"/>
          <w:shd w:val="clear" w:color="auto" w:fill="FFFFFF"/>
        </w:rPr>
        <w:t>ccmod</w:t>
      </w:r>
      <w:proofErr w:type="spellEnd"/>
      <w:r w:rsidRPr="003738A5">
        <w:rPr>
          <w:rFonts w:asciiTheme="minorHAnsi" w:hAnsiTheme="minorHAnsi" w:cstheme="minorHAnsi"/>
          <w:color w:val="800080"/>
          <w:sz w:val="22"/>
          <w:szCs w:val="22"/>
          <w:shd w:val="clear" w:color="auto" w:fill="FFFFFF"/>
        </w:rPr>
        <w:t>/u588348/</w:t>
      </w:r>
      <w:proofErr w:type="spellStart"/>
      <w:r>
        <w:rPr>
          <w:rFonts w:asciiTheme="minorHAnsi" w:hAnsiTheme="minorHAnsi" w:cstheme="minorHAnsi"/>
          <w:color w:val="800080"/>
          <w:sz w:val="22"/>
          <w:szCs w:val="22"/>
          <w:shd w:val="clear" w:color="auto" w:fill="FFFFFF"/>
        </w:rPr>
        <w:t>gradient</w:t>
      </w:r>
      <w:r w:rsidRPr="003738A5">
        <w:rPr>
          <w:rFonts w:asciiTheme="minorHAnsi" w:hAnsiTheme="minorHAnsi" w:cstheme="minorHAnsi"/>
          <w:color w:val="800080"/>
          <w:sz w:val="22"/>
          <w:szCs w:val="22"/>
          <w:shd w:val="clear" w:color="auto" w:fill="FFFFFF"/>
        </w:rPr>
        <w:t>_boosting.sas</w:t>
      </w:r>
      <w:proofErr w:type="spellEnd"/>
      <w:r w:rsidRPr="003738A5">
        <w:rPr>
          <w:rFonts w:asciiTheme="minorHAnsi" w:hAnsiTheme="minorHAnsi" w:cstheme="minorHAnsi"/>
          <w:color w:val="800080"/>
          <w:sz w:val="22"/>
          <w:szCs w:val="22"/>
          <w:shd w:val="clear" w:color="auto" w:fill="FFFFFF"/>
        </w:rPr>
        <w:t>'</w:t>
      </w:r>
      <w:r w:rsidRPr="003738A5">
        <w:rPr>
          <w:rFonts w:asciiTheme="minorHAnsi" w:hAnsiTheme="minorHAnsi" w:cstheme="minorHAnsi"/>
          <w:color w:val="000000"/>
          <w:sz w:val="22"/>
          <w:szCs w:val="22"/>
          <w:shd w:val="clear" w:color="auto" w:fill="FFFFFF"/>
        </w:rPr>
        <w:t>;</w:t>
      </w:r>
    </w:p>
    <w:p w14:paraId="0F833F10"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color w:val="000000"/>
          <w:sz w:val="22"/>
          <w:szCs w:val="22"/>
          <w:shd w:val="clear" w:color="auto" w:fill="FFFFFF"/>
        </w:rPr>
        <w:tab/>
        <w:t>RUN;</w:t>
      </w:r>
    </w:p>
    <w:p w14:paraId="391714B7"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p>
    <w:p w14:paraId="45828A65"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color w:val="000000"/>
          <w:sz w:val="22"/>
          <w:szCs w:val="22"/>
          <w:shd w:val="clear" w:color="auto" w:fill="FFFFFF"/>
        </w:rPr>
        <w:tab/>
        <w:t xml:space="preserve">DATA </w:t>
      </w:r>
      <w:proofErr w:type="spellStart"/>
      <w:r w:rsidRPr="003738A5">
        <w:rPr>
          <w:rFonts w:asciiTheme="minorHAnsi" w:hAnsiTheme="minorHAnsi" w:cstheme="minorHAnsi"/>
          <w:color w:val="000000"/>
          <w:sz w:val="22"/>
          <w:szCs w:val="22"/>
          <w:shd w:val="clear" w:color="auto" w:fill="FFFFFF"/>
        </w:rPr>
        <w:t>test_score_&amp;</w:t>
      </w:r>
      <w:r w:rsidRPr="003738A5">
        <w:rPr>
          <w:rFonts w:asciiTheme="minorHAnsi" w:hAnsiTheme="minorHAnsi" w:cstheme="minorHAnsi"/>
          <w:color w:val="008080"/>
          <w:sz w:val="22"/>
          <w:szCs w:val="22"/>
          <w:shd w:val="clear" w:color="auto" w:fill="FFFFFF"/>
        </w:rPr>
        <w:t>iteration</w:t>
      </w:r>
      <w:proofErr w:type="spellEnd"/>
      <w:r w:rsidRPr="003738A5">
        <w:rPr>
          <w:rFonts w:asciiTheme="minorHAnsi" w:hAnsiTheme="minorHAnsi" w:cstheme="minorHAnsi"/>
          <w:color w:val="008080"/>
          <w:sz w:val="22"/>
          <w:szCs w:val="22"/>
          <w:shd w:val="clear" w:color="auto" w:fill="FFFFFF"/>
        </w:rPr>
        <w:t>.</w:t>
      </w:r>
      <w:r w:rsidRPr="003738A5">
        <w:rPr>
          <w:rFonts w:asciiTheme="minorHAnsi" w:hAnsiTheme="minorHAnsi" w:cstheme="minorHAnsi"/>
          <w:color w:val="000000"/>
          <w:sz w:val="22"/>
          <w:szCs w:val="22"/>
          <w:shd w:val="clear" w:color="auto" w:fill="FFFFFF"/>
        </w:rPr>
        <w:t>;</w:t>
      </w:r>
    </w:p>
    <w:p w14:paraId="3C041D55"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color w:val="000000"/>
          <w:sz w:val="22"/>
          <w:szCs w:val="22"/>
          <w:shd w:val="clear" w:color="auto" w:fill="FFFFFF"/>
        </w:rPr>
        <w:tab/>
        <w:t xml:space="preserve">  SET </w:t>
      </w:r>
      <w:proofErr w:type="spellStart"/>
      <w:r w:rsidRPr="003738A5">
        <w:rPr>
          <w:rFonts w:asciiTheme="minorHAnsi" w:hAnsiTheme="minorHAnsi" w:cstheme="minorHAnsi"/>
          <w:color w:val="000000"/>
          <w:sz w:val="22"/>
          <w:szCs w:val="22"/>
          <w:shd w:val="clear" w:color="auto" w:fill="FFFFFF"/>
        </w:rPr>
        <w:t>val_data</w:t>
      </w:r>
      <w:proofErr w:type="spellEnd"/>
      <w:r w:rsidRPr="003738A5">
        <w:rPr>
          <w:rFonts w:asciiTheme="minorHAnsi" w:hAnsiTheme="minorHAnsi" w:cstheme="minorHAnsi"/>
          <w:color w:val="000000"/>
          <w:sz w:val="22"/>
          <w:szCs w:val="22"/>
          <w:shd w:val="clear" w:color="auto" w:fill="FFFFFF"/>
        </w:rPr>
        <w:t>;</w:t>
      </w:r>
    </w:p>
    <w:p w14:paraId="04E61B27"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color w:val="000000"/>
          <w:sz w:val="22"/>
          <w:szCs w:val="22"/>
          <w:shd w:val="clear" w:color="auto" w:fill="FFFFFF"/>
        </w:rPr>
        <w:tab/>
        <w:t xml:space="preserve">  </w:t>
      </w:r>
      <w:r w:rsidRPr="003738A5">
        <w:rPr>
          <w:rFonts w:asciiTheme="minorHAnsi" w:hAnsiTheme="minorHAnsi" w:cstheme="minorHAnsi"/>
          <w:color w:val="0000FF"/>
          <w:sz w:val="22"/>
          <w:szCs w:val="22"/>
          <w:shd w:val="clear" w:color="auto" w:fill="FFFFFF"/>
        </w:rPr>
        <w:t>%INCLUDE</w:t>
      </w:r>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color w:val="800080"/>
          <w:sz w:val="22"/>
          <w:szCs w:val="22"/>
          <w:shd w:val="clear" w:color="auto" w:fill="FFFFFF"/>
        </w:rPr>
        <w:t>'/workspace/</w:t>
      </w:r>
      <w:proofErr w:type="spellStart"/>
      <w:r w:rsidRPr="003738A5">
        <w:rPr>
          <w:rFonts w:asciiTheme="minorHAnsi" w:hAnsiTheme="minorHAnsi" w:cstheme="minorHAnsi"/>
          <w:color w:val="800080"/>
          <w:sz w:val="22"/>
          <w:szCs w:val="22"/>
          <w:shd w:val="clear" w:color="auto" w:fill="FFFFFF"/>
        </w:rPr>
        <w:t>ccmod</w:t>
      </w:r>
      <w:proofErr w:type="spellEnd"/>
      <w:r w:rsidRPr="003738A5">
        <w:rPr>
          <w:rFonts w:asciiTheme="minorHAnsi" w:hAnsiTheme="minorHAnsi" w:cstheme="minorHAnsi"/>
          <w:color w:val="800080"/>
          <w:sz w:val="22"/>
          <w:szCs w:val="22"/>
          <w:shd w:val="clear" w:color="auto" w:fill="FFFFFF"/>
        </w:rPr>
        <w:t>/u588348/</w:t>
      </w:r>
      <w:proofErr w:type="spellStart"/>
      <w:r>
        <w:rPr>
          <w:rFonts w:asciiTheme="minorHAnsi" w:hAnsiTheme="minorHAnsi" w:cstheme="minorHAnsi"/>
          <w:color w:val="800080"/>
          <w:sz w:val="22"/>
          <w:szCs w:val="22"/>
          <w:shd w:val="clear" w:color="auto" w:fill="FFFFFF"/>
        </w:rPr>
        <w:t>gradient</w:t>
      </w:r>
      <w:r w:rsidRPr="003738A5">
        <w:rPr>
          <w:rFonts w:asciiTheme="minorHAnsi" w:hAnsiTheme="minorHAnsi" w:cstheme="minorHAnsi"/>
          <w:color w:val="800080"/>
          <w:sz w:val="22"/>
          <w:szCs w:val="22"/>
          <w:shd w:val="clear" w:color="auto" w:fill="FFFFFF"/>
        </w:rPr>
        <w:t>_boosting.sas</w:t>
      </w:r>
      <w:proofErr w:type="spellEnd"/>
      <w:r w:rsidRPr="003738A5">
        <w:rPr>
          <w:rFonts w:asciiTheme="minorHAnsi" w:hAnsiTheme="minorHAnsi" w:cstheme="minorHAnsi"/>
          <w:color w:val="800080"/>
          <w:sz w:val="22"/>
          <w:szCs w:val="22"/>
          <w:shd w:val="clear" w:color="auto" w:fill="FFFFFF"/>
        </w:rPr>
        <w:t>'</w:t>
      </w:r>
      <w:r w:rsidRPr="003738A5">
        <w:rPr>
          <w:rFonts w:asciiTheme="minorHAnsi" w:hAnsiTheme="minorHAnsi" w:cstheme="minorHAnsi"/>
          <w:color w:val="000000"/>
          <w:sz w:val="22"/>
          <w:szCs w:val="22"/>
          <w:shd w:val="clear" w:color="auto" w:fill="FFFFFF"/>
        </w:rPr>
        <w:t>;</w:t>
      </w:r>
    </w:p>
    <w:p w14:paraId="0AAC4F68"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color w:val="000000"/>
          <w:sz w:val="22"/>
          <w:szCs w:val="22"/>
          <w:shd w:val="clear" w:color="auto" w:fill="FFFFFF"/>
        </w:rPr>
        <w:tab/>
        <w:t xml:space="preserve">  KEEP id &amp;</w:t>
      </w:r>
      <w:r w:rsidRPr="003738A5">
        <w:rPr>
          <w:rFonts w:asciiTheme="minorHAnsi" w:hAnsiTheme="minorHAnsi" w:cstheme="minorHAnsi"/>
          <w:color w:val="008080"/>
          <w:sz w:val="22"/>
          <w:szCs w:val="22"/>
          <w:shd w:val="clear" w:color="auto" w:fill="FFFFFF"/>
        </w:rPr>
        <w:t>target.</w:t>
      </w:r>
      <w:r w:rsidRPr="003738A5">
        <w:rPr>
          <w:rFonts w:asciiTheme="minorHAnsi" w:hAnsiTheme="minorHAnsi" w:cstheme="minorHAnsi"/>
          <w:color w:val="000000"/>
          <w:sz w:val="22"/>
          <w:szCs w:val="22"/>
          <w:shd w:val="clear" w:color="auto" w:fill="FFFFFF"/>
        </w:rPr>
        <w:t xml:space="preserve"> P_bad1;</w:t>
      </w:r>
    </w:p>
    <w:p w14:paraId="0F6F1104"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color w:val="000000"/>
          <w:sz w:val="22"/>
          <w:szCs w:val="22"/>
          <w:shd w:val="clear" w:color="auto" w:fill="FFFFFF"/>
        </w:rPr>
        <w:tab/>
        <w:t>RUN;</w:t>
      </w:r>
    </w:p>
    <w:p w14:paraId="32EC7DD4"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p>
    <w:p w14:paraId="35A3EA69"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color w:val="000000"/>
          <w:sz w:val="22"/>
          <w:szCs w:val="22"/>
          <w:shd w:val="clear" w:color="auto" w:fill="FFFFFF"/>
        </w:rPr>
        <w:tab/>
      </w:r>
      <w:r w:rsidRPr="003738A5">
        <w:rPr>
          <w:rFonts w:asciiTheme="minorHAnsi" w:hAnsiTheme="minorHAnsi" w:cstheme="minorHAnsi"/>
          <w:color w:val="008000"/>
          <w:sz w:val="22"/>
          <w:szCs w:val="22"/>
          <w:shd w:val="clear" w:color="auto" w:fill="FFFFFF"/>
        </w:rPr>
        <w:t xml:space="preserve">/* </w:t>
      </w:r>
      <w:proofErr w:type="spellStart"/>
      <w:r w:rsidRPr="003738A5">
        <w:rPr>
          <w:rFonts w:asciiTheme="minorHAnsi" w:hAnsiTheme="minorHAnsi" w:cstheme="minorHAnsi"/>
          <w:color w:val="008000"/>
          <w:sz w:val="22"/>
          <w:szCs w:val="22"/>
          <w:shd w:val="clear" w:color="auto" w:fill="FFFFFF"/>
        </w:rPr>
        <w:t>Calcuate</w:t>
      </w:r>
      <w:proofErr w:type="spellEnd"/>
      <w:r w:rsidRPr="003738A5">
        <w:rPr>
          <w:rFonts w:asciiTheme="minorHAnsi" w:hAnsiTheme="minorHAnsi" w:cstheme="minorHAnsi"/>
          <w:color w:val="008000"/>
          <w:sz w:val="22"/>
          <w:szCs w:val="22"/>
          <w:shd w:val="clear" w:color="auto" w:fill="FFFFFF"/>
        </w:rPr>
        <w:t xml:space="preserve"> AUC value on validation dataset */</w:t>
      </w:r>
    </w:p>
    <w:p w14:paraId="6C64810E"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color w:val="000000"/>
          <w:sz w:val="22"/>
          <w:szCs w:val="22"/>
          <w:shd w:val="clear" w:color="auto" w:fill="FFFFFF"/>
        </w:rPr>
        <w:tab/>
        <w:t xml:space="preserve">proc logistic data = </w:t>
      </w:r>
      <w:proofErr w:type="spellStart"/>
      <w:r w:rsidRPr="003738A5">
        <w:rPr>
          <w:rFonts w:asciiTheme="minorHAnsi" w:hAnsiTheme="minorHAnsi" w:cstheme="minorHAnsi"/>
          <w:color w:val="000000"/>
          <w:sz w:val="22"/>
          <w:szCs w:val="22"/>
          <w:shd w:val="clear" w:color="auto" w:fill="FFFFFF"/>
        </w:rPr>
        <w:t>test_score_&amp;</w:t>
      </w:r>
      <w:r w:rsidRPr="003738A5">
        <w:rPr>
          <w:rFonts w:asciiTheme="minorHAnsi" w:hAnsiTheme="minorHAnsi" w:cstheme="minorHAnsi"/>
          <w:color w:val="008080"/>
          <w:sz w:val="22"/>
          <w:szCs w:val="22"/>
          <w:shd w:val="clear" w:color="auto" w:fill="FFFFFF"/>
        </w:rPr>
        <w:t>iteration</w:t>
      </w:r>
      <w:proofErr w:type="spellEnd"/>
      <w:r w:rsidRPr="003738A5">
        <w:rPr>
          <w:rFonts w:asciiTheme="minorHAnsi" w:hAnsiTheme="minorHAnsi" w:cstheme="minorHAnsi"/>
          <w:color w:val="008080"/>
          <w:sz w:val="22"/>
          <w:szCs w:val="22"/>
          <w:shd w:val="clear" w:color="auto" w:fill="FFFFFF"/>
        </w:rPr>
        <w:t>.</w:t>
      </w:r>
      <w:r w:rsidRPr="003738A5">
        <w:rPr>
          <w:rFonts w:asciiTheme="minorHAnsi" w:hAnsiTheme="minorHAnsi" w:cstheme="minorHAnsi"/>
          <w:color w:val="000000"/>
          <w:sz w:val="22"/>
          <w:szCs w:val="22"/>
          <w:shd w:val="clear" w:color="auto" w:fill="FFFFFF"/>
        </w:rPr>
        <w:t>;</w:t>
      </w:r>
    </w:p>
    <w:p w14:paraId="66B7D7CA"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color w:val="000000"/>
          <w:sz w:val="22"/>
          <w:szCs w:val="22"/>
          <w:shd w:val="clear" w:color="auto" w:fill="FFFFFF"/>
        </w:rPr>
        <w:tab/>
      </w:r>
      <w:r w:rsidRPr="003738A5">
        <w:rPr>
          <w:rFonts w:asciiTheme="minorHAnsi" w:hAnsiTheme="minorHAnsi" w:cstheme="minorHAnsi"/>
          <w:color w:val="000000"/>
          <w:sz w:val="22"/>
          <w:szCs w:val="22"/>
          <w:shd w:val="clear" w:color="auto" w:fill="FFFFFF"/>
        </w:rPr>
        <w:tab/>
        <w:t>class &amp;</w:t>
      </w:r>
      <w:r w:rsidRPr="003738A5">
        <w:rPr>
          <w:rFonts w:asciiTheme="minorHAnsi" w:hAnsiTheme="minorHAnsi" w:cstheme="minorHAnsi"/>
          <w:color w:val="008080"/>
          <w:sz w:val="22"/>
          <w:szCs w:val="22"/>
          <w:shd w:val="clear" w:color="auto" w:fill="FFFFFF"/>
        </w:rPr>
        <w:t>target.</w:t>
      </w:r>
      <w:r w:rsidRPr="003738A5">
        <w:rPr>
          <w:rFonts w:asciiTheme="minorHAnsi" w:hAnsiTheme="minorHAnsi" w:cstheme="minorHAnsi"/>
          <w:color w:val="000000"/>
          <w:sz w:val="22"/>
          <w:szCs w:val="22"/>
          <w:shd w:val="clear" w:color="auto" w:fill="FFFFFF"/>
        </w:rPr>
        <w:t>;</w:t>
      </w:r>
    </w:p>
    <w:p w14:paraId="35DE5B31"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color w:val="000000"/>
          <w:sz w:val="22"/>
          <w:szCs w:val="22"/>
          <w:shd w:val="clear" w:color="auto" w:fill="FFFFFF"/>
        </w:rPr>
        <w:tab/>
      </w:r>
      <w:r w:rsidRPr="003738A5">
        <w:rPr>
          <w:rFonts w:asciiTheme="minorHAnsi" w:hAnsiTheme="minorHAnsi" w:cstheme="minorHAnsi"/>
          <w:color w:val="000000"/>
          <w:sz w:val="22"/>
          <w:szCs w:val="22"/>
          <w:shd w:val="clear" w:color="auto" w:fill="FFFFFF"/>
        </w:rPr>
        <w:tab/>
        <w:t>model &amp;</w:t>
      </w:r>
      <w:r w:rsidRPr="003738A5">
        <w:rPr>
          <w:rFonts w:asciiTheme="minorHAnsi" w:hAnsiTheme="minorHAnsi" w:cstheme="minorHAnsi"/>
          <w:color w:val="008080"/>
          <w:sz w:val="22"/>
          <w:szCs w:val="22"/>
          <w:shd w:val="clear" w:color="auto" w:fill="FFFFFF"/>
        </w:rPr>
        <w:t>target.</w:t>
      </w:r>
      <w:r w:rsidRPr="003738A5">
        <w:rPr>
          <w:rFonts w:asciiTheme="minorHAnsi" w:hAnsiTheme="minorHAnsi" w:cstheme="minorHAnsi"/>
          <w:color w:val="000000"/>
          <w:sz w:val="22"/>
          <w:szCs w:val="22"/>
          <w:shd w:val="clear" w:color="auto" w:fill="FFFFFF"/>
        </w:rPr>
        <w:t xml:space="preserve"> = P_bad1 / </w:t>
      </w:r>
      <w:proofErr w:type="spellStart"/>
      <w:r w:rsidRPr="003738A5">
        <w:rPr>
          <w:rFonts w:asciiTheme="minorHAnsi" w:hAnsiTheme="minorHAnsi" w:cstheme="minorHAnsi"/>
          <w:color w:val="000000"/>
          <w:sz w:val="22"/>
          <w:szCs w:val="22"/>
          <w:shd w:val="clear" w:color="auto" w:fill="FFFFFF"/>
        </w:rPr>
        <w:t>outroc</w:t>
      </w:r>
      <w:proofErr w:type="spellEnd"/>
      <w:r w:rsidRPr="003738A5">
        <w:rPr>
          <w:rFonts w:asciiTheme="minorHAnsi" w:hAnsiTheme="minorHAnsi" w:cstheme="minorHAnsi"/>
          <w:color w:val="000000"/>
          <w:sz w:val="22"/>
          <w:szCs w:val="22"/>
          <w:shd w:val="clear" w:color="auto" w:fill="FFFFFF"/>
        </w:rPr>
        <w:t>=ROC;</w:t>
      </w:r>
    </w:p>
    <w:p w14:paraId="2E5D357A"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color w:val="000000"/>
          <w:sz w:val="22"/>
          <w:szCs w:val="22"/>
          <w:shd w:val="clear" w:color="auto" w:fill="FFFFFF"/>
        </w:rPr>
        <w:tab/>
      </w:r>
      <w:r w:rsidRPr="003738A5">
        <w:rPr>
          <w:rFonts w:asciiTheme="minorHAnsi" w:hAnsiTheme="minorHAnsi" w:cstheme="minorHAnsi"/>
          <w:color w:val="000000"/>
          <w:sz w:val="22"/>
          <w:szCs w:val="22"/>
          <w:shd w:val="clear" w:color="auto" w:fill="FFFFFF"/>
        </w:rPr>
        <w:tab/>
        <w:t>ROC;</w:t>
      </w:r>
    </w:p>
    <w:p w14:paraId="48D95885"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color w:val="000000"/>
          <w:sz w:val="22"/>
          <w:szCs w:val="22"/>
          <w:shd w:val="clear" w:color="auto" w:fill="FFFFFF"/>
        </w:rPr>
        <w:tab/>
      </w:r>
      <w:r w:rsidRPr="003738A5">
        <w:rPr>
          <w:rFonts w:asciiTheme="minorHAnsi" w:hAnsiTheme="minorHAnsi" w:cstheme="minorHAnsi"/>
          <w:color w:val="000000"/>
          <w:sz w:val="22"/>
          <w:szCs w:val="22"/>
          <w:shd w:val="clear" w:color="auto" w:fill="FFFFFF"/>
        </w:rPr>
        <w:tab/>
        <w:t xml:space="preserve">ODS OUTPUT ROCASSOCIATION = </w:t>
      </w:r>
      <w:proofErr w:type="spellStart"/>
      <w:r w:rsidRPr="003738A5">
        <w:rPr>
          <w:rFonts w:asciiTheme="minorHAnsi" w:hAnsiTheme="minorHAnsi" w:cstheme="minorHAnsi"/>
          <w:color w:val="000000"/>
          <w:sz w:val="22"/>
          <w:szCs w:val="22"/>
          <w:shd w:val="clear" w:color="auto" w:fill="FFFFFF"/>
        </w:rPr>
        <w:t>auc_out</w:t>
      </w:r>
      <w:proofErr w:type="spellEnd"/>
      <w:r w:rsidRPr="003738A5">
        <w:rPr>
          <w:rFonts w:asciiTheme="minorHAnsi" w:hAnsiTheme="minorHAnsi" w:cstheme="minorHAnsi"/>
          <w:color w:val="000000"/>
          <w:sz w:val="22"/>
          <w:szCs w:val="22"/>
          <w:shd w:val="clear" w:color="auto" w:fill="FFFFFF"/>
        </w:rPr>
        <w:t>;</w:t>
      </w:r>
    </w:p>
    <w:p w14:paraId="5525BFEE"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color w:val="000000"/>
          <w:sz w:val="22"/>
          <w:szCs w:val="22"/>
          <w:shd w:val="clear" w:color="auto" w:fill="FFFFFF"/>
        </w:rPr>
        <w:tab/>
        <w:t>run;</w:t>
      </w:r>
    </w:p>
    <w:p w14:paraId="2440F098"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p>
    <w:p w14:paraId="6A5AB69B"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color w:val="000000"/>
          <w:sz w:val="22"/>
          <w:szCs w:val="22"/>
          <w:shd w:val="clear" w:color="auto" w:fill="FFFFFF"/>
        </w:rPr>
        <w:tab/>
        <w:t xml:space="preserve">data </w:t>
      </w:r>
      <w:proofErr w:type="spellStart"/>
      <w:r w:rsidRPr="003738A5">
        <w:rPr>
          <w:rFonts w:asciiTheme="minorHAnsi" w:hAnsiTheme="minorHAnsi" w:cstheme="minorHAnsi"/>
          <w:color w:val="000000"/>
          <w:sz w:val="22"/>
          <w:szCs w:val="22"/>
          <w:shd w:val="clear" w:color="auto" w:fill="FFFFFF"/>
        </w:rPr>
        <w:t>outstat</w:t>
      </w:r>
      <w:proofErr w:type="spellEnd"/>
      <w:r w:rsidRPr="003738A5">
        <w:rPr>
          <w:rFonts w:asciiTheme="minorHAnsi" w:hAnsiTheme="minorHAnsi" w:cstheme="minorHAnsi"/>
          <w:color w:val="000000"/>
          <w:sz w:val="22"/>
          <w:szCs w:val="22"/>
          <w:shd w:val="clear" w:color="auto" w:fill="FFFFFF"/>
        </w:rPr>
        <w:t>;</w:t>
      </w:r>
    </w:p>
    <w:p w14:paraId="351C4BC6"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color w:val="000000"/>
          <w:sz w:val="22"/>
          <w:szCs w:val="22"/>
          <w:shd w:val="clear" w:color="auto" w:fill="FFFFFF"/>
        </w:rPr>
        <w:tab/>
      </w:r>
      <w:r w:rsidRPr="003738A5">
        <w:rPr>
          <w:rFonts w:asciiTheme="minorHAnsi" w:hAnsiTheme="minorHAnsi" w:cstheme="minorHAnsi"/>
          <w:color w:val="000000"/>
          <w:sz w:val="22"/>
          <w:szCs w:val="22"/>
          <w:shd w:val="clear" w:color="auto" w:fill="FFFFFF"/>
        </w:rPr>
        <w:tab/>
        <w:t xml:space="preserve">set </w:t>
      </w:r>
      <w:proofErr w:type="spellStart"/>
      <w:r w:rsidRPr="003738A5">
        <w:rPr>
          <w:rFonts w:asciiTheme="minorHAnsi" w:hAnsiTheme="minorHAnsi" w:cstheme="minorHAnsi"/>
          <w:color w:val="000000"/>
          <w:sz w:val="22"/>
          <w:szCs w:val="22"/>
          <w:shd w:val="clear" w:color="auto" w:fill="FFFFFF"/>
        </w:rPr>
        <w:t>auc_out</w:t>
      </w:r>
      <w:proofErr w:type="spellEnd"/>
      <w:r w:rsidRPr="003738A5">
        <w:rPr>
          <w:rFonts w:asciiTheme="minorHAnsi" w:hAnsiTheme="minorHAnsi" w:cstheme="minorHAnsi"/>
          <w:color w:val="000000"/>
          <w:sz w:val="22"/>
          <w:szCs w:val="22"/>
          <w:shd w:val="clear" w:color="auto" w:fill="FFFFFF"/>
        </w:rPr>
        <w:t>;</w:t>
      </w:r>
    </w:p>
    <w:p w14:paraId="1993C140"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color w:val="000000"/>
          <w:sz w:val="22"/>
          <w:szCs w:val="22"/>
          <w:shd w:val="clear" w:color="auto" w:fill="FFFFFF"/>
        </w:rPr>
        <w:tab/>
      </w:r>
      <w:r w:rsidRPr="003738A5">
        <w:rPr>
          <w:rFonts w:asciiTheme="minorHAnsi" w:hAnsiTheme="minorHAnsi" w:cstheme="minorHAnsi"/>
          <w:color w:val="000000"/>
          <w:sz w:val="22"/>
          <w:szCs w:val="22"/>
          <w:shd w:val="clear" w:color="auto" w:fill="FFFFFF"/>
        </w:rPr>
        <w:tab/>
        <w:t>Model = &amp;</w:t>
      </w:r>
      <w:r w:rsidRPr="003738A5">
        <w:rPr>
          <w:rFonts w:asciiTheme="minorHAnsi" w:hAnsiTheme="minorHAnsi" w:cstheme="minorHAnsi"/>
          <w:color w:val="008080"/>
          <w:sz w:val="22"/>
          <w:szCs w:val="22"/>
          <w:shd w:val="clear" w:color="auto" w:fill="FFFFFF"/>
        </w:rPr>
        <w:t>iteration.</w:t>
      </w:r>
      <w:r w:rsidRPr="003738A5">
        <w:rPr>
          <w:rFonts w:asciiTheme="minorHAnsi" w:hAnsiTheme="minorHAnsi" w:cstheme="minorHAnsi"/>
          <w:color w:val="000000"/>
          <w:sz w:val="22"/>
          <w:szCs w:val="22"/>
          <w:shd w:val="clear" w:color="auto" w:fill="FFFFFF"/>
        </w:rPr>
        <w:t>;</w:t>
      </w:r>
    </w:p>
    <w:p w14:paraId="54697151"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color w:val="000000"/>
          <w:sz w:val="22"/>
          <w:szCs w:val="22"/>
          <w:shd w:val="clear" w:color="auto" w:fill="FFFFFF"/>
        </w:rPr>
        <w:lastRenderedPageBreak/>
        <w:tab/>
      </w:r>
      <w:r w:rsidRPr="003738A5">
        <w:rPr>
          <w:rFonts w:asciiTheme="minorHAnsi" w:hAnsiTheme="minorHAnsi" w:cstheme="minorHAnsi"/>
          <w:color w:val="000000"/>
          <w:sz w:val="22"/>
          <w:szCs w:val="22"/>
          <w:shd w:val="clear" w:color="auto" w:fill="FFFFFF"/>
        </w:rPr>
        <w:tab/>
        <w:t xml:space="preserve">where </w:t>
      </w:r>
      <w:proofErr w:type="spellStart"/>
      <w:r w:rsidRPr="003738A5">
        <w:rPr>
          <w:rFonts w:asciiTheme="minorHAnsi" w:hAnsiTheme="minorHAnsi" w:cstheme="minorHAnsi"/>
          <w:color w:val="000000"/>
          <w:sz w:val="22"/>
          <w:szCs w:val="22"/>
          <w:shd w:val="clear" w:color="auto" w:fill="FFFFFF"/>
        </w:rPr>
        <w:t>ROCModel</w:t>
      </w:r>
      <w:proofErr w:type="spellEnd"/>
      <w:r w:rsidRPr="003738A5">
        <w:rPr>
          <w:rFonts w:asciiTheme="minorHAnsi" w:hAnsiTheme="minorHAnsi" w:cstheme="minorHAnsi"/>
          <w:color w:val="000000"/>
          <w:sz w:val="22"/>
          <w:szCs w:val="22"/>
          <w:shd w:val="clear" w:color="auto" w:fill="FFFFFF"/>
        </w:rPr>
        <w:t xml:space="preserve"> = </w:t>
      </w:r>
      <w:r w:rsidRPr="003738A5">
        <w:rPr>
          <w:rFonts w:asciiTheme="minorHAnsi" w:hAnsiTheme="minorHAnsi" w:cstheme="minorHAnsi"/>
          <w:color w:val="800080"/>
          <w:sz w:val="22"/>
          <w:szCs w:val="22"/>
          <w:shd w:val="clear" w:color="auto" w:fill="FFFFFF"/>
        </w:rPr>
        <w:t>'Model'</w:t>
      </w:r>
      <w:r w:rsidRPr="003738A5">
        <w:rPr>
          <w:rFonts w:asciiTheme="minorHAnsi" w:hAnsiTheme="minorHAnsi" w:cstheme="minorHAnsi"/>
          <w:color w:val="000000"/>
          <w:sz w:val="22"/>
          <w:szCs w:val="22"/>
          <w:shd w:val="clear" w:color="auto" w:fill="FFFFFF"/>
        </w:rPr>
        <w:t>;</w:t>
      </w:r>
    </w:p>
    <w:p w14:paraId="6C2D0BB0"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color w:val="000000"/>
          <w:sz w:val="22"/>
          <w:szCs w:val="22"/>
          <w:shd w:val="clear" w:color="auto" w:fill="FFFFFF"/>
        </w:rPr>
        <w:tab/>
      </w:r>
      <w:r w:rsidRPr="003738A5">
        <w:rPr>
          <w:rFonts w:asciiTheme="minorHAnsi" w:hAnsiTheme="minorHAnsi" w:cstheme="minorHAnsi"/>
          <w:color w:val="000000"/>
          <w:sz w:val="22"/>
          <w:szCs w:val="22"/>
          <w:shd w:val="clear" w:color="auto" w:fill="FFFFFF"/>
        </w:rPr>
        <w:tab/>
        <w:t>keep Model Area;</w:t>
      </w:r>
    </w:p>
    <w:p w14:paraId="172641EC"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color w:val="000000"/>
          <w:sz w:val="22"/>
          <w:szCs w:val="22"/>
          <w:shd w:val="clear" w:color="auto" w:fill="FFFFFF"/>
        </w:rPr>
        <w:tab/>
        <w:t>run;</w:t>
      </w:r>
    </w:p>
    <w:p w14:paraId="31BBAC43"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p>
    <w:p w14:paraId="07CC62A8"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color w:val="000000"/>
          <w:sz w:val="22"/>
          <w:szCs w:val="22"/>
          <w:shd w:val="clear" w:color="auto" w:fill="FFFFFF"/>
        </w:rPr>
        <w:tab/>
      </w:r>
      <w:r w:rsidRPr="003738A5">
        <w:rPr>
          <w:rFonts w:asciiTheme="minorHAnsi" w:hAnsiTheme="minorHAnsi" w:cstheme="minorHAnsi"/>
          <w:color w:val="008000"/>
          <w:sz w:val="22"/>
          <w:szCs w:val="22"/>
          <w:shd w:val="clear" w:color="auto" w:fill="FFFFFF"/>
        </w:rPr>
        <w:t>/* Append the results to a summary table */</w:t>
      </w:r>
    </w:p>
    <w:p w14:paraId="46F1721D"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color w:val="000000"/>
          <w:sz w:val="22"/>
          <w:szCs w:val="22"/>
          <w:shd w:val="clear" w:color="auto" w:fill="FFFFFF"/>
        </w:rPr>
        <w:tab/>
        <w:t>proc append base=</w:t>
      </w:r>
      <w:proofErr w:type="spellStart"/>
      <w:r w:rsidRPr="003738A5">
        <w:rPr>
          <w:rFonts w:asciiTheme="minorHAnsi" w:hAnsiTheme="minorHAnsi" w:cstheme="minorHAnsi"/>
          <w:color w:val="000000"/>
          <w:sz w:val="22"/>
          <w:szCs w:val="22"/>
          <w:shd w:val="clear" w:color="auto" w:fill="FFFFFF"/>
        </w:rPr>
        <w:t>summary_table</w:t>
      </w:r>
      <w:proofErr w:type="spellEnd"/>
      <w:r w:rsidRPr="003738A5">
        <w:rPr>
          <w:rFonts w:asciiTheme="minorHAnsi" w:hAnsiTheme="minorHAnsi" w:cstheme="minorHAnsi"/>
          <w:color w:val="000000"/>
          <w:sz w:val="22"/>
          <w:szCs w:val="22"/>
          <w:shd w:val="clear" w:color="auto" w:fill="FFFFFF"/>
        </w:rPr>
        <w:t xml:space="preserve"> data=</w:t>
      </w:r>
      <w:proofErr w:type="spellStart"/>
      <w:r w:rsidRPr="003738A5">
        <w:rPr>
          <w:rFonts w:asciiTheme="minorHAnsi" w:hAnsiTheme="minorHAnsi" w:cstheme="minorHAnsi"/>
          <w:color w:val="000000"/>
          <w:sz w:val="22"/>
          <w:szCs w:val="22"/>
          <w:shd w:val="clear" w:color="auto" w:fill="FFFFFF"/>
        </w:rPr>
        <w:t>outstat</w:t>
      </w:r>
      <w:proofErr w:type="spellEnd"/>
      <w:r w:rsidRPr="003738A5">
        <w:rPr>
          <w:rFonts w:asciiTheme="minorHAnsi" w:hAnsiTheme="minorHAnsi" w:cstheme="minorHAnsi"/>
          <w:color w:val="000000"/>
          <w:sz w:val="22"/>
          <w:szCs w:val="22"/>
          <w:shd w:val="clear" w:color="auto" w:fill="FFFFFF"/>
        </w:rPr>
        <w:t>;</w:t>
      </w:r>
    </w:p>
    <w:p w14:paraId="37B3AD62"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color w:val="000000"/>
          <w:sz w:val="22"/>
          <w:szCs w:val="22"/>
          <w:shd w:val="clear" w:color="auto" w:fill="FFFFFF"/>
        </w:rPr>
        <w:tab/>
        <w:t>run;</w:t>
      </w:r>
    </w:p>
    <w:p w14:paraId="030F6332"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p>
    <w:p w14:paraId="005D196F"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b/>
          <w:bCs/>
          <w:color w:val="000080"/>
          <w:sz w:val="22"/>
          <w:szCs w:val="22"/>
          <w:shd w:val="clear" w:color="auto" w:fill="FFFFFF"/>
        </w:rPr>
        <w:t>%mend</w:t>
      </w:r>
      <w:r w:rsidRPr="003738A5">
        <w:rPr>
          <w:rFonts w:asciiTheme="minorHAnsi" w:hAnsiTheme="minorHAnsi" w:cstheme="minorHAnsi"/>
          <w:color w:val="000000"/>
          <w:sz w:val="22"/>
          <w:szCs w:val="22"/>
          <w:shd w:val="clear" w:color="auto" w:fill="FFFFFF"/>
        </w:rPr>
        <w:t>;</w:t>
      </w:r>
    </w:p>
    <w:p w14:paraId="0EA56782"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p>
    <w:p w14:paraId="7A80A8D4"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color w:val="008000"/>
          <w:sz w:val="22"/>
          <w:szCs w:val="22"/>
          <w:shd w:val="clear" w:color="auto" w:fill="FFFFFF"/>
        </w:rPr>
        <w:t>/* Call the macro with different hyperparameters */</w:t>
      </w:r>
    </w:p>
    <w:p w14:paraId="34D9CF51"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color w:val="000000"/>
          <w:sz w:val="22"/>
          <w:szCs w:val="22"/>
          <w:shd w:val="clear" w:color="auto" w:fill="FFFFFF"/>
        </w:rPr>
        <w:t>%</w:t>
      </w:r>
      <w:r w:rsidRPr="003738A5">
        <w:rPr>
          <w:rFonts w:asciiTheme="minorHAnsi" w:hAnsiTheme="minorHAnsi" w:cstheme="minorHAnsi"/>
          <w:b/>
          <w:bCs/>
          <w:i/>
          <w:iCs/>
          <w:color w:val="000000"/>
          <w:sz w:val="22"/>
          <w:szCs w:val="22"/>
          <w:shd w:val="clear" w:color="auto" w:fill="FFFFFF"/>
        </w:rPr>
        <w:t>tune</w:t>
      </w:r>
      <w:r w:rsidRPr="003738A5">
        <w:rPr>
          <w:rFonts w:asciiTheme="minorHAnsi" w:hAnsiTheme="minorHAnsi" w:cstheme="minorHAnsi"/>
          <w:color w:val="000000"/>
          <w:sz w:val="22"/>
          <w:szCs w:val="22"/>
          <w:shd w:val="clear" w:color="auto" w:fill="FFFFFF"/>
        </w:rPr>
        <w:t>(</w:t>
      </w:r>
      <w:r w:rsidRPr="003738A5">
        <w:rPr>
          <w:rFonts w:asciiTheme="minorHAnsi" w:hAnsiTheme="minorHAnsi" w:cstheme="minorHAnsi"/>
          <w:b/>
          <w:bCs/>
          <w:color w:val="008080"/>
          <w:sz w:val="22"/>
          <w:szCs w:val="22"/>
          <w:shd w:val="clear" w:color="auto" w:fill="FFFFFF"/>
        </w:rPr>
        <w:t>1</w:t>
      </w:r>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b/>
          <w:bCs/>
          <w:color w:val="008080"/>
          <w:sz w:val="22"/>
          <w:szCs w:val="22"/>
          <w:shd w:val="clear" w:color="auto" w:fill="FFFFFF"/>
        </w:rPr>
        <w:t>5</w:t>
      </w:r>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b/>
          <w:bCs/>
          <w:color w:val="008080"/>
          <w:sz w:val="22"/>
          <w:szCs w:val="22"/>
          <w:shd w:val="clear" w:color="auto" w:fill="FFFFFF"/>
        </w:rPr>
        <w:t>2</w:t>
      </w:r>
      <w:r w:rsidRPr="003738A5">
        <w:rPr>
          <w:rFonts w:asciiTheme="minorHAnsi" w:hAnsiTheme="minorHAnsi" w:cstheme="minorHAnsi"/>
          <w:color w:val="000000"/>
          <w:sz w:val="22"/>
          <w:szCs w:val="22"/>
          <w:shd w:val="clear" w:color="auto" w:fill="FFFFFF"/>
        </w:rPr>
        <w:t>);</w:t>
      </w:r>
    </w:p>
    <w:p w14:paraId="22F32B79"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color w:val="000000"/>
          <w:sz w:val="22"/>
          <w:szCs w:val="22"/>
          <w:shd w:val="clear" w:color="auto" w:fill="FFFFFF"/>
        </w:rPr>
        <w:t>%</w:t>
      </w:r>
      <w:r w:rsidRPr="003738A5">
        <w:rPr>
          <w:rFonts w:asciiTheme="minorHAnsi" w:hAnsiTheme="minorHAnsi" w:cstheme="minorHAnsi"/>
          <w:b/>
          <w:bCs/>
          <w:i/>
          <w:iCs/>
          <w:color w:val="000000"/>
          <w:sz w:val="22"/>
          <w:szCs w:val="22"/>
          <w:shd w:val="clear" w:color="auto" w:fill="FFFFFF"/>
        </w:rPr>
        <w:t>tune</w:t>
      </w:r>
      <w:r w:rsidRPr="003738A5">
        <w:rPr>
          <w:rFonts w:asciiTheme="minorHAnsi" w:hAnsiTheme="minorHAnsi" w:cstheme="minorHAnsi"/>
          <w:color w:val="000000"/>
          <w:sz w:val="22"/>
          <w:szCs w:val="22"/>
          <w:shd w:val="clear" w:color="auto" w:fill="FFFFFF"/>
        </w:rPr>
        <w:t>(</w:t>
      </w:r>
      <w:r w:rsidRPr="003738A5">
        <w:rPr>
          <w:rFonts w:asciiTheme="minorHAnsi" w:hAnsiTheme="minorHAnsi" w:cstheme="minorHAnsi"/>
          <w:b/>
          <w:bCs/>
          <w:color w:val="008080"/>
          <w:sz w:val="22"/>
          <w:szCs w:val="22"/>
          <w:shd w:val="clear" w:color="auto" w:fill="FFFFFF"/>
        </w:rPr>
        <w:t>2</w:t>
      </w:r>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b/>
          <w:bCs/>
          <w:color w:val="008080"/>
          <w:sz w:val="22"/>
          <w:szCs w:val="22"/>
          <w:shd w:val="clear" w:color="auto" w:fill="FFFFFF"/>
        </w:rPr>
        <w:t>5</w:t>
      </w:r>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b/>
          <w:bCs/>
          <w:color w:val="008080"/>
          <w:sz w:val="22"/>
          <w:szCs w:val="22"/>
          <w:shd w:val="clear" w:color="auto" w:fill="FFFFFF"/>
        </w:rPr>
        <w:t>5</w:t>
      </w:r>
      <w:r w:rsidRPr="003738A5">
        <w:rPr>
          <w:rFonts w:asciiTheme="minorHAnsi" w:hAnsiTheme="minorHAnsi" w:cstheme="minorHAnsi"/>
          <w:color w:val="000000"/>
          <w:sz w:val="22"/>
          <w:szCs w:val="22"/>
          <w:shd w:val="clear" w:color="auto" w:fill="FFFFFF"/>
        </w:rPr>
        <w:t>);</w:t>
      </w:r>
    </w:p>
    <w:p w14:paraId="65D77AA6"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color w:val="000000"/>
          <w:sz w:val="22"/>
          <w:szCs w:val="22"/>
          <w:shd w:val="clear" w:color="auto" w:fill="FFFFFF"/>
        </w:rPr>
        <w:t>%</w:t>
      </w:r>
      <w:r w:rsidRPr="003738A5">
        <w:rPr>
          <w:rFonts w:asciiTheme="minorHAnsi" w:hAnsiTheme="minorHAnsi" w:cstheme="minorHAnsi"/>
          <w:b/>
          <w:bCs/>
          <w:i/>
          <w:iCs/>
          <w:color w:val="000000"/>
          <w:sz w:val="22"/>
          <w:szCs w:val="22"/>
          <w:shd w:val="clear" w:color="auto" w:fill="FFFFFF"/>
        </w:rPr>
        <w:t>tune</w:t>
      </w:r>
      <w:r w:rsidRPr="003738A5">
        <w:rPr>
          <w:rFonts w:asciiTheme="minorHAnsi" w:hAnsiTheme="minorHAnsi" w:cstheme="minorHAnsi"/>
          <w:color w:val="000000"/>
          <w:sz w:val="22"/>
          <w:szCs w:val="22"/>
          <w:shd w:val="clear" w:color="auto" w:fill="FFFFFF"/>
        </w:rPr>
        <w:t>(</w:t>
      </w:r>
      <w:r w:rsidRPr="003738A5">
        <w:rPr>
          <w:rFonts w:asciiTheme="minorHAnsi" w:hAnsiTheme="minorHAnsi" w:cstheme="minorHAnsi"/>
          <w:b/>
          <w:bCs/>
          <w:color w:val="008080"/>
          <w:sz w:val="22"/>
          <w:szCs w:val="22"/>
          <w:shd w:val="clear" w:color="auto" w:fill="FFFFFF"/>
        </w:rPr>
        <w:t>3</w:t>
      </w:r>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b/>
          <w:bCs/>
          <w:color w:val="008080"/>
          <w:sz w:val="22"/>
          <w:szCs w:val="22"/>
          <w:shd w:val="clear" w:color="auto" w:fill="FFFFFF"/>
        </w:rPr>
        <w:t>10</w:t>
      </w:r>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b/>
          <w:bCs/>
          <w:color w:val="008080"/>
          <w:sz w:val="22"/>
          <w:szCs w:val="22"/>
          <w:shd w:val="clear" w:color="auto" w:fill="FFFFFF"/>
        </w:rPr>
        <w:t>2</w:t>
      </w:r>
      <w:r w:rsidRPr="003738A5">
        <w:rPr>
          <w:rFonts w:asciiTheme="minorHAnsi" w:hAnsiTheme="minorHAnsi" w:cstheme="minorHAnsi"/>
          <w:color w:val="000000"/>
          <w:sz w:val="22"/>
          <w:szCs w:val="22"/>
          <w:shd w:val="clear" w:color="auto" w:fill="FFFFFF"/>
        </w:rPr>
        <w:t>);</w:t>
      </w:r>
    </w:p>
    <w:p w14:paraId="16892D44"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color w:val="000000"/>
          <w:sz w:val="22"/>
          <w:szCs w:val="22"/>
          <w:shd w:val="clear" w:color="auto" w:fill="FFFFFF"/>
        </w:rPr>
        <w:t>%</w:t>
      </w:r>
      <w:r w:rsidRPr="003738A5">
        <w:rPr>
          <w:rFonts w:asciiTheme="minorHAnsi" w:hAnsiTheme="minorHAnsi" w:cstheme="minorHAnsi"/>
          <w:b/>
          <w:bCs/>
          <w:i/>
          <w:iCs/>
          <w:color w:val="000000"/>
          <w:sz w:val="22"/>
          <w:szCs w:val="22"/>
          <w:shd w:val="clear" w:color="auto" w:fill="FFFFFF"/>
        </w:rPr>
        <w:t>tune</w:t>
      </w:r>
      <w:r w:rsidRPr="003738A5">
        <w:rPr>
          <w:rFonts w:asciiTheme="minorHAnsi" w:hAnsiTheme="minorHAnsi" w:cstheme="minorHAnsi"/>
          <w:color w:val="000000"/>
          <w:sz w:val="22"/>
          <w:szCs w:val="22"/>
          <w:shd w:val="clear" w:color="auto" w:fill="FFFFFF"/>
        </w:rPr>
        <w:t>(</w:t>
      </w:r>
      <w:r w:rsidRPr="003738A5">
        <w:rPr>
          <w:rFonts w:asciiTheme="minorHAnsi" w:hAnsiTheme="minorHAnsi" w:cstheme="minorHAnsi"/>
          <w:b/>
          <w:bCs/>
          <w:color w:val="008080"/>
          <w:sz w:val="22"/>
          <w:szCs w:val="22"/>
          <w:shd w:val="clear" w:color="auto" w:fill="FFFFFF"/>
        </w:rPr>
        <w:t>4</w:t>
      </w:r>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b/>
          <w:bCs/>
          <w:color w:val="008080"/>
          <w:sz w:val="22"/>
          <w:szCs w:val="22"/>
          <w:shd w:val="clear" w:color="auto" w:fill="FFFFFF"/>
        </w:rPr>
        <w:t>10</w:t>
      </w:r>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b/>
          <w:bCs/>
          <w:color w:val="008080"/>
          <w:sz w:val="22"/>
          <w:szCs w:val="22"/>
          <w:shd w:val="clear" w:color="auto" w:fill="FFFFFF"/>
        </w:rPr>
        <w:t>5</w:t>
      </w:r>
      <w:r w:rsidRPr="003738A5">
        <w:rPr>
          <w:rFonts w:asciiTheme="minorHAnsi" w:hAnsiTheme="minorHAnsi" w:cstheme="minorHAnsi"/>
          <w:color w:val="000000"/>
          <w:sz w:val="22"/>
          <w:szCs w:val="22"/>
          <w:shd w:val="clear" w:color="auto" w:fill="FFFFFF"/>
        </w:rPr>
        <w:t>);</w:t>
      </w:r>
    </w:p>
    <w:p w14:paraId="279A3FF4"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color w:val="000000"/>
          <w:sz w:val="22"/>
          <w:szCs w:val="22"/>
          <w:shd w:val="clear" w:color="auto" w:fill="FFFFFF"/>
        </w:rPr>
        <w:t>%</w:t>
      </w:r>
      <w:r w:rsidRPr="003738A5">
        <w:rPr>
          <w:rFonts w:asciiTheme="minorHAnsi" w:hAnsiTheme="minorHAnsi" w:cstheme="minorHAnsi"/>
          <w:b/>
          <w:bCs/>
          <w:i/>
          <w:iCs/>
          <w:color w:val="000000"/>
          <w:sz w:val="22"/>
          <w:szCs w:val="22"/>
          <w:shd w:val="clear" w:color="auto" w:fill="FFFFFF"/>
        </w:rPr>
        <w:t>tune</w:t>
      </w:r>
      <w:r w:rsidRPr="003738A5">
        <w:rPr>
          <w:rFonts w:asciiTheme="minorHAnsi" w:hAnsiTheme="minorHAnsi" w:cstheme="minorHAnsi"/>
          <w:color w:val="000000"/>
          <w:sz w:val="22"/>
          <w:szCs w:val="22"/>
          <w:shd w:val="clear" w:color="auto" w:fill="FFFFFF"/>
        </w:rPr>
        <w:t>(</w:t>
      </w:r>
      <w:r w:rsidRPr="003738A5">
        <w:rPr>
          <w:rFonts w:asciiTheme="minorHAnsi" w:hAnsiTheme="minorHAnsi" w:cstheme="minorHAnsi"/>
          <w:b/>
          <w:bCs/>
          <w:color w:val="008080"/>
          <w:sz w:val="22"/>
          <w:szCs w:val="22"/>
          <w:shd w:val="clear" w:color="auto" w:fill="FFFFFF"/>
        </w:rPr>
        <w:t>5</w:t>
      </w:r>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b/>
          <w:bCs/>
          <w:color w:val="008080"/>
          <w:sz w:val="22"/>
          <w:szCs w:val="22"/>
          <w:shd w:val="clear" w:color="auto" w:fill="FFFFFF"/>
        </w:rPr>
        <w:t>15</w:t>
      </w:r>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b/>
          <w:bCs/>
          <w:color w:val="008080"/>
          <w:sz w:val="22"/>
          <w:szCs w:val="22"/>
          <w:shd w:val="clear" w:color="auto" w:fill="FFFFFF"/>
        </w:rPr>
        <w:t>2</w:t>
      </w:r>
      <w:r w:rsidRPr="003738A5">
        <w:rPr>
          <w:rFonts w:asciiTheme="minorHAnsi" w:hAnsiTheme="minorHAnsi" w:cstheme="minorHAnsi"/>
          <w:color w:val="000000"/>
          <w:sz w:val="22"/>
          <w:szCs w:val="22"/>
          <w:shd w:val="clear" w:color="auto" w:fill="FFFFFF"/>
        </w:rPr>
        <w:t>);</w:t>
      </w:r>
    </w:p>
    <w:p w14:paraId="63943A99"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color w:val="000000"/>
          <w:sz w:val="22"/>
          <w:szCs w:val="22"/>
          <w:shd w:val="clear" w:color="auto" w:fill="FFFFFF"/>
        </w:rPr>
        <w:t>%</w:t>
      </w:r>
      <w:r w:rsidRPr="003738A5">
        <w:rPr>
          <w:rFonts w:asciiTheme="minorHAnsi" w:hAnsiTheme="minorHAnsi" w:cstheme="minorHAnsi"/>
          <w:b/>
          <w:bCs/>
          <w:i/>
          <w:iCs/>
          <w:color w:val="000000"/>
          <w:sz w:val="22"/>
          <w:szCs w:val="22"/>
          <w:shd w:val="clear" w:color="auto" w:fill="FFFFFF"/>
        </w:rPr>
        <w:t>tune</w:t>
      </w:r>
      <w:r w:rsidRPr="003738A5">
        <w:rPr>
          <w:rFonts w:asciiTheme="minorHAnsi" w:hAnsiTheme="minorHAnsi" w:cstheme="minorHAnsi"/>
          <w:color w:val="000000"/>
          <w:sz w:val="22"/>
          <w:szCs w:val="22"/>
          <w:shd w:val="clear" w:color="auto" w:fill="FFFFFF"/>
        </w:rPr>
        <w:t>(</w:t>
      </w:r>
      <w:r w:rsidRPr="003738A5">
        <w:rPr>
          <w:rFonts w:asciiTheme="minorHAnsi" w:hAnsiTheme="minorHAnsi" w:cstheme="minorHAnsi"/>
          <w:b/>
          <w:bCs/>
          <w:color w:val="008080"/>
          <w:sz w:val="22"/>
          <w:szCs w:val="22"/>
          <w:shd w:val="clear" w:color="auto" w:fill="FFFFFF"/>
        </w:rPr>
        <w:t>6</w:t>
      </w:r>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b/>
          <w:bCs/>
          <w:color w:val="008080"/>
          <w:sz w:val="22"/>
          <w:szCs w:val="22"/>
          <w:shd w:val="clear" w:color="auto" w:fill="FFFFFF"/>
        </w:rPr>
        <w:t>15</w:t>
      </w:r>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b/>
          <w:bCs/>
          <w:color w:val="008080"/>
          <w:sz w:val="22"/>
          <w:szCs w:val="22"/>
          <w:shd w:val="clear" w:color="auto" w:fill="FFFFFF"/>
        </w:rPr>
        <w:t>5</w:t>
      </w:r>
      <w:r w:rsidRPr="003738A5">
        <w:rPr>
          <w:rFonts w:asciiTheme="minorHAnsi" w:hAnsiTheme="minorHAnsi" w:cstheme="minorHAnsi"/>
          <w:color w:val="000000"/>
          <w:sz w:val="22"/>
          <w:szCs w:val="22"/>
          <w:shd w:val="clear" w:color="auto" w:fill="FFFFFF"/>
        </w:rPr>
        <w:t>);</w:t>
      </w:r>
    </w:p>
    <w:p w14:paraId="4898D9F2"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p>
    <w:p w14:paraId="2AEDF501"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b/>
          <w:bCs/>
          <w:color w:val="000080"/>
          <w:sz w:val="22"/>
          <w:szCs w:val="22"/>
          <w:shd w:val="clear" w:color="auto" w:fill="FFFFFF"/>
        </w:rPr>
        <w:t>PROC</w:t>
      </w:r>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b/>
          <w:bCs/>
          <w:color w:val="000080"/>
          <w:sz w:val="22"/>
          <w:szCs w:val="22"/>
          <w:shd w:val="clear" w:color="auto" w:fill="FFFFFF"/>
        </w:rPr>
        <w:t>SORT</w:t>
      </w:r>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color w:val="0000FF"/>
          <w:sz w:val="22"/>
          <w:szCs w:val="22"/>
          <w:shd w:val="clear" w:color="auto" w:fill="FFFFFF"/>
        </w:rPr>
        <w:t>DATA</w:t>
      </w:r>
      <w:r w:rsidRPr="003738A5">
        <w:rPr>
          <w:rFonts w:asciiTheme="minorHAnsi" w:hAnsiTheme="minorHAnsi" w:cstheme="minorHAnsi"/>
          <w:color w:val="000000"/>
          <w:sz w:val="22"/>
          <w:szCs w:val="22"/>
          <w:shd w:val="clear" w:color="auto" w:fill="FFFFFF"/>
        </w:rPr>
        <w:t>=</w:t>
      </w:r>
      <w:proofErr w:type="spellStart"/>
      <w:r w:rsidRPr="003738A5">
        <w:rPr>
          <w:rFonts w:asciiTheme="minorHAnsi" w:hAnsiTheme="minorHAnsi" w:cstheme="minorHAnsi"/>
          <w:color w:val="000000"/>
          <w:sz w:val="22"/>
          <w:szCs w:val="22"/>
          <w:shd w:val="clear" w:color="auto" w:fill="FFFFFF"/>
        </w:rPr>
        <w:t>summary_table</w:t>
      </w:r>
      <w:proofErr w:type="spellEnd"/>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color w:val="0000FF"/>
          <w:sz w:val="22"/>
          <w:szCs w:val="22"/>
          <w:shd w:val="clear" w:color="auto" w:fill="FFFFFF"/>
        </w:rPr>
        <w:t>BY</w:t>
      </w:r>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color w:val="0000FF"/>
          <w:sz w:val="22"/>
          <w:szCs w:val="22"/>
          <w:shd w:val="clear" w:color="auto" w:fill="FFFFFF"/>
        </w:rPr>
        <w:t>DESCENDING</w:t>
      </w:r>
      <w:r w:rsidRPr="003738A5">
        <w:rPr>
          <w:rFonts w:asciiTheme="minorHAnsi" w:hAnsiTheme="minorHAnsi" w:cstheme="minorHAnsi"/>
          <w:color w:val="000000"/>
          <w:sz w:val="22"/>
          <w:szCs w:val="22"/>
          <w:shd w:val="clear" w:color="auto" w:fill="FFFFFF"/>
        </w:rPr>
        <w:t xml:space="preserve"> Area; </w:t>
      </w:r>
      <w:r w:rsidRPr="003738A5">
        <w:rPr>
          <w:rFonts w:asciiTheme="minorHAnsi" w:hAnsiTheme="minorHAnsi" w:cstheme="minorHAnsi"/>
          <w:b/>
          <w:bCs/>
          <w:color w:val="000080"/>
          <w:sz w:val="22"/>
          <w:szCs w:val="22"/>
          <w:shd w:val="clear" w:color="auto" w:fill="FFFFFF"/>
        </w:rPr>
        <w:t>RUN</w:t>
      </w:r>
      <w:r w:rsidRPr="003738A5">
        <w:rPr>
          <w:rFonts w:asciiTheme="minorHAnsi" w:hAnsiTheme="minorHAnsi" w:cstheme="minorHAnsi"/>
          <w:color w:val="000000"/>
          <w:sz w:val="22"/>
          <w:szCs w:val="22"/>
          <w:shd w:val="clear" w:color="auto" w:fill="FFFFFF"/>
        </w:rPr>
        <w:t>;</w:t>
      </w:r>
    </w:p>
    <w:p w14:paraId="05DCE3E9"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p>
    <w:p w14:paraId="06200C22"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color w:val="008000"/>
          <w:sz w:val="22"/>
          <w:szCs w:val="22"/>
          <w:shd w:val="clear" w:color="auto" w:fill="FFFFFF"/>
        </w:rPr>
        <w:t>************************************************************************;</w:t>
      </w:r>
    </w:p>
    <w:p w14:paraId="167E2775"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color w:val="008000"/>
          <w:sz w:val="22"/>
          <w:szCs w:val="22"/>
          <w:shd w:val="clear" w:color="auto" w:fill="FFFFFF"/>
        </w:rPr>
        <w:t>/*Apply optimal hyperparameters to the OOT dataset for final evaluation*/</w:t>
      </w:r>
    </w:p>
    <w:p w14:paraId="00BC6257"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color w:val="008000"/>
          <w:sz w:val="22"/>
          <w:szCs w:val="22"/>
          <w:shd w:val="clear" w:color="auto" w:fill="FFFFFF"/>
        </w:rPr>
        <w:t>************************************************************************;</w:t>
      </w:r>
    </w:p>
    <w:p w14:paraId="561544DF"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p>
    <w:p w14:paraId="090011BB"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b/>
          <w:bCs/>
          <w:color w:val="000080"/>
          <w:sz w:val="22"/>
          <w:szCs w:val="22"/>
          <w:shd w:val="clear" w:color="auto" w:fill="FFFFFF"/>
        </w:rPr>
        <w:t>PROC</w:t>
      </w:r>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b/>
          <w:bCs/>
          <w:color w:val="000080"/>
          <w:sz w:val="22"/>
          <w:szCs w:val="22"/>
          <w:shd w:val="clear" w:color="auto" w:fill="FFFFFF"/>
        </w:rPr>
        <w:t>TREEBOOST</w:t>
      </w:r>
      <w:r w:rsidRPr="003738A5">
        <w:rPr>
          <w:rFonts w:asciiTheme="minorHAnsi" w:hAnsiTheme="minorHAnsi" w:cstheme="minorHAnsi"/>
          <w:color w:val="000000"/>
          <w:sz w:val="22"/>
          <w:szCs w:val="22"/>
          <w:shd w:val="clear" w:color="auto" w:fill="FFFFFF"/>
        </w:rPr>
        <w:t xml:space="preserve"> DATA=</w:t>
      </w:r>
      <w:proofErr w:type="spellStart"/>
      <w:r w:rsidRPr="003738A5">
        <w:rPr>
          <w:rFonts w:asciiTheme="minorHAnsi" w:hAnsiTheme="minorHAnsi" w:cstheme="minorHAnsi"/>
          <w:color w:val="000000"/>
          <w:sz w:val="22"/>
          <w:szCs w:val="22"/>
          <w:shd w:val="clear" w:color="auto" w:fill="FFFFFF"/>
        </w:rPr>
        <w:t>train_bal</w:t>
      </w:r>
      <w:proofErr w:type="spellEnd"/>
      <w:r w:rsidRPr="003738A5">
        <w:rPr>
          <w:rFonts w:asciiTheme="minorHAnsi" w:hAnsiTheme="minorHAnsi" w:cstheme="minorHAnsi"/>
          <w:color w:val="000000"/>
          <w:sz w:val="22"/>
          <w:szCs w:val="22"/>
          <w:shd w:val="clear" w:color="auto" w:fill="FFFFFF"/>
        </w:rPr>
        <w:t xml:space="preserve">   </w:t>
      </w:r>
    </w:p>
    <w:p w14:paraId="62B4F565"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color w:val="000000"/>
          <w:sz w:val="22"/>
          <w:szCs w:val="22"/>
          <w:shd w:val="clear" w:color="auto" w:fill="FFFFFF"/>
        </w:rPr>
        <w:tab/>
        <w:t xml:space="preserve">MAXDEPTH = </w:t>
      </w:r>
      <w:r w:rsidRPr="003738A5">
        <w:rPr>
          <w:rFonts w:asciiTheme="minorHAnsi" w:hAnsiTheme="minorHAnsi" w:cstheme="minorHAnsi"/>
          <w:b/>
          <w:bCs/>
          <w:color w:val="008080"/>
          <w:sz w:val="22"/>
          <w:szCs w:val="22"/>
          <w:shd w:val="clear" w:color="auto" w:fill="FFFFFF"/>
        </w:rPr>
        <w:t>5</w:t>
      </w:r>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color w:val="008000"/>
          <w:sz w:val="22"/>
          <w:szCs w:val="22"/>
          <w:shd w:val="clear" w:color="auto" w:fill="FFFFFF"/>
        </w:rPr>
        <w:t>/*Input optimal hyperparameter value*/</w:t>
      </w:r>
    </w:p>
    <w:p w14:paraId="533701F3"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color w:val="000000"/>
          <w:sz w:val="22"/>
          <w:szCs w:val="22"/>
          <w:shd w:val="clear" w:color="auto" w:fill="FFFFFF"/>
        </w:rPr>
        <w:tab/>
        <w:t xml:space="preserve">LEAFSIZE = </w:t>
      </w:r>
      <w:r w:rsidRPr="003738A5">
        <w:rPr>
          <w:rFonts w:asciiTheme="minorHAnsi" w:hAnsiTheme="minorHAnsi" w:cstheme="minorHAnsi"/>
          <w:b/>
          <w:bCs/>
          <w:color w:val="008080"/>
          <w:sz w:val="22"/>
          <w:szCs w:val="22"/>
          <w:shd w:val="clear" w:color="auto" w:fill="FFFFFF"/>
        </w:rPr>
        <w:t>5</w:t>
      </w:r>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color w:val="008000"/>
          <w:sz w:val="22"/>
          <w:szCs w:val="22"/>
          <w:shd w:val="clear" w:color="auto" w:fill="FFFFFF"/>
        </w:rPr>
        <w:t>/*Input optimal hyperparameter value*/</w:t>
      </w:r>
    </w:p>
    <w:p w14:paraId="0052B474"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color w:val="000000"/>
          <w:sz w:val="22"/>
          <w:szCs w:val="22"/>
          <w:shd w:val="clear" w:color="auto" w:fill="FFFFFF"/>
        </w:rPr>
        <w:tab/>
        <w:t>TARGET bad /LEVEL=binary;</w:t>
      </w:r>
    </w:p>
    <w:p w14:paraId="7FE16C33"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color w:val="000000"/>
          <w:sz w:val="22"/>
          <w:szCs w:val="22"/>
          <w:shd w:val="clear" w:color="auto" w:fill="FFFFFF"/>
        </w:rPr>
        <w:tab/>
        <w:t>INPUT &amp;</w:t>
      </w:r>
      <w:r w:rsidRPr="003738A5">
        <w:rPr>
          <w:rFonts w:asciiTheme="minorHAnsi" w:hAnsiTheme="minorHAnsi" w:cstheme="minorHAnsi"/>
          <w:color w:val="008080"/>
          <w:sz w:val="22"/>
          <w:szCs w:val="22"/>
          <w:shd w:val="clear" w:color="auto" w:fill="FFFFFF"/>
        </w:rPr>
        <w:t>predictors.</w:t>
      </w:r>
      <w:r w:rsidRPr="003738A5">
        <w:rPr>
          <w:rFonts w:asciiTheme="minorHAnsi" w:hAnsiTheme="minorHAnsi" w:cstheme="minorHAnsi"/>
          <w:color w:val="000000"/>
          <w:sz w:val="22"/>
          <w:szCs w:val="22"/>
          <w:shd w:val="clear" w:color="auto" w:fill="FFFFFF"/>
        </w:rPr>
        <w:t xml:space="preserve"> / LEVEL=interval;</w:t>
      </w:r>
    </w:p>
    <w:p w14:paraId="0600EB3A"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color w:val="000000"/>
          <w:sz w:val="22"/>
          <w:szCs w:val="22"/>
          <w:shd w:val="clear" w:color="auto" w:fill="FFFFFF"/>
        </w:rPr>
        <w:tab/>
        <w:t xml:space="preserve">CODE FILE = </w:t>
      </w:r>
      <w:r w:rsidRPr="003738A5">
        <w:rPr>
          <w:rFonts w:asciiTheme="minorHAnsi" w:hAnsiTheme="minorHAnsi" w:cstheme="minorHAnsi"/>
          <w:color w:val="800080"/>
          <w:sz w:val="22"/>
          <w:szCs w:val="22"/>
          <w:shd w:val="clear" w:color="auto" w:fill="FFFFFF"/>
        </w:rPr>
        <w:t>'/workspace/</w:t>
      </w:r>
      <w:proofErr w:type="spellStart"/>
      <w:r w:rsidRPr="003738A5">
        <w:rPr>
          <w:rFonts w:asciiTheme="minorHAnsi" w:hAnsiTheme="minorHAnsi" w:cstheme="minorHAnsi"/>
          <w:color w:val="800080"/>
          <w:sz w:val="22"/>
          <w:szCs w:val="22"/>
          <w:shd w:val="clear" w:color="auto" w:fill="FFFFFF"/>
        </w:rPr>
        <w:t>ccmod</w:t>
      </w:r>
      <w:proofErr w:type="spellEnd"/>
      <w:r w:rsidRPr="003738A5">
        <w:rPr>
          <w:rFonts w:asciiTheme="minorHAnsi" w:hAnsiTheme="minorHAnsi" w:cstheme="minorHAnsi"/>
          <w:color w:val="800080"/>
          <w:sz w:val="22"/>
          <w:szCs w:val="22"/>
          <w:shd w:val="clear" w:color="auto" w:fill="FFFFFF"/>
        </w:rPr>
        <w:t>/u588348/</w:t>
      </w:r>
      <w:proofErr w:type="spellStart"/>
      <w:r>
        <w:rPr>
          <w:rFonts w:asciiTheme="minorHAnsi" w:hAnsiTheme="minorHAnsi" w:cstheme="minorHAnsi"/>
          <w:color w:val="800080"/>
          <w:sz w:val="22"/>
          <w:szCs w:val="22"/>
          <w:shd w:val="clear" w:color="auto" w:fill="FFFFFF"/>
        </w:rPr>
        <w:t>gradient</w:t>
      </w:r>
      <w:r w:rsidRPr="003738A5">
        <w:rPr>
          <w:rFonts w:asciiTheme="minorHAnsi" w:hAnsiTheme="minorHAnsi" w:cstheme="minorHAnsi"/>
          <w:color w:val="800080"/>
          <w:sz w:val="22"/>
          <w:szCs w:val="22"/>
          <w:shd w:val="clear" w:color="auto" w:fill="FFFFFF"/>
        </w:rPr>
        <w:t>_boosting.sas</w:t>
      </w:r>
      <w:proofErr w:type="spellEnd"/>
      <w:r w:rsidRPr="003738A5">
        <w:rPr>
          <w:rFonts w:asciiTheme="minorHAnsi" w:hAnsiTheme="minorHAnsi" w:cstheme="minorHAnsi"/>
          <w:color w:val="800080"/>
          <w:sz w:val="22"/>
          <w:szCs w:val="22"/>
          <w:shd w:val="clear" w:color="auto" w:fill="FFFFFF"/>
        </w:rPr>
        <w:t>'</w:t>
      </w:r>
      <w:r w:rsidRPr="003738A5">
        <w:rPr>
          <w:rFonts w:asciiTheme="minorHAnsi" w:hAnsiTheme="minorHAnsi" w:cstheme="minorHAnsi"/>
          <w:color w:val="000000"/>
          <w:sz w:val="22"/>
          <w:szCs w:val="22"/>
          <w:shd w:val="clear" w:color="auto" w:fill="FFFFFF"/>
        </w:rPr>
        <w:t>;</w:t>
      </w:r>
    </w:p>
    <w:p w14:paraId="6C4CB3F5"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b/>
          <w:bCs/>
          <w:color w:val="000080"/>
          <w:sz w:val="22"/>
          <w:szCs w:val="22"/>
          <w:shd w:val="clear" w:color="auto" w:fill="FFFFFF"/>
        </w:rPr>
        <w:t>RUN</w:t>
      </w:r>
      <w:r w:rsidRPr="003738A5">
        <w:rPr>
          <w:rFonts w:asciiTheme="minorHAnsi" w:hAnsiTheme="minorHAnsi" w:cstheme="minorHAnsi"/>
          <w:color w:val="000000"/>
          <w:sz w:val="22"/>
          <w:szCs w:val="22"/>
          <w:shd w:val="clear" w:color="auto" w:fill="FFFFFF"/>
        </w:rPr>
        <w:t>;</w:t>
      </w:r>
    </w:p>
    <w:p w14:paraId="55A0BE6E"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p>
    <w:p w14:paraId="12B668B1"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b/>
          <w:bCs/>
          <w:color w:val="000080"/>
          <w:sz w:val="22"/>
          <w:szCs w:val="22"/>
          <w:shd w:val="clear" w:color="auto" w:fill="FFFFFF"/>
        </w:rPr>
        <w:t>DATA</w:t>
      </w:r>
      <w:r w:rsidRPr="003738A5">
        <w:rPr>
          <w:rFonts w:asciiTheme="minorHAnsi" w:hAnsiTheme="minorHAnsi" w:cstheme="minorHAnsi"/>
          <w:color w:val="000000"/>
          <w:sz w:val="22"/>
          <w:szCs w:val="22"/>
          <w:shd w:val="clear" w:color="auto" w:fill="FFFFFF"/>
        </w:rPr>
        <w:t xml:space="preserve"> </w:t>
      </w:r>
      <w:proofErr w:type="spellStart"/>
      <w:r w:rsidRPr="003738A5">
        <w:rPr>
          <w:rFonts w:asciiTheme="minorHAnsi" w:hAnsiTheme="minorHAnsi" w:cstheme="minorHAnsi"/>
          <w:color w:val="000000"/>
          <w:sz w:val="22"/>
          <w:szCs w:val="22"/>
          <w:shd w:val="clear" w:color="auto" w:fill="FFFFFF"/>
        </w:rPr>
        <w:t>oot_score</w:t>
      </w:r>
      <w:proofErr w:type="spellEnd"/>
      <w:r w:rsidRPr="003738A5">
        <w:rPr>
          <w:rFonts w:asciiTheme="minorHAnsi" w:hAnsiTheme="minorHAnsi" w:cstheme="minorHAnsi"/>
          <w:color w:val="000000"/>
          <w:sz w:val="22"/>
          <w:szCs w:val="22"/>
          <w:shd w:val="clear" w:color="auto" w:fill="FFFFFF"/>
        </w:rPr>
        <w:t>;</w:t>
      </w:r>
    </w:p>
    <w:p w14:paraId="7ADB02E6"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color w:val="000000"/>
          <w:sz w:val="22"/>
          <w:szCs w:val="22"/>
          <w:shd w:val="clear" w:color="auto" w:fill="FFFFFF"/>
        </w:rPr>
        <w:tab/>
      </w:r>
      <w:r w:rsidRPr="003738A5">
        <w:rPr>
          <w:rFonts w:asciiTheme="minorHAnsi" w:hAnsiTheme="minorHAnsi" w:cstheme="minorHAnsi"/>
          <w:color w:val="0000FF"/>
          <w:sz w:val="22"/>
          <w:szCs w:val="22"/>
          <w:shd w:val="clear" w:color="auto" w:fill="FFFFFF"/>
        </w:rPr>
        <w:t>SET</w:t>
      </w:r>
      <w:r w:rsidRPr="003738A5">
        <w:rPr>
          <w:rFonts w:asciiTheme="minorHAnsi" w:hAnsiTheme="minorHAnsi" w:cstheme="minorHAnsi"/>
          <w:color w:val="000000"/>
          <w:sz w:val="22"/>
          <w:szCs w:val="22"/>
          <w:shd w:val="clear" w:color="auto" w:fill="FFFFFF"/>
        </w:rPr>
        <w:t xml:space="preserve"> </w:t>
      </w:r>
      <w:proofErr w:type="spellStart"/>
      <w:r w:rsidRPr="003738A5">
        <w:rPr>
          <w:rFonts w:asciiTheme="minorHAnsi" w:hAnsiTheme="minorHAnsi" w:cstheme="minorHAnsi"/>
          <w:color w:val="000000"/>
          <w:sz w:val="22"/>
          <w:szCs w:val="22"/>
          <w:shd w:val="clear" w:color="auto" w:fill="FFFFFF"/>
        </w:rPr>
        <w:t>oot_encoded_final</w:t>
      </w:r>
      <w:proofErr w:type="spellEnd"/>
      <w:r w:rsidRPr="003738A5">
        <w:rPr>
          <w:rFonts w:asciiTheme="minorHAnsi" w:hAnsiTheme="minorHAnsi" w:cstheme="minorHAnsi"/>
          <w:color w:val="000000"/>
          <w:sz w:val="22"/>
          <w:szCs w:val="22"/>
          <w:shd w:val="clear" w:color="auto" w:fill="FFFFFF"/>
        </w:rPr>
        <w:t>;</w:t>
      </w:r>
    </w:p>
    <w:p w14:paraId="3F0B1F06"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color w:val="000000"/>
          <w:sz w:val="22"/>
          <w:szCs w:val="22"/>
          <w:shd w:val="clear" w:color="auto" w:fill="FFFFFF"/>
        </w:rPr>
        <w:tab/>
      </w:r>
      <w:r w:rsidRPr="003738A5">
        <w:rPr>
          <w:rFonts w:asciiTheme="minorHAnsi" w:hAnsiTheme="minorHAnsi" w:cstheme="minorHAnsi"/>
          <w:color w:val="0000FF"/>
          <w:sz w:val="22"/>
          <w:szCs w:val="22"/>
          <w:shd w:val="clear" w:color="auto" w:fill="FFFFFF"/>
        </w:rPr>
        <w:t>%INCLUDE</w:t>
      </w:r>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color w:val="800080"/>
          <w:sz w:val="22"/>
          <w:szCs w:val="22"/>
          <w:shd w:val="clear" w:color="auto" w:fill="FFFFFF"/>
        </w:rPr>
        <w:t>'/workspace/</w:t>
      </w:r>
      <w:proofErr w:type="spellStart"/>
      <w:r w:rsidRPr="003738A5">
        <w:rPr>
          <w:rFonts w:asciiTheme="minorHAnsi" w:hAnsiTheme="minorHAnsi" w:cstheme="minorHAnsi"/>
          <w:color w:val="800080"/>
          <w:sz w:val="22"/>
          <w:szCs w:val="22"/>
          <w:shd w:val="clear" w:color="auto" w:fill="FFFFFF"/>
        </w:rPr>
        <w:t>ccmod</w:t>
      </w:r>
      <w:proofErr w:type="spellEnd"/>
      <w:r w:rsidRPr="003738A5">
        <w:rPr>
          <w:rFonts w:asciiTheme="minorHAnsi" w:hAnsiTheme="minorHAnsi" w:cstheme="minorHAnsi"/>
          <w:color w:val="800080"/>
          <w:sz w:val="22"/>
          <w:szCs w:val="22"/>
          <w:shd w:val="clear" w:color="auto" w:fill="FFFFFF"/>
        </w:rPr>
        <w:t>/u588348/</w:t>
      </w:r>
      <w:proofErr w:type="spellStart"/>
      <w:r>
        <w:rPr>
          <w:rFonts w:asciiTheme="minorHAnsi" w:hAnsiTheme="minorHAnsi" w:cstheme="minorHAnsi"/>
          <w:color w:val="800080"/>
          <w:sz w:val="22"/>
          <w:szCs w:val="22"/>
          <w:shd w:val="clear" w:color="auto" w:fill="FFFFFF"/>
        </w:rPr>
        <w:t>gradient</w:t>
      </w:r>
      <w:r w:rsidRPr="003738A5">
        <w:rPr>
          <w:rFonts w:asciiTheme="minorHAnsi" w:hAnsiTheme="minorHAnsi" w:cstheme="minorHAnsi"/>
          <w:color w:val="800080"/>
          <w:sz w:val="22"/>
          <w:szCs w:val="22"/>
          <w:shd w:val="clear" w:color="auto" w:fill="FFFFFF"/>
        </w:rPr>
        <w:t>_boosting.sas</w:t>
      </w:r>
      <w:proofErr w:type="spellEnd"/>
      <w:r w:rsidRPr="003738A5">
        <w:rPr>
          <w:rFonts w:asciiTheme="minorHAnsi" w:hAnsiTheme="minorHAnsi" w:cstheme="minorHAnsi"/>
          <w:color w:val="800080"/>
          <w:sz w:val="22"/>
          <w:szCs w:val="22"/>
          <w:shd w:val="clear" w:color="auto" w:fill="FFFFFF"/>
        </w:rPr>
        <w:t>'</w:t>
      </w:r>
      <w:r w:rsidRPr="003738A5">
        <w:rPr>
          <w:rFonts w:asciiTheme="minorHAnsi" w:hAnsiTheme="minorHAnsi" w:cstheme="minorHAnsi"/>
          <w:color w:val="000000"/>
          <w:sz w:val="22"/>
          <w:szCs w:val="22"/>
          <w:shd w:val="clear" w:color="auto" w:fill="FFFFFF"/>
        </w:rPr>
        <w:t>;</w:t>
      </w:r>
    </w:p>
    <w:p w14:paraId="28B2118E"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color w:val="000000"/>
          <w:sz w:val="22"/>
          <w:szCs w:val="22"/>
          <w:shd w:val="clear" w:color="auto" w:fill="FFFFFF"/>
        </w:rPr>
        <w:tab/>
      </w:r>
      <w:r w:rsidRPr="003738A5">
        <w:rPr>
          <w:rFonts w:asciiTheme="minorHAnsi" w:hAnsiTheme="minorHAnsi" w:cstheme="minorHAnsi"/>
          <w:color w:val="0000FF"/>
          <w:sz w:val="22"/>
          <w:szCs w:val="22"/>
          <w:shd w:val="clear" w:color="auto" w:fill="FFFFFF"/>
        </w:rPr>
        <w:t>KEEP</w:t>
      </w:r>
      <w:r w:rsidRPr="003738A5">
        <w:rPr>
          <w:rFonts w:asciiTheme="minorHAnsi" w:hAnsiTheme="minorHAnsi" w:cstheme="minorHAnsi"/>
          <w:color w:val="000000"/>
          <w:sz w:val="22"/>
          <w:szCs w:val="22"/>
          <w:shd w:val="clear" w:color="auto" w:fill="FFFFFF"/>
        </w:rPr>
        <w:t xml:space="preserve"> id bad P_bad1;</w:t>
      </w:r>
    </w:p>
    <w:p w14:paraId="52584F66"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b/>
          <w:bCs/>
          <w:color w:val="000080"/>
          <w:sz w:val="22"/>
          <w:szCs w:val="22"/>
          <w:shd w:val="clear" w:color="auto" w:fill="FFFFFF"/>
        </w:rPr>
        <w:t>RUN</w:t>
      </w:r>
      <w:r w:rsidRPr="003738A5">
        <w:rPr>
          <w:rFonts w:asciiTheme="minorHAnsi" w:hAnsiTheme="minorHAnsi" w:cstheme="minorHAnsi"/>
          <w:color w:val="000000"/>
          <w:sz w:val="22"/>
          <w:szCs w:val="22"/>
          <w:shd w:val="clear" w:color="auto" w:fill="FFFFFF"/>
        </w:rPr>
        <w:t>;</w:t>
      </w:r>
    </w:p>
    <w:p w14:paraId="20EADB97"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p>
    <w:p w14:paraId="6CF6FA08"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color w:val="008000"/>
          <w:sz w:val="22"/>
          <w:szCs w:val="22"/>
          <w:shd w:val="clear" w:color="auto" w:fill="FFFFFF"/>
        </w:rPr>
        <w:lastRenderedPageBreak/>
        <w:t xml:space="preserve">/* </w:t>
      </w:r>
      <w:proofErr w:type="spellStart"/>
      <w:r w:rsidRPr="003738A5">
        <w:rPr>
          <w:rFonts w:asciiTheme="minorHAnsi" w:hAnsiTheme="minorHAnsi" w:cstheme="minorHAnsi"/>
          <w:color w:val="008000"/>
          <w:sz w:val="22"/>
          <w:szCs w:val="22"/>
          <w:shd w:val="clear" w:color="auto" w:fill="FFFFFF"/>
        </w:rPr>
        <w:t>Calcuate</w:t>
      </w:r>
      <w:proofErr w:type="spellEnd"/>
      <w:r w:rsidRPr="003738A5">
        <w:rPr>
          <w:rFonts w:asciiTheme="minorHAnsi" w:hAnsiTheme="minorHAnsi" w:cstheme="minorHAnsi"/>
          <w:color w:val="008000"/>
          <w:sz w:val="22"/>
          <w:szCs w:val="22"/>
          <w:shd w:val="clear" w:color="auto" w:fill="FFFFFF"/>
        </w:rPr>
        <w:t xml:space="preserve"> AUC value on validation dataset */</w:t>
      </w:r>
    </w:p>
    <w:p w14:paraId="59E2FE5D"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b/>
          <w:bCs/>
          <w:color w:val="000080"/>
          <w:sz w:val="22"/>
          <w:szCs w:val="22"/>
          <w:shd w:val="clear" w:color="auto" w:fill="FFFFFF"/>
        </w:rPr>
        <w:t>PROC</w:t>
      </w:r>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b/>
          <w:bCs/>
          <w:color w:val="000080"/>
          <w:sz w:val="22"/>
          <w:szCs w:val="22"/>
          <w:shd w:val="clear" w:color="auto" w:fill="FFFFFF"/>
        </w:rPr>
        <w:t>LOGISTIC</w:t>
      </w:r>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color w:val="0000FF"/>
          <w:sz w:val="22"/>
          <w:szCs w:val="22"/>
          <w:shd w:val="clear" w:color="auto" w:fill="FFFFFF"/>
        </w:rPr>
        <w:t>DATA</w:t>
      </w:r>
      <w:r w:rsidRPr="003738A5">
        <w:rPr>
          <w:rFonts w:asciiTheme="minorHAnsi" w:hAnsiTheme="minorHAnsi" w:cstheme="minorHAnsi"/>
          <w:color w:val="000000"/>
          <w:sz w:val="22"/>
          <w:szCs w:val="22"/>
          <w:shd w:val="clear" w:color="auto" w:fill="FFFFFF"/>
        </w:rPr>
        <w:t xml:space="preserve"> = </w:t>
      </w:r>
      <w:proofErr w:type="spellStart"/>
      <w:r w:rsidRPr="003738A5">
        <w:rPr>
          <w:rFonts w:asciiTheme="minorHAnsi" w:hAnsiTheme="minorHAnsi" w:cstheme="minorHAnsi"/>
          <w:color w:val="000000"/>
          <w:sz w:val="22"/>
          <w:szCs w:val="22"/>
          <w:shd w:val="clear" w:color="auto" w:fill="FFFFFF"/>
        </w:rPr>
        <w:t>oot_score</w:t>
      </w:r>
      <w:proofErr w:type="spellEnd"/>
      <w:r w:rsidRPr="003738A5">
        <w:rPr>
          <w:rFonts w:asciiTheme="minorHAnsi" w:hAnsiTheme="minorHAnsi" w:cstheme="minorHAnsi"/>
          <w:color w:val="000000"/>
          <w:sz w:val="22"/>
          <w:szCs w:val="22"/>
          <w:shd w:val="clear" w:color="auto" w:fill="FFFFFF"/>
        </w:rPr>
        <w:t>;</w:t>
      </w:r>
    </w:p>
    <w:p w14:paraId="7445208E"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color w:val="0000FF"/>
          <w:sz w:val="22"/>
          <w:szCs w:val="22"/>
          <w:shd w:val="clear" w:color="auto" w:fill="FFFFFF"/>
        </w:rPr>
        <w:t>CLASS</w:t>
      </w:r>
      <w:r w:rsidRPr="003738A5">
        <w:rPr>
          <w:rFonts w:asciiTheme="minorHAnsi" w:hAnsiTheme="minorHAnsi" w:cstheme="minorHAnsi"/>
          <w:color w:val="000000"/>
          <w:sz w:val="22"/>
          <w:szCs w:val="22"/>
          <w:shd w:val="clear" w:color="auto" w:fill="FFFFFF"/>
        </w:rPr>
        <w:t xml:space="preserve"> bad;</w:t>
      </w:r>
    </w:p>
    <w:p w14:paraId="1AFEE192"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color w:val="0000FF"/>
          <w:sz w:val="22"/>
          <w:szCs w:val="22"/>
          <w:shd w:val="clear" w:color="auto" w:fill="FFFFFF"/>
        </w:rPr>
        <w:t>MODEL</w:t>
      </w:r>
      <w:r w:rsidRPr="003738A5">
        <w:rPr>
          <w:rFonts w:asciiTheme="minorHAnsi" w:hAnsiTheme="minorHAnsi" w:cstheme="minorHAnsi"/>
          <w:color w:val="000000"/>
          <w:sz w:val="22"/>
          <w:szCs w:val="22"/>
          <w:shd w:val="clear" w:color="auto" w:fill="FFFFFF"/>
        </w:rPr>
        <w:t xml:space="preserve"> bad = P_bad1 / </w:t>
      </w:r>
      <w:r w:rsidRPr="003738A5">
        <w:rPr>
          <w:rFonts w:asciiTheme="minorHAnsi" w:hAnsiTheme="minorHAnsi" w:cstheme="minorHAnsi"/>
          <w:color w:val="0000FF"/>
          <w:sz w:val="22"/>
          <w:szCs w:val="22"/>
          <w:shd w:val="clear" w:color="auto" w:fill="FFFFFF"/>
        </w:rPr>
        <w:t>OUTROC</w:t>
      </w:r>
      <w:r w:rsidRPr="003738A5">
        <w:rPr>
          <w:rFonts w:asciiTheme="minorHAnsi" w:hAnsiTheme="minorHAnsi" w:cstheme="minorHAnsi"/>
          <w:color w:val="000000"/>
          <w:sz w:val="22"/>
          <w:szCs w:val="22"/>
          <w:shd w:val="clear" w:color="auto" w:fill="FFFFFF"/>
        </w:rPr>
        <w:t>=ROC;</w:t>
      </w:r>
    </w:p>
    <w:p w14:paraId="3F206CCA"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color w:val="0000FF"/>
          <w:sz w:val="22"/>
          <w:szCs w:val="22"/>
          <w:shd w:val="clear" w:color="auto" w:fill="FFFFFF"/>
        </w:rPr>
        <w:t>ROC</w:t>
      </w:r>
      <w:r w:rsidRPr="003738A5">
        <w:rPr>
          <w:rFonts w:asciiTheme="minorHAnsi" w:hAnsiTheme="minorHAnsi" w:cstheme="minorHAnsi"/>
          <w:color w:val="000000"/>
          <w:sz w:val="22"/>
          <w:szCs w:val="22"/>
          <w:shd w:val="clear" w:color="auto" w:fill="FFFFFF"/>
        </w:rPr>
        <w:t>;</w:t>
      </w:r>
    </w:p>
    <w:p w14:paraId="59FA578D"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color w:val="0000FF"/>
          <w:sz w:val="22"/>
          <w:szCs w:val="22"/>
          <w:shd w:val="clear" w:color="auto" w:fill="FFFFFF"/>
        </w:rPr>
        <w:t>ODS</w:t>
      </w:r>
      <w:r w:rsidRPr="003738A5">
        <w:rPr>
          <w:rFonts w:asciiTheme="minorHAnsi" w:hAnsiTheme="minorHAnsi" w:cstheme="minorHAnsi"/>
          <w:color w:val="000000"/>
          <w:sz w:val="22"/>
          <w:szCs w:val="22"/>
          <w:shd w:val="clear" w:color="auto" w:fill="FFFFFF"/>
        </w:rPr>
        <w:t xml:space="preserve"> </w:t>
      </w:r>
      <w:r w:rsidRPr="003738A5">
        <w:rPr>
          <w:rFonts w:asciiTheme="minorHAnsi" w:hAnsiTheme="minorHAnsi" w:cstheme="minorHAnsi"/>
          <w:color w:val="0000FF"/>
          <w:sz w:val="22"/>
          <w:szCs w:val="22"/>
          <w:shd w:val="clear" w:color="auto" w:fill="FFFFFF"/>
        </w:rPr>
        <w:t>OUTPUT</w:t>
      </w:r>
      <w:r w:rsidRPr="003738A5">
        <w:rPr>
          <w:rFonts w:asciiTheme="minorHAnsi" w:hAnsiTheme="minorHAnsi" w:cstheme="minorHAnsi"/>
          <w:color w:val="000000"/>
          <w:sz w:val="22"/>
          <w:szCs w:val="22"/>
          <w:shd w:val="clear" w:color="auto" w:fill="FFFFFF"/>
        </w:rPr>
        <w:t xml:space="preserve"> ROCASSOCIATION = </w:t>
      </w:r>
      <w:proofErr w:type="spellStart"/>
      <w:r w:rsidRPr="003738A5">
        <w:rPr>
          <w:rFonts w:asciiTheme="minorHAnsi" w:hAnsiTheme="minorHAnsi" w:cstheme="minorHAnsi"/>
          <w:color w:val="000000"/>
          <w:sz w:val="22"/>
          <w:szCs w:val="22"/>
          <w:shd w:val="clear" w:color="auto" w:fill="FFFFFF"/>
        </w:rPr>
        <w:t>auc_out</w:t>
      </w:r>
      <w:proofErr w:type="spellEnd"/>
      <w:r w:rsidRPr="003738A5">
        <w:rPr>
          <w:rFonts w:asciiTheme="minorHAnsi" w:hAnsiTheme="minorHAnsi" w:cstheme="minorHAnsi"/>
          <w:color w:val="000000"/>
          <w:sz w:val="22"/>
          <w:szCs w:val="22"/>
          <w:shd w:val="clear" w:color="auto" w:fill="FFFFFF"/>
        </w:rPr>
        <w:t>;</w:t>
      </w:r>
    </w:p>
    <w:p w14:paraId="73FD91B7"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r w:rsidRPr="003738A5">
        <w:rPr>
          <w:rFonts w:asciiTheme="minorHAnsi" w:hAnsiTheme="minorHAnsi" w:cstheme="minorHAnsi"/>
          <w:b/>
          <w:bCs/>
          <w:color w:val="000080"/>
          <w:sz w:val="22"/>
          <w:szCs w:val="22"/>
          <w:shd w:val="clear" w:color="auto" w:fill="FFFFFF"/>
        </w:rPr>
        <w:t>RUN</w:t>
      </w:r>
      <w:r w:rsidRPr="003738A5">
        <w:rPr>
          <w:rFonts w:asciiTheme="minorHAnsi" w:hAnsiTheme="minorHAnsi" w:cstheme="minorHAnsi"/>
          <w:color w:val="000000"/>
          <w:sz w:val="22"/>
          <w:szCs w:val="22"/>
          <w:shd w:val="clear" w:color="auto" w:fill="FFFFFF"/>
        </w:rPr>
        <w:t>;</w:t>
      </w:r>
    </w:p>
    <w:p w14:paraId="61CBFCFC" w14:textId="77777777" w:rsidR="005539A3" w:rsidRDefault="005539A3" w:rsidP="005539A3">
      <w:pPr>
        <w:autoSpaceDE w:val="0"/>
        <w:autoSpaceDN w:val="0"/>
        <w:adjustRightInd w:val="0"/>
        <w:rPr>
          <w:rFonts w:asciiTheme="minorHAnsi" w:hAnsiTheme="minorHAnsi" w:cstheme="minorHAnsi"/>
          <w:color w:val="000000"/>
          <w:sz w:val="22"/>
          <w:szCs w:val="22"/>
          <w:shd w:val="clear" w:color="auto" w:fill="FFFFFF"/>
        </w:rPr>
      </w:pPr>
    </w:p>
    <w:p w14:paraId="69B531C7" w14:textId="77777777" w:rsidR="005539A3" w:rsidRPr="003738A5" w:rsidRDefault="005539A3" w:rsidP="005539A3">
      <w:pPr>
        <w:autoSpaceDE w:val="0"/>
        <w:autoSpaceDN w:val="0"/>
        <w:adjustRightInd w:val="0"/>
        <w:rPr>
          <w:rFonts w:asciiTheme="minorHAnsi" w:hAnsiTheme="minorHAnsi" w:cstheme="minorHAnsi"/>
          <w:color w:val="000000"/>
          <w:sz w:val="22"/>
          <w:szCs w:val="22"/>
          <w:shd w:val="clear" w:color="auto" w:fill="FFFFFF"/>
        </w:rPr>
      </w:pPr>
    </w:p>
    <w:p w14:paraId="67437E26" w14:textId="77777777" w:rsidR="005539A3" w:rsidRDefault="005539A3" w:rsidP="005539A3">
      <w:pPr>
        <w:spacing w:before="180"/>
        <w:rPr>
          <w:rFonts w:asciiTheme="minorHAnsi" w:hAnsiTheme="minorHAnsi" w:cstheme="minorHAnsi"/>
          <w:color w:val="111111"/>
          <w:sz w:val="22"/>
          <w:szCs w:val="22"/>
        </w:rPr>
      </w:pPr>
      <w:r w:rsidRPr="00B44F96">
        <w:rPr>
          <w:rFonts w:asciiTheme="minorHAnsi" w:hAnsiTheme="minorHAnsi" w:cstheme="minorHAnsi"/>
          <w:color w:val="111111"/>
          <w:sz w:val="22"/>
          <w:szCs w:val="22"/>
        </w:rPr>
        <w:t xml:space="preserve">Here is a step-by-step description of the </w:t>
      </w:r>
      <w:r>
        <w:rPr>
          <w:rFonts w:asciiTheme="minorHAnsi" w:hAnsiTheme="minorHAnsi" w:cstheme="minorHAnsi"/>
          <w:color w:val="111111"/>
          <w:sz w:val="22"/>
          <w:szCs w:val="22"/>
        </w:rPr>
        <w:t xml:space="preserve">gradient boosting </w:t>
      </w:r>
      <w:r w:rsidRPr="00B44F96">
        <w:rPr>
          <w:rFonts w:asciiTheme="minorHAnsi" w:hAnsiTheme="minorHAnsi" w:cstheme="minorHAnsi"/>
          <w:color w:val="111111"/>
          <w:sz w:val="22"/>
          <w:szCs w:val="22"/>
        </w:rPr>
        <w:t>workflow:</w:t>
      </w:r>
    </w:p>
    <w:p w14:paraId="234B765C" w14:textId="77777777" w:rsidR="005539A3" w:rsidRPr="00B44F96" w:rsidRDefault="005539A3" w:rsidP="005539A3">
      <w:pPr>
        <w:spacing w:before="180"/>
        <w:rPr>
          <w:rFonts w:asciiTheme="minorHAnsi" w:hAnsiTheme="minorHAnsi" w:cstheme="minorHAnsi"/>
          <w:color w:val="111111"/>
          <w:sz w:val="22"/>
          <w:szCs w:val="22"/>
        </w:rPr>
      </w:pPr>
    </w:p>
    <w:p w14:paraId="2108793F" w14:textId="77777777" w:rsidR="005539A3" w:rsidRDefault="005539A3" w:rsidP="00145AC7">
      <w:pPr>
        <w:numPr>
          <w:ilvl w:val="0"/>
          <w:numId w:val="139"/>
        </w:numPr>
        <w:rPr>
          <w:rFonts w:asciiTheme="minorHAnsi" w:hAnsiTheme="minorHAnsi" w:cstheme="minorHAnsi"/>
          <w:color w:val="111111"/>
          <w:sz w:val="22"/>
          <w:szCs w:val="22"/>
        </w:rPr>
      </w:pPr>
      <w:r w:rsidRPr="00B44F96">
        <w:rPr>
          <w:rFonts w:asciiTheme="minorHAnsi" w:hAnsiTheme="minorHAnsi" w:cstheme="minorHAnsi"/>
          <w:b/>
          <w:bCs/>
          <w:color w:val="111111"/>
          <w:sz w:val="22"/>
          <w:szCs w:val="22"/>
        </w:rPr>
        <w:t>Import necessary libraries</w:t>
      </w:r>
      <w:r w:rsidRPr="00B44F96">
        <w:rPr>
          <w:rFonts w:asciiTheme="minorHAnsi" w:hAnsiTheme="minorHAnsi" w:cstheme="minorHAnsi"/>
          <w:color w:val="111111"/>
          <w:sz w:val="22"/>
          <w:szCs w:val="22"/>
        </w:rPr>
        <w:t>: The code begins by importing the necessary libraries. These include pandas for data manipulation</w:t>
      </w:r>
      <w:r>
        <w:rPr>
          <w:rFonts w:asciiTheme="minorHAnsi" w:hAnsiTheme="minorHAnsi" w:cstheme="minorHAnsi"/>
          <w:color w:val="111111"/>
          <w:sz w:val="22"/>
          <w:szCs w:val="22"/>
        </w:rPr>
        <w:t xml:space="preserve"> and</w:t>
      </w:r>
      <w:r w:rsidRPr="00B44F96">
        <w:rPr>
          <w:rFonts w:asciiTheme="minorHAnsi" w:hAnsiTheme="minorHAnsi" w:cstheme="minorHAnsi"/>
          <w:color w:val="111111"/>
          <w:sz w:val="22"/>
          <w:szCs w:val="22"/>
        </w:rPr>
        <w:t xml:space="preserve"> </w:t>
      </w:r>
      <w:proofErr w:type="spellStart"/>
      <w:r w:rsidRPr="00B44F96">
        <w:rPr>
          <w:rFonts w:asciiTheme="minorHAnsi" w:hAnsiTheme="minorHAnsi" w:cstheme="minorHAnsi"/>
          <w:color w:val="111111"/>
          <w:sz w:val="22"/>
          <w:szCs w:val="22"/>
        </w:rPr>
        <w:t>sklearn</w:t>
      </w:r>
      <w:proofErr w:type="spellEnd"/>
      <w:r w:rsidRPr="00B44F96">
        <w:rPr>
          <w:rFonts w:asciiTheme="minorHAnsi" w:hAnsiTheme="minorHAnsi" w:cstheme="minorHAnsi"/>
          <w:color w:val="111111"/>
          <w:sz w:val="22"/>
          <w:szCs w:val="22"/>
        </w:rPr>
        <w:t xml:space="preserve"> </w:t>
      </w:r>
      <w:r>
        <w:rPr>
          <w:rFonts w:asciiTheme="minorHAnsi" w:hAnsiTheme="minorHAnsi" w:cstheme="minorHAnsi"/>
          <w:color w:val="111111"/>
          <w:sz w:val="22"/>
          <w:szCs w:val="22"/>
        </w:rPr>
        <w:t xml:space="preserve">or caret </w:t>
      </w:r>
      <w:r w:rsidRPr="00B44F96">
        <w:rPr>
          <w:rFonts w:asciiTheme="minorHAnsi" w:hAnsiTheme="minorHAnsi" w:cstheme="minorHAnsi"/>
          <w:color w:val="111111"/>
          <w:sz w:val="22"/>
          <w:szCs w:val="22"/>
        </w:rPr>
        <w:t>for machine learning.</w:t>
      </w:r>
      <w:r>
        <w:rPr>
          <w:rFonts w:asciiTheme="minorHAnsi" w:hAnsiTheme="minorHAnsi" w:cstheme="minorHAnsi"/>
          <w:color w:val="111111"/>
          <w:sz w:val="22"/>
          <w:szCs w:val="22"/>
        </w:rPr>
        <w:t xml:space="preserve">  SAS does not require loading additional libraries.</w:t>
      </w:r>
    </w:p>
    <w:p w14:paraId="5D2026D9" w14:textId="77777777" w:rsidR="005539A3" w:rsidRPr="00B44F96" w:rsidRDefault="005539A3" w:rsidP="005539A3">
      <w:pPr>
        <w:ind w:left="720"/>
        <w:rPr>
          <w:rFonts w:asciiTheme="minorHAnsi" w:hAnsiTheme="minorHAnsi" w:cstheme="minorHAnsi"/>
          <w:color w:val="111111"/>
          <w:sz w:val="22"/>
          <w:szCs w:val="22"/>
        </w:rPr>
      </w:pPr>
    </w:p>
    <w:p w14:paraId="357F3F2E" w14:textId="77777777" w:rsidR="005539A3" w:rsidRDefault="005539A3" w:rsidP="00145AC7">
      <w:pPr>
        <w:numPr>
          <w:ilvl w:val="0"/>
          <w:numId w:val="139"/>
        </w:numPr>
        <w:rPr>
          <w:rFonts w:asciiTheme="minorHAnsi" w:hAnsiTheme="minorHAnsi" w:cstheme="minorHAnsi"/>
          <w:color w:val="111111"/>
          <w:sz w:val="22"/>
          <w:szCs w:val="22"/>
        </w:rPr>
      </w:pPr>
      <w:r w:rsidRPr="00B44F96">
        <w:rPr>
          <w:rFonts w:asciiTheme="minorHAnsi" w:hAnsiTheme="minorHAnsi" w:cstheme="minorHAnsi"/>
          <w:b/>
          <w:bCs/>
          <w:color w:val="111111"/>
          <w:sz w:val="22"/>
          <w:szCs w:val="22"/>
        </w:rPr>
        <w:t>Define performance metrics function</w:t>
      </w:r>
      <w:r w:rsidRPr="00B44F96">
        <w:rPr>
          <w:rFonts w:asciiTheme="minorHAnsi" w:hAnsiTheme="minorHAnsi" w:cstheme="minorHAnsi"/>
          <w:color w:val="111111"/>
          <w:sz w:val="22"/>
          <w:szCs w:val="22"/>
        </w:rPr>
        <w:t xml:space="preserve">: A function is defined to calculate and print the </w:t>
      </w:r>
      <w:r>
        <w:rPr>
          <w:rFonts w:asciiTheme="minorHAnsi" w:hAnsiTheme="minorHAnsi" w:cstheme="minorHAnsi"/>
          <w:color w:val="111111"/>
          <w:sz w:val="22"/>
          <w:szCs w:val="22"/>
        </w:rPr>
        <w:t>model's performance metrics</w:t>
      </w:r>
      <w:r w:rsidRPr="00B44F96">
        <w:rPr>
          <w:rFonts w:asciiTheme="minorHAnsi" w:hAnsiTheme="minorHAnsi" w:cstheme="minorHAnsi"/>
          <w:color w:val="111111"/>
          <w:sz w:val="22"/>
          <w:szCs w:val="22"/>
        </w:rPr>
        <w:t>. These metrics include a classification report, confusion matrix, and ROC AUC score.</w:t>
      </w:r>
    </w:p>
    <w:p w14:paraId="6DA79436" w14:textId="77777777" w:rsidR="005539A3" w:rsidRPr="00B44F96" w:rsidRDefault="005539A3" w:rsidP="005539A3">
      <w:pPr>
        <w:rPr>
          <w:rFonts w:asciiTheme="minorHAnsi" w:hAnsiTheme="minorHAnsi" w:cstheme="minorHAnsi"/>
          <w:color w:val="111111"/>
          <w:sz w:val="22"/>
          <w:szCs w:val="22"/>
        </w:rPr>
      </w:pPr>
    </w:p>
    <w:p w14:paraId="50EDC6EA" w14:textId="77777777" w:rsidR="005539A3" w:rsidRDefault="005539A3" w:rsidP="00145AC7">
      <w:pPr>
        <w:numPr>
          <w:ilvl w:val="0"/>
          <w:numId w:val="139"/>
        </w:numPr>
        <w:rPr>
          <w:rFonts w:asciiTheme="minorHAnsi" w:hAnsiTheme="minorHAnsi" w:cstheme="minorHAnsi"/>
          <w:color w:val="111111"/>
          <w:sz w:val="22"/>
          <w:szCs w:val="22"/>
        </w:rPr>
      </w:pPr>
      <w:r w:rsidRPr="00B44F96">
        <w:rPr>
          <w:rFonts w:asciiTheme="minorHAnsi" w:hAnsiTheme="minorHAnsi" w:cstheme="minorHAnsi"/>
          <w:b/>
          <w:bCs/>
          <w:color w:val="111111"/>
          <w:sz w:val="22"/>
          <w:szCs w:val="22"/>
        </w:rPr>
        <w:t>Load the data</w:t>
      </w:r>
      <w:r w:rsidRPr="00B44F96">
        <w:rPr>
          <w:rFonts w:asciiTheme="minorHAnsi" w:hAnsiTheme="minorHAnsi" w:cstheme="minorHAnsi"/>
          <w:color w:val="111111"/>
          <w:sz w:val="22"/>
          <w:szCs w:val="22"/>
        </w:rPr>
        <w:t>: The training and OOT datasets are loaded from CSV files.</w:t>
      </w:r>
    </w:p>
    <w:p w14:paraId="4CF4DD0B" w14:textId="77777777" w:rsidR="005539A3" w:rsidRPr="00B44F96" w:rsidRDefault="005539A3" w:rsidP="005539A3">
      <w:pPr>
        <w:rPr>
          <w:rFonts w:asciiTheme="minorHAnsi" w:hAnsiTheme="minorHAnsi" w:cstheme="minorHAnsi"/>
          <w:color w:val="111111"/>
          <w:sz w:val="22"/>
          <w:szCs w:val="22"/>
        </w:rPr>
      </w:pPr>
    </w:p>
    <w:p w14:paraId="68D0C742" w14:textId="77777777" w:rsidR="005539A3" w:rsidRDefault="005539A3" w:rsidP="00145AC7">
      <w:pPr>
        <w:numPr>
          <w:ilvl w:val="0"/>
          <w:numId w:val="139"/>
        </w:numPr>
        <w:rPr>
          <w:rFonts w:asciiTheme="minorHAnsi" w:hAnsiTheme="minorHAnsi" w:cstheme="minorHAnsi"/>
          <w:color w:val="111111"/>
          <w:sz w:val="22"/>
          <w:szCs w:val="22"/>
        </w:rPr>
      </w:pPr>
      <w:r w:rsidRPr="00B44F96">
        <w:rPr>
          <w:rFonts w:asciiTheme="minorHAnsi" w:hAnsiTheme="minorHAnsi" w:cstheme="minorHAnsi"/>
          <w:b/>
          <w:bCs/>
          <w:color w:val="111111"/>
          <w:sz w:val="22"/>
          <w:szCs w:val="22"/>
        </w:rPr>
        <w:t>Define predictors</w:t>
      </w:r>
      <w:r w:rsidRPr="00B44F96">
        <w:rPr>
          <w:rFonts w:asciiTheme="minorHAnsi" w:hAnsiTheme="minorHAnsi" w:cstheme="minorHAnsi"/>
          <w:color w:val="111111"/>
          <w:sz w:val="22"/>
          <w:szCs w:val="22"/>
        </w:rPr>
        <w:t>: The predictors for the model are defined as all columns in the training dataset except for the target variable ‘bad’.</w:t>
      </w:r>
    </w:p>
    <w:p w14:paraId="2C792E22" w14:textId="77777777" w:rsidR="005539A3" w:rsidRPr="00B44F96" w:rsidRDefault="005539A3" w:rsidP="005539A3">
      <w:pPr>
        <w:rPr>
          <w:rFonts w:asciiTheme="minorHAnsi" w:hAnsiTheme="minorHAnsi" w:cstheme="minorHAnsi"/>
          <w:color w:val="111111"/>
          <w:sz w:val="22"/>
          <w:szCs w:val="22"/>
        </w:rPr>
      </w:pPr>
    </w:p>
    <w:p w14:paraId="3FEB8B32" w14:textId="77777777" w:rsidR="005539A3" w:rsidRDefault="005539A3" w:rsidP="00145AC7">
      <w:pPr>
        <w:numPr>
          <w:ilvl w:val="0"/>
          <w:numId w:val="139"/>
        </w:numPr>
        <w:rPr>
          <w:rFonts w:asciiTheme="minorHAnsi" w:hAnsiTheme="minorHAnsi" w:cstheme="minorHAnsi"/>
          <w:color w:val="111111"/>
          <w:sz w:val="22"/>
          <w:szCs w:val="22"/>
        </w:rPr>
      </w:pPr>
      <w:r w:rsidRPr="00B44F96">
        <w:rPr>
          <w:rFonts w:asciiTheme="minorHAnsi" w:hAnsiTheme="minorHAnsi" w:cstheme="minorHAnsi"/>
          <w:b/>
          <w:bCs/>
          <w:color w:val="111111"/>
          <w:sz w:val="22"/>
          <w:szCs w:val="22"/>
        </w:rPr>
        <w:t>Split the data</w:t>
      </w:r>
      <w:r w:rsidRPr="00B44F96">
        <w:rPr>
          <w:rFonts w:asciiTheme="minorHAnsi" w:hAnsiTheme="minorHAnsi" w:cstheme="minorHAnsi"/>
          <w:color w:val="111111"/>
          <w:sz w:val="22"/>
          <w:szCs w:val="22"/>
        </w:rPr>
        <w:t>: The training data is split into training and validation sets using stratified sampling.</w:t>
      </w:r>
    </w:p>
    <w:p w14:paraId="4A47C385" w14:textId="77777777" w:rsidR="005539A3" w:rsidRDefault="005539A3" w:rsidP="005539A3">
      <w:pPr>
        <w:pStyle w:val="ListParagraph"/>
        <w:rPr>
          <w:rFonts w:asciiTheme="minorHAnsi" w:hAnsiTheme="minorHAnsi" w:cstheme="minorHAnsi"/>
          <w:color w:val="111111"/>
          <w:sz w:val="22"/>
          <w:szCs w:val="22"/>
        </w:rPr>
      </w:pPr>
    </w:p>
    <w:p w14:paraId="3E24B4A9" w14:textId="77777777" w:rsidR="005539A3" w:rsidRDefault="005539A3" w:rsidP="00145AC7">
      <w:pPr>
        <w:numPr>
          <w:ilvl w:val="0"/>
          <w:numId w:val="139"/>
        </w:numPr>
        <w:rPr>
          <w:rFonts w:asciiTheme="minorHAnsi" w:hAnsiTheme="minorHAnsi" w:cstheme="minorHAnsi"/>
          <w:color w:val="111111"/>
          <w:sz w:val="22"/>
          <w:szCs w:val="22"/>
        </w:rPr>
      </w:pPr>
      <w:r w:rsidRPr="008D552F">
        <w:rPr>
          <w:rFonts w:asciiTheme="minorHAnsi" w:hAnsiTheme="minorHAnsi" w:cstheme="minorHAnsi"/>
          <w:b/>
          <w:bCs/>
          <w:color w:val="111111"/>
          <w:sz w:val="22"/>
          <w:szCs w:val="22"/>
        </w:rPr>
        <w:t>Balance the data:</w:t>
      </w:r>
      <w:r>
        <w:rPr>
          <w:rFonts w:asciiTheme="minorHAnsi" w:hAnsiTheme="minorHAnsi" w:cstheme="minorHAnsi"/>
          <w:color w:val="111111"/>
          <w:sz w:val="22"/>
          <w:szCs w:val="22"/>
        </w:rPr>
        <w:t xml:space="preserve"> Undersample the positive class to create a balanced training dataset.</w:t>
      </w:r>
    </w:p>
    <w:p w14:paraId="21338E17" w14:textId="77777777" w:rsidR="005539A3" w:rsidRPr="00B44F96" w:rsidRDefault="005539A3" w:rsidP="005539A3">
      <w:pPr>
        <w:rPr>
          <w:rFonts w:asciiTheme="minorHAnsi" w:hAnsiTheme="minorHAnsi" w:cstheme="minorHAnsi"/>
          <w:color w:val="111111"/>
          <w:sz w:val="22"/>
          <w:szCs w:val="22"/>
        </w:rPr>
      </w:pPr>
    </w:p>
    <w:p w14:paraId="51DEC1E6" w14:textId="77777777" w:rsidR="005539A3" w:rsidRDefault="005539A3" w:rsidP="00145AC7">
      <w:pPr>
        <w:numPr>
          <w:ilvl w:val="0"/>
          <w:numId w:val="139"/>
        </w:numPr>
        <w:rPr>
          <w:rFonts w:asciiTheme="minorHAnsi" w:hAnsiTheme="minorHAnsi" w:cstheme="minorHAnsi"/>
          <w:color w:val="111111"/>
          <w:sz w:val="22"/>
          <w:szCs w:val="22"/>
        </w:rPr>
      </w:pPr>
      <w:r w:rsidRPr="00B44F96">
        <w:rPr>
          <w:rFonts w:asciiTheme="minorHAnsi" w:hAnsiTheme="minorHAnsi" w:cstheme="minorHAnsi"/>
          <w:b/>
          <w:bCs/>
          <w:color w:val="111111"/>
          <w:sz w:val="22"/>
          <w:szCs w:val="22"/>
        </w:rPr>
        <w:t xml:space="preserve">Build the </w:t>
      </w:r>
      <w:r>
        <w:rPr>
          <w:rFonts w:asciiTheme="minorHAnsi" w:hAnsiTheme="minorHAnsi" w:cstheme="minorHAnsi"/>
          <w:b/>
          <w:bCs/>
          <w:color w:val="111111"/>
          <w:sz w:val="22"/>
          <w:szCs w:val="22"/>
        </w:rPr>
        <w:t>gradient boosting</w:t>
      </w:r>
      <w:r w:rsidRPr="00B44F96">
        <w:rPr>
          <w:rFonts w:asciiTheme="minorHAnsi" w:hAnsiTheme="minorHAnsi" w:cstheme="minorHAnsi"/>
          <w:b/>
          <w:bCs/>
          <w:color w:val="111111"/>
          <w:sz w:val="22"/>
          <w:szCs w:val="22"/>
        </w:rPr>
        <w:t xml:space="preserve"> model</w:t>
      </w:r>
      <w:r w:rsidRPr="00B44F96">
        <w:rPr>
          <w:rFonts w:asciiTheme="minorHAnsi" w:hAnsiTheme="minorHAnsi" w:cstheme="minorHAnsi"/>
          <w:color w:val="111111"/>
          <w:sz w:val="22"/>
          <w:szCs w:val="22"/>
        </w:rPr>
        <w:t xml:space="preserve">: A </w:t>
      </w:r>
      <w:r>
        <w:rPr>
          <w:rFonts w:asciiTheme="minorHAnsi" w:hAnsiTheme="minorHAnsi" w:cstheme="minorHAnsi"/>
          <w:color w:val="111111"/>
          <w:sz w:val="22"/>
          <w:szCs w:val="22"/>
        </w:rPr>
        <w:t>Gradient boosting</w:t>
      </w:r>
      <w:r w:rsidRPr="00B44F96">
        <w:rPr>
          <w:rFonts w:asciiTheme="minorHAnsi" w:hAnsiTheme="minorHAnsi" w:cstheme="minorHAnsi"/>
          <w:color w:val="111111"/>
          <w:sz w:val="22"/>
          <w:szCs w:val="22"/>
        </w:rPr>
        <w:t xml:space="preserve"> model is initialized.</w:t>
      </w:r>
    </w:p>
    <w:p w14:paraId="69C18193" w14:textId="77777777" w:rsidR="005539A3" w:rsidRPr="00B44F96" w:rsidRDefault="005539A3" w:rsidP="005539A3">
      <w:pPr>
        <w:rPr>
          <w:rFonts w:asciiTheme="minorHAnsi" w:hAnsiTheme="minorHAnsi" w:cstheme="minorHAnsi"/>
          <w:color w:val="111111"/>
          <w:sz w:val="22"/>
          <w:szCs w:val="22"/>
        </w:rPr>
      </w:pPr>
    </w:p>
    <w:p w14:paraId="3F94C942" w14:textId="77777777" w:rsidR="005539A3" w:rsidRDefault="005539A3" w:rsidP="00145AC7">
      <w:pPr>
        <w:numPr>
          <w:ilvl w:val="0"/>
          <w:numId w:val="139"/>
        </w:numPr>
        <w:rPr>
          <w:rFonts w:asciiTheme="minorHAnsi" w:hAnsiTheme="minorHAnsi" w:cstheme="minorHAnsi"/>
          <w:color w:val="111111"/>
          <w:sz w:val="22"/>
          <w:szCs w:val="22"/>
        </w:rPr>
      </w:pPr>
      <w:r w:rsidRPr="00B44F96">
        <w:rPr>
          <w:rFonts w:asciiTheme="minorHAnsi" w:hAnsiTheme="minorHAnsi" w:cstheme="minorHAnsi"/>
          <w:b/>
          <w:bCs/>
          <w:color w:val="111111"/>
          <w:sz w:val="22"/>
          <w:szCs w:val="22"/>
        </w:rPr>
        <w:t>Define hyperparameters to tune</w:t>
      </w:r>
      <w:r w:rsidRPr="00B44F96">
        <w:rPr>
          <w:rFonts w:asciiTheme="minorHAnsi" w:hAnsiTheme="minorHAnsi" w:cstheme="minorHAnsi"/>
          <w:color w:val="111111"/>
          <w:sz w:val="22"/>
          <w:szCs w:val="22"/>
        </w:rPr>
        <w:t>: The hyperparameters to be tuned are defined. These include the number of trees in the forest (</w:t>
      </w:r>
      <w:proofErr w:type="spellStart"/>
      <w:r w:rsidRPr="00B44F96">
        <w:rPr>
          <w:rFonts w:asciiTheme="minorHAnsi" w:hAnsiTheme="minorHAnsi" w:cstheme="minorHAnsi"/>
          <w:color w:val="111111"/>
          <w:sz w:val="22"/>
          <w:szCs w:val="22"/>
        </w:rPr>
        <w:t>n_estimators</w:t>
      </w:r>
      <w:proofErr w:type="spellEnd"/>
      <w:r w:rsidRPr="00B44F96">
        <w:rPr>
          <w:rFonts w:asciiTheme="minorHAnsi" w:hAnsiTheme="minorHAnsi" w:cstheme="minorHAnsi"/>
          <w:color w:val="111111"/>
          <w:sz w:val="22"/>
          <w:szCs w:val="22"/>
        </w:rPr>
        <w:t>), the maximum depth of the trees (</w:t>
      </w:r>
      <w:proofErr w:type="spellStart"/>
      <w:r w:rsidRPr="00B44F96">
        <w:rPr>
          <w:rFonts w:asciiTheme="minorHAnsi" w:hAnsiTheme="minorHAnsi" w:cstheme="minorHAnsi"/>
          <w:color w:val="111111"/>
          <w:sz w:val="22"/>
          <w:szCs w:val="22"/>
        </w:rPr>
        <w:t>max_depth</w:t>
      </w:r>
      <w:proofErr w:type="spellEnd"/>
      <w:r w:rsidRPr="00B44F96">
        <w:rPr>
          <w:rFonts w:asciiTheme="minorHAnsi" w:hAnsiTheme="minorHAnsi" w:cstheme="minorHAnsi"/>
          <w:color w:val="111111"/>
          <w:sz w:val="22"/>
          <w:szCs w:val="22"/>
        </w:rPr>
        <w:t xml:space="preserve">), and </w:t>
      </w:r>
      <w:r>
        <w:rPr>
          <w:rFonts w:asciiTheme="minorHAnsi" w:hAnsiTheme="minorHAnsi" w:cstheme="minorHAnsi"/>
          <w:color w:val="111111"/>
          <w:sz w:val="22"/>
          <w:szCs w:val="22"/>
        </w:rPr>
        <w:t>the learning rate (</w:t>
      </w:r>
      <w:proofErr w:type="spellStart"/>
      <w:r>
        <w:rPr>
          <w:rFonts w:asciiTheme="minorHAnsi" w:hAnsiTheme="minorHAnsi" w:cstheme="minorHAnsi"/>
          <w:color w:val="111111"/>
          <w:sz w:val="22"/>
          <w:szCs w:val="22"/>
        </w:rPr>
        <w:t>learning_rate</w:t>
      </w:r>
      <w:proofErr w:type="spellEnd"/>
      <w:r>
        <w:rPr>
          <w:rFonts w:asciiTheme="minorHAnsi" w:hAnsiTheme="minorHAnsi" w:cstheme="minorHAnsi"/>
          <w:color w:val="111111"/>
          <w:sz w:val="22"/>
          <w:szCs w:val="22"/>
        </w:rPr>
        <w:t>)</w:t>
      </w:r>
      <w:r w:rsidRPr="00B44F96">
        <w:rPr>
          <w:rFonts w:asciiTheme="minorHAnsi" w:hAnsiTheme="minorHAnsi" w:cstheme="minorHAnsi"/>
          <w:color w:val="111111"/>
          <w:sz w:val="22"/>
          <w:szCs w:val="22"/>
        </w:rPr>
        <w:t>.</w:t>
      </w:r>
    </w:p>
    <w:p w14:paraId="49F9AF2F" w14:textId="77777777" w:rsidR="005539A3" w:rsidRPr="00B44F96" w:rsidRDefault="005539A3" w:rsidP="005539A3">
      <w:pPr>
        <w:rPr>
          <w:rFonts w:asciiTheme="minorHAnsi" w:hAnsiTheme="minorHAnsi" w:cstheme="minorHAnsi"/>
          <w:color w:val="111111"/>
          <w:sz w:val="22"/>
          <w:szCs w:val="22"/>
        </w:rPr>
      </w:pPr>
    </w:p>
    <w:p w14:paraId="0AC27F7C" w14:textId="77777777" w:rsidR="005539A3" w:rsidRDefault="005539A3" w:rsidP="00145AC7">
      <w:pPr>
        <w:numPr>
          <w:ilvl w:val="0"/>
          <w:numId w:val="139"/>
        </w:numPr>
        <w:rPr>
          <w:rFonts w:asciiTheme="minorHAnsi" w:hAnsiTheme="minorHAnsi" w:cstheme="minorHAnsi"/>
          <w:color w:val="111111"/>
          <w:sz w:val="22"/>
          <w:szCs w:val="22"/>
        </w:rPr>
      </w:pPr>
      <w:r w:rsidRPr="00B44F96">
        <w:rPr>
          <w:rFonts w:asciiTheme="minorHAnsi" w:hAnsiTheme="minorHAnsi" w:cstheme="minorHAnsi"/>
          <w:b/>
          <w:bCs/>
          <w:color w:val="111111"/>
          <w:sz w:val="22"/>
          <w:szCs w:val="22"/>
        </w:rPr>
        <w:lastRenderedPageBreak/>
        <w:t>Tune hyperparameters using Grid</w:t>
      </w:r>
      <w:r>
        <w:rPr>
          <w:rFonts w:asciiTheme="minorHAnsi" w:hAnsiTheme="minorHAnsi" w:cstheme="minorHAnsi"/>
          <w:b/>
          <w:bCs/>
          <w:color w:val="111111"/>
          <w:sz w:val="22"/>
          <w:szCs w:val="22"/>
        </w:rPr>
        <w:t xml:space="preserve"> </w:t>
      </w:r>
      <w:r w:rsidRPr="00B44F96">
        <w:rPr>
          <w:rFonts w:asciiTheme="minorHAnsi" w:hAnsiTheme="minorHAnsi" w:cstheme="minorHAnsi"/>
          <w:b/>
          <w:bCs/>
          <w:color w:val="111111"/>
          <w:sz w:val="22"/>
          <w:szCs w:val="22"/>
        </w:rPr>
        <w:t>Search</w:t>
      </w:r>
      <w:r w:rsidRPr="00B44F96">
        <w:rPr>
          <w:rFonts w:asciiTheme="minorHAnsi" w:hAnsiTheme="minorHAnsi" w:cstheme="minorHAnsi"/>
          <w:color w:val="111111"/>
          <w:sz w:val="22"/>
          <w:szCs w:val="22"/>
        </w:rPr>
        <w:t>: Grid</w:t>
      </w:r>
      <w:r>
        <w:rPr>
          <w:rFonts w:asciiTheme="minorHAnsi" w:hAnsiTheme="minorHAnsi" w:cstheme="minorHAnsi"/>
          <w:color w:val="111111"/>
          <w:sz w:val="22"/>
          <w:szCs w:val="22"/>
        </w:rPr>
        <w:t xml:space="preserve"> </w:t>
      </w:r>
      <w:r w:rsidRPr="00B44F96">
        <w:rPr>
          <w:rFonts w:asciiTheme="minorHAnsi" w:hAnsiTheme="minorHAnsi" w:cstheme="minorHAnsi"/>
          <w:color w:val="111111"/>
          <w:sz w:val="22"/>
          <w:szCs w:val="22"/>
        </w:rPr>
        <w:t xml:space="preserve">Search is used to tune the hyperparameters of the </w:t>
      </w:r>
      <w:r>
        <w:rPr>
          <w:rFonts w:asciiTheme="minorHAnsi" w:hAnsiTheme="minorHAnsi" w:cstheme="minorHAnsi"/>
          <w:color w:val="111111"/>
          <w:sz w:val="22"/>
          <w:szCs w:val="22"/>
        </w:rPr>
        <w:t>gradient boosting</w:t>
      </w:r>
      <w:r w:rsidRPr="00B44F96">
        <w:rPr>
          <w:rFonts w:asciiTheme="minorHAnsi" w:hAnsiTheme="minorHAnsi" w:cstheme="minorHAnsi"/>
          <w:color w:val="111111"/>
          <w:sz w:val="22"/>
          <w:szCs w:val="22"/>
        </w:rPr>
        <w:t xml:space="preserve"> model. It fits the model to the training data and finds the best hyperparameters.</w:t>
      </w:r>
    </w:p>
    <w:p w14:paraId="62A1709E" w14:textId="77777777" w:rsidR="005539A3" w:rsidRPr="00B44F96" w:rsidRDefault="005539A3" w:rsidP="005539A3">
      <w:pPr>
        <w:rPr>
          <w:rFonts w:asciiTheme="minorHAnsi" w:hAnsiTheme="minorHAnsi" w:cstheme="minorHAnsi"/>
          <w:color w:val="111111"/>
          <w:sz w:val="22"/>
          <w:szCs w:val="22"/>
        </w:rPr>
      </w:pPr>
    </w:p>
    <w:p w14:paraId="666A3C8E" w14:textId="77777777" w:rsidR="005539A3" w:rsidRDefault="005539A3" w:rsidP="00145AC7">
      <w:pPr>
        <w:numPr>
          <w:ilvl w:val="0"/>
          <w:numId w:val="139"/>
        </w:numPr>
        <w:rPr>
          <w:rFonts w:asciiTheme="minorHAnsi" w:hAnsiTheme="minorHAnsi" w:cstheme="minorHAnsi"/>
          <w:color w:val="111111"/>
          <w:sz w:val="22"/>
          <w:szCs w:val="22"/>
        </w:rPr>
      </w:pPr>
      <w:r w:rsidRPr="00B44F96">
        <w:rPr>
          <w:rFonts w:asciiTheme="minorHAnsi" w:hAnsiTheme="minorHAnsi" w:cstheme="minorHAnsi"/>
          <w:b/>
          <w:bCs/>
          <w:color w:val="111111"/>
          <w:sz w:val="22"/>
          <w:szCs w:val="22"/>
        </w:rPr>
        <w:t>Apply the model to the OOT dataset</w:t>
      </w:r>
      <w:r w:rsidRPr="00B44F96">
        <w:rPr>
          <w:rFonts w:asciiTheme="minorHAnsi" w:hAnsiTheme="minorHAnsi" w:cstheme="minorHAnsi"/>
          <w:color w:val="111111"/>
          <w:sz w:val="22"/>
          <w:szCs w:val="22"/>
        </w:rPr>
        <w:t>: The best model is applied to the OOT dataset to make predictions.</w:t>
      </w:r>
    </w:p>
    <w:p w14:paraId="14A207A7" w14:textId="77777777" w:rsidR="005539A3" w:rsidRPr="00B44F96" w:rsidRDefault="005539A3" w:rsidP="005539A3">
      <w:pPr>
        <w:rPr>
          <w:rFonts w:asciiTheme="minorHAnsi" w:hAnsiTheme="minorHAnsi" w:cstheme="minorHAnsi"/>
          <w:color w:val="111111"/>
          <w:sz w:val="22"/>
          <w:szCs w:val="22"/>
        </w:rPr>
      </w:pPr>
    </w:p>
    <w:p w14:paraId="270C5302" w14:textId="77777777" w:rsidR="005539A3" w:rsidRDefault="005539A3" w:rsidP="00145AC7">
      <w:pPr>
        <w:numPr>
          <w:ilvl w:val="0"/>
          <w:numId w:val="139"/>
        </w:numPr>
        <w:rPr>
          <w:rFonts w:asciiTheme="minorHAnsi" w:hAnsiTheme="minorHAnsi" w:cstheme="minorHAnsi"/>
          <w:color w:val="111111"/>
          <w:sz w:val="22"/>
          <w:szCs w:val="22"/>
        </w:rPr>
      </w:pPr>
      <w:r w:rsidRPr="00B44F96">
        <w:rPr>
          <w:rFonts w:asciiTheme="minorHAnsi" w:hAnsiTheme="minorHAnsi" w:cstheme="minorHAnsi"/>
          <w:b/>
          <w:bCs/>
          <w:color w:val="111111"/>
          <w:sz w:val="22"/>
          <w:szCs w:val="22"/>
        </w:rPr>
        <w:t>Create performance metrics</w:t>
      </w:r>
      <w:r w:rsidRPr="00B44F96">
        <w:rPr>
          <w:rFonts w:asciiTheme="minorHAnsi" w:hAnsiTheme="minorHAnsi" w:cstheme="minorHAnsi"/>
          <w:color w:val="111111"/>
          <w:sz w:val="22"/>
          <w:szCs w:val="22"/>
        </w:rPr>
        <w:t xml:space="preserve">: The performance metrics function </w:t>
      </w:r>
      <w:r>
        <w:rPr>
          <w:rFonts w:asciiTheme="minorHAnsi" w:hAnsiTheme="minorHAnsi" w:cstheme="minorHAnsi"/>
          <w:color w:val="111111"/>
          <w:sz w:val="22"/>
          <w:szCs w:val="22"/>
        </w:rPr>
        <w:t>calculates and prints the model's performance metrics</w:t>
      </w:r>
      <w:r w:rsidRPr="00B44F96">
        <w:rPr>
          <w:rFonts w:asciiTheme="minorHAnsi" w:hAnsiTheme="minorHAnsi" w:cstheme="minorHAnsi"/>
          <w:color w:val="111111"/>
          <w:sz w:val="22"/>
          <w:szCs w:val="22"/>
        </w:rPr>
        <w:t xml:space="preserve"> on the OOT dataset.</w:t>
      </w:r>
    </w:p>
    <w:p w14:paraId="1ED93631" w14:textId="77777777" w:rsidR="005539A3" w:rsidRPr="00B44F96" w:rsidRDefault="005539A3" w:rsidP="005539A3">
      <w:pPr>
        <w:rPr>
          <w:rFonts w:asciiTheme="minorHAnsi" w:hAnsiTheme="minorHAnsi" w:cstheme="minorHAnsi"/>
          <w:color w:val="111111"/>
          <w:sz w:val="22"/>
          <w:szCs w:val="22"/>
        </w:rPr>
      </w:pPr>
    </w:p>
    <w:p w14:paraId="0E00ADB3" w14:textId="77777777" w:rsidR="005539A3" w:rsidRDefault="005539A3" w:rsidP="00145AC7">
      <w:pPr>
        <w:numPr>
          <w:ilvl w:val="0"/>
          <w:numId w:val="139"/>
        </w:numPr>
        <w:rPr>
          <w:rFonts w:asciiTheme="minorHAnsi" w:hAnsiTheme="minorHAnsi" w:cstheme="minorHAnsi"/>
          <w:color w:val="111111"/>
          <w:sz w:val="22"/>
          <w:szCs w:val="22"/>
        </w:rPr>
      </w:pPr>
      <w:r w:rsidRPr="00B44F96">
        <w:rPr>
          <w:rFonts w:asciiTheme="minorHAnsi" w:hAnsiTheme="minorHAnsi" w:cstheme="minorHAnsi"/>
          <w:b/>
          <w:bCs/>
          <w:color w:val="111111"/>
          <w:sz w:val="22"/>
          <w:szCs w:val="22"/>
        </w:rPr>
        <w:t>Plot ROC curve</w:t>
      </w:r>
      <w:r w:rsidRPr="00B44F96">
        <w:rPr>
          <w:rFonts w:asciiTheme="minorHAnsi" w:hAnsiTheme="minorHAnsi" w:cstheme="minorHAnsi"/>
          <w:color w:val="111111"/>
          <w:sz w:val="22"/>
          <w:szCs w:val="22"/>
        </w:rPr>
        <w:t xml:space="preserve">: Finally, an ROC curve is plotted to visualize the </w:t>
      </w:r>
      <w:r>
        <w:rPr>
          <w:rFonts w:asciiTheme="minorHAnsi" w:hAnsiTheme="minorHAnsi" w:cstheme="minorHAnsi"/>
          <w:color w:val="111111"/>
          <w:sz w:val="22"/>
          <w:szCs w:val="22"/>
        </w:rPr>
        <w:t>model's performance</w:t>
      </w:r>
      <w:r w:rsidRPr="00B44F96">
        <w:rPr>
          <w:rFonts w:asciiTheme="minorHAnsi" w:hAnsiTheme="minorHAnsi" w:cstheme="minorHAnsi"/>
          <w:color w:val="111111"/>
          <w:sz w:val="22"/>
          <w:szCs w:val="22"/>
        </w:rPr>
        <w:t>.</w:t>
      </w:r>
    </w:p>
    <w:p w14:paraId="4B1472D6" w14:textId="77777777" w:rsidR="005539A3" w:rsidRDefault="005539A3" w:rsidP="005539A3">
      <w:pPr>
        <w:pStyle w:val="ListParagraph"/>
        <w:rPr>
          <w:rFonts w:asciiTheme="minorHAnsi" w:hAnsiTheme="minorHAnsi" w:cstheme="minorHAnsi"/>
          <w:color w:val="111111"/>
          <w:sz w:val="22"/>
          <w:szCs w:val="22"/>
        </w:rPr>
      </w:pPr>
    </w:p>
    <w:p w14:paraId="6A86482B" w14:textId="77777777" w:rsidR="005539A3" w:rsidRDefault="005539A3" w:rsidP="005539A3">
      <w:pPr>
        <w:pStyle w:val="ListParagraph"/>
        <w:rPr>
          <w:rFonts w:asciiTheme="minorHAnsi" w:hAnsiTheme="minorHAnsi" w:cstheme="minorHAnsi"/>
          <w:color w:val="111111"/>
          <w:sz w:val="22"/>
          <w:szCs w:val="22"/>
        </w:rPr>
      </w:pPr>
    </w:p>
    <w:p w14:paraId="3C8B7DF3" w14:textId="77777777" w:rsidR="005539A3" w:rsidRDefault="005539A3" w:rsidP="005539A3">
      <w:pPr>
        <w:pStyle w:val="ListParagraph"/>
        <w:rPr>
          <w:rFonts w:asciiTheme="minorHAnsi" w:hAnsiTheme="minorHAnsi" w:cstheme="minorHAnsi"/>
          <w:color w:val="111111"/>
          <w:sz w:val="22"/>
          <w:szCs w:val="22"/>
        </w:rPr>
      </w:pPr>
    </w:p>
    <w:p w14:paraId="4E6BB56F" w14:textId="77777777" w:rsidR="005539A3" w:rsidRDefault="005539A3" w:rsidP="005539A3">
      <w:pPr>
        <w:pStyle w:val="ListParagraph"/>
        <w:rPr>
          <w:rFonts w:asciiTheme="minorHAnsi" w:hAnsiTheme="minorHAnsi" w:cstheme="minorHAnsi"/>
          <w:color w:val="111111"/>
          <w:sz w:val="22"/>
          <w:szCs w:val="22"/>
        </w:rPr>
      </w:pPr>
    </w:p>
    <w:p w14:paraId="151C3B38" w14:textId="77777777" w:rsidR="005539A3" w:rsidRDefault="005539A3" w:rsidP="005539A3">
      <w:pPr>
        <w:pStyle w:val="ListParagraph"/>
        <w:rPr>
          <w:rFonts w:asciiTheme="minorHAnsi" w:hAnsiTheme="minorHAnsi" w:cstheme="minorHAnsi"/>
          <w:color w:val="111111"/>
          <w:sz w:val="22"/>
          <w:szCs w:val="22"/>
        </w:rPr>
      </w:pPr>
    </w:p>
    <w:p w14:paraId="7718894A" w14:textId="77777777" w:rsidR="005539A3" w:rsidRDefault="005539A3" w:rsidP="005539A3">
      <w:pPr>
        <w:pStyle w:val="ListParagraph"/>
        <w:rPr>
          <w:rFonts w:asciiTheme="minorHAnsi" w:hAnsiTheme="minorHAnsi" w:cstheme="minorHAnsi"/>
          <w:color w:val="111111"/>
          <w:sz w:val="22"/>
          <w:szCs w:val="22"/>
        </w:rPr>
      </w:pPr>
    </w:p>
    <w:p w14:paraId="0357D3B2" w14:textId="77777777" w:rsidR="005539A3" w:rsidRDefault="005539A3" w:rsidP="005539A3">
      <w:pPr>
        <w:pStyle w:val="ListParagraph"/>
        <w:rPr>
          <w:rFonts w:asciiTheme="minorHAnsi" w:hAnsiTheme="minorHAnsi" w:cstheme="minorHAnsi"/>
          <w:color w:val="111111"/>
          <w:sz w:val="22"/>
          <w:szCs w:val="22"/>
        </w:rPr>
      </w:pPr>
    </w:p>
    <w:p w14:paraId="5B611839" w14:textId="77777777" w:rsidR="005539A3" w:rsidRDefault="005539A3" w:rsidP="005539A3">
      <w:pPr>
        <w:pStyle w:val="ListParagraph"/>
        <w:rPr>
          <w:rFonts w:asciiTheme="minorHAnsi" w:hAnsiTheme="minorHAnsi" w:cstheme="minorHAnsi"/>
          <w:color w:val="111111"/>
          <w:sz w:val="22"/>
          <w:szCs w:val="22"/>
        </w:rPr>
      </w:pPr>
    </w:p>
    <w:p w14:paraId="36EB2444" w14:textId="77777777" w:rsidR="005539A3" w:rsidRDefault="005539A3" w:rsidP="005539A3">
      <w:pPr>
        <w:pStyle w:val="ListParagraph"/>
        <w:rPr>
          <w:rFonts w:asciiTheme="minorHAnsi" w:hAnsiTheme="minorHAnsi" w:cstheme="minorHAnsi"/>
          <w:color w:val="111111"/>
          <w:sz w:val="22"/>
          <w:szCs w:val="22"/>
        </w:rPr>
      </w:pPr>
    </w:p>
    <w:p w14:paraId="75DB0B35" w14:textId="77777777" w:rsidR="005539A3" w:rsidRDefault="005539A3" w:rsidP="005539A3">
      <w:pPr>
        <w:ind w:left="720"/>
        <w:rPr>
          <w:rFonts w:asciiTheme="minorHAnsi" w:hAnsiTheme="minorHAnsi" w:cstheme="minorHAnsi"/>
          <w:color w:val="111111"/>
          <w:sz w:val="22"/>
          <w:szCs w:val="22"/>
        </w:rPr>
      </w:pPr>
    </w:p>
    <w:p w14:paraId="1A13FA44" w14:textId="77777777" w:rsidR="002F0A8D" w:rsidRDefault="002F0A8D" w:rsidP="005539A3">
      <w:pPr>
        <w:ind w:left="720"/>
        <w:rPr>
          <w:rFonts w:asciiTheme="minorHAnsi" w:hAnsiTheme="minorHAnsi" w:cstheme="minorHAnsi"/>
          <w:color w:val="111111"/>
          <w:sz w:val="22"/>
          <w:szCs w:val="22"/>
        </w:rPr>
      </w:pPr>
    </w:p>
    <w:p w14:paraId="7E2A1BD1" w14:textId="77777777" w:rsidR="002F0A8D" w:rsidRDefault="002F0A8D" w:rsidP="005539A3">
      <w:pPr>
        <w:ind w:left="720"/>
        <w:rPr>
          <w:rFonts w:asciiTheme="minorHAnsi" w:hAnsiTheme="minorHAnsi" w:cstheme="minorHAnsi"/>
          <w:color w:val="111111"/>
          <w:sz w:val="22"/>
          <w:szCs w:val="22"/>
        </w:rPr>
      </w:pPr>
    </w:p>
    <w:p w14:paraId="62CD8F24" w14:textId="77777777" w:rsidR="002F0A8D" w:rsidRDefault="002F0A8D" w:rsidP="005539A3">
      <w:pPr>
        <w:ind w:left="720"/>
        <w:rPr>
          <w:rFonts w:asciiTheme="minorHAnsi" w:hAnsiTheme="minorHAnsi" w:cstheme="minorHAnsi"/>
          <w:color w:val="111111"/>
          <w:sz w:val="22"/>
          <w:szCs w:val="22"/>
        </w:rPr>
      </w:pPr>
    </w:p>
    <w:p w14:paraId="11D2D944" w14:textId="77777777" w:rsidR="002F0A8D" w:rsidRDefault="002F0A8D" w:rsidP="005539A3">
      <w:pPr>
        <w:ind w:left="720"/>
        <w:rPr>
          <w:rFonts w:asciiTheme="minorHAnsi" w:hAnsiTheme="minorHAnsi" w:cstheme="minorHAnsi"/>
          <w:color w:val="111111"/>
          <w:sz w:val="22"/>
          <w:szCs w:val="22"/>
        </w:rPr>
      </w:pPr>
    </w:p>
    <w:p w14:paraId="5874A148" w14:textId="77777777" w:rsidR="002F0A8D" w:rsidRDefault="002F0A8D" w:rsidP="005539A3">
      <w:pPr>
        <w:ind w:left="720"/>
        <w:rPr>
          <w:rFonts w:asciiTheme="minorHAnsi" w:hAnsiTheme="minorHAnsi" w:cstheme="minorHAnsi"/>
          <w:color w:val="111111"/>
          <w:sz w:val="22"/>
          <w:szCs w:val="22"/>
        </w:rPr>
      </w:pPr>
    </w:p>
    <w:p w14:paraId="44193A55" w14:textId="77777777" w:rsidR="002F0A8D" w:rsidRDefault="002F0A8D" w:rsidP="005539A3">
      <w:pPr>
        <w:ind w:left="720"/>
        <w:rPr>
          <w:rFonts w:asciiTheme="minorHAnsi" w:hAnsiTheme="minorHAnsi" w:cstheme="minorHAnsi"/>
          <w:color w:val="111111"/>
          <w:sz w:val="22"/>
          <w:szCs w:val="22"/>
        </w:rPr>
      </w:pPr>
    </w:p>
    <w:p w14:paraId="0B6325DD" w14:textId="77777777" w:rsidR="002F0A8D" w:rsidRDefault="002F0A8D" w:rsidP="005539A3">
      <w:pPr>
        <w:ind w:left="720"/>
        <w:rPr>
          <w:rFonts w:asciiTheme="minorHAnsi" w:hAnsiTheme="minorHAnsi" w:cstheme="minorHAnsi"/>
          <w:color w:val="111111"/>
          <w:sz w:val="22"/>
          <w:szCs w:val="22"/>
        </w:rPr>
      </w:pPr>
    </w:p>
    <w:p w14:paraId="71B33557" w14:textId="77777777" w:rsidR="002F0A8D" w:rsidRDefault="002F0A8D" w:rsidP="005539A3">
      <w:pPr>
        <w:ind w:left="720"/>
        <w:rPr>
          <w:rFonts w:asciiTheme="minorHAnsi" w:hAnsiTheme="minorHAnsi" w:cstheme="minorHAnsi"/>
          <w:color w:val="111111"/>
          <w:sz w:val="22"/>
          <w:szCs w:val="22"/>
        </w:rPr>
      </w:pPr>
    </w:p>
    <w:p w14:paraId="1A1D229B" w14:textId="77777777" w:rsidR="002F0A8D" w:rsidRDefault="002F0A8D" w:rsidP="005539A3">
      <w:pPr>
        <w:ind w:left="720"/>
        <w:rPr>
          <w:rFonts w:asciiTheme="minorHAnsi" w:hAnsiTheme="minorHAnsi" w:cstheme="minorHAnsi"/>
          <w:color w:val="111111"/>
          <w:sz w:val="22"/>
          <w:szCs w:val="22"/>
        </w:rPr>
      </w:pPr>
    </w:p>
    <w:p w14:paraId="21A7E5E9" w14:textId="77777777" w:rsidR="002F0A8D" w:rsidRDefault="002F0A8D" w:rsidP="005539A3">
      <w:pPr>
        <w:ind w:left="720"/>
        <w:rPr>
          <w:rFonts w:asciiTheme="minorHAnsi" w:hAnsiTheme="minorHAnsi" w:cstheme="minorHAnsi"/>
          <w:color w:val="111111"/>
          <w:sz w:val="22"/>
          <w:szCs w:val="22"/>
        </w:rPr>
      </w:pPr>
    </w:p>
    <w:p w14:paraId="301A7691" w14:textId="77777777" w:rsidR="002F0A8D" w:rsidRDefault="002F0A8D" w:rsidP="005539A3">
      <w:pPr>
        <w:ind w:left="720"/>
        <w:rPr>
          <w:rFonts w:asciiTheme="minorHAnsi" w:hAnsiTheme="minorHAnsi" w:cstheme="minorHAnsi"/>
          <w:color w:val="111111"/>
          <w:sz w:val="22"/>
          <w:szCs w:val="22"/>
        </w:rPr>
      </w:pPr>
    </w:p>
    <w:p w14:paraId="1805AC4F" w14:textId="77777777" w:rsidR="002F0A8D" w:rsidRDefault="002F0A8D" w:rsidP="005539A3">
      <w:pPr>
        <w:ind w:left="720"/>
        <w:rPr>
          <w:rFonts w:asciiTheme="minorHAnsi" w:hAnsiTheme="minorHAnsi" w:cstheme="minorHAnsi"/>
          <w:color w:val="111111"/>
          <w:sz w:val="22"/>
          <w:szCs w:val="22"/>
        </w:rPr>
      </w:pPr>
    </w:p>
    <w:p w14:paraId="3D9244D8" w14:textId="77777777" w:rsidR="002F0A8D" w:rsidRPr="00B44F96" w:rsidRDefault="002F0A8D" w:rsidP="005539A3">
      <w:pPr>
        <w:ind w:left="720"/>
        <w:rPr>
          <w:rFonts w:asciiTheme="minorHAnsi" w:hAnsiTheme="minorHAnsi" w:cstheme="minorHAnsi"/>
          <w:color w:val="111111"/>
          <w:sz w:val="22"/>
          <w:szCs w:val="22"/>
        </w:rPr>
      </w:pPr>
    </w:p>
    <w:p w14:paraId="6F49ED88" w14:textId="77777777" w:rsidR="005539A3" w:rsidRDefault="005539A3" w:rsidP="005539A3">
      <w:pPr>
        <w:pStyle w:val="Heading1"/>
      </w:pPr>
      <w:bookmarkStart w:id="142" w:name="_Toc174889652"/>
      <w:r>
        <w:lastRenderedPageBreak/>
        <w:t>Chapter 6 Summary:  Predictive Modeling Part II – Ensemble Methods</w:t>
      </w:r>
      <w:bookmarkEnd w:id="142"/>
    </w:p>
    <w:p w14:paraId="022A6F39" w14:textId="77777777" w:rsidR="005539A3" w:rsidRDefault="005539A3" w:rsidP="005539A3">
      <w:pPr>
        <w:rPr>
          <w:rFonts w:asciiTheme="minorHAnsi" w:hAnsiTheme="minorHAnsi" w:cstheme="minorHAnsi"/>
          <w:sz w:val="22"/>
          <w:szCs w:val="22"/>
        </w:rPr>
      </w:pPr>
    </w:p>
    <w:p w14:paraId="30F99814" w14:textId="77777777" w:rsidR="005539A3" w:rsidRPr="00EE5F45" w:rsidRDefault="005539A3" w:rsidP="005539A3">
      <w:pPr>
        <w:rPr>
          <w:rFonts w:asciiTheme="minorHAnsi" w:hAnsiTheme="minorHAnsi" w:cstheme="minorHAnsi"/>
          <w:b/>
          <w:bCs/>
          <w:sz w:val="22"/>
          <w:szCs w:val="22"/>
        </w:rPr>
      </w:pPr>
      <w:r w:rsidRPr="00EE5F45">
        <w:rPr>
          <w:rFonts w:asciiTheme="minorHAnsi" w:hAnsiTheme="minorHAnsi" w:cstheme="minorHAnsi"/>
          <w:b/>
          <w:bCs/>
          <w:sz w:val="22"/>
          <w:szCs w:val="22"/>
        </w:rPr>
        <w:t>1. Introduction to Ensemble Methods</w:t>
      </w:r>
    </w:p>
    <w:p w14:paraId="724BFDD9" w14:textId="77777777" w:rsidR="005539A3" w:rsidRPr="0060030B" w:rsidRDefault="005539A3" w:rsidP="005539A3">
      <w:pPr>
        <w:rPr>
          <w:rFonts w:asciiTheme="minorHAnsi" w:hAnsiTheme="minorHAnsi" w:cstheme="minorHAnsi"/>
          <w:sz w:val="22"/>
          <w:szCs w:val="22"/>
        </w:rPr>
      </w:pPr>
    </w:p>
    <w:p w14:paraId="685662B8" w14:textId="77777777" w:rsidR="005539A3" w:rsidRDefault="005539A3" w:rsidP="00145AC7">
      <w:pPr>
        <w:numPr>
          <w:ilvl w:val="0"/>
          <w:numId w:val="140"/>
        </w:numPr>
        <w:rPr>
          <w:rFonts w:asciiTheme="minorHAnsi" w:hAnsiTheme="minorHAnsi" w:cstheme="minorHAnsi"/>
          <w:sz w:val="22"/>
          <w:szCs w:val="22"/>
        </w:rPr>
      </w:pPr>
      <w:r w:rsidRPr="00EE5F45">
        <w:rPr>
          <w:rFonts w:asciiTheme="minorHAnsi" w:hAnsiTheme="minorHAnsi" w:cstheme="minorHAnsi"/>
          <w:b/>
          <w:bCs/>
          <w:sz w:val="22"/>
          <w:szCs w:val="22"/>
        </w:rPr>
        <w:t>Overview</w:t>
      </w:r>
      <w:r w:rsidRPr="00EE5F45">
        <w:rPr>
          <w:rFonts w:asciiTheme="minorHAnsi" w:hAnsiTheme="minorHAnsi" w:cstheme="minorHAnsi"/>
          <w:sz w:val="22"/>
          <w:szCs w:val="22"/>
        </w:rPr>
        <w:t>: This chapter delves into the world of ensemble methods, emphasizing their role in enhancing predictive performance by combining multiple models. The chapter primarily focuses on two popular ensemble techniques: Random Forest and Gradient Boosting. These methods build upon decision trees to create more robust and accurate models by addressing the weaknesses inherent in individual models.</w:t>
      </w:r>
    </w:p>
    <w:p w14:paraId="55161478" w14:textId="77777777" w:rsidR="005539A3" w:rsidRPr="00EE5F45" w:rsidRDefault="005539A3" w:rsidP="005539A3">
      <w:pPr>
        <w:rPr>
          <w:rFonts w:asciiTheme="minorHAnsi" w:hAnsiTheme="minorHAnsi" w:cstheme="minorHAnsi"/>
          <w:sz w:val="22"/>
          <w:szCs w:val="22"/>
        </w:rPr>
      </w:pPr>
    </w:p>
    <w:p w14:paraId="4B1C2173" w14:textId="77777777" w:rsidR="005539A3" w:rsidRPr="00EE5F45" w:rsidRDefault="005539A3" w:rsidP="005539A3">
      <w:pPr>
        <w:rPr>
          <w:rFonts w:asciiTheme="minorHAnsi" w:hAnsiTheme="minorHAnsi" w:cstheme="minorHAnsi"/>
          <w:b/>
          <w:bCs/>
          <w:sz w:val="22"/>
          <w:szCs w:val="22"/>
        </w:rPr>
      </w:pPr>
      <w:r w:rsidRPr="00EE5F45">
        <w:rPr>
          <w:rFonts w:asciiTheme="minorHAnsi" w:hAnsiTheme="minorHAnsi" w:cstheme="minorHAnsi"/>
          <w:b/>
          <w:bCs/>
          <w:sz w:val="22"/>
          <w:szCs w:val="22"/>
        </w:rPr>
        <w:t>2. Random Forest</w:t>
      </w:r>
    </w:p>
    <w:p w14:paraId="113C1B29" w14:textId="77777777" w:rsidR="005539A3" w:rsidRPr="0060030B" w:rsidRDefault="005539A3" w:rsidP="005539A3">
      <w:pPr>
        <w:rPr>
          <w:rFonts w:asciiTheme="minorHAnsi" w:hAnsiTheme="minorHAnsi" w:cstheme="minorHAnsi"/>
          <w:sz w:val="22"/>
          <w:szCs w:val="22"/>
        </w:rPr>
      </w:pPr>
    </w:p>
    <w:p w14:paraId="49EABA54" w14:textId="77777777" w:rsidR="005539A3" w:rsidRPr="00EE5F45" w:rsidRDefault="005539A3" w:rsidP="00145AC7">
      <w:pPr>
        <w:numPr>
          <w:ilvl w:val="0"/>
          <w:numId w:val="141"/>
        </w:numPr>
        <w:rPr>
          <w:rFonts w:asciiTheme="minorHAnsi" w:hAnsiTheme="minorHAnsi" w:cstheme="minorHAnsi"/>
          <w:sz w:val="22"/>
          <w:szCs w:val="22"/>
        </w:rPr>
      </w:pPr>
      <w:r w:rsidRPr="00EE5F45">
        <w:rPr>
          <w:rFonts w:asciiTheme="minorHAnsi" w:hAnsiTheme="minorHAnsi" w:cstheme="minorHAnsi"/>
          <w:b/>
          <w:bCs/>
          <w:sz w:val="22"/>
          <w:szCs w:val="22"/>
        </w:rPr>
        <w:t>Concept and Mechanism</w:t>
      </w:r>
      <w:r w:rsidRPr="00EE5F45">
        <w:rPr>
          <w:rFonts w:asciiTheme="minorHAnsi" w:hAnsiTheme="minorHAnsi" w:cstheme="minorHAnsi"/>
          <w:sz w:val="22"/>
          <w:szCs w:val="22"/>
        </w:rPr>
        <w:t>: Random Forest is introduced as an ensemble learning method that builds multiple decision trees during training and outputs the mode (for classification) or mean (for regression) of individual tree predictions. The chapter explains how Random Forest reduces overfitting by averaging the results of many trees, each built on a different subset of the data.</w:t>
      </w:r>
    </w:p>
    <w:p w14:paraId="4CFAF877" w14:textId="77777777" w:rsidR="005539A3" w:rsidRPr="0060030B" w:rsidRDefault="005539A3" w:rsidP="005539A3">
      <w:pPr>
        <w:rPr>
          <w:rFonts w:asciiTheme="minorHAnsi" w:hAnsiTheme="minorHAnsi" w:cstheme="minorHAnsi"/>
          <w:sz w:val="22"/>
          <w:szCs w:val="22"/>
        </w:rPr>
      </w:pPr>
    </w:p>
    <w:p w14:paraId="531ABFCD" w14:textId="77777777" w:rsidR="005539A3" w:rsidRPr="00EE5F45" w:rsidRDefault="005539A3" w:rsidP="00145AC7">
      <w:pPr>
        <w:numPr>
          <w:ilvl w:val="0"/>
          <w:numId w:val="141"/>
        </w:numPr>
        <w:rPr>
          <w:rFonts w:asciiTheme="minorHAnsi" w:hAnsiTheme="minorHAnsi" w:cstheme="minorHAnsi"/>
          <w:sz w:val="22"/>
          <w:szCs w:val="22"/>
        </w:rPr>
      </w:pPr>
      <w:r w:rsidRPr="00EE5F45">
        <w:rPr>
          <w:rFonts w:asciiTheme="minorHAnsi" w:hAnsiTheme="minorHAnsi" w:cstheme="minorHAnsi"/>
          <w:b/>
          <w:bCs/>
          <w:sz w:val="22"/>
          <w:szCs w:val="22"/>
        </w:rPr>
        <w:t>Step-by-Step Construction</w:t>
      </w:r>
      <w:r w:rsidRPr="00EE5F45">
        <w:rPr>
          <w:rFonts w:asciiTheme="minorHAnsi" w:hAnsiTheme="minorHAnsi" w:cstheme="minorHAnsi"/>
          <w:sz w:val="22"/>
          <w:szCs w:val="22"/>
        </w:rPr>
        <w:t>: The chapter provides a detailed guide on constructing a Random Forest model, from bootstrapping the dataset to building and combining individual trees. It emphasizes the randomness introduced in the selection of predictors and observations, which is key to the model's robustness.</w:t>
      </w:r>
    </w:p>
    <w:p w14:paraId="443CFBC1" w14:textId="77777777" w:rsidR="005539A3" w:rsidRPr="0060030B" w:rsidRDefault="005539A3" w:rsidP="005539A3">
      <w:pPr>
        <w:rPr>
          <w:rFonts w:asciiTheme="minorHAnsi" w:hAnsiTheme="minorHAnsi" w:cstheme="minorHAnsi"/>
          <w:sz w:val="22"/>
          <w:szCs w:val="22"/>
        </w:rPr>
      </w:pPr>
    </w:p>
    <w:p w14:paraId="7293049C" w14:textId="77777777" w:rsidR="005539A3" w:rsidRDefault="005539A3" w:rsidP="00145AC7">
      <w:pPr>
        <w:numPr>
          <w:ilvl w:val="0"/>
          <w:numId w:val="141"/>
        </w:numPr>
        <w:rPr>
          <w:rFonts w:asciiTheme="minorHAnsi" w:hAnsiTheme="minorHAnsi" w:cstheme="minorHAnsi"/>
          <w:sz w:val="22"/>
          <w:szCs w:val="22"/>
        </w:rPr>
      </w:pPr>
      <w:r w:rsidRPr="00EE5F45">
        <w:rPr>
          <w:rFonts w:asciiTheme="minorHAnsi" w:hAnsiTheme="minorHAnsi" w:cstheme="minorHAnsi"/>
          <w:b/>
          <w:bCs/>
          <w:sz w:val="22"/>
          <w:szCs w:val="22"/>
        </w:rPr>
        <w:t>Out-of-Bag (OOB) Metric</w:t>
      </w:r>
      <w:r w:rsidRPr="00EE5F45">
        <w:rPr>
          <w:rFonts w:asciiTheme="minorHAnsi" w:hAnsiTheme="minorHAnsi" w:cstheme="minorHAnsi"/>
          <w:sz w:val="22"/>
          <w:szCs w:val="22"/>
        </w:rPr>
        <w:t>: The OOB metric, a key feature of Random Forest, is discussed in detail. This metric provides an unbiased estimate of the model's error without the need for a separate validation set, making it efficient in data usage.</w:t>
      </w:r>
    </w:p>
    <w:p w14:paraId="0D24CB49" w14:textId="77777777" w:rsidR="005539A3" w:rsidRPr="00EE5F45" w:rsidRDefault="005539A3" w:rsidP="005539A3">
      <w:pPr>
        <w:rPr>
          <w:rFonts w:asciiTheme="minorHAnsi" w:hAnsiTheme="minorHAnsi" w:cstheme="minorHAnsi"/>
          <w:sz w:val="22"/>
          <w:szCs w:val="22"/>
        </w:rPr>
      </w:pPr>
    </w:p>
    <w:p w14:paraId="579777AD" w14:textId="77777777" w:rsidR="005539A3" w:rsidRPr="00EE5F45" w:rsidRDefault="005539A3" w:rsidP="005539A3">
      <w:pPr>
        <w:rPr>
          <w:rFonts w:asciiTheme="minorHAnsi" w:hAnsiTheme="minorHAnsi" w:cstheme="minorHAnsi"/>
          <w:b/>
          <w:bCs/>
          <w:sz w:val="22"/>
          <w:szCs w:val="22"/>
        </w:rPr>
      </w:pPr>
      <w:r w:rsidRPr="00EE5F45">
        <w:rPr>
          <w:rFonts w:asciiTheme="minorHAnsi" w:hAnsiTheme="minorHAnsi" w:cstheme="minorHAnsi"/>
          <w:b/>
          <w:bCs/>
          <w:sz w:val="22"/>
          <w:szCs w:val="22"/>
        </w:rPr>
        <w:t>3. Gradient Boosting</w:t>
      </w:r>
    </w:p>
    <w:p w14:paraId="68D6FE9D" w14:textId="77777777" w:rsidR="005539A3" w:rsidRPr="0060030B" w:rsidRDefault="005539A3" w:rsidP="005539A3">
      <w:pPr>
        <w:rPr>
          <w:rFonts w:asciiTheme="minorHAnsi" w:hAnsiTheme="minorHAnsi" w:cstheme="minorHAnsi"/>
          <w:sz w:val="22"/>
          <w:szCs w:val="22"/>
        </w:rPr>
      </w:pPr>
    </w:p>
    <w:p w14:paraId="1AF2B3EA" w14:textId="77777777" w:rsidR="005539A3" w:rsidRPr="00EE5F45" w:rsidRDefault="005539A3" w:rsidP="00145AC7">
      <w:pPr>
        <w:numPr>
          <w:ilvl w:val="0"/>
          <w:numId w:val="142"/>
        </w:numPr>
        <w:rPr>
          <w:rFonts w:asciiTheme="minorHAnsi" w:hAnsiTheme="minorHAnsi" w:cstheme="minorHAnsi"/>
          <w:sz w:val="22"/>
          <w:szCs w:val="22"/>
        </w:rPr>
      </w:pPr>
      <w:r w:rsidRPr="00EE5F45">
        <w:rPr>
          <w:rFonts w:asciiTheme="minorHAnsi" w:hAnsiTheme="minorHAnsi" w:cstheme="minorHAnsi"/>
          <w:b/>
          <w:bCs/>
          <w:sz w:val="22"/>
          <w:szCs w:val="22"/>
        </w:rPr>
        <w:t>Concept and Mechanism</w:t>
      </w:r>
      <w:r w:rsidRPr="00EE5F45">
        <w:rPr>
          <w:rFonts w:asciiTheme="minorHAnsi" w:hAnsiTheme="minorHAnsi" w:cstheme="minorHAnsi"/>
          <w:sz w:val="22"/>
          <w:szCs w:val="22"/>
        </w:rPr>
        <w:t>: Gradient Boosting is presented as a sequential ensemble method where each tree corrects the errors of its predecessor. The chapter explains how this iterative approach allows Gradient Boosting to achieve higher accuracy by focusing on difficult-to-predict observations.</w:t>
      </w:r>
    </w:p>
    <w:p w14:paraId="6BECDA8B" w14:textId="77777777" w:rsidR="005539A3" w:rsidRPr="0060030B" w:rsidRDefault="005539A3" w:rsidP="005539A3">
      <w:pPr>
        <w:rPr>
          <w:rFonts w:asciiTheme="minorHAnsi" w:hAnsiTheme="minorHAnsi" w:cstheme="minorHAnsi"/>
          <w:sz w:val="22"/>
          <w:szCs w:val="22"/>
        </w:rPr>
      </w:pPr>
    </w:p>
    <w:p w14:paraId="7888EBB9" w14:textId="77777777" w:rsidR="005539A3" w:rsidRPr="00EE5F45" w:rsidRDefault="005539A3" w:rsidP="00145AC7">
      <w:pPr>
        <w:numPr>
          <w:ilvl w:val="0"/>
          <w:numId w:val="142"/>
        </w:numPr>
        <w:rPr>
          <w:rFonts w:asciiTheme="minorHAnsi" w:hAnsiTheme="minorHAnsi" w:cstheme="minorHAnsi"/>
          <w:sz w:val="22"/>
          <w:szCs w:val="22"/>
        </w:rPr>
      </w:pPr>
      <w:r w:rsidRPr="00EE5F45">
        <w:rPr>
          <w:rFonts w:asciiTheme="minorHAnsi" w:hAnsiTheme="minorHAnsi" w:cstheme="minorHAnsi"/>
          <w:b/>
          <w:bCs/>
          <w:sz w:val="22"/>
          <w:szCs w:val="22"/>
        </w:rPr>
        <w:t>Step-by-Step Construction</w:t>
      </w:r>
      <w:r w:rsidRPr="00EE5F45">
        <w:rPr>
          <w:rFonts w:asciiTheme="minorHAnsi" w:hAnsiTheme="minorHAnsi" w:cstheme="minorHAnsi"/>
          <w:sz w:val="22"/>
          <w:szCs w:val="22"/>
        </w:rPr>
        <w:t xml:space="preserve">: The chapter outlines the process of building a Gradient Boosting model, from initializing the model with a simple prediction to iteratively </w:t>
      </w:r>
      <w:r w:rsidRPr="00EE5F45">
        <w:rPr>
          <w:rFonts w:asciiTheme="minorHAnsi" w:hAnsiTheme="minorHAnsi" w:cstheme="minorHAnsi"/>
          <w:sz w:val="22"/>
          <w:szCs w:val="22"/>
        </w:rPr>
        <w:lastRenderedPageBreak/>
        <w:t>adding trees that correct residual errors. It also discusses key parameters like learning rate, which controls the contribution of each tree to the final model.</w:t>
      </w:r>
    </w:p>
    <w:p w14:paraId="37C80155" w14:textId="77777777" w:rsidR="005539A3" w:rsidRPr="0060030B" w:rsidRDefault="005539A3" w:rsidP="005539A3">
      <w:pPr>
        <w:rPr>
          <w:rFonts w:asciiTheme="minorHAnsi" w:hAnsiTheme="minorHAnsi" w:cstheme="minorHAnsi"/>
          <w:sz w:val="22"/>
          <w:szCs w:val="22"/>
        </w:rPr>
      </w:pPr>
    </w:p>
    <w:p w14:paraId="0EE7EDBA" w14:textId="77777777" w:rsidR="005539A3" w:rsidRDefault="005539A3" w:rsidP="00145AC7">
      <w:pPr>
        <w:numPr>
          <w:ilvl w:val="0"/>
          <w:numId w:val="142"/>
        </w:numPr>
        <w:rPr>
          <w:rFonts w:asciiTheme="minorHAnsi" w:hAnsiTheme="minorHAnsi" w:cstheme="minorHAnsi"/>
          <w:sz w:val="22"/>
          <w:szCs w:val="22"/>
        </w:rPr>
      </w:pPr>
      <w:r w:rsidRPr="00EE5F45">
        <w:rPr>
          <w:rFonts w:asciiTheme="minorHAnsi" w:hAnsiTheme="minorHAnsi" w:cstheme="minorHAnsi"/>
          <w:b/>
          <w:bCs/>
          <w:sz w:val="22"/>
          <w:szCs w:val="22"/>
        </w:rPr>
        <w:t>Different Types of Gradient Boosting</w:t>
      </w:r>
      <w:r w:rsidRPr="00EE5F45">
        <w:rPr>
          <w:rFonts w:asciiTheme="minorHAnsi" w:hAnsiTheme="minorHAnsi" w:cstheme="minorHAnsi"/>
          <w:sz w:val="22"/>
          <w:szCs w:val="22"/>
        </w:rPr>
        <w:t>: The chapter introduces popular variations of Gradient Boosting, including XGBoost, LightGBM, and CatBoost, each with its unique strengths and applications.</w:t>
      </w:r>
    </w:p>
    <w:p w14:paraId="7297B5DC" w14:textId="77777777" w:rsidR="005539A3" w:rsidRPr="00EE5F45" w:rsidRDefault="005539A3" w:rsidP="005539A3">
      <w:pPr>
        <w:rPr>
          <w:rFonts w:asciiTheme="minorHAnsi" w:hAnsiTheme="minorHAnsi" w:cstheme="minorHAnsi"/>
          <w:sz w:val="22"/>
          <w:szCs w:val="22"/>
        </w:rPr>
      </w:pPr>
    </w:p>
    <w:p w14:paraId="4128A917" w14:textId="77777777" w:rsidR="005539A3" w:rsidRPr="00EE5F45" w:rsidRDefault="005539A3" w:rsidP="005539A3">
      <w:pPr>
        <w:rPr>
          <w:rFonts w:asciiTheme="minorHAnsi" w:hAnsiTheme="minorHAnsi" w:cstheme="minorHAnsi"/>
          <w:b/>
          <w:bCs/>
          <w:sz w:val="22"/>
          <w:szCs w:val="22"/>
        </w:rPr>
      </w:pPr>
      <w:r w:rsidRPr="00EE5F45">
        <w:rPr>
          <w:rFonts w:asciiTheme="minorHAnsi" w:hAnsiTheme="minorHAnsi" w:cstheme="minorHAnsi"/>
          <w:b/>
          <w:bCs/>
          <w:sz w:val="22"/>
          <w:szCs w:val="22"/>
        </w:rPr>
        <w:t>4. Comparing Random Forest and Gradient Boosting</w:t>
      </w:r>
    </w:p>
    <w:p w14:paraId="4FEBAE0C" w14:textId="77777777" w:rsidR="005539A3" w:rsidRPr="0060030B" w:rsidRDefault="005539A3" w:rsidP="005539A3">
      <w:pPr>
        <w:ind w:left="720"/>
        <w:rPr>
          <w:rFonts w:asciiTheme="minorHAnsi" w:hAnsiTheme="minorHAnsi" w:cstheme="minorHAnsi"/>
          <w:sz w:val="22"/>
          <w:szCs w:val="22"/>
        </w:rPr>
      </w:pPr>
    </w:p>
    <w:p w14:paraId="1F80E245" w14:textId="77777777" w:rsidR="005539A3" w:rsidRPr="00EE5F45" w:rsidRDefault="005539A3" w:rsidP="00145AC7">
      <w:pPr>
        <w:numPr>
          <w:ilvl w:val="0"/>
          <w:numId w:val="143"/>
        </w:numPr>
        <w:rPr>
          <w:rFonts w:asciiTheme="minorHAnsi" w:hAnsiTheme="minorHAnsi" w:cstheme="minorHAnsi"/>
          <w:sz w:val="22"/>
          <w:szCs w:val="22"/>
        </w:rPr>
      </w:pPr>
      <w:r w:rsidRPr="00EE5F45">
        <w:rPr>
          <w:rFonts w:asciiTheme="minorHAnsi" w:hAnsiTheme="minorHAnsi" w:cstheme="minorHAnsi"/>
          <w:b/>
          <w:bCs/>
          <w:sz w:val="22"/>
          <w:szCs w:val="22"/>
        </w:rPr>
        <w:t>Strengths and Weaknesses</w:t>
      </w:r>
      <w:r w:rsidRPr="00EE5F45">
        <w:rPr>
          <w:rFonts w:asciiTheme="minorHAnsi" w:hAnsiTheme="minorHAnsi" w:cstheme="minorHAnsi"/>
          <w:sz w:val="22"/>
          <w:szCs w:val="22"/>
        </w:rPr>
        <w:t>: The chapter compares Random Forest and Gradient Boosting, highlighting their respective strengths and weaknesses. While Random Forest is less prone to overfitting and faster to train, Gradient Boosting often achieves higher accuracy but at the cost of longer training times and a higher risk of overfitting.</w:t>
      </w:r>
    </w:p>
    <w:p w14:paraId="2E7537BA" w14:textId="77777777" w:rsidR="005539A3" w:rsidRPr="0060030B" w:rsidRDefault="005539A3" w:rsidP="005539A3">
      <w:pPr>
        <w:rPr>
          <w:rFonts w:asciiTheme="minorHAnsi" w:hAnsiTheme="minorHAnsi" w:cstheme="minorHAnsi"/>
          <w:sz w:val="22"/>
          <w:szCs w:val="22"/>
        </w:rPr>
      </w:pPr>
    </w:p>
    <w:p w14:paraId="61E7990F" w14:textId="77777777" w:rsidR="005539A3" w:rsidRDefault="005539A3" w:rsidP="00145AC7">
      <w:pPr>
        <w:numPr>
          <w:ilvl w:val="0"/>
          <w:numId w:val="143"/>
        </w:numPr>
        <w:rPr>
          <w:rFonts w:asciiTheme="minorHAnsi" w:hAnsiTheme="minorHAnsi" w:cstheme="minorHAnsi"/>
          <w:sz w:val="22"/>
          <w:szCs w:val="22"/>
        </w:rPr>
      </w:pPr>
      <w:r w:rsidRPr="00EE5F45">
        <w:rPr>
          <w:rFonts w:asciiTheme="minorHAnsi" w:hAnsiTheme="minorHAnsi" w:cstheme="minorHAnsi"/>
          <w:b/>
          <w:bCs/>
          <w:sz w:val="22"/>
          <w:szCs w:val="22"/>
        </w:rPr>
        <w:t>Use Cases</w:t>
      </w:r>
      <w:r w:rsidRPr="00EE5F45">
        <w:rPr>
          <w:rFonts w:asciiTheme="minorHAnsi" w:hAnsiTheme="minorHAnsi" w:cstheme="minorHAnsi"/>
          <w:sz w:val="22"/>
          <w:szCs w:val="22"/>
        </w:rPr>
        <w:t>: The chapter advises on when to use each method, suggesting that Random Forest may be preferable for quick, robust models, while Gradient Boosting is suited for situations where the highest possible accuracy is required, and computational resources are not a limiting factor.</w:t>
      </w:r>
    </w:p>
    <w:p w14:paraId="0CE7C106" w14:textId="77777777" w:rsidR="005539A3" w:rsidRPr="00EE5F45" w:rsidRDefault="005539A3" w:rsidP="005539A3">
      <w:pPr>
        <w:rPr>
          <w:rFonts w:asciiTheme="minorHAnsi" w:hAnsiTheme="minorHAnsi" w:cstheme="minorHAnsi"/>
          <w:sz w:val="22"/>
          <w:szCs w:val="22"/>
        </w:rPr>
      </w:pPr>
    </w:p>
    <w:p w14:paraId="31E4BE39" w14:textId="77777777" w:rsidR="005539A3" w:rsidRPr="00EE5F45" w:rsidRDefault="005539A3" w:rsidP="005539A3">
      <w:pPr>
        <w:rPr>
          <w:rFonts w:asciiTheme="minorHAnsi" w:hAnsiTheme="minorHAnsi" w:cstheme="minorHAnsi"/>
          <w:b/>
          <w:bCs/>
          <w:sz w:val="22"/>
          <w:szCs w:val="22"/>
        </w:rPr>
      </w:pPr>
      <w:r w:rsidRPr="00EE5F45">
        <w:rPr>
          <w:rFonts w:asciiTheme="minorHAnsi" w:hAnsiTheme="minorHAnsi" w:cstheme="minorHAnsi"/>
          <w:b/>
          <w:bCs/>
          <w:sz w:val="22"/>
          <w:szCs w:val="22"/>
        </w:rPr>
        <w:t>5. Feature Selection in Ensemble Methods</w:t>
      </w:r>
    </w:p>
    <w:p w14:paraId="2F626FA4" w14:textId="77777777" w:rsidR="005539A3" w:rsidRPr="0060030B" w:rsidRDefault="005539A3" w:rsidP="005539A3">
      <w:pPr>
        <w:rPr>
          <w:rFonts w:asciiTheme="minorHAnsi" w:hAnsiTheme="minorHAnsi" w:cstheme="minorHAnsi"/>
          <w:sz w:val="22"/>
          <w:szCs w:val="22"/>
        </w:rPr>
      </w:pPr>
    </w:p>
    <w:p w14:paraId="6E61C5BC" w14:textId="77777777" w:rsidR="005539A3" w:rsidRPr="00EE5F45" w:rsidRDefault="005539A3" w:rsidP="00145AC7">
      <w:pPr>
        <w:numPr>
          <w:ilvl w:val="0"/>
          <w:numId w:val="144"/>
        </w:numPr>
        <w:rPr>
          <w:rFonts w:asciiTheme="minorHAnsi" w:hAnsiTheme="minorHAnsi" w:cstheme="minorHAnsi"/>
          <w:sz w:val="22"/>
          <w:szCs w:val="22"/>
        </w:rPr>
      </w:pPr>
      <w:r w:rsidRPr="00EE5F45">
        <w:rPr>
          <w:rFonts w:asciiTheme="minorHAnsi" w:hAnsiTheme="minorHAnsi" w:cstheme="minorHAnsi"/>
          <w:b/>
          <w:bCs/>
          <w:sz w:val="22"/>
          <w:szCs w:val="22"/>
        </w:rPr>
        <w:t>Random Forest</w:t>
      </w:r>
      <w:r w:rsidRPr="00EE5F45">
        <w:rPr>
          <w:rFonts w:asciiTheme="minorHAnsi" w:hAnsiTheme="minorHAnsi" w:cstheme="minorHAnsi"/>
          <w:sz w:val="22"/>
          <w:szCs w:val="22"/>
        </w:rPr>
        <w:t>: Feature selection in Random Forest is inherently performed as each tree in the forest considers a random subset of features at each split. The chapter explains how the model's feature importance scores can be used to identify the most influential variables.</w:t>
      </w:r>
    </w:p>
    <w:p w14:paraId="37EBB15D" w14:textId="77777777" w:rsidR="005539A3" w:rsidRPr="0060030B" w:rsidRDefault="005539A3" w:rsidP="005539A3">
      <w:pPr>
        <w:rPr>
          <w:rFonts w:asciiTheme="minorHAnsi" w:hAnsiTheme="minorHAnsi" w:cstheme="minorHAnsi"/>
          <w:sz w:val="22"/>
          <w:szCs w:val="22"/>
        </w:rPr>
      </w:pPr>
    </w:p>
    <w:p w14:paraId="67FFFE32" w14:textId="77777777" w:rsidR="005539A3" w:rsidRDefault="005539A3" w:rsidP="00145AC7">
      <w:pPr>
        <w:numPr>
          <w:ilvl w:val="0"/>
          <w:numId w:val="144"/>
        </w:numPr>
        <w:rPr>
          <w:rFonts w:asciiTheme="minorHAnsi" w:hAnsiTheme="minorHAnsi" w:cstheme="minorHAnsi"/>
          <w:sz w:val="22"/>
          <w:szCs w:val="22"/>
        </w:rPr>
      </w:pPr>
      <w:r w:rsidRPr="00EE5F45">
        <w:rPr>
          <w:rFonts w:asciiTheme="minorHAnsi" w:hAnsiTheme="minorHAnsi" w:cstheme="minorHAnsi"/>
          <w:b/>
          <w:bCs/>
          <w:sz w:val="22"/>
          <w:szCs w:val="22"/>
        </w:rPr>
        <w:t>Gradient Boosting</w:t>
      </w:r>
      <w:r w:rsidRPr="00EE5F45">
        <w:rPr>
          <w:rFonts w:asciiTheme="minorHAnsi" w:hAnsiTheme="minorHAnsi" w:cstheme="minorHAnsi"/>
          <w:sz w:val="22"/>
          <w:szCs w:val="22"/>
        </w:rPr>
        <w:t>: Feature selection in Gradient Boosting is tied to the model's iterative process, where features that consistently reduce residuals are given more importance. The chapter discusses techniques like Gini impurity, entropy, and permutation importance for assessing feature importance in Gradient Boosting models.</w:t>
      </w:r>
    </w:p>
    <w:p w14:paraId="62C7B3F5" w14:textId="77777777" w:rsidR="005539A3" w:rsidRPr="00EE5F45" w:rsidRDefault="005539A3" w:rsidP="005539A3">
      <w:pPr>
        <w:rPr>
          <w:rFonts w:asciiTheme="minorHAnsi" w:hAnsiTheme="minorHAnsi" w:cstheme="minorHAnsi"/>
          <w:sz w:val="22"/>
          <w:szCs w:val="22"/>
        </w:rPr>
      </w:pPr>
    </w:p>
    <w:p w14:paraId="224F9825" w14:textId="77777777" w:rsidR="005539A3" w:rsidRPr="00EE5F45" w:rsidRDefault="005539A3" w:rsidP="005539A3">
      <w:pPr>
        <w:rPr>
          <w:rFonts w:asciiTheme="minorHAnsi" w:hAnsiTheme="minorHAnsi" w:cstheme="minorHAnsi"/>
          <w:b/>
          <w:bCs/>
          <w:sz w:val="22"/>
          <w:szCs w:val="22"/>
        </w:rPr>
      </w:pPr>
      <w:r w:rsidRPr="00EE5F45">
        <w:rPr>
          <w:rFonts w:asciiTheme="minorHAnsi" w:hAnsiTheme="minorHAnsi" w:cstheme="minorHAnsi"/>
          <w:b/>
          <w:bCs/>
          <w:sz w:val="22"/>
          <w:szCs w:val="22"/>
        </w:rPr>
        <w:t>6. Pruning and Regularization</w:t>
      </w:r>
    </w:p>
    <w:p w14:paraId="628C8A9F" w14:textId="77777777" w:rsidR="005539A3" w:rsidRPr="00D2721F" w:rsidRDefault="005539A3" w:rsidP="005539A3">
      <w:pPr>
        <w:ind w:left="720"/>
        <w:rPr>
          <w:rFonts w:asciiTheme="minorHAnsi" w:hAnsiTheme="minorHAnsi" w:cstheme="minorHAnsi"/>
          <w:sz w:val="22"/>
          <w:szCs w:val="22"/>
        </w:rPr>
      </w:pPr>
    </w:p>
    <w:p w14:paraId="44AEE508" w14:textId="77777777" w:rsidR="005539A3" w:rsidRPr="00EE5F45" w:rsidRDefault="005539A3" w:rsidP="00145AC7">
      <w:pPr>
        <w:numPr>
          <w:ilvl w:val="0"/>
          <w:numId w:val="145"/>
        </w:numPr>
        <w:rPr>
          <w:rFonts w:asciiTheme="minorHAnsi" w:hAnsiTheme="minorHAnsi" w:cstheme="minorHAnsi"/>
          <w:sz w:val="22"/>
          <w:szCs w:val="22"/>
        </w:rPr>
      </w:pPr>
      <w:r w:rsidRPr="00EE5F45">
        <w:rPr>
          <w:rFonts w:asciiTheme="minorHAnsi" w:hAnsiTheme="minorHAnsi" w:cstheme="minorHAnsi"/>
          <w:b/>
          <w:bCs/>
          <w:sz w:val="22"/>
          <w:szCs w:val="22"/>
        </w:rPr>
        <w:t>Random Forest</w:t>
      </w:r>
      <w:r w:rsidRPr="00EE5F45">
        <w:rPr>
          <w:rFonts w:asciiTheme="minorHAnsi" w:hAnsiTheme="minorHAnsi" w:cstheme="minorHAnsi"/>
          <w:sz w:val="22"/>
          <w:szCs w:val="22"/>
        </w:rPr>
        <w:t>: The chapter explains that pruning is not typically used in Random Forest due to its ensemble nature, which naturally mitigates overfitting. Instead, the focus is on selecting the right number of trees and controlling their depth.</w:t>
      </w:r>
    </w:p>
    <w:p w14:paraId="049533A2" w14:textId="77777777" w:rsidR="005539A3" w:rsidRPr="00D2721F" w:rsidRDefault="005539A3" w:rsidP="005539A3">
      <w:pPr>
        <w:ind w:left="720"/>
        <w:rPr>
          <w:rFonts w:asciiTheme="minorHAnsi" w:hAnsiTheme="minorHAnsi" w:cstheme="minorHAnsi"/>
          <w:sz w:val="22"/>
          <w:szCs w:val="22"/>
        </w:rPr>
      </w:pPr>
    </w:p>
    <w:p w14:paraId="6AEA8B84" w14:textId="77777777" w:rsidR="005539A3" w:rsidRDefault="005539A3" w:rsidP="00145AC7">
      <w:pPr>
        <w:numPr>
          <w:ilvl w:val="0"/>
          <w:numId w:val="145"/>
        </w:numPr>
        <w:rPr>
          <w:rFonts w:asciiTheme="minorHAnsi" w:hAnsiTheme="minorHAnsi" w:cstheme="minorHAnsi"/>
          <w:sz w:val="22"/>
          <w:szCs w:val="22"/>
        </w:rPr>
      </w:pPr>
      <w:r w:rsidRPr="00EE5F45">
        <w:rPr>
          <w:rFonts w:asciiTheme="minorHAnsi" w:hAnsiTheme="minorHAnsi" w:cstheme="minorHAnsi"/>
          <w:b/>
          <w:bCs/>
          <w:sz w:val="22"/>
          <w:szCs w:val="22"/>
        </w:rPr>
        <w:t>Gradient Boosting</w:t>
      </w:r>
      <w:r w:rsidRPr="00EE5F45">
        <w:rPr>
          <w:rFonts w:asciiTheme="minorHAnsi" w:hAnsiTheme="minorHAnsi" w:cstheme="minorHAnsi"/>
          <w:sz w:val="22"/>
          <w:szCs w:val="22"/>
        </w:rPr>
        <w:t>: Regularization techniques like early stopping and shrinkage (learning rate) are discussed as methods to prevent overfitting in Gradient Boosting models. These techniques control the complexity of the model by limiting the impact of each tree.</w:t>
      </w:r>
    </w:p>
    <w:p w14:paraId="42F73399" w14:textId="77777777" w:rsidR="005539A3" w:rsidRPr="00EE5F45" w:rsidRDefault="005539A3" w:rsidP="005539A3">
      <w:pPr>
        <w:rPr>
          <w:rFonts w:asciiTheme="minorHAnsi" w:hAnsiTheme="minorHAnsi" w:cstheme="minorHAnsi"/>
          <w:sz w:val="22"/>
          <w:szCs w:val="22"/>
        </w:rPr>
      </w:pPr>
    </w:p>
    <w:p w14:paraId="20835D1C" w14:textId="77777777" w:rsidR="005539A3" w:rsidRPr="00EE5F45" w:rsidRDefault="005539A3" w:rsidP="005539A3">
      <w:pPr>
        <w:rPr>
          <w:rFonts w:asciiTheme="minorHAnsi" w:hAnsiTheme="minorHAnsi" w:cstheme="minorHAnsi"/>
          <w:b/>
          <w:bCs/>
          <w:sz w:val="22"/>
          <w:szCs w:val="22"/>
        </w:rPr>
      </w:pPr>
      <w:r w:rsidRPr="00EE5F45">
        <w:rPr>
          <w:rFonts w:asciiTheme="minorHAnsi" w:hAnsiTheme="minorHAnsi" w:cstheme="minorHAnsi"/>
          <w:b/>
          <w:bCs/>
          <w:sz w:val="22"/>
          <w:szCs w:val="22"/>
        </w:rPr>
        <w:t>7. Performance Metrics</w:t>
      </w:r>
    </w:p>
    <w:p w14:paraId="6A97BD8E" w14:textId="77777777" w:rsidR="005539A3" w:rsidRPr="00D2721F" w:rsidRDefault="005539A3" w:rsidP="005539A3">
      <w:pPr>
        <w:rPr>
          <w:rFonts w:asciiTheme="minorHAnsi" w:hAnsiTheme="minorHAnsi" w:cstheme="minorHAnsi"/>
          <w:sz w:val="22"/>
          <w:szCs w:val="22"/>
        </w:rPr>
      </w:pPr>
    </w:p>
    <w:p w14:paraId="5A4FEE3D" w14:textId="77777777" w:rsidR="005539A3" w:rsidRDefault="005539A3" w:rsidP="00145AC7">
      <w:pPr>
        <w:numPr>
          <w:ilvl w:val="0"/>
          <w:numId w:val="146"/>
        </w:numPr>
        <w:rPr>
          <w:rFonts w:asciiTheme="minorHAnsi" w:hAnsiTheme="minorHAnsi" w:cstheme="minorHAnsi"/>
          <w:sz w:val="22"/>
          <w:szCs w:val="22"/>
        </w:rPr>
      </w:pPr>
      <w:r w:rsidRPr="00EE5F45">
        <w:rPr>
          <w:rFonts w:asciiTheme="minorHAnsi" w:hAnsiTheme="minorHAnsi" w:cstheme="minorHAnsi"/>
          <w:b/>
          <w:bCs/>
          <w:sz w:val="22"/>
          <w:szCs w:val="22"/>
        </w:rPr>
        <w:t>Evaluation</w:t>
      </w:r>
      <w:r w:rsidRPr="00EE5F45">
        <w:rPr>
          <w:rFonts w:asciiTheme="minorHAnsi" w:hAnsiTheme="minorHAnsi" w:cstheme="minorHAnsi"/>
          <w:sz w:val="22"/>
          <w:szCs w:val="22"/>
        </w:rPr>
        <w:t>: The chapter reviews common performance metrics for both Random Forest and Gradient Boosting, including accuracy, precision, recall, F1 score, and AUC-ROC. It emphasizes the importance of using these metrics to assess and compare model performance, especially when dealing with imbalanced datasets.</w:t>
      </w:r>
    </w:p>
    <w:p w14:paraId="47738B74" w14:textId="77777777" w:rsidR="005539A3" w:rsidRDefault="005539A3" w:rsidP="005539A3">
      <w:pPr>
        <w:rPr>
          <w:rFonts w:asciiTheme="minorHAnsi" w:hAnsiTheme="minorHAnsi" w:cstheme="minorHAnsi"/>
          <w:sz w:val="22"/>
          <w:szCs w:val="22"/>
        </w:rPr>
      </w:pPr>
    </w:p>
    <w:p w14:paraId="36B9AD32" w14:textId="77777777" w:rsidR="005539A3" w:rsidRDefault="005539A3" w:rsidP="005539A3">
      <w:pPr>
        <w:rPr>
          <w:rFonts w:asciiTheme="minorHAnsi" w:hAnsiTheme="minorHAnsi" w:cstheme="minorHAnsi"/>
          <w:sz w:val="22"/>
          <w:szCs w:val="22"/>
        </w:rPr>
      </w:pPr>
    </w:p>
    <w:p w14:paraId="0C3618A8" w14:textId="77777777" w:rsidR="005539A3" w:rsidRDefault="005539A3" w:rsidP="005539A3">
      <w:pPr>
        <w:rPr>
          <w:rFonts w:asciiTheme="minorHAnsi" w:hAnsiTheme="minorHAnsi" w:cstheme="minorHAnsi"/>
          <w:sz w:val="22"/>
          <w:szCs w:val="22"/>
        </w:rPr>
      </w:pPr>
    </w:p>
    <w:p w14:paraId="34EF28D6" w14:textId="77777777" w:rsidR="002F0A8D" w:rsidRDefault="002F0A8D" w:rsidP="005539A3">
      <w:pPr>
        <w:rPr>
          <w:rFonts w:asciiTheme="minorHAnsi" w:hAnsiTheme="minorHAnsi" w:cstheme="minorHAnsi"/>
          <w:sz w:val="22"/>
          <w:szCs w:val="22"/>
        </w:rPr>
      </w:pPr>
    </w:p>
    <w:p w14:paraId="0744FFD0" w14:textId="77777777" w:rsidR="002F0A8D" w:rsidRDefault="002F0A8D" w:rsidP="005539A3">
      <w:pPr>
        <w:rPr>
          <w:rFonts w:asciiTheme="minorHAnsi" w:hAnsiTheme="minorHAnsi" w:cstheme="minorHAnsi"/>
          <w:sz w:val="22"/>
          <w:szCs w:val="22"/>
        </w:rPr>
      </w:pPr>
    </w:p>
    <w:p w14:paraId="61C71F7A" w14:textId="77777777" w:rsidR="002F0A8D" w:rsidRDefault="002F0A8D" w:rsidP="005539A3">
      <w:pPr>
        <w:rPr>
          <w:rFonts w:asciiTheme="minorHAnsi" w:hAnsiTheme="minorHAnsi" w:cstheme="minorHAnsi"/>
          <w:sz w:val="22"/>
          <w:szCs w:val="22"/>
        </w:rPr>
      </w:pPr>
    </w:p>
    <w:p w14:paraId="125C8F12" w14:textId="77777777" w:rsidR="005539A3" w:rsidRDefault="005539A3" w:rsidP="005539A3">
      <w:pPr>
        <w:rPr>
          <w:rFonts w:asciiTheme="minorHAnsi" w:hAnsiTheme="minorHAnsi" w:cstheme="minorHAnsi"/>
          <w:sz w:val="22"/>
          <w:szCs w:val="22"/>
        </w:rPr>
      </w:pPr>
    </w:p>
    <w:p w14:paraId="03E95533" w14:textId="77777777" w:rsidR="005539A3" w:rsidRDefault="005539A3" w:rsidP="005539A3">
      <w:pPr>
        <w:rPr>
          <w:rFonts w:asciiTheme="minorHAnsi" w:hAnsiTheme="minorHAnsi" w:cstheme="minorHAnsi"/>
          <w:sz w:val="22"/>
          <w:szCs w:val="22"/>
        </w:rPr>
      </w:pPr>
    </w:p>
    <w:p w14:paraId="297626B9" w14:textId="77777777" w:rsidR="005539A3" w:rsidRDefault="005539A3" w:rsidP="005539A3">
      <w:pPr>
        <w:rPr>
          <w:rFonts w:asciiTheme="minorHAnsi" w:hAnsiTheme="minorHAnsi" w:cstheme="minorHAnsi"/>
          <w:sz w:val="22"/>
          <w:szCs w:val="22"/>
        </w:rPr>
      </w:pPr>
    </w:p>
    <w:p w14:paraId="34B84C97" w14:textId="77777777" w:rsidR="005539A3" w:rsidRDefault="005539A3" w:rsidP="005539A3">
      <w:pPr>
        <w:rPr>
          <w:rFonts w:asciiTheme="minorHAnsi" w:hAnsiTheme="minorHAnsi" w:cstheme="minorHAnsi"/>
          <w:sz w:val="22"/>
          <w:szCs w:val="22"/>
        </w:rPr>
      </w:pPr>
    </w:p>
    <w:p w14:paraId="1D5F1E57" w14:textId="77777777" w:rsidR="005539A3" w:rsidRDefault="005539A3" w:rsidP="005539A3">
      <w:pPr>
        <w:rPr>
          <w:rFonts w:asciiTheme="minorHAnsi" w:hAnsiTheme="minorHAnsi" w:cstheme="minorHAnsi"/>
          <w:sz w:val="22"/>
          <w:szCs w:val="22"/>
        </w:rPr>
      </w:pPr>
    </w:p>
    <w:p w14:paraId="651BAF25" w14:textId="77777777" w:rsidR="005539A3" w:rsidRDefault="005539A3" w:rsidP="005539A3">
      <w:pPr>
        <w:rPr>
          <w:rFonts w:asciiTheme="minorHAnsi" w:hAnsiTheme="minorHAnsi" w:cstheme="minorHAnsi"/>
          <w:sz w:val="22"/>
          <w:szCs w:val="22"/>
        </w:rPr>
      </w:pPr>
    </w:p>
    <w:p w14:paraId="721AF97A" w14:textId="77777777" w:rsidR="005539A3" w:rsidRDefault="005539A3" w:rsidP="005539A3">
      <w:pPr>
        <w:rPr>
          <w:rFonts w:asciiTheme="minorHAnsi" w:hAnsiTheme="minorHAnsi" w:cstheme="minorHAnsi"/>
          <w:sz w:val="22"/>
          <w:szCs w:val="22"/>
        </w:rPr>
      </w:pPr>
    </w:p>
    <w:p w14:paraId="0FE1B1C3" w14:textId="77777777" w:rsidR="005539A3" w:rsidRDefault="005539A3" w:rsidP="005539A3">
      <w:pPr>
        <w:rPr>
          <w:rFonts w:asciiTheme="minorHAnsi" w:hAnsiTheme="minorHAnsi" w:cstheme="minorHAnsi"/>
          <w:sz w:val="22"/>
          <w:szCs w:val="22"/>
        </w:rPr>
      </w:pPr>
    </w:p>
    <w:p w14:paraId="606D43CE" w14:textId="77777777" w:rsidR="005539A3" w:rsidRDefault="005539A3" w:rsidP="005539A3">
      <w:pPr>
        <w:rPr>
          <w:rFonts w:asciiTheme="minorHAnsi" w:hAnsiTheme="minorHAnsi" w:cstheme="minorHAnsi"/>
          <w:sz w:val="22"/>
          <w:szCs w:val="22"/>
        </w:rPr>
      </w:pPr>
    </w:p>
    <w:p w14:paraId="00F875E9" w14:textId="77777777" w:rsidR="002F0A8D" w:rsidRDefault="002F0A8D" w:rsidP="005539A3">
      <w:pPr>
        <w:rPr>
          <w:rFonts w:asciiTheme="minorHAnsi" w:hAnsiTheme="minorHAnsi" w:cstheme="minorHAnsi"/>
          <w:sz w:val="22"/>
          <w:szCs w:val="22"/>
        </w:rPr>
      </w:pPr>
    </w:p>
    <w:p w14:paraId="07C58B45" w14:textId="77777777" w:rsidR="002F0A8D" w:rsidRDefault="002F0A8D" w:rsidP="005539A3">
      <w:pPr>
        <w:rPr>
          <w:rFonts w:asciiTheme="minorHAnsi" w:hAnsiTheme="minorHAnsi" w:cstheme="minorHAnsi"/>
          <w:sz w:val="22"/>
          <w:szCs w:val="22"/>
        </w:rPr>
      </w:pPr>
    </w:p>
    <w:p w14:paraId="02E0E041" w14:textId="77777777" w:rsidR="002F0A8D" w:rsidRDefault="002F0A8D" w:rsidP="005539A3">
      <w:pPr>
        <w:rPr>
          <w:rFonts w:asciiTheme="minorHAnsi" w:hAnsiTheme="minorHAnsi" w:cstheme="minorHAnsi"/>
          <w:sz w:val="22"/>
          <w:szCs w:val="22"/>
        </w:rPr>
      </w:pPr>
    </w:p>
    <w:p w14:paraId="2C0A7245" w14:textId="77777777" w:rsidR="002F0A8D" w:rsidRDefault="002F0A8D" w:rsidP="005539A3">
      <w:pPr>
        <w:rPr>
          <w:rFonts w:asciiTheme="minorHAnsi" w:hAnsiTheme="minorHAnsi" w:cstheme="minorHAnsi"/>
          <w:sz w:val="22"/>
          <w:szCs w:val="22"/>
        </w:rPr>
      </w:pPr>
    </w:p>
    <w:p w14:paraId="3778E143" w14:textId="77777777" w:rsidR="002F0A8D" w:rsidRDefault="002F0A8D" w:rsidP="005539A3">
      <w:pPr>
        <w:rPr>
          <w:rFonts w:asciiTheme="minorHAnsi" w:hAnsiTheme="minorHAnsi" w:cstheme="minorHAnsi"/>
          <w:sz w:val="22"/>
          <w:szCs w:val="22"/>
        </w:rPr>
      </w:pPr>
    </w:p>
    <w:p w14:paraId="0201B1C5" w14:textId="77777777" w:rsidR="002F0A8D" w:rsidRDefault="002F0A8D" w:rsidP="005539A3">
      <w:pPr>
        <w:rPr>
          <w:rFonts w:asciiTheme="minorHAnsi" w:hAnsiTheme="minorHAnsi" w:cstheme="minorHAnsi"/>
          <w:sz w:val="22"/>
          <w:szCs w:val="22"/>
        </w:rPr>
      </w:pPr>
    </w:p>
    <w:p w14:paraId="1F242DF3" w14:textId="77777777" w:rsidR="002F0A8D" w:rsidRDefault="002F0A8D" w:rsidP="005539A3">
      <w:pPr>
        <w:rPr>
          <w:rFonts w:asciiTheme="minorHAnsi" w:hAnsiTheme="minorHAnsi" w:cstheme="minorHAnsi"/>
          <w:sz w:val="22"/>
          <w:szCs w:val="22"/>
        </w:rPr>
      </w:pPr>
    </w:p>
    <w:p w14:paraId="5ACF17FE" w14:textId="77777777" w:rsidR="005539A3" w:rsidRPr="00EE5F45" w:rsidRDefault="005539A3" w:rsidP="005539A3">
      <w:pPr>
        <w:rPr>
          <w:rFonts w:asciiTheme="minorHAnsi" w:hAnsiTheme="minorHAnsi" w:cstheme="minorHAnsi"/>
          <w:sz w:val="22"/>
          <w:szCs w:val="22"/>
        </w:rPr>
      </w:pPr>
    </w:p>
    <w:p w14:paraId="55D8432A" w14:textId="77777777" w:rsidR="005539A3" w:rsidRPr="00EE5F45" w:rsidRDefault="005539A3" w:rsidP="005539A3">
      <w:pPr>
        <w:pStyle w:val="Heading1"/>
        <w:rPr>
          <w:rFonts w:asciiTheme="minorHAnsi" w:hAnsiTheme="minorHAnsi" w:cstheme="minorHAnsi"/>
          <w:sz w:val="22"/>
          <w:szCs w:val="22"/>
        </w:rPr>
      </w:pPr>
      <w:bookmarkStart w:id="143" w:name="_Toc174889653"/>
      <w:r>
        <w:lastRenderedPageBreak/>
        <w:t>Chapter 6 Quiz</w:t>
      </w:r>
      <w:bookmarkEnd w:id="143"/>
    </w:p>
    <w:p w14:paraId="64957E91" w14:textId="77777777" w:rsidR="005539A3" w:rsidRDefault="005539A3" w:rsidP="005539A3">
      <w:pPr>
        <w:ind w:left="720"/>
        <w:rPr>
          <w:rFonts w:asciiTheme="minorHAnsi" w:hAnsiTheme="minorHAnsi" w:cstheme="minorHAnsi"/>
          <w:sz w:val="22"/>
          <w:szCs w:val="22"/>
        </w:rPr>
      </w:pPr>
    </w:p>
    <w:p w14:paraId="5625787C" w14:textId="77777777" w:rsidR="005539A3" w:rsidRPr="00EE5F45" w:rsidRDefault="005539A3" w:rsidP="00145AC7">
      <w:pPr>
        <w:numPr>
          <w:ilvl w:val="0"/>
          <w:numId w:val="147"/>
        </w:numPr>
        <w:spacing w:after="180"/>
        <w:rPr>
          <w:rFonts w:asciiTheme="minorHAnsi" w:hAnsiTheme="minorHAnsi" w:cstheme="minorHAnsi"/>
          <w:sz w:val="22"/>
          <w:szCs w:val="22"/>
        </w:rPr>
      </w:pPr>
      <w:r w:rsidRPr="00EE5F45">
        <w:rPr>
          <w:rFonts w:asciiTheme="minorHAnsi" w:hAnsiTheme="minorHAnsi" w:cstheme="minorHAnsi"/>
          <w:sz w:val="22"/>
          <w:szCs w:val="22"/>
        </w:rPr>
        <w:t>What is the main advantage of using ensemble methods over individual models in predictive modeling?</w:t>
      </w:r>
    </w:p>
    <w:p w14:paraId="768C17E4" w14:textId="77777777" w:rsidR="005539A3" w:rsidRPr="00EE5F45" w:rsidRDefault="005539A3" w:rsidP="00145AC7">
      <w:pPr>
        <w:numPr>
          <w:ilvl w:val="0"/>
          <w:numId w:val="147"/>
        </w:numPr>
        <w:spacing w:after="180"/>
        <w:rPr>
          <w:rFonts w:asciiTheme="minorHAnsi" w:hAnsiTheme="minorHAnsi" w:cstheme="minorHAnsi"/>
          <w:sz w:val="22"/>
          <w:szCs w:val="22"/>
        </w:rPr>
      </w:pPr>
      <w:r w:rsidRPr="00EE5F45">
        <w:rPr>
          <w:rFonts w:asciiTheme="minorHAnsi" w:hAnsiTheme="minorHAnsi" w:cstheme="minorHAnsi"/>
          <w:sz w:val="22"/>
          <w:szCs w:val="22"/>
        </w:rPr>
        <w:t>How does Random Forest reduce the risk of overfitting compared to a single decision tree?</w:t>
      </w:r>
    </w:p>
    <w:p w14:paraId="777D86C7" w14:textId="77777777" w:rsidR="005539A3" w:rsidRPr="00EE5F45" w:rsidRDefault="005539A3" w:rsidP="00145AC7">
      <w:pPr>
        <w:numPr>
          <w:ilvl w:val="0"/>
          <w:numId w:val="147"/>
        </w:numPr>
        <w:spacing w:after="180"/>
        <w:rPr>
          <w:rFonts w:asciiTheme="minorHAnsi" w:hAnsiTheme="minorHAnsi" w:cstheme="minorHAnsi"/>
          <w:sz w:val="22"/>
          <w:szCs w:val="22"/>
        </w:rPr>
      </w:pPr>
      <w:r w:rsidRPr="00EE5F45">
        <w:rPr>
          <w:rFonts w:asciiTheme="minorHAnsi" w:hAnsiTheme="minorHAnsi" w:cstheme="minorHAnsi"/>
          <w:sz w:val="22"/>
          <w:szCs w:val="22"/>
        </w:rPr>
        <w:t>What is the role of the Out-of-Bag (OOB) metric in Random Forest?</w:t>
      </w:r>
    </w:p>
    <w:p w14:paraId="25A8715D" w14:textId="77777777" w:rsidR="005539A3" w:rsidRPr="00EE5F45" w:rsidRDefault="005539A3" w:rsidP="00145AC7">
      <w:pPr>
        <w:numPr>
          <w:ilvl w:val="0"/>
          <w:numId w:val="147"/>
        </w:numPr>
        <w:spacing w:after="180"/>
        <w:rPr>
          <w:rFonts w:asciiTheme="minorHAnsi" w:hAnsiTheme="minorHAnsi" w:cstheme="minorHAnsi"/>
          <w:sz w:val="22"/>
          <w:szCs w:val="22"/>
        </w:rPr>
      </w:pPr>
      <w:r w:rsidRPr="00EE5F45">
        <w:rPr>
          <w:rFonts w:asciiTheme="minorHAnsi" w:hAnsiTheme="minorHAnsi" w:cstheme="minorHAnsi"/>
          <w:sz w:val="22"/>
          <w:szCs w:val="22"/>
        </w:rPr>
        <w:t>Explain the process of bootstrapping in the context of Random Forest.</w:t>
      </w:r>
    </w:p>
    <w:p w14:paraId="4A11B402" w14:textId="77777777" w:rsidR="005539A3" w:rsidRPr="00EE5F45" w:rsidRDefault="005539A3" w:rsidP="00145AC7">
      <w:pPr>
        <w:numPr>
          <w:ilvl w:val="0"/>
          <w:numId w:val="147"/>
        </w:numPr>
        <w:spacing w:after="180"/>
        <w:rPr>
          <w:rFonts w:asciiTheme="minorHAnsi" w:hAnsiTheme="minorHAnsi" w:cstheme="minorHAnsi"/>
          <w:sz w:val="22"/>
          <w:szCs w:val="22"/>
        </w:rPr>
      </w:pPr>
      <w:r w:rsidRPr="00EE5F45">
        <w:rPr>
          <w:rFonts w:asciiTheme="minorHAnsi" w:hAnsiTheme="minorHAnsi" w:cstheme="minorHAnsi"/>
          <w:sz w:val="22"/>
          <w:szCs w:val="22"/>
        </w:rPr>
        <w:t>How does Gradient Boosting differ from Random Forest in its approach to building models?</w:t>
      </w:r>
    </w:p>
    <w:p w14:paraId="2433858C" w14:textId="77777777" w:rsidR="005539A3" w:rsidRPr="00EE5F45" w:rsidRDefault="005539A3" w:rsidP="00145AC7">
      <w:pPr>
        <w:numPr>
          <w:ilvl w:val="0"/>
          <w:numId w:val="147"/>
        </w:numPr>
        <w:spacing w:after="180"/>
        <w:rPr>
          <w:rFonts w:asciiTheme="minorHAnsi" w:hAnsiTheme="minorHAnsi" w:cstheme="minorHAnsi"/>
          <w:sz w:val="22"/>
          <w:szCs w:val="22"/>
        </w:rPr>
      </w:pPr>
      <w:r w:rsidRPr="00EE5F45">
        <w:rPr>
          <w:rFonts w:asciiTheme="minorHAnsi" w:hAnsiTheme="minorHAnsi" w:cstheme="minorHAnsi"/>
          <w:sz w:val="22"/>
          <w:szCs w:val="22"/>
        </w:rPr>
        <w:t>What is the significance of the learning rate in Gradient Boosting models?</w:t>
      </w:r>
    </w:p>
    <w:p w14:paraId="67971703" w14:textId="77777777" w:rsidR="005539A3" w:rsidRPr="00EE5F45" w:rsidRDefault="005539A3" w:rsidP="00145AC7">
      <w:pPr>
        <w:numPr>
          <w:ilvl w:val="0"/>
          <w:numId w:val="147"/>
        </w:numPr>
        <w:spacing w:after="180"/>
        <w:rPr>
          <w:rFonts w:asciiTheme="minorHAnsi" w:hAnsiTheme="minorHAnsi" w:cstheme="minorHAnsi"/>
          <w:sz w:val="22"/>
          <w:szCs w:val="22"/>
        </w:rPr>
      </w:pPr>
      <w:r w:rsidRPr="00EE5F45">
        <w:rPr>
          <w:rFonts w:asciiTheme="minorHAnsi" w:hAnsiTheme="minorHAnsi" w:cstheme="minorHAnsi"/>
          <w:sz w:val="22"/>
          <w:szCs w:val="22"/>
        </w:rPr>
        <w:t>Describe the key difference between XGBoost and traditional Gradient Boosting models.</w:t>
      </w:r>
    </w:p>
    <w:p w14:paraId="2A5AAF0C" w14:textId="77777777" w:rsidR="005539A3" w:rsidRPr="00EE5F45" w:rsidRDefault="005539A3" w:rsidP="00145AC7">
      <w:pPr>
        <w:numPr>
          <w:ilvl w:val="0"/>
          <w:numId w:val="147"/>
        </w:numPr>
        <w:spacing w:after="180"/>
        <w:rPr>
          <w:rFonts w:asciiTheme="minorHAnsi" w:hAnsiTheme="minorHAnsi" w:cstheme="minorHAnsi"/>
          <w:sz w:val="22"/>
          <w:szCs w:val="22"/>
        </w:rPr>
      </w:pPr>
      <w:r w:rsidRPr="00EE5F45">
        <w:rPr>
          <w:rFonts w:asciiTheme="minorHAnsi" w:hAnsiTheme="minorHAnsi" w:cstheme="minorHAnsi"/>
          <w:sz w:val="22"/>
          <w:szCs w:val="22"/>
        </w:rPr>
        <w:t>When should you consider using Random Forest over Gradient Boosting?</w:t>
      </w:r>
    </w:p>
    <w:p w14:paraId="73FA3AD8" w14:textId="77777777" w:rsidR="005539A3" w:rsidRPr="00EE5F45" w:rsidRDefault="005539A3" w:rsidP="00145AC7">
      <w:pPr>
        <w:numPr>
          <w:ilvl w:val="0"/>
          <w:numId w:val="147"/>
        </w:numPr>
        <w:spacing w:after="180"/>
        <w:rPr>
          <w:rFonts w:asciiTheme="minorHAnsi" w:hAnsiTheme="minorHAnsi" w:cstheme="minorHAnsi"/>
          <w:sz w:val="22"/>
          <w:szCs w:val="22"/>
        </w:rPr>
      </w:pPr>
      <w:r w:rsidRPr="00EE5F45">
        <w:rPr>
          <w:rFonts w:asciiTheme="minorHAnsi" w:hAnsiTheme="minorHAnsi" w:cstheme="minorHAnsi"/>
          <w:sz w:val="22"/>
          <w:szCs w:val="22"/>
        </w:rPr>
        <w:t>How does the randomness in Random Forest contribute to its robustness?</w:t>
      </w:r>
    </w:p>
    <w:p w14:paraId="61B0685A" w14:textId="77777777" w:rsidR="005539A3" w:rsidRPr="00EE5F45" w:rsidRDefault="005539A3" w:rsidP="00145AC7">
      <w:pPr>
        <w:numPr>
          <w:ilvl w:val="0"/>
          <w:numId w:val="147"/>
        </w:numPr>
        <w:spacing w:after="180"/>
        <w:rPr>
          <w:rFonts w:asciiTheme="minorHAnsi" w:hAnsiTheme="minorHAnsi" w:cstheme="minorHAnsi"/>
          <w:sz w:val="22"/>
          <w:szCs w:val="22"/>
        </w:rPr>
      </w:pPr>
      <w:r w:rsidRPr="00EE5F45">
        <w:rPr>
          <w:rFonts w:asciiTheme="minorHAnsi" w:hAnsiTheme="minorHAnsi" w:cstheme="minorHAnsi"/>
          <w:sz w:val="22"/>
          <w:szCs w:val="22"/>
        </w:rPr>
        <w:t>What is feature importance, and how is it calculated in Random Forest?</w:t>
      </w:r>
    </w:p>
    <w:p w14:paraId="47A03683" w14:textId="77777777" w:rsidR="005539A3" w:rsidRPr="00EE5F45" w:rsidRDefault="005539A3" w:rsidP="00145AC7">
      <w:pPr>
        <w:numPr>
          <w:ilvl w:val="0"/>
          <w:numId w:val="147"/>
        </w:numPr>
        <w:spacing w:after="180"/>
        <w:rPr>
          <w:rFonts w:asciiTheme="minorHAnsi" w:hAnsiTheme="minorHAnsi" w:cstheme="minorHAnsi"/>
          <w:sz w:val="22"/>
          <w:szCs w:val="22"/>
        </w:rPr>
      </w:pPr>
      <w:r w:rsidRPr="00EE5F45">
        <w:rPr>
          <w:rFonts w:asciiTheme="minorHAnsi" w:hAnsiTheme="minorHAnsi" w:cstheme="minorHAnsi"/>
          <w:sz w:val="22"/>
          <w:szCs w:val="22"/>
        </w:rPr>
        <w:t>How does Gradient Boosting handle difficult-to-predict observations?</w:t>
      </w:r>
    </w:p>
    <w:p w14:paraId="6858160E" w14:textId="77777777" w:rsidR="005539A3" w:rsidRPr="00EE5F45" w:rsidRDefault="005539A3" w:rsidP="00145AC7">
      <w:pPr>
        <w:numPr>
          <w:ilvl w:val="0"/>
          <w:numId w:val="147"/>
        </w:numPr>
        <w:spacing w:after="180"/>
        <w:rPr>
          <w:rFonts w:asciiTheme="minorHAnsi" w:hAnsiTheme="minorHAnsi" w:cstheme="minorHAnsi"/>
          <w:sz w:val="22"/>
          <w:szCs w:val="22"/>
        </w:rPr>
      </w:pPr>
      <w:r w:rsidRPr="00EE5F45">
        <w:rPr>
          <w:rFonts w:asciiTheme="minorHAnsi" w:hAnsiTheme="minorHAnsi" w:cstheme="minorHAnsi"/>
          <w:sz w:val="22"/>
          <w:szCs w:val="22"/>
        </w:rPr>
        <w:t>Explain the concept of early stopping in Gradient Boosting.</w:t>
      </w:r>
    </w:p>
    <w:p w14:paraId="16530875" w14:textId="77777777" w:rsidR="005539A3" w:rsidRPr="00EE5F45" w:rsidRDefault="005539A3" w:rsidP="00145AC7">
      <w:pPr>
        <w:numPr>
          <w:ilvl w:val="0"/>
          <w:numId w:val="147"/>
        </w:numPr>
        <w:spacing w:after="180"/>
        <w:rPr>
          <w:rFonts w:asciiTheme="minorHAnsi" w:hAnsiTheme="minorHAnsi" w:cstheme="minorHAnsi"/>
          <w:sz w:val="22"/>
          <w:szCs w:val="22"/>
        </w:rPr>
      </w:pPr>
      <w:r w:rsidRPr="00EE5F45">
        <w:rPr>
          <w:rFonts w:asciiTheme="minorHAnsi" w:hAnsiTheme="minorHAnsi" w:cstheme="minorHAnsi"/>
          <w:sz w:val="22"/>
          <w:szCs w:val="22"/>
        </w:rPr>
        <w:t>What are the typical use cases for LightGBM compared to XGBoost?</w:t>
      </w:r>
    </w:p>
    <w:p w14:paraId="0A781D2A" w14:textId="77777777" w:rsidR="005539A3" w:rsidRPr="00EE5F45" w:rsidRDefault="005539A3" w:rsidP="00145AC7">
      <w:pPr>
        <w:numPr>
          <w:ilvl w:val="0"/>
          <w:numId w:val="147"/>
        </w:numPr>
        <w:spacing w:after="180"/>
        <w:rPr>
          <w:rFonts w:asciiTheme="minorHAnsi" w:hAnsiTheme="minorHAnsi" w:cstheme="minorHAnsi"/>
          <w:sz w:val="22"/>
          <w:szCs w:val="22"/>
        </w:rPr>
      </w:pPr>
      <w:r w:rsidRPr="00EE5F45">
        <w:rPr>
          <w:rFonts w:asciiTheme="minorHAnsi" w:hAnsiTheme="minorHAnsi" w:cstheme="minorHAnsi"/>
          <w:sz w:val="22"/>
          <w:szCs w:val="22"/>
        </w:rPr>
        <w:t>How do ensemble methods like Random Forest handle multicollinearity?</w:t>
      </w:r>
    </w:p>
    <w:p w14:paraId="3D0391A0" w14:textId="77777777" w:rsidR="005539A3" w:rsidRPr="00EE5F45" w:rsidRDefault="005539A3" w:rsidP="00145AC7">
      <w:pPr>
        <w:numPr>
          <w:ilvl w:val="0"/>
          <w:numId w:val="147"/>
        </w:numPr>
        <w:spacing w:after="180"/>
        <w:rPr>
          <w:rFonts w:asciiTheme="minorHAnsi" w:hAnsiTheme="minorHAnsi" w:cstheme="minorHAnsi"/>
          <w:sz w:val="22"/>
          <w:szCs w:val="22"/>
        </w:rPr>
      </w:pPr>
      <w:r w:rsidRPr="00EE5F45">
        <w:rPr>
          <w:rFonts w:asciiTheme="minorHAnsi" w:hAnsiTheme="minorHAnsi" w:cstheme="minorHAnsi"/>
          <w:sz w:val="22"/>
          <w:szCs w:val="22"/>
        </w:rPr>
        <w:t>Why is regularization important in Gradient Boosting models?</w:t>
      </w:r>
    </w:p>
    <w:p w14:paraId="4CF677E6" w14:textId="77777777" w:rsidR="005539A3" w:rsidRPr="00EE5F45" w:rsidRDefault="005539A3" w:rsidP="00145AC7">
      <w:pPr>
        <w:numPr>
          <w:ilvl w:val="0"/>
          <w:numId w:val="147"/>
        </w:numPr>
        <w:spacing w:after="180"/>
        <w:rPr>
          <w:rFonts w:asciiTheme="minorHAnsi" w:hAnsiTheme="minorHAnsi" w:cstheme="minorHAnsi"/>
          <w:sz w:val="22"/>
          <w:szCs w:val="22"/>
        </w:rPr>
      </w:pPr>
      <w:r w:rsidRPr="00EE5F45">
        <w:rPr>
          <w:rFonts w:asciiTheme="minorHAnsi" w:hAnsiTheme="minorHAnsi" w:cstheme="minorHAnsi"/>
          <w:sz w:val="22"/>
          <w:szCs w:val="22"/>
        </w:rPr>
        <w:t>What are the pros and cons of using Gradient Boosting in terms of computational efficiency?</w:t>
      </w:r>
    </w:p>
    <w:p w14:paraId="2662850D" w14:textId="77777777" w:rsidR="005539A3" w:rsidRPr="00EE5F45" w:rsidRDefault="005539A3" w:rsidP="00145AC7">
      <w:pPr>
        <w:numPr>
          <w:ilvl w:val="0"/>
          <w:numId w:val="147"/>
        </w:numPr>
        <w:spacing w:after="180"/>
        <w:rPr>
          <w:rFonts w:asciiTheme="minorHAnsi" w:hAnsiTheme="minorHAnsi" w:cstheme="minorHAnsi"/>
          <w:sz w:val="22"/>
          <w:szCs w:val="22"/>
        </w:rPr>
      </w:pPr>
      <w:r w:rsidRPr="00EE5F45">
        <w:rPr>
          <w:rFonts w:asciiTheme="minorHAnsi" w:hAnsiTheme="minorHAnsi" w:cstheme="minorHAnsi"/>
          <w:sz w:val="22"/>
          <w:szCs w:val="22"/>
        </w:rPr>
        <w:t>How can you use permutation importance to assess feature significance in Gradient Boosting?</w:t>
      </w:r>
    </w:p>
    <w:p w14:paraId="2C971D0A" w14:textId="77777777" w:rsidR="005539A3" w:rsidRPr="00EE5F45" w:rsidRDefault="005539A3" w:rsidP="00145AC7">
      <w:pPr>
        <w:numPr>
          <w:ilvl w:val="0"/>
          <w:numId w:val="147"/>
        </w:numPr>
        <w:spacing w:after="180"/>
        <w:rPr>
          <w:rFonts w:asciiTheme="minorHAnsi" w:hAnsiTheme="minorHAnsi" w:cstheme="minorHAnsi"/>
          <w:sz w:val="22"/>
          <w:szCs w:val="22"/>
        </w:rPr>
      </w:pPr>
      <w:r w:rsidRPr="00EE5F45">
        <w:rPr>
          <w:rFonts w:asciiTheme="minorHAnsi" w:hAnsiTheme="minorHAnsi" w:cstheme="minorHAnsi"/>
          <w:sz w:val="22"/>
          <w:szCs w:val="22"/>
        </w:rPr>
        <w:lastRenderedPageBreak/>
        <w:t>What metrics would you use to evaluate the performance of a Random Forest model?</w:t>
      </w:r>
    </w:p>
    <w:p w14:paraId="3C41CFE4" w14:textId="77777777" w:rsidR="005539A3" w:rsidRPr="00EE5F45" w:rsidRDefault="005539A3" w:rsidP="00145AC7">
      <w:pPr>
        <w:numPr>
          <w:ilvl w:val="0"/>
          <w:numId w:val="147"/>
        </w:numPr>
        <w:spacing w:after="180"/>
        <w:rPr>
          <w:rFonts w:asciiTheme="minorHAnsi" w:hAnsiTheme="minorHAnsi" w:cstheme="minorHAnsi"/>
          <w:sz w:val="22"/>
          <w:szCs w:val="22"/>
        </w:rPr>
      </w:pPr>
      <w:r w:rsidRPr="00EE5F45">
        <w:rPr>
          <w:rFonts w:asciiTheme="minorHAnsi" w:hAnsiTheme="minorHAnsi" w:cstheme="minorHAnsi"/>
          <w:sz w:val="22"/>
          <w:szCs w:val="22"/>
        </w:rPr>
        <w:t>How does Gradient Boosting handle imbalanced datasets compared to Random Forest?</w:t>
      </w:r>
    </w:p>
    <w:p w14:paraId="43D12DB4" w14:textId="77777777" w:rsidR="005539A3" w:rsidRDefault="005539A3" w:rsidP="00145AC7">
      <w:pPr>
        <w:numPr>
          <w:ilvl w:val="0"/>
          <w:numId w:val="147"/>
        </w:numPr>
        <w:spacing w:after="180"/>
        <w:rPr>
          <w:rFonts w:asciiTheme="minorHAnsi" w:hAnsiTheme="minorHAnsi" w:cstheme="minorHAnsi"/>
          <w:sz w:val="22"/>
          <w:szCs w:val="22"/>
        </w:rPr>
      </w:pPr>
      <w:r w:rsidRPr="00EE5F45">
        <w:rPr>
          <w:rFonts w:asciiTheme="minorHAnsi" w:hAnsiTheme="minorHAnsi" w:cstheme="minorHAnsi"/>
          <w:sz w:val="22"/>
          <w:szCs w:val="22"/>
        </w:rPr>
        <w:t>What are the common hyperparameters that need tuning in Gradient Boosting models?</w:t>
      </w:r>
    </w:p>
    <w:p w14:paraId="4AD31DFE" w14:textId="77777777" w:rsidR="005539A3" w:rsidRDefault="005539A3" w:rsidP="005539A3">
      <w:pPr>
        <w:rPr>
          <w:rFonts w:asciiTheme="minorHAnsi" w:hAnsiTheme="minorHAnsi" w:cstheme="minorHAnsi"/>
          <w:sz w:val="22"/>
          <w:szCs w:val="22"/>
        </w:rPr>
      </w:pPr>
    </w:p>
    <w:p w14:paraId="20327DAE" w14:textId="77777777" w:rsidR="005539A3" w:rsidRDefault="005539A3" w:rsidP="005539A3">
      <w:pPr>
        <w:rPr>
          <w:rFonts w:asciiTheme="minorHAnsi" w:hAnsiTheme="minorHAnsi" w:cstheme="minorHAnsi"/>
          <w:sz w:val="22"/>
          <w:szCs w:val="22"/>
        </w:rPr>
      </w:pPr>
    </w:p>
    <w:p w14:paraId="4C0C3EF9" w14:textId="77777777" w:rsidR="005539A3" w:rsidRDefault="005539A3" w:rsidP="005539A3">
      <w:pPr>
        <w:rPr>
          <w:rFonts w:asciiTheme="minorHAnsi" w:hAnsiTheme="minorHAnsi" w:cstheme="minorHAnsi"/>
          <w:sz w:val="22"/>
          <w:szCs w:val="22"/>
        </w:rPr>
      </w:pPr>
    </w:p>
    <w:p w14:paraId="0CD8AA3B" w14:textId="77777777" w:rsidR="005539A3" w:rsidRDefault="005539A3" w:rsidP="005539A3">
      <w:pPr>
        <w:rPr>
          <w:rFonts w:asciiTheme="minorHAnsi" w:hAnsiTheme="minorHAnsi" w:cstheme="minorHAnsi"/>
          <w:sz w:val="22"/>
          <w:szCs w:val="22"/>
        </w:rPr>
      </w:pPr>
    </w:p>
    <w:p w14:paraId="6F074FC1" w14:textId="77777777" w:rsidR="005539A3" w:rsidRDefault="005539A3" w:rsidP="005539A3">
      <w:pPr>
        <w:rPr>
          <w:rFonts w:asciiTheme="minorHAnsi" w:hAnsiTheme="minorHAnsi" w:cstheme="minorHAnsi"/>
          <w:sz w:val="22"/>
          <w:szCs w:val="22"/>
        </w:rPr>
      </w:pPr>
    </w:p>
    <w:p w14:paraId="068B9368" w14:textId="77777777" w:rsidR="005539A3" w:rsidRDefault="005539A3" w:rsidP="005539A3">
      <w:pPr>
        <w:rPr>
          <w:rFonts w:asciiTheme="minorHAnsi" w:hAnsiTheme="minorHAnsi" w:cstheme="minorHAnsi"/>
          <w:sz w:val="22"/>
          <w:szCs w:val="22"/>
        </w:rPr>
      </w:pPr>
    </w:p>
    <w:p w14:paraId="33A2ACA9" w14:textId="77777777" w:rsidR="005539A3" w:rsidRDefault="005539A3" w:rsidP="005539A3">
      <w:pPr>
        <w:rPr>
          <w:rFonts w:asciiTheme="minorHAnsi" w:hAnsiTheme="minorHAnsi" w:cstheme="minorHAnsi"/>
          <w:sz w:val="22"/>
          <w:szCs w:val="22"/>
        </w:rPr>
      </w:pPr>
    </w:p>
    <w:p w14:paraId="02C6ABDC" w14:textId="77777777" w:rsidR="005539A3" w:rsidRDefault="005539A3" w:rsidP="005539A3">
      <w:pPr>
        <w:rPr>
          <w:rFonts w:asciiTheme="minorHAnsi" w:hAnsiTheme="minorHAnsi" w:cstheme="minorHAnsi"/>
          <w:sz w:val="22"/>
          <w:szCs w:val="22"/>
        </w:rPr>
      </w:pPr>
    </w:p>
    <w:p w14:paraId="1ABBCFF2" w14:textId="77777777" w:rsidR="005539A3" w:rsidRDefault="005539A3" w:rsidP="005539A3">
      <w:pPr>
        <w:rPr>
          <w:rFonts w:asciiTheme="minorHAnsi" w:hAnsiTheme="minorHAnsi" w:cstheme="minorHAnsi"/>
          <w:sz w:val="22"/>
          <w:szCs w:val="22"/>
        </w:rPr>
      </w:pPr>
    </w:p>
    <w:p w14:paraId="32253329" w14:textId="77777777" w:rsidR="005539A3" w:rsidRDefault="005539A3" w:rsidP="005539A3">
      <w:pPr>
        <w:rPr>
          <w:rFonts w:asciiTheme="minorHAnsi" w:hAnsiTheme="minorHAnsi" w:cstheme="minorHAnsi"/>
          <w:sz w:val="22"/>
          <w:szCs w:val="22"/>
        </w:rPr>
      </w:pPr>
    </w:p>
    <w:p w14:paraId="0498DD24" w14:textId="77777777" w:rsidR="002F0A8D" w:rsidRDefault="002F0A8D" w:rsidP="005539A3">
      <w:pPr>
        <w:rPr>
          <w:rFonts w:asciiTheme="minorHAnsi" w:hAnsiTheme="minorHAnsi" w:cstheme="minorHAnsi"/>
          <w:sz w:val="22"/>
          <w:szCs w:val="22"/>
        </w:rPr>
      </w:pPr>
    </w:p>
    <w:p w14:paraId="77BE956C" w14:textId="77777777" w:rsidR="002F0A8D" w:rsidRDefault="002F0A8D" w:rsidP="005539A3">
      <w:pPr>
        <w:rPr>
          <w:rFonts w:asciiTheme="minorHAnsi" w:hAnsiTheme="minorHAnsi" w:cstheme="minorHAnsi"/>
          <w:sz w:val="22"/>
          <w:szCs w:val="22"/>
        </w:rPr>
      </w:pPr>
    </w:p>
    <w:p w14:paraId="2CA37274" w14:textId="77777777" w:rsidR="002F0A8D" w:rsidRDefault="002F0A8D" w:rsidP="005539A3">
      <w:pPr>
        <w:rPr>
          <w:rFonts w:asciiTheme="minorHAnsi" w:hAnsiTheme="minorHAnsi" w:cstheme="minorHAnsi"/>
          <w:sz w:val="22"/>
          <w:szCs w:val="22"/>
        </w:rPr>
      </w:pPr>
    </w:p>
    <w:p w14:paraId="36744B1C" w14:textId="77777777" w:rsidR="002F0A8D" w:rsidRDefault="002F0A8D" w:rsidP="005539A3">
      <w:pPr>
        <w:rPr>
          <w:rFonts w:asciiTheme="minorHAnsi" w:hAnsiTheme="minorHAnsi" w:cstheme="minorHAnsi"/>
          <w:sz w:val="22"/>
          <w:szCs w:val="22"/>
        </w:rPr>
      </w:pPr>
    </w:p>
    <w:p w14:paraId="05E04FDE" w14:textId="77777777" w:rsidR="002F0A8D" w:rsidRDefault="002F0A8D" w:rsidP="005539A3">
      <w:pPr>
        <w:rPr>
          <w:rFonts w:asciiTheme="minorHAnsi" w:hAnsiTheme="minorHAnsi" w:cstheme="minorHAnsi"/>
          <w:sz w:val="22"/>
          <w:szCs w:val="22"/>
        </w:rPr>
      </w:pPr>
    </w:p>
    <w:p w14:paraId="73D53583" w14:textId="77777777" w:rsidR="002F0A8D" w:rsidRDefault="002F0A8D" w:rsidP="005539A3">
      <w:pPr>
        <w:rPr>
          <w:rFonts w:asciiTheme="minorHAnsi" w:hAnsiTheme="minorHAnsi" w:cstheme="minorHAnsi"/>
          <w:sz w:val="22"/>
          <w:szCs w:val="22"/>
        </w:rPr>
      </w:pPr>
    </w:p>
    <w:p w14:paraId="33147BD6" w14:textId="77777777" w:rsidR="002F0A8D" w:rsidRDefault="002F0A8D" w:rsidP="005539A3">
      <w:pPr>
        <w:rPr>
          <w:rFonts w:asciiTheme="minorHAnsi" w:hAnsiTheme="minorHAnsi" w:cstheme="minorHAnsi"/>
          <w:sz w:val="22"/>
          <w:szCs w:val="22"/>
        </w:rPr>
      </w:pPr>
    </w:p>
    <w:p w14:paraId="23A1BEA8" w14:textId="77777777" w:rsidR="002F0A8D" w:rsidRDefault="002F0A8D" w:rsidP="005539A3">
      <w:pPr>
        <w:rPr>
          <w:rFonts w:asciiTheme="minorHAnsi" w:hAnsiTheme="minorHAnsi" w:cstheme="minorHAnsi"/>
          <w:sz w:val="22"/>
          <w:szCs w:val="22"/>
        </w:rPr>
      </w:pPr>
    </w:p>
    <w:p w14:paraId="40520DC4" w14:textId="77777777" w:rsidR="002F0A8D" w:rsidRDefault="002F0A8D" w:rsidP="005539A3">
      <w:pPr>
        <w:rPr>
          <w:rFonts w:asciiTheme="minorHAnsi" w:hAnsiTheme="minorHAnsi" w:cstheme="minorHAnsi"/>
          <w:sz w:val="22"/>
          <w:szCs w:val="22"/>
        </w:rPr>
      </w:pPr>
    </w:p>
    <w:p w14:paraId="01FDA2E9" w14:textId="77777777" w:rsidR="002F0A8D" w:rsidRDefault="002F0A8D" w:rsidP="005539A3">
      <w:pPr>
        <w:rPr>
          <w:rFonts w:asciiTheme="minorHAnsi" w:hAnsiTheme="minorHAnsi" w:cstheme="minorHAnsi"/>
          <w:sz w:val="22"/>
          <w:szCs w:val="22"/>
        </w:rPr>
      </w:pPr>
    </w:p>
    <w:p w14:paraId="393D09B5" w14:textId="77777777" w:rsidR="002F0A8D" w:rsidRDefault="002F0A8D" w:rsidP="005539A3">
      <w:pPr>
        <w:rPr>
          <w:rFonts w:asciiTheme="minorHAnsi" w:hAnsiTheme="minorHAnsi" w:cstheme="minorHAnsi"/>
          <w:sz w:val="22"/>
          <w:szCs w:val="22"/>
        </w:rPr>
      </w:pPr>
    </w:p>
    <w:p w14:paraId="1E2D6A88" w14:textId="77777777" w:rsidR="002F0A8D" w:rsidRDefault="002F0A8D" w:rsidP="005539A3">
      <w:pPr>
        <w:rPr>
          <w:rFonts w:asciiTheme="minorHAnsi" w:hAnsiTheme="minorHAnsi" w:cstheme="minorHAnsi"/>
          <w:sz w:val="22"/>
          <w:szCs w:val="22"/>
        </w:rPr>
      </w:pPr>
    </w:p>
    <w:p w14:paraId="31DB0252" w14:textId="77777777" w:rsidR="002F0A8D" w:rsidRDefault="002F0A8D" w:rsidP="005539A3">
      <w:pPr>
        <w:rPr>
          <w:rFonts w:asciiTheme="minorHAnsi" w:hAnsiTheme="minorHAnsi" w:cstheme="minorHAnsi"/>
          <w:sz w:val="22"/>
          <w:szCs w:val="22"/>
        </w:rPr>
      </w:pPr>
    </w:p>
    <w:p w14:paraId="014C0226" w14:textId="77777777" w:rsidR="002F0A8D" w:rsidRDefault="002F0A8D" w:rsidP="005539A3">
      <w:pPr>
        <w:rPr>
          <w:rFonts w:asciiTheme="minorHAnsi" w:hAnsiTheme="minorHAnsi" w:cstheme="minorHAnsi"/>
          <w:sz w:val="22"/>
          <w:szCs w:val="22"/>
        </w:rPr>
      </w:pPr>
    </w:p>
    <w:p w14:paraId="4AB56CCC" w14:textId="77777777" w:rsidR="002F0A8D" w:rsidRDefault="002F0A8D" w:rsidP="005539A3">
      <w:pPr>
        <w:rPr>
          <w:rFonts w:asciiTheme="minorHAnsi" w:hAnsiTheme="minorHAnsi" w:cstheme="minorHAnsi"/>
          <w:sz w:val="22"/>
          <w:szCs w:val="22"/>
        </w:rPr>
      </w:pPr>
    </w:p>
    <w:p w14:paraId="18630E53" w14:textId="77777777" w:rsidR="002F0A8D" w:rsidRDefault="002F0A8D" w:rsidP="005539A3">
      <w:pPr>
        <w:rPr>
          <w:rFonts w:asciiTheme="minorHAnsi" w:hAnsiTheme="minorHAnsi" w:cstheme="minorHAnsi"/>
          <w:sz w:val="22"/>
          <w:szCs w:val="22"/>
        </w:rPr>
      </w:pPr>
    </w:p>
    <w:p w14:paraId="582877DF" w14:textId="77777777" w:rsidR="005539A3" w:rsidRDefault="005539A3" w:rsidP="005539A3">
      <w:pPr>
        <w:rPr>
          <w:rFonts w:asciiTheme="minorHAnsi" w:hAnsiTheme="minorHAnsi" w:cstheme="minorHAnsi"/>
          <w:sz w:val="22"/>
          <w:szCs w:val="22"/>
        </w:rPr>
      </w:pPr>
    </w:p>
    <w:p w14:paraId="238B86E5" w14:textId="77777777" w:rsidR="005539A3" w:rsidRDefault="005539A3" w:rsidP="005539A3">
      <w:pPr>
        <w:pStyle w:val="Heading1"/>
      </w:pPr>
      <w:bookmarkStart w:id="144" w:name="_Toc174889654"/>
      <w:r>
        <w:lastRenderedPageBreak/>
        <w:t>Chapter 6 Cheat Sheet</w:t>
      </w:r>
      <w:bookmarkEnd w:id="144"/>
    </w:p>
    <w:p w14:paraId="3AC2D3B6" w14:textId="77777777" w:rsidR="005539A3" w:rsidRDefault="005539A3" w:rsidP="005539A3">
      <w:pPr>
        <w:rPr>
          <w:rFonts w:asciiTheme="minorHAnsi" w:hAnsiTheme="minorHAnsi" w:cstheme="minorHAnsi"/>
          <w:sz w:val="22"/>
          <w:szCs w:val="22"/>
        </w:rPr>
      </w:pPr>
    </w:p>
    <w:p w14:paraId="5F40C2C2" w14:textId="77777777" w:rsidR="005539A3" w:rsidRDefault="005539A3" w:rsidP="005539A3">
      <w:pPr>
        <w:rPr>
          <w:rFonts w:asciiTheme="minorHAnsi" w:hAnsiTheme="minorHAnsi" w:cstheme="minorHAnsi"/>
          <w:sz w:val="22"/>
          <w:szCs w:val="22"/>
        </w:rPr>
      </w:pPr>
    </w:p>
    <w:tbl>
      <w:tblPr>
        <w:tblW w:w="5000" w:type="pct"/>
        <w:tblLook w:val="04A0" w:firstRow="1" w:lastRow="0" w:firstColumn="1" w:lastColumn="0" w:noHBand="0" w:noVBand="1"/>
      </w:tblPr>
      <w:tblGrid>
        <w:gridCol w:w="1626"/>
        <w:gridCol w:w="2082"/>
        <w:gridCol w:w="2583"/>
        <w:gridCol w:w="1969"/>
      </w:tblGrid>
      <w:tr w:rsidR="005539A3" w:rsidRPr="0076210B" w14:paraId="37976F10" w14:textId="77777777" w:rsidTr="00A23D18">
        <w:trPr>
          <w:trHeight w:val="315"/>
        </w:trPr>
        <w:tc>
          <w:tcPr>
            <w:tcW w:w="1006" w:type="pct"/>
            <w:tcBorders>
              <w:top w:val="single" w:sz="8" w:space="0" w:color="A6A6A6"/>
              <w:left w:val="single" w:sz="8" w:space="0" w:color="A6A6A6"/>
              <w:bottom w:val="single" w:sz="8" w:space="0" w:color="A6A6A6"/>
              <w:right w:val="single" w:sz="8" w:space="0" w:color="A6A6A6"/>
            </w:tcBorders>
            <w:shd w:val="clear" w:color="auto" w:fill="auto"/>
            <w:vAlign w:val="center"/>
            <w:hideMark/>
          </w:tcPr>
          <w:p w14:paraId="527C7DEB" w14:textId="77777777" w:rsidR="005539A3" w:rsidRPr="0076210B" w:rsidRDefault="005539A3" w:rsidP="00A23D18">
            <w:pPr>
              <w:jc w:val="center"/>
              <w:rPr>
                <w:rFonts w:asciiTheme="minorHAnsi" w:hAnsiTheme="minorHAnsi" w:cstheme="minorHAnsi"/>
                <w:b/>
                <w:bCs/>
                <w:color w:val="000000"/>
                <w:sz w:val="22"/>
                <w:szCs w:val="22"/>
              </w:rPr>
            </w:pPr>
            <w:r w:rsidRPr="0076210B">
              <w:rPr>
                <w:rFonts w:asciiTheme="minorHAnsi" w:hAnsiTheme="minorHAnsi" w:cstheme="minorHAnsi"/>
                <w:b/>
                <w:bCs/>
                <w:color w:val="000000"/>
                <w:sz w:val="22"/>
                <w:szCs w:val="22"/>
              </w:rPr>
              <w:t>Category</w:t>
            </w:r>
          </w:p>
        </w:tc>
        <w:tc>
          <w:tcPr>
            <w:tcW w:w="1349" w:type="pct"/>
            <w:tcBorders>
              <w:top w:val="single" w:sz="8" w:space="0" w:color="A6A6A6"/>
              <w:left w:val="nil"/>
              <w:bottom w:val="single" w:sz="8" w:space="0" w:color="A6A6A6"/>
              <w:right w:val="single" w:sz="8" w:space="0" w:color="A6A6A6"/>
            </w:tcBorders>
            <w:shd w:val="clear" w:color="auto" w:fill="auto"/>
            <w:vAlign w:val="center"/>
            <w:hideMark/>
          </w:tcPr>
          <w:p w14:paraId="0CF77A5D" w14:textId="77777777" w:rsidR="005539A3" w:rsidRPr="0076210B" w:rsidRDefault="005539A3" w:rsidP="00A23D18">
            <w:pPr>
              <w:jc w:val="center"/>
              <w:rPr>
                <w:rFonts w:asciiTheme="minorHAnsi" w:hAnsiTheme="minorHAnsi" w:cstheme="minorHAnsi"/>
                <w:b/>
                <w:bCs/>
                <w:color w:val="000000"/>
                <w:sz w:val="22"/>
                <w:szCs w:val="22"/>
              </w:rPr>
            </w:pPr>
            <w:r w:rsidRPr="0076210B">
              <w:rPr>
                <w:rFonts w:asciiTheme="minorHAnsi" w:hAnsiTheme="minorHAnsi" w:cstheme="minorHAnsi"/>
                <w:b/>
                <w:bCs/>
                <w:color w:val="000000"/>
                <w:sz w:val="22"/>
                <w:szCs w:val="22"/>
              </w:rPr>
              <w:t>SAS</w:t>
            </w:r>
          </w:p>
        </w:tc>
        <w:tc>
          <w:tcPr>
            <w:tcW w:w="1397" w:type="pct"/>
            <w:tcBorders>
              <w:top w:val="single" w:sz="8" w:space="0" w:color="A6A6A6"/>
              <w:left w:val="nil"/>
              <w:bottom w:val="single" w:sz="8" w:space="0" w:color="A6A6A6"/>
              <w:right w:val="single" w:sz="8" w:space="0" w:color="A6A6A6"/>
            </w:tcBorders>
            <w:shd w:val="clear" w:color="auto" w:fill="auto"/>
            <w:vAlign w:val="center"/>
            <w:hideMark/>
          </w:tcPr>
          <w:p w14:paraId="0D1DFB09" w14:textId="77777777" w:rsidR="005539A3" w:rsidRPr="0076210B" w:rsidRDefault="005539A3" w:rsidP="00A23D18">
            <w:pPr>
              <w:jc w:val="center"/>
              <w:rPr>
                <w:rFonts w:asciiTheme="minorHAnsi" w:hAnsiTheme="minorHAnsi" w:cstheme="minorHAnsi"/>
                <w:b/>
                <w:bCs/>
                <w:color w:val="000000"/>
                <w:sz w:val="22"/>
                <w:szCs w:val="22"/>
              </w:rPr>
            </w:pPr>
            <w:r w:rsidRPr="0076210B">
              <w:rPr>
                <w:rFonts w:asciiTheme="minorHAnsi" w:hAnsiTheme="minorHAnsi" w:cstheme="minorHAnsi"/>
                <w:b/>
                <w:bCs/>
                <w:color w:val="000000"/>
                <w:sz w:val="22"/>
                <w:szCs w:val="22"/>
              </w:rPr>
              <w:t>Python</w:t>
            </w:r>
          </w:p>
        </w:tc>
        <w:tc>
          <w:tcPr>
            <w:tcW w:w="1247" w:type="pct"/>
            <w:tcBorders>
              <w:top w:val="single" w:sz="8" w:space="0" w:color="A6A6A6"/>
              <w:left w:val="nil"/>
              <w:bottom w:val="single" w:sz="8" w:space="0" w:color="A6A6A6"/>
              <w:right w:val="single" w:sz="8" w:space="0" w:color="A6A6A6"/>
            </w:tcBorders>
            <w:shd w:val="clear" w:color="auto" w:fill="auto"/>
            <w:vAlign w:val="center"/>
            <w:hideMark/>
          </w:tcPr>
          <w:p w14:paraId="5234330E" w14:textId="77777777" w:rsidR="005539A3" w:rsidRPr="0076210B" w:rsidRDefault="005539A3" w:rsidP="00A23D18">
            <w:pPr>
              <w:jc w:val="center"/>
              <w:rPr>
                <w:rFonts w:asciiTheme="minorHAnsi" w:hAnsiTheme="minorHAnsi" w:cstheme="minorHAnsi"/>
                <w:b/>
                <w:bCs/>
                <w:color w:val="000000"/>
                <w:sz w:val="22"/>
                <w:szCs w:val="22"/>
              </w:rPr>
            </w:pPr>
            <w:r w:rsidRPr="0076210B">
              <w:rPr>
                <w:rFonts w:asciiTheme="minorHAnsi" w:hAnsiTheme="minorHAnsi" w:cstheme="minorHAnsi"/>
                <w:b/>
                <w:bCs/>
                <w:color w:val="000000"/>
                <w:sz w:val="22"/>
                <w:szCs w:val="22"/>
              </w:rPr>
              <w:t>R</w:t>
            </w:r>
          </w:p>
        </w:tc>
      </w:tr>
      <w:tr w:rsidR="005539A3" w:rsidRPr="0076210B" w14:paraId="1C4EDBEE" w14:textId="77777777" w:rsidTr="00A23D18">
        <w:trPr>
          <w:trHeight w:val="915"/>
        </w:trPr>
        <w:tc>
          <w:tcPr>
            <w:tcW w:w="1006" w:type="pct"/>
            <w:vMerge w:val="restart"/>
            <w:tcBorders>
              <w:top w:val="nil"/>
              <w:left w:val="single" w:sz="8" w:space="0" w:color="A6A6A6"/>
              <w:bottom w:val="single" w:sz="8" w:space="0" w:color="A6A6A6"/>
              <w:right w:val="single" w:sz="8" w:space="0" w:color="A6A6A6"/>
            </w:tcBorders>
            <w:shd w:val="clear" w:color="auto" w:fill="auto"/>
            <w:vAlign w:val="center"/>
            <w:hideMark/>
          </w:tcPr>
          <w:p w14:paraId="478C7D86" w14:textId="77777777" w:rsidR="005539A3" w:rsidRPr="0076210B" w:rsidRDefault="005539A3" w:rsidP="00A23D18">
            <w:pPr>
              <w:rPr>
                <w:rFonts w:asciiTheme="minorHAnsi" w:hAnsiTheme="minorHAnsi" w:cstheme="minorHAnsi"/>
                <w:b/>
                <w:bCs/>
                <w:color w:val="000000"/>
                <w:sz w:val="22"/>
                <w:szCs w:val="22"/>
              </w:rPr>
            </w:pPr>
            <w:r w:rsidRPr="0076210B">
              <w:rPr>
                <w:rFonts w:asciiTheme="minorHAnsi" w:hAnsiTheme="minorHAnsi" w:cstheme="minorHAnsi"/>
                <w:b/>
                <w:bCs/>
                <w:color w:val="000000"/>
                <w:sz w:val="22"/>
                <w:szCs w:val="22"/>
              </w:rPr>
              <w:t>Random Forest</w:t>
            </w:r>
          </w:p>
        </w:tc>
        <w:tc>
          <w:tcPr>
            <w:tcW w:w="1349" w:type="pct"/>
            <w:tcBorders>
              <w:top w:val="nil"/>
              <w:left w:val="nil"/>
              <w:bottom w:val="single" w:sz="8" w:space="0" w:color="A6A6A6"/>
              <w:right w:val="single" w:sz="8" w:space="0" w:color="A6A6A6"/>
            </w:tcBorders>
            <w:shd w:val="clear" w:color="auto" w:fill="auto"/>
            <w:vAlign w:val="center"/>
            <w:hideMark/>
          </w:tcPr>
          <w:p w14:paraId="73B846CF" w14:textId="77777777" w:rsidR="005539A3" w:rsidRPr="0076210B" w:rsidRDefault="005539A3" w:rsidP="00A23D18">
            <w:pPr>
              <w:rPr>
                <w:rFonts w:asciiTheme="minorHAnsi" w:hAnsiTheme="minorHAnsi" w:cstheme="minorHAnsi"/>
                <w:color w:val="000000"/>
                <w:sz w:val="22"/>
                <w:szCs w:val="22"/>
              </w:rPr>
            </w:pPr>
            <w:r w:rsidRPr="0076210B">
              <w:rPr>
                <w:rFonts w:asciiTheme="minorHAnsi" w:hAnsiTheme="minorHAnsi" w:cstheme="minorHAnsi"/>
                <w:color w:val="000000"/>
                <w:sz w:val="22"/>
                <w:szCs w:val="22"/>
              </w:rPr>
              <w:t>- PROC HPFOREST for building Random Forest models</w:t>
            </w:r>
          </w:p>
        </w:tc>
        <w:tc>
          <w:tcPr>
            <w:tcW w:w="1397" w:type="pct"/>
            <w:tcBorders>
              <w:top w:val="nil"/>
              <w:left w:val="nil"/>
              <w:bottom w:val="single" w:sz="8" w:space="0" w:color="A6A6A6"/>
              <w:right w:val="single" w:sz="8" w:space="0" w:color="A6A6A6"/>
            </w:tcBorders>
            <w:shd w:val="clear" w:color="auto" w:fill="auto"/>
            <w:vAlign w:val="center"/>
            <w:hideMark/>
          </w:tcPr>
          <w:p w14:paraId="7F8157D3" w14:textId="77777777" w:rsidR="005539A3" w:rsidRPr="0076210B" w:rsidRDefault="005539A3" w:rsidP="00A23D18">
            <w:pPr>
              <w:rPr>
                <w:rFonts w:asciiTheme="minorHAnsi" w:hAnsiTheme="minorHAnsi" w:cstheme="minorHAnsi"/>
                <w:color w:val="000000"/>
                <w:sz w:val="22"/>
                <w:szCs w:val="22"/>
              </w:rPr>
            </w:pPr>
            <w:r w:rsidRPr="0076210B">
              <w:rPr>
                <w:rFonts w:asciiTheme="minorHAnsi" w:hAnsiTheme="minorHAnsi" w:cstheme="minorHAnsi"/>
                <w:color w:val="000000"/>
                <w:sz w:val="22"/>
                <w:szCs w:val="22"/>
              </w:rPr>
              <w:t xml:space="preserve">- </w:t>
            </w:r>
            <w:proofErr w:type="spellStart"/>
            <w:r w:rsidRPr="0076210B">
              <w:rPr>
                <w:rFonts w:asciiTheme="minorHAnsi" w:hAnsiTheme="minorHAnsi" w:cstheme="minorHAnsi"/>
                <w:color w:val="000000"/>
                <w:sz w:val="22"/>
                <w:szCs w:val="22"/>
              </w:rPr>
              <w:t>RandomForestClassifier</w:t>
            </w:r>
            <w:proofErr w:type="spellEnd"/>
            <w:r w:rsidRPr="0076210B">
              <w:rPr>
                <w:rFonts w:asciiTheme="minorHAnsi" w:hAnsiTheme="minorHAnsi" w:cstheme="minorHAnsi"/>
                <w:color w:val="000000"/>
                <w:sz w:val="22"/>
                <w:szCs w:val="22"/>
              </w:rPr>
              <w:t xml:space="preserve"> from </w:t>
            </w:r>
            <w:proofErr w:type="spellStart"/>
            <w:r w:rsidRPr="0076210B">
              <w:rPr>
                <w:rFonts w:asciiTheme="minorHAnsi" w:hAnsiTheme="minorHAnsi" w:cstheme="minorHAnsi"/>
                <w:color w:val="000000"/>
                <w:sz w:val="22"/>
                <w:szCs w:val="22"/>
              </w:rPr>
              <w:t>sklearn.ensemble</w:t>
            </w:r>
            <w:proofErr w:type="spellEnd"/>
            <w:r w:rsidRPr="0076210B">
              <w:rPr>
                <w:rFonts w:asciiTheme="minorHAnsi" w:hAnsiTheme="minorHAnsi" w:cstheme="minorHAnsi"/>
                <w:color w:val="000000"/>
                <w:sz w:val="22"/>
                <w:szCs w:val="22"/>
              </w:rPr>
              <w:t xml:space="preserve"> for classification</w:t>
            </w:r>
          </w:p>
        </w:tc>
        <w:tc>
          <w:tcPr>
            <w:tcW w:w="1247" w:type="pct"/>
            <w:tcBorders>
              <w:top w:val="nil"/>
              <w:left w:val="nil"/>
              <w:bottom w:val="single" w:sz="8" w:space="0" w:color="A6A6A6"/>
              <w:right w:val="single" w:sz="8" w:space="0" w:color="A6A6A6"/>
            </w:tcBorders>
            <w:shd w:val="clear" w:color="auto" w:fill="auto"/>
            <w:vAlign w:val="center"/>
            <w:hideMark/>
          </w:tcPr>
          <w:p w14:paraId="201337C2" w14:textId="77777777" w:rsidR="005539A3" w:rsidRPr="0076210B" w:rsidRDefault="005539A3" w:rsidP="00A23D18">
            <w:pPr>
              <w:rPr>
                <w:rFonts w:asciiTheme="minorHAnsi" w:hAnsiTheme="minorHAnsi" w:cstheme="minorHAnsi"/>
                <w:color w:val="000000"/>
                <w:sz w:val="22"/>
                <w:szCs w:val="22"/>
              </w:rPr>
            </w:pPr>
            <w:r w:rsidRPr="0076210B">
              <w:rPr>
                <w:rFonts w:asciiTheme="minorHAnsi" w:hAnsiTheme="minorHAnsi" w:cstheme="minorHAnsi"/>
                <w:color w:val="000000"/>
                <w:sz w:val="22"/>
                <w:szCs w:val="22"/>
              </w:rPr>
              <w:t xml:space="preserve">- </w:t>
            </w:r>
            <w:proofErr w:type="spellStart"/>
            <w:r w:rsidRPr="0076210B">
              <w:rPr>
                <w:rFonts w:asciiTheme="minorHAnsi" w:hAnsiTheme="minorHAnsi" w:cstheme="minorHAnsi"/>
                <w:color w:val="000000"/>
                <w:sz w:val="22"/>
                <w:szCs w:val="22"/>
              </w:rPr>
              <w:t>randomForest</w:t>
            </w:r>
            <w:proofErr w:type="spellEnd"/>
            <w:r w:rsidRPr="0076210B">
              <w:rPr>
                <w:rFonts w:asciiTheme="minorHAnsi" w:hAnsiTheme="minorHAnsi" w:cstheme="minorHAnsi"/>
                <w:color w:val="000000"/>
                <w:sz w:val="22"/>
                <w:szCs w:val="22"/>
              </w:rPr>
              <w:t xml:space="preserve"> package for building Random Forest models</w:t>
            </w:r>
          </w:p>
        </w:tc>
      </w:tr>
      <w:tr w:rsidR="005539A3" w:rsidRPr="0076210B" w14:paraId="519DE8B7" w14:textId="77777777" w:rsidTr="00A23D18">
        <w:trPr>
          <w:trHeight w:val="615"/>
        </w:trPr>
        <w:tc>
          <w:tcPr>
            <w:tcW w:w="1006" w:type="pct"/>
            <w:vMerge/>
            <w:tcBorders>
              <w:top w:val="nil"/>
              <w:left w:val="single" w:sz="8" w:space="0" w:color="A6A6A6"/>
              <w:bottom w:val="single" w:sz="8" w:space="0" w:color="A6A6A6"/>
              <w:right w:val="single" w:sz="8" w:space="0" w:color="A6A6A6"/>
            </w:tcBorders>
            <w:vAlign w:val="center"/>
            <w:hideMark/>
          </w:tcPr>
          <w:p w14:paraId="1857F3C2" w14:textId="77777777" w:rsidR="005539A3" w:rsidRPr="0076210B" w:rsidRDefault="005539A3" w:rsidP="00A23D18">
            <w:pPr>
              <w:rPr>
                <w:rFonts w:asciiTheme="minorHAnsi" w:hAnsiTheme="minorHAnsi" w:cstheme="minorHAnsi"/>
                <w:b/>
                <w:bCs/>
                <w:color w:val="000000"/>
                <w:sz w:val="22"/>
                <w:szCs w:val="22"/>
              </w:rPr>
            </w:pPr>
          </w:p>
        </w:tc>
        <w:tc>
          <w:tcPr>
            <w:tcW w:w="1349" w:type="pct"/>
            <w:tcBorders>
              <w:top w:val="nil"/>
              <w:left w:val="nil"/>
              <w:bottom w:val="single" w:sz="8" w:space="0" w:color="A6A6A6"/>
              <w:right w:val="single" w:sz="8" w:space="0" w:color="A6A6A6"/>
            </w:tcBorders>
            <w:shd w:val="clear" w:color="auto" w:fill="auto"/>
            <w:vAlign w:val="center"/>
            <w:hideMark/>
          </w:tcPr>
          <w:p w14:paraId="012F1918" w14:textId="77777777" w:rsidR="005539A3" w:rsidRPr="0076210B" w:rsidRDefault="005539A3" w:rsidP="00A23D18">
            <w:pPr>
              <w:rPr>
                <w:rFonts w:asciiTheme="minorHAnsi" w:hAnsiTheme="minorHAnsi" w:cstheme="minorHAnsi"/>
                <w:color w:val="000000"/>
                <w:sz w:val="22"/>
                <w:szCs w:val="22"/>
              </w:rPr>
            </w:pPr>
            <w:r w:rsidRPr="0076210B">
              <w:rPr>
                <w:rFonts w:asciiTheme="minorHAnsi" w:hAnsiTheme="minorHAnsi" w:cstheme="minorHAnsi"/>
                <w:color w:val="000000"/>
                <w:sz w:val="22"/>
                <w:szCs w:val="22"/>
              </w:rPr>
              <w:t xml:space="preserve">- </w:t>
            </w:r>
            <w:proofErr w:type="spellStart"/>
            <w:r w:rsidRPr="0076210B">
              <w:rPr>
                <w:rFonts w:asciiTheme="minorHAnsi" w:hAnsiTheme="minorHAnsi" w:cstheme="minorHAnsi"/>
                <w:color w:val="000000"/>
                <w:sz w:val="22"/>
                <w:szCs w:val="22"/>
              </w:rPr>
              <w:t>OOBError</w:t>
            </w:r>
            <w:proofErr w:type="spellEnd"/>
            <w:r w:rsidRPr="0076210B">
              <w:rPr>
                <w:rFonts w:asciiTheme="minorHAnsi" w:hAnsiTheme="minorHAnsi" w:cstheme="minorHAnsi"/>
                <w:color w:val="000000"/>
                <w:sz w:val="22"/>
                <w:szCs w:val="22"/>
              </w:rPr>
              <w:t xml:space="preserve"> for out-of-bag error estimation</w:t>
            </w:r>
          </w:p>
        </w:tc>
        <w:tc>
          <w:tcPr>
            <w:tcW w:w="1397" w:type="pct"/>
            <w:tcBorders>
              <w:top w:val="nil"/>
              <w:left w:val="nil"/>
              <w:bottom w:val="single" w:sz="8" w:space="0" w:color="A6A6A6"/>
              <w:right w:val="single" w:sz="8" w:space="0" w:color="A6A6A6"/>
            </w:tcBorders>
            <w:shd w:val="clear" w:color="auto" w:fill="auto"/>
            <w:vAlign w:val="center"/>
            <w:hideMark/>
          </w:tcPr>
          <w:p w14:paraId="06E2695E" w14:textId="77777777" w:rsidR="005539A3" w:rsidRPr="0076210B" w:rsidRDefault="005539A3" w:rsidP="00A23D18">
            <w:pPr>
              <w:rPr>
                <w:rFonts w:asciiTheme="minorHAnsi" w:hAnsiTheme="minorHAnsi" w:cstheme="minorHAnsi"/>
                <w:color w:val="000000"/>
                <w:sz w:val="22"/>
                <w:szCs w:val="22"/>
              </w:rPr>
            </w:pPr>
            <w:r w:rsidRPr="0076210B">
              <w:rPr>
                <w:rFonts w:asciiTheme="minorHAnsi" w:hAnsiTheme="minorHAnsi" w:cstheme="minorHAnsi"/>
                <w:color w:val="000000"/>
                <w:sz w:val="22"/>
                <w:szCs w:val="22"/>
              </w:rPr>
              <w:t xml:space="preserve">- </w:t>
            </w:r>
            <w:proofErr w:type="spellStart"/>
            <w:r w:rsidRPr="0076210B">
              <w:rPr>
                <w:rFonts w:asciiTheme="minorHAnsi" w:hAnsiTheme="minorHAnsi" w:cstheme="minorHAnsi"/>
                <w:color w:val="000000"/>
                <w:sz w:val="22"/>
                <w:szCs w:val="22"/>
              </w:rPr>
              <w:t>oob_score</w:t>
            </w:r>
            <w:proofErr w:type="spellEnd"/>
            <w:r w:rsidRPr="0076210B">
              <w:rPr>
                <w:rFonts w:asciiTheme="minorHAnsi" w:hAnsiTheme="minorHAnsi" w:cstheme="minorHAnsi"/>
                <w:color w:val="000000"/>
                <w:sz w:val="22"/>
                <w:szCs w:val="22"/>
              </w:rPr>
              <w:t>=True to get out-of-bag score</w:t>
            </w:r>
          </w:p>
        </w:tc>
        <w:tc>
          <w:tcPr>
            <w:tcW w:w="1247" w:type="pct"/>
            <w:tcBorders>
              <w:top w:val="nil"/>
              <w:left w:val="nil"/>
              <w:bottom w:val="single" w:sz="8" w:space="0" w:color="A6A6A6"/>
              <w:right w:val="single" w:sz="8" w:space="0" w:color="A6A6A6"/>
            </w:tcBorders>
            <w:shd w:val="clear" w:color="auto" w:fill="auto"/>
            <w:vAlign w:val="center"/>
            <w:hideMark/>
          </w:tcPr>
          <w:p w14:paraId="36F0DEBE" w14:textId="77777777" w:rsidR="005539A3" w:rsidRPr="0076210B" w:rsidRDefault="005539A3" w:rsidP="00A23D18">
            <w:pPr>
              <w:rPr>
                <w:rFonts w:asciiTheme="minorHAnsi" w:hAnsiTheme="minorHAnsi" w:cstheme="minorHAnsi"/>
                <w:color w:val="000000"/>
                <w:sz w:val="22"/>
                <w:szCs w:val="22"/>
              </w:rPr>
            </w:pPr>
            <w:r w:rsidRPr="0076210B">
              <w:rPr>
                <w:rFonts w:asciiTheme="minorHAnsi" w:hAnsiTheme="minorHAnsi" w:cstheme="minorHAnsi"/>
                <w:color w:val="000000"/>
                <w:sz w:val="22"/>
                <w:szCs w:val="22"/>
              </w:rPr>
              <w:t>- importance() for feature importance</w:t>
            </w:r>
          </w:p>
        </w:tc>
      </w:tr>
      <w:tr w:rsidR="005539A3" w:rsidRPr="0076210B" w14:paraId="3D2DE795" w14:textId="77777777" w:rsidTr="00A23D18">
        <w:trPr>
          <w:trHeight w:val="915"/>
        </w:trPr>
        <w:tc>
          <w:tcPr>
            <w:tcW w:w="1006" w:type="pct"/>
            <w:vMerge/>
            <w:tcBorders>
              <w:top w:val="nil"/>
              <w:left w:val="single" w:sz="8" w:space="0" w:color="A6A6A6"/>
              <w:bottom w:val="single" w:sz="8" w:space="0" w:color="A6A6A6"/>
              <w:right w:val="single" w:sz="8" w:space="0" w:color="A6A6A6"/>
            </w:tcBorders>
            <w:vAlign w:val="center"/>
            <w:hideMark/>
          </w:tcPr>
          <w:p w14:paraId="31F593CA" w14:textId="77777777" w:rsidR="005539A3" w:rsidRPr="0076210B" w:rsidRDefault="005539A3" w:rsidP="00A23D18">
            <w:pPr>
              <w:rPr>
                <w:rFonts w:asciiTheme="minorHAnsi" w:hAnsiTheme="minorHAnsi" w:cstheme="minorHAnsi"/>
                <w:b/>
                <w:bCs/>
                <w:color w:val="000000"/>
                <w:sz w:val="22"/>
                <w:szCs w:val="22"/>
              </w:rPr>
            </w:pPr>
          </w:p>
        </w:tc>
        <w:tc>
          <w:tcPr>
            <w:tcW w:w="1349" w:type="pct"/>
            <w:tcBorders>
              <w:top w:val="nil"/>
              <w:left w:val="nil"/>
              <w:bottom w:val="single" w:sz="8" w:space="0" w:color="A6A6A6"/>
              <w:right w:val="single" w:sz="8" w:space="0" w:color="A6A6A6"/>
            </w:tcBorders>
            <w:shd w:val="clear" w:color="auto" w:fill="auto"/>
            <w:vAlign w:val="center"/>
            <w:hideMark/>
          </w:tcPr>
          <w:p w14:paraId="35338805" w14:textId="77777777" w:rsidR="005539A3" w:rsidRPr="0076210B" w:rsidRDefault="005539A3" w:rsidP="00A23D18">
            <w:pPr>
              <w:rPr>
                <w:rFonts w:asciiTheme="minorHAnsi" w:hAnsiTheme="minorHAnsi" w:cstheme="minorHAnsi"/>
                <w:color w:val="000000"/>
                <w:sz w:val="22"/>
                <w:szCs w:val="22"/>
              </w:rPr>
            </w:pPr>
            <w:r w:rsidRPr="0076210B">
              <w:rPr>
                <w:rFonts w:asciiTheme="minorHAnsi" w:hAnsiTheme="minorHAnsi" w:cstheme="minorHAnsi"/>
                <w:color w:val="000000"/>
                <w:sz w:val="22"/>
                <w:szCs w:val="22"/>
              </w:rPr>
              <w:t>- Use MAXDEPTH to control tree depth</w:t>
            </w:r>
          </w:p>
        </w:tc>
        <w:tc>
          <w:tcPr>
            <w:tcW w:w="1397" w:type="pct"/>
            <w:tcBorders>
              <w:top w:val="nil"/>
              <w:left w:val="nil"/>
              <w:bottom w:val="single" w:sz="8" w:space="0" w:color="A6A6A6"/>
              <w:right w:val="single" w:sz="8" w:space="0" w:color="A6A6A6"/>
            </w:tcBorders>
            <w:shd w:val="clear" w:color="auto" w:fill="auto"/>
            <w:vAlign w:val="center"/>
            <w:hideMark/>
          </w:tcPr>
          <w:p w14:paraId="14F60747" w14:textId="77777777" w:rsidR="005539A3" w:rsidRPr="0076210B" w:rsidRDefault="005539A3" w:rsidP="00A23D18">
            <w:pPr>
              <w:rPr>
                <w:rFonts w:asciiTheme="minorHAnsi" w:hAnsiTheme="minorHAnsi" w:cstheme="minorHAnsi"/>
                <w:color w:val="000000"/>
                <w:sz w:val="22"/>
                <w:szCs w:val="22"/>
              </w:rPr>
            </w:pPr>
            <w:r w:rsidRPr="0076210B">
              <w:rPr>
                <w:rFonts w:asciiTheme="minorHAnsi" w:hAnsiTheme="minorHAnsi" w:cstheme="minorHAnsi"/>
                <w:color w:val="000000"/>
                <w:sz w:val="22"/>
                <w:szCs w:val="22"/>
              </w:rPr>
              <w:t xml:space="preserve">- Use </w:t>
            </w:r>
            <w:proofErr w:type="spellStart"/>
            <w:r w:rsidRPr="0076210B">
              <w:rPr>
                <w:rFonts w:asciiTheme="minorHAnsi" w:hAnsiTheme="minorHAnsi" w:cstheme="minorHAnsi"/>
                <w:color w:val="000000"/>
                <w:sz w:val="22"/>
                <w:szCs w:val="22"/>
              </w:rPr>
              <w:t>max_depth</w:t>
            </w:r>
            <w:proofErr w:type="spellEnd"/>
            <w:r w:rsidRPr="0076210B">
              <w:rPr>
                <w:rFonts w:asciiTheme="minorHAnsi" w:hAnsiTheme="minorHAnsi" w:cstheme="minorHAnsi"/>
                <w:color w:val="000000"/>
                <w:sz w:val="22"/>
                <w:szCs w:val="22"/>
              </w:rPr>
              <w:t xml:space="preserve"> to control tree depth</w:t>
            </w:r>
          </w:p>
        </w:tc>
        <w:tc>
          <w:tcPr>
            <w:tcW w:w="1247" w:type="pct"/>
            <w:tcBorders>
              <w:top w:val="nil"/>
              <w:left w:val="nil"/>
              <w:bottom w:val="single" w:sz="8" w:space="0" w:color="A6A6A6"/>
              <w:right w:val="single" w:sz="8" w:space="0" w:color="A6A6A6"/>
            </w:tcBorders>
            <w:shd w:val="clear" w:color="auto" w:fill="auto"/>
            <w:vAlign w:val="center"/>
            <w:hideMark/>
          </w:tcPr>
          <w:p w14:paraId="3D81F201" w14:textId="77777777" w:rsidR="005539A3" w:rsidRPr="0076210B" w:rsidRDefault="005539A3" w:rsidP="00A23D18">
            <w:pPr>
              <w:rPr>
                <w:rFonts w:asciiTheme="minorHAnsi" w:hAnsiTheme="minorHAnsi" w:cstheme="minorHAnsi"/>
                <w:color w:val="000000"/>
                <w:sz w:val="22"/>
                <w:szCs w:val="22"/>
              </w:rPr>
            </w:pPr>
            <w:r w:rsidRPr="0076210B">
              <w:rPr>
                <w:rFonts w:asciiTheme="minorHAnsi" w:hAnsiTheme="minorHAnsi" w:cstheme="minorHAnsi"/>
                <w:color w:val="000000"/>
                <w:sz w:val="22"/>
                <w:szCs w:val="22"/>
              </w:rPr>
              <w:t xml:space="preserve">- Use </w:t>
            </w:r>
            <w:proofErr w:type="spellStart"/>
            <w:r w:rsidRPr="0076210B">
              <w:rPr>
                <w:rFonts w:asciiTheme="minorHAnsi" w:hAnsiTheme="minorHAnsi" w:cstheme="minorHAnsi"/>
                <w:color w:val="000000"/>
                <w:sz w:val="22"/>
                <w:szCs w:val="22"/>
              </w:rPr>
              <w:t>mtry</w:t>
            </w:r>
            <w:proofErr w:type="spellEnd"/>
            <w:r w:rsidRPr="0076210B">
              <w:rPr>
                <w:rFonts w:asciiTheme="minorHAnsi" w:hAnsiTheme="minorHAnsi" w:cstheme="minorHAnsi"/>
                <w:color w:val="000000"/>
                <w:sz w:val="22"/>
                <w:szCs w:val="22"/>
              </w:rPr>
              <w:t xml:space="preserve"> to control the number of features considered at each split</w:t>
            </w:r>
          </w:p>
        </w:tc>
      </w:tr>
      <w:tr w:rsidR="005539A3" w:rsidRPr="0076210B" w14:paraId="363BB15E" w14:textId="77777777" w:rsidTr="00A23D18">
        <w:trPr>
          <w:trHeight w:val="915"/>
        </w:trPr>
        <w:tc>
          <w:tcPr>
            <w:tcW w:w="1006" w:type="pct"/>
            <w:vMerge w:val="restart"/>
            <w:tcBorders>
              <w:top w:val="nil"/>
              <w:left w:val="single" w:sz="8" w:space="0" w:color="A6A6A6"/>
              <w:bottom w:val="single" w:sz="8" w:space="0" w:color="A6A6A6"/>
              <w:right w:val="single" w:sz="8" w:space="0" w:color="A6A6A6"/>
            </w:tcBorders>
            <w:shd w:val="clear" w:color="auto" w:fill="auto"/>
            <w:vAlign w:val="center"/>
            <w:hideMark/>
          </w:tcPr>
          <w:p w14:paraId="251A0317" w14:textId="77777777" w:rsidR="005539A3" w:rsidRPr="0076210B" w:rsidRDefault="005539A3" w:rsidP="00A23D18">
            <w:pPr>
              <w:rPr>
                <w:rFonts w:asciiTheme="minorHAnsi" w:hAnsiTheme="minorHAnsi" w:cstheme="minorHAnsi"/>
                <w:b/>
                <w:bCs/>
                <w:color w:val="000000"/>
                <w:sz w:val="22"/>
                <w:szCs w:val="22"/>
              </w:rPr>
            </w:pPr>
            <w:r w:rsidRPr="0076210B">
              <w:rPr>
                <w:rFonts w:asciiTheme="minorHAnsi" w:hAnsiTheme="minorHAnsi" w:cstheme="minorHAnsi"/>
                <w:b/>
                <w:bCs/>
                <w:color w:val="000000"/>
                <w:sz w:val="22"/>
                <w:szCs w:val="22"/>
              </w:rPr>
              <w:t>Gradient Boosting</w:t>
            </w:r>
          </w:p>
        </w:tc>
        <w:tc>
          <w:tcPr>
            <w:tcW w:w="1349" w:type="pct"/>
            <w:tcBorders>
              <w:top w:val="nil"/>
              <w:left w:val="nil"/>
              <w:bottom w:val="single" w:sz="8" w:space="0" w:color="A6A6A6"/>
              <w:right w:val="single" w:sz="8" w:space="0" w:color="A6A6A6"/>
            </w:tcBorders>
            <w:shd w:val="clear" w:color="auto" w:fill="auto"/>
            <w:vAlign w:val="center"/>
            <w:hideMark/>
          </w:tcPr>
          <w:p w14:paraId="71F55987" w14:textId="77777777" w:rsidR="005539A3" w:rsidRPr="0076210B" w:rsidRDefault="005539A3" w:rsidP="00A23D18">
            <w:pPr>
              <w:rPr>
                <w:rFonts w:asciiTheme="minorHAnsi" w:hAnsiTheme="minorHAnsi" w:cstheme="minorHAnsi"/>
                <w:color w:val="000000"/>
                <w:sz w:val="22"/>
                <w:szCs w:val="22"/>
              </w:rPr>
            </w:pPr>
            <w:r w:rsidRPr="0076210B">
              <w:rPr>
                <w:rFonts w:asciiTheme="minorHAnsi" w:hAnsiTheme="minorHAnsi" w:cstheme="minorHAnsi"/>
                <w:color w:val="000000"/>
                <w:sz w:val="22"/>
                <w:szCs w:val="22"/>
              </w:rPr>
              <w:t>- PROC GRADBOOST for Gradient Boosting models</w:t>
            </w:r>
          </w:p>
        </w:tc>
        <w:tc>
          <w:tcPr>
            <w:tcW w:w="1397" w:type="pct"/>
            <w:tcBorders>
              <w:top w:val="nil"/>
              <w:left w:val="nil"/>
              <w:bottom w:val="single" w:sz="8" w:space="0" w:color="A6A6A6"/>
              <w:right w:val="single" w:sz="8" w:space="0" w:color="A6A6A6"/>
            </w:tcBorders>
            <w:shd w:val="clear" w:color="auto" w:fill="auto"/>
            <w:vAlign w:val="center"/>
            <w:hideMark/>
          </w:tcPr>
          <w:p w14:paraId="6C787784" w14:textId="77777777" w:rsidR="005539A3" w:rsidRPr="0076210B" w:rsidRDefault="005539A3" w:rsidP="00A23D18">
            <w:pPr>
              <w:rPr>
                <w:rFonts w:asciiTheme="minorHAnsi" w:hAnsiTheme="minorHAnsi" w:cstheme="minorHAnsi"/>
                <w:color w:val="000000"/>
                <w:sz w:val="22"/>
                <w:szCs w:val="22"/>
              </w:rPr>
            </w:pPr>
            <w:r w:rsidRPr="0076210B">
              <w:rPr>
                <w:rFonts w:asciiTheme="minorHAnsi" w:hAnsiTheme="minorHAnsi" w:cstheme="minorHAnsi"/>
                <w:color w:val="000000"/>
                <w:sz w:val="22"/>
                <w:szCs w:val="22"/>
              </w:rPr>
              <w:t xml:space="preserve">- </w:t>
            </w:r>
            <w:proofErr w:type="spellStart"/>
            <w:r w:rsidRPr="0076210B">
              <w:rPr>
                <w:rFonts w:asciiTheme="minorHAnsi" w:hAnsiTheme="minorHAnsi" w:cstheme="minorHAnsi"/>
                <w:color w:val="000000"/>
                <w:sz w:val="22"/>
                <w:szCs w:val="22"/>
              </w:rPr>
              <w:t>GradientBoostingClassifier</w:t>
            </w:r>
            <w:proofErr w:type="spellEnd"/>
            <w:r w:rsidRPr="0076210B">
              <w:rPr>
                <w:rFonts w:asciiTheme="minorHAnsi" w:hAnsiTheme="minorHAnsi" w:cstheme="minorHAnsi"/>
                <w:color w:val="000000"/>
                <w:sz w:val="22"/>
                <w:szCs w:val="22"/>
              </w:rPr>
              <w:t xml:space="preserve"> from </w:t>
            </w:r>
            <w:proofErr w:type="spellStart"/>
            <w:r w:rsidRPr="0076210B">
              <w:rPr>
                <w:rFonts w:asciiTheme="minorHAnsi" w:hAnsiTheme="minorHAnsi" w:cstheme="minorHAnsi"/>
                <w:color w:val="000000"/>
                <w:sz w:val="22"/>
                <w:szCs w:val="22"/>
              </w:rPr>
              <w:t>sklearn.ensemble</w:t>
            </w:r>
            <w:proofErr w:type="spellEnd"/>
            <w:r w:rsidRPr="0076210B">
              <w:rPr>
                <w:rFonts w:asciiTheme="minorHAnsi" w:hAnsiTheme="minorHAnsi" w:cstheme="minorHAnsi"/>
                <w:color w:val="000000"/>
                <w:sz w:val="22"/>
                <w:szCs w:val="22"/>
              </w:rPr>
              <w:t xml:space="preserve"> for classification</w:t>
            </w:r>
          </w:p>
        </w:tc>
        <w:tc>
          <w:tcPr>
            <w:tcW w:w="1247" w:type="pct"/>
            <w:tcBorders>
              <w:top w:val="nil"/>
              <w:left w:val="nil"/>
              <w:bottom w:val="single" w:sz="8" w:space="0" w:color="A6A6A6"/>
              <w:right w:val="single" w:sz="8" w:space="0" w:color="A6A6A6"/>
            </w:tcBorders>
            <w:shd w:val="clear" w:color="auto" w:fill="auto"/>
            <w:vAlign w:val="center"/>
            <w:hideMark/>
          </w:tcPr>
          <w:p w14:paraId="648DFD4F" w14:textId="77777777" w:rsidR="005539A3" w:rsidRPr="0076210B" w:rsidRDefault="005539A3" w:rsidP="00A23D18">
            <w:pPr>
              <w:rPr>
                <w:rFonts w:asciiTheme="minorHAnsi" w:hAnsiTheme="minorHAnsi" w:cstheme="minorHAnsi"/>
                <w:color w:val="000000"/>
                <w:sz w:val="22"/>
                <w:szCs w:val="22"/>
              </w:rPr>
            </w:pPr>
            <w:r w:rsidRPr="0076210B">
              <w:rPr>
                <w:rFonts w:asciiTheme="minorHAnsi" w:hAnsiTheme="minorHAnsi" w:cstheme="minorHAnsi"/>
                <w:color w:val="000000"/>
                <w:sz w:val="22"/>
                <w:szCs w:val="22"/>
              </w:rPr>
              <w:t xml:space="preserve">- </w:t>
            </w:r>
            <w:proofErr w:type="spellStart"/>
            <w:r w:rsidRPr="0076210B">
              <w:rPr>
                <w:rFonts w:asciiTheme="minorHAnsi" w:hAnsiTheme="minorHAnsi" w:cstheme="minorHAnsi"/>
                <w:color w:val="000000"/>
                <w:sz w:val="22"/>
                <w:szCs w:val="22"/>
              </w:rPr>
              <w:t>gbm</w:t>
            </w:r>
            <w:proofErr w:type="spellEnd"/>
            <w:r w:rsidRPr="0076210B">
              <w:rPr>
                <w:rFonts w:asciiTheme="minorHAnsi" w:hAnsiTheme="minorHAnsi" w:cstheme="minorHAnsi"/>
                <w:color w:val="000000"/>
                <w:sz w:val="22"/>
                <w:szCs w:val="22"/>
              </w:rPr>
              <w:t xml:space="preserve"> package for Gradient Boosting models</w:t>
            </w:r>
          </w:p>
        </w:tc>
      </w:tr>
      <w:tr w:rsidR="005539A3" w:rsidRPr="0076210B" w14:paraId="2C1D8E03" w14:textId="77777777" w:rsidTr="00A23D18">
        <w:trPr>
          <w:trHeight w:val="915"/>
        </w:trPr>
        <w:tc>
          <w:tcPr>
            <w:tcW w:w="1006" w:type="pct"/>
            <w:vMerge/>
            <w:tcBorders>
              <w:top w:val="nil"/>
              <w:left w:val="single" w:sz="8" w:space="0" w:color="A6A6A6"/>
              <w:bottom w:val="single" w:sz="8" w:space="0" w:color="A6A6A6"/>
              <w:right w:val="single" w:sz="8" w:space="0" w:color="A6A6A6"/>
            </w:tcBorders>
            <w:vAlign w:val="center"/>
            <w:hideMark/>
          </w:tcPr>
          <w:p w14:paraId="2B102BAE" w14:textId="77777777" w:rsidR="005539A3" w:rsidRPr="0076210B" w:rsidRDefault="005539A3" w:rsidP="00A23D18">
            <w:pPr>
              <w:rPr>
                <w:rFonts w:asciiTheme="minorHAnsi" w:hAnsiTheme="minorHAnsi" w:cstheme="minorHAnsi"/>
                <w:b/>
                <w:bCs/>
                <w:color w:val="000000"/>
                <w:sz w:val="22"/>
                <w:szCs w:val="22"/>
              </w:rPr>
            </w:pPr>
          </w:p>
        </w:tc>
        <w:tc>
          <w:tcPr>
            <w:tcW w:w="1349" w:type="pct"/>
            <w:tcBorders>
              <w:top w:val="nil"/>
              <w:left w:val="nil"/>
              <w:bottom w:val="single" w:sz="8" w:space="0" w:color="A6A6A6"/>
              <w:right w:val="single" w:sz="8" w:space="0" w:color="A6A6A6"/>
            </w:tcBorders>
            <w:shd w:val="clear" w:color="auto" w:fill="auto"/>
            <w:vAlign w:val="center"/>
            <w:hideMark/>
          </w:tcPr>
          <w:p w14:paraId="26688575" w14:textId="77777777" w:rsidR="005539A3" w:rsidRPr="0076210B" w:rsidRDefault="005539A3" w:rsidP="00A23D18">
            <w:pPr>
              <w:rPr>
                <w:rFonts w:asciiTheme="minorHAnsi" w:hAnsiTheme="minorHAnsi" w:cstheme="minorHAnsi"/>
                <w:color w:val="000000"/>
                <w:sz w:val="22"/>
                <w:szCs w:val="22"/>
              </w:rPr>
            </w:pPr>
            <w:r w:rsidRPr="0076210B">
              <w:rPr>
                <w:rFonts w:asciiTheme="minorHAnsi" w:hAnsiTheme="minorHAnsi" w:cstheme="minorHAnsi"/>
                <w:color w:val="000000"/>
                <w:sz w:val="22"/>
                <w:szCs w:val="22"/>
              </w:rPr>
              <w:t>- Control learning rate with SHRINKAGE</w:t>
            </w:r>
          </w:p>
        </w:tc>
        <w:tc>
          <w:tcPr>
            <w:tcW w:w="1397" w:type="pct"/>
            <w:tcBorders>
              <w:top w:val="nil"/>
              <w:left w:val="nil"/>
              <w:bottom w:val="single" w:sz="8" w:space="0" w:color="A6A6A6"/>
              <w:right w:val="single" w:sz="8" w:space="0" w:color="A6A6A6"/>
            </w:tcBorders>
            <w:shd w:val="clear" w:color="auto" w:fill="auto"/>
            <w:vAlign w:val="center"/>
            <w:hideMark/>
          </w:tcPr>
          <w:p w14:paraId="12D4ABC7" w14:textId="77777777" w:rsidR="005539A3" w:rsidRPr="0076210B" w:rsidRDefault="005539A3" w:rsidP="00A23D18">
            <w:pPr>
              <w:rPr>
                <w:rFonts w:asciiTheme="minorHAnsi" w:hAnsiTheme="minorHAnsi" w:cstheme="minorHAnsi"/>
                <w:color w:val="000000"/>
                <w:sz w:val="22"/>
                <w:szCs w:val="22"/>
              </w:rPr>
            </w:pPr>
            <w:r w:rsidRPr="0076210B">
              <w:rPr>
                <w:rFonts w:asciiTheme="minorHAnsi" w:hAnsiTheme="minorHAnsi" w:cstheme="minorHAnsi"/>
                <w:color w:val="000000"/>
                <w:sz w:val="22"/>
                <w:szCs w:val="22"/>
              </w:rPr>
              <w:t xml:space="preserve">- Use </w:t>
            </w:r>
            <w:proofErr w:type="spellStart"/>
            <w:r w:rsidRPr="0076210B">
              <w:rPr>
                <w:rFonts w:asciiTheme="minorHAnsi" w:hAnsiTheme="minorHAnsi" w:cstheme="minorHAnsi"/>
                <w:color w:val="000000"/>
                <w:sz w:val="22"/>
                <w:szCs w:val="22"/>
              </w:rPr>
              <w:t>learning_rate</w:t>
            </w:r>
            <w:proofErr w:type="spellEnd"/>
            <w:r w:rsidRPr="0076210B">
              <w:rPr>
                <w:rFonts w:asciiTheme="minorHAnsi" w:hAnsiTheme="minorHAnsi" w:cstheme="minorHAnsi"/>
                <w:color w:val="000000"/>
                <w:sz w:val="22"/>
                <w:szCs w:val="22"/>
              </w:rPr>
              <w:t xml:space="preserve"> to control the contribution of each tree</w:t>
            </w:r>
          </w:p>
        </w:tc>
        <w:tc>
          <w:tcPr>
            <w:tcW w:w="1247" w:type="pct"/>
            <w:tcBorders>
              <w:top w:val="nil"/>
              <w:left w:val="nil"/>
              <w:bottom w:val="single" w:sz="8" w:space="0" w:color="A6A6A6"/>
              <w:right w:val="single" w:sz="8" w:space="0" w:color="A6A6A6"/>
            </w:tcBorders>
            <w:shd w:val="clear" w:color="auto" w:fill="auto"/>
            <w:vAlign w:val="center"/>
            <w:hideMark/>
          </w:tcPr>
          <w:p w14:paraId="03CEB5B5" w14:textId="77777777" w:rsidR="005539A3" w:rsidRPr="0076210B" w:rsidRDefault="005539A3" w:rsidP="00A23D18">
            <w:pPr>
              <w:rPr>
                <w:rFonts w:asciiTheme="minorHAnsi" w:hAnsiTheme="minorHAnsi" w:cstheme="minorHAnsi"/>
                <w:color w:val="000000"/>
                <w:sz w:val="22"/>
                <w:szCs w:val="22"/>
              </w:rPr>
            </w:pPr>
            <w:r w:rsidRPr="0076210B">
              <w:rPr>
                <w:rFonts w:asciiTheme="minorHAnsi" w:hAnsiTheme="minorHAnsi" w:cstheme="minorHAnsi"/>
                <w:color w:val="000000"/>
                <w:sz w:val="22"/>
                <w:szCs w:val="22"/>
              </w:rPr>
              <w:t>- Use shrinkage to control learning rate</w:t>
            </w:r>
          </w:p>
        </w:tc>
      </w:tr>
      <w:tr w:rsidR="005539A3" w:rsidRPr="0076210B" w14:paraId="2F8BD264" w14:textId="77777777" w:rsidTr="00A23D18">
        <w:trPr>
          <w:trHeight w:val="615"/>
        </w:trPr>
        <w:tc>
          <w:tcPr>
            <w:tcW w:w="1006" w:type="pct"/>
            <w:vMerge/>
            <w:tcBorders>
              <w:top w:val="nil"/>
              <w:left w:val="single" w:sz="8" w:space="0" w:color="A6A6A6"/>
              <w:bottom w:val="single" w:sz="8" w:space="0" w:color="A6A6A6"/>
              <w:right w:val="single" w:sz="8" w:space="0" w:color="A6A6A6"/>
            </w:tcBorders>
            <w:vAlign w:val="center"/>
            <w:hideMark/>
          </w:tcPr>
          <w:p w14:paraId="04DDD7D8" w14:textId="77777777" w:rsidR="005539A3" w:rsidRPr="0076210B" w:rsidRDefault="005539A3" w:rsidP="00A23D18">
            <w:pPr>
              <w:rPr>
                <w:rFonts w:asciiTheme="minorHAnsi" w:hAnsiTheme="minorHAnsi" w:cstheme="minorHAnsi"/>
                <w:b/>
                <w:bCs/>
                <w:color w:val="000000"/>
                <w:sz w:val="22"/>
                <w:szCs w:val="22"/>
              </w:rPr>
            </w:pPr>
          </w:p>
        </w:tc>
        <w:tc>
          <w:tcPr>
            <w:tcW w:w="1349" w:type="pct"/>
            <w:tcBorders>
              <w:top w:val="nil"/>
              <w:left w:val="nil"/>
              <w:bottom w:val="single" w:sz="8" w:space="0" w:color="A6A6A6"/>
              <w:right w:val="single" w:sz="8" w:space="0" w:color="A6A6A6"/>
            </w:tcBorders>
            <w:shd w:val="clear" w:color="auto" w:fill="auto"/>
            <w:vAlign w:val="center"/>
            <w:hideMark/>
          </w:tcPr>
          <w:p w14:paraId="4DAE2946" w14:textId="77777777" w:rsidR="005539A3" w:rsidRPr="0076210B" w:rsidRDefault="005539A3" w:rsidP="00A23D18">
            <w:pPr>
              <w:rPr>
                <w:rFonts w:asciiTheme="minorHAnsi" w:hAnsiTheme="minorHAnsi" w:cstheme="minorHAnsi"/>
                <w:color w:val="000000"/>
                <w:sz w:val="22"/>
                <w:szCs w:val="22"/>
              </w:rPr>
            </w:pPr>
            <w:r w:rsidRPr="0076210B">
              <w:rPr>
                <w:rFonts w:asciiTheme="minorHAnsi" w:hAnsiTheme="minorHAnsi" w:cstheme="minorHAnsi"/>
                <w:color w:val="000000"/>
                <w:sz w:val="22"/>
                <w:szCs w:val="22"/>
              </w:rPr>
              <w:t>- Use MAXTREES to set the number of trees</w:t>
            </w:r>
          </w:p>
        </w:tc>
        <w:tc>
          <w:tcPr>
            <w:tcW w:w="1397" w:type="pct"/>
            <w:tcBorders>
              <w:top w:val="nil"/>
              <w:left w:val="nil"/>
              <w:bottom w:val="single" w:sz="8" w:space="0" w:color="A6A6A6"/>
              <w:right w:val="single" w:sz="8" w:space="0" w:color="A6A6A6"/>
            </w:tcBorders>
            <w:shd w:val="clear" w:color="auto" w:fill="auto"/>
            <w:vAlign w:val="center"/>
            <w:hideMark/>
          </w:tcPr>
          <w:p w14:paraId="2D7237ED" w14:textId="77777777" w:rsidR="005539A3" w:rsidRPr="0076210B" w:rsidRDefault="005539A3" w:rsidP="00A23D18">
            <w:pPr>
              <w:rPr>
                <w:rFonts w:asciiTheme="minorHAnsi" w:hAnsiTheme="minorHAnsi" w:cstheme="minorHAnsi"/>
                <w:color w:val="000000"/>
                <w:sz w:val="22"/>
                <w:szCs w:val="22"/>
              </w:rPr>
            </w:pPr>
            <w:r w:rsidRPr="0076210B">
              <w:rPr>
                <w:rFonts w:asciiTheme="minorHAnsi" w:hAnsiTheme="minorHAnsi" w:cstheme="minorHAnsi"/>
                <w:color w:val="000000"/>
                <w:sz w:val="22"/>
                <w:szCs w:val="22"/>
              </w:rPr>
              <w:t xml:space="preserve">- </w:t>
            </w:r>
            <w:proofErr w:type="spellStart"/>
            <w:r w:rsidRPr="0076210B">
              <w:rPr>
                <w:rFonts w:asciiTheme="minorHAnsi" w:hAnsiTheme="minorHAnsi" w:cstheme="minorHAnsi"/>
                <w:color w:val="000000"/>
                <w:sz w:val="22"/>
                <w:szCs w:val="22"/>
              </w:rPr>
              <w:t>n_estimators</w:t>
            </w:r>
            <w:proofErr w:type="spellEnd"/>
            <w:r w:rsidRPr="0076210B">
              <w:rPr>
                <w:rFonts w:asciiTheme="minorHAnsi" w:hAnsiTheme="minorHAnsi" w:cstheme="minorHAnsi"/>
                <w:color w:val="000000"/>
                <w:sz w:val="22"/>
                <w:szCs w:val="22"/>
              </w:rPr>
              <w:t xml:space="preserve"> to set the number of boosting stages</w:t>
            </w:r>
          </w:p>
        </w:tc>
        <w:tc>
          <w:tcPr>
            <w:tcW w:w="1247" w:type="pct"/>
            <w:tcBorders>
              <w:top w:val="nil"/>
              <w:left w:val="nil"/>
              <w:bottom w:val="single" w:sz="8" w:space="0" w:color="A6A6A6"/>
              <w:right w:val="single" w:sz="8" w:space="0" w:color="A6A6A6"/>
            </w:tcBorders>
            <w:shd w:val="clear" w:color="auto" w:fill="auto"/>
            <w:vAlign w:val="center"/>
            <w:hideMark/>
          </w:tcPr>
          <w:p w14:paraId="11D83C3E" w14:textId="77777777" w:rsidR="005539A3" w:rsidRPr="0076210B" w:rsidRDefault="005539A3" w:rsidP="00A23D18">
            <w:pPr>
              <w:rPr>
                <w:rFonts w:asciiTheme="minorHAnsi" w:hAnsiTheme="minorHAnsi" w:cstheme="minorHAnsi"/>
                <w:color w:val="000000"/>
                <w:sz w:val="22"/>
                <w:szCs w:val="22"/>
              </w:rPr>
            </w:pPr>
            <w:r w:rsidRPr="0076210B">
              <w:rPr>
                <w:rFonts w:asciiTheme="minorHAnsi" w:hAnsiTheme="minorHAnsi" w:cstheme="minorHAnsi"/>
                <w:color w:val="000000"/>
                <w:sz w:val="22"/>
                <w:szCs w:val="22"/>
              </w:rPr>
              <w:t xml:space="preserve">- Set </w:t>
            </w:r>
            <w:proofErr w:type="spellStart"/>
            <w:r w:rsidRPr="0076210B">
              <w:rPr>
                <w:rFonts w:asciiTheme="minorHAnsi" w:hAnsiTheme="minorHAnsi" w:cstheme="minorHAnsi"/>
                <w:color w:val="000000"/>
                <w:sz w:val="22"/>
                <w:szCs w:val="22"/>
              </w:rPr>
              <w:t>n.trees</w:t>
            </w:r>
            <w:proofErr w:type="spellEnd"/>
            <w:r w:rsidRPr="0076210B">
              <w:rPr>
                <w:rFonts w:asciiTheme="minorHAnsi" w:hAnsiTheme="minorHAnsi" w:cstheme="minorHAnsi"/>
                <w:color w:val="000000"/>
                <w:sz w:val="22"/>
                <w:szCs w:val="22"/>
              </w:rPr>
              <w:t xml:space="preserve"> to determine the number of trees</w:t>
            </w:r>
          </w:p>
        </w:tc>
      </w:tr>
      <w:tr w:rsidR="005539A3" w:rsidRPr="0076210B" w14:paraId="02DB3C88" w14:textId="77777777" w:rsidTr="00A23D18">
        <w:trPr>
          <w:trHeight w:val="1815"/>
        </w:trPr>
        <w:tc>
          <w:tcPr>
            <w:tcW w:w="1006" w:type="pct"/>
            <w:vMerge w:val="restart"/>
            <w:tcBorders>
              <w:top w:val="nil"/>
              <w:left w:val="single" w:sz="8" w:space="0" w:color="A6A6A6"/>
              <w:bottom w:val="single" w:sz="8" w:space="0" w:color="A6A6A6"/>
              <w:right w:val="single" w:sz="8" w:space="0" w:color="A6A6A6"/>
            </w:tcBorders>
            <w:shd w:val="clear" w:color="auto" w:fill="auto"/>
            <w:vAlign w:val="center"/>
            <w:hideMark/>
          </w:tcPr>
          <w:p w14:paraId="22132531" w14:textId="77777777" w:rsidR="005539A3" w:rsidRPr="0076210B" w:rsidRDefault="005539A3" w:rsidP="00A23D18">
            <w:pPr>
              <w:rPr>
                <w:rFonts w:asciiTheme="minorHAnsi" w:hAnsiTheme="minorHAnsi" w:cstheme="minorHAnsi"/>
                <w:b/>
                <w:bCs/>
                <w:color w:val="000000"/>
                <w:sz w:val="22"/>
                <w:szCs w:val="22"/>
              </w:rPr>
            </w:pPr>
            <w:r w:rsidRPr="0076210B">
              <w:rPr>
                <w:rFonts w:asciiTheme="minorHAnsi" w:hAnsiTheme="minorHAnsi" w:cstheme="minorHAnsi"/>
                <w:b/>
                <w:bCs/>
                <w:color w:val="000000"/>
                <w:sz w:val="22"/>
                <w:szCs w:val="22"/>
              </w:rPr>
              <w:t>Feature Selection</w:t>
            </w:r>
          </w:p>
        </w:tc>
        <w:tc>
          <w:tcPr>
            <w:tcW w:w="1349" w:type="pct"/>
            <w:tcBorders>
              <w:top w:val="nil"/>
              <w:left w:val="nil"/>
              <w:bottom w:val="single" w:sz="8" w:space="0" w:color="A6A6A6"/>
              <w:right w:val="single" w:sz="8" w:space="0" w:color="A6A6A6"/>
            </w:tcBorders>
            <w:shd w:val="clear" w:color="auto" w:fill="auto"/>
            <w:vAlign w:val="center"/>
            <w:hideMark/>
          </w:tcPr>
          <w:p w14:paraId="53867AA1" w14:textId="77777777" w:rsidR="005539A3" w:rsidRPr="0076210B" w:rsidRDefault="005539A3" w:rsidP="00A23D18">
            <w:pPr>
              <w:rPr>
                <w:rFonts w:asciiTheme="minorHAnsi" w:hAnsiTheme="minorHAnsi" w:cstheme="minorHAnsi"/>
                <w:color w:val="000000"/>
                <w:sz w:val="22"/>
                <w:szCs w:val="22"/>
              </w:rPr>
            </w:pPr>
            <w:r w:rsidRPr="0076210B">
              <w:rPr>
                <w:rFonts w:asciiTheme="minorHAnsi" w:hAnsiTheme="minorHAnsi" w:cstheme="minorHAnsi"/>
                <w:color w:val="000000"/>
                <w:sz w:val="22"/>
                <w:szCs w:val="22"/>
              </w:rPr>
              <w:t>- PROC HPFOREST automatically ranks features by importance</w:t>
            </w:r>
          </w:p>
        </w:tc>
        <w:tc>
          <w:tcPr>
            <w:tcW w:w="1397" w:type="pct"/>
            <w:tcBorders>
              <w:top w:val="nil"/>
              <w:left w:val="nil"/>
              <w:bottom w:val="single" w:sz="8" w:space="0" w:color="A6A6A6"/>
              <w:right w:val="single" w:sz="8" w:space="0" w:color="A6A6A6"/>
            </w:tcBorders>
            <w:shd w:val="clear" w:color="auto" w:fill="auto"/>
            <w:vAlign w:val="center"/>
            <w:hideMark/>
          </w:tcPr>
          <w:p w14:paraId="691B444F" w14:textId="77777777" w:rsidR="005539A3" w:rsidRPr="0076210B" w:rsidRDefault="005539A3" w:rsidP="00A23D18">
            <w:pPr>
              <w:rPr>
                <w:rFonts w:asciiTheme="minorHAnsi" w:hAnsiTheme="minorHAnsi" w:cstheme="minorHAnsi"/>
                <w:color w:val="000000"/>
                <w:sz w:val="22"/>
                <w:szCs w:val="22"/>
              </w:rPr>
            </w:pPr>
            <w:r w:rsidRPr="0076210B">
              <w:rPr>
                <w:rFonts w:asciiTheme="minorHAnsi" w:hAnsiTheme="minorHAnsi" w:cstheme="minorHAnsi"/>
                <w:color w:val="000000"/>
                <w:sz w:val="22"/>
                <w:szCs w:val="22"/>
              </w:rPr>
              <w:t xml:space="preserve">- </w:t>
            </w:r>
            <w:proofErr w:type="spellStart"/>
            <w:r w:rsidRPr="0076210B">
              <w:rPr>
                <w:rFonts w:asciiTheme="minorHAnsi" w:hAnsiTheme="minorHAnsi" w:cstheme="minorHAnsi"/>
                <w:color w:val="000000"/>
                <w:sz w:val="22"/>
                <w:szCs w:val="22"/>
              </w:rPr>
              <w:t>feature_importances</w:t>
            </w:r>
            <w:proofErr w:type="spellEnd"/>
            <w:r w:rsidRPr="0076210B">
              <w:rPr>
                <w:rFonts w:asciiTheme="minorHAnsi" w:hAnsiTheme="minorHAnsi" w:cstheme="minorHAnsi"/>
                <w:color w:val="000000"/>
                <w:sz w:val="22"/>
                <w:szCs w:val="22"/>
              </w:rPr>
              <w:t xml:space="preserve">_ attribute in </w:t>
            </w:r>
            <w:proofErr w:type="spellStart"/>
            <w:r w:rsidRPr="0076210B">
              <w:rPr>
                <w:rFonts w:asciiTheme="minorHAnsi" w:hAnsiTheme="minorHAnsi" w:cstheme="minorHAnsi"/>
                <w:color w:val="000000"/>
                <w:sz w:val="22"/>
                <w:szCs w:val="22"/>
              </w:rPr>
              <w:t>RandomForestClassifier</w:t>
            </w:r>
            <w:proofErr w:type="spellEnd"/>
            <w:r w:rsidRPr="0076210B">
              <w:rPr>
                <w:rFonts w:asciiTheme="minorHAnsi" w:hAnsiTheme="minorHAnsi" w:cstheme="minorHAnsi"/>
                <w:color w:val="000000"/>
                <w:sz w:val="22"/>
                <w:szCs w:val="22"/>
              </w:rPr>
              <w:t xml:space="preserve"> and </w:t>
            </w:r>
            <w:proofErr w:type="spellStart"/>
            <w:r w:rsidRPr="0076210B">
              <w:rPr>
                <w:rFonts w:asciiTheme="minorHAnsi" w:hAnsiTheme="minorHAnsi" w:cstheme="minorHAnsi"/>
                <w:color w:val="000000"/>
                <w:sz w:val="22"/>
                <w:szCs w:val="22"/>
              </w:rPr>
              <w:t>GradientBoostingClassifier</w:t>
            </w:r>
            <w:proofErr w:type="spellEnd"/>
            <w:r w:rsidRPr="0076210B">
              <w:rPr>
                <w:rFonts w:asciiTheme="minorHAnsi" w:hAnsiTheme="minorHAnsi" w:cstheme="minorHAnsi"/>
                <w:color w:val="000000"/>
                <w:sz w:val="22"/>
                <w:szCs w:val="22"/>
              </w:rPr>
              <w:t xml:space="preserve"> to rank features</w:t>
            </w:r>
          </w:p>
        </w:tc>
        <w:tc>
          <w:tcPr>
            <w:tcW w:w="1247" w:type="pct"/>
            <w:tcBorders>
              <w:top w:val="nil"/>
              <w:left w:val="nil"/>
              <w:bottom w:val="single" w:sz="8" w:space="0" w:color="A6A6A6"/>
              <w:right w:val="single" w:sz="8" w:space="0" w:color="A6A6A6"/>
            </w:tcBorders>
            <w:shd w:val="clear" w:color="auto" w:fill="auto"/>
            <w:vAlign w:val="center"/>
            <w:hideMark/>
          </w:tcPr>
          <w:p w14:paraId="56187206" w14:textId="77777777" w:rsidR="005539A3" w:rsidRPr="0076210B" w:rsidRDefault="005539A3" w:rsidP="00A23D18">
            <w:pPr>
              <w:rPr>
                <w:rFonts w:asciiTheme="minorHAnsi" w:hAnsiTheme="minorHAnsi" w:cstheme="minorHAnsi"/>
                <w:color w:val="000000"/>
                <w:sz w:val="22"/>
                <w:szCs w:val="22"/>
              </w:rPr>
            </w:pPr>
            <w:r w:rsidRPr="0076210B">
              <w:rPr>
                <w:rFonts w:asciiTheme="minorHAnsi" w:hAnsiTheme="minorHAnsi" w:cstheme="minorHAnsi"/>
                <w:color w:val="000000"/>
                <w:sz w:val="22"/>
                <w:szCs w:val="22"/>
              </w:rPr>
              <w:t xml:space="preserve">- importance() function in </w:t>
            </w:r>
            <w:proofErr w:type="spellStart"/>
            <w:r w:rsidRPr="0076210B">
              <w:rPr>
                <w:rFonts w:asciiTheme="minorHAnsi" w:hAnsiTheme="minorHAnsi" w:cstheme="minorHAnsi"/>
                <w:color w:val="000000"/>
                <w:sz w:val="22"/>
                <w:szCs w:val="22"/>
              </w:rPr>
              <w:t>randomForest</w:t>
            </w:r>
            <w:proofErr w:type="spellEnd"/>
            <w:r w:rsidRPr="0076210B">
              <w:rPr>
                <w:rFonts w:asciiTheme="minorHAnsi" w:hAnsiTheme="minorHAnsi" w:cstheme="minorHAnsi"/>
                <w:color w:val="000000"/>
                <w:sz w:val="22"/>
                <w:szCs w:val="22"/>
              </w:rPr>
              <w:t xml:space="preserve"> for feature ranking</w:t>
            </w:r>
          </w:p>
        </w:tc>
      </w:tr>
      <w:tr w:rsidR="005539A3" w:rsidRPr="0076210B" w14:paraId="629F11F5" w14:textId="77777777" w:rsidTr="00A23D18">
        <w:trPr>
          <w:trHeight w:val="915"/>
        </w:trPr>
        <w:tc>
          <w:tcPr>
            <w:tcW w:w="1006" w:type="pct"/>
            <w:vMerge/>
            <w:tcBorders>
              <w:top w:val="nil"/>
              <w:left w:val="single" w:sz="8" w:space="0" w:color="A6A6A6"/>
              <w:bottom w:val="single" w:sz="8" w:space="0" w:color="A6A6A6"/>
              <w:right w:val="single" w:sz="8" w:space="0" w:color="A6A6A6"/>
            </w:tcBorders>
            <w:vAlign w:val="center"/>
            <w:hideMark/>
          </w:tcPr>
          <w:p w14:paraId="2FADD38C" w14:textId="77777777" w:rsidR="005539A3" w:rsidRPr="0076210B" w:rsidRDefault="005539A3" w:rsidP="00A23D18">
            <w:pPr>
              <w:rPr>
                <w:rFonts w:asciiTheme="minorHAnsi" w:hAnsiTheme="minorHAnsi" w:cstheme="minorHAnsi"/>
                <w:b/>
                <w:bCs/>
                <w:color w:val="000000"/>
                <w:sz w:val="22"/>
                <w:szCs w:val="22"/>
              </w:rPr>
            </w:pPr>
          </w:p>
        </w:tc>
        <w:tc>
          <w:tcPr>
            <w:tcW w:w="1349" w:type="pct"/>
            <w:tcBorders>
              <w:top w:val="nil"/>
              <w:left w:val="nil"/>
              <w:bottom w:val="single" w:sz="8" w:space="0" w:color="A6A6A6"/>
              <w:right w:val="single" w:sz="8" w:space="0" w:color="A6A6A6"/>
            </w:tcBorders>
            <w:shd w:val="clear" w:color="auto" w:fill="auto"/>
            <w:vAlign w:val="center"/>
            <w:hideMark/>
          </w:tcPr>
          <w:p w14:paraId="3A9966CC" w14:textId="77777777" w:rsidR="005539A3" w:rsidRPr="0076210B" w:rsidRDefault="005539A3" w:rsidP="00A23D18">
            <w:pPr>
              <w:rPr>
                <w:rFonts w:asciiTheme="minorHAnsi" w:hAnsiTheme="minorHAnsi" w:cstheme="minorHAnsi"/>
                <w:color w:val="000000"/>
                <w:sz w:val="22"/>
                <w:szCs w:val="22"/>
              </w:rPr>
            </w:pPr>
            <w:r w:rsidRPr="0076210B">
              <w:rPr>
                <w:rFonts w:asciiTheme="minorHAnsi" w:hAnsiTheme="minorHAnsi" w:cstheme="minorHAnsi"/>
                <w:color w:val="000000"/>
                <w:sz w:val="22"/>
                <w:szCs w:val="22"/>
              </w:rPr>
              <w:t>- Use PROC VARREDUCE to select important features</w:t>
            </w:r>
          </w:p>
        </w:tc>
        <w:tc>
          <w:tcPr>
            <w:tcW w:w="1397" w:type="pct"/>
            <w:tcBorders>
              <w:top w:val="nil"/>
              <w:left w:val="nil"/>
              <w:bottom w:val="single" w:sz="8" w:space="0" w:color="A6A6A6"/>
              <w:right w:val="single" w:sz="8" w:space="0" w:color="A6A6A6"/>
            </w:tcBorders>
            <w:shd w:val="clear" w:color="auto" w:fill="auto"/>
            <w:vAlign w:val="center"/>
            <w:hideMark/>
          </w:tcPr>
          <w:p w14:paraId="2A096EC9" w14:textId="77777777" w:rsidR="005539A3" w:rsidRPr="0076210B" w:rsidRDefault="005539A3" w:rsidP="00A23D18">
            <w:pPr>
              <w:rPr>
                <w:rFonts w:asciiTheme="minorHAnsi" w:hAnsiTheme="minorHAnsi" w:cstheme="minorHAnsi"/>
                <w:color w:val="000000"/>
                <w:sz w:val="22"/>
                <w:szCs w:val="22"/>
              </w:rPr>
            </w:pPr>
            <w:r w:rsidRPr="0076210B">
              <w:rPr>
                <w:rFonts w:asciiTheme="minorHAnsi" w:hAnsiTheme="minorHAnsi" w:cstheme="minorHAnsi"/>
                <w:color w:val="000000"/>
                <w:sz w:val="22"/>
                <w:szCs w:val="22"/>
              </w:rPr>
              <w:t xml:space="preserve">- Use </w:t>
            </w:r>
            <w:proofErr w:type="spellStart"/>
            <w:r w:rsidRPr="0076210B">
              <w:rPr>
                <w:rFonts w:asciiTheme="minorHAnsi" w:hAnsiTheme="minorHAnsi" w:cstheme="minorHAnsi"/>
                <w:color w:val="000000"/>
                <w:sz w:val="22"/>
                <w:szCs w:val="22"/>
              </w:rPr>
              <w:t>SelectFromModel</w:t>
            </w:r>
            <w:proofErr w:type="spellEnd"/>
            <w:r w:rsidRPr="0076210B">
              <w:rPr>
                <w:rFonts w:asciiTheme="minorHAnsi" w:hAnsiTheme="minorHAnsi" w:cstheme="minorHAnsi"/>
                <w:color w:val="000000"/>
                <w:sz w:val="22"/>
                <w:szCs w:val="22"/>
              </w:rPr>
              <w:t xml:space="preserve"> for feature selection</w:t>
            </w:r>
          </w:p>
        </w:tc>
        <w:tc>
          <w:tcPr>
            <w:tcW w:w="1247" w:type="pct"/>
            <w:tcBorders>
              <w:top w:val="nil"/>
              <w:left w:val="nil"/>
              <w:bottom w:val="single" w:sz="8" w:space="0" w:color="A6A6A6"/>
              <w:right w:val="single" w:sz="8" w:space="0" w:color="A6A6A6"/>
            </w:tcBorders>
            <w:shd w:val="clear" w:color="auto" w:fill="auto"/>
            <w:vAlign w:val="center"/>
            <w:hideMark/>
          </w:tcPr>
          <w:p w14:paraId="46EBE438" w14:textId="77777777" w:rsidR="005539A3" w:rsidRPr="0076210B" w:rsidRDefault="005539A3" w:rsidP="00A23D18">
            <w:pPr>
              <w:rPr>
                <w:rFonts w:asciiTheme="minorHAnsi" w:hAnsiTheme="minorHAnsi" w:cstheme="minorHAnsi"/>
                <w:color w:val="000000"/>
                <w:sz w:val="22"/>
                <w:szCs w:val="22"/>
              </w:rPr>
            </w:pPr>
            <w:r w:rsidRPr="0076210B">
              <w:rPr>
                <w:rFonts w:asciiTheme="minorHAnsi" w:hAnsiTheme="minorHAnsi" w:cstheme="minorHAnsi"/>
                <w:color w:val="000000"/>
                <w:sz w:val="22"/>
                <w:szCs w:val="22"/>
              </w:rPr>
              <w:t xml:space="preserve">- </w:t>
            </w:r>
            <w:proofErr w:type="spellStart"/>
            <w:r w:rsidRPr="0076210B">
              <w:rPr>
                <w:rFonts w:asciiTheme="minorHAnsi" w:hAnsiTheme="minorHAnsi" w:cstheme="minorHAnsi"/>
                <w:color w:val="000000"/>
                <w:sz w:val="22"/>
                <w:szCs w:val="22"/>
              </w:rPr>
              <w:t>varImp</w:t>
            </w:r>
            <w:proofErr w:type="spellEnd"/>
            <w:r w:rsidRPr="0076210B">
              <w:rPr>
                <w:rFonts w:asciiTheme="minorHAnsi" w:hAnsiTheme="minorHAnsi" w:cstheme="minorHAnsi"/>
                <w:color w:val="000000"/>
                <w:sz w:val="22"/>
                <w:szCs w:val="22"/>
              </w:rPr>
              <w:t xml:space="preserve">() from caret to assess feature importance in </w:t>
            </w:r>
            <w:proofErr w:type="spellStart"/>
            <w:r w:rsidRPr="0076210B">
              <w:rPr>
                <w:rFonts w:asciiTheme="minorHAnsi" w:hAnsiTheme="minorHAnsi" w:cstheme="minorHAnsi"/>
                <w:color w:val="000000"/>
                <w:sz w:val="22"/>
                <w:szCs w:val="22"/>
              </w:rPr>
              <w:t>gbm</w:t>
            </w:r>
            <w:proofErr w:type="spellEnd"/>
            <w:r w:rsidRPr="0076210B">
              <w:rPr>
                <w:rFonts w:asciiTheme="minorHAnsi" w:hAnsiTheme="minorHAnsi" w:cstheme="minorHAnsi"/>
                <w:color w:val="000000"/>
                <w:sz w:val="22"/>
                <w:szCs w:val="22"/>
              </w:rPr>
              <w:t xml:space="preserve"> models</w:t>
            </w:r>
          </w:p>
        </w:tc>
      </w:tr>
      <w:tr w:rsidR="005539A3" w:rsidRPr="0076210B" w14:paraId="6DB985CB" w14:textId="77777777" w:rsidTr="00A23D18">
        <w:trPr>
          <w:trHeight w:val="1215"/>
        </w:trPr>
        <w:tc>
          <w:tcPr>
            <w:tcW w:w="1006" w:type="pct"/>
            <w:vMerge w:val="restart"/>
            <w:tcBorders>
              <w:top w:val="nil"/>
              <w:left w:val="single" w:sz="8" w:space="0" w:color="A6A6A6"/>
              <w:bottom w:val="single" w:sz="8" w:space="0" w:color="A6A6A6"/>
              <w:right w:val="single" w:sz="8" w:space="0" w:color="A6A6A6"/>
            </w:tcBorders>
            <w:shd w:val="clear" w:color="auto" w:fill="auto"/>
            <w:vAlign w:val="center"/>
            <w:hideMark/>
          </w:tcPr>
          <w:p w14:paraId="0B80C723" w14:textId="77777777" w:rsidR="005539A3" w:rsidRPr="0076210B" w:rsidRDefault="005539A3" w:rsidP="00A23D18">
            <w:pPr>
              <w:rPr>
                <w:rFonts w:asciiTheme="minorHAnsi" w:hAnsiTheme="minorHAnsi" w:cstheme="minorHAnsi"/>
                <w:b/>
                <w:bCs/>
                <w:color w:val="000000"/>
                <w:sz w:val="22"/>
                <w:szCs w:val="22"/>
              </w:rPr>
            </w:pPr>
            <w:r w:rsidRPr="0076210B">
              <w:rPr>
                <w:rFonts w:asciiTheme="minorHAnsi" w:hAnsiTheme="minorHAnsi" w:cstheme="minorHAnsi"/>
                <w:b/>
                <w:bCs/>
                <w:color w:val="000000"/>
                <w:sz w:val="22"/>
                <w:szCs w:val="22"/>
              </w:rPr>
              <w:lastRenderedPageBreak/>
              <w:t>Pruning</w:t>
            </w:r>
            <w:r>
              <w:rPr>
                <w:rFonts w:asciiTheme="minorHAnsi" w:hAnsiTheme="minorHAnsi" w:cstheme="minorHAnsi"/>
                <w:b/>
                <w:bCs/>
                <w:color w:val="000000"/>
                <w:sz w:val="22"/>
                <w:szCs w:val="22"/>
              </w:rPr>
              <w:t xml:space="preserve"> </w:t>
            </w:r>
            <w:r w:rsidRPr="0076210B">
              <w:rPr>
                <w:rFonts w:asciiTheme="minorHAnsi" w:hAnsiTheme="minorHAnsi" w:cstheme="minorHAnsi"/>
                <w:b/>
                <w:bCs/>
                <w:color w:val="000000"/>
                <w:sz w:val="22"/>
                <w:szCs w:val="22"/>
              </w:rPr>
              <w:t>/Regularization</w:t>
            </w:r>
          </w:p>
        </w:tc>
        <w:tc>
          <w:tcPr>
            <w:tcW w:w="1349" w:type="pct"/>
            <w:tcBorders>
              <w:top w:val="nil"/>
              <w:left w:val="nil"/>
              <w:bottom w:val="single" w:sz="8" w:space="0" w:color="A6A6A6"/>
              <w:right w:val="single" w:sz="8" w:space="0" w:color="A6A6A6"/>
            </w:tcBorders>
            <w:shd w:val="clear" w:color="auto" w:fill="auto"/>
            <w:vAlign w:val="center"/>
            <w:hideMark/>
          </w:tcPr>
          <w:p w14:paraId="6664491A" w14:textId="77777777" w:rsidR="005539A3" w:rsidRPr="0076210B" w:rsidRDefault="005539A3" w:rsidP="00A23D18">
            <w:pPr>
              <w:rPr>
                <w:rFonts w:asciiTheme="minorHAnsi" w:hAnsiTheme="minorHAnsi" w:cstheme="minorHAnsi"/>
                <w:color w:val="000000"/>
                <w:sz w:val="22"/>
                <w:szCs w:val="22"/>
              </w:rPr>
            </w:pPr>
            <w:r w:rsidRPr="0076210B">
              <w:rPr>
                <w:rFonts w:asciiTheme="minorHAnsi" w:hAnsiTheme="minorHAnsi" w:cstheme="minorHAnsi"/>
                <w:color w:val="000000"/>
                <w:sz w:val="22"/>
                <w:szCs w:val="22"/>
              </w:rPr>
              <w:t>- Random Forest: No pruning required; control model complexity via tree depth and the number of trees</w:t>
            </w:r>
          </w:p>
        </w:tc>
        <w:tc>
          <w:tcPr>
            <w:tcW w:w="1397" w:type="pct"/>
            <w:tcBorders>
              <w:top w:val="nil"/>
              <w:left w:val="nil"/>
              <w:bottom w:val="single" w:sz="8" w:space="0" w:color="A6A6A6"/>
              <w:right w:val="single" w:sz="8" w:space="0" w:color="A6A6A6"/>
            </w:tcBorders>
            <w:shd w:val="clear" w:color="auto" w:fill="auto"/>
            <w:vAlign w:val="center"/>
            <w:hideMark/>
          </w:tcPr>
          <w:p w14:paraId="30555DE9" w14:textId="77777777" w:rsidR="005539A3" w:rsidRPr="0076210B" w:rsidRDefault="005539A3" w:rsidP="00A23D18">
            <w:pPr>
              <w:rPr>
                <w:rFonts w:asciiTheme="minorHAnsi" w:hAnsiTheme="minorHAnsi" w:cstheme="minorHAnsi"/>
                <w:color w:val="000000"/>
                <w:sz w:val="22"/>
                <w:szCs w:val="22"/>
              </w:rPr>
            </w:pPr>
            <w:r w:rsidRPr="0076210B">
              <w:rPr>
                <w:rFonts w:asciiTheme="minorHAnsi" w:hAnsiTheme="minorHAnsi" w:cstheme="minorHAnsi"/>
                <w:color w:val="000000"/>
                <w:sz w:val="22"/>
                <w:szCs w:val="22"/>
              </w:rPr>
              <w:t>- Random Forest: Control tree depth and the number of estimators to avoid overfitting</w:t>
            </w:r>
          </w:p>
        </w:tc>
        <w:tc>
          <w:tcPr>
            <w:tcW w:w="1247" w:type="pct"/>
            <w:tcBorders>
              <w:top w:val="nil"/>
              <w:left w:val="nil"/>
              <w:bottom w:val="single" w:sz="8" w:space="0" w:color="A6A6A6"/>
              <w:right w:val="single" w:sz="8" w:space="0" w:color="A6A6A6"/>
            </w:tcBorders>
            <w:shd w:val="clear" w:color="auto" w:fill="auto"/>
            <w:vAlign w:val="center"/>
            <w:hideMark/>
          </w:tcPr>
          <w:p w14:paraId="560089F6" w14:textId="77777777" w:rsidR="005539A3" w:rsidRPr="0076210B" w:rsidRDefault="005539A3" w:rsidP="00A23D18">
            <w:pPr>
              <w:rPr>
                <w:rFonts w:asciiTheme="minorHAnsi" w:hAnsiTheme="minorHAnsi" w:cstheme="minorHAnsi"/>
                <w:color w:val="000000"/>
                <w:sz w:val="22"/>
                <w:szCs w:val="22"/>
              </w:rPr>
            </w:pPr>
            <w:r w:rsidRPr="0076210B">
              <w:rPr>
                <w:rFonts w:asciiTheme="minorHAnsi" w:hAnsiTheme="minorHAnsi" w:cstheme="minorHAnsi"/>
                <w:color w:val="000000"/>
                <w:sz w:val="22"/>
                <w:szCs w:val="22"/>
              </w:rPr>
              <w:t xml:space="preserve">- Random Forest: Pruning not necessary; control with </w:t>
            </w:r>
            <w:proofErr w:type="spellStart"/>
            <w:r w:rsidRPr="0076210B">
              <w:rPr>
                <w:rFonts w:asciiTheme="minorHAnsi" w:hAnsiTheme="minorHAnsi" w:cstheme="minorHAnsi"/>
                <w:color w:val="000000"/>
                <w:sz w:val="22"/>
                <w:szCs w:val="22"/>
              </w:rPr>
              <w:t>ntree</w:t>
            </w:r>
            <w:proofErr w:type="spellEnd"/>
            <w:r w:rsidRPr="0076210B">
              <w:rPr>
                <w:rFonts w:asciiTheme="minorHAnsi" w:hAnsiTheme="minorHAnsi" w:cstheme="minorHAnsi"/>
                <w:color w:val="000000"/>
                <w:sz w:val="22"/>
                <w:szCs w:val="22"/>
              </w:rPr>
              <w:t xml:space="preserve"> and </w:t>
            </w:r>
            <w:proofErr w:type="spellStart"/>
            <w:r w:rsidRPr="0076210B">
              <w:rPr>
                <w:rFonts w:asciiTheme="minorHAnsi" w:hAnsiTheme="minorHAnsi" w:cstheme="minorHAnsi"/>
                <w:color w:val="000000"/>
                <w:sz w:val="22"/>
                <w:szCs w:val="22"/>
              </w:rPr>
              <w:t>maxnodes</w:t>
            </w:r>
            <w:proofErr w:type="spellEnd"/>
          </w:p>
        </w:tc>
      </w:tr>
      <w:tr w:rsidR="005539A3" w:rsidRPr="0076210B" w14:paraId="45C2BEB7" w14:textId="77777777" w:rsidTr="00A23D18">
        <w:trPr>
          <w:trHeight w:val="1770"/>
        </w:trPr>
        <w:tc>
          <w:tcPr>
            <w:tcW w:w="1006" w:type="pct"/>
            <w:vMerge/>
            <w:tcBorders>
              <w:top w:val="nil"/>
              <w:left w:val="single" w:sz="8" w:space="0" w:color="A6A6A6"/>
              <w:bottom w:val="single" w:sz="8" w:space="0" w:color="A6A6A6"/>
              <w:right w:val="single" w:sz="8" w:space="0" w:color="A6A6A6"/>
            </w:tcBorders>
            <w:vAlign w:val="center"/>
            <w:hideMark/>
          </w:tcPr>
          <w:p w14:paraId="014EBE60" w14:textId="77777777" w:rsidR="005539A3" w:rsidRPr="0076210B" w:rsidRDefault="005539A3" w:rsidP="00A23D18">
            <w:pPr>
              <w:rPr>
                <w:rFonts w:asciiTheme="minorHAnsi" w:hAnsiTheme="minorHAnsi" w:cstheme="minorHAnsi"/>
                <w:b/>
                <w:bCs/>
                <w:color w:val="000000"/>
                <w:sz w:val="22"/>
                <w:szCs w:val="22"/>
              </w:rPr>
            </w:pPr>
          </w:p>
        </w:tc>
        <w:tc>
          <w:tcPr>
            <w:tcW w:w="1349" w:type="pct"/>
            <w:tcBorders>
              <w:top w:val="nil"/>
              <w:left w:val="nil"/>
              <w:bottom w:val="single" w:sz="8" w:space="0" w:color="A6A6A6"/>
              <w:right w:val="single" w:sz="8" w:space="0" w:color="A6A6A6"/>
            </w:tcBorders>
            <w:shd w:val="clear" w:color="auto" w:fill="auto"/>
            <w:vAlign w:val="center"/>
            <w:hideMark/>
          </w:tcPr>
          <w:p w14:paraId="44EA25A4" w14:textId="77777777" w:rsidR="005539A3" w:rsidRPr="0076210B" w:rsidRDefault="005539A3" w:rsidP="00A23D18">
            <w:pPr>
              <w:rPr>
                <w:rFonts w:asciiTheme="minorHAnsi" w:hAnsiTheme="minorHAnsi" w:cstheme="minorHAnsi"/>
                <w:color w:val="000000"/>
                <w:sz w:val="22"/>
                <w:szCs w:val="22"/>
              </w:rPr>
            </w:pPr>
            <w:r w:rsidRPr="0076210B">
              <w:rPr>
                <w:rFonts w:asciiTheme="minorHAnsi" w:hAnsiTheme="minorHAnsi" w:cstheme="minorHAnsi"/>
                <w:color w:val="000000"/>
                <w:sz w:val="22"/>
                <w:szCs w:val="22"/>
              </w:rPr>
              <w:t>- Gradient Boosting: Control overfitting with SHRINKAGE and LEAFSIZE</w:t>
            </w:r>
          </w:p>
        </w:tc>
        <w:tc>
          <w:tcPr>
            <w:tcW w:w="1397" w:type="pct"/>
            <w:tcBorders>
              <w:top w:val="nil"/>
              <w:left w:val="nil"/>
              <w:bottom w:val="single" w:sz="8" w:space="0" w:color="A6A6A6"/>
              <w:right w:val="single" w:sz="8" w:space="0" w:color="A6A6A6"/>
            </w:tcBorders>
            <w:shd w:val="clear" w:color="auto" w:fill="auto"/>
            <w:vAlign w:val="center"/>
            <w:hideMark/>
          </w:tcPr>
          <w:p w14:paraId="65B2EA54" w14:textId="77777777" w:rsidR="005539A3" w:rsidRPr="0076210B" w:rsidRDefault="005539A3" w:rsidP="00A23D18">
            <w:pPr>
              <w:rPr>
                <w:rFonts w:asciiTheme="minorHAnsi" w:hAnsiTheme="minorHAnsi" w:cstheme="minorHAnsi"/>
                <w:color w:val="000000"/>
                <w:sz w:val="22"/>
                <w:szCs w:val="22"/>
              </w:rPr>
            </w:pPr>
            <w:r w:rsidRPr="0076210B">
              <w:rPr>
                <w:rFonts w:asciiTheme="minorHAnsi" w:hAnsiTheme="minorHAnsi" w:cstheme="minorHAnsi"/>
                <w:color w:val="000000"/>
                <w:sz w:val="22"/>
                <w:szCs w:val="22"/>
              </w:rPr>
              <w:t xml:space="preserve">- Gradient Boosting: Use </w:t>
            </w:r>
            <w:proofErr w:type="spellStart"/>
            <w:r w:rsidRPr="0076210B">
              <w:rPr>
                <w:rFonts w:asciiTheme="minorHAnsi" w:hAnsiTheme="minorHAnsi" w:cstheme="minorHAnsi"/>
                <w:color w:val="000000"/>
                <w:sz w:val="22"/>
                <w:szCs w:val="22"/>
              </w:rPr>
              <w:t>learning_rate</w:t>
            </w:r>
            <w:proofErr w:type="spellEnd"/>
            <w:r w:rsidRPr="0076210B">
              <w:rPr>
                <w:rFonts w:asciiTheme="minorHAnsi" w:hAnsiTheme="minorHAnsi" w:cstheme="minorHAnsi"/>
                <w:color w:val="000000"/>
                <w:sz w:val="22"/>
                <w:szCs w:val="22"/>
              </w:rPr>
              <w:t xml:space="preserve"> and </w:t>
            </w:r>
            <w:proofErr w:type="spellStart"/>
            <w:r w:rsidRPr="0076210B">
              <w:rPr>
                <w:rFonts w:asciiTheme="minorHAnsi" w:hAnsiTheme="minorHAnsi" w:cstheme="minorHAnsi"/>
                <w:color w:val="000000"/>
                <w:sz w:val="22"/>
                <w:szCs w:val="22"/>
              </w:rPr>
              <w:t>max_depth</w:t>
            </w:r>
            <w:proofErr w:type="spellEnd"/>
            <w:r w:rsidRPr="0076210B">
              <w:rPr>
                <w:rFonts w:asciiTheme="minorHAnsi" w:hAnsiTheme="minorHAnsi" w:cstheme="minorHAnsi"/>
                <w:color w:val="000000"/>
                <w:sz w:val="22"/>
                <w:szCs w:val="22"/>
              </w:rPr>
              <w:t xml:space="preserve"> for regularization; early stopping with </w:t>
            </w:r>
            <w:proofErr w:type="spellStart"/>
            <w:r w:rsidRPr="0076210B">
              <w:rPr>
                <w:rFonts w:asciiTheme="minorHAnsi" w:hAnsiTheme="minorHAnsi" w:cstheme="minorHAnsi"/>
                <w:color w:val="000000"/>
                <w:sz w:val="22"/>
                <w:szCs w:val="22"/>
              </w:rPr>
              <w:t>validation_fraction</w:t>
            </w:r>
            <w:proofErr w:type="spellEnd"/>
          </w:p>
        </w:tc>
        <w:tc>
          <w:tcPr>
            <w:tcW w:w="1247" w:type="pct"/>
            <w:tcBorders>
              <w:top w:val="nil"/>
              <w:left w:val="nil"/>
              <w:bottom w:val="single" w:sz="8" w:space="0" w:color="A6A6A6"/>
              <w:right w:val="single" w:sz="8" w:space="0" w:color="A6A6A6"/>
            </w:tcBorders>
            <w:shd w:val="clear" w:color="auto" w:fill="auto"/>
            <w:vAlign w:val="center"/>
            <w:hideMark/>
          </w:tcPr>
          <w:p w14:paraId="1BD49772" w14:textId="77777777" w:rsidR="005539A3" w:rsidRPr="0076210B" w:rsidRDefault="005539A3" w:rsidP="00A23D18">
            <w:pPr>
              <w:rPr>
                <w:rFonts w:asciiTheme="minorHAnsi" w:hAnsiTheme="minorHAnsi" w:cstheme="minorHAnsi"/>
                <w:color w:val="000000"/>
                <w:sz w:val="22"/>
                <w:szCs w:val="22"/>
              </w:rPr>
            </w:pPr>
            <w:r w:rsidRPr="0076210B">
              <w:rPr>
                <w:rFonts w:asciiTheme="minorHAnsi" w:hAnsiTheme="minorHAnsi" w:cstheme="minorHAnsi"/>
                <w:color w:val="000000"/>
                <w:sz w:val="22"/>
                <w:szCs w:val="22"/>
              </w:rPr>
              <w:t xml:space="preserve">- Gradient Boosting: Use shrinkage and </w:t>
            </w:r>
            <w:proofErr w:type="spellStart"/>
            <w:r w:rsidRPr="0076210B">
              <w:rPr>
                <w:rFonts w:asciiTheme="minorHAnsi" w:hAnsiTheme="minorHAnsi" w:cstheme="minorHAnsi"/>
                <w:color w:val="000000"/>
                <w:sz w:val="22"/>
                <w:szCs w:val="22"/>
              </w:rPr>
              <w:t>interaction.depth</w:t>
            </w:r>
            <w:proofErr w:type="spellEnd"/>
            <w:r w:rsidRPr="0076210B">
              <w:rPr>
                <w:rFonts w:asciiTheme="minorHAnsi" w:hAnsiTheme="minorHAnsi" w:cstheme="minorHAnsi"/>
                <w:color w:val="000000"/>
                <w:sz w:val="22"/>
                <w:szCs w:val="22"/>
              </w:rPr>
              <w:t xml:space="preserve"> to prevent overfitting</w:t>
            </w:r>
          </w:p>
        </w:tc>
      </w:tr>
      <w:tr w:rsidR="005539A3" w:rsidRPr="0076210B" w14:paraId="6AE2AF96" w14:textId="77777777" w:rsidTr="00A23D18">
        <w:trPr>
          <w:trHeight w:val="1815"/>
        </w:trPr>
        <w:tc>
          <w:tcPr>
            <w:tcW w:w="1006" w:type="pct"/>
            <w:tcBorders>
              <w:top w:val="nil"/>
              <w:left w:val="single" w:sz="8" w:space="0" w:color="A6A6A6"/>
              <w:bottom w:val="single" w:sz="8" w:space="0" w:color="A6A6A6"/>
              <w:right w:val="single" w:sz="8" w:space="0" w:color="A6A6A6"/>
            </w:tcBorders>
            <w:shd w:val="clear" w:color="auto" w:fill="auto"/>
            <w:vAlign w:val="center"/>
            <w:hideMark/>
          </w:tcPr>
          <w:p w14:paraId="5B1B4533" w14:textId="77777777" w:rsidR="005539A3" w:rsidRPr="0076210B" w:rsidRDefault="005539A3" w:rsidP="00A23D18">
            <w:pPr>
              <w:rPr>
                <w:rFonts w:asciiTheme="minorHAnsi" w:hAnsiTheme="minorHAnsi" w:cstheme="minorHAnsi"/>
                <w:b/>
                <w:bCs/>
                <w:color w:val="000000"/>
                <w:sz w:val="22"/>
                <w:szCs w:val="22"/>
              </w:rPr>
            </w:pPr>
            <w:r w:rsidRPr="0076210B">
              <w:rPr>
                <w:rFonts w:asciiTheme="minorHAnsi" w:hAnsiTheme="minorHAnsi" w:cstheme="minorHAnsi"/>
                <w:b/>
                <w:bCs/>
                <w:color w:val="000000"/>
                <w:sz w:val="22"/>
                <w:szCs w:val="22"/>
              </w:rPr>
              <w:t>Performance Metrics</w:t>
            </w:r>
          </w:p>
        </w:tc>
        <w:tc>
          <w:tcPr>
            <w:tcW w:w="1349" w:type="pct"/>
            <w:tcBorders>
              <w:top w:val="nil"/>
              <w:left w:val="nil"/>
              <w:bottom w:val="single" w:sz="8" w:space="0" w:color="A6A6A6"/>
              <w:right w:val="single" w:sz="8" w:space="0" w:color="A6A6A6"/>
            </w:tcBorders>
            <w:shd w:val="clear" w:color="auto" w:fill="auto"/>
            <w:vAlign w:val="center"/>
            <w:hideMark/>
          </w:tcPr>
          <w:p w14:paraId="403AA3BF" w14:textId="77777777" w:rsidR="005539A3" w:rsidRPr="0076210B" w:rsidRDefault="005539A3" w:rsidP="00A23D18">
            <w:pPr>
              <w:rPr>
                <w:rFonts w:asciiTheme="minorHAnsi" w:hAnsiTheme="minorHAnsi" w:cstheme="minorHAnsi"/>
                <w:color w:val="000000"/>
                <w:sz w:val="22"/>
                <w:szCs w:val="22"/>
              </w:rPr>
            </w:pPr>
            <w:r w:rsidRPr="0076210B">
              <w:rPr>
                <w:rFonts w:asciiTheme="minorHAnsi" w:hAnsiTheme="minorHAnsi" w:cstheme="minorHAnsi"/>
                <w:color w:val="000000"/>
                <w:sz w:val="22"/>
                <w:szCs w:val="22"/>
              </w:rPr>
              <w:t>- Use PROC HPFOREST and PROC GRADBOOST to calculate performance metrics such as accuracy, AUC-ROC, precision, recall</w:t>
            </w:r>
          </w:p>
        </w:tc>
        <w:tc>
          <w:tcPr>
            <w:tcW w:w="1397" w:type="pct"/>
            <w:tcBorders>
              <w:top w:val="nil"/>
              <w:left w:val="nil"/>
              <w:bottom w:val="single" w:sz="8" w:space="0" w:color="A6A6A6"/>
              <w:right w:val="single" w:sz="8" w:space="0" w:color="A6A6A6"/>
            </w:tcBorders>
            <w:shd w:val="clear" w:color="auto" w:fill="auto"/>
            <w:vAlign w:val="center"/>
            <w:hideMark/>
          </w:tcPr>
          <w:p w14:paraId="24A8B7A5" w14:textId="77777777" w:rsidR="005539A3" w:rsidRPr="0076210B" w:rsidRDefault="005539A3" w:rsidP="00A23D18">
            <w:pPr>
              <w:rPr>
                <w:rFonts w:asciiTheme="minorHAnsi" w:hAnsiTheme="minorHAnsi" w:cstheme="minorHAnsi"/>
                <w:color w:val="000000"/>
                <w:sz w:val="22"/>
                <w:szCs w:val="22"/>
              </w:rPr>
            </w:pPr>
            <w:r w:rsidRPr="0076210B">
              <w:rPr>
                <w:rFonts w:asciiTheme="minorHAnsi" w:hAnsiTheme="minorHAnsi" w:cstheme="minorHAnsi"/>
                <w:color w:val="000000"/>
                <w:sz w:val="22"/>
                <w:szCs w:val="22"/>
              </w:rPr>
              <w:t xml:space="preserve">- </w:t>
            </w:r>
            <w:proofErr w:type="spellStart"/>
            <w:r w:rsidRPr="0076210B">
              <w:rPr>
                <w:rFonts w:asciiTheme="minorHAnsi" w:hAnsiTheme="minorHAnsi" w:cstheme="minorHAnsi"/>
                <w:color w:val="000000"/>
                <w:sz w:val="22"/>
                <w:szCs w:val="22"/>
              </w:rPr>
              <w:t>sklearn.metrics</w:t>
            </w:r>
            <w:proofErr w:type="spellEnd"/>
            <w:r w:rsidRPr="0076210B">
              <w:rPr>
                <w:rFonts w:asciiTheme="minorHAnsi" w:hAnsiTheme="minorHAnsi" w:cstheme="minorHAnsi"/>
                <w:color w:val="000000"/>
                <w:sz w:val="22"/>
                <w:szCs w:val="22"/>
              </w:rPr>
              <w:t xml:space="preserve"> module for calculating accuracy, precision, recall, F1 score, AUC-ROC for both Random Forest and Gradient Boosting models</w:t>
            </w:r>
          </w:p>
        </w:tc>
        <w:tc>
          <w:tcPr>
            <w:tcW w:w="1247" w:type="pct"/>
            <w:tcBorders>
              <w:top w:val="nil"/>
              <w:left w:val="nil"/>
              <w:bottom w:val="single" w:sz="8" w:space="0" w:color="A6A6A6"/>
              <w:right w:val="single" w:sz="8" w:space="0" w:color="A6A6A6"/>
            </w:tcBorders>
            <w:shd w:val="clear" w:color="auto" w:fill="auto"/>
            <w:vAlign w:val="center"/>
            <w:hideMark/>
          </w:tcPr>
          <w:p w14:paraId="779A05F0" w14:textId="77777777" w:rsidR="005539A3" w:rsidRPr="0076210B" w:rsidRDefault="005539A3" w:rsidP="00A23D18">
            <w:pPr>
              <w:rPr>
                <w:rFonts w:asciiTheme="minorHAnsi" w:hAnsiTheme="minorHAnsi" w:cstheme="minorHAnsi"/>
                <w:color w:val="000000"/>
                <w:sz w:val="22"/>
                <w:szCs w:val="22"/>
              </w:rPr>
            </w:pPr>
            <w:r w:rsidRPr="0076210B">
              <w:rPr>
                <w:rFonts w:asciiTheme="minorHAnsi" w:hAnsiTheme="minorHAnsi" w:cstheme="minorHAnsi"/>
                <w:color w:val="000000"/>
                <w:sz w:val="22"/>
                <w:szCs w:val="22"/>
              </w:rPr>
              <w:t xml:space="preserve">- caret and </w:t>
            </w:r>
            <w:proofErr w:type="spellStart"/>
            <w:r w:rsidRPr="0076210B">
              <w:rPr>
                <w:rFonts w:asciiTheme="minorHAnsi" w:hAnsiTheme="minorHAnsi" w:cstheme="minorHAnsi"/>
                <w:color w:val="000000"/>
                <w:sz w:val="22"/>
                <w:szCs w:val="22"/>
              </w:rPr>
              <w:t>pROC</w:t>
            </w:r>
            <w:proofErr w:type="spellEnd"/>
            <w:r w:rsidRPr="0076210B">
              <w:rPr>
                <w:rFonts w:asciiTheme="minorHAnsi" w:hAnsiTheme="minorHAnsi" w:cstheme="minorHAnsi"/>
                <w:color w:val="000000"/>
                <w:sz w:val="22"/>
                <w:szCs w:val="22"/>
              </w:rPr>
              <w:t xml:space="preserve"> packages for calculating accuracy, precision, recall, F1 score, AUC-ROC for Random Forest and Gradient Boosting models</w:t>
            </w:r>
          </w:p>
        </w:tc>
      </w:tr>
      <w:tr w:rsidR="005539A3" w:rsidRPr="0076210B" w14:paraId="5B84B7C1" w14:textId="77777777" w:rsidTr="00A23D18">
        <w:trPr>
          <w:trHeight w:val="1515"/>
        </w:trPr>
        <w:tc>
          <w:tcPr>
            <w:tcW w:w="1006" w:type="pct"/>
            <w:vMerge w:val="restart"/>
            <w:tcBorders>
              <w:top w:val="nil"/>
              <w:left w:val="single" w:sz="8" w:space="0" w:color="A6A6A6"/>
              <w:bottom w:val="single" w:sz="8" w:space="0" w:color="A6A6A6"/>
              <w:right w:val="single" w:sz="8" w:space="0" w:color="A6A6A6"/>
            </w:tcBorders>
            <w:shd w:val="clear" w:color="auto" w:fill="auto"/>
            <w:vAlign w:val="center"/>
            <w:hideMark/>
          </w:tcPr>
          <w:p w14:paraId="157700CF" w14:textId="77777777" w:rsidR="005539A3" w:rsidRPr="0076210B" w:rsidRDefault="005539A3" w:rsidP="00A23D18">
            <w:pPr>
              <w:rPr>
                <w:rFonts w:asciiTheme="minorHAnsi" w:hAnsiTheme="minorHAnsi" w:cstheme="minorHAnsi"/>
                <w:b/>
                <w:bCs/>
                <w:color w:val="000000"/>
                <w:sz w:val="22"/>
                <w:szCs w:val="22"/>
              </w:rPr>
            </w:pPr>
            <w:r w:rsidRPr="0076210B">
              <w:rPr>
                <w:rFonts w:asciiTheme="minorHAnsi" w:hAnsiTheme="minorHAnsi" w:cstheme="minorHAnsi"/>
                <w:b/>
                <w:bCs/>
                <w:color w:val="000000"/>
                <w:sz w:val="22"/>
                <w:szCs w:val="22"/>
              </w:rPr>
              <w:t>Best Use Cases</w:t>
            </w:r>
          </w:p>
        </w:tc>
        <w:tc>
          <w:tcPr>
            <w:tcW w:w="1349" w:type="pct"/>
            <w:tcBorders>
              <w:top w:val="nil"/>
              <w:left w:val="nil"/>
              <w:bottom w:val="single" w:sz="8" w:space="0" w:color="A6A6A6"/>
              <w:right w:val="single" w:sz="8" w:space="0" w:color="A6A6A6"/>
            </w:tcBorders>
            <w:shd w:val="clear" w:color="auto" w:fill="auto"/>
            <w:vAlign w:val="center"/>
            <w:hideMark/>
          </w:tcPr>
          <w:p w14:paraId="1166CDA8" w14:textId="77777777" w:rsidR="005539A3" w:rsidRPr="0076210B" w:rsidRDefault="005539A3" w:rsidP="00A23D18">
            <w:pPr>
              <w:rPr>
                <w:rFonts w:asciiTheme="minorHAnsi" w:hAnsiTheme="minorHAnsi" w:cstheme="minorHAnsi"/>
                <w:color w:val="000000"/>
                <w:sz w:val="22"/>
                <w:szCs w:val="22"/>
              </w:rPr>
            </w:pPr>
            <w:r w:rsidRPr="0076210B">
              <w:rPr>
                <w:rFonts w:asciiTheme="minorHAnsi" w:hAnsiTheme="minorHAnsi" w:cstheme="minorHAnsi"/>
                <w:color w:val="000000"/>
                <w:sz w:val="22"/>
                <w:szCs w:val="22"/>
              </w:rPr>
              <w:t>- Random Forest: When a quick, robust model is needed that can handle large datasets with many features</w:t>
            </w:r>
          </w:p>
        </w:tc>
        <w:tc>
          <w:tcPr>
            <w:tcW w:w="1397" w:type="pct"/>
            <w:tcBorders>
              <w:top w:val="nil"/>
              <w:left w:val="nil"/>
              <w:bottom w:val="single" w:sz="8" w:space="0" w:color="A6A6A6"/>
              <w:right w:val="single" w:sz="8" w:space="0" w:color="A6A6A6"/>
            </w:tcBorders>
            <w:shd w:val="clear" w:color="auto" w:fill="auto"/>
            <w:vAlign w:val="center"/>
            <w:hideMark/>
          </w:tcPr>
          <w:p w14:paraId="2FEC724F" w14:textId="77777777" w:rsidR="005539A3" w:rsidRPr="0076210B" w:rsidRDefault="005539A3" w:rsidP="00A23D18">
            <w:pPr>
              <w:rPr>
                <w:rFonts w:asciiTheme="minorHAnsi" w:hAnsiTheme="minorHAnsi" w:cstheme="minorHAnsi"/>
                <w:color w:val="000000"/>
                <w:sz w:val="22"/>
                <w:szCs w:val="22"/>
              </w:rPr>
            </w:pPr>
            <w:r w:rsidRPr="0076210B">
              <w:rPr>
                <w:rFonts w:asciiTheme="minorHAnsi" w:hAnsiTheme="minorHAnsi" w:cstheme="minorHAnsi"/>
                <w:color w:val="000000"/>
                <w:sz w:val="22"/>
                <w:szCs w:val="22"/>
              </w:rPr>
              <w:t>- Random Forest: Ideal for datasets with many features and a need for robustness against overfitting</w:t>
            </w:r>
          </w:p>
        </w:tc>
        <w:tc>
          <w:tcPr>
            <w:tcW w:w="1247" w:type="pct"/>
            <w:tcBorders>
              <w:top w:val="nil"/>
              <w:left w:val="nil"/>
              <w:bottom w:val="single" w:sz="8" w:space="0" w:color="A6A6A6"/>
              <w:right w:val="single" w:sz="8" w:space="0" w:color="A6A6A6"/>
            </w:tcBorders>
            <w:shd w:val="clear" w:color="auto" w:fill="auto"/>
            <w:vAlign w:val="center"/>
            <w:hideMark/>
          </w:tcPr>
          <w:p w14:paraId="1CEA1718" w14:textId="77777777" w:rsidR="005539A3" w:rsidRPr="0076210B" w:rsidRDefault="005539A3" w:rsidP="00A23D18">
            <w:pPr>
              <w:rPr>
                <w:rFonts w:asciiTheme="minorHAnsi" w:hAnsiTheme="minorHAnsi" w:cstheme="minorHAnsi"/>
                <w:color w:val="000000"/>
                <w:sz w:val="22"/>
                <w:szCs w:val="22"/>
              </w:rPr>
            </w:pPr>
            <w:r w:rsidRPr="0076210B">
              <w:rPr>
                <w:rFonts w:asciiTheme="minorHAnsi" w:hAnsiTheme="minorHAnsi" w:cstheme="minorHAnsi"/>
                <w:color w:val="000000"/>
                <w:sz w:val="22"/>
                <w:szCs w:val="22"/>
              </w:rPr>
              <w:t>- Random Forest: Useful for creating interpretable models that handle noisy data well</w:t>
            </w:r>
          </w:p>
        </w:tc>
      </w:tr>
      <w:tr w:rsidR="005539A3" w:rsidRPr="0076210B" w14:paraId="5837389E" w14:textId="77777777" w:rsidTr="00A23D18">
        <w:trPr>
          <w:trHeight w:val="1815"/>
        </w:trPr>
        <w:tc>
          <w:tcPr>
            <w:tcW w:w="1006" w:type="pct"/>
            <w:vMerge/>
            <w:tcBorders>
              <w:top w:val="nil"/>
              <w:left w:val="single" w:sz="8" w:space="0" w:color="A6A6A6"/>
              <w:bottom w:val="single" w:sz="8" w:space="0" w:color="A6A6A6"/>
              <w:right w:val="single" w:sz="8" w:space="0" w:color="A6A6A6"/>
            </w:tcBorders>
            <w:vAlign w:val="center"/>
            <w:hideMark/>
          </w:tcPr>
          <w:p w14:paraId="0D8A3E42" w14:textId="77777777" w:rsidR="005539A3" w:rsidRPr="0076210B" w:rsidRDefault="005539A3" w:rsidP="00A23D18">
            <w:pPr>
              <w:rPr>
                <w:rFonts w:asciiTheme="minorHAnsi" w:hAnsiTheme="minorHAnsi" w:cstheme="minorHAnsi"/>
                <w:b/>
                <w:bCs/>
                <w:color w:val="000000"/>
                <w:sz w:val="22"/>
                <w:szCs w:val="22"/>
              </w:rPr>
            </w:pPr>
          </w:p>
        </w:tc>
        <w:tc>
          <w:tcPr>
            <w:tcW w:w="1349" w:type="pct"/>
            <w:tcBorders>
              <w:top w:val="nil"/>
              <w:left w:val="nil"/>
              <w:bottom w:val="single" w:sz="8" w:space="0" w:color="A6A6A6"/>
              <w:right w:val="single" w:sz="8" w:space="0" w:color="A6A6A6"/>
            </w:tcBorders>
            <w:shd w:val="clear" w:color="auto" w:fill="auto"/>
            <w:vAlign w:val="center"/>
            <w:hideMark/>
          </w:tcPr>
          <w:p w14:paraId="0B8326F9" w14:textId="77777777" w:rsidR="005539A3" w:rsidRPr="0076210B" w:rsidRDefault="005539A3" w:rsidP="00A23D18">
            <w:pPr>
              <w:rPr>
                <w:rFonts w:asciiTheme="minorHAnsi" w:hAnsiTheme="minorHAnsi" w:cstheme="minorHAnsi"/>
                <w:color w:val="000000"/>
                <w:sz w:val="22"/>
                <w:szCs w:val="22"/>
              </w:rPr>
            </w:pPr>
            <w:r w:rsidRPr="0076210B">
              <w:rPr>
                <w:rFonts w:asciiTheme="minorHAnsi" w:hAnsiTheme="minorHAnsi" w:cstheme="minorHAnsi"/>
                <w:color w:val="000000"/>
                <w:sz w:val="22"/>
                <w:szCs w:val="22"/>
              </w:rPr>
              <w:t>- Gradient Boosting: When higher accuracy is required, particularly with complex datasets and more computation resources available</w:t>
            </w:r>
          </w:p>
        </w:tc>
        <w:tc>
          <w:tcPr>
            <w:tcW w:w="1397" w:type="pct"/>
            <w:tcBorders>
              <w:top w:val="nil"/>
              <w:left w:val="nil"/>
              <w:bottom w:val="single" w:sz="8" w:space="0" w:color="A6A6A6"/>
              <w:right w:val="single" w:sz="8" w:space="0" w:color="A6A6A6"/>
            </w:tcBorders>
            <w:shd w:val="clear" w:color="auto" w:fill="auto"/>
            <w:vAlign w:val="center"/>
            <w:hideMark/>
          </w:tcPr>
          <w:p w14:paraId="417ACC63" w14:textId="77777777" w:rsidR="005539A3" w:rsidRPr="0076210B" w:rsidRDefault="005539A3" w:rsidP="00A23D18">
            <w:pPr>
              <w:rPr>
                <w:rFonts w:asciiTheme="minorHAnsi" w:hAnsiTheme="minorHAnsi" w:cstheme="minorHAnsi"/>
                <w:color w:val="000000"/>
                <w:sz w:val="22"/>
                <w:szCs w:val="22"/>
              </w:rPr>
            </w:pPr>
            <w:r w:rsidRPr="0076210B">
              <w:rPr>
                <w:rFonts w:asciiTheme="minorHAnsi" w:hAnsiTheme="minorHAnsi" w:cstheme="minorHAnsi"/>
                <w:color w:val="000000"/>
                <w:sz w:val="22"/>
                <w:szCs w:val="22"/>
              </w:rPr>
              <w:t>- Gradient Boosting: Best suited for tasks requiring high accuracy, even at the cost of increased computation time</w:t>
            </w:r>
          </w:p>
        </w:tc>
        <w:tc>
          <w:tcPr>
            <w:tcW w:w="1247" w:type="pct"/>
            <w:tcBorders>
              <w:top w:val="nil"/>
              <w:left w:val="nil"/>
              <w:bottom w:val="single" w:sz="8" w:space="0" w:color="A6A6A6"/>
              <w:right w:val="single" w:sz="8" w:space="0" w:color="A6A6A6"/>
            </w:tcBorders>
            <w:shd w:val="clear" w:color="auto" w:fill="auto"/>
            <w:vAlign w:val="center"/>
            <w:hideMark/>
          </w:tcPr>
          <w:p w14:paraId="1EFFD912" w14:textId="77777777" w:rsidR="005539A3" w:rsidRPr="0076210B" w:rsidRDefault="005539A3" w:rsidP="00A23D18">
            <w:pPr>
              <w:rPr>
                <w:rFonts w:asciiTheme="minorHAnsi" w:hAnsiTheme="minorHAnsi" w:cstheme="minorHAnsi"/>
                <w:color w:val="000000"/>
                <w:sz w:val="22"/>
                <w:szCs w:val="22"/>
              </w:rPr>
            </w:pPr>
            <w:r w:rsidRPr="0076210B">
              <w:rPr>
                <w:rFonts w:asciiTheme="minorHAnsi" w:hAnsiTheme="minorHAnsi" w:cstheme="minorHAnsi"/>
                <w:color w:val="000000"/>
                <w:sz w:val="22"/>
                <w:szCs w:val="22"/>
              </w:rPr>
              <w:t>- Gradient Boosting: Preferred for achieving high accuracy in predictive tasks, particularly when dealing with complex data</w:t>
            </w:r>
          </w:p>
        </w:tc>
      </w:tr>
    </w:tbl>
    <w:p w14:paraId="5983DE43" w14:textId="77777777" w:rsidR="005539A3" w:rsidRDefault="005539A3" w:rsidP="005539A3">
      <w:pPr>
        <w:rPr>
          <w:rFonts w:asciiTheme="minorHAnsi" w:hAnsiTheme="minorHAnsi" w:cstheme="minorHAnsi"/>
          <w:sz w:val="22"/>
          <w:szCs w:val="22"/>
        </w:rPr>
      </w:pPr>
    </w:p>
    <w:p w14:paraId="2388D475" w14:textId="702C8766" w:rsidR="004B3223" w:rsidRDefault="00A512E4" w:rsidP="004B3223">
      <w:pPr>
        <w:pStyle w:val="AChapTitle"/>
      </w:pPr>
      <w:bookmarkStart w:id="145" w:name="_Toc174889655"/>
      <w:r>
        <w:lastRenderedPageBreak/>
        <w:t xml:space="preserve">Chapter 7:  </w:t>
      </w:r>
      <w:r w:rsidR="004B3223">
        <w:t>Predictive Modeling Part III – Advanced Techniques</w:t>
      </w:r>
      <w:bookmarkEnd w:id="145"/>
    </w:p>
    <w:p w14:paraId="534B47EC" w14:textId="77777777" w:rsidR="004B3223" w:rsidRDefault="004B3223" w:rsidP="004B3223">
      <w:pPr>
        <w:pStyle w:val="Heading1"/>
      </w:pPr>
      <w:bookmarkStart w:id="146" w:name="_Toc174889656"/>
      <w:r>
        <w:t>Overview</w:t>
      </w:r>
      <w:bookmarkEnd w:id="146"/>
    </w:p>
    <w:p w14:paraId="0A130427" w14:textId="77777777" w:rsidR="004B3223" w:rsidRPr="003E3350" w:rsidRDefault="004B3223" w:rsidP="004B3223">
      <w:pPr>
        <w:pStyle w:val="NormalWeb"/>
        <w:spacing w:before="360" w:after="360"/>
        <w:rPr>
          <w:rFonts w:asciiTheme="minorHAnsi" w:hAnsiTheme="minorHAnsi" w:cstheme="minorHAnsi"/>
          <w:color w:val="1F1F1F"/>
          <w:sz w:val="22"/>
          <w:szCs w:val="22"/>
        </w:rPr>
      </w:pPr>
      <w:r w:rsidRPr="003E3350">
        <w:rPr>
          <w:rFonts w:asciiTheme="minorHAnsi" w:hAnsiTheme="minorHAnsi" w:cstheme="minorHAnsi"/>
          <w:color w:val="1F1F1F"/>
          <w:sz w:val="22"/>
          <w:szCs w:val="22"/>
        </w:rPr>
        <w:t xml:space="preserve">This chapter </w:t>
      </w:r>
      <w:r>
        <w:rPr>
          <w:rFonts w:asciiTheme="minorHAnsi" w:hAnsiTheme="minorHAnsi" w:cstheme="minorHAnsi"/>
          <w:color w:val="1F1F1F"/>
          <w:sz w:val="22"/>
          <w:szCs w:val="22"/>
        </w:rPr>
        <w:t>explores advanced predictive modeling techniques, focusing on two powerful algorithms: Support Vector Machines (SVM) and neural networks. Unlike ensemble methods, which combine multiple models for enhanced performance, SVM and neural networks are</w:t>
      </w:r>
      <w:r w:rsidRPr="003E3350">
        <w:rPr>
          <w:rFonts w:asciiTheme="minorHAnsi" w:hAnsiTheme="minorHAnsi" w:cstheme="minorHAnsi"/>
          <w:color w:val="1F1F1F"/>
          <w:sz w:val="22"/>
          <w:szCs w:val="22"/>
        </w:rPr>
        <w:t xml:space="preserve"> distinct approaches to tackling complex problems.</w:t>
      </w:r>
    </w:p>
    <w:p w14:paraId="1692F05C" w14:textId="77777777" w:rsidR="004B3223" w:rsidRPr="003E3350" w:rsidRDefault="004B3223" w:rsidP="004B3223">
      <w:pPr>
        <w:pStyle w:val="NormalWeb"/>
        <w:spacing w:before="360" w:after="360"/>
        <w:rPr>
          <w:rFonts w:asciiTheme="minorHAnsi" w:hAnsiTheme="minorHAnsi" w:cstheme="minorHAnsi"/>
          <w:color w:val="1F1F1F"/>
          <w:sz w:val="22"/>
          <w:szCs w:val="22"/>
        </w:rPr>
      </w:pPr>
      <w:r w:rsidRPr="003E3350">
        <w:rPr>
          <w:rFonts w:asciiTheme="minorHAnsi" w:hAnsiTheme="minorHAnsi" w:cstheme="minorHAnsi"/>
          <w:color w:val="1F1F1F"/>
          <w:sz w:val="22"/>
          <w:szCs w:val="22"/>
        </w:rPr>
        <w:t xml:space="preserve">Support </w:t>
      </w:r>
      <w:r>
        <w:rPr>
          <w:rFonts w:asciiTheme="minorHAnsi" w:hAnsiTheme="minorHAnsi" w:cstheme="minorHAnsi"/>
          <w:color w:val="1F1F1F"/>
          <w:sz w:val="22"/>
          <w:szCs w:val="22"/>
        </w:rPr>
        <w:t>v</w:t>
      </w:r>
      <w:r w:rsidRPr="003E3350">
        <w:rPr>
          <w:rFonts w:asciiTheme="minorHAnsi" w:hAnsiTheme="minorHAnsi" w:cstheme="minorHAnsi"/>
          <w:color w:val="1F1F1F"/>
          <w:sz w:val="22"/>
          <w:szCs w:val="22"/>
        </w:rPr>
        <w:t xml:space="preserve">ector </w:t>
      </w:r>
      <w:r>
        <w:rPr>
          <w:rFonts w:asciiTheme="minorHAnsi" w:hAnsiTheme="minorHAnsi" w:cstheme="minorHAnsi"/>
          <w:color w:val="1F1F1F"/>
          <w:sz w:val="22"/>
          <w:szCs w:val="22"/>
        </w:rPr>
        <w:t>m</w:t>
      </w:r>
      <w:r w:rsidRPr="003E3350">
        <w:rPr>
          <w:rFonts w:asciiTheme="minorHAnsi" w:hAnsiTheme="minorHAnsi" w:cstheme="minorHAnsi"/>
          <w:color w:val="1F1F1F"/>
          <w:sz w:val="22"/>
          <w:szCs w:val="22"/>
        </w:rPr>
        <w:t>achines excel in both linear and nonlinear classification tasks, effectively identifying boundaries between classes in high-dimensional data spaces. Their ability to find optimal hyperplanes, even in noisy environments, makes SVMs a valuable tool for a wide range of applications, including image recognition, text classification, and anomaly detection.</w:t>
      </w:r>
    </w:p>
    <w:p w14:paraId="1E1BC900" w14:textId="77777777" w:rsidR="004B3223" w:rsidRPr="003E3350" w:rsidRDefault="004B3223" w:rsidP="004B3223">
      <w:pPr>
        <w:pStyle w:val="NormalWeb"/>
        <w:spacing w:before="360" w:after="360"/>
        <w:rPr>
          <w:rFonts w:asciiTheme="minorHAnsi" w:hAnsiTheme="minorHAnsi" w:cstheme="minorHAnsi"/>
          <w:color w:val="1F1F1F"/>
          <w:sz w:val="22"/>
          <w:szCs w:val="22"/>
        </w:rPr>
      </w:pPr>
      <w:r w:rsidRPr="003E3350">
        <w:rPr>
          <w:rFonts w:asciiTheme="minorHAnsi" w:hAnsiTheme="minorHAnsi" w:cstheme="minorHAnsi"/>
          <w:color w:val="1F1F1F"/>
          <w:sz w:val="22"/>
          <w:szCs w:val="22"/>
        </w:rPr>
        <w:t xml:space="preserve">Neural </w:t>
      </w:r>
      <w:r>
        <w:rPr>
          <w:rFonts w:asciiTheme="minorHAnsi" w:hAnsiTheme="minorHAnsi" w:cstheme="minorHAnsi"/>
          <w:color w:val="1F1F1F"/>
          <w:sz w:val="22"/>
          <w:szCs w:val="22"/>
        </w:rPr>
        <w:t>n</w:t>
      </w:r>
      <w:r w:rsidRPr="003E3350">
        <w:rPr>
          <w:rFonts w:asciiTheme="minorHAnsi" w:hAnsiTheme="minorHAnsi" w:cstheme="minorHAnsi"/>
          <w:color w:val="1F1F1F"/>
          <w:sz w:val="22"/>
          <w:szCs w:val="22"/>
        </w:rPr>
        <w:t xml:space="preserve">etworks, the foundation of deep learning, represent a paradigm shift in artificial intelligence. Inspired by the interconnected neurons of the human brain, </w:t>
      </w:r>
      <w:r>
        <w:rPr>
          <w:rFonts w:asciiTheme="minorHAnsi" w:hAnsiTheme="minorHAnsi" w:cstheme="minorHAnsi"/>
          <w:color w:val="1F1F1F"/>
          <w:sz w:val="22"/>
          <w:szCs w:val="22"/>
        </w:rPr>
        <w:t>n</w:t>
      </w:r>
      <w:r w:rsidRPr="003E3350">
        <w:rPr>
          <w:rFonts w:asciiTheme="minorHAnsi" w:hAnsiTheme="minorHAnsi" w:cstheme="minorHAnsi"/>
          <w:color w:val="1F1F1F"/>
          <w:sz w:val="22"/>
          <w:szCs w:val="22"/>
        </w:rPr>
        <w:t xml:space="preserve">eural </w:t>
      </w:r>
      <w:r>
        <w:rPr>
          <w:rFonts w:asciiTheme="minorHAnsi" w:hAnsiTheme="minorHAnsi" w:cstheme="minorHAnsi"/>
          <w:color w:val="1F1F1F"/>
          <w:sz w:val="22"/>
          <w:szCs w:val="22"/>
        </w:rPr>
        <w:t>n</w:t>
      </w:r>
      <w:r w:rsidRPr="003E3350">
        <w:rPr>
          <w:rFonts w:asciiTheme="minorHAnsi" w:hAnsiTheme="minorHAnsi" w:cstheme="minorHAnsi"/>
          <w:color w:val="1F1F1F"/>
          <w:sz w:val="22"/>
          <w:szCs w:val="22"/>
        </w:rPr>
        <w:t>etworks possess an extraordinary ability to learn and adapt from vast datasets, making them indispensable for tasks like natural language processing, image recognition, and machine translation.</w:t>
      </w:r>
      <w:r w:rsidRPr="003E3350">
        <w:rPr>
          <w:rStyle w:val="animating"/>
          <w:rFonts w:asciiTheme="minorHAnsi" w:hAnsiTheme="minorHAnsi" w:cstheme="minorHAnsi"/>
          <w:color w:val="1F1F1F"/>
          <w:sz w:val="22"/>
          <w:szCs w:val="22"/>
        </w:rPr>
        <w:t xml:space="preserve"> Their ability to capture complex patterns and nonlinear relationships sets them apart from traditional statistical models.</w:t>
      </w:r>
    </w:p>
    <w:p w14:paraId="2AFAB4BB" w14:textId="77777777" w:rsidR="004B3223" w:rsidRPr="003E3350" w:rsidRDefault="004B3223" w:rsidP="004B3223">
      <w:pPr>
        <w:pStyle w:val="NormalWeb"/>
        <w:spacing w:before="360" w:after="360"/>
        <w:rPr>
          <w:rFonts w:asciiTheme="minorHAnsi" w:hAnsiTheme="minorHAnsi" w:cstheme="minorHAnsi"/>
          <w:color w:val="1F1F1F"/>
          <w:sz w:val="22"/>
          <w:szCs w:val="22"/>
        </w:rPr>
      </w:pPr>
      <w:r w:rsidRPr="003E3350">
        <w:rPr>
          <w:rStyle w:val="animating"/>
          <w:rFonts w:asciiTheme="minorHAnsi" w:hAnsiTheme="minorHAnsi" w:cstheme="minorHAnsi"/>
          <w:color w:val="1F1F1F"/>
          <w:sz w:val="22"/>
          <w:szCs w:val="22"/>
        </w:rPr>
        <w:t>As we delve into these advanced techniques, we'll unravel their intricate workings and illuminate their potential in solving challenging problems. Our exploration will showcase how these algorithms are shaping the future of data science and artificial intelligence.</w:t>
      </w:r>
    </w:p>
    <w:p w14:paraId="6EF43875" w14:textId="77777777" w:rsidR="004B3223" w:rsidRPr="001B764F" w:rsidRDefault="004B3223" w:rsidP="004B3223">
      <w:pPr>
        <w:pStyle w:val="Heading1"/>
      </w:pPr>
      <w:bookmarkStart w:id="147" w:name="_Toc174889657"/>
      <w:r>
        <w:t>Support Vector Machines</w:t>
      </w:r>
      <w:bookmarkEnd w:id="147"/>
    </w:p>
    <w:p w14:paraId="2A26C822" w14:textId="77777777" w:rsidR="004B3223" w:rsidRDefault="004B3223" w:rsidP="004B3223">
      <w:pPr>
        <w:rPr>
          <w:rFonts w:asciiTheme="minorHAnsi" w:hAnsiTheme="minorHAnsi" w:cstheme="minorHAnsi"/>
          <w:color w:val="111111"/>
          <w:sz w:val="22"/>
          <w:szCs w:val="22"/>
        </w:rPr>
      </w:pPr>
    </w:p>
    <w:p w14:paraId="2CD87BEC" w14:textId="77777777" w:rsidR="004B3223" w:rsidRPr="0022085A" w:rsidRDefault="004B3223" w:rsidP="004B3223">
      <w:pPr>
        <w:rPr>
          <w:rFonts w:asciiTheme="minorHAnsi" w:hAnsiTheme="minorHAnsi" w:cstheme="minorHAnsi"/>
          <w:color w:val="111111"/>
          <w:sz w:val="22"/>
          <w:szCs w:val="22"/>
        </w:rPr>
      </w:pPr>
      <w:r w:rsidRPr="0022085A">
        <w:rPr>
          <w:rFonts w:asciiTheme="minorHAnsi" w:hAnsiTheme="minorHAnsi" w:cstheme="minorHAnsi"/>
          <w:color w:val="111111"/>
          <w:sz w:val="22"/>
          <w:szCs w:val="22"/>
        </w:rPr>
        <w:t xml:space="preserve">Support </w:t>
      </w:r>
      <w:r>
        <w:rPr>
          <w:rFonts w:asciiTheme="minorHAnsi" w:hAnsiTheme="minorHAnsi" w:cstheme="minorHAnsi"/>
          <w:color w:val="111111"/>
          <w:sz w:val="22"/>
          <w:szCs w:val="22"/>
        </w:rPr>
        <w:t>v</w:t>
      </w:r>
      <w:r w:rsidRPr="0022085A">
        <w:rPr>
          <w:rFonts w:asciiTheme="minorHAnsi" w:hAnsiTheme="minorHAnsi" w:cstheme="minorHAnsi"/>
          <w:color w:val="111111"/>
          <w:sz w:val="22"/>
          <w:szCs w:val="22"/>
        </w:rPr>
        <w:t xml:space="preserve">ector </w:t>
      </w:r>
      <w:r>
        <w:rPr>
          <w:rFonts w:asciiTheme="minorHAnsi" w:hAnsiTheme="minorHAnsi" w:cstheme="minorHAnsi"/>
          <w:color w:val="111111"/>
          <w:sz w:val="22"/>
          <w:szCs w:val="22"/>
        </w:rPr>
        <w:t>m</w:t>
      </w:r>
      <w:r w:rsidRPr="0022085A">
        <w:rPr>
          <w:rFonts w:asciiTheme="minorHAnsi" w:hAnsiTheme="minorHAnsi" w:cstheme="minorHAnsi"/>
          <w:color w:val="111111"/>
          <w:sz w:val="22"/>
          <w:szCs w:val="22"/>
        </w:rPr>
        <w:t>achines are a distinct class of machine learning algorithms that provide an alternative approach to predictive modeling. Unlike tree-based models that use a hierarchical, rule-based structure, SVMs operate on the principle of finding an optimal hyperplane that best separates the classes in a high-dimensional space. This makes SVMs particularly effective in high-dimensional spaces and situations where the number of dimensions exceeds the number of samples.</w:t>
      </w:r>
    </w:p>
    <w:p w14:paraId="0816CFB9" w14:textId="77777777" w:rsidR="004B3223" w:rsidRPr="0022085A" w:rsidRDefault="004B3223" w:rsidP="004B3223">
      <w:pPr>
        <w:spacing w:before="180"/>
        <w:rPr>
          <w:rFonts w:asciiTheme="minorHAnsi" w:hAnsiTheme="minorHAnsi" w:cstheme="minorHAnsi"/>
          <w:color w:val="111111"/>
          <w:sz w:val="22"/>
          <w:szCs w:val="22"/>
        </w:rPr>
      </w:pPr>
      <w:r w:rsidRPr="0022085A">
        <w:rPr>
          <w:rFonts w:asciiTheme="minorHAnsi" w:hAnsiTheme="minorHAnsi" w:cstheme="minorHAnsi"/>
          <w:color w:val="111111"/>
          <w:sz w:val="22"/>
          <w:szCs w:val="22"/>
        </w:rPr>
        <w:lastRenderedPageBreak/>
        <w:t>The goal of SVMs is to identify a distinct boundary - a point, line, or hyperplane - that effectively separates the classes within the data. This concept is extended through the use of “kernels”, enabling non-linear separation. The boundary that maximizes the space between the two classes allows us to classify new observations with greater confidence. If a new observation falls on either side of this boundary, known as the support vector classifier, we can confidently assign it to a class.</w:t>
      </w:r>
    </w:p>
    <w:p w14:paraId="6E2BAE84" w14:textId="77777777" w:rsidR="004B3223" w:rsidRPr="0022085A" w:rsidRDefault="004B3223" w:rsidP="004B3223">
      <w:pPr>
        <w:spacing w:before="180"/>
        <w:rPr>
          <w:rFonts w:asciiTheme="minorHAnsi" w:hAnsiTheme="minorHAnsi" w:cstheme="minorHAnsi"/>
          <w:color w:val="111111"/>
          <w:sz w:val="22"/>
          <w:szCs w:val="22"/>
        </w:rPr>
      </w:pPr>
      <w:r w:rsidRPr="0022085A">
        <w:rPr>
          <w:rFonts w:asciiTheme="minorHAnsi" w:hAnsiTheme="minorHAnsi" w:cstheme="minorHAnsi"/>
          <w:color w:val="111111"/>
          <w:sz w:val="22"/>
          <w:szCs w:val="22"/>
        </w:rPr>
        <w:t>The key components of SVMs include support vectors, hyperplanes, and margins. Here’s how they work in SVMs:</w:t>
      </w:r>
    </w:p>
    <w:p w14:paraId="1CD2F4A4" w14:textId="77777777" w:rsidR="004B3223" w:rsidRPr="0022085A" w:rsidRDefault="004B3223" w:rsidP="004B3223">
      <w:pPr>
        <w:ind w:left="720"/>
        <w:rPr>
          <w:rFonts w:asciiTheme="minorHAnsi" w:hAnsiTheme="minorHAnsi" w:cstheme="minorHAnsi"/>
          <w:color w:val="111111"/>
          <w:sz w:val="22"/>
          <w:szCs w:val="22"/>
        </w:rPr>
      </w:pPr>
    </w:p>
    <w:p w14:paraId="640006A0" w14:textId="77777777" w:rsidR="004B3223" w:rsidRPr="0022085A" w:rsidRDefault="004B3223" w:rsidP="00145AC7">
      <w:pPr>
        <w:numPr>
          <w:ilvl w:val="0"/>
          <w:numId w:val="149"/>
        </w:numPr>
        <w:rPr>
          <w:rFonts w:asciiTheme="minorHAnsi" w:hAnsiTheme="minorHAnsi" w:cstheme="minorHAnsi"/>
          <w:color w:val="111111"/>
          <w:sz w:val="22"/>
          <w:szCs w:val="22"/>
        </w:rPr>
      </w:pPr>
      <w:r w:rsidRPr="0022085A">
        <w:rPr>
          <w:rFonts w:asciiTheme="minorHAnsi" w:hAnsiTheme="minorHAnsi" w:cstheme="minorHAnsi"/>
          <w:b/>
          <w:bCs/>
          <w:color w:val="111111"/>
          <w:sz w:val="22"/>
          <w:szCs w:val="22"/>
        </w:rPr>
        <w:t>Support Vectors</w:t>
      </w:r>
      <w:r w:rsidRPr="0022085A">
        <w:rPr>
          <w:rFonts w:asciiTheme="minorHAnsi" w:hAnsiTheme="minorHAnsi" w:cstheme="minorHAnsi"/>
          <w:color w:val="111111"/>
          <w:sz w:val="22"/>
          <w:szCs w:val="22"/>
        </w:rPr>
        <w:t>: These are data points that are closest to the hyperplane and influence its orientation and position. They play a pivotal role in defining the decision boundaries of the Support Vector Classifier (SVC). Due to their key role, other observations become almost irrelevant. The entire model can be constructed from just these few data points.</w:t>
      </w:r>
    </w:p>
    <w:p w14:paraId="700B1A2A" w14:textId="77777777" w:rsidR="004B3223" w:rsidRPr="0022085A" w:rsidRDefault="004B3223" w:rsidP="004B3223">
      <w:pPr>
        <w:ind w:left="720"/>
        <w:rPr>
          <w:rFonts w:asciiTheme="minorHAnsi" w:hAnsiTheme="minorHAnsi" w:cstheme="minorHAnsi"/>
          <w:color w:val="111111"/>
          <w:sz w:val="22"/>
          <w:szCs w:val="22"/>
        </w:rPr>
      </w:pPr>
    </w:p>
    <w:p w14:paraId="74F7A8A1" w14:textId="77777777" w:rsidR="004B3223" w:rsidRPr="0022085A" w:rsidRDefault="004B3223" w:rsidP="00145AC7">
      <w:pPr>
        <w:numPr>
          <w:ilvl w:val="0"/>
          <w:numId w:val="149"/>
        </w:numPr>
        <w:rPr>
          <w:rFonts w:asciiTheme="minorHAnsi" w:hAnsiTheme="minorHAnsi" w:cstheme="minorHAnsi"/>
          <w:color w:val="111111"/>
          <w:sz w:val="22"/>
          <w:szCs w:val="22"/>
        </w:rPr>
      </w:pPr>
      <w:r w:rsidRPr="0022085A">
        <w:rPr>
          <w:rFonts w:asciiTheme="minorHAnsi" w:hAnsiTheme="minorHAnsi" w:cstheme="minorHAnsi"/>
          <w:b/>
          <w:bCs/>
          <w:color w:val="111111"/>
          <w:sz w:val="22"/>
          <w:szCs w:val="22"/>
        </w:rPr>
        <w:t>Hyperplanes</w:t>
      </w:r>
      <w:r w:rsidRPr="0022085A">
        <w:rPr>
          <w:rFonts w:asciiTheme="minorHAnsi" w:hAnsiTheme="minorHAnsi" w:cstheme="minorHAnsi"/>
          <w:color w:val="111111"/>
          <w:sz w:val="22"/>
          <w:szCs w:val="22"/>
        </w:rPr>
        <w:t>: These are decision boundaries that separate different classes. In a two-dimensional space, a hyperplane is a line; in a three-dimensional space, it’s a flat plane; and in higher dimensions, it’s referred to as a hyperplane.</w:t>
      </w:r>
    </w:p>
    <w:p w14:paraId="5C0D0D91" w14:textId="77777777" w:rsidR="004B3223" w:rsidRPr="0022085A" w:rsidRDefault="004B3223" w:rsidP="004B3223">
      <w:pPr>
        <w:ind w:left="720"/>
        <w:rPr>
          <w:rFonts w:asciiTheme="minorHAnsi" w:hAnsiTheme="minorHAnsi" w:cstheme="minorHAnsi"/>
          <w:color w:val="111111"/>
          <w:sz w:val="22"/>
          <w:szCs w:val="22"/>
        </w:rPr>
      </w:pPr>
    </w:p>
    <w:p w14:paraId="7BCE4EDC" w14:textId="77777777" w:rsidR="004B3223" w:rsidRPr="0022085A" w:rsidRDefault="004B3223" w:rsidP="00145AC7">
      <w:pPr>
        <w:numPr>
          <w:ilvl w:val="0"/>
          <w:numId w:val="149"/>
        </w:numPr>
        <w:rPr>
          <w:rFonts w:asciiTheme="minorHAnsi" w:hAnsiTheme="minorHAnsi" w:cstheme="minorHAnsi"/>
          <w:color w:val="111111"/>
          <w:sz w:val="22"/>
          <w:szCs w:val="22"/>
        </w:rPr>
      </w:pPr>
      <w:r w:rsidRPr="0022085A">
        <w:rPr>
          <w:rFonts w:asciiTheme="minorHAnsi" w:hAnsiTheme="minorHAnsi" w:cstheme="minorHAnsi"/>
          <w:b/>
          <w:bCs/>
          <w:color w:val="111111"/>
          <w:sz w:val="22"/>
          <w:szCs w:val="22"/>
        </w:rPr>
        <w:t>Margins</w:t>
      </w:r>
      <w:r w:rsidRPr="0022085A">
        <w:rPr>
          <w:rFonts w:asciiTheme="minorHAnsi" w:hAnsiTheme="minorHAnsi" w:cstheme="minorHAnsi"/>
          <w:color w:val="111111"/>
          <w:sz w:val="22"/>
          <w:szCs w:val="22"/>
        </w:rPr>
        <w:t>: This is the distance between the hyperplane and the support vectors. The goal of an SVM is to maximize this margin to ensure robustness against overfitting and to allow for better generalization on unseen data.</w:t>
      </w:r>
    </w:p>
    <w:p w14:paraId="34B4504C" w14:textId="77777777" w:rsidR="004B3223" w:rsidRDefault="004B3223" w:rsidP="004B3223">
      <w:pPr>
        <w:spacing w:before="180"/>
        <w:rPr>
          <w:rFonts w:asciiTheme="minorHAnsi" w:hAnsiTheme="minorHAnsi" w:cstheme="minorHAnsi"/>
          <w:color w:val="111111"/>
          <w:sz w:val="22"/>
          <w:szCs w:val="22"/>
        </w:rPr>
      </w:pPr>
      <w:r w:rsidRPr="0022085A">
        <w:rPr>
          <w:rFonts w:asciiTheme="minorHAnsi" w:hAnsiTheme="minorHAnsi" w:cstheme="minorHAnsi"/>
          <w:color w:val="111111"/>
          <w:sz w:val="22"/>
          <w:szCs w:val="22"/>
        </w:rPr>
        <w:t>These characteristics make SVMs one of the most efficient models available</w:t>
      </w:r>
      <w:r>
        <w:rPr>
          <w:rFonts w:asciiTheme="minorHAnsi" w:hAnsiTheme="minorHAnsi" w:cstheme="minorHAnsi"/>
          <w:color w:val="111111"/>
          <w:sz w:val="22"/>
          <w:szCs w:val="22"/>
        </w:rPr>
        <w:t>,</w:t>
      </w:r>
      <w:r w:rsidRPr="0022085A">
        <w:rPr>
          <w:rFonts w:asciiTheme="minorHAnsi" w:hAnsiTheme="minorHAnsi" w:cstheme="minorHAnsi"/>
          <w:color w:val="111111"/>
          <w:sz w:val="22"/>
          <w:szCs w:val="22"/>
        </w:rPr>
        <w:t xml:space="preserve"> as they require only a handful of observations for prediction.</w:t>
      </w:r>
    </w:p>
    <w:p w14:paraId="04794F8D" w14:textId="77777777" w:rsidR="004B3223" w:rsidRDefault="004B3223" w:rsidP="004B3223">
      <w:pPr>
        <w:pStyle w:val="Default"/>
        <w:rPr>
          <w:rFonts w:asciiTheme="minorHAnsi" w:hAnsiTheme="minorHAnsi" w:cstheme="minorHAnsi"/>
          <w:sz w:val="22"/>
          <w:szCs w:val="22"/>
        </w:rPr>
      </w:pPr>
    </w:p>
    <w:p w14:paraId="3CED82D4" w14:textId="49D105A9" w:rsidR="004B3223" w:rsidRPr="00C43C8B" w:rsidRDefault="004B3223" w:rsidP="004B3223">
      <w:pPr>
        <w:pStyle w:val="Default"/>
        <w:rPr>
          <w:rFonts w:asciiTheme="minorHAnsi" w:hAnsiTheme="minorHAnsi" w:cstheme="minorHAnsi"/>
          <w:sz w:val="22"/>
          <w:szCs w:val="22"/>
        </w:rPr>
      </w:pPr>
      <w:r w:rsidRPr="00C43C8B">
        <w:rPr>
          <w:rFonts w:asciiTheme="minorHAnsi" w:hAnsiTheme="minorHAnsi" w:cstheme="minorHAnsi"/>
          <w:sz w:val="22"/>
          <w:szCs w:val="22"/>
        </w:rPr>
        <w:t xml:space="preserve">Figure </w:t>
      </w:r>
      <w:r w:rsidR="00444D76">
        <w:rPr>
          <w:rFonts w:asciiTheme="minorHAnsi" w:hAnsiTheme="minorHAnsi" w:cstheme="minorHAnsi"/>
          <w:sz w:val="22"/>
          <w:szCs w:val="22"/>
        </w:rPr>
        <w:t>7.1</w:t>
      </w:r>
      <w:r w:rsidRPr="00C43C8B">
        <w:rPr>
          <w:rFonts w:asciiTheme="minorHAnsi" w:hAnsiTheme="minorHAnsi" w:cstheme="minorHAnsi"/>
          <w:sz w:val="22"/>
          <w:szCs w:val="22"/>
        </w:rPr>
        <w:t xml:space="preserve"> shows a hypothetical data distribution of observations with two classes. The left side of the figure shows the raw data distribution. There are many ways that we can separate the two classes. Our goal is to find the point of separation that provides the maximum distance between a pair of data points of both classes. This is called the maximum margin. </w:t>
      </w:r>
    </w:p>
    <w:p w14:paraId="7EC0D81A" w14:textId="77777777" w:rsidR="004B3223" w:rsidRDefault="004B3223" w:rsidP="004B3223">
      <w:pPr>
        <w:spacing w:before="180"/>
        <w:rPr>
          <w:rFonts w:asciiTheme="minorHAnsi" w:hAnsiTheme="minorHAnsi" w:cstheme="minorHAnsi"/>
          <w:sz w:val="22"/>
          <w:szCs w:val="22"/>
        </w:rPr>
      </w:pPr>
      <w:r w:rsidRPr="00C43C8B">
        <w:rPr>
          <w:rFonts w:asciiTheme="minorHAnsi" w:hAnsiTheme="minorHAnsi" w:cstheme="minorHAnsi"/>
          <w:sz w:val="22"/>
          <w:szCs w:val="22"/>
        </w:rPr>
        <w:t>The right side of the figure shows the same data distribution with the optimal boundary that provides the maximum separation between the two closest points of each class.</w:t>
      </w:r>
    </w:p>
    <w:p w14:paraId="472F5C86" w14:textId="76BFCD14" w:rsidR="004B3223" w:rsidRPr="00C43C8B" w:rsidRDefault="004B3223" w:rsidP="004B3223">
      <w:pPr>
        <w:pStyle w:val="ACaptionHead"/>
        <w:ind w:left="0"/>
        <w:rPr>
          <w:color w:val="111111"/>
        </w:rPr>
      </w:pPr>
      <w:r>
        <w:lastRenderedPageBreak/>
        <w:t xml:space="preserve">Figure </w:t>
      </w:r>
      <w:r w:rsidR="005A0274">
        <w:t>7.1</w:t>
      </w:r>
      <w:r>
        <w:t>: Data Distribution Boundaries</w:t>
      </w:r>
    </w:p>
    <w:p w14:paraId="7EFD5CEA" w14:textId="77777777" w:rsidR="004B3223" w:rsidRDefault="004B3223" w:rsidP="004B3223">
      <w:pPr>
        <w:spacing w:before="180"/>
        <w:rPr>
          <w:rFonts w:asciiTheme="minorHAnsi" w:hAnsiTheme="minorHAnsi" w:cstheme="minorHAnsi"/>
          <w:color w:val="111111"/>
          <w:sz w:val="22"/>
          <w:szCs w:val="22"/>
        </w:rPr>
      </w:pPr>
      <w:r>
        <w:rPr>
          <w:noProof/>
        </w:rPr>
        <w:drawing>
          <wp:inline distT="0" distB="0" distL="0" distR="0" wp14:anchorId="62061A94" wp14:editId="7BB71D34">
            <wp:extent cx="5257800" cy="2104390"/>
            <wp:effectExtent l="0" t="0" r="0" b="0"/>
            <wp:docPr id="64897929" name="Picture 64897929" descr="A diagram of different types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97929" name="Picture 64897929" descr="A diagram of different types of lines&#10;&#10;Description automatically generated with medium confidence"/>
                    <pic:cNvPicPr/>
                  </pic:nvPicPr>
                  <pic:blipFill>
                    <a:blip r:embed="rId51"/>
                    <a:stretch>
                      <a:fillRect/>
                    </a:stretch>
                  </pic:blipFill>
                  <pic:spPr>
                    <a:xfrm>
                      <a:off x="0" y="0"/>
                      <a:ext cx="5257800" cy="2104390"/>
                    </a:xfrm>
                    <a:prstGeom prst="rect">
                      <a:avLst/>
                    </a:prstGeom>
                  </pic:spPr>
                </pic:pic>
              </a:graphicData>
            </a:graphic>
          </wp:inline>
        </w:drawing>
      </w:r>
    </w:p>
    <w:p w14:paraId="58E26DD9" w14:textId="77777777" w:rsidR="004B3223" w:rsidRDefault="004B3223" w:rsidP="004B3223">
      <w:pPr>
        <w:pStyle w:val="Default"/>
        <w:rPr>
          <w:rFonts w:asciiTheme="minorHAnsi" w:hAnsiTheme="minorHAnsi" w:cstheme="minorHAnsi"/>
          <w:sz w:val="22"/>
          <w:szCs w:val="22"/>
        </w:rPr>
      </w:pPr>
    </w:p>
    <w:p w14:paraId="019D0CF4" w14:textId="77777777" w:rsidR="004B3223" w:rsidRPr="00C43C8B" w:rsidRDefault="004B3223" w:rsidP="004B3223">
      <w:pPr>
        <w:pStyle w:val="Default"/>
        <w:rPr>
          <w:rFonts w:asciiTheme="minorHAnsi" w:hAnsiTheme="minorHAnsi" w:cstheme="minorHAnsi"/>
          <w:sz w:val="22"/>
          <w:szCs w:val="22"/>
        </w:rPr>
      </w:pPr>
      <w:r w:rsidRPr="00C43C8B">
        <w:rPr>
          <w:rFonts w:asciiTheme="minorHAnsi" w:hAnsiTheme="minorHAnsi" w:cstheme="minorHAnsi"/>
          <w:sz w:val="22"/>
          <w:szCs w:val="22"/>
        </w:rPr>
        <w:t xml:space="preserve">The line that provides the maximum space between the two classes provides </w:t>
      </w:r>
      <w:proofErr w:type="gramStart"/>
      <w:r w:rsidRPr="00C43C8B">
        <w:rPr>
          <w:rFonts w:asciiTheme="minorHAnsi" w:hAnsiTheme="minorHAnsi" w:cstheme="minorHAnsi"/>
          <w:sz w:val="22"/>
          <w:szCs w:val="22"/>
        </w:rPr>
        <w:t>us</w:t>
      </w:r>
      <w:proofErr w:type="gramEnd"/>
      <w:r w:rsidRPr="00C43C8B">
        <w:rPr>
          <w:rFonts w:asciiTheme="minorHAnsi" w:hAnsiTheme="minorHAnsi" w:cstheme="minorHAnsi"/>
          <w:sz w:val="22"/>
          <w:szCs w:val="22"/>
        </w:rPr>
        <w:t xml:space="preserve"> some comfort that new observations will be classified with more confidence. If a new observation is on one or the other side of the support vector classifier, then we can comfortably classify that observation. </w:t>
      </w:r>
    </w:p>
    <w:p w14:paraId="0106AE6F" w14:textId="77777777" w:rsidR="004B3223" w:rsidRDefault="004B3223" w:rsidP="004B3223">
      <w:pPr>
        <w:spacing w:before="180"/>
        <w:rPr>
          <w:rFonts w:asciiTheme="minorHAnsi" w:hAnsiTheme="minorHAnsi" w:cstheme="minorHAnsi"/>
          <w:sz w:val="22"/>
          <w:szCs w:val="22"/>
        </w:rPr>
      </w:pPr>
      <w:r w:rsidRPr="00C43C8B">
        <w:rPr>
          <w:rFonts w:asciiTheme="minorHAnsi" w:hAnsiTheme="minorHAnsi" w:cstheme="minorHAnsi"/>
          <w:sz w:val="22"/>
          <w:szCs w:val="22"/>
        </w:rPr>
        <w:t xml:space="preserve">The observations closest to the support vector classifier are called support vectors. These observations define the position of the support vector classifier. They influence the position and orientation of the line or hyperplane. Due to the key role these specific observations play in creating the decision boundaries of the Support Vector Classifier (SVC), the remaining observations are nearly unimportant. The entire model can be derived from just a few data points. This makes the </w:t>
      </w:r>
      <w:r>
        <w:rPr>
          <w:rFonts w:asciiTheme="minorHAnsi" w:hAnsiTheme="minorHAnsi" w:cstheme="minorHAnsi"/>
          <w:sz w:val="22"/>
          <w:szCs w:val="22"/>
        </w:rPr>
        <w:t>s</w:t>
      </w:r>
      <w:r w:rsidRPr="00C43C8B">
        <w:rPr>
          <w:rFonts w:asciiTheme="minorHAnsi" w:hAnsiTheme="minorHAnsi" w:cstheme="minorHAnsi"/>
          <w:sz w:val="22"/>
          <w:szCs w:val="22"/>
        </w:rPr>
        <w:t xml:space="preserve">upport </w:t>
      </w:r>
      <w:r>
        <w:rPr>
          <w:rFonts w:asciiTheme="minorHAnsi" w:hAnsiTheme="minorHAnsi" w:cstheme="minorHAnsi"/>
          <w:sz w:val="22"/>
          <w:szCs w:val="22"/>
        </w:rPr>
        <w:t>v</w:t>
      </w:r>
      <w:r w:rsidRPr="00C43C8B">
        <w:rPr>
          <w:rFonts w:asciiTheme="minorHAnsi" w:hAnsiTheme="minorHAnsi" w:cstheme="minorHAnsi"/>
          <w:sz w:val="22"/>
          <w:szCs w:val="22"/>
        </w:rPr>
        <w:t xml:space="preserve">ector </w:t>
      </w:r>
      <w:r>
        <w:rPr>
          <w:rFonts w:asciiTheme="minorHAnsi" w:hAnsiTheme="minorHAnsi" w:cstheme="minorHAnsi"/>
          <w:sz w:val="22"/>
          <w:szCs w:val="22"/>
        </w:rPr>
        <w:t>m</w:t>
      </w:r>
      <w:r w:rsidRPr="00C43C8B">
        <w:rPr>
          <w:rFonts w:asciiTheme="minorHAnsi" w:hAnsiTheme="minorHAnsi" w:cstheme="minorHAnsi"/>
          <w:sz w:val="22"/>
          <w:szCs w:val="22"/>
        </w:rPr>
        <w:t>achine one of the “lightest” models available because it only requires a few observations to make predictions.</w:t>
      </w:r>
    </w:p>
    <w:p w14:paraId="785E77DE" w14:textId="77777777" w:rsidR="004B3223" w:rsidRPr="00C43C8B" w:rsidRDefault="004B3223" w:rsidP="004B3223">
      <w:pPr>
        <w:spacing w:before="180"/>
        <w:rPr>
          <w:rFonts w:asciiTheme="minorHAnsi" w:hAnsiTheme="minorHAnsi" w:cstheme="minorHAnsi"/>
          <w:color w:val="111111"/>
          <w:sz w:val="22"/>
          <w:szCs w:val="22"/>
        </w:rPr>
      </w:pPr>
    </w:p>
    <w:p w14:paraId="5B29770B" w14:textId="77777777" w:rsidR="004B3223" w:rsidRPr="001E088F" w:rsidRDefault="004B3223" w:rsidP="004B3223">
      <w:pPr>
        <w:pStyle w:val="Heading3"/>
        <w:ind w:left="0"/>
      </w:pPr>
      <w:bookmarkStart w:id="148" w:name="_Toc174889658"/>
      <w:r w:rsidRPr="001E088F">
        <w:t xml:space="preserve">Step-by-Step Construction of </w:t>
      </w:r>
      <w:r>
        <w:t>an</w:t>
      </w:r>
      <w:r w:rsidRPr="001E088F">
        <w:t xml:space="preserve"> </w:t>
      </w:r>
      <w:r>
        <w:t>SVM</w:t>
      </w:r>
      <w:r w:rsidRPr="001E088F">
        <w:t xml:space="preserve"> Model</w:t>
      </w:r>
      <w:bookmarkEnd w:id="148"/>
    </w:p>
    <w:p w14:paraId="60C8C82C" w14:textId="77777777" w:rsidR="004B3223" w:rsidRDefault="004B3223" w:rsidP="004B3223">
      <w:pPr>
        <w:spacing w:before="180"/>
        <w:rPr>
          <w:rFonts w:asciiTheme="minorHAnsi" w:hAnsiTheme="minorHAnsi" w:cstheme="minorHAnsi"/>
          <w:color w:val="111111"/>
          <w:sz w:val="22"/>
          <w:szCs w:val="22"/>
        </w:rPr>
      </w:pPr>
      <w:r w:rsidRPr="001B764F">
        <w:rPr>
          <w:rFonts w:asciiTheme="minorHAnsi" w:hAnsiTheme="minorHAnsi" w:cstheme="minorHAnsi"/>
          <w:color w:val="111111"/>
          <w:sz w:val="22"/>
          <w:szCs w:val="22"/>
        </w:rPr>
        <w:t>The construction of an SVM model involves several steps</w:t>
      </w:r>
      <w:r>
        <w:rPr>
          <w:rFonts w:asciiTheme="minorHAnsi" w:hAnsiTheme="minorHAnsi" w:cstheme="minorHAnsi"/>
          <w:color w:val="111111"/>
          <w:sz w:val="22"/>
          <w:szCs w:val="22"/>
        </w:rPr>
        <w:t>,</w:t>
      </w:r>
      <w:r w:rsidRPr="001B764F">
        <w:rPr>
          <w:rFonts w:asciiTheme="minorHAnsi" w:hAnsiTheme="minorHAnsi" w:cstheme="minorHAnsi"/>
          <w:color w:val="111111"/>
          <w:sz w:val="22"/>
          <w:szCs w:val="22"/>
        </w:rPr>
        <w:t xml:space="preserve"> which are detailed below:</w:t>
      </w:r>
    </w:p>
    <w:p w14:paraId="11B41E66" w14:textId="77777777" w:rsidR="004B3223" w:rsidRPr="001B764F" w:rsidRDefault="004B3223" w:rsidP="004B3223">
      <w:pPr>
        <w:spacing w:before="180"/>
        <w:rPr>
          <w:rFonts w:asciiTheme="minorHAnsi" w:hAnsiTheme="minorHAnsi" w:cstheme="minorHAnsi"/>
          <w:color w:val="111111"/>
          <w:sz w:val="22"/>
          <w:szCs w:val="22"/>
        </w:rPr>
      </w:pPr>
    </w:p>
    <w:p w14:paraId="45FEDD6F" w14:textId="77777777" w:rsidR="004B3223" w:rsidRDefault="004B3223" w:rsidP="00145AC7">
      <w:pPr>
        <w:numPr>
          <w:ilvl w:val="0"/>
          <w:numId w:val="148"/>
        </w:numPr>
        <w:rPr>
          <w:rFonts w:asciiTheme="minorHAnsi" w:hAnsiTheme="minorHAnsi" w:cstheme="minorHAnsi"/>
          <w:color w:val="111111"/>
          <w:sz w:val="22"/>
          <w:szCs w:val="22"/>
        </w:rPr>
      </w:pPr>
      <w:r w:rsidRPr="001B764F">
        <w:rPr>
          <w:rFonts w:asciiTheme="minorHAnsi" w:hAnsiTheme="minorHAnsi" w:cstheme="minorHAnsi"/>
          <w:b/>
          <w:bCs/>
          <w:color w:val="111111"/>
          <w:sz w:val="22"/>
          <w:szCs w:val="22"/>
        </w:rPr>
        <w:t>Initialize the Model</w:t>
      </w:r>
      <w:r w:rsidRPr="001B764F">
        <w:rPr>
          <w:rFonts w:asciiTheme="minorHAnsi" w:hAnsiTheme="minorHAnsi" w:cstheme="minorHAnsi"/>
          <w:color w:val="111111"/>
          <w:sz w:val="22"/>
          <w:szCs w:val="22"/>
        </w:rPr>
        <w:t>: Start by choosing a random hyperplane that divides your data into classes.</w:t>
      </w:r>
    </w:p>
    <w:p w14:paraId="5D81D5DF" w14:textId="77777777" w:rsidR="004B3223" w:rsidRPr="001B764F" w:rsidRDefault="004B3223" w:rsidP="004B3223">
      <w:pPr>
        <w:ind w:left="720"/>
        <w:rPr>
          <w:rFonts w:asciiTheme="minorHAnsi" w:hAnsiTheme="minorHAnsi" w:cstheme="minorHAnsi"/>
          <w:color w:val="111111"/>
          <w:sz w:val="22"/>
          <w:szCs w:val="22"/>
        </w:rPr>
      </w:pPr>
    </w:p>
    <w:p w14:paraId="58F6B117" w14:textId="77777777" w:rsidR="004B3223" w:rsidRDefault="004B3223" w:rsidP="00145AC7">
      <w:pPr>
        <w:numPr>
          <w:ilvl w:val="0"/>
          <w:numId w:val="148"/>
        </w:numPr>
        <w:rPr>
          <w:rFonts w:asciiTheme="minorHAnsi" w:hAnsiTheme="minorHAnsi" w:cstheme="minorHAnsi"/>
          <w:color w:val="111111"/>
          <w:sz w:val="22"/>
          <w:szCs w:val="22"/>
        </w:rPr>
      </w:pPr>
      <w:r w:rsidRPr="001B764F">
        <w:rPr>
          <w:rFonts w:asciiTheme="minorHAnsi" w:hAnsiTheme="minorHAnsi" w:cstheme="minorHAnsi"/>
          <w:b/>
          <w:bCs/>
          <w:color w:val="111111"/>
          <w:sz w:val="22"/>
          <w:szCs w:val="22"/>
        </w:rPr>
        <w:t>Identify Support Vectors</w:t>
      </w:r>
      <w:r w:rsidRPr="001B764F">
        <w:rPr>
          <w:rFonts w:asciiTheme="minorHAnsi" w:hAnsiTheme="minorHAnsi" w:cstheme="minorHAnsi"/>
          <w:color w:val="111111"/>
          <w:sz w:val="22"/>
          <w:szCs w:val="22"/>
        </w:rPr>
        <w:t>: Identify the data points (support vectors) closest to the hyperplane.</w:t>
      </w:r>
    </w:p>
    <w:p w14:paraId="0AF49A79" w14:textId="77777777" w:rsidR="004B3223" w:rsidRPr="001B764F" w:rsidRDefault="004B3223" w:rsidP="004B3223">
      <w:pPr>
        <w:rPr>
          <w:rFonts w:asciiTheme="minorHAnsi" w:hAnsiTheme="minorHAnsi" w:cstheme="minorHAnsi"/>
          <w:color w:val="111111"/>
          <w:sz w:val="22"/>
          <w:szCs w:val="22"/>
        </w:rPr>
      </w:pPr>
    </w:p>
    <w:p w14:paraId="64D6C2A3" w14:textId="77777777" w:rsidR="004B3223" w:rsidRDefault="004B3223" w:rsidP="00145AC7">
      <w:pPr>
        <w:numPr>
          <w:ilvl w:val="0"/>
          <w:numId w:val="148"/>
        </w:numPr>
        <w:rPr>
          <w:rFonts w:asciiTheme="minorHAnsi" w:hAnsiTheme="minorHAnsi" w:cstheme="minorHAnsi"/>
          <w:color w:val="111111"/>
          <w:sz w:val="22"/>
          <w:szCs w:val="22"/>
        </w:rPr>
      </w:pPr>
      <w:r w:rsidRPr="001B764F">
        <w:rPr>
          <w:rFonts w:asciiTheme="minorHAnsi" w:hAnsiTheme="minorHAnsi" w:cstheme="minorHAnsi"/>
          <w:b/>
          <w:bCs/>
          <w:color w:val="111111"/>
          <w:sz w:val="22"/>
          <w:szCs w:val="22"/>
        </w:rPr>
        <w:t>Optimize the Hyperplane</w:t>
      </w:r>
      <w:r w:rsidRPr="001B764F">
        <w:rPr>
          <w:rFonts w:asciiTheme="minorHAnsi" w:hAnsiTheme="minorHAnsi" w:cstheme="minorHAnsi"/>
          <w:color w:val="111111"/>
          <w:sz w:val="22"/>
          <w:szCs w:val="22"/>
        </w:rPr>
        <w:t>: Adjust the position and orientation of the hyperplane to maximize the margin between the support vectors and the hyperplane.</w:t>
      </w:r>
    </w:p>
    <w:p w14:paraId="1DF5C746" w14:textId="77777777" w:rsidR="004B3223" w:rsidRPr="001B764F" w:rsidRDefault="004B3223" w:rsidP="004B3223">
      <w:pPr>
        <w:rPr>
          <w:rFonts w:asciiTheme="minorHAnsi" w:hAnsiTheme="minorHAnsi" w:cstheme="minorHAnsi"/>
          <w:color w:val="111111"/>
          <w:sz w:val="22"/>
          <w:szCs w:val="22"/>
        </w:rPr>
      </w:pPr>
    </w:p>
    <w:p w14:paraId="78EA9D05" w14:textId="77777777" w:rsidR="004B3223" w:rsidRDefault="004B3223" w:rsidP="00145AC7">
      <w:pPr>
        <w:numPr>
          <w:ilvl w:val="0"/>
          <w:numId w:val="148"/>
        </w:numPr>
        <w:rPr>
          <w:rFonts w:asciiTheme="minorHAnsi" w:hAnsiTheme="minorHAnsi" w:cstheme="minorHAnsi"/>
          <w:color w:val="111111"/>
          <w:sz w:val="22"/>
          <w:szCs w:val="22"/>
        </w:rPr>
      </w:pPr>
      <w:r w:rsidRPr="001B764F">
        <w:rPr>
          <w:rFonts w:asciiTheme="minorHAnsi" w:hAnsiTheme="minorHAnsi" w:cstheme="minorHAnsi"/>
          <w:b/>
          <w:bCs/>
          <w:color w:val="111111"/>
          <w:sz w:val="22"/>
          <w:szCs w:val="22"/>
        </w:rPr>
        <w:t>Handle Misclassifications</w:t>
      </w:r>
      <w:r w:rsidRPr="001B764F">
        <w:rPr>
          <w:rFonts w:asciiTheme="minorHAnsi" w:hAnsiTheme="minorHAnsi" w:cstheme="minorHAnsi"/>
          <w:color w:val="111111"/>
          <w:sz w:val="22"/>
          <w:szCs w:val="22"/>
        </w:rPr>
        <w:t xml:space="preserve">: If your data is not linearly separable, allow some misclassifications by introducing a penalty term </w:t>
      </w:r>
      <w:r>
        <w:rPr>
          <w:rFonts w:asciiTheme="minorHAnsi" w:hAnsiTheme="minorHAnsi" w:cstheme="minorHAnsi"/>
          <w:color w:val="111111"/>
          <w:sz w:val="22"/>
          <w:szCs w:val="22"/>
        </w:rPr>
        <w:t>“C”</w:t>
      </w:r>
      <w:r w:rsidRPr="001B764F">
        <w:rPr>
          <w:rFonts w:asciiTheme="minorHAnsi" w:hAnsiTheme="minorHAnsi" w:cstheme="minorHAnsi"/>
          <w:color w:val="111111"/>
          <w:sz w:val="22"/>
          <w:szCs w:val="22"/>
        </w:rPr>
        <w:t xml:space="preserve"> in your optimization problem.</w:t>
      </w:r>
    </w:p>
    <w:p w14:paraId="5B96CBCA" w14:textId="77777777" w:rsidR="004B3223" w:rsidRPr="001B764F" w:rsidRDefault="004B3223" w:rsidP="004B3223">
      <w:pPr>
        <w:rPr>
          <w:rFonts w:asciiTheme="minorHAnsi" w:hAnsiTheme="minorHAnsi" w:cstheme="minorHAnsi"/>
          <w:color w:val="111111"/>
          <w:sz w:val="22"/>
          <w:szCs w:val="22"/>
        </w:rPr>
      </w:pPr>
    </w:p>
    <w:p w14:paraId="4314F1B4" w14:textId="77777777" w:rsidR="004B3223" w:rsidRDefault="004B3223" w:rsidP="00145AC7">
      <w:pPr>
        <w:numPr>
          <w:ilvl w:val="0"/>
          <w:numId w:val="148"/>
        </w:numPr>
        <w:rPr>
          <w:rFonts w:asciiTheme="minorHAnsi" w:hAnsiTheme="minorHAnsi" w:cstheme="minorHAnsi"/>
          <w:color w:val="111111"/>
          <w:sz w:val="22"/>
          <w:szCs w:val="22"/>
        </w:rPr>
      </w:pPr>
      <w:r w:rsidRPr="001B764F">
        <w:rPr>
          <w:rFonts w:asciiTheme="minorHAnsi" w:hAnsiTheme="minorHAnsi" w:cstheme="minorHAnsi"/>
          <w:b/>
          <w:bCs/>
          <w:color w:val="111111"/>
          <w:sz w:val="22"/>
          <w:szCs w:val="22"/>
        </w:rPr>
        <w:t>Transform to Higher Dimension</w:t>
      </w:r>
      <w:r w:rsidRPr="001B764F">
        <w:rPr>
          <w:rFonts w:asciiTheme="minorHAnsi" w:hAnsiTheme="minorHAnsi" w:cstheme="minorHAnsi"/>
          <w:color w:val="111111"/>
          <w:sz w:val="22"/>
          <w:szCs w:val="22"/>
        </w:rPr>
        <w:t xml:space="preserve">: If your data is still not separable, transform it into a higher dimension using a kernel function (like </w:t>
      </w:r>
      <w:r>
        <w:rPr>
          <w:rFonts w:asciiTheme="minorHAnsi" w:hAnsiTheme="minorHAnsi" w:cstheme="minorHAnsi"/>
          <w:color w:val="111111"/>
          <w:sz w:val="22"/>
          <w:szCs w:val="22"/>
        </w:rPr>
        <w:t xml:space="preserve">the </w:t>
      </w:r>
      <w:r w:rsidRPr="001B764F">
        <w:rPr>
          <w:rFonts w:asciiTheme="minorHAnsi" w:hAnsiTheme="minorHAnsi" w:cstheme="minorHAnsi"/>
          <w:color w:val="111111"/>
          <w:sz w:val="22"/>
          <w:szCs w:val="22"/>
        </w:rPr>
        <w:t>Radial Basis Function).</w:t>
      </w:r>
    </w:p>
    <w:p w14:paraId="158960C2" w14:textId="77777777" w:rsidR="004B3223" w:rsidRPr="001B764F" w:rsidRDefault="004B3223" w:rsidP="004B3223">
      <w:pPr>
        <w:rPr>
          <w:rFonts w:asciiTheme="minorHAnsi" w:hAnsiTheme="minorHAnsi" w:cstheme="minorHAnsi"/>
          <w:color w:val="111111"/>
          <w:sz w:val="22"/>
          <w:szCs w:val="22"/>
        </w:rPr>
      </w:pPr>
    </w:p>
    <w:p w14:paraId="5251A833" w14:textId="77777777" w:rsidR="004B3223" w:rsidRDefault="004B3223" w:rsidP="00145AC7">
      <w:pPr>
        <w:numPr>
          <w:ilvl w:val="0"/>
          <w:numId w:val="148"/>
        </w:numPr>
        <w:rPr>
          <w:rFonts w:asciiTheme="minorHAnsi" w:hAnsiTheme="minorHAnsi" w:cstheme="minorHAnsi"/>
          <w:color w:val="111111"/>
          <w:sz w:val="22"/>
          <w:szCs w:val="22"/>
        </w:rPr>
      </w:pPr>
      <w:r w:rsidRPr="001B764F">
        <w:rPr>
          <w:rFonts w:asciiTheme="minorHAnsi" w:hAnsiTheme="minorHAnsi" w:cstheme="minorHAnsi"/>
          <w:b/>
          <w:bCs/>
          <w:color w:val="111111"/>
          <w:sz w:val="22"/>
          <w:szCs w:val="22"/>
        </w:rPr>
        <w:t>Find Separating Hyperplane</w:t>
      </w:r>
      <w:r w:rsidRPr="001B764F">
        <w:rPr>
          <w:rFonts w:asciiTheme="minorHAnsi" w:hAnsiTheme="minorHAnsi" w:cstheme="minorHAnsi"/>
          <w:color w:val="111111"/>
          <w:sz w:val="22"/>
          <w:szCs w:val="22"/>
        </w:rPr>
        <w:t xml:space="preserve">: </w:t>
      </w:r>
      <w:r>
        <w:rPr>
          <w:rFonts w:asciiTheme="minorHAnsi" w:hAnsiTheme="minorHAnsi" w:cstheme="minorHAnsi"/>
          <w:color w:val="111111"/>
          <w:sz w:val="22"/>
          <w:szCs w:val="22"/>
        </w:rPr>
        <w:t>Find the separating hyperplane in this higher dimensional space</w:t>
      </w:r>
      <w:r w:rsidRPr="001B764F">
        <w:rPr>
          <w:rFonts w:asciiTheme="minorHAnsi" w:hAnsiTheme="minorHAnsi" w:cstheme="minorHAnsi"/>
          <w:color w:val="111111"/>
          <w:sz w:val="22"/>
          <w:szCs w:val="22"/>
        </w:rPr>
        <w:t>.</w:t>
      </w:r>
    </w:p>
    <w:p w14:paraId="21AE8F6F" w14:textId="77777777" w:rsidR="004B3223" w:rsidRPr="001B764F" w:rsidRDefault="004B3223" w:rsidP="004B3223">
      <w:pPr>
        <w:rPr>
          <w:rFonts w:asciiTheme="minorHAnsi" w:hAnsiTheme="minorHAnsi" w:cstheme="minorHAnsi"/>
          <w:color w:val="111111"/>
          <w:sz w:val="22"/>
          <w:szCs w:val="22"/>
        </w:rPr>
      </w:pPr>
    </w:p>
    <w:p w14:paraId="40C1662C" w14:textId="77777777" w:rsidR="004B3223" w:rsidRPr="001B764F" w:rsidRDefault="004B3223" w:rsidP="00145AC7">
      <w:pPr>
        <w:numPr>
          <w:ilvl w:val="0"/>
          <w:numId w:val="148"/>
        </w:numPr>
        <w:rPr>
          <w:rFonts w:asciiTheme="minorHAnsi" w:hAnsiTheme="minorHAnsi" w:cstheme="minorHAnsi"/>
          <w:color w:val="111111"/>
          <w:sz w:val="22"/>
          <w:szCs w:val="22"/>
        </w:rPr>
      </w:pPr>
      <w:r w:rsidRPr="001B764F">
        <w:rPr>
          <w:rFonts w:asciiTheme="minorHAnsi" w:hAnsiTheme="minorHAnsi" w:cstheme="minorHAnsi"/>
          <w:b/>
          <w:bCs/>
          <w:color w:val="111111"/>
          <w:sz w:val="22"/>
          <w:szCs w:val="22"/>
        </w:rPr>
        <w:t>Transform Back to Original Space</w:t>
      </w:r>
      <w:r w:rsidRPr="001B764F">
        <w:rPr>
          <w:rFonts w:asciiTheme="minorHAnsi" w:hAnsiTheme="minorHAnsi" w:cstheme="minorHAnsi"/>
          <w:color w:val="111111"/>
          <w:sz w:val="22"/>
          <w:szCs w:val="22"/>
        </w:rPr>
        <w:t xml:space="preserve">: Transform this hyperplane back to </w:t>
      </w:r>
      <w:r>
        <w:rPr>
          <w:rFonts w:asciiTheme="minorHAnsi" w:hAnsiTheme="minorHAnsi" w:cstheme="minorHAnsi"/>
          <w:color w:val="111111"/>
          <w:sz w:val="22"/>
          <w:szCs w:val="22"/>
        </w:rPr>
        <w:t xml:space="preserve">its </w:t>
      </w:r>
      <w:r w:rsidRPr="001B764F">
        <w:rPr>
          <w:rFonts w:asciiTheme="minorHAnsi" w:hAnsiTheme="minorHAnsi" w:cstheme="minorHAnsi"/>
          <w:color w:val="111111"/>
          <w:sz w:val="22"/>
          <w:szCs w:val="22"/>
        </w:rPr>
        <w:t>original space. This will be your decision boundary.</w:t>
      </w:r>
    </w:p>
    <w:p w14:paraId="56797F73" w14:textId="77777777" w:rsidR="004B3223" w:rsidRDefault="004B3223" w:rsidP="004B3223">
      <w:pPr>
        <w:spacing w:before="180"/>
        <w:rPr>
          <w:rFonts w:asciiTheme="minorHAnsi" w:hAnsiTheme="minorHAnsi" w:cstheme="minorHAnsi"/>
          <w:color w:val="111111"/>
          <w:sz w:val="22"/>
          <w:szCs w:val="22"/>
        </w:rPr>
      </w:pPr>
      <w:r w:rsidRPr="001B764F">
        <w:rPr>
          <w:rFonts w:asciiTheme="minorHAnsi" w:hAnsiTheme="minorHAnsi" w:cstheme="minorHAnsi"/>
          <w:color w:val="111111"/>
          <w:sz w:val="22"/>
          <w:szCs w:val="22"/>
        </w:rPr>
        <w:t xml:space="preserve">These steps make SVMs a powerful tool for many </w:t>
      </w:r>
      <w:proofErr w:type="gramStart"/>
      <w:r w:rsidRPr="001B764F">
        <w:rPr>
          <w:rFonts w:asciiTheme="minorHAnsi" w:hAnsiTheme="minorHAnsi" w:cstheme="minorHAnsi"/>
          <w:color w:val="111111"/>
          <w:sz w:val="22"/>
          <w:szCs w:val="22"/>
        </w:rPr>
        <w:t>machine</w:t>
      </w:r>
      <w:proofErr w:type="gramEnd"/>
      <w:r w:rsidRPr="001B764F">
        <w:rPr>
          <w:rFonts w:asciiTheme="minorHAnsi" w:hAnsiTheme="minorHAnsi" w:cstheme="minorHAnsi"/>
          <w:color w:val="111111"/>
          <w:sz w:val="22"/>
          <w:szCs w:val="22"/>
        </w:rPr>
        <w:t xml:space="preserve"> learning tasks, providing higher accuracy in high-dimensional spaces compared to single </w:t>
      </w:r>
      <w:r>
        <w:rPr>
          <w:rFonts w:asciiTheme="minorHAnsi" w:hAnsiTheme="minorHAnsi" w:cstheme="minorHAnsi"/>
          <w:color w:val="111111"/>
          <w:sz w:val="22"/>
          <w:szCs w:val="22"/>
        </w:rPr>
        <w:t>d</w:t>
      </w:r>
      <w:r w:rsidRPr="001B764F">
        <w:rPr>
          <w:rFonts w:asciiTheme="minorHAnsi" w:hAnsiTheme="minorHAnsi" w:cstheme="minorHAnsi"/>
          <w:color w:val="111111"/>
          <w:sz w:val="22"/>
          <w:szCs w:val="22"/>
        </w:rPr>
        <w:t xml:space="preserve">ecision </w:t>
      </w:r>
      <w:r>
        <w:rPr>
          <w:rFonts w:asciiTheme="minorHAnsi" w:hAnsiTheme="minorHAnsi" w:cstheme="minorHAnsi"/>
          <w:color w:val="111111"/>
          <w:sz w:val="22"/>
          <w:szCs w:val="22"/>
        </w:rPr>
        <w:t>t</w:t>
      </w:r>
      <w:r w:rsidRPr="001B764F">
        <w:rPr>
          <w:rFonts w:asciiTheme="minorHAnsi" w:hAnsiTheme="minorHAnsi" w:cstheme="minorHAnsi"/>
          <w:color w:val="111111"/>
          <w:sz w:val="22"/>
          <w:szCs w:val="22"/>
        </w:rPr>
        <w:t xml:space="preserve">rees or even </w:t>
      </w:r>
      <w:r>
        <w:rPr>
          <w:rFonts w:asciiTheme="minorHAnsi" w:hAnsiTheme="minorHAnsi" w:cstheme="minorHAnsi"/>
          <w:color w:val="111111"/>
          <w:sz w:val="22"/>
          <w:szCs w:val="22"/>
        </w:rPr>
        <w:t>r</w:t>
      </w:r>
      <w:r w:rsidRPr="001B764F">
        <w:rPr>
          <w:rFonts w:asciiTheme="minorHAnsi" w:hAnsiTheme="minorHAnsi" w:cstheme="minorHAnsi"/>
          <w:color w:val="111111"/>
          <w:sz w:val="22"/>
          <w:szCs w:val="22"/>
        </w:rPr>
        <w:t xml:space="preserve">andom </w:t>
      </w:r>
      <w:r>
        <w:rPr>
          <w:rFonts w:asciiTheme="minorHAnsi" w:hAnsiTheme="minorHAnsi" w:cstheme="minorHAnsi"/>
          <w:color w:val="111111"/>
          <w:sz w:val="22"/>
          <w:szCs w:val="22"/>
        </w:rPr>
        <w:t>f</w:t>
      </w:r>
      <w:r w:rsidRPr="001B764F">
        <w:rPr>
          <w:rFonts w:asciiTheme="minorHAnsi" w:hAnsiTheme="minorHAnsi" w:cstheme="minorHAnsi"/>
          <w:color w:val="111111"/>
          <w:sz w:val="22"/>
          <w:szCs w:val="22"/>
        </w:rPr>
        <w:t>orests.</w:t>
      </w:r>
    </w:p>
    <w:p w14:paraId="0E1B33F9" w14:textId="77777777" w:rsidR="004B3223" w:rsidRPr="001B764F" w:rsidRDefault="004B3223" w:rsidP="004B3223">
      <w:pPr>
        <w:spacing w:before="180"/>
        <w:rPr>
          <w:rFonts w:asciiTheme="minorHAnsi" w:hAnsiTheme="minorHAnsi" w:cstheme="minorHAnsi"/>
          <w:color w:val="111111"/>
          <w:sz w:val="22"/>
          <w:szCs w:val="22"/>
        </w:rPr>
      </w:pPr>
    </w:p>
    <w:p w14:paraId="44A59F17" w14:textId="77777777" w:rsidR="004B3223" w:rsidRDefault="004B3223" w:rsidP="004B3223">
      <w:pPr>
        <w:rPr>
          <w:rFonts w:asciiTheme="minorHAnsi" w:hAnsiTheme="minorHAnsi" w:cstheme="minorHAnsi"/>
          <w:sz w:val="22"/>
          <w:szCs w:val="22"/>
          <w:u w:val="single"/>
        </w:rPr>
      </w:pPr>
    </w:p>
    <w:p w14:paraId="20D501B6" w14:textId="77777777" w:rsidR="004B3223" w:rsidRPr="00CA4A4E" w:rsidRDefault="004B3223" w:rsidP="004B3223">
      <w:pPr>
        <w:pStyle w:val="Heading2"/>
        <w:ind w:left="0"/>
      </w:pPr>
      <w:bookmarkStart w:id="149" w:name="_Toc174889659"/>
      <w:r w:rsidRPr="00CA4A4E">
        <w:t xml:space="preserve">Comparing </w:t>
      </w:r>
      <w:r>
        <w:t>Ensemble Tree-Based Models to SVMs</w:t>
      </w:r>
      <w:bookmarkEnd w:id="149"/>
    </w:p>
    <w:p w14:paraId="26AF5A1E" w14:textId="77777777" w:rsidR="004B3223" w:rsidRDefault="004B3223" w:rsidP="004B3223">
      <w:pPr>
        <w:rPr>
          <w:rFonts w:asciiTheme="minorHAnsi" w:hAnsiTheme="minorHAnsi" w:cstheme="minorHAnsi"/>
          <w:sz w:val="22"/>
          <w:szCs w:val="22"/>
          <w:u w:val="single"/>
        </w:rPr>
      </w:pPr>
    </w:p>
    <w:p w14:paraId="3020F0D0" w14:textId="77777777" w:rsidR="004B3223" w:rsidRDefault="004B3223" w:rsidP="004B3223">
      <w:pPr>
        <w:rPr>
          <w:rFonts w:asciiTheme="minorHAnsi" w:hAnsiTheme="minorHAnsi" w:cstheme="minorHAnsi"/>
          <w:color w:val="111111"/>
          <w:sz w:val="22"/>
          <w:szCs w:val="22"/>
        </w:rPr>
      </w:pPr>
      <w:r w:rsidRPr="001B764F">
        <w:rPr>
          <w:rFonts w:asciiTheme="minorHAnsi" w:hAnsiTheme="minorHAnsi" w:cstheme="minorHAnsi"/>
          <w:color w:val="111111"/>
          <w:sz w:val="22"/>
          <w:szCs w:val="22"/>
        </w:rPr>
        <w:t xml:space="preserve">Support </w:t>
      </w:r>
      <w:r>
        <w:rPr>
          <w:rFonts w:asciiTheme="minorHAnsi" w:hAnsiTheme="minorHAnsi" w:cstheme="minorHAnsi"/>
          <w:color w:val="111111"/>
          <w:sz w:val="22"/>
          <w:szCs w:val="22"/>
        </w:rPr>
        <w:t>v</w:t>
      </w:r>
      <w:r w:rsidRPr="001B764F">
        <w:rPr>
          <w:rFonts w:asciiTheme="minorHAnsi" w:hAnsiTheme="minorHAnsi" w:cstheme="minorHAnsi"/>
          <w:color w:val="111111"/>
          <w:sz w:val="22"/>
          <w:szCs w:val="22"/>
        </w:rPr>
        <w:t xml:space="preserve">ector </w:t>
      </w:r>
      <w:r>
        <w:rPr>
          <w:rFonts w:asciiTheme="minorHAnsi" w:hAnsiTheme="minorHAnsi" w:cstheme="minorHAnsi"/>
          <w:color w:val="111111"/>
          <w:sz w:val="22"/>
          <w:szCs w:val="22"/>
        </w:rPr>
        <w:t>m</w:t>
      </w:r>
      <w:r w:rsidRPr="001B764F">
        <w:rPr>
          <w:rFonts w:asciiTheme="minorHAnsi" w:hAnsiTheme="minorHAnsi" w:cstheme="minorHAnsi"/>
          <w:color w:val="111111"/>
          <w:sz w:val="22"/>
          <w:szCs w:val="22"/>
        </w:rPr>
        <w:t xml:space="preserve">achines and ensemble tree-based models, such as </w:t>
      </w:r>
      <w:r>
        <w:rPr>
          <w:rFonts w:asciiTheme="minorHAnsi" w:hAnsiTheme="minorHAnsi" w:cstheme="minorHAnsi"/>
          <w:color w:val="111111"/>
          <w:sz w:val="22"/>
          <w:szCs w:val="22"/>
        </w:rPr>
        <w:t>r</w:t>
      </w:r>
      <w:r w:rsidRPr="001B764F">
        <w:rPr>
          <w:rFonts w:asciiTheme="minorHAnsi" w:hAnsiTheme="minorHAnsi" w:cstheme="minorHAnsi"/>
          <w:color w:val="111111"/>
          <w:sz w:val="22"/>
          <w:szCs w:val="22"/>
        </w:rPr>
        <w:t xml:space="preserve">andom </w:t>
      </w:r>
      <w:r>
        <w:rPr>
          <w:rFonts w:asciiTheme="minorHAnsi" w:hAnsiTheme="minorHAnsi" w:cstheme="minorHAnsi"/>
          <w:color w:val="111111"/>
          <w:sz w:val="22"/>
          <w:szCs w:val="22"/>
        </w:rPr>
        <w:t>f</w:t>
      </w:r>
      <w:r w:rsidRPr="001B764F">
        <w:rPr>
          <w:rFonts w:asciiTheme="minorHAnsi" w:hAnsiTheme="minorHAnsi" w:cstheme="minorHAnsi"/>
          <w:color w:val="111111"/>
          <w:sz w:val="22"/>
          <w:szCs w:val="22"/>
        </w:rPr>
        <w:t xml:space="preserve">orests and </w:t>
      </w:r>
      <w:r>
        <w:rPr>
          <w:rFonts w:asciiTheme="minorHAnsi" w:hAnsiTheme="minorHAnsi" w:cstheme="minorHAnsi"/>
          <w:color w:val="111111"/>
          <w:sz w:val="22"/>
          <w:szCs w:val="22"/>
        </w:rPr>
        <w:t>g</w:t>
      </w:r>
      <w:r w:rsidRPr="001B764F">
        <w:rPr>
          <w:rFonts w:asciiTheme="minorHAnsi" w:hAnsiTheme="minorHAnsi" w:cstheme="minorHAnsi"/>
          <w:color w:val="111111"/>
          <w:sz w:val="22"/>
          <w:szCs w:val="22"/>
        </w:rPr>
        <w:t xml:space="preserve">radient </w:t>
      </w:r>
      <w:r>
        <w:rPr>
          <w:rFonts w:asciiTheme="minorHAnsi" w:hAnsiTheme="minorHAnsi" w:cstheme="minorHAnsi"/>
          <w:color w:val="111111"/>
          <w:sz w:val="22"/>
          <w:szCs w:val="22"/>
        </w:rPr>
        <w:t>b</w:t>
      </w:r>
      <w:r w:rsidRPr="001B764F">
        <w:rPr>
          <w:rFonts w:asciiTheme="minorHAnsi" w:hAnsiTheme="minorHAnsi" w:cstheme="minorHAnsi"/>
          <w:color w:val="111111"/>
          <w:sz w:val="22"/>
          <w:szCs w:val="22"/>
        </w:rPr>
        <w:t xml:space="preserve">oosting </w:t>
      </w:r>
      <w:r>
        <w:rPr>
          <w:rFonts w:asciiTheme="minorHAnsi" w:hAnsiTheme="minorHAnsi" w:cstheme="minorHAnsi"/>
          <w:color w:val="111111"/>
          <w:sz w:val="22"/>
          <w:szCs w:val="22"/>
        </w:rPr>
        <w:t>m</w:t>
      </w:r>
      <w:r w:rsidRPr="001B764F">
        <w:rPr>
          <w:rFonts w:asciiTheme="minorHAnsi" w:hAnsiTheme="minorHAnsi" w:cstheme="minorHAnsi"/>
          <w:color w:val="111111"/>
          <w:sz w:val="22"/>
          <w:szCs w:val="22"/>
        </w:rPr>
        <w:t>achines, are powerful machine learning algorithms widely used in predictive modeling. While they share some similarities, they also have distinct differences in how they handle data, their sensitivity to certain issues, and their overall performance. The following table provides a comparison of these two types of models:</w:t>
      </w:r>
    </w:p>
    <w:p w14:paraId="7AC33313" w14:textId="77777777" w:rsidR="004B3223" w:rsidRDefault="004B3223" w:rsidP="004B3223">
      <w:pPr>
        <w:rPr>
          <w:rFonts w:asciiTheme="minorHAnsi" w:hAnsiTheme="minorHAnsi" w:cstheme="minorHAnsi"/>
          <w:sz w:val="22"/>
          <w:szCs w:val="22"/>
          <w:u w:val="single"/>
        </w:rPr>
      </w:pPr>
    </w:p>
    <w:p w14:paraId="21D8FDCE" w14:textId="77777777" w:rsidR="00D20C7D" w:rsidRDefault="00D20C7D" w:rsidP="004B3223">
      <w:pPr>
        <w:rPr>
          <w:rFonts w:asciiTheme="minorHAnsi" w:hAnsiTheme="minorHAnsi" w:cstheme="minorHAnsi"/>
          <w:sz w:val="22"/>
          <w:szCs w:val="22"/>
          <w:u w:val="single"/>
        </w:rPr>
      </w:pPr>
    </w:p>
    <w:p w14:paraId="7EA5F0DB" w14:textId="77777777" w:rsidR="00D20C7D" w:rsidRDefault="00D20C7D" w:rsidP="004B3223">
      <w:pPr>
        <w:rPr>
          <w:rFonts w:asciiTheme="minorHAnsi" w:hAnsiTheme="minorHAnsi" w:cstheme="minorHAnsi"/>
          <w:sz w:val="22"/>
          <w:szCs w:val="22"/>
          <w:u w:val="single"/>
        </w:rPr>
      </w:pPr>
    </w:p>
    <w:p w14:paraId="48A7DA86" w14:textId="77777777" w:rsidR="00D20C7D" w:rsidRDefault="00D20C7D" w:rsidP="004B3223">
      <w:pPr>
        <w:rPr>
          <w:rFonts w:asciiTheme="minorHAnsi" w:hAnsiTheme="minorHAnsi" w:cstheme="minorHAnsi"/>
          <w:sz w:val="22"/>
          <w:szCs w:val="22"/>
          <w:u w:val="single"/>
        </w:rPr>
      </w:pPr>
    </w:p>
    <w:p w14:paraId="75E28E99" w14:textId="77777777" w:rsidR="00D20C7D" w:rsidRDefault="00D20C7D" w:rsidP="004B3223">
      <w:pPr>
        <w:rPr>
          <w:rFonts w:asciiTheme="minorHAnsi" w:hAnsiTheme="minorHAnsi" w:cstheme="minorHAnsi"/>
          <w:sz w:val="22"/>
          <w:szCs w:val="22"/>
          <w:u w:val="single"/>
        </w:rPr>
      </w:pPr>
    </w:p>
    <w:p w14:paraId="10D85F4A" w14:textId="77777777" w:rsidR="00D20C7D" w:rsidRDefault="00D20C7D" w:rsidP="004B3223">
      <w:pPr>
        <w:rPr>
          <w:rFonts w:asciiTheme="minorHAnsi" w:hAnsiTheme="minorHAnsi" w:cstheme="minorHAnsi"/>
          <w:sz w:val="22"/>
          <w:szCs w:val="22"/>
          <w:u w:val="single"/>
        </w:rPr>
      </w:pPr>
    </w:p>
    <w:p w14:paraId="53C933B4" w14:textId="77777777" w:rsidR="00D20C7D" w:rsidRPr="001B764F" w:rsidRDefault="00D20C7D" w:rsidP="004B3223">
      <w:pPr>
        <w:rPr>
          <w:rFonts w:asciiTheme="minorHAnsi" w:hAnsiTheme="minorHAnsi" w:cstheme="minorHAnsi"/>
          <w:sz w:val="22"/>
          <w:szCs w:val="22"/>
          <w:u w:val="single"/>
        </w:rPr>
      </w:pPr>
    </w:p>
    <w:p w14:paraId="2D8B661A" w14:textId="7DC5003D" w:rsidR="004B3223" w:rsidRDefault="004B3223" w:rsidP="004B3223">
      <w:pPr>
        <w:pStyle w:val="ACaptionHead"/>
        <w:ind w:left="0"/>
      </w:pPr>
      <w:r>
        <w:lastRenderedPageBreak/>
        <w:t xml:space="preserve">Table </w:t>
      </w:r>
      <w:r w:rsidR="00DA44B2">
        <w:t>7.1</w:t>
      </w:r>
      <w:r>
        <w:t>:  Comparing Ensemble Tree-Based Models to SVMs</w:t>
      </w:r>
    </w:p>
    <w:p w14:paraId="57D8B335" w14:textId="77777777" w:rsidR="004B3223" w:rsidRDefault="004B3223" w:rsidP="004B3223">
      <w:pPr>
        <w:rPr>
          <w:rFonts w:asciiTheme="minorHAnsi" w:hAnsiTheme="minorHAnsi" w:cstheme="minorHAnsi"/>
          <w:sz w:val="22"/>
          <w:szCs w:val="22"/>
          <w:u w:val="single"/>
        </w:rPr>
      </w:pPr>
    </w:p>
    <w:tbl>
      <w:tblPr>
        <w:tblW w:w="5000" w:type="pct"/>
        <w:tblLook w:val="04A0" w:firstRow="1" w:lastRow="0" w:firstColumn="1" w:lastColumn="0" w:noHBand="0" w:noVBand="1"/>
      </w:tblPr>
      <w:tblGrid>
        <w:gridCol w:w="1690"/>
        <w:gridCol w:w="3280"/>
        <w:gridCol w:w="3300"/>
      </w:tblGrid>
      <w:tr w:rsidR="004B3223" w:rsidRPr="001B764F" w14:paraId="35E781E3" w14:textId="77777777" w:rsidTr="00A23D18">
        <w:trPr>
          <w:trHeight w:val="288"/>
        </w:trPr>
        <w:tc>
          <w:tcPr>
            <w:tcW w:w="102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F5FE833" w14:textId="77777777" w:rsidR="004B3223" w:rsidRPr="001B764F" w:rsidRDefault="004B3223" w:rsidP="00A23D18">
            <w:pPr>
              <w:jc w:val="center"/>
              <w:rPr>
                <w:rFonts w:ascii="Roboto" w:hAnsi="Roboto" w:cs="Calibri"/>
                <w:b/>
                <w:bCs/>
                <w:color w:val="111111"/>
                <w:szCs w:val="20"/>
              </w:rPr>
            </w:pPr>
            <w:r w:rsidRPr="001B764F">
              <w:rPr>
                <w:rFonts w:ascii="Roboto" w:hAnsi="Roboto" w:cs="Calibri"/>
                <w:b/>
                <w:bCs/>
                <w:color w:val="111111"/>
                <w:szCs w:val="20"/>
              </w:rPr>
              <w:t>Model Issue</w:t>
            </w:r>
          </w:p>
        </w:tc>
        <w:tc>
          <w:tcPr>
            <w:tcW w:w="1983" w:type="pct"/>
            <w:tcBorders>
              <w:top w:val="single" w:sz="4" w:space="0" w:color="auto"/>
              <w:left w:val="nil"/>
              <w:bottom w:val="single" w:sz="4" w:space="0" w:color="auto"/>
              <w:right w:val="single" w:sz="4" w:space="0" w:color="auto"/>
            </w:tcBorders>
            <w:shd w:val="clear" w:color="auto" w:fill="auto"/>
            <w:vAlign w:val="center"/>
            <w:hideMark/>
          </w:tcPr>
          <w:p w14:paraId="0D5BAE3E" w14:textId="77777777" w:rsidR="004B3223" w:rsidRPr="001B764F" w:rsidRDefault="004B3223" w:rsidP="00A23D18">
            <w:pPr>
              <w:jc w:val="center"/>
              <w:rPr>
                <w:rFonts w:ascii="Roboto" w:hAnsi="Roboto" w:cs="Calibri"/>
                <w:b/>
                <w:bCs/>
                <w:color w:val="111111"/>
                <w:szCs w:val="20"/>
              </w:rPr>
            </w:pPr>
            <w:r w:rsidRPr="001B764F">
              <w:rPr>
                <w:rFonts w:ascii="Roboto" w:hAnsi="Roboto" w:cs="Calibri"/>
                <w:b/>
                <w:bCs/>
                <w:color w:val="111111"/>
                <w:szCs w:val="20"/>
              </w:rPr>
              <w:t>Ensemble Tree-Based Models</w:t>
            </w:r>
          </w:p>
        </w:tc>
        <w:tc>
          <w:tcPr>
            <w:tcW w:w="1995" w:type="pct"/>
            <w:tcBorders>
              <w:top w:val="single" w:sz="4" w:space="0" w:color="auto"/>
              <w:left w:val="nil"/>
              <w:bottom w:val="single" w:sz="4" w:space="0" w:color="auto"/>
              <w:right w:val="single" w:sz="4" w:space="0" w:color="auto"/>
            </w:tcBorders>
            <w:shd w:val="clear" w:color="auto" w:fill="auto"/>
            <w:vAlign w:val="center"/>
            <w:hideMark/>
          </w:tcPr>
          <w:p w14:paraId="11383F77" w14:textId="77777777" w:rsidR="004B3223" w:rsidRPr="001B764F" w:rsidRDefault="004B3223" w:rsidP="00A23D18">
            <w:pPr>
              <w:jc w:val="center"/>
              <w:rPr>
                <w:rFonts w:ascii="Roboto" w:hAnsi="Roboto" w:cs="Calibri"/>
                <w:b/>
                <w:bCs/>
                <w:color w:val="111111"/>
                <w:szCs w:val="20"/>
              </w:rPr>
            </w:pPr>
            <w:r w:rsidRPr="001B764F">
              <w:rPr>
                <w:rFonts w:ascii="Roboto" w:hAnsi="Roboto" w:cs="Calibri"/>
                <w:b/>
                <w:bCs/>
                <w:color w:val="111111"/>
                <w:szCs w:val="20"/>
              </w:rPr>
              <w:t>Support Vector Machines</w:t>
            </w:r>
          </w:p>
        </w:tc>
      </w:tr>
      <w:tr w:rsidR="004B3223" w:rsidRPr="001B764F" w14:paraId="31B215B1" w14:textId="77777777" w:rsidTr="00A23D18">
        <w:trPr>
          <w:trHeight w:val="2112"/>
        </w:trPr>
        <w:tc>
          <w:tcPr>
            <w:tcW w:w="1022" w:type="pct"/>
            <w:tcBorders>
              <w:top w:val="nil"/>
              <w:left w:val="single" w:sz="4" w:space="0" w:color="auto"/>
              <w:bottom w:val="single" w:sz="4" w:space="0" w:color="auto"/>
              <w:right w:val="single" w:sz="4" w:space="0" w:color="auto"/>
            </w:tcBorders>
            <w:shd w:val="clear" w:color="auto" w:fill="auto"/>
            <w:vAlign w:val="center"/>
            <w:hideMark/>
          </w:tcPr>
          <w:p w14:paraId="0D6EAA26" w14:textId="77777777" w:rsidR="004B3223" w:rsidRPr="001B764F" w:rsidRDefault="004B3223" w:rsidP="00A23D18">
            <w:pPr>
              <w:rPr>
                <w:rFonts w:ascii="Roboto" w:hAnsi="Roboto" w:cs="Calibri"/>
                <w:color w:val="111111"/>
                <w:szCs w:val="20"/>
              </w:rPr>
            </w:pPr>
            <w:r w:rsidRPr="001B764F">
              <w:rPr>
                <w:rFonts w:ascii="Roboto" w:hAnsi="Roboto" w:cs="Calibri"/>
                <w:color w:val="111111"/>
                <w:szCs w:val="20"/>
              </w:rPr>
              <w:t>Multicollinearity</w:t>
            </w:r>
          </w:p>
        </w:tc>
        <w:tc>
          <w:tcPr>
            <w:tcW w:w="1983" w:type="pct"/>
            <w:tcBorders>
              <w:top w:val="nil"/>
              <w:left w:val="nil"/>
              <w:bottom w:val="single" w:sz="4" w:space="0" w:color="auto"/>
              <w:right w:val="single" w:sz="4" w:space="0" w:color="auto"/>
            </w:tcBorders>
            <w:shd w:val="clear" w:color="auto" w:fill="auto"/>
            <w:vAlign w:val="center"/>
            <w:hideMark/>
          </w:tcPr>
          <w:p w14:paraId="69822E9F" w14:textId="77777777" w:rsidR="004B3223" w:rsidRPr="001B764F" w:rsidRDefault="004B3223" w:rsidP="00A23D18">
            <w:pPr>
              <w:rPr>
                <w:rFonts w:ascii="Roboto" w:hAnsi="Roboto" w:cs="Calibri"/>
                <w:color w:val="111111"/>
                <w:szCs w:val="20"/>
              </w:rPr>
            </w:pPr>
            <w:r w:rsidRPr="001B764F">
              <w:rPr>
                <w:rFonts w:ascii="Roboto" w:hAnsi="Roboto" w:cs="Calibri"/>
                <w:color w:val="111111"/>
                <w:szCs w:val="20"/>
              </w:rPr>
              <w:t>Less sensitive due to randomness and averaging of results from multiple trees (</w:t>
            </w:r>
            <w:r>
              <w:rPr>
                <w:rFonts w:ascii="Roboto" w:hAnsi="Roboto" w:cs="Calibri"/>
                <w:color w:val="111111"/>
                <w:szCs w:val="20"/>
              </w:rPr>
              <w:t>r</w:t>
            </w:r>
            <w:r w:rsidRPr="001B764F">
              <w:rPr>
                <w:rFonts w:ascii="Roboto" w:hAnsi="Roboto" w:cs="Calibri"/>
                <w:color w:val="111111"/>
                <w:szCs w:val="20"/>
              </w:rPr>
              <w:t xml:space="preserve">andom </w:t>
            </w:r>
            <w:r>
              <w:rPr>
                <w:rFonts w:ascii="Roboto" w:hAnsi="Roboto" w:cs="Calibri"/>
                <w:color w:val="111111"/>
                <w:szCs w:val="20"/>
              </w:rPr>
              <w:t>f</w:t>
            </w:r>
            <w:r w:rsidRPr="001B764F">
              <w:rPr>
                <w:rFonts w:ascii="Roboto" w:hAnsi="Roboto" w:cs="Calibri"/>
                <w:color w:val="111111"/>
                <w:szCs w:val="20"/>
              </w:rPr>
              <w:t>orests) or because each weak learner (tree) is built on the residuals/errors of the previous one (</w:t>
            </w:r>
            <w:r>
              <w:rPr>
                <w:rFonts w:ascii="Roboto" w:hAnsi="Roboto" w:cs="Calibri"/>
                <w:color w:val="111111"/>
                <w:szCs w:val="20"/>
              </w:rPr>
              <w:t>g</w:t>
            </w:r>
            <w:r w:rsidRPr="001B764F">
              <w:rPr>
                <w:rFonts w:ascii="Roboto" w:hAnsi="Roboto" w:cs="Calibri"/>
                <w:color w:val="111111"/>
                <w:szCs w:val="20"/>
              </w:rPr>
              <w:t xml:space="preserve">radient </w:t>
            </w:r>
            <w:r>
              <w:rPr>
                <w:rFonts w:ascii="Roboto" w:hAnsi="Roboto" w:cs="Calibri"/>
                <w:color w:val="111111"/>
                <w:szCs w:val="20"/>
              </w:rPr>
              <w:t>b</w:t>
            </w:r>
            <w:r w:rsidRPr="001B764F">
              <w:rPr>
                <w:rFonts w:ascii="Roboto" w:hAnsi="Roboto" w:cs="Calibri"/>
                <w:color w:val="111111"/>
                <w:szCs w:val="20"/>
              </w:rPr>
              <w:t>oosting).</w:t>
            </w:r>
          </w:p>
        </w:tc>
        <w:tc>
          <w:tcPr>
            <w:tcW w:w="1995" w:type="pct"/>
            <w:tcBorders>
              <w:top w:val="nil"/>
              <w:left w:val="nil"/>
              <w:bottom w:val="single" w:sz="4" w:space="0" w:color="auto"/>
              <w:right w:val="single" w:sz="4" w:space="0" w:color="auto"/>
            </w:tcBorders>
            <w:shd w:val="clear" w:color="auto" w:fill="auto"/>
            <w:vAlign w:val="center"/>
            <w:hideMark/>
          </w:tcPr>
          <w:p w14:paraId="42437A28" w14:textId="77777777" w:rsidR="004B3223" w:rsidRPr="001B764F" w:rsidRDefault="004B3223" w:rsidP="00A23D18">
            <w:pPr>
              <w:rPr>
                <w:rFonts w:ascii="Roboto" w:hAnsi="Roboto" w:cs="Calibri"/>
                <w:color w:val="111111"/>
                <w:szCs w:val="20"/>
              </w:rPr>
            </w:pPr>
            <w:r w:rsidRPr="001B764F">
              <w:rPr>
                <w:rFonts w:ascii="Roboto" w:hAnsi="Roboto" w:cs="Calibri"/>
                <w:color w:val="111111"/>
                <w:szCs w:val="20"/>
              </w:rPr>
              <w:t>Not affected as SVMs do not rely on the entire dataset; they are influenced only by the support vectors.</w:t>
            </w:r>
          </w:p>
        </w:tc>
      </w:tr>
      <w:tr w:rsidR="004B3223" w:rsidRPr="001B764F" w14:paraId="1FCCED6A" w14:textId="77777777" w:rsidTr="00A23D18">
        <w:trPr>
          <w:trHeight w:val="2376"/>
        </w:trPr>
        <w:tc>
          <w:tcPr>
            <w:tcW w:w="1022" w:type="pct"/>
            <w:tcBorders>
              <w:top w:val="nil"/>
              <w:left w:val="single" w:sz="4" w:space="0" w:color="auto"/>
              <w:bottom w:val="single" w:sz="4" w:space="0" w:color="auto"/>
              <w:right w:val="single" w:sz="4" w:space="0" w:color="auto"/>
            </w:tcBorders>
            <w:shd w:val="clear" w:color="auto" w:fill="auto"/>
            <w:vAlign w:val="center"/>
            <w:hideMark/>
          </w:tcPr>
          <w:p w14:paraId="17F6F3E1" w14:textId="77777777" w:rsidR="004B3223" w:rsidRPr="001B764F" w:rsidRDefault="004B3223" w:rsidP="00A23D18">
            <w:pPr>
              <w:rPr>
                <w:rFonts w:ascii="Roboto" w:hAnsi="Roboto" w:cs="Calibri"/>
                <w:color w:val="111111"/>
                <w:szCs w:val="20"/>
              </w:rPr>
            </w:pPr>
            <w:r w:rsidRPr="001B764F">
              <w:rPr>
                <w:rFonts w:ascii="Roboto" w:hAnsi="Roboto" w:cs="Calibri"/>
                <w:color w:val="111111"/>
                <w:szCs w:val="20"/>
              </w:rPr>
              <w:t>Overfitting</w:t>
            </w:r>
          </w:p>
        </w:tc>
        <w:tc>
          <w:tcPr>
            <w:tcW w:w="1983" w:type="pct"/>
            <w:tcBorders>
              <w:top w:val="nil"/>
              <w:left w:val="nil"/>
              <w:bottom w:val="single" w:sz="4" w:space="0" w:color="auto"/>
              <w:right w:val="single" w:sz="4" w:space="0" w:color="auto"/>
            </w:tcBorders>
            <w:shd w:val="clear" w:color="auto" w:fill="auto"/>
            <w:vAlign w:val="center"/>
            <w:hideMark/>
          </w:tcPr>
          <w:p w14:paraId="77F6CAA3" w14:textId="77777777" w:rsidR="004B3223" w:rsidRPr="001B764F" w:rsidRDefault="004B3223" w:rsidP="00A23D18">
            <w:pPr>
              <w:rPr>
                <w:rFonts w:ascii="Roboto" w:hAnsi="Roboto" w:cs="Calibri"/>
                <w:color w:val="111111"/>
                <w:szCs w:val="20"/>
              </w:rPr>
            </w:pPr>
            <w:r w:rsidRPr="001B764F">
              <w:rPr>
                <w:rFonts w:ascii="Roboto" w:hAnsi="Roboto" w:cs="Calibri"/>
                <w:color w:val="111111"/>
                <w:szCs w:val="20"/>
              </w:rPr>
              <w:t xml:space="preserve">Can be controlled in </w:t>
            </w:r>
            <w:r>
              <w:rPr>
                <w:rFonts w:ascii="Roboto" w:hAnsi="Roboto" w:cs="Calibri"/>
                <w:color w:val="111111"/>
                <w:szCs w:val="20"/>
              </w:rPr>
              <w:t>r</w:t>
            </w:r>
            <w:r w:rsidRPr="001B764F">
              <w:rPr>
                <w:rFonts w:ascii="Roboto" w:hAnsi="Roboto" w:cs="Calibri"/>
                <w:color w:val="111111"/>
                <w:szCs w:val="20"/>
              </w:rPr>
              <w:t xml:space="preserve">andom </w:t>
            </w:r>
            <w:r>
              <w:rPr>
                <w:rFonts w:ascii="Roboto" w:hAnsi="Roboto" w:cs="Calibri"/>
                <w:color w:val="111111"/>
                <w:szCs w:val="20"/>
              </w:rPr>
              <w:t>f</w:t>
            </w:r>
            <w:r w:rsidRPr="001B764F">
              <w:rPr>
                <w:rFonts w:ascii="Roboto" w:hAnsi="Roboto" w:cs="Calibri"/>
                <w:color w:val="111111"/>
                <w:szCs w:val="20"/>
              </w:rPr>
              <w:t xml:space="preserve">orests due to ensemble method which averages multiple decision trees to reduce variance. Gradient </w:t>
            </w:r>
            <w:r>
              <w:rPr>
                <w:rFonts w:ascii="Roboto" w:hAnsi="Roboto" w:cs="Calibri"/>
                <w:color w:val="111111"/>
                <w:szCs w:val="20"/>
              </w:rPr>
              <w:t>b</w:t>
            </w:r>
            <w:r w:rsidRPr="001B764F">
              <w:rPr>
                <w:rFonts w:ascii="Roboto" w:hAnsi="Roboto" w:cs="Calibri"/>
                <w:color w:val="111111"/>
                <w:szCs w:val="20"/>
              </w:rPr>
              <w:t>oosting can overfit if the number of trees is too large, but this can be controlled using early stopping and other regularization techniques.</w:t>
            </w:r>
          </w:p>
        </w:tc>
        <w:tc>
          <w:tcPr>
            <w:tcW w:w="1995" w:type="pct"/>
            <w:tcBorders>
              <w:top w:val="nil"/>
              <w:left w:val="nil"/>
              <w:bottom w:val="single" w:sz="4" w:space="0" w:color="auto"/>
              <w:right w:val="single" w:sz="4" w:space="0" w:color="auto"/>
            </w:tcBorders>
            <w:shd w:val="clear" w:color="auto" w:fill="auto"/>
            <w:vAlign w:val="center"/>
            <w:hideMark/>
          </w:tcPr>
          <w:p w14:paraId="51C8CF7E" w14:textId="77777777" w:rsidR="004B3223" w:rsidRPr="001B764F" w:rsidRDefault="004B3223" w:rsidP="00A23D18">
            <w:pPr>
              <w:rPr>
                <w:rFonts w:ascii="Roboto" w:hAnsi="Roboto" w:cs="Calibri"/>
                <w:color w:val="111111"/>
                <w:szCs w:val="20"/>
              </w:rPr>
            </w:pPr>
            <w:r w:rsidRPr="001B764F">
              <w:rPr>
                <w:rFonts w:ascii="Roboto" w:hAnsi="Roboto" w:cs="Calibri"/>
                <w:color w:val="111111"/>
                <w:szCs w:val="20"/>
              </w:rPr>
              <w:t>Less prone due to the maximization of the margin between classes</w:t>
            </w:r>
            <w:r>
              <w:rPr>
                <w:rFonts w:ascii="Roboto" w:hAnsi="Roboto" w:cs="Calibri"/>
                <w:color w:val="111111"/>
                <w:szCs w:val="20"/>
              </w:rPr>
              <w:t>,</w:t>
            </w:r>
            <w:r w:rsidRPr="001B764F">
              <w:rPr>
                <w:rFonts w:ascii="Roboto" w:hAnsi="Roboto" w:cs="Calibri"/>
                <w:color w:val="111111"/>
                <w:szCs w:val="20"/>
              </w:rPr>
              <w:t xml:space="preserve"> which helps to avoid overfitting.</w:t>
            </w:r>
          </w:p>
        </w:tc>
      </w:tr>
      <w:tr w:rsidR="004B3223" w:rsidRPr="001B764F" w14:paraId="7AB6D1F7" w14:textId="77777777" w:rsidTr="00A23D18">
        <w:trPr>
          <w:trHeight w:val="1320"/>
        </w:trPr>
        <w:tc>
          <w:tcPr>
            <w:tcW w:w="1022" w:type="pct"/>
            <w:tcBorders>
              <w:top w:val="nil"/>
              <w:left w:val="single" w:sz="4" w:space="0" w:color="auto"/>
              <w:bottom w:val="single" w:sz="4" w:space="0" w:color="auto"/>
              <w:right w:val="single" w:sz="4" w:space="0" w:color="auto"/>
            </w:tcBorders>
            <w:shd w:val="clear" w:color="auto" w:fill="auto"/>
            <w:vAlign w:val="center"/>
            <w:hideMark/>
          </w:tcPr>
          <w:p w14:paraId="13BCD0C7" w14:textId="77777777" w:rsidR="004B3223" w:rsidRPr="001B764F" w:rsidRDefault="004B3223" w:rsidP="00A23D18">
            <w:pPr>
              <w:rPr>
                <w:rFonts w:ascii="Roboto" w:hAnsi="Roboto" w:cs="Calibri"/>
                <w:color w:val="111111"/>
                <w:szCs w:val="20"/>
              </w:rPr>
            </w:pPr>
            <w:r w:rsidRPr="001B764F">
              <w:rPr>
                <w:rFonts w:ascii="Roboto" w:hAnsi="Roboto" w:cs="Calibri"/>
                <w:color w:val="111111"/>
                <w:szCs w:val="20"/>
              </w:rPr>
              <w:t>Interpretability</w:t>
            </w:r>
          </w:p>
        </w:tc>
        <w:tc>
          <w:tcPr>
            <w:tcW w:w="1983" w:type="pct"/>
            <w:tcBorders>
              <w:top w:val="nil"/>
              <w:left w:val="nil"/>
              <w:bottom w:val="single" w:sz="4" w:space="0" w:color="auto"/>
              <w:right w:val="single" w:sz="4" w:space="0" w:color="auto"/>
            </w:tcBorders>
            <w:shd w:val="clear" w:color="auto" w:fill="auto"/>
            <w:vAlign w:val="center"/>
            <w:hideMark/>
          </w:tcPr>
          <w:p w14:paraId="4DA230E4" w14:textId="77777777" w:rsidR="004B3223" w:rsidRPr="001B764F" w:rsidRDefault="004B3223" w:rsidP="00A23D18">
            <w:pPr>
              <w:rPr>
                <w:rFonts w:ascii="Roboto" w:hAnsi="Roboto" w:cs="Calibri"/>
                <w:color w:val="111111"/>
                <w:szCs w:val="20"/>
              </w:rPr>
            </w:pPr>
            <w:r w:rsidRPr="001B764F">
              <w:rPr>
                <w:rFonts w:ascii="Roboto" w:hAnsi="Roboto" w:cs="Calibri"/>
                <w:color w:val="111111"/>
                <w:szCs w:val="20"/>
              </w:rPr>
              <w:t>Lower interpretability due to complexity from multiple trees, but variable importance can be measured.</w:t>
            </w:r>
          </w:p>
        </w:tc>
        <w:tc>
          <w:tcPr>
            <w:tcW w:w="1995" w:type="pct"/>
            <w:tcBorders>
              <w:top w:val="nil"/>
              <w:left w:val="nil"/>
              <w:bottom w:val="single" w:sz="4" w:space="0" w:color="auto"/>
              <w:right w:val="single" w:sz="4" w:space="0" w:color="auto"/>
            </w:tcBorders>
            <w:shd w:val="clear" w:color="auto" w:fill="auto"/>
            <w:vAlign w:val="center"/>
            <w:hideMark/>
          </w:tcPr>
          <w:p w14:paraId="623A896C" w14:textId="77777777" w:rsidR="004B3223" w:rsidRPr="001B764F" w:rsidRDefault="004B3223" w:rsidP="00A23D18">
            <w:pPr>
              <w:rPr>
                <w:rFonts w:ascii="Roboto" w:hAnsi="Roboto" w:cs="Calibri"/>
                <w:color w:val="111111"/>
                <w:szCs w:val="20"/>
              </w:rPr>
            </w:pPr>
            <w:r w:rsidRPr="001B764F">
              <w:rPr>
                <w:rFonts w:ascii="Roboto" w:hAnsi="Roboto" w:cs="Calibri"/>
                <w:color w:val="111111"/>
                <w:szCs w:val="20"/>
              </w:rPr>
              <w:t>Lower interpretability due to high-dimensional space and complex decision boundaries, but support vectors provide some insight into the model.</w:t>
            </w:r>
          </w:p>
        </w:tc>
      </w:tr>
      <w:tr w:rsidR="004B3223" w:rsidRPr="001B764F" w14:paraId="2594C42E" w14:textId="77777777" w:rsidTr="00A23D18">
        <w:trPr>
          <w:trHeight w:val="2376"/>
        </w:trPr>
        <w:tc>
          <w:tcPr>
            <w:tcW w:w="1022" w:type="pct"/>
            <w:tcBorders>
              <w:top w:val="nil"/>
              <w:left w:val="single" w:sz="4" w:space="0" w:color="auto"/>
              <w:bottom w:val="single" w:sz="4" w:space="0" w:color="auto"/>
              <w:right w:val="single" w:sz="4" w:space="0" w:color="auto"/>
            </w:tcBorders>
            <w:shd w:val="clear" w:color="auto" w:fill="auto"/>
            <w:vAlign w:val="center"/>
            <w:hideMark/>
          </w:tcPr>
          <w:p w14:paraId="52A1F9D9" w14:textId="77777777" w:rsidR="004B3223" w:rsidRPr="001B764F" w:rsidRDefault="004B3223" w:rsidP="00A23D18">
            <w:pPr>
              <w:rPr>
                <w:rFonts w:ascii="Roboto" w:hAnsi="Roboto" w:cs="Calibri"/>
                <w:color w:val="111111"/>
                <w:szCs w:val="20"/>
              </w:rPr>
            </w:pPr>
            <w:r w:rsidRPr="001B764F">
              <w:rPr>
                <w:rFonts w:ascii="Roboto" w:hAnsi="Roboto" w:cs="Calibri"/>
                <w:color w:val="111111"/>
                <w:szCs w:val="20"/>
              </w:rPr>
              <w:t>Performance</w:t>
            </w:r>
          </w:p>
        </w:tc>
        <w:tc>
          <w:tcPr>
            <w:tcW w:w="1983" w:type="pct"/>
            <w:tcBorders>
              <w:top w:val="nil"/>
              <w:left w:val="nil"/>
              <w:bottom w:val="single" w:sz="4" w:space="0" w:color="auto"/>
              <w:right w:val="single" w:sz="4" w:space="0" w:color="auto"/>
            </w:tcBorders>
            <w:shd w:val="clear" w:color="auto" w:fill="auto"/>
            <w:vAlign w:val="center"/>
            <w:hideMark/>
          </w:tcPr>
          <w:p w14:paraId="2AFAE342" w14:textId="77777777" w:rsidR="004B3223" w:rsidRPr="001B764F" w:rsidRDefault="004B3223" w:rsidP="00A23D18">
            <w:pPr>
              <w:rPr>
                <w:rFonts w:ascii="Roboto" w:hAnsi="Roboto" w:cs="Calibri"/>
                <w:color w:val="111111"/>
                <w:szCs w:val="20"/>
              </w:rPr>
            </w:pPr>
            <w:r w:rsidRPr="001B764F">
              <w:rPr>
                <w:rFonts w:ascii="Roboto" w:hAnsi="Roboto" w:cs="Calibri"/>
                <w:color w:val="111111"/>
                <w:szCs w:val="20"/>
              </w:rPr>
              <w:t xml:space="preserve">High performance due to </w:t>
            </w:r>
            <w:r>
              <w:rPr>
                <w:rFonts w:ascii="Roboto" w:hAnsi="Roboto" w:cs="Calibri"/>
                <w:color w:val="111111"/>
                <w:szCs w:val="20"/>
              </w:rPr>
              <w:t xml:space="preserve">the </w:t>
            </w:r>
            <w:r w:rsidRPr="001B764F">
              <w:rPr>
                <w:rFonts w:ascii="Roboto" w:hAnsi="Roboto" w:cs="Calibri"/>
                <w:color w:val="111111"/>
                <w:szCs w:val="20"/>
              </w:rPr>
              <w:t xml:space="preserve">ability to model complex patterns using multiple trees. Gradient </w:t>
            </w:r>
            <w:r>
              <w:rPr>
                <w:rFonts w:ascii="Roboto" w:hAnsi="Roboto" w:cs="Calibri"/>
                <w:color w:val="111111"/>
                <w:szCs w:val="20"/>
              </w:rPr>
              <w:t>b</w:t>
            </w:r>
            <w:r w:rsidRPr="001B764F">
              <w:rPr>
                <w:rFonts w:ascii="Roboto" w:hAnsi="Roboto" w:cs="Calibri"/>
                <w:color w:val="111111"/>
                <w:szCs w:val="20"/>
              </w:rPr>
              <w:t xml:space="preserve">oosting typically provides even higher performance than </w:t>
            </w:r>
            <w:r>
              <w:rPr>
                <w:rFonts w:ascii="Roboto" w:hAnsi="Roboto" w:cs="Calibri"/>
                <w:color w:val="111111"/>
                <w:szCs w:val="20"/>
              </w:rPr>
              <w:t>r</w:t>
            </w:r>
            <w:r w:rsidRPr="001B764F">
              <w:rPr>
                <w:rFonts w:ascii="Roboto" w:hAnsi="Roboto" w:cs="Calibri"/>
                <w:color w:val="111111"/>
                <w:szCs w:val="20"/>
              </w:rPr>
              <w:t xml:space="preserve">andom </w:t>
            </w:r>
            <w:r>
              <w:rPr>
                <w:rFonts w:ascii="Roboto" w:hAnsi="Roboto" w:cs="Calibri"/>
                <w:color w:val="111111"/>
                <w:szCs w:val="20"/>
              </w:rPr>
              <w:t>f</w:t>
            </w:r>
            <w:r w:rsidRPr="001B764F">
              <w:rPr>
                <w:rFonts w:ascii="Roboto" w:hAnsi="Roboto" w:cs="Calibri"/>
                <w:color w:val="111111"/>
                <w:szCs w:val="20"/>
              </w:rPr>
              <w:t>orests, especially for datasets where the relationship between features and response is complex.</w:t>
            </w:r>
          </w:p>
        </w:tc>
        <w:tc>
          <w:tcPr>
            <w:tcW w:w="1995" w:type="pct"/>
            <w:tcBorders>
              <w:top w:val="nil"/>
              <w:left w:val="nil"/>
              <w:bottom w:val="single" w:sz="4" w:space="0" w:color="auto"/>
              <w:right w:val="single" w:sz="4" w:space="0" w:color="auto"/>
            </w:tcBorders>
            <w:shd w:val="clear" w:color="auto" w:fill="auto"/>
            <w:vAlign w:val="center"/>
            <w:hideMark/>
          </w:tcPr>
          <w:p w14:paraId="75ED2441" w14:textId="77777777" w:rsidR="004B3223" w:rsidRPr="001B764F" w:rsidRDefault="004B3223" w:rsidP="00A23D18">
            <w:pPr>
              <w:rPr>
                <w:rFonts w:ascii="Roboto" w:hAnsi="Roboto" w:cs="Calibri"/>
                <w:color w:val="111111"/>
                <w:szCs w:val="20"/>
              </w:rPr>
            </w:pPr>
            <w:r w:rsidRPr="001B764F">
              <w:rPr>
                <w:rFonts w:ascii="Roboto" w:hAnsi="Roboto" w:cs="Calibri"/>
                <w:color w:val="111111"/>
                <w:szCs w:val="20"/>
              </w:rPr>
              <w:t>High performance in high-dimensional spaces and when the number of dimensions exceeds the number of samples.</w:t>
            </w:r>
          </w:p>
        </w:tc>
      </w:tr>
      <w:tr w:rsidR="004B3223" w:rsidRPr="001B764F" w14:paraId="36D1E473" w14:textId="77777777" w:rsidTr="00A23D18">
        <w:trPr>
          <w:trHeight w:val="2376"/>
        </w:trPr>
        <w:tc>
          <w:tcPr>
            <w:tcW w:w="1022" w:type="pct"/>
            <w:tcBorders>
              <w:top w:val="nil"/>
              <w:left w:val="single" w:sz="4" w:space="0" w:color="auto"/>
              <w:bottom w:val="single" w:sz="4" w:space="0" w:color="auto"/>
              <w:right w:val="single" w:sz="4" w:space="0" w:color="auto"/>
            </w:tcBorders>
            <w:shd w:val="clear" w:color="auto" w:fill="auto"/>
            <w:vAlign w:val="center"/>
            <w:hideMark/>
          </w:tcPr>
          <w:p w14:paraId="5736E835" w14:textId="77777777" w:rsidR="004B3223" w:rsidRPr="001B764F" w:rsidRDefault="004B3223" w:rsidP="00A23D18">
            <w:pPr>
              <w:rPr>
                <w:rFonts w:ascii="Roboto" w:hAnsi="Roboto" w:cs="Calibri"/>
                <w:color w:val="111111"/>
                <w:szCs w:val="20"/>
              </w:rPr>
            </w:pPr>
            <w:r w:rsidRPr="001B764F">
              <w:rPr>
                <w:rFonts w:ascii="Roboto" w:hAnsi="Roboto" w:cs="Calibri"/>
                <w:color w:val="111111"/>
                <w:szCs w:val="20"/>
              </w:rPr>
              <w:lastRenderedPageBreak/>
              <w:t>Training Speed</w:t>
            </w:r>
          </w:p>
        </w:tc>
        <w:tc>
          <w:tcPr>
            <w:tcW w:w="1983" w:type="pct"/>
            <w:tcBorders>
              <w:top w:val="nil"/>
              <w:left w:val="nil"/>
              <w:bottom w:val="single" w:sz="4" w:space="0" w:color="auto"/>
              <w:right w:val="single" w:sz="4" w:space="0" w:color="auto"/>
            </w:tcBorders>
            <w:shd w:val="clear" w:color="auto" w:fill="auto"/>
            <w:vAlign w:val="center"/>
            <w:hideMark/>
          </w:tcPr>
          <w:p w14:paraId="70772EBD" w14:textId="77777777" w:rsidR="004B3223" w:rsidRPr="001B764F" w:rsidRDefault="004B3223" w:rsidP="00A23D18">
            <w:pPr>
              <w:rPr>
                <w:rFonts w:ascii="Roboto" w:hAnsi="Roboto" w:cs="Calibri"/>
                <w:color w:val="111111"/>
                <w:szCs w:val="20"/>
              </w:rPr>
            </w:pPr>
            <w:r w:rsidRPr="001B764F">
              <w:rPr>
                <w:rFonts w:ascii="Roboto" w:hAnsi="Roboto" w:cs="Calibri"/>
                <w:color w:val="111111"/>
                <w:szCs w:val="20"/>
              </w:rPr>
              <w:t xml:space="preserve">Slower due to building multiple </w:t>
            </w:r>
            <w:proofErr w:type="gramStart"/>
            <w:r w:rsidRPr="001B764F">
              <w:rPr>
                <w:rFonts w:ascii="Roboto" w:hAnsi="Roboto" w:cs="Calibri"/>
                <w:color w:val="111111"/>
                <w:szCs w:val="20"/>
              </w:rPr>
              <w:t>trees, but</w:t>
            </w:r>
            <w:proofErr w:type="gramEnd"/>
            <w:r w:rsidRPr="001B764F">
              <w:rPr>
                <w:rFonts w:ascii="Roboto" w:hAnsi="Roboto" w:cs="Calibri"/>
                <w:color w:val="111111"/>
                <w:szCs w:val="20"/>
              </w:rPr>
              <w:t xml:space="preserve"> can be parallelized across multiple CPUs for faster training (</w:t>
            </w:r>
            <w:r>
              <w:rPr>
                <w:rFonts w:ascii="Roboto" w:hAnsi="Roboto" w:cs="Calibri"/>
                <w:color w:val="111111"/>
                <w:szCs w:val="20"/>
              </w:rPr>
              <w:t>r</w:t>
            </w:r>
            <w:r w:rsidRPr="001B764F">
              <w:rPr>
                <w:rFonts w:ascii="Roboto" w:hAnsi="Roboto" w:cs="Calibri"/>
                <w:color w:val="111111"/>
                <w:szCs w:val="20"/>
              </w:rPr>
              <w:t xml:space="preserve">andom </w:t>
            </w:r>
            <w:r>
              <w:rPr>
                <w:rFonts w:ascii="Roboto" w:hAnsi="Roboto" w:cs="Calibri"/>
                <w:color w:val="111111"/>
                <w:szCs w:val="20"/>
              </w:rPr>
              <w:t>f</w:t>
            </w:r>
            <w:r w:rsidRPr="001B764F">
              <w:rPr>
                <w:rFonts w:ascii="Roboto" w:hAnsi="Roboto" w:cs="Calibri"/>
                <w:color w:val="111111"/>
                <w:szCs w:val="20"/>
              </w:rPr>
              <w:t xml:space="preserve">orests). Gradient </w:t>
            </w:r>
            <w:r>
              <w:rPr>
                <w:rFonts w:ascii="Roboto" w:hAnsi="Roboto" w:cs="Calibri"/>
                <w:color w:val="111111"/>
                <w:szCs w:val="20"/>
              </w:rPr>
              <w:t>b</w:t>
            </w:r>
            <w:r w:rsidRPr="001B764F">
              <w:rPr>
                <w:rFonts w:ascii="Roboto" w:hAnsi="Roboto" w:cs="Calibri"/>
                <w:color w:val="111111"/>
                <w:szCs w:val="20"/>
              </w:rPr>
              <w:t xml:space="preserve">oosting is typically slower than </w:t>
            </w:r>
            <w:r>
              <w:rPr>
                <w:rFonts w:ascii="Roboto" w:hAnsi="Roboto" w:cs="Calibri"/>
                <w:color w:val="111111"/>
                <w:szCs w:val="20"/>
              </w:rPr>
              <w:t>r</w:t>
            </w:r>
            <w:r w:rsidRPr="001B764F">
              <w:rPr>
                <w:rFonts w:ascii="Roboto" w:hAnsi="Roboto" w:cs="Calibri"/>
                <w:color w:val="111111"/>
                <w:szCs w:val="20"/>
              </w:rPr>
              <w:t xml:space="preserve">andom </w:t>
            </w:r>
            <w:r>
              <w:rPr>
                <w:rFonts w:ascii="Roboto" w:hAnsi="Roboto" w:cs="Calibri"/>
                <w:color w:val="111111"/>
                <w:szCs w:val="20"/>
              </w:rPr>
              <w:t>f</w:t>
            </w:r>
            <w:r w:rsidRPr="001B764F">
              <w:rPr>
                <w:rFonts w:ascii="Roboto" w:hAnsi="Roboto" w:cs="Calibri"/>
                <w:color w:val="111111"/>
                <w:szCs w:val="20"/>
              </w:rPr>
              <w:t>orests because trees are built sequentially, so it’s harder to parallelize.</w:t>
            </w:r>
          </w:p>
        </w:tc>
        <w:tc>
          <w:tcPr>
            <w:tcW w:w="1995" w:type="pct"/>
            <w:tcBorders>
              <w:top w:val="nil"/>
              <w:left w:val="nil"/>
              <w:bottom w:val="single" w:sz="4" w:space="0" w:color="auto"/>
              <w:right w:val="single" w:sz="4" w:space="0" w:color="auto"/>
            </w:tcBorders>
            <w:shd w:val="clear" w:color="auto" w:fill="auto"/>
            <w:vAlign w:val="center"/>
            <w:hideMark/>
          </w:tcPr>
          <w:p w14:paraId="274901AC" w14:textId="77777777" w:rsidR="004B3223" w:rsidRPr="001B764F" w:rsidRDefault="004B3223" w:rsidP="00A23D18">
            <w:pPr>
              <w:rPr>
                <w:rFonts w:ascii="Roboto" w:hAnsi="Roboto" w:cs="Calibri"/>
                <w:color w:val="111111"/>
                <w:szCs w:val="20"/>
              </w:rPr>
            </w:pPr>
            <w:r w:rsidRPr="001B764F">
              <w:rPr>
                <w:rFonts w:ascii="Roboto" w:hAnsi="Roboto" w:cs="Calibri"/>
                <w:color w:val="111111"/>
                <w:szCs w:val="20"/>
              </w:rPr>
              <w:t>Faster for smaller datasets as it uses only a subset of data (support vectors</w:t>
            </w:r>
            <w:proofErr w:type="gramStart"/>
            <w:r w:rsidRPr="001B764F">
              <w:rPr>
                <w:rFonts w:ascii="Roboto" w:hAnsi="Roboto" w:cs="Calibri"/>
                <w:color w:val="111111"/>
                <w:szCs w:val="20"/>
              </w:rPr>
              <w:t>), but</w:t>
            </w:r>
            <w:proofErr w:type="gramEnd"/>
            <w:r w:rsidRPr="001B764F">
              <w:rPr>
                <w:rFonts w:ascii="Roboto" w:hAnsi="Roboto" w:cs="Calibri"/>
                <w:color w:val="111111"/>
                <w:szCs w:val="20"/>
              </w:rPr>
              <w:t xml:space="preserve"> can be slower for larger datasets or with a large number of support vectors.</w:t>
            </w:r>
          </w:p>
        </w:tc>
      </w:tr>
    </w:tbl>
    <w:p w14:paraId="2D35D5C3" w14:textId="77777777" w:rsidR="004B3223" w:rsidRDefault="004B3223" w:rsidP="004B3223">
      <w:pPr>
        <w:rPr>
          <w:rFonts w:asciiTheme="minorHAnsi" w:hAnsiTheme="minorHAnsi" w:cstheme="minorHAnsi"/>
          <w:sz w:val="22"/>
          <w:szCs w:val="22"/>
          <w:u w:val="single"/>
        </w:rPr>
      </w:pPr>
    </w:p>
    <w:p w14:paraId="05566658" w14:textId="77777777" w:rsidR="004B3223" w:rsidRDefault="004B3223" w:rsidP="004B3223">
      <w:pPr>
        <w:rPr>
          <w:rFonts w:asciiTheme="minorHAnsi" w:hAnsiTheme="minorHAnsi" w:cstheme="minorHAnsi"/>
          <w:color w:val="111111"/>
          <w:sz w:val="22"/>
          <w:szCs w:val="22"/>
        </w:rPr>
      </w:pPr>
      <w:r w:rsidRPr="001B764F">
        <w:rPr>
          <w:rFonts w:asciiTheme="minorHAnsi" w:hAnsiTheme="minorHAnsi" w:cstheme="minorHAnsi"/>
          <w:color w:val="111111"/>
          <w:sz w:val="22"/>
          <w:szCs w:val="22"/>
        </w:rPr>
        <w:t xml:space="preserve">These characteristics make both ensemble tree-based models and SVMs valuable tools in the machine learning toolkit, each with </w:t>
      </w:r>
      <w:r>
        <w:rPr>
          <w:rFonts w:asciiTheme="minorHAnsi" w:hAnsiTheme="minorHAnsi" w:cstheme="minorHAnsi"/>
          <w:color w:val="111111"/>
          <w:sz w:val="22"/>
          <w:szCs w:val="22"/>
        </w:rPr>
        <w:t>its</w:t>
      </w:r>
      <w:r w:rsidRPr="001B764F">
        <w:rPr>
          <w:rFonts w:asciiTheme="minorHAnsi" w:hAnsiTheme="minorHAnsi" w:cstheme="minorHAnsi"/>
          <w:color w:val="111111"/>
          <w:sz w:val="22"/>
          <w:szCs w:val="22"/>
        </w:rPr>
        <w:t xml:space="preserve"> own strengths and ideal use cases.</w:t>
      </w:r>
    </w:p>
    <w:p w14:paraId="5EA102E7" w14:textId="77777777" w:rsidR="004B3223" w:rsidRDefault="004B3223" w:rsidP="004B3223">
      <w:pPr>
        <w:rPr>
          <w:rFonts w:asciiTheme="minorHAnsi" w:hAnsiTheme="minorHAnsi" w:cstheme="minorHAnsi"/>
          <w:color w:val="111111"/>
          <w:sz w:val="22"/>
          <w:szCs w:val="22"/>
        </w:rPr>
      </w:pPr>
    </w:p>
    <w:p w14:paraId="3097A9E8" w14:textId="77777777" w:rsidR="004B3223" w:rsidRDefault="004B3223" w:rsidP="004B3223">
      <w:pPr>
        <w:rPr>
          <w:rFonts w:asciiTheme="minorHAnsi" w:hAnsiTheme="minorHAnsi" w:cstheme="minorHAnsi"/>
          <w:color w:val="111111"/>
          <w:sz w:val="22"/>
          <w:szCs w:val="22"/>
        </w:rPr>
      </w:pPr>
    </w:p>
    <w:p w14:paraId="455E0212" w14:textId="77777777" w:rsidR="004B3223" w:rsidRDefault="004B3223" w:rsidP="004B3223">
      <w:pPr>
        <w:pStyle w:val="Heading2"/>
        <w:ind w:left="0"/>
        <w:rPr>
          <w:rFonts w:asciiTheme="minorHAnsi" w:hAnsiTheme="minorHAnsi" w:cstheme="minorHAnsi"/>
          <w:sz w:val="22"/>
          <w:szCs w:val="22"/>
        </w:rPr>
      </w:pPr>
      <w:bookmarkStart w:id="150" w:name="_Toc174889660"/>
      <w:r>
        <w:t>Understanding Kernel Functions and the C Parameter in SVMs</w:t>
      </w:r>
      <w:bookmarkEnd w:id="150"/>
    </w:p>
    <w:p w14:paraId="42824FBF" w14:textId="77777777" w:rsidR="004B3223" w:rsidRPr="00CD0360" w:rsidRDefault="004B3223" w:rsidP="004B3223">
      <w:pPr>
        <w:rPr>
          <w:rFonts w:asciiTheme="minorHAnsi" w:hAnsiTheme="minorHAnsi" w:cstheme="minorHAnsi"/>
          <w:color w:val="111111"/>
          <w:sz w:val="22"/>
          <w:szCs w:val="22"/>
        </w:rPr>
      </w:pPr>
    </w:p>
    <w:p w14:paraId="1C3A18BF" w14:textId="77777777" w:rsidR="004B3223" w:rsidRPr="00CD0360" w:rsidRDefault="004B3223" w:rsidP="004B3223">
      <w:pPr>
        <w:rPr>
          <w:rFonts w:asciiTheme="minorHAnsi" w:hAnsiTheme="minorHAnsi" w:cstheme="minorHAnsi"/>
          <w:color w:val="111111"/>
          <w:sz w:val="22"/>
          <w:szCs w:val="22"/>
        </w:rPr>
      </w:pPr>
      <w:r w:rsidRPr="00CD0360">
        <w:rPr>
          <w:rFonts w:asciiTheme="minorHAnsi" w:hAnsiTheme="minorHAnsi" w:cstheme="minorHAnsi"/>
          <w:color w:val="111111"/>
          <w:sz w:val="22"/>
          <w:szCs w:val="22"/>
        </w:rPr>
        <w:t xml:space="preserve">In </w:t>
      </w:r>
      <w:r>
        <w:rPr>
          <w:rFonts w:asciiTheme="minorHAnsi" w:hAnsiTheme="minorHAnsi" w:cstheme="minorHAnsi"/>
          <w:color w:val="111111"/>
          <w:sz w:val="22"/>
          <w:szCs w:val="22"/>
        </w:rPr>
        <w:t>s</w:t>
      </w:r>
      <w:r w:rsidRPr="00CD0360">
        <w:rPr>
          <w:rFonts w:asciiTheme="minorHAnsi" w:hAnsiTheme="minorHAnsi" w:cstheme="minorHAnsi"/>
          <w:color w:val="111111"/>
          <w:sz w:val="22"/>
          <w:szCs w:val="22"/>
        </w:rPr>
        <w:t xml:space="preserve">upport </w:t>
      </w:r>
      <w:r>
        <w:rPr>
          <w:rFonts w:asciiTheme="minorHAnsi" w:hAnsiTheme="minorHAnsi" w:cstheme="minorHAnsi"/>
          <w:color w:val="111111"/>
          <w:sz w:val="22"/>
          <w:szCs w:val="22"/>
        </w:rPr>
        <w:t>v</w:t>
      </w:r>
      <w:r w:rsidRPr="00CD0360">
        <w:rPr>
          <w:rFonts w:asciiTheme="minorHAnsi" w:hAnsiTheme="minorHAnsi" w:cstheme="minorHAnsi"/>
          <w:color w:val="111111"/>
          <w:sz w:val="22"/>
          <w:szCs w:val="22"/>
        </w:rPr>
        <w:t xml:space="preserve">ector </w:t>
      </w:r>
      <w:r>
        <w:rPr>
          <w:rFonts w:asciiTheme="minorHAnsi" w:hAnsiTheme="minorHAnsi" w:cstheme="minorHAnsi"/>
          <w:color w:val="111111"/>
          <w:sz w:val="22"/>
          <w:szCs w:val="22"/>
        </w:rPr>
        <w:t>m</w:t>
      </w:r>
      <w:r w:rsidRPr="00CD0360">
        <w:rPr>
          <w:rFonts w:asciiTheme="minorHAnsi" w:hAnsiTheme="minorHAnsi" w:cstheme="minorHAnsi"/>
          <w:color w:val="111111"/>
          <w:sz w:val="22"/>
          <w:szCs w:val="22"/>
        </w:rPr>
        <w:t>achines, the kernel and the C parameter are not feature selection methods</w:t>
      </w:r>
      <w:r>
        <w:rPr>
          <w:rFonts w:asciiTheme="minorHAnsi" w:hAnsiTheme="minorHAnsi" w:cstheme="minorHAnsi"/>
          <w:color w:val="111111"/>
          <w:sz w:val="22"/>
          <w:szCs w:val="22"/>
        </w:rPr>
        <w:t xml:space="preserve"> but key components of the SVM algorithm that help adjust data and control model complexity</w:t>
      </w:r>
      <w:r w:rsidRPr="00CD0360">
        <w:rPr>
          <w:rFonts w:asciiTheme="minorHAnsi" w:hAnsiTheme="minorHAnsi" w:cstheme="minorHAnsi"/>
          <w:color w:val="111111"/>
          <w:sz w:val="22"/>
          <w:szCs w:val="22"/>
        </w:rPr>
        <w:t>.</w:t>
      </w:r>
    </w:p>
    <w:p w14:paraId="7BD4205D" w14:textId="77777777" w:rsidR="004B3223" w:rsidRPr="00CD0360" w:rsidRDefault="004B3223" w:rsidP="004B3223">
      <w:pPr>
        <w:spacing w:before="180"/>
        <w:rPr>
          <w:rFonts w:asciiTheme="minorHAnsi" w:hAnsiTheme="minorHAnsi" w:cstheme="minorHAnsi"/>
          <w:color w:val="111111"/>
          <w:sz w:val="22"/>
          <w:szCs w:val="22"/>
        </w:rPr>
      </w:pPr>
      <w:r w:rsidRPr="00CD0360">
        <w:rPr>
          <w:rFonts w:asciiTheme="minorHAnsi" w:hAnsiTheme="minorHAnsi" w:cstheme="minorHAnsi"/>
          <w:b/>
          <w:bCs/>
          <w:color w:val="111111"/>
          <w:sz w:val="22"/>
          <w:szCs w:val="22"/>
        </w:rPr>
        <w:t>Kernel:</w:t>
      </w:r>
    </w:p>
    <w:p w14:paraId="13EA8CD8" w14:textId="77777777" w:rsidR="004B3223" w:rsidRPr="00CD0360" w:rsidRDefault="004B3223" w:rsidP="00145AC7">
      <w:pPr>
        <w:numPr>
          <w:ilvl w:val="0"/>
          <w:numId w:val="150"/>
        </w:numPr>
        <w:spacing w:before="100" w:beforeAutospacing="1" w:after="100" w:afterAutospacing="1"/>
        <w:rPr>
          <w:rFonts w:asciiTheme="minorHAnsi" w:hAnsiTheme="minorHAnsi" w:cstheme="minorHAnsi"/>
          <w:color w:val="111111"/>
          <w:sz w:val="22"/>
          <w:szCs w:val="22"/>
        </w:rPr>
      </w:pPr>
      <w:r w:rsidRPr="00CD0360">
        <w:rPr>
          <w:rFonts w:asciiTheme="minorHAnsi" w:hAnsiTheme="minorHAnsi" w:cstheme="minorHAnsi"/>
          <w:color w:val="111111"/>
          <w:sz w:val="22"/>
          <w:szCs w:val="22"/>
        </w:rPr>
        <w:t xml:space="preserve">The kernel is a function used in SVM to transform the input data into a </w:t>
      </w:r>
      <w:r>
        <w:rPr>
          <w:rFonts w:asciiTheme="minorHAnsi" w:hAnsiTheme="minorHAnsi" w:cstheme="minorHAnsi"/>
          <w:color w:val="111111"/>
          <w:sz w:val="22"/>
          <w:szCs w:val="22"/>
        </w:rPr>
        <w:t>higher-dimensional space where it might be easier to classify it</w:t>
      </w:r>
      <w:r w:rsidRPr="00CD0360">
        <w:rPr>
          <w:rFonts w:asciiTheme="minorHAnsi" w:hAnsiTheme="minorHAnsi" w:cstheme="minorHAnsi"/>
          <w:color w:val="111111"/>
          <w:sz w:val="22"/>
          <w:szCs w:val="22"/>
        </w:rPr>
        <w:t>. This is particularly useful when the data is not linearly separable in its original space.</w:t>
      </w:r>
    </w:p>
    <w:p w14:paraId="2829F417" w14:textId="77777777" w:rsidR="004B3223" w:rsidRPr="00CD0360" w:rsidRDefault="004B3223" w:rsidP="00145AC7">
      <w:pPr>
        <w:numPr>
          <w:ilvl w:val="0"/>
          <w:numId w:val="150"/>
        </w:numPr>
        <w:spacing w:before="100" w:beforeAutospacing="1" w:after="100" w:afterAutospacing="1"/>
        <w:rPr>
          <w:rFonts w:asciiTheme="minorHAnsi" w:hAnsiTheme="minorHAnsi" w:cstheme="minorHAnsi"/>
          <w:color w:val="111111"/>
          <w:sz w:val="22"/>
          <w:szCs w:val="22"/>
        </w:rPr>
      </w:pPr>
      <w:r w:rsidRPr="00CD0360">
        <w:rPr>
          <w:rFonts w:asciiTheme="minorHAnsi" w:hAnsiTheme="minorHAnsi" w:cstheme="minorHAnsi"/>
          <w:color w:val="111111"/>
          <w:sz w:val="22"/>
          <w:szCs w:val="22"/>
        </w:rPr>
        <w:t xml:space="preserve">The choice of </w:t>
      </w:r>
      <w:r>
        <w:rPr>
          <w:rFonts w:asciiTheme="minorHAnsi" w:hAnsiTheme="minorHAnsi" w:cstheme="minorHAnsi"/>
          <w:color w:val="111111"/>
          <w:sz w:val="22"/>
          <w:szCs w:val="22"/>
        </w:rPr>
        <w:t xml:space="preserve">the </w:t>
      </w:r>
      <w:r w:rsidRPr="00CD0360">
        <w:rPr>
          <w:rFonts w:asciiTheme="minorHAnsi" w:hAnsiTheme="minorHAnsi" w:cstheme="minorHAnsi"/>
          <w:color w:val="111111"/>
          <w:sz w:val="22"/>
          <w:szCs w:val="22"/>
        </w:rPr>
        <w:t xml:space="preserve">kernel (linear, polynomial, radial basis function, sigmoid, etc.) depends on the nature of the data and </w:t>
      </w:r>
      <w:r>
        <w:rPr>
          <w:rFonts w:asciiTheme="minorHAnsi" w:hAnsiTheme="minorHAnsi" w:cstheme="minorHAnsi"/>
          <w:color w:val="111111"/>
          <w:sz w:val="22"/>
          <w:szCs w:val="22"/>
        </w:rPr>
        <w:t>significantly impacts</w:t>
      </w:r>
      <w:r w:rsidRPr="00CD0360">
        <w:rPr>
          <w:rFonts w:asciiTheme="minorHAnsi" w:hAnsiTheme="minorHAnsi" w:cstheme="minorHAnsi"/>
          <w:color w:val="111111"/>
          <w:sz w:val="22"/>
          <w:szCs w:val="22"/>
        </w:rPr>
        <w:t xml:space="preserve"> the performance of the SVM.</w:t>
      </w:r>
    </w:p>
    <w:p w14:paraId="6C85E3FB" w14:textId="77777777" w:rsidR="004B3223" w:rsidRPr="00CD0360" w:rsidRDefault="004B3223" w:rsidP="00145AC7">
      <w:pPr>
        <w:numPr>
          <w:ilvl w:val="0"/>
          <w:numId w:val="150"/>
        </w:numPr>
        <w:spacing w:before="100" w:beforeAutospacing="1" w:after="100" w:afterAutospacing="1"/>
        <w:rPr>
          <w:rFonts w:asciiTheme="minorHAnsi" w:hAnsiTheme="minorHAnsi" w:cstheme="minorHAnsi"/>
          <w:color w:val="111111"/>
          <w:sz w:val="22"/>
          <w:szCs w:val="22"/>
        </w:rPr>
      </w:pPr>
      <w:r w:rsidRPr="00CD0360">
        <w:rPr>
          <w:rFonts w:asciiTheme="minorHAnsi" w:hAnsiTheme="minorHAnsi" w:cstheme="minorHAnsi"/>
          <w:color w:val="111111"/>
          <w:sz w:val="22"/>
          <w:szCs w:val="22"/>
        </w:rPr>
        <w:t>For example, using the Lending Club dataset, a radial basis function (RBF) kernel could be used to classify whether a loan would be paid off based on features like loan amount, interest rate, and borrower’s credit score. The RBF kernel can capture the complex, non-linear relationships between these features and the target variable.</w:t>
      </w:r>
    </w:p>
    <w:p w14:paraId="0DA61DFC" w14:textId="77777777" w:rsidR="00524F64" w:rsidRDefault="00524F64" w:rsidP="004B3223">
      <w:pPr>
        <w:spacing w:before="180"/>
        <w:rPr>
          <w:rFonts w:asciiTheme="minorHAnsi" w:hAnsiTheme="minorHAnsi" w:cstheme="minorHAnsi"/>
          <w:b/>
          <w:bCs/>
          <w:color w:val="111111"/>
          <w:sz w:val="22"/>
          <w:szCs w:val="22"/>
        </w:rPr>
      </w:pPr>
    </w:p>
    <w:p w14:paraId="78BD2E05" w14:textId="77777777" w:rsidR="00524F64" w:rsidRDefault="00524F64" w:rsidP="004B3223">
      <w:pPr>
        <w:spacing w:before="180"/>
        <w:rPr>
          <w:rFonts w:asciiTheme="minorHAnsi" w:hAnsiTheme="minorHAnsi" w:cstheme="minorHAnsi"/>
          <w:b/>
          <w:bCs/>
          <w:color w:val="111111"/>
          <w:sz w:val="22"/>
          <w:szCs w:val="22"/>
        </w:rPr>
      </w:pPr>
    </w:p>
    <w:p w14:paraId="4208BB34" w14:textId="77777777" w:rsidR="00524F64" w:rsidRDefault="00524F64" w:rsidP="004B3223">
      <w:pPr>
        <w:spacing w:before="180"/>
        <w:rPr>
          <w:rFonts w:asciiTheme="minorHAnsi" w:hAnsiTheme="minorHAnsi" w:cstheme="minorHAnsi"/>
          <w:b/>
          <w:bCs/>
          <w:color w:val="111111"/>
          <w:sz w:val="22"/>
          <w:szCs w:val="22"/>
        </w:rPr>
      </w:pPr>
    </w:p>
    <w:p w14:paraId="6787F4EA" w14:textId="0C9B6F47" w:rsidR="004B3223" w:rsidRPr="00CD0360" w:rsidRDefault="004B3223" w:rsidP="004B3223">
      <w:pPr>
        <w:spacing w:before="180"/>
        <w:rPr>
          <w:rFonts w:asciiTheme="minorHAnsi" w:hAnsiTheme="minorHAnsi" w:cstheme="minorHAnsi"/>
          <w:color w:val="111111"/>
          <w:sz w:val="22"/>
          <w:szCs w:val="22"/>
        </w:rPr>
      </w:pPr>
      <w:r w:rsidRPr="00CD0360">
        <w:rPr>
          <w:rFonts w:asciiTheme="minorHAnsi" w:hAnsiTheme="minorHAnsi" w:cstheme="minorHAnsi"/>
          <w:b/>
          <w:bCs/>
          <w:color w:val="111111"/>
          <w:sz w:val="22"/>
          <w:szCs w:val="22"/>
        </w:rPr>
        <w:lastRenderedPageBreak/>
        <w:t>C Parameter:</w:t>
      </w:r>
    </w:p>
    <w:p w14:paraId="65CBA207" w14:textId="77777777" w:rsidR="004B3223" w:rsidRPr="00CD0360" w:rsidRDefault="004B3223" w:rsidP="00145AC7">
      <w:pPr>
        <w:numPr>
          <w:ilvl w:val="0"/>
          <w:numId w:val="151"/>
        </w:numPr>
        <w:spacing w:before="100" w:beforeAutospacing="1" w:after="100" w:afterAutospacing="1"/>
        <w:rPr>
          <w:rFonts w:asciiTheme="minorHAnsi" w:hAnsiTheme="minorHAnsi" w:cstheme="minorHAnsi"/>
          <w:color w:val="111111"/>
          <w:sz w:val="22"/>
          <w:szCs w:val="22"/>
        </w:rPr>
      </w:pPr>
      <w:r w:rsidRPr="00CD0360">
        <w:rPr>
          <w:rFonts w:asciiTheme="minorHAnsi" w:hAnsiTheme="minorHAnsi" w:cstheme="minorHAnsi"/>
          <w:color w:val="111111"/>
          <w:sz w:val="22"/>
          <w:szCs w:val="22"/>
        </w:rPr>
        <w:t>The C parameter in SVM is a regularization parameter that controls the trade-off between achieving a low training error and a low testing error</w:t>
      </w:r>
      <w:r>
        <w:rPr>
          <w:rFonts w:asciiTheme="minorHAnsi" w:hAnsiTheme="minorHAnsi" w:cstheme="minorHAnsi"/>
          <w:color w:val="111111"/>
          <w:sz w:val="22"/>
          <w:szCs w:val="22"/>
        </w:rPr>
        <w:t>, which</w:t>
      </w:r>
      <w:r w:rsidRPr="00CD0360">
        <w:rPr>
          <w:rFonts w:asciiTheme="minorHAnsi" w:hAnsiTheme="minorHAnsi" w:cstheme="minorHAnsi"/>
          <w:color w:val="111111"/>
          <w:sz w:val="22"/>
          <w:szCs w:val="22"/>
        </w:rPr>
        <w:t xml:space="preserve"> is the trade-off between overfitting and underfitting.</w:t>
      </w:r>
    </w:p>
    <w:p w14:paraId="5013CB65" w14:textId="77777777" w:rsidR="004B3223" w:rsidRPr="00CD0360" w:rsidRDefault="004B3223" w:rsidP="00145AC7">
      <w:pPr>
        <w:numPr>
          <w:ilvl w:val="0"/>
          <w:numId w:val="151"/>
        </w:numPr>
        <w:spacing w:before="100" w:beforeAutospacing="1" w:after="100" w:afterAutospacing="1"/>
        <w:rPr>
          <w:rFonts w:asciiTheme="minorHAnsi" w:hAnsiTheme="minorHAnsi" w:cstheme="minorHAnsi"/>
          <w:color w:val="111111"/>
          <w:sz w:val="22"/>
          <w:szCs w:val="22"/>
        </w:rPr>
      </w:pPr>
      <w:r w:rsidRPr="00CD0360">
        <w:rPr>
          <w:rFonts w:asciiTheme="minorHAnsi" w:hAnsiTheme="minorHAnsi" w:cstheme="minorHAnsi"/>
          <w:color w:val="111111"/>
          <w:sz w:val="22"/>
          <w:szCs w:val="22"/>
        </w:rPr>
        <w:t>A small value of C creates a wider margin, which may allow more misclassifications but may generalize better to unseen data. A large value of C creates a narrower margin, which may fit the training data better but risks overfitting.</w:t>
      </w:r>
    </w:p>
    <w:p w14:paraId="226ECE44" w14:textId="77777777" w:rsidR="004B3223" w:rsidRPr="00CD0360" w:rsidRDefault="004B3223" w:rsidP="00145AC7">
      <w:pPr>
        <w:numPr>
          <w:ilvl w:val="0"/>
          <w:numId w:val="151"/>
        </w:numPr>
        <w:spacing w:before="100" w:beforeAutospacing="1" w:after="100" w:afterAutospacing="1"/>
        <w:rPr>
          <w:rFonts w:asciiTheme="minorHAnsi" w:hAnsiTheme="minorHAnsi" w:cstheme="minorHAnsi"/>
          <w:color w:val="111111"/>
          <w:sz w:val="22"/>
          <w:szCs w:val="22"/>
        </w:rPr>
      </w:pPr>
      <w:r w:rsidRPr="00CD0360">
        <w:rPr>
          <w:rFonts w:asciiTheme="minorHAnsi" w:hAnsiTheme="minorHAnsi" w:cstheme="minorHAnsi"/>
          <w:color w:val="111111"/>
          <w:sz w:val="22"/>
          <w:szCs w:val="22"/>
        </w:rPr>
        <w:t>In the context of the Lending Club dataset, a small C value might be better if we have a lot of noisy data (e.g., outliers in income or erroneous entries) as it would prevent the model from fitting these anomalies too closely.</w:t>
      </w:r>
    </w:p>
    <w:p w14:paraId="0FEBC1C0" w14:textId="77777777" w:rsidR="004B3223" w:rsidRPr="00CD0360" w:rsidRDefault="004B3223" w:rsidP="004B3223">
      <w:pPr>
        <w:spacing w:before="180"/>
        <w:rPr>
          <w:rFonts w:asciiTheme="minorHAnsi" w:hAnsiTheme="minorHAnsi" w:cstheme="minorHAnsi"/>
          <w:color w:val="111111"/>
          <w:sz w:val="22"/>
          <w:szCs w:val="22"/>
        </w:rPr>
      </w:pPr>
      <w:r w:rsidRPr="00CD0360">
        <w:rPr>
          <w:rFonts w:asciiTheme="minorHAnsi" w:hAnsiTheme="minorHAnsi" w:cstheme="minorHAnsi"/>
          <w:color w:val="111111"/>
          <w:sz w:val="22"/>
          <w:szCs w:val="22"/>
        </w:rPr>
        <w:t>Remember, the choice of kernel and the value of C should ideally be determined through cross-validation or other model selection methods to ensure the best performance on unseen data.</w:t>
      </w:r>
    </w:p>
    <w:p w14:paraId="2E7777F3" w14:textId="77777777" w:rsidR="004B3223" w:rsidRDefault="004B3223" w:rsidP="004B3223">
      <w:pPr>
        <w:pStyle w:val="Heading3"/>
        <w:ind w:left="0"/>
      </w:pPr>
    </w:p>
    <w:p w14:paraId="384172FB" w14:textId="77777777" w:rsidR="004B3223" w:rsidRDefault="004B3223" w:rsidP="004B3223">
      <w:pPr>
        <w:pStyle w:val="Heading3"/>
        <w:ind w:left="0"/>
      </w:pPr>
      <w:bookmarkStart w:id="151" w:name="_Toc174889661"/>
      <w:r w:rsidRPr="00515305">
        <w:t>Standardization in Support Vector Machines</w:t>
      </w:r>
      <w:bookmarkEnd w:id="151"/>
      <w:r w:rsidRPr="00515305">
        <w:t xml:space="preserve"> </w:t>
      </w:r>
    </w:p>
    <w:p w14:paraId="41E4C885" w14:textId="77777777" w:rsidR="004B3223" w:rsidRDefault="004B3223" w:rsidP="004B3223">
      <w:pPr>
        <w:rPr>
          <w:rFonts w:asciiTheme="minorHAnsi" w:hAnsiTheme="minorHAnsi" w:cstheme="minorHAnsi"/>
          <w:sz w:val="22"/>
          <w:szCs w:val="22"/>
        </w:rPr>
      </w:pPr>
    </w:p>
    <w:p w14:paraId="00ED7F25" w14:textId="77777777" w:rsidR="004B3223" w:rsidRDefault="004B3223" w:rsidP="004B3223">
      <w:pPr>
        <w:rPr>
          <w:rFonts w:asciiTheme="minorHAnsi" w:hAnsiTheme="minorHAnsi" w:cstheme="minorHAnsi"/>
          <w:sz w:val="22"/>
          <w:szCs w:val="22"/>
        </w:rPr>
      </w:pPr>
      <w:r w:rsidRPr="00515305">
        <w:rPr>
          <w:rFonts w:asciiTheme="minorHAnsi" w:hAnsiTheme="minorHAnsi" w:cstheme="minorHAnsi"/>
          <w:sz w:val="22"/>
          <w:szCs w:val="22"/>
        </w:rPr>
        <w:t xml:space="preserve">Standardization is a crucial preprocessing step in machine learning, and it holds particular significance when working with </w:t>
      </w:r>
      <w:r>
        <w:rPr>
          <w:rFonts w:asciiTheme="minorHAnsi" w:hAnsiTheme="minorHAnsi" w:cstheme="minorHAnsi"/>
          <w:sz w:val="22"/>
          <w:szCs w:val="22"/>
        </w:rPr>
        <w:t>s</w:t>
      </w:r>
      <w:r w:rsidRPr="00515305">
        <w:rPr>
          <w:rFonts w:asciiTheme="minorHAnsi" w:hAnsiTheme="minorHAnsi" w:cstheme="minorHAnsi"/>
          <w:sz w:val="22"/>
          <w:szCs w:val="22"/>
        </w:rPr>
        <w:t xml:space="preserve">upport </w:t>
      </w:r>
      <w:r>
        <w:rPr>
          <w:rFonts w:asciiTheme="minorHAnsi" w:hAnsiTheme="minorHAnsi" w:cstheme="minorHAnsi"/>
          <w:sz w:val="22"/>
          <w:szCs w:val="22"/>
        </w:rPr>
        <w:t>v</w:t>
      </w:r>
      <w:r w:rsidRPr="00515305">
        <w:rPr>
          <w:rFonts w:asciiTheme="minorHAnsi" w:hAnsiTheme="minorHAnsi" w:cstheme="minorHAnsi"/>
          <w:sz w:val="22"/>
          <w:szCs w:val="22"/>
        </w:rPr>
        <w:t xml:space="preserve">ector </w:t>
      </w:r>
      <w:r>
        <w:rPr>
          <w:rFonts w:asciiTheme="minorHAnsi" w:hAnsiTheme="minorHAnsi" w:cstheme="minorHAnsi"/>
          <w:sz w:val="22"/>
          <w:szCs w:val="22"/>
        </w:rPr>
        <w:t>m</w:t>
      </w:r>
      <w:r w:rsidRPr="00515305">
        <w:rPr>
          <w:rFonts w:asciiTheme="minorHAnsi" w:hAnsiTheme="minorHAnsi" w:cstheme="minorHAnsi"/>
          <w:sz w:val="22"/>
          <w:szCs w:val="22"/>
        </w:rPr>
        <w:t xml:space="preserve">achines. </w:t>
      </w:r>
      <w:r>
        <w:rPr>
          <w:rFonts w:asciiTheme="minorHAnsi" w:hAnsiTheme="minorHAnsi" w:cstheme="minorHAnsi"/>
          <w:sz w:val="22"/>
          <w:szCs w:val="22"/>
        </w:rPr>
        <w:t xml:space="preserve"> </w:t>
      </w:r>
      <w:r w:rsidRPr="00515305">
        <w:rPr>
          <w:rFonts w:asciiTheme="minorHAnsi" w:hAnsiTheme="minorHAnsi" w:cstheme="minorHAnsi"/>
          <w:sz w:val="22"/>
          <w:szCs w:val="22"/>
        </w:rPr>
        <w:t xml:space="preserve">Standardization, also known as feature scaling or normalization, is the process of transforming the features of a dataset to have a common scale or range. This is done by subtracting the mean and dividing by the standard deviation for each feature, ensuring they all have a mean of 0 and a standard deviation of 1. The goal is to bring all features to a uniform scale, preventing certain variables from dominating the learning algorithm due to their larger magnitudes. </w:t>
      </w:r>
    </w:p>
    <w:p w14:paraId="32336657" w14:textId="77777777" w:rsidR="004B3223" w:rsidRDefault="004B3223" w:rsidP="004B3223">
      <w:pPr>
        <w:rPr>
          <w:rFonts w:asciiTheme="minorHAnsi" w:hAnsiTheme="minorHAnsi" w:cstheme="minorHAnsi"/>
          <w:sz w:val="22"/>
          <w:szCs w:val="22"/>
        </w:rPr>
      </w:pPr>
    </w:p>
    <w:p w14:paraId="418BC246" w14:textId="30631022" w:rsidR="006B6215" w:rsidRPr="006B6215" w:rsidRDefault="006B6215" w:rsidP="006B6215">
      <w:pPr>
        <w:shd w:val="clear" w:color="auto" w:fill="F2F2F2" w:themeFill="background1" w:themeFillShade="F2"/>
        <w:ind w:left="1170"/>
        <w:rPr>
          <w:rFonts w:asciiTheme="minorHAnsi" w:hAnsiTheme="minorHAnsi" w:cstheme="minorHAnsi"/>
          <w:b/>
          <w:bCs/>
          <w:sz w:val="22"/>
          <w:szCs w:val="22"/>
        </w:rPr>
      </w:pPr>
      <w:r w:rsidRPr="006B6215">
        <w:rPr>
          <w:rFonts w:asciiTheme="minorHAnsi" w:hAnsiTheme="minorHAnsi" w:cstheme="minorHAnsi"/>
          <w:b/>
          <w:bCs/>
          <w:sz w:val="22"/>
          <w:szCs w:val="22"/>
        </w:rPr>
        <w:t>Warning: Importance of Standardization for SVM Accuracy</w:t>
      </w:r>
    </w:p>
    <w:p w14:paraId="78E9DE69" w14:textId="6BC361CC" w:rsidR="004B3223" w:rsidRDefault="004B3223" w:rsidP="006B6215">
      <w:pPr>
        <w:shd w:val="clear" w:color="auto" w:fill="F2F2F2" w:themeFill="background1" w:themeFillShade="F2"/>
        <w:ind w:left="1170"/>
        <w:rPr>
          <w:rFonts w:asciiTheme="minorHAnsi" w:hAnsiTheme="minorHAnsi" w:cstheme="minorHAnsi"/>
          <w:sz w:val="22"/>
          <w:szCs w:val="22"/>
        </w:rPr>
      </w:pPr>
      <w:r>
        <w:rPr>
          <w:noProof/>
        </w:rPr>
        <w:drawing>
          <wp:anchor distT="0" distB="0" distL="114300" distR="114300" simplePos="0" relativeHeight="251678720" behindDoc="0" locked="0" layoutInCell="1" allowOverlap="1" wp14:anchorId="081A9E87" wp14:editId="202F606E">
            <wp:simplePos x="0" y="0"/>
            <wp:positionH relativeFrom="column">
              <wp:posOffset>0</wp:posOffset>
            </wp:positionH>
            <wp:positionV relativeFrom="paragraph">
              <wp:posOffset>46990</wp:posOffset>
            </wp:positionV>
            <wp:extent cx="635000" cy="755650"/>
            <wp:effectExtent l="0" t="0" r="0" b="6350"/>
            <wp:wrapSquare wrapText="bothSides"/>
            <wp:docPr id="15" name="Picture 15" descr="A black and white triangle with a exclamation m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black and white triangle with a exclamation mark&#10;&#10;Description automatically generated"/>
                    <pic:cNvPicPr/>
                  </pic:nvPicPr>
                  <pic:blipFill>
                    <a:blip r:embed="rId33"/>
                    <a:stretch>
                      <a:fillRect/>
                    </a:stretch>
                  </pic:blipFill>
                  <pic:spPr>
                    <a:xfrm>
                      <a:off x="0" y="0"/>
                      <a:ext cx="635000" cy="755650"/>
                    </a:xfrm>
                    <a:prstGeom prst="rect">
                      <a:avLst/>
                    </a:prstGeom>
                  </pic:spPr>
                </pic:pic>
              </a:graphicData>
            </a:graphic>
            <wp14:sizeRelH relativeFrom="margin">
              <wp14:pctWidth>0</wp14:pctWidth>
            </wp14:sizeRelH>
            <wp14:sizeRelV relativeFrom="margin">
              <wp14:pctHeight>0</wp14:pctHeight>
            </wp14:sizeRelV>
          </wp:anchor>
        </w:drawing>
      </w:r>
      <w:r w:rsidRPr="00515305">
        <w:rPr>
          <w:rFonts w:asciiTheme="minorHAnsi" w:hAnsiTheme="minorHAnsi" w:cstheme="minorHAnsi"/>
          <w:sz w:val="22"/>
          <w:szCs w:val="22"/>
        </w:rPr>
        <w:t xml:space="preserve">Standardization is crucial for SVMs because these models are sensitive to the scale of input features. SVMs aim to find the optimal hyperplane that maximizes the margin between different classes. If the features are not standardized, those with larger scales can disproportionately influence the determination of the hyperplane. In such cases, the SVM may not generalize well to new, unseen data, as the learned decision boundary may be skewed. </w:t>
      </w:r>
    </w:p>
    <w:p w14:paraId="3F066070" w14:textId="77777777" w:rsidR="004B3223" w:rsidRDefault="004B3223" w:rsidP="004B3223">
      <w:pPr>
        <w:rPr>
          <w:rFonts w:asciiTheme="minorHAnsi" w:hAnsiTheme="minorHAnsi" w:cstheme="minorHAnsi"/>
          <w:sz w:val="22"/>
          <w:szCs w:val="22"/>
        </w:rPr>
      </w:pPr>
    </w:p>
    <w:p w14:paraId="72AE7556" w14:textId="77777777" w:rsidR="004B3223" w:rsidRDefault="004B3223" w:rsidP="004B3223">
      <w:pPr>
        <w:rPr>
          <w:rFonts w:asciiTheme="minorHAnsi" w:hAnsiTheme="minorHAnsi" w:cstheme="minorHAnsi"/>
          <w:sz w:val="22"/>
          <w:szCs w:val="22"/>
        </w:rPr>
      </w:pPr>
      <w:r w:rsidRPr="00515305">
        <w:rPr>
          <w:rFonts w:asciiTheme="minorHAnsi" w:hAnsiTheme="minorHAnsi" w:cstheme="minorHAnsi"/>
          <w:sz w:val="22"/>
          <w:szCs w:val="22"/>
        </w:rPr>
        <w:t xml:space="preserve">In the SVM workflow, standardization typically occurs after data preprocessing steps like missing value imputation and outlier handling. It ensures that all features contribute equally </w:t>
      </w:r>
      <w:r w:rsidRPr="00515305">
        <w:rPr>
          <w:rFonts w:asciiTheme="minorHAnsi" w:hAnsiTheme="minorHAnsi" w:cstheme="minorHAnsi"/>
          <w:sz w:val="22"/>
          <w:szCs w:val="22"/>
        </w:rPr>
        <w:lastRenderedPageBreak/>
        <w:t xml:space="preserve">to the model's decision-making process. Without standardization, the SVM may misclassify instances or produce suboptimal results. After standardization, the data is ready for model training, parameter tuning, and evaluation. Fortunately, most machine learning libraries provide convenient functions for standardization, making it an easily implementable step in the SVM modeling process. </w:t>
      </w:r>
    </w:p>
    <w:p w14:paraId="29D85D7A" w14:textId="77777777" w:rsidR="004B3223" w:rsidRDefault="004B3223" w:rsidP="004B3223">
      <w:pPr>
        <w:rPr>
          <w:rFonts w:asciiTheme="minorHAnsi" w:hAnsiTheme="minorHAnsi" w:cstheme="minorHAnsi"/>
          <w:sz w:val="22"/>
          <w:szCs w:val="22"/>
        </w:rPr>
      </w:pPr>
    </w:p>
    <w:p w14:paraId="6C86E743" w14:textId="77777777" w:rsidR="004B3223" w:rsidRPr="00515305" w:rsidRDefault="004B3223" w:rsidP="004B3223">
      <w:pPr>
        <w:rPr>
          <w:rFonts w:asciiTheme="minorHAnsi" w:hAnsiTheme="minorHAnsi" w:cstheme="minorHAnsi"/>
          <w:sz w:val="22"/>
          <w:szCs w:val="22"/>
        </w:rPr>
      </w:pPr>
      <w:r>
        <w:rPr>
          <w:rFonts w:asciiTheme="minorHAnsi" w:hAnsiTheme="minorHAnsi" w:cstheme="minorHAnsi"/>
          <w:sz w:val="22"/>
          <w:szCs w:val="22"/>
        </w:rPr>
        <w:t>S</w:t>
      </w:r>
      <w:r w:rsidRPr="00515305">
        <w:rPr>
          <w:rFonts w:asciiTheme="minorHAnsi" w:hAnsiTheme="minorHAnsi" w:cstheme="minorHAnsi"/>
          <w:sz w:val="22"/>
          <w:szCs w:val="22"/>
        </w:rPr>
        <w:t>tandardization plays a pivotal role in SVMs by ensuring that the scale of input features does not bias the model's decision boundary. It promotes fairness among features, allowing SVMs to identify the most effective hyperplane for classification tasks. By integrating standardization into the SVM workflow, data scientists can improve model performance, leading to more accurate and reliable results in various applications.</w:t>
      </w:r>
    </w:p>
    <w:p w14:paraId="01A9F2E8" w14:textId="77777777" w:rsidR="004B3223" w:rsidRDefault="004B3223" w:rsidP="004B3223">
      <w:pPr>
        <w:rPr>
          <w:rFonts w:asciiTheme="minorHAnsi" w:hAnsiTheme="minorHAnsi" w:cstheme="minorHAnsi"/>
          <w:color w:val="111111"/>
          <w:sz w:val="22"/>
          <w:szCs w:val="22"/>
        </w:rPr>
      </w:pPr>
    </w:p>
    <w:p w14:paraId="6FD85099" w14:textId="77777777" w:rsidR="004B3223" w:rsidRPr="00275177" w:rsidRDefault="004B3223" w:rsidP="004B3223">
      <w:pPr>
        <w:pStyle w:val="Heading3"/>
        <w:ind w:left="0"/>
      </w:pPr>
      <w:bookmarkStart w:id="152" w:name="_Toc174889662"/>
      <w:r w:rsidRPr="00275177">
        <w:t>Performance Metrics</w:t>
      </w:r>
      <w:bookmarkEnd w:id="152"/>
    </w:p>
    <w:p w14:paraId="5898DEC4" w14:textId="77777777" w:rsidR="004B3223" w:rsidRPr="00275177" w:rsidRDefault="004B3223" w:rsidP="004B3223">
      <w:pPr>
        <w:spacing w:before="180"/>
        <w:rPr>
          <w:rFonts w:asciiTheme="minorHAnsi" w:hAnsiTheme="minorHAnsi" w:cstheme="minorHAnsi"/>
          <w:color w:val="111111"/>
          <w:sz w:val="22"/>
          <w:szCs w:val="22"/>
        </w:rPr>
      </w:pPr>
      <w:r w:rsidRPr="00275177">
        <w:rPr>
          <w:rFonts w:asciiTheme="minorHAnsi" w:hAnsiTheme="minorHAnsi" w:cstheme="minorHAnsi"/>
          <w:color w:val="111111"/>
          <w:sz w:val="22"/>
          <w:szCs w:val="22"/>
        </w:rPr>
        <w:t xml:space="preserve">Performance metrics for </w:t>
      </w:r>
      <w:r>
        <w:rPr>
          <w:rFonts w:asciiTheme="minorHAnsi" w:hAnsiTheme="minorHAnsi" w:cstheme="minorHAnsi"/>
          <w:color w:val="111111"/>
          <w:sz w:val="22"/>
          <w:szCs w:val="22"/>
        </w:rPr>
        <w:t>s</w:t>
      </w:r>
      <w:r w:rsidRPr="00275177">
        <w:rPr>
          <w:rFonts w:asciiTheme="minorHAnsi" w:hAnsiTheme="minorHAnsi" w:cstheme="minorHAnsi"/>
          <w:color w:val="111111"/>
          <w:sz w:val="22"/>
          <w:szCs w:val="22"/>
        </w:rPr>
        <w:t xml:space="preserve">upport </w:t>
      </w:r>
      <w:r>
        <w:rPr>
          <w:rFonts w:asciiTheme="minorHAnsi" w:hAnsiTheme="minorHAnsi" w:cstheme="minorHAnsi"/>
          <w:color w:val="111111"/>
          <w:sz w:val="22"/>
          <w:szCs w:val="22"/>
        </w:rPr>
        <w:t>v</w:t>
      </w:r>
      <w:r w:rsidRPr="00275177">
        <w:rPr>
          <w:rFonts w:asciiTheme="minorHAnsi" w:hAnsiTheme="minorHAnsi" w:cstheme="minorHAnsi"/>
          <w:color w:val="111111"/>
          <w:sz w:val="22"/>
          <w:szCs w:val="22"/>
        </w:rPr>
        <w:t xml:space="preserve">ector </w:t>
      </w:r>
      <w:r>
        <w:rPr>
          <w:rFonts w:asciiTheme="minorHAnsi" w:hAnsiTheme="minorHAnsi" w:cstheme="minorHAnsi"/>
          <w:color w:val="111111"/>
          <w:sz w:val="22"/>
          <w:szCs w:val="22"/>
        </w:rPr>
        <w:t>m</w:t>
      </w:r>
      <w:r w:rsidRPr="00275177">
        <w:rPr>
          <w:rFonts w:asciiTheme="minorHAnsi" w:hAnsiTheme="minorHAnsi" w:cstheme="minorHAnsi"/>
          <w:color w:val="111111"/>
          <w:sz w:val="22"/>
          <w:szCs w:val="22"/>
        </w:rPr>
        <w:t>achines are similar to those used for other classification and regression models. For classification problems, these can include accuracy, precision, recall, F1 score, and area under the ROC curve (AUC-ROC). For regression problems, mean absolute error (MAE), mean squared error (MSE), or R-squared might be used. These metrics are explained in more detail in the Decision Tree section of this chapter.</w:t>
      </w:r>
    </w:p>
    <w:p w14:paraId="7BA6DAD8" w14:textId="77777777" w:rsidR="004B3223" w:rsidRDefault="004B3223" w:rsidP="004B3223">
      <w:pPr>
        <w:pStyle w:val="Heading3"/>
        <w:ind w:left="0"/>
      </w:pPr>
    </w:p>
    <w:p w14:paraId="4B2681E9" w14:textId="77777777" w:rsidR="004B3223" w:rsidRPr="00275177" w:rsidRDefault="004B3223" w:rsidP="004B3223">
      <w:pPr>
        <w:pStyle w:val="Heading3"/>
        <w:ind w:left="0"/>
      </w:pPr>
      <w:bookmarkStart w:id="153" w:name="_Toc174889663"/>
      <w:r w:rsidRPr="00275177">
        <w:t>Pros and Cons</w:t>
      </w:r>
      <w:bookmarkEnd w:id="153"/>
    </w:p>
    <w:p w14:paraId="1F52A1C9" w14:textId="77777777" w:rsidR="004B3223" w:rsidRPr="00275177" w:rsidRDefault="004B3223" w:rsidP="004B3223">
      <w:pPr>
        <w:spacing w:before="180"/>
        <w:rPr>
          <w:rFonts w:asciiTheme="minorHAnsi" w:hAnsiTheme="minorHAnsi" w:cstheme="minorHAnsi"/>
          <w:color w:val="111111"/>
          <w:sz w:val="22"/>
          <w:szCs w:val="22"/>
        </w:rPr>
      </w:pPr>
      <w:r w:rsidRPr="00275177">
        <w:rPr>
          <w:rFonts w:asciiTheme="minorHAnsi" w:hAnsiTheme="minorHAnsi" w:cstheme="minorHAnsi"/>
          <w:color w:val="111111"/>
          <w:sz w:val="22"/>
          <w:szCs w:val="22"/>
        </w:rPr>
        <w:t xml:space="preserve">Support </w:t>
      </w:r>
      <w:r>
        <w:rPr>
          <w:rFonts w:asciiTheme="minorHAnsi" w:hAnsiTheme="minorHAnsi" w:cstheme="minorHAnsi"/>
          <w:color w:val="111111"/>
          <w:sz w:val="22"/>
          <w:szCs w:val="22"/>
        </w:rPr>
        <w:t>v</w:t>
      </w:r>
      <w:r w:rsidRPr="00275177">
        <w:rPr>
          <w:rFonts w:asciiTheme="minorHAnsi" w:hAnsiTheme="minorHAnsi" w:cstheme="minorHAnsi"/>
          <w:color w:val="111111"/>
          <w:sz w:val="22"/>
          <w:szCs w:val="22"/>
        </w:rPr>
        <w:t xml:space="preserve">ector </w:t>
      </w:r>
      <w:r>
        <w:rPr>
          <w:rFonts w:asciiTheme="minorHAnsi" w:hAnsiTheme="minorHAnsi" w:cstheme="minorHAnsi"/>
          <w:color w:val="111111"/>
          <w:sz w:val="22"/>
          <w:szCs w:val="22"/>
        </w:rPr>
        <w:t>m</w:t>
      </w:r>
      <w:r w:rsidRPr="00275177">
        <w:rPr>
          <w:rFonts w:asciiTheme="minorHAnsi" w:hAnsiTheme="minorHAnsi" w:cstheme="minorHAnsi"/>
          <w:color w:val="111111"/>
          <w:sz w:val="22"/>
          <w:szCs w:val="22"/>
        </w:rPr>
        <w:t>achines have several advantages:</w:t>
      </w:r>
    </w:p>
    <w:p w14:paraId="40156334" w14:textId="77777777" w:rsidR="004B3223" w:rsidRPr="00275177" w:rsidRDefault="004B3223" w:rsidP="00145AC7">
      <w:pPr>
        <w:numPr>
          <w:ilvl w:val="0"/>
          <w:numId w:val="153"/>
        </w:numPr>
        <w:spacing w:before="100" w:beforeAutospacing="1" w:after="100" w:afterAutospacing="1"/>
        <w:rPr>
          <w:rFonts w:asciiTheme="minorHAnsi" w:hAnsiTheme="minorHAnsi" w:cstheme="minorHAnsi"/>
          <w:color w:val="111111"/>
          <w:sz w:val="22"/>
          <w:szCs w:val="22"/>
        </w:rPr>
      </w:pPr>
      <w:r w:rsidRPr="00275177">
        <w:rPr>
          <w:rFonts w:asciiTheme="minorHAnsi" w:hAnsiTheme="minorHAnsi" w:cstheme="minorHAnsi"/>
          <w:color w:val="111111"/>
          <w:sz w:val="22"/>
          <w:szCs w:val="22"/>
        </w:rPr>
        <w:t>They can handle both numerical and categorical data.</w:t>
      </w:r>
    </w:p>
    <w:p w14:paraId="0F8B8ACD" w14:textId="77777777" w:rsidR="004B3223" w:rsidRPr="00275177" w:rsidRDefault="004B3223" w:rsidP="00145AC7">
      <w:pPr>
        <w:numPr>
          <w:ilvl w:val="0"/>
          <w:numId w:val="153"/>
        </w:numPr>
        <w:spacing w:before="100" w:beforeAutospacing="1" w:after="100" w:afterAutospacing="1"/>
        <w:rPr>
          <w:rFonts w:asciiTheme="minorHAnsi" w:hAnsiTheme="minorHAnsi" w:cstheme="minorHAnsi"/>
          <w:color w:val="111111"/>
          <w:sz w:val="22"/>
          <w:szCs w:val="22"/>
        </w:rPr>
      </w:pPr>
      <w:r w:rsidRPr="00275177">
        <w:rPr>
          <w:rFonts w:asciiTheme="minorHAnsi" w:hAnsiTheme="minorHAnsi" w:cstheme="minorHAnsi"/>
          <w:color w:val="111111"/>
          <w:sz w:val="22"/>
          <w:szCs w:val="22"/>
        </w:rPr>
        <w:t xml:space="preserve">They are effective in </w:t>
      </w:r>
      <w:r>
        <w:rPr>
          <w:rFonts w:asciiTheme="minorHAnsi" w:hAnsiTheme="minorHAnsi" w:cstheme="minorHAnsi"/>
          <w:color w:val="111111"/>
          <w:sz w:val="22"/>
          <w:szCs w:val="22"/>
        </w:rPr>
        <w:t>high-dimensional</w:t>
      </w:r>
      <w:r w:rsidRPr="00275177">
        <w:rPr>
          <w:rFonts w:asciiTheme="minorHAnsi" w:hAnsiTheme="minorHAnsi" w:cstheme="minorHAnsi"/>
          <w:color w:val="111111"/>
          <w:sz w:val="22"/>
          <w:szCs w:val="22"/>
        </w:rPr>
        <w:t xml:space="preserve"> spaces.</w:t>
      </w:r>
    </w:p>
    <w:p w14:paraId="775883D4" w14:textId="77777777" w:rsidR="004B3223" w:rsidRPr="00275177" w:rsidRDefault="004B3223" w:rsidP="00145AC7">
      <w:pPr>
        <w:numPr>
          <w:ilvl w:val="0"/>
          <w:numId w:val="153"/>
        </w:numPr>
        <w:spacing w:before="100" w:beforeAutospacing="1" w:after="100" w:afterAutospacing="1"/>
        <w:rPr>
          <w:rFonts w:asciiTheme="minorHAnsi" w:hAnsiTheme="minorHAnsi" w:cstheme="minorHAnsi"/>
          <w:color w:val="111111"/>
          <w:sz w:val="22"/>
          <w:szCs w:val="22"/>
        </w:rPr>
      </w:pPr>
      <w:r w:rsidRPr="00275177">
        <w:rPr>
          <w:rFonts w:asciiTheme="minorHAnsi" w:hAnsiTheme="minorHAnsi" w:cstheme="minorHAnsi"/>
          <w:color w:val="111111"/>
          <w:sz w:val="22"/>
          <w:szCs w:val="22"/>
        </w:rPr>
        <w:t>They are memory efficient</w:t>
      </w:r>
      <w:r>
        <w:rPr>
          <w:rFonts w:asciiTheme="minorHAnsi" w:hAnsiTheme="minorHAnsi" w:cstheme="minorHAnsi"/>
          <w:color w:val="111111"/>
          <w:sz w:val="22"/>
          <w:szCs w:val="22"/>
        </w:rPr>
        <w:t>, using</w:t>
      </w:r>
      <w:r w:rsidRPr="00275177">
        <w:rPr>
          <w:rFonts w:asciiTheme="minorHAnsi" w:hAnsiTheme="minorHAnsi" w:cstheme="minorHAnsi"/>
          <w:color w:val="111111"/>
          <w:sz w:val="22"/>
          <w:szCs w:val="22"/>
        </w:rPr>
        <w:t xml:space="preserve"> a subset of training points in the decision function (support vectors).</w:t>
      </w:r>
    </w:p>
    <w:p w14:paraId="19C66669" w14:textId="77777777" w:rsidR="004B3223" w:rsidRPr="00275177" w:rsidRDefault="004B3223" w:rsidP="004B3223">
      <w:pPr>
        <w:spacing w:before="180"/>
        <w:rPr>
          <w:rFonts w:asciiTheme="minorHAnsi" w:hAnsiTheme="minorHAnsi" w:cstheme="minorHAnsi"/>
          <w:color w:val="111111"/>
          <w:sz w:val="22"/>
          <w:szCs w:val="22"/>
        </w:rPr>
      </w:pPr>
      <w:r w:rsidRPr="00275177">
        <w:rPr>
          <w:rFonts w:asciiTheme="minorHAnsi" w:hAnsiTheme="minorHAnsi" w:cstheme="minorHAnsi"/>
          <w:color w:val="111111"/>
          <w:sz w:val="22"/>
          <w:szCs w:val="22"/>
        </w:rPr>
        <w:t>However, they also have some disadvantages:</w:t>
      </w:r>
    </w:p>
    <w:p w14:paraId="6B539080" w14:textId="77777777" w:rsidR="004B3223" w:rsidRPr="00275177" w:rsidRDefault="004B3223" w:rsidP="00145AC7">
      <w:pPr>
        <w:numPr>
          <w:ilvl w:val="0"/>
          <w:numId w:val="154"/>
        </w:numPr>
        <w:spacing w:before="100" w:beforeAutospacing="1" w:after="100" w:afterAutospacing="1"/>
        <w:rPr>
          <w:rFonts w:asciiTheme="minorHAnsi" w:hAnsiTheme="minorHAnsi" w:cstheme="minorHAnsi"/>
          <w:color w:val="111111"/>
          <w:sz w:val="22"/>
          <w:szCs w:val="22"/>
        </w:rPr>
      </w:pPr>
      <w:r w:rsidRPr="00275177">
        <w:rPr>
          <w:rFonts w:asciiTheme="minorHAnsi" w:hAnsiTheme="minorHAnsi" w:cstheme="minorHAnsi"/>
          <w:color w:val="111111"/>
          <w:sz w:val="22"/>
          <w:szCs w:val="22"/>
        </w:rPr>
        <w:t>They are not suitable for large datasets due to high training time.</w:t>
      </w:r>
    </w:p>
    <w:p w14:paraId="7FDB6DD7" w14:textId="77777777" w:rsidR="004B3223" w:rsidRPr="00275177" w:rsidRDefault="004B3223" w:rsidP="00145AC7">
      <w:pPr>
        <w:numPr>
          <w:ilvl w:val="0"/>
          <w:numId w:val="154"/>
        </w:numPr>
        <w:spacing w:before="100" w:beforeAutospacing="1" w:after="100" w:afterAutospacing="1"/>
        <w:rPr>
          <w:rFonts w:asciiTheme="minorHAnsi" w:hAnsiTheme="minorHAnsi" w:cstheme="minorHAnsi"/>
          <w:color w:val="111111"/>
          <w:sz w:val="22"/>
          <w:szCs w:val="22"/>
        </w:rPr>
      </w:pPr>
      <w:r w:rsidRPr="00275177">
        <w:rPr>
          <w:rFonts w:asciiTheme="minorHAnsi" w:hAnsiTheme="minorHAnsi" w:cstheme="minorHAnsi"/>
          <w:color w:val="111111"/>
          <w:sz w:val="22"/>
          <w:szCs w:val="22"/>
        </w:rPr>
        <w:t>They do not directly provide probability estimates.</w:t>
      </w:r>
    </w:p>
    <w:p w14:paraId="2011CE50" w14:textId="77777777" w:rsidR="004B3223" w:rsidRPr="00275177" w:rsidRDefault="004B3223" w:rsidP="00145AC7">
      <w:pPr>
        <w:numPr>
          <w:ilvl w:val="0"/>
          <w:numId w:val="154"/>
        </w:numPr>
        <w:spacing w:before="100" w:beforeAutospacing="1" w:after="100" w:afterAutospacing="1"/>
        <w:rPr>
          <w:rFonts w:asciiTheme="minorHAnsi" w:hAnsiTheme="minorHAnsi" w:cstheme="minorHAnsi"/>
          <w:color w:val="111111"/>
          <w:sz w:val="22"/>
          <w:szCs w:val="22"/>
        </w:rPr>
      </w:pPr>
      <w:r w:rsidRPr="00275177">
        <w:rPr>
          <w:rFonts w:asciiTheme="minorHAnsi" w:hAnsiTheme="minorHAnsi" w:cstheme="minorHAnsi"/>
          <w:color w:val="111111"/>
          <w:sz w:val="22"/>
          <w:szCs w:val="22"/>
        </w:rPr>
        <w:t>They are less interpretable than individual decision trees.</w:t>
      </w:r>
    </w:p>
    <w:p w14:paraId="254C8B26" w14:textId="77777777" w:rsidR="004B3223" w:rsidRPr="00275177" w:rsidRDefault="004B3223" w:rsidP="004B3223">
      <w:pPr>
        <w:pStyle w:val="Heading3"/>
        <w:ind w:left="0"/>
      </w:pPr>
      <w:bookmarkStart w:id="154" w:name="_Toc174889664"/>
      <w:r w:rsidRPr="00275177">
        <w:lastRenderedPageBreak/>
        <w:t>Best Practices</w:t>
      </w:r>
      <w:bookmarkEnd w:id="154"/>
    </w:p>
    <w:p w14:paraId="0482EBED" w14:textId="77777777" w:rsidR="004B3223" w:rsidRPr="00275177" w:rsidRDefault="004B3223" w:rsidP="004B3223">
      <w:pPr>
        <w:spacing w:before="180"/>
        <w:rPr>
          <w:rFonts w:asciiTheme="minorHAnsi" w:hAnsiTheme="minorHAnsi" w:cstheme="minorHAnsi"/>
          <w:color w:val="111111"/>
          <w:sz w:val="22"/>
          <w:szCs w:val="22"/>
        </w:rPr>
      </w:pPr>
      <w:r w:rsidRPr="00275177">
        <w:rPr>
          <w:rFonts w:asciiTheme="minorHAnsi" w:hAnsiTheme="minorHAnsi" w:cstheme="minorHAnsi"/>
          <w:color w:val="111111"/>
          <w:sz w:val="22"/>
          <w:szCs w:val="22"/>
        </w:rPr>
        <w:t xml:space="preserve">When using </w:t>
      </w:r>
      <w:r>
        <w:rPr>
          <w:rFonts w:asciiTheme="minorHAnsi" w:hAnsiTheme="minorHAnsi" w:cstheme="minorHAnsi"/>
          <w:color w:val="111111"/>
          <w:sz w:val="22"/>
          <w:szCs w:val="22"/>
        </w:rPr>
        <w:t>s</w:t>
      </w:r>
      <w:r w:rsidRPr="00275177">
        <w:rPr>
          <w:rFonts w:asciiTheme="minorHAnsi" w:hAnsiTheme="minorHAnsi" w:cstheme="minorHAnsi"/>
          <w:color w:val="111111"/>
          <w:sz w:val="22"/>
          <w:szCs w:val="22"/>
        </w:rPr>
        <w:t xml:space="preserve">upport </w:t>
      </w:r>
      <w:r>
        <w:rPr>
          <w:rFonts w:asciiTheme="minorHAnsi" w:hAnsiTheme="minorHAnsi" w:cstheme="minorHAnsi"/>
          <w:color w:val="111111"/>
          <w:sz w:val="22"/>
          <w:szCs w:val="22"/>
        </w:rPr>
        <w:t>v</w:t>
      </w:r>
      <w:r w:rsidRPr="00275177">
        <w:rPr>
          <w:rFonts w:asciiTheme="minorHAnsi" w:hAnsiTheme="minorHAnsi" w:cstheme="minorHAnsi"/>
          <w:color w:val="111111"/>
          <w:sz w:val="22"/>
          <w:szCs w:val="22"/>
        </w:rPr>
        <w:t xml:space="preserve">ector </w:t>
      </w:r>
      <w:r>
        <w:rPr>
          <w:rFonts w:asciiTheme="minorHAnsi" w:hAnsiTheme="minorHAnsi" w:cstheme="minorHAnsi"/>
          <w:color w:val="111111"/>
          <w:sz w:val="22"/>
          <w:szCs w:val="22"/>
        </w:rPr>
        <w:t>m</w:t>
      </w:r>
      <w:r w:rsidRPr="00275177">
        <w:rPr>
          <w:rFonts w:asciiTheme="minorHAnsi" w:hAnsiTheme="minorHAnsi" w:cstheme="minorHAnsi"/>
          <w:color w:val="111111"/>
          <w:sz w:val="22"/>
          <w:szCs w:val="22"/>
        </w:rPr>
        <w:t>achines:</w:t>
      </w:r>
    </w:p>
    <w:p w14:paraId="2DA1A2A3" w14:textId="77777777" w:rsidR="004B3223" w:rsidRPr="00275177" w:rsidRDefault="004B3223" w:rsidP="00145AC7">
      <w:pPr>
        <w:numPr>
          <w:ilvl w:val="0"/>
          <w:numId w:val="155"/>
        </w:numPr>
        <w:spacing w:before="100" w:beforeAutospacing="1" w:after="100" w:afterAutospacing="1"/>
        <w:rPr>
          <w:rFonts w:asciiTheme="minorHAnsi" w:hAnsiTheme="minorHAnsi" w:cstheme="minorHAnsi"/>
          <w:color w:val="111111"/>
          <w:sz w:val="22"/>
          <w:szCs w:val="22"/>
        </w:rPr>
      </w:pPr>
      <w:r w:rsidRPr="00275177">
        <w:rPr>
          <w:rFonts w:asciiTheme="minorHAnsi" w:hAnsiTheme="minorHAnsi" w:cstheme="minorHAnsi"/>
          <w:color w:val="111111"/>
          <w:sz w:val="22"/>
          <w:szCs w:val="22"/>
        </w:rPr>
        <w:t>Tune hyperparameters such as the C parameter and the type of kernel.</w:t>
      </w:r>
    </w:p>
    <w:p w14:paraId="2CE92241" w14:textId="77777777" w:rsidR="004B3223" w:rsidRPr="00275177" w:rsidRDefault="004B3223" w:rsidP="00145AC7">
      <w:pPr>
        <w:numPr>
          <w:ilvl w:val="0"/>
          <w:numId w:val="155"/>
        </w:numPr>
        <w:spacing w:before="100" w:beforeAutospacing="1" w:after="100" w:afterAutospacing="1"/>
        <w:rPr>
          <w:rFonts w:asciiTheme="minorHAnsi" w:hAnsiTheme="minorHAnsi" w:cstheme="minorHAnsi"/>
          <w:color w:val="111111"/>
          <w:sz w:val="22"/>
          <w:szCs w:val="22"/>
        </w:rPr>
      </w:pPr>
      <w:r w:rsidRPr="00275177">
        <w:rPr>
          <w:rFonts w:asciiTheme="minorHAnsi" w:hAnsiTheme="minorHAnsi" w:cstheme="minorHAnsi"/>
          <w:color w:val="111111"/>
          <w:sz w:val="22"/>
          <w:szCs w:val="22"/>
        </w:rPr>
        <w:t>Balance your dataset if dealing with imbalanced classes, either by undersampling, oversampling</w:t>
      </w:r>
      <w:r>
        <w:rPr>
          <w:rFonts w:asciiTheme="minorHAnsi" w:hAnsiTheme="minorHAnsi" w:cstheme="minorHAnsi"/>
          <w:color w:val="111111"/>
          <w:sz w:val="22"/>
          <w:szCs w:val="22"/>
        </w:rPr>
        <w:t>,</w:t>
      </w:r>
      <w:r w:rsidRPr="00275177">
        <w:rPr>
          <w:rFonts w:asciiTheme="minorHAnsi" w:hAnsiTheme="minorHAnsi" w:cstheme="minorHAnsi"/>
          <w:color w:val="111111"/>
          <w:sz w:val="22"/>
          <w:szCs w:val="22"/>
        </w:rPr>
        <w:t xml:space="preserve"> or generating synthetic samples.</w:t>
      </w:r>
    </w:p>
    <w:p w14:paraId="06D3E5B1" w14:textId="77777777" w:rsidR="004B3223" w:rsidRPr="00275177" w:rsidRDefault="004B3223" w:rsidP="00145AC7">
      <w:pPr>
        <w:numPr>
          <w:ilvl w:val="0"/>
          <w:numId w:val="155"/>
        </w:numPr>
        <w:spacing w:before="100" w:beforeAutospacing="1" w:after="100" w:afterAutospacing="1"/>
        <w:rPr>
          <w:rFonts w:asciiTheme="minorHAnsi" w:hAnsiTheme="minorHAnsi" w:cstheme="minorHAnsi"/>
          <w:color w:val="111111"/>
          <w:sz w:val="22"/>
          <w:szCs w:val="22"/>
        </w:rPr>
      </w:pPr>
      <w:r w:rsidRPr="00275177">
        <w:rPr>
          <w:rFonts w:asciiTheme="minorHAnsi" w:hAnsiTheme="minorHAnsi" w:cstheme="minorHAnsi"/>
          <w:color w:val="111111"/>
          <w:sz w:val="22"/>
          <w:szCs w:val="22"/>
        </w:rPr>
        <w:t>Standardize your data</w:t>
      </w:r>
      <w:r>
        <w:rPr>
          <w:rFonts w:asciiTheme="minorHAnsi" w:hAnsiTheme="minorHAnsi" w:cstheme="minorHAnsi"/>
          <w:color w:val="111111"/>
          <w:sz w:val="22"/>
          <w:szCs w:val="22"/>
        </w:rPr>
        <w:t>,</w:t>
      </w:r>
      <w:r w:rsidRPr="00275177">
        <w:rPr>
          <w:rFonts w:asciiTheme="minorHAnsi" w:hAnsiTheme="minorHAnsi" w:cstheme="minorHAnsi"/>
          <w:color w:val="111111"/>
          <w:sz w:val="22"/>
          <w:szCs w:val="22"/>
        </w:rPr>
        <w:t xml:space="preserve"> as SVMs are not scale-invariant.</w:t>
      </w:r>
    </w:p>
    <w:p w14:paraId="0A1F751F" w14:textId="77777777" w:rsidR="004B3223" w:rsidRDefault="004B3223" w:rsidP="004B3223">
      <w:pPr>
        <w:rPr>
          <w:rFonts w:asciiTheme="minorHAnsi" w:hAnsiTheme="minorHAnsi" w:cstheme="minorHAnsi"/>
          <w:color w:val="111111"/>
          <w:sz w:val="22"/>
          <w:szCs w:val="22"/>
        </w:rPr>
      </w:pPr>
    </w:p>
    <w:p w14:paraId="73DCD41D" w14:textId="77777777" w:rsidR="004B3223" w:rsidRDefault="004B3223" w:rsidP="004B3223">
      <w:pPr>
        <w:rPr>
          <w:rFonts w:asciiTheme="minorHAnsi" w:hAnsiTheme="minorHAnsi" w:cstheme="minorHAnsi"/>
          <w:color w:val="111111"/>
          <w:sz w:val="22"/>
          <w:szCs w:val="22"/>
        </w:rPr>
      </w:pPr>
    </w:p>
    <w:p w14:paraId="79C26307" w14:textId="77777777" w:rsidR="004B3223" w:rsidRPr="00275177" w:rsidRDefault="004B3223" w:rsidP="004B3223">
      <w:pPr>
        <w:pStyle w:val="Heading2"/>
        <w:ind w:left="0"/>
      </w:pPr>
      <w:bookmarkStart w:id="155" w:name="_Toc174889665"/>
      <w:r w:rsidRPr="00275177">
        <w:t>Data Preparation for SVM Models</w:t>
      </w:r>
      <w:bookmarkEnd w:id="155"/>
    </w:p>
    <w:p w14:paraId="315E058B" w14:textId="77777777" w:rsidR="004B3223" w:rsidRPr="00275177" w:rsidRDefault="004B3223" w:rsidP="004B3223">
      <w:pPr>
        <w:rPr>
          <w:rFonts w:asciiTheme="minorHAnsi" w:hAnsiTheme="minorHAnsi" w:cstheme="minorHAnsi"/>
          <w:color w:val="111111"/>
          <w:sz w:val="22"/>
          <w:szCs w:val="22"/>
        </w:rPr>
      </w:pPr>
    </w:p>
    <w:p w14:paraId="7F078507" w14:textId="77777777" w:rsidR="004B3223" w:rsidRDefault="004B3223" w:rsidP="004B3223">
      <w:pPr>
        <w:rPr>
          <w:rFonts w:asciiTheme="minorHAnsi" w:hAnsiTheme="minorHAnsi" w:cstheme="minorHAnsi"/>
          <w:color w:val="111111"/>
          <w:sz w:val="22"/>
          <w:szCs w:val="22"/>
        </w:rPr>
      </w:pPr>
      <w:r w:rsidRPr="00275177">
        <w:rPr>
          <w:rFonts w:asciiTheme="minorHAnsi" w:hAnsiTheme="minorHAnsi" w:cstheme="minorHAnsi"/>
          <w:color w:val="111111"/>
          <w:sz w:val="22"/>
          <w:szCs w:val="22"/>
        </w:rPr>
        <w:t xml:space="preserve">When developing a </w:t>
      </w:r>
      <w:r>
        <w:rPr>
          <w:rFonts w:asciiTheme="minorHAnsi" w:hAnsiTheme="minorHAnsi" w:cstheme="minorHAnsi"/>
          <w:color w:val="111111"/>
          <w:sz w:val="22"/>
          <w:szCs w:val="22"/>
        </w:rPr>
        <w:t>s</w:t>
      </w:r>
      <w:r w:rsidRPr="00275177">
        <w:rPr>
          <w:rFonts w:asciiTheme="minorHAnsi" w:hAnsiTheme="minorHAnsi" w:cstheme="minorHAnsi"/>
          <w:color w:val="111111"/>
          <w:sz w:val="22"/>
          <w:szCs w:val="22"/>
        </w:rPr>
        <w:t xml:space="preserve">upport </w:t>
      </w:r>
      <w:r>
        <w:rPr>
          <w:rFonts w:asciiTheme="minorHAnsi" w:hAnsiTheme="minorHAnsi" w:cstheme="minorHAnsi"/>
          <w:color w:val="111111"/>
          <w:sz w:val="22"/>
          <w:szCs w:val="22"/>
        </w:rPr>
        <w:t>v</w:t>
      </w:r>
      <w:r w:rsidRPr="00275177">
        <w:rPr>
          <w:rFonts w:asciiTheme="minorHAnsi" w:hAnsiTheme="minorHAnsi" w:cstheme="minorHAnsi"/>
          <w:color w:val="111111"/>
          <w:sz w:val="22"/>
          <w:szCs w:val="22"/>
        </w:rPr>
        <w:t xml:space="preserve">ector </w:t>
      </w:r>
      <w:r>
        <w:rPr>
          <w:rFonts w:asciiTheme="minorHAnsi" w:hAnsiTheme="minorHAnsi" w:cstheme="minorHAnsi"/>
          <w:color w:val="111111"/>
          <w:sz w:val="22"/>
          <w:szCs w:val="22"/>
        </w:rPr>
        <w:t>m</w:t>
      </w:r>
      <w:r w:rsidRPr="00275177">
        <w:rPr>
          <w:rFonts w:asciiTheme="minorHAnsi" w:hAnsiTheme="minorHAnsi" w:cstheme="minorHAnsi"/>
          <w:color w:val="111111"/>
          <w:sz w:val="22"/>
          <w:szCs w:val="22"/>
        </w:rPr>
        <w:t xml:space="preserve">achine model, </w:t>
      </w:r>
      <w:r>
        <w:rPr>
          <w:rFonts w:asciiTheme="minorHAnsi" w:hAnsiTheme="minorHAnsi" w:cstheme="minorHAnsi"/>
          <w:color w:val="111111"/>
          <w:sz w:val="22"/>
          <w:szCs w:val="22"/>
        </w:rPr>
        <w:t>several data preparation steps are</w:t>
      </w:r>
      <w:r w:rsidRPr="00275177">
        <w:rPr>
          <w:rFonts w:asciiTheme="minorHAnsi" w:hAnsiTheme="minorHAnsi" w:cstheme="minorHAnsi"/>
          <w:color w:val="111111"/>
          <w:sz w:val="22"/>
          <w:szCs w:val="22"/>
        </w:rPr>
        <w:t xml:space="preserve"> typically necessary to ensure the best performance of the model. Here are some key considerations:</w:t>
      </w:r>
    </w:p>
    <w:p w14:paraId="5E874E15" w14:textId="77777777" w:rsidR="004B3223" w:rsidRPr="00275177" w:rsidRDefault="004B3223" w:rsidP="004B3223">
      <w:pPr>
        <w:rPr>
          <w:rFonts w:asciiTheme="minorHAnsi" w:hAnsiTheme="minorHAnsi" w:cstheme="minorHAnsi"/>
          <w:color w:val="111111"/>
          <w:sz w:val="22"/>
          <w:szCs w:val="22"/>
        </w:rPr>
      </w:pPr>
    </w:p>
    <w:p w14:paraId="07CB753E" w14:textId="77777777" w:rsidR="004B3223" w:rsidRDefault="004B3223" w:rsidP="00145AC7">
      <w:pPr>
        <w:numPr>
          <w:ilvl w:val="0"/>
          <w:numId w:val="152"/>
        </w:numPr>
        <w:rPr>
          <w:rFonts w:asciiTheme="minorHAnsi" w:hAnsiTheme="minorHAnsi" w:cstheme="minorHAnsi"/>
          <w:color w:val="111111"/>
          <w:sz w:val="22"/>
          <w:szCs w:val="22"/>
        </w:rPr>
      </w:pPr>
      <w:r w:rsidRPr="00275177">
        <w:rPr>
          <w:rFonts w:asciiTheme="minorHAnsi" w:hAnsiTheme="minorHAnsi" w:cstheme="minorHAnsi"/>
          <w:b/>
          <w:bCs/>
          <w:color w:val="111111"/>
          <w:sz w:val="22"/>
          <w:szCs w:val="22"/>
        </w:rPr>
        <w:t>Outliers:</w:t>
      </w:r>
      <w:r w:rsidRPr="00275177">
        <w:rPr>
          <w:rFonts w:asciiTheme="minorHAnsi" w:hAnsiTheme="minorHAnsi" w:cstheme="minorHAnsi"/>
          <w:color w:val="111111"/>
          <w:sz w:val="22"/>
          <w:szCs w:val="22"/>
        </w:rPr>
        <w:t> SVMs are not very sensitive to outliers because they focus on the points that are hardest to tell apart (the support vectors). However, in some cases, outliers can affect the hyperplane and lead to suboptimal results. It might be beneficial to handle outliers based on the specific dataset and problem context.</w:t>
      </w:r>
    </w:p>
    <w:p w14:paraId="235D776F" w14:textId="77777777" w:rsidR="004B3223" w:rsidRPr="00275177" w:rsidRDefault="004B3223" w:rsidP="004B3223">
      <w:pPr>
        <w:ind w:left="720"/>
        <w:rPr>
          <w:rFonts w:asciiTheme="minorHAnsi" w:hAnsiTheme="minorHAnsi" w:cstheme="minorHAnsi"/>
          <w:color w:val="111111"/>
          <w:sz w:val="22"/>
          <w:szCs w:val="22"/>
        </w:rPr>
      </w:pPr>
    </w:p>
    <w:p w14:paraId="53BBA1BC" w14:textId="77777777" w:rsidR="004B3223" w:rsidRDefault="004B3223" w:rsidP="00145AC7">
      <w:pPr>
        <w:numPr>
          <w:ilvl w:val="0"/>
          <w:numId w:val="152"/>
        </w:numPr>
        <w:rPr>
          <w:rFonts w:asciiTheme="minorHAnsi" w:hAnsiTheme="minorHAnsi" w:cstheme="minorHAnsi"/>
          <w:color w:val="111111"/>
          <w:sz w:val="22"/>
          <w:szCs w:val="22"/>
        </w:rPr>
      </w:pPr>
      <w:r w:rsidRPr="00275177">
        <w:rPr>
          <w:rFonts w:asciiTheme="minorHAnsi" w:hAnsiTheme="minorHAnsi" w:cstheme="minorHAnsi"/>
          <w:b/>
          <w:bCs/>
          <w:color w:val="111111"/>
          <w:sz w:val="22"/>
          <w:szCs w:val="22"/>
        </w:rPr>
        <w:t>Multicollinearity:</w:t>
      </w:r>
      <w:r w:rsidRPr="00275177">
        <w:rPr>
          <w:rFonts w:asciiTheme="minorHAnsi" w:hAnsiTheme="minorHAnsi" w:cstheme="minorHAnsi"/>
          <w:color w:val="111111"/>
          <w:sz w:val="22"/>
          <w:szCs w:val="22"/>
        </w:rPr>
        <w:t xml:space="preserve"> While SVMs can handle multicollinearity to some extent, it can make the model more complex and harder to interpret. </w:t>
      </w:r>
      <w:r>
        <w:rPr>
          <w:rFonts w:asciiTheme="minorHAnsi" w:hAnsiTheme="minorHAnsi" w:cstheme="minorHAnsi"/>
          <w:color w:val="111111"/>
          <w:sz w:val="22"/>
          <w:szCs w:val="22"/>
        </w:rPr>
        <w:t>Identifying and addressing multicollinearity might be useful</w:t>
      </w:r>
      <w:r w:rsidRPr="00275177">
        <w:rPr>
          <w:rFonts w:asciiTheme="minorHAnsi" w:hAnsiTheme="minorHAnsi" w:cstheme="minorHAnsi"/>
          <w:color w:val="111111"/>
          <w:sz w:val="22"/>
          <w:szCs w:val="22"/>
        </w:rPr>
        <w:t>, for example, by removing redundant features or using dimensionality reduction techniques.</w:t>
      </w:r>
    </w:p>
    <w:p w14:paraId="60387CEA" w14:textId="77777777" w:rsidR="004B3223" w:rsidRPr="00275177" w:rsidRDefault="004B3223" w:rsidP="004B3223">
      <w:pPr>
        <w:rPr>
          <w:rFonts w:asciiTheme="minorHAnsi" w:hAnsiTheme="minorHAnsi" w:cstheme="minorHAnsi"/>
          <w:color w:val="111111"/>
          <w:sz w:val="22"/>
          <w:szCs w:val="22"/>
        </w:rPr>
      </w:pPr>
    </w:p>
    <w:p w14:paraId="721D121E" w14:textId="77777777" w:rsidR="004B3223" w:rsidRDefault="004B3223" w:rsidP="00145AC7">
      <w:pPr>
        <w:numPr>
          <w:ilvl w:val="0"/>
          <w:numId w:val="152"/>
        </w:numPr>
        <w:rPr>
          <w:rFonts w:asciiTheme="minorHAnsi" w:hAnsiTheme="minorHAnsi" w:cstheme="minorHAnsi"/>
          <w:color w:val="111111"/>
          <w:sz w:val="22"/>
          <w:szCs w:val="22"/>
        </w:rPr>
      </w:pPr>
      <w:r w:rsidRPr="00275177">
        <w:rPr>
          <w:rFonts w:asciiTheme="minorHAnsi" w:hAnsiTheme="minorHAnsi" w:cstheme="minorHAnsi"/>
          <w:b/>
          <w:bCs/>
          <w:color w:val="111111"/>
          <w:sz w:val="22"/>
          <w:szCs w:val="22"/>
        </w:rPr>
        <w:t>Missing Data:</w:t>
      </w:r>
      <w:r w:rsidRPr="00275177">
        <w:rPr>
          <w:rFonts w:asciiTheme="minorHAnsi" w:hAnsiTheme="minorHAnsi" w:cstheme="minorHAnsi"/>
          <w:color w:val="111111"/>
          <w:sz w:val="22"/>
          <w:szCs w:val="22"/>
        </w:rPr>
        <w:t xml:space="preserve"> SVMs cannot handle missing data. Any missing values in the dataset </w:t>
      </w:r>
      <w:r>
        <w:rPr>
          <w:rFonts w:asciiTheme="minorHAnsi" w:hAnsiTheme="minorHAnsi" w:cstheme="minorHAnsi"/>
          <w:color w:val="111111"/>
          <w:sz w:val="22"/>
          <w:szCs w:val="22"/>
        </w:rPr>
        <w:t>must</w:t>
      </w:r>
      <w:r w:rsidRPr="00275177">
        <w:rPr>
          <w:rFonts w:asciiTheme="minorHAnsi" w:hAnsiTheme="minorHAnsi" w:cstheme="minorHAnsi"/>
          <w:color w:val="111111"/>
          <w:sz w:val="22"/>
          <w:szCs w:val="22"/>
        </w:rPr>
        <w:t xml:space="preserve"> be handled appropriately before training the model. This could involve imputation strategies</w:t>
      </w:r>
      <w:r>
        <w:rPr>
          <w:rFonts w:asciiTheme="minorHAnsi" w:hAnsiTheme="minorHAnsi" w:cstheme="minorHAnsi"/>
          <w:color w:val="111111"/>
          <w:sz w:val="22"/>
          <w:szCs w:val="22"/>
        </w:rPr>
        <w:t xml:space="preserve"> or,</w:t>
      </w:r>
      <w:r w:rsidRPr="00275177">
        <w:rPr>
          <w:rFonts w:asciiTheme="minorHAnsi" w:hAnsiTheme="minorHAnsi" w:cstheme="minorHAnsi"/>
          <w:color w:val="111111"/>
          <w:sz w:val="22"/>
          <w:szCs w:val="22"/>
        </w:rPr>
        <w:t xml:space="preserve"> in some cases, removing instances or features with too many missing values.</w:t>
      </w:r>
    </w:p>
    <w:p w14:paraId="604D056D" w14:textId="77777777" w:rsidR="004B3223" w:rsidRPr="00275177" w:rsidRDefault="004B3223" w:rsidP="004B3223">
      <w:pPr>
        <w:rPr>
          <w:rFonts w:asciiTheme="minorHAnsi" w:hAnsiTheme="minorHAnsi" w:cstheme="minorHAnsi"/>
          <w:color w:val="111111"/>
          <w:sz w:val="22"/>
          <w:szCs w:val="22"/>
        </w:rPr>
      </w:pPr>
    </w:p>
    <w:p w14:paraId="05D6229C" w14:textId="77777777" w:rsidR="004B3223" w:rsidRDefault="004B3223" w:rsidP="00145AC7">
      <w:pPr>
        <w:numPr>
          <w:ilvl w:val="0"/>
          <w:numId w:val="152"/>
        </w:numPr>
        <w:rPr>
          <w:rFonts w:asciiTheme="minorHAnsi" w:hAnsiTheme="minorHAnsi" w:cstheme="minorHAnsi"/>
          <w:color w:val="111111"/>
          <w:sz w:val="22"/>
          <w:szCs w:val="22"/>
        </w:rPr>
      </w:pPr>
      <w:r w:rsidRPr="00275177">
        <w:rPr>
          <w:rFonts w:asciiTheme="minorHAnsi" w:hAnsiTheme="minorHAnsi" w:cstheme="minorHAnsi"/>
          <w:b/>
          <w:bCs/>
          <w:color w:val="111111"/>
          <w:sz w:val="22"/>
          <w:szCs w:val="22"/>
        </w:rPr>
        <w:t>Imbalanced Data:</w:t>
      </w:r>
      <w:r w:rsidRPr="00275177">
        <w:rPr>
          <w:rFonts w:asciiTheme="minorHAnsi" w:hAnsiTheme="minorHAnsi" w:cstheme="minorHAnsi"/>
          <w:color w:val="111111"/>
          <w:sz w:val="22"/>
          <w:szCs w:val="22"/>
        </w:rPr>
        <w:t> SVMs can be sensitive to class imbalance, which could lead to a bias towards the majority class. Techniques like resampling the data, using different weights for different classes, or using anomaly detection methods can help address this issue.</w:t>
      </w:r>
    </w:p>
    <w:p w14:paraId="02FA5F64" w14:textId="77777777" w:rsidR="004B3223" w:rsidRPr="00275177" w:rsidRDefault="004B3223" w:rsidP="004B3223">
      <w:pPr>
        <w:rPr>
          <w:rFonts w:asciiTheme="minorHAnsi" w:hAnsiTheme="minorHAnsi" w:cstheme="minorHAnsi"/>
          <w:color w:val="111111"/>
          <w:sz w:val="22"/>
          <w:szCs w:val="22"/>
        </w:rPr>
      </w:pPr>
    </w:p>
    <w:p w14:paraId="5A2A32F4" w14:textId="77777777" w:rsidR="004B3223" w:rsidRDefault="004B3223" w:rsidP="00145AC7">
      <w:pPr>
        <w:numPr>
          <w:ilvl w:val="0"/>
          <w:numId w:val="152"/>
        </w:numPr>
        <w:rPr>
          <w:rFonts w:asciiTheme="minorHAnsi" w:hAnsiTheme="minorHAnsi" w:cstheme="minorHAnsi"/>
          <w:color w:val="111111"/>
          <w:sz w:val="22"/>
          <w:szCs w:val="22"/>
        </w:rPr>
      </w:pPr>
      <w:r w:rsidRPr="00275177">
        <w:rPr>
          <w:rFonts w:asciiTheme="minorHAnsi" w:hAnsiTheme="minorHAnsi" w:cstheme="minorHAnsi"/>
          <w:b/>
          <w:bCs/>
          <w:color w:val="111111"/>
          <w:sz w:val="22"/>
          <w:szCs w:val="22"/>
        </w:rPr>
        <w:lastRenderedPageBreak/>
        <w:t>Data Standardization:</w:t>
      </w:r>
      <w:r w:rsidRPr="00275177">
        <w:rPr>
          <w:rFonts w:asciiTheme="minorHAnsi" w:hAnsiTheme="minorHAnsi" w:cstheme="minorHAnsi"/>
          <w:color w:val="111111"/>
          <w:sz w:val="22"/>
          <w:szCs w:val="22"/>
        </w:rPr>
        <w:t xml:space="preserve"> SVMs are not scale-invariant, i.e., they can be sensitive to the range of the features. Therefore, </w:t>
      </w:r>
      <w:r>
        <w:rPr>
          <w:rFonts w:asciiTheme="minorHAnsi" w:hAnsiTheme="minorHAnsi" w:cstheme="minorHAnsi"/>
          <w:color w:val="111111"/>
          <w:sz w:val="22"/>
          <w:szCs w:val="22"/>
        </w:rPr>
        <w:t xml:space="preserve">standardizing the data (mean 0, standard deviation 1) is generally a good practice </w:t>
      </w:r>
      <w:r w:rsidRPr="00275177">
        <w:rPr>
          <w:rFonts w:asciiTheme="minorHAnsi" w:hAnsiTheme="minorHAnsi" w:cstheme="minorHAnsi"/>
          <w:color w:val="111111"/>
          <w:sz w:val="22"/>
          <w:szCs w:val="22"/>
        </w:rPr>
        <w:t>before training an SVM. This ensures that all features contribute equally to the decision boundary.</w:t>
      </w:r>
    </w:p>
    <w:p w14:paraId="1FF19A41" w14:textId="77777777" w:rsidR="004B3223" w:rsidRPr="00275177" w:rsidRDefault="004B3223" w:rsidP="004B3223">
      <w:pPr>
        <w:rPr>
          <w:rFonts w:asciiTheme="minorHAnsi" w:hAnsiTheme="minorHAnsi" w:cstheme="minorHAnsi"/>
          <w:color w:val="111111"/>
          <w:sz w:val="22"/>
          <w:szCs w:val="22"/>
        </w:rPr>
      </w:pPr>
    </w:p>
    <w:p w14:paraId="12B77167" w14:textId="77777777" w:rsidR="004B3223" w:rsidRPr="00275177" w:rsidRDefault="004B3223" w:rsidP="00145AC7">
      <w:pPr>
        <w:numPr>
          <w:ilvl w:val="0"/>
          <w:numId w:val="152"/>
        </w:numPr>
        <w:rPr>
          <w:rFonts w:asciiTheme="minorHAnsi" w:hAnsiTheme="minorHAnsi" w:cstheme="minorHAnsi"/>
          <w:color w:val="111111"/>
          <w:sz w:val="22"/>
          <w:szCs w:val="22"/>
        </w:rPr>
      </w:pPr>
      <w:r w:rsidRPr="00275177">
        <w:rPr>
          <w:rFonts w:asciiTheme="minorHAnsi" w:hAnsiTheme="minorHAnsi" w:cstheme="minorHAnsi"/>
          <w:b/>
          <w:bCs/>
          <w:color w:val="111111"/>
          <w:sz w:val="22"/>
          <w:szCs w:val="22"/>
        </w:rPr>
        <w:t>Data Transformation:</w:t>
      </w:r>
      <w:r w:rsidRPr="00275177">
        <w:rPr>
          <w:rFonts w:asciiTheme="minorHAnsi" w:hAnsiTheme="minorHAnsi" w:cstheme="minorHAnsi"/>
          <w:color w:val="111111"/>
          <w:sz w:val="22"/>
          <w:szCs w:val="22"/>
        </w:rPr>
        <w:t> Depending on the nature of the data and the kernel used, it might be beneficial to transform the data (e.g., using a log transformation for skewed data) before training the SVM.</w:t>
      </w:r>
    </w:p>
    <w:p w14:paraId="22864254" w14:textId="77777777" w:rsidR="004B3223" w:rsidRPr="00275177" w:rsidRDefault="004B3223" w:rsidP="004B3223">
      <w:pPr>
        <w:spacing w:before="180"/>
        <w:rPr>
          <w:rFonts w:asciiTheme="minorHAnsi" w:hAnsiTheme="minorHAnsi" w:cstheme="minorHAnsi"/>
          <w:color w:val="111111"/>
          <w:sz w:val="22"/>
          <w:szCs w:val="22"/>
        </w:rPr>
      </w:pPr>
      <w:r w:rsidRPr="00275177">
        <w:rPr>
          <w:rFonts w:asciiTheme="minorHAnsi" w:hAnsiTheme="minorHAnsi" w:cstheme="minorHAnsi"/>
          <w:color w:val="111111"/>
          <w:sz w:val="22"/>
          <w:szCs w:val="22"/>
        </w:rPr>
        <w:t>Remember, the specific data preparation steps can depend on the nature of the dataset and the specific problem context. It’s always a good idea to explore the data thoroughly and make informed decisions based on the insights gained from this exploration.</w:t>
      </w:r>
    </w:p>
    <w:p w14:paraId="13AB560D" w14:textId="77777777" w:rsidR="004B3223" w:rsidRDefault="004B3223" w:rsidP="004B3223">
      <w:pPr>
        <w:rPr>
          <w:rFonts w:asciiTheme="minorHAnsi" w:hAnsiTheme="minorHAnsi" w:cstheme="minorHAnsi"/>
          <w:color w:val="111111"/>
          <w:sz w:val="22"/>
          <w:szCs w:val="22"/>
        </w:rPr>
      </w:pPr>
    </w:p>
    <w:p w14:paraId="2F10F9C7" w14:textId="77777777" w:rsidR="004B3223" w:rsidRPr="006D5B8E" w:rsidRDefault="004B3223" w:rsidP="004B3223">
      <w:pPr>
        <w:pStyle w:val="Heading1"/>
      </w:pPr>
      <w:bookmarkStart w:id="156" w:name="_Toc174889666"/>
      <w:r w:rsidRPr="006D5B8E">
        <w:t>Support Vector Machine Model Code</w:t>
      </w:r>
      <w:bookmarkEnd w:id="156"/>
    </w:p>
    <w:p w14:paraId="394B24F4" w14:textId="77777777" w:rsidR="004B3223" w:rsidRPr="006D5B8E" w:rsidRDefault="004B3223" w:rsidP="004B3223">
      <w:pPr>
        <w:spacing w:before="180"/>
        <w:rPr>
          <w:rFonts w:asciiTheme="minorHAnsi" w:hAnsiTheme="minorHAnsi" w:cstheme="minorHAnsi"/>
          <w:color w:val="111111"/>
          <w:sz w:val="22"/>
          <w:szCs w:val="22"/>
        </w:rPr>
      </w:pPr>
      <w:r w:rsidRPr="006D5B8E">
        <w:rPr>
          <w:rFonts w:asciiTheme="minorHAnsi" w:hAnsiTheme="minorHAnsi" w:cstheme="minorHAnsi"/>
          <w:color w:val="111111"/>
          <w:sz w:val="22"/>
          <w:szCs w:val="22"/>
        </w:rPr>
        <w:t>The following SVM code is a robust workflow for creating an SVM model, tuning its hyperparameters, applying the model to an out-of-time (OOT) dataset, and generating final model performance metrics on the scored OOT dataset. This workflow is designed to be efficient and effective, leveraging the power of the SVM algorithm and the flexibility of each programming language’s modeling library.</w:t>
      </w:r>
    </w:p>
    <w:p w14:paraId="12D5806E" w14:textId="77777777" w:rsidR="004B3223" w:rsidRPr="006D5B8E" w:rsidRDefault="004B3223" w:rsidP="004B3223">
      <w:pPr>
        <w:spacing w:before="180"/>
        <w:rPr>
          <w:rFonts w:asciiTheme="minorHAnsi" w:hAnsiTheme="minorHAnsi" w:cstheme="minorHAnsi"/>
          <w:color w:val="111111"/>
          <w:sz w:val="22"/>
          <w:szCs w:val="22"/>
        </w:rPr>
      </w:pPr>
      <w:r w:rsidRPr="006D5B8E">
        <w:rPr>
          <w:rFonts w:asciiTheme="minorHAnsi" w:hAnsiTheme="minorHAnsi" w:cstheme="minorHAnsi"/>
          <w:color w:val="111111"/>
          <w:sz w:val="22"/>
          <w:szCs w:val="22"/>
        </w:rPr>
        <w:t xml:space="preserve">Unlike </w:t>
      </w:r>
      <w:r>
        <w:rPr>
          <w:rFonts w:asciiTheme="minorHAnsi" w:hAnsiTheme="minorHAnsi" w:cstheme="minorHAnsi"/>
          <w:color w:val="111111"/>
          <w:sz w:val="22"/>
          <w:szCs w:val="22"/>
        </w:rPr>
        <w:t>r</w:t>
      </w:r>
      <w:r w:rsidRPr="006D5B8E">
        <w:rPr>
          <w:rFonts w:asciiTheme="minorHAnsi" w:hAnsiTheme="minorHAnsi" w:cstheme="minorHAnsi"/>
          <w:color w:val="111111"/>
          <w:sz w:val="22"/>
          <w:szCs w:val="22"/>
        </w:rPr>
        <w:t xml:space="preserve">andom </w:t>
      </w:r>
      <w:r>
        <w:rPr>
          <w:rFonts w:asciiTheme="minorHAnsi" w:hAnsiTheme="minorHAnsi" w:cstheme="minorHAnsi"/>
          <w:color w:val="111111"/>
          <w:sz w:val="22"/>
          <w:szCs w:val="22"/>
        </w:rPr>
        <w:t>f</w:t>
      </w:r>
      <w:r w:rsidRPr="006D5B8E">
        <w:rPr>
          <w:rFonts w:asciiTheme="minorHAnsi" w:hAnsiTheme="minorHAnsi" w:cstheme="minorHAnsi"/>
          <w:color w:val="111111"/>
          <w:sz w:val="22"/>
          <w:szCs w:val="22"/>
        </w:rPr>
        <w:t xml:space="preserve">orests, SVMs do not inherently handle </w:t>
      </w:r>
      <w:r>
        <w:rPr>
          <w:rFonts w:asciiTheme="minorHAnsi" w:hAnsiTheme="minorHAnsi" w:cstheme="minorHAnsi"/>
          <w:color w:val="111111"/>
          <w:sz w:val="22"/>
          <w:szCs w:val="22"/>
        </w:rPr>
        <w:t xml:space="preserve">an </w:t>
      </w:r>
      <w:r w:rsidRPr="006D5B8E">
        <w:rPr>
          <w:rFonts w:asciiTheme="minorHAnsi" w:hAnsiTheme="minorHAnsi" w:cstheme="minorHAnsi"/>
          <w:color w:val="111111"/>
          <w:sz w:val="22"/>
          <w:szCs w:val="22"/>
        </w:rPr>
        <w:t>imbalance in the data. Therefore, depending on the level of imbalance in your data, you might need to consider techniques such as undersampling, oversampling</w:t>
      </w:r>
      <w:r>
        <w:rPr>
          <w:rFonts w:asciiTheme="minorHAnsi" w:hAnsiTheme="minorHAnsi" w:cstheme="minorHAnsi"/>
          <w:color w:val="111111"/>
          <w:sz w:val="22"/>
          <w:szCs w:val="22"/>
        </w:rPr>
        <w:t>,</w:t>
      </w:r>
      <w:r w:rsidRPr="006D5B8E">
        <w:rPr>
          <w:rFonts w:asciiTheme="minorHAnsi" w:hAnsiTheme="minorHAnsi" w:cstheme="minorHAnsi"/>
          <w:color w:val="111111"/>
          <w:sz w:val="22"/>
          <w:szCs w:val="22"/>
        </w:rPr>
        <w:t xml:space="preserve"> or generating synthetic samples when preparing your data for an SVM model.</w:t>
      </w:r>
    </w:p>
    <w:p w14:paraId="23ACC2FF" w14:textId="77777777" w:rsidR="004B3223" w:rsidRPr="006D5B8E" w:rsidRDefault="004B3223" w:rsidP="004B3223">
      <w:pPr>
        <w:spacing w:before="180"/>
        <w:rPr>
          <w:rFonts w:asciiTheme="minorHAnsi" w:hAnsiTheme="minorHAnsi" w:cstheme="minorHAnsi"/>
          <w:color w:val="111111"/>
          <w:sz w:val="22"/>
          <w:szCs w:val="22"/>
        </w:rPr>
      </w:pPr>
      <w:r w:rsidRPr="006D5B8E">
        <w:rPr>
          <w:rFonts w:asciiTheme="minorHAnsi" w:hAnsiTheme="minorHAnsi" w:cstheme="minorHAnsi"/>
          <w:color w:val="111111"/>
          <w:sz w:val="22"/>
          <w:szCs w:val="22"/>
        </w:rPr>
        <w:t xml:space="preserve">Additionally, SVMs are not scale-invariant, meaning they can be sensitive to the range of the features. Therefore, </w:t>
      </w:r>
      <w:r>
        <w:rPr>
          <w:rFonts w:asciiTheme="minorHAnsi" w:hAnsiTheme="minorHAnsi" w:cstheme="minorHAnsi"/>
          <w:color w:val="111111"/>
          <w:sz w:val="22"/>
          <w:szCs w:val="22"/>
        </w:rPr>
        <w:t>standardizing the data before training an SVM is generally a good practice</w:t>
      </w:r>
      <w:r w:rsidRPr="006D5B8E">
        <w:rPr>
          <w:rFonts w:asciiTheme="minorHAnsi" w:hAnsiTheme="minorHAnsi" w:cstheme="minorHAnsi"/>
          <w:color w:val="111111"/>
          <w:sz w:val="22"/>
          <w:szCs w:val="22"/>
        </w:rPr>
        <w:t>. This ensures that all features contribute equally to the decision boundary. The choice of kernel and the value of C should ideally be determined through cross-validation or other model selection methods to ensure the best performance on unseen data. These are key components of the SVM algorithm that help in data adjustment and model complexity control. They allow the model to capture complex, non-linear patterns in the data and control the balance between bias and variance. Therefore, understanding these concepts is crucial for effectively using SVMs and interpreting their results.</w:t>
      </w:r>
    </w:p>
    <w:p w14:paraId="35C16B9B" w14:textId="77777777" w:rsidR="004B3223" w:rsidRDefault="004B3223" w:rsidP="004B3223">
      <w:pPr>
        <w:rPr>
          <w:rFonts w:asciiTheme="minorHAnsi" w:hAnsiTheme="minorHAnsi" w:cstheme="minorHAnsi"/>
          <w:color w:val="111111"/>
          <w:sz w:val="22"/>
          <w:szCs w:val="22"/>
        </w:rPr>
      </w:pPr>
    </w:p>
    <w:p w14:paraId="5849F146" w14:textId="77777777" w:rsidR="004B3223" w:rsidRDefault="004B3223" w:rsidP="004B3223">
      <w:pPr>
        <w:rPr>
          <w:rFonts w:asciiTheme="minorHAnsi" w:hAnsiTheme="minorHAnsi" w:cstheme="minorHAnsi"/>
          <w:color w:val="111111"/>
          <w:sz w:val="22"/>
          <w:szCs w:val="22"/>
        </w:rPr>
      </w:pPr>
      <w:r w:rsidRPr="00181D04">
        <w:rPr>
          <w:rFonts w:asciiTheme="minorHAnsi" w:hAnsiTheme="minorHAnsi" w:cstheme="minorHAnsi"/>
          <w:color w:val="111111"/>
          <w:sz w:val="22"/>
          <w:szCs w:val="22"/>
        </w:rPr>
        <w:lastRenderedPageBreak/>
        <w:t xml:space="preserve">The provided code is a pipeline for training a </w:t>
      </w:r>
      <w:r>
        <w:rPr>
          <w:rFonts w:asciiTheme="minorHAnsi" w:hAnsiTheme="minorHAnsi" w:cstheme="minorHAnsi"/>
          <w:color w:val="111111"/>
          <w:sz w:val="22"/>
          <w:szCs w:val="22"/>
        </w:rPr>
        <w:t>s</w:t>
      </w:r>
      <w:r w:rsidRPr="00181D04">
        <w:rPr>
          <w:rFonts w:asciiTheme="minorHAnsi" w:hAnsiTheme="minorHAnsi" w:cstheme="minorHAnsi"/>
          <w:color w:val="111111"/>
          <w:sz w:val="22"/>
          <w:szCs w:val="22"/>
        </w:rPr>
        <w:t xml:space="preserve">upport </w:t>
      </w:r>
      <w:r>
        <w:rPr>
          <w:rFonts w:asciiTheme="minorHAnsi" w:hAnsiTheme="minorHAnsi" w:cstheme="minorHAnsi"/>
          <w:color w:val="111111"/>
          <w:sz w:val="22"/>
          <w:szCs w:val="22"/>
        </w:rPr>
        <w:t>v</w:t>
      </w:r>
      <w:r w:rsidRPr="00181D04">
        <w:rPr>
          <w:rFonts w:asciiTheme="minorHAnsi" w:hAnsiTheme="minorHAnsi" w:cstheme="minorHAnsi"/>
          <w:color w:val="111111"/>
          <w:sz w:val="22"/>
          <w:szCs w:val="22"/>
        </w:rPr>
        <w:t xml:space="preserve">ector </w:t>
      </w:r>
      <w:r>
        <w:rPr>
          <w:rFonts w:asciiTheme="minorHAnsi" w:hAnsiTheme="minorHAnsi" w:cstheme="minorHAnsi"/>
          <w:color w:val="111111"/>
          <w:sz w:val="22"/>
          <w:szCs w:val="22"/>
        </w:rPr>
        <w:t>m</w:t>
      </w:r>
      <w:r w:rsidRPr="00181D04">
        <w:rPr>
          <w:rFonts w:asciiTheme="minorHAnsi" w:hAnsiTheme="minorHAnsi" w:cstheme="minorHAnsi"/>
          <w:color w:val="111111"/>
          <w:sz w:val="22"/>
          <w:szCs w:val="22"/>
        </w:rPr>
        <w:t xml:space="preserve">achine model on preprocessed data, tuning </w:t>
      </w:r>
      <w:r>
        <w:rPr>
          <w:rFonts w:asciiTheme="minorHAnsi" w:hAnsiTheme="minorHAnsi" w:cstheme="minorHAnsi"/>
          <w:color w:val="111111"/>
          <w:sz w:val="22"/>
          <w:szCs w:val="22"/>
        </w:rPr>
        <w:t>its</w:t>
      </w:r>
      <w:r w:rsidRPr="00181D04">
        <w:rPr>
          <w:rFonts w:asciiTheme="minorHAnsi" w:hAnsiTheme="minorHAnsi" w:cstheme="minorHAnsi"/>
          <w:color w:val="111111"/>
          <w:sz w:val="22"/>
          <w:szCs w:val="22"/>
        </w:rPr>
        <w:t xml:space="preserve"> hyperparameters, and evaluating its performance. Here’s a step-by-step explanation of the code:</w:t>
      </w:r>
    </w:p>
    <w:p w14:paraId="27B9EDB6" w14:textId="77777777" w:rsidR="004B3223" w:rsidRPr="00181D04" w:rsidRDefault="004B3223" w:rsidP="004B3223">
      <w:pPr>
        <w:rPr>
          <w:rFonts w:asciiTheme="minorHAnsi" w:hAnsiTheme="minorHAnsi" w:cstheme="minorHAnsi"/>
          <w:color w:val="111111"/>
          <w:sz w:val="22"/>
          <w:szCs w:val="22"/>
        </w:rPr>
      </w:pPr>
    </w:p>
    <w:p w14:paraId="22E12C72" w14:textId="77777777" w:rsidR="004B3223" w:rsidRDefault="004B3223" w:rsidP="00145AC7">
      <w:pPr>
        <w:numPr>
          <w:ilvl w:val="0"/>
          <w:numId w:val="156"/>
        </w:numPr>
        <w:rPr>
          <w:rFonts w:asciiTheme="minorHAnsi" w:hAnsiTheme="minorHAnsi" w:cstheme="minorHAnsi"/>
          <w:color w:val="111111"/>
          <w:sz w:val="22"/>
          <w:szCs w:val="22"/>
        </w:rPr>
      </w:pPr>
      <w:r w:rsidRPr="00181D04">
        <w:rPr>
          <w:rFonts w:asciiTheme="minorHAnsi" w:hAnsiTheme="minorHAnsi" w:cstheme="minorHAnsi"/>
          <w:b/>
          <w:bCs/>
          <w:color w:val="111111"/>
          <w:sz w:val="22"/>
          <w:szCs w:val="22"/>
        </w:rPr>
        <w:t>Import necessary libraries:</w:t>
      </w:r>
      <w:r w:rsidRPr="00181D04">
        <w:rPr>
          <w:rFonts w:asciiTheme="minorHAnsi" w:hAnsiTheme="minorHAnsi" w:cstheme="minorHAnsi"/>
          <w:color w:val="111111"/>
          <w:sz w:val="22"/>
          <w:szCs w:val="22"/>
        </w:rPr>
        <w:t xml:space="preserve"> The code begins by importing the necessary libraries. These include pandas for data manipulation, </w:t>
      </w:r>
      <w:proofErr w:type="spellStart"/>
      <w:r w:rsidRPr="00181D04">
        <w:rPr>
          <w:rFonts w:asciiTheme="minorHAnsi" w:hAnsiTheme="minorHAnsi" w:cstheme="minorHAnsi"/>
          <w:color w:val="111111"/>
          <w:sz w:val="22"/>
          <w:szCs w:val="22"/>
        </w:rPr>
        <w:t>sklearn</w:t>
      </w:r>
      <w:proofErr w:type="spellEnd"/>
      <w:r w:rsidRPr="00181D04">
        <w:rPr>
          <w:rFonts w:asciiTheme="minorHAnsi" w:hAnsiTheme="minorHAnsi" w:cstheme="minorHAnsi"/>
          <w:color w:val="111111"/>
          <w:sz w:val="22"/>
          <w:szCs w:val="22"/>
        </w:rPr>
        <w:t xml:space="preserve"> for machine learning tasks, and matplotlib for plotting.</w:t>
      </w:r>
      <w:r>
        <w:rPr>
          <w:rFonts w:asciiTheme="minorHAnsi" w:hAnsiTheme="minorHAnsi" w:cstheme="minorHAnsi"/>
          <w:color w:val="111111"/>
          <w:sz w:val="22"/>
          <w:szCs w:val="22"/>
        </w:rPr>
        <w:t xml:space="preserve">  SAS does not require additional libraries. </w:t>
      </w:r>
    </w:p>
    <w:p w14:paraId="3372D646" w14:textId="77777777" w:rsidR="004B3223" w:rsidRPr="00181D04" w:rsidRDefault="004B3223" w:rsidP="004B3223">
      <w:pPr>
        <w:ind w:left="720"/>
        <w:rPr>
          <w:rFonts w:asciiTheme="minorHAnsi" w:hAnsiTheme="minorHAnsi" w:cstheme="minorHAnsi"/>
          <w:color w:val="111111"/>
          <w:sz w:val="22"/>
          <w:szCs w:val="22"/>
        </w:rPr>
      </w:pPr>
    </w:p>
    <w:p w14:paraId="5793127F" w14:textId="77777777" w:rsidR="004B3223" w:rsidRDefault="004B3223" w:rsidP="00145AC7">
      <w:pPr>
        <w:numPr>
          <w:ilvl w:val="0"/>
          <w:numId w:val="156"/>
        </w:numPr>
        <w:rPr>
          <w:rFonts w:asciiTheme="minorHAnsi" w:hAnsiTheme="minorHAnsi" w:cstheme="minorHAnsi"/>
          <w:color w:val="111111"/>
          <w:sz w:val="22"/>
          <w:szCs w:val="22"/>
        </w:rPr>
      </w:pPr>
      <w:r w:rsidRPr="00181D04">
        <w:rPr>
          <w:rFonts w:asciiTheme="minorHAnsi" w:hAnsiTheme="minorHAnsi" w:cstheme="minorHAnsi"/>
          <w:b/>
          <w:bCs/>
          <w:color w:val="111111"/>
          <w:sz w:val="22"/>
          <w:szCs w:val="22"/>
        </w:rPr>
        <w:t>Define a function for performance metrics:</w:t>
      </w:r>
      <w:r w:rsidRPr="00181D04">
        <w:rPr>
          <w:rFonts w:asciiTheme="minorHAnsi" w:hAnsiTheme="minorHAnsi" w:cstheme="minorHAnsi"/>
          <w:color w:val="111111"/>
          <w:sz w:val="22"/>
          <w:szCs w:val="22"/>
        </w:rPr>
        <w:t> A function named performance metrics is defined to calculate and print various performance metrics of the model, including the classification report, confusion matrix, and ROC AUC score.</w:t>
      </w:r>
    </w:p>
    <w:p w14:paraId="40396E86" w14:textId="77777777" w:rsidR="004B3223" w:rsidRPr="00181D04" w:rsidRDefault="004B3223" w:rsidP="004B3223">
      <w:pPr>
        <w:ind w:left="720"/>
        <w:rPr>
          <w:rFonts w:asciiTheme="minorHAnsi" w:hAnsiTheme="minorHAnsi" w:cstheme="minorHAnsi"/>
          <w:color w:val="111111"/>
          <w:sz w:val="22"/>
          <w:szCs w:val="22"/>
        </w:rPr>
      </w:pPr>
    </w:p>
    <w:p w14:paraId="7651E318" w14:textId="77777777" w:rsidR="004B3223" w:rsidRDefault="004B3223" w:rsidP="00145AC7">
      <w:pPr>
        <w:numPr>
          <w:ilvl w:val="0"/>
          <w:numId w:val="156"/>
        </w:numPr>
        <w:rPr>
          <w:rFonts w:asciiTheme="minorHAnsi" w:hAnsiTheme="minorHAnsi" w:cstheme="minorHAnsi"/>
          <w:color w:val="111111"/>
          <w:sz w:val="22"/>
          <w:szCs w:val="22"/>
        </w:rPr>
      </w:pPr>
      <w:r w:rsidRPr="00181D04">
        <w:rPr>
          <w:rFonts w:asciiTheme="minorHAnsi" w:hAnsiTheme="minorHAnsi" w:cstheme="minorHAnsi"/>
          <w:b/>
          <w:bCs/>
          <w:color w:val="111111"/>
          <w:sz w:val="22"/>
          <w:szCs w:val="22"/>
        </w:rPr>
        <w:t>Load the data:</w:t>
      </w:r>
      <w:r w:rsidRPr="00181D04">
        <w:rPr>
          <w:rFonts w:asciiTheme="minorHAnsi" w:hAnsiTheme="minorHAnsi" w:cstheme="minorHAnsi"/>
          <w:color w:val="111111"/>
          <w:sz w:val="22"/>
          <w:szCs w:val="22"/>
        </w:rPr>
        <w:t> The preprocessed training and out-of-time (OOT) datasets are loaded from CSV files.</w:t>
      </w:r>
    </w:p>
    <w:p w14:paraId="3E81F672" w14:textId="77777777" w:rsidR="004B3223" w:rsidRPr="00181D04" w:rsidRDefault="004B3223" w:rsidP="004B3223">
      <w:pPr>
        <w:ind w:left="720"/>
        <w:rPr>
          <w:rFonts w:asciiTheme="minorHAnsi" w:hAnsiTheme="minorHAnsi" w:cstheme="minorHAnsi"/>
          <w:color w:val="111111"/>
          <w:sz w:val="22"/>
          <w:szCs w:val="22"/>
        </w:rPr>
      </w:pPr>
    </w:p>
    <w:p w14:paraId="1AD84E74" w14:textId="77777777" w:rsidR="004B3223" w:rsidRDefault="004B3223" w:rsidP="00145AC7">
      <w:pPr>
        <w:numPr>
          <w:ilvl w:val="0"/>
          <w:numId w:val="156"/>
        </w:numPr>
        <w:rPr>
          <w:rFonts w:asciiTheme="minorHAnsi" w:hAnsiTheme="minorHAnsi" w:cstheme="minorHAnsi"/>
          <w:color w:val="111111"/>
          <w:sz w:val="22"/>
          <w:szCs w:val="22"/>
        </w:rPr>
      </w:pPr>
      <w:r w:rsidRPr="00181D04">
        <w:rPr>
          <w:rFonts w:asciiTheme="minorHAnsi" w:hAnsiTheme="minorHAnsi" w:cstheme="minorHAnsi"/>
          <w:b/>
          <w:bCs/>
          <w:color w:val="111111"/>
          <w:sz w:val="22"/>
          <w:szCs w:val="22"/>
        </w:rPr>
        <w:t>Define predictors and target variable:</w:t>
      </w:r>
      <w:r w:rsidRPr="00181D04">
        <w:rPr>
          <w:rFonts w:asciiTheme="minorHAnsi" w:hAnsiTheme="minorHAnsi" w:cstheme="minorHAnsi"/>
          <w:color w:val="111111"/>
          <w:sz w:val="22"/>
          <w:szCs w:val="22"/>
        </w:rPr>
        <w:t> The predictors (features) and the target variable (‘bad’) are defined. Any missing columns in the OOT dataset are added.</w:t>
      </w:r>
    </w:p>
    <w:p w14:paraId="77468636" w14:textId="77777777" w:rsidR="004B3223" w:rsidRPr="00181D04" w:rsidRDefault="004B3223" w:rsidP="004B3223">
      <w:pPr>
        <w:rPr>
          <w:rFonts w:asciiTheme="minorHAnsi" w:hAnsiTheme="minorHAnsi" w:cstheme="minorHAnsi"/>
          <w:color w:val="111111"/>
          <w:sz w:val="22"/>
          <w:szCs w:val="22"/>
        </w:rPr>
      </w:pPr>
    </w:p>
    <w:p w14:paraId="6797D028" w14:textId="77777777" w:rsidR="004B3223" w:rsidRDefault="004B3223" w:rsidP="00145AC7">
      <w:pPr>
        <w:numPr>
          <w:ilvl w:val="0"/>
          <w:numId w:val="156"/>
        </w:numPr>
        <w:rPr>
          <w:rFonts w:asciiTheme="minorHAnsi" w:hAnsiTheme="minorHAnsi" w:cstheme="minorHAnsi"/>
          <w:color w:val="111111"/>
          <w:sz w:val="22"/>
          <w:szCs w:val="22"/>
        </w:rPr>
      </w:pPr>
      <w:r w:rsidRPr="00181D04">
        <w:rPr>
          <w:rFonts w:asciiTheme="minorHAnsi" w:hAnsiTheme="minorHAnsi" w:cstheme="minorHAnsi"/>
          <w:b/>
          <w:bCs/>
          <w:color w:val="111111"/>
          <w:sz w:val="22"/>
          <w:szCs w:val="22"/>
        </w:rPr>
        <w:t>Split the data:</w:t>
      </w:r>
      <w:r w:rsidRPr="00181D04">
        <w:rPr>
          <w:rFonts w:asciiTheme="minorHAnsi" w:hAnsiTheme="minorHAnsi" w:cstheme="minorHAnsi"/>
          <w:color w:val="111111"/>
          <w:sz w:val="22"/>
          <w:szCs w:val="22"/>
        </w:rPr>
        <w:t> The training data is split into a training set and a validation set using stratified sampling.</w:t>
      </w:r>
    </w:p>
    <w:p w14:paraId="46198930" w14:textId="77777777" w:rsidR="004B3223" w:rsidRPr="00181D04" w:rsidRDefault="004B3223" w:rsidP="004B3223">
      <w:pPr>
        <w:rPr>
          <w:rFonts w:asciiTheme="minorHAnsi" w:hAnsiTheme="minorHAnsi" w:cstheme="minorHAnsi"/>
          <w:color w:val="111111"/>
          <w:sz w:val="22"/>
          <w:szCs w:val="22"/>
        </w:rPr>
      </w:pPr>
    </w:p>
    <w:p w14:paraId="5CB0DD8A" w14:textId="77777777" w:rsidR="004B3223" w:rsidRDefault="004B3223" w:rsidP="00145AC7">
      <w:pPr>
        <w:numPr>
          <w:ilvl w:val="0"/>
          <w:numId w:val="156"/>
        </w:numPr>
        <w:rPr>
          <w:rFonts w:asciiTheme="minorHAnsi" w:hAnsiTheme="minorHAnsi" w:cstheme="minorHAnsi"/>
          <w:color w:val="111111"/>
          <w:sz w:val="22"/>
          <w:szCs w:val="22"/>
        </w:rPr>
      </w:pPr>
      <w:r w:rsidRPr="00181D04">
        <w:rPr>
          <w:rFonts w:asciiTheme="minorHAnsi" w:hAnsiTheme="minorHAnsi" w:cstheme="minorHAnsi"/>
          <w:b/>
          <w:bCs/>
          <w:color w:val="111111"/>
          <w:sz w:val="22"/>
          <w:szCs w:val="22"/>
        </w:rPr>
        <w:t>Undersample the majority class:</w:t>
      </w:r>
      <w:r w:rsidRPr="00181D04">
        <w:rPr>
          <w:rFonts w:asciiTheme="minorHAnsi" w:hAnsiTheme="minorHAnsi" w:cstheme="minorHAnsi"/>
          <w:color w:val="111111"/>
          <w:sz w:val="22"/>
          <w:szCs w:val="22"/>
        </w:rPr>
        <w:t> To deal with class imbalance, the majority class in the training data is undersampled.</w:t>
      </w:r>
    </w:p>
    <w:p w14:paraId="082FCE94" w14:textId="77777777" w:rsidR="004B3223" w:rsidRPr="00181D04" w:rsidRDefault="004B3223" w:rsidP="004B3223">
      <w:pPr>
        <w:rPr>
          <w:rFonts w:asciiTheme="minorHAnsi" w:hAnsiTheme="minorHAnsi" w:cstheme="minorHAnsi"/>
          <w:color w:val="111111"/>
          <w:sz w:val="22"/>
          <w:szCs w:val="22"/>
        </w:rPr>
      </w:pPr>
    </w:p>
    <w:p w14:paraId="2D14B645" w14:textId="77777777" w:rsidR="004B3223" w:rsidRDefault="004B3223" w:rsidP="00145AC7">
      <w:pPr>
        <w:numPr>
          <w:ilvl w:val="0"/>
          <w:numId w:val="156"/>
        </w:numPr>
        <w:rPr>
          <w:rFonts w:asciiTheme="minorHAnsi" w:hAnsiTheme="minorHAnsi" w:cstheme="minorHAnsi"/>
          <w:color w:val="111111"/>
          <w:sz w:val="22"/>
          <w:szCs w:val="22"/>
        </w:rPr>
      </w:pPr>
      <w:r w:rsidRPr="00181D04">
        <w:rPr>
          <w:rFonts w:asciiTheme="minorHAnsi" w:hAnsiTheme="minorHAnsi" w:cstheme="minorHAnsi"/>
          <w:b/>
          <w:bCs/>
          <w:color w:val="111111"/>
          <w:sz w:val="22"/>
          <w:szCs w:val="22"/>
        </w:rPr>
        <w:t>Standardize the data:</w:t>
      </w:r>
      <w:r w:rsidRPr="00181D04">
        <w:rPr>
          <w:rFonts w:asciiTheme="minorHAnsi" w:hAnsiTheme="minorHAnsi" w:cstheme="minorHAnsi"/>
          <w:color w:val="111111"/>
          <w:sz w:val="22"/>
          <w:szCs w:val="22"/>
        </w:rPr>
        <w:t> The predictors in the resampled training data and the OOT dataset are standardized using sklearn’s StandardScaler.</w:t>
      </w:r>
    </w:p>
    <w:p w14:paraId="0EA138E1" w14:textId="77777777" w:rsidR="004B3223" w:rsidRPr="00181D04" w:rsidRDefault="004B3223" w:rsidP="004B3223">
      <w:pPr>
        <w:rPr>
          <w:rFonts w:asciiTheme="minorHAnsi" w:hAnsiTheme="minorHAnsi" w:cstheme="minorHAnsi"/>
          <w:color w:val="111111"/>
          <w:sz w:val="22"/>
          <w:szCs w:val="22"/>
        </w:rPr>
      </w:pPr>
    </w:p>
    <w:p w14:paraId="5A0FD1F9" w14:textId="77777777" w:rsidR="004B3223" w:rsidRDefault="004B3223" w:rsidP="00145AC7">
      <w:pPr>
        <w:numPr>
          <w:ilvl w:val="0"/>
          <w:numId w:val="156"/>
        </w:numPr>
        <w:rPr>
          <w:rFonts w:asciiTheme="minorHAnsi" w:hAnsiTheme="minorHAnsi" w:cstheme="minorHAnsi"/>
          <w:color w:val="111111"/>
          <w:sz w:val="22"/>
          <w:szCs w:val="22"/>
        </w:rPr>
      </w:pPr>
      <w:r w:rsidRPr="00181D04">
        <w:rPr>
          <w:rFonts w:asciiTheme="minorHAnsi" w:hAnsiTheme="minorHAnsi" w:cstheme="minorHAnsi"/>
          <w:b/>
          <w:bCs/>
          <w:color w:val="111111"/>
          <w:sz w:val="22"/>
          <w:szCs w:val="22"/>
        </w:rPr>
        <w:t>Build the SVM model:</w:t>
      </w:r>
      <w:r w:rsidRPr="00181D04">
        <w:rPr>
          <w:rFonts w:asciiTheme="minorHAnsi" w:hAnsiTheme="minorHAnsi" w:cstheme="minorHAnsi"/>
          <w:color w:val="111111"/>
          <w:sz w:val="22"/>
          <w:szCs w:val="22"/>
        </w:rPr>
        <w:t> An SVM model is initialized with a random state for reproducibility.</w:t>
      </w:r>
    </w:p>
    <w:p w14:paraId="2BF72D2D" w14:textId="77777777" w:rsidR="004B3223" w:rsidRPr="00181D04" w:rsidRDefault="004B3223" w:rsidP="004B3223">
      <w:pPr>
        <w:rPr>
          <w:rFonts w:asciiTheme="minorHAnsi" w:hAnsiTheme="minorHAnsi" w:cstheme="minorHAnsi"/>
          <w:color w:val="111111"/>
          <w:sz w:val="22"/>
          <w:szCs w:val="22"/>
        </w:rPr>
      </w:pPr>
    </w:p>
    <w:p w14:paraId="448CEA85" w14:textId="77777777" w:rsidR="004B3223" w:rsidRDefault="004B3223" w:rsidP="00145AC7">
      <w:pPr>
        <w:numPr>
          <w:ilvl w:val="0"/>
          <w:numId w:val="156"/>
        </w:numPr>
        <w:rPr>
          <w:rFonts w:asciiTheme="minorHAnsi" w:hAnsiTheme="minorHAnsi" w:cstheme="minorHAnsi"/>
          <w:color w:val="111111"/>
          <w:sz w:val="22"/>
          <w:szCs w:val="22"/>
        </w:rPr>
      </w:pPr>
      <w:r w:rsidRPr="00181D04">
        <w:rPr>
          <w:rFonts w:asciiTheme="minorHAnsi" w:hAnsiTheme="minorHAnsi" w:cstheme="minorHAnsi"/>
          <w:b/>
          <w:bCs/>
          <w:color w:val="111111"/>
          <w:sz w:val="22"/>
          <w:szCs w:val="22"/>
        </w:rPr>
        <w:t>Define hyperparameters to tune:</w:t>
      </w:r>
      <w:r w:rsidRPr="00181D04">
        <w:rPr>
          <w:rFonts w:asciiTheme="minorHAnsi" w:hAnsiTheme="minorHAnsi" w:cstheme="minorHAnsi"/>
          <w:color w:val="111111"/>
          <w:sz w:val="22"/>
          <w:szCs w:val="22"/>
        </w:rPr>
        <w:t> The hyperparameters to be tuned are defined in a dictionary. These include the C parameter and the type of kernel.</w:t>
      </w:r>
    </w:p>
    <w:p w14:paraId="6D0DBB9E" w14:textId="77777777" w:rsidR="004B3223" w:rsidRPr="00181D04" w:rsidRDefault="004B3223" w:rsidP="004B3223">
      <w:pPr>
        <w:rPr>
          <w:rFonts w:asciiTheme="minorHAnsi" w:hAnsiTheme="minorHAnsi" w:cstheme="minorHAnsi"/>
          <w:color w:val="111111"/>
          <w:sz w:val="22"/>
          <w:szCs w:val="22"/>
        </w:rPr>
      </w:pPr>
    </w:p>
    <w:p w14:paraId="42E38B4B" w14:textId="77777777" w:rsidR="004B3223" w:rsidRDefault="004B3223" w:rsidP="00145AC7">
      <w:pPr>
        <w:numPr>
          <w:ilvl w:val="0"/>
          <w:numId w:val="156"/>
        </w:numPr>
        <w:rPr>
          <w:rFonts w:asciiTheme="minorHAnsi" w:hAnsiTheme="minorHAnsi" w:cstheme="minorHAnsi"/>
          <w:color w:val="111111"/>
          <w:sz w:val="22"/>
          <w:szCs w:val="22"/>
        </w:rPr>
      </w:pPr>
      <w:r w:rsidRPr="00181D04">
        <w:rPr>
          <w:rFonts w:asciiTheme="minorHAnsi" w:hAnsiTheme="minorHAnsi" w:cstheme="minorHAnsi"/>
          <w:b/>
          <w:bCs/>
          <w:color w:val="111111"/>
          <w:sz w:val="22"/>
          <w:szCs w:val="22"/>
        </w:rPr>
        <w:t xml:space="preserve">Tune hyperparameters using </w:t>
      </w:r>
      <w:r>
        <w:rPr>
          <w:rFonts w:asciiTheme="minorHAnsi" w:hAnsiTheme="minorHAnsi" w:cstheme="minorHAnsi"/>
          <w:b/>
          <w:bCs/>
          <w:color w:val="111111"/>
          <w:sz w:val="22"/>
          <w:szCs w:val="22"/>
        </w:rPr>
        <w:t>g</w:t>
      </w:r>
      <w:r w:rsidRPr="00181D04">
        <w:rPr>
          <w:rFonts w:asciiTheme="minorHAnsi" w:hAnsiTheme="minorHAnsi" w:cstheme="minorHAnsi"/>
          <w:b/>
          <w:bCs/>
          <w:color w:val="111111"/>
          <w:sz w:val="22"/>
          <w:szCs w:val="22"/>
        </w:rPr>
        <w:t>rid</w:t>
      </w:r>
      <w:r>
        <w:rPr>
          <w:rFonts w:asciiTheme="minorHAnsi" w:hAnsiTheme="minorHAnsi" w:cstheme="minorHAnsi"/>
          <w:b/>
          <w:bCs/>
          <w:color w:val="111111"/>
          <w:sz w:val="22"/>
          <w:szCs w:val="22"/>
        </w:rPr>
        <w:t xml:space="preserve"> s</w:t>
      </w:r>
      <w:r w:rsidRPr="00181D04">
        <w:rPr>
          <w:rFonts w:asciiTheme="minorHAnsi" w:hAnsiTheme="minorHAnsi" w:cstheme="minorHAnsi"/>
          <w:b/>
          <w:bCs/>
          <w:color w:val="111111"/>
          <w:sz w:val="22"/>
          <w:szCs w:val="22"/>
        </w:rPr>
        <w:t>earch:</w:t>
      </w:r>
      <w:r w:rsidRPr="00181D04">
        <w:rPr>
          <w:rFonts w:asciiTheme="minorHAnsi" w:hAnsiTheme="minorHAnsi" w:cstheme="minorHAnsi"/>
          <w:color w:val="111111"/>
          <w:sz w:val="22"/>
          <w:szCs w:val="22"/>
        </w:rPr>
        <w:t> Grid</w:t>
      </w:r>
      <w:r>
        <w:rPr>
          <w:rFonts w:asciiTheme="minorHAnsi" w:hAnsiTheme="minorHAnsi" w:cstheme="minorHAnsi"/>
          <w:color w:val="111111"/>
          <w:sz w:val="22"/>
          <w:szCs w:val="22"/>
        </w:rPr>
        <w:t xml:space="preserve"> s</w:t>
      </w:r>
      <w:r w:rsidRPr="00181D04">
        <w:rPr>
          <w:rFonts w:asciiTheme="minorHAnsi" w:hAnsiTheme="minorHAnsi" w:cstheme="minorHAnsi"/>
          <w:color w:val="111111"/>
          <w:sz w:val="22"/>
          <w:szCs w:val="22"/>
        </w:rPr>
        <w:t>earch is used to find the best hyperparameters for the SVM model.</w:t>
      </w:r>
    </w:p>
    <w:p w14:paraId="2E638F7E" w14:textId="77777777" w:rsidR="004B3223" w:rsidRPr="00181D04" w:rsidRDefault="004B3223" w:rsidP="004B3223">
      <w:pPr>
        <w:rPr>
          <w:rFonts w:asciiTheme="minorHAnsi" w:hAnsiTheme="minorHAnsi" w:cstheme="minorHAnsi"/>
          <w:color w:val="111111"/>
          <w:sz w:val="22"/>
          <w:szCs w:val="22"/>
        </w:rPr>
      </w:pPr>
    </w:p>
    <w:p w14:paraId="3C84A70C" w14:textId="77777777" w:rsidR="004B3223" w:rsidRDefault="004B3223" w:rsidP="00145AC7">
      <w:pPr>
        <w:numPr>
          <w:ilvl w:val="0"/>
          <w:numId w:val="156"/>
        </w:numPr>
        <w:rPr>
          <w:rFonts w:asciiTheme="minorHAnsi" w:hAnsiTheme="minorHAnsi" w:cstheme="minorHAnsi"/>
          <w:color w:val="111111"/>
          <w:sz w:val="22"/>
          <w:szCs w:val="22"/>
        </w:rPr>
      </w:pPr>
      <w:r w:rsidRPr="00181D04">
        <w:rPr>
          <w:rFonts w:asciiTheme="minorHAnsi" w:hAnsiTheme="minorHAnsi" w:cstheme="minorHAnsi"/>
          <w:b/>
          <w:bCs/>
          <w:color w:val="111111"/>
          <w:sz w:val="22"/>
          <w:szCs w:val="22"/>
        </w:rPr>
        <w:t>Apply the model to the OOT dataset:</w:t>
      </w:r>
      <w:r w:rsidRPr="00181D04">
        <w:rPr>
          <w:rFonts w:asciiTheme="minorHAnsi" w:hAnsiTheme="minorHAnsi" w:cstheme="minorHAnsi"/>
          <w:color w:val="111111"/>
          <w:sz w:val="22"/>
          <w:szCs w:val="22"/>
        </w:rPr>
        <w:t xml:space="preserve"> The best model found by </w:t>
      </w:r>
      <w:r>
        <w:rPr>
          <w:rFonts w:asciiTheme="minorHAnsi" w:hAnsiTheme="minorHAnsi" w:cstheme="minorHAnsi"/>
          <w:color w:val="111111"/>
          <w:sz w:val="22"/>
          <w:szCs w:val="22"/>
        </w:rPr>
        <w:t>g</w:t>
      </w:r>
      <w:r w:rsidRPr="00181D04">
        <w:rPr>
          <w:rFonts w:asciiTheme="minorHAnsi" w:hAnsiTheme="minorHAnsi" w:cstheme="minorHAnsi"/>
          <w:color w:val="111111"/>
          <w:sz w:val="22"/>
          <w:szCs w:val="22"/>
        </w:rPr>
        <w:t>rid</w:t>
      </w:r>
      <w:r>
        <w:rPr>
          <w:rFonts w:asciiTheme="minorHAnsi" w:hAnsiTheme="minorHAnsi" w:cstheme="minorHAnsi"/>
          <w:color w:val="111111"/>
          <w:sz w:val="22"/>
          <w:szCs w:val="22"/>
        </w:rPr>
        <w:t xml:space="preserve"> s</w:t>
      </w:r>
      <w:r w:rsidRPr="00181D04">
        <w:rPr>
          <w:rFonts w:asciiTheme="minorHAnsi" w:hAnsiTheme="minorHAnsi" w:cstheme="minorHAnsi"/>
          <w:color w:val="111111"/>
          <w:sz w:val="22"/>
          <w:szCs w:val="22"/>
        </w:rPr>
        <w:t>earch is used to make predictions on the OOT dataset.</w:t>
      </w:r>
    </w:p>
    <w:p w14:paraId="48093BC5" w14:textId="77777777" w:rsidR="004B3223" w:rsidRPr="00181D04" w:rsidRDefault="004B3223" w:rsidP="004B3223">
      <w:pPr>
        <w:rPr>
          <w:rFonts w:asciiTheme="minorHAnsi" w:hAnsiTheme="minorHAnsi" w:cstheme="minorHAnsi"/>
          <w:color w:val="111111"/>
          <w:sz w:val="22"/>
          <w:szCs w:val="22"/>
        </w:rPr>
      </w:pPr>
    </w:p>
    <w:p w14:paraId="2546C830" w14:textId="77777777" w:rsidR="004B3223" w:rsidRPr="00181D04" w:rsidRDefault="004B3223" w:rsidP="00145AC7">
      <w:pPr>
        <w:numPr>
          <w:ilvl w:val="0"/>
          <w:numId w:val="156"/>
        </w:numPr>
        <w:rPr>
          <w:rFonts w:asciiTheme="minorHAnsi" w:hAnsiTheme="minorHAnsi" w:cstheme="minorHAnsi"/>
          <w:color w:val="111111"/>
          <w:sz w:val="22"/>
          <w:szCs w:val="22"/>
        </w:rPr>
      </w:pPr>
      <w:r w:rsidRPr="00181D04">
        <w:rPr>
          <w:rFonts w:asciiTheme="minorHAnsi" w:hAnsiTheme="minorHAnsi" w:cstheme="minorHAnsi"/>
          <w:b/>
          <w:bCs/>
          <w:color w:val="111111"/>
          <w:sz w:val="22"/>
          <w:szCs w:val="22"/>
        </w:rPr>
        <w:t>Evaluate the model:</w:t>
      </w:r>
      <w:r w:rsidRPr="00181D04">
        <w:rPr>
          <w:rFonts w:asciiTheme="minorHAnsi" w:hAnsiTheme="minorHAnsi" w:cstheme="minorHAnsi"/>
          <w:color w:val="111111"/>
          <w:sz w:val="22"/>
          <w:szCs w:val="22"/>
        </w:rPr>
        <w:t xml:space="preserve"> The performance metrics function </w:t>
      </w:r>
      <w:r>
        <w:rPr>
          <w:rFonts w:asciiTheme="minorHAnsi" w:hAnsiTheme="minorHAnsi" w:cstheme="minorHAnsi"/>
          <w:color w:val="111111"/>
          <w:sz w:val="22"/>
          <w:szCs w:val="22"/>
        </w:rPr>
        <w:t>evaluates</w:t>
      </w:r>
      <w:r w:rsidRPr="00181D04">
        <w:rPr>
          <w:rFonts w:asciiTheme="minorHAnsi" w:hAnsiTheme="minorHAnsi" w:cstheme="minorHAnsi"/>
          <w:color w:val="111111"/>
          <w:sz w:val="22"/>
          <w:szCs w:val="22"/>
        </w:rPr>
        <w:t xml:space="preserve"> the model’s performance on the OOT dataset. A ROC curve is also plotted.</w:t>
      </w:r>
    </w:p>
    <w:p w14:paraId="277AA830" w14:textId="77777777" w:rsidR="004B3223" w:rsidRPr="00181D04" w:rsidRDefault="004B3223" w:rsidP="004B3223">
      <w:pPr>
        <w:spacing w:before="180"/>
        <w:rPr>
          <w:rFonts w:asciiTheme="minorHAnsi" w:hAnsiTheme="minorHAnsi" w:cstheme="minorHAnsi"/>
          <w:color w:val="111111"/>
          <w:sz w:val="22"/>
          <w:szCs w:val="22"/>
        </w:rPr>
      </w:pPr>
      <w:r w:rsidRPr="00181D04">
        <w:rPr>
          <w:rFonts w:asciiTheme="minorHAnsi" w:hAnsiTheme="minorHAnsi" w:cstheme="minorHAnsi"/>
          <w:color w:val="111111"/>
          <w:sz w:val="22"/>
          <w:szCs w:val="22"/>
        </w:rPr>
        <w:t>This pipeline provides a comprehensive approach to training an SVM model, from handling class imbalance and standardizing the data to tuning hyperparameters and evaluating the model’s performance. It’s important to note that the specific steps and parameters may need to be adjusted based on the nature of your data and the specific problem you’re trying to solve. For example, you might need to choose different kernels or C values for the SVM or use a different method for handling class imbalance. As always, it’s a good idea to experiment with different approaches and evaluate their performance to find the best solution for your specific use case.</w:t>
      </w:r>
    </w:p>
    <w:p w14:paraId="27930F9B" w14:textId="77777777" w:rsidR="004B3223" w:rsidRDefault="004B3223" w:rsidP="004B3223">
      <w:pPr>
        <w:rPr>
          <w:rFonts w:asciiTheme="minorHAnsi" w:hAnsiTheme="minorHAnsi" w:cstheme="minorHAnsi"/>
          <w:color w:val="111111"/>
          <w:sz w:val="22"/>
          <w:szCs w:val="22"/>
        </w:rPr>
      </w:pPr>
    </w:p>
    <w:p w14:paraId="4FCA82CD" w14:textId="77777777" w:rsidR="004B3223" w:rsidRDefault="004B3223" w:rsidP="004B3223">
      <w:pPr>
        <w:pStyle w:val="Heading3"/>
        <w:ind w:left="0"/>
      </w:pPr>
      <w:bookmarkStart w:id="157" w:name="_Toc174889667"/>
      <w:r>
        <w:t>Possible Training Time Issues</w:t>
      </w:r>
      <w:bookmarkEnd w:id="157"/>
    </w:p>
    <w:p w14:paraId="2708D5FB" w14:textId="77777777" w:rsidR="004B3223" w:rsidRDefault="004B3223" w:rsidP="004B3223">
      <w:pPr>
        <w:rPr>
          <w:rFonts w:asciiTheme="minorHAnsi" w:hAnsiTheme="minorHAnsi" w:cstheme="minorHAnsi"/>
          <w:color w:val="111111"/>
          <w:sz w:val="22"/>
          <w:szCs w:val="22"/>
        </w:rPr>
      </w:pPr>
    </w:p>
    <w:p w14:paraId="713C1D2A" w14:textId="34950E60" w:rsidR="00D605D7" w:rsidRPr="00D605D7" w:rsidRDefault="00D605D7" w:rsidP="00D605D7">
      <w:pPr>
        <w:shd w:val="clear" w:color="auto" w:fill="F2F2F2" w:themeFill="background1" w:themeFillShade="F2"/>
        <w:ind w:left="1170"/>
        <w:rPr>
          <w:rFonts w:asciiTheme="minorHAnsi" w:hAnsiTheme="minorHAnsi" w:cstheme="minorHAnsi"/>
          <w:b/>
          <w:bCs/>
          <w:color w:val="111111"/>
          <w:sz w:val="22"/>
          <w:szCs w:val="22"/>
        </w:rPr>
      </w:pPr>
      <w:r w:rsidRPr="00D605D7">
        <w:rPr>
          <w:rFonts w:asciiTheme="minorHAnsi" w:hAnsiTheme="minorHAnsi" w:cstheme="minorHAnsi"/>
          <w:b/>
          <w:bCs/>
          <w:color w:val="111111"/>
          <w:sz w:val="22"/>
          <w:szCs w:val="22"/>
        </w:rPr>
        <w:t>Warning: Computational Challenges of SVMs with Large Datasets</w:t>
      </w:r>
    </w:p>
    <w:p w14:paraId="1905BA0E" w14:textId="62B913DE" w:rsidR="004B3223" w:rsidRPr="0097594E" w:rsidRDefault="004B3223" w:rsidP="00D605D7">
      <w:pPr>
        <w:shd w:val="clear" w:color="auto" w:fill="F2F2F2" w:themeFill="background1" w:themeFillShade="F2"/>
        <w:ind w:left="1170"/>
        <w:rPr>
          <w:rFonts w:asciiTheme="minorHAnsi" w:hAnsiTheme="minorHAnsi" w:cstheme="minorHAnsi"/>
          <w:color w:val="111111"/>
          <w:sz w:val="22"/>
          <w:szCs w:val="22"/>
        </w:rPr>
      </w:pPr>
      <w:r>
        <w:rPr>
          <w:noProof/>
        </w:rPr>
        <w:drawing>
          <wp:anchor distT="0" distB="0" distL="114300" distR="114300" simplePos="0" relativeHeight="251677696" behindDoc="0" locked="0" layoutInCell="1" allowOverlap="1" wp14:anchorId="3EA9A77B" wp14:editId="7E9886E8">
            <wp:simplePos x="0" y="0"/>
            <wp:positionH relativeFrom="column">
              <wp:posOffset>0</wp:posOffset>
            </wp:positionH>
            <wp:positionV relativeFrom="paragraph">
              <wp:posOffset>104140</wp:posOffset>
            </wp:positionV>
            <wp:extent cx="635000" cy="755650"/>
            <wp:effectExtent l="0" t="0" r="0" b="6350"/>
            <wp:wrapSquare wrapText="bothSides"/>
            <wp:docPr id="1215544507" name="Picture 1215544507" descr="A black and white triangle with a exclamation m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544507" name="Picture 1215544507" descr="A black and white triangle with a exclamation mark&#10;&#10;Description automatically generated"/>
                    <pic:cNvPicPr/>
                  </pic:nvPicPr>
                  <pic:blipFill>
                    <a:blip r:embed="rId33"/>
                    <a:stretch>
                      <a:fillRect/>
                    </a:stretch>
                  </pic:blipFill>
                  <pic:spPr>
                    <a:xfrm>
                      <a:off x="0" y="0"/>
                      <a:ext cx="635000" cy="755650"/>
                    </a:xfrm>
                    <a:prstGeom prst="rect">
                      <a:avLst/>
                    </a:prstGeom>
                  </pic:spPr>
                </pic:pic>
              </a:graphicData>
            </a:graphic>
            <wp14:sizeRelH relativeFrom="margin">
              <wp14:pctWidth>0</wp14:pctWidth>
            </wp14:sizeRelH>
            <wp14:sizeRelV relativeFrom="margin">
              <wp14:pctHeight>0</wp14:pctHeight>
            </wp14:sizeRelV>
          </wp:anchor>
        </w:drawing>
      </w:r>
      <w:r w:rsidRPr="0097594E">
        <w:rPr>
          <w:rFonts w:asciiTheme="minorHAnsi" w:hAnsiTheme="minorHAnsi" w:cstheme="minorHAnsi"/>
          <w:color w:val="111111"/>
          <w:sz w:val="22"/>
          <w:szCs w:val="22"/>
        </w:rPr>
        <w:t xml:space="preserve">Support </w:t>
      </w:r>
      <w:r>
        <w:rPr>
          <w:rFonts w:asciiTheme="minorHAnsi" w:hAnsiTheme="minorHAnsi" w:cstheme="minorHAnsi"/>
          <w:color w:val="111111"/>
          <w:sz w:val="22"/>
          <w:szCs w:val="22"/>
        </w:rPr>
        <w:t>v</w:t>
      </w:r>
      <w:r w:rsidRPr="0097594E">
        <w:rPr>
          <w:rFonts w:asciiTheme="minorHAnsi" w:hAnsiTheme="minorHAnsi" w:cstheme="minorHAnsi"/>
          <w:color w:val="111111"/>
          <w:sz w:val="22"/>
          <w:szCs w:val="22"/>
        </w:rPr>
        <w:t xml:space="preserve">ector </w:t>
      </w:r>
      <w:r>
        <w:rPr>
          <w:rFonts w:asciiTheme="minorHAnsi" w:hAnsiTheme="minorHAnsi" w:cstheme="minorHAnsi"/>
          <w:color w:val="111111"/>
          <w:sz w:val="22"/>
          <w:szCs w:val="22"/>
        </w:rPr>
        <w:t>m</w:t>
      </w:r>
      <w:r w:rsidRPr="0097594E">
        <w:rPr>
          <w:rFonts w:asciiTheme="minorHAnsi" w:hAnsiTheme="minorHAnsi" w:cstheme="minorHAnsi"/>
          <w:color w:val="111111"/>
          <w:sz w:val="22"/>
          <w:szCs w:val="22"/>
        </w:rPr>
        <w:t xml:space="preserve">achines are </w:t>
      </w:r>
      <w:r>
        <w:rPr>
          <w:rFonts w:asciiTheme="minorHAnsi" w:hAnsiTheme="minorHAnsi" w:cstheme="minorHAnsi"/>
          <w:color w:val="111111"/>
          <w:sz w:val="22"/>
          <w:szCs w:val="22"/>
        </w:rPr>
        <w:t>a powerful and flexible class of supervised algorithms for classification and regression. However, they can be computationally intensive and slow to train with large datasets. This is because the training time for SVMs scales between quadratic and</w:t>
      </w:r>
      <w:r w:rsidRPr="0097594E">
        <w:rPr>
          <w:rFonts w:asciiTheme="minorHAnsi" w:hAnsiTheme="minorHAnsi" w:cstheme="minorHAnsi"/>
          <w:color w:val="111111"/>
          <w:sz w:val="22"/>
          <w:szCs w:val="22"/>
        </w:rPr>
        <w:t xml:space="preserve"> cubic with the size of the dataset, depending on the specific implementation and the settings of the hyperparameters.</w:t>
      </w:r>
    </w:p>
    <w:p w14:paraId="0BBF6396" w14:textId="77777777" w:rsidR="004B3223" w:rsidRPr="0097594E" w:rsidRDefault="004B3223" w:rsidP="004B3223">
      <w:pPr>
        <w:spacing w:before="180"/>
        <w:rPr>
          <w:rFonts w:asciiTheme="minorHAnsi" w:hAnsiTheme="minorHAnsi" w:cstheme="minorHAnsi"/>
          <w:color w:val="111111"/>
          <w:sz w:val="22"/>
          <w:szCs w:val="22"/>
        </w:rPr>
      </w:pPr>
      <w:r w:rsidRPr="0097594E">
        <w:rPr>
          <w:rFonts w:asciiTheme="minorHAnsi" w:hAnsiTheme="minorHAnsi" w:cstheme="minorHAnsi"/>
          <w:color w:val="111111"/>
          <w:sz w:val="22"/>
          <w:szCs w:val="22"/>
        </w:rPr>
        <w:t xml:space="preserve">In </w:t>
      </w:r>
      <w:r>
        <w:rPr>
          <w:rFonts w:asciiTheme="minorHAnsi" w:hAnsiTheme="minorHAnsi" w:cstheme="minorHAnsi"/>
          <w:color w:val="111111"/>
          <w:sz w:val="22"/>
          <w:szCs w:val="22"/>
        </w:rPr>
        <w:t>our</w:t>
      </w:r>
      <w:r w:rsidRPr="0097594E">
        <w:rPr>
          <w:rFonts w:asciiTheme="minorHAnsi" w:hAnsiTheme="minorHAnsi" w:cstheme="minorHAnsi"/>
          <w:color w:val="111111"/>
          <w:sz w:val="22"/>
          <w:szCs w:val="22"/>
        </w:rPr>
        <w:t xml:space="preserve"> case, </w:t>
      </w:r>
      <w:r>
        <w:rPr>
          <w:rFonts w:asciiTheme="minorHAnsi" w:hAnsiTheme="minorHAnsi" w:cstheme="minorHAnsi"/>
          <w:color w:val="111111"/>
          <w:sz w:val="22"/>
          <w:szCs w:val="22"/>
        </w:rPr>
        <w:t>we</w:t>
      </w:r>
      <w:r w:rsidRPr="0097594E">
        <w:rPr>
          <w:rFonts w:asciiTheme="minorHAnsi" w:hAnsiTheme="minorHAnsi" w:cstheme="minorHAnsi"/>
          <w:color w:val="111111"/>
          <w:sz w:val="22"/>
          <w:szCs w:val="22"/>
        </w:rPr>
        <w:t xml:space="preserve"> have a balanced dataset with 13,836 instances (6,918 positive and 6,918 negative) and 91 predictors. This is a relatively large dataset, and training an SVM on this dataset involves solving a complex optimization problem that requires significant computational resources.</w:t>
      </w:r>
    </w:p>
    <w:p w14:paraId="485C2352" w14:textId="77777777" w:rsidR="004B3223" w:rsidRDefault="004B3223" w:rsidP="004B3223">
      <w:pPr>
        <w:spacing w:before="180"/>
        <w:rPr>
          <w:rFonts w:asciiTheme="minorHAnsi" w:hAnsiTheme="minorHAnsi" w:cstheme="minorHAnsi"/>
          <w:color w:val="111111"/>
          <w:sz w:val="22"/>
          <w:szCs w:val="22"/>
        </w:rPr>
      </w:pPr>
      <w:r w:rsidRPr="0097594E">
        <w:rPr>
          <w:rFonts w:asciiTheme="minorHAnsi" w:hAnsiTheme="minorHAnsi" w:cstheme="minorHAnsi"/>
          <w:color w:val="111111"/>
          <w:sz w:val="22"/>
          <w:szCs w:val="22"/>
        </w:rPr>
        <w:t xml:space="preserve">Here are a few strategies you might consider </w:t>
      </w:r>
      <w:proofErr w:type="gramStart"/>
      <w:r w:rsidRPr="0097594E">
        <w:rPr>
          <w:rFonts w:asciiTheme="minorHAnsi" w:hAnsiTheme="minorHAnsi" w:cstheme="minorHAnsi"/>
          <w:color w:val="111111"/>
          <w:sz w:val="22"/>
          <w:szCs w:val="22"/>
        </w:rPr>
        <w:t>to speed</w:t>
      </w:r>
      <w:proofErr w:type="gramEnd"/>
      <w:r w:rsidRPr="0097594E">
        <w:rPr>
          <w:rFonts w:asciiTheme="minorHAnsi" w:hAnsiTheme="minorHAnsi" w:cstheme="minorHAnsi"/>
          <w:color w:val="111111"/>
          <w:sz w:val="22"/>
          <w:szCs w:val="22"/>
        </w:rPr>
        <w:t xml:space="preserve"> up the process:</w:t>
      </w:r>
    </w:p>
    <w:p w14:paraId="11C3D29D" w14:textId="77777777" w:rsidR="004B3223" w:rsidRPr="0097594E" w:rsidRDefault="004B3223" w:rsidP="004B3223">
      <w:pPr>
        <w:spacing w:before="180"/>
        <w:rPr>
          <w:rFonts w:asciiTheme="minorHAnsi" w:hAnsiTheme="minorHAnsi" w:cstheme="minorHAnsi"/>
          <w:color w:val="111111"/>
          <w:sz w:val="22"/>
          <w:szCs w:val="22"/>
        </w:rPr>
      </w:pPr>
    </w:p>
    <w:p w14:paraId="20739200" w14:textId="77777777" w:rsidR="004B3223" w:rsidRDefault="004B3223" w:rsidP="00145AC7">
      <w:pPr>
        <w:numPr>
          <w:ilvl w:val="0"/>
          <w:numId w:val="157"/>
        </w:numPr>
        <w:rPr>
          <w:rFonts w:asciiTheme="minorHAnsi" w:hAnsiTheme="minorHAnsi" w:cstheme="minorHAnsi"/>
          <w:color w:val="111111"/>
          <w:sz w:val="22"/>
          <w:szCs w:val="22"/>
        </w:rPr>
      </w:pPr>
      <w:r w:rsidRPr="0097594E">
        <w:rPr>
          <w:rFonts w:asciiTheme="minorHAnsi" w:hAnsiTheme="minorHAnsi" w:cstheme="minorHAnsi"/>
          <w:b/>
          <w:bCs/>
          <w:color w:val="111111"/>
          <w:sz w:val="22"/>
          <w:szCs w:val="22"/>
        </w:rPr>
        <w:t>Feature Selection</w:t>
      </w:r>
      <w:r w:rsidRPr="0097594E">
        <w:rPr>
          <w:rFonts w:asciiTheme="minorHAnsi" w:hAnsiTheme="minorHAnsi" w:cstheme="minorHAnsi"/>
          <w:color w:val="111111"/>
          <w:sz w:val="22"/>
          <w:szCs w:val="22"/>
        </w:rPr>
        <w:t>: Reduce the number of features in your dataset if possible. Only keep those features in the dataset that contribute to the prediction. Feature selection techniques can help identify these important features.</w:t>
      </w:r>
    </w:p>
    <w:p w14:paraId="0CB4CFFD" w14:textId="77777777" w:rsidR="004B3223" w:rsidRDefault="004B3223" w:rsidP="004B3223">
      <w:pPr>
        <w:ind w:left="720"/>
        <w:rPr>
          <w:rFonts w:asciiTheme="minorHAnsi" w:hAnsiTheme="minorHAnsi" w:cstheme="minorHAnsi"/>
          <w:color w:val="111111"/>
          <w:sz w:val="22"/>
          <w:szCs w:val="22"/>
        </w:rPr>
      </w:pPr>
    </w:p>
    <w:p w14:paraId="0F9BC30D" w14:textId="77777777" w:rsidR="004B3223" w:rsidRDefault="004B3223" w:rsidP="00145AC7">
      <w:pPr>
        <w:numPr>
          <w:ilvl w:val="0"/>
          <w:numId w:val="157"/>
        </w:numPr>
        <w:rPr>
          <w:rFonts w:asciiTheme="minorHAnsi" w:hAnsiTheme="minorHAnsi" w:cstheme="minorHAnsi"/>
          <w:color w:val="111111"/>
          <w:sz w:val="22"/>
          <w:szCs w:val="22"/>
        </w:rPr>
      </w:pPr>
      <w:r w:rsidRPr="0097594E">
        <w:rPr>
          <w:rFonts w:asciiTheme="minorHAnsi" w:hAnsiTheme="minorHAnsi" w:cstheme="minorHAnsi"/>
          <w:b/>
          <w:bCs/>
          <w:color w:val="111111"/>
          <w:sz w:val="22"/>
          <w:szCs w:val="22"/>
        </w:rPr>
        <w:t>Data Sampling</w:t>
      </w:r>
      <w:r w:rsidRPr="0097594E">
        <w:rPr>
          <w:rFonts w:asciiTheme="minorHAnsi" w:hAnsiTheme="minorHAnsi" w:cstheme="minorHAnsi"/>
          <w:color w:val="111111"/>
          <w:sz w:val="22"/>
          <w:szCs w:val="22"/>
        </w:rPr>
        <w:t>: Use a subset of your data to train the SVM. Once the SVM is trained, it can be tested on the rest of the data.</w:t>
      </w:r>
    </w:p>
    <w:p w14:paraId="65968EA8" w14:textId="77777777" w:rsidR="004B3223" w:rsidRPr="0097594E" w:rsidRDefault="004B3223" w:rsidP="004B3223">
      <w:pPr>
        <w:rPr>
          <w:rFonts w:asciiTheme="minorHAnsi" w:hAnsiTheme="minorHAnsi" w:cstheme="minorHAnsi"/>
          <w:color w:val="111111"/>
          <w:sz w:val="22"/>
          <w:szCs w:val="22"/>
        </w:rPr>
      </w:pPr>
    </w:p>
    <w:p w14:paraId="5BEBA111" w14:textId="77777777" w:rsidR="004B3223" w:rsidRDefault="004B3223" w:rsidP="00145AC7">
      <w:pPr>
        <w:numPr>
          <w:ilvl w:val="0"/>
          <w:numId w:val="157"/>
        </w:numPr>
        <w:rPr>
          <w:rFonts w:asciiTheme="minorHAnsi" w:hAnsiTheme="minorHAnsi" w:cstheme="minorHAnsi"/>
          <w:color w:val="111111"/>
          <w:sz w:val="22"/>
          <w:szCs w:val="22"/>
        </w:rPr>
      </w:pPr>
      <w:r w:rsidRPr="0097594E">
        <w:rPr>
          <w:rFonts w:asciiTheme="minorHAnsi" w:hAnsiTheme="minorHAnsi" w:cstheme="minorHAnsi"/>
          <w:b/>
          <w:bCs/>
          <w:color w:val="111111"/>
          <w:sz w:val="22"/>
          <w:szCs w:val="22"/>
        </w:rPr>
        <w:lastRenderedPageBreak/>
        <w:t>Parameter Tuning</w:t>
      </w:r>
      <w:r w:rsidRPr="0097594E">
        <w:rPr>
          <w:rFonts w:asciiTheme="minorHAnsi" w:hAnsiTheme="minorHAnsi" w:cstheme="minorHAnsi"/>
          <w:color w:val="111111"/>
          <w:sz w:val="22"/>
          <w:szCs w:val="22"/>
        </w:rPr>
        <w:t xml:space="preserve">: The choice of parameters can significantly affect the training time. For example, </w:t>
      </w:r>
      <w:r>
        <w:rPr>
          <w:rFonts w:asciiTheme="minorHAnsi" w:hAnsiTheme="minorHAnsi" w:cstheme="minorHAnsi"/>
          <w:color w:val="111111"/>
          <w:sz w:val="22"/>
          <w:szCs w:val="22"/>
        </w:rPr>
        <w:t xml:space="preserve">a linear kernel is typically faster than </w:t>
      </w:r>
      <w:r w:rsidRPr="0097594E">
        <w:rPr>
          <w:rFonts w:asciiTheme="minorHAnsi" w:hAnsiTheme="minorHAnsi" w:cstheme="minorHAnsi"/>
          <w:color w:val="111111"/>
          <w:sz w:val="22"/>
          <w:szCs w:val="22"/>
        </w:rPr>
        <w:t>a radial basis function (RBF) kernel.</w:t>
      </w:r>
    </w:p>
    <w:p w14:paraId="798EE170" w14:textId="77777777" w:rsidR="004B3223" w:rsidRPr="0097594E" w:rsidRDefault="004B3223" w:rsidP="004B3223">
      <w:pPr>
        <w:rPr>
          <w:rFonts w:asciiTheme="minorHAnsi" w:hAnsiTheme="minorHAnsi" w:cstheme="minorHAnsi"/>
          <w:color w:val="111111"/>
          <w:sz w:val="22"/>
          <w:szCs w:val="22"/>
        </w:rPr>
      </w:pPr>
    </w:p>
    <w:p w14:paraId="796B84D6" w14:textId="77777777" w:rsidR="004B3223" w:rsidRPr="0097594E" w:rsidRDefault="004B3223" w:rsidP="00145AC7">
      <w:pPr>
        <w:numPr>
          <w:ilvl w:val="0"/>
          <w:numId w:val="157"/>
        </w:numPr>
        <w:rPr>
          <w:rFonts w:asciiTheme="minorHAnsi" w:hAnsiTheme="minorHAnsi" w:cstheme="minorHAnsi"/>
          <w:color w:val="111111"/>
          <w:sz w:val="22"/>
          <w:szCs w:val="22"/>
        </w:rPr>
      </w:pPr>
      <w:r w:rsidRPr="0097594E">
        <w:rPr>
          <w:rFonts w:asciiTheme="minorHAnsi" w:hAnsiTheme="minorHAnsi" w:cstheme="minorHAnsi"/>
          <w:b/>
          <w:bCs/>
          <w:color w:val="111111"/>
          <w:sz w:val="22"/>
          <w:szCs w:val="22"/>
        </w:rPr>
        <w:t>Software/Hardware Optimization</w:t>
      </w:r>
      <w:r w:rsidRPr="0097594E">
        <w:rPr>
          <w:rFonts w:asciiTheme="minorHAnsi" w:hAnsiTheme="minorHAnsi" w:cstheme="minorHAnsi"/>
          <w:color w:val="111111"/>
          <w:sz w:val="22"/>
          <w:szCs w:val="22"/>
        </w:rPr>
        <w:t xml:space="preserve">: Ensure that your SVM implementation is optimized and that you’re </w:t>
      </w:r>
      <w:r>
        <w:rPr>
          <w:rFonts w:asciiTheme="minorHAnsi" w:hAnsiTheme="minorHAnsi" w:cstheme="minorHAnsi"/>
          <w:color w:val="111111"/>
          <w:sz w:val="22"/>
          <w:szCs w:val="22"/>
        </w:rPr>
        <w:t>effectively leveraging your hardware resources</w:t>
      </w:r>
      <w:r w:rsidRPr="0097594E">
        <w:rPr>
          <w:rFonts w:asciiTheme="minorHAnsi" w:hAnsiTheme="minorHAnsi" w:cstheme="minorHAnsi"/>
          <w:color w:val="111111"/>
          <w:sz w:val="22"/>
          <w:szCs w:val="22"/>
        </w:rPr>
        <w:t>. Some libraries can use parallel computing resources to speed up SVM training.</w:t>
      </w:r>
    </w:p>
    <w:p w14:paraId="2CD40F63" w14:textId="77777777" w:rsidR="004B3223" w:rsidRPr="0097594E" w:rsidRDefault="004B3223" w:rsidP="004B3223">
      <w:pPr>
        <w:spacing w:before="180"/>
        <w:rPr>
          <w:rFonts w:asciiTheme="minorHAnsi" w:hAnsiTheme="minorHAnsi" w:cstheme="minorHAnsi"/>
          <w:color w:val="111111"/>
          <w:sz w:val="22"/>
          <w:szCs w:val="22"/>
        </w:rPr>
      </w:pPr>
      <w:r w:rsidRPr="0097594E">
        <w:rPr>
          <w:rFonts w:asciiTheme="minorHAnsi" w:hAnsiTheme="minorHAnsi" w:cstheme="minorHAnsi"/>
          <w:color w:val="111111"/>
          <w:sz w:val="22"/>
          <w:szCs w:val="22"/>
        </w:rPr>
        <w:t xml:space="preserve">Remember, it’s important to </w:t>
      </w:r>
      <w:r>
        <w:rPr>
          <w:rFonts w:asciiTheme="minorHAnsi" w:hAnsiTheme="minorHAnsi" w:cstheme="minorHAnsi"/>
          <w:color w:val="111111"/>
          <w:sz w:val="22"/>
          <w:szCs w:val="22"/>
        </w:rPr>
        <w:t>balance</w:t>
      </w:r>
      <w:r w:rsidRPr="0097594E">
        <w:rPr>
          <w:rFonts w:asciiTheme="minorHAnsi" w:hAnsiTheme="minorHAnsi" w:cstheme="minorHAnsi"/>
          <w:color w:val="111111"/>
          <w:sz w:val="22"/>
          <w:szCs w:val="22"/>
        </w:rPr>
        <w:t xml:space="preserve"> model accuracy and training time. </w:t>
      </w:r>
      <w:r>
        <w:rPr>
          <w:rFonts w:asciiTheme="minorHAnsi" w:hAnsiTheme="minorHAnsi" w:cstheme="minorHAnsi"/>
          <w:color w:val="111111"/>
          <w:sz w:val="22"/>
          <w:szCs w:val="22"/>
        </w:rPr>
        <w:t>Sometimes</w:t>
      </w:r>
      <w:r w:rsidRPr="0097594E">
        <w:rPr>
          <w:rFonts w:asciiTheme="minorHAnsi" w:hAnsiTheme="minorHAnsi" w:cstheme="minorHAnsi"/>
          <w:color w:val="111111"/>
          <w:sz w:val="22"/>
          <w:szCs w:val="22"/>
        </w:rPr>
        <w:t>, a slightly less accurate model can be an acceptable trade-off for significantly faster training times. It’s always a good idea to start with a smaller, simpler model and dataset and then gradually scale up as needed.</w:t>
      </w:r>
    </w:p>
    <w:p w14:paraId="5E5F165D" w14:textId="77777777" w:rsidR="004B3223" w:rsidRDefault="004B3223" w:rsidP="004B3223">
      <w:pPr>
        <w:rPr>
          <w:rFonts w:asciiTheme="minorHAnsi" w:hAnsiTheme="minorHAnsi" w:cstheme="minorHAnsi"/>
          <w:color w:val="111111"/>
          <w:sz w:val="22"/>
          <w:szCs w:val="22"/>
        </w:rPr>
      </w:pPr>
    </w:p>
    <w:p w14:paraId="3587D7F7" w14:textId="324D9FD6" w:rsidR="004B3223" w:rsidRDefault="004B3223" w:rsidP="004B3223">
      <w:pPr>
        <w:pStyle w:val="ACaptionHead"/>
        <w:ind w:left="0"/>
      </w:pPr>
      <w:r>
        <w:t xml:space="preserve">Program </w:t>
      </w:r>
      <w:r w:rsidR="00DA44B2">
        <w:t>7.1</w:t>
      </w:r>
      <w:r>
        <w:t>: Python SVM Script</w:t>
      </w:r>
    </w:p>
    <w:p w14:paraId="3774FF20" w14:textId="77777777" w:rsidR="004B3223" w:rsidRDefault="004B3223" w:rsidP="004B3223">
      <w:pPr>
        <w:rPr>
          <w:rFonts w:asciiTheme="minorHAnsi" w:hAnsiTheme="minorHAnsi" w:cstheme="minorHAnsi"/>
          <w:color w:val="111111"/>
          <w:sz w:val="22"/>
          <w:szCs w:val="22"/>
        </w:rPr>
      </w:pPr>
    </w:p>
    <w:p w14:paraId="1E6C4F6F" w14:textId="77777777" w:rsidR="004B3223" w:rsidRPr="00CD0C2D" w:rsidRDefault="004B3223" w:rsidP="004B3223">
      <w:pPr>
        <w:rPr>
          <w:rFonts w:asciiTheme="minorHAnsi" w:hAnsiTheme="minorHAnsi" w:cstheme="minorHAnsi"/>
          <w:b/>
          <w:bCs/>
          <w:color w:val="808080" w:themeColor="background1" w:themeShade="80"/>
          <w:sz w:val="22"/>
          <w:szCs w:val="22"/>
        </w:rPr>
      </w:pPr>
      <w:r w:rsidRPr="00CD0C2D">
        <w:rPr>
          <w:rFonts w:asciiTheme="minorHAnsi" w:hAnsiTheme="minorHAnsi" w:cstheme="minorHAnsi"/>
          <w:b/>
          <w:bCs/>
          <w:color w:val="808080" w:themeColor="background1" w:themeShade="80"/>
          <w:sz w:val="22"/>
          <w:szCs w:val="22"/>
        </w:rPr>
        <w:t># Import necessary libraries</w:t>
      </w:r>
    </w:p>
    <w:p w14:paraId="3C3022E0" w14:textId="77777777" w:rsidR="004B3223" w:rsidRPr="00CD0C2D" w:rsidRDefault="004B3223" w:rsidP="004B3223">
      <w:pPr>
        <w:rPr>
          <w:rFonts w:asciiTheme="minorHAnsi" w:hAnsiTheme="minorHAnsi" w:cstheme="minorHAnsi"/>
          <w:color w:val="111111"/>
          <w:sz w:val="22"/>
          <w:szCs w:val="22"/>
        </w:rPr>
      </w:pPr>
      <w:r w:rsidRPr="00CD0C2D">
        <w:rPr>
          <w:rFonts w:asciiTheme="minorHAnsi" w:hAnsiTheme="minorHAnsi" w:cstheme="minorHAnsi"/>
          <w:color w:val="111111"/>
          <w:sz w:val="22"/>
          <w:szCs w:val="22"/>
        </w:rPr>
        <w:t>import pandas as pd</w:t>
      </w:r>
    </w:p>
    <w:p w14:paraId="1DB6C524" w14:textId="77777777" w:rsidR="004B3223" w:rsidRPr="00CD0C2D" w:rsidRDefault="004B3223" w:rsidP="004B3223">
      <w:pPr>
        <w:rPr>
          <w:rFonts w:asciiTheme="minorHAnsi" w:hAnsiTheme="minorHAnsi" w:cstheme="minorHAnsi"/>
          <w:color w:val="111111"/>
          <w:sz w:val="22"/>
          <w:szCs w:val="22"/>
        </w:rPr>
      </w:pPr>
      <w:r w:rsidRPr="00CD0C2D">
        <w:rPr>
          <w:rFonts w:asciiTheme="minorHAnsi" w:hAnsiTheme="minorHAnsi" w:cstheme="minorHAnsi"/>
          <w:color w:val="111111"/>
          <w:sz w:val="22"/>
          <w:szCs w:val="22"/>
        </w:rPr>
        <w:t xml:space="preserve">from </w:t>
      </w:r>
      <w:proofErr w:type="spellStart"/>
      <w:r w:rsidRPr="00CD0C2D">
        <w:rPr>
          <w:rFonts w:asciiTheme="minorHAnsi" w:hAnsiTheme="minorHAnsi" w:cstheme="minorHAnsi"/>
          <w:color w:val="111111"/>
          <w:sz w:val="22"/>
          <w:szCs w:val="22"/>
        </w:rPr>
        <w:t>sklearn.model_selection</w:t>
      </w:r>
      <w:proofErr w:type="spellEnd"/>
      <w:r w:rsidRPr="00CD0C2D">
        <w:rPr>
          <w:rFonts w:asciiTheme="minorHAnsi" w:hAnsiTheme="minorHAnsi" w:cstheme="minorHAnsi"/>
          <w:color w:val="111111"/>
          <w:sz w:val="22"/>
          <w:szCs w:val="22"/>
        </w:rPr>
        <w:t xml:space="preserve"> import </w:t>
      </w:r>
      <w:proofErr w:type="spellStart"/>
      <w:r w:rsidRPr="00CD0C2D">
        <w:rPr>
          <w:rFonts w:asciiTheme="minorHAnsi" w:hAnsiTheme="minorHAnsi" w:cstheme="minorHAnsi"/>
          <w:color w:val="111111"/>
          <w:sz w:val="22"/>
          <w:szCs w:val="22"/>
        </w:rPr>
        <w:t>train_test_split</w:t>
      </w:r>
      <w:proofErr w:type="spellEnd"/>
      <w:r w:rsidRPr="00CD0C2D">
        <w:rPr>
          <w:rFonts w:asciiTheme="minorHAnsi" w:hAnsiTheme="minorHAnsi" w:cstheme="minorHAnsi"/>
          <w:color w:val="111111"/>
          <w:sz w:val="22"/>
          <w:szCs w:val="22"/>
        </w:rPr>
        <w:t xml:space="preserve">, </w:t>
      </w:r>
      <w:proofErr w:type="spellStart"/>
      <w:r w:rsidRPr="00CD0C2D">
        <w:rPr>
          <w:rFonts w:asciiTheme="minorHAnsi" w:hAnsiTheme="minorHAnsi" w:cstheme="minorHAnsi"/>
          <w:color w:val="111111"/>
          <w:sz w:val="22"/>
          <w:szCs w:val="22"/>
        </w:rPr>
        <w:t>GridSearchCV</w:t>
      </w:r>
      <w:proofErr w:type="spellEnd"/>
    </w:p>
    <w:p w14:paraId="07B5C0C9" w14:textId="77777777" w:rsidR="004B3223" w:rsidRPr="00CD0C2D" w:rsidRDefault="004B3223" w:rsidP="004B3223">
      <w:pPr>
        <w:rPr>
          <w:rFonts w:asciiTheme="minorHAnsi" w:hAnsiTheme="minorHAnsi" w:cstheme="minorHAnsi"/>
          <w:color w:val="111111"/>
          <w:sz w:val="22"/>
          <w:szCs w:val="22"/>
        </w:rPr>
      </w:pPr>
      <w:r w:rsidRPr="00CD0C2D">
        <w:rPr>
          <w:rFonts w:asciiTheme="minorHAnsi" w:hAnsiTheme="minorHAnsi" w:cstheme="minorHAnsi"/>
          <w:color w:val="111111"/>
          <w:sz w:val="22"/>
          <w:szCs w:val="22"/>
        </w:rPr>
        <w:t xml:space="preserve">from </w:t>
      </w:r>
      <w:proofErr w:type="spellStart"/>
      <w:r w:rsidRPr="00CD0C2D">
        <w:rPr>
          <w:rFonts w:asciiTheme="minorHAnsi" w:hAnsiTheme="minorHAnsi" w:cstheme="minorHAnsi"/>
          <w:color w:val="111111"/>
          <w:sz w:val="22"/>
          <w:szCs w:val="22"/>
        </w:rPr>
        <w:t>sklearn.svm</w:t>
      </w:r>
      <w:proofErr w:type="spellEnd"/>
      <w:r w:rsidRPr="00CD0C2D">
        <w:rPr>
          <w:rFonts w:asciiTheme="minorHAnsi" w:hAnsiTheme="minorHAnsi" w:cstheme="minorHAnsi"/>
          <w:color w:val="111111"/>
          <w:sz w:val="22"/>
          <w:szCs w:val="22"/>
        </w:rPr>
        <w:t xml:space="preserve"> import SVC</w:t>
      </w:r>
    </w:p>
    <w:p w14:paraId="62B1962A" w14:textId="77777777" w:rsidR="004B3223" w:rsidRPr="00CD0C2D" w:rsidRDefault="004B3223" w:rsidP="004B3223">
      <w:pPr>
        <w:rPr>
          <w:rFonts w:asciiTheme="minorHAnsi" w:hAnsiTheme="minorHAnsi" w:cstheme="minorHAnsi"/>
          <w:color w:val="111111"/>
          <w:sz w:val="22"/>
          <w:szCs w:val="22"/>
        </w:rPr>
      </w:pPr>
      <w:r w:rsidRPr="00CD0C2D">
        <w:rPr>
          <w:rFonts w:asciiTheme="minorHAnsi" w:hAnsiTheme="minorHAnsi" w:cstheme="minorHAnsi"/>
          <w:color w:val="111111"/>
          <w:sz w:val="22"/>
          <w:szCs w:val="22"/>
        </w:rPr>
        <w:t xml:space="preserve">from </w:t>
      </w:r>
      <w:proofErr w:type="spellStart"/>
      <w:r w:rsidRPr="00CD0C2D">
        <w:rPr>
          <w:rFonts w:asciiTheme="minorHAnsi" w:hAnsiTheme="minorHAnsi" w:cstheme="minorHAnsi"/>
          <w:color w:val="111111"/>
          <w:sz w:val="22"/>
          <w:szCs w:val="22"/>
        </w:rPr>
        <w:t>sklearn.metrics</w:t>
      </w:r>
      <w:proofErr w:type="spellEnd"/>
      <w:r w:rsidRPr="00CD0C2D">
        <w:rPr>
          <w:rFonts w:asciiTheme="minorHAnsi" w:hAnsiTheme="minorHAnsi" w:cstheme="minorHAnsi"/>
          <w:color w:val="111111"/>
          <w:sz w:val="22"/>
          <w:szCs w:val="22"/>
        </w:rPr>
        <w:t xml:space="preserve"> import </w:t>
      </w:r>
      <w:proofErr w:type="spellStart"/>
      <w:r w:rsidRPr="00CD0C2D">
        <w:rPr>
          <w:rFonts w:asciiTheme="minorHAnsi" w:hAnsiTheme="minorHAnsi" w:cstheme="minorHAnsi"/>
          <w:color w:val="111111"/>
          <w:sz w:val="22"/>
          <w:szCs w:val="22"/>
        </w:rPr>
        <w:t>classification_report</w:t>
      </w:r>
      <w:proofErr w:type="spellEnd"/>
      <w:r w:rsidRPr="00CD0C2D">
        <w:rPr>
          <w:rFonts w:asciiTheme="minorHAnsi" w:hAnsiTheme="minorHAnsi" w:cstheme="minorHAnsi"/>
          <w:color w:val="111111"/>
          <w:sz w:val="22"/>
          <w:szCs w:val="22"/>
        </w:rPr>
        <w:t xml:space="preserve">, </w:t>
      </w:r>
      <w:proofErr w:type="spellStart"/>
      <w:r w:rsidRPr="00CD0C2D">
        <w:rPr>
          <w:rFonts w:asciiTheme="minorHAnsi" w:hAnsiTheme="minorHAnsi" w:cstheme="minorHAnsi"/>
          <w:color w:val="111111"/>
          <w:sz w:val="22"/>
          <w:szCs w:val="22"/>
        </w:rPr>
        <w:t>confusion_matrix</w:t>
      </w:r>
      <w:proofErr w:type="spellEnd"/>
      <w:r w:rsidRPr="00CD0C2D">
        <w:rPr>
          <w:rFonts w:asciiTheme="minorHAnsi" w:hAnsiTheme="minorHAnsi" w:cstheme="minorHAnsi"/>
          <w:color w:val="111111"/>
          <w:sz w:val="22"/>
          <w:szCs w:val="22"/>
        </w:rPr>
        <w:t xml:space="preserve">, </w:t>
      </w:r>
      <w:proofErr w:type="spellStart"/>
      <w:r w:rsidRPr="00CD0C2D">
        <w:rPr>
          <w:rFonts w:asciiTheme="minorHAnsi" w:hAnsiTheme="minorHAnsi" w:cstheme="minorHAnsi"/>
          <w:color w:val="111111"/>
          <w:sz w:val="22"/>
          <w:szCs w:val="22"/>
        </w:rPr>
        <w:t>roc_auc_score</w:t>
      </w:r>
      <w:proofErr w:type="spellEnd"/>
      <w:r w:rsidRPr="00CD0C2D">
        <w:rPr>
          <w:rFonts w:asciiTheme="minorHAnsi" w:hAnsiTheme="minorHAnsi" w:cstheme="minorHAnsi"/>
          <w:color w:val="111111"/>
          <w:sz w:val="22"/>
          <w:szCs w:val="22"/>
        </w:rPr>
        <w:t xml:space="preserve">, </w:t>
      </w:r>
      <w:proofErr w:type="spellStart"/>
      <w:r w:rsidRPr="00CD0C2D">
        <w:rPr>
          <w:rFonts w:asciiTheme="minorHAnsi" w:hAnsiTheme="minorHAnsi" w:cstheme="minorHAnsi"/>
          <w:color w:val="111111"/>
          <w:sz w:val="22"/>
          <w:szCs w:val="22"/>
        </w:rPr>
        <w:t>roc_curve</w:t>
      </w:r>
      <w:proofErr w:type="spellEnd"/>
    </w:p>
    <w:p w14:paraId="51DABD79" w14:textId="77777777" w:rsidR="004B3223" w:rsidRPr="00CD0C2D" w:rsidRDefault="004B3223" w:rsidP="004B3223">
      <w:pPr>
        <w:rPr>
          <w:rFonts w:asciiTheme="minorHAnsi" w:hAnsiTheme="minorHAnsi" w:cstheme="minorHAnsi"/>
          <w:color w:val="111111"/>
          <w:sz w:val="22"/>
          <w:szCs w:val="22"/>
        </w:rPr>
      </w:pPr>
      <w:r w:rsidRPr="00CD0C2D">
        <w:rPr>
          <w:rFonts w:asciiTheme="minorHAnsi" w:hAnsiTheme="minorHAnsi" w:cstheme="minorHAnsi"/>
          <w:color w:val="111111"/>
          <w:sz w:val="22"/>
          <w:szCs w:val="22"/>
        </w:rPr>
        <w:t xml:space="preserve">from </w:t>
      </w:r>
      <w:proofErr w:type="spellStart"/>
      <w:r w:rsidRPr="00CD0C2D">
        <w:rPr>
          <w:rFonts w:asciiTheme="minorHAnsi" w:hAnsiTheme="minorHAnsi" w:cstheme="minorHAnsi"/>
          <w:color w:val="111111"/>
          <w:sz w:val="22"/>
          <w:szCs w:val="22"/>
        </w:rPr>
        <w:t>sklearn.preprocessing</w:t>
      </w:r>
      <w:proofErr w:type="spellEnd"/>
      <w:r w:rsidRPr="00CD0C2D">
        <w:rPr>
          <w:rFonts w:asciiTheme="minorHAnsi" w:hAnsiTheme="minorHAnsi" w:cstheme="minorHAnsi"/>
          <w:color w:val="111111"/>
          <w:sz w:val="22"/>
          <w:szCs w:val="22"/>
        </w:rPr>
        <w:t xml:space="preserve"> import StandardScaler</w:t>
      </w:r>
    </w:p>
    <w:p w14:paraId="4FA39A3B" w14:textId="77777777" w:rsidR="004B3223" w:rsidRPr="00CD0C2D" w:rsidRDefault="004B3223" w:rsidP="004B3223">
      <w:pPr>
        <w:rPr>
          <w:rFonts w:asciiTheme="minorHAnsi" w:hAnsiTheme="minorHAnsi" w:cstheme="minorHAnsi"/>
          <w:color w:val="111111"/>
          <w:sz w:val="22"/>
          <w:szCs w:val="22"/>
        </w:rPr>
      </w:pPr>
      <w:r w:rsidRPr="00CD0C2D">
        <w:rPr>
          <w:rFonts w:asciiTheme="minorHAnsi" w:hAnsiTheme="minorHAnsi" w:cstheme="minorHAnsi"/>
          <w:color w:val="111111"/>
          <w:sz w:val="22"/>
          <w:szCs w:val="22"/>
        </w:rPr>
        <w:t xml:space="preserve">import </w:t>
      </w:r>
      <w:proofErr w:type="spellStart"/>
      <w:r w:rsidRPr="00CD0C2D">
        <w:rPr>
          <w:rFonts w:asciiTheme="minorHAnsi" w:hAnsiTheme="minorHAnsi" w:cstheme="minorHAnsi"/>
          <w:color w:val="111111"/>
          <w:sz w:val="22"/>
          <w:szCs w:val="22"/>
        </w:rPr>
        <w:t>matplotlib.pyplot</w:t>
      </w:r>
      <w:proofErr w:type="spellEnd"/>
      <w:r w:rsidRPr="00CD0C2D">
        <w:rPr>
          <w:rFonts w:asciiTheme="minorHAnsi" w:hAnsiTheme="minorHAnsi" w:cstheme="minorHAnsi"/>
          <w:color w:val="111111"/>
          <w:sz w:val="22"/>
          <w:szCs w:val="22"/>
        </w:rPr>
        <w:t xml:space="preserve"> as </w:t>
      </w:r>
      <w:proofErr w:type="spellStart"/>
      <w:r w:rsidRPr="00CD0C2D">
        <w:rPr>
          <w:rFonts w:asciiTheme="minorHAnsi" w:hAnsiTheme="minorHAnsi" w:cstheme="minorHAnsi"/>
          <w:color w:val="111111"/>
          <w:sz w:val="22"/>
          <w:szCs w:val="22"/>
        </w:rPr>
        <w:t>plt</w:t>
      </w:r>
      <w:proofErr w:type="spellEnd"/>
    </w:p>
    <w:p w14:paraId="5260AA04" w14:textId="77777777" w:rsidR="004B3223" w:rsidRPr="00CD0C2D" w:rsidRDefault="004B3223" w:rsidP="004B3223">
      <w:pPr>
        <w:rPr>
          <w:rFonts w:asciiTheme="minorHAnsi" w:hAnsiTheme="minorHAnsi" w:cstheme="minorHAnsi"/>
          <w:color w:val="111111"/>
          <w:sz w:val="22"/>
          <w:szCs w:val="22"/>
        </w:rPr>
      </w:pPr>
    </w:p>
    <w:p w14:paraId="61673A76" w14:textId="77777777" w:rsidR="004B3223" w:rsidRPr="00CD0C2D" w:rsidRDefault="004B3223" w:rsidP="004B3223">
      <w:pPr>
        <w:rPr>
          <w:rFonts w:asciiTheme="minorHAnsi" w:hAnsiTheme="minorHAnsi" w:cstheme="minorHAnsi"/>
          <w:b/>
          <w:bCs/>
          <w:color w:val="111111"/>
          <w:sz w:val="22"/>
          <w:szCs w:val="22"/>
        </w:rPr>
      </w:pPr>
      <w:r w:rsidRPr="00CD0C2D">
        <w:rPr>
          <w:rFonts w:asciiTheme="minorHAnsi" w:hAnsiTheme="minorHAnsi" w:cstheme="minorHAnsi"/>
          <w:b/>
          <w:bCs/>
          <w:color w:val="808080" w:themeColor="background1" w:themeShade="80"/>
          <w:sz w:val="22"/>
          <w:szCs w:val="22"/>
        </w:rPr>
        <w:t># Function to calculate performance metrics</w:t>
      </w:r>
    </w:p>
    <w:p w14:paraId="503AA6FE" w14:textId="77777777" w:rsidR="004B3223" w:rsidRPr="00CD0C2D" w:rsidRDefault="004B3223" w:rsidP="004B3223">
      <w:pPr>
        <w:rPr>
          <w:rFonts w:asciiTheme="minorHAnsi" w:hAnsiTheme="minorHAnsi" w:cstheme="minorHAnsi"/>
          <w:color w:val="111111"/>
          <w:sz w:val="22"/>
          <w:szCs w:val="22"/>
        </w:rPr>
      </w:pPr>
      <w:r w:rsidRPr="00CD0C2D">
        <w:rPr>
          <w:rFonts w:asciiTheme="minorHAnsi" w:hAnsiTheme="minorHAnsi" w:cstheme="minorHAnsi"/>
          <w:color w:val="111111"/>
          <w:sz w:val="22"/>
          <w:szCs w:val="22"/>
        </w:rPr>
        <w:t xml:space="preserve">def </w:t>
      </w:r>
      <w:proofErr w:type="spellStart"/>
      <w:r w:rsidRPr="00CD0C2D">
        <w:rPr>
          <w:rFonts w:asciiTheme="minorHAnsi" w:hAnsiTheme="minorHAnsi" w:cstheme="minorHAnsi"/>
          <w:color w:val="111111"/>
          <w:sz w:val="22"/>
          <w:szCs w:val="22"/>
        </w:rPr>
        <w:t>performance_metrics</w:t>
      </w:r>
      <w:proofErr w:type="spellEnd"/>
      <w:r w:rsidRPr="00CD0C2D">
        <w:rPr>
          <w:rFonts w:asciiTheme="minorHAnsi" w:hAnsiTheme="minorHAnsi" w:cstheme="minorHAnsi"/>
          <w:color w:val="111111"/>
          <w:sz w:val="22"/>
          <w:szCs w:val="22"/>
        </w:rPr>
        <w:t>(</w:t>
      </w:r>
      <w:proofErr w:type="spellStart"/>
      <w:r w:rsidRPr="00CD0C2D">
        <w:rPr>
          <w:rFonts w:asciiTheme="minorHAnsi" w:hAnsiTheme="minorHAnsi" w:cstheme="minorHAnsi"/>
          <w:color w:val="111111"/>
          <w:sz w:val="22"/>
          <w:szCs w:val="22"/>
        </w:rPr>
        <w:t>y_true</w:t>
      </w:r>
      <w:proofErr w:type="spellEnd"/>
      <w:r w:rsidRPr="00CD0C2D">
        <w:rPr>
          <w:rFonts w:asciiTheme="minorHAnsi" w:hAnsiTheme="minorHAnsi" w:cstheme="minorHAnsi"/>
          <w:color w:val="111111"/>
          <w:sz w:val="22"/>
          <w:szCs w:val="22"/>
        </w:rPr>
        <w:t xml:space="preserve">, </w:t>
      </w:r>
      <w:proofErr w:type="spellStart"/>
      <w:r w:rsidRPr="00CD0C2D">
        <w:rPr>
          <w:rFonts w:asciiTheme="minorHAnsi" w:hAnsiTheme="minorHAnsi" w:cstheme="minorHAnsi"/>
          <w:color w:val="111111"/>
          <w:sz w:val="22"/>
          <w:szCs w:val="22"/>
        </w:rPr>
        <w:t>y_pred</w:t>
      </w:r>
      <w:proofErr w:type="spellEnd"/>
      <w:r w:rsidRPr="00CD0C2D">
        <w:rPr>
          <w:rFonts w:asciiTheme="minorHAnsi" w:hAnsiTheme="minorHAnsi" w:cstheme="minorHAnsi"/>
          <w:color w:val="111111"/>
          <w:sz w:val="22"/>
          <w:szCs w:val="22"/>
        </w:rPr>
        <w:t>):</w:t>
      </w:r>
    </w:p>
    <w:p w14:paraId="75254E37" w14:textId="77777777" w:rsidR="004B3223" w:rsidRPr="00CD0C2D" w:rsidRDefault="004B3223" w:rsidP="004B3223">
      <w:pPr>
        <w:rPr>
          <w:rFonts w:asciiTheme="minorHAnsi" w:hAnsiTheme="minorHAnsi" w:cstheme="minorHAnsi"/>
          <w:color w:val="111111"/>
          <w:sz w:val="22"/>
          <w:szCs w:val="22"/>
        </w:rPr>
      </w:pPr>
      <w:r w:rsidRPr="00CD0C2D">
        <w:rPr>
          <w:rFonts w:asciiTheme="minorHAnsi" w:hAnsiTheme="minorHAnsi" w:cstheme="minorHAnsi"/>
          <w:color w:val="111111"/>
          <w:sz w:val="22"/>
          <w:szCs w:val="22"/>
        </w:rPr>
        <w:t xml:space="preserve">    print("Classification Report:")</w:t>
      </w:r>
    </w:p>
    <w:p w14:paraId="33367C0F" w14:textId="77777777" w:rsidR="004B3223" w:rsidRPr="00CD0C2D" w:rsidRDefault="004B3223" w:rsidP="004B3223">
      <w:pPr>
        <w:rPr>
          <w:rFonts w:asciiTheme="minorHAnsi" w:hAnsiTheme="minorHAnsi" w:cstheme="minorHAnsi"/>
          <w:color w:val="111111"/>
          <w:sz w:val="22"/>
          <w:szCs w:val="22"/>
        </w:rPr>
      </w:pPr>
      <w:r w:rsidRPr="00CD0C2D">
        <w:rPr>
          <w:rFonts w:asciiTheme="minorHAnsi" w:hAnsiTheme="minorHAnsi" w:cstheme="minorHAnsi"/>
          <w:color w:val="111111"/>
          <w:sz w:val="22"/>
          <w:szCs w:val="22"/>
        </w:rPr>
        <w:t xml:space="preserve">    print(</w:t>
      </w:r>
      <w:proofErr w:type="spellStart"/>
      <w:r w:rsidRPr="00CD0C2D">
        <w:rPr>
          <w:rFonts w:asciiTheme="minorHAnsi" w:hAnsiTheme="minorHAnsi" w:cstheme="minorHAnsi"/>
          <w:color w:val="111111"/>
          <w:sz w:val="22"/>
          <w:szCs w:val="22"/>
        </w:rPr>
        <w:t>classification_report</w:t>
      </w:r>
      <w:proofErr w:type="spellEnd"/>
      <w:r w:rsidRPr="00CD0C2D">
        <w:rPr>
          <w:rFonts w:asciiTheme="minorHAnsi" w:hAnsiTheme="minorHAnsi" w:cstheme="minorHAnsi"/>
          <w:color w:val="111111"/>
          <w:sz w:val="22"/>
          <w:szCs w:val="22"/>
        </w:rPr>
        <w:t>(</w:t>
      </w:r>
      <w:proofErr w:type="spellStart"/>
      <w:r w:rsidRPr="00CD0C2D">
        <w:rPr>
          <w:rFonts w:asciiTheme="minorHAnsi" w:hAnsiTheme="minorHAnsi" w:cstheme="minorHAnsi"/>
          <w:color w:val="111111"/>
          <w:sz w:val="22"/>
          <w:szCs w:val="22"/>
        </w:rPr>
        <w:t>y_true</w:t>
      </w:r>
      <w:proofErr w:type="spellEnd"/>
      <w:r w:rsidRPr="00CD0C2D">
        <w:rPr>
          <w:rFonts w:asciiTheme="minorHAnsi" w:hAnsiTheme="minorHAnsi" w:cstheme="minorHAnsi"/>
          <w:color w:val="111111"/>
          <w:sz w:val="22"/>
          <w:szCs w:val="22"/>
        </w:rPr>
        <w:t xml:space="preserve">, </w:t>
      </w:r>
      <w:proofErr w:type="spellStart"/>
      <w:r w:rsidRPr="00CD0C2D">
        <w:rPr>
          <w:rFonts w:asciiTheme="minorHAnsi" w:hAnsiTheme="minorHAnsi" w:cstheme="minorHAnsi"/>
          <w:color w:val="111111"/>
          <w:sz w:val="22"/>
          <w:szCs w:val="22"/>
        </w:rPr>
        <w:t>y_pred</w:t>
      </w:r>
      <w:proofErr w:type="spellEnd"/>
      <w:r w:rsidRPr="00CD0C2D">
        <w:rPr>
          <w:rFonts w:asciiTheme="minorHAnsi" w:hAnsiTheme="minorHAnsi" w:cstheme="minorHAnsi"/>
          <w:color w:val="111111"/>
          <w:sz w:val="22"/>
          <w:szCs w:val="22"/>
        </w:rPr>
        <w:t>))</w:t>
      </w:r>
    </w:p>
    <w:p w14:paraId="4C420A77" w14:textId="77777777" w:rsidR="004B3223" w:rsidRPr="00CD0C2D" w:rsidRDefault="004B3223" w:rsidP="004B3223">
      <w:pPr>
        <w:rPr>
          <w:rFonts w:asciiTheme="minorHAnsi" w:hAnsiTheme="minorHAnsi" w:cstheme="minorHAnsi"/>
          <w:color w:val="111111"/>
          <w:sz w:val="22"/>
          <w:szCs w:val="22"/>
        </w:rPr>
      </w:pPr>
      <w:r w:rsidRPr="00CD0C2D">
        <w:rPr>
          <w:rFonts w:asciiTheme="minorHAnsi" w:hAnsiTheme="minorHAnsi" w:cstheme="minorHAnsi"/>
          <w:color w:val="111111"/>
          <w:sz w:val="22"/>
          <w:szCs w:val="22"/>
        </w:rPr>
        <w:t xml:space="preserve">    print("Confusion Matrix:")</w:t>
      </w:r>
    </w:p>
    <w:p w14:paraId="1C9847DB" w14:textId="77777777" w:rsidR="004B3223" w:rsidRPr="00CD0C2D" w:rsidRDefault="004B3223" w:rsidP="004B3223">
      <w:pPr>
        <w:rPr>
          <w:rFonts w:asciiTheme="minorHAnsi" w:hAnsiTheme="minorHAnsi" w:cstheme="minorHAnsi"/>
          <w:color w:val="111111"/>
          <w:sz w:val="22"/>
          <w:szCs w:val="22"/>
        </w:rPr>
      </w:pPr>
      <w:r w:rsidRPr="00CD0C2D">
        <w:rPr>
          <w:rFonts w:asciiTheme="minorHAnsi" w:hAnsiTheme="minorHAnsi" w:cstheme="minorHAnsi"/>
          <w:color w:val="111111"/>
          <w:sz w:val="22"/>
          <w:szCs w:val="22"/>
        </w:rPr>
        <w:t xml:space="preserve">    print(</w:t>
      </w:r>
      <w:proofErr w:type="spellStart"/>
      <w:r w:rsidRPr="00CD0C2D">
        <w:rPr>
          <w:rFonts w:asciiTheme="minorHAnsi" w:hAnsiTheme="minorHAnsi" w:cstheme="minorHAnsi"/>
          <w:color w:val="111111"/>
          <w:sz w:val="22"/>
          <w:szCs w:val="22"/>
        </w:rPr>
        <w:t>confusion_matrix</w:t>
      </w:r>
      <w:proofErr w:type="spellEnd"/>
      <w:r w:rsidRPr="00CD0C2D">
        <w:rPr>
          <w:rFonts w:asciiTheme="minorHAnsi" w:hAnsiTheme="minorHAnsi" w:cstheme="minorHAnsi"/>
          <w:color w:val="111111"/>
          <w:sz w:val="22"/>
          <w:szCs w:val="22"/>
        </w:rPr>
        <w:t>(</w:t>
      </w:r>
      <w:proofErr w:type="spellStart"/>
      <w:r w:rsidRPr="00CD0C2D">
        <w:rPr>
          <w:rFonts w:asciiTheme="minorHAnsi" w:hAnsiTheme="minorHAnsi" w:cstheme="minorHAnsi"/>
          <w:color w:val="111111"/>
          <w:sz w:val="22"/>
          <w:szCs w:val="22"/>
        </w:rPr>
        <w:t>y_true</w:t>
      </w:r>
      <w:proofErr w:type="spellEnd"/>
      <w:r w:rsidRPr="00CD0C2D">
        <w:rPr>
          <w:rFonts w:asciiTheme="minorHAnsi" w:hAnsiTheme="minorHAnsi" w:cstheme="minorHAnsi"/>
          <w:color w:val="111111"/>
          <w:sz w:val="22"/>
          <w:szCs w:val="22"/>
        </w:rPr>
        <w:t xml:space="preserve">, </w:t>
      </w:r>
      <w:proofErr w:type="spellStart"/>
      <w:r w:rsidRPr="00CD0C2D">
        <w:rPr>
          <w:rFonts w:asciiTheme="minorHAnsi" w:hAnsiTheme="minorHAnsi" w:cstheme="minorHAnsi"/>
          <w:color w:val="111111"/>
          <w:sz w:val="22"/>
          <w:szCs w:val="22"/>
        </w:rPr>
        <w:t>y_pred</w:t>
      </w:r>
      <w:proofErr w:type="spellEnd"/>
      <w:r w:rsidRPr="00CD0C2D">
        <w:rPr>
          <w:rFonts w:asciiTheme="minorHAnsi" w:hAnsiTheme="minorHAnsi" w:cstheme="minorHAnsi"/>
          <w:color w:val="111111"/>
          <w:sz w:val="22"/>
          <w:szCs w:val="22"/>
        </w:rPr>
        <w:t>))</w:t>
      </w:r>
    </w:p>
    <w:p w14:paraId="1909611F" w14:textId="77777777" w:rsidR="004B3223" w:rsidRPr="00CD0C2D" w:rsidRDefault="004B3223" w:rsidP="004B3223">
      <w:pPr>
        <w:rPr>
          <w:rFonts w:asciiTheme="minorHAnsi" w:hAnsiTheme="minorHAnsi" w:cstheme="minorHAnsi"/>
          <w:color w:val="111111"/>
          <w:sz w:val="22"/>
          <w:szCs w:val="22"/>
        </w:rPr>
      </w:pPr>
      <w:r w:rsidRPr="00CD0C2D">
        <w:rPr>
          <w:rFonts w:asciiTheme="minorHAnsi" w:hAnsiTheme="minorHAnsi" w:cstheme="minorHAnsi"/>
          <w:color w:val="111111"/>
          <w:sz w:val="22"/>
          <w:szCs w:val="22"/>
        </w:rPr>
        <w:t xml:space="preserve">    print("ROC AUC Score:")</w:t>
      </w:r>
    </w:p>
    <w:p w14:paraId="17DF9D75" w14:textId="77777777" w:rsidR="004B3223" w:rsidRPr="00CD0C2D" w:rsidRDefault="004B3223" w:rsidP="004B3223">
      <w:pPr>
        <w:rPr>
          <w:rFonts w:asciiTheme="minorHAnsi" w:hAnsiTheme="minorHAnsi" w:cstheme="minorHAnsi"/>
          <w:color w:val="111111"/>
          <w:sz w:val="22"/>
          <w:szCs w:val="22"/>
        </w:rPr>
      </w:pPr>
      <w:r w:rsidRPr="00CD0C2D">
        <w:rPr>
          <w:rFonts w:asciiTheme="minorHAnsi" w:hAnsiTheme="minorHAnsi" w:cstheme="minorHAnsi"/>
          <w:color w:val="111111"/>
          <w:sz w:val="22"/>
          <w:szCs w:val="22"/>
        </w:rPr>
        <w:t xml:space="preserve">    print(</w:t>
      </w:r>
      <w:proofErr w:type="spellStart"/>
      <w:r w:rsidRPr="00CD0C2D">
        <w:rPr>
          <w:rFonts w:asciiTheme="minorHAnsi" w:hAnsiTheme="minorHAnsi" w:cstheme="minorHAnsi"/>
          <w:color w:val="111111"/>
          <w:sz w:val="22"/>
          <w:szCs w:val="22"/>
        </w:rPr>
        <w:t>roc_auc_score</w:t>
      </w:r>
      <w:proofErr w:type="spellEnd"/>
      <w:r w:rsidRPr="00CD0C2D">
        <w:rPr>
          <w:rFonts w:asciiTheme="minorHAnsi" w:hAnsiTheme="minorHAnsi" w:cstheme="minorHAnsi"/>
          <w:color w:val="111111"/>
          <w:sz w:val="22"/>
          <w:szCs w:val="22"/>
        </w:rPr>
        <w:t>(</w:t>
      </w:r>
      <w:proofErr w:type="spellStart"/>
      <w:r w:rsidRPr="00CD0C2D">
        <w:rPr>
          <w:rFonts w:asciiTheme="minorHAnsi" w:hAnsiTheme="minorHAnsi" w:cstheme="minorHAnsi"/>
          <w:color w:val="111111"/>
          <w:sz w:val="22"/>
          <w:szCs w:val="22"/>
        </w:rPr>
        <w:t>y_true</w:t>
      </w:r>
      <w:proofErr w:type="spellEnd"/>
      <w:r w:rsidRPr="00CD0C2D">
        <w:rPr>
          <w:rFonts w:asciiTheme="minorHAnsi" w:hAnsiTheme="minorHAnsi" w:cstheme="minorHAnsi"/>
          <w:color w:val="111111"/>
          <w:sz w:val="22"/>
          <w:szCs w:val="22"/>
        </w:rPr>
        <w:t xml:space="preserve">, </w:t>
      </w:r>
      <w:proofErr w:type="spellStart"/>
      <w:r w:rsidRPr="00CD0C2D">
        <w:rPr>
          <w:rFonts w:asciiTheme="minorHAnsi" w:hAnsiTheme="minorHAnsi" w:cstheme="minorHAnsi"/>
          <w:color w:val="111111"/>
          <w:sz w:val="22"/>
          <w:szCs w:val="22"/>
        </w:rPr>
        <w:t>y_pred</w:t>
      </w:r>
      <w:proofErr w:type="spellEnd"/>
      <w:r w:rsidRPr="00CD0C2D">
        <w:rPr>
          <w:rFonts w:asciiTheme="minorHAnsi" w:hAnsiTheme="minorHAnsi" w:cstheme="minorHAnsi"/>
          <w:color w:val="111111"/>
          <w:sz w:val="22"/>
          <w:szCs w:val="22"/>
        </w:rPr>
        <w:t>))</w:t>
      </w:r>
    </w:p>
    <w:p w14:paraId="78A85802" w14:textId="77777777" w:rsidR="004B3223" w:rsidRPr="00CD0C2D" w:rsidRDefault="004B3223" w:rsidP="004B3223">
      <w:pPr>
        <w:rPr>
          <w:rFonts w:asciiTheme="minorHAnsi" w:hAnsiTheme="minorHAnsi" w:cstheme="minorHAnsi"/>
          <w:color w:val="111111"/>
          <w:sz w:val="22"/>
          <w:szCs w:val="22"/>
        </w:rPr>
      </w:pPr>
    </w:p>
    <w:p w14:paraId="6D454201" w14:textId="77777777" w:rsidR="004B3223" w:rsidRPr="00CD0C2D" w:rsidRDefault="004B3223" w:rsidP="004B3223">
      <w:pPr>
        <w:rPr>
          <w:rFonts w:asciiTheme="minorHAnsi" w:hAnsiTheme="minorHAnsi" w:cstheme="minorHAnsi"/>
          <w:b/>
          <w:bCs/>
          <w:color w:val="808080" w:themeColor="background1" w:themeShade="80"/>
          <w:sz w:val="22"/>
          <w:szCs w:val="22"/>
        </w:rPr>
      </w:pPr>
      <w:r w:rsidRPr="00CD0C2D">
        <w:rPr>
          <w:rFonts w:asciiTheme="minorHAnsi" w:hAnsiTheme="minorHAnsi" w:cstheme="minorHAnsi"/>
          <w:b/>
          <w:bCs/>
          <w:color w:val="808080" w:themeColor="background1" w:themeShade="80"/>
          <w:sz w:val="22"/>
          <w:szCs w:val="22"/>
        </w:rPr>
        <w:t># Load the data</w:t>
      </w:r>
    </w:p>
    <w:p w14:paraId="1502152E" w14:textId="77777777" w:rsidR="004B3223" w:rsidRPr="00CD0C2D" w:rsidRDefault="004B3223" w:rsidP="004B3223">
      <w:pPr>
        <w:rPr>
          <w:rFonts w:asciiTheme="minorHAnsi" w:hAnsiTheme="minorHAnsi" w:cstheme="minorHAnsi"/>
          <w:color w:val="111111"/>
          <w:sz w:val="22"/>
          <w:szCs w:val="22"/>
        </w:rPr>
      </w:pPr>
      <w:proofErr w:type="spellStart"/>
      <w:r w:rsidRPr="00CD0C2D">
        <w:rPr>
          <w:rFonts w:asciiTheme="minorHAnsi" w:hAnsiTheme="minorHAnsi" w:cstheme="minorHAnsi"/>
          <w:color w:val="111111"/>
          <w:sz w:val="22"/>
          <w:szCs w:val="22"/>
        </w:rPr>
        <w:t>train_encoded</w:t>
      </w:r>
      <w:proofErr w:type="spellEnd"/>
      <w:r w:rsidRPr="00CD0C2D">
        <w:rPr>
          <w:rFonts w:asciiTheme="minorHAnsi" w:hAnsiTheme="minorHAnsi" w:cstheme="minorHAnsi"/>
          <w:color w:val="111111"/>
          <w:sz w:val="22"/>
          <w:szCs w:val="22"/>
        </w:rPr>
        <w:t xml:space="preserve"> = </w:t>
      </w:r>
      <w:proofErr w:type="spellStart"/>
      <w:r w:rsidRPr="00CD0C2D">
        <w:rPr>
          <w:rFonts w:asciiTheme="minorHAnsi" w:hAnsiTheme="minorHAnsi" w:cstheme="minorHAnsi"/>
          <w:color w:val="111111"/>
          <w:sz w:val="22"/>
          <w:szCs w:val="22"/>
        </w:rPr>
        <w:t>pd.read_csv</w:t>
      </w:r>
      <w:proofErr w:type="spellEnd"/>
      <w:r w:rsidRPr="00CD0C2D">
        <w:rPr>
          <w:rFonts w:asciiTheme="minorHAnsi" w:hAnsiTheme="minorHAnsi" w:cstheme="minorHAnsi"/>
          <w:color w:val="111111"/>
          <w:sz w:val="22"/>
          <w:szCs w:val="22"/>
        </w:rPr>
        <w:t>('</w:t>
      </w:r>
      <w:r>
        <w:rPr>
          <w:rFonts w:asciiTheme="minorHAnsi" w:hAnsiTheme="minorHAnsi" w:cstheme="minorHAnsi"/>
          <w:color w:val="111111"/>
          <w:sz w:val="22"/>
          <w:szCs w:val="22"/>
        </w:rPr>
        <w:t>/...INPUT YOUR FILE PATHWAY.../</w:t>
      </w:r>
      <w:r w:rsidRPr="00CD0C2D">
        <w:rPr>
          <w:rFonts w:asciiTheme="minorHAnsi" w:hAnsiTheme="minorHAnsi" w:cstheme="minorHAnsi"/>
          <w:color w:val="111111"/>
          <w:sz w:val="22"/>
          <w:szCs w:val="22"/>
        </w:rPr>
        <w:t>train_encoded.csv')</w:t>
      </w:r>
    </w:p>
    <w:p w14:paraId="0BF34015" w14:textId="77777777" w:rsidR="004B3223" w:rsidRPr="00CD0C2D" w:rsidRDefault="004B3223" w:rsidP="004B3223">
      <w:pPr>
        <w:rPr>
          <w:rFonts w:asciiTheme="minorHAnsi" w:hAnsiTheme="minorHAnsi" w:cstheme="minorHAnsi"/>
          <w:color w:val="111111"/>
          <w:sz w:val="22"/>
          <w:szCs w:val="22"/>
        </w:rPr>
      </w:pPr>
      <w:proofErr w:type="spellStart"/>
      <w:r w:rsidRPr="00CD0C2D">
        <w:rPr>
          <w:rFonts w:asciiTheme="minorHAnsi" w:hAnsiTheme="minorHAnsi" w:cstheme="minorHAnsi"/>
          <w:color w:val="111111"/>
          <w:sz w:val="22"/>
          <w:szCs w:val="22"/>
        </w:rPr>
        <w:t>OOT_encoded</w:t>
      </w:r>
      <w:proofErr w:type="spellEnd"/>
      <w:r w:rsidRPr="00CD0C2D">
        <w:rPr>
          <w:rFonts w:asciiTheme="minorHAnsi" w:hAnsiTheme="minorHAnsi" w:cstheme="minorHAnsi"/>
          <w:color w:val="111111"/>
          <w:sz w:val="22"/>
          <w:szCs w:val="22"/>
        </w:rPr>
        <w:t xml:space="preserve"> = </w:t>
      </w:r>
      <w:proofErr w:type="spellStart"/>
      <w:r w:rsidRPr="00CD0C2D">
        <w:rPr>
          <w:rFonts w:asciiTheme="minorHAnsi" w:hAnsiTheme="minorHAnsi" w:cstheme="minorHAnsi"/>
          <w:color w:val="111111"/>
          <w:sz w:val="22"/>
          <w:szCs w:val="22"/>
        </w:rPr>
        <w:t>pd.read_csv</w:t>
      </w:r>
      <w:proofErr w:type="spellEnd"/>
      <w:r w:rsidRPr="00CD0C2D">
        <w:rPr>
          <w:rFonts w:asciiTheme="minorHAnsi" w:hAnsiTheme="minorHAnsi" w:cstheme="minorHAnsi"/>
          <w:color w:val="111111"/>
          <w:sz w:val="22"/>
          <w:szCs w:val="22"/>
        </w:rPr>
        <w:t>('</w:t>
      </w:r>
      <w:r>
        <w:rPr>
          <w:rFonts w:asciiTheme="minorHAnsi" w:hAnsiTheme="minorHAnsi" w:cstheme="minorHAnsi"/>
          <w:color w:val="111111"/>
          <w:sz w:val="22"/>
          <w:szCs w:val="22"/>
        </w:rPr>
        <w:t>/...INPUT YOUR FILE PATHWAY.../</w:t>
      </w:r>
      <w:r w:rsidRPr="00CD0C2D">
        <w:rPr>
          <w:rFonts w:asciiTheme="minorHAnsi" w:hAnsiTheme="minorHAnsi" w:cstheme="minorHAnsi"/>
          <w:color w:val="111111"/>
          <w:sz w:val="22"/>
          <w:szCs w:val="22"/>
        </w:rPr>
        <w:t>oot_encoded.csv')</w:t>
      </w:r>
    </w:p>
    <w:p w14:paraId="0DEE2C37" w14:textId="77777777" w:rsidR="004B3223" w:rsidRPr="00CD0C2D" w:rsidRDefault="004B3223" w:rsidP="004B3223">
      <w:pPr>
        <w:rPr>
          <w:rFonts w:asciiTheme="minorHAnsi" w:hAnsiTheme="minorHAnsi" w:cstheme="minorHAnsi"/>
          <w:color w:val="111111"/>
          <w:sz w:val="22"/>
          <w:szCs w:val="22"/>
        </w:rPr>
      </w:pPr>
    </w:p>
    <w:p w14:paraId="0522F182" w14:textId="77777777" w:rsidR="004B3223" w:rsidRPr="00CD0C2D" w:rsidRDefault="004B3223" w:rsidP="004B3223">
      <w:pPr>
        <w:rPr>
          <w:rFonts w:asciiTheme="minorHAnsi" w:hAnsiTheme="minorHAnsi" w:cstheme="minorHAnsi"/>
          <w:color w:val="111111"/>
          <w:sz w:val="22"/>
          <w:szCs w:val="22"/>
        </w:rPr>
      </w:pPr>
      <w:r w:rsidRPr="00CD0C2D">
        <w:rPr>
          <w:rFonts w:asciiTheme="minorHAnsi" w:hAnsiTheme="minorHAnsi" w:cstheme="minorHAnsi"/>
          <w:color w:val="111111"/>
          <w:sz w:val="22"/>
          <w:szCs w:val="22"/>
        </w:rPr>
        <w:t>print(</w:t>
      </w:r>
      <w:proofErr w:type="spellStart"/>
      <w:r w:rsidRPr="00CD0C2D">
        <w:rPr>
          <w:rFonts w:asciiTheme="minorHAnsi" w:hAnsiTheme="minorHAnsi" w:cstheme="minorHAnsi"/>
          <w:color w:val="111111"/>
          <w:sz w:val="22"/>
          <w:szCs w:val="22"/>
        </w:rPr>
        <w:t>train_encoded.columns</w:t>
      </w:r>
      <w:proofErr w:type="spellEnd"/>
      <w:r w:rsidRPr="00CD0C2D">
        <w:rPr>
          <w:rFonts w:asciiTheme="minorHAnsi" w:hAnsiTheme="minorHAnsi" w:cstheme="minorHAnsi"/>
          <w:color w:val="111111"/>
          <w:sz w:val="22"/>
          <w:szCs w:val="22"/>
        </w:rPr>
        <w:t>)</w:t>
      </w:r>
    </w:p>
    <w:p w14:paraId="2897AC32" w14:textId="77777777" w:rsidR="004B3223" w:rsidRPr="00CD0C2D" w:rsidRDefault="004B3223" w:rsidP="004B3223">
      <w:pPr>
        <w:rPr>
          <w:rFonts w:asciiTheme="minorHAnsi" w:hAnsiTheme="minorHAnsi" w:cstheme="minorHAnsi"/>
          <w:color w:val="111111"/>
          <w:sz w:val="22"/>
          <w:szCs w:val="22"/>
        </w:rPr>
      </w:pPr>
    </w:p>
    <w:p w14:paraId="5DB5B4D5" w14:textId="77777777" w:rsidR="004B3223" w:rsidRPr="00CD0C2D" w:rsidRDefault="004B3223" w:rsidP="004B3223">
      <w:pPr>
        <w:rPr>
          <w:rFonts w:asciiTheme="minorHAnsi" w:hAnsiTheme="minorHAnsi" w:cstheme="minorHAnsi"/>
          <w:b/>
          <w:bCs/>
          <w:color w:val="808080" w:themeColor="background1" w:themeShade="80"/>
          <w:sz w:val="22"/>
          <w:szCs w:val="22"/>
        </w:rPr>
      </w:pPr>
      <w:r w:rsidRPr="00CD0C2D">
        <w:rPr>
          <w:rFonts w:asciiTheme="minorHAnsi" w:hAnsiTheme="minorHAnsi" w:cstheme="minorHAnsi"/>
          <w:b/>
          <w:bCs/>
          <w:color w:val="808080" w:themeColor="background1" w:themeShade="80"/>
          <w:sz w:val="22"/>
          <w:szCs w:val="22"/>
        </w:rPr>
        <w:t># Define predictors and the target variable</w:t>
      </w:r>
    </w:p>
    <w:p w14:paraId="1EE731D6" w14:textId="77777777" w:rsidR="004B3223" w:rsidRPr="00CD0C2D" w:rsidRDefault="004B3223" w:rsidP="004B3223">
      <w:pPr>
        <w:rPr>
          <w:rFonts w:asciiTheme="minorHAnsi" w:hAnsiTheme="minorHAnsi" w:cstheme="minorHAnsi"/>
          <w:color w:val="111111"/>
          <w:sz w:val="22"/>
          <w:szCs w:val="22"/>
        </w:rPr>
      </w:pPr>
      <w:r w:rsidRPr="00CD0C2D">
        <w:rPr>
          <w:rFonts w:asciiTheme="minorHAnsi" w:hAnsiTheme="minorHAnsi" w:cstheme="minorHAnsi"/>
          <w:color w:val="111111"/>
          <w:sz w:val="22"/>
          <w:szCs w:val="22"/>
        </w:rPr>
        <w:t xml:space="preserve">predictors = [col for col in </w:t>
      </w:r>
      <w:proofErr w:type="spellStart"/>
      <w:r w:rsidRPr="00CD0C2D">
        <w:rPr>
          <w:rFonts w:asciiTheme="minorHAnsi" w:hAnsiTheme="minorHAnsi" w:cstheme="minorHAnsi"/>
          <w:color w:val="111111"/>
          <w:sz w:val="22"/>
          <w:szCs w:val="22"/>
        </w:rPr>
        <w:t>train_encoded.columns</w:t>
      </w:r>
      <w:proofErr w:type="spellEnd"/>
      <w:r w:rsidRPr="00CD0C2D">
        <w:rPr>
          <w:rFonts w:asciiTheme="minorHAnsi" w:hAnsiTheme="minorHAnsi" w:cstheme="minorHAnsi"/>
          <w:color w:val="111111"/>
          <w:sz w:val="22"/>
          <w:szCs w:val="22"/>
        </w:rPr>
        <w:t xml:space="preserve"> if col != 'bad']</w:t>
      </w:r>
    </w:p>
    <w:p w14:paraId="266FAC25" w14:textId="77777777" w:rsidR="004B3223" w:rsidRPr="00CD0C2D" w:rsidRDefault="004B3223" w:rsidP="004B3223">
      <w:pPr>
        <w:rPr>
          <w:rFonts w:asciiTheme="minorHAnsi" w:hAnsiTheme="minorHAnsi" w:cstheme="minorHAnsi"/>
          <w:color w:val="111111"/>
          <w:sz w:val="22"/>
          <w:szCs w:val="22"/>
        </w:rPr>
      </w:pPr>
    </w:p>
    <w:p w14:paraId="252BD345" w14:textId="77777777" w:rsidR="004B3223" w:rsidRPr="00CD0C2D" w:rsidRDefault="004B3223" w:rsidP="004B3223">
      <w:pPr>
        <w:rPr>
          <w:rFonts w:asciiTheme="minorHAnsi" w:hAnsiTheme="minorHAnsi" w:cstheme="minorHAnsi"/>
          <w:b/>
          <w:bCs/>
          <w:color w:val="808080" w:themeColor="background1" w:themeShade="80"/>
          <w:sz w:val="22"/>
          <w:szCs w:val="22"/>
        </w:rPr>
      </w:pPr>
      <w:r w:rsidRPr="00CD0C2D">
        <w:rPr>
          <w:rFonts w:asciiTheme="minorHAnsi" w:hAnsiTheme="minorHAnsi" w:cstheme="minorHAnsi"/>
          <w:b/>
          <w:bCs/>
          <w:color w:val="808080" w:themeColor="background1" w:themeShade="80"/>
          <w:sz w:val="22"/>
          <w:szCs w:val="22"/>
        </w:rPr>
        <w:t xml:space="preserve"># Check if excluded variables are in </w:t>
      </w:r>
      <w:proofErr w:type="spellStart"/>
      <w:r w:rsidRPr="00CD0C2D">
        <w:rPr>
          <w:rFonts w:asciiTheme="minorHAnsi" w:hAnsiTheme="minorHAnsi" w:cstheme="minorHAnsi"/>
          <w:b/>
          <w:bCs/>
          <w:color w:val="808080" w:themeColor="background1" w:themeShade="80"/>
          <w:sz w:val="22"/>
          <w:szCs w:val="22"/>
        </w:rPr>
        <w:t>OOT_encoded</w:t>
      </w:r>
      <w:proofErr w:type="spellEnd"/>
      <w:r w:rsidRPr="00CD0C2D">
        <w:rPr>
          <w:rFonts w:asciiTheme="minorHAnsi" w:hAnsiTheme="minorHAnsi" w:cstheme="minorHAnsi"/>
          <w:b/>
          <w:bCs/>
          <w:color w:val="808080" w:themeColor="background1" w:themeShade="80"/>
          <w:sz w:val="22"/>
          <w:szCs w:val="22"/>
        </w:rPr>
        <w:t xml:space="preserve"> columns, if not then add them</w:t>
      </w:r>
    </w:p>
    <w:p w14:paraId="1D54D104" w14:textId="77777777" w:rsidR="004B3223" w:rsidRPr="00CD0C2D" w:rsidRDefault="004B3223" w:rsidP="004B3223">
      <w:pPr>
        <w:rPr>
          <w:rFonts w:asciiTheme="minorHAnsi" w:hAnsiTheme="minorHAnsi" w:cstheme="minorHAnsi"/>
          <w:color w:val="111111"/>
          <w:sz w:val="22"/>
          <w:szCs w:val="22"/>
        </w:rPr>
      </w:pPr>
      <w:proofErr w:type="spellStart"/>
      <w:r w:rsidRPr="00CD0C2D">
        <w:rPr>
          <w:rFonts w:asciiTheme="minorHAnsi" w:hAnsiTheme="minorHAnsi" w:cstheme="minorHAnsi"/>
          <w:color w:val="111111"/>
          <w:sz w:val="22"/>
          <w:szCs w:val="22"/>
        </w:rPr>
        <w:t>missing_cols</w:t>
      </w:r>
      <w:proofErr w:type="spellEnd"/>
      <w:r w:rsidRPr="00CD0C2D">
        <w:rPr>
          <w:rFonts w:asciiTheme="minorHAnsi" w:hAnsiTheme="minorHAnsi" w:cstheme="minorHAnsi"/>
          <w:color w:val="111111"/>
          <w:sz w:val="22"/>
          <w:szCs w:val="22"/>
        </w:rPr>
        <w:t xml:space="preserve"> = set(predictors) - set(</w:t>
      </w:r>
      <w:proofErr w:type="spellStart"/>
      <w:r w:rsidRPr="00CD0C2D">
        <w:rPr>
          <w:rFonts w:asciiTheme="minorHAnsi" w:hAnsiTheme="minorHAnsi" w:cstheme="minorHAnsi"/>
          <w:color w:val="111111"/>
          <w:sz w:val="22"/>
          <w:szCs w:val="22"/>
        </w:rPr>
        <w:t>OOT_encoded.columns</w:t>
      </w:r>
      <w:proofErr w:type="spellEnd"/>
      <w:r w:rsidRPr="00CD0C2D">
        <w:rPr>
          <w:rFonts w:asciiTheme="minorHAnsi" w:hAnsiTheme="minorHAnsi" w:cstheme="minorHAnsi"/>
          <w:color w:val="111111"/>
          <w:sz w:val="22"/>
          <w:szCs w:val="22"/>
        </w:rPr>
        <w:t>)</w:t>
      </w:r>
    </w:p>
    <w:p w14:paraId="59E33CDA" w14:textId="77777777" w:rsidR="004B3223" w:rsidRPr="00CD0C2D" w:rsidRDefault="004B3223" w:rsidP="004B3223">
      <w:pPr>
        <w:rPr>
          <w:rFonts w:asciiTheme="minorHAnsi" w:hAnsiTheme="minorHAnsi" w:cstheme="minorHAnsi"/>
          <w:color w:val="111111"/>
          <w:sz w:val="22"/>
          <w:szCs w:val="22"/>
        </w:rPr>
      </w:pPr>
      <w:r w:rsidRPr="00CD0C2D">
        <w:rPr>
          <w:rFonts w:asciiTheme="minorHAnsi" w:hAnsiTheme="minorHAnsi" w:cstheme="minorHAnsi"/>
          <w:color w:val="111111"/>
          <w:sz w:val="22"/>
          <w:szCs w:val="22"/>
        </w:rPr>
        <w:t xml:space="preserve">for c in </w:t>
      </w:r>
      <w:proofErr w:type="spellStart"/>
      <w:r w:rsidRPr="00CD0C2D">
        <w:rPr>
          <w:rFonts w:asciiTheme="minorHAnsi" w:hAnsiTheme="minorHAnsi" w:cstheme="minorHAnsi"/>
          <w:color w:val="111111"/>
          <w:sz w:val="22"/>
          <w:szCs w:val="22"/>
        </w:rPr>
        <w:t>missing_cols</w:t>
      </w:r>
      <w:proofErr w:type="spellEnd"/>
      <w:r w:rsidRPr="00CD0C2D">
        <w:rPr>
          <w:rFonts w:asciiTheme="minorHAnsi" w:hAnsiTheme="minorHAnsi" w:cstheme="minorHAnsi"/>
          <w:color w:val="111111"/>
          <w:sz w:val="22"/>
          <w:szCs w:val="22"/>
        </w:rPr>
        <w:t>:</w:t>
      </w:r>
    </w:p>
    <w:p w14:paraId="7DA24C16" w14:textId="77777777" w:rsidR="004B3223" w:rsidRPr="00CD0C2D" w:rsidRDefault="004B3223" w:rsidP="004B3223">
      <w:pPr>
        <w:rPr>
          <w:rFonts w:asciiTheme="minorHAnsi" w:hAnsiTheme="minorHAnsi" w:cstheme="minorHAnsi"/>
          <w:color w:val="111111"/>
          <w:sz w:val="22"/>
          <w:szCs w:val="22"/>
        </w:rPr>
      </w:pPr>
      <w:r w:rsidRPr="00CD0C2D">
        <w:rPr>
          <w:rFonts w:asciiTheme="minorHAnsi" w:hAnsiTheme="minorHAnsi" w:cstheme="minorHAnsi"/>
          <w:color w:val="111111"/>
          <w:sz w:val="22"/>
          <w:szCs w:val="22"/>
        </w:rPr>
        <w:t xml:space="preserve">    </w:t>
      </w:r>
      <w:proofErr w:type="spellStart"/>
      <w:r w:rsidRPr="00CD0C2D">
        <w:rPr>
          <w:rFonts w:asciiTheme="minorHAnsi" w:hAnsiTheme="minorHAnsi" w:cstheme="minorHAnsi"/>
          <w:color w:val="111111"/>
          <w:sz w:val="22"/>
          <w:szCs w:val="22"/>
        </w:rPr>
        <w:t>OOT_encoded</w:t>
      </w:r>
      <w:proofErr w:type="spellEnd"/>
      <w:r w:rsidRPr="00CD0C2D">
        <w:rPr>
          <w:rFonts w:asciiTheme="minorHAnsi" w:hAnsiTheme="minorHAnsi" w:cstheme="minorHAnsi"/>
          <w:color w:val="111111"/>
          <w:sz w:val="22"/>
          <w:szCs w:val="22"/>
        </w:rPr>
        <w:t>[c] = 0</w:t>
      </w:r>
    </w:p>
    <w:p w14:paraId="564DE07A" w14:textId="77777777" w:rsidR="004B3223" w:rsidRPr="00CD0C2D" w:rsidRDefault="004B3223" w:rsidP="004B3223">
      <w:pPr>
        <w:rPr>
          <w:rFonts w:asciiTheme="minorHAnsi" w:hAnsiTheme="minorHAnsi" w:cstheme="minorHAnsi"/>
          <w:color w:val="111111"/>
          <w:sz w:val="22"/>
          <w:szCs w:val="22"/>
        </w:rPr>
      </w:pPr>
    </w:p>
    <w:p w14:paraId="04A98529" w14:textId="77777777" w:rsidR="004B3223" w:rsidRPr="00CD0C2D" w:rsidRDefault="004B3223" w:rsidP="004B3223">
      <w:pPr>
        <w:rPr>
          <w:rFonts w:asciiTheme="minorHAnsi" w:hAnsiTheme="minorHAnsi" w:cstheme="minorHAnsi"/>
          <w:b/>
          <w:bCs/>
          <w:color w:val="808080" w:themeColor="background1" w:themeShade="80"/>
          <w:sz w:val="22"/>
          <w:szCs w:val="22"/>
        </w:rPr>
      </w:pPr>
      <w:r w:rsidRPr="00CD0C2D">
        <w:rPr>
          <w:rFonts w:asciiTheme="minorHAnsi" w:hAnsiTheme="minorHAnsi" w:cstheme="minorHAnsi"/>
          <w:b/>
          <w:bCs/>
          <w:color w:val="808080" w:themeColor="background1" w:themeShade="80"/>
          <w:sz w:val="22"/>
          <w:szCs w:val="22"/>
        </w:rPr>
        <w:t># Split the data into training and validation sets (80/20 split) using stratified sampling</w:t>
      </w:r>
    </w:p>
    <w:p w14:paraId="76662B64" w14:textId="77777777" w:rsidR="004B3223" w:rsidRPr="00CD0C2D" w:rsidRDefault="004B3223" w:rsidP="004B3223">
      <w:pPr>
        <w:rPr>
          <w:rFonts w:asciiTheme="minorHAnsi" w:hAnsiTheme="minorHAnsi" w:cstheme="minorHAnsi"/>
          <w:color w:val="111111"/>
          <w:sz w:val="22"/>
          <w:szCs w:val="22"/>
        </w:rPr>
      </w:pPr>
      <w:proofErr w:type="spellStart"/>
      <w:r w:rsidRPr="00CD0C2D">
        <w:rPr>
          <w:rFonts w:asciiTheme="minorHAnsi" w:hAnsiTheme="minorHAnsi" w:cstheme="minorHAnsi"/>
          <w:color w:val="111111"/>
          <w:sz w:val="22"/>
          <w:szCs w:val="22"/>
        </w:rPr>
        <w:t>X_train</w:t>
      </w:r>
      <w:proofErr w:type="spellEnd"/>
      <w:r w:rsidRPr="00CD0C2D">
        <w:rPr>
          <w:rFonts w:asciiTheme="minorHAnsi" w:hAnsiTheme="minorHAnsi" w:cstheme="minorHAnsi"/>
          <w:color w:val="111111"/>
          <w:sz w:val="22"/>
          <w:szCs w:val="22"/>
        </w:rPr>
        <w:t xml:space="preserve">, </w:t>
      </w:r>
      <w:proofErr w:type="spellStart"/>
      <w:r w:rsidRPr="00CD0C2D">
        <w:rPr>
          <w:rFonts w:asciiTheme="minorHAnsi" w:hAnsiTheme="minorHAnsi" w:cstheme="minorHAnsi"/>
          <w:color w:val="111111"/>
          <w:sz w:val="22"/>
          <w:szCs w:val="22"/>
        </w:rPr>
        <w:t>X_val</w:t>
      </w:r>
      <w:proofErr w:type="spellEnd"/>
      <w:r w:rsidRPr="00CD0C2D">
        <w:rPr>
          <w:rFonts w:asciiTheme="minorHAnsi" w:hAnsiTheme="minorHAnsi" w:cstheme="minorHAnsi"/>
          <w:color w:val="111111"/>
          <w:sz w:val="22"/>
          <w:szCs w:val="22"/>
        </w:rPr>
        <w:t xml:space="preserve">, </w:t>
      </w:r>
      <w:proofErr w:type="spellStart"/>
      <w:r w:rsidRPr="00CD0C2D">
        <w:rPr>
          <w:rFonts w:asciiTheme="minorHAnsi" w:hAnsiTheme="minorHAnsi" w:cstheme="minorHAnsi"/>
          <w:color w:val="111111"/>
          <w:sz w:val="22"/>
          <w:szCs w:val="22"/>
        </w:rPr>
        <w:t>y_train</w:t>
      </w:r>
      <w:proofErr w:type="spellEnd"/>
      <w:r w:rsidRPr="00CD0C2D">
        <w:rPr>
          <w:rFonts w:asciiTheme="minorHAnsi" w:hAnsiTheme="minorHAnsi" w:cstheme="minorHAnsi"/>
          <w:color w:val="111111"/>
          <w:sz w:val="22"/>
          <w:szCs w:val="22"/>
        </w:rPr>
        <w:t xml:space="preserve">, </w:t>
      </w:r>
      <w:proofErr w:type="spellStart"/>
      <w:r w:rsidRPr="00CD0C2D">
        <w:rPr>
          <w:rFonts w:asciiTheme="minorHAnsi" w:hAnsiTheme="minorHAnsi" w:cstheme="minorHAnsi"/>
          <w:color w:val="111111"/>
          <w:sz w:val="22"/>
          <w:szCs w:val="22"/>
        </w:rPr>
        <w:t>y_val</w:t>
      </w:r>
      <w:proofErr w:type="spellEnd"/>
      <w:r w:rsidRPr="00CD0C2D">
        <w:rPr>
          <w:rFonts w:asciiTheme="minorHAnsi" w:hAnsiTheme="minorHAnsi" w:cstheme="minorHAnsi"/>
          <w:color w:val="111111"/>
          <w:sz w:val="22"/>
          <w:szCs w:val="22"/>
        </w:rPr>
        <w:t xml:space="preserve"> = </w:t>
      </w:r>
      <w:proofErr w:type="spellStart"/>
      <w:r w:rsidRPr="00CD0C2D">
        <w:rPr>
          <w:rFonts w:asciiTheme="minorHAnsi" w:hAnsiTheme="minorHAnsi" w:cstheme="minorHAnsi"/>
          <w:color w:val="111111"/>
          <w:sz w:val="22"/>
          <w:szCs w:val="22"/>
        </w:rPr>
        <w:t>train_test_split</w:t>
      </w:r>
      <w:proofErr w:type="spellEnd"/>
      <w:r w:rsidRPr="00CD0C2D">
        <w:rPr>
          <w:rFonts w:asciiTheme="minorHAnsi" w:hAnsiTheme="minorHAnsi" w:cstheme="minorHAnsi"/>
          <w:color w:val="111111"/>
          <w:sz w:val="22"/>
          <w:szCs w:val="22"/>
        </w:rPr>
        <w:t>(</w:t>
      </w:r>
      <w:proofErr w:type="spellStart"/>
      <w:r w:rsidRPr="00CD0C2D">
        <w:rPr>
          <w:rFonts w:asciiTheme="minorHAnsi" w:hAnsiTheme="minorHAnsi" w:cstheme="minorHAnsi"/>
          <w:color w:val="111111"/>
          <w:sz w:val="22"/>
          <w:szCs w:val="22"/>
        </w:rPr>
        <w:t>train_encoded</w:t>
      </w:r>
      <w:proofErr w:type="spellEnd"/>
      <w:r w:rsidRPr="00CD0C2D">
        <w:rPr>
          <w:rFonts w:asciiTheme="minorHAnsi" w:hAnsiTheme="minorHAnsi" w:cstheme="minorHAnsi"/>
          <w:color w:val="111111"/>
          <w:sz w:val="22"/>
          <w:szCs w:val="22"/>
        </w:rPr>
        <w:t xml:space="preserve">[predictors], </w:t>
      </w:r>
      <w:proofErr w:type="spellStart"/>
      <w:r w:rsidRPr="00CD0C2D">
        <w:rPr>
          <w:rFonts w:asciiTheme="minorHAnsi" w:hAnsiTheme="minorHAnsi" w:cstheme="minorHAnsi"/>
          <w:color w:val="111111"/>
          <w:sz w:val="22"/>
          <w:szCs w:val="22"/>
        </w:rPr>
        <w:t>train_encoded</w:t>
      </w:r>
      <w:proofErr w:type="spellEnd"/>
      <w:r w:rsidRPr="00CD0C2D">
        <w:rPr>
          <w:rFonts w:asciiTheme="minorHAnsi" w:hAnsiTheme="minorHAnsi" w:cstheme="minorHAnsi"/>
          <w:color w:val="111111"/>
          <w:sz w:val="22"/>
          <w:szCs w:val="22"/>
        </w:rPr>
        <w:t xml:space="preserve">['bad'], </w:t>
      </w:r>
      <w:proofErr w:type="spellStart"/>
      <w:r w:rsidRPr="00CD0C2D">
        <w:rPr>
          <w:rFonts w:asciiTheme="minorHAnsi" w:hAnsiTheme="minorHAnsi" w:cstheme="minorHAnsi"/>
          <w:color w:val="111111"/>
          <w:sz w:val="22"/>
          <w:szCs w:val="22"/>
        </w:rPr>
        <w:t>test_size</w:t>
      </w:r>
      <w:proofErr w:type="spellEnd"/>
      <w:r w:rsidRPr="00CD0C2D">
        <w:rPr>
          <w:rFonts w:asciiTheme="minorHAnsi" w:hAnsiTheme="minorHAnsi" w:cstheme="minorHAnsi"/>
          <w:color w:val="111111"/>
          <w:sz w:val="22"/>
          <w:szCs w:val="22"/>
        </w:rPr>
        <w:t xml:space="preserve">=0.2, </w:t>
      </w:r>
      <w:proofErr w:type="spellStart"/>
      <w:r w:rsidRPr="00CD0C2D">
        <w:rPr>
          <w:rFonts w:asciiTheme="minorHAnsi" w:hAnsiTheme="minorHAnsi" w:cstheme="minorHAnsi"/>
          <w:color w:val="111111"/>
          <w:sz w:val="22"/>
          <w:szCs w:val="22"/>
        </w:rPr>
        <w:t>random_state</w:t>
      </w:r>
      <w:proofErr w:type="spellEnd"/>
      <w:r w:rsidRPr="00CD0C2D">
        <w:rPr>
          <w:rFonts w:asciiTheme="minorHAnsi" w:hAnsiTheme="minorHAnsi" w:cstheme="minorHAnsi"/>
          <w:color w:val="111111"/>
          <w:sz w:val="22"/>
          <w:szCs w:val="22"/>
        </w:rPr>
        <w:t>=42, stratify=</w:t>
      </w:r>
      <w:proofErr w:type="spellStart"/>
      <w:r w:rsidRPr="00CD0C2D">
        <w:rPr>
          <w:rFonts w:asciiTheme="minorHAnsi" w:hAnsiTheme="minorHAnsi" w:cstheme="minorHAnsi"/>
          <w:color w:val="111111"/>
          <w:sz w:val="22"/>
          <w:szCs w:val="22"/>
        </w:rPr>
        <w:t>train_encoded</w:t>
      </w:r>
      <w:proofErr w:type="spellEnd"/>
      <w:r w:rsidRPr="00CD0C2D">
        <w:rPr>
          <w:rFonts w:asciiTheme="minorHAnsi" w:hAnsiTheme="minorHAnsi" w:cstheme="minorHAnsi"/>
          <w:color w:val="111111"/>
          <w:sz w:val="22"/>
          <w:szCs w:val="22"/>
        </w:rPr>
        <w:t>['bad'])</w:t>
      </w:r>
    </w:p>
    <w:p w14:paraId="489B8FB1" w14:textId="77777777" w:rsidR="004B3223" w:rsidRPr="00CD0C2D" w:rsidRDefault="004B3223" w:rsidP="004B3223">
      <w:pPr>
        <w:rPr>
          <w:rFonts w:asciiTheme="minorHAnsi" w:hAnsiTheme="minorHAnsi" w:cstheme="minorHAnsi"/>
          <w:color w:val="111111"/>
          <w:sz w:val="22"/>
          <w:szCs w:val="22"/>
        </w:rPr>
      </w:pPr>
    </w:p>
    <w:p w14:paraId="12E45697" w14:textId="77777777" w:rsidR="004B3223" w:rsidRPr="00CD0C2D" w:rsidRDefault="004B3223" w:rsidP="004B3223">
      <w:pPr>
        <w:rPr>
          <w:rFonts w:asciiTheme="minorHAnsi" w:hAnsiTheme="minorHAnsi" w:cstheme="minorHAnsi"/>
          <w:b/>
          <w:bCs/>
          <w:color w:val="808080" w:themeColor="background1" w:themeShade="80"/>
          <w:sz w:val="22"/>
          <w:szCs w:val="22"/>
        </w:rPr>
      </w:pPr>
      <w:r w:rsidRPr="00CD0C2D">
        <w:rPr>
          <w:rFonts w:asciiTheme="minorHAnsi" w:hAnsiTheme="minorHAnsi" w:cstheme="minorHAnsi"/>
          <w:b/>
          <w:bCs/>
          <w:color w:val="808080" w:themeColor="background1" w:themeShade="80"/>
          <w:sz w:val="22"/>
          <w:szCs w:val="22"/>
        </w:rPr>
        <w:t># Combine predictors and target variable into one DataFrame for undersampling</w:t>
      </w:r>
    </w:p>
    <w:p w14:paraId="5CDA97CD" w14:textId="77777777" w:rsidR="004B3223" w:rsidRPr="00CD0C2D" w:rsidRDefault="004B3223" w:rsidP="004B3223">
      <w:pPr>
        <w:rPr>
          <w:rFonts w:asciiTheme="minorHAnsi" w:hAnsiTheme="minorHAnsi" w:cstheme="minorHAnsi"/>
          <w:color w:val="111111"/>
          <w:sz w:val="22"/>
          <w:szCs w:val="22"/>
        </w:rPr>
      </w:pPr>
      <w:proofErr w:type="spellStart"/>
      <w:r w:rsidRPr="00CD0C2D">
        <w:rPr>
          <w:rFonts w:asciiTheme="minorHAnsi" w:hAnsiTheme="minorHAnsi" w:cstheme="minorHAnsi"/>
          <w:color w:val="111111"/>
          <w:sz w:val="22"/>
          <w:szCs w:val="22"/>
        </w:rPr>
        <w:t>train_data</w:t>
      </w:r>
      <w:proofErr w:type="spellEnd"/>
      <w:r w:rsidRPr="00CD0C2D">
        <w:rPr>
          <w:rFonts w:asciiTheme="minorHAnsi" w:hAnsiTheme="minorHAnsi" w:cstheme="minorHAnsi"/>
          <w:color w:val="111111"/>
          <w:sz w:val="22"/>
          <w:szCs w:val="22"/>
        </w:rPr>
        <w:t xml:space="preserve"> = </w:t>
      </w:r>
      <w:proofErr w:type="spellStart"/>
      <w:r w:rsidRPr="00CD0C2D">
        <w:rPr>
          <w:rFonts w:asciiTheme="minorHAnsi" w:hAnsiTheme="minorHAnsi" w:cstheme="minorHAnsi"/>
          <w:color w:val="111111"/>
          <w:sz w:val="22"/>
          <w:szCs w:val="22"/>
        </w:rPr>
        <w:t>pd.concat</w:t>
      </w:r>
      <w:proofErr w:type="spellEnd"/>
      <w:r w:rsidRPr="00CD0C2D">
        <w:rPr>
          <w:rFonts w:asciiTheme="minorHAnsi" w:hAnsiTheme="minorHAnsi" w:cstheme="minorHAnsi"/>
          <w:color w:val="111111"/>
          <w:sz w:val="22"/>
          <w:szCs w:val="22"/>
        </w:rPr>
        <w:t>([</w:t>
      </w:r>
      <w:proofErr w:type="spellStart"/>
      <w:r w:rsidRPr="00CD0C2D">
        <w:rPr>
          <w:rFonts w:asciiTheme="minorHAnsi" w:hAnsiTheme="minorHAnsi" w:cstheme="minorHAnsi"/>
          <w:color w:val="111111"/>
          <w:sz w:val="22"/>
          <w:szCs w:val="22"/>
        </w:rPr>
        <w:t>X_train</w:t>
      </w:r>
      <w:proofErr w:type="spellEnd"/>
      <w:r w:rsidRPr="00CD0C2D">
        <w:rPr>
          <w:rFonts w:asciiTheme="minorHAnsi" w:hAnsiTheme="minorHAnsi" w:cstheme="minorHAnsi"/>
          <w:color w:val="111111"/>
          <w:sz w:val="22"/>
          <w:szCs w:val="22"/>
        </w:rPr>
        <w:t xml:space="preserve">, </w:t>
      </w:r>
      <w:proofErr w:type="spellStart"/>
      <w:r w:rsidRPr="00CD0C2D">
        <w:rPr>
          <w:rFonts w:asciiTheme="minorHAnsi" w:hAnsiTheme="minorHAnsi" w:cstheme="minorHAnsi"/>
          <w:color w:val="111111"/>
          <w:sz w:val="22"/>
          <w:szCs w:val="22"/>
        </w:rPr>
        <w:t>y_train</w:t>
      </w:r>
      <w:proofErr w:type="spellEnd"/>
      <w:r w:rsidRPr="00CD0C2D">
        <w:rPr>
          <w:rFonts w:asciiTheme="minorHAnsi" w:hAnsiTheme="minorHAnsi" w:cstheme="minorHAnsi"/>
          <w:color w:val="111111"/>
          <w:sz w:val="22"/>
          <w:szCs w:val="22"/>
        </w:rPr>
        <w:t>], axis=1)</w:t>
      </w:r>
    </w:p>
    <w:p w14:paraId="48FE6F1C" w14:textId="77777777" w:rsidR="004B3223" w:rsidRPr="00CD0C2D" w:rsidRDefault="004B3223" w:rsidP="004B3223">
      <w:pPr>
        <w:rPr>
          <w:rFonts w:asciiTheme="minorHAnsi" w:hAnsiTheme="minorHAnsi" w:cstheme="minorHAnsi"/>
          <w:color w:val="111111"/>
          <w:sz w:val="22"/>
          <w:szCs w:val="22"/>
        </w:rPr>
      </w:pPr>
    </w:p>
    <w:p w14:paraId="63F964A1" w14:textId="77777777" w:rsidR="004B3223" w:rsidRPr="00CD0C2D" w:rsidRDefault="004B3223" w:rsidP="004B3223">
      <w:pPr>
        <w:rPr>
          <w:rFonts w:asciiTheme="minorHAnsi" w:hAnsiTheme="minorHAnsi" w:cstheme="minorHAnsi"/>
          <w:b/>
          <w:bCs/>
          <w:color w:val="808080" w:themeColor="background1" w:themeShade="80"/>
          <w:sz w:val="22"/>
          <w:szCs w:val="22"/>
        </w:rPr>
      </w:pPr>
      <w:r w:rsidRPr="00CD0C2D">
        <w:rPr>
          <w:rFonts w:asciiTheme="minorHAnsi" w:hAnsiTheme="minorHAnsi" w:cstheme="minorHAnsi"/>
          <w:b/>
          <w:bCs/>
          <w:color w:val="808080" w:themeColor="background1" w:themeShade="80"/>
          <w:sz w:val="22"/>
          <w:szCs w:val="22"/>
        </w:rPr>
        <w:t># Count the number of samples in the minority class</w:t>
      </w:r>
    </w:p>
    <w:p w14:paraId="71965E0F" w14:textId="77777777" w:rsidR="004B3223" w:rsidRPr="00CD0C2D" w:rsidRDefault="004B3223" w:rsidP="004B3223">
      <w:pPr>
        <w:rPr>
          <w:rFonts w:asciiTheme="minorHAnsi" w:hAnsiTheme="minorHAnsi" w:cstheme="minorHAnsi"/>
          <w:color w:val="111111"/>
          <w:sz w:val="22"/>
          <w:szCs w:val="22"/>
        </w:rPr>
      </w:pPr>
      <w:proofErr w:type="spellStart"/>
      <w:r w:rsidRPr="00CD0C2D">
        <w:rPr>
          <w:rFonts w:asciiTheme="minorHAnsi" w:hAnsiTheme="minorHAnsi" w:cstheme="minorHAnsi"/>
          <w:color w:val="111111"/>
          <w:sz w:val="22"/>
          <w:szCs w:val="22"/>
        </w:rPr>
        <w:t>minority_class_count</w:t>
      </w:r>
      <w:proofErr w:type="spellEnd"/>
      <w:r w:rsidRPr="00CD0C2D">
        <w:rPr>
          <w:rFonts w:asciiTheme="minorHAnsi" w:hAnsiTheme="minorHAnsi" w:cstheme="minorHAnsi"/>
          <w:color w:val="111111"/>
          <w:sz w:val="22"/>
          <w:szCs w:val="22"/>
        </w:rPr>
        <w:t xml:space="preserve"> = </w:t>
      </w:r>
      <w:proofErr w:type="spellStart"/>
      <w:r w:rsidRPr="00CD0C2D">
        <w:rPr>
          <w:rFonts w:asciiTheme="minorHAnsi" w:hAnsiTheme="minorHAnsi" w:cstheme="minorHAnsi"/>
          <w:color w:val="111111"/>
          <w:sz w:val="22"/>
          <w:szCs w:val="22"/>
        </w:rPr>
        <w:t>train_data</w:t>
      </w:r>
      <w:proofErr w:type="spellEnd"/>
      <w:r w:rsidRPr="00CD0C2D">
        <w:rPr>
          <w:rFonts w:asciiTheme="minorHAnsi" w:hAnsiTheme="minorHAnsi" w:cstheme="minorHAnsi"/>
          <w:color w:val="111111"/>
          <w:sz w:val="22"/>
          <w:szCs w:val="22"/>
        </w:rPr>
        <w:t>['bad'].</w:t>
      </w:r>
      <w:proofErr w:type="spellStart"/>
      <w:r w:rsidRPr="00CD0C2D">
        <w:rPr>
          <w:rFonts w:asciiTheme="minorHAnsi" w:hAnsiTheme="minorHAnsi" w:cstheme="minorHAnsi"/>
          <w:color w:val="111111"/>
          <w:sz w:val="22"/>
          <w:szCs w:val="22"/>
        </w:rPr>
        <w:t>value_counts</w:t>
      </w:r>
      <w:proofErr w:type="spellEnd"/>
      <w:r w:rsidRPr="00CD0C2D">
        <w:rPr>
          <w:rFonts w:asciiTheme="minorHAnsi" w:hAnsiTheme="minorHAnsi" w:cstheme="minorHAnsi"/>
          <w:color w:val="111111"/>
          <w:sz w:val="22"/>
          <w:szCs w:val="22"/>
        </w:rPr>
        <w:t>().min()</w:t>
      </w:r>
    </w:p>
    <w:p w14:paraId="30A36308" w14:textId="77777777" w:rsidR="004B3223" w:rsidRPr="00CD0C2D" w:rsidRDefault="004B3223" w:rsidP="004B3223">
      <w:pPr>
        <w:rPr>
          <w:rFonts w:asciiTheme="minorHAnsi" w:hAnsiTheme="minorHAnsi" w:cstheme="minorHAnsi"/>
          <w:color w:val="111111"/>
          <w:sz w:val="22"/>
          <w:szCs w:val="22"/>
        </w:rPr>
      </w:pPr>
    </w:p>
    <w:p w14:paraId="071AEDDF" w14:textId="77777777" w:rsidR="004B3223" w:rsidRPr="00CD0C2D" w:rsidRDefault="004B3223" w:rsidP="004B3223">
      <w:pPr>
        <w:rPr>
          <w:rFonts w:asciiTheme="minorHAnsi" w:hAnsiTheme="minorHAnsi" w:cstheme="minorHAnsi"/>
          <w:b/>
          <w:bCs/>
          <w:color w:val="808080" w:themeColor="background1" w:themeShade="80"/>
          <w:sz w:val="22"/>
          <w:szCs w:val="22"/>
        </w:rPr>
      </w:pPr>
      <w:r w:rsidRPr="00CD0C2D">
        <w:rPr>
          <w:rFonts w:asciiTheme="minorHAnsi" w:hAnsiTheme="minorHAnsi" w:cstheme="minorHAnsi"/>
          <w:b/>
          <w:bCs/>
          <w:color w:val="808080" w:themeColor="background1" w:themeShade="80"/>
          <w:sz w:val="22"/>
          <w:szCs w:val="22"/>
        </w:rPr>
        <w:t># Perform undersampling on the majority class</w:t>
      </w:r>
    </w:p>
    <w:p w14:paraId="2F242DD3" w14:textId="77777777" w:rsidR="004B3223" w:rsidRPr="00CD0C2D" w:rsidRDefault="004B3223" w:rsidP="004B3223">
      <w:pPr>
        <w:rPr>
          <w:rFonts w:asciiTheme="minorHAnsi" w:hAnsiTheme="minorHAnsi" w:cstheme="minorHAnsi"/>
          <w:color w:val="111111"/>
          <w:sz w:val="22"/>
          <w:szCs w:val="22"/>
        </w:rPr>
      </w:pPr>
      <w:proofErr w:type="spellStart"/>
      <w:r w:rsidRPr="00CD0C2D">
        <w:rPr>
          <w:rFonts w:asciiTheme="minorHAnsi" w:hAnsiTheme="minorHAnsi" w:cstheme="minorHAnsi"/>
          <w:color w:val="111111"/>
          <w:sz w:val="22"/>
          <w:szCs w:val="22"/>
        </w:rPr>
        <w:t>undersampled_data</w:t>
      </w:r>
      <w:proofErr w:type="spellEnd"/>
      <w:r w:rsidRPr="00CD0C2D">
        <w:rPr>
          <w:rFonts w:asciiTheme="minorHAnsi" w:hAnsiTheme="minorHAnsi" w:cstheme="minorHAnsi"/>
          <w:color w:val="111111"/>
          <w:sz w:val="22"/>
          <w:szCs w:val="22"/>
        </w:rPr>
        <w:t xml:space="preserve"> = </w:t>
      </w:r>
      <w:proofErr w:type="spellStart"/>
      <w:r w:rsidRPr="00CD0C2D">
        <w:rPr>
          <w:rFonts w:asciiTheme="minorHAnsi" w:hAnsiTheme="minorHAnsi" w:cstheme="minorHAnsi"/>
          <w:color w:val="111111"/>
          <w:sz w:val="22"/>
          <w:szCs w:val="22"/>
        </w:rPr>
        <w:t>pd.concat</w:t>
      </w:r>
      <w:proofErr w:type="spellEnd"/>
      <w:r w:rsidRPr="00CD0C2D">
        <w:rPr>
          <w:rFonts w:asciiTheme="minorHAnsi" w:hAnsiTheme="minorHAnsi" w:cstheme="minorHAnsi"/>
          <w:color w:val="111111"/>
          <w:sz w:val="22"/>
          <w:szCs w:val="22"/>
        </w:rPr>
        <w:t>([</w:t>
      </w:r>
      <w:proofErr w:type="spellStart"/>
      <w:r w:rsidRPr="00CD0C2D">
        <w:rPr>
          <w:rFonts w:asciiTheme="minorHAnsi" w:hAnsiTheme="minorHAnsi" w:cstheme="minorHAnsi"/>
          <w:color w:val="111111"/>
          <w:sz w:val="22"/>
          <w:szCs w:val="22"/>
        </w:rPr>
        <w:t>train_data</w:t>
      </w:r>
      <w:proofErr w:type="spellEnd"/>
      <w:r w:rsidRPr="00CD0C2D">
        <w:rPr>
          <w:rFonts w:asciiTheme="minorHAnsi" w:hAnsiTheme="minorHAnsi" w:cstheme="minorHAnsi"/>
          <w:color w:val="111111"/>
          <w:sz w:val="22"/>
          <w:szCs w:val="22"/>
        </w:rPr>
        <w:t>[</w:t>
      </w:r>
      <w:proofErr w:type="spellStart"/>
      <w:r w:rsidRPr="00CD0C2D">
        <w:rPr>
          <w:rFonts w:asciiTheme="minorHAnsi" w:hAnsiTheme="minorHAnsi" w:cstheme="minorHAnsi"/>
          <w:color w:val="111111"/>
          <w:sz w:val="22"/>
          <w:szCs w:val="22"/>
        </w:rPr>
        <w:t>train_data</w:t>
      </w:r>
      <w:proofErr w:type="spellEnd"/>
      <w:r w:rsidRPr="00CD0C2D">
        <w:rPr>
          <w:rFonts w:asciiTheme="minorHAnsi" w:hAnsiTheme="minorHAnsi" w:cstheme="minorHAnsi"/>
          <w:color w:val="111111"/>
          <w:sz w:val="22"/>
          <w:szCs w:val="22"/>
        </w:rPr>
        <w:t>['bad'] == label].sample(</w:t>
      </w:r>
      <w:proofErr w:type="spellStart"/>
      <w:r w:rsidRPr="00CD0C2D">
        <w:rPr>
          <w:rFonts w:asciiTheme="minorHAnsi" w:hAnsiTheme="minorHAnsi" w:cstheme="minorHAnsi"/>
          <w:color w:val="111111"/>
          <w:sz w:val="22"/>
          <w:szCs w:val="22"/>
        </w:rPr>
        <w:t>minority_class_count</w:t>
      </w:r>
      <w:proofErr w:type="spellEnd"/>
      <w:r w:rsidRPr="00CD0C2D">
        <w:rPr>
          <w:rFonts w:asciiTheme="minorHAnsi" w:hAnsiTheme="minorHAnsi" w:cstheme="minorHAnsi"/>
          <w:color w:val="111111"/>
          <w:sz w:val="22"/>
          <w:szCs w:val="22"/>
        </w:rPr>
        <w:t xml:space="preserve">, </w:t>
      </w:r>
      <w:proofErr w:type="spellStart"/>
      <w:r w:rsidRPr="00CD0C2D">
        <w:rPr>
          <w:rFonts w:asciiTheme="minorHAnsi" w:hAnsiTheme="minorHAnsi" w:cstheme="minorHAnsi"/>
          <w:color w:val="111111"/>
          <w:sz w:val="22"/>
          <w:szCs w:val="22"/>
        </w:rPr>
        <w:t>random_state</w:t>
      </w:r>
      <w:proofErr w:type="spellEnd"/>
      <w:r w:rsidRPr="00CD0C2D">
        <w:rPr>
          <w:rFonts w:asciiTheme="minorHAnsi" w:hAnsiTheme="minorHAnsi" w:cstheme="minorHAnsi"/>
          <w:color w:val="111111"/>
          <w:sz w:val="22"/>
          <w:szCs w:val="22"/>
        </w:rPr>
        <w:t xml:space="preserve">=42) for label in </w:t>
      </w:r>
      <w:proofErr w:type="spellStart"/>
      <w:r w:rsidRPr="00CD0C2D">
        <w:rPr>
          <w:rFonts w:asciiTheme="minorHAnsi" w:hAnsiTheme="minorHAnsi" w:cstheme="minorHAnsi"/>
          <w:color w:val="111111"/>
          <w:sz w:val="22"/>
          <w:szCs w:val="22"/>
        </w:rPr>
        <w:t>train_data</w:t>
      </w:r>
      <w:proofErr w:type="spellEnd"/>
      <w:r w:rsidRPr="00CD0C2D">
        <w:rPr>
          <w:rFonts w:asciiTheme="minorHAnsi" w:hAnsiTheme="minorHAnsi" w:cstheme="minorHAnsi"/>
          <w:color w:val="111111"/>
          <w:sz w:val="22"/>
          <w:szCs w:val="22"/>
        </w:rPr>
        <w:t>['bad'].unique()])</w:t>
      </w:r>
    </w:p>
    <w:p w14:paraId="19FEB8C5" w14:textId="77777777" w:rsidR="004B3223" w:rsidRPr="00CD0C2D" w:rsidRDefault="004B3223" w:rsidP="004B3223">
      <w:pPr>
        <w:rPr>
          <w:rFonts w:asciiTheme="minorHAnsi" w:hAnsiTheme="minorHAnsi" w:cstheme="minorHAnsi"/>
          <w:color w:val="111111"/>
          <w:sz w:val="22"/>
          <w:szCs w:val="22"/>
        </w:rPr>
      </w:pPr>
    </w:p>
    <w:p w14:paraId="5C030B1F" w14:textId="77777777" w:rsidR="004B3223" w:rsidRPr="00CD0C2D" w:rsidRDefault="004B3223" w:rsidP="004B3223">
      <w:pPr>
        <w:rPr>
          <w:rFonts w:asciiTheme="minorHAnsi" w:hAnsiTheme="minorHAnsi" w:cstheme="minorHAnsi"/>
          <w:b/>
          <w:bCs/>
          <w:color w:val="808080" w:themeColor="background1" w:themeShade="80"/>
          <w:sz w:val="22"/>
          <w:szCs w:val="22"/>
        </w:rPr>
      </w:pPr>
      <w:r w:rsidRPr="00CD0C2D">
        <w:rPr>
          <w:rFonts w:asciiTheme="minorHAnsi" w:hAnsiTheme="minorHAnsi" w:cstheme="minorHAnsi"/>
          <w:b/>
          <w:bCs/>
          <w:color w:val="808080" w:themeColor="background1" w:themeShade="80"/>
          <w:sz w:val="22"/>
          <w:szCs w:val="22"/>
        </w:rPr>
        <w:t># Get the resampled predictors and target variable</w:t>
      </w:r>
    </w:p>
    <w:p w14:paraId="7BCE8EE2" w14:textId="77777777" w:rsidR="004B3223" w:rsidRPr="00CD0C2D" w:rsidRDefault="004B3223" w:rsidP="004B3223">
      <w:pPr>
        <w:rPr>
          <w:rFonts w:asciiTheme="minorHAnsi" w:hAnsiTheme="minorHAnsi" w:cstheme="minorHAnsi"/>
          <w:color w:val="111111"/>
          <w:sz w:val="22"/>
          <w:szCs w:val="22"/>
        </w:rPr>
      </w:pPr>
      <w:proofErr w:type="spellStart"/>
      <w:r w:rsidRPr="00CD0C2D">
        <w:rPr>
          <w:rFonts w:asciiTheme="minorHAnsi" w:hAnsiTheme="minorHAnsi" w:cstheme="minorHAnsi"/>
          <w:color w:val="111111"/>
          <w:sz w:val="22"/>
          <w:szCs w:val="22"/>
        </w:rPr>
        <w:t>X_train_resampled</w:t>
      </w:r>
      <w:proofErr w:type="spellEnd"/>
      <w:r w:rsidRPr="00CD0C2D">
        <w:rPr>
          <w:rFonts w:asciiTheme="minorHAnsi" w:hAnsiTheme="minorHAnsi" w:cstheme="minorHAnsi"/>
          <w:color w:val="111111"/>
          <w:sz w:val="22"/>
          <w:szCs w:val="22"/>
        </w:rPr>
        <w:t xml:space="preserve"> = </w:t>
      </w:r>
      <w:proofErr w:type="spellStart"/>
      <w:r w:rsidRPr="00CD0C2D">
        <w:rPr>
          <w:rFonts w:asciiTheme="minorHAnsi" w:hAnsiTheme="minorHAnsi" w:cstheme="minorHAnsi"/>
          <w:color w:val="111111"/>
          <w:sz w:val="22"/>
          <w:szCs w:val="22"/>
        </w:rPr>
        <w:t>undersampled_data</w:t>
      </w:r>
      <w:proofErr w:type="spellEnd"/>
      <w:r w:rsidRPr="00CD0C2D">
        <w:rPr>
          <w:rFonts w:asciiTheme="minorHAnsi" w:hAnsiTheme="minorHAnsi" w:cstheme="minorHAnsi"/>
          <w:color w:val="111111"/>
          <w:sz w:val="22"/>
          <w:szCs w:val="22"/>
        </w:rPr>
        <w:t>[predictors]</w:t>
      </w:r>
    </w:p>
    <w:p w14:paraId="3E4C6026" w14:textId="77777777" w:rsidR="004B3223" w:rsidRPr="00CD0C2D" w:rsidRDefault="004B3223" w:rsidP="004B3223">
      <w:pPr>
        <w:rPr>
          <w:rFonts w:asciiTheme="minorHAnsi" w:hAnsiTheme="minorHAnsi" w:cstheme="minorHAnsi"/>
          <w:color w:val="111111"/>
          <w:sz w:val="22"/>
          <w:szCs w:val="22"/>
        </w:rPr>
      </w:pPr>
      <w:proofErr w:type="spellStart"/>
      <w:r w:rsidRPr="00CD0C2D">
        <w:rPr>
          <w:rFonts w:asciiTheme="minorHAnsi" w:hAnsiTheme="minorHAnsi" w:cstheme="minorHAnsi"/>
          <w:color w:val="111111"/>
          <w:sz w:val="22"/>
          <w:szCs w:val="22"/>
        </w:rPr>
        <w:t>y_train_resampled</w:t>
      </w:r>
      <w:proofErr w:type="spellEnd"/>
      <w:r w:rsidRPr="00CD0C2D">
        <w:rPr>
          <w:rFonts w:asciiTheme="minorHAnsi" w:hAnsiTheme="minorHAnsi" w:cstheme="minorHAnsi"/>
          <w:color w:val="111111"/>
          <w:sz w:val="22"/>
          <w:szCs w:val="22"/>
        </w:rPr>
        <w:t xml:space="preserve"> = </w:t>
      </w:r>
      <w:proofErr w:type="spellStart"/>
      <w:r w:rsidRPr="00CD0C2D">
        <w:rPr>
          <w:rFonts w:asciiTheme="minorHAnsi" w:hAnsiTheme="minorHAnsi" w:cstheme="minorHAnsi"/>
          <w:color w:val="111111"/>
          <w:sz w:val="22"/>
          <w:szCs w:val="22"/>
        </w:rPr>
        <w:t>undersampled_data</w:t>
      </w:r>
      <w:proofErr w:type="spellEnd"/>
      <w:r w:rsidRPr="00CD0C2D">
        <w:rPr>
          <w:rFonts w:asciiTheme="minorHAnsi" w:hAnsiTheme="minorHAnsi" w:cstheme="minorHAnsi"/>
          <w:color w:val="111111"/>
          <w:sz w:val="22"/>
          <w:szCs w:val="22"/>
        </w:rPr>
        <w:t>['bad']</w:t>
      </w:r>
    </w:p>
    <w:p w14:paraId="131168F3" w14:textId="77777777" w:rsidR="004B3223" w:rsidRPr="00CD0C2D" w:rsidRDefault="004B3223" w:rsidP="004B3223">
      <w:pPr>
        <w:rPr>
          <w:rFonts w:asciiTheme="minorHAnsi" w:hAnsiTheme="minorHAnsi" w:cstheme="minorHAnsi"/>
          <w:color w:val="111111"/>
          <w:sz w:val="22"/>
          <w:szCs w:val="22"/>
        </w:rPr>
      </w:pPr>
    </w:p>
    <w:p w14:paraId="1DF3EF45" w14:textId="77777777" w:rsidR="004B3223" w:rsidRPr="00CD0C2D" w:rsidRDefault="004B3223" w:rsidP="004B3223">
      <w:pPr>
        <w:rPr>
          <w:rFonts w:asciiTheme="minorHAnsi" w:hAnsiTheme="minorHAnsi" w:cstheme="minorHAnsi"/>
          <w:b/>
          <w:bCs/>
          <w:color w:val="808080" w:themeColor="background1" w:themeShade="80"/>
          <w:sz w:val="22"/>
          <w:szCs w:val="22"/>
        </w:rPr>
      </w:pPr>
      <w:r w:rsidRPr="00CD0C2D">
        <w:rPr>
          <w:rFonts w:asciiTheme="minorHAnsi" w:hAnsiTheme="minorHAnsi" w:cstheme="minorHAnsi"/>
          <w:b/>
          <w:bCs/>
          <w:color w:val="808080" w:themeColor="background1" w:themeShade="80"/>
          <w:sz w:val="22"/>
          <w:szCs w:val="22"/>
        </w:rPr>
        <w:t># Standardize the data</w:t>
      </w:r>
    </w:p>
    <w:p w14:paraId="322EFE5D" w14:textId="77777777" w:rsidR="004B3223" w:rsidRPr="00CD0C2D" w:rsidRDefault="004B3223" w:rsidP="004B3223">
      <w:pPr>
        <w:rPr>
          <w:rFonts w:asciiTheme="minorHAnsi" w:hAnsiTheme="minorHAnsi" w:cstheme="minorHAnsi"/>
          <w:color w:val="111111"/>
          <w:sz w:val="22"/>
          <w:szCs w:val="22"/>
        </w:rPr>
      </w:pPr>
      <w:r w:rsidRPr="00CD0C2D">
        <w:rPr>
          <w:rFonts w:asciiTheme="minorHAnsi" w:hAnsiTheme="minorHAnsi" w:cstheme="minorHAnsi"/>
          <w:color w:val="111111"/>
          <w:sz w:val="22"/>
          <w:szCs w:val="22"/>
        </w:rPr>
        <w:t>scaler = StandardScaler()</w:t>
      </w:r>
    </w:p>
    <w:p w14:paraId="4FE0F686" w14:textId="77777777" w:rsidR="004B3223" w:rsidRPr="00CD0C2D" w:rsidRDefault="004B3223" w:rsidP="004B3223">
      <w:pPr>
        <w:rPr>
          <w:rFonts w:asciiTheme="minorHAnsi" w:hAnsiTheme="minorHAnsi" w:cstheme="minorHAnsi"/>
          <w:color w:val="111111"/>
          <w:sz w:val="22"/>
          <w:szCs w:val="22"/>
        </w:rPr>
      </w:pPr>
      <w:proofErr w:type="spellStart"/>
      <w:r w:rsidRPr="00CD0C2D">
        <w:rPr>
          <w:rFonts w:asciiTheme="minorHAnsi" w:hAnsiTheme="minorHAnsi" w:cstheme="minorHAnsi"/>
          <w:color w:val="111111"/>
          <w:sz w:val="22"/>
          <w:szCs w:val="22"/>
        </w:rPr>
        <w:t>X_train_resampled</w:t>
      </w:r>
      <w:proofErr w:type="spellEnd"/>
      <w:r w:rsidRPr="00CD0C2D">
        <w:rPr>
          <w:rFonts w:asciiTheme="minorHAnsi" w:hAnsiTheme="minorHAnsi" w:cstheme="minorHAnsi"/>
          <w:color w:val="111111"/>
          <w:sz w:val="22"/>
          <w:szCs w:val="22"/>
        </w:rPr>
        <w:t xml:space="preserve"> = </w:t>
      </w:r>
      <w:proofErr w:type="spellStart"/>
      <w:r w:rsidRPr="00CD0C2D">
        <w:rPr>
          <w:rFonts w:asciiTheme="minorHAnsi" w:hAnsiTheme="minorHAnsi" w:cstheme="minorHAnsi"/>
          <w:color w:val="111111"/>
          <w:sz w:val="22"/>
          <w:szCs w:val="22"/>
        </w:rPr>
        <w:t>scaler.fit_transform</w:t>
      </w:r>
      <w:proofErr w:type="spellEnd"/>
      <w:r w:rsidRPr="00CD0C2D">
        <w:rPr>
          <w:rFonts w:asciiTheme="minorHAnsi" w:hAnsiTheme="minorHAnsi" w:cstheme="minorHAnsi"/>
          <w:color w:val="111111"/>
          <w:sz w:val="22"/>
          <w:szCs w:val="22"/>
        </w:rPr>
        <w:t>(</w:t>
      </w:r>
      <w:proofErr w:type="spellStart"/>
      <w:r w:rsidRPr="00CD0C2D">
        <w:rPr>
          <w:rFonts w:asciiTheme="minorHAnsi" w:hAnsiTheme="minorHAnsi" w:cstheme="minorHAnsi"/>
          <w:color w:val="111111"/>
          <w:sz w:val="22"/>
          <w:szCs w:val="22"/>
        </w:rPr>
        <w:t>X_train_resampled</w:t>
      </w:r>
      <w:proofErr w:type="spellEnd"/>
      <w:r w:rsidRPr="00CD0C2D">
        <w:rPr>
          <w:rFonts w:asciiTheme="minorHAnsi" w:hAnsiTheme="minorHAnsi" w:cstheme="minorHAnsi"/>
          <w:color w:val="111111"/>
          <w:sz w:val="22"/>
          <w:szCs w:val="22"/>
        </w:rPr>
        <w:t>)</w:t>
      </w:r>
    </w:p>
    <w:p w14:paraId="045E4A20" w14:textId="77777777" w:rsidR="004B3223" w:rsidRPr="00CD0C2D" w:rsidRDefault="004B3223" w:rsidP="004B3223">
      <w:pPr>
        <w:rPr>
          <w:rFonts w:asciiTheme="minorHAnsi" w:hAnsiTheme="minorHAnsi" w:cstheme="minorHAnsi"/>
          <w:color w:val="111111"/>
          <w:sz w:val="22"/>
          <w:szCs w:val="22"/>
        </w:rPr>
      </w:pPr>
      <w:proofErr w:type="spellStart"/>
      <w:r w:rsidRPr="00CD0C2D">
        <w:rPr>
          <w:rFonts w:asciiTheme="minorHAnsi" w:hAnsiTheme="minorHAnsi" w:cstheme="minorHAnsi"/>
          <w:color w:val="111111"/>
          <w:sz w:val="22"/>
          <w:szCs w:val="22"/>
        </w:rPr>
        <w:t>OOT_encoded</w:t>
      </w:r>
      <w:proofErr w:type="spellEnd"/>
      <w:r w:rsidRPr="00CD0C2D">
        <w:rPr>
          <w:rFonts w:asciiTheme="minorHAnsi" w:hAnsiTheme="minorHAnsi" w:cstheme="minorHAnsi"/>
          <w:color w:val="111111"/>
          <w:sz w:val="22"/>
          <w:szCs w:val="22"/>
        </w:rPr>
        <w:t xml:space="preserve">[predictors] = </w:t>
      </w:r>
      <w:proofErr w:type="spellStart"/>
      <w:r w:rsidRPr="00CD0C2D">
        <w:rPr>
          <w:rFonts w:asciiTheme="minorHAnsi" w:hAnsiTheme="minorHAnsi" w:cstheme="minorHAnsi"/>
          <w:color w:val="111111"/>
          <w:sz w:val="22"/>
          <w:szCs w:val="22"/>
        </w:rPr>
        <w:t>scaler.transform</w:t>
      </w:r>
      <w:proofErr w:type="spellEnd"/>
      <w:r w:rsidRPr="00CD0C2D">
        <w:rPr>
          <w:rFonts w:asciiTheme="minorHAnsi" w:hAnsiTheme="minorHAnsi" w:cstheme="minorHAnsi"/>
          <w:color w:val="111111"/>
          <w:sz w:val="22"/>
          <w:szCs w:val="22"/>
        </w:rPr>
        <w:t>(</w:t>
      </w:r>
      <w:proofErr w:type="spellStart"/>
      <w:r w:rsidRPr="00CD0C2D">
        <w:rPr>
          <w:rFonts w:asciiTheme="minorHAnsi" w:hAnsiTheme="minorHAnsi" w:cstheme="minorHAnsi"/>
          <w:color w:val="111111"/>
          <w:sz w:val="22"/>
          <w:szCs w:val="22"/>
        </w:rPr>
        <w:t>OOT_encoded</w:t>
      </w:r>
      <w:proofErr w:type="spellEnd"/>
      <w:r w:rsidRPr="00CD0C2D">
        <w:rPr>
          <w:rFonts w:asciiTheme="minorHAnsi" w:hAnsiTheme="minorHAnsi" w:cstheme="minorHAnsi"/>
          <w:color w:val="111111"/>
          <w:sz w:val="22"/>
          <w:szCs w:val="22"/>
        </w:rPr>
        <w:t>[predictors])</w:t>
      </w:r>
    </w:p>
    <w:p w14:paraId="304E6021" w14:textId="77777777" w:rsidR="004B3223" w:rsidRPr="00CD0C2D" w:rsidRDefault="004B3223" w:rsidP="004B3223">
      <w:pPr>
        <w:rPr>
          <w:rFonts w:asciiTheme="minorHAnsi" w:hAnsiTheme="minorHAnsi" w:cstheme="minorHAnsi"/>
          <w:color w:val="111111"/>
          <w:sz w:val="22"/>
          <w:szCs w:val="22"/>
        </w:rPr>
      </w:pPr>
    </w:p>
    <w:p w14:paraId="49CA95CC" w14:textId="77777777" w:rsidR="004B3223" w:rsidRPr="00CD0C2D" w:rsidRDefault="004B3223" w:rsidP="004B3223">
      <w:pPr>
        <w:rPr>
          <w:rFonts w:asciiTheme="minorHAnsi" w:hAnsiTheme="minorHAnsi" w:cstheme="minorHAnsi"/>
          <w:b/>
          <w:bCs/>
          <w:color w:val="808080" w:themeColor="background1" w:themeShade="80"/>
          <w:sz w:val="22"/>
          <w:szCs w:val="22"/>
        </w:rPr>
      </w:pPr>
      <w:r w:rsidRPr="00CD0C2D">
        <w:rPr>
          <w:rFonts w:asciiTheme="minorHAnsi" w:hAnsiTheme="minorHAnsi" w:cstheme="minorHAnsi"/>
          <w:b/>
          <w:bCs/>
          <w:color w:val="808080" w:themeColor="background1" w:themeShade="80"/>
          <w:sz w:val="22"/>
          <w:szCs w:val="22"/>
        </w:rPr>
        <w:t># Build the SVM model</w:t>
      </w:r>
    </w:p>
    <w:p w14:paraId="7BE19BB5" w14:textId="77777777" w:rsidR="004B3223" w:rsidRPr="00CD0C2D" w:rsidRDefault="004B3223" w:rsidP="004B3223">
      <w:pPr>
        <w:rPr>
          <w:rFonts w:asciiTheme="minorHAnsi" w:hAnsiTheme="minorHAnsi" w:cstheme="minorHAnsi"/>
          <w:color w:val="111111"/>
          <w:sz w:val="22"/>
          <w:szCs w:val="22"/>
        </w:rPr>
      </w:pPr>
      <w:proofErr w:type="spellStart"/>
      <w:r w:rsidRPr="00CD0C2D">
        <w:rPr>
          <w:rFonts w:asciiTheme="minorHAnsi" w:hAnsiTheme="minorHAnsi" w:cstheme="minorHAnsi"/>
          <w:color w:val="111111"/>
          <w:sz w:val="22"/>
          <w:szCs w:val="22"/>
        </w:rPr>
        <w:t>svm</w:t>
      </w:r>
      <w:proofErr w:type="spellEnd"/>
      <w:r w:rsidRPr="00CD0C2D">
        <w:rPr>
          <w:rFonts w:asciiTheme="minorHAnsi" w:hAnsiTheme="minorHAnsi" w:cstheme="minorHAnsi"/>
          <w:color w:val="111111"/>
          <w:sz w:val="22"/>
          <w:szCs w:val="22"/>
        </w:rPr>
        <w:t xml:space="preserve"> = SVC(</w:t>
      </w:r>
      <w:proofErr w:type="spellStart"/>
      <w:r w:rsidRPr="00CD0C2D">
        <w:rPr>
          <w:rFonts w:asciiTheme="minorHAnsi" w:hAnsiTheme="minorHAnsi" w:cstheme="minorHAnsi"/>
          <w:color w:val="111111"/>
          <w:sz w:val="22"/>
          <w:szCs w:val="22"/>
        </w:rPr>
        <w:t>random_state</w:t>
      </w:r>
      <w:proofErr w:type="spellEnd"/>
      <w:r w:rsidRPr="00CD0C2D">
        <w:rPr>
          <w:rFonts w:asciiTheme="minorHAnsi" w:hAnsiTheme="minorHAnsi" w:cstheme="minorHAnsi"/>
          <w:color w:val="111111"/>
          <w:sz w:val="22"/>
          <w:szCs w:val="22"/>
        </w:rPr>
        <w:t>=42)</w:t>
      </w:r>
    </w:p>
    <w:p w14:paraId="191F5E7A" w14:textId="77777777" w:rsidR="004B3223" w:rsidRPr="00CD0C2D" w:rsidRDefault="004B3223" w:rsidP="004B3223">
      <w:pPr>
        <w:rPr>
          <w:rFonts w:asciiTheme="minorHAnsi" w:hAnsiTheme="minorHAnsi" w:cstheme="minorHAnsi"/>
          <w:color w:val="111111"/>
          <w:sz w:val="22"/>
          <w:szCs w:val="22"/>
        </w:rPr>
      </w:pPr>
    </w:p>
    <w:p w14:paraId="63781B33" w14:textId="77777777" w:rsidR="004B3223" w:rsidRPr="00CD0C2D" w:rsidRDefault="004B3223" w:rsidP="004B3223">
      <w:pPr>
        <w:rPr>
          <w:rFonts w:asciiTheme="minorHAnsi" w:hAnsiTheme="minorHAnsi" w:cstheme="minorHAnsi"/>
          <w:b/>
          <w:bCs/>
          <w:color w:val="808080" w:themeColor="background1" w:themeShade="80"/>
          <w:sz w:val="22"/>
          <w:szCs w:val="22"/>
        </w:rPr>
      </w:pPr>
      <w:r w:rsidRPr="00CD0C2D">
        <w:rPr>
          <w:rFonts w:asciiTheme="minorHAnsi" w:hAnsiTheme="minorHAnsi" w:cstheme="minorHAnsi"/>
          <w:b/>
          <w:bCs/>
          <w:color w:val="808080" w:themeColor="background1" w:themeShade="80"/>
          <w:sz w:val="22"/>
          <w:szCs w:val="22"/>
        </w:rPr>
        <w:t># Define hyperparameters to tune</w:t>
      </w:r>
    </w:p>
    <w:p w14:paraId="11B86C2A" w14:textId="77777777" w:rsidR="004B3223" w:rsidRPr="00CD0C2D" w:rsidRDefault="004B3223" w:rsidP="004B3223">
      <w:pPr>
        <w:rPr>
          <w:rFonts w:asciiTheme="minorHAnsi" w:hAnsiTheme="minorHAnsi" w:cstheme="minorHAnsi"/>
          <w:color w:val="111111"/>
          <w:sz w:val="22"/>
          <w:szCs w:val="22"/>
        </w:rPr>
      </w:pPr>
      <w:proofErr w:type="spellStart"/>
      <w:r w:rsidRPr="00CD0C2D">
        <w:rPr>
          <w:rFonts w:asciiTheme="minorHAnsi" w:hAnsiTheme="minorHAnsi" w:cstheme="minorHAnsi"/>
          <w:color w:val="111111"/>
          <w:sz w:val="22"/>
          <w:szCs w:val="22"/>
        </w:rPr>
        <w:t>param_grid</w:t>
      </w:r>
      <w:proofErr w:type="spellEnd"/>
      <w:r w:rsidRPr="00CD0C2D">
        <w:rPr>
          <w:rFonts w:asciiTheme="minorHAnsi" w:hAnsiTheme="minorHAnsi" w:cstheme="minorHAnsi"/>
          <w:color w:val="111111"/>
          <w:sz w:val="22"/>
          <w:szCs w:val="22"/>
        </w:rPr>
        <w:t xml:space="preserve"> = {'C': [0.1, 1, 10],</w:t>
      </w:r>
    </w:p>
    <w:p w14:paraId="6B1A4BAA" w14:textId="77777777" w:rsidR="004B3223" w:rsidRPr="00CD0C2D" w:rsidRDefault="004B3223" w:rsidP="004B3223">
      <w:pPr>
        <w:rPr>
          <w:rFonts w:asciiTheme="minorHAnsi" w:hAnsiTheme="minorHAnsi" w:cstheme="minorHAnsi"/>
          <w:color w:val="111111"/>
          <w:sz w:val="22"/>
          <w:szCs w:val="22"/>
        </w:rPr>
      </w:pPr>
      <w:r w:rsidRPr="00CD0C2D">
        <w:rPr>
          <w:rFonts w:asciiTheme="minorHAnsi" w:hAnsiTheme="minorHAnsi" w:cstheme="minorHAnsi"/>
          <w:color w:val="111111"/>
          <w:sz w:val="22"/>
          <w:szCs w:val="22"/>
        </w:rPr>
        <w:lastRenderedPageBreak/>
        <w:t xml:space="preserve">              'kernel': ['linear', '</w:t>
      </w:r>
      <w:proofErr w:type="spellStart"/>
      <w:r w:rsidRPr="00CD0C2D">
        <w:rPr>
          <w:rFonts w:asciiTheme="minorHAnsi" w:hAnsiTheme="minorHAnsi" w:cstheme="minorHAnsi"/>
          <w:color w:val="111111"/>
          <w:sz w:val="22"/>
          <w:szCs w:val="22"/>
        </w:rPr>
        <w:t>rbf</w:t>
      </w:r>
      <w:proofErr w:type="spellEnd"/>
      <w:r w:rsidRPr="00CD0C2D">
        <w:rPr>
          <w:rFonts w:asciiTheme="minorHAnsi" w:hAnsiTheme="minorHAnsi" w:cstheme="minorHAnsi"/>
          <w:color w:val="111111"/>
          <w:sz w:val="22"/>
          <w:szCs w:val="22"/>
        </w:rPr>
        <w:t>', 'poly']}</w:t>
      </w:r>
    </w:p>
    <w:p w14:paraId="6AD5B2BD" w14:textId="77777777" w:rsidR="004B3223" w:rsidRPr="00CD0C2D" w:rsidRDefault="004B3223" w:rsidP="004B3223">
      <w:pPr>
        <w:rPr>
          <w:rFonts w:asciiTheme="minorHAnsi" w:hAnsiTheme="minorHAnsi" w:cstheme="minorHAnsi"/>
          <w:color w:val="111111"/>
          <w:sz w:val="22"/>
          <w:szCs w:val="22"/>
        </w:rPr>
      </w:pPr>
    </w:p>
    <w:p w14:paraId="2336F1C6" w14:textId="77777777" w:rsidR="004B3223" w:rsidRPr="00CD0C2D" w:rsidRDefault="004B3223" w:rsidP="004B3223">
      <w:pPr>
        <w:rPr>
          <w:rFonts w:asciiTheme="minorHAnsi" w:hAnsiTheme="minorHAnsi" w:cstheme="minorHAnsi"/>
          <w:b/>
          <w:bCs/>
          <w:color w:val="808080" w:themeColor="background1" w:themeShade="80"/>
          <w:sz w:val="22"/>
          <w:szCs w:val="22"/>
        </w:rPr>
      </w:pPr>
      <w:r w:rsidRPr="00CD0C2D">
        <w:rPr>
          <w:rFonts w:asciiTheme="minorHAnsi" w:hAnsiTheme="minorHAnsi" w:cstheme="minorHAnsi"/>
          <w:b/>
          <w:bCs/>
          <w:color w:val="808080" w:themeColor="background1" w:themeShade="80"/>
          <w:sz w:val="22"/>
          <w:szCs w:val="22"/>
        </w:rPr>
        <w:t xml:space="preserve"># Tune hyperparameters using </w:t>
      </w:r>
      <w:proofErr w:type="spellStart"/>
      <w:r w:rsidRPr="00CD0C2D">
        <w:rPr>
          <w:rFonts w:asciiTheme="minorHAnsi" w:hAnsiTheme="minorHAnsi" w:cstheme="minorHAnsi"/>
          <w:b/>
          <w:bCs/>
          <w:color w:val="808080" w:themeColor="background1" w:themeShade="80"/>
          <w:sz w:val="22"/>
          <w:szCs w:val="22"/>
        </w:rPr>
        <w:t>GridSearchCV</w:t>
      </w:r>
      <w:proofErr w:type="spellEnd"/>
    </w:p>
    <w:p w14:paraId="0DE60F2D" w14:textId="77777777" w:rsidR="004B3223" w:rsidRPr="00CD0C2D" w:rsidRDefault="004B3223" w:rsidP="004B3223">
      <w:pPr>
        <w:rPr>
          <w:rFonts w:asciiTheme="minorHAnsi" w:hAnsiTheme="minorHAnsi" w:cstheme="minorHAnsi"/>
          <w:color w:val="111111"/>
          <w:sz w:val="22"/>
          <w:szCs w:val="22"/>
        </w:rPr>
      </w:pPr>
      <w:proofErr w:type="spellStart"/>
      <w:r w:rsidRPr="00CD0C2D">
        <w:rPr>
          <w:rFonts w:asciiTheme="minorHAnsi" w:hAnsiTheme="minorHAnsi" w:cstheme="minorHAnsi"/>
          <w:color w:val="111111"/>
          <w:sz w:val="22"/>
          <w:szCs w:val="22"/>
        </w:rPr>
        <w:t>grid_search</w:t>
      </w:r>
      <w:proofErr w:type="spellEnd"/>
      <w:r w:rsidRPr="00CD0C2D">
        <w:rPr>
          <w:rFonts w:asciiTheme="minorHAnsi" w:hAnsiTheme="minorHAnsi" w:cstheme="minorHAnsi"/>
          <w:color w:val="111111"/>
          <w:sz w:val="22"/>
          <w:szCs w:val="22"/>
        </w:rPr>
        <w:t xml:space="preserve"> = </w:t>
      </w:r>
      <w:proofErr w:type="spellStart"/>
      <w:r w:rsidRPr="00CD0C2D">
        <w:rPr>
          <w:rFonts w:asciiTheme="minorHAnsi" w:hAnsiTheme="minorHAnsi" w:cstheme="minorHAnsi"/>
          <w:color w:val="111111"/>
          <w:sz w:val="22"/>
          <w:szCs w:val="22"/>
        </w:rPr>
        <w:t>GridSearchCV</w:t>
      </w:r>
      <w:proofErr w:type="spellEnd"/>
      <w:r w:rsidRPr="00CD0C2D">
        <w:rPr>
          <w:rFonts w:asciiTheme="minorHAnsi" w:hAnsiTheme="minorHAnsi" w:cstheme="minorHAnsi"/>
          <w:color w:val="111111"/>
          <w:sz w:val="22"/>
          <w:szCs w:val="22"/>
        </w:rPr>
        <w:t>(</w:t>
      </w:r>
      <w:proofErr w:type="spellStart"/>
      <w:r w:rsidRPr="00CD0C2D">
        <w:rPr>
          <w:rFonts w:asciiTheme="minorHAnsi" w:hAnsiTheme="minorHAnsi" w:cstheme="minorHAnsi"/>
          <w:color w:val="111111"/>
          <w:sz w:val="22"/>
          <w:szCs w:val="22"/>
        </w:rPr>
        <w:t>svm</w:t>
      </w:r>
      <w:proofErr w:type="spellEnd"/>
      <w:r w:rsidRPr="00CD0C2D">
        <w:rPr>
          <w:rFonts w:asciiTheme="minorHAnsi" w:hAnsiTheme="minorHAnsi" w:cstheme="minorHAnsi"/>
          <w:color w:val="111111"/>
          <w:sz w:val="22"/>
          <w:szCs w:val="22"/>
        </w:rPr>
        <w:t xml:space="preserve">, </w:t>
      </w:r>
      <w:proofErr w:type="spellStart"/>
      <w:r w:rsidRPr="00CD0C2D">
        <w:rPr>
          <w:rFonts w:asciiTheme="minorHAnsi" w:hAnsiTheme="minorHAnsi" w:cstheme="minorHAnsi"/>
          <w:color w:val="111111"/>
          <w:sz w:val="22"/>
          <w:szCs w:val="22"/>
        </w:rPr>
        <w:t>param_grid</w:t>
      </w:r>
      <w:proofErr w:type="spellEnd"/>
      <w:r w:rsidRPr="00CD0C2D">
        <w:rPr>
          <w:rFonts w:asciiTheme="minorHAnsi" w:hAnsiTheme="minorHAnsi" w:cstheme="minorHAnsi"/>
          <w:color w:val="111111"/>
          <w:sz w:val="22"/>
          <w:szCs w:val="22"/>
        </w:rPr>
        <w:t>, cv=5)</w:t>
      </w:r>
    </w:p>
    <w:p w14:paraId="4DE0E772" w14:textId="77777777" w:rsidR="004B3223" w:rsidRPr="00CD0C2D" w:rsidRDefault="004B3223" w:rsidP="004B3223">
      <w:pPr>
        <w:rPr>
          <w:rFonts w:asciiTheme="minorHAnsi" w:hAnsiTheme="minorHAnsi" w:cstheme="minorHAnsi"/>
          <w:color w:val="111111"/>
          <w:sz w:val="22"/>
          <w:szCs w:val="22"/>
        </w:rPr>
      </w:pPr>
      <w:proofErr w:type="spellStart"/>
      <w:r w:rsidRPr="00CD0C2D">
        <w:rPr>
          <w:rFonts w:asciiTheme="minorHAnsi" w:hAnsiTheme="minorHAnsi" w:cstheme="minorHAnsi"/>
          <w:color w:val="111111"/>
          <w:sz w:val="22"/>
          <w:szCs w:val="22"/>
        </w:rPr>
        <w:t>grid_search.fit</w:t>
      </w:r>
      <w:proofErr w:type="spellEnd"/>
      <w:r w:rsidRPr="00CD0C2D">
        <w:rPr>
          <w:rFonts w:asciiTheme="minorHAnsi" w:hAnsiTheme="minorHAnsi" w:cstheme="minorHAnsi"/>
          <w:color w:val="111111"/>
          <w:sz w:val="22"/>
          <w:szCs w:val="22"/>
        </w:rPr>
        <w:t>(</w:t>
      </w:r>
      <w:proofErr w:type="spellStart"/>
      <w:r w:rsidRPr="00CD0C2D">
        <w:rPr>
          <w:rFonts w:asciiTheme="minorHAnsi" w:hAnsiTheme="minorHAnsi" w:cstheme="minorHAnsi"/>
          <w:color w:val="111111"/>
          <w:sz w:val="22"/>
          <w:szCs w:val="22"/>
        </w:rPr>
        <w:t>X_train_resampled</w:t>
      </w:r>
      <w:proofErr w:type="spellEnd"/>
      <w:r w:rsidRPr="00CD0C2D">
        <w:rPr>
          <w:rFonts w:asciiTheme="minorHAnsi" w:hAnsiTheme="minorHAnsi" w:cstheme="minorHAnsi"/>
          <w:color w:val="111111"/>
          <w:sz w:val="22"/>
          <w:szCs w:val="22"/>
        </w:rPr>
        <w:t xml:space="preserve">, </w:t>
      </w:r>
      <w:proofErr w:type="spellStart"/>
      <w:r w:rsidRPr="00CD0C2D">
        <w:rPr>
          <w:rFonts w:asciiTheme="minorHAnsi" w:hAnsiTheme="minorHAnsi" w:cstheme="minorHAnsi"/>
          <w:color w:val="111111"/>
          <w:sz w:val="22"/>
          <w:szCs w:val="22"/>
        </w:rPr>
        <w:t>y_train_resampled</w:t>
      </w:r>
      <w:proofErr w:type="spellEnd"/>
      <w:r w:rsidRPr="00CD0C2D">
        <w:rPr>
          <w:rFonts w:asciiTheme="minorHAnsi" w:hAnsiTheme="minorHAnsi" w:cstheme="minorHAnsi"/>
          <w:color w:val="111111"/>
          <w:sz w:val="22"/>
          <w:szCs w:val="22"/>
        </w:rPr>
        <w:t>)</w:t>
      </w:r>
    </w:p>
    <w:p w14:paraId="481BDFCC" w14:textId="77777777" w:rsidR="004B3223" w:rsidRPr="00CD0C2D" w:rsidRDefault="004B3223" w:rsidP="004B3223">
      <w:pPr>
        <w:rPr>
          <w:rFonts w:asciiTheme="minorHAnsi" w:hAnsiTheme="minorHAnsi" w:cstheme="minorHAnsi"/>
          <w:color w:val="111111"/>
          <w:sz w:val="22"/>
          <w:szCs w:val="22"/>
        </w:rPr>
      </w:pPr>
    </w:p>
    <w:p w14:paraId="706577B6" w14:textId="77777777" w:rsidR="004B3223" w:rsidRPr="00CD0C2D" w:rsidRDefault="004B3223" w:rsidP="004B3223">
      <w:pPr>
        <w:rPr>
          <w:rFonts w:asciiTheme="minorHAnsi" w:hAnsiTheme="minorHAnsi" w:cstheme="minorHAnsi"/>
          <w:b/>
          <w:bCs/>
          <w:color w:val="808080" w:themeColor="background1" w:themeShade="80"/>
          <w:sz w:val="22"/>
          <w:szCs w:val="22"/>
        </w:rPr>
      </w:pPr>
      <w:r w:rsidRPr="00CD0C2D">
        <w:rPr>
          <w:rFonts w:asciiTheme="minorHAnsi" w:hAnsiTheme="minorHAnsi" w:cstheme="minorHAnsi"/>
          <w:b/>
          <w:bCs/>
          <w:color w:val="808080" w:themeColor="background1" w:themeShade="80"/>
          <w:sz w:val="22"/>
          <w:szCs w:val="22"/>
        </w:rPr>
        <w:t># Get the best model</w:t>
      </w:r>
    </w:p>
    <w:p w14:paraId="7FAE82D1" w14:textId="77777777" w:rsidR="004B3223" w:rsidRPr="00CD0C2D" w:rsidRDefault="004B3223" w:rsidP="004B3223">
      <w:pPr>
        <w:rPr>
          <w:rFonts w:asciiTheme="minorHAnsi" w:hAnsiTheme="minorHAnsi" w:cstheme="minorHAnsi"/>
          <w:color w:val="111111"/>
          <w:sz w:val="22"/>
          <w:szCs w:val="22"/>
        </w:rPr>
      </w:pPr>
      <w:proofErr w:type="spellStart"/>
      <w:r w:rsidRPr="00CD0C2D">
        <w:rPr>
          <w:rFonts w:asciiTheme="minorHAnsi" w:hAnsiTheme="minorHAnsi" w:cstheme="minorHAnsi"/>
          <w:color w:val="111111"/>
          <w:sz w:val="22"/>
          <w:szCs w:val="22"/>
        </w:rPr>
        <w:t>best_model</w:t>
      </w:r>
      <w:proofErr w:type="spellEnd"/>
      <w:r w:rsidRPr="00CD0C2D">
        <w:rPr>
          <w:rFonts w:asciiTheme="minorHAnsi" w:hAnsiTheme="minorHAnsi" w:cstheme="minorHAnsi"/>
          <w:color w:val="111111"/>
          <w:sz w:val="22"/>
          <w:szCs w:val="22"/>
        </w:rPr>
        <w:t xml:space="preserve"> = </w:t>
      </w:r>
      <w:proofErr w:type="spellStart"/>
      <w:r w:rsidRPr="00CD0C2D">
        <w:rPr>
          <w:rFonts w:asciiTheme="minorHAnsi" w:hAnsiTheme="minorHAnsi" w:cstheme="minorHAnsi"/>
          <w:color w:val="111111"/>
          <w:sz w:val="22"/>
          <w:szCs w:val="22"/>
        </w:rPr>
        <w:t>grid_search.best_estimator</w:t>
      </w:r>
      <w:proofErr w:type="spellEnd"/>
      <w:r w:rsidRPr="00CD0C2D">
        <w:rPr>
          <w:rFonts w:asciiTheme="minorHAnsi" w:hAnsiTheme="minorHAnsi" w:cstheme="minorHAnsi"/>
          <w:color w:val="111111"/>
          <w:sz w:val="22"/>
          <w:szCs w:val="22"/>
        </w:rPr>
        <w:t>_</w:t>
      </w:r>
    </w:p>
    <w:p w14:paraId="64DD75F3" w14:textId="77777777" w:rsidR="004B3223" w:rsidRPr="00CD0C2D" w:rsidRDefault="004B3223" w:rsidP="004B3223">
      <w:pPr>
        <w:rPr>
          <w:rFonts w:asciiTheme="minorHAnsi" w:hAnsiTheme="minorHAnsi" w:cstheme="minorHAnsi"/>
          <w:color w:val="111111"/>
          <w:sz w:val="22"/>
          <w:szCs w:val="22"/>
        </w:rPr>
      </w:pPr>
    </w:p>
    <w:p w14:paraId="1F02C605" w14:textId="77777777" w:rsidR="004B3223" w:rsidRPr="00CD0C2D" w:rsidRDefault="004B3223" w:rsidP="004B3223">
      <w:pPr>
        <w:rPr>
          <w:rFonts w:asciiTheme="minorHAnsi" w:hAnsiTheme="minorHAnsi" w:cstheme="minorHAnsi"/>
          <w:b/>
          <w:bCs/>
          <w:color w:val="808080" w:themeColor="background1" w:themeShade="80"/>
          <w:sz w:val="22"/>
          <w:szCs w:val="22"/>
        </w:rPr>
      </w:pPr>
      <w:r w:rsidRPr="00CD0C2D">
        <w:rPr>
          <w:rFonts w:asciiTheme="minorHAnsi" w:hAnsiTheme="minorHAnsi" w:cstheme="minorHAnsi"/>
          <w:b/>
          <w:bCs/>
          <w:color w:val="808080" w:themeColor="background1" w:themeShade="80"/>
          <w:sz w:val="22"/>
          <w:szCs w:val="22"/>
        </w:rPr>
        <w:t># Apply the model to the OOT dataset</w:t>
      </w:r>
    </w:p>
    <w:p w14:paraId="48736005" w14:textId="77777777" w:rsidR="004B3223" w:rsidRPr="00CD0C2D" w:rsidRDefault="004B3223" w:rsidP="004B3223">
      <w:pPr>
        <w:rPr>
          <w:rFonts w:asciiTheme="minorHAnsi" w:hAnsiTheme="minorHAnsi" w:cstheme="minorHAnsi"/>
          <w:color w:val="111111"/>
          <w:sz w:val="22"/>
          <w:szCs w:val="22"/>
        </w:rPr>
      </w:pPr>
      <w:proofErr w:type="spellStart"/>
      <w:r w:rsidRPr="00CD0C2D">
        <w:rPr>
          <w:rFonts w:asciiTheme="minorHAnsi" w:hAnsiTheme="minorHAnsi" w:cstheme="minorHAnsi"/>
          <w:color w:val="111111"/>
          <w:sz w:val="22"/>
          <w:szCs w:val="22"/>
        </w:rPr>
        <w:t>OOT_predictions</w:t>
      </w:r>
      <w:proofErr w:type="spellEnd"/>
      <w:r w:rsidRPr="00CD0C2D">
        <w:rPr>
          <w:rFonts w:asciiTheme="minorHAnsi" w:hAnsiTheme="minorHAnsi" w:cstheme="minorHAnsi"/>
          <w:color w:val="111111"/>
          <w:sz w:val="22"/>
          <w:szCs w:val="22"/>
        </w:rPr>
        <w:t xml:space="preserve"> = </w:t>
      </w:r>
      <w:proofErr w:type="spellStart"/>
      <w:r w:rsidRPr="00CD0C2D">
        <w:rPr>
          <w:rFonts w:asciiTheme="minorHAnsi" w:hAnsiTheme="minorHAnsi" w:cstheme="minorHAnsi"/>
          <w:color w:val="111111"/>
          <w:sz w:val="22"/>
          <w:szCs w:val="22"/>
        </w:rPr>
        <w:t>best_model.predict</w:t>
      </w:r>
      <w:proofErr w:type="spellEnd"/>
      <w:r w:rsidRPr="00CD0C2D">
        <w:rPr>
          <w:rFonts w:asciiTheme="minorHAnsi" w:hAnsiTheme="minorHAnsi" w:cstheme="minorHAnsi"/>
          <w:color w:val="111111"/>
          <w:sz w:val="22"/>
          <w:szCs w:val="22"/>
        </w:rPr>
        <w:t>(</w:t>
      </w:r>
      <w:proofErr w:type="spellStart"/>
      <w:r w:rsidRPr="00CD0C2D">
        <w:rPr>
          <w:rFonts w:asciiTheme="minorHAnsi" w:hAnsiTheme="minorHAnsi" w:cstheme="minorHAnsi"/>
          <w:color w:val="111111"/>
          <w:sz w:val="22"/>
          <w:szCs w:val="22"/>
        </w:rPr>
        <w:t>OOT_encoded</w:t>
      </w:r>
      <w:proofErr w:type="spellEnd"/>
      <w:r w:rsidRPr="00CD0C2D">
        <w:rPr>
          <w:rFonts w:asciiTheme="minorHAnsi" w:hAnsiTheme="minorHAnsi" w:cstheme="minorHAnsi"/>
          <w:color w:val="111111"/>
          <w:sz w:val="22"/>
          <w:szCs w:val="22"/>
        </w:rPr>
        <w:t>[predictors])</w:t>
      </w:r>
    </w:p>
    <w:p w14:paraId="0D376E1F" w14:textId="77777777" w:rsidR="004B3223" w:rsidRPr="00CD0C2D" w:rsidRDefault="004B3223" w:rsidP="004B3223">
      <w:pPr>
        <w:rPr>
          <w:rFonts w:asciiTheme="minorHAnsi" w:hAnsiTheme="minorHAnsi" w:cstheme="minorHAnsi"/>
          <w:color w:val="111111"/>
          <w:sz w:val="22"/>
          <w:szCs w:val="22"/>
        </w:rPr>
      </w:pPr>
    </w:p>
    <w:p w14:paraId="2288479F" w14:textId="77777777" w:rsidR="004B3223" w:rsidRPr="00CD0C2D" w:rsidRDefault="004B3223" w:rsidP="004B3223">
      <w:pPr>
        <w:rPr>
          <w:rFonts w:asciiTheme="minorHAnsi" w:hAnsiTheme="minorHAnsi" w:cstheme="minorHAnsi"/>
          <w:b/>
          <w:bCs/>
          <w:color w:val="808080" w:themeColor="background1" w:themeShade="80"/>
          <w:sz w:val="22"/>
          <w:szCs w:val="22"/>
        </w:rPr>
      </w:pPr>
      <w:r w:rsidRPr="00CD0C2D">
        <w:rPr>
          <w:rFonts w:asciiTheme="minorHAnsi" w:hAnsiTheme="minorHAnsi" w:cstheme="minorHAnsi"/>
          <w:b/>
          <w:bCs/>
          <w:color w:val="808080" w:themeColor="background1" w:themeShade="80"/>
          <w:sz w:val="22"/>
          <w:szCs w:val="22"/>
        </w:rPr>
        <w:t># Create performance metrics using the function defined earlier</w:t>
      </w:r>
    </w:p>
    <w:p w14:paraId="6130669E" w14:textId="77777777" w:rsidR="004B3223" w:rsidRPr="00CD0C2D" w:rsidRDefault="004B3223" w:rsidP="004B3223">
      <w:pPr>
        <w:rPr>
          <w:rFonts w:asciiTheme="minorHAnsi" w:hAnsiTheme="minorHAnsi" w:cstheme="minorHAnsi"/>
          <w:color w:val="111111"/>
          <w:sz w:val="22"/>
          <w:szCs w:val="22"/>
        </w:rPr>
      </w:pPr>
      <w:proofErr w:type="spellStart"/>
      <w:r w:rsidRPr="00CD0C2D">
        <w:rPr>
          <w:rFonts w:asciiTheme="minorHAnsi" w:hAnsiTheme="minorHAnsi" w:cstheme="minorHAnsi"/>
          <w:color w:val="111111"/>
          <w:sz w:val="22"/>
          <w:szCs w:val="22"/>
        </w:rPr>
        <w:t>performance_metrics</w:t>
      </w:r>
      <w:proofErr w:type="spellEnd"/>
      <w:r w:rsidRPr="00CD0C2D">
        <w:rPr>
          <w:rFonts w:asciiTheme="minorHAnsi" w:hAnsiTheme="minorHAnsi" w:cstheme="minorHAnsi"/>
          <w:color w:val="111111"/>
          <w:sz w:val="22"/>
          <w:szCs w:val="22"/>
        </w:rPr>
        <w:t>(</w:t>
      </w:r>
      <w:proofErr w:type="spellStart"/>
      <w:r w:rsidRPr="00CD0C2D">
        <w:rPr>
          <w:rFonts w:asciiTheme="minorHAnsi" w:hAnsiTheme="minorHAnsi" w:cstheme="minorHAnsi"/>
          <w:color w:val="111111"/>
          <w:sz w:val="22"/>
          <w:szCs w:val="22"/>
        </w:rPr>
        <w:t>OOT_encoded</w:t>
      </w:r>
      <w:proofErr w:type="spellEnd"/>
      <w:r w:rsidRPr="00CD0C2D">
        <w:rPr>
          <w:rFonts w:asciiTheme="minorHAnsi" w:hAnsiTheme="minorHAnsi" w:cstheme="minorHAnsi"/>
          <w:color w:val="111111"/>
          <w:sz w:val="22"/>
          <w:szCs w:val="22"/>
        </w:rPr>
        <w:t xml:space="preserve">['bad'], </w:t>
      </w:r>
      <w:proofErr w:type="spellStart"/>
      <w:r w:rsidRPr="00CD0C2D">
        <w:rPr>
          <w:rFonts w:asciiTheme="minorHAnsi" w:hAnsiTheme="minorHAnsi" w:cstheme="minorHAnsi"/>
          <w:color w:val="111111"/>
          <w:sz w:val="22"/>
          <w:szCs w:val="22"/>
        </w:rPr>
        <w:t>OOT_predictions</w:t>
      </w:r>
      <w:proofErr w:type="spellEnd"/>
      <w:r w:rsidRPr="00CD0C2D">
        <w:rPr>
          <w:rFonts w:asciiTheme="minorHAnsi" w:hAnsiTheme="minorHAnsi" w:cstheme="minorHAnsi"/>
          <w:color w:val="111111"/>
          <w:sz w:val="22"/>
          <w:szCs w:val="22"/>
        </w:rPr>
        <w:t>)</w:t>
      </w:r>
    </w:p>
    <w:p w14:paraId="18DD9CA8" w14:textId="77777777" w:rsidR="004B3223" w:rsidRPr="00CD0C2D" w:rsidRDefault="004B3223" w:rsidP="004B3223">
      <w:pPr>
        <w:rPr>
          <w:rFonts w:asciiTheme="minorHAnsi" w:hAnsiTheme="minorHAnsi" w:cstheme="minorHAnsi"/>
          <w:color w:val="111111"/>
          <w:sz w:val="22"/>
          <w:szCs w:val="22"/>
        </w:rPr>
      </w:pPr>
    </w:p>
    <w:p w14:paraId="08CFAA08" w14:textId="77777777" w:rsidR="004B3223" w:rsidRPr="00CD0C2D" w:rsidRDefault="004B3223" w:rsidP="004B3223">
      <w:pPr>
        <w:rPr>
          <w:rFonts w:asciiTheme="minorHAnsi" w:hAnsiTheme="minorHAnsi" w:cstheme="minorHAnsi"/>
          <w:b/>
          <w:bCs/>
          <w:color w:val="808080" w:themeColor="background1" w:themeShade="80"/>
          <w:sz w:val="22"/>
          <w:szCs w:val="22"/>
        </w:rPr>
      </w:pPr>
      <w:r w:rsidRPr="00CD0C2D">
        <w:rPr>
          <w:rFonts w:asciiTheme="minorHAnsi" w:hAnsiTheme="minorHAnsi" w:cstheme="minorHAnsi"/>
          <w:b/>
          <w:bCs/>
          <w:color w:val="808080" w:themeColor="background1" w:themeShade="80"/>
          <w:sz w:val="22"/>
          <w:szCs w:val="22"/>
        </w:rPr>
        <w:t># Plot ROC curve</w:t>
      </w:r>
    </w:p>
    <w:p w14:paraId="21BAB5F2" w14:textId="77777777" w:rsidR="004B3223" w:rsidRPr="00CD0C2D" w:rsidRDefault="004B3223" w:rsidP="004B3223">
      <w:pPr>
        <w:rPr>
          <w:rFonts w:asciiTheme="minorHAnsi" w:hAnsiTheme="minorHAnsi" w:cstheme="minorHAnsi"/>
          <w:color w:val="111111"/>
          <w:sz w:val="22"/>
          <w:szCs w:val="22"/>
        </w:rPr>
      </w:pPr>
      <w:proofErr w:type="spellStart"/>
      <w:r w:rsidRPr="00CD0C2D">
        <w:rPr>
          <w:rFonts w:asciiTheme="minorHAnsi" w:hAnsiTheme="minorHAnsi" w:cstheme="minorHAnsi"/>
          <w:color w:val="111111"/>
          <w:sz w:val="22"/>
          <w:szCs w:val="22"/>
        </w:rPr>
        <w:t>fpr</w:t>
      </w:r>
      <w:proofErr w:type="spellEnd"/>
      <w:r w:rsidRPr="00CD0C2D">
        <w:rPr>
          <w:rFonts w:asciiTheme="minorHAnsi" w:hAnsiTheme="minorHAnsi" w:cstheme="minorHAnsi"/>
          <w:color w:val="111111"/>
          <w:sz w:val="22"/>
          <w:szCs w:val="22"/>
        </w:rPr>
        <w:t xml:space="preserve">, </w:t>
      </w:r>
      <w:proofErr w:type="spellStart"/>
      <w:r w:rsidRPr="00CD0C2D">
        <w:rPr>
          <w:rFonts w:asciiTheme="minorHAnsi" w:hAnsiTheme="minorHAnsi" w:cstheme="minorHAnsi"/>
          <w:color w:val="111111"/>
          <w:sz w:val="22"/>
          <w:szCs w:val="22"/>
        </w:rPr>
        <w:t>tpr</w:t>
      </w:r>
      <w:proofErr w:type="spellEnd"/>
      <w:r w:rsidRPr="00CD0C2D">
        <w:rPr>
          <w:rFonts w:asciiTheme="minorHAnsi" w:hAnsiTheme="minorHAnsi" w:cstheme="minorHAnsi"/>
          <w:color w:val="111111"/>
          <w:sz w:val="22"/>
          <w:szCs w:val="22"/>
        </w:rPr>
        <w:t xml:space="preserve">, _ = </w:t>
      </w:r>
      <w:proofErr w:type="spellStart"/>
      <w:r w:rsidRPr="00CD0C2D">
        <w:rPr>
          <w:rFonts w:asciiTheme="minorHAnsi" w:hAnsiTheme="minorHAnsi" w:cstheme="minorHAnsi"/>
          <w:color w:val="111111"/>
          <w:sz w:val="22"/>
          <w:szCs w:val="22"/>
        </w:rPr>
        <w:t>roc_curve</w:t>
      </w:r>
      <w:proofErr w:type="spellEnd"/>
      <w:r w:rsidRPr="00CD0C2D">
        <w:rPr>
          <w:rFonts w:asciiTheme="minorHAnsi" w:hAnsiTheme="minorHAnsi" w:cstheme="minorHAnsi"/>
          <w:color w:val="111111"/>
          <w:sz w:val="22"/>
          <w:szCs w:val="22"/>
        </w:rPr>
        <w:t>(</w:t>
      </w:r>
      <w:proofErr w:type="spellStart"/>
      <w:r w:rsidRPr="00CD0C2D">
        <w:rPr>
          <w:rFonts w:asciiTheme="minorHAnsi" w:hAnsiTheme="minorHAnsi" w:cstheme="minorHAnsi"/>
          <w:color w:val="111111"/>
          <w:sz w:val="22"/>
          <w:szCs w:val="22"/>
        </w:rPr>
        <w:t>OOT_encoded</w:t>
      </w:r>
      <w:proofErr w:type="spellEnd"/>
      <w:r w:rsidRPr="00CD0C2D">
        <w:rPr>
          <w:rFonts w:asciiTheme="minorHAnsi" w:hAnsiTheme="minorHAnsi" w:cstheme="minorHAnsi"/>
          <w:color w:val="111111"/>
          <w:sz w:val="22"/>
          <w:szCs w:val="22"/>
        </w:rPr>
        <w:t xml:space="preserve">['bad'], </w:t>
      </w:r>
      <w:proofErr w:type="spellStart"/>
      <w:r w:rsidRPr="00CD0C2D">
        <w:rPr>
          <w:rFonts w:asciiTheme="minorHAnsi" w:hAnsiTheme="minorHAnsi" w:cstheme="minorHAnsi"/>
          <w:color w:val="111111"/>
          <w:sz w:val="22"/>
          <w:szCs w:val="22"/>
        </w:rPr>
        <w:t>OOT_predictions</w:t>
      </w:r>
      <w:proofErr w:type="spellEnd"/>
      <w:r w:rsidRPr="00CD0C2D">
        <w:rPr>
          <w:rFonts w:asciiTheme="minorHAnsi" w:hAnsiTheme="minorHAnsi" w:cstheme="minorHAnsi"/>
          <w:color w:val="111111"/>
          <w:sz w:val="22"/>
          <w:szCs w:val="22"/>
        </w:rPr>
        <w:t>)</w:t>
      </w:r>
    </w:p>
    <w:p w14:paraId="12E2D1DE" w14:textId="77777777" w:rsidR="004B3223" w:rsidRPr="00CD0C2D" w:rsidRDefault="004B3223" w:rsidP="004B3223">
      <w:pPr>
        <w:rPr>
          <w:rFonts w:asciiTheme="minorHAnsi" w:hAnsiTheme="minorHAnsi" w:cstheme="minorHAnsi"/>
          <w:color w:val="111111"/>
          <w:sz w:val="22"/>
          <w:szCs w:val="22"/>
        </w:rPr>
      </w:pPr>
      <w:proofErr w:type="spellStart"/>
      <w:r w:rsidRPr="00CD0C2D">
        <w:rPr>
          <w:rFonts w:asciiTheme="minorHAnsi" w:hAnsiTheme="minorHAnsi" w:cstheme="minorHAnsi"/>
          <w:color w:val="111111"/>
          <w:sz w:val="22"/>
          <w:szCs w:val="22"/>
        </w:rPr>
        <w:t>plt.figure</w:t>
      </w:r>
      <w:proofErr w:type="spellEnd"/>
      <w:r w:rsidRPr="00CD0C2D">
        <w:rPr>
          <w:rFonts w:asciiTheme="minorHAnsi" w:hAnsiTheme="minorHAnsi" w:cstheme="minorHAnsi"/>
          <w:color w:val="111111"/>
          <w:sz w:val="22"/>
          <w:szCs w:val="22"/>
        </w:rPr>
        <w:t>(</w:t>
      </w:r>
      <w:proofErr w:type="spellStart"/>
      <w:r w:rsidRPr="00CD0C2D">
        <w:rPr>
          <w:rFonts w:asciiTheme="minorHAnsi" w:hAnsiTheme="minorHAnsi" w:cstheme="minorHAnsi"/>
          <w:color w:val="111111"/>
          <w:sz w:val="22"/>
          <w:szCs w:val="22"/>
        </w:rPr>
        <w:t>figsize</w:t>
      </w:r>
      <w:proofErr w:type="spellEnd"/>
      <w:r w:rsidRPr="00CD0C2D">
        <w:rPr>
          <w:rFonts w:asciiTheme="minorHAnsi" w:hAnsiTheme="minorHAnsi" w:cstheme="minorHAnsi"/>
          <w:color w:val="111111"/>
          <w:sz w:val="22"/>
          <w:szCs w:val="22"/>
        </w:rPr>
        <w:t>=(10, 8))</w:t>
      </w:r>
    </w:p>
    <w:p w14:paraId="2299FA08" w14:textId="77777777" w:rsidR="004B3223" w:rsidRPr="00CD0C2D" w:rsidRDefault="004B3223" w:rsidP="004B3223">
      <w:pPr>
        <w:rPr>
          <w:rFonts w:asciiTheme="minorHAnsi" w:hAnsiTheme="minorHAnsi" w:cstheme="minorHAnsi"/>
          <w:color w:val="111111"/>
          <w:sz w:val="22"/>
          <w:szCs w:val="22"/>
        </w:rPr>
      </w:pPr>
      <w:proofErr w:type="spellStart"/>
      <w:r w:rsidRPr="00CD0C2D">
        <w:rPr>
          <w:rFonts w:asciiTheme="minorHAnsi" w:hAnsiTheme="minorHAnsi" w:cstheme="minorHAnsi"/>
          <w:color w:val="111111"/>
          <w:sz w:val="22"/>
          <w:szCs w:val="22"/>
        </w:rPr>
        <w:t>plt.plot</w:t>
      </w:r>
      <w:proofErr w:type="spellEnd"/>
      <w:r w:rsidRPr="00CD0C2D">
        <w:rPr>
          <w:rFonts w:asciiTheme="minorHAnsi" w:hAnsiTheme="minorHAnsi" w:cstheme="minorHAnsi"/>
          <w:color w:val="111111"/>
          <w:sz w:val="22"/>
          <w:szCs w:val="22"/>
        </w:rPr>
        <w:t>(</w:t>
      </w:r>
      <w:proofErr w:type="spellStart"/>
      <w:r w:rsidRPr="00CD0C2D">
        <w:rPr>
          <w:rFonts w:asciiTheme="minorHAnsi" w:hAnsiTheme="minorHAnsi" w:cstheme="minorHAnsi"/>
          <w:color w:val="111111"/>
          <w:sz w:val="22"/>
          <w:szCs w:val="22"/>
        </w:rPr>
        <w:t>fpr</w:t>
      </w:r>
      <w:proofErr w:type="spellEnd"/>
      <w:r w:rsidRPr="00CD0C2D">
        <w:rPr>
          <w:rFonts w:asciiTheme="minorHAnsi" w:hAnsiTheme="minorHAnsi" w:cstheme="minorHAnsi"/>
          <w:color w:val="111111"/>
          <w:sz w:val="22"/>
          <w:szCs w:val="22"/>
        </w:rPr>
        <w:t xml:space="preserve">, </w:t>
      </w:r>
      <w:proofErr w:type="spellStart"/>
      <w:r w:rsidRPr="00CD0C2D">
        <w:rPr>
          <w:rFonts w:asciiTheme="minorHAnsi" w:hAnsiTheme="minorHAnsi" w:cstheme="minorHAnsi"/>
          <w:color w:val="111111"/>
          <w:sz w:val="22"/>
          <w:szCs w:val="22"/>
        </w:rPr>
        <w:t>tpr</w:t>
      </w:r>
      <w:proofErr w:type="spellEnd"/>
      <w:r w:rsidRPr="00CD0C2D">
        <w:rPr>
          <w:rFonts w:asciiTheme="minorHAnsi" w:hAnsiTheme="minorHAnsi" w:cstheme="minorHAnsi"/>
          <w:color w:val="111111"/>
          <w:sz w:val="22"/>
          <w:szCs w:val="22"/>
        </w:rPr>
        <w:t>)</w:t>
      </w:r>
    </w:p>
    <w:p w14:paraId="0819CA38" w14:textId="77777777" w:rsidR="004B3223" w:rsidRPr="00CD0C2D" w:rsidRDefault="004B3223" w:rsidP="004B3223">
      <w:pPr>
        <w:rPr>
          <w:rFonts w:asciiTheme="minorHAnsi" w:hAnsiTheme="minorHAnsi" w:cstheme="minorHAnsi"/>
          <w:color w:val="111111"/>
          <w:sz w:val="22"/>
          <w:szCs w:val="22"/>
        </w:rPr>
      </w:pPr>
      <w:proofErr w:type="spellStart"/>
      <w:r w:rsidRPr="00CD0C2D">
        <w:rPr>
          <w:rFonts w:asciiTheme="minorHAnsi" w:hAnsiTheme="minorHAnsi" w:cstheme="minorHAnsi"/>
          <w:color w:val="111111"/>
          <w:sz w:val="22"/>
          <w:szCs w:val="22"/>
        </w:rPr>
        <w:t>plt.plot</w:t>
      </w:r>
      <w:proofErr w:type="spellEnd"/>
      <w:r w:rsidRPr="00CD0C2D">
        <w:rPr>
          <w:rFonts w:asciiTheme="minorHAnsi" w:hAnsiTheme="minorHAnsi" w:cstheme="minorHAnsi"/>
          <w:color w:val="111111"/>
          <w:sz w:val="22"/>
          <w:szCs w:val="22"/>
        </w:rPr>
        <w:t>([0, 1], [0, 1], 'k--')</w:t>
      </w:r>
    </w:p>
    <w:p w14:paraId="606F7A7E" w14:textId="77777777" w:rsidR="004B3223" w:rsidRPr="00CD0C2D" w:rsidRDefault="004B3223" w:rsidP="004B3223">
      <w:pPr>
        <w:rPr>
          <w:rFonts w:asciiTheme="minorHAnsi" w:hAnsiTheme="minorHAnsi" w:cstheme="minorHAnsi"/>
          <w:color w:val="111111"/>
          <w:sz w:val="22"/>
          <w:szCs w:val="22"/>
        </w:rPr>
      </w:pPr>
      <w:proofErr w:type="spellStart"/>
      <w:r w:rsidRPr="00CD0C2D">
        <w:rPr>
          <w:rFonts w:asciiTheme="minorHAnsi" w:hAnsiTheme="minorHAnsi" w:cstheme="minorHAnsi"/>
          <w:color w:val="111111"/>
          <w:sz w:val="22"/>
          <w:szCs w:val="22"/>
        </w:rPr>
        <w:t>plt.xlabel</w:t>
      </w:r>
      <w:proofErr w:type="spellEnd"/>
      <w:r w:rsidRPr="00CD0C2D">
        <w:rPr>
          <w:rFonts w:asciiTheme="minorHAnsi" w:hAnsiTheme="minorHAnsi" w:cstheme="minorHAnsi"/>
          <w:color w:val="111111"/>
          <w:sz w:val="22"/>
          <w:szCs w:val="22"/>
        </w:rPr>
        <w:t>('False Positive Rate')</w:t>
      </w:r>
    </w:p>
    <w:p w14:paraId="2FBB1DCC" w14:textId="77777777" w:rsidR="004B3223" w:rsidRPr="00CD0C2D" w:rsidRDefault="004B3223" w:rsidP="004B3223">
      <w:pPr>
        <w:rPr>
          <w:rFonts w:asciiTheme="minorHAnsi" w:hAnsiTheme="minorHAnsi" w:cstheme="minorHAnsi"/>
          <w:color w:val="111111"/>
          <w:sz w:val="22"/>
          <w:szCs w:val="22"/>
        </w:rPr>
      </w:pPr>
      <w:proofErr w:type="spellStart"/>
      <w:r w:rsidRPr="00CD0C2D">
        <w:rPr>
          <w:rFonts w:asciiTheme="minorHAnsi" w:hAnsiTheme="minorHAnsi" w:cstheme="minorHAnsi"/>
          <w:color w:val="111111"/>
          <w:sz w:val="22"/>
          <w:szCs w:val="22"/>
        </w:rPr>
        <w:t>plt.ylabel</w:t>
      </w:r>
      <w:proofErr w:type="spellEnd"/>
      <w:r w:rsidRPr="00CD0C2D">
        <w:rPr>
          <w:rFonts w:asciiTheme="minorHAnsi" w:hAnsiTheme="minorHAnsi" w:cstheme="minorHAnsi"/>
          <w:color w:val="111111"/>
          <w:sz w:val="22"/>
          <w:szCs w:val="22"/>
        </w:rPr>
        <w:t>('True Positive Rate')</w:t>
      </w:r>
    </w:p>
    <w:p w14:paraId="3872F5C6" w14:textId="77777777" w:rsidR="004B3223" w:rsidRPr="00CD0C2D" w:rsidRDefault="004B3223" w:rsidP="004B3223">
      <w:pPr>
        <w:rPr>
          <w:rFonts w:asciiTheme="minorHAnsi" w:hAnsiTheme="minorHAnsi" w:cstheme="minorHAnsi"/>
          <w:color w:val="111111"/>
          <w:sz w:val="22"/>
          <w:szCs w:val="22"/>
        </w:rPr>
      </w:pPr>
      <w:proofErr w:type="spellStart"/>
      <w:r w:rsidRPr="00CD0C2D">
        <w:rPr>
          <w:rFonts w:asciiTheme="minorHAnsi" w:hAnsiTheme="minorHAnsi" w:cstheme="minorHAnsi"/>
          <w:color w:val="111111"/>
          <w:sz w:val="22"/>
          <w:szCs w:val="22"/>
        </w:rPr>
        <w:t>plt.title</w:t>
      </w:r>
      <w:proofErr w:type="spellEnd"/>
      <w:r w:rsidRPr="00CD0C2D">
        <w:rPr>
          <w:rFonts w:asciiTheme="minorHAnsi" w:hAnsiTheme="minorHAnsi" w:cstheme="minorHAnsi"/>
          <w:color w:val="111111"/>
          <w:sz w:val="22"/>
          <w:szCs w:val="22"/>
        </w:rPr>
        <w:t>('ROC Curve')</w:t>
      </w:r>
    </w:p>
    <w:p w14:paraId="2D4B7E87" w14:textId="77777777" w:rsidR="004B3223" w:rsidRPr="00CD0C2D" w:rsidRDefault="004B3223" w:rsidP="004B3223">
      <w:pPr>
        <w:rPr>
          <w:rFonts w:asciiTheme="minorHAnsi" w:hAnsiTheme="minorHAnsi" w:cstheme="minorHAnsi"/>
          <w:color w:val="111111"/>
          <w:sz w:val="22"/>
          <w:szCs w:val="22"/>
        </w:rPr>
      </w:pPr>
      <w:proofErr w:type="spellStart"/>
      <w:r w:rsidRPr="00CD0C2D">
        <w:rPr>
          <w:rFonts w:asciiTheme="minorHAnsi" w:hAnsiTheme="minorHAnsi" w:cstheme="minorHAnsi"/>
          <w:color w:val="111111"/>
          <w:sz w:val="22"/>
          <w:szCs w:val="22"/>
        </w:rPr>
        <w:t>plt.show</w:t>
      </w:r>
      <w:proofErr w:type="spellEnd"/>
      <w:r w:rsidRPr="00CD0C2D">
        <w:rPr>
          <w:rFonts w:asciiTheme="minorHAnsi" w:hAnsiTheme="minorHAnsi" w:cstheme="minorHAnsi"/>
          <w:color w:val="111111"/>
          <w:sz w:val="22"/>
          <w:szCs w:val="22"/>
        </w:rPr>
        <w:t>()</w:t>
      </w:r>
    </w:p>
    <w:p w14:paraId="4441D377" w14:textId="77777777" w:rsidR="004B3223" w:rsidRDefault="004B3223" w:rsidP="004B3223">
      <w:pPr>
        <w:rPr>
          <w:rFonts w:asciiTheme="minorHAnsi" w:hAnsiTheme="minorHAnsi" w:cstheme="minorHAnsi"/>
          <w:color w:val="111111"/>
          <w:sz w:val="22"/>
          <w:szCs w:val="22"/>
        </w:rPr>
      </w:pPr>
    </w:p>
    <w:p w14:paraId="2C5A4E94" w14:textId="74014472" w:rsidR="004B3223" w:rsidRDefault="004B3223" w:rsidP="004B3223">
      <w:pPr>
        <w:pStyle w:val="ACaptionHead"/>
        <w:ind w:left="0"/>
      </w:pPr>
      <w:r>
        <w:t xml:space="preserve">Program </w:t>
      </w:r>
      <w:r w:rsidR="00DA44B2">
        <w:t>7.2</w:t>
      </w:r>
      <w:r>
        <w:t>: R SVM Script</w:t>
      </w:r>
    </w:p>
    <w:p w14:paraId="1F854F25" w14:textId="77777777" w:rsidR="004B3223" w:rsidRDefault="004B3223" w:rsidP="004B3223">
      <w:pPr>
        <w:rPr>
          <w:rFonts w:asciiTheme="minorHAnsi" w:hAnsiTheme="minorHAnsi" w:cstheme="minorHAnsi"/>
          <w:color w:val="111111"/>
          <w:sz w:val="22"/>
          <w:szCs w:val="22"/>
        </w:rPr>
      </w:pPr>
    </w:p>
    <w:p w14:paraId="583A0DF0" w14:textId="77777777" w:rsidR="004B3223" w:rsidRPr="00CD0C2D" w:rsidRDefault="004B3223" w:rsidP="004B3223">
      <w:pPr>
        <w:rPr>
          <w:rFonts w:asciiTheme="minorHAnsi" w:hAnsiTheme="minorHAnsi" w:cstheme="minorHAnsi"/>
          <w:b/>
          <w:bCs/>
          <w:color w:val="808080" w:themeColor="background1" w:themeShade="80"/>
          <w:sz w:val="22"/>
          <w:szCs w:val="22"/>
        </w:rPr>
      </w:pPr>
      <w:r w:rsidRPr="00CD0C2D">
        <w:rPr>
          <w:rFonts w:asciiTheme="minorHAnsi" w:hAnsiTheme="minorHAnsi" w:cstheme="minorHAnsi"/>
          <w:b/>
          <w:bCs/>
          <w:color w:val="808080" w:themeColor="background1" w:themeShade="80"/>
          <w:sz w:val="22"/>
          <w:szCs w:val="22"/>
        </w:rPr>
        <w:t># Import necessary libraries</w:t>
      </w:r>
    </w:p>
    <w:p w14:paraId="4635A5AD" w14:textId="77777777" w:rsidR="004B3223" w:rsidRPr="00CD0C2D" w:rsidRDefault="004B3223" w:rsidP="004B3223">
      <w:pPr>
        <w:rPr>
          <w:rFonts w:asciiTheme="minorHAnsi" w:hAnsiTheme="minorHAnsi" w:cstheme="minorHAnsi"/>
          <w:color w:val="111111"/>
          <w:sz w:val="22"/>
          <w:szCs w:val="22"/>
        </w:rPr>
      </w:pPr>
      <w:r w:rsidRPr="00CD0C2D">
        <w:rPr>
          <w:rFonts w:asciiTheme="minorHAnsi" w:hAnsiTheme="minorHAnsi" w:cstheme="minorHAnsi"/>
          <w:color w:val="111111"/>
          <w:sz w:val="22"/>
          <w:szCs w:val="22"/>
        </w:rPr>
        <w:t>library(e1071)</w:t>
      </w:r>
    </w:p>
    <w:p w14:paraId="1321B07F" w14:textId="77777777" w:rsidR="004B3223" w:rsidRPr="00CD0C2D" w:rsidRDefault="004B3223" w:rsidP="004B3223">
      <w:pPr>
        <w:rPr>
          <w:rFonts w:asciiTheme="minorHAnsi" w:hAnsiTheme="minorHAnsi" w:cstheme="minorHAnsi"/>
          <w:color w:val="111111"/>
          <w:sz w:val="22"/>
          <w:szCs w:val="22"/>
        </w:rPr>
      </w:pPr>
      <w:r w:rsidRPr="00CD0C2D">
        <w:rPr>
          <w:rFonts w:asciiTheme="minorHAnsi" w:hAnsiTheme="minorHAnsi" w:cstheme="minorHAnsi"/>
          <w:color w:val="111111"/>
          <w:sz w:val="22"/>
          <w:szCs w:val="22"/>
        </w:rPr>
        <w:t>library(caret)</w:t>
      </w:r>
    </w:p>
    <w:p w14:paraId="0E7CB907" w14:textId="77777777" w:rsidR="004B3223" w:rsidRPr="00CD0C2D" w:rsidRDefault="004B3223" w:rsidP="004B3223">
      <w:pPr>
        <w:rPr>
          <w:rFonts w:asciiTheme="minorHAnsi" w:hAnsiTheme="minorHAnsi" w:cstheme="minorHAnsi"/>
          <w:color w:val="111111"/>
          <w:sz w:val="22"/>
          <w:szCs w:val="22"/>
        </w:rPr>
      </w:pPr>
      <w:r w:rsidRPr="00CD0C2D">
        <w:rPr>
          <w:rFonts w:asciiTheme="minorHAnsi" w:hAnsiTheme="minorHAnsi" w:cstheme="minorHAnsi"/>
          <w:color w:val="111111"/>
          <w:sz w:val="22"/>
          <w:szCs w:val="22"/>
        </w:rPr>
        <w:t>library(</w:t>
      </w:r>
      <w:proofErr w:type="spellStart"/>
      <w:r w:rsidRPr="00CD0C2D">
        <w:rPr>
          <w:rFonts w:asciiTheme="minorHAnsi" w:hAnsiTheme="minorHAnsi" w:cstheme="minorHAnsi"/>
          <w:color w:val="111111"/>
          <w:sz w:val="22"/>
          <w:szCs w:val="22"/>
        </w:rPr>
        <w:t>pROC</w:t>
      </w:r>
      <w:proofErr w:type="spellEnd"/>
      <w:r w:rsidRPr="00CD0C2D">
        <w:rPr>
          <w:rFonts w:asciiTheme="minorHAnsi" w:hAnsiTheme="minorHAnsi" w:cstheme="minorHAnsi"/>
          <w:color w:val="111111"/>
          <w:sz w:val="22"/>
          <w:szCs w:val="22"/>
        </w:rPr>
        <w:t>)</w:t>
      </w:r>
    </w:p>
    <w:p w14:paraId="61D3008E" w14:textId="77777777" w:rsidR="004B3223" w:rsidRPr="00CD0C2D" w:rsidRDefault="004B3223" w:rsidP="004B3223">
      <w:pPr>
        <w:rPr>
          <w:rFonts w:asciiTheme="minorHAnsi" w:hAnsiTheme="minorHAnsi" w:cstheme="minorHAnsi"/>
          <w:color w:val="111111"/>
          <w:sz w:val="22"/>
          <w:szCs w:val="22"/>
        </w:rPr>
      </w:pPr>
    </w:p>
    <w:p w14:paraId="76C93E92" w14:textId="77777777" w:rsidR="004B3223" w:rsidRPr="00CD0C2D" w:rsidRDefault="004B3223" w:rsidP="004B3223">
      <w:pPr>
        <w:rPr>
          <w:rFonts w:asciiTheme="minorHAnsi" w:hAnsiTheme="minorHAnsi" w:cstheme="minorHAnsi"/>
          <w:b/>
          <w:bCs/>
          <w:color w:val="111111"/>
          <w:sz w:val="22"/>
          <w:szCs w:val="22"/>
        </w:rPr>
      </w:pPr>
      <w:r w:rsidRPr="00CD0C2D">
        <w:rPr>
          <w:rFonts w:asciiTheme="minorHAnsi" w:hAnsiTheme="minorHAnsi" w:cstheme="minorHAnsi"/>
          <w:b/>
          <w:bCs/>
          <w:color w:val="808080" w:themeColor="background1" w:themeShade="80"/>
          <w:sz w:val="22"/>
          <w:szCs w:val="22"/>
        </w:rPr>
        <w:t># Function to calculate performance metrics</w:t>
      </w:r>
    </w:p>
    <w:p w14:paraId="217251F7" w14:textId="77777777" w:rsidR="004B3223" w:rsidRPr="00CD0C2D" w:rsidRDefault="004B3223" w:rsidP="004B3223">
      <w:pPr>
        <w:rPr>
          <w:rFonts w:asciiTheme="minorHAnsi" w:hAnsiTheme="minorHAnsi" w:cstheme="minorHAnsi"/>
          <w:color w:val="111111"/>
          <w:sz w:val="22"/>
          <w:szCs w:val="22"/>
        </w:rPr>
      </w:pPr>
      <w:proofErr w:type="spellStart"/>
      <w:r w:rsidRPr="00CD0C2D">
        <w:rPr>
          <w:rFonts w:asciiTheme="minorHAnsi" w:hAnsiTheme="minorHAnsi" w:cstheme="minorHAnsi"/>
          <w:color w:val="111111"/>
          <w:sz w:val="22"/>
          <w:szCs w:val="22"/>
        </w:rPr>
        <w:t>performance_metrics</w:t>
      </w:r>
      <w:proofErr w:type="spellEnd"/>
      <w:r w:rsidRPr="00CD0C2D">
        <w:rPr>
          <w:rFonts w:asciiTheme="minorHAnsi" w:hAnsiTheme="minorHAnsi" w:cstheme="minorHAnsi"/>
          <w:color w:val="111111"/>
          <w:sz w:val="22"/>
          <w:szCs w:val="22"/>
        </w:rPr>
        <w:t xml:space="preserve"> &lt;- function(</w:t>
      </w:r>
      <w:proofErr w:type="spellStart"/>
      <w:r w:rsidRPr="00CD0C2D">
        <w:rPr>
          <w:rFonts w:asciiTheme="minorHAnsi" w:hAnsiTheme="minorHAnsi" w:cstheme="minorHAnsi"/>
          <w:color w:val="111111"/>
          <w:sz w:val="22"/>
          <w:szCs w:val="22"/>
        </w:rPr>
        <w:t>y_true</w:t>
      </w:r>
      <w:proofErr w:type="spellEnd"/>
      <w:r w:rsidRPr="00CD0C2D">
        <w:rPr>
          <w:rFonts w:asciiTheme="minorHAnsi" w:hAnsiTheme="minorHAnsi" w:cstheme="minorHAnsi"/>
          <w:color w:val="111111"/>
          <w:sz w:val="22"/>
          <w:szCs w:val="22"/>
        </w:rPr>
        <w:t xml:space="preserve">, </w:t>
      </w:r>
      <w:proofErr w:type="spellStart"/>
      <w:r w:rsidRPr="00CD0C2D">
        <w:rPr>
          <w:rFonts w:asciiTheme="minorHAnsi" w:hAnsiTheme="minorHAnsi" w:cstheme="minorHAnsi"/>
          <w:color w:val="111111"/>
          <w:sz w:val="22"/>
          <w:szCs w:val="22"/>
        </w:rPr>
        <w:t>y_pred</w:t>
      </w:r>
      <w:proofErr w:type="spellEnd"/>
      <w:r w:rsidRPr="00CD0C2D">
        <w:rPr>
          <w:rFonts w:asciiTheme="minorHAnsi" w:hAnsiTheme="minorHAnsi" w:cstheme="minorHAnsi"/>
          <w:color w:val="111111"/>
          <w:sz w:val="22"/>
          <w:szCs w:val="22"/>
        </w:rPr>
        <w:t>) {</w:t>
      </w:r>
    </w:p>
    <w:p w14:paraId="39BF2C00" w14:textId="77777777" w:rsidR="004B3223" w:rsidRPr="00CD0C2D" w:rsidRDefault="004B3223" w:rsidP="004B3223">
      <w:pPr>
        <w:rPr>
          <w:rFonts w:asciiTheme="minorHAnsi" w:hAnsiTheme="minorHAnsi" w:cstheme="minorHAnsi"/>
          <w:color w:val="111111"/>
          <w:sz w:val="22"/>
          <w:szCs w:val="22"/>
        </w:rPr>
      </w:pPr>
      <w:r w:rsidRPr="00CD0C2D">
        <w:rPr>
          <w:rFonts w:asciiTheme="minorHAnsi" w:hAnsiTheme="minorHAnsi" w:cstheme="minorHAnsi"/>
          <w:color w:val="111111"/>
          <w:sz w:val="22"/>
          <w:szCs w:val="22"/>
        </w:rPr>
        <w:t xml:space="preserve">  print("Classification Report:")</w:t>
      </w:r>
    </w:p>
    <w:p w14:paraId="7607C979" w14:textId="77777777" w:rsidR="004B3223" w:rsidRPr="00CD0C2D" w:rsidRDefault="004B3223" w:rsidP="004B3223">
      <w:pPr>
        <w:rPr>
          <w:rFonts w:asciiTheme="minorHAnsi" w:hAnsiTheme="minorHAnsi" w:cstheme="minorHAnsi"/>
          <w:color w:val="111111"/>
          <w:sz w:val="22"/>
          <w:szCs w:val="22"/>
        </w:rPr>
      </w:pPr>
      <w:r w:rsidRPr="00CD0C2D">
        <w:rPr>
          <w:rFonts w:asciiTheme="minorHAnsi" w:hAnsiTheme="minorHAnsi" w:cstheme="minorHAnsi"/>
          <w:color w:val="111111"/>
          <w:sz w:val="22"/>
          <w:szCs w:val="22"/>
        </w:rPr>
        <w:t xml:space="preserve">  print(</w:t>
      </w:r>
      <w:proofErr w:type="spellStart"/>
      <w:r w:rsidRPr="00CD0C2D">
        <w:rPr>
          <w:rFonts w:asciiTheme="minorHAnsi" w:hAnsiTheme="minorHAnsi" w:cstheme="minorHAnsi"/>
          <w:color w:val="111111"/>
          <w:sz w:val="22"/>
          <w:szCs w:val="22"/>
        </w:rPr>
        <w:t>confusionMatrix</w:t>
      </w:r>
      <w:proofErr w:type="spellEnd"/>
      <w:r w:rsidRPr="00CD0C2D">
        <w:rPr>
          <w:rFonts w:asciiTheme="minorHAnsi" w:hAnsiTheme="minorHAnsi" w:cstheme="minorHAnsi"/>
          <w:color w:val="111111"/>
          <w:sz w:val="22"/>
          <w:szCs w:val="22"/>
        </w:rPr>
        <w:t>(</w:t>
      </w:r>
      <w:proofErr w:type="spellStart"/>
      <w:r w:rsidRPr="00CD0C2D">
        <w:rPr>
          <w:rFonts w:asciiTheme="minorHAnsi" w:hAnsiTheme="minorHAnsi" w:cstheme="minorHAnsi"/>
          <w:color w:val="111111"/>
          <w:sz w:val="22"/>
          <w:szCs w:val="22"/>
        </w:rPr>
        <w:t>as.factor</w:t>
      </w:r>
      <w:proofErr w:type="spellEnd"/>
      <w:r w:rsidRPr="00CD0C2D">
        <w:rPr>
          <w:rFonts w:asciiTheme="minorHAnsi" w:hAnsiTheme="minorHAnsi" w:cstheme="minorHAnsi"/>
          <w:color w:val="111111"/>
          <w:sz w:val="22"/>
          <w:szCs w:val="22"/>
        </w:rPr>
        <w:t>(</w:t>
      </w:r>
      <w:proofErr w:type="spellStart"/>
      <w:r w:rsidRPr="00CD0C2D">
        <w:rPr>
          <w:rFonts w:asciiTheme="minorHAnsi" w:hAnsiTheme="minorHAnsi" w:cstheme="minorHAnsi"/>
          <w:color w:val="111111"/>
          <w:sz w:val="22"/>
          <w:szCs w:val="22"/>
        </w:rPr>
        <w:t>y_pred</w:t>
      </w:r>
      <w:proofErr w:type="spellEnd"/>
      <w:r w:rsidRPr="00CD0C2D">
        <w:rPr>
          <w:rFonts w:asciiTheme="minorHAnsi" w:hAnsiTheme="minorHAnsi" w:cstheme="minorHAnsi"/>
          <w:color w:val="111111"/>
          <w:sz w:val="22"/>
          <w:szCs w:val="22"/>
        </w:rPr>
        <w:t xml:space="preserve">), </w:t>
      </w:r>
      <w:proofErr w:type="spellStart"/>
      <w:r w:rsidRPr="00CD0C2D">
        <w:rPr>
          <w:rFonts w:asciiTheme="minorHAnsi" w:hAnsiTheme="minorHAnsi" w:cstheme="minorHAnsi"/>
          <w:color w:val="111111"/>
          <w:sz w:val="22"/>
          <w:szCs w:val="22"/>
        </w:rPr>
        <w:t>as.factor</w:t>
      </w:r>
      <w:proofErr w:type="spellEnd"/>
      <w:r w:rsidRPr="00CD0C2D">
        <w:rPr>
          <w:rFonts w:asciiTheme="minorHAnsi" w:hAnsiTheme="minorHAnsi" w:cstheme="minorHAnsi"/>
          <w:color w:val="111111"/>
          <w:sz w:val="22"/>
          <w:szCs w:val="22"/>
        </w:rPr>
        <w:t>(</w:t>
      </w:r>
      <w:proofErr w:type="spellStart"/>
      <w:r w:rsidRPr="00CD0C2D">
        <w:rPr>
          <w:rFonts w:asciiTheme="minorHAnsi" w:hAnsiTheme="minorHAnsi" w:cstheme="minorHAnsi"/>
          <w:color w:val="111111"/>
          <w:sz w:val="22"/>
          <w:szCs w:val="22"/>
        </w:rPr>
        <w:t>y_true</w:t>
      </w:r>
      <w:proofErr w:type="spellEnd"/>
      <w:r w:rsidRPr="00CD0C2D">
        <w:rPr>
          <w:rFonts w:asciiTheme="minorHAnsi" w:hAnsiTheme="minorHAnsi" w:cstheme="minorHAnsi"/>
          <w:color w:val="111111"/>
          <w:sz w:val="22"/>
          <w:szCs w:val="22"/>
        </w:rPr>
        <w:t>)))</w:t>
      </w:r>
    </w:p>
    <w:p w14:paraId="23C9201E" w14:textId="77777777" w:rsidR="004B3223" w:rsidRPr="00CD0C2D" w:rsidRDefault="004B3223" w:rsidP="004B3223">
      <w:pPr>
        <w:rPr>
          <w:rFonts w:asciiTheme="minorHAnsi" w:hAnsiTheme="minorHAnsi" w:cstheme="minorHAnsi"/>
          <w:color w:val="111111"/>
          <w:sz w:val="22"/>
          <w:szCs w:val="22"/>
        </w:rPr>
      </w:pPr>
      <w:r w:rsidRPr="00CD0C2D">
        <w:rPr>
          <w:rFonts w:asciiTheme="minorHAnsi" w:hAnsiTheme="minorHAnsi" w:cstheme="minorHAnsi"/>
          <w:color w:val="111111"/>
          <w:sz w:val="22"/>
          <w:szCs w:val="22"/>
        </w:rPr>
        <w:t xml:space="preserve">  print("ROC AUC Score:")</w:t>
      </w:r>
    </w:p>
    <w:p w14:paraId="75E1EDCC" w14:textId="77777777" w:rsidR="004B3223" w:rsidRPr="00CD0C2D" w:rsidRDefault="004B3223" w:rsidP="004B3223">
      <w:pPr>
        <w:rPr>
          <w:rFonts w:asciiTheme="minorHAnsi" w:hAnsiTheme="minorHAnsi" w:cstheme="minorHAnsi"/>
          <w:color w:val="111111"/>
          <w:sz w:val="22"/>
          <w:szCs w:val="22"/>
        </w:rPr>
      </w:pPr>
      <w:r w:rsidRPr="00CD0C2D">
        <w:rPr>
          <w:rFonts w:asciiTheme="minorHAnsi" w:hAnsiTheme="minorHAnsi" w:cstheme="minorHAnsi"/>
          <w:color w:val="111111"/>
          <w:sz w:val="22"/>
          <w:szCs w:val="22"/>
        </w:rPr>
        <w:lastRenderedPageBreak/>
        <w:t xml:space="preserve">  </w:t>
      </w:r>
      <w:proofErr w:type="spellStart"/>
      <w:r w:rsidRPr="00CD0C2D">
        <w:rPr>
          <w:rFonts w:asciiTheme="minorHAnsi" w:hAnsiTheme="minorHAnsi" w:cstheme="minorHAnsi"/>
          <w:color w:val="111111"/>
          <w:sz w:val="22"/>
          <w:szCs w:val="22"/>
        </w:rPr>
        <w:t>roc_obj</w:t>
      </w:r>
      <w:proofErr w:type="spellEnd"/>
      <w:r w:rsidRPr="00CD0C2D">
        <w:rPr>
          <w:rFonts w:asciiTheme="minorHAnsi" w:hAnsiTheme="minorHAnsi" w:cstheme="minorHAnsi"/>
          <w:color w:val="111111"/>
          <w:sz w:val="22"/>
          <w:szCs w:val="22"/>
        </w:rPr>
        <w:t xml:space="preserve"> &lt;- roc(</w:t>
      </w:r>
      <w:proofErr w:type="spellStart"/>
      <w:r w:rsidRPr="00CD0C2D">
        <w:rPr>
          <w:rFonts w:asciiTheme="minorHAnsi" w:hAnsiTheme="minorHAnsi" w:cstheme="minorHAnsi"/>
          <w:color w:val="111111"/>
          <w:sz w:val="22"/>
          <w:szCs w:val="22"/>
        </w:rPr>
        <w:t>y_true</w:t>
      </w:r>
      <w:proofErr w:type="spellEnd"/>
      <w:r w:rsidRPr="00CD0C2D">
        <w:rPr>
          <w:rFonts w:asciiTheme="minorHAnsi" w:hAnsiTheme="minorHAnsi" w:cstheme="minorHAnsi"/>
          <w:color w:val="111111"/>
          <w:sz w:val="22"/>
          <w:szCs w:val="22"/>
        </w:rPr>
        <w:t xml:space="preserve">, </w:t>
      </w:r>
      <w:proofErr w:type="spellStart"/>
      <w:r w:rsidRPr="00CD0C2D">
        <w:rPr>
          <w:rFonts w:asciiTheme="minorHAnsi" w:hAnsiTheme="minorHAnsi" w:cstheme="minorHAnsi"/>
          <w:color w:val="111111"/>
          <w:sz w:val="22"/>
          <w:szCs w:val="22"/>
        </w:rPr>
        <w:t>y_pred</w:t>
      </w:r>
      <w:proofErr w:type="spellEnd"/>
      <w:r w:rsidRPr="00CD0C2D">
        <w:rPr>
          <w:rFonts w:asciiTheme="minorHAnsi" w:hAnsiTheme="minorHAnsi" w:cstheme="minorHAnsi"/>
          <w:color w:val="111111"/>
          <w:sz w:val="22"/>
          <w:szCs w:val="22"/>
        </w:rPr>
        <w:t>)</w:t>
      </w:r>
    </w:p>
    <w:p w14:paraId="776C8F36" w14:textId="77777777" w:rsidR="004B3223" w:rsidRPr="00CD0C2D" w:rsidRDefault="004B3223" w:rsidP="004B3223">
      <w:pPr>
        <w:rPr>
          <w:rFonts w:asciiTheme="minorHAnsi" w:hAnsiTheme="minorHAnsi" w:cstheme="minorHAnsi"/>
          <w:color w:val="111111"/>
          <w:sz w:val="22"/>
          <w:szCs w:val="22"/>
        </w:rPr>
      </w:pPr>
      <w:r w:rsidRPr="00CD0C2D">
        <w:rPr>
          <w:rFonts w:asciiTheme="minorHAnsi" w:hAnsiTheme="minorHAnsi" w:cstheme="minorHAnsi"/>
          <w:color w:val="111111"/>
          <w:sz w:val="22"/>
          <w:szCs w:val="22"/>
        </w:rPr>
        <w:t xml:space="preserve">  print(</w:t>
      </w:r>
      <w:proofErr w:type="spellStart"/>
      <w:r w:rsidRPr="00CD0C2D">
        <w:rPr>
          <w:rFonts w:asciiTheme="minorHAnsi" w:hAnsiTheme="minorHAnsi" w:cstheme="minorHAnsi"/>
          <w:color w:val="111111"/>
          <w:sz w:val="22"/>
          <w:szCs w:val="22"/>
        </w:rPr>
        <w:t>auc</w:t>
      </w:r>
      <w:proofErr w:type="spellEnd"/>
      <w:r w:rsidRPr="00CD0C2D">
        <w:rPr>
          <w:rFonts w:asciiTheme="minorHAnsi" w:hAnsiTheme="minorHAnsi" w:cstheme="minorHAnsi"/>
          <w:color w:val="111111"/>
          <w:sz w:val="22"/>
          <w:szCs w:val="22"/>
        </w:rPr>
        <w:t>(</w:t>
      </w:r>
      <w:proofErr w:type="spellStart"/>
      <w:r w:rsidRPr="00CD0C2D">
        <w:rPr>
          <w:rFonts w:asciiTheme="minorHAnsi" w:hAnsiTheme="minorHAnsi" w:cstheme="minorHAnsi"/>
          <w:color w:val="111111"/>
          <w:sz w:val="22"/>
          <w:szCs w:val="22"/>
        </w:rPr>
        <w:t>roc_obj</w:t>
      </w:r>
      <w:proofErr w:type="spellEnd"/>
      <w:r w:rsidRPr="00CD0C2D">
        <w:rPr>
          <w:rFonts w:asciiTheme="minorHAnsi" w:hAnsiTheme="minorHAnsi" w:cstheme="minorHAnsi"/>
          <w:color w:val="111111"/>
          <w:sz w:val="22"/>
          <w:szCs w:val="22"/>
        </w:rPr>
        <w:t>))</w:t>
      </w:r>
    </w:p>
    <w:p w14:paraId="1ABEFE3C" w14:textId="77777777" w:rsidR="004B3223" w:rsidRPr="00CD0C2D" w:rsidRDefault="004B3223" w:rsidP="004B3223">
      <w:pPr>
        <w:rPr>
          <w:rFonts w:asciiTheme="minorHAnsi" w:hAnsiTheme="minorHAnsi" w:cstheme="minorHAnsi"/>
          <w:color w:val="111111"/>
          <w:sz w:val="22"/>
          <w:szCs w:val="22"/>
        </w:rPr>
      </w:pPr>
      <w:r w:rsidRPr="00CD0C2D">
        <w:rPr>
          <w:rFonts w:asciiTheme="minorHAnsi" w:hAnsiTheme="minorHAnsi" w:cstheme="minorHAnsi"/>
          <w:color w:val="111111"/>
          <w:sz w:val="22"/>
          <w:szCs w:val="22"/>
        </w:rPr>
        <w:t xml:space="preserve">  return(</w:t>
      </w:r>
      <w:proofErr w:type="spellStart"/>
      <w:r w:rsidRPr="00CD0C2D">
        <w:rPr>
          <w:rFonts w:asciiTheme="minorHAnsi" w:hAnsiTheme="minorHAnsi" w:cstheme="minorHAnsi"/>
          <w:color w:val="111111"/>
          <w:sz w:val="22"/>
          <w:szCs w:val="22"/>
        </w:rPr>
        <w:t>roc_obj</w:t>
      </w:r>
      <w:proofErr w:type="spellEnd"/>
      <w:r w:rsidRPr="00CD0C2D">
        <w:rPr>
          <w:rFonts w:asciiTheme="minorHAnsi" w:hAnsiTheme="minorHAnsi" w:cstheme="minorHAnsi"/>
          <w:color w:val="111111"/>
          <w:sz w:val="22"/>
          <w:szCs w:val="22"/>
        </w:rPr>
        <w:t>)</w:t>
      </w:r>
    </w:p>
    <w:p w14:paraId="2C2C01C4" w14:textId="77777777" w:rsidR="004B3223" w:rsidRPr="00CD0C2D" w:rsidRDefault="004B3223" w:rsidP="004B3223">
      <w:pPr>
        <w:rPr>
          <w:rFonts w:asciiTheme="minorHAnsi" w:hAnsiTheme="minorHAnsi" w:cstheme="minorHAnsi"/>
          <w:color w:val="111111"/>
          <w:sz w:val="22"/>
          <w:szCs w:val="22"/>
        </w:rPr>
      </w:pPr>
      <w:r w:rsidRPr="00CD0C2D">
        <w:rPr>
          <w:rFonts w:asciiTheme="minorHAnsi" w:hAnsiTheme="minorHAnsi" w:cstheme="minorHAnsi"/>
          <w:color w:val="111111"/>
          <w:sz w:val="22"/>
          <w:szCs w:val="22"/>
        </w:rPr>
        <w:t>}</w:t>
      </w:r>
    </w:p>
    <w:p w14:paraId="2F4C77FF" w14:textId="77777777" w:rsidR="004B3223" w:rsidRPr="00CD0C2D" w:rsidRDefault="004B3223" w:rsidP="004B3223">
      <w:pPr>
        <w:rPr>
          <w:rFonts w:asciiTheme="minorHAnsi" w:hAnsiTheme="minorHAnsi" w:cstheme="minorHAnsi"/>
          <w:color w:val="111111"/>
          <w:sz w:val="22"/>
          <w:szCs w:val="22"/>
        </w:rPr>
      </w:pPr>
    </w:p>
    <w:p w14:paraId="23A44988" w14:textId="77777777" w:rsidR="004B3223" w:rsidRPr="00CD0C2D" w:rsidRDefault="004B3223" w:rsidP="004B3223">
      <w:pPr>
        <w:rPr>
          <w:rFonts w:asciiTheme="minorHAnsi" w:hAnsiTheme="minorHAnsi" w:cstheme="minorHAnsi"/>
          <w:b/>
          <w:bCs/>
          <w:color w:val="808080" w:themeColor="background1" w:themeShade="80"/>
          <w:sz w:val="22"/>
          <w:szCs w:val="22"/>
        </w:rPr>
      </w:pPr>
      <w:r w:rsidRPr="00CD0C2D">
        <w:rPr>
          <w:rFonts w:asciiTheme="minorHAnsi" w:hAnsiTheme="minorHAnsi" w:cstheme="minorHAnsi"/>
          <w:b/>
          <w:bCs/>
          <w:color w:val="808080" w:themeColor="background1" w:themeShade="80"/>
          <w:sz w:val="22"/>
          <w:szCs w:val="22"/>
        </w:rPr>
        <w:t># Load the data</w:t>
      </w:r>
    </w:p>
    <w:p w14:paraId="70A59C5A" w14:textId="77777777" w:rsidR="004B3223" w:rsidRPr="00CD0C2D" w:rsidRDefault="004B3223" w:rsidP="004B3223">
      <w:pPr>
        <w:rPr>
          <w:rFonts w:asciiTheme="minorHAnsi" w:hAnsiTheme="minorHAnsi" w:cstheme="minorHAnsi"/>
          <w:color w:val="111111"/>
          <w:sz w:val="22"/>
          <w:szCs w:val="22"/>
        </w:rPr>
      </w:pPr>
      <w:proofErr w:type="spellStart"/>
      <w:r w:rsidRPr="00CD0C2D">
        <w:rPr>
          <w:rFonts w:asciiTheme="minorHAnsi" w:hAnsiTheme="minorHAnsi" w:cstheme="minorHAnsi"/>
          <w:color w:val="111111"/>
          <w:sz w:val="22"/>
          <w:szCs w:val="22"/>
        </w:rPr>
        <w:t>train_encoded</w:t>
      </w:r>
      <w:proofErr w:type="spellEnd"/>
      <w:r w:rsidRPr="00CD0C2D">
        <w:rPr>
          <w:rFonts w:asciiTheme="minorHAnsi" w:hAnsiTheme="minorHAnsi" w:cstheme="minorHAnsi"/>
          <w:color w:val="111111"/>
          <w:sz w:val="22"/>
          <w:szCs w:val="22"/>
        </w:rPr>
        <w:t xml:space="preserve"> &lt;- read.csv('</w:t>
      </w:r>
      <w:r>
        <w:rPr>
          <w:rFonts w:asciiTheme="minorHAnsi" w:hAnsiTheme="minorHAnsi" w:cstheme="minorHAnsi"/>
          <w:color w:val="111111"/>
          <w:sz w:val="22"/>
          <w:szCs w:val="22"/>
        </w:rPr>
        <w:t>/...INPUT YOUR FILE PATHWAY.../</w:t>
      </w:r>
      <w:r w:rsidRPr="00CD0C2D">
        <w:rPr>
          <w:rFonts w:asciiTheme="minorHAnsi" w:hAnsiTheme="minorHAnsi" w:cstheme="minorHAnsi"/>
          <w:color w:val="111111"/>
          <w:sz w:val="22"/>
          <w:szCs w:val="22"/>
        </w:rPr>
        <w:t>train_encoded.csv')</w:t>
      </w:r>
    </w:p>
    <w:p w14:paraId="1C6C2082" w14:textId="77777777" w:rsidR="004B3223" w:rsidRPr="00CD0C2D" w:rsidRDefault="004B3223" w:rsidP="004B3223">
      <w:pPr>
        <w:rPr>
          <w:rFonts w:asciiTheme="minorHAnsi" w:hAnsiTheme="minorHAnsi" w:cstheme="minorHAnsi"/>
          <w:color w:val="111111"/>
          <w:sz w:val="22"/>
          <w:szCs w:val="22"/>
        </w:rPr>
      </w:pPr>
      <w:proofErr w:type="spellStart"/>
      <w:r w:rsidRPr="00CD0C2D">
        <w:rPr>
          <w:rFonts w:asciiTheme="minorHAnsi" w:hAnsiTheme="minorHAnsi" w:cstheme="minorHAnsi"/>
          <w:color w:val="111111"/>
          <w:sz w:val="22"/>
          <w:szCs w:val="22"/>
        </w:rPr>
        <w:t>OOT_encoded</w:t>
      </w:r>
      <w:proofErr w:type="spellEnd"/>
      <w:r w:rsidRPr="00CD0C2D">
        <w:rPr>
          <w:rFonts w:asciiTheme="minorHAnsi" w:hAnsiTheme="minorHAnsi" w:cstheme="minorHAnsi"/>
          <w:color w:val="111111"/>
          <w:sz w:val="22"/>
          <w:szCs w:val="22"/>
        </w:rPr>
        <w:t xml:space="preserve"> &lt;- read.csv('</w:t>
      </w:r>
      <w:r>
        <w:rPr>
          <w:rFonts w:asciiTheme="minorHAnsi" w:hAnsiTheme="minorHAnsi" w:cstheme="minorHAnsi"/>
          <w:color w:val="111111"/>
          <w:sz w:val="22"/>
          <w:szCs w:val="22"/>
        </w:rPr>
        <w:t>/...INPUT YOUR FILE PATHWAY.../</w:t>
      </w:r>
      <w:r w:rsidRPr="00CD0C2D">
        <w:rPr>
          <w:rFonts w:asciiTheme="minorHAnsi" w:hAnsiTheme="minorHAnsi" w:cstheme="minorHAnsi"/>
          <w:color w:val="111111"/>
          <w:sz w:val="22"/>
          <w:szCs w:val="22"/>
        </w:rPr>
        <w:t>oot_encoded.csv')</w:t>
      </w:r>
    </w:p>
    <w:p w14:paraId="7B27DFC8" w14:textId="77777777" w:rsidR="004B3223" w:rsidRPr="00CD0C2D" w:rsidRDefault="004B3223" w:rsidP="004B3223">
      <w:pPr>
        <w:rPr>
          <w:rFonts w:asciiTheme="minorHAnsi" w:hAnsiTheme="minorHAnsi" w:cstheme="minorHAnsi"/>
          <w:color w:val="111111"/>
          <w:sz w:val="22"/>
          <w:szCs w:val="22"/>
        </w:rPr>
      </w:pPr>
    </w:p>
    <w:p w14:paraId="43C10394" w14:textId="77777777" w:rsidR="004B3223" w:rsidRPr="00CD0C2D" w:rsidRDefault="004B3223" w:rsidP="004B3223">
      <w:pPr>
        <w:rPr>
          <w:rFonts w:asciiTheme="minorHAnsi" w:hAnsiTheme="minorHAnsi" w:cstheme="minorHAnsi"/>
          <w:color w:val="111111"/>
          <w:sz w:val="22"/>
          <w:szCs w:val="22"/>
        </w:rPr>
      </w:pPr>
      <w:r w:rsidRPr="00CD0C2D">
        <w:rPr>
          <w:rFonts w:asciiTheme="minorHAnsi" w:hAnsiTheme="minorHAnsi" w:cstheme="minorHAnsi"/>
          <w:color w:val="111111"/>
          <w:sz w:val="22"/>
          <w:szCs w:val="22"/>
        </w:rPr>
        <w:t>print(</w:t>
      </w:r>
      <w:proofErr w:type="spellStart"/>
      <w:r w:rsidRPr="00CD0C2D">
        <w:rPr>
          <w:rFonts w:asciiTheme="minorHAnsi" w:hAnsiTheme="minorHAnsi" w:cstheme="minorHAnsi"/>
          <w:color w:val="111111"/>
          <w:sz w:val="22"/>
          <w:szCs w:val="22"/>
        </w:rPr>
        <w:t>colnames</w:t>
      </w:r>
      <w:proofErr w:type="spellEnd"/>
      <w:r w:rsidRPr="00CD0C2D">
        <w:rPr>
          <w:rFonts w:asciiTheme="minorHAnsi" w:hAnsiTheme="minorHAnsi" w:cstheme="minorHAnsi"/>
          <w:color w:val="111111"/>
          <w:sz w:val="22"/>
          <w:szCs w:val="22"/>
        </w:rPr>
        <w:t>(</w:t>
      </w:r>
      <w:proofErr w:type="spellStart"/>
      <w:r w:rsidRPr="00CD0C2D">
        <w:rPr>
          <w:rFonts w:asciiTheme="minorHAnsi" w:hAnsiTheme="minorHAnsi" w:cstheme="minorHAnsi"/>
          <w:color w:val="111111"/>
          <w:sz w:val="22"/>
          <w:szCs w:val="22"/>
        </w:rPr>
        <w:t>train_encoded</w:t>
      </w:r>
      <w:proofErr w:type="spellEnd"/>
      <w:r w:rsidRPr="00CD0C2D">
        <w:rPr>
          <w:rFonts w:asciiTheme="minorHAnsi" w:hAnsiTheme="minorHAnsi" w:cstheme="minorHAnsi"/>
          <w:color w:val="111111"/>
          <w:sz w:val="22"/>
          <w:szCs w:val="22"/>
        </w:rPr>
        <w:t>))</w:t>
      </w:r>
    </w:p>
    <w:p w14:paraId="5EB30B6C" w14:textId="77777777" w:rsidR="004B3223" w:rsidRPr="00CD0C2D" w:rsidRDefault="004B3223" w:rsidP="004B3223">
      <w:pPr>
        <w:rPr>
          <w:rFonts w:asciiTheme="minorHAnsi" w:hAnsiTheme="minorHAnsi" w:cstheme="minorHAnsi"/>
          <w:color w:val="111111"/>
          <w:sz w:val="22"/>
          <w:szCs w:val="22"/>
        </w:rPr>
      </w:pPr>
    </w:p>
    <w:p w14:paraId="15CA1317" w14:textId="77777777" w:rsidR="004B3223" w:rsidRPr="00CD0C2D" w:rsidRDefault="004B3223" w:rsidP="004B3223">
      <w:pPr>
        <w:rPr>
          <w:rFonts w:asciiTheme="minorHAnsi" w:hAnsiTheme="minorHAnsi" w:cstheme="minorHAnsi"/>
          <w:b/>
          <w:bCs/>
          <w:color w:val="111111"/>
          <w:sz w:val="22"/>
          <w:szCs w:val="22"/>
        </w:rPr>
      </w:pPr>
      <w:r w:rsidRPr="00CD0C2D">
        <w:rPr>
          <w:rFonts w:asciiTheme="minorHAnsi" w:hAnsiTheme="minorHAnsi" w:cstheme="minorHAnsi"/>
          <w:b/>
          <w:bCs/>
          <w:color w:val="808080" w:themeColor="background1" w:themeShade="80"/>
          <w:sz w:val="22"/>
          <w:szCs w:val="22"/>
        </w:rPr>
        <w:t># Define predictors and the target variable</w:t>
      </w:r>
    </w:p>
    <w:p w14:paraId="044B1F91" w14:textId="77777777" w:rsidR="004B3223" w:rsidRPr="00CD0C2D" w:rsidRDefault="004B3223" w:rsidP="004B3223">
      <w:pPr>
        <w:rPr>
          <w:rFonts w:asciiTheme="minorHAnsi" w:hAnsiTheme="minorHAnsi" w:cstheme="minorHAnsi"/>
          <w:color w:val="111111"/>
          <w:sz w:val="22"/>
          <w:szCs w:val="22"/>
        </w:rPr>
      </w:pPr>
      <w:r w:rsidRPr="00CD0C2D">
        <w:rPr>
          <w:rFonts w:asciiTheme="minorHAnsi" w:hAnsiTheme="minorHAnsi" w:cstheme="minorHAnsi"/>
          <w:color w:val="111111"/>
          <w:sz w:val="22"/>
          <w:szCs w:val="22"/>
        </w:rPr>
        <w:t xml:space="preserve">predictors &lt;- </w:t>
      </w:r>
      <w:proofErr w:type="spellStart"/>
      <w:r w:rsidRPr="00CD0C2D">
        <w:rPr>
          <w:rFonts w:asciiTheme="minorHAnsi" w:hAnsiTheme="minorHAnsi" w:cstheme="minorHAnsi"/>
          <w:color w:val="111111"/>
          <w:sz w:val="22"/>
          <w:szCs w:val="22"/>
        </w:rPr>
        <w:t>colnames</w:t>
      </w:r>
      <w:proofErr w:type="spellEnd"/>
      <w:r w:rsidRPr="00CD0C2D">
        <w:rPr>
          <w:rFonts w:asciiTheme="minorHAnsi" w:hAnsiTheme="minorHAnsi" w:cstheme="minorHAnsi"/>
          <w:color w:val="111111"/>
          <w:sz w:val="22"/>
          <w:szCs w:val="22"/>
        </w:rPr>
        <w:t>(</w:t>
      </w:r>
      <w:proofErr w:type="spellStart"/>
      <w:r w:rsidRPr="00CD0C2D">
        <w:rPr>
          <w:rFonts w:asciiTheme="minorHAnsi" w:hAnsiTheme="minorHAnsi" w:cstheme="minorHAnsi"/>
          <w:color w:val="111111"/>
          <w:sz w:val="22"/>
          <w:szCs w:val="22"/>
        </w:rPr>
        <w:t>train_encoded</w:t>
      </w:r>
      <w:proofErr w:type="spellEnd"/>
      <w:r w:rsidRPr="00CD0C2D">
        <w:rPr>
          <w:rFonts w:asciiTheme="minorHAnsi" w:hAnsiTheme="minorHAnsi" w:cstheme="minorHAnsi"/>
          <w:color w:val="111111"/>
          <w:sz w:val="22"/>
          <w:szCs w:val="22"/>
        </w:rPr>
        <w:t>)[!</w:t>
      </w:r>
      <w:proofErr w:type="spellStart"/>
      <w:r w:rsidRPr="00CD0C2D">
        <w:rPr>
          <w:rFonts w:asciiTheme="minorHAnsi" w:hAnsiTheme="minorHAnsi" w:cstheme="minorHAnsi"/>
          <w:color w:val="111111"/>
          <w:sz w:val="22"/>
          <w:szCs w:val="22"/>
        </w:rPr>
        <w:t>colnames</w:t>
      </w:r>
      <w:proofErr w:type="spellEnd"/>
      <w:r w:rsidRPr="00CD0C2D">
        <w:rPr>
          <w:rFonts w:asciiTheme="minorHAnsi" w:hAnsiTheme="minorHAnsi" w:cstheme="minorHAnsi"/>
          <w:color w:val="111111"/>
          <w:sz w:val="22"/>
          <w:szCs w:val="22"/>
        </w:rPr>
        <w:t>(</w:t>
      </w:r>
      <w:proofErr w:type="spellStart"/>
      <w:r w:rsidRPr="00CD0C2D">
        <w:rPr>
          <w:rFonts w:asciiTheme="minorHAnsi" w:hAnsiTheme="minorHAnsi" w:cstheme="minorHAnsi"/>
          <w:color w:val="111111"/>
          <w:sz w:val="22"/>
          <w:szCs w:val="22"/>
        </w:rPr>
        <w:t>train_encoded</w:t>
      </w:r>
      <w:proofErr w:type="spellEnd"/>
      <w:r w:rsidRPr="00CD0C2D">
        <w:rPr>
          <w:rFonts w:asciiTheme="minorHAnsi" w:hAnsiTheme="minorHAnsi" w:cstheme="minorHAnsi"/>
          <w:color w:val="111111"/>
          <w:sz w:val="22"/>
          <w:szCs w:val="22"/>
        </w:rPr>
        <w:t>) %in% 'bad']</w:t>
      </w:r>
    </w:p>
    <w:p w14:paraId="5106B8B8" w14:textId="77777777" w:rsidR="004B3223" w:rsidRPr="00CD0C2D" w:rsidRDefault="004B3223" w:rsidP="004B3223">
      <w:pPr>
        <w:rPr>
          <w:rFonts w:asciiTheme="minorHAnsi" w:hAnsiTheme="minorHAnsi" w:cstheme="minorHAnsi"/>
          <w:color w:val="111111"/>
          <w:sz w:val="22"/>
          <w:szCs w:val="22"/>
        </w:rPr>
      </w:pPr>
    </w:p>
    <w:p w14:paraId="09E949C8" w14:textId="77777777" w:rsidR="004B3223" w:rsidRPr="00CD0C2D" w:rsidRDefault="004B3223" w:rsidP="004B3223">
      <w:pPr>
        <w:rPr>
          <w:rFonts w:asciiTheme="minorHAnsi" w:hAnsiTheme="minorHAnsi" w:cstheme="minorHAnsi"/>
          <w:b/>
          <w:bCs/>
          <w:color w:val="808080" w:themeColor="background1" w:themeShade="80"/>
          <w:sz w:val="22"/>
          <w:szCs w:val="22"/>
        </w:rPr>
      </w:pPr>
      <w:r w:rsidRPr="00CD0C2D">
        <w:rPr>
          <w:rFonts w:asciiTheme="minorHAnsi" w:hAnsiTheme="minorHAnsi" w:cstheme="minorHAnsi"/>
          <w:b/>
          <w:bCs/>
          <w:color w:val="808080" w:themeColor="background1" w:themeShade="80"/>
          <w:sz w:val="22"/>
          <w:szCs w:val="22"/>
        </w:rPr>
        <w:t xml:space="preserve"># Check if excluded variables are in </w:t>
      </w:r>
      <w:proofErr w:type="spellStart"/>
      <w:r w:rsidRPr="00CD0C2D">
        <w:rPr>
          <w:rFonts w:asciiTheme="minorHAnsi" w:hAnsiTheme="minorHAnsi" w:cstheme="minorHAnsi"/>
          <w:b/>
          <w:bCs/>
          <w:color w:val="808080" w:themeColor="background1" w:themeShade="80"/>
          <w:sz w:val="22"/>
          <w:szCs w:val="22"/>
        </w:rPr>
        <w:t>OOT_encoded</w:t>
      </w:r>
      <w:proofErr w:type="spellEnd"/>
      <w:r w:rsidRPr="00CD0C2D">
        <w:rPr>
          <w:rFonts w:asciiTheme="minorHAnsi" w:hAnsiTheme="minorHAnsi" w:cstheme="minorHAnsi"/>
          <w:b/>
          <w:bCs/>
          <w:color w:val="808080" w:themeColor="background1" w:themeShade="80"/>
          <w:sz w:val="22"/>
          <w:szCs w:val="22"/>
        </w:rPr>
        <w:t xml:space="preserve"> columns, if not then add them</w:t>
      </w:r>
    </w:p>
    <w:p w14:paraId="55C03673" w14:textId="77777777" w:rsidR="004B3223" w:rsidRPr="00CD0C2D" w:rsidRDefault="004B3223" w:rsidP="004B3223">
      <w:pPr>
        <w:rPr>
          <w:rFonts w:asciiTheme="minorHAnsi" w:hAnsiTheme="minorHAnsi" w:cstheme="minorHAnsi"/>
          <w:color w:val="111111"/>
          <w:sz w:val="22"/>
          <w:szCs w:val="22"/>
        </w:rPr>
      </w:pPr>
      <w:proofErr w:type="spellStart"/>
      <w:r w:rsidRPr="00CD0C2D">
        <w:rPr>
          <w:rFonts w:asciiTheme="minorHAnsi" w:hAnsiTheme="minorHAnsi" w:cstheme="minorHAnsi"/>
          <w:color w:val="111111"/>
          <w:sz w:val="22"/>
          <w:szCs w:val="22"/>
        </w:rPr>
        <w:t>missing_cols</w:t>
      </w:r>
      <w:proofErr w:type="spellEnd"/>
      <w:r w:rsidRPr="00CD0C2D">
        <w:rPr>
          <w:rFonts w:asciiTheme="minorHAnsi" w:hAnsiTheme="minorHAnsi" w:cstheme="minorHAnsi"/>
          <w:color w:val="111111"/>
          <w:sz w:val="22"/>
          <w:szCs w:val="22"/>
        </w:rPr>
        <w:t xml:space="preserve"> &lt;- </w:t>
      </w:r>
      <w:proofErr w:type="spellStart"/>
      <w:r w:rsidRPr="00CD0C2D">
        <w:rPr>
          <w:rFonts w:asciiTheme="minorHAnsi" w:hAnsiTheme="minorHAnsi" w:cstheme="minorHAnsi"/>
          <w:color w:val="111111"/>
          <w:sz w:val="22"/>
          <w:szCs w:val="22"/>
        </w:rPr>
        <w:t>setdiff</w:t>
      </w:r>
      <w:proofErr w:type="spellEnd"/>
      <w:r w:rsidRPr="00CD0C2D">
        <w:rPr>
          <w:rFonts w:asciiTheme="minorHAnsi" w:hAnsiTheme="minorHAnsi" w:cstheme="minorHAnsi"/>
          <w:color w:val="111111"/>
          <w:sz w:val="22"/>
          <w:szCs w:val="22"/>
        </w:rPr>
        <w:t xml:space="preserve">(predictors, </w:t>
      </w:r>
      <w:proofErr w:type="spellStart"/>
      <w:r w:rsidRPr="00CD0C2D">
        <w:rPr>
          <w:rFonts w:asciiTheme="minorHAnsi" w:hAnsiTheme="minorHAnsi" w:cstheme="minorHAnsi"/>
          <w:color w:val="111111"/>
          <w:sz w:val="22"/>
          <w:szCs w:val="22"/>
        </w:rPr>
        <w:t>colnames</w:t>
      </w:r>
      <w:proofErr w:type="spellEnd"/>
      <w:r w:rsidRPr="00CD0C2D">
        <w:rPr>
          <w:rFonts w:asciiTheme="minorHAnsi" w:hAnsiTheme="minorHAnsi" w:cstheme="minorHAnsi"/>
          <w:color w:val="111111"/>
          <w:sz w:val="22"/>
          <w:szCs w:val="22"/>
        </w:rPr>
        <w:t>(</w:t>
      </w:r>
      <w:proofErr w:type="spellStart"/>
      <w:r w:rsidRPr="00CD0C2D">
        <w:rPr>
          <w:rFonts w:asciiTheme="minorHAnsi" w:hAnsiTheme="minorHAnsi" w:cstheme="minorHAnsi"/>
          <w:color w:val="111111"/>
          <w:sz w:val="22"/>
          <w:szCs w:val="22"/>
        </w:rPr>
        <w:t>OOT_encoded</w:t>
      </w:r>
      <w:proofErr w:type="spellEnd"/>
      <w:r w:rsidRPr="00CD0C2D">
        <w:rPr>
          <w:rFonts w:asciiTheme="minorHAnsi" w:hAnsiTheme="minorHAnsi" w:cstheme="minorHAnsi"/>
          <w:color w:val="111111"/>
          <w:sz w:val="22"/>
          <w:szCs w:val="22"/>
        </w:rPr>
        <w:t>))</w:t>
      </w:r>
    </w:p>
    <w:p w14:paraId="49F5CDD7" w14:textId="77777777" w:rsidR="004B3223" w:rsidRPr="00CD0C2D" w:rsidRDefault="004B3223" w:rsidP="004B3223">
      <w:pPr>
        <w:rPr>
          <w:rFonts w:asciiTheme="minorHAnsi" w:hAnsiTheme="minorHAnsi" w:cstheme="minorHAnsi"/>
          <w:color w:val="111111"/>
          <w:sz w:val="22"/>
          <w:szCs w:val="22"/>
        </w:rPr>
      </w:pPr>
      <w:proofErr w:type="spellStart"/>
      <w:r w:rsidRPr="00CD0C2D">
        <w:rPr>
          <w:rFonts w:asciiTheme="minorHAnsi" w:hAnsiTheme="minorHAnsi" w:cstheme="minorHAnsi"/>
          <w:color w:val="111111"/>
          <w:sz w:val="22"/>
          <w:szCs w:val="22"/>
        </w:rPr>
        <w:t>OOT_encoded</w:t>
      </w:r>
      <w:proofErr w:type="spellEnd"/>
      <w:r w:rsidRPr="00CD0C2D">
        <w:rPr>
          <w:rFonts w:asciiTheme="minorHAnsi" w:hAnsiTheme="minorHAnsi" w:cstheme="minorHAnsi"/>
          <w:color w:val="111111"/>
          <w:sz w:val="22"/>
          <w:szCs w:val="22"/>
        </w:rPr>
        <w:t>[</w:t>
      </w:r>
      <w:proofErr w:type="spellStart"/>
      <w:r w:rsidRPr="00CD0C2D">
        <w:rPr>
          <w:rFonts w:asciiTheme="minorHAnsi" w:hAnsiTheme="minorHAnsi" w:cstheme="minorHAnsi"/>
          <w:color w:val="111111"/>
          <w:sz w:val="22"/>
          <w:szCs w:val="22"/>
        </w:rPr>
        <w:t>missing_cols</w:t>
      </w:r>
      <w:proofErr w:type="spellEnd"/>
      <w:r w:rsidRPr="00CD0C2D">
        <w:rPr>
          <w:rFonts w:asciiTheme="minorHAnsi" w:hAnsiTheme="minorHAnsi" w:cstheme="minorHAnsi"/>
          <w:color w:val="111111"/>
          <w:sz w:val="22"/>
          <w:szCs w:val="22"/>
        </w:rPr>
        <w:t>] &lt;- 0</w:t>
      </w:r>
    </w:p>
    <w:p w14:paraId="75E698CE" w14:textId="77777777" w:rsidR="004B3223" w:rsidRPr="00CD0C2D" w:rsidRDefault="004B3223" w:rsidP="004B3223">
      <w:pPr>
        <w:rPr>
          <w:rFonts w:asciiTheme="minorHAnsi" w:hAnsiTheme="minorHAnsi" w:cstheme="minorHAnsi"/>
          <w:color w:val="111111"/>
          <w:sz w:val="22"/>
          <w:szCs w:val="22"/>
        </w:rPr>
      </w:pPr>
    </w:p>
    <w:p w14:paraId="2A80FFAA" w14:textId="77777777" w:rsidR="004B3223" w:rsidRPr="00CD0C2D" w:rsidRDefault="004B3223" w:rsidP="004B3223">
      <w:pPr>
        <w:rPr>
          <w:rFonts w:asciiTheme="minorHAnsi" w:hAnsiTheme="minorHAnsi" w:cstheme="minorHAnsi"/>
          <w:b/>
          <w:bCs/>
          <w:color w:val="808080" w:themeColor="background1" w:themeShade="80"/>
          <w:sz w:val="22"/>
          <w:szCs w:val="22"/>
        </w:rPr>
      </w:pPr>
      <w:r w:rsidRPr="00CD0C2D">
        <w:rPr>
          <w:rFonts w:asciiTheme="minorHAnsi" w:hAnsiTheme="minorHAnsi" w:cstheme="minorHAnsi"/>
          <w:b/>
          <w:bCs/>
          <w:color w:val="808080" w:themeColor="background1" w:themeShade="80"/>
          <w:sz w:val="22"/>
          <w:szCs w:val="22"/>
        </w:rPr>
        <w:t># Split the data into training and validation sets (80/20 split) using stratified sampling</w:t>
      </w:r>
    </w:p>
    <w:p w14:paraId="31DCD4BB" w14:textId="77777777" w:rsidR="004B3223" w:rsidRPr="00CD0C2D" w:rsidRDefault="004B3223" w:rsidP="004B3223">
      <w:pPr>
        <w:rPr>
          <w:rFonts w:asciiTheme="minorHAnsi" w:hAnsiTheme="minorHAnsi" w:cstheme="minorHAnsi"/>
          <w:color w:val="111111"/>
          <w:sz w:val="22"/>
          <w:szCs w:val="22"/>
        </w:rPr>
      </w:pPr>
      <w:proofErr w:type="spellStart"/>
      <w:r w:rsidRPr="00CD0C2D">
        <w:rPr>
          <w:rFonts w:asciiTheme="minorHAnsi" w:hAnsiTheme="minorHAnsi" w:cstheme="minorHAnsi"/>
          <w:color w:val="111111"/>
          <w:sz w:val="22"/>
          <w:szCs w:val="22"/>
        </w:rPr>
        <w:t>train_index</w:t>
      </w:r>
      <w:proofErr w:type="spellEnd"/>
      <w:r w:rsidRPr="00CD0C2D">
        <w:rPr>
          <w:rFonts w:asciiTheme="minorHAnsi" w:hAnsiTheme="minorHAnsi" w:cstheme="minorHAnsi"/>
          <w:color w:val="111111"/>
          <w:sz w:val="22"/>
          <w:szCs w:val="22"/>
        </w:rPr>
        <w:t xml:space="preserve"> &lt;- </w:t>
      </w:r>
      <w:proofErr w:type="spellStart"/>
      <w:r w:rsidRPr="00CD0C2D">
        <w:rPr>
          <w:rFonts w:asciiTheme="minorHAnsi" w:hAnsiTheme="minorHAnsi" w:cstheme="minorHAnsi"/>
          <w:color w:val="111111"/>
          <w:sz w:val="22"/>
          <w:szCs w:val="22"/>
        </w:rPr>
        <w:t>createDataPartition</w:t>
      </w:r>
      <w:proofErr w:type="spellEnd"/>
      <w:r w:rsidRPr="00CD0C2D">
        <w:rPr>
          <w:rFonts w:asciiTheme="minorHAnsi" w:hAnsiTheme="minorHAnsi" w:cstheme="minorHAnsi"/>
          <w:color w:val="111111"/>
          <w:sz w:val="22"/>
          <w:szCs w:val="22"/>
        </w:rPr>
        <w:t>(</w:t>
      </w:r>
      <w:proofErr w:type="spellStart"/>
      <w:r w:rsidRPr="00CD0C2D">
        <w:rPr>
          <w:rFonts w:asciiTheme="minorHAnsi" w:hAnsiTheme="minorHAnsi" w:cstheme="minorHAnsi"/>
          <w:color w:val="111111"/>
          <w:sz w:val="22"/>
          <w:szCs w:val="22"/>
        </w:rPr>
        <w:t>train_encoded$bad</w:t>
      </w:r>
      <w:proofErr w:type="spellEnd"/>
      <w:r w:rsidRPr="00CD0C2D">
        <w:rPr>
          <w:rFonts w:asciiTheme="minorHAnsi" w:hAnsiTheme="minorHAnsi" w:cstheme="minorHAnsi"/>
          <w:color w:val="111111"/>
          <w:sz w:val="22"/>
          <w:szCs w:val="22"/>
        </w:rPr>
        <w:t>, p = 0.8, list = FALSE)</w:t>
      </w:r>
    </w:p>
    <w:p w14:paraId="7FD9D7B5" w14:textId="77777777" w:rsidR="004B3223" w:rsidRPr="00CD0C2D" w:rsidRDefault="004B3223" w:rsidP="004B3223">
      <w:pPr>
        <w:rPr>
          <w:rFonts w:asciiTheme="minorHAnsi" w:hAnsiTheme="minorHAnsi" w:cstheme="minorHAnsi"/>
          <w:color w:val="111111"/>
          <w:sz w:val="22"/>
          <w:szCs w:val="22"/>
        </w:rPr>
      </w:pPr>
      <w:proofErr w:type="spellStart"/>
      <w:r w:rsidRPr="00CD0C2D">
        <w:rPr>
          <w:rFonts w:asciiTheme="minorHAnsi" w:hAnsiTheme="minorHAnsi" w:cstheme="minorHAnsi"/>
          <w:color w:val="111111"/>
          <w:sz w:val="22"/>
          <w:szCs w:val="22"/>
        </w:rPr>
        <w:t>X_train</w:t>
      </w:r>
      <w:proofErr w:type="spellEnd"/>
      <w:r w:rsidRPr="00CD0C2D">
        <w:rPr>
          <w:rFonts w:asciiTheme="minorHAnsi" w:hAnsiTheme="minorHAnsi" w:cstheme="minorHAnsi"/>
          <w:color w:val="111111"/>
          <w:sz w:val="22"/>
          <w:szCs w:val="22"/>
        </w:rPr>
        <w:t xml:space="preserve"> &lt;- </w:t>
      </w:r>
      <w:proofErr w:type="spellStart"/>
      <w:r w:rsidRPr="00CD0C2D">
        <w:rPr>
          <w:rFonts w:asciiTheme="minorHAnsi" w:hAnsiTheme="minorHAnsi" w:cstheme="minorHAnsi"/>
          <w:color w:val="111111"/>
          <w:sz w:val="22"/>
          <w:szCs w:val="22"/>
        </w:rPr>
        <w:t>train_encoded</w:t>
      </w:r>
      <w:proofErr w:type="spellEnd"/>
      <w:r w:rsidRPr="00CD0C2D">
        <w:rPr>
          <w:rFonts w:asciiTheme="minorHAnsi" w:hAnsiTheme="minorHAnsi" w:cstheme="minorHAnsi"/>
          <w:color w:val="111111"/>
          <w:sz w:val="22"/>
          <w:szCs w:val="22"/>
        </w:rPr>
        <w:t>[</w:t>
      </w:r>
      <w:proofErr w:type="spellStart"/>
      <w:r w:rsidRPr="00CD0C2D">
        <w:rPr>
          <w:rFonts w:asciiTheme="minorHAnsi" w:hAnsiTheme="minorHAnsi" w:cstheme="minorHAnsi"/>
          <w:color w:val="111111"/>
          <w:sz w:val="22"/>
          <w:szCs w:val="22"/>
        </w:rPr>
        <w:t>train_index</w:t>
      </w:r>
      <w:proofErr w:type="spellEnd"/>
      <w:r w:rsidRPr="00CD0C2D">
        <w:rPr>
          <w:rFonts w:asciiTheme="minorHAnsi" w:hAnsiTheme="minorHAnsi" w:cstheme="minorHAnsi"/>
          <w:color w:val="111111"/>
          <w:sz w:val="22"/>
          <w:szCs w:val="22"/>
        </w:rPr>
        <w:t>, predictors]</w:t>
      </w:r>
    </w:p>
    <w:p w14:paraId="6335296C" w14:textId="77777777" w:rsidR="004B3223" w:rsidRPr="00CD0C2D" w:rsidRDefault="004B3223" w:rsidP="004B3223">
      <w:pPr>
        <w:rPr>
          <w:rFonts w:asciiTheme="minorHAnsi" w:hAnsiTheme="minorHAnsi" w:cstheme="minorHAnsi"/>
          <w:color w:val="111111"/>
          <w:sz w:val="22"/>
          <w:szCs w:val="22"/>
        </w:rPr>
      </w:pPr>
      <w:proofErr w:type="spellStart"/>
      <w:r w:rsidRPr="00CD0C2D">
        <w:rPr>
          <w:rFonts w:asciiTheme="minorHAnsi" w:hAnsiTheme="minorHAnsi" w:cstheme="minorHAnsi"/>
          <w:color w:val="111111"/>
          <w:sz w:val="22"/>
          <w:szCs w:val="22"/>
        </w:rPr>
        <w:t>y_train</w:t>
      </w:r>
      <w:proofErr w:type="spellEnd"/>
      <w:r w:rsidRPr="00CD0C2D">
        <w:rPr>
          <w:rFonts w:asciiTheme="minorHAnsi" w:hAnsiTheme="minorHAnsi" w:cstheme="minorHAnsi"/>
          <w:color w:val="111111"/>
          <w:sz w:val="22"/>
          <w:szCs w:val="22"/>
        </w:rPr>
        <w:t xml:space="preserve"> &lt;- </w:t>
      </w:r>
      <w:proofErr w:type="spellStart"/>
      <w:r w:rsidRPr="00CD0C2D">
        <w:rPr>
          <w:rFonts w:asciiTheme="minorHAnsi" w:hAnsiTheme="minorHAnsi" w:cstheme="minorHAnsi"/>
          <w:color w:val="111111"/>
          <w:sz w:val="22"/>
          <w:szCs w:val="22"/>
        </w:rPr>
        <w:t>train_encoded</w:t>
      </w:r>
      <w:proofErr w:type="spellEnd"/>
      <w:r w:rsidRPr="00CD0C2D">
        <w:rPr>
          <w:rFonts w:asciiTheme="minorHAnsi" w:hAnsiTheme="minorHAnsi" w:cstheme="minorHAnsi"/>
          <w:color w:val="111111"/>
          <w:sz w:val="22"/>
          <w:szCs w:val="22"/>
        </w:rPr>
        <w:t>[</w:t>
      </w:r>
      <w:proofErr w:type="spellStart"/>
      <w:r w:rsidRPr="00CD0C2D">
        <w:rPr>
          <w:rFonts w:asciiTheme="minorHAnsi" w:hAnsiTheme="minorHAnsi" w:cstheme="minorHAnsi"/>
          <w:color w:val="111111"/>
          <w:sz w:val="22"/>
          <w:szCs w:val="22"/>
        </w:rPr>
        <w:t>train_index</w:t>
      </w:r>
      <w:proofErr w:type="spellEnd"/>
      <w:r w:rsidRPr="00CD0C2D">
        <w:rPr>
          <w:rFonts w:asciiTheme="minorHAnsi" w:hAnsiTheme="minorHAnsi" w:cstheme="minorHAnsi"/>
          <w:color w:val="111111"/>
          <w:sz w:val="22"/>
          <w:szCs w:val="22"/>
        </w:rPr>
        <w:t>, 'bad']</w:t>
      </w:r>
    </w:p>
    <w:p w14:paraId="0982F904" w14:textId="77777777" w:rsidR="004B3223" w:rsidRPr="00CD0C2D" w:rsidRDefault="004B3223" w:rsidP="004B3223">
      <w:pPr>
        <w:rPr>
          <w:rFonts w:asciiTheme="minorHAnsi" w:hAnsiTheme="minorHAnsi" w:cstheme="minorHAnsi"/>
          <w:color w:val="111111"/>
          <w:sz w:val="22"/>
          <w:szCs w:val="22"/>
        </w:rPr>
      </w:pPr>
      <w:proofErr w:type="spellStart"/>
      <w:r w:rsidRPr="00CD0C2D">
        <w:rPr>
          <w:rFonts w:asciiTheme="minorHAnsi" w:hAnsiTheme="minorHAnsi" w:cstheme="minorHAnsi"/>
          <w:color w:val="111111"/>
          <w:sz w:val="22"/>
          <w:szCs w:val="22"/>
        </w:rPr>
        <w:t>X_val</w:t>
      </w:r>
      <w:proofErr w:type="spellEnd"/>
      <w:r w:rsidRPr="00CD0C2D">
        <w:rPr>
          <w:rFonts w:asciiTheme="minorHAnsi" w:hAnsiTheme="minorHAnsi" w:cstheme="minorHAnsi"/>
          <w:color w:val="111111"/>
          <w:sz w:val="22"/>
          <w:szCs w:val="22"/>
        </w:rPr>
        <w:t xml:space="preserve"> &lt;- </w:t>
      </w:r>
      <w:proofErr w:type="spellStart"/>
      <w:r w:rsidRPr="00CD0C2D">
        <w:rPr>
          <w:rFonts w:asciiTheme="minorHAnsi" w:hAnsiTheme="minorHAnsi" w:cstheme="minorHAnsi"/>
          <w:color w:val="111111"/>
          <w:sz w:val="22"/>
          <w:szCs w:val="22"/>
        </w:rPr>
        <w:t>train_encoded</w:t>
      </w:r>
      <w:proofErr w:type="spellEnd"/>
      <w:r w:rsidRPr="00CD0C2D">
        <w:rPr>
          <w:rFonts w:asciiTheme="minorHAnsi" w:hAnsiTheme="minorHAnsi" w:cstheme="minorHAnsi"/>
          <w:color w:val="111111"/>
          <w:sz w:val="22"/>
          <w:szCs w:val="22"/>
        </w:rPr>
        <w:t>[-</w:t>
      </w:r>
      <w:proofErr w:type="spellStart"/>
      <w:r w:rsidRPr="00CD0C2D">
        <w:rPr>
          <w:rFonts w:asciiTheme="minorHAnsi" w:hAnsiTheme="minorHAnsi" w:cstheme="minorHAnsi"/>
          <w:color w:val="111111"/>
          <w:sz w:val="22"/>
          <w:szCs w:val="22"/>
        </w:rPr>
        <w:t>train_index</w:t>
      </w:r>
      <w:proofErr w:type="spellEnd"/>
      <w:r w:rsidRPr="00CD0C2D">
        <w:rPr>
          <w:rFonts w:asciiTheme="minorHAnsi" w:hAnsiTheme="minorHAnsi" w:cstheme="minorHAnsi"/>
          <w:color w:val="111111"/>
          <w:sz w:val="22"/>
          <w:szCs w:val="22"/>
        </w:rPr>
        <w:t>, predictors]</w:t>
      </w:r>
    </w:p>
    <w:p w14:paraId="0097CDB2" w14:textId="77777777" w:rsidR="004B3223" w:rsidRPr="00CD0C2D" w:rsidRDefault="004B3223" w:rsidP="004B3223">
      <w:pPr>
        <w:rPr>
          <w:rFonts w:asciiTheme="minorHAnsi" w:hAnsiTheme="minorHAnsi" w:cstheme="minorHAnsi"/>
          <w:color w:val="111111"/>
          <w:sz w:val="22"/>
          <w:szCs w:val="22"/>
        </w:rPr>
      </w:pPr>
      <w:proofErr w:type="spellStart"/>
      <w:r w:rsidRPr="00CD0C2D">
        <w:rPr>
          <w:rFonts w:asciiTheme="minorHAnsi" w:hAnsiTheme="minorHAnsi" w:cstheme="minorHAnsi"/>
          <w:color w:val="111111"/>
          <w:sz w:val="22"/>
          <w:szCs w:val="22"/>
        </w:rPr>
        <w:t>y_val</w:t>
      </w:r>
      <w:proofErr w:type="spellEnd"/>
      <w:r w:rsidRPr="00CD0C2D">
        <w:rPr>
          <w:rFonts w:asciiTheme="minorHAnsi" w:hAnsiTheme="minorHAnsi" w:cstheme="minorHAnsi"/>
          <w:color w:val="111111"/>
          <w:sz w:val="22"/>
          <w:szCs w:val="22"/>
        </w:rPr>
        <w:t xml:space="preserve"> &lt;- </w:t>
      </w:r>
      <w:proofErr w:type="spellStart"/>
      <w:r w:rsidRPr="00CD0C2D">
        <w:rPr>
          <w:rFonts w:asciiTheme="minorHAnsi" w:hAnsiTheme="minorHAnsi" w:cstheme="minorHAnsi"/>
          <w:color w:val="111111"/>
          <w:sz w:val="22"/>
          <w:szCs w:val="22"/>
        </w:rPr>
        <w:t>train_encoded</w:t>
      </w:r>
      <w:proofErr w:type="spellEnd"/>
      <w:r w:rsidRPr="00CD0C2D">
        <w:rPr>
          <w:rFonts w:asciiTheme="minorHAnsi" w:hAnsiTheme="minorHAnsi" w:cstheme="minorHAnsi"/>
          <w:color w:val="111111"/>
          <w:sz w:val="22"/>
          <w:szCs w:val="22"/>
        </w:rPr>
        <w:t>[-</w:t>
      </w:r>
      <w:proofErr w:type="spellStart"/>
      <w:r w:rsidRPr="00CD0C2D">
        <w:rPr>
          <w:rFonts w:asciiTheme="minorHAnsi" w:hAnsiTheme="minorHAnsi" w:cstheme="minorHAnsi"/>
          <w:color w:val="111111"/>
          <w:sz w:val="22"/>
          <w:szCs w:val="22"/>
        </w:rPr>
        <w:t>train_index</w:t>
      </w:r>
      <w:proofErr w:type="spellEnd"/>
      <w:r w:rsidRPr="00CD0C2D">
        <w:rPr>
          <w:rFonts w:asciiTheme="minorHAnsi" w:hAnsiTheme="minorHAnsi" w:cstheme="minorHAnsi"/>
          <w:color w:val="111111"/>
          <w:sz w:val="22"/>
          <w:szCs w:val="22"/>
        </w:rPr>
        <w:t>, 'bad']</w:t>
      </w:r>
    </w:p>
    <w:p w14:paraId="5ABAE4D4" w14:textId="77777777" w:rsidR="004B3223" w:rsidRPr="00CD0C2D" w:rsidRDefault="004B3223" w:rsidP="004B3223">
      <w:pPr>
        <w:rPr>
          <w:rFonts w:asciiTheme="minorHAnsi" w:hAnsiTheme="minorHAnsi" w:cstheme="minorHAnsi"/>
          <w:color w:val="111111"/>
          <w:sz w:val="22"/>
          <w:szCs w:val="22"/>
        </w:rPr>
      </w:pPr>
    </w:p>
    <w:p w14:paraId="4EE97793" w14:textId="77777777" w:rsidR="004B3223" w:rsidRPr="00CD0C2D" w:rsidRDefault="004B3223" w:rsidP="004B3223">
      <w:pPr>
        <w:rPr>
          <w:rFonts w:asciiTheme="minorHAnsi" w:hAnsiTheme="minorHAnsi" w:cstheme="minorHAnsi"/>
          <w:b/>
          <w:bCs/>
          <w:color w:val="808080" w:themeColor="background1" w:themeShade="80"/>
          <w:sz w:val="22"/>
          <w:szCs w:val="22"/>
        </w:rPr>
      </w:pPr>
      <w:r w:rsidRPr="00CD0C2D">
        <w:rPr>
          <w:rFonts w:asciiTheme="minorHAnsi" w:hAnsiTheme="minorHAnsi" w:cstheme="minorHAnsi"/>
          <w:b/>
          <w:bCs/>
          <w:color w:val="808080" w:themeColor="background1" w:themeShade="80"/>
          <w:sz w:val="22"/>
          <w:szCs w:val="22"/>
        </w:rPr>
        <w:t># Combine predictors and target variable into one DataFrame for undersampling</w:t>
      </w:r>
    </w:p>
    <w:p w14:paraId="6D9D308B" w14:textId="77777777" w:rsidR="004B3223" w:rsidRPr="00CD0C2D" w:rsidRDefault="004B3223" w:rsidP="004B3223">
      <w:pPr>
        <w:rPr>
          <w:rFonts w:asciiTheme="minorHAnsi" w:hAnsiTheme="minorHAnsi" w:cstheme="minorHAnsi"/>
          <w:color w:val="111111"/>
          <w:sz w:val="22"/>
          <w:szCs w:val="22"/>
        </w:rPr>
      </w:pPr>
      <w:proofErr w:type="spellStart"/>
      <w:r w:rsidRPr="00CD0C2D">
        <w:rPr>
          <w:rFonts w:asciiTheme="minorHAnsi" w:hAnsiTheme="minorHAnsi" w:cstheme="minorHAnsi"/>
          <w:color w:val="111111"/>
          <w:sz w:val="22"/>
          <w:szCs w:val="22"/>
        </w:rPr>
        <w:t>train_data</w:t>
      </w:r>
      <w:proofErr w:type="spellEnd"/>
      <w:r w:rsidRPr="00CD0C2D">
        <w:rPr>
          <w:rFonts w:asciiTheme="minorHAnsi" w:hAnsiTheme="minorHAnsi" w:cstheme="minorHAnsi"/>
          <w:color w:val="111111"/>
          <w:sz w:val="22"/>
          <w:szCs w:val="22"/>
        </w:rPr>
        <w:t xml:space="preserve"> &lt;- </w:t>
      </w:r>
      <w:proofErr w:type="spellStart"/>
      <w:r w:rsidRPr="00CD0C2D">
        <w:rPr>
          <w:rFonts w:asciiTheme="minorHAnsi" w:hAnsiTheme="minorHAnsi" w:cstheme="minorHAnsi"/>
          <w:color w:val="111111"/>
          <w:sz w:val="22"/>
          <w:szCs w:val="22"/>
        </w:rPr>
        <w:t>cbind</w:t>
      </w:r>
      <w:proofErr w:type="spellEnd"/>
      <w:r w:rsidRPr="00CD0C2D">
        <w:rPr>
          <w:rFonts w:asciiTheme="minorHAnsi" w:hAnsiTheme="minorHAnsi" w:cstheme="minorHAnsi"/>
          <w:color w:val="111111"/>
          <w:sz w:val="22"/>
          <w:szCs w:val="22"/>
        </w:rPr>
        <w:t>(</w:t>
      </w:r>
      <w:proofErr w:type="spellStart"/>
      <w:r w:rsidRPr="00CD0C2D">
        <w:rPr>
          <w:rFonts w:asciiTheme="minorHAnsi" w:hAnsiTheme="minorHAnsi" w:cstheme="minorHAnsi"/>
          <w:color w:val="111111"/>
          <w:sz w:val="22"/>
          <w:szCs w:val="22"/>
        </w:rPr>
        <w:t>X_train</w:t>
      </w:r>
      <w:proofErr w:type="spellEnd"/>
      <w:r w:rsidRPr="00CD0C2D">
        <w:rPr>
          <w:rFonts w:asciiTheme="minorHAnsi" w:hAnsiTheme="minorHAnsi" w:cstheme="minorHAnsi"/>
          <w:color w:val="111111"/>
          <w:sz w:val="22"/>
          <w:szCs w:val="22"/>
        </w:rPr>
        <w:t xml:space="preserve">, bad = </w:t>
      </w:r>
      <w:proofErr w:type="spellStart"/>
      <w:r w:rsidRPr="00CD0C2D">
        <w:rPr>
          <w:rFonts w:asciiTheme="minorHAnsi" w:hAnsiTheme="minorHAnsi" w:cstheme="minorHAnsi"/>
          <w:color w:val="111111"/>
          <w:sz w:val="22"/>
          <w:szCs w:val="22"/>
        </w:rPr>
        <w:t>y_train</w:t>
      </w:r>
      <w:proofErr w:type="spellEnd"/>
      <w:r w:rsidRPr="00CD0C2D">
        <w:rPr>
          <w:rFonts w:asciiTheme="minorHAnsi" w:hAnsiTheme="minorHAnsi" w:cstheme="minorHAnsi"/>
          <w:color w:val="111111"/>
          <w:sz w:val="22"/>
          <w:szCs w:val="22"/>
        </w:rPr>
        <w:t>)</w:t>
      </w:r>
    </w:p>
    <w:p w14:paraId="425C4526" w14:textId="77777777" w:rsidR="004B3223" w:rsidRPr="00CD0C2D" w:rsidRDefault="004B3223" w:rsidP="004B3223">
      <w:pPr>
        <w:rPr>
          <w:rFonts w:asciiTheme="minorHAnsi" w:hAnsiTheme="minorHAnsi" w:cstheme="minorHAnsi"/>
          <w:color w:val="111111"/>
          <w:sz w:val="22"/>
          <w:szCs w:val="22"/>
        </w:rPr>
      </w:pPr>
    </w:p>
    <w:p w14:paraId="68D597FF" w14:textId="77777777" w:rsidR="004B3223" w:rsidRPr="00CD0C2D" w:rsidRDefault="004B3223" w:rsidP="004B3223">
      <w:pPr>
        <w:rPr>
          <w:rFonts w:asciiTheme="minorHAnsi" w:hAnsiTheme="minorHAnsi" w:cstheme="minorHAnsi"/>
          <w:b/>
          <w:bCs/>
          <w:color w:val="111111"/>
          <w:sz w:val="22"/>
          <w:szCs w:val="22"/>
        </w:rPr>
      </w:pPr>
      <w:r w:rsidRPr="00CD0C2D">
        <w:rPr>
          <w:rFonts w:asciiTheme="minorHAnsi" w:hAnsiTheme="minorHAnsi" w:cstheme="minorHAnsi"/>
          <w:b/>
          <w:bCs/>
          <w:color w:val="808080" w:themeColor="background1" w:themeShade="80"/>
          <w:sz w:val="22"/>
          <w:szCs w:val="22"/>
        </w:rPr>
        <w:t># Count the number of samples in the minority class</w:t>
      </w:r>
    </w:p>
    <w:p w14:paraId="6534FFA1" w14:textId="77777777" w:rsidR="004B3223" w:rsidRPr="00CD0C2D" w:rsidRDefault="004B3223" w:rsidP="004B3223">
      <w:pPr>
        <w:rPr>
          <w:rFonts w:asciiTheme="minorHAnsi" w:hAnsiTheme="minorHAnsi" w:cstheme="minorHAnsi"/>
          <w:color w:val="111111"/>
          <w:sz w:val="22"/>
          <w:szCs w:val="22"/>
        </w:rPr>
      </w:pPr>
      <w:proofErr w:type="spellStart"/>
      <w:r w:rsidRPr="00CD0C2D">
        <w:rPr>
          <w:rFonts w:asciiTheme="minorHAnsi" w:hAnsiTheme="minorHAnsi" w:cstheme="minorHAnsi"/>
          <w:color w:val="111111"/>
          <w:sz w:val="22"/>
          <w:szCs w:val="22"/>
        </w:rPr>
        <w:t>minority_class_count</w:t>
      </w:r>
      <w:proofErr w:type="spellEnd"/>
      <w:r w:rsidRPr="00CD0C2D">
        <w:rPr>
          <w:rFonts w:asciiTheme="minorHAnsi" w:hAnsiTheme="minorHAnsi" w:cstheme="minorHAnsi"/>
          <w:color w:val="111111"/>
          <w:sz w:val="22"/>
          <w:szCs w:val="22"/>
        </w:rPr>
        <w:t xml:space="preserve"> &lt;- min(table(</w:t>
      </w:r>
      <w:proofErr w:type="spellStart"/>
      <w:r w:rsidRPr="00CD0C2D">
        <w:rPr>
          <w:rFonts w:asciiTheme="minorHAnsi" w:hAnsiTheme="minorHAnsi" w:cstheme="minorHAnsi"/>
          <w:color w:val="111111"/>
          <w:sz w:val="22"/>
          <w:szCs w:val="22"/>
        </w:rPr>
        <w:t>train_data$bad</w:t>
      </w:r>
      <w:proofErr w:type="spellEnd"/>
      <w:r w:rsidRPr="00CD0C2D">
        <w:rPr>
          <w:rFonts w:asciiTheme="minorHAnsi" w:hAnsiTheme="minorHAnsi" w:cstheme="minorHAnsi"/>
          <w:color w:val="111111"/>
          <w:sz w:val="22"/>
          <w:szCs w:val="22"/>
        </w:rPr>
        <w:t>))</w:t>
      </w:r>
    </w:p>
    <w:p w14:paraId="3D3FB634" w14:textId="77777777" w:rsidR="004B3223" w:rsidRPr="00CD0C2D" w:rsidRDefault="004B3223" w:rsidP="004B3223">
      <w:pPr>
        <w:rPr>
          <w:rFonts w:asciiTheme="minorHAnsi" w:hAnsiTheme="minorHAnsi" w:cstheme="minorHAnsi"/>
          <w:color w:val="111111"/>
          <w:sz w:val="22"/>
          <w:szCs w:val="22"/>
        </w:rPr>
      </w:pPr>
    </w:p>
    <w:p w14:paraId="503DC640" w14:textId="77777777" w:rsidR="004B3223" w:rsidRPr="00CD0C2D" w:rsidRDefault="004B3223" w:rsidP="004B3223">
      <w:pPr>
        <w:rPr>
          <w:rFonts w:asciiTheme="minorHAnsi" w:hAnsiTheme="minorHAnsi" w:cstheme="minorHAnsi"/>
          <w:b/>
          <w:bCs/>
          <w:color w:val="808080" w:themeColor="background1" w:themeShade="80"/>
          <w:sz w:val="22"/>
          <w:szCs w:val="22"/>
        </w:rPr>
      </w:pPr>
      <w:r w:rsidRPr="00CD0C2D">
        <w:rPr>
          <w:rFonts w:asciiTheme="minorHAnsi" w:hAnsiTheme="minorHAnsi" w:cstheme="minorHAnsi"/>
          <w:b/>
          <w:bCs/>
          <w:color w:val="808080" w:themeColor="background1" w:themeShade="80"/>
          <w:sz w:val="22"/>
          <w:szCs w:val="22"/>
        </w:rPr>
        <w:t># Perform undersampling on the majority class</w:t>
      </w:r>
    </w:p>
    <w:p w14:paraId="6CEB6B86" w14:textId="77777777" w:rsidR="004B3223" w:rsidRPr="00CD0C2D" w:rsidRDefault="004B3223" w:rsidP="004B3223">
      <w:pPr>
        <w:rPr>
          <w:rFonts w:asciiTheme="minorHAnsi" w:hAnsiTheme="minorHAnsi" w:cstheme="minorHAnsi"/>
          <w:color w:val="111111"/>
          <w:sz w:val="22"/>
          <w:szCs w:val="22"/>
        </w:rPr>
      </w:pPr>
      <w:proofErr w:type="spellStart"/>
      <w:r w:rsidRPr="00CD0C2D">
        <w:rPr>
          <w:rFonts w:asciiTheme="minorHAnsi" w:hAnsiTheme="minorHAnsi" w:cstheme="minorHAnsi"/>
          <w:color w:val="111111"/>
          <w:sz w:val="22"/>
          <w:szCs w:val="22"/>
        </w:rPr>
        <w:t>undersampled_data</w:t>
      </w:r>
      <w:proofErr w:type="spellEnd"/>
      <w:r w:rsidRPr="00CD0C2D">
        <w:rPr>
          <w:rFonts w:asciiTheme="minorHAnsi" w:hAnsiTheme="minorHAnsi" w:cstheme="minorHAnsi"/>
          <w:color w:val="111111"/>
          <w:sz w:val="22"/>
          <w:szCs w:val="22"/>
        </w:rPr>
        <w:t xml:space="preserve"> &lt;- </w:t>
      </w:r>
      <w:proofErr w:type="spellStart"/>
      <w:r w:rsidRPr="00CD0C2D">
        <w:rPr>
          <w:rFonts w:asciiTheme="minorHAnsi" w:hAnsiTheme="minorHAnsi" w:cstheme="minorHAnsi"/>
          <w:color w:val="111111"/>
          <w:sz w:val="22"/>
          <w:szCs w:val="22"/>
        </w:rPr>
        <w:t>train_data</w:t>
      </w:r>
      <w:proofErr w:type="spellEnd"/>
      <w:r w:rsidRPr="00CD0C2D">
        <w:rPr>
          <w:rFonts w:asciiTheme="minorHAnsi" w:hAnsiTheme="minorHAnsi" w:cstheme="minorHAnsi"/>
          <w:color w:val="111111"/>
          <w:sz w:val="22"/>
          <w:szCs w:val="22"/>
        </w:rPr>
        <w:t>[</w:t>
      </w:r>
      <w:proofErr w:type="spellStart"/>
      <w:r w:rsidRPr="00CD0C2D">
        <w:rPr>
          <w:rFonts w:asciiTheme="minorHAnsi" w:hAnsiTheme="minorHAnsi" w:cstheme="minorHAnsi"/>
          <w:color w:val="111111"/>
          <w:sz w:val="22"/>
          <w:szCs w:val="22"/>
        </w:rPr>
        <w:t>train_data$bad</w:t>
      </w:r>
      <w:proofErr w:type="spellEnd"/>
      <w:r w:rsidRPr="00CD0C2D">
        <w:rPr>
          <w:rFonts w:asciiTheme="minorHAnsi" w:hAnsiTheme="minorHAnsi" w:cstheme="minorHAnsi"/>
          <w:color w:val="111111"/>
          <w:sz w:val="22"/>
          <w:szCs w:val="22"/>
        </w:rPr>
        <w:t xml:space="preserve"> == 0, ][sample(1:nrow(</w:t>
      </w:r>
      <w:proofErr w:type="spellStart"/>
      <w:r w:rsidRPr="00CD0C2D">
        <w:rPr>
          <w:rFonts w:asciiTheme="minorHAnsi" w:hAnsiTheme="minorHAnsi" w:cstheme="minorHAnsi"/>
          <w:color w:val="111111"/>
          <w:sz w:val="22"/>
          <w:szCs w:val="22"/>
        </w:rPr>
        <w:t>train_data</w:t>
      </w:r>
      <w:proofErr w:type="spellEnd"/>
      <w:r w:rsidRPr="00CD0C2D">
        <w:rPr>
          <w:rFonts w:asciiTheme="minorHAnsi" w:hAnsiTheme="minorHAnsi" w:cstheme="minorHAnsi"/>
          <w:color w:val="111111"/>
          <w:sz w:val="22"/>
          <w:szCs w:val="22"/>
        </w:rPr>
        <w:t>[</w:t>
      </w:r>
      <w:proofErr w:type="spellStart"/>
      <w:r w:rsidRPr="00CD0C2D">
        <w:rPr>
          <w:rFonts w:asciiTheme="minorHAnsi" w:hAnsiTheme="minorHAnsi" w:cstheme="minorHAnsi"/>
          <w:color w:val="111111"/>
          <w:sz w:val="22"/>
          <w:szCs w:val="22"/>
        </w:rPr>
        <w:t>train_data$bad</w:t>
      </w:r>
      <w:proofErr w:type="spellEnd"/>
      <w:r w:rsidRPr="00CD0C2D">
        <w:rPr>
          <w:rFonts w:asciiTheme="minorHAnsi" w:hAnsiTheme="minorHAnsi" w:cstheme="minorHAnsi"/>
          <w:color w:val="111111"/>
          <w:sz w:val="22"/>
          <w:szCs w:val="22"/>
        </w:rPr>
        <w:t xml:space="preserve"> == 0, ]), </w:t>
      </w:r>
      <w:proofErr w:type="spellStart"/>
      <w:r w:rsidRPr="00CD0C2D">
        <w:rPr>
          <w:rFonts w:asciiTheme="minorHAnsi" w:hAnsiTheme="minorHAnsi" w:cstheme="minorHAnsi"/>
          <w:color w:val="111111"/>
          <w:sz w:val="22"/>
          <w:szCs w:val="22"/>
        </w:rPr>
        <w:t>minority_class_count</w:t>
      </w:r>
      <w:proofErr w:type="spellEnd"/>
      <w:r w:rsidRPr="00CD0C2D">
        <w:rPr>
          <w:rFonts w:asciiTheme="minorHAnsi" w:hAnsiTheme="minorHAnsi" w:cstheme="minorHAnsi"/>
          <w:color w:val="111111"/>
          <w:sz w:val="22"/>
          <w:szCs w:val="22"/>
        </w:rPr>
        <w:t>), ]</w:t>
      </w:r>
    </w:p>
    <w:p w14:paraId="1E88F190" w14:textId="77777777" w:rsidR="004B3223" w:rsidRPr="00CD0C2D" w:rsidRDefault="004B3223" w:rsidP="004B3223">
      <w:pPr>
        <w:rPr>
          <w:rFonts w:asciiTheme="minorHAnsi" w:hAnsiTheme="minorHAnsi" w:cstheme="minorHAnsi"/>
          <w:color w:val="111111"/>
          <w:sz w:val="22"/>
          <w:szCs w:val="22"/>
        </w:rPr>
      </w:pPr>
      <w:proofErr w:type="spellStart"/>
      <w:r w:rsidRPr="00CD0C2D">
        <w:rPr>
          <w:rFonts w:asciiTheme="minorHAnsi" w:hAnsiTheme="minorHAnsi" w:cstheme="minorHAnsi"/>
          <w:color w:val="111111"/>
          <w:sz w:val="22"/>
          <w:szCs w:val="22"/>
        </w:rPr>
        <w:t>undersampled_data</w:t>
      </w:r>
      <w:proofErr w:type="spellEnd"/>
      <w:r w:rsidRPr="00CD0C2D">
        <w:rPr>
          <w:rFonts w:asciiTheme="minorHAnsi" w:hAnsiTheme="minorHAnsi" w:cstheme="minorHAnsi"/>
          <w:color w:val="111111"/>
          <w:sz w:val="22"/>
          <w:szCs w:val="22"/>
        </w:rPr>
        <w:t xml:space="preserve"> &lt;- </w:t>
      </w:r>
      <w:proofErr w:type="spellStart"/>
      <w:r w:rsidRPr="00CD0C2D">
        <w:rPr>
          <w:rFonts w:asciiTheme="minorHAnsi" w:hAnsiTheme="minorHAnsi" w:cstheme="minorHAnsi"/>
          <w:color w:val="111111"/>
          <w:sz w:val="22"/>
          <w:szCs w:val="22"/>
        </w:rPr>
        <w:t>rbind</w:t>
      </w:r>
      <w:proofErr w:type="spellEnd"/>
      <w:r w:rsidRPr="00CD0C2D">
        <w:rPr>
          <w:rFonts w:asciiTheme="minorHAnsi" w:hAnsiTheme="minorHAnsi" w:cstheme="minorHAnsi"/>
          <w:color w:val="111111"/>
          <w:sz w:val="22"/>
          <w:szCs w:val="22"/>
        </w:rPr>
        <w:t>(</w:t>
      </w:r>
      <w:proofErr w:type="spellStart"/>
      <w:r w:rsidRPr="00CD0C2D">
        <w:rPr>
          <w:rFonts w:asciiTheme="minorHAnsi" w:hAnsiTheme="minorHAnsi" w:cstheme="minorHAnsi"/>
          <w:color w:val="111111"/>
          <w:sz w:val="22"/>
          <w:szCs w:val="22"/>
        </w:rPr>
        <w:t>undersampled_data</w:t>
      </w:r>
      <w:proofErr w:type="spellEnd"/>
      <w:r w:rsidRPr="00CD0C2D">
        <w:rPr>
          <w:rFonts w:asciiTheme="minorHAnsi" w:hAnsiTheme="minorHAnsi" w:cstheme="minorHAnsi"/>
          <w:color w:val="111111"/>
          <w:sz w:val="22"/>
          <w:szCs w:val="22"/>
        </w:rPr>
        <w:t xml:space="preserve">, </w:t>
      </w:r>
      <w:proofErr w:type="spellStart"/>
      <w:r w:rsidRPr="00CD0C2D">
        <w:rPr>
          <w:rFonts w:asciiTheme="minorHAnsi" w:hAnsiTheme="minorHAnsi" w:cstheme="minorHAnsi"/>
          <w:color w:val="111111"/>
          <w:sz w:val="22"/>
          <w:szCs w:val="22"/>
        </w:rPr>
        <w:t>train_data</w:t>
      </w:r>
      <w:proofErr w:type="spellEnd"/>
      <w:r w:rsidRPr="00CD0C2D">
        <w:rPr>
          <w:rFonts w:asciiTheme="minorHAnsi" w:hAnsiTheme="minorHAnsi" w:cstheme="minorHAnsi"/>
          <w:color w:val="111111"/>
          <w:sz w:val="22"/>
          <w:szCs w:val="22"/>
        </w:rPr>
        <w:t>[</w:t>
      </w:r>
      <w:proofErr w:type="spellStart"/>
      <w:r w:rsidRPr="00CD0C2D">
        <w:rPr>
          <w:rFonts w:asciiTheme="minorHAnsi" w:hAnsiTheme="minorHAnsi" w:cstheme="minorHAnsi"/>
          <w:color w:val="111111"/>
          <w:sz w:val="22"/>
          <w:szCs w:val="22"/>
        </w:rPr>
        <w:t>train_data$bad</w:t>
      </w:r>
      <w:proofErr w:type="spellEnd"/>
      <w:r w:rsidRPr="00CD0C2D">
        <w:rPr>
          <w:rFonts w:asciiTheme="minorHAnsi" w:hAnsiTheme="minorHAnsi" w:cstheme="minorHAnsi"/>
          <w:color w:val="111111"/>
          <w:sz w:val="22"/>
          <w:szCs w:val="22"/>
        </w:rPr>
        <w:t xml:space="preserve"> == 1, ][sample(1:nrow(</w:t>
      </w:r>
      <w:proofErr w:type="spellStart"/>
      <w:r w:rsidRPr="00CD0C2D">
        <w:rPr>
          <w:rFonts w:asciiTheme="minorHAnsi" w:hAnsiTheme="minorHAnsi" w:cstheme="minorHAnsi"/>
          <w:color w:val="111111"/>
          <w:sz w:val="22"/>
          <w:szCs w:val="22"/>
        </w:rPr>
        <w:t>train_data</w:t>
      </w:r>
      <w:proofErr w:type="spellEnd"/>
      <w:r w:rsidRPr="00CD0C2D">
        <w:rPr>
          <w:rFonts w:asciiTheme="minorHAnsi" w:hAnsiTheme="minorHAnsi" w:cstheme="minorHAnsi"/>
          <w:color w:val="111111"/>
          <w:sz w:val="22"/>
          <w:szCs w:val="22"/>
        </w:rPr>
        <w:t>[</w:t>
      </w:r>
      <w:proofErr w:type="spellStart"/>
      <w:r w:rsidRPr="00CD0C2D">
        <w:rPr>
          <w:rFonts w:asciiTheme="minorHAnsi" w:hAnsiTheme="minorHAnsi" w:cstheme="minorHAnsi"/>
          <w:color w:val="111111"/>
          <w:sz w:val="22"/>
          <w:szCs w:val="22"/>
        </w:rPr>
        <w:t>train_data$bad</w:t>
      </w:r>
      <w:proofErr w:type="spellEnd"/>
      <w:r w:rsidRPr="00CD0C2D">
        <w:rPr>
          <w:rFonts w:asciiTheme="minorHAnsi" w:hAnsiTheme="minorHAnsi" w:cstheme="minorHAnsi"/>
          <w:color w:val="111111"/>
          <w:sz w:val="22"/>
          <w:szCs w:val="22"/>
        </w:rPr>
        <w:t xml:space="preserve"> == 1, ]), </w:t>
      </w:r>
      <w:proofErr w:type="spellStart"/>
      <w:r w:rsidRPr="00CD0C2D">
        <w:rPr>
          <w:rFonts w:asciiTheme="minorHAnsi" w:hAnsiTheme="minorHAnsi" w:cstheme="minorHAnsi"/>
          <w:color w:val="111111"/>
          <w:sz w:val="22"/>
          <w:szCs w:val="22"/>
        </w:rPr>
        <w:t>minority_class_count</w:t>
      </w:r>
      <w:proofErr w:type="spellEnd"/>
      <w:r w:rsidRPr="00CD0C2D">
        <w:rPr>
          <w:rFonts w:asciiTheme="minorHAnsi" w:hAnsiTheme="minorHAnsi" w:cstheme="minorHAnsi"/>
          <w:color w:val="111111"/>
          <w:sz w:val="22"/>
          <w:szCs w:val="22"/>
        </w:rPr>
        <w:t>), ])</w:t>
      </w:r>
    </w:p>
    <w:p w14:paraId="06A7DAC9" w14:textId="77777777" w:rsidR="004B3223" w:rsidRPr="00CD0C2D" w:rsidRDefault="004B3223" w:rsidP="004B3223">
      <w:pPr>
        <w:rPr>
          <w:rFonts w:asciiTheme="minorHAnsi" w:hAnsiTheme="minorHAnsi" w:cstheme="minorHAnsi"/>
          <w:color w:val="111111"/>
          <w:sz w:val="22"/>
          <w:szCs w:val="22"/>
        </w:rPr>
      </w:pPr>
    </w:p>
    <w:p w14:paraId="708110B5" w14:textId="77777777" w:rsidR="004B3223" w:rsidRPr="00CD0C2D" w:rsidRDefault="004B3223" w:rsidP="004B3223">
      <w:pPr>
        <w:rPr>
          <w:rFonts w:asciiTheme="minorHAnsi" w:hAnsiTheme="minorHAnsi" w:cstheme="minorHAnsi"/>
          <w:b/>
          <w:bCs/>
          <w:color w:val="808080" w:themeColor="background1" w:themeShade="80"/>
          <w:sz w:val="22"/>
          <w:szCs w:val="22"/>
        </w:rPr>
      </w:pPr>
      <w:r w:rsidRPr="00CD0C2D">
        <w:rPr>
          <w:rFonts w:asciiTheme="minorHAnsi" w:hAnsiTheme="minorHAnsi" w:cstheme="minorHAnsi"/>
          <w:b/>
          <w:bCs/>
          <w:color w:val="808080" w:themeColor="background1" w:themeShade="80"/>
          <w:sz w:val="22"/>
          <w:szCs w:val="22"/>
        </w:rPr>
        <w:t># Get the resampled predictors and target variable</w:t>
      </w:r>
    </w:p>
    <w:p w14:paraId="226AD8BB" w14:textId="77777777" w:rsidR="004B3223" w:rsidRPr="00CD0C2D" w:rsidRDefault="004B3223" w:rsidP="004B3223">
      <w:pPr>
        <w:rPr>
          <w:rFonts w:asciiTheme="minorHAnsi" w:hAnsiTheme="minorHAnsi" w:cstheme="minorHAnsi"/>
          <w:color w:val="111111"/>
          <w:sz w:val="22"/>
          <w:szCs w:val="22"/>
        </w:rPr>
      </w:pPr>
      <w:proofErr w:type="spellStart"/>
      <w:r w:rsidRPr="00CD0C2D">
        <w:rPr>
          <w:rFonts w:asciiTheme="minorHAnsi" w:hAnsiTheme="minorHAnsi" w:cstheme="minorHAnsi"/>
          <w:color w:val="111111"/>
          <w:sz w:val="22"/>
          <w:szCs w:val="22"/>
        </w:rPr>
        <w:lastRenderedPageBreak/>
        <w:t>X_train_resampled</w:t>
      </w:r>
      <w:proofErr w:type="spellEnd"/>
      <w:r w:rsidRPr="00CD0C2D">
        <w:rPr>
          <w:rFonts w:asciiTheme="minorHAnsi" w:hAnsiTheme="minorHAnsi" w:cstheme="minorHAnsi"/>
          <w:color w:val="111111"/>
          <w:sz w:val="22"/>
          <w:szCs w:val="22"/>
        </w:rPr>
        <w:t xml:space="preserve"> &lt;- </w:t>
      </w:r>
      <w:proofErr w:type="spellStart"/>
      <w:r w:rsidRPr="00CD0C2D">
        <w:rPr>
          <w:rFonts w:asciiTheme="minorHAnsi" w:hAnsiTheme="minorHAnsi" w:cstheme="minorHAnsi"/>
          <w:color w:val="111111"/>
          <w:sz w:val="22"/>
          <w:szCs w:val="22"/>
        </w:rPr>
        <w:t>undersampled_data</w:t>
      </w:r>
      <w:proofErr w:type="spellEnd"/>
      <w:r w:rsidRPr="00CD0C2D">
        <w:rPr>
          <w:rFonts w:asciiTheme="minorHAnsi" w:hAnsiTheme="minorHAnsi" w:cstheme="minorHAnsi"/>
          <w:color w:val="111111"/>
          <w:sz w:val="22"/>
          <w:szCs w:val="22"/>
        </w:rPr>
        <w:t>[, predictors]</w:t>
      </w:r>
    </w:p>
    <w:p w14:paraId="780943D7" w14:textId="77777777" w:rsidR="004B3223" w:rsidRPr="00CD0C2D" w:rsidRDefault="004B3223" w:rsidP="004B3223">
      <w:pPr>
        <w:rPr>
          <w:rFonts w:asciiTheme="minorHAnsi" w:hAnsiTheme="minorHAnsi" w:cstheme="minorHAnsi"/>
          <w:color w:val="111111"/>
          <w:sz w:val="22"/>
          <w:szCs w:val="22"/>
        </w:rPr>
      </w:pPr>
      <w:proofErr w:type="spellStart"/>
      <w:r w:rsidRPr="00CD0C2D">
        <w:rPr>
          <w:rFonts w:asciiTheme="minorHAnsi" w:hAnsiTheme="minorHAnsi" w:cstheme="minorHAnsi"/>
          <w:color w:val="111111"/>
          <w:sz w:val="22"/>
          <w:szCs w:val="22"/>
        </w:rPr>
        <w:t>y_train_resampled</w:t>
      </w:r>
      <w:proofErr w:type="spellEnd"/>
      <w:r w:rsidRPr="00CD0C2D">
        <w:rPr>
          <w:rFonts w:asciiTheme="minorHAnsi" w:hAnsiTheme="minorHAnsi" w:cstheme="minorHAnsi"/>
          <w:color w:val="111111"/>
          <w:sz w:val="22"/>
          <w:szCs w:val="22"/>
        </w:rPr>
        <w:t xml:space="preserve"> &lt;- </w:t>
      </w:r>
      <w:proofErr w:type="spellStart"/>
      <w:r w:rsidRPr="00CD0C2D">
        <w:rPr>
          <w:rFonts w:asciiTheme="minorHAnsi" w:hAnsiTheme="minorHAnsi" w:cstheme="minorHAnsi"/>
          <w:color w:val="111111"/>
          <w:sz w:val="22"/>
          <w:szCs w:val="22"/>
        </w:rPr>
        <w:t>undersampled_data$bad</w:t>
      </w:r>
      <w:proofErr w:type="spellEnd"/>
    </w:p>
    <w:p w14:paraId="167C7B01" w14:textId="77777777" w:rsidR="004B3223" w:rsidRPr="00CD0C2D" w:rsidRDefault="004B3223" w:rsidP="004B3223">
      <w:pPr>
        <w:rPr>
          <w:rFonts w:asciiTheme="minorHAnsi" w:hAnsiTheme="minorHAnsi" w:cstheme="minorHAnsi"/>
          <w:color w:val="111111"/>
          <w:sz w:val="22"/>
          <w:szCs w:val="22"/>
        </w:rPr>
      </w:pPr>
    </w:p>
    <w:p w14:paraId="40879E6B" w14:textId="77777777" w:rsidR="004B3223" w:rsidRPr="00CD0C2D" w:rsidRDefault="004B3223" w:rsidP="004B3223">
      <w:pPr>
        <w:rPr>
          <w:rFonts w:asciiTheme="minorHAnsi" w:hAnsiTheme="minorHAnsi" w:cstheme="minorHAnsi"/>
          <w:b/>
          <w:bCs/>
          <w:color w:val="808080" w:themeColor="background1" w:themeShade="80"/>
          <w:sz w:val="22"/>
          <w:szCs w:val="22"/>
        </w:rPr>
      </w:pPr>
      <w:r w:rsidRPr="00CD0C2D">
        <w:rPr>
          <w:rFonts w:asciiTheme="minorHAnsi" w:hAnsiTheme="minorHAnsi" w:cstheme="minorHAnsi"/>
          <w:b/>
          <w:bCs/>
          <w:color w:val="808080" w:themeColor="background1" w:themeShade="80"/>
          <w:sz w:val="22"/>
          <w:szCs w:val="22"/>
        </w:rPr>
        <w:t># Standardize the data</w:t>
      </w:r>
    </w:p>
    <w:p w14:paraId="2DD54C88" w14:textId="77777777" w:rsidR="004B3223" w:rsidRPr="00CD0C2D" w:rsidRDefault="004B3223" w:rsidP="004B3223">
      <w:pPr>
        <w:rPr>
          <w:rFonts w:asciiTheme="minorHAnsi" w:hAnsiTheme="minorHAnsi" w:cstheme="minorHAnsi"/>
          <w:color w:val="111111"/>
          <w:sz w:val="22"/>
          <w:szCs w:val="22"/>
        </w:rPr>
      </w:pPr>
      <w:proofErr w:type="spellStart"/>
      <w:r w:rsidRPr="00CD0C2D">
        <w:rPr>
          <w:rFonts w:asciiTheme="minorHAnsi" w:hAnsiTheme="minorHAnsi" w:cstheme="minorHAnsi"/>
          <w:color w:val="111111"/>
          <w:sz w:val="22"/>
          <w:szCs w:val="22"/>
        </w:rPr>
        <w:t>preProcValues</w:t>
      </w:r>
      <w:proofErr w:type="spellEnd"/>
      <w:r w:rsidRPr="00CD0C2D">
        <w:rPr>
          <w:rFonts w:asciiTheme="minorHAnsi" w:hAnsiTheme="minorHAnsi" w:cstheme="minorHAnsi"/>
          <w:color w:val="111111"/>
          <w:sz w:val="22"/>
          <w:szCs w:val="22"/>
        </w:rPr>
        <w:t xml:space="preserve"> &lt;- </w:t>
      </w:r>
      <w:proofErr w:type="spellStart"/>
      <w:r w:rsidRPr="00CD0C2D">
        <w:rPr>
          <w:rFonts w:asciiTheme="minorHAnsi" w:hAnsiTheme="minorHAnsi" w:cstheme="minorHAnsi"/>
          <w:color w:val="111111"/>
          <w:sz w:val="22"/>
          <w:szCs w:val="22"/>
        </w:rPr>
        <w:t>preProcess</w:t>
      </w:r>
      <w:proofErr w:type="spellEnd"/>
      <w:r w:rsidRPr="00CD0C2D">
        <w:rPr>
          <w:rFonts w:asciiTheme="minorHAnsi" w:hAnsiTheme="minorHAnsi" w:cstheme="minorHAnsi"/>
          <w:color w:val="111111"/>
          <w:sz w:val="22"/>
          <w:szCs w:val="22"/>
        </w:rPr>
        <w:t>(</w:t>
      </w:r>
      <w:proofErr w:type="spellStart"/>
      <w:r w:rsidRPr="00CD0C2D">
        <w:rPr>
          <w:rFonts w:asciiTheme="minorHAnsi" w:hAnsiTheme="minorHAnsi" w:cstheme="minorHAnsi"/>
          <w:color w:val="111111"/>
          <w:sz w:val="22"/>
          <w:szCs w:val="22"/>
        </w:rPr>
        <w:t>X_train_resampled</w:t>
      </w:r>
      <w:proofErr w:type="spellEnd"/>
      <w:r w:rsidRPr="00CD0C2D">
        <w:rPr>
          <w:rFonts w:asciiTheme="minorHAnsi" w:hAnsiTheme="minorHAnsi" w:cstheme="minorHAnsi"/>
          <w:color w:val="111111"/>
          <w:sz w:val="22"/>
          <w:szCs w:val="22"/>
        </w:rPr>
        <w:t>, method = c("center", "scale"))</w:t>
      </w:r>
    </w:p>
    <w:p w14:paraId="6AE5D931" w14:textId="77777777" w:rsidR="004B3223" w:rsidRPr="00CD0C2D" w:rsidRDefault="004B3223" w:rsidP="004B3223">
      <w:pPr>
        <w:rPr>
          <w:rFonts w:asciiTheme="minorHAnsi" w:hAnsiTheme="minorHAnsi" w:cstheme="minorHAnsi"/>
          <w:color w:val="111111"/>
          <w:sz w:val="22"/>
          <w:szCs w:val="22"/>
        </w:rPr>
      </w:pPr>
      <w:proofErr w:type="spellStart"/>
      <w:r w:rsidRPr="00CD0C2D">
        <w:rPr>
          <w:rFonts w:asciiTheme="minorHAnsi" w:hAnsiTheme="minorHAnsi" w:cstheme="minorHAnsi"/>
          <w:color w:val="111111"/>
          <w:sz w:val="22"/>
          <w:szCs w:val="22"/>
        </w:rPr>
        <w:t>X_train_resampled</w:t>
      </w:r>
      <w:proofErr w:type="spellEnd"/>
      <w:r w:rsidRPr="00CD0C2D">
        <w:rPr>
          <w:rFonts w:asciiTheme="minorHAnsi" w:hAnsiTheme="minorHAnsi" w:cstheme="minorHAnsi"/>
          <w:color w:val="111111"/>
          <w:sz w:val="22"/>
          <w:szCs w:val="22"/>
        </w:rPr>
        <w:t xml:space="preserve"> &lt;- predict(</w:t>
      </w:r>
      <w:proofErr w:type="spellStart"/>
      <w:r w:rsidRPr="00CD0C2D">
        <w:rPr>
          <w:rFonts w:asciiTheme="minorHAnsi" w:hAnsiTheme="minorHAnsi" w:cstheme="minorHAnsi"/>
          <w:color w:val="111111"/>
          <w:sz w:val="22"/>
          <w:szCs w:val="22"/>
        </w:rPr>
        <w:t>preProcValues</w:t>
      </w:r>
      <w:proofErr w:type="spellEnd"/>
      <w:r w:rsidRPr="00CD0C2D">
        <w:rPr>
          <w:rFonts w:asciiTheme="minorHAnsi" w:hAnsiTheme="minorHAnsi" w:cstheme="minorHAnsi"/>
          <w:color w:val="111111"/>
          <w:sz w:val="22"/>
          <w:szCs w:val="22"/>
        </w:rPr>
        <w:t xml:space="preserve">, </w:t>
      </w:r>
      <w:proofErr w:type="spellStart"/>
      <w:r w:rsidRPr="00CD0C2D">
        <w:rPr>
          <w:rFonts w:asciiTheme="minorHAnsi" w:hAnsiTheme="minorHAnsi" w:cstheme="minorHAnsi"/>
          <w:color w:val="111111"/>
          <w:sz w:val="22"/>
          <w:szCs w:val="22"/>
        </w:rPr>
        <w:t>X_train_resampled</w:t>
      </w:r>
      <w:proofErr w:type="spellEnd"/>
      <w:r w:rsidRPr="00CD0C2D">
        <w:rPr>
          <w:rFonts w:asciiTheme="minorHAnsi" w:hAnsiTheme="minorHAnsi" w:cstheme="minorHAnsi"/>
          <w:color w:val="111111"/>
          <w:sz w:val="22"/>
          <w:szCs w:val="22"/>
        </w:rPr>
        <w:t>)</w:t>
      </w:r>
    </w:p>
    <w:p w14:paraId="0ECA1A33" w14:textId="77777777" w:rsidR="004B3223" w:rsidRPr="00CD0C2D" w:rsidRDefault="004B3223" w:rsidP="004B3223">
      <w:pPr>
        <w:rPr>
          <w:rFonts w:asciiTheme="minorHAnsi" w:hAnsiTheme="minorHAnsi" w:cstheme="minorHAnsi"/>
          <w:color w:val="111111"/>
          <w:sz w:val="22"/>
          <w:szCs w:val="22"/>
        </w:rPr>
      </w:pPr>
      <w:proofErr w:type="spellStart"/>
      <w:r w:rsidRPr="00CD0C2D">
        <w:rPr>
          <w:rFonts w:asciiTheme="minorHAnsi" w:hAnsiTheme="minorHAnsi" w:cstheme="minorHAnsi"/>
          <w:color w:val="111111"/>
          <w:sz w:val="22"/>
          <w:szCs w:val="22"/>
        </w:rPr>
        <w:t>OOT_encoded</w:t>
      </w:r>
      <w:proofErr w:type="spellEnd"/>
      <w:r w:rsidRPr="00CD0C2D">
        <w:rPr>
          <w:rFonts w:asciiTheme="minorHAnsi" w:hAnsiTheme="minorHAnsi" w:cstheme="minorHAnsi"/>
          <w:color w:val="111111"/>
          <w:sz w:val="22"/>
          <w:szCs w:val="22"/>
        </w:rPr>
        <w:t>[predictors] &lt;- predict(</w:t>
      </w:r>
      <w:proofErr w:type="spellStart"/>
      <w:r w:rsidRPr="00CD0C2D">
        <w:rPr>
          <w:rFonts w:asciiTheme="minorHAnsi" w:hAnsiTheme="minorHAnsi" w:cstheme="minorHAnsi"/>
          <w:color w:val="111111"/>
          <w:sz w:val="22"/>
          <w:szCs w:val="22"/>
        </w:rPr>
        <w:t>preProcValues</w:t>
      </w:r>
      <w:proofErr w:type="spellEnd"/>
      <w:r w:rsidRPr="00CD0C2D">
        <w:rPr>
          <w:rFonts w:asciiTheme="minorHAnsi" w:hAnsiTheme="minorHAnsi" w:cstheme="minorHAnsi"/>
          <w:color w:val="111111"/>
          <w:sz w:val="22"/>
          <w:szCs w:val="22"/>
        </w:rPr>
        <w:t xml:space="preserve">, </w:t>
      </w:r>
      <w:proofErr w:type="spellStart"/>
      <w:r w:rsidRPr="00CD0C2D">
        <w:rPr>
          <w:rFonts w:asciiTheme="minorHAnsi" w:hAnsiTheme="minorHAnsi" w:cstheme="minorHAnsi"/>
          <w:color w:val="111111"/>
          <w:sz w:val="22"/>
          <w:szCs w:val="22"/>
        </w:rPr>
        <w:t>OOT_encoded</w:t>
      </w:r>
      <w:proofErr w:type="spellEnd"/>
      <w:r w:rsidRPr="00CD0C2D">
        <w:rPr>
          <w:rFonts w:asciiTheme="minorHAnsi" w:hAnsiTheme="minorHAnsi" w:cstheme="minorHAnsi"/>
          <w:color w:val="111111"/>
          <w:sz w:val="22"/>
          <w:szCs w:val="22"/>
        </w:rPr>
        <w:t>[predictors])</w:t>
      </w:r>
    </w:p>
    <w:p w14:paraId="7A5BD17E" w14:textId="77777777" w:rsidR="004B3223" w:rsidRPr="00CD0C2D" w:rsidRDefault="004B3223" w:rsidP="004B3223">
      <w:pPr>
        <w:rPr>
          <w:rFonts w:asciiTheme="minorHAnsi" w:hAnsiTheme="minorHAnsi" w:cstheme="minorHAnsi"/>
          <w:color w:val="111111"/>
          <w:sz w:val="22"/>
          <w:szCs w:val="22"/>
        </w:rPr>
      </w:pPr>
    </w:p>
    <w:p w14:paraId="2F80CD1B" w14:textId="77777777" w:rsidR="004B3223" w:rsidRPr="00CD0C2D" w:rsidRDefault="004B3223" w:rsidP="004B3223">
      <w:pPr>
        <w:rPr>
          <w:rFonts w:asciiTheme="minorHAnsi" w:hAnsiTheme="minorHAnsi" w:cstheme="minorHAnsi"/>
          <w:b/>
          <w:bCs/>
          <w:color w:val="808080" w:themeColor="background1" w:themeShade="80"/>
          <w:sz w:val="22"/>
          <w:szCs w:val="22"/>
        </w:rPr>
      </w:pPr>
      <w:r w:rsidRPr="00CD0C2D">
        <w:rPr>
          <w:rFonts w:asciiTheme="minorHAnsi" w:hAnsiTheme="minorHAnsi" w:cstheme="minorHAnsi"/>
          <w:b/>
          <w:bCs/>
          <w:color w:val="808080" w:themeColor="background1" w:themeShade="80"/>
          <w:sz w:val="22"/>
          <w:szCs w:val="22"/>
        </w:rPr>
        <w:t># Define the SVM model</w:t>
      </w:r>
    </w:p>
    <w:p w14:paraId="7B4941DF" w14:textId="77777777" w:rsidR="004B3223" w:rsidRPr="00CD0C2D" w:rsidRDefault="004B3223" w:rsidP="004B3223">
      <w:pPr>
        <w:rPr>
          <w:rFonts w:asciiTheme="minorHAnsi" w:hAnsiTheme="minorHAnsi" w:cstheme="minorHAnsi"/>
          <w:color w:val="111111"/>
          <w:sz w:val="22"/>
          <w:szCs w:val="22"/>
        </w:rPr>
      </w:pPr>
      <w:proofErr w:type="spellStart"/>
      <w:r w:rsidRPr="00CD0C2D">
        <w:rPr>
          <w:rFonts w:asciiTheme="minorHAnsi" w:hAnsiTheme="minorHAnsi" w:cstheme="minorHAnsi"/>
          <w:color w:val="111111"/>
          <w:sz w:val="22"/>
          <w:szCs w:val="22"/>
        </w:rPr>
        <w:t>svm_model</w:t>
      </w:r>
      <w:proofErr w:type="spellEnd"/>
      <w:r w:rsidRPr="00CD0C2D">
        <w:rPr>
          <w:rFonts w:asciiTheme="minorHAnsi" w:hAnsiTheme="minorHAnsi" w:cstheme="minorHAnsi"/>
          <w:color w:val="111111"/>
          <w:sz w:val="22"/>
          <w:szCs w:val="22"/>
        </w:rPr>
        <w:t xml:space="preserve"> &lt;- </w:t>
      </w:r>
      <w:proofErr w:type="spellStart"/>
      <w:r w:rsidRPr="00CD0C2D">
        <w:rPr>
          <w:rFonts w:asciiTheme="minorHAnsi" w:hAnsiTheme="minorHAnsi" w:cstheme="minorHAnsi"/>
          <w:color w:val="111111"/>
          <w:sz w:val="22"/>
          <w:szCs w:val="22"/>
        </w:rPr>
        <w:t>svm</w:t>
      </w:r>
      <w:proofErr w:type="spellEnd"/>
    </w:p>
    <w:p w14:paraId="447109A3" w14:textId="77777777" w:rsidR="004B3223" w:rsidRPr="00CD0C2D" w:rsidRDefault="004B3223" w:rsidP="004B3223">
      <w:pPr>
        <w:rPr>
          <w:rFonts w:asciiTheme="minorHAnsi" w:hAnsiTheme="minorHAnsi" w:cstheme="minorHAnsi"/>
          <w:color w:val="111111"/>
          <w:sz w:val="22"/>
          <w:szCs w:val="22"/>
        </w:rPr>
      </w:pPr>
    </w:p>
    <w:p w14:paraId="3F8B9558" w14:textId="77777777" w:rsidR="004B3223" w:rsidRPr="00CD0C2D" w:rsidRDefault="004B3223" w:rsidP="004B3223">
      <w:pPr>
        <w:rPr>
          <w:rFonts w:asciiTheme="minorHAnsi" w:hAnsiTheme="minorHAnsi" w:cstheme="minorHAnsi"/>
          <w:b/>
          <w:bCs/>
          <w:color w:val="808080" w:themeColor="background1" w:themeShade="80"/>
          <w:sz w:val="22"/>
          <w:szCs w:val="22"/>
        </w:rPr>
      </w:pPr>
      <w:r w:rsidRPr="00CD0C2D">
        <w:rPr>
          <w:rFonts w:asciiTheme="minorHAnsi" w:hAnsiTheme="minorHAnsi" w:cstheme="minorHAnsi"/>
          <w:b/>
          <w:bCs/>
          <w:color w:val="808080" w:themeColor="background1" w:themeShade="80"/>
          <w:sz w:val="22"/>
          <w:szCs w:val="22"/>
        </w:rPr>
        <w:t># Define the tuning grid</w:t>
      </w:r>
    </w:p>
    <w:p w14:paraId="68ED36B8" w14:textId="77777777" w:rsidR="004B3223" w:rsidRPr="00CD0C2D" w:rsidRDefault="004B3223" w:rsidP="004B3223">
      <w:pPr>
        <w:rPr>
          <w:rFonts w:asciiTheme="minorHAnsi" w:hAnsiTheme="minorHAnsi" w:cstheme="minorHAnsi"/>
          <w:color w:val="111111"/>
          <w:sz w:val="22"/>
          <w:szCs w:val="22"/>
        </w:rPr>
      </w:pPr>
      <w:proofErr w:type="spellStart"/>
      <w:r w:rsidRPr="00CD0C2D">
        <w:rPr>
          <w:rFonts w:asciiTheme="minorHAnsi" w:hAnsiTheme="minorHAnsi" w:cstheme="minorHAnsi"/>
          <w:color w:val="111111"/>
          <w:sz w:val="22"/>
          <w:szCs w:val="22"/>
        </w:rPr>
        <w:t>tune_grid</w:t>
      </w:r>
      <w:proofErr w:type="spellEnd"/>
      <w:r w:rsidRPr="00CD0C2D">
        <w:rPr>
          <w:rFonts w:asciiTheme="minorHAnsi" w:hAnsiTheme="minorHAnsi" w:cstheme="minorHAnsi"/>
          <w:color w:val="111111"/>
          <w:sz w:val="22"/>
          <w:szCs w:val="22"/>
        </w:rPr>
        <w:t xml:space="preserve"> &lt;- </w:t>
      </w:r>
      <w:proofErr w:type="spellStart"/>
      <w:r w:rsidRPr="00CD0C2D">
        <w:rPr>
          <w:rFonts w:asciiTheme="minorHAnsi" w:hAnsiTheme="minorHAnsi" w:cstheme="minorHAnsi"/>
          <w:color w:val="111111"/>
          <w:sz w:val="22"/>
          <w:szCs w:val="22"/>
        </w:rPr>
        <w:t>expand.grid</w:t>
      </w:r>
      <w:proofErr w:type="spellEnd"/>
      <w:r w:rsidRPr="00CD0C2D">
        <w:rPr>
          <w:rFonts w:asciiTheme="minorHAnsi" w:hAnsiTheme="minorHAnsi" w:cstheme="minorHAnsi"/>
          <w:color w:val="111111"/>
          <w:sz w:val="22"/>
          <w:szCs w:val="22"/>
        </w:rPr>
        <w:t>(C = c(0.1, 1, 10),</w:t>
      </w:r>
    </w:p>
    <w:p w14:paraId="6F59244E" w14:textId="77777777" w:rsidR="004B3223" w:rsidRPr="00CD0C2D" w:rsidRDefault="004B3223" w:rsidP="004B3223">
      <w:pPr>
        <w:rPr>
          <w:rFonts w:asciiTheme="minorHAnsi" w:hAnsiTheme="minorHAnsi" w:cstheme="minorHAnsi"/>
          <w:color w:val="111111"/>
          <w:sz w:val="22"/>
          <w:szCs w:val="22"/>
        </w:rPr>
      </w:pPr>
      <w:r w:rsidRPr="00CD0C2D">
        <w:rPr>
          <w:rFonts w:asciiTheme="minorHAnsi" w:hAnsiTheme="minorHAnsi" w:cstheme="minorHAnsi"/>
          <w:color w:val="111111"/>
          <w:sz w:val="22"/>
          <w:szCs w:val="22"/>
        </w:rPr>
        <w:t xml:space="preserve">                         kernel = c('linear', 'radial', 'polynomial'))</w:t>
      </w:r>
    </w:p>
    <w:p w14:paraId="49D2C104" w14:textId="77777777" w:rsidR="004B3223" w:rsidRPr="00CD0C2D" w:rsidRDefault="004B3223" w:rsidP="004B3223">
      <w:pPr>
        <w:rPr>
          <w:rFonts w:asciiTheme="minorHAnsi" w:hAnsiTheme="minorHAnsi" w:cstheme="minorHAnsi"/>
          <w:color w:val="111111"/>
          <w:sz w:val="22"/>
          <w:szCs w:val="22"/>
        </w:rPr>
      </w:pPr>
    </w:p>
    <w:p w14:paraId="354399E2" w14:textId="77777777" w:rsidR="004B3223" w:rsidRPr="00CD0C2D" w:rsidRDefault="004B3223" w:rsidP="004B3223">
      <w:pPr>
        <w:rPr>
          <w:rFonts w:asciiTheme="minorHAnsi" w:hAnsiTheme="minorHAnsi" w:cstheme="minorHAnsi"/>
          <w:b/>
          <w:bCs/>
          <w:color w:val="808080" w:themeColor="background1" w:themeShade="80"/>
          <w:sz w:val="22"/>
          <w:szCs w:val="22"/>
        </w:rPr>
      </w:pPr>
      <w:r w:rsidRPr="00CD0C2D">
        <w:rPr>
          <w:rFonts w:asciiTheme="minorHAnsi" w:hAnsiTheme="minorHAnsi" w:cstheme="minorHAnsi"/>
          <w:b/>
          <w:bCs/>
          <w:color w:val="808080" w:themeColor="background1" w:themeShade="80"/>
          <w:sz w:val="22"/>
          <w:szCs w:val="22"/>
        </w:rPr>
        <w:t># Perform hyperparameter tuning</w:t>
      </w:r>
    </w:p>
    <w:p w14:paraId="7D734E5C" w14:textId="77777777" w:rsidR="004B3223" w:rsidRPr="00CD0C2D" w:rsidRDefault="004B3223" w:rsidP="004B3223">
      <w:pPr>
        <w:rPr>
          <w:rFonts w:asciiTheme="minorHAnsi" w:hAnsiTheme="minorHAnsi" w:cstheme="minorHAnsi"/>
          <w:color w:val="111111"/>
          <w:sz w:val="22"/>
          <w:szCs w:val="22"/>
        </w:rPr>
      </w:pPr>
      <w:proofErr w:type="spellStart"/>
      <w:r w:rsidRPr="00CD0C2D">
        <w:rPr>
          <w:rFonts w:asciiTheme="minorHAnsi" w:hAnsiTheme="minorHAnsi" w:cstheme="minorHAnsi"/>
          <w:color w:val="111111"/>
          <w:sz w:val="22"/>
          <w:szCs w:val="22"/>
        </w:rPr>
        <w:t>tuned_model</w:t>
      </w:r>
      <w:proofErr w:type="spellEnd"/>
      <w:r w:rsidRPr="00CD0C2D">
        <w:rPr>
          <w:rFonts w:asciiTheme="minorHAnsi" w:hAnsiTheme="minorHAnsi" w:cstheme="minorHAnsi"/>
          <w:color w:val="111111"/>
          <w:sz w:val="22"/>
          <w:szCs w:val="22"/>
        </w:rPr>
        <w:t xml:space="preserve"> &lt;- tune(</w:t>
      </w:r>
      <w:proofErr w:type="spellStart"/>
      <w:r w:rsidRPr="00CD0C2D">
        <w:rPr>
          <w:rFonts w:asciiTheme="minorHAnsi" w:hAnsiTheme="minorHAnsi" w:cstheme="minorHAnsi"/>
          <w:color w:val="111111"/>
          <w:sz w:val="22"/>
          <w:szCs w:val="22"/>
        </w:rPr>
        <w:t>svm_model</w:t>
      </w:r>
      <w:proofErr w:type="spellEnd"/>
      <w:r w:rsidRPr="00CD0C2D">
        <w:rPr>
          <w:rFonts w:asciiTheme="minorHAnsi" w:hAnsiTheme="minorHAnsi" w:cstheme="minorHAnsi"/>
          <w:color w:val="111111"/>
          <w:sz w:val="22"/>
          <w:szCs w:val="22"/>
        </w:rPr>
        <w:t xml:space="preserve">, bad ~ ., data = </w:t>
      </w:r>
      <w:proofErr w:type="spellStart"/>
      <w:r w:rsidRPr="00CD0C2D">
        <w:rPr>
          <w:rFonts w:asciiTheme="minorHAnsi" w:hAnsiTheme="minorHAnsi" w:cstheme="minorHAnsi"/>
          <w:color w:val="111111"/>
          <w:sz w:val="22"/>
          <w:szCs w:val="22"/>
        </w:rPr>
        <w:t>cbind</w:t>
      </w:r>
      <w:proofErr w:type="spellEnd"/>
      <w:r w:rsidRPr="00CD0C2D">
        <w:rPr>
          <w:rFonts w:asciiTheme="minorHAnsi" w:hAnsiTheme="minorHAnsi" w:cstheme="minorHAnsi"/>
          <w:color w:val="111111"/>
          <w:sz w:val="22"/>
          <w:szCs w:val="22"/>
        </w:rPr>
        <w:t>(</w:t>
      </w:r>
      <w:proofErr w:type="spellStart"/>
      <w:r w:rsidRPr="00CD0C2D">
        <w:rPr>
          <w:rFonts w:asciiTheme="minorHAnsi" w:hAnsiTheme="minorHAnsi" w:cstheme="minorHAnsi"/>
          <w:color w:val="111111"/>
          <w:sz w:val="22"/>
          <w:szCs w:val="22"/>
        </w:rPr>
        <w:t>X_train_resampled</w:t>
      </w:r>
      <w:proofErr w:type="spellEnd"/>
      <w:r w:rsidRPr="00CD0C2D">
        <w:rPr>
          <w:rFonts w:asciiTheme="minorHAnsi" w:hAnsiTheme="minorHAnsi" w:cstheme="minorHAnsi"/>
          <w:color w:val="111111"/>
          <w:sz w:val="22"/>
          <w:szCs w:val="22"/>
        </w:rPr>
        <w:t xml:space="preserve">, bad = </w:t>
      </w:r>
      <w:proofErr w:type="spellStart"/>
      <w:r w:rsidRPr="00CD0C2D">
        <w:rPr>
          <w:rFonts w:asciiTheme="minorHAnsi" w:hAnsiTheme="minorHAnsi" w:cstheme="minorHAnsi"/>
          <w:color w:val="111111"/>
          <w:sz w:val="22"/>
          <w:szCs w:val="22"/>
        </w:rPr>
        <w:t>y_train_resampled</w:t>
      </w:r>
      <w:proofErr w:type="spellEnd"/>
      <w:r w:rsidRPr="00CD0C2D">
        <w:rPr>
          <w:rFonts w:asciiTheme="minorHAnsi" w:hAnsiTheme="minorHAnsi" w:cstheme="minorHAnsi"/>
          <w:color w:val="111111"/>
          <w:sz w:val="22"/>
          <w:szCs w:val="22"/>
        </w:rPr>
        <w:t xml:space="preserve">), ranges = </w:t>
      </w:r>
      <w:proofErr w:type="spellStart"/>
      <w:r w:rsidRPr="00CD0C2D">
        <w:rPr>
          <w:rFonts w:asciiTheme="minorHAnsi" w:hAnsiTheme="minorHAnsi" w:cstheme="minorHAnsi"/>
          <w:color w:val="111111"/>
          <w:sz w:val="22"/>
          <w:szCs w:val="22"/>
        </w:rPr>
        <w:t>tune_grid</w:t>
      </w:r>
      <w:proofErr w:type="spellEnd"/>
      <w:r w:rsidRPr="00CD0C2D">
        <w:rPr>
          <w:rFonts w:asciiTheme="minorHAnsi" w:hAnsiTheme="minorHAnsi" w:cstheme="minorHAnsi"/>
          <w:color w:val="111111"/>
          <w:sz w:val="22"/>
          <w:szCs w:val="22"/>
        </w:rPr>
        <w:t>)</w:t>
      </w:r>
    </w:p>
    <w:p w14:paraId="4B9228C4" w14:textId="77777777" w:rsidR="004B3223" w:rsidRPr="00CD0C2D" w:rsidRDefault="004B3223" w:rsidP="004B3223">
      <w:pPr>
        <w:rPr>
          <w:rFonts w:asciiTheme="minorHAnsi" w:hAnsiTheme="minorHAnsi" w:cstheme="minorHAnsi"/>
          <w:color w:val="111111"/>
          <w:sz w:val="22"/>
          <w:szCs w:val="22"/>
        </w:rPr>
      </w:pPr>
    </w:p>
    <w:p w14:paraId="4132BF18" w14:textId="77777777" w:rsidR="004B3223" w:rsidRPr="00CD0C2D" w:rsidRDefault="004B3223" w:rsidP="004B3223">
      <w:pPr>
        <w:rPr>
          <w:rFonts w:asciiTheme="minorHAnsi" w:hAnsiTheme="minorHAnsi" w:cstheme="minorHAnsi"/>
          <w:b/>
          <w:bCs/>
          <w:color w:val="808080" w:themeColor="background1" w:themeShade="80"/>
          <w:sz w:val="22"/>
          <w:szCs w:val="22"/>
        </w:rPr>
      </w:pPr>
      <w:r w:rsidRPr="00CD0C2D">
        <w:rPr>
          <w:rFonts w:asciiTheme="minorHAnsi" w:hAnsiTheme="minorHAnsi" w:cstheme="minorHAnsi"/>
          <w:b/>
          <w:bCs/>
          <w:color w:val="808080" w:themeColor="background1" w:themeShade="80"/>
          <w:sz w:val="22"/>
          <w:szCs w:val="22"/>
        </w:rPr>
        <w:t># Get the best model</w:t>
      </w:r>
    </w:p>
    <w:p w14:paraId="52D9D808" w14:textId="77777777" w:rsidR="004B3223" w:rsidRPr="00CD0C2D" w:rsidRDefault="004B3223" w:rsidP="004B3223">
      <w:pPr>
        <w:rPr>
          <w:rFonts w:asciiTheme="minorHAnsi" w:hAnsiTheme="minorHAnsi" w:cstheme="minorHAnsi"/>
          <w:color w:val="111111"/>
          <w:sz w:val="22"/>
          <w:szCs w:val="22"/>
        </w:rPr>
      </w:pPr>
      <w:proofErr w:type="spellStart"/>
      <w:r w:rsidRPr="00CD0C2D">
        <w:rPr>
          <w:rFonts w:asciiTheme="minorHAnsi" w:hAnsiTheme="minorHAnsi" w:cstheme="minorHAnsi"/>
          <w:color w:val="111111"/>
          <w:sz w:val="22"/>
          <w:szCs w:val="22"/>
        </w:rPr>
        <w:t>best_model</w:t>
      </w:r>
      <w:proofErr w:type="spellEnd"/>
      <w:r w:rsidRPr="00CD0C2D">
        <w:rPr>
          <w:rFonts w:asciiTheme="minorHAnsi" w:hAnsiTheme="minorHAnsi" w:cstheme="minorHAnsi"/>
          <w:color w:val="111111"/>
          <w:sz w:val="22"/>
          <w:szCs w:val="22"/>
        </w:rPr>
        <w:t xml:space="preserve"> &lt;- </w:t>
      </w:r>
      <w:proofErr w:type="spellStart"/>
      <w:r w:rsidRPr="00CD0C2D">
        <w:rPr>
          <w:rFonts w:asciiTheme="minorHAnsi" w:hAnsiTheme="minorHAnsi" w:cstheme="minorHAnsi"/>
          <w:color w:val="111111"/>
          <w:sz w:val="22"/>
          <w:szCs w:val="22"/>
        </w:rPr>
        <w:t>tuned_model$best.model</w:t>
      </w:r>
      <w:proofErr w:type="spellEnd"/>
    </w:p>
    <w:p w14:paraId="0A417C5B" w14:textId="77777777" w:rsidR="004B3223" w:rsidRPr="00CD0C2D" w:rsidRDefault="004B3223" w:rsidP="004B3223">
      <w:pPr>
        <w:rPr>
          <w:rFonts w:asciiTheme="minorHAnsi" w:hAnsiTheme="minorHAnsi" w:cstheme="minorHAnsi"/>
          <w:color w:val="111111"/>
          <w:sz w:val="22"/>
          <w:szCs w:val="22"/>
        </w:rPr>
      </w:pPr>
    </w:p>
    <w:p w14:paraId="0D4C738C" w14:textId="77777777" w:rsidR="004B3223" w:rsidRPr="00CD0C2D" w:rsidRDefault="004B3223" w:rsidP="004B3223">
      <w:pPr>
        <w:rPr>
          <w:rFonts w:asciiTheme="minorHAnsi" w:hAnsiTheme="minorHAnsi" w:cstheme="minorHAnsi"/>
          <w:b/>
          <w:bCs/>
          <w:color w:val="808080" w:themeColor="background1" w:themeShade="80"/>
          <w:sz w:val="22"/>
          <w:szCs w:val="22"/>
        </w:rPr>
      </w:pPr>
      <w:r w:rsidRPr="00CD0C2D">
        <w:rPr>
          <w:rFonts w:asciiTheme="minorHAnsi" w:hAnsiTheme="minorHAnsi" w:cstheme="minorHAnsi"/>
          <w:b/>
          <w:bCs/>
          <w:color w:val="808080" w:themeColor="background1" w:themeShade="80"/>
          <w:sz w:val="22"/>
          <w:szCs w:val="22"/>
        </w:rPr>
        <w:t># Apply the best model to the OOT dataset</w:t>
      </w:r>
    </w:p>
    <w:p w14:paraId="48F97616" w14:textId="77777777" w:rsidR="004B3223" w:rsidRPr="00CD0C2D" w:rsidRDefault="004B3223" w:rsidP="004B3223">
      <w:pPr>
        <w:rPr>
          <w:rFonts w:asciiTheme="minorHAnsi" w:hAnsiTheme="minorHAnsi" w:cstheme="minorHAnsi"/>
          <w:color w:val="111111"/>
          <w:sz w:val="22"/>
          <w:szCs w:val="22"/>
        </w:rPr>
      </w:pPr>
      <w:proofErr w:type="spellStart"/>
      <w:r w:rsidRPr="00CD0C2D">
        <w:rPr>
          <w:rFonts w:asciiTheme="minorHAnsi" w:hAnsiTheme="minorHAnsi" w:cstheme="minorHAnsi"/>
          <w:color w:val="111111"/>
          <w:sz w:val="22"/>
          <w:szCs w:val="22"/>
        </w:rPr>
        <w:t>OOT_predictions</w:t>
      </w:r>
      <w:proofErr w:type="spellEnd"/>
      <w:r w:rsidRPr="00CD0C2D">
        <w:rPr>
          <w:rFonts w:asciiTheme="minorHAnsi" w:hAnsiTheme="minorHAnsi" w:cstheme="minorHAnsi"/>
          <w:color w:val="111111"/>
          <w:sz w:val="22"/>
          <w:szCs w:val="22"/>
        </w:rPr>
        <w:t xml:space="preserve"> &lt;- predict(</w:t>
      </w:r>
      <w:proofErr w:type="spellStart"/>
      <w:r w:rsidRPr="00CD0C2D">
        <w:rPr>
          <w:rFonts w:asciiTheme="minorHAnsi" w:hAnsiTheme="minorHAnsi" w:cstheme="minorHAnsi"/>
          <w:color w:val="111111"/>
          <w:sz w:val="22"/>
          <w:szCs w:val="22"/>
        </w:rPr>
        <w:t>best_model</w:t>
      </w:r>
      <w:proofErr w:type="spellEnd"/>
      <w:r w:rsidRPr="00CD0C2D">
        <w:rPr>
          <w:rFonts w:asciiTheme="minorHAnsi" w:hAnsiTheme="minorHAnsi" w:cstheme="minorHAnsi"/>
          <w:color w:val="111111"/>
          <w:sz w:val="22"/>
          <w:szCs w:val="22"/>
        </w:rPr>
        <w:t xml:space="preserve">, </w:t>
      </w:r>
      <w:proofErr w:type="spellStart"/>
      <w:r w:rsidRPr="00CD0C2D">
        <w:rPr>
          <w:rFonts w:asciiTheme="minorHAnsi" w:hAnsiTheme="minorHAnsi" w:cstheme="minorHAnsi"/>
          <w:color w:val="111111"/>
          <w:sz w:val="22"/>
          <w:szCs w:val="22"/>
        </w:rPr>
        <w:t>OOT_encoded</w:t>
      </w:r>
      <w:proofErr w:type="spellEnd"/>
      <w:r w:rsidRPr="00CD0C2D">
        <w:rPr>
          <w:rFonts w:asciiTheme="minorHAnsi" w:hAnsiTheme="minorHAnsi" w:cstheme="minorHAnsi"/>
          <w:color w:val="111111"/>
          <w:sz w:val="22"/>
          <w:szCs w:val="22"/>
        </w:rPr>
        <w:t>[predictors])</w:t>
      </w:r>
    </w:p>
    <w:p w14:paraId="2533F49F" w14:textId="77777777" w:rsidR="004B3223" w:rsidRPr="00CD0C2D" w:rsidRDefault="004B3223" w:rsidP="004B3223">
      <w:pPr>
        <w:rPr>
          <w:rFonts w:asciiTheme="minorHAnsi" w:hAnsiTheme="minorHAnsi" w:cstheme="minorHAnsi"/>
          <w:color w:val="111111"/>
          <w:sz w:val="22"/>
          <w:szCs w:val="22"/>
        </w:rPr>
      </w:pPr>
    </w:p>
    <w:p w14:paraId="553C4E4E" w14:textId="77777777" w:rsidR="004B3223" w:rsidRPr="00CD0C2D" w:rsidRDefault="004B3223" w:rsidP="004B3223">
      <w:pPr>
        <w:rPr>
          <w:rFonts w:asciiTheme="minorHAnsi" w:hAnsiTheme="minorHAnsi" w:cstheme="minorHAnsi"/>
          <w:b/>
          <w:bCs/>
          <w:color w:val="808080" w:themeColor="background1" w:themeShade="80"/>
          <w:sz w:val="22"/>
          <w:szCs w:val="22"/>
        </w:rPr>
      </w:pPr>
      <w:r w:rsidRPr="00CD0C2D">
        <w:rPr>
          <w:rFonts w:asciiTheme="minorHAnsi" w:hAnsiTheme="minorHAnsi" w:cstheme="minorHAnsi"/>
          <w:b/>
          <w:bCs/>
          <w:color w:val="808080" w:themeColor="background1" w:themeShade="80"/>
          <w:sz w:val="22"/>
          <w:szCs w:val="22"/>
        </w:rPr>
        <w:t># Create performance metrics using the function defined earlier</w:t>
      </w:r>
    </w:p>
    <w:p w14:paraId="0594D850" w14:textId="77777777" w:rsidR="004B3223" w:rsidRPr="00CD0C2D" w:rsidRDefault="004B3223" w:rsidP="004B3223">
      <w:pPr>
        <w:rPr>
          <w:rFonts w:asciiTheme="minorHAnsi" w:hAnsiTheme="minorHAnsi" w:cstheme="minorHAnsi"/>
          <w:color w:val="111111"/>
          <w:sz w:val="22"/>
          <w:szCs w:val="22"/>
        </w:rPr>
      </w:pPr>
      <w:proofErr w:type="spellStart"/>
      <w:r w:rsidRPr="00CD0C2D">
        <w:rPr>
          <w:rFonts w:asciiTheme="minorHAnsi" w:hAnsiTheme="minorHAnsi" w:cstheme="minorHAnsi"/>
          <w:color w:val="111111"/>
          <w:sz w:val="22"/>
          <w:szCs w:val="22"/>
        </w:rPr>
        <w:t>roc_obj</w:t>
      </w:r>
      <w:proofErr w:type="spellEnd"/>
      <w:r w:rsidRPr="00CD0C2D">
        <w:rPr>
          <w:rFonts w:asciiTheme="minorHAnsi" w:hAnsiTheme="minorHAnsi" w:cstheme="minorHAnsi"/>
          <w:color w:val="111111"/>
          <w:sz w:val="22"/>
          <w:szCs w:val="22"/>
        </w:rPr>
        <w:t xml:space="preserve"> &lt;- </w:t>
      </w:r>
      <w:proofErr w:type="spellStart"/>
      <w:r w:rsidRPr="00CD0C2D">
        <w:rPr>
          <w:rFonts w:asciiTheme="minorHAnsi" w:hAnsiTheme="minorHAnsi" w:cstheme="minorHAnsi"/>
          <w:color w:val="111111"/>
          <w:sz w:val="22"/>
          <w:szCs w:val="22"/>
        </w:rPr>
        <w:t>performance_metrics</w:t>
      </w:r>
      <w:proofErr w:type="spellEnd"/>
      <w:r w:rsidRPr="00CD0C2D">
        <w:rPr>
          <w:rFonts w:asciiTheme="minorHAnsi" w:hAnsiTheme="minorHAnsi" w:cstheme="minorHAnsi"/>
          <w:color w:val="111111"/>
          <w:sz w:val="22"/>
          <w:szCs w:val="22"/>
        </w:rPr>
        <w:t>(</w:t>
      </w:r>
      <w:proofErr w:type="spellStart"/>
      <w:r w:rsidRPr="00CD0C2D">
        <w:rPr>
          <w:rFonts w:asciiTheme="minorHAnsi" w:hAnsiTheme="minorHAnsi" w:cstheme="minorHAnsi"/>
          <w:color w:val="111111"/>
          <w:sz w:val="22"/>
          <w:szCs w:val="22"/>
        </w:rPr>
        <w:t>OOT_encoded$bad</w:t>
      </w:r>
      <w:proofErr w:type="spellEnd"/>
      <w:r w:rsidRPr="00CD0C2D">
        <w:rPr>
          <w:rFonts w:asciiTheme="minorHAnsi" w:hAnsiTheme="minorHAnsi" w:cstheme="minorHAnsi"/>
          <w:color w:val="111111"/>
          <w:sz w:val="22"/>
          <w:szCs w:val="22"/>
        </w:rPr>
        <w:t xml:space="preserve">, </w:t>
      </w:r>
      <w:proofErr w:type="spellStart"/>
      <w:r w:rsidRPr="00CD0C2D">
        <w:rPr>
          <w:rFonts w:asciiTheme="minorHAnsi" w:hAnsiTheme="minorHAnsi" w:cstheme="minorHAnsi"/>
          <w:color w:val="111111"/>
          <w:sz w:val="22"/>
          <w:szCs w:val="22"/>
        </w:rPr>
        <w:t>OOT_predictions</w:t>
      </w:r>
      <w:proofErr w:type="spellEnd"/>
      <w:r w:rsidRPr="00CD0C2D">
        <w:rPr>
          <w:rFonts w:asciiTheme="minorHAnsi" w:hAnsiTheme="minorHAnsi" w:cstheme="minorHAnsi"/>
          <w:color w:val="111111"/>
          <w:sz w:val="22"/>
          <w:szCs w:val="22"/>
        </w:rPr>
        <w:t>)</w:t>
      </w:r>
    </w:p>
    <w:p w14:paraId="3A3B1D99" w14:textId="77777777" w:rsidR="004B3223" w:rsidRPr="00CD0C2D" w:rsidRDefault="004B3223" w:rsidP="004B3223">
      <w:pPr>
        <w:rPr>
          <w:rFonts w:asciiTheme="minorHAnsi" w:hAnsiTheme="minorHAnsi" w:cstheme="minorHAnsi"/>
          <w:color w:val="111111"/>
          <w:sz w:val="22"/>
          <w:szCs w:val="22"/>
        </w:rPr>
      </w:pPr>
    </w:p>
    <w:p w14:paraId="08EB5AB1" w14:textId="77777777" w:rsidR="004B3223" w:rsidRPr="00CD0C2D" w:rsidRDefault="004B3223" w:rsidP="004B3223">
      <w:pPr>
        <w:rPr>
          <w:rFonts w:asciiTheme="minorHAnsi" w:hAnsiTheme="minorHAnsi" w:cstheme="minorHAnsi"/>
          <w:b/>
          <w:bCs/>
          <w:color w:val="808080" w:themeColor="background1" w:themeShade="80"/>
          <w:sz w:val="22"/>
          <w:szCs w:val="22"/>
        </w:rPr>
      </w:pPr>
      <w:r w:rsidRPr="00CD0C2D">
        <w:rPr>
          <w:rFonts w:asciiTheme="minorHAnsi" w:hAnsiTheme="minorHAnsi" w:cstheme="minorHAnsi"/>
          <w:b/>
          <w:bCs/>
          <w:color w:val="808080" w:themeColor="background1" w:themeShade="80"/>
          <w:sz w:val="22"/>
          <w:szCs w:val="22"/>
        </w:rPr>
        <w:t># Plot ROC curve</w:t>
      </w:r>
    </w:p>
    <w:p w14:paraId="4802DF30" w14:textId="77777777" w:rsidR="004B3223" w:rsidRPr="00CD0C2D" w:rsidRDefault="004B3223" w:rsidP="004B3223">
      <w:pPr>
        <w:rPr>
          <w:rFonts w:asciiTheme="minorHAnsi" w:hAnsiTheme="minorHAnsi" w:cstheme="minorHAnsi"/>
          <w:color w:val="111111"/>
          <w:sz w:val="22"/>
          <w:szCs w:val="22"/>
        </w:rPr>
      </w:pPr>
      <w:proofErr w:type="spellStart"/>
      <w:r w:rsidRPr="00CD0C2D">
        <w:rPr>
          <w:rFonts w:asciiTheme="minorHAnsi" w:hAnsiTheme="minorHAnsi" w:cstheme="minorHAnsi"/>
          <w:color w:val="111111"/>
          <w:sz w:val="22"/>
          <w:szCs w:val="22"/>
        </w:rPr>
        <w:t>roc_obj</w:t>
      </w:r>
      <w:proofErr w:type="spellEnd"/>
      <w:r w:rsidRPr="00CD0C2D">
        <w:rPr>
          <w:rFonts w:asciiTheme="minorHAnsi" w:hAnsiTheme="minorHAnsi" w:cstheme="minorHAnsi"/>
          <w:color w:val="111111"/>
          <w:sz w:val="22"/>
          <w:szCs w:val="22"/>
        </w:rPr>
        <w:t xml:space="preserve"> &lt;- roc(</w:t>
      </w:r>
      <w:proofErr w:type="spellStart"/>
      <w:r w:rsidRPr="00CD0C2D">
        <w:rPr>
          <w:rFonts w:asciiTheme="minorHAnsi" w:hAnsiTheme="minorHAnsi" w:cstheme="minorHAnsi"/>
          <w:color w:val="111111"/>
          <w:sz w:val="22"/>
          <w:szCs w:val="22"/>
        </w:rPr>
        <w:t>OOT_encoded$bad</w:t>
      </w:r>
      <w:proofErr w:type="spellEnd"/>
      <w:r w:rsidRPr="00CD0C2D">
        <w:rPr>
          <w:rFonts w:asciiTheme="minorHAnsi" w:hAnsiTheme="minorHAnsi" w:cstheme="minorHAnsi"/>
          <w:color w:val="111111"/>
          <w:sz w:val="22"/>
          <w:szCs w:val="22"/>
        </w:rPr>
        <w:t xml:space="preserve">, </w:t>
      </w:r>
      <w:proofErr w:type="spellStart"/>
      <w:r w:rsidRPr="00CD0C2D">
        <w:rPr>
          <w:rFonts w:asciiTheme="minorHAnsi" w:hAnsiTheme="minorHAnsi" w:cstheme="minorHAnsi"/>
          <w:color w:val="111111"/>
          <w:sz w:val="22"/>
          <w:szCs w:val="22"/>
        </w:rPr>
        <w:t>OOT_predictions</w:t>
      </w:r>
      <w:proofErr w:type="spellEnd"/>
      <w:r w:rsidRPr="00CD0C2D">
        <w:rPr>
          <w:rFonts w:asciiTheme="minorHAnsi" w:hAnsiTheme="minorHAnsi" w:cstheme="minorHAnsi"/>
          <w:color w:val="111111"/>
          <w:sz w:val="22"/>
          <w:szCs w:val="22"/>
        </w:rPr>
        <w:t>)</w:t>
      </w:r>
    </w:p>
    <w:p w14:paraId="313918B1" w14:textId="77777777" w:rsidR="004B3223" w:rsidRPr="00CD0C2D" w:rsidRDefault="004B3223" w:rsidP="004B3223">
      <w:pPr>
        <w:rPr>
          <w:rFonts w:asciiTheme="minorHAnsi" w:hAnsiTheme="minorHAnsi" w:cstheme="minorHAnsi"/>
          <w:color w:val="111111"/>
          <w:sz w:val="22"/>
          <w:szCs w:val="22"/>
        </w:rPr>
      </w:pPr>
      <w:r w:rsidRPr="00CD0C2D">
        <w:rPr>
          <w:rFonts w:asciiTheme="minorHAnsi" w:hAnsiTheme="minorHAnsi" w:cstheme="minorHAnsi"/>
          <w:color w:val="111111"/>
          <w:sz w:val="22"/>
          <w:szCs w:val="22"/>
        </w:rPr>
        <w:t>plot(</w:t>
      </w:r>
      <w:proofErr w:type="spellStart"/>
      <w:r w:rsidRPr="00CD0C2D">
        <w:rPr>
          <w:rFonts w:asciiTheme="minorHAnsi" w:hAnsiTheme="minorHAnsi" w:cstheme="minorHAnsi"/>
          <w:color w:val="111111"/>
          <w:sz w:val="22"/>
          <w:szCs w:val="22"/>
        </w:rPr>
        <w:t>roc_obj</w:t>
      </w:r>
      <w:proofErr w:type="spellEnd"/>
      <w:r w:rsidRPr="00CD0C2D">
        <w:rPr>
          <w:rFonts w:asciiTheme="minorHAnsi" w:hAnsiTheme="minorHAnsi" w:cstheme="minorHAnsi"/>
          <w:color w:val="111111"/>
          <w:sz w:val="22"/>
          <w:szCs w:val="22"/>
        </w:rPr>
        <w:t xml:space="preserve">, </w:t>
      </w:r>
      <w:proofErr w:type="spellStart"/>
      <w:r w:rsidRPr="00CD0C2D">
        <w:rPr>
          <w:rFonts w:asciiTheme="minorHAnsi" w:hAnsiTheme="minorHAnsi" w:cstheme="minorHAnsi"/>
          <w:color w:val="111111"/>
          <w:sz w:val="22"/>
          <w:szCs w:val="22"/>
        </w:rPr>
        <w:t>print.thres</w:t>
      </w:r>
      <w:proofErr w:type="spellEnd"/>
      <w:r w:rsidRPr="00CD0C2D">
        <w:rPr>
          <w:rFonts w:asciiTheme="minorHAnsi" w:hAnsiTheme="minorHAnsi" w:cstheme="minorHAnsi"/>
          <w:color w:val="111111"/>
          <w:sz w:val="22"/>
          <w:szCs w:val="22"/>
        </w:rPr>
        <w:t xml:space="preserve"> = "best")</w:t>
      </w:r>
    </w:p>
    <w:p w14:paraId="7675197C" w14:textId="77777777" w:rsidR="004B3223" w:rsidRDefault="004B3223" w:rsidP="004B3223">
      <w:pPr>
        <w:rPr>
          <w:rFonts w:asciiTheme="minorHAnsi" w:hAnsiTheme="minorHAnsi" w:cstheme="minorHAnsi"/>
          <w:color w:val="111111"/>
          <w:sz w:val="22"/>
          <w:szCs w:val="22"/>
        </w:rPr>
      </w:pPr>
    </w:p>
    <w:p w14:paraId="055FAC6D" w14:textId="62492CC5" w:rsidR="004B3223" w:rsidRDefault="004B3223" w:rsidP="004B3223">
      <w:pPr>
        <w:pStyle w:val="ACaptionHead"/>
        <w:ind w:left="0"/>
      </w:pPr>
      <w:r>
        <w:t xml:space="preserve">Program </w:t>
      </w:r>
      <w:r w:rsidR="00DA44B2">
        <w:t>7.3</w:t>
      </w:r>
      <w:r>
        <w:t>: SAS SVM Script</w:t>
      </w:r>
    </w:p>
    <w:p w14:paraId="4266872C"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p>
    <w:p w14:paraId="725C77F3"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color w:val="008000"/>
          <w:sz w:val="22"/>
          <w:szCs w:val="22"/>
          <w:shd w:val="clear" w:color="auto" w:fill="FFFFFF"/>
        </w:rPr>
        <w:t xml:space="preserve">/*LIBNAME </w:t>
      </w:r>
      <w:proofErr w:type="spellStart"/>
      <w:r w:rsidRPr="00CD0C2D">
        <w:rPr>
          <w:rFonts w:asciiTheme="minorHAnsi" w:hAnsiTheme="minorHAnsi" w:cstheme="minorHAnsi"/>
          <w:color w:val="008000"/>
          <w:sz w:val="22"/>
          <w:szCs w:val="22"/>
          <w:shd w:val="clear" w:color="auto" w:fill="FFFFFF"/>
        </w:rPr>
        <w:t>james</w:t>
      </w:r>
      <w:proofErr w:type="spellEnd"/>
      <w:r w:rsidRPr="00CD0C2D">
        <w:rPr>
          <w:rFonts w:asciiTheme="minorHAnsi" w:hAnsiTheme="minorHAnsi" w:cstheme="minorHAnsi"/>
          <w:color w:val="008000"/>
          <w:sz w:val="22"/>
          <w:szCs w:val="22"/>
          <w:shd w:val="clear" w:color="auto" w:fill="FFFFFF"/>
        </w:rPr>
        <w:t xml:space="preserve"> 'INPUT FILE PATHWAY';*/</w:t>
      </w:r>
    </w:p>
    <w:p w14:paraId="6072A4BB"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p>
    <w:p w14:paraId="292672BA"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color w:val="008000"/>
          <w:sz w:val="22"/>
          <w:szCs w:val="22"/>
          <w:shd w:val="clear" w:color="auto" w:fill="FFFFFF"/>
        </w:rPr>
        <w:t>/* Load the data */</w:t>
      </w:r>
    </w:p>
    <w:p w14:paraId="430C066A"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b/>
          <w:bCs/>
          <w:color w:val="000080"/>
          <w:sz w:val="22"/>
          <w:szCs w:val="22"/>
          <w:shd w:val="clear" w:color="auto" w:fill="FFFFFF"/>
        </w:rPr>
        <w:lastRenderedPageBreak/>
        <w:t>DATA</w:t>
      </w:r>
      <w:r w:rsidRPr="00CD0C2D">
        <w:rPr>
          <w:rFonts w:asciiTheme="minorHAnsi" w:hAnsiTheme="minorHAnsi" w:cstheme="minorHAnsi"/>
          <w:color w:val="000000"/>
          <w:sz w:val="22"/>
          <w:szCs w:val="22"/>
          <w:shd w:val="clear" w:color="auto" w:fill="FFFFFF"/>
        </w:rPr>
        <w:t xml:space="preserve"> </w:t>
      </w:r>
      <w:proofErr w:type="spellStart"/>
      <w:r w:rsidRPr="00CD0C2D">
        <w:rPr>
          <w:rFonts w:asciiTheme="minorHAnsi" w:hAnsiTheme="minorHAnsi" w:cstheme="minorHAnsi"/>
          <w:color w:val="000000"/>
          <w:sz w:val="22"/>
          <w:szCs w:val="22"/>
          <w:shd w:val="clear" w:color="auto" w:fill="FFFFFF"/>
        </w:rPr>
        <w:t>train_encoded</w:t>
      </w:r>
      <w:proofErr w:type="spellEnd"/>
      <w:r w:rsidRPr="00CD0C2D">
        <w:rPr>
          <w:rFonts w:asciiTheme="minorHAnsi" w:hAnsiTheme="minorHAnsi" w:cstheme="minorHAnsi"/>
          <w:color w:val="000000"/>
          <w:sz w:val="22"/>
          <w:szCs w:val="22"/>
          <w:shd w:val="clear" w:color="auto" w:fill="FFFFFF"/>
        </w:rPr>
        <w:t>;</w:t>
      </w:r>
    </w:p>
    <w:p w14:paraId="3F5ED6DE"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color w:val="000000"/>
          <w:sz w:val="22"/>
          <w:szCs w:val="22"/>
          <w:shd w:val="clear" w:color="auto" w:fill="FFFFFF"/>
        </w:rPr>
        <w:t xml:space="preserve">  </w:t>
      </w:r>
      <w:r w:rsidRPr="00CD0C2D">
        <w:rPr>
          <w:rFonts w:asciiTheme="minorHAnsi" w:hAnsiTheme="minorHAnsi" w:cstheme="minorHAnsi"/>
          <w:color w:val="0000FF"/>
          <w:sz w:val="22"/>
          <w:szCs w:val="22"/>
          <w:shd w:val="clear" w:color="auto" w:fill="FFFFFF"/>
        </w:rPr>
        <w:t>SET</w:t>
      </w:r>
      <w:r w:rsidRPr="00CD0C2D">
        <w:rPr>
          <w:rFonts w:asciiTheme="minorHAnsi" w:hAnsiTheme="minorHAnsi" w:cstheme="minorHAnsi"/>
          <w:color w:val="000000"/>
          <w:sz w:val="22"/>
          <w:szCs w:val="22"/>
          <w:shd w:val="clear" w:color="auto" w:fill="FFFFFF"/>
        </w:rPr>
        <w:t xml:space="preserve"> </w:t>
      </w:r>
      <w:proofErr w:type="spellStart"/>
      <w:r w:rsidRPr="00CD0C2D">
        <w:rPr>
          <w:rFonts w:asciiTheme="minorHAnsi" w:hAnsiTheme="minorHAnsi" w:cstheme="minorHAnsi"/>
          <w:color w:val="000000"/>
          <w:sz w:val="22"/>
          <w:szCs w:val="22"/>
          <w:shd w:val="clear" w:color="auto" w:fill="FFFFFF"/>
        </w:rPr>
        <w:t>james.train_encoded</w:t>
      </w:r>
      <w:proofErr w:type="spellEnd"/>
      <w:r w:rsidRPr="00CD0C2D">
        <w:rPr>
          <w:rFonts w:asciiTheme="minorHAnsi" w:hAnsiTheme="minorHAnsi" w:cstheme="minorHAnsi"/>
          <w:color w:val="000000"/>
          <w:sz w:val="22"/>
          <w:szCs w:val="22"/>
          <w:shd w:val="clear" w:color="auto" w:fill="FFFFFF"/>
        </w:rPr>
        <w:t>;</w:t>
      </w:r>
    </w:p>
    <w:p w14:paraId="3465CBA1"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b/>
          <w:bCs/>
          <w:color w:val="000080"/>
          <w:sz w:val="22"/>
          <w:szCs w:val="22"/>
          <w:shd w:val="clear" w:color="auto" w:fill="FFFFFF"/>
        </w:rPr>
        <w:t>RUN</w:t>
      </w:r>
      <w:r w:rsidRPr="00CD0C2D">
        <w:rPr>
          <w:rFonts w:asciiTheme="minorHAnsi" w:hAnsiTheme="minorHAnsi" w:cstheme="minorHAnsi"/>
          <w:color w:val="000000"/>
          <w:sz w:val="22"/>
          <w:szCs w:val="22"/>
          <w:shd w:val="clear" w:color="auto" w:fill="FFFFFF"/>
        </w:rPr>
        <w:t>;</w:t>
      </w:r>
    </w:p>
    <w:p w14:paraId="4041B62E"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p>
    <w:p w14:paraId="33F6E29F"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b/>
          <w:bCs/>
          <w:color w:val="000080"/>
          <w:sz w:val="22"/>
          <w:szCs w:val="22"/>
          <w:shd w:val="clear" w:color="auto" w:fill="FFFFFF"/>
        </w:rPr>
        <w:t>DATA</w:t>
      </w:r>
      <w:r w:rsidRPr="00CD0C2D">
        <w:rPr>
          <w:rFonts w:asciiTheme="minorHAnsi" w:hAnsiTheme="minorHAnsi" w:cstheme="minorHAnsi"/>
          <w:color w:val="000000"/>
          <w:sz w:val="22"/>
          <w:szCs w:val="22"/>
          <w:shd w:val="clear" w:color="auto" w:fill="FFFFFF"/>
        </w:rPr>
        <w:t xml:space="preserve"> </w:t>
      </w:r>
      <w:proofErr w:type="spellStart"/>
      <w:r w:rsidRPr="00CD0C2D">
        <w:rPr>
          <w:rFonts w:asciiTheme="minorHAnsi" w:hAnsiTheme="minorHAnsi" w:cstheme="minorHAnsi"/>
          <w:color w:val="000000"/>
          <w:sz w:val="22"/>
          <w:szCs w:val="22"/>
          <w:shd w:val="clear" w:color="auto" w:fill="FFFFFF"/>
        </w:rPr>
        <w:t>oot_encoded</w:t>
      </w:r>
      <w:proofErr w:type="spellEnd"/>
      <w:r w:rsidRPr="00CD0C2D">
        <w:rPr>
          <w:rFonts w:asciiTheme="minorHAnsi" w:hAnsiTheme="minorHAnsi" w:cstheme="minorHAnsi"/>
          <w:color w:val="000000"/>
          <w:sz w:val="22"/>
          <w:szCs w:val="22"/>
          <w:shd w:val="clear" w:color="auto" w:fill="FFFFFF"/>
        </w:rPr>
        <w:t>;</w:t>
      </w:r>
    </w:p>
    <w:p w14:paraId="2160B46C"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color w:val="000000"/>
          <w:sz w:val="22"/>
          <w:szCs w:val="22"/>
          <w:shd w:val="clear" w:color="auto" w:fill="FFFFFF"/>
        </w:rPr>
        <w:t xml:space="preserve">  </w:t>
      </w:r>
      <w:r w:rsidRPr="00CD0C2D">
        <w:rPr>
          <w:rFonts w:asciiTheme="minorHAnsi" w:hAnsiTheme="minorHAnsi" w:cstheme="minorHAnsi"/>
          <w:color w:val="0000FF"/>
          <w:sz w:val="22"/>
          <w:szCs w:val="22"/>
          <w:shd w:val="clear" w:color="auto" w:fill="FFFFFF"/>
        </w:rPr>
        <w:t>SET</w:t>
      </w:r>
      <w:r w:rsidRPr="00CD0C2D">
        <w:rPr>
          <w:rFonts w:asciiTheme="minorHAnsi" w:hAnsiTheme="minorHAnsi" w:cstheme="minorHAnsi"/>
          <w:color w:val="000000"/>
          <w:sz w:val="22"/>
          <w:szCs w:val="22"/>
          <w:shd w:val="clear" w:color="auto" w:fill="FFFFFF"/>
        </w:rPr>
        <w:t xml:space="preserve"> </w:t>
      </w:r>
      <w:proofErr w:type="spellStart"/>
      <w:r w:rsidRPr="00CD0C2D">
        <w:rPr>
          <w:rFonts w:asciiTheme="minorHAnsi" w:hAnsiTheme="minorHAnsi" w:cstheme="minorHAnsi"/>
          <w:color w:val="000000"/>
          <w:sz w:val="22"/>
          <w:szCs w:val="22"/>
          <w:shd w:val="clear" w:color="auto" w:fill="FFFFFF"/>
        </w:rPr>
        <w:t>james.oot_encoded</w:t>
      </w:r>
      <w:proofErr w:type="spellEnd"/>
      <w:r w:rsidRPr="00CD0C2D">
        <w:rPr>
          <w:rFonts w:asciiTheme="minorHAnsi" w:hAnsiTheme="minorHAnsi" w:cstheme="minorHAnsi"/>
          <w:color w:val="000000"/>
          <w:sz w:val="22"/>
          <w:szCs w:val="22"/>
          <w:shd w:val="clear" w:color="auto" w:fill="FFFFFF"/>
        </w:rPr>
        <w:t>;</w:t>
      </w:r>
    </w:p>
    <w:p w14:paraId="15F651BA"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b/>
          <w:bCs/>
          <w:color w:val="000080"/>
          <w:sz w:val="22"/>
          <w:szCs w:val="22"/>
          <w:shd w:val="clear" w:color="auto" w:fill="FFFFFF"/>
        </w:rPr>
        <w:t>RUN</w:t>
      </w:r>
      <w:r w:rsidRPr="00CD0C2D">
        <w:rPr>
          <w:rFonts w:asciiTheme="minorHAnsi" w:hAnsiTheme="minorHAnsi" w:cstheme="minorHAnsi"/>
          <w:color w:val="000000"/>
          <w:sz w:val="22"/>
          <w:szCs w:val="22"/>
          <w:shd w:val="clear" w:color="auto" w:fill="FFFFFF"/>
        </w:rPr>
        <w:t>;</w:t>
      </w:r>
    </w:p>
    <w:p w14:paraId="25AA12C8"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p>
    <w:p w14:paraId="089F3DB4"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color w:val="008000"/>
          <w:sz w:val="22"/>
          <w:szCs w:val="22"/>
          <w:shd w:val="clear" w:color="auto" w:fill="FFFFFF"/>
        </w:rPr>
        <w:t>/* Create global variable for predictors */</w:t>
      </w:r>
    </w:p>
    <w:p w14:paraId="600EDAF6"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b/>
          <w:bCs/>
          <w:color w:val="000080"/>
          <w:sz w:val="22"/>
          <w:szCs w:val="22"/>
          <w:shd w:val="clear" w:color="auto" w:fill="FFFFFF"/>
        </w:rPr>
        <w:t>PROC</w:t>
      </w:r>
      <w:r w:rsidRPr="00CD0C2D">
        <w:rPr>
          <w:rFonts w:asciiTheme="minorHAnsi" w:hAnsiTheme="minorHAnsi" w:cstheme="minorHAnsi"/>
          <w:color w:val="000000"/>
          <w:sz w:val="22"/>
          <w:szCs w:val="22"/>
          <w:shd w:val="clear" w:color="auto" w:fill="FFFFFF"/>
        </w:rPr>
        <w:t xml:space="preserve"> </w:t>
      </w:r>
      <w:r w:rsidRPr="00CD0C2D">
        <w:rPr>
          <w:rFonts w:asciiTheme="minorHAnsi" w:hAnsiTheme="minorHAnsi" w:cstheme="minorHAnsi"/>
          <w:b/>
          <w:bCs/>
          <w:color w:val="000080"/>
          <w:sz w:val="22"/>
          <w:szCs w:val="22"/>
          <w:shd w:val="clear" w:color="auto" w:fill="FFFFFF"/>
        </w:rPr>
        <w:t>CONTENTS</w:t>
      </w:r>
      <w:r w:rsidRPr="00CD0C2D">
        <w:rPr>
          <w:rFonts w:asciiTheme="minorHAnsi" w:hAnsiTheme="minorHAnsi" w:cstheme="minorHAnsi"/>
          <w:color w:val="000000"/>
          <w:sz w:val="22"/>
          <w:szCs w:val="22"/>
          <w:shd w:val="clear" w:color="auto" w:fill="FFFFFF"/>
        </w:rPr>
        <w:t xml:space="preserve"> </w:t>
      </w:r>
      <w:r w:rsidRPr="00CD0C2D">
        <w:rPr>
          <w:rFonts w:asciiTheme="minorHAnsi" w:hAnsiTheme="minorHAnsi" w:cstheme="minorHAnsi"/>
          <w:color w:val="0000FF"/>
          <w:sz w:val="22"/>
          <w:szCs w:val="22"/>
          <w:shd w:val="clear" w:color="auto" w:fill="FFFFFF"/>
        </w:rPr>
        <w:t>NOPRINT</w:t>
      </w:r>
      <w:r w:rsidRPr="00CD0C2D">
        <w:rPr>
          <w:rFonts w:asciiTheme="minorHAnsi" w:hAnsiTheme="minorHAnsi" w:cstheme="minorHAnsi"/>
          <w:color w:val="000000"/>
          <w:sz w:val="22"/>
          <w:szCs w:val="22"/>
          <w:shd w:val="clear" w:color="auto" w:fill="FFFFFF"/>
        </w:rPr>
        <w:t xml:space="preserve"> </w:t>
      </w:r>
      <w:r w:rsidRPr="00CD0C2D">
        <w:rPr>
          <w:rFonts w:asciiTheme="minorHAnsi" w:hAnsiTheme="minorHAnsi" w:cstheme="minorHAnsi"/>
          <w:color w:val="0000FF"/>
          <w:sz w:val="22"/>
          <w:szCs w:val="22"/>
          <w:shd w:val="clear" w:color="auto" w:fill="FFFFFF"/>
        </w:rPr>
        <w:t>DATA</w:t>
      </w:r>
      <w:r w:rsidRPr="00CD0C2D">
        <w:rPr>
          <w:rFonts w:asciiTheme="minorHAnsi" w:hAnsiTheme="minorHAnsi" w:cstheme="minorHAnsi"/>
          <w:color w:val="000000"/>
          <w:sz w:val="22"/>
          <w:szCs w:val="22"/>
          <w:shd w:val="clear" w:color="auto" w:fill="FFFFFF"/>
        </w:rPr>
        <w:t xml:space="preserve"> = </w:t>
      </w:r>
      <w:proofErr w:type="spellStart"/>
      <w:r w:rsidRPr="00CD0C2D">
        <w:rPr>
          <w:rFonts w:asciiTheme="minorHAnsi" w:hAnsiTheme="minorHAnsi" w:cstheme="minorHAnsi"/>
          <w:color w:val="000000"/>
          <w:sz w:val="22"/>
          <w:szCs w:val="22"/>
          <w:shd w:val="clear" w:color="auto" w:fill="FFFFFF"/>
        </w:rPr>
        <w:t>train_encoded</w:t>
      </w:r>
      <w:proofErr w:type="spellEnd"/>
      <w:r w:rsidRPr="00CD0C2D">
        <w:rPr>
          <w:rFonts w:asciiTheme="minorHAnsi" w:hAnsiTheme="minorHAnsi" w:cstheme="minorHAnsi"/>
          <w:color w:val="000000"/>
          <w:sz w:val="22"/>
          <w:szCs w:val="22"/>
          <w:shd w:val="clear" w:color="auto" w:fill="FFFFFF"/>
        </w:rPr>
        <w:t xml:space="preserve"> (</w:t>
      </w:r>
      <w:r w:rsidRPr="00CD0C2D">
        <w:rPr>
          <w:rFonts w:asciiTheme="minorHAnsi" w:hAnsiTheme="minorHAnsi" w:cstheme="minorHAnsi"/>
          <w:color w:val="0000FF"/>
          <w:sz w:val="22"/>
          <w:szCs w:val="22"/>
          <w:shd w:val="clear" w:color="auto" w:fill="FFFFFF"/>
        </w:rPr>
        <w:t>DROP</w:t>
      </w:r>
      <w:r w:rsidRPr="00CD0C2D">
        <w:rPr>
          <w:rFonts w:asciiTheme="minorHAnsi" w:hAnsiTheme="minorHAnsi" w:cstheme="minorHAnsi"/>
          <w:color w:val="000000"/>
          <w:sz w:val="22"/>
          <w:szCs w:val="22"/>
          <w:shd w:val="clear" w:color="auto" w:fill="FFFFFF"/>
        </w:rPr>
        <w:t xml:space="preserve">= id bad) </w:t>
      </w:r>
      <w:r w:rsidRPr="00CD0C2D">
        <w:rPr>
          <w:rFonts w:asciiTheme="minorHAnsi" w:hAnsiTheme="minorHAnsi" w:cstheme="minorHAnsi"/>
          <w:color w:val="0000FF"/>
          <w:sz w:val="22"/>
          <w:szCs w:val="22"/>
          <w:shd w:val="clear" w:color="auto" w:fill="FFFFFF"/>
        </w:rPr>
        <w:t>OUT</w:t>
      </w:r>
      <w:r w:rsidRPr="00CD0C2D">
        <w:rPr>
          <w:rFonts w:asciiTheme="minorHAnsi" w:hAnsiTheme="minorHAnsi" w:cstheme="minorHAnsi"/>
          <w:color w:val="000000"/>
          <w:sz w:val="22"/>
          <w:szCs w:val="22"/>
          <w:shd w:val="clear" w:color="auto" w:fill="FFFFFF"/>
        </w:rPr>
        <w:t xml:space="preserve"> = var (</w:t>
      </w:r>
      <w:r w:rsidRPr="00CD0C2D">
        <w:rPr>
          <w:rFonts w:asciiTheme="minorHAnsi" w:hAnsiTheme="minorHAnsi" w:cstheme="minorHAnsi"/>
          <w:color w:val="0000FF"/>
          <w:sz w:val="22"/>
          <w:szCs w:val="22"/>
          <w:shd w:val="clear" w:color="auto" w:fill="FFFFFF"/>
        </w:rPr>
        <w:t>KEEP</w:t>
      </w:r>
      <w:r w:rsidRPr="00CD0C2D">
        <w:rPr>
          <w:rFonts w:asciiTheme="minorHAnsi" w:hAnsiTheme="minorHAnsi" w:cstheme="minorHAnsi"/>
          <w:color w:val="000000"/>
          <w:sz w:val="22"/>
          <w:szCs w:val="22"/>
          <w:shd w:val="clear" w:color="auto" w:fill="FFFFFF"/>
        </w:rPr>
        <w:t xml:space="preserve"> = name); </w:t>
      </w:r>
      <w:r w:rsidRPr="00CD0C2D">
        <w:rPr>
          <w:rFonts w:asciiTheme="minorHAnsi" w:hAnsiTheme="minorHAnsi" w:cstheme="minorHAnsi"/>
          <w:b/>
          <w:bCs/>
          <w:color w:val="000080"/>
          <w:sz w:val="22"/>
          <w:szCs w:val="22"/>
          <w:shd w:val="clear" w:color="auto" w:fill="FFFFFF"/>
        </w:rPr>
        <w:t>RUN</w:t>
      </w:r>
      <w:r w:rsidRPr="00CD0C2D">
        <w:rPr>
          <w:rFonts w:asciiTheme="minorHAnsi" w:hAnsiTheme="minorHAnsi" w:cstheme="minorHAnsi"/>
          <w:color w:val="000000"/>
          <w:sz w:val="22"/>
          <w:szCs w:val="22"/>
          <w:shd w:val="clear" w:color="auto" w:fill="FFFFFF"/>
        </w:rPr>
        <w:t>;</w:t>
      </w:r>
    </w:p>
    <w:p w14:paraId="34F2EE87"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b/>
          <w:bCs/>
          <w:color w:val="000080"/>
          <w:sz w:val="22"/>
          <w:szCs w:val="22"/>
          <w:shd w:val="clear" w:color="auto" w:fill="FFFFFF"/>
        </w:rPr>
        <w:t>PROC</w:t>
      </w:r>
      <w:r w:rsidRPr="00CD0C2D">
        <w:rPr>
          <w:rFonts w:asciiTheme="minorHAnsi" w:hAnsiTheme="minorHAnsi" w:cstheme="minorHAnsi"/>
          <w:color w:val="000000"/>
          <w:sz w:val="22"/>
          <w:szCs w:val="22"/>
          <w:shd w:val="clear" w:color="auto" w:fill="FFFFFF"/>
        </w:rPr>
        <w:t xml:space="preserve"> </w:t>
      </w:r>
      <w:r w:rsidRPr="00CD0C2D">
        <w:rPr>
          <w:rFonts w:asciiTheme="minorHAnsi" w:hAnsiTheme="minorHAnsi" w:cstheme="minorHAnsi"/>
          <w:b/>
          <w:bCs/>
          <w:color w:val="000080"/>
          <w:sz w:val="22"/>
          <w:szCs w:val="22"/>
          <w:shd w:val="clear" w:color="auto" w:fill="FFFFFF"/>
        </w:rPr>
        <w:t>SQL</w:t>
      </w:r>
      <w:r w:rsidRPr="00CD0C2D">
        <w:rPr>
          <w:rFonts w:asciiTheme="minorHAnsi" w:hAnsiTheme="minorHAnsi" w:cstheme="minorHAnsi"/>
          <w:color w:val="000000"/>
          <w:sz w:val="22"/>
          <w:szCs w:val="22"/>
          <w:shd w:val="clear" w:color="auto" w:fill="FFFFFF"/>
        </w:rPr>
        <w:t xml:space="preserve"> </w:t>
      </w:r>
      <w:r w:rsidRPr="00CD0C2D">
        <w:rPr>
          <w:rFonts w:asciiTheme="minorHAnsi" w:hAnsiTheme="minorHAnsi" w:cstheme="minorHAnsi"/>
          <w:color w:val="0000FF"/>
          <w:sz w:val="22"/>
          <w:szCs w:val="22"/>
          <w:shd w:val="clear" w:color="auto" w:fill="FFFFFF"/>
        </w:rPr>
        <w:t>NOPRINT</w:t>
      </w:r>
      <w:r w:rsidRPr="00CD0C2D">
        <w:rPr>
          <w:rFonts w:asciiTheme="minorHAnsi" w:hAnsiTheme="minorHAnsi" w:cstheme="minorHAnsi"/>
          <w:color w:val="000000"/>
          <w:sz w:val="22"/>
          <w:szCs w:val="22"/>
          <w:shd w:val="clear" w:color="auto" w:fill="FFFFFF"/>
        </w:rPr>
        <w:t xml:space="preserve">; </w:t>
      </w:r>
      <w:r w:rsidRPr="00CD0C2D">
        <w:rPr>
          <w:rFonts w:asciiTheme="minorHAnsi" w:hAnsiTheme="minorHAnsi" w:cstheme="minorHAnsi"/>
          <w:color w:val="0000FF"/>
          <w:sz w:val="22"/>
          <w:szCs w:val="22"/>
          <w:shd w:val="clear" w:color="auto" w:fill="FFFFFF"/>
        </w:rPr>
        <w:t>SELECT</w:t>
      </w:r>
      <w:r w:rsidRPr="00CD0C2D">
        <w:rPr>
          <w:rFonts w:asciiTheme="minorHAnsi" w:hAnsiTheme="minorHAnsi" w:cstheme="minorHAnsi"/>
          <w:color w:val="000000"/>
          <w:sz w:val="22"/>
          <w:szCs w:val="22"/>
          <w:shd w:val="clear" w:color="auto" w:fill="FFFFFF"/>
        </w:rPr>
        <w:t xml:space="preserve"> name </w:t>
      </w:r>
      <w:proofErr w:type="spellStart"/>
      <w:r w:rsidRPr="00CD0C2D">
        <w:rPr>
          <w:rFonts w:asciiTheme="minorHAnsi" w:hAnsiTheme="minorHAnsi" w:cstheme="minorHAnsi"/>
          <w:color w:val="0000FF"/>
          <w:sz w:val="22"/>
          <w:szCs w:val="22"/>
          <w:shd w:val="clear" w:color="auto" w:fill="FFFFFF"/>
        </w:rPr>
        <w:t>INTO</w:t>
      </w:r>
      <w:r w:rsidRPr="00CD0C2D">
        <w:rPr>
          <w:rFonts w:asciiTheme="minorHAnsi" w:hAnsiTheme="minorHAnsi" w:cstheme="minorHAnsi"/>
          <w:color w:val="000000"/>
          <w:sz w:val="22"/>
          <w:szCs w:val="22"/>
          <w:shd w:val="clear" w:color="auto" w:fill="FFFFFF"/>
        </w:rPr>
        <w:t>:predictors</w:t>
      </w:r>
      <w:proofErr w:type="spellEnd"/>
      <w:r w:rsidRPr="00CD0C2D">
        <w:rPr>
          <w:rFonts w:asciiTheme="minorHAnsi" w:hAnsiTheme="minorHAnsi" w:cstheme="minorHAnsi"/>
          <w:color w:val="000000"/>
          <w:sz w:val="22"/>
          <w:szCs w:val="22"/>
          <w:shd w:val="clear" w:color="auto" w:fill="FFFFFF"/>
        </w:rPr>
        <w:t xml:space="preserve"> SEPARATED BY </w:t>
      </w:r>
      <w:r w:rsidRPr="00CD0C2D">
        <w:rPr>
          <w:rFonts w:asciiTheme="minorHAnsi" w:hAnsiTheme="minorHAnsi" w:cstheme="minorHAnsi"/>
          <w:color w:val="800080"/>
          <w:sz w:val="22"/>
          <w:szCs w:val="22"/>
          <w:shd w:val="clear" w:color="auto" w:fill="FFFFFF"/>
        </w:rPr>
        <w:t>" "</w:t>
      </w:r>
      <w:r w:rsidRPr="00CD0C2D">
        <w:rPr>
          <w:rFonts w:asciiTheme="minorHAnsi" w:hAnsiTheme="minorHAnsi" w:cstheme="minorHAnsi"/>
          <w:color w:val="000000"/>
          <w:sz w:val="22"/>
          <w:szCs w:val="22"/>
          <w:shd w:val="clear" w:color="auto" w:fill="FFFFFF"/>
        </w:rPr>
        <w:t xml:space="preserve"> </w:t>
      </w:r>
      <w:r w:rsidRPr="00CD0C2D">
        <w:rPr>
          <w:rFonts w:asciiTheme="minorHAnsi" w:hAnsiTheme="minorHAnsi" w:cstheme="minorHAnsi"/>
          <w:color w:val="0000FF"/>
          <w:sz w:val="22"/>
          <w:szCs w:val="22"/>
          <w:shd w:val="clear" w:color="auto" w:fill="FFFFFF"/>
        </w:rPr>
        <w:t>FROM</w:t>
      </w:r>
      <w:r w:rsidRPr="00CD0C2D">
        <w:rPr>
          <w:rFonts w:asciiTheme="minorHAnsi" w:hAnsiTheme="minorHAnsi" w:cstheme="minorHAnsi"/>
          <w:color w:val="000000"/>
          <w:sz w:val="22"/>
          <w:szCs w:val="22"/>
          <w:shd w:val="clear" w:color="auto" w:fill="FFFFFF"/>
        </w:rPr>
        <w:t xml:space="preserve"> var; </w:t>
      </w:r>
      <w:r w:rsidRPr="00CD0C2D">
        <w:rPr>
          <w:rFonts w:asciiTheme="minorHAnsi" w:hAnsiTheme="minorHAnsi" w:cstheme="minorHAnsi"/>
          <w:b/>
          <w:bCs/>
          <w:color w:val="000080"/>
          <w:sz w:val="22"/>
          <w:szCs w:val="22"/>
          <w:shd w:val="clear" w:color="auto" w:fill="FFFFFF"/>
        </w:rPr>
        <w:t>QUIT</w:t>
      </w:r>
      <w:r w:rsidRPr="00CD0C2D">
        <w:rPr>
          <w:rFonts w:asciiTheme="minorHAnsi" w:hAnsiTheme="minorHAnsi" w:cstheme="minorHAnsi"/>
          <w:color w:val="000000"/>
          <w:sz w:val="22"/>
          <w:szCs w:val="22"/>
          <w:shd w:val="clear" w:color="auto" w:fill="FFFFFF"/>
        </w:rPr>
        <w:t>;</w:t>
      </w:r>
    </w:p>
    <w:p w14:paraId="66B57EBE"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color w:val="0000FF"/>
          <w:sz w:val="22"/>
          <w:szCs w:val="22"/>
          <w:shd w:val="clear" w:color="auto" w:fill="FFFFFF"/>
        </w:rPr>
        <w:t>%PUT</w:t>
      </w:r>
      <w:r w:rsidRPr="00CD0C2D">
        <w:rPr>
          <w:rFonts w:asciiTheme="minorHAnsi" w:hAnsiTheme="minorHAnsi" w:cstheme="minorHAnsi"/>
          <w:color w:val="000000"/>
          <w:sz w:val="22"/>
          <w:szCs w:val="22"/>
          <w:shd w:val="clear" w:color="auto" w:fill="FFFFFF"/>
        </w:rPr>
        <w:t xml:space="preserve"> &amp;predictors; </w:t>
      </w:r>
      <w:r w:rsidRPr="00CD0C2D">
        <w:rPr>
          <w:rFonts w:asciiTheme="minorHAnsi" w:hAnsiTheme="minorHAnsi" w:cstheme="minorHAnsi"/>
          <w:b/>
          <w:bCs/>
          <w:color w:val="000080"/>
          <w:sz w:val="22"/>
          <w:szCs w:val="22"/>
          <w:shd w:val="clear" w:color="auto" w:fill="FFFFFF"/>
        </w:rPr>
        <w:t>RUN</w:t>
      </w:r>
      <w:r w:rsidRPr="00CD0C2D">
        <w:rPr>
          <w:rFonts w:asciiTheme="minorHAnsi" w:hAnsiTheme="minorHAnsi" w:cstheme="minorHAnsi"/>
          <w:color w:val="000000"/>
          <w:sz w:val="22"/>
          <w:szCs w:val="22"/>
          <w:shd w:val="clear" w:color="auto" w:fill="FFFFFF"/>
        </w:rPr>
        <w:t>;</w:t>
      </w:r>
    </w:p>
    <w:p w14:paraId="5BCC26B9"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p>
    <w:p w14:paraId="41F67008"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color w:val="008000"/>
          <w:sz w:val="22"/>
          <w:szCs w:val="22"/>
          <w:shd w:val="clear" w:color="auto" w:fill="FFFFFF"/>
        </w:rPr>
        <w:t xml:space="preserve">/* Variables in </w:t>
      </w:r>
      <w:proofErr w:type="spellStart"/>
      <w:r w:rsidRPr="00CD0C2D">
        <w:rPr>
          <w:rFonts w:asciiTheme="minorHAnsi" w:hAnsiTheme="minorHAnsi" w:cstheme="minorHAnsi"/>
          <w:color w:val="008000"/>
          <w:sz w:val="22"/>
          <w:szCs w:val="22"/>
          <w:shd w:val="clear" w:color="auto" w:fill="FFFFFF"/>
        </w:rPr>
        <w:t>train_encoded</w:t>
      </w:r>
      <w:proofErr w:type="spellEnd"/>
      <w:r w:rsidRPr="00CD0C2D">
        <w:rPr>
          <w:rFonts w:asciiTheme="minorHAnsi" w:hAnsiTheme="minorHAnsi" w:cstheme="minorHAnsi"/>
          <w:color w:val="008000"/>
          <w:sz w:val="22"/>
          <w:szCs w:val="22"/>
          <w:shd w:val="clear" w:color="auto" w:fill="FFFFFF"/>
        </w:rPr>
        <w:t xml:space="preserve"> but not in </w:t>
      </w:r>
      <w:proofErr w:type="spellStart"/>
      <w:r w:rsidRPr="00CD0C2D">
        <w:rPr>
          <w:rFonts w:asciiTheme="minorHAnsi" w:hAnsiTheme="minorHAnsi" w:cstheme="minorHAnsi"/>
          <w:color w:val="008000"/>
          <w:sz w:val="22"/>
          <w:szCs w:val="22"/>
          <w:shd w:val="clear" w:color="auto" w:fill="FFFFFF"/>
        </w:rPr>
        <w:t>oot_encoded</w:t>
      </w:r>
      <w:proofErr w:type="spellEnd"/>
      <w:r w:rsidRPr="00CD0C2D">
        <w:rPr>
          <w:rFonts w:asciiTheme="minorHAnsi" w:hAnsiTheme="minorHAnsi" w:cstheme="minorHAnsi"/>
          <w:color w:val="008000"/>
          <w:sz w:val="22"/>
          <w:szCs w:val="22"/>
          <w:shd w:val="clear" w:color="auto" w:fill="FFFFFF"/>
        </w:rPr>
        <w:t xml:space="preserve"> */</w:t>
      </w:r>
    </w:p>
    <w:p w14:paraId="2634C12B"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b/>
          <w:bCs/>
          <w:color w:val="000080"/>
          <w:sz w:val="22"/>
          <w:szCs w:val="22"/>
          <w:shd w:val="clear" w:color="auto" w:fill="FFFFFF"/>
        </w:rPr>
        <w:t>PROC</w:t>
      </w:r>
      <w:r w:rsidRPr="00CD0C2D">
        <w:rPr>
          <w:rFonts w:asciiTheme="minorHAnsi" w:hAnsiTheme="minorHAnsi" w:cstheme="minorHAnsi"/>
          <w:color w:val="000000"/>
          <w:sz w:val="22"/>
          <w:szCs w:val="22"/>
          <w:shd w:val="clear" w:color="auto" w:fill="FFFFFF"/>
        </w:rPr>
        <w:t xml:space="preserve"> </w:t>
      </w:r>
      <w:r w:rsidRPr="00CD0C2D">
        <w:rPr>
          <w:rFonts w:asciiTheme="minorHAnsi" w:hAnsiTheme="minorHAnsi" w:cstheme="minorHAnsi"/>
          <w:b/>
          <w:bCs/>
          <w:color w:val="000080"/>
          <w:sz w:val="22"/>
          <w:szCs w:val="22"/>
          <w:shd w:val="clear" w:color="auto" w:fill="FFFFFF"/>
        </w:rPr>
        <w:t>SQL</w:t>
      </w:r>
      <w:r w:rsidRPr="00CD0C2D">
        <w:rPr>
          <w:rFonts w:asciiTheme="minorHAnsi" w:hAnsiTheme="minorHAnsi" w:cstheme="minorHAnsi"/>
          <w:color w:val="000000"/>
          <w:sz w:val="22"/>
          <w:szCs w:val="22"/>
          <w:shd w:val="clear" w:color="auto" w:fill="FFFFFF"/>
        </w:rPr>
        <w:t xml:space="preserve"> </w:t>
      </w:r>
      <w:r w:rsidRPr="00CD0C2D">
        <w:rPr>
          <w:rFonts w:asciiTheme="minorHAnsi" w:hAnsiTheme="minorHAnsi" w:cstheme="minorHAnsi"/>
          <w:color w:val="0000FF"/>
          <w:sz w:val="22"/>
          <w:szCs w:val="22"/>
          <w:shd w:val="clear" w:color="auto" w:fill="FFFFFF"/>
        </w:rPr>
        <w:t>NOPRINT</w:t>
      </w:r>
      <w:r w:rsidRPr="00CD0C2D">
        <w:rPr>
          <w:rFonts w:asciiTheme="minorHAnsi" w:hAnsiTheme="minorHAnsi" w:cstheme="minorHAnsi"/>
          <w:color w:val="000000"/>
          <w:sz w:val="22"/>
          <w:szCs w:val="22"/>
          <w:shd w:val="clear" w:color="auto" w:fill="FFFFFF"/>
        </w:rPr>
        <w:t>;</w:t>
      </w:r>
    </w:p>
    <w:p w14:paraId="50E3556D"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color w:val="000000"/>
          <w:sz w:val="22"/>
          <w:szCs w:val="22"/>
          <w:shd w:val="clear" w:color="auto" w:fill="FFFFFF"/>
        </w:rPr>
        <w:t xml:space="preserve">  </w:t>
      </w:r>
      <w:r w:rsidRPr="00CD0C2D">
        <w:rPr>
          <w:rFonts w:asciiTheme="minorHAnsi" w:hAnsiTheme="minorHAnsi" w:cstheme="minorHAnsi"/>
          <w:color w:val="0000FF"/>
          <w:sz w:val="22"/>
          <w:szCs w:val="22"/>
          <w:shd w:val="clear" w:color="auto" w:fill="FFFFFF"/>
        </w:rPr>
        <w:t>CREATE</w:t>
      </w:r>
      <w:r w:rsidRPr="00CD0C2D">
        <w:rPr>
          <w:rFonts w:asciiTheme="minorHAnsi" w:hAnsiTheme="minorHAnsi" w:cstheme="minorHAnsi"/>
          <w:color w:val="000000"/>
          <w:sz w:val="22"/>
          <w:szCs w:val="22"/>
          <w:shd w:val="clear" w:color="auto" w:fill="FFFFFF"/>
        </w:rPr>
        <w:t xml:space="preserve"> </w:t>
      </w:r>
      <w:r w:rsidRPr="00CD0C2D">
        <w:rPr>
          <w:rFonts w:asciiTheme="minorHAnsi" w:hAnsiTheme="minorHAnsi" w:cstheme="minorHAnsi"/>
          <w:color w:val="0000FF"/>
          <w:sz w:val="22"/>
          <w:szCs w:val="22"/>
          <w:shd w:val="clear" w:color="auto" w:fill="FFFFFF"/>
        </w:rPr>
        <w:t>TABLE</w:t>
      </w:r>
      <w:r w:rsidRPr="00CD0C2D">
        <w:rPr>
          <w:rFonts w:asciiTheme="minorHAnsi" w:hAnsiTheme="minorHAnsi" w:cstheme="minorHAnsi"/>
          <w:color w:val="000000"/>
          <w:sz w:val="22"/>
          <w:szCs w:val="22"/>
          <w:shd w:val="clear" w:color="auto" w:fill="FFFFFF"/>
        </w:rPr>
        <w:t xml:space="preserve"> </w:t>
      </w:r>
      <w:proofErr w:type="spellStart"/>
      <w:r w:rsidRPr="00CD0C2D">
        <w:rPr>
          <w:rFonts w:asciiTheme="minorHAnsi" w:hAnsiTheme="minorHAnsi" w:cstheme="minorHAnsi"/>
          <w:color w:val="000000"/>
          <w:sz w:val="22"/>
          <w:szCs w:val="22"/>
          <w:shd w:val="clear" w:color="auto" w:fill="FFFFFF"/>
        </w:rPr>
        <w:t>train_vars</w:t>
      </w:r>
      <w:proofErr w:type="spellEnd"/>
      <w:r w:rsidRPr="00CD0C2D">
        <w:rPr>
          <w:rFonts w:asciiTheme="minorHAnsi" w:hAnsiTheme="minorHAnsi" w:cstheme="minorHAnsi"/>
          <w:color w:val="000000"/>
          <w:sz w:val="22"/>
          <w:szCs w:val="22"/>
          <w:shd w:val="clear" w:color="auto" w:fill="FFFFFF"/>
        </w:rPr>
        <w:t xml:space="preserve"> </w:t>
      </w:r>
      <w:r w:rsidRPr="00CD0C2D">
        <w:rPr>
          <w:rFonts w:asciiTheme="minorHAnsi" w:hAnsiTheme="minorHAnsi" w:cstheme="minorHAnsi"/>
          <w:color w:val="0000FF"/>
          <w:sz w:val="22"/>
          <w:szCs w:val="22"/>
          <w:shd w:val="clear" w:color="auto" w:fill="FFFFFF"/>
        </w:rPr>
        <w:t>AS</w:t>
      </w:r>
      <w:r w:rsidRPr="00CD0C2D">
        <w:rPr>
          <w:rFonts w:asciiTheme="minorHAnsi" w:hAnsiTheme="minorHAnsi" w:cstheme="minorHAnsi"/>
          <w:color w:val="000000"/>
          <w:sz w:val="22"/>
          <w:szCs w:val="22"/>
          <w:shd w:val="clear" w:color="auto" w:fill="FFFFFF"/>
        </w:rPr>
        <w:t xml:space="preserve"> </w:t>
      </w:r>
      <w:r w:rsidRPr="00CD0C2D">
        <w:rPr>
          <w:rFonts w:asciiTheme="minorHAnsi" w:hAnsiTheme="minorHAnsi" w:cstheme="minorHAnsi"/>
          <w:color w:val="0000FF"/>
          <w:sz w:val="22"/>
          <w:szCs w:val="22"/>
          <w:shd w:val="clear" w:color="auto" w:fill="FFFFFF"/>
        </w:rPr>
        <w:t>SELECT</w:t>
      </w:r>
      <w:r w:rsidRPr="00CD0C2D">
        <w:rPr>
          <w:rFonts w:asciiTheme="minorHAnsi" w:hAnsiTheme="minorHAnsi" w:cstheme="minorHAnsi"/>
          <w:color w:val="000000"/>
          <w:sz w:val="22"/>
          <w:szCs w:val="22"/>
          <w:shd w:val="clear" w:color="auto" w:fill="FFFFFF"/>
        </w:rPr>
        <w:t xml:space="preserve"> name </w:t>
      </w:r>
      <w:r w:rsidRPr="00CD0C2D">
        <w:rPr>
          <w:rFonts w:asciiTheme="minorHAnsi" w:hAnsiTheme="minorHAnsi" w:cstheme="minorHAnsi"/>
          <w:color w:val="0000FF"/>
          <w:sz w:val="22"/>
          <w:szCs w:val="22"/>
          <w:shd w:val="clear" w:color="auto" w:fill="FFFFFF"/>
        </w:rPr>
        <w:t>FROM</w:t>
      </w:r>
      <w:r w:rsidRPr="00CD0C2D">
        <w:rPr>
          <w:rFonts w:asciiTheme="minorHAnsi" w:hAnsiTheme="minorHAnsi" w:cstheme="minorHAnsi"/>
          <w:color w:val="000000"/>
          <w:sz w:val="22"/>
          <w:szCs w:val="22"/>
          <w:shd w:val="clear" w:color="auto" w:fill="FFFFFF"/>
        </w:rPr>
        <w:t xml:space="preserve"> </w:t>
      </w:r>
      <w:proofErr w:type="spellStart"/>
      <w:r w:rsidRPr="00CD0C2D">
        <w:rPr>
          <w:rFonts w:asciiTheme="minorHAnsi" w:hAnsiTheme="minorHAnsi" w:cstheme="minorHAnsi"/>
          <w:color w:val="000000"/>
          <w:sz w:val="22"/>
          <w:szCs w:val="22"/>
          <w:shd w:val="clear" w:color="auto" w:fill="FFFFFF"/>
        </w:rPr>
        <w:t>dictionary.columns</w:t>
      </w:r>
      <w:proofErr w:type="spellEnd"/>
      <w:r w:rsidRPr="00CD0C2D">
        <w:rPr>
          <w:rFonts w:asciiTheme="minorHAnsi" w:hAnsiTheme="minorHAnsi" w:cstheme="minorHAnsi"/>
          <w:color w:val="000000"/>
          <w:sz w:val="22"/>
          <w:szCs w:val="22"/>
          <w:shd w:val="clear" w:color="auto" w:fill="FFFFFF"/>
        </w:rPr>
        <w:t xml:space="preserve"> </w:t>
      </w:r>
      <w:r w:rsidRPr="00CD0C2D">
        <w:rPr>
          <w:rFonts w:asciiTheme="minorHAnsi" w:hAnsiTheme="minorHAnsi" w:cstheme="minorHAnsi"/>
          <w:color w:val="0000FF"/>
          <w:sz w:val="22"/>
          <w:szCs w:val="22"/>
          <w:shd w:val="clear" w:color="auto" w:fill="FFFFFF"/>
        </w:rPr>
        <w:t>WHERE</w:t>
      </w:r>
      <w:r w:rsidRPr="00CD0C2D">
        <w:rPr>
          <w:rFonts w:asciiTheme="minorHAnsi" w:hAnsiTheme="minorHAnsi" w:cstheme="minorHAnsi"/>
          <w:color w:val="000000"/>
          <w:sz w:val="22"/>
          <w:szCs w:val="22"/>
          <w:shd w:val="clear" w:color="auto" w:fill="FFFFFF"/>
        </w:rPr>
        <w:t xml:space="preserve"> </w:t>
      </w:r>
      <w:proofErr w:type="spellStart"/>
      <w:r w:rsidRPr="00CD0C2D">
        <w:rPr>
          <w:rFonts w:asciiTheme="minorHAnsi" w:hAnsiTheme="minorHAnsi" w:cstheme="minorHAnsi"/>
          <w:color w:val="000000"/>
          <w:sz w:val="22"/>
          <w:szCs w:val="22"/>
          <w:shd w:val="clear" w:color="auto" w:fill="FFFFFF"/>
        </w:rPr>
        <w:t>libname</w:t>
      </w:r>
      <w:proofErr w:type="spellEnd"/>
      <w:r w:rsidRPr="00CD0C2D">
        <w:rPr>
          <w:rFonts w:asciiTheme="minorHAnsi" w:hAnsiTheme="minorHAnsi" w:cstheme="minorHAnsi"/>
          <w:color w:val="000000"/>
          <w:sz w:val="22"/>
          <w:szCs w:val="22"/>
          <w:shd w:val="clear" w:color="auto" w:fill="FFFFFF"/>
        </w:rPr>
        <w:t>=</w:t>
      </w:r>
      <w:r w:rsidRPr="00CD0C2D">
        <w:rPr>
          <w:rFonts w:asciiTheme="minorHAnsi" w:hAnsiTheme="minorHAnsi" w:cstheme="minorHAnsi"/>
          <w:color w:val="800080"/>
          <w:sz w:val="22"/>
          <w:szCs w:val="22"/>
          <w:shd w:val="clear" w:color="auto" w:fill="FFFFFF"/>
        </w:rPr>
        <w:t>"WORK"</w:t>
      </w:r>
      <w:r w:rsidRPr="00CD0C2D">
        <w:rPr>
          <w:rFonts w:asciiTheme="minorHAnsi" w:hAnsiTheme="minorHAnsi" w:cstheme="minorHAnsi"/>
          <w:color w:val="000000"/>
          <w:sz w:val="22"/>
          <w:szCs w:val="22"/>
          <w:shd w:val="clear" w:color="auto" w:fill="FFFFFF"/>
        </w:rPr>
        <w:t xml:space="preserve"> </w:t>
      </w:r>
      <w:r w:rsidRPr="00CD0C2D">
        <w:rPr>
          <w:rFonts w:asciiTheme="minorHAnsi" w:hAnsiTheme="minorHAnsi" w:cstheme="minorHAnsi"/>
          <w:color w:val="0000FF"/>
          <w:sz w:val="22"/>
          <w:szCs w:val="22"/>
          <w:shd w:val="clear" w:color="auto" w:fill="FFFFFF"/>
        </w:rPr>
        <w:t>AND</w:t>
      </w:r>
      <w:r w:rsidRPr="00CD0C2D">
        <w:rPr>
          <w:rFonts w:asciiTheme="minorHAnsi" w:hAnsiTheme="minorHAnsi" w:cstheme="minorHAnsi"/>
          <w:color w:val="000000"/>
          <w:sz w:val="22"/>
          <w:szCs w:val="22"/>
          <w:shd w:val="clear" w:color="auto" w:fill="FFFFFF"/>
        </w:rPr>
        <w:t xml:space="preserve"> </w:t>
      </w:r>
      <w:proofErr w:type="spellStart"/>
      <w:r w:rsidRPr="00CD0C2D">
        <w:rPr>
          <w:rFonts w:asciiTheme="minorHAnsi" w:hAnsiTheme="minorHAnsi" w:cstheme="minorHAnsi"/>
          <w:color w:val="000000"/>
          <w:sz w:val="22"/>
          <w:szCs w:val="22"/>
          <w:shd w:val="clear" w:color="auto" w:fill="FFFFFF"/>
        </w:rPr>
        <w:t>memname</w:t>
      </w:r>
      <w:proofErr w:type="spellEnd"/>
      <w:r w:rsidRPr="00CD0C2D">
        <w:rPr>
          <w:rFonts w:asciiTheme="minorHAnsi" w:hAnsiTheme="minorHAnsi" w:cstheme="minorHAnsi"/>
          <w:color w:val="000000"/>
          <w:sz w:val="22"/>
          <w:szCs w:val="22"/>
          <w:shd w:val="clear" w:color="auto" w:fill="FFFFFF"/>
        </w:rPr>
        <w:t>=</w:t>
      </w:r>
      <w:r w:rsidRPr="00CD0C2D">
        <w:rPr>
          <w:rFonts w:asciiTheme="minorHAnsi" w:hAnsiTheme="minorHAnsi" w:cstheme="minorHAnsi"/>
          <w:color w:val="800080"/>
          <w:sz w:val="22"/>
          <w:szCs w:val="22"/>
          <w:shd w:val="clear" w:color="auto" w:fill="FFFFFF"/>
        </w:rPr>
        <w:t>"TRAIN_ENCODED"</w:t>
      </w:r>
      <w:r w:rsidRPr="00CD0C2D">
        <w:rPr>
          <w:rFonts w:asciiTheme="minorHAnsi" w:hAnsiTheme="minorHAnsi" w:cstheme="minorHAnsi"/>
          <w:color w:val="000000"/>
          <w:sz w:val="22"/>
          <w:szCs w:val="22"/>
          <w:shd w:val="clear" w:color="auto" w:fill="FFFFFF"/>
        </w:rPr>
        <w:t>;</w:t>
      </w:r>
    </w:p>
    <w:p w14:paraId="3C512963"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color w:val="000000"/>
          <w:sz w:val="22"/>
          <w:szCs w:val="22"/>
          <w:shd w:val="clear" w:color="auto" w:fill="FFFFFF"/>
        </w:rPr>
        <w:t xml:space="preserve">  </w:t>
      </w:r>
      <w:r w:rsidRPr="00CD0C2D">
        <w:rPr>
          <w:rFonts w:asciiTheme="minorHAnsi" w:hAnsiTheme="minorHAnsi" w:cstheme="minorHAnsi"/>
          <w:color w:val="0000FF"/>
          <w:sz w:val="22"/>
          <w:szCs w:val="22"/>
          <w:shd w:val="clear" w:color="auto" w:fill="FFFFFF"/>
        </w:rPr>
        <w:t>CREATE</w:t>
      </w:r>
      <w:r w:rsidRPr="00CD0C2D">
        <w:rPr>
          <w:rFonts w:asciiTheme="minorHAnsi" w:hAnsiTheme="minorHAnsi" w:cstheme="minorHAnsi"/>
          <w:color w:val="000000"/>
          <w:sz w:val="22"/>
          <w:szCs w:val="22"/>
          <w:shd w:val="clear" w:color="auto" w:fill="FFFFFF"/>
        </w:rPr>
        <w:t xml:space="preserve"> </w:t>
      </w:r>
      <w:r w:rsidRPr="00CD0C2D">
        <w:rPr>
          <w:rFonts w:asciiTheme="minorHAnsi" w:hAnsiTheme="minorHAnsi" w:cstheme="minorHAnsi"/>
          <w:color w:val="0000FF"/>
          <w:sz w:val="22"/>
          <w:szCs w:val="22"/>
          <w:shd w:val="clear" w:color="auto" w:fill="FFFFFF"/>
        </w:rPr>
        <w:t>TABLE</w:t>
      </w:r>
      <w:r w:rsidRPr="00CD0C2D">
        <w:rPr>
          <w:rFonts w:asciiTheme="minorHAnsi" w:hAnsiTheme="minorHAnsi" w:cstheme="minorHAnsi"/>
          <w:color w:val="000000"/>
          <w:sz w:val="22"/>
          <w:szCs w:val="22"/>
          <w:shd w:val="clear" w:color="auto" w:fill="FFFFFF"/>
        </w:rPr>
        <w:t xml:space="preserve"> </w:t>
      </w:r>
      <w:proofErr w:type="spellStart"/>
      <w:r w:rsidRPr="00CD0C2D">
        <w:rPr>
          <w:rFonts w:asciiTheme="minorHAnsi" w:hAnsiTheme="minorHAnsi" w:cstheme="minorHAnsi"/>
          <w:color w:val="000000"/>
          <w:sz w:val="22"/>
          <w:szCs w:val="22"/>
          <w:shd w:val="clear" w:color="auto" w:fill="FFFFFF"/>
        </w:rPr>
        <w:t>oot_vars</w:t>
      </w:r>
      <w:proofErr w:type="spellEnd"/>
      <w:r w:rsidRPr="00CD0C2D">
        <w:rPr>
          <w:rFonts w:asciiTheme="minorHAnsi" w:hAnsiTheme="minorHAnsi" w:cstheme="minorHAnsi"/>
          <w:color w:val="000000"/>
          <w:sz w:val="22"/>
          <w:szCs w:val="22"/>
          <w:shd w:val="clear" w:color="auto" w:fill="FFFFFF"/>
        </w:rPr>
        <w:t xml:space="preserve"> </w:t>
      </w:r>
      <w:r w:rsidRPr="00CD0C2D">
        <w:rPr>
          <w:rFonts w:asciiTheme="minorHAnsi" w:hAnsiTheme="minorHAnsi" w:cstheme="minorHAnsi"/>
          <w:color w:val="0000FF"/>
          <w:sz w:val="22"/>
          <w:szCs w:val="22"/>
          <w:shd w:val="clear" w:color="auto" w:fill="FFFFFF"/>
        </w:rPr>
        <w:t>AS</w:t>
      </w:r>
      <w:r w:rsidRPr="00CD0C2D">
        <w:rPr>
          <w:rFonts w:asciiTheme="minorHAnsi" w:hAnsiTheme="minorHAnsi" w:cstheme="minorHAnsi"/>
          <w:color w:val="000000"/>
          <w:sz w:val="22"/>
          <w:szCs w:val="22"/>
          <w:shd w:val="clear" w:color="auto" w:fill="FFFFFF"/>
        </w:rPr>
        <w:t xml:space="preserve"> </w:t>
      </w:r>
      <w:r w:rsidRPr="00CD0C2D">
        <w:rPr>
          <w:rFonts w:asciiTheme="minorHAnsi" w:hAnsiTheme="minorHAnsi" w:cstheme="minorHAnsi"/>
          <w:color w:val="0000FF"/>
          <w:sz w:val="22"/>
          <w:szCs w:val="22"/>
          <w:shd w:val="clear" w:color="auto" w:fill="FFFFFF"/>
        </w:rPr>
        <w:t>SELECT</w:t>
      </w:r>
      <w:r w:rsidRPr="00CD0C2D">
        <w:rPr>
          <w:rFonts w:asciiTheme="minorHAnsi" w:hAnsiTheme="minorHAnsi" w:cstheme="minorHAnsi"/>
          <w:color w:val="000000"/>
          <w:sz w:val="22"/>
          <w:szCs w:val="22"/>
          <w:shd w:val="clear" w:color="auto" w:fill="FFFFFF"/>
        </w:rPr>
        <w:t xml:space="preserve"> name </w:t>
      </w:r>
      <w:r w:rsidRPr="00CD0C2D">
        <w:rPr>
          <w:rFonts w:asciiTheme="minorHAnsi" w:hAnsiTheme="minorHAnsi" w:cstheme="minorHAnsi"/>
          <w:color w:val="0000FF"/>
          <w:sz w:val="22"/>
          <w:szCs w:val="22"/>
          <w:shd w:val="clear" w:color="auto" w:fill="FFFFFF"/>
        </w:rPr>
        <w:t>FROM</w:t>
      </w:r>
      <w:r w:rsidRPr="00CD0C2D">
        <w:rPr>
          <w:rFonts w:asciiTheme="minorHAnsi" w:hAnsiTheme="minorHAnsi" w:cstheme="minorHAnsi"/>
          <w:color w:val="000000"/>
          <w:sz w:val="22"/>
          <w:szCs w:val="22"/>
          <w:shd w:val="clear" w:color="auto" w:fill="FFFFFF"/>
        </w:rPr>
        <w:t xml:space="preserve"> </w:t>
      </w:r>
      <w:proofErr w:type="spellStart"/>
      <w:r w:rsidRPr="00CD0C2D">
        <w:rPr>
          <w:rFonts w:asciiTheme="minorHAnsi" w:hAnsiTheme="minorHAnsi" w:cstheme="minorHAnsi"/>
          <w:color w:val="000000"/>
          <w:sz w:val="22"/>
          <w:szCs w:val="22"/>
          <w:shd w:val="clear" w:color="auto" w:fill="FFFFFF"/>
        </w:rPr>
        <w:t>dictionary.columns</w:t>
      </w:r>
      <w:proofErr w:type="spellEnd"/>
      <w:r w:rsidRPr="00CD0C2D">
        <w:rPr>
          <w:rFonts w:asciiTheme="minorHAnsi" w:hAnsiTheme="minorHAnsi" w:cstheme="minorHAnsi"/>
          <w:color w:val="000000"/>
          <w:sz w:val="22"/>
          <w:szCs w:val="22"/>
          <w:shd w:val="clear" w:color="auto" w:fill="FFFFFF"/>
        </w:rPr>
        <w:t xml:space="preserve"> </w:t>
      </w:r>
      <w:r w:rsidRPr="00CD0C2D">
        <w:rPr>
          <w:rFonts w:asciiTheme="minorHAnsi" w:hAnsiTheme="minorHAnsi" w:cstheme="minorHAnsi"/>
          <w:color w:val="0000FF"/>
          <w:sz w:val="22"/>
          <w:szCs w:val="22"/>
          <w:shd w:val="clear" w:color="auto" w:fill="FFFFFF"/>
        </w:rPr>
        <w:t>WHERE</w:t>
      </w:r>
      <w:r w:rsidRPr="00CD0C2D">
        <w:rPr>
          <w:rFonts w:asciiTheme="minorHAnsi" w:hAnsiTheme="minorHAnsi" w:cstheme="minorHAnsi"/>
          <w:color w:val="000000"/>
          <w:sz w:val="22"/>
          <w:szCs w:val="22"/>
          <w:shd w:val="clear" w:color="auto" w:fill="FFFFFF"/>
        </w:rPr>
        <w:t xml:space="preserve"> </w:t>
      </w:r>
      <w:proofErr w:type="spellStart"/>
      <w:r w:rsidRPr="00CD0C2D">
        <w:rPr>
          <w:rFonts w:asciiTheme="minorHAnsi" w:hAnsiTheme="minorHAnsi" w:cstheme="minorHAnsi"/>
          <w:color w:val="000000"/>
          <w:sz w:val="22"/>
          <w:szCs w:val="22"/>
          <w:shd w:val="clear" w:color="auto" w:fill="FFFFFF"/>
        </w:rPr>
        <w:t>libname</w:t>
      </w:r>
      <w:proofErr w:type="spellEnd"/>
      <w:r w:rsidRPr="00CD0C2D">
        <w:rPr>
          <w:rFonts w:asciiTheme="minorHAnsi" w:hAnsiTheme="minorHAnsi" w:cstheme="minorHAnsi"/>
          <w:color w:val="000000"/>
          <w:sz w:val="22"/>
          <w:szCs w:val="22"/>
          <w:shd w:val="clear" w:color="auto" w:fill="FFFFFF"/>
        </w:rPr>
        <w:t>=</w:t>
      </w:r>
      <w:r w:rsidRPr="00CD0C2D">
        <w:rPr>
          <w:rFonts w:asciiTheme="minorHAnsi" w:hAnsiTheme="minorHAnsi" w:cstheme="minorHAnsi"/>
          <w:color w:val="800080"/>
          <w:sz w:val="22"/>
          <w:szCs w:val="22"/>
          <w:shd w:val="clear" w:color="auto" w:fill="FFFFFF"/>
        </w:rPr>
        <w:t>"WORK"</w:t>
      </w:r>
      <w:r w:rsidRPr="00CD0C2D">
        <w:rPr>
          <w:rFonts w:asciiTheme="minorHAnsi" w:hAnsiTheme="minorHAnsi" w:cstheme="minorHAnsi"/>
          <w:color w:val="000000"/>
          <w:sz w:val="22"/>
          <w:szCs w:val="22"/>
          <w:shd w:val="clear" w:color="auto" w:fill="FFFFFF"/>
        </w:rPr>
        <w:t xml:space="preserve"> </w:t>
      </w:r>
      <w:r w:rsidRPr="00CD0C2D">
        <w:rPr>
          <w:rFonts w:asciiTheme="minorHAnsi" w:hAnsiTheme="minorHAnsi" w:cstheme="minorHAnsi"/>
          <w:color w:val="0000FF"/>
          <w:sz w:val="22"/>
          <w:szCs w:val="22"/>
          <w:shd w:val="clear" w:color="auto" w:fill="FFFFFF"/>
        </w:rPr>
        <w:t>AND</w:t>
      </w:r>
      <w:r w:rsidRPr="00CD0C2D">
        <w:rPr>
          <w:rFonts w:asciiTheme="minorHAnsi" w:hAnsiTheme="minorHAnsi" w:cstheme="minorHAnsi"/>
          <w:color w:val="000000"/>
          <w:sz w:val="22"/>
          <w:szCs w:val="22"/>
          <w:shd w:val="clear" w:color="auto" w:fill="FFFFFF"/>
        </w:rPr>
        <w:t xml:space="preserve"> </w:t>
      </w:r>
      <w:proofErr w:type="spellStart"/>
      <w:r w:rsidRPr="00CD0C2D">
        <w:rPr>
          <w:rFonts w:asciiTheme="minorHAnsi" w:hAnsiTheme="minorHAnsi" w:cstheme="minorHAnsi"/>
          <w:color w:val="000000"/>
          <w:sz w:val="22"/>
          <w:szCs w:val="22"/>
          <w:shd w:val="clear" w:color="auto" w:fill="FFFFFF"/>
        </w:rPr>
        <w:t>memname</w:t>
      </w:r>
      <w:proofErr w:type="spellEnd"/>
      <w:r w:rsidRPr="00CD0C2D">
        <w:rPr>
          <w:rFonts w:asciiTheme="minorHAnsi" w:hAnsiTheme="minorHAnsi" w:cstheme="minorHAnsi"/>
          <w:color w:val="000000"/>
          <w:sz w:val="22"/>
          <w:szCs w:val="22"/>
          <w:shd w:val="clear" w:color="auto" w:fill="FFFFFF"/>
        </w:rPr>
        <w:t>=</w:t>
      </w:r>
      <w:r w:rsidRPr="00CD0C2D">
        <w:rPr>
          <w:rFonts w:asciiTheme="minorHAnsi" w:hAnsiTheme="minorHAnsi" w:cstheme="minorHAnsi"/>
          <w:color w:val="800080"/>
          <w:sz w:val="22"/>
          <w:szCs w:val="22"/>
          <w:shd w:val="clear" w:color="auto" w:fill="FFFFFF"/>
        </w:rPr>
        <w:t>"OOT_ENCODED"</w:t>
      </w:r>
      <w:r w:rsidRPr="00CD0C2D">
        <w:rPr>
          <w:rFonts w:asciiTheme="minorHAnsi" w:hAnsiTheme="minorHAnsi" w:cstheme="minorHAnsi"/>
          <w:color w:val="000000"/>
          <w:sz w:val="22"/>
          <w:szCs w:val="22"/>
          <w:shd w:val="clear" w:color="auto" w:fill="FFFFFF"/>
        </w:rPr>
        <w:t>;</w:t>
      </w:r>
    </w:p>
    <w:p w14:paraId="10AD9F4C"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color w:val="000000"/>
          <w:sz w:val="22"/>
          <w:szCs w:val="22"/>
          <w:shd w:val="clear" w:color="auto" w:fill="FFFFFF"/>
        </w:rPr>
        <w:t xml:space="preserve">  </w:t>
      </w:r>
      <w:r w:rsidRPr="00CD0C2D">
        <w:rPr>
          <w:rFonts w:asciiTheme="minorHAnsi" w:hAnsiTheme="minorHAnsi" w:cstheme="minorHAnsi"/>
          <w:color w:val="0000FF"/>
          <w:sz w:val="22"/>
          <w:szCs w:val="22"/>
          <w:shd w:val="clear" w:color="auto" w:fill="FFFFFF"/>
        </w:rPr>
        <w:t>CREATE</w:t>
      </w:r>
      <w:r w:rsidRPr="00CD0C2D">
        <w:rPr>
          <w:rFonts w:asciiTheme="minorHAnsi" w:hAnsiTheme="minorHAnsi" w:cstheme="minorHAnsi"/>
          <w:color w:val="000000"/>
          <w:sz w:val="22"/>
          <w:szCs w:val="22"/>
          <w:shd w:val="clear" w:color="auto" w:fill="FFFFFF"/>
        </w:rPr>
        <w:t xml:space="preserve"> </w:t>
      </w:r>
      <w:r w:rsidRPr="00CD0C2D">
        <w:rPr>
          <w:rFonts w:asciiTheme="minorHAnsi" w:hAnsiTheme="minorHAnsi" w:cstheme="minorHAnsi"/>
          <w:color w:val="0000FF"/>
          <w:sz w:val="22"/>
          <w:szCs w:val="22"/>
          <w:shd w:val="clear" w:color="auto" w:fill="FFFFFF"/>
        </w:rPr>
        <w:t>TABLE</w:t>
      </w:r>
      <w:r w:rsidRPr="00CD0C2D">
        <w:rPr>
          <w:rFonts w:asciiTheme="minorHAnsi" w:hAnsiTheme="minorHAnsi" w:cstheme="minorHAnsi"/>
          <w:color w:val="000000"/>
          <w:sz w:val="22"/>
          <w:szCs w:val="22"/>
          <w:shd w:val="clear" w:color="auto" w:fill="FFFFFF"/>
        </w:rPr>
        <w:t xml:space="preserve"> </w:t>
      </w:r>
      <w:proofErr w:type="spellStart"/>
      <w:r w:rsidRPr="00CD0C2D">
        <w:rPr>
          <w:rFonts w:asciiTheme="minorHAnsi" w:hAnsiTheme="minorHAnsi" w:cstheme="minorHAnsi"/>
          <w:color w:val="000000"/>
          <w:sz w:val="22"/>
          <w:szCs w:val="22"/>
          <w:shd w:val="clear" w:color="auto" w:fill="FFFFFF"/>
        </w:rPr>
        <w:t>in_train_not_oot</w:t>
      </w:r>
      <w:proofErr w:type="spellEnd"/>
      <w:r w:rsidRPr="00CD0C2D">
        <w:rPr>
          <w:rFonts w:asciiTheme="minorHAnsi" w:hAnsiTheme="minorHAnsi" w:cstheme="minorHAnsi"/>
          <w:color w:val="000000"/>
          <w:sz w:val="22"/>
          <w:szCs w:val="22"/>
          <w:shd w:val="clear" w:color="auto" w:fill="FFFFFF"/>
        </w:rPr>
        <w:t xml:space="preserve"> </w:t>
      </w:r>
      <w:r w:rsidRPr="00CD0C2D">
        <w:rPr>
          <w:rFonts w:asciiTheme="minorHAnsi" w:hAnsiTheme="minorHAnsi" w:cstheme="minorHAnsi"/>
          <w:color w:val="0000FF"/>
          <w:sz w:val="22"/>
          <w:szCs w:val="22"/>
          <w:shd w:val="clear" w:color="auto" w:fill="FFFFFF"/>
        </w:rPr>
        <w:t>AS</w:t>
      </w:r>
    </w:p>
    <w:p w14:paraId="6FC4E266"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color w:val="000000"/>
          <w:sz w:val="22"/>
          <w:szCs w:val="22"/>
          <w:shd w:val="clear" w:color="auto" w:fill="FFFFFF"/>
        </w:rPr>
        <w:t xml:space="preserve">  </w:t>
      </w:r>
      <w:r w:rsidRPr="00CD0C2D">
        <w:rPr>
          <w:rFonts w:asciiTheme="minorHAnsi" w:hAnsiTheme="minorHAnsi" w:cstheme="minorHAnsi"/>
          <w:color w:val="0000FF"/>
          <w:sz w:val="22"/>
          <w:szCs w:val="22"/>
          <w:shd w:val="clear" w:color="auto" w:fill="FFFFFF"/>
        </w:rPr>
        <w:t>SELECT</w:t>
      </w:r>
      <w:r w:rsidRPr="00CD0C2D">
        <w:rPr>
          <w:rFonts w:asciiTheme="minorHAnsi" w:hAnsiTheme="minorHAnsi" w:cstheme="minorHAnsi"/>
          <w:color w:val="000000"/>
          <w:sz w:val="22"/>
          <w:szCs w:val="22"/>
          <w:shd w:val="clear" w:color="auto" w:fill="FFFFFF"/>
        </w:rPr>
        <w:t xml:space="preserve"> * </w:t>
      </w:r>
      <w:r w:rsidRPr="00CD0C2D">
        <w:rPr>
          <w:rFonts w:asciiTheme="minorHAnsi" w:hAnsiTheme="minorHAnsi" w:cstheme="minorHAnsi"/>
          <w:color w:val="0000FF"/>
          <w:sz w:val="22"/>
          <w:szCs w:val="22"/>
          <w:shd w:val="clear" w:color="auto" w:fill="FFFFFF"/>
        </w:rPr>
        <w:t>FROM</w:t>
      </w:r>
      <w:r w:rsidRPr="00CD0C2D">
        <w:rPr>
          <w:rFonts w:asciiTheme="minorHAnsi" w:hAnsiTheme="minorHAnsi" w:cstheme="minorHAnsi"/>
          <w:color w:val="000000"/>
          <w:sz w:val="22"/>
          <w:szCs w:val="22"/>
          <w:shd w:val="clear" w:color="auto" w:fill="FFFFFF"/>
        </w:rPr>
        <w:t xml:space="preserve"> </w:t>
      </w:r>
      <w:proofErr w:type="spellStart"/>
      <w:r w:rsidRPr="00CD0C2D">
        <w:rPr>
          <w:rFonts w:asciiTheme="minorHAnsi" w:hAnsiTheme="minorHAnsi" w:cstheme="minorHAnsi"/>
          <w:color w:val="000000"/>
          <w:sz w:val="22"/>
          <w:szCs w:val="22"/>
          <w:shd w:val="clear" w:color="auto" w:fill="FFFFFF"/>
        </w:rPr>
        <w:t>train_vars</w:t>
      </w:r>
      <w:proofErr w:type="spellEnd"/>
    </w:p>
    <w:p w14:paraId="6F2E614E"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color w:val="000000"/>
          <w:sz w:val="22"/>
          <w:szCs w:val="22"/>
          <w:shd w:val="clear" w:color="auto" w:fill="FFFFFF"/>
        </w:rPr>
        <w:t xml:space="preserve">  </w:t>
      </w:r>
      <w:r w:rsidRPr="00CD0C2D">
        <w:rPr>
          <w:rFonts w:asciiTheme="minorHAnsi" w:hAnsiTheme="minorHAnsi" w:cstheme="minorHAnsi"/>
          <w:color w:val="0000FF"/>
          <w:sz w:val="22"/>
          <w:szCs w:val="22"/>
          <w:shd w:val="clear" w:color="auto" w:fill="FFFFFF"/>
        </w:rPr>
        <w:t>EXCEPT</w:t>
      </w:r>
    </w:p>
    <w:p w14:paraId="6157F016"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color w:val="000000"/>
          <w:sz w:val="22"/>
          <w:szCs w:val="22"/>
          <w:shd w:val="clear" w:color="auto" w:fill="FFFFFF"/>
        </w:rPr>
        <w:t xml:space="preserve">  </w:t>
      </w:r>
      <w:r w:rsidRPr="00CD0C2D">
        <w:rPr>
          <w:rFonts w:asciiTheme="minorHAnsi" w:hAnsiTheme="minorHAnsi" w:cstheme="minorHAnsi"/>
          <w:color w:val="0000FF"/>
          <w:sz w:val="22"/>
          <w:szCs w:val="22"/>
          <w:shd w:val="clear" w:color="auto" w:fill="FFFFFF"/>
        </w:rPr>
        <w:t>SELECT</w:t>
      </w:r>
      <w:r w:rsidRPr="00CD0C2D">
        <w:rPr>
          <w:rFonts w:asciiTheme="minorHAnsi" w:hAnsiTheme="minorHAnsi" w:cstheme="minorHAnsi"/>
          <w:color w:val="000000"/>
          <w:sz w:val="22"/>
          <w:szCs w:val="22"/>
          <w:shd w:val="clear" w:color="auto" w:fill="FFFFFF"/>
        </w:rPr>
        <w:t xml:space="preserve"> * </w:t>
      </w:r>
      <w:r w:rsidRPr="00CD0C2D">
        <w:rPr>
          <w:rFonts w:asciiTheme="minorHAnsi" w:hAnsiTheme="minorHAnsi" w:cstheme="minorHAnsi"/>
          <w:color w:val="0000FF"/>
          <w:sz w:val="22"/>
          <w:szCs w:val="22"/>
          <w:shd w:val="clear" w:color="auto" w:fill="FFFFFF"/>
        </w:rPr>
        <w:t>FROM</w:t>
      </w:r>
      <w:r w:rsidRPr="00CD0C2D">
        <w:rPr>
          <w:rFonts w:asciiTheme="minorHAnsi" w:hAnsiTheme="minorHAnsi" w:cstheme="minorHAnsi"/>
          <w:color w:val="000000"/>
          <w:sz w:val="22"/>
          <w:szCs w:val="22"/>
          <w:shd w:val="clear" w:color="auto" w:fill="FFFFFF"/>
        </w:rPr>
        <w:t xml:space="preserve"> </w:t>
      </w:r>
      <w:proofErr w:type="spellStart"/>
      <w:r w:rsidRPr="00CD0C2D">
        <w:rPr>
          <w:rFonts w:asciiTheme="minorHAnsi" w:hAnsiTheme="minorHAnsi" w:cstheme="minorHAnsi"/>
          <w:color w:val="000000"/>
          <w:sz w:val="22"/>
          <w:szCs w:val="22"/>
          <w:shd w:val="clear" w:color="auto" w:fill="FFFFFF"/>
        </w:rPr>
        <w:t>oot_vars</w:t>
      </w:r>
      <w:proofErr w:type="spellEnd"/>
      <w:r w:rsidRPr="00CD0C2D">
        <w:rPr>
          <w:rFonts w:asciiTheme="minorHAnsi" w:hAnsiTheme="minorHAnsi" w:cstheme="minorHAnsi"/>
          <w:color w:val="000000"/>
          <w:sz w:val="22"/>
          <w:szCs w:val="22"/>
          <w:shd w:val="clear" w:color="auto" w:fill="FFFFFF"/>
        </w:rPr>
        <w:t>;</w:t>
      </w:r>
    </w:p>
    <w:p w14:paraId="05A2547D"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b/>
          <w:bCs/>
          <w:color w:val="000080"/>
          <w:sz w:val="22"/>
          <w:szCs w:val="22"/>
          <w:shd w:val="clear" w:color="auto" w:fill="FFFFFF"/>
        </w:rPr>
        <w:t>QUIT</w:t>
      </w:r>
      <w:r w:rsidRPr="00CD0C2D">
        <w:rPr>
          <w:rFonts w:asciiTheme="minorHAnsi" w:hAnsiTheme="minorHAnsi" w:cstheme="minorHAnsi"/>
          <w:color w:val="000000"/>
          <w:sz w:val="22"/>
          <w:szCs w:val="22"/>
          <w:shd w:val="clear" w:color="auto" w:fill="FFFFFF"/>
        </w:rPr>
        <w:t>;</w:t>
      </w:r>
    </w:p>
    <w:p w14:paraId="3F8FE061"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p>
    <w:p w14:paraId="0D9FC015"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color w:val="008000"/>
          <w:sz w:val="22"/>
          <w:szCs w:val="22"/>
          <w:shd w:val="clear" w:color="auto" w:fill="FFFFFF"/>
        </w:rPr>
        <w:t>/* Print the differences */</w:t>
      </w:r>
    </w:p>
    <w:p w14:paraId="4498AD1C"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b/>
          <w:bCs/>
          <w:color w:val="000080"/>
          <w:sz w:val="22"/>
          <w:szCs w:val="22"/>
          <w:shd w:val="clear" w:color="auto" w:fill="FFFFFF"/>
        </w:rPr>
        <w:t>PROC</w:t>
      </w:r>
      <w:r w:rsidRPr="00CD0C2D">
        <w:rPr>
          <w:rFonts w:asciiTheme="minorHAnsi" w:hAnsiTheme="minorHAnsi" w:cstheme="minorHAnsi"/>
          <w:color w:val="000000"/>
          <w:sz w:val="22"/>
          <w:szCs w:val="22"/>
          <w:shd w:val="clear" w:color="auto" w:fill="FFFFFF"/>
        </w:rPr>
        <w:t xml:space="preserve"> </w:t>
      </w:r>
      <w:r w:rsidRPr="00CD0C2D">
        <w:rPr>
          <w:rFonts w:asciiTheme="minorHAnsi" w:hAnsiTheme="minorHAnsi" w:cstheme="minorHAnsi"/>
          <w:b/>
          <w:bCs/>
          <w:color w:val="000080"/>
          <w:sz w:val="22"/>
          <w:szCs w:val="22"/>
          <w:shd w:val="clear" w:color="auto" w:fill="FFFFFF"/>
        </w:rPr>
        <w:t>PRINT</w:t>
      </w:r>
      <w:r w:rsidRPr="00CD0C2D">
        <w:rPr>
          <w:rFonts w:asciiTheme="minorHAnsi" w:hAnsiTheme="minorHAnsi" w:cstheme="minorHAnsi"/>
          <w:color w:val="000000"/>
          <w:sz w:val="22"/>
          <w:szCs w:val="22"/>
          <w:shd w:val="clear" w:color="auto" w:fill="FFFFFF"/>
        </w:rPr>
        <w:t xml:space="preserve"> </w:t>
      </w:r>
      <w:r w:rsidRPr="00CD0C2D">
        <w:rPr>
          <w:rFonts w:asciiTheme="minorHAnsi" w:hAnsiTheme="minorHAnsi" w:cstheme="minorHAnsi"/>
          <w:color w:val="0000FF"/>
          <w:sz w:val="22"/>
          <w:szCs w:val="22"/>
          <w:shd w:val="clear" w:color="auto" w:fill="FFFFFF"/>
        </w:rPr>
        <w:t>DATA</w:t>
      </w:r>
      <w:r w:rsidRPr="00CD0C2D">
        <w:rPr>
          <w:rFonts w:asciiTheme="minorHAnsi" w:hAnsiTheme="minorHAnsi" w:cstheme="minorHAnsi"/>
          <w:color w:val="000000"/>
          <w:sz w:val="22"/>
          <w:szCs w:val="22"/>
          <w:shd w:val="clear" w:color="auto" w:fill="FFFFFF"/>
        </w:rPr>
        <w:t>=</w:t>
      </w:r>
      <w:proofErr w:type="spellStart"/>
      <w:r w:rsidRPr="00CD0C2D">
        <w:rPr>
          <w:rFonts w:asciiTheme="minorHAnsi" w:hAnsiTheme="minorHAnsi" w:cstheme="minorHAnsi"/>
          <w:color w:val="000000"/>
          <w:sz w:val="22"/>
          <w:szCs w:val="22"/>
          <w:shd w:val="clear" w:color="auto" w:fill="FFFFFF"/>
        </w:rPr>
        <w:t>in_train_not_oot</w:t>
      </w:r>
      <w:proofErr w:type="spellEnd"/>
      <w:r w:rsidRPr="00CD0C2D">
        <w:rPr>
          <w:rFonts w:asciiTheme="minorHAnsi" w:hAnsiTheme="minorHAnsi" w:cstheme="minorHAnsi"/>
          <w:color w:val="000000"/>
          <w:sz w:val="22"/>
          <w:szCs w:val="22"/>
          <w:shd w:val="clear" w:color="auto" w:fill="FFFFFF"/>
        </w:rPr>
        <w:t xml:space="preserve">; </w:t>
      </w:r>
      <w:r w:rsidRPr="00CD0C2D">
        <w:rPr>
          <w:rFonts w:asciiTheme="minorHAnsi" w:hAnsiTheme="minorHAnsi" w:cstheme="minorHAnsi"/>
          <w:b/>
          <w:bCs/>
          <w:color w:val="000080"/>
          <w:sz w:val="22"/>
          <w:szCs w:val="22"/>
          <w:shd w:val="clear" w:color="auto" w:fill="FFFFFF"/>
        </w:rPr>
        <w:t>RUN</w:t>
      </w:r>
      <w:r w:rsidRPr="00CD0C2D">
        <w:rPr>
          <w:rFonts w:asciiTheme="minorHAnsi" w:hAnsiTheme="minorHAnsi" w:cstheme="minorHAnsi"/>
          <w:color w:val="000000"/>
          <w:sz w:val="22"/>
          <w:szCs w:val="22"/>
          <w:shd w:val="clear" w:color="auto" w:fill="FFFFFF"/>
        </w:rPr>
        <w:t>;</w:t>
      </w:r>
    </w:p>
    <w:p w14:paraId="3035EFF4"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p>
    <w:p w14:paraId="204322E2"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color w:val="008000"/>
          <w:sz w:val="22"/>
          <w:szCs w:val="22"/>
          <w:shd w:val="clear" w:color="auto" w:fill="FFFFFF"/>
        </w:rPr>
        <w:t>/* Create final train and OOT datasets */</w:t>
      </w:r>
    </w:p>
    <w:p w14:paraId="4A9DF744"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b/>
          <w:bCs/>
          <w:color w:val="000080"/>
          <w:sz w:val="22"/>
          <w:szCs w:val="22"/>
          <w:shd w:val="clear" w:color="auto" w:fill="FFFFFF"/>
        </w:rPr>
        <w:t>DATA</w:t>
      </w:r>
      <w:r w:rsidRPr="00CD0C2D">
        <w:rPr>
          <w:rFonts w:asciiTheme="minorHAnsi" w:hAnsiTheme="minorHAnsi" w:cstheme="minorHAnsi"/>
          <w:color w:val="000000"/>
          <w:sz w:val="22"/>
          <w:szCs w:val="22"/>
          <w:shd w:val="clear" w:color="auto" w:fill="FFFFFF"/>
        </w:rPr>
        <w:t xml:space="preserve"> </w:t>
      </w:r>
      <w:proofErr w:type="spellStart"/>
      <w:r w:rsidRPr="00CD0C2D">
        <w:rPr>
          <w:rFonts w:asciiTheme="minorHAnsi" w:hAnsiTheme="minorHAnsi" w:cstheme="minorHAnsi"/>
          <w:color w:val="000000"/>
          <w:sz w:val="22"/>
          <w:szCs w:val="22"/>
          <w:shd w:val="clear" w:color="auto" w:fill="FFFFFF"/>
        </w:rPr>
        <w:t>train_encoded_final</w:t>
      </w:r>
      <w:proofErr w:type="spellEnd"/>
      <w:r w:rsidRPr="00CD0C2D">
        <w:rPr>
          <w:rFonts w:asciiTheme="minorHAnsi" w:hAnsiTheme="minorHAnsi" w:cstheme="minorHAnsi"/>
          <w:color w:val="000000"/>
          <w:sz w:val="22"/>
          <w:szCs w:val="22"/>
          <w:shd w:val="clear" w:color="auto" w:fill="FFFFFF"/>
        </w:rPr>
        <w:t>;</w:t>
      </w:r>
    </w:p>
    <w:p w14:paraId="2923CA44"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color w:val="000000"/>
          <w:sz w:val="22"/>
          <w:szCs w:val="22"/>
          <w:shd w:val="clear" w:color="auto" w:fill="FFFFFF"/>
        </w:rPr>
        <w:t xml:space="preserve">  </w:t>
      </w:r>
      <w:r w:rsidRPr="00CD0C2D">
        <w:rPr>
          <w:rFonts w:asciiTheme="minorHAnsi" w:hAnsiTheme="minorHAnsi" w:cstheme="minorHAnsi"/>
          <w:color w:val="0000FF"/>
          <w:sz w:val="22"/>
          <w:szCs w:val="22"/>
          <w:shd w:val="clear" w:color="auto" w:fill="FFFFFF"/>
        </w:rPr>
        <w:t>SET</w:t>
      </w:r>
      <w:r w:rsidRPr="00CD0C2D">
        <w:rPr>
          <w:rFonts w:asciiTheme="minorHAnsi" w:hAnsiTheme="minorHAnsi" w:cstheme="minorHAnsi"/>
          <w:color w:val="000000"/>
          <w:sz w:val="22"/>
          <w:szCs w:val="22"/>
          <w:shd w:val="clear" w:color="auto" w:fill="FFFFFF"/>
        </w:rPr>
        <w:t xml:space="preserve"> </w:t>
      </w:r>
      <w:proofErr w:type="spellStart"/>
      <w:r w:rsidRPr="00CD0C2D">
        <w:rPr>
          <w:rFonts w:asciiTheme="minorHAnsi" w:hAnsiTheme="minorHAnsi" w:cstheme="minorHAnsi"/>
          <w:color w:val="000000"/>
          <w:sz w:val="22"/>
          <w:szCs w:val="22"/>
          <w:shd w:val="clear" w:color="auto" w:fill="FFFFFF"/>
        </w:rPr>
        <w:t>train_encoded</w:t>
      </w:r>
      <w:proofErr w:type="spellEnd"/>
      <w:r w:rsidRPr="00CD0C2D">
        <w:rPr>
          <w:rFonts w:asciiTheme="minorHAnsi" w:hAnsiTheme="minorHAnsi" w:cstheme="minorHAnsi"/>
          <w:color w:val="000000"/>
          <w:sz w:val="22"/>
          <w:szCs w:val="22"/>
          <w:shd w:val="clear" w:color="auto" w:fill="FFFFFF"/>
        </w:rPr>
        <w:t xml:space="preserve"> (</w:t>
      </w:r>
      <w:r w:rsidRPr="00CD0C2D">
        <w:rPr>
          <w:rFonts w:asciiTheme="minorHAnsi" w:hAnsiTheme="minorHAnsi" w:cstheme="minorHAnsi"/>
          <w:color w:val="0000FF"/>
          <w:sz w:val="22"/>
          <w:szCs w:val="22"/>
          <w:shd w:val="clear" w:color="auto" w:fill="FFFFFF"/>
        </w:rPr>
        <w:t>KEEP</w:t>
      </w:r>
      <w:r w:rsidRPr="00CD0C2D">
        <w:rPr>
          <w:rFonts w:asciiTheme="minorHAnsi" w:hAnsiTheme="minorHAnsi" w:cstheme="minorHAnsi"/>
          <w:color w:val="000000"/>
          <w:sz w:val="22"/>
          <w:szCs w:val="22"/>
          <w:shd w:val="clear" w:color="auto" w:fill="FFFFFF"/>
        </w:rPr>
        <w:t>=&amp;predictors bad);</w:t>
      </w:r>
    </w:p>
    <w:p w14:paraId="5D134F05"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b/>
          <w:bCs/>
          <w:color w:val="000080"/>
          <w:sz w:val="22"/>
          <w:szCs w:val="22"/>
          <w:shd w:val="clear" w:color="auto" w:fill="FFFFFF"/>
        </w:rPr>
        <w:t>RUN</w:t>
      </w:r>
      <w:r w:rsidRPr="00CD0C2D">
        <w:rPr>
          <w:rFonts w:asciiTheme="minorHAnsi" w:hAnsiTheme="minorHAnsi" w:cstheme="minorHAnsi"/>
          <w:color w:val="000000"/>
          <w:sz w:val="22"/>
          <w:szCs w:val="22"/>
          <w:shd w:val="clear" w:color="auto" w:fill="FFFFFF"/>
        </w:rPr>
        <w:t>;</w:t>
      </w:r>
    </w:p>
    <w:p w14:paraId="48CB551F"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p>
    <w:p w14:paraId="3B8D6C17"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b/>
          <w:bCs/>
          <w:color w:val="000080"/>
          <w:sz w:val="22"/>
          <w:szCs w:val="22"/>
          <w:shd w:val="clear" w:color="auto" w:fill="FFFFFF"/>
        </w:rPr>
        <w:t>PROC</w:t>
      </w:r>
      <w:r w:rsidRPr="00CD0C2D">
        <w:rPr>
          <w:rFonts w:asciiTheme="minorHAnsi" w:hAnsiTheme="minorHAnsi" w:cstheme="minorHAnsi"/>
          <w:color w:val="000000"/>
          <w:sz w:val="22"/>
          <w:szCs w:val="22"/>
          <w:shd w:val="clear" w:color="auto" w:fill="FFFFFF"/>
        </w:rPr>
        <w:t xml:space="preserve"> </w:t>
      </w:r>
      <w:r w:rsidRPr="00CD0C2D">
        <w:rPr>
          <w:rFonts w:asciiTheme="minorHAnsi" w:hAnsiTheme="minorHAnsi" w:cstheme="minorHAnsi"/>
          <w:b/>
          <w:bCs/>
          <w:color w:val="000080"/>
          <w:sz w:val="22"/>
          <w:szCs w:val="22"/>
          <w:shd w:val="clear" w:color="auto" w:fill="FFFFFF"/>
        </w:rPr>
        <w:t>FREQ</w:t>
      </w:r>
      <w:r w:rsidRPr="00CD0C2D">
        <w:rPr>
          <w:rFonts w:asciiTheme="minorHAnsi" w:hAnsiTheme="minorHAnsi" w:cstheme="minorHAnsi"/>
          <w:color w:val="000000"/>
          <w:sz w:val="22"/>
          <w:szCs w:val="22"/>
          <w:shd w:val="clear" w:color="auto" w:fill="FFFFFF"/>
        </w:rPr>
        <w:t xml:space="preserve"> </w:t>
      </w:r>
      <w:r w:rsidRPr="00CD0C2D">
        <w:rPr>
          <w:rFonts w:asciiTheme="minorHAnsi" w:hAnsiTheme="minorHAnsi" w:cstheme="minorHAnsi"/>
          <w:color w:val="0000FF"/>
          <w:sz w:val="22"/>
          <w:szCs w:val="22"/>
          <w:shd w:val="clear" w:color="auto" w:fill="FFFFFF"/>
        </w:rPr>
        <w:t>DATA</w:t>
      </w:r>
      <w:r w:rsidRPr="00CD0C2D">
        <w:rPr>
          <w:rFonts w:asciiTheme="minorHAnsi" w:hAnsiTheme="minorHAnsi" w:cstheme="minorHAnsi"/>
          <w:color w:val="000000"/>
          <w:sz w:val="22"/>
          <w:szCs w:val="22"/>
          <w:shd w:val="clear" w:color="auto" w:fill="FFFFFF"/>
        </w:rPr>
        <w:t>=</w:t>
      </w:r>
      <w:proofErr w:type="spellStart"/>
      <w:r w:rsidRPr="00CD0C2D">
        <w:rPr>
          <w:rFonts w:asciiTheme="minorHAnsi" w:hAnsiTheme="minorHAnsi" w:cstheme="minorHAnsi"/>
          <w:color w:val="000000"/>
          <w:sz w:val="22"/>
          <w:szCs w:val="22"/>
          <w:shd w:val="clear" w:color="auto" w:fill="FFFFFF"/>
        </w:rPr>
        <w:t>train_encoded_final</w:t>
      </w:r>
      <w:proofErr w:type="spellEnd"/>
      <w:r w:rsidRPr="00CD0C2D">
        <w:rPr>
          <w:rFonts w:asciiTheme="minorHAnsi" w:hAnsiTheme="minorHAnsi" w:cstheme="minorHAnsi"/>
          <w:color w:val="000000"/>
          <w:sz w:val="22"/>
          <w:szCs w:val="22"/>
          <w:shd w:val="clear" w:color="auto" w:fill="FFFFFF"/>
        </w:rPr>
        <w:t xml:space="preserve">; </w:t>
      </w:r>
      <w:r w:rsidRPr="00CD0C2D">
        <w:rPr>
          <w:rFonts w:asciiTheme="minorHAnsi" w:hAnsiTheme="minorHAnsi" w:cstheme="minorHAnsi"/>
          <w:color w:val="0000FF"/>
          <w:sz w:val="22"/>
          <w:szCs w:val="22"/>
          <w:shd w:val="clear" w:color="auto" w:fill="FFFFFF"/>
        </w:rPr>
        <w:t>TABLE</w:t>
      </w:r>
      <w:r w:rsidRPr="00CD0C2D">
        <w:rPr>
          <w:rFonts w:asciiTheme="minorHAnsi" w:hAnsiTheme="minorHAnsi" w:cstheme="minorHAnsi"/>
          <w:color w:val="000000"/>
          <w:sz w:val="22"/>
          <w:szCs w:val="22"/>
          <w:shd w:val="clear" w:color="auto" w:fill="FFFFFF"/>
        </w:rPr>
        <w:t xml:space="preserve"> bad; </w:t>
      </w:r>
      <w:r w:rsidRPr="00CD0C2D">
        <w:rPr>
          <w:rFonts w:asciiTheme="minorHAnsi" w:hAnsiTheme="minorHAnsi" w:cstheme="minorHAnsi"/>
          <w:b/>
          <w:bCs/>
          <w:color w:val="000080"/>
          <w:sz w:val="22"/>
          <w:szCs w:val="22"/>
          <w:shd w:val="clear" w:color="auto" w:fill="FFFFFF"/>
        </w:rPr>
        <w:t>RUN</w:t>
      </w:r>
      <w:r w:rsidRPr="00CD0C2D">
        <w:rPr>
          <w:rFonts w:asciiTheme="minorHAnsi" w:hAnsiTheme="minorHAnsi" w:cstheme="minorHAnsi"/>
          <w:color w:val="000000"/>
          <w:sz w:val="22"/>
          <w:szCs w:val="22"/>
          <w:shd w:val="clear" w:color="auto" w:fill="FFFFFF"/>
        </w:rPr>
        <w:t>;</w:t>
      </w:r>
    </w:p>
    <w:p w14:paraId="3B78826D"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p>
    <w:p w14:paraId="193061CC"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color w:val="008000"/>
          <w:sz w:val="22"/>
          <w:szCs w:val="22"/>
          <w:shd w:val="clear" w:color="auto" w:fill="FFFFFF"/>
        </w:rPr>
        <w:t>/*Create missing variables from TRAIN dataset*/</w:t>
      </w:r>
    </w:p>
    <w:p w14:paraId="70248C8C"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b/>
          <w:bCs/>
          <w:color w:val="000080"/>
          <w:sz w:val="22"/>
          <w:szCs w:val="22"/>
          <w:shd w:val="clear" w:color="auto" w:fill="FFFFFF"/>
        </w:rPr>
        <w:t>DATA</w:t>
      </w:r>
      <w:r w:rsidRPr="00CD0C2D">
        <w:rPr>
          <w:rFonts w:asciiTheme="minorHAnsi" w:hAnsiTheme="minorHAnsi" w:cstheme="minorHAnsi"/>
          <w:color w:val="000000"/>
          <w:sz w:val="22"/>
          <w:szCs w:val="22"/>
          <w:shd w:val="clear" w:color="auto" w:fill="FFFFFF"/>
        </w:rPr>
        <w:t xml:space="preserve"> </w:t>
      </w:r>
      <w:proofErr w:type="spellStart"/>
      <w:r w:rsidRPr="00CD0C2D">
        <w:rPr>
          <w:rFonts w:asciiTheme="minorHAnsi" w:hAnsiTheme="minorHAnsi" w:cstheme="minorHAnsi"/>
          <w:color w:val="000000"/>
          <w:sz w:val="22"/>
          <w:szCs w:val="22"/>
          <w:shd w:val="clear" w:color="auto" w:fill="FFFFFF"/>
        </w:rPr>
        <w:t>oot_encoded_final</w:t>
      </w:r>
      <w:proofErr w:type="spellEnd"/>
      <w:r w:rsidRPr="00CD0C2D">
        <w:rPr>
          <w:rFonts w:asciiTheme="minorHAnsi" w:hAnsiTheme="minorHAnsi" w:cstheme="minorHAnsi"/>
          <w:color w:val="000000"/>
          <w:sz w:val="22"/>
          <w:szCs w:val="22"/>
          <w:shd w:val="clear" w:color="auto" w:fill="FFFFFF"/>
        </w:rPr>
        <w:t>;</w:t>
      </w:r>
    </w:p>
    <w:p w14:paraId="4530D4F7"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color w:val="000000"/>
          <w:sz w:val="22"/>
          <w:szCs w:val="22"/>
          <w:shd w:val="clear" w:color="auto" w:fill="FFFFFF"/>
        </w:rPr>
        <w:lastRenderedPageBreak/>
        <w:t xml:space="preserve">  </w:t>
      </w:r>
      <w:r w:rsidRPr="00CD0C2D">
        <w:rPr>
          <w:rFonts w:asciiTheme="minorHAnsi" w:hAnsiTheme="minorHAnsi" w:cstheme="minorHAnsi"/>
          <w:color w:val="0000FF"/>
          <w:sz w:val="22"/>
          <w:szCs w:val="22"/>
          <w:shd w:val="clear" w:color="auto" w:fill="FFFFFF"/>
        </w:rPr>
        <w:t>SET</w:t>
      </w:r>
      <w:r w:rsidRPr="00CD0C2D">
        <w:rPr>
          <w:rFonts w:asciiTheme="minorHAnsi" w:hAnsiTheme="minorHAnsi" w:cstheme="minorHAnsi"/>
          <w:color w:val="000000"/>
          <w:sz w:val="22"/>
          <w:szCs w:val="22"/>
          <w:shd w:val="clear" w:color="auto" w:fill="FFFFFF"/>
        </w:rPr>
        <w:t xml:space="preserve"> </w:t>
      </w:r>
      <w:proofErr w:type="spellStart"/>
      <w:r w:rsidRPr="00CD0C2D">
        <w:rPr>
          <w:rFonts w:asciiTheme="minorHAnsi" w:hAnsiTheme="minorHAnsi" w:cstheme="minorHAnsi"/>
          <w:color w:val="000000"/>
          <w:sz w:val="22"/>
          <w:szCs w:val="22"/>
          <w:shd w:val="clear" w:color="auto" w:fill="FFFFFF"/>
        </w:rPr>
        <w:t>oot_encoded</w:t>
      </w:r>
      <w:proofErr w:type="spellEnd"/>
      <w:r w:rsidRPr="00CD0C2D">
        <w:rPr>
          <w:rFonts w:asciiTheme="minorHAnsi" w:hAnsiTheme="minorHAnsi" w:cstheme="minorHAnsi"/>
          <w:color w:val="000000"/>
          <w:sz w:val="22"/>
          <w:szCs w:val="22"/>
          <w:shd w:val="clear" w:color="auto" w:fill="FFFFFF"/>
        </w:rPr>
        <w:t xml:space="preserve"> ;</w:t>
      </w:r>
    </w:p>
    <w:p w14:paraId="7D66D62D"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color w:val="000000"/>
          <w:sz w:val="22"/>
          <w:szCs w:val="22"/>
          <w:shd w:val="clear" w:color="auto" w:fill="FFFFFF"/>
        </w:rPr>
        <w:t xml:space="preserve">  </w:t>
      </w:r>
      <w:proofErr w:type="spellStart"/>
      <w:r w:rsidRPr="00CD0C2D">
        <w:rPr>
          <w:rFonts w:asciiTheme="minorHAnsi" w:hAnsiTheme="minorHAnsi" w:cstheme="minorHAnsi"/>
          <w:color w:val="000000"/>
          <w:sz w:val="22"/>
          <w:szCs w:val="22"/>
          <w:shd w:val="clear" w:color="auto" w:fill="FFFFFF"/>
        </w:rPr>
        <w:t>home_ownership_ANY</w:t>
      </w:r>
      <w:proofErr w:type="spellEnd"/>
      <w:r w:rsidRPr="00CD0C2D">
        <w:rPr>
          <w:rFonts w:asciiTheme="minorHAnsi" w:hAnsiTheme="minorHAnsi" w:cstheme="minorHAnsi"/>
          <w:color w:val="000000"/>
          <w:sz w:val="22"/>
          <w:szCs w:val="22"/>
          <w:shd w:val="clear" w:color="auto" w:fill="FFFFFF"/>
        </w:rPr>
        <w:t xml:space="preserve"> = </w:t>
      </w:r>
      <w:r w:rsidRPr="00CD0C2D">
        <w:rPr>
          <w:rFonts w:asciiTheme="minorHAnsi" w:hAnsiTheme="minorHAnsi" w:cstheme="minorHAnsi"/>
          <w:b/>
          <w:bCs/>
          <w:color w:val="008080"/>
          <w:sz w:val="22"/>
          <w:szCs w:val="22"/>
          <w:shd w:val="clear" w:color="auto" w:fill="FFFFFF"/>
        </w:rPr>
        <w:t>0</w:t>
      </w:r>
      <w:r w:rsidRPr="00CD0C2D">
        <w:rPr>
          <w:rFonts w:asciiTheme="minorHAnsi" w:hAnsiTheme="minorHAnsi" w:cstheme="minorHAnsi"/>
          <w:color w:val="000000"/>
          <w:sz w:val="22"/>
          <w:szCs w:val="22"/>
          <w:shd w:val="clear" w:color="auto" w:fill="FFFFFF"/>
        </w:rPr>
        <w:t>;</w:t>
      </w:r>
    </w:p>
    <w:p w14:paraId="6D33835E"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color w:val="000000"/>
          <w:sz w:val="22"/>
          <w:szCs w:val="22"/>
          <w:shd w:val="clear" w:color="auto" w:fill="FFFFFF"/>
        </w:rPr>
        <w:t xml:space="preserve">  </w:t>
      </w:r>
      <w:proofErr w:type="spellStart"/>
      <w:r w:rsidRPr="00CD0C2D">
        <w:rPr>
          <w:rFonts w:asciiTheme="minorHAnsi" w:hAnsiTheme="minorHAnsi" w:cstheme="minorHAnsi"/>
          <w:color w:val="000000"/>
          <w:sz w:val="22"/>
          <w:szCs w:val="22"/>
          <w:shd w:val="clear" w:color="auto" w:fill="FFFFFF"/>
        </w:rPr>
        <w:t>purpose_wedding</w:t>
      </w:r>
      <w:proofErr w:type="spellEnd"/>
      <w:r w:rsidRPr="00CD0C2D">
        <w:rPr>
          <w:rFonts w:asciiTheme="minorHAnsi" w:hAnsiTheme="minorHAnsi" w:cstheme="minorHAnsi"/>
          <w:color w:val="000000"/>
          <w:sz w:val="22"/>
          <w:szCs w:val="22"/>
          <w:shd w:val="clear" w:color="auto" w:fill="FFFFFF"/>
        </w:rPr>
        <w:t xml:space="preserve"> = </w:t>
      </w:r>
      <w:r w:rsidRPr="00CD0C2D">
        <w:rPr>
          <w:rFonts w:asciiTheme="minorHAnsi" w:hAnsiTheme="minorHAnsi" w:cstheme="minorHAnsi"/>
          <w:b/>
          <w:bCs/>
          <w:color w:val="008080"/>
          <w:sz w:val="22"/>
          <w:szCs w:val="22"/>
          <w:shd w:val="clear" w:color="auto" w:fill="FFFFFF"/>
        </w:rPr>
        <w:t>0</w:t>
      </w:r>
      <w:r w:rsidRPr="00CD0C2D">
        <w:rPr>
          <w:rFonts w:asciiTheme="minorHAnsi" w:hAnsiTheme="minorHAnsi" w:cstheme="minorHAnsi"/>
          <w:color w:val="000000"/>
          <w:sz w:val="22"/>
          <w:szCs w:val="22"/>
          <w:shd w:val="clear" w:color="auto" w:fill="FFFFFF"/>
        </w:rPr>
        <w:t>;</w:t>
      </w:r>
    </w:p>
    <w:p w14:paraId="6C439346"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color w:val="000000"/>
          <w:sz w:val="22"/>
          <w:szCs w:val="22"/>
          <w:shd w:val="clear" w:color="auto" w:fill="FFFFFF"/>
        </w:rPr>
        <w:t xml:space="preserve">  </w:t>
      </w:r>
      <w:r w:rsidRPr="00CD0C2D">
        <w:rPr>
          <w:rFonts w:asciiTheme="minorHAnsi" w:hAnsiTheme="minorHAnsi" w:cstheme="minorHAnsi"/>
          <w:color w:val="0000FF"/>
          <w:sz w:val="22"/>
          <w:szCs w:val="22"/>
          <w:shd w:val="clear" w:color="auto" w:fill="FFFFFF"/>
        </w:rPr>
        <w:t>KEEP</w:t>
      </w:r>
      <w:r w:rsidRPr="00CD0C2D">
        <w:rPr>
          <w:rFonts w:asciiTheme="minorHAnsi" w:hAnsiTheme="minorHAnsi" w:cstheme="minorHAnsi"/>
          <w:color w:val="000000"/>
          <w:sz w:val="22"/>
          <w:szCs w:val="22"/>
          <w:shd w:val="clear" w:color="auto" w:fill="FFFFFF"/>
        </w:rPr>
        <w:t xml:space="preserve"> &amp;predictors bad  </w:t>
      </w:r>
      <w:proofErr w:type="spellStart"/>
      <w:r w:rsidRPr="00CD0C2D">
        <w:rPr>
          <w:rFonts w:asciiTheme="minorHAnsi" w:hAnsiTheme="minorHAnsi" w:cstheme="minorHAnsi"/>
          <w:color w:val="000000"/>
          <w:sz w:val="22"/>
          <w:szCs w:val="22"/>
          <w:shd w:val="clear" w:color="auto" w:fill="FFFFFF"/>
        </w:rPr>
        <w:t>home_ownership_ANY</w:t>
      </w:r>
      <w:proofErr w:type="spellEnd"/>
      <w:r w:rsidRPr="00CD0C2D">
        <w:rPr>
          <w:rFonts w:asciiTheme="minorHAnsi" w:hAnsiTheme="minorHAnsi" w:cstheme="minorHAnsi"/>
          <w:color w:val="000000"/>
          <w:sz w:val="22"/>
          <w:szCs w:val="22"/>
          <w:shd w:val="clear" w:color="auto" w:fill="FFFFFF"/>
        </w:rPr>
        <w:t xml:space="preserve"> </w:t>
      </w:r>
      <w:proofErr w:type="spellStart"/>
      <w:r w:rsidRPr="00CD0C2D">
        <w:rPr>
          <w:rFonts w:asciiTheme="minorHAnsi" w:hAnsiTheme="minorHAnsi" w:cstheme="minorHAnsi"/>
          <w:color w:val="000000"/>
          <w:sz w:val="22"/>
          <w:szCs w:val="22"/>
          <w:shd w:val="clear" w:color="auto" w:fill="FFFFFF"/>
        </w:rPr>
        <w:t>purpose_wedding</w:t>
      </w:r>
      <w:proofErr w:type="spellEnd"/>
      <w:r w:rsidRPr="00CD0C2D">
        <w:rPr>
          <w:rFonts w:asciiTheme="minorHAnsi" w:hAnsiTheme="minorHAnsi" w:cstheme="minorHAnsi"/>
          <w:color w:val="000000"/>
          <w:sz w:val="22"/>
          <w:szCs w:val="22"/>
          <w:shd w:val="clear" w:color="auto" w:fill="FFFFFF"/>
        </w:rPr>
        <w:t>;</w:t>
      </w:r>
    </w:p>
    <w:p w14:paraId="7775D472"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b/>
          <w:bCs/>
          <w:color w:val="000080"/>
          <w:sz w:val="22"/>
          <w:szCs w:val="22"/>
          <w:shd w:val="clear" w:color="auto" w:fill="FFFFFF"/>
        </w:rPr>
        <w:t>RUN</w:t>
      </w:r>
      <w:r w:rsidRPr="00CD0C2D">
        <w:rPr>
          <w:rFonts w:asciiTheme="minorHAnsi" w:hAnsiTheme="minorHAnsi" w:cstheme="minorHAnsi"/>
          <w:color w:val="000000"/>
          <w:sz w:val="22"/>
          <w:szCs w:val="22"/>
          <w:shd w:val="clear" w:color="auto" w:fill="FFFFFF"/>
        </w:rPr>
        <w:t>;</w:t>
      </w:r>
    </w:p>
    <w:p w14:paraId="7E640887"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p>
    <w:p w14:paraId="5EA831A1"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b/>
          <w:bCs/>
          <w:color w:val="000080"/>
          <w:sz w:val="22"/>
          <w:szCs w:val="22"/>
          <w:shd w:val="clear" w:color="auto" w:fill="FFFFFF"/>
        </w:rPr>
        <w:t>PROC</w:t>
      </w:r>
      <w:r w:rsidRPr="00CD0C2D">
        <w:rPr>
          <w:rFonts w:asciiTheme="minorHAnsi" w:hAnsiTheme="minorHAnsi" w:cstheme="minorHAnsi"/>
          <w:color w:val="000000"/>
          <w:sz w:val="22"/>
          <w:szCs w:val="22"/>
          <w:shd w:val="clear" w:color="auto" w:fill="FFFFFF"/>
        </w:rPr>
        <w:t xml:space="preserve"> </w:t>
      </w:r>
      <w:r w:rsidRPr="00CD0C2D">
        <w:rPr>
          <w:rFonts w:asciiTheme="minorHAnsi" w:hAnsiTheme="minorHAnsi" w:cstheme="minorHAnsi"/>
          <w:b/>
          <w:bCs/>
          <w:color w:val="000080"/>
          <w:sz w:val="22"/>
          <w:szCs w:val="22"/>
          <w:shd w:val="clear" w:color="auto" w:fill="FFFFFF"/>
        </w:rPr>
        <w:t>FREQ</w:t>
      </w:r>
      <w:r w:rsidRPr="00CD0C2D">
        <w:rPr>
          <w:rFonts w:asciiTheme="minorHAnsi" w:hAnsiTheme="minorHAnsi" w:cstheme="minorHAnsi"/>
          <w:color w:val="000000"/>
          <w:sz w:val="22"/>
          <w:szCs w:val="22"/>
          <w:shd w:val="clear" w:color="auto" w:fill="FFFFFF"/>
        </w:rPr>
        <w:t xml:space="preserve"> </w:t>
      </w:r>
      <w:r w:rsidRPr="00CD0C2D">
        <w:rPr>
          <w:rFonts w:asciiTheme="minorHAnsi" w:hAnsiTheme="minorHAnsi" w:cstheme="minorHAnsi"/>
          <w:color w:val="0000FF"/>
          <w:sz w:val="22"/>
          <w:szCs w:val="22"/>
          <w:shd w:val="clear" w:color="auto" w:fill="FFFFFF"/>
        </w:rPr>
        <w:t>DATA</w:t>
      </w:r>
      <w:r w:rsidRPr="00CD0C2D">
        <w:rPr>
          <w:rFonts w:asciiTheme="minorHAnsi" w:hAnsiTheme="minorHAnsi" w:cstheme="minorHAnsi"/>
          <w:color w:val="000000"/>
          <w:sz w:val="22"/>
          <w:szCs w:val="22"/>
          <w:shd w:val="clear" w:color="auto" w:fill="FFFFFF"/>
        </w:rPr>
        <w:t>=</w:t>
      </w:r>
      <w:proofErr w:type="spellStart"/>
      <w:r w:rsidRPr="00CD0C2D">
        <w:rPr>
          <w:rFonts w:asciiTheme="minorHAnsi" w:hAnsiTheme="minorHAnsi" w:cstheme="minorHAnsi"/>
          <w:color w:val="000000"/>
          <w:sz w:val="22"/>
          <w:szCs w:val="22"/>
          <w:shd w:val="clear" w:color="auto" w:fill="FFFFFF"/>
        </w:rPr>
        <w:t>oot_encoded_final</w:t>
      </w:r>
      <w:proofErr w:type="spellEnd"/>
      <w:r w:rsidRPr="00CD0C2D">
        <w:rPr>
          <w:rFonts w:asciiTheme="minorHAnsi" w:hAnsiTheme="minorHAnsi" w:cstheme="minorHAnsi"/>
          <w:color w:val="000000"/>
          <w:sz w:val="22"/>
          <w:szCs w:val="22"/>
          <w:shd w:val="clear" w:color="auto" w:fill="FFFFFF"/>
        </w:rPr>
        <w:t xml:space="preserve">; </w:t>
      </w:r>
      <w:r w:rsidRPr="00CD0C2D">
        <w:rPr>
          <w:rFonts w:asciiTheme="minorHAnsi" w:hAnsiTheme="minorHAnsi" w:cstheme="minorHAnsi"/>
          <w:color w:val="0000FF"/>
          <w:sz w:val="22"/>
          <w:szCs w:val="22"/>
          <w:shd w:val="clear" w:color="auto" w:fill="FFFFFF"/>
        </w:rPr>
        <w:t>TABLE</w:t>
      </w:r>
      <w:r w:rsidRPr="00CD0C2D">
        <w:rPr>
          <w:rFonts w:asciiTheme="minorHAnsi" w:hAnsiTheme="minorHAnsi" w:cstheme="minorHAnsi"/>
          <w:color w:val="000000"/>
          <w:sz w:val="22"/>
          <w:szCs w:val="22"/>
          <w:shd w:val="clear" w:color="auto" w:fill="FFFFFF"/>
        </w:rPr>
        <w:t xml:space="preserve"> bad; </w:t>
      </w:r>
      <w:r w:rsidRPr="00CD0C2D">
        <w:rPr>
          <w:rFonts w:asciiTheme="minorHAnsi" w:hAnsiTheme="minorHAnsi" w:cstheme="minorHAnsi"/>
          <w:b/>
          <w:bCs/>
          <w:color w:val="000080"/>
          <w:sz w:val="22"/>
          <w:szCs w:val="22"/>
          <w:shd w:val="clear" w:color="auto" w:fill="FFFFFF"/>
        </w:rPr>
        <w:t>RUN</w:t>
      </w:r>
      <w:r w:rsidRPr="00CD0C2D">
        <w:rPr>
          <w:rFonts w:asciiTheme="minorHAnsi" w:hAnsiTheme="minorHAnsi" w:cstheme="minorHAnsi"/>
          <w:color w:val="000000"/>
          <w:sz w:val="22"/>
          <w:szCs w:val="22"/>
          <w:shd w:val="clear" w:color="auto" w:fill="FFFFFF"/>
        </w:rPr>
        <w:t>;</w:t>
      </w:r>
    </w:p>
    <w:p w14:paraId="7584E0CD"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p>
    <w:p w14:paraId="05B10738"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color w:val="008000"/>
          <w:sz w:val="22"/>
          <w:szCs w:val="22"/>
          <w:shd w:val="clear" w:color="auto" w:fill="FFFFFF"/>
        </w:rPr>
        <w:t xml:space="preserve">/* Split the modeling dataset by </w:t>
      </w:r>
      <w:proofErr w:type="gramStart"/>
      <w:r w:rsidRPr="00CD0C2D">
        <w:rPr>
          <w:rFonts w:asciiTheme="minorHAnsi" w:hAnsiTheme="minorHAnsi" w:cstheme="minorHAnsi"/>
          <w:color w:val="008000"/>
          <w:sz w:val="22"/>
          <w:szCs w:val="22"/>
          <w:shd w:val="clear" w:color="auto" w:fill="FFFFFF"/>
        </w:rPr>
        <w:t>a</w:t>
      </w:r>
      <w:proofErr w:type="gramEnd"/>
      <w:r w:rsidRPr="00CD0C2D">
        <w:rPr>
          <w:rFonts w:asciiTheme="minorHAnsi" w:hAnsiTheme="minorHAnsi" w:cstheme="minorHAnsi"/>
          <w:color w:val="008000"/>
          <w:sz w:val="22"/>
          <w:szCs w:val="22"/>
          <w:shd w:val="clear" w:color="auto" w:fill="FFFFFF"/>
        </w:rPr>
        <w:t xml:space="preserve"> 80/20 ratio using a random seed */</w:t>
      </w:r>
    </w:p>
    <w:p w14:paraId="736EB4CD"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b/>
          <w:bCs/>
          <w:color w:val="000080"/>
          <w:sz w:val="22"/>
          <w:szCs w:val="22"/>
          <w:shd w:val="clear" w:color="auto" w:fill="FFFFFF"/>
        </w:rPr>
        <w:t>PROC</w:t>
      </w:r>
      <w:r w:rsidRPr="00CD0C2D">
        <w:rPr>
          <w:rFonts w:asciiTheme="minorHAnsi" w:hAnsiTheme="minorHAnsi" w:cstheme="minorHAnsi"/>
          <w:color w:val="000000"/>
          <w:sz w:val="22"/>
          <w:szCs w:val="22"/>
          <w:shd w:val="clear" w:color="auto" w:fill="FFFFFF"/>
        </w:rPr>
        <w:t xml:space="preserve"> </w:t>
      </w:r>
      <w:r w:rsidRPr="00CD0C2D">
        <w:rPr>
          <w:rFonts w:asciiTheme="minorHAnsi" w:hAnsiTheme="minorHAnsi" w:cstheme="minorHAnsi"/>
          <w:b/>
          <w:bCs/>
          <w:color w:val="000080"/>
          <w:sz w:val="22"/>
          <w:szCs w:val="22"/>
          <w:shd w:val="clear" w:color="auto" w:fill="FFFFFF"/>
        </w:rPr>
        <w:t>SURVEYSELECT</w:t>
      </w:r>
      <w:r w:rsidRPr="00CD0C2D">
        <w:rPr>
          <w:rFonts w:asciiTheme="minorHAnsi" w:hAnsiTheme="minorHAnsi" w:cstheme="minorHAnsi"/>
          <w:color w:val="000000"/>
          <w:sz w:val="22"/>
          <w:szCs w:val="22"/>
          <w:shd w:val="clear" w:color="auto" w:fill="FFFFFF"/>
        </w:rPr>
        <w:t xml:space="preserve"> </w:t>
      </w:r>
      <w:r w:rsidRPr="00CD0C2D">
        <w:rPr>
          <w:rFonts w:asciiTheme="minorHAnsi" w:hAnsiTheme="minorHAnsi" w:cstheme="minorHAnsi"/>
          <w:color w:val="0000FF"/>
          <w:sz w:val="22"/>
          <w:szCs w:val="22"/>
          <w:shd w:val="clear" w:color="auto" w:fill="FFFFFF"/>
        </w:rPr>
        <w:t>DATA</w:t>
      </w:r>
      <w:r w:rsidRPr="00CD0C2D">
        <w:rPr>
          <w:rFonts w:asciiTheme="minorHAnsi" w:hAnsiTheme="minorHAnsi" w:cstheme="minorHAnsi"/>
          <w:color w:val="000000"/>
          <w:sz w:val="22"/>
          <w:szCs w:val="22"/>
          <w:shd w:val="clear" w:color="auto" w:fill="FFFFFF"/>
        </w:rPr>
        <w:t>=</w:t>
      </w:r>
      <w:proofErr w:type="spellStart"/>
      <w:r w:rsidRPr="00CD0C2D">
        <w:rPr>
          <w:rFonts w:asciiTheme="minorHAnsi" w:hAnsiTheme="minorHAnsi" w:cstheme="minorHAnsi"/>
          <w:color w:val="000000"/>
          <w:sz w:val="22"/>
          <w:szCs w:val="22"/>
          <w:shd w:val="clear" w:color="auto" w:fill="FFFFFF"/>
        </w:rPr>
        <w:t>train_encoded_final</w:t>
      </w:r>
      <w:proofErr w:type="spellEnd"/>
      <w:r w:rsidRPr="00CD0C2D">
        <w:rPr>
          <w:rFonts w:asciiTheme="minorHAnsi" w:hAnsiTheme="minorHAnsi" w:cstheme="minorHAnsi"/>
          <w:color w:val="000000"/>
          <w:sz w:val="22"/>
          <w:szCs w:val="22"/>
          <w:shd w:val="clear" w:color="auto" w:fill="FFFFFF"/>
        </w:rPr>
        <w:t xml:space="preserve"> </w:t>
      </w:r>
      <w:r w:rsidRPr="00CD0C2D">
        <w:rPr>
          <w:rFonts w:asciiTheme="minorHAnsi" w:hAnsiTheme="minorHAnsi" w:cstheme="minorHAnsi"/>
          <w:color w:val="0000FF"/>
          <w:sz w:val="22"/>
          <w:szCs w:val="22"/>
          <w:shd w:val="clear" w:color="auto" w:fill="FFFFFF"/>
        </w:rPr>
        <w:t>RATE</w:t>
      </w:r>
      <w:r w:rsidRPr="00CD0C2D">
        <w:rPr>
          <w:rFonts w:asciiTheme="minorHAnsi" w:hAnsiTheme="minorHAnsi" w:cstheme="minorHAnsi"/>
          <w:color w:val="000000"/>
          <w:sz w:val="22"/>
          <w:szCs w:val="22"/>
          <w:shd w:val="clear" w:color="auto" w:fill="FFFFFF"/>
        </w:rPr>
        <w:t>=</w:t>
      </w:r>
      <w:r w:rsidRPr="00CD0C2D">
        <w:rPr>
          <w:rFonts w:asciiTheme="minorHAnsi" w:hAnsiTheme="minorHAnsi" w:cstheme="minorHAnsi"/>
          <w:b/>
          <w:bCs/>
          <w:color w:val="008080"/>
          <w:sz w:val="22"/>
          <w:szCs w:val="22"/>
          <w:shd w:val="clear" w:color="auto" w:fill="FFFFFF"/>
        </w:rPr>
        <w:t>.8</w:t>
      </w:r>
      <w:r w:rsidRPr="00CD0C2D">
        <w:rPr>
          <w:rFonts w:asciiTheme="minorHAnsi" w:hAnsiTheme="minorHAnsi" w:cstheme="minorHAnsi"/>
          <w:color w:val="000000"/>
          <w:sz w:val="22"/>
          <w:szCs w:val="22"/>
          <w:shd w:val="clear" w:color="auto" w:fill="FFFFFF"/>
        </w:rPr>
        <w:t xml:space="preserve"> </w:t>
      </w:r>
      <w:r w:rsidRPr="00CD0C2D">
        <w:rPr>
          <w:rFonts w:asciiTheme="minorHAnsi" w:hAnsiTheme="minorHAnsi" w:cstheme="minorHAnsi"/>
          <w:color w:val="0000FF"/>
          <w:sz w:val="22"/>
          <w:szCs w:val="22"/>
          <w:shd w:val="clear" w:color="auto" w:fill="FFFFFF"/>
        </w:rPr>
        <w:t>OUTALL</w:t>
      </w:r>
      <w:r w:rsidRPr="00CD0C2D">
        <w:rPr>
          <w:rFonts w:asciiTheme="minorHAnsi" w:hAnsiTheme="minorHAnsi" w:cstheme="minorHAnsi"/>
          <w:color w:val="000000"/>
          <w:sz w:val="22"/>
          <w:szCs w:val="22"/>
          <w:shd w:val="clear" w:color="auto" w:fill="FFFFFF"/>
        </w:rPr>
        <w:t xml:space="preserve"> </w:t>
      </w:r>
      <w:r w:rsidRPr="00CD0C2D">
        <w:rPr>
          <w:rFonts w:asciiTheme="minorHAnsi" w:hAnsiTheme="minorHAnsi" w:cstheme="minorHAnsi"/>
          <w:color w:val="0000FF"/>
          <w:sz w:val="22"/>
          <w:szCs w:val="22"/>
          <w:shd w:val="clear" w:color="auto" w:fill="FFFFFF"/>
        </w:rPr>
        <w:t>OUT</w:t>
      </w:r>
      <w:r w:rsidRPr="00CD0C2D">
        <w:rPr>
          <w:rFonts w:asciiTheme="minorHAnsi" w:hAnsiTheme="minorHAnsi" w:cstheme="minorHAnsi"/>
          <w:color w:val="000000"/>
          <w:sz w:val="22"/>
          <w:szCs w:val="22"/>
          <w:shd w:val="clear" w:color="auto" w:fill="FFFFFF"/>
        </w:rPr>
        <w:t xml:space="preserve">=class2 </w:t>
      </w:r>
      <w:r w:rsidRPr="00CD0C2D">
        <w:rPr>
          <w:rFonts w:asciiTheme="minorHAnsi" w:hAnsiTheme="minorHAnsi" w:cstheme="minorHAnsi"/>
          <w:color w:val="0000FF"/>
          <w:sz w:val="22"/>
          <w:szCs w:val="22"/>
          <w:shd w:val="clear" w:color="auto" w:fill="FFFFFF"/>
        </w:rPr>
        <w:t>SEED</w:t>
      </w:r>
      <w:r w:rsidRPr="00CD0C2D">
        <w:rPr>
          <w:rFonts w:asciiTheme="minorHAnsi" w:hAnsiTheme="minorHAnsi" w:cstheme="minorHAnsi"/>
          <w:color w:val="000000"/>
          <w:sz w:val="22"/>
          <w:szCs w:val="22"/>
          <w:shd w:val="clear" w:color="auto" w:fill="FFFFFF"/>
        </w:rPr>
        <w:t>=</w:t>
      </w:r>
      <w:r w:rsidRPr="00CD0C2D">
        <w:rPr>
          <w:rFonts w:asciiTheme="minorHAnsi" w:hAnsiTheme="minorHAnsi" w:cstheme="minorHAnsi"/>
          <w:b/>
          <w:bCs/>
          <w:color w:val="008080"/>
          <w:sz w:val="22"/>
          <w:szCs w:val="22"/>
          <w:shd w:val="clear" w:color="auto" w:fill="FFFFFF"/>
        </w:rPr>
        <w:t>42</w:t>
      </w:r>
      <w:r w:rsidRPr="00CD0C2D">
        <w:rPr>
          <w:rFonts w:asciiTheme="minorHAnsi" w:hAnsiTheme="minorHAnsi" w:cstheme="minorHAnsi"/>
          <w:color w:val="000000"/>
          <w:sz w:val="22"/>
          <w:szCs w:val="22"/>
          <w:shd w:val="clear" w:color="auto" w:fill="FFFFFF"/>
        </w:rPr>
        <w:t xml:space="preserve">; </w:t>
      </w:r>
      <w:r w:rsidRPr="00CD0C2D">
        <w:rPr>
          <w:rFonts w:asciiTheme="minorHAnsi" w:hAnsiTheme="minorHAnsi" w:cstheme="minorHAnsi"/>
          <w:b/>
          <w:bCs/>
          <w:color w:val="000080"/>
          <w:sz w:val="22"/>
          <w:szCs w:val="22"/>
          <w:shd w:val="clear" w:color="auto" w:fill="FFFFFF"/>
        </w:rPr>
        <w:t>RUN</w:t>
      </w:r>
      <w:r w:rsidRPr="00CD0C2D">
        <w:rPr>
          <w:rFonts w:asciiTheme="minorHAnsi" w:hAnsiTheme="minorHAnsi" w:cstheme="minorHAnsi"/>
          <w:color w:val="000000"/>
          <w:sz w:val="22"/>
          <w:szCs w:val="22"/>
          <w:shd w:val="clear" w:color="auto" w:fill="FFFFFF"/>
        </w:rPr>
        <w:t>;</w:t>
      </w:r>
    </w:p>
    <w:p w14:paraId="791B04EB"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p>
    <w:p w14:paraId="1C98B3AB"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b/>
          <w:bCs/>
          <w:color w:val="000080"/>
          <w:sz w:val="22"/>
          <w:szCs w:val="22"/>
          <w:shd w:val="clear" w:color="auto" w:fill="FFFFFF"/>
        </w:rPr>
        <w:t>PROC</w:t>
      </w:r>
      <w:r w:rsidRPr="00CD0C2D">
        <w:rPr>
          <w:rFonts w:asciiTheme="minorHAnsi" w:hAnsiTheme="minorHAnsi" w:cstheme="minorHAnsi"/>
          <w:color w:val="000000"/>
          <w:sz w:val="22"/>
          <w:szCs w:val="22"/>
          <w:shd w:val="clear" w:color="auto" w:fill="FFFFFF"/>
        </w:rPr>
        <w:t xml:space="preserve"> </w:t>
      </w:r>
      <w:r w:rsidRPr="00CD0C2D">
        <w:rPr>
          <w:rFonts w:asciiTheme="minorHAnsi" w:hAnsiTheme="minorHAnsi" w:cstheme="minorHAnsi"/>
          <w:b/>
          <w:bCs/>
          <w:color w:val="000080"/>
          <w:sz w:val="22"/>
          <w:szCs w:val="22"/>
          <w:shd w:val="clear" w:color="auto" w:fill="FFFFFF"/>
        </w:rPr>
        <w:t>FREQ</w:t>
      </w:r>
      <w:r w:rsidRPr="00CD0C2D">
        <w:rPr>
          <w:rFonts w:asciiTheme="minorHAnsi" w:hAnsiTheme="minorHAnsi" w:cstheme="minorHAnsi"/>
          <w:color w:val="000000"/>
          <w:sz w:val="22"/>
          <w:szCs w:val="22"/>
          <w:shd w:val="clear" w:color="auto" w:fill="FFFFFF"/>
        </w:rPr>
        <w:t xml:space="preserve"> </w:t>
      </w:r>
      <w:r w:rsidRPr="00CD0C2D">
        <w:rPr>
          <w:rFonts w:asciiTheme="minorHAnsi" w:hAnsiTheme="minorHAnsi" w:cstheme="minorHAnsi"/>
          <w:color w:val="0000FF"/>
          <w:sz w:val="22"/>
          <w:szCs w:val="22"/>
          <w:shd w:val="clear" w:color="auto" w:fill="FFFFFF"/>
        </w:rPr>
        <w:t>DATA</w:t>
      </w:r>
      <w:r w:rsidRPr="00CD0C2D">
        <w:rPr>
          <w:rFonts w:asciiTheme="minorHAnsi" w:hAnsiTheme="minorHAnsi" w:cstheme="minorHAnsi"/>
          <w:color w:val="000000"/>
          <w:sz w:val="22"/>
          <w:szCs w:val="22"/>
          <w:shd w:val="clear" w:color="auto" w:fill="FFFFFF"/>
        </w:rPr>
        <w:t xml:space="preserve">= class2; </w:t>
      </w:r>
      <w:r w:rsidRPr="00CD0C2D">
        <w:rPr>
          <w:rFonts w:asciiTheme="minorHAnsi" w:hAnsiTheme="minorHAnsi" w:cstheme="minorHAnsi"/>
          <w:color w:val="0000FF"/>
          <w:sz w:val="22"/>
          <w:szCs w:val="22"/>
          <w:shd w:val="clear" w:color="auto" w:fill="FFFFFF"/>
        </w:rPr>
        <w:t>TABLES</w:t>
      </w:r>
      <w:r w:rsidRPr="00CD0C2D">
        <w:rPr>
          <w:rFonts w:asciiTheme="minorHAnsi" w:hAnsiTheme="minorHAnsi" w:cstheme="minorHAnsi"/>
          <w:color w:val="000000"/>
          <w:sz w:val="22"/>
          <w:szCs w:val="22"/>
          <w:shd w:val="clear" w:color="auto" w:fill="FFFFFF"/>
        </w:rPr>
        <w:t xml:space="preserve"> selected; </w:t>
      </w:r>
      <w:r w:rsidRPr="00CD0C2D">
        <w:rPr>
          <w:rFonts w:asciiTheme="minorHAnsi" w:hAnsiTheme="minorHAnsi" w:cstheme="minorHAnsi"/>
          <w:b/>
          <w:bCs/>
          <w:color w:val="000080"/>
          <w:sz w:val="22"/>
          <w:szCs w:val="22"/>
          <w:shd w:val="clear" w:color="auto" w:fill="FFFFFF"/>
        </w:rPr>
        <w:t>RUN</w:t>
      </w:r>
      <w:r w:rsidRPr="00CD0C2D">
        <w:rPr>
          <w:rFonts w:asciiTheme="minorHAnsi" w:hAnsiTheme="minorHAnsi" w:cstheme="minorHAnsi"/>
          <w:color w:val="000000"/>
          <w:sz w:val="22"/>
          <w:szCs w:val="22"/>
          <w:shd w:val="clear" w:color="auto" w:fill="FFFFFF"/>
        </w:rPr>
        <w:t>;</w:t>
      </w:r>
    </w:p>
    <w:p w14:paraId="29316A2F"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p>
    <w:p w14:paraId="67C3565A"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color w:val="008000"/>
          <w:sz w:val="22"/>
          <w:szCs w:val="22"/>
          <w:shd w:val="clear" w:color="auto" w:fill="FFFFFF"/>
        </w:rPr>
        <w:t>/* Create TRAIN and VAL datasets */</w:t>
      </w:r>
    </w:p>
    <w:p w14:paraId="4BD4AD43"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b/>
          <w:bCs/>
          <w:color w:val="000080"/>
          <w:sz w:val="22"/>
          <w:szCs w:val="22"/>
          <w:shd w:val="clear" w:color="auto" w:fill="FFFFFF"/>
        </w:rPr>
        <w:t>DATA</w:t>
      </w:r>
      <w:r w:rsidRPr="00CD0C2D">
        <w:rPr>
          <w:rFonts w:asciiTheme="minorHAnsi" w:hAnsiTheme="minorHAnsi" w:cstheme="minorHAnsi"/>
          <w:color w:val="000000"/>
          <w:sz w:val="22"/>
          <w:szCs w:val="22"/>
          <w:shd w:val="clear" w:color="auto" w:fill="FFFFFF"/>
        </w:rPr>
        <w:t xml:space="preserve"> </w:t>
      </w:r>
      <w:proofErr w:type="spellStart"/>
      <w:r w:rsidRPr="00CD0C2D">
        <w:rPr>
          <w:rFonts w:asciiTheme="minorHAnsi" w:hAnsiTheme="minorHAnsi" w:cstheme="minorHAnsi"/>
          <w:color w:val="000000"/>
          <w:sz w:val="22"/>
          <w:szCs w:val="22"/>
          <w:shd w:val="clear" w:color="auto" w:fill="FFFFFF"/>
        </w:rPr>
        <w:t>train_data</w:t>
      </w:r>
      <w:proofErr w:type="spellEnd"/>
      <w:r w:rsidRPr="00CD0C2D">
        <w:rPr>
          <w:rFonts w:asciiTheme="minorHAnsi" w:hAnsiTheme="minorHAnsi" w:cstheme="minorHAnsi"/>
          <w:color w:val="000000"/>
          <w:sz w:val="22"/>
          <w:szCs w:val="22"/>
          <w:shd w:val="clear" w:color="auto" w:fill="FFFFFF"/>
        </w:rPr>
        <w:t xml:space="preserve"> </w:t>
      </w:r>
      <w:proofErr w:type="spellStart"/>
      <w:r w:rsidRPr="00CD0C2D">
        <w:rPr>
          <w:rFonts w:asciiTheme="minorHAnsi" w:hAnsiTheme="minorHAnsi" w:cstheme="minorHAnsi"/>
          <w:color w:val="000000"/>
          <w:sz w:val="22"/>
          <w:szCs w:val="22"/>
          <w:shd w:val="clear" w:color="auto" w:fill="FFFFFF"/>
        </w:rPr>
        <w:t>val_data</w:t>
      </w:r>
      <w:proofErr w:type="spellEnd"/>
      <w:r w:rsidRPr="00CD0C2D">
        <w:rPr>
          <w:rFonts w:asciiTheme="minorHAnsi" w:hAnsiTheme="minorHAnsi" w:cstheme="minorHAnsi"/>
          <w:color w:val="000000"/>
          <w:sz w:val="22"/>
          <w:szCs w:val="22"/>
          <w:shd w:val="clear" w:color="auto" w:fill="FFFFFF"/>
        </w:rPr>
        <w:t>;</w:t>
      </w:r>
    </w:p>
    <w:p w14:paraId="3907B2C4"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color w:val="000000"/>
          <w:sz w:val="22"/>
          <w:szCs w:val="22"/>
          <w:shd w:val="clear" w:color="auto" w:fill="FFFFFF"/>
        </w:rPr>
        <w:t xml:space="preserve">  </w:t>
      </w:r>
      <w:r w:rsidRPr="00CD0C2D">
        <w:rPr>
          <w:rFonts w:asciiTheme="minorHAnsi" w:hAnsiTheme="minorHAnsi" w:cstheme="minorHAnsi"/>
          <w:color w:val="0000FF"/>
          <w:sz w:val="22"/>
          <w:szCs w:val="22"/>
          <w:shd w:val="clear" w:color="auto" w:fill="FFFFFF"/>
        </w:rPr>
        <w:t>SET</w:t>
      </w:r>
      <w:r w:rsidRPr="00CD0C2D">
        <w:rPr>
          <w:rFonts w:asciiTheme="minorHAnsi" w:hAnsiTheme="minorHAnsi" w:cstheme="minorHAnsi"/>
          <w:color w:val="000000"/>
          <w:sz w:val="22"/>
          <w:szCs w:val="22"/>
          <w:shd w:val="clear" w:color="auto" w:fill="FFFFFF"/>
        </w:rPr>
        <w:t xml:space="preserve"> class2 ;</w:t>
      </w:r>
    </w:p>
    <w:p w14:paraId="7761D15B"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color w:val="000000"/>
          <w:sz w:val="22"/>
          <w:szCs w:val="22"/>
          <w:shd w:val="clear" w:color="auto" w:fill="FFFFFF"/>
        </w:rPr>
        <w:t xml:space="preserve">  </w:t>
      </w:r>
      <w:r w:rsidRPr="00CD0C2D">
        <w:rPr>
          <w:rFonts w:asciiTheme="minorHAnsi" w:hAnsiTheme="minorHAnsi" w:cstheme="minorHAnsi"/>
          <w:color w:val="0000FF"/>
          <w:sz w:val="22"/>
          <w:szCs w:val="22"/>
          <w:shd w:val="clear" w:color="auto" w:fill="FFFFFF"/>
        </w:rPr>
        <w:t>IF</w:t>
      </w:r>
      <w:r w:rsidRPr="00CD0C2D">
        <w:rPr>
          <w:rFonts w:asciiTheme="minorHAnsi" w:hAnsiTheme="minorHAnsi" w:cstheme="minorHAnsi"/>
          <w:color w:val="000000"/>
          <w:sz w:val="22"/>
          <w:szCs w:val="22"/>
          <w:shd w:val="clear" w:color="auto" w:fill="FFFFFF"/>
        </w:rPr>
        <w:t xml:space="preserve"> selected = </w:t>
      </w:r>
      <w:r w:rsidRPr="00CD0C2D">
        <w:rPr>
          <w:rFonts w:asciiTheme="minorHAnsi" w:hAnsiTheme="minorHAnsi" w:cstheme="minorHAnsi"/>
          <w:b/>
          <w:bCs/>
          <w:color w:val="008080"/>
          <w:sz w:val="22"/>
          <w:szCs w:val="22"/>
          <w:shd w:val="clear" w:color="auto" w:fill="FFFFFF"/>
        </w:rPr>
        <w:t>1</w:t>
      </w:r>
      <w:r w:rsidRPr="00CD0C2D">
        <w:rPr>
          <w:rFonts w:asciiTheme="minorHAnsi" w:hAnsiTheme="minorHAnsi" w:cstheme="minorHAnsi"/>
          <w:color w:val="000000"/>
          <w:sz w:val="22"/>
          <w:szCs w:val="22"/>
          <w:shd w:val="clear" w:color="auto" w:fill="FFFFFF"/>
        </w:rPr>
        <w:t xml:space="preserve"> </w:t>
      </w:r>
      <w:r w:rsidRPr="00CD0C2D">
        <w:rPr>
          <w:rFonts w:asciiTheme="minorHAnsi" w:hAnsiTheme="minorHAnsi" w:cstheme="minorHAnsi"/>
          <w:color w:val="0000FF"/>
          <w:sz w:val="22"/>
          <w:szCs w:val="22"/>
          <w:shd w:val="clear" w:color="auto" w:fill="FFFFFF"/>
        </w:rPr>
        <w:t>THEN</w:t>
      </w:r>
      <w:r w:rsidRPr="00CD0C2D">
        <w:rPr>
          <w:rFonts w:asciiTheme="minorHAnsi" w:hAnsiTheme="minorHAnsi" w:cstheme="minorHAnsi"/>
          <w:color w:val="000000"/>
          <w:sz w:val="22"/>
          <w:szCs w:val="22"/>
          <w:shd w:val="clear" w:color="auto" w:fill="FFFFFF"/>
        </w:rPr>
        <w:t xml:space="preserve"> </w:t>
      </w:r>
      <w:r w:rsidRPr="00CD0C2D">
        <w:rPr>
          <w:rFonts w:asciiTheme="minorHAnsi" w:hAnsiTheme="minorHAnsi" w:cstheme="minorHAnsi"/>
          <w:color w:val="0000FF"/>
          <w:sz w:val="22"/>
          <w:szCs w:val="22"/>
          <w:shd w:val="clear" w:color="auto" w:fill="FFFFFF"/>
        </w:rPr>
        <w:t>OUTPUT</w:t>
      </w:r>
      <w:r w:rsidRPr="00CD0C2D">
        <w:rPr>
          <w:rFonts w:asciiTheme="minorHAnsi" w:hAnsiTheme="minorHAnsi" w:cstheme="minorHAnsi"/>
          <w:color w:val="000000"/>
          <w:sz w:val="22"/>
          <w:szCs w:val="22"/>
          <w:shd w:val="clear" w:color="auto" w:fill="FFFFFF"/>
        </w:rPr>
        <w:t xml:space="preserve"> </w:t>
      </w:r>
      <w:proofErr w:type="spellStart"/>
      <w:r w:rsidRPr="00CD0C2D">
        <w:rPr>
          <w:rFonts w:asciiTheme="minorHAnsi" w:hAnsiTheme="minorHAnsi" w:cstheme="minorHAnsi"/>
          <w:color w:val="000000"/>
          <w:sz w:val="22"/>
          <w:szCs w:val="22"/>
          <w:shd w:val="clear" w:color="auto" w:fill="FFFFFF"/>
        </w:rPr>
        <w:t>train_data</w:t>
      </w:r>
      <w:proofErr w:type="spellEnd"/>
      <w:r w:rsidRPr="00CD0C2D">
        <w:rPr>
          <w:rFonts w:asciiTheme="minorHAnsi" w:hAnsiTheme="minorHAnsi" w:cstheme="minorHAnsi"/>
          <w:color w:val="000000"/>
          <w:sz w:val="22"/>
          <w:szCs w:val="22"/>
          <w:shd w:val="clear" w:color="auto" w:fill="FFFFFF"/>
        </w:rPr>
        <w:t xml:space="preserve">; </w:t>
      </w:r>
      <w:r w:rsidRPr="00CD0C2D">
        <w:rPr>
          <w:rFonts w:asciiTheme="minorHAnsi" w:hAnsiTheme="minorHAnsi" w:cstheme="minorHAnsi"/>
          <w:color w:val="0000FF"/>
          <w:sz w:val="22"/>
          <w:szCs w:val="22"/>
          <w:shd w:val="clear" w:color="auto" w:fill="FFFFFF"/>
        </w:rPr>
        <w:t>ELSE</w:t>
      </w:r>
      <w:r w:rsidRPr="00CD0C2D">
        <w:rPr>
          <w:rFonts w:asciiTheme="minorHAnsi" w:hAnsiTheme="minorHAnsi" w:cstheme="minorHAnsi"/>
          <w:color w:val="000000"/>
          <w:sz w:val="22"/>
          <w:szCs w:val="22"/>
          <w:shd w:val="clear" w:color="auto" w:fill="FFFFFF"/>
        </w:rPr>
        <w:t xml:space="preserve"> </w:t>
      </w:r>
      <w:r w:rsidRPr="00CD0C2D">
        <w:rPr>
          <w:rFonts w:asciiTheme="minorHAnsi" w:hAnsiTheme="minorHAnsi" w:cstheme="minorHAnsi"/>
          <w:color w:val="0000FF"/>
          <w:sz w:val="22"/>
          <w:szCs w:val="22"/>
          <w:shd w:val="clear" w:color="auto" w:fill="FFFFFF"/>
        </w:rPr>
        <w:t>OUTPUT</w:t>
      </w:r>
      <w:r w:rsidRPr="00CD0C2D">
        <w:rPr>
          <w:rFonts w:asciiTheme="minorHAnsi" w:hAnsiTheme="minorHAnsi" w:cstheme="minorHAnsi"/>
          <w:color w:val="000000"/>
          <w:sz w:val="22"/>
          <w:szCs w:val="22"/>
          <w:shd w:val="clear" w:color="auto" w:fill="FFFFFF"/>
        </w:rPr>
        <w:t xml:space="preserve"> </w:t>
      </w:r>
      <w:proofErr w:type="spellStart"/>
      <w:r w:rsidRPr="00CD0C2D">
        <w:rPr>
          <w:rFonts w:asciiTheme="minorHAnsi" w:hAnsiTheme="minorHAnsi" w:cstheme="minorHAnsi"/>
          <w:color w:val="000000"/>
          <w:sz w:val="22"/>
          <w:szCs w:val="22"/>
          <w:shd w:val="clear" w:color="auto" w:fill="FFFFFF"/>
        </w:rPr>
        <w:t>val_data</w:t>
      </w:r>
      <w:proofErr w:type="spellEnd"/>
      <w:r w:rsidRPr="00CD0C2D">
        <w:rPr>
          <w:rFonts w:asciiTheme="minorHAnsi" w:hAnsiTheme="minorHAnsi" w:cstheme="minorHAnsi"/>
          <w:color w:val="000000"/>
          <w:sz w:val="22"/>
          <w:szCs w:val="22"/>
          <w:shd w:val="clear" w:color="auto" w:fill="FFFFFF"/>
        </w:rPr>
        <w:t>;</w:t>
      </w:r>
    </w:p>
    <w:p w14:paraId="7EA98D2F"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b/>
          <w:bCs/>
          <w:color w:val="000080"/>
          <w:sz w:val="22"/>
          <w:szCs w:val="22"/>
          <w:shd w:val="clear" w:color="auto" w:fill="FFFFFF"/>
        </w:rPr>
        <w:t>RUN</w:t>
      </w:r>
      <w:r w:rsidRPr="00CD0C2D">
        <w:rPr>
          <w:rFonts w:asciiTheme="minorHAnsi" w:hAnsiTheme="minorHAnsi" w:cstheme="minorHAnsi"/>
          <w:color w:val="000000"/>
          <w:sz w:val="22"/>
          <w:szCs w:val="22"/>
          <w:shd w:val="clear" w:color="auto" w:fill="FFFFFF"/>
        </w:rPr>
        <w:t>;</w:t>
      </w:r>
    </w:p>
    <w:p w14:paraId="499A5177"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p>
    <w:p w14:paraId="403412C7"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color w:val="008000"/>
          <w:sz w:val="22"/>
          <w:szCs w:val="22"/>
          <w:shd w:val="clear" w:color="auto" w:fill="FFFFFF"/>
        </w:rPr>
        <w:t xml:space="preserve">/* Assess target rate in train, </w:t>
      </w:r>
      <w:proofErr w:type="spellStart"/>
      <w:r w:rsidRPr="00CD0C2D">
        <w:rPr>
          <w:rFonts w:asciiTheme="minorHAnsi" w:hAnsiTheme="minorHAnsi" w:cstheme="minorHAnsi"/>
          <w:color w:val="008000"/>
          <w:sz w:val="22"/>
          <w:szCs w:val="22"/>
          <w:shd w:val="clear" w:color="auto" w:fill="FFFFFF"/>
        </w:rPr>
        <w:t>val</w:t>
      </w:r>
      <w:proofErr w:type="spellEnd"/>
      <w:r w:rsidRPr="00CD0C2D">
        <w:rPr>
          <w:rFonts w:asciiTheme="minorHAnsi" w:hAnsiTheme="minorHAnsi" w:cstheme="minorHAnsi"/>
          <w:color w:val="008000"/>
          <w:sz w:val="22"/>
          <w:szCs w:val="22"/>
          <w:shd w:val="clear" w:color="auto" w:fill="FFFFFF"/>
        </w:rPr>
        <w:t xml:space="preserve"> and OOT datasets */</w:t>
      </w:r>
    </w:p>
    <w:p w14:paraId="28C14040"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b/>
          <w:bCs/>
          <w:color w:val="000080"/>
          <w:sz w:val="22"/>
          <w:szCs w:val="22"/>
          <w:shd w:val="clear" w:color="auto" w:fill="FFFFFF"/>
        </w:rPr>
        <w:t>PROC</w:t>
      </w:r>
      <w:r w:rsidRPr="00CD0C2D">
        <w:rPr>
          <w:rFonts w:asciiTheme="minorHAnsi" w:hAnsiTheme="minorHAnsi" w:cstheme="minorHAnsi"/>
          <w:color w:val="000000"/>
          <w:sz w:val="22"/>
          <w:szCs w:val="22"/>
          <w:shd w:val="clear" w:color="auto" w:fill="FFFFFF"/>
        </w:rPr>
        <w:t xml:space="preserve"> </w:t>
      </w:r>
      <w:r w:rsidRPr="00CD0C2D">
        <w:rPr>
          <w:rFonts w:asciiTheme="minorHAnsi" w:hAnsiTheme="minorHAnsi" w:cstheme="minorHAnsi"/>
          <w:b/>
          <w:bCs/>
          <w:color w:val="000080"/>
          <w:sz w:val="22"/>
          <w:szCs w:val="22"/>
          <w:shd w:val="clear" w:color="auto" w:fill="FFFFFF"/>
        </w:rPr>
        <w:t>FREQ</w:t>
      </w:r>
      <w:r w:rsidRPr="00CD0C2D">
        <w:rPr>
          <w:rFonts w:asciiTheme="minorHAnsi" w:hAnsiTheme="minorHAnsi" w:cstheme="minorHAnsi"/>
          <w:color w:val="000000"/>
          <w:sz w:val="22"/>
          <w:szCs w:val="22"/>
          <w:shd w:val="clear" w:color="auto" w:fill="FFFFFF"/>
        </w:rPr>
        <w:t xml:space="preserve"> </w:t>
      </w:r>
      <w:r w:rsidRPr="00CD0C2D">
        <w:rPr>
          <w:rFonts w:asciiTheme="minorHAnsi" w:hAnsiTheme="minorHAnsi" w:cstheme="minorHAnsi"/>
          <w:color w:val="0000FF"/>
          <w:sz w:val="22"/>
          <w:szCs w:val="22"/>
          <w:shd w:val="clear" w:color="auto" w:fill="FFFFFF"/>
        </w:rPr>
        <w:t>DATA</w:t>
      </w:r>
      <w:r w:rsidRPr="00CD0C2D">
        <w:rPr>
          <w:rFonts w:asciiTheme="minorHAnsi" w:hAnsiTheme="minorHAnsi" w:cstheme="minorHAnsi"/>
          <w:color w:val="000000"/>
          <w:sz w:val="22"/>
          <w:szCs w:val="22"/>
          <w:shd w:val="clear" w:color="auto" w:fill="FFFFFF"/>
        </w:rPr>
        <w:t xml:space="preserve"> = </w:t>
      </w:r>
      <w:proofErr w:type="spellStart"/>
      <w:r w:rsidRPr="00CD0C2D">
        <w:rPr>
          <w:rFonts w:asciiTheme="minorHAnsi" w:hAnsiTheme="minorHAnsi" w:cstheme="minorHAnsi"/>
          <w:color w:val="000000"/>
          <w:sz w:val="22"/>
          <w:szCs w:val="22"/>
          <w:shd w:val="clear" w:color="auto" w:fill="FFFFFF"/>
        </w:rPr>
        <w:t>train_data</w:t>
      </w:r>
      <w:proofErr w:type="spellEnd"/>
      <w:r w:rsidRPr="00CD0C2D">
        <w:rPr>
          <w:rFonts w:asciiTheme="minorHAnsi" w:hAnsiTheme="minorHAnsi" w:cstheme="minorHAnsi"/>
          <w:color w:val="000000"/>
          <w:sz w:val="22"/>
          <w:szCs w:val="22"/>
          <w:shd w:val="clear" w:color="auto" w:fill="FFFFFF"/>
        </w:rPr>
        <w:t xml:space="preserve">; </w:t>
      </w:r>
      <w:r w:rsidRPr="00CD0C2D">
        <w:rPr>
          <w:rFonts w:asciiTheme="minorHAnsi" w:hAnsiTheme="minorHAnsi" w:cstheme="minorHAnsi"/>
          <w:color w:val="0000FF"/>
          <w:sz w:val="22"/>
          <w:szCs w:val="22"/>
          <w:shd w:val="clear" w:color="auto" w:fill="FFFFFF"/>
        </w:rPr>
        <w:t>TABLES</w:t>
      </w:r>
      <w:r w:rsidRPr="00CD0C2D">
        <w:rPr>
          <w:rFonts w:asciiTheme="minorHAnsi" w:hAnsiTheme="minorHAnsi" w:cstheme="minorHAnsi"/>
          <w:color w:val="000000"/>
          <w:sz w:val="22"/>
          <w:szCs w:val="22"/>
          <w:shd w:val="clear" w:color="auto" w:fill="FFFFFF"/>
        </w:rPr>
        <w:t xml:space="preserve"> bad; </w:t>
      </w:r>
      <w:r w:rsidRPr="00CD0C2D">
        <w:rPr>
          <w:rFonts w:asciiTheme="minorHAnsi" w:hAnsiTheme="minorHAnsi" w:cstheme="minorHAnsi"/>
          <w:b/>
          <w:bCs/>
          <w:color w:val="000080"/>
          <w:sz w:val="22"/>
          <w:szCs w:val="22"/>
          <w:shd w:val="clear" w:color="auto" w:fill="FFFFFF"/>
        </w:rPr>
        <w:t>RUN</w:t>
      </w:r>
      <w:r w:rsidRPr="00CD0C2D">
        <w:rPr>
          <w:rFonts w:asciiTheme="minorHAnsi" w:hAnsiTheme="minorHAnsi" w:cstheme="minorHAnsi"/>
          <w:color w:val="000000"/>
          <w:sz w:val="22"/>
          <w:szCs w:val="22"/>
          <w:shd w:val="clear" w:color="auto" w:fill="FFFFFF"/>
        </w:rPr>
        <w:t>;</w:t>
      </w:r>
    </w:p>
    <w:p w14:paraId="18CA9691"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b/>
          <w:bCs/>
          <w:color w:val="000080"/>
          <w:sz w:val="22"/>
          <w:szCs w:val="22"/>
          <w:shd w:val="clear" w:color="auto" w:fill="FFFFFF"/>
        </w:rPr>
        <w:t>PROC</w:t>
      </w:r>
      <w:r w:rsidRPr="00CD0C2D">
        <w:rPr>
          <w:rFonts w:asciiTheme="minorHAnsi" w:hAnsiTheme="minorHAnsi" w:cstheme="minorHAnsi"/>
          <w:color w:val="000000"/>
          <w:sz w:val="22"/>
          <w:szCs w:val="22"/>
          <w:shd w:val="clear" w:color="auto" w:fill="FFFFFF"/>
        </w:rPr>
        <w:t xml:space="preserve"> </w:t>
      </w:r>
      <w:r w:rsidRPr="00CD0C2D">
        <w:rPr>
          <w:rFonts w:asciiTheme="minorHAnsi" w:hAnsiTheme="minorHAnsi" w:cstheme="minorHAnsi"/>
          <w:b/>
          <w:bCs/>
          <w:color w:val="000080"/>
          <w:sz w:val="22"/>
          <w:szCs w:val="22"/>
          <w:shd w:val="clear" w:color="auto" w:fill="FFFFFF"/>
        </w:rPr>
        <w:t>FREQ</w:t>
      </w:r>
      <w:r w:rsidRPr="00CD0C2D">
        <w:rPr>
          <w:rFonts w:asciiTheme="minorHAnsi" w:hAnsiTheme="minorHAnsi" w:cstheme="minorHAnsi"/>
          <w:color w:val="000000"/>
          <w:sz w:val="22"/>
          <w:szCs w:val="22"/>
          <w:shd w:val="clear" w:color="auto" w:fill="FFFFFF"/>
        </w:rPr>
        <w:t xml:space="preserve"> </w:t>
      </w:r>
      <w:r w:rsidRPr="00CD0C2D">
        <w:rPr>
          <w:rFonts w:asciiTheme="minorHAnsi" w:hAnsiTheme="minorHAnsi" w:cstheme="minorHAnsi"/>
          <w:color w:val="0000FF"/>
          <w:sz w:val="22"/>
          <w:szCs w:val="22"/>
          <w:shd w:val="clear" w:color="auto" w:fill="FFFFFF"/>
        </w:rPr>
        <w:t>DATA</w:t>
      </w:r>
      <w:r w:rsidRPr="00CD0C2D">
        <w:rPr>
          <w:rFonts w:asciiTheme="minorHAnsi" w:hAnsiTheme="minorHAnsi" w:cstheme="minorHAnsi"/>
          <w:color w:val="000000"/>
          <w:sz w:val="22"/>
          <w:szCs w:val="22"/>
          <w:shd w:val="clear" w:color="auto" w:fill="FFFFFF"/>
        </w:rPr>
        <w:t xml:space="preserve"> = </w:t>
      </w:r>
      <w:proofErr w:type="spellStart"/>
      <w:r w:rsidRPr="00CD0C2D">
        <w:rPr>
          <w:rFonts w:asciiTheme="minorHAnsi" w:hAnsiTheme="minorHAnsi" w:cstheme="minorHAnsi"/>
          <w:color w:val="000000"/>
          <w:sz w:val="22"/>
          <w:szCs w:val="22"/>
          <w:shd w:val="clear" w:color="auto" w:fill="FFFFFF"/>
        </w:rPr>
        <w:t>val_data</w:t>
      </w:r>
      <w:proofErr w:type="spellEnd"/>
      <w:r w:rsidRPr="00CD0C2D">
        <w:rPr>
          <w:rFonts w:asciiTheme="minorHAnsi" w:hAnsiTheme="minorHAnsi" w:cstheme="minorHAnsi"/>
          <w:color w:val="000000"/>
          <w:sz w:val="22"/>
          <w:szCs w:val="22"/>
          <w:shd w:val="clear" w:color="auto" w:fill="FFFFFF"/>
        </w:rPr>
        <w:t xml:space="preserve">;  </w:t>
      </w:r>
      <w:r w:rsidRPr="00CD0C2D">
        <w:rPr>
          <w:rFonts w:asciiTheme="minorHAnsi" w:hAnsiTheme="minorHAnsi" w:cstheme="minorHAnsi"/>
          <w:color w:val="0000FF"/>
          <w:sz w:val="22"/>
          <w:szCs w:val="22"/>
          <w:shd w:val="clear" w:color="auto" w:fill="FFFFFF"/>
        </w:rPr>
        <w:t>TABLES</w:t>
      </w:r>
      <w:r w:rsidRPr="00CD0C2D">
        <w:rPr>
          <w:rFonts w:asciiTheme="minorHAnsi" w:hAnsiTheme="minorHAnsi" w:cstheme="minorHAnsi"/>
          <w:color w:val="000000"/>
          <w:sz w:val="22"/>
          <w:szCs w:val="22"/>
          <w:shd w:val="clear" w:color="auto" w:fill="FFFFFF"/>
        </w:rPr>
        <w:t xml:space="preserve"> bad; </w:t>
      </w:r>
      <w:r w:rsidRPr="00CD0C2D">
        <w:rPr>
          <w:rFonts w:asciiTheme="minorHAnsi" w:hAnsiTheme="minorHAnsi" w:cstheme="minorHAnsi"/>
          <w:b/>
          <w:bCs/>
          <w:color w:val="000080"/>
          <w:sz w:val="22"/>
          <w:szCs w:val="22"/>
          <w:shd w:val="clear" w:color="auto" w:fill="FFFFFF"/>
        </w:rPr>
        <w:t>RUN</w:t>
      </w:r>
      <w:r w:rsidRPr="00CD0C2D">
        <w:rPr>
          <w:rFonts w:asciiTheme="minorHAnsi" w:hAnsiTheme="minorHAnsi" w:cstheme="minorHAnsi"/>
          <w:color w:val="000000"/>
          <w:sz w:val="22"/>
          <w:szCs w:val="22"/>
          <w:shd w:val="clear" w:color="auto" w:fill="FFFFFF"/>
        </w:rPr>
        <w:t>;</w:t>
      </w:r>
    </w:p>
    <w:p w14:paraId="2EFEFECF"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b/>
          <w:bCs/>
          <w:color w:val="000080"/>
          <w:sz w:val="22"/>
          <w:szCs w:val="22"/>
          <w:shd w:val="clear" w:color="auto" w:fill="FFFFFF"/>
        </w:rPr>
        <w:t>PROC</w:t>
      </w:r>
      <w:r w:rsidRPr="00CD0C2D">
        <w:rPr>
          <w:rFonts w:asciiTheme="minorHAnsi" w:hAnsiTheme="minorHAnsi" w:cstheme="minorHAnsi"/>
          <w:color w:val="000000"/>
          <w:sz w:val="22"/>
          <w:szCs w:val="22"/>
          <w:shd w:val="clear" w:color="auto" w:fill="FFFFFF"/>
        </w:rPr>
        <w:t xml:space="preserve"> </w:t>
      </w:r>
      <w:r w:rsidRPr="00CD0C2D">
        <w:rPr>
          <w:rFonts w:asciiTheme="minorHAnsi" w:hAnsiTheme="minorHAnsi" w:cstheme="minorHAnsi"/>
          <w:b/>
          <w:bCs/>
          <w:color w:val="000080"/>
          <w:sz w:val="22"/>
          <w:szCs w:val="22"/>
          <w:shd w:val="clear" w:color="auto" w:fill="FFFFFF"/>
        </w:rPr>
        <w:t>FREQ</w:t>
      </w:r>
      <w:r w:rsidRPr="00CD0C2D">
        <w:rPr>
          <w:rFonts w:asciiTheme="minorHAnsi" w:hAnsiTheme="minorHAnsi" w:cstheme="minorHAnsi"/>
          <w:color w:val="000000"/>
          <w:sz w:val="22"/>
          <w:szCs w:val="22"/>
          <w:shd w:val="clear" w:color="auto" w:fill="FFFFFF"/>
        </w:rPr>
        <w:t xml:space="preserve"> </w:t>
      </w:r>
      <w:r w:rsidRPr="00CD0C2D">
        <w:rPr>
          <w:rFonts w:asciiTheme="minorHAnsi" w:hAnsiTheme="minorHAnsi" w:cstheme="minorHAnsi"/>
          <w:color w:val="0000FF"/>
          <w:sz w:val="22"/>
          <w:szCs w:val="22"/>
          <w:shd w:val="clear" w:color="auto" w:fill="FFFFFF"/>
        </w:rPr>
        <w:t>DATA</w:t>
      </w:r>
      <w:r w:rsidRPr="00CD0C2D">
        <w:rPr>
          <w:rFonts w:asciiTheme="minorHAnsi" w:hAnsiTheme="minorHAnsi" w:cstheme="minorHAnsi"/>
          <w:color w:val="000000"/>
          <w:sz w:val="22"/>
          <w:szCs w:val="22"/>
          <w:shd w:val="clear" w:color="auto" w:fill="FFFFFF"/>
        </w:rPr>
        <w:t xml:space="preserve"> = </w:t>
      </w:r>
      <w:proofErr w:type="spellStart"/>
      <w:r w:rsidRPr="00CD0C2D">
        <w:rPr>
          <w:rFonts w:asciiTheme="minorHAnsi" w:hAnsiTheme="minorHAnsi" w:cstheme="minorHAnsi"/>
          <w:color w:val="000000"/>
          <w:sz w:val="22"/>
          <w:szCs w:val="22"/>
          <w:shd w:val="clear" w:color="auto" w:fill="FFFFFF"/>
        </w:rPr>
        <w:t>oot_encoded_final</w:t>
      </w:r>
      <w:proofErr w:type="spellEnd"/>
      <w:r w:rsidRPr="00CD0C2D">
        <w:rPr>
          <w:rFonts w:asciiTheme="minorHAnsi" w:hAnsiTheme="minorHAnsi" w:cstheme="minorHAnsi"/>
          <w:color w:val="000000"/>
          <w:sz w:val="22"/>
          <w:szCs w:val="22"/>
          <w:shd w:val="clear" w:color="auto" w:fill="FFFFFF"/>
        </w:rPr>
        <w:t xml:space="preserve">;  </w:t>
      </w:r>
      <w:r w:rsidRPr="00CD0C2D">
        <w:rPr>
          <w:rFonts w:asciiTheme="minorHAnsi" w:hAnsiTheme="minorHAnsi" w:cstheme="minorHAnsi"/>
          <w:color w:val="0000FF"/>
          <w:sz w:val="22"/>
          <w:szCs w:val="22"/>
          <w:shd w:val="clear" w:color="auto" w:fill="FFFFFF"/>
        </w:rPr>
        <w:t>TABLES</w:t>
      </w:r>
      <w:r w:rsidRPr="00CD0C2D">
        <w:rPr>
          <w:rFonts w:asciiTheme="minorHAnsi" w:hAnsiTheme="minorHAnsi" w:cstheme="minorHAnsi"/>
          <w:color w:val="000000"/>
          <w:sz w:val="22"/>
          <w:szCs w:val="22"/>
          <w:shd w:val="clear" w:color="auto" w:fill="FFFFFF"/>
        </w:rPr>
        <w:t xml:space="preserve"> bad; </w:t>
      </w:r>
      <w:r w:rsidRPr="00CD0C2D">
        <w:rPr>
          <w:rFonts w:asciiTheme="minorHAnsi" w:hAnsiTheme="minorHAnsi" w:cstheme="minorHAnsi"/>
          <w:b/>
          <w:bCs/>
          <w:color w:val="000080"/>
          <w:sz w:val="22"/>
          <w:szCs w:val="22"/>
          <w:shd w:val="clear" w:color="auto" w:fill="FFFFFF"/>
        </w:rPr>
        <w:t>RUN</w:t>
      </w:r>
      <w:r w:rsidRPr="00CD0C2D">
        <w:rPr>
          <w:rFonts w:asciiTheme="minorHAnsi" w:hAnsiTheme="minorHAnsi" w:cstheme="minorHAnsi"/>
          <w:color w:val="000000"/>
          <w:sz w:val="22"/>
          <w:szCs w:val="22"/>
          <w:shd w:val="clear" w:color="auto" w:fill="FFFFFF"/>
        </w:rPr>
        <w:t xml:space="preserve">; </w:t>
      </w:r>
    </w:p>
    <w:p w14:paraId="078225A4"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p>
    <w:p w14:paraId="26EAC146"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color w:val="008000"/>
          <w:sz w:val="22"/>
          <w:szCs w:val="22"/>
          <w:shd w:val="clear" w:color="auto" w:fill="FFFFFF"/>
        </w:rPr>
        <w:t>/* Standardize the data */</w:t>
      </w:r>
    </w:p>
    <w:p w14:paraId="170552DB"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b/>
          <w:bCs/>
          <w:color w:val="000080"/>
          <w:sz w:val="22"/>
          <w:szCs w:val="22"/>
          <w:shd w:val="clear" w:color="auto" w:fill="FFFFFF"/>
        </w:rPr>
        <w:t>PROC</w:t>
      </w:r>
      <w:r w:rsidRPr="00CD0C2D">
        <w:rPr>
          <w:rFonts w:asciiTheme="minorHAnsi" w:hAnsiTheme="minorHAnsi" w:cstheme="minorHAnsi"/>
          <w:color w:val="000000"/>
          <w:sz w:val="22"/>
          <w:szCs w:val="22"/>
          <w:shd w:val="clear" w:color="auto" w:fill="FFFFFF"/>
        </w:rPr>
        <w:t xml:space="preserve"> </w:t>
      </w:r>
      <w:r w:rsidRPr="00CD0C2D">
        <w:rPr>
          <w:rFonts w:asciiTheme="minorHAnsi" w:hAnsiTheme="minorHAnsi" w:cstheme="minorHAnsi"/>
          <w:b/>
          <w:bCs/>
          <w:color w:val="000080"/>
          <w:sz w:val="22"/>
          <w:szCs w:val="22"/>
          <w:shd w:val="clear" w:color="auto" w:fill="FFFFFF"/>
        </w:rPr>
        <w:t>STDIZE</w:t>
      </w:r>
      <w:r w:rsidRPr="00CD0C2D">
        <w:rPr>
          <w:rFonts w:asciiTheme="minorHAnsi" w:hAnsiTheme="minorHAnsi" w:cstheme="minorHAnsi"/>
          <w:color w:val="000000"/>
          <w:sz w:val="22"/>
          <w:szCs w:val="22"/>
          <w:shd w:val="clear" w:color="auto" w:fill="FFFFFF"/>
        </w:rPr>
        <w:t xml:space="preserve"> </w:t>
      </w:r>
      <w:r w:rsidRPr="00CD0C2D">
        <w:rPr>
          <w:rFonts w:asciiTheme="minorHAnsi" w:hAnsiTheme="minorHAnsi" w:cstheme="minorHAnsi"/>
          <w:color w:val="0000FF"/>
          <w:sz w:val="22"/>
          <w:szCs w:val="22"/>
          <w:shd w:val="clear" w:color="auto" w:fill="FFFFFF"/>
        </w:rPr>
        <w:t>DATA</w:t>
      </w:r>
      <w:r w:rsidRPr="00CD0C2D">
        <w:rPr>
          <w:rFonts w:asciiTheme="minorHAnsi" w:hAnsiTheme="minorHAnsi" w:cstheme="minorHAnsi"/>
          <w:color w:val="000000"/>
          <w:sz w:val="22"/>
          <w:szCs w:val="22"/>
          <w:shd w:val="clear" w:color="auto" w:fill="FFFFFF"/>
        </w:rPr>
        <w:t>=</w:t>
      </w:r>
      <w:proofErr w:type="spellStart"/>
      <w:r w:rsidRPr="00CD0C2D">
        <w:rPr>
          <w:rFonts w:asciiTheme="minorHAnsi" w:hAnsiTheme="minorHAnsi" w:cstheme="minorHAnsi"/>
          <w:color w:val="000000"/>
          <w:sz w:val="22"/>
          <w:szCs w:val="22"/>
          <w:shd w:val="clear" w:color="auto" w:fill="FFFFFF"/>
        </w:rPr>
        <w:t>train_data</w:t>
      </w:r>
      <w:proofErr w:type="spellEnd"/>
      <w:r w:rsidRPr="00CD0C2D">
        <w:rPr>
          <w:rFonts w:asciiTheme="minorHAnsi" w:hAnsiTheme="minorHAnsi" w:cstheme="minorHAnsi"/>
          <w:color w:val="000000"/>
          <w:sz w:val="22"/>
          <w:szCs w:val="22"/>
          <w:shd w:val="clear" w:color="auto" w:fill="FFFFFF"/>
        </w:rPr>
        <w:t xml:space="preserve"> </w:t>
      </w:r>
      <w:r w:rsidRPr="00CD0C2D">
        <w:rPr>
          <w:rFonts w:asciiTheme="minorHAnsi" w:hAnsiTheme="minorHAnsi" w:cstheme="minorHAnsi"/>
          <w:color w:val="0000FF"/>
          <w:sz w:val="22"/>
          <w:szCs w:val="22"/>
          <w:shd w:val="clear" w:color="auto" w:fill="FFFFFF"/>
        </w:rPr>
        <w:t>OUT</w:t>
      </w:r>
      <w:r w:rsidRPr="00CD0C2D">
        <w:rPr>
          <w:rFonts w:asciiTheme="minorHAnsi" w:hAnsiTheme="minorHAnsi" w:cstheme="minorHAnsi"/>
          <w:color w:val="000000"/>
          <w:sz w:val="22"/>
          <w:szCs w:val="22"/>
          <w:shd w:val="clear" w:color="auto" w:fill="FFFFFF"/>
        </w:rPr>
        <w:t>=</w:t>
      </w:r>
      <w:proofErr w:type="spellStart"/>
      <w:r w:rsidRPr="00CD0C2D">
        <w:rPr>
          <w:rFonts w:asciiTheme="minorHAnsi" w:hAnsiTheme="minorHAnsi" w:cstheme="minorHAnsi"/>
          <w:color w:val="000000"/>
          <w:sz w:val="22"/>
          <w:szCs w:val="22"/>
          <w:shd w:val="clear" w:color="auto" w:fill="FFFFFF"/>
        </w:rPr>
        <w:t>train_data_std</w:t>
      </w:r>
      <w:proofErr w:type="spellEnd"/>
      <w:r w:rsidRPr="00CD0C2D">
        <w:rPr>
          <w:rFonts w:asciiTheme="minorHAnsi" w:hAnsiTheme="minorHAnsi" w:cstheme="minorHAnsi"/>
          <w:color w:val="000000"/>
          <w:sz w:val="22"/>
          <w:szCs w:val="22"/>
          <w:shd w:val="clear" w:color="auto" w:fill="FFFFFF"/>
        </w:rPr>
        <w:t xml:space="preserve"> </w:t>
      </w:r>
      <w:r w:rsidRPr="00CD0C2D">
        <w:rPr>
          <w:rFonts w:asciiTheme="minorHAnsi" w:hAnsiTheme="minorHAnsi" w:cstheme="minorHAnsi"/>
          <w:color w:val="0000FF"/>
          <w:sz w:val="22"/>
          <w:szCs w:val="22"/>
          <w:shd w:val="clear" w:color="auto" w:fill="FFFFFF"/>
        </w:rPr>
        <w:t>METHOD</w:t>
      </w:r>
      <w:r w:rsidRPr="00CD0C2D">
        <w:rPr>
          <w:rFonts w:asciiTheme="minorHAnsi" w:hAnsiTheme="minorHAnsi" w:cstheme="minorHAnsi"/>
          <w:color w:val="000000"/>
          <w:sz w:val="22"/>
          <w:szCs w:val="22"/>
          <w:shd w:val="clear" w:color="auto" w:fill="FFFFFF"/>
        </w:rPr>
        <w:t>=STD;</w:t>
      </w:r>
    </w:p>
    <w:p w14:paraId="4248466B"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color w:val="000000"/>
          <w:sz w:val="22"/>
          <w:szCs w:val="22"/>
          <w:shd w:val="clear" w:color="auto" w:fill="FFFFFF"/>
        </w:rPr>
        <w:t xml:space="preserve">  </w:t>
      </w:r>
      <w:r w:rsidRPr="00CD0C2D">
        <w:rPr>
          <w:rFonts w:asciiTheme="minorHAnsi" w:hAnsiTheme="minorHAnsi" w:cstheme="minorHAnsi"/>
          <w:color w:val="0000FF"/>
          <w:sz w:val="22"/>
          <w:szCs w:val="22"/>
          <w:shd w:val="clear" w:color="auto" w:fill="FFFFFF"/>
        </w:rPr>
        <w:t>VAR</w:t>
      </w:r>
      <w:r w:rsidRPr="00CD0C2D">
        <w:rPr>
          <w:rFonts w:asciiTheme="minorHAnsi" w:hAnsiTheme="minorHAnsi" w:cstheme="minorHAnsi"/>
          <w:color w:val="000000"/>
          <w:sz w:val="22"/>
          <w:szCs w:val="22"/>
          <w:shd w:val="clear" w:color="auto" w:fill="FFFFFF"/>
        </w:rPr>
        <w:t xml:space="preserve"> &amp;predictors;</w:t>
      </w:r>
    </w:p>
    <w:p w14:paraId="69C24CD0"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b/>
          <w:bCs/>
          <w:color w:val="000080"/>
          <w:sz w:val="22"/>
          <w:szCs w:val="22"/>
          <w:shd w:val="clear" w:color="auto" w:fill="FFFFFF"/>
        </w:rPr>
        <w:t>RUN</w:t>
      </w:r>
      <w:r w:rsidRPr="00CD0C2D">
        <w:rPr>
          <w:rFonts w:asciiTheme="minorHAnsi" w:hAnsiTheme="minorHAnsi" w:cstheme="minorHAnsi"/>
          <w:color w:val="000000"/>
          <w:sz w:val="22"/>
          <w:szCs w:val="22"/>
          <w:shd w:val="clear" w:color="auto" w:fill="FFFFFF"/>
        </w:rPr>
        <w:t>;</w:t>
      </w:r>
    </w:p>
    <w:p w14:paraId="5E09AE83"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p>
    <w:p w14:paraId="3478C775"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b/>
          <w:bCs/>
          <w:color w:val="000080"/>
          <w:sz w:val="22"/>
          <w:szCs w:val="22"/>
          <w:shd w:val="clear" w:color="auto" w:fill="FFFFFF"/>
        </w:rPr>
        <w:t>PROC</w:t>
      </w:r>
      <w:r w:rsidRPr="00CD0C2D">
        <w:rPr>
          <w:rFonts w:asciiTheme="minorHAnsi" w:hAnsiTheme="minorHAnsi" w:cstheme="minorHAnsi"/>
          <w:color w:val="000000"/>
          <w:sz w:val="22"/>
          <w:szCs w:val="22"/>
          <w:shd w:val="clear" w:color="auto" w:fill="FFFFFF"/>
        </w:rPr>
        <w:t xml:space="preserve"> </w:t>
      </w:r>
      <w:r w:rsidRPr="00CD0C2D">
        <w:rPr>
          <w:rFonts w:asciiTheme="minorHAnsi" w:hAnsiTheme="minorHAnsi" w:cstheme="minorHAnsi"/>
          <w:b/>
          <w:bCs/>
          <w:color w:val="000080"/>
          <w:sz w:val="22"/>
          <w:szCs w:val="22"/>
          <w:shd w:val="clear" w:color="auto" w:fill="FFFFFF"/>
        </w:rPr>
        <w:t>STDIZE</w:t>
      </w:r>
      <w:r w:rsidRPr="00CD0C2D">
        <w:rPr>
          <w:rFonts w:asciiTheme="minorHAnsi" w:hAnsiTheme="minorHAnsi" w:cstheme="minorHAnsi"/>
          <w:color w:val="000000"/>
          <w:sz w:val="22"/>
          <w:szCs w:val="22"/>
          <w:shd w:val="clear" w:color="auto" w:fill="FFFFFF"/>
        </w:rPr>
        <w:t xml:space="preserve"> </w:t>
      </w:r>
      <w:r w:rsidRPr="00CD0C2D">
        <w:rPr>
          <w:rFonts w:asciiTheme="minorHAnsi" w:hAnsiTheme="minorHAnsi" w:cstheme="minorHAnsi"/>
          <w:color w:val="0000FF"/>
          <w:sz w:val="22"/>
          <w:szCs w:val="22"/>
          <w:shd w:val="clear" w:color="auto" w:fill="FFFFFF"/>
        </w:rPr>
        <w:t>DATA</w:t>
      </w:r>
      <w:r w:rsidRPr="00CD0C2D">
        <w:rPr>
          <w:rFonts w:asciiTheme="minorHAnsi" w:hAnsiTheme="minorHAnsi" w:cstheme="minorHAnsi"/>
          <w:color w:val="000000"/>
          <w:sz w:val="22"/>
          <w:szCs w:val="22"/>
          <w:shd w:val="clear" w:color="auto" w:fill="FFFFFF"/>
        </w:rPr>
        <w:t>=</w:t>
      </w:r>
      <w:proofErr w:type="spellStart"/>
      <w:r w:rsidRPr="00CD0C2D">
        <w:rPr>
          <w:rFonts w:asciiTheme="minorHAnsi" w:hAnsiTheme="minorHAnsi" w:cstheme="minorHAnsi"/>
          <w:color w:val="000000"/>
          <w:sz w:val="22"/>
          <w:szCs w:val="22"/>
          <w:shd w:val="clear" w:color="auto" w:fill="FFFFFF"/>
        </w:rPr>
        <w:t>val_data</w:t>
      </w:r>
      <w:proofErr w:type="spellEnd"/>
      <w:r w:rsidRPr="00CD0C2D">
        <w:rPr>
          <w:rFonts w:asciiTheme="minorHAnsi" w:hAnsiTheme="minorHAnsi" w:cstheme="minorHAnsi"/>
          <w:color w:val="000000"/>
          <w:sz w:val="22"/>
          <w:szCs w:val="22"/>
          <w:shd w:val="clear" w:color="auto" w:fill="FFFFFF"/>
        </w:rPr>
        <w:t xml:space="preserve"> </w:t>
      </w:r>
      <w:r w:rsidRPr="00CD0C2D">
        <w:rPr>
          <w:rFonts w:asciiTheme="minorHAnsi" w:hAnsiTheme="minorHAnsi" w:cstheme="minorHAnsi"/>
          <w:color w:val="0000FF"/>
          <w:sz w:val="22"/>
          <w:szCs w:val="22"/>
          <w:shd w:val="clear" w:color="auto" w:fill="FFFFFF"/>
        </w:rPr>
        <w:t>OUT</w:t>
      </w:r>
      <w:r w:rsidRPr="00CD0C2D">
        <w:rPr>
          <w:rFonts w:asciiTheme="minorHAnsi" w:hAnsiTheme="minorHAnsi" w:cstheme="minorHAnsi"/>
          <w:color w:val="000000"/>
          <w:sz w:val="22"/>
          <w:szCs w:val="22"/>
          <w:shd w:val="clear" w:color="auto" w:fill="FFFFFF"/>
        </w:rPr>
        <w:t>=</w:t>
      </w:r>
      <w:proofErr w:type="spellStart"/>
      <w:r w:rsidRPr="00CD0C2D">
        <w:rPr>
          <w:rFonts w:asciiTheme="minorHAnsi" w:hAnsiTheme="minorHAnsi" w:cstheme="minorHAnsi"/>
          <w:color w:val="000000"/>
          <w:sz w:val="22"/>
          <w:szCs w:val="22"/>
          <w:shd w:val="clear" w:color="auto" w:fill="FFFFFF"/>
        </w:rPr>
        <w:t>val_data_std</w:t>
      </w:r>
      <w:proofErr w:type="spellEnd"/>
      <w:r w:rsidRPr="00CD0C2D">
        <w:rPr>
          <w:rFonts w:asciiTheme="minorHAnsi" w:hAnsiTheme="minorHAnsi" w:cstheme="minorHAnsi"/>
          <w:color w:val="000000"/>
          <w:sz w:val="22"/>
          <w:szCs w:val="22"/>
          <w:shd w:val="clear" w:color="auto" w:fill="FFFFFF"/>
        </w:rPr>
        <w:t xml:space="preserve"> </w:t>
      </w:r>
      <w:r w:rsidRPr="00CD0C2D">
        <w:rPr>
          <w:rFonts w:asciiTheme="minorHAnsi" w:hAnsiTheme="minorHAnsi" w:cstheme="minorHAnsi"/>
          <w:color w:val="0000FF"/>
          <w:sz w:val="22"/>
          <w:szCs w:val="22"/>
          <w:shd w:val="clear" w:color="auto" w:fill="FFFFFF"/>
        </w:rPr>
        <w:t>METHOD</w:t>
      </w:r>
      <w:r w:rsidRPr="00CD0C2D">
        <w:rPr>
          <w:rFonts w:asciiTheme="minorHAnsi" w:hAnsiTheme="minorHAnsi" w:cstheme="minorHAnsi"/>
          <w:color w:val="000000"/>
          <w:sz w:val="22"/>
          <w:szCs w:val="22"/>
          <w:shd w:val="clear" w:color="auto" w:fill="FFFFFF"/>
        </w:rPr>
        <w:t>=STD;</w:t>
      </w:r>
    </w:p>
    <w:p w14:paraId="1888B49D"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color w:val="000000"/>
          <w:sz w:val="22"/>
          <w:szCs w:val="22"/>
          <w:shd w:val="clear" w:color="auto" w:fill="FFFFFF"/>
        </w:rPr>
        <w:t xml:space="preserve">  </w:t>
      </w:r>
      <w:r w:rsidRPr="00CD0C2D">
        <w:rPr>
          <w:rFonts w:asciiTheme="minorHAnsi" w:hAnsiTheme="minorHAnsi" w:cstheme="minorHAnsi"/>
          <w:color w:val="0000FF"/>
          <w:sz w:val="22"/>
          <w:szCs w:val="22"/>
          <w:shd w:val="clear" w:color="auto" w:fill="FFFFFF"/>
        </w:rPr>
        <w:t>VAR</w:t>
      </w:r>
      <w:r w:rsidRPr="00CD0C2D">
        <w:rPr>
          <w:rFonts w:asciiTheme="minorHAnsi" w:hAnsiTheme="minorHAnsi" w:cstheme="minorHAnsi"/>
          <w:color w:val="000000"/>
          <w:sz w:val="22"/>
          <w:szCs w:val="22"/>
          <w:shd w:val="clear" w:color="auto" w:fill="FFFFFF"/>
        </w:rPr>
        <w:t xml:space="preserve"> &amp;predictors;</w:t>
      </w:r>
    </w:p>
    <w:p w14:paraId="4F85AE18"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b/>
          <w:bCs/>
          <w:color w:val="000080"/>
          <w:sz w:val="22"/>
          <w:szCs w:val="22"/>
          <w:shd w:val="clear" w:color="auto" w:fill="FFFFFF"/>
        </w:rPr>
        <w:t>RUN</w:t>
      </w:r>
      <w:r w:rsidRPr="00CD0C2D">
        <w:rPr>
          <w:rFonts w:asciiTheme="minorHAnsi" w:hAnsiTheme="minorHAnsi" w:cstheme="minorHAnsi"/>
          <w:color w:val="000000"/>
          <w:sz w:val="22"/>
          <w:szCs w:val="22"/>
          <w:shd w:val="clear" w:color="auto" w:fill="FFFFFF"/>
        </w:rPr>
        <w:t>;</w:t>
      </w:r>
    </w:p>
    <w:p w14:paraId="5674BE5C"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p>
    <w:p w14:paraId="57B7C1FC"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b/>
          <w:bCs/>
          <w:color w:val="000080"/>
          <w:sz w:val="22"/>
          <w:szCs w:val="22"/>
          <w:shd w:val="clear" w:color="auto" w:fill="FFFFFF"/>
        </w:rPr>
        <w:t>PROC</w:t>
      </w:r>
      <w:r w:rsidRPr="00CD0C2D">
        <w:rPr>
          <w:rFonts w:asciiTheme="minorHAnsi" w:hAnsiTheme="minorHAnsi" w:cstheme="minorHAnsi"/>
          <w:color w:val="000000"/>
          <w:sz w:val="22"/>
          <w:szCs w:val="22"/>
          <w:shd w:val="clear" w:color="auto" w:fill="FFFFFF"/>
        </w:rPr>
        <w:t xml:space="preserve"> </w:t>
      </w:r>
      <w:r w:rsidRPr="00CD0C2D">
        <w:rPr>
          <w:rFonts w:asciiTheme="minorHAnsi" w:hAnsiTheme="minorHAnsi" w:cstheme="minorHAnsi"/>
          <w:b/>
          <w:bCs/>
          <w:color w:val="000080"/>
          <w:sz w:val="22"/>
          <w:szCs w:val="22"/>
          <w:shd w:val="clear" w:color="auto" w:fill="FFFFFF"/>
        </w:rPr>
        <w:t>STDIZE</w:t>
      </w:r>
      <w:r w:rsidRPr="00CD0C2D">
        <w:rPr>
          <w:rFonts w:asciiTheme="minorHAnsi" w:hAnsiTheme="minorHAnsi" w:cstheme="minorHAnsi"/>
          <w:color w:val="000000"/>
          <w:sz w:val="22"/>
          <w:szCs w:val="22"/>
          <w:shd w:val="clear" w:color="auto" w:fill="FFFFFF"/>
        </w:rPr>
        <w:t xml:space="preserve"> </w:t>
      </w:r>
      <w:r w:rsidRPr="00CD0C2D">
        <w:rPr>
          <w:rFonts w:asciiTheme="minorHAnsi" w:hAnsiTheme="minorHAnsi" w:cstheme="minorHAnsi"/>
          <w:color w:val="0000FF"/>
          <w:sz w:val="22"/>
          <w:szCs w:val="22"/>
          <w:shd w:val="clear" w:color="auto" w:fill="FFFFFF"/>
        </w:rPr>
        <w:t>DATA</w:t>
      </w:r>
      <w:r w:rsidRPr="00CD0C2D">
        <w:rPr>
          <w:rFonts w:asciiTheme="minorHAnsi" w:hAnsiTheme="minorHAnsi" w:cstheme="minorHAnsi"/>
          <w:color w:val="000000"/>
          <w:sz w:val="22"/>
          <w:szCs w:val="22"/>
          <w:shd w:val="clear" w:color="auto" w:fill="FFFFFF"/>
        </w:rPr>
        <w:t>=</w:t>
      </w:r>
      <w:proofErr w:type="spellStart"/>
      <w:r w:rsidRPr="00CD0C2D">
        <w:rPr>
          <w:rFonts w:asciiTheme="minorHAnsi" w:hAnsiTheme="minorHAnsi" w:cstheme="minorHAnsi"/>
          <w:color w:val="000000"/>
          <w:sz w:val="22"/>
          <w:szCs w:val="22"/>
          <w:shd w:val="clear" w:color="auto" w:fill="FFFFFF"/>
        </w:rPr>
        <w:t>oot_encoded_final</w:t>
      </w:r>
      <w:proofErr w:type="spellEnd"/>
      <w:r w:rsidRPr="00CD0C2D">
        <w:rPr>
          <w:rFonts w:asciiTheme="minorHAnsi" w:hAnsiTheme="minorHAnsi" w:cstheme="minorHAnsi"/>
          <w:color w:val="000000"/>
          <w:sz w:val="22"/>
          <w:szCs w:val="22"/>
          <w:shd w:val="clear" w:color="auto" w:fill="FFFFFF"/>
        </w:rPr>
        <w:t xml:space="preserve"> </w:t>
      </w:r>
      <w:r w:rsidRPr="00CD0C2D">
        <w:rPr>
          <w:rFonts w:asciiTheme="minorHAnsi" w:hAnsiTheme="minorHAnsi" w:cstheme="minorHAnsi"/>
          <w:color w:val="0000FF"/>
          <w:sz w:val="22"/>
          <w:szCs w:val="22"/>
          <w:shd w:val="clear" w:color="auto" w:fill="FFFFFF"/>
        </w:rPr>
        <w:t>OUT</w:t>
      </w:r>
      <w:r w:rsidRPr="00CD0C2D">
        <w:rPr>
          <w:rFonts w:asciiTheme="minorHAnsi" w:hAnsiTheme="minorHAnsi" w:cstheme="minorHAnsi"/>
          <w:color w:val="000000"/>
          <w:sz w:val="22"/>
          <w:szCs w:val="22"/>
          <w:shd w:val="clear" w:color="auto" w:fill="FFFFFF"/>
        </w:rPr>
        <w:t>=</w:t>
      </w:r>
      <w:proofErr w:type="spellStart"/>
      <w:r w:rsidRPr="00CD0C2D">
        <w:rPr>
          <w:rFonts w:asciiTheme="minorHAnsi" w:hAnsiTheme="minorHAnsi" w:cstheme="minorHAnsi"/>
          <w:color w:val="000000"/>
          <w:sz w:val="22"/>
          <w:szCs w:val="22"/>
          <w:shd w:val="clear" w:color="auto" w:fill="FFFFFF"/>
        </w:rPr>
        <w:t>oot_encoded_final_std</w:t>
      </w:r>
      <w:proofErr w:type="spellEnd"/>
      <w:r w:rsidRPr="00CD0C2D">
        <w:rPr>
          <w:rFonts w:asciiTheme="minorHAnsi" w:hAnsiTheme="minorHAnsi" w:cstheme="minorHAnsi"/>
          <w:color w:val="000000"/>
          <w:sz w:val="22"/>
          <w:szCs w:val="22"/>
          <w:shd w:val="clear" w:color="auto" w:fill="FFFFFF"/>
        </w:rPr>
        <w:t xml:space="preserve"> </w:t>
      </w:r>
      <w:r w:rsidRPr="00CD0C2D">
        <w:rPr>
          <w:rFonts w:asciiTheme="minorHAnsi" w:hAnsiTheme="minorHAnsi" w:cstheme="minorHAnsi"/>
          <w:color w:val="0000FF"/>
          <w:sz w:val="22"/>
          <w:szCs w:val="22"/>
          <w:shd w:val="clear" w:color="auto" w:fill="FFFFFF"/>
        </w:rPr>
        <w:t>METHOD</w:t>
      </w:r>
      <w:r w:rsidRPr="00CD0C2D">
        <w:rPr>
          <w:rFonts w:asciiTheme="minorHAnsi" w:hAnsiTheme="minorHAnsi" w:cstheme="minorHAnsi"/>
          <w:color w:val="000000"/>
          <w:sz w:val="22"/>
          <w:szCs w:val="22"/>
          <w:shd w:val="clear" w:color="auto" w:fill="FFFFFF"/>
        </w:rPr>
        <w:t>=STD;</w:t>
      </w:r>
    </w:p>
    <w:p w14:paraId="3F99D656"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color w:val="000000"/>
          <w:sz w:val="22"/>
          <w:szCs w:val="22"/>
          <w:shd w:val="clear" w:color="auto" w:fill="FFFFFF"/>
        </w:rPr>
        <w:t xml:space="preserve">  </w:t>
      </w:r>
      <w:r w:rsidRPr="00CD0C2D">
        <w:rPr>
          <w:rFonts w:asciiTheme="minorHAnsi" w:hAnsiTheme="minorHAnsi" w:cstheme="minorHAnsi"/>
          <w:color w:val="0000FF"/>
          <w:sz w:val="22"/>
          <w:szCs w:val="22"/>
          <w:shd w:val="clear" w:color="auto" w:fill="FFFFFF"/>
        </w:rPr>
        <w:t>VAR</w:t>
      </w:r>
      <w:r w:rsidRPr="00CD0C2D">
        <w:rPr>
          <w:rFonts w:asciiTheme="minorHAnsi" w:hAnsiTheme="minorHAnsi" w:cstheme="minorHAnsi"/>
          <w:color w:val="000000"/>
          <w:sz w:val="22"/>
          <w:szCs w:val="22"/>
          <w:shd w:val="clear" w:color="auto" w:fill="FFFFFF"/>
        </w:rPr>
        <w:t xml:space="preserve"> &amp;predictors;</w:t>
      </w:r>
    </w:p>
    <w:p w14:paraId="0BC06967"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b/>
          <w:bCs/>
          <w:color w:val="000080"/>
          <w:sz w:val="22"/>
          <w:szCs w:val="22"/>
          <w:shd w:val="clear" w:color="auto" w:fill="FFFFFF"/>
        </w:rPr>
        <w:t>RUN</w:t>
      </w:r>
      <w:r w:rsidRPr="00CD0C2D">
        <w:rPr>
          <w:rFonts w:asciiTheme="minorHAnsi" w:hAnsiTheme="minorHAnsi" w:cstheme="minorHAnsi"/>
          <w:color w:val="000000"/>
          <w:sz w:val="22"/>
          <w:szCs w:val="22"/>
          <w:shd w:val="clear" w:color="auto" w:fill="FFFFFF"/>
        </w:rPr>
        <w:t>;</w:t>
      </w:r>
    </w:p>
    <w:p w14:paraId="6F9844D2"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p>
    <w:p w14:paraId="3F95132A"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color w:val="008000"/>
          <w:sz w:val="22"/>
          <w:szCs w:val="22"/>
          <w:shd w:val="clear" w:color="auto" w:fill="FFFFFF"/>
        </w:rPr>
        <w:lastRenderedPageBreak/>
        <w:t>/*Create hyperparameter tuning macro that will loop through a range of values for each of the tuning parameters */</w:t>
      </w:r>
    </w:p>
    <w:p w14:paraId="550D1B3B"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p>
    <w:p w14:paraId="72DA92A1"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color w:val="008000"/>
          <w:sz w:val="22"/>
          <w:szCs w:val="22"/>
          <w:shd w:val="clear" w:color="auto" w:fill="FFFFFF"/>
        </w:rPr>
        <w:t xml:space="preserve">/* Create an empty </w:t>
      </w:r>
      <w:proofErr w:type="spellStart"/>
      <w:r w:rsidRPr="00CD0C2D">
        <w:rPr>
          <w:rFonts w:asciiTheme="minorHAnsi" w:hAnsiTheme="minorHAnsi" w:cstheme="minorHAnsi"/>
          <w:color w:val="008000"/>
          <w:sz w:val="22"/>
          <w:szCs w:val="22"/>
          <w:shd w:val="clear" w:color="auto" w:fill="FFFFFF"/>
        </w:rPr>
        <w:t>summary_table</w:t>
      </w:r>
      <w:proofErr w:type="spellEnd"/>
      <w:r w:rsidRPr="00CD0C2D">
        <w:rPr>
          <w:rFonts w:asciiTheme="minorHAnsi" w:hAnsiTheme="minorHAnsi" w:cstheme="minorHAnsi"/>
          <w:color w:val="008000"/>
          <w:sz w:val="22"/>
          <w:szCs w:val="22"/>
          <w:shd w:val="clear" w:color="auto" w:fill="FFFFFF"/>
        </w:rPr>
        <w:t xml:space="preserve"> dataset */</w:t>
      </w:r>
    </w:p>
    <w:p w14:paraId="46380F6B"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b/>
          <w:bCs/>
          <w:color w:val="000080"/>
          <w:sz w:val="22"/>
          <w:szCs w:val="22"/>
          <w:shd w:val="clear" w:color="auto" w:fill="FFFFFF"/>
        </w:rPr>
        <w:t>PROC</w:t>
      </w:r>
      <w:r w:rsidRPr="00CD0C2D">
        <w:rPr>
          <w:rFonts w:asciiTheme="minorHAnsi" w:hAnsiTheme="minorHAnsi" w:cstheme="minorHAnsi"/>
          <w:color w:val="000000"/>
          <w:sz w:val="22"/>
          <w:szCs w:val="22"/>
          <w:shd w:val="clear" w:color="auto" w:fill="FFFFFF"/>
        </w:rPr>
        <w:t xml:space="preserve"> </w:t>
      </w:r>
      <w:r w:rsidRPr="00CD0C2D">
        <w:rPr>
          <w:rFonts w:asciiTheme="minorHAnsi" w:hAnsiTheme="minorHAnsi" w:cstheme="minorHAnsi"/>
          <w:b/>
          <w:bCs/>
          <w:color w:val="000080"/>
          <w:sz w:val="22"/>
          <w:szCs w:val="22"/>
          <w:shd w:val="clear" w:color="auto" w:fill="FFFFFF"/>
        </w:rPr>
        <w:t>DELETE</w:t>
      </w:r>
      <w:r w:rsidRPr="00CD0C2D">
        <w:rPr>
          <w:rFonts w:asciiTheme="minorHAnsi" w:hAnsiTheme="minorHAnsi" w:cstheme="minorHAnsi"/>
          <w:color w:val="000000"/>
          <w:sz w:val="22"/>
          <w:szCs w:val="22"/>
          <w:shd w:val="clear" w:color="auto" w:fill="FFFFFF"/>
        </w:rPr>
        <w:t xml:space="preserve"> </w:t>
      </w:r>
      <w:r w:rsidRPr="00CD0C2D">
        <w:rPr>
          <w:rFonts w:asciiTheme="minorHAnsi" w:hAnsiTheme="minorHAnsi" w:cstheme="minorHAnsi"/>
          <w:color w:val="0000FF"/>
          <w:sz w:val="22"/>
          <w:szCs w:val="22"/>
          <w:shd w:val="clear" w:color="auto" w:fill="FFFFFF"/>
        </w:rPr>
        <w:t>DATA</w:t>
      </w:r>
      <w:r w:rsidRPr="00CD0C2D">
        <w:rPr>
          <w:rFonts w:asciiTheme="minorHAnsi" w:hAnsiTheme="minorHAnsi" w:cstheme="minorHAnsi"/>
          <w:color w:val="000000"/>
          <w:sz w:val="22"/>
          <w:szCs w:val="22"/>
          <w:shd w:val="clear" w:color="auto" w:fill="FFFFFF"/>
        </w:rPr>
        <w:t>=</w:t>
      </w:r>
      <w:proofErr w:type="spellStart"/>
      <w:r w:rsidRPr="00CD0C2D">
        <w:rPr>
          <w:rFonts w:asciiTheme="minorHAnsi" w:hAnsiTheme="minorHAnsi" w:cstheme="minorHAnsi"/>
          <w:color w:val="000000"/>
          <w:sz w:val="22"/>
          <w:szCs w:val="22"/>
          <w:shd w:val="clear" w:color="auto" w:fill="FFFFFF"/>
        </w:rPr>
        <w:t>summary_table</w:t>
      </w:r>
      <w:proofErr w:type="spellEnd"/>
      <w:r w:rsidRPr="00CD0C2D">
        <w:rPr>
          <w:rFonts w:asciiTheme="minorHAnsi" w:hAnsiTheme="minorHAnsi" w:cstheme="minorHAnsi"/>
          <w:color w:val="000000"/>
          <w:sz w:val="22"/>
          <w:szCs w:val="22"/>
          <w:shd w:val="clear" w:color="auto" w:fill="FFFFFF"/>
        </w:rPr>
        <w:t>;</w:t>
      </w:r>
    </w:p>
    <w:p w14:paraId="6FB4491F"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p>
    <w:p w14:paraId="72660E83"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b/>
          <w:bCs/>
          <w:color w:val="000080"/>
          <w:sz w:val="22"/>
          <w:szCs w:val="22"/>
          <w:shd w:val="clear" w:color="auto" w:fill="FFFFFF"/>
        </w:rPr>
        <w:t>DATA</w:t>
      </w:r>
      <w:r w:rsidRPr="00CD0C2D">
        <w:rPr>
          <w:rFonts w:asciiTheme="minorHAnsi" w:hAnsiTheme="minorHAnsi" w:cstheme="minorHAnsi"/>
          <w:color w:val="000000"/>
          <w:sz w:val="22"/>
          <w:szCs w:val="22"/>
          <w:shd w:val="clear" w:color="auto" w:fill="FFFFFF"/>
        </w:rPr>
        <w:t xml:space="preserve"> </w:t>
      </w:r>
      <w:proofErr w:type="spellStart"/>
      <w:r w:rsidRPr="00CD0C2D">
        <w:rPr>
          <w:rFonts w:asciiTheme="minorHAnsi" w:hAnsiTheme="minorHAnsi" w:cstheme="minorHAnsi"/>
          <w:color w:val="000000"/>
          <w:sz w:val="22"/>
          <w:szCs w:val="22"/>
          <w:shd w:val="clear" w:color="auto" w:fill="FFFFFF"/>
        </w:rPr>
        <w:t>summary_table</w:t>
      </w:r>
      <w:proofErr w:type="spellEnd"/>
      <w:r w:rsidRPr="00CD0C2D">
        <w:rPr>
          <w:rFonts w:asciiTheme="minorHAnsi" w:hAnsiTheme="minorHAnsi" w:cstheme="minorHAnsi"/>
          <w:color w:val="000000"/>
          <w:sz w:val="22"/>
          <w:szCs w:val="22"/>
          <w:shd w:val="clear" w:color="auto" w:fill="FFFFFF"/>
        </w:rPr>
        <w:t>;</w:t>
      </w:r>
    </w:p>
    <w:p w14:paraId="5047B94A"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color w:val="000000"/>
          <w:sz w:val="22"/>
          <w:szCs w:val="22"/>
          <w:shd w:val="clear" w:color="auto" w:fill="FFFFFF"/>
        </w:rPr>
        <w:tab/>
      </w:r>
      <w:r w:rsidRPr="00CD0C2D">
        <w:rPr>
          <w:rFonts w:asciiTheme="minorHAnsi" w:hAnsiTheme="minorHAnsi" w:cstheme="minorHAnsi"/>
          <w:color w:val="0000FF"/>
          <w:sz w:val="22"/>
          <w:szCs w:val="22"/>
          <w:shd w:val="clear" w:color="auto" w:fill="FFFFFF"/>
        </w:rPr>
        <w:t>LENGTH</w:t>
      </w:r>
      <w:r w:rsidRPr="00CD0C2D">
        <w:rPr>
          <w:rFonts w:asciiTheme="minorHAnsi" w:hAnsiTheme="minorHAnsi" w:cstheme="minorHAnsi"/>
          <w:color w:val="000000"/>
          <w:sz w:val="22"/>
          <w:szCs w:val="22"/>
          <w:shd w:val="clear" w:color="auto" w:fill="FFFFFF"/>
        </w:rPr>
        <w:t xml:space="preserve"> Model </w:t>
      </w:r>
      <w:r w:rsidRPr="00CD0C2D">
        <w:rPr>
          <w:rFonts w:asciiTheme="minorHAnsi" w:hAnsiTheme="minorHAnsi" w:cstheme="minorHAnsi"/>
          <w:b/>
          <w:bCs/>
          <w:color w:val="008080"/>
          <w:sz w:val="22"/>
          <w:szCs w:val="22"/>
          <w:shd w:val="clear" w:color="auto" w:fill="FFFFFF"/>
        </w:rPr>
        <w:t>8</w:t>
      </w:r>
      <w:r w:rsidRPr="00CD0C2D">
        <w:rPr>
          <w:rFonts w:asciiTheme="minorHAnsi" w:hAnsiTheme="minorHAnsi" w:cstheme="minorHAnsi"/>
          <w:color w:val="000000"/>
          <w:sz w:val="22"/>
          <w:szCs w:val="22"/>
          <w:shd w:val="clear" w:color="auto" w:fill="FFFFFF"/>
        </w:rPr>
        <w:t>;</w:t>
      </w:r>
    </w:p>
    <w:p w14:paraId="6A9C35E7"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color w:val="000000"/>
          <w:sz w:val="22"/>
          <w:szCs w:val="22"/>
          <w:shd w:val="clear" w:color="auto" w:fill="FFFFFF"/>
        </w:rPr>
        <w:tab/>
      </w:r>
      <w:r w:rsidRPr="00CD0C2D">
        <w:rPr>
          <w:rFonts w:asciiTheme="minorHAnsi" w:hAnsiTheme="minorHAnsi" w:cstheme="minorHAnsi"/>
          <w:color w:val="0000FF"/>
          <w:sz w:val="22"/>
          <w:szCs w:val="22"/>
          <w:shd w:val="clear" w:color="auto" w:fill="FFFFFF"/>
        </w:rPr>
        <w:t>FORMAT</w:t>
      </w:r>
      <w:r w:rsidRPr="00CD0C2D">
        <w:rPr>
          <w:rFonts w:asciiTheme="minorHAnsi" w:hAnsiTheme="minorHAnsi" w:cstheme="minorHAnsi"/>
          <w:color w:val="000000"/>
          <w:sz w:val="22"/>
          <w:szCs w:val="22"/>
          <w:shd w:val="clear" w:color="auto" w:fill="FFFFFF"/>
        </w:rPr>
        <w:t xml:space="preserve"> Area </w:t>
      </w:r>
      <w:r w:rsidRPr="00CD0C2D">
        <w:rPr>
          <w:rFonts w:asciiTheme="minorHAnsi" w:hAnsiTheme="minorHAnsi" w:cstheme="minorHAnsi"/>
          <w:b/>
          <w:bCs/>
          <w:color w:val="008080"/>
          <w:sz w:val="22"/>
          <w:szCs w:val="22"/>
          <w:shd w:val="clear" w:color="auto" w:fill="FFFFFF"/>
        </w:rPr>
        <w:t>8.5</w:t>
      </w:r>
      <w:r w:rsidRPr="00CD0C2D">
        <w:rPr>
          <w:rFonts w:asciiTheme="minorHAnsi" w:hAnsiTheme="minorHAnsi" w:cstheme="minorHAnsi"/>
          <w:color w:val="000000"/>
          <w:sz w:val="22"/>
          <w:szCs w:val="22"/>
          <w:shd w:val="clear" w:color="auto" w:fill="FFFFFF"/>
        </w:rPr>
        <w:t>;</w:t>
      </w:r>
    </w:p>
    <w:p w14:paraId="05CCDFF3"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b/>
          <w:bCs/>
          <w:color w:val="000080"/>
          <w:sz w:val="22"/>
          <w:szCs w:val="22"/>
          <w:shd w:val="clear" w:color="auto" w:fill="FFFFFF"/>
        </w:rPr>
        <w:t>RUN</w:t>
      </w:r>
      <w:r w:rsidRPr="00CD0C2D">
        <w:rPr>
          <w:rFonts w:asciiTheme="minorHAnsi" w:hAnsiTheme="minorHAnsi" w:cstheme="minorHAnsi"/>
          <w:color w:val="000000"/>
          <w:sz w:val="22"/>
          <w:szCs w:val="22"/>
          <w:shd w:val="clear" w:color="auto" w:fill="FFFFFF"/>
        </w:rPr>
        <w:t>;</w:t>
      </w:r>
    </w:p>
    <w:p w14:paraId="1FB81883"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p>
    <w:p w14:paraId="74912C02"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b/>
          <w:bCs/>
          <w:color w:val="000080"/>
          <w:sz w:val="22"/>
          <w:szCs w:val="22"/>
          <w:shd w:val="clear" w:color="auto" w:fill="FFFFFF"/>
        </w:rPr>
        <w:t>%MACRO</w:t>
      </w:r>
      <w:r w:rsidRPr="00CD0C2D">
        <w:rPr>
          <w:rFonts w:asciiTheme="minorHAnsi" w:hAnsiTheme="minorHAnsi" w:cstheme="minorHAnsi"/>
          <w:color w:val="000000"/>
          <w:sz w:val="22"/>
          <w:szCs w:val="22"/>
          <w:shd w:val="clear" w:color="auto" w:fill="FFFFFF"/>
        </w:rPr>
        <w:t xml:space="preserve"> tune(iteration, </w:t>
      </w:r>
      <w:proofErr w:type="spellStart"/>
      <w:r w:rsidRPr="00CD0C2D">
        <w:rPr>
          <w:rFonts w:asciiTheme="minorHAnsi" w:hAnsiTheme="minorHAnsi" w:cstheme="minorHAnsi"/>
          <w:color w:val="000000"/>
          <w:sz w:val="22"/>
          <w:szCs w:val="22"/>
          <w:shd w:val="clear" w:color="auto" w:fill="FFFFFF"/>
        </w:rPr>
        <w:t>kernal</w:t>
      </w:r>
      <w:proofErr w:type="spellEnd"/>
      <w:r w:rsidRPr="00CD0C2D">
        <w:rPr>
          <w:rFonts w:asciiTheme="minorHAnsi" w:hAnsiTheme="minorHAnsi" w:cstheme="minorHAnsi"/>
          <w:color w:val="000000"/>
          <w:sz w:val="22"/>
          <w:szCs w:val="22"/>
          <w:shd w:val="clear" w:color="auto" w:fill="FFFFFF"/>
        </w:rPr>
        <w:t>, C);</w:t>
      </w:r>
    </w:p>
    <w:p w14:paraId="00524171"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color w:val="000000"/>
          <w:sz w:val="22"/>
          <w:szCs w:val="22"/>
          <w:shd w:val="clear" w:color="auto" w:fill="FFFFFF"/>
        </w:rPr>
        <w:tab/>
      </w:r>
      <w:r w:rsidRPr="00CD0C2D">
        <w:rPr>
          <w:rFonts w:asciiTheme="minorHAnsi" w:hAnsiTheme="minorHAnsi" w:cstheme="minorHAnsi"/>
          <w:color w:val="0000FF"/>
          <w:sz w:val="22"/>
          <w:szCs w:val="22"/>
          <w:shd w:val="clear" w:color="auto" w:fill="FFFFFF"/>
        </w:rPr>
        <w:t>%put</w:t>
      </w:r>
      <w:r w:rsidRPr="00CD0C2D">
        <w:rPr>
          <w:rFonts w:asciiTheme="minorHAnsi" w:hAnsiTheme="minorHAnsi" w:cstheme="minorHAnsi"/>
          <w:color w:val="000000"/>
          <w:sz w:val="22"/>
          <w:szCs w:val="22"/>
          <w:shd w:val="clear" w:color="auto" w:fill="FFFFFF"/>
        </w:rPr>
        <w:t xml:space="preserve"> "Iteration: &amp;iteration";</w:t>
      </w:r>
    </w:p>
    <w:p w14:paraId="6EA53123"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color w:val="000000"/>
          <w:sz w:val="22"/>
          <w:szCs w:val="22"/>
          <w:shd w:val="clear" w:color="auto" w:fill="FFFFFF"/>
        </w:rPr>
        <w:tab/>
      </w:r>
      <w:r w:rsidRPr="00CD0C2D">
        <w:rPr>
          <w:rFonts w:asciiTheme="minorHAnsi" w:hAnsiTheme="minorHAnsi" w:cstheme="minorHAnsi"/>
          <w:color w:val="0000FF"/>
          <w:sz w:val="22"/>
          <w:szCs w:val="22"/>
          <w:shd w:val="clear" w:color="auto" w:fill="FFFFFF"/>
        </w:rPr>
        <w:t>%put</w:t>
      </w:r>
      <w:r w:rsidRPr="00CD0C2D">
        <w:rPr>
          <w:rFonts w:asciiTheme="minorHAnsi" w:hAnsiTheme="minorHAnsi" w:cstheme="minorHAnsi"/>
          <w:color w:val="000000"/>
          <w:sz w:val="22"/>
          <w:szCs w:val="22"/>
          <w:shd w:val="clear" w:color="auto" w:fill="FFFFFF"/>
        </w:rPr>
        <w:t xml:space="preserve"> "Kernal: &amp;</w:t>
      </w:r>
      <w:proofErr w:type="spellStart"/>
      <w:r w:rsidRPr="00CD0C2D">
        <w:rPr>
          <w:rFonts w:asciiTheme="minorHAnsi" w:hAnsiTheme="minorHAnsi" w:cstheme="minorHAnsi"/>
          <w:color w:val="000000"/>
          <w:sz w:val="22"/>
          <w:szCs w:val="22"/>
          <w:shd w:val="clear" w:color="auto" w:fill="FFFFFF"/>
        </w:rPr>
        <w:t>kernal</w:t>
      </w:r>
      <w:proofErr w:type="spellEnd"/>
      <w:r w:rsidRPr="00CD0C2D">
        <w:rPr>
          <w:rFonts w:asciiTheme="minorHAnsi" w:hAnsiTheme="minorHAnsi" w:cstheme="minorHAnsi"/>
          <w:color w:val="000000"/>
          <w:sz w:val="22"/>
          <w:szCs w:val="22"/>
          <w:shd w:val="clear" w:color="auto" w:fill="FFFFFF"/>
        </w:rPr>
        <w:t>";</w:t>
      </w:r>
    </w:p>
    <w:p w14:paraId="525B088C"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color w:val="000000"/>
          <w:sz w:val="22"/>
          <w:szCs w:val="22"/>
          <w:shd w:val="clear" w:color="auto" w:fill="FFFFFF"/>
        </w:rPr>
        <w:tab/>
      </w:r>
      <w:r w:rsidRPr="00CD0C2D">
        <w:rPr>
          <w:rFonts w:asciiTheme="minorHAnsi" w:hAnsiTheme="minorHAnsi" w:cstheme="minorHAnsi"/>
          <w:color w:val="0000FF"/>
          <w:sz w:val="22"/>
          <w:szCs w:val="22"/>
          <w:shd w:val="clear" w:color="auto" w:fill="FFFFFF"/>
        </w:rPr>
        <w:t>%put</w:t>
      </w:r>
      <w:r w:rsidRPr="00CD0C2D">
        <w:rPr>
          <w:rFonts w:asciiTheme="minorHAnsi" w:hAnsiTheme="minorHAnsi" w:cstheme="minorHAnsi"/>
          <w:color w:val="000000"/>
          <w:sz w:val="22"/>
          <w:szCs w:val="22"/>
          <w:shd w:val="clear" w:color="auto" w:fill="FFFFFF"/>
        </w:rPr>
        <w:t xml:space="preserve"> "C: &amp;C";</w:t>
      </w:r>
    </w:p>
    <w:p w14:paraId="0963BC41"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p>
    <w:p w14:paraId="5239B179"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color w:val="0000FF"/>
          <w:sz w:val="22"/>
          <w:szCs w:val="22"/>
          <w:shd w:val="clear" w:color="auto" w:fill="FFFFFF"/>
        </w:rPr>
        <w:t>%let</w:t>
      </w:r>
      <w:r w:rsidRPr="00CD0C2D">
        <w:rPr>
          <w:rFonts w:asciiTheme="minorHAnsi" w:hAnsiTheme="minorHAnsi" w:cstheme="minorHAnsi"/>
          <w:color w:val="000000"/>
          <w:sz w:val="22"/>
          <w:szCs w:val="22"/>
          <w:shd w:val="clear" w:color="auto" w:fill="FFFFFF"/>
        </w:rPr>
        <w:t xml:space="preserve"> target = bad;</w:t>
      </w:r>
    </w:p>
    <w:p w14:paraId="0A5A6114"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p>
    <w:p w14:paraId="484AE1E1"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color w:val="000000"/>
          <w:sz w:val="22"/>
          <w:szCs w:val="22"/>
          <w:shd w:val="clear" w:color="auto" w:fill="FFFFFF"/>
        </w:rPr>
        <w:tab/>
      </w:r>
      <w:r w:rsidRPr="00CD0C2D">
        <w:rPr>
          <w:rFonts w:asciiTheme="minorHAnsi" w:hAnsiTheme="minorHAnsi" w:cstheme="minorHAnsi"/>
          <w:color w:val="008000"/>
          <w:sz w:val="22"/>
          <w:szCs w:val="22"/>
          <w:shd w:val="clear" w:color="auto" w:fill="FFFFFF"/>
        </w:rPr>
        <w:t>/* Build the SVM model */</w:t>
      </w:r>
    </w:p>
    <w:p w14:paraId="7BC8559E"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color w:val="000000"/>
          <w:sz w:val="22"/>
          <w:szCs w:val="22"/>
          <w:shd w:val="clear" w:color="auto" w:fill="FFFFFF"/>
        </w:rPr>
        <w:tab/>
        <w:t>PROC HPSVM DATA=</w:t>
      </w:r>
      <w:proofErr w:type="spellStart"/>
      <w:r w:rsidRPr="00CD0C2D">
        <w:rPr>
          <w:rFonts w:asciiTheme="minorHAnsi" w:hAnsiTheme="minorHAnsi" w:cstheme="minorHAnsi"/>
          <w:color w:val="000000"/>
          <w:sz w:val="22"/>
          <w:szCs w:val="22"/>
          <w:shd w:val="clear" w:color="auto" w:fill="FFFFFF"/>
        </w:rPr>
        <w:t>train_data_std</w:t>
      </w:r>
      <w:proofErr w:type="spellEnd"/>
      <w:r w:rsidRPr="00CD0C2D">
        <w:rPr>
          <w:rFonts w:asciiTheme="minorHAnsi" w:hAnsiTheme="minorHAnsi" w:cstheme="minorHAnsi"/>
          <w:color w:val="000000"/>
          <w:sz w:val="22"/>
          <w:szCs w:val="22"/>
          <w:shd w:val="clear" w:color="auto" w:fill="FFFFFF"/>
        </w:rPr>
        <w:t xml:space="preserve">; </w:t>
      </w:r>
    </w:p>
    <w:p w14:paraId="4F898948"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color w:val="000000"/>
          <w:sz w:val="22"/>
          <w:szCs w:val="22"/>
          <w:shd w:val="clear" w:color="auto" w:fill="FFFFFF"/>
        </w:rPr>
        <w:tab/>
      </w:r>
      <w:r w:rsidRPr="00CD0C2D">
        <w:rPr>
          <w:rFonts w:asciiTheme="minorHAnsi" w:hAnsiTheme="minorHAnsi" w:cstheme="minorHAnsi"/>
          <w:color w:val="000000"/>
          <w:sz w:val="22"/>
          <w:szCs w:val="22"/>
          <w:shd w:val="clear" w:color="auto" w:fill="FFFFFF"/>
        </w:rPr>
        <w:tab/>
        <w:t>INPUT &amp;</w:t>
      </w:r>
      <w:r w:rsidRPr="00CD0C2D">
        <w:rPr>
          <w:rFonts w:asciiTheme="minorHAnsi" w:hAnsiTheme="minorHAnsi" w:cstheme="minorHAnsi"/>
          <w:color w:val="008080"/>
          <w:sz w:val="22"/>
          <w:szCs w:val="22"/>
          <w:shd w:val="clear" w:color="auto" w:fill="FFFFFF"/>
        </w:rPr>
        <w:t>predictors.</w:t>
      </w:r>
      <w:r w:rsidRPr="00CD0C2D">
        <w:rPr>
          <w:rFonts w:asciiTheme="minorHAnsi" w:hAnsiTheme="minorHAnsi" w:cstheme="minorHAnsi"/>
          <w:color w:val="000000"/>
          <w:sz w:val="22"/>
          <w:szCs w:val="22"/>
          <w:shd w:val="clear" w:color="auto" w:fill="FFFFFF"/>
        </w:rPr>
        <w:t xml:space="preserve"> / LEVEL=INTERVAL;</w:t>
      </w:r>
    </w:p>
    <w:p w14:paraId="6A6464CC"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color w:val="000000"/>
          <w:sz w:val="22"/>
          <w:szCs w:val="22"/>
          <w:shd w:val="clear" w:color="auto" w:fill="FFFFFF"/>
        </w:rPr>
        <w:tab/>
      </w:r>
      <w:r w:rsidRPr="00CD0C2D">
        <w:rPr>
          <w:rFonts w:asciiTheme="minorHAnsi" w:hAnsiTheme="minorHAnsi" w:cstheme="minorHAnsi"/>
          <w:color w:val="000000"/>
          <w:sz w:val="22"/>
          <w:szCs w:val="22"/>
          <w:shd w:val="clear" w:color="auto" w:fill="FFFFFF"/>
        </w:rPr>
        <w:tab/>
        <w:t>TARGET &amp;</w:t>
      </w:r>
      <w:r w:rsidRPr="00CD0C2D">
        <w:rPr>
          <w:rFonts w:asciiTheme="minorHAnsi" w:hAnsiTheme="minorHAnsi" w:cstheme="minorHAnsi"/>
          <w:color w:val="008080"/>
          <w:sz w:val="22"/>
          <w:szCs w:val="22"/>
          <w:shd w:val="clear" w:color="auto" w:fill="FFFFFF"/>
        </w:rPr>
        <w:t>target.</w:t>
      </w:r>
      <w:r w:rsidRPr="00CD0C2D">
        <w:rPr>
          <w:rFonts w:asciiTheme="minorHAnsi" w:hAnsiTheme="minorHAnsi" w:cstheme="minorHAnsi"/>
          <w:color w:val="000000"/>
          <w:sz w:val="22"/>
          <w:szCs w:val="22"/>
          <w:shd w:val="clear" w:color="auto" w:fill="FFFFFF"/>
        </w:rPr>
        <w:t xml:space="preserve"> / ORDER=desc;</w:t>
      </w:r>
    </w:p>
    <w:p w14:paraId="287BD78D"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color w:val="000000"/>
          <w:sz w:val="22"/>
          <w:szCs w:val="22"/>
          <w:shd w:val="clear" w:color="auto" w:fill="FFFFFF"/>
        </w:rPr>
        <w:tab/>
      </w:r>
      <w:r w:rsidRPr="00CD0C2D">
        <w:rPr>
          <w:rFonts w:asciiTheme="minorHAnsi" w:hAnsiTheme="minorHAnsi" w:cstheme="minorHAnsi"/>
          <w:color w:val="000000"/>
          <w:sz w:val="22"/>
          <w:szCs w:val="22"/>
          <w:shd w:val="clear" w:color="auto" w:fill="FFFFFF"/>
        </w:rPr>
        <w:tab/>
        <w:t>KERNEL=&amp;</w:t>
      </w:r>
      <w:proofErr w:type="spellStart"/>
      <w:r w:rsidRPr="00CD0C2D">
        <w:rPr>
          <w:rFonts w:asciiTheme="minorHAnsi" w:hAnsiTheme="minorHAnsi" w:cstheme="minorHAnsi"/>
          <w:color w:val="008080"/>
          <w:sz w:val="22"/>
          <w:szCs w:val="22"/>
          <w:shd w:val="clear" w:color="auto" w:fill="FFFFFF"/>
        </w:rPr>
        <w:t>kernal</w:t>
      </w:r>
      <w:proofErr w:type="spellEnd"/>
      <w:r w:rsidRPr="00CD0C2D">
        <w:rPr>
          <w:rFonts w:asciiTheme="minorHAnsi" w:hAnsiTheme="minorHAnsi" w:cstheme="minorHAnsi"/>
          <w:color w:val="008080"/>
          <w:sz w:val="22"/>
          <w:szCs w:val="22"/>
          <w:shd w:val="clear" w:color="auto" w:fill="FFFFFF"/>
        </w:rPr>
        <w:t>.</w:t>
      </w:r>
      <w:r w:rsidRPr="00CD0C2D">
        <w:rPr>
          <w:rFonts w:asciiTheme="minorHAnsi" w:hAnsiTheme="minorHAnsi" w:cstheme="minorHAnsi"/>
          <w:color w:val="000000"/>
          <w:sz w:val="22"/>
          <w:szCs w:val="22"/>
          <w:shd w:val="clear" w:color="auto" w:fill="FFFFFF"/>
        </w:rPr>
        <w:t xml:space="preserve">; </w:t>
      </w:r>
    </w:p>
    <w:p w14:paraId="32091636"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color w:val="000000"/>
          <w:sz w:val="22"/>
          <w:szCs w:val="22"/>
          <w:shd w:val="clear" w:color="auto" w:fill="FFFFFF"/>
        </w:rPr>
        <w:tab/>
      </w:r>
      <w:r w:rsidRPr="00CD0C2D">
        <w:rPr>
          <w:rFonts w:asciiTheme="minorHAnsi" w:hAnsiTheme="minorHAnsi" w:cstheme="minorHAnsi"/>
          <w:color w:val="000000"/>
          <w:sz w:val="22"/>
          <w:szCs w:val="22"/>
          <w:shd w:val="clear" w:color="auto" w:fill="FFFFFF"/>
        </w:rPr>
        <w:tab/>
        <w:t>PENALTY C=&amp;</w:t>
      </w:r>
      <w:r w:rsidRPr="00CD0C2D">
        <w:rPr>
          <w:rFonts w:asciiTheme="minorHAnsi" w:hAnsiTheme="minorHAnsi" w:cstheme="minorHAnsi"/>
          <w:color w:val="008080"/>
          <w:sz w:val="22"/>
          <w:szCs w:val="22"/>
          <w:shd w:val="clear" w:color="auto" w:fill="FFFFFF"/>
        </w:rPr>
        <w:t>C.</w:t>
      </w:r>
      <w:r w:rsidRPr="00CD0C2D">
        <w:rPr>
          <w:rFonts w:asciiTheme="minorHAnsi" w:hAnsiTheme="minorHAnsi" w:cstheme="minorHAnsi"/>
          <w:color w:val="000000"/>
          <w:sz w:val="22"/>
          <w:szCs w:val="22"/>
          <w:shd w:val="clear" w:color="auto" w:fill="FFFFFF"/>
        </w:rPr>
        <w:t>;</w:t>
      </w:r>
    </w:p>
    <w:p w14:paraId="21A5F53A"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color w:val="000000"/>
          <w:sz w:val="22"/>
          <w:szCs w:val="22"/>
          <w:shd w:val="clear" w:color="auto" w:fill="FFFFFF"/>
        </w:rPr>
        <w:tab/>
      </w:r>
      <w:r w:rsidRPr="00CD0C2D">
        <w:rPr>
          <w:rFonts w:asciiTheme="minorHAnsi" w:hAnsiTheme="minorHAnsi" w:cstheme="minorHAnsi"/>
          <w:color w:val="000000"/>
          <w:sz w:val="22"/>
          <w:szCs w:val="22"/>
          <w:shd w:val="clear" w:color="auto" w:fill="FFFFFF"/>
        </w:rPr>
        <w:tab/>
        <w:t>CODE FILE=</w:t>
      </w:r>
      <w:r w:rsidRPr="00CD0C2D">
        <w:rPr>
          <w:rFonts w:asciiTheme="minorHAnsi" w:hAnsiTheme="minorHAnsi" w:cstheme="minorHAnsi"/>
          <w:color w:val="800080"/>
          <w:sz w:val="22"/>
          <w:szCs w:val="22"/>
          <w:shd w:val="clear" w:color="auto" w:fill="FFFFFF"/>
        </w:rPr>
        <w:t>'/workspace/</w:t>
      </w:r>
      <w:proofErr w:type="spellStart"/>
      <w:r w:rsidRPr="00CD0C2D">
        <w:rPr>
          <w:rFonts w:asciiTheme="minorHAnsi" w:hAnsiTheme="minorHAnsi" w:cstheme="minorHAnsi"/>
          <w:color w:val="800080"/>
          <w:sz w:val="22"/>
          <w:szCs w:val="22"/>
          <w:shd w:val="clear" w:color="auto" w:fill="FFFFFF"/>
        </w:rPr>
        <w:t>ccmod</w:t>
      </w:r>
      <w:proofErr w:type="spellEnd"/>
      <w:r w:rsidRPr="00CD0C2D">
        <w:rPr>
          <w:rFonts w:asciiTheme="minorHAnsi" w:hAnsiTheme="minorHAnsi" w:cstheme="minorHAnsi"/>
          <w:color w:val="800080"/>
          <w:sz w:val="22"/>
          <w:szCs w:val="22"/>
          <w:shd w:val="clear" w:color="auto" w:fill="FFFFFF"/>
        </w:rPr>
        <w:t>/u588348/</w:t>
      </w:r>
      <w:proofErr w:type="spellStart"/>
      <w:r w:rsidRPr="00CD0C2D">
        <w:rPr>
          <w:rFonts w:asciiTheme="minorHAnsi" w:hAnsiTheme="minorHAnsi" w:cstheme="minorHAnsi"/>
          <w:color w:val="800080"/>
          <w:sz w:val="22"/>
          <w:szCs w:val="22"/>
          <w:shd w:val="clear" w:color="auto" w:fill="FFFFFF"/>
        </w:rPr>
        <w:t>svm.sas</w:t>
      </w:r>
      <w:proofErr w:type="spellEnd"/>
      <w:r w:rsidRPr="00CD0C2D">
        <w:rPr>
          <w:rFonts w:asciiTheme="minorHAnsi" w:hAnsiTheme="minorHAnsi" w:cstheme="minorHAnsi"/>
          <w:color w:val="800080"/>
          <w:sz w:val="22"/>
          <w:szCs w:val="22"/>
          <w:shd w:val="clear" w:color="auto" w:fill="FFFFFF"/>
        </w:rPr>
        <w:t>'</w:t>
      </w:r>
      <w:r w:rsidRPr="00CD0C2D">
        <w:rPr>
          <w:rFonts w:asciiTheme="minorHAnsi" w:hAnsiTheme="minorHAnsi" w:cstheme="minorHAnsi"/>
          <w:color w:val="000000"/>
          <w:sz w:val="22"/>
          <w:szCs w:val="22"/>
          <w:shd w:val="clear" w:color="auto" w:fill="FFFFFF"/>
        </w:rPr>
        <w:t>;</w:t>
      </w:r>
    </w:p>
    <w:p w14:paraId="76BD8337"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color w:val="000000"/>
          <w:sz w:val="22"/>
          <w:szCs w:val="22"/>
          <w:shd w:val="clear" w:color="auto" w:fill="FFFFFF"/>
        </w:rPr>
        <w:tab/>
        <w:t>RUN;</w:t>
      </w:r>
    </w:p>
    <w:p w14:paraId="5F5FCA51"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p>
    <w:p w14:paraId="78E170A5"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color w:val="000000"/>
          <w:sz w:val="22"/>
          <w:szCs w:val="22"/>
          <w:shd w:val="clear" w:color="auto" w:fill="FFFFFF"/>
        </w:rPr>
        <w:tab/>
        <w:t xml:space="preserve">PROC HP4SCORE DATA = </w:t>
      </w:r>
      <w:proofErr w:type="spellStart"/>
      <w:r w:rsidRPr="00CD0C2D">
        <w:rPr>
          <w:rFonts w:asciiTheme="minorHAnsi" w:hAnsiTheme="minorHAnsi" w:cstheme="minorHAnsi"/>
          <w:color w:val="000000"/>
          <w:sz w:val="22"/>
          <w:szCs w:val="22"/>
          <w:shd w:val="clear" w:color="auto" w:fill="FFFFFF"/>
        </w:rPr>
        <w:t>val_data_std</w:t>
      </w:r>
      <w:proofErr w:type="spellEnd"/>
      <w:r w:rsidRPr="00CD0C2D">
        <w:rPr>
          <w:rFonts w:asciiTheme="minorHAnsi" w:hAnsiTheme="minorHAnsi" w:cstheme="minorHAnsi"/>
          <w:color w:val="000000"/>
          <w:sz w:val="22"/>
          <w:szCs w:val="22"/>
          <w:shd w:val="clear" w:color="auto" w:fill="FFFFFF"/>
        </w:rPr>
        <w:t>;</w:t>
      </w:r>
    </w:p>
    <w:p w14:paraId="7BAB675E"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color w:val="000000"/>
          <w:sz w:val="22"/>
          <w:szCs w:val="22"/>
          <w:shd w:val="clear" w:color="auto" w:fill="FFFFFF"/>
        </w:rPr>
        <w:tab/>
      </w:r>
      <w:r w:rsidRPr="00CD0C2D">
        <w:rPr>
          <w:rFonts w:asciiTheme="minorHAnsi" w:hAnsiTheme="minorHAnsi" w:cstheme="minorHAnsi"/>
          <w:color w:val="000000"/>
          <w:sz w:val="22"/>
          <w:szCs w:val="22"/>
          <w:shd w:val="clear" w:color="auto" w:fill="FFFFFF"/>
        </w:rPr>
        <w:tab/>
        <w:t xml:space="preserve">SCORE FILE = </w:t>
      </w:r>
      <w:r w:rsidRPr="00CD0C2D">
        <w:rPr>
          <w:rFonts w:asciiTheme="minorHAnsi" w:hAnsiTheme="minorHAnsi" w:cstheme="minorHAnsi"/>
          <w:color w:val="800080"/>
          <w:sz w:val="22"/>
          <w:szCs w:val="22"/>
          <w:shd w:val="clear" w:color="auto" w:fill="FFFFFF"/>
        </w:rPr>
        <w:t>'/workspace/</w:t>
      </w:r>
      <w:proofErr w:type="spellStart"/>
      <w:r w:rsidRPr="00CD0C2D">
        <w:rPr>
          <w:rFonts w:asciiTheme="minorHAnsi" w:hAnsiTheme="minorHAnsi" w:cstheme="minorHAnsi"/>
          <w:color w:val="800080"/>
          <w:sz w:val="22"/>
          <w:szCs w:val="22"/>
          <w:shd w:val="clear" w:color="auto" w:fill="FFFFFF"/>
        </w:rPr>
        <w:t>ccmod</w:t>
      </w:r>
      <w:proofErr w:type="spellEnd"/>
      <w:r w:rsidRPr="00CD0C2D">
        <w:rPr>
          <w:rFonts w:asciiTheme="minorHAnsi" w:hAnsiTheme="minorHAnsi" w:cstheme="minorHAnsi"/>
          <w:color w:val="800080"/>
          <w:sz w:val="22"/>
          <w:szCs w:val="22"/>
          <w:shd w:val="clear" w:color="auto" w:fill="FFFFFF"/>
        </w:rPr>
        <w:t>/u588348/</w:t>
      </w:r>
      <w:proofErr w:type="spellStart"/>
      <w:r w:rsidRPr="00CD0C2D">
        <w:rPr>
          <w:rFonts w:asciiTheme="minorHAnsi" w:hAnsiTheme="minorHAnsi" w:cstheme="minorHAnsi"/>
          <w:color w:val="800080"/>
          <w:sz w:val="22"/>
          <w:szCs w:val="22"/>
          <w:shd w:val="clear" w:color="auto" w:fill="FFFFFF"/>
        </w:rPr>
        <w:t>svm.sas</w:t>
      </w:r>
      <w:proofErr w:type="spellEnd"/>
      <w:r w:rsidRPr="00CD0C2D">
        <w:rPr>
          <w:rFonts w:asciiTheme="minorHAnsi" w:hAnsiTheme="minorHAnsi" w:cstheme="minorHAnsi"/>
          <w:color w:val="800080"/>
          <w:sz w:val="22"/>
          <w:szCs w:val="22"/>
          <w:shd w:val="clear" w:color="auto" w:fill="FFFFFF"/>
        </w:rPr>
        <w:t>'</w:t>
      </w:r>
    </w:p>
    <w:p w14:paraId="79A9840C"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color w:val="000000"/>
          <w:sz w:val="22"/>
          <w:szCs w:val="22"/>
          <w:shd w:val="clear" w:color="auto" w:fill="FFFFFF"/>
        </w:rPr>
        <w:tab/>
      </w:r>
      <w:r w:rsidRPr="00CD0C2D">
        <w:rPr>
          <w:rFonts w:asciiTheme="minorHAnsi" w:hAnsiTheme="minorHAnsi" w:cstheme="minorHAnsi"/>
          <w:color w:val="000000"/>
          <w:sz w:val="22"/>
          <w:szCs w:val="22"/>
          <w:shd w:val="clear" w:color="auto" w:fill="FFFFFF"/>
        </w:rPr>
        <w:tab/>
        <w:t xml:space="preserve">OUT = </w:t>
      </w:r>
      <w:proofErr w:type="spellStart"/>
      <w:r w:rsidRPr="00CD0C2D">
        <w:rPr>
          <w:rFonts w:asciiTheme="minorHAnsi" w:hAnsiTheme="minorHAnsi" w:cstheme="minorHAnsi"/>
          <w:color w:val="000000"/>
          <w:sz w:val="22"/>
          <w:szCs w:val="22"/>
          <w:shd w:val="clear" w:color="auto" w:fill="FFFFFF"/>
        </w:rPr>
        <w:t>test_score_&amp;</w:t>
      </w:r>
      <w:r w:rsidRPr="00CD0C2D">
        <w:rPr>
          <w:rFonts w:asciiTheme="minorHAnsi" w:hAnsiTheme="minorHAnsi" w:cstheme="minorHAnsi"/>
          <w:color w:val="008080"/>
          <w:sz w:val="22"/>
          <w:szCs w:val="22"/>
          <w:shd w:val="clear" w:color="auto" w:fill="FFFFFF"/>
        </w:rPr>
        <w:t>iteration</w:t>
      </w:r>
      <w:proofErr w:type="spellEnd"/>
      <w:r w:rsidRPr="00CD0C2D">
        <w:rPr>
          <w:rFonts w:asciiTheme="minorHAnsi" w:hAnsiTheme="minorHAnsi" w:cstheme="minorHAnsi"/>
          <w:color w:val="008080"/>
          <w:sz w:val="22"/>
          <w:szCs w:val="22"/>
          <w:shd w:val="clear" w:color="auto" w:fill="FFFFFF"/>
        </w:rPr>
        <w:t>.</w:t>
      </w:r>
      <w:r w:rsidRPr="00CD0C2D">
        <w:rPr>
          <w:rFonts w:asciiTheme="minorHAnsi" w:hAnsiTheme="minorHAnsi" w:cstheme="minorHAnsi"/>
          <w:color w:val="000000"/>
          <w:sz w:val="22"/>
          <w:szCs w:val="22"/>
          <w:shd w:val="clear" w:color="auto" w:fill="FFFFFF"/>
        </w:rPr>
        <w:t xml:space="preserve"> (keep = &amp;</w:t>
      </w:r>
      <w:r w:rsidRPr="00CD0C2D">
        <w:rPr>
          <w:rFonts w:asciiTheme="minorHAnsi" w:hAnsiTheme="minorHAnsi" w:cstheme="minorHAnsi"/>
          <w:color w:val="008080"/>
          <w:sz w:val="22"/>
          <w:szCs w:val="22"/>
          <w:shd w:val="clear" w:color="auto" w:fill="FFFFFF"/>
        </w:rPr>
        <w:t>target.</w:t>
      </w:r>
      <w:r w:rsidRPr="00CD0C2D">
        <w:rPr>
          <w:rFonts w:asciiTheme="minorHAnsi" w:hAnsiTheme="minorHAnsi" w:cstheme="minorHAnsi"/>
          <w:color w:val="000000"/>
          <w:sz w:val="22"/>
          <w:szCs w:val="22"/>
          <w:shd w:val="clear" w:color="auto" w:fill="FFFFFF"/>
        </w:rPr>
        <w:t xml:space="preserve"> P_bad1);</w:t>
      </w:r>
    </w:p>
    <w:p w14:paraId="773BA6C9"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color w:val="000000"/>
          <w:sz w:val="22"/>
          <w:szCs w:val="22"/>
          <w:shd w:val="clear" w:color="auto" w:fill="FFFFFF"/>
        </w:rPr>
        <w:tab/>
        <w:t>RUN;</w:t>
      </w:r>
    </w:p>
    <w:p w14:paraId="467A528C"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p>
    <w:p w14:paraId="5DBDA37E"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color w:val="000000"/>
          <w:sz w:val="22"/>
          <w:szCs w:val="22"/>
          <w:shd w:val="clear" w:color="auto" w:fill="FFFFFF"/>
        </w:rPr>
        <w:tab/>
      </w:r>
      <w:r w:rsidRPr="00CD0C2D">
        <w:rPr>
          <w:rFonts w:asciiTheme="minorHAnsi" w:hAnsiTheme="minorHAnsi" w:cstheme="minorHAnsi"/>
          <w:color w:val="008000"/>
          <w:sz w:val="22"/>
          <w:szCs w:val="22"/>
          <w:shd w:val="clear" w:color="auto" w:fill="FFFFFF"/>
        </w:rPr>
        <w:t xml:space="preserve">/* </w:t>
      </w:r>
      <w:proofErr w:type="spellStart"/>
      <w:r w:rsidRPr="00CD0C2D">
        <w:rPr>
          <w:rFonts w:asciiTheme="minorHAnsi" w:hAnsiTheme="minorHAnsi" w:cstheme="minorHAnsi"/>
          <w:color w:val="008000"/>
          <w:sz w:val="22"/>
          <w:szCs w:val="22"/>
          <w:shd w:val="clear" w:color="auto" w:fill="FFFFFF"/>
        </w:rPr>
        <w:t>Calcuate</w:t>
      </w:r>
      <w:proofErr w:type="spellEnd"/>
      <w:r w:rsidRPr="00CD0C2D">
        <w:rPr>
          <w:rFonts w:asciiTheme="minorHAnsi" w:hAnsiTheme="minorHAnsi" w:cstheme="minorHAnsi"/>
          <w:color w:val="008000"/>
          <w:sz w:val="22"/>
          <w:szCs w:val="22"/>
          <w:shd w:val="clear" w:color="auto" w:fill="FFFFFF"/>
        </w:rPr>
        <w:t xml:space="preserve"> AUC value on validation dataset */</w:t>
      </w:r>
    </w:p>
    <w:p w14:paraId="4F36026C"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color w:val="000000"/>
          <w:sz w:val="22"/>
          <w:szCs w:val="22"/>
          <w:shd w:val="clear" w:color="auto" w:fill="FFFFFF"/>
        </w:rPr>
        <w:tab/>
        <w:t xml:space="preserve">proc logistic data = </w:t>
      </w:r>
      <w:proofErr w:type="spellStart"/>
      <w:r w:rsidRPr="00CD0C2D">
        <w:rPr>
          <w:rFonts w:asciiTheme="minorHAnsi" w:hAnsiTheme="minorHAnsi" w:cstheme="minorHAnsi"/>
          <w:color w:val="000000"/>
          <w:sz w:val="22"/>
          <w:szCs w:val="22"/>
          <w:shd w:val="clear" w:color="auto" w:fill="FFFFFF"/>
        </w:rPr>
        <w:t>test_score_&amp;</w:t>
      </w:r>
      <w:r w:rsidRPr="00CD0C2D">
        <w:rPr>
          <w:rFonts w:asciiTheme="minorHAnsi" w:hAnsiTheme="minorHAnsi" w:cstheme="minorHAnsi"/>
          <w:color w:val="008080"/>
          <w:sz w:val="22"/>
          <w:szCs w:val="22"/>
          <w:shd w:val="clear" w:color="auto" w:fill="FFFFFF"/>
        </w:rPr>
        <w:t>iteration</w:t>
      </w:r>
      <w:proofErr w:type="spellEnd"/>
      <w:r w:rsidRPr="00CD0C2D">
        <w:rPr>
          <w:rFonts w:asciiTheme="minorHAnsi" w:hAnsiTheme="minorHAnsi" w:cstheme="minorHAnsi"/>
          <w:color w:val="008080"/>
          <w:sz w:val="22"/>
          <w:szCs w:val="22"/>
          <w:shd w:val="clear" w:color="auto" w:fill="FFFFFF"/>
        </w:rPr>
        <w:t>.</w:t>
      </w:r>
      <w:r w:rsidRPr="00CD0C2D">
        <w:rPr>
          <w:rFonts w:asciiTheme="minorHAnsi" w:hAnsiTheme="minorHAnsi" w:cstheme="minorHAnsi"/>
          <w:color w:val="000000"/>
          <w:sz w:val="22"/>
          <w:szCs w:val="22"/>
          <w:shd w:val="clear" w:color="auto" w:fill="FFFFFF"/>
        </w:rPr>
        <w:t>;</w:t>
      </w:r>
    </w:p>
    <w:p w14:paraId="6607C76B"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color w:val="000000"/>
          <w:sz w:val="22"/>
          <w:szCs w:val="22"/>
          <w:shd w:val="clear" w:color="auto" w:fill="FFFFFF"/>
        </w:rPr>
        <w:tab/>
      </w:r>
      <w:r w:rsidRPr="00CD0C2D">
        <w:rPr>
          <w:rFonts w:asciiTheme="minorHAnsi" w:hAnsiTheme="minorHAnsi" w:cstheme="minorHAnsi"/>
          <w:color w:val="000000"/>
          <w:sz w:val="22"/>
          <w:szCs w:val="22"/>
          <w:shd w:val="clear" w:color="auto" w:fill="FFFFFF"/>
        </w:rPr>
        <w:tab/>
        <w:t>class &amp;</w:t>
      </w:r>
      <w:r w:rsidRPr="00CD0C2D">
        <w:rPr>
          <w:rFonts w:asciiTheme="minorHAnsi" w:hAnsiTheme="minorHAnsi" w:cstheme="minorHAnsi"/>
          <w:color w:val="008080"/>
          <w:sz w:val="22"/>
          <w:szCs w:val="22"/>
          <w:shd w:val="clear" w:color="auto" w:fill="FFFFFF"/>
        </w:rPr>
        <w:t>target.</w:t>
      </w:r>
      <w:r w:rsidRPr="00CD0C2D">
        <w:rPr>
          <w:rFonts w:asciiTheme="minorHAnsi" w:hAnsiTheme="minorHAnsi" w:cstheme="minorHAnsi"/>
          <w:color w:val="000000"/>
          <w:sz w:val="22"/>
          <w:szCs w:val="22"/>
          <w:shd w:val="clear" w:color="auto" w:fill="FFFFFF"/>
        </w:rPr>
        <w:t>;</w:t>
      </w:r>
    </w:p>
    <w:p w14:paraId="537A3A13"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color w:val="000000"/>
          <w:sz w:val="22"/>
          <w:szCs w:val="22"/>
          <w:shd w:val="clear" w:color="auto" w:fill="FFFFFF"/>
        </w:rPr>
        <w:tab/>
      </w:r>
      <w:r w:rsidRPr="00CD0C2D">
        <w:rPr>
          <w:rFonts w:asciiTheme="minorHAnsi" w:hAnsiTheme="minorHAnsi" w:cstheme="minorHAnsi"/>
          <w:color w:val="000000"/>
          <w:sz w:val="22"/>
          <w:szCs w:val="22"/>
          <w:shd w:val="clear" w:color="auto" w:fill="FFFFFF"/>
        </w:rPr>
        <w:tab/>
        <w:t>model &amp;</w:t>
      </w:r>
      <w:r w:rsidRPr="00CD0C2D">
        <w:rPr>
          <w:rFonts w:asciiTheme="minorHAnsi" w:hAnsiTheme="minorHAnsi" w:cstheme="minorHAnsi"/>
          <w:color w:val="008080"/>
          <w:sz w:val="22"/>
          <w:szCs w:val="22"/>
          <w:shd w:val="clear" w:color="auto" w:fill="FFFFFF"/>
        </w:rPr>
        <w:t>target.</w:t>
      </w:r>
      <w:r w:rsidRPr="00CD0C2D">
        <w:rPr>
          <w:rFonts w:asciiTheme="minorHAnsi" w:hAnsiTheme="minorHAnsi" w:cstheme="minorHAnsi"/>
          <w:color w:val="000000"/>
          <w:sz w:val="22"/>
          <w:szCs w:val="22"/>
          <w:shd w:val="clear" w:color="auto" w:fill="FFFFFF"/>
        </w:rPr>
        <w:t xml:space="preserve"> = P_bad1 / </w:t>
      </w:r>
      <w:proofErr w:type="spellStart"/>
      <w:r w:rsidRPr="00CD0C2D">
        <w:rPr>
          <w:rFonts w:asciiTheme="minorHAnsi" w:hAnsiTheme="minorHAnsi" w:cstheme="minorHAnsi"/>
          <w:color w:val="000000"/>
          <w:sz w:val="22"/>
          <w:szCs w:val="22"/>
          <w:shd w:val="clear" w:color="auto" w:fill="FFFFFF"/>
        </w:rPr>
        <w:t>outroc</w:t>
      </w:r>
      <w:proofErr w:type="spellEnd"/>
      <w:r w:rsidRPr="00CD0C2D">
        <w:rPr>
          <w:rFonts w:asciiTheme="minorHAnsi" w:hAnsiTheme="minorHAnsi" w:cstheme="minorHAnsi"/>
          <w:color w:val="000000"/>
          <w:sz w:val="22"/>
          <w:szCs w:val="22"/>
          <w:shd w:val="clear" w:color="auto" w:fill="FFFFFF"/>
        </w:rPr>
        <w:t>=ROC;</w:t>
      </w:r>
    </w:p>
    <w:p w14:paraId="1312BB74"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color w:val="000000"/>
          <w:sz w:val="22"/>
          <w:szCs w:val="22"/>
          <w:shd w:val="clear" w:color="auto" w:fill="FFFFFF"/>
        </w:rPr>
        <w:tab/>
      </w:r>
      <w:r w:rsidRPr="00CD0C2D">
        <w:rPr>
          <w:rFonts w:asciiTheme="minorHAnsi" w:hAnsiTheme="minorHAnsi" w:cstheme="minorHAnsi"/>
          <w:color w:val="000000"/>
          <w:sz w:val="22"/>
          <w:szCs w:val="22"/>
          <w:shd w:val="clear" w:color="auto" w:fill="FFFFFF"/>
        </w:rPr>
        <w:tab/>
        <w:t>ROC;</w:t>
      </w:r>
    </w:p>
    <w:p w14:paraId="50AE0EBB"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color w:val="000000"/>
          <w:sz w:val="22"/>
          <w:szCs w:val="22"/>
          <w:shd w:val="clear" w:color="auto" w:fill="FFFFFF"/>
        </w:rPr>
        <w:tab/>
      </w:r>
      <w:r w:rsidRPr="00CD0C2D">
        <w:rPr>
          <w:rFonts w:asciiTheme="minorHAnsi" w:hAnsiTheme="minorHAnsi" w:cstheme="minorHAnsi"/>
          <w:color w:val="000000"/>
          <w:sz w:val="22"/>
          <w:szCs w:val="22"/>
          <w:shd w:val="clear" w:color="auto" w:fill="FFFFFF"/>
        </w:rPr>
        <w:tab/>
        <w:t xml:space="preserve">ODS OUTPUT ROCASSOCIATION = </w:t>
      </w:r>
      <w:proofErr w:type="spellStart"/>
      <w:r w:rsidRPr="00CD0C2D">
        <w:rPr>
          <w:rFonts w:asciiTheme="minorHAnsi" w:hAnsiTheme="minorHAnsi" w:cstheme="minorHAnsi"/>
          <w:color w:val="000000"/>
          <w:sz w:val="22"/>
          <w:szCs w:val="22"/>
          <w:shd w:val="clear" w:color="auto" w:fill="FFFFFF"/>
        </w:rPr>
        <w:t>auc_out</w:t>
      </w:r>
      <w:proofErr w:type="spellEnd"/>
      <w:r w:rsidRPr="00CD0C2D">
        <w:rPr>
          <w:rFonts w:asciiTheme="minorHAnsi" w:hAnsiTheme="minorHAnsi" w:cstheme="minorHAnsi"/>
          <w:color w:val="000000"/>
          <w:sz w:val="22"/>
          <w:szCs w:val="22"/>
          <w:shd w:val="clear" w:color="auto" w:fill="FFFFFF"/>
        </w:rPr>
        <w:t>;</w:t>
      </w:r>
    </w:p>
    <w:p w14:paraId="4078019D"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color w:val="000000"/>
          <w:sz w:val="22"/>
          <w:szCs w:val="22"/>
          <w:shd w:val="clear" w:color="auto" w:fill="FFFFFF"/>
        </w:rPr>
        <w:lastRenderedPageBreak/>
        <w:tab/>
        <w:t>run;</w:t>
      </w:r>
    </w:p>
    <w:p w14:paraId="56E2AA2B"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p>
    <w:p w14:paraId="50A70E0F"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color w:val="000000"/>
          <w:sz w:val="22"/>
          <w:szCs w:val="22"/>
          <w:shd w:val="clear" w:color="auto" w:fill="FFFFFF"/>
        </w:rPr>
        <w:tab/>
        <w:t xml:space="preserve">data </w:t>
      </w:r>
      <w:proofErr w:type="spellStart"/>
      <w:r w:rsidRPr="00CD0C2D">
        <w:rPr>
          <w:rFonts w:asciiTheme="minorHAnsi" w:hAnsiTheme="minorHAnsi" w:cstheme="minorHAnsi"/>
          <w:color w:val="000000"/>
          <w:sz w:val="22"/>
          <w:szCs w:val="22"/>
          <w:shd w:val="clear" w:color="auto" w:fill="FFFFFF"/>
        </w:rPr>
        <w:t>outstat</w:t>
      </w:r>
      <w:proofErr w:type="spellEnd"/>
      <w:r w:rsidRPr="00CD0C2D">
        <w:rPr>
          <w:rFonts w:asciiTheme="minorHAnsi" w:hAnsiTheme="minorHAnsi" w:cstheme="minorHAnsi"/>
          <w:color w:val="000000"/>
          <w:sz w:val="22"/>
          <w:szCs w:val="22"/>
          <w:shd w:val="clear" w:color="auto" w:fill="FFFFFF"/>
        </w:rPr>
        <w:t>;</w:t>
      </w:r>
    </w:p>
    <w:p w14:paraId="33D33881"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color w:val="000000"/>
          <w:sz w:val="22"/>
          <w:szCs w:val="22"/>
          <w:shd w:val="clear" w:color="auto" w:fill="FFFFFF"/>
        </w:rPr>
        <w:tab/>
      </w:r>
      <w:r w:rsidRPr="00CD0C2D">
        <w:rPr>
          <w:rFonts w:asciiTheme="minorHAnsi" w:hAnsiTheme="minorHAnsi" w:cstheme="minorHAnsi"/>
          <w:color w:val="000000"/>
          <w:sz w:val="22"/>
          <w:szCs w:val="22"/>
          <w:shd w:val="clear" w:color="auto" w:fill="FFFFFF"/>
        </w:rPr>
        <w:tab/>
        <w:t xml:space="preserve">set </w:t>
      </w:r>
      <w:proofErr w:type="spellStart"/>
      <w:r w:rsidRPr="00CD0C2D">
        <w:rPr>
          <w:rFonts w:asciiTheme="minorHAnsi" w:hAnsiTheme="minorHAnsi" w:cstheme="minorHAnsi"/>
          <w:color w:val="000000"/>
          <w:sz w:val="22"/>
          <w:szCs w:val="22"/>
          <w:shd w:val="clear" w:color="auto" w:fill="FFFFFF"/>
        </w:rPr>
        <w:t>auc_out</w:t>
      </w:r>
      <w:proofErr w:type="spellEnd"/>
      <w:r w:rsidRPr="00CD0C2D">
        <w:rPr>
          <w:rFonts w:asciiTheme="minorHAnsi" w:hAnsiTheme="minorHAnsi" w:cstheme="minorHAnsi"/>
          <w:color w:val="000000"/>
          <w:sz w:val="22"/>
          <w:szCs w:val="22"/>
          <w:shd w:val="clear" w:color="auto" w:fill="FFFFFF"/>
        </w:rPr>
        <w:t>;</w:t>
      </w:r>
    </w:p>
    <w:p w14:paraId="492B8BA6"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color w:val="000000"/>
          <w:sz w:val="22"/>
          <w:szCs w:val="22"/>
          <w:shd w:val="clear" w:color="auto" w:fill="FFFFFF"/>
        </w:rPr>
        <w:tab/>
      </w:r>
      <w:r w:rsidRPr="00CD0C2D">
        <w:rPr>
          <w:rFonts w:asciiTheme="minorHAnsi" w:hAnsiTheme="minorHAnsi" w:cstheme="minorHAnsi"/>
          <w:color w:val="000000"/>
          <w:sz w:val="22"/>
          <w:szCs w:val="22"/>
          <w:shd w:val="clear" w:color="auto" w:fill="FFFFFF"/>
        </w:rPr>
        <w:tab/>
        <w:t>Model = &amp;</w:t>
      </w:r>
      <w:r w:rsidRPr="00CD0C2D">
        <w:rPr>
          <w:rFonts w:asciiTheme="minorHAnsi" w:hAnsiTheme="minorHAnsi" w:cstheme="minorHAnsi"/>
          <w:color w:val="008080"/>
          <w:sz w:val="22"/>
          <w:szCs w:val="22"/>
          <w:shd w:val="clear" w:color="auto" w:fill="FFFFFF"/>
        </w:rPr>
        <w:t>iteration.</w:t>
      </w:r>
      <w:r w:rsidRPr="00CD0C2D">
        <w:rPr>
          <w:rFonts w:asciiTheme="minorHAnsi" w:hAnsiTheme="minorHAnsi" w:cstheme="minorHAnsi"/>
          <w:color w:val="000000"/>
          <w:sz w:val="22"/>
          <w:szCs w:val="22"/>
          <w:shd w:val="clear" w:color="auto" w:fill="FFFFFF"/>
        </w:rPr>
        <w:t>;</w:t>
      </w:r>
    </w:p>
    <w:p w14:paraId="26993087"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color w:val="000000"/>
          <w:sz w:val="22"/>
          <w:szCs w:val="22"/>
          <w:shd w:val="clear" w:color="auto" w:fill="FFFFFF"/>
        </w:rPr>
        <w:tab/>
      </w:r>
      <w:r w:rsidRPr="00CD0C2D">
        <w:rPr>
          <w:rFonts w:asciiTheme="minorHAnsi" w:hAnsiTheme="minorHAnsi" w:cstheme="minorHAnsi"/>
          <w:color w:val="000000"/>
          <w:sz w:val="22"/>
          <w:szCs w:val="22"/>
          <w:shd w:val="clear" w:color="auto" w:fill="FFFFFF"/>
        </w:rPr>
        <w:tab/>
        <w:t xml:space="preserve">where </w:t>
      </w:r>
      <w:proofErr w:type="spellStart"/>
      <w:r w:rsidRPr="00CD0C2D">
        <w:rPr>
          <w:rFonts w:asciiTheme="minorHAnsi" w:hAnsiTheme="minorHAnsi" w:cstheme="minorHAnsi"/>
          <w:color w:val="000000"/>
          <w:sz w:val="22"/>
          <w:szCs w:val="22"/>
          <w:shd w:val="clear" w:color="auto" w:fill="FFFFFF"/>
        </w:rPr>
        <w:t>ROCModel</w:t>
      </w:r>
      <w:proofErr w:type="spellEnd"/>
      <w:r w:rsidRPr="00CD0C2D">
        <w:rPr>
          <w:rFonts w:asciiTheme="minorHAnsi" w:hAnsiTheme="minorHAnsi" w:cstheme="minorHAnsi"/>
          <w:color w:val="000000"/>
          <w:sz w:val="22"/>
          <w:szCs w:val="22"/>
          <w:shd w:val="clear" w:color="auto" w:fill="FFFFFF"/>
        </w:rPr>
        <w:t xml:space="preserve"> = </w:t>
      </w:r>
      <w:r w:rsidRPr="00CD0C2D">
        <w:rPr>
          <w:rFonts w:asciiTheme="minorHAnsi" w:hAnsiTheme="minorHAnsi" w:cstheme="minorHAnsi"/>
          <w:color w:val="800080"/>
          <w:sz w:val="22"/>
          <w:szCs w:val="22"/>
          <w:shd w:val="clear" w:color="auto" w:fill="FFFFFF"/>
        </w:rPr>
        <w:t>'Model'</w:t>
      </w:r>
      <w:r w:rsidRPr="00CD0C2D">
        <w:rPr>
          <w:rFonts w:asciiTheme="minorHAnsi" w:hAnsiTheme="minorHAnsi" w:cstheme="minorHAnsi"/>
          <w:color w:val="000000"/>
          <w:sz w:val="22"/>
          <w:szCs w:val="22"/>
          <w:shd w:val="clear" w:color="auto" w:fill="FFFFFF"/>
        </w:rPr>
        <w:t>;</w:t>
      </w:r>
    </w:p>
    <w:p w14:paraId="5DE780FC"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color w:val="000000"/>
          <w:sz w:val="22"/>
          <w:szCs w:val="22"/>
          <w:shd w:val="clear" w:color="auto" w:fill="FFFFFF"/>
        </w:rPr>
        <w:tab/>
      </w:r>
      <w:r w:rsidRPr="00CD0C2D">
        <w:rPr>
          <w:rFonts w:asciiTheme="minorHAnsi" w:hAnsiTheme="minorHAnsi" w:cstheme="minorHAnsi"/>
          <w:color w:val="000000"/>
          <w:sz w:val="22"/>
          <w:szCs w:val="22"/>
          <w:shd w:val="clear" w:color="auto" w:fill="FFFFFF"/>
        </w:rPr>
        <w:tab/>
        <w:t>keep Model Area;</w:t>
      </w:r>
    </w:p>
    <w:p w14:paraId="154C2A80"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color w:val="000000"/>
          <w:sz w:val="22"/>
          <w:szCs w:val="22"/>
          <w:shd w:val="clear" w:color="auto" w:fill="FFFFFF"/>
        </w:rPr>
        <w:tab/>
        <w:t>run;</w:t>
      </w:r>
    </w:p>
    <w:p w14:paraId="26073A02"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p>
    <w:p w14:paraId="7E491978"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color w:val="000000"/>
          <w:sz w:val="22"/>
          <w:szCs w:val="22"/>
          <w:shd w:val="clear" w:color="auto" w:fill="FFFFFF"/>
        </w:rPr>
        <w:tab/>
      </w:r>
      <w:r w:rsidRPr="00CD0C2D">
        <w:rPr>
          <w:rFonts w:asciiTheme="minorHAnsi" w:hAnsiTheme="minorHAnsi" w:cstheme="minorHAnsi"/>
          <w:color w:val="008000"/>
          <w:sz w:val="22"/>
          <w:szCs w:val="22"/>
          <w:shd w:val="clear" w:color="auto" w:fill="FFFFFF"/>
        </w:rPr>
        <w:t>/* Append the results to a summary table */</w:t>
      </w:r>
    </w:p>
    <w:p w14:paraId="5562FA04"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color w:val="000000"/>
          <w:sz w:val="22"/>
          <w:szCs w:val="22"/>
          <w:shd w:val="clear" w:color="auto" w:fill="FFFFFF"/>
        </w:rPr>
        <w:tab/>
        <w:t>proc append base=</w:t>
      </w:r>
      <w:proofErr w:type="spellStart"/>
      <w:r w:rsidRPr="00CD0C2D">
        <w:rPr>
          <w:rFonts w:asciiTheme="minorHAnsi" w:hAnsiTheme="minorHAnsi" w:cstheme="minorHAnsi"/>
          <w:color w:val="000000"/>
          <w:sz w:val="22"/>
          <w:szCs w:val="22"/>
          <w:shd w:val="clear" w:color="auto" w:fill="FFFFFF"/>
        </w:rPr>
        <w:t>summary_table</w:t>
      </w:r>
      <w:proofErr w:type="spellEnd"/>
      <w:r w:rsidRPr="00CD0C2D">
        <w:rPr>
          <w:rFonts w:asciiTheme="minorHAnsi" w:hAnsiTheme="minorHAnsi" w:cstheme="minorHAnsi"/>
          <w:color w:val="000000"/>
          <w:sz w:val="22"/>
          <w:szCs w:val="22"/>
          <w:shd w:val="clear" w:color="auto" w:fill="FFFFFF"/>
        </w:rPr>
        <w:t xml:space="preserve"> data=</w:t>
      </w:r>
      <w:proofErr w:type="spellStart"/>
      <w:r w:rsidRPr="00CD0C2D">
        <w:rPr>
          <w:rFonts w:asciiTheme="minorHAnsi" w:hAnsiTheme="minorHAnsi" w:cstheme="minorHAnsi"/>
          <w:color w:val="000000"/>
          <w:sz w:val="22"/>
          <w:szCs w:val="22"/>
          <w:shd w:val="clear" w:color="auto" w:fill="FFFFFF"/>
        </w:rPr>
        <w:t>outstat</w:t>
      </w:r>
      <w:proofErr w:type="spellEnd"/>
      <w:r w:rsidRPr="00CD0C2D">
        <w:rPr>
          <w:rFonts w:asciiTheme="minorHAnsi" w:hAnsiTheme="minorHAnsi" w:cstheme="minorHAnsi"/>
          <w:color w:val="000000"/>
          <w:sz w:val="22"/>
          <w:szCs w:val="22"/>
          <w:shd w:val="clear" w:color="auto" w:fill="FFFFFF"/>
        </w:rPr>
        <w:t>;</w:t>
      </w:r>
    </w:p>
    <w:p w14:paraId="511E5B2C"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color w:val="000000"/>
          <w:sz w:val="22"/>
          <w:szCs w:val="22"/>
          <w:shd w:val="clear" w:color="auto" w:fill="FFFFFF"/>
        </w:rPr>
        <w:tab/>
        <w:t>run;</w:t>
      </w:r>
    </w:p>
    <w:p w14:paraId="149C7A28"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p>
    <w:p w14:paraId="52071BD5"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b/>
          <w:bCs/>
          <w:color w:val="000080"/>
          <w:sz w:val="22"/>
          <w:szCs w:val="22"/>
          <w:shd w:val="clear" w:color="auto" w:fill="FFFFFF"/>
        </w:rPr>
        <w:t>%mend</w:t>
      </w:r>
      <w:r w:rsidRPr="00CD0C2D">
        <w:rPr>
          <w:rFonts w:asciiTheme="minorHAnsi" w:hAnsiTheme="minorHAnsi" w:cstheme="minorHAnsi"/>
          <w:color w:val="000000"/>
          <w:sz w:val="22"/>
          <w:szCs w:val="22"/>
          <w:shd w:val="clear" w:color="auto" w:fill="FFFFFF"/>
        </w:rPr>
        <w:t>;</w:t>
      </w:r>
    </w:p>
    <w:p w14:paraId="75C3A945"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p>
    <w:p w14:paraId="6E41B5AC"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color w:val="008000"/>
          <w:sz w:val="22"/>
          <w:szCs w:val="22"/>
          <w:shd w:val="clear" w:color="auto" w:fill="FFFFFF"/>
        </w:rPr>
        <w:t>/* Call the macro with different hyperparameters */</w:t>
      </w:r>
    </w:p>
    <w:p w14:paraId="69E38031"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color w:val="000000"/>
          <w:sz w:val="22"/>
          <w:szCs w:val="22"/>
          <w:shd w:val="clear" w:color="auto" w:fill="FFFFFF"/>
        </w:rPr>
        <w:t>%</w:t>
      </w:r>
      <w:r w:rsidRPr="00CD0C2D">
        <w:rPr>
          <w:rFonts w:asciiTheme="minorHAnsi" w:hAnsiTheme="minorHAnsi" w:cstheme="minorHAnsi"/>
          <w:b/>
          <w:bCs/>
          <w:i/>
          <w:iCs/>
          <w:color w:val="000000"/>
          <w:sz w:val="22"/>
          <w:szCs w:val="22"/>
          <w:shd w:val="clear" w:color="auto" w:fill="FFFFFF"/>
        </w:rPr>
        <w:t>tune</w:t>
      </w:r>
      <w:r w:rsidRPr="00CD0C2D">
        <w:rPr>
          <w:rFonts w:asciiTheme="minorHAnsi" w:hAnsiTheme="minorHAnsi" w:cstheme="minorHAnsi"/>
          <w:color w:val="000000"/>
          <w:sz w:val="22"/>
          <w:szCs w:val="22"/>
          <w:shd w:val="clear" w:color="auto" w:fill="FFFFFF"/>
        </w:rPr>
        <w:t>(</w:t>
      </w:r>
      <w:r w:rsidRPr="00CD0C2D">
        <w:rPr>
          <w:rFonts w:asciiTheme="minorHAnsi" w:hAnsiTheme="minorHAnsi" w:cstheme="minorHAnsi"/>
          <w:b/>
          <w:bCs/>
          <w:color w:val="008080"/>
          <w:sz w:val="22"/>
          <w:szCs w:val="22"/>
          <w:shd w:val="clear" w:color="auto" w:fill="FFFFFF"/>
        </w:rPr>
        <w:t>1</w:t>
      </w:r>
      <w:r w:rsidRPr="00CD0C2D">
        <w:rPr>
          <w:rFonts w:asciiTheme="minorHAnsi" w:hAnsiTheme="minorHAnsi" w:cstheme="minorHAnsi"/>
          <w:color w:val="000000"/>
          <w:sz w:val="22"/>
          <w:szCs w:val="22"/>
          <w:shd w:val="clear" w:color="auto" w:fill="FFFFFF"/>
        </w:rPr>
        <w:t xml:space="preserve">, LINEAR, </w:t>
      </w:r>
      <w:r w:rsidRPr="00CD0C2D">
        <w:rPr>
          <w:rFonts w:asciiTheme="minorHAnsi" w:hAnsiTheme="minorHAnsi" w:cstheme="minorHAnsi"/>
          <w:b/>
          <w:bCs/>
          <w:color w:val="008080"/>
          <w:sz w:val="22"/>
          <w:szCs w:val="22"/>
          <w:shd w:val="clear" w:color="auto" w:fill="FFFFFF"/>
        </w:rPr>
        <w:t>1</w:t>
      </w:r>
      <w:r w:rsidRPr="00CD0C2D">
        <w:rPr>
          <w:rFonts w:asciiTheme="minorHAnsi" w:hAnsiTheme="minorHAnsi" w:cstheme="minorHAnsi"/>
          <w:color w:val="000000"/>
          <w:sz w:val="22"/>
          <w:szCs w:val="22"/>
          <w:shd w:val="clear" w:color="auto" w:fill="FFFFFF"/>
        </w:rPr>
        <w:t>);</w:t>
      </w:r>
    </w:p>
    <w:p w14:paraId="57B9C99E"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color w:val="000000"/>
          <w:sz w:val="22"/>
          <w:szCs w:val="22"/>
          <w:shd w:val="clear" w:color="auto" w:fill="FFFFFF"/>
        </w:rPr>
        <w:t>%</w:t>
      </w:r>
      <w:r w:rsidRPr="00CD0C2D">
        <w:rPr>
          <w:rFonts w:asciiTheme="minorHAnsi" w:hAnsiTheme="minorHAnsi" w:cstheme="minorHAnsi"/>
          <w:b/>
          <w:bCs/>
          <w:i/>
          <w:iCs/>
          <w:color w:val="000000"/>
          <w:sz w:val="22"/>
          <w:szCs w:val="22"/>
          <w:shd w:val="clear" w:color="auto" w:fill="FFFFFF"/>
        </w:rPr>
        <w:t>tune</w:t>
      </w:r>
      <w:r w:rsidRPr="00CD0C2D">
        <w:rPr>
          <w:rFonts w:asciiTheme="minorHAnsi" w:hAnsiTheme="minorHAnsi" w:cstheme="minorHAnsi"/>
          <w:color w:val="000000"/>
          <w:sz w:val="22"/>
          <w:szCs w:val="22"/>
          <w:shd w:val="clear" w:color="auto" w:fill="FFFFFF"/>
        </w:rPr>
        <w:t>(</w:t>
      </w:r>
      <w:r w:rsidRPr="00CD0C2D">
        <w:rPr>
          <w:rFonts w:asciiTheme="minorHAnsi" w:hAnsiTheme="minorHAnsi" w:cstheme="minorHAnsi"/>
          <w:b/>
          <w:bCs/>
          <w:color w:val="008080"/>
          <w:sz w:val="22"/>
          <w:szCs w:val="22"/>
          <w:shd w:val="clear" w:color="auto" w:fill="FFFFFF"/>
        </w:rPr>
        <w:t>2</w:t>
      </w:r>
      <w:r w:rsidRPr="00CD0C2D">
        <w:rPr>
          <w:rFonts w:asciiTheme="minorHAnsi" w:hAnsiTheme="minorHAnsi" w:cstheme="minorHAnsi"/>
          <w:color w:val="000000"/>
          <w:sz w:val="22"/>
          <w:szCs w:val="22"/>
          <w:shd w:val="clear" w:color="auto" w:fill="FFFFFF"/>
        </w:rPr>
        <w:t xml:space="preserve">, POLYNOM, </w:t>
      </w:r>
      <w:r w:rsidRPr="00CD0C2D">
        <w:rPr>
          <w:rFonts w:asciiTheme="minorHAnsi" w:hAnsiTheme="minorHAnsi" w:cstheme="minorHAnsi"/>
          <w:b/>
          <w:bCs/>
          <w:color w:val="008080"/>
          <w:sz w:val="22"/>
          <w:szCs w:val="22"/>
          <w:shd w:val="clear" w:color="auto" w:fill="FFFFFF"/>
        </w:rPr>
        <w:t>1</w:t>
      </w:r>
      <w:r w:rsidRPr="00CD0C2D">
        <w:rPr>
          <w:rFonts w:asciiTheme="minorHAnsi" w:hAnsiTheme="minorHAnsi" w:cstheme="minorHAnsi"/>
          <w:color w:val="000000"/>
          <w:sz w:val="22"/>
          <w:szCs w:val="22"/>
          <w:shd w:val="clear" w:color="auto" w:fill="FFFFFF"/>
        </w:rPr>
        <w:t>);</w:t>
      </w:r>
    </w:p>
    <w:p w14:paraId="0D7888DE"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color w:val="000000"/>
          <w:sz w:val="22"/>
          <w:szCs w:val="22"/>
          <w:shd w:val="clear" w:color="auto" w:fill="FFFFFF"/>
        </w:rPr>
        <w:t>%</w:t>
      </w:r>
      <w:r w:rsidRPr="00CD0C2D">
        <w:rPr>
          <w:rFonts w:asciiTheme="minorHAnsi" w:hAnsiTheme="minorHAnsi" w:cstheme="minorHAnsi"/>
          <w:b/>
          <w:bCs/>
          <w:i/>
          <w:iCs/>
          <w:color w:val="000000"/>
          <w:sz w:val="22"/>
          <w:szCs w:val="22"/>
          <w:shd w:val="clear" w:color="auto" w:fill="FFFFFF"/>
        </w:rPr>
        <w:t>tune</w:t>
      </w:r>
      <w:r w:rsidRPr="00CD0C2D">
        <w:rPr>
          <w:rFonts w:asciiTheme="minorHAnsi" w:hAnsiTheme="minorHAnsi" w:cstheme="minorHAnsi"/>
          <w:color w:val="000000"/>
          <w:sz w:val="22"/>
          <w:szCs w:val="22"/>
          <w:shd w:val="clear" w:color="auto" w:fill="FFFFFF"/>
        </w:rPr>
        <w:t>(</w:t>
      </w:r>
      <w:r w:rsidRPr="00CD0C2D">
        <w:rPr>
          <w:rFonts w:asciiTheme="minorHAnsi" w:hAnsiTheme="minorHAnsi" w:cstheme="minorHAnsi"/>
          <w:b/>
          <w:bCs/>
          <w:color w:val="008080"/>
          <w:sz w:val="22"/>
          <w:szCs w:val="22"/>
          <w:shd w:val="clear" w:color="auto" w:fill="FFFFFF"/>
        </w:rPr>
        <w:t>3</w:t>
      </w:r>
      <w:r w:rsidRPr="00CD0C2D">
        <w:rPr>
          <w:rFonts w:asciiTheme="minorHAnsi" w:hAnsiTheme="minorHAnsi" w:cstheme="minorHAnsi"/>
          <w:color w:val="000000"/>
          <w:sz w:val="22"/>
          <w:szCs w:val="22"/>
          <w:shd w:val="clear" w:color="auto" w:fill="FFFFFF"/>
        </w:rPr>
        <w:t xml:space="preserve">, RBF, </w:t>
      </w:r>
      <w:r w:rsidRPr="00CD0C2D">
        <w:rPr>
          <w:rFonts w:asciiTheme="minorHAnsi" w:hAnsiTheme="minorHAnsi" w:cstheme="minorHAnsi"/>
          <w:b/>
          <w:bCs/>
          <w:color w:val="008080"/>
          <w:sz w:val="22"/>
          <w:szCs w:val="22"/>
          <w:shd w:val="clear" w:color="auto" w:fill="FFFFFF"/>
        </w:rPr>
        <w:t>1</w:t>
      </w:r>
      <w:r w:rsidRPr="00CD0C2D">
        <w:rPr>
          <w:rFonts w:asciiTheme="minorHAnsi" w:hAnsiTheme="minorHAnsi" w:cstheme="minorHAnsi"/>
          <w:color w:val="000000"/>
          <w:sz w:val="22"/>
          <w:szCs w:val="22"/>
          <w:shd w:val="clear" w:color="auto" w:fill="FFFFFF"/>
        </w:rPr>
        <w:t>);</w:t>
      </w:r>
    </w:p>
    <w:p w14:paraId="642777A6"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color w:val="000000"/>
          <w:sz w:val="22"/>
          <w:szCs w:val="22"/>
          <w:shd w:val="clear" w:color="auto" w:fill="FFFFFF"/>
        </w:rPr>
        <w:t>%</w:t>
      </w:r>
      <w:r w:rsidRPr="00CD0C2D">
        <w:rPr>
          <w:rFonts w:asciiTheme="minorHAnsi" w:hAnsiTheme="minorHAnsi" w:cstheme="minorHAnsi"/>
          <w:b/>
          <w:bCs/>
          <w:i/>
          <w:iCs/>
          <w:color w:val="000000"/>
          <w:sz w:val="22"/>
          <w:szCs w:val="22"/>
          <w:shd w:val="clear" w:color="auto" w:fill="FFFFFF"/>
        </w:rPr>
        <w:t>tune</w:t>
      </w:r>
      <w:r w:rsidRPr="00CD0C2D">
        <w:rPr>
          <w:rFonts w:asciiTheme="minorHAnsi" w:hAnsiTheme="minorHAnsi" w:cstheme="minorHAnsi"/>
          <w:color w:val="000000"/>
          <w:sz w:val="22"/>
          <w:szCs w:val="22"/>
          <w:shd w:val="clear" w:color="auto" w:fill="FFFFFF"/>
        </w:rPr>
        <w:t>(</w:t>
      </w:r>
      <w:r w:rsidRPr="00CD0C2D">
        <w:rPr>
          <w:rFonts w:asciiTheme="minorHAnsi" w:hAnsiTheme="minorHAnsi" w:cstheme="minorHAnsi"/>
          <w:b/>
          <w:bCs/>
          <w:color w:val="008080"/>
          <w:sz w:val="22"/>
          <w:szCs w:val="22"/>
          <w:shd w:val="clear" w:color="auto" w:fill="FFFFFF"/>
        </w:rPr>
        <w:t>4</w:t>
      </w:r>
      <w:r w:rsidRPr="00CD0C2D">
        <w:rPr>
          <w:rFonts w:asciiTheme="minorHAnsi" w:hAnsiTheme="minorHAnsi" w:cstheme="minorHAnsi"/>
          <w:color w:val="000000"/>
          <w:sz w:val="22"/>
          <w:szCs w:val="22"/>
          <w:shd w:val="clear" w:color="auto" w:fill="FFFFFF"/>
        </w:rPr>
        <w:t xml:space="preserve">, LINEAR, </w:t>
      </w:r>
      <w:r w:rsidRPr="00CD0C2D">
        <w:rPr>
          <w:rFonts w:asciiTheme="minorHAnsi" w:hAnsiTheme="minorHAnsi" w:cstheme="minorHAnsi"/>
          <w:b/>
          <w:bCs/>
          <w:color w:val="008080"/>
          <w:sz w:val="22"/>
          <w:szCs w:val="22"/>
          <w:shd w:val="clear" w:color="auto" w:fill="FFFFFF"/>
        </w:rPr>
        <w:t>10</w:t>
      </w:r>
      <w:r w:rsidRPr="00CD0C2D">
        <w:rPr>
          <w:rFonts w:asciiTheme="minorHAnsi" w:hAnsiTheme="minorHAnsi" w:cstheme="minorHAnsi"/>
          <w:color w:val="000000"/>
          <w:sz w:val="22"/>
          <w:szCs w:val="22"/>
          <w:shd w:val="clear" w:color="auto" w:fill="FFFFFF"/>
        </w:rPr>
        <w:t>);</w:t>
      </w:r>
    </w:p>
    <w:p w14:paraId="592614B0"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color w:val="000000"/>
          <w:sz w:val="22"/>
          <w:szCs w:val="22"/>
          <w:shd w:val="clear" w:color="auto" w:fill="FFFFFF"/>
        </w:rPr>
        <w:t>%</w:t>
      </w:r>
      <w:r w:rsidRPr="00CD0C2D">
        <w:rPr>
          <w:rFonts w:asciiTheme="minorHAnsi" w:hAnsiTheme="minorHAnsi" w:cstheme="minorHAnsi"/>
          <w:b/>
          <w:bCs/>
          <w:i/>
          <w:iCs/>
          <w:color w:val="000000"/>
          <w:sz w:val="22"/>
          <w:szCs w:val="22"/>
          <w:shd w:val="clear" w:color="auto" w:fill="FFFFFF"/>
        </w:rPr>
        <w:t>tune</w:t>
      </w:r>
      <w:r w:rsidRPr="00CD0C2D">
        <w:rPr>
          <w:rFonts w:asciiTheme="minorHAnsi" w:hAnsiTheme="minorHAnsi" w:cstheme="minorHAnsi"/>
          <w:color w:val="000000"/>
          <w:sz w:val="22"/>
          <w:szCs w:val="22"/>
          <w:shd w:val="clear" w:color="auto" w:fill="FFFFFF"/>
        </w:rPr>
        <w:t>(</w:t>
      </w:r>
      <w:r w:rsidRPr="00CD0C2D">
        <w:rPr>
          <w:rFonts w:asciiTheme="minorHAnsi" w:hAnsiTheme="minorHAnsi" w:cstheme="minorHAnsi"/>
          <w:b/>
          <w:bCs/>
          <w:color w:val="008080"/>
          <w:sz w:val="22"/>
          <w:szCs w:val="22"/>
          <w:shd w:val="clear" w:color="auto" w:fill="FFFFFF"/>
        </w:rPr>
        <w:t>5</w:t>
      </w:r>
      <w:r w:rsidRPr="00CD0C2D">
        <w:rPr>
          <w:rFonts w:asciiTheme="minorHAnsi" w:hAnsiTheme="minorHAnsi" w:cstheme="minorHAnsi"/>
          <w:color w:val="000000"/>
          <w:sz w:val="22"/>
          <w:szCs w:val="22"/>
          <w:shd w:val="clear" w:color="auto" w:fill="FFFFFF"/>
        </w:rPr>
        <w:t xml:space="preserve">, POLYNOM, </w:t>
      </w:r>
      <w:r w:rsidRPr="00CD0C2D">
        <w:rPr>
          <w:rFonts w:asciiTheme="minorHAnsi" w:hAnsiTheme="minorHAnsi" w:cstheme="minorHAnsi"/>
          <w:b/>
          <w:bCs/>
          <w:color w:val="008080"/>
          <w:sz w:val="22"/>
          <w:szCs w:val="22"/>
          <w:shd w:val="clear" w:color="auto" w:fill="FFFFFF"/>
        </w:rPr>
        <w:t>10</w:t>
      </w:r>
      <w:r w:rsidRPr="00CD0C2D">
        <w:rPr>
          <w:rFonts w:asciiTheme="minorHAnsi" w:hAnsiTheme="minorHAnsi" w:cstheme="minorHAnsi"/>
          <w:color w:val="000000"/>
          <w:sz w:val="22"/>
          <w:szCs w:val="22"/>
          <w:shd w:val="clear" w:color="auto" w:fill="FFFFFF"/>
        </w:rPr>
        <w:t>);</w:t>
      </w:r>
    </w:p>
    <w:p w14:paraId="24F487AB"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color w:val="000000"/>
          <w:sz w:val="22"/>
          <w:szCs w:val="22"/>
          <w:shd w:val="clear" w:color="auto" w:fill="FFFFFF"/>
        </w:rPr>
        <w:t>%</w:t>
      </w:r>
      <w:r w:rsidRPr="00CD0C2D">
        <w:rPr>
          <w:rFonts w:asciiTheme="minorHAnsi" w:hAnsiTheme="minorHAnsi" w:cstheme="minorHAnsi"/>
          <w:b/>
          <w:bCs/>
          <w:i/>
          <w:iCs/>
          <w:color w:val="000000"/>
          <w:sz w:val="22"/>
          <w:szCs w:val="22"/>
          <w:shd w:val="clear" w:color="auto" w:fill="FFFFFF"/>
        </w:rPr>
        <w:t>tune</w:t>
      </w:r>
      <w:r w:rsidRPr="00CD0C2D">
        <w:rPr>
          <w:rFonts w:asciiTheme="minorHAnsi" w:hAnsiTheme="minorHAnsi" w:cstheme="minorHAnsi"/>
          <w:color w:val="000000"/>
          <w:sz w:val="22"/>
          <w:szCs w:val="22"/>
          <w:shd w:val="clear" w:color="auto" w:fill="FFFFFF"/>
        </w:rPr>
        <w:t>(</w:t>
      </w:r>
      <w:r w:rsidRPr="00CD0C2D">
        <w:rPr>
          <w:rFonts w:asciiTheme="minorHAnsi" w:hAnsiTheme="minorHAnsi" w:cstheme="minorHAnsi"/>
          <w:b/>
          <w:bCs/>
          <w:color w:val="008080"/>
          <w:sz w:val="22"/>
          <w:szCs w:val="22"/>
          <w:shd w:val="clear" w:color="auto" w:fill="FFFFFF"/>
        </w:rPr>
        <w:t>6</w:t>
      </w:r>
      <w:r w:rsidRPr="00CD0C2D">
        <w:rPr>
          <w:rFonts w:asciiTheme="minorHAnsi" w:hAnsiTheme="minorHAnsi" w:cstheme="minorHAnsi"/>
          <w:color w:val="000000"/>
          <w:sz w:val="22"/>
          <w:szCs w:val="22"/>
          <w:shd w:val="clear" w:color="auto" w:fill="FFFFFF"/>
        </w:rPr>
        <w:t xml:space="preserve">, RBF, </w:t>
      </w:r>
      <w:r w:rsidRPr="00CD0C2D">
        <w:rPr>
          <w:rFonts w:asciiTheme="minorHAnsi" w:hAnsiTheme="minorHAnsi" w:cstheme="minorHAnsi"/>
          <w:b/>
          <w:bCs/>
          <w:color w:val="008080"/>
          <w:sz w:val="22"/>
          <w:szCs w:val="22"/>
          <w:shd w:val="clear" w:color="auto" w:fill="FFFFFF"/>
        </w:rPr>
        <w:t>10</w:t>
      </w:r>
      <w:r w:rsidRPr="00CD0C2D">
        <w:rPr>
          <w:rFonts w:asciiTheme="minorHAnsi" w:hAnsiTheme="minorHAnsi" w:cstheme="minorHAnsi"/>
          <w:color w:val="000000"/>
          <w:sz w:val="22"/>
          <w:szCs w:val="22"/>
          <w:shd w:val="clear" w:color="auto" w:fill="FFFFFF"/>
        </w:rPr>
        <w:t>);</w:t>
      </w:r>
    </w:p>
    <w:p w14:paraId="54057BE5"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color w:val="000000"/>
          <w:sz w:val="22"/>
          <w:szCs w:val="22"/>
          <w:shd w:val="clear" w:color="auto" w:fill="FFFFFF"/>
        </w:rPr>
        <w:t>%</w:t>
      </w:r>
      <w:r w:rsidRPr="00CD0C2D">
        <w:rPr>
          <w:rFonts w:asciiTheme="minorHAnsi" w:hAnsiTheme="minorHAnsi" w:cstheme="minorHAnsi"/>
          <w:b/>
          <w:bCs/>
          <w:i/>
          <w:iCs/>
          <w:color w:val="000000"/>
          <w:sz w:val="22"/>
          <w:szCs w:val="22"/>
          <w:shd w:val="clear" w:color="auto" w:fill="FFFFFF"/>
        </w:rPr>
        <w:t>tune</w:t>
      </w:r>
      <w:r w:rsidRPr="00CD0C2D">
        <w:rPr>
          <w:rFonts w:asciiTheme="minorHAnsi" w:hAnsiTheme="minorHAnsi" w:cstheme="minorHAnsi"/>
          <w:color w:val="000000"/>
          <w:sz w:val="22"/>
          <w:szCs w:val="22"/>
          <w:shd w:val="clear" w:color="auto" w:fill="FFFFFF"/>
        </w:rPr>
        <w:t>(</w:t>
      </w:r>
      <w:r w:rsidRPr="00CD0C2D">
        <w:rPr>
          <w:rFonts w:asciiTheme="minorHAnsi" w:hAnsiTheme="minorHAnsi" w:cstheme="minorHAnsi"/>
          <w:b/>
          <w:bCs/>
          <w:color w:val="008080"/>
          <w:sz w:val="22"/>
          <w:szCs w:val="22"/>
          <w:shd w:val="clear" w:color="auto" w:fill="FFFFFF"/>
        </w:rPr>
        <w:t>7</w:t>
      </w:r>
      <w:r w:rsidRPr="00CD0C2D">
        <w:rPr>
          <w:rFonts w:asciiTheme="minorHAnsi" w:hAnsiTheme="minorHAnsi" w:cstheme="minorHAnsi"/>
          <w:color w:val="000000"/>
          <w:sz w:val="22"/>
          <w:szCs w:val="22"/>
          <w:shd w:val="clear" w:color="auto" w:fill="FFFFFF"/>
        </w:rPr>
        <w:t xml:space="preserve">, LINEAR, </w:t>
      </w:r>
      <w:r w:rsidRPr="00CD0C2D">
        <w:rPr>
          <w:rFonts w:asciiTheme="minorHAnsi" w:hAnsiTheme="minorHAnsi" w:cstheme="minorHAnsi"/>
          <w:b/>
          <w:bCs/>
          <w:color w:val="008080"/>
          <w:sz w:val="22"/>
          <w:szCs w:val="22"/>
          <w:shd w:val="clear" w:color="auto" w:fill="FFFFFF"/>
        </w:rPr>
        <w:t>100</w:t>
      </w:r>
      <w:r w:rsidRPr="00CD0C2D">
        <w:rPr>
          <w:rFonts w:asciiTheme="minorHAnsi" w:hAnsiTheme="minorHAnsi" w:cstheme="minorHAnsi"/>
          <w:color w:val="000000"/>
          <w:sz w:val="22"/>
          <w:szCs w:val="22"/>
          <w:shd w:val="clear" w:color="auto" w:fill="FFFFFF"/>
        </w:rPr>
        <w:t>);</w:t>
      </w:r>
    </w:p>
    <w:p w14:paraId="716ED2AF"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color w:val="000000"/>
          <w:sz w:val="22"/>
          <w:szCs w:val="22"/>
          <w:shd w:val="clear" w:color="auto" w:fill="FFFFFF"/>
        </w:rPr>
        <w:t>%</w:t>
      </w:r>
      <w:r w:rsidRPr="00CD0C2D">
        <w:rPr>
          <w:rFonts w:asciiTheme="minorHAnsi" w:hAnsiTheme="minorHAnsi" w:cstheme="minorHAnsi"/>
          <w:b/>
          <w:bCs/>
          <w:i/>
          <w:iCs/>
          <w:color w:val="000000"/>
          <w:sz w:val="22"/>
          <w:szCs w:val="22"/>
          <w:shd w:val="clear" w:color="auto" w:fill="FFFFFF"/>
        </w:rPr>
        <w:t>tune</w:t>
      </w:r>
      <w:r w:rsidRPr="00CD0C2D">
        <w:rPr>
          <w:rFonts w:asciiTheme="minorHAnsi" w:hAnsiTheme="minorHAnsi" w:cstheme="minorHAnsi"/>
          <w:color w:val="000000"/>
          <w:sz w:val="22"/>
          <w:szCs w:val="22"/>
          <w:shd w:val="clear" w:color="auto" w:fill="FFFFFF"/>
        </w:rPr>
        <w:t>(</w:t>
      </w:r>
      <w:r w:rsidRPr="00CD0C2D">
        <w:rPr>
          <w:rFonts w:asciiTheme="minorHAnsi" w:hAnsiTheme="minorHAnsi" w:cstheme="minorHAnsi"/>
          <w:b/>
          <w:bCs/>
          <w:color w:val="008080"/>
          <w:sz w:val="22"/>
          <w:szCs w:val="22"/>
          <w:shd w:val="clear" w:color="auto" w:fill="FFFFFF"/>
        </w:rPr>
        <w:t>8</w:t>
      </w:r>
      <w:r w:rsidRPr="00CD0C2D">
        <w:rPr>
          <w:rFonts w:asciiTheme="minorHAnsi" w:hAnsiTheme="minorHAnsi" w:cstheme="minorHAnsi"/>
          <w:color w:val="000000"/>
          <w:sz w:val="22"/>
          <w:szCs w:val="22"/>
          <w:shd w:val="clear" w:color="auto" w:fill="FFFFFF"/>
        </w:rPr>
        <w:t xml:space="preserve">, POLYNOM, </w:t>
      </w:r>
      <w:r w:rsidRPr="00CD0C2D">
        <w:rPr>
          <w:rFonts w:asciiTheme="minorHAnsi" w:hAnsiTheme="minorHAnsi" w:cstheme="minorHAnsi"/>
          <w:b/>
          <w:bCs/>
          <w:color w:val="008080"/>
          <w:sz w:val="22"/>
          <w:szCs w:val="22"/>
          <w:shd w:val="clear" w:color="auto" w:fill="FFFFFF"/>
        </w:rPr>
        <w:t>100</w:t>
      </w:r>
      <w:r w:rsidRPr="00CD0C2D">
        <w:rPr>
          <w:rFonts w:asciiTheme="minorHAnsi" w:hAnsiTheme="minorHAnsi" w:cstheme="minorHAnsi"/>
          <w:color w:val="000000"/>
          <w:sz w:val="22"/>
          <w:szCs w:val="22"/>
          <w:shd w:val="clear" w:color="auto" w:fill="FFFFFF"/>
        </w:rPr>
        <w:t>);</w:t>
      </w:r>
    </w:p>
    <w:p w14:paraId="43958341"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color w:val="000000"/>
          <w:sz w:val="22"/>
          <w:szCs w:val="22"/>
          <w:shd w:val="clear" w:color="auto" w:fill="FFFFFF"/>
        </w:rPr>
        <w:t>%</w:t>
      </w:r>
      <w:r w:rsidRPr="00CD0C2D">
        <w:rPr>
          <w:rFonts w:asciiTheme="minorHAnsi" w:hAnsiTheme="minorHAnsi" w:cstheme="minorHAnsi"/>
          <w:b/>
          <w:bCs/>
          <w:i/>
          <w:iCs/>
          <w:color w:val="000000"/>
          <w:sz w:val="22"/>
          <w:szCs w:val="22"/>
          <w:shd w:val="clear" w:color="auto" w:fill="FFFFFF"/>
        </w:rPr>
        <w:t>tune</w:t>
      </w:r>
      <w:r w:rsidRPr="00CD0C2D">
        <w:rPr>
          <w:rFonts w:asciiTheme="minorHAnsi" w:hAnsiTheme="minorHAnsi" w:cstheme="minorHAnsi"/>
          <w:color w:val="000000"/>
          <w:sz w:val="22"/>
          <w:szCs w:val="22"/>
          <w:shd w:val="clear" w:color="auto" w:fill="FFFFFF"/>
        </w:rPr>
        <w:t>(</w:t>
      </w:r>
      <w:r w:rsidRPr="00CD0C2D">
        <w:rPr>
          <w:rFonts w:asciiTheme="minorHAnsi" w:hAnsiTheme="minorHAnsi" w:cstheme="minorHAnsi"/>
          <w:b/>
          <w:bCs/>
          <w:color w:val="008080"/>
          <w:sz w:val="22"/>
          <w:szCs w:val="22"/>
          <w:shd w:val="clear" w:color="auto" w:fill="FFFFFF"/>
        </w:rPr>
        <w:t>9</w:t>
      </w:r>
      <w:r w:rsidRPr="00CD0C2D">
        <w:rPr>
          <w:rFonts w:asciiTheme="minorHAnsi" w:hAnsiTheme="minorHAnsi" w:cstheme="minorHAnsi"/>
          <w:color w:val="000000"/>
          <w:sz w:val="22"/>
          <w:szCs w:val="22"/>
          <w:shd w:val="clear" w:color="auto" w:fill="FFFFFF"/>
        </w:rPr>
        <w:t xml:space="preserve">, RBF, </w:t>
      </w:r>
      <w:r w:rsidRPr="00CD0C2D">
        <w:rPr>
          <w:rFonts w:asciiTheme="minorHAnsi" w:hAnsiTheme="minorHAnsi" w:cstheme="minorHAnsi"/>
          <w:b/>
          <w:bCs/>
          <w:color w:val="008080"/>
          <w:sz w:val="22"/>
          <w:szCs w:val="22"/>
          <w:shd w:val="clear" w:color="auto" w:fill="FFFFFF"/>
        </w:rPr>
        <w:t>100</w:t>
      </w:r>
      <w:r w:rsidRPr="00CD0C2D">
        <w:rPr>
          <w:rFonts w:asciiTheme="minorHAnsi" w:hAnsiTheme="minorHAnsi" w:cstheme="minorHAnsi"/>
          <w:color w:val="000000"/>
          <w:sz w:val="22"/>
          <w:szCs w:val="22"/>
          <w:shd w:val="clear" w:color="auto" w:fill="FFFFFF"/>
        </w:rPr>
        <w:t>);</w:t>
      </w:r>
    </w:p>
    <w:p w14:paraId="59D91BDE"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p>
    <w:p w14:paraId="790F09E2"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p>
    <w:p w14:paraId="50FB1511"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color w:val="008000"/>
          <w:sz w:val="22"/>
          <w:szCs w:val="22"/>
          <w:shd w:val="clear" w:color="auto" w:fill="FFFFFF"/>
        </w:rPr>
        <w:t xml:space="preserve">/* Build the </w:t>
      </w:r>
      <w:r>
        <w:rPr>
          <w:rFonts w:asciiTheme="minorHAnsi" w:hAnsiTheme="minorHAnsi" w:cstheme="minorHAnsi"/>
          <w:color w:val="008000"/>
          <w:sz w:val="22"/>
          <w:szCs w:val="22"/>
          <w:shd w:val="clear" w:color="auto" w:fill="FFFFFF"/>
        </w:rPr>
        <w:t xml:space="preserve">final </w:t>
      </w:r>
      <w:r w:rsidRPr="00CD0C2D">
        <w:rPr>
          <w:rFonts w:asciiTheme="minorHAnsi" w:hAnsiTheme="minorHAnsi" w:cstheme="minorHAnsi"/>
          <w:color w:val="008000"/>
          <w:sz w:val="22"/>
          <w:szCs w:val="22"/>
          <w:shd w:val="clear" w:color="auto" w:fill="FFFFFF"/>
        </w:rPr>
        <w:t>SVM model */</w:t>
      </w:r>
    </w:p>
    <w:p w14:paraId="4B6411A7"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b/>
          <w:bCs/>
          <w:color w:val="000080"/>
          <w:sz w:val="22"/>
          <w:szCs w:val="22"/>
          <w:shd w:val="clear" w:color="auto" w:fill="FFFFFF"/>
        </w:rPr>
        <w:t>PROC</w:t>
      </w:r>
      <w:r w:rsidRPr="00CD0C2D">
        <w:rPr>
          <w:rFonts w:asciiTheme="minorHAnsi" w:hAnsiTheme="minorHAnsi" w:cstheme="minorHAnsi"/>
          <w:color w:val="000000"/>
          <w:sz w:val="22"/>
          <w:szCs w:val="22"/>
          <w:shd w:val="clear" w:color="auto" w:fill="FFFFFF"/>
        </w:rPr>
        <w:t xml:space="preserve"> </w:t>
      </w:r>
      <w:r w:rsidRPr="00CD0C2D">
        <w:rPr>
          <w:rFonts w:asciiTheme="minorHAnsi" w:hAnsiTheme="minorHAnsi" w:cstheme="minorHAnsi"/>
          <w:b/>
          <w:bCs/>
          <w:color w:val="000080"/>
          <w:sz w:val="22"/>
          <w:szCs w:val="22"/>
          <w:shd w:val="clear" w:color="auto" w:fill="FFFFFF"/>
        </w:rPr>
        <w:t>HPSVM</w:t>
      </w:r>
      <w:r w:rsidRPr="00CD0C2D">
        <w:rPr>
          <w:rFonts w:asciiTheme="minorHAnsi" w:hAnsiTheme="minorHAnsi" w:cstheme="minorHAnsi"/>
          <w:color w:val="000000"/>
          <w:sz w:val="22"/>
          <w:szCs w:val="22"/>
          <w:shd w:val="clear" w:color="auto" w:fill="FFFFFF"/>
        </w:rPr>
        <w:t xml:space="preserve"> DATA=</w:t>
      </w:r>
      <w:proofErr w:type="spellStart"/>
      <w:r w:rsidRPr="00CD0C2D">
        <w:rPr>
          <w:rFonts w:asciiTheme="minorHAnsi" w:hAnsiTheme="minorHAnsi" w:cstheme="minorHAnsi"/>
          <w:color w:val="000000"/>
          <w:sz w:val="22"/>
          <w:szCs w:val="22"/>
          <w:shd w:val="clear" w:color="auto" w:fill="FFFFFF"/>
        </w:rPr>
        <w:t>train_data_std</w:t>
      </w:r>
      <w:proofErr w:type="spellEnd"/>
      <w:r w:rsidRPr="00CD0C2D">
        <w:rPr>
          <w:rFonts w:asciiTheme="minorHAnsi" w:hAnsiTheme="minorHAnsi" w:cstheme="minorHAnsi"/>
          <w:color w:val="000000"/>
          <w:sz w:val="22"/>
          <w:szCs w:val="22"/>
          <w:shd w:val="clear" w:color="auto" w:fill="FFFFFF"/>
        </w:rPr>
        <w:t>;</w:t>
      </w:r>
    </w:p>
    <w:p w14:paraId="590623C2"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color w:val="000000"/>
          <w:sz w:val="22"/>
          <w:szCs w:val="22"/>
          <w:shd w:val="clear" w:color="auto" w:fill="FFFFFF"/>
        </w:rPr>
        <w:tab/>
        <w:t>INPUT &amp;</w:t>
      </w:r>
      <w:r w:rsidRPr="00CD0C2D">
        <w:rPr>
          <w:rFonts w:asciiTheme="minorHAnsi" w:hAnsiTheme="minorHAnsi" w:cstheme="minorHAnsi"/>
          <w:color w:val="008080"/>
          <w:sz w:val="22"/>
          <w:szCs w:val="22"/>
          <w:shd w:val="clear" w:color="auto" w:fill="FFFFFF"/>
        </w:rPr>
        <w:t>predictors.</w:t>
      </w:r>
      <w:r w:rsidRPr="00CD0C2D">
        <w:rPr>
          <w:rFonts w:asciiTheme="minorHAnsi" w:hAnsiTheme="minorHAnsi" w:cstheme="minorHAnsi"/>
          <w:color w:val="000000"/>
          <w:sz w:val="22"/>
          <w:szCs w:val="22"/>
          <w:shd w:val="clear" w:color="auto" w:fill="FFFFFF"/>
        </w:rPr>
        <w:t xml:space="preserve"> / LEVEL=INTERVAL;</w:t>
      </w:r>
    </w:p>
    <w:p w14:paraId="5B96BF7D"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color w:val="000000"/>
          <w:sz w:val="22"/>
          <w:szCs w:val="22"/>
          <w:shd w:val="clear" w:color="auto" w:fill="FFFFFF"/>
        </w:rPr>
        <w:tab/>
        <w:t>TARGET &amp;</w:t>
      </w:r>
      <w:r w:rsidRPr="00CD0C2D">
        <w:rPr>
          <w:rFonts w:asciiTheme="minorHAnsi" w:hAnsiTheme="minorHAnsi" w:cstheme="minorHAnsi"/>
          <w:color w:val="008080"/>
          <w:sz w:val="22"/>
          <w:szCs w:val="22"/>
          <w:shd w:val="clear" w:color="auto" w:fill="FFFFFF"/>
        </w:rPr>
        <w:t>target.</w:t>
      </w:r>
      <w:r w:rsidRPr="00CD0C2D">
        <w:rPr>
          <w:rFonts w:asciiTheme="minorHAnsi" w:hAnsiTheme="minorHAnsi" w:cstheme="minorHAnsi"/>
          <w:color w:val="000000"/>
          <w:sz w:val="22"/>
          <w:szCs w:val="22"/>
          <w:shd w:val="clear" w:color="auto" w:fill="FFFFFF"/>
        </w:rPr>
        <w:t xml:space="preserve"> / ORDER=desc;</w:t>
      </w:r>
    </w:p>
    <w:p w14:paraId="413CFB79"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color w:val="000000"/>
          <w:sz w:val="22"/>
          <w:szCs w:val="22"/>
          <w:shd w:val="clear" w:color="auto" w:fill="FFFFFF"/>
        </w:rPr>
        <w:tab/>
        <w:t>PENALTY C=</w:t>
      </w:r>
      <w:r w:rsidRPr="00CD0C2D">
        <w:rPr>
          <w:rFonts w:asciiTheme="minorHAnsi" w:hAnsiTheme="minorHAnsi" w:cstheme="minorHAnsi"/>
          <w:b/>
          <w:bCs/>
          <w:color w:val="008080"/>
          <w:sz w:val="22"/>
          <w:szCs w:val="22"/>
          <w:shd w:val="clear" w:color="auto" w:fill="FFFFFF"/>
        </w:rPr>
        <w:t>1</w:t>
      </w:r>
      <w:r w:rsidRPr="00CD0C2D">
        <w:rPr>
          <w:rFonts w:asciiTheme="minorHAnsi" w:hAnsiTheme="minorHAnsi" w:cstheme="minorHAnsi"/>
          <w:color w:val="000000"/>
          <w:sz w:val="22"/>
          <w:szCs w:val="22"/>
          <w:shd w:val="clear" w:color="auto" w:fill="FFFFFF"/>
        </w:rPr>
        <w:t>;</w:t>
      </w:r>
      <w:r>
        <w:rPr>
          <w:rFonts w:asciiTheme="minorHAnsi" w:hAnsiTheme="minorHAnsi" w:cstheme="minorHAnsi"/>
          <w:color w:val="000000"/>
          <w:sz w:val="22"/>
          <w:szCs w:val="22"/>
          <w:shd w:val="clear" w:color="auto" w:fill="FFFFFF"/>
        </w:rPr>
        <w:t xml:space="preserve">  </w:t>
      </w:r>
      <w:r w:rsidRPr="00CD0C2D">
        <w:rPr>
          <w:rFonts w:asciiTheme="minorHAnsi" w:hAnsiTheme="minorHAnsi" w:cstheme="minorHAnsi"/>
          <w:color w:val="008000"/>
          <w:sz w:val="22"/>
          <w:szCs w:val="22"/>
          <w:shd w:val="clear" w:color="auto" w:fill="FFFFFF"/>
        </w:rPr>
        <w:t xml:space="preserve">/* </w:t>
      </w:r>
      <w:r>
        <w:rPr>
          <w:rFonts w:asciiTheme="minorHAnsi" w:hAnsiTheme="minorHAnsi" w:cstheme="minorHAnsi"/>
          <w:color w:val="008000"/>
          <w:sz w:val="22"/>
          <w:szCs w:val="22"/>
          <w:shd w:val="clear" w:color="auto" w:fill="FFFFFF"/>
        </w:rPr>
        <w:t>Insert optimal hyperparameter value</w:t>
      </w:r>
      <w:r w:rsidRPr="00CD0C2D">
        <w:rPr>
          <w:rFonts w:asciiTheme="minorHAnsi" w:hAnsiTheme="minorHAnsi" w:cstheme="minorHAnsi"/>
          <w:color w:val="008000"/>
          <w:sz w:val="22"/>
          <w:szCs w:val="22"/>
          <w:shd w:val="clear" w:color="auto" w:fill="FFFFFF"/>
        </w:rPr>
        <w:t xml:space="preserve"> */</w:t>
      </w:r>
    </w:p>
    <w:p w14:paraId="5B881B5C"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color w:val="000000"/>
          <w:sz w:val="22"/>
          <w:szCs w:val="22"/>
          <w:shd w:val="clear" w:color="auto" w:fill="FFFFFF"/>
        </w:rPr>
        <w:tab/>
        <w:t>SELECT FOLD=</w:t>
      </w:r>
      <w:r w:rsidRPr="00CD0C2D">
        <w:rPr>
          <w:rFonts w:asciiTheme="minorHAnsi" w:hAnsiTheme="minorHAnsi" w:cstheme="minorHAnsi"/>
          <w:b/>
          <w:bCs/>
          <w:color w:val="008080"/>
          <w:sz w:val="22"/>
          <w:szCs w:val="22"/>
          <w:shd w:val="clear" w:color="auto" w:fill="FFFFFF"/>
        </w:rPr>
        <w:t>3</w:t>
      </w:r>
      <w:r w:rsidRPr="00CD0C2D">
        <w:rPr>
          <w:rFonts w:asciiTheme="minorHAnsi" w:hAnsiTheme="minorHAnsi" w:cstheme="minorHAnsi"/>
          <w:color w:val="000000"/>
          <w:sz w:val="22"/>
          <w:szCs w:val="22"/>
          <w:shd w:val="clear" w:color="auto" w:fill="FFFFFF"/>
        </w:rPr>
        <w:t xml:space="preserve"> CV=SPLIT;</w:t>
      </w:r>
    </w:p>
    <w:p w14:paraId="0F8E806D"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color w:val="000000"/>
          <w:sz w:val="22"/>
          <w:szCs w:val="22"/>
          <w:shd w:val="clear" w:color="auto" w:fill="FFFFFF"/>
        </w:rPr>
        <w:tab/>
        <w:t>KERNEL=RBF;</w:t>
      </w:r>
      <w:r>
        <w:rPr>
          <w:rFonts w:asciiTheme="minorHAnsi" w:hAnsiTheme="minorHAnsi" w:cstheme="minorHAnsi"/>
          <w:color w:val="000000"/>
          <w:sz w:val="22"/>
          <w:szCs w:val="22"/>
          <w:shd w:val="clear" w:color="auto" w:fill="FFFFFF"/>
        </w:rPr>
        <w:t xml:space="preserve">  </w:t>
      </w:r>
      <w:r w:rsidRPr="00CD0C2D">
        <w:rPr>
          <w:rFonts w:asciiTheme="minorHAnsi" w:hAnsiTheme="minorHAnsi" w:cstheme="minorHAnsi"/>
          <w:color w:val="008000"/>
          <w:sz w:val="22"/>
          <w:szCs w:val="22"/>
          <w:shd w:val="clear" w:color="auto" w:fill="FFFFFF"/>
        </w:rPr>
        <w:t xml:space="preserve">/* </w:t>
      </w:r>
      <w:r>
        <w:rPr>
          <w:rFonts w:asciiTheme="minorHAnsi" w:hAnsiTheme="minorHAnsi" w:cstheme="minorHAnsi"/>
          <w:color w:val="008000"/>
          <w:sz w:val="22"/>
          <w:szCs w:val="22"/>
          <w:shd w:val="clear" w:color="auto" w:fill="FFFFFF"/>
        </w:rPr>
        <w:t>Insert optimal hyperparameter value</w:t>
      </w:r>
      <w:r w:rsidRPr="00CD0C2D">
        <w:rPr>
          <w:rFonts w:asciiTheme="minorHAnsi" w:hAnsiTheme="minorHAnsi" w:cstheme="minorHAnsi"/>
          <w:color w:val="008000"/>
          <w:sz w:val="22"/>
          <w:szCs w:val="22"/>
          <w:shd w:val="clear" w:color="auto" w:fill="FFFFFF"/>
        </w:rPr>
        <w:t xml:space="preserve"> */</w:t>
      </w:r>
    </w:p>
    <w:p w14:paraId="68E18D91"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color w:val="000000"/>
          <w:sz w:val="22"/>
          <w:szCs w:val="22"/>
          <w:shd w:val="clear" w:color="auto" w:fill="FFFFFF"/>
        </w:rPr>
        <w:tab/>
        <w:t>CODE FILE=</w:t>
      </w:r>
      <w:r w:rsidRPr="00CD0C2D">
        <w:rPr>
          <w:rFonts w:asciiTheme="minorHAnsi" w:hAnsiTheme="minorHAnsi" w:cstheme="minorHAnsi"/>
          <w:color w:val="800080"/>
          <w:sz w:val="22"/>
          <w:szCs w:val="22"/>
          <w:shd w:val="clear" w:color="auto" w:fill="FFFFFF"/>
        </w:rPr>
        <w:t>'/workspace/</w:t>
      </w:r>
      <w:proofErr w:type="spellStart"/>
      <w:r w:rsidRPr="00CD0C2D">
        <w:rPr>
          <w:rFonts w:asciiTheme="minorHAnsi" w:hAnsiTheme="minorHAnsi" w:cstheme="minorHAnsi"/>
          <w:color w:val="800080"/>
          <w:sz w:val="22"/>
          <w:szCs w:val="22"/>
          <w:shd w:val="clear" w:color="auto" w:fill="FFFFFF"/>
        </w:rPr>
        <w:t>ccmod</w:t>
      </w:r>
      <w:proofErr w:type="spellEnd"/>
      <w:r w:rsidRPr="00CD0C2D">
        <w:rPr>
          <w:rFonts w:asciiTheme="minorHAnsi" w:hAnsiTheme="minorHAnsi" w:cstheme="minorHAnsi"/>
          <w:color w:val="800080"/>
          <w:sz w:val="22"/>
          <w:szCs w:val="22"/>
          <w:shd w:val="clear" w:color="auto" w:fill="FFFFFF"/>
        </w:rPr>
        <w:t>/u588348/</w:t>
      </w:r>
      <w:proofErr w:type="spellStart"/>
      <w:r w:rsidRPr="00CD0C2D">
        <w:rPr>
          <w:rFonts w:asciiTheme="minorHAnsi" w:hAnsiTheme="minorHAnsi" w:cstheme="minorHAnsi"/>
          <w:color w:val="800080"/>
          <w:sz w:val="22"/>
          <w:szCs w:val="22"/>
          <w:shd w:val="clear" w:color="auto" w:fill="FFFFFF"/>
        </w:rPr>
        <w:t>svm.sas</w:t>
      </w:r>
      <w:proofErr w:type="spellEnd"/>
      <w:r w:rsidRPr="00CD0C2D">
        <w:rPr>
          <w:rFonts w:asciiTheme="minorHAnsi" w:hAnsiTheme="minorHAnsi" w:cstheme="minorHAnsi"/>
          <w:color w:val="800080"/>
          <w:sz w:val="22"/>
          <w:szCs w:val="22"/>
          <w:shd w:val="clear" w:color="auto" w:fill="FFFFFF"/>
        </w:rPr>
        <w:t>'</w:t>
      </w:r>
      <w:r w:rsidRPr="00CD0C2D">
        <w:rPr>
          <w:rFonts w:asciiTheme="minorHAnsi" w:hAnsiTheme="minorHAnsi" w:cstheme="minorHAnsi"/>
          <w:color w:val="000000"/>
          <w:sz w:val="22"/>
          <w:szCs w:val="22"/>
          <w:shd w:val="clear" w:color="auto" w:fill="FFFFFF"/>
        </w:rPr>
        <w:t>;</w:t>
      </w:r>
    </w:p>
    <w:p w14:paraId="3000E7D1"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b/>
          <w:bCs/>
          <w:color w:val="000080"/>
          <w:sz w:val="22"/>
          <w:szCs w:val="22"/>
          <w:shd w:val="clear" w:color="auto" w:fill="FFFFFF"/>
        </w:rPr>
        <w:t>RUN</w:t>
      </w:r>
      <w:r w:rsidRPr="00CD0C2D">
        <w:rPr>
          <w:rFonts w:asciiTheme="minorHAnsi" w:hAnsiTheme="minorHAnsi" w:cstheme="minorHAnsi"/>
          <w:color w:val="000000"/>
          <w:sz w:val="22"/>
          <w:szCs w:val="22"/>
          <w:shd w:val="clear" w:color="auto" w:fill="FFFFFF"/>
        </w:rPr>
        <w:t>;</w:t>
      </w:r>
    </w:p>
    <w:p w14:paraId="2DCA053C"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p>
    <w:p w14:paraId="3A378D23"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b/>
          <w:bCs/>
          <w:color w:val="000080"/>
          <w:sz w:val="22"/>
          <w:szCs w:val="22"/>
          <w:shd w:val="clear" w:color="auto" w:fill="FFFFFF"/>
        </w:rPr>
        <w:t>PROC</w:t>
      </w:r>
      <w:r w:rsidRPr="00CD0C2D">
        <w:rPr>
          <w:rFonts w:asciiTheme="minorHAnsi" w:hAnsiTheme="minorHAnsi" w:cstheme="minorHAnsi"/>
          <w:color w:val="000000"/>
          <w:sz w:val="22"/>
          <w:szCs w:val="22"/>
          <w:shd w:val="clear" w:color="auto" w:fill="FFFFFF"/>
        </w:rPr>
        <w:t xml:space="preserve"> </w:t>
      </w:r>
      <w:r w:rsidRPr="00CD0C2D">
        <w:rPr>
          <w:rFonts w:asciiTheme="minorHAnsi" w:hAnsiTheme="minorHAnsi" w:cstheme="minorHAnsi"/>
          <w:b/>
          <w:bCs/>
          <w:color w:val="000080"/>
          <w:sz w:val="22"/>
          <w:szCs w:val="22"/>
          <w:shd w:val="clear" w:color="auto" w:fill="FFFFFF"/>
        </w:rPr>
        <w:t>HP4SCORE</w:t>
      </w:r>
      <w:r w:rsidRPr="00CD0C2D">
        <w:rPr>
          <w:rFonts w:asciiTheme="minorHAnsi" w:hAnsiTheme="minorHAnsi" w:cstheme="minorHAnsi"/>
          <w:color w:val="000000"/>
          <w:sz w:val="22"/>
          <w:szCs w:val="22"/>
          <w:shd w:val="clear" w:color="auto" w:fill="FFFFFF"/>
        </w:rPr>
        <w:t xml:space="preserve"> </w:t>
      </w:r>
      <w:r w:rsidRPr="00CD0C2D">
        <w:rPr>
          <w:rFonts w:asciiTheme="minorHAnsi" w:hAnsiTheme="minorHAnsi" w:cstheme="minorHAnsi"/>
          <w:color w:val="0000FF"/>
          <w:sz w:val="22"/>
          <w:szCs w:val="22"/>
          <w:shd w:val="clear" w:color="auto" w:fill="FFFFFF"/>
        </w:rPr>
        <w:t>DATA</w:t>
      </w:r>
      <w:r w:rsidRPr="00CD0C2D">
        <w:rPr>
          <w:rFonts w:asciiTheme="minorHAnsi" w:hAnsiTheme="minorHAnsi" w:cstheme="minorHAnsi"/>
          <w:color w:val="000000"/>
          <w:sz w:val="22"/>
          <w:szCs w:val="22"/>
          <w:shd w:val="clear" w:color="auto" w:fill="FFFFFF"/>
        </w:rPr>
        <w:t xml:space="preserve"> = </w:t>
      </w:r>
      <w:proofErr w:type="spellStart"/>
      <w:r w:rsidRPr="00CD0C2D">
        <w:rPr>
          <w:rFonts w:asciiTheme="minorHAnsi" w:hAnsiTheme="minorHAnsi" w:cstheme="minorHAnsi"/>
          <w:color w:val="000000"/>
          <w:sz w:val="22"/>
          <w:szCs w:val="22"/>
          <w:shd w:val="clear" w:color="auto" w:fill="FFFFFF"/>
        </w:rPr>
        <w:t>oot_encoded_final_std</w:t>
      </w:r>
      <w:proofErr w:type="spellEnd"/>
      <w:r w:rsidRPr="00CD0C2D">
        <w:rPr>
          <w:rFonts w:asciiTheme="minorHAnsi" w:hAnsiTheme="minorHAnsi" w:cstheme="minorHAnsi"/>
          <w:color w:val="000000"/>
          <w:sz w:val="22"/>
          <w:szCs w:val="22"/>
          <w:shd w:val="clear" w:color="auto" w:fill="FFFFFF"/>
        </w:rPr>
        <w:t>;</w:t>
      </w:r>
    </w:p>
    <w:p w14:paraId="002E565A"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color w:val="000000"/>
          <w:sz w:val="22"/>
          <w:szCs w:val="22"/>
          <w:shd w:val="clear" w:color="auto" w:fill="FFFFFF"/>
        </w:rPr>
        <w:lastRenderedPageBreak/>
        <w:tab/>
      </w:r>
      <w:r w:rsidRPr="00CD0C2D">
        <w:rPr>
          <w:rFonts w:asciiTheme="minorHAnsi" w:hAnsiTheme="minorHAnsi" w:cstheme="minorHAnsi"/>
          <w:color w:val="0000FF"/>
          <w:sz w:val="22"/>
          <w:szCs w:val="22"/>
          <w:shd w:val="clear" w:color="auto" w:fill="FFFFFF"/>
        </w:rPr>
        <w:t>SCORE</w:t>
      </w:r>
      <w:r w:rsidRPr="00CD0C2D">
        <w:rPr>
          <w:rFonts w:asciiTheme="minorHAnsi" w:hAnsiTheme="minorHAnsi" w:cstheme="minorHAnsi"/>
          <w:color w:val="000000"/>
          <w:sz w:val="22"/>
          <w:szCs w:val="22"/>
          <w:shd w:val="clear" w:color="auto" w:fill="FFFFFF"/>
        </w:rPr>
        <w:t xml:space="preserve"> </w:t>
      </w:r>
      <w:r w:rsidRPr="00CD0C2D">
        <w:rPr>
          <w:rFonts w:asciiTheme="minorHAnsi" w:hAnsiTheme="minorHAnsi" w:cstheme="minorHAnsi"/>
          <w:color w:val="0000FF"/>
          <w:sz w:val="22"/>
          <w:szCs w:val="22"/>
          <w:shd w:val="clear" w:color="auto" w:fill="FFFFFF"/>
        </w:rPr>
        <w:t>FILE</w:t>
      </w:r>
      <w:r w:rsidRPr="00CD0C2D">
        <w:rPr>
          <w:rFonts w:asciiTheme="minorHAnsi" w:hAnsiTheme="minorHAnsi" w:cstheme="minorHAnsi"/>
          <w:color w:val="000000"/>
          <w:sz w:val="22"/>
          <w:szCs w:val="22"/>
          <w:shd w:val="clear" w:color="auto" w:fill="FFFFFF"/>
        </w:rPr>
        <w:t xml:space="preserve"> = </w:t>
      </w:r>
      <w:r w:rsidRPr="00CD0C2D">
        <w:rPr>
          <w:rFonts w:asciiTheme="minorHAnsi" w:hAnsiTheme="minorHAnsi" w:cstheme="minorHAnsi"/>
          <w:color w:val="800080"/>
          <w:sz w:val="22"/>
          <w:szCs w:val="22"/>
          <w:shd w:val="clear" w:color="auto" w:fill="FFFFFF"/>
        </w:rPr>
        <w:t>'/workspace/</w:t>
      </w:r>
      <w:proofErr w:type="spellStart"/>
      <w:r w:rsidRPr="00CD0C2D">
        <w:rPr>
          <w:rFonts w:asciiTheme="minorHAnsi" w:hAnsiTheme="minorHAnsi" w:cstheme="minorHAnsi"/>
          <w:color w:val="800080"/>
          <w:sz w:val="22"/>
          <w:szCs w:val="22"/>
          <w:shd w:val="clear" w:color="auto" w:fill="FFFFFF"/>
        </w:rPr>
        <w:t>ccmod</w:t>
      </w:r>
      <w:proofErr w:type="spellEnd"/>
      <w:r w:rsidRPr="00CD0C2D">
        <w:rPr>
          <w:rFonts w:asciiTheme="minorHAnsi" w:hAnsiTheme="minorHAnsi" w:cstheme="minorHAnsi"/>
          <w:color w:val="800080"/>
          <w:sz w:val="22"/>
          <w:szCs w:val="22"/>
          <w:shd w:val="clear" w:color="auto" w:fill="FFFFFF"/>
        </w:rPr>
        <w:t>/u588348/</w:t>
      </w:r>
      <w:proofErr w:type="spellStart"/>
      <w:r w:rsidRPr="00CD0C2D">
        <w:rPr>
          <w:rFonts w:asciiTheme="minorHAnsi" w:hAnsiTheme="minorHAnsi" w:cstheme="minorHAnsi"/>
          <w:color w:val="800080"/>
          <w:sz w:val="22"/>
          <w:szCs w:val="22"/>
          <w:shd w:val="clear" w:color="auto" w:fill="FFFFFF"/>
        </w:rPr>
        <w:t>svm.sas</w:t>
      </w:r>
      <w:proofErr w:type="spellEnd"/>
      <w:r w:rsidRPr="00CD0C2D">
        <w:rPr>
          <w:rFonts w:asciiTheme="minorHAnsi" w:hAnsiTheme="minorHAnsi" w:cstheme="minorHAnsi"/>
          <w:color w:val="800080"/>
          <w:sz w:val="22"/>
          <w:szCs w:val="22"/>
          <w:shd w:val="clear" w:color="auto" w:fill="FFFFFF"/>
        </w:rPr>
        <w:t>'</w:t>
      </w:r>
    </w:p>
    <w:p w14:paraId="0CB37DFC"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color w:val="000000"/>
          <w:sz w:val="22"/>
          <w:szCs w:val="22"/>
          <w:shd w:val="clear" w:color="auto" w:fill="FFFFFF"/>
        </w:rPr>
        <w:tab/>
      </w:r>
      <w:r w:rsidRPr="00CD0C2D">
        <w:rPr>
          <w:rFonts w:asciiTheme="minorHAnsi" w:hAnsiTheme="minorHAnsi" w:cstheme="minorHAnsi"/>
          <w:color w:val="0000FF"/>
          <w:sz w:val="22"/>
          <w:szCs w:val="22"/>
          <w:shd w:val="clear" w:color="auto" w:fill="FFFFFF"/>
        </w:rPr>
        <w:t>OUT</w:t>
      </w:r>
      <w:r w:rsidRPr="00CD0C2D">
        <w:rPr>
          <w:rFonts w:asciiTheme="minorHAnsi" w:hAnsiTheme="minorHAnsi" w:cstheme="minorHAnsi"/>
          <w:color w:val="000000"/>
          <w:sz w:val="22"/>
          <w:szCs w:val="22"/>
          <w:shd w:val="clear" w:color="auto" w:fill="FFFFFF"/>
        </w:rPr>
        <w:t xml:space="preserve"> = </w:t>
      </w:r>
      <w:proofErr w:type="spellStart"/>
      <w:r w:rsidRPr="00CD0C2D">
        <w:rPr>
          <w:rFonts w:asciiTheme="minorHAnsi" w:hAnsiTheme="minorHAnsi" w:cstheme="minorHAnsi"/>
          <w:color w:val="000000"/>
          <w:sz w:val="22"/>
          <w:szCs w:val="22"/>
          <w:shd w:val="clear" w:color="auto" w:fill="FFFFFF"/>
        </w:rPr>
        <w:t>oot_scored</w:t>
      </w:r>
      <w:proofErr w:type="spellEnd"/>
      <w:r w:rsidRPr="00CD0C2D">
        <w:rPr>
          <w:rFonts w:asciiTheme="minorHAnsi" w:hAnsiTheme="minorHAnsi" w:cstheme="minorHAnsi"/>
          <w:color w:val="000000"/>
          <w:sz w:val="22"/>
          <w:szCs w:val="22"/>
          <w:shd w:val="clear" w:color="auto" w:fill="FFFFFF"/>
        </w:rPr>
        <w:t xml:space="preserve"> (keep = &amp;</w:t>
      </w:r>
      <w:r w:rsidRPr="00CD0C2D">
        <w:rPr>
          <w:rFonts w:asciiTheme="minorHAnsi" w:hAnsiTheme="minorHAnsi" w:cstheme="minorHAnsi"/>
          <w:color w:val="008080"/>
          <w:sz w:val="22"/>
          <w:szCs w:val="22"/>
          <w:shd w:val="clear" w:color="auto" w:fill="FFFFFF"/>
        </w:rPr>
        <w:t>target.</w:t>
      </w:r>
      <w:r w:rsidRPr="00CD0C2D">
        <w:rPr>
          <w:rFonts w:asciiTheme="minorHAnsi" w:hAnsiTheme="minorHAnsi" w:cstheme="minorHAnsi"/>
          <w:color w:val="000000"/>
          <w:sz w:val="22"/>
          <w:szCs w:val="22"/>
          <w:shd w:val="clear" w:color="auto" w:fill="FFFFFF"/>
        </w:rPr>
        <w:t xml:space="preserve"> P_bad1);</w:t>
      </w:r>
    </w:p>
    <w:p w14:paraId="5CF4E45E"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b/>
          <w:bCs/>
          <w:color w:val="000080"/>
          <w:sz w:val="22"/>
          <w:szCs w:val="22"/>
          <w:shd w:val="clear" w:color="auto" w:fill="FFFFFF"/>
        </w:rPr>
        <w:t>RUN</w:t>
      </w:r>
      <w:r w:rsidRPr="00CD0C2D">
        <w:rPr>
          <w:rFonts w:asciiTheme="minorHAnsi" w:hAnsiTheme="minorHAnsi" w:cstheme="minorHAnsi"/>
          <w:color w:val="000000"/>
          <w:sz w:val="22"/>
          <w:szCs w:val="22"/>
          <w:shd w:val="clear" w:color="auto" w:fill="FFFFFF"/>
        </w:rPr>
        <w:t>;</w:t>
      </w:r>
    </w:p>
    <w:p w14:paraId="39E9DEBA"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p>
    <w:p w14:paraId="5C126866"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color w:val="008000"/>
          <w:sz w:val="22"/>
          <w:szCs w:val="22"/>
          <w:shd w:val="clear" w:color="auto" w:fill="FFFFFF"/>
        </w:rPr>
        <w:t xml:space="preserve">/* </w:t>
      </w:r>
      <w:proofErr w:type="spellStart"/>
      <w:r w:rsidRPr="00CD0C2D">
        <w:rPr>
          <w:rFonts w:asciiTheme="minorHAnsi" w:hAnsiTheme="minorHAnsi" w:cstheme="minorHAnsi"/>
          <w:color w:val="008000"/>
          <w:sz w:val="22"/>
          <w:szCs w:val="22"/>
          <w:shd w:val="clear" w:color="auto" w:fill="FFFFFF"/>
        </w:rPr>
        <w:t>Calcuate</w:t>
      </w:r>
      <w:proofErr w:type="spellEnd"/>
      <w:r w:rsidRPr="00CD0C2D">
        <w:rPr>
          <w:rFonts w:asciiTheme="minorHAnsi" w:hAnsiTheme="minorHAnsi" w:cstheme="minorHAnsi"/>
          <w:color w:val="008000"/>
          <w:sz w:val="22"/>
          <w:szCs w:val="22"/>
          <w:shd w:val="clear" w:color="auto" w:fill="FFFFFF"/>
        </w:rPr>
        <w:t xml:space="preserve"> AUC value on OOT dataset */</w:t>
      </w:r>
    </w:p>
    <w:p w14:paraId="493C014C"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b/>
          <w:bCs/>
          <w:color w:val="000080"/>
          <w:sz w:val="22"/>
          <w:szCs w:val="22"/>
          <w:shd w:val="clear" w:color="auto" w:fill="FFFFFF"/>
        </w:rPr>
        <w:t>PROC</w:t>
      </w:r>
      <w:r w:rsidRPr="00CD0C2D">
        <w:rPr>
          <w:rFonts w:asciiTheme="minorHAnsi" w:hAnsiTheme="minorHAnsi" w:cstheme="minorHAnsi"/>
          <w:color w:val="000000"/>
          <w:sz w:val="22"/>
          <w:szCs w:val="22"/>
          <w:shd w:val="clear" w:color="auto" w:fill="FFFFFF"/>
        </w:rPr>
        <w:t xml:space="preserve"> </w:t>
      </w:r>
      <w:r w:rsidRPr="00CD0C2D">
        <w:rPr>
          <w:rFonts w:asciiTheme="minorHAnsi" w:hAnsiTheme="minorHAnsi" w:cstheme="minorHAnsi"/>
          <w:b/>
          <w:bCs/>
          <w:color w:val="000080"/>
          <w:sz w:val="22"/>
          <w:szCs w:val="22"/>
          <w:shd w:val="clear" w:color="auto" w:fill="FFFFFF"/>
        </w:rPr>
        <w:t>LOGISTIC</w:t>
      </w:r>
      <w:r w:rsidRPr="00CD0C2D">
        <w:rPr>
          <w:rFonts w:asciiTheme="minorHAnsi" w:hAnsiTheme="minorHAnsi" w:cstheme="minorHAnsi"/>
          <w:color w:val="000000"/>
          <w:sz w:val="22"/>
          <w:szCs w:val="22"/>
          <w:shd w:val="clear" w:color="auto" w:fill="FFFFFF"/>
        </w:rPr>
        <w:t xml:space="preserve"> </w:t>
      </w:r>
      <w:r w:rsidRPr="00CD0C2D">
        <w:rPr>
          <w:rFonts w:asciiTheme="minorHAnsi" w:hAnsiTheme="minorHAnsi" w:cstheme="minorHAnsi"/>
          <w:color w:val="0000FF"/>
          <w:sz w:val="22"/>
          <w:szCs w:val="22"/>
          <w:shd w:val="clear" w:color="auto" w:fill="FFFFFF"/>
        </w:rPr>
        <w:t>DATA</w:t>
      </w:r>
      <w:r w:rsidRPr="00CD0C2D">
        <w:rPr>
          <w:rFonts w:asciiTheme="minorHAnsi" w:hAnsiTheme="minorHAnsi" w:cstheme="minorHAnsi"/>
          <w:color w:val="000000"/>
          <w:sz w:val="22"/>
          <w:szCs w:val="22"/>
          <w:shd w:val="clear" w:color="auto" w:fill="FFFFFF"/>
        </w:rPr>
        <w:t xml:space="preserve"> = </w:t>
      </w:r>
      <w:proofErr w:type="spellStart"/>
      <w:r w:rsidRPr="00CD0C2D">
        <w:rPr>
          <w:rFonts w:asciiTheme="minorHAnsi" w:hAnsiTheme="minorHAnsi" w:cstheme="minorHAnsi"/>
          <w:color w:val="000000"/>
          <w:sz w:val="22"/>
          <w:szCs w:val="22"/>
          <w:shd w:val="clear" w:color="auto" w:fill="FFFFFF"/>
        </w:rPr>
        <w:t>oot_scored</w:t>
      </w:r>
      <w:proofErr w:type="spellEnd"/>
      <w:r w:rsidRPr="00CD0C2D">
        <w:rPr>
          <w:rFonts w:asciiTheme="minorHAnsi" w:hAnsiTheme="minorHAnsi" w:cstheme="minorHAnsi"/>
          <w:color w:val="000000"/>
          <w:sz w:val="22"/>
          <w:szCs w:val="22"/>
          <w:shd w:val="clear" w:color="auto" w:fill="FFFFFF"/>
        </w:rPr>
        <w:t>;</w:t>
      </w:r>
    </w:p>
    <w:p w14:paraId="1E0A9E32"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color w:val="000000"/>
          <w:sz w:val="22"/>
          <w:szCs w:val="22"/>
          <w:shd w:val="clear" w:color="auto" w:fill="FFFFFF"/>
        </w:rPr>
        <w:tab/>
      </w:r>
      <w:r w:rsidRPr="00CD0C2D">
        <w:rPr>
          <w:rFonts w:asciiTheme="minorHAnsi" w:hAnsiTheme="minorHAnsi" w:cstheme="minorHAnsi"/>
          <w:color w:val="0000FF"/>
          <w:sz w:val="22"/>
          <w:szCs w:val="22"/>
          <w:shd w:val="clear" w:color="auto" w:fill="FFFFFF"/>
        </w:rPr>
        <w:t>CLASS</w:t>
      </w:r>
      <w:r w:rsidRPr="00CD0C2D">
        <w:rPr>
          <w:rFonts w:asciiTheme="minorHAnsi" w:hAnsiTheme="minorHAnsi" w:cstheme="minorHAnsi"/>
          <w:color w:val="000000"/>
          <w:sz w:val="22"/>
          <w:szCs w:val="22"/>
          <w:shd w:val="clear" w:color="auto" w:fill="FFFFFF"/>
        </w:rPr>
        <w:t xml:space="preserve"> &amp;</w:t>
      </w:r>
      <w:r w:rsidRPr="00CD0C2D">
        <w:rPr>
          <w:rFonts w:asciiTheme="minorHAnsi" w:hAnsiTheme="minorHAnsi" w:cstheme="minorHAnsi"/>
          <w:color w:val="008080"/>
          <w:sz w:val="22"/>
          <w:szCs w:val="22"/>
          <w:shd w:val="clear" w:color="auto" w:fill="FFFFFF"/>
        </w:rPr>
        <w:t>target.</w:t>
      </w:r>
      <w:r w:rsidRPr="00CD0C2D">
        <w:rPr>
          <w:rFonts w:asciiTheme="minorHAnsi" w:hAnsiTheme="minorHAnsi" w:cstheme="minorHAnsi"/>
          <w:color w:val="000000"/>
          <w:sz w:val="22"/>
          <w:szCs w:val="22"/>
          <w:shd w:val="clear" w:color="auto" w:fill="FFFFFF"/>
        </w:rPr>
        <w:t>;</w:t>
      </w:r>
    </w:p>
    <w:p w14:paraId="1863B8FC"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color w:val="000000"/>
          <w:sz w:val="22"/>
          <w:szCs w:val="22"/>
          <w:shd w:val="clear" w:color="auto" w:fill="FFFFFF"/>
        </w:rPr>
        <w:tab/>
      </w:r>
      <w:r w:rsidRPr="00CD0C2D">
        <w:rPr>
          <w:rFonts w:asciiTheme="minorHAnsi" w:hAnsiTheme="minorHAnsi" w:cstheme="minorHAnsi"/>
          <w:color w:val="0000FF"/>
          <w:sz w:val="22"/>
          <w:szCs w:val="22"/>
          <w:shd w:val="clear" w:color="auto" w:fill="FFFFFF"/>
        </w:rPr>
        <w:t>MODEL</w:t>
      </w:r>
      <w:r w:rsidRPr="00CD0C2D">
        <w:rPr>
          <w:rFonts w:asciiTheme="minorHAnsi" w:hAnsiTheme="minorHAnsi" w:cstheme="minorHAnsi"/>
          <w:color w:val="000000"/>
          <w:sz w:val="22"/>
          <w:szCs w:val="22"/>
          <w:shd w:val="clear" w:color="auto" w:fill="FFFFFF"/>
        </w:rPr>
        <w:t xml:space="preserve"> &amp;</w:t>
      </w:r>
      <w:r w:rsidRPr="00CD0C2D">
        <w:rPr>
          <w:rFonts w:asciiTheme="minorHAnsi" w:hAnsiTheme="minorHAnsi" w:cstheme="minorHAnsi"/>
          <w:color w:val="008080"/>
          <w:sz w:val="22"/>
          <w:szCs w:val="22"/>
          <w:shd w:val="clear" w:color="auto" w:fill="FFFFFF"/>
        </w:rPr>
        <w:t>target.</w:t>
      </w:r>
      <w:r w:rsidRPr="00CD0C2D">
        <w:rPr>
          <w:rFonts w:asciiTheme="minorHAnsi" w:hAnsiTheme="minorHAnsi" w:cstheme="minorHAnsi"/>
          <w:color w:val="000000"/>
          <w:sz w:val="22"/>
          <w:szCs w:val="22"/>
          <w:shd w:val="clear" w:color="auto" w:fill="FFFFFF"/>
        </w:rPr>
        <w:t xml:space="preserve"> = P_bad1 / </w:t>
      </w:r>
      <w:r w:rsidRPr="00CD0C2D">
        <w:rPr>
          <w:rFonts w:asciiTheme="minorHAnsi" w:hAnsiTheme="minorHAnsi" w:cstheme="minorHAnsi"/>
          <w:color w:val="0000FF"/>
          <w:sz w:val="22"/>
          <w:szCs w:val="22"/>
          <w:shd w:val="clear" w:color="auto" w:fill="FFFFFF"/>
        </w:rPr>
        <w:t>OUTROC</w:t>
      </w:r>
      <w:r w:rsidRPr="00CD0C2D">
        <w:rPr>
          <w:rFonts w:asciiTheme="minorHAnsi" w:hAnsiTheme="minorHAnsi" w:cstheme="minorHAnsi"/>
          <w:color w:val="000000"/>
          <w:sz w:val="22"/>
          <w:szCs w:val="22"/>
          <w:shd w:val="clear" w:color="auto" w:fill="FFFFFF"/>
        </w:rPr>
        <w:t>=ROC;</w:t>
      </w:r>
    </w:p>
    <w:p w14:paraId="44BC66B3"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color w:val="000000"/>
          <w:sz w:val="22"/>
          <w:szCs w:val="22"/>
          <w:shd w:val="clear" w:color="auto" w:fill="FFFFFF"/>
        </w:rPr>
        <w:tab/>
      </w:r>
      <w:r w:rsidRPr="00CD0C2D">
        <w:rPr>
          <w:rFonts w:asciiTheme="minorHAnsi" w:hAnsiTheme="minorHAnsi" w:cstheme="minorHAnsi"/>
          <w:color w:val="0000FF"/>
          <w:sz w:val="22"/>
          <w:szCs w:val="22"/>
          <w:shd w:val="clear" w:color="auto" w:fill="FFFFFF"/>
        </w:rPr>
        <w:t>ROC</w:t>
      </w:r>
      <w:r w:rsidRPr="00CD0C2D">
        <w:rPr>
          <w:rFonts w:asciiTheme="minorHAnsi" w:hAnsiTheme="minorHAnsi" w:cstheme="minorHAnsi"/>
          <w:color w:val="000000"/>
          <w:sz w:val="22"/>
          <w:szCs w:val="22"/>
          <w:shd w:val="clear" w:color="auto" w:fill="FFFFFF"/>
        </w:rPr>
        <w:t>;</w:t>
      </w:r>
    </w:p>
    <w:p w14:paraId="0ABCC1FD" w14:textId="77777777" w:rsidR="004B3223" w:rsidRPr="00CD0C2D"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color w:val="000000"/>
          <w:sz w:val="22"/>
          <w:szCs w:val="22"/>
          <w:shd w:val="clear" w:color="auto" w:fill="FFFFFF"/>
        </w:rPr>
        <w:tab/>
      </w:r>
      <w:r w:rsidRPr="00CD0C2D">
        <w:rPr>
          <w:rFonts w:asciiTheme="minorHAnsi" w:hAnsiTheme="minorHAnsi" w:cstheme="minorHAnsi"/>
          <w:color w:val="0000FF"/>
          <w:sz w:val="22"/>
          <w:szCs w:val="22"/>
          <w:shd w:val="clear" w:color="auto" w:fill="FFFFFF"/>
        </w:rPr>
        <w:t>ODS</w:t>
      </w:r>
      <w:r w:rsidRPr="00CD0C2D">
        <w:rPr>
          <w:rFonts w:asciiTheme="minorHAnsi" w:hAnsiTheme="minorHAnsi" w:cstheme="minorHAnsi"/>
          <w:color w:val="000000"/>
          <w:sz w:val="22"/>
          <w:szCs w:val="22"/>
          <w:shd w:val="clear" w:color="auto" w:fill="FFFFFF"/>
        </w:rPr>
        <w:t xml:space="preserve"> </w:t>
      </w:r>
      <w:r w:rsidRPr="00CD0C2D">
        <w:rPr>
          <w:rFonts w:asciiTheme="minorHAnsi" w:hAnsiTheme="minorHAnsi" w:cstheme="minorHAnsi"/>
          <w:color w:val="0000FF"/>
          <w:sz w:val="22"/>
          <w:szCs w:val="22"/>
          <w:shd w:val="clear" w:color="auto" w:fill="FFFFFF"/>
        </w:rPr>
        <w:t>OUTPUT</w:t>
      </w:r>
      <w:r w:rsidRPr="00CD0C2D">
        <w:rPr>
          <w:rFonts w:asciiTheme="minorHAnsi" w:hAnsiTheme="minorHAnsi" w:cstheme="minorHAnsi"/>
          <w:color w:val="000000"/>
          <w:sz w:val="22"/>
          <w:szCs w:val="22"/>
          <w:shd w:val="clear" w:color="auto" w:fill="FFFFFF"/>
        </w:rPr>
        <w:t xml:space="preserve"> ROCASSOCIATION = </w:t>
      </w:r>
      <w:proofErr w:type="spellStart"/>
      <w:r w:rsidRPr="00CD0C2D">
        <w:rPr>
          <w:rFonts w:asciiTheme="minorHAnsi" w:hAnsiTheme="minorHAnsi" w:cstheme="minorHAnsi"/>
          <w:color w:val="000000"/>
          <w:sz w:val="22"/>
          <w:szCs w:val="22"/>
          <w:shd w:val="clear" w:color="auto" w:fill="FFFFFF"/>
        </w:rPr>
        <w:t>auc_out</w:t>
      </w:r>
      <w:proofErr w:type="spellEnd"/>
      <w:r w:rsidRPr="00CD0C2D">
        <w:rPr>
          <w:rFonts w:asciiTheme="minorHAnsi" w:hAnsiTheme="minorHAnsi" w:cstheme="minorHAnsi"/>
          <w:color w:val="000000"/>
          <w:sz w:val="22"/>
          <w:szCs w:val="22"/>
          <w:shd w:val="clear" w:color="auto" w:fill="FFFFFF"/>
        </w:rPr>
        <w:t>;</w:t>
      </w:r>
    </w:p>
    <w:p w14:paraId="066ABC0A" w14:textId="77777777" w:rsidR="004B3223"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CD0C2D">
        <w:rPr>
          <w:rFonts w:asciiTheme="minorHAnsi" w:hAnsiTheme="minorHAnsi" w:cstheme="minorHAnsi"/>
          <w:b/>
          <w:bCs/>
          <w:color w:val="000080"/>
          <w:sz w:val="22"/>
          <w:szCs w:val="22"/>
          <w:shd w:val="clear" w:color="auto" w:fill="FFFFFF"/>
        </w:rPr>
        <w:t>RUN</w:t>
      </w:r>
      <w:r w:rsidRPr="00CD0C2D">
        <w:rPr>
          <w:rFonts w:asciiTheme="minorHAnsi" w:hAnsiTheme="minorHAnsi" w:cstheme="minorHAnsi"/>
          <w:color w:val="000000"/>
          <w:sz w:val="22"/>
          <w:szCs w:val="22"/>
          <w:shd w:val="clear" w:color="auto" w:fill="FFFFFF"/>
        </w:rPr>
        <w:t>;</w:t>
      </w:r>
    </w:p>
    <w:p w14:paraId="4101D685" w14:textId="77777777" w:rsidR="00A51F8B" w:rsidRDefault="00A51F8B" w:rsidP="004B3223">
      <w:pPr>
        <w:autoSpaceDE w:val="0"/>
        <w:autoSpaceDN w:val="0"/>
        <w:adjustRightInd w:val="0"/>
        <w:rPr>
          <w:rFonts w:asciiTheme="minorHAnsi" w:hAnsiTheme="minorHAnsi" w:cstheme="minorHAnsi"/>
          <w:color w:val="000000"/>
          <w:sz w:val="22"/>
          <w:szCs w:val="22"/>
          <w:shd w:val="clear" w:color="auto" w:fill="FFFFFF"/>
        </w:rPr>
      </w:pPr>
    </w:p>
    <w:p w14:paraId="6420126F" w14:textId="77777777" w:rsidR="00A51F8B" w:rsidRPr="00CD0C2D" w:rsidRDefault="00A51F8B" w:rsidP="004B3223">
      <w:pPr>
        <w:autoSpaceDE w:val="0"/>
        <w:autoSpaceDN w:val="0"/>
        <w:adjustRightInd w:val="0"/>
        <w:rPr>
          <w:rFonts w:asciiTheme="minorHAnsi" w:hAnsiTheme="minorHAnsi" w:cstheme="minorHAnsi"/>
          <w:color w:val="000000"/>
          <w:sz w:val="22"/>
          <w:szCs w:val="22"/>
          <w:shd w:val="clear" w:color="auto" w:fill="FFFFFF"/>
        </w:rPr>
      </w:pPr>
    </w:p>
    <w:p w14:paraId="47BC76CB" w14:textId="77777777" w:rsidR="004B3223" w:rsidRDefault="004B3223" w:rsidP="004B3223">
      <w:pPr>
        <w:pStyle w:val="Heading1"/>
      </w:pPr>
      <w:bookmarkStart w:id="158" w:name="_Toc174889668"/>
      <w:r w:rsidRPr="003E6B54">
        <w:t>Neural Networks</w:t>
      </w:r>
      <w:bookmarkEnd w:id="158"/>
      <w:r w:rsidRPr="003E6B54">
        <w:t xml:space="preserve"> </w:t>
      </w:r>
    </w:p>
    <w:p w14:paraId="24261533" w14:textId="77777777" w:rsidR="004B3223" w:rsidRDefault="004B3223" w:rsidP="004B3223">
      <w:pPr>
        <w:rPr>
          <w:rFonts w:asciiTheme="minorHAnsi" w:hAnsiTheme="minorHAnsi" w:cstheme="minorHAnsi"/>
          <w:sz w:val="22"/>
          <w:szCs w:val="22"/>
        </w:rPr>
      </w:pPr>
    </w:p>
    <w:p w14:paraId="64081BFE" w14:textId="77777777" w:rsidR="004B3223" w:rsidRDefault="004B3223" w:rsidP="004B3223">
      <w:pPr>
        <w:rPr>
          <w:rFonts w:asciiTheme="minorHAnsi" w:hAnsiTheme="minorHAnsi" w:cstheme="minorHAnsi"/>
          <w:sz w:val="22"/>
          <w:szCs w:val="22"/>
        </w:rPr>
      </w:pPr>
      <w:r w:rsidRPr="00DC1F82">
        <w:rPr>
          <w:rFonts w:asciiTheme="minorHAnsi" w:hAnsiTheme="minorHAnsi" w:cstheme="minorHAnsi"/>
          <w:sz w:val="22"/>
          <w:szCs w:val="22"/>
        </w:rPr>
        <w:t>Neural networks, often in the spotlight of machine learning, are the backbone of deep learning—an innovation that has revolutionized artificial intelligence. These networks shine in applications like image recognition, speech-to-text conversion, gaming, and even complex problem-solving, such as defeating human champions</w:t>
      </w:r>
      <w:r>
        <w:rPr>
          <w:rFonts w:asciiTheme="minorHAnsi" w:hAnsiTheme="minorHAnsi" w:cstheme="minorHAnsi"/>
          <w:sz w:val="22"/>
          <w:szCs w:val="22"/>
        </w:rPr>
        <w:t xml:space="preserve"> in both chess and Go</w:t>
      </w:r>
      <w:r w:rsidRPr="00DC1F82">
        <w:rPr>
          <w:rFonts w:asciiTheme="minorHAnsi" w:hAnsiTheme="minorHAnsi" w:cstheme="minorHAnsi"/>
          <w:sz w:val="22"/>
          <w:szCs w:val="22"/>
        </w:rPr>
        <w:t xml:space="preserve">. At their core, neural networks are the linchpin of deep learning endeavors. </w:t>
      </w:r>
    </w:p>
    <w:p w14:paraId="2626D0A4" w14:textId="77777777" w:rsidR="004B3223" w:rsidRDefault="004B3223" w:rsidP="004B3223">
      <w:pPr>
        <w:rPr>
          <w:rFonts w:asciiTheme="minorHAnsi" w:hAnsiTheme="minorHAnsi" w:cstheme="minorHAnsi"/>
          <w:sz w:val="22"/>
          <w:szCs w:val="22"/>
        </w:rPr>
      </w:pPr>
    </w:p>
    <w:p w14:paraId="3A1EF699" w14:textId="77777777" w:rsidR="004B3223" w:rsidRDefault="004B3223" w:rsidP="004B3223">
      <w:pPr>
        <w:rPr>
          <w:rFonts w:asciiTheme="minorHAnsi" w:hAnsiTheme="minorHAnsi" w:cstheme="minorHAnsi"/>
          <w:sz w:val="22"/>
          <w:szCs w:val="22"/>
        </w:rPr>
      </w:pPr>
      <w:r w:rsidRPr="00490D1A">
        <w:rPr>
          <w:rFonts w:asciiTheme="minorHAnsi" w:hAnsiTheme="minorHAnsi" w:cstheme="minorHAnsi"/>
          <w:b/>
          <w:bCs/>
          <w:sz w:val="22"/>
          <w:szCs w:val="22"/>
        </w:rPr>
        <w:t>Deep learning</w:t>
      </w:r>
      <w:r w:rsidRPr="00DC1F82">
        <w:rPr>
          <w:rFonts w:asciiTheme="minorHAnsi" w:hAnsiTheme="minorHAnsi" w:cstheme="minorHAnsi"/>
          <w:sz w:val="22"/>
          <w:szCs w:val="22"/>
        </w:rPr>
        <w:t>, a pivotal concept, extends the power of neural networks. It involves training neural networks</w:t>
      </w:r>
      <w:r>
        <w:rPr>
          <w:rFonts w:asciiTheme="minorHAnsi" w:hAnsiTheme="minorHAnsi" w:cstheme="minorHAnsi"/>
          <w:sz w:val="22"/>
          <w:szCs w:val="22"/>
        </w:rPr>
        <w:t xml:space="preserve"> on extensive datasets, often with multiple interconnected layers</w:t>
      </w:r>
      <w:r w:rsidRPr="00DC1F82">
        <w:rPr>
          <w:rFonts w:asciiTheme="minorHAnsi" w:hAnsiTheme="minorHAnsi" w:cstheme="minorHAnsi"/>
          <w:sz w:val="22"/>
          <w:szCs w:val="22"/>
        </w:rPr>
        <w:t xml:space="preserve">. The objective is straightforward: proficiently classify or predict outcomes with accuracy. Deep learning's charm lies in its ability to embrace more data and complexity, constantly improving predictions as it encounters new information and layers of intricacy within the neural network. </w:t>
      </w:r>
    </w:p>
    <w:p w14:paraId="50E72F50" w14:textId="77777777" w:rsidR="004B3223" w:rsidRDefault="004B3223" w:rsidP="004B3223">
      <w:pPr>
        <w:rPr>
          <w:rFonts w:asciiTheme="minorHAnsi" w:hAnsiTheme="minorHAnsi" w:cstheme="minorHAnsi"/>
          <w:sz w:val="22"/>
          <w:szCs w:val="22"/>
        </w:rPr>
      </w:pPr>
    </w:p>
    <w:p w14:paraId="500EE0D6" w14:textId="7CE6F2F6" w:rsidR="004B3223" w:rsidRDefault="004B3223" w:rsidP="004B3223">
      <w:pPr>
        <w:rPr>
          <w:rFonts w:asciiTheme="minorHAnsi" w:hAnsiTheme="minorHAnsi" w:cstheme="minorHAnsi"/>
          <w:sz w:val="22"/>
          <w:szCs w:val="22"/>
        </w:rPr>
      </w:pPr>
      <w:r w:rsidRPr="00DC1F82">
        <w:rPr>
          <w:rFonts w:asciiTheme="minorHAnsi" w:hAnsiTheme="minorHAnsi" w:cstheme="minorHAnsi"/>
          <w:sz w:val="22"/>
          <w:szCs w:val="22"/>
        </w:rPr>
        <w:t xml:space="preserve">Consider Figure </w:t>
      </w:r>
      <w:r w:rsidR="002F70C8">
        <w:rPr>
          <w:rFonts w:asciiTheme="minorHAnsi" w:hAnsiTheme="minorHAnsi" w:cstheme="minorHAnsi"/>
          <w:sz w:val="22"/>
          <w:szCs w:val="22"/>
        </w:rPr>
        <w:t>7.2</w:t>
      </w:r>
      <w:r w:rsidRPr="00DC1F82">
        <w:rPr>
          <w:rFonts w:asciiTheme="minorHAnsi" w:hAnsiTheme="minorHAnsi" w:cstheme="minorHAnsi"/>
          <w:sz w:val="22"/>
          <w:szCs w:val="22"/>
        </w:rPr>
        <w:t xml:space="preserve">, showcasing how neural networks surge in performance as they ingest more data and introduce additional hidden nodes. Unlike many other machine learning techniques that plateau with data abundance, neural networks uniquely continue learning and predicting, adapting to heightened data and added complexity through these hidden layers. </w:t>
      </w:r>
    </w:p>
    <w:p w14:paraId="65D4443C" w14:textId="77777777" w:rsidR="004B3223" w:rsidRDefault="004B3223" w:rsidP="004B3223">
      <w:pPr>
        <w:rPr>
          <w:rFonts w:asciiTheme="minorHAnsi" w:hAnsiTheme="minorHAnsi" w:cstheme="minorHAnsi"/>
          <w:sz w:val="22"/>
          <w:szCs w:val="22"/>
        </w:rPr>
      </w:pPr>
    </w:p>
    <w:p w14:paraId="1B4AB17A" w14:textId="5907F65A" w:rsidR="004B3223" w:rsidRDefault="004B3223" w:rsidP="004B3223">
      <w:pPr>
        <w:pStyle w:val="ACaptionHead"/>
        <w:ind w:left="0"/>
        <w:rPr>
          <w:rFonts w:asciiTheme="minorHAnsi" w:hAnsiTheme="minorHAnsi" w:cstheme="minorHAnsi"/>
          <w:sz w:val="22"/>
        </w:rPr>
      </w:pPr>
      <w:r>
        <w:lastRenderedPageBreak/>
        <w:t xml:space="preserve">Figure </w:t>
      </w:r>
      <w:r w:rsidR="00DA44B2">
        <w:t>7.2</w:t>
      </w:r>
      <w:r>
        <w:t>:  Performance Gains of Additional Data</w:t>
      </w:r>
    </w:p>
    <w:p w14:paraId="1B875C94" w14:textId="77777777" w:rsidR="004B3223" w:rsidRDefault="004B3223" w:rsidP="004B3223">
      <w:pPr>
        <w:jc w:val="center"/>
        <w:rPr>
          <w:rFonts w:asciiTheme="minorHAnsi" w:hAnsiTheme="minorHAnsi" w:cstheme="minorHAnsi"/>
          <w:sz w:val="22"/>
          <w:szCs w:val="22"/>
        </w:rPr>
      </w:pPr>
      <w:r>
        <w:rPr>
          <w:noProof/>
        </w:rPr>
        <w:drawing>
          <wp:inline distT="0" distB="0" distL="0" distR="0" wp14:anchorId="2609631C" wp14:editId="23B4203B">
            <wp:extent cx="3733800" cy="2566987"/>
            <wp:effectExtent l="0" t="0" r="0" b="5080"/>
            <wp:docPr id="1688589948" name="Picture 1688589948" descr="A diagram of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589948" name="Picture 1688589948" descr="A diagram of data flow&#10;&#10;Description automatically generated"/>
                    <pic:cNvPicPr/>
                  </pic:nvPicPr>
                  <pic:blipFill>
                    <a:blip r:embed="rId52"/>
                    <a:stretch>
                      <a:fillRect/>
                    </a:stretch>
                  </pic:blipFill>
                  <pic:spPr>
                    <a:xfrm>
                      <a:off x="0" y="0"/>
                      <a:ext cx="3756063" cy="2582293"/>
                    </a:xfrm>
                    <a:prstGeom prst="rect">
                      <a:avLst/>
                    </a:prstGeom>
                  </pic:spPr>
                </pic:pic>
              </a:graphicData>
            </a:graphic>
          </wp:inline>
        </w:drawing>
      </w:r>
    </w:p>
    <w:p w14:paraId="32F769A4" w14:textId="77777777" w:rsidR="004B3223" w:rsidRDefault="004B3223" w:rsidP="004B3223">
      <w:pPr>
        <w:rPr>
          <w:rFonts w:asciiTheme="minorHAnsi" w:hAnsiTheme="minorHAnsi" w:cstheme="minorHAnsi"/>
          <w:sz w:val="22"/>
          <w:szCs w:val="22"/>
        </w:rPr>
      </w:pPr>
    </w:p>
    <w:p w14:paraId="589C842E" w14:textId="4001126D" w:rsidR="004B3223" w:rsidRDefault="004B3223" w:rsidP="004B3223">
      <w:pPr>
        <w:rPr>
          <w:rFonts w:asciiTheme="minorHAnsi" w:hAnsiTheme="minorHAnsi" w:cstheme="minorHAnsi"/>
          <w:sz w:val="22"/>
          <w:szCs w:val="22"/>
        </w:rPr>
      </w:pPr>
      <w:r w:rsidRPr="00DC1F82">
        <w:rPr>
          <w:rFonts w:asciiTheme="minorHAnsi" w:hAnsiTheme="minorHAnsi" w:cstheme="minorHAnsi"/>
          <w:sz w:val="22"/>
          <w:szCs w:val="22"/>
        </w:rPr>
        <w:t xml:space="preserve">Neural networks don't </w:t>
      </w:r>
      <w:r>
        <w:rPr>
          <w:rFonts w:asciiTheme="minorHAnsi" w:hAnsiTheme="minorHAnsi" w:cstheme="minorHAnsi"/>
          <w:sz w:val="22"/>
          <w:szCs w:val="22"/>
        </w:rPr>
        <w:t xml:space="preserve">need to be overly intricate. They can be as straightforward as standard linear regressions. For instance, Figure </w:t>
      </w:r>
      <w:r w:rsidR="00DA44B2">
        <w:rPr>
          <w:rFonts w:asciiTheme="minorHAnsi" w:hAnsiTheme="minorHAnsi" w:cstheme="minorHAnsi"/>
          <w:sz w:val="22"/>
          <w:szCs w:val="22"/>
        </w:rPr>
        <w:t>7.3</w:t>
      </w:r>
      <w:r>
        <w:rPr>
          <w:rFonts w:asciiTheme="minorHAnsi" w:hAnsiTheme="minorHAnsi" w:cstheme="minorHAnsi"/>
          <w:sz w:val="22"/>
          <w:szCs w:val="22"/>
        </w:rPr>
        <w:t xml:space="preserve"> illustrates a basic linear regression predicting car prices based on a single predictor:</w:t>
      </w:r>
      <w:r w:rsidRPr="00DC1F82">
        <w:rPr>
          <w:rFonts w:asciiTheme="minorHAnsi" w:hAnsiTheme="minorHAnsi" w:cstheme="minorHAnsi"/>
          <w:sz w:val="22"/>
          <w:szCs w:val="22"/>
        </w:rPr>
        <w:t xml:space="preserve"> horsepower.</w:t>
      </w:r>
    </w:p>
    <w:p w14:paraId="0787BD1E" w14:textId="77777777" w:rsidR="004B3223" w:rsidRDefault="004B3223" w:rsidP="004B3223">
      <w:pPr>
        <w:rPr>
          <w:rFonts w:asciiTheme="minorHAnsi" w:hAnsiTheme="minorHAnsi" w:cstheme="minorHAnsi"/>
          <w:sz w:val="22"/>
          <w:szCs w:val="22"/>
        </w:rPr>
      </w:pPr>
    </w:p>
    <w:p w14:paraId="55B02D94" w14:textId="38E69FAB" w:rsidR="004B3223" w:rsidRDefault="004B3223" w:rsidP="004B3223">
      <w:pPr>
        <w:pStyle w:val="ACaptionHead"/>
        <w:ind w:left="0"/>
      </w:pPr>
      <w:r>
        <w:t xml:space="preserve">Figure </w:t>
      </w:r>
      <w:r w:rsidR="00DA44B2">
        <w:t>7.3</w:t>
      </w:r>
      <w:r>
        <w:t>: Simple Linear Regression Example</w:t>
      </w:r>
    </w:p>
    <w:p w14:paraId="62D17B21" w14:textId="77777777" w:rsidR="004B3223" w:rsidRDefault="004B3223" w:rsidP="004B3223">
      <w:pPr>
        <w:rPr>
          <w:rFonts w:asciiTheme="minorHAnsi" w:hAnsiTheme="minorHAnsi" w:cstheme="minorHAnsi"/>
          <w:sz w:val="22"/>
          <w:szCs w:val="22"/>
        </w:rPr>
      </w:pPr>
    </w:p>
    <w:p w14:paraId="196D7E34" w14:textId="77777777" w:rsidR="004B3223" w:rsidRDefault="004B3223" w:rsidP="004B3223">
      <w:pPr>
        <w:jc w:val="center"/>
        <w:rPr>
          <w:rFonts w:asciiTheme="minorHAnsi" w:hAnsiTheme="minorHAnsi" w:cstheme="minorHAnsi"/>
          <w:sz w:val="22"/>
          <w:szCs w:val="22"/>
        </w:rPr>
      </w:pPr>
      <w:r>
        <w:rPr>
          <w:noProof/>
        </w:rPr>
        <w:drawing>
          <wp:inline distT="0" distB="0" distL="0" distR="0" wp14:anchorId="20683CAB" wp14:editId="76184CA3">
            <wp:extent cx="3148642" cy="2140552"/>
            <wp:effectExtent l="0" t="0" r="0" b="0"/>
            <wp:docPr id="1407841387" name="Picture 1407841387" descr="A graph of a graph with blue dot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841387" name="Picture 1407841387" descr="A graph of a graph with blue dots and a red line&#10;&#10;Description automatically generated"/>
                    <pic:cNvPicPr/>
                  </pic:nvPicPr>
                  <pic:blipFill>
                    <a:blip r:embed="rId53"/>
                    <a:stretch>
                      <a:fillRect/>
                    </a:stretch>
                  </pic:blipFill>
                  <pic:spPr>
                    <a:xfrm>
                      <a:off x="0" y="0"/>
                      <a:ext cx="3181783" cy="2163082"/>
                    </a:xfrm>
                    <a:prstGeom prst="rect">
                      <a:avLst/>
                    </a:prstGeom>
                  </pic:spPr>
                </pic:pic>
              </a:graphicData>
            </a:graphic>
          </wp:inline>
        </w:drawing>
      </w:r>
    </w:p>
    <w:p w14:paraId="188F42DF" w14:textId="77777777" w:rsidR="004B3223" w:rsidRDefault="004B3223" w:rsidP="004B3223">
      <w:pPr>
        <w:rPr>
          <w:rFonts w:asciiTheme="minorHAnsi" w:hAnsiTheme="minorHAnsi" w:cstheme="minorHAnsi"/>
          <w:sz w:val="22"/>
          <w:szCs w:val="22"/>
        </w:rPr>
      </w:pPr>
    </w:p>
    <w:p w14:paraId="4B051E68" w14:textId="68B06A55" w:rsidR="004B3223" w:rsidRDefault="004B3223" w:rsidP="004B3223">
      <w:pPr>
        <w:rPr>
          <w:rFonts w:asciiTheme="minorHAnsi" w:hAnsiTheme="minorHAnsi" w:cstheme="minorHAnsi"/>
          <w:sz w:val="22"/>
          <w:szCs w:val="22"/>
        </w:rPr>
      </w:pPr>
      <w:r w:rsidRPr="00DC1F82">
        <w:rPr>
          <w:rFonts w:asciiTheme="minorHAnsi" w:hAnsiTheme="minorHAnsi" w:cstheme="minorHAnsi"/>
          <w:sz w:val="22"/>
          <w:szCs w:val="22"/>
        </w:rPr>
        <w:lastRenderedPageBreak/>
        <w:t xml:space="preserve">However, the allure of neural networks lies in their capability to go beyond simple linear models. Figure </w:t>
      </w:r>
      <w:r w:rsidR="002F70C8">
        <w:rPr>
          <w:rFonts w:asciiTheme="minorHAnsi" w:hAnsiTheme="minorHAnsi" w:cstheme="minorHAnsi"/>
          <w:sz w:val="22"/>
          <w:szCs w:val="22"/>
        </w:rPr>
        <w:t>7.4</w:t>
      </w:r>
      <w:r w:rsidRPr="00DC1F82">
        <w:rPr>
          <w:rFonts w:asciiTheme="minorHAnsi" w:hAnsiTheme="minorHAnsi" w:cstheme="minorHAnsi"/>
          <w:sz w:val="22"/>
          <w:szCs w:val="22"/>
        </w:rPr>
        <w:t xml:space="preserve"> offers an alternative representation—a neural network format for a regression model. </w:t>
      </w:r>
    </w:p>
    <w:p w14:paraId="1E6C5ADE" w14:textId="15F2F564" w:rsidR="004B3223" w:rsidRDefault="004B3223" w:rsidP="004B3223">
      <w:pPr>
        <w:pStyle w:val="ACaptionHead"/>
        <w:ind w:left="0"/>
      </w:pPr>
      <w:r>
        <w:t xml:space="preserve">Figure </w:t>
      </w:r>
      <w:r w:rsidR="002F70C8">
        <w:t>7.4</w:t>
      </w:r>
      <w:r>
        <w:t>: Neural Network Form of a Regression Model</w:t>
      </w:r>
    </w:p>
    <w:p w14:paraId="3DE6BD62" w14:textId="77777777" w:rsidR="004B3223" w:rsidRDefault="004B3223" w:rsidP="004B3223">
      <w:pPr>
        <w:rPr>
          <w:rFonts w:asciiTheme="minorHAnsi" w:hAnsiTheme="minorHAnsi" w:cstheme="minorHAnsi"/>
          <w:sz w:val="22"/>
          <w:szCs w:val="22"/>
        </w:rPr>
      </w:pPr>
    </w:p>
    <w:p w14:paraId="57FC1E0F" w14:textId="77777777" w:rsidR="004B3223" w:rsidRDefault="004B3223" w:rsidP="004B3223">
      <w:pPr>
        <w:jc w:val="center"/>
        <w:rPr>
          <w:rFonts w:asciiTheme="minorHAnsi" w:hAnsiTheme="minorHAnsi" w:cstheme="minorHAnsi"/>
          <w:sz w:val="22"/>
          <w:szCs w:val="22"/>
        </w:rPr>
      </w:pPr>
      <w:r>
        <w:rPr>
          <w:noProof/>
        </w:rPr>
        <w:drawing>
          <wp:inline distT="0" distB="0" distL="0" distR="0" wp14:anchorId="56C6713D" wp14:editId="1D410F90">
            <wp:extent cx="3038475" cy="762000"/>
            <wp:effectExtent l="0" t="0" r="9525" b="0"/>
            <wp:docPr id="346966154" name="Picture 346966154" descr="A diagram of a circle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966154" name="Picture 346966154" descr="A diagram of a circle with arrows&#10;&#10;Description automatically generated"/>
                    <pic:cNvPicPr/>
                  </pic:nvPicPr>
                  <pic:blipFill>
                    <a:blip r:embed="rId54"/>
                    <a:stretch>
                      <a:fillRect/>
                    </a:stretch>
                  </pic:blipFill>
                  <pic:spPr>
                    <a:xfrm>
                      <a:off x="0" y="0"/>
                      <a:ext cx="3038475" cy="762000"/>
                    </a:xfrm>
                    <a:prstGeom prst="rect">
                      <a:avLst/>
                    </a:prstGeom>
                  </pic:spPr>
                </pic:pic>
              </a:graphicData>
            </a:graphic>
          </wp:inline>
        </w:drawing>
      </w:r>
    </w:p>
    <w:p w14:paraId="7E1A0DE5" w14:textId="77777777" w:rsidR="004B3223" w:rsidRDefault="004B3223" w:rsidP="004B3223">
      <w:pPr>
        <w:rPr>
          <w:rFonts w:asciiTheme="minorHAnsi" w:hAnsiTheme="minorHAnsi" w:cstheme="minorHAnsi"/>
          <w:sz w:val="22"/>
          <w:szCs w:val="22"/>
        </w:rPr>
      </w:pPr>
    </w:p>
    <w:p w14:paraId="48941256" w14:textId="77777777" w:rsidR="004B3223" w:rsidRDefault="004B3223" w:rsidP="004B3223">
      <w:pPr>
        <w:rPr>
          <w:rFonts w:asciiTheme="minorHAnsi" w:hAnsiTheme="minorHAnsi" w:cstheme="minorHAnsi"/>
          <w:sz w:val="22"/>
          <w:szCs w:val="22"/>
        </w:rPr>
      </w:pPr>
      <w:r w:rsidRPr="00DC1F82">
        <w:rPr>
          <w:rFonts w:asciiTheme="minorHAnsi" w:hAnsiTheme="minorHAnsi" w:cstheme="minorHAnsi"/>
          <w:sz w:val="22"/>
          <w:szCs w:val="22"/>
        </w:rPr>
        <w:t xml:space="preserve">Each neuron embodies a linear equation expressing the relationship between </w:t>
      </w:r>
      <w:r>
        <w:rPr>
          <w:rFonts w:asciiTheme="minorHAnsi" w:hAnsiTheme="minorHAnsi" w:cstheme="minorHAnsi"/>
          <w:sz w:val="22"/>
          <w:szCs w:val="22"/>
        </w:rPr>
        <w:t xml:space="preserve">the predictor and the </w:t>
      </w:r>
      <w:r w:rsidRPr="00DC1F82">
        <w:rPr>
          <w:rFonts w:asciiTheme="minorHAnsi" w:hAnsiTheme="minorHAnsi" w:cstheme="minorHAnsi"/>
          <w:sz w:val="22"/>
          <w:szCs w:val="22"/>
        </w:rPr>
        <w:t xml:space="preserve">target variable. It might seem like an elementary version of linear regression, but here's the twist: neural networks aren't constrained to a single linear equation. Instead, they stack multiple neurons, weaving intricate relationships between numerous predictors and one target variable. </w:t>
      </w:r>
    </w:p>
    <w:p w14:paraId="739048BA" w14:textId="77777777" w:rsidR="004B3223" w:rsidRDefault="004B3223" w:rsidP="004B3223">
      <w:pPr>
        <w:rPr>
          <w:rFonts w:asciiTheme="minorHAnsi" w:hAnsiTheme="minorHAnsi" w:cstheme="minorHAnsi"/>
          <w:sz w:val="22"/>
          <w:szCs w:val="22"/>
        </w:rPr>
      </w:pPr>
    </w:p>
    <w:p w14:paraId="0142FF76" w14:textId="335CE034" w:rsidR="004B3223" w:rsidRDefault="004B3223" w:rsidP="004B3223">
      <w:pPr>
        <w:rPr>
          <w:rFonts w:asciiTheme="minorHAnsi" w:hAnsiTheme="minorHAnsi" w:cstheme="minorHAnsi"/>
          <w:sz w:val="22"/>
          <w:szCs w:val="22"/>
        </w:rPr>
      </w:pPr>
      <w:r w:rsidRPr="00DC1F82">
        <w:rPr>
          <w:rFonts w:asciiTheme="minorHAnsi" w:hAnsiTheme="minorHAnsi" w:cstheme="minorHAnsi"/>
          <w:sz w:val="22"/>
          <w:szCs w:val="22"/>
        </w:rPr>
        <w:t xml:space="preserve">Figure </w:t>
      </w:r>
      <w:r w:rsidR="00ED1674">
        <w:rPr>
          <w:rFonts w:asciiTheme="minorHAnsi" w:hAnsiTheme="minorHAnsi" w:cstheme="minorHAnsi"/>
          <w:sz w:val="22"/>
          <w:szCs w:val="22"/>
        </w:rPr>
        <w:t>7.5</w:t>
      </w:r>
      <w:r w:rsidRPr="00DC1F82">
        <w:rPr>
          <w:rFonts w:asciiTheme="minorHAnsi" w:hAnsiTheme="minorHAnsi" w:cstheme="minorHAnsi"/>
          <w:sz w:val="22"/>
          <w:szCs w:val="22"/>
        </w:rPr>
        <w:t xml:space="preserve"> introduces a neural network example with four input features and a hidden layer of nodes. </w:t>
      </w:r>
    </w:p>
    <w:p w14:paraId="024EF6F6" w14:textId="77777777" w:rsidR="004B3223" w:rsidRDefault="004B3223" w:rsidP="004B3223">
      <w:pPr>
        <w:rPr>
          <w:rFonts w:asciiTheme="minorHAnsi" w:hAnsiTheme="minorHAnsi" w:cstheme="minorHAnsi"/>
          <w:sz w:val="22"/>
          <w:szCs w:val="22"/>
        </w:rPr>
      </w:pPr>
    </w:p>
    <w:p w14:paraId="2A64EB79" w14:textId="7CDC0CA8" w:rsidR="004B3223" w:rsidRDefault="004B3223" w:rsidP="004B3223">
      <w:pPr>
        <w:pStyle w:val="ACaptionHead"/>
        <w:ind w:left="0"/>
      </w:pPr>
      <w:r>
        <w:t xml:space="preserve">Figure </w:t>
      </w:r>
      <w:r w:rsidR="00ED1674">
        <w:t>7.5</w:t>
      </w:r>
      <w:r>
        <w:t>: Multilayer Perceptron Example</w:t>
      </w:r>
    </w:p>
    <w:p w14:paraId="7CAA5775" w14:textId="77777777" w:rsidR="004B3223" w:rsidRDefault="004B3223" w:rsidP="004B3223">
      <w:pPr>
        <w:jc w:val="center"/>
        <w:rPr>
          <w:noProof/>
        </w:rPr>
      </w:pPr>
    </w:p>
    <w:p w14:paraId="2DEA1489" w14:textId="77777777" w:rsidR="004B3223" w:rsidRDefault="004B3223" w:rsidP="004B3223">
      <w:pPr>
        <w:jc w:val="center"/>
        <w:rPr>
          <w:rFonts w:asciiTheme="minorHAnsi" w:hAnsiTheme="minorHAnsi" w:cstheme="minorHAnsi"/>
          <w:sz w:val="22"/>
          <w:szCs w:val="22"/>
        </w:rPr>
      </w:pPr>
      <w:r>
        <w:rPr>
          <w:noProof/>
        </w:rPr>
        <w:drawing>
          <wp:inline distT="0" distB="0" distL="0" distR="0" wp14:anchorId="298F1E70" wp14:editId="63FED503">
            <wp:extent cx="3683233" cy="2044461"/>
            <wp:effectExtent l="0" t="0" r="0" b="0"/>
            <wp:docPr id="874896142" name="Picture 87489614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96142" name="Picture 874896142" descr="A diagram of a diagram&#10;&#10;Description automatically generated"/>
                    <pic:cNvPicPr/>
                  </pic:nvPicPr>
                  <pic:blipFill>
                    <a:blip r:embed="rId55"/>
                    <a:stretch>
                      <a:fillRect/>
                    </a:stretch>
                  </pic:blipFill>
                  <pic:spPr>
                    <a:xfrm>
                      <a:off x="0" y="0"/>
                      <a:ext cx="3734117" cy="2072705"/>
                    </a:xfrm>
                    <a:prstGeom prst="rect">
                      <a:avLst/>
                    </a:prstGeom>
                  </pic:spPr>
                </pic:pic>
              </a:graphicData>
            </a:graphic>
          </wp:inline>
        </w:drawing>
      </w:r>
    </w:p>
    <w:p w14:paraId="082292BB" w14:textId="77777777" w:rsidR="004B3223" w:rsidRDefault="004B3223" w:rsidP="004B3223">
      <w:pPr>
        <w:rPr>
          <w:rFonts w:asciiTheme="minorHAnsi" w:hAnsiTheme="minorHAnsi" w:cstheme="minorHAnsi"/>
          <w:sz w:val="22"/>
          <w:szCs w:val="22"/>
        </w:rPr>
      </w:pPr>
      <w:r w:rsidRPr="00DC1F82">
        <w:rPr>
          <w:rFonts w:asciiTheme="minorHAnsi" w:hAnsiTheme="minorHAnsi" w:cstheme="minorHAnsi"/>
          <w:sz w:val="22"/>
          <w:szCs w:val="22"/>
        </w:rPr>
        <w:t xml:space="preserve">It begins </w:t>
      </w:r>
      <w:r>
        <w:rPr>
          <w:rFonts w:asciiTheme="minorHAnsi" w:hAnsiTheme="minorHAnsi" w:cstheme="minorHAnsi"/>
          <w:sz w:val="22"/>
          <w:szCs w:val="22"/>
        </w:rPr>
        <w:t>like a linear regression,</w:t>
      </w:r>
      <w:r w:rsidRPr="00DC1F82">
        <w:rPr>
          <w:rFonts w:asciiTheme="minorHAnsi" w:hAnsiTheme="minorHAnsi" w:cstheme="minorHAnsi"/>
          <w:sz w:val="22"/>
          <w:szCs w:val="22"/>
        </w:rPr>
        <w:t xml:space="preserve"> with four input features (x) predicting an output feature (y). However, the pivotal shift occurs in the middle, where hidden nodes emerge. These nodes aren't explicitly defined; the neural network </w:t>
      </w:r>
      <w:r>
        <w:rPr>
          <w:rFonts w:asciiTheme="minorHAnsi" w:hAnsiTheme="minorHAnsi" w:cstheme="minorHAnsi"/>
          <w:sz w:val="22"/>
          <w:szCs w:val="22"/>
        </w:rPr>
        <w:t xml:space="preserve">identifies and constructs patterns </w:t>
      </w:r>
      <w:r>
        <w:rPr>
          <w:rFonts w:asciiTheme="minorHAnsi" w:hAnsiTheme="minorHAnsi" w:cstheme="minorHAnsi"/>
          <w:sz w:val="22"/>
          <w:szCs w:val="22"/>
        </w:rPr>
        <w:lastRenderedPageBreak/>
        <w:t>autonomously</w:t>
      </w:r>
      <w:r w:rsidRPr="00DC1F82">
        <w:rPr>
          <w:rFonts w:asciiTheme="minorHAnsi" w:hAnsiTheme="minorHAnsi" w:cstheme="minorHAnsi"/>
          <w:sz w:val="22"/>
          <w:szCs w:val="22"/>
        </w:rPr>
        <w:t xml:space="preserve">. In this case, it might amalgamate horsepower and anti-lock brakes into a "performance" node and safety ratings with make/model into a "luxury" node. These hidden nodes then assist in predicting the outcome variable. </w:t>
      </w:r>
    </w:p>
    <w:p w14:paraId="3163C3EF" w14:textId="77777777" w:rsidR="004B3223" w:rsidRDefault="004B3223" w:rsidP="004B3223">
      <w:pPr>
        <w:rPr>
          <w:rFonts w:asciiTheme="minorHAnsi" w:hAnsiTheme="minorHAnsi" w:cstheme="minorHAnsi"/>
          <w:sz w:val="22"/>
          <w:szCs w:val="22"/>
        </w:rPr>
      </w:pPr>
    </w:p>
    <w:p w14:paraId="5B6083E9" w14:textId="0D979CB4" w:rsidR="004B3223" w:rsidRDefault="004B3223" w:rsidP="004B3223">
      <w:pPr>
        <w:rPr>
          <w:rFonts w:asciiTheme="minorHAnsi" w:hAnsiTheme="minorHAnsi" w:cstheme="minorHAnsi"/>
          <w:sz w:val="22"/>
          <w:szCs w:val="22"/>
        </w:rPr>
      </w:pPr>
      <w:r w:rsidRPr="00DC1F82">
        <w:rPr>
          <w:rFonts w:asciiTheme="minorHAnsi" w:hAnsiTheme="minorHAnsi" w:cstheme="minorHAnsi"/>
          <w:sz w:val="22"/>
          <w:szCs w:val="22"/>
        </w:rPr>
        <w:t xml:space="preserve">This </w:t>
      </w:r>
      <w:r w:rsidRPr="00F64C27">
        <w:rPr>
          <w:rFonts w:asciiTheme="minorHAnsi" w:hAnsiTheme="minorHAnsi" w:cstheme="minorHAnsi"/>
          <w:b/>
          <w:bCs/>
          <w:sz w:val="22"/>
          <w:szCs w:val="22"/>
        </w:rPr>
        <w:t>multilayer perceptron</w:t>
      </w:r>
      <w:r w:rsidRPr="00DC1F82">
        <w:rPr>
          <w:rFonts w:asciiTheme="minorHAnsi" w:hAnsiTheme="minorHAnsi" w:cstheme="minorHAnsi"/>
          <w:sz w:val="22"/>
          <w:szCs w:val="22"/>
        </w:rPr>
        <w:t xml:space="preserve">, as this design is known, signifies forward information flow. It embodies multiple processing stages, each comprising generalized linear models predicting outcomes. In simpler terms, if this were a linear regression, it'd resemble Equation </w:t>
      </w:r>
      <w:r w:rsidR="00ED1674">
        <w:rPr>
          <w:rFonts w:asciiTheme="minorHAnsi" w:hAnsiTheme="minorHAnsi" w:cstheme="minorHAnsi"/>
          <w:sz w:val="22"/>
          <w:szCs w:val="22"/>
        </w:rPr>
        <w:t>7.1</w:t>
      </w:r>
      <w:r>
        <w:rPr>
          <w:rFonts w:asciiTheme="minorHAnsi" w:hAnsiTheme="minorHAnsi" w:cstheme="minorHAnsi"/>
          <w:sz w:val="22"/>
          <w:szCs w:val="22"/>
        </w:rPr>
        <w:t>:</w:t>
      </w:r>
    </w:p>
    <w:p w14:paraId="20B1648D" w14:textId="77777777" w:rsidR="004B3223" w:rsidRDefault="004B3223" w:rsidP="004B3223">
      <w:pPr>
        <w:rPr>
          <w:rFonts w:asciiTheme="minorHAnsi" w:hAnsiTheme="minorHAnsi" w:cstheme="minorHAnsi"/>
          <w:sz w:val="22"/>
          <w:szCs w:val="22"/>
        </w:rPr>
      </w:pPr>
    </w:p>
    <w:p w14:paraId="506B4612" w14:textId="0CA9B1F3" w:rsidR="004B3223" w:rsidRDefault="004B3223" w:rsidP="004B3223">
      <w:pPr>
        <w:pStyle w:val="ACaptionHead"/>
        <w:ind w:left="0"/>
      </w:pPr>
      <w:r>
        <w:t xml:space="preserve">Equation </w:t>
      </w:r>
      <w:r w:rsidR="00ED1674">
        <w:t>7.1</w:t>
      </w:r>
      <w:r>
        <w:t>: Multiple Linear Regression Equation</w:t>
      </w:r>
    </w:p>
    <w:p w14:paraId="3E6BFA01" w14:textId="77777777" w:rsidR="004B3223" w:rsidRDefault="004B3223" w:rsidP="004B3223">
      <w:pPr>
        <w:rPr>
          <w:rFonts w:asciiTheme="minorHAnsi" w:hAnsiTheme="minorHAnsi" w:cstheme="minorHAnsi"/>
          <w:sz w:val="22"/>
          <w:szCs w:val="22"/>
        </w:rPr>
      </w:pPr>
    </w:p>
    <w:p w14:paraId="4F62CD8E" w14:textId="77777777" w:rsidR="004B3223" w:rsidRDefault="004B3223" w:rsidP="004B3223">
      <w:pPr>
        <w:jc w:val="center"/>
        <w:rPr>
          <w:rFonts w:asciiTheme="minorHAnsi" w:hAnsiTheme="minorHAnsi" w:cstheme="minorHAnsi"/>
          <w:sz w:val="22"/>
          <w:szCs w:val="22"/>
        </w:rPr>
      </w:pPr>
      <m:oMathPara>
        <m:oMath>
          <m:r>
            <w:rPr>
              <w:rFonts w:ascii="Cambria Math" w:hAnsi="Cambria Math" w:cstheme="minorHAnsi"/>
              <w:sz w:val="22"/>
              <w:szCs w:val="22"/>
            </w:rPr>
            <m:t xml:space="preserve">Y ≈ </m:t>
          </m:r>
          <m:sSub>
            <m:sSubPr>
              <m:ctrlPr>
                <w:rPr>
                  <w:rFonts w:ascii="Cambria Math" w:hAnsi="Cambria Math" w:cstheme="minorHAnsi"/>
                  <w:i/>
                  <w:sz w:val="22"/>
                  <w:szCs w:val="22"/>
                </w:rPr>
              </m:ctrlPr>
            </m:sSubPr>
            <m:e>
              <m:r>
                <w:rPr>
                  <w:rFonts w:ascii="Cambria Math" w:hAnsi="Cambria Math" w:cstheme="minorHAnsi"/>
                  <w:sz w:val="22"/>
                  <w:szCs w:val="22"/>
                </w:rPr>
                <m:t>β</m:t>
              </m:r>
            </m:e>
            <m:sub>
              <m:r>
                <w:rPr>
                  <w:rFonts w:ascii="Cambria Math" w:hAnsi="Cambria Math" w:cstheme="minorHAnsi"/>
                  <w:sz w:val="22"/>
                  <w:szCs w:val="22"/>
                </w:rPr>
                <m:t>0</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β</m:t>
              </m:r>
            </m:e>
            <m:sub>
              <m:r>
                <w:rPr>
                  <w:rFonts w:ascii="Cambria Math" w:hAnsi="Cambria Math" w:cstheme="minorHAnsi"/>
                  <w:sz w:val="22"/>
                  <w:szCs w:val="22"/>
                </w:rPr>
                <m:t>1</m:t>
              </m:r>
            </m:sub>
          </m:sSub>
          <m:sSub>
            <m:sSubPr>
              <m:ctrlPr>
                <w:rPr>
                  <w:rFonts w:ascii="Cambria Math" w:hAnsi="Cambria Math" w:cstheme="minorHAnsi"/>
                  <w:i/>
                  <w:sz w:val="22"/>
                  <w:szCs w:val="22"/>
                </w:rPr>
              </m:ctrlPr>
            </m:sSubPr>
            <m:e>
              <m:r>
                <w:rPr>
                  <w:rFonts w:ascii="Cambria Math" w:hAnsi="Cambria Math" w:cstheme="minorHAnsi"/>
                  <w:sz w:val="22"/>
                  <w:szCs w:val="22"/>
                </w:rPr>
                <m:t>X</m:t>
              </m:r>
            </m:e>
            <m:sub>
              <m:r>
                <w:rPr>
                  <w:rFonts w:ascii="Cambria Math" w:hAnsi="Cambria Math" w:cstheme="minorHAnsi"/>
                  <w:sz w:val="22"/>
                  <w:szCs w:val="22"/>
                </w:rPr>
                <m:t>1</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β</m:t>
              </m:r>
            </m:e>
            <m:sub>
              <m:r>
                <w:rPr>
                  <w:rFonts w:ascii="Cambria Math" w:hAnsi="Cambria Math" w:cstheme="minorHAnsi"/>
                  <w:sz w:val="22"/>
                  <w:szCs w:val="22"/>
                </w:rPr>
                <m:t>2</m:t>
              </m:r>
            </m:sub>
          </m:sSub>
          <m:sSub>
            <m:sSubPr>
              <m:ctrlPr>
                <w:rPr>
                  <w:rFonts w:ascii="Cambria Math" w:hAnsi="Cambria Math" w:cstheme="minorHAnsi"/>
                  <w:i/>
                  <w:sz w:val="22"/>
                  <w:szCs w:val="22"/>
                </w:rPr>
              </m:ctrlPr>
            </m:sSubPr>
            <m:e>
              <m:r>
                <w:rPr>
                  <w:rFonts w:ascii="Cambria Math" w:hAnsi="Cambria Math" w:cstheme="minorHAnsi"/>
                  <w:sz w:val="22"/>
                  <w:szCs w:val="22"/>
                </w:rPr>
                <m:t>X</m:t>
              </m:r>
            </m:e>
            <m:sub>
              <m:r>
                <w:rPr>
                  <w:rFonts w:ascii="Cambria Math" w:hAnsi="Cambria Math" w:cstheme="minorHAnsi"/>
                  <w:sz w:val="22"/>
                  <w:szCs w:val="22"/>
                </w:rPr>
                <m:t>2</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β</m:t>
              </m:r>
            </m:e>
            <m:sub>
              <m:r>
                <w:rPr>
                  <w:rFonts w:ascii="Cambria Math" w:hAnsi="Cambria Math" w:cstheme="minorHAnsi"/>
                  <w:sz w:val="22"/>
                  <w:szCs w:val="22"/>
                </w:rPr>
                <m:t>3</m:t>
              </m:r>
            </m:sub>
          </m:sSub>
          <m:sSub>
            <m:sSubPr>
              <m:ctrlPr>
                <w:rPr>
                  <w:rFonts w:ascii="Cambria Math" w:hAnsi="Cambria Math" w:cstheme="minorHAnsi"/>
                  <w:i/>
                  <w:sz w:val="22"/>
                  <w:szCs w:val="22"/>
                </w:rPr>
              </m:ctrlPr>
            </m:sSubPr>
            <m:e>
              <m:r>
                <w:rPr>
                  <w:rFonts w:ascii="Cambria Math" w:hAnsi="Cambria Math" w:cstheme="minorHAnsi"/>
                  <w:sz w:val="22"/>
                  <w:szCs w:val="22"/>
                </w:rPr>
                <m:t>X</m:t>
              </m:r>
            </m:e>
            <m:sub>
              <m:r>
                <w:rPr>
                  <w:rFonts w:ascii="Cambria Math" w:hAnsi="Cambria Math" w:cstheme="minorHAnsi"/>
                  <w:sz w:val="22"/>
                  <w:szCs w:val="22"/>
                </w:rPr>
                <m:t>3</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β</m:t>
              </m:r>
            </m:e>
            <m:sub>
              <m:r>
                <w:rPr>
                  <w:rFonts w:ascii="Cambria Math" w:hAnsi="Cambria Math" w:cstheme="minorHAnsi"/>
                  <w:sz w:val="22"/>
                  <w:szCs w:val="22"/>
                </w:rPr>
                <m:t>4</m:t>
              </m:r>
            </m:sub>
          </m:sSub>
          <m:sSub>
            <m:sSubPr>
              <m:ctrlPr>
                <w:rPr>
                  <w:rFonts w:ascii="Cambria Math" w:hAnsi="Cambria Math" w:cstheme="minorHAnsi"/>
                  <w:i/>
                  <w:sz w:val="22"/>
                  <w:szCs w:val="22"/>
                </w:rPr>
              </m:ctrlPr>
            </m:sSubPr>
            <m:e>
              <m:r>
                <w:rPr>
                  <w:rFonts w:ascii="Cambria Math" w:hAnsi="Cambria Math" w:cstheme="minorHAnsi"/>
                  <w:sz w:val="22"/>
                  <w:szCs w:val="22"/>
                </w:rPr>
                <m:t>X</m:t>
              </m:r>
            </m:e>
            <m:sub>
              <m:r>
                <w:rPr>
                  <w:rFonts w:ascii="Cambria Math" w:hAnsi="Cambria Math" w:cstheme="minorHAnsi"/>
                  <w:sz w:val="22"/>
                  <w:szCs w:val="22"/>
                </w:rPr>
                <m:t>4</m:t>
              </m:r>
            </m:sub>
          </m:sSub>
          <m:r>
            <w:rPr>
              <w:rFonts w:ascii="Cambria Math" w:hAnsi="Cambria Math" w:cstheme="minorHAnsi"/>
              <w:sz w:val="22"/>
              <w:szCs w:val="22"/>
            </w:rPr>
            <m:t>…</m:t>
          </m:r>
        </m:oMath>
      </m:oMathPara>
    </w:p>
    <w:p w14:paraId="1C74AE95" w14:textId="77777777" w:rsidR="004B3223" w:rsidRDefault="004B3223" w:rsidP="004B3223">
      <w:pPr>
        <w:rPr>
          <w:rFonts w:asciiTheme="minorHAnsi" w:hAnsiTheme="minorHAnsi" w:cstheme="minorHAnsi"/>
          <w:sz w:val="22"/>
          <w:szCs w:val="22"/>
        </w:rPr>
      </w:pPr>
    </w:p>
    <w:p w14:paraId="435A567B" w14:textId="651F02C7" w:rsidR="004B3223" w:rsidRDefault="004B3223" w:rsidP="004B3223">
      <w:pPr>
        <w:rPr>
          <w:rFonts w:asciiTheme="minorHAnsi" w:hAnsiTheme="minorHAnsi" w:cstheme="minorHAnsi"/>
          <w:sz w:val="22"/>
          <w:szCs w:val="22"/>
        </w:rPr>
      </w:pPr>
      <w:r w:rsidRPr="00DC1F82">
        <w:rPr>
          <w:rFonts w:asciiTheme="minorHAnsi" w:hAnsiTheme="minorHAnsi" w:cstheme="minorHAnsi"/>
          <w:sz w:val="22"/>
          <w:szCs w:val="22"/>
        </w:rPr>
        <w:t>where weights (</w:t>
      </w:r>
      <m:oMath>
        <m:sSub>
          <m:sSubPr>
            <m:ctrlPr>
              <w:rPr>
                <w:rFonts w:ascii="Cambria Math" w:hAnsi="Cambria Math" w:cstheme="minorHAnsi"/>
                <w:i/>
                <w:sz w:val="22"/>
                <w:szCs w:val="22"/>
              </w:rPr>
            </m:ctrlPr>
          </m:sSubPr>
          <m:e>
            <m:r>
              <w:rPr>
                <w:rFonts w:ascii="Cambria Math" w:hAnsi="Cambria Math" w:cstheme="minorHAnsi"/>
                <w:sz w:val="22"/>
                <w:szCs w:val="22"/>
              </w:rPr>
              <m:t>β</m:t>
            </m:r>
          </m:e>
          <m:sub>
            <m:r>
              <w:rPr>
                <w:rFonts w:ascii="Cambria Math" w:hAnsi="Cambria Math" w:cstheme="minorHAnsi"/>
                <w:sz w:val="22"/>
                <w:szCs w:val="22"/>
              </w:rPr>
              <m:t>p</m:t>
            </m:r>
          </m:sub>
        </m:sSub>
      </m:oMath>
      <w:r w:rsidRPr="00DC1F82">
        <w:rPr>
          <w:rFonts w:asciiTheme="minorHAnsi" w:hAnsiTheme="minorHAnsi" w:cstheme="minorHAnsi"/>
          <w:sz w:val="22"/>
          <w:szCs w:val="22"/>
        </w:rPr>
        <w:t xml:space="preserve">) correspond to the input features of the hidden nodes. Figure </w:t>
      </w:r>
      <w:r w:rsidR="00ED1674">
        <w:rPr>
          <w:rFonts w:asciiTheme="minorHAnsi" w:hAnsiTheme="minorHAnsi" w:cstheme="minorHAnsi"/>
          <w:sz w:val="22"/>
          <w:szCs w:val="22"/>
        </w:rPr>
        <w:t>7.6</w:t>
      </w:r>
      <w:r w:rsidRPr="00DC1F82">
        <w:rPr>
          <w:rFonts w:asciiTheme="minorHAnsi" w:hAnsiTheme="minorHAnsi" w:cstheme="minorHAnsi"/>
          <w:sz w:val="22"/>
          <w:szCs w:val="22"/>
        </w:rPr>
        <w:t xml:space="preserve"> illustrates how these nodes generate new weighted features for the final prediction. </w:t>
      </w:r>
    </w:p>
    <w:p w14:paraId="7BB48A0A" w14:textId="77777777" w:rsidR="004B3223" w:rsidRDefault="004B3223" w:rsidP="004B3223">
      <w:pPr>
        <w:rPr>
          <w:rFonts w:asciiTheme="minorHAnsi" w:hAnsiTheme="minorHAnsi" w:cstheme="minorHAnsi"/>
          <w:sz w:val="22"/>
          <w:szCs w:val="22"/>
        </w:rPr>
      </w:pPr>
    </w:p>
    <w:p w14:paraId="5820AE46" w14:textId="3F7EDEDB" w:rsidR="004B3223" w:rsidRDefault="004B3223" w:rsidP="004B3223">
      <w:pPr>
        <w:pStyle w:val="ACaptionHead"/>
        <w:ind w:left="0"/>
      </w:pPr>
      <w:r>
        <w:t xml:space="preserve">Figure </w:t>
      </w:r>
      <w:r w:rsidR="00ED1674">
        <w:t>7.6</w:t>
      </w:r>
      <w:r>
        <w:t>: Coefficient Weights Example</w:t>
      </w:r>
    </w:p>
    <w:p w14:paraId="78CA8B05" w14:textId="77777777" w:rsidR="004B3223" w:rsidRDefault="004B3223" w:rsidP="004B3223">
      <w:pPr>
        <w:jc w:val="center"/>
        <w:rPr>
          <w:noProof/>
        </w:rPr>
      </w:pPr>
    </w:p>
    <w:p w14:paraId="0D44259F" w14:textId="77777777" w:rsidR="004B3223" w:rsidRDefault="004B3223" w:rsidP="004B3223">
      <w:pPr>
        <w:jc w:val="center"/>
        <w:rPr>
          <w:rFonts w:asciiTheme="minorHAnsi" w:hAnsiTheme="minorHAnsi" w:cstheme="minorHAnsi"/>
          <w:sz w:val="22"/>
          <w:szCs w:val="22"/>
        </w:rPr>
      </w:pPr>
      <w:r>
        <w:rPr>
          <w:noProof/>
        </w:rPr>
        <w:drawing>
          <wp:inline distT="0" distB="0" distL="0" distR="0" wp14:anchorId="068C9F32" wp14:editId="423EBBCA">
            <wp:extent cx="3717985" cy="2068690"/>
            <wp:effectExtent l="0" t="0" r="0" b="8255"/>
            <wp:docPr id="1100000806" name="Picture 110000080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000806" name="Picture 1100000806" descr="A diagram of a diagram&#10;&#10;Description automatically generated"/>
                    <pic:cNvPicPr/>
                  </pic:nvPicPr>
                  <pic:blipFill>
                    <a:blip r:embed="rId56"/>
                    <a:stretch>
                      <a:fillRect/>
                    </a:stretch>
                  </pic:blipFill>
                  <pic:spPr>
                    <a:xfrm>
                      <a:off x="0" y="0"/>
                      <a:ext cx="3755828" cy="2089746"/>
                    </a:xfrm>
                    <a:prstGeom prst="rect">
                      <a:avLst/>
                    </a:prstGeom>
                  </pic:spPr>
                </pic:pic>
              </a:graphicData>
            </a:graphic>
          </wp:inline>
        </w:drawing>
      </w:r>
    </w:p>
    <w:p w14:paraId="0A640055" w14:textId="77777777" w:rsidR="004B3223" w:rsidRDefault="004B3223" w:rsidP="004B3223">
      <w:pPr>
        <w:rPr>
          <w:rFonts w:asciiTheme="minorHAnsi" w:hAnsiTheme="minorHAnsi" w:cstheme="minorHAnsi"/>
          <w:sz w:val="22"/>
          <w:szCs w:val="22"/>
        </w:rPr>
      </w:pPr>
    </w:p>
    <w:p w14:paraId="396D7FDE" w14:textId="77777777" w:rsidR="004B3223" w:rsidRDefault="004B3223" w:rsidP="004B3223">
      <w:pPr>
        <w:rPr>
          <w:rFonts w:asciiTheme="minorHAnsi" w:hAnsiTheme="minorHAnsi" w:cstheme="minorHAnsi"/>
          <w:sz w:val="22"/>
          <w:szCs w:val="22"/>
        </w:rPr>
      </w:pPr>
      <w:r>
        <w:rPr>
          <w:rFonts w:asciiTheme="minorHAnsi" w:hAnsiTheme="minorHAnsi" w:cstheme="minorHAnsi"/>
          <w:sz w:val="22"/>
          <w:szCs w:val="22"/>
        </w:rPr>
        <w:t>However, Deep neural networks are unsatisfied</w:t>
      </w:r>
      <w:r w:rsidRPr="00DC1F82">
        <w:rPr>
          <w:rFonts w:asciiTheme="minorHAnsi" w:hAnsiTheme="minorHAnsi" w:cstheme="minorHAnsi"/>
          <w:sz w:val="22"/>
          <w:szCs w:val="22"/>
        </w:rPr>
        <w:t xml:space="preserve"> with a single hidden layer. They are algorithms with additional layers of hidden nodes. The more layers, the more intricate and computationally demanding they become. </w:t>
      </w:r>
    </w:p>
    <w:p w14:paraId="38CF29F6" w14:textId="77777777" w:rsidR="004B3223" w:rsidRDefault="004B3223" w:rsidP="004B3223">
      <w:pPr>
        <w:rPr>
          <w:rFonts w:asciiTheme="minorHAnsi" w:hAnsiTheme="minorHAnsi" w:cstheme="minorHAnsi"/>
          <w:sz w:val="22"/>
          <w:szCs w:val="22"/>
        </w:rPr>
      </w:pPr>
    </w:p>
    <w:p w14:paraId="7E8992B0" w14:textId="77777777" w:rsidR="004B3223" w:rsidRDefault="004B3223" w:rsidP="004B3223">
      <w:pPr>
        <w:rPr>
          <w:rFonts w:asciiTheme="minorHAnsi" w:hAnsiTheme="minorHAnsi" w:cstheme="minorHAnsi"/>
          <w:sz w:val="22"/>
          <w:szCs w:val="22"/>
        </w:rPr>
      </w:pPr>
      <w:r w:rsidRPr="00DC1F82">
        <w:rPr>
          <w:rFonts w:asciiTheme="minorHAnsi" w:hAnsiTheme="minorHAnsi" w:cstheme="minorHAnsi"/>
          <w:sz w:val="22"/>
          <w:szCs w:val="22"/>
        </w:rPr>
        <w:t xml:space="preserve">Before predicting an outcome, neural networks employ a final trick. After computing the weighted sum for each hidden unit, a nonlinear function is applied. The choice of function, </w:t>
      </w:r>
      <w:r w:rsidRPr="00DC1F82">
        <w:rPr>
          <w:rFonts w:asciiTheme="minorHAnsi" w:hAnsiTheme="minorHAnsi" w:cstheme="minorHAnsi"/>
          <w:sz w:val="22"/>
          <w:szCs w:val="22"/>
        </w:rPr>
        <w:lastRenderedPageBreak/>
        <w:t xml:space="preserve">such as </w:t>
      </w:r>
      <w:proofErr w:type="spellStart"/>
      <w:r w:rsidRPr="00DC1F82">
        <w:rPr>
          <w:rFonts w:asciiTheme="minorHAnsi" w:hAnsiTheme="minorHAnsi" w:cstheme="minorHAnsi"/>
          <w:sz w:val="22"/>
          <w:szCs w:val="22"/>
        </w:rPr>
        <w:t>ReLU</w:t>
      </w:r>
      <w:proofErr w:type="spellEnd"/>
      <w:r w:rsidRPr="00DC1F82">
        <w:rPr>
          <w:rFonts w:asciiTheme="minorHAnsi" w:hAnsiTheme="minorHAnsi" w:cstheme="minorHAnsi"/>
          <w:sz w:val="22"/>
          <w:szCs w:val="22"/>
        </w:rPr>
        <w:t xml:space="preserve"> or tanh, empowers neural networks to master intricate functions, surpassing the capabilities of simple linear regression models. </w:t>
      </w:r>
    </w:p>
    <w:p w14:paraId="7ECD5F59" w14:textId="77777777" w:rsidR="004B3223" w:rsidRDefault="004B3223" w:rsidP="004B3223">
      <w:pPr>
        <w:rPr>
          <w:rFonts w:asciiTheme="minorHAnsi" w:hAnsiTheme="minorHAnsi" w:cstheme="minorHAnsi"/>
          <w:sz w:val="22"/>
          <w:szCs w:val="22"/>
        </w:rPr>
      </w:pPr>
    </w:p>
    <w:p w14:paraId="27CFCB73" w14:textId="77777777" w:rsidR="004B3223" w:rsidRDefault="004B3223" w:rsidP="004B3223">
      <w:pPr>
        <w:rPr>
          <w:rFonts w:asciiTheme="minorHAnsi" w:hAnsiTheme="minorHAnsi" w:cstheme="minorHAnsi"/>
          <w:sz w:val="22"/>
          <w:szCs w:val="22"/>
        </w:rPr>
      </w:pPr>
      <w:r w:rsidRPr="00DC1F82">
        <w:rPr>
          <w:rFonts w:asciiTheme="minorHAnsi" w:hAnsiTheme="minorHAnsi" w:cstheme="minorHAnsi"/>
          <w:sz w:val="22"/>
          <w:szCs w:val="22"/>
        </w:rPr>
        <w:t>Neural networks excel in problems demanding complex pattern recognition and are the bedrock of deep learning's transformative impact. Whether you're exploring image data, natural language, or intricate relationships, neural networks can be your ace in the hole.</w:t>
      </w:r>
    </w:p>
    <w:p w14:paraId="69BCC6D4" w14:textId="77777777" w:rsidR="004B3223" w:rsidRPr="00DC1F82" w:rsidRDefault="004B3223" w:rsidP="004B3223">
      <w:pPr>
        <w:rPr>
          <w:rFonts w:asciiTheme="minorHAnsi" w:hAnsiTheme="minorHAnsi" w:cstheme="minorHAnsi"/>
          <w:sz w:val="22"/>
          <w:szCs w:val="22"/>
        </w:rPr>
      </w:pPr>
    </w:p>
    <w:p w14:paraId="0A249ADF" w14:textId="77777777" w:rsidR="004B3223" w:rsidRDefault="004B3223" w:rsidP="004B3223">
      <w:pPr>
        <w:pStyle w:val="Heading3"/>
        <w:ind w:left="0"/>
      </w:pPr>
      <w:bookmarkStart w:id="159" w:name="_Toc174889669"/>
      <w:r w:rsidRPr="003E6B54">
        <w:t>Step-by-Step Construction of a Neural Network Model</w:t>
      </w:r>
      <w:bookmarkEnd w:id="159"/>
      <w:r w:rsidRPr="003E6B54">
        <w:t xml:space="preserve"> </w:t>
      </w:r>
    </w:p>
    <w:p w14:paraId="3956070C" w14:textId="77777777" w:rsidR="004B3223" w:rsidRDefault="004B3223" w:rsidP="004B3223">
      <w:pPr>
        <w:rPr>
          <w:rFonts w:asciiTheme="minorHAnsi" w:hAnsiTheme="minorHAnsi" w:cstheme="minorHAnsi"/>
          <w:sz w:val="22"/>
          <w:szCs w:val="22"/>
        </w:rPr>
      </w:pPr>
    </w:p>
    <w:p w14:paraId="34592D61" w14:textId="77777777" w:rsidR="004B3223" w:rsidRDefault="004B3223" w:rsidP="004B3223">
      <w:pPr>
        <w:rPr>
          <w:rFonts w:asciiTheme="minorHAnsi" w:hAnsiTheme="minorHAnsi" w:cstheme="minorHAnsi"/>
          <w:sz w:val="22"/>
          <w:szCs w:val="22"/>
        </w:rPr>
      </w:pPr>
      <w:r w:rsidRPr="003E6B54">
        <w:rPr>
          <w:rFonts w:asciiTheme="minorHAnsi" w:hAnsiTheme="minorHAnsi" w:cstheme="minorHAnsi"/>
          <w:sz w:val="22"/>
          <w:szCs w:val="22"/>
        </w:rPr>
        <w:t xml:space="preserve">Building a neural network model involves several key steps: </w:t>
      </w:r>
    </w:p>
    <w:p w14:paraId="5C2EA9CB" w14:textId="77777777" w:rsidR="004B3223" w:rsidRDefault="004B3223" w:rsidP="004B3223">
      <w:pPr>
        <w:rPr>
          <w:rFonts w:asciiTheme="minorHAnsi" w:hAnsiTheme="minorHAnsi" w:cstheme="minorHAnsi"/>
          <w:sz w:val="22"/>
          <w:szCs w:val="22"/>
        </w:rPr>
      </w:pPr>
    </w:p>
    <w:p w14:paraId="0534BC7F" w14:textId="77777777" w:rsidR="004B3223" w:rsidRPr="003E6B54" w:rsidRDefault="004B3223" w:rsidP="00145AC7">
      <w:pPr>
        <w:pStyle w:val="ListParagraph"/>
        <w:numPr>
          <w:ilvl w:val="1"/>
          <w:numId w:val="153"/>
        </w:numPr>
        <w:ind w:left="810"/>
        <w:rPr>
          <w:rFonts w:asciiTheme="minorHAnsi" w:hAnsiTheme="minorHAnsi" w:cstheme="minorHAnsi"/>
          <w:sz w:val="22"/>
          <w:szCs w:val="22"/>
        </w:rPr>
      </w:pPr>
      <w:r w:rsidRPr="003E6B54">
        <w:rPr>
          <w:rFonts w:asciiTheme="minorHAnsi" w:hAnsiTheme="minorHAnsi" w:cstheme="minorHAnsi"/>
          <w:b/>
          <w:bCs/>
          <w:sz w:val="22"/>
          <w:szCs w:val="22"/>
        </w:rPr>
        <w:t>Initialize the Model:</w:t>
      </w:r>
      <w:r w:rsidRPr="003E6B54">
        <w:rPr>
          <w:rFonts w:asciiTheme="minorHAnsi" w:hAnsiTheme="minorHAnsi" w:cstheme="minorHAnsi"/>
          <w:sz w:val="22"/>
          <w:szCs w:val="22"/>
        </w:rPr>
        <w:t xml:space="preserve"> Start with the architecture of the neural network, which includes the number of layers, the number of neurons in each layer, and the activation functions. Typically, a neural network consists of an input layer, one or more hidden layers, and an output layer.</w:t>
      </w:r>
    </w:p>
    <w:p w14:paraId="53300F41" w14:textId="77777777" w:rsidR="004B3223" w:rsidRDefault="004B3223" w:rsidP="004B3223">
      <w:pPr>
        <w:ind w:left="810"/>
        <w:rPr>
          <w:rFonts w:asciiTheme="minorHAnsi" w:hAnsiTheme="minorHAnsi" w:cstheme="minorHAnsi"/>
          <w:sz w:val="22"/>
          <w:szCs w:val="22"/>
        </w:rPr>
      </w:pPr>
    </w:p>
    <w:p w14:paraId="75C61683" w14:textId="77777777" w:rsidR="004B3223" w:rsidRPr="003E6B54" w:rsidRDefault="004B3223" w:rsidP="00145AC7">
      <w:pPr>
        <w:pStyle w:val="ListParagraph"/>
        <w:numPr>
          <w:ilvl w:val="1"/>
          <w:numId w:val="153"/>
        </w:numPr>
        <w:ind w:left="810"/>
        <w:rPr>
          <w:rFonts w:asciiTheme="minorHAnsi" w:hAnsiTheme="minorHAnsi" w:cstheme="minorHAnsi"/>
          <w:sz w:val="22"/>
          <w:szCs w:val="22"/>
        </w:rPr>
      </w:pPr>
      <w:r w:rsidRPr="003E6B54">
        <w:rPr>
          <w:rFonts w:asciiTheme="minorHAnsi" w:hAnsiTheme="minorHAnsi" w:cstheme="minorHAnsi"/>
          <w:b/>
          <w:bCs/>
          <w:sz w:val="22"/>
          <w:szCs w:val="22"/>
        </w:rPr>
        <w:t>Data Preparation:</w:t>
      </w:r>
      <w:r w:rsidRPr="003E6B54">
        <w:rPr>
          <w:rFonts w:asciiTheme="minorHAnsi" w:hAnsiTheme="minorHAnsi" w:cstheme="minorHAnsi"/>
          <w:sz w:val="22"/>
          <w:szCs w:val="22"/>
        </w:rPr>
        <w:t xml:space="preserve"> Preprocess your data by scaling it to a standard range and splitting it into training, validation, and testing sets. Neural networks require large amounts of data for training. </w:t>
      </w:r>
    </w:p>
    <w:p w14:paraId="4B5AA0FE" w14:textId="77777777" w:rsidR="004B3223" w:rsidRDefault="004B3223" w:rsidP="004B3223">
      <w:pPr>
        <w:ind w:left="810"/>
        <w:rPr>
          <w:rFonts w:asciiTheme="minorHAnsi" w:hAnsiTheme="minorHAnsi" w:cstheme="minorHAnsi"/>
          <w:sz w:val="22"/>
          <w:szCs w:val="22"/>
        </w:rPr>
      </w:pPr>
    </w:p>
    <w:p w14:paraId="6EDEFE6C" w14:textId="77777777" w:rsidR="004B3223" w:rsidRPr="003E6B54" w:rsidRDefault="004B3223" w:rsidP="00145AC7">
      <w:pPr>
        <w:pStyle w:val="ListParagraph"/>
        <w:numPr>
          <w:ilvl w:val="1"/>
          <w:numId w:val="153"/>
        </w:numPr>
        <w:ind w:left="810"/>
        <w:rPr>
          <w:rFonts w:asciiTheme="minorHAnsi" w:hAnsiTheme="minorHAnsi" w:cstheme="minorHAnsi"/>
          <w:sz w:val="22"/>
          <w:szCs w:val="22"/>
        </w:rPr>
      </w:pPr>
      <w:r w:rsidRPr="003E6B54">
        <w:rPr>
          <w:rFonts w:asciiTheme="minorHAnsi" w:hAnsiTheme="minorHAnsi" w:cstheme="minorHAnsi"/>
          <w:b/>
          <w:bCs/>
          <w:sz w:val="22"/>
          <w:szCs w:val="22"/>
        </w:rPr>
        <w:t>Forward Propagation:</w:t>
      </w:r>
      <w:r w:rsidRPr="003E6B54">
        <w:rPr>
          <w:rFonts w:asciiTheme="minorHAnsi" w:hAnsiTheme="minorHAnsi" w:cstheme="minorHAnsi"/>
          <w:sz w:val="22"/>
          <w:szCs w:val="22"/>
        </w:rPr>
        <w:t xml:space="preserve"> Implement the forward propagation process. Data is fed into the input layer, and computations flow through the hidden layers, ultimately producing predictions at the output layer. Each neuron in a layer is connected to every neuron in the subsequent layer. </w:t>
      </w:r>
    </w:p>
    <w:p w14:paraId="7BD36061" w14:textId="77777777" w:rsidR="004B3223" w:rsidRDefault="004B3223" w:rsidP="004B3223">
      <w:pPr>
        <w:ind w:left="810"/>
        <w:rPr>
          <w:rFonts w:asciiTheme="minorHAnsi" w:hAnsiTheme="minorHAnsi" w:cstheme="minorHAnsi"/>
          <w:sz w:val="22"/>
          <w:szCs w:val="22"/>
        </w:rPr>
      </w:pPr>
    </w:p>
    <w:p w14:paraId="77255FD9" w14:textId="77777777" w:rsidR="004B3223" w:rsidRPr="003E6B54" w:rsidRDefault="004B3223" w:rsidP="00145AC7">
      <w:pPr>
        <w:pStyle w:val="ListParagraph"/>
        <w:numPr>
          <w:ilvl w:val="1"/>
          <w:numId w:val="153"/>
        </w:numPr>
        <w:ind w:left="810"/>
        <w:rPr>
          <w:rFonts w:asciiTheme="minorHAnsi" w:hAnsiTheme="minorHAnsi" w:cstheme="minorHAnsi"/>
          <w:sz w:val="22"/>
          <w:szCs w:val="22"/>
        </w:rPr>
      </w:pPr>
      <w:r w:rsidRPr="003E6B54">
        <w:rPr>
          <w:rFonts w:asciiTheme="minorHAnsi" w:hAnsiTheme="minorHAnsi" w:cstheme="minorHAnsi"/>
          <w:b/>
          <w:bCs/>
          <w:sz w:val="22"/>
          <w:szCs w:val="22"/>
        </w:rPr>
        <w:t>Calculate Loss:</w:t>
      </w:r>
      <w:r w:rsidRPr="003E6B54">
        <w:rPr>
          <w:rFonts w:asciiTheme="minorHAnsi" w:hAnsiTheme="minorHAnsi" w:cstheme="minorHAnsi"/>
          <w:sz w:val="22"/>
          <w:szCs w:val="22"/>
        </w:rPr>
        <w:t xml:space="preserve"> Compute a loss function that quantifies the error between the predicted values and the actual target values. Common loss functions include mean squared error for regression and cross-entropy for classification. </w:t>
      </w:r>
    </w:p>
    <w:p w14:paraId="6FDAF659" w14:textId="77777777" w:rsidR="004B3223" w:rsidRDefault="004B3223" w:rsidP="004B3223">
      <w:pPr>
        <w:ind w:left="810"/>
        <w:rPr>
          <w:rFonts w:asciiTheme="minorHAnsi" w:hAnsiTheme="minorHAnsi" w:cstheme="minorHAnsi"/>
          <w:sz w:val="22"/>
          <w:szCs w:val="22"/>
        </w:rPr>
      </w:pPr>
    </w:p>
    <w:p w14:paraId="3E29B18A" w14:textId="77777777" w:rsidR="004B3223" w:rsidRPr="003E6B54" w:rsidRDefault="004B3223" w:rsidP="00145AC7">
      <w:pPr>
        <w:pStyle w:val="ListParagraph"/>
        <w:numPr>
          <w:ilvl w:val="1"/>
          <w:numId w:val="153"/>
        </w:numPr>
        <w:ind w:left="810"/>
        <w:rPr>
          <w:rFonts w:asciiTheme="minorHAnsi" w:hAnsiTheme="minorHAnsi" w:cstheme="minorHAnsi"/>
          <w:sz w:val="22"/>
          <w:szCs w:val="22"/>
        </w:rPr>
      </w:pPr>
      <w:r w:rsidRPr="003E6B54">
        <w:rPr>
          <w:rFonts w:asciiTheme="minorHAnsi" w:hAnsiTheme="minorHAnsi" w:cstheme="minorHAnsi"/>
          <w:b/>
          <w:bCs/>
          <w:sz w:val="22"/>
          <w:szCs w:val="22"/>
        </w:rPr>
        <w:t>Backpropagation:</w:t>
      </w:r>
      <w:r w:rsidRPr="003E6B54">
        <w:rPr>
          <w:rFonts w:asciiTheme="minorHAnsi" w:hAnsiTheme="minorHAnsi" w:cstheme="minorHAnsi"/>
          <w:sz w:val="22"/>
          <w:szCs w:val="22"/>
        </w:rPr>
        <w:t xml:space="preserve"> Backpropagation is the heart of neural network training. It calculates the gradients of the loss function with respect to the model's parameters</w:t>
      </w:r>
      <w:r>
        <w:rPr>
          <w:rFonts w:asciiTheme="minorHAnsi" w:hAnsiTheme="minorHAnsi" w:cstheme="minorHAnsi"/>
          <w:sz w:val="22"/>
          <w:szCs w:val="22"/>
        </w:rPr>
        <w:t>, which</w:t>
      </w:r>
      <w:r w:rsidRPr="003E6B54">
        <w:rPr>
          <w:rFonts w:asciiTheme="minorHAnsi" w:hAnsiTheme="minorHAnsi" w:cstheme="minorHAnsi"/>
          <w:sz w:val="22"/>
          <w:szCs w:val="22"/>
        </w:rPr>
        <w:t xml:space="preserve"> guide the optimization process. </w:t>
      </w:r>
    </w:p>
    <w:p w14:paraId="608CC2B0" w14:textId="77777777" w:rsidR="004B3223" w:rsidRDefault="004B3223" w:rsidP="004B3223">
      <w:pPr>
        <w:ind w:left="810"/>
        <w:rPr>
          <w:rFonts w:asciiTheme="minorHAnsi" w:hAnsiTheme="minorHAnsi" w:cstheme="minorHAnsi"/>
          <w:sz w:val="22"/>
          <w:szCs w:val="22"/>
        </w:rPr>
      </w:pPr>
    </w:p>
    <w:p w14:paraId="1315C5B0" w14:textId="77777777" w:rsidR="004B3223" w:rsidRPr="003E6B54" w:rsidRDefault="004B3223" w:rsidP="00145AC7">
      <w:pPr>
        <w:pStyle w:val="ListParagraph"/>
        <w:numPr>
          <w:ilvl w:val="1"/>
          <w:numId w:val="153"/>
        </w:numPr>
        <w:ind w:left="810"/>
        <w:rPr>
          <w:rFonts w:asciiTheme="minorHAnsi" w:hAnsiTheme="minorHAnsi" w:cstheme="minorHAnsi"/>
          <w:sz w:val="22"/>
          <w:szCs w:val="22"/>
        </w:rPr>
      </w:pPr>
      <w:r w:rsidRPr="003E6B54">
        <w:rPr>
          <w:rFonts w:asciiTheme="minorHAnsi" w:hAnsiTheme="minorHAnsi" w:cstheme="minorHAnsi"/>
          <w:b/>
          <w:bCs/>
          <w:sz w:val="22"/>
          <w:szCs w:val="22"/>
        </w:rPr>
        <w:t>Update Weights:</w:t>
      </w:r>
      <w:r w:rsidRPr="003E6B54">
        <w:rPr>
          <w:rFonts w:asciiTheme="minorHAnsi" w:hAnsiTheme="minorHAnsi" w:cstheme="minorHAnsi"/>
          <w:sz w:val="22"/>
          <w:szCs w:val="22"/>
        </w:rPr>
        <w:t xml:space="preserve"> Adjust the weights and biases of the neural network using an optimization algorithm like </w:t>
      </w:r>
      <w:r>
        <w:rPr>
          <w:rFonts w:asciiTheme="minorHAnsi" w:hAnsiTheme="minorHAnsi" w:cstheme="minorHAnsi"/>
          <w:sz w:val="22"/>
          <w:szCs w:val="22"/>
        </w:rPr>
        <w:t>S</w:t>
      </w:r>
      <w:r w:rsidRPr="003E6B54">
        <w:rPr>
          <w:rFonts w:asciiTheme="minorHAnsi" w:hAnsiTheme="minorHAnsi" w:cstheme="minorHAnsi"/>
          <w:sz w:val="22"/>
          <w:szCs w:val="22"/>
        </w:rPr>
        <w:t xml:space="preserve">tochastic </w:t>
      </w:r>
      <w:r>
        <w:rPr>
          <w:rFonts w:asciiTheme="minorHAnsi" w:hAnsiTheme="minorHAnsi" w:cstheme="minorHAnsi"/>
          <w:sz w:val="22"/>
          <w:szCs w:val="22"/>
        </w:rPr>
        <w:t>G</w:t>
      </w:r>
      <w:r w:rsidRPr="003E6B54">
        <w:rPr>
          <w:rFonts w:asciiTheme="minorHAnsi" w:hAnsiTheme="minorHAnsi" w:cstheme="minorHAnsi"/>
          <w:sz w:val="22"/>
          <w:szCs w:val="22"/>
        </w:rPr>
        <w:t xml:space="preserve">radient </w:t>
      </w:r>
      <w:r>
        <w:rPr>
          <w:rFonts w:asciiTheme="minorHAnsi" w:hAnsiTheme="minorHAnsi" w:cstheme="minorHAnsi"/>
          <w:sz w:val="22"/>
          <w:szCs w:val="22"/>
        </w:rPr>
        <w:t>D</w:t>
      </w:r>
      <w:r w:rsidRPr="003E6B54">
        <w:rPr>
          <w:rFonts w:asciiTheme="minorHAnsi" w:hAnsiTheme="minorHAnsi" w:cstheme="minorHAnsi"/>
          <w:sz w:val="22"/>
          <w:szCs w:val="22"/>
        </w:rPr>
        <w:t xml:space="preserve">escent (SGD) or Adam. This step minimizes the loss function and fine-tunes the model. </w:t>
      </w:r>
    </w:p>
    <w:p w14:paraId="454DAC0E" w14:textId="77777777" w:rsidR="004B3223" w:rsidRDefault="004B3223" w:rsidP="004B3223">
      <w:pPr>
        <w:ind w:left="810"/>
        <w:rPr>
          <w:rFonts w:asciiTheme="minorHAnsi" w:hAnsiTheme="minorHAnsi" w:cstheme="minorHAnsi"/>
          <w:sz w:val="22"/>
          <w:szCs w:val="22"/>
        </w:rPr>
      </w:pPr>
    </w:p>
    <w:p w14:paraId="4FCE7AFD" w14:textId="77777777" w:rsidR="004B3223" w:rsidRPr="003E6B54" w:rsidRDefault="004B3223" w:rsidP="00145AC7">
      <w:pPr>
        <w:pStyle w:val="ListParagraph"/>
        <w:numPr>
          <w:ilvl w:val="1"/>
          <w:numId w:val="153"/>
        </w:numPr>
        <w:ind w:left="810"/>
        <w:rPr>
          <w:rFonts w:asciiTheme="minorHAnsi" w:hAnsiTheme="minorHAnsi" w:cstheme="minorHAnsi"/>
          <w:sz w:val="22"/>
          <w:szCs w:val="22"/>
        </w:rPr>
      </w:pPr>
      <w:r w:rsidRPr="003E6B54">
        <w:rPr>
          <w:rFonts w:asciiTheme="minorHAnsi" w:hAnsiTheme="minorHAnsi" w:cstheme="minorHAnsi"/>
          <w:b/>
          <w:bCs/>
          <w:sz w:val="22"/>
          <w:szCs w:val="22"/>
        </w:rPr>
        <w:lastRenderedPageBreak/>
        <w:t>Repeat Steps 3-6:</w:t>
      </w:r>
      <w:r w:rsidRPr="003E6B54">
        <w:rPr>
          <w:rFonts w:asciiTheme="minorHAnsi" w:hAnsiTheme="minorHAnsi" w:cstheme="minorHAnsi"/>
          <w:sz w:val="22"/>
          <w:szCs w:val="22"/>
        </w:rPr>
        <w:t xml:space="preserve"> Iterate through the training data multiple times (epochs), continuously updating the weights to improve the model's performance. </w:t>
      </w:r>
    </w:p>
    <w:p w14:paraId="3F5116F3" w14:textId="77777777" w:rsidR="004B3223" w:rsidRDefault="004B3223" w:rsidP="004B3223">
      <w:pPr>
        <w:ind w:left="810"/>
        <w:rPr>
          <w:rFonts w:asciiTheme="minorHAnsi" w:hAnsiTheme="minorHAnsi" w:cstheme="minorHAnsi"/>
          <w:sz w:val="22"/>
          <w:szCs w:val="22"/>
        </w:rPr>
      </w:pPr>
    </w:p>
    <w:p w14:paraId="24EA365B" w14:textId="77777777" w:rsidR="004B3223" w:rsidRPr="003E6B54" w:rsidRDefault="004B3223" w:rsidP="00145AC7">
      <w:pPr>
        <w:pStyle w:val="ListParagraph"/>
        <w:numPr>
          <w:ilvl w:val="1"/>
          <w:numId w:val="153"/>
        </w:numPr>
        <w:ind w:left="810"/>
        <w:rPr>
          <w:rFonts w:asciiTheme="minorHAnsi" w:hAnsiTheme="minorHAnsi" w:cstheme="minorHAnsi"/>
          <w:sz w:val="22"/>
          <w:szCs w:val="22"/>
        </w:rPr>
      </w:pPr>
      <w:r w:rsidRPr="003E6B54">
        <w:rPr>
          <w:rFonts w:asciiTheme="minorHAnsi" w:hAnsiTheme="minorHAnsi" w:cstheme="minorHAnsi"/>
          <w:b/>
          <w:bCs/>
          <w:sz w:val="22"/>
          <w:szCs w:val="22"/>
        </w:rPr>
        <w:t>Validation:</w:t>
      </w:r>
      <w:r w:rsidRPr="003E6B54">
        <w:rPr>
          <w:rFonts w:asciiTheme="minorHAnsi" w:hAnsiTheme="minorHAnsi" w:cstheme="minorHAnsi"/>
          <w:sz w:val="22"/>
          <w:szCs w:val="22"/>
        </w:rPr>
        <w:t xml:space="preserve"> Monitor the model's performance on a separate validation dataset during training. This helps prevent overfitting and allows you to tune hyperparameters. </w:t>
      </w:r>
    </w:p>
    <w:p w14:paraId="4833FEE0" w14:textId="77777777" w:rsidR="004B3223" w:rsidRDefault="004B3223" w:rsidP="004B3223">
      <w:pPr>
        <w:ind w:left="810"/>
        <w:rPr>
          <w:rFonts w:asciiTheme="minorHAnsi" w:hAnsiTheme="minorHAnsi" w:cstheme="minorHAnsi"/>
          <w:sz w:val="22"/>
          <w:szCs w:val="22"/>
        </w:rPr>
      </w:pPr>
    </w:p>
    <w:p w14:paraId="0DC5AB99" w14:textId="77777777" w:rsidR="004B3223" w:rsidRPr="003E6B54" w:rsidRDefault="004B3223" w:rsidP="00145AC7">
      <w:pPr>
        <w:pStyle w:val="ListParagraph"/>
        <w:numPr>
          <w:ilvl w:val="1"/>
          <w:numId w:val="153"/>
        </w:numPr>
        <w:ind w:left="810"/>
        <w:rPr>
          <w:rFonts w:asciiTheme="minorHAnsi" w:hAnsiTheme="minorHAnsi" w:cstheme="minorHAnsi"/>
          <w:sz w:val="22"/>
          <w:szCs w:val="22"/>
        </w:rPr>
      </w:pPr>
      <w:r w:rsidRPr="003E6B54">
        <w:rPr>
          <w:rFonts w:asciiTheme="minorHAnsi" w:hAnsiTheme="minorHAnsi" w:cstheme="minorHAnsi"/>
          <w:b/>
          <w:bCs/>
          <w:sz w:val="22"/>
          <w:szCs w:val="22"/>
        </w:rPr>
        <w:t>Testing:</w:t>
      </w:r>
      <w:r w:rsidRPr="003E6B54">
        <w:rPr>
          <w:rFonts w:asciiTheme="minorHAnsi" w:hAnsiTheme="minorHAnsi" w:cstheme="minorHAnsi"/>
          <w:sz w:val="22"/>
          <w:szCs w:val="22"/>
        </w:rPr>
        <w:t xml:space="preserve"> Once training is complete, evaluate the model's performance on a completely unseen test dataset to assess its generalization capability. </w:t>
      </w:r>
    </w:p>
    <w:p w14:paraId="7354C659" w14:textId="77777777" w:rsidR="004B3223" w:rsidRDefault="004B3223" w:rsidP="004B3223">
      <w:pPr>
        <w:ind w:left="810"/>
        <w:rPr>
          <w:rFonts w:asciiTheme="minorHAnsi" w:hAnsiTheme="minorHAnsi" w:cstheme="minorHAnsi"/>
          <w:sz w:val="22"/>
          <w:szCs w:val="22"/>
        </w:rPr>
      </w:pPr>
    </w:p>
    <w:p w14:paraId="164A4643" w14:textId="77777777" w:rsidR="004B3223" w:rsidRPr="003E6B54" w:rsidRDefault="004B3223" w:rsidP="00145AC7">
      <w:pPr>
        <w:pStyle w:val="ListParagraph"/>
        <w:numPr>
          <w:ilvl w:val="1"/>
          <w:numId w:val="153"/>
        </w:numPr>
        <w:ind w:left="810"/>
        <w:rPr>
          <w:rFonts w:asciiTheme="minorHAnsi" w:hAnsiTheme="minorHAnsi" w:cstheme="minorHAnsi"/>
          <w:sz w:val="22"/>
          <w:szCs w:val="22"/>
        </w:rPr>
      </w:pPr>
      <w:r w:rsidRPr="003E6B54">
        <w:rPr>
          <w:rFonts w:asciiTheme="minorHAnsi" w:hAnsiTheme="minorHAnsi" w:cstheme="minorHAnsi"/>
          <w:b/>
          <w:bCs/>
          <w:sz w:val="22"/>
          <w:szCs w:val="22"/>
        </w:rPr>
        <w:t>Make Predictions:</w:t>
      </w:r>
      <w:r w:rsidRPr="003E6B54">
        <w:rPr>
          <w:rFonts w:asciiTheme="minorHAnsi" w:hAnsiTheme="minorHAnsi" w:cstheme="minorHAnsi"/>
          <w:sz w:val="22"/>
          <w:szCs w:val="22"/>
        </w:rPr>
        <w:t xml:space="preserve"> Deploy the trained neural network to make predictions on new, unseen data. </w:t>
      </w:r>
    </w:p>
    <w:p w14:paraId="3A762A9E" w14:textId="77777777" w:rsidR="004B3223" w:rsidRDefault="004B3223" w:rsidP="004B3223">
      <w:pPr>
        <w:rPr>
          <w:rFonts w:asciiTheme="minorHAnsi" w:hAnsiTheme="minorHAnsi" w:cstheme="minorHAnsi"/>
          <w:sz w:val="22"/>
          <w:szCs w:val="22"/>
        </w:rPr>
      </w:pPr>
    </w:p>
    <w:p w14:paraId="5C7EA2B8" w14:textId="77777777" w:rsidR="004B3223" w:rsidRDefault="004B3223" w:rsidP="004B3223">
      <w:pPr>
        <w:pStyle w:val="Heading3"/>
        <w:tabs>
          <w:tab w:val="left" w:pos="630"/>
        </w:tabs>
        <w:ind w:left="0"/>
      </w:pPr>
      <w:bookmarkStart w:id="160" w:name="_Toc174889670"/>
      <w:r>
        <w:t>Types of Neural Network Models</w:t>
      </w:r>
      <w:bookmarkEnd w:id="160"/>
    </w:p>
    <w:p w14:paraId="01355B71" w14:textId="77777777" w:rsidR="004B3223" w:rsidRDefault="004B3223" w:rsidP="004B3223">
      <w:pPr>
        <w:rPr>
          <w:rFonts w:asciiTheme="minorHAnsi" w:hAnsiTheme="minorHAnsi" w:cstheme="minorHAnsi"/>
          <w:sz w:val="22"/>
          <w:szCs w:val="22"/>
        </w:rPr>
      </w:pPr>
    </w:p>
    <w:p w14:paraId="7701B56B" w14:textId="77777777" w:rsidR="004B3223" w:rsidRDefault="004B3223" w:rsidP="004B3223">
      <w:pPr>
        <w:rPr>
          <w:rFonts w:asciiTheme="minorHAnsi" w:hAnsiTheme="minorHAnsi" w:cstheme="minorHAnsi"/>
          <w:sz w:val="22"/>
          <w:szCs w:val="22"/>
        </w:rPr>
      </w:pPr>
      <w:r w:rsidRPr="003E6B54">
        <w:rPr>
          <w:rFonts w:asciiTheme="minorHAnsi" w:hAnsiTheme="minorHAnsi" w:cstheme="minorHAnsi"/>
          <w:sz w:val="22"/>
          <w:szCs w:val="22"/>
        </w:rPr>
        <w:t xml:space="preserve">Neural networks encompass various architectures, each designed for specific tasks. Here are some popular types: </w:t>
      </w:r>
    </w:p>
    <w:p w14:paraId="1799D2FE" w14:textId="77777777" w:rsidR="004B3223" w:rsidRDefault="004B3223" w:rsidP="004B3223">
      <w:pPr>
        <w:rPr>
          <w:rFonts w:asciiTheme="minorHAnsi" w:hAnsiTheme="minorHAnsi" w:cstheme="minorHAnsi"/>
          <w:sz w:val="22"/>
          <w:szCs w:val="22"/>
        </w:rPr>
      </w:pPr>
    </w:p>
    <w:p w14:paraId="034028BA" w14:textId="77777777" w:rsidR="004B3223" w:rsidRPr="003E6B54" w:rsidRDefault="004B3223" w:rsidP="00145AC7">
      <w:pPr>
        <w:pStyle w:val="ListParagraph"/>
        <w:numPr>
          <w:ilvl w:val="0"/>
          <w:numId w:val="158"/>
        </w:numPr>
        <w:rPr>
          <w:rFonts w:asciiTheme="minorHAnsi" w:hAnsiTheme="minorHAnsi" w:cstheme="minorHAnsi"/>
          <w:sz w:val="22"/>
          <w:szCs w:val="22"/>
        </w:rPr>
      </w:pPr>
      <w:r w:rsidRPr="003E6B54">
        <w:rPr>
          <w:rFonts w:asciiTheme="minorHAnsi" w:hAnsiTheme="minorHAnsi" w:cstheme="minorHAnsi"/>
          <w:b/>
          <w:bCs/>
          <w:sz w:val="22"/>
          <w:szCs w:val="22"/>
        </w:rPr>
        <w:t>Feedforward Neural Networks (FNN):</w:t>
      </w:r>
      <w:r w:rsidRPr="003E6B54">
        <w:rPr>
          <w:rFonts w:asciiTheme="minorHAnsi" w:hAnsiTheme="minorHAnsi" w:cstheme="minorHAnsi"/>
          <w:sz w:val="22"/>
          <w:szCs w:val="22"/>
        </w:rPr>
        <w:t xml:space="preserve"> The standard neural network architecture with information flowing in one direction, from input to output. </w:t>
      </w:r>
    </w:p>
    <w:p w14:paraId="4F6721DD" w14:textId="77777777" w:rsidR="004B3223" w:rsidRDefault="004B3223" w:rsidP="004B3223">
      <w:pPr>
        <w:rPr>
          <w:rFonts w:asciiTheme="minorHAnsi" w:hAnsiTheme="minorHAnsi" w:cstheme="minorHAnsi"/>
          <w:sz w:val="22"/>
          <w:szCs w:val="22"/>
        </w:rPr>
      </w:pPr>
    </w:p>
    <w:p w14:paraId="428B0144" w14:textId="77777777" w:rsidR="004B3223" w:rsidRPr="003E6B54" w:rsidRDefault="004B3223" w:rsidP="00145AC7">
      <w:pPr>
        <w:pStyle w:val="ListParagraph"/>
        <w:numPr>
          <w:ilvl w:val="0"/>
          <w:numId w:val="158"/>
        </w:numPr>
        <w:rPr>
          <w:rFonts w:asciiTheme="minorHAnsi" w:hAnsiTheme="minorHAnsi" w:cstheme="minorHAnsi"/>
          <w:sz w:val="22"/>
          <w:szCs w:val="22"/>
        </w:rPr>
      </w:pPr>
      <w:r w:rsidRPr="003E6B54">
        <w:rPr>
          <w:rFonts w:asciiTheme="minorHAnsi" w:hAnsiTheme="minorHAnsi" w:cstheme="minorHAnsi"/>
          <w:b/>
          <w:bCs/>
          <w:sz w:val="22"/>
          <w:szCs w:val="22"/>
        </w:rPr>
        <w:t>Convolutional Neural Networks (CNN):</w:t>
      </w:r>
      <w:r w:rsidRPr="003E6B54">
        <w:rPr>
          <w:rFonts w:asciiTheme="minorHAnsi" w:hAnsiTheme="minorHAnsi" w:cstheme="minorHAnsi"/>
          <w:sz w:val="22"/>
          <w:szCs w:val="22"/>
        </w:rPr>
        <w:t xml:space="preserve"> Ideal for image-related tasks, CNNs use convolutional layers to identify patterns within images. </w:t>
      </w:r>
    </w:p>
    <w:p w14:paraId="69BC6059" w14:textId="77777777" w:rsidR="004B3223" w:rsidRDefault="004B3223" w:rsidP="004B3223">
      <w:pPr>
        <w:rPr>
          <w:rFonts w:asciiTheme="minorHAnsi" w:hAnsiTheme="minorHAnsi" w:cstheme="minorHAnsi"/>
          <w:sz w:val="22"/>
          <w:szCs w:val="22"/>
        </w:rPr>
      </w:pPr>
    </w:p>
    <w:p w14:paraId="7AC91D94" w14:textId="77777777" w:rsidR="004B3223" w:rsidRPr="003E6B54" w:rsidRDefault="004B3223" w:rsidP="00145AC7">
      <w:pPr>
        <w:pStyle w:val="ListParagraph"/>
        <w:numPr>
          <w:ilvl w:val="0"/>
          <w:numId w:val="158"/>
        </w:numPr>
        <w:rPr>
          <w:rFonts w:asciiTheme="minorHAnsi" w:hAnsiTheme="minorHAnsi" w:cstheme="minorHAnsi"/>
          <w:sz w:val="22"/>
          <w:szCs w:val="22"/>
        </w:rPr>
      </w:pPr>
      <w:r w:rsidRPr="003E6B54">
        <w:rPr>
          <w:rFonts w:asciiTheme="minorHAnsi" w:hAnsiTheme="minorHAnsi" w:cstheme="minorHAnsi"/>
          <w:b/>
          <w:bCs/>
          <w:sz w:val="22"/>
          <w:szCs w:val="22"/>
        </w:rPr>
        <w:t>Recurrent Neural Networks (RNN):</w:t>
      </w:r>
      <w:r w:rsidRPr="003E6B54">
        <w:rPr>
          <w:rFonts w:asciiTheme="minorHAnsi" w:hAnsiTheme="minorHAnsi" w:cstheme="minorHAnsi"/>
          <w:sz w:val="22"/>
          <w:szCs w:val="22"/>
        </w:rPr>
        <w:t xml:space="preserve"> Tailored for sequence data like time series or natural language. They maintain a memory of past inputs through recurrent connections. </w:t>
      </w:r>
    </w:p>
    <w:p w14:paraId="1080C283" w14:textId="77777777" w:rsidR="004B3223" w:rsidRDefault="004B3223" w:rsidP="004B3223">
      <w:pPr>
        <w:rPr>
          <w:rFonts w:asciiTheme="minorHAnsi" w:hAnsiTheme="minorHAnsi" w:cstheme="minorHAnsi"/>
          <w:sz w:val="22"/>
          <w:szCs w:val="22"/>
        </w:rPr>
      </w:pPr>
    </w:p>
    <w:p w14:paraId="36B2C5ED" w14:textId="77777777" w:rsidR="004B3223" w:rsidRPr="003E6B54" w:rsidRDefault="004B3223" w:rsidP="00145AC7">
      <w:pPr>
        <w:pStyle w:val="ListParagraph"/>
        <w:numPr>
          <w:ilvl w:val="0"/>
          <w:numId w:val="158"/>
        </w:numPr>
        <w:rPr>
          <w:rFonts w:asciiTheme="minorHAnsi" w:hAnsiTheme="minorHAnsi" w:cstheme="minorHAnsi"/>
          <w:sz w:val="22"/>
          <w:szCs w:val="22"/>
        </w:rPr>
      </w:pPr>
      <w:r w:rsidRPr="003E6B54">
        <w:rPr>
          <w:rFonts w:asciiTheme="minorHAnsi" w:hAnsiTheme="minorHAnsi" w:cstheme="minorHAnsi"/>
          <w:b/>
          <w:bCs/>
          <w:sz w:val="22"/>
          <w:szCs w:val="22"/>
        </w:rPr>
        <w:t>Long Short-Term Memory (LSTM):</w:t>
      </w:r>
      <w:r w:rsidRPr="003E6B54">
        <w:rPr>
          <w:rFonts w:asciiTheme="minorHAnsi" w:hAnsiTheme="minorHAnsi" w:cstheme="minorHAnsi"/>
          <w:sz w:val="22"/>
          <w:szCs w:val="22"/>
        </w:rPr>
        <w:t xml:space="preserve"> A type of RNN that overcomes the vanishing gradient problem, making it effective for tasks that require modeling long-term dependencies. </w:t>
      </w:r>
    </w:p>
    <w:p w14:paraId="035FE0A1" w14:textId="77777777" w:rsidR="004B3223" w:rsidRDefault="004B3223" w:rsidP="004B3223">
      <w:pPr>
        <w:rPr>
          <w:rFonts w:asciiTheme="minorHAnsi" w:hAnsiTheme="minorHAnsi" w:cstheme="minorHAnsi"/>
          <w:sz w:val="22"/>
          <w:szCs w:val="22"/>
        </w:rPr>
      </w:pPr>
    </w:p>
    <w:p w14:paraId="10393790" w14:textId="77777777" w:rsidR="004B3223" w:rsidRPr="003E6B54" w:rsidRDefault="004B3223" w:rsidP="00145AC7">
      <w:pPr>
        <w:pStyle w:val="ListParagraph"/>
        <w:numPr>
          <w:ilvl w:val="0"/>
          <w:numId w:val="158"/>
        </w:numPr>
        <w:rPr>
          <w:rFonts w:asciiTheme="minorHAnsi" w:hAnsiTheme="minorHAnsi" w:cstheme="minorHAnsi"/>
          <w:sz w:val="22"/>
          <w:szCs w:val="22"/>
        </w:rPr>
      </w:pPr>
      <w:r w:rsidRPr="003E6B54">
        <w:rPr>
          <w:rFonts w:asciiTheme="minorHAnsi" w:hAnsiTheme="minorHAnsi" w:cstheme="minorHAnsi"/>
          <w:b/>
          <w:bCs/>
          <w:sz w:val="22"/>
          <w:szCs w:val="22"/>
        </w:rPr>
        <w:t>Gated Recurrent Unit (GRU):</w:t>
      </w:r>
      <w:r w:rsidRPr="003E6B54">
        <w:rPr>
          <w:rFonts w:asciiTheme="minorHAnsi" w:hAnsiTheme="minorHAnsi" w:cstheme="minorHAnsi"/>
          <w:sz w:val="22"/>
          <w:szCs w:val="22"/>
        </w:rPr>
        <w:t xml:space="preserve"> Similar to LSTM but computationally more efficient. </w:t>
      </w:r>
    </w:p>
    <w:p w14:paraId="7E155631" w14:textId="77777777" w:rsidR="004B3223" w:rsidRDefault="004B3223" w:rsidP="004B3223">
      <w:pPr>
        <w:rPr>
          <w:rFonts w:asciiTheme="minorHAnsi" w:hAnsiTheme="minorHAnsi" w:cstheme="minorHAnsi"/>
          <w:sz w:val="22"/>
          <w:szCs w:val="22"/>
        </w:rPr>
      </w:pPr>
    </w:p>
    <w:p w14:paraId="13988F90" w14:textId="77777777" w:rsidR="004B3223" w:rsidRDefault="004B3223" w:rsidP="00145AC7">
      <w:pPr>
        <w:pStyle w:val="ListParagraph"/>
        <w:numPr>
          <w:ilvl w:val="0"/>
          <w:numId w:val="158"/>
        </w:numPr>
        <w:rPr>
          <w:rFonts w:asciiTheme="minorHAnsi" w:hAnsiTheme="minorHAnsi" w:cstheme="minorHAnsi"/>
          <w:sz w:val="22"/>
          <w:szCs w:val="22"/>
        </w:rPr>
      </w:pPr>
      <w:r w:rsidRPr="003E6B54">
        <w:rPr>
          <w:rFonts w:asciiTheme="minorHAnsi" w:hAnsiTheme="minorHAnsi" w:cstheme="minorHAnsi"/>
          <w:b/>
          <w:bCs/>
          <w:sz w:val="22"/>
          <w:szCs w:val="22"/>
        </w:rPr>
        <w:t>Autoencoders:</w:t>
      </w:r>
      <w:r w:rsidRPr="003E6B54">
        <w:rPr>
          <w:rFonts w:asciiTheme="minorHAnsi" w:hAnsiTheme="minorHAnsi" w:cstheme="minorHAnsi"/>
          <w:sz w:val="22"/>
          <w:szCs w:val="22"/>
        </w:rPr>
        <w:t xml:space="preserve"> Used for unsupervised learning and dimensionality reduction. They consist of an encoder and decoder to reconstruct input data. </w:t>
      </w:r>
    </w:p>
    <w:p w14:paraId="5EC8413B" w14:textId="77777777" w:rsidR="004B3223" w:rsidRPr="001331C8" w:rsidRDefault="004B3223" w:rsidP="004B3223">
      <w:pPr>
        <w:pStyle w:val="ListParagraph"/>
        <w:rPr>
          <w:rFonts w:asciiTheme="minorHAnsi" w:hAnsiTheme="minorHAnsi" w:cstheme="minorHAnsi"/>
          <w:sz w:val="22"/>
          <w:szCs w:val="22"/>
        </w:rPr>
      </w:pPr>
    </w:p>
    <w:p w14:paraId="6ECF6A12" w14:textId="77777777" w:rsidR="004B3223" w:rsidRDefault="004B3223" w:rsidP="004B3223">
      <w:pPr>
        <w:pStyle w:val="Heading3"/>
        <w:tabs>
          <w:tab w:val="left" w:pos="630"/>
        </w:tabs>
        <w:ind w:left="0"/>
      </w:pPr>
      <w:bookmarkStart w:id="161" w:name="_Toc174889671"/>
      <w:r w:rsidRPr="003E6B54">
        <w:lastRenderedPageBreak/>
        <w:t>Comparing Baseline Models to Neural Network Models</w:t>
      </w:r>
      <w:bookmarkEnd w:id="161"/>
      <w:r w:rsidRPr="003E6B54">
        <w:t xml:space="preserve"> </w:t>
      </w:r>
    </w:p>
    <w:p w14:paraId="262522FC" w14:textId="77777777" w:rsidR="004B3223" w:rsidRDefault="004B3223" w:rsidP="004B3223">
      <w:pPr>
        <w:rPr>
          <w:rFonts w:asciiTheme="minorHAnsi" w:hAnsiTheme="minorHAnsi" w:cstheme="minorHAnsi"/>
          <w:sz w:val="22"/>
          <w:szCs w:val="22"/>
        </w:rPr>
      </w:pPr>
    </w:p>
    <w:p w14:paraId="79BBED7E" w14:textId="77777777" w:rsidR="004B3223" w:rsidRDefault="004B3223" w:rsidP="004B3223">
      <w:pPr>
        <w:rPr>
          <w:rFonts w:asciiTheme="minorHAnsi" w:hAnsiTheme="minorHAnsi" w:cstheme="minorHAnsi"/>
          <w:sz w:val="22"/>
          <w:szCs w:val="22"/>
        </w:rPr>
      </w:pPr>
      <w:r w:rsidRPr="003E6B54">
        <w:rPr>
          <w:rFonts w:asciiTheme="minorHAnsi" w:hAnsiTheme="minorHAnsi" w:cstheme="minorHAnsi"/>
          <w:sz w:val="22"/>
          <w:szCs w:val="22"/>
        </w:rPr>
        <w:t xml:space="preserve">When comparing neural network models to baseline models, consider various factors: </w:t>
      </w:r>
    </w:p>
    <w:p w14:paraId="3992F3B5" w14:textId="77777777" w:rsidR="004B3223" w:rsidRDefault="004B3223" w:rsidP="004B3223">
      <w:pPr>
        <w:rPr>
          <w:rFonts w:asciiTheme="minorHAnsi" w:hAnsiTheme="minorHAnsi" w:cstheme="minorHAnsi"/>
          <w:sz w:val="22"/>
          <w:szCs w:val="22"/>
        </w:rPr>
      </w:pPr>
    </w:p>
    <w:p w14:paraId="559C4730" w14:textId="77777777" w:rsidR="004B3223" w:rsidRPr="003E6B54" w:rsidRDefault="004B3223" w:rsidP="00145AC7">
      <w:pPr>
        <w:pStyle w:val="ListParagraph"/>
        <w:numPr>
          <w:ilvl w:val="1"/>
          <w:numId w:val="150"/>
        </w:numPr>
        <w:ind w:left="720"/>
        <w:rPr>
          <w:rFonts w:asciiTheme="minorHAnsi" w:hAnsiTheme="minorHAnsi" w:cstheme="minorHAnsi"/>
          <w:sz w:val="22"/>
          <w:szCs w:val="22"/>
        </w:rPr>
      </w:pPr>
      <w:r w:rsidRPr="003E6B54">
        <w:rPr>
          <w:rFonts w:asciiTheme="minorHAnsi" w:hAnsiTheme="minorHAnsi" w:cstheme="minorHAnsi"/>
          <w:b/>
          <w:bCs/>
          <w:sz w:val="22"/>
          <w:szCs w:val="22"/>
        </w:rPr>
        <w:t>Performance:</w:t>
      </w:r>
      <w:r w:rsidRPr="003E6B54">
        <w:rPr>
          <w:rFonts w:asciiTheme="minorHAnsi" w:hAnsiTheme="minorHAnsi" w:cstheme="minorHAnsi"/>
          <w:sz w:val="22"/>
          <w:szCs w:val="22"/>
        </w:rPr>
        <w:t xml:space="preserve"> Neural networks often outperform simpler models on complex tasks. They excel at learning intricate patterns in data. </w:t>
      </w:r>
    </w:p>
    <w:p w14:paraId="6763CD82" w14:textId="77777777" w:rsidR="004B3223" w:rsidRDefault="004B3223" w:rsidP="004B3223">
      <w:pPr>
        <w:ind w:left="720"/>
        <w:rPr>
          <w:rFonts w:asciiTheme="minorHAnsi" w:hAnsiTheme="minorHAnsi" w:cstheme="minorHAnsi"/>
          <w:sz w:val="22"/>
          <w:szCs w:val="22"/>
        </w:rPr>
      </w:pPr>
    </w:p>
    <w:p w14:paraId="7ACFE298" w14:textId="77777777" w:rsidR="004B3223" w:rsidRPr="003E6B54" w:rsidRDefault="004B3223" w:rsidP="00145AC7">
      <w:pPr>
        <w:pStyle w:val="ListParagraph"/>
        <w:numPr>
          <w:ilvl w:val="1"/>
          <w:numId w:val="150"/>
        </w:numPr>
        <w:ind w:left="720"/>
        <w:rPr>
          <w:rFonts w:asciiTheme="minorHAnsi" w:hAnsiTheme="minorHAnsi" w:cstheme="minorHAnsi"/>
          <w:sz w:val="22"/>
          <w:szCs w:val="22"/>
        </w:rPr>
      </w:pPr>
      <w:r w:rsidRPr="003E6B54">
        <w:rPr>
          <w:rFonts w:asciiTheme="minorHAnsi" w:hAnsiTheme="minorHAnsi" w:cstheme="minorHAnsi"/>
          <w:b/>
          <w:bCs/>
          <w:sz w:val="22"/>
          <w:szCs w:val="22"/>
        </w:rPr>
        <w:t>Data Size:</w:t>
      </w:r>
      <w:r w:rsidRPr="003E6B54">
        <w:rPr>
          <w:rFonts w:asciiTheme="minorHAnsi" w:hAnsiTheme="minorHAnsi" w:cstheme="minorHAnsi"/>
          <w:sz w:val="22"/>
          <w:szCs w:val="22"/>
        </w:rPr>
        <w:t xml:space="preserve"> Neural networks require substantial amounts of data for training, making them suitable for big datasets with many features. </w:t>
      </w:r>
    </w:p>
    <w:p w14:paraId="1434D06A" w14:textId="77777777" w:rsidR="004B3223" w:rsidRDefault="004B3223" w:rsidP="004B3223">
      <w:pPr>
        <w:ind w:left="720"/>
        <w:rPr>
          <w:rFonts w:asciiTheme="minorHAnsi" w:hAnsiTheme="minorHAnsi" w:cstheme="minorHAnsi"/>
          <w:sz w:val="22"/>
          <w:szCs w:val="22"/>
        </w:rPr>
      </w:pPr>
    </w:p>
    <w:p w14:paraId="492C3B43" w14:textId="77777777" w:rsidR="004B3223" w:rsidRPr="003E6B54" w:rsidRDefault="004B3223" w:rsidP="00145AC7">
      <w:pPr>
        <w:pStyle w:val="ListParagraph"/>
        <w:numPr>
          <w:ilvl w:val="1"/>
          <w:numId w:val="150"/>
        </w:numPr>
        <w:ind w:left="720"/>
        <w:rPr>
          <w:rFonts w:asciiTheme="minorHAnsi" w:hAnsiTheme="minorHAnsi" w:cstheme="minorHAnsi"/>
          <w:sz w:val="22"/>
          <w:szCs w:val="22"/>
        </w:rPr>
      </w:pPr>
      <w:r w:rsidRPr="003E6B54">
        <w:rPr>
          <w:rFonts w:asciiTheme="minorHAnsi" w:hAnsiTheme="minorHAnsi" w:cstheme="minorHAnsi"/>
          <w:b/>
          <w:bCs/>
          <w:sz w:val="22"/>
          <w:szCs w:val="22"/>
        </w:rPr>
        <w:t>Computational Resources:</w:t>
      </w:r>
      <w:r w:rsidRPr="003E6B54">
        <w:rPr>
          <w:rFonts w:asciiTheme="minorHAnsi" w:hAnsiTheme="minorHAnsi" w:cstheme="minorHAnsi"/>
          <w:sz w:val="22"/>
          <w:szCs w:val="22"/>
        </w:rPr>
        <w:t xml:space="preserve"> Training deep neural networks can be computationally intensive and may necessitate access to powerful hardware like GPUs or TPUs. </w:t>
      </w:r>
    </w:p>
    <w:p w14:paraId="40EA617E" w14:textId="77777777" w:rsidR="004B3223" w:rsidRDefault="004B3223" w:rsidP="004B3223">
      <w:pPr>
        <w:ind w:left="720"/>
        <w:rPr>
          <w:rFonts w:asciiTheme="minorHAnsi" w:hAnsiTheme="minorHAnsi" w:cstheme="minorHAnsi"/>
          <w:sz w:val="22"/>
          <w:szCs w:val="22"/>
        </w:rPr>
      </w:pPr>
    </w:p>
    <w:p w14:paraId="7AAAE4AE" w14:textId="77777777" w:rsidR="004B3223" w:rsidRPr="003E6B54" w:rsidRDefault="004B3223" w:rsidP="00145AC7">
      <w:pPr>
        <w:pStyle w:val="ListParagraph"/>
        <w:numPr>
          <w:ilvl w:val="1"/>
          <w:numId w:val="150"/>
        </w:numPr>
        <w:ind w:left="720"/>
        <w:rPr>
          <w:rFonts w:asciiTheme="minorHAnsi" w:hAnsiTheme="minorHAnsi" w:cstheme="minorHAnsi"/>
          <w:sz w:val="22"/>
          <w:szCs w:val="22"/>
        </w:rPr>
      </w:pPr>
      <w:r w:rsidRPr="003E6B54">
        <w:rPr>
          <w:rFonts w:asciiTheme="minorHAnsi" w:hAnsiTheme="minorHAnsi" w:cstheme="minorHAnsi"/>
          <w:b/>
          <w:bCs/>
          <w:sz w:val="22"/>
          <w:szCs w:val="22"/>
        </w:rPr>
        <w:t>Interpretability:</w:t>
      </w:r>
      <w:r w:rsidRPr="003E6B54">
        <w:rPr>
          <w:rFonts w:asciiTheme="minorHAnsi" w:hAnsiTheme="minorHAnsi" w:cstheme="minorHAnsi"/>
          <w:sz w:val="22"/>
          <w:szCs w:val="22"/>
        </w:rPr>
        <w:t xml:space="preserve"> Neural networks are often considered black-box models, meaning it can be challenging to interpret why they make specific predictions. </w:t>
      </w:r>
    </w:p>
    <w:p w14:paraId="0913D31D" w14:textId="77777777" w:rsidR="004B3223" w:rsidRDefault="004B3223" w:rsidP="004B3223">
      <w:pPr>
        <w:ind w:left="720"/>
        <w:rPr>
          <w:rFonts w:asciiTheme="minorHAnsi" w:hAnsiTheme="minorHAnsi" w:cstheme="minorHAnsi"/>
          <w:sz w:val="22"/>
          <w:szCs w:val="22"/>
        </w:rPr>
      </w:pPr>
    </w:p>
    <w:p w14:paraId="5896A23A" w14:textId="77777777" w:rsidR="004B3223" w:rsidRPr="003E6B54" w:rsidRDefault="004B3223" w:rsidP="00145AC7">
      <w:pPr>
        <w:pStyle w:val="ListParagraph"/>
        <w:numPr>
          <w:ilvl w:val="1"/>
          <w:numId w:val="150"/>
        </w:numPr>
        <w:ind w:left="720"/>
        <w:rPr>
          <w:rFonts w:asciiTheme="minorHAnsi" w:hAnsiTheme="minorHAnsi" w:cstheme="minorHAnsi"/>
          <w:sz w:val="22"/>
          <w:szCs w:val="22"/>
        </w:rPr>
      </w:pPr>
      <w:r w:rsidRPr="003E6B54">
        <w:rPr>
          <w:rFonts w:asciiTheme="minorHAnsi" w:hAnsiTheme="minorHAnsi" w:cstheme="minorHAnsi"/>
          <w:b/>
          <w:bCs/>
          <w:sz w:val="22"/>
          <w:szCs w:val="22"/>
        </w:rPr>
        <w:t>Regularization:</w:t>
      </w:r>
      <w:r w:rsidRPr="003E6B54">
        <w:rPr>
          <w:rFonts w:asciiTheme="minorHAnsi" w:hAnsiTheme="minorHAnsi" w:cstheme="minorHAnsi"/>
          <w:sz w:val="22"/>
          <w:szCs w:val="22"/>
        </w:rPr>
        <w:t xml:space="preserve"> Neural networks offer various regularization techniques like dropout and weight decay to prevent overfitting. </w:t>
      </w:r>
    </w:p>
    <w:p w14:paraId="25DA68BC" w14:textId="77777777" w:rsidR="004B3223" w:rsidRDefault="004B3223" w:rsidP="004B3223">
      <w:pPr>
        <w:ind w:left="720"/>
        <w:rPr>
          <w:rFonts w:asciiTheme="minorHAnsi" w:hAnsiTheme="minorHAnsi" w:cstheme="minorHAnsi"/>
          <w:sz w:val="22"/>
          <w:szCs w:val="22"/>
        </w:rPr>
      </w:pPr>
    </w:p>
    <w:p w14:paraId="46F0A9B8" w14:textId="77777777" w:rsidR="004B3223" w:rsidRPr="003E6B54" w:rsidRDefault="004B3223" w:rsidP="00145AC7">
      <w:pPr>
        <w:pStyle w:val="ListParagraph"/>
        <w:numPr>
          <w:ilvl w:val="1"/>
          <w:numId w:val="150"/>
        </w:numPr>
        <w:ind w:left="720"/>
        <w:rPr>
          <w:rFonts w:asciiTheme="minorHAnsi" w:hAnsiTheme="minorHAnsi" w:cstheme="minorHAnsi"/>
          <w:sz w:val="22"/>
          <w:szCs w:val="22"/>
        </w:rPr>
      </w:pPr>
      <w:r w:rsidRPr="003E6B54">
        <w:rPr>
          <w:rFonts w:asciiTheme="minorHAnsi" w:hAnsiTheme="minorHAnsi" w:cstheme="minorHAnsi"/>
          <w:b/>
          <w:bCs/>
          <w:sz w:val="22"/>
          <w:szCs w:val="22"/>
        </w:rPr>
        <w:t>Hyperparameter Tuning:</w:t>
      </w:r>
      <w:r w:rsidRPr="003E6B54">
        <w:rPr>
          <w:rFonts w:asciiTheme="minorHAnsi" w:hAnsiTheme="minorHAnsi" w:cstheme="minorHAnsi"/>
          <w:sz w:val="22"/>
          <w:szCs w:val="22"/>
        </w:rPr>
        <w:t xml:space="preserve"> Tuning hyperparameters, such as the number of layers, neurons, and learning rate, is crucial for optimizing neural networks. </w:t>
      </w:r>
    </w:p>
    <w:p w14:paraId="19ABE53E" w14:textId="77777777" w:rsidR="004B3223" w:rsidRDefault="004B3223" w:rsidP="004B3223">
      <w:pPr>
        <w:ind w:left="720"/>
        <w:rPr>
          <w:rFonts w:asciiTheme="minorHAnsi" w:hAnsiTheme="minorHAnsi" w:cstheme="minorHAnsi"/>
          <w:sz w:val="22"/>
          <w:szCs w:val="22"/>
        </w:rPr>
      </w:pPr>
    </w:p>
    <w:p w14:paraId="7286367D" w14:textId="77777777" w:rsidR="004B3223" w:rsidRPr="003E6B54" w:rsidRDefault="004B3223" w:rsidP="00145AC7">
      <w:pPr>
        <w:pStyle w:val="ListParagraph"/>
        <w:numPr>
          <w:ilvl w:val="1"/>
          <w:numId w:val="150"/>
        </w:numPr>
        <w:ind w:left="720"/>
        <w:rPr>
          <w:rFonts w:asciiTheme="minorHAnsi" w:hAnsiTheme="minorHAnsi" w:cstheme="minorHAnsi"/>
          <w:sz w:val="22"/>
          <w:szCs w:val="22"/>
        </w:rPr>
      </w:pPr>
      <w:r w:rsidRPr="003E6B54">
        <w:rPr>
          <w:rFonts w:asciiTheme="minorHAnsi" w:hAnsiTheme="minorHAnsi" w:cstheme="minorHAnsi"/>
          <w:b/>
          <w:bCs/>
          <w:sz w:val="22"/>
          <w:szCs w:val="22"/>
        </w:rPr>
        <w:t>Training Speed:</w:t>
      </w:r>
      <w:r w:rsidRPr="003E6B54">
        <w:rPr>
          <w:rFonts w:asciiTheme="minorHAnsi" w:hAnsiTheme="minorHAnsi" w:cstheme="minorHAnsi"/>
          <w:sz w:val="22"/>
          <w:szCs w:val="22"/>
        </w:rPr>
        <w:t xml:space="preserve"> Deep neural networks with many layers can take a long time to train, but techniques like transfer learning can expedite the process. </w:t>
      </w:r>
    </w:p>
    <w:p w14:paraId="21E557BE" w14:textId="77777777" w:rsidR="004B3223" w:rsidRDefault="004B3223" w:rsidP="004B3223">
      <w:pPr>
        <w:rPr>
          <w:rFonts w:asciiTheme="minorHAnsi" w:hAnsiTheme="minorHAnsi" w:cstheme="minorHAnsi"/>
          <w:sz w:val="22"/>
          <w:szCs w:val="22"/>
        </w:rPr>
      </w:pPr>
    </w:p>
    <w:p w14:paraId="7663D116" w14:textId="77777777" w:rsidR="004B3223" w:rsidRPr="003E6B54" w:rsidRDefault="004B3223" w:rsidP="004B3223">
      <w:pPr>
        <w:rPr>
          <w:rFonts w:asciiTheme="minorHAnsi" w:hAnsiTheme="minorHAnsi" w:cstheme="minorHAnsi"/>
          <w:sz w:val="22"/>
          <w:szCs w:val="22"/>
        </w:rPr>
      </w:pPr>
      <w:r>
        <w:rPr>
          <w:rFonts w:asciiTheme="minorHAnsi" w:hAnsiTheme="minorHAnsi" w:cstheme="minorHAnsi"/>
          <w:sz w:val="22"/>
          <w:szCs w:val="22"/>
        </w:rPr>
        <w:t>N</w:t>
      </w:r>
      <w:r w:rsidRPr="003E6B54">
        <w:rPr>
          <w:rFonts w:asciiTheme="minorHAnsi" w:hAnsiTheme="minorHAnsi" w:cstheme="minorHAnsi"/>
          <w:sz w:val="22"/>
          <w:szCs w:val="22"/>
        </w:rPr>
        <w:t>eural networks are potent tools for complex machine learning tasks</w:t>
      </w:r>
      <w:r>
        <w:rPr>
          <w:rFonts w:asciiTheme="minorHAnsi" w:hAnsiTheme="minorHAnsi" w:cstheme="minorHAnsi"/>
          <w:sz w:val="22"/>
          <w:szCs w:val="22"/>
        </w:rPr>
        <w:t>, but they require careful consideration of data size, computational resources, interpretability, and hyperparameter tuning. Therefore, it's</w:t>
      </w:r>
      <w:r w:rsidRPr="003E6B54">
        <w:rPr>
          <w:rFonts w:asciiTheme="minorHAnsi" w:hAnsiTheme="minorHAnsi" w:cstheme="minorHAnsi"/>
          <w:sz w:val="22"/>
          <w:szCs w:val="22"/>
        </w:rPr>
        <w:t xml:space="preserve"> essential to choose the right neural network architecture and preprocessing techniques for your specific problem.</w:t>
      </w:r>
    </w:p>
    <w:p w14:paraId="6E593A9E" w14:textId="77777777" w:rsidR="004B3223" w:rsidRDefault="004B3223" w:rsidP="004B3223">
      <w:pPr>
        <w:rPr>
          <w:rFonts w:asciiTheme="minorHAnsi" w:hAnsiTheme="minorHAnsi" w:cstheme="minorHAnsi"/>
          <w:color w:val="111111"/>
          <w:sz w:val="22"/>
          <w:szCs w:val="22"/>
        </w:rPr>
      </w:pPr>
    </w:p>
    <w:p w14:paraId="702AA287" w14:textId="77777777" w:rsidR="004B3223" w:rsidRDefault="004B3223" w:rsidP="004B3223">
      <w:pPr>
        <w:pStyle w:val="Heading3"/>
        <w:ind w:left="0"/>
      </w:pPr>
      <w:bookmarkStart w:id="162" w:name="_Toc174889672"/>
      <w:r w:rsidRPr="000802E5">
        <w:t xml:space="preserve">Pros </w:t>
      </w:r>
      <w:r>
        <w:t>and Cons</w:t>
      </w:r>
      <w:bookmarkEnd w:id="162"/>
      <w:r w:rsidRPr="000802E5">
        <w:t xml:space="preserve"> </w:t>
      </w:r>
    </w:p>
    <w:p w14:paraId="2EA9FADF" w14:textId="77777777" w:rsidR="004B3223" w:rsidRPr="0074446B" w:rsidRDefault="004B3223" w:rsidP="004B3223">
      <w:pPr>
        <w:spacing w:before="180"/>
        <w:rPr>
          <w:rFonts w:asciiTheme="minorHAnsi" w:hAnsiTheme="minorHAnsi" w:cstheme="minorHAnsi"/>
          <w:color w:val="111111"/>
          <w:sz w:val="22"/>
          <w:szCs w:val="22"/>
        </w:rPr>
      </w:pPr>
      <w:r>
        <w:rPr>
          <w:rFonts w:asciiTheme="minorHAnsi" w:hAnsiTheme="minorHAnsi" w:cstheme="minorHAnsi"/>
          <w:color w:val="111111"/>
          <w:sz w:val="22"/>
          <w:szCs w:val="22"/>
        </w:rPr>
        <w:t>Neural Networks</w:t>
      </w:r>
      <w:r w:rsidRPr="0074446B">
        <w:rPr>
          <w:rFonts w:asciiTheme="minorHAnsi" w:hAnsiTheme="minorHAnsi" w:cstheme="minorHAnsi"/>
          <w:color w:val="111111"/>
          <w:sz w:val="22"/>
          <w:szCs w:val="22"/>
        </w:rPr>
        <w:t xml:space="preserve"> have several advantages:</w:t>
      </w:r>
    </w:p>
    <w:p w14:paraId="4A0A1128" w14:textId="77777777" w:rsidR="004B3223" w:rsidRPr="000802E5" w:rsidRDefault="004B3223" w:rsidP="004B3223"/>
    <w:p w14:paraId="7F4104B1" w14:textId="77777777" w:rsidR="004B3223" w:rsidRDefault="004B3223" w:rsidP="00145AC7">
      <w:pPr>
        <w:pStyle w:val="ListParagraph"/>
        <w:numPr>
          <w:ilvl w:val="1"/>
          <w:numId w:val="132"/>
        </w:numPr>
        <w:ind w:left="720"/>
        <w:rPr>
          <w:rFonts w:asciiTheme="minorHAnsi" w:hAnsiTheme="minorHAnsi" w:cstheme="minorHAnsi"/>
          <w:sz w:val="22"/>
          <w:szCs w:val="22"/>
        </w:rPr>
      </w:pPr>
      <w:r w:rsidRPr="000802E5">
        <w:rPr>
          <w:rFonts w:asciiTheme="minorHAnsi" w:hAnsiTheme="minorHAnsi" w:cstheme="minorHAnsi"/>
          <w:b/>
          <w:bCs/>
          <w:sz w:val="22"/>
          <w:szCs w:val="22"/>
        </w:rPr>
        <w:t>Complex Pattern Recognition:</w:t>
      </w:r>
      <w:r w:rsidRPr="000802E5">
        <w:rPr>
          <w:rFonts w:asciiTheme="minorHAnsi" w:hAnsiTheme="minorHAnsi" w:cstheme="minorHAnsi"/>
          <w:sz w:val="22"/>
          <w:szCs w:val="22"/>
        </w:rPr>
        <w:t xml:space="preserve"> Neural networks excel in recognizing intricate patterns within data. This makes them invaluable for applications such as image and speech recognition. </w:t>
      </w:r>
    </w:p>
    <w:p w14:paraId="7C5E0058" w14:textId="77777777" w:rsidR="004B3223" w:rsidRPr="000802E5" w:rsidRDefault="004B3223" w:rsidP="004B3223">
      <w:pPr>
        <w:pStyle w:val="ListParagraph"/>
        <w:rPr>
          <w:rFonts w:asciiTheme="minorHAnsi" w:hAnsiTheme="minorHAnsi" w:cstheme="minorHAnsi"/>
          <w:sz w:val="22"/>
          <w:szCs w:val="22"/>
        </w:rPr>
      </w:pPr>
    </w:p>
    <w:p w14:paraId="3D402E86" w14:textId="77777777" w:rsidR="004B3223" w:rsidRDefault="004B3223" w:rsidP="00145AC7">
      <w:pPr>
        <w:pStyle w:val="ListParagraph"/>
        <w:numPr>
          <w:ilvl w:val="1"/>
          <w:numId w:val="132"/>
        </w:numPr>
        <w:ind w:left="720"/>
        <w:rPr>
          <w:rFonts w:asciiTheme="minorHAnsi" w:hAnsiTheme="minorHAnsi" w:cstheme="minorHAnsi"/>
          <w:sz w:val="22"/>
          <w:szCs w:val="22"/>
        </w:rPr>
      </w:pPr>
      <w:r w:rsidRPr="000802E5">
        <w:rPr>
          <w:rFonts w:asciiTheme="minorHAnsi" w:hAnsiTheme="minorHAnsi" w:cstheme="minorHAnsi"/>
          <w:b/>
          <w:bCs/>
          <w:sz w:val="22"/>
          <w:szCs w:val="22"/>
        </w:rPr>
        <w:lastRenderedPageBreak/>
        <w:t>Adaptability:</w:t>
      </w:r>
      <w:r w:rsidRPr="000802E5">
        <w:rPr>
          <w:rFonts w:asciiTheme="minorHAnsi" w:hAnsiTheme="minorHAnsi" w:cstheme="minorHAnsi"/>
          <w:sz w:val="22"/>
          <w:szCs w:val="22"/>
        </w:rPr>
        <w:t xml:space="preserve"> Neural networks can adapt and learn from new data, making them suitable for scenarios where the underlying patterns evolve over time. </w:t>
      </w:r>
    </w:p>
    <w:p w14:paraId="62459C93" w14:textId="77777777" w:rsidR="004B3223" w:rsidRPr="000802E5" w:rsidRDefault="004B3223" w:rsidP="004B3223">
      <w:pPr>
        <w:rPr>
          <w:rFonts w:asciiTheme="minorHAnsi" w:hAnsiTheme="minorHAnsi" w:cstheme="minorHAnsi"/>
          <w:sz w:val="22"/>
          <w:szCs w:val="22"/>
        </w:rPr>
      </w:pPr>
    </w:p>
    <w:p w14:paraId="2394A1B3" w14:textId="77777777" w:rsidR="004B3223" w:rsidRDefault="004B3223" w:rsidP="00145AC7">
      <w:pPr>
        <w:pStyle w:val="ListParagraph"/>
        <w:numPr>
          <w:ilvl w:val="1"/>
          <w:numId w:val="132"/>
        </w:numPr>
        <w:ind w:left="720"/>
        <w:rPr>
          <w:rFonts w:asciiTheme="minorHAnsi" w:hAnsiTheme="minorHAnsi" w:cstheme="minorHAnsi"/>
          <w:sz w:val="22"/>
          <w:szCs w:val="22"/>
        </w:rPr>
      </w:pPr>
      <w:r w:rsidRPr="000802E5">
        <w:rPr>
          <w:rFonts w:asciiTheme="minorHAnsi" w:hAnsiTheme="minorHAnsi" w:cstheme="minorHAnsi"/>
          <w:b/>
          <w:bCs/>
          <w:sz w:val="22"/>
          <w:szCs w:val="22"/>
        </w:rPr>
        <w:t>Feature Extraction:</w:t>
      </w:r>
      <w:r w:rsidRPr="000802E5">
        <w:rPr>
          <w:rFonts w:asciiTheme="minorHAnsi" w:hAnsiTheme="minorHAnsi" w:cstheme="minorHAnsi"/>
          <w:sz w:val="22"/>
          <w:szCs w:val="22"/>
        </w:rPr>
        <w:t xml:space="preserve"> They can automatically extract essential features from raw data, reducing the need for extensive feature engineering. </w:t>
      </w:r>
    </w:p>
    <w:p w14:paraId="180C11E4" w14:textId="77777777" w:rsidR="004B3223" w:rsidRPr="000802E5" w:rsidRDefault="004B3223" w:rsidP="004B3223">
      <w:pPr>
        <w:rPr>
          <w:rFonts w:asciiTheme="minorHAnsi" w:hAnsiTheme="minorHAnsi" w:cstheme="minorHAnsi"/>
          <w:sz w:val="22"/>
          <w:szCs w:val="22"/>
        </w:rPr>
      </w:pPr>
    </w:p>
    <w:p w14:paraId="221724B5" w14:textId="77777777" w:rsidR="004B3223" w:rsidRDefault="004B3223" w:rsidP="00145AC7">
      <w:pPr>
        <w:pStyle w:val="ListParagraph"/>
        <w:numPr>
          <w:ilvl w:val="1"/>
          <w:numId w:val="132"/>
        </w:numPr>
        <w:ind w:left="720"/>
        <w:rPr>
          <w:rFonts w:asciiTheme="minorHAnsi" w:hAnsiTheme="minorHAnsi" w:cstheme="minorHAnsi"/>
          <w:sz w:val="22"/>
          <w:szCs w:val="22"/>
        </w:rPr>
      </w:pPr>
      <w:r w:rsidRPr="000802E5">
        <w:rPr>
          <w:rFonts w:asciiTheme="minorHAnsi" w:hAnsiTheme="minorHAnsi" w:cstheme="minorHAnsi"/>
          <w:b/>
          <w:bCs/>
          <w:sz w:val="22"/>
          <w:szCs w:val="22"/>
        </w:rPr>
        <w:t>Parallel Processing:</w:t>
      </w:r>
      <w:r w:rsidRPr="000802E5">
        <w:rPr>
          <w:rFonts w:asciiTheme="minorHAnsi" w:hAnsiTheme="minorHAnsi" w:cstheme="minorHAnsi"/>
          <w:sz w:val="22"/>
          <w:szCs w:val="22"/>
        </w:rPr>
        <w:t xml:space="preserve"> Neural networks can leverage parallel processing, which can significantly speed up training on modern hardware. </w:t>
      </w:r>
    </w:p>
    <w:p w14:paraId="6CE7F52A" w14:textId="77777777" w:rsidR="004B3223" w:rsidRPr="000802E5" w:rsidRDefault="004B3223" w:rsidP="004B3223">
      <w:pPr>
        <w:rPr>
          <w:rFonts w:asciiTheme="minorHAnsi" w:hAnsiTheme="minorHAnsi" w:cstheme="minorHAnsi"/>
          <w:sz w:val="22"/>
          <w:szCs w:val="22"/>
        </w:rPr>
      </w:pPr>
    </w:p>
    <w:p w14:paraId="19B53C0E" w14:textId="77777777" w:rsidR="004B3223" w:rsidRDefault="004B3223" w:rsidP="00145AC7">
      <w:pPr>
        <w:pStyle w:val="ListParagraph"/>
        <w:numPr>
          <w:ilvl w:val="1"/>
          <w:numId w:val="132"/>
        </w:numPr>
        <w:ind w:left="720"/>
        <w:rPr>
          <w:rFonts w:asciiTheme="minorHAnsi" w:hAnsiTheme="minorHAnsi" w:cstheme="minorHAnsi"/>
          <w:sz w:val="22"/>
          <w:szCs w:val="22"/>
        </w:rPr>
      </w:pPr>
      <w:r w:rsidRPr="000802E5">
        <w:rPr>
          <w:rFonts w:asciiTheme="minorHAnsi" w:hAnsiTheme="minorHAnsi" w:cstheme="minorHAnsi"/>
          <w:b/>
          <w:bCs/>
          <w:sz w:val="22"/>
          <w:szCs w:val="22"/>
        </w:rPr>
        <w:t>High Accuracy:</w:t>
      </w:r>
      <w:r w:rsidRPr="000802E5">
        <w:rPr>
          <w:rFonts w:asciiTheme="minorHAnsi" w:hAnsiTheme="minorHAnsi" w:cstheme="minorHAnsi"/>
          <w:sz w:val="22"/>
          <w:szCs w:val="22"/>
        </w:rPr>
        <w:t xml:space="preserve"> In many cases, neural networks outperform traditional machine learning models, achieving state-of-the-art results in various domains. </w:t>
      </w:r>
    </w:p>
    <w:p w14:paraId="58CD98DC" w14:textId="77777777" w:rsidR="004B3223" w:rsidRPr="000802E5" w:rsidRDefault="004B3223" w:rsidP="004B3223">
      <w:pPr>
        <w:rPr>
          <w:rFonts w:asciiTheme="minorHAnsi" w:hAnsiTheme="minorHAnsi" w:cstheme="minorHAnsi"/>
          <w:sz w:val="22"/>
          <w:szCs w:val="22"/>
        </w:rPr>
      </w:pPr>
    </w:p>
    <w:p w14:paraId="626E1D77" w14:textId="77777777" w:rsidR="004B3223" w:rsidRPr="000802E5" w:rsidRDefault="004B3223" w:rsidP="00145AC7">
      <w:pPr>
        <w:pStyle w:val="ListParagraph"/>
        <w:numPr>
          <w:ilvl w:val="1"/>
          <w:numId w:val="132"/>
        </w:numPr>
        <w:ind w:left="720"/>
        <w:rPr>
          <w:rFonts w:asciiTheme="minorHAnsi" w:hAnsiTheme="minorHAnsi" w:cstheme="minorHAnsi"/>
          <w:sz w:val="22"/>
          <w:szCs w:val="22"/>
        </w:rPr>
      </w:pPr>
      <w:r w:rsidRPr="000802E5">
        <w:rPr>
          <w:rFonts w:asciiTheme="minorHAnsi" w:hAnsiTheme="minorHAnsi" w:cstheme="minorHAnsi"/>
          <w:b/>
          <w:bCs/>
          <w:sz w:val="22"/>
          <w:szCs w:val="22"/>
        </w:rPr>
        <w:t>Universal Approximators:</w:t>
      </w:r>
      <w:r w:rsidRPr="000802E5">
        <w:rPr>
          <w:rFonts w:asciiTheme="minorHAnsi" w:hAnsiTheme="minorHAnsi" w:cstheme="minorHAnsi"/>
          <w:sz w:val="22"/>
          <w:szCs w:val="22"/>
        </w:rPr>
        <w:t xml:space="preserve"> Theoretically, neural networks can approximate any function, given a sufficiently large and well-structured architecture. </w:t>
      </w:r>
    </w:p>
    <w:p w14:paraId="356D4D80" w14:textId="77777777" w:rsidR="004B3223" w:rsidRDefault="004B3223" w:rsidP="004B3223">
      <w:pPr>
        <w:rPr>
          <w:rFonts w:asciiTheme="minorHAnsi" w:hAnsiTheme="minorHAnsi" w:cstheme="minorHAnsi"/>
          <w:sz w:val="22"/>
          <w:szCs w:val="22"/>
        </w:rPr>
      </w:pPr>
    </w:p>
    <w:p w14:paraId="3D42F739" w14:textId="77777777" w:rsidR="004B3223" w:rsidRDefault="004B3223" w:rsidP="004B3223">
      <w:pPr>
        <w:spacing w:before="180"/>
        <w:rPr>
          <w:rFonts w:asciiTheme="minorHAnsi" w:hAnsiTheme="minorHAnsi" w:cstheme="minorHAnsi"/>
          <w:color w:val="111111"/>
          <w:sz w:val="22"/>
          <w:szCs w:val="22"/>
        </w:rPr>
      </w:pPr>
      <w:r>
        <w:rPr>
          <w:rFonts w:asciiTheme="minorHAnsi" w:hAnsiTheme="minorHAnsi" w:cstheme="minorHAnsi"/>
          <w:color w:val="111111"/>
          <w:sz w:val="22"/>
          <w:szCs w:val="22"/>
        </w:rPr>
        <w:t>Neural Networks</w:t>
      </w:r>
      <w:r w:rsidRPr="0074446B">
        <w:rPr>
          <w:rFonts w:asciiTheme="minorHAnsi" w:hAnsiTheme="minorHAnsi" w:cstheme="minorHAnsi"/>
          <w:color w:val="111111"/>
          <w:sz w:val="22"/>
          <w:szCs w:val="22"/>
        </w:rPr>
        <w:t xml:space="preserve"> have several </w:t>
      </w:r>
      <w:r>
        <w:rPr>
          <w:rFonts w:asciiTheme="minorHAnsi" w:hAnsiTheme="minorHAnsi" w:cstheme="minorHAnsi"/>
          <w:color w:val="111111"/>
          <w:sz w:val="22"/>
          <w:szCs w:val="22"/>
        </w:rPr>
        <w:t>dis</w:t>
      </w:r>
      <w:r w:rsidRPr="0074446B">
        <w:rPr>
          <w:rFonts w:asciiTheme="minorHAnsi" w:hAnsiTheme="minorHAnsi" w:cstheme="minorHAnsi"/>
          <w:color w:val="111111"/>
          <w:sz w:val="22"/>
          <w:szCs w:val="22"/>
        </w:rPr>
        <w:t>advantages:</w:t>
      </w:r>
    </w:p>
    <w:p w14:paraId="4D1329BC" w14:textId="77777777" w:rsidR="004B3223" w:rsidRPr="0074446B" w:rsidRDefault="004B3223" w:rsidP="004B3223">
      <w:pPr>
        <w:spacing w:before="180"/>
        <w:rPr>
          <w:rFonts w:asciiTheme="minorHAnsi" w:hAnsiTheme="minorHAnsi" w:cstheme="minorHAnsi"/>
          <w:color w:val="111111"/>
          <w:sz w:val="22"/>
          <w:szCs w:val="22"/>
        </w:rPr>
      </w:pPr>
    </w:p>
    <w:p w14:paraId="7334FDF1" w14:textId="77777777" w:rsidR="004B3223" w:rsidRDefault="004B3223" w:rsidP="00145AC7">
      <w:pPr>
        <w:pStyle w:val="ListParagraph"/>
        <w:numPr>
          <w:ilvl w:val="0"/>
          <w:numId w:val="159"/>
        </w:numPr>
        <w:rPr>
          <w:rFonts w:asciiTheme="minorHAnsi" w:hAnsiTheme="minorHAnsi" w:cstheme="minorHAnsi"/>
          <w:sz w:val="22"/>
          <w:szCs w:val="22"/>
        </w:rPr>
      </w:pPr>
      <w:r w:rsidRPr="00FE6BA3">
        <w:rPr>
          <w:rFonts w:asciiTheme="minorHAnsi" w:hAnsiTheme="minorHAnsi" w:cstheme="minorHAnsi"/>
          <w:b/>
          <w:bCs/>
          <w:sz w:val="22"/>
          <w:szCs w:val="22"/>
        </w:rPr>
        <w:t>Complexity:</w:t>
      </w:r>
      <w:r w:rsidRPr="00FE6BA3">
        <w:rPr>
          <w:rFonts w:asciiTheme="minorHAnsi" w:hAnsiTheme="minorHAnsi" w:cstheme="minorHAnsi"/>
          <w:sz w:val="22"/>
          <w:szCs w:val="22"/>
        </w:rPr>
        <w:t xml:space="preserve"> Deep neural networks, in particular, can be exceedingly complex, making them challenging to understand and interpret. </w:t>
      </w:r>
    </w:p>
    <w:p w14:paraId="52FEEEED" w14:textId="77777777" w:rsidR="004B3223" w:rsidRPr="00FE6BA3" w:rsidRDefault="004B3223" w:rsidP="004B3223">
      <w:pPr>
        <w:pStyle w:val="ListParagraph"/>
        <w:rPr>
          <w:rFonts w:asciiTheme="minorHAnsi" w:hAnsiTheme="minorHAnsi" w:cstheme="minorHAnsi"/>
          <w:sz w:val="22"/>
          <w:szCs w:val="22"/>
        </w:rPr>
      </w:pPr>
    </w:p>
    <w:p w14:paraId="1920D4FD" w14:textId="77777777" w:rsidR="004B3223" w:rsidRDefault="004B3223" w:rsidP="00145AC7">
      <w:pPr>
        <w:pStyle w:val="ListParagraph"/>
        <w:numPr>
          <w:ilvl w:val="0"/>
          <w:numId w:val="159"/>
        </w:numPr>
        <w:rPr>
          <w:rFonts w:asciiTheme="minorHAnsi" w:hAnsiTheme="minorHAnsi" w:cstheme="minorHAnsi"/>
          <w:sz w:val="22"/>
          <w:szCs w:val="22"/>
        </w:rPr>
      </w:pPr>
      <w:r w:rsidRPr="00FE6BA3">
        <w:rPr>
          <w:rFonts w:asciiTheme="minorHAnsi" w:hAnsiTheme="minorHAnsi" w:cstheme="minorHAnsi"/>
          <w:b/>
          <w:bCs/>
          <w:sz w:val="22"/>
          <w:szCs w:val="22"/>
        </w:rPr>
        <w:t>Computationally Intensive:</w:t>
      </w:r>
      <w:r w:rsidRPr="00FE6BA3">
        <w:rPr>
          <w:rFonts w:asciiTheme="minorHAnsi" w:hAnsiTheme="minorHAnsi" w:cstheme="minorHAnsi"/>
          <w:sz w:val="22"/>
          <w:szCs w:val="22"/>
        </w:rPr>
        <w:t xml:space="preserve"> Training deep neural networks can be computationally expensive, requiring substantial processing power and time. </w:t>
      </w:r>
    </w:p>
    <w:p w14:paraId="1B97AE0D" w14:textId="77777777" w:rsidR="004B3223" w:rsidRPr="00FE6BA3" w:rsidRDefault="004B3223" w:rsidP="004B3223">
      <w:pPr>
        <w:rPr>
          <w:rFonts w:asciiTheme="minorHAnsi" w:hAnsiTheme="minorHAnsi" w:cstheme="minorHAnsi"/>
          <w:sz w:val="22"/>
          <w:szCs w:val="22"/>
        </w:rPr>
      </w:pPr>
    </w:p>
    <w:p w14:paraId="24FCEEC8" w14:textId="77777777" w:rsidR="004B3223" w:rsidRDefault="004B3223" w:rsidP="00145AC7">
      <w:pPr>
        <w:pStyle w:val="ListParagraph"/>
        <w:numPr>
          <w:ilvl w:val="0"/>
          <w:numId w:val="159"/>
        </w:numPr>
        <w:rPr>
          <w:rFonts w:asciiTheme="minorHAnsi" w:hAnsiTheme="minorHAnsi" w:cstheme="minorHAnsi"/>
          <w:sz w:val="22"/>
          <w:szCs w:val="22"/>
        </w:rPr>
      </w:pPr>
      <w:r w:rsidRPr="00FE6BA3">
        <w:rPr>
          <w:rFonts w:asciiTheme="minorHAnsi" w:hAnsiTheme="minorHAnsi" w:cstheme="minorHAnsi"/>
          <w:b/>
          <w:bCs/>
          <w:sz w:val="22"/>
          <w:szCs w:val="22"/>
        </w:rPr>
        <w:t>Data Hungry:</w:t>
      </w:r>
      <w:r w:rsidRPr="00FE6BA3">
        <w:rPr>
          <w:rFonts w:asciiTheme="minorHAnsi" w:hAnsiTheme="minorHAnsi" w:cstheme="minorHAnsi"/>
          <w:sz w:val="22"/>
          <w:szCs w:val="22"/>
        </w:rPr>
        <w:t xml:space="preserve"> Neural networks often require large amounts of data for effective training, which might not be available for all problems. </w:t>
      </w:r>
    </w:p>
    <w:p w14:paraId="16614221" w14:textId="77777777" w:rsidR="004B3223" w:rsidRPr="00FE6BA3" w:rsidRDefault="004B3223" w:rsidP="004B3223">
      <w:pPr>
        <w:rPr>
          <w:rFonts w:asciiTheme="minorHAnsi" w:hAnsiTheme="minorHAnsi" w:cstheme="minorHAnsi"/>
          <w:sz w:val="22"/>
          <w:szCs w:val="22"/>
        </w:rPr>
      </w:pPr>
    </w:p>
    <w:p w14:paraId="2C32ACCE" w14:textId="77777777" w:rsidR="004B3223" w:rsidRDefault="004B3223" w:rsidP="00145AC7">
      <w:pPr>
        <w:pStyle w:val="ListParagraph"/>
        <w:numPr>
          <w:ilvl w:val="0"/>
          <w:numId w:val="159"/>
        </w:numPr>
        <w:rPr>
          <w:rFonts w:asciiTheme="minorHAnsi" w:hAnsiTheme="minorHAnsi" w:cstheme="minorHAnsi"/>
          <w:sz w:val="22"/>
          <w:szCs w:val="22"/>
        </w:rPr>
      </w:pPr>
      <w:r w:rsidRPr="00FE6BA3">
        <w:rPr>
          <w:rFonts w:asciiTheme="minorHAnsi" w:hAnsiTheme="minorHAnsi" w:cstheme="minorHAnsi"/>
          <w:b/>
          <w:bCs/>
          <w:sz w:val="22"/>
          <w:szCs w:val="22"/>
        </w:rPr>
        <w:t>Overfitting:</w:t>
      </w:r>
      <w:r w:rsidRPr="00FE6BA3">
        <w:rPr>
          <w:rFonts w:asciiTheme="minorHAnsi" w:hAnsiTheme="minorHAnsi" w:cstheme="minorHAnsi"/>
          <w:sz w:val="22"/>
          <w:szCs w:val="22"/>
        </w:rPr>
        <w:t xml:space="preserve"> They are prone to overfitting, especially when dealing with small datasets. Careful regularization is necessary. </w:t>
      </w:r>
    </w:p>
    <w:p w14:paraId="2F1C12E2" w14:textId="77777777" w:rsidR="004B3223" w:rsidRPr="00FE6BA3" w:rsidRDefault="004B3223" w:rsidP="004B3223">
      <w:pPr>
        <w:rPr>
          <w:rFonts w:asciiTheme="minorHAnsi" w:hAnsiTheme="minorHAnsi" w:cstheme="minorHAnsi"/>
          <w:sz w:val="22"/>
          <w:szCs w:val="22"/>
        </w:rPr>
      </w:pPr>
    </w:p>
    <w:p w14:paraId="630D3CD8" w14:textId="77777777" w:rsidR="004B3223" w:rsidRDefault="004B3223" w:rsidP="00145AC7">
      <w:pPr>
        <w:pStyle w:val="ListParagraph"/>
        <w:numPr>
          <w:ilvl w:val="0"/>
          <w:numId w:val="159"/>
        </w:numPr>
        <w:rPr>
          <w:rFonts w:asciiTheme="minorHAnsi" w:hAnsiTheme="minorHAnsi" w:cstheme="minorHAnsi"/>
          <w:sz w:val="22"/>
          <w:szCs w:val="22"/>
        </w:rPr>
      </w:pPr>
      <w:r w:rsidRPr="00FE6BA3">
        <w:rPr>
          <w:rFonts w:asciiTheme="minorHAnsi" w:hAnsiTheme="minorHAnsi" w:cstheme="minorHAnsi"/>
          <w:b/>
          <w:bCs/>
          <w:sz w:val="22"/>
          <w:szCs w:val="22"/>
        </w:rPr>
        <w:t>Black Box:</w:t>
      </w:r>
      <w:r w:rsidRPr="00FE6BA3">
        <w:rPr>
          <w:rFonts w:asciiTheme="minorHAnsi" w:hAnsiTheme="minorHAnsi" w:cstheme="minorHAnsi"/>
          <w:sz w:val="22"/>
          <w:szCs w:val="22"/>
        </w:rPr>
        <w:t xml:space="preserve"> The inner workings of neural networks can resemble a black box, making it difficult to interpret their decision-making process. </w:t>
      </w:r>
    </w:p>
    <w:p w14:paraId="0DE41505" w14:textId="77777777" w:rsidR="004B3223" w:rsidRPr="00FE6BA3" w:rsidRDefault="004B3223" w:rsidP="004B3223">
      <w:pPr>
        <w:rPr>
          <w:rFonts w:asciiTheme="minorHAnsi" w:hAnsiTheme="minorHAnsi" w:cstheme="minorHAnsi"/>
          <w:sz w:val="22"/>
          <w:szCs w:val="22"/>
        </w:rPr>
      </w:pPr>
    </w:p>
    <w:p w14:paraId="02071F89" w14:textId="77777777" w:rsidR="004B3223" w:rsidRPr="00FE6BA3" w:rsidRDefault="004B3223" w:rsidP="00145AC7">
      <w:pPr>
        <w:pStyle w:val="ListParagraph"/>
        <w:numPr>
          <w:ilvl w:val="0"/>
          <w:numId w:val="159"/>
        </w:numPr>
        <w:rPr>
          <w:rFonts w:asciiTheme="minorHAnsi" w:hAnsiTheme="minorHAnsi" w:cstheme="minorHAnsi"/>
          <w:sz w:val="22"/>
          <w:szCs w:val="22"/>
        </w:rPr>
      </w:pPr>
      <w:r w:rsidRPr="00FE6BA3">
        <w:rPr>
          <w:rFonts w:asciiTheme="minorHAnsi" w:hAnsiTheme="minorHAnsi" w:cstheme="minorHAnsi"/>
          <w:b/>
          <w:bCs/>
          <w:sz w:val="22"/>
          <w:szCs w:val="22"/>
        </w:rPr>
        <w:t>Hyperparameter Tuning:</w:t>
      </w:r>
      <w:r w:rsidRPr="00FE6BA3">
        <w:rPr>
          <w:rFonts w:asciiTheme="minorHAnsi" w:hAnsiTheme="minorHAnsi" w:cstheme="minorHAnsi"/>
          <w:sz w:val="22"/>
          <w:szCs w:val="22"/>
        </w:rPr>
        <w:t xml:space="preserve"> Finding the right hyperparameters for neural networks can be </w:t>
      </w:r>
      <w:r>
        <w:rPr>
          <w:rFonts w:asciiTheme="minorHAnsi" w:hAnsiTheme="minorHAnsi" w:cstheme="minorHAnsi"/>
          <w:sz w:val="22"/>
          <w:szCs w:val="22"/>
        </w:rPr>
        <w:t>time-consuming</w:t>
      </w:r>
      <w:r w:rsidRPr="00FE6BA3">
        <w:rPr>
          <w:rFonts w:asciiTheme="minorHAnsi" w:hAnsiTheme="minorHAnsi" w:cstheme="minorHAnsi"/>
          <w:sz w:val="22"/>
          <w:szCs w:val="22"/>
        </w:rPr>
        <w:t xml:space="preserve">, requiring extensive experimentation. </w:t>
      </w:r>
    </w:p>
    <w:p w14:paraId="66517F84" w14:textId="77777777" w:rsidR="004B3223" w:rsidRDefault="004B3223" w:rsidP="004B3223">
      <w:pPr>
        <w:rPr>
          <w:rFonts w:asciiTheme="minorHAnsi" w:hAnsiTheme="minorHAnsi" w:cstheme="minorHAnsi"/>
          <w:sz w:val="22"/>
          <w:szCs w:val="22"/>
        </w:rPr>
      </w:pPr>
    </w:p>
    <w:p w14:paraId="5F95E65C" w14:textId="77777777" w:rsidR="004B3223" w:rsidRDefault="004B3223" w:rsidP="004B3223">
      <w:pPr>
        <w:pStyle w:val="Heading3"/>
        <w:ind w:left="0"/>
      </w:pPr>
      <w:bookmarkStart w:id="163" w:name="_Toc174889673"/>
      <w:r w:rsidRPr="000802E5">
        <w:lastRenderedPageBreak/>
        <w:t>Best Practices for Neural Networks</w:t>
      </w:r>
      <w:bookmarkEnd w:id="163"/>
      <w:r w:rsidRPr="000802E5">
        <w:t xml:space="preserve"> </w:t>
      </w:r>
    </w:p>
    <w:p w14:paraId="14B34E7C" w14:textId="77777777" w:rsidR="004B3223" w:rsidRDefault="004B3223" w:rsidP="004B3223">
      <w:pPr>
        <w:rPr>
          <w:rFonts w:asciiTheme="minorHAnsi" w:hAnsiTheme="minorHAnsi" w:cstheme="minorHAnsi"/>
          <w:sz w:val="22"/>
          <w:szCs w:val="22"/>
        </w:rPr>
      </w:pPr>
    </w:p>
    <w:p w14:paraId="3DD6B693" w14:textId="77777777" w:rsidR="004B3223" w:rsidRDefault="004B3223" w:rsidP="004B3223">
      <w:pPr>
        <w:rPr>
          <w:rFonts w:asciiTheme="minorHAnsi" w:hAnsiTheme="minorHAnsi" w:cstheme="minorHAnsi"/>
          <w:sz w:val="22"/>
          <w:szCs w:val="22"/>
        </w:rPr>
      </w:pPr>
      <w:r>
        <w:rPr>
          <w:rFonts w:asciiTheme="minorHAnsi" w:hAnsiTheme="minorHAnsi" w:cstheme="minorHAnsi"/>
          <w:sz w:val="22"/>
          <w:szCs w:val="22"/>
        </w:rPr>
        <w:t>Adhering to best practices is crucial to harness the power of neural networks effectively</w:t>
      </w:r>
      <w:r w:rsidRPr="000802E5">
        <w:rPr>
          <w:rFonts w:asciiTheme="minorHAnsi" w:hAnsiTheme="minorHAnsi" w:cstheme="minorHAnsi"/>
          <w:sz w:val="22"/>
          <w:szCs w:val="22"/>
        </w:rPr>
        <w:t xml:space="preserve">. </w:t>
      </w:r>
    </w:p>
    <w:p w14:paraId="712702D6" w14:textId="77777777" w:rsidR="004B3223" w:rsidRDefault="004B3223" w:rsidP="004B3223">
      <w:pPr>
        <w:rPr>
          <w:rFonts w:asciiTheme="minorHAnsi" w:hAnsiTheme="minorHAnsi" w:cstheme="minorHAnsi"/>
          <w:sz w:val="22"/>
          <w:szCs w:val="22"/>
        </w:rPr>
      </w:pPr>
    </w:p>
    <w:p w14:paraId="00A4B8FE" w14:textId="77777777" w:rsidR="004B3223" w:rsidRDefault="004B3223" w:rsidP="00145AC7">
      <w:pPr>
        <w:pStyle w:val="ListParagraph"/>
        <w:numPr>
          <w:ilvl w:val="0"/>
          <w:numId w:val="160"/>
        </w:numPr>
        <w:rPr>
          <w:rFonts w:asciiTheme="minorHAnsi" w:hAnsiTheme="minorHAnsi" w:cstheme="minorHAnsi"/>
          <w:sz w:val="22"/>
          <w:szCs w:val="22"/>
        </w:rPr>
      </w:pPr>
      <w:r w:rsidRPr="00FE6BA3">
        <w:rPr>
          <w:rFonts w:asciiTheme="minorHAnsi" w:hAnsiTheme="minorHAnsi" w:cstheme="minorHAnsi"/>
          <w:b/>
          <w:bCs/>
          <w:sz w:val="22"/>
          <w:szCs w:val="22"/>
        </w:rPr>
        <w:t>Data Preparation:</w:t>
      </w:r>
      <w:r w:rsidRPr="00FE6BA3">
        <w:rPr>
          <w:rFonts w:asciiTheme="minorHAnsi" w:hAnsiTheme="minorHAnsi" w:cstheme="minorHAnsi"/>
          <w:sz w:val="22"/>
          <w:szCs w:val="22"/>
        </w:rPr>
        <w:t xml:space="preserve"> Start with clean, well-preprocessed data. Address issues like missing values, outliers, and data scaling. </w:t>
      </w:r>
    </w:p>
    <w:p w14:paraId="4A599574" w14:textId="77777777" w:rsidR="004B3223" w:rsidRPr="00FE6BA3" w:rsidRDefault="004B3223" w:rsidP="004B3223">
      <w:pPr>
        <w:pStyle w:val="ListParagraph"/>
        <w:rPr>
          <w:rFonts w:asciiTheme="minorHAnsi" w:hAnsiTheme="minorHAnsi" w:cstheme="minorHAnsi"/>
          <w:sz w:val="22"/>
          <w:szCs w:val="22"/>
        </w:rPr>
      </w:pPr>
    </w:p>
    <w:p w14:paraId="69C77149" w14:textId="77777777" w:rsidR="004B3223" w:rsidRDefault="004B3223" w:rsidP="00145AC7">
      <w:pPr>
        <w:pStyle w:val="ListParagraph"/>
        <w:numPr>
          <w:ilvl w:val="0"/>
          <w:numId w:val="160"/>
        </w:numPr>
        <w:rPr>
          <w:rFonts w:asciiTheme="minorHAnsi" w:hAnsiTheme="minorHAnsi" w:cstheme="minorHAnsi"/>
          <w:sz w:val="22"/>
          <w:szCs w:val="22"/>
        </w:rPr>
      </w:pPr>
      <w:r w:rsidRPr="00FE6BA3">
        <w:rPr>
          <w:rFonts w:asciiTheme="minorHAnsi" w:hAnsiTheme="minorHAnsi" w:cstheme="minorHAnsi"/>
          <w:b/>
          <w:bCs/>
          <w:sz w:val="22"/>
          <w:szCs w:val="22"/>
        </w:rPr>
        <w:t>Architecture Design:</w:t>
      </w:r>
      <w:r w:rsidRPr="00FE6BA3">
        <w:rPr>
          <w:rFonts w:asciiTheme="minorHAnsi" w:hAnsiTheme="minorHAnsi" w:cstheme="minorHAnsi"/>
          <w:sz w:val="22"/>
          <w:szCs w:val="22"/>
        </w:rPr>
        <w:t xml:space="preserve"> Carefully choose the neural network architecture that suits your problem, considering factors like depth, width, and activation functions. </w:t>
      </w:r>
    </w:p>
    <w:p w14:paraId="2351E346" w14:textId="77777777" w:rsidR="004B3223" w:rsidRPr="00FE6BA3" w:rsidRDefault="004B3223" w:rsidP="004B3223">
      <w:pPr>
        <w:rPr>
          <w:rFonts w:asciiTheme="minorHAnsi" w:hAnsiTheme="minorHAnsi" w:cstheme="minorHAnsi"/>
          <w:sz w:val="22"/>
          <w:szCs w:val="22"/>
        </w:rPr>
      </w:pPr>
    </w:p>
    <w:p w14:paraId="1788C189" w14:textId="77777777" w:rsidR="004B3223" w:rsidRDefault="004B3223" w:rsidP="00145AC7">
      <w:pPr>
        <w:pStyle w:val="ListParagraph"/>
        <w:numPr>
          <w:ilvl w:val="0"/>
          <w:numId w:val="160"/>
        </w:numPr>
        <w:rPr>
          <w:rFonts w:asciiTheme="minorHAnsi" w:hAnsiTheme="minorHAnsi" w:cstheme="minorHAnsi"/>
          <w:sz w:val="22"/>
          <w:szCs w:val="22"/>
        </w:rPr>
      </w:pPr>
      <w:r w:rsidRPr="00FE6BA3">
        <w:rPr>
          <w:rFonts w:asciiTheme="minorHAnsi" w:hAnsiTheme="minorHAnsi" w:cstheme="minorHAnsi"/>
          <w:b/>
          <w:bCs/>
          <w:sz w:val="22"/>
          <w:szCs w:val="22"/>
        </w:rPr>
        <w:t>Regularization:</w:t>
      </w:r>
      <w:r w:rsidRPr="00FE6BA3">
        <w:rPr>
          <w:rFonts w:asciiTheme="minorHAnsi" w:hAnsiTheme="minorHAnsi" w:cstheme="minorHAnsi"/>
          <w:sz w:val="22"/>
          <w:szCs w:val="22"/>
        </w:rPr>
        <w:t xml:space="preserve"> Apply regularization techniques such as dropout, weight decay, and early stopping to combat overfitting. </w:t>
      </w:r>
    </w:p>
    <w:p w14:paraId="747554B9" w14:textId="77777777" w:rsidR="004B3223" w:rsidRPr="00FE6BA3" w:rsidRDefault="004B3223" w:rsidP="004B3223">
      <w:pPr>
        <w:rPr>
          <w:rFonts w:asciiTheme="minorHAnsi" w:hAnsiTheme="minorHAnsi" w:cstheme="minorHAnsi"/>
          <w:sz w:val="22"/>
          <w:szCs w:val="22"/>
        </w:rPr>
      </w:pPr>
    </w:p>
    <w:p w14:paraId="544020A3" w14:textId="77777777" w:rsidR="004B3223" w:rsidRDefault="004B3223" w:rsidP="00145AC7">
      <w:pPr>
        <w:pStyle w:val="ListParagraph"/>
        <w:numPr>
          <w:ilvl w:val="0"/>
          <w:numId w:val="160"/>
        </w:numPr>
        <w:rPr>
          <w:rFonts w:asciiTheme="minorHAnsi" w:hAnsiTheme="minorHAnsi" w:cstheme="minorHAnsi"/>
          <w:sz w:val="22"/>
          <w:szCs w:val="22"/>
        </w:rPr>
      </w:pPr>
      <w:r w:rsidRPr="00FE6BA3">
        <w:rPr>
          <w:rFonts w:asciiTheme="minorHAnsi" w:hAnsiTheme="minorHAnsi" w:cstheme="minorHAnsi"/>
          <w:b/>
          <w:bCs/>
          <w:sz w:val="22"/>
          <w:szCs w:val="22"/>
        </w:rPr>
        <w:t>Hyperparameter Tuning:</w:t>
      </w:r>
      <w:r w:rsidRPr="00FE6BA3">
        <w:rPr>
          <w:rFonts w:asciiTheme="minorHAnsi" w:hAnsiTheme="minorHAnsi" w:cstheme="minorHAnsi"/>
          <w:sz w:val="22"/>
          <w:szCs w:val="22"/>
        </w:rPr>
        <w:t xml:space="preserve"> Invest time in hyperparameter tuning, using methods like grid search or random search to optimize model performance. </w:t>
      </w:r>
    </w:p>
    <w:p w14:paraId="3B30E88E" w14:textId="77777777" w:rsidR="004B3223" w:rsidRPr="00FE6BA3" w:rsidRDefault="004B3223" w:rsidP="004B3223">
      <w:pPr>
        <w:rPr>
          <w:rFonts w:asciiTheme="minorHAnsi" w:hAnsiTheme="minorHAnsi" w:cstheme="minorHAnsi"/>
          <w:sz w:val="22"/>
          <w:szCs w:val="22"/>
        </w:rPr>
      </w:pPr>
    </w:p>
    <w:p w14:paraId="5E56532B" w14:textId="77777777" w:rsidR="004B3223" w:rsidRDefault="004B3223" w:rsidP="00145AC7">
      <w:pPr>
        <w:pStyle w:val="ListParagraph"/>
        <w:numPr>
          <w:ilvl w:val="0"/>
          <w:numId w:val="160"/>
        </w:numPr>
        <w:rPr>
          <w:rFonts w:asciiTheme="minorHAnsi" w:hAnsiTheme="minorHAnsi" w:cstheme="minorHAnsi"/>
          <w:sz w:val="22"/>
          <w:szCs w:val="22"/>
        </w:rPr>
      </w:pPr>
      <w:r w:rsidRPr="00FE6BA3">
        <w:rPr>
          <w:rFonts w:asciiTheme="minorHAnsi" w:hAnsiTheme="minorHAnsi" w:cstheme="minorHAnsi"/>
          <w:b/>
          <w:bCs/>
          <w:sz w:val="22"/>
          <w:szCs w:val="22"/>
        </w:rPr>
        <w:t>Training Strategies:</w:t>
      </w:r>
      <w:r w:rsidRPr="00FE6BA3">
        <w:rPr>
          <w:rFonts w:asciiTheme="minorHAnsi" w:hAnsiTheme="minorHAnsi" w:cstheme="minorHAnsi"/>
          <w:sz w:val="22"/>
          <w:szCs w:val="22"/>
        </w:rPr>
        <w:t xml:space="preserve"> Implement effective training strategies, including learning rate schedules and batch size adjustments. </w:t>
      </w:r>
    </w:p>
    <w:p w14:paraId="30C192AE" w14:textId="77777777" w:rsidR="004B3223" w:rsidRPr="00FE6BA3" w:rsidRDefault="004B3223" w:rsidP="004B3223">
      <w:pPr>
        <w:rPr>
          <w:rFonts w:asciiTheme="minorHAnsi" w:hAnsiTheme="minorHAnsi" w:cstheme="minorHAnsi"/>
          <w:sz w:val="22"/>
          <w:szCs w:val="22"/>
        </w:rPr>
      </w:pPr>
    </w:p>
    <w:p w14:paraId="0D24F2EF" w14:textId="77777777" w:rsidR="004B3223" w:rsidRPr="00FE6BA3" w:rsidRDefault="004B3223" w:rsidP="00145AC7">
      <w:pPr>
        <w:pStyle w:val="ListParagraph"/>
        <w:numPr>
          <w:ilvl w:val="0"/>
          <w:numId w:val="160"/>
        </w:numPr>
        <w:rPr>
          <w:rFonts w:asciiTheme="minorHAnsi" w:hAnsiTheme="minorHAnsi" w:cstheme="minorHAnsi"/>
          <w:sz w:val="22"/>
          <w:szCs w:val="22"/>
        </w:rPr>
      </w:pPr>
      <w:r w:rsidRPr="00FE6BA3">
        <w:rPr>
          <w:rFonts w:asciiTheme="minorHAnsi" w:hAnsiTheme="minorHAnsi" w:cstheme="minorHAnsi"/>
          <w:b/>
          <w:bCs/>
          <w:sz w:val="22"/>
          <w:szCs w:val="22"/>
        </w:rPr>
        <w:t>Validation:</w:t>
      </w:r>
      <w:r w:rsidRPr="00FE6BA3">
        <w:rPr>
          <w:rFonts w:asciiTheme="minorHAnsi" w:hAnsiTheme="minorHAnsi" w:cstheme="minorHAnsi"/>
          <w:sz w:val="22"/>
          <w:szCs w:val="22"/>
        </w:rPr>
        <w:t xml:space="preserve"> Use appropriate validation techniques like cross-validation to assess model generalization. </w:t>
      </w:r>
    </w:p>
    <w:p w14:paraId="5D886682" w14:textId="77777777" w:rsidR="004B3223" w:rsidRDefault="004B3223" w:rsidP="004B3223">
      <w:pPr>
        <w:rPr>
          <w:rFonts w:asciiTheme="minorHAnsi" w:hAnsiTheme="minorHAnsi" w:cstheme="minorHAnsi"/>
          <w:sz w:val="22"/>
          <w:szCs w:val="22"/>
        </w:rPr>
      </w:pPr>
    </w:p>
    <w:p w14:paraId="54D15F18" w14:textId="77777777" w:rsidR="004B3223" w:rsidRDefault="004B3223" w:rsidP="004B3223">
      <w:pPr>
        <w:pStyle w:val="Heading3"/>
        <w:ind w:left="0"/>
      </w:pPr>
      <w:bookmarkStart w:id="164" w:name="_Toc174889674"/>
      <w:r w:rsidRPr="000802E5">
        <w:t>Issues to Address in Neural Network Development</w:t>
      </w:r>
      <w:bookmarkEnd w:id="164"/>
    </w:p>
    <w:p w14:paraId="7F39FBB3" w14:textId="77777777" w:rsidR="004B3223" w:rsidRDefault="004B3223" w:rsidP="004B3223">
      <w:pPr>
        <w:rPr>
          <w:rFonts w:asciiTheme="minorHAnsi" w:hAnsiTheme="minorHAnsi" w:cstheme="minorHAnsi"/>
          <w:sz w:val="22"/>
          <w:szCs w:val="22"/>
        </w:rPr>
      </w:pPr>
    </w:p>
    <w:p w14:paraId="6E79F604" w14:textId="77777777" w:rsidR="004B3223" w:rsidRDefault="004B3223" w:rsidP="004B3223">
      <w:pPr>
        <w:rPr>
          <w:rFonts w:asciiTheme="minorHAnsi" w:hAnsiTheme="minorHAnsi" w:cstheme="minorHAnsi"/>
          <w:sz w:val="22"/>
          <w:szCs w:val="22"/>
        </w:rPr>
      </w:pPr>
      <w:r w:rsidRPr="000802E5">
        <w:rPr>
          <w:rFonts w:asciiTheme="minorHAnsi" w:hAnsiTheme="minorHAnsi" w:cstheme="minorHAnsi"/>
          <w:sz w:val="22"/>
          <w:szCs w:val="22"/>
        </w:rPr>
        <w:t xml:space="preserve">Before diving into neural network development, </w:t>
      </w:r>
      <w:r>
        <w:rPr>
          <w:rFonts w:asciiTheme="minorHAnsi" w:hAnsiTheme="minorHAnsi" w:cstheme="minorHAnsi"/>
          <w:sz w:val="22"/>
          <w:szCs w:val="22"/>
        </w:rPr>
        <w:t>addressing specific issues and challenges that can affect model performance and reliability is essential</w:t>
      </w:r>
      <w:r w:rsidRPr="000802E5">
        <w:rPr>
          <w:rFonts w:asciiTheme="minorHAnsi" w:hAnsiTheme="minorHAnsi" w:cstheme="minorHAnsi"/>
          <w:sz w:val="22"/>
          <w:szCs w:val="22"/>
        </w:rPr>
        <w:t xml:space="preserve">. These include: </w:t>
      </w:r>
    </w:p>
    <w:p w14:paraId="57DFD82F" w14:textId="77777777" w:rsidR="004B3223" w:rsidRDefault="004B3223" w:rsidP="004B3223">
      <w:pPr>
        <w:rPr>
          <w:rFonts w:asciiTheme="minorHAnsi" w:hAnsiTheme="minorHAnsi" w:cstheme="minorHAnsi"/>
          <w:sz w:val="22"/>
          <w:szCs w:val="22"/>
        </w:rPr>
      </w:pPr>
    </w:p>
    <w:p w14:paraId="41757018" w14:textId="77777777" w:rsidR="004B3223" w:rsidRDefault="004B3223" w:rsidP="00145AC7">
      <w:pPr>
        <w:pStyle w:val="ListParagraph"/>
        <w:numPr>
          <w:ilvl w:val="0"/>
          <w:numId w:val="161"/>
        </w:numPr>
        <w:rPr>
          <w:rFonts w:asciiTheme="minorHAnsi" w:hAnsiTheme="minorHAnsi" w:cstheme="minorHAnsi"/>
          <w:sz w:val="22"/>
          <w:szCs w:val="22"/>
        </w:rPr>
      </w:pPr>
      <w:r w:rsidRPr="00FE6BA3">
        <w:rPr>
          <w:rFonts w:asciiTheme="minorHAnsi" w:hAnsiTheme="minorHAnsi" w:cstheme="minorHAnsi"/>
          <w:b/>
          <w:bCs/>
          <w:sz w:val="22"/>
          <w:szCs w:val="22"/>
        </w:rPr>
        <w:t>Dummy Variable Trap:</w:t>
      </w:r>
      <w:r w:rsidRPr="00FE6BA3">
        <w:rPr>
          <w:rFonts w:asciiTheme="minorHAnsi" w:hAnsiTheme="minorHAnsi" w:cstheme="minorHAnsi"/>
          <w:sz w:val="22"/>
          <w:szCs w:val="22"/>
        </w:rPr>
        <w:t xml:space="preserve"> Be mindful of dummy variables when encoding categorical data to avoid multicollinearity issues. </w:t>
      </w:r>
    </w:p>
    <w:p w14:paraId="515A2D92" w14:textId="77777777" w:rsidR="004B3223" w:rsidRPr="00FE6BA3" w:rsidRDefault="004B3223" w:rsidP="004B3223">
      <w:pPr>
        <w:pStyle w:val="ListParagraph"/>
        <w:rPr>
          <w:rFonts w:asciiTheme="minorHAnsi" w:hAnsiTheme="minorHAnsi" w:cstheme="minorHAnsi"/>
          <w:sz w:val="22"/>
          <w:szCs w:val="22"/>
        </w:rPr>
      </w:pPr>
    </w:p>
    <w:p w14:paraId="0B93269D" w14:textId="77777777" w:rsidR="004B3223" w:rsidRDefault="004B3223" w:rsidP="00145AC7">
      <w:pPr>
        <w:pStyle w:val="ListParagraph"/>
        <w:numPr>
          <w:ilvl w:val="0"/>
          <w:numId w:val="161"/>
        </w:numPr>
        <w:rPr>
          <w:rFonts w:asciiTheme="minorHAnsi" w:hAnsiTheme="minorHAnsi" w:cstheme="minorHAnsi"/>
          <w:sz w:val="22"/>
          <w:szCs w:val="22"/>
        </w:rPr>
      </w:pPr>
      <w:r w:rsidRPr="00FE6BA3">
        <w:rPr>
          <w:rFonts w:asciiTheme="minorHAnsi" w:hAnsiTheme="minorHAnsi" w:cstheme="minorHAnsi"/>
          <w:b/>
          <w:bCs/>
          <w:sz w:val="22"/>
          <w:szCs w:val="22"/>
        </w:rPr>
        <w:t>Multicollinearity:</w:t>
      </w:r>
      <w:r w:rsidRPr="00FE6BA3">
        <w:rPr>
          <w:rFonts w:asciiTheme="minorHAnsi" w:hAnsiTheme="minorHAnsi" w:cstheme="minorHAnsi"/>
          <w:sz w:val="22"/>
          <w:szCs w:val="22"/>
        </w:rPr>
        <w:t xml:space="preserve"> Detect and mitigate multicollinearity, which can distort feature importance and affect model stability. </w:t>
      </w:r>
    </w:p>
    <w:p w14:paraId="273D1015" w14:textId="77777777" w:rsidR="004B3223" w:rsidRPr="00BA689A" w:rsidRDefault="004B3223" w:rsidP="004B3223">
      <w:pPr>
        <w:rPr>
          <w:rFonts w:asciiTheme="minorHAnsi" w:hAnsiTheme="minorHAnsi" w:cstheme="minorHAnsi"/>
          <w:sz w:val="22"/>
          <w:szCs w:val="22"/>
        </w:rPr>
      </w:pPr>
    </w:p>
    <w:p w14:paraId="6C9EAE33" w14:textId="77777777" w:rsidR="004B3223" w:rsidRDefault="004B3223" w:rsidP="00145AC7">
      <w:pPr>
        <w:pStyle w:val="ListParagraph"/>
        <w:numPr>
          <w:ilvl w:val="0"/>
          <w:numId w:val="161"/>
        </w:numPr>
        <w:rPr>
          <w:rFonts w:asciiTheme="minorHAnsi" w:hAnsiTheme="minorHAnsi" w:cstheme="minorHAnsi"/>
          <w:sz w:val="22"/>
          <w:szCs w:val="22"/>
        </w:rPr>
      </w:pPr>
      <w:r w:rsidRPr="00FE6BA3">
        <w:rPr>
          <w:rFonts w:asciiTheme="minorHAnsi" w:hAnsiTheme="minorHAnsi" w:cstheme="minorHAnsi"/>
          <w:b/>
          <w:bCs/>
          <w:sz w:val="22"/>
          <w:szCs w:val="22"/>
        </w:rPr>
        <w:t>Data Imbalance:</w:t>
      </w:r>
      <w:r w:rsidRPr="00FE6BA3">
        <w:rPr>
          <w:rFonts w:asciiTheme="minorHAnsi" w:hAnsiTheme="minorHAnsi" w:cstheme="minorHAnsi"/>
          <w:sz w:val="22"/>
          <w:szCs w:val="22"/>
        </w:rPr>
        <w:t xml:space="preserve"> Address class imbalance in classification problems using techniques like oversampling, undersampling, or synthetic data generation. </w:t>
      </w:r>
    </w:p>
    <w:p w14:paraId="1E8DB9B0" w14:textId="77777777" w:rsidR="004B3223" w:rsidRPr="00BA689A" w:rsidRDefault="004B3223" w:rsidP="004B3223">
      <w:pPr>
        <w:rPr>
          <w:rFonts w:asciiTheme="minorHAnsi" w:hAnsiTheme="minorHAnsi" w:cstheme="minorHAnsi"/>
          <w:sz w:val="22"/>
          <w:szCs w:val="22"/>
        </w:rPr>
      </w:pPr>
    </w:p>
    <w:p w14:paraId="3E1962CA" w14:textId="77777777" w:rsidR="004B3223" w:rsidRDefault="004B3223" w:rsidP="00145AC7">
      <w:pPr>
        <w:pStyle w:val="ListParagraph"/>
        <w:numPr>
          <w:ilvl w:val="0"/>
          <w:numId w:val="161"/>
        </w:numPr>
        <w:rPr>
          <w:rFonts w:asciiTheme="minorHAnsi" w:hAnsiTheme="minorHAnsi" w:cstheme="minorHAnsi"/>
          <w:sz w:val="22"/>
          <w:szCs w:val="22"/>
        </w:rPr>
      </w:pPr>
      <w:r w:rsidRPr="00FE6BA3">
        <w:rPr>
          <w:rFonts w:asciiTheme="minorHAnsi" w:hAnsiTheme="minorHAnsi" w:cstheme="minorHAnsi"/>
          <w:b/>
          <w:bCs/>
          <w:sz w:val="22"/>
          <w:szCs w:val="22"/>
        </w:rPr>
        <w:lastRenderedPageBreak/>
        <w:t>Standardization:</w:t>
      </w:r>
      <w:r w:rsidRPr="00FE6BA3">
        <w:rPr>
          <w:rFonts w:asciiTheme="minorHAnsi" w:hAnsiTheme="minorHAnsi" w:cstheme="minorHAnsi"/>
          <w:sz w:val="22"/>
          <w:szCs w:val="22"/>
        </w:rPr>
        <w:t xml:space="preserve"> Standardize or normalize numerical features to ensure consistent scaling and improve convergence during training. </w:t>
      </w:r>
    </w:p>
    <w:p w14:paraId="6EEFAEA8" w14:textId="77777777" w:rsidR="004B3223" w:rsidRPr="00BA689A" w:rsidRDefault="004B3223" w:rsidP="004B3223">
      <w:pPr>
        <w:rPr>
          <w:rFonts w:asciiTheme="minorHAnsi" w:hAnsiTheme="minorHAnsi" w:cstheme="minorHAnsi"/>
          <w:sz w:val="22"/>
          <w:szCs w:val="22"/>
        </w:rPr>
      </w:pPr>
    </w:p>
    <w:p w14:paraId="7C0C439C" w14:textId="77777777" w:rsidR="004B3223" w:rsidRDefault="004B3223" w:rsidP="00145AC7">
      <w:pPr>
        <w:pStyle w:val="ListParagraph"/>
        <w:numPr>
          <w:ilvl w:val="0"/>
          <w:numId w:val="161"/>
        </w:numPr>
        <w:rPr>
          <w:rFonts w:asciiTheme="minorHAnsi" w:hAnsiTheme="minorHAnsi" w:cstheme="minorHAnsi"/>
          <w:sz w:val="22"/>
          <w:szCs w:val="22"/>
        </w:rPr>
      </w:pPr>
      <w:r w:rsidRPr="00FE6BA3">
        <w:rPr>
          <w:rFonts w:asciiTheme="minorHAnsi" w:hAnsiTheme="minorHAnsi" w:cstheme="minorHAnsi"/>
          <w:b/>
          <w:bCs/>
          <w:sz w:val="22"/>
          <w:szCs w:val="22"/>
        </w:rPr>
        <w:t>Feature Engineering:</w:t>
      </w:r>
      <w:r w:rsidRPr="00FE6BA3">
        <w:rPr>
          <w:rFonts w:asciiTheme="minorHAnsi" w:hAnsiTheme="minorHAnsi" w:cstheme="minorHAnsi"/>
          <w:sz w:val="22"/>
          <w:szCs w:val="22"/>
        </w:rPr>
        <w:t xml:space="preserve"> Consider feature engineering to enhance the neural network's ability to capture relevant patterns in the data. </w:t>
      </w:r>
    </w:p>
    <w:p w14:paraId="7D8ABD1E" w14:textId="77777777" w:rsidR="004B3223" w:rsidRPr="00BA689A" w:rsidRDefault="004B3223" w:rsidP="004B3223">
      <w:pPr>
        <w:rPr>
          <w:rFonts w:asciiTheme="minorHAnsi" w:hAnsiTheme="minorHAnsi" w:cstheme="minorHAnsi"/>
          <w:sz w:val="22"/>
          <w:szCs w:val="22"/>
        </w:rPr>
      </w:pPr>
    </w:p>
    <w:p w14:paraId="4E861512" w14:textId="77777777" w:rsidR="004B3223" w:rsidRPr="00FE6BA3" w:rsidRDefault="004B3223" w:rsidP="00145AC7">
      <w:pPr>
        <w:pStyle w:val="ListParagraph"/>
        <w:numPr>
          <w:ilvl w:val="0"/>
          <w:numId w:val="161"/>
        </w:numPr>
        <w:rPr>
          <w:rFonts w:asciiTheme="minorHAnsi" w:hAnsiTheme="minorHAnsi" w:cstheme="minorHAnsi"/>
          <w:sz w:val="22"/>
          <w:szCs w:val="22"/>
        </w:rPr>
      </w:pPr>
      <w:r w:rsidRPr="00FE6BA3">
        <w:rPr>
          <w:rFonts w:asciiTheme="minorHAnsi" w:hAnsiTheme="minorHAnsi" w:cstheme="minorHAnsi"/>
          <w:b/>
          <w:bCs/>
          <w:sz w:val="22"/>
          <w:szCs w:val="22"/>
        </w:rPr>
        <w:t>Exploratory Data Analysis:</w:t>
      </w:r>
      <w:r w:rsidRPr="00FE6BA3">
        <w:rPr>
          <w:rFonts w:asciiTheme="minorHAnsi" w:hAnsiTheme="minorHAnsi" w:cstheme="minorHAnsi"/>
          <w:sz w:val="22"/>
          <w:szCs w:val="22"/>
        </w:rPr>
        <w:t xml:space="preserve"> Perform exploratory data analysis to gain insights into data distributions and identify potential issues. By proactively addressing these issues, you can build more robust and reliable neural network models for a wide range of data science problems.</w:t>
      </w:r>
    </w:p>
    <w:p w14:paraId="08E3200B" w14:textId="77777777" w:rsidR="004B3223" w:rsidRDefault="004B3223" w:rsidP="004B3223">
      <w:pPr>
        <w:rPr>
          <w:rFonts w:asciiTheme="minorHAnsi" w:hAnsiTheme="minorHAnsi" w:cstheme="minorHAnsi"/>
          <w:sz w:val="22"/>
          <w:szCs w:val="22"/>
          <w:u w:val="single"/>
        </w:rPr>
      </w:pPr>
    </w:p>
    <w:p w14:paraId="0C510AEF" w14:textId="77777777" w:rsidR="004B3223" w:rsidRPr="006E15D6" w:rsidRDefault="004B3223" w:rsidP="004B3223">
      <w:pPr>
        <w:rPr>
          <w:rFonts w:asciiTheme="minorHAnsi" w:hAnsiTheme="minorHAnsi" w:cstheme="minorHAnsi"/>
          <w:sz w:val="22"/>
          <w:szCs w:val="22"/>
        </w:rPr>
      </w:pPr>
    </w:p>
    <w:p w14:paraId="1C1D2A80" w14:textId="120C4679" w:rsidR="004B3223" w:rsidRDefault="004B3223" w:rsidP="004B3223">
      <w:pPr>
        <w:pStyle w:val="ACaptionHead"/>
        <w:ind w:left="0"/>
      </w:pPr>
      <w:r>
        <w:t xml:space="preserve">Program </w:t>
      </w:r>
      <w:r w:rsidR="00B35394">
        <w:t>7.4</w:t>
      </w:r>
      <w:r>
        <w:t>: Python Neural Network Script</w:t>
      </w:r>
    </w:p>
    <w:p w14:paraId="25F42267" w14:textId="77777777" w:rsidR="004B3223" w:rsidRDefault="004B3223" w:rsidP="004B3223">
      <w:pPr>
        <w:rPr>
          <w:rFonts w:asciiTheme="minorHAnsi" w:hAnsiTheme="minorHAnsi" w:cstheme="minorHAnsi"/>
          <w:sz w:val="22"/>
          <w:szCs w:val="22"/>
        </w:rPr>
      </w:pPr>
    </w:p>
    <w:p w14:paraId="21D8A236" w14:textId="77777777" w:rsidR="004B3223" w:rsidRPr="006E15D6" w:rsidRDefault="004B3223" w:rsidP="004B3223">
      <w:pPr>
        <w:rPr>
          <w:rFonts w:asciiTheme="minorHAnsi" w:hAnsiTheme="minorHAnsi" w:cstheme="minorHAnsi"/>
          <w:b/>
          <w:bCs/>
          <w:color w:val="808080" w:themeColor="background1" w:themeShade="80"/>
          <w:sz w:val="22"/>
          <w:szCs w:val="22"/>
        </w:rPr>
      </w:pPr>
      <w:r w:rsidRPr="006E15D6">
        <w:rPr>
          <w:rFonts w:asciiTheme="minorHAnsi" w:hAnsiTheme="minorHAnsi" w:cstheme="minorHAnsi"/>
          <w:b/>
          <w:bCs/>
          <w:color w:val="808080" w:themeColor="background1" w:themeShade="80"/>
          <w:sz w:val="22"/>
          <w:szCs w:val="22"/>
        </w:rPr>
        <w:t xml:space="preserve"># Import necessary libraries </w:t>
      </w:r>
    </w:p>
    <w:p w14:paraId="0ED3AE76" w14:textId="77777777" w:rsidR="004B3223" w:rsidRPr="006E15D6" w:rsidRDefault="004B3223" w:rsidP="004B3223">
      <w:pPr>
        <w:rPr>
          <w:rFonts w:asciiTheme="minorHAnsi" w:hAnsiTheme="minorHAnsi" w:cstheme="minorHAnsi"/>
          <w:sz w:val="22"/>
          <w:szCs w:val="22"/>
        </w:rPr>
      </w:pPr>
      <w:r w:rsidRPr="006E15D6">
        <w:rPr>
          <w:rFonts w:asciiTheme="minorHAnsi" w:hAnsiTheme="minorHAnsi" w:cstheme="minorHAnsi"/>
          <w:sz w:val="22"/>
          <w:szCs w:val="22"/>
        </w:rPr>
        <w:t xml:space="preserve">import pandas as pd </w:t>
      </w:r>
    </w:p>
    <w:p w14:paraId="69D8AB39" w14:textId="77777777" w:rsidR="004B3223" w:rsidRPr="006E15D6" w:rsidRDefault="004B3223" w:rsidP="004B3223">
      <w:pPr>
        <w:rPr>
          <w:rFonts w:asciiTheme="minorHAnsi" w:hAnsiTheme="minorHAnsi" w:cstheme="minorHAnsi"/>
          <w:sz w:val="22"/>
          <w:szCs w:val="22"/>
        </w:rPr>
      </w:pPr>
      <w:r w:rsidRPr="006E15D6">
        <w:rPr>
          <w:rFonts w:asciiTheme="minorHAnsi" w:hAnsiTheme="minorHAnsi" w:cstheme="minorHAnsi"/>
          <w:sz w:val="22"/>
          <w:szCs w:val="22"/>
        </w:rPr>
        <w:t xml:space="preserve">import </w:t>
      </w:r>
      <w:proofErr w:type="spellStart"/>
      <w:r w:rsidRPr="006E15D6">
        <w:rPr>
          <w:rFonts w:asciiTheme="minorHAnsi" w:hAnsiTheme="minorHAnsi" w:cstheme="minorHAnsi"/>
          <w:sz w:val="22"/>
          <w:szCs w:val="22"/>
        </w:rPr>
        <w:t>numpy</w:t>
      </w:r>
      <w:proofErr w:type="spellEnd"/>
      <w:r w:rsidRPr="006E15D6">
        <w:rPr>
          <w:rFonts w:asciiTheme="minorHAnsi" w:hAnsiTheme="minorHAnsi" w:cstheme="minorHAnsi"/>
          <w:sz w:val="22"/>
          <w:szCs w:val="22"/>
        </w:rPr>
        <w:t xml:space="preserve"> as np </w:t>
      </w:r>
    </w:p>
    <w:p w14:paraId="382D990D" w14:textId="77777777" w:rsidR="004B3223" w:rsidRPr="006E15D6" w:rsidRDefault="004B3223" w:rsidP="004B3223">
      <w:pPr>
        <w:rPr>
          <w:rFonts w:asciiTheme="minorHAnsi" w:hAnsiTheme="minorHAnsi" w:cstheme="minorHAnsi"/>
          <w:sz w:val="22"/>
          <w:szCs w:val="22"/>
        </w:rPr>
      </w:pPr>
      <w:r w:rsidRPr="006E15D6">
        <w:rPr>
          <w:rFonts w:asciiTheme="minorHAnsi" w:hAnsiTheme="minorHAnsi" w:cstheme="minorHAnsi"/>
          <w:sz w:val="22"/>
          <w:szCs w:val="22"/>
        </w:rPr>
        <w:t xml:space="preserve">import </w:t>
      </w:r>
      <w:proofErr w:type="spellStart"/>
      <w:r w:rsidRPr="006E15D6">
        <w:rPr>
          <w:rFonts w:asciiTheme="minorHAnsi" w:hAnsiTheme="minorHAnsi" w:cstheme="minorHAnsi"/>
          <w:sz w:val="22"/>
          <w:szCs w:val="22"/>
        </w:rPr>
        <w:t>matplotlib.pyplot</w:t>
      </w:r>
      <w:proofErr w:type="spellEnd"/>
      <w:r w:rsidRPr="006E15D6">
        <w:rPr>
          <w:rFonts w:asciiTheme="minorHAnsi" w:hAnsiTheme="minorHAnsi" w:cstheme="minorHAnsi"/>
          <w:sz w:val="22"/>
          <w:szCs w:val="22"/>
        </w:rPr>
        <w:t xml:space="preserve"> as </w:t>
      </w:r>
      <w:proofErr w:type="spellStart"/>
      <w:r w:rsidRPr="006E15D6">
        <w:rPr>
          <w:rFonts w:asciiTheme="minorHAnsi" w:hAnsiTheme="minorHAnsi" w:cstheme="minorHAnsi"/>
          <w:sz w:val="22"/>
          <w:szCs w:val="22"/>
        </w:rPr>
        <w:t>plt</w:t>
      </w:r>
      <w:proofErr w:type="spellEnd"/>
      <w:r w:rsidRPr="006E15D6">
        <w:rPr>
          <w:rFonts w:asciiTheme="minorHAnsi" w:hAnsiTheme="minorHAnsi" w:cstheme="minorHAnsi"/>
          <w:sz w:val="22"/>
          <w:szCs w:val="22"/>
        </w:rPr>
        <w:t xml:space="preserve"> </w:t>
      </w:r>
    </w:p>
    <w:p w14:paraId="48555E6A" w14:textId="77777777" w:rsidR="004B3223" w:rsidRPr="006E15D6" w:rsidRDefault="004B3223" w:rsidP="004B3223">
      <w:pPr>
        <w:rPr>
          <w:rFonts w:asciiTheme="minorHAnsi" w:hAnsiTheme="minorHAnsi" w:cstheme="minorHAnsi"/>
          <w:sz w:val="22"/>
          <w:szCs w:val="22"/>
        </w:rPr>
      </w:pPr>
      <w:r w:rsidRPr="006E15D6">
        <w:rPr>
          <w:rFonts w:asciiTheme="minorHAnsi" w:hAnsiTheme="minorHAnsi" w:cstheme="minorHAnsi"/>
          <w:sz w:val="22"/>
          <w:szCs w:val="22"/>
        </w:rPr>
        <w:t xml:space="preserve">from </w:t>
      </w:r>
      <w:proofErr w:type="spellStart"/>
      <w:r w:rsidRPr="006E15D6">
        <w:rPr>
          <w:rFonts w:asciiTheme="minorHAnsi" w:hAnsiTheme="minorHAnsi" w:cstheme="minorHAnsi"/>
          <w:sz w:val="22"/>
          <w:szCs w:val="22"/>
        </w:rPr>
        <w:t>sklearn.model_selection</w:t>
      </w:r>
      <w:proofErr w:type="spellEnd"/>
      <w:r w:rsidRPr="006E15D6">
        <w:rPr>
          <w:rFonts w:asciiTheme="minorHAnsi" w:hAnsiTheme="minorHAnsi" w:cstheme="minorHAnsi"/>
          <w:sz w:val="22"/>
          <w:szCs w:val="22"/>
        </w:rPr>
        <w:t xml:space="preserve"> import </w:t>
      </w:r>
      <w:proofErr w:type="spellStart"/>
      <w:r w:rsidRPr="006E15D6">
        <w:rPr>
          <w:rFonts w:asciiTheme="minorHAnsi" w:hAnsiTheme="minorHAnsi" w:cstheme="minorHAnsi"/>
          <w:sz w:val="22"/>
          <w:szCs w:val="22"/>
        </w:rPr>
        <w:t>train_test_split</w:t>
      </w:r>
      <w:proofErr w:type="spellEnd"/>
      <w:r w:rsidRPr="006E15D6">
        <w:rPr>
          <w:rFonts w:asciiTheme="minorHAnsi" w:hAnsiTheme="minorHAnsi" w:cstheme="minorHAnsi"/>
          <w:sz w:val="22"/>
          <w:szCs w:val="22"/>
        </w:rPr>
        <w:t xml:space="preserve"> </w:t>
      </w:r>
    </w:p>
    <w:p w14:paraId="0E13E86B" w14:textId="77777777" w:rsidR="004B3223" w:rsidRPr="006E15D6" w:rsidRDefault="004B3223" w:rsidP="004B3223">
      <w:pPr>
        <w:rPr>
          <w:rFonts w:asciiTheme="minorHAnsi" w:hAnsiTheme="minorHAnsi" w:cstheme="minorHAnsi"/>
          <w:sz w:val="22"/>
          <w:szCs w:val="22"/>
        </w:rPr>
      </w:pPr>
      <w:r w:rsidRPr="006E15D6">
        <w:rPr>
          <w:rFonts w:asciiTheme="minorHAnsi" w:hAnsiTheme="minorHAnsi" w:cstheme="minorHAnsi"/>
          <w:sz w:val="22"/>
          <w:szCs w:val="22"/>
        </w:rPr>
        <w:t xml:space="preserve">from </w:t>
      </w:r>
      <w:proofErr w:type="spellStart"/>
      <w:r w:rsidRPr="006E15D6">
        <w:rPr>
          <w:rFonts w:asciiTheme="minorHAnsi" w:hAnsiTheme="minorHAnsi" w:cstheme="minorHAnsi"/>
          <w:sz w:val="22"/>
          <w:szCs w:val="22"/>
        </w:rPr>
        <w:t>sklearn.preprocessing</w:t>
      </w:r>
      <w:proofErr w:type="spellEnd"/>
      <w:r w:rsidRPr="006E15D6">
        <w:rPr>
          <w:rFonts w:asciiTheme="minorHAnsi" w:hAnsiTheme="minorHAnsi" w:cstheme="minorHAnsi"/>
          <w:sz w:val="22"/>
          <w:szCs w:val="22"/>
        </w:rPr>
        <w:t xml:space="preserve"> import StandardScaler </w:t>
      </w:r>
    </w:p>
    <w:p w14:paraId="2CC81788" w14:textId="77777777" w:rsidR="004B3223" w:rsidRPr="006E15D6" w:rsidRDefault="004B3223" w:rsidP="004B3223">
      <w:pPr>
        <w:rPr>
          <w:rFonts w:asciiTheme="minorHAnsi" w:hAnsiTheme="minorHAnsi" w:cstheme="minorHAnsi"/>
          <w:sz w:val="22"/>
          <w:szCs w:val="22"/>
        </w:rPr>
      </w:pPr>
      <w:r w:rsidRPr="006E15D6">
        <w:rPr>
          <w:rFonts w:asciiTheme="minorHAnsi" w:hAnsiTheme="minorHAnsi" w:cstheme="minorHAnsi"/>
          <w:sz w:val="22"/>
          <w:szCs w:val="22"/>
        </w:rPr>
        <w:t xml:space="preserve">from </w:t>
      </w:r>
      <w:proofErr w:type="spellStart"/>
      <w:r w:rsidRPr="006E15D6">
        <w:rPr>
          <w:rFonts w:asciiTheme="minorHAnsi" w:hAnsiTheme="minorHAnsi" w:cstheme="minorHAnsi"/>
          <w:sz w:val="22"/>
          <w:szCs w:val="22"/>
        </w:rPr>
        <w:t>sklearn.neural_network</w:t>
      </w:r>
      <w:proofErr w:type="spellEnd"/>
      <w:r w:rsidRPr="006E15D6">
        <w:rPr>
          <w:rFonts w:asciiTheme="minorHAnsi" w:hAnsiTheme="minorHAnsi" w:cstheme="minorHAnsi"/>
          <w:sz w:val="22"/>
          <w:szCs w:val="22"/>
        </w:rPr>
        <w:t xml:space="preserve"> import </w:t>
      </w:r>
      <w:proofErr w:type="spellStart"/>
      <w:r w:rsidRPr="006E15D6">
        <w:rPr>
          <w:rFonts w:asciiTheme="minorHAnsi" w:hAnsiTheme="minorHAnsi" w:cstheme="minorHAnsi"/>
          <w:sz w:val="22"/>
          <w:szCs w:val="22"/>
        </w:rPr>
        <w:t>MLPClassifier</w:t>
      </w:r>
      <w:proofErr w:type="spellEnd"/>
      <w:r w:rsidRPr="006E15D6">
        <w:rPr>
          <w:rFonts w:asciiTheme="minorHAnsi" w:hAnsiTheme="minorHAnsi" w:cstheme="minorHAnsi"/>
          <w:sz w:val="22"/>
          <w:szCs w:val="22"/>
        </w:rPr>
        <w:t xml:space="preserve"> </w:t>
      </w:r>
    </w:p>
    <w:p w14:paraId="133B7AE6" w14:textId="77777777" w:rsidR="004B3223" w:rsidRPr="006E15D6" w:rsidRDefault="004B3223" w:rsidP="004B3223">
      <w:pPr>
        <w:rPr>
          <w:rFonts w:asciiTheme="minorHAnsi" w:hAnsiTheme="minorHAnsi" w:cstheme="minorHAnsi"/>
          <w:sz w:val="22"/>
          <w:szCs w:val="22"/>
        </w:rPr>
      </w:pPr>
      <w:r w:rsidRPr="006E15D6">
        <w:rPr>
          <w:rFonts w:asciiTheme="minorHAnsi" w:hAnsiTheme="minorHAnsi" w:cstheme="minorHAnsi"/>
          <w:sz w:val="22"/>
          <w:szCs w:val="22"/>
        </w:rPr>
        <w:t xml:space="preserve">from </w:t>
      </w:r>
      <w:proofErr w:type="spellStart"/>
      <w:r w:rsidRPr="006E15D6">
        <w:rPr>
          <w:rFonts w:asciiTheme="minorHAnsi" w:hAnsiTheme="minorHAnsi" w:cstheme="minorHAnsi"/>
          <w:sz w:val="22"/>
          <w:szCs w:val="22"/>
        </w:rPr>
        <w:t>sklearn.metrics</w:t>
      </w:r>
      <w:proofErr w:type="spellEnd"/>
      <w:r w:rsidRPr="006E15D6">
        <w:rPr>
          <w:rFonts w:asciiTheme="minorHAnsi" w:hAnsiTheme="minorHAnsi" w:cstheme="minorHAnsi"/>
          <w:sz w:val="22"/>
          <w:szCs w:val="22"/>
        </w:rPr>
        <w:t xml:space="preserve"> import </w:t>
      </w:r>
      <w:proofErr w:type="spellStart"/>
      <w:r w:rsidRPr="006E15D6">
        <w:rPr>
          <w:rFonts w:asciiTheme="minorHAnsi" w:hAnsiTheme="minorHAnsi" w:cstheme="minorHAnsi"/>
          <w:sz w:val="22"/>
          <w:szCs w:val="22"/>
        </w:rPr>
        <w:t>classification_report</w:t>
      </w:r>
      <w:proofErr w:type="spellEnd"/>
      <w:r w:rsidRPr="006E15D6">
        <w:rPr>
          <w:rFonts w:asciiTheme="minorHAnsi" w:hAnsiTheme="minorHAnsi" w:cstheme="minorHAnsi"/>
          <w:sz w:val="22"/>
          <w:szCs w:val="22"/>
        </w:rPr>
        <w:t xml:space="preserve">, </w:t>
      </w:r>
      <w:proofErr w:type="spellStart"/>
      <w:r w:rsidRPr="006E15D6">
        <w:rPr>
          <w:rFonts w:asciiTheme="minorHAnsi" w:hAnsiTheme="minorHAnsi" w:cstheme="minorHAnsi"/>
          <w:sz w:val="22"/>
          <w:szCs w:val="22"/>
        </w:rPr>
        <w:t>confusion_matrix</w:t>
      </w:r>
      <w:proofErr w:type="spellEnd"/>
      <w:r w:rsidRPr="006E15D6">
        <w:rPr>
          <w:rFonts w:asciiTheme="minorHAnsi" w:hAnsiTheme="minorHAnsi" w:cstheme="minorHAnsi"/>
          <w:sz w:val="22"/>
          <w:szCs w:val="22"/>
        </w:rPr>
        <w:t xml:space="preserve">, </w:t>
      </w:r>
      <w:proofErr w:type="spellStart"/>
      <w:r w:rsidRPr="006E15D6">
        <w:rPr>
          <w:rFonts w:asciiTheme="minorHAnsi" w:hAnsiTheme="minorHAnsi" w:cstheme="minorHAnsi"/>
          <w:sz w:val="22"/>
          <w:szCs w:val="22"/>
        </w:rPr>
        <w:t>roc_auc_score</w:t>
      </w:r>
      <w:proofErr w:type="spellEnd"/>
      <w:r w:rsidRPr="006E15D6">
        <w:rPr>
          <w:rFonts w:asciiTheme="minorHAnsi" w:hAnsiTheme="minorHAnsi" w:cstheme="minorHAnsi"/>
          <w:sz w:val="22"/>
          <w:szCs w:val="22"/>
        </w:rPr>
        <w:t xml:space="preserve">, </w:t>
      </w:r>
      <w:proofErr w:type="spellStart"/>
      <w:r w:rsidRPr="006E15D6">
        <w:rPr>
          <w:rFonts w:asciiTheme="minorHAnsi" w:hAnsiTheme="minorHAnsi" w:cstheme="minorHAnsi"/>
          <w:sz w:val="22"/>
          <w:szCs w:val="22"/>
        </w:rPr>
        <w:t>roc_curve</w:t>
      </w:r>
      <w:proofErr w:type="spellEnd"/>
      <w:r w:rsidRPr="006E15D6">
        <w:rPr>
          <w:rFonts w:asciiTheme="minorHAnsi" w:hAnsiTheme="minorHAnsi" w:cstheme="minorHAnsi"/>
          <w:sz w:val="22"/>
          <w:szCs w:val="22"/>
        </w:rPr>
        <w:t xml:space="preserve"> </w:t>
      </w:r>
    </w:p>
    <w:p w14:paraId="6BE68FC3" w14:textId="77777777" w:rsidR="004B3223" w:rsidRPr="006E15D6" w:rsidRDefault="004B3223" w:rsidP="004B3223">
      <w:pPr>
        <w:rPr>
          <w:rFonts w:asciiTheme="minorHAnsi" w:hAnsiTheme="minorHAnsi" w:cstheme="minorHAnsi"/>
          <w:sz w:val="22"/>
          <w:szCs w:val="22"/>
        </w:rPr>
      </w:pPr>
      <w:r w:rsidRPr="006E15D6">
        <w:rPr>
          <w:rFonts w:asciiTheme="minorHAnsi" w:hAnsiTheme="minorHAnsi" w:cstheme="minorHAnsi"/>
          <w:sz w:val="22"/>
          <w:szCs w:val="22"/>
        </w:rPr>
        <w:t xml:space="preserve">from </w:t>
      </w:r>
      <w:proofErr w:type="spellStart"/>
      <w:r w:rsidRPr="006E15D6">
        <w:rPr>
          <w:rFonts w:asciiTheme="minorHAnsi" w:hAnsiTheme="minorHAnsi" w:cstheme="minorHAnsi"/>
          <w:sz w:val="22"/>
          <w:szCs w:val="22"/>
        </w:rPr>
        <w:t>sklearn.model_selection</w:t>
      </w:r>
      <w:proofErr w:type="spellEnd"/>
      <w:r w:rsidRPr="006E15D6">
        <w:rPr>
          <w:rFonts w:asciiTheme="minorHAnsi" w:hAnsiTheme="minorHAnsi" w:cstheme="minorHAnsi"/>
          <w:sz w:val="22"/>
          <w:szCs w:val="22"/>
        </w:rPr>
        <w:t xml:space="preserve"> import </w:t>
      </w:r>
      <w:proofErr w:type="spellStart"/>
      <w:r w:rsidRPr="006E15D6">
        <w:rPr>
          <w:rFonts w:asciiTheme="minorHAnsi" w:hAnsiTheme="minorHAnsi" w:cstheme="minorHAnsi"/>
          <w:sz w:val="22"/>
          <w:szCs w:val="22"/>
        </w:rPr>
        <w:t>GridSearchCV</w:t>
      </w:r>
      <w:proofErr w:type="spellEnd"/>
      <w:r w:rsidRPr="006E15D6">
        <w:rPr>
          <w:rFonts w:asciiTheme="minorHAnsi" w:hAnsiTheme="minorHAnsi" w:cstheme="minorHAnsi"/>
          <w:sz w:val="22"/>
          <w:szCs w:val="22"/>
        </w:rPr>
        <w:t xml:space="preserve"> </w:t>
      </w:r>
    </w:p>
    <w:p w14:paraId="07260D40" w14:textId="77777777" w:rsidR="004B3223" w:rsidRPr="006E15D6" w:rsidRDefault="004B3223" w:rsidP="004B3223">
      <w:pPr>
        <w:rPr>
          <w:rFonts w:asciiTheme="minorHAnsi" w:hAnsiTheme="minorHAnsi" w:cstheme="minorHAnsi"/>
          <w:sz w:val="22"/>
          <w:szCs w:val="22"/>
        </w:rPr>
      </w:pPr>
      <w:r w:rsidRPr="006E15D6">
        <w:rPr>
          <w:rFonts w:asciiTheme="minorHAnsi" w:hAnsiTheme="minorHAnsi" w:cstheme="minorHAnsi"/>
          <w:sz w:val="22"/>
          <w:szCs w:val="22"/>
        </w:rPr>
        <w:t xml:space="preserve">from </w:t>
      </w:r>
      <w:proofErr w:type="spellStart"/>
      <w:r w:rsidRPr="006E15D6">
        <w:rPr>
          <w:rFonts w:asciiTheme="minorHAnsi" w:hAnsiTheme="minorHAnsi" w:cstheme="minorHAnsi"/>
          <w:sz w:val="22"/>
          <w:szCs w:val="22"/>
        </w:rPr>
        <w:t>statsmodels.stats.outliers_influence</w:t>
      </w:r>
      <w:proofErr w:type="spellEnd"/>
      <w:r w:rsidRPr="006E15D6">
        <w:rPr>
          <w:rFonts w:asciiTheme="minorHAnsi" w:hAnsiTheme="minorHAnsi" w:cstheme="minorHAnsi"/>
          <w:sz w:val="22"/>
          <w:szCs w:val="22"/>
        </w:rPr>
        <w:t xml:space="preserve"> import </w:t>
      </w:r>
      <w:proofErr w:type="spellStart"/>
      <w:r w:rsidRPr="006E15D6">
        <w:rPr>
          <w:rFonts w:asciiTheme="minorHAnsi" w:hAnsiTheme="minorHAnsi" w:cstheme="minorHAnsi"/>
          <w:sz w:val="22"/>
          <w:szCs w:val="22"/>
        </w:rPr>
        <w:t>variance_inflation_factor</w:t>
      </w:r>
      <w:proofErr w:type="spellEnd"/>
    </w:p>
    <w:p w14:paraId="59D708D2" w14:textId="77777777" w:rsidR="004B3223" w:rsidRPr="006E15D6" w:rsidRDefault="004B3223" w:rsidP="004B3223">
      <w:pPr>
        <w:rPr>
          <w:rFonts w:asciiTheme="minorHAnsi" w:hAnsiTheme="minorHAnsi" w:cstheme="minorHAnsi"/>
          <w:sz w:val="22"/>
          <w:szCs w:val="22"/>
        </w:rPr>
      </w:pPr>
      <w:r w:rsidRPr="006E15D6">
        <w:rPr>
          <w:rFonts w:asciiTheme="minorHAnsi" w:hAnsiTheme="minorHAnsi" w:cstheme="minorHAnsi"/>
          <w:sz w:val="22"/>
          <w:szCs w:val="22"/>
        </w:rPr>
        <w:t xml:space="preserve">import </w:t>
      </w:r>
      <w:proofErr w:type="spellStart"/>
      <w:r w:rsidRPr="006E15D6">
        <w:rPr>
          <w:rFonts w:asciiTheme="minorHAnsi" w:hAnsiTheme="minorHAnsi" w:cstheme="minorHAnsi"/>
          <w:sz w:val="22"/>
          <w:szCs w:val="22"/>
        </w:rPr>
        <w:t>statsmodels.api</w:t>
      </w:r>
      <w:proofErr w:type="spellEnd"/>
      <w:r w:rsidRPr="006E15D6">
        <w:rPr>
          <w:rFonts w:asciiTheme="minorHAnsi" w:hAnsiTheme="minorHAnsi" w:cstheme="minorHAnsi"/>
          <w:sz w:val="22"/>
          <w:szCs w:val="22"/>
        </w:rPr>
        <w:t xml:space="preserve"> as </w:t>
      </w:r>
      <w:proofErr w:type="spellStart"/>
      <w:r w:rsidRPr="006E15D6">
        <w:rPr>
          <w:rFonts w:asciiTheme="minorHAnsi" w:hAnsiTheme="minorHAnsi" w:cstheme="minorHAnsi"/>
          <w:sz w:val="22"/>
          <w:szCs w:val="22"/>
        </w:rPr>
        <w:t>sm</w:t>
      </w:r>
      <w:proofErr w:type="spellEnd"/>
    </w:p>
    <w:p w14:paraId="297A3F73" w14:textId="77777777" w:rsidR="004B3223" w:rsidRPr="006E15D6" w:rsidRDefault="004B3223" w:rsidP="004B3223">
      <w:pPr>
        <w:rPr>
          <w:rFonts w:asciiTheme="minorHAnsi" w:hAnsiTheme="minorHAnsi" w:cstheme="minorHAnsi"/>
          <w:sz w:val="22"/>
          <w:szCs w:val="22"/>
        </w:rPr>
      </w:pPr>
    </w:p>
    <w:p w14:paraId="51E0EC7A" w14:textId="77777777" w:rsidR="004B3223" w:rsidRPr="006E15D6" w:rsidRDefault="004B3223" w:rsidP="004B3223">
      <w:pPr>
        <w:rPr>
          <w:rFonts w:asciiTheme="minorHAnsi" w:hAnsiTheme="minorHAnsi" w:cstheme="minorHAnsi"/>
          <w:b/>
          <w:bCs/>
          <w:sz w:val="22"/>
          <w:szCs w:val="22"/>
        </w:rPr>
      </w:pPr>
      <w:r w:rsidRPr="006E15D6">
        <w:rPr>
          <w:rFonts w:asciiTheme="minorHAnsi" w:hAnsiTheme="minorHAnsi" w:cstheme="minorHAnsi"/>
          <w:b/>
          <w:bCs/>
          <w:color w:val="808080" w:themeColor="background1" w:themeShade="80"/>
          <w:sz w:val="22"/>
          <w:szCs w:val="22"/>
        </w:rPr>
        <w:t># Function to calculate performance metrics</w:t>
      </w:r>
    </w:p>
    <w:p w14:paraId="3CDCEC06" w14:textId="77777777" w:rsidR="004B3223" w:rsidRPr="006E15D6" w:rsidRDefault="004B3223" w:rsidP="004B3223">
      <w:pPr>
        <w:rPr>
          <w:rFonts w:asciiTheme="minorHAnsi" w:hAnsiTheme="minorHAnsi" w:cstheme="minorHAnsi"/>
          <w:sz w:val="22"/>
          <w:szCs w:val="22"/>
        </w:rPr>
      </w:pPr>
      <w:r w:rsidRPr="006E15D6">
        <w:rPr>
          <w:rFonts w:asciiTheme="minorHAnsi" w:hAnsiTheme="minorHAnsi" w:cstheme="minorHAnsi"/>
          <w:sz w:val="22"/>
          <w:szCs w:val="22"/>
        </w:rPr>
        <w:t xml:space="preserve">def </w:t>
      </w:r>
      <w:proofErr w:type="spellStart"/>
      <w:r w:rsidRPr="006E15D6">
        <w:rPr>
          <w:rFonts w:asciiTheme="minorHAnsi" w:hAnsiTheme="minorHAnsi" w:cstheme="minorHAnsi"/>
          <w:sz w:val="22"/>
          <w:szCs w:val="22"/>
        </w:rPr>
        <w:t>performance_metrics</w:t>
      </w:r>
      <w:proofErr w:type="spellEnd"/>
      <w:r w:rsidRPr="006E15D6">
        <w:rPr>
          <w:rFonts w:asciiTheme="minorHAnsi" w:hAnsiTheme="minorHAnsi" w:cstheme="minorHAnsi"/>
          <w:sz w:val="22"/>
          <w:szCs w:val="22"/>
        </w:rPr>
        <w:t>(</w:t>
      </w:r>
      <w:proofErr w:type="spellStart"/>
      <w:r w:rsidRPr="006E15D6">
        <w:rPr>
          <w:rFonts w:asciiTheme="minorHAnsi" w:hAnsiTheme="minorHAnsi" w:cstheme="minorHAnsi"/>
          <w:sz w:val="22"/>
          <w:szCs w:val="22"/>
        </w:rPr>
        <w:t>y_true</w:t>
      </w:r>
      <w:proofErr w:type="spellEnd"/>
      <w:r w:rsidRPr="006E15D6">
        <w:rPr>
          <w:rFonts w:asciiTheme="minorHAnsi" w:hAnsiTheme="minorHAnsi" w:cstheme="minorHAnsi"/>
          <w:sz w:val="22"/>
          <w:szCs w:val="22"/>
        </w:rPr>
        <w:t xml:space="preserve">, </w:t>
      </w:r>
      <w:proofErr w:type="spellStart"/>
      <w:r w:rsidRPr="006E15D6">
        <w:rPr>
          <w:rFonts w:asciiTheme="minorHAnsi" w:hAnsiTheme="minorHAnsi" w:cstheme="minorHAnsi"/>
          <w:sz w:val="22"/>
          <w:szCs w:val="22"/>
        </w:rPr>
        <w:t>y_pred</w:t>
      </w:r>
      <w:proofErr w:type="spellEnd"/>
      <w:r w:rsidRPr="006E15D6">
        <w:rPr>
          <w:rFonts w:asciiTheme="minorHAnsi" w:hAnsiTheme="minorHAnsi" w:cstheme="minorHAnsi"/>
          <w:sz w:val="22"/>
          <w:szCs w:val="22"/>
        </w:rPr>
        <w:t>):</w:t>
      </w:r>
    </w:p>
    <w:p w14:paraId="025764A5" w14:textId="77777777" w:rsidR="004B3223" w:rsidRPr="006E15D6" w:rsidRDefault="004B3223" w:rsidP="004B3223">
      <w:pPr>
        <w:rPr>
          <w:rFonts w:asciiTheme="minorHAnsi" w:hAnsiTheme="minorHAnsi" w:cstheme="minorHAnsi"/>
          <w:sz w:val="22"/>
          <w:szCs w:val="22"/>
        </w:rPr>
      </w:pPr>
      <w:r w:rsidRPr="006E15D6">
        <w:rPr>
          <w:rFonts w:asciiTheme="minorHAnsi" w:hAnsiTheme="minorHAnsi" w:cstheme="minorHAnsi"/>
          <w:sz w:val="22"/>
          <w:szCs w:val="22"/>
        </w:rPr>
        <w:t xml:space="preserve">    print("Classification Report:")</w:t>
      </w:r>
    </w:p>
    <w:p w14:paraId="6DBCC5D6" w14:textId="77777777" w:rsidR="004B3223" w:rsidRPr="006E15D6" w:rsidRDefault="004B3223" w:rsidP="004B3223">
      <w:pPr>
        <w:rPr>
          <w:rFonts w:asciiTheme="minorHAnsi" w:hAnsiTheme="minorHAnsi" w:cstheme="minorHAnsi"/>
          <w:sz w:val="22"/>
          <w:szCs w:val="22"/>
        </w:rPr>
      </w:pPr>
      <w:r w:rsidRPr="006E15D6">
        <w:rPr>
          <w:rFonts w:asciiTheme="minorHAnsi" w:hAnsiTheme="minorHAnsi" w:cstheme="minorHAnsi"/>
          <w:sz w:val="22"/>
          <w:szCs w:val="22"/>
        </w:rPr>
        <w:t xml:space="preserve">    print(</w:t>
      </w:r>
      <w:proofErr w:type="spellStart"/>
      <w:r w:rsidRPr="006E15D6">
        <w:rPr>
          <w:rFonts w:asciiTheme="minorHAnsi" w:hAnsiTheme="minorHAnsi" w:cstheme="minorHAnsi"/>
          <w:sz w:val="22"/>
          <w:szCs w:val="22"/>
        </w:rPr>
        <w:t>classification_report</w:t>
      </w:r>
      <w:proofErr w:type="spellEnd"/>
      <w:r w:rsidRPr="006E15D6">
        <w:rPr>
          <w:rFonts w:asciiTheme="minorHAnsi" w:hAnsiTheme="minorHAnsi" w:cstheme="minorHAnsi"/>
          <w:sz w:val="22"/>
          <w:szCs w:val="22"/>
        </w:rPr>
        <w:t>(</w:t>
      </w:r>
      <w:proofErr w:type="spellStart"/>
      <w:r w:rsidRPr="006E15D6">
        <w:rPr>
          <w:rFonts w:asciiTheme="minorHAnsi" w:hAnsiTheme="minorHAnsi" w:cstheme="minorHAnsi"/>
          <w:sz w:val="22"/>
          <w:szCs w:val="22"/>
        </w:rPr>
        <w:t>y_true</w:t>
      </w:r>
      <w:proofErr w:type="spellEnd"/>
      <w:r w:rsidRPr="006E15D6">
        <w:rPr>
          <w:rFonts w:asciiTheme="minorHAnsi" w:hAnsiTheme="minorHAnsi" w:cstheme="minorHAnsi"/>
          <w:sz w:val="22"/>
          <w:szCs w:val="22"/>
        </w:rPr>
        <w:t xml:space="preserve">, </w:t>
      </w:r>
      <w:proofErr w:type="spellStart"/>
      <w:r w:rsidRPr="006E15D6">
        <w:rPr>
          <w:rFonts w:asciiTheme="minorHAnsi" w:hAnsiTheme="minorHAnsi" w:cstheme="minorHAnsi"/>
          <w:sz w:val="22"/>
          <w:szCs w:val="22"/>
        </w:rPr>
        <w:t>y_pred</w:t>
      </w:r>
      <w:proofErr w:type="spellEnd"/>
      <w:r w:rsidRPr="006E15D6">
        <w:rPr>
          <w:rFonts w:asciiTheme="minorHAnsi" w:hAnsiTheme="minorHAnsi" w:cstheme="minorHAnsi"/>
          <w:sz w:val="22"/>
          <w:szCs w:val="22"/>
        </w:rPr>
        <w:t>))</w:t>
      </w:r>
    </w:p>
    <w:p w14:paraId="7DFE8FE9" w14:textId="77777777" w:rsidR="004B3223" w:rsidRPr="006E15D6" w:rsidRDefault="004B3223" w:rsidP="004B3223">
      <w:pPr>
        <w:rPr>
          <w:rFonts w:asciiTheme="minorHAnsi" w:hAnsiTheme="minorHAnsi" w:cstheme="minorHAnsi"/>
          <w:sz w:val="22"/>
          <w:szCs w:val="22"/>
        </w:rPr>
      </w:pPr>
      <w:r w:rsidRPr="006E15D6">
        <w:rPr>
          <w:rFonts w:asciiTheme="minorHAnsi" w:hAnsiTheme="minorHAnsi" w:cstheme="minorHAnsi"/>
          <w:sz w:val="22"/>
          <w:szCs w:val="22"/>
        </w:rPr>
        <w:t xml:space="preserve">    print("Confusion Matrix:")</w:t>
      </w:r>
    </w:p>
    <w:p w14:paraId="29E3E770" w14:textId="77777777" w:rsidR="004B3223" w:rsidRPr="006E15D6" w:rsidRDefault="004B3223" w:rsidP="004B3223">
      <w:pPr>
        <w:rPr>
          <w:rFonts w:asciiTheme="minorHAnsi" w:hAnsiTheme="minorHAnsi" w:cstheme="minorHAnsi"/>
          <w:sz w:val="22"/>
          <w:szCs w:val="22"/>
        </w:rPr>
      </w:pPr>
      <w:r w:rsidRPr="006E15D6">
        <w:rPr>
          <w:rFonts w:asciiTheme="minorHAnsi" w:hAnsiTheme="minorHAnsi" w:cstheme="minorHAnsi"/>
          <w:sz w:val="22"/>
          <w:szCs w:val="22"/>
        </w:rPr>
        <w:t xml:space="preserve">    print(</w:t>
      </w:r>
      <w:proofErr w:type="spellStart"/>
      <w:r w:rsidRPr="006E15D6">
        <w:rPr>
          <w:rFonts w:asciiTheme="minorHAnsi" w:hAnsiTheme="minorHAnsi" w:cstheme="minorHAnsi"/>
          <w:sz w:val="22"/>
          <w:szCs w:val="22"/>
        </w:rPr>
        <w:t>confusion_matrix</w:t>
      </w:r>
      <w:proofErr w:type="spellEnd"/>
      <w:r w:rsidRPr="006E15D6">
        <w:rPr>
          <w:rFonts w:asciiTheme="minorHAnsi" w:hAnsiTheme="minorHAnsi" w:cstheme="minorHAnsi"/>
          <w:sz w:val="22"/>
          <w:szCs w:val="22"/>
        </w:rPr>
        <w:t>(</w:t>
      </w:r>
      <w:proofErr w:type="spellStart"/>
      <w:r w:rsidRPr="006E15D6">
        <w:rPr>
          <w:rFonts w:asciiTheme="minorHAnsi" w:hAnsiTheme="minorHAnsi" w:cstheme="minorHAnsi"/>
          <w:sz w:val="22"/>
          <w:szCs w:val="22"/>
        </w:rPr>
        <w:t>y_true</w:t>
      </w:r>
      <w:proofErr w:type="spellEnd"/>
      <w:r w:rsidRPr="006E15D6">
        <w:rPr>
          <w:rFonts w:asciiTheme="minorHAnsi" w:hAnsiTheme="minorHAnsi" w:cstheme="minorHAnsi"/>
          <w:sz w:val="22"/>
          <w:szCs w:val="22"/>
        </w:rPr>
        <w:t xml:space="preserve">, </w:t>
      </w:r>
      <w:proofErr w:type="spellStart"/>
      <w:r w:rsidRPr="006E15D6">
        <w:rPr>
          <w:rFonts w:asciiTheme="minorHAnsi" w:hAnsiTheme="minorHAnsi" w:cstheme="minorHAnsi"/>
          <w:sz w:val="22"/>
          <w:szCs w:val="22"/>
        </w:rPr>
        <w:t>y_pred</w:t>
      </w:r>
      <w:proofErr w:type="spellEnd"/>
      <w:r w:rsidRPr="006E15D6">
        <w:rPr>
          <w:rFonts w:asciiTheme="minorHAnsi" w:hAnsiTheme="minorHAnsi" w:cstheme="minorHAnsi"/>
          <w:sz w:val="22"/>
          <w:szCs w:val="22"/>
        </w:rPr>
        <w:t>))</w:t>
      </w:r>
    </w:p>
    <w:p w14:paraId="27328F07" w14:textId="77777777" w:rsidR="004B3223" w:rsidRPr="006E15D6" w:rsidRDefault="004B3223" w:rsidP="004B3223">
      <w:pPr>
        <w:rPr>
          <w:rFonts w:asciiTheme="minorHAnsi" w:hAnsiTheme="minorHAnsi" w:cstheme="minorHAnsi"/>
          <w:sz w:val="22"/>
          <w:szCs w:val="22"/>
        </w:rPr>
      </w:pPr>
      <w:r w:rsidRPr="006E15D6">
        <w:rPr>
          <w:rFonts w:asciiTheme="minorHAnsi" w:hAnsiTheme="minorHAnsi" w:cstheme="minorHAnsi"/>
          <w:sz w:val="22"/>
          <w:szCs w:val="22"/>
        </w:rPr>
        <w:t xml:space="preserve">    print("ROC AUC Score:")</w:t>
      </w:r>
    </w:p>
    <w:p w14:paraId="59A5C321" w14:textId="77777777" w:rsidR="004B3223" w:rsidRPr="006E15D6" w:rsidRDefault="004B3223" w:rsidP="004B3223">
      <w:pPr>
        <w:rPr>
          <w:rFonts w:asciiTheme="minorHAnsi" w:hAnsiTheme="minorHAnsi" w:cstheme="minorHAnsi"/>
          <w:sz w:val="22"/>
          <w:szCs w:val="22"/>
        </w:rPr>
      </w:pPr>
      <w:r w:rsidRPr="006E15D6">
        <w:rPr>
          <w:rFonts w:asciiTheme="minorHAnsi" w:hAnsiTheme="minorHAnsi" w:cstheme="minorHAnsi"/>
          <w:sz w:val="22"/>
          <w:szCs w:val="22"/>
        </w:rPr>
        <w:t xml:space="preserve">    print(</w:t>
      </w:r>
      <w:proofErr w:type="spellStart"/>
      <w:r w:rsidRPr="006E15D6">
        <w:rPr>
          <w:rFonts w:asciiTheme="minorHAnsi" w:hAnsiTheme="minorHAnsi" w:cstheme="minorHAnsi"/>
          <w:sz w:val="22"/>
          <w:szCs w:val="22"/>
        </w:rPr>
        <w:t>roc_auc_score</w:t>
      </w:r>
      <w:proofErr w:type="spellEnd"/>
      <w:r w:rsidRPr="006E15D6">
        <w:rPr>
          <w:rFonts w:asciiTheme="minorHAnsi" w:hAnsiTheme="minorHAnsi" w:cstheme="minorHAnsi"/>
          <w:sz w:val="22"/>
          <w:szCs w:val="22"/>
        </w:rPr>
        <w:t>(</w:t>
      </w:r>
      <w:proofErr w:type="spellStart"/>
      <w:r w:rsidRPr="006E15D6">
        <w:rPr>
          <w:rFonts w:asciiTheme="minorHAnsi" w:hAnsiTheme="minorHAnsi" w:cstheme="minorHAnsi"/>
          <w:sz w:val="22"/>
          <w:szCs w:val="22"/>
        </w:rPr>
        <w:t>y_true</w:t>
      </w:r>
      <w:proofErr w:type="spellEnd"/>
      <w:r w:rsidRPr="006E15D6">
        <w:rPr>
          <w:rFonts w:asciiTheme="minorHAnsi" w:hAnsiTheme="minorHAnsi" w:cstheme="minorHAnsi"/>
          <w:sz w:val="22"/>
          <w:szCs w:val="22"/>
        </w:rPr>
        <w:t xml:space="preserve">, </w:t>
      </w:r>
      <w:proofErr w:type="spellStart"/>
      <w:r w:rsidRPr="006E15D6">
        <w:rPr>
          <w:rFonts w:asciiTheme="minorHAnsi" w:hAnsiTheme="minorHAnsi" w:cstheme="minorHAnsi"/>
          <w:sz w:val="22"/>
          <w:szCs w:val="22"/>
        </w:rPr>
        <w:t>y_pred</w:t>
      </w:r>
      <w:proofErr w:type="spellEnd"/>
      <w:r w:rsidRPr="006E15D6">
        <w:rPr>
          <w:rFonts w:asciiTheme="minorHAnsi" w:hAnsiTheme="minorHAnsi" w:cstheme="minorHAnsi"/>
          <w:sz w:val="22"/>
          <w:szCs w:val="22"/>
        </w:rPr>
        <w:t>))</w:t>
      </w:r>
    </w:p>
    <w:p w14:paraId="473B9CAF" w14:textId="77777777" w:rsidR="004B3223" w:rsidRPr="006E15D6" w:rsidRDefault="004B3223" w:rsidP="004B3223">
      <w:pPr>
        <w:rPr>
          <w:rFonts w:asciiTheme="minorHAnsi" w:hAnsiTheme="minorHAnsi" w:cstheme="minorHAnsi"/>
          <w:sz w:val="22"/>
          <w:szCs w:val="22"/>
        </w:rPr>
      </w:pPr>
    </w:p>
    <w:p w14:paraId="54F6BB4B" w14:textId="77777777" w:rsidR="004B3223" w:rsidRPr="006E15D6" w:rsidRDefault="004B3223" w:rsidP="004B3223">
      <w:pPr>
        <w:rPr>
          <w:rFonts w:asciiTheme="minorHAnsi" w:hAnsiTheme="minorHAnsi" w:cstheme="minorHAnsi"/>
          <w:b/>
          <w:bCs/>
          <w:color w:val="808080" w:themeColor="background1" w:themeShade="80"/>
          <w:sz w:val="22"/>
          <w:szCs w:val="22"/>
        </w:rPr>
      </w:pPr>
      <w:r w:rsidRPr="006E15D6">
        <w:rPr>
          <w:rFonts w:asciiTheme="minorHAnsi" w:hAnsiTheme="minorHAnsi" w:cstheme="minorHAnsi"/>
          <w:b/>
          <w:bCs/>
          <w:color w:val="808080" w:themeColor="background1" w:themeShade="80"/>
          <w:sz w:val="22"/>
          <w:szCs w:val="22"/>
        </w:rPr>
        <w:t># Load the data</w:t>
      </w:r>
    </w:p>
    <w:p w14:paraId="187BFE4C" w14:textId="77777777" w:rsidR="004B3223" w:rsidRPr="006E15D6" w:rsidRDefault="004B3223" w:rsidP="004B3223">
      <w:pPr>
        <w:rPr>
          <w:rFonts w:asciiTheme="minorHAnsi" w:hAnsiTheme="minorHAnsi" w:cstheme="minorHAnsi"/>
          <w:sz w:val="22"/>
          <w:szCs w:val="22"/>
        </w:rPr>
      </w:pPr>
      <w:proofErr w:type="spellStart"/>
      <w:r w:rsidRPr="006E15D6">
        <w:rPr>
          <w:rFonts w:asciiTheme="minorHAnsi" w:hAnsiTheme="minorHAnsi" w:cstheme="minorHAnsi"/>
          <w:sz w:val="22"/>
          <w:szCs w:val="22"/>
        </w:rPr>
        <w:lastRenderedPageBreak/>
        <w:t>train_encoded</w:t>
      </w:r>
      <w:proofErr w:type="spellEnd"/>
      <w:r w:rsidRPr="006E15D6">
        <w:rPr>
          <w:rFonts w:asciiTheme="minorHAnsi" w:hAnsiTheme="minorHAnsi" w:cstheme="minorHAnsi"/>
          <w:sz w:val="22"/>
          <w:szCs w:val="22"/>
        </w:rPr>
        <w:t xml:space="preserve"> = </w:t>
      </w:r>
      <w:proofErr w:type="spellStart"/>
      <w:r w:rsidRPr="006E15D6">
        <w:rPr>
          <w:rFonts w:asciiTheme="minorHAnsi" w:hAnsiTheme="minorHAnsi" w:cstheme="minorHAnsi"/>
          <w:sz w:val="22"/>
          <w:szCs w:val="22"/>
        </w:rPr>
        <w:t>pd.read_csv</w:t>
      </w:r>
      <w:proofErr w:type="spellEnd"/>
      <w:r w:rsidRPr="006E15D6">
        <w:rPr>
          <w:rFonts w:asciiTheme="minorHAnsi" w:hAnsiTheme="minorHAnsi" w:cstheme="minorHAnsi"/>
          <w:sz w:val="22"/>
          <w:szCs w:val="22"/>
        </w:rPr>
        <w:t>('</w:t>
      </w:r>
      <w:r>
        <w:rPr>
          <w:rFonts w:asciiTheme="minorHAnsi" w:hAnsiTheme="minorHAnsi" w:cstheme="minorHAnsi"/>
          <w:sz w:val="22"/>
          <w:szCs w:val="22"/>
        </w:rPr>
        <w:t>/...INPUT YOUR FILE PATHWAY.../</w:t>
      </w:r>
      <w:r w:rsidRPr="006E15D6">
        <w:rPr>
          <w:rFonts w:asciiTheme="minorHAnsi" w:hAnsiTheme="minorHAnsi" w:cstheme="minorHAnsi"/>
          <w:sz w:val="22"/>
          <w:szCs w:val="22"/>
        </w:rPr>
        <w:t>train_encoded.csv')</w:t>
      </w:r>
    </w:p>
    <w:p w14:paraId="67D7591D" w14:textId="77777777" w:rsidR="004B3223" w:rsidRPr="006E15D6" w:rsidRDefault="004B3223" w:rsidP="004B3223">
      <w:pPr>
        <w:rPr>
          <w:rFonts w:asciiTheme="minorHAnsi" w:hAnsiTheme="minorHAnsi" w:cstheme="minorHAnsi"/>
          <w:sz w:val="22"/>
          <w:szCs w:val="22"/>
        </w:rPr>
      </w:pPr>
      <w:proofErr w:type="spellStart"/>
      <w:r w:rsidRPr="006E15D6">
        <w:rPr>
          <w:rFonts w:asciiTheme="minorHAnsi" w:hAnsiTheme="minorHAnsi" w:cstheme="minorHAnsi"/>
          <w:sz w:val="22"/>
          <w:szCs w:val="22"/>
        </w:rPr>
        <w:t>OOT_encoded</w:t>
      </w:r>
      <w:proofErr w:type="spellEnd"/>
      <w:r w:rsidRPr="006E15D6">
        <w:rPr>
          <w:rFonts w:asciiTheme="minorHAnsi" w:hAnsiTheme="minorHAnsi" w:cstheme="minorHAnsi"/>
          <w:sz w:val="22"/>
          <w:szCs w:val="22"/>
        </w:rPr>
        <w:t xml:space="preserve"> = </w:t>
      </w:r>
      <w:proofErr w:type="spellStart"/>
      <w:r w:rsidRPr="006E15D6">
        <w:rPr>
          <w:rFonts w:asciiTheme="minorHAnsi" w:hAnsiTheme="minorHAnsi" w:cstheme="minorHAnsi"/>
          <w:sz w:val="22"/>
          <w:szCs w:val="22"/>
        </w:rPr>
        <w:t>pd.read_csv</w:t>
      </w:r>
      <w:proofErr w:type="spellEnd"/>
      <w:r w:rsidRPr="006E15D6">
        <w:rPr>
          <w:rFonts w:asciiTheme="minorHAnsi" w:hAnsiTheme="minorHAnsi" w:cstheme="minorHAnsi"/>
          <w:sz w:val="22"/>
          <w:szCs w:val="22"/>
        </w:rPr>
        <w:t>('</w:t>
      </w:r>
      <w:r>
        <w:rPr>
          <w:rFonts w:asciiTheme="minorHAnsi" w:hAnsiTheme="minorHAnsi" w:cstheme="minorHAnsi"/>
          <w:sz w:val="22"/>
          <w:szCs w:val="22"/>
        </w:rPr>
        <w:t>/...INPUT YOUR FILE PATHWAY.../</w:t>
      </w:r>
      <w:r w:rsidRPr="006E15D6">
        <w:rPr>
          <w:rFonts w:asciiTheme="minorHAnsi" w:hAnsiTheme="minorHAnsi" w:cstheme="minorHAnsi"/>
          <w:sz w:val="22"/>
          <w:szCs w:val="22"/>
        </w:rPr>
        <w:t>oot_encoded.csv')</w:t>
      </w:r>
    </w:p>
    <w:p w14:paraId="4B828D85" w14:textId="77777777" w:rsidR="004B3223" w:rsidRPr="006E15D6" w:rsidRDefault="004B3223" w:rsidP="004B3223">
      <w:pPr>
        <w:rPr>
          <w:rFonts w:asciiTheme="minorHAnsi" w:hAnsiTheme="minorHAnsi" w:cstheme="minorHAnsi"/>
          <w:sz w:val="22"/>
          <w:szCs w:val="22"/>
        </w:rPr>
      </w:pPr>
    </w:p>
    <w:p w14:paraId="6A7BF4F1" w14:textId="77777777" w:rsidR="004B3223" w:rsidRPr="006E15D6" w:rsidRDefault="004B3223" w:rsidP="004B3223">
      <w:pPr>
        <w:rPr>
          <w:rFonts w:asciiTheme="minorHAnsi" w:hAnsiTheme="minorHAnsi" w:cstheme="minorHAnsi"/>
          <w:sz w:val="22"/>
          <w:szCs w:val="22"/>
        </w:rPr>
      </w:pPr>
      <w:r w:rsidRPr="006E15D6">
        <w:rPr>
          <w:rFonts w:asciiTheme="minorHAnsi" w:hAnsiTheme="minorHAnsi" w:cstheme="minorHAnsi"/>
          <w:sz w:val="22"/>
          <w:szCs w:val="22"/>
        </w:rPr>
        <w:t>print(</w:t>
      </w:r>
      <w:proofErr w:type="spellStart"/>
      <w:r w:rsidRPr="006E15D6">
        <w:rPr>
          <w:rFonts w:asciiTheme="minorHAnsi" w:hAnsiTheme="minorHAnsi" w:cstheme="minorHAnsi"/>
          <w:sz w:val="22"/>
          <w:szCs w:val="22"/>
        </w:rPr>
        <w:t>train_encoded.columns</w:t>
      </w:r>
      <w:proofErr w:type="spellEnd"/>
      <w:r w:rsidRPr="006E15D6">
        <w:rPr>
          <w:rFonts w:asciiTheme="minorHAnsi" w:hAnsiTheme="minorHAnsi" w:cstheme="minorHAnsi"/>
          <w:sz w:val="22"/>
          <w:szCs w:val="22"/>
        </w:rPr>
        <w:t>)</w:t>
      </w:r>
    </w:p>
    <w:p w14:paraId="3070A249" w14:textId="77777777" w:rsidR="004B3223" w:rsidRPr="006E15D6" w:rsidRDefault="004B3223" w:rsidP="004B3223">
      <w:pPr>
        <w:rPr>
          <w:rFonts w:asciiTheme="minorHAnsi" w:hAnsiTheme="minorHAnsi" w:cstheme="minorHAnsi"/>
          <w:sz w:val="22"/>
          <w:szCs w:val="22"/>
        </w:rPr>
      </w:pPr>
    </w:p>
    <w:p w14:paraId="6C0E911A" w14:textId="77777777" w:rsidR="004B3223" w:rsidRPr="006E15D6" w:rsidRDefault="004B3223" w:rsidP="004B3223">
      <w:pPr>
        <w:rPr>
          <w:rFonts w:asciiTheme="minorHAnsi" w:hAnsiTheme="minorHAnsi" w:cstheme="minorHAnsi"/>
          <w:b/>
          <w:bCs/>
          <w:color w:val="808080" w:themeColor="background1" w:themeShade="80"/>
          <w:sz w:val="22"/>
          <w:szCs w:val="22"/>
        </w:rPr>
      </w:pPr>
      <w:r w:rsidRPr="006E15D6">
        <w:rPr>
          <w:rFonts w:asciiTheme="minorHAnsi" w:hAnsiTheme="minorHAnsi" w:cstheme="minorHAnsi"/>
          <w:b/>
          <w:bCs/>
          <w:color w:val="808080" w:themeColor="background1" w:themeShade="80"/>
          <w:sz w:val="22"/>
          <w:szCs w:val="22"/>
        </w:rPr>
        <w:t># Define the variables to exclude</w:t>
      </w:r>
    </w:p>
    <w:p w14:paraId="05E17056" w14:textId="77777777" w:rsidR="004B3223" w:rsidRPr="006E15D6" w:rsidRDefault="004B3223" w:rsidP="004B3223">
      <w:pPr>
        <w:rPr>
          <w:rFonts w:asciiTheme="minorHAnsi" w:hAnsiTheme="minorHAnsi" w:cstheme="minorHAnsi"/>
          <w:sz w:val="22"/>
          <w:szCs w:val="22"/>
        </w:rPr>
      </w:pPr>
      <w:proofErr w:type="spellStart"/>
      <w:r w:rsidRPr="006E15D6">
        <w:rPr>
          <w:rFonts w:asciiTheme="minorHAnsi" w:hAnsiTheme="minorHAnsi" w:cstheme="minorHAnsi"/>
          <w:sz w:val="22"/>
          <w:szCs w:val="22"/>
        </w:rPr>
        <w:t>excluded_variables</w:t>
      </w:r>
      <w:proofErr w:type="spellEnd"/>
      <w:r w:rsidRPr="006E15D6">
        <w:rPr>
          <w:rFonts w:asciiTheme="minorHAnsi" w:hAnsiTheme="minorHAnsi" w:cstheme="minorHAnsi"/>
          <w:sz w:val="22"/>
          <w:szCs w:val="22"/>
        </w:rPr>
        <w:t xml:space="preserve"> = ['id', 'emp_length_3years', 'term_36months', '</w:t>
      </w:r>
      <w:proofErr w:type="spellStart"/>
      <w:r w:rsidRPr="006E15D6">
        <w:rPr>
          <w:rFonts w:asciiTheme="minorHAnsi" w:hAnsiTheme="minorHAnsi" w:cstheme="minorHAnsi"/>
          <w:sz w:val="22"/>
          <w:szCs w:val="22"/>
        </w:rPr>
        <w:t>grade_G</w:t>
      </w:r>
      <w:proofErr w:type="spellEnd"/>
      <w:r w:rsidRPr="006E15D6">
        <w:rPr>
          <w:rFonts w:asciiTheme="minorHAnsi" w:hAnsiTheme="minorHAnsi" w:cstheme="minorHAnsi"/>
          <w:sz w:val="22"/>
          <w:szCs w:val="22"/>
        </w:rPr>
        <w:t>', 'sub_grade_B4', '</w:t>
      </w:r>
      <w:proofErr w:type="spellStart"/>
      <w:r w:rsidRPr="006E15D6">
        <w:rPr>
          <w:rFonts w:asciiTheme="minorHAnsi" w:hAnsiTheme="minorHAnsi" w:cstheme="minorHAnsi"/>
          <w:sz w:val="22"/>
          <w:szCs w:val="22"/>
        </w:rPr>
        <w:t>verification_status_SourceVerifi</w:t>
      </w:r>
      <w:proofErr w:type="spellEnd"/>
      <w:r w:rsidRPr="006E15D6">
        <w:rPr>
          <w:rFonts w:asciiTheme="minorHAnsi" w:hAnsiTheme="minorHAnsi" w:cstheme="minorHAnsi"/>
          <w:sz w:val="22"/>
          <w:szCs w:val="22"/>
        </w:rPr>
        <w:t>', '</w:t>
      </w:r>
      <w:proofErr w:type="spellStart"/>
      <w:r w:rsidRPr="006E15D6">
        <w:rPr>
          <w:rFonts w:asciiTheme="minorHAnsi" w:hAnsiTheme="minorHAnsi" w:cstheme="minorHAnsi"/>
          <w:sz w:val="22"/>
          <w:szCs w:val="22"/>
        </w:rPr>
        <w:t>purpose_home_improvement</w:t>
      </w:r>
      <w:proofErr w:type="spellEnd"/>
      <w:r w:rsidRPr="006E15D6">
        <w:rPr>
          <w:rFonts w:asciiTheme="minorHAnsi" w:hAnsiTheme="minorHAnsi" w:cstheme="minorHAnsi"/>
          <w:sz w:val="22"/>
          <w:szCs w:val="22"/>
        </w:rPr>
        <w:t>',                       '</w:t>
      </w:r>
      <w:proofErr w:type="spellStart"/>
      <w:r w:rsidRPr="006E15D6">
        <w:rPr>
          <w:rFonts w:asciiTheme="minorHAnsi" w:hAnsiTheme="minorHAnsi" w:cstheme="minorHAnsi"/>
          <w:sz w:val="22"/>
          <w:szCs w:val="22"/>
        </w:rPr>
        <w:t>home_ownership_RENT</w:t>
      </w:r>
      <w:proofErr w:type="spellEnd"/>
      <w:r w:rsidRPr="006E15D6">
        <w:rPr>
          <w:rFonts w:asciiTheme="minorHAnsi" w:hAnsiTheme="minorHAnsi" w:cstheme="minorHAnsi"/>
          <w:sz w:val="22"/>
          <w:szCs w:val="22"/>
        </w:rPr>
        <w:t>', '</w:t>
      </w:r>
      <w:proofErr w:type="spellStart"/>
      <w:r w:rsidRPr="006E15D6">
        <w:rPr>
          <w:rFonts w:asciiTheme="minorHAnsi" w:hAnsiTheme="minorHAnsi" w:cstheme="minorHAnsi"/>
          <w:sz w:val="22"/>
          <w:szCs w:val="22"/>
        </w:rPr>
        <w:t>application_type_JointApp</w:t>
      </w:r>
      <w:proofErr w:type="spellEnd"/>
      <w:r w:rsidRPr="006E15D6">
        <w:rPr>
          <w:rFonts w:asciiTheme="minorHAnsi" w:hAnsiTheme="minorHAnsi" w:cstheme="minorHAnsi"/>
          <w:sz w:val="22"/>
          <w:szCs w:val="22"/>
        </w:rPr>
        <w:t>', 'bad']</w:t>
      </w:r>
    </w:p>
    <w:p w14:paraId="349F3749" w14:textId="77777777" w:rsidR="004B3223" w:rsidRPr="006E15D6" w:rsidRDefault="004B3223" w:rsidP="004B3223">
      <w:pPr>
        <w:rPr>
          <w:rFonts w:asciiTheme="minorHAnsi" w:hAnsiTheme="minorHAnsi" w:cstheme="minorHAnsi"/>
          <w:sz w:val="22"/>
          <w:szCs w:val="22"/>
        </w:rPr>
      </w:pPr>
    </w:p>
    <w:p w14:paraId="5B18AD28" w14:textId="77777777" w:rsidR="004B3223" w:rsidRPr="006E15D6" w:rsidRDefault="004B3223" w:rsidP="004B3223">
      <w:pPr>
        <w:rPr>
          <w:rFonts w:asciiTheme="minorHAnsi" w:hAnsiTheme="minorHAnsi" w:cstheme="minorHAnsi"/>
          <w:b/>
          <w:bCs/>
          <w:color w:val="808080" w:themeColor="background1" w:themeShade="80"/>
          <w:sz w:val="22"/>
          <w:szCs w:val="22"/>
        </w:rPr>
      </w:pPr>
      <w:r w:rsidRPr="006E15D6">
        <w:rPr>
          <w:rFonts w:asciiTheme="minorHAnsi" w:hAnsiTheme="minorHAnsi" w:cstheme="minorHAnsi"/>
          <w:b/>
          <w:bCs/>
          <w:color w:val="808080" w:themeColor="background1" w:themeShade="80"/>
          <w:sz w:val="22"/>
          <w:szCs w:val="22"/>
        </w:rPr>
        <w:t># Define predictors excluding the specified variables and the target variable</w:t>
      </w:r>
    </w:p>
    <w:p w14:paraId="5CB7B5DD" w14:textId="77777777" w:rsidR="004B3223" w:rsidRPr="006E15D6" w:rsidRDefault="004B3223" w:rsidP="004B3223">
      <w:pPr>
        <w:rPr>
          <w:rFonts w:asciiTheme="minorHAnsi" w:hAnsiTheme="minorHAnsi" w:cstheme="minorHAnsi"/>
          <w:sz w:val="22"/>
          <w:szCs w:val="22"/>
        </w:rPr>
      </w:pPr>
      <w:r w:rsidRPr="006E15D6">
        <w:rPr>
          <w:rFonts w:asciiTheme="minorHAnsi" w:hAnsiTheme="minorHAnsi" w:cstheme="minorHAnsi"/>
          <w:sz w:val="22"/>
          <w:szCs w:val="22"/>
        </w:rPr>
        <w:t xml:space="preserve">predictors = [col for col in </w:t>
      </w:r>
      <w:proofErr w:type="spellStart"/>
      <w:r w:rsidRPr="006E15D6">
        <w:rPr>
          <w:rFonts w:asciiTheme="minorHAnsi" w:hAnsiTheme="minorHAnsi" w:cstheme="minorHAnsi"/>
          <w:sz w:val="22"/>
          <w:szCs w:val="22"/>
        </w:rPr>
        <w:t>train_encoded.columns</w:t>
      </w:r>
      <w:proofErr w:type="spellEnd"/>
      <w:r w:rsidRPr="006E15D6">
        <w:rPr>
          <w:rFonts w:asciiTheme="minorHAnsi" w:hAnsiTheme="minorHAnsi" w:cstheme="minorHAnsi"/>
          <w:sz w:val="22"/>
          <w:szCs w:val="22"/>
        </w:rPr>
        <w:t xml:space="preserve"> if col not in </w:t>
      </w:r>
      <w:proofErr w:type="spellStart"/>
      <w:r w:rsidRPr="006E15D6">
        <w:rPr>
          <w:rFonts w:asciiTheme="minorHAnsi" w:hAnsiTheme="minorHAnsi" w:cstheme="minorHAnsi"/>
          <w:sz w:val="22"/>
          <w:szCs w:val="22"/>
        </w:rPr>
        <w:t>excluded_variables</w:t>
      </w:r>
      <w:proofErr w:type="spellEnd"/>
      <w:r w:rsidRPr="006E15D6">
        <w:rPr>
          <w:rFonts w:asciiTheme="minorHAnsi" w:hAnsiTheme="minorHAnsi" w:cstheme="minorHAnsi"/>
          <w:sz w:val="22"/>
          <w:szCs w:val="22"/>
        </w:rPr>
        <w:t>]</w:t>
      </w:r>
    </w:p>
    <w:p w14:paraId="0EC8D36D" w14:textId="77777777" w:rsidR="004B3223" w:rsidRPr="006E15D6" w:rsidRDefault="004B3223" w:rsidP="004B3223">
      <w:pPr>
        <w:rPr>
          <w:rFonts w:asciiTheme="minorHAnsi" w:hAnsiTheme="minorHAnsi" w:cstheme="minorHAnsi"/>
          <w:sz w:val="22"/>
          <w:szCs w:val="22"/>
        </w:rPr>
      </w:pPr>
    </w:p>
    <w:p w14:paraId="4963C4E7" w14:textId="77777777" w:rsidR="004B3223" w:rsidRPr="006E15D6" w:rsidRDefault="004B3223" w:rsidP="004B3223">
      <w:pPr>
        <w:rPr>
          <w:rFonts w:asciiTheme="minorHAnsi" w:hAnsiTheme="minorHAnsi" w:cstheme="minorHAnsi"/>
          <w:b/>
          <w:bCs/>
          <w:color w:val="808080" w:themeColor="background1" w:themeShade="80"/>
          <w:sz w:val="22"/>
          <w:szCs w:val="22"/>
        </w:rPr>
      </w:pPr>
      <w:r w:rsidRPr="006E15D6">
        <w:rPr>
          <w:rFonts w:asciiTheme="minorHAnsi" w:hAnsiTheme="minorHAnsi" w:cstheme="minorHAnsi"/>
          <w:b/>
          <w:bCs/>
          <w:color w:val="808080" w:themeColor="background1" w:themeShade="80"/>
          <w:sz w:val="22"/>
          <w:szCs w:val="22"/>
        </w:rPr>
        <w:t># Calculate VIF</w:t>
      </w:r>
    </w:p>
    <w:p w14:paraId="1385B6A0" w14:textId="77777777" w:rsidR="004B3223" w:rsidRPr="006E15D6" w:rsidRDefault="004B3223" w:rsidP="004B3223">
      <w:pPr>
        <w:rPr>
          <w:rFonts w:asciiTheme="minorHAnsi" w:hAnsiTheme="minorHAnsi" w:cstheme="minorHAnsi"/>
          <w:sz w:val="22"/>
          <w:szCs w:val="22"/>
        </w:rPr>
      </w:pPr>
      <w:r w:rsidRPr="006E15D6">
        <w:rPr>
          <w:rFonts w:asciiTheme="minorHAnsi" w:hAnsiTheme="minorHAnsi" w:cstheme="minorHAnsi"/>
          <w:sz w:val="22"/>
          <w:szCs w:val="22"/>
        </w:rPr>
        <w:t xml:space="preserve">X = </w:t>
      </w:r>
      <w:proofErr w:type="spellStart"/>
      <w:r w:rsidRPr="006E15D6">
        <w:rPr>
          <w:rFonts w:asciiTheme="minorHAnsi" w:hAnsiTheme="minorHAnsi" w:cstheme="minorHAnsi"/>
          <w:sz w:val="22"/>
          <w:szCs w:val="22"/>
        </w:rPr>
        <w:t>sm.add_constant</w:t>
      </w:r>
      <w:proofErr w:type="spellEnd"/>
      <w:r w:rsidRPr="006E15D6">
        <w:rPr>
          <w:rFonts w:asciiTheme="minorHAnsi" w:hAnsiTheme="minorHAnsi" w:cstheme="minorHAnsi"/>
          <w:sz w:val="22"/>
          <w:szCs w:val="22"/>
        </w:rPr>
        <w:t>(</w:t>
      </w:r>
      <w:proofErr w:type="spellStart"/>
      <w:r w:rsidRPr="006E15D6">
        <w:rPr>
          <w:rFonts w:asciiTheme="minorHAnsi" w:hAnsiTheme="minorHAnsi" w:cstheme="minorHAnsi"/>
          <w:sz w:val="22"/>
          <w:szCs w:val="22"/>
        </w:rPr>
        <w:t>train_encoded</w:t>
      </w:r>
      <w:proofErr w:type="spellEnd"/>
      <w:r w:rsidRPr="006E15D6">
        <w:rPr>
          <w:rFonts w:asciiTheme="minorHAnsi" w:hAnsiTheme="minorHAnsi" w:cstheme="minorHAnsi"/>
          <w:sz w:val="22"/>
          <w:szCs w:val="22"/>
        </w:rPr>
        <w:t>[predictors])</w:t>
      </w:r>
    </w:p>
    <w:p w14:paraId="0BBBD066" w14:textId="77777777" w:rsidR="004B3223" w:rsidRPr="006E15D6" w:rsidRDefault="004B3223" w:rsidP="004B3223">
      <w:pPr>
        <w:rPr>
          <w:rFonts w:asciiTheme="minorHAnsi" w:hAnsiTheme="minorHAnsi" w:cstheme="minorHAnsi"/>
          <w:sz w:val="22"/>
          <w:szCs w:val="22"/>
        </w:rPr>
      </w:pPr>
      <w:proofErr w:type="spellStart"/>
      <w:r w:rsidRPr="006E15D6">
        <w:rPr>
          <w:rFonts w:asciiTheme="minorHAnsi" w:hAnsiTheme="minorHAnsi" w:cstheme="minorHAnsi"/>
          <w:sz w:val="22"/>
          <w:szCs w:val="22"/>
        </w:rPr>
        <w:t>vif</w:t>
      </w:r>
      <w:proofErr w:type="spellEnd"/>
      <w:r w:rsidRPr="006E15D6">
        <w:rPr>
          <w:rFonts w:asciiTheme="minorHAnsi" w:hAnsiTheme="minorHAnsi" w:cstheme="minorHAnsi"/>
          <w:sz w:val="22"/>
          <w:szCs w:val="22"/>
        </w:rPr>
        <w:t xml:space="preserve"> = </w:t>
      </w:r>
      <w:proofErr w:type="spellStart"/>
      <w:r w:rsidRPr="006E15D6">
        <w:rPr>
          <w:rFonts w:asciiTheme="minorHAnsi" w:hAnsiTheme="minorHAnsi" w:cstheme="minorHAnsi"/>
          <w:sz w:val="22"/>
          <w:szCs w:val="22"/>
        </w:rPr>
        <w:t>pd.DataFrame</w:t>
      </w:r>
      <w:proofErr w:type="spellEnd"/>
      <w:r w:rsidRPr="006E15D6">
        <w:rPr>
          <w:rFonts w:asciiTheme="minorHAnsi" w:hAnsiTheme="minorHAnsi" w:cstheme="minorHAnsi"/>
          <w:sz w:val="22"/>
          <w:szCs w:val="22"/>
        </w:rPr>
        <w:t>()</w:t>
      </w:r>
    </w:p>
    <w:p w14:paraId="3F369C57" w14:textId="77777777" w:rsidR="004B3223" w:rsidRPr="006E15D6" w:rsidRDefault="004B3223" w:rsidP="004B3223">
      <w:pPr>
        <w:rPr>
          <w:rFonts w:asciiTheme="minorHAnsi" w:hAnsiTheme="minorHAnsi" w:cstheme="minorHAnsi"/>
          <w:sz w:val="22"/>
          <w:szCs w:val="22"/>
        </w:rPr>
      </w:pPr>
      <w:proofErr w:type="spellStart"/>
      <w:r w:rsidRPr="006E15D6">
        <w:rPr>
          <w:rFonts w:asciiTheme="minorHAnsi" w:hAnsiTheme="minorHAnsi" w:cstheme="minorHAnsi"/>
          <w:sz w:val="22"/>
          <w:szCs w:val="22"/>
        </w:rPr>
        <w:t>vif</w:t>
      </w:r>
      <w:proofErr w:type="spellEnd"/>
      <w:r w:rsidRPr="006E15D6">
        <w:rPr>
          <w:rFonts w:asciiTheme="minorHAnsi" w:hAnsiTheme="minorHAnsi" w:cstheme="minorHAnsi"/>
          <w:sz w:val="22"/>
          <w:szCs w:val="22"/>
        </w:rPr>
        <w:t>["VIF Factor"] = [</w:t>
      </w:r>
      <w:proofErr w:type="spellStart"/>
      <w:r w:rsidRPr="006E15D6">
        <w:rPr>
          <w:rFonts w:asciiTheme="minorHAnsi" w:hAnsiTheme="minorHAnsi" w:cstheme="minorHAnsi"/>
          <w:sz w:val="22"/>
          <w:szCs w:val="22"/>
        </w:rPr>
        <w:t>variance_inflation_factor</w:t>
      </w:r>
      <w:proofErr w:type="spellEnd"/>
      <w:r w:rsidRPr="006E15D6">
        <w:rPr>
          <w:rFonts w:asciiTheme="minorHAnsi" w:hAnsiTheme="minorHAnsi" w:cstheme="minorHAnsi"/>
          <w:sz w:val="22"/>
          <w:szCs w:val="22"/>
        </w:rPr>
        <w:t>(</w:t>
      </w:r>
      <w:proofErr w:type="spellStart"/>
      <w:r w:rsidRPr="006E15D6">
        <w:rPr>
          <w:rFonts w:asciiTheme="minorHAnsi" w:hAnsiTheme="minorHAnsi" w:cstheme="minorHAnsi"/>
          <w:sz w:val="22"/>
          <w:szCs w:val="22"/>
        </w:rPr>
        <w:t>X.values</w:t>
      </w:r>
      <w:proofErr w:type="spellEnd"/>
      <w:r w:rsidRPr="006E15D6">
        <w:rPr>
          <w:rFonts w:asciiTheme="minorHAnsi" w:hAnsiTheme="minorHAnsi" w:cstheme="minorHAnsi"/>
          <w:sz w:val="22"/>
          <w:szCs w:val="22"/>
        </w:rPr>
        <w:t xml:space="preserve">, </w:t>
      </w:r>
      <w:proofErr w:type="spellStart"/>
      <w:r w:rsidRPr="006E15D6">
        <w:rPr>
          <w:rFonts w:asciiTheme="minorHAnsi" w:hAnsiTheme="minorHAnsi" w:cstheme="minorHAnsi"/>
          <w:sz w:val="22"/>
          <w:szCs w:val="22"/>
        </w:rPr>
        <w:t>i</w:t>
      </w:r>
      <w:proofErr w:type="spellEnd"/>
      <w:r w:rsidRPr="006E15D6">
        <w:rPr>
          <w:rFonts w:asciiTheme="minorHAnsi" w:hAnsiTheme="minorHAnsi" w:cstheme="minorHAnsi"/>
          <w:sz w:val="22"/>
          <w:szCs w:val="22"/>
        </w:rPr>
        <w:t xml:space="preserve">) for </w:t>
      </w:r>
      <w:proofErr w:type="spellStart"/>
      <w:r w:rsidRPr="006E15D6">
        <w:rPr>
          <w:rFonts w:asciiTheme="minorHAnsi" w:hAnsiTheme="minorHAnsi" w:cstheme="minorHAnsi"/>
          <w:sz w:val="22"/>
          <w:szCs w:val="22"/>
        </w:rPr>
        <w:t>i</w:t>
      </w:r>
      <w:proofErr w:type="spellEnd"/>
      <w:r w:rsidRPr="006E15D6">
        <w:rPr>
          <w:rFonts w:asciiTheme="minorHAnsi" w:hAnsiTheme="minorHAnsi" w:cstheme="minorHAnsi"/>
          <w:sz w:val="22"/>
          <w:szCs w:val="22"/>
        </w:rPr>
        <w:t xml:space="preserve"> in range(</w:t>
      </w:r>
      <w:proofErr w:type="spellStart"/>
      <w:r w:rsidRPr="006E15D6">
        <w:rPr>
          <w:rFonts w:asciiTheme="minorHAnsi" w:hAnsiTheme="minorHAnsi" w:cstheme="minorHAnsi"/>
          <w:sz w:val="22"/>
          <w:szCs w:val="22"/>
        </w:rPr>
        <w:t>X.shape</w:t>
      </w:r>
      <w:proofErr w:type="spellEnd"/>
      <w:r w:rsidRPr="006E15D6">
        <w:rPr>
          <w:rFonts w:asciiTheme="minorHAnsi" w:hAnsiTheme="minorHAnsi" w:cstheme="minorHAnsi"/>
          <w:sz w:val="22"/>
          <w:szCs w:val="22"/>
        </w:rPr>
        <w:t>[1])]</w:t>
      </w:r>
    </w:p>
    <w:p w14:paraId="2D1893CB" w14:textId="77777777" w:rsidR="004B3223" w:rsidRPr="006E15D6" w:rsidRDefault="004B3223" w:rsidP="004B3223">
      <w:pPr>
        <w:rPr>
          <w:rFonts w:asciiTheme="minorHAnsi" w:hAnsiTheme="minorHAnsi" w:cstheme="minorHAnsi"/>
          <w:sz w:val="22"/>
          <w:szCs w:val="22"/>
        </w:rPr>
      </w:pPr>
      <w:proofErr w:type="spellStart"/>
      <w:r w:rsidRPr="006E15D6">
        <w:rPr>
          <w:rFonts w:asciiTheme="minorHAnsi" w:hAnsiTheme="minorHAnsi" w:cstheme="minorHAnsi"/>
          <w:sz w:val="22"/>
          <w:szCs w:val="22"/>
        </w:rPr>
        <w:t>vif</w:t>
      </w:r>
      <w:proofErr w:type="spellEnd"/>
      <w:r w:rsidRPr="006E15D6">
        <w:rPr>
          <w:rFonts w:asciiTheme="minorHAnsi" w:hAnsiTheme="minorHAnsi" w:cstheme="minorHAnsi"/>
          <w:sz w:val="22"/>
          <w:szCs w:val="22"/>
        </w:rPr>
        <w:t xml:space="preserve">["features"] = </w:t>
      </w:r>
      <w:proofErr w:type="spellStart"/>
      <w:r w:rsidRPr="006E15D6">
        <w:rPr>
          <w:rFonts w:asciiTheme="minorHAnsi" w:hAnsiTheme="minorHAnsi" w:cstheme="minorHAnsi"/>
          <w:sz w:val="22"/>
          <w:szCs w:val="22"/>
        </w:rPr>
        <w:t>X.columns</w:t>
      </w:r>
      <w:proofErr w:type="spellEnd"/>
    </w:p>
    <w:p w14:paraId="22EA9296" w14:textId="77777777" w:rsidR="004B3223" w:rsidRPr="006E15D6" w:rsidRDefault="004B3223" w:rsidP="004B3223">
      <w:pPr>
        <w:rPr>
          <w:rFonts w:asciiTheme="minorHAnsi" w:hAnsiTheme="minorHAnsi" w:cstheme="minorHAnsi"/>
          <w:sz w:val="22"/>
          <w:szCs w:val="22"/>
        </w:rPr>
      </w:pPr>
    </w:p>
    <w:p w14:paraId="1C06550B" w14:textId="77777777" w:rsidR="004B3223" w:rsidRPr="006E15D6" w:rsidRDefault="004B3223" w:rsidP="004B3223">
      <w:pPr>
        <w:rPr>
          <w:rFonts w:asciiTheme="minorHAnsi" w:hAnsiTheme="minorHAnsi" w:cstheme="minorHAnsi"/>
          <w:b/>
          <w:bCs/>
          <w:color w:val="808080" w:themeColor="background1" w:themeShade="80"/>
          <w:sz w:val="22"/>
          <w:szCs w:val="22"/>
        </w:rPr>
      </w:pPr>
      <w:r w:rsidRPr="006E15D6">
        <w:rPr>
          <w:rFonts w:asciiTheme="minorHAnsi" w:hAnsiTheme="minorHAnsi" w:cstheme="minorHAnsi"/>
          <w:b/>
          <w:bCs/>
          <w:color w:val="808080" w:themeColor="background1" w:themeShade="80"/>
          <w:sz w:val="22"/>
          <w:szCs w:val="22"/>
        </w:rPr>
        <w:t># Identify variables with VIF greater than 5 (indicative of multicollinearity)</w:t>
      </w:r>
    </w:p>
    <w:p w14:paraId="39F94496" w14:textId="77777777" w:rsidR="004B3223" w:rsidRPr="006E15D6" w:rsidRDefault="004B3223" w:rsidP="004B3223">
      <w:pPr>
        <w:rPr>
          <w:rFonts w:asciiTheme="minorHAnsi" w:hAnsiTheme="minorHAnsi" w:cstheme="minorHAnsi"/>
          <w:sz w:val="22"/>
          <w:szCs w:val="22"/>
        </w:rPr>
      </w:pPr>
      <w:proofErr w:type="spellStart"/>
      <w:r w:rsidRPr="006E15D6">
        <w:rPr>
          <w:rFonts w:asciiTheme="minorHAnsi" w:hAnsiTheme="minorHAnsi" w:cstheme="minorHAnsi"/>
          <w:sz w:val="22"/>
          <w:szCs w:val="22"/>
        </w:rPr>
        <w:t>high_vif_predictors</w:t>
      </w:r>
      <w:proofErr w:type="spellEnd"/>
      <w:r w:rsidRPr="006E15D6">
        <w:rPr>
          <w:rFonts w:asciiTheme="minorHAnsi" w:hAnsiTheme="minorHAnsi" w:cstheme="minorHAnsi"/>
          <w:sz w:val="22"/>
          <w:szCs w:val="22"/>
        </w:rPr>
        <w:t xml:space="preserve"> = </w:t>
      </w:r>
      <w:proofErr w:type="spellStart"/>
      <w:r w:rsidRPr="006E15D6">
        <w:rPr>
          <w:rFonts w:asciiTheme="minorHAnsi" w:hAnsiTheme="minorHAnsi" w:cstheme="minorHAnsi"/>
          <w:sz w:val="22"/>
          <w:szCs w:val="22"/>
        </w:rPr>
        <w:t>vif</w:t>
      </w:r>
      <w:proofErr w:type="spellEnd"/>
      <w:r w:rsidRPr="006E15D6">
        <w:rPr>
          <w:rFonts w:asciiTheme="minorHAnsi" w:hAnsiTheme="minorHAnsi" w:cstheme="minorHAnsi"/>
          <w:sz w:val="22"/>
          <w:szCs w:val="22"/>
        </w:rPr>
        <w:t>[</w:t>
      </w:r>
      <w:proofErr w:type="spellStart"/>
      <w:r w:rsidRPr="006E15D6">
        <w:rPr>
          <w:rFonts w:asciiTheme="minorHAnsi" w:hAnsiTheme="minorHAnsi" w:cstheme="minorHAnsi"/>
          <w:sz w:val="22"/>
          <w:szCs w:val="22"/>
        </w:rPr>
        <w:t>vif</w:t>
      </w:r>
      <w:proofErr w:type="spellEnd"/>
      <w:r w:rsidRPr="006E15D6">
        <w:rPr>
          <w:rFonts w:asciiTheme="minorHAnsi" w:hAnsiTheme="minorHAnsi" w:cstheme="minorHAnsi"/>
          <w:sz w:val="22"/>
          <w:szCs w:val="22"/>
        </w:rPr>
        <w:t>["VIF Factor"] &gt; 5]["features"].</w:t>
      </w:r>
      <w:proofErr w:type="spellStart"/>
      <w:r w:rsidRPr="006E15D6">
        <w:rPr>
          <w:rFonts w:asciiTheme="minorHAnsi" w:hAnsiTheme="minorHAnsi" w:cstheme="minorHAnsi"/>
          <w:sz w:val="22"/>
          <w:szCs w:val="22"/>
        </w:rPr>
        <w:t>tolist</w:t>
      </w:r>
      <w:proofErr w:type="spellEnd"/>
      <w:r w:rsidRPr="006E15D6">
        <w:rPr>
          <w:rFonts w:asciiTheme="minorHAnsi" w:hAnsiTheme="minorHAnsi" w:cstheme="minorHAnsi"/>
          <w:sz w:val="22"/>
          <w:szCs w:val="22"/>
        </w:rPr>
        <w:t>()</w:t>
      </w:r>
    </w:p>
    <w:p w14:paraId="2AC9142C" w14:textId="77777777" w:rsidR="004B3223" w:rsidRPr="006E15D6" w:rsidRDefault="004B3223" w:rsidP="004B3223">
      <w:pPr>
        <w:rPr>
          <w:rFonts w:asciiTheme="minorHAnsi" w:hAnsiTheme="minorHAnsi" w:cstheme="minorHAnsi"/>
          <w:sz w:val="22"/>
          <w:szCs w:val="22"/>
        </w:rPr>
      </w:pPr>
    </w:p>
    <w:p w14:paraId="7F17A21D" w14:textId="77777777" w:rsidR="004B3223" w:rsidRPr="006E15D6" w:rsidRDefault="004B3223" w:rsidP="004B3223">
      <w:pPr>
        <w:rPr>
          <w:rFonts w:asciiTheme="minorHAnsi" w:hAnsiTheme="minorHAnsi" w:cstheme="minorHAnsi"/>
          <w:b/>
          <w:bCs/>
          <w:color w:val="808080" w:themeColor="background1" w:themeShade="80"/>
          <w:sz w:val="22"/>
          <w:szCs w:val="22"/>
        </w:rPr>
      </w:pPr>
      <w:r w:rsidRPr="006E15D6">
        <w:rPr>
          <w:rFonts w:asciiTheme="minorHAnsi" w:hAnsiTheme="minorHAnsi" w:cstheme="minorHAnsi"/>
          <w:b/>
          <w:bCs/>
          <w:color w:val="808080" w:themeColor="background1" w:themeShade="80"/>
          <w:sz w:val="22"/>
          <w:szCs w:val="22"/>
        </w:rPr>
        <w:t># Remove predictors with high VIF from the list of predictors</w:t>
      </w:r>
    </w:p>
    <w:p w14:paraId="48B33356" w14:textId="77777777" w:rsidR="004B3223" w:rsidRPr="006E15D6" w:rsidRDefault="004B3223" w:rsidP="004B3223">
      <w:pPr>
        <w:rPr>
          <w:rFonts w:asciiTheme="minorHAnsi" w:hAnsiTheme="minorHAnsi" w:cstheme="minorHAnsi"/>
          <w:sz w:val="22"/>
          <w:szCs w:val="22"/>
        </w:rPr>
      </w:pPr>
      <w:r w:rsidRPr="006E15D6">
        <w:rPr>
          <w:rFonts w:asciiTheme="minorHAnsi" w:hAnsiTheme="minorHAnsi" w:cstheme="minorHAnsi"/>
          <w:sz w:val="22"/>
          <w:szCs w:val="22"/>
        </w:rPr>
        <w:t xml:space="preserve">predictors = [pred for pred in predictors if pred not in </w:t>
      </w:r>
      <w:proofErr w:type="spellStart"/>
      <w:r w:rsidRPr="006E15D6">
        <w:rPr>
          <w:rFonts w:asciiTheme="minorHAnsi" w:hAnsiTheme="minorHAnsi" w:cstheme="minorHAnsi"/>
          <w:sz w:val="22"/>
          <w:szCs w:val="22"/>
        </w:rPr>
        <w:t>high_vif_predictors</w:t>
      </w:r>
      <w:proofErr w:type="spellEnd"/>
      <w:r w:rsidRPr="006E15D6">
        <w:rPr>
          <w:rFonts w:asciiTheme="minorHAnsi" w:hAnsiTheme="minorHAnsi" w:cstheme="minorHAnsi"/>
          <w:sz w:val="22"/>
          <w:szCs w:val="22"/>
        </w:rPr>
        <w:t>]</w:t>
      </w:r>
    </w:p>
    <w:p w14:paraId="1DC54D60" w14:textId="77777777" w:rsidR="004B3223" w:rsidRPr="006E15D6" w:rsidRDefault="004B3223" w:rsidP="004B3223">
      <w:pPr>
        <w:rPr>
          <w:rFonts w:asciiTheme="minorHAnsi" w:hAnsiTheme="minorHAnsi" w:cstheme="minorHAnsi"/>
          <w:sz w:val="22"/>
          <w:szCs w:val="22"/>
        </w:rPr>
      </w:pPr>
    </w:p>
    <w:p w14:paraId="35361B44" w14:textId="77777777" w:rsidR="004B3223" w:rsidRPr="006E15D6" w:rsidRDefault="004B3223" w:rsidP="004B3223">
      <w:pPr>
        <w:rPr>
          <w:rFonts w:asciiTheme="minorHAnsi" w:hAnsiTheme="minorHAnsi" w:cstheme="minorHAnsi"/>
          <w:b/>
          <w:bCs/>
          <w:color w:val="808080" w:themeColor="background1" w:themeShade="80"/>
          <w:sz w:val="22"/>
          <w:szCs w:val="22"/>
        </w:rPr>
      </w:pPr>
      <w:r w:rsidRPr="006E15D6">
        <w:rPr>
          <w:rFonts w:asciiTheme="minorHAnsi" w:hAnsiTheme="minorHAnsi" w:cstheme="minorHAnsi"/>
          <w:b/>
          <w:bCs/>
          <w:color w:val="808080" w:themeColor="background1" w:themeShade="80"/>
          <w:sz w:val="22"/>
          <w:szCs w:val="22"/>
        </w:rPr>
        <w:t># Store the target variable temporarily</w:t>
      </w:r>
    </w:p>
    <w:p w14:paraId="77C0CCCD" w14:textId="77777777" w:rsidR="004B3223" w:rsidRPr="006E15D6" w:rsidRDefault="004B3223" w:rsidP="004B3223">
      <w:pPr>
        <w:rPr>
          <w:rFonts w:asciiTheme="minorHAnsi" w:hAnsiTheme="minorHAnsi" w:cstheme="minorHAnsi"/>
          <w:sz w:val="22"/>
          <w:szCs w:val="22"/>
        </w:rPr>
      </w:pPr>
      <w:proofErr w:type="spellStart"/>
      <w:r w:rsidRPr="006E15D6">
        <w:rPr>
          <w:rFonts w:asciiTheme="minorHAnsi" w:hAnsiTheme="minorHAnsi" w:cstheme="minorHAnsi"/>
          <w:sz w:val="22"/>
          <w:szCs w:val="22"/>
        </w:rPr>
        <w:t>OOT_bad</w:t>
      </w:r>
      <w:proofErr w:type="spellEnd"/>
      <w:r w:rsidRPr="006E15D6">
        <w:rPr>
          <w:rFonts w:asciiTheme="minorHAnsi" w:hAnsiTheme="minorHAnsi" w:cstheme="minorHAnsi"/>
          <w:sz w:val="22"/>
          <w:szCs w:val="22"/>
        </w:rPr>
        <w:t xml:space="preserve"> = </w:t>
      </w:r>
      <w:proofErr w:type="spellStart"/>
      <w:r w:rsidRPr="006E15D6">
        <w:rPr>
          <w:rFonts w:asciiTheme="minorHAnsi" w:hAnsiTheme="minorHAnsi" w:cstheme="minorHAnsi"/>
          <w:sz w:val="22"/>
          <w:szCs w:val="22"/>
        </w:rPr>
        <w:t>OOT_encoded</w:t>
      </w:r>
      <w:proofErr w:type="spellEnd"/>
      <w:r w:rsidRPr="006E15D6">
        <w:rPr>
          <w:rFonts w:asciiTheme="minorHAnsi" w:hAnsiTheme="minorHAnsi" w:cstheme="minorHAnsi"/>
          <w:sz w:val="22"/>
          <w:szCs w:val="22"/>
        </w:rPr>
        <w:t>['bad']</w:t>
      </w:r>
    </w:p>
    <w:p w14:paraId="3A7DD127" w14:textId="77777777" w:rsidR="004B3223" w:rsidRPr="006E15D6" w:rsidRDefault="004B3223" w:rsidP="004B3223">
      <w:pPr>
        <w:rPr>
          <w:rFonts w:asciiTheme="minorHAnsi" w:hAnsiTheme="minorHAnsi" w:cstheme="minorHAnsi"/>
          <w:sz w:val="22"/>
          <w:szCs w:val="22"/>
        </w:rPr>
      </w:pPr>
    </w:p>
    <w:p w14:paraId="07CDA89A" w14:textId="77777777" w:rsidR="004B3223" w:rsidRPr="006E15D6" w:rsidRDefault="004B3223" w:rsidP="004B3223">
      <w:pPr>
        <w:rPr>
          <w:rFonts w:asciiTheme="minorHAnsi" w:hAnsiTheme="minorHAnsi" w:cstheme="minorHAnsi"/>
          <w:b/>
          <w:bCs/>
          <w:color w:val="808080" w:themeColor="background1" w:themeShade="80"/>
          <w:sz w:val="22"/>
          <w:szCs w:val="22"/>
        </w:rPr>
      </w:pPr>
      <w:r w:rsidRPr="006E15D6">
        <w:rPr>
          <w:rFonts w:asciiTheme="minorHAnsi" w:hAnsiTheme="minorHAnsi" w:cstheme="minorHAnsi"/>
          <w:b/>
          <w:bCs/>
          <w:color w:val="808080" w:themeColor="background1" w:themeShade="80"/>
          <w:sz w:val="22"/>
          <w:szCs w:val="22"/>
        </w:rPr>
        <w:t xml:space="preserve"># Check if excluded variables are in </w:t>
      </w:r>
      <w:proofErr w:type="spellStart"/>
      <w:r w:rsidRPr="006E15D6">
        <w:rPr>
          <w:rFonts w:asciiTheme="minorHAnsi" w:hAnsiTheme="minorHAnsi" w:cstheme="minorHAnsi"/>
          <w:b/>
          <w:bCs/>
          <w:color w:val="808080" w:themeColor="background1" w:themeShade="80"/>
          <w:sz w:val="22"/>
          <w:szCs w:val="22"/>
        </w:rPr>
        <w:t>OOT_encoded</w:t>
      </w:r>
      <w:proofErr w:type="spellEnd"/>
      <w:r w:rsidRPr="006E15D6">
        <w:rPr>
          <w:rFonts w:asciiTheme="minorHAnsi" w:hAnsiTheme="minorHAnsi" w:cstheme="minorHAnsi"/>
          <w:b/>
          <w:bCs/>
          <w:color w:val="808080" w:themeColor="background1" w:themeShade="80"/>
          <w:sz w:val="22"/>
          <w:szCs w:val="22"/>
        </w:rPr>
        <w:t xml:space="preserve"> columns, if not then add them</w:t>
      </w:r>
    </w:p>
    <w:p w14:paraId="77C9D0D7" w14:textId="77777777" w:rsidR="004B3223" w:rsidRPr="006E15D6" w:rsidRDefault="004B3223" w:rsidP="004B3223">
      <w:pPr>
        <w:rPr>
          <w:rFonts w:asciiTheme="minorHAnsi" w:hAnsiTheme="minorHAnsi" w:cstheme="minorHAnsi"/>
          <w:sz w:val="22"/>
          <w:szCs w:val="22"/>
        </w:rPr>
      </w:pPr>
      <w:proofErr w:type="spellStart"/>
      <w:r w:rsidRPr="006E15D6">
        <w:rPr>
          <w:rFonts w:asciiTheme="minorHAnsi" w:hAnsiTheme="minorHAnsi" w:cstheme="minorHAnsi"/>
          <w:sz w:val="22"/>
          <w:szCs w:val="22"/>
        </w:rPr>
        <w:t>missing_cols</w:t>
      </w:r>
      <w:proofErr w:type="spellEnd"/>
      <w:r w:rsidRPr="006E15D6">
        <w:rPr>
          <w:rFonts w:asciiTheme="minorHAnsi" w:hAnsiTheme="minorHAnsi" w:cstheme="minorHAnsi"/>
          <w:sz w:val="22"/>
          <w:szCs w:val="22"/>
        </w:rPr>
        <w:t xml:space="preserve"> = set(predictors) - set(</w:t>
      </w:r>
      <w:proofErr w:type="spellStart"/>
      <w:r w:rsidRPr="006E15D6">
        <w:rPr>
          <w:rFonts w:asciiTheme="minorHAnsi" w:hAnsiTheme="minorHAnsi" w:cstheme="minorHAnsi"/>
          <w:sz w:val="22"/>
          <w:szCs w:val="22"/>
        </w:rPr>
        <w:t>OOT_encoded.columns</w:t>
      </w:r>
      <w:proofErr w:type="spellEnd"/>
      <w:r w:rsidRPr="006E15D6">
        <w:rPr>
          <w:rFonts w:asciiTheme="minorHAnsi" w:hAnsiTheme="minorHAnsi" w:cstheme="minorHAnsi"/>
          <w:sz w:val="22"/>
          <w:szCs w:val="22"/>
        </w:rPr>
        <w:t>)</w:t>
      </w:r>
    </w:p>
    <w:p w14:paraId="145DD174" w14:textId="77777777" w:rsidR="004B3223" w:rsidRPr="006E15D6" w:rsidRDefault="004B3223" w:rsidP="004B3223">
      <w:pPr>
        <w:rPr>
          <w:rFonts w:asciiTheme="minorHAnsi" w:hAnsiTheme="minorHAnsi" w:cstheme="minorHAnsi"/>
          <w:sz w:val="22"/>
          <w:szCs w:val="22"/>
        </w:rPr>
      </w:pPr>
      <w:r w:rsidRPr="006E15D6">
        <w:rPr>
          <w:rFonts w:asciiTheme="minorHAnsi" w:hAnsiTheme="minorHAnsi" w:cstheme="minorHAnsi"/>
          <w:sz w:val="22"/>
          <w:szCs w:val="22"/>
        </w:rPr>
        <w:t xml:space="preserve">for c in </w:t>
      </w:r>
      <w:proofErr w:type="spellStart"/>
      <w:r w:rsidRPr="006E15D6">
        <w:rPr>
          <w:rFonts w:asciiTheme="minorHAnsi" w:hAnsiTheme="minorHAnsi" w:cstheme="minorHAnsi"/>
          <w:sz w:val="22"/>
          <w:szCs w:val="22"/>
        </w:rPr>
        <w:t>missing_cols</w:t>
      </w:r>
      <w:proofErr w:type="spellEnd"/>
      <w:r w:rsidRPr="006E15D6">
        <w:rPr>
          <w:rFonts w:asciiTheme="minorHAnsi" w:hAnsiTheme="minorHAnsi" w:cstheme="minorHAnsi"/>
          <w:sz w:val="22"/>
          <w:szCs w:val="22"/>
        </w:rPr>
        <w:t>:</w:t>
      </w:r>
    </w:p>
    <w:p w14:paraId="6E3900AA" w14:textId="77777777" w:rsidR="004B3223" w:rsidRPr="006E15D6" w:rsidRDefault="004B3223" w:rsidP="004B3223">
      <w:pPr>
        <w:rPr>
          <w:rFonts w:asciiTheme="minorHAnsi" w:hAnsiTheme="minorHAnsi" w:cstheme="minorHAnsi"/>
          <w:sz w:val="22"/>
          <w:szCs w:val="22"/>
        </w:rPr>
      </w:pPr>
      <w:r w:rsidRPr="006E15D6">
        <w:rPr>
          <w:rFonts w:asciiTheme="minorHAnsi" w:hAnsiTheme="minorHAnsi" w:cstheme="minorHAnsi"/>
          <w:sz w:val="22"/>
          <w:szCs w:val="22"/>
        </w:rPr>
        <w:t xml:space="preserve">    </w:t>
      </w:r>
      <w:proofErr w:type="spellStart"/>
      <w:r w:rsidRPr="006E15D6">
        <w:rPr>
          <w:rFonts w:asciiTheme="minorHAnsi" w:hAnsiTheme="minorHAnsi" w:cstheme="minorHAnsi"/>
          <w:sz w:val="22"/>
          <w:szCs w:val="22"/>
        </w:rPr>
        <w:t>OOT_encoded</w:t>
      </w:r>
      <w:proofErr w:type="spellEnd"/>
      <w:r w:rsidRPr="006E15D6">
        <w:rPr>
          <w:rFonts w:asciiTheme="minorHAnsi" w:hAnsiTheme="minorHAnsi" w:cstheme="minorHAnsi"/>
          <w:sz w:val="22"/>
          <w:szCs w:val="22"/>
        </w:rPr>
        <w:t>[c] = 0</w:t>
      </w:r>
    </w:p>
    <w:p w14:paraId="1BDB7C6F" w14:textId="77777777" w:rsidR="004B3223" w:rsidRPr="006E15D6" w:rsidRDefault="004B3223" w:rsidP="004B3223">
      <w:pPr>
        <w:rPr>
          <w:rFonts w:asciiTheme="minorHAnsi" w:hAnsiTheme="minorHAnsi" w:cstheme="minorHAnsi"/>
          <w:sz w:val="22"/>
          <w:szCs w:val="22"/>
        </w:rPr>
      </w:pPr>
    </w:p>
    <w:p w14:paraId="4E417FC5" w14:textId="77777777" w:rsidR="004B3223" w:rsidRPr="006E15D6" w:rsidRDefault="004B3223" w:rsidP="004B3223">
      <w:pPr>
        <w:rPr>
          <w:rFonts w:asciiTheme="minorHAnsi" w:hAnsiTheme="minorHAnsi" w:cstheme="minorHAnsi"/>
          <w:b/>
          <w:bCs/>
          <w:sz w:val="22"/>
          <w:szCs w:val="22"/>
        </w:rPr>
      </w:pPr>
      <w:r w:rsidRPr="006E15D6">
        <w:rPr>
          <w:rFonts w:asciiTheme="minorHAnsi" w:hAnsiTheme="minorHAnsi" w:cstheme="minorHAnsi"/>
          <w:b/>
          <w:bCs/>
          <w:color w:val="808080" w:themeColor="background1" w:themeShade="80"/>
          <w:sz w:val="22"/>
          <w:szCs w:val="22"/>
        </w:rPr>
        <w:t># Ensure the order of column in the OOT set is the same order than in train set</w:t>
      </w:r>
    </w:p>
    <w:p w14:paraId="41CF936A" w14:textId="77777777" w:rsidR="004B3223" w:rsidRPr="006E15D6" w:rsidRDefault="004B3223" w:rsidP="004B3223">
      <w:pPr>
        <w:rPr>
          <w:rFonts w:asciiTheme="minorHAnsi" w:hAnsiTheme="minorHAnsi" w:cstheme="minorHAnsi"/>
          <w:sz w:val="22"/>
          <w:szCs w:val="22"/>
        </w:rPr>
      </w:pPr>
      <w:proofErr w:type="spellStart"/>
      <w:r w:rsidRPr="006E15D6">
        <w:rPr>
          <w:rFonts w:asciiTheme="minorHAnsi" w:hAnsiTheme="minorHAnsi" w:cstheme="minorHAnsi"/>
          <w:sz w:val="22"/>
          <w:szCs w:val="22"/>
        </w:rPr>
        <w:t>OOT_encoded</w:t>
      </w:r>
      <w:proofErr w:type="spellEnd"/>
      <w:r w:rsidRPr="006E15D6">
        <w:rPr>
          <w:rFonts w:asciiTheme="minorHAnsi" w:hAnsiTheme="minorHAnsi" w:cstheme="minorHAnsi"/>
          <w:sz w:val="22"/>
          <w:szCs w:val="22"/>
        </w:rPr>
        <w:t xml:space="preserve"> = </w:t>
      </w:r>
      <w:proofErr w:type="spellStart"/>
      <w:r w:rsidRPr="006E15D6">
        <w:rPr>
          <w:rFonts w:asciiTheme="minorHAnsi" w:hAnsiTheme="minorHAnsi" w:cstheme="minorHAnsi"/>
          <w:sz w:val="22"/>
          <w:szCs w:val="22"/>
        </w:rPr>
        <w:t>OOT_encoded</w:t>
      </w:r>
      <w:proofErr w:type="spellEnd"/>
      <w:r w:rsidRPr="006E15D6">
        <w:rPr>
          <w:rFonts w:asciiTheme="minorHAnsi" w:hAnsiTheme="minorHAnsi" w:cstheme="minorHAnsi"/>
          <w:sz w:val="22"/>
          <w:szCs w:val="22"/>
        </w:rPr>
        <w:t>[predictors]</w:t>
      </w:r>
    </w:p>
    <w:p w14:paraId="53572418" w14:textId="77777777" w:rsidR="004B3223" w:rsidRPr="006E15D6" w:rsidRDefault="004B3223" w:rsidP="004B3223">
      <w:pPr>
        <w:rPr>
          <w:rFonts w:asciiTheme="minorHAnsi" w:hAnsiTheme="minorHAnsi" w:cstheme="minorHAnsi"/>
          <w:sz w:val="22"/>
          <w:szCs w:val="22"/>
        </w:rPr>
      </w:pPr>
    </w:p>
    <w:p w14:paraId="51109DB6" w14:textId="77777777" w:rsidR="004B3223" w:rsidRPr="006E15D6" w:rsidRDefault="004B3223" w:rsidP="004B3223">
      <w:pPr>
        <w:rPr>
          <w:rFonts w:asciiTheme="minorHAnsi" w:hAnsiTheme="minorHAnsi" w:cstheme="minorHAnsi"/>
          <w:b/>
          <w:bCs/>
          <w:color w:val="808080" w:themeColor="background1" w:themeShade="80"/>
          <w:sz w:val="22"/>
          <w:szCs w:val="22"/>
        </w:rPr>
      </w:pPr>
      <w:r w:rsidRPr="006E15D6">
        <w:rPr>
          <w:rFonts w:asciiTheme="minorHAnsi" w:hAnsiTheme="minorHAnsi" w:cstheme="minorHAnsi"/>
          <w:b/>
          <w:bCs/>
          <w:color w:val="808080" w:themeColor="background1" w:themeShade="80"/>
          <w:sz w:val="22"/>
          <w:szCs w:val="22"/>
        </w:rPr>
        <w:t xml:space="preserve"># Add back the target variable 'bad' to the </w:t>
      </w:r>
      <w:proofErr w:type="spellStart"/>
      <w:r w:rsidRPr="006E15D6">
        <w:rPr>
          <w:rFonts w:asciiTheme="minorHAnsi" w:hAnsiTheme="minorHAnsi" w:cstheme="minorHAnsi"/>
          <w:b/>
          <w:bCs/>
          <w:color w:val="808080" w:themeColor="background1" w:themeShade="80"/>
          <w:sz w:val="22"/>
          <w:szCs w:val="22"/>
        </w:rPr>
        <w:t>OOT_encoded</w:t>
      </w:r>
      <w:proofErr w:type="spellEnd"/>
      <w:r w:rsidRPr="006E15D6">
        <w:rPr>
          <w:rFonts w:asciiTheme="minorHAnsi" w:hAnsiTheme="minorHAnsi" w:cstheme="minorHAnsi"/>
          <w:b/>
          <w:bCs/>
          <w:color w:val="808080" w:themeColor="background1" w:themeShade="80"/>
          <w:sz w:val="22"/>
          <w:szCs w:val="22"/>
        </w:rPr>
        <w:t xml:space="preserve"> dataset</w:t>
      </w:r>
    </w:p>
    <w:p w14:paraId="057F25AA" w14:textId="77777777" w:rsidR="004B3223" w:rsidRPr="006E15D6" w:rsidRDefault="004B3223" w:rsidP="004B3223">
      <w:pPr>
        <w:rPr>
          <w:rFonts w:asciiTheme="minorHAnsi" w:hAnsiTheme="minorHAnsi" w:cstheme="minorHAnsi"/>
          <w:sz w:val="22"/>
          <w:szCs w:val="22"/>
        </w:rPr>
      </w:pPr>
      <w:proofErr w:type="spellStart"/>
      <w:r w:rsidRPr="006E15D6">
        <w:rPr>
          <w:rFonts w:asciiTheme="minorHAnsi" w:hAnsiTheme="minorHAnsi" w:cstheme="minorHAnsi"/>
          <w:sz w:val="22"/>
          <w:szCs w:val="22"/>
        </w:rPr>
        <w:t>OOT_encoded</w:t>
      </w:r>
      <w:proofErr w:type="spellEnd"/>
      <w:r w:rsidRPr="006E15D6">
        <w:rPr>
          <w:rFonts w:asciiTheme="minorHAnsi" w:hAnsiTheme="minorHAnsi" w:cstheme="minorHAnsi"/>
          <w:sz w:val="22"/>
          <w:szCs w:val="22"/>
        </w:rPr>
        <w:t xml:space="preserve">['bad'] = </w:t>
      </w:r>
      <w:proofErr w:type="spellStart"/>
      <w:r w:rsidRPr="006E15D6">
        <w:rPr>
          <w:rFonts w:asciiTheme="minorHAnsi" w:hAnsiTheme="minorHAnsi" w:cstheme="minorHAnsi"/>
          <w:sz w:val="22"/>
          <w:szCs w:val="22"/>
        </w:rPr>
        <w:t>OOT_bad</w:t>
      </w:r>
      <w:proofErr w:type="spellEnd"/>
    </w:p>
    <w:p w14:paraId="79D4965D" w14:textId="77777777" w:rsidR="004B3223" w:rsidRPr="006E15D6" w:rsidRDefault="004B3223" w:rsidP="004B3223">
      <w:pPr>
        <w:rPr>
          <w:rFonts w:asciiTheme="minorHAnsi" w:hAnsiTheme="minorHAnsi" w:cstheme="minorHAnsi"/>
          <w:sz w:val="22"/>
          <w:szCs w:val="22"/>
        </w:rPr>
      </w:pPr>
    </w:p>
    <w:p w14:paraId="6B99630C" w14:textId="77777777" w:rsidR="004B3223" w:rsidRPr="006E15D6" w:rsidRDefault="004B3223" w:rsidP="004B3223">
      <w:pPr>
        <w:rPr>
          <w:rFonts w:asciiTheme="minorHAnsi" w:hAnsiTheme="minorHAnsi" w:cstheme="minorHAnsi"/>
          <w:b/>
          <w:bCs/>
          <w:sz w:val="22"/>
          <w:szCs w:val="22"/>
        </w:rPr>
      </w:pPr>
      <w:r w:rsidRPr="006E15D6">
        <w:rPr>
          <w:rFonts w:asciiTheme="minorHAnsi" w:hAnsiTheme="minorHAnsi" w:cstheme="minorHAnsi"/>
          <w:b/>
          <w:bCs/>
          <w:color w:val="808080" w:themeColor="background1" w:themeShade="80"/>
          <w:sz w:val="22"/>
          <w:szCs w:val="22"/>
        </w:rPr>
        <w:t># Split the data into training and validation sets (80/20 split) using stratified sampling</w:t>
      </w:r>
    </w:p>
    <w:p w14:paraId="7679A789" w14:textId="77777777" w:rsidR="004B3223" w:rsidRPr="006E15D6" w:rsidRDefault="004B3223" w:rsidP="004B3223">
      <w:pPr>
        <w:rPr>
          <w:rFonts w:asciiTheme="minorHAnsi" w:hAnsiTheme="minorHAnsi" w:cstheme="minorHAnsi"/>
          <w:sz w:val="22"/>
          <w:szCs w:val="22"/>
        </w:rPr>
      </w:pPr>
      <w:proofErr w:type="spellStart"/>
      <w:r w:rsidRPr="006E15D6">
        <w:rPr>
          <w:rFonts w:asciiTheme="minorHAnsi" w:hAnsiTheme="minorHAnsi" w:cstheme="minorHAnsi"/>
          <w:sz w:val="22"/>
          <w:szCs w:val="22"/>
        </w:rPr>
        <w:t>X_train</w:t>
      </w:r>
      <w:proofErr w:type="spellEnd"/>
      <w:r w:rsidRPr="006E15D6">
        <w:rPr>
          <w:rFonts w:asciiTheme="minorHAnsi" w:hAnsiTheme="minorHAnsi" w:cstheme="minorHAnsi"/>
          <w:sz w:val="22"/>
          <w:szCs w:val="22"/>
        </w:rPr>
        <w:t xml:space="preserve">, </w:t>
      </w:r>
      <w:proofErr w:type="spellStart"/>
      <w:r w:rsidRPr="006E15D6">
        <w:rPr>
          <w:rFonts w:asciiTheme="minorHAnsi" w:hAnsiTheme="minorHAnsi" w:cstheme="minorHAnsi"/>
          <w:sz w:val="22"/>
          <w:szCs w:val="22"/>
        </w:rPr>
        <w:t>X_val</w:t>
      </w:r>
      <w:proofErr w:type="spellEnd"/>
      <w:r w:rsidRPr="006E15D6">
        <w:rPr>
          <w:rFonts w:asciiTheme="minorHAnsi" w:hAnsiTheme="minorHAnsi" w:cstheme="minorHAnsi"/>
          <w:sz w:val="22"/>
          <w:szCs w:val="22"/>
        </w:rPr>
        <w:t xml:space="preserve">, </w:t>
      </w:r>
      <w:proofErr w:type="spellStart"/>
      <w:r w:rsidRPr="006E15D6">
        <w:rPr>
          <w:rFonts w:asciiTheme="minorHAnsi" w:hAnsiTheme="minorHAnsi" w:cstheme="minorHAnsi"/>
          <w:sz w:val="22"/>
          <w:szCs w:val="22"/>
        </w:rPr>
        <w:t>y_train</w:t>
      </w:r>
      <w:proofErr w:type="spellEnd"/>
      <w:r w:rsidRPr="006E15D6">
        <w:rPr>
          <w:rFonts w:asciiTheme="minorHAnsi" w:hAnsiTheme="minorHAnsi" w:cstheme="minorHAnsi"/>
          <w:sz w:val="22"/>
          <w:szCs w:val="22"/>
        </w:rPr>
        <w:t xml:space="preserve">, </w:t>
      </w:r>
      <w:proofErr w:type="spellStart"/>
      <w:r w:rsidRPr="006E15D6">
        <w:rPr>
          <w:rFonts w:asciiTheme="minorHAnsi" w:hAnsiTheme="minorHAnsi" w:cstheme="minorHAnsi"/>
          <w:sz w:val="22"/>
          <w:szCs w:val="22"/>
        </w:rPr>
        <w:t>y_val</w:t>
      </w:r>
      <w:proofErr w:type="spellEnd"/>
      <w:r w:rsidRPr="006E15D6">
        <w:rPr>
          <w:rFonts w:asciiTheme="minorHAnsi" w:hAnsiTheme="minorHAnsi" w:cstheme="minorHAnsi"/>
          <w:sz w:val="22"/>
          <w:szCs w:val="22"/>
        </w:rPr>
        <w:t xml:space="preserve"> = </w:t>
      </w:r>
      <w:proofErr w:type="spellStart"/>
      <w:r w:rsidRPr="006E15D6">
        <w:rPr>
          <w:rFonts w:asciiTheme="minorHAnsi" w:hAnsiTheme="minorHAnsi" w:cstheme="minorHAnsi"/>
          <w:sz w:val="22"/>
          <w:szCs w:val="22"/>
        </w:rPr>
        <w:t>train_test_split</w:t>
      </w:r>
      <w:proofErr w:type="spellEnd"/>
      <w:r w:rsidRPr="006E15D6">
        <w:rPr>
          <w:rFonts w:asciiTheme="minorHAnsi" w:hAnsiTheme="minorHAnsi" w:cstheme="minorHAnsi"/>
          <w:sz w:val="22"/>
          <w:szCs w:val="22"/>
        </w:rPr>
        <w:t>(</w:t>
      </w:r>
      <w:proofErr w:type="spellStart"/>
      <w:r w:rsidRPr="006E15D6">
        <w:rPr>
          <w:rFonts w:asciiTheme="minorHAnsi" w:hAnsiTheme="minorHAnsi" w:cstheme="minorHAnsi"/>
          <w:sz w:val="22"/>
          <w:szCs w:val="22"/>
        </w:rPr>
        <w:t>train_encoded</w:t>
      </w:r>
      <w:proofErr w:type="spellEnd"/>
      <w:r w:rsidRPr="006E15D6">
        <w:rPr>
          <w:rFonts w:asciiTheme="minorHAnsi" w:hAnsiTheme="minorHAnsi" w:cstheme="minorHAnsi"/>
          <w:sz w:val="22"/>
          <w:szCs w:val="22"/>
        </w:rPr>
        <w:t xml:space="preserve">[predictors], </w:t>
      </w:r>
      <w:proofErr w:type="spellStart"/>
      <w:r w:rsidRPr="006E15D6">
        <w:rPr>
          <w:rFonts w:asciiTheme="minorHAnsi" w:hAnsiTheme="minorHAnsi" w:cstheme="minorHAnsi"/>
          <w:sz w:val="22"/>
          <w:szCs w:val="22"/>
        </w:rPr>
        <w:t>train_encoded</w:t>
      </w:r>
      <w:proofErr w:type="spellEnd"/>
      <w:r w:rsidRPr="006E15D6">
        <w:rPr>
          <w:rFonts w:asciiTheme="minorHAnsi" w:hAnsiTheme="minorHAnsi" w:cstheme="minorHAnsi"/>
          <w:sz w:val="22"/>
          <w:szCs w:val="22"/>
        </w:rPr>
        <w:t xml:space="preserve">['bad'], </w:t>
      </w:r>
      <w:proofErr w:type="spellStart"/>
      <w:r w:rsidRPr="006E15D6">
        <w:rPr>
          <w:rFonts w:asciiTheme="minorHAnsi" w:hAnsiTheme="minorHAnsi" w:cstheme="minorHAnsi"/>
          <w:sz w:val="22"/>
          <w:szCs w:val="22"/>
        </w:rPr>
        <w:t>test_size</w:t>
      </w:r>
      <w:proofErr w:type="spellEnd"/>
      <w:r w:rsidRPr="006E15D6">
        <w:rPr>
          <w:rFonts w:asciiTheme="minorHAnsi" w:hAnsiTheme="minorHAnsi" w:cstheme="minorHAnsi"/>
          <w:sz w:val="22"/>
          <w:szCs w:val="22"/>
        </w:rPr>
        <w:t xml:space="preserve">=0.2, </w:t>
      </w:r>
      <w:proofErr w:type="spellStart"/>
      <w:r w:rsidRPr="006E15D6">
        <w:rPr>
          <w:rFonts w:asciiTheme="minorHAnsi" w:hAnsiTheme="minorHAnsi" w:cstheme="minorHAnsi"/>
          <w:sz w:val="22"/>
          <w:szCs w:val="22"/>
        </w:rPr>
        <w:t>random_state</w:t>
      </w:r>
      <w:proofErr w:type="spellEnd"/>
      <w:r w:rsidRPr="006E15D6">
        <w:rPr>
          <w:rFonts w:asciiTheme="minorHAnsi" w:hAnsiTheme="minorHAnsi" w:cstheme="minorHAnsi"/>
          <w:sz w:val="22"/>
          <w:szCs w:val="22"/>
        </w:rPr>
        <w:t>=42, stratify=</w:t>
      </w:r>
      <w:proofErr w:type="spellStart"/>
      <w:r w:rsidRPr="006E15D6">
        <w:rPr>
          <w:rFonts w:asciiTheme="minorHAnsi" w:hAnsiTheme="minorHAnsi" w:cstheme="minorHAnsi"/>
          <w:sz w:val="22"/>
          <w:szCs w:val="22"/>
        </w:rPr>
        <w:t>train_encoded</w:t>
      </w:r>
      <w:proofErr w:type="spellEnd"/>
      <w:r w:rsidRPr="006E15D6">
        <w:rPr>
          <w:rFonts w:asciiTheme="minorHAnsi" w:hAnsiTheme="minorHAnsi" w:cstheme="minorHAnsi"/>
          <w:sz w:val="22"/>
          <w:szCs w:val="22"/>
        </w:rPr>
        <w:t>['bad'])</w:t>
      </w:r>
    </w:p>
    <w:p w14:paraId="341D2D6E" w14:textId="77777777" w:rsidR="004B3223" w:rsidRPr="006E15D6" w:rsidRDefault="004B3223" w:rsidP="004B3223">
      <w:pPr>
        <w:rPr>
          <w:rFonts w:asciiTheme="minorHAnsi" w:hAnsiTheme="minorHAnsi" w:cstheme="minorHAnsi"/>
          <w:sz w:val="22"/>
          <w:szCs w:val="22"/>
        </w:rPr>
      </w:pPr>
    </w:p>
    <w:p w14:paraId="5E6495C6" w14:textId="77777777" w:rsidR="004B3223" w:rsidRPr="006E15D6" w:rsidRDefault="004B3223" w:rsidP="004B3223">
      <w:pPr>
        <w:rPr>
          <w:rFonts w:asciiTheme="minorHAnsi" w:hAnsiTheme="minorHAnsi" w:cstheme="minorHAnsi"/>
          <w:b/>
          <w:bCs/>
          <w:color w:val="808080" w:themeColor="background1" w:themeShade="80"/>
          <w:sz w:val="22"/>
          <w:szCs w:val="22"/>
        </w:rPr>
      </w:pPr>
      <w:r w:rsidRPr="006E15D6">
        <w:rPr>
          <w:rFonts w:asciiTheme="minorHAnsi" w:hAnsiTheme="minorHAnsi" w:cstheme="minorHAnsi"/>
          <w:b/>
          <w:bCs/>
          <w:color w:val="808080" w:themeColor="background1" w:themeShade="80"/>
          <w:sz w:val="22"/>
          <w:szCs w:val="22"/>
        </w:rPr>
        <w:t># Remove constant columns</w:t>
      </w:r>
    </w:p>
    <w:p w14:paraId="53D2AB57" w14:textId="77777777" w:rsidR="004B3223" w:rsidRPr="006E15D6" w:rsidRDefault="004B3223" w:rsidP="004B3223">
      <w:pPr>
        <w:rPr>
          <w:rFonts w:asciiTheme="minorHAnsi" w:hAnsiTheme="minorHAnsi" w:cstheme="minorHAnsi"/>
          <w:sz w:val="22"/>
          <w:szCs w:val="22"/>
        </w:rPr>
      </w:pPr>
      <w:proofErr w:type="spellStart"/>
      <w:r w:rsidRPr="006E15D6">
        <w:rPr>
          <w:rFonts w:asciiTheme="minorHAnsi" w:hAnsiTheme="minorHAnsi" w:cstheme="minorHAnsi"/>
          <w:sz w:val="22"/>
          <w:szCs w:val="22"/>
        </w:rPr>
        <w:t>X_train</w:t>
      </w:r>
      <w:proofErr w:type="spellEnd"/>
      <w:r w:rsidRPr="006E15D6">
        <w:rPr>
          <w:rFonts w:asciiTheme="minorHAnsi" w:hAnsiTheme="minorHAnsi" w:cstheme="minorHAnsi"/>
          <w:sz w:val="22"/>
          <w:szCs w:val="22"/>
        </w:rPr>
        <w:t xml:space="preserve"> = </w:t>
      </w:r>
      <w:proofErr w:type="spellStart"/>
      <w:r w:rsidRPr="006E15D6">
        <w:rPr>
          <w:rFonts w:asciiTheme="minorHAnsi" w:hAnsiTheme="minorHAnsi" w:cstheme="minorHAnsi"/>
          <w:sz w:val="22"/>
          <w:szCs w:val="22"/>
        </w:rPr>
        <w:t>X_train.loc</w:t>
      </w:r>
      <w:proofErr w:type="spellEnd"/>
      <w:proofErr w:type="gramStart"/>
      <w:r w:rsidRPr="006E15D6">
        <w:rPr>
          <w:rFonts w:asciiTheme="minorHAnsi" w:hAnsiTheme="minorHAnsi" w:cstheme="minorHAnsi"/>
          <w:sz w:val="22"/>
          <w:szCs w:val="22"/>
        </w:rPr>
        <w:t>[:,</w:t>
      </w:r>
      <w:proofErr w:type="gramEnd"/>
      <w:r w:rsidRPr="006E15D6">
        <w:rPr>
          <w:rFonts w:asciiTheme="minorHAnsi" w:hAnsiTheme="minorHAnsi" w:cstheme="minorHAnsi"/>
          <w:sz w:val="22"/>
          <w:szCs w:val="22"/>
        </w:rPr>
        <w:t xml:space="preserve"> (</w:t>
      </w:r>
      <w:proofErr w:type="spellStart"/>
      <w:r w:rsidRPr="006E15D6">
        <w:rPr>
          <w:rFonts w:asciiTheme="minorHAnsi" w:hAnsiTheme="minorHAnsi" w:cstheme="minorHAnsi"/>
          <w:sz w:val="22"/>
          <w:szCs w:val="22"/>
        </w:rPr>
        <w:t>X_train</w:t>
      </w:r>
      <w:proofErr w:type="spellEnd"/>
      <w:r w:rsidRPr="006E15D6">
        <w:rPr>
          <w:rFonts w:asciiTheme="minorHAnsi" w:hAnsiTheme="minorHAnsi" w:cstheme="minorHAnsi"/>
          <w:sz w:val="22"/>
          <w:szCs w:val="22"/>
        </w:rPr>
        <w:t xml:space="preserve"> != </w:t>
      </w:r>
      <w:proofErr w:type="spellStart"/>
      <w:r w:rsidRPr="006E15D6">
        <w:rPr>
          <w:rFonts w:asciiTheme="minorHAnsi" w:hAnsiTheme="minorHAnsi" w:cstheme="minorHAnsi"/>
          <w:sz w:val="22"/>
          <w:szCs w:val="22"/>
        </w:rPr>
        <w:t>X_train.iloc</w:t>
      </w:r>
      <w:proofErr w:type="spellEnd"/>
      <w:r w:rsidRPr="006E15D6">
        <w:rPr>
          <w:rFonts w:asciiTheme="minorHAnsi" w:hAnsiTheme="minorHAnsi" w:cstheme="minorHAnsi"/>
          <w:sz w:val="22"/>
          <w:szCs w:val="22"/>
        </w:rPr>
        <w:t>[0]).any()]</w:t>
      </w:r>
    </w:p>
    <w:p w14:paraId="5403FD59" w14:textId="77777777" w:rsidR="004B3223" w:rsidRPr="006E15D6" w:rsidRDefault="004B3223" w:rsidP="004B3223">
      <w:pPr>
        <w:rPr>
          <w:rFonts w:asciiTheme="minorHAnsi" w:hAnsiTheme="minorHAnsi" w:cstheme="minorHAnsi"/>
          <w:sz w:val="22"/>
          <w:szCs w:val="22"/>
        </w:rPr>
      </w:pPr>
    </w:p>
    <w:p w14:paraId="381B29E2" w14:textId="77777777" w:rsidR="004B3223" w:rsidRPr="006E15D6" w:rsidRDefault="004B3223" w:rsidP="004B3223">
      <w:pPr>
        <w:rPr>
          <w:rFonts w:asciiTheme="minorHAnsi" w:hAnsiTheme="minorHAnsi" w:cstheme="minorHAnsi"/>
          <w:b/>
          <w:bCs/>
          <w:color w:val="808080" w:themeColor="background1" w:themeShade="80"/>
          <w:sz w:val="22"/>
          <w:szCs w:val="22"/>
        </w:rPr>
      </w:pPr>
      <w:r w:rsidRPr="006E15D6">
        <w:rPr>
          <w:rFonts w:asciiTheme="minorHAnsi" w:hAnsiTheme="minorHAnsi" w:cstheme="minorHAnsi"/>
          <w:b/>
          <w:bCs/>
          <w:color w:val="808080" w:themeColor="background1" w:themeShade="80"/>
          <w:sz w:val="22"/>
          <w:szCs w:val="22"/>
        </w:rPr>
        <w:t># Remove duplicate columns</w:t>
      </w:r>
    </w:p>
    <w:p w14:paraId="052281D2" w14:textId="77777777" w:rsidR="004B3223" w:rsidRPr="006E15D6" w:rsidRDefault="004B3223" w:rsidP="004B3223">
      <w:pPr>
        <w:rPr>
          <w:rFonts w:asciiTheme="minorHAnsi" w:hAnsiTheme="minorHAnsi" w:cstheme="minorHAnsi"/>
          <w:sz w:val="22"/>
          <w:szCs w:val="22"/>
        </w:rPr>
      </w:pPr>
      <w:proofErr w:type="spellStart"/>
      <w:r w:rsidRPr="006E15D6">
        <w:rPr>
          <w:rFonts w:asciiTheme="minorHAnsi" w:hAnsiTheme="minorHAnsi" w:cstheme="minorHAnsi"/>
          <w:sz w:val="22"/>
          <w:szCs w:val="22"/>
        </w:rPr>
        <w:t>X_train</w:t>
      </w:r>
      <w:proofErr w:type="spellEnd"/>
      <w:r w:rsidRPr="006E15D6">
        <w:rPr>
          <w:rFonts w:asciiTheme="minorHAnsi" w:hAnsiTheme="minorHAnsi" w:cstheme="minorHAnsi"/>
          <w:sz w:val="22"/>
          <w:szCs w:val="22"/>
        </w:rPr>
        <w:t xml:space="preserve"> = </w:t>
      </w:r>
      <w:proofErr w:type="spellStart"/>
      <w:r w:rsidRPr="006E15D6">
        <w:rPr>
          <w:rFonts w:asciiTheme="minorHAnsi" w:hAnsiTheme="minorHAnsi" w:cstheme="minorHAnsi"/>
          <w:sz w:val="22"/>
          <w:szCs w:val="22"/>
        </w:rPr>
        <w:t>X_train.loc</w:t>
      </w:r>
      <w:proofErr w:type="spellEnd"/>
      <w:proofErr w:type="gramStart"/>
      <w:r w:rsidRPr="006E15D6">
        <w:rPr>
          <w:rFonts w:asciiTheme="minorHAnsi" w:hAnsiTheme="minorHAnsi" w:cstheme="minorHAnsi"/>
          <w:sz w:val="22"/>
          <w:szCs w:val="22"/>
        </w:rPr>
        <w:t>[:,</w:t>
      </w:r>
      <w:proofErr w:type="gramEnd"/>
      <w:r w:rsidRPr="006E15D6">
        <w:rPr>
          <w:rFonts w:asciiTheme="minorHAnsi" w:hAnsiTheme="minorHAnsi" w:cstheme="minorHAnsi"/>
          <w:sz w:val="22"/>
          <w:szCs w:val="22"/>
        </w:rPr>
        <w:t>~</w:t>
      </w:r>
      <w:proofErr w:type="spellStart"/>
      <w:r w:rsidRPr="006E15D6">
        <w:rPr>
          <w:rFonts w:asciiTheme="minorHAnsi" w:hAnsiTheme="minorHAnsi" w:cstheme="minorHAnsi"/>
          <w:sz w:val="22"/>
          <w:szCs w:val="22"/>
        </w:rPr>
        <w:t>X_train.columns.duplicated</w:t>
      </w:r>
      <w:proofErr w:type="spellEnd"/>
      <w:r w:rsidRPr="006E15D6">
        <w:rPr>
          <w:rFonts w:asciiTheme="minorHAnsi" w:hAnsiTheme="minorHAnsi" w:cstheme="minorHAnsi"/>
          <w:sz w:val="22"/>
          <w:szCs w:val="22"/>
        </w:rPr>
        <w:t>()]</w:t>
      </w:r>
    </w:p>
    <w:p w14:paraId="17DB0A0B" w14:textId="77777777" w:rsidR="004B3223" w:rsidRPr="006E15D6" w:rsidRDefault="004B3223" w:rsidP="004B3223">
      <w:pPr>
        <w:rPr>
          <w:rFonts w:asciiTheme="minorHAnsi" w:hAnsiTheme="minorHAnsi" w:cstheme="minorHAnsi"/>
          <w:sz w:val="22"/>
          <w:szCs w:val="22"/>
        </w:rPr>
      </w:pPr>
    </w:p>
    <w:p w14:paraId="491CF6AD" w14:textId="77777777" w:rsidR="004B3223" w:rsidRPr="006E15D6" w:rsidRDefault="004B3223" w:rsidP="004B3223">
      <w:pPr>
        <w:rPr>
          <w:rFonts w:asciiTheme="minorHAnsi" w:hAnsiTheme="minorHAnsi" w:cstheme="minorHAnsi"/>
          <w:b/>
          <w:bCs/>
          <w:color w:val="808080" w:themeColor="background1" w:themeShade="80"/>
          <w:sz w:val="22"/>
          <w:szCs w:val="22"/>
        </w:rPr>
      </w:pPr>
      <w:r w:rsidRPr="006E15D6">
        <w:rPr>
          <w:rFonts w:asciiTheme="minorHAnsi" w:hAnsiTheme="minorHAnsi" w:cstheme="minorHAnsi"/>
          <w:b/>
          <w:bCs/>
          <w:color w:val="808080" w:themeColor="background1" w:themeShade="80"/>
          <w:sz w:val="22"/>
          <w:szCs w:val="22"/>
        </w:rPr>
        <w:t># Combine predictors and target variable into one DataFrame for undersampling</w:t>
      </w:r>
    </w:p>
    <w:p w14:paraId="77302AE7" w14:textId="77777777" w:rsidR="004B3223" w:rsidRPr="006E15D6" w:rsidRDefault="004B3223" w:rsidP="004B3223">
      <w:pPr>
        <w:rPr>
          <w:rFonts w:asciiTheme="minorHAnsi" w:hAnsiTheme="minorHAnsi" w:cstheme="minorHAnsi"/>
          <w:sz w:val="22"/>
          <w:szCs w:val="22"/>
        </w:rPr>
      </w:pPr>
      <w:proofErr w:type="spellStart"/>
      <w:r w:rsidRPr="006E15D6">
        <w:rPr>
          <w:rFonts w:asciiTheme="minorHAnsi" w:hAnsiTheme="minorHAnsi" w:cstheme="minorHAnsi"/>
          <w:sz w:val="22"/>
          <w:szCs w:val="22"/>
        </w:rPr>
        <w:t>train_data</w:t>
      </w:r>
      <w:proofErr w:type="spellEnd"/>
      <w:r w:rsidRPr="006E15D6">
        <w:rPr>
          <w:rFonts w:asciiTheme="minorHAnsi" w:hAnsiTheme="minorHAnsi" w:cstheme="minorHAnsi"/>
          <w:sz w:val="22"/>
          <w:szCs w:val="22"/>
        </w:rPr>
        <w:t xml:space="preserve"> = </w:t>
      </w:r>
      <w:proofErr w:type="spellStart"/>
      <w:r w:rsidRPr="006E15D6">
        <w:rPr>
          <w:rFonts w:asciiTheme="minorHAnsi" w:hAnsiTheme="minorHAnsi" w:cstheme="minorHAnsi"/>
          <w:sz w:val="22"/>
          <w:szCs w:val="22"/>
        </w:rPr>
        <w:t>pd.concat</w:t>
      </w:r>
      <w:proofErr w:type="spellEnd"/>
      <w:r w:rsidRPr="006E15D6">
        <w:rPr>
          <w:rFonts w:asciiTheme="minorHAnsi" w:hAnsiTheme="minorHAnsi" w:cstheme="minorHAnsi"/>
          <w:sz w:val="22"/>
          <w:szCs w:val="22"/>
        </w:rPr>
        <w:t>([</w:t>
      </w:r>
      <w:proofErr w:type="spellStart"/>
      <w:r w:rsidRPr="006E15D6">
        <w:rPr>
          <w:rFonts w:asciiTheme="minorHAnsi" w:hAnsiTheme="minorHAnsi" w:cstheme="minorHAnsi"/>
          <w:sz w:val="22"/>
          <w:szCs w:val="22"/>
        </w:rPr>
        <w:t>X_train</w:t>
      </w:r>
      <w:proofErr w:type="spellEnd"/>
      <w:r w:rsidRPr="006E15D6">
        <w:rPr>
          <w:rFonts w:asciiTheme="minorHAnsi" w:hAnsiTheme="minorHAnsi" w:cstheme="minorHAnsi"/>
          <w:sz w:val="22"/>
          <w:szCs w:val="22"/>
        </w:rPr>
        <w:t xml:space="preserve">, </w:t>
      </w:r>
      <w:proofErr w:type="spellStart"/>
      <w:r w:rsidRPr="006E15D6">
        <w:rPr>
          <w:rFonts w:asciiTheme="minorHAnsi" w:hAnsiTheme="minorHAnsi" w:cstheme="minorHAnsi"/>
          <w:sz w:val="22"/>
          <w:szCs w:val="22"/>
        </w:rPr>
        <w:t>y_train</w:t>
      </w:r>
      <w:proofErr w:type="spellEnd"/>
      <w:r w:rsidRPr="006E15D6">
        <w:rPr>
          <w:rFonts w:asciiTheme="minorHAnsi" w:hAnsiTheme="minorHAnsi" w:cstheme="minorHAnsi"/>
          <w:sz w:val="22"/>
          <w:szCs w:val="22"/>
        </w:rPr>
        <w:t>], axis=1)</w:t>
      </w:r>
    </w:p>
    <w:p w14:paraId="0DEADAE1" w14:textId="77777777" w:rsidR="004B3223" w:rsidRPr="006E15D6" w:rsidRDefault="004B3223" w:rsidP="004B3223">
      <w:pPr>
        <w:rPr>
          <w:rFonts w:asciiTheme="minorHAnsi" w:hAnsiTheme="minorHAnsi" w:cstheme="minorHAnsi"/>
          <w:sz w:val="22"/>
          <w:szCs w:val="22"/>
        </w:rPr>
      </w:pPr>
    </w:p>
    <w:p w14:paraId="05DBA011" w14:textId="77777777" w:rsidR="004B3223" w:rsidRPr="006E15D6" w:rsidRDefault="004B3223" w:rsidP="004B3223">
      <w:pPr>
        <w:rPr>
          <w:rFonts w:asciiTheme="minorHAnsi" w:hAnsiTheme="minorHAnsi" w:cstheme="minorHAnsi"/>
          <w:b/>
          <w:bCs/>
          <w:color w:val="808080" w:themeColor="background1" w:themeShade="80"/>
          <w:sz w:val="22"/>
          <w:szCs w:val="22"/>
        </w:rPr>
      </w:pPr>
      <w:r w:rsidRPr="006E15D6">
        <w:rPr>
          <w:rFonts w:asciiTheme="minorHAnsi" w:hAnsiTheme="minorHAnsi" w:cstheme="minorHAnsi"/>
          <w:b/>
          <w:bCs/>
          <w:color w:val="808080" w:themeColor="background1" w:themeShade="80"/>
          <w:sz w:val="22"/>
          <w:szCs w:val="22"/>
        </w:rPr>
        <w:t># Count the number of samples in the minority class</w:t>
      </w:r>
    </w:p>
    <w:p w14:paraId="559853BD" w14:textId="77777777" w:rsidR="004B3223" w:rsidRPr="006E15D6" w:rsidRDefault="004B3223" w:rsidP="004B3223">
      <w:pPr>
        <w:rPr>
          <w:rFonts w:asciiTheme="minorHAnsi" w:hAnsiTheme="minorHAnsi" w:cstheme="minorHAnsi"/>
          <w:sz w:val="22"/>
          <w:szCs w:val="22"/>
        </w:rPr>
      </w:pPr>
      <w:proofErr w:type="spellStart"/>
      <w:r w:rsidRPr="006E15D6">
        <w:rPr>
          <w:rFonts w:asciiTheme="minorHAnsi" w:hAnsiTheme="minorHAnsi" w:cstheme="minorHAnsi"/>
          <w:sz w:val="22"/>
          <w:szCs w:val="22"/>
        </w:rPr>
        <w:t>minority_class_count</w:t>
      </w:r>
      <w:proofErr w:type="spellEnd"/>
      <w:r w:rsidRPr="006E15D6">
        <w:rPr>
          <w:rFonts w:asciiTheme="minorHAnsi" w:hAnsiTheme="minorHAnsi" w:cstheme="minorHAnsi"/>
          <w:sz w:val="22"/>
          <w:szCs w:val="22"/>
        </w:rPr>
        <w:t xml:space="preserve"> = </w:t>
      </w:r>
      <w:proofErr w:type="spellStart"/>
      <w:r w:rsidRPr="006E15D6">
        <w:rPr>
          <w:rFonts w:asciiTheme="minorHAnsi" w:hAnsiTheme="minorHAnsi" w:cstheme="minorHAnsi"/>
          <w:sz w:val="22"/>
          <w:szCs w:val="22"/>
        </w:rPr>
        <w:t>train_data</w:t>
      </w:r>
      <w:proofErr w:type="spellEnd"/>
      <w:r w:rsidRPr="006E15D6">
        <w:rPr>
          <w:rFonts w:asciiTheme="minorHAnsi" w:hAnsiTheme="minorHAnsi" w:cstheme="minorHAnsi"/>
          <w:sz w:val="22"/>
          <w:szCs w:val="22"/>
        </w:rPr>
        <w:t>['bad'].</w:t>
      </w:r>
      <w:proofErr w:type="spellStart"/>
      <w:r w:rsidRPr="006E15D6">
        <w:rPr>
          <w:rFonts w:asciiTheme="minorHAnsi" w:hAnsiTheme="minorHAnsi" w:cstheme="minorHAnsi"/>
          <w:sz w:val="22"/>
          <w:szCs w:val="22"/>
        </w:rPr>
        <w:t>value_counts</w:t>
      </w:r>
      <w:proofErr w:type="spellEnd"/>
      <w:r w:rsidRPr="006E15D6">
        <w:rPr>
          <w:rFonts w:asciiTheme="minorHAnsi" w:hAnsiTheme="minorHAnsi" w:cstheme="minorHAnsi"/>
          <w:sz w:val="22"/>
          <w:szCs w:val="22"/>
        </w:rPr>
        <w:t>().min()</w:t>
      </w:r>
    </w:p>
    <w:p w14:paraId="4FD14FE7" w14:textId="77777777" w:rsidR="004B3223" w:rsidRPr="006E15D6" w:rsidRDefault="004B3223" w:rsidP="004B3223">
      <w:pPr>
        <w:rPr>
          <w:rFonts w:asciiTheme="minorHAnsi" w:hAnsiTheme="minorHAnsi" w:cstheme="minorHAnsi"/>
          <w:sz w:val="22"/>
          <w:szCs w:val="22"/>
        </w:rPr>
      </w:pPr>
    </w:p>
    <w:p w14:paraId="2BF32D62" w14:textId="77777777" w:rsidR="004B3223" w:rsidRPr="006E15D6" w:rsidRDefault="004B3223" w:rsidP="004B3223">
      <w:pPr>
        <w:rPr>
          <w:rFonts w:asciiTheme="minorHAnsi" w:hAnsiTheme="minorHAnsi" w:cstheme="minorHAnsi"/>
          <w:b/>
          <w:bCs/>
          <w:color w:val="808080" w:themeColor="background1" w:themeShade="80"/>
          <w:sz w:val="22"/>
          <w:szCs w:val="22"/>
        </w:rPr>
      </w:pPr>
      <w:r w:rsidRPr="006E15D6">
        <w:rPr>
          <w:rFonts w:asciiTheme="minorHAnsi" w:hAnsiTheme="minorHAnsi" w:cstheme="minorHAnsi"/>
          <w:b/>
          <w:bCs/>
          <w:color w:val="808080" w:themeColor="background1" w:themeShade="80"/>
          <w:sz w:val="22"/>
          <w:szCs w:val="22"/>
        </w:rPr>
        <w:t># Perform undersampling on the majority class</w:t>
      </w:r>
    </w:p>
    <w:p w14:paraId="2B20C1A0" w14:textId="77777777" w:rsidR="004B3223" w:rsidRPr="006E15D6" w:rsidRDefault="004B3223" w:rsidP="004B3223">
      <w:pPr>
        <w:rPr>
          <w:rFonts w:asciiTheme="minorHAnsi" w:hAnsiTheme="minorHAnsi" w:cstheme="minorHAnsi"/>
          <w:sz w:val="22"/>
          <w:szCs w:val="22"/>
        </w:rPr>
      </w:pPr>
      <w:proofErr w:type="spellStart"/>
      <w:r w:rsidRPr="006E15D6">
        <w:rPr>
          <w:rFonts w:asciiTheme="minorHAnsi" w:hAnsiTheme="minorHAnsi" w:cstheme="minorHAnsi"/>
          <w:sz w:val="22"/>
          <w:szCs w:val="22"/>
        </w:rPr>
        <w:t>undersampled_data</w:t>
      </w:r>
      <w:proofErr w:type="spellEnd"/>
      <w:r w:rsidRPr="006E15D6">
        <w:rPr>
          <w:rFonts w:asciiTheme="minorHAnsi" w:hAnsiTheme="minorHAnsi" w:cstheme="minorHAnsi"/>
          <w:sz w:val="22"/>
          <w:szCs w:val="22"/>
        </w:rPr>
        <w:t xml:space="preserve"> = </w:t>
      </w:r>
      <w:proofErr w:type="spellStart"/>
      <w:r w:rsidRPr="006E15D6">
        <w:rPr>
          <w:rFonts w:asciiTheme="minorHAnsi" w:hAnsiTheme="minorHAnsi" w:cstheme="minorHAnsi"/>
          <w:sz w:val="22"/>
          <w:szCs w:val="22"/>
        </w:rPr>
        <w:t>pd.concat</w:t>
      </w:r>
      <w:proofErr w:type="spellEnd"/>
      <w:r w:rsidRPr="006E15D6">
        <w:rPr>
          <w:rFonts w:asciiTheme="minorHAnsi" w:hAnsiTheme="minorHAnsi" w:cstheme="minorHAnsi"/>
          <w:sz w:val="22"/>
          <w:szCs w:val="22"/>
        </w:rPr>
        <w:t>([</w:t>
      </w:r>
      <w:proofErr w:type="spellStart"/>
      <w:r w:rsidRPr="006E15D6">
        <w:rPr>
          <w:rFonts w:asciiTheme="minorHAnsi" w:hAnsiTheme="minorHAnsi" w:cstheme="minorHAnsi"/>
          <w:sz w:val="22"/>
          <w:szCs w:val="22"/>
        </w:rPr>
        <w:t>train_data</w:t>
      </w:r>
      <w:proofErr w:type="spellEnd"/>
      <w:r w:rsidRPr="006E15D6">
        <w:rPr>
          <w:rFonts w:asciiTheme="minorHAnsi" w:hAnsiTheme="minorHAnsi" w:cstheme="minorHAnsi"/>
          <w:sz w:val="22"/>
          <w:szCs w:val="22"/>
        </w:rPr>
        <w:t>[</w:t>
      </w:r>
      <w:proofErr w:type="spellStart"/>
      <w:r w:rsidRPr="006E15D6">
        <w:rPr>
          <w:rFonts w:asciiTheme="minorHAnsi" w:hAnsiTheme="minorHAnsi" w:cstheme="minorHAnsi"/>
          <w:sz w:val="22"/>
          <w:szCs w:val="22"/>
        </w:rPr>
        <w:t>train_data</w:t>
      </w:r>
      <w:proofErr w:type="spellEnd"/>
      <w:r w:rsidRPr="006E15D6">
        <w:rPr>
          <w:rFonts w:asciiTheme="minorHAnsi" w:hAnsiTheme="minorHAnsi" w:cstheme="minorHAnsi"/>
          <w:sz w:val="22"/>
          <w:szCs w:val="22"/>
        </w:rPr>
        <w:t>['bad'] == label].sample(</w:t>
      </w:r>
      <w:proofErr w:type="spellStart"/>
      <w:r w:rsidRPr="006E15D6">
        <w:rPr>
          <w:rFonts w:asciiTheme="minorHAnsi" w:hAnsiTheme="minorHAnsi" w:cstheme="minorHAnsi"/>
          <w:sz w:val="22"/>
          <w:szCs w:val="22"/>
        </w:rPr>
        <w:t>minority_class_count</w:t>
      </w:r>
      <w:proofErr w:type="spellEnd"/>
      <w:r w:rsidRPr="006E15D6">
        <w:rPr>
          <w:rFonts w:asciiTheme="minorHAnsi" w:hAnsiTheme="minorHAnsi" w:cstheme="minorHAnsi"/>
          <w:sz w:val="22"/>
          <w:szCs w:val="22"/>
        </w:rPr>
        <w:t xml:space="preserve">, </w:t>
      </w:r>
      <w:proofErr w:type="spellStart"/>
      <w:r w:rsidRPr="006E15D6">
        <w:rPr>
          <w:rFonts w:asciiTheme="minorHAnsi" w:hAnsiTheme="minorHAnsi" w:cstheme="minorHAnsi"/>
          <w:sz w:val="22"/>
          <w:szCs w:val="22"/>
        </w:rPr>
        <w:t>random_state</w:t>
      </w:r>
      <w:proofErr w:type="spellEnd"/>
      <w:r w:rsidRPr="006E15D6">
        <w:rPr>
          <w:rFonts w:asciiTheme="minorHAnsi" w:hAnsiTheme="minorHAnsi" w:cstheme="minorHAnsi"/>
          <w:sz w:val="22"/>
          <w:szCs w:val="22"/>
        </w:rPr>
        <w:t xml:space="preserve">=42) for label in </w:t>
      </w:r>
      <w:proofErr w:type="spellStart"/>
      <w:r w:rsidRPr="006E15D6">
        <w:rPr>
          <w:rFonts w:asciiTheme="minorHAnsi" w:hAnsiTheme="minorHAnsi" w:cstheme="minorHAnsi"/>
          <w:sz w:val="22"/>
          <w:szCs w:val="22"/>
        </w:rPr>
        <w:t>train_data</w:t>
      </w:r>
      <w:proofErr w:type="spellEnd"/>
      <w:r w:rsidRPr="006E15D6">
        <w:rPr>
          <w:rFonts w:asciiTheme="minorHAnsi" w:hAnsiTheme="minorHAnsi" w:cstheme="minorHAnsi"/>
          <w:sz w:val="22"/>
          <w:szCs w:val="22"/>
        </w:rPr>
        <w:t>['bad'].unique()])</w:t>
      </w:r>
    </w:p>
    <w:p w14:paraId="22B0D35F" w14:textId="77777777" w:rsidR="004B3223" w:rsidRPr="006E15D6" w:rsidRDefault="004B3223" w:rsidP="004B3223">
      <w:pPr>
        <w:rPr>
          <w:rFonts w:asciiTheme="minorHAnsi" w:hAnsiTheme="minorHAnsi" w:cstheme="minorHAnsi"/>
          <w:sz w:val="22"/>
          <w:szCs w:val="22"/>
        </w:rPr>
      </w:pPr>
    </w:p>
    <w:p w14:paraId="74A9987C" w14:textId="77777777" w:rsidR="004B3223" w:rsidRPr="006E15D6" w:rsidRDefault="004B3223" w:rsidP="004B3223">
      <w:pPr>
        <w:rPr>
          <w:rFonts w:asciiTheme="minorHAnsi" w:hAnsiTheme="minorHAnsi" w:cstheme="minorHAnsi"/>
          <w:b/>
          <w:bCs/>
          <w:color w:val="808080" w:themeColor="background1" w:themeShade="80"/>
          <w:sz w:val="22"/>
          <w:szCs w:val="22"/>
        </w:rPr>
      </w:pPr>
      <w:r w:rsidRPr="006E15D6">
        <w:rPr>
          <w:rFonts w:asciiTheme="minorHAnsi" w:hAnsiTheme="minorHAnsi" w:cstheme="minorHAnsi"/>
          <w:b/>
          <w:bCs/>
          <w:color w:val="808080" w:themeColor="background1" w:themeShade="80"/>
          <w:sz w:val="22"/>
          <w:szCs w:val="22"/>
        </w:rPr>
        <w:t># Get the resampled predictors and target variable</w:t>
      </w:r>
    </w:p>
    <w:p w14:paraId="294BB6FF" w14:textId="77777777" w:rsidR="004B3223" w:rsidRPr="006E15D6" w:rsidRDefault="004B3223" w:rsidP="004B3223">
      <w:pPr>
        <w:rPr>
          <w:rFonts w:asciiTheme="minorHAnsi" w:hAnsiTheme="minorHAnsi" w:cstheme="minorHAnsi"/>
          <w:sz w:val="22"/>
          <w:szCs w:val="22"/>
        </w:rPr>
      </w:pPr>
      <w:proofErr w:type="spellStart"/>
      <w:r w:rsidRPr="006E15D6">
        <w:rPr>
          <w:rFonts w:asciiTheme="minorHAnsi" w:hAnsiTheme="minorHAnsi" w:cstheme="minorHAnsi"/>
          <w:sz w:val="22"/>
          <w:szCs w:val="22"/>
        </w:rPr>
        <w:t>X_train_resampled</w:t>
      </w:r>
      <w:proofErr w:type="spellEnd"/>
      <w:r w:rsidRPr="006E15D6">
        <w:rPr>
          <w:rFonts w:asciiTheme="minorHAnsi" w:hAnsiTheme="minorHAnsi" w:cstheme="minorHAnsi"/>
          <w:sz w:val="22"/>
          <w:szCs w:val="22"/>
        </w:rPr>
        <w:t xml:space="preserve"> = </w:t>
      </w:r>
      <w:proofErr w:type="spellStart"/>
      <w:r w:rsidRPr="006E15D6">
        <w:rPr>
          <w:rFonts w:asciiTheme="minorHAnsi" w:hAnsiTheme="minorHAnsi" w:cstheme="minorHAnsi"/>
          <w:sz w:val="22"/>
          <w:szCs w:val="22"/>
        </w:rPr>
        <w:t>undersampled_data</w:t>
      </w:r>
      <w:proofErr w:type="spellEnd"/>
      <w:r w:rsidRPr="006E15D6">
        <w:rPr>
          <w:rFonts w:asciiTheme="minorHAnsi" w:hAnsiTheme="minorHAnsi" w:cstheme="minorHAnsi"/>
          <w:sz w:val="22"/>
          <w:szCs w:val="22"/>
        </w:rPr>
        <w:t>[predictors]</w:t>
      </w:r>
    </w:p>
    <w:p w14:paraId="58B8287B" w14:textId="77777777" w:rsidR="004B3223" w:rsidRPr="006E15D6" w:rsidRDefault="004B3223" w:rsidP="004B3223">
      <w:pPr>
        <w:rPr>
          <w:rFonts w:asciiTheme="minorHAnsi" w:hAnsiTheme="minorHAnsi" w:cstheme="minorHAnsi"/>
          <w:sz w:val="22"/>
          <w:szCs w:val="22"/>
        </w:rPr>
      </w:pPr>
      <w:proofErr w:type="spellStart"/>
      <w:r w:rsidRPr="006E15D6">
        <w:rPr>
          <w:rFonts w:asciiTheme="minorHAnsi" w:hAnsiTheme="minorHAnsi" w:cstheme="minorHAnsi"/>
          <w:sz w:val="22"/>
          <w:szCs w:val="22"/>
        </w:rPr>
        <w:t>y_train_resampled</w:t>
      </w:r>
      <w:proofErr w:type="spellEnd"/>
      <w:r w:rsidRPr="006E15D6">
        <w:rPr>
          <w:rFonts w:asciiTheme="minorHAnsi" w:hAnsiTheme="minorHAnsi" w:cstheme="minorHAnsi"/>
          <w:sz w:val="22"/>
          <w:szCs w:val="22"/>
        </w:rPr>
        <w:t xml:space="preserve"> = </w:t>
      </w:r>
      <w:proofErr w:type="spellStart"/>
      <w:r w:rsidRPr="006E15D6">
        <w:rPr>
          <w:rFonts w:asciiTheme="minorHAnsi" w:hAnsiTheme="minorHAnsi" w:cstheme="minorHAnsi"/>
          <w:sz w:val="22"/>
          <w:szCs w:val="22"/>
        </w:rPr>
        <w:t>undersampled_data</w:t>
      </w:r>
      <w:proofErr w:type="spellEnd"/>
      <w:r w:rsidRPr="006E15D6">
        <w:rPr>
          <w:rFonts w:asciiTheme="minorHAnsi" w:hAnsiTheme="minorHAnsi" w:cstheme="minorHAnsi"/>
          <w:sz w:val="22"/>
          <w:szCs w:val="22"/>
        </w:rPr>
        <w:t>['bad']</w:t>
      </w:r>
    </w:p>
    <w:p w14:paraId="2BF5DA57" w14:textId="77777777" w:rsidR="004B3223" w:rsidRPr="006E15D6" w:rsidRDefault="004B3223" w:rsidP="004B3223">
      <w:pPr>
        <w:rPr>
          <w:rFonts w:asciiTheme="minorHAnsi" w:hAnsiTheme="minorHAnsi" w:cstheme="minorHAnsi"/>
          <w:sz w:val="22"/>
          <w:szCs w:val="22"/>
        </w:rPr>
      </w:pPr>
    </w:p>
    <w:p w14:paraId="11C6056A" w14:textId="77777777" w:rsidR="004B3223" w:rsidRPr="006E15D6" w:rsidRDefault="004B3223" w:rsidP="004B3223">
      <w:pPr>
        <w:rPr>
          <w:rFonts w:asciiTheme="minorHAnsi" w:hAnsiTheme="minorHAnsi" w:cstheme="minorHAnsi"/>
          <w:b/>
          <w:bCs/>
          <w:sz w:val="22"/>
          <w:szCs w:val="22"/>
        </w:rPr>
      </w:pPr>
      <w:r w:rsidRPr="006E15D6">
        <w:rPr>
          <w:rFonts w:asciiTheme="minorHAnsi" w:hAnsiTheme="minorHAnsi" w:cstheme="minorHAnsi"/>
          <w:b/>
          <w:bCs/>
          <w:color w:val="808080" w:themeColor="background1" w:themeShade="80"/>
          <w:sz w:val="22"/>
          <w:szCs w:val="22"/>
        </w:rPr>
        <w:t xml:space="preserve"># Perform undersampling on the majority class for validation dataset </w:t>
      </w:r>
    </w:p>
    <w:p w14:paraId="74CA63C2" w14:textId="77777777" w:rsidR="004B3223" w:rsidRPr="006E15D6" w:rsidRDefault="004B3223" w:rsidP="004B3223">
      <w:pPr>
        <w:rPr>
          <w:rFonts w:asciiTheme="minorHAnsi" w:hAnsiTheme="minorHAnsi" w:cstheme="minorHAnsi"/>
          <w:sz w:val="22"/>
          <w:szCs w:val="22"/>
        </w:rPr>
      </w:pPr>
      <w:proofErr w:type="spellStart"/>
      <w:r w:rsidRPr="006E15D6">
        <w:rPr>
          <w:rFonts w:asciiTheme="minorHAnsi" w:hAnsiTheme="minorHAnsi" w:cstheme="minorHAnsi"/>
          <w:sz w:val="22"/>
          <w:szCs w:val="22"/>
        </w:rPr>
        <w:t>validation_data</w:t>
      </w:r>
      <w:proofErr w:type="spellEnd"/>
      <w:r w:rsidRPr="006E15D6">
        <w:rPr>
          <w:rFonts w:asciiTheme="minorHAnsi" w:hAnsiTheme="minorHAnsi" w:cstheme="minorHAnsi"/>
          <w:sz w:val="22"/>
          <w:szCs w:val="22"/>
        </w:rPr>
        <w:t xml:space="preserve"> = </w:t>
      </w:r>
      <w:proofErr w:type="spellStart"/>
      <w:r w:rsidRPr="006E15D6">
        <w:rPr>
          <w:rFonts w:asciiTheme="minorHAnsi" w:hAnsiTheme="minorHAnsi" w:cstheme="minorHAnsi"/>
          <w:sz w:val="22"/>
          <w:szCs w:val="22"/>
        </w:rPr>
        <w:t>pd.concat</w:t>
      </w:r>
      <w:proofErr w:type="spellEnd"/>
      <w:r w:rsidRPr="006E15D6">
        <w:rPr>
          <w:rFonts w:asciiTheme="minorHAnsi" w:hAnsiTheme="minorHAnsi" w:cstheme="minorHAnsi"/>
          <w:sz w:val="22"/>
          <w:szCs w:val="22"/>
        </w:rPr>
        <w:t>([</w:t>
      </w:r>
      <w:proofErr w:type="spellStart"/>
      <w:r w:rsidRPr="006E15D6">
        <w:rPr>
          <w:rFonts w:asciiTheme="minorHAnsi" w:hAnsiTheme="minorHAnsi" w:cstheme="minorHAnsi"/>
          <w:sz w:val="22"/>
          <w:szCs w:val="22"/>
        </w:rPr>
        <w:t>X_val</w:t>
      </w:r>
      <w:proofErr w:type="spellEnd"/>
      <w:r w:rsidRPr="006E15D6">
        <w:rPr>
          <w:rFonts w:asciiTheme="minorHAnsi" w:hAnsiTheme="minorHAnsi" w:cstheme="minorHAnsi"/>
          <w:sz w:val="22"/>
          <w:szCs w:val="22"/>
        </w:rPr>
        <w:t xml:space="preserve">, </w:t>
      </w:r>
      <w:proofErr w:type="spellStart"/>
      <w:r w:rsidRPr="006E15D6">
        <w:rPr>
          <w:rFonts w:asciiTheme="minorHAnsi" w:hAnsiTheme="minorHAnsi" w:cstheme="minorHAnsi"/>
          <w:sz w:val="22"/>
          <w:szCs w:val="22"/>
        </w:rPr>
        <w:t>y_val</w:t>
      </w:r>
      <w:proofErr w:type="spellEnd"/>
      <w:r w:rsidRPr="006E15D6">
        <w:rPr>
          <w:rFonts w:asciiTheme="minorHAnsi" w:hAnsiTheme="minorHAnsi" w:cstheme="minorHAnsi"/>
          <w:sz w:val="22"/>
          <w:szCs w:val="22"/>
        </w:rPr>
        <w:t xml:space="preserve">], axis=1) </w:t>
      </w:r>
    </w:p>
    <w:p w14:paraId="136208C8" w14:textId="77777777" w:rsidR="004B3223" w:rsidRPr="006E15D6" w:rsidRDefault="004B3223" w:rsidP="004B3223">
      <w:pPr>
        <w:rPr>
          <w:rFonts w:asciiTheme="minorHAnsi" w:hAnsiTheme="minorHAnsi" w:cstheme="minorHAnsi"/>
          <w:sz w:val="22"/>
          <w:szCs w:val="22"/>
        </w:rPr>
      </w:pPr>
      <w:proofErr w:type="spellStart"/>
      <w:r w:rsidRPr="006E15D6">
        <w:rPr>
          <w:rFonts w:asciiTheme="minorHAnsi" w:hAnsiTheme="minorHAnsi" w:cstheme="minorHAnsi"/>
          <w:sz w:val="22"/>
          <w:szCs w:val="22"/>
        </w:rPr>
        <w:t>minority_class_count</w:t>
      </w:r>
      <w:proofErr w:type="spellEnd"/>
      <w:r w:rsidRPr="006E15D6">
        <w:rPr>
          <w:rFonts w:asciiTheme="minorHAnsi" w:hAnsiTheme="minorHAnsi" w:cstheme="minorHAnsi"/>
          <w:sz w:val="22"/>
          <w:szCs w:val="22"/>
        </w:rPr>
        <w:t xml:space="preserve"> = </w:t>
      </w:r>
      <w:proofErr w:type="spellStart"/>
      <w:r w:rsidRPr="006E15D6">
        <w:rPr>
          <w:rFonts w:asciiTheme="minorHAnsi" w:hAnsiTheme="minorHAnsi" w:cstheme="minorHAnsi"/>
          <w:sz w:val="22"/>
          <w:szCs w:val="22"/>
        </w:rPr>
        <w:t>validation_data</w:t>
      </w:r>
      <w:proofErr w:type="spellEnd"/>
      <w:r w:rsidRPr="006E15D6">
        <w:rPr>
          <w:rFonts w:asciiTheme="minorHAnsi" w:hAnsiTheme="minorHAnsi" w:cstheme="minorHAnsi"/>
          <w:sz w:val="22"/>
          <w:szCs w:val="22"/>
        </w:rPr>
        <w:t>['bad'].</w:t>
      </w:r>
      <w:proofErr w:type="spellStart"/>
      <w:r w:rsidRPr="006E15D6">
        <w:rPr>
          <w:rFonts w:asciiTheme="minorHAnsi" w:hAnsiTheme="minorHAnsi" w:cstheme="minorHAnsi"/>
          <w:sz w:val="22"/>
          <w:szCs w:val="22"/>
        </w:rPr>
        <w:t>value_counts</w:t>
      </w:r>
      <w:proofErr w:type="spellEnd"/>
      <w:r w:rsidRPr="006E15D6">
        <w:rPr>
          <w:rFonts w:asciiTheme="minorHAnsi" w:hAnsiTheme="minorHAnsi" w:cstheme="minorHAnsi"/>
          <w:sz w:val="22"/>
          <w:szCs w:val="22"/>
        </w:rPr>
        <w:t xml:space="preserve">().min() </w:t>
      </w:r>
    </w:p>
    <w:p w14:paraId="32F7AB83" w14:textId="77777777" w:rsidR="004B3223" w:rsidRPr="006E15D6" w:rsidRDefault="004B3223" w:rsidP="004B3223">
      <w:pPr>
        <w:rPr>
          <w:rFonts w:asciiTheme="minorHAnsi" w:hAnsiTheme="minorHAnsi" w:cstheme="minorHAnsi"/>
          <w:sz w:val="22"/>
          <w:szCs w:val="22"/>
        </w:rPr>
      </w:pPr>
      <w:proofErr w:type="spellStart"/>
      <w:r w:rsidRPr="006E15D6">
        <w:rPr>
          <w:rFonts w:asciiTheme="minorHAnsi" w:hAnsiTheme="minorHAnsi" w:cstheme="minorHAnsi"/>
          <w:sz w:val="22"/>
          <w:szCs w:val="22"/>
        </w:rPr>
        <w:t>undersampled_validation_data</w:t>
      </w:r>
      <w:proofErr w:type="spellEnd"/>
      <w:r w:rsidRPr="006E15D6">
        <w:rPr>
          <w:rFonts w:asciiTheme="minorHAnsi" w:hAnsiTheme="minorHAnsi" w:cstheme="minorHAnsi"/>
          <w:sz w:val="22"/>
          <w:szCs w:val="22"/>
        </w:rPr>
        <w:t xml:space="preserve"> = </w:t>
      </w:r>
      <w:proofErr w:type="spellStart"/>
      <w:r w:rsidRPr="006E15D6">
        <w:rPr>
          <w:rFonts w:asciiTheme="minorHAnsi" w:hAnsiTheme="minorHAnsi" w:cstheme="minorHAnsi"/>
          <w:sz w:val="22"/>
          <w:szCs w:val="22"/>
        </w:rPr>
        <w:t>pd.concat</w:t>
      </w:r>
      <w:proofErr w:type="spellEnd"/>
      <w:r w:rsidRPr="006E15D6">
        <w:rPr>
          <w:rFonts w:asciiTheme="minorHAnsi" w:hAnsiTheme="minorHAnsi" w:cstheme="minorHAnsi"/>
          <w:sz w:val="22"/>
          <w:szCs w:val="22"/>
        </w:rPr>
        <w:t>([</w:t>
      </w:r>
      <w:proofErr w:type="spellStart"/>
      <w:r w:rsidRPr="006E15D6">
        <w:rPr>
          <w:rFonts w:asciiTheme="minorHAnsi" w:hAnsiTheme="minorHAnsi" w:cstheme="minorHAnsi"/>
          <w:sz w:val="22"/>
          <w:szCs w:val="22"/>
        </w:rPr>
        <w:t>validation_data</w:t>
      </w:r>
      <w:proofErr w:type="spellEnd"/>
      <w:r w:rsidRPr="006E15D6">
        <w:rPr>
          <w:rFonts w:asciiTheme="minorHAnsi" w:hAnsiTheme="minorHAnsi" w:cstheme="minorHAnsi"/>
          <w:sz w:val="22"/>
          <w:szCs w:val="22"/>
        </w:rPr>
        <w:t>[</w:t>
      </w:r>
      <w:proofErr w:type="spellStart"/>
      <w:r w:rsidRPr="006E15D6">
        <w:rPr>
          <w:rFonts w:asciiTheme="minorHAnsi" w:hAnsiTheme="minorHAnsi" w:cstheme="minorHAnsi"/>
          <w:sz w:val="22"/>
          <w:szCs w:val="22"/>
        </w:rPr>
        <w:t>validation_data</w:t>
      </w:r>
      <w:proofErr w:type="spellEnd"/>
      <w:r w:rsidRPr="006E15D6">
        <w:rPr>
          <w:rFonts w:asciiTheme="minorHAnsi" w:hAnsiTheme="minorHAnsi" w:cstheme="minorHAnsi"/>
          <w:sz w:val="22"/>
          <w:szCs w:val="22"/>
        </w:rPr>
        <w:t>['bad'] == label].sample(</w:t>
      </w:r>
      <w:proofErr w:type="spellStart"/>
      <w:r w:rsidRPr="006E15D6">
        <w:rPr>
          <w:rFonts w:asciiTheme="minorHAnsi" w:hAnsiTheme="minorHAnsi" w:cstheme="minorHAnsi"/>
          <w:sz w:val="22"/>
          <w:szCs w:val="22"/>
        </w:rPr>
        <w:t>minority_class_count</w:t>
      </w:r>
      <w:proofErr w:type="spellEnd"/>
      <w:r w:rsidRPr="006E15D6">
        <w:rPr>
          <w:rFonts w:asciiTheme="minorHAnsi" w:hAnsiTheme="minorHAnsi" w:cstheme="minorHAnsi"/>
          <w:sz w:val="22"/>
          <w:szCs w:val="22"/>
        </w:rPr>
        <w:t xml:space="preserve">, </w:t>
      </w:r>
      <w:proofErr w:type="spellStart"/>
      <w:r w:rsidRPr="006E15D6">
        <w:rPr>
          <w:rFonts w:asciiTheme="minorHAnsi" w:hAnsiTheme="minorHAnsi" w:cstheme="minorHAnsi"/>
          <w:sz w:val="22"/>
          <w:szCs w:val="22"/>
        </w:rPr>
        <w:t>random_state</w:t>
      </w:r>
      <w:proofErr w:type="spellEnd"/>
      <w:r w:rsidRPr="006E15D6">
        <w:rPr>
          <w:rFonts w:asciiTheme="minorHAnsi" w:hAnsiTheme="minorHAnsi" w:cstheme="minorHAnsi"/>
          <w:sz w:val="22"/>
          <w:szCs w:val="22"/>
        </w:rPr>
        <w:t xml:space="preserve">=42) for label in </w:t>
      </w:r>
      <w:proofErr w:type="spellStart"/>
      <w:r w:rsidRPr="006E15D6">
        <w:rPr>
          <w:rFonts w:asciiTheme="minorHAnsi" w:hAnsiTheme="minorHAnsi" w:cstheme="minorHAnsi"/>
          <w:sz w:val="22"/>
          <w:szCs w:val="22"/>
        </w:rPr>
        <w:t>validation_data</w:t>
      </w:r>
      <w:proofErr w:type="spellEnd"/>
      <w:r w:rsidRPr="006E15D6">
        <w:rPr>
          <w:rFonts w:asciiTheme="minorHAnsi" w:hAnsiTheme="minorHAnsi" w:cstheme="minorHAnsi"/>
          <w:sz w:val="22"/>
          <w:szCs w:val="22"/>
        </w:rPr>
        <w:t xml:space="preserve">['bad'].unique()]) </w:t>
      </w:r>
    </w:p>
    <w:p w14:paraId="627B85AC" w14:textId="77777777" w:rsidR="004B3223" w:rsidRPr="006E15D6" w:rsidRDefault="004B3223" w:rsidP="004B3223">
      <w:pPr>
        <w:rPr>
          <w:rFonts w:asciiTheme="minorHAnsi" w:hAnsiTheme="minorHAnsi" w:cstheme="minorHAnsi"/>
          <w:sz w:val="22"/>
          <w:szCs w:val="22"/>
        </w:rPr>
      </w:pPr>
      <w:proofErr w:type="spellStart"/>
      <w:r w:rsidRPr="006E15D6">
        <w:rPr>
          <w:rFonts w:asciiTheme="minorHAnsi" w:hAnsiTheme="minorHAnsi" w:cstheme="minorHAnsi"/>
          <w:sz w:val="22"/>
          <w:szCs w:val="22"/>
        </w:rPr>
        <w:t>X_val_resampled</w:t>
      </w:r>
      <w:proofErr w:type="spellEnd"/>
      <w:r w:rsidRPr="006E15D6">
        <w:rPr>
          <w:rFonts w:asciiTheme="minorHAnsi" w:hAnsiTheme="minorHAnsi" w:cstheme="minorHAnsi"/>
          <w:sz w:val="22"/>
          <w:szCs w:val="22"/>
        </w:rPr>
        <w:t xml:space="preserve"> = </w:t>
      </w:r>
      <w:proofErr w:type="spellStart"/>
      <w:r w:rsidRPr="006E15D6">
        <w:rPr>
          <w:rFonts w:asciiTheme="minorHAnsi" w:hAnsiTheme="minorHAnsi" w:cstheme="minorHAnsi"/>
          <w:sz w:val="22"/>
          <w:szCs w:val="22"/>
        </w:rPr>
        <w:t>undersampled_validation_data</w:t>
      </w:r>
      <w:proofErr w:type="spellEnd"/>
      <w:r w:rsidRPr="006E15D6">
        <w:rPr>
          <w:rFonts w:asciiTheme="minorHAnsi" w:hAnsiTheme="minorHAnsi" w:cstheme="minorHAnsi"/>
          <w:sz w:val="22"/>
          <w:szCs w:val="22"/>
        </w:rPr>
        <w:t xml:space="preserve">[predictors] </w:t>
      </w:r>
    </w:p>
    <w:p w14:paraId="37C40375" w14:textId="77777777" w:rsidR="004B3223" w:rsidRPr="006E15D6" w:rsidRDefault="004B3223" w:rsidP="004B3223">
      <w:pPr>
        <w:rPr>
          <w:rFonts w:asciiTheme="minorHAnsi" w:hAnsiTheme="minorHAnsi" w:cstheme="minorHAnsi"/>
          <w:sz w:val="22"/>
          <w:szCs w:val="22"/>
        </w:rPr>
      </w:pPr>
      <w:proofErr w:type="spellStart"/>
      <w:r w:rsidRPr="006E15D6">
        <w:rPr>
          <w:rFonts w:asciiTheme="minorHAnsi" w:hAnsiTheme="minorHAnsi" w:cstheme="minorHAnsi"/>
          <w:sz w:val="22"/>
          <w:szCs w:val="22"/>
        </w:rPr>
        <w:t>y_val_resampled</w:t>
      </w:r>
      <w:proofErr w:type="spellEnd"/>
      <w:r w:rsidRPr="006E15D6">
        <w:rPr>
          <w:rFonts w:asciiTheme="minorHAnsi" w:hAnsiTheme="minorHAnsi" w:cstheme="minorHAnsi"/>
          <w:sz w:val="22"/>
          <w:szCs w:val="22"/>
        </w:rPr>
        <w:t xml:space="preserve"> = </w:t>
      </w:r>
      <w:proofErr w:type="spellStart"/>
      <w:r w:rsidRPr="006E15D6">
        <w:rPr>
          <w:rFonts w:asciiTheme="minorHAnsi" w:hAnsiTheme="minorHAnsi" w:cstheme="minorHAnsi"/>
          <w:sz w:val="22"/>
          <w:szCs w:val="22"/>
        </w:rPr>
        <w:t>undersampled_validation_data</w:t>
      </w:r>
      <w:proofErr w:type="spellEnd"/>
      <w:r w:rsidRPr="006E15D6">
        <w:rPr>
          <w:rFonts w:asciiTheme="minorHAnsi" w:hAnsiTheme="minorHAnsi" w:cstheme="minorHAnsi"/>
          <w:sz w:val="22"/>
          <w:szCs w:val="22"/>
        </w:rPr>
        <w:t xml:space="preserve">['bad'] </w:t>
      </w:r>
    </w:p>
    <w:p w14:paraId="75C56F86" w14:textId="77777777" w:rsidR="004B3223" w:rsidRPr="006E15D6" w:rsidRDefault="004B3223" w:rsidP="004B3223">
      <w:pPr>
        <w:rPr>
          <w:rFonts w:asciiTheme="minorHAnsi" w:hAnsiTheme="minorHAnsi" w:cstheme="minorHAnsi"/>
          <w:sz w:val="22"/>
          <w:szCs w:val="22"/>
        </w:rPr>
      </w:pPr>
    </w:p>
    <w:p w14:paraId="32546795" w14:textId="77777777" w:rsidR="004B3223" w:rsidRPr="006E15D6" w:rsidRDefault="004B3223" w:rsidP="004B3223">
      <w:pPr>
        <w:rPr>
          <w:rFonts w:asciiTheme="minorHAnsi" w:hAnsiTheme="minorHAnsi" w:cstheme="minorHAnsi"/>
          <w:b/>
          <w:bCs/>
          <w:color w:val="808080" w:themeColor="background1" w:themeShade="80"/>
          <w:sz w:val="22"/>
          <w:szCs w:val="22"/>
        </w:rPr>
      </w:pPr>
      <w:r w:rsidRPr="006E15D6">
        <w:rPr>
          <w:rFonts w:asciiTheme="minorHAnsi" w:hAnsiTheme="minorHAnsi" w:cstheme="minorHAnsi"/>
          <w:b/>
          <w:bCs/>
          <w:color w:val="808080" w:themeColor="background1" w:themeShade="80"/>
          <w:sz w:val="22"/>
          <w:szCs w:val="22"/>
        </w:rPr>
        <w:t xml:space="preserve"># Standardize the data </w:t>
      </w:r>
    </w:p>
    <w:p w14:paraId="6B169B5D" w14:textId="77777777" w:rsidR="004B3223" w:rsidRPr="006E15D6" w:rsidRDefault="004B3223" w:rsidP="004B3223">
      <w:pPr>
        <w:rPr>
          <w:rFonts w:asciiTheme="minorHAnsi" w:hAnsiTheme="minorHAnsi" w:cstheme="minorHAnsi"/>
          <w:sz w:val="22"/>
          <w:szCs w:val="22"/>
        </w:rPr>
      </w:pPr>
      <w:r w:rsidRPr="006E15D6">
        <w:rPr>
          <w:rFonts w:asciiTheme="minorHAnsi" w:hAnsiTheme="minorHAnsi" w:cstheme="minorHAnsi"/>
          <w:sz w:val="22"/>
          <w:szCs w:val="22"/>
        </w:rPr>
        <w:t xml:space="preserve">scaler = StandardScaler() </w:t>
      </w:r>
    </w:p>
    <w:p w14:paraId="5D532FA0" w14:textId="77777777" w:rsidR="004B3223" w:rsidRPr="006E15D6" w:rsidRDefault="004B3223" w:rsidP="004B3223">
      <w:pPr>
        <w:rPr>
          <w:rFonts w:asciiTheme="minorHAnsi" w:hAnsiTheme="minorHAnsi" w:cstheme="minorHAnsi"/>
          <w:sz w:val="22"/>
          <w:szCs w:val="22"/>
        </w:rPr>
      </w:pPr>
      <w:proofErr w:type="spellStart"/>
      <w:r w:rsidRPr="006E15D6">
        <w:rPr>
          <w:rFonts w:asciiTheme="minorHAnsi" w:hAnsiTheme="minorHAnsi" w:cstheme="minorHAnsi"/>
          <w:sz w:val="22"/>
          <w:szCs w:val="22"/>
        </w:rPr>
        <w:t>X_train</w:t>
      </w:r>
      <w:proofErr w:type="spellEnd"/>
      <w:r w:rsidRPr="006E15D6">
        <w:rPr>
          <w:rFonts w:asciiTheme="minorHAnsi" w:hAnsiTheme="minorHAnsi" w:cstheme="minorHAnsi"/>
          <w:sz w:val="22"/>
          <w:szCs w:val="22"/>
        </w:rPr>
        <w:t xml:space="preserve"> = </w:t>
      </w:r>
      <w:proofErr w:type="spellStart"/>
      <w:r w:rsidRPr="006E15D6">
        <w:rPr>
          <w:rFonts w:asciiTheme="minorHAnsi" w:hAnsiTheme="minorHAnsi" w:cstheme="minorHAnsi"/>
          <w:sz w:val="22"/>
          <w:szCs w:val="22"/>
        </w:rPr>
        <w:t>scaler.fit_transform</w:t>
      </w:r>
      <w:proofErr w:type="spellEnd"/>
      <w:r w:rsidRPr="006E15D6">
        <w:rPr>
          <w:rFonts w:asciiTheme="minorHAnsi" w:hAnsiTheme="minorHAnsi" w:cstheme="minorHAnsi"/>
          <w:sz w:val="22"/>
          <w:szCs w:val="22"/>
        </w:rPr>
        <w:t>(</w:t>
      </w:r>
      <w:proofErr w:type="spellStart"/>
      <w:r w:rsidRPr="006E15D6">
        <w:rPr>
          <w:rFonts w:asciiTheme="minorHAnsi" w:hAnsiTheme="minorHAnsi" w:cstheme="minorHAnsi"/>
          <w:sz w:val="22"/>
          <w:szCs w:val="22"/>
        </w:rPr>
        <w:t>X_train_resampled</w:t>
      </w:r>
      <w:proofErr w:type="spellEnd"/>
      <w:r w:rsidRPr="006E15D6">
        <w:rPr>
          <w:rFonts w:asciiTheme="minorHAnsi" w:hAnsiTheme="minorHAnsi" w:cstheme="minorHAnsi"/>
          <w:sz w:val="22"/>
          <w:szCs w:val="22"/>
        </w:rPr>
        <w:t xml:space="preserve">) </w:t>
      </w:r>
    </w:p>
    <w:p w14:paraId="5B56FC3E" w14:textId="77777777" w:rsidR="004B3223" w:rsidRPr="006E15D6" w:rsidRDefault="004B3223" w:rsidP="004B3223">
      <w:pPr>
        <w:rPr>
          <w:rFonts w:asciiTheme="minorHAnsi" w:hAnsiTheme="minorHAnsi" w:cstheme="minorHAnsi"/>
          <w:sz w:val="22"/>
          <w:szCs w:val="22"/>
        </w:rPr>
      </w:pPr>
      <w:proofErr w:type="spellStart"/>
      <w:r w:rsidRPr="006E15D6">
        <w:rPr>
          <w:rFonts w:asciiTheme="minorHAnsi" w:hAnsiTheme="minorHAnsi" w:cstheme="minorHAnsi"/>
          <w:sz w:val="22"/>
          <w:szCs w:val="22"/>
        </w:rPr>
        <w:lastRenderedPageBreak/>
        <w:t>X_val</w:t>
      </w:r>
      <w:proofErr w:type="spellEnd"/>
      <w:r w:rsidRPr="006E15D6">
        <w:rPr>
          <w:rFonts w:asciiTheme="minorHAnsi" w:hAnsiTheme="minorHAnsi" w:cstheme="minorHAnsi"/>
          <w:sz w:val="22"/>
          <w:szCs w:val="22"/>
        </w:rPr>
        <w:t xml:space="preserve"> = </w:t>
      </w:r>
      <w:proofErr w:type="spellStart"/>
      <w:r w:rsidRPr="006E15D6">
        <w:rPr>
          <w:rFonts w:asciiTheme="minorHAnsi" w:hAnsiTheme="minorHAnsi" w:cstheme="minorHAnsi"/>
          <w:sz w:val="22"/>
          <w:szCs w:val="22"/>
        </w:rPr>
        <w:t>scaler.transform</w:t>
      </w:r>
      <w:proofErr w:type="spellEnd"/>
      <w:r w:rsidRPr="006E15D6">
        <w:rPr>
          <w:rFonts w:asciiTheme="minorHAnsi" w:hAnsiTheme="minorHAnsi" w:cstheme="minorHAnsi"/>
          <w:sz w:val="22"/>
          <w:szCs w:val="22"/>
        </w:rPr>
        <w:t>(</w:t>
      </w:r>
      <w:proofErr w:type="spellStart"/>
      <w:r w:rsidRPr="006E15D6">
        <w:rPr>
          <w:rFonts w:asciiTheme="minorHAnsi" w:hAnsiTheme="minorHAnsi" w:cstheme="minorHAnsi"/>
          <w:sz w:val="22"/>
          <w:szCs w:val="22"/>
        </w:rPr>
        <w:t>X_val_resampled</w:t>
      </w:r>
      <w:proofErr w:type="spellEnd"/>
      <w:r w:rsidRPr="006E15D6">
        <w:rPr>
          <w:rFonts w:asciiTheme="minorHAnsi" w:hAnsiTheme="minorHAnsi" w:cstheme="minorHAnsi"/>
          <w:sz w:val="22"/>
          <w:szCs w:val="22"/>
        </w:rPr>
        <w:t xml:space="preserve">) </w:t>
      </w:r>
    </w:p>
    <w:p w14:paraId="3317BEAD" w14:textId="77777777" w:rsidR="004B3223" w:rsidRPr="006E15D6" w:rsidRDefault="004B3223" w:rsidP="004B3223">
      <w:pPr>
        <w:rPr>
          <w:rFonts w:asciiTheme="minorHAnsi" w:hAnsiTheme="minorHAnsi" w:cstheme="minorHAnsi"/>
          <w:sz w:val="22"/>
          <w:szCs w:val="22"/>
        </w:rPr>
      </w:pPr>
    </w:p>
    <w:p w14:paraId="30FAB8C2" w14:textId="77777777" w:rsidR="004B3223" w:rsidRPr="006E15D6" w:rsidRDefault="004B3223" w:rsidP="004B3223">
      <w:pPr>
        <w:rPr>
          <w:rFonts w:asciiTheme="minorHAnsi" w:hAnsiTheme="minorHAnsi" w:cstheme="minorHAnsi"/>
          <w:b/>
          <w:bCs/>
          <w:color w:val="808080" w:themeColor="background1" w:themeShade="80"/>
          <w:sz w:val="22"/>
          <w:szCs w:val="22"/>
        </w:rPr>
      </w:pPr>
      <w:r w:rsidRPr="006E15D6">
        <w:rPr>
          <w:rFonts w:asciiTheme="minorHAnsi" w:hAnsiTheme="minorHAnsi" w:cstheme="minorHAnsi"/>
          <w:b/>
          <w:bCs/>
          <w:color w:val="808080" w:themeColor="background1" w:themeShade="80"/>
          <w:sz w:val="22"/>
          <w:szCs w:val="22"/>
        </w:rPr>
        <w:t xml:space="preserve"># Build the neural network model </w:t>
      </w:r>
    </w:p>
    <w:p w14:paraId="1D8EB003" w14:textId="77777777" w:rsidR="004B3223" w:rsidRPr="006E15D6" w:rsidRDefault="004B3223" w:rsidP="004B3223">
      <w:pPr>
        <w:rPr>
          <w:rFonts w:asciiTheme="minorHAnsi" w:hAnsiTheme="minorHAnsi" w:cstheme="minorHAnsi"/>
          <w:sz w:val="22"/>
          <w:szCs w:val="22"/>
        </w:rPr>
      </w:pPr>
      <w:r w:rsidRPr="006E15D6">
        <w:rPr>
          <w:rFonts w:asciiTheme="minorHAnsi" w:hAnsiTheme="minorHAnsi" w:cstheme="minorHAnsi"/>
          <w:sz w:val="22"/>
          <w:szCs w:val="22"/>
        </w:rPr>
        <w:t xml:space="preserve">model = </w:t>
      </w:r>
      <w:proofErr w:type="spellStart"/>
      <w:r w:rsidRPr="006E15D6">
        <w:rPr>
          <w:rFonts w:asciiTheme="minorHAnsi" w:hAnsiTheme="minorHAnsi" w:cstheme="minorHAnsi"/>
          <w:sz w:val="22"/>
          <w:szCs w:val="22"/>
        </w:rPr>
        <w:t>MLPClassifier</w:t>
      </w:r>
      <w:proofErr w:type="spellEnd"/>
      <w:r w:rsidRPr="006E15D6">
        <w:rPr>
          <w:rFonts w:asciiTheme="minorHAnsi" w:hAnsiTheme="minorHAnsi" w:cstheme="minorHAnsi"/>
          <w:sz w:val="22"/>
          <w:szCs w:val="22"/>
        </w:rPr>
        <w:t>(</w:t>
      </w:r>
      <w:proofErr w:type="spellStart"/>
      <w:r w:rsidRPr="006E15D6">
        <w:rPr>
          <w:rFonts w:asciiTheme="minorHAnsi" w:hAnsiTheme="minorHAnsi" w:cstheme="minorHAnsi"/>
          <w:sz w:val="22"/>
          <w:szCs w:val="22"/>
        </w:rPr>
        <w:t>random_state</w:t>
      </w:r>
      <w:proofErr w:type="spellEnd"/>
      <w:r w:rsidRPr="006E15D6">
        <w:rPr>
          <w:rFonts w:asciiTheme="minorHAnsi" w:hAnsiTheme="minorHAnsi" w:cstheme="minorHAnsi"/>
          <w:sz w:val="22"/>
          <w:szCs w:val="22"/>
        </w:rPr>
        <w:t xml:space="preserve">=42) </w:t>
      </w:r>
    </w:p>
    <w:p w14:paraId="06032C26" w14:textId="77777777" w:rsidR="004B3223" w:rsidRPr="006E15D6" w:rsidRDefault="004B3223" w:rsidP="004B3223">
      <w:pPr>
        <w:rPr>
          <w:rFonts w:asciiTheme="minorHAnsi" w:hAnsiTheme="minorHAnsi" w:cstheme="minorHAnsi"/>
          <w:sz w:val="22"/>
          <w:szCs w:val="22"/>
        </w:rPr>
      </w:pPr>
    </w:p>
    <w:p w14:paraId="42C1651A" w14:textId="77777777" w:rsidR="004B3223" w:rsidRPr="006E15D6" w:rsidRDefault="004B3223" w:rsidP="004B3223">
      <w:pPr>
        <w:rPr>
          <w:rFonts w:asciiTheme="minorHAnsi" w:hAnsiTheme="minorHAnsi" w:cstheme="minorHAnsi"/>
          <w:b/>
          <w:bCs/>
          <w:color w:val="808080" w:themeColor="background1" w:themeShade="80"/>
          <w:sz w:val="22"/>
          <w:szCs w:val="22"/>
        </w:rPr>
      </w:pPr>
      <w:r w:rsidRPr="006E15D6">
        <w:rPr>
          <w:rFonts w:asciiTheme="minorHAnsi" w:hAnsiTheme="minorHAnsi" w:cstheme="minorHAnsi"/>
          <w:b/>
          <w:bCs/>
          <w:color w:val="808080" w:themeColor="background1" w:themeShade="80"/>
          <w:sz w:val="22"/>
          <w:szCs w:val="22"/>
        </w:rPr>
        <w:t xml:space="preserve"># Define hyperparameters to tune </w:t>
      </w:r>
    </w:p>
    <w:p w14:paraId="1050723C" w14:textId="77777777" w:rsidR="004B3223" w:rsidRPr="006E15D6" w:rsidRDefault="004B3223" w:rsidP="004B3223">
      <w:pPr>
        <w:rPr>
          <w:rFonts w:asciiTheme="minorHAnsi" w:hAnsiTheme="minorHAnsi" w:cstheme="minorHAnsi"/>
          <w:sz w:val="22"/>
          <w:szCs w:val="22"/>
        </w:rPr>
      </w:pPr>
      <w:proofErr w:type="spellStart"/>
      <w:r w:rsidRPr="006E15D6">
        <w:rPr>
          <w:rFonts w:asciiTheme="minorHAnsi" w:hAnsiTheme="minorHAnsi" w:cstheme="minorHAnsi"/>
          <w:sz w:val="22"/>
          <w:szCs w:val="22"/>
        </w:rPr>
        <w:t>param_grid</w:t>
      </w:r>
      <w:proofErr w:type="spellEnd"/>
      <w:r w:rsidRPr="006E15D6">
        <w:rPr>
          <w:rFonts w:asciiTheme="minorHAnsi" w:hAnsiTheme="minorHAnsi" w:cstheme="minorHAnsi"/>
          <w:sz w:val="22"/>
          <w:szCs w:val="22"/>
        </w:rPr>
        <w:t xml:space="preserve"> = { '</w:t>
      </w:r>
      <w:proofErr w:type="spellStart"/>
      <w:r w:rsidRPr="006E15D6">
        <w:rPr>
          <w:rFonts w:asciiTheme="minorHAnsi" w:hAnsiTheme="minorHAnsi" w:cstheme="minorHAnsi"/>
          <w:sz w:val="22"/>
          <w:szCs w:val="22"/>
        </w:rPr>
        <w:t>hidden_layer_sizes</w:t>
      </w:r>
      <w:proofErr w:type="spellEnd"/>
      <w:r w:rsidRPr="006E15D6">
        <w:rPr>
          <w:rFonts w:asciiTheme="minorHAnsi" w:hAnsiTheme="minorHAnsi" w:cstheme="minorHAnsi"/>
          <w:sz w:val="22"/>
          <w:szCs w:val="22"/>
        </w:rPr>
        <w:t xml:space="preserve">': [(64, 32), (128, 64, 32)], </w:t>
      </w:r>
    </w:p>
    <w:p w14:paraId="793B2ED3" w14:textId="77777777" w:rsidR="004B3223" w:rsidRPr="006E15D6" w:rsidRDefault="004B3223" w:rsidP="004B3223">
      <w:pPr>
        <w:rPr>
          <w:rFonts w:asciiTheme="minorHAnsi" w:hAnsiTheme="minorHAnsi" w:cstheme="minorHAnsi"/>
          <w:sz w:val="22"/>
          <w:szCs w:val="22"/>
        </w:rPr>
      </w:pPr>
      <w:r w:rsidRPr="006E15D6">
        <w:rPr>
          <w:rFonts w:asciiTheme="minorHAnsi" w:hAnsiTheme="minorHAnsi" w:cstheme="minorHAnsi"/>
          <w:sz w:val="22"/>
          <w:szCs w:val="22"/>
        </w:rPr>
        <w:t xml:space="preserve">               'activation': ['</w:t>
      </w:r>
      <w:proofErr w:type="spellStart"/>
      <w:r w:rsidRPr="006E15D6">
        <w:rPr>
          <w:rFonts w:asciiTheme="minorHAnsi" w:hAnsiTheme="minorHAnsi" w:cstheme="minorHAnsi"/>
          <w:sz w:val="22"/>
          <w:szCs w:val="22"/>
        </w:rPr>
        <w:t>relu</w:t>
      </w:r>
      <w:proofErr w:type="spellEnd"/>
      <w:r w:rsidRPr="006E15D6">
        <w:rPr>
          <w:rFonts w:asciiTheme="minorHAnsi" w:hAnsiTheme="minorHAnsi" w:cstheme="minorHAnsi"/>
          <w:sz w:val="22"/>
          <w:szCs w:val="22"/>
        </w:rPr>
        <w:t xml:space="preserve">', 'tanh'], </w:t>
      </w:r>
    </w:p>
    <w:p w14:paraId="6E805C58" w14:textId="77777777" w:rsidR="004B3223" w:rsidRPr="006E15D6" w:rsidRDefault="004B3223" w:rsidP="004B3223">
      <w:pPr>
        <w:rPr>
          <w:rFonts w:asciiTheme="minorHAnsi" w:hAnsiTheme="minorHAnsi" w:cstheme="minorHAnsi"/>
          <w:sz w:val="22"/>
          <w:szCs w:val="22"/>
        </w:rPr>
      </w:pPr>
      <w:r w:rsidRPr="006E15D6">
        <w:rPr>
          <w:rFonts w:asciiTheme="minorHAnsi" w:hAnsiTheme="minorHAnsi" w:cstheme="minorHAnsi"/>
          <w:sz w:val="22"/>
          <w:szCs w:val="22"/>
        </w:rPr>
        <w:t xml:space="preserve">               'solver': ['</w:t>
      </w:r>
      <w:proofErr w:type="spellStart"/>
      <w:r w:rsidRPr="006E15D6">
        <w:rPr>
          <w:rFonts w:asciiTheme="minorHAnsi" w:hAnsiTheme="minorHAnsi" w:cstheme="minorHAnsi"/>
          <w:sz w:val="22"/>
          <w:szCs w:val="22"/>
        </w:rPr>
        <w:t>adam</w:t>
      </w:r>
      <w:proofErr w:type="spellEnd"/>
      <w:r w:rsidRPr="006E15D6">
        <w:rPr>
          <w:rFonts w:asciiTheme="minorHAnsi" w:hAnsiTheme="minorHAnsi" w:cstheme="minorHAnsi"/>
          <w:sz w:val="22"/>
          <w:szCs w:val="22"/>
        </w:rPr>
        <w:t>', '</w:t>
      </w:r>
      <w:proofErr w:type="spellStart"/>
      <w:r w:rsidRPr="006E15D6">
        <w:rPr>
          <w:rFonts w:asciiTheme="minorHAnsi" w:hAnsiTheme="minorHAnsi" w:cstheme="minorHAnsi"/>
          <w:sz w:val="22"/>
          <w:szCs w:val="22"/>
        </w:rPr>
        <w:t>lbfgs</w:t>
      </w:r>
      <w:proofErr w:type="spellEnd"/>
      <w:r w:rsidRPr="006E15D6">
        <w:rPr>
          <w:rFonts w:asciiTheme="minorHAnsi" w:hAnsiTheme="minorHAnsi" w:cstheme="minorHAnsi"/>
          <w:sz w:val="22"/>
          <w:szCs w:val="22"/>
        </w:rPr>
        <w:t xml:space="preserve">'], </w:t>
      </w:r>
    </w:p>
    <w:p w14:paraId="4D639A5F" w14:textId="77777777" w:rsidR="004B3223" w:rsidRPr="006E15D6" w:rsidRDefault="004B3223" w:rsidP="004B3223">
      <w:pPr>
        <w:rPr>
          <w:rFonts w:asciiTheme="minorHAnsi" w:hAnsiTheme="minorHAnsi" w:cstheme="minorHAnsi"/>
          <w:sz w:val="22"/>
          <w:szCs w:val="22"/>
        </w:rPr>
      </w:pPr>
      <w:r w:rsidRPr="006E15D6">
        <w:rPr>
          <w:rFonts w:asciiTheme="minorHAnsi" w:hAnsiTheme="minorHAnsi" w:cstheme="minorHAnsi"/>
          <w:sz w:val="22"/>
          <w:szCs w:val="22"/>
        </w:rPr>
        <w:t xml:space="preserve">               'alpha': [0.0001, 0.001, 0.01], </w:t>
      </w:r>
    </w:p>
    <w:p w14:paraId="012618D7" w14:textId="77777777" w:rsidR="004B3223" w:rsidRPr="006E15D6" w:rsidRDefault="004B3223" w:rsidP="004B3223">
      <w:pPr>
        <w:rPr>
          <w:rFonts w:asciiTheme="minorHAnsi" w:hAnsiTheme="minorHAnsi" w:cstheme="minorHAnsi"/>
          <w:sz w:val="22"/>
          <w:szCs w:val="22"/>
        </w:rPr>
      </w:pPr>
      <w:r w:rsidRPr="006E15D6">
        <w:rPr>
          <w:rFonts w:asciiTheme="minorHAnsi" w:hAnsiTheme="minorHAnsi" w:cstheme="minorHAnsi"/>
          <w:sz w:val="22"/>
          <w:szCs w:val="22"/>
        </w:rPr>
        <w:t xml:space="preserve">               '</w:t>
      </w:r>
      <w:proofErr w:type="spellStart"/>
      <w:r w:rsidRPr="006E15D6">
        <w:rPr>
          <w:rFonts w:asciiTheme="minorHAnsi" w:hAnsiTheme="minorHAnsi" w:cstheme="minorHAnsi"/>
          <w:sz w:val="22"/>
          <w:szCs w:val="22"/>
        </w:rPr>
        <w:t>max_iter</w:t>
      </w:r>
      <w:proofErr w:type="spellEnd"/>
      <w:r w:rsidRPr="006E15D6">
        <w:rPr>
          <w:rFonts w:asciiTheme="minorHAnsi" w:hAnsiTheme="minorHAnsi" w:cstheme="minorHAnsi"/>
          <w:sz w:val="22"/>
          <w:szCs w:val="22"/>
        </w:rPr>
        <w:t xml:space="preserve">': [10, 50, 100] } </w:t>
      </w:r>
    </w:p>
    <w:p w14:paraId="2D9399EB" w14:textId="77777777" w:rsidR="004B3223" w:rsidRPr="006E15D6" w:rsidRDefault="004B3223" w:rsidP="004B3223">
      <w:pPr>
        <w:rPr>
          <w:rFonts w:asciiTheme="minorHAnsi" w:hAnsiTheme="minorHAnsi" w:cstheme="minorHAnsi"/>
          <w:sz w:val="22"/>
          <w:szCs w:val="22"/>
        </w:rPr>
      </w:pPr>
    </w:p>
    <w:p w14:paraId="12848D7D" w14:textId="77777777" w:rsidR="004B3223" w:rsidRPr="006E15D6" w:rsidRDefault="004B3223" w:rsidP="004B3223">
      <w:pPr>
        <w:rPr>
          <w:rFonts w:asciiTheme="minorHAnsi" w:hAnsiTheme="minorHAnsi" w:cstheme="minorHAnsi"/>
          <w:b/>
          <w:bCs/>
          <w:sz w:val="22"/>
          <w:szCs w:val="22"/>
        </w:rPr>
      </w:pPr>
      <w:r w:rsidRPr="006E15D6">
        <w:rPr>
          <w:rFonts w:asciiTheme="minorHAnsi" w:hAnsiTheme="minorHAnsi" w:cstheme="minorHAnsi"/>
          <w:b/>
          <w:bCs/>
          <w:color w:val="808080" w:themeColor="background1" w:themeShade="80"/>
          <w:sz w:val="22"/>
          <w:szCs w:val="22"/>
        </w:rPr>
        <w:t xml:space="preserve"># Create </w:t>
      </w:r>
      <w:proofErr w:type="spellStart"/>
      <w:r w:rsidRPr="006E15D6">
        <w:rPr>
          <w:rFonts w:asciiTheme="minorHAnsi" w:hAnsiTheme="minorHAnsi" w:cstheme="minorHAnsi"/>
          <w:b/>
          <w:bCs/>
          <w:color w:val="808080" w:themeColor="background1" w:themeShade="80"/>
          <w:sz w:val="22"/>
          <w:szCs w:val="22"/>
        </w:rPr>
        <w:t>GridSearchCV</w:t>
      </w:r>
      <w:proofErr w:type="spellEnd"/>
      <w:r w:rsidRPr="006E15D6">
        <w:rPr>
          <w:rFonts w:asciiTheme="minorHAnsi" w:hAnsiTheme="minorHAnsi" w:cstheme="minorHAnsi"/>
          <w:b/>
          <w:bCs/>
          <w:color w:val="808080" w:themeColor="background1" w:themeShade="80"/>
          <w:sz w:val="22"/>
          <w:szCs w:val="22"/>
        </w:rPr>
        <w:t xml:space="preserve"> </w:t>
      </w:r>
    </w:p>
    <w:p w14:paraId="0234AD79" w14:textId="77777777" w:rsidR="004B3223" w:rsidRPr="006E15D6" w:rsidRDefault="004B3223" w:rsidP="004B3223">
      <w:pPr>
        <w:rPr>
          <w:rFonts w:asciiTheme="minorHAnsi" w:hAnsiTheme="minorHAnsi" w:cstheme="minorHAnsi"/>
          <w:sz w:val="22"/>
          <w:szCs w:val="22"/>
        </w:rPr>
      </w:pPr>
      <w:proofErr w:type="spellStart"/>
      <w:r w:rsidRPr="006E15D6">
        <w:rPr>
          <w:rFonts w:asciiTheme="minorHAnsi" w:hAnsiTheme="minorHAnsi" w:cstheme="minorHAnsi"/>
          <w:sz w:val="22"/>
          <w:szCs w:val="22"/>
        </w:rPr>
        <w:t>grid_search</w:t>
      </w:r>
      <w:proofErr w:type="spellEnd"/>
      <w:r w:rsidRPr="006E15D6">
        <w:rPr>
          <w:rFonts w:asciiTheme="minorHAnsi" w:hAnsiTheme="minorHAnsi" w:cstheme="minorHAnsi"/>
          <w:sz w:val="22"/>
          <w:szCs w:val="22"/>
        </w:rPr>
        <w:t xml:space="preserve"> = </w:t>
      </w:r>
      <w:proofErr w:type="spellStart"/>
      <w:r w:rsidRPr="006E15D6">
        <w:rPr>
          <w:rFonts w:asciiTheme="minorHAnsi" w:hAnsiTheme="minorHAnsi" w:cstheme="minorHAnsi"/>
          <w:sz w:val="22"/>
          <w:szCs w:val="22"/>
        </w:rPr>
        <w:t>GridSearchCV</w:t>
      </w:r>
      <w:proofErr w:type="spellEnd"/>
      <w:r w:rsidRPr="006E15D6">
        <w:rPr>
          <w:rFonts w:asciiTheme="minorHAnsi" w:hAnsiTheme="minorHAnsi" w:cstheme="minorHAnsi"/>
          <w:sz w:val="22"/>
          <w:szCs w:val="22"/>
        </w:rPr>
        <w:t xml:space="preserve">(model, </w:t>
      </w:r>
      <w:proofErr w:type="spellStart"/>
      <w:r w:rsidRPr="006E15D6">
        <w:rPr>
          <w:rFonts w:asciiTheme="minorHAnsi" w:hAnsiTheme="minorHAnsi" w:cstheme="minorHAnsi"/>
          <w:sz w:val="22"/>
          <w:szCs w:val="22"/>
        </w:rPr>
        <w:t>param_grid</w:t>
      </w:r>
      <w:proofErr w:type="spellEnd"/>
      <w:r w:rsidRPr="006E15D6">
        <w:rPr>
          <w:rFonts w:asciiTheme="minorHAnsi" w:hAnsiTheme="minorHAnsi" w:cstheme="minorHAnsi"/>
          <w:sz w:val="22"/>
          <w:szCs w:val="22"/>
        </w:rPr>
        <w:t xml:space="preserve">, cv=5) </w:t>
      </w:r>
    </w:p>
    <w:p w14:paraId="39EFA781" w14:textId="77777777" w:rsidR="004B3223" w:rsidRPr="006E15D6" w:rsidRDefault="004B3223" w:rsidP="004B3223">
      <w:pPr>
        <w:rPr>
          <w:rFonts w:asciiTheme="minorHAnsi" w:hAnsiTheme="minorHAnsi" w:cstheme="minorHAnsi"/>
          <w:sz w:val="22"/>
          <w:szCs w:val="22"/>
        </w:rPr>
      </w:pPr>
    </w:p>
    <w:p w14:paraId="39F9C5F6" w14:textId="77777777" w:rsidR="004B3223" w:rsidRPr="006E15D6" w:rsidRDefault="004B3223" w:rsidP="004B3223">
      <w:pPr>
        <w:rPr>
          <w:rFonts w:asciiTheme="minorHAnsi" w:hAnsiTheme="minorHAnsi" w:cstheme="minorHAnsi"/>
          <w:b/>
          <w:bCs/>
          <w:sz w:val="22"/>
          <w:szCs w:val="22"/>
        </w:rPr>
      </w:pPr>
      <w:r w:rsidRPr="006E15D6">
        <w:rPr>
          <w:rFonts w:asciiTheme="minorHAnsi" w:hAnsiTheme="minorHAnsi" w:cstheme="minorHAnsi"/>
          <w:b/>
          <w:bCs/>
          <w:color w:val="808080" w:themeColor="background1" w:themeShade="80"/>
          <w:sz w:val="22"/>
          <w:szCs w:val="22"/>
        </w:rPr>
        <w:t xml:space="preserve"># Train the model </w:t>
      </w:r>
    </w:p>
    <w:p w14:paraId="3E2C491B" w14:textId="77777777" w:rsidR="004B3223" w:rsidRPr="006E15D6" w:rsidRDefault="004B3223" w:rsidP="004B3223">
      <w:pPr>
        <w:rPr>
          <w:rFonts w:asciiTheme="minorHAnsi" w:hAnsiTheme="minorHAnsi" w:cstheme="minorHAnsi"/>
          <w:sz w:val="22"/>
          <w:szCs w:val="22"/>
        </w:rPr>
      </w:pPr>
      <w:proofErr w:type="spellStart"/>
      <w:r w:rsidRPr="006E15D6">
        <w:rPr>
          <w:rFonts w:asciiTheme="minorHAnsi" w:hAnsiTheme="minorHAnsi" w:cstheme="minorHAnsi"/>
          <w:sz w:val="22"/>
          <w:szCs w:val="22"/>
        </w:rPr>
        <w:t>grid_search.fit</w:t>
      </w:r>
      <w:proofErr w:type="spellEnd"/>
      <w:r w:rsidRPr="006E15D6">
        <w:rPr>
          <w:rFonts w:asciiTheme="minorHAnsi" w:hAnsiTheme="minorHAnsi" w:cstheme="minorHAnsi"/>
          <w:sz w:val="22"/>
          <w:szCs w:val="22"/>
        </w:rPr>
        <w:t>(</w:t>
      </w:r>
      <w:proofErr w:type="spellStart"/>
      <w:r w:rsidRPr="006E15D6">
        <w:rPr>
          <w:rFonts w:asciiTheme="minorHAnsi" w:hAnsiTheme="minorHAnsi" w:cstheme="minorHAnsi"/>
          <w:sz w:val="22"/>
          <w:szCs w:val="22"/>
        </w:rPr>
        <w:t>X_train</w:t>
      </w:r>
      <w:proofErr w:type="spellEnd"/>
      <w:r w:rsidRPr="006E15D6">
        <w:rPr>
          <w:rFonts w:asciiTheme="minorHAnsi" w:hAnsiTheme="minorHAnsi" w:cstheme="minorHAnsi"/>
          <w:sz w:val="22"/>
          <w:szCs w:val="22"/>
        </w:rPr>
        <w:t xml:space="preserve">, </w:t>
      </w:r>
      <w:proofErr w:type="spellStart"/>
      <w:r w:rsidRPr="006E15D6">
        <w:rPr>
          <w:rFonts w:asciiTheme="minorHAnsi" w:hAnsiTheme="minorHAnsi" w:cstheme="minorHAnsi"/>
          <w:sz w:val="22"/>
          <w:szCs w:val="22"/>
        </w:rPr>
        <w:t>y_train_resampled</w:t>
      </w:r>
      <w:proofErr w:type="spellEnd"/>
      <w:r w:rsidRPr="006E15D6">
        <w:rPr>
          <w:rFonts w:asciiTheme="minorHAnsi" w:hAnsiTheme="minorHAnsi" w:cstheme="minorHAnsi"/>
          <w:sz w:val="22"/>
          <w:szCs w:val="22"/>
        </w:rPr>
        <w:t xml:space="preserve">) </w:t>
      </w:r>
    </w:p>
    <w:p w14:paraId="43FD6960" w14:textId="77777777" w:rsidR="004B3223" w:rsidRPr="006E15D6" w:rsidRDefault="004B3223" w:rsidP="004B3223">
      <w:pPr>
        <w:rPr>
          <w:rFonts w:asciiTheme="minorHAnsi" w:hAnsiTheme="minorHAnsi" w:cstheme="minorHAnsi"/>
          <w:sz w:val="22"/>
          <w:szCs w:val="22"/>
        </w:rPr>
      </w:pPr>
    </w:p>
    <w:p w14:paraId="6BC0562C" w14:textId="77777777" w:rsidR="004B3223" w:rsidRPr="006E15D6" w:rsidRDefault="004B3223" w:rsidP="004B3223">
      <w:pPr>
        <w:rPr>
          <w:rFonts w:asciiTheme="minorHAnsi" w:hAnsiTheme="minorHAnsi" w:cstheme="minorHAnsi"/>
          <w:b/>
          <w:bCs/>
          <w:color w:val="808080" w:themeColor="background1" w:themeShade="80"/>
          <w:sz w:val="22"/>
          <w:szCs w:val="22"/>
        </w:rPr>
      </w:pPr>
      <w:r w:rsidRPr="006E15D6">
        <w:rPr>
          <w:rFonts w:asciiTheme="minorHAnsi" w:hAnsiTheme="minorHAnsi" w:cstheme="minorHAnsi"/>
          <w:b/>
          <w:bCs/>
          <w:color w:val="808080" w:themeColor="background1" w:themeShade="80"/>
          <w:sz w:val="22"/>
          <w:szCs w:val="22"/>
        </w:rPr>
        <w:t xml:space="preserve"># Get the best model </w:t>
      </w:r>
    </w:p>
    <w:p w14:paraId="4CB6CF11" w14:textId="77777777" w:rsidR="004B3223" w:rsidRPr="006E15D6" w:rsidRDefault="004B3223" w:rsidP="004B3223">
      <w:pPr>
        <w:rPr>
          <w:rFonts w:asciiTheme="minorHAnsi" w:hAnsiTheme="minorHAnsi" w:cstheme="minorHAnsi"/>
          <w:sz w:val="22"/>
          <w:szCs w:val="22"/>
        </w:rPr>
      </w:pPr>
      <w:proofErr w:type="spellStart"/>
      <w:r w:rsidRPr="006E15D6">
        <w:rPr>
          <w:rFonts w:asciiTheme="minorHAnsi" w:hAnsiTheme="minorHAnsi" w:cstheme="minorHAnsi"/>
          <w:sz w:val="22"/>
          <w:szCs w:val="22"/>
        </w:rPr>
        <w:t>best_model</w:t>
      </w:r>
      <w:proofErr w:type="spellEnd"/>
      <w:r w:rsidRPr="006E15D6">
        <w:rPr>
          <w:rFonts w:asciiTheme="minorHAnsi" w:hAnsiTheme="minorHAnsi" w:cstheme="minorHAnsi"/>
          <w:sz w:val="22"/>
          <w:szCs w:val="22"/>
        </w:rPr>
        <w:t xml:space="preserve"> = </w:t>
      </w:r>
      <w:proofErr w:type="spellStart"/>
      <w:r w:rsidRPr="006E15D6">
        <w:rPr>
          <w:rFonts w:asciiTheme="minorHAnsi" w:hAnsiTheme="minorHAnsi" w:cstheme="minorHAnsi"/>
          <w:sz w:val="22"/>
          <w:szCs w:val="22"/>
        </w:rPr>
        <w:t>grid_search.best_estimator</w:t>
      </w:r>
      <w:proofErr w:type="spellEnd"/>
      <w:r w:rsidRPr="006E15D6">
        <w:rPr>
          <w:rFonts w:asciiTheme="minorHAnsi" w:hAnsiTheme="minorHAnsi" w:cstheme="minorHAnsi"/>
          <w:sz w:val="22"/>
          <w:szCs w:val="22"/>
        </w:rPr>
        <w:t xml:space="preserve">_ </w:t>
      </w:r>
    </w:p>
    <w:p w14:paraId="1C32AD66" w14:textId="77777777" w:rsidR="004B3223" w:rsidRPr="006E15D6" w:rsidRDefault="004B3223" w:rsidP="004B3223">
      <w:pPr>
        <w:rPr>
          <w:rFonts w:asciiTheme="minorHAnsi" w:hAnsiTheme="minorHAnsi" w:cstheme="minorHAnsi"/>
          <w:sz w:val="22"/>
          <w:szCs w:val="22"/>
        </w:rPr>
      </w:pPr>
    </w:p>
    <w:p w14:paraId="5F32DCF2" w14:textId="77777777" w:rsidR="004B3223" w:rsidRPr="006E15D6" w:rsidRDefault="004B3223" w:rsidP="004B3223">
      <w:pPr>
        <w:rPr>
          <w:rFonts w:asciiTheme="minorHAnsi" w:hAnsiTheme="minorHAnsi" w:cstheme="minorHAnsi"/>
          <w:b/>
          <w:bCs/>
          <w:color w:val="808080" w:themeColor="background1" w:themeShade="80"/>
          <w:sz w:val="22"/>
          <w:szCs w:val="22"/>
        </w:rPr>
      </w:pPr>
      <w:r w:rsidRPr="006E15D6">
        <w:rPr>
          <w:rFonts w:asciiTheme="minorHAnsi" w:hAnsiTheme="minorHAnsi" w:cstheme="minorHAnsi"/>
          <w:b/>
          <w:bCs/>
          <w:color w:val="808080" w:themeColor="background1" w:themeShade="80"/>
          <w:sz w:val="22"/>
          <w:szCs w:val="22"/>
        </w:rPr>
        <w:t xml:space="preserve"># Separate predictors and target variable </w:t>
      </w:r>
    </w:p>
    <w:p w14:paraId="3D532746" w14:textId="77777777" w:rsidR="004B3223" w:rsidRPr="006E15D6" w:rsidRDefault="004B3223" w:rsidP="004B3223">
      <w:pPr>
        <w:rPr>
          <w:rFonts w:asciiTheme="minorHAnsi" w:hAnsiTheme="minorHAnsi" w:cstheme="minorHAnsi"/>
          <w:sz w:val="22"/>
          <w:szCs w:val="22"/>
        </w:rPr>
      </w:pPr>
      <w:r w:rsidRPr="006E15D6">
        <w:rPr>
          <w:rFonts w:asciiTheme="minorHAnsi" w:hAnsiTheme="minorHAnsi" w:cstheme="minorHAnsi"/>
          <w:sz w:val="22"/>
          <w:szCs w:val="22"/>
        </w:rPr>
        <w:t xml:space="preserve">OOT_X = </w:t>
      </w:r>
      <w:proofErr w:type="spellStart"/>
      <w:r w:rsidRPr="006E15D6">
        <w:rPr>
          <w:rFonts w:asciiTheme="minorHAnsi" w:hAnsiTheme="minorHAnsi" w:cstheme="minorHAnsi"/>
          <w:sz w:val="22"/>
          <w:szCs w:val="22"/>
        </w:rPr>
        <w:t>OOT_encoded.drop</w:t>
      </w:r>
      <w:proofErr w:type="spellEnd"/>
      <w:r w:rsidRPr="006E15D6">
        <w:rPr>
          <w:rFonts w:asciiTheme="minorHAnsi" w:hAnsiTheme="minorHAnsi" w:cstheme="minorHAnsi"/>
          <w:sz w:val="22"/>
          <w:szCs w:val="22"/>
        </w:rPr>
        <w:t xml:space="preserve">('bad', axis=1) </w:t>
      </w:r>
    </w:p>
    <w:p w14:paraId="3A168FD5" w14:textId="77777777" w:rsidR="004B3223" w:rsidRPr="006E15D6" w:rsidRDefault="004B3223" w:rsidP="004B3223">
      <w:pPr>
        <w:rPr>
          <w:rFonts w:asciiTheme="minorHAnsi" w:hAnsiTheme="minorHAnsi" w:cstheme="minorHAnsi"/>
          <w:sz w:val="22"/>
          <w:szCs w:val="22"/>
        </w:rPr>
      </w:pPr>
      <w:proofErr w:type="spellStart"/>
      <w:r w:rsidRPr="006E15D6">
        <w:rPr>
          <w:rFonts w:asciiTheme="minorHAnsi" w:hAnsiTheme="minorHAnsi" w:cstheme="minorHAnsi"/>
          <w:sz w:val="22"/>
          <w:szCs w:val="22"/>
        </w:rPr>
        <w:t>OOT_y</w:t>
      </w:r>
      <w:proofErr w:type="spellEnd"/>
      <w:r w:rsidRPr="006E15D6">
        <w:rPr>
          <w:rFonts w:asciiTheme="minorHAnsi" w:hAnsiTheme="minorHAnsi" w:cstheme="minorHAnsi"/>
          <w:sz w:val="22"/>
          <w:szCs w:val="22"/>
        </w:rPr>
        <w:t xml:space="preserve"> = </w:t>
      </w:r>
      <w:proofErr w:type="spellStart"/>
      <w:r w:rsidRPr="006E15D6">
        <w:rPr>
          <w:rFonts w:asciiTheme="minorHAnsi" w:hAnsiTheme="minorHAnsi" w:cstheme="minorHAnsi"/>
          <w:sz w:val="22"/>
          <w:szCs w:val="22"/>
        </w:rPr>
        <w:t>OOT_encoded</w:t>
      </w:r>
      <w:proofErr w:type="spellEnd"/>
      <w:r w:rsidRPr="006E15D6">
        <w:rPr>
          <w:rFonts w:asciiTheme="minorHAnsi" w:hAnsiTheme="minorHAnsi" w:cstheme="minorHAnsi"/>
          <w:sz w:val="22"/>
          <w:szCs w:val="22"/>
        </w:rPr>
        <w:t xml:space="preserve">['bad'] </w:t>
      </w:r>
    </w:p>
    <w:p w14:paraId="0E98AB55" w14:textId="77777777" w:rsidR="004B3223" w:rsidRPr="006E15D6" w:rsidRDefault="004B3223" w:rsidP="004B3223">
      <w:pPr>
        <w:rPr>
          <w:rFonts w:asciiTheme="minorHAnsi" w:hAnsiTheme="minorHAnsi" w:cstheme="minorHAnsi"/>
          <w:sz w:val="22"/>
          <w:szCs w:val="22"/>
        </w:rPr>
      </w:pPr>
    </w:p>
    <w:p w14:paraId="11F1A443" w14:textId="77777777" w:rsidR="004B3223" w:rsidRPr="006E15D6" w:rsidRDefault="004B3223" w:rsidP="004B3223">
      <w:pPr>
        <w:rPr>
          <w:rFonts w:asciiTheme="minorHAnsi" w:hAnsiTheme="minorHAnsi" w:cstheme="minorHAnsi"/>
          <w:b/>
          <w:bCs/>
          <w:color w:val="808080" w:themeColor="background1" w:themeShade="80"/>
          <w:sz w:val="22"/>
          <w:szCs w:val="22"/>
        </w:rPr>
      </w:pPr>
      <w:r w:rsidRPr="006E15D6">
        <w:rPr>
          <w:rFonts w:asciiTheme="minorHAnsi" w:hAnsiTheme="minorHAnsi" w:cstheme="minorHAnsi"/>
          <w:b/>
          <w:bCs/>
          <w:color w:val="808080" w:themeColor="background1" w:themeShade="80"/>
          <w:sz w:val="22"/>
          <w:szCs w:val="22"/>
        </w:rPr>
        <w:t xml:space="preserve"># Standardize the OOT data </w:t>
      </w:r>
    </w:p>
    <w:p w14:paraId="7E3763A5" w14:textId="77777777" w:rsidR="004B3223" w:rsidRPr="006E15D6" w:rsidRDefault="004B3223" w:rsidP="004B3223">
      <w:pPr>
        <w:rPr>
          <w:rFonts w:asciiTheme="minorHAnsi" w:hAnsiTheme="minorHAnsi" w:cstheme="minorHAnsi"/>
          <w:sz w:val="22"/>
          <w:szCs w:val="22"/>
        </w:rPr>
      </w:pPr>
      <w:r w:rsidRPr="006E15D6">
        <w:rPr>
          <w:rFonts w:asciiTheme="minorHAnsi" w:hAnsiTheme="minorHAnsi" w:cstheme="minorHAnsi"/>
          <w:sz w:val="22"/>
          <w:szCs w:val="22"/>
        </w:rPr>
        <w:t xml:space="preserve">OOT_X = </w:t>
      </w:r>
      <w:proofErr w:type="spellStart"/>
      <w:r w:rsidRPr="006E15D6">
        <w:rPr>
          <w:rFonts w:asciiTheme="minorHAnsi" w:hAnsiTheme="minorHAnsi" w:cstheme="minorHAnsi"/>
          <w:sz w:val="22"/>
          <w:szCs w:val="22"/>
        </w:rPr>
        <w:t>scaler.transform</w:t>
      </w:r>
      <w:proofErr w:type="spellEnd"/>
      <w:r w:rsidRPr="006E15D6">
        <w:rPr>
          <w:rFonts w:asciiTheme="minorHAnsi" w:hAnsiTheme="minorHAnsi" w:cstheme="minorHAnsi"/>
          <w:sz w:val="22"/>
          <w:szCs w:val="22"/>
        </w:rPr>
        <w:t xml:space="preserve">(OOT_X) </w:t>
      </w:r>
    </w:p>
    <w:p w14:paraId="2DF6B1D2" w14:textId="77777777" w:rsidR="004B3223" w:rsidRPr="006E15D6" w:rsidRDefault="004B3223" w:rsidP="004B3223">
      <w:pPr>
        <w:rPr>
          <w:rFonts w:asciiTheme="minorHAnsi" w:hAnsiTheme="minorHAnsi" w:cstheme="minorHAnsi"/>
          <w:sz w:val="22"/>
          <w:szCs w:val="22"/>
        </w:rPr>
      </w:pPr>
    </w:p>
    <w:p w14:paraId="6C1088F2" w14:textId="77777777" w:rsidR="004B3223" w:rsidRPr="006E15D6" w:rsidRDefault="004B3223" w:rsidP="004B3223">
      <w:pPr>
        <w:rPr>
          <w:rFonts w:asciiTheme="minorHAnsi" w:hAnsiTheme="minorHAnsi" w:cstheme="minorHAnsi"/>
          <w:b/>
          <w:bCs/>
          <w:color w:val="808080" w:themeColor="background1" w:themeShade="80"/>
          <w:sz w:val="22"/>
          <w:szCs w:val="22"/>
        </w:rPr>
      </w:pPr>
      <w:r w:rsidRPr="006E15D6">
        <w:rPr>
          <w:rFonts w:asciiTheme="minorHAnsi" w:hAnsiTheme="minorHAnsi" w:cstheme="minorHAnsi"/>
          <w:b/>
          <w:bCs/>
          <w:color w:val="808080" w:themeColor="background1" w:themeShade="80"/>
          <w:sz w:val="22"/>
          <w:szCs w:val="22"/>
        </w:rPr>
        <w:t xml:space="preserve"># Apply the model to the OOT dataset </w:t>
      </w:r>
    </w:p>
    <w:p w14:paraId="5162ACF1" w14:textId="77777777" w:rsidR="004B3223" w:rsidRPr="006E15D6" w:rsidRDefault="004B3223" w:rsidP="004B3223">
      <w:pPr>
        <w:rPr>
          <w:rFonts w:asciiTheme="minorHAnsi" w:hAnsiTheme="minorHAnsi" w:cstheme="minorHAnsi"/>
          <w:sz w:val="22"/>
          <w:szCs w:val="22"/>
        </w:rPr>
      </w:pPr>
      <w:proofErr w:type="spellStart"/>
      <w:r w:rsidRPr="006E15D6">
        <w:rPr>
          <w:rFonts w:asciiTheme="minorHAnsi" w:hAnsiTheme="minorHAnsi" w:cstheme="minorHAnsi"/>
          <w:sz w:val="22"/>
          <w:szCs w:val="22"/>
        </w:rPr>
        <w:t>OOT_predictions</w:t>
      </w:r>
      <w:proofErr w:type="spellEnd"/>
      <w:r w:rsidRPr="006E15D6">
        <w:rPr>
          <w:rFonts w:asciiTheme="minorHAnsi" w:hAnsiTheme="minorHAnsi" w:cstheme="minorHAnsi"/>
          <w:sz w:val="22"/>
          <w:szCs w:val="22"/>
        </w:rPr>
        <w:t xml:space="preserve"> = </w:t>
      </w:r>
      <w:proofErr w:type="spellStart"/>
      <w:r w:rsidRPr="006E15D6">
        <w:rPr>
          <w:rFonts w:asciiTheme="minorHAnsi" w:hAnsiTheme="minorHAnsi" w:cstheme="minorHAnsi"/>
          <w:sz w:val="22"/>
          <w:szCs w:val="22"/>
        </w:rPr>
        <w:t>best_model.predict</w:t>
      </w:r>
      <w:proofErr w:type="spellEnd"/>
      <w:r w:rsidRPr="006E15D6">
        <w:rPr>
          <w:rFonts w:asciiTheme="minorHAnsi" w:hAnsiTheme="minorHAnsi" w:cstheme="minorHAnsi"/>
          <w:sz w:val="22"/>
          <w:szCs w:val="22"/>
        </w:rPr>
        <w:t xml:space="preserve">(OOT_X) </w:t>
      </w:r>
    </w:p>
    <w:p w14:paraId="51916B4C" w14:textId="77777777" w:rsidR="004B3223" w:rsidRPr="006E15D6" w:rsidRDefault="004B3223" w:rsidP="004B3223">
      <w:pPr>
        <w:rPr>
          <w:rFonts w:asciiTheme="minorHAnsi" w:hAnsiTheme="minorHAnsi" w:cstheme="minorHAnsi"/>
          <w:sz w:val="22"/>
          <w:szCs w:val="22"/>
        </w:rPr>
      </w:pPr>
    </w:p>
    <w:p w14:paraId="52CE22F7" w14:textId="77777777" w:rsidR="004B3223" w:rsidRPr="006E15D6" w:rsidRDefault="004B3223" w:rsidP="004B3223">
      <w:pPr>
        <w:rPr>
          <w:rFonts w:asciiTheme="minorHAnsi" w:hAnsiTheme="minorHAnsi" w:cstheme="minorHAnsi"/>
          <w:b/>
          <w:bCs/>
          <w:color w:val="808080" w:themeColor="background1" w:themeShade="80"/>
          <w:sz w:val="22"/>
          <w:szCs w:val="22"/>
        </w:rPr>
      </w:pPr>
      <w:r w:rsidRPr="006E15D6">
        <w:rPr>
          <w:rFonts w:asciiTheme="minorHAnsi" w:hAnsiTheme="minorHAnsi" w:cstheme="minorHAnsi"/>
          <w:b/>
          <w:bCs/>
          <w:color w:val="808080" w:themeColor="background1" w:themeShade="80"/>
          <w:sz w:val="22"/>
          <w:szCs w:val="22"/>
        </w:rPr>
        <w:t xml:space="preserve"># Create performance metrics using the function defined earlier </w:t>
      </w:r>
    </w:p>
    <w:p w14:paraId="49204E33" w14:textId="77777777" w:rsidR="004B3223" w:rsidRPr="006E15D6" w:rsidRDefault="004B3223" w:rsidP="004B3223">
      <w:pPr>
        <w:rPr>
          <w:rFonts w:asciiTheme="minorHAnsi" w:hAnsiTheme="minorHAnsi" w:cstheme="minorHAnsi"/>
          <w:sz w:val="22"/>
          <w:szCs w:val="22"/>
        </w:rPr>
      </w:pPr>
      <w:proofErr w:type="spellStart"/>
      <w:r w:rsidRPr="006E15D6">
        <w:rPr>
          <w:rFonts w:asciiTheme="minorHAnsi" w:hAnsiTheme="minorHAnsi" w:cstheme="minorHAnsi"/>
          <w:sz w:val="22"/>
          <w:szCs w:val="22"/>
        </w:rPr>
        <w:t>performance_metrics</w:t>
      </w:r>
      <w:proofErr w:type="spellEnd"/>
      <w:r w:rsidRPr="006E15D6">
        <w:rPr>
          <w:rFonts w:asciiTheme="minorHAnsi" w:hAnsiTheme="minorHAnsi" w:cstheme="minorHAnsi"/>
          <w:sz w:val="22"/>
          <w:szCs w:val="22"/>
        </w:rPr>
        <w:t>(</w:t>
      </w:r>
      <w:proofErr w:type="spellStart"/>
      <w:r w:rsidRPr="006E15D6">
        <w:rPr>
          <w:rFonts w:asciiTheme="minorHAnsi" w:hAnsiTheme="minorHAnsi" w:cstheme="minorHAnsi"/>
          <w:sz w:val="22"/>
          <w:szCs w:val="22"/>
        </w:rPr>
        <w:t>OOT_y</w:t>
      </w:r>
      <w:proofErr w:type="spellEnd"/>
      <w:r w:rsidRPr="006E15D6">
        <w:rPr>
          <w:rFonts w:asciiTheme="minorHAnsi" w:hAnsiTheme="minorHAnsi" w:cstheme="minorHAnsi"/>
          <w:sz w:val="22"/>
          <w:szCs w:val="22"/>
        </w:rPr>
        <w:t xml:space="preserve">, </w:t>
      </w:r>
      <w:proofErr w:type="spellStart"/>
      <w:r w:rsidRPr="006E15D6">
        <w:rPr>
          <w:rFonts w:asciiTheme="minorHAnsi" w:hAnsiTheme="minorHAnsi" w:cstheme="minorHAnsi"/>
          <w:sz w:val="22"/>
          <w:szCs w:val="22"/>
        </w:rPr>
        <w:t>OOT_predictions</w:t>
      </w:r>
      <w:proofErr w:type="spellEnd"/>
      <w:r w:rsidRPr="006E15D6">
        <w:rPr>
          <w:rFonts w:asciiTheme="minorHAnsi" w:hAnsiTheme="minorHAnsi" w:cstheme="minorHAnsi"/>
          <w:sz w:val="22"/>
          <w:szCs w:val="22"/>
        </w:rPr>
        <w:t xml:space="preserve">) </w:t>
      </w:r>
    </w:p>
    <w:p w14:paraId="7764C6A7" w14:textId="77777777" w:rsidR="004B3223" w:rsidRPr="006E15D6" w:rsidRDefault="004B3223" w:rsidP="004B3223">
      <w:pPr>
        <w:rPr>
          <w:rFonts w:asciiTheme="minorHAnsi" w:hAnsiTheme="minorHAnsi" w:cstheme="minorHAnsi"/>
          <w:sz w:val="22"/>
          <w:szCs w:val="22"/>
        </w:rPr>
      </w:pPr>
    </w:p>
    <w:p w14:paraId="7025E37C" w14:textId="77777777" w:rsidR="004B3223" w:rsidRPr="006E15D6" w:rsidRDefault="004B3223" w:rsidP="004B3223">
      <w:pPr>
        <w:rPr>
          <w:rFonts w:asciiTheme="minorHAnsi" w:hAnsiTheme="minorHAnsi" w:cstheme="minorHAnsi"/>
          <w:b/>
          <w:bCs/>
          <w:color w:val="808080" w:themeColor="background1" w:themeShade="80"/>
          <w:sz w:val="22"/>
          <w:szCs w:val="22"/>
        </w:rPr>
      </w:pPr>
      <w:r w:rsidRPr="006E15D6">
        <w:rPr>
          <w:rFonts w:asciiTheme="minorHAnsi" w:hAnsiTheme="minorHAnsi" w:cstheme="minorHAnsi"/>
          <w:b/>
          <w:bCs/>
          <w:color w:val="808080" w:themeColor="background1" w:themeShade="80"/>
          <w:sz w:val="22"/>
          <w:szCs w:val="22"/>
        </w:rPr>
        <w:t xml:space="preserve"># Plot ROC curve </w:t>
      </w:r>
    </w:p>
    <w:p w14:paraId="7894FEC2" w14:textId="77777777" w:rsidR="004B3223" w:rsidRPr="006E15D6" w:rsidRDefault="004B3223" w:rsidP="004B3223">
      <w:pPr>
        <w:rPr>
          <w:rFonts w:asciiTheme="minorHAnsi" w:hAnsiTheme="minorHAnsi" w:cstheme="minorHAnsi"/>
          <w:sz w:val="22"/>
          <w:szCs w:val="22"/>
        </w:rPr>
      </w:pPr>
      <w:proofErr w:type="spellStart"/>
      <w:r w:rsidRPr="006E15D6">
        <w:rPr>
          <w:rFonts w:asciiTheme="minorHAnsi" w:hAnsiTheme="minorHAnsi" w:cstheme="minorHAnsi"/>
          <w:sz w:val="22"/>
          <w:szCs w:val="22"/>
        </w:rPr>
        <w:t>fpr</w:t>
      </w:r>
      <w:proofErr w:type="spellEnd"/>
      <w:r w:rsidRPr="006E15D6">
        <w:rPr>
          <w:rFonts w:asciiTheme="minorHAnsi" w:hAnsiTheme="minorHAnsi" w:cstheme="minorHAnsi"/>
          <w:sz w:val="22"/>
          <w:szCs w:val="22"/>
        </w:rPr>
        <w:t xml:space="preserve">, </w:t>
      </w:r>
      <w:proofErr w:type="spellStart"/>
      <w:r w:rsidRPr="006E15D6">
        <w:rPr>
          <w:rFonts w:asciiTheme="minorHAnsi" w:hAnsiTheme="minorHAnsi" w:cstheme="minorHAnsi"/>
          <w:sz w:val="22"/>
          <w:szCs w:val="22"/>
        </w:rPr>
        <w:t>tpr</w:t>
      </w:r>
      <w:proofErr w:type="spellEnd"/>
      <w:r w:rsidRPr="006E15D6">
        <w:rPr>
          <w:rFonts w:asciiTheme="minorHAnsi" w:hAnsiTheme="minorHAnsi" w:cstheme="minorHAnsi"/>
          <w:sz w:val="22"/>
          <w:szCs w:val="22"/>
        </w:rPr>
        <w:t xml:space="preserve">, _ = </w:t>
      </w:r>
      <w:proofErr w:type="spellStart"/>
      <w:r w:rsidRPr="006E15D6">
        <w:rPr>
          <w:rFonts w:asciiTheme="minorHAnsi" w:hAnsiTheme="minorHAnsi" w:cstheme="minorHAnsi"/>
          <w:sz w:val="22"/>
          <w:szCs w:val="22"/>
        </w:rPr>
        <w:t>roc_curve</w:t>
      </w:r>
      <w:proofErr w:type="spellEnd"/>
      <w:r w:rsidRPr="006E15D6">
        <w:rPr>
          <w:rFonts w:asciiTheme="minorHAnsi" w:hAnsiTheme="minorHAnsi" w:cstheme="minorHAnsi"/>
          <w:sz w:val="22"/>
          <w:szCs w:val="22"/>
        </w:rPr>
        <w:t>(</w:t>
      </w:r>
      <w:proofErr w:type="spellStart"/>
      <w:r w:rsidRPr="006E15D6">
        <w:rPr>
          <w:rFonts w:asciiTheme="minorHAnsi" w:hAnsiTheme="minorHAnsi" w:cstheme="minorHAnsi"/>
          <w:sz w:val="22"/>
          <w:szCs w:val="22"/>
        </w:rPr>
        <w:t>OOT_y</w:t>
      </w:r>
      <w:proofErr w:type="spellEnd"/>
      <w:r w:rsidRPr="006E15D6">
        <w:rPr>
          <w:rFonts w:asciiTheme="minorHAnsi" w:hAnsiTheme="minorHAnsi" w:cstheme="minorHAnsi"/>
          <w:sz w:val="22"/>
          <w:szCs w:val="22"/>
        </w:rPr>
        <w:t xml:space="preserve">, </w:t>
      </w:r>
      <w:proofErr w:type="spellStart"/>
      <w:r w:rsidRPr="006E15D6">
        <w:rPr>
          <w:rFonts w:asciiTheme="minorHAnsi" w:hAnsiTheme="minorHAnsi" w:cstheme="minorHAnsi"/>
          <w:sz w:val="22"/>
          <w:szCs w:val="22"/>
        </w:rPr>
        <w:t>OOT_predictions</w:t>
      </w:r>
      <w:proofErr w:type="spellEnd"/>
      <w:r w:rsidRPr="006E15D6">
        <w:rPr>
          <w:rFonts w:asciiTheme="minorHAnsi" w:hAnsiTheme="minorHAnsi" w:cstheme="minorHAnsi"/>
          <w:sz w:val="22"/>
          <w:szCs w:val="22"/>
        </w:rPr>
        <w:t xml:space="preserve">) </w:t>
      </w:r>
    </w:p>
    <w:p w14:paraId="06FE5C47" w14:textId="77777777" w:rsidR="004B3223" w:rsidRPr="006E15D6" w:rsidRDefault="004B3223" w:rsidP="004B3223">
      <w:pPr>
        <w:rPr>
          <w:rFonts w:asciiTheme="minorHAnsi" w:hAnsiTheme="minorHAnsi" w:cstheme="minorHAnsi"/>
          <w:sz w:val="22"/>
          <w:szCs w:val="22"/>
        </w:rPr>
      </w:pPr>
      <w:proofErr w:type="spellStart"/>
      <w:r w:rsidRPr="006E15D6">
        <w:rPr>
          <w:rFonts w:asciiTheme="minorHAnsi" w:hAnsiTheme="minorHAnsi" w:cstheme="minorHAnsi"/>
          <w:sz w:val="22"/>
          <w:szCs w:val="22"/>
        </w:rPr>
        <w:t>plt.figure</w:t>
      </w:r>
      <w:proofErr w:type="spellEnd"/>
      <w:r w:rsidRPr="006E15D6">
        <w:rPr>
          <w:rFonts w:asciiTheme="minorHAnsi" w:hAnsiTheme="minorHAnsi" w:cstheme="minorHAnsi"/>
          <w:sz w:val="22"/>
          <w:szCs w:val="22"/>
        </w:rPr>
        <w:t>(</w:t>
      </w:r>
      <w:proofErr w:type="spellStart"/>
      <w:r w:rsidRPr="006E15D6">
        <w:rPr>
          <w:rFonts w:asciiTheme="minorHAnsi" w:hAnsiTheme="minorHAnsi" w:cstheme="minorHAnsi"/>
          <w:sz w:val="22"/>
          <w:szCs w:val="22"/>
        </w:rPr>
        <w:t>figsize</w:t>
      </w:r>
      <w:proofErr w:type="spellEnd"/>
      <w:r w:rsidRPr="006E15D6">
        <w:rPr>
          <w:rFonts w:asciiTheme="minorHAnsi" w:hAnsiTheme="minorHAnsi" w:cstheme="minorHAnsi"/>
          <w:sz w:val="22"/>
          <w:szCs w:val="22"/>
        </w:rPr>
        <w:t xml:space="preserve">=(10, 8)) </w:t>
      </w:r>
    </w:p>
    <w:p w14:paraId="6726D6BF" w14:textId="77777777" w:rsidR="004B3223" w:rsidRPr="006E15D6" w:rsidRDefault="004B3223" w:rsidP="004B3223">
      <w:pPr>
        <w:rPr>
          <w:rFonts w:asciiTheme="minorHAnsi" w:hAnsiTheme="minorHAnsi" w:cstheme="minorHAnsi"/>
          <w:sz w:val="22"/>
          <w:szCs w:val="22"/>
        </w:rPr>
      </w:pPr>
      <w:proofErr w:type="spellStart"/>
      <w:r w:rsidRPr="006E15D6">
        <w:rPr>
          <w:rFonts w:asciiTheme="minorHAnsi" w:hAnsiTheme="minorHAnsi" w:cstheme="minorHAnsi"/>
          <w:sz w:val="22"/>
          <w:szCs w:val="22"/>
        </w:rPr>
        <w:t>plt.plot</w:t>
      </w:r>
      <w:proofErr w:type="spellEnd"/>
      <w:r w:rsidRPr="006E15D6">
        <w:rPr>
          <w:rFonts w:asciiTheme="minorHAnsi" w:hAnsiTheme="minorHAnsi" w:cstheme="minorHAnsi"/>
          <w:sz w:val="22"/>
          <w:szCs w:val="22"/>
        </w:rPr>
        <w:t>(</w:t>
      </w:r>
      <w:proofErr w:type="spellStart"/>
      <w:r w:rsidRPr="006E15D6">
        <w:rPr>
          <w:rFonts w:asciiTheme="minorHAnsi" w:hAnsiTheme="minorHAnsi" w:cstheme="minorHAnsi"/>
          <w:sz w:val="22"/>
          <w:szCs w:val="22"/>
        </w:rPr>
        <w:t>fpr</w:t>
      </w:r>
      <w:proofErr w:type="spellEnd"/>
      <w:r w:rsidRPr="006E15D6">
        <w:rPr>
          <w:rFonts w:asciiTheme="minorHAnsi" w:hAnsiTheme="minorHAnsi" w:cstheme="minorHAnsi"/>
          <w:sz w:val="22"/>
          <w:szCs w:val="22"/>
        </w:rPr>
        <w:t xml:space="preserve">, </w:t>
      </w:r>
      <w:proofErr w:type="spellStart"/>
      <w:r w:rsidRPr="006E15D6">
        <w:rPr>
          <w:rFonts w:asciiTheme="minorHAnsi" w:hAnsiTheme="minorHAnsi" w:cstheme="minorHAnsi"/>
          <w:sz w:val="22"/>
          <w:szCs w:val="22"/>
        </w:rPr>
        <w:t>tpr</w:t>
      </w:r>
      <w:proofErr w:type="spellEnd"/>
      <w:r w:rsidRPr="006E15D6">
        <w:rPr>
          <w:rFonts w:asciiTheme="minorHAnsi" w:hAnsiTheme="minorHAnsi" w:cstheme="minorHAnsi"/>
          <w:sz w:val="22"/>
          <w:szCs w:val="22"/>
        </w:rPr>
        <w:t xml:space="preserve">) </w:t>
      </w:r>
    </w:p>
    <w:p w14:paraId="58095E1D" w14:textId="77777777" w:rsidR="004B3223" w:rsidRPr="006E15D6" w:rsidRDefault="004B3223" w:rsidP="004B3223">
      <w:pPr>
        <w:rPr>
          <w:rFonts w:asciiTheme="minorHAnsi" w:hAnsiTheme="minorHAnsi" w:cstheme="minorHAnsi"/>
          <w:sz w:val="22"/>
          <w:szCs w:val="22"/>
        </w:rPr>
      </w:pPr>
      <w:proofErr w:type="spellStart"/>
      <w:r w:rsidRPr="006E15D6">
        <w:rPr>
          <w:rFonts w:asciiTheme="minorHAnsi" w:hAnsiTheme="minorHAnsi" w:cstheme="minorHAnsi"/>
          <w:sz w:val="22"/>
          <w:szCs w:val="22"/>
        </w:rPr>
        <w:lastRenderedPageBreak/>
        <w:t>plt.plot</w:t>
      </w:r>
      <w:proofErr w:type="spellEnd"/>
      <w:r w:rsidRPr="006E15D6">
        <w:rPr>
          <w:rFonts w:asciiTheme="minorHAnsi" w:hAnsiTheme="minorHAnsi" w:cstheme="minorHAnsi"/>
          <w:sz w:val="22"/>
          <w:szCs w:val="22"/>
        </w:rPr>
        <w:t xml:space="preserve">([0, 1], [0, 1], 'k--') </w:t>
      </w:r>
    </w:p>
    <w:p w14:paraId="7A6C5A9E" w14:textId="77777777" w:rsidR="004B3223" w:rsidRPr="006E15D6" w:rsidRDefault="004B3223" w:rsidP="004B3223">
      <w:pPr>
        <w:rPr>
          <w:rFonts w:asciiTheme="minorHAnsi" w:hAnsiTheme="minorHAnsi" w:cstheme="minorHAnsi"/>
          <w:sz w:val="22"/>
          <w:szCs w:val="22"/>
        </w:rPr>
      </w:pPr>
      <w:proofErr w:type="spellStart"/>
      <w:r w:rsidRPr="006E15D6">
        <w:rPr>
          <w:rFonts w:asciiTheme="minorHAnsi" w:hAnsiTheme="minorHAnsi" w:cstheme="minorHAnsi"/>
          <w:sz w:val="22"/>
          <w:szCs w:val="22"/>
        </w:rPr>
        <w:t>plt.xlabel</w:t>
      </w:r>
      <w:proofErr w:type="spellEnd"/>
      <w:r w:rsidRPr="006E15D6">
        <w:rPr>
          <w:rFonts w:asciiTheme="minorHAnsi" w:hAnsiTheme="minorHAnsi" w:cstheme="minorHAnsi"/>
          <w:sz w:val="22"/>
          <w:szCs w:val="22"/>
        </w:rPr>
        <w:t xml:space="preserve">('False Positive Rate') </w:t>
      </w:r>
    </w:p>
    <w:p w14:paraId="29DD68AB" w14:textId="77777777" w:rsidR="004B3223" w:rsidRPr="006E15D6" w:rsidRDefault="004B3223" w:rsidP="004B3223">
      <w:pPr>
        <w:rPr>
          <w:rFonts w:asciiTheme="minorHAnsi" w:hAnsiTheme="minorHAnsi" w:cstheme="minorHAnsi"/>
          <w:sz w:val="22"/>
          <w:szCs w:val="22"/>
        </w:rPr>
      </w:pPr>
      <w:proofErr w:type="spellStart"/>
      <w:r w:rsidRPr="006E15D6">
        <w:rPr>
          <w:rFonts w:asciiTheme="minorHAnsi" w:hAnsiTheme="minorHAnsi" w:cstheme="minorHAnsi"/>
          <w:sz w:val="22"/>
          <w:szCs w:val="22"/>
        </w:rPr>
        <w:t>plt.ylabel</w:t>
      </w:r>
      <w:proofErr w:type="spellEnd"/>
      <w:r w:rsidRPr="006E15D6">
        <w:rPr>
          <w:rFonts w:asciiTheme="minorHAnsi" w:hAnsiTheme="minorHAnsi" w:cstheme="minorHAnsi"/>
          <w:sz w:val="22"/>
          <w:szCs w:val="22"/>
        </w:rPr>
        <w:t xml:space="preserve">('True Positive Rate') </w:t>
      </w:r>
    </w:p>
    <w:p w14:paraId="2E0538F8" w14:textId="77777777" w:rsidR="004B3223" w:rsidRPr="006E15D6" w:rsidRDefault="004B3223" w:rsidP="004B3223">
      <w:pPr>
        <w:rPr>
          <w:rFonts w:asciiTheme="minorHAnsi" w:hAnsiTheme="minorHAnsi" w:cstheme="minorHAnsi"/>
          <w:sz w:val="22"/>
          <w:szCs w:val="22"/>
        </w:rPr>
      </w:pPr>
      <w:proofErr w:type="spellStart"/>
      <w:r w:rsidRPr="006E15D6">
        <w:rPr>
          <w:rFonts w:asciiTheme="minorHAnsi" w:hAnsiTheme="minorHAnsi" w:cstheme="minorHAnsi"/>
          <w:sz w:val="22"/>
          <w:szCs w:val="22"/>
        </w:rPr>
        <w:t>plt.title</w:t>
      </w:r>
      <w:proofErr w:type="spellEnd"/>
      <w:r w:rsidRPr="006E15D6">
        <w:rPr>
          <w:rFonts w:asciiTheme="minorHAnsi" w:hAnsiTheme="minorHAnsi" w:cstheme="minorHAnsi"/>
          <w:sz w:val="22"/>
          <w:szCs w:val="22"/>
        </w:rPr>
        <w:t xml:space="preserve">('ROC Curve') </w:t>
      </w:r>
    </w:p>
    <w:p w14:paraId="19675B90" w14:textId="77777777" w:rsidR="004B3223" w:rsidRPr="006E15D6" w:rsidRDefault="004B3223" w:rsidP="004B3223">
      <w:pPr>
        <w:rPr>
          <w:rFonts w:asciiTheme="minorHAnsi" w:hAnsiTheme="minorHAnsi" w:cstheme="minorHAnsi"/>
          <w:sz w:val="22"/>
          <w:szCs w:val="22"/>
        </w:rPr>
      </w:pPr>
      <w:proofErr w:type="spellStart"/>
      <w:r w:rsidRPr="006E15D6">
        <w:rPr>
          <w:rFonts w:asciiTheme="minorHAnsi" w:hAnsiTheme="minorHAnsi" w:cstheme="minorHAnsi"/>
          <w:sz w:val="22"/>
          <w:szCs w:val="22"/>
        </w:rPr>
        <w:t>plt.show</w:t>
      </w:r>
      <w:proofErr w:type="spellEnd"/>
      <w:r w:rsidRPr="006E15D6">
        <w:rPr>
          <w:rFonts w:asciiTheme="minorHAnsi" w:hAnsiTheme="minorHAnsi" w:cstheme="minorHAnsi"/>
          <w:sz w:val="22"/>
          <w:szCs w:val="22"/>
        </w:rPr>
        <w:t xml:space="preserve">() </w:t>
      </w:r>
    </w:p>
    <w:p w14:paraId="2D305225" w14:textId="77777777" w:rsidR="004B3223" w:rsidRPr="006E15D6" w:rsidRDefault="004B3223" w:rsidP="004B3223">
      <w:pPr>
        <w:rPr>
          <w:rFonts w:asciiTheme="minorHAnsi" w:hAnsiTheme="minorHAnsi" w:cstheme="minorHAnsi"/>
          <w:sz w:val="22"/>
          <w:szCs w:val="22"/>
        </w:rPr>
      </w:pPr>
    </w:p>
    <w:p w14:paraId="31CC1D13" w14:textId="77777777" w:rsidR="004B3223" w:rsidRPr="006E15D6" w:rsidRDefault="004B3223" w:rsidP="004B3223">
      <w:pPr>
        <w:rPr>
          <w:rFonts w:asciiTheme="minorHAnsi" w:hAnsiTheme="minorHAnsi" w:cstheme="minorHAnsi"/>
          <w:b/>
          <w:bCs/>
          <w:color w:val="808080" w:themeColor="background1" w:themeShade="80"/>
          <w:sz w:val="22"/>
          <w:szCs w:val="22"/>
        </w:rPr>
      </w:pPr>
      <w:r w:rsidRPr="006E15D6">
        <w:rPr>
          <w:rFonts w:asciiTheme="minorHAnsi" w:hAnsiTheme="minorHAnsi" w:cstheme="minorHAnsi"/>
          <w:b/>
          <w:bCs/>
          <w:color w:val="808080" w:themeColor="background1" w:themeShade="80"/>
          <w:sz w:val="22"/>
          <w:szCs w:val="22"/>
        </w:rPr>
        <w:t xml:space="preserve"># Print the best hyperparameters </w:t>
      </w:r>
    </w:p>
    <w:p w14:paraId="7E842E40" w14:textId="77777777" w:rsidR="004B3223" w:rsidRPr="006E15D6" w:rsidRDefault="004B3223" w:rsidP="004B3223">
      <w:pPr>
        <w:rPr>
          <w:rFonts w:asciiTheme="minorHAnsi" w:hAnsiTheme="minorHAnsi" w:cstheme="minorHAnsi"/>
          <w:sz w:val="22"/>
          <w:szCs w:val="22"/>
        </w:rPr>
      </w:pPr>
      <w:r w:rsidRPr="006E15D6">
        <w:rPr>
          <w:rFonts w:asciiTheme="minorHAnsi" w:hAnsiTheme="minorHAnsi" w:cstheme="minorHAnsi"/>
          <w:sz w:val="22"/>
          <w:szCs w:val="22"/>
        </w:rPr>
        <w:t xml:space="preserve">print("Best Hyperparameters:") </w:t>
      </w:r>
    </w:p>
    <w:p w14:paraId="2FEF50FA" w14:textId="77777777" w:rsidR="004B3223" w:rsidRPr="006E15D6" w:rsidRDefault="004B3223" w:rsidP="004B3223">
      <w:pPr>
        <w:rPr>
          <w:rFonts w:asciiTheme="minorHAnsi" w:hAnsiTheme="minorHAnsi" w:cstheme="minorHAnsi"/>
          <w:sz w:val="22"/>
          <w:szCs w:val="22"/>
        </w:rPr>
      </w:pPr>
      <w:r w:rsidRPr="006E15D6">
        <w:rPr>
          <w:rFonts w:asciiTheme="minorHAnsi" w:hAnsiTheme="minorHAnsi" w:cstheme="minorHAnsi"/>
          <w:sz w:val="22"/>
          <w:szCs w:val="22"/>
        </w:rPr>
        <w:t>print(</w:t>
      </w:r>
      <w:proofErr w:type="spellStart"/>
      <w:r w:rsidRPr="006E15D6">
        <w:rPr>
          <w:rFonts w:asciiTheme="minorHAnsi" w:hAnsiTheme="minorHAnsi" w:cstheme="minorHAnsi"/>
          <w:sz w:val="22"/>
          <w:szCs w:val="22"/>
        </w:rPr>
        <w:t>grid_search.best_params</w:t>
      </w:r>
      <w:proofErr w:type="spellEnd"/>
      <w:r w:rsidRPr="006E15D6">
        <w:rPr>
          <w:rFonts w:asciiTheme="minorHAnsi" w:hAnsiTheme="minorHAnsi" w:cstheme="minorHAnsi"/>
          <w:sz w:val="22"/>
          <w:szCs w:val="22"/>
        </w:rPr>
        <w:t>_)</w:t>
      </w:r>
    </w:p>
    <w:p w14:paraId="0B0246E3" w14:textId="0ECF8C00" w:rsidR="004B3223" w:rsidRDefault="004B3223" w:rsidP="004B3223">
      <w:pPr>
        <w:pStyle w:val="ACaptionHead"/>
        <w:ind w:left="0"/>
      </w:pPr>
      <w:r>
        <w:t xml:space="preserve">Program </w:t>
      </w:r>
      <w:r w:rsidR="00A62391">
        <w:t>7.4</w:t>
      </w:r>
      <w:r>
        <w:t>: R Neural Network Script</w:t>
      </w:r>
    </w:p>
    <w:p w14:paraId="7166318D" w14:textId="77777777" w:rsidR="004B3223" w:rsidRDefault="004B3223" w:rsidP="004B3223">
      <w:pPr>
        <w:rPr>
          <w:rFonts w:asciiTheme="minorHAnsi" w:hAnsiTheme="minorHAnsi" w:cstheme="minorHAnsi"/>
          <w:sz w:val="22"/>
          <w:szCs w:val="22"/>
        </w:rPr>
      </w:pPr>
    </w:p>
    <w:p w14:paraId="7887EC2D" w14:textId="77777777" w:rsidR="004B3223" w:rsidRPr="000238A8" w:rsidRDefault="004B3223" w:rsidP="004B3223">
      <w:pPr>
        <w:rPr>
          <w:rFonts w:asciiTheme="minorHAnsi" w:hAnsiTheme="minorHAnsi" w:cstheme="minorHAnsi"/>
          <w:b/>
          <w:bCs/>
          <w:color w:val="808080" w:themeColor="background1" w:themeShade="80"/>
          <w:sz w:val="22"/>
          <w:szCs w:val="22"/>
        </w:rPr>
      </w:pPr>
      <w:r w:rsidRPr="000238A8">
        <w:rPr>
          <w:rFonts w:asciiTheme="minorHAnsi" w:hAnsiTheme="minorHAnsi" w:cstheme="minorHAnsi"/>
          <w:b/>
          <w:bCs/>
          <w:color w:val="808080" w:themeColor="background1" w:themeShade="80"/>
          <w:sz w:val="22"/>
          <w:szCs w:val="22"/>
        </w:rPr>
        <w:t xml:space="preserve"># Load necessary libraries </w:t>
      </w:r>
    </w:p>
    <w:p w14:paraId="117C613A" w14:textId="77777777" w:rsidR="004B3223" w:rsidRPr="000238A8" w:rsidRDefault="004B3223" w:rsidP="004B3223">
      <w:pPr>
        <w:rPr>
          <w:rFonts w:asciiTheme="minorHAnsi" w:hAnsiTheme="minorHAnsi" w:cstheme="minorHAnsi"/>
          <w:sz w:val="22"/>
          <w:szCs w:val="22"/>
        </w:rPr>
      </w:pPr>
      <w:r w:rsidRPr="000238A8">
        <w:rPr>
          <w:rFonts w:asciiTheme="minorHAnsi" w:hAnsiTheme="minorHAnsi" w:cstheme="minorHAnsi"/>
          <w:sz w:val="22"/>
          <w:szCs w:val="22"/>
        </w:rPr>
        <w:t xml:space="preserve">library(caret) </w:t>
      </w:r>
    </w:p>
    <w:p w14:paraId="6BAAB0AE" w14:textId="77777777" w:rsidR="004B3223" w:rsidRPr="000238A8" w:rsidRDefault="004B3223" w:rsidP="004B3223">
      <w:pPr>
        <w:rPr>
          <w:rFonts w:asciiTheme="minorHAnsi" w:hAnsiTheme="minorHAnsi" w:cstheme="minorHAnsi"/>
          <w:sz w:val="22"/>
          <w:szCs w:val="22"/>
        </w:rPr>
      </w:pPr>
      <w:r w:rsidRPr="000238A8">
        <w:rPr>
          <w:rFonts w:asciiTheme="minorHAnsi" w:hAnsiTheme="minorHAnsi" w:cstheme="minorHAnsi"/>
          <w:sz w:val="22"/>
          <w:szCs w:val="22"/>
        </w:rPr>
        <w:t xml:space="preserve">library(ROCR) </w:t>
      </w:r>
    </w:p>
    <w:p w14:paraId="0E48EF69" w14:textId="77777777" w:rsidR="004B3223" w:rsidRPr="000238A8" w:rsidRDefault="004B3223" w:rsidP="004B3223">
      <w:pPr>
        <w:rPr>
          <w:rFonts w:asciiTheme="minorHAnsi" w:hAnsiTheme="minorHAnsi" w:cstheme="minorHAnsi"/>
          <w:sz w:val="22"/>
          <w:szCs w:val="22"/>
        </w:rPr>
      </w:pPr>
      <w:r w:rsidRPr="000238A8">
        <w:rPr>
          <w:rFonts w:asciiTheme="minorHAnsi" w:hAnsiTheme="minorHAnsi" w:cstheme="minorHAnsi"/>
          <w:sz w:val="22"/>
          <w:szCs w:val="22"/>
        </w:rPr>
        <w:t>library(</w:t>
      </w:r>
      <w:proofErr w:type="spellStart"/>
      <w:r w:rsidRPr="000238A8">
        <w:rPr>
          <w:rFonts w:asciiTheme="minorHAnsi" w:hAnsiTheme="minorHAnsi" w:cstheme="minorHAnsi"/>
          <w:sz w:val="22"/>
          <w:szCs w:val="22"/>
        </w:rPr>
        <w:t>nnet</w:t>
      </w:r>
      <w:proofErr w:type="spellEnd"/>
      <w:r w:rsidRPr="000238A8">
        <w:rPr>
          <w:rFonts w:asciiTheme="minorHAnsi" w:hAnsiTheme="minorHAnsi" w:cstheme="minorHAnsi"/>
          <w:sz w:val="22"/>
          <w:szCs w:val="22"/>
        </w:rPr>
        <w:t xml:space="preserve">) </w:t>
      </w:r>
    </w:p>
    <w:p w14:paraId="1F154DB6" w14:textId="77777777" w:rsidR="004B3223" w:rsidRPr="000238A8" w:rsidRDefault="004B3223" w:rsidP="004B3223">
      <w:pPr>
        <w:rPr>
          <w:rFonts w:asciiTheme="minorHAnsi" w:hAnsiTheme="minorHAnsi" w:cstheme="minorHAnsi"/>
          <w:sz w:val="22"/>
          <w:szCs w:val="22"/>
        </w:rPr>
      </w:pPr>
      <w:r w:rsidRPr="000238A8">
        <w:rPr>
          <w:rFonts w:asciiTheme="minorHAnsi" w:hAnsiTheme="minorHAnsi" w:cstheme="minorHAnsi"/>
          <w:sz w:val="22"/>
          <w:szCs w:val="22"/>
        </w:rPr>
        <w:t>library(</w:t>
      </w:r>
      <w:proofErr w:type="spellStart"/>
      <w:r w:rsidRPr="000238A8">
        <w:rPr>
          <w:rFonts w:asciiTheme="minorHAnsi" w:hAnsiTheme="minorHAnsi" w:cstheme="minorHAnsi"/>
          <w:sz w:val="22"/>
          <w:szCs w:val="22"/>
        </w:rPr>
        <w:t>MLmetrics</w:t>
      </w:r>
      <w:proofErr w:type="spellEnd"/>
      <w:r w:rsidRPr="000238A8">
        <w:rPr>
          <w:rFonts w:asciiTheme="minorHAnsi" w:hAnsiTheme="minorHAnsi" w:cstheme="minorHAnsi"/>
          <w:sz w:val="22"/>
          <w:szCs w:val="22"/>
        </w:rPr>
        <w:t xml:space="preserve">) </w:t>
      </w:r>
    </w:p>
    <w:p w14:paraId="0F530C4C" w14:textId="77777777" w:rsidR="004B3223" w:rsidRPr="000238A8" w:rsidRDefault="004B3223" w:rsidP="004B3223">
      <w:pPr>
        <w:rPr>
          <w:rFonts w:asciiTheme="minorHAnsi" w:hAnsiTheme="minorHAnsi" w:cstheme="minorHAnsi"/>
          <w:sz w:val="22"/>
          <w:szCs w:val="22"/>
        </w:rPr>
      </w:pPr>
      <w:r w:rsidRPr="000238A8">
        <w:rPr>
          <w:rFonts w:asciiTheme="minorHAnsi" w:hAnsiTheme="minorHAnsi" w:cstheme="minorHAnsi"/>
          <w:sz w:val="22"/>
          <w:szCs w:val="22"/>
        </w:rPr>
        <w:t xml:space="preserve">library(ROSE) </w:t>
      </w:r>
    </w:p>
    <w:p w14:paraId="000B7689" w14:textId="77777777" w:rsidR="004B3223" w:rsidRPr="000238A8" w:rsidRDefault="004B3223" w:rsidP="004B3223">
      <w:pPr>
        <w:rPr>
          <w:rFonts w:asciiTheme="minorHAnsi" w:hAnsiTheme="minorHAnsi" w:cstheme="minorHAnsi"/>
          <w:sz w:val="22"/>
          <w:szCs w:val="22"/>
        </w:rPr>
      </w:pPr>
      <w:r w:rsidRPr="000238A8">
        <w:rPr>
          <w:rFonts w:asciiTheme="minorHAnsi" w:hAnsiTheme="minorHAnsi" w:cstheme="minorHAnsi"/>
          <w:sz w:val="22"/>
          <w:szCs w:val="22"/>
        </w:rPr>
        <w:t>library(</w:t>
      </w:r>
      <w:proofErr w:type="spellStart"/>
      <w:r w:rsidRPr="000238A8">
        <w:rPr>
          <w:rFonts w:asciiTheme="minorHAnsi" w:hAnsiTheme="minorHAnsi" w:cstheme="minorHAnsi"/>
          <w:sz w:val="22"/>
          <w:szCs w:val="22"/>
        </w:rPr>
        <w:t>pROC</w:t>
      </w:r>
      <w:proofErr w:type="spellEnd"/>
      <w:r w:rsidRPr="000238A8">
        <w:rPr>
          <w:rFonts w:asciiTheme="minorHAnsi" w:hAnsiTheme="minorHAnsi" w:cstheme="minorHAnsi"/>
          <w:sz w:val="22"/>
          <w:szCs w:val="22"/>
        </w:rPr>
        <w:t>)</w:t>
      </w:r>
    </w:p>
    <w:p w14:paraId="52CF1EB7" w14:textId="77777777" w:rsidR="004B3223" w:rsidRPr="000238A8" w:rsidRDefault="004B3223" w:rsidP="004B3223">
      <w:pPr>
        <w:rPr>
          <w:rFonts w:asciiTheme="minorHAnsi" w:hAnsiTheme="minorHAnsi" w:cstheme="minorHAnsi"/>
          <w:sz w:val="22"/>
          <w:szCs w:val="22"/>
        </w:rPr>
      </w:pPr>
    </w:p>
    <w:p w14:paraId="6EDA2E1E" w14:textId="77777777" w:rsidR="004B3223" w:rsidRPr="000238A8" w:rsidRDefault="004B3223" w:rsidP="004B3223">
      <w:pPr>
        <w:rPr>
          <w:rFonts w:asciiTheme="minorHAnsi" w:hAnsiTheme="minorHAnsi" w:cstheme="minorHAnsi"/>
          <w:b/>
          <w:bCs/>
          <w:color w:val="808080" w:themeColor="background1" w:themeShade="80"/>
          <w:sz w:val="22"/>
          <w:szCs w:val="22"/>
        </w:rPr>
      </w:pPr>
      <w:r w:rsidRPr="000238A8">
        <w:rPr>
          <w:rFonts w:asciiTheme="minorHAnsi" w:hAnsiTheme="minorHAnsi" w:cstheme="minorHAnsi"/>
          <w:b/>
          <w:bCs/>
          <w:color w:val="808080" w:themeColor="background1" w:themeShade="80"/>
          <w:sz w:val="22"/>
          <w:szCs w:val="22"/>
        </w:rPr>
        <w:t xml:space="preserve"># Load the data </w:t>
      </w:r>
    </w:p>
    <w:p w14:paraId="432821FF" w14:textId="77777777" w:rsidR="004B3223" w:rsidRPr="000238A8" w:rsidRDefault="004B3223" w:rsidP="004B3223">
      <w:pPr>
        <w:rPr>
          <w:rFonts w:asciiTheme="minorHAnsi" w:hAnsiTheme="minorHAnsi" w:cstheme="minorHAnsi"/>
          <w:sz w:val="22"/>
          <w:szCs w:val="22"/>
        </w:rPr>
      </w:pPr>
      <w:proofErr w:type="spellStart"/>
      <w:r w:rsidRPr="000238A8">
        <w:rPr>
          <w:rFonts w:asciiTheme="minorHAnsi" w:hAnsiTheme="minorHAnsi" w:cstheme="minorHAnsi"/>
          <w:sz w:val="22"/>
          <w:szCs w:val="22"/>
        </w:rPr>
        <w:t>train_encoded</w:t>
      </w:r>
      <w:proofErr w:type="spellEnd"/>
      <w:r w:rsidRPr="000238A8">
        <w:rPr>
          <w:rFonts w:asciiTheme="minorHAnsi" w:hAnsiTheme="minorHAnsi" w:cstheme="minorHAnsi"/>
          <w:sz w:val="22"/>
          <w:szCs w:val="22"/>
        </w:rPr>
        <w:t xml:space="preserve"> &lt;- read.csv('</w:t>
      </w:r>
      <w:r>
        <w:rPr>
          <w:rFonts w:asciiTheme="minorHAnsi" w:hAnsiTheme="minorHAnsi" w:cstheme="minorHAnsi"/>
          <w:sz w:val="22"/>
          <w:szCs w:val="22"/>
        </w:rPr>
        <w:t>/...INPUT YOUR FILE PATHWAY.../</w:t>
      </w:r>
      <w:r w:rsidRPr="000238A8">
        <w:rPr>
          <w:rFonts w:asciiTheme="minorHAnsi" w:hAnsiTheme="minorHAnsi" w:cstheme="minorHAnsi"/>
          <w:sz w:val="22"/>
          <w:szCs w:val="22"/>
        </w:rPr>
        <w:t xml:space="preserve">train_encoded.csv') </w:t>
      </w:r>
    </w:p>
    <w:p w14:paraId="75ACF918" w14:textId="77777777" w:rsidR="004B3223" w:rsidRPr="000238A8" w:rsidRDefault="004B3223" w:rsidP="004B3223">
      <w:pPr>
        <w:rPr>
          <w:rFonts w:asciiTheme="minorHAnsi" w:hAnsiTheme="minorHAnsi" w:cstheme="minorHAnsi"/>
          <w:sz w:val="22"/>
          <w:szCs w:val="22"/>
        </w:rPr>
      </w:pPr>
      <w:proofErr w:type="spellStart"/>
      <w:r w:rsidRPr="000238A8">
        <w:rPr>
          <w:rFonts w:asciiTheme="minorHAnsi" w:hAnsiTheme="minorHAnsi" w:cstheme="minorHAnsi"/>
          <w:sz w:val="22"/>
          <w:szCs w:val="22"/>
        </w:rPr>
        <w:t>OOT_encoded</w:t>
      </w:r>
      <w:proofErr w:type="spellEnd"/>
      <w:r w:rsidRPr="000238A8">
        <w:rPr>
          <w:rFonts w:asciiTheme="minorHAnsi" w:hAnsiTheme="minorHAnsi" w:cstheme="minorHAnsi"/>
          <w:sz w:val="22"/>
          <w:szCs w:val="22"/>
        </w:rPr>
        <w:t xml:space="preserve"> &lt;- read.csv('</w:t>
      </w:r>
      <w:r>
        <w:rPr>
          <w:rFonts w:asciiTheme="minorHAnsi" w:hAnsiTheme="minorHAnsi" w:cstheme="minorHAnsi"/>
          <w:sz w:val="22"/>
          <w:szCs w:val="22"/>
        </w:rPr>
        <w:t>/...INPUT YOUR FILE PATHWAY.../</w:t>
      </w:r>
      <w:r w:rsidRPr="000238A8">
        <w:rPr>
          <w:rFonts w:asciiTheme="minorHAnsi" w:hAnsiTheme="minorHAnsi" w:cstheme="minorHAnsi"/>
          <w:sz w:val="22"/>
          <w:szCs w:val="22"/>
        </w:rPr>
        <w:t xml:space="preserve">oot_encoded.csv') </w:t>
      </w:r>
    </w:p>
    <w:p w14:paraId="07DCF62C" w14:textId="77777777" w:rsidR="004B3223" w:rsidRPr="000238A8" w:rsidRDefault="004B3223" w:rsidP="004B3223">
      <w:pPr>
        <w:rPr>
          <w:rFonts w:asciiTheme="minorHAnsi" w:hAnsiTheme="minorHAnsi" w:cstheme="minorHAnsi"/>
          <w:sz w:val="22"/>
          <w:szCs w:val="22"/>
        </w:rPr>
      </w:pPr>
    </w:p>
    <w:p w14:paraId="42DCB18D" w14:textId="77777777" w:rsidR="004B3223" w:rsidRPr="000238A8" w:rsidRDefault="004B3223" w:rsidP="004B3223">
      <w:pPr>
        <w:rPr>
          <w:rFonts w:asciiTheme="minorHAnsi" w:hAnsiTheme="minorHAnsi" w:cstheme="minorHAnsi"/>
          <w:b/>
          <w:bCs/>
          <w:color w:val="808080" w:themeColor="background1" w:themeShade="80"/>
          <w:sz w:val="22"/>
          <w:szCs w:val="22"/>
        </w:rPr>
      </w:pPr>
      <w:r w:rsidRPr="000238A8">
        <w:rPr>
          <w:rFonts w:asciiTheme="minorHAnsi" w:hAnsiTheme="minorHAnsi" w:cstheme="minorHAnsi"/>
          <w:b/>
          <w:bCs/>
          <w:color w:val="808080" w:themeColor="background1" w:themeShade="80"/>
          <w:sz w:val="22"/>
          <w:szCs w:val="22"/>
        </w:rPr>
        <w:t xml:space="preserve"># Define the variables to exclude </w:t>
      </w:r>
    </w:p>
    <w:p w14:paraId="27945793" w14:textId="77777777" w:rsidR="004B3223" w:rsidRPr="000238A8" w:rsidRDefault="004B3223" w:rsidP="004B3223">
      <w:pPr>
        <w:rPr>
          <w:rFonts w:asciiTheme="minorHAnsi" w:hAnsiTheme="minorHAnsi" w:cstheme="minorHAnsi"/>
          <w:sz w:val="22"/>
          <w:szCs w:val="22"/>
        </w:rPr>
      </w:pPr>
      <w:proofErr w:type="spellStart"/>
      <w:r w:rsidRPr="000238A8">
        <w:rPr>
          <w:rFonts w:asciiTheme="minorHAnsi" w:hAnsiTheme="minorHAnsi" w:cstheme="minorHAnsi"/>
          <w:sz w:val="22"/>
          <w:szCs w:val="22"/>
        </w:rPr>
        <w:t>excluded_variables</w:t>
      </w:r>
      <w:proofErr w:type="spellEnd"/>
      <w:r w:rsidRPr="000238A8">
        <w:rPr>
          <w:rFonts w:asciiTheme="minorHAnsi" w:hAnsiTheme="minorHAnsi" w:cstheme="minorHAnsi"/>
          <w:sz w:val="22"/>
          <w:szCs w:val="22"/>
        </w:rPr>
        <w:t xml:space="preserve"> &lt;- c('id', 'emp_length_3years', 'term_36months', '</w:t>
      </w:r>
      <w:proofErr w:type="spellStart"/>
      <w:r w:rsidRPr="000238A8">
        <w:rPr>
          <w:rFonts w:asciiTheme="minorHAnsi" w:hAnsiTheme="minorHAnsi" w:cstheme="minorHAnsi"/>
          <w:sz w:val="22"/>
          <w:szCs w:val="22"/>
        </w:rPr>
        <w:t>grade_G</w:t>
      </w:r>
      <w:proofErr w:type="spellEnd"/>
      <w:r w:rsidRPr="000238A8">
        <w:rPr>
          <w:rFonts w:asciiTheme="minorHAnsi" w:hAnsiTheme="minorHAnsi" w:cstheme="minorHAnsi"/>
          <w:sz w:val="22"/>
          <w:szCs w:val="22"/>
        </w:rPr>
        <w:t xml:space="preserve">', 'sub_grade_B4', </w:t>
      </w:r>
    </w:p>
    <w:p w14:paraId="00F064B8" w14:textId="77777777" w:rsidR="004B3223" w:rsidRPr="000238A8" w:rsidRDefault="004B3223" w:rsidP="004B3223">
      <w:pPr>
        <w:rPr>
          <w:rFonts w:asciiTheme="minorHAnsi" w:hAnsiTheme="minorHAnsi" w:cstheme="minorHAnsi"/>
          <w:sz w:val="22"/>
          <w:szCs w:val="22"/>
        </w:rPr>
      </w:pPr>
      <w:r w:rsidRPr="000238A8">
        <w:rPr>
          <w:rFonts w:asciiTheme="minorHAnsi" w:hAnsiTheme="minorHAnsi" w:cstheme="minorHAnsi"/>
          <w:sz w:val="22"/>
          <w:szCs w:val="22"/>
        </w:rPr>
        <w:t xml:space="preserve">                        '</w:t>
      </w:r>
      <w:proofErr w:type="spellStart"/>
      <w:r w:rsidRPr="000238A8">
        <w:rPr>
          <w:rFonts w:asciiTheme="minorHAnsi" w:hAnsiTheme="minorHAnsi" w:cstheme="minorHAnsi"/>
          <w:sz w:val="22"/>
          <w:szCs w:val="22"/>
        </w:rPr>
        <w:t>verification_status_SourceVerifi</w:t>
      </w:r>
      <w:proofErr w:type="spellEnd"/>
      <w:r w:rsidRPr="000238A8">
        <w:rPr>
          <w:rFonts w:asciiTheme="minorHAnsi" w:hAnsiTheme="minorHAnsi" w:cstheme="minorHAnsi"/>
          <w:sz w:val="22"/>
          <w:szCs w:val="22"/>
        </w:rPr>
        <w:t>', '</w:t>
      </w:r>
      <w:proofErr w:type="spellStart"/>
      <w:r w:rsidRPr="000238A8">
        <w:rPr>
          <w:rFonts w:asciiTheme="minorHAnsi" w:hAnsiTheme="minorHAnsi" w:cstheme="minorHAnsi"/>
          <w:sz w:val="22"/>
          <w:szCs w:val="22"/>
        </w:rPr>
        <w:t>purpose_home_improvement</w:t>
      </w:r>
      <w:proofErr w:type="spellEnd"/>
      <w:r w:rsidRPr="000238A8">
        <w:rPr>
          <w:rFonts w:asciiTheme="minorHAnsi" w:hAnsiTheme="minorHAnsi" w:cstheme="minorHAnsi"/>
          <w:sz w:val="22"/>
          <w:szCs w:val="22"/>
        </w:rPr>
        <w:t>', '</w:t>
      </w:r>
      <w:proofErr w:type="spellStart"/>
      <w:r w:rsidRPr="000238A8">
        <w:rPr>
          <w:rFonts w:asciiTheme="minorHAnsi" w:hAnsiTheme="minorHAnsi" w:cstheme="minorHAnsi"/>
          <w:sz w:val="22"/>
          <w:szCs w:val="22"/>
        </w:rPr>
        <w:t>home_ownership_RENT</w:t>
      </w:r>
      <w:proofErr w:type="spellEnd"/>
      <w:r w:rsidRPr="000238A8">
        <w:rPr>
          <w:rFonts w:asciiTheme="minorHAnsi" w:hAnsiTheme="minorHAnsi" w:cstheme="minorHAnsi"/>
          <w:sz w:val="22"/>
          <w:szCs w:val="22"/>
        </w:rPr>
        <w:t xml:space="preserve">', </w:t>
      </w:r>
    </w:p>
    <w:p w14:paraId="215490CE" w14:textId="77777777" w:rsidR="004B3223" w:rsidRPr="000238A8" w:rsidRDefault="004B3223" w:rsidP="004B3223">
      <w:pPr>
        <w:rPr>
          <w:rFonts w:asciiTheme="minorHAnsi" w:hAnsiTheme="minorHAnsi" w:cstheme="minorHAnsi"/>
          <w:sz w:val="22"/>
          <w:szCs w:val="22"/>
        </w:rPr>
      </w:pPr>
      <w:r w:rsidRPr="000238A8">
        <w:rPr>
          <w:rFonts w:asciiTheme="minorHAnsi" w:hAnsiTheme="minorHAnsi" w:cstheme="minorHAnsi"/>
          <w:sz w:val="22"/>
          <w:szCs w:val="22"/>
        </w:rPr>
        <w:t xml:space="preserve">                        '</w:t>
      </w:r>
      <w:proofErr w:type="spellStart"/>
      <w:r w:rsidRPr="000238A8">
        <w:rPr>
          <w:rFonts w:asciiTheme="minorHAnsi" w:hAnsiTheme="minorHAnsi" w:cstheme="minorHAnsi"/>
          <w:sz w:val="22"/>
          <w:szCs w:val="22"/>
        </w:rPr>
        <w:t>application_type_JointApp</w:t>
      </w:r>
      <w:proofErr w:type="spellEnd"/>
      <w:r w:rsidRPr="000238A8">
        <w:rPr>
          <w:rFonts w:asciiTheme="minorHAnsi" w:hAnsiTheme="minorHAnsi" w:cstheme="minorHAnsi"/>
          <w:sz w:val="22"/>
          <w:szCs w:val="22"/>
        </w:rPr>
        <w:t xml:space="preserve">') </w:t>
      </w:r>
    </w:p>
    <w:p w14:paraId="4443FDE3" w14:textId="77777777" w:rsidR="004B3223" w:rsidRPr="000238A8" w:rsidRDefault="004B3223" w:rsidP="004B3223">
      <w:pPr>
        <w:rPr>
          <w:rFonts w:asciiTheme="minorHAnsi" w:hAnsiTheme="minorHAnsi" w:cstheme="minorHAnsi"/>
          <w:sz w:val="22"/>
          <w:szCs w:val="22"/>
        </w:rPr>
      </w:pPr>
    </w:p>
    <w:p w14:paraId="7F6FC4A4" w14:textId="77777777" w:rsidR="004B3223" w:rsidRPr="000238A8" w:rsidRDefault="004B3223" w:rsidP="004B3223">
      <w:pPr>
        <w:rPr>
          <w:rFonts w:asciiTheme="minorHAnsi" w:hAnsiTheme="minorHAnsi" w:cstheme="minorHAnsi"/>
          <w:b/>
          <w:bCs/>
          <w:sz w:val="22"/>
          <w:szCs w:val="22"/>
        </w:rPr>
      </w:pPr>
      <w:r w:rsidRPr="000238A8">
        <w:rPr>
          <w:rFonts w:asciiTheme="minorHAnsi" w:hAnsiTheme="minorHAnsi" w:cstheme="minorHAnsi"/>
          <w:b/>
          <w:bCs/>
          <w:color w:val="808080" w:themeColor="background1" w:themeShade="80"/>
          <w:sz w:val="22"/>
          <w:szCs w:val="22"/>
        </w:rPr>
        <w:t xml:space="preserve"># Define predictors excluding the specified variables and the target variable </w:t>
      </w:r>
    </w:p>
    <w:p w14:paraId="7DD7C18F" w14:textId="77777777" w:rsidR="004B3223" w:rsidRPr="000238A8" w:rsidRDefault="004B3223" w:rsidP="004B3223">
      <w:pPr>
        <w:rPr>
          <w:rFonts w:asciiTheme="minorHAnsi" w:hAnsiTheme="minorHAnsi" w:cstheme="minorHAnsi"/>
          <w:sz w:val="22"/>
          <w:szCs w:val="22"/>
        </w:rPr>
      </w:pPr>
      <w:r w:rsidRPr="000238A8">
        <w:rPr>
          <w:rFonts w:asciiTheme="minorHAnsi" w:hAnsiTheme="minorHAnsi" w:cstheme="minorHAnsi"/>
          <w:sz w:val="22"/>
          <w:szCs w:val="22"/>
        </w:rPr>
        <w:t xml:space="preserve">predictors &lt;- </w:t>
      </w:r>
      <w:proofErr w:type="spellStart"/>
      <w:r w:rsidRPr="000238A8">
        <w:rPr>
          <w:rFonts w:asciiTheme="minorHAnsi" w:hAnsiTheme="minorHAnsi" w:cstheme="minorHAnsi"/>
          <w:sz w:val="22"/>
          <w:szCs w:val="22"/>
        </w:rPr>
        <w:t>setdiff</w:t>
      </w:r>
      <w:proofErr w:type="spellEnd"/>
      <w:r w:rsidRPr="000238A8">
        <w:rPr>
          <w:rFonts w:asciiTheme="minorHAnsi" w:hAnsiTheme="minorHAnsi" w:cstheme="minorHAnsi"/>
          <w:sz w:val="22"/>
          <w:szCs w:val="22"/>
        </w:rPr>
        <w:t>(</w:t>
      </w:r>
      <w:proofErr w:type="spellStart"/>
      <w:r w:rsidRPr="000238A8">
        <w:rPr>
          <w:rFonts w:asciiTheme="minorHAnsi" w:hAnsiTheme="minorHAnsi" w:cstheme="minorHAnsi"/>
          <w:sz w:val="22"/>
          <w:szCs w:val="22"/>
        </w:rPr>
        <w:t>colnames</w:t>
      </w:r>
      <w:proofErr w:type="spellEnd"/>
      <w:r w:rsidRPr="000238A8">
        <w:rPr>
          <w:rFonts w:asciiTheme="minorHAnsi" w:hAnsiTheme="minorHAnsi" w:cstheme="minorHAnsi"/>
          <w:sz w:val="22"/>
          <w:szCs w:val="22"/>
        </w:rPr>
        <w:t>(</w:t>
      </w:r>
      <w:proofErr w:type="spellStart"/>
      <w:r w:rsidRPr="000238A8">
        <w:rPr>
          <w:rFonts w:asciiTheme="minorHAnsi" w:hAnsiTheme="minorHAnsi" w:cstheme="minorHAnsi"/>
          <w:sz w:val="22"/>
          <w:szCs w:val="22"/>
        </w:rPr>
        <w:t>train_encoded</w:t>
      </w:r>
      <w:proofErr w:type="spellEnd"/>
      <w:r w:rsidRPr="000238A8">
        <w:rPr>
          <w:rFonts w:asciiTheme="minorHAnsi" w:hAnsiTheme="minorHAnsi" w:cstheme="minorHAnsi"/>
          <w:sz w:val="22"/>
          <w:szCs w:val="22"/>
        </w:rPr>
        <w:t>), c(</w:t>
      </w:r>
      <w:proofErr w:type="spellStart"/>
      <w:r w:rsidRPr="000238A8">
        <w:rPr>
          <w:rFonts w:asciiTheme="minorHAnsi" w:hAnsiTheme="minorHAnsi" w:cstheme="minorHAnsi"/>
          <w:sz w:val="22"/>
          <w:szCs w:val="22"/>
        </w:rPr>
        <w:t>excluded_variables</w:t>
      </w:r>
      <w:proofErr w:type="spellEnd"/>
      <w:r w:rsidRPr="000238A8">
        <w:rPr>
          <w:rFonts w:asciiTheme="minorHAnsi" w:hAnsiTheme="minorHAnsi" w:cstheme="minorHAnsi"/>
          <w:sz w:val="22"/>
          <w:szCs w:val="22"/>
        </w:rPr>
        <w:t xml:space="preserve">, "bad")) </w:t>
      </w:r>
    </w:p>
    <w:p w14:paraId="59298010" w14:textId="77777777" w:rsidR="004B3223" w:rsidRPr="000238A8" w:rsidRDefault="004B3223" w:rsidP="004B3223">
      <w:pPr>
        <w:rPr>
          <w:rFonts w:asciiTheme="minorHAnsi" w:hAnsiTheme="minorHAnsi" w:cstheme="minorHAnsi"/>
          <w:sz w:val="22"/>
          <w:szCs w:val="22"/>
        </w:rPr>
      </w:pPr>
    </w:p>
    <w:p w14:paraId="2822BC0F" w14:textId="77777777" w:rsidR="004B3223" w:rsidRPr="000238A8" w:rsidRDefault="004B3223" w:rsidP="004B3223">
      <w:pPr>
        <w:rPr>
          <w:rFonts w:asciiTheme="minorHAnsi" w:hAnsiTheme="minorHAnsi" w:cstheme="minorHAnsi"/>
          <w:b/>
          <w:bCs/>
          <w:color w:val="808080" w:themeColor="background1" w:themeShade="80"/>
          <w:sz w:val="22"/>
          <w:szCs w:val="22"/>
        </w:rPr>
      </w:pPr>
      <w:r w:rsidRPr="000238A8">
        <w:rPr>
          <w:rFonts w:asciiTheme="minorHAnsi" w:hAnsiTheme="minorHAnsi" w:cstheme="minorHAnsi"/>
          <w:b/>
          <w:bCs/>
          <w:color w:val="808080" w:themeColor="background1" w:themeShade="80"/>
          <w:sz w:val="22"/>
          <w:szCs w:val="22"/>
        </w:rPr>
        <w:t># Calculate VIF</w:t>
      </w:r>
    </w:p>
    <w:p w14:paraId="5795418C" w14:textId="77777777" w:rsidR="004B3223" w:rsidRPr="000238A8" w:rsidRDefault="004B3223" w:rsidP="004B3223">
      <w:pPr>
        <w:rPr>
          <w:rFonts w:asciiTheme="minorHAnsi" w:hAnsiTheme="minorHAnsi" w:cstheme="minorHAnsi"/>
          <w:sz w:val="22"/>
          <w:szCs w:val="22"/>
        </w:rPr>
      </w:pPr>
      <w:proofErr w:type="spellStart"/>
      <w:r w:rsidRPr="000238A8">
        <w:rPr>
          <w:rFonts w:asciiTheme="minorHAnsi" w:hAnsiTheme="minorHAnsi" w:cstheme="minorHAnsi"/>
          <w:sz w:val="22"/>
          <w:szCs w:val="22"/>
        </w:rPr>
        <w:t>vif_fit</w:t>
      </w:r>
      <w:proofErr w:type="spellEnd"/>
      <w:r w:rsidRPr="000238A8">
        <w:rPr>
          <w:rFonts w:asciiTheme="minorHAnsi" w:hAnsiTheme="minorHAnsi" w:cstheme="minorHAnsi"/>
          <w:sz w:val="22"/>
          <w:szCs w:val="22"/>
        </w:rPr>
        <w:t xml:space="preserve"> &lt;- </w:t>
      </w:r>
      <w:proofErr w:type="spellStart"/>
      <w:r w:rsidRPr="000238A8">
        <w:rPr>
          <w:rFonts w:asciiTheme="minorHAnsi" w:hAnsiTheme="minorHAnsi" w:cstheme="minorHAnsi"/>
          <w:sz w:val="22"/>
          <w:szCs w:val="22"/>
        </w:rPr>
        <w:t>lm</w:t>
      </w:r>
      <w:proofErr w:type="spellEnd"/>
      <w:r w:rsidRPr="000238A8">
        <w:rPr>
          <w:rFonts w:asciiTheme="minorHAnsi" w:hAnsiTheme="minorHAnsi" w:cstheme="minorHAnsi"/>
          <w:sz w:val="22"/>
          <w:szCs w:val="22"/>
        </w:rPr>
        <w:t xml:space="preserve">(bad ~ ., data = </w:t>
      </w:r>
      <w:proofErr w:type="spellStart"/>
      <w:r w:rsidRPr="000238A8">
        <w:rPr>
          <w:rFonts w:asciiTheme="minorHAnsi" w:hAnsiTheme="minorHAnsi" w:cstheme="minorHAnsi"/>
          <w:sz w:val="22"/>
          <w:szCs w:val="22"/>
        </w:rPr>
        <w:t>train_encoded</w:t>
      </w:r>
      <w:proofErr w:type="spellEnd"/>
      <w:r w:rsidRPr="000238A8">
        <w:rPr>
          <w:rFonts w:asciiTheme="minorHAnsi" w:hAnsiTheme="minorHAnsi" w:cstheme="minorHAnsi"/>
          <w:sz w:val="22"/>
          <w:szCs w:val="22"/>
        </w:rPr>
        <w:t>[, c(predictors, "bad")])</w:t>
      </w:r>
    </w:p>
    <w:p w14:paraId="1400773F" w14:textId="77777777" w:rsidR="004B3223" w:rsidRPr="000238A8" w:rsidRDefault="004B3223" w:rsidP="004B3223">
      <w:pPr>
        <w:rPr>
          <w:rFonts w:asciiTheme="minorHAnsi" w:hAnsiTheme="minorHAnsi" w:cstheme="minorHAnsi"/>
          <w:sz w:val="22"/>
          <w:szCs w:val="22"/>
        </w:rPr>
      </w:pPr>
      <w:r w:rsidRPr="000238A8">
        <w:rPr>
          <w:rFonts w:asciiTheme="minorHAnsi" w:hAnsiTheme="minorHAnsi" w:cstheme="minorHAnsi"/>
          <w:sz w:val="22"/>
          <w:szCs w:val="22"/>
        </w:rPr>
        <w:t>if (</w:t>
      </w:r>
      <w:proofErr w:type="spellStart"/>
      <w:r w:rsidRPr="000238A8">
        <w:rPr>
          <w:rFonts w:asciiTheme="minorHAnsi" w:hAnsiTheme="minorHAnsi" w:cstheme="minorHAnsi"/>
          <w:sz w:val="22"/>
          <w:szCs w:val="22"/>
        </w:rPr>
        <w:t>vif_fit$rank</w:t>
      </w:r>
      <w:proofErr w:type="spellEnd"/>
      <w:r w:rsidRPr="000238A8">
        <w:rPr>
          <w:rFonts w:asciiTheme="minorHAnsi" w:hAnsiTheme="minorHAnsi" w:cstheme="minorHAnsi"/>
          <w:sz w:val="22"/>
          <w:szCs w:val="22"/>
        </w:rPr>
        <w:t xml:space="preserve"> == length(coefficients(</w:t>
      </w:r>
      <w:proofErr w:type="spellStart"/>
      <w:r w:rsidRPr="000238A8">
        <w:rPr>
          <w:rFonts w:asciiTheme="minorHAnsi" w:hAnsiTheme="minorHAnsi" w:cstheme="minorHAnsi"/>
          <w:sz w:val="22"/>
          <w:szCs w:val="22"/>
        </w:rPr>
        <w:t>vif_fit</w:t>
      </w:r>
      <w:proofErr w:type="spellEnd"/>
      <w:r w:rsidRPr="000238A8">
        <w:rPr>
          <w:rFonts w:asciiTheme="minorHAnsi" w:hAnsiTheme="minorHAnsi" w:cstheme="minorHAnsi"/>
          <w:sz w:val="22"/>
          <w:szCs w:val="22"/>
        </w:rPr>
        <w:t>))) {</w:t>
      </w:r>
    </w:p>
    <w:p w14:paraId="70EB6820" w14:textId="77777777" w:rsidR="004B3223" w:rsidRPr="000238A8" w:rsidRDefault="004B3223" w:rsidP="004B3223">
      <w:pPr>
        <w:rPr>
          <w:rFonts w:asciiTheme="minorHAnsi" w:hAnsiTheme="minorHAnsi" w:cstheme="minorHAnsi"/>
          <w:sz w:val="22"/>
          <w:szCs w:val="22"/>
        </w:rPr>
      </w:pPr>
      <w:r w:rsidRPr="000238A8">
        <w:rPr>
          <w:rFonts w:asciiTheme="minorHAnsi" w:hAnsiTheme="minorHAnsi" w:cstheme="minorHAnsi"/>
          <w:sz w:val="22"/>
          <w:szCs w:val="22"/>
        </w:rPr>
        <w:t xml:space="preserve">  </w:t>
      </w:r>
      <w:proofErr w:type="spellStart"/>
      <w:r w:rsidRPr="000238A8">
        <w:rPr>
          <w:rFonts w:asciiTheme="minorHAnsi" w:hAnsiTheme="minorHAnsi" w:cstheme="minorHAnsi"/>
          <w:sz w:val="22"/>
          <w:szCs w:val="22"/>
        </w:rPr>
        <w:t>vif_values</w:t>
      </w:r>
      <w:proofErr w:type="spellEnd"/>
      <w:r w:rsidRPr="000238A8">
        <w:rPr>
          <w:rFonts w:asciiTheme="minorHAnsi" w:hAnsiTheme="minorHAnsi" w:cstheme="minorHAnsi"/>
          <w:sz w:val="22"/>
          <w:szCs w:val="22"/>
        </w:rPr>
        <w:t xml:space="preserve"> &lt;- </w:t>
      </w:r>
      <w:proofErr w:type="gramStart"/>
      <w:r w:rsidRPr="000238A8">
        <w:rPr>
          <w:rFonts w:asciiTheme="minorHAnsi" w:hAnsiTheme="minorHAnsi" w:cstheme="minorHAnsi"/>
          <w:sz w:val="22"/>
          <w:szCs w:val="22"/>
        </w:rPr>
        <w:t>car::</w:t>
      </w:r>
      <w:proofErr w:type="spellStart"/>
      <w:proofErr w:type="gramEnd"/>
      <w:r w:rsidRPr="000238A8">
        <w:rPr>
          <w:rFonts w:asciiTheme="minorHAnsi" w:hAnsiTheme="minorHAnsi" w:cstheme="minorHAnsi"/>
          <w:sz w:val="22"/>
          <w:szCs w:val="22"/>
        </w:rPr>
        <w:t>vif</w:t>
      </w:r>
      <w:proofErr w:type="spellEnd"/>
      <w:r w:rsidRPr="000238A8">
        <w:rPr>
          <w:rFonts w:asciiTheme="minorHAnsi" w:hAnsiTheme="minorHAnsi" w:cstheme="minorHAnsi"/>
          <w:sz w:val="22"/>
          <w:szCs w:val="22"/>
        </w:rPr>
        <w:t>(</w:t>
      </w:r>
      <w:proofErr w:type="spellStart"/>
      <w:r w:rsidRPr="000238A8">
        <w:rPr>
          <w:rFonts w:asciiTheme="minorHAnsi" w:hAnsiTheme="minorHAnsi" w:cstheme="minorHAnsi"/>
          <w:sz w:val="22"/>
          <w:szCs w:val="22"/>
        </w:rPr>
        <w:t>vif_fit</w:t>
      </w:r>
      <w:proofErr w:type="spellEnd"/>
      <w:r w:rsidRPr="000238A8">
        <w:rPr>
          <w:rFonts w:asciiTheme="minorHAnsi" w:hAnsiTheme="minorHAnsi" w:cstheme="minorHAnsi"/>
          <w:sz w:val="22"/>
          <w:szCs w:val="22"/>
        </w:rPr>
        <w:t>)</w:t>
      </w:r>
    </w:p>
    <w:p w14:paraId="12069554" w14:textId="77777777" w:rsidR="004B3223" w:rsidRPr="000238A8" w:rsidRDefault="004B3223" w:rsidP="004B3223">
      <w:pPr>
        <w:rPr>
          <w:rFonts w:asciiTheme="minorHAnsi" w:hAnsiTheme="minorHAnsi" w:cstheme="minorHAnsi"/>
          <w:sz w:val="22"/>
          <w:szCs w:val="22"/>
        </w:rPr>
      </w:pPr>
      <w:r w:rsidRPr="000238A8">
        <w:rPr>
          <w:rFonts w:asciiTheme="minorHAnsi" w:hAnsiTheme="minorHAnsi" w:cstheme="minorHAnsi"/>
          <w:sz w:val="22"/>
          <w:szCs w:val="22"/>
        </w:rPr>
        <w:lastRenderedPageBreak/>
        <w:t xml:space="preserve">  </w:t>
      </w:r>
      <w:proofErr w:type="spellStart"/>
      <w:r w:rsidRPr="000238A8">
        <w:rPr>
          <w:rFonts w:asciiTheme="minorHAnsi" w:hAnsiTheme="minorHAnsi" w:cstheme="minorHAnsi"/>
          <w:sz w:val="22"/>
          <w:szCs w:val="22"/>
        </w:rPr>
        <w:t>high_vif_predictors</w:t>
      </w:r>
      <w:proofErr w:type="spellEnd"/>
      <w:r w:rsidRPr="000238A8">
        <w:rPr>
          <w:rFonts w:asciiTheme="minorHAnsi" w:hAnsiTheme="minorHAnsi" w:cstheme="minorHAnsi"/>
          <w:sz w:val="22"/>
          <w:szCs w:val="22"/>
        </w:rPr>
        <w:t xml:space="preserve"> &lt;- names(</w:t>
      </w:r>
      <w:proofErr w:type="spellStart"/>
      <w:r w:rsidRPr="000238A8">
        <w:rPr>
          <w:rFonts w:asciiTheme="minorHAnsi" w:hAnsiTheme="minorHAnsi" w:cstheme="minorHAnsi"/>
          <w:sz w:val="22"/>
          <w:szCs w:val="22"/>
        </w:rPr>
        <w:t>vif_values</w:t>
      </w:r>
      <w:proofErr w:type="spellEnd"/>
      <w:r w:rsidRPr="000238A8">
        <w:rPr>
          <w:rFonts w:asciiTheme="minorHAnsi" w:hAnsiTheme="minorHAnsi" w:cstheme="minorHAnsi"/>
          <w:sz w:val="22"/>
          <w:szCs w:val="22"/>
        </w:rPr>
        <w:t>[</w:t>
      </w:r>
      <w:proofErr w:type="spellStart"/>
      <w:r w:rsidRPr="000238A8">
        <w:rPr>
          <w:rFonts w:asciiTheme="minorHAnsi" w:hAnsiTheme="minorHAnsi" w:cstheme="minorHAnsi"/>
          <w:sz w:val="22"/>
          <w:szCs w:val="22"/>
        </w:rPr>
        <w:t>vif_values</w:t>
      </w:r>
      <w:proofErr w:type="spellEnd"/>
      <w:r w:rsidRPr="000238A8">
        <w:rPr>
          <w:rFonts w:asciiTheme="minorHAnsi" w:hAnsiTheme="minorHAnsi" w:cstheme="minorHAnsi"/>
          <w:sz w:val="22"/>
          <w:szCs w:val="22"/>
        </w:rPr>
        <w:t xml:space="preserve"> &gt; 5])  # Change this threshold as needed</w:t>
      </w:r>
    </w:p>
    <w:p w14:paraId="219B7B2E" w14:textId="77777777" w:rsidR="004B3223" w:rsidRPr="000238A8" w:rsidRDefault="004B3223" w:rsidP="004B3223">
      <w:pPr>
        <w:rPr>
          <w:rFonts w:asciiTheme="minorHAnsi" w:hAnsiTheme="minorHAnsi" w:cstheme="minorHAnsi"/>
          <w:sz w:val="22"/>
          <w:szCs w:val="22"/>
        </w:rPr>
      </w:pPr>
      <w:r w:rsidRPr="000238A8">
        <w:rPr>
          <w:rFonts w:asciiTheme="minorHAnsi" w:hAnsiTheme="minorHAnsi" w:cstheme="minorHAnsi"/>
          <w:sz w:val="22"/>
          <w:szCs w:val="22"/>
        </w:rPr>
        <w:t>} else {</w:t>
      </w:r>
    </w:p>
    <w:p w14:paraId="64D14802" w14:textId="77777777" w:rsidR="004B3223" w:rsidRPr="000238A8" w:rsidRDefault="004B3223" w:rsidP="004B3223">
      <w:pPr>
        <w:rPr>
          <w:rFonts w:asciiTheme="minorHAnsi" w:hAnsiTheme="minorHAnsi" w:cstheme="minorHAnsi"/>
          <w:sz w:val="22"/>
          <w:szCs w:val="22"/>
        </w:rPr>
      </w:pPr>
      <w:r w:rsidRPr="000238A8">
        <w:rPr>
          <w:rFonts w:asciiTheme="minorHAnsi" w:hAnsiTheme="minorHAnsi" w:cstheme="minorHAnsi"/>
          <w:sz w:val="22"/>
          <w:szCs w:val="22"/>
        </w:rPr>
        <w:t xml:space="preserve">  </w:t>
      </w:r>
      <w:proofErr w:type="spellStart"/>
      <w:r w:rsidRPr="000238A8">
        <w:rPr>
          <w:rFonts w:asciiTheme="minorHAnsi" w:hAnsiTheme="minorHAnsi" w:cstheme="minorHAnsi"/>
          <w:sz w:val="22"/>
          <w:szCs w:val="22"/>
        </w:rPr>
        <w:t>high_vif_predictors</w:t>
      </w:r>
      <w:proofErr w:type="spellEnd"/>
      <w:r w:rsidRPr="000238A8">
        <w:rPr>
          <w:rFonts w:asciiTheme="minorHAnsi" w:hAnsiTheme="minorHAnsi" w:cstheme="minorHAnsi"/>
          <w:sz w:val="22"/>
          <w:szCs w:val="22"/>
        </w:rPr>
        <w:t xml:space="preserve"> &lt;- character(0)</w:t>
      </w:r>
    </w:p>
    <w:p w14:paraId="4BC46CB0" w14:textId="77777777" w:rsidR="004B3223" w:rsidRPr="000238A8" w:rsidRDefault="004B3223" w:rsidP="004B3223">
      <w:pPr>
        <w:rPr>
          <w:rFonts w:asciiTheme="minorHAnsi" w:hAnsiTheme="minorHAnsi" w:cstheme="minorHAnsi"/>
          <w:sz w:val="22"/>
          <w:szCs w:val="22"/>
        </w:rPr>
      </w:pPr>
      <w:r w:rsidRPr="000238A8">
        <w:rPr>
          <w:rFonts w:asciiTheme="minorHAnsi" w:hAnsiTheme="minorHAnsi" w:cstheme="minorHAnsi"/>
          <w:sz w:val="22"/>
          <w:szCs w:val="22"/>
        </w:rPr>
        <w:t>}</w:t>
      </w:r>
    </w:p>
    <w:p w14:paraId="498A6E5C" w14:textId="77777777" w:rsidR="004B3223" w:rsidRPr="000238A8" w:rsidRDefault="004B3223" w:rsidP="004B3223">
      <w:pPr>
        <w:rPr>
          <w:rFonts w:asciiTheme="minorHAnsi" w:hAnsiTheme="minorHAnsi" w:cstheme="minorHAnsi"/>
          <w:sz w:val="22"/>
          <w:szCs w:val="22"/>
        </w:rPr>
      </w:pPr>
    </w:p>
    <w:p w14:paraId="5EB891C4" w14:textId="77777777" w:rsidR="004B3223" w:rsidRPr="000238A8" w:rsidRDefault="004B3223" w:rsidP="004B3223">
      <w:pPr>
        <w:rPr>
          <w:rFonts w:asciiTheme="minorHAnsi" w:hAnsiTheme="minorHAnsi" w:cstheme="minorHAnsi"/>
          <w:b/>
          <w:bCs/>
          <w:color w:val="808080" w:themeColor="background1" w:themeShade="80"/>
          <w:sz w:val="22"/>
          <w:szCs w:val="22"/>
        </w:rPr>
      </w:pPr>
      <w:r w:rsidRPr="000238A8">
        <w:rPr>
          <w:rFonts w:asciiTheme="minorHAnsi" w:hAnsiTheme="minorHAnsi" w:cstheme="minorHAnsi"/>
          <w:b/>
          <w:bCs/>
          <w:color w:val="808080" w:themeColor="background1" w:themeShade="80"/>
          <w:sz w:val="22"/>
          <w:szCs w:val="22"/>
        </w:rPr>
        <w:t xml:space="preserve"># Remove predictors with high VIF from the list of predictors </w:t>
      </w:r>
    </w:p>
    <w:p w14:paraId="69BCFDF1" w14:textId="77777777" w:rsidR="004B3223" w:rsidRPr="000238A8" w:rsidRDefault="004B3223" w:rsidP="004B3223">
      <w:pPr>
        <w:rPr>
          <w:rFonts w:asciiTheme="minorHAnsi" w:hAnsiTheme="minorHAnsi" w:cstheme="minorHAnsi"/>
          <w:sz w:val="22"/>
          <w:szCs w:val="22"/>
        </w:rPr>
      </w:pPr>
      <w:r w:rsidRPr="000238A8">
        <w:rPr>
          <w:rFonts w:asciiTheme="minorHAnsi" w:hAnsiTheme="minorHAnsi" w:cstheme="minorHAnsi"/>
          <w:sz w:val="22"/>
          <w:szCs w:val="22"/>
        </w:rPr>
        <w:t xml:space="preserve">predictors &lt;- </w:t>
      </w:r>
      <w:proofErr w:type="spellStart"/>
      <w:r w:rsidRPr="000238A8">
        <w:rPr>
          <w:rFonts w:asciiTheme="minorHAnsi" w:hAnsiTheme="minorHAnsi" w:cstheme="minorHAnsi"/>
          <w:sz w:val="22"/>
          <w:szCs w:val="22"/>
        </w:rPr>
        <w:t>setdiff</w:t>
      </w:r>
      <w:proofErr w:type="spellEnd"/>
      <w:r w:rsidRPr="000238A8">
        <w:rPr>
          <w:rFonts w:asciiTheme="minorHAnsi" w:hAnsiTheme="minorHAnsi" w:cstheme="minorHAnsi"/>
          <w:sz w:val="22"/>
          <w:szCs w:val="22"/>
        </w:rPr>
        <w:t xml:space="preserve">(predictors, </w:t>
      </w:r>
      <w:proofErr w:type="spellStart"/>
      <w:r w:rsidRPr="000238A8">
        <w:rPr>
          <w:rFonts w:asciiTheme="minorHAnsi" w:hAnsiTheme="minorHAnsi" w:cstheme="minorHAnsi"/>
          <w:sz w:val="22"/>
          <w:szCs w:val="22"/>
        </w:rPr>
        <w:t>high_vif_predictors</w:t>
      </w:r>
      <w:proofErr w:type="spellEnd"/>
      <w:r w:rsidRPr="000238A8">
        <w:rPr>
          <w:rFonts w:asciiTheme="minorHAnsi" w:hAnsiTheme="minorHAnsi" w:cstheme="minorHAnsi"/>
          <w:sz w:val="22"/>
          <w:szCs w:val="22"/>
        </w:rPr>
        <w:t xml:space="preserve">) </w:t>
      </w:r>
    </w:p>
    <w:p w14:paraId="1266FC6B" w14:textId="77777777" w:rsidR="004B3223" w:rsidRPr="000238A8" w:rsidRDefault="004B3223" w:rsidP="004B3223">
      <w:pPr>
        <w:rPr>
          <w:rFonts w:asciiTheme="minorHAnsi" w:hAnsiTheme="minorHAnsi" w:cstheme="minorHAnsi"/>
          <w:sz w:val="22"/>
          <w:szCs w:val="22"/>
        </w:rPr>
      </w:pPr>
    </w:p>
    <w:p w14:paraId="13EE3DA3" w14:textId="77777777" w:rsidR="004B3223" w:rsidRPr="000238A8" w:rsidRDefault="004B3223" w:rsidP="004B3223">
      <w:pPr>
        <w:rPr>
          <w:rFonts w:asciiTheme="minorHAnsi" w:hAnsiTheme="minorHAnsi" w:cstheme="minorHAnsi"/>
          <w:b/>
          <w:bCs/>
          <w:color w:val="808080" w:themeColor="background1" w:themeShade="80"/>
          <w:sz w:val="22"/>
          <w:szCs w:val="22"/>
        </w:rPr>
      </w:pPr>
      <w:r w:rsidRPr="000238A8">
        <w:rPr>
          <w:rFonts w:asciiTheme="minorHAnsi" w:hAnsiTheme="minorHAnsi" w:cstheme="minorHAnsi"/>
          <w:b/>
          <w:bCs/>
          <w:color w:val="808080" w:themeColor="background1" w:themeShade="80"/>
          <w:sz w:val="22"/>
          <w:szCs w:val="22"/>
        </w:rPr>
        <w:t xml:space="preserve"># Perform undersampling on the majority class </w:t>
      </w:r>
    </w:p>
    <w:p w14:paraId="35BF4280" w14:textId="77777777" w:rsidR="004B3223" w:rsidRPr="000238A8" w:rsidRDefault="004B3223" w:rsidP="004B3223">
      <w:pPr>
        <w:rPr>
          <w:rFonts w:asciiTheme="minorHAnsi" w:hAnsiTheme="minorHAnsi" w:cstheme="minorHAnsi"/>
          <w:sz w:val="22"/>
          <w:szCs w:val="22"/>
        </w:rPr>
      </w:pPr>
      <w:proofErr w:type="spellStart"/>
      <w:r w:rsidRPr="000238A8">
        <w:rPr>
          <w:rFonts w:asciiTheme="minorHAnsi" w:hAnsiTheme="minorHAnsi" w:cstheme="minorHAnsi"/>
          <w:sz w:val="22"/>
          <w:szCs w:val="22"/>
        </w:rPr>
        <w:t>minority_class_count</w:t>
      </w:r>
      <w:proofErr w:type="spellEnd"/>
      <w:r w:rsidRPr="000238A8">
        <w:rPr>
          <w:rFonts w:asciiTheme="minorHAnsi" w:hAnsiTheme="minorHAnsi" w:cstheme="minorHAnsi"/>
          <w:sz w:val="22"/>
          <w:szCs w:val="22"/>
        </w:rPr>
        <w:t xml:space="preserve"> &lt;- min(table(</w:t>
      </w:r>
      <w:proofErr w:type="spellStart"/>
      <w:r w:rsidRPr="000238A8">
        <w:rPr>
          <w:rFonts w:asciiTheme="minorHAnsi" w:hAnsiTheme="minorHAnsi" w:cstheme="minorHAnsi"/>
          <w:sz w:val="22"/>
          <w:szCs w:val="22"/>
        </w:rPr>
        <w:t>train_encoded$bad</w:t>
      </w:r>
      <w:proofErr w:type="spellEnd"/>
      <w:r w:rsidRPr="000238A8">
        <w:rPr>
          <w:rFonts w:asciiTheme="minorHAnsi" w:hAnsiTheme="minorHAnsi" w:cstheme="minorHAnsi"/>
          <w:sz w:val="22"/>
          <w:szCs w:val="22"/>
        </w:rPr>
        <w:t xml:space="preserve">)) </w:t>
      </w:r>
    </w:p>
    <w:p w14:paraId="0566E964" w14:textId="77777777" w:rsidR="004B3223" w:rsidRPr="000238A8" w:rsidRDefault="004B3223" w:rsidP="004B3223">
      <w:pPr>
        <w:rPr>
          <w:rFonts w:asciiTheme="minorHAnsi" w:hAnsiTheme="minorHAnsi" w:cstheme="minorHAnsi"/>
          <w:sz w:val="22"/>
          <w:szCs w:val="22"/>
        </w:rPr>
      </w:pPr>
      <w:proofErr w:type="spellStart"/>
      <w:r w:rsidRPr="000238A8">
        <w:rPr>
          <w:rFonts w:asciiTheme="minorHAnsi" w:hAnsiTheme="minorHAnsi" w:cstheme="minorHAnsi"/>
          <w:sz w:val="22"/>
          <w:szCs w:val="22"/>
        </w:rPr>
        <w:t>undersampled_data</w:t>
      </w:r>
      <w:proofErr w:type="spellEnd"/>
      <w:r w:rsidRPr="000238A8">
        <w:rPr>
          <w:rFonts w:asciiTheme="minorHAnsi" w:hAnsiTheme="minorHAnsi" w:cstheme="minorHAnsi"/>
          <w:sz w:val="22"/>
          <w:szCs w:val="22"/>
        </w:rPr>
        <w:t xml:space="preserve"> &lt;- </w:t>
      </w:r>
      <w:proofErr w:type="spellStart"/>
      <w:r w:rsidRPr="000238A8">
        <w:rPr>
          <w:rFonts w:asciiTheme="minorHAnsi" w:hAnsiTheme="minorHAnsi" w:cstheme="minorHAnsi"/>
          <w:sz w:val="22"/>
          <w:szCs w:val="22"/>
        </w:rPr>
        <w:t>train_encoded</w:t>
      </w:r>
      <w:proofErr w:type="spellEnd"/>
      <w:r w:rsidRPr="000238A8">
        <w:rPr>
          <w:rFonts w:asciiTheme="minorHAnsi" w:hAnsiTheme="minorHAnsi" w:cstheme="minorHAnsi"/>
          <w:sz w:val="22"/>
          <w:szCs w:val="22"/>
        </w:rPr>
        <w:t>[</w:t>
      </w:r>
      <w:proofErr w:type="spellStart"/>
      <w:r w:rsidRPr="000238A8">
        <w:rPr>
          <w:rFonts w:asciiTheme="minorHAnsi" w:hAnsiTheme="minorHAnsi" w:cstheme="minorHAnsi"/>
          <w:sz w:val="22"/>
          <w:szCs w:val="22"/>
        </w:rPr>
        <w:t>train_encoded$bad</w:t>
      </w:r>
      <w:proofErr w:type="spellEnd"/>
      <w:r w:rsidRPr="000238A8">
        <w:rPr>
          <w:rFonts w:asciiTheme="minorHAnsi" w:hAnsiTheme="minorHAnsi" w:cstheme="minorHAnsi"/>
          <w:sz w:val="22"/>
          <w:szCs w:val="22"/>
        </w:rPr>
        <w:t xml:space="preserve"> == 0, ] </w:t>
      </w:r>
    </w:p>
    <w:p w14:paraId="58146057" w14:textId="77777777" w:rsidR="004B3223" w:rsidRPr="000238A8" w:rsidRDefault="004B3223" w:rsidP="004B3223">
      <w:pPr>
        <w:rPr>
          <w:rFonts w:asciiTheme="minorHAnsi" w:hAnsiTheme="minorHAnsi" w:cstheme="minorHAnsi"/>
          <w:sz w:val="22"/>
          <w:szCs w:val="22"/>
        </w:rPr>
      </w:pPr>
      <w:proofErr w:type="spellStart"/>
      <w:r w:rsidRPr="000238A8">
        <w:rPr>
          <w:rFonts w:asciiTheme="minorHAnsi" w:hAnsiTheme="minorHAnsi" w:cstheme="minorHAnsi"/>
          <w:sz w:val="22"/>
          <w:szCs w:val="22"/>
        </w:rPr>
        <w:t>undersampled_data</w:t>
      </w:r>
      <w:proofErr w:type="spellEnd"/>
      <w:r w:rsidRPr="000238A8">
        <w:rPr>
          <w:rFonts w:asciiTheme="minorHAnsi" w:hAnsiTheme="minorHAnsi" w:cstheme="minorHAnsi"/>
          <w:sz w:val="22"/>
          <w:szCs w:val="22"/>
        </w:rPr>
        <w:t xml:space="preserve"> &lt;- </w:t>
      </w:r>
      <w:proofErr w:type="spellStart"/>
      <w:r w:rsidRPr="000238A8">
        <w:rPr>
          <w:rFonts w:asciiTheme="minorHAnsi" w:hAnsiTheme="minorHAnsi" w:cstheme="minorHAnsi"/>
          <w:sz w:val="22"/>
          <w:szCs w:val="22"/>
        </w:rPr>
        <w:t>rbind</w:t>
      </w:r>
      <w:proofErr w:type="spellEnd"/>
      <w:r w:rsidRPr="000238A8">
        <w:rPr>
          <w:rFonts w:asciiTheme="minorHAnsi" w:hAnsiTheme="minorHAnsi" w:cstheme="minorHAnsi"/>
          <w:sz w:val="22"/>
          <w:szCs w:val="22"/>
        </w:rPr>
        <w:t>(</w:t>
      </w:r>
      <w:proofErr w:type="spellStart"/>
      <w:r w:rsidRPr="000238A8">
        <w:rPr>
          <w:rFonts w:asciiTheme="minorHAnsi" w:hAnsiTheme="minorHAnsi" w:cstheme="minorHAnsi"/>
          <w:sz w:val="22"/>
          <w:szCs w:val="22"/>
        </w:rPr>
        <w:t>undersampled_data</w:t>
      </w:r>
      <w:proofErr w:type="spellEnd"/>
      <w:r w:rsidRPr="000238A8">
        <w:rPr>
          <w:rFonts w:asciiTheme="minorHAnsi" w:hAnsiTheme="minorHAnsi" w:cstheme="minorHAnsi"/>
          <w:sz w:val="22"/>
          <w:szCs w:val="22"/>
        </w:rPr>
        <w:t xml:space="preserve">, </w:t>
      </w:r>
      <w:proofErr w:type="spellStart"/>
      <w:r w:rsidRPr="000238A8">
        <w:rPr>
          <w:rFonts w:asciiTheme="minorHAnsi" w:hAnsiTheme="minorHAnsi" w:cstheme="minorHAnsi"/>
          <w:sz w:val="22"/>
          <w:szCs w:val="22"/>
        </w:rPr>
        <w:t>train_encoded</w:t>
      </w:r>
      <w:proofErr w:type="spellEnd"/>
      <w:r w:rsidRPr="000238A8">
        <w:rPr>
          <w:rFonts w:asciiTheme="minorHAnsi" w:hAnsiTheme="minorHAnsi" w:cstheme="minorHAnsi"/>
          <w:sz w:val="22"/>
          <w:szCs w:val="22"/>
        </w:rPr>
        <w:t>[</w:t>
      </w:r>
      <w:proofErr w:type="spellStart"/>
      <w:r w:rsidRPr="000238A8">
        <w:rPr>
          <w:rFonts w:asciiTheme="minorHAnsi" w:hAnsiTheme="minorHAnsi" w:cstheme="minorHAnsi"/>
          <w:sz w:val="22"/>
          <w:szCs w:val="22"/>
        </w:rPr>
        <w:t>train_encoded$bad</w:t>
      </w:r>
      <w:proofErr w:type="spellEnd"/>
      <w:r w:rsidRPr="000238A8">
        <w:rPr>
          <w:rFonts w:asciiTheme="minorHAnsi" w:hAnsiTheme="minorHAnsi" w:cstheme="minorHAnsi"/>
          <w:sz w:val="22"/>
          <w:szCs w:val="22"/>
        </w:rPr>
        <w:t xml:space="preserve"> == 1, ][sample(</w:t>
      </w:r>
      <w:proofErr w:type="spellStart"/>
      <w:r w:rsidRPr="000238A8">
        <w:rPr>
          <w:rFonts w:asciiTheme="minorHAnsi" w:hAnsiTheme="minorHAnsi" w:cstheme="minorHAnsi"/>
          <w:sz w:val="22"/>
          <w:szCs w:val="22"/>
        </w:rPr>
        <w:t>minority_class_count</w:t>
      </w:r>
      <w:proofErr w:type="spellEnd"/>
      <w:r w:rsidRPr="000238A8">
        <w:rPr>
          <w:rFonts w:asciiTheme="minorHAnsi" w:hAnsiTheme="minorHAnsi" w:cstheme="minorHAnsi"/>
          <w:sz w:val="22"/>
          <w:szCs w:val="22"/>
        </w:rPr>
        <w:t xml:space="preserve">), ]) </w:t>
      </w:r>
    </w:p>
    <w:p w14:paraId="20C0E098" w14:textId="77777777" w:rsidR="004B3223" w:rsidRPr="000238A8" w:rsidRDefault="004B3223" w:rsidP="004B3223">
      <w:pPr>
        <w:rPr>
          <w:rFonts w:asciiTheme="minorHAnsi" w:hAnsiTheme="minorHAnsi" w:cstheme="minorHAnsi"/>
          <w:sz w:val="22"/>
          <w:szCs w:val="22"/>
        </w:rPr>
      </w:pPr>
    </w:p>
    <w:p w14:paraId="2274EBC8" w14:textId="77777777" w:rsidR="004B3223" w:rsidRPr="000238A8" w:rsidRDefault="004B3223" w:rsidP="004B3223">
      <w:pPr>
        <w:rPr>
          <w:rFonts w:asciiTheme="minorHAnsi" w:hAnsiTheme="minorHAnsi" w:cstheme="minorHAnsi"/>
          <w:b/>
          <w:bCs/>
          <w:color w:val="808080" w:themeColor="background1" w:themeShade="80"/>
          <w:sz w:val="22"/>
          <w:szCs w:val="22"/>
        </w:rPr>
      </w:pPr>
      <w:r w:rsidRPr="000238A8">
        <w:rPr>
          <w:rFonts w:asciiTheme="minorHAnsi" w:hAnsiTheme="minorHAnsi" w:cstheme="minorHAnsi"/>
          <w:b/>
          <w:bCs/>
          <w:color w:val="808080" w:themeColor="background1" w:themeShade="80"/>
          <w:sz w:val="22"/>
          <w:szCs w:val="22"/>
        </w:rPr>
        <w:t xml:space="preserve"># Split the data into training and validation sets (80/20 split) using stratified sampling </w:t>
      </w:r>
    </w:p>
    <w:p w14:paraId="7A8612D9" w14:textId="77777777" w:rsidR="004B3223" w:rsidRPr="000238A8" w:rsidRDefault="004B3223" w:rsidP="004B3223">
      <w:pPr>
        <w:rPr>
          <w:rFonts w:asciiTheme="minorHAnsi" w:hAnsiTheme="minorHAnsi" w:cstheme="minorHAnsi"/>
          <w:sz w:val="22"/>
          <w:szCs w:val="22"/>
        </w:rPr>
      </w:pPr>
      <w:proofErr w:type="spellStart"/>
      <w:r w:rsidRPr="000238A8">
        <w:rPr>
          <w:rFonts w:asciiTheme="minorHAnsi" w:hAnsiTheme="minorHAnsi" w:cstheme="minorHAnsi"/>
          <w:sz w:val="22"/>
          <w:szCs w:val="22"/>
        </w:rPr>
        <w:t>trainIndex</w:t>
      </w:r>
      <w:proofErr w:type="spellEnd"/>
      <w:r w:rsidRPr="000238A8">
        <w:rPr>
          <w:rFonts w:asciiTheme="minorHAnsi" w:hAnsiTheme="minorHAnsi" w:cstheme="minorHAnsi"/>
          <w:sz w:val="22"/>
          <w:szCs w:val="22"/>
        </w:rPr>
        <w:t xml:space="preserve"> &lt;- </w:t>
      </w:r>
      <w:proofErr w:type="spellStart"/>
      <w:r w:rsidRPr="000238A8">
        <w:rPr>
          <w:rFonts w:asciiTheme="minorHAnsi" w:hAnsiTheme="minorHAnsi" w:cstheme="minorHAnsi"/>
          <w:sz w:val="22"/>
          <w:szCs w:val="22"/>
        </w:rPr>
        <w:t>createDataPartition</w:t>
      </w:r>
      <w:proofErr w:type="spellEnd"/>
      <w:r w:rsidRPr="000238A8">
        <w:rPr>
          <w:rFonts w:asciiTheme="minorHAnsi" w:hAnsiTheme="minorHAnsi" w:cstheme="minorHAnsi"/>
          <w:sz w:val="22"/>
          <w:szCs w:val="22"/>
        </w:rPr>
        <w:t>(</w:t>
      </w:r>
      <w:proofErr w:type="spellStart"/>
      <w:r w:rsidRPr="000238A8">
        <w:rPr>
          <w:rFonts w:asciiTheme="minorHAnsi" w:hAnsiTheme="minorHAnsi" w:cstheme="minorHAnsi"/>
          <w:sz w:val="22"/>
          <w:szCs w:val="22"/>
        </w:rPr>
        <w:t>undersampled_data$bad</w:t>
      </w:r>
      <w:proofErr w:type="spellEnd"/>
      <w:r w:rsidRPr="000238A8">
        <w:rPr>
          <w:rFonts w:asciiTheme="minorHAnsi" w:hAnsiTheme="minorHAnsi" w:cstheme="minorHAnsi"/>
          <w:sz w:val="22"/>
          <w:szCs w:val="22"/>
        </w:rPr>
        <w:t xml:space="preserve">, p = .8, list = FALSE) </w:t>
      </w:r>
    </w:p>
    <w:p w14:paraId="048DFBB5" w14:textId="77777777" w:rsidR="004B3223" w:rsidRPr="000238A8" w:rsidRDefault="004B3223" w:rsidP="004B3223">
      <w:pPr>
        <w:rPr>
          <w:rFonts w:asciiTheme="minorHAnsi" w:hAnsiTheme="minorHAnsi" w:cstheme="minorHAnsi"/>
          <w:sz w:val="22"/>
          <w:szCs w:val="22"/>
        </w:rPr>
      </w:pPr>
      <w:proofErr w:type="spellStart"/>
      <w:r w:rsidRPr="000238A8">
        <w:rPr>
          <w:rFonts w:asciiTheme="minorHAnsi" w:hAnsiTheme="minorHAnsi" w:cstheme="minorHAnsi"/>
          <w:sz w:val="22"/>
          <w:szCs w:val="22"/>
        </w:rPr>
        <w:t>X_train</w:t>
      </w:r>
      <w:proofErr w:type="spellEnd"/>
      <w:r w:rsidRPr="000238A8">
        <w:rPr>
          <w:rFonts w:asciiTheme="minorHAnsi" w:hAnsiTheme="minorHAnsi" w:cstheme="minorHAnsi"/>
          <w:sz w:val="22"/>
          <w:szCs w:val="22"/>
        </w:rPr>
        <w:t xml:space="preserve"> &lt;- </w:t>
      </w:r>
      <w:proofErr w:type="spellStart"/>
      <w:r w:rsidRPr="000238A8">
        <w:rPr>
          <w:rFonts w:asciiTheme="minorHAnsi" w:hAnsiTheme="minorHAnsi" w:cstheme="minorHAnsi"/>
          <w:sz w:val="22"/>
          <w:szCs w:val="22"/>
        </w:rPr>
        <w:t>train_encoded</w:t>
      </w:r>
      <w:proofErr w:type="spellEnd"/>
      <w:r w:rsidRPr="000238A8">
        <w:rPr>
          <w:rFonts w:asciiTheme="minorHAnsi" w:hAnsiTheme="minorHAnsi" w:cstheme="minorHAnsi"/>
          <w:sz w:val="22"/>
          <w:szCs w:val="22"/>
        </w:rPr>
        <w:t>[</w:t>
      </w:r>
      <w:proofErr w:type="spellStart"/>
      <w:r w:rsidRPr="000238A8">
        <w:rPr>
          <w:rFonts w:asciiTheme="minorHAnsi" w:hAnsiTheme="minorHAnsi" w:cstheme="minorHAnsi"/>
          <w:sz w:val="22"/>
          <w:szCs w:val="22"/>
        </w:rPr>
        <w:t>trainIndex</w:t>
      </w:r>
      <w:proofErr w:type="spellEnd"/>
      <w:r w:rsidRPr="000238A8">
        <w:rPr>
          <w:rFonts w:asciiTheme="minorHAnsi" w:hAnsiTheme="minorHAnsi" w:cstheme="minorHAnsi"/>
          <w:sz w:val="22"/>
          <w:szCs w:val="22"/>
        </w:rPr>
        <w:t xml:space="preserve">, predictors] </w:t>
      </w:r>
    </w:p>
    <w:p w14:paraId="55FDFF62" w14:textId="77777777" w:rsidR="004B3223" w:rsidRPr="000238A8" w:rsidRDefault="004B3223" w:rsidP="004B3223">
      <w:pPr>
        <w:rPr>
          <w:rFonts w:asciiTheme="minorHAnsi" w:hAnsiTheme="minorHAnsi" w:cstheme="minorHAnsi"/>
          <w:sz w:val="22"/>
          <w:szCs w:val="22"/>
        </w:rPr>
      </w:pPr>
      <w:proofErr w:type="spellStart"/>
      <w:r w:rsidRPr="000238A8">
        <w:rPr>
          <w:rFonts w:asciiTheme="minorHAnsi" w:hAnsiTheme="minorHAnsi" w:cstheme="minorHAnsi"/>
          <w:sz w:val="22"/>
          <w:szCs w:val="22"/>
        </w:rPr>
        <w:t>y_train</w:t>
      </w:r>
      <w:proofErr w:type="spellEnd"/>
      <w:r w:rsidRPr="000238A8">
        <w:rPr>
          <w:rFonts w:asciiTheme="minorHAnsi" w:hAnsiTheme="minorHAnsi" w:cstheme="minorHAnsi"/>
          <w:sz w:val="22"/>
          <w:szCs w:val="22"/>
        </w:rPr>
        <w:t xml:space="preserve"> &lt;- </w:t>
      </w:r>
      <w:proofErr w:type="spellStart"/>
      <w:r w:rsidRPr="000238A8">
        <w:rPr>
          <w:rFonts w:asciiTheme="minorHAnsi" w:hAnsiTheme="minorHAnsi" w:cstheme="minorHAnsi"/>
          <w:sz w:val="22"/>
          <w:szCs w:val="22"/>
        </w:rPr>
        <w:t>train_encoded</w:t>
      </w:r>
      <w:proofErr w:type="spellEnd"/>
      <w:r w:rsidRPr="000238A8">
        <w:rPr>
          <w:rFonts w:asciiTheme="minorHAnsi" w:hAnsiTheme="minorHAnsi" w:cstheme="minorHAnsi"/>
          <w:sz w:val="22"/>
          <w:szCs w:val="22"/>
        </w:rPr>
        <w:t>[</w:t>
      </w:r>
      <w:proofErr w:type="spellStart"/>
      <w:r w:rsidRPr="000238A8">
        <w:rPr>
          <w:rFonts w:asciiTheme="minorHAnsi" w:hAnsiTheme="minorHAnsi" w:cstheme="minorHAnsi"/>
          <w:sz w:val="22"/>
          <w:szCs w:val="22"/>
        </w:rPr>
        <w:t>trainIndex</w:t>
      </w:r>
      <w:proofErr w:type="spellEnd"/>
      <w:r w:rsidRPr="000238A8">
        <w:rPr>
          <w:rFonts w:asciiTheme="minorHAnsi" w:hAnsiTheme="minorHAnsi" w:cstheme="minorHAnsi"/>
          <w:sz w:val="22"/>
          <w:szCs w:val="22"/>
        </w:rPr>
        <w:t xml:space="preserve">, "bad"] </w:t>
      </w:r>
    </w:p>
    <w:p w14:paraId="0C3B2806" w14:textId="77777777" w:rsidR="004B3223" w:rsidRPr="000238A8" w:rsidRDefault="004B3223" w:rsidP="004B3223">
      <w:pPr>
        <w:rPr>
          <w:rFonts w:asciiTheme="minorHAnsi" w:hAnsiTheme="minorHAnsi" w:cstheme="minorHAnsi"/>
          <w:sz w:val="22"/>
          <w:szCs w:val="22"/>
        </w:rPr>
      </w:pPr>
      <w:proofErr w:type="spellStart"/>
      <w:r w:rsidRPr="000238A8">
        <w:rPr>
          <w:rFonts w:asciiTheme="minorHAnsi" w:hAnsiTheme="minorHAnsi" w:cstheme="minorHAnsi"/>
          <w:sz w:val="22"/>
          <w:szCs w:val="22"/>
        </w:rPr>
        <w:t>X_val</w:t>
      </w:r>
      <w:proofErr w:type="spellEnd"/>
      <w:r w:rsidRPr="000238A8">
        <w:rPr>
          <w:rFonts w:asciiTheme="minorHAnsi" w:hAnsiTheme="minorHAnsi" w:cstheme="minorHAnsi"/>
          <w:sz w:val="22"/>
          <w:szCs w:val="22"/>
        </w:rPr>
        <w:t xml:space="preserve"> &lt;- </w:t>
      </w:r>
      <w:proofErr w:type="spellStart"/>
      <w:r w:rsidRPr="000238A8">
        <w:rPr>
          <w:rFonts w:asciiTheme="minorHAnsi" w:hAnsiTheme="minorHAnsi" w:cstheme="minorHAnsi"/>
          <w:sz w:val="22"/>
          <w:szCs w:val="22"/>
        </w:rPr>
        <w:t>train_encoded</w:t>
      </w:r>
      <w:proofErr w:type="spellEnd"/>
      <w:r w:rsidRPr="000238A8">
        <w:rPr>
          <w:rFonts w:asciiTheme="minorHAnsi" w:hAnsiTheme="minorHAnsi" w:cstheme="minorHAnsi"/>
          <w:sz w:val="22"/>
          <w:szCs w:val="22"/>
        </w:rPr>
        <w:t>[-</w:t>
      </w:r>
      <w:proofErr w:type="spellStart"/>
      <w:r w:rsidRPr="000238A8">
        <w:rPr>
          <w:rFonts w:asciiTheme="minorHAnsi" w:hAnsiTheme="minorHAnsi" w:cstheme="minorHAnsi"/>
          <w:sz w:val="22"/>
          <w:szCs w:val="22"/>
        </w:rPr>
        <w:t>trainIndex</w:t>
      </w:r>
      <w:proofErr w:type="spellEnd"/>
      <w:r w:rsidRPr="000238A8">
        <w:rPr>
          <w:rFonts w:asciiTheme="minorHAnsi" w:hAnsiTheme="minorHAnsi" w:cstheme="minorHAnsi"/>
          <w:sz w:val="22"/>
          <w:szCs w:val="22"/>
        </w:rPr>
        <w:t xml:space="preserve">, predictors] </w:t>
      </w:r>
    </w:p>
    <w:p w14:paraId="547B245A" w14:textId="77777777" w:rsidR="004B3223" w:rsidRPr="000238A8" w:rsidRDefault="004B3223" w:rsidP="004B3223">
      <w:pPr>
        <w:rPr>
          <w:rFonts w:asciiTheme="minorHAnsi" w:hAnsiTheme="minorHAnsi" w:cstheme="minorHAnsi"/>
          <w:sz w:val="22"/>
          <w:szCs w:val="22"/>
        </w:rPr>
      </w:pPr>
      <w:proofErr w:type="spellStart"/>
      <w:r w:rsidRPr="000238A8">
        <w:rPr>
          <w:rFonts w:asciiTheme="minorHAnsi" w:hAnsiTheme="minorHAnsi" w:cstheme="minorHAnsi"/>
          <w:sz w:val="22"/>
          <w:szCs w:val="22"/>
        </w:rPr>
        <w:t>y_val</w:t>
      </w:r>
      <w:proofErr w:type="spellEnd"/>
      <w:r w:rsidRPr="000238A8">
        <w:rPr>
          <w:rFonts w:asciiTheme="minorHAnsi" w:hAnsiTheme="minorHAnsi" w:cstheme="minorHAnsi"/>
          <w:sz w:val="22"/>
          <w:szCs w:val="22"/>
        </w:rPr>
        <w:t xml:space="preserve"> &lt;- </w:t>
      </w:r>
      <w:proofErr w:type="spellStart"/>
      <w:r w:rsidRPr="000238A8">
        <w:rPr>
          <w:rFonts w:asciiTheme="minorHAnsi" w:hAnsiTheme="minorHAnsi" w:cstheme="minorHAnsi"/>
          <w:sz w:val="22"/>
          <w:szCs w:val="22"/>
        </w:rPr>
        <w:t>train_encoded</w:t>
      </w:r>
      <w:proofErr w:type="spellEnd"/>
      <w:r w:rsidRPr="000238A8">
        <w:rPr>
          <w:rFonts w:asciiTheme="minorHAnsi" w:hAnsiTheme="minorHAnsi" w:cstheme="minorHAnsi"/>
          <w:sz w:val="22"/>
          <w:szCs w:val="22"/>
        </w:rPr>
        <w:t>[-</w:t>
      </w:r>
      <w:proofErr w:type="spellStart"/>
      <w:r w:rsidRPr="000238A8">
        <w:rPr>
          <w:rFonts w:asciiTheme="minorHAnsi" w:hAnsiTheme="minorHAnsi" w:cstheme="minorHAnsi"/>
          <w:sz w:val="22"/>
          <w:szCs w:val="22"/>
        </w:rPr>
        <w:t>trainIndex</w:t>
      </w:r>
      <w:proofErr w:type="spellEnd"/>
      <w:r w:rsidRPr="000238A8">
        <w:rPr>
          <w:rFonts w:asciiTheme="minorHAnsi" w:hAnsiTheme="minorHAnsi" w:cstheme="minorHAnsi"/>
          <w:sz w:val="22"/>
          <w:szCs w:val="22"/>
        </w:rPr>
        <w:t xml:space="preserve">, "bad"] </w:t>
      </w:r>
    </w:p>
    <w:p w14:paraId="132E770D" w14:textId="77777777" w:rsidR="004B3223" w:rsidRPr="000238A8" w:rsidRDefault="004B3223" w:rsidP="004B3223">
      <w:pPr>
        <w:rPr>
          <w:rFonts w:asciiTheme="minorHAnsi" w:hAnsiTheme="minorHAnsi" w:cstheme="minorHAnsi"/>
          <w:sz w:val="22"/>
          <w:szCs w:val="22"/>
        </w:rPr>
      </w:pPr>
    </w:p>
    <w:p w14:paraId="7899E5D7" w14:textId="77777777" w:rsidR="004B3223" w:rsidRPr="000238A8" w:rsidRDefault="004B3223" w:rsidP="004B3223">
      <w:pPr>
        <w:rPr>
          <w:rFonts w:asciiTheme="minorHAnsi" w:hAnsiTheme="minorHAnsi" w:cstheme="minorHAnsi"/>
          <w:b/>
          <w:bCs/>
          <w:sz w:val="22"/>
          <w:szCs w:val="22"/>
        </w:rPr>
      </w:pPr>
      <w:r w:rsidRPr="000238A8">
        <w:rPr>
          <w:rFonts w:asciiTheme="minorHAnsi" w:hAnsiTheme="minorHAnsi" w:cstheme="minorHAnsi"/>
          <w:b/>
          <w:bCs/>
          <w:color w:val="808080" w:themeColor="background1" w:themeShade="80"/>
          <w:sz w:val="22"/>
          <w:szCs w:val="22"/>
        </w:rPr>
        <w:t xml:space="preserve"># Check if predictors are in </w:t>
      </w:r>
      <w:proofErr w:type="spellStart"/>
      <w:r w:rsidRPr="000238A8">
        <w:rPr>
          <w:rFonts w:asciiTheme="minorHAnsi" w:hAnsiTheme="minorHAnsi" w:cstheme="minorHAnsi"/>
          <w:b/>
          <w:bCs/>
          <w:color w:val="808080" w:themeColor="background1" w:themeShade="80"/>
          <w:sz w:val="22"/>
          <w:szCs w:val="22"/>
        </w:rPr>
        <w:t>OOT_encoded</w:t>
      </w:r>
      <w:proofErr w:type="spellEnd"/>
      <w:r w:rsidRPr="000238A8">
        <w:rPr>
          <w:rFonts w:asciiTheme="minorHAnsi" w:hAnsiTheme="minorHAnsi" w:cstheme="minorHAnsi"/>
          <w:b/>
          <w:bCs/>
          <w:color w:val="808080" w:themeColor="background1" w:themeShade="80"/>
          <w:sz w:val="22"/>
          <w:szCs w:val="22"/>
        </w:rPr>
        <w:t xml:space="preserve"> columns, if not then add them</w:t>
      </w:r>
    </w:p>
    <w:p w14:paraId="43136B2E" w14:textId="77777777" w:rsidR="004B3223" w:rsidRPr="000238A8" w:rsidRDefault="004B3223" w:rsidP="004B3223">
      <w:pPr>
        <w:rPr>
          <w:rFonts w:asciiTheme="minorHAnsi" w:hAnsiTheme="minorHAnsi" w:cstheme="minorHAnsi"/>
          <w:sz w:val="22"/>
          <w:szCs w:val="22"/>
        </w:rPr>
      </w:pPr>
      <w:proofErr w:type="spellStart"/>
      <w:r w:rsidRPr="000238A8">
        <w:rPr>
          <w:rFonts w:asciiTheme="minorHAnsi" w:hAnsiTheme="minorHAnsi" w:cstheme="minorHAnsi"/>
          <w:sz w:val="22"/>
          <w:szCs w:val="22"/>
        </w:rPr>
        <w:t>missing_cols</w:t>
      </w:r>
      <w:proofErr w:type="spellEnd"/>
      <w:r w:rsidRPr="000238A8">
        <w:rPr>
          <w:rFonts w:asciiTheme="minorHAnsi" w:hAnsiTheme="minorHAnsi" w:cstheme="minorHAnsi"/>
          <w:sz w:val="22"/>
          <w:szCs w:val="22"/>
        </w:rPr>
        <w:t xml:space="preserve"> &lt;- </w:t>
      </w:r>
      <w:proofErr w:type="spellStart"/>
      <w:r w:rsidRPr="000238A8">
        <w:rPr>
          <w:rFonts w:asciiTheme="minorHAnsi" w:hAnsiTheme="minorHAnsi" w:cstheme="minorHAnsi"/>
          <w:sz w:val="22"/>
          <w:szCs w:val="22"/>
        </w:rPr>
        <w:t>setdiff</w:t>
      </w:r>
      <w:proofErr w:type="spellEnd"/>
      <w:r w:rsidRPr="000238A8">
        <w:rPr>
          <w:rFonts w:asciiTheme="minorHAnsi" w:hAnsiTheme="minorHAnsi" w:cstheme="minorHAnsi"/>
          <w:sz w:val="22"/>
          <w:szCs w:val="22"/>
        </w:rPr>
        <w:t xml:space="preserve">(predictors, </w:t>
      </w:r>
      <w:proofErr w:type="spellStart"/>
      <w:r w:rsidRPr="000238A8">
        <w:rPr>
          <w:rFonts w:asciiTheme="minorHAnsi" w:hAnsiTheme="minorHAnsi" w:cstheme="minorHAnsi"/>
          <w:sz w:val="22"/>
          <w:szCs w:val="22"/>
        </w:rPr>
        <w:t>colnames</w:t>
      </w:r>
      <w:proofErr w:type="spellEnd"/>
      <w:r w:rsidRPr="000238A8">
        <w:rPr>
          <w:rFonts w:asciiTheme="minorHAnsi" w:hAnsiTheme="minorHAnsi" w:cstheme="minorHAnsi"/>
          <w:sz w:val="22"/>
          <w:szCs w:val="22"/>
        </w:rPr>
        <w:t>(</w:t>
      </w:r>
      <w:proofErr w:type="spellStart"/>
      <w:r w:rsidRPr="000238A8">
        <w:rPr>
          <w:rFonts w:asciiTheme="minorHAnsi" w:hAnsiTheme="minorHAnsi" w:cstheme="minorHAnsi"/>
          <w:sz w:val="22"/>
          <w:szCs w:val="22"/>
        </w:rPr>
        <w:t>OOT_encoded</w:t>
      </w:r>
      <w:proofErr w:type="spellEnd"/>
      <w:r w:rsidRPr="000238A8">
        <w:rPr>
          <w:rFonts w:asciiTheme="minorHAnsi" w:hAnsiTheme="minorHAnsi" w:cstheme="minorHAnsi"/>
          <w:sz w:val="22"/>
          <w:szCs w:val="22"/>
        </w:rPr>
        <w:t>))</w:t>
      </w:r>
    </w:p>
    <w:p w14:paraId="5B03AA23" w14:textId="77777777" w:rsidR="004B3223" w:rsidRPr="000238A8" w:rsidRDefault="004B3223" w:rsidP="004B3223">
      <w:pPr>
        <w:rPr>
          <w:rFonts w:asciiTheme="minorHAnsi" w:hAnsiTheme="minorHAnsi" w:cstheme="minorHAnsi"/>
          <w:sz w:val="22"/>
          <w:szCs w:val="22"/>
        </w:rPr>
      </w:pPr>
      <w:r w:rsidRPr="000238A8">
        <w:rPr>
          <w:rFonts w:asciiTheme="minorHAnsi" w:hAnsiTheme="minorHAnsi" w:cstheme="minorHAnsi"/>
          <w:sz w:val="22"/>
          <w:szCs w:val="22"/>
        </w:rPr>
        <w:t xml:space="preserve">for (c in </w:t>
      </w:r>
      <w:proofErr w:type="spellStart"/>
      <w:r w:rsidRPr="000238A8">
        <w:rPr>
          <w:rFonts w:asciiTheme="minorHAnsi" w:hAnsiTheme="minorHAnsi" w:cstheme="minorHAnsi"/>
          <w:sz w:val="22"/>
          <w:szCs w:val="22"/>
        </w:rPr>
        <w:t>missing_cols</w:t>
      </w:r>
      <w:proofErr w:type="spellEnd"/>
      <w:r w:rsidRPr="000238A8">
        <w:rPr>
          <w:rFonts w:asciiTheme="minorHAnsi" w:hAnsiTheme="minorHAnsi" w:cstheme="minorHAnsi"/>
          <w:sz w:val="22"/>
          <w:szCs w:val="22"/>
        </w:rPr>
        <w:t>) {</w:t>
      </w:r>
    </w:p>
    <w:p w14:paraId="36A2E62B" w14:textId="77777777" w:rsidR="004B3223" w:rsidRPr="000238A8" w:rsidRDefault="004B3223" w:rsidP="004B3223">
      <w:pPr>
        <w:rPr>
          <w:rFonts w:asciiTheme="minorHAnsi" w:hAnsiTheme="minorHAnsi" w:cstheme="minorHAnsi"/>
          <w:sz w:val="22"/>
          <w:szCs w:val="22"/>
        </w:rPr>
      </w:pPr>
      <w:r w:rsidRPr="000238A8">
        <w:rPr>
          <w:rFonts w:asciiTheme="minorHAnsi" w:hAnsiTheme="minorHAnsi" w:cstheme="minorHAnsi"/>
          <w:sz w:val="22"/>
          <w:szCs w:val="22"/>
        </w:rPr>
        <w:t xml:space="preserve">  </w:t>
      </w:r>
      <w:proofErr w:type="spellStart"/>
      <w:r w:rsidRPr="000238A8">
        <w:rPr>
          <w:rFonts w:asciiTheme="minorHAnsi" w:hAnsiTheme="minorHAnsi" w:cstheme="minorHAnsi"/>
          <w:sz w:val="22"/>
          <w:szCs w:val="22"/>
        </w:rPr>
        <w:t>OOT_encoded</w:t>
      </w:r>
      <w:proofErr w:type="spellEnd"/>
      <w:r w:rsidRPr="000238A8">
        <w:rPr>
          <w:rFonts w:asciiTheme="minorHAnsi" w:hAnsiTheme="minorHAnsi" w:cstheme="minorHAnsi"/>
          <w:sz w:val="22"/>
          <w:szCs w:val="22"/>
        </w:rPr>
        <w:t>[[c]] &lt;- 0</w:t>
      </w:r>
    </w:p>
    <w:p w14:paraId="2264D737" w14:textId="77777777" w:rsidR="004B3223" w:rsidRPr="000238A8" w:rsidRDefault="004B3223" w:rsidP="004B3223">
      <w:pPr>
        <w:rPr>
          <w:rFonts w:asciiTheme="minorHAnsi" w:hAnsiTheme="minorHAnsi" w:cstheme="minorHAnsi"/>
          <w:sz w:val="22"/>
          <w:szCs w:val="22"/>
        </w:rPr>
      </w:pPr>
      <w:r w:rsidRPr="000238A8">
        <w:rPr>
          <w:rFonts w:asciiTheme="minorHAnsi" w:hAnsiTheme="minorHAnsi" w:cstheme="minorHAnsi"/>
          <w:sz w:val="22"/>
          <w:szCs w:val="22"/>
        </w:rPr>
        <w:t>}</w:t>
      </w:r>
    </w:p>
    <w:p w14:paraId="11A1196C" w14:textId="77777777" w:rsidR="004B3223" w:rsidRPr="000238A8" w:rsidRDefault="004B3223" w:rsidP="004B3223">
      <w:pPr>
        <w:rPr>
          <w:rFonts w:asciiTheme="minorHAnsi" w:hAnsiTheme="minorHAnsi" w:cstheme="minorHAnsi"/>
          <w:sz w:val="22"/>
          <w:szCs w:val="22"/>
        </w:rPr>
      </w:pPr>
    </w:p>
    <w:p w14:paraId="6C58FFCD" w14:textId="77777777" w:rsidR="004B3223" w:rsidRPr="000238A8" w:rsidRDefault="004B3223" w:rsidP="004B3223">
      <w:pPr>
        <w:rPr>
          <w:rFonts w:asciiTheme="minorHAnsi" w:hAnsiTheme="minorHAnsi" w:cstheme="minorHAnsi"/>
          <w:b/>
          <w:bCs/>
          <w:color w:val="808080" w:themeColor="background1" w:themeShade="80"/>
          <w:sz w:val="22"/>
          <w:szCs w:val="22"/>
        </w:rPr>
      </w:pPr>
      <w:r w:rsidRPr="000238A8">
        <w:rPr>
          <w:rFonts w:asciiTheme="minorHAnsi" w:hAnsiTheme="minorHAnsi" w:cstheme="minorHAnsi"/>
          <w:b/>
          <w:bCs/>
          <w:color w:val="808080" w:themeColor="background1" w:themeShade="80"/>
          <w:sz w:val="22"/>
          <w:szCs w:val="22"/>
        </w:rPr>
        <w:t xml:space="preserve"># Ensure the order of columns in the OOT set is the same as in the train set </w:t>
      </w:r>
    </w:p>
    <w:p w14:paraId="2D5A44D3" w14:textId="77777777" w:rsidR="004B3223" w:rsidRPr="000238A8" w:rsidRDefault="004B3223" w:rsidP="004B3223">
      <w:pPr>
        <w:rPr>
          <w:rFonts w:asciiTheme="minorHAnsi" w:hAnsiTheme="minorHAnsi" w:cstheme="minorHAnsi"/>
          <w:sz w:val="22"/>
          <w:szCs w:val="22"/>
        </w:rPr>
      </w:pPr>
      <w:proofErr w:type="spellStart"/>
      <w:r w:rsidRPr="000238A8">
        <w:rPr>
          <w:rFonts w:asciiTheme="minorHAnsi" w:hAnsiTheme="minorHAnsi" w:cstheme="minorHAnsi"/>
          <w:sz w:val="22"/>
          <w:szCs w:val="22"/>
        </w:rPr>
        <w:t>OOT_encoded</w:t>
      </w:r>
      <w:proofErr w:type="spellEnd"/>
      <w:r w:rsidRPr="000238A8">
        <w:rPr>
          <w:rFonts w:asciiTheme="minorHAnsi" w:hAnsiTheme="minorHAnsi" w:cstheme="minorHAnsi"/>
          <w:sz w:val="22"/>
          <w:szCs w:val="22"/>
        </w:rPr>
        <w:t xml:space="preserve"> &lt;- </w:t>
      </w:r>
      <w:proofErr w:type="spellStart"/>
      <w:r w:rsidRPr="000238A8">
        <w:rPr>
          <w:rFonts w:asciiTheme="minorHAnsi" w:hAnsiTheme="minorHAnsi" w:cstheme="minorHAnsi"/>
          <w:sz w:val="22"/>
          <w:szCs w:val="22"/>
        </w:rPr>
        <w:t>OOT_encoded</w:t>
      </w:r>
      <w:proofErr w:type="spellEnd"/>
      <w:r w:rsidRPr="000238A8">
        <w:rPr>
          <w:rFonts w:asciiTheme="minorHAnsi" w:hAnsiTheme="minorHAnsi" w:cstheme="minorHAnsi"/>
          <w:sz w:val="22"/>
          <w:szCs w:val="22"/>
        </w:rPr>
        <w:t xml:space="preserve">[c(predictors, "bad")] </w:t>
      </w:r>
    </w:p>
    <w:p w14:paraId="7B0F151C" w14:textId="77777777" w:rsidR="004B3223" w:rsidRPr="000238A8" w:rsidRDefault="004B3223" w:rsidP="004B3223">
      <w:pPr>
        <w:rPr>
          <w:rFonts w:asciiTheme="minorHAnsi" w:hAnsiTheme="minorHAnsi" w:cstheme="minorHAnsi"/>
          <w:sz w:val="22"/>
          <w:szCs w:val="22"/>
        </w:rPr>
      </w:pPr>
    </w:p>
    <w:p w14:paraId="0CA9D7CC" w14:textId="77777777" w:rsidR="004B3223" w:rsidRPr="000238A8" w:rsidRDefault="004B3223" w:rsidP="004B3223">
      <w:pPr>
        <w:rPr>
          <w:rFonts w:asciiTheme="minorHAnsi" w:hAnsiTheme="minorHAnsi" w:cstheme="minorHAnsi"/>
          <w:b/>
          <w:bCs/>
          <w:color w:val="808080" w:themeColor="background1" w:themeShade="80"/>
          <w:sz w:val="22"/>
          <w:szCs w:val="22"/>
        </w:rPr>
      </w:pPr>
      <w:r w:rsidRPr="000238A8">
        <w:rPr>
          <w:rFonts w:asciiTheme="minorHAnsi" w:hAnsiTheme="minorHAnsi" w:cstheme="minorHAnsi"/>
          <w:b/>
          <w:bCs/>
          <w:color w:val="808080" w:themeColor="background1" w:themeShade="80"/>
          <w:sz w:val="22"/>
          <w:szCs w:val="22"/>
        </w:rPr>
        <w:t xml:space="preserve"># Standardize the data </w:t>
      </w:r>
    </w:p>
    <w:p w14:paraId="6AC87410" w14:textId="77777777" w:rsidR="004B3223" w:rsidRPr="000238A8" w:rsidRDefault="004B3223" w:rsidP="004B3223">
      <w:pPr>
        <w:rPr>
          <w:rFonts w:asciiTheme="minorHAnsi" w:hAnsiTheme="minorHAnsi" w:cstheme="minorHAnsi"/>
          <w:sz w:val="22"/>
          <w:szCs w:val="22"/>
        </w:rPr>
      </w:pPr>
      <w:r w:rsidRPr="000238A8">
        <w:rPr>
          <w:rFonts w:asciiTheme="minorHAnsi" w:hAnsiTheme="minorHAnsi" w:cstheme="minorHAnsi"/>
          <w:sz w:val="22"/>
          <w:szCs w:val="22"/>
        </w:rPr>
        <w:t xml:space="preserve">scaler &lt;- </w:t>
      </w:r>
      <w:proofErr w:type="spellStart"/>
      <w:r w:rsidRPr="000238A8">
        <w:rPr>
          <w:rFonts w:asciiTheme="minorHAnsi" w:hAnsiTheme="minorHAnsi" w:cstheme="minorHAnsi"/>
          <w:sz w:val="22"/>
          <w:szCs w:val="22"/>
        </w:rPr>
        <w:t>preProcess</w:t>
      </w:r>
      <w:proofErr w:type="spellEnd"/>
      <w:r w:rsidRPr="000238A8">
        <w:rPr>
          <w:rFonts w:asciiTheme="minorHAnsi" w:hAnsiTheme="minorHAnsi" w:cstheme="minorHAnsi"/>
          <w:sz w:val="22"/>
          <w:szCs w:val="22"/>
        </w:rPr>
        <w:t>(</w:t>
      </w:r>
      <w:proofErr w:type="spellStart"/>
      <w:r w:rsidRPr="000238A8">
        <w:rPr>
          <w:rFonts w:asciiTheme="minorHAnsi" w:hAnsiTheme="minorHAnsi" w:cstheme="minorHAnsi"/>
          <w:sz w:val="22"/>
          <w:szCs w:val="22"/>
        </w:rPr>
        <w:t>X_train</w:t>
      </w:r>
      <w:proofErr w:type="spellEnd"/>
      <w:r w:rsidRPr="000238A8">
        <w:rPr>
          <w:rFonts w:asciiTheme="minorHAnsi" w:hAnsiTheme="minorHAnsi" w:cstheme="minorHAnsi"/>
          <w:sz w:val="22"/>
          <w:szCs w:val="22"/>
        </w:rPr>
        <w:t xml:space="preserve">[, predictors], method = c("center", "scale")) </w:t>
      </w:r>
    </w:p>
    <w:p w14:paraId="27198A8B" w14:textId="77777777" w:rsidR="004B3223" w:rsidRPr="000238A8" w:rsidRDefault="004B3223" w:rsidP="004B3223">
      <w:pPr>
        <w:rPr>
          <w:rFonts w:asciiTheme="minorHAnsi" w:hAnsiTheme="minorHAnsi" w:cstheme="minorHAnsi"/>
          <w:sz w:val="22"/>
          <w:szCs w:val="22"/>
        </w:rPr>
      </w:pPr>
      <w:proofErr w:type="spellStart"/>
      <w:r w:rsidRPr="000238A8">
        <w:rPr>
          <w:rFonts w:asciiTheme="minorHAnsi" w:hAnsiTheme="minorHAnsi" w:cstheme="minorHAnsi"/>
          <w:sz w:val="22"/>
          <w:szCs w:val="22"/>
        </w:rPr>
        <w:t>X_train</w:t>
      </w:r>
      <w:proofErr w:type="spellEnd"/>
      <w:r w:rsidRPr="000238A8">
        <w:rPr>
          <w:rFonts w:asciiTheme="minorHAnsi" w:hAnsiTheme="minorHAnsi" w:cstheme="minorHAnsi"/>
          <w:sz w:val="22"/>
          <w:szCs w:val="22"/>
        </w:rPr>
        <w:t xml:space="preserve">[, predictors] &lt;- predict(scaler, </w:t>
      </w:r>
      <w:proofErr w:type="spellStart"/>
      <w:r w:rsidRPr="000238A8">
        <w:rPr>
          <w:rFonts w:asciiTheme="minorHAnsi" w:hAnsiTheme="minorHAnsi" w:cstheme="minorHAnsi"/>
          <w:sz w:val="22"/>
          <w:szCs w:val="22"/>
        </w:rPr>
        <w:t>X_train</w:t>
      </w:r>
      <w:proofErr w:type="spellEnd"/>
      <w:r w:rsidRPr="000238A8">
        <w:rPr>
          <w:rFonts w:asciiTheme="minorHAnsi" w:hAnsiTheme="minorHAnsi" w:cstheme="minorHAnsi"/>
          <w:sz w:val="22"/>
          <w:szCs w:val="22"/>
        </w:rPr>
        <w:t xml:space="preserve">[, predictors]) </w:t>
      </w:r>
    </w:p>
    <w:p w14:paraId="19E4AC5F" w14:textId="77777777" w:rsidR="004B3223" w:rsidRPr="000238A8" w:rsidRDefault="004B3223" w:rsidP="004B3223">
      <w:pPr>
        <w:rPr>
          <w:rFonts w:asciiTheme="minorHAnsi" w:hAnsiTheme="minorHAnsi" w:cstheme="minorHAnsi"/>
          <w:sz w:val="22"/>
          <w:szCs w:val="22"/>
        </w:rPr>
      </w:pPr>
      <w:proofErr w:type="spellStart"/>
      <w:r w:rsidRPr="000238A8">
        <w:rPr>
          <w:rFonts w:asciiTheme="minorHAnsi" w:hAnsiTheme="minorHAnsi" w:cstheme="minorHAnsi"/>
          <w:sz w:val="22"/>
          <w:szCs w:val="22"/>
        </w:rPr>
        <w:t>X_val</w:t>
      </w:r>
      <w:proofErr w:type="spellEnd"/>
      <w:r w:rsidRPr="000238A8">
        <w:rPr>
          <w:rFonts w:asciiTheme="minorHAnsi" w:hAnsiTheme="minorHAnsi" w:cstheme="minorHAnsi"/>
          <w:sz w:val="22"/>
          <w:szCs w:val="22"/>
        </w:rPr>
        <w:t xml:space="preserve">[, predictors] &lt;- predict(scaler, </w:t>
      </w:r>
      <w:proofErr w:type="spellStart"/>
      <w:r w:rsidRPr="000238A8">
        <w:rPr>
          <w:rFonts w:asciiTheme="minorHAnsi" w:hAnsiTheme="minorHAnsi" w:cstheme="minorHAnsi"/>
          <w:sz w:val="22"/>
          <w:szCs w:val="22"/>
        </w:rPr>
        <w:t>X_val</w:t>
      </w:r>
      <w:proofErr w:type="spellEnd"/>
      <w:r w:rsidRPr="000238A8">
        <w:rPr>
          <w:rFonts w:asciiTheme="minorHAnsi" w:hAnsiTheme="minorHAnsi" w:cstheme="minorHAnsi"/>
          <w:sz w:val="22"/>
          <w:szCs w:val="22"/>
        </w:rPr>
        <w:t xml:space="preserve">[, predictors]) </w:t>
      </w:r>
    </w:p>
    <w:p w14:paraId="74B582FD" w14:textId="77777777" w:rsidR="004B3223" w:rsidRPr="000238A8" w:rsidRDefault="004B3223" w:rsidP="004B3223">
      <w:pPr>
        <w:rPr>
          <w:rFonts w:asciiTheme="minorHAnsi" w:hAnsiTheme="minorHAnsi" w:cstheme="minorHAnsi"/>
          <w:sz w:val="22"/>
          <w:szCs w:val="22"/>
        </w:rPr>
      </w:pPr>
      <w:proofErr w:type="spellStart"/>
      <w:r w:rsidRPr="000238A8">
        <w:rPr>
          <w:rFonts w:asciiTheme="minorHAnsi" w:hAnsiTheme="minorHAnsi" w:cstheme="minorHAnsi"/>
          <w:sz w:val="22"/>
          <w:szCs w:val="22"/>
        </w:rPr>
        <w:t>OOT_encoded</w:t>
      </w:r>
      <w:proofErr w:type="spellEnd"/>
      <w:r w:rsidRPr="000238A8">
        <w:rPr>
          <w:rFonts w:asciiTheme="minorHAnsi" w:hAnsiTheme="minorHAnsi" w:cstheme="minorHAnsi"/>
          <w:sz w:val="22"/>
          <w:szCs w:val="22"/>
        </w:rPr>
        <w:t xml:space="preserve">[, predictors] &lt;- predict(scaler, </w:t>
      </w:r>
      <w:proofErr w:type="spellStart"/>
      <w:r w:rsidRPr="000238A8">
        <w:rPr>
          <w:rFonts w:asciiTheme="minorHAnsi" w:hAnsiTheme="minorHAnsi" w:cstheme="minorHAnsi"/>
          <w:sz w:val="22"/>
          <w:szCs w:val="22"/>
        </w:rPr>
        <w:t>OOT_encoded</w:t>
      </w:r>
      <w:proofErr w:type="spellEnd"/>
      <w:r w:rsidRPr="000238A8">
        <w:rPr>
          <w:rFonts w:asciiTheme="minorHAnsi" w:hAnsiTheme="minorHAnsi" w:cstheme="minorHAnsi"/>
          <w:sz w:val="22"/>
          <w:szCs w:val="22"/>
        </w:rPr>
        <w:t xml:space="preserve">[, predictors]) </w:t>
      </w:r>
    </w:p>
    <w:p w14:paraId="726F12E0" w14:textId="77777777" w:rsidR="004B3223" w:rsidRPr="000238A8" w:rsidRDefault="004B3223" w:rsidP="004B3223">
      <w:pPr>
        <w:rPr>
          <w:rFonts w:asciiTheme="minorHAnsi" w:hAnsiTheme="minorHAnsi" w:cstheme="minorHAnsi"/>
          <w:sz w:val="22"/>
          <w:szCs w:val="22"/>
        </w:rPr>
      </w:pPr>
    </w:p>
    <w:p w14:paraId="2A341C07" w14:textId="77777777" w:rsidR="004B3223" w:rsidRPr="000238A8" w:rsidRDefault="004B3223" w:rsidP="004B3223">
      <w:pPr>
        <w:rPr>
          <w:rFonts w:asciiTheme="minorHAnsi" w:hAnsiTheme="minorHAnsi" w:cstheme="minorHAnsi"/>
          <w:b/>
          <w:bCs/>
          <w:color w:val="808080" w:themeColor="background1" w:themeShade="80"/>
          <w:sz w:val="22"/>
          <w:szCs w:val="22"/>
        </w:rPr>
      </w:pPr>
      <w:r w:rsidRPr="000238A8">
        <w:rPr>
          <w:rFonts w:asciiTheme="minorHAnsi" w:hAnsiTheme="minorHAnsi" w:cstheme="minorHAnsi"/>
          <w:b/>
          <w:bCs/>
          <w:color w:val="808080" w:themeColor="background1" w:themeShade="80"/>
          <w:sz w:val="22"/>
          <w:szCs w:val="22"/>
        </w:rPr>
        <w:t>#Combine target and predictors</w:t>
      </w:r>
    </w:p>
    <w:p w14:paraId="2C240DBD" w14:textId="77777777" w:rsidR="004B3223" w:rsidRPr="000238A8" w:rsidRDefault="004B3223" w:rsidP="004B3223">
      <w:pPr>
        <w:rPr>
          <w:rFonts w:asciiTheme="minorHAnsi" w:hAnsiTheme="minorHAnsi" w:cstheme="minorHAnsi"/>
          <w:sz w:val="22"/>
          <w:szCs w:val="22"/>
        </w:rPr>
      </w:pPr>
      <w:proofErr w:type="spellStart"/>
      <w:r w:rsidRPr="000238A8">
        <w:rPr>
          <w:rFonts w:asciiTheme="minorHAnsi" w:hAnsiTheme="minorHAnsi" w:cstheme="minorHAnsi"/>
          <w:sz w:val="22"/>
          <w:szCs w:val="22"/>
        </w:rPr>
        <w:t>X_train$bad</w:t>
      </w:r>
      <w:proofErr w:type="spellEnd"/>
      <w:r w:rsidRPr="000238A8">
        <w:rPr>
          <w:rFonts w:asciiTheme="minorHAnsi" w:hAnsiTheme="minorHAnsi" w:cstheme="minorHAnsi"/>
          <w:sz w:val="22"/>
          <w:szCs w:val="22"/>
        </w:rPr>
        <w:t xml:space="preserve"> &lt;- </w:t>
      </w:r>
      <w:proofErr w:type="spellStart"/>
      <w:r w:rsidRPr="000238A8">
        <w:rPr>
          <w:rFonts w:asciiTheme="minorHAnsi" w:hAnsiTheme="minorHAnsi" w:cstheme="minorHAnsi"/>
          <w:sz w:val="22"/>
          <w:szCs w:val="22"/>
        </w:rPr>
        <w:t>y_train</w:t>
      </w:r>
      <w:proofErr w:type="spellEnd"/>
    </w:p>
    <w:p w14:paraId="7E2FD34A" w14:textId="77777777" w:rsidR="004B3223" w:rsidRPr="000238A8" w:rsidRDefault="004B3223" w:rsidP="004B3223">
      <w:pPr>
        <w:rPr>
          <w:rFonts w:asciiTheme="minorHAnsi" w:hAnsiTheme="minorHAnsi" w:cstheme="minorHAnsi"/>
          <w:sz w:val="22"/>
          <w:szCs w:val="22"/>
        </w:rPr>
      </w:pPr>
    </w:p>
    <w:p w14:paraId="0BC9B09A" w14:textId="77777777" w:rsidR="004B3223" w:rsidRPr="000238A8" w:rsidRDefault="004B3223" w:rsidP="004B3223">
      <w:pPr>
        <w:rPr>
          <w:rFonts w:asciiTheme="minorHAnsi" w:hAnsiTheme="minorHAnsi" w:cstheme="minorHAnsi"/>
          <w:b/>
          <w:bCs/>
          <w:color w:val="808080" w:themeColor="background1" w:themeShade="80"/>
          <w:sz w:val="22"/>
          <w:szCs w:val="22"/>
        </w:rPr>
      </w:pPr>
      <w:r w:rsidRPr="000238A8">
        <w:rPr>
          <w:rFonts w:asciiTheme="minorHAnsi" w:hAnsiTheme="minorHAnsi" w:cstheme="minorHAnsi"/>
          <w:b/>
          <w:bCs/>
          <w:color w:val="808080" w:themeColor="background1" w:themeShade="80"/>
          <w:sz w:val="22"/>
          <w:szCs w:val="22"/>
        </w:rPr>
        <w:t xml:space="preserve"># Define the neural network model with reduced complexity </w:t>
      </w:r>
    </w:p>
    <w:p w14:paraId="5388BB04" w14:textId="77777777" w:rsidR="004B3223" w:rsidRPr="000238A8" w:rsidRDefault="004B3223" w:rsidP="004B3223">
      <w:pPr>
        <w:rPr>
          <w:rFonts w:asciiTheme="minorHAnsi" w:hAnsiTheme="minorHAnsi" w:cstheme="minorHAnsi"/>
          <w:sz w:val="22"/>
          <w:szCs w:val="22"/>
        </w:rPr>
      </w:pPr>
      <w:r w:rsidRPr="000238A8">
        <w:rPr>
          <w:rFonts w:asciiTheme="minorHAnsi" w:hAnsiTheme="minorHAnsi" w:cstheme="minorHAnsi"/>
          <w:sz w:val="22"/>
          <w:szCs w:val="22"/>
        </w:rPr>
        <w:t xml:space="preserve">model &lt;- </w:t>
      </w:r>
      <w:proofErr w:type="spellStart"/>
      <w:r w:rsidRPr="000238A8">
        <w:rPr>
          <w:rFonts w:asciiTheme="minorHAnsi" w:hAnsiTheme="minorHAnsi" w:cstheme="minorHAnsi"/>
          <w:sz w:val="22"/>
          <w:szCs w:val="22"/>
        </w:rPr>
        <w:t>nnet</w:t>
      </w:r>
      <w:proofErr w:type="spellEnd"/>
      <w:r w:rsidRPr="000238A8">
        <w:rPr>
          <w:rFonts w:asciiTheme="minorHAnsi" w:hAnsiTheme="minorHAnsi" w:cstheme="minorHAnsi"/>
          <w:sz w:val="22"/>
          <w:szCs w:val="22"/>
        </w:rPr>
        <w:t xml:space="preserve">(bad ~ ., data = </w:t>
      </w:r>
      <w:proofErr w:type="spellStart"/>
      <w:r w:rsidRPr="000238A8">
        <w:rPr>
          <w:rFonts w:asciiTheme="minorHAnsi" w:hAnsiTheme="minorHAnsi" w:cstheme="minorHAnsi"/>
          <w:sz w:val="22"/>
          <w:szCs w:val="22"/>
        </w:rPr>
        <w:t>X_train</w:t>
      </w:r>
      <w:proofErr w:type="spellEnd"/>
      <w:r w:rsidRPr="000238A8">
        <w:rPr>
          <w:rFonts w:asciiTheme="minorHAnsi" w:hAnsiTheme="minorHAnsi" w:cstheme="minorHAnsi"/>
          <w:sz w:val="22"/>
          <w:szCs w:val="22"/>
        </w:rPr>
        <w:t xml:space="preserve">, size = 10, </w:t>
      </w:r>
      <w:proofErr w:type="spellStart"/>
      <w:r w:rsidRPr="000238A8">
        <w:rPr>
          <w:rFonts w:asciiTheme="minorHAnsi" w:hAnsiTheme="minorHAnsi" w:cstheme="minorHAnsi"/>
          <w:sz w:val="22"/>
          <w:szCs w:val="22"/>
        </w:rPr>
        <w:t>linout</w:t>
      </w:r>
      <w:proofErr w:type="spellEnd"/>
      <w:r w:rsidRPr="000238A8">
        <w:rPr>
          <w:rFonts w:asciiTheme="minorHAnsi" w:hAnsiTheme="minorHAnsi" w:cstheme="minorHAnsi"/>
          <w:sz w:val="22"/>
          <w:szCs w:val="22"/>
        </w:rPr>
        <w:t xml:space="preserve"> = TRUE, family = binomial, decay = 0.01, </w:t>
      </w:r>
      <w:proofErr w:type="spellStart"/>
      <w:r w:rsidRPr="000238A8">
        <w:rPr>
          <w:rFonts w:asciiTheme="minorHAnsi" w:hAnsiTheme="minorHAnsi" w:cstheme="minorHAnsi"/>
          <w:sz w:val="22"/>
          <w:szCs w:val="22"/>
        </w:rPr>
        <w:t>maxit</w:t>
      </w:r>
      <w:proofErr w:type="spellEnd"/>
      <w:r w:rsidRPr="000238A8">
        <w:rPr>
          <w:rFonts w:asciiTheme="minorHAnsi" w:hAnsiTheme="minorHAnsi" w:cstheme="minorHAnsi"/>
          <w:sz w:val="22"/>
          <w:szCs w:val="22"/>
        </w:rPr>
        <w:t xml:space="preserve"> = 100, trace = FALSE) </w:t>
      </w:r>
    </w:p>
    <w:p w14:paraId="3F7B75B3" w14:textId="77777777" w:rsidR="004B3223" w:rsidRPr="000238A8" w:rsidRDefault="004B3223" w:rsidP="004B3223">
      <w:pPr>
        <w:rPr>
          <w:rFonts w:asciiTheme="minorHAnsi" w:hAnsiTheme="minorHAnsi" w:cstheme="minorHAnsi"/>
          <w:sz w:val="22"/>
          <w:szCs w:val="22"/>
        </w:rPr>
      </w:pPr>
    </w:p>
    <w:p w14:paraId="7E5F276B" w14:textId="77777777" w:rsidR="004B3223" w:rsidRPr="000238A8" w:rsidRDefault="004B3223" w:rsidP="004B3223">
      <w:pPr>
        <w:rPr>
          <w:rFonts w:asciiTheme="minorHAnsi" w:hAnsiTheme="minorHAnsi" w:cstheme="minorHAnsi"/>
          <w:b/>
          <w:bCs/>
          <w:color w:val="808080" w:themeColor="background1" w:themeShade="80"/>
          <w:sz w:val="22"/>
          <w:szCs w:val="22"/>
        </w:rPr>
      </w:pPr>
      <w:r w:rsidRPr="000238A8">
        <w:rPr>
          <w:rFonts w:asciiTheme="minorHAnsi" w:hAnsiTheme="minorHAnsi" w:cstheme="minorHAnsi"/>
          <w:b/>
          <w:bCs/>
          <w:color w:val="808080" w:themeColor="background1" w:themeShade="80"/>
          <w:sz w:val="22"/>
          <w:szCs w:val="22"/>
        </w:rPr>
        <w:t xml:space="preserve"># Predict on the validation dataset </w:t>
      </w:r>
    </w:p>
    <w:p w14:paraId="23783A72" w14:textId="77777777" w:rsidR="004B3223" w:rsidRPr="000238A8" w:rsidRDefault="004B3223" w:rsidP="004B3223">
      <w:pPr>
        <w:rPr>
          <w:rFonts w:asciiTheme="minorHAnsi" w:hAnsiTheme="minorHAnsi" w:cstheme="minorHAnsi"/>
          <w:sz w:val="22"/>
          <w:szCs w:val="22"/>
        </w:rPr>
      </w:pPr>
      <w:proofErr w:type="spellStart"/>
      <w:r w:rsidRPr="000238A8">
        <w:rPr>
          <w:rFonts w:asciiTheme="minorHAnsi" w:hAnsiTheme="minorHAnsi" w:cstheme="minorHAnsi"/>
          <w:sz w:val="22"/>
          <w:szCs w:val="22"/>
        </w:rPr>
        <w:t>validation_preds</w:t>
      </w:r>
      <w:proofErr w:type="spellEnd"/>
      <w:r w:rsidRPr="000238A8">
        <w:rPr>
          <w:rFonts w:asciiTheme="minorHAnsi" w:hAnsiTheme="minorHAnsi" w:cstheme="minorHAnsi"/>
          <w:sz w:val="22"/>
          <w:szCs w:val="22"/>
        </w:rPr>
        <w:t xml:space="preserve"> &lt;- predict(model, </w:t>
      </w:r>
      <w:proofErr w:type="spellStart"/>
      <w:r w:rsidRPr="000238A8">
        <w:rPr>
          <w:rFonts w:asciiTheme="minorHAnsi" w:hAnsiTheme="minorHAnsi" w:cstheme="minorHAnsi"/>
          <w:sz w:val="22"/>
          <w:szCs w:val="22"/>
        </w:rPr>
        <w:t>newdata</w:t>
      </w:r>
      <w:proofErr w:type="spellEnd"/>
      <w:r w:rsidRPr="000238A8">
        <w:rPr>
          <w:rFonts w:asciiTheme="minorHAnsi" w:hAnsiTheme="minorHAnsi" w:cstheme="minorHAnsi"/>
          <w:sz w:val="22"/>
          <w:szCs w:val="22"/>
        </w:rPr>
        <w:t xml:space="preserve"> = </w:t>
      </w:r>
      <w:proofErr w:type="spellStart"/>
      <w:r w:rsidRPr="000238A8">
        <w:rPr>
          <w:rFonts w:asciiTheme="minorHAnsi" w:hAnsiTheme="minorHAnsi" w:cstheme="minorHAnsi"/>
          <w:sz w:val="22"/>
          <w:szCs w:val="22"/>
        </w:rPr>
        <w:t>X_val</w:t>
      </w:r>
      <w:proofErr w:type="spellEnd"/>
      <w:r w:rsidRPr="000238A8">
        <w:rPr>
          <w:rFonts w:asciiTheme="minorHAnsi" w:hAnsiTheme="minorHAnsi" w:cstheme="minorHAnsi"/>
          <w:sz w:val="22"/>
          <w:szCs w:val="22"/>
        </w:rPr>
        <w:t xml:space="preserve">) </w:t>
      </w:r>
    </w:p>
    <w:p w14:paraId="5666E395" w14:textId="77777777" w:rsidR="004B3223" w:rsidRPr="000238A8" w:rsidRDefault="004B3223" w:rsidP="004B3223">
      <w:pPr>
        <w:rPr>
          <w:rFonts w:asciiTheme="minorHAnsi" w:hAnsiTheme="minorHAnsi" w:cstheme="minorHAnsi"/>
          <w:sz w:val="22"/>
          <w:szCs w:val="22"/>
        </w:rPr>
      </w:pPr>
      <w:proofErr w:type="spellStart"/>
      <w:r w:rsidRPr="000238A8">
        <w:rPr>
          <w:rFonts w:asciiTheme="minorHAnsi" w:hAnsiTheme="minorHAnsi" w:cstheme="minorHAnsi"/>
          <w:sz w:val="22"/>
          <w:szCs w:val="22"/>
        </w:rPr>
        <w:t>validation_preds</w:t>
      </w:r>
      <w:proofErr w:type="spellEnd"/>
      <w:r w:rsidRPr="000238A8">
        <w:rPr>
          <w:rFonts w:asciiTheme="minorHAnsi" w:hAnsiTheme="minorHAnsi" w:cstheme="minorHAnsi"/>
          <w:sz w:val="22"/>
          <w:szCs w:val="22"/>
        </w:rPr>
        <w:t xml:space="preserve"> &lt;- </w:t>
      </w:r>
      <w:proofErr w:type="spellStart"/>
      <w:r w:rsidRPr="000238A8">
        <w:rPr>
          <w:rFonts w:asciiTheme="minorHAnsi" w:hAnsiTheme="minorHAnsi" w:cstheme="minorHAnsi"/>
          <w:sz w:val="22"/>
          <w:szCs w:val="22"/>
        </w:rPr>
        <w:t>ifelse</w:t>
      </w:r>
      <w:proofErr w:type="spellEnd"/>
      <w:r w:rsidRPr="000238A8">
        <w:rPr>
          <w:rFonts w:asciiTheme="minorHAnsi" w:hAnsiTheme="minorHAnsi" w:cstheme="minorHAnsi"/>
          <w:sz w:val="22"/>
          <w:szCs w:val="22"/>
        </w:rPr>
        <w:t>(</w:t>
      </w:r>
      <w:proofErr w:type="spellStart"/>
      <w:r w:rsidRPr="000238A8">
        <w:rPr>
          <w:rFonts w:asciiTheme="minorHAnsi" w:hAnsiTheme="minorHAnsi" w:cstheme="minorHAnsi"/>
          <w:sz w:val="22"/>
          <w:szCs w:val="22"/>
        </w:rPr>
        <w:t>validation_preds</w:t>
      </w:r>
      <w:proofErr w:type="spellEnd"/>
      <w:r w:rsidRPr="000238A8">
        <w:rPr>
          <w:rFonts w:asciiTheme="minorHAnsi" w:hAnsiTheme="minorHAnsi" w:cstheme="minorHAnsi"/>
          <w:sz w:val="22"/>
          <w:szCs w:val="22"/>
        </w:rPr>
        <w:t xml:space="preserve"> &gt; 0.5, 1, 0) </w:t>
      </w:r>
    </w:p>
    <w:p w14:paraId="44359F80" w14:textId="77777777" w:rsidR="004B3223" w:rsidRPr="000238A8" w:rsidRDefault="004B3223" w:rsidP="004B3223">
      <w:pPr>
        <w:rPr>
          <w:rFonts w:asciiTheme="minorHAnsi" w:hAnsiTheme="minorHAnsi" w:cstheme="minorHAnsi"/>
          <w:sz w:val="22"/>
          <w:szCs w:val="22"/>
        </w:rPr>
      </w:pPr>
    </w:p>
    <w:p w14:paraId="5834B935" w14:textId="77777777" w:rsidR="004B3223" w:rsidRPr="000238A8" w:rsidRDefault="004B3223" w:rsidP="004B3223">
      <w:pPr>
        <w:rPr>
          <w:rFonts w:asciiTheme="minorHAnsi" w:hAnsiTheme="minorHAnsi" w:cstheme="minorHAnsi"/>
          <w:b/>
          <w:bCs/>
          <w:color w:val="808080" w:themeColor="background1" w:themeShade="80"/>
          <w:sz w:val="22"/>
          <w:szCs w:val="22"/>
        </w:rPr>
      </w:pPr>
      <w:r w:rsidRPr="000238A8">
        <w:rPr>
          <w:rFonts w:asciiTheme="minorHAnsi" w:hAnsiTheme="minorHAnsi" w:cstheme="minorHAnsi"/>
          <w:b/>
          <w:bCs/>
          <w:color w:val="808080" w:themeColor="background1" w:themeShade="80"/>
          <w:sz w:val="22"/>
          <w:szCs w:val="22"/>
        </w:rPr>
        <w:t xml:space="preserve"># Ensure that </w:t>
      </w:r>
      <w:proofErr w:type="spellStart"/>
      <w:r w:rsidRPr="000238A8">
        <w:rPr>
          <w:rFonts w:asciiTheme="minorHAnsi" w:hAnsiTheme="minorHAnsi" w:cstheme="minorHAnsi"/>
          <w:b/>
          <w:bCs/>
          <w:color w:val="808080" w:themeColor="background1" w:themeShade="80"/>
          <w:sz w:val="22"/>
          <w:szCs w:val="22"/>
        </w:rPr>
        <w:t>validation_preds</w:t>
      </w:r>
      <w:proofErr w:type="spellEnd"/>
      <w:r w:rsidRPr="000238A8">
        <w:rPr>
          <w:rFonts w:asciiTheme="minorHAnsi" w:hAnsiTheme="minorHAnsi" w:cstheme="minorHAnsi"/>
          <w:b/>
          <w:bCs/>
          <w:color w:val="808080" w:themeColor="background1" w:themeShade="80"/>
          <w:sz w:val="22"/>
          <w:szCs w:val="22"/>
        </w:rPr>
        <w:t xml:space="preserve"> and </w:t>
      </w:r>
      <w:proofErr w:type="spellStart"/>
      <w:r w:rsidRPr="000238A8">
        <w:rPr>
          <w:rFonts w:asciiTheme="minorHAnsi" w:hAnsiTheme="minorHAnsi" w:cstheme="minorHAnsi"/>
          <w:b/>
          <w:bCs/>
          <w:color w:val="808080" w:themeColor="background1" w:themeShade="80"/>
          <w:sz w:val="22"/>
          <w:szCs w:val="22"/>
        </w:rPr>
        <w:t>y_val</w:t>
      </w:r>
      <w:proofErr w:type="spellEnd"/>
      <w:r w:rsidRPr="000238A8">
        <w:rPr>
          <w:rFonts w:asciiTheme="minorHAnsi" w:hAnsiTheme="minorHAnsi" w:cstheme="minorHAnsi"/>
          <w:b/>
          <w:bCs/>
          <w:color w:val="808080" w:themeColor="background1" w:themeShade="80"/>
          <w:sz w:val="22"/>
          <w:szCs w:val="22"/>
        </w:rPr>
        <w:t xml:space="preserve"> have the same length </w:t>
      </w:r>
    </w:p>
    <w:p w14:paraId="79B1F992" w14:textId="77777777" w:rsidR="004B3223" w:rsidRPr="000238A8" w:rsidRDefault="004B3223" w:rsidP="004B3223">
      <w:pPr>
        <w:rPr>
          <w:rFonts w:asciiTheme="minorHAnsi" w:hAnsiTheme="minorHAnsi" w:cstheme="minorHAnsi"/>
          <w:sz w:val="22"/>
          <w:szCs w:val="22"/>
        </w:rPr>
      </w:pPr>
      <w:r w:rsidRPr="000238A8">
        <w:rPr>
          <w:rFonts w:asciiTheme="minorHAnsi" w:hAnsiTheme="minorHAnsi" w:cstheme="minorHAnsi"/>
          <w:sz w:val="22"/>
          <w:szCs w:val="22"/>
        </w:rPr>
        <w:t>if (length(</w:t>
      </w:r>
      <w:proofErr w:type="spellStart"/>
      <w:r w:rsidRPr="000238A8">
        <w:rPr>
          <w:rFonts w:asciiTheme="minorHAnsi" w:hAnsiTheme="minorHAnsi" w:cstheme="minorHAnsi"/>
          <w:sz w:val="22"/>
          <w:szCs w:val="22"/>
        </w:rPr>
        <w:t>validation_preds</w:t>
      </w:r>
      <w:proofErr w:type="spellEnd"/>
      <w:r w:rsidRPr="000238A8">
        <w:rPr>
          <w:rFonts w:asciiTheme="minorHAnsi" w:hAnsiTheme="minorHAnsi" w:cstheme="minorHAnsi"/>
          <w:sz w:val="22"/>
          <w:szCs w:val="22"/>
        </w:rPr>
        <w:t>) != length(</w:t>
      </w:r>
      <w:proofErr w:type="spellStart"/>
      <w:r w:rsidRPr="000238A8">
        <w:rPr>
          <w:rFonts w:asciiTheme="minorHAnsi" w:hAnsiTheme="minorHAnsi" w:cstheme="minorHAnsi"/>
          <w:sz w:val="22"/>
          <w:szCs w:val="22"/>
        </w:rPr>
        <w:t>y_val</w:t>
      </w:r>
      <w:proofErr w:type="spellEnd"/>
      <w:r w:rsidRPr="000238A8">
        <w:rPr>
          <w:rFonts w:asciiTheme="minorHAnsi" w:hAnsiTheme="minorHAnsi" w:cstheme="minorHAnsi"/>
          <w:sz w:val="22"/>
          <w:szCs w:val="22"/>
        </w:rPr>
        <w:t xml:space="preserve">)) { </w:t>
      </w:r>
    </w:p>
    <w:p w14:paraId="3BC055A4" w14:textId="77777777" w:rsidR="004B3223" w:rsidRPr="000238A8" w:rsidRDefault="004B3223" w:rsidP="004B3223">
      <w:pPr>
        <w:rPr>
          <w:rFonts w:asciiTheme="minorHAnsi" w:hAnsiTheme="minorHAnsi" w:cstheme="minorHAnsi"/>
          <w:sz w:val="22"/>
          <w:szCs w:val="22"/>
        </w:rPr>
      </w:pPr>
      <w:r w:rsidRPr="000238A8">
        <w:rPr>
          <w:rFonts w:asciiTheme="minorHAnsi" w:hAnsiTheme="minorHAnsi" w:cstheme="minorHAnsi"/>
          <w:sz w:val="22"/>
          <w:szCs w:val="22"/>
        </w:rPr>
        <w:t xml:space="preserve">  stop("Dimensions of </w:t>
      </w:r>
      <w:proofErr w:type="spellStart"/>
      <w:r w:rsidRPr="000238A8">
        <w:rPr>
          <w:rFonts w:asciiTheme="minorHAnsi" w:hAnsiTheme="minorHAnsi" w:cstheme="minorHAnsi"/>
          <w:sz w:val="22"/>
          <w:szCs w:val="22"/>
        </w:rPr>
        <w:t>validation_preds</w:t>
      </w:r>
      <w:proofErr w:type="spellEnd"/>
      <w:r w:rsidRPr="000238A8">
        <w:rPr>
          <w:rFonts w:asciiTheme="minorHAnsi" w:hAnsiTheme="minorHAnsi" w:cstheme="minorHAnsi"/>
          <w:sz w:val="22"/>
          <w:szCs w:val="22"/>
        </w:rPr>
        <w:t xml:space="preserve"> and </w:t>
      </w:r>
      <w:proofErr w:type="spellStart"/>
      <w:r w:rsidRPr="000238A8">
        <w:rPr>
          <w:rFonts w:asciiTheme="minorHAnsi" w:hAnsiTheme="minorHAnsi" w:cstheme="minorHAnsi"/>
          <w:sz w:val="22"/>
          <w:szCs w:val="22"/>
        </w:rPr>
        <w:t>y_val</w:t>
      </w:r>
      <w:proofErr w:type="spellEnd"/>
      <w:r w:rsidRPr="000238A8">
        <w:rPr>
          <w:rFonts w:asciiTheme="minorHAnsi" w:hAnsiTheme="minorHAnsi" w:cstheme="minorHAnsi"/>
          <w:sz w:val="22"/>
          <w:szCs w:val="22"/>
        </w:rPr>
        <w:t xml:space="preserve"> do not match.") </w:t>
      </w:r>
    </w:p>
    <w:p w14:paraId="5CA25B4E" w14:textId="77777777" w:rsidR="004B3223" w:rsidRPr="000238A8" w:rsidRDefault="004B3223" w:rsidP="004B3223">
      <w:pPr>
        <w:rPr>
          <w:rFonts w:asciiTheme="minorHAnsi" w:hAnsiTheme="minorHAnsi" w:cstheme="minorHAnsi"/>
          <w:sz w:val="22"/>
          <w:szCs w:val="22"/>
        </w:rPr>
      </w:pPr>
      <w:r w:rsidRPr="000238A8">
        <w:rPr>
          <w:rFonts w:asciiTheme="minorHAnsi" w:hAnsiTheme="minorHAnsi" w:cstheme="minorHAnsi"/>
          <w:sz w:val="22"/>
          <w:szCs w:val="22"/>
        </w:rPr>
        <w:t xml:space="preserve">} </w:t>
      </w:r>
    </w:p>
    <w:p w14:paraId="5B959A4C" w14:textId="77777777" w:rsidR="004B3223" w:rsidRPr="000238A8" w:rsidRDefault="004B3223" w:rsidP="004B3223">
      <w:pPr>
        <w:rPr>
          <w:rFonts w:asciiTheme="minorHAnsi" w:hAnsiTheme="minorHAnsi" w:cstheme="minorHAnsi"/>
          <w:sz w:val="22"/>
          <w:szCs w:val="22"/>
        </w:rPr>
      </w:pPr>
    </w:p>
    <w:p w14:paraId="154D4315" w14:textId="77777777" w:rsidR="004B3223" w:rsidRPr="000238A8" w:rsidRDefault="004B3223" w:rsidP="004B3223">
      <w:pPr>
        <w:rPr>
          <w:rFonts w:asciiTheme="minorHAnsi" w:hAnsiTheme="minorHAnsi" w:cstheme="minorHAnsi"/>
          <w:sz w:val="22"/>
          <w:szCs w:val="22"/>
        </w:rPr>
      </w:pPr>
      <w:proofErr w:type="spellStart"/>
      <w:r w:rsidRPr="000238A8">
        <w:rPr>
          <w:rFonts w:asciiTheme="minorHAnsi" w:hAnsiTheme="minorHAnsi" w:cstheme="minorHAnsi"/>
          <w:sz w:val="22"/>
          <w:szCs w:val="22"/>
        </w:rPr>
        <w:t>y_val</w:t>
      </w:r>
      <w:proofErr w:type="spellEnd"/>
      <w:r w:rsidRPr="000238A8">
        <w:rPr>
          <w:rFonts w:asciiTheme="minorHAnsi" w:hAnsiTheme="minorHAnsi" w:cstheme="minorHAnsi"/>
          <w:sz w:val="22"/>
          <w:szCs w:val="22"/>
        </w:rPr>
        <w:t xml:space="preserve"> &lt;-</w:t>
      </w:r>
      <w:proofErr w:type="spellStart"/>
      <w:r w:rsidRPr="000238A8">
        <w:rPr>
          <w:rFonts w:asciiTheme="minorHAnsi" w:hAnsiTheme="minorHAnsi" w:cstheme="minorHAnsi"/>
          <w:sz w:val="22"/>
          <w:szCs w:val="22"/>
        </w:rPr>
        <w:t>as.factor</w:t>
      </w:r>
      <w:proofErr w:type="spellEnd"/>
      <w:r w:rsidRPr="000238A8">
        <w:rPr>
          <w:rFonts w:asciiTheme="minorHAnsi" w:hAnsiTheme="minorHAnsi" w:cstheme="minorHAnsi"/>
          <w:sz w:val="22"/>
          <w:szCs w:val="22"/>
        </w:rPr>
        <w:t>(</w:t>
      </w:r>
      <w:proofErr w:type="spellStart"/>
      <w:r w:rsidRPr="000238A8">
        <w:rPr>
          <w:rFonts w:asciiTheme="minorHAnsi" w:hAnsiTheme="minorHAnsi" w:cstheme="minorHAnsi"/>
          <w:sz w:val="22"/>
          <w:szCs w:val="22"/>
        </w:rPr>
        <w:t>y_val</w:t>
      </w:r>
      <w:proofErr w:type="spellEnd"/>
      <w:r w:rsidRPr="000238A8">
        <w:rPr>
          <w:rFonts w:asciiTheme="minorHAnsi" w:hAnsiTheme="minorHAnsi" w:cstheme="minorHAnsi"/>
          <w:sz w:val="22"/>
          <w:szCs w:val="22"/>
        </w:rPr>
        <w:t>)</w:t>
      </w:r>
    </w:p>
    <w:p w14:paraId="50133E91" w14:textId="77777777" w:rsidR="004B3223" w:rsidRPr="000238A8" w:rsidRDefault="004B3223" w:rsidP="004B3223">
      <w:pPr>
        <w:rPr>
          <w:rFonts w:asciiTheme="minorHAnsi" w:hAnsiTheme="minorHAnsi" w:cstheme="minorHAnsi"/>
          <w:sz w:val="22"/>
          <w:szCs w:val="22"/>
        </w:rPr>
      </w:pPr>
    </w:p>
    <w:p w14:paraId="0D541486" w14:textId="77777777" w:rsidR="004B3223" w:rsidRPr="000238A8" w:rsidRDefault="004B3223" w:rsidP="004B3223">
      <w:pPr>
        <w:rPr>
          <w:rFonts w:asciiTheme="minorHAnsi" w:hAnsiTheme="minorHAnsi" w:cstheme="minorHAnsi"/>
          <w:b/>
          <w:bCs/>
          <w:color w:val="808080" w:themeColor="background1" w:themeShade="80"/>
          <w:sz w:val="22"/>
          <w:szCs w:val="22"/>
        </w:rPr>
      </w:pPr>
      <w:r w:rsidRPr="000238A8">
        <w:rPr>
          <w:rFonts w:asciiTheme="minorHAnsi" w:hAnsiTheme="minorHAnsi" w:cstheme="minorHAnsi"/>
          <w:b/>
          <w:bCs/>
          <w:color w:val="808080" w:themeColor="background1" w:themeShade="80"/>
          <w:sz w:val="22"/>
          <w:szCs w:val="22"/>
        </w:rPr>
        <w:t xml:space="preserve"># Calculate performance metrics for validation </w:t>
      </w:r>
    </w:p>
    <w:p w14:paraId="6DA415F8" w14:textId="77777777" w:rsidR="004B3223" w:rsidRPr="000238A8" w:rsidRDefault="004B3223" w:rsidP="004B3223">
      <w:pPr>
        <w:rPr>
          <w:rFonts w:asciiTheme="minorHAnsi" w:hAnsiTheme="minorHAnsi" w:cstheme="minorHAnsi"/>
          <w:sz w:val="22"/>
          <w:szCs w:val="22"/>
        </w:rPr>
      </w:pPr>
      <w:proofErr w:type="spellStart"/>
      <w:r w:rsidRPr="000238A8">
        <w:rPr>
          <w:rFonts w:asciiTheme="minorHAnsi" w:hAnsiTheme="minorHAnsi" w:cstheme="minorHAnsi"/>
          <w:sz w:val="22"/>
          <w:szCs w:val="22"/>
        </w:rPr>
        <w:t>confusion_matrix</w:t>
      </w:r>
      <w:proofErr w:type="spellEnd"/>
      <w:r w:rsidRPr="000238A8">
        <w:rPr>
          <w:rFonts w:asciiTheme="minorHAnsi" w:hAnsiTheme="minorHAnsi" w:cstheme="minorHAnsi"/>
          <w:sz w:val="22"/>
          <w:szCs w:val="22"/>
        </w:rPr>
        <w:t xml:space="preserve"> &lt;- </w:t>
      </w:r>
      <w:proofErr w:type="spellStart"/>
      <w:r w:rsidRPr="000238A8">
        <w:rPr>
          <w:rFonts w:asciiTheme="minorHAnsi" w:hAnsiTheme="minorHAnsi" w:cstheme="minorHAnsi"/>
          <w:sz w:val="22"/>
          <w:szCs w:val="22"/>
        </w:rPr>
        <w:t>confusionMatrix</w:t>
      </w:r>
      <w:proofErr w:type="spellEnd"/>
      <w:r w:rsidRPr="000238A8">
        <w:rPr>
          <w:rFonts w:asciiTheme="minorHAnsi" w:hAnsiTheme="minorHAnsi" w:cstheme="minorHAnsi"/>
          <w:sz w:val="22"/>
          <w:szCs w:val="22"/>
        </w:rPr>
        <w:t>(</w:t>
      </w:r>
      <w:proofErr w:type="spellStart"/>
      <w:r w:rsidRPr="000238A8">
        <w:rPr>
          <w:rFonts w:asciiTheme="minorHAnsi" w:hAnsiTheme="minorHAnsi" w:cstheme="minorHAnsi"/>
          <w:sz w:val="22"/>
          <w:szCs w:val="22"/>
        </w:rPr>
        <w:t>validation_preds</w:t>
      </w:r>
      <w:proofErr w:type="spellEnd"/>
      <w:r w:rsidRPr="000238A8">
        <w:rPr>
          <w:rFonts w:asciiTheme="minorHAnsi" w:hAnsiTheme="minorHAnsi" w:cstheme="minorHAnsi"/>
          <w:sz w:val="22"/>
          <w:szCs w:val="22"/>
        </w:rPr>
        <w:t xml:space="preserve">, </w:t>
      </w:r>
      <w:proofErr w:type="spellStart"/>
      <w:r w:rsidRPr="000238A8">
        <w:rPr>
          <w:rFonts w:asciiTheme="minorHAnsi" w:hAnsiTheme="minorHAnsi" w:cstheme="minorHAnsi"/>
          <w:sz w:val="22"/>
          <w:szCs w:val="22"/>
        </w:rPr>
        <w:t>y_val</w:t>
      </w:r>
      <w:proofErr w:type="spellEnd"/>
      <w:r w:rsidRPr="000238A8">
        <w:rPr>
          <w:rFonts w:asciiTheme="minorHAnsi" w:hAnsiTheme="minorHAnsi" w:cstheme="minorHAnsi"/>
          <w:sz w:val="22"/>
          <w:szCs w:val="22"/>
        </w:rPr>
        <w:t xml:space="preserve">) </w:t>
      </w:r>
    </w:p>
    <w:p w14:paraId="4AEBBB43" w14:textId="77777777" w:rsidR="004B3223" w:rsidRPr="000238A8" w:rsidRDefault="004B3223" w:rsidP="004B3223">
      <w:pPr>
        <w:rPr>
          <w:rFonts w:asciiTheme="minorHAnsi" w:hAnsiTheme="minorHAnsi" w:cstheme="minorHAnsi"/>
          <w:sz w:val="22"/>
          <w:szCs w:val="22"/>
        </w:rPr>
      </w:pPr>
      <w:proofErr w:type="spellStart"/>
      <w:r w:rsidRPr="000238A8">
        <w:rPr>
          <w:rFonts w:asciiTheme="minorHAnsi" w:hAnsiTheme="minorHAnsi" w:cstheme="minorHAnsi"/>
          <w:sz w:val="22"/>
          <w:szCs w:val="22"/>
        </w:rPr>
        <w:t>roc_auc</w:t>
      </w:r>
      <w:proofErr w:type="spellEnd"/>
      <w:r w:rsidRPr="000238A8">
        <w:rPr>
          <w:rFonts w:asciiTheme="minorHAnsi" w:hAnsiTheme="minorHAnsi" w:cstheme="minorHAnsi"/>
          <w:sz w:val="22"/>
          <w:szCs w:val="22"/>
        </w:rPr>
        <w:t xml:space="preserve"> &lt;- </w:t>
      </w:r>
      <w:proofErr w:type="spellStart"/>
      <w:r w:rsidRPr="000238A8">
        <w:rPr>
          <w:rFonts w:asciiTheme="minorHAnsi" w:hAnsiTheme="minorHAnsi" w:cstheme="minorHAnsi"/>
          <w:sz w:val="22"/>
          <w:szCs w:val="22"/>
        </w:rPr>
        <w:t>roc.area</w:t>
      </w:r>
      <w:proofErr w:type="spellEnd"/>
      <w:r w:rsidRPr="000238A8">
        <w:rPr>
          <w:rFonts w:asciiTheme="minorHAnsi" w:hAnsiTheme="minorHAnsi" w:cstheme="minorHAnsi"/>
          <w:sz w:val="22"/>
          <w:szCs w:val="22"/>
        </w:rPr>
        <w:t>(</w:t>
      </w:r>
      <w:proofErr w:type="gramStart"/>
      <w:r w:rsidRPr="000238A8">
        <w:rPr>
          <w:rFonts w:asciiTheme="minorHAnsi" w:hAnsiTheme="minorHAnsi" w:cstheme="minorHAnsi"/>
          <w:sz w:val="22"/>
          <w:szCs w:val="22"/>
        </w:rPr>
        <w:t>ROCR::</w:t>
      </w:r>
      <w:proofErr w:type="gramEnd"/>
      <w:r w:rsidRPr="000238A8">
        <w:rPr>
          <w:rFonts w:asciiTheme="minorHAnsi" w:hAnsiTheme="minorHAnsi" w:cstheme="minorHAnsi"/>
          <w:sz w:val="22"/>
          <w:szCs w:val="22"/>
        </w:rPr>
        <w:t>prediction(</w:t>
      </w:r>
      <w:proofErr w:type="spellStart"/>
      <w:r w:rsidRPr="000238A8">
        <w:rPr>
          <w:rFonts w:asciiTheme="minorHAnsi" w:hAnsiTheme="minorHAnsi" w:cstheme="minorHAnsi"/>
          <w:sz w:val="22"/>
          <w:szCs w:val="22"/>
        </w:rPr>
        <w:t>validation_preds</w:t>
      </w:r>
      <w:proofErr w:type="spellEnd"/>
      <w:r w:rsidRPr="000238A8">
        <w:rPr>
          <w:rFonts w:asciiTheme="minorHAnsi" w:hAnsiTheme="minorHAnsi" w:cstheme="minorHAnsi"/>
          <w:sz w:val="22"/>
          <w:szCs w:val="22"/>
        </w:rPr>
        <w:t xml:space="preserve">, </w:t>
      </w:r>
      <w:proofErr w:type="spellStart"/>
      <w:r w:rsidRPr="000238A8">
        <w:rPr>
          <w:rFonts w:asciiTheme="minorHAnsi" w:hAnsiTheme="minorHAnsi" w:cstheme="minorHAnsi"/>
          <w:sz w:val="22"/>
          <w:szCs w:val="22"/>
        </w:rPr>
        <w:t>y_val</w:t>
      </w:r>
      <w:proofErr w:type="spellEnd"/>
      <w:r w:rsidRPr="000238A8">
        <w:rPr>
          <w:rFonts w:asciiTheme="minorHAnsi" w:hAnsiTheme="minorHAnsi" w:cstheme="minorHAnsi"/>
          <w:sz w:val="22"/>
          <w:szCs w:val="22"/>
        </w:rPr>
        <w:t xml:space="preserve">)) </w:t>
      </w:r>
    </w:p>
    <w:p w14:paraId="507BD008" w14:textId="77777777" w:rsidR="004B3223" w:rsidRPr="000238A8" w:rsidRDefault="004B3223" w:rsidP="004B3223">
      <w:pPr>
        <w:rPr>
          <w:rFonts w:asciiTheme="minorHAnsi" w:hAnsiTheme="minorHAnsi" w:cstheme="minorHAnsi"/>
          <w:sz w:val="22"/>
          <w:szCs w:val="22"/>
        </w:rPr>
      </w:pPr>
    </w:p>
    <w:p w14:paraId="38E8A2D1" w14:textId="77777777" w:rsidR="004B3223" w:rsidRPr="000238A8" w:rsidRDefault="004B3223" w:rsidP="004B3223">
      <w:pPr>
        <w:rPr>
          <w:rFonts w:asciiTheme="minorHAnsi" w:hAnsiTheme="minorHAnsi" w:cstheme="minorHAnsi"/>
          <w:b/>
          <w:bCs/>
          <w:sz w:val="22"/>
          <w:szCs w:val="22"/>
        </w:rPr>
      </w:pPr>
      <w:r w:rsidRPr="000238A8">
        <w:rPr>
          <w:rFonts w:asciiTheme="minorHAnsi" w:hAnsiTheme="minorHAnsi" w:cstheme="minorHAnsi"/>
          <w:b/>
          <w:bCs/>
          <w:color w:val="808080" w:themeColor="background1" w:themeShade="80"/>
          <w:sz w:val="22"/>
          <w:szCs w:val="22"/>
        </w:rPr>
        <w:t xml:space="preserve"># Print performance metrics </w:t>
      </w:r>
    </w:p>
    <w:p w14:paraId="4FBAF295" w14:textId="77777777" w:rsidR="004B3223" w:rsidRPr="000238A8" w:rsidRDefault="004B3223" w:rsidP="004B3223">
      <w:pPr>
        <w:rPr>
          <w:rFonts w:asciiTheme="minorHAnsi" w:hAnsiTheme="minorHAnsi" w:cstheme="minorHAnsi"/>
          <w:sz w:val="22"/>
          <w:szCs w:val="22"/>
        </w:rPr>
      </w:pPr>
      <w:r w:rsidRPr="000238A8">
        <w:rPr>
          <w:rFonts w:asciiTheme="minorHAnsi" w:hAnsiTheme="minorHAnsi" w:cstheme="minorHAnsi"/>
          <w:sz w:val="22"/>
          <w:szCs w:val="22"/>
        </w:rPr>
        <w:t xml:space="preserve">print("Validation Performance Metrics:") </w:t>
      </w:r>
    </w:p>
    <w:p w14:paraId="51F922FB" w14:textId="77777777" w:rsidR="004B3223" w:rsidRPr="000238A8" w:rsidRDefault="004B3223" w:rsidP="004B3223">
      <w:pPr>
        <w:rPr>
          <w:rFonts w:asciiTheme="minorHAnsi" w:hAnsiTheme="minorHAnsi" w:cstheme="minorHAnsi"/>
          <w:sz w:val="22"/>
          <w:szCs w:val="22"/>
        </w:rPr>
      </w:pPr>
      <w:r w:rsidRPr="000238A8">
        <w:rPr>
          <w:rFonts w:asciiTheme="minorHAnsi" w:hAnsiTheme="minorHAnsi" w:cstheme="minorHAnsi"/>
          <w:sz w:val="22"/>
          <w:szCs w:val="22"/>
        </w:rPr>
        <w:t>print(</w:t>
      </w:r>
      <w:proofErr w:type="spellStart"/>
      <w:r w:rsidRPr="000238A8">
        <w:rPr>
          <w:rFonts w:asciiTheme="minorHAnsi" w:hAnsiTheme="minorHAnsi" w:cstheme="minorHAnsi"/>
          <w:sz w:val="22"/>
          <w:szCs w:val="22"/>
        </w:rPr>
        <w:t>confusion_matrix</w:t>
      </w:r>
      <w:proofErr w:type="spellEnd"/>
      <w:r w:rsidRPr="000238A8">
        <w:rPr>
          <w:rFonts w:asciiTheme="minorHAnsi" w:hAnsiTheme="minorHAnsi" w:cstheme="minorHAnsi"/>
          <w:sz w:val="22"/>
          <w:szCs w:val="22"/>
        </w:rPr>
        <w:t xml:space="preserve">) </w:t>
      </w:r>
    </w:p>
    <w:p w14:paraId="5DBFE3C1" w14:textId="77777777" w:rsidR="004B3223" w:rsidRPr="000238A8" w:rsidRDefault="004B3223" w:rsidP="004B3223">
      <w:pPr>
        <w:rPr>
          <w:rFonts w:asciiTheme="minorHAnsi" w:hAnsiTheme="minorHAnsi" w:cstheme="minorHAnsi"/>
          <w:sz w:val="22"/>
          <w:szCs w:val="22"/>
        </w:rPr>
      </w:pPr>
      <w:r w:rsidRPr="000238A8">
        <w:rPr>
          <w:rFonts w:asciiTheme="minorHAnsi" w:hAnsiTheme="minorHAnsi" w:cstheme="minorHAnsi"/>
          <w:sz w:val="22"/>
          <w:szCs w:val="22"/>
        </w:rPr>
        <w:t xml:space="preserve">print(paste("ROC AUC:", </w:t>
      </w:r>
      <w:proofErr w:type="spellStart"/>
      <w:r w:rsidRPr="000238A8">
        <w:rPr>
          <w:rFonts w:asciiTheme="minorHAnsi" w:hAnsiTheme="minorHAnsi" w:cstheme="minorHAnsi"/>
          <w:sz w:val="22"/>
          <w:szCs w:val="22"/>
        </w:rPr>
        <w:t>roc_auc</w:t>
      </w:r>
      <w:proofErr w:type="spellEnd"/>
      <w:r w:rsidRPr="000238A8">
        <w:rPr>
          <w:rFonts w:asciiTheme="minorHAnsi" w:hAnsiTheme="minorHAnsi" w:cstheme="minorHAnsi"/>
          <w:sz w:val="22"/>
          <w:szCs w:val="22"/>
        </w:rPr>
        <w:t xml:space="preserve">)) </w:t>
      </w:r>
    </w:p>
    <w:p w14:paraId="25914486" w14:textId="77777777" w:rsidR="004B3223" w:rsidRPr="000238A8" w:rsidRDefault="004B3223" w:rsidP="004B3223">
      <w:pPr>
        <w:rPr>
          <w:rFonts w:asciiTheme="minorHAnsi" w:hAnsiTheme="minorHAnsi" w:cstheme="minorHAnsi"/>
          <w:sz w:val="22"/>
          <w:szCs w:val="22"/>
        </w:rPr>
      </w:pPr>
    </w:p>
    <w:p w14:paraId="50FE8140" w14:textId="77777777" w:rsidR="004B3223" w:rsidRPr="000238A8" w:rsidRDefault="004B3223" w:rsidP="004B3223">
      <w:pPr>
        <w:rPr>
          <w:rFonts w:asciiTheme="minorHAnsi" w:hAnsiTheme="minorHAnsi" w:cstheme="minorHAnsi"/>
          <w:b/>
          <w:bCs/>
          <w:sz w:val="22"/>
          <w:szCs w:val="22"/>
        </w:rPr>
      </w:pPr>
      <w:r w:rsidRPr="000238A8">
        <w:rPr>
          <w:rFonts w:asciiTheme="minorHAnsi" w:hAnsiTheme="minorHAnsi" w:cstheme="minorHAnsi"/>
          <w:b/>
          <w:bCs/>
          <w:color w:val="808080" w:themeColor="background1" w:themeShade="80"/>
          <w:sz w:val="22"/>
          <w:szCs w:val="22"/>
        </w:rPr>
        <w:t xml:space="preserve"># Hyperparameter tuning using grid search </w:t>
      </w:r>
    </w:p>
    <w:p w14:paraId="4EB15369" w14:textId="77777777" w:rsidR="004B3223" w:rsidRPr="000238A8" w:rsidRDefault="004B3223" w:rsidP="004B3223">
      <w:pPr>
        <w:rPr>
          <w:rFonts w:asciiTheme="minorHAnsi" w:hAnsiTheme="minorHAnsi" w:cstheme="minorHAnsi"/>
          <w:sz w:val="22"/>
          <w:szCs w:val="22"/>
        </w:rPr>
      </w:pPr>
      <w:proofErr w:type="spellStart"/>
      <w:r w:rsidRPr="000238A8">
        <w:rPr>
          <w:rFonts w:asciiTheme="minorHAnsi" w:hAnsiTheme="minorHAnsi" w:cstheme="minorHAnsi"/>
          <w:sz w:val="22"/>
          <w:szCs w:val="22"/>
        </w:rPr>
        <w:t>param_grid</w:t>
      </w:r>
      <w:proofErr w:type="spellEnd"/>
      <w:r w:rsidRPr="000238A8">
        <w:rPr>
          <w:rFonts w:asciiTheme="minorHAnsi" w:hAnsiTheme="minorHAnsi" w:cstheme="minorHAnsi"/>
          <w:sz w:val="22"/>
          <w:szCs w:val="22"/>
        </w:rPr>
        <w:t xml:space="preserve"> &lt;- </w:t>
      </w:r>
      <w:proofErr w:type="spellStart"/>
      <w:r w:rsidRPr="000238A8">
        <w:rPr>
          <w:rFonts w:asciiTheme="minorHAnsi" w:hAnsiTheme="minorHAnsi" w:cstheme="minorHAnsi"/>
          <w:sz w:val="22"/>
          <w:szCs w:val="22"/>
        </w:rPr>
        <w:t>expand.grid</w:t>
      </w:r>
      <w:proofErr w:type="spellEnd"/>
      <w:r w:rsidRPr="000238A8">
        <w:rPr>
          <w:rFonts w:asciiTheme="minorHAnsi" w:hAnsiTheme="minorHAnsi" w:cstheme="minorHAnsi"/>
          <w:sz w:val="22"/>
          <w:szCs w:val="22"/>
        </w:rPr>
        <w:t xml:space="preserve">(size  = c(5, 10), </w:t>
      </w:r>
    </w:p>
    <w:p w14:paraId="03D9B0D9" w14:textId="77777777" w:rsidR="004B3223" w:rsidRPr="000238A8" w:rsidRDefault="004B3223" w:rsidP="004B3223">
      <w:pPr>
        <w:rPr>
          <w:rFonts w:asciiTheme="minorHAnsi" w:hAnsiTheme="minorHAnsi" w:cstheme="minorHAnsi"/>
          <w:sz w:val="22"/>
          <w:szCs w:val="22"/>
        </w:rPr>
      </w:pPr>
      <w:r w:rsidRPr="000238A8">
        <w:rPr>
          <w:rFonts w:asciiTheme="minorHAnsi" w:hAnsiTheme="minorHAnsi" w:cstheme="minorHAnsi"/>
          <w:sz w:val="22"/>
          <w:szCs w:val="22"/>
        </w:rPr>
        <w:t xml:space="preserve">                          decay = c(0.001, 0.01, 0.1), </w:t>
      </w:r>
    </w:p>
    <w:p w14:paraId="5162362B" w14:textId="77777777" w:rsidR="004B3223" w:rsidRPr="000238A8" w:rsidRDefault="004B3223" w:rsidP="004B3223">
      <w:pPr>
        <w:rPr>
          <w:rFonts w:asciiTheme="minorHAnsi" w:hAnsiTheme="minorHAnsi" w:cstheme="minorHAnsi"/>
          <w:sz w:val="22"/>
          <w:szCs w:val="22"/>
        </w:rPr>
      </w:pPr>
      <w:r w:rsidRPr="000238A8">
        <w:rPr>
          <w:rFonts w:asciiTheme="minorHAnsi" w:hAnsiTheme="minorHAnsi" w:cstheme="minorHAnsi"/>
          <w:sz w:val="22"/>
          <w:szCs w:val="22"/>
        </w:rPr>
        <w:t xml:space="preserve">                          </w:t>
      </w:r>
      <w:proofErr w:type="spellStart"/>
      <w:r w:rsidRPr="000238A8">
        <w:rPr>
          <w:rFonts w:asciiTheme="minorHAnsi" w:hAnsiTheme="minorHAnsi" w:cstheme="minorHAnsi"/>
          <w:sz w:val="22"/>
          <w:szCs w:val="22"/>
        </w:rPr>
        <w:t>maxit</w:t>
      </w:r>
      <w:proofErr w:type="spellEnd"/>
      <w:r w:rsidRPr="000238A8">
        <w:rPr>
          <w:rFonts w:asciiTheme="minorHAnsi" w:hAnsiTheme="minorHAnsi" w:cstheme="minorHAnsi"/>
          <w:sz w:val="22"/>
          <w:szCs w:val="22"/>
        </w:rPr>
        <w:t xml:space="preserve"> = c(50, 100)) </w:t>
      </w:r>
    </w:p>
    <w:p w14:paraId="3FC4F872" w14:textId="77777777" w:rsidR="004B3223" w:rsidRPr="000238A8" w:rsidRDefault="004B3223" w:rsidP="004B3223">
      <w:pPr>
        <w:rPr>
          <w:rFonts w:asciiTheme="minorHAnsi" w:hAnsiTheme="minorHAnsi" w:cstheme="minorHAnsi"/>
          <w:sz w:val="22"/>
          <w:szCs w:val="22"/>
        </w:rPr>
      </w:pPr>
    </w:p>
    <w:p w14:paraId="027C0BAE" w14:textId="77777777" w:rsidR="004B3223" w:rsidRPr="000238A8" w:rsidRDefault="004B3223" w:rsidP="004B3223">
      <w:pPr>
        <w:rPr>
          <w:rFonts w:asciiTheme="minorHAnsi" w:hAnsiTheme="minorHAnsi" w:cstheme="minorHAnsi"/>
          <w:sz w:val="22"/>
          <w:szCs w:val="22"/>
        </w:rPr>
      </w:pPr>
      <w:proofErr w:type="spellStart"/>
      <w:r w:rsidRPr="000238A8">
        <w:rPr>
          <w:rFonts w:asciiTheme="minorHAnsi" w:hAnsiTheme="minorHAnsi" w:cstheme="minorHAnsi"/>
          <w:sz w:val="22"/>
          <w:szCs w:val="22"/>
        </w:rPr>
        <w:t>set.seed</w:t>
      </w:r>
      <w:proofErr w:type="spellEnd"/>
      <w:r w:rsidRPr="000238A8">
        <w:rPr>
          <w:rFonts w:asciiTheme="minorHAnsi" w:hAnsiTheme="minorHAnsi" w:cstheme="minorHAnsi"/>
          <w:sz w:val="22"/>
          <w:szCs w:val="22"/>
        </w:rPr>
        <w:t xml:space="preserve">(42) </w:t>
      </w:r>
    </w:p>
    <w:p w14:paraId="6BD8B2A7" w14:textId="77777777" w:rsidR="004B3223" w:rsidRPr="000238A8" w:rsidRDefault="004B3223" w:rsidP="004B3223">
      <w:pPr>
        <w:rPr>
          <w:rFonts w:asciiTheme="minorHAnsi" w:hAnsiTheme="minorHAnsi" w:cstheme="minorHAnsi"/>
          <w:sz w:val="22"/>
          <w:szCs w:val="22"/>
        </w:rPr>
      </w:pPr>
      <w:proofErr w:type="spellStart"/>
      <w:r w:rsidRPr="000238A8">
        <w:rPr>
          <w:rFonts w:asciiTheme="minorHAnsi" w:hAnsiTheme="minorHAnsi" w:cstheme="minorHAnsi"/>
          <w:sz w:val="22"/>
          <w:szCs w:val="22"/>
        </w:rPr>
        <w:t>tuned_model</w:t>
      </w:r>
      <w:proofErr w:type="spellEnd"/>
      <w:r w:rsidRPr="000238A8">
        <w:rPr>
          <w:rFonts w:asciiTheme="minorHAnsi" w:hAnsiTheme="minorHAnsi" w:cstheme="minorHAnsi"/>
          <w:sz w:val="22"/>
          <w:szCs w:val="22"/>
        </w:rPr>
        <w:t xml:space="preserve"> &lt;- train( bad ~ ., data = </w:t>
      </w:r>
      <w:proofErr w:type="spellStart"/>
      <w:r w:rsidRPr="000238A8">
        <w:rPr>
          <w:rFonts w:asciiTheme="minorHAnsi" w:hAnsiTheme="minorHAnsi" w:cstheme="minorHAnsi"/>
          <w:sz w:val="22"/>
          <w:szCs w:val="22"/>
        </w:rPr>
        <w:t>X_train</w:t>
      </w:r>
      <w:proofErr w:type="spellEnd"/>
      <w:r w:rsidRPr="000238A8">
        <w:rPr>
          <w:rFonts w:asciiTheme="minorHAnsi" w:hAnsiTheme="minorHAnsi" w:cstheme="minorHAnsi"/>
          <w:sz w:val="22"/>
          <w:szCs w:val="22"/>
        </w:rPr>
        <w:t>[</w:t>
      </w:r>
      <w:proofErr w:type="spellStart"/>
      <w:r w:rsidRPr="000238A8">
        <w:rPr>
          <w:rFonts w:asciiTheme="minorHAnsi" w:hAnsiTheme="minorHAnsi" w:cstheme="minorHAnsi"/>
          <w:sz w:val="22"/>
          <w:szCs w:val="22"/>
        </w:rPr>
        <w:t>X_train$bad</w:t>
      </w:r>
      <w:proofErr w:type="spellEnd"/>
      <w:r w:rsidRPr="000238A8">
        <w:rPr>
          <w:rFonts w:asciiTheme="minorHAnsi" w:hAnsiTheme="minorHAnsi" w:cstheme="minorHAnsi"/>
          <w:sz w:val="22"/>
          <w:szCs w:val="22"/>
        </w:rPr>
        <w:t xml:space="preserve"> %in% c(0, 1), ], </w:t>
      </w:r>
    </w:p>
    <w:p w14:paraId="734AA375" w14:textId="77777777" w:rsidR="004B3223" w:rsidRPr="000238A8" w:rsidRDefault="004B3223" w:rsidP="004B3223">
      <w:pPr>
        <w:rPr>
          <w:rFonts w:asciiTheme="minorHAnsi" w:hAnsiTheme="minorHAnsi" w:cstheme="minorHAnsi"/>
          <w:sz w:val="22"/>
          <w:szCs w:val="22"/>
        </w:rPr>
      </w:pPr>
      <w:r w:rsidRPr="000238A8">
        <w:rPr>
          <w:rFonts w:asciiTheme="minorHAnsi" w:hAnsiTheme="minorHAnsi" w:cstheme="minorHAnsi"/>
          <w:sz w:val="22"/>
          <w:szCs w:val="22"/>
        </w:rPr>
        <w:t xml:space="preserve">                      method = "</w:t>
      </w:r>
      <w:proofErr w:type="spellStart"/>
      <w:r w:rsidRPr="000238A8">
        <w:rPr>
          <w:rFonts w:asciiTheme="minorHAnsi" w:hAnsiTheme="minorHAnsi" w:cstheme="minorHAnsi"/>
          <w:sz w:val="22"/>
          <w:szCs w:val="22"/>
        </w:rPr>
        <w:t>nnet</w:t>
      </w:r>
      <w:proofErr w:type="spellEnd"/>
      <w:r w:rsidRPr="000238A8">
        <w:rPr>
          <w:rFonts w:asciiTheme="minorHAnsi" w:hAnsiTheme="minorHAnsi" w:cstheme="minorHAnsi"/>
          <w:sz w:val="22"/>
          <w:szCs w:val="22"/>
        </w:rPr>
        <w:t xml:space="preserve">", </w:t>
      </w:r>
    </w:p>
    <w:p w14:paraId="116DBAEA" w14:textId="77777777" w:rsidR="004B3223" w:rsidRPr="000238A8" w:rsidRDefault="004B3223" w:rsidP="004B3223">
      <w:pPr>
        <w:rPr>
          <w:rFonts w:asciiTheme="minorHAnsi" w:hAnsiTheme="minorHAnsi" w:cstheme="minorHAnsi"/>
          <w:sz w:val="22"/>
          <w:szCs w:val="22"/>
        </w:rPr>
      </w:pPr>
      <w:r w:rsidRPr="000238A8">
        <w:rPr>
          <w:rFonts w:asciiTheme="minorHAnsi" w:hAnsiTheme="minorHAnsi" w:cstheme="minorHAnsi"/>
          <w:sz w:val="22"/>
          <w:szCs w:val="22"/>
        </w:rPr>
        <w:t xml:space="preserve">                      </w:t>
      </w:r>
      <w:proofErr w:type="spellStart"/>
      <w:r w:rsidRPr="000238A8">
        <w:rPr>
          <w:rFonts w:asciiTheme="minorHAnsi" w:hAnsiTheme="minorHAnsi" w:cstheme="minorHAnsi"/>
          <w:sz w:val="22"/>
          <w:szCs w:val="22"/>
        </w:rPr>
        <w:t>tuneGrid</w:t>
      </w:r>
      <w:proofErr w:type="spellEnd"/>
      <w:r w:rsidRPr="000238A8">
        <w:rPr>
          <w:rFonts w:asciiTheme="minorHAnsi" w:hAnsiTheme="minorHAnsi" w:cstheme="minorHAnsi"/>
          <w:sz w:val="22"/>
          <w:szCs w:val="22"/>
        </w:rPr>
        <w:t xml:space="preserve"> = </w:t>
      </w:r>
      <w:proofErr w:type="spellStart"/>
      <w:r w:rsidRPr="000238A8">
        <w:rPr>
          <w:rFonts w:asciiTheme="minorHAnsi" w:hAnsiTheme="minorHAnsi" w:cstheme="minorHAnsi"/>
          <w:sz w:val="22"/>
          <w:szCs w:val="22"/>
        </w:rPr>
        <w:t>param_grid</w:t>
      </w:r>
      <w:proofErr w:type="spellEnd"/>
      <w:r w:rsidRPr="000238A8">
        <w:rPr>
          <w:rFonts w:asciiTheme="minorHAnsi" w:hAnsiTheme="minorHAnsi" w:cstheme="minorHAnsi"/>
          <w:sz w:val="22"/>
          <w:szCs w:val="22"/>
        </w:rPr>
        <w:t xml:space="preserve">, </w:t>
      </w:r>
    </w:p>
    <w:p w14:paraId="39A85CC7" w14:textId="77777777" w:rsidR="004B3223" w:rsidRPr="000238A8" w:rsidRDefault="004B3223" w:rsidP="004B3223">
      <w:pPr>
        <w:rPr>
          <w:rFonts w:asciiTheme="minorHAnsi" w:hAnsiTheme="minorHAnsi" w:cstheme="minorHAnsi"/>
          <w:sz w:val="22"/>
          <w:szCs w:val="22"/>
        </w:rPr>
      </w:pPr>
      <w:r w:rsidRPr="000238A8">
        <w:rPr>
          <w:rFonts w:asciiTheme="minorHAnsi" w:hAnsiTheme="minorHAnsi" w:cstheme="minorHAnsi"/>
          <w:sz w:val="22"/>
          <w:szCs w:val="22"/>
        </w:rPr>
        <w:t xml:space="preserve">                      </w:t>
      </w:r>
      <w:proofErr w:type="spellStart"/>
      <w:r w:rsidRPr="000238A8">
        <w:rPr>
          <w:rFonts w:asciiTheme="minorHAnsi" w:hAnsiTheme="minorHAnsi" w:cstheme="minorHAnsi"/>
          <w:sz w:val="22"/>
          <w:szCs w:val="22"/>
        </w:rPr>
        <w:t>trControl</w:t>
      </w:r>
      <w:proofErr w:type="spellEnd"/>
      <w:r w:rsidRPr="000238A8">
        <w:rPr>
          <w:rFonts w:asciiTheme="minorHAnsi" w:hAnsiTheme="minorHAnsi" w:cstheme="minorHAnsi"/>
          <w:sz w:val="22"/>
          <w:szCs w:val="22"/>
        </w:rPr>
        <w:t xml:space="preserve"> = </w:t>
      </w:r>
      <w:proofErr w:type="spellStart"/>
      <w:r w:rsidRPr="000238A8">
        <w:rPr>
          <w:rFonts w:asciiTheme="minorHAnsi" w:hAnsiTheme="minorHAnsi" w:cstheme="minorHAnsi"/>
          <w:sz w:val="22"/>
          <w:szCs w:val="22"/>
        </w:rPr>
        <w:t>trainControl</w:t>
      </w:r>
      <w:proofErr w:type="spellEnd"/>
      <w:r w:rsidRPr="000238A8">
        <w:rPr>
          <w:rFonts w:asciiTheme="minorHAnsi" w:hAnsiTheme="minorHAnsi" w:cstheme="minorHAnsi"/>
          <w:sz w:val="22"/>
          <w:szCs w:val="22"/>
        </w:rPr>
        <w:t xml:space="preserve">(method = "cv", number = 5) </w:t>
      </w:r>
    </w:p>
    <w:p w14:paraId="0AFC19DC" w14:textId="77777777" w:rsidR="004B3223" w:rsidRPr="000238A8" w:rsidRDefault="004B3223" w:rsidP="004B3223">
      <w:pPr>
        <w:rPr>
          <w:rFonts w:asciiTheme="minorHAnsi" w:hAnsiTheme="minorHAnsi" w:cstheme="minorHAnsi"/>
          <w:sz w:val="22"/>
          <w:szCs w:val="22"/>
        </w:rPr>
      </w:pPr>
      <w:r w:rsidRPr="000238A8">
        <w:rPr>
          <w:rFonts w:asciiTheme="minorHAnsi" w:hAnsiTheme="minorHAnsi" w:cstheme="minorHAnsi"/>
          <w:sz w:val="22"/>
          <w:szCs w:val="22"/>
        </w:rPr>
        <w:t xml:space="preserve">) </w:t>
      </w:r>
    </w:p>
    <w:p w14:paraId="0478BF0E" w14:textId="77777777" w:rsidR="004B3223" w:rsidRPr="000238A8" w:rsidRDefault="004B3223" w:rsidP="004B3223">
      <w:pPr>
        <w:rPr>
          <w:rFonts w:asciiTheme="minorHAnsi" w:hAnsiTheme="minorHAnsi" w:cstheme="minorHAnsi"/>
          <w:sz w:val="22"/>
          <w:szCs w:val="22"/>
        </w:rPr>
      </w:pPr>
    </w:p>
    <w:p w14:paraId="27461D0E" w14:textId="77777777" w:rsidR="004B3223" w:rsidRPr="000238A8" w:rsidRDefault="004B3223" w:rsidP="004B3223">
      <w:pPr>
        <w:rPr>
          <w:rFonts w:asciiTheme="minorHAnsi" w:hAnsiTheme="minorHAnsi" w:cstheme="minorHAnsi"/>
          <w:b/>
          <w:bCs/>
          <w:color w:val="808080" w:themeColor="background1" w:themeShade="80"/>
          <w:sz w:val="22"/>
          <w:szCs w:val="22"/>
        </w:rPr>
      </w:pPr>
      <w:r w:rsidRPr="000238A8">
        <w:rPr>
          <w:rFonts w:asciiTheme="minorHAnsi" w:hAnsiTheme="minorHAnsi" w:cstheme="minorHAnsi"/>
          <w:b/>
          <w:bCs/>
          <w:color w:val="808080" w:themeColor="background1" w:themeShade="80"/>
          <w:sz w:val="22"/>
          <w:szCs w:val="22"/>
        </w:rPr>
        <w:t xml:space="preserve"># Get the best model </w:t>
      </w:r>
    </w:p>
    <w:p w14:paraId="47D578ED" w14:textId="77777777" w:rsidR="004B3223" w:rsidRPr="000238A8" w:rsidRDefault="004B3223" w:rsidP="004B3223">
      <w:pPr>
        <w:rPr>
          <w:rFonts w:asciiTheme="minorHAnsi" w:hAnsiTheme="minorHAnsi" w:cstheme="minorHAnsi"/>
          <w:sz w:val="22"/>
          <w:szCs w:val="22"/>
        </w:rPr>
      </w:pPr>
      <w:proofErr w:type="spellStart"/>
      <w:r w:rsidRPr="000238A8">
        <w:rPr>
          <w:rFonts w:asciiTheme="minorHAnsi" w:hAnsiTheme="minorHAnsi" w:cstheme="minorHAnsi"/>
          <w:sz w:val="22"/>
          <w:szCs w:val="22"/>
        </w:rPr>
        <w:lastRenderedPageBreak/>
        <w:t>best_model</w:t>
      </w:r>
      <w:proofErr w:type="spellEnd"/>
      <w:r w:rsidRPr="000238A8">
        <w:rPr>
          <w:rFonts w:asciiTheme="minorHAnsi" w:hAnsiTheme="minorHAnsi" w:cstheme="minorHAnsi"/>
          <w:sz w:val="22"/>
          <w:szCs w:val="22"/>
        </w:rPr>
        <w:t xml:space="preserve"> &lt;- </w:t>
      </w:r>
      <w:proofErr w:type="spellStart"/>
      <w:r w:rsidRPr="000238A8">
        <w:rPr>
          <w:rFonts w:asciiTheme="minorHAnsi" w:hAnsiTheme="minorHAnsi" w:cstheme="minorHAnsi"/>
          <w:sz w:val="22"/>
          <w:szCs w:val="22"/>
        </w:rPr>
        <w:t>tuned_model$finalModel</w:t>
      </w:r>
      <w:proofErr w:type="spellEnd"/>
      <w:r w:rsidRPr="000238A8">
        <w:rPr>
          <w:rFonts w:asciiTheme="minorHAnsi" w:hAnsiTheme="minorHAnsi" w:cstheme="minorHAnsi"/>
          <w:sz w:val="22"/>
          <w:szCs w:val="22"/>
        </w:rPr>
        <w:t xml:space="preserve"> </w:t>
      </w:r>
    </w:p>
    <w:p w14:paraId="638D09F1" w14:textId="77777777" w:rsidR="004B3223" w:rsidRPr="000238A8" w:rsidRDefault="004B3223" w:rsidP="004B3223">
      <w:pPr>
        <w:rPr>
          <w:rFonts w:asciiTheme="minorHAnsi" w:hAnsiTheme="minorHAnsi" w:cstheme="minorHAnsi"/>
          <w:sz w:val="22"/>
          <w:szCs w:val="22"/>
        </w:rPr>
      </w:pPr>
    </w:p>
    <w:p w14:paraId="34C34755" w14:textId="77777777" w:rsidR="004B3223" w:rsidRPr="000238A8" w:rsidRDefault="004B3223" w:rsidP="004B3223">
      <w:pPr>
        <w:rPr>
          <w:rFonts w:asciiTheme="minorHAnsi" w:hAnsiTheme="minorHAnsi" w:cstheme="minorHAnsi"/>
          <w:b/>
          <w:bCs/>
          <w:color w:val="808080" w:themeColor="background1" w:themeShade="80"/>
          <w:sz w:val="22"/>
          <w:szCs w:val="22"/>
        </w:rPr>
      </w:pPr>
      <w:r w:rsidRPr="000238A8">
        <w:rPr>
          <w:rFonts w:asciiTheme="minorHAnsi" w:hAnsiTheme="minorHAnsi" w:cstheme="minorHAnsi"/>
          <w:b/>
          <w:bCs/>
          <w:color w:val="808080" w:themeColor="background1" w:themeShade="80"/>
          <w:sz w:val="22"/>
          <w:szCs w:val="22"/>
        </w:rPr>
        <w:t xml:space="preserve"># Predict on the OOT dataset </w:t>
      </w:r>
    </w:p>
    <w:p w14:paraId="4294471E" w14:textId="77777777" w:rsidR="004B3223" w:rsidRPr="000238A8" w:rsidRDefault="004B3223" w:rsidP="004B3223">
      <w:pPr>
        <w:rPr>
          <w:rFonts w:asciiTheme="minorHAnsi" w:hAnsiTheme="minorHAnsi" w:cstheme="minorHAnsi"/>
          <w:sz w:val="22"/>
          <w:szCs w:val="22"/>
        </w:rPr>
      </w:pPr>
      <w:proofErr w:type="spellStart"/>
      <w:r w:rsidRPr="000238A8">
        <w:rPr>
          <w:rFonts w:asciiTheme="minorHAnsi" w:hAnsiTheme="minorHAnsi" w:cstheme="minorHAnsi"/>
          <w:sz w:val="22"/>
          <w:szCs w:val="22"/>
        </w:rPr>
        <w:t>OOT_preds</w:t>
      </w:r>
      <w:proofErr w:type="spellEnd"/>
      <w:r w:rsidRPr="000238A8">
        <w:rPr>
          <w:rFonts w:asciiTheme="minorHAnsi" w:hAnsiTheme="minorHAnsi" w:cstheme="minorHAnsi"/>
          <w:sz w:val="22"/>
          <w:szCs w:val="22"/>
        </w:rPr>
        <w:t xml:space="preserve"> &lt;- predict(</w:t>
      </w:r>
      <w:proofErr w:type="spellStart"/>
      <w:r w:rsidRPr="000238A8">
        <w:rPr>
          <w:rFonts w:asciiTheme="minorHAnsi" w:hAnsiTheme="minorHAnsi" w:cstheme="minorHAnsi"/>
          <w:sz w:val="22"/>
          <w:szCs w:val="22"/>
        </w:rPr>
        <w:t>best_model</w:t>
      </w:r>
      <w:proofErr w:type="spellEnd"/>
      <w:r w:rsidRPr="000238A8">
        <w:rPr>
          <w:rFonts w:asciiTheme="minorHAnsi" w:hAnsiTheme="minorHAnsi" w:cstheme="minorHAnsi"/>
          <w:sz w:val="22"/>
          <w:szCs w:val="22"/>
        </w:rPr>
        <w:t xml:space="preserve">, </w:t>
      </w:r>
      <w:proofErr w:type="spellStart"/>
      <w:r w:rsidRPr="000238A8">
        <w:rPr>
          <w:rFonts w:asciiTheme="minorHAnsi" w:hAnsiTheme="minorHAnsi" w:cstheme="minorHAnsi"/>
          <w:sz w:val="22"/>
          <w:szCs w:val="22"/>
        </w:rPr>
        <w:t>newdata</w:t>
      </w:r>
      <w:proofErr w:type="spellEnd"/>
      <w:r w:rsidRPr="000238A8">
        <w:rPr>
          <w:rFonts w:asciiTheme="minorHAnsi" w:hAnsiTheme="minorHAnsi" w:cstheme="minorHAnsi"/>
          <w:sz w:val="22"/>
          <w:szCs w:val="22"/>
        </w:rPr>
        <w:t xml:space="preserve"> = </w:t>
      </w:r>
      <w:proofErr w:type="spellStart"/>
      <w:r w:rsidRPr="000238A8">
        <w:rPr>
          <w:rFonts w:asciiTheme="minorHAnsi" w:hAnsiTheme="minorHAnsi" w:cstheme="minorHAnsi"/>
          <w:sz w:val="22"/>
          <w:szCs w:val="22"/>
        </w:rPr>
        <w:t>OOT_encoded</w:t>
      </w:r>
      <w:proofErr w:type="spellEnd"/>
      <w:r w:rsidRPr="000238A8">
        <w:rPr>
          <w:rFonts w:asciiTheme="minorHAnsi" w:hAnsiTheme="minorHAnsi" w:cstheme="minorHAnsi"/>
          <w:sz w:val="22"/>
          <w:szCs w:val="22"/>
        </w:rPr>
        <w:t xml:space="preserve">) </w:t>
      </w:r>
    </w:p>
    <w:p w14:paraId="4D792F6D" w14:textId="77777777" w:rsidR="004B3223" w:rsidRPr="000238A8" w:rsidRDefault="004B3223" w:rsidP="004B3223">
      <w:pPr>
        <w:rPr>
          <w:rFonts w:asciiTheme="minorHAnsi" w:hAnsiTheme="minorHAnsi" w:cstheme="minorHAnsi"/>
          <w:sz w:val="22"/>
          <w:szCs w:val="22"/>
        </w:rPr>
      </w:pPr>
      <w:proofErr w:type="spellStart"/>
      <w:r w:rsidRPr="000238A8">
        <w:rPr>
          <w:rFonts w:asciiTheme="minorHAnsi" w:hAnsiTheme="minorHAnsi" w:cstheme="minorHAnsi"/>
          <w:sz w:val="22"/>
          <w:szCs w:val="22"/>
        </w:rPr>
        <w:t>OOT_preds</w:t>
      </w:r>
      <w:proofErr w:type="spellEnd"/>
      <w:r w:rsidRPr="000238A8">
        <w:rPr>
          <w:rFonts w:asciiTheme="minorHAnsi" w:hAnsiTheme="minorHAnsi" w:cstheme="minorHAnsi"/>
          <w:sz w:val="22"/>
          <w:szCs w:val="22"/>
        </w:rPr>
        <w:t xml:space="preserve"> &lt;- </w:t>
      </w:r>
      <w:proofErr w:type="spellStart"/>
      <w:r w:rsidRPr="000238A8">
        <w:rPr>
          <w:rFonts w:asciiTheme="minorHAnsi" w:hAnsiTheme="minorHAnsi" w:cstheme="minorHAnsi"/>
          <w:sz w:val="22"/>
          <w:szCs w:val="22"/>
        </w:rPr>
        <w:t>ifelse</w:t>
      </w:r>
      <w:proofErr w:type="spellEnd"/>
      <w:r w:rsidRPr="000238A8">
        <w:rPr>
          <w:rFonts w:asciiTheme="minorHAnsi" w:hAnsiTheme="minorHAnsi" w:cstheme="minorHAnsi"/>
          <w:sz w:val="22"/>
          <w:szCs w:val="22"/>
        </w:rPr>
        <w:t>(</w:t>
      </w:r>
      <w:proofErr w:type="spellStart"/>
      <w:r w:rsidRPr="000238A8">
        <w:rPr>
          <w:rFonts w:asciiTheme="minorHAnsi" w:hAnsiTheme="minorHAnsi" w:cstheme="minorHAnsi"/>
          <w:sz w:val="22"/>
          <w:szCs w:val="22"/>
        </w:rPr>
        <w:t>OOT_preds</w:t>
      </w:r>
      <w:proofErr w:type="spellEnd"/>
      <w:r w:rsidRPr="000238A8">
        <w:rPr>
          <w:rFonts w:asciiTheme="minorHAnsi" w:hAnsiTheme="minorHAnsi" w:cstheme="minorHAnsi"/>
          <w:sz w:val="22"/>
          <w:szCs w:val="22"/>
        </w:rPr>
        <w:t xml:space="preserve"> &gt; 0.5, 1, 0) </w:t>
      </w:r>
    </w:p>
    <w:p w14:paraId="3D1D4728" w14:textId="77777777" w:rsidR="004B3223" w:rsidRPr="000238A8" w:rsidRDefault="004B3223" w:rsidP="004B3223">
      <w:pPr>
        <w:rPr>
          <w:rFonts w:asciiTheme="minorHAnsi" w:hAnsiTheme="minorHAnsi" w:cstheme="minorHAnsi"/>
          <w:sz w:val="22"/>
          <w:szCs w:val="22"/>
        </w:rPr>
      </w:pPr>
    </w:p>
    <w:p w14:paraId="273FAC37" w14:textId="77777777" w:rsidR="004B3223" w:rsidRPr="000238A8" w:rsidRDefault="004B3223" w:rsidP="004B3223">
      <w:pPr>
        <w:rPr>
          <w:rFonts w:asciiTheme="minorHAnsi" w:hAnsiTheme="minorHAnsi" w:cstheme="minorHAnsi"/>
          <w:b/>
          <w:bCs/>
          <w:sz w:val="22"/>
          <w:szCs w:val="22"/>
        </w:rPr>
      </w:pPr>
      <w:r w:rsidRPr="000238A8">
        <w:rPr>
          <w:rFonts w:asciiTheme="minorHAnsi" w:hAnsiTheme="minorHAnsi" w:cstheme="minorHAnsi"/>
          <w:b/>
          <w:bCs/>
          <w:color w:val="808080" w:themeColor="background1" w:themeShade="80"/>
          <w:sz w:val="22"/>
          <w:szCs w:val="22"/>
        </w:rPr>
        <w:t xml:space="preserve"># Calculate performance metrics for OOT dataset </w:t>
      </w:r>
    </w:p>
    <w:p w14:paraId="50BE75EC" w14:textId="77777777" w:rsidR="004B3223" w:rsidRPr="000238A8" w:rsidRDefault="004B3223" w:rsidP="004B3223">
      <w:pPr>
        <w:rPr>
          <w:rFonts w:asciiTheme="minorHAnsi" w:hAnsiTheme="minorHAnsi" w:cstheme="minorHAnsi"/>
          <w:sz w:val="22"/>
          <w:szCs w:val="22"/>
        </w:rPr>
      </w:pPr>
      <w:proofErr w:type="spellStart"/>
      <w:r w:rsidRPr="000238A8">
        <w:rPr>
          <w:rFonts w:asciiTheme="minorHAnsi" w:hAnsiTheme="minorHAnsi" w:cstheme="minorHAnsi"/>
          <w:sz w:val="22"/>
          <w:szCs w:val="22"/>
        </w:rPr>
        <w:t>confusion_matrix_OOT</w:t>
      </w:r>
      <w:proofErr w:type="spellEnd"/>
      <w:r w:rsidRPr="000238A8">
        <w:rPr>
          <w:rFonts w:asciiTheme="minorHAnsi" w:hAnsiTheme="minorHAnsi" w:cstheme="minorHAnsi"/>
          <w:sz w:val="22"/>
          <w:szCs w:val="22"/>
        </w:rPr>
        <w:t xml:space="preserve"> &lt;- </w:t>
      </w:r>
      <w:proofErr w:type="spellStart"/>
      <w:r w:rsidRPr="000238A8">
        <w:rPr>
          <w:rFonts w:asciiTheme="minorHAnsi" w:hAnsiTheme="minorHAnsi" w:cstheme="minorHAnsi"/>
          <w:sz w:val="22"/>
          <w:szCs w:val="22"/>
        </w:rPr>
        <w:t>confusionMatrix</w:t>
      </w:r>
      <w:proofErr w:type="spellEnd"/>
      <w:r w:rsidRPr="000238A8">
        <w:rPr>
          <w:rFonts w:asciiTheme="minorHAnsi" w:hAnsiTheme="minorHAnsi" w:cstheme="minorHAnsi"/>
          <w:sz w:val="22"/>
          <w:szCs w:val="22"/>
        </w:rPr>
        <w:t>(</w:t>
      </w:r>
      <w:proofErr w:type="spellStart"/>
      <w:r w:rsidRPr="000238A8">
        <w:rPr>
          <w:rFonts w:asciiTheme="minorHAnsi" w:hAnsiTheme="minorHAnsi" w:cstheme="minorHAnsi"/>
          <w:sz w:val="22"/>
          <w:szCs w:val="22"/>
        </w:rPr>
        <w:t>OOT_preds</w:t>
      </w:r>
      <w:proofErr w:type="spellEnd"/>
      <w:r w:rsidRPr="000238A8">
        <w:rPr>
          <w:rFonts w:asciiTheme="minorHAnsi" w:hAnsiTheme="minorHAnsi" w:cstheme="minorHAnsi"/>
          <w:sz w:val="22"/>
          <w:szCs w:val="22"/>
        </w:rPr>
        <w:t xml:space="preserve">, </w:t>
      </w:r>
      <w:proofErr w:type="spellStart"/>
      <w:r w:rsidRPr="000238A8">
        <w:rPr>
          <w:rFonts w:asciiTheme="minorHAnsi" w:hAnsiTheme="minorHAnsi" w:cstheme="minorHAnsi"/>
          <w:sz w:val="22"/>
          <w:szCs w:val="22"/>
        </w:rPr>
        <w:t>OOT_encoded$bad</w:t>
      </w:r>
      <w:proofErr w:type="spellEnd"/>
      <w:r w:rsidRPr="000238A8">
        <w:rPr>
          <w:rFonts w:asciiTheme="minorHAnsi" w:hAnsiTheme="minorHAnsi" w:cstheme="minorHAnsi"/>
          <w:sz w:val="22"/>
          <w:szCs w:val="22"/>
        </w:rPr>
        <w:t xml:space="preserve">) </w:t>
      </w:r>
    </w:p>
    <w:p w14:paraId="35BEC490" w14:textId="77777777" w:rsidR="004B3223" w:rsidRPr="000238A8" w:rsidRDefault="004B3223" w:rsidP="004B3223">
      <w:pPr>
        <w:rPr>
          <w:rFonts w:asciiTheme="minorHAnsi" w:hAnsiTheme="minorHAnsi" w:cstheme="minorHAnsi"/>
          <w:sz w:val="22"/>
          <w:szCs w:val="22"/>
        </w:rPr>
      </w:pPr>
      <w:proofErr w:type="spellStart"/>
      <w:r w:rsidRPr="000238A8">
        <w:rPr>
          <w:rFonts w:asciiTheme="minorHAnsi" w:hAnsiTheme="minorHAnsi" w:cstheme="minorHAnsi"/>
          <w:sz w:val="22"/>
          <w:szCs w:val="22"/>
        </w:rPr>
        <w:t>roc_auc_OOT</w:t>
      </w:r>
      <w:proofErr w:type="spellEnd"/>
      <w:r w:rsidRPr="000238A8">
        <w:rPr>
          <w:rFonts w:asciiTheme="minorHAnsi" w:hAnsiTheme="minorHAnsi" w:cstheme="minorHAnsi"/>
          <w:sz w:val="22"/>
          <w:szCs w:val="22"/>
        </w:rPr>
        <w:t xml:space="preserve"> &lt;- </w:t>
      </w:r>
      <w:proofErr w:type="spellStart"/>
      <w:r w:rsidRPr="000238A8">
        <w:rPr>
          <w:rFonts w:asciiTheme="minorHAnsi" w:hAnsiTheme="minorHAnsi" w:cstheme="minorHAnsi"/>
          <w:sz w:val="22"/>
          <w:szCs w:val="22"/>
        </w:rPr>
        <w:t>roc.area</w:t>
      </w:r>
      <w:proofErr w:type="spellEnd"/>
      <w:r w:rsidRPr="000238A8">
        <w:rPr>
          <w:rFonts w:asciiTheme="minorHAnsi" w:hAnsiTheme="minorHAnsi" w:cstheme="minorHAnsi"/>
          <w:sz w:val="22"/>
          <w:szCs w:val="22"/>
        </w:rPr>
        <w:t>(</w:t>
      </w:r>
      <w:proofErr w:type="gramStart"/>
      <w:r w:rsidRPr="000238A8">
        <w:rPr>
          <w:rFonts w:asciiTheme="minorHAnsi" w:hAnsiTheme="minorHAnsi" w:cstheme="minorHAnsi"/>
          <w:sz w:val="22"/>
          <w:szCs w:val="22"/>
        </w:rPr>
        <w:t>ROCR::</w:t>
      </w:r>
      <w:proofErr w:type="gramEnd"/>
      <w:r w:rsidRPr="000238A8">
        <w:rPr>
          <w:rFonts w:asciiTheme="minorHAnsi" w:hAnsiTheme="minorHAnsi" w:cstheme="minorHAnsi"/>
          <w:sz w:val="22"/>
          <w:szCs w:val="22"/>
        </w:rPr>
        <w:t>prediction(</w:t>
      </w:r>
      <w:proofErr w:type="spellStart"/>
      <w:r w:rsidRPr="000238A8">
        <w:rPr>
          <w:rFonts w:asciiTheme="minorHAnsi" w:hAnsiTheme="minorHAnsi" w:cstheme="minorHAnsi"/>
          <w:sz w:val="22"/>
          <w:szCs w:val="22"/>
        </w:rPr>
        <w:t>OOT_preds</w:t>
      </w:r>
      <w:proofErr w:type="spellEnd"/>
      <w:r w:rsidRPr="000238A8">
        <w:rPr>
          <w:rFonts w:asciiTheme="minorHAnsi" w:hAnsiTheme="minorHAnsi" w:cstheme="minorHAnsi"/>
          <w:sz w:val="22"/>
          <w:szCs w:val="22"/>
        </w:rPr>
        <w:t xml:space="preserve">, </w:t>
      </w:r>
      <w:proofErr w:type="spellStart"/>
      <w:r w:rsidRPr="000238A8">
        <w:rPr>
          <w:rFonts w:asciiTheme="minorHAnsi" w:hAnsiTheme="minorHAnsi" w:cstheme="minorHAnsi"/>
          <w:sz w:val="22"/>
          <w:szCs w:val="22"/>
        </w:rPr>
        <w:t>OOT_encoded$bad</w:t>
      </w:r>
      <w:proofErr w:type="spellEnd"/>
      <w:r w:rsidRPr="000238A8">
        <w:rPr>
          <w:rFonts w:asciiTheme="minorHAnsi" w:hAnsiTheme="minorHAnsi" w:cstheme="minorHAnsi"/>
          <w:sz w:val="22"/>
          <w:szCs w:val="22"/>
        </w:rPr>
        <w:t xml:space="preserve">)) </w:t>
      </w:r>
    </w:p>
    <w:p w14:paraId="72879C61" w14:textId="77777777" w:rsidR="004B3223" w:rsidRPr="000238A8" w:rsidRDefault="004B3223" w:rsidP="004B3223">
      <w:pPr>
        <w:rPr>
          <w:rFonts w:asciiTheme="minorHAnsi" w:hAnsiTheme="minorHAnsi" w:cstheme="minorHAnsi"/>
          <w:sz w:val="22"/>
          <w:szCs w:val="22"/>
        </w:rPr>
      </w:pPr>
    </w:p>
    <w:p w14:paraId="57872DCC" w14:textId="77777777" w:rsidR="004B3223" w:rsidRPr="000238A8" w:rsidRDefault="004B3223" w:rsidP="004B3223">
      <w:pPr>
        <w:rPr>
          <w:rFonts w:asciiTheme="minorHAnsi" w:hAnsiTheme="minorHAnsi" w:cstheme="minorHAnsi"/>
          <w:b/>
          <w:bCs/>
          <w:color w:val="808080" w:themeColor="background1" w:themeShade="80"/>
          <w:sz w:val="22"/>
          <w:szCs w:val="22"/>
        </w:rPr>
      </w:pPr>
      <w:r w:rsidRPr="000238A8">
        <w:rPr>
          <w:rFonts w:asciiTheme="minorHAnsi" w:hAnsiTheme="minorHAnsi" w:cstheme="minorHAnsi"/>
          <w:b/>
          <w:bCs/>
          <w:color w:val="808080" w:themeColor="background1" w:themeShade="80"/>
          <w:sz w:val="22"/>
          <w:szCs w:val="22"/>
        </w:rPr>
        <w:t xml:space="preserve"># Print performance metrics for OOT dataset </w:t>
      </w:r>
    </w:p>
    <w:p w14:paraId="77F4CEFC" w14:textId="77777777" w:rsidR="004B3223" w:rsidRPr="000238A8" w:rsidRDefault="004B3223" w:rsidP="004B3223">
      <w:pPr>
        <w:rPr>
          <w:rFonts w:asciiTheme="minorHAnsi" w:hAnsiTheme="minorHAnsi" w:cstheme="minorHAnsi"/>
          <w:sz w:val="22"/>
          <w:szCs w:val="22"/>
        </w:rPr>
      </w:pPr>
      <w:r w:rsidRPr="000238A8">
        <w:rPr>
          <w:rFonts w:asciiTheme="minorHAnsi" w:hAnsiTheme="minorHAnsi" w:cstheme="minorHAnsi"/>
          <w:sz w:val="22"/>
          <w:szCs w:val="22"/>
        </w:rPr>
        <w:t xml:space="preserve">print("OOT Performance Metrics:") </w:t>
      </w:r>
    </w:p>
    <w:p w14:paraId="05B59EA0" w14:textId="77777777" w:rsidR="004B3223" w:rsidRPr="000238A8" w:rsidRDefault="004B3223" w:rsidP="004B3223">
      <w:pPr>
        <w:rPr>
          <w:rFonts w:asciiTheme="minorHAnsi" w:hAnsiTheme="minorHAnsi" w:cstheme="minorHAnsi"/>
          <w:sz w:val="22"/>
          <w:szCs w:val="22"/>
        </w:rPr>
      </w:pPr>
      <w:r w:rsidRPr="000238A8">
        <w:rPr>
          <w:rFonts w:asciiTheme="minorHAnsi" w:hAnsiTheme="minorHAnsi" w:cstheme="minorHAnsi"/>
          <w:sz w:val="22"/>
          <w:szCs w:val="22"/>
        </w:rPr>
        <w:t>print(</w:t>
      </w:r>
      <w:proofErr w:type="spellStart"/>
      <w:r w:rsidRPr="000238A8">
        <w:rPr>
          <w:rFonts w:asciiTheme="minorHAnsi" w:hAnsiTheme="minorHAnsi" w:cstheme="minorHAnsi"/>
          <w:sz w:val="22"/>
          <w:szCs w:val="22"/>
        </w:rPr>
        <w:t>confusion_matrix_OOT</w:t>
      </w:r>
      <w:proofErr w:type="spellEnd"/>
      <w:r w:rsidRPr="000238A8">
        <w:rPr>
          <w:rFonts w:asciiTheme="minorHAnsi" w:hAnsiTheme="minorHAnsi" w:cstheme="minorHAnsi"/>
          <w:sz w:val="22"/>
          <w:szCs w:val="22"/>
        </w:rPr>
        <w:t xml:space="preserve">) </w:t>
      </w:r>
    </w:p>
    <w:p w14:paraId="23930405" w14:textId="77777777" w:rsidR="004B3223" w:rsidRDefault="004B3223" w:rsidP="004B3223">
      <w:pPr>
        <w:rPr>
          <w:rFonts w:asciiTheme="minorHAnsi" w:hAnsiTheme="minorHAnsi" w:cstheme="minorHAnsi"/>
          <w:sz w:val="22"/>
          <w:szCs w:val="22"/>
        </w:rPr>
      </w:pPr>
      <w:r w:rsidRPr="000238A8">
        <w:rPr>
          <w:rFonts w:asciiTheme="minorHAnsi" w:hAnsiTheme="minorHAnsi" w:cstheme="minorHAnsi"/>
          <w:sz w:val="22"/>
          <w:szCs w:val="22"/>
        </w:rPr>
        <w:t xml:space="preserve">print(paste("ROC AUC (OOT):", </w:t>
      </w:r>
      <w:proofErr w:type="spellStart"/>
      <w:r w:rsidRPr="000238A8">
        <w:rPr>
          <w:rFonts w:asciiTheme="minorHAnsi" w:hAnsiTheme="minorHAnsi" w:cstheme="minorHAnsi"/>
          <w:sz w:val="22"/>
          <w:szCs w:val="22"/>
        </w:rPr>
        <w:t>roc_auc_OOT</w:t>
      </w:r>
      <w:proofErr w:type="spellEnd"/>
      <w:r w:rsidRPr="000238A8">
        <w:rPr>
          <w:rFonts w:asciiTheme="minorHAnsi" w:hAnsiTheme="minorHAnsi" w:cstheme="minorHAnsi"/>
          <w:sz w:val="22"/>
          <w:szCs w:val="22"/>
        </w:rPr>
        <w:t>))</w:t>
      </w:r>
    </w:p>
    <w:p w14:paraId="5A0DE784" w14:textId="77777777" w:rsidR="004B3223" w:rsidRDefault="004B3223" w:rsidP="004B3223">
      <w:pPr>
        <w:rPr>
          <w:rFonts w:asciiTheme="minorHAnsi" w:hAnsiTheme="minorHAnsi" w:cstheme="minorHAnsi"/>
          <w:sz w:val="22"/>
          <w:szCs w:val="22"/>
        </w:rPr>
      </w:pPr>
    </w:p>
    <w:p w14:paraId="62779987" w14:textId="77777777" w:rsidR="004B3223" w:rsidRPr="000238A8" w:rsidRDefault="004B3223" w:rsidP="004B3223">
      <w:pPr>
        <w:rPr>
          <w:rFonts w:asciiTheme="minorHAnsi" w:hAnsiTheme="minorHAnsi" w:cstheme="minorHAnsi"/>
          <w:sz w:val="22"/>
          <w:szCs w:val="22"/>
        </w:rPr>
      </w:pPr>
    </w:p>
    <w:p w14:paraId="2149C36F" w14:textId="3554D892" w:rsidR="004B3223" w:rsidRDefault="004B3223" w:rsidP="004B3223">
      <w:pPr>
        <w:pStyle w:val="ACaptionHead"/>
        <w:ind w:left="0"/>
      </w:pPr>
      <w:r>
        <w:t xml:space="preserve">Program </w:t>
      </w:r>
      <w:r w:rsidR="00A62391">
        <w:t>7.6</w:t>
      </w:r>
      <w:r>
        <w:t>: SAS Neural Network Script</w:t>
      </w:r>
    </w:p>
    <w:p w14:paraId="25DB48AD" w14:textId="77777777" w:rsidR="004B3223" w:rsidRDefault="004B3223" w:rsidP="004B3223">
      <w:pPr>
        <w:rPr>
          <w:rFonts w:asciiTheme="minorHAnsi" w:hAnsiTheme="minorHAnsi" w:cstheme="minorHAnsi"/>
          <w:sz w:val="22"/>
          <w:szCs w:val="22"/>
        </w:rPr>
      </w:pPr>
    </w:p>
    <w:p w14:paraId="687FD608"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color w:val="008000"/>
          <w:sz w:val="22"/>
          <w:szCs w:val="22"/>
          <w:shd w:val="clear" w:color="auto" w:fill="FFFFFF"/>
        </w:rPr>
        <w:t>/* Load the data */</w:t>
      </w:r>
    </w:p>
    <w:p w14:paraId="0B42F229"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b/>
          <w:bCs/>
          <w:color w:val="000080"/>
          <w:sz w:val="22"/>
          <w:szCs w:val="22"/>
          <w:shd w:val="clear" w:color="auto" w:fill="FFFFFF"/>
        </w:rPr>
        <w:t>DATA</w:t>
      </w:r>
      <w:r w:rsidRPr="00E86518">
        <w:rPr>
          <w:rFonts w:asciiTheme="minorHAnsi" w:hAnsiTheme="minorHAnsi" w:cstheme="minorHAnsi"/>
          <w:color w:val="000000"/>
          <w:sz w:val="22"/>
          <w:szCs w:val="22"/>
          <w:shd w:val="clear" w:color="auto" w:fill="FFFFFF"/>
        </w:rPr>
        <w:t xml:space="preserve"> </w:t>
      </w:r>
      <w:proofErr w:type="spellStart"/>
      <w:r w:rsidRPr="00E86518">
        <w:rPr>
          <w:rFonts w:asciiTheme="minorHAnsi" w:hAnsiTheme="minorHAnsi" w:cstheme="minorHAnsi"/>
          <w:color w:val="000000"/>
          <w:sz w:val="22"/>
          <w:szCs w:val="22"/>
          <w:shd w:val="clear" w:color="auto" w:fill="FFFFFF"/>
        </w:rPr>
        <w:t>train_encoded</w:t>
      </w:r>
      <w:proofErr w:type="spellEnd"/>
      <w:r w:rsidRPr="00E86518">
        <w:rPr>
          <w:rFonts w:asciiTheme="minorHAnsi" w:hAnsiTheme="minorHAnsi" w:cstheme="minorHAnsi"/>
          <w:color w:val="000000"/>
          <w:sz w:val="22"/>
          <w:szCs w:val="22"/>
          <w:shd w:val="clear" w:color="auto" w:fill="FFFFFF"/>
        </w:rPr>
        <w:t>;</w:t>
      </w:r>
    </w:p>
    <w:p w14:paraId="2250CF09"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color w:val="0000FF"/>
          <w:sz w:val="22"/>
          <w:szCs w:val="22"/>
          <w:shd w:val="clear" w:color="auto" w:fill="FFFFFF"/>
        </w:rPr>
        <w:t>SET</w:t>
      </w:r>
      <w:r w:rsidRPr="00E86518">
        <w:rPr>
          <w:rFonts w:asciiTheme="minorHAnsi" w:hAnsiTheme="minorHAnsi" w:cstheme="minorHAnsi"/>
          <w:color w:val="000000"/>
          <w:sz w:val="22"/>
          <w:szCs w:val="22"/>
          <w:shd w:val="clear" w:color="auto" w:fill="FFFFFF"/>
        </w:rPr>
        <w:t xml:space="preserve"> </w:t>
      </w:r>
      <w:proofErr w:type="spellStart"/>
      <w:r w:rsidRPr="00E86518">
        <w:rPr>
          <w:rFonts w:asciiTheme="minorHAnsi" w:hAnsiTheme="minorHAnsi" w:cstheme="minorHAnsi"/>
          <w:color w:val="000000"/>
          <w:sz w:val="22"/>
          <w:szCs w:val="22"/>
          <w:shd w:val="clear" w:color="auto" w:fill="FFFFFF"/>
        </w:rPr>
        <w:t>james.train_encoded</w:t>
      </w:r>
      <w:proofErr w:type="spellEnd"/>
      <w:r w:rsidRPr="00E86518">
        <w:rPr>
          <w:rFonts w:asciiTheme="minorHAnsi" w:hAnsiTheme="minorHAnsi" w:cstheme="minorHAnsi"/>
          <w:color w:val="000000"/>
          <w:sz w:val="22"/>
          <w:szCs w:val="22"/>
          <w:shd w:val="clear" w:color="auto" w:fill="FFFFFF"/>
        </w:rPr>
        <w:t>;</w:t>
      </w:r>
    </w:p>
    <w:p w14:paraId="11235255"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b/>
          <w:bCs/>
          <w:color w:val="000080"/>
          <w:sz w:val="22"/>
          <w:szCs w:val="22"/>
          <w:shd w:val="clear" w:color="auto" w:fill="FFFFFF"/>
        </w:rPr>
        <w:t>RUN</w:t>
      </w:r>
      <w:r w:rsidRPr="00E86518">
        <w:rPr>
          <w:rFonts w:asciiTheme="minorHAnsi" w:hAnsiTheme="minorHAnsi" w:cstheme="minorHAnsi"/>
          <w:color w:val="000000"/>
          <w:sz w:val="22"/>
          <w:szCs w:val="22"/>
          <w:shd w:val="clear" w:color="auto" w:fill="FFFFFF"/>
        </w:rPr>
        <w:t>;</w:t>
      </w:r>
    </w:p>
    <w:p w14:paraId="131A33FD"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p>
    <w:p w14:paraId="6F4931B8"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b/>
          <w:bCs/>
          <w:color w:val="000080"/>
          <w:sz w:val="22"/>
          <w:szCs w:val="22"/>
          <w:shd w:val="clear" w:color="auto" w:fill="FFFFFF"/>
        </w:rPr>
        <w:t>DATA</w:t>
      </w:r>
      <w:r w:rsidRPr="00E86518">
        <w:rPr>
          <w:rFonts w:asciiTheme="minorHAnsi" w:hAnsiTheme="minorHAnsi" w:cstheme="minorHAnsi"/>
          <w:color w:val="000000"/>
          <w:sz w:val="22"/>
          <w:szCs w:val="22"/>
          <w:shd w:val="clear" w:color="auto" w:fill="FFFFFF"/>
        </w:rPr>
        <w:t xml:space="preserve"> </w:t>
      </w:r>
      <w:proofErr w:type="spellStart"/>
      <w:r w:rsidRPr="00E86518">
        <w:rPr>
          <w:rFonts w:asciiTheme="minorHAnsi" w:hAnsiTheme="minorHAnsi" w:cstheme="minorHAnsi"/>
          <w:color w:val="000000"/>
          <w:sz w:val="22"/>
          <w:szCs w:val="22"/>
          <w:shd w:val="clear" w:color="auto" w:fill="FFFFFF"/>
        </w:rPr>
        <w:t>oot_encoded</w:t>
      </w:r>
      <w:proofErr w:type="spellEnd"/>
      <w:r w:rsidRPr="00E86518">
        <w:rPr>
          <w:rFonts w:asciiTheme="minorHAnsi" w:hAnsiTheme="minorHAnsi" w:cstheme="minorHAnsi"/>
          <w:color w:val="000000"/>
          <w:sz w:val="22"/>
          <w:szCs w:val="22"/>
          <w:shd w:val="clear" w:color="auto" w:fill="FFFFFF"/>
        </w:rPr>
        <w:t>;</w:t>
      </w:r>
    </w:p>
    <w:p w14:paraId="6605649D"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color w:val="0000FF"/>
          <w:sz w:val="22"/>
          <w:szCs w:val="22"/>
          <w:shd w:val="clear" w:color="auto" w:fill="FFFFFF"/>
        </w:rPr>
        <w:t>SET</w:t>
      </w:r>
      <w:r w:rsidRPr="00E86518">
        <w:rPr>
          <w:rFonts w:asciiTheme="minorHAnsi" w:hAnsiTheme="minorHAnsi" w:cstheme="minorHAnsi"/>
          <w:color w:val="000000"/>
          <w:sz w:val="22"/>
          <w:szCs w:val="22"/>
          <w:shd w:val="clear" w:color="auto" w:fill="FFFFFF"/>
        </w:rPr>
        <w:t xml:space="preserve"> </w:t>
      </w:r>
      <w:proofErr w:type="spellStart"/>
      <w:r w:rsidRPr="00E86518">
        <w:rPr>
          <w:rFonts w:asciiTheme="minorHAnsi" w:hAnsiTheme="minorHAnsi" w:cstheme="minorHAnsi"/>
          <w:color w:val="000000"/>
          <w:sz w:val="22"/>
          <w:szCs w:val="22"/>
          <w:shd w:val="clear" w:color="auto" w:fill="FFFFFF"/>
        </w:rPr>
        <w:t>james.oot_encoded</w:t>
      </w:r>
      <w:proofErr w:type="spellEnd"/>
      <w:r w:rsidRPr="00E86518">
        <w:rPr>
          <w:rFonts w:asciiTheme="minorHAnsi" w:hAnsiTheme="minorHAnsi" w:cstheme="minorHAnsi"/>
          <w:color w:val="000000"/>
          <w:sz w:val="22"/>
          <w:szCs w:val="22"/>
          <w:shd w:val="clear" w:color="auto" w:fill="FFFFFF"/>
        </w:rPr>
        <w:t>;</w:t>
      </w:r>
    </w:p>
    <w:p w14:paraId="77F1D624"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b/>
          <w:bCs/>
          <w:color w:val="000080"/>
          <w:sz w:val="22"/>
          <w:szCs w:val="22"/>
          <w:shd w:val="clear" w:color="auto" w:fill="FFFFFF"/>
        </w:rPr>
        <w:t>RUN</w:t>
      </w:r>
      <w:r w:rsidRPr="00E86518">
        <w:rPr>
          <w:rFonts w:asciiTheme="minorHAnsi" w:hAnsiTheme="minorHAnsi" w:cstheme="minorHAnsi"/>
          <w:color w:val="000000"/>
          <w:sz w:val="22"/>
          <w:szCs w:val="22"/>
          <w:shd w:val="clear" w:color="auto" w:fill="FFFFFF"/>
        </w:rPr>
        <w:t>;</w:t>
      </w:r>
    </w:p>
    <w:p w14:paraId="13B10DA1"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p>
    <w:p w14:paraId="0A64985B"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color w:val="008000"/>
          <w:sz w:val="22"/>
          <w:szCs w:val="22"/>
          <w:shd w:val="clear" w:color="auto" w:fill="FFFFFF"/>
        </w:rPr>
        <w:t>/* Define the variables to exclude to avoid the dummy variable trap */</w:t>
      </w:r>
    </w:p>
    <w:p w14:paraId="50359DBE"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color w:val="0000FF"/>
          <w:sz w:val="22"/>
          <w:szCs w:val="22"/>
          <w:shd w:val="clear" w:color="auto" w:fill="FFFFFF"/>
        </w:rPr>
        <w:t>%LET</w:t>
      </w:r>
      <w:r w:rsidRPr="00E86518">
        <w:rPr>
          <w:rFonts w:asciiTheme="minorHAnsi" w:hAnsiTheme="minorHAnsi" w:cstheme="minorHAnsi"/>
          <w:color w:val="000000"/>
          <w:sz w:val="22"/>
          <w:szCs w:val="22"/>
          <w:shd w:val="clear" w:color="auto" w:fill="FFFFFF"/>
        </w:rPr>
        <w:t xml:space="preserve"> </w:t>
      </w:r>
      <w:proofErr w:type="spellStart"/>
      <w:r w:rsidRPr="00E86518">
        <w:rPr>
          <w:rFonts w:asciiTheme="minorHAnsi" w:hAnsiTheme="minorHAnsi" w:cstheme="minorHAnsi"/>
          <w:color w:val="000000"/>
          <w:sz w:val="22"/>
          <w:szCs w:val="22"/>
          <w:shd w:val="clear" w:color="auto" w:fill="FFFFFF"/>
        </w:rPr>
        <w:t>excluded_variables</w:t>
      </w:r>
      <w:proofErr w:type="spellEnd"/>
      <w:r w:rsidRPr="00E86518">
        <w:rPr>
          <w:rFonts w:asciiTheme="minorHAnsi" w:hAnsiTheme="minorHAnsi" w:cstheme="minorHAnsi"/>
          <w:color w:val="000000"/>
          <w:sz w:val="22"/>
          <w:szCs w:val="22"/>
          <w:shd w:val="clear" w:color="auto" w:fill="FFFFFF"/>
        </w:rPr>
        <w:t xml:space="preserve"> = id bad emp_length_3years term_36months </w:t>
      </w:r>
      <w:proofErr w:type="spellStart"/>
      <w:r w:rsidRPr="00E86518">
        <w:rPr>
          <w:rFonts w:asciiTheme="minorHAnsi" w:hAnsiTheme="minorHAnsi" w:cstheme="minorHAnsi"/>
          <w:color w:val="000000"/>
          <w:sz w:val="22"/>
          <w:szCs w:val="22"/>
          <w:shd w:val="clear" w:color="auto" w:fill="FFFFFF"/>
        </w:rPr>
        <w:t>grade_g</w:t>
      </w:r>
      <w:proofErr w:type="spellEnd"/>
      <w:r w:rsidRPr="00E86518">
        <w:rPr>
          <w:rFonts w:asciiTheme="minorHAnsi" w:hAnsiTheme="minorHAnsi" w:cstheme="minorHAnsi"/>
          <w:color w:val="000000"/>
          <w:sz w:val="22"/>
          <w:szCs w:val="22"/>
          <w:shd w:val="clear" w:color="auto" w:fill="FFFFFF"/>
        </w:rPr>
        <w:t xml:space="preserve"> sub_grade_b4 </w:t>
      </w:r>
    </w:p>
    <w:p w14:paraId="33F17530"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proofErr w:type="spellStart"/>
      <w:r w:rsidRPr="00E86518">
        <w:rPr>
          <w:rFonts w:asciiTheme="minorHAnsi" w:hAnsiTheme="minorHAnsi" w:cstheme="minorHAnsi"/>
          <w:color w:val="000000"/>
          <w:sz w:val="22"/>
          <w:szCs w:val="22"/>
          <w:shd w:val="clear" w:color="auto" w:fill="FFFFFF"/>
        </w:rPr>
        <w:t>verification_status_sourceverifi</w:t>
      </w:r>
      <w:proofErr w:type="spellEnd"/>
      <w:r w:rsidRPr="00E86518">
        <w:rPr>
          <w:rFonts w:asciiTheme="minorHAnsi" w:hAnsiTheme="minorHAnsi" w:cstheme="minorHAnsi"/>
          <w:color w:val="000000"/>
          <w:sz w:val="22"/>
          <w:szCs w:val="22"/>
          <w:shd w:val="clear" w:color="auto" w:fill="FFFFFF"/>
        </w:rPr>
        <w:t xml:space="preserve"> </w:t>
      </w:r>
      <w:proofErr w:type="spellStart"/>
      <w:r w:rsidRPr="00E86518">
        <w:rPr>
          <w:rFonts w:asciiTheme="minorHAnsi" w:hAnsiTheme="minorHAnsi" w:cstheme="minorHAnsi"/>
          <w:color w:val="000000"/>
          <w:sz w:val="22"/>
          <w:szCs w:val="22"/>
          <w:shd w:val="clear" w:color="auto" w:fill="FFFFFF"/>
        </w:rPr>
        <w:t>purpose_home_improvement</w:t>
      </w:r>
      <w:proofErr w:type="spellEnd"/>
      <w:r w:rsidRPr="00E86518">
        <w:rPr>
          <w:rFonts w:asciiTheme="minorHAnsi" w:hAnsiTheme="minorHAnsi" w:cstheme="minorHAnsi"/>
          <w:color w:val="000000"/>
          <w:sz w:val="22"/>
          <w:szCs w:val="22"/>
          <w:shd w:val="clear" w:color="auto" w:fill="FFFFFF"/>
        </w:rPr>
        <w:t xml:space="preserve"> </w:t>
      </w:r>
      <w:proofErr w:type="spellStart"/>
      <w:r w:rsidRPr="00E86518">
        <w:rPr>
          <w:rFonts w:asciiTheme="minorHAnsi" w:hAnsiTheme="minorHAnsi" w:cstheme="minorHAnsi"/>
          <w:color w:val="000000"/>
          <w:sz w:val="22"/>
          <w:szCs w:val="22"/>
          <w:shd w:val="clear" w:color="auto" w:fill="FFFFFF"/>
        </w:rPr>
        <w:t>home_ownership_rent</w:t>
      </w:r>
      <w:proofErr w:type="spellEnd"/>
      <w:r w:rsidRPr="00E86518">
        <w:rPr>
          <w:rFonts w:asciiTheme="minorHAnsi" w:hAnsiTheme="minorHAnsi" w:cstheme="minorHAnsi"/>
          <w:color w:val="000000"/>
          <w:sz w:val="22"/>
          <w:szCs w:val="22"/>
          <w:shd w:val="clear" w:color="auto" w:fill="FFFFFF"/>
        </w:rPr>
        <w:t xml:space="preserve"> </w:t>
      </w:r>
      <w:proofErr w:type="spellStart"/>
      <w:r w:rsidRPr="00E86518">
        <w:rPr>
          <w:rFonts w:asciiTheme="minorHAnsi" w:hAnsiTheme="minorHAnsi" w:cstheme="minorHAnsi"/>
          <w:color w:val="000000"/>
          <w:sz w:val="22"/>
          <w:szCs w:val="22"/>
          <w:shd w:val="clear" w:color="auto" w:fill="FFFFFF"/>
        </w:rPr>
        <w:t>application_type_jointapp</w:t>
      </w:r>
      <w:proofErr w:type="spellEnd"/>
      <w:r w:rsidRPr="00E86518">
        <w:rPr>
          <w:rFonts w:asciiTheme="minorHAnsi" w:hAnsiTheme="minorHAnsi" w:cstheme="minorHAnsi"/>
          <w:color w:val="000000"/>
          <w:sz w:val="22"/>
          <w:szCs w:val="22"/>
          <w:shd w:val="clear" w:color="auto" w:fill="FFFFFF"/>
        </w:rPr>
        <w:t>;</w:t>
      </w:r>
    </w:p>
    <w:p w14:paraId="5129933E"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p>
    <w:p w14:paraId="4302A570"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color w:val="008000"/>
          <w:sz w:val="22"/>
          <w:szCs w:val="22"/>
          <w:shd w:val="clear" w:color="auto" w:fill="FFFFFF"/>
        </w:rPr>
        <w:t>/* Create global variable for predictors */</w:t>
      </w:r>
    </w:p>
    <w:p w14:paraId="57919373"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b/>
          <w:bCs/>
          <w:color w:val="000080"/>
          <w:sz w:val="22"/>
          <w:szCs w:val="22"/>
          <w:shd w:val="clear" w:color="auto" w:fill="FFFFFF"/>
        </w:rPr>
        <w:t>PROC</w:t>
      </w: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b/>
          <w:bCs/>
          <w:color w:val="000080"/>
          <w:sz w:val="22"/>
          <w:szCs w:val="22"/>
          <w:shd w:val="clear" w:color="auto" w:fill="FFFFFF"/>
        </w:rPr>
        <w:t>CONTENTS</w:t>
      </w: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color w:val="0000FF"/>
          <w:sz w:val="22"/>
          <w:szCs w:val="22"/>
          <w:shd w:val="clear" w:color="auto" w:fill="FFFFFF"/>
        </w:rPr>
        <w:t>NOPRINT</w:t>
      </w: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color w:val="0000FF"/>
          <w:sz w:val="22"/>
          <w:szCs w:val="22"/>
          <w:shd w:val="clear" w:color="auto" w:fill="FFFFFF"/>
        </w:rPr>
        <w:t>DATA</w:t>
      </w:r>
      <w:r w:rsidRPr="00E86518">
        <w:rPr>
          <w:rFonts w:asciiTheme="minorHAnsi" w:hAnsiTheme="minorHAnsi" w:cstheme="minorHAnsi"/>
          <w:color w:val="000000"/>
          <w:sz w:val="22"/>
          <w:szCs w:val="22"/>
          <w:shd w:val="clear" w:color="auto" w:fill="FFFFFF"/>
        </w:rPr>
        <w:t xml:space="preserve"> = </w:t>
      </w:r>
      <w:proofErr w:type="spellStart"/>
      <w:r w:rsidRPr="00E86518">
        <w:rPr>
          <w:rFonts w:asciiTheme="minorHAnsi" w:hAnsiTheme="minorHAnsi" w:cstheme="minorHAnsi"/>
          <w:color w:val="000000"/>
          <w:sz w:val="22"/>
          <w:szCs w:val="22"/>
          <w:shd w:val="clear" w:color="auto" w:fill="FFFFFF"/>
        </w:rPr>
        <w:t>train_encoded</w:t>
      </w:r>
      <w:proofErr w:type="spellEnd"/>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color w:val="0000FF"/>
          <w:sz w:val="22"/>
          <w:szCs w:val="22"/>
          <w:shd w:val="clear" w:color="auto" w:fill="FFFFFF"/>
        </w:rPr>
        <w:t>DROP</w:t>
      </w:r>
      <w:r w:rsidRPr="00E86518">
        <w:rPr>
          <w:rFonts w:asciiTheme="minorHAnsi" w:hAnsiTheme="minorHAnsi" w:cstheme="minorHAnsi"/>
          <w:color w:val="000000"/>
          <w:sz w:val="22"/>
          <w:szCs w:val="22"/>
          <w:shd w:val="clear" w:color="auto" w:fill="FFFFFF"/>
        </w:rPr>
        <w:t>= id bad &amp;</w:t>
      </w:r>
      <w:proofErr w:type="spellStart"/>
      <w:r w:rsidRPr="00E86518">
        <w:rPr>
          <w:rFonts w:asciiTheme="minorHAnsi" w:hAnsiTheme="minorHAnsi" w:cstheme="minorHAnsi"/>
          <w:color w:val="008080"/>
          <w:sz w:val="22"/>
          <w:szCs w:val="22"/>
          <w:shd w:val="clear" w:color="auto" w:fill="FFFFFF"/>
        </w:rPr>
        <w:t>excluded_variables</w:t>
      </w:r>
      <w:proofErr w:type="spellEnd"/>
      <w:r w:rsidRPr="00E86518">
        <w:rPr>
          <w:rFonts w:asciiTheme="minorHAnsi" w:hAnsiTheme="minorHAnsi" w:cstheme="minorHAnsi"/>
          <w:color w:val="008080"/>
          <w:sz w:val="22"/>
          <w:szCs w:val="22"/>
          <w:shd w:val="clear" w:color="auto" w:fill="FFFFFF"/>
        </w:rPr>
        <w:t>.</w:t>
      </w: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color w:val="0000FF"/>
          <w:sz w:val="22"/>
          <w:szCs w:val="22"/>
          <w:shd w:val="clear" w:color="auto" w:fill="FFFFFF"/>
        </w:rPr>
        <w:t>OUT</w:t>
      </w:r>
      <w:r w:rsidRPr="00E86518">
        <w:rPr>
          <w:rFonts w:asciiTheme="minorHAnsi" w:hAnsiTheme="minorHAnsi" w:cstheme="minorHAnsi"/>
          <w:color w:val="000000"/>
          <w:sz w:val="22"/>
          <w:szCs w:val="22"/>
          <w:shd w:val="clear" w:color="auto" w:fill="FFFFFF"/>
        </w:rPr>
        <w:t xml:space="preserve"> = var (</w:t>
      </w:r>
      <w:r w:rsidRPr="00E86518">
        <w:rPr>
          <w:rFonts w:asciiTheme="minorHAnsi" w:hAnsiTheme="minorHAnsi" w:cstheme="minorHAnsi"/>
          <w:color w:val="0000FF"/>
          <w:sz w:val="22"/>
          <w:szCs w:val="22"/>
          <w:shd w:val="clear" w:color="auto" w:fill="FFFFFF"/>
        </w:rPr>
        <w:t>KEEP</w:t>
      </w:r>
      <w:r w:rsidRPr="00E86518">
        <w:rPr>
          <w:rFonts w:asciiTheme="minorHAnsi" w:hAnsiTheme="minorHAnsi" w:cstheme="minorHAnsi"/>
          <w:color w:val="000000"/>
          <w:sz w:val="22"/>
          <w:szCs w:val="22"/>
          <w:shd w:val="clear" w:color="auto" w:fill="FFFFFF"/>
        </w:rPr>
        <w:t xml:space="preserve"> = name); </w:t>
      </w:r>
      <w:r w:rsidRPr="00E86518">
        <w:rPr>
          <w:rFonts w:asciiTheme="minorHAnsi" w:hAnsiTheme="minorHAnsi" w:cstheme="minorHAnsi"/>
          <w:b/>
          <w:bCs/>
          <w:color w:val="000080"/>
          <w:sz w:val="22"/>
          <w:szCs w:val="22"/>
          <w:shd w:val="clear" w:color="auto" w:fill="FFFFFF"/>
        </w:rPr>
        <w:t>RUN</w:t>
      </w:r>
      <w:r w:rsidRPr="00E86518">
        <w:rPr>
          <w:rFonts w:asciiTheme="minorHAnsi" w:hAnsiTheme="minorHAnsi" w:cstheme="minorHAnsi"/>
          <w:color w:val="000000"/>
          <w:sz w:val="22"/>
          <w:szCs w:val="22"/>
          <w:shd w:val="clear" w:color="auto" w:fill="FFFFFF"/>
        </w:rPr>
        <w:t>;</w:t>
      </w:r>
    </w:p>
    <w:p w14:paraId="06D293D9"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b/>
          <w:bCs/>
          <w:color w:val="000080"/>
          <w:sz w:val="22"/>
          <w:szCs w:val="22"/>
          <w:shd w:val="clear" w:color="auto" w:fill="FFFFFF"/>
        </w:rPr>
        <w:t>PROC</w:t>
      </w: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b/>
          <w:bCs/>
          <w:color w:val="000080"/>
          <w:sz w:val="22"/>
          <w:szCs w:val="22"/>
          <w:shd w:val="clear" w:color="auto" w:fill="FFFFFF"/>
        </w:rPr>
        <w:t>SQL</w:t>
      </w: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color w:val="0000FF"/>
          <w:sz w:val="22"/>
          <w:szCs w:val="22"/>
          <w:shd w:val="clear" w:color="auto" w:fill="FFFFFF"/>
        </w:rPr>
        <w:t>NOPRINT</w:t>
      </w: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color w:val="0000FF"/>
          <w:sz w:val="22"/>
          <w:szCs w:val="22"/>
          <w:shd w:val="clear" w:color="auto" w:fill="FFFFFF"/>
        </w:rPr>
        <w:t>SELECT</w:t>
      </w:r>
      <w:r w:rsidRPr="00E86518">
        <w:rPr>
          <w:rFonts w:asciiTheme="minorHAnsi" w:hAnsiTheme="minorHAnsi" w:cstheme="minorHAnsi"/>
          <w:color w:val="000000"/>
          <w:sz w:val="22"/>
          <w:szCs w:val="22"/>
          <w:shd w:val="clear" w:color="auto" w:fill="FFFFFF"/>
        </w:rPr>
        <w:t xml:space="preserve"> name </w:t>
      </w:r>
      <w:proofErr w:type="spellStart"/>
      <w:r w:rsidRPr="00E86518">
        <w:rPr>
          <w:rFonts w:asciiTheme="minorHAnsi" w:hAnsiTheme="minorHAnsi" w:cstheme="minorHAnsi"/>
          <w:color w:val="0000FF"/>
          <w:sz w:val="22"/>
          <w:szCs w:val="22"/>
          <w:shd w:val="clear" w:color="auto" w:fill="FFFFFF"/>
        </w:rPr>
        <w:t>INTO</w:t>
      </w:r>
      <w:r w:rsidRPr="00E86518">
        <w:rPr>
          <w:rFonts w:asciiTheme="minorHAnsi" w:hAnsiTheme="minorHAnsi" w:cstheme="minorHAnsi"/>
          <w:color w:val="000000"/>
          <w:sz w:val="22"/>
          <w:szCs w:val="22"/>
          <w:shd w:val="clear" w:color="auto" w:fill="FFFFFF"/>
        </w:rPr>
        <w:t>:predictors</w:t>
      </w:r>
      <w:proofErr w:type="spellEnd"/>
      <w:r w:rsidRPr="00E86518">
        <w:rPr>
          <w:rFonts w:asciiTheme="minorHAnsi" w:hAnsiTheme="minorHAnsi" w:cstheme="minorHAnsi"/>
          <w:color w:val="000000"/>
          <w:sz w:val="22"/>
          <w:szCs w:val="22"/>
          <w:shd w:val="clear" w:color="auto" w:fill="FFFFFF"/>
        </w:rPr>
        <w:t xml:space="preserve"> SEPARATED BY </w:t>
      </w:r>
      <w:r w:rsidRPr="00E86518">
        <w:rPr>
          <w:rFonts w:asciiTheme="minorHAnsi" w:hAnsiTheme="minorHAnsi" w:cstheme="minorHAnsi"/>
          <w:color w:val="800080"/>
          <w:sz w:val="22"/>
          <w:szCs w:val="22"/>
          <w:shd w:val="clear" w:color="auto" w:fill="FFFFFF"/>
        </w:rPr>
        <w:t>" "</w:t>
      </w: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color w:val="0000FF"/>
          <w:sz w:val="22"/>
          <w:szCs w:val="22"/>
          <w:shd w:val="clear" w:color="auto" w:fill="FFFFFF"/>
        </w:rPr>
        <w:t>FROM</w:t>
      </w:r>
      <w:r w:rsidRPr="00E86518">
        <w:rPr>
          <w:rFonts w:asciiTheme="minorHAnsi" w:hAnsiTheme="minorHAnsi" w:cstheme="minorHAnsi"/>
          <w:color w:val="000000"/>
          <w:sz w:val="22"/>
          <w:szCs w:val="22"/>
          <w:shd w:val="clear" w:color="auto" w:fill="FFFFFF"/>
        </w:rPr>
        <w:t xml:space="preserve"> var; </w:t>
      </w:r>
      <w:r w:rsidRPr="00E86518">
        <w:rPr>
          <w:rFonts w:asciiTheme="minorHAnsi" w:hAnsiTheme="minorHAnsi" w:cstheme="minorHAnsi"/>
          <w:b/>
          <w:bCs/>
          <w:color w:val="000080"/>
          <w:sz w:val="22"/>
          <w:szCs w:val="22"/>
          <w:shd w:val="clear" w:color="auto" w:fill="FFFFFF"/>
        </w:rPr>
        <w:t>QUIT</w:t>
      </w:r>
      <w:r w:rsidRPr="00E86518">
        <w:rPr>
          <w:rFonts w:asciiTheme="minorHAnsi" w:hAnsiTheme="minorHAnsi" w:cstheme="minorHAnsi"/>
          <w:color w:val="000000"/>
          <w:sz w:val="22"/>
          <w:szCs w:val="22"/>
          <w:shd w:val="clear" w:color="auto" w:fill="FFFFFF"/>
        </w:rPr>
        <w:t>;</w:t>
      </w:r>
    </w:p>
    <w:p w14:paraId="577EA2FA"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color w:val="0000FF"/>
          <w:sz w:val="22"/>
          <w:szCs w:val="22"/>
          <w:shd w:val="clear" w:color="auto" w:fill="FFFFFF"/>
        </w:rPr>
        <w:lastRenderedPageBreak/>
        <w:t>%PUT</w:t>
      </w:r>
      <w:r w:rsidRPr="00E86518">
        <w:rPr>
          <w:rFonts w:asciiTheme="minorHAnsi" w:hAnsiTheme="minorHAnsi" w:cstheme="minorHAnsi"/>
          <w:color w:val="000000"/>
          <w:sz w:val="22"/>
          <w:szCs w:val="22"/>
          <w:shd w:val="clear" w:color="auto" w:fill="FFFFFF"/>
        </w:rPr>
        <w:t xml:space="preserve"> &amp;predictors; </w:t>
      </w:r>
      <w:r w:rsidRPr="00E86518">
        <w:rPr>
          <w:rFonts w:asciiTheme="minorHAnsi" w:hAnsiTheme="minorHAnsi" w:cstheme="minorHAnsi"/>
          <w:b/>
          <w:bCs/>
          <w:color w:val="000080"/>
          <w:sz w:val="22"/>
          <w:szCs w:val="22"/>
          <w:shd w:val="clear" w:color="auto" w:fill="FFFFFF"/>
        </w:rPr>
        <w:t>RUN</w:t>
      </w:r>
      <w:r w:rsidRPr="00E86518">
        <w:rPr>
          <w:rFonts w:asciiTheme="minorHAnsi" w:hAnsiTheme="minorHAnsi" w:cstheme="minorHAnsi"/>
          <w:color w:val="000000"/>
          <w:sz w:val="22"/>
          <w:szCs w:val="22"/>
          <w:shd w:val="clear" w:color="auto" w:fill="FFFFFF"/>
        </w:rPr>
        <w:t>;</w:t>
      </w:r>
    </w:p>
    <w:p w14:paraId="303F4509" w14:textId="77777777" w:rsidR="004B3223" w:rsidRDefault="004B3223" w:rsidP="004B3223">
      <w:pPr>
        <w:autoSpaceDE w:val="0"/>
        <w:autoSpaceDN w:val="0"/>
        <w:adjustRightInd w:val="0"/>
        <w:rPr>
          <w:rFonts w:asciiTheme="minorHAnsi" w:hAnsiTheme="minorHAnsi" w:cstheme="minorHAnsi"/>
          <w:color w:val="000000"/>
          <w:sz w:val="22"/>
          <w:szCs w:val="22"/>
          <w:shd w:val="clear" w:color="auto" w:fill="FFFFFF"/>
        </w:rPr>
      </w:pPr>
    </w:p>
    <w:p w14:paraId="0648398C" w14:textId="77777777" w:rsidR="004B3223" w:rsidRPr="00E233EE"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233EE">
        <w:rPr>
          <w:rFonts w:asciiTheme="minorHAnsi" w:hAnsiTheme="minorHAnsi" w:cstheme="minorHAnsi"/>
          <w:color w:val="008000"/>
          <w:sz w:val="22"/>
          <w:szCs w:val="22"/>
          <w:shd w:val="clear" w:color="auto" w:fill="FFFFFF"/>
        </w:rPr>
        <w:t>/*Fit regression model and calculate VIF values*/</w:t>
      </w:r>
    </w:p>
    <w:p w14:paraId="1BD46A15" w14:textId="77777777" w:rsidR="004B3223" w:rsidRPr="00E233EE"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233EE">
        <w:rPr>
          <w:rFonts w:asciiTheme="minorHAnsi" w:hAnsiTheme="minorHAnsi" w:cstheme="minorHAnsi"/>
          <w:b/>
          <w:bCs/>
          <w:color w:val="000080"/>
          <w:sz w:val="22"/>
          <w:szCs w:val="22"/>
          <w:shd w:val="clear" w:color="auto" w:fill="FFFFFF"/>
        </w:rPr>
        <w:t>PROC</w:t>
      </w:r>
      <w:r w:rsidRPr="00E233EE">
        <w:rPr>
          <w:rFonts w:asciiTheme="minorHAnsi" w:hAnsiTheme="minorHAnsi" w:cstheme="minorHAnsi"/>
          <w:color w:val="000000"/>
          <w:sz w:val="22"/>
          <w:szCs w:val="22"/>
          <w:shd w:val="clear" w:color="auto" w:fill="FFFFFF"/>
        </w:rPr>
        <w:t xml:space="preserve"> </w:t>
      </w:r>
      <w:r w:rsidRPr="00E233EE">
        <w:rPr>
          <w:rFonts w:asciiTheme="minorHAnsi" w:hAnsiTheme="minorHAnsi" w:cstheme="minorHAnsi"/>
          <w:b/>
          <w:bCs/>
          <w:color w:val="000080"/>
          <w:sz w:val="22"/>
          <w:szCs w:val="22"/>
          <w:shd w:val="clear" w:color="auto" w:fill="FFFFFF"/>
        </w:rPr>
        <w:t>REG</w:t>
      </w:r>
      <w:r w:rsidRPr="00E233EE">
        <w:rPr>
          <w:rFonts w:asciiTheme="minorHAnsi" w:hAnsiTheme="minorHAnsi" w:cstheme="minorHAnsi"/>
          <w:color w:val="000000"/>
          <w:sz w:val="22"/>
          <w:szCs w:val="22"/>
          <w:shd w:val="clear" w:color="auto" w:fill="FFFFFF"/>
        </w:rPr>
        <w:t xml:space="preserve"> </w:t>
      </w:r>
      <w:r w:rsidRPr="00E233EE">
        <w:rPr>
          <w:rFonts w:asciiTheme="minorHAnsi" w:hAnsiTheme="minorHAnsi" w:cstheme="minorHAnsi"/>
          <w:color w:val="0000FF"/>
          <w:sz w:val="22"/>
          <w:szCs w:val="22"/>
          <w:shd w:val="clear" w:color="auto" w:fill="FFFFFF"/>
        </w:rPr>
        <w:t>DATA</w:t>
      </w:r>
      <w:r w:rsidRPr="00E233EE">
        <w:rPr>
          <w:rFonts w:asciiTheme="minorHAnsi" w:hAnsiTheme="minorHAnsi" w:cstheme="minorHAnsi"/>
          <w:color w:val="000000"/>
          <w:sz w:val="22"/>
          <w:szCs w:val="22"/>
          <w:shd w:val="clear" w:color="auto" w:fill="FFFFFF"/>
        </w:rPr>
        <w:t>=</w:t>
      </w:r>
      <w:proofErr w:type="spellStart"/>
      <w:r w:rsidRPr="00E233EE">
        <w:rPr>
          <w:rFonts w:asciiTheme="minorHAnsi" w:hAnsiTheme="minorHAnsi" w:cstheme="minorHAnsi"/>
          <w:color w:val="000000"/>
          <w:sz w:val="22"/>
          <w:szCs w:val="22"/>
          <w:shd w:val="clear" w:color="auto" w:fill="FFFFFF"/>
        </w:rPr>
        <w:t>train_encoded</w:t>
      </w:r>
      <w:proofErr w:type="spellEnd"/>
      <w:r w:rsidRPr="00E233EE">
        <w:rPr>
          <w:rFonts w:asciiTheme="minorHAnsi" w:hAnsiTheme="minorHAnsi" w:cstheme="minorHAnsi"/>
          <w:color w:val="000000"/>
          <w:sz w:val="22"/>
          <w:szCs w:val="22"/>
          <w:shd w:val="clear" w:color="auto" w:fill="FFFFFF"/>
        </w:rPr>
        <w:t xml:space="preserve"> ;</w:t>
      </w:r>
    </w:p>
    <w:p w14:paraId="3EF66046" w14:textId="77777777" w:rsidR="004B3223" w:rsidRPr="00E233EE"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233EE">
        <w:rPr>
          <w:rFonts w:asciiTheme="minorHAnsi" w:hAnsiTheme="minorHAnsi" w:cstheme="minorHAnsi"/>
          <w:color w:val="000000"/>
          <w:sz w:val="22"/>
          <w:szCs w:val="22"/>
          <w:shd w:val="clear" w:color="auto" w:fill="FFFFFF"/>
        </w:rPr>
        <w:t xml:space="preserve">  </w:t>
      </w:r>
      <w:r w:rsidRPr="00E233EE">
        <w:rPr>
          <w:rFonts w:asciiTheme="minorHAnsi" w:hAnsiTheme="minorHAnsi" w:cstheme="minorHAnsi"/>
          <w:color w:val="0000FF"/>
          <w:sz w:val="22"/>
          <w:szCs w:val="22"/>
          <w:shd w:val="clear" w:color="auto" w:fill="FFFFFF"/>
        </w:rPr>
        <w:t>MODEL</w:t>
      </w:r>
      <w:r w:rsidRPr="00E233EE">
        <w:rPr>
          <w:rFonts w:asciiTheme="minorHAnsi" w:hAnsiTheme="minorHAnsi" w:cstheme="minorHAnsi"/>
          <w:color w:val="000000"/>
          <w:sz w:val="22"/>
          <w:szCs w:val="22"/>
          <w:shd w:val="clear" w:color="auto" w:fill="FFFFFF"/>
        </w:rPr>
        <w:t xml:space="preserve"> &amp;</w:t>
      </w:r>
      <w:r w:rsidRPr="00E233EE">
        <w:rPr>
          <w:rFonts w:asciiTheme="minorHAnsi" w:hAnsiTheme="minorHAnsi" w:cstheme="minorHAnsi"/>
          <w:color w:val="008080"/>
          <w:sz w:val="22"/>
          <w:szCs w:val="22"/>
          <w:shd w:val="clear" w:color="auto" w:fill="FFFFFF"/>
        </w:rPr>
        <w:t>target.</w:t>
      </w:r>
      <w:r w:rsidRPr="00E233EE">
        <w:rPr>
          <w:rFonts w:asciiTheme="minorHAnsi" w:hAnsiTheme="minorHAnsi" w:cstheme="minorHAnsi"/>
          <w:color w:val="000000"/>
          <w:sz w:val="22"/>
          <w:szCs w:val="22"/>
          <w:shd w:val="clear" w:color="auto" w:fill="FFFFFF"/>
        </w:rPr>
        <w:t xml:space="preserve"> = &amp;</w:t>
      </w:r>
      <w:r w:rsidRPr="00E233EE">
        <w:rPr>
          <w:rFonts w:asciiTheme="minorHAnsi" w:hAnsiTheme="minorHAnsi" w:cstheme="minorHAnsi"/>
          <w:color w:val="008080"/>
          <w:sz w:val="22"/>
          <w:szCs w:val="22"/>
          <w:shd w:val="clear" w:color="auto" w:fill="FFFFFF"/>
        </w:rPr>
        <w:t>predictors.</w:t>
      </w:r>
      <w:r w:rsidRPr="00E233EE">
        <w:rPr>
          <w:rFonts w:asciiTheme="minorHAnsi" w:hAnsiTheme="minorHAnsi" w:cstheme="minorHAnsi"/>
          <w:color w:val="000000"/>
          <w:sz w:val="22"/>
          <w:szCs w:val="22"/>
          <w:shd w:val="clear" w:color="auto" w:fill="FFFFFF"/>
        </w:rPr>
        <w:t xml:space="preserve"> / </w:t>
      </w:r>
      <w:r w:rsidRPr="00E233EE">
        <w:rPr>
          <w:rFonts w:asciiTheme="minorHAnsi" w:hAnsiTheme="minorHAnsi" w:cstheme="minorHAnsi"/>
          <w:color w:val="0000FF"/>
          <w:sz w:val="22"/>
          <w:szCs w:val="22"/>
          <w:shd w:val="clear" w:color="auto" w:fill="FFFFFF"/>
        </w:rPr>
        <w:t>VIF</w:t>
      </w:r>
      <w:r w:rsidRPr="00E233EE">
        <w:rPr>
          <w:rFonts w:asciiTheme="minorHAnsi" w:hAnsiTheme="minorHAnsi" w:cstheme="minorHAnsi"/>
          <w:color w:val="000000"/>
          <w:sz w:val="22"/>
          <w:szCs w:val="22"/>
          <w:shd w:val="clear" w:color="auto" w:fill="FFFFFF"/>
        </w:rPr>
        <w:t>;</w:t>
      </w:r>
    </w:p>
    <w:p w14:paraId="0CD8438F" w14:textId="77777777" w:rsidR="004B3223" w:rsidRPr="00E233EE"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233EE">
        <w:rPr>
          <w:rFonts w:asciiTheme="minorHAnsi" w:hAnsiTheme="minorHAnsi" w:cstheme="minorHAnsi"/>
          <w:b/>
          <w:bCs/>
          <w:color w:val="000080"/>
          <w:sz w:val="22"/>
          <w:szCs w:val="22"/>
          <w:shd w:val="clear" w:color="auto" w:fill="FFFFFF"/>
        </w:rPr>
        <w:t>RUN</w:t>
      </w:r>
      <w:r w:rsidRPr="00E233EE">
        <w:rPr>
          <w:rFonts w:asciiTheme="minorHAnsi" w:hAnsiTheme="minorHAnsi" w:cstheme="minorHAnsi"/>
          <w:color w:val="000000"/>
          <w:sz w:val="22"/>
          <w:szCs w:val="22"/>
          <w:shd w:val="clear" w:color="auto" w:fill="FFFFFF"/>
        </w:rPr>
        <w:t>;</w:t>
      </w:r>
    </w:p>
    <w:p w14:paraId="5FA48E87" w14:textId="77777777" w:rsidR="004B3223" w:rsidRPr="00E233EE" w:rsidRDefault="004B3223" w:rsidP="004B3223">
      <w:pPr>
        <w:autoSpaceDE w:val="0"/>
        <w:autoSpaceDN w:val="0"/>
        <w:adjustRightInd w:val="0"/>
        <w:rPr>
          <w:rFonts w:asciiTheme="minorHAnsi" w:hAnsiTheme="minorHAnsi" w:cstheme="minorHAnsi"/>
          <w:color w:val="000000"/>
          <w:sz w:val="22"/>
          <w:szCs w:val="22"/>
          <w:shd w:val="clear" w:color="auto" w:fill="FFFFFF"/>
        </w:rPr>
      </w:pPr>
    </w:p>
    <w:p w14:paraId="46FCB91E" w14:textId="77777777" w:rsidR="004B3223" w:rsidRPr="00E233EE"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233EE">
        <w:rPr>
          <w:rFonts w:asciiTheme="minorHAnsi" w:hAnsiTheme="minorHAnsi" w:cstheme="minorHAnsi"/>
          <w:color w:val="0000FF"/>
          <w:sz w:val="22"/>
          <w:szCs w:val="22"/>
          <w:shd w:val="clear" w:color="auto" w:fill="FFFFFF"/>
        </w:rPr>
        <w:t>%let</w:t>
      </w:r>
      <w:r w:rsidRPr="00E233EE">
        <w:rPr>
          <w:rFonts w:asciiTheme="minorHAnsi" w:hAnsiTheme="minorHAnsi" w:cstheme="minorHAnsi"/>
          <w:color w:val="000000"/>
          <w:sz w:val="22"/>
          <w:szCs w:val="22"/>
          <w:shd w:val="clear" w:color="auto" w:fill="FFFFFF"/>
        </w:rPr>
        <w:t xml:space="preserve"> </w:t>
      </w:r>
      <w:proofErr w:type="spellStart"/>
      <w:r w:rsidRPr="00E233EE">
        <w:rPr>
          <w:rFonts w:asciiTheme="minorHAnsi" w:hAnsiTheme="minorHAnsi" w:cstheme="minorHAnsi"/>
          <w:color w:val="000000"/>
          <w:sz w:val="22"/>
          <w:szCs w:val="22"/>
          <w:shd w:val="clear" w:color="auto" w:fill="FFFFFF"/>
        </w:rPr>
        <w:t>high_corr</w:t>
      </w:r>
      <w:proofErr w:type="spellEnd"/>
      <w:r w:rsidRPr="00E233EE">
        <w:rPr>
          <w:rFonts w:asciiTheme="minorHAnsi" w:hAnsiTheme="minorHAnsi" w:cstheme="minorHAnsi"/>
          <w:color w:val="000000"/>
          <w:sz w:val="22"/>
          <w:szCs w:val="22"/>
          <w:shd w:val="clear" w:color="auto" w:fill="FFFFFF"/>
        </w:rPr>
        <w:t xml:space="preserve"> = GRADE_B </w:t>
      </w:r>
      <w:proofErr w:type="spellStart"/>
      <w:r w:rsidRPr="00E233EE">
        <w:rPr>
          <w:rFonts w:asciiTheme="minorHAnsi" w:hAnsiTheme="minorHAnsi" w:cstheme="minorHAnsi"/>
          <w:color w:val="000000"/>
          <w:sz w:val="22"/>
          <w:szCs w:val="22"/>
          <w:shd w:val="clear" w:color="auto" w:fill="FFFFFF"/>
        </w:rPr>
        <w:t>int_rate</w:t>
      </w:r>
      <w:proofErr w:type="spellEnd"/>
      <w:r w:rsidRPr="00E233EE">
        <w:rPr>
          <w:rFonts w:asciiTheme="minorHAnsi" w:hAnsiTheme="minorHAnsi" w:cstheme="minorHAnsi"/>
          <w:color w:val="000000"/>
          <w:sz w:val="22"/>
          <w:szCs w:val="22"/>
          <w:shd w:val="clear" w:color="auto" w:fill="FFFFFF"/>
        </w:rPr>
        <w:t>;</w:t>
      </w:r>
    </w:p>
    <w:p w14:paraId="68569933" w14:textId="77777777" w:rsidR="004B3223" w:rsidRPr="00E233EE" w:rsidRDefault="004B3223" w:rsidP="004B3223">
      <w:pPr>
        <w:autoSpaceDE w:val="0"/>
        <w:autoSpaceDN w:val="0"/>
        <w:adjustRightInd w:val="0"/>
        <w:rPr>
          <w:rFonts w:asciiTheme="minorHAnsi" w:hAnsiTheme="minorHAnsi" w:cstheme="minorHAnsi"/>
          <w:color w:val="000000"/>
          <w:sz w:val="22"/>
          <w:szCs w:val="22"/>
          <w:shd w:val="clear" w:color="auto" w:fill="FFFFFF"/>
        </w:rPr>
      </w:pPr>
    </w:p>
    <w:p w14:paraId="5D40298B" w14:textId="77777777" w:rsidR="004B3223" w:rsidRPr="00E233EE"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233EE">
        <w:rPr>
          <w:rFonts w:asciiTheme="minorHAnsi" w:hAnsiTheme="minorHAnsi" w:cstheme="minorHAnsi"/>
          <w:color w:val="008000"/>
          <w:sz w:val="22"/>
          <w:szCs w:val="22"/>
          <w:shd w:val="clear" w:color="auto" w:fill="FFFFFF"/>
        </w:rPr>
        <w:t>/* Remove correlated variables and create final global variable for predictors */</w:t>
      </w:r>
    </w:p>
    <w:p w14:paraId="0186A88B" w14:textId="77777777" w:rsidR="004B3223" w:rsidRPr="00E233EE"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233EE">
        <w:rPr>
          <w:rFonts w:asciiTheme="minorHAnsi" w:hAnsiTheme="minorHAnsi" w:cstheme="minorHAnsi"/>
          <w:b/>
          <w:bCs/>
          <w:color w:val="000080"/>
          <w:sz w:val="22"/>
          <w:szCs w:val="22"/>
          <w:shd w:val="clear" w:color="auto" w:fill="FFFFFF"/>
        </w:rPr>
        <w:t>PROC</w:t>
      </w:r>
      <w:r w:rsidRPr="00E233EE">
        <w:rPr>
          <w:rFonts w:asciiTheme="minorHAnsi" w:hAnsiTheme="minorHAnsi" w:cstheme="minorHAnsi"/>
          <w:color w:val="000000"/>
          <w:sz w:val="22"/>
          <w:szCs w:val="22"/>
          <w:shd w:val="clear" w:color="auto" w:fill="FFFFFF"/>
        </w:rPr>
        <w:t xml:space="preserve"> </w:t>
      </w:r>
      <w:r w:rsidRPr="00E233EE">
        <w:rPr>
          <w:rFonts w:asciiTheme="minorHAnsi" w:hAnsiTheme="minorHAnsi" w:cstheme="minorHAnsi"/>
          <w:b/>
          <w:bCs/>
          <w:color w:val="000080"/>
          <w:sz w:val="22"/>
          <w:szCs w:val="22"/>
          <w:shd w:val="clear" w:color="auto" w:fill="FFFFFF"/>
        </w:rPr>
        <w:t>CONTENTS</w:t>
      </w:r>
      <w:r w:rsidRPr="00E233EE">
        <w:rPr>
          <w:rFonts w:asciiTheme="minorHAnsi" w:hAnsiTheme="minorHAnsi" w:cstheme="minorHAnsi"/>
          <w:color w:val="000000"/>
          <w:sz w:val="22"/>
          <w:szCs w:val="22"/>
          <w:shd w:val="clear" w:color="auto" w:fill="FFFFFF"/>
        </w:rPr>
        <w:t xml:space="preserve"> </w:t>
      </w:r>
      <w:r w:rsidRPr="00E233EE">
        <w:rPr>
          <w:rFonts w:asciiTheme="minorHAnsi" w:hAnsiTheme="minorHAnsi" w:cstheme="minorHAnsi"/>
          <w:color w:val="0000FF"/>
          <w:sz w:val="22"/>
          <w:szCs w:val="22"/>
          <w:shd w:val="clear" w:color="auto" w:fill="FFFFFF"/>
        </w:rPr>
        <w:t>NOPRINT</w:t>
      </w:r>
      <w:r w:rsidRPr="00E233EE">
        <w:rPr>
          <w:rFonts w:asciiTheme="minorHAnsi" w:hAnsiTheme="minorHAnsi" w:cstheme="minorHAnsi"/>
          <w:color w:val="000000"/>
          <w:sz w:val="22"/>
          <w:szCs w:val="22"/>
          <w:shd w:val="clear" w:color="auto" w:fill="FFFFFF"/>
        </w:rPr>
        <w:t xml:space="preserve"> </w:t>
      </w:r>
      <w:r w:rsidRPr="00E233EE">
        <w:rPr>
          <w:rFonts w:asciiTheme="minorHAnsi" w:hAnsiTheme="minorHAnsi" w:cstheme="minorHAnsi"/>
          <w:color w:val="0000FF"/>
          <w:sz w:val="22"/>
          <w:szCs w:val="22"/>
          <w:shd w:val="clear" w:color="auto" w:fill="FFFFFF"/>
        </w:rPr>
        <w:t>DATA</w:t>
      </w:r>
      <w:r w:rsidRPr="00E233EE">
        <w:rPr>
          <w:rFonts w:asciiTheme="minorHAnsi" w:hAnsiTheme="minorHAnsi" w:cstheme="minorHAnsi"/>
          <w:color w:val="000000"/>
          <w:sz w:val="22"/>
          <w:szCs w:val="22"/>
          <w:shd w:val="clear" w:color="auto" w:fill="FFFFFF"/>
        </w:rPr>
        <w:t xml:space="preserve"> = </w:t>
      </w:r>
      <w:proofErr w:type="spellStart"/>
      <w:r w:rsidRPr="00E233EE">
        <w:rPr>
          <w:rFonts w:asciiTheme="minorHAnsi" w:hAnsiTheme="minorHAnsi" w:cstheme="minorHAnsi"/>
          <w:color w:val="000000"/>
          <w:sz w:val="22"/>
          <w:szCs w:val="22"/>
          <w:shd w:val="clear" w:color="auto" w:fill="FFFFFF"/>
        </w:rPr>
        <w:t>train_encoded</w:t>
      </w:r>
      <w:proofErr w:type="spellEnd"/>
      <w:r w:rsidRPr="00E233EE">
        <w:rPr>
          <w:rFonts w:asciiTheme="minorHAnsi" w:hAnsiTheme="minorHAnsi" w:cstheme="minorHAnsi"/>
          <w:color w:val="000000"/>
          <w:sz w:val="22"/>
          <w:szCs w:val="22"/>
          <w:shd w:val="clear" w:color="auto" w:fill="FFFFFF"/>
        </w:rPr>
        <w:t xml:space="preserve"> (</w:t>
      </w:r>
      <w:r w:rsidRPr="00E233EE">
        <w:rPr>
          <w:rFonts w:asciiTheme="minorHAnsi" w:hAnsiTheme="minorHAnsi" w:cstheme="minorHAnsi"/>
          <w:color w:val="0000FF"/>
          <w:sz w:val="22"/>
          <w:szCs w:val="22"/>
          <w:shd w:val="clear" w:color="auto" w:fill="FFFFFF"/>
        </w:rPr>
        <w:t>DROP</w:t>
      </w:r>
      <w:r w:rsidRPr="00E233EE">
        <w:rPr>
          <w:rFonts w:asciiTheme="minorHAnsi" w:hAnsiTheme="minorHAnsi" w:cstheme="minorHAnsi"/>
          <w:color w:val="000000"/>
          <w:sz w:val="22"/>
          <w:szCs w:val="22"/>
          <w:shd w:val="clear" w:color="auto" w:fill="FFFFFF"/>
        </w:rPr>
        <w:t>= id &amp;</w:t>
      </w:r>
      <w:r w:rsidRPr="00E233EE">
        <w:rPr>
          <w:rFonts w:asciiTheme="minorHAnsi" w:hAnsiTheme="minorHAnsi" w:cstheme="minorHAnsi"/>
          <w:color w:val="008080"/>
          <w:sz w:val="22"/>
          <w:szCs w:val="22"/>
          <w:shd w:val="clear" w:color="auto" w:fill="FFFFFF"/>
        </w:rPr>
        <w:t>target.</w:t>
      </w:r>
      <w:r w:rsidRPr="00E233EE">
        <w:rPr>
          <w:rFonts w:asciiTheme="minorHAnsi" w:hAnsiTheme="minorHAnsi" w:cstheme="minorHAnsi"/>
          <w:color w:val="000000"/>
          <w:sz w:val="22"/>
          <w:szCs w:val="22"/>
          <w:shd w:val="clear" w:color="auto" w:fill="FFFFFF"/>
        </w:rPr>
        <w:t xml:space="preserve"> &amp;</w:t>
      </w:r>
      <w:proofErr w:type="spellStart"/>
      <w:r w:rsidRPr="00E233EE">
        <w:rPr>
          <w:rFonts w:asciiTheme="minorHAnsi" w:hAnsiTheme="minorHAnsi" w:cstheme="minorHAnsi"/>
          <w:color w:val="008080"/>
          <w:sz w:val="22"/>
          <w:szCs w:val="22"/>
          <w:shd w:val="clear" w:color="auto" w:fill="FFFFFF"/>
        </w:rPr>
        <w:t>excluded_variables</w:t>
      </w:r>
      <w:proofErr w:type="spellEnd"/>
      <w:r w:rsidRPr="00E233EE">
        <w:rPr>
          <w:rFonts w:asciiTheme="minorHAnsi" w:hAnsiTheme="minorHAnsi" w:cstheme="minorHAnsi"/>
          <w:color w:val="008080"/>
          <w:sz w:val="22"/>
          <w:szCs w:val="22"/>
          <w:shd w:val="clear" w:color="auto" w:fill="FFFFFF"/>
        </w:rPr>
        <w:t>.</w:t>
      </w:r>
      <w:r w:rsidRPr="00E233EE">
        <w:rPr>
          <w:rFonts w:asciiTheme="minorHAnsi" w:hAnsiTheme="minorHAnsi" w:cstheme="minorHAnsi"/>
          <w:color w:val="000000"/>
          <w:sz w:val="22"/>
          <w:szCs w:val="22"/>
          <w:shd w:val="clear" w:color="auto" w:fill="FFFFFF"/>
        </w:rPr>
        <w:t xml:space="preserve"> &amp;</w:t>
      </w:r>
      <w:proofErr w:type="spellStart"/>
      <w:r w:rsidRPr="00E233EE">
        <w:rPr>
          <w:rFonts w:asciiTheme="minorHAnsi" w:hAnsiTheme="minorHAnsi" w:cstheme="minorHAnsi"/>
          <w:color w:val="008080"/>
          <w:sz w:val="22"/>
          <w:szCs w:val="22"/>
          <w:shd w:val="clear" w:color="auto" w:fill="FFFFFF"/>
        </w:rPr>
        <w:t>high_corr</w:t>
      </w:r>
      <w:proofErr w:type="spellEnd"/>
      <w:r w:rsidRPr="00E233EE">
        <w:rPr>
          <w:rFonts w:asciiTheme="minorHAnsi" w:hAnsiTheme="minorHAnsi" w:cstheme="minorHAnsi"/>
          <w:color w:val="008080"/>
          <w:sz w:val="22"/>
          <w:szCs w:val="22"/>
          <w:shd w:val="clear" w:color="auto" w:fill="FFFFFF"/>
        </w:rPr>
        <w:t>.</w:t>
      </w:r>
      <w:r w:rsidRPr="00E233EE">
        <w:rPr>
          <w:rFonts w:asciiTheme="minorHAnsi" w:hAnsiTheme="minorHAnsi" w:cstheme="minorHAnsi"/>
          <w:color w:val="000000"/>
          <w:sz w:val="22"/>
          <w:szCs w:val="22"/>
          <w:shd w:val="clear" w:color="auto" w:fill="FFFFFF"/>
        </w:rPr>
        <w:t xml:space="preserve">) </w:t>
      </w:r>
      <w:r w:rsidRPr="00E233EE">
        <w:rPr>
          <w:rFonts w:asciiTheme="minorHAnsi" w:hAnsiTheme="minorHAnsi" w:cstheme="minorHAnsi"/>
          <w:color w:val="0000FF"/>
          <w:sz w:val="22"/>
          <w:szCs w:val="22"/>
          <w:shd w:val="clear" w:color="auto" w:fill="FFFFFF"/>
        </w:rPr>
        <w:t>OUT</w:t>
      </w:r>
      <w:r w:rsidRPr="00E233EE">
        <w:rPr>
          <w:rFonts w:asciiTheme="minorHAnsi" w:hAnsiTheme="minorHAnsi" w:cstheme="minorHAnsi"/>
          <w:color w:val="000000"/>
          <w:sz w:val="22"/>
          <w:szCs w:val="22"/>
          <w:shd w:val="clear" w:color="auto" w:fill="FFFFFF"/>
        </w:rPr>
        <w:t xml:space="preserve"> = var (</w:t>
      </w:r>
      <w:r w:rsidRPr="00E233EE">
        <w:rPr>
          <w:rFonts w:asciiTheme="minorHAnsi" w:hAnsiTheme="minorHAnsi" w:cstheme="minorHAnsi"/>
          <w:color w:val="0000FF"/>
          <w:sz w:val="22"/>
          <w:szCs w:val="22"/>
          <w:shd w:val="clear" w:color="auto" w:fill="FFFFFF"/>
        </w:rPr>
        <w:t>KEEP</w:t>
      </w:r>
      <w:r w:rsidRPr="00E233EE">
        <w:rPr>
          <w:rFonts w:asciiTheme="minorHAnsi" w:hAnsiTheme="minorHAnsi" w:cstheme="minorHAnsi"/>
          <w:color w:val="000000"/>
          <w:sz w:val="22"/>
          <w:szCs w:val="22"/>
          <w:shd w:val="clear" w:color="auto" w:fill="FFFFFF"/>
        </w:rPr>
        <w:t xml:space="preserve"> = name); </w:t>
      </w:r>
      <w:r w:rsidRPr="00E233EE">
        <w:rPr>
          <w:rFonts w:asciiTheme="minorHAnsi" w:hAnsiTheme="minorHAnsi" w:cstheme="minorHAnsi"/>
          <w:b/>
          <w:bCs/>
          <w:color w:val="000080"/>
          <w:sz w:val="22"/>
          <w:szCs w:val="22"/>
          <w:shd w:val="clear" w:color="auto" w:fill="FFFFFF"/>
        </w:rPr>
        <w:t>RUN</w:t>
      </w:r>
      <w:r w:rsidRPr="00E233EE">
        <w:rPr>
          <w:rFonts w:asciiTheme="minorHAnsi" w:hAnsiTheme="minorHAnsi" w:cstheme="minorHAnsi"/>
          <w:color w:val="000000"/>
          <w:sz w:val="22"/>
          <w:szCs w:val="22"/>
          <w:shd w:val="clear" w:color="auto" w:fill="FFFFFF"/>
        </w:rPr>
        <w:t>;</w:t>
      </w:r>
    </w:p>
    <w:p w14:paraId="25FC9751" w14:textId="77777777" w:rsidR="004B3223" w:rsidRPr="00E233EE"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233EE">
        <w:rPr>
          <w:rFonts w:asciiTheme="minorHAnsi" w:hAnsiTheme="minorHAnsi" w:cstheme="minorHAnsi"/>
          <w:b/>
          <w:bCs/>
          <w:color w:val="000080"/>
          <w:sz w:val="22"/>
          <w:szCs w:val="22"/>
          <w:shd w:val="clear" w:color="auto" w:fill="FFFFFF"/>
        </w:rPr>
        <w:t>PROC</w:t>
      </w:r>
      <w:r w:rsidRPr="00E233EE">
        <w:rPr>
          <w:rFonts w:asciiTheme="minorHAnsi" w:hAnsiTheme="minorHAnsi" w:cstheme="minorHAnsi"/>
          <w:color w:val="000000"/>
          <w:sz w:val="22"/>
          <w:szCs w:val="22"/>
          <w:shd w:val="clear" w:color="auto" w:fill="FFFFFF"/>
        </w:rPr>
        <w:t xml:space="preserve"> </w:t>
      </w:r>
      <w:r w:rsidRPr="00E233EE">
        <w:rPr>
          <w:rFonts w:asciiTheme="minorHAnsi" w:hAnsiTheme="minorHAnsi" w:cstheme="minorHAnsi"/>
          <w:b/>
          <w:bCs/>
          <w:color w:val="000080"/>
          <w:sz w:val="22"/>
          <w:szCs w:val="22"/>
          <w:shd w:val="clear" w:color="auto" w:fill="FFFFFF"/>
        </w:rPr>
        <w:t>SQL</w:t>
      </w:r>
      <w:r w:rsidRPr="00E233EE">
        <w:rPr>
          <w:rFonts w:asciiTheme="minorHAnsi" w:hAnsiTheme="minorHAnsi" w:cstheme="minorHAnsi"/>
          <w:color w:val="000000"/>
          <w:sz w:val="22"/>
          <w:szCs w:val="22"/>
          <w:shd w:val="clear" w:color="auto" w:fill="FFFFFF"/>
        </w:rPr>
        <w:t xml:space="preserve"> </w:t>
      </w:r>
      <w:r w:rsidRPr="00E233EE">
        <w:rPr>
          <w:rFonts w:asciiTheme="minorHAnsi" w:hAnsiTheme="minorHAnsi" w:cstheme="minorHAnsi"/>
          <w:color w:val="0000FF"/>
          <w:sz w:val="22"/>
          <w:szCs w:val="22"/>
          <w:shd w:val="clear" w:color="auto" w:fill="FFFFFF"/>
        </w:rPr>
        <w:t>NOPRINT</w:t>
      </w:r>
      <w:r w:rsidRPr="00E233EE">
        <w:rPr>
          <w:rFonts w:asciiTheme="minorHAnsi" w:hAnsiTheme="minorHAnsi" w:cstheme="minorHAnsi"/>
          <w:color w:val="000000"/>
          <w:sz w:val="22"/>
          <w:szCs w:val="22"/>
          <w:shd w:val="clear" w:color="auto" w:fill="FFFFFF"/>
        </w:rPr>
        <w:t xml:space="preserve">; </w:t>
      </w:r>
      <w:r w:rsidRPr="00E233EE">
        <w:rPr>
          <w:rFonts w:asciiTheme="minorHAnsi" w:hAnsiTheme="minorHAnsi" w:cstheme="minorHAnsi"/>
          <w:color w:val="0000FF"/>
          <w:sz w:val="22"/>
          <w:szCs w:val="22"/>
          <w:shd w:val="clear" w:color="auto" w:fill="FFFFFF"/>
        </w:rPr>
        <w:t>SELECT</w:t>
      </w:r>
      <w:r w:rsidRPr="00E233EE">
        <w:rPr>
          <w:rFonts w:asciiTheme="minorHAnsi" w:hAnsiTheme="minorHAnsi" w:cstheme="minorHAnsi"/>
          <w:color w:val="000000"/>
          <w:sz w:val="22"/>
          <w:szCs w:val="22"/>
          <w:shd w:val="clear" w:color="auto" w:fill="FFFFFF"/>
        </w:rPr>
        <w:t xml:space="preserve"> name </w:t>
      </w:r>
      <w:proofErr w:type="spellStart"/>
      <w:r w:rsidRPr="00E233EE">
        <w:rPr>
          <w:rFonts w:asciiTheme="minorHAnsi" w:hAnsiTheme="minorHAnsi" w:cstheme="minorHAnsi"/>
          <w:color w:val="0000FF"/>
          <w:sz w:val="22"/>
          <w:szCs w:val="22"/>
          <w:shd w:val="clear" w:color="auto" w:fill="FFFFFF"/>
        </w:rPr>
        <w:t>INTO</w:t>
      </w:r>
      <w:r w:rsidRPr="00E233EE">
        <w:rPr>
          <w:rFonts w:asciiTheme="minorHAnsi" w:hAnsiTheme="minorHAnsi" w:cstheme="minorHAnsi"/>
          <w:color w:val="000000"/>
          <w:sz w:val="22"/>
          <w:szCs w:val="22"/>
          <w:shd w:val="clear" w:color="auto" w:fill="FFFFFF"/>
        </w:rPr>
        <w:t>:predictors</w:t>
      </w:r>
      <w:proofErr w:type="spellEnd"/>
      <w:r w:rsidRPr="00E233EE">
        <w:rPr>
          <w:rFonts w:asciiTheme="minorHAnsi" w:hAnsiTheme="minorHAnsi" w:cstheme="minorHAnsi"/>
          <w:color w:val="000000"/>
          <w:sz w:val="22"/>
          <w:szCs w:val="22"/>
          <w:shd w:val="clear" w:color="auto" w:fill="FFFFFF"/>
        </w:rPr>
        <w:t xml:space="preserve"> SEPARATED BY </w:t>
      </w:r>
      <w:r w:rsidRPr="00E233EE">
        <w:rPr>
          <w:rFonts w:asciiTheme="minorHAnsi" w:hAnsiTheme="minorHAnsi" w:cstheme="minorHAnsi"/>
          <w:color w:val="800080"/>
          <w:sz w:val="22"/>
          <w:szCs w:val="22"/>
          <w:shd w:val="clear" w:color="auto" w:fill="FFFFFF"/>
        </w:rPr>
        <w:t>" "</w:t>
      </w:r>
      <w:r w:rsidRPr="00E233EE">
        <w:rPr>
          <w:rFonts w:asciiTheme="minorHAnsi" w:hAnsiTheme="minorHAnsi" w:cstheme="minorHAnsi"/>
          <w:color w:val="000000"/>
          <w:sz w:val="22"/>
          <w:szCs w:val="22"/>
          <w:shd w:val="clear" w:color="auto" w:fill="FFFFFF"/>
        </w:rPr>
        <w:t xml:space="preserve"> </w:t>
      </w:r>
      <w:r w:rsidRPr="00E233EE">
        <w:rPr>
          <w:rFonts w:asciiTheme="minorHAnsi" w:hAnsiTheme="minorHAnsi" w:cstheme="minorHAnsi"/>
          <w:color w:val="0000FF"/>
          <w:sz w:val="22"/>
          <w:szCs w:val="22"/>
          <w:shd w:val="clear" w:color="auto" w:fill="FFFFFF"/>
        </w:rPr>
        <w:t>FROM</w:t>
      </w:r>
      <w:r w:rsidRPr="00E233EE">
        <w:rPr>
          <w:rFonts w:asciiTheme="minorHAnsi" w:hAnsiTheme="minorHAnsi" w:cstheme="minorHAnsi"/>
          <w:color w:val="000000"/>
          <w:sz w:val="22"/>
          <w:szCs w:val="22"/>
          <w:shd w:val="clear" w:color="auto" w:fill="FFFFFF"/>
        </w:rPr>
        <w:t xml:space="preserve"> var; </w:t>
      </w:r>
      <w:r w:rsidRPr="00E233EE">
        <w:rPr>
          <w:rFonts w:asciiTheme="minorHAnsi" w:hAnsiTheme="minorHAnsi" w:cstheme="minorHAnsi"/>
          <w:b/>
          <w:bCs/>
          <w:color w:val="000080"/>
          <w:sz w:val="22"/>
          <w:szCs w:val="22"/>
          <w:shd w:val="clear" w:color="auto" w:fill="FFFFFF"/>
        </w:rPr>
        <w:t>QUIT</w:t>
      </w:r>
      <w:r w:rsidRPr="00E233EE">
        <w:rPr>
          <w:rFonts w:asciiTheme="minorHAnsi" w:hAnsiTheme="minorHAnsi" w:cstheme="minorHAnsi"/>
          <w:color w:val="000000"/>
          <w:sz w:val="22"/>
          <w:szCs w:val="22"/>
          <w:shd w:val="clear" w:color="auto" w:fill="FFFFFF"/>
        </w:rPr>
        <w:t>;</w:t>
      </w:r>
    </w:p>
    <w:p w14:paraId="6645C874" w14:textId="77777777" w:rsidR="004B3223" w:rsidRPr="00E233EE"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233EE">
        <w:rPr>
          <w:rFonts w:asciiTheme="minorHAnsi" w:hAnsiTheme="minorHAnsi" w:cstheme="minorHAnsi"/>
          <w:color w:val="0000FF"/>
          <w:sz w:val="22"/>
          <w:szCs w:val="22"/>
          <w:shd w:val="clear" w:color="auto" w:fill="FFFFFF"/>
        </w:rPr>
        <w:t>%PUT</w:t>
      </w:r>
      <w:r w:rsidRPr="00E233EE">
        <w:rPr>
          <w:rFonts w:asciiTheme="minorHAnsi" w:hAnsiTheme="minorHAnsi" w:cstheme="minorHAnsi"/>
          <w:color w:val="000000"/>
          <w:sz w:val="22"/>
          <w:szCs w:val="22"/>
          <w:shd w:val="clear" w:color="auto" w:fill="FFFFFF"/>
        </w:rPr>
        <w:t xml:space="preserve"> &amp;predictors; </w:t>
      </w:r>
      <w:r w:rsidRPr="00E233EE">
        <w:rPr>
          <w:rFonts w:asciiTheme="minorHAnsi" w:hAnsiTheme="minorHAnsi" w:cstheme="minorHAnsi"/>
          <w:b/>
          <w:bCs/>
          <w:color w:val="000080"/>
          <w:sz w:val="22"/>
          <w:szCs w:val="22"/>
          <w:shd w:val="clear" w:color="auto" w:fill="FFFFFF"/>
        </w:rPr>
        <w:t>RUN</w:t>
      </w:r>
      <w:r w:rsidRPr="00E233EE">
        <w:rPr>
          <w:rFonts w:asciiTheme="minorHAnsi" w:hAnsiTheme="minorHAnsi" w:cstheme="minorHAnsi"/>
          <w:color w:val="000000"/>
          <w:sz w:val="22"/>
          <w:szCs w:val="22"/>
          <w:shd w:val="clear" w:color="auto" w:fill="FFFFFF"/>
        </w:rPr>
        <w:t>;</w:t>
      </w:r>
    </w:p>
    <w:p w14:paraId="1E28012B"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p>
    <w:p w14:paraId="7FC18384"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color w:val="008000"/>
          <w:sz w:val="22"/>
          <w:szCs w:val="22"/>
          <w:shd w:val="clear" w:color="auto" w:fill="FFFFFF"/>
        </w:rPr>
        <w:t xml:space="preserve">/* Variables in </w:t>
      </w:r>
      <w:proofErr w:type="spellStart"/>
      <w:r w:rsidRPr="00E86518">
        <w:rPr>
          <w:rFonts w:asciiTheme="minorHAnsi" w:hAnsiTheme="minorHAnsi" w:cstheme="minorHAnsi"/>
          <w:color w:val="008000"/>
          <w:sz w:val="22"/>
          <w:szCs w:val="22"/>
          <w:shd w:val="clear" w:color="auto" w:fill="FFFFFF"/>
        </w:rPr>
        <w:t>train_encoded</w:t>
      </w:r>
      <w:proofErr w:type="spellEnd"/>
      <w:r w:rsidRPr="00E86518">
        <w:rPr>
          <w:rFonts w:asciiTheme="minorHAnsi" w:hAnsiTheme="minorHAnsi" w:cstheme="minorHAnsi"/>
          <w:color w:val="008000"/>
          <w:sz w:val="22"/>
          <w:szCs w:val="22"/>
          <w:shd w:val="clear" w:color="auto" w:fill="FFFFFF"/>
        </w:rPr>
        <w:t xml:space="preserve"> but not in </w:t>
      </w:r>
      <w:proofErr w:type="spellStart"/>
      <w:r w:rsidRPr="00E86518">
        <w:rPr>
          <w:rFonts w:asciiTheme="minorHAnsi" w:hAnsiTheme="minorHAnsi" w:cstheme="minorHAnsi"/>
          <w:color w:val="008000"/>
          <w:sz w:val="22"/>
          <w:szCs w:val="22"/>
          <w:shd w:val="clear" w:color="auto" w:fill="FFFFFF"/>
        </w:rPr>
        <w:t>oot_encoded</w:t>
      </w:r>
      <w:proofErr w:type="spellEnd"/>
      <w:r w:rsidRPr="00E86518">
        <w:rPr>
          <w:rFonts w:asciiTheme="minorHAnsi" w:hAnsiTheme="minorHAnsi" w:cstheme="minorHAnsi"/>
          <w:color w:val="008000"/>
          <w:sz w:val="22"/>
          <w:szCs w:val="22"/>
          <w:shd w:val="clear" w:color="auto" w:fill="FFFFFF"/>
        </w:rPr>
        <w:t xml:space="preserve"> */</w:t>
      </w:r>
    </w:p>
    <w:p w14:paraId="3DDF684C"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b/>
          <w:bCs/>
          <w:color w:val="000080"/>
          <w:sz w:val="22"/>
          <w:szCs w:val="22"/>
          <w:shd w:val="clear" w:color="auto" w:fill="FFFFFF"/>
        </w:rPr>
        <w:t>PROC</w:t>
      </w: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b/>
          <w:bCs/>
          <w:color w:val="000080"/>
          <w:sz w:val="22"/>
          <w:szCs w:val="22"/>
          <w:shd w:val="clear" w:color="auto" w:fill="FFFFFF"/>
        </w:rPr>
        <w:t>SQL</w:t>
      </w: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color w:val="0000FF"/>
          <w:sz w:val="22"/>
          <w:szCs w:val="22"/>
          <w:shd w:val="clear" w:color="auto" w:fill="FFFFFF"/>
        </w:rPr>
        <w:t>NOPRINT</w:t>
      </w:r>
      <w:r w:rsidRPr="00E86518">
        <w:rPr>
          <w:rFonts w:asciiTheme="minorHAnsi" w:hAnsiTheme="minorHAnsi" w:cstheme="minorHAnsi"/>
          <w:color w:val="000000"/>
          <w:sz w:val="22"/>
          <w:szCs w:val="22"/>
          <w:shd w:val="clear" w:color="auto" w:fill="FFFFFF"/>
        </w:rPr>
        <w:t>;</w:t>
      </w:r>
    </w:p>
    <w:p w14:paraId="3EB10380"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color w:val="0000FF"/>
          <w:sz w:val="22"/>
          <w:szCs w:val="22"/>
          <w:shd w:val="clear" w:color="auto" w:fill="FFFFFF"/>
        </w:rPr>
        <w:t>CREATE</w:t>
      </w: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color w:val="0000FF"/>
          <w:sz w:val="22"/>
          <w:szCs w:val="22"/>
          <w:shd w:val="clear" w:color="auto" w:fill="FFFFFF"/>
        </w:rPr>
        <w:t>TABLE</w:t>
      </w:r>
      <w:r w:rsidRPr="00E86518">
        <w:rPr>
          <w:rFonts w:asciiTheme="minorHAnsi" w:hAnsiTheme="minorHAnsi" w:cstheme="minorHAnsi"/>
          <w:color w:val="000000"/>
          <w:sz w:val="22"/>
          <w:szCs w:val="22"/>
          <w:shd w:val="clear" w:color="auto" w:fill="FFFFFF"/>
        </w:rPr>
        <w:t xml:space="preserve"> </w:t>
      </w:r>
      <w:proofErr w:type="spellStart"/>
      <w:r w:rsidRPr="00E86518">
        <w:rPr>
          <w:rFonts w:asciiTheme="minorHAnsi" w:hAnsiTheme="minorHAnsi" w:cstheme="minorHAnsi"/>
          <w:color w:val="000000"/>
          <w:sz w:val="22"/>
          <w:szCs w:val="22"/>
          <w:shd w:val="clear" w:color="auto" w:fill="FFFFFF"/>
        </w:rPr>
        <w:t>train_vars</w:t>
      </w:r>
      <w:proofErr w:type="spellEnd"/>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color w:val="0000FF"/>
          <w:sz w:val="22"/>
          <w:szCs w:val="22"/>
          <w:shd w:val="clear" w:color="auto" w:fill="FFFFFF"/>
        </w:rPr>
        <w:t>AS</w:t>
      </w: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color w:val="0000FF"/>
          <w:sz w:val="22"/>
          <w:szCs w:val="22"/>
          <w:shd w:val="clear" w:color="auto" w:fill="FFFFFF"/>
        </w:rPr>
        <w:t>SELECT</w:t>
      </w:r>
      <w:r w:rsidRPr="00E86518">
        <w:rPr>
          <w:rFonts w:asciiTheme="minorHAnsi" w:hAnsiTheme="minorHAnsi" w:cstheme="minorHAnsi"/>
          <w:color w:val="000000"/>
          <w:sz w:val="22"/>
          <w:szCs w:val="22"/>
          <w:shd w:val="clear" w:color="auto" w:fill="FFFFFF"/>
        </w:rPr>
        <w:t xml:space="preserve"> name </w:t>
      </w:r>
      <w:r w:rsidRPr="00E86518">
        <w:rPr>
          <w:rFonts w:asciiTheme="minorHAnsi" w:hAnsiTheme="minorHAnsi" w:cstheme="minorHAnsi"/>
          <w:color w:val="0000FF"/>
          <w:sz w:val="22"/>
          <w:szCs w:val="22"/>
          <w:shd w:val="clear" w:color="auto" w:fill="FFFFFF"/>
        </w:rPr>
        <w:t>FROM</w:t>
      </w:r>
      <w:r w:rsidRPr="00E86518">
        <w:rPr>
          <w:rFonts w:asciiTheme="minorHAnsi" w:hAnsiTheme="minorHAnsi" w:cstheme="minorHAnsi"/>
          <w:color w:val="000000"/>
          <w:sz w:val="22"/>
          <w:szCs w:val="22"/>
          <w:shd w:val="clear" w:color="auto" w:fill="FFFFFF"/>
        </w:rPr>
        <w:t xml:space="preserve"> </w:t>
      </w:r>
      <w:proofErr w:type="spellStart"/>
      <w:r w:rsidRPr="00E86518">
        <w:rPr>
          <w:rFonts w:asciiTheme="minorHAnsi" w:hAnsiTheme="minorHAnsi" w:cstheme="minorHAnsi"/>
          <w:color w:val="000000"/>
          <w:sz w:val="22"/>
          <w:szCs w:val="22"/>
          <w:shd w:val="clear" w:color="auto" w:fill="FFFFFF"/>
        </w:rPr>
        <w:t>dictionary.columns</w:t>
      </w:r>
      <w:proofErr w:type="spellEnd"/>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color w:val="0000FF"/>
          <w:sz w:val="22"/>
          <w:szCs w:val="22"/>
          <w:shd w:val="clear" w:color="auto" w:fill="FFFFFF"/>
        </w:rPr>
        <w:t>WHERE</w:t>
      </w:r>
      <w:r w:rsidRPr="00E86518">
        <w:rPr>
          <w:rFonts w:asciiTheme="minorHAnsi" w:hAnsiTheme="minorHAnsi" w:cstheme="minorHAnsi"/>
          <w:color w:val="000000"/>
          <w:sz w:val="22"/>
          <w:szCs w:val="22"/>
          <w:shd w:val="clear" w:color="auto" w:fill="FFFFFF"/>
        </w:rPr>
        <w:t xml:space="preserve"> </w:t>
      </w:r>
      <w:proofErr w:type="spellStart"/>
      <w:r w:rsidRPr="00E86518">
        <w:rPr>
          <w:rFonts w:asciiTheme="minorHAnsi" w:hAnsiTheme="minorHAnsi" w:cstheme="minorHAnsi"/>
          <w:color w:val="000000"/>
          <w:sz w:val="22"/>
          <w:szCs w:val="22"/>
          <w:shd w:val="clear" w:color="auto" w:fill="FFFFFF"/>
        </w:rPr>
        <w:t>libname</w:t>
      </w:r>
      <w:proofErr w:type="spellEnd"/>
      <w:r w:rsidRPr="00E86518">
        <w:rPr>
          <w:rFonts w:asciiTheme="minorHAnsi" w:hAnsiTheme="minorHAnsi" w:cstheme="minorHAnsi"/>
          <w:color w:val="000000"/>
          <w:sz w:val="22"/>
          <w:szCs w:val="22"/>
          <w:shd w:val="clear" w:color="auto" w:fill="FFFFFF"/>
        </w:rPr>
        <w:t>=</w:t>
      </w:r>
      <w:r w:rsidRPr="00E86518">
        <w:rPr>
          <w:rFonts w:asciiTheme="minorHAnsi" w:hAnsiTheme="minorHAnsi" w:cstheme="minorHAnsi"/>
          <w:color w:val="800080"/>
          <w:sz w:val="22"/>
          <w:szCs w:val="22"/>
          <w:shd w:val="clear" w:color="auto" w:fill="FFFFFF"/>
        </w:rPr>
        <w:t>"WORK"</w:t>
      </w: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color w:val="0000FF"/>
          <w:sz w:val="22"/>
          <w:szCs w:val="22"/>
          <w:shd w:val="clear" w:color="auto" w:fill="FFFFFF"/>
        </w:rPr>
        <w:t>AND</w:t>
      </w:r>
      <w:r w:rsidRPr="00E86518">
        <w:rPr>
          <w:rFonts w:asciiTheme="minorHAnsi" w:hAnsiTheme="minorHAnsi" w:cstheme="minorHAnsi"/>
          <w:color w:val="000000"/>
          <w:sz w:val="22"/>
          <w:szCs w:val="22"/>
          <w:shd w:val="clear" w:color="auto" w:fill="FFFFFF"/>
        </w:rPr>
        <w:t xml:space="preserve"> </w:t>
      </w:r>
      <w:proofErr w:type="spellStart"/>
      <w:r w:rsidRPr="00E86518">
        <w:rPr>
          <w:rFonts w:asciiTheme="minorHAnsi" w:hAnsiTheme="minorHAnsi" w:cstheme="minorHAnsi"/>
          <w:color w:val="000000"/>
          <w:sz w:val="22"/>
          <w:szCs w:val="22"/>
          <w:shd w:val="clear" w:color="auto" w:fill="FFFFFF"/>
        </w:rPr>
        <w:t>memname</w:t>
      </w:r>
      <w:proofErr w:type="spellEnd"/>
      <w:r w:rsidRPr="00E86518">
        <w:rPr>
          <w:rFonts w:asciiTheme="minorHAnsi" w:hAnsiTheme="minorHAnsi" w:cstheme="minorHAnsi"/>
          <w:color w:val="000000"/>
          <w:sz w:val="22"/>
          <w:szCs w:val="22"/>
          <w:shd w:val="clear" w:color="auto" w:fill="FFFFFF"/>
        </w:rPr>
        <w:t>=</w:t>
      </w:r>
      <w:r w:rsidRPr="00E86518">
        <w:rPr>
          <w:rFonts w:asciiTheme="minorHAnsi" w:hAnsiTheme="minorHAnsi" w:cstheme="minorHAnsi"/>
          <w:color w:val="800080"/>
          <w:sz w:val="22"/>
          <w:szCs w:val="22"/>
          <w:shd w:val="clear" w:color="auto" w:fill="FFFFFF"/>
        </w:rPr>
        <w:t>"TRAIN_ENCODED"</w:t>
      </w:r>
      <w:r w:rsidRPr="00E86518">
        <w:rPr>
          <w:rFonts w:asciiTheme="minorHAnsi" w:hAnsiTheme="minorHAnsi" w:cstheme="minorHAnsi"/>
          <w:color w:val="000000"/>
          <w:sz w:val="22"/>
          <w:szCs w:val="22"/>
          <w:shd w:val="clear" w:color="auto" w:fill="FFFFFF"/>
        </w:rPr>
        <w:t>;</w:t>
      </w:r>
    </w:p>
    <w:p w14:paraId="27E021D0"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color w:val="0000FF"/>
          <w:sz w:val="22"/>
          <w:szCs w:val="22"/>
          <w:shd w:val="clear" w:color="auto" w:fill="FFFFFF"/>
        </w:rPr>
        <w:t>CREATE</w:t>
      </w: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color w:val="0000FF"/>
          <w:sz w:val="22"/>
          <w:szCs w:val="22"/>
          <w:shd w:val="clear" w:color="auto" w:fill="FFFFFF"/>
        </w:rPr>
        <w:t>TABLE</w:t>
      </w:r>
      <w:r w:rsidRPr="00E86518">
        <w:rPr>
          <w:rFonts w:asciiTheme="minorHAnsi" w:hAnsiTheme="minorHAnsi" w:cstheme="minorHAnsi"/>
          <w:color w:val="000000"/>
          <w:sz w:val="22"/>
          <w:szCs w:val="22"/>
          <w:shd w:val="clear" w:color="auto" w:fill="FFFFFF"/>
        </w:rPr>
        <w:t xml:space="preserve"> </w:t>
      </w:r>
      <w:proofErr w:type="spellStart"/>
      <w:r w:rsidRPr="00E86518">
        <w:rPr>
          <w:rFonts w:asciiTheme="minorHAnsi" w:hAnsiTheme="minorHAnsi" w:cstheme="minorHAnsi"/>
          <w:color w:val="000000"/>
          <w:sz w:val="22"/>
          <w:szCs w:val="22"/>
          <w:shd w:val="clear" w:color="auto" w:fill="FFFFFF"/>
        </w:rPr>
        <w:t>oot_vars</w:t>
      </w:r>
      <w:proofErr w:type="spellEnd"/>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color w:val="0000FF"/>
          <w:sz w:val="22"/>
          <w:szCs w:val="22"/>
          <w:shd w:val="clear" w:color="auto" w:fill="FFFFFF"/>
        </w:rPr>
        <w:t>AS</w:t>
      </w: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color w:val="0000FF"/>
          <w:sz w:val="22"/>
          <w:szCs w:val="22"/>
          <w:shd w:val="clear" w:color="auto" w:fill="FFFFFF"/>
        </w:rPr>
        <w:t>SELECT</w:t>
      </w:r>
      <w:r w:rsidRPr="00E86518">
        <w:rPr>
          <w:rFonts w:asciiTheme="minorHAnsi" w:hAnsiTheme="minorHAnsi" w:cstheme="minorHAnsi"/>
          <w:color w:val="000000"/>
          <w:sz w:val="22"/>
          <w:szCs w:val="22"/>
          <w:shd w:val="clear" w:color="auto" w:fill="FFFFFF"/>
        </w:rPr>
        <w:t xml:space="preserve"> name </w:t>
      </w:r>
      <w:r w:rsidRPr="00E86518">
        <w:rPr>
          <w:rFonts w:asciiTheme="minorHAnsi" w:hAnsiTheme="minorHAnsi" w:cstheme="minorHAnsi"/>
          <w:color w:val="0000FF"/>
          <w:sz w:val="22"/>
          <w:szCs w:val="22"/>
          <w:shd w:val="clear" w:color="auto" w:fill="FFFFFF"/>
        </w:rPr>
        <w:t>FROM</w:t>
      </w:r>
      <w:r w:rsidRPr="00E86518">
        <w:rPr>
          <w:rFonts w:asciiTheme="minorHAnsi" w:hAnsiTheme="minorHAnsi" w:cstheme="minorHAnsi"/>
          <w:color w:val="000000"/>
          <w:sz w:val="22"/>
          <w:szCs w:val="22"/>
          <w:shd w:val="clear" w:color="auto" w:fill="FFFFFF"/>
        </w:rPr>
        <w:t xml:space="preserve"> </w:t>
      </w:r>
      <w:proofErr w:type="spellStart"/>
      <w:r w:rsidRPr="00E86518">
        <w:rPr>
          <w:rFonts w:asciiTheme="minorHAnsi" w:hAnsiTheme="minorHAnsi" w:cstheme="minorHAnsi"/>
          <w:color w:val="000000"/>
          <w:sz w:val="22"/>
          <w:szCs w:val="22"/>
          <w:shd w:val="clear" w:color="auto" w:fill="FFFFFF"/>
        </w:rPr>
        <w:t>dictionary.columns</w:t>
      </w:r>
      <w:proofErr w:type="spellEnd"/>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color w:val="0000FF"/>
          <w:sz w:val="22"/>
          <w:szCs w:val="22"/>
          <w:shd w:val="clear" w:color="auto" w:fill="FFFFFF"/>
        </w:rPr>
        <w:t>WHERE</w:t>
      </w:r>
      <w:r w:rsidRPr="00E86518">
        <w:rPr>
          <w:rFonts w:asciiTheme="minorHAnsi" w:hAnsiTheme="minorHAnsi" w:cstheme="minorHAnsi"/>
          <w:color w:val="000000"/>
          <w:sz w:val="22"/>
          <w:szCs w:val="22"/>
          <w:shd w:val="clear" w:color="auto" w:fill="FFFFFF"/>
        </w:rPr>
        <w:t xml:space="preserve"> </w:t>
      </w:r>
      <w:proofErr w:type="spellStart"/>
      <w:r w:rsidRPr="00E86518">
        <w:rPr>
          <w:rFonts w:asciiTheme="minorHAnsi" w:hAnsiTheme="minorHAnsi" w:cstheme="minorHAnsi"/>
          <w:color w:val="000000"/>
          <w:sz w:val="22"/>
          <w:szCs w:val="22"/>
          <w:shd w:val="clear" w:color="auto" w:fill="FFFFFF"/>
        </w:rPr>
        <w:t>libname</w:t>
      </w:r>
      <w:proofErr w:type="spellEnd"/>
      <w:r w:rsidRPr="00E86518">
        <w:rPr>
          <w:rFonts w:asciiTheme="minorHAnsi" w:hAnsiTheme="minorHAnsi" w:cstheme="minorHAnsi"/>
          <w:color w:val="000000"/>
          <w:sz w:val="22"/>
          <w:szCs w:val="22"/>
          <w:shd w:val="clear" w:color="auto" w:fill="FFFFFF"/>
        </w:rPr>
        <w:t>=</w:t>
      </w:r>
      <w:r w:rsidRPr="00E86518">
        <w:rPr>
          <w:rFonts w:asciiTheme="minorHAnsi" w:hAnsiTheme="minorHAnsi" w:cstheme="minorHAnsi"/>
          <w:color w:val="800080"/>
          <w:sz w:val="22"/>
          <w:szCs w:val="22"/>
          <w:shd w:val="clear" w:color="auto" w:fill="FFFFFF"/>
        </w:rPr>
        <w:t>"WORK"</w:t>
      </w: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color w:val="0000FF"/>
          <w:sz w:val="22"/>
          <w:szCs w:val="22"/>
          <w:shd w:val="clear" w:color="auto" w:fill="FFFFFF"/>
        </w:rPr>
        <w:t>AND</w:t>
      </w:r>
      <w:r w:rsidRPr="00E86518">
        <w:rPr>
          <w:rFonts w:asciiTheme="minorHAnsi" w:hAnsiTheme="minorHAnsi" w:cstheme="minorHAnsi"/>
          <w:color w:val="000000"/>
          <w:sz w:val="22"/>
          <w:szCs w:val="22"/>
          <w:shd w:val="clear" w:color="auto" w:fill="FFFFFF"/>
        </w:rPr>
        <w:t xml:space="preserve"> </w:t>
      </w:r>
      <w:proofErr w:type="spellStart"/>
      <w:r w:rsidRPr="00E86518">
        <w:rPr>
          <w:rFonts w:asciiTheme="minorHAnsi" w:hAnsiTheme="minorHAnsi" w:cstheme="minorHAnsi"/>
          <w:color w:val="000000"/>
          <w:sz w:val="22"/>
          <w:szCs w:val="22"/>
          <w:shd w:val="clear" w:color="auto" w:fill="FFFFFF"/>
        </w:rPr>
        <w:t>memname</w:t>
      </w:r>
      <w:proofErr w:type="spellEnd"/>
      <w:r w:rsidRPr="00E86518">
        <w:rPr>
          <w:rFonts w:asciiTheme="minorHAnsi" w:hAnsiTheme="minorHAnsi" w:cstheme="minorHAnsi"/>
          <w:color w:val="000000"/>
          <w:sz w:val="22"/>
          <w:szCs w:val="22"/>
          <w:shd w:val="clear" w:color="auto" w:fill="FFFFFF"/>
        </w:rPr>
        <w:t>=</w:t>
      </w:r>
      <w:r w:rsidRPr="00E86518">
        <w:rPr>
          <w:rFonts w:asciiTheme="minorHAnsi" w:hAnsiTheme="minorHAnsi" w:cstheme="minorHAnsi"/>
          <w:color w:val="800080"/>
          <w:sz w:val="22"/>
          <w:szCs w:val="22"/>
          <w:shd w:val="clear" w:color="auto" w:fill="FFFFFF"/>
        </w:rPr>
        <w:t>"OOT_ENCODED"</w:t>
      </w:r>
      <w:r w:rsidRPr="00E86518">
        <w:rPr>
          <w:rFonts w:asciiTheme="minorHAnsi" w:hAnsiTheme="minorHAnsi" w:cstheme="minorHAnsi"/>
          <w:color w:val="000000"/>
          <w:sz w:val="22"/>
          <w:szCs w:val="22"/>
          <w:shd w:val="clear" w:color="auto" w:fill="FFFFFF"/>
        </w:rPr>
        <w:t>;</w:t>
      </w:r>
    </w:p>
    <w:p w14:paraId="5C7DFA02"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color w:val="0000FF"/>
          <w:sz w:val="22"/>
          <w:szCs w:val="22"/>
          <w:shd w:val="clear" w:color="auto" w:fill="FFFFFF"/>
        </w:rPr>
        <w:t>CREATE</w:t>
      </w: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color w:val="0000FF"/>
          <w:sz w:val="22"/>
          <w:szCs w:val="22"/>
          <w:shd w:val="clear" w:color="auto" w:fill="FFFFFF"/>
        </w:rPr>
        <w:t>TABLE</w:t>
      </w:r>
      <w:r w:rsidRPr="00E86518">
        <w:rPr>
          <w:rFonts w:asciiTheme="minorHAnsi" w:hAnsiTheme="minorHAnsi" w:cstheme="minorHAnsi"/>
          <w:color w:val="000000"/>
          <w:sz w:val="22"/>
          <w:szCs w:val="22"/>
          <w:shd w:val="clear" w:color="auto" w:fill="FFFFFF"/>
        </w:rPr>
        <w:t xml:space="preserve"> </w:t>
      </w:r>
      <w:proofErr w:type="spellStart"/>
      <w:r w:rsidRPr="00E86518">
        <w:rPr>
          <w:rFonts w:asciiTheme="minorHAnsi" w:hAnsiTheme="minorHAnsi" w:cstheme="minorHAnsi"/>
          <w:color w:val="000000"/>
          <w:sz w:val="22"/>
          <w:szCs w:val="22"/>
          <w:shd w:val="clear" w:color="auto" w:fill="FFFFFF"/>
        </w:rPr>
        <w:t>in_train_not_oot</w:t>
      </w:r>
      <w:proofErr w:type="spellEnd"/>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color w:val="0000FF"/>
          <w:sz w:val="22"/>
          <w:szCs w:val="22"/>
          <w:shd w:val="clear" w:color="auto" w:fill="FFFFFF"/>
        </w:rPr>
        <w:t>AS</w:t>
      </w:r>
    </w:p>
    <w:p w14:paraId="67ED0992"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color w:val="0000FF"/>
          <w:sz w:val="22"/>
          <w:szCs w:val="22"/>
          <w:shd w:val="clear" w:color="auto" w:fill="FFFFFF"/>
        </w:rPr>
        <w:t>SELECT</w:t>
      </w:r>
      <w:r w:rsidRPr="00E86518">
        <w:rPr>
          <w:rFonts w:asciiTheme="minorHAnsi" w:hAnsiTheme="minorHAnsi" w:cstheme="minorHAnsi"/>
          <w:color w:val="000000"/>
          <w:sz w:val="22"/>
          <w:szCs w:val="22"/>
          <w:shd w:val="clear" w:color="auto" w:fill="FFFFFF"/>
        </w:rPr>
        <w:t xml:space="preserve"> * </w:t>
      </w:r>
      <w:r w:rsidRPr="00E86518">
        <w:rPr>
          <w:rFonts w:asciiTheme="minorHAnsi" w:hAnsiTheme="minorHAnsi" w:cstheme="minorHAnsi"/>
          <w:color w:val="0000FF"/>
          <w:sz w:val="22"/>
          <w:szCs w:val="22"/>
          <w:shd w:val="clear" w:color="auto" w:fill="FFFFFF"/>
        </w:rPr>
        <w:t>FROM</w:t>
      </w:r>
      <w:r w:rsidRPr="00E86518">
        <w:rPr>
          <w:rFonts w:asciiTheme="minorHAnsi" w:hAnsiTheme="minorHAnsi" w:cstheme="minorHAnsi"/>
          <w:color w:val="000000"/>
          <w:sz w:val="22"/>
          <w:szCs w:val="22"/>
          <w:shd w:val="clear" w:color="auto" w:fill="FFFFFF"/>
        </w:rPr>
        <w:t xml:space="preserve"> </w:t>
      </w:r>
      <w:proofErr w:type="spellStart"/>
      <w:r w:rsidRPr="00E86518">
        <w:rPr>
          <w:rFonts w:asciiTheme="minorHAnsi" w:hAnsiTheme="minorHAnsi" w:cstheme="minorHAnsi"/>
          <w:color w:val="000000"/>
          <w:sz w:val="22"/>
          <w:szCs w:val="22"/>
          <w:shd w:val="clear" w:color="auto" w:fill="FFFFFF"/>
        </w:rPr>
        <w:t>train_vars</w:t>
      </w:r>
      <w:proofErr w:type="spellEnd"/>
    </w:p>
    <w:p w14:paraId="0B9526FF"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color w:val="0000FF"/>
          <w:sz w:val="22"/>
          <w:szCs w:val="22"/>
          <w:shd w:val="clear" w:color="auto" w:fill="FFFFFF"/>
        </w:rPr>
        <w:t>EXCEPT</w:t>
      </w:r>
    </w:p>
    <w:p w14:paraId="7405A8E6"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color w:val="0000FF"/>
          <w:sz w:val="22"/>
          <w:szCs w:val="22"/>
          <w:shd w:val="clear" w:color="auto" w:fill="FFFFFF"/>
        </w:rPr>
        <w:t>SELECT</w:t>
      </w:r>
      <w:r w:rsidRPr="00E86518">
        <w:rPr>
          <w:rFonts w:asciiTheme="minorHAnsi" w:hAnsiTheme="minorHAnsi" w:cstheme="minorHAnsi"/>
          <w:color w:val="000000"/>
          <w:sz w:val="22"/>
          <w:szCs w:val="22"/>
          <w:shd w:val="clear" w:color="auto" w:fill="FFFFFF"/>
        </w:rPr>
        <w:t xml:space="preserve"> * </w:t>
      </w:r>
      <w:r w:rsidRPr="00E86518">
        <w:rPr>
          <w:rFonts w:asciiTheme="minorHAnsi" w:hAnsiTheme="minorHAnsi" w:cstheme="minorHAnsi"/>
          <w:color w:val="0000FF"/>
          <w:sz w:val="22"/>
          <w:szCs w:val="22"/>
          <w:shd w:val="clear" w:color="auto" w:fill="FFFFFF"/>
        </w:rPr>
        <w:t>FROM</w:t>
      </w:r>
      <w:r w:rsidRPr="00E86518">
        <w:rPr>
          <w:rFonts w:asciiTheme="minorHAnsi" w:hAnsiTheme="minorHAnsi" w:cstheme="minorHAnsi"/>
          <w:color w:val="000000"/>
          <w:sz w:val="22"/>
          <w:szCs w:val="22"/>
          <w:shd w:val="clear" w:color="auto" w:fill="FFFFFF"/>
        </w:rPr>
        <w:t xml:space="preserve"> </w:t>
      </w:r>
      <w:proofErr w:type="spellStart"/>
      <w:r w:rsidRPr="00E86518">
        <w:rPr>
          <w:rFonts w:asciiTheme="minorHAnsi" w:hAnsiTheme="minorHAnsi" w:cstheme="minorHAnsi"/>
          <w:color w:val="000000"/>
          <w:sz w:val="22"/>
          <w:szCs w:val="22"/>
          <w:shd w:val="clear" w:color="auto" w:fill="FFFFFF"/>
        </w:rPr>
        <w:t>oot_vars</w:t>
      </w:r>
      <w:proofErr w:type="spellEnd"/>
      <w:r w:rsidRPr="00E86518">
        <w:rPr>
          <w:rFonts w:asciiTheme="minorHAnsi" w:hAnsiTheme="minorHAnsi" w:cstheme="minorHAnsi"/>
          <w:color w:val="000000"/>
          <w:sz w:val="22"/>
          <w:szCs w:val="22"/>
          <w:shd w:val="clear" w:color="auto" w:fill="FFFFFF"/>
        </w:rPr>
        <w:t>;</w:t>
      </w:r>
    </w:p>
    <w:p w14:paraId="182D7C77"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b/>
          <w:bCs/>
          <w:color w:val="000080"/>
          <w:sz w:val="22"/>
          <w:szCs w:val="22"/>
          <w:shd w:val="clear" w:color="auto" w:fill="FFFFFF"/>
        </w:rPr>
        <w:t>QUIT</w:t>
      </w:r>
      <w:r w:rsidRPr="00E86518">
        <w:rPr>
          <w:rFonts w:asciiTheme="minorHAnsi" w:hAnsiTheme="minorHAnsi" w:cstheme="minorHAnsi"/>
          <w:color w:val="000000"/>
          <w:sz w:val="22"/>
          <w:szCs w:val="22"/>
          <w:shd w:val="clear" w:color="auto" w:fill="FFFFFF"/>
        </w:rPr>
        <w:t>;</w:t>
      </w:r>
    </w:p>
    <w:p w14:paraId="240C8CEA"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p>
    <w:p w14:paraId="1086C2E1"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color w:val="008000"/>
          <w:sz w:val="22"/>
          <w:szCs w:val="22"/>
          <w:shd w:val="clear" w:color="auto" w:fill="FFFFFF"/>
        </w:rPr>
        <w:t>/* Print the differences */</w:t>
      </w:r>
    </w:p>
    <w:p w14:paraId="1CEEEB5C"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b/>
          <w:bCs/>
          <w:color w:val="000080"/>
          <w:sz w:val="22"/>
          <w:szCs w:val="22"/>
          <w:shd w:val="clear" w:color="auto" w:fill="FFFFFF"/>
        </w:rPr>
        <w:t>PROC</w:t>
      </w: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b/>
          <w:bCs/>
          <w:color w:val="000080"/>
          <w:sz w:val="22"/>
          <w:szCs w:val="22"/>
          <w:shd w:val="clear" w:color="auto" w:fill="FFFFFF"/>
        </w:rPr>
        <w:t>PRINT</w:t>
      </w: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color w:val="0000FF"/>
          <w:sz w:val="22"/>
          <w:szCs w:val="22"/>
          <w:shd w:val="clear" w:color="auto" w:fill="FFFFFF"/>
        </w:rPr>
        <w:t>DATA</w:t>
      </w:r>
      <w:r w:rsidRPr="00E86518">
        <w:rPr>
          <w:rFonts w:asciiTheme="minorHAnsi" w:hAnsiTheme="minorHAnsi" w:cstheme="minorHAnsi"/>
          <w:color w:val="000000"/>
          <w:sz w:val="22"/>
          <w:szCs w:val="22"/>
          <w:shd w:val="clear" w:color="auto" w:fill="FFFFFF"/>
        </w:rPr>
        <w:t>=</w:t>
      </w:r>
      <w:proofErr w:type="spellStart"/>
      <w:r w:rsidRPr="00E86518">
        <w:rPr>
          <w:rFonts w:asciiTheme="minorHAnsi" w:hAnsiTheme="minorHAnsi" w:cstheme="minorHAnsi"/>
          <w:color w:val="000000"/>
          <w:sz w:val="22"/>
          <w:szCs w:val="22"/>
          <w:shd w:val="clear" w:color="auto" w:fill="FFFFFF"/>
        </w:rPr>
        <w:t>in_train_not_oot</w:t>
      </w:r>
      <w:proofErr w:type="spellEnd"/>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b/>
          <w:bCs/>
          <w:color w:val="000080"/>
          <w:sz w:val="22"/>
          <w:szCs w:val="22"/>
          <w:shd w:val="clear" w:color="auto" w:fill="FFFFFF"/>
        </w:rPr>
        <w:t>RUN</w:t>
      </w:r>
      <w:r w:rsidRPr="00E86518">
        <w:rPr>
          <w:rFonts w:asciiTheme="minorHAnsi" w:hAnsiTheme="minorHAnsi" w:cstheme="minorHAnsi"/>
          <w:color w:val="000000"/>
          <w:sz w:val="22"/>
          <w:szCs w:val="22"/>
          <w:shd w:val="clear" w:color="auto" w:fill="FFFFFF"/>
        </w:rPr>
        <w:t>;</w:t>
      </w:r>
    </w:p>
    <w:p w14:paraId="14C7F60D"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p>
    <w:p w14:paraId="56370B17"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color w:val="008000"/>
          <w:sz w:val="22"/>
          <w:szCs w:val="22"/>
          <w:shd w:val="clear" w:color="auto" w:fill="FFFFFF"/>
        </w:rPr>
        <w:t>/* Create final train and OOT datasets */</w:t>
      </w:r>
    </w:p>
    <w:p w14:paraId="18B15E4E"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b/>
          <w:bCs/>
          <w:color w:val="000080"/>
          <w:sz w:val="22"/>
          <w:szCs w:val="22"/>
          <w:shd w:val="clear" w:color="auto" w:fill="FFFFFF"/>
        </w:rPr>
        <w:t>DATA</w:t>
      </w:r>
      <w:r w:rsidRPr="00E86518">
        <w:rPr>
          <w:rFonts w:asciiTheme="minorHAnsi" w:hAnsiTheme="minorHAnsi" w:cstheme="minorHAnsi"/>
          <w:color w:val="000000"/>
          <w:sz w:val="22"/>
          <w:szCs w:val="22"/>
          <w:shd w:val="clear" w:color="auto" w:fill="FFFFFF"/>
        </w:rPr>
        <w:t xml:space="preserve"> </w:t>
      </w:r>
      <w:proofErr w:type="spellStart"/>
      <w:r w:rsidRPr="00E86518">
        <w:rPr>
          <w:rFonts w:asciiTheme="minorHAnsi" w:hAnsiTheme="minorHAnsi" w:cstheme="minorHAnsi"/>
          <w:color w:val="000000"/>
          <w:sz w:val="22"/>
          <w:szCs w:val="22"/>
          <w:shd w:val="clear" w:color="auto" w:fill="FFFFFF"/>
        </w:rPr>
        <w:t>train_encoded_final</w:t>
      </w:r>
      <w:proofErr w:type="spellEnd"/>
      <w:r w:rsidRPr="00E86518">
        <w:rPr>
          <w:rFonts w:asciiTheme="minorHAnsi" w:hAnsiTheme="minorHAnsi" w:cstheme="minorHAnsi"/>
          <w:color w:val="000000"/>
          <w:sz w:val="22"/>
          <w:szCs w:val="22"/>
          <w:shd w:val="clear" w:color="auto" w:fill="FFFFFF"/>
        </w:rPr>
        <w:t>;</w:t>
      </w:r>
    </w:p>
    <w:p w14:paraId="677B8DDB"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color w:val="0000FF"/>
          <w:sz w:val="22"/>
          <w:szCs w:val="22"/>
          <w:shd w:val="clear" w:color="auto" w:fill="FFFFFF"/>
        </w:rPr>
        <w:t>SET</w:t>
      </w:r>
      <w:r w:rsidRPr="00E86518">
        <w:rPr>
          <w:rFonts w:asciiTheme="minorHAnsi" w:hAnsiTheme="minorHAnsi" w:cstheme="minorHAnsi"/>
          <w:color w:val="000000"/>
          <w:sz w:val="22"/>
          <w:szCs w:val="22"/>
          <w:shd w:val="clear" w:color="auto" w:fill="FFFFFF"/>
        </w:rPr>
        <w:t xml:space="preserve"> </w:t>
      </w:r>
      <w:proofErr w:type="spellStart"/>
      <w:r w:rsidRPr="00E86518">
        <w:rPr>
          <w:rFonts w:asciiTheme="minorHAnsi" w:hAnsiTheme="minorHAnsi" w:cstheme="minorHAnsi"/>
          <w:color w:val="000000"/>
          <w:sz w:val="22"/>
          <w:szCs w:val="22"/>
          <w:shd w:val="clear" w:color="auto" w:fill="FFFFFF"/>
        </w:rPr>
        <w:t>train_encoded</w:t>
      </w:r>
      <w:proofErr w:type="spellEnd"/>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color w:val="0000FF"/>
          <w:sz w:val="22"/>
          <w:szCs w:val="22"/>
          <w:shd w:val="clear" w:color="auto" w:fill="FFFFFF"/>
        </w:rPr>
        <w:t>KEEP</w:t>
      </w:r>
      <w:r w:rsidRPr="00E86518">
        <w:rPr>
          <w:rFonts w:asciiTheme="minorHAnsi" w:hAnsiTheme="minorHAnsi" w:cstheme="minorHAnsi"/>
          <w:color w:val="000000"/>
          <w:sz w:val="22"/>
          <w:szCs w:val="22"/>
          <w:shd w:val="clear" w:color="auto" w:fill="FFFFFF"/>
        </w:rPr>
        <w:t>=&amp;predictors bad);</w:t>
      </w:r>
    </w:p>
    <w:p w14:paraId="09FDFB41"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b/>
          <w:bCs/>
          <w:color w:val="000080"/>
          <w:sz w:val="22"/>
          <w:szCs w:val="22"/>
          <w:shd w:val="clear" w:color="auto" w:fill="FFFFFF"/>
        </w:rPr>
        <w:t>RUN</w:t>
      </w:r>
      <w:r w:rsidRPr="00E86518">
        <w:rPr>
          <w:rFonts w:asciiTheme="minorHAnsi" w:hAnsiTheme="minorHAnsi" w:cstheme="minorHAnsi"/>
          <w:color w:val="000000"/>
          <w:sz w:val="22"/>
          <w:szCs w:val="22"/>
          <w:shd w:val="clear" w:color="auto" w:fill="FFFFFF"/>
        </w:rPr>
        <w:t>;</w:t>
      </w:r>
    </w:p>
    <w:p w14:paraId="6F9CA748"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p>
    <w:p w14:paraId="67CA579C"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b/>
          <w:bCs/>
          <w:color w:val="000080"/>
          <w:sz w:val="22"/>
          <w:szCs w:val="22"/>
          <w:shd w:val="clear" w:color="auto" w:fill="FFFFFF"/>
        </w:rPr>
        <w:t>PROC</w:t>
      </w: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b/>
          <w:bCs/>
          <w:color w:val="000080"/>
          <w:sz w:val="22"/>
          <w:szCs w:val="22"/>
          <w:shd w:val="clear" w:color="auto" w:fill="FFFFFF"/>
        </w:rPr>
        <w:t>FREQ</w:t>
      </w: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color w:val="0000FF"/>
          <w:sz w:val="22"/>
          <w:szCs w:val="22"/>
          <w:shd w:val="clear" w:color="auto" w:fill="FFFFFF"/>
        </w:rPr>
        <w:t>DATA</w:t>
      </w:r>
      <w:r w:rsidRPr="00E86518">
        <w:rPr>
          <w:rFonts w:asciiTheme="minorHAnsi" w:hAnsiTheme="minorHAnsi" w:cstheme="minorHAnsi"/>
          <w:color w:val="000000"/>
          <w:sz w:val="22"/>
          <w:szCs w:val="22"/>
          <w:shd w:val="clear" w:color="auto" w:fill="FFFFFF"/>
        </w:rPr>
        <w:t>=</w:t>
      </w:r>
      <w:proofErr w:type="spellStart"/>
      <w:r w:rsidRPr="00E86518">
        <w:rPr>
          <w:rFonts w:asciiTheme="minorHAnsi" w:hAnsiTheme="minorHAnsi" w:cstheme="minorHAnsi"/>
          <w:color w:val="000000"/>
          <w:sz w:val="22"/>
          <w:szCs w:val="22"/>
          <w:shd w:val="clear" w:color="auto" w:fill="FFFFFF"/>
        </w:rPr>
        <w:t>train_encoded_final</w:t>
      </w:r>
      <w:proofErr w:type="spellEnd"/>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color w:val="0000FF"/>
          <w:sz w:val="22"/>
          <w:szCs w:val="22"/>
          <w:shd w:val="clear" w:color="auto" w:fill="FFFFFF"/>
        </w:rPr>
        <w:t>TABLE</w:t>
      </w:r>
      <w:r w:rsidRPr="00E86518">
        <w:rPr>
          <w:rFonts w:asciiTheme="minorHAnsi" w:hAnsiTheme="minorHAnsi" w:cstheme="minorHAnsi"/>
          <w:color w:val="000000"/>
          <w:sz w:val="22"/>
          <w:szCs w:val="22"/>
          <w:shd w:val="clear" w:color="auto" w:fill="FFFFFF"/>
        </w:rPr>
        <w:t xml:space="preserve"> bad; </w:t>
      </w:r>
      <w:r w:rsidRPr="00E86518">
        <w:rPr>
          <w:rFonts w:asciiTheme="minorHAnsi" w:hAnsiTheme="minorHAnsi" w:cstheme="minorHAnsi"/>
          <w:b/>
          <w:bCs/>
          <w:color w:val="000080"/>
          <w:sz w:val="22"/>
          <w:szCs w:val="22"/>
          <w:shd w:val="clear" w:color="auto" w:fill="FFFFFF"/>
        </w:rPr>
        <w:t>RUN</w:t>
      </w:r>
      <w:r w:rsidRPr="00E86518">
        <w:rPr>
          <w:rFonts w:asciiTheme="minorHAnsi" w:hAnsiTheme="minorHAnsi" w:cstheme="minorHAnsi"/>
          <w:color w:val="000000"/>
          <w:sz w:val="22"/>
          <w:szCs w:val="22"/>
          <w:shd w:val="clear" w:color="auto" w:fill="FFFFFF"/>
        </w:rPr>
        <w:t>;</w:t>
      </w:r>
    </w:p>
    <w:p w14:paraId="588FEF96"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p>
    <w:p w14:paraId="24E72742"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color w:val="008000"/>
          <w:sz w:val="22"/>
          <w:szCs w:val="22"/>
          <w:shd w:val="clear" w:color="auto" w:fill="FFFFFF"/>
        </w:rPr>
        <w:t>/*Create missing variables from TRAIN dataset*/</w:t>
      </w:r>
    </w:p>
    <w:p w14:paraId="52D9D9AE"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b/>
          <w:bCs/>
          <w:color w:val="000080"/>
          <w:sz w:val="22"/>
          <w:szCs w:val="22"/>
          <w:shd w:val="clear" w:color="auto" w:fill="FFFFFF"/>
        </w:rPr>
        <w:lastRenderedPageBreak/>
        <w:t>DATA</w:t>
      </w:r>
      <w:r w:rsidRPr="00E86518">
        <w:rPr>
          <w:rFonts w:asciiTheme="minorHAnsi" w:hAnsiTheme="minorHAnsi" w:cstheme="minorHAnsi"/>
          <w:color w:val="000000"/>
          <w:sz w:val="22"/>
          <w:szCs w:val="22"/>
          <w:shd w:val="clear" w:color="auto" w:fill="FFFFFF"/>
        </w:rPr>
        <w:t xml:space="preserve"> </w:t>
      </w:r>
      <w:proofErr w:type="spellStart"/>
      <w:r w:rsidRPr="00E86518">
        <w:rPr>
          <w:rFonts w:asciiTheme="minorHAnsi" w:hAnsiTheme="minorHAnsi" w:cstheme="minorHAnsi"/>
          <w:color w:val="000000"/>
          <w:sz w:val="22"/>
          <w:szCs w:val="22"/>
          <w:shd w:val="clear" w:color="auto" w:fill="FFFFFF"/>
        </w:rPr>
        <w:t>oot_encoded_final</w:t>
      </w:r>
      <w:proofErr w:type="spellEnd"/>
      <w:r w:rsidRPr="00E86518">
        <w:rPr>
          <w:rFonts w:asciiTheme="minorHAnsi" w:hAnsiTheme="minorHAnsi" w:cstheme="minorHAnsi"/>
          <w:color w:val="000000"/>
          <w:sz w:val="22"/>
          <w:szCs w:val="22"/>
          <w:shd w:val="clear" w:color="auto" w:fill="FFFFFF"/>
        </w:rPr>
        <w:t>;</w:t>
      </w:r>
    </w:p>
    <w:p w14:paraId="0A80C5BA"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color w:val="0000FF"/>
          <w:sz w:val="22"/>
          <w:szCs w:val="22"/>
          <w:shd w:val="clear" w:color="auto" w:fill="FFFFFF"/>
        </w:rPr>
        <w:t>SET</w:t>
      </w:r>
      <w:r w:rsidRPr="00E86518">
        <w:rPr>
          <w:rFonts w:asciiTheme="minorHAnsi" w:hAnsiTheme="minorHAnsi" w:cstheme="minorHAnsi"/>
          <w:color w:val="000000"/>
          <w:sz w:val="22"/>
          <w:szCs w:val="22"/>
          <w:shd w:val="clear" w:color="auto" w:fill="FFFFFF"/>
        </w:rPr>
        <w:t xml:space="preserve"> </w:t>
      </w:r>
      <w:proofErr w:type="spellStart"/>
      <w:r w:rsidRPr="00E86518">
        <w:rPr>
          <w:rFonts w:asciiTheme="minorHAnsi" w:hAnsiTheme="minorHAnsi" w:cstheme="minorHAnsi"/>
          <w:color w:val="000000"/>
          <w:sz w:val="22"/>
          <w:szCs w:val="22"/>
          <w:shd w:val="clear" w:color="auto" w:fill="FFFFFF"/>
        </w:rPr>
        <w:t>oot_encoded</w:t>
      </w:r>
      <w:proofErr w:type="spellEnd"/>
      <w:r w:rsidRPr="00E86518">
        <w:rPr>
          <w:rFonts w:asciiTheme="minorHAnsi" w:hAnsiTheme="minorHAnsi" w:cstheme="minorHAnsi"/>
          <w:color w:val="000000"/>
          <w:sz w:val="22"/>
          <w:szCs w:val="22"/>
          <w:shd w:val="clear" w:color="auto" w:fill="FFFFFF"/>
        </w:rPr>
        <w:t xml:space="preserve"> ;</w:t>
      </w:r>
    </w:p>
    <w:p w14:paraId="092E1810"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color w:val="000000"/>
          <w:sz w:val="22"/>
          <w:szCs w:val="22"/>
          <w:shd w:val="clear" w:color="auto" w:fill="FFFFFF"/>
        </w:rPr>
        <w:t xml:space="preserve">  </w:t>
      </w:r>
      <w:proofErr w:type="spellStart"/>
      <w:r w:rsidRPr="00E86518">
        <w:rPr>
          <w:rFonts w:asciiTheme="minorHAnsi" w:hAnsiTheme="minorHAnsi" w:cstheme="minorHAnsi"/>
          <w:color w:val="000000"/>
          <w:sz w:val="22"/>
          <w:szCs w:val="22"/>
          <w:shd w:val="clear" w:color="auto" w:fill="FFFFFF"/>
        </w:rPr>
        <w:t>home_ownership_ANY</w:t>
      </w:r>
      <w:proofErr w:type="spellEnd"/>
      <w:r w:rsidRPr="00E86518">
        <w:rPr>
          <w:rFonts w:asciiTheme="minorHAnsi" w:hAnsiTheme="minorHAnsi" w:cstheme="minorHAnsi"/>
          <w:color w:val="000000"/>
          <w:sz w:val="22"/>
          <w:szCs w:val="22"/>
          <w:shd w:val="clear" w:color="auto" w:fill="FFFFFF"/>
        </w:rPr>
        <w:t xml:space="preserve"> = </w:t>
      </w:r>
      <w:r w:rsidRPr="00E86518">
        <w:rPr>
          <w:rFonts w:asciiTheme="minorHAnsi" w:hAnsiTheme="minorHAnsi" w:cstheme="minorHAnsi"/>
          <w:b/>
          <w:bCs/>
          <w:color w:val="008080"/>
          <w:sz w:val="22"/>
          <w:szCs w:val="22"/>
          <w:shd w:val="clear" w:color="auto" w:fill="FFFFFF"/>
        </w:rPr>
        <w:t>0</w:t>
      </w:r>
      <w:r w:rsidRPr="00E86518">
        <w:rPr>
          <w:rFonts w:asciiTheme="minorHAnsi" w:hAnsiTheme="minorHAnsi" w:cstheme="minorHAnsi"/>
          <w:color w:val="000000"/>
          <w:sz w:val="22"/>
          <w:szCs w:val="22"/>
          <w:shd w:val="clear" w:color="auto" w:fill="FFFFFF"/>
        </w:rPr>
        <w:t>;</w:t>
      </w:r>
    </w:p>
    <w:p w14:paraId="485DC6B9"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color w:val="000000"/>
          <w:sz w:val="22"/>
          <w:szCs w:val="22"/>
          <w:shd w:val="clear" w:color="auto" w:fill="FFFFFF"/>
        </w:rPr>
        <w:t xml:space="preserve">  </w:t>
      </w:r>
      <w:proofErr w:type="spellStart"/>
      <w:r w:rsidRPr="00E86518">
        <w:rPr>
          <w:rFonts w:asciiTheme="minorHAnsi" w:hAnsiTheme="minorHAnsi" w:cstheme="minorHAnsi"/>
          <w:color w:val="000000"/>
          <w:sz w:val="22"/>
          <w:szCs w:val="22"/>
          <w:shd w:val="clear" w:color="auto" w:fill="FFFFFF"/>
        </w:rPr>
        <w:t>purpose_wedding</w:t>
      </w:r>
      <w:proofErr w:type="spellEnd"/>
      <w:r w:rsidRPr="00E86518">
        <w:rPr>
          <w:rFonts w:asciiTheme="minorHAnsi" w:hAnsiTheme="minorHAnsi" w:cstheme="minorHAnsi"/>
          <w:color w:val="000000"/>
          <w:sz w:val="22"/>
          <w:szCs w:val="22"/>
          <w:shd w:val="clear" w:color="auto" w:fill="FFFFFF"/>
        </w:rPr>
        <w:t xml:space="preserve"> = </w:t>
      </w:r>
      <w:r w:rsidRPr="00E86518">
        <w:rPr>
          <w:rFonts w:asciiTheme="minorHAnsi" w:hAnsiTheme="minorHAnsi" w:cstheme="minorHAnsi"/>
          <w:b/>
          <w:bCs/>
          <w:color w:val="008080"/>
          <w:sz w:val="22"/>
          <w:szCs w:val="22"/>
          <w:shd w:val="clear" w:color="auto" w:fill="FFFFFF"/>
        </w:rPr>
        <w:t>0</w:t>
      </w:r>
      <w:r w:rsidRPr="00E86518">
        <w:rPr>
          <w:rFonts w:asciiTheme="minorHAnsi" w:hAnsiTheme="minorHAnsi" w:cstheme="minorHAnsi"/>
          <w:color w:val="000000"/>
          <w:sz w:val="22"/>
          <w:szCs w:val="22"/>
          <w:shd w:val="clear" w:color="auto" w:fill="FFFFFF"/>
        </w:rPr>
        <w:t>;</w:t>
      </w:r>
    </w:p>
    <w:p w14:paraId="509D87CA"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color w:val="0000FF"/>
          <w:sz w:val="22"/>
          <w:szCs w:val="22"/>
          <w:shd w:val="clear" w:color="auto" w:fill="FFFFFF"/>
        </w:rPr>
        <w:t>KEEP</w:t>
      </w:r>
      <w:r w:rsidRPr="00E86518">
        <w:rPr>
          <w:rFonts w:asciiTheme="minorHAnsi" w:hAnsiTheme="minorHAnsi" w:cstheme="minorHAnsi"/>
          <w:color w:val="000000"/>
          <w:sz w:val="22"/>
          <w:szCs w:val="22"/>
          <w:shd w:val="clear" w:color="auto" w:fill="FFFFFF"/>
        </w:rPr>
        <w:t xml:space="preserve"> &amp;predictors bad  </w:t>
      </w:r>
      <w:proofErr w:type="spellStart"/>
      <w:r w:rsidRPr="00E86518">
        <w:rPr>
          <w:rFonts w:asciiTheme="minorHAnsi" w:hAnsiTheme="minorHAnsi" w:cstheme="minorHAnsi"/>
          <w:color w:val="000000"/>
          <w:sz w:val="22"/>
          <w:szCs w:val="22"/>
          <w:shd w:val="clear" w:color="auto" w:fill="FFFFFF"/>
        </w:rPr>
        <w:t>home_ownership_ANY</w:t>
      </w:r>
      <w:proofErr w:type="spellEnd"/>
      <w:r w:rsidRPr="00E86518">
        <w:rPr>
          <w:rFonts w:asciiTheme="minorHAnsi" w:hAnsiTheme="minorHAnsi" w:cstheme="minorHAnsi"/>
          <w:color w:val="000000"/>
          <w:sz w:val="22"/>
          <w:szCs w:val="22"/>
          <w:shd w:val="clear" w:color="auto" w:fill="FFFFFF"/>
        </w:rPr>
        <w:t xml:space="preserve"> </w:t>
      </w:r>
      <w:proofErr w:type="spellStart"/>
      <w:r w:rsidRPr="00E86518">
        <w:rPr>
          <w:rFonts w:asciiTheme="minorHAnsi" w:hAnsiTheme="minorHAnsi" w:cstheme="minorHAnsi"/>
          <w:color w:val="000000"/>
          <w:sz w:val="22"/>
          <w:szCs w:val="22"/>
          <w:shd w:val="clear" w:color="auto" w:fill="FFFFFF"/>
        </w:rPr>
        <w:t>purpose_wedding</w:t>
      </w:r>
      <w:proofErr w:type="spellEnd"/>
      <w:r w:rsidRPr="00E86518">
        <w:rPr>
          <w:rFonts w:asciiTheme="minorHAnsi" w:hAnsiTheme="minorHAnsi" w:cstheme="minorHAnsi"/>
          <w:color w:val="000000"/>
          <w:sz w:val="22"/>
          <w:szCs w:val="22"/>
          <w:shd w:val="clear" w:color="auto" w:fill="FFFFFF"/>
        </w:rPr>
        <w:t>;</w:t>
      </w:r>
    </w:p>
    <w:p w14:paraId="466F2F64"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b/>
          <w:bCs/>
          <w:color w:val="000080"/>
          <w:sz w:val="22"/>
          <w:szCs w:val="22"/>
          <w:shd w:val="clear" w:color="auto" w:fill="FFFFFF"/>
        </w:rPr>
        <w:t>RUN</w:t>
      </w:r>
      <w:r w:rsidRPr="00E86518">
        <w:rPr>
          <w:rFonts w:asciiTheme="minorHAnsi" w:hAnsiTheme="minorHAnsi" w:cstheme="minorHAnsi"/>
          <w:color w:val="000000"/>
          <w:sz w:val="22"/>
          <w:szCs w:val="22"/>
          <w:shd w:val="clear" w:color="auto" w:fill="FFFFFF"/>
        </w:rPr>
        <w:t>;</w:t>
      </w:r>
    </w:p>
    <w:p w14:paraId="3279F575"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p>
    <w:p w14:paraId="0BCA5316"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b/>
          <w:bCs/>
          <w:color w:val="000080"/>
          <w:sz w:val="22"/>
          <w:szCs w:val="22"/>
          <w:shd w:val="clear" w:color="auto" w:fill="FFFFFF"/>
        </w:rPr>
        <w:t>PROC</w:t>
      </w: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b/>
          <w:bCs/>
          <w:color w:val="000080"/>
          <w:sz w:val="22"/>
          <w:szCs w:val="22"/>
          <w:shd w:val="clear" w:color="auto" w:fill="FFFFFF"/>
        </w:rPr>
        <w:t>FREQ</w:t>
      </w: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color w:val="0000FF"/>
          <w:sz w:val="22"/>
          <w:szCs w:val="22"/>
          <w:shd w:val="clear" w:color="auto" w:fill="FFFFFF"/>
        </w:rPr>
        <w:t>DATA</w:t>
      </w:r>
      <w:r w:rsidRPr="00E86518">
        <w:rPr>
          <w:rFonts w:asciiTheme="minorHAnsi" w:hAnsiTheme="minorHAnsi" w:cstheme="minorHAnsi"/>
          <w:color w:val="000000"/>
          <w:sz w:val="22"/>
          <w:szCs w:val="22"/>
          <w:shd w:val="clear" w:color="auto" w:fill="FFFFFF"/>
        </w:rPr>
        <w:t>=</w:t>
      </w:r>
      <w:proofErr w:type="spellStart"/>
      <w:r w:rsidRPr="00E86518">
        <w:rPr>
          <w:rFonts w:asciiTheme="minorHAnsi" w:hAnsiTheme="minorHAnsi" w:cstheme="minorHAnsi"/>
          <w:color w:val="000000"/>
          <w:sz w:val="22"/>
          <w:szCs w:val="22"/>
          <w:shd w:val="clear" w:color="auto" w:fill="FFFFFF"/>
        </w:rPr>
        <w:t>oot_encoded_final</w:t>
      </w:r>
      <w:proofErr w:type="spellEnd"/>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color w:val="0000FF"/>
          <w:sz w:val="22"/>
          <w:szCs w:val="22"/>
          <w:shd w:val="clear" w:color="auto" w:fill="FFFFFF"/>
        </w:rPr>
        <w:t>TABLE</w:t>
      </w:r>
      <w:r w:rsidRPr="00E86518">
        <w:rPr>
          <w:rFonts w:asciiTheme="minorHAnsi" w:hAnsiTheme="minorHAnsi" w:cstheme="minorHAnsi"/>
          <w:color w:val="000000"/>
          <w:sz w:val="22"/>
          <w:szCs w:val="22"/>
          <w:shd w:val="clear" w:color="auto" w:fill="FFFFFF"/>
        </w:rPr>
        <w:t xml:space="preserve"> bad; </w:t>
      </w:r>
      <w:r w:rsidRPr="00E86518">
        <w:rPr>
          <w:rFonts w:asciiTheme="minorHAnsi" w:hAnsiTheme="minorHAnsi" w:cstheme="minorHAnsi"/>
          <w:b/>
          <w:bCs/>
          <w:color w:val="000080"/>
          <w:sz w:val="22"/>
          <w:szCs w:val="22"/>
          <w:shd w:val="clear" w:color="auto" w:fill="FFFFFF"/>
        </w:rPr>
        <w:t>RUN</w:t>
      </w:r>
      <w:r w:rsidRPr="00E86518">
        <w:rPr>
          <w:rFonts w:asciiTheme="minorHAnsi" w:hAnsiTheme="minorHAnsi" w:cstheme="minorHAnsi"/>
          <w:color w:val="000000"/>
          <w:sz w:val="22"/>
          <w:szCs w:val="22"/>
          <w:shd w:val="clear" w:color="auto" w:fill="FFFFFF"/>
        </w:rPr>
        <w:t>;</w:t>
      </w:r>
    </w:p>
    <w:p w14:paraId="6BE234B4"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p>
    <w:p w14:paraId="600CC2B1"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color w:val="008000"/>
          <w:sz w:val="22"/>
          <w:szCs w:val="22"/>
          <w:shd w:val="clear" w:color="auto" w:fill="FFFFFF"/>
        </w:rPr>
        <w:t xml:space="preserve">/* Split the modeling dataset by </w:t>
      </w:r>
      <w:proofErr w:type="gramStart"/>
      <w:r w:rsidRPr="00E86518">
        <w:rPr>
          <w:rFonts w:asciiTheme="minorHAnsi" w:hAnsiTheme="minorHAnsi" w:cstheme="minorHAnsi"/>
          <w:color w:val="008000"/>
          <w:sz w:val="22"/>
          <w:szCs w:val="22"/>
          <w:shd w:val="clear" w:color="auto" w:fill="FFFFFF"/>
        </w:rPr>
        <w:t>a</w:t>
      </w:r>
      <w:proofErr w:type="gramEnd"/>
      <w:r w:rsidRPr="00E86518">
        <w:rPr>
          <w:rFonts w:asciiTheme="minorHAnsi" w:hAnsiTheme="minorHAnsi" w:cstheme="minorHAnsi"/>
          <w:color w:val="008000"/>
          <w:sz w:val="22"/>
          <w:szCs w:val="22"/>
          <w:shd w:val="clear" w:color="auto" w:fill="FFFFFF"/>
        </w:rPr>
        <w:t xml:space="preserve"> 80/20 ratio using a random seed */</w:t>
      </w:r>
    </w:p>
    <w:p w14:paraId="6495F051"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b/>
          <w:bCs/>
          <w:color w:val="000080"/>
          <w:sz w:val="22"/>
          <w:szCs w:val="22"/>
          <w:shd w:val="clear" w:color="auto" w:fill="FFFFFF"/>
        </w:rPr>
        <w:t>PROC</w:t>
      </w: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b/>
          <w:bCs/>
          <w:color w:val="000080"/>
          <w:sz w:val="22"/>
          <w:szCs w:val="22"/>
          <w:shd w:val="clear" w:color="auto" w:fill="FFFFFF"/>
        </w:rPr>
        <w:t>SURVEYSELECT</w:t>
      </w: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color w:val="0000FF"/>
          <w:sz w:val="22"/>
          <w:szCs w:val="22"/>
          <w:shd w:val="clear" w:color="auto" w:fill="FFFFFF"/>
        </w:rPr>
        <w:t>DATA</w:t>
      </w:r>
      <w:r w:rsidRPr="00E86518">
        <w:rPr>
          <w:rFonts w:asciiTheme="minorHAnsi" w:hAnsiTheme="minorHAnsi" w:cstheme="minorHAnsi"/>
          <w:color w:val="000000"/>
          <w:sz w:val="22"/>
          <w:szCs w:val="22"/>
          <w:shd w:val="clear" w:color="auto" w:fill="FFFFFF"/>
        </w:rPr>
        <w:t>=</w:t>
      </w:r>
      <w:proofErr w:type="spellStart"/>
      <w:r w:rsidRPr="00E86518">
        <w:rPr>
          <w:rFonts w:asciiTheme="minorHAnsi" w:hAnsiTheme="minorHAnsi" w:cstheme="minorHAnsi"/>
          <w:color w:val="000000"/>
          <w:sz w:val="22"/>
          <w:szCs w:val="22"/>
          <w:shd w:val="clear" w:color="auto" w:fill="FFFFFF"/>
        </w:rPr>
        <w:t>train_encoded_final</w:t>
      </w:r>
      <w:proofErr w:type="spellEnd"/>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color w:val="0000FF"/>
          <w:sz w:val="22"/>
          <w:szCs w:val="22"/>
          <w:shd w:val="clear" w:color="auto" w:fill="FFFFFF"/>
        </w:rPr>
        <w:t>RATE</w:t>
      </w:r>
      <w:r w:rsidRPr="00E86518">
        <w:rPr>
          <w:rFonts w:asciiTheme="minorHAnsi" w:hAnsiTheme="minorHAnsi" w:cstheme="minorHAnsi"/>
          <w:color w:val="000000"/>
          <w:sz w:val="22"/>
          <w:szCs w:val="22"/>
          <w:shd w:val="clear" w:color="auto" w:fill="FFFFFF"/>
        </w:rPr>
        <w:t>=</w:t>
      </w:r>
      <w:r w:rsidRPr="00E86518">
        <w:rPr>
          <w:rFonts w:asciiTheme="minorHAnsi" w:hAnsiTheme="minorHAnsi" w:cstheme="minorHAnsi"/>
          <w:b/>
          <w:bCs/>
          <w:color w:val="008080"/>
          <w:sz w:val="22"/>
          <w:szCs w:val="22"/>
          <w:shd w:val="clear" w:color="auto" w:fill="FFFFFF"/>
        </w:rPr>
        <w:t>.8</w:t>
      </w: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color w:val="0000FF"/>
          <w:sz w:val="22"/>
          <w:szCs w:val="22"/>
          <w:shd w:val="clear" w:color="auto" w:fill="FFFFFF"/>
        </w:rPr>
        <w:t>OUTALL</w:t>
      </w: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color w:val="0000FF"/>
          <w:sz w:val="22"/>
          <w:szCs w:val="22"/>
          <w:shd w:val="clear" w:color="auto" w:fill="FFFFFF"/>
        </w:rPr>
        <w:t>OUT</w:t>
      </w:r>
      <w:r w:rsidRPr="00E86518">
        <w:rPr>
          <w:rFonts w:asciiTheme="minorHAnsi" w:hAnsiTheme="minorHAnsi" w:cstheme="minorHAnsi"/>
          <w:color w:val="000000"/>
          <w:sz w:val="22"/>
          <w:szCs w:val="22"/>
          <w:shd w:val="clear" w:color="auto" w:fill="FFFFFF"/>
        </w:rPr>
        <w:t xml:space="preserve">=class2 </w:t>
      </w:r>
      <w:r w:rsidRPr="00E86518">
        <w:rPr>
          <w:rFonts w:asciiTheme="minorHAnsi" w:hAnsiTheme="minorHAnsi" w:cstheme="minorHAnsi"/>
          <w:color w:val="0000FF"/>
          <w:sz w:val="22"/>
          <w:szCs w:val="22"/>
          <w:shd w:val="clear" w:color="auto" w:fill="FFFFFF"/>
        </w:rPr>
        <w:t>SEED</w:t>
      </w:r>
      <w:r w:rsidRPr="00E86518">
        <w:rPr>
          <w:rFonts w:asciiTheme="minorHAnsi" w:hAnsiTheme="minorHAnsi" w:cstheme="minorHAnsi"/>
          <w:color w:val="000000"/>
          <w:sz w:val="22"/>
          <w:szCs w:val="22"/>
          <w:shd w:val="clear" w:color="auto" w:fill="FFFFFF"/>
        </w:rPr>
        <w:t>=</w:t>
      </w:r>
      <w:r w:rsidRPr="00E86518">
        <w:rPr>
          <w:rFonts w:asciiTheme="minorHAnsi" w:hAnsiTheme="minorHAnsi" w:cstheme="minorHAnsi"/>
          <w:b/>
          <w:bCs/>
          <w:color w:val="008080"/>
          <w:sz w:val="22"/>
          <w:szCs w:val="22"/>
          <w:shd w:val="clear" w:color="auto" w:fill="FFFFFF"/>
        </w:rPr>
        <w:t>42</w:t>
      </w: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b/>
          <w:bCs/>
          <w:color w:val="000080"/>
          <w:sz w:val="22"/>
          <w:szCs w:val="22"/>
          <w:shd w:val="clear" w:color="auto" w:fill="FFFFFF"/>
        </w:rPr>
        <w:t>RUN</w:t>
      </w:r>
      <w:r w:rsidRPr="00E86518">
        <w:rPr>
          <w:rFonts w:asciiTheme="minorHAnsi" w:hAnsiTheme="minorHAnsi" w:cstheme="minorHAnsi"/>
          <w:color w:val="000000"/>
          <w:sz w:val="22"/>
          <w:szCs w:val="22"/>
          <w:shd w:val="clear" w:color="auto" w:fill="FFFFFF"/>
        </w:rPr>
        <w:t>;</w:t>
      </w:r>
    </w:p>
    <w:p w14:paraId="67314278"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p>
    <w:p w14:paraId="67CFD6C6"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b/>
          <w:bCs/>
          <w:color w:val="000080"/>
          <w:sz w:val="22"/>
          <w:szCs w:val="22"/>
          <w:shd w:val="clear" w:color="auto" w:fill="FFFFFF"/>
        </w:rPr>
        <w:t>PROC</w:t>
      </w: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b/>
          <w:bCs/>
          <w:color w:val="000080"/>
          <w:sz w:val="22"/>
          <w:szCs w:val="22"/>
          <w:shd w:val="clear" w:color="auto" w:fill="FFFFFF"/>
        </w:rPr>
        <w:t>FREQ</w:t>
      </w: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color w:val="0000FF"/>
          <w:sz w:val="22"/>
          <w:szCs w:val="22"/>
          <w:shd w:val="clear" w:color="auto" w:fill="FFFFFF"/>
        </w:rPr>
        <w:t>DATA</w:t>
      </w:r>
      <w:r w:rsidRPr="00E86518">
        <w:rPr>
          <w:rFonts w:asciiTheme="minorHAnsi" w:hAnsiTheme="minorHAnsi" w:cstheme="minorHAnsi"/>
          <w:color w:val="000000"/>
          <w:sz w:val="22"/>
          <w:szCs w:val="22"/>
          <w:shd w:val="clear" w:color="auto" w:fill="FFFFFF"/>
        </w:rPr>
        <w:t xml:space="preserve">= class2; </w:t>
      </w:r>
      <w:r w:rsidRPr="00E86518">
        <w:rPr>
          <w:rFonts w:asciiTheme="minorHAnsi" w:hAnsiTheme="minorHAnsi" w:cstheme="minorHAnsi"/>
          <w:color w:val="0000FF"/>
          <w:sz w:val="22"/>
          <w:szCs w:val="22"/>
          <w:shd w:val="clear" w:color="auto" w:fill="FFFFFF"/>
        </w:rPr>
        <w:t>TABLES</w:t>
      </w:r>
      <w:r w:rsidRPr="00E86518">
        <w:rPr>
          <w:rFonts w:asciiTheme="minorHAnsi" w:hAnsiTheme="minorHAnsi" w:cstheme="minorHAnsi"/>
          <w:color w:val="000000"/>
          <w:sz w:val="22"/>
          <w:szCs w:val="22"/>
          <w:shd w:val="clear" w:color="auto" w:fill="FFFFFF"/>
        </w:rPr>
        <w:t xml:space="preserve"> selected; </w:t>
      </w:r>
      <w:r w:rsidRPr="00E86518">
        <w:rPr>
          <w:rFonts w:asciiTheme="minorHAnsi" w:hAnsiTheme="minorHAnsi" w:cstheme="minorHAnsi"/>
          <w:b/>
          <w:bCs/>
          <w:color w:val="000080"/>
          <w:sz w:val="22"/>
          <w:szCs w:val="22"/>
          <w:shd w:val="clear" w:color="auto" w:fill="FFFFFF"/>
        </w:rPr>
        <w:t>RUN</w:t>
      </w:r>
      <w:r w:rsidRPr="00E86518">
        <w:rPr>
          <w:rFonts w:asciiTheme="minorHAnsi" w:hAnsiTheme="minorHAnsi" w:cstheme="minorHAnsi"/>
          <w:color w:val="000000"/>
          <w:sz w:val="22"/>
          <w:szCs w:val="22"/>
          <w:shd w:val="clear" w:color="auto" w:fill="FFFFFF"/>
        </w:rPr>
        <w:t>;</w:t>
      </w:r>
    </w:p>
    <w:p w14:paraId="2B6F5A53"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p>
    <w:p w14:paraId="69E8E74F"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color w:val="008000"/>
          <w:sz w:val="22"/>
          <w:szCs w:val="22"/>
          <w:shd w:val="clear" w:color="auto" w:fill="FFFFFF"/>
        </w:rPr>
        <w:t>/* Create TRAIN and VAL datasets */</w:t>
      </w:r>
    </w:p>
    <w:p w14:paraId="26FEB4A4"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b/>
          <w:bCs/>
          <w:color w:val="000080"/>
          <w:sz w:val="22"/>
          <w:szCs w:val="22"/>
          <w:shd w:val="clear" w:color="auto" w:fill="FFFFFF"/>
        </w:rPr>
        <w:t>DATA</w:t>
      </w:r>
      <w:r w:rsidRPr="00E86518">
        <w:rPr>
          <w:rFonts w:asciiTheme="minorHAnsi" w:hAnsiTheme="minorHAnsi" w:cstheme="minorHAnsi"/>
          <w:color w:val="000000"/>
          <w:sz w:val="22"/>
          <w:szCs w:val="22"/>
          <w:shd w:val="clear" w:color="auto" w:fill="FFFFFF"/>
        </w:rPr>
        <w:t xml:space="preserve"> </w:t>
      </w:r>
      <w:proofErr w:type="spellStart"/>
      <w:r w:rsidRPr="00E86518">
        <w:rPr>
          <w:rFonts w:asciiTheme="minorHAnsi" w:hAnsiTheme="minorHAnsi" w:cstheme="minorHAnsi"/>
          <w:color w:val="000000"/>
          <w:sz w:val="22"/>
          <w:szCs w:val="22"/>
          <w:shd w:val="clear" w:color="auto" w:fill="FFFFFF"/>
        </w:rPr>
        <w:t>train_data</w:t>
      </w:r>
      <w:proofErr w:type="spellEnd"/>
      <w:r w:rsidRPr="00E86518">
        <w:rPr>
          <w:rFonts w:asciiTheme="minorHAnsi" w:hAnsiTheme="minorHAnsi" w:cstheme="minorHAnsi"/>
          <w:color w:val="000000"/>
          <w:sz w:val="22"/>
          <w:szCs w:val="22"/>
          <w:shd w:val="clear" w:color="auto" w:fill="FFFFFF"/>
        </w:rPr>
        <w:t xml:space="preserve"> </w:t>
      </w:r>
      <w:proofErr w:type="spellStart"/>
      <w:r w:rsidRPr="00E86518">
        <w:rPr>
          <w:rFonts w:asciiTheme="minorHAnsi" w:hAnsiTheme="minorHAnsi" w:cstheme="minorHAnsi"/>
          <w:color w:val="000000"/>
          <w:sz w:val="22"/>
          <w:szCs w:val="22"/>
          <w:shd w:val="clear" w:color="auto" w:fill="FFFFFF"/>
        </w:rPr>
        <w:t>val_data</w:t>
      </w:r>
      <w:proofErr w:type="spellEnd"/>
      <w:r w:rsidRPr="00E86518">
        <w:rPr>
          <w:rFonts w:asciiTheme="minorHAnsi" w:hAnsiTheme="minorHAnsi" w:cstheme="minorHAnsi"/>
          <w:color w:val="000000"/>
          <w:sz w:val="22"/>
          <w:szCs w:val="22"/>
          <w:shd w:val="clear" w:color="auto" w:fill="FFFFFF"/>
        </w:rPr>
        <w:t>;</w:t>
      </w:r>
    </w:p>
    <w:p w14:paraId="1464C37C"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color w:val="0000FF"/>
          <w:sz w:val="22"/>
          <w:szCs w:val="22"/>
          <w:shd w:val="clear" w:color="auto" w:fill="FFFFFF"/>
        </w:rPr>
        <w:t>SET</w:t>
      </w:r>
      <w:r w:rsidRPr="00E86518">
        <w:rPr>
          <w:rFonts w:asciiTheme="minorHAnsi" w:hAnsiTheme="minorHAnsi" w:cstheme="minorHAnsi"/>
          <w:color w:val="000000"/>
          <w:sz w:val="22"/>
          <w:szCs w:val="22"/>
          <w:shd w:val="clear" w:color="auto" w:fill="FFFFFF"/>
        </w:rPr>
        <w:t xml:space="preserve"> class2 ;</w:t>
      </w:r>
    </w:p>
    <w:p w14:paraId="78AC1F98"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color w:val="0000FF"/>
          <w:sz w:val="22"/>
          <w:szCs w:val="22"/>
          <w:shd w:val="clear" w:color="auto" w:fill="FFFFFF"/>
        </w:rPr>
        <w:t>IF</w:t>
      </w:r>
      <w:r w:rsidRPr="00E86518">
        <w:rPr>
          <w:rFonts w:asciiTheme="minorHAnsi" w:hAnsiTheme="minorHAnsi" w:cstheme="minorHAnsi"/>
          <w:color w:val="000000"/>
          <w:sz w:val="22"/>
          <w:szCs w:val="22"/>
          <w:shd w:val="clear" w:color="auto" w:fill="FFFFFF"/>
        </w:rPr>
        <w:t xml:space="preserve"> selected = </w:t>
      </w:r>
      <w:r w:rsidRPr="00E86518">
        <w:rPr>
          <w:rFonts w:asciiTheme="minorHAnsi" w:hAnsiTheme="minorHAnsi" w:cstheme="minorHAnsi"/>
          <w:b/>
          <w:bCs/>
          <w:color w:val="008080"/>
          <w:sz w:val="22"/>
          <w:szCs w:val="22"/>
          <w:shd w:val="clear" w:color="auto" w:fill="FFFFFF"/>
        </w:rPr>
        <w:t>1</w:t>
      </w: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color w:val="0000FF"/>
          <w:sz w:val="22"/>
          <w:szCs w:val="22"/>
          <w:shd w:val="clear" w:color="auto" w:fill="FFFFFF"/>
        </w:rPr>
        <w:t>THEN</w:t>
      </w: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color w:val="0000FF"/>
          <w:sz w:val="22"/>
          <w:szCs w:val="22"/>
          <w:shd w:val="clear" w:color="auto" w:fill="FFFFFF"/>
        </w:rPr>
        <w:t>OUTPUT</w:t>
      </w:r>
      <w:r w:rsidRPr="00E86518">
        <w:rPr>
          <w:rFonts w:asciiTheme="minorHAnsi" w:hAnsiTheme="minorHAnsi" w:cstheme="minorHAnsi"/>
          <w:color w:val="000000"/>
          <w:sz w:val="22"/>
          <w:szCs w:val="22"/>
          <w:shd w:val="clear" w:color="auto" w:fill="FFFFFF"/>
        </w:rPr>
        <w:t xml:space="preserve"> </w:t>
      </w:r>
      <w:proofErr w:type="spellStart"/>
      <w:r w:rsidRPr="00E86518">
        <w:rPr>
          <w:rFonts w:asciiTheme="minorHAnsi" w:hAnsiTheme="minorHAnsi" w:cstheme="minorHAnsi"/>
          <w:color w:val="000000"/>
          <w:sz w:val="22"/>
          <w:szCs w:val="22"/>
          <w:shd w:val="clear" w:color="auto" w:fill="FFFFFF"/>
        </w:rPr>
        <w:t>train_data</w:t>
      </w:r>
      <w:proofErr w:type="spellEnd"/>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color w:val="0000FF"/>
          <w:sz w:val="22"/>
          <w:szCs w:val="22"/>
          <w:shd w:val="clear" w:color="auto" w:fill="FFFFFF"/>
        </w:rPr>
        <w:t>ELSE</w:t>
      </w: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color w:val="0000FF"/>
          <w:sz w:val="22"/>
          <w:szCs w:val="22"/>
          <w:shd w:val="clear" w:color="auto" w:fill="FFFFFF"/>
        </w:rPr>
        <w:t>OUTPUT</w:t>
      </w:r>
      <w:r w:rsidRPr="00E86518">
        <w:rPr>
          <w:rFonts w:asciiTheme="minorHAnsi" w:hAnsiTheme="minorHAnsi" w:cstheme="minorHAnsi"/>
          <w:color w:val="000000"/>
          <w:sz w:val="22"/>
          <w:szCs w:val="22"/>
          <w:shd w:val="clear" w:color="auto" w:fill="FFFFFF"/>
        </w:rPr>
        <w:t xml:space="preserve"> </w:t>
      </w:r>
      <w:proofErr w:type="spellStart"/>
      <w:r w:rsidRPr="00E86518">
        <w:rPr>
          <w:rFonts w:asciiTheme="minorHAnsi" w:hAnsiTheme="minorHAnsi" w:cstheme="minorHAnsi"/>
          <w:color w:val="000000"/>
          <w:sz w:val="22"/>
          <w:szCs w:val="22"/>
          <w:shd w:val="clear" w:color="auto" w:fill="FFFFFF"/>
        </w:rPr>
        <w:t>val_data</w:t>
      </w:r>
      <w:proofErr w:type="spellEnd"/>
      <w:r w:rsidRPr="00E86518">
        <w:rPr>
          <w:rFonts w:asciiTheme="minorHAnsi" w:hAnsiTheme="minorHAnsi" w:cstheme="minorHAnsi"/>
          <w:color w:val="000000"/>
          <w:sz w:val="22"/>
          <w:szCs w:val="22"/>
          <w:shd w:val="clear" w:color="auto" w:fill="FFFFFF"/>
        </w:rPr>
        <w:t>;</w:t>
      </w:r>
    </w:p>
    <w:p w14:paraId="7E450938"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b/>
          <w:bCs/>
          <w:color w:val="000080"/>
          <w:sz w:val="22"/>
          <w:szCs w:val="22"/>
          <w:shd w:val="clear" w:color="auto" w:fill="FFFFFF"/>
        </w:rPr>
        <w:t>RUN</w:t>
      </w:r>
      <w:r w:rsidRPr="00E86518">
        <w:rPr>
          <w:rFonts w:asciiTheme="minorHAnsi" w:hAnsiTheme="minorHAnsi" w:cstheme="minorHAnsi"/>
          <w:color w:val="000000"/>
          <w:sz w:val="22"/>
          <w:szCs w:val="22"/>
          <w:shd w:val="clear" w:color="auto" w:fill="FFFFFF"/>
        </w:rPr>
        <w:t>;</w:t>
      </w:r>
    </w:p>
    <w:p w14:paraId="397FA50D"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p>
    <w:p w14:paraId="70EBB95D"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color w:val="008000"/>
          <w:sz w:val="22"/>
          <w:szCs w:val="22"/>
          <w:shd w:val="clear" w:color="auto" w:fill="FFFFFF"/>
        </w:rPr>
        <w:t xml:space="preserve">/* Assess target rate in train, </w:t>
      </w:r>
      <w:proofErr w:type="spellStart"/>
      <w:r w:rsidRPr="00E86518">
        <w:rPr>
          <w:rFonts w:asciiTheme="minorHAnsi" w:hAnsiTheme="minorHAnsi" w:cstheme="minorHAnsi"/>
          <w:color w:val="008000"/>
          <w:sz w:val="22"/>
          <w:szCs w:val="22"/>
          <w:shd w:val="clear" w:color="auto" w:fill="FFFFFF"/>
        </w:rPr>
        <w:t>val</w:t>
      </w:r>
      <w:proofErr w:type="spellEnd"/>
      <w:r w:rsidRPr="00E86518">
        <w:rPr>
          <w:rFonts w:asciiTheme="minorHAnsi" w:hAnsiTheme="minorHAnsi" w:cstheme="minorHAnsi"/>
          <w:color w:val="008000"/>
          <w:sz w:val="22"/>
          <w:szCs w:val="22"/>
          <w:shd w:val="clear" w:color="auto" w:fill="FFFFFF"/>
        </w:rPr>
        <w:t xml:space="preserve"> and OOT datasets */</w:t>
      </w:r>
    </w:p>
    <w:p w14:paraId="1E33163B"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b/>
          <w:bCs/>
          <w:color w:val="000080"/>
          <w:sz w:val="22"/>
          <w:szCs w:val="22"/>
          <w:shd w:val="clear" w:color="auto" w:fill="FFFFFF"/>
        </w:rPr>
        <w:t>PROC</w:t>
      </w: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b/>
          <w:bCs/>
          <w:color w:val="000080"/>
          <w:sz w:val="22"/>
          <w:szCs w:val="22"/>
          <w:shd w:val="clear" w:color="auto" w:fill="FFFFFF"/>
        </w:rPr>
        <w:t>FREQ</w:t>
      </w: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color w:val="0000FF"/>
          <w:sz w:val="22"/>
          <w:szCs w:val="22"/>
          <w:shd w:val="clear" w:color="auto" w:fill="FFFFFF"/>
        </w:rPr>
        <w:t>DATA</w:t>
      </w:r>
      <w:r w:rsidRPr="00E86518">
        <w:rPr>
          <w:rFonts w:asciiTheme="minorHAnsi" w:hAnsiTheme="minorHAnsi" w:cstheme="minorHAnsi"/>
          <w:color w:val="000000"/>
          <w:sz w:val="22"/>
          <w:szCs w:val="22"/>
          <w:shd w:val="clear" w:color="auto" w:fill="FFFFFF"/>
        </w:rPr>
        <w:t xml:space="preserve"> = </w:t>
      </w:r>
      <w:proofErr w:type="spellStart"/>
      <w:r w:rsidRPr="00E86518">
        <w:rPr>
          <w:rFonts w:asciiTheme="minorHAnsi" w:hAnsiTheme="minorHAnsi" w:cstheme="minorHAnsi"/>
          <w:color w:val="000000"/>
          <w:sz w:val="22"/>
          <w:szCs w:val="22"/>
          <w:shd w:val="clear" w:color="auto" w:fill="FFFFFF"/>
        </w:rPr>
        <w:t>train_data</w:t>
      </w:r>
      <w:proofErr w:type="spellEnd"/>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color w:val="0000FF"/>
          <w:sz w:val="22"/>
          <w:szCs w:val="22"/>
          <w:shd w:val="clear" w:color="auto" w:fill="FFFFFF"/>
        </w:rPr>
        <w:t>TABLES</w:t>
      </w:r>
      <w:r w:rsidRPr="00E86518">
        <w:rPr>
          <w:rFonts w:asciiTheme="minorHAnsi" w:hAnsiTheme="minorHAnsi" w:cstheme="minorHAnsi"/>
          <w:color w:val="000000"/>
          <w:sz w:val="22"/>
          <w:szCs w:val="22"/>
          <w:shd w:val="clear" w:color="auto" w:fill="FFFFFF"/>
        </w:rPr>
        <w:t xml:space="preserve"> bad; </w:t>
      </w:r>
      <w:r w:rsidRPr="00E86518">
        <w:rPr>
          <w:rFonts w:asciiTheme="minorHAnsi" w:hAnsiTheme="minorHAnsi" w:cstheme="minorHAnsi"/>
          <w:b/>
          <w:bCs/>
          <w:color w:val="000080"/>
          <w:sz w:val="22"/>
          <w:szCs w:val="22"/>
          <w:shd w:val="clear" w:color="auto" w:fill="FFFFFF"/>
        </w:rPr>
        <w:t>RUN</w:t>
      </w:r>
      <w:r w:rsidRPr="00E86518">
        <w:rPr>
          <w:rFonts w:asciiTheme="minorHAnsi" w:hAnsiTheme="minorHAnsi" w:cstheme="minorHAnsi"/>
          <w:color w:val="000000"/>
          <w:sz w:val="22"/>
          <w:szCs w:val="22"/>
          <w:shd w:val="clear" w:color="auto" w:fill="FFFFFF"/>
        </w:rPr>
        <w:t>;</w:t>
      </w:r>
    </w:p>
    <w:p w14:paraId="28E88936"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b/>
          <w:bCs/>
          <w:color w:val="000080"/>
          <w:sz w:val="22"/>
          <w:szCs w:val="22"/>
          <w:shd w:val="clear" w:color="auto" w:fill="FFFFFF"/>
        </w:rPr>
        <w:t>PROC</w:t>
      </w: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b/>
          <w:bCs/>
          <w:color w:val="000080"/>
          <w:sz w:val="22"/>
          <w:szCs w:val="22"/>
          <w:shd w:val="clear" w:color="auto" w:fill="FFFFFF"/>
        </w:rPr>
        <w:t>FREQ</w:t>
      </w: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color w:val="0000FF"/>
          <w:sz w:val="22"/>
          <w:szCs w:val="22"/>
          <w:shd w:val="clear" w:color="auto" w:fill="FFFFFF"/>
        </w:rPr>
        <w:t>DATA</w:t>
      </w:r>
      <w:r w:rsidRPr="00E86518">
        <w:rPr>
          <w:rFonts w:asciiTheme="minorHAnsi" w:hAnsiTheme="minorHAnsi" w:cstheme="minorHAnsi"/>
          <w:color w:val="000000"/>
          <w:sz w:val="22"/>
          <w:szCs w:val="22"/>
          <w:shd w:val="clear" w:color="auto" w:fill="FFFFFF"/>
        </w:rPr>
        <w:t xml:space="preserve"> = </w:t>
      </w:r>
      <w:proofErr w:type="spellStart"/>
      <w:r w:rsidRPr="00E86518">
        <w:rPr>
          <w:rFonts w:asciiTheme="minorHAnsi" w:hAnsiTheme="minorHAnsi" w:cstheme="minorHAnsi"/>
          <w:color w:val="000000"/>
          <w:sz w:val="22"/>
          <w:szCs w:val="22"/>
          <w:shd w:val="clear" w:color="auto" w:fill="FFFFFF"/>
        </w:rPr>
        <w:t>val_data</w:t>
      </w:r>
      <w:proofErr w:type="spellEnd"/>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color w:val="0000FF"/>
          <w:sz w:val="22"/>
          <w:szCs w:val="22"/>
          <w:shd w:val="clear" w:color="auto" w:fill="FFFFFF"/>
        </w:rPr>
        <w:t>TABLES</w:t>
      </w:r>
      <w:r w:rsidRPr="00E86518">
        <w:rPr>
          <w:rFonts w:asciiTheme="minorHAnsi" w:hAnsiTheme="minorHAnsi" w:cstheme="minorHAnsi"/>
          <w:color w:val="000000"/>
          <w:sz w:val="22"/>
          <w:szCs w:val="22"/>
          <w:shd w:val="clear" w:color="auto" w:fill="FFFFFF"/>
        </w:rPr>
        <w:t xml:space="preserve"> bad; </w:t>
      </w:r>
      <w:r w:rsidRPr="00E86518">
        <w:rPr>
          <w:rFonts w:asciiTheme="minorHAnsi" w:hAnsiTheme="minorHAnsi" w:cstheme="minorHAnsi"/>
          <w:b/>
          <w:bCs/>
          <w:color w:val="000080"/>
          <w:sz w:val="22"/>
          <w:szCs w:val="22"/>
          <w:shd w:val="clear" w:color="auto" w:fill="FFFFFF"/>
        </w:rPr>
        <w:t>RUN</w:t>
      </w:r>
      <w:r w:rsidRPr="00E86518">
        <w:rPr>
          <w:rFonts w:asciiTheme="minorHAnsi" w:hAnsiTheme="minorHAnsi" w:cstheme="minorHAnsi"/>
          <w:color w:val="000000"/>
          <w:sz w:val="22"/>
          <w:szCs w:val="22"/>
          <w:shd w:val="clear" w:color="auto" w:fill="FFFFFF"/>
        </w:rPr>
        <w:t>;</w:t>
      </w:r>
    </w:p>
    <w:p w14:paraId="7BE4A3CC"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b/>
          <w:bCs/>
          <w:color w:val="000080"/>
          <w:sz w:val="22"/>
          <w:szCs w:val="22"/>
          <w:shd w:val="clear" w:color="auto" w:fill="FFFFFF"/>
        </w:rPr>
        <w:t>PROC</w:t>
      </w: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b/>
          <w:bCs/>
          <w:color w:val="000080"/>
          <w:sz w:val="22"/>
          <w:szCs w:val="22"/>
          <w:shd w:val="clear" w:color="auto" w:fill="FFFFFF"/>
        </w:rPr>
        <w:t>FREQ</w:t>
      </w: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color w:val="0000FF"/>
          <w:sz w:val="22"/>
          <w:szCs w:val="22"/>
          <w:shd w:val="clear" w:color="auto" w:fill="FFFFFF"/>
        </w:rPr>
        <w:t>DATA</w:t>
      </w:r>
      <w:r w:rsidRPr="00E86518">
        <w:rPr>
          <w:rFonts w:asciiTheme="minorHAnsi" w:hAnsiTheme="minorHAnsi" w:cstheme="minorHAnsi"/>
          <w:color w:val="000000"/>
          <w:sz w:val="22"/>
          <w:szCs w:val="22"/>
          <w:shd w:val="clear" w:color="auto" w:fill="FFFFFF"/>
        </w:rPr>
        <w:t xml:space="preserve"> = </w:t>
      </w:r>
      <w:proofErr w:type="spellStart"/>
      <w:r w:rsidRPr="00E86518">
        <w:rPr>
          <w:rFonts w:asciiTheme="minorHAnsi" w:hAnsiTheme="minorHAnsi" w:cstheme="minorHAnsi"/>
          <w:color w:val="000000"/>
          <w:sz w:val="22"/>
          <w:szCs w:val="22"/>
          <w:shd w:val="clear" w:color="auto" w:fill="FFFFFF"/>
        </w:rPr>
        <w:t>oot_encoded_final</w:t>
      </w:r>
      <w:proofErr w:type="spellEnd"/>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color w:val="0000FF"/>
          <w:sz w:val="22"/>
          <w:szCs w:val="22"/>
          <w:shd w:val="clear" w:color="auto" w:fill="FFFFFF"/>
        </w:rPr>
        <w:t>TABLES</w:t>
      </w:r>
      <w:r w:rsidRPr="00E86518">
        <w:rPr>
          <w:rFonts w:asciiTheme="minorHAnsi" w:hAnsiTheme="minorHAnsi" w:cstheme="minorHAnsi"/>
          <w:color w:val="000000"/>
          <w:sz w:val="22"/>
          <w:szCs w:val="22"/>
          <w:shd w:val="clear" w:color="auto" w:fill="FFFFFF"/>
        </w:rPr>
        <w:t xml:space="preserve"> bad; </w:t>
      </w:r>
      <w:r w:rsidRPr="00E86518">
        <w:rPr>
          <w:rFonts w:asciiTheme="minorHAnsi" w:hAnsiTheme="minorHAnsi" w:cstheme="minorHAnsi"/>
          <w:b/>
          <w:bCs/>
          <w:color w:val="000080"/>
          <w:sz w:val="22"/>
          <w:szCs w:val="22"/>
          <w:shd w:val="clear" w:color="auto" w:fill="FFFFFF"/>
        </w:rPr>
        <w:t>RUN</w:t>
      </w:r>
      <w:r w:rsidRPr="00E86518">
        <w:rPr>
          <w:rFonts w:asciiTheme="minorHAnsi" w:hAnsiTheme="minorHAnsi" w:cstheme="minorHAnsi"/>
          <w:color w:val="000000"/>
          <w:sz w:val="22"/>
          <w:szCs w:val="22"/>
          <w:shd w:val="clear" w:color="auto" w:fill="FFFFFF"/>
        </w:rPr>
        <w:t xml:space="preserve">; </w:t>
      </w:r>
    </w:p>
    <w:p w14:paraId="0D6CB862"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p>
    <w:p w14:paraId="1EEA310A"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color w:val="008000"/>
          <w:sz w:val="22"/>
          <w:szCs w:val="22"/>
          <w:shd w:val="clear" w:color="auto" w:fill="FFFFFF"/>
        </w:rPr>
        <w:t>/* Standardize the data */</w:t>
      </w:r>
    </w:p>
    <w:p w14:paraId="19681145"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b/>
          <w:bCs/>
          <w:color w:val="000080"/>
          <w:sz w:val="22"/>
          <w:szCs w:val="22"/>
          <w:shd w:val="clear" w:color="auto" w:fill="FFFFFF"/>
        </w:rPr>
        <w:t>PROC</w:t>
      </w: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b/>
          <w:bCs/>
          <w:color w:val="000080"/>
          <w:sz w:val="22"/>
          <w:szCs w:val="22"/>
          <w:shd w:val="clear" w:color="auto" w:fill="FFFFFF"/>
        </w:rPr>
        <w:t>STDIZE</w:t>
      </w: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color w:val="0000FF"/>
          <w:sz w:val="22"/>
          <w:szCs w:val="22"/>
          <w:shd w:val="clear" w:color="auto" w:fill="FFFFFF"/>
        </w:rPr>
        <w:t>DATA</w:t>
      </w:r>
      <w:r w:rsidRPr="00E86518">
        <w:rPr>
          <w:rFonts w:asciiTheme="minorHAnsi" w:hAnsiTheme="minorHAnsi" w:cstheme="minorHAnsi"/>
          <w:color w:val="000000"/>
          <w:sz w:val="22"/>
          <w:szCs w:val="22"/>
          <w:shd w:val="clear" w:color="auto" w:fill="FFFFFF"/>
        </w:rPr>
        <w:t>=</w:t>
      </w:r>
      <w:proofErr w:type="spellStart"/>
      <w:r w:rsidRPr="00E86518">
        <w:rPr>
          <w:rFonts w:asciiTheme="minorHAnsi" w:hAnsiTheme="minorHAnsi" w:cstheme="minorHAnsi"/>
          <w:color w:val="000000"/>
          <w:sz w:val="22"/>
          <w:szCs w:val="22"/>
          <w:shd w:val="clear" w:color="auto" w:fill="FFFFFF"/>
        </w:rPr>
        <w:t>train_data</w:t>
      </w:r>
      <w:proofErr w:type="spellEnd"/>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color w:val="0000FF"/>
          <w:sz w:val="22"/>
          <w:szCs w:val="22"/>
          <w:shd w:val="clear" w:color="auto" w:fill="FFFFFF"/>
        </w:rPr>
        <w:t>OUT</w:t>
      </w:r>
      <w:r w:rsidRPr="00E86518">
        <w:rPr>
          <w:rFonts w:asciiTheme="minorHAnsi" w:hAnsiTheme="minorHAnsi" w:cstheme="minorHAnsi"/>
          <w:color w:val="000000"/>
          <w:sz w:val="22"/>
          <w:szCs w:val="22"/>
          <w:shd w:val="clear" w:color="auto" w:fill="FFFFFF"/>
        </w:rPr>
        <w:t>=</w:t>
      </w:r>
      <w:proofErr w:type="spellStart"/>
      <w:r w:rsidRPr="00E86518">
        <w:rPr>
          <w:rFonts w:asciiTheme="minorHAnsi" w:hAnsiTheme="minorHAnsi" w:cstheme="minorHAnsi"/>
          <w:color w:val="000000"/>
          <w:sz w:val="22"/>
          <w:szCs w:val="22"/>
          <w:shd w:val="clear" w:color="auto" w:fill="FFFFFF"/>
        </w:rPr>
        <w:t>train_data_std</w:t>
      </w:r>
      <w:proofErr w:type="spellEnd"/>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color w:val="0000FF"/>
          <w:sz w:val="22"/>
          <w:szCs w:val="22"/>
          <w:shd w:val="clear" w:color="auto" w:fill="FFFFFF"/>
        </w:rPr>
        <w:t>METHOD</w:t>
      </w:r>
      <w:r w:rsidRPr="00E86518">
        <w:rPr>
          <w:rFonts w:asciiTheme="minorHAnsi" w:hAnsiTheme="minorHAnsi" w:cstheme="minorHAnsi"/>
          <w:color w:val="000000"/>
          <w:sz w:val="22"/>
          <w:szCs w:val="22"/>
          <w:shd w:val="clear" w:color="auto" w:fill="FFFFFF"/>
        </w:rPr>
        <w:t>=STD;</w:t>
      </w:r>
    </w:p>
    <w:p w14:paraId="486B463A"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color w:val="0000FF"/>
          <w:sz w:val="22"/>
          <w:szCs w:val="22"/>
          <w:shd w:val="clear" w:color="auto" w:fill="FFFFFF"/>
        </w:rPr>
        <w:t>VAR</w:t>
      </w:r>
      <w:r w:rsidRPr="00E86518">
        <w:rPr>
          <w:rFonts w:asciiTheme="minorHAnsi" w:hAnsiTheme="minorHAnsi" w:cstheme="minorHAnsi"/>
          <w:color w:val="000000"/>
          <w:sz w:val="22"/>
          <w:szCs w:val="22"/>
          <w:shd w:val="clear" w:color="auto" w:fill="FFFFFF"/>
        </w:rPr>
        <w:t xml:space="preserve"> &amp;predictors;</w:t>
      </w:r>
    </w:p>
    <w:p w14:paraId="567207D2"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b/>
          <w:bCs/>
          <w:color w:val="000080"/>
          <w:sz w:val="22"/>
          <w:szCs w:val="22"/>
          <w:shd w:val="clear" w:color="auto" w:fill="FFFFFF"/>
        </w:rPr>
        <w:t>RUN</w:t>
      </w:r>
      <w:r w:rsidRPr="00E86518">
        <w:rPr>
          <w:rFonts w:asciiTheme="minorHAnsi" w:hAnsiTheme="minorHAnsi" w:cstheme="minorHAnsi"/>
          <w:color w:val="000000"/>
          <w:sz w:val="22"/>
          <w:szCs w:val="22"/>
          <w:shd w:val="clear" w:color="auto" w:fill="FFFFFF"/>
        </w:rPr>
        <w:t>;</w:t>
      </w:r>
    </w:p>
    <w:p w14:paraId="6FA2DA94"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p>
    <w:p w14:paraId="55A8510E"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b/>
          <w:bCs/>
          <w:color w:val="000080"/>
          <w:sz w:val="22"/>
          <w:szCs w:val="22"/>
          <w:shd w:val="clear" w:color="auto" w:fill="FFFFFF"/>
        </w:rPr>
        <w:t>PROC</w:t>
      </w: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b/>
          <w:bCs/>
          <w:color w:val="000080"/>
          <w:sz w:val="22"/>
          <w:szCs w:val="22"/>
          <w:shd w:val="clear" w:color="auto" w:fill="FFFFFF"/>
        </w:rPr>
        <w:t>STDIZE</w:t>
      </w: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color w:val="0000FF"/>
          <w:sz w:val="22"/>
          <w:szCs w:val="22"/>
          <w:shd w:val="clear" w:color="auto" w:fill="FFFFFF"/>
        </w:rPr>
        <w:t>DATA</w:t>
      </w:r>
      <w:r w:rsidRPr="00E86518">
        <w:rPr>
          <w:rFonts w:asciiTheme="minorHAnsi" w:hAnsiTheme="minorHAnsi" w:cstheme="minorHAnsi"/>
          <w:color w:val="000000"/>
          <w:sz w:val="22"/>
          <w:szCs w:val="22"/>
          <w:shd w:val="clear" w:color="auto" w:fill="FFFFFF"/>
        </w:rPr>
        <w:t>=</w:t>
      </w:r>
      <w:proofErr w:type="spellStart"/>
      <w:r w:rsidRPr="00E86518">
        <w:rPr>
          <w:rFonts w:asciiTheme="minorHAnsi" w:hAnsiTheme="minorHAnsi" w:cstheme="minorHAnsi"/>
          <w:color w:val="000000"/>
          <w:sz w:val="22"/>
          <w:szCs w:val="22"/>
          <w:shd w:val="clear" w:color="auto" w:fill="FFFFFF"/>
        </w:rPr>
        <w:t>val_data</w:t>
      </w:r>
      <w:proofErr w:type="spellEnd"/>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color w:val="0000FF"/>
          <w:sz w:val="22"/>
          <w:szCs w:val="22"/>
          <w:shd w:val="clear" w:color="auto" w:fill="FFFFFF"/>
        </w:rPr>
        <w:t>OUT</w:t>
      </w:r>
      <w:r w:rsidRPr="00E86518">
        <w:rPr>
          <w:rFonts w:asciiTheme="minorHAnsi" w:hAnsiTheme="minorHAnsi" w:cstheme="minorHAnsi"/>
          <w:color w:val="000000"/>
          <w:sz w:val="22"/>
          <w:szCs w:val="22"/>
          <w:shd w:val="clear" w:color="auto" w:fill="FFFFFF"/>
        </w:rPr>
        <w:t>=</w:t>
      </w:r>
      <w:proofErr w:type="spellStart"/>
      <w:r w:rsidRPr="00E86518">
        <w:rPr>
          <w:rFonts w:asciiTheme="minorHAnsi" w:hAnsiTheme="minorHAnsi" w:cstheme="minorHAnsi"/>
          <w:color w:val="000000"/>
          <w:sz w:val="22"/>
          <w:szCs w:val="22"/>
          <w:shd w:val="clear" w:color="auto" w:fill="FFFFFF"/>
        </w:rPr>
        <w:t>val_data_std</w:t>
      </w:r>
      <w:proofErr w:type="spellEnd"/>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color w:val="0000FF"/>
          <w:sz w:val="22"/>
          <w:szCs w:val="22"/>
          <w:shd w:val="clear" w:color="auto" w:fill="FFFFFF"/>
        </w:rPr>
        <w:t>METHOD</w:t>
      </w:r>
      <w:r w:rsidRPr="00E86518">
        <w:rPr>
          <w:rFonts w:asciiTheme="minorHAnsi" w:hAnsiTheme="minorHAnsi" w:cstheme="minorHAnsi"/>
          <w:color w:val="000000"/>
          <w:sz w:val="22"/>
          <w:szCs w:val="22"/>
          <w:shd w:val="clear" w:color="auto" w:fill="FFFFFF"/>
        </w:rPr>
        <w:t>=STD;</w:t>
      </w:r>
    </w:p>
    <w:p w14:paraId="353A7881"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color w:val="0000FF"/>
          <w:sz w:val="22"/>
          <w:szCs w:val="22"/>
          <w:shd w:val="clear" w:color="auto" w:fill="FFFFFF"/>
        </w:rPr>
        <w:t>VAR</w:t>
      </w:r>
      <w:r w:rsidRPr="00E86518">
        <w:rPr>
          <w:rFonts w:asciiTheme="minorHAnsi" w:hAnsiTheme="minorHAnsi" w:cstheme="minorHAnsi"/>
          <w:color w:val="000000"/>
          <w:sz w:val="22"/>
          <w:szCs w:val="22"/>
          <w:shd w:val="clear" w:color="auto" w:fill="FFFFFF"/>
        </w:rPr>
        <w:t xml:space="preserve"> &amp;predictors;</w:t>
      </w:r>
    </w:p>
    <w:p w14:paraId="1F2DAE5A"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b/>
          <w:bCs/>
          <w:color w:val="000080"/>
          <w:sz w:val="22"/>
          <w:szCs w:val="22"/>
          <w:shd w:val="clear" w:color="auto" w:fill="FFFFFF"/>
        </w:rPr>
        <w:t>RUN</w:t>
      </w:r>
      <w:r w:rsidRPr="00E86518">
        <w:rPr>
          <w:rFonts w:asciiTheme="minorHAnsi" w:hAnsiTheme="minorHAnsi" w:cstheme="minorHAnsi"/>
          <w:color w:val="000000"/>
          <w:sz w:val="22"/>
          <w:szCs w:val="22"/>
          <w:shd w:val="clear" w:color="auto" w:fill="FFFFFF"/>
        </w:rPr>
        <w:t>;</w:t>
      </w:r>
    </w:p>
    <w:p w14:paraId="36868318"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p>
    <w:p w14:paraId="616005BC"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b/>
          <w:bCs/>
          <w:color w:val="000080"/>
          <w:sz w:val="22"/>
          <w:szCs w:val="22"/>
          <w:shd w:val="clear" w:color="auto" w:fill="FFFFFF"/>
        </w:rPr>
        <w:t>PROC</w:t>
      </w: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b/>
          <w:bCs/>
          <w:color w:val="000080"/>
          <w:sz w:val="22"/>
          <w:szCs w:val="22"/>
          <w:shd w:val="clear" w:color="auto" w:fill="FFFFFF"/>
        </w:rPr>
        <w:t>STDIZE</w:t>
      </w: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color w:val="0000FF"/>
          <w:sz w:val="22"/>
          <w:szCs w:val="22"/>
          <w:shd w:val="clear" w:color="auto" w:fill="FFFFFF"/>
        </w:rPr>
        <w:t>DATA</w:t>
      </w:r>
      <w:r w:rsidRPr="00E86518">
        <w:rPr>
          <w:rFonts w:asciiTheme="minorHAnsi" w:hAnsiTheme="minorHAnsi" w:cstheme="minorHAnsi"/>
          <w:color w:val="000000"/>
          <w:sz w:val="22"/>
          <w:szCs w:val="22"/>
          <w:shd w:val="clear" w:color="auto" w:fill="FFFFFF"/>
        </w:rPr>
        <w:t>=</w:t>
      </w:r>
      <w:proofErr w:type="spellStart"/>
      <w:r w:rsidRPr="00E86518">
        <w:rPr>
          <w:rFonts w:asciiTheme="minorHAnsi" w:hAnsiTheme="minorHAnsi" w:cstheme="minorHAnsi"/>
          <w:color w:val="000000"/>
          <w:sz w:val="22"/>
          <w:szCs w:val="22"/>
          <w:shd w:val="clear" w:color="auto" w:fill="FFFFFF"/>
        </w:rPr>
        <w:t>oot_encoded_final</w:t>
      </w:r>
      <w:proofErr w:type="spellEnd"/>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color w:val="0000FF"/>
          <w:sz w:val="22"/>
          <w:szCs w:val="22"/>
          <w:shd w:val="clear" w:color="auto" w:fill="FFFFFF"/>
        </w:rPr>
        <w:t>OUT</w:t>
      </w:r>
      <w:r w:rsidRPr="00E86518">
        <w:rPr>
          <w:rFonts w:asciiTheme="minorHAnsi" w:hAnsiTheme="minorHAnsi" w:cstheme="minorHAnsi"/>
          <w:color w:val="000000"/>
          <w:sz w:val="22"/>
          <w:szCs w:val="22"/>
          <w:shd w:val="clear" w:color="auto" w:fill="FFFFFF"/>
        </w:rPr>
        <w:t>=</w:t>
      </w:r>
      <w:proofErr w:type="spellStart"/>
      <w:r w:rsidRPr="00E86518">
        <w:rPr>
          <w:rFonts w:asciiTheme="minorHAnsi" w:hAnsiTheme="minorHAnsi" w:cstheme="minorHAnsi"/>
          <w:color w:val="000000"/>
          <w:sz w:val="22"/>
          <w:szCs w:val="22"/>
          <w:shd w:val="clear" w:color="auto" w:fill="FFFFFF"/>
        </w:rPr>
        <w:t>oot_encoded_final_std</w:t>
      </w:r>
      <w:proofErr w:type="spellEnd"/>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color w:val="0000FF"/>
          <w:sz w:val="22"/>
          <w:szCs w:val="22"/>
          <w:shd w:val="clear" w:color="auto" w:fill="FFFFFF"/>
        </w:rPr>
        <w:t>METHOD</w:t>
      </w:r>
      <w:r w:rsidRPr="00E86518">
        <w:rPr>
          <w:rFonts w:asciiTheme="minorHAnsi" w:hAnsiTheme="minorHAnsi" w:cstheme="minorHAnsi"/>
          <w:color w:val="000000"/>
          <w:sz w:val="22"/>
          <w:szCs w:val="22"/>
          <w:shd w:val="clear" w:color="auto" w:fill="FFFFFF"/>
        </w:rPr>
        <w:t>=STD;</w:t>
      </w:r>
    </w:p>
    <w:p w14:paraId="3BC8EB38"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color w:val="0000FF"/>
          <w:sz w:val="22"/>
          <w:szCs w:val="22"/>
          <w:shd w:val="clear" w:color="auto" w:fill="FFFFFF"/>
        </w:rPr>
        <w:t>VAR</w:t>
      </w:r>
      <w:r w:rsidRPr="00E86518">
        <w:rPr>
          <w:rFonts w:asciiTheme="minorHAnsi" w:hAnsiTheme="minorHAnsi" w:cstheme="minorHAnsi"/>
          <w:color w:val="000000"/>
          <w:sz w:val="22"/>
          <w:szCs w:val="22"/>
          <w:shd w:val="clear" w:color="auto" w:fill="FFFFFF"/>
        </w:rPr>
        <w:t xml:space="preserve"> &amp;predictors;</w:t>
      </w:r>
    </w:p>
    <w:p w14:paraId="25F488BB"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b/>
          <w:bCs/>
          <w:color w:val="000080"/>
          <w:sz w:val="22"/>
          <w:szCs w:val="22"/>
          <w:shd w:val="clear" w:color="auto" w:fill="FFFFFF"/>
        </w:rPr>
        <w:t>RUN</w:t>
      </w:r>
      <w:r w:rsidRPr="00E86518">
        <w:rPr>
          <w:rFonts w:asciiTheme="minorHAnsi" w:hAnsiTheme="minorHAnsi" w:cstheme="minorHAnsi"/>
          <w:color w:val="000000"/>
          <w:sz w:val="22"/>
          <w:szCs w:val="22"/>
          <w:shd w:val="clear" w:color="auto" w:fill="FFFFFF"/>
        </w:rPr>
        <w:t>;</w:t>
      </w:r>
    </w:p>
    <w:p w14:paraId="312E290E"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p>
    <w:p w14:paraId="52E9BDA0"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color w:val="008000"/>
          <w:sz w:val="22"/>
          <w:szCs w:val="22"/>
          <w:shd w:val="clear" w:color="auto" w:fill="FFFFFF"/>
        </w:rPr>
        <w:t>/*Create hyperparameter tuning macro that will loop through a range of values for each of the tuning parameters */</w:t>
      </w:r>
    </w:p>
    <w:p w14:paraId="6C1C7E29"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p>
    <w:p w14:paraId="1C20DF56"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color w:val="008000"/>
          <w:sz w:val="22"/>
          <w:szCs w:val="22"/>
          <w:shd w:val="clear" w:color="auto" w:fill="FFFFFF"/>
        </w:rPr>
        <w:t xml:space="preserve">/* Create an empty </w:t>
      </w:r>
      <w:proofErr w:type="spellStart"/>
      <w:r w:rsidRPr="00E86518">
        <w:rPr>
          <w:rFonts w:asciiTheme="minorHAnsi" w:hAnsiTheme="minorHAnsi" w:cstheme="minorHAnsi"/>
          <w:color w:val="008000"/>
          <w:sz w:val="22"/>
          <w:szCs w:val="22"/>
          <w:shd w:val="clear" w:color="auto" w:fill="FFFFFF"/>
        </w:rPr>
        <w:t>summary_table</w:t>
      </w:r>
      <w:proofErr w:type="spellEnd"/>
      <w:r w:rsidRPr="00E86518">
        <w:rPr>
          <w:rFonts w:asciiTheme="minorHAnsi" w:hAnsiTheme="minorHAnsi" w:cstheme="minorHAnsi"/>
          <w:color w:val="008000"/>
          <w:sz w:val="22"/>
          <w:szCs w:val="22"/>
          <w:shd w:val="clear" w:color="auto" w:fill="FFFFFF"/>
        </w:rPr>
        <w:t xml:space="preserve"> dataset */</w:t>
      </w:r>
    </w:p>
    <w:p w14:paraId="3424A435"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b/>
          <w:bCs/>
          <w:color w:val="000080"/>
          <w:sz w:val="22"/>
          <w:szCs w:val="22"/>
          <w:shd w:val="clear" w:color="auto" w:fill="FFFFFF"/>
        </w:rPr>
        <w:t>PROC</w:t>
      </w: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b/>
          <w:bCs/>
          <w:color w:val="000080"/>
          <w:sz w:val="22"/>
          <w:szCs w:val="22"/>
          <w:shd w:val="clear" w:color="auto" w:fill="FFFFFF"/>
        </w:rPr>
        <w:t>DELETE</w:t>
      </w: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color w:val="0000FF"/>
          <w:sz w:val="22"/>
          <w:szCs w:val="22"/>
          <w:shd w:val="clear" w:color="auto" w:fill="FFFFFF"/>
        </w:rPr>
        <w:t>DATA</w:t>
      </w:r>
      <w:r w:rsidRPr="00E86518">
        <w:rPr>
          <w:rFonts w:asciiTheme="minorHAnsi" w:hAnsiTheme="minorHAnsi" w:cstheme="minorHAnsi"/>
          <w:color w:val="000000"/>
          <w:sz w:val="22"/>
          <w:szCs w:val="22"/>
          <w:shd w:val="clear" w:color="auto" w:fill="FFFFFF"/>
        </w:rPr>
        <w:t>=</w:t>
      </w:r>
      <w:proofErr w:type="spellStart"/>
      <w:r w:rsidRPr="00E86518">
        <w:rPr>
          <w:rFonts w:asciiTheme="minorHAnsi" w:hAnsiTheme="minorHAnsi" w:cstheme="minorHAnsi"/>
          <w:color w:val="000000"/>
          <w:sz w:val="22"/>
          <w:szCs w:val="22"/>
          <w:shd w:val="clear" w:color="auto" w:fill="FFFFFF"/>
        </w:rPr>
        <w:t>summary_table</w:t>
      </w:r>
      <w:proofErr w:type="spellEnd"/>
      <w:r w:rsidRPr="00E86518">
        <w:rPr>
          <w:rFonts w:asciiTheme="minorHAnsi" w:hAnsiTheme="minorHAnsi" w:cstheme="minorHAnsi"/>
          <w:color w:val="000000"/>
          <w:sz w:val="22"/>
          <w:szCs w:val="22"/>
          <w:shd w:val="clear" w:color="auto" w:fill="FFFFFF"/>
        </w:rPr>
        <w:t>;</w:t>
      </w:r>
    </w:p>
    <w:p w14:paraId="7CBC6768"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p>
    <w:p w14:paraId="62D7FF09"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b/>
          <w:bCs/>
          <w:color w:val="000080"/>
          <w:sz w:val="22"/>
          <w:szCs w:val="22"/>
          <w:shd w:val="clear" w:color="auto" w:fill="FFFFFF"/>
        </w:rPr>
        <w:t>DATA</w:t>
      </w:r>
      <w:r w:rsidRPr="00E86518">
        <w:rPr>
          <w:rFonts w:asciiTheme="minorHAnsi" w:hAnsiTheme="minorHAnsi" w:cstheme="minorHAnsi"/>
          <w:color w:val="000000"/>
          <w:sz w:val="22"/>
          <w:szCs w:val="22"/>
          <w:shd w:val="clear" w:color="auto" w:fill="FFFFFF"/>
        </w:rPr>
        <w:t xml:space="preserve"> </w:t>
      </w:r>
      <w:proofErr w:type="spellStart"/>
      <w:r w:rsidRPr="00E86518">
        <w:rPr>
          <w:rFonts w:asciiTheme="minorHAnsi" w:hAnsiTheme="minorHAnsi" w:cstheme="minorHAnsi"/>
          <w:color w:val="000000"/>
          <w:sz w:val="22"/>
          <w:szCs w:val="22"/>
          <w:shd w:val="clear" w:color="auto" w:fill="FFFFFF"/>
        </w:rPr>
        <w:t>summary_table</w:t>
      </w:r>
      <w:proofErr w:type="spellEnd"/>
      <w:r w:rsidRPr="00E86518">
        <w:rPr>
          <w:rFonts w:asciiTheme="minorHAnsi" w:hAnsiTheme="minorHAnsi" w:cstheme="minorHAnsi"/>
          <w:color w:val="000000"/>
          <w:sz w:val="22"/>
          <w:szCs w:val="22"/>
          <w:shd w:val="clear" w:color="auto" w:fill="FFFFFF"/>
        </w:rPr>
        <w:t>;</w:t>
      </w:r>
    </w:p>
    <w:p w14:paraId="135FD8A9"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color w:val="000000"/>
          <w:sz w:val="22"/>
          <w:szCs w:val="22"/>
          <w:shd w:val="clear" w:color="auto" w:fill="FFFFFF"/>
        </w:rPr>
        <w:tab/>
      </w:r>
      <w:r w:rsidRPr="00E86518">
        <w:rPr>
          <w:rFonts w:asciiTheme="minorHAnsi" w:hAnsiTheme="minorHAnsi" w:cstheme="minorHAnsi"/>
          <w:color w:val="0000FF"/>
          <w:sz w:val="22"/>
          <w:szCs w:val="22"/>
          <w:shd w:val="clear" w:color="auto" w:fill="FFFFFF"/>
        </w:rPr>
        <w:t>LENGTH</w:t>
      </w:r>
      <w:r w:rsidRPr="00E86518">
        <w:rPr>
          <w:rFonts w:asciiTheme="minorHAnsi" w:hAnsiTheme="minorHAnsi" w:cstheme="minorHAnsi"/>
          <w:color w:val="000000"/>
          <w:sz w:val="22"/>
          <w:szCs w:val="22"/>
          <w:shd w:val="clear" w:color="auto" w:fill="FFFFFF"/>
        </w:rPr>
        <w:t xml:space="preserve"> Model </w:t>
      </w:r>
      <w:r w:rsidRPr="00E86518">
        <w:rPr>
          <w:rFonts w:asciiTheme="minorHAnsi" w:hAnsiTheme="minorHAnsi" w:cstheme="minorHAnsi"/>
          <w:b/>
          <w:bCs/>
          <w:color w:val="008080"/>
          <w:sz w:val="22"/>
          <w:szCs w:val="22"/>
          <w:shd w:val="clear" w:color="auto" w:fill="FFFFFF"/>
        </w:rPr>
        <w:t>8</w:t>
      </w:r>
      <w:r w:rsidRPr="00E86518">
        <w:rPr>
          <w:rFonts w:asciiTheme="minorHAnsi" w:hAnsiTheme="minorHAnsi" w:cstheme="minorHAnsi"/>
          <w:color w:val="000000"/>
          <w:sz w:val="22"/>
          <w:szCs w:val="22"/>
          <w:shd w:val="clear" w:color="auto" w:fill="FFFFFF"/>
        </w:rPr>
        <w:t>;</w:t>
      </w:r>
    </w:p>
    <w:p w14:paraId="5F077D72"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color w:val="000000"/>
          <w:sz w:val="22"/>
          <w:szCs w:val="22"/>
          <w:shd w:val="clear" w:color="auto" w:fill="FFFFFF"/>
        </w:rPr>
        <w:tab/>
      </w:r>
      <w:r w:rsidRPr="00E86518">
        <w:rPr>
          <w:rFonts w:asciiTheme="minorHAnsi" w:hAnsiTheme="minorHAnsi" w:cstheme="minorHAnsi"/>
          <w:color w:val="0000FF"/>
          <w:sz w:val="22"/>
          <w:szCs w:val="22"/>
          <w:shd w:val="clear" w:color="auto" w:fill="FFFFFF"/>
        </w:rPr>
        <w:t>FORMAT</w:t>
      </w:r>
      <w:r w:rsidRPr="00E86518">
        <w:rPr>
          <w:rFonts w:asciiTheme="minorHAnsi" w:hAnsiTheme="minorHAnsi" w:cstheme="minorHAnsi"/>
          <w:color w:val="000000"/>
          <w:sz w:val="22"/>
          <w:szCs w:val="22"/>
          <w:shd w:val="clear" w:color="auto" w:fill="FFFFFF"/>
        </w:rPr>
        <w:t xml:space="preserve"> Area </w:t>
      </w:r>
      <w:r w:rsidRPr="00E86518">
        <w:rPr>
          <w:rFonts w:asciiTheme="minorHAnsi" w:hAnsiTheme="minorHAnsi" w:cstheme="minorHAnsi"/>
          <w:b/>
          <w:bCs/>
          <w:color w:val="008080"/>
          <w:sz w:val="22"/>
          <w:szCs w:val="22"/>
          <w:shd w:val="clear" w:color="auto" w:fill="FFFFFF"/>
        </w:rPr>
        <w:t>8.5</w:t>
      </w:r>
      <w:r w:rsidRPr="00E86518">
        <w:rPr>
          <w:rFonts w:asciiTheme="minorHAnsi" w:hAnsiTheme="minorHAnsi" w:cstheme="minorHAnsi"/>
          <w:color w:val="000000"/>
          <w:sz w:val="22"/>
          <w:szCs w:val="22"/>
          <w:shd w:val="clear" w:color="auto" w:fill="FFFFFF"/>
        </w:rPr>
        <w:t>;</w:t>
      </w:r>
    </w:p>
    <w:p w14:paraId="3D646524"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b/>
          <w:bCs/>
          <w:color w:val="000080"/>
          <w:sz w:val="22"/>
          <w:szCs w:val="22"/>
          <w:shd w:val="clear" w:color="auto" w:fill="FFFFFF"/>
        </w:rPr>
        <w:t>RUN</w:t>
      </w:r>
      <w:r w:rsidRPr="00E86518">
        <w:rPr>
          <w:rFonts w:asciiTheme="minorHAnsi" w:hAnsiTheme="minorHAnsi" w:cstheme="minorHAnsi"/>
          <w:color w:val="000000"/>
          <w:sz w:val="22"/>
          <w:szCs w:val="22"/>
          <w:shd w:val="clear" w:color="auto" w:fill="FFFFFF"/>
        </w:rPr>
        <w:t>;</w:t>
      </w:r>
    </w:p>
    <w:p w14:paraId="4F88F10A"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p>
    <w:p w14:paraId="5393FA1A"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b/>
          <w:bCs/>
          <w:color w:val="000080"/>
          <w:sz w:val="22"/>
          <w:szCs w:val="22"/>
          <w:shd w:val="clear" w:color="auto" w:fill="FFFFFF"/>
        </w:rPr>
        <w:t>%MACRO</w:t>
      </w:r>
      <w:r w:rsidRPr="00E86518">
        <w:rPr>
          <w:rFonts w:asciiTheme="minorHAnsi" w:hAnsiTheme="minorHAnsi" w:cstheme="minorHAnsi"/>
          <w:color w:val="000000"/>
          <w:sz w:val="22"/>
          <w:szCs w:val="22"/>
          <w:shd w:val="clear" w:color="auto" w:fill="FFFFFF"/>
        </w:rPr>
        <w:t xml:space="preserve"> tune(iteration, hidden, </w:t>
      </w:r>
      <w:proofErr w:type="spellStart"/>
      <w:r w:rsidRPr="00E86518">
        <w:rPr>
          <w:rFonts w:asciiTheme="minorHAnsi" w:hAnsiTheme="minorHAnsi" w:cstheme="minorHAnsi"/>
          <w:color w:val="000000"/>
          <w:sz w:val="22"/>
          <w:szCs w:val="22"/>
          <w:shd w:val="clear" w:color="auto" w:fill="FFFFFF"/>
        </w:rPr>
        <w:t>nhidden</w:t>
      </w:r>
      <w:proofErr w:type="spellEnd"/>
      <w:r w:rsidRPr="00E86518">
        <w:rPr>
          <w:rFonts w:asciiTheme="minorHAnsi" w:hAnsiTheme="minorHAnsi" w:cstheme="minorHAnsi"/>
          <w:color w:val="000000"/>
          <w:sz w:val="22"/>
          <w:szCs w:val="22"/>
          <w:shd w:val="clear" w:color="auto" w:fill="FFFFFF"/>
        </w:rPr>
        <w:t>);</w:t>
      </w:r>
    </w:p>
    <w:p w14:paraId="6EEE9FBE"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p>
    <w:p w14:paraId="5373363B"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color w:val="0000FF"/>
          <w:sz w:val="22"/>
          <w:szCs w:val="22"/>
          <w:shd w:val="clear" w:color="auto" w:fill="FFFFFF"/>
        </w:rPr>
        <w:t>%let</w:t>
      </w:r>
      <w:r w:rsidRPr="00E86518">
        <w:rPr>
          <w:rFonts w:asciiTheme="minorHAnsi" w:hAnsiTheme="minorHAnsi" w:cstheme="minorHAnsi"/>
          <w:color w:val="000000"/>
          <w:sz w:val="22"/>
          <w:szCs w:val="22"/>
          <w:shd w:val="clear" w:color="auto" w:fill="FFFFFF"/>
        </w:rPr>
        <w:t xml:space="preserve"> target = bad;</w:t>
      </w:r>
    </w:p>
    <w:p w14:paraId="05F4592B"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p>
    <w:p w14:paraId="0A0D7109"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color w:val="000000"/>
          <w:sz w:val="22"/>
          <w:szCs w:val="22"/>
          <w:shd w:val="clear" w:color="auto" w:fill="FFFFFF"/>
        </w:rPr>
        <w:tab/>
      </w:r>
      <w:r w:rsidRPr="00E86518">
        <w:rPr>
          <w:rFonts w:asciiTheme="minorHAnsi" w:hAnsiTheme="minorHAnsi" w:cstheme="minorHAnsi"/>
          <w:color w:val="008000"/>
          <w:sz w:val="22"/>
          <w:szCs w:val="22"/>
          <w:shd w:val="clear" w:color="auto" w:fill="FFFFFF"/>
        </w:rPr>
        <w:t>/* Build the SVM model */</w:t>
      </w:r>
    </w:p>
    <w:p w14:paraId="40B61267"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color w:val="000000"/>
          <w:sz w:val="22"/>
          <w:szCs w:val="22"/>
          <w:shd w:val="clear" w:color="auto" w:fill="FFFFFF"/>
        </w:rPr>
        <w:tab/>
        <w:t>PROC HPNEURAL DATA=</w:t>
      </w:r>
      <w:proofErr w:type="spellStart"/>
      <w:r w:rsidRPr="00E86518">
        <w:rPr>
          <w:rFonts w:asciiTheme="minorHAnsi" w:hAnsiTheme="minorHAnsi" w:cstheme="minorHAnsi"/>
          <w:color w:val="000000"/>
          <w:sz w:val="22"/>
          <w:szCs w:val="22"/>
          <w:shd w:val="clear" w:color="auto" w:fill="FFFFFF"/>
        </w:rPr>
        <w:t>train_data_std</w:t>
      </w:r>
      <w:proofErr w:type="spellEnd"/>
      <w:r w:rsidRPr="00E86518">
        <w:rPr>
          <w:rFonts w:asciiTheme="minorHAnsi" w:hAnsiTheme="minorHAnsi" w:cstheme="minorHAnsi"/>
          <w:color w:val="000000"/>
          <w:sz w:val="22"/>
          <w:szCs w:val="22"/>
          <w:shd w:val="clear" w:color="auto" w:fill="FFFFFF"/>
        </w:rPr>
        <w:t>;</w:t>
      </w:r>
    </w:p>
    <w:p w14:paraId="23ECD2BC"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color w:val="000000"/>
          <w:sz w:val="22"/>
          <w:szCs w:val="22"/>
          <w:shd w:val="clear" w:color="auto" w:fill="FFFFFF"/>
        </w:rPr>
        <w:tab/>
      </w:r>
      <w:r w:rsidRPr="00E86518">
        <w:rPr>
          <w:rFonts w:asciiTheme="minorHAnsi" w:hAnsiTheme="minorHAnsi" w:cstheme="minorHAnsi"/>
          <w:color w:val="000000"/>
          <w:sz w:val="22"/>
          <w:szCs w:val="22"/>
          <w:shd w:val="clear" w:color="auto" w:fill="FFFFFF"/>
        </w:rPr>
        <w:tab/>
        <w:t xml:space="preserve">ARCHITECTURE MLP; </w:t>
      </w:r>
    </w:p>
    <w:p w14:paraId="4F5D3D8E"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color w:val="000000"/>
          <w:sz w:val="22"/>
          <w:szCs w:val="22"/>
          <w:shd w:val="clear" w:color="auto" w:fill="FFFFFF"/>
        </w:rPr>
        <w:tab/>
      </w:r>
      <w:r w:rsidRPr="00E86518">
        <w:rPr>
          <w:rFonts w:asciiTheme="minorHAnsi" w:hAnsiTheme="minorHAnsi" w:cstheme="minorHAnsi"/>
          <w:color w:val="000000"/>
          <w:sz w:val="22"/>
          <w:szCs w:val="22"/>
          <w:shd w:val="clear" w:color="auto" w:fill="FFFFFF"/>
        </w:rPr>
        <w:tab/>
        <w:t>INPUT &amp;</w:t>
      </w:r>
      <w:r w:rsidRPr="00E86518">
        <w:rPr>
          <w:rFonts w:asciiTheme="minorHAnsi" w:hAnsiTheme="minorHAnsi" w:cstheme="minorHAnsi"/>
          <w:color w:val="008080"/>
          <w:sz w:val="22"/>
          <w:szCs w:val="22"/>
          <w:shd w:val="clear" w:color="auto" w:fill="FFFFFF"/>
        </w:rPr>
        <w:t>predictors.</w:t>
      </w:r>
      <w:r w:rsidRPr="00E86518">
        <w:rPr>
          <w:rFonts w:asciiTheme="minorHAnsi" w:hAnsiTheme="minorHAnsi" w:cstheme="minorHAnsi"/>
          <w:color w:val="000000"/>
          <w:sz w:val="22"/>
          <w:szCs w:val="22"/>
          <w:shd w:val="clear" w:color="auto" w:fill="FFFFFF"/>
        </w:rPr>
        <w:t xml:space="preserve"> / LEVEL=INT;</w:t>
      </w:r>
    </w:p>
    <w:p w14:paraId="470F4076"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color w:val="000000"/>
          <w:sz w:val="22"/>
          <w:szCs w:val="22"/>
          <w:shd w:val="clear" w:color="auto" w:fill="FFFFFF"/>
        </w:rPr>
        <w:tab/>
      </w:r>
      <w:r w:rsidRPr="00E86518">
        <w:rPr>
          <w:rFonts w:asciiTheme="minorHAnsi" w:hAnsiTheme="minorHAnsi" w:cstheme="minorHAnsi"/>
          <w:color w:val="000000"/>
          <w:sz w:val="22"/>
          <w:szCs w:val="22"/>
          <w:shd w:val="clear" w:color="auto" w:fill="FFFFFF"/>
        </w:rPr>
        <w:tab/>
        <w:t>TARGET &amp;</w:t>
      </w:r>
      <w:r w:rsidRPr="00E86518">
        <w:rPr>
          <w:rFonts w:asciiTheme="minorHAnsi" w:hAnsiTheme="minorHAnsi" w:cstheme="minorHAnsi"/>
          <w:color w:val="008080"/>
          <w:sz w:val="22"/>
          <w:szCs w:val="22"/>
          <w:shd w:val="clear" w:color="auto" w:fill="FFFFFF"/>
        </w:rPr>
        <w:t>target.</w:t>
      </w:r>
      <w:r w:rsidRPr="00E86518">
        <w:rPr>
          <w:rFonts w:asciiTheme="minorHAnsi" w:hAnsiTheme="minorHAnsi" w:cstheme="minorHAnsi"/>
          <w:color w:val="000000"/>
          <w:sz w:val="22"/>
          <w:szCs w:val="22"/>
          <w:shd w:val="clear" w:color="auto" w:fill="FFFFFF"/>
        </w:rPr>
        <w:t xml:space="preserve"> / LEVEL=NOM;</w:t>
      </w:r>
    </w:p>
    <w:p w14:paraId="2F28BA79"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color w:val="000000"/>
          <w:sz w:val="22"/>
          <w:szCs w:val="22"/>
          <w:shd w:val="clear" w:color="auto" w:fill="FFFFFF"/>
        </w:rPr>
        <w:tab/>
      </w:r>
      <w:r w:rsidRPr="00E86518">
        <w:rPr>
          <w:rFonts w:asciiTheme="minorHAnsi" w:hAnsiTheme="minorHAnsi" w:cstheme="minorHAnsi"/>
          <w:color w:val="000000"/>
          <w:sz w:val="22"/>
          <w:szCs w:val="22"/>
          <w:shd w:val="clear" w:color="auto" w:fill="FFFFFF"/>
        </w:rPr>
        <w:tab/>
        <w:t>HIDDEN &amp;</w:t>
      </w:r>
      <w:proofErr w:type="spellStart"/>
      <w:r w:rsidRPr="00E86518">
        <w:rPr>
          <w:rFonts w:asciiTheme="minorHAnsi" w:hAnsiTheme="minorHAnsi" w:cstheme="minorHAnsi"/>
          <w:color w:val="008080"/>
          <w:sz w:val="22"/>
          <w:szCs w:val="22"/>
          <w:shd w:val="clear" w:color="auto" w:fill="FFFFFF"/>
        </w:rPr>
        <w:t>nhidden</w:t>
      </w:r>
      <w:proofErr w:type="spellEnd"/>
      <w:r w:rsidRPr="00E86518">
        <w:rPr>
          <w:rFonts w:asciiTheme="minorHAnsi" w:hAnsiTheme="minorHAnsi" w:cstheme="minorHAnsi"/>
          <w:color w:val="008080"/>
          <w:sz w:val="22"/>
          <w:szCs w:val="22"/>
          <w:shd w:val="clear" w:color="auto" w:fill="FFFFFF"/>
        </w:rPr>
        <w:t>.</w:t>
      </w:r>
      <w:r w:rsidRPr="00E86518">
        <w:rPr>
          <w:rFonts w:asciiTheme="minorHAnsi" w:hAnsiTheme="minorHAnsi" w:cstheme="minorHAnsi"/>
          <w:color w:val="000000"/>
          <w:sz w:val="22"/>
          <w:szCs w:val="22"/>
          <w:shd w:val="clear" w:color="auto" w:fill="FFFFFF"/>
        </w:rPr>
        <w:t>;</w:t>
      </w:r>
    </w:p>
    <w:p w14:paraId="488671FF"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color w:val="000000"/>
          <w:sz w:val="22"/>
          <w:szCs w:val="22"/>
          <w:shd w:val="clear" w:color="auto" w:fill="FFFFFF"/>
        </w:rPr>
        <w:tab/>
      </w:r>
      <w:r w:rsidRPr="00E86518">
        <w:rPr>
          <w:rFonts w:asciiTheme="minorHAnsi" w:hAnsiTheme="minorHAnsi" w:cstheme="minorHAnsi"/>
          <w:color w:val="000000"/>
          <w:sz w:val="22"/>
          <w:szCs w:val="22"/>
          <w:shd w:val="clear" w:color="auto" w:fill="FFFFFF"/>
        </w:rPr>
        <w:tab/>
        <w:t>HIDDEN &amp;</w:t>
      </w:r>
      <w:r w:rsidRPr="00E86518">
        <w:rPr>
          <w:rFonts w:asciiTheme="minorHAnsi" w:hAnsiTheme="minorHAnsi" w:cstheme="minorHAnsi"/>
          <w:color w:val="008080"/>
          <w:sz w:val="22"/>
          <w:szCs w:val="22"/>
          <w:shd w:val="clear" w:color="auto" w:fill="FFFFFF"/>
        </w:rPr>
        <w:t>hidden.</w:t>
      </w:r>
      <w:r w:rsidRPr="00E86518">
        <w:rPr>
          <w:rFonts w:asciiTheme="minorHAnsi" w:hAnsiTheme="minorHAnsi" w:cstheme="minorHAnsi"/>
          <w:color w:val="000000"/>
          <w:sz w:val="22"/>
          <w:szCs w:val="22"/>
          <w:shd w:val="clear" w:color="auto" w:fill="FFFFFF"/>
        </w:rPr>
        <w:t>;</w:t>
      </w:r>
    </w:p>
    <w:p w14:paraId="68D02CC2"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color w:val="000000"/>
          <w:sz w:val="22"/>
          <w:szCs w:val="22"/>
          <w:shd w:val="clear" w:color="auto" w:fill="FFFFFF"/>
        </w:rPr>
        <w:tab/>
      </w:r>
      <w:r w:rsidRPr="00E86518">
        <w:rPr>
          <w:rFonts w:asciiTheme="minorHAnsi" w:hAnsiTheme="minorHAnsi" w:cstheme="minorHAnsi"/>
          <w:color w:val="000000"/>
          <w:sz w:val="22"/>
          <w:szCs w:val="22"/>
          <w:shd w:val="clear" w:color="auto" w:fill="FFFFFF"/>
        </w:rPr>
        <w:tab/>
        <w:t>TRAIN;</w:t>
      </w:r>
    </w:p>
    <w:p w14:paraId="1552089D"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color w:val="000000"/>
          <w:sz w:val="22"/>
          <w:szCs w:val="22"/>
          <w:shd w:val="clear" w:color="auto" w:fill="FFFFFF"/>
        </w:rPr>
        <w:tab/>
      </w:r>
      <w:r w:rsidRPr="00E86518">
        <w:rPr>
          <w:rFonts w:asciiTheme="minorHAnsi" w:hAnsiTheme="minorHAnsi" w:cstheme="minorHAnsi"/>
          <w:color w:val="000000"/>
          <w:sz w:val="22"/>
          <w:szCs w:val="22"/>
          <w:shd w:val="clear" w:color="auto" w:fill="FFFFFF"/>
        </w:rPr>
        <w:tab/>
        <w:t>SCORE OUT=</w:t>
      </w:r>
      <w:proofErr w:type="spellStart"/>
      <w:r w:rsidRPr="00E86518">
        <w:rPr>
          <w:rFonts w:asciiTheme="minorHAnsi" w:hAnsiTheme="minorHAnsi" w:cstheme="minorHAnsi"/>
          <w:color w:val="000000"/>
          <w:sz w:val="22"/>
          <w:szCs w:val="22"/>
          <w:shd w:val="clear" w:color="auto" w:fill="FFFFFF"/>
        </w:rPr>
        <w:t>scored_NN</w:t>
      </w:r>
      <w:proofErr w:type="spellEnd"/>
      <w:r w:rsidRPr="00E86518">
        <w:rPr>
          <w:rFonts w:asciiTheme="minorHAnsi" w:hAnsiTheme="minorHAnsi" w:cstheme="minorHAnsi"/>
          <w:color w:val="000000"/>
          <w:sz w:val="22"/>
          <w:szCs w:val="22"/>
          <w:shd w:val="clear" w:color="auto" w:fill="FFFFFF"/>
        </w:rPr>
        <w:t>;</w:t>
      </w:r>
    </w:p>
    <w:p w14:paraId="0721255D"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color w:val="000000"/>
          <w:sz w:val="22"/>
          <w:szCs w:val="22"/>
          <w:shd w:val="clear" w:color="auto" w:fill="FFFFFF"/>
        </w:rPr>
        <w:tab/>
      </w:r>
      <w:r w:rsidRPr="00E86518">
        <w:rPr>
          <w:rFonts w:asciiTheme="minorHAnsi" w:hAnsiTheme="minorHAnsi" w:cstheme="minorHAnsi"/>
          <w:color w:val="000000"/>
          <w:sz w:val="22"/>
          <w:szCs w:val="22"/>
          <w:shd w:val="clear" w:color="auto" w:fill="FFFFFF"/>
        </w:rPr>
        <w:tab/>
        <w:t>CODE FILE=</w:t>
      </w:r>
      <w:r w:rsidRPr="00E86518">
        <w:rPr>
          <w:rFonts w:asciiTheme="minorHAnsi" w:hAnsiTheme="minorHAnsi" w:cstheme="minorHAnsi"/>
          <w:color w:val="800080"/>
          <w:sz w:val="22"/>
          <w:szCs w:val="22"/>
          <w:shd w:val="clear" w:color="auto" w:fill="FFFFFF"/>
        </w:rPr>
        <w:t>'/workspace/</w:t>
      </w:r>
      <w:proofErr w:type="spellStart"/>
      <w:r w:rsidRPr="00E86518">
        <w:rPr>
          <w:rFonts w:asciiTheme="minorHAnsi" w:hAnsiTheme="minorHAnsi" w:cstheme="minorHAnsi"/>
          <w:color w:val="800080"/>
          <w:sz w:val="22"/>
          <w:szCs w:val="22"/>
          <w:shd w:val="clear" w:color="auto" w:fill="FFFFFF"/>
        </w:rPr>
        <w:t>ccmod</w:t>
      </w:r>
      <w:proofErr w:type="spellEnd"/>
      <w:r w:rsidRPr="00E86518">
        <w:rPr>
          <w:rFonts w:asciiTheme="minorHAnsi" w:hAnsiTheme="minorHAnsi" w:cstheme="minorHAnsi"/>
          <w:color w:val="800080"/>
          <w:sz w:val="22"/>
          <w:szCs w:val="22"/>
          <w:shd w:val="clear" w:color="auto" w:fill="FFFFFF"/>
        </w:rPr>
        <w:t>/u588348/</w:t>
      </w:r>
      <w:proofErr w:type="spellStart"/>
      <w:r w:rsidRPr="00E86518">
        <w:rPr>
          <w:rFonts w:asciiTheme="minorHAnsi" w:hAnsiTheme="minorHAnsi" w:cstheme="minorHAnsi"/>
          <w:color w:val="800080"/>
          <w:sz w:val="22"/>
          <w:szCs w:val="22"/>
          <w:shd w:val="clear" w:color="auto" w:fill="FFFFFF"/>
        </w:rPr>
        <w:t>neural_network.sas</w:t>
      </w:r>
      <w:proofErr w:type="spellEnd"/>
      <w:r w:rsidRPr="00E86518">
        <w:rPr>
          <w:rFonts w:asciiTheme="minorHAnsi" w:hAnsiTheme="minorHAnsi" w:cstheme="minorHAnsi"/>
          <w:color w:val="800080"/>
          <w:sz w:val="22"/>
          <w:szCs w:val="22"/>
          <w:shd w:val="clear" w:color="auto" w:fill="FFFFFF"/>
        </w:rPr>
        <w:t>'</w:t>
      </w:r>
      <w:r w:rsidRPr="00E86518">
        <w:rPr>
          <w:rFonts w:asciiTheme="minorHAnsi" w:hAnsiTheme="minorHAnsi" w:cstheme="minorHAnsi"/>
          <w:color w:val="000000"/>
          <w:sz w:val="22"/>
          <w:szCs w:val="22"/>
          <w:shd w:val="clear" w:color="auto" w:fill="FFFFFF"/>
        </w:rPr>
        <w:t>;</w:t>
      </w:r>
    </w:p>
    <w:p w14:paraId="1DA3085A"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color w:val="000000"/>
          <w:sz w:val="22"/>
          <w:szCs w:val="22"/>
          <w:shd w:val="clear" w:color="auto" w:fill="FFFFFF"/>
        </w:rPr>
        <w:tab/>
        <w:t>RUN;</w:t>
      </w:r>
    </w:p>
    <w:p w14:paraId="12841494"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p>
    <w:p w14:paraId="701627DC"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color w:val="000000"/>
          <w:sz w:val="22"/>
          <w:szCs w:val="22"/>
          <w:shd w:val="clear" w:color="auto" w:fill="FFFFFF"/>
        </w:rPr>
        <w:tab/>
        <w:t xml:space="preserve">DATA </w:t>
      </w:r>
      <w:proofErr w:type="spellStart"/>
      <w:r w:rsidRPr="00E86518">
        <w:rPr>
          <w:rFonts w:asciiTheme="minorHAnsi" w:hAnsiTheme="minorHAnsi" w:cstheme="minorHAnsi"/>
          <w:color w:val="000000"/>
          <w:sz w:val="22"/>
          <w:szCs w:val="22"/>
          <w:shd w:val="clear" w:color="auto" w:fill="FFFFFF"/>
        </w:rPr>
        <w:t>test_score_&amp;</w:t>
      </w:r>
      <w:r w:rsidRPr="00E86518">
        <w:rPr>
          <w:rFonts w:asciiTheme="minorHAnsi" w:hAnsiTheme="minorHAnsi" w:cstheme="minorHAnsi"/>
          <w:color w:val="008080"/>
          <w:sz w:val="22"/>
          <w:szCs w:val="22"/>
          <w:shd w:val="clear" w:color="auto" w:fill="FFFFFF"/>
        </w:rPr>
        <w:t>iteration</w:t>
      </w:r>
      <w:proofErr w:type="spellEnd"/>
      <w:r w:rsidRPr="00E86518">
        <w:rPr>
          <w:rFonts w:asciiTheme="minorHAnsi" w:hAnsiTheme="minorHAnsi" w:cstheme="minorHAnsi"/>
          <w:color w:val="008080"/>
          <w:sz w:val="22"/>
          <w:szCs w:val="22"/>
          <w:shd w:val="clear" w:color="auto" w:fill="FFFFFF"/>
        </w:rPr>
        <w:t>.</w:t>
      </w:r>
      <w:r w:rsidRPr="00E86518">
        <w:rPr>
          <w:rFonts w:asciiTheme="minorHAnsi" w:hAnsiTheme="minorHAnsi" w:cstheme="minorHAnsi"/>
          <w:color w:val="000000"/>
          <w:sz w:val="22"/>
          <w:szCs w:val="22"/>
          <w:shd w:val="clear" w:color="auto" w:fill="FFFFFF"/>
        </w:rPr>
        <w:t xml:space="preserve"> (keep = &amp;</w:t>
      </w:r>
      <w:r w:rsidRPr="00E86518">
        <w:rPr>
          <w:rFonts w:asciiTheme="minorHAnsi" w:hAnsiTheme="minorHAnsi" w:cstheme="minorHAnsi"/>
          <w:color w:val="008080"/>
          <w:sz w:val="22"/>
          <w:szCs w:val="22"/>
          <w:shd w:val="clear" w:color="auto" w:fill="FFFFFF"/>
        </w:rPr>
        <w:t>target.</w:t>
      </w:r>
      <w:r w:rsidRPr="00E86518">
        <w:rPr>
          <w:rFonts w:asciiTheme="minorHAnsi" w:hAnsiTheme="minorHAnsi" w:cstheme="minorHAnsi"/>
          <w:color w:val="000000"/>
          <w:sz w:val="22"/>
          <w:szCs w:val="22"/>
          <w:shd w:val="clear" w:color="auto" w:fill="FFFFFF"/>
        </w:rPr>
        <w:t xml:space="preserve"> P_bad1);</w:t>
      </w:r>
    </w:p>
    <w:p w14:paraId="1D0428AC"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color w:val="000000"/>
          <w:sz w:val="22"/>
          <w:szCs w:val="22"/>
          <w:shd w:val="clear" w:color="auto" w:fill="FFFFFF"/>
        </w:rPr>
        <w:tab/>
      </w:r>
      <w:r w:rsidRPr="00E86518">
        <w:rPr>
          <w:rFonts w:asciiTheme="minorHAnsi" w:hAnsiTheme="minorHAnsi" w:cstheme="minorHAnsi"/>
          <w:color w:val="000000"/>
          <w:sz w:val="22"/>
          <w:szCs w:val="22"/>
          <w:shd w:val="clear" w:color="auto" w:fill="FFFFFF"/>
        </w:rPr>
        <w:tab/>
        <w:t xml:space="preserve">SET </w:t>
      </w:r>
      <w:proofErr w:type="spellStart"/>
      <w:r w:rsidRPr="00E86518">
        <w:rPr>
          <w:rFonts w:asciiTheme="minorHAnsi" w:hAnsiTheme="minorHAnsi" w:cstheme="minorHAnsi"/>
          <w:color w:val="000000"/>
          <w:sz w:val="22"/>
          <w:szCs w:val="22"/>
          <w:shd w:val="clear" w:color="auto" w:fill="FFFFFF"/>
        </w:rPr>
        <w:t>val_data_std</w:t>
      </w:r>
      <w:proofErr w:type="spellEnd"/>
      <w:r w:rsidRPr="00E86518">
        <w:rPr>
          <w:rFonts w:asciiTheme="minorHAnsi" w:hAnsiTheme="minorHAnsi" w:cstheme="minorHAnsi"/>
          <w:color w:val="000000"/>
          <w:sz w:val="22"/>
          <w:szCs w:val="22"/>
          <w:shd w:val="clear" w:color="auto" w:fill="FFFFFF"/>
        </w:rPr>
        <w:t>;</w:t>
      </w:r>
    </w:p>
    <w:p w14:paraId="43990ACD"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color w:val="000000"/>
          <w:sz w:val="22"/>
          <w:szCs w:val="22"/>
          <w:shd w:val="clear" w:color="auto" w:fill="FFFFFF"/>
        </w:rPr>
        <w:tab/>
      </w:r>
      <w:r w:rsidRPr="00E86518">
        <w:rPr>
          <w:rFonts w:asciiTheme="minorHAnsi" w:hAnsiTheme="minorHAnsi" w:cstheme="minorHAnsi"/>
          <w:color w:val="000000"/>
          <w:sz w:val="22"/>
          <w:szCs w:val="22"/>
          <w:shd w:val="clear" w:color="auto" w:fill="FFFFFF"/>
        </w:rPr>
        <w:tab/>
      </w:r>
      <w:r w:rsidRPr="00E86518">
        <w:rPr>
          <w:rFonts w:asciiTheme="minorHAnsi" w:hAnsiTheme="minorHAnsi" w:cstheme="minorHAnsi"/>
          <w:color w:val="0000FF"/>
          <w:sz w:val="22"/>
          <w:szCs w:val="22"/>
          <w:shd w:val="clear" w:color="auto" w:fill="FFFFFF"/>
        </w:rPr>
        <w:t>%INCLUDE</w:t>
      </w: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color w:val="800080"/>
          <w:sz w:val="22"/>
          <w:szCs w:val="22"/>
          <w:shd w:val="clear" w:color="auto" w:fill="FFFFFF"/>
        </w:rPr>
        <w:t>'/workspace/</w:t>
      </w:r>
      <w:proofErr w:type="spellStart"/>
      <w:r w:rsidRPr="00E86518">
        <w:rPr>
          <w:rFonts w:asciiTheme="minorHAnsi" w:hAnsiTheme="minorHAnsi" w:cstheme="minorHAnsi"/>
          <w:color w:val="800080"/>
          <w:sz w:val="22"/>
          <w:szCs w:val="22"/>
          <w:shd w:val="clear" w:color="auto" w:fill="FFFFFF"/>
        </w:rPr>
        <w:t>ccmod</w:t>
      </w:r>
      <w:proofErr w:type="spellEnd"/>
      <w:r w:rsidRPr="00E86518">
        <w:rPr>
          <w:rFonts w:asciiTheme="minorHAnsi" w:hAnsiTheme="minorHAnsi" w:cstheme="minorHAnsi"/>
          <w:color w:val="800080"/>
          <w:sz w:val="22"/>
          <w:szCs w:val="22"/>
          <w:shd w:val="clear" w:color="auto" w:fill="FFFFFF"/>
        </w:rPr>
        <w:t>/u588348/</w:t>
      </w:r>
      <w:proofErr w:type="spellStart"/>
      <w:r w:rsidRPr="00E86518">
        <w:rPr>
          <w:rFonts w:asciiTheme="minorHAnsi" w:hAnsiTheme="minorHAnsi" w:cstheme="minorHAnsi"/>
          <w:color w:val="800080"/>
          <w:sz w:val="22"/>
          <w:szCs w:val="22"/>
          <w:shd w:val="clear" w:color="auto" w:fill="FFFFFF"/>
        </w:rPr>
        <w:t>neural_network.sas</w:t>
      </w:r>
      <w:proofErr w:type="spellEnd"/>
      <w:r w:rsidRPr="00E86518">
        <w:rPr>
          <w:rFonts w:asciiTheme="minorHAnsi" w:hAnsiTheme="minorHAnsi" w:cstheme="minorHAnsi"/>
          <w:color w:val="800080"/>
          <w:sz w:val="22"/>
          <w:szCs w:val="22"/>
          <w:shd w:val="clear" w:color="auto" w:fill="FFFFFF"/>
        </w:rPr>
        <w:t>'</w:t>
      </w:r>
      <w:r w:rsidRPr="00E86518">
        <w:rPr>
          <w:rFonts w:asciiTheme="minorHAnsi" w:hAnsiTheme="minorHAnsi" w:cstheme="minorHAnsi"/>
          <w:color w:val="000000"/>
          <w:sz w:val="22"/>
          <w:szCs w:val="22"/>
          <w:shd w:val="clear" w:color="auto" w:fill="FFFFFF"/>
        </w:rPr>
        <w:t>;</w:t>
      </w:r>
    </w:p>
    <w:p w14:paraId="61403CC7"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color w:val="000000"/>
          <w:sz w:val="22"/>
          <w:szCs w:val="22"/>
          <w:shd w:val="clear" w:color="auto" w:fill="FFFFFF"/>
        </w:rPr>
        <w:tab/>
        <w:t>RUN;</w:t>
      </w:r>
    </w:p>
    <w:p w14:paraId="7868841E"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p>
    <w:p w14:paraId="5CA16D54"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color w:val="000000"/>
          <w:sz w:val="22"/>
          <w:szCs w:val="22"/>
          <w:shd w:val="clear" w:color="auto" w:fill="FFFFFF"/>
        </w:rPr>
        <w:tab/>
      </w:r>
      <w:r w:rsidRPr="00E86518">
        <w:rPr>
          <w:rFonts w:asciiTheme="minorHAnsi" w:hAnsiTheme="minorHAnsi" w:cstheme="minorHAnsi"/>
          <w:color w:val="008000"/>
          <w:sz w:val="22"/>
          <w:szCs w:val="22"/>
          <w:shd w:val="clear" w:color="auto" w:fill="FFFFFF"/>
        </w:rPr>
        <w:t xml:space="preserve">/* </w:t>
      </w:r>
      <w:proofErr w:type="spellStart"/>
      <w:r w:rsidRPr="00E86518">
        <w:rPr>
          <w:rFonts w:asciiTheme="minorHAnsi" w:hAnsiTheme="minorHAnsi" w:cstheme="minorHAnsi"/>
          <w:color w:val="008000"/>
          <w:sz w:val="22"/>
          <w:szCs w:val="22"/>
          <w:shd w:val="clear" w:color="auto" w:fill="FFFFFF"/>
        </w:rPr>
        <w:t>Calcuate</w:t>
      </w:r>
      <w:proofErr w:type="spellEnd"/>
      <w:r w:rsidRPr="00E86518">
        <w:rPr>
          <w:rFonts w:asciiTheme="minorHAnsi" w:hAnsiTheme="minorHAnsi" w:cstheme="minorHAnsi"/>
          <w:color w:val="008000"/>
          <w:sz w:val="22"/>
          <w:szCs w:val="22"/>
          <w:shd w:val="clear" w:color="auto" w:fill="FFFFFF"/>
        </w:rPr>
        <w:t xml:space="preserve"> AUC value on validation dataset */</w:t>
      </w:r>
    </w:p>
    <w:p w14:paraId="37EC283A"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color w:val="000000"/>
          <w:sz w:val="22"/>
          <w:szCs w:val="22"/>
          <w:shd w:val="clear" w:color="auto" w:fill="FFFFFF"/>
        </w:rPr>
        <w:tab/>
        <w:t xml:space="preserve">proc logistic data = </w:t>
      </w:r>
      <w:proofErr w:type="spellStart"/>
      <w:r w:rsidRPr="00E86518">
        <w:rPr>
          <w:rFonts w:asciiTheme="minorHAnsi" w:hAnsiTheme="minorHAnsi" w:cstheme="minorHAnsi"/>
          <w:color w:val="000000"/>
          <w:sz w:val="22"/>
          <w:szCs w:val="22"/>
          <w:shd w:val="clear" w:color="auto" w:fill="FFFFFF"/>
        </w:rPr>
        <w:t>test_score_&amp;</w:t>
      </w:r>
      <w:r w:rsidRPr="00E86518">
        <w:rPr>
          <w:rFonts w:asciiTheme="minorHAnsi" w:hAnsiTheme="minorHAnsi" w:cstheme="minorHAnsi"/>
          <w:color w:val="008080"/>
          <w:sz w:val="22"/>
          <w:szCs w:val="22"/>
          <w:shd w:val="clear" w:color="auto" w:fill="FFFFFF"/>
        </w:rPr>
        <w:t>iteration</w:t>
      </w:r>
      <w:proofErr w:type="spellEnd"/>
      <w:r w:rsidRPr="00E86518">
        <w:rPr>
          <w:rFonts w:asciiTheme="minorHAnsi" w:hAnsiTheme="minorHAnsi" w:cstheme="minorHAnsi"/>
          <w:color w:val="008080"/>
          <w:sz w:val="22"/>
          <w:szCs w:val="22"/>
          <w:shd w:val="clear" w:color="auto" w:fill="FFFFFF"/>
        </w:rPr>
        <w:t>.</w:t>
      </w:r>
      <w:r w:rsidRPr="00E86518">
        <w:rPr>
          <w:rFonts w:asciiTheme="minorHAnsi" w:hAnsiTheme="minorHAnsi" w:cstheme="minorHAnsi"/>
          <w:color w:val="000000"/>
          <w:sz w:val="22"/>
          <w:szCs w:val="22"/>
          <w:shd w:val="clear" w:color="auto" w:fill="FFFFFF"/>
        </w:rPr>
        <w:t>;</w:t>
      </w:r>
    </w:p>
    <w:p w14:paraId="79D00472"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color w:val="000000"/>
          <w:sz w:val="22"/>
          <w:szCs w:val="22"/>
          <w:shd w:val="clear" w:color="auto" w:fill="FFFFFF"/>
        </w:rPr>
        <w:tab/>
      </w:r>
      <w:r w:rsidRPr="00E86518">
        <w:rPr>
          <w:rFonts w:asciiTheme="minorHAnsi" w:hAnsiTheme="minorHAnsi" w:cstheme="minorHAnsi"/>
          <w:color w:val="000000"/>
          <w:sz w:val="22"/>
          <w:szCs w:val="22"/>
          <w:shd w:val="clear" w:color="auto" w:fill="FFFFFF"/>
        </w:rPr>
        <w:tab/>
        <w:t>class &amp;</w:t>
      </w:r>
      <w:r w:rsidRPr="00E86518">
        <w:rPr>
          <w:rFonts w:asciiTheme="minorHAnsi" w:hAnsiTheme="minorHAnsi" w:cstheme="minorHAnsi"/>
          <w:color w:val="008080"/>
          <w:sz w:val="22"/>
          <w:szCs w:val="22"/>
          <w:shd w:val="clear" w:color="auto" w:fill="FFFFFF"/>
        </w:rPr>
        <w:t>target.</w:t>
      </w:r>
      <w:r w:rsidRPr="00E86518">
        <w:rPr>
          <w:rFonts w:asciiTheme="minorHAnsi" w:hAnsiTheme="minorHAnsi" w:cstheme="minorHAnsi"/>
          <w:color w:val="000000"/>
          <w:sz w:val="22"/>
          <w:szCs w:val="22"/>
          <w:shd w:val="clear" w:color="auto" w:fill="FFFFFF"/>
        </w:rPr>
        <w:t>;</w:t>
      </w:r>
    </w:p>
    <w:p w14:paraId="3C477F47"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color w:val="000000"/>
          <w:sz w:val="22"/>
          <w:szCs w:val="22"/>
          <w:shd w:val="clear" w:color="auto" w:fill="FFFFFF"/>
        </w:rPr>
        <w:tab/>
      </w:r>
      <w:r w:rsidRPr="00E86518">
        <w:rPr>
          <w:rFonts w:asciiTheme="minorHAnsi" w:hAnsiTheme="minorHAnsi" w:cstheme="minorHAnsi"/>
          <w:color w:val="000000"/>
          <w:sz w:val="22"/>
          <w:szCs w:val="22"/>
          <w:shd w:val="clear" w:color="auto" w:fill="FFFFFF"/>
        </w:rPr>
        <w:tab/>
        <w:t>model &amp;</w:t>
      </w:r>
      <w:r w:rsidRPr="00E86518">
        <w:rPr>
          <w:rFonts w:asciiTheme="minorHAnsi" w:hAnsiTheme="minorHAnsi" w:cstheme="minorHAnsi"/>
          <w:color w:val="008080"/>
          <w:sz w:val="22"/>
          <w:szCs w:val="22"/>
          <w:shd w:val="clear" w:color="auto" w:fill="FFFFFF"/>
        </w:rPr>
        <w:t>target.</w:t>
      </w:r>
      <w:r w:rsidRPr="00E86518">
        <w:rPr>
          <w:rFonts w:asciiTheme="minorHAnsi" w:hAnsiTheme="minorHAnsi" w:cstheme="minorHAnsi"/>
          <w:color w:val="000000"/>
          <w:sz w:val="22"/>
          <w:szCs w:val="22"/>
          <w:shd w:val="clear" w:color="auto" w:fill="FFFFFF"/>
        </w:rPr>
        <w:t xml:space="preserve"> = P_bad1 / </w:t>
      </w:r>
      <w:proofErr w:type="spellStart"/>
      <w:r w:rsidRPr="00E86518">
        <w:rPr>
          <w:rFonts w:asciiTheme="minorHAnsi" w:hAnsiTheme="minorHAnsi" w:cstheme="minorHAnsi"/>
          <w:color w:val="000000"/>
          <w:sz w:val="22"/>
          <w:szCs w:val="22"/>
          <w:shd w:val="clear" w:color="auto" w:fill="FFFFFF"/>
        </w:rPr>
        <w:t>outroc</w:t>
      </w:r>
      <w:proofErr w:type="spellEnd"/>
      <w:r w:rsidRPr="00E86518">
        <w:rPr>
          <w:rFonts w:asciiTheme="minorHAnsi" w:hAnsiTheme="minorHAnsi" w:cstheme="minorHAnsi"/>
          <w:color w:val="000000"/>
          <w:sz w:val="22"/>
          <w:szCs w:val="22"/>
          <w:shd w:val="clear" w:color="auto" w:fill="FFFFFF"/>
        </w:rPr>
        <w:t>=ROC;</w:t>
      </w:r>
    </w:p>
    <w:p w14:paraId="1DEA95FF"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color w:val="000000"/>
          <w:sz w:val="22"/>
          <w:szCs w:val="22"/>
          <w:shd w:val="clear" w:color="auto" w:fill="FFFFFF"/>
        </w:rPr>
        <w:tab/>
      </w:r>
      <w:r w:rsidRPr="00E86518">
        <w:rPr>
          <w:rFonts w:asciiTheme="minorHAnsi" w:hAnsiTheme="minorHAnsi" w:cstheme="minorHAnsi"/>
          <w:color w:val="000000"/>
          <w:sz w:val="22"/>
          <w:szCs w:val="22"/>
          <w:shd w:val="clear" w:color="auto" w:fill="FFFFFF"/>
        </w:rPr>
        <w:tab/>
        <w:t>ROC;</w:t>
      </w:r>
    </w:p>
    <w:p w14:paraId="4B890AE3"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color w:val="000000"/>
          <w:sz w:val="22"/>
          <w:szCs w:val="22"/>
          <w:shd w:val="clear" w:color="auto" w:fill="FFFFFF"/>
        </w:rPr>
        <w:lastRenderedPageBreak/>
        <w:tab/>
      </w:r>
      <w:r w:rsidRPr="00E86518">
        <w:rPr>
          <w:rFonts w:asciiTheme="minorHAnsi" w:hAnsiTheme="minorHAnsi" w:cstheme="minorHAnsi"/>
          <w:color w:val="000000"/>
          <w:sz w:val="22"/>
          <w:szCs w:val="22"/>
          <w:shd w:val="clear" w:color="auto" w:fill="FFFFFF"/>
        </w:rPr>
        <w:tab/>
        <w:t xml:space="preserve">ODS OUTPUT ROCASSOCIATION = </w:t>
      </w:r>
      <w:proofErr w:type="spellStart"/>
      <w:r w:rsidRPr="00E86518">
        <w:rPr>
          <w:rFonts w:asciiTheme="minorHAnsi" w:hAnsiTheme="minorHAnsi" w:cstheme="minorHAnsi"/>
          <w:color w:val="000000"/>
          <w:sz w:val="22"/>
          <w:szCs w:val="22"/>
          <w:shd w:val="clear" w:color="auto" w:fill="FFFFFF"/>
        </w:rPr>
        <w:t>auc_out</w:t>
      </w:r>
      <w:proofErr w:type="spellEnd"/>
      <w:r w:rsidRPr="00E86518">
        <w:rPr>
          <w:rFonts w:asciiTheme="minorHAnsi" w:hAnsiTheme="minorHAnsi" w:cstheme="minorHAnsi"/>
          <w:color w:val="000000"/>
          <w:sz w:val="22"/>
          <w:szCs w:val="22"/>
          <w:shd w:val="clear" w:color="auto" w:fill="FFFFFF"/>
        </w:rPr>
        <w:t>;</w:t>
      </w:r>
    </w:p>
    <w:p w14:paraId="63738998"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color w:val="000000"/>
          <w:sz w:val="22"/>
          <w:szCs w:val="22"/>
          <w:shd w:val="clear" w:color="auto" w:fill="FFFFFF"/>
        </w:rPr>
        <w:tab/>
        <w:t>run;</w:t>
      </w:r>
    </w:p>
    <w:p w14:paraId="627271F8"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p>
    <w:p w14:paraId="5B8B2A8F"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color w:val="000000"/>
          <w:sz w:val="22"/>
          <w:szCs w:val="22"/>
          <w:shd w:val="clear" w:color="auto" w:fill="FFFFFF"/>
        </w:rPr>
        <w:tab/>
        <w:t xml:space="preserve">data </w:t>
      </w:r>
      <w:proofErr w:type="spellStart"/>
      <w:r w:rsidRPr="00E86518">
        <w:rPr>
          <w:rFonts w:asciiTheme="minorHAnsi" w:hAnsiTheme="minorHAnsi" w:cstheme="minorHAnsi"/>
          <w:color w:val="000000"/>
          <w:sz w:val="22"/>
          <w:szCs w:val="22"/>
          <w:shd w:val="clear" w:color="auto" w:fill="FFFFFF"/>
        </w:rPr>
        <w:t>outstat</w:t>
      </w:r>
      <w:proofErr w:type="spellEnd"/>
      <w:r w:rsidRPr="00E86518">
        <w:rPr>
          <w:rFonts w:asciiTheme="minorHAnsi" w:hAnsiTheme="minorHAnsi" w:cstheme="minorHAnsi"/>
          <w:color w:val="000000"/>
          <w:sz w:val="22"/>
          <w:szCs w:val="22"/>
          <w:shd w:val="clear" w:color="auto" w:fill="FFFFFF"/>
        </w:rPr>
        <w:t>;</w:t>
      </w:r>
    </w:p>
    <w:p w14:paraId="04EC8645"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color w:val="000000"/>
          <w:sz w:val="22"/>
          <w:szCs w:val="22"/>
          <w:shd w:val="clear" w:color="auto" w:fill="FFFFFF"/>
        </w:rPr>
        <w:tab/>
      </w:r>
      <w:r w:rsidRPr="00E86518">
        <w:rPr>
          <w:rFonts w:asciiTheme="minorHAnsi" w:hAnsiTheme="minorHAnsi" w:cstheme="minorHAnsi"/>
          <w:color w:val="000000"/>
          <w:sz w:val="22"/>
          <w:szCs w:val="22"/>
          <w:shd w:val="clear" w:color="auto" w:fill="FFFFFF"/>
        </w:rPr>
        <w:tab/>
        <w:t xml:space="preserve">set </w:t>
      </w:r>
      <w:proofErr w:type="spellStart"/>
      <w:r w:rsidRPr="00E86518">
        <w:rPr>
          <w:rFonts w:asciiTheme="minorHAnsi" w:hAnsiTheme="minorHAnsi" w:cstheme="minorHAnsi"/>
          <w:color w:val="000000"/>
          <w:sz w:val="22"/>
          <w:szCs w:val="22"/>
          <w:shd w:val="clear" w:color="auto" w:fill="FFFFFF"/>
        </w:rPr>
        <w:t>auc_out</w:t>
      </w:r>
      <w:proofErr w:type="spellEnd"/>
      <w:r w:rsidRPr="00E86518">
        <w:rPr>
          <w:rFonts w:asciiTheme="minorHAnsi" w:hAnsiTheme="minorHAnsi" w:cstheme="minorHAnsi"/>
          <w:color w:val="000000"/>
          <w:sz w:val="22"/>
          <w:szCs w:val="22"/>
          <w:shd w:val="clear" w:color="auto" w:fill="FFFFFF"/>
        </w:rPr>
        <w:t>;</w:t>
      </w:r>
    </w:p>
    <w:p w14:paraId="00E7C223"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color w:val="000000"/>
          <w:sz w:val="22"/>
          <w:szCs w:val="22"/>
          <w:shd w:val="clear" w:color="auto" w:fill="FFFFFF"/>
        </w:rPr>
        <w:tab/>
      </w:r>
      <w:r w:rsidRPr="00E86518">
        <w:rPr>
          <w:rFonts w:asciiTheme="minorHAnsi" w:hAnsiTheme="minorHAnsi" w:cstheme="minorHAnsi"/>
          <w:color w:val="000000"/>
          <w:sz w:val="22"/>
          <w:szCs w:val="22"/>
          <w:shd w:val="clear" w:color="auto" w:fill="FFFFFF"/>
        </w:rPr>
        <w:tab/>
        <w:t>Model = &amp;</w:t>
      </w:r>
      <w:r w:rsidRPr="00E86518">
        <w:rPr>
          <w:rFonts w:asciiTheme="minorHAnsi" w:hAnsiTheme="minorHAnsi" w:cstheme="minorHAnsi"/>
          <w:color w:val="008080"/>
          <w:sz w:val="22"/>
          <w:szCs w:val="22"/>
          <w:shd w:val="clear" w:color="auto" w:fill="FFFFFF"/>
        </w:rPr>
        <w:t>iteration.</w:t>
      </w:r>
      <w:r w:rsidRPr="00E86518">
        <w:rPr>
          <w:rFonts w:asciiTheme="minorHAnsi" w:hAnsiTheme="minorHAnsi" w:cstheme="minorHAnsi"/>
          <w:color w:val="000000"/>
          <w:sz w:val="22"/>
          <w:szCs w:val="22"/>
          <w:shd w:val="clear" w:color="auto" w:fill="FFFFFF"/>
        </w:rPr>
        <w:t>;</w:t>
      </w:r>
    </w:p>
    <w:p w14:paraId="560F6D9D"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color w:val="000000"/>
          <w:sz w:val="22"/>
          <w:szCs w:val="22"/>
          <w:shd w:val="clear" w:color="auto" w:fill="FFFFFF"/>
        </w:rPr>
        <w:tab/>
      </w:r>
      <w:r w:rsidRPr="00E86518">
        <w:rPr>
          <w:rFonts w:asciiTheme="minorHAnsi" w:hAnsiTheme="minorHAnsi" w:cstheme="minorHAnsi"/>
          <w:color w:val="000000"/>
          <w:sz w:val="22"/>
          <w:szCs w:val="22"/>
          <w:shd w:val="clear" w:color="auto" w:fill="FFFFFF"/>
        </w:rPr>
        <w:tab/>
        <w:t xml:space="preserve">where </w:t>
      </w:r>
      <w:proofErr w:type="spellStart"/>
      <w:r w:rsidRPr="00E86518">
        <w:rPr>
          <w:rFonts w:asciiTheme="minorHAnsi" w:hAnsiTheme="minorHAnsi" w:cstheme="minorHAnsi"/>
          <w:color w:val="000000"/>
          <w:sz w:val="22"/>
          <w:szCs w:val="22"/>
          <w:shd w:val="clear" w:color="auto" w:fill="FFFFFF"/>
        </w:rPr>
        <w:t>ROCModel</w:t>
      </w:r>
      <w:proofErr w:type="spellEnd"/>
      <w:r w:rsidRPr="00E86518">
        <w:rPr>
          <w:rFonts w:asciiTheme="minorHAnsi" w:hAnsiTheme="minorHAnsi" w:cstheme="minorHAnsi"/>
          <w:color w:val="000000"/>
          <w:sz w:val="22"/>
          <w:szCs w:val="22"/>
          <w:shd w:val="clear" w:color="auto" w:fill="FFFFFF"/>
        </w:rPr>
        <w:t xml:space="preserve"> = </w:t>
      </w:r>
      <w:r w:rsidRPr="00E86518">
        <w:rPr>
          <w:rFonts w:asciiTheme="minorHAnsi" w:hAnsiTheme="minorHAnsi" w:cstheme="minorHAnsi"/>
          <w:color w:val="800080"/>
          <w:sz w:val="22"/>
          <w:szCs w:val="22"/>
          <w:shd w:val="clear" w:color="auto" w:fill="FFFFFF"/>
        </w:rPr>
        <w:t>'Model'</w:t>
      </w:r>
      <w:r w:rsidRPr="00E86518">
        <w:rPr>
          <w:rFonts w:asciiTheme="minorHAnsi" w:hAnsiTheme="minorHAnsi" w:cstheme="minorHAnsi"/>
          <w:color w:val="000000"/>
          <w:sz w:val="22"/>
          <w:szCs w:val="22"/>
          <w:shd w:val="clear" w:color="auto" w:fill="FFFFFF"/>
        </w:rPr>
        <w:t>;</w:t>
      </w:r>
    </w:p>
    <w:p w14:paraId="28ED0305"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color w:val="000000"/>
          <w:sz w:val="22"/>
          <w:szCs w:val="22"/>
          <w:shd w:val="clear" w:color="auto" w:fill="FFFFFF"/>
        </w:rPr>
        <w:tab/>
      </w:r>
      <w:r w:rsidRPr="00E86518">
        <w:rPr>
          <w:rFonts w:asciiTheme="minorHAnsi" w:hAnsiTheme="minorHAnsi" w:cstheme="minorHAnsi"/>
          <w:color w:val="000000"/>
          <w:sz w:val="22"/>
          <w:szCs w:val="22"/>
          <w:shd w:val="clear" w:color="auto" w:fill="FFFFFF"/>
        </w:rPr>
        <w:tab/>
        <w:t>keep Model Area;</w:t>
      </w:r>
    </w:p>
    <w:p w14:paraId="279993BC"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color w:val="000000"/>
          <w:sz w:val="22"/>
          <w:szCs w:val="22"/>
          <w:shd w:val="clear" w:color="auto" w:fill="FFFFFF"/>
        </w:rPr>
        <w:tab/>
        <w:t>run;</w:t>
      </w:r>
    </w:p>
    <w:p w14:paraId="49C5609F"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p>
    <w:p w14:paraId="34189EFC"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color w:val="000000"/>
          <w:sz w:val="22"/>
          <w:szCs w:val="22"/>
          <w:shd w:val="clear" w:color="auto" w:fill="FFFFFF"/>
        </w:rPr>
        <w:tab/>
      </w:r>
      <w:r w:rsidRPr="00E86518">
        <w:rPr>
          <w:rFonts w:asciiTheme="minorHAnsi" w:hAnsiTheme="minorHAnsi" w:cstheme="minorHAnsi"/>
          <w:color w:val="008000"/>
          <w:sz w:val="22"/>
          <w:szCs w:val="22"/>
          <w:shd w:val="clear" w:color="auto" w:fill="FFFFFF"/>
        </w:rPr>
        <w:t>/* Append the results to a summary table */</w:t>
      </w:r>
    </w:p>
    <w:p w14:paraId="2F98009D"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color w:val="000000"/>
          <w:sz w:val="22"/>
          <w:szCs w:val="22"/>
          <w:shd w:val="clear" w:color="auto" w:fill="FFFFFF"/>
        </w:rPr>
        <w:tab/>
        <w:t>proc append base=</w:t>
      </w:r>
      <w:proofErr w:type="spellStart"/>
      <w:r w:rsidRPr="00E86518">
        <w:rPr>
          <w:rFonts w:asciiTheme="minorHAnsi" w:hAnsiTheme="minorHAnsi" w:cstheme="minorHAnsi"/>
          <w:color w:val="000000"/>
          <w:sz w:val="22"/>
          <w:szCs w:val="22"/>
          <w:shd w:val="clear" w:color="auto" w:fill="FFFFFF"/>
        </w:rPr>
        <w:t>summary_table</w:t>
      </w:r>
      <w:proofErr w:type="spellEnd"/>
      <w:r w:rsidRPr="00E86518">
        <w:rPr>
          <w:rFonts w:asciiTheme="minorHAnsi" w:hAnsiTheme="minorHAnsi" w:cstheme="minorHAnsi"/>
          <w:color w:val="000000"/>
          <w:sz w:val="22"/>
          <w:szCs w:val="22"/>
          <w:shd w:val="clear" w:color="auto" w:fill="FFFFFF"/>
        </w:rPr>
        <w:t xml:space="preserve"> data=</w:t>
      </w:r>
      <w:proofErr w:type="spellStart"/>
      <w:r w:rsidRPr="00E86518">
        <w:rPr>
          <w:rFonts w:asciiTheme="minorHAnsi" w:hAnsiTheme="minorHAnsi" w:cstheme="minorHAnsi"/>
          <w:color w:val="000000"/>
          <w:sz w:val="22"/>
          <w:szCs w:val="22"/>
          <w:shd w:val="clear" w:color="auto" w:fill="FFFFFF"/>
        </w:rPr>
        <w:t>outstat</w:t>
      </w:r>
      <w:proofErr w:type="spellEnd"/>
      <w:r w:rsidRPr="00E86518">
        <w:rPr>
          <w:rFonts w:asciiTheme="minorHAnsi" w:hAnsiTheme="minorHAnsi" w:cstheme="minorHAnsi"/>
          <w:color w:val="000000"/>
          <w:sz w:val="22"/>
          <w:szCs w:val="22"/>
          <w:shd w:val="clear" w:color="auto" w:fill="FFFFFF"/>
        </w:rPr>
        <w:t>;</w:t>
      </w:r>
    </w:p>
    <w:p w14:paraId="755C636B"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color w:val="000000"/>
          <w:sz w:val="22"/>
          <w:szCs w:val="22"/>
          <w:shd w:val="clear" w:color="auto" w:fill="FFFFFF"/>
        </w:rPr>
        <w:tab/>
        <w:t>run;</w:t>
      </w:r>
    </w:p>
    <w:p w14:paraId="745EFEA6"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p>
    <w:p w14:paraId="7B5C0D07"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b/>
          <w:bCs/>
          <w:color w:val="000080"/>
          <w:sz w:val="22"/>
          <w:szCs w:val="22"/>
          <w:shd w:val="clear" w:color="auto" w:fill="FFFFFF"/>
        </w:rPr>
        <w:t>%mend</w:t>
      </w:r>
      <w:r w:rsidRPr="00E86518">
        <w:rPr>
          <w:rFonts w:asciiTheme="minorHAnsi" w:hAnsiTheme="minorHAnsi" w:cstheme="minorHAnsi"/>
          <w:color w:val="000000"/>
          <w:sz w:val="22"/>
          <w:szCs w:val="22"/>
          <w:shd w:val="clear" w:color="auto" w:fill="FFFFFF"/>
        </w:rPr>
        <w:t>;</w:t>
      </w:r>
    </w:p>
    <w:p w14:paraId="156CC6F2"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p>
    <w:p w14:paraId="09190011"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p>
    <w:p w14:paraId="1F2450F6"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color w:val="008000"/>
          <w:sz w:val="22"/>
          <w:szCs w:val="22"/>
          <w:shd w:val="clear" w:color="auto" w:fill="FFFFFF"/>
        </w:rPr>
        <w:t>/* Call the macro with different hyperparameters */</w:t>
      </w:r>
    </w:p>
    <w:p w14:paraId="4F42BD77"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color w:val="000000"/>
          <w:sz w:val="22"/>
          <w:szCs w:val="22"/>
          <w:shd w:val="clear" w:color="auto" w:fill="FFFFFF"/>
        </w:rPr>
        <w:t>%</w:t>
      </w:r>
      <w:r w:rsidRPr="00E86518">
        <w:rPr>
          <w:rFonts w:asciiTheme="minorHAnsi" w:hAnsiTheme="minorHAnsi" w:cstheme="minorHAnsi"/>
          <w:b/>
          <w:bCs/>
          <w:i/>
          <w:iCs/>
          <w:color w:val="000000"/>
          <w:sz w:val="22"/>
          <w:szCs w:val="22"/>
          <w:shd w:val="clear" w:color="auto" w:fill="FFFFFF"/>
        </w:rPr>
        <w:t>tune</w:t>
      </w:r>
      <w:r w:rsidRPr="00E86518">
        <w:rPr>
          <w:rFonts w:asciiTheme="minorHAnsi" w:hAnsiTheme="minorHAnsi" w:cstheme="minorHAnsi"/>
          <w:color w:val="000000"/>
          <w:sz w:val="22"/>
          <w:szCs w:val="22"/>
          <w:shd w:val="clear" w:color="auto" w:fill="FFFFFF"/>
        </w:rPr>
        <w:t>(</w:t>
      </w:r>
      <w:r w:rsidRPr="00E86518">
        <w:rPr>
          <w:rFonts w:asciiTheme="minorHAnsi" w:hAnsiTheme="minorHAnsi" w:cstheme="minorHAnsi"/>
          <w:b/>
          <w:bCs/>
          <w:color w:val="008080"/>
          <w:sz w:val="22"/>
          <w:szCs w:val="22"/>
          <w:shd w:val="clear" w:color="auto" w:fill="FFFFFF"/>
        </w:rPr>
        <w:t>1</w:t>
      </w: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b/>
          <w:bCs/>
          <w:color w:val="008080"/>
          <w:sz w:val="22"/>
          <w:szCs w:val="22"/>
          <w:shd w:val="clear" w:color="auto" w:fill="FFFFFF"/>
        </w:rPr>
        <w:t>5</w:t>
      </w: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b/>
          <w:bCs/>
          <w:color w:val="008080"/>
          <w:sz w:val="22"/>
          <w:szCs w:val="22"/>
          <w:shd w:val="clear" w:color="auto" w:fill="FFFFFF"/>
        </w:rPr>
        <w:t>32</w:t>
      </w:r>
      <w:r w:rsidRPr="00E86518">
        <w:rPr>
          <w:rFonts w:asciiTheme="minorHAnsi" w:hAnsiTheme="minorHAnsi" w:cstheme="minorHAnsi"/>
          <w:color w:val="000000"/>
          <w:sz w:val="22"/>
          <w:szCs w:val="22"/>
          <w:shd w:val="clear" w:color="auto" w:fill="FFFFFF"/>
        </w:rPr>
        <w:t>);</w:t>
      </w:r>
    </w:p>
    <w:p w14:paraId="4E6B5EBD"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color w:val="000000"/>
          <w:sz w:val="22"/>
          <w:szCs w:val="22"/>
          <w:shd w:val="clear" w:color="auto" w:fill="FFFFFF"/>
        </w:rPr>
        <w:t>%</w:t>
      </w:r>
      <w:r w:rsidRPr="00E86518">
        <w:rPr>
          <w:rFonts w:asciiTheme="minorHAnsi" w:hAnsiTheme="minorHAnsi" w:cstheme="minorHAnsi"/>
          <w:b/>
          <w:bCs/>
          <w:i/>
          <w:iCs/>
          <w:color w:val="000000"/>
          <w:sz w:val="22"/>
          <w:szCs w:val="22"/>
          <w:shd w:val="clear" w:color="auto" w:fill="FFFFFF"/>
        </w:rPr>
        <w:t>tune</w:t>
      </w:r>
      <w:r w:rsidRPr="00E86518">
        <w:rPr>
          <w:rFonts w:asciiTheme="minorHAnsi" w:hAnsiTheme="minorHAnsi" w:cstheme="minorHAnsi"/>
          <w:color w:val="000000"/>
          <w:sz w:val="22"/>
          <w:szCs w:val="22"/>
          <w:shd w:val="clear" w:color="auto" w:fill="FFFFFF"/>
        </w:rPr>
        <w:t>(</w:t>
      </w:r>
      <w:r w:rsidRPr="00E86518">
        <w:rPr>
          <w:rFonts w:asciiTheme="minorHAnsi" w:hAnsiTheme="minorHAnsi" w:cstheme="minorHAnsi"/>
          <w:b/>
          <w:bCs/>
          <w:color w:val="008080"/>
          <w:sz w:val="22"/>
          <w:szCs w:val="22"/>
          <w:shd w:val="clear" w:color="auto" w:fill="FFFFFF"/>
        </w:rPr>
        <w:t>2</w:t>
      </w: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b/>
          <w:bCs/>
          <w:color w:val="008080"/>
          <w:sz w:val="22"/>
          <w:szCs w:val="22"/>
          <w:shd w:val="clear" w:color="auto" w:fill="FFFFFF"/>
        </w:rPr>
        <w:t>10</w:t>
      </w: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b/>
          <w:bCs/>
          <w:color w:val="008080"/>
          <w:sz w:val="22"/>
          <w:szCs w:val="22"/>
          <w:shd w:val="clear" w:color="auto" w:fill="FFFFFF"/>
        </w:rPr>
        <w:t>32</w:t>
      </w:r>
      <w:r w:rsidRPr="00E86518">
        <w:rPr>
          <w:rFonts w:asciiTheme="minorHAnsi" w:hAnsiTheme="minorHAnsi" w:cstheme="minorHAnsi"/>
          <w:color w:val="000000"/>
          <w:sz w:val="22"/>
          <w:szCs w:val="22"/>
          <w:shd w:val="clear" w:color="auto" w:fill="FFFFFF"/>
        </w:rPr>
        <w:t>);</w:t>
      </w:r>
    </w:p>
    <w:p w14:paraId="081E50B4"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color w:val="000000"/>
          <w:sz w:val="22"/>
          <w:szCs w:val="22"/>
          <w:shd w:val="clear" w:color="auto" w:fill="FFFFFF"/>
        </w:rPr>
        <w:t>%</w:t>
      </w:r>
      <w:r w:rsidRPr="00E86518">
        <w:rPr>
          <w:rFonts w:asciiTheme="minorHAnsi" w:hAnsiTheme="minorHAnsi" w:cstheme="minorHAnsi"/>
          <w:b/>
          <w:bCs/>
          <w:i/>
          <w:iCs/>
          <w:color w:val="000000"/>
          <w:sz w:val="22"/>
          <w:szCs w:val="22"/>
          <w:shd w:val="clear" w:color="auto" w:fill="FFFFFF"/>
        </w:rPr>
        <w:t>tune</w:t>
      </w:r>
      <w:r w:rsidRPr="00E86518">
        <w:rPr>
          <w:rFonts w:asciiTheme="minorHAnsi" w:hAnsiTheme="minorHAnsi" w:cstheme="minorHAnsi"/>
          <w:color w:val="000000"/>
          <w:sz w:val="22"/>
          <w:szCs w:val="22"/>
          <w:shd w:val="clear" w:color="auto" w:fill="FFFFFF"/>
        </w:rPr>
        <w:t>(</w:t>
      </w:r>
      <w:r w:rsidRPr="00E86518">
        <w:rPr>
          <w:rFonts w:asciiTheme="minorHAnsi" w:hAnsiTheme="minorHAnsi" w:cstheme="minorHAnsi"/>
          <w:b/>
          <w:bCs/>
          <w:color w:val="008080"/>
          <w:sz w:val="22"/>
          <w:szCs w:val="22"/>
          <w:shd w:val="clear" w:color="auto" w:fill="FFFFFF"/>
        </w:rPr>
        <w:t>3</w:t>
      </w: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b/>
          <w:bCs/>
          <w:color w:val="008080"/>
          <w:sz w:val="22"/>
          <w:szCs w:val="22"/>
          <w:shd w:val="clear" w:color="auto" w:fill="FFFFFF"/>
        </w:rPr>
        <w:t>15</w:t>
      </w: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b/>
          <w:bCs/>
          <w:color w:val="008080"/>
          <w:sz w:val="22"/>
          <w:szCs w:val="22"/>
          <w:shd w:val="clear" w:color="auto" w:fill="FFFFFF"/>
        </w:rPr>
        <w:t>32</w:t>
      </w:r>
      <w:r w:rsidRPr="00E86518">
        <w:rPr>
          <w:rFonts w:asciiTheme="minorHAnsi" w:hAnsiTheme="minorHAnsi" w:cstheme="minorHAnsi"/>
          <w:color w:val="000000"/>
          <w:sz w:val="22"/>
          <w:szCs w:val="22"/>
          <w:shd w:val="clear" w:color="auto" w:fill="FFFFFF"/>
        </w:rPr>
        <w:t>);</w:t>
      </w:r>
    </w:p>
    <w:p w14:paraId="0E0ACD47"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color w:val="000000"/>
          <w:sz w:val="22"/>
          <w:szCs w:val="22"/>
          <w:shd w:val="clear" w:color="auto" w:fill="FFFFFF"/>
        </w:rPr>
        <w:t>%</w:t>
      </w:r>
      <w:r w:rsidRPr="00E86518">
        <w:rPr>
          <w:rFonts w:asciiTheme="minorHAnsi" w:hAnsiTheme="minorHAnsi" w:cstheme="minorHAnsi"/>
          <w:b/>
          <w:bCs/>
          <w:i/>
          <w:iCs/>
          <w:color w:val="000000"/>
          <w:sz w:val="22"/>
          <w:szCs w:val="22"/>
          <w:shd w:val="clear" w:color="auto" w:fill="FFFFFF"/>
        </w:rPr>
        <w:t>tune</w:t>
      </w:r>
      <w:r w:rsidRPr="00E86518">
        <w:rPr>
          <w:rFonts w:asciiTheme="minorHAnsi" w:hAnsiTheme="minorHAnsi" w:cstheme="minorHAnsi"/>
          <w:color w:val="000000"/>
          <w:sz w:val="22"/>
          <w:szCs w:val="22"/>
          <w:shd w:val="clear" w:color="auto" w:fill="FFFFFF"/>
        </w:rPr>
        <w:t>(</w:t>
      </w:r>
      <w:r w:rsidRPr="00E86518">
        <w:rPr>
          <w:rFonts w:asciiTheme="minorHAnsi" w:hAnsiTheme="minorHAnsi" w:cstheme="minorHAnsi"/>
          <w:b/>
          <w:bCs/>
          <w:color w:val="008080"/>
          <w:sz w:val="22"/>
          <w:szCs w:val="22"/>
          <w:shd w:val="clear" w:color="auto" w:fill="FFFFFF"/>
        </w:rPr>
        <w:t>4</w:t>
      </w: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b/>
          <w:bCs/>
          <w:color w:val="008080"/>
          <w:sz w:val="22"/>
          <w:szCs w:val="22"/>
          <w:shd w:val="clear" w:color="auto" w:fill="FFFFFF"/>
        </w:rPr>
        <w:t>5</w:t>
      </w: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b/>
          <w:bCs/>
          <w:color w:val="008080"/>
          <w:sz w:val="22"/>
          <w:szCs w:val="22"/>
          <w:shd w:val="clear" w:color="auto" w:fill="FFFFFF"/>
        </w:rPr>
        <w:t>64</w:t>
      </w:r>
      <w:r w:rsidRPr="00E86518">
        <w:rPr>
          <w:rFonts w:asciiTheme="minorHAnsi" w:hAnsiTheme="minorHAnsi" w:cstheme="minorHAnsi"/>
          <w:color w:val="000000"/>
          <w:sz w:val="22"/>
          <w:szCs w:val="22"/>
          <w:shd w:val="clear" w:color="auto" w:fill="FFFFFF"/>
        </w:rPr>
        <w:t>);</w:t>
      </w:r>
    </w:p>
    <w:p w14:paraId="4F71E5FF"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color w:val="000000"/>
          <w:sz w:val="22"/>
          <w:szCs w:val="22"/>
          <w:shd w:val="clear" w:color="auto" w:fill="FFFFFF"/>
        </w:rPr>
        <w:t>%</w:t>
      </w:r>
      <w:r w:rsidRPr="00E86518">
        <w:rPr>
          <w:rFonts w:asciiTheme="minorHAnsi" w:hAnsiTheme="minorHAnsi" w:cstheme="minorHAnsi"/>
          <w:b/>
          <w:bCs/>
          <w:i/>
          <w:iCs/>
          <w:color w:val="000000"/>
          <w:sz w:val="22"/>
          <w:szCs w:val="22"/>
          <w:shd w:val="clear" w:color="auto" w:fill="FFFFFF"/>
        </w:rPr>
        <w:t>tune</w:t>
      </w:r>
      <w:r w:rsidRPr="00E86518">
        <w:rPr>
          <w:rFonts w:asciiTheme="minorHAnsi" w:hAnsiTheme="minorHAnsi" w:cstheme="minorHAnsi"/>
          <w:color w:val="000000"/>
          <w:sz w:val="22"/>
          <w:szCs w:val="22"/>
          <w:shd w:val="clear" w:color="auto" w:fill="FFFFFF"/>
        </w:rPr>
        <w:t>(</w:t>
      </w:r>
      <w:r w:rsidRPr="00E86518">
        <w:rPr>
          <w:rFonts w:asciiTheme="minorHAnsi" w:hAnsiTheme="minorHAnsi" w:cstheme="minorHAnsi"/>
          <w:b/>
          <w:bCs/>
          <w:color w:val="008080"/>
          <w:sz w:val="22"/>
          <w:szCs w:val="22"/>
          <w:shd w:val="clear" w:color="auto" w:fill="FFFFFF"/>
        </w:rPr>
        <w:t>5</w:t>
      </w: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b/>
          <w:bCs/>
          <w:color w:val="008080"/>
          <w:sz w:val="22"/>
          <w:szCs w:val="22"/>
          <w:shd w:val="clear" w:color="auto" w:fill="FFFFFF"/>
        </w:rPr>
        <w:t>10</w:t>
      </w: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b/>
          <w:bCs/>
          <w:color w:val="008080"/>
          <w:sz w:val="22"/>
          <w:szCs w:val="22"/>
          <w:shd w:val="clear" w:color="auto" w:fill="FFFFFF"/>
        </w:rPr>
        <w:t>64</w:t>
      </w:r>
      <w:r w:rsidRPr="00E86518">
        <w:rPr>
          <w:rFonts w:asciiTheme="minorHAnsi" w:hAnsiTheme="minorHAnsi" w:cstheme="minorHAnsi"/>
          <w:color w:val="000000"/>
          <w:sz w:val="22"/>
          <w:szCs w:val="22"/>
          <w:shd w:val="clear" w:color="auto" w:fill="FFFFFF"/>
        </w:rPr>
        <w:t>);</w:t>
      </w:r>
    </w:p>
    <w:p w14:paraId="5F91533B"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color w:val="000000"/>
          <w:sz w:val="22"/>
          <w:szCs w:val="22"/>
          <w:shd w:val="clear" w:color="auto" w:fill="FFFFFF"/>
        </w:rPr>
        <w:t>%</w:t>
      </w:r>
      <w:r w:rsidRPr="00E86518">
        <w:rPr>
          <w:rFonts w:asciiTheme="minorHAnsi" w:hAnsiTheme="minorHAnsi" w:cstheme="minorHAnsi"/>
          <w:b/>
          <w:bCs/>
          <w:i/>
          <w:iCs/>
          <w:color w:val="000000"/>
          <w:sz w:val="22"/>
          <w:szCs w:val="22"/>
          <w:shd w:val="clear" w:color="auto" w:fill="FFFFFF"/>
        </w:rPr>
        <w:t>tune</w:t>
      </w:r>
      <w:r w:rsidRPr="00E86518">
        <w:rPr>
          <w:rFonts w:asciiTheme="minorHAnsi" w:hAnsiTheme="minorHAnsi" w:cstheme="minorHAnsi"/>
          <w:color w:val="000000"/>
          <w:sz w:val="22"/>
          <w:szCs w:val="22"/>
          <w:shd w:val="clear" w:color="auto" w:fill="FFFFFF"/>
        </w:rPr>
        <w:t>(</w:t>
      </w:r>
      <w:r w:rsidRPr="00E86518">
        <w:rPr>
          <w:rFonts w:asciiTheme="minorHAnsi" w:hAnsiTheme="minorHAnsi" w:cstheme="minorHAnsi"/>
          <w:b/>
          <w:bCs/>
          <w:color w:val="008080"/>
          <w:sz w:val="22"/>
          <w:szCs w:val="22"/>
          <w:shd w:val="clear" w:color="auto" w:fill="FFFFFF"/>
        </w:rPr>
        <w:t>6</w:t>
      </w: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b/>
          <w:bCs/>
          <w:color w:val="008080"/>
          <w:sz w:val="22"/>
          <w:szCs w:val="22"/>
          <w:shd w:val="clear" w:color="auto" w:fill="FFFFFF"/>
        </w:rPr>
        <w:t>15</w:t>
      </w: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b/>
          <w:bCs/>
          <w:color w:val="008080"/>
          <w:sz w:val="22"/>
          <w:szCs w:val="22"/>
          <w:shd w:val="clear" w:color="auto" w:fill="FFFFFF"/>
        </w:rPr>
        <w:t>64</w:t>
      </w:r>
      <w:r w:rsidRPr="00E86518">
        <w:rPr>
          <w:rFonts w:asciiTheme="minorHAnsi" w:hAnsiTheme="minorHAnsi" w:cstheme="minorHAnsi"/>
          <w:color w:val="000000"/>
          <w:sz w:val="22"/>
          <w:szCs w:val="22"/>
          <w:shd w:val="clear" w:color="auto" w:fill="FFFFFF"/>
        </w:rPr>
        <w:t>);</w:t>
      </w:r>
    </w:p>
    <w:p w14:paraId="6532F857"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color w:val="000000"/>
          <w:sz w:val="22"/>
          <w:szCs w:val="22"/>
          <w:shd w:val="clear" w:color="auto" w:fill="FFFFFF"/>
        </w:rPr>
        <w:t>%</w:t>
      </w:r>
      <w:r w:rsidRPr="00E86518">
        <w:rPr>
          <w:rFonts w:asciiTheme="minorHAnsi" w:hAnsiTheme="minorHAnsi" w:cstheme="minorHAnsi"/>
          <w:b/>
          <w:bCs/>
          <w:i/>
          <w:iCs/>
          <w:color w:val="000000"/>
          <w:sz w:val="22"/>
          <w:szCs w:val="22"/>
          <w:shd w:val="clear" w:color="auto" w:fill="FFFFFF"/>
        </w:rPr>
        <w:t>tune</w:t>
      </w:r>
      <w:r w:rsidRPr="00E86518">
        <w:rPr>
          <w:rFonts w:asciiTheme="minorHAnsi" w:hAnsiTheme="minorHAnsi" w:cstheme="minorHAnsi"/>
          <w:color w:val="000000"/>
          <w:sz w:val="22"/>
          <w:szCs w:val="22"/>
          <w:shd w:val="clear" w:color="auto" w:fill="FFFFFF"/>
        </w:rPr>
        <w:t>(</w:t>
      </w:r>
      <w:r w:rsidRPr="00E86518">
        <w:rPr>
          <w:rFonts w:asciiTheme="minorHAnsi" w:hAnsiTheme="minorHAnsi" w:cstheme="minorHAnsi"/>
          <w:b/>
          <w:bCs/>
          <w:color w:val="008080"/>
          <w:sz w:val="22"/>
          <w:szCs w:val="22"/>
          <w:shd w:val="clear" w:color="auto" w:fill="FFFFFF"/>
        </w:rPr>
        <w:t>7</w:t>
      </w: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b/>
          <w:bCs/>
          <w:color w:val="008080"/>
          <w:sz w:val="22"/>
          <w:szCs w:val="22"/>
          <w:shd w:val="clear" w:color="auto" w:fill="FFFFFF"/>
        </w:rPr>
        <w:t>5</w:t>
      </w: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b/>
          <w:bCs/>
          <w:color w:val="008080"/>
          <w:sz w:val="22"/>
          <w:szCs w:val="22"/>
          <w:shd w:val="clear" w:color="auto" w:fill="FFFFFF"/>
        </w:rPr>
        <w:t>128</w:t>
      </w:r>
      <w:r w:rsidRPr="00E86518">
        <w:rPr>
          <w:rFonts w:asciiTheme="minorHAnsi" w:hAnsiTheme="minorHAnsi" w:cstheme="minorHAnsi"/>
          <w:color w:val="000000"/>
          <w:sz w:val="22"/>
          <w:szCs w:val="22"/>
          <w:shd w:val="clear" w:color="auto" w:fill="FFFFFF"/>
        </w:rPr>
        <w:t>);</w:t>
      </w:r>
    </w:p>
    <w:p w14:paraId="6F6E0FBF"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color w:val="000000"/>
          <w:sz w:val="22"/>
          <w:szCs w:val="22"/>
          <w:shd w:val="clear" w:color="auto" w:fill="FFFFFF"/>
        </w:rPr>
        <w:t>%</w:t>
      </w:r>
      <w:r w:rsidRPr="00E86518">
        <w:rPr>
          <w:rFonts w:asciiTheme="minorHAnsi" w:hAnsiTheme="minorHAnsi" w:cstheme="minorHAnsi"/>
          <w:b/>
          <w:bCs/>
          <w:i/>
          <w:iCs/>
          <w:color w:val="000000"/>
          <w:sz w:val="22"/>
          <w:szCs w:val="22"/>
          <w:shd w:val="clear" w:color="auto" w:fill="FFFFFF"/>
        </w:rPr>
        <w:t>tune</w:t>
      </w:r>
      <w:r w:rsidRPr="00E86518">
        <w:rPr>
          <w:rFonts w:asciiTheme="minorHAnsi" w:hAnsiTheme="minorHAnsi" w:cstheme="minorHAnsi"/>
          <w:color w:val="000000"/>
          <w:sz w:val="22"/>
          <w:szCs w:val="22"/>
          <w:shd w:val="clear" w:color="auto" w:fill="FFFFFF"/>
        </w:rPr>
        <w:t>(</w:t>
      </w:r>
      <w:r w:rsidRPr="00E86518">
        <w:rPr>
          <w:rFonts w:asciiTheme="minorHAnsi" w:hAnsiTheme="minorHAnsi" w:cstheme="minorHAnsi"/>
          <w:b/>
          <w:bCs/>
          <w:color w:val="008080"/>
          <w:sz w:val="22"/>
          <w:szCs w:val="22"/>
          <w:shd w:val="clear" w:color="auto" w:fill="FFFFFF"/>
        </w:rPr>
        <w:t>8</w:t>
      </w: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b/>
          <w:bCs/>
          <w:color w:val="008080"/>
          <w:sz w:val="22"/>
          <w:szCs w:val="22"/>
          <w:shd w:val="clear" w:color="auto" w:fill="FFFFFF"/>
        </w:rPr>
        <w:t>10</w:t>
      </w: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b/>
          <w:bCs/>
          <w:color w:val="008080"/>
          <w:sz w:val="22"/>
          <w:szCs w:val="22"/>
          <w:shd w:val="clear" w:color="auto" w:fill="FFFFFF"/>
        </w:rPr>
        <w:t>128</w:t>
      </w:r>
      <w:r w:rsidRPr="00E86518">
        <w:rPr>
          <w:rFonts w:asciiTheme="minorHAnsi" w:hAnsiTheme="minorHAnsi" w:cstheme="minorHAnsi"/>
          <w:color w:val="000000"/>
          <w:sz w:val="22"/>
          <w:szCs w:val="22"/>
          <w:shd w:val="clear" w:color="auto" w:fill="FFFFFF"/>
        </w:rPr>
        <w:t>);</w:t>
      </w:r>
    </w:p>
    <w:p w14:paraId="6C5F1309"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color w:val="000000"/>
          <w:sz w:val="22"/>
          <w:szCs w:val="22"/>
          <w:shd w:val="clear" w:color="auto" w:fill="FFFFFF"/>
        </w:rPr>
        <w:t>%</w:t>
      </w:r>
      <w:r w:rsidRPr="00E86518">
        <w:rPr>
          <w:rFonts w:asciiTheme="minorHAnsi" w:hAnsiTheme="minorHAnsi" w:cstheme="minorHAnsi"/>
          <w:b/>
          <w:bCs/>
          <w:i/>
          <w:iCs/>
          <w:color w:val="000000"/>
          <w:sz w:val="22"/>
          <w:szCs w:val="22"/>
          <w:shd w:val="clear" w:color="auto" w:fill="FFFFFF"/>
        </w:rPr>
        <w:t>tune</w:t>
      </w:r>
      <w:r w:rsidRPr="00E86518">
        <w:rPr>
          <w:rFonts w:asciiTheme="minorHAnsi" w:hAnsiTheme="minorHAnsi" w:cstheme="minorHAnsi"/>
          <w:color w:val="000000"/>
          <w:sz w:val="22"/>
          <w:szCs w:val="22"/>
          <w:shd w:val="clear" w:color="auto" w:fill="FFFFFF"/>
        </w:rPr>
        <w:t>(</w:t>
      </w:r>
      <w:r w:rsidRPr="00E86518">
        <w:rPr>
          <w:rFonts w:asciiTheme="minorHAnsi" w:hAnsiTheme="minorHAnsi" w:cstheme="minorHAnsi"/>
          <w:b/>
          <w:bCs/>
          <w:color w:val="008080"/>
          <w:sz w:val="22"/>
          <w:szCs w:val="22"/>
          <w:shd w:val="clear" w:color="auto" w:fill="FFFFFF"/>
        </w:rPr>
        <w:t>9</w:t>
      </w: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b/>
          <w:bCs/>
          <w:color w:val="008080"/>
          <w:sz w:val="22"/>
          <w:szCs w:val="22"/>
          <w:shd w:val="clear" w:color="auto" w:fill="FFFFFF"/>
        </w:rPr>
        <w:t>15</w:t>
      </w: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b/>
          <w:bCs/>
          <w:color w:val="008080"/>
          <w:sz w:val="22"/>
          <w:szCs w:val="22"/>
          <w:shd w:val="clear" w:color="auto" w:fill="FFFFFF"/>
        </w:rPr>
        <w:t>128</w:t>
      </w:r>
      <w:r w:rsidRPr="00E86518">
        <w:rPr>
          <w:rFonts w:asciiTheme="minorHAnsi" w:hAnsiTheme="minorHAnsi" w:cstheme="minorHAnsi"/>
          <w:color w:val="000000"/>
          <w:sz w:val="22"/>
          <w:szCs w:val="22"/>
          <w:shd w:val="clear" w:color="auto" w:fill="FFFFFF"/>
        </w:rPr>
        <w:t>);</w:t>
      </w:r>
    </w:p>
    <w:p w14:paraId="166A3BD4"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p>
    <w:p w14:paraId="0485FBBA"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b/>
          <w:bCs/>
          <w:color w:val="000080"/>
          <w:sz w:val="22"/>
          <w:szCs w:val="22"/>
          <w:shd w:val="clear" w:color="auto" w:fill="FFFFFF"/>
        </w:rPr>
        <w:t>PROC</w:t>
      </w: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b/>
          <w:bCs/>
          <w:color w:val="000080"/>
          <w:sz w:val="22"/>
          <w:szCs w:val="22"/>
          <w:shd w:val="clear" w:color="auto" w:fill="FFFFFF"/>
        </w:rPr>
        <w:t>SORT</w:t>
      </w: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color w:val="0000FF"/>
          <w:sz w:val="22"/>
          <w:szCs w:val="22"/>
          <w:shd w:val="clear" w:color="auto" w:fill="FFFFFF"/>
        </w:rPr>
        <w:t>DATA</w:t>
      </w:r>
      <w:r w:rsidRPr="00E86518">
        <w:rPr>
          <w:rFonts w:asciiTheme="minorHAnsi" w:hAnsiTheme="minorHAnsi" w:cstheme="minorHAnsi"/>
          <w:color w:val="000000"/>
          <w:sz w:val="22"/>
          <w:szCs w:val="22"/>
          <w:shd w:val="clear" w:color="auto" w:fill="FFFFFF"/>
        </w:rPr>
        <w:t>=</w:t>
      </w:r>
      <w:proofErr w:type="spellStart"/>
      <w:r w:rsidRPr="00E86518">
        <w:rPr>
          <w:rFonts w:asciiTheme="minorHAnsi" w:hAnsiTheme="minorHAnsi" w:cstheme="minorHAnsi"/>
          <w:color w:val="000000"/>
          <w:sz w:val="22"/>
          <w:szCs w:val="22"/>
          <w:shd w:val="clear" w:color="auto" w:fill="FFFFFF"/>
        </w:rPr>
        <w:t>summary_table</w:t>
      </w:r>
      <w:proofErr w:type="spellEnd"/>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color w:val="0000FF"/>
          <w:sz w:val="22"/>
          <w:szCs w:val="22"/>
          <w:shd w:val="clear" w:color="auto" w:fill="FFFFFF"/>
        </w:rPr>
        <w:t>BY</w:t>
      </w: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color w:val="0000FF"/>
          <w:sz w:val="22"/>
          <w:szCs w:val="22"/>
          <w:shd w:val="clear" w:color="auto" w:fill="FFFFFF"/>
        </w:rPr>
        <w:t>DESCENDING</w:t>
      </w:r>
      <w:r w:rsidRPr="00E86518">
        <w:rPr>
          <w:rFonts w:asciiTheme="minorHAnsi" w:hAnsiTheme="minorHAnsi" w:cstheme="minorHAnsi"/>
          <w:color w:val="000000"/>
          <w:sz w:val="22"/>
          <w:szCs w:val="22"/>
          <w:shd w:val="clear" w:color="auto" w:fill="FFFFFF"/>
        </w:rPr>
        <w:t xml:space="preserve"> area; </w:t>
      </w:r>
      <w:r w:rsidRPr="00E86518">
        <w:rPr>
          <w:rFonts w:asciiTheme="minorHAnsi" w:hAnsiTheme="minorHAnsi" w:cstheme="minorHAnsi"/>
          <w:b/>
          <w:bCs/>
          <w:color w:val="000080"/>
          <w:sz w:val="22"/>
          <w:szCs w:val="22"/>
          <w:shd w:val="clear" w:color="auto" w:fill="FFFFFF"/>
        </w:rPr>
        <w:t>RUN</w:t>
      </w:r>
      <w:r w:rsidRPr="00E86518">
        <w:rPr>
          <w:rFonts w:asciiTheme="minorHAnsi" w:hAnsiTheme="minorHAnsi" w:cstheme="minorHAnsi"/>
          <w:color w:val="000000"/>
          <w:sz w:val="22"/>
          <w:szCs w:val="22"/>
          <w:shd w:val="clear" w:color="auto" w:fill="FFFFFF"/>
        </w:rPr>
        <w:t>;</w:t>
      </w:r>
    </w:p>
    <w:p w14:paraId="2316BB88"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p>
    <w:p w14:paraId="3A250349"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color w:val="008000"/>
          <w:sz w:val="22"/>
          <w:szCs w:val="22"/>
          <w:shd w:val="clear" w:color="auto" w:fill="FFFFFF"/>
        </w:rPr>
        <w:t>/* Build the optimized Neural Network model */</w:t>
      </w:r>
    </w:p>
    <w:p w14:paraId="38FBC7CF"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b/>
          <w:bCs/>
          <w:color w:val="000080"/>
          <w:sz w:val="22"/>
          <w:szCs w:val="22"/>
          <w:shd w:val="clear" w:color="auto" w:fill="FFFFFF"/>
        </w:rPr>
        <w:t>PROC</w:t>
      </w: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b/>
          <w:bCs/>
          <w:color w:val="000080"/>
          <w:sz w:val="22"/>
          <w:szCs w:val="22"/>
          <w:shd w:val="clear" w:color="auto" w:fill="FFFFFF"/>
        </w:rPr>
        <w:t>HPNEURAL</w:t>
      </w: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color w:val="0000FF"/>
          <w:sz w:val="22"/>
          <w:szCs w:val="22"/>
          <w:shd w:val="clear" w:color="auto" w:fill="FFFFFF"/>
        </w:rPr>
        <w:t>DATA</w:t>
      </w:r>
      <w:r w:rsidRPr="00E86518">
        <w:rPr>
          <w:rFonts w:asciiTheme="minorHAnsi" w:hAnsiTheme="minorHAnsi" w:cstheme="minorHAnsi"/>
          <w:color w:val="000000"/>
          <w:sz w:val="22"/>
          <w:szCs w:val="22"/>
          <w:shd w:val="clear" w:color="auto" w:fill="FFFFFF"/>
        </w:rPr>
        <w:t>=</w:t>
      </w:r>
      <w:proofErr w:type="spellStart"/>
      <w:r w:rsidRPr="00E86518">
        <w:rPr>
          <w:rFonts w:asciiTheme="minorHAnsi" w:hAnsiTheme="minorHAnsi" w:cstheme="minorHAnsi"/>
          <w:color w:val="000000"/>
          <w:sz w:val="22"/>
          <w:szCs w:val="22"/>
          <w:shd w:val="clear" w:color="auto" w:fill="FFFFFF"/>
        </w:rPr>
        <w:t>train_data_std</w:t>
      </w:r>
      <w:proofErr w:type="spellEnd"/>
      <w:r w:rsidRPr="00E86518">
        <w:rPr>
          <w:rFonts w:asciiTheme="minorHAnsi" w:hAnsiTheme="minorHAnsi" w:cstheme="minorHAnsi"/>
          <w:color w:val="000000"/>
          <w:sz w:val="22"/>
          <w:szCs w:val="22"/>
          <w:shd w:val="clear" w:color="auto" w:fill="FFFFFF"/>
        </w:rPr>
        <w:t>;</w:t>
      </w:r>
    </w:p>
    <w:p w14:paraId="2E2D2432"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color w:val="0000FF"/>
          <w:sz w:val="22"/>
          <w:szCs w:val="22"/>
          <w:shd w:val="clear" w:color="auto" w:fill="FFFFFF"/>
        </w:rPr>
        <w:t>ARCHITECTURE</w:t>
      </w:r>
      <w:r w:rsidRPr="00E86518">
        <w:rPr>
          <w:rFonts w:asciiTheme="minorHAnsi" w:hAnsiTheme="minorHAnsi" w:cstheme="minorHAnsi"/>
          <w:color w:val="000000"/>
          <w:sz w:val="22"/>
          <w:szCs w:val="22"/>
          <w:shd w:val="clear" w:color="auto" w:fill="FFFFFF"/>
        </w:rPr>
        <w:t xml:space="preserve"> MLP;</w:t>
      </w:r>
    </w:p>
    <w:p w14:paraId="14D25D65"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color w:val="0000FF"/>
          <w:sz w:val="22"/>
          <w:szCs w:val="22"/>
          <w:shd w:val="clear" w:color="auto" w:fill="FFFFFF"/>
        </w:rPr>
        <w:t>INPUT</w:t>
      </w:r>
      <w:r w:rsidRPr="00E86518">
        <w:rPr>
          <w:rFonts w:asciiTheme="minorHAnsi" w:hAnsiTheme="minorHAnsi" w:cstheme="minorHAnsi"/>
          <w:color w:val="000000"/>
          <w:sz w:val="22"/>
          <w:szCs w:val="22"/>
          <w:shd w:val="clear" w:color="auto" w:fill="FFFFFF"/>
        </w:rPr>
        <w:t xml:space="preserve"> &amp;</w:t>
      </w:r>
      <w:r w:rsidRPr="00E86518">
        <w:rPr>
          <w:rFonts w:asciiTheme="minorHAnsi" w:hAnsiTheme="minorHAnsi" w:cstheme="minorHAnsi"/>
          <w:color w:val="008080"/>
          <w:sz w:val="22"/>
          <w:szCs w:val="22"/>
          <w:shd w:val="clear" w:color="auto" w:fill="FFFFFF"/>
        </w:rPr>
        <w:t>predictors.</w:t>
      </w:r>
      <w:r w:rsidRPr="00E86518">
        <w:rPr>
          <w:rFonts w:asciiTheme="minorHAnsi" w:hAnsiTheme="minorHAnsi" w:cstheme="minorHAnsi"/>
          <w:color w:val="000000"/>
          <w:sz w:val="22"/>
          <w:szCs w:val="22"/>
          <w:shd w:val="clear" w:color="auto" w:fill="FFFFFF"/>
        </w:rPr>
        <w:t xml:space="preserve"> / </w:t>
      </w:r>
      <w:r w:rsidRPr="00E86518">
        <w:rPr>
          <w:rFonts w:asciiTheme="minorHAnsi" w:hAnsiTheme="minorHAnsi" w:cstheme="minorHAnsi"/>
          <w:color w:val="0000FF"/>
          <w:sz w:val="22"/>
          <w:szCs w:val="22"/>
          <w:shd w:val="clear" w:color="auto" w:fill="FFFFFF"/>
        </w:rPr>
        <w:t>LEVEL</w:t>
      </w:r>
      <w:r w:rsidRPr="00E86518">
        <w:rPr>
          <w:rFonts w:asciiTheme="minorHAnsi" w:hAnsiTheme="minorHAnsi" w:cstheme="minorHAnsi"/>
          <w:color w:val="000000"/>
          <w:sz w:val="22"/>
          <w:szCs w:val="22"/>
          <w:shd w:val="clear" w:color="auto" w:fill="FFFFFF"/>
        </w:rPr>
        <w:t>=INT;</w:t>
      </w:r>
    </w:p>
    <w:p w14:paraId="6555AD40"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color w:val="0000FF"/>
          <w:sz w:val="22"/>
          <w:szCs w:val="22"/>
          <w:shd w:val="clear" w:color="auto" w:fill="FFFFFF"/>
        </w:rPr>
        <w:t>TARGET</w:t>
      </w:r>
      <w:r w:rsidRPr="00E86518">
        <w:rPr>
          <w:rFonts w:asciiTheme="minorHAnsi" w:hAnsiTheme="minorHAnsi" w:cstheme="minorHAnsi"/>
          <w:color w:val="000000"/>
          <w:sz w:val="22"/>
          <w:szCs w:val="22"/>
          <w:shd w:val="clear" w:color="auto" w:fill="FFFFFF"/>
        </w:rPr>
        <w:t xml:space="preserve"> &amp;</w:t>
      </w:r>
      <w:r w:rsidRPr="00E86518">
        <w:rPr>
          <w:rFonts w:asciiTheme="minorHAnsi" w:hAnsiTheme="minorHAnsi" w:cstheme="minorHAnsi"/>
          <w:color w:val="008080"/>
          <w:sz w:val="22"/>
          <w:szCs w:val="22"/>
          <w:shd w:val="clear" w:color="auto" w:fill="FFFFFF"/>
        </w:rPr>
        <w:t>target.</w:t>
      </w:r>
      <w:r w:rsidRPr="00E86518">
        <w:rPr>
          <w:rFonts w:asciiTheme="minorHAnsi" w:hAnsiTheme="minorHAnsi" w:cstheme="minorHAnsi"/>
          <w:color w:val="000000"/>
          <w:sz w:val="22"/>
          <w:szCs w:val="22"/>
          <w:shd w:val="clear" w:color="auto" w:fill="FFFFFF"/>
        </w:rPr>
        <w:t xml:space="preserve"> / </w:t>
      </w:r>
      <w:r w:rsidRPr="00E86518">
        <w:rPr>
          <w:rFonts w:asciiTheme="minorHAnsi" w:hAnsiTheme="minorHAnsi" w:cstheme="minorHAnsi"/>
          <w:color w:val="0000FF"/>
          <w:sz w:val="22"/>
          <w:szCs w:val="22"/>
          <w:shd w:val="clear" w:color="auto" w:fill="FFFFFF"/>
        </w:rPr>
        <w:t>LEVEL</w:t>
      </w:r>
      <w:r w:rsidRPr="00E86518">
        <w:rPr>
          <w:rFonts w:asciiTheme="minorHAnsi" w:hAnsiTheme="minorHAnsi" w:cstheme="minorHAnsi"/>
          <w:color w:val="000000"/>
          <w:sz w:val="22"/>
          <w:szCs w:val="22"/>
          <w:shd w:val="clear" w:color="auto" w:fill="FFFFFF"/>
        </w:rPr>
        <w:t>=NOM;</w:t>
      </w:r>
    </w:p>
    <w:p w14:paraId="22E46DFB"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color w:val="0000FF"/>
          <w:sz w:val="22"/>
          <w:szCs w:val="22"/>
          <w:shd w:val="clear" w:color="auto" w:fill="FFFFFF"/>
        </w:rPr>
        <w:t>HIDDEN</w:t>
      </w: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b/>
          <w:bCs/>
          <w:color w:val="008080"/>
          <w:sz w:val="22"/>
          <w:szCs w:val="22"/>
          <w:shd w:val="clear" w:color="auto" w:fill="FFFFFF"/>
        </w:rPr>
        <w:t>15</w:t>
      </w:r>
      <w:r w:rsidRPr="00E86518">
        <w:rPr>
          <w:rFonts w:asciiTheme="minorHAnsi" w:hAnsiTheme="minorHAnsi" w:cstheme="minorHAnsi"/>
          <w:color w:val="000000"/>
          <w:sz w:val="22"/>
          <w:szCs w:val="22"/>
          <w:shd w:val="clear" w:color="auto" w:fill="FFFFFF"/>
        </w:rPr>
        <w:t>;</w:t>
      </w:r>
    </w:p>
    <w:p w14:paraId="305C0815"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color w:val="0000FF"/>
          <w:sz w:val="22"/>
          <w:szCs w:val="22"/>
          <w:shd w:val="clear" w:color="auto" w:fill="FFFFFF"/>
        </w:rPr>
        <w:t>HIDDEN</w:t>
      </w: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b/>
          <w:bCs/>
          <w:color w:val="008080"/>
          <w:sz w:val="22"/>
          <w:szCs w:val="22"/>
          <w:shd w:val="clear" w:color="auto" w:fill="FFFFFF"/>
        </w:rPr>
        <w:t>32</w:t>
      </w:r>
      <w:r w:rsidRPr="00E86518">
        <w:rPr>
          <w:rFonts w:asciiTheme="minorHAnsi" w:hAnsiTheme="minorHAnsi" w:cstheme="minorHAnsi"/>
          <w:color w:val="000000"/>
          <w:sz w:val="22"/>
          <w:szCs w:val="22"/>
          <w:shd w:val="clear" w:color="auto" w:fill="FFFFFF"/>
        </w:rPr>
        <w:t>;</w:t>
      </w:r>
    </w:p>
    <w:p w14:paraId="55AED58F"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color w:val="0000FF"/>
          <w:sz w:val="22"/>
          <w:szCs w:val="22"/>
          <w:shd w:val="clear" w:color="auto" w:fill="FFFFFF"/>
        </w:rPr>
        <w:t>TRAIN</w:t>
      </w:r>
      <w:r w:rsidRPr="00E86518">
        <w:rPr>
          <w:rFonts w:asciiTheme="minorHAnsi" w:hAnsiTheme="minorHAnsi" w:cstheme="minorHAnsi"/>
          <w:color w:val="000000"/>
          <w:sz w:val="22"/>
          <w:szCs w:val="22"/>
          <w:shd w:val="clear" w:color="auto" w:fill="FFFFFF"/>
        </w:rPr>
        <w:t>;</w:t>
      </w:r>
    </w:p>
    <w:p w14:paraId="2F43B72D"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color w:val="000000"/>
          <w:sz w:val="22"/>
          <w:szCs w:val="22"/>
          <w:shd w:val="clear" w:color="auto" w:fill="FFFFFF"/>
        </w:rPr>
        <w:lastRenderedPageBreak/>
        <w:t xml:space="preserve">  </w:t>
      </w:r>
      <w:r w:rsidRPr="00E86518">
        <w:rPr>
          <w:rFonts w:asciiTheme="minorHAnsi" w:hAnsiTheme="minorHAnsi" w:cstheme="minorHAnsi"/>
          <w:color w:val="0000FF"/>
          <w:sz w:val="22"/>
          <w:szCs w:val="22"/>
          <w:shd w:val="clear" w:color="auto" w:fill="FFFFFF"/>
        </w:rPr>
        <w:t>SCORE</w:t>
      </w: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color w:val="0000FF"/>
          <w:sz w:val="22"/>
          <w:szCs w:val="22"/>
          <w:shd w:val="clear" w:color="auto" w:fill="FFFFFF"/>
        </w:rPr>
        <w:t>OUT</w:t>
      </w:r>
      <w:r w:rsidRPr="00E86518">
        <w:rPr>
          <w:rFonts w:asciiTheme="minorHAnsi" w:hAnsiTheme="minorHAnsi" w:cstheme="minorHAnsi"/>
          <w:color w:val="000000"/>
          <w:sz w:val="22"/>
          <w:szCs w:val="22"/>
          <w:shd w:val="clear" w:color="auto" w:fill="FFFFFF"/>
        </w:rPr>
        <w:t>=</w:t>
      </w:r>
      <w:proofErr w:type="spellStart"/>
      <w:r w:rsidRPr="00E86518">
        <w:rPr>
          <w:rFonts w:asciiTheme="minorHAnsi" w:hAnsiTheme="minorHAnsi" w:cstheme="minorHAnsi"/>
          <w:color w:val="000000"/>
          <w:sz w:val="22"/>
          <w:szCs w:val="22"/>
          <w:shd w:val="clear" w:color="auto" w:fill="FFFFFF"/>
        </w:rPr>
        <w:t>scored_NN</w:t>
      </w:r>
      <w:proofErr w:type="spellEnd"/>
      <w:r w:rsidRPr="00E86518">
        <w:rPr>
          <w:rFonts w:asciiTheme="minorHAnsi" w:hAnsiTheme="minorHAnsi" w:cstheme="minorHAnsi"/>
          <w:color w:val="000000"/>
          <w:sz w:val="22"/>
          <w:szCs w:val="22"/>
          <w:shd w:val="clear" w:color="auto" w:fill="FFFFFF"/>
        </w:rPr>
        <w:t>;</w:t>
      </w:r>
    </w:p>
    <w:p w14:paraId="53D70639"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color w:val="0000FF"/>
          <w:sz w:val="22"/>
          <w:szCs w:val="22"/>
          <w:shd w:val="clear" w:color="auto" w:fill="FFFFFF"/>
        </w:rPr>
        <w:t>CODE</w:t>
      </w: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color w:val="0000FF"/>
          <w:sz w:val="22"/>
          <w:szCs w:val="22"/>
          <w:shd w:val="clear" w:color="auto" w:fill="FFFFFF"/>
        </w:rPr>
        <w:t>FILE</w:t>
      </w:r>
      <w:r w:rsidRPr="00E86518">
        <w:rPr>
          <w:rFonts w:asciiTheme="minorHAnsi" w:hAnsiTheme="minorHAnsi" w:cstheme="minorHAnsi"/>
          <w:color w:val="000000"/>
          <w:sz w:val="22"/>
          <w:szCs w:val="22"/>
          <w:shd w:val="clear" w:color="auto" w:fill="FFFFFF"/>
        </w:rPr>
        <w:t>=</w:t>
      </w:r>
      <w:r w:rsidRPr="00E86518">
        <w:rPr>
          <w:rFonts w:asciiTheme="minorHAnsi" w:hAnsiTheme="minorHAnsi" w:cstheme="minorHAnsi"/>
          <w:color w:val="800080"/>
          <w:sz w:val="22"/>
          <w:szCs w:val="22"/>
          <w:shd w:val="clear" w:color="auto" w:fill="FFFFFF"/>
        </w:rPr>
        <w:t>'/workspace/</w:t>
      </w:r>
      <w:proofErr w:type="spellStart"/>
      <w:r w:rsidRPr="00E86518">
        <w:rPr>
          <w:rFonts w:asciiTheme="minorHAnsi" w:hAnsiTheme="minorHAnsi" w:cstheme="minorHAnsi"/>
          <w:color w:val="800080"/>
          <w:sz w:val="22"/>
          <w:szCs w:val="22"/>
          <w:shd w:val="clear" w:color="auto" w:fill="FFFFFF"/>
        </w:rPr>
        <w:t>ccmod</w:t>
      </w:r>
      <w:proofErr w:type="spellEnd"/>
      <w:r w:rsidRPr="00E86518">
        <w:rPr>
          <w:rFonts w:asciiTheme="minorHAnsi" w:hAnsiTheme="minorHAnsi" w:cstheme="minorHAnsi"/>
          <w:color w:val="800080"/>
          <w:sz w:val="22"/>
          <w:szCs w:val="22"/>
          <w:shd w:val="clear" w:color="auto" w:fill="FFFFFF"/>
        </w:rPr>
        <w:t>/u588348/</w:t>
      </w:r>
      <w:proofErr w:type="spellStart"/>
      <w:r w:rsidRPr="00E86518">
        <w:rPr>
          <w:rFonts w:asciiTheme="minorHAnsi" w:hAnsiTheme="minorHAnsi" w:cstheme="minorHAnsi"/>
          <w:color w:val="800080"/>
          <w:sz w:val="22"/>
          <w:szCs w:val="22"/>
          <w:shd w:val="clear" w:color="auto" w:fill="FFFFFF"/>
        </w:rPr>
        <w:t>neural_network.sas</w:t>
      </w:r>
      <w:proofErr w:type="spellEnd"/>
      <w:r w:rsidRPr="00E86518">
        <w:rPr>
          <w:rFonts w:asciiTheme="minorHAnsi" w:hAnsiTheme="minorHAnsi" w:cstheme="minorHAnsi"/>
          <w:color w:val="800080"/>
          <w:sz w:val="22"/>
          <w:szCs w:val="22"/>
          <w:shd w:val="clear" w:color="auto" w:fill="FFFFFF"/>
        </w:rPr>
        <w:t>'</w:t>
      </w:r>
      <w:r w:rsidRPr="00E86518">
        <w:rPr>
          <w:rFonts w:asciiTheme="minorHAnsi" w:hAnsiTheme="minorHAnsi" w:cstheme="minorHAnsi"/>
          <w:color w:val="000000"/>
          <w:sz w:val="22"/>
          <w:szCs w:val="22"/>
          <w:shd w:val="clear" w:color="auto" w:fill="FFFFFF"/>
        </w:rPr>
        <w:t>;</w:t>
      </w:r>
    </w:p>
    <w:p w14:paraId="7B16A07B"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b/>
          <w:bCs/>
          <w:color w:val="000080"/>
          <w:sz w:val="22"/>
          <w:szCs w:val="22"/>
          <w:shd w:val="clear" w:color="auto" w:fill="FFFFFF"/>
        </w:rPr>
        <w:t>RUN</w:t>
      </w:r>
      <w:r w:rsidRPr="00E86518">
        <w:rPr>
          <w:rFonts w:asciiTheme="minorHAnsi" w:hAnsiTheme="minorHAnsi" w:cstheme="minorHAnsi"/>
          <w:color w:val="000000"/>
          <w:sz w:val="22"/>
          <w:szCs w:val="22"/>
          <w:shd w:val="clear" w:color="auto" w:fill="FFFFFF"/>
        </w:rPr>
        <w:t>;</w:t>
      </w:r>
    </w:p>
    <w:p w14:paraId="2E177E7A"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p>
    <w:p w14:paraId="565BE875"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b/>
          <w:bCs/>
          <w:color w:val="000080"/>
          <w:sz w:val="22"/>
          <w:szCs w:val="22"/>
          <w:shd w:val="clear" w:color="auto" w:fill="FFFFFF"/>
        </w:rPr>
        <w:t>DATA</w:t>
      </w:r>
      <w:r w:rsidRPr="00E86518">
        <w:rPr>
          <w:rFonts w:asciiTheme="minorHAnsi" w:hAnsiTheme="minorHAnsi" w:cstheme="minorHAnsi"/>
          <w:color w:val="000000"/>
          <w:sz w:val="22"/>
          <w:szCs w:val="22"/>
          <w:shd w:val="clear" w:color="auto" w:fill="FFFFFF"/>
        </w:rPr>
        <w:t xml:space="preserve"> </w:t>
      </w:r>
      <w:proofErr w:type="spellStart"/>
      <w:r w:rsidRPr="00E86518">
        <w:rPr>
          <w:rFonts w:asciiTheme="minorHAnsi" w:hAnsiTheme="minorHAnsi" w:cstheme="minorHAnsi"/>
          <w:color w:val="000000"/>
          <w:sz w:val="22"/>
          <w:szCs w:val="22"/>
          <w:shd w:val="clear" w:color="auto" w:fill="FFFFFF"/>
        </w:rPr>
        <w:t>oot_scored</w:t>
      </w:r>
      <w:proofErr w:type="spellEnd"/>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color w:val="0000FF"/>
          <w:sz w:val="22"/>
          <w:szCs w:val="22"/>
          <w:shd w:val="clear" w:color="auto" w:fill="FFFFFF"/>
        </w:rPr>
        <w:t>keep</w:t>
      </w:r>
      <w:r w:rsidRPr="00E86518">
        <w:rPr>
          <w:rFonts w:asciiTheme="minorHAnsi" w:hAnsiTheme="minorHAnsi" w:cstheme="minorHAnsi"/>
          <w:color w:val="000000"/>
          <w:sz w:val="22"/>
          <w:szCs w:val="22"/>
          <w:shd w:val="clear" w:color="auto" w:fill="FFFFFF"/>
        </w:rPr>
        <w:t xml:space="preserve"> = &amp;</w:t>
      </w:r>
      <w:r w:rsidRPr="00E86518">
        <w:rPr>
          <w:rFonts w:asciiTheme="minorHAnsi" w:hAnsiTheme="minorHAnsi" w:cstheme="minorHAnsi"/>
          <w:color w:val="008080"/>
          <w:sz w:val="22"/>
          <w:szCs w:val="22"/>
          <w:shd w:val="clear" w:color="auto" w:fill="FFFFFF"/>
        </w:rPr>
        <w:t>target.</w:t>
      </w:r>
      <w:r w:rsidRPr="00E86518">
        <w:rPr>
          <w:rFonts w:asciiTheme="minorHAnsi" w:hAnsiTheme="minorHAnsi" w:cstheme="minorHAnsi"/>
          <w:color w:val="000000"/>
          <w:sz w:val="22"/>
          <w:szCs w:val="22"/>
          <w:shd w:val="clear" w:color="auto" w:fill="FFFFFF"/>
        </w:rPr>
        <w:t xml:space="preserve"> P_bad1);</w:t>
      </w:r>
    </w:p>
    <w:p w14:paraId="1EF1BE0D"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color w:val="0000FF"/>
          <w:sz w:val="22"/>
          <w:szCs w:val="22"/>
          <w:shd w:val="clear" w:color="auto" w:fill="FFFFFF"/>
        </w:rPr>
        <w:t>SET</w:t>
      </w:r>
      <w:r w:rsidRPr="00E86518">
        <w:rPr>
          <w:rFonts w:asciiTheme="minorHAnsi" w:hAnsiTheme="minorHAnsi" w:cstheme="minorHAnsi"/>
          <w:color w:val="000000"/>
          <w:sz w:val="22"/>
          <w:szCs w:val="22"/>
          <w:shd w:val="clear" w:color="auto" w:fill="FFFFFF"/>
        </w:rPr>
        <w:t xml:space="preserve"> </w:t>
      </w:r>
      <w:proofErr w:type="spellStart"/>
      <w:r w:rsidRPr="00E86518">
        <w:rPr>
          <w:rFonts w:asciiTheme="minorHAnsi" w:hAnsiTheme="minorHAnsi" w:cstheme="minorHAnsi"/>
          <w:color w:val="000000"/>
          <w:sz w:val="22"/>
          <w:szCs w:val="22"/>
          <w:shd w:val="clear" w:color="auto" w:fill="FFFFFF"/>
        </w:rPr>
        <w:t>oot_encoded_final_std</w:t>
      </w:r>
      <w:proofErr w:type="spellEnd"/>
      <w:r w:rsidRPr="00E86518">
        <w:rPr>
          <w:rFonts w:asciiTheme="minorHAnsi" w:hAnsiTheme="minorHAnsi" w:cstheme="minorHAnsi"/>
          <w:color w:val="000000"/>
          <w:sz w:val="22"/>
          <w:szCs w:val="22"/>
          <w:shd w:val="clear" w:color="auto" w:fill="FFFFFF"/>
        </w:rPr>
        <w:t>;</w:t>
      </w:r>
    </w:p>
    <w:p w14:paraId="3B14C1A1"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color w:val="0000FF"/>
          <w:sz w:val="22"/>
          <w:szCs w:val="22"/>
          <w:shd w:val="clear" w:color="auto" w:fill="FFFFFF"/>
        </w:rPr>
        <w:t>%INCLUDE</w:t>
      </w: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color w:val="800080"/>
          <w:sz w:val="22"/>
          <w:szCs w:val="22"/>
          <w:shd w:val="clear" w:color="auto" w:fill="FFFFFF"/>
        </w:rPr>
        <w:t>'/workspace/</w:t>
      </w:r>
      <w:proofErr w:type="spellStart"/>
      <w:r w:rsidRPr="00E86518">
        <w:rPr>
          <w:rFonts w:asciiTheme="minorHAnsi" w:hAnsiTheme="minorHAnsi" w:cstheme="minorHAnsi"/>
          <w:color w:val="800080"/>
          <w:sz w:val="22"/>
          <w:szCs w:val="22"/>
          <w:shd w:val="clear" w:color="auto" w:fill="FFFFFF"/>
        </w:rPr>
        <w:t>ccmod</w:t>
      </w:r>
      <w:proofErr w:type="spellEnd"/>
      <w:r w:rsidRPr="00E86518">
        <w:rPr>
          <w:rFonts w:asciiTheme="minorHAnsi" w:hAnsiTheme="minorHAnsi" w:cstheme="minorHAnsi"/>
          <w:color w:val="800080"/>
          <w:sz w:val="22"/>
          <w:szCs w:val="22"/>
          <w:shd w:val="clear" w:color="auto" w:fill="FFFFFF"/>
        </w:rPr>
        <w:t>/u588348/</w:t>
      </w:r>
      <w:proofErr w:type="spellStart"/>
      <w:r w:rsidRPr="00E86518">
        <w:rPr>
          <w:rFonts w:asciiTheme="minorHAnsi" w:hAnsiTheme="minorHAnsi" w:cstheme="minorHAnsi"/>
          <w:color w:val="800080"/>
          <w:sz w:val="22"/>
          <w:szCs w:val="22"/>
          <w:shd w:val="clear" w:color="auto" w:fill="FFFFFF"/>
        </w:rPr>
        <w:t>neural_network.sas</w:t>
      </w:r>
      <w:proofErr w:type="spellEnd"/>
      <w:r w:rsidRPr="00E86518">
        <w:rPr>
          <w:rFonts w:asciiTheme="minorHAnsi" w:hAnsiTheme="minorHAnsi" w:cstheme="minorHAnsi"/>
          <w:color w:val="800080"/>
          <w:sz w:val="22"/>
          <w:szCs w:val="22"/>
          <w:shd w:val="clear" w:color="auto" w:fill="FFFFFF"/>
        </w:rPr>
        <w:t>'</w:t>
      </w:r>
      <w:r w:rsidRPr="00E86518">
        <w:rPr>
          <w:rFonts w:asciiTheme="minorHAnsi" w:hAnsiTheme="minorHAnsi" w:cstheme="minorHAnsi"/>
          <w:color w:val="000000"/>
          <w:sz w:val="22"/>
          <w:szCs w:val="22"/>
          <w:shd w:val="clear" w:color="auto" w:fill="FFFFFF"/>
        </w:rPr>
        <w:t>;</w:t>
      </w:r>
    </w:p>
    <w:p w14:paraId="26550D37"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b/>
          <w:bCs/>
          <w:color w:val="000080"/>
          <w:sz w:val="22"/>
          <w:szCs w:val="22"/>
          <w:shd w:val="clear" w:color="auto" w:fill="FFFFFF"/>
        </w:rPr>
        <w:t>RUN</w:t>
      </w:r>
      <w:r w:rsidRPr="00E86518">
        <w:rPr>
          <w:rFonts w:asciiTheme="minorHAnsi" w:hAnsiTheme="minorHAnsi" w:cstheme="minorHAnsi"/>
          <w:color w:val="000000"/>
          <w:sz w:val="22"/>
          <w:szCs w:val="22"/>
          <w:shd w:val="clear" w:color="auto" w:fill="FFFFFF"/>
        </w:rPr>
        <w:t>;</w:t>
      </w:r>
    </w:p>
    <w:p w14:paraId="27E8B4A6"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p>
    <w:p w14:paraId="25670A97"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color w:val="008000"/>
          <w:sz w:val="22"/>
          <w:szCs w:val="22"/>
          <w:shd w:val="clear" w:color="auto" w:fill="FFFFFF"/>
        </w:rPr>
        <w:t xml:space="preserve">/* </w:t>
      </w:r>
      <w:proofErr w:type="spellStart"/>
      <w:r w:rsidRPr="00E86518">
        <w:rPr>
          <w:rFonts w:asciiTheme="minorHAnsi" w:hAnsiTheme="minorHAnsi" w:cstheme="minorHAnsi"/>
          <w:color w:val="008000"/>
          <w:sz w:val="22"/>
          <w:szCs w:val="22"/>
          <w:shd w:val="clear" w:color="auto" w:fill="FFFFFF"/>
        </w:rPr>
        <w:t>Calcuate</w:t>
      </w:r>
      <w:proofErr w:type="spellEnd"/>
      <w:r w:rsidRPr="00E86518">
        <w:rPr>
          <w:rFonts w:asciiTheme="minorHAnsi" w:hAnsiTheme="minorHAnsi" w:cstheme="minorHAnsi"/>
          <w:color w:val="008000"/>
          <w:sz w:val="22"/>
          <w:szCs w:val="22"/>
          <w:shd w:val="clear" w:color="auto" w:fill="FFFFFF"/>
        </w:rPr>
        <w:t xml:space="preserve"> AUC value on OOT dataset */</w:t>
      </w:r>
    </w:p>
    <w:p w14:paraId="7D0E04DD"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b/>
          <w:bCs/>
          <w:color w:val="000080"/>
          <w:sz w:val="22"/>
          <w:szCs w:val="22"/>
          <w:shd w:val="clear" w:color="auto" w:fill="FFFFFF"/>
        </w:rPr>
        <w:t>PROC</w:t>
      </w: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b/>
          <w:bCs/>
          <w:color w:val="000080"/>
          <w:sz w:val="22"/>
          <w:szCs w:val="22"/>
          <w:shd w:val="clear" w:color="auto" w:fill="FFFFFF"/>
        </w:rPr>
        <w:t>LOGISTIC</w:t>
      </w: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color w:val="0000FF"/>
          <w:sz w:val="22"/>
          <w:szCs w:val="22"/>
          <w:shd w:val="clear" w:color="auto" w:fill="FFFFFF"/>
        </w:rPr>
        <w:t>DATA</w:t>
      </w:r>
      <w:r w:rsidRPr="00E86518">
        <w:rPr>
          <w:rFonts w:asciiTheme="minorHAnsi" w:hAnsiTheme="minorHAnsi" w:cstheme="minorHAnsi"/>
          <w:color w:val="000000"/>
          <w:sz w:val="22"/>
          <w:szCs w:val="22"/>
          <w:shd w:val="clear" w:color="auto" w:fill="FFFFFF"/>
        </w:rPr>
        <w:t xml:space="preserve"> = </w:t>
      </w:r>
      <w:proofErr w:type="spellStart"/>
      <w:r w:rsidRPr="00E86518">
        <w:rPr>
          <w:rFonts w:asciiTheme="minorHAnsi" w:hAnsiTheme="minorHAnsi" w:cstheme="minorHAnsi"/>
          <w:color w:val="000000"/>
          <w:sz w:val="22"/>
          <w:szCs w:val="22"/>
          <w:shd w:val="clear" w:color="auto" w:fill="FFFFFF"/>
        </w:rPr>
        <w:t>oot_scored</w:t>
      </w:r>
      <w:proofErr w:type="spellEnd"/>
      <w:r w:rsidRPr="00E86518">
        <w:rPr>
          <w:rFonts w:asciiTheme="minorHAnsi" w:hAnsiTheme="minorHAnsi" w:cstheme="minorHAnsi"/>
          <w:color w:val="000000"/>
          <w:sz w:val="22"/>
          <w:szCs w:val="22"/>
          <w:shd w:val="clear" w:color="auto" w:fill="FFFFFF"/>
        </w:rPr>
        <w:t>;</w:t>
      </w:r>
    </w:p>
    <w:p w14:paraId="1DDD9377"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color w:val="000000"/>
          <w:sz w:val="22"/>
          <w:szCs w:val="22"/>
          <w:shd w:val="clear" w:color="auto" w:fill="FFFFFF"/>
        </w:rPr>
        <w:tab/>
      </w:r>
      <w:r w:rsidRPr="00E86518">
        <w:rPr>
          <w:rFonts w:asciiTheme="minorHAnsi" w:hAnsiTheme="minorHAnsi" w:cstheme="minorHAnsi"/>
          <w:color w:val="0000FF"/>
          <w:sz w:val="22"/>
          <w:szCs w:val="22"/>
          <w:shd w:val="clear" w:color="auto" w:fill="FFFFFF"/>
        </w:rPr>
        <w:t>CLASS</w:t>
      </w:r>
      <w:r w:rsidRPr="00E86518">
        <w:rPr>
          <w:rFonts w:asciiTheme="minorHAnsi" w:hAnsiTheme="minorHAnsi" w:cstheme="minorHAnsi"/>
          <w:color w:val="000000"/>
          <w:sz w:val="22"/>
          <w:szCs w:val="22"/>
          <w:shd w:val="clear" w:color="auto" w:fill="FFFFFF"/>
        </w:rPr>
        <w:t xml:space="preserve"> &amp;</w:t>
      </w:r>
      <w:r w:rsidRPr="00E86518">
        <w:rPr>
          <w:rFonts w:asciiTheme="minorHAnsi" w:hAnsiTheme="minorHAnsi" w:cstheme="minorHAnsi"/>
          <w:color w:val="008080"/>
          <w:sz w:val="22"/>
          <w:szCs w:val="22"/>
          <w:shd w:val="clear" w:color="auto" w:fill="FFFFFF"/>
        </w:rPr>
        <w:t>target.</w:t>
      </w:r>
      <w:r w:rsidRPr="00E86518">
        <w:rPr>
          <w:rFonts w:asciiTheme="minorHAnsi" w:hAnsiTheme="minorHAnsi" w:cstheme="minorHAnsi"/>
          <w:color w:val="000000"/>
          <w:sz w:val="22"/>
          <w:szCs w:val="22"/>
          <w:shd w:val="clear" w:color="auto" w:fill="FFFFFF"/>
        </w:rPr>
        <w:t>;</w:t>
      </w:r>
    </w:p>
    <w:p w14:paraId="586EF566"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color w:val="000000"/>
          <w:sz w:val="22"/>
          <w:szCs w:val="22"/>
          <w:shd w:val="clear" w:color="auto" w:fill="FFFFFF"/>
        </w:rPr>
        <w:tab/>
      </w:r>
      <w:r w:rsidRPr="00E86518">
        <w:rPr>
          <w:rFonts w:asciiTheme="minorHAnsi" w:hAnsiTheme="minorHAnsi" w:cstheme="minorHAnsi"/>
          <w:color w:val="0000FF"/>
          <w:sz w:val="22"/>
          <w:szCs w:val="22"/>
          <w:shd w:val="clear" w:color="auto" w:fill="FFFFFF"/>
        </w:rPr>
        <w:t>MODEL</w:t>
      </w:r>
      <w:r w:rsidRPr="00E86518">
        <w:rPr>
          <w:rFonts w:asciiTheme="minorHAnsi" w:hAnsiTheme="minorHAnsi" w:cstheme="minorHAnsi"/>
          <w:color w:val="000000"/>
          <w:sz w:val="22"/>
          <w:szCs w:val="22"/>
          <w:shd w:val="clear" w:color="auto" w:fill="FFFFFF"/>
        </w:rPr>
        <w:t xml:space="preserve"> &amp;</w:t>
      </w:r>
      <w:r w:rsidRPr="00E86518">
        <w:rPr>
          <w:rFonts w:asciiTheme="minorHAnsi" w:hAnsiTheme="minorHAnsi" w:cstheme="minorHAnsi"/>
          <w:color w:val="008080"/>
          <w:sz w:val="22"/>
          <w:szCs w:val="22"/>
          <w:shd w:val="clear" w:color="auto" w:fill="FFFFFF"/>
        </w:rPr>
        <w:t>target.</w:t>
      </w:r>
      <w:r w:rsidRPr="00E86518">
        <w:rPr>
          <w:rFonts w:asciiTheme="minorHAnsi" w:hAnsiTheme="minorHAnsi" w:cstheme="minorHAnsi"/>
          <w:color w:val="000000"/>
          <w:sz w:val="22"/>
          <w:szCs w:val="22"/>
          <w:shd w:val="clear" w:color="auto" w:fill="FFFFFF"/>
        </w:rPr>
        <w:t xml:space="preserve"> = P_bad1 / </w:t>
      </w:r>
      <w:r w:rsidRPr="00E86518">
        <w:rPr>
          <w:rFonts w:asciiTheme="minorHAnsi" w:hAnsiTheme="minorHAnsi" w:cstheme="minorHAnsi"/>
          <w:color w:val="0000FF"/>
          <w:sz w:val="22"/>
          <w:szCs w:val="22"/>
          <w:shd w:val="clear" w:color="auto" w:fill="FFFFFF"/>
        </w:rPr>
        <w:t>OUTROC</w:t>
      </w:r>
      <w:r w:rsidRPr="00E86518">
        <w:rPr>
          <w:rFonts w:asciiTheme="minorHAnsi" w:hAnsiTheme="minorHAnsi" w:cstheme="minorHAnsi"/>
          <w:color w:val="000000"/>
          <w:sz w:val="22"/>
          <w:szCs w:val="22"/>
          <w:shd w:val="clear" w:color="auto" w:fill="FFFFFF"/>
        </w:rPr>
        <w:t>=ROC;</w:t>
      </w:r>
    </w:p>
    <w:p w14:paraId="33C93A99"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color w:val="000000"/>
          <w:sz w:val="22"/>
          <w:szCs w:val="22"/>
          <w:shd w:val="clear" w:color="auto" w:fill="FFFFFF"/>
        </w:rPr>
        <w:tab/>
      </w:r>
      <w:r w:rsidRPr="00E86518">
        <w:rPr>
          <w:rFonts w:asciiTheme="minorHAnsi" w:hAnsiTheme="minorHAnsi" w:cstheme="minorHAnsi"/>
          <w:color w:val="0000FF"/>
          <w:sz w:val="22"/>
          <w:szCs w:val="22"/>
          <w:shd w:val="clear" w:color="auto" w:fill="FFFFFF"/>
        </w:rPr>
        <w:t>ROC</w:t>
      </w:r>
      <w:r w:rsidRPr="00E86518">
        <w:rPr>
          <w:rFonts w:asciiTheme="minorHAnsi" w:hAnsiTheme="minorHAnsi" w:cstheme="minorHAnsi"/>
          <w:color w:val="000000"/>
          <w:sz w:val="22"/>
          <w:szCs w:val="22"/>
          <w:shd w:val="clear" w:color="auto" w:fill="FFFFFF"/>
        </w:rPr>
        <w:t>;</w:t>
      </w:r>
    </w:p>
    <w:p w14:paraId="49D9D2AD" w14:textId="77777777" w:rsidR="004B3223" w:rsidRPr="00E86518" w:rsidRDefault="004B3223" w:rsidP="004B3223">
      <w:pPr>
        <w:autoSpaceDE w:val="0"/>
        <w:autoSpaceDN w:val="0"/>
        <w:adjustRightInd w:val="0"/>
        <w:rPr>
          <w:rFonts w:asciiTheme="minorHAnsi" w:hAnsiTheme="minorHAnsi" w:cstheme="minorHAnsi"/>
          <w:color w:val="000000"/>
          <w:sz w:val="22"/>
          <w:szCs w:val="22"/>
          <w:shd w:val="clear" w:color="auto" w:fill="FFFFFF"/>
        </w:rPr>
      </w:pPr>
      <w:r w:rsidRPr="00E86518">
        <w:rPr>
          <w:rFonts w:asciiTheme="minorHAnsi" w:hAnsiTheme="minorHAnsi" w:cstheme="minorHAnsi"/>
          <w:color w:val="000000"/>
          <w:sz w:val="22"/>
          <w:szCs w:val="22"/>
          <w:shd w:val="clear" w:color="auto" w:fill="FFFFFF"/>
        </w:rPr>
        <w:tab/>
      </w:r>
      <w:r w:rsidRPr="00E86518">
        <w:rPr>
          <w:rFonts w:asciiTheme="minorHAnsi" w:hAnsiTheme="minorHAnsi" w:cstheme="minorHAnsi"/>
          <w:color w:val="0000FF"/>
          <w:sz w:val="22"/>
          <w:szCs w:val="22"/>
          <w:shd w:val="clear" w:color="auto" w:fill="FFFFFF"/>
        </w:rPr>
        <w:t>ODS</w:t>
      </w:r>
      <w:r w:rsidRPr="00E86518">
        <w:rPr>
          <w:rFonts w:asciiTheme="minorHAnsi" w:hAnsiTheme="minorHAnsi" w:cstheme="minorHAnsi"/>
          <w:color w:val="000000"/>
          <w:sz w:val="22"/>
          <w:szCs w:val="22"/>
          <w:shd w:val="clear" w:color="auto" w:fill="FFFFFF"/>
        </w:rPr>
        <w:t xml:space="preserve"> </w:t>
      </w:r>
      <w:r w:rsidRPr="00E86518">
        <w:rPr>
          <w:rFonts w:asciiTheme="minorHAnsi" w:hAnsiTheme="minorHAnsi" w:cstheme="minorHAnsi"/>
          <w:color w:val="0000FF"/>
          <w:sz w:val="22"/>
          <w:szCs w:val="22"/>
          <w:shd w:val="clear" w:color="auto" w:fill="FFFFFF"/>
        </w:rPr>
        <w:t>OUTPUT</w:t>
      </w:r>
      <w:r w:rsidRPr="00E86518">
        <w:rPr>
          <w:rFonts w:asciiTheme="minorHAnsi" w:hAnsiTheme="minorHAnsi" w:cstheme="minorHAnsi"/>
          <w:color w:val="000000"/>
          <w:sz w:val="22"/>
          <w:szCs w:val="22"/>
          <w:shd w:val="clear" w:color="auto" w:fill="FFFFFF"/>
        </w:rPr>
        <w:t xml:space="preserve"> ROCASSOCIATION = </w:t>
      </w:r>
      <w:proofErr w:type="spellStart"/>
      <w:r w:rsidRPr="00E86518">
        <w:rPr>
          <w:rFonts w:asciiTheme="minorHAnsi" w:hAnsiTheme="minorHAnsi" w:cstheme="minorHAnsi"/>
          <w:color w:val="000000"/>
          <w:sz w:val="22"/>
          <w:szCs w:val="22"/>
          <w:shd w:val="clear" w:color="auto" w:fill="FFFFFF"/>
        </w:rPr>
        <w:t>auc_out</w:t>
      </w:r>
      <w:proofErr w:type="spellEnd"/>
      <w:r w:rsidRPr="00E86518">
        <w:rPr>
          <w:rFonts w:asciiTheme="minorHAnsi" w:hAnsiTheme="minorHAnsi" w:cstheme="minorHAnsi"/>
          <w:color w:val="000000"/>
          <w:sz w:val="22"/>
          <w:szCs w:val="22"/>
          <w:shd w:val="clear" w:color="auto" w:fill="FFFFFF"/>
        </w:rPr>
        <w:t>;</w:t>
      </w:r>
    </w:p>
    <w:p w14:paraId="4474218C" w14:textId="77777777" w:rsidR="004B3223" w:rsidRPr="00E86518" w:rsidRDefault="004B3223" w:rsidP="004B3223">
      <w:pPr>
        <w:rPr>
          <w:rFonts w:asciiTheme="minorHAnsi" w:hAnsiTheme="minorHAnsi" w:cstheme="minorHAnsi"/>
          <w:sz w:val="22"/>
          <w:szCs w:val="22"/>
        </w:rPr>
      </w:pPr>
      <w:r w:rsidRPr="00E86518">
        <w:rPr>
          <w:rFonts w:asciiTheme="minorHAnsi" w:hAnsiTheme="minorHAnsi" w:cstheme="minorHAnsi"/>
          <w:b/>
          <w:bCs/>
          <w:color w:val="000080"/>
          <w:sz w:val="22"/>
          <w:szCs w:val="22"/>
          <w:shd w:val="clear" w:color="auto" w:fill="FFFFFF"/>
        </w:rPr>
        <w:t>run</w:t>
      </w:r>
      <w:r w:rsidRPr="00E86518">
        <w:rPr>
          <w:rFonts w:asciiTheme="minorHAnsi" w:hAnsiTheme="minorHAnsi" w:cstheme="minorHAnsi"/>
          <w:color w:val="000000"/>
          <w:sz w:val="22"/>
          <w:szCs w:val="22"/>
          <w:shd w:val="clear" w:color="auto" w:fill="FFFFFF"/>
        </w:rPr>
        <w:t>;</w:t>
      </w:r>
    </w:p>
    <w:p w14:paraId="3637C483" w14:textId="77777777" w:rsidR="004B3223" w:rsidRDefault="004B3223" w:rsidP="004B3223">
      <w:pPr>
        <w:rPr>
          <w:rFonts w:asciiTheme="minorHAnsi" w:hAnsiTheme="minorHAnsi" w:cstheme="minorHAnsi"/>
          <w:sz w:val="22"/>
          <w:szCs w:val="22"/>
        </w:rPr>
      </w:pPr>
    </w:p>
    <w:p w14:paraId="147AA877" w14:textId="77777777" w:rsidR="004B3223" w:rsidRDefault="004B3223" w:rsidP="004B3223">
      <w:pPr>
        <w:rPr>
          <w:rFonts w:asciiTheme="minorHAnsi" w:hAnsiTheme="minorHAnsi" w:cstheme="minorHAnsi"/>
          <w:sz w:val="22"/>
          <w:szCs w:val="22"/>
        </w:rPr>
      </w:pPr>
    </w:p>
    <w:p w14:paraId="409D8CA9" w14:textId="77777777" w:rsidR="004B3223" w:rsidRDefault="004B3223" w:rsidP="004B3223">
      <w:pPr>
        <w:rPr>
          <w:rFonts w:asciiTheme="minorHAnsi" w:hAnsiTheme="minorHAnsi" w:cstheme="minorHAnsi"/>
          <w:sz w:val="22"/>
          <w:szCs w:val="22"/>
        </w:rPr>
      </w:pPr>
    </w:p>
    <w:p w14:paraId="772A0868" w14:textId="77777777" w:rsidR="004B3223" w:rsidRDefault="004B3223" w:rsidP="004B3223">
      <w:pPr>
        <w:rPr>
          <w:rFonts w:asciiTheme="minorHAnsi" w:hAnsiTheme="minorHAnsi" w:cstheme="minorHAnsi"/>
          <w:sz w:val="22"/>
          <w:szCs w:val="22"/>
        </w:rPr>
      </w:pPr>
      <w:r>
        <w:rPr>
          <w:rFonts w:asciiTheme="minorHAnsi" w:hAnsiTheme="minorHAnsi" w:cstheme="minorHAnsi"/>
          <w:sz w:val="22"/>
          <w:szCs w:val="22"/>
        </w:rPr>
        <w:t>The above code is a</w:t>
      </w:r>
      <w:r w:rsidRPr="00AF1C41">
        <w:rPr>
          <w:rFonts w:asciiTheme="minorHAnsi" w:hAnsiTheme="minorHAnsi" w:cstheme="minorHAnsi"/>
          <w:sz w:val="22"/>
          <w:szCs w:val="22"/>
        </w:rPr>
        <w:t xml:space="preserve"> comprehensive workflow for building and evaluating a neural network model. Let's break down the key steps to ensure that all necessary preprocessing and modeling steps are correctly implemented: </w:t>
      </w:r>
    </w:p>
    <w:p w14:paraId="229175E5" w14:textId="77777777" w:rsidR="004B3223" w:rsidRDefault="004B3223" w:rsidP="004B3223">
      <w:pPr>
        <w:rPr>
          <w:rFonts w:asciiTheme="minorHAnsi" w:hAnsiTheme="minorHAnsi" w:cstheme="minorHAnsi"/>
          <w:sz w:val="22"/>
          <w:szCs w:val="22"/>
        </w:rPr>
      </w:pPr>
    </w:p>
    <w:p w14:paraId="41648C43" w14:textId="77777777" w:rsidR="004B3223" w:rsidRDefault="004B3223" w:rsidP="00145AC7">
      <w:pPr>
        <w:numPr>
          <w:ilvl w:val="0"/>
          <w:numId w:val="162"/>
        </w:numPr>
        <w:rPr>
          <w:rFonts w:asciiTheme="minorHAnsi" w:hAnsiTheme="minorHAnsi" w:cstheme="minorHAnsi"/>
          <w:color w:val="111111"/>
          <w:sz w:val="22"/>
          <w:szCs w:val="22"/>
        </w:rPr>
      </w:pPr>
      <w:r w:rsidRPr="00B44F96">
        <w:rPr>
          <w:rFonts w:asciiTheme="minorHAnsi" w:hAnsiTheme="minorHAnsi" w:cstheme="minorHAnsi"/>
          <w:b/>
          <w:bCs/>
          <w:color w:val="111111"/>
          <w:sz w:val="22"/>
          <w:szCs w:val="22"/>
        </w:rPr>
        <w:t>Import necessary libraries</w:t>
      </w:r>
      <w:r w:rsidRPr="00B44F96">
        <w:rPr>
          <w:rFonts w:asciiTheme="minorHAnsi" w:hAnsiTheme="minorHAnsi" w:cstheme="minorHAnsi"/>
          <w:color w:val="111111"/>
          <w:sz w:val="22"/>
          <w:szCs w:val="22"/>
        </w:rPr>
        <w:t>: The code begins by importing the necessary libraries. These include pandas for data manipulation</w:t>
      </w:r>
      <w:r>
        <w:rPr>
          <w:rFonts w:asciiTheme="minorHAnsi" w:hAnsiTheme="minorHAnsi" w:cstheme="minorHAnsi"/>
          <w:color w:val="111111"/>
          <w:sz w:val="22"/>
          <w:szCs w:val="22"/>
        </w:rPr>
        <w:t xml:space="preserve"> and</w:t>
      </w:r>
      <w:r w:rsidRPr="00B44F96">
        <w:rPr>
          <w:rFonts w:asciiTheme="minorHAnsi" w:hAnsiTheme="minorHAnsi" w:cstheme="minorHAnsi"/>
          <w:color w:val="111111"/>
          <w:sz w:val="22"/>
          <w:szCs w:val="22"/>
        </w:rPr>
        <w:t xml:space="preserve"> </w:t>
      </w:r>
      <w:proofErr w:type="spellStart"/>
      <w:r w:rsidRPr="00B44F96">
        <w:rPr>
          <w:rFonts w:asciiTheme="minorHAnsi" w:hAnsiTheme="minorHAnsi" w:cstheme="minorHAnsi"/>
          <w:color w:val="111111"/>
          <w:sz w:val="22"/>
          <w:szCs w:val="22"/>
        </w:rPr>
        <w:t>sklearn</w:t>
      </w:r>
      <w:proofErr w:type="spellEnd"/>
      <w:r w:rsidRPr="00B44F96">
        <w:rPr>
          <w:rFonts w:asciiTheme="minorHAnsi" w:hAnsiTheme="minorHAnsi" w:cstheme="minorHAnsi"/>
          <w:color w:val="111111"/>
          <w:sz w:val="22"/>
          <w:szCs w:val="22"/>
        </w:rPr>
        <w:t xml:space="preserve"> </w:t>
      </w:r>
      <w:r>
        <w:rPr>
          <w:rFonts w:asciiTheme="minorHAnsi" w:hAnsiTheme="minorHAnsi" w:cstheme="minorHAnsi"/>
          <w:color w:val="111111"/>
          <w:sz w:val="22"/>
          <w:szCs w:val="22"/>
        </w:rPr>
        <w:t xml:space="preserve">or caret </w:t>
      </w:r>
      <w:r w:rsidRPr="00B44F96">
        <w:rPr>
          <w:rFonts w:asciiTheme="minorHAnsi" w:hAnsiTheme="minorHAnsi" w:cstheme="minorHAnsi"/>
          <w:color w:val="111111"/>
          <w:sz w:val="22"/>
          <w:szCs w:val="22"/>
        </w:rPr>
        <w:t>for machine learning.</w:t>
      </w:r>
      <w:r>
        <w:rPr>
          <w:rFonts w:asciiTheme="minorHAnsi" w:hAnsiTheme="minorHAnsi" w:cstheme="minorHAnsi"/>
          <w:color w:val="111111"/>
          <w:sz w:val="22"/>
          <w:szCs w:val="22"/>
        </w:rPr>
        <w:t xml:space="preserve">  SAS does not require loading additional libraries.</w:t>
      </w:r>
    </w:p>
    <w:p w14:paraId="4965B769" w14:textId="77777777" w:rsidR="004B3223" w:rsidRPr="00B44F96" w:rsidRDefault="004B3223" w:rsidP="004B3223">
      <w:pPr>
        <w:ind w:left="720"/>
        <w:rPr>
          <w:rFonts w:asciiTheme="minorHAnsi" w:hAnsiTheme="minorHAnsi" w:cstheme="minorHAnsi"/>
          <w:color w:val="111111"/>
          <w:sz w:val="22"/>
          <w:szCs w:val="22"/>
        </w:rPr>
      </w:pPr>
    </w:p>
    <w:p w14:paraId="5E3A2583" w14:textId="77777777" w:rsidR="004B3223" w:rsidRDefault="004B3223" w:rsidP="00145AC7">
      <w:pPr>
        <w:numPr>
          <w:ilvl w:val="0"/>
          <w:numId w:val="162"/>
        </w:numPr>
        <w:rPr>
          <w:rFonts w:asciiTheme="minorHAnsi" w:hAnsiTheme="minorHAnsi" w:cstheme="minorHAnsi"/>
          <w:color w:val="111111"/>
          <w:sz w:val="22"/>
          <w:szCs w:val="22"/>
        </w:rPr>
      </w:pPr>
      <w:r w:rsidRPr="00B44F96">
        <w:rPr>
          <w:rFonts w:asciiTheme="minorHAnsi" w:hAnsiTheme="minorHAnsi" w:cstheme="minorHAnsi"/>
          <w:b/>
          <w:bCs/>
          <w:color w:val="111111"/>
          <w:sz w:val="22"/>
          <w:szCs w:val="22"/>
        </w:rPr>
        <w:t>Define performance metrics function</w:t>
      </w:r>
      <w:r w:rsidRPr="00B44F96">
        <w:rPr>
          <w:rFonts w:asciiTheme="minorHAnsi" w:hAnsiTheme="minorHAnsi" w:cstheme="minorHAnsi"/>
          <w:color w:val="111111"/>
          <w:sz w:val="22"/>
          <w:szCs w:val="22"/>
        </w:rPr>
        <w:t xml:space="preserve">: A function is defined to calculate and print the </w:t>
      </w:r>
      <w:r>
        <w:rPr>
          <w:rFonts w:asciiTheme="minorHAnsi" w:hAnsiTheme="minorHAnsi" w:cstheme="minorHAnsi"/>
          <w:color w:val="111111"/>
          <w:sz w:val="22"/>
          <w:szCs w:val="22"/>
        </w:rPr>
        <w:t>model's performance metrics</w:t>
      </w:r>
      <w:r w:rsidRPr="00B44F96">
        <w:rPr>
          <w:rFonts w:asciiTheme="minorHAnsi" w:hAnsiTheme="minorHAnsi" w:cstheme="minorHAnsi"/>
          <w:color w:val="111111"/>
          <w:sz w:val="22"/>
          <w:szCs w:val="22"/>
        </w:rPr>
        <w:t>. These metrics include a classification report, confusion matrix, and ROC AUC score.</w:t>
      </w:r>
    </w:p>
    <w:p w14:paraId="77BE01C8" w14:textId="77777777" w:rsidR="004B3223" w:rsidRPr="00B44F96" w:rsidRDefault="004B3223" w:rsidP="004B3223">
      <w:pPr>
        <w:rPr>
          <w:rFonts w:asciiTheme="minorHAnsi" w:hAnsiTheme="minorHAnsi" w:cstheme="minorHAnsi"/>
          <w:color w:val="111111"/>
          <w:sz w:val="22"/>
          <w:szCs w:val="22"/>
        </w:rPr>
      </w:pPr>
    </w:p>
    <w:p w14:paraId="4F5744C6" w14:textId="77777777" w:rsidR="004B3223" w:rsidRDefault="004B3223" w:rsidP="00145AC7">
      <w:pPr>
        <w:numPr>
          <w:ilvl w:val="0"/>
          <w:numId w:val="162"/>
        </w:numPr>
        <w:rPr>
          <w:rFonts w:asciiTheme="minorHAnsi" w:hAnsiTheme="minorHAnsi" w:cstheme="minorHAnsi"/>
          <w:color w:val="111111"/>
          <w:sz w:val="22"/>
          <w:szCs w:val="22"/>
        </w:rPr>
      </w:pPr>
      <w:r w:rsidRPr="00B44F96">
        <w:rPr>
          <w:rFonts w:asciiTheme="minorHAnsi" w:hAnsiTheme="minorHAnsi" w:cstheme="minorHAnsi"/>
          <w:b/>
          <w:bCs/>
          <w:color w:val="111111"/>
          <w:sz w:val="22"/>
          <w:szCs w:val="22"/>
        </w:rPr>
        <w:t>Load the data</w:t>
      </w:r>
      <w:r w:rsidRPr="00B44F96">
        <w:rPr>
          <w:rFonts w:asciiTheme="minorHAnsi" w:hAnsiTheme="minorHAnsi" w:cstheme="minorHAnsi"/>
          <w:color w:val="111111"/>
          <w:sz w:val="22"/>
          <w:szCs w:val="22"/>
        </w:rPr>
        <w:t>: The training and OOT datasets are loaded from CSV files.</w:t>
      </w:r>
    </w:p>
    <w:p w14:paraId="61F64827" w14:textId="77777777" w:rsidR="004B3223" w:rsidRDefault="004B3223" w:rsidP="004B3223">
      <w:pPr>
        <w:pStyle w:val="ListParagraph"/>
        <w:rPr>
          <w:rFonts w:asciiTheme="minorHAnsi" w:hAnsiTheme="minorHAnsi" w:cstheme="minorHAnsi"/>
          <w:color w:val="111111"/>
          <w:sz w:val="22"/>
          <w:szCs w:val="22"/>
        </w:rPr>
      </w:pPr>
    </w:p>
    <w:p w14:paraId="403AF368" w14:textId="77777777" w:rsidR="004B3223" w:rsidRDefault="004B3223" w:rsidP="00145AC7">
      <w:pPr>
        <w:numPr>
          <w:ilvl w:val="0"/>
          <w:numId w:val="162"/>
        </w:numPr>
        <w:rPr>
          <w:rFonts w:asciiTheme="minorHAnsi" w:hAnsiTheme="minorHAnsi" w:cstheme="minorHAnsi"/>
          <w:color w:val="111111"/>
          <w:sz w:val="22"/>
          <w:szCs w:val="22"/>
        </w:rPr>
      </w:pPr>
      <w:r w:rsidRPr="00D12D2B">
        <w:rPr>
          <w:rFonts w:asciiTheme="minorHAnsi" w:hAnsiTheme="minorHAnsi" w:cstheme="minorHAnsi"/>
          <w:b/>
          <w:bCs/>
          <w:color w:val="111111"/>
          <w:sz w:val="22"/>
          <w:szCs w:val="22"/>
        </w:rPr>
        <w:t>Calculate VIF</w:t>
      </w:r>
      <w:r>
        <w:rPr>
          <w:rFonts w:asciiTheme="minorHAnsi" w:hAnsiTheme="minorHAnsi" w:cstheme="minorHAnsi"/>
          <w:color w:val="111111"/>
          <w:sz w:val="22"/>
          <w:szCs w:val="22"/>
        </w:rPr>
        <w:t>: Remove highly correlated variables through VIF analysis.</w:t>
      </w:r>
    </w:p>
    <w:p w14:paraId="3098C48F" w14:textId="77777777" w:rsidR="004B3223" w:rsidRDefault="004B3223" w:rsidP="004B3223">
      <w:pPr>
        <w:pStyle w:val="ListParagraph"/>
        <w:rPr>
          <w:rFonts w:asciiTheme="minorHAnsi" w:hAnsiTheme="minorHAnsi" w:cstheme="minorHAnsi"/>
          <w:color w:val="111111"/>
          <w:sz w:val="22"/>
          <w:szCs w:val="22"/>
        </w:rPr>
      </w:pPr>
    </w:p>
    <w:p w14:paraId="6FB96B60" w14:textId="77777777" w:rsidR="004B3223" w:rsidRDefault="004B3223" w:rsidP="00145AC7">
      <w:pPr>
        <w:numPr>
          <w:ilvl w:val="0"/>
          <w:numId w:val="162"/>
        </w:numPr>
        <w:rPr>
          <w:rFonts w:asciiTheme="minorHAnsi" w:hAnsiTheme="minorHAnsi" w:cstheme="minorHAnsi"/>
          <w:color w:val="111111"/>
          <w:sz w:val="22"/>
          <w:szCs w:val="22"/>
        </w:rPr>
      </w:pPr>
      <w:r w:rsidRPr="00D12D2B">
        <w:rPr>
          <w:rFonts w:asciiTheme="minorHAnsi" w:hAnsiTheme="minorHAnsi" w:cstheme="minorHAnsi"/>
          <w:b/>
          <w:bCs/>
          <w:color w:val="111111"/>
          <w:sz w:val="22"/>
          <w:szCs w:val="22"/>
        </w:rPr>
        <w:t xml:space="preserve">Avoid </w:t>
      </w:r>
      <w:r>
        <w:rPr>
          <w:rFonts w:asciiTheme="minorHAnsi" w:hAnsiTheme="minorHAnsi" w:cstheme="minorHAnsi"/>
          <w:b/>
          <w:bCs/>
          <w:color w:val="111111"/>
          <w:sz w:val="22"/>
          <w:szCs w:val="22"/>
        </w:rPr>
        <w:t xml:space="preserve">the Dummy Variable Trap: </w:t>
      </w:r>
      <w:r w:rsidRPr="00121537">
        <w:rPr>
          <w:rFonts w:asciiTheme="minorHAnsi" w:hAnsiTheme="minorHAnsi" w:cstheme="minorHAnsi"/>
          <w:color w:val="111111"/>
          <w:sz w:val="22"/>
          <w:szCs w:val="22"/>
        </w:rPr>
        <w:t>To avoid the dummy variable trap, leave one dummy variable out of each categorical level.</w:t>
      </w:r>
    </w:p>
    <w:p w14:paraId="37594261" w14:textId="77777777" w:rsidR="004B3223" w:rsidRPr="00B44F96" w:rsidRDefault="004B3223" w:rsidP="004B3223">
      <w:pPr>
        <w:rPr>
          <w:rFonts w:asciiTheme="minorHAnsi" w:hAnsiTheme="minorHAnsi" w:cstheme="minorHAnsi"/>
          <w:color w:val="111111"/>
          <w:sz w:val="22"/>
          <w:szCs w:val="22"/>
        </w:rPr>
      </w:pPr>
    </w:p>
    <w:p w14:paraId="76544A7E" w14:textId="77777777" w:rsidR="004B3223" w:rsidRDefault="004B3223" w:rsidP="00145AC7">
      <w:pPr>
        <w:numPr>
          <w:ilvl w:val="0"/>
          <w:numId w:val="162"/>
        </w:numPr>
        <w:rPr>
          <w:rFonts w:asciiTheme="minorHAnsi" w:hAnsiTheme="minorHAnsi" w:cstheme="minorHAnsi"/>
          <w:color w:val="111111"/>
          <w:sz w:val="22"/>
          <w:szCs w:val="22"/>
        </w:rPr>
      </w:pPr>
      <w:r w:rsidRPr="00B44F96">
        <w:rPr>
          <w:rFonts w:asciiTheme="minorHAnsi" w:hAnsiTheme="minorHAnsi" w:cstheme="minorHAnsi"/>
          <w:b/>
          <w:bCs/>
          <w:color w:val="111111"/>
          <w:sz w:val="22"/>
          <w:szCs w:val="22"/>
        </w:rPr>
        <w:lastRenderedPageBreak/>
        <w:t>Define predictors</w:t>
      </w:r>
      <w:r w:rsidRPr="00B44F96">
        <w:rPr>
          <w:rFonts w:asciiTheme="minorHAnsi" w:hAnsiTheme="minorHAnsi" w:cstheme="minorHAnsi"/>
          <w:color w:val="111111"/>
          <w:sz w:val="22"/>
          <w:szCs w:val="22"/>
        </w:rPr>
        <w:t>: The predictors for the model are defined as all columns in the training dataset except for the target variable ‘bad’.</w:t>
      </w:r>
    </w:p>
    <w:p w14:paraId="1ABABA03" w14:textId="77777777" w:rsidR="004B3223" w:rsidRPr="00B44F96" w:rsidRDefault="004B3223" w:rsidP="004B3223">
      <w:pPr>
        <w:rPr>
          <w:rFonts w:asciiTheme="minorHAnsi" w:hAnsiTheme="minorHAnsi" w:cstheme="minorHAnsi"/>
          <w:color w:val="111111"/>
          <w:sz w:val="22"/>
          <w:szCs w:val="22"/>
        </w:rPr>
      </w:pPr>
    </w:p>
    <w:p w14:paraId="087ED0D9" w14:textId="77777777" w:rsidR="004B3223" w:rsidRDefault="004B3223" w:rsidP="00145AC7">
      <w:pPr>
        <w:numPr>
          <w:ilvl w:val="0"/>
          <w:numId w:val="162"/>
        </w:numPr>
        <w:rPr>
          <w:rFonts w:asciiTheme="minorHAnsi" w:hAnsiTheme="minorHAnsi" w:cstheme="minorHAnsi"/>
          <w:color w:val="111111"/>
          <w:sz w:val="22"/>
          <w:szCs w:val="22"/>
        </w:rPr>
      </w:pPr>
      <w:r w:rsidRPr="00B44F96">
        <w:rPr>
          <w:rFonts w:asciiTheme="minorHAnsi" w:hAnsiTheme="minorHAnsi" w:cstheme="minorHAnsi"/>
          <w:b/>
          <w:bCs/>
          <w:color w:val="111111"/>
          <w:sz w:val="22"/>
          <w:szCs w:val="22"/>
        </w:rPr>
        <w:t>Split the data</w:t>
      </w:r>
      <w:r w:rsidRPr="00B44F96">
        <w:rPr>
          <w:rFonts w:asciiTheme="minorHAnsi" w:hAnsiTheme="minorHAnsi" w:cstheme="minorHAnsi"/>
          <w:color w:val="111111"/>
          <w:sz w:val="22"/>
          <w:szCs w:val="22"/>
        </w:rPr>
        <w:t>: The training data is split into training and validation sets using stratified sampling.</w:t>
      </w:r>
    </w:p>
    <w:p w14:paraId="041EBA73" w14:textId="77777777" w:rsidR="004B3223" w:rsidRDefault="004B3223" w:rsidP="004B3223">
      <w:pPr>
        <w:pStyle w:val="ListParagraph"/>
        <w:rPr>
          <w:rFonts w:asciiTheme="minorHAnsi" w:hAnsiTheme="minorHAnsi" w:cstheme="minorHAnsi"/>
          <w:color w:val="111111"/>
          <w:sz w:val="22"/>
          <w:szCs w:val="22"/>
        </w:rPr>
      </w:pPr>
    </w:p>
    <w:p w14:paraId="29E3884C" w14:textId="77777777" w:rsidR="004B3223" w:rsidRDefault="004B3223" w:rsidP="00145AC7">
      <w:pPr>
        <w:numPr>
          <w:ilvl w:val="0"/>
          <w:numId w:val="162"/>
        </w:numPr>
        <w:rPr>
          <w:rFonts w:asciiTheme="minorHAnsi" w:hAnsiTheme="minorHAnsi" w:cstheme="minorHAnsi"/>
          <w:color w:val="111111"/>
          <w:sz w:val="22"/>
          <w:szCs w:val="22"/>
        </w:rPr>
      </w:pPr>
      <w:r w:rsidRPr="008D552F">
        <w:rPr>
          <w:rFonts w:asciiTheme="minorHAnsi" w:hAnsiTheme="minorHAnsi" w:cstheme="minorHAnsi"/>
          <w:b/>
          <w:bCs/>
          <w:color w:val="111111"/>
          <w:sz w:val="22"/>
          <w:szCs w:val="22"/>
        </w:rPr>
        <w:t>Balance the data:</w:t>
      </w:r>
      <w:r>
        <w:rPr>
          <w:rFonts w:asciiTheme="minorHAnsi" w:hAnsiTheme="minorHAnsi" w:cstheme="minorHAnsi"/>
          <w:color w:val="111111"/>
          <w:sz w:val="22"/>
          <w:szCs w:val="22"/>
        </w:rPr>
        <w:t xml:space="preserve"> Undersample the positive class to create a balanced training dataset.</w:t>
      </w:r>
    </w:p>
    <w:p w14:paraId="18F0A022" w14:textId="77777777" w:rsidR="004B3223" w:rsidRPr="00B202F3" w:rsidRDefault="004B3223" w:rsidP="004B3223">
      <w:pPr>
        <w:rPr>
          <w:rFonts w:asciiTheme="minorHAnsi" w:hAnsiTheme="minorHAnsi" w:cstheme="minorHAnsi"/>
          <w:sz w:val="22"/>
          <w:szCs w:val="22"/>
        </w:rPr>
      </w:pPr>
    </w:p>
    <w:p w14:paraId="623BE7A1" w14:textId="77777777" w:rsidR="004B3223" w:rsidRDefault="004B3223" w:rsidP="00145AC7">
      <w:pPr>
        <w:pStyle w:val="ListParagraph"/>
        <w:numPr>
          <w:ilvl w:val="1"/>
          <w:numId w:val="126"/>
        </w:numPr>
        <w:ind w:left="720"/>
        <w:rPr>
          <w:rFonts w:asciiTheme="minorHAnsi" w:hAnsiTheme="minorHAnsi" w:cstheme="minorHAnsi"/>
          <w:sz w:val="22"/>
          <w:szCs w:val="22"/>
        </w:rPr>
      </w:pPr>
      <w:r w:rsidRPr="00B202F3">
        <w:rPr>
          <w:rFonts w:asciiTheme="minorHAnsi" w:hAnsiTheme="minorHAnsi" w:cstheme="minorHAnsi"/>
          <w:b/>
          <w:bCs/>
          <w:sz w:val="22"/>
          <w:szCs w:val="22"/>
        </w:rPr>
        <w:t>Standardization:</w:t>
      </w:r>
      <w:r w:rsidRPr="00B202F3">
        <w:rPr>
          <w:rFonts w:asciiTheme="minorHAnsi" w:hAnsiTheme="minorHAnsi" w:cstheme="minorHAnsi"/>
          <w:sz w:val="22"/>
          <w:szCs w:val="22"/>
        </w:rPr>
        <w:t xml:space="preserve"> </w:t>
      </w:r>
      <w:r>
        <w:rPr>
          <w:rFonts w:asciiTheme="minorHAnsi" w:hAnsiTheme="minorHAnsi" w:cstheme="minorHAnsi"/>
          <w:sz w:val="22"/>
          <w:szCs w:val="22"/>
        </w:rPr>
        <w:t>S</w:t>
      </w:r>
      <w:r w:rsidRPr="00B202F3">
        <w:rPr>
          <w:rFonts w:asciiTheme="minorHAnsi" w:hAnsiTheme="minorHAnsi" w:cstheme="minorHAnsi"/>
          <w:sz w:val="22"/>
          <w:szCs w:val="22"/>
        </w:rPr>
        <w:t>tandardize the training</w:t>
      </w:r>
      <w:r>
        <w:rPr>
          <w:rFonts w:asciiTheme="minorHAnsi" w:hAnsiTheme="minorHAnsi" w:cstheme="minorHAnsi"/>
          <w:sz w:val="22"/>
          <w:szCs w:val="22"/>
        </w:rPr>
        <w:t>,</w:t>
      </w:r>
      <w:r w:rsidRPr="00B202F3">
        <w:rPr>
          <w:rFonts w:asciiTheme="minorHAnsi" w:hAnsiTheme="minorHAnsi" w:cstheme="minorHAnsi"/>
          <w:sz w:val="22"/>
          <w:szCs w:val="22"/>
        </w:rPr>
        <w:t xml:space="preserve"> validation</w:t>
      </w:r>
      <w:r>
        <w:rPr>
          <w:rFonts w:asciiTheme="minorHAnsi" w:hAnsiTheme="minorHAnsi" w:cstheme="minorHAnsi"/>
          <w:sz w:val="22"/>
          <w:szCs w:val="22"/>
        </w:rPr>
        <w:t>,</w:t>
      </w:r>
      <w:r w:rsidRPr="00B202F3">
        <w:rPr>
          <w:rFonts w:asciiTheme="minorHAnsi" w:hAnsiTheme="minorHAnsi" w:cstheme="minorHAnsi"/>
          <w:sz w:val="22"/>
          <w:szCs w:val="22"/>
        </w:rPr>
        <w:t xml:space="preserve"> </w:t>
      </w:r>
      <w:r>
        <w:rPr>
          <w:rFonts w:asciiTheme="minorHAnsi" w:hAnsiTheme="minorHAnsi" w:cstheme="minorHAnsi"/>
          <w:sz w:val="22"/>
          <w:szCs w:val="22"/>
        </w:rPr>
        <w:t xml:space="preserve">and OOT </w:t>
      </w:r>
      <w:r w:rsidRPr="00B202F3">
        <w:rPr>
          <w:rFonts w:asciiTheme="minorHAnsi" w:hAnsiTheme="minorHAnsi" w:cstheme="minorHAnsi"/>
          <w:sz w:val="22"/>
          <w:szCs w:val="22"/>
        </w:rPr>
        <w:t xml:space="preserve">data using `StandardScaler`. This is important for neural networks to ensure that features have similar scales. </w:t>
      </w:r>
    </w:p>
    <w:p w14:paraId="2F31FCEE" w14:textId="77777777" w:rsidR="004B3223" w:rsidRPr="00B202F3" w:rsidRDefault="004B3223" w:rsidP="004B3223">
      <w:pPr>
        <w:rPr>
          <w:rFonts w:asciiTheme="minorHAnsi" w:hAnsiTheme="minorHAnsi" w:cstheme="minorHAnsi"/>
          <w:sz w:val="22"/>
          <w:szCs w:val="22"/>
        </w:rPr>
      </w:pPr>
    </w:p>
    <w:p w14:paraId="2BC11074" w14:textId="77777777" w:rsidR="004B3223" w:rsidRDefault="004B3223" w:rsidP="00145AC7">
      <w:pPr>
        <w:pStyle w:val="ListParagraph"/>
        <w:numPr>
          <w:ilvl w:val="1"/>
          <w:numId w:val="126"/>
        </w:numPr>
        <w:ind w:left="720"/>
        <w:rPr>
          <w:rFonts w:asciiTheme="minorHAnsi" w:hAnsiTheme="minorHAnsi" w:cstheme="minorHAnsi"/>
          <w:sz w:val="22"/>
          <w:szCs w:val="22"/>
        </w:rPr>
      </w:pPr>
      <w:r w:rsidRPr="00B202F3">
        <w:rPr>
          <w:rFonts w:asciiTheme="minorHAnsi" w:hAnsiTheme="minorHAnsi" w:cstheme="minorHAnsi"/>
          <w:b/>
          <w:bCs/>
          <w:sz w:val="22"/>
          <w:szCs w:val="22"/>
        </w:rPr>
        <w:t>Building the Neural Network Model:</w:t>
      </w:r>
      <w:r w:rsidRPr="00B202F3">
        <w:rPr>
          <w:rFonts w:asciiTheme="minorHAnsi" w:hAnsiTheme="minorHAnsi" w:cstheme="minorHAnsi"/>
          <w:sz w:val="22"/>
          <w:szCs w:val="22"/>
        </w:rPr>
        <w:t xml:space="preserve"> </w:t>
      </w:r>
      <w:r>
        <w:rPr>
          <w:rFonts w:asciiTheme="minorHAnsi" w:hAnsiTheme="minorHAnsi" w:cstheme="minorHAnsi"/>
          <w:sz w:val="22"/>
          <w:szCs w:val="22"/>
        </w:rPr>
        <w:t>C</w:t>
      </w:r>
      <w:r w:rsidRPr="00B202F3">
        <w:rPr>
          <w:rFonts w:asciiTheme="minorHAnsi" w:hAnsiTheme="minorHAnsi" w:cstheme="minorHAnsi"/>
          <w:sz w:val="22"/>
          <w:szCs w:val="22"/>
        </w:rPr>
        <w:t xml:space="preserve">reate an </w:t>
      </w:r>
      <w:proofErr w:type="spellStart"/>
      <w:r w:rsidRPr="00B202F3">
        <w:rPr>
          <w:rFonts w:asciiTheme="minorHAnsi" w:hAnsiTheme="minorHAnsi" w:cstheme="minorHAnsi"/>
          <w:sz w:val="22"/>
          <w:szCs w:val="22"/>
        </w:rPr>
        <w:t>MLPClassifier</w:t>
      </w:r>
      <w:proofErr w:type="spellEnd"/>
      <w:r w:rsidRPr="00B202F3">
        <w:rPr>
          <w:rFonts w:asciiTheme="minorHAnsi" w:hAnsiTheme="minorHAnsi" w:cstheme="minorHAnsi"/>
          <w:sz w:val="22"/>
          <w:szCs w:val="22"/>
        </w:rPr>
        <w:t xml:space="preserve"> (Multi-layer Perceptron) model, which is a type of neural network.  </w:t>
      </w:r>
    </w:p>
    <w:p w14:paraId="28A0EB63" w14:textId="77777777" w:rsidR="004B3223" w:rsidRPr="00B202F3" w:rsidRDefault="004B3223" w:rsidP="004B3223">
      <w:pPr>
        <w:rPr>
          <w:rFonts w:asciiTheme="minorHAnsi" w:hAnsiTheme="minorHAnsi" w:cstheme="minorHAnsi"/>
          <w:sz w:val="22"/>
          <w:szCs w:val="22"/>
        </w:rPr>
      </w:pPr>
    </w:p>
    <w:p w14:paraId="4073061D" w14:textId="77777777" w:rsidR="004B3223" w:rsidRDefault="004B3223" w:rsidP="00145AC7">
      <w:pPr>
        <w:pStyle w:val="ListParagraph"/>
        <w:numPr>
          <w:ilvl w:val="1"/>
          <w:numId w:val="126"/>
        </w:numPr>
        <w:ind w:left="720"/>
        <w:rPr>
          <w:rFonts w:asciiTheme="minorHAnsi" w:hAnsiTheme="minorHAnsi" w:cstheme="minorHAnsi"/>
          <w:sz w:val="22"/>
          <w:szCs w:val="22"/>
        </w:rPr>
      </w:pPr>
      <w:r w:rsidRPr="00B202F3">
        <w:rPr>
          <w:rFonts w:asciiTheme="minorHAnsi" w:hAnsiTheme="minorHAnsi" w:cstheme="minorHAnsi"/>
          <w:b/>
          <w:bCs/>
          <w:sz w:val="22"/>
          <w:szCs w:val="22"/>
        </w:rPr>
        <w:t>Hyperparameter Tuning:</w:t>
      </w:r>
      <w:r w:rsidRPr="00B202F3">
        <w:rPr>
          <w:rFonts w:asciiTheme="minorHAnsi" w:hAnsiTheme="minorHAnsi" w:cstheme="minorHAnsi"/>
          <w:sz w:val="22"/>
          <w:szCs w:val="22"/>
        </w:rPr>
        <w:t xml:space="preserve"> </w:t>
      </w:r>
      <w:r>
        <w:rPr>
          <w:rFonts w:asciiTheme="minorHAnsi" w:hAnsiTheme="minorHAnsi" w:cstheme="minorHAnsi"/>
          <w:sz w:val="22"/>
          <w:szCs w:val="22"/>
        </w:rPr>
        <w:t>D</w:t>
      </w:r>
      <w:r w:rsidRPr="00B202F3">
        <w:rPr>
          <w:rFonts w:asciiTheme="minorHAnsi" w:hAnsiTheme="minorHAnsi" w:cstheme="minorHAnsi"/>
          <w:sz w:val="22"/>
          <w:szCs w:val="22"/>
        </w:rPr>
        <w:t>efine a grid of hyperparameters and use Grid</w:t>
      </w:r>
      <w:r>
        <w:rPr>
          <w:rFonts w:asciiTheme="minorHAnsi" w:hAnsiTheme="minorHAnsi" w:cstheme="minorHAnsi"/>
          <w:sz w:val="22"/>
          <w:szCs w:val="22"/>
        </w:rPr>
        <w:t xml:space="preserve"> </w:t>
      </w:r>
      <w:r w:rsidRPr="00B202F3">
        <w:rPr>
          <w:rFonts w:asciiTheme="minorHAnsi" w:hAnsiTheme="minorHAnsi" w:cstheme="minorHAnsi"/>
          <w:sz w:val="22"/>
          <w:szCs w:val="22"/>
        </w:rPr>
        <w:t xml:space="preserve">Search to find the best hyperparameters for the model. This is a crucial step to optimize the model's performance. </w:t>
      </w:r>
    </w:p>
    <w:p w14:paraId="17BE5583" w14:textId="77777777" w:rsidR="004B3223" w:rsidRPr="00B202F3" w:rsidRDefault="004B3223" w:rsidP="004B3223">
      <w:pPr>
        <w:rPr>
          <w:rFonts w:asciiTheme="minorHAnsi" w:hAnsiTheme="minorHAnsi" w:cstheme="minorHAnsi"/>
          <w:sz w:val="22"/>
          <w:szCs w:val="22"/>
        </w:rPr>
      </w:pPr>
    </w:p>
    <w:p w14:paraId="7BE3474C" w14:textId="77777777" w:rsidR="004B3223" w:rsidRDefault="004B3223" w:rsidP="00145AC7">
      <w:pPr>
        <w:pStyle w:val="ListParagraph"/>
        <w:numPr>
          <w:ilvl w:val="1"/>
          <w:numId w:val="126"/>
        </w:numPr>
        <w:ind w:left="720"/>
        <w:rPr>
          <w:rFonts w:asciiTheme="minorHAnsi" w:hAnsiTheme="minorHAnsi" w:cstheme="minorHAnsi"/>
          <w:sz w:val="22"/>
          <w:szCs w:val="22"/>
        </w:rPr>
      </w:pPr>
      <w:r w:rsidRPr="00B202F3">
        <w:rPr>
          <w:rFonts w:asciiTheme="minorHAnsi" w:hAnsiTheme="minorHAnsi" w:cstheme="minorHAnsi"/>
          <w:b/>
          <w:bCs/>
          <w:sz w:val="22"/>
          <w:szCs w:val="22"/>
        </w:rPr>
        <w:t>Model Evaluation:</w:t>
      </w:r>
      <w:r w:rsidRPr="00B202F3">
        <w:rPr>
          <w:rFonts w:asciiTheme="minorHAnsi" w:hAnsiTheme="minorHAnsi" w:cstheme="minorHAnsi"/>
          <w:sz w:val="22"/>
          <w:szCs w:val="22"/>
        </w:rPr>
        <w:t xml:space="preserve"> </w:t>
      </w:r>
      <w:r>
        <w:rPr>
          <w:rFonts w:asciiTheme="minorHAnsi" w:hAnsiTheme="minorHAnsi" w:cstheme="minorHAnsi"/>
          <w:sz w:val="22"/>
          <w:szCs w:val="22"/>
        </w:rPr>
        <w:t>E</w:t>
      </w:r>
      <w:r w:rsidRPr="00B202F3">
        <w:rPr>
          <w:rFonts w:asciiTheme="minorHAnsi" w:hAnsiTheme="minorHAnsi" w:cstheme="minorHAnsi"/>
          <w:sz w:val="22"/>
          <w:szCs w:val="22"/>
        </w:rPr>
        <w:t xml:space="preserve">valuate the model's performance on the OOT dataset using classification metrics and plot an ROC curve. This is essential for understanding how well the model generalizes to new data. </w:t>
      </w:r>
    </w:p>
    <w:p w14:paraId="59331E1A" w14:textId="77777777" w:rsidR="004B3223" w:rsidRPr="00B202F3" w:rsidRDefault="004B3223" w:rsidP="004B3223">
      <w:pPr>
        <w:rPr>
          <w:rFonts w:asciiTheme="minorHAnsi" w:hAnsiTheme="minorHAnsi" w:cstheme="minorHAnsi"/>
          <w:sz w:val="22"/>
          <w:szCs w:val="22"/>
        </w:rPr>
      </w:pPr>
    </w:p>
    <w:p w14:paraId="1916B014" w14:textId="77777777" w:rsidR="004B3223" w:rsidRDefault="004B3223" w:rsidP="00145AC7">
      <w:pPr>
        <w:pStyle w:val="ListParagraph"/>
        <w:numPr>
          <w:ilvl w:val="1"/>
          <w:numId w:val="126"/>
        </w:numPr>
        <w:ind w:left="720"/>
        <w:rPr>
          <w:rFonts w:asciiTheme="minorHAnsi" w:hAnsiTheme="minorHAnsi" w:cstheme="minorHAnsi"/>
          <w:sz w:val="22"/>
          <w:szCs w:val="22"/>
        </w:rPr>
      </w:pPr>
      <w:r w:rsidRPr="00B202F3">
        <w:rPr>
          <w:rFonts w:asciiTheme="minorHAnsi" w:hAnsiTheme="minorHAnsi" w:cstheme="minorHAnsi"/>
          <w:b/>
          <w:bCs/>
          <w:sz w:val="22"/>
          <w:szCs w:val="22"/>
        </w:rPr>
        <w:t>Printing Best Hyperparameters:</w:t>
      </w:r>
      <w:r w:rsidRPr="00B202F3">
        <w:rPr>
          <w:rFonts w:asciiTheme="minorHAnsi" w:hAnsiTheme="minorHAnsi" w:cstheme="minorHAnsi"/>
          <w:sz w:val="22"/>
          <w:szCs w:val="22"/>
        </w:rPr>
        <w:t xml:space="preserve"> </w:t>
      </w:r>
      <w:r>
        <w:rPr>
          <w:rFonts w:asciiTheme="minorHAnsi" w:hAnsiTheme="minorHAnsi" w:cstheme="minorHAnsi"/>
          <w:sz w:val="22"/>
          <w:szCs w:val="22"/>
        </w:rPr>
        <w:t>P</w:t>
      </w:r>
      <w:r w:rsidRPr="00B202F3">
        <w:rPr>
          <w:rFonts w:asciiTheme="minorHAnsi" w:hAnsiTheme="minorHAnsi" w:cstheme="minorHAnsi"/>
          <w:sz w:val="22"/>
          <w:szCs w:val="22"/>
        </w:rPr>
        <w:t xml:space="preserve">rint the best hyperparameters found during hyperparameter tuning. </w:t>
      </w:r>
    </w:p>
    <w:p w14:paraId="166DA092" w14:textId="77777777" w:rsidR="004B3223" w:rsidRPr="00121537" w:rsidRDefault="004B3223" w:rsidP="004B3223">
      <w:pPr>
        <w:pStyle w:val="ListParagraph"/>
        <w:rPr>
          <w:rFonts w:asciiTheme="minorHAnsi" w:hAnsiTheme="minorHAnsi" w:cstheme="minorHAnsi"/>
          <w:sz w:val="22"/>
          <w:szCs w:val="22"/>
        </w:rPr>
      </w:pPr>
    </w:p>
    <w:p w14:paraId="06B5C873" w14:textId="77777777" w:rsidR="004B3223" w:rsidRDefault="004B3223" w:rsidP="004B3223">
      <w:pPr>
        <w:pStyle w:val="ListParagraph"/>
        <w:rPr>
          <w:rFonts w:asciiTheme="minorHAnsi" w:hAnsiTheme="minorHAnsi" w:cstheme="minorHAnsi"/>
          <w:sz w:val="22"/>
          <w:szCs w:val="22"/>
        </w:rPr>
      </w:pPr>
    </w:p>
    <w:p w14:paraId="06D79B3A" w14:textId="77777777" w:rsidR="004B3223" w:rsidRDefault="004B3223" w:rsidP="004B3223">
      <w:pPr>
        <w:pStyle w:val="ListParagraph"/>
        <w:rPr>
          <w:rFonts w:asciiTheme="minorHAnsi" w:hAnsiTheme="minorHAnsi" w:cstheme="minorHAnsi"/>
          <w:sz w:val="22"/>
          <w:szCs w:val="22"/>
        </w:rPr>
      </w:pPr>
    </w:p>
    <w:p w14:paraId="186AC36F" w14:textId="77777777" w:rsidR="004B3223" w:rsidRDefault="004B3223" w:rsidP="004B3223">
      <w:pPr>
        <w:pStyle w:val="ListParagraph"/>
        <w:rPr>
          <w:rFonts w:asciiTheme="minorHAnsi" w:hAnsiTheme="minorHAnsi" w:cstheme="minorHAnsi"/>
          <w:sz w:val="22"/>
          <w:szCs w:val="22"/>
        </w:rPr>
      </w:pPr>
    </w:p>
    <w:p w14:paraId="52D8381D" w14:textId="77777777" w:rsidR="004B3223" w:rsidRDefault="004B3223" w:rsidP="004B3223">
      <w:pPr>
        <w:pStyle w:val="ListParagraph"/>
        <w:rPr>
          <w:rFonts w:asciiTheme="minorHAnsi" w:hAnsiTheme="minorHAnsi" w:cstheme="minorHAnsi"/>
          <w:sz w:val="22"/>
          <w:szCs w:val="22"/>
        </w:rPr>
      </w:pPr>
    </w:p>
    <w:p w14:paraId="4BED929E" w14:textId="77777777" w:rsidR="004B3223" w:rsidRDefault="004B3223" w:rsidP="004B3223">
      <w:pPr>
        <w:pStyle w:val="ListParagraph"/>
        <w:rPr>
          <w:rFonts w:asciiTheme="minorHAnsi" w:hAnsiTheme="minorHAnsi" w:cstheme="minorHAnsi"/>
          <w:sz w:val="22"/>
          <w:szCs w:val="22"/>
        </w:rPr>
      </w:pPr>
    </w:p>
    <w:p w14:paraId="741E8851" w14:textId="77777777" w:rsidR="004B3223" w:rsidRDefault="004B3223" w:rsidP="004B3223">
      <w:pPr>
        <w:pStyle w:val="ListParagraph"/>
        <w:rPr>
          <w:rFonts w:asciiTheme="minorHAnsi" w:hAnsiTheme="minorHAnsi" w:cstheme="minorHAnsi"/>
          <w:sz w:val="22"/>
          <w:szCs w:val="22"/>
        </w:rPr>
      </w:pPr>
    </w:p>
    <w:p w14:paraId="52609239" w14:textId="77777777" w:rsidR="004B3223" w:rsidRDefault="004B3223" w:rsidP="004B3223">
      <w:pPr>
        <w:pStyle w:val="ListParagraph"/>
        <w:rPr>
          <w:rFonts w:asciiTheme="minorHAnsi" w:hAnsiTheme="minorHAnsi" w:cstheme="minorHAnsi"/>
          <w:sz w:val="22"/>
          <w:szCs w:val="22"/>
        </w:rPr>
      </w:pPr>
    </w:p>
    <w:p w14:paraId="5DD665DA" w14:textId="77777777" w:rsidR="004B3223" w:rsidRDefault="004B3223" w:rsidP="004B3223">
      <w:pPr>
        <w:pStyle w:val="ListParagraph"/>
        <w:rPr>
          <w:rFonts w:asciiTheme="minorHAnsi" w:hAnsiTheme="minorHAnsi" w:cstheme="minorHAnsi"/>
          <w:sz w:val="22"/>
          <w:szCs w:val="22"/>
        </w:rPr>
      </w:pPr>
    </w:p>
    <w:p w14:paraId="050E5189" w14:textId="77777777" w:rsidR="004B3223" w:rsidRDefault="004B3223" w:rsidP="004B3223">
      <w:pPr>
        <w:pStyle w:val="ListParagraph"/>
        <w:rPr>
          <w:rFonts w:asciiTheme="minorHAnsi" w:hAnsiTheme="minorHAnsi" w:cstheme="minorHAnsi"/>
          <w:sz w:val="22"/>
          <w:szCs w:val="22"/>
        </w:rPr>
      </w:pPr>
    </w:p>
    <w:p w14:paraId="115AB97B" w14:textId="77777777" w:rsidR="004B3223" w:rsidRDefault="004B3223" w:rsidP="004B3223">
      <w:pPr>
        <w:pStyle w:val="ListParagraph"/>
        <w:rPr>
          <w:rFonts w:asciiTheme="minorHAnsi" w:hAnsiTheme="minorHAnsi" w:cstheme="minorHAnsi"/>
          <w:sz w:val="22"/>
          <w:szCs w:val="22"/>
        </w:rPr>
      </w:pPr>
    </w:p>
    <w:p w14:paraId="608A6CD0" w14:textId="77777777" w:rsidR="004B3223" w:rsidRDefault="004B3223" w:rsidP="004B3223">
      <w:pPr>
        <w:pStyle w:val="ListParagraph"/>
        <w:rPr>
          <w:rFonts w:asciiTheme="minorHAnsi" w:hAnsiTheme="minorHAnsi" w:cstheme="minorHAnsi"/>
          <w:sz w:val="22"/>
          <w:szCs w:val="22"/>
        </w:rPr>
      </w:pPr>
    </w:p>
    <w:p w14:paraId="56077FDD" w14:textId="77777777" w:rsidR="004B3223" w:rsidRDefault="004B3223" w:rsidP="004B3223">
      <w:pPr>
        <w:pStyle w:val="Heading1"/>
      </w:pPr>
      <w:bookmarkStart w:id="165" w:name="_Toc174889675"/>
      <w:r>
        <w:lastRenderedPageBreak/>
        <w:t>Chapter 7 Summary:  Predictive Modeling Part III – Advanced Techniques</w:t>
      </w:r>
      <w:bookmarkEnd w:id="165"/>
    </w:p>
    <w:p w14:paraId="78C13040" w14:textId="77777777" w:rsidR="004B3223" w:rsidRDefault="004B3223" w:rsidP="004B3223">
      <w:pPr>
        <w:pStyle w:val="ListParagraph"/>
        <w:rPr>
          <w:rFonts w:asciiTheme="minorHAnsi" w:hAnsiTheme="minorHAnsi" w:cstheme="minorHAnsi"/>
          <w:sz w:val="22"/>
          <w:szCs w:val="22"/>
        </w:rPr>
      </w:pPr>
    </w:p>
    <w:p w14:paraId="266507D4" w14:textId="77777777" w:rsidR="004B3223" w:rsidRPr="00B202F3" w:rsidRDefault="004B3223" w:rsidP="004B3223">
      <w:pPr>
        <w:pStyle w:val="ListParagraph"/>
        <w:rPr>
          <w:rFonts w:asciiTheme="minorHAnsi" w:hAnsiTheme="minorHAnsi" w:cstheme="minorHAnsi"/>
          <w:sz w:val="22"/>
          <w:szCs w:val="22"/>
        </w:rPr>
      </w:pPr>
    </w:p>
    <w:p w14:paraId="0CEA1E2B" w14:textId="77777777" w:rsidR="004B3223" w:rsidRPr="00E93ED3" w:rsidRDefault="004B3223" w:rsidP="004B3223">
      <w:pPr>
        <w:rPr>
          <w:rFonts w:asciiTheme="minorHAnsi" w:hAnsiTheme="minorHAnsi" w:cstheme="minorHAnsi"/>
          <w:b/>
          <w:bCs/>
          <w:color w:val="1F1F1F"/>
          <w:sz w:val="22"/>
          <w:szCs w:val="22"/>
        </w:rPr>
      </w:pPr>
      <w:r w:rsidRPr="00E93ED3">
        <w:rPr>
          <w:rFonts w:asciiTheme="minorHAnsi" w:hAnsiTheme="minorHAnsi" w:cstheme="minorHAnsi"/>
          <w:b/>
          <w:bCs/>
          <w:color w:val="1F1F1F"/>
          <w:sz w:val="22"/>
          <w:szCs w:val="22"/>
        </w:rPr>
        <w:t>1. Introduction to Advanced Predictive Modeling Techniques</w:t>
      </w:r>
    </w:p>
    <w:p w14:paraId="0C941C69" w14:textId="77777777" w:rsidR="004B3223" w:rsidRPr="009A644F" w:rsidRDefault="004B3223" w:rsidP="004B3223">
      <w:pPr>
        <w:ind w:left="720"/>
        <w:rPr>
          <w:rFonts w:asciiTheme="minorHAnsi" w:hAnsiTheme="minorHAnsi" w:cstheme="minorHAnsi"/>
          <w:color w:val="1F1F1F"/>
          <w:sz w:val="22"/>
          <w:szCs w:val="22"/>
        </w:rPr>
      </w:pPr>
    </w:p>
    <w:p w14:paraId="291291E2" w14:textId="77777777" w:rsidR="004B3223" w:rsidRDefault="004B3223" w:rsidP="00145AC7">
      <w:pPr>
        <w:numPr>
          <w:ilvl w:val="0"/>
          <w:numId w:val="163"/>
        </w:numPr>
        <w:rPr>
          <w:rFonts w:asciiTheme="minorHAnsi" w:hAnsiTheme="minorHAnsi" w:cstheme="minorHAnsi"/>
          <w:color w:val="1F1F1F"/>
          <w:sz w:val="22"/>
          <w:szCs w:val="22"/>
        </w:rPr>
      </w:pPr>
      <w:r w:rsidRPr="00E93ED3">
        <w:rPr>
          <w:rFonts w:asciiTheme="minorHAnsi" w:hAnsiTheme="minorHAnsi" w:cstheme="minorHAnsi"/>
          <w:b/>
          <w:bCs/>
          <w:color w:val="1F1F1F"/>
          <w:sz w:val="22"/>
          <w:szCs w:val="22"/>
        </w:rPr>
        <w:t>Overview</w:t>
      </w:r>
      <w:r w:rsidRPr="00E93ED3">
        <w:rPr>
          <w:rFonts w:asciiTheme="minorHAnsi" w:hAnsiTheme="minorHAnsi" w:cstheme="minorHAnsi"/>
          <w:color w:val="1F1F1F"/>
          <w:sz w:val="22"/>
          <w:szCs w:val="22"/>
        </w:rPr>
        <w:t>: This chapter explores two advanced predictive modeling techniques: Support Vector Machines (SVM) and Neural Networks. Both of these algorithms offer unique approaches to solving complex problems that go beyond traditional methods, such as decision trees or logistic regression.</w:t>
      </w:r>
    </w:p>
    <w:p w14:paraId="4873453F" w14:textId="77777777" w:rsidR="004B3223" w:rsidRPr="00E93ED3" w:rsidRDefault="004B3223" w:rsidP="004B3223">
      <w:pPr>
        <w:ind w:left="720"/>
        <w:rPr>
          <w:rFonts w:asciiTheme="minorHAnsi" w:hAnsiTheme="minorHAnsi" w:cstheme="minorHAnsi"/>
          <w:color w:val="1F1F1F"/>
          <w:sz w:val="22"/>
          <w:szCs w:val="22"/>
        </w:rPr>
      </w:pPr>
    </w:p>
    <w:p w14:paraId="093459EE" w14:textId="77777777" w:rsidR="004B3223" w:rsidRPr="00E93ED3" w:rsidRDefault="004B3223" w:rsidP="004B3223">
      <w:pPr>
        <w:rPr>
          <w:rFonts w:asciiTheme="minorHAnsi" w:hAnsiTheme="minorHAnsi" w:cstheme="minorHAnsi"/>
          <w:b/>
          <w:bCs/>
          <w:color w:val="1F1F1F"/>
          <w:sz w:val="22"/>
          <w:szCs w:val="22"/>
        </w:rPr>
      </w:pPr>
      <w:r w:rsidRPr="00E93ED3">
        <w:rPr>
          <w:rFonts w:asciiTheme="minorHAnsi" w:hAnsiTheme="minorHAnsi" w:cstheme="minorHAnsi"/>
          <w:b/>
          <w:bCs/>
          <w:color w:val="1F1F1F"/>
          <w:sz w:val="22"/>
          <w:szCs w:val="22"/>
        </w:rPr>
        <w:t>2. Support Vector Machines (SVM)</w:t>
      </w:r>
    </w:p>
    <w:p w14:paraId="386AC359" w14:textId="77777777" w:rsidR="004B3223" w:rsidRPr="009A644F" w:rsidRDefault="004B3223" w:rsidP="004B3223">
      <w:pPr>
        <w:ind w:left="720"/>
        <w:rPr>
          <w:rFonts w:asciiTheme="minorHAnsi" w:hAnsiTheme="minorHAnsi" w:cstheme="minorHAnsi"/>
          <w:color w:val="1F1F1F"/>
          <w:sz w:val="22"/>
          <w:szCs w:val="22"/>
        </w:rPr>
      </w:pPr>
    </w:p>
    <w:p w14:paraId="72D4F689" w14:textId="77777777" w:rsidR="004B3223" w:rsidRPr="00E93ED3" w:rsidRDefault="004B3223" w:rsidP="00145AC7">
      <w:pPr>
        <w:numPr>
          <w:ilvl w:val="0"/>
          <w:numId w:val="164"/>
        </w:numPr>
        <w:rPr>
          <w:rFonts w:asciiTheme="minorHAnsi" w:hAnsiTheme="minorHAnsi" w:cstheme="minorHAnsi"/>
          <w:color w:val="1F1F1F"/>
          <w:sz w:val="22"/>
          <w:szCs w:val="22"/>
        </w:rPr>
      </w:pPr>
      <w:r w:rsidRPr="00E93ED3">
        <w:rPr>
          <w:rFonts w:asciiTheme="minorHAnsi" w:hAnsiTheme="minorHAnsi" w:cstheme="minorHAnsi"/>
          <w:b/>
          <w:bCs/>
          <w:color w:val="1F1F1F"/>
          <w:sz w:val="22"/>
          <w:szCs w:val="22"/>
        </w:rPr>
        <w:t>Concept and Mechanism</w:t>
      </w:r>
      <w:r w:rsidRPr="00E93ED3">
        <w:rPr>
          <w:rFonts w:asciiTheme="minorHAnsi" w:hAnsiTheme="minorHAnsi" w:cstheme="minorHAnsi"/>
          <w:color w:val="1F1F1F"/>
          <w:sz w:val="22"/>
          <w:szCs w:val="22"/>
        </w:rPr>
        <w:t>: SVM is introduced as a robust classifier that excels in both linear and nonlinear classification tasks. The chapter explains how SVM finds an optimal hyperplane that separates classes in high-dimensional spaces. Key components include support vectors, hyperplanes, and margins, with an emphasis on maximizing the margin to improve model generalization.</w:t>
      </w:r>
    </w:p>
    <w:p w14:paraId="6F02D15D" w14:textId="77777777" w:rsidR="004B3223" w:rsidRPr="009A644F" w:rsidRDefault="004B3223" w:rsidP="004B3223">
      <w:pPr>
        <w:ind w:left="720"/>
        <w:rPr>
          <w:rFonts w:asciiTheme="minorHAnsi" w:hAnsiTheme="minorHAnsi" w:cstheme="minorHAnsi"/>
          <w:color w:val="1F1F1F"/>
          <w:sz w:val="22"/>
          <w:szCs w:val="22"/>
        </w:rPr>
      </w:pPr>
    </w:p>
    <w:p w14:paraId="5A26D6B1" w14:textId="77777777" w:rsidR="004B3223" w:rsidRPr="00E93ED3" w:rsidRDefault="004B3223" w:rsidP="00145AC7">
      <w:pPr>
        <w:numPr>
          <w:ilvl w:val="0"/>
          <w:numId w:val="164"/>
        </w:numPr>
        <w:rPr>
          <w:rFonts w:asciiTheme="minorHAnsi" w:hAnsiTheme="minorHAnsi" w:cstheme="minorHAnsi"/>
          <w:color w:val="1F1F1F"/>
          <w:sz w:val="22"/>
          <w:szCs w:val="22"/>
        </w:rPr>
      </w:pPr>
      <w:r w:rsidRPr="00E93ED3">
        <w:rPr>
          <w:rFonts w:asciiTheme="minorHAnsi" w:hAnsiTheme="minorHAnsi" w:cstheme="minorHAnsi"/>
          <w:b/>
          <w:bCs/>
          <w:color w:val="1F1F1F"/>
          <w:sz w:val="22"/>
          <w:szCs w:val="22"/>
        </w:rPr>
        <w:t>Kernel Functions</w:t>
      </w:r>
      <w:r w:rsidRPr="00E93ED3">
        <w:rPr>
          <w:rFonts w:asciiTheme="minorHAnsi" w:hAnsiTheme="minorHAnsi" w:cstheme="minorHAnsi"/>
          <w:color w:val="1F1F1F"/>
          <w:sz w:val="22"/>
          <w:szCs w:val="22"/>
        </w:rPr>
        <w:t>: The chapter discusses how kernel functions (e.g., linear, polynomial, radial basis function) transform input data into higher-dimensional spaces, enabling SVMs to handle non-linear separations. The importance of choosing the right kernel based on data characteristics is highlighted.</w:t>
      </w:r>
    </w:p>
    <w:p w14:paraId="1F073286" w14:textId="77777777" w:rsidR="004B3223" w:rsidRPr="009A644F" w:rsidRDefault="004B3223" w:rsidP="004B3223">
      <w:pPr>
        <w:ind w:left="720"/>
        <w:rPr>
          <w:rFonts w:asciiTheme="minorHAnsi" w:hAnsiTheme="minorHAnsi" w:cstheme="minorHAnsi"/>
          <w:color w:val="1F1F1F"/>
          <w:sz w:val="22"/>
          <w:szCs w:val="22"/>
        </w:rPr>
      </w:pPr>
    </w:p>
    <w:p w14:paraId="7229F992" w14:textId="77777777" w:rsidR="004B3223" w:rsidRDefault="004B3223" w:rsidP="00145AC7">
      <w:pPr>
        <w:numPr>
          <w:ilvl w:val="0"/>
          <w:numId w:val="164"/>
        </w:numPr>
        <w:rPr>
          <w:rFonts w:asciiTheme="minorHAnsi" w:hAnsiTheme="minorHAnsi" w:cstheme="minorHAnsi"/>
          <w:color w:val="1F1F1F"/>
          <w:sz w:val="22"/>
          <w:szCs w:val="22"/>
        </w:rPr>
      </w:pPr>
      <w:r w:rsidRPr="00E93ED3">
        <w:rPr>
          <w:rFonts w:asciiTheme="minorHAnsi" w:hAnsiTheme="minorHAnsi" w:cstheme="minorHAnsi"/>
          <w:b/>
          <w:bCs/>
          <w:color w:val="1F1F1F"/>
          <w:sz w:val="22"/>
          <w:szCs w:val="22"/>
        </w:rPr>
        <w:t>C Parameter</w:t>
      </w:r>
      <w:r w:rsidRPr="00E93ED3">
        <w:rPr>
          <w:rFonts w:asciiTheme="minorHAnsi" w:hAnsiTheme="minorHAnsi" w:cstheme="minorHAnsi"/>
          <w:color w:val="1F1F1F"/>
          <w:sz w:val="22"/>
          <w:szCs w:val="22"/>
        </w:rPr>
        <w:t>: The C parameter is explained as a regularization tool that balances the trade-off between maximizing the margin and minimizing classification errors. The chapter provides guidance on how to tune this parameter to control overfitting.</w:t>
      </w:r>
    </w:p>
    <w:p w14:paraId="4F584D66" w14:textId="77777777" w:rsidR="004B3223" w:rsidRPr="00E93ED3" w:rsidRDefault="004B3223" w:rsidP="004B3223">
      <w:pPr>
        <w:rPr>
          <w:rFonts w:asciiTheme="minorHAnsi" w:hAnsiTheme="minorHAnsi" w:cstheme="minorHAnsi"/>
          <w:color w:val="1F1F1F"/>
          <w:sz w:val="22"/>
          <w:szCs w:val="22"/>
        </w:rPr>
      </w:pPr>
    </w:p>
    <w:p w14:paraId="099E2989" w14:textId="77777777" w:rsidR="004B3223" w:rsidRPr="00E93ED3" w:rsidRDefault="004B3223" w:rsidP="004B3223">
      <w:pPr>
        <w:rPr>
          <w:rFonts w:asciiTheme="minorHAnsi" w:hAnsiTheme="minorHAnsi" w:cstheme="minorHAnsi"/>
          <w:b/>
          <w:bCs/>
          <w:color w:val="1F1F1F"/>
          <w:sz w:val="22"/>
          <w:szCs w:val="22"/>
        </w:rPr>
      </w:pPr>
      <w:r w:rsidRPr="00E93ED3">
        <w:rPr>
          <w:rFonts w:asciiTheme="minorHAnsi" w:hAnsiTheme="minorHAnsi" w:cstheme="minorHAnsi"/>
          <w:b/>
          <w:bCs/>
          <w:color w:val="1F1F1F"/>
          <w:sz w:val="22"/>
          <w:szCs w:val="22"/>
        </w:rPr>
        <w:t>3. Neural Networks</w:t>
      </w:r>
    </w:p>
    <w:p w14:paraId="13AC1A54" w14:textId="77777777" w:rsidR="004B3223" w:rsidRPr="009A644F" w:rsidRDefault="004B3223" w:rsidP="004B3223">
      <w:pPr>
        <w:ind w:left="720"/>
        <w:rPr>
          <w:rFonts w:asciiTheme="minorHAnsi" w:hAnsiTheme="minorHAnsi" w:cstheme="minorHAnsi"/>
          <w:color w:val="1F1F1F"/>
          <w:sz w:val="22"/>
          <w:szCs w:val="22"/>
        </w:rPr>
      </w:pPr>
    </w:p>
    <w:p w14:paraId="4C7ACCC6" w14:textId="77777777" w:rsidR="004B3223" w:rsidRPr="00E93ED3" w:rsidRDefault="004B3223" w:rsidP="00145AC7">
      <w:pPr>
        <w:numPr>
          <w:ilvl w:val="0"/>
          <w:numId w:val="165"/>
        </w:numPr>
        <w:rPr>
          <w:rFonts w:asciiTheme="minorHAnsi" w:hAnsiTheme="minorHAnsi" w:cstheme="minorHAnsi"/>
          <w:color w:val="1F1F1F"/>
          <w:sz w:val="22"/>
          <w:szCs w:val="22"/>
        </w:rPr>
      </w:pPr>
      <w:r w:rsidRPr="00E93ED3">
        <w:rPr>
          <w:rFonts w:asciiTheme="minorHAnsi" w:hAnsiTheme="minorHAnsi" w:cstheme="minorHAnsi"/>
          <w:b/>
          <w:bCs/>
          <w:color w:val="1F1F1F"/>
          <w:sz w:val="22"/>
          <w:szCs w:val="22"/>
        </w:rPr>
        <w:t>Concept and Mechanism</w:t>
      </w:r>
      <w:r w:rsidRPr="00E93ED3">
        <w:rPr>
          <w:rFonts w:asciiTheme="minorHAnsi" w:hAnsiTheme="minorHAnsi" w:cstheme="minorHAnsi"/>
          <w:color w:val="1F1F1F"/>
          <w:sz w:val="22"/>
          <w:szCs w:val="22"/>
        </w:rPr>
        <w:t>: Neural Networks, the foundation of deep learning, are introduced as models inspired by the human brain's structure. The chapter explains the basic architecture of neural networks, including input layers, hidden layers, and output layers. It also covers how neurons within these layers process and transmit information.</w:t>
      </w:r>
    </w:p>
    <w:p w14:paraId="1E0EB3FB" w14:textId="77777777" w:rsidR="004B3223" w:rsidRPr="009A644F" w:rsidRDefault="004B3223" w:rsidP="004B3223">
      <w:pPr>
        <w:ind w:left="720"/>
        <w:rPr>
          <w:rFonts w:asciiTheme="minorHAnsi" w:hAnsiTheme="minorHAnsi" w:cstheme="minorHAnsi"/>
          <w:color w:val="1F1F1F"/>
          <w:sz w:val="22"/>
          <w:szCs w:val="22"/>
        </w:rPr>
      </w:pPr>
    </w:p>
    <w:p w14:paraId="351B54D0" w14:textId="77777777" w:rsidR="004B3223" w:rsidRPr="00E93ED3" w:rsidRDefault="004B3223" w:rsidP="00145AC7">
      <w:pPr>
        <w:numPr>
          <w:ilvl w:val="0"/>
          <w:numId w:val="165"/>
        </w:numPr>
        <w:rPr>
          <w:rFonts w:asciiTheme="minorHAnsi" w:hAnsiTheme="minorHAnsi" w:cstheme="minorHAnsi"/>
          <w:color w:val="1F1F1F"/>
          <w:sz w:val="22"/>
          <w:szCs w:val="22"/>
        </w:rPr>
      </w:pPr>
      <w:r w:rsidRPr="00E93ED3">
        <w:rPr>
          <w:rFonts w:asciiTheme="minorHAnsi" w:hAnsiTheme="minorHAnsi" w:cstheme="minorHAnsi"/>
          <w:b/>
          <w:bCs/>
          <w:color w:val="1F1F1F"/>
          <w:sz w:val="22"/>
          <w:szCs w:val="22"/>
        </w:rPr>
        <w:t>Deep Learning</w:t>
      </w:r>
      <w:r w:rsidRPr="00E93ED3">
        <w:rPr>
          <w:rFonts w:asciiTheme="minorHAnsi" w:hAnsiTheme="minorHAnsi" w:cstheme="minorHAnsi"/>
          <w:color w:val="1F1F1F"/>
          <w:sz w:val="22"/>
          <w:szCs w:val="22"/>
        </w:rPr>
        <w:t xml:space="preserve">: The chapter extends the discussion to deep learning, emphasizing how multiple hidden layers and a large amount of data allow neural networks to </w:t>
      </w:r>
      <w:r w:rsidRPr="00E93ED3">
        <w:rPr>
          <w:rFonts w:asciiTheme="minorHAnsi" w:hAnsiTheme="minorHAnsi" w:cstheme="minorHAnsi"/>
          <w:color w:val="1F1F1F"/>
          <w:sz w:val="22"/>
          <w:szCs w:val="22"/>
        </w:rPr>
        <w:lastRenderedPageBreak/>
        <w:t xml:space="preserve">learn complex patterns and improve predictive accuracy. Various activation functions like </w:t>
      </w:r>
      <w:proofErr w:type="spellStart"/>
      <w:r w:rsidRPr="00E93ED3">
        <w:rPr>
          <w:rFonts w:asciiTheme="minorHAnsi" w:hAnsiTheme="minorHAnsi" w:cstheme="minorHAnsi"/>
          <w:color w:val="1F1F1F"/>
          <w:sz w:val="22"/>
          <w:szCs w:val="22"/>
        </w:rPr>
        <w:t>ReLU</w:t>
      </w:r>
      <w:proofErr w:type="spellEnd"/>
      <w:r w:rsidRPr="00E93ED3">
        <w:rPr>
          <w:rFonts w:asciiTheme="minorHAnsi" w:hAnsiTheme="minorHAnsi" w:cstheme="minorHAnsi"/>
          <w:color w:val="1F1F1F"/>
          <w:sz w:val="22"/>
          <w:szCs w:val="22"/>
        </w:rPr>
        <w:t xml:space="preserve"> and tanh are also discussed, which enable neural networks to capture non-linear relationships.</w:t>
      </w:r>
    </w:p>
    <w:p w14:paraId="749184FA" w14:textId="77777777" w:rsidR="004B3223" w:rsidRPr="009A644F" w:rsidRDefault="004B3223" w:rsidP="004B3223">
      <w:pPr>
        <w:ind w:left="720"/>
        <w:rPr>
          <w:rFonts w:asciiTheme="minorHAnsi" w:hAnsiTheme="minorHAnsi" w:cstheme="minorHAnsi"/>
          <w:color w:val="1F1F1F"/>
          <w:sz w:val="22"/>
          <w:szCs w:val="22"/>
        </w:rPr>
      </w:pPr>
    </w:p>
    <w:p w14:paraId="0DA76DB9" w14:textId="77777777" w:rsidR="004B3223" w:rsidRDefault="004B3223" w:rsidP="00145AC7">
      <w:pPr>
        <w:numPr>
          <w:ilvl w:val="0"/>
          <w:numId w:val="165"/>
        </w:numPr>
        <w:rPr>
          <w:rFonts w:asciiTheme="minorHAnsi" w:hAnsiTheme="minorHAnsi" w:cstheme="minorHAnsi"/>
          <w:color w:val="1F1F1F"/>
          <w:sz w:val="22"/>
          <w:szCs w:val="22"/>
        </w:rPr>
      </w:pPr>
      <w:r w:rsidRPr="00E93ED3">
        <w:rPr>
          <w:rFonts w:asciiTheme="minorHAnsi" w:hAnsiTheme="minorHAnsi" w:cstheme="minorHAnsi"/>
          <w:b/>
          <w:bCs/>
          <w:color w:val="1F1F1F"/>
          <w:sz w:val="22"/>
          <w:szCs w:val="22"/>
        </w:rPr>
        <w:t>Backpropagation and Optimization</w:t>
      </w:r>
      <w:r w:rsidRPr="00E93ED3">
        <w:rPr>
          <w:rFonts w:asciiTheme="minorHAnsi" w:hAnsiTheme="minorHAnsi" w:cstheme="minorHAnsi"/>
          <w:color w:val="1F1F1F"/>
          <w:sz w:val="22"/>
          <w:szCs w:val="22"/>
        </w:rPr>
        <w:t>: The chapter delves into the backpropagation algorithm, which is central to training neural networks. It explains how gradients are calculated and used to update the weights of the network to minimize the loss function.</w:t>
      </w:r>
    </w:p>
    <w:p w14:paraId="6B291245" w14:textId="77777777" w:rsidR="004B3223" w:rsidRPr="00E93ED3" w:rsidRDefault="004B3223" w:rsidP="004B3223">
      <w:pPr>
        <w:rPr>
          <w:rFonts w:asciiTheme="minorHAnsi" w:hAnsiTheme="minorHAnsi" w:cstheme="minorHAnsi"/>
          <w:color w:val="1F1F1F"/>
          <w:sz w:val="22"/>
          <w:szCs w:val="22"/>
        </w:rPr>
      </w:pPr>
    </w:p>
    <w:p w14:paraId="21AEC686" w14:textId="77777777" w:rsidR="004B3223" w:rsidRPr="00E93ED3" w:rsidRDefault="004B3223" w:rsidP="004B3223">
      <w:pPr>
        <w:rPr>
          <w:rFonts w:asciiTheme="minorHAnsi" w:hAnsiTheme="minorHAnsi" w:cstheme="minorHAnsi"/>
          <w:b/>
          <w:bCs/>
          <w:color w:val="1F1F1F"/>
          <w:sz w:val="22"/>
          <w:szCs w:val="22"/>
        </w:rPr>
      </w:pPr>
      <w:r w:rsidRPr="00E93ED3">
        <w:rPr>
          <w:rFonts w:asciiTheme="minorHAnsi" w:hAnsiTheme="minorHAnsi" w:cstheme="minorHAnsi"/>
          <w:b/>
          <w:bCs/>
          <w:color w:val="1F1F1F"/>
          <w:sz w:val="22"/>
          <w:szCs w:val="22"/>
        </w:rPr>
        <w:t>4. Comparing SVMs and Neural Networks</w:t>
      </w:r>
    </w:p>
    <w:p w14:paraId="4902B40F" w14:textId="77777777" w:rsidR="004B3223" w:rsidRPr="009A644F" w:rsidRDefault="004B3223" w:rsidP="004B3223">
      <w:pPr>
        <w:ind w:left="720"/>
        <w:rPr>
          <w:rFonts w:asciiTheme="minorHAnsi" w:hAnsiTheme="minorHAnsi" w:cstheme="minorHAnsi"/>
          <w:color w:val="1F1F1F"/>
          <w:sz w:val="22"/>
          <w:szCs w:val="22"/>
        </w:rPr>
      </w:pPr>
    </w:p>
    <w:p w14:paraId="07C271D4" w14:textId="77777777" w:rsidR="004B3223" w:rsidRPr="00E93ED3" w:rsidRDefault="004B3223" w:rsidP="00145AC7">
      <w:pPr>
        <w:numPr>
          <w:ilvl w:val="0"/>
          <w:numId w:val="166"/>
        </w:numPr>
        <w:rPr>
          <w:rFonts w:asciiTheme="minorHAnsi" w:hAnsiTheme="minorHAnsi" w:cstheme="minorHAnsi"/>
          <w:color w:val="1F1F1F"/>
          <w:sz w:val="22"/>
          <w:szCs w:val="22"/>
        </w:rPr>
      </w:pPr>
      <w:r w:rsidRPr="00E93ED3">
        <w:rPr>
          <w:rFonts w:asciiTheme="minorHAnsi" w:hAnsiTheme="minorHAnsi" w:cstheme="minorHAnsi"/>
          <w:b/>
          <w:bCs/>
          <w:color w:val="1F1F1F"/>
          <w:sz w:val="22"/>
          <w:szCs w:val="22"/>
        </w:rPr>
        <w:t>Strengths and Weaknesses</w:t>
      </w:r>
      <w:r w:rsidRPr="00E93ED3">
        <w:rPr>
          <w:rFonts w:asciiTheme="minorHAnsi" w:hAnsiTheme="minorHAnsi" w:cstheme="minorHAnsi"/>
          <w:color w:val="1F1F1F"/>
          <w:sz w:val="22"/>
          <w:szCs w:val="22"/>
        </w:rPr>
        <w:t>: The chapter compares SVMs and Neural Networks, highlighting the scenarios in which each excels. SVMs are praised for their effectiveness in high-dimensional spaces and for being less prone to overfitting. Neural Networks are celebrated for their ability to model complex patterns and their adaptability to new data.</w:t>
      </w:r>
    </w:p>
    <w:p w14:paraId="49958557" w14:textId="77777777" w:rsidR="004B3223" w:rsidRPr="009A644F" w:rsidRDefault="004B3223" w:rsidP="004B3223">
      <w:pPr>
        <w:ind w:left="720"/>
        <w:rPr>
          <w:rFonts w:asciiTheme="minorHAnsi" w:hAnsiTheme="minorHAnsi" w:cstheme="minorHAnsi"/>
          <w:color w:val="1F1F1F"/>
          <w:sz w:val="22"/>
          <w:szCs w:val="22"/>
        </w:rPr>
      </w:pPr>
    </w:p>
    <w:p w14:paraId="082944B5" w14:textId="77777777" w:rsidR="004B3223" w:rsidRDefault="004B3223" w:rsidP="00145AC7">
      <w:pPr>
        <w:numPr>
          <w:ilvl w:val="0"/>
          <w:numId w:val="166"/>
        </w:numPr>
        <w:rPr>
          <w:rFonts w:asciiTheme="minorHAnsi" w:hAnsiTheme="minorHAnsi" w:cstheme="minorHAnsi"/>
          <w:color w:val="1F1F1F"/>
          <w:sz w:val="22"/>
          <w:szCs w:val="22"/>
        </w:rPr>
      </w:pPr>
      <w:r w:rsidRPr="00E93ED3">
        <w:rPr>
          <w:rFonts w:asciiTheme="minorHAnsi" w:hAnsiTheme="minorHAnsi" w:cstheme="minorHAnsi"/>
          <w:b/>
          <w:bCs/>
          <w:color w:val="1F1F1F"/>
          <w:sz w:val="22"/>
          <w:szCs w:val="22"/>
        </w:rPr>
        <w:t>Use Cases</w:t>
      </w:r>
      <w:r w:rsidRPr="00E93ED3">
        <w:rPr>
          <w:rFonts w:asciiTheme="minorHAnsi" w:hAnsiTheme="minorHAnsi" w:cstheme="minorHAnsi"/>
          <w:color w:val="1F1F1F"/>
          <w:sz w:val="22"/>
          <w:szCs w:val="22"/>
        </w:rPr>
        <w:t>: The chapter suggests that SVMs are best suited for smaller datasets with clear margins between classes, while Neural Networks are preferred for tasks requiring high accuracy and large datasets.</w:t>
      </w:r>
    </w:p>
    <w:p w14:paraId="323D8F06" w14:textId="77777777" w:rsidR="004B3223" w:rsidRPr="00E93ED3" w:rsidRDefault="004B3223" w:rsidP="004B3223">
      <w:pPr>
        <w:rPr>
          <w:rFonts w:asciiTheme="minorHAnsi" w:hAnsiTheme="minorHAnsi" w:cstheme="minorHAnsi"/>
          <w:color w:val="1F1F1F"/>
          <w:sz w:val="22"/>
          <w:szCs w:val="22"/>
        </w:rPr>
      </w:pPr>
    </w:p>
    <w:p w14:paraId="7EA4A6A7" w14:textId="77777777" w:rsidR="004B3223" w:rsidRPr="00E93ED3" w:rsidRDefault="004B3223" w:rsidP="004B3223">
      <w:pPr>
        <w:rPr>
          <w:rFonts w:asciiTheme="minorHAnsi" w:hAnsiTheme="minorHAnsi" w:cstheme="minorHAnsi"/>
          <w:b/>
          <w:bCs/>
          <w:color w:val="1F1F1F"/>
          <w:sz w:val="22"/>
          <w:szCs w:val="22"/>
        </w:rPr>
      </w:pPr>
      <w:r w:rsidRPr="00E93ED3">
        <w:rPr>
          <w:rFonts w:asciiTheme="minorHAnsi" w:hAnsiTheme="minorHAnsi" w:cstheme="minorHAnsi"/>
          <w:b/>
          <w:bCs/>
          <w:color w:val="1F1F1F"/>
          <w:sz w:val="22"/>
          <w:szCs w:val="22"/>
        </w:rPr>
        <w:t>5. Data Preparation for Advanced Models</w:t>
      </w:r>
    </w:p>
    <w:p w14:paraId="0D9A4DD5" w14:textId="77777777" w:rsidR="004B3223" w:rsidRPr="009A644F" w:rsidRDefault="004B3223" w:rsidP="004B3223">
      <w:pPr>
        <w:ind w:left="720"/>
        <w:rPr>
          <w:rFonts w:asciiTheme="minorHAnsi" w:hAnsiTheme="minorHAnsi" w:cstheme="minorHAnsi"/>
          <w:color w:val="1F1F1F"/>
          <w:sz w:val="22"/>
          <w:szCs w:val="22"/>
        </w:rPr>
      </w:pPr>
    </w:p>
    <w:p w14:paraId="73A88CEA" w14:textId="77777777" w:rsidR="004B3223" w:rsidRPr="00E93ED3" w:rsidRDefault="004B3223" w:rsidP="00145AC7">
      <w:pPr>
        <w:numPr>
          <w:ilvl w:val="0"/>
          <w:numId w:val="167"/>
        </w:numPr>
        <w:rPr>
          <w:rFonts w:asciiTheme="minorHAnsi" w:hAnsiTheme="minorHAnsi" w:cstheme="minorHAnsi"/>
          <w:color w:val="1F1F1F"/>
          <w:sz w:val="22"/>
          <w:szCs w:val="22"/>
        </w:rPr>
      </w:pPr>
      <w:r w:rsidRPr="00E93ED3">
        <w:rPr>
          <w:rFonts w:asciiTheme="minorHAnsi" w:hAnsiTheme="minorHAnsi" w:cstheme="minorHAnsi"/>
          <w:b/>
          <w:bCs/>
          <w:color w:val="1F1F1F"/>
          <w:sz w:val="22"/>
          <w:szCs w:val="22"/>
        </w:rPr>
        <w:t>Standardization</w:t>
      </w:r>
      <w:r w:rsidRPr="00E93ED3">
        <w:rPr>
          <w:rFonts w:asciiTheme="minorHAnsi" w:hAnsiTheme="minorHAnsi" w:cstheme="minorHAnsi"/>
          <w:color w:val="1F1F1F"/>
          <w:sz w:val="22"/>
          <w:szCs w:val="22"/>
        </w:rPr>
        <w:t>: The importance of standardizing data before feeding it into SVMs or Neural Networks is emphasized. This step ensures that all features contribute equally to the model's decisions and prevents features with larger scales from dominating the learning process.</w:t>
      </w:r>
    </w:p>
    <w:p w14:paraId="2432D11D" w14:textId="77777777" w:rsidR="004B3223" w:rsidRPr="009A644F" w:rsidRDefault="004B3223" w:rsidP="004B3223">
      <w:pPr>
        <w:ind w:left="720"/>
        <w:rPr>
          <w:rFonts w:asciiTheme="minorHAnsi" w:hAnsiTheme="minorHAnsi" w:cstheme="minorHAnsi"/>
          <w:color w:val="1F1F1F"/>
          <w:sz w:val="22"/>
          <w:szCs w:val="22"/>
        </w:rPr>
      </w:pPr>
    </w:p>
    <w:p w14:paraId="4C8D12C9" w14:textId="77777777" w:rsidR="004B3223" w:rsidRDefault="004B3223" w:rsidP="00145AC7">
      <w:pPr>
        <w:numPr>
          <w:ilvl w:val="0"/>
          <w:numId w:val="167"/>
        </w:numPr>
        <w:rPr>
          <w:rFonts w:asciiTheme="minorHAnsi" w:hAnsiTheme="minorHAnsi" w:cstheme="minorHAnsi"/>
          <w:color w:val="1F1F1F"/>
          <w:sz w:val="22"/>
          <w:szCs w:val="22"/>
        </w:rPr>
      </w:pPr>
      <w:r w:rsidRPr="00E93ED3">
        <w:rPr>
          <w:rFonts w:asciiTheme="minorHAnsi" w:hAnsiTheme="minorHAnsi" w:cstheme="minorHAnsi"/>
          <w:b/>
          <w:bCs/>
          <w:color w:val="1F1F1F"/>
          <w:sz w:val="22"/>
          <w:szCs w:val="22"/>
        </w:rPr>
        <w:t>Handling Imbalanced Data</w:t>
      </w:r>
      <w:r w:rsidRPr="00E93ED3">
        <w:rPr>
          <w:rFonts w:asciiTheme="minorHAnsi" w:hAnsiTheme="minorHAnsi" w:cstheme="minorHAnsi"/>
          <w:color w:val="1F1F1F"/>
          <w:sz w:val="22"/>
          <w:szCs w:val="22"/>
        </w:rPr>
        <w:t>: Techniques such as oversampling, undersampling, and generating synthetic samples are discussed as methods to address class imbalance in datasets, which can significantly impact the performance of SVMs and Neural Networks.</w:t>
      </w:r>
    </w:p>
    <w:p w14:paraId="5B168D46" w14:textId="77777777" w:rsidR="004B3223" w:rsidRPr="00E93ED3" w:rsidRDefault="004B3223" w:rsidP="004B3223">
      <w:pPr>
        <w:rPr>
          <w:rFonts w:asciiTheme="minorHAnsi" w:hAnsiTheme="minorHAnsi" w:cstheme="minorHAnsi"/>
          <w:color w:val="1F1F1F"/>
          <w:sz w:val="22"/>
          <w:szCs w:val="22"/>
        </w:rPr>
      </w:pPr>
    </w:p>
    <w:p w14:paraId="0B36919F" w14:textId="77777777" w:rsidR="004B3223" w:rsidRPr="00E93ED3" w:rsidRDefault="004B3223" w:rsidP="004B3223">
      <w:pPr>
        <w:rPr>
          <w:rFonts w:asciiTheme="minorHAnsi" w:hAnsiTheme="minorHAnsi" w:cstheme="minorHAnsi"/>
          <w:b/>
          <w:bCs/>
          <w:color w:val="1F1F1F"/>
          <w:sz w:val="22"/>
          <w:szCs w:val="22"/>
        </w:rPr>
      </w:pPr>
      <w:r w:rsidRPr="00E93ED3">
        <w:rPr>
          <w:rFonts w:asciiTheme="minorHAnsi" w:hAnsiTheme="minorHAnsi" w:cstheme="minorHAnsi"/>
          <w:b/>
          <w:bCs/>
          <w:color w:val="1F1F1F"/>
          <w:sz w:val="22"/>
          <w:szCs w:val="22"/>
        </w:rPr>
        <w:t>6. Hyperparameter Tuning</w:t>
      </w:r>
    </w:p>
    <w:p w14:paraId="477D3669" w14:textId="77777777" w:rsidR="004B3223" w:rsidRPr="009A644F" w:rsidRDefault="004B3223" w:rsidP="004B3223">
      <w:pPr>
        <w:ind w:left="720"/>
        <w:rPr>
          <w:rFonts w:asciiTheme="minorHAnsi" w:hAnsiTheme="minorHAnsi" w:cstheme="minorHAnsi"/>
          <w:color w:val="1F1F1F"/>
          <w:sz w:val="22"/>
          <w:szCs w:val="22"/>
        </w:rPr>
      </w:pPr>
    </w:p>
    <w:p w14:paraId="299D3615" w14:textId="77777777" w:rsidR="004B3223" w:rsidRPr="00E93ED3" w:rsidRDefault="004B3223" w:rsidP="00145AC7">
      <w:pPr>
        <w:numPr>
          <w:ilvl w:val="0"/>
          <w:numId w:val="168"/>
        </w:numPr>
        <w:rPr>
          <w:rFonts w:asciiTheme="minorHAnsi" w:hAnsiTheme="minorHAnsi" w:cstheme="minorHAnsi"/>
          <w:color w:val="1F1F1F"/>
          <w:sz w:val="22"/>
          <w:szCs w:val="22"/>
        </w:rPr>
      </w:pPr>
      <w:r w:rsidRPr="00E93ED3">
        <w:rPr>
          <w:rFonts w:asciiTheme="minorHAnsi" w:hAnsiTheme="minorHAnsi" w:cstheme="minorHAnsi"/>
          <w:b/>
          <w:bCs/>
          <w:color w:val="1F1F1F"/>
          <w:sz w:val="22"/>
          <w:szCs w:val="22"/>
        </w:rPr>
        <w:t>SVM Tuning</w:t>
      </w:r>
      <w:r w:rsidRPr="00E93ED3">
        <w:rPr>
          <w:rFonts w:asciiTheme="minorHAnsi" w:hAnsiTheme="minorHAnsi" w:cstheme="minorHAnsi"/>
          <w:color w:val="1F1F1F"/>
          <w:sz w:val="22"/>
          <w:szCs w:val="22"/>
        </w:rPr>
        <w:t>: The chapter covers the tuning of the C parameter and the selection of kernel functions, advising on cross-validation techniques to find the optimal settings for a given dataset.</w:t>
      </w:r>
    </w:p>
    <w:p w14:paraId="0F30989A" w14:textId="77777777" w:rsidR="004B3223" w:rsidRPr="009A644F" w:rsidRDefault="004B3223" w:rsidP="004B3223">
      <w:pPr>
        <w:ind w:left="720"/>
        <w:rPr>
          <w:rFonts w:asciiTheme="minorHAnsi" w:hAnsiTheme="minorHAnsi" w:cstheme="minorHAnsi"/>
          <w:color w:val="1F1F1F"/>
          <w:sz w:val="22"/>
          <w:szCs w:val="22"/>
        </w:rPr>
      </w:pPr>
    </w:p>
    <w:p w14:paraId="565AFEAC" w14:textId="77777777" w:rsidR="004B3223" w:rsidRDefault="004B3223" w:rsidP="00145AC7">
      <w:pPr>
        <w:numPr>
          <w:ilvl w:val="0"/>
          <w:numId w:val="168"/>
        </w:numPr>
        <w:rPr>
          <w:rFonts w:asciiTheme="minorHAnsi" w:hAnsiTheme="minorHAnsi" w:cstheme="minorHAnsi"/>
          <w:color w:val="1F1F1F"/>
          <w:sz w:val="22"/>
          <w:szCs w:val="22"/>
        </w:rPr>
      </w:pPr>
      <w:r w:rsidRPr="00E93ED3">
        <w:rPr>
          <w:rFonts w:asciiTheme="minorHAnsi" w:hAnsiTheme="minorHAnsi" w:cstheme="minorHAnsi"/>
          <w:b/>
          <w:bCs/>
          <w:color w:val="1F1F1F"/>
          <w:sz w:val="22"/>
          <w:szCs w:val="22"/>
        </w:rPr>
        <w:t>Neural Network Tuning</w:t>
      </w:r>
      <w:r w:rsidRPr="00E93ED3">
        <w:rPr>
          <w:rFonts w:asciiTheme="minorHAnsi" w:hAnsiTheme="minorHAnsi" w:cstheme="minorHAnsi"/>
          <w:color w:val="1F1F1F"/>
          <w:sz w:val="22"/>
          <w:szCs w:val="22"/>
        </w:rPr>
        <w:t>: Hyperparameter tuning for Neural Networks is discussed in the context of optimizing the number of layers, neurons, learning rate, and regularization parameters. The chapter also highlights the use of grid search and random search to find the best configuration.</w:t>
      </w:r>
    </w:p>
    <w:p w14:paraId="7BE8E532" w14:textId="77777777" w:rsidR="004B3223" w:rsidRPr="00E93ED3" w:rsidRDefault="004B3223" w:rsidP="004B3223">
      <w:pPr>
        <w:rPr>
          <w:rFonts w:asciiTheme="minorHAnsi" w:hAnsiTheme="minorHAnsi" w:cstheme="minorHAnsi"/>
          <w:color w:val="1F1F1F"/>
          <w:sz w:val="22"/>
          <w:szCs w:val="22"/>
        </w:rPr>
      </w:pPr>
    </w:p>
    <w:p w14:paraId="30ADB1C4" w14:textId="77777777" w:rsidR="004B3223" w:rsidRPr="00E93ED3" w:rsidRDefault="004B3223" w:rsidP="004B3223">
      <w:pPr>
        <w:rPr>
          <w:rFonts w:asciiTheme="minorHAnsi" w:hAnsiTheme="minorHAnsi" w:cstheme="minorHAnsi"/>
          <w:b/>
          <w:bCs/>
          <w:color w:val="1F1F1F"/>
          <w:sz w:val="22"/>
          <w:szCs w:val="22"/>
        </w:rPr>
      </w:pPr>
      <w:r w:rsidRPr="00E93ED3">
        <w:rPr>
          <w:rFonts w:asciiTheme="minorHAnsi" w:hAnsiTheme="minorHAnsi" w:cstheme="minorHAnsi"/>
          <w:b/>
          <w:bCs/>
          <w:color w:val="1F1F1F"/>
          <w:sz w:val="22"/>
          <w:szCs w:val="22"/>
        </w:rPr>
        <w:t>7. Performance Metrics</w:t>
      </w:r>
    </w:p>
    <w:p w14:paraId="128976C3" w14:textId="77777777" w:rsidR="004B3223" w:rsidRPr="009A644F" w:rsidRDefault="004B3223" w:rsidP="004B3223">
      <w:pPr>
        <w:ind w:left="720"/>
        <w:rPr>
          <w:rFonts w:asciiTheme="minorHAnsi" w:hAnsiTheme="minorHAnsi" w:cstheme="minorHAnsi"/>
          <w:color w:val="1F1F1F"/>
          <w:sz w:val="22"/>
          <w:szCs w:val="22"/>
        </w:rPr>
      </w:pPr>
    </w:p>
    <w:p w14:paraId="3E9DC00D" w14:textId="77777777" w:rsidR="004B3223" w:rsidRPr="00E93ED3" w:rsidRDefault="004B3223" w:rsidP="00145AC7">
      <w:pPr>
        <w:numPr>
          <w:ilvl w:val="0"/>
          <w:numId w:val="169"/>
        </w:numPr>
        <w:rPr>
          <w:rFonts w:asciiTheme="minorHAnsi" w:hAnsiTheme="minorHAnsi" w:cstheme="minorHAnsi"/>
          <w:color w:val="1F1F1F"/>
          <w:sz w:val="22"/>
          <w:szCs w:val="22"/>
        </w:rPr>
      </w:pPr>
      <w:r w:rsidRPr="00E93ED3">
        <w:rPr>
          <w:rFonts w:asciiTheme="minorHAnsi" w:hAnsiTheme="minorHAnsi" w:cstheme="minorHAnsi"/>
          <w:b/>
          <w:bCs/>
          <w:color w:val="1F1F1F"/>
          <w:sz w:val="22"/>
          <w:szCs w:val="22"/>
        </w:rPr>
        <w:t>Evaluation</w:t>
      </w:r>
      <w:r w:rsidRPr="00E93ED3">
        <w:rPr>
          <w:rFonts w:asciiTheme="minorHAnsi" w:hAnsiTheme="minorHAnsi" w:cstheme="minorHAnsi"/>
          <w:color w:val="1F1F1F"/>
          <w:sz w:val="22"/>
          <w:szCs w:val="22"/>
        </w:rPr>
        <w:t>: The chapter reviews performance metrics such as accuracy, precision, recall, F1 score, and AUC-ROC, which are used to assess the effectiveness of SVM and Neural Network models. It emphasizes the need to choose appropriate metrics based on the specific problem being addressed.</w:t>
      </w:r>
    </w:p>
    <w:p w14:paraId="44DD88D1" w14:textId="77777777" w:rsidR="004B3223" w:rsidRDefault="004B3223" w:rsidP="004B3223">
      <w:pPr>
        <w:rPr>
          <w:rFonts w:asciiTheme="minorHAnsi" w:hAnsiTheme="minorHAnsi" w:cstheme="minorHAnsi"/>
          <w:b/>
          <w:bCs/>
          <w:color w:val="1F1F1F"/>
          <w:sz w:val="22"/>
          <w:szCs w:val="22"/>
        </w:rPr>
      </w:pPr>
    </w:p>
    <w:p w14:paraId="01D68874" w14:textId="77777777" w:rsidR="004B3223" w:rsidRDefault="004B3223" w:rsidP="004B3223">
      <w:pPr>
        <w:rPr>
          <w:rFonts w:asciiTheme="minorHAnsi" w:hAnsiTheme="minorHAnsi" w:cstheme="minorHAnsi"/>
          <w:b/>
          <w:bCs/>
          <w:color w:val="1F1F1F"/>
          <w:sz w:val="22"/>
          <w:szCs w:val="22"/>
        </w:rPr>
      </w:pPr>
    </w:p>
    <w:p w14:paraId="1E3D8B68" w14:textId="77777777" w:rsidR="004B3223" w:rsidRDefault="004B3223" w:rsidP="004B3223">
      <w:pPr>
        <w:rPr>
          <w:rFonts w:asciiTheme="minorHAnsi" w:hAnsiTheme="minorHAnsi" w:cstheme="minorHAnsi"/>
          <w:b/>
          <w:bCs/>
          <w:color w:val="1F1F1F"/>
          <w:sz w:val="22"/>
          <w:szCs w:val="22"/>
        </w:rPr>
      </w:pPr>
    </w:p>
    <w:p w14:paraId="3A19D047" w14:textId="77777777" w:rsidR="004B3223" w:rsidRDefault="004B3223" w:rsidP="004B3223">
      <w:pPr>
        <w:rPr>
          <w:rFonts w:asciiTheme="minorHAnsi" w:hAnsiTheme="minorHAnsi" w:cstheme="minorHAnsi"/>
          <w:b/>
          <w:bCs/>
          <w:color w:val="1F1F1F"/>
          <w:sz w:val="22"/>
          <w:szCs w:val="22"/>
        </w:rPr>
      </w:pPr>
    </w:p>
    <w:p w14:paraId="0B5806D1" w14:textId="77777777" w:rsidR="004B3223" w:rsidRDefault="004B3223" w:rsidP="004B3223">
      <w:pPr>
        <w:rPr>
          <w:rFonts w:asciiTheme="minorHAnsi" w:hAnsiTheme="minorHAnsi" w:cstheme="minorHAnsi"/>
          <w:b/>
          <w:bCs/>
          <w:color w:val="1F1F1F"/>
          <w:sz w:val="22"/>
          <w:szCs w:val="22"/>
        </w:rPr>
      </w:pPr>
    </w:p>
    <w:p w14:paraId="4B0A3D4B" w14:textId="77777777" w:rsidR="004B3223" w:rsidRDefault="004B3223" w:rsidP="004B3223">
      <w:pPr>
        <w:rPr>
          <w:rFonts w:asciiTheme="minorHAnsi" w:hAnsiTheme="minorHAnsi" w:cstheme="minorHAnsi"/>
          <w:b/>
          <w:bCs/>
          <w:color w:val="1F1F1F"/>
          <w:sz w:val="22"/>
          <w:szCs w:val="22"/>
        </w:rPr>
      </w:pPr>
    </w:p>
    <w:p w14:paraId="62DE3704" w14:textId="77777777" w:rsidR="004B3223" w:rsidRDefault="004B3223" w:rsidP="004B3223">
      <w:pPr>
        <w:rPr>
          <w:rFonts w:asciiTheme="minorHAnsi" w:hAnsiTheme="minorHAnsi" w:cstheme="minorHAnsi"/>
          <w:b/>
          <w:bCs/>
          <w:color w:val="1F1F1F"/>
          <w:sz w:val="22"/>
          <w:szCs w:val="22"/>
        </w:rPr>
      </w:pPr>
    </w:p>
    <w:p w14:paraId="01F18D51" w14:textId="77777777" w:rsidR="004B3223" w:rsidRDefault="004B3223" w:rsidP="004B3223">
      <w:pPr>
        <w:rPr>
          <w:rFonts w:asciiTheme="minorHAnsi" w:hAnsiTheme="minorHAnsi" w:cstheme="minorHAnsi"/>
          <w:b/>
          <w:bCs/>
          <w:color w:val="1F1F1F"/>
          <w:sz w:val="22"/>
          <w:szCs w:val="22"/>
        </w:rPr>
      </w:pPr>
    </w:p>
    <w:p w14:paraId="2AC70F61" w14:textId="77777777" w:rsidR="004B3223" w:rsidRDefault="004B3223" w:rsidP="004B3223">
      <w:pPr>
        <w:rPr>
          <w:rFonts w:asciiTheme="minorHAnsi" w:hAnsiTheme="minorHAnsi" w:cstheme="minorHAnsi"/>
          <w:b/>
          <w:bCs/>
          <w:color w:val="1F1F1F"/>
          <w:sz w:val="22"/>
          <w:szCs w:val="22"/>
        </w:rPr>
      </w:pPr>
    </w:p>
    <w:p w14:paraId="31A5C380" w14:textId="77777777" w:rsidR="004B3223" w:rsidRDefault="004B3223" w:rsidP="004B3223">
      <w:pPr>
        <w:rPr>
          <w:rFonts w:asciiTheme="minorHAnsi" w:hAnsiTheme="minorHAnsi" w:cstheme="minorHAnsi"/>
          <w:b/>
          <w:bCs/>
          <w:color w:val="1F1F1F"/>
          <w:sz w:val="22"/>
          <w:szCs w:val="22"/>
        </w:rPr>
      </w:pPr>
    </w:p>
    <w:p w14:paraId="3F49C603" w14:textId="77777777" w:rsidR="004B3223" w:rsidRDefault="004B3223" w:rsidP="004B3223">
      <w:pPr>
        <w:rPr>
          <w:rFonts w:asciiTheme="minorHAnsi" w:hAnsiTheme="minorHAnsi" w:cstheme="minorHAnsi"/>
          <w:b/>
          <w:bCs/>
          <w:color w:val="1F1F1F"/>
          <w:sz w:val="22"/>
          <w:szCs w:val="22"/>
        </w:rPr>
      </w:pPr>
    </w:p>
    <w:p w14:paraId="0C3E49FE" w14:textId="77777777" w:rsidR="004B3223" w:rsidRDefault="004B3223" w:rsidP="004B3223">
      <w:pPr>
        <w:rPr>
          <w:rFonts w:asciiTheme="minorHAnsi" w:hAnsiTheme="minorHAnsi" w:cstheme="minorHAnsi"/>
          <w:b/>
          <w:bCs/>
          <w:color w:val="1F1F1F"/>
          <w:sz w:val="22"/>
          <w:szCs w:val="22"/>
        </w:rPr>
      </w:pPr>
    </w:p>
    <w:p w14:paraId="4CA95423" w14:textId="77777777" w:rsidR="004B3223" w:rsidRDefault="004B3223" w:rsidP="004B3223">
      <w:pPr>
        <w:rPr>
          <w:rFonts w:asciiTheme="minorHAnsi" w:hAnsiTheme="minorHAnsi" w:cstheme="minorHAnsi"/>
          <w:b/>
          <w:bCs/>
          <w:color w:val="1F1F1F"/>
          <w:sz w:val="22"/>
          <w:szCs w:val="22"/>
        </w:rPr>
      </w:pPr>
    </w:p>
    <w:p w14:paraId="170DABC4" w14:textId="77777777" w:rsidR="004B3223" w:rsidRDefault="004B3223" w:rsidP="004B3223">
      <w:pPr>
        <w:rPr>
          <w:rFonts w:asciiTheme="minorHAnsi" w:hAnsiTheme="minorHAnsi" w:cstheme="minorHAnsi"/>
          <w:b/>
          <w:bCs/>
          <w:color w:val="1F1F1F"/>
          <w:sz w:val="22"/>
          <w:szCs w:val="22"/>
        </w:rPr>
      </w:pPr>
    </w:p>
    <w:p w14:paraId="7ADE2FA3" w14:textId="77777777" w:rsidR="000A26F0" w:rsidRDefault="000A26F0" w:rsidP="004B3223">
      <w:pPr>
        <w:rPr>
          <w:rFonts w:asciiTheme="minorHAnsi" w:hAnsiTheme="minorHAnsi" w:cstheme="minorHAnsi"/>
          <w:b/>
          <w:bCs/>
          <w:color w:val="1F1F1F"/>
          <w:sz w:val="22"/>
          <w:szCs w:val="22"/>
        </w:rPr>
      </w:pPr>
    </w:p>
    <w:p w14:paraId="46EF877E" w14:textId="77777777" w:rsidR="000A26F0" w:rsidRDefault="000A26F0" w:rsidP="004B3223">
      <w:pPr>
        <w:rPr>
          <w:rFonts w:asciiTheme="minorHAnsi" w:hAnsiTheme="minorHAnsi" w:cstheme="minorHAnsi"/>
          <w:b/>
          <w:bCs/>
          <w:color w:val="1F1F1F"/>
          <w:sz w:val="22"/>
          <w:szCs w:val="22"/>
        </w:rPr>
      </w:pPr>
    </w:p>
    <w:p w14:paraId="6CAACC65" w14:textId="77777777" w:rsidR="000A26F0" w:rsidRDefault="000A26F0" w:rsidP="004B3223">
      <w:pPr>
        <w:rPr>
          <w:rFonts w:asciiTheme="minorHAnsi" w:hAnsiTheme="minorHAnsi" w:cstheme="minorHAnsi"/>
          <w:b/>
          <w:bCs/>
          <w:color w:val="1F1F1F"/>
          <w:sz w:val="22"/>
          <w:szCs w:val="22"/>
        </w:rPr>
      </w:pPr>
    </w:p>
    <w:p w14:paraId="3E8BBB90" w14:textId="77777777" w:rsidR="000A26F0" w:rsidRDefault="000A26F0" w:rsidP="004B3223">
      <w:pPr>
        <w:rPr>
          <w:rFonts w:asciiTheme="minorHAnsi" w:hAnsiTheme="minorHAnsi" w:cstheme="minorHAnsi"/>
          <w:b/>
          <w:bCs/>
          <w:color w:val="1F1F1F"/>
          <w:sz w:val="22"/>
          <w:szCs w:val="22"/>
        </w:rPr>
      </w:pPr>
    </w:p>
    <w:p w14:paraId="5A9C8AA2" w14:textId="77777777" w:rsidR="000A26F0" w:rsidRDefault="000A26F0" w:rsidP="004B3223">
      <w:pPr>
        <w:rPr>
          <w:rFonts w:asciiTheme="minorHAnsi" w:hAnsiTheme="minorHAnsi" w:cstheme="minorHAnsi"/>
          <w:b/>
          <w:bCs/>
          <w:color w:val="1F1F1F"/>
          <w:sz w:val="22"/>
          <w:szCs w:val="22"/>
        </w:rPr>
      </w:pPr>
    </w:p>
    <w:p w14:paraId="2B83E00E" w14:textId="77777777" w:rsidR="000A26F0" w:rsidRDefault="000A26F0" w:rsidP="004B3223">
      <w:pPr>
        <w:rPr>
          <w:rFonts w:asciiTheme="minorHAnsi" w:hAnsiTheme="minorHAnsi" w:cstheme="minorHAnsi"/>
          <w:b/>
          <w:bCs/>
          <w:color w:val="1F1F1F"/>
          <w:sz w:val="22"/>
          <w:szCs w:val="22"/>
        </w:rPr>
      </w:pPr>
    </w:p>
    <w:p w14:paraId="4BB7BF53" w14:textId="77777777" w:rsidR="000A26F0" w:rsidRDefault="000A26F0" w:rsidP="004B3223">
      <w:pPr>
        <w:rPr>
          <w:rFonts w:asciiTheme="minorHAnsi" w:hAnsiTheme="minorHAnsi" w:cstheme="minorHAnsi"/>
          <w:b/>
          <w:bCs/>
          <w:color w:val="1F1F1F"/>
          <w:sz w:val="22"/>
          <w:szCs w:val="22"/>
        </w:rPr>
      </w:pPr>
    </w:p>
    <w:p w14:paraId="51AB507F" w14:textId="77777777" w:rsidR="000A26F0" w:rsidRDefault="000A26F0" w:rsidP="004B3223">
      <w:pPr>
        <w:rPr>
          <w:rFonts w:asciiTheme="minorHAnsi" w:hAnsiTheme="minorHAnsi" w:cstheme="minorHAnsi"/>
          <w:b/>
          <w:bCs/>
          <w:color w:val="1F1F1F"/>
          <w:sz w:val="22"/>
          <w:szCs w:val="22"/>
        </w:rPr>
      </w:pPr>
    </w:p>
    <w:p w14:paraId="02834B02" w14:textId="77777777" w:rsidR="004B3223" w:rsidRDefault="004B3223" w:rsidP="004B3223">
      <w:pPr>
        <w:rPr>
          <w:rFonts w:asciiTheme="minorHAnsi" w:hAnsiTheme="minorHAnsi" w:cstheme="minorHAnsi"/>
          <w:b/>
          <w:bCs/>
          <w:color w:val="1F1F1F"/>
          <w:sz w:val="22"/>
          <w:szCs w:val="22"/>
        </w:rPr>
      </w:pPr>
    </w:p>
    <w:p w14:paraId="01E1462D" w14:textId="77777777" w:rsidR="004B3223" w:rsidRDefault="004B3223" w:rsidP="004B3223">
      <w:pPr>
        <w:pStyle w:val="Heading1"/>
      </w:pPr>
      <w:bookmarkStart w:id="166" w:name="_Toc174889676"/>
      <w:r>
        <w:lastRenderedPageBreak/>
        <w:t>Chapter 7 Quiz</w:t>
      </w:r>
      <w:bookmarkEnd w:id="166"/>
    </w:p>
    <w:p w14:paraId="3A4DD38A" w14:textId="77777777" w:rsidR="004B3223" w:rsidRDefault="004B3223" w:rsidP="004B3223">
      <w:pPr>
        <w:rPr>
          <w:rFonts w:asciiTheme="minorHAnsi" w:hAnsiTheme="minorHAnsi" w:cstheme="minorHAnsi"/>
          <w:b/>
          <w:bCs/>
          <w:color w:val="1F1F1F"/>
          <w:sz w:val="22"/>
          <w:szCs w:val="22"/>
        </w:rPr>
      </w:pPr>
    </w:p>
    <w:p w14:paraId="56B91F88" w14:textId="77777777" w:rsidR="004B3223" w:rsidRPr="00E93ED3" w:rsidRDefault="004B3223" w:rsidP="004B3223">
      <w:pPr>
        <w:rPr>
          <w:rFonts w:asciiTheme="minorHAnsi" w:hAnsiTheme="minorHAnsi" w:cstheme="minorHAnsi"/>
          <w:color w:val="1F1F1F"/>
          <w:sz w:val="22"/>
          <w:szCs w:val="22"/>
        </w:rPr>
      </w:pPr>
      <w:r w:rsidRPr="00E93ED3">
        <w:rPr>
          <w:rFonts w:asciiTheme="minorHAnsi" w:hAnsiTheme="minorHAnsi" w:cstheme="minorHAnsi"/>
          <w:b/>
          <w:bCs/>
          <w:color w:val="1F1F1F"/>
          <w:sz w:val="22"/>
          <w:szCs w:val="22"/>
        </w:rPr>
        <w:t>Questions:</w:t>
      </w:r>
    </w:p>
    <w:p w14:paraId="16FB84C4" w14:textId="77777777" w:rsidR="004B3223" w:rsidRPr="00E93ED3" w:rsidRDefault="004B3223" w:rsidP="00145AC7">
      <w:pPr>
        <w:numPr>
          <w:ilvl w:val="0"/>
          <w:numId w:val="170"/>
        </w:numPr>
        <w:spacing w:after="180"/>
        <w:rPr>
          <w:rFonts w:asciiTheme="minorHAnsi" w:hAnsiTheme="minorHAnsi" w:cstheme="minorHAnsi"/>
          <w:color w:val="1F1F1F"/>
          <w:sz w:val="22"/>
          <w:szCs w:val="22"/>
        </w:rPr>
      </w:pPr>
      <w:r w:rsidRPr="00E93ED3">
        <w:rPr>
          <w:rFonts w:asciiTheme="minorHAnsi" w:hAnsiTheme="minorHAnsi" w:cstheme="minorHAnsi"/>
          <w:color w:val="1F1F1F"/>
          <w:sz w:val="22"/>
          <w:szCs w:val="22"/>
        </w:rPr>
        <w:t>What is the primary goal of a Support Vector Machine (SVM) in classification tasks?</w:t>
      </w:r>
    </w:p>
    <w:p w14:paraId="4A211D4F" w14:textId="77777777" w:rsidR="004B3223" w:rsidRPr="00E93ED3" w:rsidRDefault="004B3223" w:rsidP="00145AC7">
      <w:pPr>
        <w:numPr>
          <w:ilvl w:val="0"/>
          <w:numId w:val="170"/>
        </w:numPr>
        <w:spacing w:after="180"/>
        <w:rPr>
          <w:rFonts w:asciiTheme="minorHAnsi" w:hAnsiTheme="minorHAnsi" w:cstheme="minorHAnsi"/>
          <w:color w:val="1F1F1F"/>
          <w:sz w:val="22"/>
          <w:szCs w:val="22"/>
        </w:rPr>
      </w:pPr>
      <w:r w:rsidRPr="00E93ED3">
        <w:rPr>
          <w:rFonts w:asciiTheme="minorHAnsi" w:hAnsiTheme="minorHAnsi" w:cstheme="minorHAnsi"/>
          <w:color w:val="1F1F1F"/>
          <w:sz w:val="22"/>
          <w:szCs w:val="22"/>
        </w:rPr>
        <w:t>How does a kernel function in SVM help in handling non-linear separations?</w:t>
      </w:r>
    </w:p>
    <w:p w14:paraId="736E2BD3" w14:textId="77777777" w:rsidR="004B3223" w:rsidRPr="00E93ED3" w:rsidRDefault="004B3223" w:rsidP="00145AC7">
      <w:pPr>
        <w:numPr>
          <w:ilvl w:val="0"/>
          <w:numId w:val="170"/>
        </w:numPr>
        <w:spacing w:after="180"/>
        <w:rPr>
          <w:rFonts w:asciiTheme="minorHAnsi" w:hAnsiTheme="minorHAnsi" w:cstheme="minorHAnsi"/>
          <w:color w:val="1F1F1F"/>
          <w:sz w:val="22"/>
          <w:szCs w:val="22"/>
        </w:rPr>
      </w:pPr>
      <w:r w:rsidRPr="00E93ED3">
        <w:rPr>
          <w:rFonts w:asciiTheme="minorHAnsi" w:hAnsiTheme="minorHAnsi" w:cstheme="minorHAnsi"/>
          <w:color w:val="1F1F1F"/>
          <w:sz w:val="22"/>
          <w:szCs w:val="22"/>
        </w:rPr>
        <w:t>Explain the role of the C parameter in SVM.</w:t>
      </w:r>
    </w:p>
    <w:p w14:paraId="64942C78" w14:textId="77777777" w:rsidR="004B3223" w:rsidRPr="00E93ED3" w:rsidRDefault="004B3223" w:rsidP="00145AC7">
      <w:pPr>
        <w:numPr>
          <w:ilvl w:val="0"/>
          <w:numId w:val="170"/>
        </w:numPr>
        <w:spacing w:after="180"/>
        <w:rPr>
          <w:rFonts w:asciiTheme="minorHAnsi" w:hAnsiTheme="minorHAnsi" w:cstheme="minorHAnsi"/>
          <w:color w:val="1F1F1F"/>
          <w:sz w:val="22"/>
          <w:szCs w:val="22"/>
        </w:rPr>
      </w:pPr>
      <w:r w:rsidRPr="00E93ED3">
        <w:rPr>
          <w:rFonts w:asciiTheme="minorHAnsi" w:hAnsiTheme="minorHAnsi" w:cstheme="minorHAnsi"/>
          <w:color w:val="1F1F1F"/>
          <w:sz w:val="22"/>
          <w:szCs w:val="22"/>
        </w:rPr>
        <w:t>What are support vectors, and why are they important in SVM?</w:t>
      </w:r>
    </w:p>
    <w:p w14:paraId="237AEA50" w14:textId="77777777" w:rsidR="004B3223" w:rsidRPr="00E93ED3" w:rsidRDefault="004B3223" w:rsidP="00145AC7">
      <w:pPr>
        <w:numPr>
          <w:ilvl w:val="0"/>
          <w:numId w:val="170"/>
        </w:numPr>
        <w:spacing w:after="180"/>
        <w:rPr>
          <w:rFonts w:asciiTheme="minorHAnsi" w:hAnsiTheme="minorHAnsi" w:cstheme="minorHAnsi"/>
          <w:color w:val="1F1F1F"/>
          <w:sz w:val="22"/>
          <w:szCs w:val="22"/>
        </w:rPr>
      </w:pPr>
      <w:r w:rsidRPr="00E93ED3">
        <w:rPr>
          <w:rFonts w:asciiTheme="minorHAnsi" w:hAnsiTheme="minorHAnsi" w:cstheme="minorHAnsi"/>
          <w:color w:val="1F1F1F"/>
          <w:sz w:val="22"/>
          <w:szCs w:val="22"/>
        </w:rPr>
        <w:t>Describe the architecture of a basic Neural Network.</w:t>
      </w:r>
    </w:p>
    <w:p w14:paraId="3D7BB60F" w14:textId="77777777" w:rsidR="004B3223" w:rsidRPr="00E93ED3" w:rsidRDefault="004B3223" w:rsidP="00145AC7">
      <w:pPr>
        <w:numPr>
          <w:ilvl w:val="0"/>
          <w:numId w:val="170"/>
        </w:numPr>
        <w:spacing w:after="180"/>
        <w:rPr>
          <w:rFonts w:asciiTheme="minorHAnsi" w:hAnsiTheme="minorHAnsi" w:cstheme="minorHAnsi"/>
          <w:color w:val="1F1F1F"/>
          <w:sz w:val="22"/>
          <w:szCs w:val="22"/>
        </w:rPr>
      </w:pPr>
      <w:r w:rsidRPr="00E93ED3">
        <w:rPr>
          <w:rFonts w:asciiTheme="minorHAnsi" w:hAnsiTheme="minorHAnsi" w:cstheme="minorHAnsi"/>
          <w:color w:val="1F1F1F"/>
          <w:sz w:val="22"/>
          <w:szCs w:val="22"/>
        </w:rPr>
        <w:t>How does the backpropagation algorithm work in Neural Networks?</w:t>
      </w:r>
    </w:p>
    <w:p w14:paraId="4E0443BA" w14:textId="77777777" w:rsidR="004B3223" w:rsidRPr="00E93ED3" w:rsidRDefault="004B3223" w:rsidP="00145AC7">
      <w:pPr>
        <w:numPr>
          <w:ilvl w:val="0"/>
          <w:numId w:val="170"/>
        </w:numPr>
        <w:spacing w:after="180"/>
        <w:rPr>
          <w:rFonts w:asciiTheme="minorHAnsi" w:hAnsiTheme="minorHAnsi" w:cstheme="minorHAnsi"/>
          <w:color w:val="1F1F1F"/>
          <w:sz w:val="22"/>
          <w:szCs w:val="22"/>
        </w:rPr>
      </w:pPr>
      <w:r w:rsidRPr="00E93ED3">
        <w:rPr>
          <w:rFonts w:asciiTheme="minorHAnsi" w:hAnsiTheme="minorHAnsi" w:cstheme="minorHAnsi"/>
          <w:color w:val="1F1F1F"/>
          <w:sz w:val="22"/>
          <w:szCs w:val="22"/>
        </w:rPr>
        <w:t>What is the significance of activation functions in Neural Networks?</w:t>
      </w:r>
    </w:p>
    <w:p w14:paraId="14A70E17" w14:textId="77777777" w:rsidR="004B3223" w:rsidRPr="00E93ED3" w:rsidRDefault="004B3223" w:rsidP="00145AC7">
      <w:pPr>
        <w:numPr>
          <w:ilvl w:val="0"/>
          <w:numId w:val="170"/>
        </w:numPr>
        <w:spacing w:after="180"/>
        <w:rPr>
          <w:rFonts w:asciiTheme="minorHAnsi" w:hAnsiTheme="minorHAnsi" w:cstheme="minorHAnsi"/>
          <w:color w:val="1F1F1F"/>
          <w:sz w:val="22"/>
          <w:szCs w:val="22"/>
        </w:rPr>
      </w:pPr>
      <w:r w:rsidRPr="00E93ED3">
        <w:rPr>
          <w:rFonts w:asciiTheme="minorHAnsi" w:hAnsiTheme="minorHAnsi" w:cstheme="minorHAnsi"/>
          <w:color w:val="1F1F1F"/>
          <w:sz w:val="22"/>
          <w:szCs w:val="22"/>
        </w:rPr>
        <w:t>In what scenarios is it preferable to use SVM over Neural Networks?</w:t>
      </w:r>
    </w:p>
    <w:p w14:paraId="67D441D3" w14:textId="77777777" w:rsidR="004B3223" w:rsidRPr="00E93ED3" w:rsidRDefault="004B3223" w:rsidP="00145AC7">
      <w:pPr>
        <w:numPr>
          <w:ilvl w:val="0"/>
          <w:numId w:val="170"/>
        </w:numPr>
        <w:spacing w:after="180"/>
        <w:rPr>
          <w:rFonts w:asciiTheme="minorHAnsi" w:hAnsiTheme="minorHAnsi" w:cstheme="minorHAnsi"/>
          <w:color w:val="1F1F1F"/>
          <w:sz w:val="22"/>
          <w:szCs w:val="22"/>
        </w:rPr>
      </w:pPr>
      <w:r w:rsidRPr="00E93ED3">
        <w:rPr>
          <w:rFonts w:asciiTheme="minorHAnsi" w:hAnsiTheme="minorHAnsi" w:cstheme="minorHAnsi"/>
          <w:color w:val="1F1F1F"/>
          <w:sz w:val="22"/>
          <w:szCs w:val="22"/>
        </w:rPr>
        <w:t>What are the advantages of using Neural Networks for deep learning tasks?</w:t>
      </w:r>
    </w:p>
    <w:p w14:paraId="54EE21B4" w14:textId="77777777" w:rsidR="004B3223" w:rsidRPr="00E93ED3" w:rsidRDefault="004B3223" w:rsidP="00145AC7">
      <w:pPr>
        <w:numPr>
          <w:ilvl w:val="0"/>
          <w:numId w:val="170"/>
        </w:numPr>
        <w:spacing w:after="180"/>
        <w:rPr>
          <w:rFonts w:asciiTheme="minorHAnsi" w:hAnsiTheme="minorHAnsi" w:cstheme="minorHAnsi"/>
          <w:color w:val="1F1F1F"/>
          <w:sz w:val="22"/>
          <w:szCs w:val="22"/>
        </w:rPr>
      </w:pPr>
      <w:r w:rsidRPr="00E93ED3">
        <w:rPr>
          <w:rFonts w:asciiTheme="minorHAnsi" w:hAnsiTheme="minorHAnsi" w:cstheme="minorHAnsi"/>
          <w:color w:val="1F1F1F"/>
          <w:sz w:val="22"/>
          <w:szCs w:val="22"/>
        </w:rPr>
        <w:t>How does data standardization impact the performance of SVMs and Neural Networks?</w:t>
      </w:r>
    </w:p>
    <w:p w14:paraId="4E8FDF5D" w14:textId="77777777" w:rsidR="004B3223" w:rsidRPr="00E93ED3" w:rsidRDefault="004B3223" w:rsidP="00145AC7">
      <w:pPr>
        <w:numPr>
          <w:ilvl w:val="0"/>
          <w:numId w:val="170"/>
        </w:numPr>
        <w:spacing w:after="180"/>
        <w:rPr>
          <w:rFonts w:asciiTheme="minorHAnsi" w:hAnsiTheme="minorHAnsi" w:cstheme="minorHAnsi"/>
          <w:color w:val="1F1F1F"/>
          <w:sz w:val="22"/>
          <w:szCs w:val="22"/>
        </w:rPr>
      </w:pPr>
      <w:r w:rsidRPr="00E93ED3">
        <w:rPr>
          <w:rFonts w:asciiTheme="minorHAnsi" w:hAnsiTheme="minorHAnsi" w:cstheme="minorHAnsi"/>
          <w:color w:val="1F1F1F"/>
          <w:sz w:val="22"/>
          <w:szCs w:val="22"/>
        </w:rPr>
        <w:t>What is the difference between overfitting and underfitting, and how does the C parameter in SVM address these issues?</w:t>
      </w:r>
    </w:p>
    <w:p w14:paraId="0078DEFC" w14:textId="77777777" w:rsidR="004B3223" w:rsidRPr="00E93ED3" w:rsidRDefault="004B3223" w:rsidP="00145AC7">
      <w:pPr>
        <w:numPr>
          <w:ilvl w:val="0"/>
          <w:numId w:val="170"/>
        </w:numPr>
        <w:spacing w:after="180"/>
        <w:rPr>
          <w:rFonts w:asciiTheme="minorHAnsi" w:hAnsiTheme="minorHAnsi" w:cstheme="minorHAnsi"/>
          <w:color w:val="1F1F1F"/>
          <w:sz w:val="22"/>
          <w:szCs w:val="22"/>
        </w:rPr>
      </w:pPr>
      <w:r w:rsidRPr="00E93ED3">
        <w:rPr>
          <w:rFonts w:asciiTheme="minorHAnsi" w:hAnsiTheme="minorHAnsi" w:cstheme="minorHAnsi"/>
          <w:color w:val="1F1F1F"/>
          <w:sz w:val="22"/>
          <w:szCs w:val="22"/>
        </w:rPr>
        <w:t>Why is it important to tune hyperparameters in Neural Networks?</w:t>
      </w:r>
    </w:p>
    <w:p w14:paraId="380F281D" w14:textId="77777777" w:rsidR="004B3223" w:rsidRPr="00E93ED3" w:rsidRDefault="004B3223" w:rsidP="00145AC7">
      <w:pPr>
        <w:numPr>
          <w:ilvl w:val="0"/>
          <w:numId w:val="170"/>
        </w:numPr>
        <w:spacing w:after="180"/>
        <w:rPr>
          <w:rFonts w:asciiTheme="minorHAnsi" w:hAnsiTheme="minorHAnsi" w:cstheme="minorHAnsi"/>
          <w:color w:val="1F1F1F"/>
          <w:sz w:val="22"/>
          <w:szCs w:val="22"/>
        </w:rPr>
      </w:pPr>
      <w:r w:rsidRPr="00E93ED3">
        <w:rPr>
          <w:rFonts w:asciiTheme="minorHAnsi" w:hAnsiTheme="minorHAnsi" w:cstheme="minorHAnsi"/>
          <w:color w:val="1F1F1F"/>
          <w:sz w:val="22"/>
          <w:szCs w:val="22"/>
        </w:rPr>
        <w:t>What is the difference between a feedforward neural network and a recurrent neural network?</w:t>
      </w:r>
    </w:p>
    <w:p w14:paraId="3882ADB7" w14:textId="77777777" w:rsidR="004B3223" w:rsidRPr="00E93ED3" w:rsidRDefault="004B3223" w:rsidP="00145AC7">
      <w:pPr>
        <w:numPr>
          <w:ilvl w:val="0"/>
          <w:numId w:val="170"/>
        </w:numPr>
        <w:spacing w:after="180"/>
        <w:rPr>
          <w:rFonts w:asciiTheme="minorHAnsi" w:hAnsiTheme="minorHAnsi" w:cstheme="minorHAnsi"/>
          <w:color w:val="1F1F1F"/>
          <w:sz w:val="22"/>
          <w:szCs w:val="22"/>
        </w:rPr>
      </w:pPr>
      <w:r w:rsidRPr="00E93ED3">
        <w:rPr>
          <w:rFonts w:asciiTheme="minorHAnsi" w:hAnsiTheme="minorHAnsi" w:cstheme="minorHAnsi"/>
          <w:color w:val="1F1F1F"/>
          <w:sz w:val="22"/>
          <w:szCs w:val="22"/>
        </w:rPr>
        <w:t>How can class imbalance be addressed when training SVMs and Neural Networks?</w:t>
      </w:r>
    </w:p>
    <w:p w14:paraId="084F07DF" w14:textId="77777777" w:rsidR="004B3223" w:rsidRPr="00E93ED3" w:rsidRDefault="004B3223" w:rsidP="00145AC7">
      <w:pPr>
        <w:numPr>
          <w:ilvl w:val="0"/>
          <w:numId w:val="170"/>
        </w:numPr>
        <w:spacing w:after="180"/>
        <w:rPr>
          <w:rFonts w:asciiTheme="minorHAnsi" w:hAnsiTheme="minorHAnsi" w:cstheme="minorHAnsi"/>
          <w:color w:val="1F1F1F"/>
          <w:sz w:val="22"/>
          <w:szCs w:val="22"/>
        </w:rPr>
      </w:pPr>
      <w:r w:rsidRPr="00E93ED3">
        <w:rPr>
          <w:rFonts w:asciiTheme="minorHAnsi" w:hAnsiTheme="minorHAnsi" w:cstheme="minorHAnsi"/>
          <w:color w:val="1F1F1F"/>
          <w:sz w:val="22"/>
          <w:szCs w:val="22"/>
        </w:rPr>
        <w:t>Explain the concept of a margin in SVM and its importance.</w:t>
      </w:r>
    </w:p>
    <w:p w14:paraId="5AEDA6F0" w14:textId="77777777" w:rsidR="004B3223" w:rsidRPr="00E93ED3" w:rsidRDefault="004B3223" w:rsidP="00145AC7">
      <w:pPr>
        <w:numPr>
          <w:ilvl w:val="0"/>
          <w:numId w:val="170"/>
        </w:numPr>
        <w:spacing w:after="180"/>
        <w:rPr>
          <w:rFonts w:asciiTheme="minorHAnsi" w:hAnsiTheme="minorHAnsi" w:cstheme="minorHAnsi"/>
          <w:color w:val="1F1F1F"/>
          <w:sz w:val="22"/>
          <w:szCs w:val="22"/>
        </w:rPr>
      </w:pPr>
      <w:r w:rsidRPr="00E93ED3">
        <w:rPr>
          <w:rFonts w:asciiTheme="minorHAnsi" w:hAnsiTheme="minorHAnsi" w:cstheme="minorHAnsi"/>
          <w:color w:val="1F1F1F"/>
          <w:sz w:val="22"/>
          <w:szCs w:val="22"/>
        </w:rPr>
        <w:t>What are some common use cases for Neural Networks in machine learning?</w:t>
      </w:r>
    </w:p>
    <w:p w14:paraId="6A2A367A" w14:textId="77777777" w:rsidR="004B3223" w:rsidRPr="00E93ED3" w:rsidRDefault="004B3223" w:rsidP="00145AC7">
      <w:pPr>
        <w:numPr>
          <w:ilvl w:val="0"/>
          <w:numId w:val="170"/>
        </w:numPr>
        <w:spacing w:after="180"/>
        <w:rPr>
          <w:rFonts w:asciiTheme="minorHAnsi" w:hAnsiTheme="minorHAnsi" w:cstheme="minorHAnsi"/>
          <w:color w:val="1F1F1F"/>
          <w:sz w:val="22"/>
          <w:szCs w:val="22"/>
        </w:rPr>
      </w:pPr>
      <w:r w:rsidRPr="00E93ED3">
        <w:rPr>
          <w:rFonts w:asciiTheme="minorHAnsi" w:hAnsiTheme="minorHAnsi" w:cstheme="minorHAnsi"/>
          <w:color w:val="1F1F1F"/>
          <w:sz w:val="22"/>
          <w:szCs w:val="22"/>
        </w:rPr>
        <w:t>How do you assess the performance of an SVM model?</w:t>
      </w:r>
    </w:p>
    <w:p w14:paraId="7078D8BC" w14:textId="77777777" w:rsidR="004B3223" w:rsidRPr="00E93ED3" w:rsidRDefault="004B3223" w:rsidP="00145AC7">
      <w:pPr>
        <w:numPr>
          <w:ilvl w:val="0"/>
          <w:numId w:val="170"/>
        </w:numPr>
        <w:spacing w:after="180"/>
        <w:rPr>
          <w:rFonts w:asciiTheme="minorHAnsi" w:hAnsiTheme="minorHAnsi" w:cstheme="minorHAnsi"/>
          <w:color w:val="1F1F1F"/>
          <w:sz w:val="22"/>
          <w:szCs w:val="22"/>
        </w:rPr>
      </w:pPr>
      <w:r w:rsidRPr="00E93ED3">
        <w:rPr>
          <w:rFonts w:asciiTheme="minorHAnsi" w:hAnsiTheme="minorHAnsi" w:cstheme="minorHAnsi"/>
          <w:color w:val="1F1F1F"/>
          <w:sz w:val="22"/>
          <w:szCs w:val="22"/>
        </w:rPr>
        <w:t>Why might a deep Neural Network require more computational resources than an SVM?</w:t>
      </w:r>
    </w:p>
    <w:p w14:paraId="671F8C25" w14:textId="77777777" w:rsidR="004B3223" w:rsidRPr="00E93ED3" w:rsidRDefault="004B3223" w:rsidP="00145AC7">
      <w:pPr>
        <w:numPr>
          <w:ilvl w:val="0"/>
          <w:numId w:val="170"/>
        </w:numPr>
        <w:spacing w:after="180"/>
        <w:rPr>
          <w:rFonts w:asciiTheme="minorHAnsi" w:hAnsiTheme="minorHAnsi" w:cstheme="minorHAnsi"/>
          <w:color w:val="1F1F1F"/>
          <w:sz w:val="22"/>
          <w:szCs w:val="22"/>
        </w:rPr>
      </w:pPr>
      <w:r w:rsidRPr="00E93ED3">
        <w:rPr>
          <w:rFonts w:asciiTheme="minorHAnsi" w:hAnsiTheme="minorHAnsi" w:cstheme="minorHAnsi"/>
          <w:color w:val="1F1F1F"/>
          <w:sz w:val="22"/>
          <w:szCs w:val="22"/>
        </w:rPr>
        <w:t>What are the pros and cons of using a radial basis function (RBF) kernel in SVM?</w:t>
      </w:r>
    </w:p>
    <w:p w14:paraId="40505E5A" w14:textId="77777777" w:rsidR="004B3223" w:rsidRDefault="004B3223" w:rsidP="00145AC7">
      <w:pPr>
        <w:numPr>
          <w:ilvl w:val="0"/>
          <w:numId w:val="170"/>
        </w:numPr>
        <w:spacing w:after="180"/>
        <w:rPr>
          <w:rFonts w:asciiTheme="minorHAnsi" w:hAnsiTheme="minorHAnsi" w:cstheme="minorHAnsi"/>
          <w:color w:val="1F1F1F"/>
          <w:sz w:val="22"/>
          <w:szCs w:val="22"/>
        </w:rPr>
      </w:pPr>
      <w:r w:rsidRPr="00E93ED3">
        <w:rPr>
          <w:rFonts w:asciiTheme="minorHAnsi" w:hAnsiTheme="minorHAnsi" w:cstheme="minorHAnsi"/>
          <w:color w:val="1F1F1F"/>
          <w:sz w:val="22"/>
          <w:szCs w:val="22"/>
        </w:rPr>
        <w:lastRenderedPageBreak/>
        <w:t>Describe the process of hyperparameter tuning in SVMs and Neural Networks.</w:t>
      </w:r>
    </w:p>
    <w:p w14:paraId="664086A6" w14:textId="77777777" w:rsidR="004B3223" w:rsidRDefault="004B3223" w:rsidP="004B3223">
      <w:pPr>
        <w:rPr>
          <w:rFonts w:asciiTheme="minorHAnsi" w:hAnsiTheme="minorHAnsi" w:cstheme="minorHAnsi"/>
          <w:color w:val="1F1F1F"/>
          <w:sz w:val="22"/>
          <w:szCs w:val="22"/>
        </w:rPr>
      </w:pPr>
    </w:p>
    <w:p w14:paraId="501A81DB" w14:textId="77777777" w:rsidR="007C771D" w:rsidRDefault="007C771D" w:rsidP="004B3223">
      <w:pPr>
        <w:rPr>
          <w:rFonts w:asciiTheme="minorHAnsi" w:hAnsiTheme="minorHAnsi" w:cstheme="minorHAnsi"/>
          <w:color w:val="1F1F1F"/>
          <w:sz w:val="22"/>
          <w:szCs w:val="22"/>
        </w:rPr>
      </w:pPr>
    </w:p>
    <w:p w14:paraId="7A8E3B47" w14:textId="77777777" w:rsidR="007C771D" w:rsidRDefault="007C771D" w:rsidP="004B3223">
      <w:pPr>
        <w:rPr>
          <w:rFonts w:asciiTheme="minorHAnsi" w:hAnsiTheme="minorHAnsi" w:cstheme="minorHAnsi"/>
          <w:color w:val="1F1F1F"/>
          <w:sz w:val="22"/>
          <w:szCs w:val="22"/>
        </w:rPr>
      </w:pPr>
    </w:p>
    <w:p w14:paraId="36812396" w14:textId="77777777" w:rsidR="007C771D" w:rsidRDefault="007C771D" w:rsidP="004B3223">
      <w:pPr>
        <w:rPr>
          <w:rFonts w:asciiTheme="minorHAnsi" w:hAnsiTheme="minorHAnsi" w:cstheme="minorHAnsi"/>
          <w:color w:val="1F1F1F"/>
          <w:sz w:val="22"/>
          <w:szCs w:val="22"/>
        </w:rPr>
      </w:pPr>
    </w:p>
    <w:p w14:paraId="749FADAD" w14:textId="77777777" w:rsidR="007C771D" w:rsidRDefault="007C771D" w:rsidP="004B3223">
      <w:pPr>
        <w:rPr>
          <w:rFonts w:asciiTheme="minorHAnsi" w:hAnsiTheme="minorHAnsi" w:cstheme="minorHAnsi"/>
          <w:color w:val="1F1F1F"/>
          <w:sz w:val="22"/>
          <w:szCs w:val="22"/>
        </w:rPr>
      </w:pPr>
    </w:p>
    <w:p w14:paraId="47058C0F" w14:textId="77777777" w:rsidR="007C771D" w:rsidRDefault="007C771D" w:rsidP="004B3223">
      <w:pPr>
        <w:rPr>
          <w:rFonts w:asciiTheme="minorHAnsi" w:hAnsiTheme="minorHAnsi" w:cstheme="minorHAnsi"/>
          <w:color w:val="1F1F1F"/>
          <w:sz w:val="22"/>
          <w:szCs w:val="22"/>
        </w:rPr>
      </w:pPr>
    </w:p>
    <w:p w14:paraId="7B6B9BC9" w14:textId="77777777" w:rsidR="007C771D" w:rsidRDefault="007C771D" w:rsidP="004B3223">
      <w:pPr>
        <w:rPr>
          <w:rFonts w:asciiTheme="minorHAnsi" w:hAnsiTheme="minorHAnsi" w:cstheme="minorHAnsi"/>
          <w:color w:val="1F1F1F"/>
          <w:sz w:val="22"/>
          <w:szCs w:val="22"/>
        </w:rPr>
      </w:pPr>
    </w:p>
    <w:p w14:paraId="5F0BA974" w14:textId="77777777" w:rsidR="007C771D" w:rsidRDefault="007C771D" w:rsidP="004B3223">
      <w:pPr>
        <w:rPr>
          <w:rFonts w:asciiTheme="minorHAnsi" w:hAnsiTheme="minorHAnsi" w:cstheme="minorHAnsi"/>
          <w:color w:val="1F1F1F"/>
          <w:sz w:val="22"/>
          <w:szCs w:val="22"/>
        </w:rPr>
      </w:pPr>
    </w:p>
    <w:p w14:paraId="482C88B4" w14:textId="77777777" w:rsidR="007C771D" w:rsidRDefault="007C771D" w:rsidP="004B3223">
      <w:pPr>
        <w:rPr>
          <w:rFonts w:asciiTheme="minorHAnsi" w:hAnsiTheme="minorHAnsi" w:cstheme="minorHAnsi"/>
          <w:color w:val="1F1F1F"/>
          <w:sz w:val="22"/>
          <w:szCs w:val="22"/>
        </w:rPr>
      </w:pPr>
    </w:p>
    <w:p w14:paraId="66F5E451" w14:textId="77777777" w:rsidR="007C771D" w:rsidRDefault="007C771D" w:rsidP="004B3223">
      <w:pPr>
        <w:rPr>
          <w:rFonts w:asciiTheme="minorHAnsi" w:hAnsiTheme="minorHAnsi" w:cstheme="minorHAnsi"/>
          <w:color w:val="1F1F1F"/>
          <w:sz w:val="22"/>
          <w:szCs w:val="22"/>
        </w:rPr>
      </w:pPr>
    </w:p>
    <w:p w14:paraId="284D4AA6" w14:textId="77777777" w:rsidR="007C771D" w:rsidRDefault="007C771D" w:rsidP="004B3223">
      <w:pPr>
        <w:rPr>
          <w:rFonts w:asciiTheme="minorHAnsi" w:hAnsiTheme="minorHAnsi" w:cstheme="minorHAnsi"/>
          <w:color w:val="1F1F1F"/>
          <w:sz w:val="22"/>
          <w:szCs w:val="22"/>
        </w:rPr>
      </w:pPr>
    </w:p>
    <w:p w14:paraId="78B78284" w14:textId="77777777" w:rsidR="007C771D" w:rsidRDefault="007C771D" w:rsidP="004B3223">
      <w:pPr>
        <w:rPr>
          <w:rFonts w:asciiTheme="minorHAnsi" w:hAnsiTheme="minorHAnsi" w:cstheme="minorHAnsi"/>
          <w:color w:val="1F1F1F"/>
          <w:sz w:val="22"/>
          <w:szCs w:val="22"/>
        </w:rPr>
      </w:pPr>
    </w:p>
    <w:p w14:paraId="10DAD6F9" w14:textId="77777777" w:rsidR="007C771D" w:rsidRDefault="007C771D" w:rsidP="004B3223">
      <w:pPr>
        <w:rPr>
          <w:rFonts w:asciiTheme="minorHAnsi" w:hAnsiTheme="minorHAnsi" w:cstheme="minorHAnsi"/>
          <w:color w:val="1F1F1F"/>
          <w:sz w:val="22"/>
          <w:szCs w:val="22"/>
        </w:rPr>
      </w:pPr>
    </w:p>
    <w:p w14:paraId="60FC4435" w14:textId="77777777" w:rsidR="007C771D" w:rsidRDefault="007C771D" w:rsidP="004B3223">
      <w:pPr>
        <w:rPr>
          <w:rFonts w:asciiTheme="minorHAnsi" w:hAnsiTheme="minorHAnsi" w:cstheme="minorHAnsi"/>
          <w:color w:val="1F1F1F"/>
          <w:sz w:val="22"/>
          <w:szCs w:val="22"/>
        </w:rPr>
      </w:pPr>
    </w:p>
    <w:p w14:paraId="29DFD80E" w14:textId="77777777" w:rsidR="007C771D" w:rsidRDefault="007C771D" w:rsidP="004B3223">
      <w:pPr>
        <w:rPr>
          <w:rFonts w:asciiTheme="minorHAnsi" w:hAnsiTheme="minorHAnsi" w:cstheme="minorHAnsi"/>
          <w:color w:val="1F1F1F"/>
          <w:sz w:val="22"/>
          <w:szCs w:val="22"/>
        </w:rPr>
      </w:pPr>
    </w:p>
    <w:p w14:paraId="6E872886" w14:textId="77777777" w:rsidR="007C771D" w:rsidRDefault="007C771D" w:rsidP="004B3223">
      <w:pPr>
        <w:rPr>
          <w:rFonts w:asciiTheme="minorHAnsi" w:hAnsiTheme="minorHAnsi" w:cstheme="minorHAnsi"/>
          <w:color w:val="1F1F1F"/>
          <w:sz w:val="22"/>
          <w:szCs w:val="22"/>
        </w:rPr>
      </w:pPr>
    </w:p>
    <w:p w14:paraId="547A73FB" w14:textId="77777777" w:rsidR="004B3223" w:rsidRDefault="004B3223" w:rsidP="004B3223">
      <w:pPr>
        <w:rPr>
          <w:rFonts w:asciiTheme="minorHAnsi" w:hAnsiTheme="minorHAnsi" w:cstheme="minorHAnsi"/>
          <w:color w:val="1F1F1F"/>
          <w:sz w:val="22"/>
          <w:szCs w:val="22"/>
        </w:rPr>
      </w:pPr>
    </w:p>
    <w:p w14:paraId="78C050AD" w14:textId="77777777" w:rsidR="004B3223" w:rsidRDefault="004B3223" w:rsidP="004B3223">
      <w:pPr>
        <w:rPr>
          <w:rFonts w:asciiTheme="minorHAnsi" w:hAnsiTheme="minorHAnsi" w:cstheme="minorHAnsi"/>
          <w:color w:val="1F1F1F"/>
          <w:sz w:val="22"/>
          <w:szCs w:val="22"/>
        </w:rPr>
      </w:pPr>
    </w:p>
    <w:p w14:paraId="04E3FDA7" w14:textId="77777777" w:rsidR="004B3223" w:rsidRDefault="004B3223" w:rsidP="004B3223">
      <w:pPr>
        <w:rPr>
          <w:rFonts w:asciiTheme="minorHAnsi" w:hAnsiTheme="minorHAnsi" w:cstheme="minorHAnsi"/>
          <w:color w:val="1F1F1F"/>
          <w:sz w:val="22"/>
          <w:szCs w:val="22"/>
        </w:rPr>
      </w:pPr>
    </w:p>
    <w:p w14:paraId="3986AC6F" w14:textId="77777777" w:rsidR="004B3223" w:rsidRDefault="004B3223" w:rsidP="004B3223">
      <w:pPr>
        <w:rPr>
          <w:rFonts w:asciiTheme="minorHAnsi" w:hAnsiTheme="minorHAnsi" w:cstheme="minorHAnsi"/>
          <w:color w:val="1F1F1F"/>
          <w:sz w:val="22"/>
          <w:szCs w:val="22"/>
        </w:rPr>
      </w:pPr>
    </w:p>
    <w:p w14:paraId="7E920413" w14:textId="77777777" w:rsidR="004B3223" w:rsidRDefault="004B3223" w:rsidP="004B3223">
      <w:pPr>
        <w:rPr>
          <w:rFonts w:asciiTheme="minorHAnsi" w:hAnsiTheme="minorHAnsi" w:cstheme="minorHAnsi"/>
          <w:color w:val="1F1F1F"/>
          <w:sz w:val="22"/>
          <w:szCs w:val="22"/>
        </w:rPr>
      </w:pPr>
    </w:p>
    <w:p w14:paraId="42B3405E" w14:textId="77777777" w:rsidR="004B3223" w:rsidRDefault="004B3223" w:rsidP="004B3223">
      <w:pPr>
        <w:rPr>
          <w:rFonts w:asciiTheme="minorHAnsi" w:hAnsiTheme="minorHAnsi" w:cstheme="minorHAnsi"/>
          <w:color w:val="1F1F1F"/>
          <w:sz w:val="22"/>
          <w:szCs w:val="22"/>
        </w:rPr>
      </w:pPr>
    </w:p>
    <w:p w14:paraId="71B92C8A" w14:textId="77777777" w:rsidR="004B3223" w:rsidRDefault="004B3223" w:rsidP="004B3223">
      <w:pPr>
        <w:rPr>
          <w:rFonts w:asciiTheme="minorHAnsi" w:hAnsiTheme="minorHAnsi" w:cstheme="minorHAnsi"/>
          <w:color w:val="1F1F1F"/>
          <w:sz w:val="22"/>
          <w:szCs w:val="22"/>
        </w:rPr>
      </w:pPr>
    </w:p>
    <w:p w14:paraId="66D2FB95" w14:textId="77777777" w:rsidR="007C771D" w:rsidRDefault="007C771D" w:rsidP="004B3223">
      <w:pPr>
        <w:rPr>
          <w:rFonts w:asciiTheme="minorHAnsi" w:hAnsiTheme="minorHAnsi" w:cstheme="minorHAnsi"/>
          <w:color w:val="1F1F1F"/>
          <w:sz w:val="22"/>
          <w:szCs w:val="22"/>
        </w:rPr>
      </w:pPr>
    </w:p>
    <w:p w14:paraId="76F8E118" w14:textId="77777777" w:rsidR="007C771D" w:rsidRDefault="007C771D" w:rsidP="004B3223">
      <w:pPr>
        <w:rPr>
          <w:rFonts w:asciiTheme="minorHAnsi" w:hAnsiTheme="minorHAnsi" w:cstheme="minorHAnsi"/>
          <w:color w:val="1F1F1F"/>
          <w:sz w:val="22"/>
          <w:szCs w:val="22"/>
        </w:rPr>
      </w:pPr>
    </w:p>
    <w:p w14:paraId="6C8C7912" w14:textId="77777777" w:rsidR="007C771D" w:rsidRDefault="007C771D" w:rsidP="004B3223">
      <w:pPr>
        <w:rPr>
          <w:rFonts w:asciiTheme="minorHAnsi" w:hAnsiTheme="minorHAnsi" w:cstheme="minorHAnsi"/>
          <w:color w:val="1F1F1F"/>
          <w:sz w:val="22"/>
          <w:szCs w:val="22"/>
        </w:rPr>
      </w:pPr>
    </w:p>
    <w:p w14:paraId="763A4BC5" w14:textId="77777777" w:rsidR="007C771D" w:rsidRDefault="007C771D" w:rsidP="004B3223">
      <w:pPr>
        <w:rPr>
          <w:rFonts w:asciiTheme="minorHAnsi" w:hAnsiTheme="minorHAnsi" w:cstheme="minorHAnsi"/>
          <w:color w:val="1F1F1F"/>
          <w:sz w:val="22"/>
          <w:szCs w:val="22"/>
        </w:rPr>
      </w:pPr>
    </w:p>
    <w:p w14:paraId="1C5621B1" w14:textId="77777777" w:rsidR="007C771D" w:rsidRDefault="007C771D" w:rsidP="004B3223">
      <w:pPr>
        <w:rPr>
          <w:rFonts w:asciiTheme="minorHAnsi" w:hAnsiTheme="minorHAnsi" w:cstheme="minorHAnsi"/>
          <w:color w:val="1F1F1F"/>
          <w:sz w:val="22"/>
          <w:szCs w:val="22"/>
        </w:rPr>
      </w:pPr>
    </w:p>
    <w:p w14:paraId="418F4E70" w14:textId="77777777" w:rsidR="007C771D" w:rsidRDefault="007C771D" w:rsidP="004B3223">
      <w:pPr>
        <w:rPr>
          <w:rFonts w:asciiTheme="minorHAnsi" w:hAnsiTheme="minorHAnsi" w:cstheme="minorHAnsi"/>
          <w:color w:val="1F1F1F"/>
          <w:sz w:val="22"/>
          <w:szCs w:val="22"/>
        </w:rPr>
      </w:pPr>
    </w:p>
    <w:p w14:paraId="51B5141B" w14:textId="77777777" w:rsidR="007C771D" w:rsidRDefault="007C771D" w:rsidP="004B3223">
      <w:pPr>
        <w:rPr>
          <w:rFonts w:asciiTheme="minorHAnsi" w:hAnsiTheme="minorHAnsi" w:cstheme="minorHAnsi"/>
          <w:color w:val="1F1F1F"/>
          <w:sz w:val="22"/>
          <w:szCs w:val="22"/>
        </w:rPr>
      </w:pPr>
    </w:p>
    <w:p w14:paraId="33E7461C" w14:textId="77777777" w:rsidR="007C771D" w:rsidRDefault="007C771D" w:rsidP="004B3223">
      <w:pPr>
        <w:rPr>
          <w:rFonts w:asciiTheme="minorHAnsi" w:hAnsiTheme="minorHAnsi" w:cstheme="minorHAnsi"/>
          <w:color w:val="1F1F1F"/>
          <w:sz w:val="22"/>
          <w:szCs w:val="22"/>
        </w:rPr>
      </w:pPr>
    </w:p>
    <w:p w14:paraId="67EE9487" w14:textId="77777777" w:rsidR="004B3223" w:rsidRDefault="004B3223" w:rsidP="004B3223">
      <w:pPr>
        <w:rPr>
          <w:rFonts w:asciiTheme="minorHAnsi" w:hAnsiTheme="minorHAnsi" w:cstheme="minorHAnsi"/>
          <w:color w:val="1F1F1F"/>
          <w:sz w:val="22"/>
          <w:szCs w:val="22"/>
        </w:rPr>
      </w:pPr>
    </w:p>
    <w:p w14:paraId="46C4FC8C" w14:textId="77777777" w:rsidR="004B3223" w:rsidRDefault="004B3223" w:rsidP="004B3223">
      <w:pPr>
        <w:rPr>
          <w:rFonts w:asciiTheme="minorHAnsi" w:hAnsiTheme="minorHAnsi" w:cstheme="minorHAnsi"/>
          <w:color w:val="1F1F1F"/>
          <w:sz w:val="22"/>
          <w:szCs w:val="22"/>
        </w:rPr>
      </w:pPr>
    </w:p>
    <w:p w14:paraId="0E196A38" w14:textId="77777777" w:rsidR="004B3223" w:rsidRDefault="004B3223" w:rsidP="004B3223">
      <w:pPr>
        <w:pStyle w:val="Heading1"/>
      </w:pPr>
      <w:bookmarkStart w:id="167" w:name="_Toc174889677"/>
      <w:r>
        <w:lastRenderedPageBreak/>
        <w:t>Chapter 7 Cheat Sheet</w:t>
      </w:r>
      <w:bookmarkEnd w:id="167"/>
    </w:p>
    <w:p w14:paraId="000C9447" w14:textId="77777777" w:rsidR="004B3223" w:rsidRDefault="004B3223" w:rsidP="004B3223">
      <w:pPr>
        <w:rPr>
          <w:rFonts w:asciiTheme="minorHAnsi" w:hAnsiTheme="minorHAnsi" w:cstheme="minorHAnsi"/>
          <w:color w:val="1F1F1F"/>
          <w:sz w:val="22"/>
          <w:szCs w:val="22"/>
        </w:rPr>
      </w:pPr>
    </w:p>
    <w:p w14:paraId="7DA12887" w14:textId="77777777" w:rsidR="004B3223" w:rsidRDefault="004B3223" w:rsidP="004B3223">
      <w:pPr>
        <w:rPr>
          <w:rFonts w:asciiTheme="minorHAnsi" w:hAnsiTheme="minorHAnsi" w:cstheme="minorHAnsi"/>
          <w:color w:val="1F1F1F"/>
          <w:sz w:val="22"/>
          <w:szCs w:val="22"/>
        </w:rPr>
      </w:pPr>
    </w:p>
    <w:tbl>
      <w:tblPr>
        <w:tblW w:w="5000" w:type="pct"/>
        <w:tblLook w:val="04A0" w:firstRow="1" w:lastRow="0" w:firstColumn="1" w:lastColumn="0" w:noHBand="0" w:noVBand="1"/>
      </w:tblPr>
      <w:tblGrid>
        <w:gridCol w:w="1735"/>
        <w:gridCol w:w="1943"/>
        <w:gridCol w:w="2170"/>
        <w:gridCol w:w="2412"/>
      </w:tblGrid>
      <w:tr w:rsidR="004B3223" w:rsidRPr="00770E38" w14:paraId="73B0776D" w14:textId="77777777" w:rsidTr="00A23D18">
        <w:trPr>
          <w:trHeight w:val="315"/>
        </w:trPr>
        <w:tc>
          <w:tcPr>
            <w:tcW w:w="919" w:type="pct"/>
            <w:tcBorders>
              <w:top w:val="single" w:sz="8" w:space="0" w:color="A6A6A6"/>
              <w:left w:val="single" w:sz="8" w:space="0" w:color="A6A6A6"/>
              <w:bottom w:val="single" w:sz="8" w:space="0" w:color="A6A6A6"/>
              <w:right w:val="single" w:sz="8" w:space="0" w:color="A6A6A6"/>
            </w:tcBorders>
            <w:shd w:val="clear" w:color="auto" w:fill="auto"/>
            <w:vAlign w:val="center"/>
            <w:hideMark/>
          </w:tcPr>
          <w:p w14:paraId="2A9CC0DA" w14:textId="77777777" w:rsidR="004B3223" w:rsidRPr="00770E38" w:rsidRDefault="004B3223" w:rsidP="00A23D18">
            <w:pPr>
              <w:jc w:val="center"/>
              <w:rPr>
                <w:rFonts w:asciiTheme="minorHAnsi" w:hAnsiTheme="minorHAnsi" w:cstheme="minorHAnsi"/>
                <w:b/>
                <w:bCs/>
                <w:color w:val="000000"/>
                <w:sz w:val="22"/>
                <w:szCs w:val="22"/>
              </w:rPr>
            </w:pPr>
            <w:r w:rsidRPr="00770E38">
              <w:rPr>
                <w:rFonts w:asciiTheme="minorHAnsi" w:hAnsiTheme="minorHAnsi" w:cstheme="minorHAnsi"/>
                <w:b/>
                <w:bCs/>
                <w:color w:val="000000"/>
                <w:sz w:val="22"/>
                <w:szCs w:val="22"/>
              </w:rPr>
              <w:t>Category</w:t>
            </w:r>
          </w:p>
        </w:tc>
        <w:tc>
          <w:tcPr>
            <w:tcW w:w="1444" w:type="pct"/>
            <w:tcBorders>
              <w:top w:val="single" w:sz="8" w:space="0" w:color="A6A6A6"/>
              <w:left w:val="nil"/>
              <w:bottom w:val="single" w:sz="8" w:space="0" w:color="A6A6A6"/>
              <w:right w:val="single" w:sz="8" w:space="0" w:color="A6A6A6"/>
            </w:tcBorders>
            <w:shd w:val="clear" w:color="auto" w:fill="auto"/>
            <w:vAlign w:val="center"/>
            <w:hideMark/>
          </w:tcPr>
          <w:p w14:paraId="5A9F2B68" w14:textId="77777777" w:rsidR="004B3223" w:rsidRPr="00770E38" w:rsidRDefault="004B3223" w:rsidP="00A23D18">
            <w:pPr>
              <w:jc w:val="center"/>
              <w:rPr>
                <w:rFonts w:asciiTheme="minorHAnsi" w:hAnsiTheme="minorHAnsi" w:cstheme="minorHAnsi"/>
                <w:b/>
                <w:bCs/>
                <w:color w:val="000000"/>
                <w:sz w:val="22"/>
                <w:szCs w:val="22"/>
              </w:rPr>
            </w:pPr>
            <w:r w:rsidRPr="00770E38">
              <w:rPr>
                <w:rFonts w:asciiTheme="minorHAnsi" w:hAnsiTheme="minorHAnsi" w:cstheme="minorHAnsi"/>
                <w:b/>
                <w:bCs/>
                <w:color w:val="000000"/>
                <w:sz w:val="22"/>
                <w:szCs w:val="22"/>
              </w:rPr>
              <w:t>SAS</w:t>
            </w:r>
          </w:p>
        </w:tc>
        <w:tc>
          <w:tcPr>
            <w:tcW w:w="1323" w:type="pct"/>
            <w:tcBorders>
              <w:top w:val="single" w:sz="8" w:space="0" w:color="A6A6A6"/>
              <w:left w:val="nil"/>
              <w:bottom w:val="single" w:sz="8" w:space="0" w:color="A6A6A6"/>
              <w:right w:val="single" w:sz="8" w:space="0" w:color="A6A6A6"/>
            </w:tcBorders>
            <w:shd w:val="clear" w:color="auto" w:fill="auto"/>
            <w:vAlign w:val="center"/>
            <w:hideMark/>
          </w:tcPr>
          <w:p w14:paraId="2751282C" w14:textId="77777777" w:rsidR="004B3223" w:rsidRPr="00770E38" w:rsidRDefault="004B3223" w:rsidP="00A23D18">
            <w:pPr>
              <w:jc w:val="center"/>
              <w:rPr>
                <w:rFonts w:asciiTheme="minorHAnsi" w:hAnsiTheme="minorHAnsi" w:cstheme="minorHAnsi"/>
                <w:b/>
                <w:bCs/>
                <w:color w:val="000000"/>
                <w:sz w:val="22"/>
                <w:szCs w:val="22"/>
              </w:rPr>
            </w:pPr>
            <w:r w:rsidRPr="00770E38">
              <w:rPr>
                <w:rFonts w:asciiTheme="minorHAnsi" w:hAnsiTheme="minorHAnsi" w:cstheme="minorHAnsi"/>
                <w:b/>
                <w:bCs/>
                <w:color w:val="000000"/>
                <w:sz w:val="22"/>
                <w:szCs w:val="22"/>
              </w:rPr>
              <w:t>Python</w:t>
            </w:r>
          </w:p>
        </w:tc>
        <w:tc>
          <w:tcPr>
            <w:tcW w:w="1313" w:type="pct"/>
            <w:tcBorders>
              <w:top w:val="single" w:sz="8" w:space="0" w:color="A6A6A6"/>
              <w:left w:val="nil"/>
              <w:bottom w:val="single" w:sz="8" w:space="0" w:color="A6A6A6"/>
              <w:right w:val="single" w:sz="8" w:space="0" w:color="A6A6A6"/>
            </w:tcBorders>
            <w:shd w:val="clear" w:color="auto" w:fill="auto"/>
            <w:vAlign w:val="center"/>
            <w:hideMark/>
          </w:tcPr>
          <w:p w14:paraId="6F7EEF55" w14:textId="77777777" w:rsidR="004B3223" w:rsidRPr="00770E38" w:rsidRDefault="004B3223" w:rsidP="00A23D18">
            <w:pPr>
              <w:jc w:val="center"/>
              <w:rPr>
                <w:rFonts w:asciiTheme="minorHAnsi" w:hAnsiTheme="minorHAnsi" w:cstheme="minorHAnsi"/>
                <w:b/>
                <w:bCs/>
                <w:color w:val="000000"/>
                <w:sz w:val="22"/>
                <w:szCs w:val="22"/>
              </w:rPr>
            </w:pPr>
            <w:r w:rsidRPr="00770E38">
              <w:rPr>
                <w:rFonts w:asciiTheme="minorHAnsi" w:hAnsiTheme="minorHAnsi" w:cstheme="minorHAnsi"/>
                <w:b/>
                <w:bCs/>
                <w:color w:val="000000"/>
                <w:sz w:val="22"/>
                <w:szCs w:val="22"/>
              </w:rPr>
              <w:t>R</w:t>
            </w:r>
          </w:p>
        </w:tc>
      </w:tr>
      <w:tr w:rsidR="004B3223" w:rsidRPr="00770E38" w14:paraId="6A08C72A" w14:textId="77777777" w:rsidTr="00A23D18">
        <w:trPr>
          <w:trHeight w:val="915"/>
        </w:trPr>
        <w:tc>
          <w:tcPr>
            <w:tcW w:w="919" w:type="pct"/>
            <w:vMerge w:val="restart"/>
            <w:tcBorders>
              <w:top w:val="nil"/>
              <w:left w:val="single" w:sz="8" w:space="0" w:color="A6A6A6"/>
              <w:bottom w:val="single" w:sz="8" w:space="0" w:color="A6A6A6"/>
              <w:right w:val="single" w:sz="8" w:space="0" w:color="A6A6A6"/>
            </w:tcBorders>
            <w:shd w:val="clear" w:color="auto" w:fill="auto"/>
            <w:vAlign w:val="center"/>
            <w:hideMark/>
          </w:tcPr>
          <w:p w14:paraId="53E291FF" w14:textId="77777777" w:rsidR="004B3223" w:rsidRPr="00770E38" w:rsidRDefault="004B3223" w:rsidP="00A23D18">
            <w:pPr>
              <w:rPr>
                <w:rFonts w:asciiTheme="minorHAnsi" w:hAnsiTheme="minorHAnsi" w:cstheme="minorHAnsi"/>
                <w:b/>
                <w:bCs/>
                <w:color w:val="000000"/>
                <w:sz w:val="22"/>
                <w:szCs w:val="22"/>
              </w:rPr>
            </w:pPr>
            <w:r w:rsidRPr="00770E38">
              <w:rPr>
                <w:rFonts w:asciiTheme="minorHAnsi" w:hAnsiTheme="minorHAnsi" w:cstheme="minorHAnsi"/>
                <w:b/>
                <w:bCs/>
                <w:color w:val="000000"/>
                <w:sz w:val="22"/>
                <w:szCs w:val="22"/>
              </w:rPr>
              <w:t>Support Vector Machines (SVM)</w:t>
            </w:r>
          </w:p>
        </w:tc>
        <w:tc>
          <w:tcPr>
            <w:tcW w:w="1444" w:type="pct"/>
            <w:tcBorders>
              <w:top w:val="nil"/>
              <w:left w:val="nil"/>
              <w:bottom w:val="single" w:sz="8" w:space="0" w:color="A6A6A6"/>
              <w:right w:val="single" w:sz="8" w:space="0" w:color="A6A6A6"/>
            </w:tcBorders>
            <w:shd w:val="clear" w:color="auto" w:fill="auto"/>
            <w:vAlign w:val="center"/>
            <w:hideMark/>
          </w:tcPr>
          <w:p w14:paraId="3607D827" w14:textId="77777777" w:rsidR="004B3223" w:rsidRPr="00770E38" w:rsidRDefault="004B3223" w:rsidP="00A23D18">
            <w:pPr>
              <w:rPr>
                <w:rFonts w:asciiTheme="minorHAnsi" w:hAnsiTheme="minorHAnsi" w:cstheme="minorHAnsi"/>
                <w:color w:val="000000"/>
                <w:sz w:val="22"/>
                <w:szCs w:val="22"/>
              </w:rPr>
            </w:pPr>
            <w:r w:rsidRPr="00770E38">
              <w:rPr>
                <w:rFonts w:asciiTheme="minorHAnsi" w:hAnsiTheme="minorHAnsi" w:cstheme="minorHAnsi"/>
                <w:color w:val="000000"/>
                <w:sz w:val="22"/>
                <w:szCs w:val="22"/>
              </w:rPr>
              <w:t>- Use PROC SVM for training SVM models</w:t>
            </w:r>
          </w:p>
        </w:tc>
        <w:tc>
          <w:tcPr>
            <w:tcW w:w="1323" w:type="pct"/>
            <w:tcBorders>
              <w:top w:val="nil"/>
              <w:left w:val="nil"/>
              <w:bottom w:val="single" w:sz="8" w:space="0" w:color="A6A6A6"/>
              <w:right w:val="single" w:sz="8" w:space="0" w:color="A6A6A6"/>
            </w:tcBorders>
            <w:shd w:val="clear" w:color="auto" w:fill="auto"/>
            <w:vAlign w:val="center"/>
            <w:hideMark/>
          </w:tcPr>
          <w:p w14:paraId="65FC14F3" w14:textId="77777777" w:rsidR="004B3223" w:rsidRPr="00770E38" w:rsidRDefault="004B3223" w:rsidP="00A23D18">
            <w:pPr>
              <w:rPr>
                <w:rFonts w:asciiTheme="minorHAnsi" w:hAnsiTheme="minorHAnsi" w:cstheme="minorHAnsi"/>
                <w:color w:val="000000"/>
                <w:sz w:val="22"/>
                <w:szCs w:val="22"/>
              </w:rPr>
            </w:pPr>
            <w:r w:rsidRPr="00770E38">
              <w:rPr>
                <w:rFonts w:asciiTheme="minorHAnsi" w:hAnsiTheme="minorHAnsi" w:cstheme="minorHAnsi"/>
                <w:color w:val="000000"/>
                <w:sz w:val="22"/>
                <w:szCs w:val="22"/>
              </w:rPr>
              <w:t xml:space="preserve">- Use SVC from </w:t>
            </w:r>
            <w:proofErr w:type="spellStart"/>
            <w:r w:rsidRPr="00770E38">
              <w:rPr>
                <w:rFonts w:asciiTheme="minorHAnsi" w:hAnsiTheme="minorHAnsi" w:cstheme="minorHAnsi"/>
                <w:color w:val="000000"/>
                <w:sz w:val="22"/>
                <w:szCs w:val="22"/>
              </w:rPr>
              <w:t>sklearn.svm</w:t>
            </w:r>
            <w:proofErr w:type="spellEnd"/>
            <w:r w:rsidRPr="00770E38">
              <w:rPr>
                <w:rFonts w:asciiTheme="minorHAnsi" w:hAnsiTheme="minorHAnsi" w:cstheme="minorHAnsi"/>
                <w:color w:val="000000"/>
                <w:sz w:val="22"/>
                <w:szCs w:val="22"/>
              </w:rPr>
              <w:t xml:space="preserve"> for SVM classification</w:t>
            </w:r>
          </w:p>
        </w:tc>
        <w:tc>
          <w:tcPr>
            <w:tcW w:w="1313" w:type="pct"/>
            <w:tcBorders>
              <w:top w:val="nil"/>
              <w:left w:val="nil"/>
              <w:bottom w:val="single" w:sz="8" w:space="0" w:color="A6A6A6"/>
              <w:right w:val="single" w:sz="8" w:space="0" w:color="A6A6A6"/>
            </w:tcBorders>
            <w:shd w:val="clear" w:color="auto" w:fill="auto"/>
            <w:vAlign w:val="center"/>
            <w:hideMark/>
          </w:tcPr>
          <w:p w14:paraId="12BCA4BE" w14:textId="77777777" w:rsidR="004B3223" w:rsidRPr="00770E38" w:rsidRDefault="004B3223" w:rsidP="00A23D18">
            <w:pPr>
              <w:rPr>
                <w:rFonts w:asciiTheme="minorHAnsi" w:hAnsiTheme="minorHAnsi" w:cstheme="minorHAnsi"/>
                <w:color w:val="000000"/>
                <w:sz w:val="22"/>
                <w:szCs w:val="22"/>
              </w:rPr>
            </w:pPr>
            <w:r w:rsidRPr="00770E38">
              <w:rPr>
                <w:rFonts w:asciiTheme="minorHAnsi" w:hAnsiTheme="minorHAnsi" w:cstheme="minorHAnsi"/>
                <w:color w:val="000000"/>
                <w:sz w:val="22"/>
                <w:szCs w:val="22"/>
              </w:rPr>
              <w:t xml:space="preserve">- Use </w:t>
            </w:r>
            <w:proofErr w:type="spellStart"/>
            <w:r w:rsidRPr="00770E38">
              <w:rPr>
                <w:rFonts w:asciiTheme="minorHAnsi" w:hAnsiTheme="minorHAnsi" w:cstheme="minorHAnsi"/>
                <w:color w:val="000000"/>
                <w:sz w:val="22"/>
                <w:szCs w:val="22"/>
              </w:rPr>
              <w:t>svm</w:t>
            </w:r>
            <w:proofErr w:type="spellEnd"/>
            <w:r w:rsidRPr="00770E38">
              <w:rPr>
                <w:rFonts w:asciiTheme="minorHAnsi" w:hAnsiTheme="minorHAnsi" w:cstheme="minorHAnsi"/>
                <w:color w:val="000000"/>
                <w:sz w:val="22"/>
                <w:szCs w:val="22"/>
              </w:rPr>
              <w:t xml:space="preserve"> function from e1071 package</w:t>
            </w:r>
          </w:p>
        </w:tc>
      </w:tr>
      <w:tr w:rsidR="004B3223" w:rsidRPr="00770E38" w14:paraId="53EE58F6" w14:textId="77777777" w:rsidTr="00A23D18">
        <w:trPr>
          <w:trHeight w:val="915"/>
        </w:trPr>
        <w:tc>
          <w:tcPr>
            <w:tcW w:w="919" w:type="pct"/>
            <w:vMerge/>
            <w:tcBorders>
              <w:top w:val="nil"/>
              <w:left w:val="single" w:sz="8" w:space="0" w:color="A6A6A6"/>
              <w:bottom w:val="single" w:sz="8" w:space="0" w:color="A6A6A6"/>
              <w:right w:val="single" w:sz="8" w:space="0" w:color="A6A6A6"/>
            </w:tcBorders>
            <w:vAlign w:val="center"/>
            <w:hideMark/>
          </w:tcPr>
          <w:p w14:paraId="6DCD94A9" w14:textId="77777777" w:rsidR="004B3223" w:rsidRPr="00770E38" w:rsidRDefault="004B3223" w:rsidP="00A23D18">
            <w:pPr>
              <w:rPr>
                <w:rFonts w:asciiTheme="minorHAnsi" w:hAnsiTheme="minorHAnsi" w:cstheme="minorHAnsi"/>
                <w:b/>
                <w:bCs/>
                <w:color w:val="000000"/>
                <w:sz w:val="22"/>
                <w:szCs w:val="22"/>
              </w:rPr>
            </w:pPr>
          </w:p>
        </w:tc>
        <w:tc>
          <w:tcPr>
            <w:tcW w:w="1444" w:type="pct"/>
            <w:tcBorders>
              <w:top w:val="nil"/>
              <w:left w:val="nil"/>
              <w:bottom w:val="single" w:sz="8" w:space="0" w:color="A6A6A6"/>
              <w:right w:val="single" w:sz="8" w:space="0" w:color="A6A6A6"/>
            </w:tcBorders>
            <w:shd w:val="clear" w:color="auto" w:fill="auto"/>
            <w:vAlign w:val="center"/>
            <w:hideMark/>
          </w:tcPr>
          <w:p w14:paraId="02CD01A6" w14:textId="77777777" w:rsidR="004B3223" w:rsidRPr="00770E38" w:rsidRDefault="004B3223" w:rsidP="00A23D18">
            <w:pPr>
              <w:rPr>
                <w:rFonts w:asciiTheme="minorHAnsi" w:hAnsiTheme="minorHAnsi" w:cstheme="minorHAnsi"/>
                <w:color w:val="000000"/>
                <w:sz w:val="22"/>
                <w:szCs w:val="22"/>
              </w:rPr>
            </w:pPr>
            <w:r w:rsidRPr="00770E38">
              <w:rPr>
                <w:rFonts w:asciiTheme="minorHAnsi" w:hAnsiTheme="minorHAnsi" w:cstheme="minorHAnsi"/>
                <w:color w:val="000000"/>
                <w:sz w:val="22"/>
                <w:szCs w:val="22"/>
              </w:rPr>
              <w:t>- Specify kernel type with KERNEL= option (e.g., linear, polynomial, RBF)</w:t>
            </w:r>
          </w:p>
        </w:tc>
        <w:tc>
          <w:tcPr>
            <w:tcW w:w="1323" w:type="pct"/>
            <w:tcBorders>
              <w:top w:val="nil"/>
              <w:left w:val="nil"/>
              <w:bottom w:val="single" w:sz="8" w:space="0" w:color="A6A6A6"/>
              <w:right w:val="single" w:sz="8" w:space="0" w:color="A6A6A6"/>
            </w:tcBorders>
            <w:shd w:val="clear" w:color="auto" w:fill="auto"/>
            <w:vAlign w:val="center"/>
            <w:hideMark/>
          </w:tcPr>
          <w:p w14:paraId="0DC4E04D" w14:textId="77777777" w:rsidR="004B3223" w:rsidRPr="00770E38" w:rsidRDefault="004B3223" w:rsidP="00A23D18">
            <w:pPr>
              <w:rPr>
                <w:rFonts w:asciiTheme="minorHAnsi" w:hAnsiTheme="minorHAnsi" w:cstheme="minorHAnsi"/>
                <w:color w:val="000000"/>
                <w:sz w:val="22"/>
                <w:szCs w:val="22"/>
              </w:rPr>
            </w:pPr>
            <w:r w:rsidRPr="00770E38">
              <w:rPr>
                <w:rFonts w:asciiTheme="minorHAnsi" w:hAnsiTheme="minorHAnsi" w:cstheme="minorHAnsi"/>
                <w:color w:val="000000"/>
                <w:sz w:val="22"/>
                <w:szCs w:val="22"/>
              </w:rPr>
              <w:t xml:space="preserve">- Choose kernel with kernel= parameter (e.g., linear, poly, </w:t>
            </w:r>
            <w:proofErr w:type="spellStart"/>
            <w:r w:rsidRPr="00770E38">
              <w:rPr>
                <w:rFonts w:asciiTheme="minorHAnsi" w:hAnsiTheme="minorHAnsi" w:cstheme="minorHAnsi"/>
                <w:color w:val="000000"/>
                <w:sz w:val="22"/>
                <w:szCs w:val="22"/>
              </w:rPr>
              <w:t>rbf</w:t>
            </w:r>
            <w:proofErr w:type="spellEnd"/>
            <w:r w:rsidRPr="00770E38">
              <w:rPr>
                <w:rFonts w:asciiTheme="minorHAnsi" w:hAnsiTheme="minorHAnsi" w:cstheme="minorHAnsi"/>
                <w:color w:val="000000"/>
                <w:sz w:val="22"/>
                <w:szCs w:val="22"/>
              </w:rPr>
              <w:t>)</w:t>
            </w:r>
          </w:p>
        </w:tc>
        <w:tc>
          <w:tcPr>
            <w:tcW w:w="1313" w:type="pct"/>
            <w:tcBorders>
              <w:top w:val="nil"/>
              <w:left w:val="nil"/>
              <w:bottom w:val="single" w:sz="8" w:space="0" w:color="A6A6A6"/>
              <w:right w:val="single" w:sz="8" w:space="0" w:color="A6A6A6"/>
            </w:tcBorders>
            <w:shd w:val="clear" w:color="auto" w:fill="auto"/>
            <w:vAlign w:val="center"/>
            <w:hideMark/>
          </w:tcPr>
          <w:p w14:paraId="54DD96C8" w14:textId="77777777" w:rsidR="004B3223" w:rsidRPr="00770E38" w:rsidRDefault="004B3223" w:rsidP="00A23D18">
            <w:pPr>
              <w:rPr>
                <w:rFonts w:asciiTheme="minorHAnsi" w:hAnsiTheme="minorHAnsi" w:cstheme="minorHAnsi"/>
                <w:color w:val="000000"/>
                <w:sz w:val="22"/>
                <w:szCs w:val="22"/>
              </w:rPr>
            </w:pPr>
            <w:r w:rsidRPr="00770E38">
              <w:rPr>
                <w:rFonts w:asciiTheme="minorHAnsi" w:hAnsiTheme="minorHAnsi" w:cstheme="minorHAnsi"/>
                <w:color w:val="000000"/>
                <w:sz w:val="22"/>
                <w:szCs w:val="22"/>
              </w:rPr>
              <w:t>- Specify kernel with kernel argument</w:t>
            </w:r>
          </w:p>
        </w:tc>
      </w:tr>
      <w:tr w:rsidR="004B3223" w:rsidRPr="00770E38" w14:paraId="5B1C1AC9" w14:textId="77777777" w:rsidTr="00A23D18">
        <w:trPr>
          <w:trHeight w:val="1215"/>
        </w:trPr>
        <w:tc>
          <w:tcPr>
            <w:tcW w:w="919" w:type="pct"/>
            <w:vMerge/>
            <w:tcBorders>
              <w:top w:val="nil"/>
              <w:left w:val="single" w:sz="8" w:space="0" w:color="A6A6A6"/>
              <w:bottom w:val="single" w:sz="8" w:space="0" w:color="A6A6A6"/>
              <w:right w:val="single" w:sz="8" w:space="0" w:color="A6A6A6"/>
            </w:tcBorders>
            <w:vAlign w:val="center"/>
            <w:hideMark/>
          </w:tcPr>
          <w:p w14:paraId="79D7BB31" w14:textId="77777777" w:rsidR="004B3223" w:rsidRPr="00770E38" w:rsidRDefault="004B3223" w:rsidP="00A23D18">
            <w:pPr>
              <w:rPr>
                <w:rFonts w:asciiTheme="minorHAnsi" w:hAnsiTheme="minorHAnsi" w:cstheme="minorHAnsi"/>
                <w:b/>
                <w:bCs/>
                <w:color w:val="000000"/>
                <w:sz w:val="22"/>
                <w:szCs w:val="22"/>
              </w:rPr>
            </w:pPr>
          </w:p>
        </w:tc>
        <w:tc>
          <w:tcPr>
            <w:tcW w:w="1444" w:type="pct"/>
            <w:tcBorders>
              <w:top w:val="nil"/>
              <w:left w:val="nil"/>
              <w:bottom w:val="single" w:sz="8" w:space="0" w:color="A6A6A6"/>
              <w:right w:val="single" w:sz="8" w:space="0" w:color="A6A6A6"/>
            </w:tcBorders>
            <w:shd w:val="clear" w:color="auto" w:fill="auto"/>
            <w:vAlign w:val="center"/>
            <w:hideMark/>
          </w:tcPr>
          <w:p w14:paraId="6435413B" w14:textId="77777777" w:rsidR="004B3223" w:rsidRPr="00770E38" w:rsidRDefault="004B3223" w:rsidP="00A23D18">
            <w:pPr>
              <w:rPr>
                <w:rFonts w:asciiTheme="minorHAnsi" w:hAnsiTheme="minorHAnsi" w:cstheme="minorHAnsi"/>
                <w:color w:val="000000"/>
                <w:sz w:val="22"/>
                <w:szCs w:val="22"/>
              </w:rPr>
            </w:pPr>
            <w:r w:rsidRPr="00770E38">
              <w:rPr>
                <w:rFonts w:asciiTheme="minorHAnsi" w:hAnsiTheme="minorHAnsi" w:cstheme="minorHAnsi"/>
                <w:color w:val="000000"/>
                <w:sz w:val="22"/>
                <w:szCs w:val="22"/>
              </w:rPr>
              <w:t>- Tune the C= parameter to control the trade-off between margin width and classification errors</w:t>
            </w:r>
          </w:p>
        </w:tc>
        <w:tc>
          <w:tcPr>
            <w:tcW w:w="1323" w:type="pct"/>
            <w:tcBorders>
              <w:top w:val="nil"/>
              <w:left w:val="nil"/>
              <w:bottom w:val="single" w:sz="8" w:space="0" w:color="A6A6A6"/>
              <w:right w:val="single" w:sz="8" w:space="0" w:color="A6A6A6"/>
            </w:tcBorders>
            <w:shd w:val="clear" w:color="auto" w:fill="auto"/>
            <w:vAlign w:val="center"/>
            <w:hideMark/>
          </w:tcPr>
          <w:p w14:paraId="6A146D24" w14:textId="77777777" w:rsidR="004B3223" w:rsidRPr="00770E38" w:rsidRDefault="004B3223" w:rsidP="00A23D18">
            <w:pPr>
              <w:rPr>
                <w:rFonts w:asciiTheme="minorHAnsi" w:hAnsiTheme="minorHAnsi" w:cstheme="minorHAnsi"/>
                <w:color w:val="000000"/>
                <w:sz w:val="22"/>
                <w:szCs w:val="22"/>
              </w:rPr>
            </w:pPr>
            <w:r w:rsidRPr="00770E38">
              <w:rPr>
                <w:rFonts w:asciiTheme="minorHAnsi" w:hAnsiTheme="minorHAnsi" w:cstheme="minorHAnsi"/>
                <w:color w:val="000000"/>
                <w:sz w:val="22"/>
                <w:szCs w:val="22"/>
              </w:rPr>
              <w:t>- Adjust C to balance margin and misclassification</w:t>
            </w:r>
          </w:p>
        </w:tc>
        <w:tc>
          <w:tcPr>
            <w:tcW w:w="1313" w:type="pct"/>
            <w:tcBorders>
              <w:top w:val="nil"/>
              <w:left w:val="nil"/>
              <w:bottom w:val="single" w:sz="8" w:space="0" w:color="A6A6A6"/>
              <w:right w:val="single" w:sz="8" w:space="0" w:color="A6A6A6"/>
            </w:tcBorders>
            <w:shd w:val="clear" w:color="auto" w:fill="auto"/>
            <w:vAlign w:val="center"/>
            <w:hideMark/>
          </w:tcPr>
          <w:p w14:paraId="2CABEFD2" w14:textId="77777777" w:rsidR="004B3223" w:rsidRPr="00770E38" w:rsidRDefault="004B3223" w:rsidP="00A23D18">
            <w:pPr>
              <w:rPr>
                <w:rFonts w:asciiTheme="minorHAnsi" w:hAnsiTheme="minorHAnsi" w:cstheme="minorHAnsi"/>
                <w:color w:val="000000"/>
                <w:sz w:val="22"/>
                <w:szCs w:val="22"/>
              </w:rPr>
            </w:pPr>
            <w:r w:rsidRPr="00770E38">
              <w:rPr>
                <w:rFonts w:asciiTheme="minorHAnsi" w:hAnsiTheme="minorHAnsi" w:cstheme="minorHAnsi"/>
                <w:color w:val="000000"/>
                <w:sz w:val="22"/>
                <w:szCs w:val="22"/>
              </w:rPr>
              <w:t>- Control regularization with cost parameter</w:t>
            </w:r>
          </w:p>
        </w:tc>
      </w:tr>
      <w:tr w:rsidR="004B3223" w:rsidRPr="00770E38" w14:paraId="77FC7F8A" w14:textId="77777777" w:rsidTr="00A23D18">
        <w:trPr>
          <w:trHeight w:val="1170"/>
        </w:trPr>
        <w:tc>
          <w:tcPr>
            <w:tcW w:w="919" w:type="pct"/>
            <w:vMerge w:val="restart"/>
            <w:tcBorders>
              <w:top w:val="nil"/>
              <w:left w:val="single" w:sz="8" w:space="0" w:color="A6A6A6"/>
              <w:bottom w:val="single" w:sz="8" w:space="0" w:color="A6A6A6"/>
              <w:right w:val="single" w:sz="8" w:space="0" w:color="A6A6A6"/>
            </w:tcBorders>
            <w:shd w:val="clear" w:color="auto" w:fill="auto"/>
            <w:vAlign w:val="center"/>
            <w:hideMark/>
          </w:tcPr>
          <w:p w14:paraId="603C8681" w14:textId="77777777" w:rsidR="004B3223" w:rsidRPr="00770E38" w:rsidRDefault="004B3223" w:rsidP="00A23D18">
            <w:pPr>
              <w:rPr>
                <w:rFonts w:asciiTheme="minorHAnsi" w:hAnsiTheme="minorHAnsi" w:cstheme="minorHAnsi"/>
                <w:b/>
                <w:bCs/>
                <w:color w:val="000000"/>
                <w:sz w:val="22"/>
                <w:szCs w:val="22"/>
              </w:rPr>
            </w:pPr>
            <w:r w:rsidRPr="00770E38">
              <w:rPr>
                <w:rFonts w:asciiTheme="minorHAnsi" w:hAnsiTheme="minorHAnsi" w:cstheme="minorHAnsi"/>
                <w:b/>
                <w:bCs/>
                <w:color w:val="000000"/>
                <w:sz w:val="22"/>
                <w:szCs w:val="22"/>
              </w:rPr>
              <w:t>Kernel Functions</w:t>
            </w:r>
          </w:p>
        </w:tc>
        <w:tc>
          <w:tcPr>
            <w:tcW w:w="1444" w:type="pct"/>
            <w:tcBorders>
              <w:top w:val="nil"/>
              <w:left w:val="nil"/>
              <w:bottom w:val="single" w:sz="8" w:space="0" w:color="A6A6A6"/>
              <w:right w:val="single" w:sz="8" w:space="0" w:color="A6A6A6"/>
            </w:tcBorders>
            <w:shd w:val="clear" w:color="auto" w:fill="auto"/>
            <w:vAlign w:val="center"/>
            <w:hideMark/>
          </w:tcPr>
          <w:p w14:paraId="0D00FBE0" w14:textId="77777777" w:rsidR="004B3223" w:rsidRPr="00770E38" w:rsidRDefault="004B3223" w:rsidP="00A23D18">
            <w:pPr>
              <w:rPr>
                <w:rFonts w:asciiTheme="minorHAnsi" w:hAnsiTheme="minorHAnsi" w:cstheme="minorHAnsi"/>
                <w:color w:val="000000"/>
                <w:sz w:val="22"/>
                <w:szCs w:val="22"/>
              </w:rPr>
            </w:pPr>
            <w:r w:rsidRPr="00770E38">
              <w:rPr>
                <w:rFonts w:asciiTheme="minorHAnsi" w:hAnsiTheme="minorHAnsi" w:cstheme="minorHAnsi"/>
                <w:color w:val="000000"/>
                <w:sz w:val="22"/>
                <w:szCs w:val="22"/>
              </w:rPr>
              <w:t>- Linear, Polynomial, and Radial Basis Function (RBF) kernels available in PROC SVM</w:t>
            </w:r>
          </w:p>
        </w:tc>
        <w:tc>
          <w:tcPr>
            <w:tcW w:w="1323" w:type="pct"/>
            <w:tcBorders>
              <w:top w:val="nil"/>
              <w:left w:val="nil"/>
              <w:bottom w:val="single" w:sz="8" w:space="0" w:color="A6A6A6"/>
              <w:right w:val="single" w:sz="8" w:space="0" w:color="A6A6A6"/>
            </w:tcBorders>
            <w:shd w:val="clear" w:color="auto" w:fill="auto"/>
            <w:vAlign w:val="center"/>
            <w:hideMark/>
          </w:tcPr>
          <w:p w14:paraId="79CB8142" w14:textId="77777777" w:rsidR="004B3223" w:rsidRPr="00770E38" w:rsidRDefault="004B3223" w:rsidP="00A23D18">
            <w:pPr>
              <w:rPr>
                <w:rFonts w:asciiTheme="minorHAnsi" w:hAnsiTheme="minorHAnsi" w:cstheme="minorHAnsi"/>
                <w:color w:val="000000"/>
                <w:sz w:val="22"/>
                <w:szCs w:val="22"/>
              </w:rPr>
            </w:pPr>
            <w:r w:rsidRPr="00770E38">
              <w:rPr>
                <w:rFonts w:asciiTheme="minorHAnsi" w:hAnsiTheme="minorHAnsi" w:cstheme="minorHAnsi"/>
                <w:color w:val="000000"/>
                <w:sz w:val="22"/>
                <w:szCs w:val="22"/>
              </w:rPr>
              <w:t>- Choose from linear, polynomial, RBF, and sigmoid kernels with SVC</w:t>
            </w:r>
          </w:p>
        </w:tc>
        <w:tc>
          <w:tcPr>
            <w:tcW w:w="1313" w:type="pct"/>
            <w:tcBorders>
              <w:top w:val="nil"/>
              <w:left w:val="nil"/>
              <w:bottom w:val="single" w:sz="8" w:space="0" w:color="A6A6A6"/>
              <w:right w:val="single" w:sz="8" w:space="0" w:color="A6A6A6"/>
            </w:tcBorders>
            <w:shd w:val="clear" w:color="auto" w:fill="auto"/>
            <w:vAlign w:val="center"/>
            <w:hideMark/>
          </w:tcPr>
          <w:p w14:paraId="0F2ACCB9" w14:textId="77777777" w:rsidR="004B3223" w:rsidRPr="00770E38" w:rsidRDefault="004B3223" w:rsidP="00A23D18">
            <w:pPr>
              <w:rPr>
                <w:rFonts w:asciiTheme="minorHAnsi" w:hAnsiTheme="minorHAnsi" w:cstheme="minorHAnsi"/>
                <w:color w:val="000000"/>
                <w:sz w:val="22"/>
                <w:szCs w:val="22"/>
              </w:rPr>
            </w:pPr>
            <w:r w:rsidRPr="00770E38">
              <w:rPr>
                <w:rFonts w:asciiTheme="minorHAnsi" w:hAnsiTheme="minorHAnsi" w:cstheme="minorHAnsi"/>
                <w:color w:val="000000"/>
                <w:sz w:val="22"/>
                <w:szCs w:val="22"/>
              </w:rPr>
              <w:t xml:space="preserve">- Kernel options include linear, polynomial, and radial basis (RBF) in </w:t>
            </w:r>
            <w:proofErr w:type="spellStart"/>
            <w:r w:rsidRPr="00770E38">
              <w:rPr>
                <w:rFonts w:asciiTheme="minorHAnsi" w:hAnsiTheme="minorHAnsi" w:cstheme="minorHAnsi"/>
                <w:color w:val="000000"/>
                <w:sz w:val="22"/>
                <w:szCs w:val="22"/>
              </w:rPr>
              <w:t>svm</w:t>
            </w:r>
            <w:proofErr w:type="spellEnd"/>
          </w:p>
        </w:tc>
      </w:tr>
      <w:tr w:rsidR="004B3223" w:rsidRPr="00770E38" w14:paraId="3BBD206E" w14:textId="77777777" w:rsidTr="00A23D18">
        <w:trPr>
          <w:trHeight w:val="915"/>
        </w:trPr>
        <w:tc>
          <w:tcPr>
            <w:tcW w:w="919" w:type="pct"/>
            <w:vMerge/>
            <w:tcBorders>
              <w:top w:val="nil"/>
              <w:left w:val="single" w:sz="8" w:space="0" w:color="A6A6A6"/>
              <w:bottom w:val="single" w:sz="8" w:space="0" w:color="A6A6A6"/>
              <w:right w:val="single" w:sz="8" w:space="0" w:color="A6A6A6"/>
            </w:tcBorders>
            <w:vAlign w:val="center"/>
            <w:hideMark/>
          </w:tcPr>
          <w:p w14:paraId="2CB5C306" w14:textId="77777777" w:rsidR="004B3223" w:rsidRPr="00770E38" w:rsidRDefault="004B3223" w:rsidP="00A23D18">
            <w:pPr>
              <w:rPr>
                <w:rFonts w:asciiTheme="minorHAnsi" w:hAnsiTheme="minorHAnsi" w:cstheme="minorHAnsi"/>
                <w:b/>
                <w:bCs/>
                <w:color w:val="000000"/>
                <w:sz w:val="22"/>
                <w:szCs w:val="22"/>
              </w:rPr>
            </w:pPr>
          </w:p>
        </w:tc>
        <w:tc>
          <w:tcPr>
            <w:tcW w:w="1444" w:type="pct"/>
            <w:tcBorders>
              <w:top w:val="nil"/>
              <w:left w:val="nil"/>
              <w:bottom w:val="single" w:sz="8" w:space="0" w:color="A6A6A6"/>
              <w:right w:val="single" w:sz="8" w:space="0" w:color="A6A6A6"/>
            </w:tcBorders>
            <w:shd w:val="clear" w:color="auto" w:fill="auto"/>
            <w:vAlign w:val="center"/>
            <w:hideMark/>
          </w:tcPr>
          <w:p w14:paraId="54079A9D" w14:textId="77777777" w:rsidR="004B3223" w:rsidRPr="00770E38" w:rsidRDefault="004B3223" w:rsidP="00A23D18">
            <w:pPr>
              <w:rPr>
                <w:rFonts w:asciiTheme="minorHAnsi" w:hAnsiTheme="minorHAnsi" w:cstheme="minorHAnsi"/>
                <w:color w:val="000000"/>
                <w:sz w:val="22"/>
                <w:szCs w:val="22"/>
              </w:rPr>
            </w:pPr>
            <w:r w:rsidRPr="00770E38">
              <w:rPr>
                <w:rFonts w:asciiTheme="minorHAnsi" w:hAnsiTheme="minorHAnsi" w:cstheme="minorHAnsi"/>
                <w:color w:val="000000"/>
                <w:sz w:val="22"/>
                <w:szCs w:val="22"/>
              </w:rPr>
              <w:t>- Use PROC KERNEL to explore different kernel functions</w:t>
            </w:r>
          </w:p>
        </w:tc>
        <w:tc>
          <w:tcPr>
            <w:tcW w:w="1323" w:type="pct"/>
            <w:tcBorders>
              <w:top w:val="nil"/>
              <w:left w:val="nil"/>
              <w:bottom w:val="single" w:sz="8" w:space="0" w:color="A6A6A6"/>
              <w:right w:val="single" w:sz="8" w:space="0" w:color="A6A6A6"/>
            </w:tcBorders>
            <w:shd w:val="clear" w:color="auto" w:fill="auto"/>
            <w:vAlign w:val="center"/>
            <w:hideMark/>
          </w:tcPr>
          <w:p w14:paraId="42C36648" w14:textId="77777777" w:rsidR="004B3223" w:rsidRPr="00770E38" w:rsidRDefault="004B3223" w:rsidP="00A23D18">
            <w:pPr>
              <w:rPr>
                <w:rFonts w:asciiTheme="minorHAnsi" w:hAnsiTheme="minorHAnsi" w:cstheme="minorHAnsi"/>
                <w:color w:val="000000"/>
                <w:sz w:val="22"/>
                <w:szCs w:val="22"/>
              </w:rPr>
            </w:pPr>
            <w:r w:rsidRPr="00770E38">
              <w:rPr>
                <w:rFonts w:asciiTheme="minorHAnsi" w:hAnsiTheme="minorHAnsi" w:cstheme="minorHAnsi"/>
                <w:color w:val="000000"/>
                <w:sz w:val="22"/>
                <w:szCs w:val="22"/>
              </w:rPr>
              <w:t xml:space="preserve">- Use </w:t>
            </w:r>
            <w:proofErr w:type="spellStart"/>
            <w:r w:rsidRPr="00770E38">
              <w:rPr>
                <w:rFonts w:asciiTheme="minorHAnsi" w:hAnsiTheme="minorHAnsi" w:cstheme="minorHAnsi"/>
                <w:color w:val="000000"/>
                <w:sz w:val="22"/>
                <w:szCs w:val="22"/>
              </w:rPr>
              <w:t>PolynomialFeatures</w:t>
            </w:r>
            <w:proofErr w:type="spellEnd"/>
            <w:r w:rsidRPr="00770E38">
              <w:rPr>
                <w:rFonts w:asciiTheme="minorHAnsi" w:hAnsiTheme="minorHAnsi" w:cstheme="minorHAnsi"/>
                <w:color w:val="000000"/>
                <w:sz w:val="22"/>
                <w:szCs w:val="22"/>
              </w:rPr>
              <w:t xml:space="preserve"> for non-linear feature transformations</w:t>
            </w:r>
          </w:p>
        </w:tc>
        <w:tc>
          <w:tcPr>
            <w:tcW w:w="1313" w:type="pct"/>
            <w:tcBorders>
              <w:top w:val="nil"/>
              <w:left w:val="nil"/>
              <w:bottom w:val="single" w:sz="8" w:space="0" w:color="A6A6A6"/>
              <w:right w:val="single" w:sz="8" w:space="0" w:color="A6A6A6"/>
            </w:tcBorders>
            <w:shd w:val="clear" w:color="auto" w:fill="auto"/>
            <w:vAlign w:val="center"/>
            <w:hideMark/>
          </w:tcPr>
          <w:p w14:paraId="5D37AB8D" w14:textId="77777777" w:rsidR="004B3223" w:rsidRPr="00770E38" w:rsidRDefault="004B3223" w:rsidP="00A23D18">
            <w:pPr>
              <w:rPr>
                <w:rFonts w:asciiTheme="minorHAnsi" w:hAnsiTheme="minorHAnsi" w:cstheme="minorHAnsi"/>
                <w:color w:val="000000"/>
                <w:sz w:val="22"/>
                <w:szCs w:val="22"/>
              </w:rPr>
            </w:pPr>
            <w:r w:rsidRPr="00770E38">
              <w:rPr>
                <w:rFonts w:asciiTheme="minorHAnsi" w:hAnsiTheme="minorHAnsi" w:cstheme="minorHAnsi"/>
                <w:color w:val="000000"/>
                <w:sz w:val="22"/>
                <w:szCs w:val="22"/>
              </w:rPr>
              <w:t xml:space="preserve">- Use </w:t>
            </w:r>
            <w:proofErr w:type="spellStart"/>
            <w:r w:rsidRPr="00770E38">
              <w:rPr>
                <w:rFonts w:asciiTheme="minorHAnsi" w:hAnsiTheme="minorHAnsi" w:cstheme="minorHAnsi"/>
                <w:color w:val="000000"/>
                <w:sz w:val="22"/>
                <w:szCs w:val="22"/>
              </w:rPr>
              <w:t>kernlab</w:t>
            </w:r>
            <w:proofErr w:type="spellEnd"/>
            <w:r w:rsidRPr="00770E38">
              <w:rPr>
                <w:rFonts w:asciiTheme="minorHAnsi" w:hAnsiTheme="minorHAnsi" w:cstheme="minorHAnsi"/>
                <w:color w:val="000000"/>
                <w:sz w:val="22"/>
                <w:szCs w:val="22"/>
              </w:rPr>
              <w:t xml:space="preserve"> package for advanced kernel methods</w:t>
            </w:r>
          </w:p>
        </w:tc>
      </w:tr>
      <w:tr w:rsidR="004B3223" w:rsidRPr="00770E38" w14:paraId="5B650CDD" w14:textId="77777777" w:rsidTr="00A23D18">
        <w:trPr>
          <w:trHeight w:val="915"/>
        </w:trPr>
        <w:tc>
          <w:tcPr>
            <w:tcW w:w="919" w:type="pct"/>
            <w:vMerge w:val="restart"/>
            <w:tcBorders>
              <w:top w:val="nil"/>
              <w:left w:val="single" w:sz="8" w:space="0" w:color="A6A6A6"/>
              <w:bottom w:val="single" w:sz="8" w:space="0" w:color="A6A6A6"/>
              <w:right w:val="single" w:sz="8" w:space="0" w:color="A6A6A6"/>
            </w:tcBorders>
            <w:shd w:val="clear" w:color="auto" w:fill="auto"/>
            <w:vAlign w:val="center"/>
            <w:hideMark/>
          </w:tcPr>
          <w:p w14:paraId="6191FE7D" w14:textId="77777777" w:rsidR="004B3223" w:rsidRPr="00770E38" w:rsidRDefault="004B3223" w:rsidP="00A23D18">
            <w:pPr>
              <w:rPr>
                <w:rFonts w:asciiTheme="minorHAnsi" w:hAnsiTheme="minorHAnsi" w:cstheme="minorHAnsi"/>
                <w:b/>
                <w:bCs/>
                <w:color w:val="000000"/>
                <w:sz w:val="22"/>
                <w:szCs w:val="22"/>
              </w:rPr>
            </w:pPr>
            <w:r w:rsidRPr="00770E38">
              <w:rPr>
                <w:rFonts w:asciiTheme="minorHAnsi" w:hAnsiTheme="minorHAnsi" w:cstheme="minorHAnsi"/>
                <w:b/>
                <w:bCs/>
                <w:color w:val="000000"/>
                <w:sz w:val="22"/>
                <w:szCs w:val="22"/>
              </w:rPr>
              <w:t>Neural Networks</w:t>
            </w:r>
          </w:p>
        </w:tc>
        <w:tc>
          <w:tcPr>
            <w:tcW w:w="1444" w:type="pct"/>
            <w:tcBorders>
              <w:top w:val="nil"/>
              <w:left w:val="nil"/>
              <w:bottom w:val="single" w:sz="8" w:space="0" w:color="A6A6A6"/>
              <w:right w:val="single" w:sz="8" w:space="0" w:color="A6A6A6"/>
            </w:tcBorders>
            <w:shd w:val="clear" w:color="auto" w:fill="auto"/>
            <w:vAlign w:val="center"/>
            <w:hideMark/>
          </w:tcPr>
          <w:p w14:paraId="38DCFC25" w14:textId="77777777" w:rsidR="004B3223" w:rsidRPr="00770E38" w:rsidRDefault="004B3223" w:rsidP="00A23D18">
            <w:pPr>
              <w:rPr>
                <w:rFonts w:asciiTheme="minorHAnsi" w:hAnsiTheme="minorHAnsi" w:cstheme="minorHAnsi"/>
                <w:color w:val="000000"/>
                <w:sz w:val="22"/>
                <w:szCs w:val="22"/>
              </w:rPr>
            </w:pPr>
            <w:r w:rsidRPr="00770E38">
              <w:rPr>
                <w:rFonts w:asciiTheme="minorHAnsi" w:hAnsiTheme="minorHAnsi" w:cstheme="minorHAnsi"/>
                <w:color w:val="000000"/>
                <w:sz w:val="22"/>
                <w:szCs w:val="22"/>
              </w:rPr>
              <w:t>- Use PROC NEURAL for building neural networks</w:t>
            </w:r>
          </w:p>
        </w:tc>
        <w:tc>
          <w:tcPr>
            <w:tcW w:w="1323" w:type="pct"/>
            <w:tcBorders>
              <w:top w:val="nil"/>
              <w:left w:val="nil"/>
              <w:bottom w:val="single" w:sz="8" w:space="0" w:color="A6A6A6"/>
              <w:right w:val="single" w:sz="8" w:space="0" w:color="A6A6A6"/>
            </w:tcBorders>
            <w:shd w:val="clear" w:color="auto" w:fill="auto"/>
            <w:vAlign w:val="center"/>
            <w:hideMark/>
          </w:tcPr>
          <w:p w14:paraId="10C1DF27" w14:textId="77777777" w:rsidR="004B3223" w:rsidRPr="00770E38" w:rsidRDefault="004B3223" w:rsidP="00A23D18">
            <w:pPr>
              <w:rPr>
                <w:rFonts w:asciiTheme="minorHAnsi" w:hAnsiTheme="minorHAnsi" w:cstheme="minorHAnsi"/>
                <w:color w:val="000000"/>
                <w:sz w:val="22"/>
                <w:szCs w:val="22"/>
              </w:rPr>
            </w:pPr>
            <w:r w:rsidRPr="00770E38">
              <w:rPr>
                <w:rFonts w:asciiTheme="minorHAnsi" w:hAnsiTheme="minorHAnsi" w:cstheme="minorHAnsi"/>
                <w:color w:val="000000"/>
                <w:sz w:val="22"/>
                <w:szCs w:val="22"/>
              </w:rPr>
              <w:t xml:space="preserve">- Use </w:t>
            </w:r>
            <w:proofErr w:type="spellStart"/>
            <w:r w:rsidRPr="00770E38">
              <w:rPr>
                <w:rFonts w:asciiTheme="minorHAnsi" w:hAnsiTheme="minorHAnsi" w:cstheme="minorHAnsi"/>
                <w:color w:val="000000"/>
                <w:sz w:val="22"/>
                <w:szCs w:val="22"/>
              </w:rPr>
              <w:t>Keras</w:t>
            </w:r>
            <w:proofErr w:type="spellEnd"/>
            <w:r w:rsidRPr="00770E38">
              <w:rPr>
                <w:rFonts w:asciiTheme="minorHAnsi" w:hAnsiTheme="minorHAnsi" w:cstheme="minorHAnsi"/>
                <w:color w:val="000000"/>
                <w:sz w:val="22"/>
                <w:szCs w:val="22"/>
              </w:rPr>
              <w:t xml:space="preserve"> or TensorFlow for constructing neural networks</w:t>
            </w:r>
          </w:p>
        </w:tc>
        <w:tc>
          <w:tcPr>
            <w:tcW w:w="1313" w:type="pct"/>
            <w:tcBorders>
              <w:top w:val="nil"/>
              <w:left w:val="nil"/>
              <w:bottom w:val="single" w:sz="8" w:space="0" w:color="A6A6A6"/>
              <w:right w:val="single" w:sz="8" w:space="0" w:color="A6A6A6"/>
            </w:tcBorders>
            <w:shd w:val="clear" w:color="auto" w:fill="auto"/>
            <w:vAlign w:val="center"/>
            <w:hideMark/>
          </w:tcPr>
          <w:p w14:paraId="789A881F" w14:textId="77777777" w:rsidR="004B3223" w:rsidRPr="00770E38" w:rsidRDefault="004B3223" w:rsidP="00A23D18">
            <w:pPr>
              <w:rPr>
                <w:rFonts w:asciiTheme="minorHAnsi" w:hAnsiTheme="minorHAnsi" w:cstheme="minorHAnsi"/>
                <w:color w:val="000000"/>
                <w:sz w:val="22"/>
                <w:szCs w:val="22"/>
              </w:rPr>
            </w:pPr>
            <w:r w:rsidRPr="00770E38">
              <w:rPr>
                <w:rFonts w:asciiTheme="minorHAnsi" w:hAnsiTheme="minorHAnsi" w:cstheme="minorHAnsi"/>
                <w:color w:val="000000"/>
                <w:sz w:val="22"/>
                <w:szCs w:val="22"/>
              </w:rPr>
              <w:t xml:space="preserve">- Use </w:t>
            </w:r>
            <w:proofErr w:type="spellStart"/>
            <w:r w:rsidRPr="00770E38">
              <w:rPr>
                <w:rFonts w:asciiTheme="minorHAnsi" w:hAnsiTheme="minorHAnsi" w:cstheme="minorHAnsi"/>
                <w:color w:val="000000"/>
                <w:sz w:val="22"/>
                <w:szCs w:val="22"/>
              </w:rPr>
              <w:t>nnet</w:t>
            </w:r>
            <w:proofErr w:type="spellEnd"/>
            <w:r w:rsidRPr="00770E38">
              <w:rPr>
                <w:rFonts w:asciiTheme="minorHAnsi" w:hAnsiTheme="minorHAnsi" w:cstheme="minorHAnsi"/>
                <w:color w:val="000000"/>
                <w:sz w:val="22"/>
                <w:szCs w:val="22"/>
              </w:rPr>
              <w:t xml:space="preserve"> or </w:t>
            </w:r>
            <w:proofErr w:type="spellStart"/>
            <w:r w:rsidRPr="00770E38">
              <w:rPr>
                <w:rFonts w:asciiTheme="minorHAnsi" w:hAnsiTheme="minorHAnsi" w:cstheme="minorHAnsi"/>
                <w:color w:val="000000"/>
                <w:sz w:val="22"/>
                <w:szCs w:val="22"/>
              </w:rPr>
              <w:t>keras</w:t>
            </w:r>
            <w:proofErr w:type="spellEnd"/>
            <w:r w:rsidRPr="00770E38">
              <w:rPr>
                <w:rFonts w:asciiTheme="minorHAnsi" w:hAnsiTheme="minorHAnsi" w:cstheme="minorHAnsi"/>
                <w:color w:val="000000"/>
                <w:sz w:val="22"/>
                <w:szCs w:val="22"/>
              </w:rPr>
              <w:t xml:space="preserve"> packages for neural networks</w:t>
            </w:r>
          </w:p>
        </w:tc>
      </w:tr>
      <w:tr w:rsidR="004B3223" w:rsidRPr="00770E38" w14:paraId="511D904A" w14:textId="77777777" w:rsidTr="00A23D18">
        <w:trPr>
          <w:trHeight w:val="1215"/>
        </w:trPr>
        <w:tc>
          <w:tcPr>
            <w:tcW w:w="919" w:type="pct"/>
            <w:vMerge/>
            <w:tcBorders>
              <w:top w:val="nil"/>
              <w:left w:val="single" w:sz="8" w:space="0" w:color="A6A6A6"/>
              <w:bottom w:val="single" w:sz="8" w:space="0" w:color="A6A6A6"/>
              <w:right w:val="single" w:sz="8" w:space="0" w:color="A6A6A6"/>
            </w:tcBorders>
            <w:vAlign w:val="center"/>
            <w:hideMark/>
          </w:tcPr>
          <w:p w14:paraId="4EAB6103" w14:textId="77777777" w:rsidR="004B3223" w:rsidRPr="00770E38" w:rsidRDefault="004B3223" w:rsidP="00A23D18">
            <w:pPr>
              <w:rPr>
                <w:rFonts w:asciiTheme="minorHAnsi" w:hAnsiTheme="minorHAnsi" w:cstheme="minorHAnsi"/>
                <w:b/>
                <w:bCs/>
                <w:color w:val="000000"/>
                <w:sz w:val="22"/>
                <w:szCs w:val="22"/>
              </w:rPr>
            </w:pPr>
          </w:p>
        </w:tc>
        <w:tc>
          <w:tcPr>
            <w:tcW w:w="1444" w:type="pct"/>
            <w:tcBorders>
              <w:top w:val="nil"/>
              <w:left w:val="nil"/>
              <w:bottom w:val="single" w:sz="8" w:space="0" w:color="A6A6A6"/>
              <w:right w:val="single" w:sz="8" w:space="0" w:color="A6A6A6"/>
            </w:tcBorders>
            <w:shd w:val="clear" w:color="auto" w:fill="auto"/>
            <w:vAlign w:val="center"/>
            <w:hideMark/>
          </w:tcPr>
          <w:p w14:paraId="1FB58B0E" w14:textId="77777777" w:rsidR="004B3223" w:rsidRPr="00770E38" w:rsidRDefault="004B3223" w:rsidP="00A23D18">
            <w:pPr>
              <w:rPr>
                <w:rFonts w:asciiTheme="minorHAnsi" w:hAnsiTheme="minorHAnsi" w:cstheme="minorHAnsi"/>
                <w:color w:val="000000"/>
                <w:sz w:val="22"/>
                <w:szCs w:val="22"/>
              </w:rPr>
            </w:pPr>
            <w:r w:rsidRPr="00770E38">
              <w:rPr>
                <w:rFonts w:asciiTheme="minorHAnsi" w:hAnsiTheme="minorHAnsi" w:cstheme="minorHAnsi"/>
                <w:color w:val="000000"/>
                <w:sz w:val="22"/>
                <w:szCs w:val="22"/>
              </w:rPr>
              <w:t>- Define network architecture with ARCHITECTURE statement</w:t>
            </w:r>
          </w:p>
        </w:tc>
        <w:tc>
          <w:tcPr>
            <w:tcW w:w="1323" w:type="pct"/>
            <w:tcBorders>
              <w:top w:val="nil"/>
              <w:left w:val="nil"/>
              <w:bottom w:val="single" w:sz="8" w:space="0" w:color="A6A6A6"/>
              <w:right w:val="single" w:sz="8" w:space="0" w:color="A6A6A6"/>
            </w:tcBorders>
            <w:shd w:val="clear" w:color="auto" w:fill="auto"/>
            <w:vAlign w:val="center"/>
            <w:hideMark/>
          </w:tcPr>
          <w:p w14:paraId="12A45F32" w14:textId="77777777" w:rsidR="004B3223" w:rsidRPr="00770E38" w:rsidRDefault="004B3223" w:rsidP="00A23D18">
            <w:pPr>
              <w:rPr>
                <w:rFonts w:asciiTheme="minorHAnsi" w:hAnsiTheme="minorHAnsi" w:cstheme="minorHAnsi"/>
                <w:color w:val="000000"/>
                <w:sz w:val="22"/>
                <w:szCs w:val="22"/>
              </w:rPr>
            </w:pPr>
            <w:r w:rsidRPr="00770E38">
              <w:rPr>
                <w:rFonts w:asciiTheme="minorHAnsi" w:hAnsiTheme="minorHAnsi" w:cstheme="minorHAnsi"/>
                <w:color w:val="000000"/>
                <w:sz w:val="22"/>
                <w:szCs w:val="22"/>
              </w:rPr>
              <w:t>- Build models with Sequential or Functional API</w:t>
            </w:r>
          </w:p>
        </w:tc>
        <w:tc>
          <w:tcPr>
            <w:tcW w:w="1313" w:type="pct"/>
            <w:tcBorders>
              <w:top w:val="nil"/>
              <w:left w:val="nil"/>
              <w:bottom w:val="single" w:sz="8" w:space="0" w:color="A6A6A6"/>
              <w:right w:val="single" w:sz="8" w:space="0" w:color="A6A6A6"/>
            </w:tcBorders>
            <w:shd w:val="clear" w:color="auto" w:fill="auto"/>
            <w:vAlign w:val="center"/>
            <w:hideMark/>
          </w:tcPr>
          <w:p w14:paraId="46E4C31A" w14:textId="77777777" w:rsidR="004B3223" w:rsidRPr="00770E38" w:rsidRDefault="004B3223" w:rsidP="00A23D18">
            <w:pPr>
              <w:rPr>
                <w:rFonts w:asciiTheme="minorHAnsi" w:hAnsiTheme="minorHAnsi" w:cstheme="minorHAnsi"/>
                <w:color w:val="000000"/>
                <w:sz w:val="22"/>
                <w:szCs w:val="22"/>
              </w:rPr>
            </w:pPr>
            <w:r w:rsidRPr="00770E38">
              <w:rPr>
                <w:rFonts w:asciiTheme="minorHAnsi" w:hAnsiTheme="minorHAnsi" w:cstheme="minorHAnsi"/>
                <w:color w:val="000000"/>
                <w:sz w:val="22"/>
                <w:szCs w:val="22"/>
              </w:rPr>
              <w:t xml:space="preserve">- Construct models using </w:t>
            </w:r>
            <w:proofErr w:type="spellStart"/>
            <w:r w:rsidRPr="00770E38">
              <w:rPr>
                <w:rFonts w:asciiTheme="minorHAnsi" w:hAnsiTheme="minorHAnsi" w:cstheme="minorHAnsi"/>
                <w:color w:val="000000"/>
                <w:sz w:val="22"/>
                <w:szCs w:val="22"/>
              </w:rPr>
              <w:t>keras_model_sequential</w:t>
            </w:r>
            <w:proofErr w:type="spellEnd"/>
            <w:r w:rsidRPr="00770E38">
              <w:rPr>
                <w:rFonts w:asciiTheme="minorHAnsi" w:hAnsiTheme="minorHAnsi" w:cstheme="minorHAnsi"/>
                <w:color w:val="000000"/>
                <w:sz w:val="22"/>
                <w:szCs w:val="22"/>
              </w:rPr>
              <w:t xml:space="preserve"> or </w:t>
            </w:r>
            <w:proofErr w:type="spellStart"/>
            <w:r w:rsidRPr="00770E38">
              <w:rPr>
                <w:rFonts w:asciiTheme="minorHAnsi" w:hAnsiTheme="minorHAnsi" w:cstheme="minorHAnsi"/>
                <w:color w:val="000000"/>
                <w:sz w:val="22"/>
                <w:szCs w:val="22"/>
              </w:rPr>
              <w:t>keras_model</w:t>
            </w:r>
            <w:proofErr w:type="spellEnd"/>
            <w:r w:rsidRPr="00770E38">
              <w:rPr>
                <w:rFonts w:asciiTheme="minorHAnsi" w:hAnsiTheme="minorHAnsi" w:cstheme="minorHAnsi"/>
                <w:color w:val="000000"/>
                <w:sz w:val="22"/>
                <w:szCs w:val="22"/>
              </w:rPr>
              <w:t xml:space="preserve"> for flexible architectures</w:t>
            </w:r>
          </w:p>
        </w:tc>
      </w:tr>
      <w:tr w:rsidR="004B3223" w:rsidRPr="00770E38" w14:paraId="2D1013D6" w14:textId="77777777" w:rsidTr="00A23D18">
        <w:trPr>
          <w:trHeight w:val="915"/>
        </w:trPr>
        <w:tc>
          <w:tcPr>
            <w:tcW w:w="919" w:type="pct"/>
            <w:vMerge/>
            <w:tcBorders>
              <w:top w:val="nil"/>
              <w:left w:val="single" w:sz="8" w:space="0" w:color="A6A6A6"/>
              <w:bottom w:val="single" w:sz="8" w:space="0" w:color="A6A6A6"/>
              <w:right w:val="single" w:sz="8" w:space="0" w:color="A6A6A6"/>
            </w:tcBorders>
            <w:vAlign w:val="center"/>
            <w:hideMark/>
          </w:tcPr>
          <w:p w14:paraId="76354A89" w14:textId="77777777" w:rsidR="004B3223" w:rsidRPr="00770E38" w:rsidRDefault="004B3223" w:rsidP="00A23D18">
            <w:pPr>
              <w:rPr>
                <w:rFonts w:asciiTheme="minorHAnsi" w:hAnsiTheme="minorHAnsi" w:cstheme="minorHAnsi"/>
                <w:b/>
                <w:bCs/>
                <w:color w:val="000000"/>
                <w:sz w:val="22"/>
                <w:szCs w:val="22"/>
              </w:rPr>
            </w:pPr>
          </w:p>
        </w:tc>
        <w:tc>
          <w:tcPr>
            <w:tcW w:w="1444" w:type="pct"/>
            <w:tcBorders>
              <w:top w:val="nil"/>
              <w:left w:val="nil"/>
              <w:bottom w:val="single" w:sz="8" w:space="0" w:color="A6A6A6"/>
              <w:right w:val="single" w:sz="8" w:space="0" w:color="A6A6A6"/>
            </w:tcBorders>
            <w:shd w:val="clear" w:color="auto" w:fill="auto"/>
            <w:vAlign w:val="center"/>
            <w:hideMark/>
          </w:tcPr>
          <w:p w14:paraId="757959EF" w14:textId="77777777" w:rsidR="004B3223" w:rsidRPr="00770E38" w:rsidRDefault="004B3223" w:rsidP="00A23D18">
            <w:pPr>
              <w:rPr>
                <w:rFonts w:asciiTheme="minorHAnsi" w:hAnsiTheme="minorHAnsi" w:cstheme="minorHAnsi"/>
                <w:color w:val="000000"/>
                <w:sz w:val="22"/>
                <w:szCs w:val="22"/>
              </w:rPr>
            </w:pPr>
            <w:r w:rsidRPr="00770E38">
              <w:rPr>
                <w:rFonts w:asciiTheme="minorHAnsi" w:hAnsiTheme="minorHAnsi" w:cstheme="minorHAnsi"/>
                <w:color w:val="000000"/>
                <w:sz w:val="22"/>
                <w:szCs w:val="22"/>
              </w:rPr>
              <w:t>- Customize activation functions and learning parameters</w:t>
            </w:r>
          </w:p>
        </w:tc>
        <w:tc>
          <w:tcPr>
            <w:tcW w:w="1323" w:type="pct"/>
            <w:tcBorders>
              <w:top w:val="nil"/>
              <w:left w:val="nil"/>
              <w:bottom w:val="single" w:sz="8" w:space="0" w:color="A6A6A6"/>
              <w:right w:val="single" w:sz="8" w:space="0" w:color="A6A6A6"/>
            </w:tcBorders>
            <w:shd w:val="clear" w:color="auto" w:fill="auto"/>
            <w:vAlign w:val="center"/>
            <w:hideMark/>
          </w:tcPr>
          <w:p w14:paraId="4B7C22E1" w14:textId="77777777" w:rsidR="004B3223" w:rsidRPr="00770E38" w:rsidRDefault="004B3223" w:rsidP="00A23D18">
            <w:pPr>
              <w:rPr>
                <w:rFonts w:asciiTheme="minorHAnsi" w:hAnsiTheme="minorHAnsi" w:cstheme="minorHAnsi"/>
                <w:color w:val="000000"/>
                <w:sz w:val="22"/>
                <w:szCs w:val="22"/>
              </w:rPr>
            </w:pPr>
            <w:r w:rsidRPr="00770E38">
              <w:rPr>
                <w:rFonts w:asciiTheme="minorHAnsi" w:hAnsiTheme="minorHAnsi" w:cstheme="minorHAnsi"/>
                <w:color w:val="000000"/>
                <w:sz w:val="22"/>
                <w:szCs w:val="22"/>
              </w:rPr>
              <w:t>- Customize layers, activation functions, and optimizers</w:t>
            </w:r>
          </w:p>
        </w:tc>
        <w:tc>
          <w:tcPr>
            <w:tcW w:w="1313" w:type="pct"/>
            <w:tcBorders>
              <w:top w:val="nil"/>
              <w:left w:val="nil"/>
              <w:bottom w:val="single" w:sz="8" w:space="0" w:color="A6A6A6"/>
              <w:right w:val="single" w:sz="8" w:space="0" w:color="A6A6A6"/>
            </w:tcBorders>
            <w:shd w:val="clear" w:color="auto" w:fill="auto"/>
            <w:vAlign w:val="center"/>
            <w:hideMark/>
          </w:tcPr>
          <w:p w14:paraId="7452F1B8" w14:textId="77777777" w:rsidR="004B3223" w:rsidRPr="00770E38" w:rsidRDefault="004B3223" w:rsidP="00A23D18">
            <w:pPr>
              <w:rPr>
                <w:rFonts w:asciiTheme="minorHAnsi" w:hAnsiTheme="minorHAnsi" w:cstheme="minorHAnsi"/>
                <w:color w:val="000000"/>
                <w:sz w:val="22"/>
                <w:szCs w:val="22"/>
              </w:rPr>
            </w:pPr>
            <w:r w:rsidRPr="00770E38">
              <w:rPr>
                <w:rFonts w:asciiTheme="minorHAnsi" w:hAnsiTheme="minorHAnsi" w:cstheme="minorHAnsi"/>
                <w:color w:val="000000"/>
                <w:sz w:val="22"/>
                <w:szCs w:val="22"/>
              </w:rPr>
              <w:t>- Control training with optimizer, loss, and metrics arguments</w:t>
            </w:r>
          </w:p>
        </w:tc>
      </w:tr>
      <w:tr w:rsidR="004B3223" w:rsidRPr="00770E38" w14:paraId="27DDD65E" w14:textId="77777777" w:rsidTr="00A23D18">
        <w:trPr>
          <w:trHeight w:val="1215"/>
        </w:trPr>
        <w:tc>
          <w:tcPr>
            <w:tcW w:w="919" w:type="pct"/>
            <w:vMerge w:val="restart"/>
            <w:tcBorders>
              <w:top w:val="nil"/>
              <w:left w:val="single" w:sz="8" w:space="0" w:color="A6A6A6"/>
              <w:bottom w:val="single" w:sz="8" w:space="0" w:color="A6A6A6"/>
              <w:right w:val="single" w:sz="8" w:space="0" w:color="A6A6A6"/>
            </w:tcBorders>
            <w:shd w:val="clear" w:color="auto" w:fill="auto"/>
            <w:vAlign w:val="center"/>
            <w:hideMark/>
          </w:tcPr>
          <w:p w14:paraId="5CD5B31C" w14:textId="77777777" w:rsidR="004B3223" w:rsidRPr="00770E38" w:rsidRDefault="004B3223" w:rsidP="00A23D18">
            <w:pPr>
              <w:rPr>
                <w:rFonts w:asciiTheme="minorHAnsi" w:hAnsiTheme="minorHAnsi" w:cstheme="minorHAnsi"/>
                <w:b/>
                <w:bCs/>
                <w:color w:val="000000"/>
                <w:sz w:val="22"/>
                <w:szCs w:val="22"/>
              </w:rPr>
            </w:pPr>
            <w:r w:rsidRPr="00770E38">
              <w:rPr>
                <w:rFonts w:asciiTheme="minorHAnsi" w:hAnsiTheme="minorHAnsi" w:cstheme="minorHAnsi"/>
                <w:b/>
                <w:bCs/>
                <w:color w:val="000000"/>
                <w:sz w:val="22"/>
                <w:szCs w:val="22"/>
              </w:rPr>
              <w:t>Activation Functions</w:t>
            </w:r>
          </w:p>
        </w:tc>
        <w:tc>
          <w:tcPr>
            <w:tcW w:w="1444" w:type="pct"/>
            <w:tcBorders>
              <w:top w:val="nil"/>
              <w:left w:val="nil"/>
              <w:bottom w:val="single" w:sz="8" w:space="0" w:color="A6A6A6"/>
              <w:right w:val="single" w:sz="8" w:space="0" w:color="A6A6A6"/>
            </w:tcBorders>
            <w:shd w:val="clear" w:color="auto" w:fill="auto"/>
            <w:vAlign w:val="center"/>
            <w:hideMark/>
          </w:tcPr>
          <w:p w14:paraId="0D45261F" w14:textId="77777777" w:rsidR="004B3223" w:rsidRPr="00770E38" w:rsidRDefault="004B3223" w:rsidP="00A23D18">
            <w:pPr>
              <w:rPr>
                <w:rFonts w:asciiTheme="minorHAnsi" w:hAnsiTheme="minorHAnsi" w:cstheme="minorHAnsi"/>
                <w:color w:val="000000"/>
                <w:sz w:val="22"/>
                <w:szCs w:val="22"/>
              </w:rPr>
            </w:pPr>
            <w:r w:rsidRPr="00770E38">
              <w:rPr>
                <w:rFonts w:asciiTheme="minorHAnsi" w:hAnsiTheme="minorHAnsi" w:cstheme="minorHAnsi"/>
                <w:color w:val="000000"/>
                <w:sz w:val="22"/>
                <w:szCs w:val="22"/>
              </w:rPr>
              <w:t>- Commonly used functions in PROC NEURAL include sigmoid and hyperbolic tangent</w:t>
            </w:r>
          </w:p>
        </w:tc>
        <w:tc>
          <w:tcPr>
            <w:tcW w:w="1323" w:type="pct"/>
            <w:tcBorders>
              <w:top w:val="nil"/>
              <w:left w:val="nil"/>
              <w:bottom w:val="single" w:sz="8" w:space="0" w:color="A6A6A6"/>
              <w:right w:val="single" w:sz="8" w:space="0" w:color="A6A6A6"/>
            </w:tcBorders>
            <w:shd w:val="clear" w:color="auto" w:fill="auto"/>
            <w:vAlign w:val="center"/>
            <w:hideMark/>
          </w:tcPr>
          <w:p w14:paraId="30D42AC9" w14:textId="77777777" w:rsidR="004B3223" w:rsidRPr="00770E38" w:rsidRDefault="004B3223" w:rsidP="00A23D18">
            <w:pPr>
              <w:rPr>
                <w:rFonts w:asciiTheme="minorHAnsi" w:hAnsiTheme="minorHAnsi" w:cstheme="minorHAnsi"/>
                <w:color w:val="000000"/>
                <w:sz w:val="22"/>
                <w:szCs w:val="22"/>
              </w:rPr>
            </w:pPr>
            <w:r w:rsidRPr="00770E38">
              <w:rPr>
                <w:rFonts w:asciiTheme="minorHAnsi" w:hAnsiTheme="minorHAnsi" w:cstheme="minorHAnsi"/>
                <w:color w:val="000000"/>
                <w:sz w:val="22"/>
                <w:szCs w:val="22"/>
              </w:rPr>
              <w:t xml:space="preserve">- Use </w:t>
            </w:r>
            <w:proofErr w:type="spellStart"/>
            <w:r w:rsidRPr="00770E38">
              <w:rPr>
                <w:rFonts w:asciiTheme="minorHAnsi" w:hAnsiTheme="minorHAnsi" w:cstheme="minorHAnsi"/>
                <w:color w:val="000000"/>
                <w:sz w:val="22"/>
                <w:szCs w:val="22"/>
              </w:rPr>
              <w:t>ReLU</w:t>
            </w:r>
            <w:proofErr w:type="spellEnd"/>
            <w:r w:rsidRPr="00770E38">
              <w:rPr>
                <w:rFonts w:asciiTheme="minorHAnsi" w:hAnsiTheme="minorHAnsi" w:cstheme="minorHAnsi"/>
                <w:color w:val="000000"/>
                <w:sz w:val="22"/>
                <w:szCs w:val="22"/>
              </w:rPr>
              <w:t xml:space="preserve">, sigmoid, tanh, and more in </w:t>
            </w:r>
            <w:proofErr w:type="spellStart"/>
            <w:r w:rsidRPr="00770E38">
              <w:rPr>
                <w:rFonts w:asciiTheme="minorHAnsi" w:hAnsiTheme="minorHAnsi" w:cstheme="minorHAnsi"/>
                <w:color w:val="000000"/>
                <w:sz w:val="22"/>
                <w:szCs w:val="22"/>
              </w:rPr>
              <w:t>Keras</w:t>
            </w:r>
            <w:proofErr w:type="spellEnd"/>
            <w:r w:rsidRPr="00770E38">
              <w:rPr>
                <w:rFonts w:asciiTheme="minorHAnsi" w:hAnsiTheme="minorHAnsi" w:cstheme="minorHAnsi"/>
                <w:color w:val="000000"/>
                <w:sz w:val="22"/>
                <w:szCs w:val="22"/>
              </w:rPr>
              <w:t xml:space="preserve"> and TensorFlow</w:t>
            </w:r>
          </w:p>
        </w:tc>
        <w:tc>
          <w:tcPr>
            <w:tcW w:w="1313" w:type="pct"/>
            <w:tcBorders>
              <w:top w:val="nil"/>
              <w:left w:val="nil"/>
              <w:bottom w:val="single" w:sz="8" w:space="0" w:color="A6A6A6"/>
              <w:right w:val="single" w:sz="8" w:space="0" w:color="A6A6A6"/>
            </w:tcBorders>
            <w:shd w:val="clear" w:color="auto" w:fill="auto"/>
            <w:vAlign w:val="center"/>
            <w:hideMark/>
          </w:tcPr>
          <w:p w14:paraId="567A2B59" w14:textId="77777777" w:rsidR="004B3223" w:rsidRPr="00770E38" w:rsidRDefault="004B3223" w:rsidP="00A23D18">
            <w:pPr>
              <w:rPr>
                <w:rFonts w:asciiTheme="minorHAnsi" w:hAnsiTheme="minorHAnsi" w:cstheme="minorHAnsi"/>
                <w:color w:val="000000"/>
                <w:sz w:val="22"/>
                <w:szCs w:val="22"/>
              </w:rPr>
            </w:pPr>
            <w:r w:rsidRPr="00770E38">
              <w:rPr>
                <w:rFonts w:asciiTheme="minorHAnsi" w:hAnsiTheme="minorHAnsi" w:cstheme="minorHAnsi"/>
                <w:color w:val="000000"/>
                <w:sz w:val="22"/>
                <w:szCs w:val="22"/>
              </w:rPr>
              <w:t xml:space="preserve">- </w:t>
            </w:r>
            <w:proofErr w:type="spellStart"/>
            <w:r w:rsidRPr="00770E38">
              <w:rPr>
                <w:rFonts w:asciiTheme="minorHAnsi" w:hAnsiTheme="minorHAnsi" w:cstheme="minorHAnsi"/>
                <w:color w:val="000000"/>
                <w:sz w:val="22"/>
                <w:szCs w:val="22"/>
              </w:rPr>
              <w:t>nnet</w:t>
            </w:r>
            <w:proofErr w:type="spellEnd"/>
            <w:r w:rsidRPr="00770E38">
              <w:rPr>
                <w:rFonts w:asciiTheme="minorHAnsi" w:hAnsiTheme="minorHAnsi" w:cstheme="minorHAnsi"/>
                <w:color w:val="000000"/>
                <w:sz w:val="22"/>
                <w:szCs w:val="22"/>
              </w:rPr>
              <w:t xml:space="preserve"> supports logistic and </w:t>
            </w:r>
            <w:proofErr w:type="spellStart"/>
            <w:r w:rsidRPr="00770E38">
              <w:rPr>
                <w:rFonts w:asciiTheme="minorHAnsi" w:hAnsiTheme="minorHAnsi" w:cstheme="minorHAnsi"/>
                <w:color w:val="000000"/>
                <w:sz w:val="22"/>
                <w:szCs w:val="22"/>
              </w:rPr>
              <w:t>softmax</w:t>
            </w:r>
            <w:proofErr w:type="spellEnd"/>
            <w:r w:rsidRPr="00770E38">
              <w:rPr>
                <w:rFonts w:asciiTheme="minorHAnsi" w:hAnsiTheme="minorHAnsi" w:cstheme="minorHAnsi"/>
                <w:color w:val="000000"/>
                <w:sz w:val="22"/>
                <w:szCs w:val="22"/>
              </w:rPr>
              <w:t xml:space="preserve"> for output layers</w:t>
            </w:r>
          </w:p>
        </w:tc>
      </w:tr>
      <w:tr w:rsidR="004B3223" w:rsidRPr="00770E38" w14:paraId="4C1A27D5" w14:textId="77777777" w:rsidTr="00A23D18">
        <w:trPr>
          <w:trHeight w:val="1215"/>
        </w:trPr>
        <w:tc>
          <w:tcPr>
            <w:tcW w:w="919" w:type="pct"/>
            <w:vMerge/>
            <w:tcBorders>
              <w:top w:val="nil"/>
              <w:left w:val="single" w:sz="8" w:space="0" w:color="A6A6A6"/>
              <w:bottom w:val="single" w:sz="8" w:space="0" w:color="A6A6A6"/>
              <w:right w:val="single" w:sz="8" w:space="0" w:color="A6A6A6"/>
            </w:tcBorders>
            <w:vAlign w:val="center"/>
            <w:hideMark/>
          </w:tcPr>
          <w:p w14:paraId="0475903F" w14:textId="77777777" w:rsidR="004B3223" w:rsidRPr="00770E38" w:rsidRDefault="004B3223" w:rsidP="00A23D18">
            <w:pPr>
              <w:rPr>
                <w:rFonts w:asciiTheme="minorHAnsi" w:hAnsiTheme="minorHAnsi" w:cstheme="minorHAnsi"/>
                <w:b/>
                <w:bCs/>
                <w:color w:val="000000"/>
                <w:sz w:val="22"/>
                <w:szCs w:val="22"/>
              </w:rPr>
            </w:pPr>
          </w:p>
        </w:tc>
        <w:tc>
          <w:tcPr>
            <w:tcW w:w="1444" w:type="pct"/>
            <w:tcBorders>
              <w:top w:val="nil"/>
              <w:left w:val="nil"/>
              <w:bottom w:val="single" w:sz="8" w:space="0" w:color="A6A6A6"/>
              <w:right w:val="single" w:sz="8" w:space="0" w:color="A6A6A6"/>
            </w:tcBorders>
            <w:shd w:val="clear" w:color="auto" w:fill="auto"/>
            <w:vAlign w:val="center"/>
            <w:hideMark/>
          </w:tcPr>
          <w:p w14:paraId="2D2B67ED" w14:textId="77777777" w:rsidR="004B3223" w:rsidRPr="00770E38" w:rsidRDefault="004B3223" w:rsidP="00A23D18">
            <w:pPr>
              <w:rPr>
                <w:rFonts w:asciiTheme="minorHAnsi" w:hAnsiTheme="minorHAnsi" w:cstheme="minorHAnsi"/>
                <w:color w:val="000000"/>
                <w:sz w:val="22"/>
                <w:szCs w:val="22"/>
              </w:rPr>
            </w:pPr>
            <w:r w:rsidRPr="00770E38">
              <w:rPr>
                <w:rFonts w:asciiTheme="minorHAnsi" w:hAnsiTheme="minorHAnsi" w:cstheme="minorHAnsi"/>
                <w:color w:val="000000"/>
                <w:sz w:val="22"/>
                <w:szCs w:val="22"/>
              </w:rPr>
              <w:t>- Customize activation functions for each layer</w:t>
            </w:r>
          </w:p>
        </w:tc>
        <w:tc>
          <w:tcPr>
            <w:tcW w:w="1323" w:type="pct"/>
            <w:tcBorders>
              <w:top w:val="nil"/>
              <w:left w:val="nil"/>
              <w:bottom w:val="single" w:sz="8" w:space="0" w:color="A6A6A6"/>
              <w:right w:val="single" w:sz="8" w:space="0" w:color="A6A6A6"/>
            </w:tcBorders>
            <w:shd w:val="clear" w:color="auto" w:fill="auto"/>
            <w:vAlign w:val="center"/>
            <w:hideMark/>
          </w:tcPr>
          <w:p w14:paraId="753EBAEC" w14:textId="77777777" w:rsidR="004B3223" w:rsidRPr="00770E38" w:rsidRDefault="004B3223" w:rsidP="00A23D18">
            <w:pPr>
              <w:rPr>
                <w:rFonts w:asciiTheme="minorHAnsi" w:hAnsiTheme="minorHAnsi" w:cstheme="minorHAnsi"/>
                <w:color w:val="000000"/>
                <w:sz w:val="22"/>
                <w:szCs w:val="22"/>
              </w:rPr>
            </w:pPr>
            <w:r w:rsidRPr="00770E38">
              <w:rPr>
                <w:rFonts w:asciiTheme="minorHAnsi" w:hAnsiTheme="minorHAnsi" w:cstheme="minorHAnsi"/>
                <w:color w:val="000000"/>
                <w:sz w:val="22"/>
                <w:szCs w:val="22"/>
              </w:rPr>
              <w:t>- Choose appropriate activation functions based on the problem (e.g., classification, regression)</w:t>
            </w:r>
          </w:p>
        </w:tc>
        <w:tc>
          <w:tcPr>
            <w:tcW w:w="1313" w:type="pct"/>
            <w:tcBorders>
              <w:top w:val="nil"/>
              <w:left w:val="nil"/>
              <w:bottom w:val="single" w:sz="8" w:space="0" w:color="A6A6A6"/>
              <w:right w:val="single" w:sz="8" w:space="0" w:color="A6A6A6"/>
            </w:tcBorders>
            <w:shd w:val="clear" w:color="auto" w:fill="auto"/>
            <w:vAlign w:val="center"/>
            <w:hideMark/>
          </w:tcPr>
          <w:p w14:paraId="0295E90C" w14:textId="77777777" w:rsidR="004B3223" w:rsidRPr="00770E38" w:rsidRDefault="004B3223" w:rsidP="00A23D18">
            <w:pPr>
              <w:rPr>
                <w:rFonts w:asciiTheme="minorHAnsi" w:hAnsiTheme="minorHAnsi" w:cstheme="minorHAnsi"/>
                <w:color w:val="000000"/>
                <w:sz w:val="22"/>
                <w:szCs w:val="22"/>
              </w:rPr>
            </w:pPr>
            <w:r w:rsidRPr="00770E38">
              <w:rPr>
                <w:rFonts w:asciiTheme="minorHAnsi" w:hAnsiTheme="minorHAnsi" w:cstheme="minorHAnsi"/>
                <w:color w:val="000000"/>
                <w:sz w:val="22"/>
                <w:szCs w:val="22"/>
              </w:rPr>
              <w:t xml:space="preserve">- </w:t>
            </w:r>
            <w:proofErr w:type="spellStart"/>
            <w:r w:rsidRPr="00770E38">
              <w:rPr>
                <w:rFonts w:asciiTheme="minorHAnsi" w:hAnsiTheme="minorHAnsi" w:cstheme="minorHAnsi"/>
                <w:color w:val="000000"/>
                <w:sz w:val="22"/>
                <w:szCs w:val="22"/>
              </w:rPr>
              <w:t>keras</w:t>
            </w:r>
            <w:proofErr w:type="spellEnd"/>
            <w:r w:rsidRPr="00770E38">
              <w:rPr>
                <w:rFonts w:asciiTheme="minorHAnsi" w:hAnsiTheme="minorHAnsi" w:cstheme="minorHAnsi"/>
                <w:color w:val="000000"/>
                <w:sz w:val="22"/>
                <w:szCs w:val="22"/>
              </w:rPr>
              <w:t xml:space="preserve"> supports a wide range of functions including </w:t>
            </w:r>
            <w:proofErr w:type="spellStart"/>
            <w:r w:rsidRPr="00770E38">
              <w:rPr>
                <w:rFonts w:asciiTheme="minorHAnsi" w:hAnsiTheme="minorHAnsi" w:cstheme="minorHAnsi"/>
                <w:color w:val="000000"/>
                <w:sz w:val="22"/>
                <w:szCs w:val="22"/>
              </w:rPr>
              <w:t>ReLU</w:t>
            </w:r>
            <w:proofErr w:type="spellEnd"/>
            <w:r w:rsidRPr="00770E38">
              <w:rPr>
                <w:rFonts w:asciiTheme="minorHAnsi" w:hAnsiTheme="minorHAnsi" w:cstheme="minorHAnsi"/>
                <w:color w:val="000000"/>
                <w:sz w:val="22"/>
                <w:szCs w:val="22"/>
              </w:rPr>
              <w:t>, sigmoid, tanh</w:t>
            </w:r>
          </w:p>
        </w:tc>
      </w:tr>
      <w:tr w:rsidR="004B3223" w:rsidRPr="00770E38" w14:paraId="288FD9A1" w14:textId="77777777" w:rsidTr="00A23D18">
        <w:trPr>
          <w:trHeight w:val="915"/>
        </w:trPr>
        <w:tc>
          <w:tcPr>
            <w:tcW w:w="919" w:type="pct"/>
            <w:vMerge w:val="restart"/>
            <w:tcBorders>
              <w:top w:val="nil"/>
              <w:left w:val="single" w:sz="8" w:space="0" w:color="A6A6A6"/>
              <w:bottom w:val="single" w:sz="8" w:space="0" w:color="A6A6A6"/>
              <w:right w:val="single" w:sz="8" w:space="0" w:color="A6A6A6"/>
            </w:tcBorders>
            <w:shd w:val="clear" w:color="auto" w:fill="auto"/>
            <w:vAlign w:val="center"/>
            <w:hideMark/>
          </w:tcPr>
          <w:p w14:paraId="2276F23F" w14:textId="77777777" w:rsidR="004B3223" w:rsidRPr="00770E38" w:rsidRDefault="004B3223" w:rsidP="00A23D18">
            <w:pPr>
              <w:rPr>
                <w:rFonts w:asciiTheme="minorHAnsi" w:hAnsiTheme="minorHAnsi" w:cstheme="minorHAnsi"/>
                <w:b/>
                <w:bCs/>
                <w:color w:val="000000"/>
                <w:sz w:val="22"/>
                <w:szCs w:val="22"/>
              </w:rPr>
            </w:pPr>
            <w:r w:rsidRPr="00770E38">
              <w:rPr>
                <w:rFonts w:asciiTheme="minorHAnsi" w:hAnsiTheme="minorHAnsi" w:cstheme="minorHAnsi"/>
                <w:b/>
                <w:bCs/>
                <w:color w:val="000000"/>
                <w:sz w:val="22"/>
                <w:szCs w:val="22"/>
              </w:rPr>
              <w:t>Hyperparameter Tuning</w:t>
            </w:r>
          </w:p>
        </w:tc>
        <w:tc>
          <w:tcPr>
            <w:tcW w:w="1444" w:type="pct"/>
            <w:tcBorders>
              <w:top w:val="nil"/>
              <w:left w:val="nil"/>
              <w:bottom w:val="single" w:sz="8" w:space="0" w:color="A6A6A6"/>
              <w:right w:val="single" w:sz="8" w:space="0" w:color="A6A6A6"/>
            </w:tcBorders>
            <w:shd w:val="clear" w:color="auto" w:fill="auto"/>
            <w:vAlign w:val="center"/>
            <w:hideMark/>
          </w:tcPr>
          <w:p w14:paraId="48381987" w14:textId="77777777" w:rsidR="004B3223" w:rsidRPr="00770E38" w:rsidRDefault="004B3223" w:rsidP="00A23D18">
            <w:pPr>
              <w:rPr>
                <w:rFonts w:asciiTheme="minorHAnsi" w:hAnsiTheme="minorHAnsi" w:cstheme="minorHAnsi"/>
                <w:color w:val="000000"/>
                <w:sz w:val="22"/>
                <w:szCs w:val="22"/>
              </w:rPr>
            </w:pPr>
            <w:r w:rsidRPr="00770E38">
              <w:rPr>
                <w:rFonts w:asciiTheme="minorHAnsi" w:hAnsiTheme="minorHAnsi" w:cstheme="minorHAnsi"/>
                <w:color w:val="000000"/>
                <w:sz w:val="22"/>
                <w:szCs w:val="22"/>
              </w:rPr>
              <w:t>- Tune SVM hyperparameters like C=, GAMMA=, and EPSILON= in PROC SVM</w:t>
            </w:r>
          </w:p>
        </w:tc>
        <w:tc>
          <w:tcPr>
            <w:tcW w:w="1323" w:type="pct"/>
            <w:tcBorders>
              <w:top w:val="nil"/>
              <w:left w:val="nil"/>
              <w:bottom w:val="single" w:sz="8" w:space="0" w:color="A6A6A6"/>
              <w:right w:val="single" w:sz="8" w:space="0" w:color="A6A6A6"/>
            </w:tcBorders>
            <w:shd w:val="clear" w:color="auto" w:fill="auto"/>
            <w:vAlign w:val="center"/>
            <w:hideMark/>
          </w:tcPr>
          <w:p w14:paraId="2B382430" w14:textId="77777777" w:rsidR="004B3223" w:rsidRPr="00770E38" w:rsidRDefault="004B3223" w:rsidP="00A23D18">
            <w:pPr>
              <w:rPr>
                <w:rFonts w:asciiTheme="minorHAnsi" w:hAnsiTheme="minorHAnsi" w:cstheme="minorHAnsi"/>
                <w:color w:val="000000"/>
                <w:sz w:val="22"/>
                <w:szCs w:val="22"/>
              </w:rPr>
            </w:pPr>
            <w:r w:rsidRPr="00770E38">
              <w:rPr>
                <w:rFonts w:asciiTheme="minorHAnsi" w:hAnsiTheme="minorHAnsi" w:cstheme="minorHAnsi"/>
                <w:color w:val="000000"/>
                <w:sz w:val="22"/>
                <w:szCs w:val="22"/>
              </w:rPr>
              <w:t xml:space="preserve">- Use </w:t>
            </w:r>
            <w:proofErr w:type="spellStart"/>
            <w:r w:rsidRPr="00770E38">
              <w:rPr>
                <w:rFonts w:asciiTheme="minorHAnsi" w:hAnsiTheme="minorHAnsi" w:cstheme="minorHAnsi"/>
                <w:color w:val="000000"/>
                <w:sz w:val="22"/>
                <w:szCs w:val="22"/>
              </w:rPr>
              <w:t>GridSearchCV</w:t>
            </w:r>
            <w:proofErr w:type="spellEnd"/>
            <w:r w:rsidRPr="00770E38">
              <w:rPr>
                <w:rFonts w:asciiTheme="minorHAnsi" w:hAnsiTheme="minorHAnsi" w:cstheme="minorHAnsi"/>
                <w:color w:val="000000"/>
                <w:sz w:val="22"/>
                <w:szCs w:val="22"/>
              </w:rPr>
              <w:t xml:space="preserve"> or </w:t>
            </w:r>
            <w:proofErr w:type="spellStart"/>
            <w:r w:rsidRPr="00770E38">
              <w:rPr>
                <w:rFonts w:asciiTheme="minorHAnsi" w:hAnsiTheme="minorHAnsi" w:cstheme="minorHAnsi"/>
                <w:color w:val="000000"/>
                <w:sz w:val="22"/>
                <w:szCs w:val="22"/>
              </w:rPr>
              <w:t>RandomizedSearchCV</w:t>
            </w:r>
            <w:proofErr w:type="spellEnd"/>
            <w:r w:rsidRPr="00770E38">
              <w:rPr>
                <w:rFonts w:asciiTheme="minorHAnsi" w:hAnsiTheme="minorHAnsi" w:cstheme="minorHAnsi"/>
                <w:color w:val="000000"/>
                <w:sz w:val="22"/>
                <w:szCs w:val="22"/>
              </w:rPr>
              <w:t xml:space="preserve"> in </w:t>
            </w:r>
            <w:proofErr w:type="spellStart"/>
            <w:r w:rsidRPr="00770E38">
              <w:rPr>
                <w:rFonts w:asciiTheme="minorHAnsi" w:hAnsiTheme="minorHAnsi" w:cstheme="minorHAnsi"/>
                <w:color w:val="000000"/>
                <w:sz w:val="22"/>
                <w:szCs w:val="22"/>
              </w:rPr>
              <w:t>sklearn</w:t>
            </w:r>
            <w:proofErr w:type="spellEnd"/>
            <w:r w:rsidRPr="00770E38">
              <w:rPr>
                <w:rFonts w:asciiTheme="minorHAnsi" w:hAnsiTheme="minorHAnsi" w:cstheme="minorHAnsi"/>
                <w:color w:val="000000"/>
                <w:sz w:val="22"/>
                <w:szCs w:val="22"/>
              </w:rPr>
              <w:t xml:space="preserve"> for SVM tuning</w:t>
            </w:r>
          </w:p>
        </w:tc>
        <w:tc>
          <w:tcPr>
            <w:tcW w:w="1313" w:type="pct"/>
            <w:tcBorders>
              <w:top w:val="nil"/>
              <w:left w:val="nil"/>
              <w:bottom w:val="single" w:sz="8" w:space="0" w:color="A6A6A6"/>
              <w:right w:val="single" w:sz="8" w:space="0" w:color="A6A6A6"/>
            </w:tcBorders>
            <w:shd w:val="clear" w:color="auto" w:fill="auto"/>
            <w:vAlign w:val="center"/>
            <w:hideMark/>
          </w:tcPr>
          <w:p w14:paraId="23D11E9B" w14:textId="77777777" w:rsidR="004B3223" w:rsidRPr="00770E38" w:rsidRDefault="004B3223" w:rsidP="00A23D18">
            <w:pPr>
              <w:rPr>
                <w:rFonts w:asciiTheme="minorHAnsi" w:hAnsiTheme="minorHAnsi" w:cstheme="minorHAnsi"/>
                <w:color w:val="000000"/>
                <w:sz w:val="22"/>
                <w:szCs w:val="22"/>
              </w:rPr>
            </w:pPr>
            <w:r w:rsidRPr="00770E38">
              <w:rPr>
                <w:rFonts w:asciiTheme="minorHAnsi" w:hAnsiTheme="minorHAnsi" w:cstheme="minorHAnsi"/>
                <w:color w:val="000000"/>
                <w:sz w:val="22"/>
                <w:szCs w:val="22"/>
              </w:rPr>
              <w:t xml:space="preserve">- Use </w:t>
            </w:r>
            <w:proofErr w:type="spellStart"/>
            <w:r w:rsidRPr="00770E38">
              <w:rPr>
                <w:rFonts w:asciiTheme="minorHAnsi" w:hAnsiTheme="minorHAnsi" w:cstheme="minorHAnsi"/>
                <w:color w:val="000000"/>
                <w:sz w:val="22"/>
                <w:szCs w:val="22"/>
              </w:rPr>
              <w:t>tune.svm</w:t>
            </w:r>
            <w:proofErr w:type="spellEnd"/>
            <w:r w:rsidRPr="00770E38">
              <w:rPr>
                <w:rFonts w:asciiTheme="minorHAnsi" w:hAnsiTheme="minorHAnsi" w:cstheme="minorHAnsi"/>
                <w:color w:val="000000"/>
                <w:sz w:val="22"/>
                <w:szCs w:val="22"/>
              </w:rPr>
              <w:t xml:space="preserve"> in e1071 for SVM hyperparameter tuning</w:t>
            </w:r>
          </w:p>
        </w:tc>
      </w:tr>
      <w:tr w:rsidR="004B3223" w:rsidRPr="00770E38" w14:paraId="14D104DE" w14:textId="77777777" w:rsidTr="00A23D18">
        <w:trPr>
          <w:trHeight w:val="1515"/>
        </w:trPr>
        <w:tc>
          <w:tcPr>
            <w:tcW w:w="919" w:type="pct"/>
            <w:vMerge/>
            <w:tcBorders>
              <w:top w:val="nil"/>
              <w:left w:val="single" w:sz="8" w:space="0" w:color="A6A6A6"/>
              <w:bottom w:val="single" w:sz="8" w:space="0" w:color="A6A6A6"/>
              <w:right w:val="single" w:sz="8" w:space="0" w:color="A6A6A6"/>
            </w:tcBorders>
            <w:vAlign w:val="center"/>
            <w:hideMark/>
          </w:tcPr>
          <w:p w14:paraId="319CCD9B" w14:textId="77777777" w:rsidR="004B3223" w:rsidRPr="00770E38" w:rsidRDefault="004B3223" w:rsidP="00A23D18">
            <w:pPr>
              <w:rPr>
                <w:rFonts w:asciiTheme="minorHAnsi" w:hAnsiTheme="minorHAnsi" w:cstheme="minorHAnsi"/>
                <w:b/>
                <w:bCs/>
                <w:color w:val="000000"/>
                <w:sz w:val="22"/>
                <w:szCs w:val="22"/>
              </w:rPr>
            </w:pPr>
          </w:p>
        </w:tc>
        <w:tc>
          <w:tcPr>
            <w:tcW w:w="1444" w:type="pct"/>
            <w:tcBorders>
              <w:top w:val="nil"/>
              <w:left w:val="nil"/>
              <w:bottom w:val="single" w:sz="8" w:space="0" w:color="A6A6A6"/>
              <w:right w:val="single" w:sz="8" w:space="0" w:color="A6A6A6"/>
            </w:tcBorders>
            <w:shd w:val="clear" w:color="auto" w:fill="auto"/>
            <w:vAlign w:val="center"/>
            <w:hideMark/>
          </w:tcPr>
          <w:p w14:paraId="67887E29" w14:textId="77777777" w:rsidR="004B3223" w:rsidRPr="00770E38" w:rsidRDefault="004B3223" w:rsidP="00A23D18">
            <w:pPr>
              <w:rPr>
                <w:rFonts w:asciiTheme="minorHAnsi" w:hAnsiTheme="minorHAnsi" w:cstheme="minorHAnsi"/>
                <w:color w:val="000000"/>
                <w:sz w:val="22"/>
                <w:szCs w:val="22"/>
              </w:rPr>
            </w:pPr>
            <w:r w:rsidRPr="00770E38">
              <w:rPr>
                <w:rFonts w:asciiTheme="minorHAnsi" w:hAnsiTheme="minorHAnsi" w:cstheme="minorHAnsi"/>
                <w:color w:val="000000"/>
                <w:sz w:val="22"/>
                <w:szCs w:val="22"/>
              </w:rPr>
              <w:t>- Adjust network parameters like learning rate, momentum, and regularization in PROC NEURAL</w:t>
            </w:r>
          </w:p>
        </w:tc>
        <w:tc>
          <w:tcPr>
            <w:tcW w:w="1323" w:type="pct"/>
            <w:tcBorders>
              <w:top w:val="nil"/>
              <w:left w:val="nil"/>
              <w:bottom w:val="single" w:sz="8" w:space="0" w:color="A6A6A6"/>
              <w:right w:val="single" w:sz="8" w:space="0" w:color="A6A6A6"/>
            </w:tcBorders>
            <w:shd w:val="clear" w:color="auto" w:fill="auto"/>
            <w:vAlign w:val="center"/>
            <w:hideMark/>
          </w:tcPr>
          <w:p w14:paraId="7A5CD657" w14:textId="77777777" w:rsidR="004B3223" w:rsidRPr="00770E38" w:rsidRDefault="004B3223" w:rsidP="00A23D18">
            <w:pPr>
              <w:rPr>
                <w:rFonts w:asciiTheme="minorHAnsi" w:hAnsiTheme="minorHAnsi" w:cstheme="minorHAnsi"/>
                <w:color w:val="000000"/>
                <w:sz w:val="22"/>
                <w:szCs w:val="22"/>
              </w:rPr>
            </w:pPr>
            <w:r w:rsidRPr="00770E38">
              <w:rPr>
                <w:rFonts w:asciiTheme="minorHAnsi" w:hAnsiTheme="minorHAnsi" w:cstheme="minorHAnsi"/>
                <w:color w:val="000000"/>
                <w:sz w:val="22"/>
                <w:szCs w:val="22"/>
              </w:rPr>
              <w:t xml:space="preserve">- Optimize neural networks with </w:t>
            </w:r>
            <w:proofErr w:type="spellStart"/>
            <w:r w:rsidRPr="00770E38">
              <w:rPr>
                <w:rFonts w:asciiTheme="minorHAnsi" w:hAnsiTheme="minorHAnsi" w:cstheme="minorHAnsi"/>
                <w:color w:val="000000"/>
                <w:sz w:val="22"/>
                <w:szCs w:val="22"/>
              </w:rPr>
              <w:t>Keras</w:t>
            </w:r>
            <w:proofErr w:type="spellEnd"/>
            <w:r w:rsidRPr="00770E38">
              <w:rPr>
                <w:rFonts w:asciiTheme="minorHAnsi" w:hAnsiTheme="minorHAnsi" w:cstheme="minorHAnsi"/>
                <w:color w:val="000000"/>
                <w:sz w:val="22"/>
                <w:szCs w:val="22"/>
              </w:rPr>
              <w:t xml:space="preserve"> callbacks (e.g., </w:t>
            </w:r>
            <w:proofErr w:type="spellStart"/>
            <w:r w:rsidRPr="00770E38">
              <w:rPr>
                <w:rFonts w:asciiTheme="minorHAnsi" w:hAnsiTheme="minorHAnsi" w:cstheme="minorHAnsi"/>
                <w:color w:val="000000"/>
                <w:sz w:val="22"/>
                <w:szCs w:val="22"/>
              </w:rPr>
              <w:t>EarlyStopping</w:t>
            </w:r>
            <w:proofErr w:type="spellEnd"/>
            <w:r w:rsidRPr="00770E38">
              <w:rPr>
                <w:rFonts w:asciiTheme="minorHAnsi" w:hAnsiTheme="minorHAnsi" w:cstheme="minorHAnsi"/>
                <w:color w:val="000000"/>
                <w:sz w:val="22"/>
                <w:szCs w:val="22"/>
              </w:rPr>
              <w:t xml:space="preserve">, </w:t>
            </w:r>
            <w:proofErr w:type="spellStart"/>
            <w:r w:rsidRPr="00770E38">
              <w:rPr>
                <w:rFonts w:asciiTheme="minorHAnsi" w:hAnsiTheme="minorHAnsi" w:cstheme="minorHAnsi"/>
                <w:color w:val="000000"/>
                <w:sz w:val="22"/>
                <w:szCs w:val="22"/>
              </w:rPr>
              <w:t>ReduceLROnPlateau</w:t>
            </w:r>
            <w:proofErr w:type="spellEnd"/>
            <w:r w:rsidRPr="00770E38">
              <w:rPr>
                <w:rFonts w:asciiTheme="minorHAnsi" w:hAnsiTheme="minorHAnsi" w:cstheme="minorHAnsi"/>
                <w:color w:val="000000"/>
                <w:sz w:val="22"/>
                <w:szCs w:val="22"/>
              </w:rPr>
              <w:t>)</w:t>
            </w:r>
          </w:p>
        </w:tc>
        <w:tc>
          <w:tcPr>
            <w:tcW w:w="1313" w:type="pct"/>
            <w:tcBorders>
              <w:top w:val="nil"/>
              <w:left w:val="nil"/>
              <w:bottom w:val="single" w:sz="8" w:space="0" w:color="A6A6A6"/>
              <w:right w:val="single" w:sz="8" w:space="0" w:color="A6A6A6"/>
            </w:tcBorders>
            <w:shd w:val="clear" w:color="auto" w:fill="auto"/>
            <w:vAlign w:val="center"/>
            <w:hideMark/>
          </w:tcPr>
          <w:p w14:paraId="5697B393" w14:textId="77777777" w:rsidR="004B3223" w:rsidRPr="00770E38" w:rsidRDefault="004B3223" w:rsidP="00A23D18">
            <w:pPr>
              <w:rPr>
                <w:rFonts w:asciiTheme="minorHAnsi" w:hAnsiTheme="minorHAnsi" w:cstheme="minorHAnsi"/>
                <w:color w:val="000000"/>
                <w:sz w:val="22"/>
                <w:szCs w:val="22"/>
              </w:rPr>
            </w:pPr>
            <w:r w:rsidRPr="00770E38">
              <w:rPr>
                <w:rFonts w:asciiTheme="minorHAnsi" w:hAnsiTheme="minorHAnsi" w:cstheme="minorHAnsi"/>
                <w:color w:val="000000"/>
                <w:sz w:val="22"/>
                <w:szCs w:val="22"/>
              </w:rPr>
              <w:t xml:space="preserve">- Use caret package's train function for tuning neural networks with </w:t>
            </w:r>
            <w:proofErr w:type="spellStart"/>
            <w:r w:rsidRPr="00770E38">
              <w:rPr>
                <w:rFonts w:asciiTheme="minorHAnsi" w:hAnsiTheme="minorHAnsi" w:cstheme="minorHAnsi"/>
                <w:color w:val="000000"/>
                <w:sz w:val="22"/>
                <w:szCs w:val="22"/>
              </w:rPr>
              <w:t>nnet</w:t>
            </w:r>
            <w:proofErr w:type="spellEnd"/>
            <w:r w:rsidRPr="00770E38">
              <w:rPr>
                <w:rFonts w:asciiTheme="minorHAnsi" w:hAnsiTheme="minorHAnsi" w:cstheme="minorHAnsi"/>
                <w:color w:val="000000"/>
                <w:sz w:val="22"/>
                <w:szCs w:val="22"/>
              </w:rPr>
              <w:t xml:space="preserve"> or </w:t>
            </w:r>
            <w:proofErr w:type="spellStart"/>
            <w:r w:rsidRPr="00770E38">
              <w:rPr>
                <w:rFonts w:asciiTheme="minorHAnsi" w:hAnsiTheme="minorHAnsi" w:cstheme="minorHAnsi"/>
                <w:color w:val="000000"/>
                <w:sz w:val="22"/>
                <w:szCs w:val="22"/>
              </w:rPr>
              <w:t>keras</w:t>
            </w:r>
            <w:proofErr w:type="spellEnd"/>
          </w:p>
        </w:tc>
      </w:tr>
      <w:tr w:rsidR="004B3223" w:rsidRPr="00770E38" w14:paraId="2E121468" w14:textId="77777777" w:rsidTr="00A23D18">
        <w:trPr>
          <w:trHeight w:val="1515"/>
        </w:trPr>
        <w:tc>
          <w:tcPr>
            <w:tcW w:w="919" w:type="pct"/>
            <w:vMerge w:val="restart"/>
            <w:tcBorders>
              <w:top w:val="nil"/>
              <w:left w:val="single" w:sz="8" w:space="0" w:color="A6A6A6"/>
              <w:bottom w:val="single" w:sz="8" w:space="0" w:color="A6A6A6"/>
              <w:right w:val="single" w:sz="8" w:space="0" w:color="A6A6A6"/>
            </w:tcBorders>
            <w:shd w:val="clear" w:color="auto" w:fill="auto"/>
            <w:vAlign w:val="center"/>
            <w:hideMark/>
          </w:tcPr>
          <w:p w14:paraId="31B472CB" w14:textId="77777777" w:rsidR="004B3223" w:rsidRPr="00770E38" w:rsidRDefault="004B3223" w:rsidP="00A23D18">
            <w:pPr>
              <w:rPr>
                <w:rFonts w:asciiTheme="minorHAnsi" w:hAnsiTheme="minorHAnsi" w:cstheme="minorHAnsi"/>
                <w:b/>
                <w:bCs/>
                <w:color w:val="000000"/>
                <w:sz w:val="22"/>
                <w:szCs w:val="22"/>
              </w:rPr>
            </w:pPr>
            <w:r w:rsidRPr="00770E38">
              <w:rPr>
                <w:rFonts w:asciiTheme="minorHAnsi" w:hAnsiTheme="minorHAnsi" w:cstheme="minorHAnsi"/>
                <w:b/>
                <w:bCs/>
                <w:color w:val="000000"/>
                <w:sz w:val="22"/>
                <w:szCs w:val="22"/>
              </w:rPr>
              <w:t>Performance Metrics</w:t>
            </w:r>
          </w:p>
        </w:tc>
        <w:tc>
          <w:tcPr>
            <w:tcW w:w="1444" w:type="pct"/>
            <w:tcBorders>
              <w:top w:val="nil"/>
              <w:left w:val="nil"/>
              <w:bottom w:val="single" w:sz="8" w:space="0" w:color="A6A6A6"/>
              <w:right w:val="single" w:sz="8" w:space="0" w:color="A6A6A6"/>
            </w:tcBorders>
            <w:shd w:val="clear" w:color="auto" w:fill="auto"/>
            <w:vAlign w:val="center"/>
            <w:hideMark/>
          </w:tcPr>
          <w:p w14:paraId="72A4ADC9" w14:textId="77777777" w:rsidR="004B3223" w:rsidRPr="00770E38" w:rsidRDefault="004B3223" w:rsidP="00A23D18">
            <w:pPr>
              <w:rPr>
                <w:rFonts w:asciiTheme="minorHAnsi" w:hAnsiTheme="minorHAnsi" w:cstheme="minorHAnsi"/>
                <w:color w:val="000000"/>
                <w:sz w:val="22"/>
                <w:szCs w:val="22"/>
              </w:rPr>
            </w:pPr>
            <w:r w:rsidRPr="00770E38">
              <w:rPr>
                <w:rFonts w:asciiTheme="minorHAnsi" w:hAnsiTheme="minorHAnsi" w:cstheme="minorHAnsi"/>
                <w:color w:val="000000"/>
                <w:sz w:val="22"/>
                <w:szCs w:val="22"/>
              </w:rPr>
              <w:t>- Evaluate SVMs using PROC SVM output metrics like accuracy, precision, and recall</w:t>
            </w:r>
          </w:p>
        </w:tc>
        <w:tc>
          <w:tcPr>
            <w:tcW w:w="1323" w:type="pct"/>
            <w:tcBorders>
              <w:top w:val="nil"/>
              <w:left w:val="nil"/>
              <w:bottom w:val="single" w:sz="8" w:space="0" w:color="A6A6A6"/>
              <w:right w:val="single" w:sz="8" w:space="0" w:color="A6A6A6"/>
            </w:tcBorders>
            <w:shd w:val="clear" w:color="auto" w:fill="auto"/>
            <w:vAlign w:val="center"/>
            <w:hideMark/>
          </w:tcPr>
          <w:p w14:paraId="32ABE245" w14:textId="77777777" w:rsidR="004B3223" w:rsidRPr="00770E38" w:rsidRDefault="004B3223" w:rsidP="00A23D18">
            <w:pPr>
              <w:rPr>
                <w:rFonts w:asciiTheme="minorHAnsi" w:hAnsiTheme="minorHAnsi" w:cstheme="minorHAnsi"/>
                <w:color w:val="000000"/>
                <w:sz w:val="22"/>
                <w:szCs w:val="22"/>
              </w:rPr>
            </w:pPr>
            <w:r w:rsidRPr="00770E38">
              <w:rPr>
                <w:rFonts w:asciiTheme="minorHAnsi" w:hAnsiTheme="minorHAnsi" w:cstheme="minorHAnsi"/>
                <w:color w:val="000000"/>
                <w:sz w:val="22"/>
                <w:szCs w:val="22"/>
              </w:rPr>
              <w:t xml:space="preserve">- Use </w:t>
            </w:r>
            <w:proofErr w:type="spellStart"/>
            <w:r w:rsidRPr="00770E38">
              <w:rPr>
                <w:rFonts w:asciiTheme="minorHAnsi" w:hAnsiTheme="minorHAnsi" w:cstheme="minorHAnsi"/>
                <w:color w:val="000000"/>
                <w:sz w:val="22"/>
                <w:szCs w:val="22"/>
              </w:rPr>
              <w:t>sklearn.metrics</w:t>
            </w:r>
            <w:proofErr w:type="spellEnd"/>
            <w:r w:rsidRPr="00770E38">
              <w:rPr>
                <w:rFonts w:asciiTheme="minorHAnsi" w:hAnsiTheme="minorHAnsi" w:cstheme="minorHAnsi"/>
                <w:color w:val="000000"/>
                <w:sz w:val="22"/>
                <w:szCs w:val="22"/>
              </w:rPr>
              <w:t xml:space="preserve"> for SVM evaluation (e.g., </w:t>
            </w:r>
            <w:proofErr w:type="spellStart"/>
            <w:r w:rsidRPr="00770E38">
              <w:rPr>
                <w:rFonts w:asciiTheme="minorHAnsi" w:hAnsiTheme="minorHAnsi" w:cstheme="minorHAnsi"/>
                <w:color w:val="000000"/>
                <w:sz w:val="22"/>
                <w:szCs w:val="22"/>
              </w:rPr>
              <w:t>accuracy_score</w:t>
            </w:r>
            <w:proofErr w:type="spellEnd"/>
            <w:r w:rsidRPr="00770E38">
              <w:rPr>
                <w:rFonts w:asciiTheme="minorHAnsi" w:hAnsiTheme="minorHAnsi" w:cstheme="minorHAnsi"/>
                <w:color w:val="000000"/>
                <w:sz w:val="22"/>
                <w:szCs w:val="22"/>
              </w:rPr>
              <w:t xml:space="preserve">, </w:t>
            </w:r>
            <w:proofErr w:type="spellStart"/>
            <w:r w:rsidRPr="00770E38">
              <w:rPr>
                <w:rFonts w:asciiTheme="minorHAnsi" w:hAnsiTheme="minorHAnsi" w:cstheme="minorHAnsi"/>
                <w:color w:val="000000"/>
                <w:sz w:val="22"/>
                <w:szCs w:val="22"/>
              </w:rPr>
              <w:t>precision_score</w:t>
            </w:r>
            <w:proofErr w:type="spellEnd"/>
            <w:r w:rsidRPr="00770E38">
              <w:rPr>
                <w:rFonts w:asciiTheme="minorHAnsi" w:hAnsiTheme="minorHAnsi" w:cstheme="minorHAnsi"/>
                <w:color w:val="000000"/>
                <w:sz w:val="22"/>
                <w:szCs w:val="22"/>
              </w:rPr>
              <w:t xml:space="preserve">, </w:t>
            </w:r>
            <w:proofErr w:type="spellStart"/>
            <w:r w:rsidRPr="00770E38">
              <w:rPr>
                <w:rFonts w:asciiTheme="minorHAnsi" w:hAnsiTheme="minorHAnsi" w:cstheme="minorHAnsi"/>
                <w:color w:val="000000"/>
                <w:sz w:val="22"/>
                <w:szCs w:val="22"/>
              </w:rPr>
              <w:t>roc_auc_score</w:t>
            </w:r>
            <w:proofErr w:type="spellEnd"/>
            <w:r w:rsidRPr="00770E38">
              <w:rPr>
                <w:rFonts w:asciiTheme="minorHAnsi" w:hAnsiTheme="minorHAnsi" w:cstheme="minorHAnsi"/>
                <w:color w:val="000000"/>
                <w:sz w:val="22"/>
                <w:szCs w:val="22"/>
              </w:rPr>
              <w:t>)</w:t>
            </w:r>
          </w:p>
        </w:tc>
        <w:tc>
          <w:tcPr>
            <w:tcW w:w="1313" w:type="pct"/>
            <w:tcBorders>
              <w:top w:val="nil"/>
              <w:left w:val="nil"/>
              <w:bottom w:val="single" w:sz="8" w:space="0" w:color="A6A6A6"/>
              <w:right w:val="single" w:sz="8" w:space="0" w:color="A6A6A6"/>
            </w:tcBorders>
            <w:shd w:val="clear" w:color="auto" w:fill="auto"/>
            <w:vAlign w:val="center"/>
            <w:hideMark/>
          </w:tcPr>
          <w:p w14:paraId="07143A6D" w14:textId="77777777" w:rsidR="004B3223" w:rsidRPr="00770E38" w:rsidRDefault="004B3223" w:rsidP="00A23D18">
            <w:pPr>
              <w:rPr>
                <w:rFonts w:asciiTheme="minorHAnsi" w:hAnsiTheme="minorHAnsi" w:cstheme="minorHAnsi"/>
                <w:color w:val="000000"/>
                <w:sz w:val="22"/>
                <w:szCs w:val="22"/>
              </w:rPr>
            </w:pPr>
            <w:r w:rsidRPr="00770E38">
              <w:rPr>
                <w:rFonts w:asciiTheme="minorHAnsi" w:hAnsiTheme="minorHAnsi" w:cstheme="minorHAnsi"/>
                <w:color w:val="000000"/>
                <w:sz w:val="22"/>
                <w:szCs w:val="22"/>
              </w:rPr>
              <w:t>- Evaluate SVM models with caret metrics (e.g., accuracy, sensitivity, specificity)</w:t>
            </w:r>
          </w:p>
        </w:tc>
      </w:tr>
      <w:tr w:rsidR="004B3223" w:rsidRPr="00770E38" w14:paraId="5E5DB712" w14:textId="77777777" w:rsidTr="00A23D18">
        <w:trPr>
          <w:trHeight w:val="1170"/>
        </w:trPr>
        <w:tc>
          <w:tcPr>
            <w:tcW w:w="919" w:type="pct"/>
            <w:vMerge/>
            <w:tcBorders>
              <w:top w:val="nil"/>
              <w:left w:val="single" w:sz="8" w:space="0" w:color="A6A6A6"/>
              <w:bottom w:val="single" w:sz="8" w:space="0" w:color="A6A6A6"/>
              <w:right w:val="single" w:sz="8" w:space="0" w:color="A6A6A6"/>
            </w:tcBorders>
            <w:vAlign w:val="center"/>
            <w:hideMark/>
          </w:tcPr>
          <w:p w14:paraId="06A5A517" w14:textId="77777777" w:rsidR="004B3223" w:rsidRPr="00770E38" w:rsidRDefault="004B3223" w:rsidP="00A23D18">
            <w:pPr>
              <w:rPr>
                <w:rFonts w:asciiTheme="minorHAnsi" w:hAnsiTheme="minorHAnsi" w:cstheme="minorHAnsi"/>
                <w:b/>
                <w:bCs/>
                <w:color w:val="000000"/>
                <w:sz w:val="22"/>
                <w:szCs w:val="22"/>
              </w:rPr>
            </w:pPr>
          </w:p>
        </w:tc>
        <w:tc>
          <w:tcPr>
            <w:tcW w:w="1444" w:type="pct"/>
            <w:tcBorders>
              <w:top w:val="nil"/>
              <w:left w:val="nil"/>
              <w:bottom w:val="single" w:sz="8" w:space="0" w:color="A6A6A6"/>
              <w:right w:val="single" w:sz="8" w:space="0" w:color="A6A6A6"/>
            </w:tcBorders>
            <w:shd w:val="clear" w:color="auto" w:fill="auto"/>
            <w:vAlign w:val="center"/>
            <w:hideMark/>
          </w:tcPr>
          <w:p w14:paraId="1BBB0586" w14:textId="77777777" w:rsidR="004B3223" w:rsidRPr="00770E38" w:rsidRDefault="004B3223" w:rsidP="00A23D18">
            <w:pPr>
              <w:rPr>
                <w:rFonts w:asciiTheme="minorHAnsi" w:hAnsiTheme="minorHAnsi" w:cstheme="minorHAnsi"/>
                <w:color w:val="000000"/>
                <w:sz w:val="22"/>
                <w:szCs w:val="22"/>
              </w:rPr>
            </w:pPr>
            <w:r w:rsidRPr="00770E38">
              <w:rPr>
                <w:rFonts w:asciiTheme="minorHAnsi" w:hAnsiTheme="minorHAnsi" w:cstheme="minorHAnsi"/>
                <w:color w:val="000000"/>
                <w:sz w:val="22"/>
                <w:szCs w:val="22"/>
              </w:rPr>
              <w:t xml:space="preserve">- Assess neural networks with AUC, ROC, and misclassification </w:t>
            </w:r>
            <w:r w:rsidRPr="00770E38">
              <w:rPr>
                <w:rFonts w:asciiTheme="minorHAnsi" w:hAnsiTheme="minorHAnsi" w:cstheme="minorHAnsi"/>
                <w:color w:val="000000"/>
                <w:sz w:val="22"/>
                <w:szCs w:val="22"/>
              </w:rPr>
              <w:lastRenderedPageBreak/>
              <w:t>rate in PROC NEURAL</w:t>
            </w:r>
          </w:p>
        </w:tc>
        <w:tc>
          <w:tcPr>
            <w:tcW w:w="1323" w:type="pct"/>
            <w:tcBorders>
              <w:top w:val="nil"/>
              <w:left w:val="nil"/>
              <w:bottom w:val="single" w:sz="8" w:space="0" w:color="A6A6A6"/>
              <w:right w:val="single" w:sz="8" w:space="0" w:color="A6A6A6"/>
            </w:tcBorders>
            <w:shd w:val="clear" w:color="auto" w:fill="auto"/>
            <w:vAlign w:val="center"/>
            <w:hideMark/>
          </w:tcPr>
          <w:p w14:paraId="70CFB8EC" w14:textId="77777777" w:rsidR="004B3223" w:rsidRPr="00770E38" w:rsidRDefault="004B3223" w:rsidP="00A23D18">
            <w:pPr>
              <w:rPr>
                <w:rFonts w:asciiTheme="minorHAnsi" w:hAnsiTheme="minorHAnsi" w:cstheme="minorHAnsi"/>
                <w:color w:val="000000"/>
                <w:sz w:val="22"/>
                <w:szCs w:val="22"/>
              </w:rPr>
            </w:pPr>
            <w:r w:rsidRPr="00770E38">
              <w:rPr>
                <w:rFonts w:asciiTheme="minorHAnsi" w:hAnsiTheme="minorHAnsi" w:cstheme="minorHAnsi"/>
                <w:color w:val="000000"/>
                <w:sz w:val="22"/>
                <w:szCs w:val="22"/>
              </w:rPr>
              <w:lastRenderedPageBreak/>
              <w:t xml:space="preserve">- Evaluate neural networks with </w:t>
            </w:r>
            <w:proofErr w:type="spellStart"/>
            <w:r w:rsidRPr="00770E38">
              <w:rPr>
                <w:rFonts w:asciiTheme="minorHAnsi" w:hAnsiTheme="minorHAnsi" w:cstheme="minorHAnsi"/>
                <w:color w:val="000000"/>
                <w:sz w:val="22"/>
                <w:szCs w:val="22"/>
              </w:rPr>
              <w:t>Keras</w:t>
            </w:r>
            <w:proofErr w:type="spellEnd"/>
            <w:r w:rsidRPr="00770E38">
              <w:rPr>
                <w:rFonts w:asciiTheme="minorHAnsi" w:hAnsiTheme="minorHAnsi" w:cstheme="minorHAnsi"/>
                <w:color w:val="000000"/>
                <w:sz w:val="22"/>
                <w:szCs w:val="22"/>
              </w:rPr>
              <w:t xml:space="preserve"> built-in metrics or custom metrics</w:t>
            </w:r>
          </w:p>
        </w:tc>
        <w:tc>
          <w:tcPr>
            <w:tcW w:w="1313" w:type="pct"/>
            <w:tcBorders>
              <w:top w:val="nil"/>
              <w:left w:val="nil"/>
              <w:bottom w:val="single" w:sz="8" w:space="0" w:color="A6A6A6"/>
              <w:right w:val="single" w:sz="8" w:space="0" w:color="A6A6A6"/>
            </w:tcBorders>
            <w:shd w:val="clear" w:color="auto" w:fill="auto"/>
            <w:vAlign w:val="center"/>
            <w:hideMark/>
          </w:tcPr>
          <w:p w14:paraId="6BF62E5E" w14:textId="77777777" w:rsidR="004B3223" w:rsidRPr="00770E38" w:rsidRDefault="004B3223" w:rsidP="00A23D18">
            <w:pPr>
              <w:rPr>
                <w:rFonts w:asciiTheme="minorHAnsi" w:hAnsiTheme="minorHAnsi" w:cstheme="minorHAnsi"/>
                <w:color w:val="000000"/>
                <w:sz w:val="22"/>
                <w:szCs w:val="22"/>
              </w:rPr>
            </w:pPr>
            <w:r w:rsidRPr="00770E38">
              <w:rPr>
                <w:rFonts w:asciiTheme="minorHAnsi" w:hAnsiTheme="minorHAnsi" w:cstheme="minorHAnsi"/>
                <w:color w:val="000000"/>
                <w:sz w:val="22"/>
                <w:szCs w:val="22"/>
              </w:rPr>
              <w:t xml:space="preserve">- Use ROCR or </w:t>
            </w:r>
            <w:proofErr w:type="spellStart"/>
            <w:r w:rsidRPr="00770E38">
              <w:rPr>
                <w:rFonts w:asciiTheme="minorHAnsi" w:hAnsiTheme="minorHAnsi" w:cstheme="minorHAnsi"/>
                <w:color w:val="000000"/>
                <w:sz w:val="22"/>
                <w:szCs w:val="22"/>
              </w:rPr>
              <w:t>pROC</w:t>
            </w:r>
            <w:proofErr w:type="spellEnd"/>
            <w:r w:rsidRPr="00770E38">
              <w:rPr>
                <w:rFonts w:asciiTheme="minorHAnsi" w:hAnsiTheme="minorHAnsi" w:cstheme="minorHAnsi"/>
                <w:color w:val="000000"/>
                <w:sz w:val="22"/>
                <w:szCs w:val="22"/>
              </w:rPr>
              <w:t xml:space="preserve"> for ROC and AUC metrics in neural networks</w:t>
            </w:r>
          </w:p>
        </w:tc>
      </w:tr>
      <w:tr w:rsidR="004B3223" w:rsidRPr="00770E38" w14:paraId="109EDA45" w14:textId="77777777" w:rsidTr="00A23D18">
        <w:trPr>
          <w:trHeight w:val="1215"/>
        </w:trPr>
        <w:tc>
          <w:tcPr>
            <w:tcW w:w="919" w:type="pct"/>
            <w:vMerge w:val="restart"/>
            <w:tcBorders>
              <w:top w:val="nil"/>
              <w:left w:val="single" w:sz="8" w:space="0" w:color="A6A6A6"/>
              <w:bottom w:val="single" w:sz="8" w:space="0" w:color="A6A6A6"/>
              <w:right w:val="single" w:sz="8" w:space="0" w:color="A6A6A6"/>
            </w:tcBorders>
            <w:shd w:val="clear" w:color="auto" w:fill="auto"/>
            <w:vAlign w:val="center"/>
            <w:hideMark/>
          </w:tcPr>
          <w:p w14:paraId="4C450F2C" w14:textId="77777777" w:rsidR="004B3223" w:rsidRPr="00770E38" w:rsidRDefault="004B3223" w:rsidP="00A23D18">
            <w:pPr>
              <w:rPr>
                <w:rFonts w:asciiTheme="minorHAnsi" w:hAnsiTheme="minorHAnsi" w:cstheme="minorHAnsi"/>
                <w:b/>
                <w:bCs/>
                <w:color w:val="000000"/>
                <w:sz w:val="22"/>
                <w:szCs w:val="22"/>
              </w:rPr>
            </w:pPr>
            <w:r w:rsidRPr="00770E38">
              <w:rPr>
                <w:rFonts w:asciiTheme="minorHAnsi" w:hAnsiTheme="minorHAnsi" w:cstheme="minorHAnsi"/>
                <w:b/>
                <w:bCs/>
                <w:color w:val="000000"/>
                <w:sz w:val="22"/>
                <w:szCs w:val="22"/>
              </w:rPr>
              <w:t>Data Preparation</w:t>
            </w:r>
          </w:p>
        </w:tc>
        <w:tc>
          <w:tcPr>
            <w:tcW w:w="1444" w:type="pct"/>
            <w:tcBorders>
              <w:top w:val="nil"/>
              <w:left w:val="nil"/>
              <w:bottom w:val="single" w:sz="8" w:space="0" w:color="A6A6A6"/>
              <w:right w:val="single" w:sz="8" w:space="0" w:color="A6A6A6"/>
            </w:tcBorders>
            <w:shd w:val="clear" w:color="auto" w:fill="auto"/>
            <w:vAlign w:val="center"/>
            <w:hideMark/>
          </w:tcPr>
          <w:p w14:paraId="1063D877" w14:textId="77777777" w:rsidR="004B3223" w:rsidRPr="00770E38" w:rsidRDefault="004B3223" w:rsidP="00A23D18">
            <w:pPr>
              <w:rPr>
                <w:rFonts w:asciiTheme="minorHAnsi" w:hAnsiTheme="minorHAnsi" w:cstheme="minorHAnsi"/>
                <w:color w:val="000000"/>
                <w:sz w:val="22"/>
                <w:szCs w:val="22"/>
              </w:rPr>
            </w:pPr>
            <w:r w:rsidRPr="00770E38">
              <w:rPr>
                <w:rFonts w:asciiTheme="minorHAnsi" w:hAnsiTheme="minorHAnsi" w:cstheme="minorHAnsi"/>
                <w:color w:val="000000"/>
                <w:sz w:val="22"/>
                <w:szCs w:val="22"/>
              </w:rPr>
              <w:t>- Standardize data in PROC STANDARDIZE before feeding into SVM or Neural Network models</w:t>
            </w:r>
          </w:p>
        </w:tc>
        <w:tc>
          <w:tcPr>
            <w:tcW w:w="1323" w:type="pct"/>
            <w:tcBorders>
              <w:top w:val="nil"/>
              <w:left w:val="nil"/>
              <w:bottom w:val="single" w:sz="8" w:space="0" w:color="A6A6A6"/>
              <w:right w:val="single" w:sz="8" w:space="0" w:color="A6A6A6"/>
            </w:tcBorders>
            <w:shd w:val="clear" w:color="auto" w:fill="auto"/>
            <w:vAlign w:val="center"/>
            <w:hideMark/>
          </w:tcPr>
          <w:p w14:paraId="6173F9A9" w14:textId="77777777" w:rsidR="004B3223" w:rsidRPr="00770E38" w:rsidRDefault="004B3223" w:rsidP="00A23D18">
            <w:pPr>
              <w:rPr>
                <w:rFonts w:asciiTheme="minorHAnsi" w:hAnsiTheme="minorHAnsi" w:cstheme="minorHAnsi"/>
                <w:color w:val="000000"/>
                <w:sz w:val="22"/>
                <w:szCs w:val="22"/>
              </w:rPr>
            </w:pPr>
            <w:r w:rsidRPr="00770E38">
              <w:rPr>
                <w:rFonts w:asciiTheme="minorHAnsi" w:hAnsiTheme="minorHAnsi" w:cstheme="minorHAnsi"/>
                <w:color w:val="000000"/>
                <w:sz w:val="22"/>
                <w:szCs w:val="22"/>
              </w:rPr>
              <w:t xml:space="preserve">- Standardize features using StandardScaler from </w:t>
            </w:r>
            <w:proofErr w:type="spellStart"/>
            <w:r w:rsidRPr="00770E38">
              <w:rPr>
                <w:rFonts w:asciiTheme="minorHAnsi" w:hAnsiTheme="minorHAnsi" w:cstheme="minorHAnsi"/>
                <w:color w:val="000000"/>
                <w:sz w:val="22"/>
                <w:szCs w:val="22"/>
              </w:rPr>
              <w:t>sklearn.preprocessing</w:t>
            </w:r>
            <w:proofErr w:type="spellEnd"/>
          </w:p>
        </w:tc>
        <w:tc>
          <w:tcPr>
            <w:tcW w:w="1313" w:type="pct"/>
            <w:tcBorders>
              <w:top w:val="nil"/>
              <w:left w:val="nil"/>
              <w:bottom w:val="single" w:sz="8" w:space="0" w:color="A6A6A6"/>
              <w:right w:val="single" w:sz="8" w:space="0" w:color="A6A6A6"/>
            </w:tcBorders>
            <w:shd w:val="clear" w:color="auto" w:fill="auto"/>
            <w:vAlign w:val="center"/>
            <w:hideMark/>
          </w:tcPr>
          <w:p w14:paraId="393DBD95" w14:textId="77777777" w:rsidR="004B3223" w:rsidRPr="00770E38" w:rsidRDefault="004B3223" w:rsidP="00A23D18">
            <w:pPr>
              <w:rPr>
                <w:rFonts w:asciiTheme="minorHAnsi" w:hAnsiTheme="minorHAnsi" w:cstheme="minorHAnsi"/>
                <w:color w:val="000000"/>
                <w:sz w:val="22"/>
                <w:szCs w:val="22"/>
              </w:rPr>
            </w:pPr>
            <w:r w:rsidRPr="00770E38">
              <w:rPr>
                <w:rFonts w:asciiTheme="minorHAnsi" w:hAnsiTheme="minorHAnsi" w:cstheme="minorHAnsi"/>
                <w:color w:val="000000"/>
                <w:sz w:val="22"/>
                <w:szCs w:val="22"/>
              </w:rPr>
              <w:t>- Use scale() to standardize features in R</w:t>
            </w:r>
          </w:p>
        </w:tc>
      </w:tr>
      <w:tr w:rsidR="004B3223" w:rsidRPr="00770E38" w14:paraId="6C6A987B" w14:textId="77777777" w:rsidTr="00A23D18">
        <w:trPr>
          <w:trHeight w:val="1170"/>
        </w:trPr>
        <w:tc>
          <w:tcPr>
            <w:tcW w:w="919" w:type="pct"/>
            <w:vMerge/>
            <w:tcBorders>
              <w:top w:val="nil"/>
              <w:left w:val="single" w:sz="8" w:space="0" w:color="A6A6A6"/>
              <w:bottom w:val="single" w:sz="8" w:space="0" w:color="A6A6A6"/>
              <w:right w:val="single" w:sz="8" w:space="0" w:color="A6A6A6"/>
            </w:tcBorders>
            <w:vAlign w:val="center"/>
            <w:hideMark/>
          </w:tcPr>
          <w:p w14:paraId="39283413" w14:textId="77777777" w:rsidR="004B3223" w:rsidRPr="00770E38" w:rsidRDefault="004B3223" w:rsidP="00A23D18">
            <w:pPr>
              <w:rPr>
                <w:rFonts w:asciiTheme="minorHAnsi" w:hAnsiTheme="minorHAnsi" w:cstheme="minorHAnsi"/>
                <w:b/>
                <w:bCs/>
                <w:color w:val="000000"/>
                <w:sz w:val="22"/>
                <w:szCs w:val="22"/>
              </w:rPr>
            </w:pPr>
          </w:p>
        </w:tc>
        <w:tc>
          <w:tcPr>
            <w:tcW w:w="1444" w:type="pct"/>
            <w:tcBorders>
              <w:top w:val="nil"/>
              <w:left w:val="nil"/>
              <w:bottom w:val="single" w:sz="8" w:space="0" w:color="A6A6A6"/>
              <w:right w:val="single" w:sz="8" w:space="0" w:color="A6A6A6"/>
            </w:tcBorders>
            <w:shd w:val="clear" w:color="auto" w:fill="auto"/>
            <w:vAlign w:val="center"/>
            <w:hideMark/>
          </w:tcPr>
          <w:p w14:paraId="5662A0C8" w14:textId="77777777" w:rsidR="004B3223" w:rsidRPr="00770E38" w:rsidRDefault="004B3223" w:rsidP="00A23D18">
            <w:pPr>
              <w:rPr>
                <w:rFonts w:asciiTheme="minorHAnsi" w:hAnsiTheme="minorHAnsi" w:cstheme="minorHAnsi"/>
                <w:color w:val="000000"/>
                <w:sz w:val="22"/>
                <w:szCs w:val="22"/>
              </w:rPr>
            </w:pPr>
            <w:r w:rsidRPr="00770E38">
              <w:rPr>
                <w:rFonts w:asciiTheme="minorHAnsi" w:hAnsiTheme="minorHAnsi" w:cstheme="minorHAnsi"/>
                <w:color w:val="000000"/>
                <w:sz w:val="22"/>
                <w:szCs w:val="22"/>
              </w:rPr>
              <w:t>- Handle missing values with PROC MI or PROC STDIZE</w:t>
            </w:r>
          </w:p>
        </w:tc>
        <w:tc>
          <w:tcPr>
            <w:tcW w:w="1323" w:type="pct"/>
            <w:tcBorders>
              <w:top w:val="nil"/>
              <w:left w:val="nil"/>
              <w:bottom w:val="single" w:sz="8" w:space="0" w:color="A6A6A6"/>
              <w:right w:val="single" w:sz="8" w:space="0" w:color="A6A6A6"/>
            </w:tcBorders>
            <w:shd w:val="clear" w:color="auto" w:fill="auto"/>
            <w:vAlign w:val="center"/>
            <w:hideMark/>
          </w:tcPr>
          <w:p w14:paraId="20BEF75E" w14:textId="77777777" w:rsidR="004B3223" w:rsidRPr="00770E38" w:rsidRDefault="004B3223" w:rsidP="00A23D18">
            <w:pPr>
              <w:rPr>
                <w:rFonts w:asciiTheme="minorHAnsi" w:hAnsiTheme="minorHAnsi" w:cstheme="minorHAnsi"/>
                <w:color w:val="000000"/>
                <w:sz w:val="22"/>
                <w:szCs w:val="22"/>
              </w:rPr>
            </w:pPr>
            <w:r w:rsidRPr="00770E38">
              <w:rPr>
                <w:rFonts w:asciiTheme="minorHAnsi" w:hAnsiTheme="minorHAnsi" w:cstheme="minorHAnsi"/>
                <w:color w:val="000000"/>
                <w:sz w:val="22"/>
                <w:szCs w:val="22"/>
              </w:rPr>
              <w:t xml:space="preserve">- Handle missing data with </w:t>
            </w:r>
            <w:proofErr w:type="spellStart"/>
            <w:r w:rsidRPr="00770E38">
              <w:rPr>
                <w:rFonts w:asciiTheme="minorHAnsi" w:hAnsiTheme="minorHAnsi" w:cstheme="minorHAnsi"/>
                <w:color w:val="000000"/>
                <w:sz w:val="22"/>
                <w:szCs w:val="22"/>
              </w:rPr>
              <w:t>SimpleImputer</w:t>
            </w:r>
            <w:proofErr w:type="spellEnd"/>
            <w:r w:rsidRPr="00770E38">
              <w:rPr>
                <w:rFonts w:asciiTheme="minorHAnsi" w:hAnsiTheme="minorHAnsi" w:cstheme="minorHAnsi"/>
                <w:color w:val="000000"/>
                <w:sz w:val="22"/>
                <w:szCs w:val="22"/>
              </w:rPr>
              <w:t xml:space="preserve"> or </w:t>
            </w:r>
            <w:proofErr w:type="spellStart"/>
            <w:r w:rsidRPr="00770E38">
              <w:rPr>
                <w:rFonts w:asciiTheme="minorHAnsi" w:hAnsiTheme="minorHAnsi" w:cstheme="minorHAnsi"/>
                <w:color w:val="000000"/>
                <w:sz w:val="22"/>
                <w:szCs w:val="22"/>
              </w:rPr>
              <w:t>IterativeImputer</w:t>
            </w:r>
            <w:proofErr w:type="spellEnd"/>
            <w:r w:rsidRPr="00770E38">
              <w:rPr>
                <w:rFonts w:asciiTheme="minorHAnsi" w:hAnsiTheme="minorHAnsi" w:cstheme="minorHAnsi"/>
                <w:color w:val="000000"/>
                <w:sz w:val="22"/>
                <w:szCs w:val="22"/>
              </w:rPr>
              <w:t xml:space="preserve"> from </w:t>
            </w:r>
            <w:proofErr w:type="spellStart"/>
            <w:r w:rsidRPr="00770E38">
              <w:rPr>
                <w:rFonts w:asciiTheme="minorHAnsi" w:hAnsiTheme="minorHAnsi" w:cstheme="minorHAnsi"/>
                <w:color w:val="000000"/>
                <w:sz w:val="22"/>
                <w:szCs w:val="22"/>
              </w:rPr>
              <w:t>sklearn.impute</w:t>
            </w:r>
            <w:proofErr w:type="spellEnd"/>
          </w:p>
        </w:tc>
        <w:tc>
          <w:tcPr>
            <w:tcW w:w="1313" w:type="pct"/>
            <w:tcBorders>
              <w:top w:val="nil"/>
              <w:left w:val="nil"/>
              <w:bottom w:val="single" w:sz="8" w:space="0" w:color="A6A6A6"/>
              <w:right w:val="single" w:sz="8" w:space="0" w:color="A6A6A6"/>
            </w:tcBorders>
            <w:shd w:val="clear" w:color="auto" w:fill="auto"/>
            <w:vAlign w:val="center"/>
            <w:hideMark/>
          </w:tcPr>
          <w:p w14:paraId="59249B67" w14:textId="77777777" w:rsidR="004B3223" w:rsidRPr="00770E38" w:rsidRDefault="004B3223" w:rsidP="00A23D18">
            <w:pPr>
              <w:rPr>
                <w:rFonts w:asciiTheme="minorHAnsi" w:hAnsiTheme="minorHAnsi" w:cstheme="minorHAnsi"/>
                <w:color w:val="000000"/>
                <w:sz w:val="22"/>
                <w:szCs w:val="22"/>
              </w:rPr>
            </w:pPr>
            <w:r w:rsidRPr="00770E38">
              <w:rPr>
                <w:rFonts w:asciiTheme="minorHAnsi" w:hAnsiTheme="minorHAnsi" w:cstheme="minorHAnsi"/>
                <w:color w:val="000000"/>
                <w:sz w:val="22"/>
                <w:szCs w:val="22"/>
              </w:rPr>
              <w:t xml:space="preserve">- Handle missing values with mice or </w:t>
            </w:r>
            <w:proofErr w:type="spellStart"/>
            <w:r w:rsidRPr="00770E38">
              <w:rPr>
                <w:rFonts w:asciiTheme="minorHAnsi" w:hAnsiTheme="minorHAnsi" w:cstheme="minorHAnsi"/>
                <w:color w:val="000000"/>
                <w:sz w:val="22"/>
                <w:szCs w:val="22"/>
              </w:rPr>
              <w:t>na.omit</w:t>
            </w:r>
            <w:proofErr w:type="spellEnd"/>
            <w:r w:rsidRPr="00770E38">
              <w:rPr>
                <w:rFonts w:asciiTheme="minorHAnsi" w:hAnsiTheme="minorHAnsi" w:cstheme="minorHAnsi"/>
                <w:color w:val="000000"/>
                <w:sz w:val="22"/>
                <w:szCs w:val="22"/>
              </w:rPr>
              <w:t>() before modeling</w:t>
            </w:r>
          </w:p>
        </w:tc>
      </w:tr>
    </w:tbl>
    <w:p w14:paraId="50688D42" w14:textId="77777777" w:rsidR="004B3223" w:rsidRDefault="004B3223" w:rsidP="004B3223">
      <w:pPr>
        <w:rPr>
          <w:rFonts w:asciiTheme="minorHAnsi" w:hAnsiTheme="minorHAnsi" w:cstheme="minorHAnsi"/>
          <w:color w:val="1F1F1F"/>
          <w:sz w:val="22"/>
          <w:szCs w:val="22"/>
        </w:rPr>
      </w:pPr>
    </w:p>
    <w:p w14:paraId="56001071" w14:textId="77777777" w:rsidR="004B3223" w:rsidRDefault="004B3223" w:rsidP="004B3223">
      <w:pPr>
        <w:rPr>
          <w:rFonts w:asciiTheme="minorHAnsi" w:hAnsiTheme="minorHAnsi" w:cstheme="minorHAnsi"/>
          <w:color w:val="1F1F1F"/>
          <w:sz w:val="22"/>
          <w:szCs w:val="22"/>
        </w:rPr>
      </w:pPr>
    </w:p>
    <w:p w14:paraId="5B83955E" w14:textId="77777777" w:rsidR="004B3223" w:rsidRPr="00E93ED3" w:rsidRDefault="004B3223" w:rsidP="004B3223">
      <w:pPr>
        <w:rPr>
          <w:rFonts w:asciiTheme="minorHAnsi" w:hAnsiTheme="minorHAnsi" w:cstheme="minorHAnsi"/>
          <w:color w:val="1F1F1F"/>
          <w:sz w:val="22"/>
          <w:szCs w:val="22"/>
        </w:rPr>
      </w:pPr>
    </w:p>
    <w:p w14:paraId="32F29A84" w14:textId="77777777" w:rsidR="005539A3" w:rsidRDefault="005539A3" w:rsidP="005539A3">
      <w:pPr>
        <w:rPr>
          <w:rFonts w:asciiTheme="minorHAnsi" w:hAnsiTheme="minorHAnsi" w:cstheme="minorHAnsi"/>
          <w:sz w:val="22"/>
          <w:szCs w:val="22"/>
        </w:rPr>
      </w:pPr>
    </w:p>
    <w:p w14:paraId="2EBE141F" w14:textId="77777777" w:rsidR="007C771D" w:rsidRDefault="007C771D" w:rsidP="005539A3">
      <w:pPr>
        <w:rPr>
          <w:rFonts w:asciiTheme="minorHAnsi" w:hAnsiTheme="minorHAnsi" w:cstheme="minorHAnsi"/>
          <w:sz w:val="22"/>
          <w:szCs w:val="22"/>
        </w:rPr>
      </w:pPr>
    </w:p>
    <w:p w14:paraId="79ACD7A1" w14:textId="77777777" w:rsidR="007C771D" w:rsidRDefault="007C771D" w:rsidP="005539A3">
      <w:pPr>
        <w:rPr>
          <w:rFonts w:asciiTheme="minorHAnsi" w:hAnsiTheme="minorHAnsi" w:cstheme="minorHAnsi"/>
          <w:sz w:val="22"/>
          <w:szCs w:val="22"/>
        </w:rPr>
      </w:pPr>
    </w:p>
    <w:p w14:paraId="03C8CA06" w14:textId="77777777" w:rsidR="007C771D" w:rsidRDefault="007C771D" w:rsidP="005539A3">
      <w:pPr>
        <w:rPr>
          <w:rFonts w:asciiTheme="minorHAnsi" w:hAnsiTheme="minorHAnsi" w:cstheme="minorHAnsi"/>
          <w:sz w:val="22"/>
          <w:szCs w:val="22"/>
        </w:rPr>
      </w:pPr>
    </w:p>
    <w:p w14:paraId="602AA6FA" w14:textId="77777777" w:rsidR="007C771D" w:rsidRDefault="007C771D" w:rsidP="005539A3">
      <w:pPr>
        <w:rPr>
          <w:rFonts w:asciiTheme="minorHAnsi" w:hAnsiTheme="minorHAnsi" w:cstheme="minorHAnsi"/>
          <w:sz w:val="22"/>
          <w:szCs w:val="22"/>
        </w:rPr>
      </w:pPr>
    </w:p>
    <w:p w14:paraId="4EA7B06D" w14:textId="77777777" w:rsidR="007C771D" w:rsidRDefault="007C771D" w:rsidP="005539A3">
      <w:pPr>
        <w:rPr>
          <w:rFonts w:asciiTheme="minorHAnsi" w:hAnsiTheme="minorHAnsi" w:cstheme="minorHAnsi"/>
          <w:sz w:val="22"/>
          <w:szCs w:val="22"/>
        </w:rPr>
      </w:pPr>
    </w:p>
    <w:p w14:paraId="277BE6AC" w14:textId="77777777" w:rsidR="007C771D" w:rsidRDefault="007C771D" w:rsidP="005539A3">
      <w:pPr>
        <w:rPr>
          <w:rFonts w:asciiTheme="minorHAnsi" w:hAnsiTheme="minorHAnsi" w:cstheme="minorHAnsi"/>
          <w:sz w:val="22"/>
          <w:szCs w:val="22"/>
        </w:rPr>
      </w:pPr>
    </w:p>
    <w:p w14:paraId="455ECA30" w14:textId="77777777" w:rsidR="007C771D" w:rsidRDefault="007C771D" w:rsidP="005539A3">
      <w:pPr>
        <w:rPr>
          <w:rFonts w:asciiTheme="minorHAnsi" w:hAnsiTheme="minorHAnsi" w:cstheme="minorHAnsi"/>
          <w:sz w:val="22"/>
          <w:szCs w:val="22"/>
        </w:rPr>
      </w:pPr>
    </w:p>
    <w:p w14:paraId="14F47E6E" w14:textId="77777777" w:rsidR="007C771D" w:rsidRDefault="007C771D" w:rsidP="005539A3">
      <w:pPr>
        <w:rPr>
          <w:rFonts w:asciiTheme="minorHAnsi" w:hAnsiTheme="minorHAnsi" w:cstheme="minorHAnsi"/>
          <w:sz w:val="22"/>
          <w:szCs w:val="22"/>
        </w:rPr>
      </w:pPr>
    </w:p>
    <w:p w14:paraId="4485AF21" w14:textId="77777777" w:rsidR="007C771D" w:rsidRDefault="007C771D" w:rsidP="005539A3">
      <w:pPr>
        <w:rPr>
          <w:rFonts w:asciiTheme="minorHAnsi" w:hAnsiTheme="minorHAnsi" w:cstheme="minorHAnsi"/>
          <w:sz w:val="22"/>
          <w:szCs w:val="22"/>
        </w:rPr>
      </w:pPr>
    </w:p>
    <w:p w14:paraId="265EC323" w14:textId="77777777" w:rsidR="007C771D" w:rsidRDefault="007C771D" w:rsidP="005539A3">
      <w:pPr>
        <w:rPr>
          <w:rFonts w:asciiTheme="minorHAnsi" w:hAnsiTheme="minorHAnsi" w:cstheme="minorHAnsi"/>
          <w:sz w:val="22"/>
          <w:szCs w:val="22"/>
        </w:rPr>
      </w:pPr>
    </w:p>
    <w:p w14:paraId="33A5CC21" w14:textId="77777777" w:rsidR="007C771D" w:rsidRDefault="007C771D" w:rsidP="005539A3">
      <w:pPr>
        <w:rPr>
          <w:rFonts w:asciiTheme="minorHAnsi" w:hAnsiTheme="minorHAnsi" w:cstheme="minorHAnsi"/>
          <w:sz w:val="22"/>
          <w:szCs w:val="22"/>
        </w:rPr>
      </w:pPr>
    </w:p>
    <w:p w14:paraId="3CDF2994" w14:textId="77777777" w:rsidR="007C771D" w:rsidRDefault="007C771D" w:rsidP="005539A3">
      <w:pPr>
        <w:rPr>
          <w:rFonts w:asciiTheme="minorHAnsi" w:hAnsiTheme="minorHAnsi" w:cstheme="minorHAnsi"/>
          <w:sz w:val="22"/>
          <w:szCs w:val="22"/>
        </w:rPr>
      </w:pPr>
    </w:p>
    <w:p w14:paraId="4AC3263E" w14:textId="77777777" w:rsidR="007C771D" w:rsidRDefault="007C771D" w:rsidP="005539A3">
      <w:pPr>
        <w:rPr>
          <w:rFonts w:asciiTheme="minorHAnsi" w:hAnsiTheme="minorHAnsi" w:cstheme="minorHAnsi"/>
          <w:sz w:val="22"/>
          <w:szCs w:val="22"/>
        </w:rPr>
      </w:pPr>
    </w:p>
    <w:p w14:paraId="5C7CA32E" w14:textId="77777777" w:rsidR="007C771D" w:rsidRDefault="007C771D" w:rsidP="005539A3">
      <w:pPr>
        <w:rPr>
          <w:rFonts w:asciiTheme="minorHAnsi" w:hAnsiTheme="minorHAnsi" w:cstheme="minorHAnsi"/>
          <w:sz w:val="22"/>
          <w:szCs w:val="22"/>
        </w:rPr>
      </w:pPr>
    </w:p>
    <w:p w14:paraId="1F5BAC65" w14:textId="77777777" w:rsidR="007C771D" w:rsidRDefault="007C771D" w:rsidP="005539A3">
      <w:pPr>
        <w:rPr>
          <w:rFonts w:asciiTheme="minorHAnsi" w:hAnsiTheme="minorHAnsi" w:cstheme="minorHAnsi"/>
          <w:sz w:val="22"/>
          <w:szCs w:val="22"/>
        </w:rPr>
      </w:pPr>
    </w:p>
    <w:p w14:paraId="3B455B1D" w14:textId="77777777" w:rsidR="007C771D" w:rsidRDefault="007C771D" w:rsidP="005539A3">
      <w:pPr>
        <w:rPr>
          <w:rFonts w:asciiTheme="minorHAnsi" w:hAnsiTheme="minorHAnsi" w:cstheme="minorHAnsi"/>
          <w:sz w:val="22"/>
          <w:szCs w:val="22"/>
        </w:rPr>
      </w:pPr>
    </w:p>
    <w:p w14:paraId="222FFD1E" w14:textId="77777777" w:rsidR="007C771D" w:rsidRDefault="007C771D" w:rsidP="005539A3">
      <w:pPr>
        <w:rPr>
          <w:rFonts w:asciiTheme="minorHAnsi" w:hAnsiTheme="minorHAnsi" w:cstheme="minorHAnsi"/>
          <w:sz w:val="22"/>
          <w:szCs w:val="22"/>
        </w:rPr>
      </w:pPr>
    </w:p>
    <w:p w14:paraId="201E7C31" w14:textId="77777777" w:rsidR="005539A3" w:rsidRDefault="005539A3" w:rsidP="005539A3">
      <w:pPr>
        <w:rPr>
          <w:rFonts w:asciiTheme="minorHAnsi" w:hAnsiTheme="minorHAnsi" w:cstheme="minorHAnsi"/>
          <w:sz w:val="22"/>
          <w:szCs w:val="22"/>
        </w:rPr>
      </w:pPr>
    </w:p>
    <w:p w14:paraId="4C8F2D28" w14:textId="77777777" w:rsidR="005539A3" w:rsidRDefault="005539A3" w:rsidP="005539A3">
      <w:pPr>
        <w:rPr>
          <w:rFonts w:asciiTheme="minorHAnsi" w:hAnsiTheme="minorHAnsi" w:cstheme="minorHAnsi"/>
          <w:sz w:val="22"/>
          <w:szCs w:val="22"/>
        </w:rPr>
      </w:pPr>
    </w:p>
    <w:p w14:paraId="48764DBA" w14:textId="35B8704F" w:rsidR="00D23E0A" w:rsidRPr="00C17824" w:rsidRDefault="00092729" w:rsidP="00D23E0A">
      <w:pPr>
        <w:pStyle w:val="AChapTitle"/>
      </w:pPr>
      <w:bookmarkStart w:id="168" w:name="_Toc174889678"/>
      <w:r>
        <w:lastRenderedPageBreak/>
        <w:t xml:space="preserve">Chapter 8:  </w:t>
      </w:r>
      <w:r w:rsidR="00D23E0A" w:rsidRPr="00C17824">
        <w:t>Language Fusion: Integrating Python, R, and SAS</w:t>
      </w:r>
      <w:bookmarkEnd w:id="168"/>
    </w:p>
    <w:p w14:paraId="7D90C750" w14:textId="77777777" w:rsidR="00D23E0A" w:rsidRDefault="00D23E0A" w:rsidP="00D23E0A">
      <w:pPr>
        <w:pStyle w:val="Heading1"/>
      </w:pPr>
      <w:bookmarkStart w:id="169" w:name="_Toc174889679"/>
      <w:r>
        <w:t>Overview</w:t>
      </w:r>
      <w:bookmarkEnd w:id="169"/>
    </w:p>
    <w:p w14:paraId="363B33BC" w14:textId="77777777" w:rsidR="00D23E0A" w:rsidRPr="00C17824" w:rsidRDefault="00D23E0A" w:rsidP="00D23E0A">
      <w:pPr>
        <w:rPr>
          <w:rFonts w:asciiTheme="minorHAnsi" w:hAnsiTheme="minorHAnsi" w:cstheme="minorHAnsi"/>
          <w:sz w:val="22"/>
          <w:szCs w:val="22"/>
        </w:rPr>
      </w:pPr>
    </w:p>
    <w:p w14:paraId="183C8DE3" w14:textId="77777777" w:rsidR="00D23E0A" w:rsidRDefault="00D23E0A" w:rsidP="00D23E0A">
      <w:pPr>
        <w:rPr>
          <w:rFonts w:asciiTheme="minorHAnsi" w:hAnsiTheme="minorHAnsi" w:cstheme="minorHAnsi"/>
          <w:sz w:val="22"/>
          <w:szCs w:val="22"/>
        </w:rPr>
      </w:pPr>
      <w:r w:rsidRPr="00ED036F">
        <w:rPr>
          <w:rFonts w:asciiTheme="minorHAnsi" w:hAnsiTheme="minorHAnsi" w:cstheme="minorHAnsi"/>
          <w:sz w:val="22"/>
          <w:szCs w:val="22"/>
        </w:rPr>
        <w:t xml:space="preserve">In data science and analytics, one often finds themselves navigating through a multitude of programming environments. It's common for data scientists to work with the tools provided by their organizations, and these tools may not always align with their expertise. For instance, you might be a seasoned SAS expert but find yourself in an environment that primarily relies on RStudio, or vice versa. The question arises: Are you confined to using only the programming languages native to a particular environment? The answer is a resounding no. </w:t>
      </w:r>
    </w:p>
    <w:p w14:paraId="661C0817" w14:textId="77777777" w:rsidR="00D23E0A" w:rsidRDefault="00D23E0A" w:rsidP="00D23E0A">
      <w:pPr>
        <w:rPr>
          <w:rFonts w:asciiTheme="minorHAnsi" w:hAnsiTheme="minorHAnsi" w:cstheme="minorHAnsi"/>
          <w:sz w:val="22"/>
          <w:szCs w:val="22"/>
        </w:rPr>
      </w:pPr>
    </w:p>
    <w:p w14:paraId="5C6F5742" w14:textId="77777777" w:rsidR="00D23E0A" w:rsidRDefault="00D23E0A" w:rsidP="00D23E0A">
      <w:pPr>
        <w:rPr>
          <w:rFonts w:asciiTheme="minorHAnsi" w:hAnsiTheme="minorHAnsi" w:cstheme="minorHAnsi"/>
          <w:sz w:val="22"/>
          <w:szCs w:val="22"/>
        </w:rPr>
      </w:pPr>
      <w:r w:rsidRPr="00ED036F">
        <w:rPr>
          <w:rFonts w:asciiTheme="minorHAnsi" w:hAnsiTheme="minorHAnsi" w:cstheme="minorHAnsi"/>
          <w:sz w:val="22"/>
          <w:szCs w:val="22"/>
        </w:rPr>
        <w:t xml:space="preserve">This chapter explores the liberating concept of interoperability between programming languages and analytical environments. It's a testament to the adaptability and versatility of modern data science. No longer are you restricted to a single language or environment. Instead, you have the power to leverage the strengths of different languages within the environment you're working in. </w:t>
      </w:r>
    </w:p>
    <w:p w14:paraId="36737750" w14:textId="77777777" w:rsidR="00D23E0A" w:rsidRDefault="00D23E0A" w:rsidP="00D23E0A">
      <w:pPr>
        <w:rPr>
          <w:rFonts w:asciiTheme="minorHAnsi" w:hAnsiTheme="minorHAnsi" w:cstheme="minorHAnsi"/>
          <w:sz w:val="22"/>
          <w:szCs w:val="22"/>
        </w:rPr>
      </w:pPr>
    </w:p>
    <w:p w14:paraId="06B506F7" w14:textId="77777777" w:rsidR="00D23E0A" w:rsidRDefault="00D23E0A" w:rsidP="00D23E0A">
      <w:pPr>
        <w:rPr>
          <w:rFonts w:asciiTheme="minorHAnsi" w:hAnsiTheme="minorHAnsi" w:cstheme="minorHAnsi"/>
          <w:sz w:val="22"/>
          <w:szCs w:val="22"/>
        </w:rPr>
      </w:pPr>
      <w:r w:rsidRPr="00ED036F">
        <w:rPr>
          <w:rFonts w:asciiTheme="minorHAnsi" w:hAnsiTheme="minorHAnsi" w:cstheme="minorHAnsi"/>
          <w:sz w:val="22"/>
          <w:szCs w:val="22"/>
        </w:rPr>
        <w:t xml:space="preserve">Consider this scenario: you've honed your skills in Python and SAS, yet your new data science position requires you to work in RStudio. Do you need to scramble to learn R from scratch? Not necessarily. This chapter will show you how to implement your Python or SAS code directly within RStudio. Conversely, if your company's analytical environment is SAS-centric, and you need to incorporate some R magic, we've got you covered there as well. </w:t>
      </w:r>
    </w:p>
    <w:p w14:paraId="69D8EF78" w14:textId="77777777" w:rsidR="00D23E0A" w:rsidRDefault="00D23E0A" w:rsidP="00D23E0A">
      <w:pPr>
        <w:rPr>
          <w:rFonts w:asciiTheme="minorHAnsi" w:hAnsiTheme="minorHAnsi" w:cstheme="minorHAnsi"/>
          <w:sz w:val="22"/>
          <w:szCs w:val="22"/>
        </w:rPr>
      </w:pPr>
    </w:p>
    <w:p w14:paraId="4267C235" w14:textId="77777777" w:rsidR="00D23E0A" w:rsidRPr="00ED036F" w:rsidRDefault="00D23E0A" w:rsidP="00D23E0A">
      <w:pPr>
        <w:rPr>
          <w:rFonts w:asciiTheme="minorHAnsi" w:hAnsiTheme="minorHAnsi" w:cstheme="minorHAnsi"/>
          <w:sz w:val="22"/>
          <w:szCs w:val="22"/>
        </w:rPr>
      </w:pPr>
      <w:r w:rsidRPr="00ED036F">
        <w:rPr>
          <w:rFonts w:asciiTheme="minorHAnsi" w:hAnsiTheme="minorHAnsi" w:cstheme="minorHAnsi"/>
          <w:sz w:val="22"/>
          <w:szCs w:val="22"/>
        </w:rPr>
        <w:t>Let's embark on a journey that breaks down the barriers between programming languages and analytical environments. Discover how to seamlessly integrate Python, R, and SAS into different platforms. By the end of this chapter, you'll possess a valuable skill set that enables you to harness the full potential of your preferred programming languages, regardless of the environment you find yourself in.</w:t>
      </w:r>
    </w:p>
    <w:p w14:paraId="21924F83" w14:textId="77777777" w:rsidR="00D23E0A" w:rsidRDefault="00D23E0A" w:rsidP="00D23E0A">
      <w:pPr>
        <w:rPr>
          <w:rFonts w:asciiTheme="minorHAnsi" w:hAnsiTheme="minorHAnsi" w:cstheme="minorHAnsi"/>
          <w:sz w:val="22"/>
          <w:szCs w:val="22"/>
        </w:rPr>
      </w:pPr>
    </w:p>
    <w:p w14:paraId="0501096B" w14:textId="77777777" w:rsidR="00D23E0A" w:rsidRPr="001B0A0A" w:rsidRDefault="00D23E0A" w:rsidP="00D23E0A">
      <w:pPr>
        <w:pStyle w:val="Heading1"/>
      </w:pPr>
      <w:bookmarkStart w:id="170" w:name="_Hlk147416146"/>
      <w:bookmarkStart w:id="171" w:name="_Toc174889680"/>
      <w:r w:rsidRPr="001B0A0A">
        <w:t>Python Spyder IDE</w:t>
      </w:r>
      <w:bookmarkEnd w:id="171"/>
    </w:p>
    <w:p w14:paraId="13D30386" w14:textId="77777777" w:rsidR="00D23E0A" w:rsidRPr="001B0A0A" w:rsidRDefault="00D23E0A" w:rsidP="00D23E0A">
      <w:pPr>
        <w:rPr>
          <w:rFonts w:asciiTheme="minorHAnsi" w:hAnsiTheme="minorHAnsi" w:cstheme="minorHAnsi"/>
          <w:sz w:val="22"/>
          <w:szCs w:val="22"/>
        </w:rPr>
      </w:pPr>
    </w:p>
    <w:p w14:paraId="213AE141" w14:textId="77777777" w:rsidR="00D23E0A" w:rsidRDefault="00D23E0A" w:rsidP="00D23E0A">
      <w:pPr>
        <w:rPr>
          <w:rFonts w:asciiTheme="minorHAnsi" w:hAnsiTheme="minorHAnsi" w:cstheme="minorHAnsi"/>
          <w:sz w:val="22"/>
          <w:szCs w:val="22"/>
        </w:rPr>
      </w:pPr>
      <w:r w:rsidRPr="001B0A0A">
        <w:rPr>
          <w:rFonts w:asciiTheme="minorHAnsi" w:hAnsiTheme="minorHAnsi" w:cstheme="minorHAnsi"/>
          <w:sz w:val="22"/>
          <w:szCs w:val="22"/>
        </w:rPr>
        <w:t>Welcome to the Python Sp</w:t>
      </w:r>
      <w:r>
        <w:rPr>
          <w:rFonts w:asciiTheme="minorHAnsi" w:hAnsiTheme="minorHAnsi" w:cstheme="minorHAnsi"/>
          <w:sz w:val="22"/>
          <w:szCs w:val="22"/>
        </w:rPr>
        <w:t>y</w:t>
      </w:r>
      <w:r w:rsidRPr="001B0A0A">
        <w:rPr>
          <w:rFonts w:asciiTheme="minorHAnsi" w:hAnsiTheme="minorHAnsi" w:cstheme="minorHAnsi"/>
          <w:sz w:val="22"/>
          <w:szCs w:val="22"/>
        </w:rPr>
        <w:t xml:space="preserve">der IDE, where versatility in data science reigns supreme. In the world of analytics, professionals often face the challenge of working in environments that </w:t>
      </w:r>
      <w:r w:rsidRPr="001B0A0A">
        <w:rPr>
          <w:rFonts w:asciiTheme="minorHAnsi" w:hAnsiTheme="minorHAnsi" w:cstheme="minorHAnsi"/>
          <w:sz w:val="22"/>
          <w:szCs w:val="22"/>
        </w:rPr>
        <w:lastRenderedPageBreak/>
        <w:t>demand expertise in multiple programming languages. In this section, we'll explore how Python Sp</w:t>
      </w:r>
      <w:r>
        <w:rPr>
          <w:rFonts w:asciiTheme="minorHAnsi" w:hAnsiTheme="minorHAnsi" w:cstheme="minorHAnsi"/>
          <w:sz w:val="22"/>
          <w:szCs w:val="22"/>
        </w:rPr>
        <w:t>y</w:t>
      </w:r>
      <w:r w:rsidRPr="001B0A0A">
        <w:rPr>
          <w:rFonts w:asciiTheme="minorHAnsi" w:hAnsiTheme="minorHAnsi" w:cstheme="minorHAnsi"/>
          <w:sz w:val="22"/>
          <w:szCs w:val="22"/>
        </w:rPr>
        <w:t xml:space="preserve">der allows you to seamlessly integrate both SAS and R code into your Python workflow. This integration empowers you to leverage the strengths of different languages, transcending the constraints of any single ecosystem. </w:t>
      </w:r>
    </w:p>
    <w:p w14:paraId="6AE04F94" w14:textId="77777777" w:rsidR="00D23E0A" w:rsidRDefault="00D23E0A" w:rsidP="00D23E0A">
      <w:pPr>
        <w:rPr>
          <w:rFonts w:asciiTheme="minorHAnsi" w:hAnsiTheme="minorHAnsi" w:cstheme="minorHAnsi"/>
          <w:sz w:val="22"/>
          <w:szCs w:val="22"/>
        </w:rPr>
      </w:pPr>
    </w:p>
    <w:p w14:paraId="3A59E038" w14:textId="77777777" w:rsidR="00D23E0A" w:rsidRDefault="00D23E0A" w:rsidP="00D23E0A">
      <w:pPr>
        <w:rPr>
          <w:rFonts w:asciiTheme="minorHAnsi" w:hAnsiTheme="minorHAnsi" w:cstheme="minorHAnsi"/>
          <w:sz w:val="22"/>
          <w:szCs w:val="22"/>
        </w:rPr>
      </w:pPr>
      <w:r w:rsidRPr="001B0A0A">
        <w:rPr>
          <w:rFonts w:asciiTheme="minorHAnsi" w:hAnsiTheme="minorHAnsi" w:cstheme="minorHAnsi"/>
          <w:sz w:val="22"/>
          <w:szCs w:val="22"/>
        </w:rPr>
        <w:t>Python Sp</w:t>
      </w:r>
      <w:r>
        <w:rPr>
          <w:rFonts w:asciiTheme="minorHAnsi" w:hAnsiTheme="minorHAnsi" w:cstheme="minorHAnsi"/>
          <w:sz w:val="22"/>
          <w:szCs w:val="22"/>
        </w:rPr>
        <w:t>y</w:t>
      </w:r>
      <w:r w:rsidRPr="001B0A0A">
        <w:rPr>
          <w:rFonts w:asciiTheme="minorHAnsi" w:hAnsiTheme="minorHAnsi" w:cstheme="minorHAnsi"/>
          <w:sz w:val="22"/>
          <w:szCs w:val="22"/>
        </w:rPr>
        <w:t xml:space="preserve">der is not confined to Python alone. It serves as a bridge that enables data scientists to harness </w:t>
      </w:r>
      <w:r>
        <w:rPr>
          <w:rFonts w:asciiTheme="minorHAnsi" w:hAnsiTheme="minorHAnsi" w:cstheme="minorHAnsi"/>
          <w:sz w:val="22"/>
          <w:szCs w:val="22"/>
        </w:rPr>
        <w:t>R's statistical prowess and SAS's data management capabilities</w:t>
      </w:r>
      <w:r w:rsidRPr="001B0A0A">
        <w:rPr>
          <w:rFonts w:asciiTheme="minorHAnsi" w:hAnsiTheme="minorHAnsi" w:cstheme="minorHAnsi"/>
          <w:sz w:val="22"/>
          <w:szCs w:val="22"/>
        </w:rPr>
        <w:t xml:space="preserve">, all within a Python-centric environment. </w:t>
      </w:r>
    </w:p>
    <w:p w14:paraId="24FB9D23" w14:textId="77777777" w:rsidR="00D23E0A" w:rsidRDefault="00D23E0A" w:rsidP="00D23E0A">
      <w:pPr>
        <w:rPr>
          <w:rFonts w:asciiTheme="minorHAnsi" w:hAnsiTheme="minorHAnsi" w:cstheme="minorHAnsi"/>
          <w:sz w:val="22"/>
          <w:szCs w:val="22"/>
        </w:rPr>
      </w:pPr>
    </w:p>
    <w:p w14:paraId="63C8048E" w14:textId="77777777" w:rsidR="00D23E0A" w:rsidRPr="001B0A0A" w:rsidRDefault="00D23E0A" w:rsidP="00D23E0A">
      <w:pPr>
        <w:rPr>
          <w:rFonts w:asciiTheme="minorHAnsi" w:hAnsiTheme="minorHAnsi" w:cstheme="minorHAnsi"/>
          <w:sz w:val="22"/>
          <w:szCs w:val="22"/>
        </w:rPr>
      </w:pPr>
      <w:r w:rsidRPr="001B0A0A">
        <w:rPr>
          <w:rFonts w:asciiTheme="minorHAnsi" w:hAnsiTheme="minorHAnsi" w:cstheme="minorHAnsi"/>
          <w:sz w:val="22"/>
          <w:szCs w:val="22"/>
        </w:rPr>
        <w:t>As we delve into the intricacies of incorporating SAS and R code, you'll discover the practical advantages of multi-language integration. By the end of this section, you'll be well-equipped to navigate the dynamic landscape of data science, where adaptability and versatility are your greatest assets.</w:t>
      </w:r>
    </w:p>
    <w:bookmarkEnd w:id="170"/>
    <w:p w14:paraId="0B63A84F" w14:textId="77777777" w:rsidR="00D23E0A" w:rsidRDefault="00D23E0A" w:rsidP="00D23E0A">
      <w:pPr>
        <w:rPr>
          <w:rFonts w:asciiTheme="minorHAnsi" w:hAnsiTheme="minorHAnsi" w:cstheme="minorHAnsi"/>
          <w:sz w:val="22"/>
          <w:szCs w:val="22"/>
        </w:rPr>
      </w:pPr>
    </w:p>
    <w:p w14:paraId="093CA7AF" w14:textId="77777777" w:rsidR="00D23E0A" w:rsidRDefault="00D23E0A" w:rsidP="00D23E0A">
      <w:pPr>
        <w:rPr>
          <w:rFonts w:asciiTheme="minorHAnsi" w:hAnsiTheme="minorHAnsi" w:cstheme="minorHAnsi"/>
          <w:sz w:val="22"/>
          <w:szCs w:val="22"/>
        </w:rPr>
      </w:pPr>
    </w:p>
    <w:p w14:paraId="76F994E6" w14:textId="77777777" w:rsidR="00D23E0A" w:rsidRDefault="00D23E0A" w:rsidP="00D23E0A">
      <w:pPr>
        <w:pStyle w:val="Heading2"/>
        <w:ind w:left="0"/>
      </w:pPr>
      <w:bookmarkStart w:id="172" w:name="_Toc174889681"/>
      <w:r>
        <w:t>Running R Code in Python Spyder</w:t>
      </w:r>
      <w:bookmarkEnd w:id="172"/>
    </w:p>
    <w:p w14:paraId="5FD241D3" w14:textId="77777777" w:rsidR="00D23E0A" w:rsidRDefault="00D23E0A" w:rsidP="00D23E0A">
      <w:pPr>
        <w:rPr>
          <w:rFonts w:asciiTheme="minorHAnsi" w:hAnsiTheme="minorHAnsi" w:cstheme="minorHAnsi"/>
          <w:sz w:val="22"/>
          <w:szCs w:val="22"/>
        </w:rPr>
      </w:pPr>
    </w:p>
    <w:p w14:paraId="203428AD" w14:textId="77777777" w:rsidR="00D23E0A" w:rsidRDefault="00D23E0A" w:rsidP="00D23E0A">
      <w:pPr>
        <w:rPr>
          <w:rFonts w:asciiTheme="minorHAnsi" w:hAnsiTheme="minorHAnsi" w:cstheme="minorHAnsi"/>
          <w:sz w:val="22"/>
          <w:szCs w:val="22"/>
        </w:rPr>
      </w:pPr>
      <w:r w:rsidRPr="00020EC1">
        <w:rPr>
          <w:rFonts w:asciiTheme="minorHAnsi" w:hAnsiTheme="minorHAnsi" w:cstheme="minorHAnsi"/>
          <w:sz w:val="22"/>
          <w:szCs w:val="22"/>
        </w:rPr>
        <w:t xml:space="preserve">In Python Spyder, you can seamlessly integrate R code into your data analysis workflow using the `rpy2` library. This allows you to harness the power of both R and Python within a single environment. Below are the steps to execute R code in Python Spyder: </w:t>
      </w:r>
    </w:p>
    <w:p w14:paraId="0C093357" w14:textId="77777777" w:rsidR="00D23E0A" w:rsidRDefault="00D23E0A" w:rsidP="00D23E0A">
      <w:pPr>
        <w:rPr>
          <w:rFonts w:asciiTheme="minorHAnsi" w:hAnsiTheme="minorHAnsi" w:cstheme="minorHAnsi"/>
          <w:sz w:val="22"/>
          <w:szCs w:val="22"/>
        </w:rPr>
      </w:pPr>
    </w:p>
    <w:p w14:paraId="580356D0" w14:textId="77777777" w:rsidR="00D23E0A" w:rsidRPr="00D60B97" w:rsidRDefault="00D23E0A" w:rsidP="00145AC7">
      <w:pPr>
        <w:pStyle w:val="ListParagraph"/>
        <w:numPr>
          <w:ilvl w:val="0"/>
          <w:numId w:val="172"/>
        </w:numPr>
        <w:rPr>
          <w:rFonts w:asciiTheme="minorHAnsi" w:hAnsiTheme="minorHAnsi" w:cstheme="minorHAnsi"/>
          <w:b/>
          <w:bCs/>
          <w:sz w:val="22"/>
          <w:szCs w:val="22"/>
        </w:rPr>
      </w:pPr>
      <w:r w:rsidRPr="00D60B97">
        <w:rPr>
          <w:rFonts w:asciiTheme="minorHAnsi" w:hAnsiTheme="minorHAnsi" w:cstheme="minorHAnsi"/>
          <w:b/>
          <w:bCs/>
          <w:sz w:val="22"/>
          <w:szCs w:val="22"/>
        </w:rPr>
        <w:t xml:space="preserve">Step 1: Install the </w:t>
      </w:r>
      <w:r w:rsidRPr="00155812">
        <w:rPr>
          <w:rFonts w:ascii="Consolas" w:hAnsi="Consolas" w:cstheme="minorHAnsi"/>
          <w:b/>
          <w:bCs/>
          <w:sz w:val="22"/>
          <w:szCs w:val="22"/>
        </w:rPr>
        <w:t>rpy2</w:t>
      </w:r>
      <w:r w:rsidRPr="00D60B97">
        <w:rPr>
          <w:rFonts w:asciiTheme="minorHAnsi" w:hAnsiTheme="minorHAnsi" w:cstheme="minorHAnsi"/>
          <w:b/>
          <w:bCs/>
          <w:sz w:val="22"/>
          <w:szCs w:val="22"/>
        </w:rPr>
        <w:t xml:space="preserve"> Package </w:t>
      </w:r>
    </w:p>
    <w:p w14:paraId="13264AF9" w14:textId="77777777" w:rsidR="00D23E0A" w:rsidRDefault="00D23E0A" w:rsidP="00D23E0A">
      <w:pPr>
        <w:rPr>
          <w:rFonts w:asciiTheme="minorHAnsi" w:hAnsiTheme="minorHAnsi" w:cstheme="minorHAnsi"/>
          <w:sz w:val="22"/>
          <w:szCs w:val="22"/>
        </w:rPr>
      </w:pPr>
    </w:p>
    <w:p w14:paraId="3F16EB07" w14:textId="77777777" w:rsidR="00D23E0A" w:rsidRDefault="00D23E0A" w:rsidP="00D23E0A">
      <w:pPr>
        <w:rPr>
          <w:rFonts w:asciiTheme="minorHAnsi" w:hAnsiTheme="minorHAnsi" w:cstheme="minorHAnsi"/>
          <w:sz w:val="22"/>
          <w:szCs w:val="22"/>
        </w:rPr>
      </w:pPr>
      <w:r w:rsidRPr="00020EC1">
        <w:rPr>
          <w:rFonts w:asciiTheme="minorHAnsi" w:hAnsiTheme="minorHAnsi" w:cstheme="minorHAnsi"/>
          <w:sz w:val="22"/>
          <w:szCs w:val="22"/>
        </w:rPr>
        <w:t xml:space="preserve">Before you begin, ensure that you have the </w:t>
      </w:r>
      <w:r w:rsidRPr="00155812">
        <w:rPr>
          <w:rFonts w:ascii="Consolas" w:hAnsi="Consolas" w:cstheme="minorHAnsi"/>
          <w:sz w:val="22"/>
          <w:szCs w:val="22"/>
        </w:rPr>
        <w:t>rpy2</w:t>
      </w:r>
      <w:r w:rsidRPr="00020EC1">
        <w:rPr>
          <w:rFonts w:asciiTheme="minorHAnsi" w:hAnsiTheme="minorHAnsi" w:cstheme="minorHAnsi"/>
          <w:sz w:val="22"/>
          <w:szCs w:val="22"/>
        </w:rPr>
        <w:t xml:space="preserve"> package installed. If it's not already installed, you can do so via pip, the Python package manager, with the following command:</w:t>
      </w:r>
    </w:p>
    <w:p w14:paraId="6D434AB3" w14:textId="77777777" w:rsidR="00D23E0A" w:rsidRPr="001E2EDD" w:rsidRDefault="00D23E0A" w:rsidP="00D23E0A">
      <w:pPr>
        <w:rPr>
          <w:rFonts w:asciiTheme="minorHAnsi" w:hAnsiTheme="minorHAnsi" w:cstheme="minorHAnsi"/>
          <w:sz w:val="22"/>
          <w:szCs w:val="22"/>
        </w:rPr>
      </w:pPr>
      <w:r w:rsidRPr="00020EC1">
        <w:rPr>
          <w:rFonts w:asciiTheme="minorHAnsi" w:hAnsiTheme="minorHAnsi" w:cstheme="minorHAnsi"/>
          <w:sz w:val="22"/>
          <w:szCs w:val="22"/>
        </w:rPr>
        <w:t xml:space="preserve"> </w:t>
      </w:r>
    </w:p>
    <w:p w14:paraId="4995A917" w14:textId="77777777" w:rsidR="00D23E0A" w:rsidRDefault="00D23E0A" w:rsidP="00D23E0A">
      <w:pPr>
        <w:pStyle w:val="ACaptionHead"/>
        <w:ind w:left="0"/>
      </w:pPr>
      <w:r>
        <w:t>Program 6.1: rpy2 Library Installation</w:t>
      </w:r>
    </w:p>
    <w:p w14:paraId="0D84BF22" w14:textId="77777777" w:rsidR="00D23E0A" w:rsidRDefault="00D23E0A" w:rsidP="00D23E0A">
      <w:pPr>
        <w:rPr>
          <w:rFonts w:asciiTheme="minorHAnsi" w:hAnsiTheme="minorHAnsi" w:cstheme="minorHAnsi"/>
          <w:sz w:val="22"/>
          <w:szCs w:val="22"/>
        </w:rPr>
      </w:pPr>
    </w:p>
    <w:p w14:paraId="38A544C8" w14:textId="77777777" w:rsidR="00D23E0A" w:rsidRPr="00CA2ABD" w:rsidRDefault="00D23E0A" w:rsidP="00D23E0A">
      <w:pPr>
        <w:rPr>
          <w:rFonts w:ascii="Consolas" w:hAnsi="Consolas" w:cstheme="minorHAnsi"/>
          <w:sz w:val="22"/>
          <w:szCs w:val="22"/>
        </w:rPr>
      </w:pPr>
      <w:r w:rsidRPr="00CA2ABD">
        <w:rPr>
          <w:rFonts w:ascii="Consolas" w:hAnsi="Consolas" w:cstheme="minorHAnsi"/>
          <w:sz w:val="22"/>
          <w:szCs w:val="22"/>
        </w:rPr>
        <w:t>pip install rpy2</w:t>
      </w:r>
    </w:p>
    <w:p w14:paraId="374C86CC" w14:textId="77777777" w:rsidR="00D23E0A" w:rsidRDefault="00D23E0A" w:rsidP="00D23E0A">
      <w:pPr>
        <w:rPr>
          <w:rFonts w:asciiTheme="minorHAnsi" w:hAnsiTheme="minorHAnsi" w:cstheme="minorHAnsi"/>
          <w:sz w:val="22"/>
          <w:szCs w:val="22"/>
        </w:rPr>
      </w:pPr>
    </w:p>
    <w:p w14:paraId="0DDC074B" w14:textId="77777777" w:rsidR="00D23E0A" w:rsidRDefault="00D23E0A" w:rsidP="00D23E0A">
      <w:pPr>
        <w:rPr>
          <w:rFonts w:asciiTheme="minorHAnsi" w:hAnsiTheme="minorHAnsi" w:cstheme="minorHAnsi"/>
          <w:sz w:val="22"/>
          <w:szCs w:val="22"/>
        </w:rPr>
      </w:pPr>
    </w:p>
    <w:p w14:paraId="4D109127" w14:textId="77777777" w:rsidR="00D23E0A" w:rsidRPr="00D60B97" w:rsidRDefault="00D23E0A" w:rsidP="00145AC7">
      <w:pPr>
        <w:pStyle w:val="ListParagraph"/>
        <w:numPr>
          <w:ilvl w:val="0"/>
          <w:numId w:val="172"/>
        </w:numPr>
        <w:rPr>
          <w:rFonts w:asciiTheme="minorHAnsi" w:hAnsiTheme="minorHAnsi" w:cstheme="minorHAnsi"/>
          <w:b/>
          <w:bCs/>
          <w:sz w:val="22"/>
          <w:szCs w:val="22"/>
        </w:rPr>
      </w:pPr>
      <w:r w:rsidRPr="00D60B97">
        <w:rPr>
          <w:rFonts w:asciiTheme="minorHAnsi" w:hAnsiTheme="minorHAnsi" w:cstheme="minorHAnsi"/>
          <w:b/>
          <w:bCs/>
          <w:sz w:val="22"/>
          <w:szCs w:val="22"/>
        </w:rPr>
        <w:t xml:space="preserve">Step 2: Create a Python Script </w:t>
      </w:r>
    </w:p>
    <w:p w14:paraId="0F9D54E5" w14:textId="77777777" w:rsidR="00D23E0A" w:rsidRDefault="00D23E0A" w:rsidP="00D23E0A">
      <w:pPr>
        <w:rPr>
          <w:rFonts w:asciiTheme="minorHAnsi" w:hAnsiTheme="minorHAnsi" w:cstheme="minorHAnsi"/>
          <w:sz w:val="22"/>
          <w:szCs w:val="22"/>
        </w:rPr>
      </w:pPr>
    </w:p>
    <w:p w14:paraId="21CE92DC" w14:textId="77777777" w:rsidR="00D23E0A" w:rsidRDefault="00D23E0A" w:rsidP="00D23E0A">
      <w:pPr>
        <w:rPr>
          <w:rFonts w:asciiTheme="minorHAnsi" w:hAnsiTheme="minorHAnsi" w:cstheme="minorHAnsi"/>
          <w:sz w:val="22"/>
          <w:szCs w:val="22"/>
        </w:rPr>
      </w:pPr>
      <w:r w:rsidRPr="00020EC1">
        <w:rPr>
          <w:rFonts w:asciiTheme="minorHAnsi" w:hAnsiTheme="minorHAnsi" w:cstheme="minorHAnsi"/>
          <w:sz w:val="22"/>
          <w:szCs w:val="22"/>
        </w:rPr>
        <w:t>Open Python Spyder and create a new Python script (a</w:t>
      </w:r>
      <w:r>
        <w:rPr>
          <w:rFonts w:asciiTheme="minorHAnsi" w:hAnsiTheme="minorHAnsi" w:cstheme="minorHAnsi"/>
          <w:sz w:val="22"/>
          <w:szCs w:val="22"/>
        </w:rPr>
        <w:t xml:space="preserve"> </w:t>
      </w:r>
      <w:r w:rsidRPr="00155812">
        <w:rPr>
          <w:rFonts w:ascii="Consolas" w:hAnsi="Consolas" w:cstheme="minorHAnsi"/>
          <w:sz w:val="22"/>
          <w:szCs w:val="22"/>
        </w:rPr>
        <w:t>.</w:t>
      </w:r>
      <w:proofErr w:type="spellStart"/>
      <w:r w:rsidRPr="00155812">
        <w:rPr>
          <w:rFonts w:ascii="Consolas" w:hAnsi="Consolas" w:cstheme="minorHAnsi"/>
          <w:sz w:val="22"/>
          <w:szCs w:val="22"/>
        </w:rPr>
        <w:t>py</w:t>
      </w:r>
      <w:proofErr w:type="spellEnd"/>
      <w:r w:rsidRPr="00020EC1">
        <w:rPr>
          <w:rFonts w:asciiTheme="minorHAnsi" w:hAnsiTheme="minorHAnsi" w:cstheme="minorHAnsi"/>
          <w:sz w:val="22"/>
          <w:szCs w:val="22"/>
        </w:rPr>
        <w:t xml:space="preserve"> file). </w:t>
      </w:r>
    </w:p>
    <w:p w14:paraId="0CE4C835" w14:textId="77777777" w:rsidR="00D23E0A" w:rsidRDefault="00D23E0A" w:rsidP="00D23E0A">
      <w:pPr>
        <w:rPr>
          <w:rFonts w:asciiTheme="minorHAnsi" w:hAnsiTheme="minorHAnsi" w:cstheme="minorHAnsi"/>
          <w:sz w:val="22"/>
          <w:szCs w:val="22"/>
        </w:rPr>
      </w:pPr>
    </w:p>
    <w:p w14:paraId="3FE15B44" w14:textId="77777777" w:rsidR="00D23E0A" w:rsidRDefault="00D23E0A" w:rsidP="00D23E0A">
      <w:pPr>
        <w:rPr>
          <w:rFonts w:asciiTheme="minorHAnsi" w:hAnsiTheme="minorHAnsi" w:cstheme="minorHAnsi"/>
          <w:sz w:val="22"/>
          <w:szCs w:val="22"/>
        </w:rPr>
      </w:pPr>
    </w:p>
    <w:p w14:paraId="43771A84" w14:textId="77777777" w:rsidR="00D23E0A" w:rsidRPr="00D60B97" w:rsidRDefault="00D23E0A" w:rsidP="00145AC7">
      <w:pPr>
        <w:pStyle w:val="ListParagraph"/>
        <w:numPr>
          <w:ilvl w:val="0"/>
          <w:numId w:val="172"/>
        </w:numPr>
        <w:rPr>
          <w:rFonts w:asciiTheme="minorHAnsi" w:hAnsiTheme="minorHAnsi" w:cstheme="minorHAnsi"/>
          <w:b/>
          <w:bCs/>
          <w:sz w:val="22"/>
          <w:szCs w:val="22"/>
        </w:rPr>
      </w:pPr>
      <w:r w:rsidRPr="00D60B97">
        <w:rPr>
          <w:rFonts w:asciiTheme="minorHAnsi" w:hAnsiTheme="minorHAnsi" w:cstheme="minorHAnsi"/>
          <w:b/>
          <w:bCs/>
          <w:sz w:val="22"/>
          <w:szCs w:val="22"/>
        </w:rPr>
        <w:lastRenderedPageBreak/>
        <w:t>Step 3: Import the rpy2 Package</w:t>
      </w:r>
    </w:p>
    <w:p w14:paraId="4B41197D" w14:textId="77777777" w:rsidR="00D23E0A" w:rsidRDefault="00D23E0A" w:rsidP="00D23E0A">
      <w:pPr>
        <w:rPr>
          <w:rFonts w:asciiTheme="minorHAnsi" w:hAnsiTheme="minorHAnsi" w:cstheme="minorHAnsi"/>
          <w:sz w:val="22"/>
          <w:szCs w:val="22"/>
        </w:rPr>
      </w:pPr>
    </w:p>
    <w:p w14:paraId="1B7B9A97" w14:textId="77777777" w:rsidR="00D23E0A" w:rsidRDefault="00D23E0A" w:rsidP="00D23E0A">
      <w:pPr>
        <w:rPr>
          <w:rFonts w:asciiTheme="minorHAnsi" w:hAnsiTheme="minorHAnsi" w:cstheme="minorHAnsi"/>
          <w:sz w:val="22"/>
          <w:szCs w:val="22"/>
        </w:rPr>
      </w:pPr>
      <w:r w:rsidRPr="00020EC1">
        <w:rPr>
          <w:rFonts w:asciiTheme="minorHAnsi" w:hAnsiTheme="minorHAnsi" w:cstheme="minorHAnsi"/>
          <w:sz w:val="22"/>
          <w:szCs w:val="22"/>
        </w:rPr>
        <w:t xml:space="preserve">At the beginning of your Python script, import the </w:t>
      </w:r>
      <w:r w:rsidRPr="009B58BD">
        <w:rPr>
          <w:rFonts w:ascii="Consolas" w:hAnsi="Consolas" w:cstheme="minorHAnsi"/>
          <w:sz w:val="22"/>
          <w:szCs w:val="22"/>
        </w:rPr>
        <w:t>rpy2</w:t>
      </w:r>
      <w:r w:rsidRPr="00020EC1">
        <w:rPr>
          <w:rFonts w:asciiTheme="minorHAnsi" w:hAnsiTheme="minorHAnsi" w:cstheme="minorHAnsi"/>
          <w:sz w:val="22"/>
          <w:szCs w:val="22"/>
        </w:rPr>
        <w:t xml:space="preserve"> package like this: </w:t>
      </w:r>
    </w:p>
    <w:p w14:paraId="6FE665F3" w14:textId="77777777" w:rsidR="00D23E0A" w:rsidRDefault="00D23E0A" w:rsidP="00D23E0A">
      <w:pPr>
        <w:rPr>
          <w:rFonts w:asciiTheme="minorHAnsi" w:hAnsiTheme="minorHAnsi" w:cstheme="minorHAnsi"/>
          <w:sz w:val="22"/>
          <w:szCs w:val="22"/>
        </w:rPr>
      </w:pPr>
    </w:p>
    <w:p w14:paraId="74E205F9" w14:textId="77777777" w:rsidR="00D23E0A" w:rsidRDefault="00D23E0A" w:rsidP="00D23E0A">
      <w:pPr>
        <w:pStyle w:val="ACaptionHead"/>
        <w:ind w:left="0"/>
      </w:pPr>
      <w:r>
        <w:t>Program 6.2: Import rpy2 Package</w:t>
      </w:r>
    </w:p>
    <w:p w14:paraId="1E0C1479" w14:textId="77777777" w:rsidR="00D23E0A" w:rsidRDefault="00D23E0A" w:rsidP="00D23E0A">
      <w:pPr>
        <w:rPr>
          <w:rFonts w:asciiTheme="minorHAnsi" w:hAnsiTheme="minorHAnsi" w:cstheme="minorHAnsi"/>
          <w:sz w:val="22"/>
          <w:szCs w:val="22"/>
        </w:rPr>
      </w:pPr>
    </w:p>
    <w:p w14:paraId="507A38E7" w14:textId="77777777" w:rsidR="00D23E0A" w:rsidRPr="00CA2ABD" w:rsidRDefault="00D23E0A" w:rsidP="00D23E0A">
      <w:pPr>
        <w:rPr>
          <w:rFonts w:ascii="Consolas" w:hAnsi="Consolas" w:cstheme="minorHAnsi"/>
          <w:sz w:val="22"/>
          <w:szCs w:val="22"/>
        </w:rPr>
      </w:pPr>
      <w:r w:rsidRPr="00CA2ABD">
        <w:rPr>
          <w:rFonts w:ascii="Consolas" w:hAnsi="Consolas" w:cstheme="minorHAnsi"/>
          <w:sz w:val="22"/>
          <w:szCs w:val="22"/>
        </w:rPr>
        <w:t xml:space="preserve">import rpy2.robjects as </w:t>
      </w:r>
      <w:proofErr w:type="spellStart"/>
      <w:r w:rsidRPr="00CA2ABD">
        <w:rPr>
          <w:rFonts w:ascii="Consolas" w:hAnsi="Consolas" w:cstheme="minorHAnsi"/>
          <w:sz w:val="22"/>
          <w:szCs w:val="22"/>
        </w:rPr>
        <w:t>robjects</w:t>
      </w:r>
      <w:proofErr w:type="spellEnd"/>
      <w:r w:rsidRPr="00CA2ABD">
        <w:rPr>
          <w:rFonts w:ascii="Consolas" w:hAnsi="Consolas" w:cstheme="minorHAnsi"/>
          <w:sz w:val="22"/>
          <w:szCs w:val="22"/>
        </w:rPr>
        <w:t xml:space="preserve">  </w:t>
      </w:r>
    </w:p>
    <w:p w14:paraId="7BE5D2AD" w14:textId="77777777" w:rsidR="00D23E0A" w:rsidRDefault="00D23E0A" w:rsidP="00D23E0A">
      <w:pPr>
        <w:rPr>
          <w:rFonts w:asciiTheme="minorHAnsi" w:hAnsiTheme="minorHAnsi" w:cstheme="minorHAnsi"/>
          <w:sz w:val="22"/>
          <w:szCs w:val="22"/>
        </w:rPr>
      </w:pPr>
    </w:p>
    <w:p w14:paraId="3AD0321B" w14:textId="77777777" w:rsidR="00D23E0A" w:rsidRDefault="00D23E0A" w:rsidP="00D23E0A">
      <w:pPr>
        <w:rPr>
          <w:rFonts w:asciiTheme="minorHAnsi" w:hAnsiTheme="minorHAnsi" w:cstheme="minorHAnsi"/>
          <w:sz w:val="22"/>
          <w:szCs w:val="22"/>
        </w:rPr>
      </w:pPr>
    </w:p>
    <w:p w14:paraId="601F0801" w14:textId="77777777" w:rsidR="00D23E0A" w:rsidRPr="00D60B97" w:rsidRDefault="00D23E0A" w:rsidP="00145AC7">
      <w:pPr>
        <w:pStyle w:val="ListParagraph"/>
        <w:numPr>
          <w:ilvl w:val="0"/>
          <w:numId w:val="172"/>
        </w:numPr>
        <w:rPr>
          <w:rFonts w:asciiTheme="minorHAnsi" w:hAnsiTheme="minorHAnsi" w:cstheme="minorHAnsi"/>
          <w:b/>
          <w:bCs/>
          <w:sz w:val="22"/>
          <w:szCs w:val="22"/>
        </w:rPr>
      </w:pPr>
      <w:r w:rsidRPr="00D60B97">
        <w:rPr>
          <w:rFonts w:asciiTheme="minorHAnsi" w:hAnsiTheme="minorHAnsi" w:cstheme="minorHAnsi"/>
          <w:b/>
          <w:bCs/>
          <w:sz w:val="22"/>
          <w:szCs w:val="22"/>
        </w:rPr>
        <w:t>Step 4: Define and Execute R Code</w:t>
      </w:r>
    </w:p>
    <w:p w14:paraId="2182F22C" w14:textId="77777777" w:rsidR="00D23E0A" w:rsidRDefault="00D23E0A" w:rsidP="00D23E0A">
      <w:pPr>
        <w:rPr>
          <w:rFonts w:asciiTheme="minorHAnsi" w:hAnsiTheme="minorHAnsi" w:cstheme="minorHAnsi"/>
          <w:sz w:val="22"/>
          <w:szCs w:val="22"/>
        </w:rPr>
      </w:pPr>
    </w:p>
    <w:p w14:paraId="3791335D" w14:textId="77777777" w:rsidR="00D23E0A" w:rsidRDefault="00D23E0A" w:rsidP="00D23E0A">
      <w:pPr>
        <w:rPr>
          <w:rFonts w:asciiTheme="minorHAnsi" w:hAnsiTheme="minorHAnsi" w:cstheme="minorHAnsi"/>
          <w:sz w:val="22"/>
          <w:szCs w:val="22"/>
        </w:rPr>
      </w:pPr>
      <w:r w:rsidRPr="00020EC1">
        <w:rPr>
          <w:rFonts w:asciiTheme="minorHAnsi" w:hAnsiTheme="minorHAnsi" w:cstheme="minorHAnsi"/>
          <w:sz w:val="22"/>
          <w:szCs w:val="22"/>
        </w:rPr>
        <w:t xml:space="preserve">Define your R code as a string within your Python script. For example: </w:t>
      </w:r>
    </w:p>
    <w:p w14:paraId="586C4529" w14:textId="77777777" w:rsidR="00D23E0A" w:rsidRDefault="00D23E0A" w:rsidP="00D23E0A">
      <w:pPr>
        <w:rPr>
          <w:rFonts w:asciiTheme="minorHAnsi" w:hAnsiTheme="minorHAnsi" w:cstheme="minorHAnsi"/>
          <w:sz w:val="22"/>
          <w:szCs w:val="22"/>
        </w:rPr>
      </w:pPr>
    </w:p>
    <w:p w14:paraId="4CA60F95" w14:textId="77777777" w:rsidR="00D23E0A" w:rsidRDefault="00D23E0A" w:rsidP="00D23E0A">
      <w:pPr>
        <w:pStyle w:val="ACaptionHead"/>
        <w:ind w:left="0"/>
      </w:pPr>
      <w:r>
        <w:t>Program 6.3: Create R Code within Python</w:t>
      </w:r>
    </w:p>
    <w:p w14:paraId="19B0B13B" w14:textId="77777777" w:rsidR="00D23E0A" w:rsidRDefault="00D23E0A" w:rsidP="00D23E0A">
      <w:pPr>
        <w:rPr>
          <w:rFonts w:asciiTheme="minorHAnsi" w:hAnsiTheme="minorHAnsi" w:cstheme="minorHAnsi"/>
          <w:sz w:val="22"/>
          <w:szCs w:val="22"/>
        </w:rPr>
      </w:pPr>
    </w:p>
    <w:p w14:paraId="2A8BDFB4" w14:textId="77777777" w:rsidR="00D23E0A" w:rsidRPr="00CA2ABD" w:rsidRDefault="00D23E0A" w:rsidP="00D23E0A">
      <w:pPr>
        <w:rPr>
          <w:rFonts w:ascii="Consolas" w:hAnsi="Consolas" w:cstheme="minorHAnsi"/>
          <w:b/>
          <w:bCs/>
          <w:sz w:val="22"/>
          <w:szCs w:val="22"/>
        </w:rPr>
      </w:pPr>
      <w:r w:rsidRPr="00CA2ABD">
        <w:rPr>
          <w:rFonts w:ascii="Consolas" w:hAnsi="Consolas" w:cstheme="minorHAnsi"/>
          <w:b/>
          <w:bCs/>
          <w:color w:val="808080" w:themeColor="background1" w:themeShade="80"/>
          <w:sz w:val="22"/>
          <w:szCs w:val="22"/>
        </w:rPr>
        <w:t xml:space="preserve"># Define your R code as a string </w:t>
      </w:r>
    </w:p>
    <w:p w14:paraId="5311C9DE" w14:textId="77777777" w:rsidR="00D23E0A" w:rsidRPr="00CA2ABD" w:rsidRDefault="00D23E0A" w:rsidP="00D23E0A">
      <w:pPr>
        <w:rPr>
          <w:rFonts w:ascii="Consolas" w:hAnsi="Consolas" w:cstheme="minorHAnsi"/>
          <w:sz w:val="22"/>
          <w:szCs w:val="22"/>
        </w:rPr>
      </w:pPr>
      <w:proofErr w:type="spellStart"/>
      <w:r w:rsidRPr="00CA2ABD">
        <w:rPr>
          <w:rFonts w:ascii="Consolas" w:hAnsi="Consolas" w:cstheme="minorHAnsi"/>
          <w:sz w:val="22"/>
          <w:szCs w:val="22"/>
        </w:rPr>
        <w:t>r_code</w:t>
      </w:r>
      <w:proofErr w:type="spellEnd"/>
      <w:r w:rsidRPr="00CA2ABD">
        <w:rPr>
          <w:rFonts w:ascii="Consolas" w:hAnsi="Consolas" w:cstheme="minorHAnsi"/>
          <w:sz w:val="22"/>
          <w:szCs w:val="22"/>
        </w:rPr>
        <w:t xml:space="preserve"> = """</w:t>
      </w:r>
    </w:p>
    <w:p w14:paraId="6C7A1C71" w14:textId="77777777" w:rsidR="00D23E0A" w:rsidRPr="00CA2ABD" w:rsidRDefault="00D23E0A" w:rsidP="00D23E0A">
      <w:pPr>
        <w:rPr>
          <w:rFonts w:ascii="Consolas" w:hAnsi="Consolas" w:cstheme="minorHAnsi"/>
          <w:sz w:val="22"/>
          <w:szCs w:val="22"/>
        </w:rPr>
      </w:pPr>
      <w:r w:rsidRPr="00CA2ABD">
        <w:rPr>
          <w:rFonts w:ascii="Consolas" w:hAnsi="Consolas" w:cstheme="minorHAnsi"/>
          <w:sz w:val="22"/>
          <w:szCs w:val="22"/>
        </w:rPr>
        <w:t xml:space="preserve">x &lt;- 5 y &lt;- 10 </w:t>
      </w:r>
    </w:p>
    <w:p w14:paraId="23A2103E" w14:textId="77777777" w:rsidR="00D23E0A" w:rsidRPr="00CA2ABD" w:rsidRDefault="00D23E0A" w:rsidP="00D23E0A">
      <w:pPr>
        <w:rPr>
          <w:rFonts w:ascii="Consolas" w:hAnsi="Consolas" w:cstheme="minorHAnsi"/>
          <w:sz w:val="22"/>
          <w:szCs w:val="22"/>
        </w:rPr>
      </w:pPr>
      <w:r w:rsidRPr="00CA2ABD">
        <w:rPr>
          <w:rFonts w:ascii="Consolas" w:hAnsi="Consolas" w:cstheme="minorHAnsi"/>
          <w:sz w:val="22"/>
          <w:szCs w:val="22"/>
        </w:rPr>
        <w:t xml:space="preserve">result &lt;- x + y </w:t>
      </w:r>
    </w:p>
    <w:p w14:paraId="1B55D14C" w14:textId="77777777" w:rsidR="00D23E0A" w:rsidRPr="00CA2ABD" w:rsidRDefault="00D23E0A" w:rsidP="00D23E0A">
      <w:pPr>
        <w:rPr>
          <w:rFonts w:ascii="Consolas" w:hAnsi="Consolas" w:cstheme="minorHAnsi"/>
          <w:sz w:val="22"/>
          <w:szCs w:val="22"/>
        </w:rPr>
      </w:pPr>
      <w:r w:rsidRPr="00CA2ABD">
        <w:rPr>
          <w:rFonts w:ascii="Consolas" w:hAnsi="Consolas" w:cstheme="minorHAnsi"/>
          <w:sz w:val="22"/>
          <w:szCs w:val="22"/>
        </w:rPr>
        <w:t xml:space="preserve">result </w:t>
      </w:r>
    </w:p>
    <w:p w14:paraId="464B21FB" w14:textId="77777777" w:rsidR="00D23E0A" w:rsidRPr="00CA2ABD" w:rsidRDefault="00D23E0A" w:rsidP="00D23E0A">
      <w:pPr>
        <w:rPr>
          <w:rFonts w:ascii="Consolas" w:hAnsi="Consolas" w:cstheme="minorHAnsi"/>
          <w:sz w:val="22"/>
          <w:szCs w:val="22"/>
        </w:rPr>
      </w:pPr>
      <w:r w:rsidRPr="00CA2ABD">
        <w:rPr>
          <w:rFonts w:ascii="Consolas" w:hAnsi="Consolas" w:cstheme="minorHAnsi"/>
          <w:sz w:val="22"/>
          <w:szCs w:val="22"/>
        </w:rPr>
        <w:t xml:space="preserve">""" </w:t>
      </w:r>
    </w:p>
    <w:p w14:paraId="4B637E10" w14:textId="77777777" w:rsidR="00D23E0A" w:rsidRPr="00CA2ABD" w:rsidRDefault="00D23E0A" w:rsidP="00D23E0A">
      <w:pPr>
        <w:rPr>
          <w:rFonts w:ascii="Consolas" w:hAnsi="Consolas" w:cstheme="minorHAnsi"/>
          <w:sz w:val="22"/>
          <w:szCs w:val="22"/>
        </w:rPr>
      </w:pPr>
    </w:p>
    <w:p w14:paraId="42E80A86" w14:textId="77777777" w:rsidR="00D23E0A" w:rsidRPr="00CA2ABD" w:rsidRDefault="00D23E0A" w:rsidP="00D23E0A">
      <w:pPr>
        <w:rPr>
          <w:rFonts w:ascii="Consolas" w:hAnsi="Consolas" w:cstheme="minorHAnsi"/>
          <w:b/>
          <w:bCs/>
          <w:color w:val="808080" w:themeColor="background1" w:themeShade="80"/>
          <w:sz w:val="22"/>
          <w:szCs w:val="22"/>
        </w:rPr>
      </w:pPr>
      <w:r w:rsidRPr="00CA2ABD">
        <w:rPr>
          <w:rFonts w:ascii="Consolas" w:hAnsi="Consolas" w:cstheme="minorHAnsi"/>
          <w:b/>
          <w:bCs/>
          <w:color w:val="808080" w:themeColor="background1" w:themeShade="80"/>
          <w:sz w:val="22"/>
          <w:szCs w:val="22"/>
        </w:rPr>
        <w:t xml:space="preserve"># Execute the R code </w:t>
      </w:r>
    </w:p>
    <w:p w14:paraId="5AE880EF" w14:textId="77777777" w:rsidR="00D23E0A" w:rsidRPr="00CA2ABD" w:rsidRDefault="00D23E0A" w:rsidP="00D23E0A">
      <w:pPr>
        <w:rPr>
          <w:rFonts w:ascii="Consolas" w:hAnsi="Consolas" w:cstheme="minorHAnsi"/>
          <w:sz w:val="22"/>
          <w:szCs w:val="22"/>
        </w:rPr>
      </w:pPr>
      <w:r w:rsidRPr="00CA2ABD">
        <w:rPr>
          <w:rFonts w:ascii="Consolas" w:hAnsi="Consolas" w:cstheme="minorHAnsi"/>
          <w:sz w:val="22"/>
          <w:szCs w:val="22"/>
        </w:rPr>
        <w:t xml:space="preserve">result = </w:t>
      </w:r>
      <w:proofErr w:type="spellStart"/>
      <w:r w:rsidRPr="00CA2ABD">
        <w:rPr>
          <w:rFonts w:ascii="Consolas" w:hAnsi="Consolas" w:cstheme="minorHAnsi"/>
          <w:sz w:val="22"/>
          <w:szCs w:val="22"/>
        </w:rPr>
        <w:t>robjects.r</w:t>
      </w:r>
      <w:proofErr w:type="spellEnd"/>
      <w:r w:rsidRPr="00CA2ABD">
        <w:rPr>
          <w:rFonts w:ascii="Consolas" w:hAnsi="Consolas" w:cstheme="minorHAnsi"/>
          <w:sz w:val="22"/>
          <w:szCs w:val="22"/>
        </w:rPr>
        <w:t>(</w:t>
      </w:r>
      <w:proofErr w:type="spellStart"/>
      <w:r w:rsidRPr="00CA2ABD">
        <w:rPr>
          <w:rFonts w:ascii="Consolas" w:hAnsi="Consolas" w:cstheme="minorHAnsi"/>
          <w:sz w:val="22"/>
          <w:szCs w:val="22"/>
        </w:rPr>
        <w:t>r_code</w:t>
      </w:r>
      <w:proofErr w:type="spellEnd"/>
      <w:r w:rsidRPr="00CA2ABD">
        <w:rPr>
          <w:rFonts w:ascii="Consolas" w:hAnsi="Consolas" w:cstheme="minorHAnsi"/>
          <w:sz w:val="22"/>
          <w:szCs w:val="22"/>
        </w:rPr>
        <w:t xml:space="preserve">) </w:t>
      </w:r>
    </w:p>
    <w:p w14:paraId="24A72AE4" w14:textId="77777777" w:rsidR="00D23E0A" w:rsidRPr="00CA2ABD" w:rsidRDefault="00D23E0A" w:rsidP="00D23E0A">
      <w:pPr>
        <w:rPr>
          <w:rFonts w:ascii="Consolas" w:hAnsi="Consolas" w:cstheme="minorHAnsi"/>
          <w:sz w:val="22"/>
          <w:szCs w:val="22"/>
        </w:rPr>
      </w:pPr>
    </w:p>
    <w:p w14:paraId="3C252D0B" w14:textId="77777777" w:rsidR="00D23E0A" w:rsidRPr="00CA2ABD" w:rsidRDefault="00D23E0A" w:rsidP="00D23E0A">
      <w:pPr>
        <w:rPr>
          <w:rFonts w:ascii="Consolas" w:hAnsi="Consolas" w:cstheme="minorHAnsi"/>
          <w:b/>
          <w:bCs/>
          <w:color w:val="808080" w:themeColor="background1" w:themeShade="80"/>
          <w:sz w:val="22"/>
          <w:szCs w:val="22"/>
        </w:rPr>
      </w:pPr>
      <w:r w:rsidRPr="00CA2ABD">
        <w:rPr>
          <w:rFonts w:ascii="Consolas" w:hAnsi="Consolas" w:cstheme="minorHAnsi"/>
          <w:b/>
          <w:bCs/>
          <w:color w:val="808080" w:themeColor="background1" w:themeShade="80"/>
          <w:sz w:val="22"/>
          <w:szCs w:val="22"/>
        </w:rPr>
        <w:t xml:space="preserve"># Print the result </w:t>
      </w:r>
    </w:p>
    <w:p w14:paraId="793DCC05" w14:textId="77777777" w:rsidR="00D23E0A" w:rsidRPr="00CA2ABD" w:rsidRDefault="00D23E0A" w:rsidP="00D23E0A">
      <w:pPr>
        <w:rPr>
          <w:rFonts w:ascii="Consolas" w:hAnsi="Consolas" w:cstheme="minorHAnsi"/>
          <w:sz w:val="22"/>
          <w:szCs w:val="22"/>
        </w:rPr>
      </w:pPr>
      <w:r w:rsidRPr="00CA2ABD">
        <w:rPr>
          <w:rFonts w:ascii="Consolas" w:hAnsi="Consolas" w:cstheme="minorHAnsi"/>
          <w:sz w:val="22"/>
          <w:szCs w:val="22"/>
        </w:rPr>
        <w:t xml:space="preserve">print(result[0])  </w:t>
      </w:r>
    </w:p>
    <w:p w14:paraId="52C8D187" w14:textId="77777777" w:rsidR="00D23E0A" w:rsidRDefault="00D23E0A" w:rsidP="00D23E0A">
      <w:pPr>
        <w:rPr>
          <w:rFonts w:asciiTheme="minorHAnsi" w:hAnsiTheme="minorHAnsi" w:cstheme="minorHAnsi"/>
          <w:sz w:val="22"/>
          <w:szCs w:val="22"/>
        </w:rPr>
      </w:pPr>
    </w:p>
    <w:p w14:paraId="7D1B0FAA" w14:textId="77777777" w:rsidR="00D23E0A" w:rsidRDefault="00D23E0A" w:rsidP="00D23E0A">
      <w:pPr>
        <w:rPr>
          <w:rFonts w:asciiTheme="minorHAnsi" w:hAnsiTheme="minorHAnsi" w:cstheme="minorHAnsi"/>
          <w:sz w:val="22"/>
          <w:szCs w:val="22"/>
        </w:rPr>
      </w:pPr>
    </w:p>
    <w:p w14:paraId="1234F4FB" w14:textId="77777777" w:rsidR="00D23E0A" w:rsidRPr="00D60B97" w:rsidRDefault="00D23E0A" w:rsidP="00145AC7">
      <w:pPr>
        <w:pStyle w:val="ListParagraph"/>
        <w:numPr>
          <w:ilvl w:val="0"/>
          <w:numId w:val="172"/>
        </w:numPr>
        <w:rPr>
          <w:rFonts w:asciiTheme="minorHAnsi" w:hAnsiTheme="minorHAnsi" w:cstheme="minorHAnsi"/>
          <w:b/>
          <w:bCs/>
          <w:sz w:val="22"/>
          <w:szCs w:val="22"/>
        </w:rPr>
      </w:pPr>
      <w:r w:rsidRPr="00D60B97">
        <w:rPr>
          <w:rFonts w:asciiTheme="minorHAnsi" w:hAnsiTheme="minorHAnsi" w:cstheme="minorHAnsi"/>
          <w:b/>
          <w:bCs/>
          <w:sz w:val="22"/>
          <w:szCs w:val="22"/>
        </w:rPr>
        <w:t>Step 5: Run the Python Script</w:t>
      </w:r>
    </w:p>
    <w:p w14:paraId="14A6FD5B" w14:textId="77777777" w:rsidR="00D23E0A" w:rsidRDefault="00D23E0A" w:rsidP="00D23E0A">
      <w:pPr>
        <w:rPr>
          <w:rFonts w:asciiTheme="minorHAnsi" w:hAnsiTheme="minorHAnsi" w:cstheme="minorHAnsi"/>
          <w:sz w:val="22"/>
          <w:szCs w:val="22"/>
        </w:rPr>
      </w:pPr>
    </w:p>
    <w:p w14:paraId="65523A10" w14:textId="77777777" w:rsidR="00D23E0A" w:rsidRDefault="00D23E0A" w:rsidP="00D23E0A">
      <w:pPr>
        <w:rPr>
          <w:rFonts w:asciiTheme="minorHAnsi" w:hAnsiTheme="minorHAnsi" w:cstheme="minorHAnsi"/>
          <w:sz w:val="22"/>
          <w:szCs w:val="22"/>
        </w:rPr>
      </w:pPr>
      <w:r w:rsidRPr="00020EC1">
        <w:rPr>
          <w:rFonts w:asciiTheme="minorHAnsi" w:hAnsiTheme="minorHAnsi" w:cstheme="minorHAnsi"/>
          <w:sz w:val="22"/>
          <w:szCs w:val="22"/>
        </w:rPr>
        <w:t xml:space="preserve">Save your Python script and execute it within Python Spyder. The embedded R code will run seamlessly, and the result will be displayed in the Python console. </w:t>
      </w:r>
    </w:p>
    <w:p w14:paraId="1E8A65E2" w14:textId="77777777" w:rsidR="00D23E0A" w:rsidRDefault="00D23E0A" w:rsidP="00D23E0A">
      <w:pPr>
        <w:rPr>
          <w:rFonts w:asciiTheme="minorHAnsi" w:hAnsiTheme="minorHAnsi" w:cstheme="minorHAnsi"/>
          <w:sz w:val="22"/>
          <w:szCs w:val="22"/>
        </w:rPr>
      </w:pPr>
    </w:p>
    <w:p w14:paraId="3E73626C" w14:textId="77777777" w:rsidR="00D23E0A" w:rsidRDefault="00D23E0A" w:rsidP="00D23E0A">
      <w:pPr>
        <w:rPr>
          <w:rFonts w:asciiTheme="minorHAnsi" w:hAnsiTheme="minorHAnsi" w:cstheme="minorHAnsi"/>
          <w:sz w:val="22"/>
          <w:szCs w:val="22"/>
        </w:rPr>
      </w:pPr>
    </w:p>
    <w:p w14:paraId="6B93A279" w14:textId="77777777" w:rsidR="00D23E0A" w:rsidRPr="00020EC1" w:rsidRDefault="00D23E0A" w:rsidP="00D23E0A">
      <w:pPr>
        <w:pStyle w:val="Heading2"/>
        <w:ind w:left="0"/>
      </w:pPr>
      <w:bookmarkStart w:id="173" w:name="_Toc174889682"/>
      <w:r w:rsidRPr="00020EC1">
        <w:lastRenderedPageBreak/>
        <w:t>Using R Libraries</w:t>
      </w:r>
      <w:bookmarkEnd w:id="173"/>
    </w:p>
    <w:p w14:paraId="19CCE29D" w14:textId="77777777" w:rsidR="00D23E0A" w:rsidRDefault="00D23E0A" w:rsidP="00D23E0A">
      <w:pPr>
        <w:rPr>
          <w:rFonts w:asciiTheme="minorHAnsi" w:hAnsiTheme="minorHAnsi" w:cstheme="minorHAnsi"/>
          <w:sz w:val="22"/>
          <w:szCs w:val="22"/>
        </w:rPr>
      </w:pPr>
      <w:r w:rsidRPr="00020EC1">
        <w:rPr>
          <w:rFonts w:asciiTheme="minorHAnsi" w:hAnsiTheme="minorHAnsi" w:cstheme="minorHAnsi"/>
          <w:sz w:val="22"/>
          <w:szCs w:val="22"/>
        </w:rPr>
        <w:t xml:space="preserve">If your R code requires specific R libraries like </w:t>
      </w:r>
      <w:r w:rsidRPr="00155812">
        <w:rPr>
          <w:rFonts w:ascii="Consolas" w:hAnsi="Consolas" w:cstheme="minorHAnsi"/>
          <w:sz w:val="22"/>
          <w:szCs w:val="22"/>
        </w:rPr>
        <w:t>caret</w:t>
      </w:r>
      <w:r w:rsidRPr="00020EC1">
        <w:rPr>
          <w:rFonts w:asciiTheme="minorHAnsi" w:hAnsiTheme="minorHAnsi" w:cstheme="minorHAnsi"/>
          <w:sz w:val="22"/>
          <w:szCs w:val="22"/>
        </w:rPr>
        <w:t xml:space="preserve">, you can load them within your R code block: </w:t>
      </w:r>
    </w:p>
    <w:p w14:paraId="641E4ED1" w14:textId="77777777" w:rsidR="00D23E0A" w:rsidRDefault="00D23E0A" w:rsidP="00D23E0A">
      <w:pPr>
        <w:pStyle w:val="ACaptionHead"/>
        <w:ind w:left="0"/>
      </w:pPr>
      <w:r>
        <w:t>Program 6.4: Using R Libraries in Python</w:t>
      </w:r>
    </w:p>
    <w:p w14:paraId="79C28116" w14:textId="77777777" w:rsidR="00D23E0A" w:rsidRDefault="00D23E0A" w:rsidP="00D23E0A">
      <w:pPr>
        <w:rPr>
          <w:rFonts w:asciiTheme="minorHAnsi" w:hAnsiTheme="minorHAnsi" w:cstheme="minorHAnsi"/>
          <w:sz w:val="22"/>
          <w:szCs w:val="22"/>
        </w:rPr>
      </w:pPr>
    </w:p>
    <w:p w14:paraId="35DF2F0A" w14:textId="77777777" w:rsidR="00D23E0A" w:rsidRPr="00CA2ABD" w:rsidRDefault="00D23E0A" w:rsidP="00D23E0A">
      <w:pPr>
        <w:rPr>
          <w:rFonts w:ascii="Consolas" w:hAnsi="Consolas" w:cstheme="minorHAnsi"/>
          <w:sz w:val="22"/>
          <w:szCs w:val="22"/>
        </w:rPr>
      </w:pPr>
      <w:proofErr w:type="spellStart"/>
      <w:r w:rsidRPr="00CA2ABD">
        <w:rPr>
          <w:rFonts w:ascii="Consolas" w:hAnsi="Consolas" w:cstheme="minorHAnsi"/>
          <w:sz w:val="22"/>
          <w:szCs w:val="22"/>
        </w:rPr>
        <w:t>r_code</w:t>
      </w:r>
      <w:proofErr w:type="spellEnd"/>
      <w:r w:rsidRPr="00CA2ABD">
        <w:rPr>
          <w:rFonts w:ascii="Consolas" w:hAnsi="Consolas" w:cstheme="minorHAnsi"/>
          <w:sz w:val="22"/>
          <w:szCs w:val="22"/>
        </w:rPr>
        <w:t xml:space="preserve"> = """</w:t>
      </w:r>
    </w:p>
    <w:p w14:paraId="4E1C6AD3" w14:textId="77777777" w:rsidR="00D23E0A" w:rsidRPr="00CA2ABD" w:rsidRDefault="00D23E0A" w:rsidP="00D23E0A">
      <w:pPr>
        <w:rPr>
          <w:rFonts w:ascii="Consolas" w:hAnsi="Consolas" w:cstheme="minorHAnsi"/>
          <w:b/>
          <w:bCs/>
          <w:color w:val="808080" w:themeColor="background1" w:themeShade="80"/>
          <w:sz w:val="22"/>
          <w:szCs w:val="22"/>
        </w:rPr>
      </w:pPr>
    </w:p>
    <w:p w14:paraId="333AF27A" w14:textId="77777777" w:rsidR="00D23E0A" w:rsidRPr="00CA2ABD" w:rsidRDefault="00D23E0A" w:rsidP="00D23E0A">
      <w:pPr>
        <w:rPr>
          <w:rFonts w:ascii="Consolas" w:hAnsi="Consolas" w:cstheme="minorHAnsi"/>
          <w:b/>
          <w:bCs/>
          <w:color w:val="808080" w:themeColor="background1" w:themeShade="80"/>
          <w:sz w:val="22"/>
          <w:szCs w:val="22"/>
        </w:rPr>
      </w:pPr>
      <w:r w:rsidRPr="00CA2ABD">
        <w:rPr>
          <w:rFonts w:ascii="Consolas" w:hAnsi="Consolas" w:cstheme="minorHAnsi"/>
          <w:b/>
          <w:bCs/>
          <w:color w:val="808080" w:themeColor="background1" w:themeShade="80"/>
          <w:sz w:val="22"/>
          <w:szCs w:val="22"/>
        </w:rPr>
        <w:t xml:space="preserve"># Load required R libraries </w:t>
      </w:r>
    </w:p>
    <w:p w14:paraId="7774F348" w14:textId="77777777" w:rsidR="00D23E0A" w:rsidRPr="00CA2ABD" w:rsidRDefault="00D23E0A" w:rsidP="00D23E0A">
      <w:pPr>
        <w:rPr>
          <w:rFonts w:ascii="Consolas" w:hAnsi="Consolas" w:cstheme="minorHAnsi"/>
          <w:sz w:val="22"/>
          <w:szCs w:val="22"/>
        </w:rPr>
      </w:pPr>
      <w:r w:rsidRPr="00CA2ABD">
        <w:rPr>
          <w:rFonts w:ascii="Consolas" w:hAnsi="Consolas" w:cstheme="minorHAnsi"/>
          <w:sz w:val="22"/>
          <w:szCs w:val="22"/>
        </w:rPr>
        <w:t xml:space="preserve">library(caret) </w:t>
      </w:r>
    </w:p>
    <w:p w14:paraId="5CA5FD80" w14:textId="77777777" w:rsidR="00D23E0A" w:rsidRPr="00CA2ABD" w:rsidRDefault="00D23E0A" w:rsidP="00D23E0A">
      <w:pPr>
        <w:rPr>
          <w:rFonts w:ascii="Consolas" w:hAnsi="Consolas" w:cstheme="minorHAnsi"/>
          <w:sz w:val="22"/>
          <w:szCs w:val="22"/>
        </w:rPr>
      </w:pPr>
    </w:p>
    <w:p w14:paraId="66FB0A83" w14:textId="77777777" w:rsidR="00D23E0A" w:rsidRPr="00CA2ABD" w:rsidRDefault="00D23E0A" w:rsidP="00D23E0A">
      <w:pPr>
        <w:rPr>
          <w:rFonts w:ascii="Consolas" w:hAnsi="Consolas" w:cstheme="minorHAnsi"/>
          <w:b/>
          <w:bCs/>
          <w:color w:val="808080" w:themeColor="background1" w:themeShade="80"/>
          <w:sz w:val="22"/>
          <w:szCs w:val="22"/>
        </w:rPr>
      </w:pPr>
      <w:r w:rsidRPr="00CA2ABD">
        <w:rPr>
          <w:rFonts w:ascii="Consolas" w:hAnsi="Consolas" w:cstheme="minorHAnsi"/>
          <w:b/>
          <w:bCs/>
          <w:color w:val="808080" w:themeColor="background1" w:themeShade="80"/>
          <w:sz w:val="22"/>
          <w:szCs w:val="22"/>
        </w:rPr>
        <w:t xml:space="preserve"># Your R code here </w:t>
      </w:r>
    </w:p>
    <w:p w14:paraId="47CF3CD3" w14:textId="77777777" w:rsidR="00D23E0A" w:rsidRPr="00CA2ABD" w:rsidRDefault="00D23E0A" w:rsidP="00D23E0A">
      <w:pPr>
        <w:rPr>
          <w:rFonts w:ascii="Consolas" w:hAnsi="Consolas" w:cstheme="minorHAnsi"/>
          <w:sz w:val="22"/>
          <w:szCs w:val="22"/>
        </w:rPr>
      </w:pPr>
    </w:p>
    <w:p w14:paraId="745D4071" w14:textId="77777777" w:rsidR="00D23E0A" w:rsidRPr="00CA2ABD" w:rsidRDefault="00D23E0A" w:rsidP="00D23E0A">
      <w:pPr>
        <w:rPr>
          <w:rFonts w:ascii="Consolas" w:hAnsi="Consolas" w:cstheme="minorHAnsi"/>
          <w:sz w:val="22"/>
          <w:szCs w:val="22"/>
        </w:rPr>
      </w:pPr>
      <w:r w:rsidRPr="00CA2ABD">
        <w:rPr>
          <w:rFonts w:ascii="Consolas" w:hAnsi="Consolas" w:cstheme="minorHAnsi"/>
          <w:sz w:val="22"/>
          <w:szCs w:val="22"/>
        </w:rPr>
        <w:t>"""</w:t>
      </w:r>
    </w:p>
    <w:p w14:paraId="387E2E6E" w14:textId="77777777" w:rsidR="00D23E0A" w:rsidRDefault="00D23E0A" w:rsidP="00D23E0A">
      <w:pPr>
        <w:rPr>
          <w:rFonts w:asciiTheme="minorHAnsi" w:hAnsiTheme="minorHAnsi" w:cstheme="minorHAnsi"/>
          <w:sz w:val="22"/>
          <w:szCs w:val="22"/>
        </w:rPr>
      </w:pPr>
    </w:p>
    <w:p w14:paraId="5BC803B5" w14:textId="77777777" w:rsidR="00D23E0A" w:rsidRPr="00020EC1" w:rsidRDefault="00D23E0A" w:rsidP="00D23E0A">
      <w:pPr>
        <w:rPr>
          <w:rFonts w:asciiTheme="minorHAnsi" w:hAnsiTheme="minorHAnsi" w:cstheme="minorHAnsi"/>
          <w:sz w:val="22"/>
          <w:szCs w:val="22"/>
        </w:rPr>
      </w:pPr>
      <w:r w:rsidRPr="00020EC1">
        <w:rPr>
          <w:rFonts w:asciiTheme="minorHAnsi" w:hAnsiTheme="minorHAnsi" w:cstheme="minorHAnsi"/>
          <w:sz w:val="22"/>
          <w:szCs w:val="22"/>
        </w:rPr>
        <w:t xml:space="preserve">This approach allows you to leverage </w:t>
      </w:r>
      <w:r>
        <w:rPr>
          <w:rFonts w:asciiTheme="minorHAnsi" w:hAnsiTheme="minorHAnsi" w:cstheme="minorHAnsi"/>
          <w:sz w:val="22"/>
          <w:szCs w:val="22"/>
        </w:rPr>
        <w:t>R's capabilities</w:t>
      </w:r>
      <w:r w:rsidRPr="00020EC1">
        <w:rPr>
          <w:rFonts w:asciiTheme="minorHAnsi" w:hAnsiTheme="minorHAnsi" w:cstheme="minorHAnsi"/>
          <w:sz w:val="22"/>
          <w:szCs w:val="22"/>
        </w:rPr>
        <w:t>, including its libraries, alongside Python in Python Spyder. It's particularly useful when you need to utilize R's extensive data analysis and statistical packages in your data science projects.</w:t>
      </w:r>
    </w:p>
    <w:p w14:paraId="2343171D" w14:textId="77777777" w:rsidR="00D23E0A" w:rsidRDefault="00D23E0A" w:rsidP="00D23E0A">
      <w:pPr>
        <w:rPr>
          <w:rFonts w:asciiTheme="minorHAnsi" w:hAnsiTheme="minorHAnsi" w:cstheme="minorHAnsi"/>
          <w:sz w:val="22"/>
          <w:szCs w:val="22"/>
        </w:rPr>
      </w:pPr>
    </w:p>
    <w:p w14:paraId="5C12C8B4" w14:textId="77777777" w:rsidR="00D23E0A" w:rsidRDefault="00D23E0A" w:rsidP="00D23E0A">
      <w:pPr>
        <w:rPr>
          <w:rFonts w:asciiTheme="minorHAnsi" w:hAnsiTheme="minorHAnsi" w:cstheme="minorHAnsi"/>
          <w:sz w:val="22"/>
          <w:szCs w:val="22"/>
        </w:rPr>
      </w:pPr>
    </w:p>
    <w:p w14:paraId="57AA9035" w14:textId="77777777" w:rsidR="00D23E0A" w:rsidRDefault="00D23E0A" w:rsidP="00D23E0A">
      <w:pPr>
        <w:pStyle w:val="Heading2"/>
        <w:ind w:left="0"/>
      </w:pPr>
      <w:bookmarkStart w:id="174" w:name="_Toc174889683"/>
      <w:r>
        <w:t>Subprocess Module</w:t>
      </w:r>
      <w:bookmarkEnd w:id="174"/>
    </w:p>
    <w:p w14:paraId="456B33E5" w14:textId="77777777" w:rsidR="00D23E0A" w:rsidRPr="006B2207" w:rsidRDefault="00D23E0A" w:rsidP="00D23E0A">
      <w:pPr>
        <w:rPr>
          <w:rFonts w:asciiTheme="minorHAnsi" w:hAnsiTheme="minorHAnsi" w:cstheme="minorHAnsi"/>
          <w:sz w:val="22"/>
          <w:szCs w:val="22"/>
        </w:rPr>
      </w:pPr>
    </w:p>
    <w:p w14:paraId="3CB2AE96" w14:textId="77777777" w:rsidR="00D23E0A" w:rsidRDefault="00D23E0A" w:rsidP="00D23E0A">
      <w:pPr>
        <w:rPr>
          <w:rFonts w:asciiTheme="minorHAnsi" w:hAnsiTheme="minorHAnsi" w:cstheme="minorHAnsi"/>
          <w:sz w:val="22"/>
          <w:szCs w:val="22"/>
        </w:rPr>
      </w:pPr>
      <w:r w:rsidRPr="006B2207">
        <w:rPr>
          <w:rFonts w:asciiTheme="minorHAnsi" w:hAnsiTheme="minorHAnsi" w:cstheme="minorHAnsi"/>
          <w:sz w:val="22"/>
          <w:szCs w:val="22"/>
        </w:rPr>
        <w:t xml:space="preserve">If </w:t>
      </w:r>
      <w:r>
        <w:rPr>
          <w:rFonts w:asciiTheme="minorHAnsi" w:hAnsiTheme="minorHAnsi" w:cstheme="minorHAnsi"/>
          <w:sz w:val="22"/>
          <w:szCs w:val="22"/>
        </w:rPr>
        <w:t>you cannot</w:t>
      </w:r>
      <w:r w:rsidRPr="006B2207">
        <w:rPr>
          <w:rFonts w:asciiTheme="minorHAnsi" w:hAnsiTheme="minorHAnsi" w:cstheme="minorHAnsi"/>
          <w:sz w:val="22"/>
          <w:szCs w:val="22"/>
        </w:rPr>
        <w:t xml:space="preserve"> install the </w:t>
      </w:r>
      <w:r w:rsidRPr="00155812">
        <w:rPr>
          <w:rFonts w:ascii="Consolas" w:hAnsi="Consolas" w:cstheme="minorHAnsi"/>
          <w:sz w:val="22"/>
          <w:szCs w:val="22"/>
        </w:rPr>
        <w:t>rpy2</w:t>
      </w:r>
      <w:r w:rsidRPr="006B2207">
        <w:rPr>
          <w:rFonts w:asciiTheme="minorHAnsi" w:hAnsiTheme="minorHAnsi" w:cstheme="minorHAnsi"/>
          <w:sz w:val="22"/>
          <w:szCs w:val="22"/>
        </w:rPr>
        <w:t xml:space="preserve"> library to run R code within Python, there are alternative ways to execute R code from Python. One popular option is to use the </w:t>
      </w:r>
      <w:r w:rsidRPr="00155812">
        <w:rPr>
          <w:rFonts w:ascii="Consolas" w:hAnsi="Consolas" w:cstheme="minorHAnsi"/>
          <w:sz w:val="22"/>
          <w:szCs w:val="22"/>
        </w:rPr>
        <w:t>subprocess</w:t>
      </w:r>
      <w:r w:rsidRPr="006B2207">
        <w:rPr>
          <w:rFonts w:asciiTheme="minorHAnsi" w:hAnsiTheme="minorHAnsi" w:cstheme="minorHAnsi"/>
          <w:sz w:val="22"/>
          <w:szCs w:val="22"/>
        </w:rPr>
        <w:t xml:space="preserve"> module in Python to run R scripts externally. Here's a step-by-step guide on how to do this: </w:t>
      </w:r>
    </w:p>
    <w:p w14:paraId="2DE07487" w14:textId="77777777" w:rsidR="00D23E0A" w:rsidRDefault="00D23E0A" w:rsidP="00D23E0A">
      <w:pPr>
        <w:rPr>
          <w:rFonts w:asciiTheme="minorHAnsi" w:hAnsiTheme="minorHAnsi" w:cstheme="minorHAnsi"/>
          <w:sz w:val="22"/>
          <w:szCs w:val="22"/>
        </w:rPr>
      </w:pPr>
    </w:p>
    <w:p w14:paraId="16E33630" w14:textId="77777777" w:rsidR="00D23E0A" w:rsidRPr="00D60B97" w:rsidRDefault="00D23E0A" w:rsidP="00145AC7">
      <w:pPr>
        <w:pStyle w:val="ListParagraph"/>
        <w:numPr>
          <w:ilvl w:val="0"/>
          <w:numId w:val="172"/>
        </w:numPr>
        <w:rPr>
          <w:rFonts w:asciiTheme="minorHAnsi" w:hAnsiTheme="minorHAnsi" w:cstheme="minorHAnsi"/>
          <w:b/>
          <w:bCs/>
          <w:sz w:val="22"/>
          <w:szCs w:val="22"/>
        </w:rPr>
      </w:pPr>
      <w:r w:rsidRPr="00D60B97">
        <w:rPr>
          <w:rFonts w:asciiTheme="minorHAnsi" w:hAnsiTheme="minorHAnsi" w:cstheme="minorHAnsi"/>
          <w:b/>
          <w:bCs/>
          <w:sz w:val="22"/>
          <w:szCs w:val="22"/>
        </w:rPr>
        <w:t xml:space="preserve">Step 1: Write Your R Script </w:t>
      </w:r>
    </w:p>
    <w:p w14:paraId="25A28C6E" w14:textId="77777777" w:rsidR="00D23E0A" w:rsidRDefault="00D23E0A" w:rsidP="00D23E0A">
      <w:pPr>
        <w:rPr>
          <w:rFonts w:asciiTheme="minorHAnsi" w:hAnsiTheme="minorHAnsi" w:cstheme="minorHAnsi"/>
          <w:sz w:val="22"/>
          <w:szCs w:val="22"/>
        </w:rPr>
      </w:pPr>
    </w:p>
    <w:p w14:paraId="67F22C41" w14:textId="77777777" w:rsidR="00D23E0A" w:rsidRDefault="00D23E0A" w:rsidP="00D23E0A">
      <w:pPr>
        <w:rPr>
          <w:rFonts w:asciiTheme="minorHAnsi" w:hAnsiTheme="minorHAnsi" w:cstheme="minorHAnsi"/>
          <w:sz w:val="22"/>
          <w:szCs w:val="22"/>
        </w:rPr>
      </w:pPr>
      <w:r w:rsidRPr="006B2207">
        <w:rPr>
          <w:rFonts w:asciiTheme="minorHAnsi" w:hAnsiTheme="minorHAnsi" w:cstheme="minorHAnsi"/>
          <w:sz w:val="22"/>
          <w:szCs w:val="22"/>
        </w:rPr>
        <w:t xml:space="preserve">First, create an R script (e.g., </w:t>
      </w:r>
      <w:proofErr w:type="spellStart"/>
      <w:r w:rsidRPr="00155812">
        <w:rPr>
          <w:rFonts w:ascii="Consolas" w:hAnsi="Consolas" w:cstheme="minorHAnsi"/>
          <w:sz w:val="22"/>
          <w:szCs w:val="22"/>
        </w:rPr>
        <w:t>my_r_script.R</w:t>
      </w:r>
      <w:proofErr w:type="spellEnd"/>
      <w:r w:rsidRPr="006B2207">
        <w:rPr>
          <w:rFonts w:asciiTheme="minorHAnsi" w:hAnsiTheme="minorHAnsi" w:cstheme="minorHAnsi"/>
          <w:sz w:val="22"/>
          <w:szCs w:val="22"/>
        </w:rPr>
        <w:t>) that contains the R code you want to execute. Save this script in the same directory as your Python script or provide the full path to it. Example R script (</w:t>
      </w:r>
      <w:proofErr w:type="spellStart"/>
      <w:r w:rsidRPr="00155812">
        <w:rPr>
          <w:rFonts w:ascii="Consolas" w:hAnsi="Consolas" w:cstheme="minorHAnsi"/>
          <w:sz w:val="22"/>
          <w:szCs w:val="22"/>
        </w:rPr>
        <w:t>my_r_script.R</w:t>
      </w:r>
      <w:proofErr w:type="spellEnd"/>
      <w:r w:rsidRPr="006B2207">
        <w:rPr>
          <w:rFonts w:asciiTheme="minorHAnsi" w:hAnsiTheme="minorHAnsi" w:cstheme="minorHAnsi"/>
          <w:sz w:val="22"/>
          <w:szCs w:val="22"/>
        </w:rPr>
        <w:t xml:space="preserve">): </w:t>
      </w:r>
    </w:p>
    <w:p w14:paraId="5098A0B7" w14:textId="77777777" w:rsidR="00D23E0A" w:rsidRDefault="00D23E0A" w:rsidP="00D23E0A">
      <w:pPr>
        <w:rPr>
          <w:rFonts w:asciiTheme="minorHAnsi" w:hAnsiTheme="minorHAnsi" w:cstheme="minorHAnsi"/>
          <w:sz w:val="22"/>
          <w:szCs w:val="22"/>
        </w:rPr>
      </w:pPr>
    </w:p>
    <w:p w14:paraId="0A5A63ED" w14:textId="77777777" w:rsidR="00D23E0A" w:rsidRDefault="00D23E0A" w:rsidP="00D23E0A">
      <w:pPr>
        <w:pStyle w:val="ACaptionHead"/>
        <w:ind w:left="0"/>
      </w:pPr>
      <w:r>
        <w:t>Program 6.5: Create Example R Script</w:t>
      </w:r>
    </w:p>
    <w:p w14:paraId="48B82D99" w14:textId="77777777" w:rsidR="00D23E0A" w:rsidRDefault="00D23E0A" w:rsidP="00D23E0A">
      <w:pPr>
        <w:rPr>
          <w:rFonts w:asciiTheme="minorHAnsi" w:hAnsiTheme="minorHAnsi" w:cstheme="minorHAnsi"/>
          <w:sz w:val="22"/>
          <w:szCs w:val="22"/>
        </w:rPr>
      </w:pPr>
    </w:p>
    <w:p w14:paraId="5CBA30C1" w14:textId="77777777" w:rsidR="00D23E0A" w:rsidRPr="00CA2ABD" w:rsidRDefault="00D23E0A" w:rsidP="00D23E0A">
      <w:pPr>
        <w:rPr>
          <w:rFonts w:ascii="Consolas" w:hAnsi="Consolas" w:cstheme="minorHAnsi"/>
          <w:b/>
          <w:bCs/>
          <w:color w:val="808080" w:themeColor="background1" w:themeShade="80"/>
          <w:sz w:val="22"/>
          <w:szCs w:val="22"/>
        </w:rPr>
      </w:pPr>
      <w:r w:rsidRPr="00CA2ABD">
        <w:rPr>
          <w:rFonts w:ascii="Consolas" w:hAnsi="Consolas" w:cstheme="minorHAnsi"/>
          <w:b/>
          <w:bCs/>
          <w:color w:val="808080" w:themeColor="background1" w:themeShade="80"/>
          <w:sz w:val="22"/>
          <w:szCs w:val="22"/>
        </w:rPr>
        <w:t xml:space="preserve"># Example R code </w:t>
      </w:r>
    </w:p>
    <w:p w14:paraId="6DED44B6" w14:textId="77777777" w:rsidR="00D23E0A" w:rsidRPr="00CA2ABD" w:rsidRDefault="00D23E0A" w:rsidP="00D23E0A">
      <w:pPr>
        <w:rPr>
          <w:rFonts w:ascii="Consolas" w:hAnsi="Consolas" w:cstheme="minorHAnsi"/>
          <w:sz w:val="22"/>
          <w:szCs w:val="22"/>
        </w:rPr>
      </w:pPr>
      <w:r w:rsidRPr="00CA2ABD">
        <w:rPr>
          <w:rFonts w:ascii="Consolas" w:hAnsi="Consolas" w:cstheme="minorHAnsi"/>
          <w:sz w:val="22"/>
          <w:szCs w:val="22"/>
        </w:rPr>
        <w:t xml:space="preserve">result &lt;- sum(1:10) </w:t>
      </w:r>
    </w:p>
    <w:p w14:paraId="4271E9D6" w14:textId="77777777" w:rsidR="00D23E0A" w:rsidRPr="00CA2ABD" w:rsidRDefault="00D23E0A" w:rsidP="00D23E0A">
      <w:pPr>
        <w:rPr>
          <w:rFonts w:ascii="Consolas" w:hAnsi="Consolas" w:cstheme="minorHAnsi"/>
          <w:sz w:val="22"/>
          <w:szCs w:val="22"/>
        </w:rPr>
      </w:pPr>
      <w:r w:rsidRPr="00CA2ABD">
        <w:rPr>
          <w:rFonts w:ascii="Consolas" w:hAnsi="Consolas" w:cstheme="minorHAnsi"/>
          <w:sz w:val="22"/>
          <w:szCs w:val="22"/>
        </w:rPr>
        <w:t xml:space="preserve">cat("The sum of numbers 1 to 10 is", result, "\n") </w:t>
      </w:r>
    </w:p>
    <w:p w14:paraId="703EAC7B" w14:textId="77777777" w:rsidR="00D23E0A" w:rsidRPr="00D60B97" w:rsidRDefault="00D23E0A" w:rsidP="00145AC7">
      <w:pPr>
        <w:pStyle w:val="ListParagraph"/>
        <w:numPr>
          <w:ilvl w:val="0"/>
          <w:numId w:val="172"/>
        </w:numPr>
        <w:rPr>
          <w:rFonts w:asciiTheme="minorHAnsi" w:hAnsiTheme="minorHAnsi" w:cstheme="minorHAnsi"/>
          <w:b/>
          <w:bCs/>
          <w:sz w:val="22"/>
          <w:szCs w:val="22"/>
        </w:rPr>
      </w:pPr>
      <w:r w:rsidRPr="00D60B97">
        <w:rPr>
          <w:rFonts w:asciiTheme="minorHAnsi" w:hAnsiTheme="minorHAnsi" w:cstheme="minorHAnsi"/>
          <w:b/>
          <w:bCs/>
          <w:sz w:val="22"/>
          <w:szCs w:val="22"/>
        </w:rPr>
        <w:lastRenderedPageBreak/>
        <w:t xml:space="preserve">Step 2: Execute R Script from Python </w:t>
      </w:r>
    </w:p>
    <w:p w14:paraId="2F6BE4AB" w14:textId="77777777" w:rsidR="00D23E0A" w:rsidRDefault="00D23E0A" w:rsidP="00D23E0A">
      <w:pPr>
        <w:rPr>
          <w:rFonts w:asciiTheme="minorHAnsi" w:hAnsiTheme="minorHAnsi" w:cstheme="minorHAnsi"/>
          <w:sz w:val="22"/>
          <w:szCs w:val="22"/>
        </w:rPr>
      </w:pPr>
    </w:p>
    <w:p w14:paraId="593042DF" w14:textId="77777777" w:rsidR="00D23E0A" w:rsidRDefault="00D23E0A" w:rsidP="00D23E0A">
      <w:pPr>
        <w:rPr>
          <w:rFonts w:asciiTheme="minorHAnsi" w:hAnsiTheme="minorHAnsi" w:cstheme="minorHAnsi"/>
          <w:sz w:val="22"/>
          <w:szCs w:val="22"/>
        </w:rPr>
      </w:pPr>
      <w:r w:rsidRPr="006B2207">
        <w:rPr>
          <w:rFonts w:asciiTheme="minorHAnsi" w:hAnsiTheme="minorHAnsi" w:cstheme="minorHAnsi"/>
          <w:sz w:val="22"/>
          <w:szCs w:val="22"/>
        </w:rPr>
        <w:t xml:space="preserve">Now, you can use Python's </w:t>
      </w:r>
      <w:r w:rsidRPr="00155812">
        <w:rPr>
          <w:rFonts w:ascii="Consolas" w:hAnsi="Consolas" w:cstheme="minorHAnsi"/>
          <w:sz w:val="22"/>
          <w:szCs w:val="22"/>
        </w:rPr>
        <w:t>subprocess</w:t>
      </w:r>
      <w:r w:rsidRPr="006B2207">
        <w:rPr>
          <w:rFonts w:asciiTheme="minorHAnsi" w:hAnsiTheme="minorHAnsi" w:cstheme="minorHAnsi"/>
          <w:sz w:val="22"/>
          <w:szCs w:val="22"/>
        </w:rPr>
        <w:t xml:space="preserve"> module to run the R script. Here's an example Python script: </w:t>
      </w:r>
    </w:p>
    <w:p w14:paraId="2B823B2E" w14:textId="77777777" w:rsidR="00D23E0A" w:rsidRDefault="00D23E0A" w:rsidP="00D23E0A">
      <w:pPr>
        <w:rPr>
          <w:rFonts w:asciiTheme="minorHAnsi" w:hAnsiTheme="minorHAnsi" w:cstheme="minorHAnsi"/>
          <w:sz w:val="22"/>
          <w:szCs w:val="22"/>
        </w:rPr>
      </w:pPr>
    </w:p>
    <w:p w14:paraId="3E252934" w14:textId="77777777" w:rsidR="00D23E0A" w:rsidRDefault="00D23E0A" w:rsidP="00D23E0A">
      <w:pPr>
        <w:pStyle w:val="ACaptionHead"/>
        <w:ind w:left="0"/>
      </w:pPr>
      <w:r>
        <w:t>Program 6.6: Python Subprocess Module Example</w:t>
      </w:r>
    </w:p>
    <w:p w14:paraId="32AA9366" w14:textId="77777777" w:rsidR="00D23E0A" w:rsidRDefault="00D23E0A" w:rsidP="00D23E0A">
      <w:pPr>
        <w:rPr>
          <w:rFonts w:asciiTheme="minorHAnsi" w:hAnsiTheme="minorHAnsi" w:cstheme="minorHAnsi"/>
          <w:sz w:val="22"/>
          <w:szCs w:val="22"/>
        </w:rPr>
      </w:pPr>
    </w:p>
    <w:p w14:paraId="54E56BEC" w14:textId="77777777" w:rsidR="00D23E0A" w:rsidRPr="00007ACD" w:rsidRDefault="00D23E0A" w:rsidP="00D23E0A">
      <w:pPr>
        <w:rPr>
          <w:rFonts w:ascii="Consolas" w:hAnsi="Consolas" w:cstheme="minorHAnsi"/>
          <w:sz w:val="22"/>
          <w:szCs w:val="22"/>
        </w:rPr>
      </w:pPr>
      <w:r w:rsidRPr="00007ACD">
        <w:rPr>
          <w:rFonts w:ascii="Consolas" w:hAnsi="Consolas" w:cstheme="minorHAnsi"/>
          <w:sz w:val="22"/>
          <w:szCs w:val="22"/>
        </w:rPr>
        <w:t xml:space="preserve">import subprocess </w:t>
      </w:r>
    </w:p>
    <w:p w14:paraId="006A1B99" w14:textId="77777777" w:rsidR="00D23E0A" w:rsidRDefault="00D23E0A" w:rsidP="00D23E0A">
      <w:pPr>
        <w:rPr>
          <w:rFonts w:asciiTheme="minorHAnsi" w:hAnsiTheme="minorHAnsi" w:cstheme="minorHAnsi"/>
          <w:sz w:val="22"/>
          <w:szCs w:val="22"/>
        </w:rPr>
      </w:pPr>
    </w:p>
    <w:p w14:paraId="01B16E6A" w14:textId="77777777" w:rsidR="00D23E0A" w:rsidRPr="008A5B59" w:rsidRDefault="00D23E0A" w:rsidP="00D23E0A">
      <w:pPr>
        <w:rPr>
          <w:rFonts w:asciiTheme="minorHAnsi" w:hAnsiTheme="minorHAnsi" w:cstheme="minorHAnsi"/>
          <w:b/>
          <w:bCs/>
          <w:color w:val="808080" w:themeColor="background1" w:themeShade="80"/>
          <w:sz w:val="22"/>
          <w:szCs w:val="22"/>
        </w:rPr>
      </w:pPr>
      <w:r w:rsidRPr="008A5B59">
        <w:rPr>
          <w:rFonts w:asciiTheme="minorHAnsi" w:hAnsiTheme="minorHAnsi" w:cstheme="minorHAnsi"/>
          <w:b/>
          <w:bCs/>
          <w:color w:val="808080" w:themeColor="background1" w:themeShade="80"/>
          <w:sz w:val="22"/>
          <w:szCs w:val="22"/>
        </w:rPr>
        <w:t xml:space="preserve"># Path to the R script </w:t>
      </w:r>
    </w:p>
    <w:p w14:paraId="0EE583F9" w14:textId="77777777" w:rsidR="00D23E0A" w:rsidRPr="00007ACD" w:rsidRDefault="00D23E0A" w:rsidP="00D23E0A">
      <w:pPr>
        <w:rPr>
          <w:rFonts w:ascii="Consolas" w:hAnsi="Consolas" w:cstheme="minorHAnsi"/>
          <w:b/>
          <w:bCs/>
          <w:color w:val="808080" w:themeColor="background1" w:themeShade="80"/>
          <w:sz w:val="22"/>
          <w:szCs w:val="22"/>
        </w:rPr>
      </w:pPr>
      <w:proofErr w:type="spellStart"/>
      <w:r w:rsidRPr="00007ACD">
        <w:rPr>
          <w:rFonts w:ascii="Consolas" w:hAnsi="Consolas" w:cstheme="minorHAnsi"/>
          <w:sz w:val="22"/>
          <w:szCs w:val="22"/>
        </w:rPr>
        <w:t>r_script_path</w:t>
      </w:r>
      <w:proofErr w:type="spellEnd"/>
      <w:r w:rsidRPr="00007ACD">
        <w:rPr>
          <w:rFonts w:ascii="Consolas" w:hAnsi="Consolas" w:cstheme="minorHAnsi"/>
          <w:sz w:val="22"/>
          <w:szCs w:val="22"/>
        </w:rPr>
        <w:t xml:space="preserve"> = '</w:t>
      </w:r>
      <w:proofErr w:type="spellStart"/>
      <w:r w:rsidRPr="00007ACD">
        <w:rPr>
          <w:rFonts w:ascii="Consolas" w:hAnsi="Consolas" w:cstheme="minorHAnsi"/>
          <w:sz w:val="22"/>
          <w:szCs w:val="22"/>
        </w:rPr>
        <w:t>path_to_your_script</w:t>
      </w:r>
      <w:proofErr w:type="spellEnd"/>
      <w:r w:rsidRPr="00007ACD">
        <w:rPr>
          <w:rFonts w:ascii="Consolas" w:hAnsi="Consolas" w:cstheme="minorHAnsi"/>
          <w:sz w:val="22"/>
          <w:szCs w:val="22"/>
        </w:rPr>
        <w:t>/</w:t>
      </w:r>
      <w:proofErr w:type="spellStart"/>
      <w:r w:rsidRPr="00007ACD">
        <w:rPr>
          <w:rFonts w:ascii="Consolas" w:hAnsi="Consolas" w:cstheme="minorHAnsi"/>
          <w:sz w:val="22"/>
          <w:szCs w:val="22"/>
        </w:rPr>
        <w:t>my_r_script.R</w:t>
      </w:r>
      <w:proofErr w:type="spellEnd"/>
      <w:r w:rsidRPr="00007ACD">
        <w:rPr>
          <w:rFonts w:ascii="Consolas" w:hAnsi="Consolas" w:cstheme="minorHAnsi"/>
          <w:sz w:val="22"/>
          <w:szCs w:val="22"/>
        </w:rPr>
        <w:t xml:space="preserve">' </w:t>
      </w:r>
      <w:r w:rsidRPr="00007ACD">
        <w:rPr>
          <w:rFonts w:ascii="Consolas" w:hAnsi="Consolas" w:cstheme="minorHAnsi"/>
          <w:b/>
          <w:bCs/>
          <w:color w:val="808080" w:themeColor="background1" w:themeShade="80"/>
          <w:sz w:val="22"/>
          <w:szCs w:val="22"/>
        </w:rPr>
        <w:t xml:space="preserve"># Update with your actual path </w:t>
      </w:r>
    </w:p>
    <w:p w14:paraId="16048D8F" w14:textId="77777777" w:rsidR="00D23E0A" w:rsidRDefault="00D23E0A" w:rsidP="00D23E0A">
      <w:pPr>
        <w:rPr>
          <w:rFonts w:asciiTheme="minorHAnsi" w:hAnsiTheme="minorHAnsi" w:cstheme="minorHAnsi"/>
          <w:sz w:val="22"/>
          <w:szCs w:val="22"/>
        </w:rPr>
      </w:pPr>
    </w:p>
    <w:p w14:paraId="47B76494" w14:textId="77777777" w:rsidR="00D23E0A" w:rsidRPr="00007ACD" w:rsidRDefault="00D23E0A" w:rsidP="00D23E0A">
      <w:pPr>
        <w:rPr>
          <w:rFonts w:ascii="Consolas" w:hAnsi="Consolas" w:cstheme="minorHAnsi"/>
          <w:b/>
          <w:bCs/>
          <w:color w:val="808080" w:themeColor="background1" w:themeShade="80"/>
          <w:sz w:val="22"/>
          <w:szCs w:val="22"/>
        </w:rPr>
      </w:pPr>
      <w:r w:rsidRPr="00007ACD">
        <w:rPr>
          <w:rFonts w:ascii="Consolas" w:hAnsi="Consolas" w:cstheme="minorHAnsi"/>
          <w:b/>
          <w:bCs/>
          <w:color w:val="808080" w:themeColor="background1" w:themeShade="80"/>
          <w:sz w:val="22"/>
          <w:szCs w:val="22"/>
        </w:rPr>
        <w:t xml:space="preserve"># Run the R script using subprocess </w:t>
      </w:r>
    </w:p>
    <w:p w14:paraId="619A57BE" w14:textId="77777777" w:rsidR="00D23E0A" w:rsidRPr="00007ACD" w:rsidRDefault="00D23E0A" w:rsidP="00D23E0A">
      <w:pPr>
        <w:rPr>
          <w:rFonts w:ascii="Consolas" w:hAnsi="Consolas" w:cstheme="minorHAnsi"/>
          <w:sz w:val="22"/>
          <w:szCs w:val="22"/>
        </w:rPr>
      </w:pPr>
      <w:r w:rsidRPr="00007ACD">
        <w:rPr>
          <w:rFonts w:ascii="Consolas" w:hAnsi="Consolas" w:cstheme="minorHAnsi"/>
          <w:sz w:val="22"/>
          <w:szCs w:val="22"/>
        </w:rPr>
        <w:t xml:space="preserve">try: </w:t>
      </w:r>
    </w:p>
    <w:p w14:paraId="7925119A" w14:textId="77777777" w:rsidR="00D23E0A" w:rsidRPr="00007ACD" w:rsidRDefault="00D23E0A" w:rsidP="00D23E0A">
      <w:pPr>
        <w:rPr>
          <w:rFonts w:ascii="Consolas" w:hAnsi="Consolas" w:cstheme="minorHAnsi"/>
          <w:sz w:val="22"/>
          <w:szCs w:val="22"/>
        </w:rPr>
      </w:pPr>
      <w:r w:rsidRPr="00007ACD">
        <w:rPr>
          <w:rFonts w:ascii="Consolas" w:hAnsi="Consolas" w:cstheme="minorHAnsi"/>
          <w:sz w:val="22"/>
          <w:szCs w:val="22"/>
        </w:rPr>
        <w:t xml:space="preserve">    result = </w:t>
      </w:r>
      <w:proofErr w:type="spellStart"/>
      <w:r w:rsidRPr="00007ACD">
        <w:rPr>
          <w:rFonts w:ascii="Consolas" w:hAnsi="Consolas" w:cstheme="minorHAnsi"/>
          <w:sz w:val="22"/>
          <w:szCs w:val="22"/>
        </w:rPr>
        <w:t>subprocess.check_output</w:t>
      </w:r>
      <w:proofErr w:type="spellEnd"/>
      <w:r w:rsidRPr="00007ACD">
        <w:rPr>
          <w:rFonts w:ascii="Consolas" w:hAnsi="Consolas" w:cstheme="minorHAnsi"/>
          <w:sz w:val="22"/>
          <w:szCs w:val="22"/>
        </w:rPr>
        <w:t>(['</w:t>
      </w:r>
      <w:proofErr w:type="spellStart"/>
      <w:r w:rsidRPr="00007ACD">
        <w:rPr>
          <w:rFonts w:ascii="Consolas" w:hAnsi="Consolas" w:cstheme="minorHAnsi"/>
          <w:sz w:val="22"/>
          <w:szCs w:val="22"/>
        </w:rPr>
        <w:t>Rscript</w:t>
      </w:r>
      <w:proofErr w:type="spellEnd"/>
      <w:r w:rsidRPr="00007ACD">
        <w:rPr>
          <w:rFonts w:ascii="Consolas" w:hAnsi="Consolas" w:cstheme="minorHAnsi"/>
          <w:sz w:val="22"/>
          <w:szCs w:val="22"/>
        </w:rPr>
        <w:t xml:space="preserve">', </w:t>
      </w:r>
      <w:proofErr w:type="spellStart"/>
      <w:r w:rsidRPr="00007ACD">
        <w:rPr>
          <w:rFonts w:ascii="Consolas" w:hAnsi="Consolas" w:cstheme="minorHAnsi"/>
          <w:sz w:val="22"/>
          <w:szCs w:val="22"/>
        </w:rPr>
        <w:t>r_script_path</w:t>
      </w:r>
      <w:proofErr w:type="spellEnd"/>
      <w:r w:rsidRPr="00007ACD">
        <w:rPr>
          <w:rFonts w:ascii="Consolas" w:hAnsi="Consolas" w:cstheme="minorHAnsi"/>
          <w:sz w:val="22"/>
          <w:szCs w:val="22"/>
        </w:rPr>
        <w:t xml:space="preserve">], </w:t>
      </w:r>
      <w:proofErr w:type="spellStart"/>
      <w:r w:rsidRPr="00007ACD">
        <w:rPr>
          <w:rFonts w:ascii="Consolas" w:hAnsi="Consolas" w:cstheme="minorHAnsi"/>
          <w:sz w:val="22"/>
          <w:szCs w:val="22"/>
        </w:rPr>
        <w:t>universal_newlines</w:t>
      </w:r>
      <w:proofErr w:type="spellEnd"/>
      <w:r w:rsidRPr="00007ACD">
        <w:rPr>
          <w:rFonts w:ascii="Consolas" w:hAnsi="Consolas" w:cstheme="minorHAnsi"/>
          <w:sz w:val="22"/>
          <w:szCs w:val="22"/>
        </w:rPr>
        <w:t xml:space="preserve">=True)     </w:t>
      </w:r>
    </w:p>
    <w:p w14:paraId="1E212B45" w14:textId="77777777" w:rsidR="00D23E0A" w:rsidRPr="00007ACD" w:rsidRDefault="00D23E0A" w:rsidP="00D23E0A">
      <w:pPr>
        <w:rPr>
          <w:rFonts w:ascii="Consolas" w:hAnsi="Consolas" w:cstheme="minorHAnsi"/>
          <w:sz w:val="22"/>
          <w:szCs w:val="22"/>
        </w:rPr>
      </w:pPr>
      <w:r w:rsidRPr="00007ACD">
        <w:rPr>
          <w:rFonts w:ascii="Consolas" w:hAnsi="Consolas" w:cstheme="minorHAnsi"/>
          <w:sz w:val="22"/>
          <w:szCs w:val="22"/>
        </w:rPr>
        <w:t xml:space="preserve">    print(result) </w:t>
      </w:r>
    </w:p>
    <w:p w14:paraId="7985C650" w14:textId="77777777" w:rsidR="00D23E0A" w:rsidRPr="00007ACD" w:rsidRDefault="00D23E0A" w:rsidP="00D23E0A">
      <w:pPr>
        <w:rPr>
          <w:rFonts w:ascii="Consolas" w:hAnsi="Consolas" w:cstheme="minorHAnsi"/>
          <w:sz w:val="22"/>
          <w:szCs w:val="22"/>
        </w:rPr>
      </w:pPr>
      <w:r w:rsidRPr="00007ACD">
        <w:rPr>
          <w:rFonts w:ascii="Consolas" w:hAnsi="Consolas" w:cstheme="minorHAnsi"/>
          <w:sz w:val="22"/>
          <w:szCs w:val="22"/>
        </w:rPr>
        <w:t xml:space="preserve">except </w:t>
      </w:r>
      <w:proofErr w:type="spellStart"/>
      <w:r w:rsidRPr="00007ACD">
        <w:rPr>
          <w:rFonts w:ascii="Consolas" w:hAnsi="Consolas" w:cstheme="minorHAnsi"/>
          <w:sz w:val="22"/>
          <w:szCs w:val="22"/>
        </w:rPr>
        <w:t>subprocess.CalledProcessError</w:t>
      </w:r>
      <w:proofErr w:type="spellEnd"/>
      <w:r w:rsidRPr="00007ACD">
        <w:rPr>
          <w:rFonts w:ascii="Consolas" w:hAnsi="Consolas" w:cstheme="minorHAnsi"/>
          <w:sz w:val="22"/>
          <w:szCs w:val="22"/>
        </w:rPr>
        <w:t xml:space="preserve"> as e: </w:t>
      </w:r>
    </w:p>
    <w:p w14:paraId="1C15D982" w14:textId="77777777" w:rsidR="00D23E0A" w:rsidRPr="00007ACD" w:rsidRDefault="00D23E0A" w:rsidP="00D23E0A">
      <w:pPr>
        <w:rPr>
          <w:rFonts w:ascii="Consolas" w:hAnsi="Consolas" w:cstheme="minorHAnsi"/>
          <w:sz w:val="22"/>
          <w:szCs w:val="22"/>
        </w:rPr>
      </w:pPr>
      <w:r w:rsidRPr="00007ACD">
        <w:rPr>
          <w:rFonts w:ascii="Consolas" w:hAnsi="Consolas" w:cstheme="minorHAnsi"/>
          <w:sz w:val="22"/>
          <w:szCs w:val="22"/>
        </w:rPr>
        <w:t xml:space="preserve">    print(</w:t>
      </w:r>
      <w:proofErr w:type="spellStart"/>
      <w:r w:rsidRPr="00007ACD">
        <w:rPr>
          <w:rFonts w:ascii="Consolas" w:hAnsi="Consolas" w:cstheme="minorHAnsi"/>
          <w:sz w:val="22"/>
          <w:szCs w:val="22"/>
        </w:rPr>
        <w:t>f"Error</w:t>
      </w:r>
      <w:proofErr w:type="spellEnd"/>
      <w:r w:rsidRPr="00007ACD">
        <w:rPr>
          <w:rFonts w:ascii="Consolas" w:hAnsi="Consolas" w:cstheme="minorHAnsi"/>
          <w:sz w:val="22"/>
          <w:szCs w:val="22"/>
        </w:rPr>
        <w:t xml:space="preserve">: {e}") </w:t>
      </w:r>
    </w:p>
    <w:p w14:paraId="0D46202E" w14:textId="77777777" w:rsidR="00D23E0A" w:rsidRDefault="00D23E0A" w:rsidP="00D23E0A">
      <w:pPr>
        <w:rPr>
          <w:rFonts w:asciiTheme="minorHAnsi" w:hAnsiTheme="minorHAnsi" w:cstheme="minorHAnsi"/>
          <w:sz w:val="22"/>
          <w:szCs w:val="22"/>
        </w:rPr>
      </w:pPr>
    </w:p>
    <w:p w14:paraId="564D30EB" w14:textId="77777777" w:rsidR="00D23E0A" w:rsidRDefault="00D23E0A" w:rsidP="00D23E0A">
      <w:pPr>
        <w:rPr>
          <w:rFonts w:asciiTheme="minorHAnsi" w:hAnsiTheme="minorHAnsi" w:cstheme="minorHAnsi"/>
          <w:sz w:val="22"/>
          <w:szCs w:val="22"/>
        </w:rPr>
      </w:pPr>
    </w:p>
    <w:p w14:paraId="6A5A87A7" w14:textId="77777777" w:rsidR="00D23E0A" w:rsidRDefault="00D23E0A" w:rsidP="00D23E0A">
      <w:pPr>
        <w:rPr>
          <w:rFonts w:asciiTheme="minorHAnsi" w:hAnsiTheme="minorHAnsi" w:cstheme="minorHAnsi"/>
          <w:sz w:val="22"/>
          <w:szCs w:val="22"/>
        </w:rPr>
      </w:pPr>
      <w:r w:rsidRPr="006B2207">
        <w:rPr>
          <w:rFonts w:asciiTheme="minorHAnsi" w:hAnsiTheme="minorHAnsi" w:cstheme="minorHAnsi"/>
          <w:sz w:val="22"/>
          <w:szCs w:val="22"/>
        </w:rPr>
        <w:t xml:space="preserve">Make sure to replace </w:t>
      </w:r>
      <w:r w:rsidRPr="00155812">
        <w:rPr>
          <w:rFonts w:ascii="Consolas" w:hAnsi="Consolas" w:cstheme="minorHAnsi"/>
          <w:sz w:val="22"/>
          <w:szCs w:val="22"/>
        </w:rPr>
        <w:t>'</w:t>
      </w:r>
      <w:proofErr w:type="spellStart"/>
      <w:r w:rsidRPr="00155812">
        <w:rPr>
          <w:rFonts w:ascii="Consolas" w:hAnsi="Consolas" w:cstheme="minorHAnsi"/>
          <w:sz w:val="22"/>
          <w:szCs w:val="22"/>
        </w:rPr>
        <w:t>path_to_your_script</w:t>
      </w:r>
      <w:proofErr w:type="spellEnd"/>
      <w:r w:rsidRPr="00155812">
        <w:rPr>
          <w:rFonts w:ascii="Consolas" w:hAnsi="Consolas" w:cstheme="minorHAnsi"/>
          <w:sz w:val="22"/>
          <w:szCs w:val="22"/>
        </w:rPr>
        <w:t>/</w:t>
      </w:r>
      <w:proofErr w:type="spellStart"/>
      <w:r w:rsidRPr="00155812">
        <w:rPr>
          <w:rFonts w:ascii="Consolas" w:hAnsi="Consolas" w:cstheme="minorHAnsi"/>
          <w:sz w:val="22"/>
          <w:szCs w:val="22"/>
        </w:rPr>
        <w:t>my_r_script.R</w:t>
      </w:r>
      <w:proofErr w:type="spellEnd"/>
      <w:r w:rsidRPr="00155812">
        <w:rPr>
          <w:rFonts w:ascii="Consolas" w:hAnsi="Consolas" w:cstheme="minorHAnsi"/>
          <w:sz w:val="22"/>
          <w:szCs w:val="22"/>
        </w:rPr>
        <w:t>'</w:t>
      </w:r>
      <w:r w:rsidRPr="006B2207">
        <w:rPr>
          <w:rFonts w:asciiTheme="minorHAnsi" w:hAnsiTheme="minorHAnsi" w:cstheme="minorHAnsi"/>
          <w:sz w:val="22"/>
          <w:szCs w:val="22"/>
        </w:rPr>
        <w:t xml:space="preserve"> with the actual path to your R script. </w:t>
      </w:r>
    </w:p>
    <w:p w14:paraId="2E12FB2B" w14:textId="77777777" w:rsidR="00D23E0A" w:rsidRDefault="00D23E0A" w:rsidP="00D23E0A">
      <w:pPr>
        <w:rPr>
          <w:rFonts w:asciiTheme="minorHAnsi" w:hAnsiTheme="minorHAnsi" w:cstheme="minorHAnsi"/>
          <w:sz w:val="22"/>
          <w:szCs w:val="22"/>
        </w:rPr>
      </w:pPr>
    </w:p>
    <w:p w14:paraId="293A70DF" w14:textId="77777777" w:rsidR="00D23E0A" w:rsidRDefault="00D23E0A" w:rsidP="00D23E0A">
      <w:pPr>
        <w:rPr>
          <w:rFonts w:asciiTheme="minorHAnsi" w:hAnsiTheme="minorHAnsi" w:cstheme="minorHAnsi"/>
          <w:sz w:val="22"/>
          <w:szCs w:val="22"/>
        </w:rPr>
      </w:pPr>
    </w:p>
    <w:p w14:paraId="4208E318" w14:textId="77777777" w:rsidR="00D23E0A" w:rsidRPr="00D60B97" w:rsidRDefault="00D23E0A" w:rsidP="00145AC7">
      <w:pPr>
        <w:pStyle w:val="ListParagraph"/>
        <w:numPr>
          <w:ilvl w:val="0"/>
          <w:numId w:val="172"/>
        </w:numPr>
        <w:rPr>
          <w:rFonts w:asciiTheme="minorHAnsi" w:hAnsiTheme="minorHAnsi" w:cstheme="minorHAnsi"/>
          <w:b/>
          <w:bCs/>
          <w:sz w:val="22"/>
          <w:szCs w:val="22"/>
        </w:rPr>
      </w:pPr>
      <w:r w:rsidRPr="00D60B97">
        <w:rPr>
          <w:rFonts w:asciiTheme="minorHAnsi" w:hAnsiTheme="minorHAnsi" w:cstheme="minorHAnsi"/>
          <w:b/>
          <w:bCs/>
          <w:sz w:val="22"/>
          <w:szCs w:val="22"/>
        </w:rPr>
        <w:t xml:space="preserve">Step 3: Run the Python Script </w:t>
      </w:r>
    </w:p>
    <w:p w14:paraId="69FCDF84" w14:textId="77777777" w:rsidR="00D23E0A" w:rsidRDefault="00D23E0A" w:rsidP="00D23E0A">
      <w:pPr>
        <w:rPr>
          <w:rFonts w:asciiTheme="minorHAnsi" w:hAnsiTheme="minorHAnsi" w:cstheme="minorHAnsi"/>
          <w:sz w:val="22"/>
          <w:szCs w:val="22"/>
        </w:rPr>
      </w:pPr>
    </w:p>
    <w:p w14:paraId="2517B5F4" w14:textId="77777777" w:rsidR="00D23E0A" w:rsidRDefault="00D23E0A" w:rsidP="00D23E0A">
      <w:pPr>
        <w:rPr>
          <w:rFonts w:asciiTheme="minorHAnsi" w:hAnsiTheme="minorHAnsi" w:cstheme="minorHAnsi"/>
          <w:sz w:val="22"/>
          <w:szCs w:val="22"/>
        </w:rPr>
      </w:pPr>
      <w:r w:rsidRPr="006B2207">
        <w:rPr>
          <w:rFonts w:asciiTheme="minorHAnsi" w:hAnsiTheme="minorHAnsi" w:cstheme="minorHAnsi"/>
          <w:sz w:val="22"/>
          <w:szCs w:val="22"/>
        </w:rPr>
        <w:t xml:space="preserve">Execute your Python script. It will call the R script and print the output to the console. In this example, it calculates the sum of numbers 1 to 10 using R and prints the result. </w:t>
      </w:r>
    </w:p>
    <w:p w14:paraId="19AC13CE" w14:textId="05A6F22A" w:rsidR="00D23E0A" w:rsidRDefault="00D23E0A" w:rsidP="00D23E0A">
      <w:pPr>
        <w:rPr>
          <w:rFonts w:asciiTheme="minorHAnsi" w:hAnsiTheme="minorHAnsi" w:cstheme="minorHAnsi"/>
          <w:sz w:val="22"/>
          <w:szCs w:val="22"/>
        </w:rPr>
      </w:pPr>
    </w:p>
    <w:p w14:paraId="4AD174FD" w14:textId="70A4F5B2" w:rsidR="00C73ECF" w:rsidRPr="00C73ECF" w:rsidRDefault="00A252C8" w:rsidP="00C73ECF">
      <w:pPr>
        <w:shd w:val="clear" w:color="auto" w:fill="F2F2F2" w:themeFill="background1" w:themeFillShade="F2"/>
        <w:ind w:left="1170"/>
        <w:rPr>
          <w:rFonts w:asciiTheme="minorHAnsi" w:hAnsiTheme="minorHAnsi" w:cstheme="minorHAnsi"/>
          <w:b/>
          <w:bCs/>
          <w:sz w:val="22"/>
          <w:szCs w:val="22"/>
        </w:rPr>
      </w:pPr>
      <w:r>
        <w:rPr>
          <w:noProof/>
        </w:rPr>
        <w:drawing>
          <wp:anchor distT="0" distB="0" distL="114300" distR="114300" simplePos="0" relativeHeight="251680768" behindDoc="0" locked="0" layoutInCell="1" allowOverlap="1" wp14:anchorId="08F1F9B6" wp14:editId="5ABE5543">
            <wp:simplePos x="0" y="0"/>
            <wp:positionH relativeFrom="column">
              <wp:posOffset>0</wp:posOffset>
            </wp:positionH>
            <wp:positionV relativeFrom="paragraph">
              <wp:posOffset>-9525</wp:posOffset>
            </wp:positionV>
            <wp:extent cx="635000" cy="755650"/>
            <wp:effectExtent l="0" t="0" r="0" b="6350"/>
            <wp:wrapSquare wrapText="bothSides"/>
            <wp:docPr id="1916880945" name="Picture 1916880945" descr="A black and white triangle with a exclamation m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880945" name="Picture 1916880945" descr="A black and white triangle with a exclamation mark&#10;&#10;Description automatically generated"/>
                    <pic:cNvPicPr/>
                  </pic:nvPicPr>
                  <pic:blipFill>
                    <a:blip r:embed="rId33"/>
                    <a:stretch>
                      <a:fillRect/>
                    </a:stretch>
                  </pic:blipFill>
                  <pic:spPr>
                    <a:xfrm>
                      <a:off x="0" y="0"/>
                      <a:ext cx="635000" cy="755650"/>
                    </a:xfrm>
                    <a:prstGeom prst="rect">
                      <a:avLst/>
                    </a:prstGeom>
                  </pic:spPr>
                </pic:pic>
              </a:graphicData>
            </a:graphic>
            <wp14:sizeRelH relativeFrom="margin">
              <wp14:pctWidth>0</wp14:pctWidth>
            </wp14:sizeRelH>
            <wp14:sizeRelV relativeFrom="margin">
              <wp14:pctHeight>0</wp14:pctHeight>
            </wp14:sizeRelV>
          </wp:anchor>
        </w:drawing>
      </w:r>
      <w:r w:rsidR="00C73ECF" w:rsidRPr="00C73ECF">
        <w:rPr>
          <w:rFonts w:asciiTheme="minorHAnsi" w:hAnsiTheme="minorHAnsi" w:cstheme="minorHAnsi"/>
          <w:b/>
          <w:bCs/>
          <w:sz w:val="22"/>
          <w:szCs w:val="22"/>
        </w:rPr>
        <w:t>Warning: Seamless R Integration in Python Without rpy2</w:t>
      </w:r>
    </w:p>
    <w:p w14:paraId="79808838" w14:textId="42798433" w:rsidR="00D23E0A" w:rsidRPr="006B2207" w:rsidRDefault="00D23E0A" w:rsidP="00C73ECF">
      <w:pPr>
        <w:shd w:val="clear" w:color="auto" w:fill="F2F2F2" w:themeFill="background1" w:themeFillShade="F2"/>
        <w:ind w:left="1170"/>
        <w:rPr>
          <w:rFonts w:asciiTheme="minorHAnsi" w:hAnsiTheme="minorHAnsi" w:cstheme="minorHAnsi"/>
          <w:sz w:val="22"/>
          <w:szCs w:val="22"/>
        </w:rPr>
      </w:pPr>
      <w:r w:rsidRPr="006B2207">
        <w:rPr>
          <w:rFonts w:asciiTheme="minorHAnsi" w:hAnsiTheme="minorHAnsi" w:cstheme="minorHAnsi"/>
          <w:sz w:val="22"/>
          <w:szCs w:val="22"/>
        </w:rPr>
        <w:t>This approach allows you to integrate R code seamlessly into your Python workflow without the need for the</w:t>
      </w:r>
      <w:r w:rsidRPr="00155812">
        <w:rPr>
          <w:rFonts w:ascii="Consolas" w:hAnsi="Consolas" w:cstheme="minorHAnsi"/>
          <w:sz w:val="22"/>
          <w:szCs w:val="22"/>
        </w:rPr>
        <w:t xml:space="preserve"> rpy2 </w:t>
      </w:r>
      <w:r w:rsidRPr="006B2207">
        <w:rPr>
          <w:rFonts w:asciiTheme="minorHAnsi" w:hAnsiTheme="minorHAnsi" w:cstheme="minorHAnsi"/>
          <w:sz w:val="22"/>
          <w:szCs w:val="22"/>
        </w:rPr>
        <w:t xml:space="preserve">library. Just ensure that you have R installed on your system, as the script relies on the </w:t>
      </w:r>
      <w:proofErr w:type="spellStart"/>
      <w:r w:rsidRPr="00155812">
        <w:rPr>
          <w:rFonts w:ascii="Consolas" w:hAnsi="Consolas" w:cstheme="minorHAnsi"/>
          <w:sz w:val="22"/>
          <w:szCs w:val="22"/>
        </w:rPr>
        <w:t>Rscript</w:t>
      </w:r>
      <w:proofErr w:type="spellEnd"/>
      <w:r w:rsidRPr="006B2207">
        <w:rPr>
          <w:rFonts w:asciiTheme="minorHAnsi" w:hAnsiTheme="minorHAnsi" w:cstheme="minorHAnsi"/>
          <w:sz w:val="22"/>
          <w:szCs w:val="22"/>
        </w:rPr>
        <w:t xml:space="preserve"> command-line utility to execute R code. Remember to adapt the Python and R scripts to your specific needs by replacing the example code with your desired R functionality.</w:t>
      </w:r>
    </w:p>
    <w:p w14:paraId="52F6C9FF" w14:textId="77777777" w:rsidR="00D23E0A" w:rsidRDefault="00D23E0A" w:rsidP="00D23E0A">
      <w:pPr>
        <w:rPr>
          <w:rFonts w:asciiTheme="minorHAnsi" w:hAnsiTheme="minorHAnsi" w:cstheme="minorHAnsi"/>
          <w:sz w:val="22"/>
          <w:szCs w:val="22"/>
        </w:rPr>
      </w:pPr>
    </w:p>
    <w:p w14:paraId="60B02D00" w14:textId="77777777" w:rsidR="00D23E0A" w:rsidRDefault="00D23E0A" w:rsidP="00D23E0A">
      <w:pPr>
        <w:rPr>
          <w:rFonts w:asciiTheme="minorHAnsi" w:hAnsiTheme="minorHAnsi" w:cstheme="minorHAnsi"/>
          <w:sz w:val="22"/>
          <w:szCs w:val="22"/>
        </w:rPr>
      </w:pPr>
    </w:p>
    <w:p w14:paraId="61BB5262" w14:textId="77777777" w:rsidR="00D23E0A" w:rsidRDefault="00D23E0A" w:rsidP="00D23E0A">
      <w:pPr>
        <w:pStyle w:val="Heading2"/>
        <w:ind w:left="0"/>
      </w:pPr>
      <w:bookmarkStart w:id="175" w:name="_Toc174889684"/>
      <w:r>
        <w:t>Jupyter Notebook R Implementation</w:t>
      </w:r>
      <w:bookmarkEnd w:id="175"/>
    </w:p>
    <w:p w14:paraId="6A545D54" w14:textId="77777777" w:rsidR="00D23E0A" w:rsidRDefault="00D23E0A" w:rsidP="00D23E0A">
      <w:pPr>
        <w:rPr>
          <w:rFonts w:asciiTheme="minorHAnsi" w:hAnsiTheme="minorHAnsi" w:cstheme="minorHAnsi"/>
          <w:sz w:val="22"/>
          <w:szCs w:val="22"/>
        </w:rPr>
      </w:pPr>
    </w:p>
    <w:p w14:paraId="418D56A7" w14:textId="77777777" w:rsidR="00D23E0A" w:rsidRDefault="00D23E0A" w:rsidP="00D23E0A">
      <w:pPr>
        <w:rPr>
          <w:rFonts w:asciiTheme="minorHAnsi" w:hAnsiTheme="minorHAnsi" w:cstheme="minorHAnsi"/>
          <w:sz w:val="22"/>
          <w:szCs w:val="22"/>
        </w:rPr>
      </w:pPr>
      <w:r w:rsidRPr="00C41532">
        <w:rPr>
          <w:rFonts w:asciiTheme="minorHAnsi" w:hAnsiTheme="minorHAnsi" w:cstheme="minorHAnsi"/>
          <w:sz w:val="22"/>
          <w:szCs w:val="22"/>
        </w:rPr>
        <w:t xml:space="preserve">Using the </w:t>
      </w:r>
      <w:r w:rsidRPr="00155812">
        <w:rPr>
          <w:rFonts w:ascii="Consolas" w:hAnsi="Consolas" w:cstheme="minorHAnsi"/>
          <w:sz w:val="22"/>
          <w:szCs w:val="22"/>
        </w:rPr>
        <w:t>rpy2</w:t>
      </w:r>
      <w:r w:rsidRPr="00C41532">
        <w:rPr>
          <w:rFonts w:asciiTheme="minorHAnsi" w:hAnsiTheme="minorHAnsi" w:cstheme="minorHAnsi"/>
          <w:sz w:val="22"/>
          <w:szCs w:val="22"/>
        </w:rPr>
        <w:t xml:space="preserve"> library or the </w:t>
      </w:r>
      <w:r w:rsidRPr="00155812">
        <w:rPr>
          <w:rFonts w:ascii="Consolas" w:hAnsi="Consolas" w:cstheme="minorHAnsi"/>
          <w:sz w:val="22"/>
          <w:szCs w:val="22"/>
        </w:rPr>
        <w:t>subprocess</w:t>
      </w:r>
      <w:r w:rsidRPr="00C41532">
        <w:rPr>
          <w:rFonts w:asciiTheme="minorHAnsi" w:hAnsiTheme="minorHAnsi" w:cstheme="minorHAnsi"/>
          <w:sz w:val="22"/>
          <w:szCs w:val="22"/>
        </w:rPr>
        <w:t xml:space="preserve"> module are two common ways to run R code within Python. However, there is another approach called "Jupyter Notebooks" that provides an interactive environment for combining Python and R code seamlessly. Here's how to do it: </w:t>
      </w:r>
    </w:p>
    <w:p w14:paraId="66421729" w14:textId="77777777" w:rsidR="00D23E0A" w:rsidRDefault="00D23E0A" w:rsidP="00D23E0A">
      <w:pPr>
        <w:rPr>
          <w:rFonts w:asciiTheme="minorHAnsi" w:hAnsiTheme="minorHAnsi" w:cstheme="minorHAnsi"/>
          <w:sz w:val="22"/>
          <w:szCs w:val="22"/>
        </w:rPr>
      </w:pPr>
    </w:p>
    <w:p w14:paraId="107F7F93" w14:textId="77777777" w:rsidR="00D23E0A" w:rsidRPr="00D60B97" w:rsidRDefault="00D23E0A" w:rsidP="00145AC7">
      <w:pPr>
        <w:pStyle w:val="ListParagraph"/>
        <w:numPr>
          <w:ilvl w:val="0"/>
          <w:numId w:val="172"/>
        </w:numPr>
        <w:rPr>
          <w:rFonts w:asciiTheme="minorHAnsi" w:hAnsiTheme="minorHAnsi" w:cstheme="minorHAnsi"/>
          <w:b/>
          <w:bCs/>
          <w:sz w:val="22"/>
          <w:szCs w:val="22"/>
        </w:rPr>
      </w:pPr>
      <w:r w:rsidRPr="00D60B97">
        <w:rPr>
          <w:rFonts w:asciiTheme="minorHAnsi" w:hAnsiTheme="minorHAnsi" w:cstheme="minorHAnsi"/>
          <w:b/>
          <w:bCs/>
          <w:sz w:val="22"/>
          <w:szCs w:val="22"/>
        </w:rPr>
        <w:t>Step 1: Install Jupyter Notebook</w:t>
      </w:r>
    </w:p>
    <w:p w14:paraId="064DF1AA" w14:textId="77777777" w:rsidR="00D23E0A" w:rsidRDefault="00D23E0A" w:rsidP="00D23E0A">
      <w:pPr>
        <w:rPr>
          <w:rFonts w:asciiTheme="minorHAnsi" w:hAnsiTheme="minorHAnsi" w:cstheme="minorHAnsi"/>
          <w:sz w:val="22"/>
          <w:szCs w:val="22"/>
        </w:rPr>
      </w:pPr>
    </w:p>
    <w:p w14:paraId="773CB044" w14:textId="77777777" w:rsidR="00D23E0A" w:rsidRDefault="00D23E0A" w:rsidP="00D23E0A">
      <w:pPr>
        <w:rPr>
          <w:rFonts w:asciiTheme="minorHAnsi" w:hAnsiTheme="minorHAnsi" w:cstheme="minorHAnsi"/>
          <w:sz w:val="22"/>
          <w:szCs w:val="22"/>
        </w:rPr>
      </w:pPr>
      <w:r w:rsidRPr="00C41532">
        <w:rPr>
          <w:rFonts w:asciiTheme="minorHAnsi" w:hAnsiTheme="minorHAnsi" w:cstheme="minorHAnsi"/>
          <w:sz w:val="22"/>
          <w:szCs w:val="22"/>
        </w:rPr>
        <w:t xml:space="preserve">If you haven't already, install Jupyter Notebook using pip: </w:t>
      </w:r>
    </w:p>
    <w:p w14:paraId="6E4312AB" w14:textId="77777777" w:rsidR="00D23E0A" w:rsidRDefault="00D23E0A" w:rsidP="00D23E0A">
      <w:pPr>
        <w:rPr>
          <w:rFonts w:asciiTheme="minorHAnsi" w:hAnsiTheme="minorHAnsi" w:cstheme="minorHAnsi"/>
          <w:sz w:val="22"/>
          <w:szCs w:val="22"/>
        </w:rPr>
      </w:pPr>
    </w:p>
    <w:p w14:paraId="1E300E9A" w14:textId="77777777" w:rsidR="00D23E0A" w:rsidRDefault="00D23E0A" w:rsidP="00D23E0A">
      <w:pPr>
        <w:pStyle w:val="ACaptionHead"/>
        <w:ind w:left="0"/>
      </w:pPr>
      <w:r>
        <w:t>Program 6.7: Install Jupyter Notebook</w:t>
      </w:r>
    </w:p>
    <w:p w14:paraId="34ACF3C0" w14:textId="77777777" w:rsidR="00D23E0A" w:rsidRDefault="00D23E0A" w:rsidP="00D23E0A">
      <w:pPr>
        <w:rPr>
          <w:rFonts w:asciiTheme="minorHAnsi" w:hAnsiTheme="minorHAnsi" w:cstheme="minorHAnsi"/>
          <w:sz w:val="22"/>
          <w:szCs w:val="22"/>
        </w:rPr>
      </w:pPr>
    </w:p>
    <w:p w14:paraId="6A0FE35D" w14:textId="77777777" w:rsidR="00D23E0A" w:rsidRPr="00007ACD" w:rsidRDefault="00D23E0A" w:rsidP="00D23E0A">
      <w:pPr>
        <w:rPr>
          <w:rFonts w:ascii="Consolas" w:hAnsi="Consolas" w:cstheme="minorHAnsi"/>
          <w:sz w:val="22"/>
          <w:szCs w:val="22"/>
        </w:rPr>
      </w:pPr>
      <w:r w:rsidRPr="00007ACD">
        <w:rPr>
          <w:rFonts w:ascii="Consolas" w:hAnsi="Consolas" w:cstheme="minorHAnsi"/>
          <w:sz w:val="22"/>
          <w:szCs w:val="22"/>
        </w:rPr>
        <w:t xml:space="preserve">pip install notebook </w:t>
      </w:r>
    </w:p>
    <w:p w14:paraId="7E926616" w14:textId="77777777" w:rsidR="00D23E0A" w:rsidRDefault="00D23E0A" w:rsidP="00D23E0A">
      <w:pPr>
        <w:rPr>
          <w:rFonts w:asciiTheme="minorHAnsi" w:hAnsiTheme="minorHAnsi" w:cstheme="minorHAnsi"/>
          <w:sz w:val="22"/>
          <w:szCs w:val="22"/>
        </w:rPr>
      </w:pPr>
    </w:p>
    <w:p w14:paraId="51634B22" w14:textId="77777777" w:rsidR="00D23E0A" w:rsidRDefault="00D23E0A" w:rsidP="00D23E0A">
      <w:pPr>
        <w:rPr>
          <w:rFonts w:asciiTheme="minorHAnsi" w:hAnsiTheme="minorHAnsi" w:cstheme="minorHAnsi"/>
          <w:sz w:val="22"/>
          <w:szCs w:val="22"/>
        </w:rPr>
      </w:pPr>
    </w:p>
    <w:p w14:paraId="69463BFA" w14:textId="77777777" w:rsidR="00D23E0A" w:rsidRPr="00D60B97" w:rsidRDefault="00D23E0A" w:rsidP="00145AC7">
      <w:pPr>
        <w:pStyle w:val="ListParagraph"/>
        <w:numPr>
          <w:ilvl w:val="0"/>
          <w:numId w:val="172"/>
        </w:numPr>
        <w:rPr>
          <w:rFonts w:asciiTheme="minorHAnsi" w:hAnsiTheme="minorHAnsi" w:cstheme="minorHAnsi"/>
          <w:b/>
          <w:bCs/>
          <w:sz w:val="22"/>
          <w:szCs w:val="22"/>
        </w:rPr>
      </w:pPr>
      <w:r w:rsidRPr="00D60B97">
        <w:rPr>
          <w:rFonts w:asciiTheme="minorHAnsi" w:hAnsiTheme="minorHAnsi" w:cstheme="minorHAnsi"/>
          <w:b/>
          <w:bCs/>
          <w:sz w:val="22"/>
          <w:szCs w:val="22"/>
        </w:rPr>
        <w:t xml:space="preserve">Step 2: Create a Jupyter Notebook </w:t>
      </w:r>
    </w:p>
    <w:p w14:paraId="4677E3DA" w14:textId="77777777" w:rsidR="00D23E0A" w:rsidRDefault="00D23E0A" w:rsidP="00D23E0A">
      <w:pPr>
        <w:rPr>
          <w:rFonts w:asciiTheme="minorHAnsi" w:hAnsiTheme="minorHAnsi" w:cstheme="minorHAnsi"/>
          <w:sz w:val="22"/>
          <w:szCs w:val="22"/>
        </w:rPr>
      </w:pPr>
    </w:p>
    <w:p w14:paraId="006CE99B" w14:textId="77777777" w:rsidR="00D23E0A" w:rsidRDefault="00D23E0A" w:rsidP="00D23E0A">
      <w:pPr>
        <w:ind w:left="360"/>
        <w:rPr>
          <w:rFonts w:asciiTheme="minorHAnsi" w:hAnsiTheme="minorHAnsi" w:cstheme="minorHAnsi"/>
          <w:sz w:val="22"/>
          <w:szCs w:val="22"/>
        </w:rPr>
      </w:pPr>
      <w:r w:rsidRPr="00C41532">
        <w:rPr>
          <w:rFonts w:asciiTheme="minorHAnsi" w:hAnsiTheme="minorHAnsi" w:cstheme="minorHAnsi"/>
          <w:sz w:val="22"/>
          <w:szCs w:val="22"/>
        </w:rPr>
        <w:t xml:space="preserve">1. Open your command line or terminal. </w:t>
      </w:r>
    </w:p>
    <w:p w14:paraId="6D4A96C1" w14:textId="77777777" w:rsidR="00D23E0A" w:rsidRDefault="00D23E0A" w:rsidP="00D23E0A">
      <w:pPr>
        <w:ind w:left="360"/>
        <w:rPr>
          <w:rFonts w:asciiTheme="minorHAnsi" w:hAnsiTheme="minorHAnsi" w:cstheme="minorHAnsi"/>
          <w:sz w:val="22"/>
          <w:szCs w:val="22"/>
        </w:rPr>
      </w:pPr>
    </w:p>
    <w:p w14:paraId="618653D6" w14:textId="77777777" w:rsidR="00D23E0A" w:rsidRDefault="00D23E0A" w:rsidP="00D23E0A">
      <w:pPr>
        <w:ind w:left="360"/>
        <w:rPr>
          <w:rFonts w:asciiTheme="minorHAnsi" w:hAnsiTheme="minorHAnsi" w:cstheme="minorHAnsi"/>
          <w:sz w:val="22"/>
          <w:szCs w:val="22"/>
        </w:rPr>
      </w:pPr>
      <w:r w:rsidRPr="00C41532">
        <w:rPr>
          <w:rFonts w:asciiTheme="minorHAnsi" w:hAnsiTheme="minorHAnsi" w:cstheme="minorHAnsi"/>
          <w:sz w:val="22"/>
          <w:szCs w:val="22"/>
        </w:rPr>
        <w:t xml:space="preserve">2. Navigate to the directory where you want to create your Jupyter Notebook. </w:t>
      </w:r>
    </w:p>
    <w:p w14:paraId="794B2982" w14:textId="77777777" w:rsidR="00D23E0A" w:rsidRDefault="00D23E0A" w:rsidP="00D23E0A">
      <w:pPr>
        <w:ind w:left="360"/>
        <w:rPr>
          <w:rFonts w:asciiTheme="minorHAnsi" w:hAnsiTheme="minorHAnsi" w:cstheme="minorHAnsi"/>
          <w:sz w:val="22"/>
          <w:szCs w:val="22"/>
        </w:rPr>
      </w:pPr>
    </w:p>
    <w:p w14:paraId="5384483A" w14:textId="77777777" w:rsidR="00D23E0A" w:rsidRDefault="00D23E0A" w:rsidP="00D23E0A">
      <w:pPr>
        <w:ind w:left="360"/>
        <w:rPr>
          <w:rFonts w:asciiTheme="minorHAnsi" w:hAnsiTheme="minorHAnsi" w:cstheme="minorHAnsi"/>
          <w:sz w:val="22"/>
          <w:szCs w:val="22"/>
        </w:rPr>
      </w:pPr>
      <w:r w:rsidRPr="00C41532">
        <w:rPr>
          <w:rFonts w:asciiTheme="minorHAnsi" w:hAnsiTheme="minorHAnsi" w:cstheme="minorHAnsi"/>
          <w:sz w:val="22"/>
          <w:szCs w:val="22"/>
        </w:rPr>
        <w:t xml:space="preserve">3. Run the following command to create a new Jupyter Notebook: </w:t>
      </w:r>
    </w:p>
    <w:p w14:paraId="14D3B768" w14:textId="77777777" w:rsidR="00D23E0A" w:rsidRDefault="00D23E0A" w:rsidP="00D23E0A">
      <w:pPr>
        <w:rPr>
          <w:rFonts w:asciiTheme="minorHAnsi" w:hAnsiTheme="minorHAnsi" w:cstheme="minorHAnsi"/>
          <w:sz w:val="22"/>
          <w:szCs w:val="22"/>
        </w:rPr>
      </w:pPr>
    </w:p>
    <w:p w14:paraId="192FDE8F" w14:textId="77777777" w:rsidR="00D23E0A" w:rsidRDefault="00D23E0A" w:rsidP="00D23E0A">
      <w:pPr>
        <w:pStyle w:val="ACaptionHead"/>
        <w:ind w:left="0"/>
      </w:pPr>
      <w:r>
        <w:t>Program 6.8: Create a New Jupyter Notebook</w:t>
      </w:r>
    </w:p>
    <w:p w14:paraId="5C79DC41" w14:textId="77777777" w:rsidR="00D23E0A" w:rsidRDefault="00D23E0A" w:rsidP="00D23E0A">
      <w:pPr>
        <w:rPr>
          <w:rFonts w:asciiTheme="minorHAnsi" w:hAnsiTheme="minorHAnsi" w:cstheme="minorHAnsi"/>
          <w:sz w:val="22"/>
          <w:szCs w:val="22"/>
        </w:rPr>
      </w:pPr>
    </w:p>
    <w:p w14:paraId="4A038E51" w14:textId="77777777" w:rsidR="00D23E0A" w:rsidRPr="00007ACD" w:rsidRDefault="00D23E0A" w:rsidP="00D23E0A">
      <w:pPr>
        <w:rPr>
          <w:rFonts w:ascii="Consolas" w:hAnsi="Consolas" w:cstheme="minorHAnsi"/>
          <w:sz w:val="22"/>
          <w:szCs w:val="22"/>
        </w:rPr>
      </w:pPr>
      <w:proofErr w:type="spellStart"/>
      <w:r w:rsidRPr="00007ACD">
        <w:rPr>
          <w:rFonts w:ascii="Consolas" w:hAnsi="Consolas" w:cstheme="minorHAnsi"/>
          <w:sz w:val="22"/>
          <w:szCs w:val="22"/>
        </w:rPr>
        <w:t>jupyter</w:t>
      </w:r>
      <w:proofErr w:type="spellEnd"/>
      <w:r w:rsidRPr="00007ACD">
        <w:rPr>
          <w:rFonts w:ascii="Consolas" w:hAnsi="Consolas" w:cstheme="minorHAnsi"/>
          <w:sz w:val="22"/>
          <w:szCs w:val="22"/>
        </w:rPr>
        <w:t xml:space="preserve"> notebook</w:t>
      </w:r>
    </w:p>
    <w:p w14:paraId="05779810" w14:textId="77777777" w:rsidR="00D23E0A" w:rsidRDefault="00D23E0A" w:rsidP="00D23E0A">
      <w:pPr>
        <w:rPr>
          <w:rFonts w:asciiTheme="minorHAnsi" w:hAnsiTheme="minorHAnsi" w:cstheme="minorHAnsi"/>
          <w:sz w:val="22"/>
          <w:szCs w:val="22"/>
        </w:rPr>
      </w:pPr>
    </w:p>
    <w:p w14:paraId="58116119" w14:textId="77777777" w:rsidR="00D23E0A" w:rsidRDefault="00D23E0A" w:rsidP="00D23E0A">
      <w:pPr>
        <w:rPr>
          <w:rFonts w:asciiTheme="minorHAnsi" w:hAnsiTheme="minorHAnsi" w:cstheme="minorHAnsi"/>
          <w:sz w:val="22"/>
          <w:szCs w:val="22"/>
        </w:rPr>
      </w:pPr>
    </w:p>
    <w:p w14:paraId="2DC6DA45" w14:textId="77777777" w:rsidR="00D23E0A" w:rsidRDefault="00D23E0A" w:rsidP="00D23E0A">
      <w:pPr>
        <w:rPr>
          <w:rFonts w:asciiTheme="minorHAnsi" w:hAnsiTheme="minorHAnsi" w:cstheme="minorHAnsi"/>
          <w:sz w:val="22"/>
          <w:szCs w:val="22"/>
        </w:rPr>
      </w:pPr>
      <w:r w:rsidRPr="00C41532">
        <w:rPr>
          <w:rFonts w:asciiTheme="minorHAnsi" w:hAnsiTheme="minorHAnsi" w:cstheme="minorHAnsi"/>
          <w:sz w:val="22"/>
          <w:szCs w:val="22"/>
        </w:rPr>
        <w:t xml:space="preserve">This will open a web browser showing the Jupyter Notebook interface. </w:t>
      </w:r>
    </w:p>
    <w:p w14:paraId="40B048E8" w14:textId="77777777" w:rsidR="00D23E0A" w:rsidRDefault="00D23E0A" w:rsidP="00D23E0A">
      <w:pPr>
        <w:rPr>
          <w:rFonts w:asciiTheme="minorHAnsi" w:hAnsiTheme="minorHAnsi" w:cstheme="minorHAnsi"/>
          <w:sz w:val="22"/>
          <w:szCs w:val="22"/>
        </w:rPr>
      </w:pPr>
    </w:p>
    <w:p w14:paraId="45E9BCD4" w14:textId="77777777" w:rsidR="00D23E0A" w:rsidRDefault="00D23E0A" w:rsidP="00D23E0A">
      <w:pPr>
        <w:rPr>
          <w:rFonts w:asciiTheme="minorHAnsi" w:hAnsiTheme="minorHAnsi" w:cstheme="minorHAnsi"/>
          <w:sz w:val="22"/>
          <w:szCs w:val="22"/>
        </w:rPr>
      </w:pPr>
    </w:p>
    <w:p w14:paraId="32FDF4F9" w14:textId="77777777" w:rsidR="00D23E0A" w:rsidRPr="00D60B97" w:rsidRDefault="00D23E0A" w:rsidP="00145AC7">
      <w:pPr>
        <w:pStyle w:val="ListParagraph"/>
        <w:numPr>
          <w:ilvl w:val="0"/>
          <w:numId w:val="172"/>
        </w:numPr>
        <w:rPr>
          <w:rFonts w:asciiTheme="minorHAnsi" w:hAnsiTheme="minorHAnsi" w:cstheme="minorHAnsi"/>
          <w:b/>
          <w:bCs/>
          <w:sz w:val="22"/>
          <w:szCs w:val="22"/>
        </w:rPr>
      </w:pPr>
      <w:r w:rsidRPr="00D60B97">
        <w:rPr>
          <w:rFonts w:asciiTheme="minorHAnsi" w:hAnsiTheme="minorHAnsi" w:cstheme="minorHAnsi"/>
          <w:b/>
          <w:bCs/>
          <w:sz w:val="22"/>
          <w:szCs w:val="22"/>
        </w:rPr>
        <w:t xml:space="preserve">Step 3: Create a New Notebook </w:t>
      </w:r>
    </w:p>
    <w:p w14:paraId="53ABB3C5" w14:textId="77777777" w:rsidR="00D23E0A" w:rsidRDefault="00D23E0A" w:rsidP="00D23E0A">
      <w:pPr>
        <w:rPr>
          <w:rFonts w:asciiTheme="minorHAnsi" w:hAnsiTheme="minorHAnsi" w:cstheme="minorHAnsi"/>
          <w:sz w:val="22"/>
          <w:szCs w:val="22"/>
        </w:rPr>
      </w:pPr>
    </w:p>
    <w:p w14:paraId="7D1C790F" w14:textId="77777777" w:rsidR="00D23E0A" w:rsidRDefault="00D23E0A" w:rsidP="00145AC7">
      <w:pPr>
        <w:pStyle w:val="ListParagraph"/>
        <w:numPr>
          <w:ilvl w:val="0"/>
          <w:numId w:val="171"/>
        </w:numPr>
        <w:rPr>
          <w:rFonts w:asciiTheme="minorHAnsi" w:hAnsiTheme="minorHAnsi" w:cstheme="minorHAnsi"/>
          <w:sz w:val="22"/>
          <w:szCs w:val="22"/>
        </w:rPr>
      </w:pPr>
      <w:r w:rsidRPr="00C41532">
        <w:rPr>
          <w:rFonts w:asciiTheme="minorHAnsi" w:hAnsiTheme="minorHAnsi" w:cstheme="minorHAnsi"/>
          <w:sz w:val="22"/>
          <w:szCs w:val="22"/>
        </w:rPr>
        <w:lastRenderedPageBreak/>
        <w:t xml:space="preserve">Click the "New" button in the top-right corner and select "Python 3" to create a new Python notebook. </w:t>
      </w:r>
    </w:p>
    <w:p w14:paraId="485D3540" w14:textId="77777777" w:rsidR="00D23E0A" w:rsidRPr="00C41532" w:rsidRDefault="00D23E0A" w:rsidP="00D23E0A">
      <w:pPr>
        <w:pStyle w:val="ListParagraph"/>
        <w:rPr>
          <w:rFonts w:asciiTheme="minorHAnsi" w:hAnsiTheme="minorHAnsi" w:cstheme="minorHAnsi"/>
          <w:sz w:val="22"/>
          <w:szCs w:val="22"/>
        </w:rPr>
      </w:pPr>
    </w:p>
    <w:p w14:paraId="3AD0BB61" w14:textId="77777777" w:rsidR="00D23E0A" w:rsidRDefault="00D23E0A" w:rsidP="00D23E0A">
      <w:pPr>
        <w:ind w:firstLine="360"/>
        <w:rPr>
          <w:rFonts w:asciiTheme="minorHAnsi" w:hAnsiTheme="minorHAnsi" w:cstheme="minorHAnsi"/>
          <w:sz w:val="22"/>
          <w:szCs w:val="22"/>
        </w:rPr>
      </w:pPr>
      <w:r w:rsidRPr="00C41532">
        <w:rPr>
          <w:rFonts w:asciiTheme="minorHAnsi" w:hAnsiTheme="minorHAnsi" w:cstheme="minorHAnsi"/>
          <w:sz w:val="22"/>
          <w:szCs w:val="22"/>
        </w:rPr>
        <w:t xml:space="preserve">2. </w:t>
      </w:r>
      <w:r>
        <w:rPr>
          <w:rFonts w:asciiTheme="minorHAnsi" w:hAnsiTheme="minorHAnsi" w:cstheme="minorHAnsi"/>
          <w:sz w:val="22"/>
          <w:szCs w:val="22"/>
        </w:rPr>
        <w:t xml:space="preserve">   </w:t>
      </w:r>
      <w:r w:rsidRPr="00C41532">
        <w:rPr>
          <w:rFonts w:asciiTheme="minorHAnsi" w:hAnsiTheme="minorHAnsi" w:cstheme="minorHAnsi"/>
          <w:sz w:val="22"/>
          <w:szCs w:val="22"/>
        </w:rPr>
        <w:t xml:space="preserve">Rename the notebook if desired. </w:t>
      </w:r>
    </w:p>
    <w:p w14:paraId="74B15DFD" w14:textId="77777777" w:rsidR="00D23E0A" w:rsidRDefault="00D23E0A" w:rsidP="00D23E0A">
      <w:pPr>
        <w:rPr>
          <w:rFonts w:asciiTheme="minorHAnsi" w:hAnsiTheme="minorHAnsi" w:cstheme="minorHAnsi"/>
          <w:sz w:val="22"/>
          <w:szCs w:val="22"/>
        </w:rPr>
      </w:pPr>
    </w:p>
    <w:p w14:paraId="536FA660" w14:textId="77777777" w:rsidR="00D23E0A" w:rsidRDefault="00D23E0A" w:rsidP="00D23E0A">
      <w:pPr>
        <w:rPr>
          <w:rFonts w:asciiTheme="minorHAnsi" w:hAnsiTheme="minorHAnsi" w:cstheme="minorHAnsi"/>
          <w:sz w:val="22"/>
          <w:szCs w:val="22"/>
        </w:rPr>
      </w:pPr>
    </w:p>
    <w:p w14:paraId="7D4E8744" w14:textId="77777777" w:rsidR="00D23E0A" w:rsidRPr="00D60B97" w:rsidRDefault="00D23E0A" w:rsidP="00145AC7">
      <w:pPr>
        <w:pStyle w:val="ListParagraph"/>
        <w:numPr>
          <w:ilvl w:val="0"/>
          <w:numId w:val="172"/>
        </w:numPr>
        <w:rPr>
          <w:rFonts w:asciiTheme="minorHAnsi" w:hAnsiTheme="minorHAnsi" w:cstheme="minorHAnsi"/>
          <w:b/>
          <w:bCs/>
          <w:sz w:val="22"/>
          <w:szCs w:val="22"/>
        </w:rPr>
      </w:pPr>
      <w:r w:rsidRPr="00D60B97">
        <w:rPr>
          <w:rFonts w:asciiTheme="minorHAnsi" w:hAnsiTheme="minorHAnsi" w:cstheme="minorHAnsi"/>
          <w:b/>
          <w:bCs/>
          <w:sz w:val="22"/>
          <w:szCs w:val="22"/>
        </w:rPr>
        <w:t>Step 4: Write and Execute R Code</w:t>
      </w:r>
    </w:p>
    <w:p w14:paraId="48A8261A" w14:textId="77777777" w:rsidR="00D23E0A" w:rsidRDefault="00D23E0A" w:rsidP="00D23E0A">
      <w:pPr>
        <w:rPr>
          <w:rFonts w:asciiTheme="minorHAnsi" w:hAnsiTheme="minorHAnsi" w:cstheme="minorHAnsi"/>
          <w:sz w:val="22"/>
          <w:szCs w:val="22"/>
        </w:rPr>
      </w:pPr>
    </w:p>
    <w:p w14:paraId="75CA8A95" w14:textId="77777777" w:rsidR="00D23E0A" w:rsidRDefault="00D23E0A" w:rsidP="00D23E0A">
      <w:pPr>
        <w:rPr>
          <w:rFonts w:asciiTheme="minorHAnsi" w:hAnsiTheme="minorHAnsi" w:cstheme="minorHAnsi"/>
          <w:sz w:val="22"/>
          <w:szCs w:val="22"/>
        </w:rPr>
      </w:pPr>
      <w:r w:rsidRPr="00C41532">
        <w:rPr>
          <w:rFonts w:asciiTheme="minorHAnsi" w:hAnsiTheme="minorHAnsi" w:cstheme="minorHAnsi"/>
          <w:sz w:val="22"/>
          <w:szCs w:val="22"/>
        </w:rPr>
        <w:t xml:space="preserve">Inside the notebook, you can write both Python and R code in separate cells. To add a new cell, click the "+" button in the toolbar. To specify that you're writing R code in a cell, use the </w:t>
      </w:r>
      <w:proofErr w:type="gramStart"/>
      <w:r w:rsidRPr="00C41532">
        <w:rPr>
          <w:rFonts w:asciiTheme="minorHAnsi" w:hAnsiTheme="minorHAnsi" w:cstheme="minorHAnsi"/>
          <w:sz w:val="22"/>
          <w:szCs w:val="22"/>
        </w:rPr>
        <w:t>`%%</w:t>
      </w:r>
      <w:proofErr w:type="gramEnd"/>
      <w:r w:rsidRPr="00C41532">
        <w:rPr>
          <w:rFonts w:asciiTheme="minorHAnsi" w:hAnsiTheme="minorHAnsi" w:cstheme="minorHAnsi"/>
          <w:sz w:val="22"/>
          <w:szCs w:val="22"/>
        </w:rPr>
        <w:t xml:space="preserve">R` magic command at the beginning of the cell. Example: </w:t>
      </w:r>
    </w:p>
    <w:p w14:paraId="76337FD8" w14:textId="77777777" w:rsidR="00D23E0A" w:rsidRDefault="00D23E0A" w:rsidP="00D23E0A">
      <w:pPr>
        <w:rPr>
          <w:rFonts w:asciiTheme="minorHAnsi" w:hAnsiTheme="minorHAnsi" w:cstheme="minorHAnsi"/>
          <w:sz w:val="22"/>
          <w:szCs w:val="22"/>
        </w:rPr>
      </w:pPr>
    </w:p>
    <w:p w14:paraId="30BC7C47" w14:textId="77777777" w:rsidR="00D23E0A" w:rsidRDefault="00D23E0A" w:rsidP="00D23E0A">
      <w:pPr>
        <w:pStyle w:val="ACaptionHead"/>
        <w:ind w:left="0"/>
      </w:pPr>
      <w:r>
        <w:t>Program 6.9: R Magic Command Example</w:t>
      </w:r>
    </w:p>
    <w:p w14:paraId="49F87E8B" w14:textId="77777777" w:rsidR="00D23E0A" w:rsidRDefault="00D23E0A" w:rsidP="00D23E0A">
      <w:pPr>
        <w:rPr>
          <w:rFonts w:asciiTheme="minorHAnsi" w:hAnsiTheme="minorHAnsi" w:cstheme="minorHAnsi"/>
          <w:sz w:val="22"/>
          <w:szCs w:val="22"/>
        </w:rPr>
      </w:pPr>
    </w:p>
    <w:p w14:paraId="5D1B70AA" w14:textId="77777777" w:rsidR="00D23E0A" w:rsidRPr="00007ACD" w:rsidRDefault="00D23E0A" w:rsidP="00D23E0A">
      <w:pPr>
        <w:rPr>
          <w:rFonts w:ascii="Consolas" w:hAnsi="Consolas" w:cstheme="minorHAnsi"/>
          <w:sz w:val="22"/>
          <w:szCs w:val="22"/>
        </w:rPr>
      </w:pPr>
      <w:r w:rsidRPr="00007ACD">
        <w:rPr>
          <w:rFonts w:ascii="Consolas" w:hAnsi="Consolas" w:cstheme="minorHAnsi"/>
          <w:sz w:val="22"/>
          <w:szCs w:val="22"/>
        </w:rPr>
        <w:t>%%R</w:t>
      </w:r>
    </w:p>
    <w:p w14:paraId="00BDFF41" w14:textId="77777777" w:rsidR="00D23E0A" w:rsidRPr="00007ACD" w:rsidRDefault="00D23E0A" w:rsidP="00D23E0A">
      <w:pPr>
        <w:rPr>
          <w:rFonts w:ascii="Consolas" w:hAnsi="Consolas" w:cstheme="minorHAnsi"/>
          <w:b/>
          <w:bCs/>
          <w:color w:val="808080" w:themeColor="background1" w:themeShade="80"/>
          <w:sz w:val="22"/>
          <w:szCs w:val="22"/>
        </w:rPr>
      </w:pPr>
      <w:r w:rsidRPr="00007ACD">
        <w:rPr>
          <w:rFonts w:ascii="Consolas" w:hAnsi="Consolas" w:cstheme="minorHAnsi"/>
          <w:b/>
          <w:bCs/>
          <w:color w:val="808080" w:themeColor="background1" w:themeShade="80"/>
          <w:sz w:val="22"/>
          <w:szCs w:val="22"/>
        </w:rPr>
        <w:t xml:space="preserve"> # This is R code </w:t>
      </w:r>
    </w:p>
    <w:p w14:paraId="13F61DC2" w14:textId="77777777" w:rsidR="00D23E0A" w:rsidRPr="00007ACD" w:rsidRDefault="00D23E0A" w:rsidP="00D23E0A">
      <w:pPr>
        <w:rPr>
          <w:rFonts w:ascii="Consolas" w:hAnsi="Consolas" w:cstheme="minorHAnsi"/>
          <w:sz w:val="22"/>
          <w:szCs w:val="22"/>
        </w:rPr>
      </w:pPr>
      <w:r w:rsidRPr="00007ACD">
        <w:rPr>
          <w:rFonts w:ascii="Consolas" w:hAnsi="Consolas" w:cstheme="minorHAnsi"/>
          <w:sz w:val="22"/>
          <w:szCs w:val="22"/>
        </w:rPr>
        <w:t xml:space="preserve">result &lt;- sum(1:10) </w:t>
      </w:r>
    </w:p>
    <w:p w14:paraId="63E05758" w14:textId="77777777" w:rsidR="00D23E0A" w:rsidRPr="00007ACD" w:rsidRDefault="00D23E0A" w:rsidP="00D23E0A">
      <w:pPr>
        <w:rPr>
          <w:rFonts w:ascii="Consolas" w:hAnsi="Consolas" w:cstheme="minorHAnsi"/>
          <w:sz w:val="22"/>
          <w:szCs w:val="22"/>
        </w:rPr>
      </w:pPr>
      <w:r w:rsidRPr="00007ACD">
        <w:rPr>
          <w:rFonts w:ascii="Consolas" w:hAnsi="Consolas" w:cstheme="minorHAnsi"/>
          <w:sz w:val="22"/>
          <w:szCs w:val="22"/>
        </w:rPr>
        <w:t>cat("The sum of numbers 1 to 10 in R is", result, "\n")</w:t>
      </w:r>
    </w:p>
    <w:p w14:paraId="3083B555" w14:textId="77777777" w:rsidR="00D23E0A" w:rsidRDefault="00D23E0A" w:rsidP="00D23E0A">
      <w:pPr>
        <w:rPr>
          <w:rFonts w:asciiTheme="minorHAnsi" w:hAnsiTheme="minorHAnsi" w:cstheme="minorHAnsi"/>
          <w:sz w:val="22"/>
          <w:szCs w:val="22"/>
        </w:rPr>
      </w:pPr>
    </w:p>
    <w:p w14:paraId="47D03E51" w14:textId="77777777" w:rsidR="00D23E0A" w:rsidRDefault="00D23E0A" w:rsidP="00D23E0A">
      <w:pPr>
        <w:rPr>
          <w:rFonts w:asciiTheme="minorHAnsi" w:hAnsiTheme="minorHAnsi" w:cstheme="minorHAnsi"/>
          <w:sz w:val="22"/>
          <w:szCs w:val="22"/>
        </w:rPr>
      </w:pPr>
    </w:p>
    <w:p w14:paraId="1AF38B5C" w14:textId="77777777" w:rsidR="00D23E0A" w:rsidRPr="00D60B97" w:rsidRDefault="00D23E0A" w:rsidP="00145AC7">
      <w:pPr>
        <w:pStyle w:val="ListParagraph"/>
        <w:numPr>
          <w:ilvl w:val="0"/>
          <w:numId w:val="172"/>
        </w:numPr>
        <w:rPr>
          <w:rFonts w:asciiTheme="minorHAnsi" w:hAnsiTheme="minorHAnsi" w:cstheme="minorHAnsi"/>
          <w:b/>
          <w:bCs/>
          <w:sz w:val="22"/>
          <w:szCs w:val="22"/>
        </w:rPr>
      </w:pPr>
      <w:r w:rsidRPr="00D60B97">
        <w:rPr>
          <w:rFonts w:asciiTheme="minorHAnsi" w:hAnsiTheme="minorHAnsi" w:cstheme="minorHAnsi"/>
          <w:b/>
          <w:bCs/>
          <w:sz w:val="22"/>
          <w:szCs w:val="22"/>
        </w:rPr>
        <w:t>Step 5: Run the Cells</w:t>
      </w:r>
    </w:p>
    <w:p w14:paraId="0C360B69" w14:textId="77777777" w:rsidR="00D23E0A" w:rsidRDefault="00D23E0A" w:rsidP="00D23E0A">
      <w:pPr>
        <w:rPr>
          <w:rFonts w:asciiTheme="minorHAnsi" w:hAnsiTheme="minorHAnsi" w:cstheme="minorHAnsi"/>
          <w:sz w:val="22"/>
          <w:szCs w:val="22"/>
        </w:rPr>
      </w:pPr>
    </w:p>
    <w:p w14:paraId="10607D76" w14:textId="77777777" w:rsidR="00D23E0A" w:rsidRDefault="00D23E0A" w:rsidP="00D23E0A">
      <w:pPr>
        <w:rPr>
          <w:rFonts w:asciiTheme="minorHAnsi" w:hAnsiTheme="minorHAnsi" w:cstheme="minorHAnsi"/>
          <w:sz w:val="22"/>
          <w:szCs w:val="22"/>
        </w:rPr>
      </w:pPr>
      <w:r w:rsidRPr="00C41532">
        <w:rPr>
          <w:rFonts w:asciiTheme="minorHAnsi" w:hAnsiTheme="minorHAnsi" w:cstheme="minorHAnsi"/>
          <w:sz w:val="22"/>
          <w:szCs w:val="22"/>
        </w:rPr>
        <w:t xml:space="preserve">To run a cell, select it and click the "Run" button in the toolbar or press </w:t>
      </w:r>
      <w:proofErr w:type="spellStart"/>
      <w:r w:rsidRPr="00C41532">
        <w:rPr>
          <w:rFonts w:asciiTheme="minorHAnsi" w:hAnsiTheme="minorHAnsi" w:cstheme="minorHAnsi"/>
          <w:sz w:val="22"/>
          <w:szCs w:val="22"/>
        </w:rPr>
        <w:t>Shift+Enter</w:t>
      </w:r>
      <w:proofErr w:type="spellEnd"/>
      <w:r w:rsidRPr="00C41532">
        <w:rPr>
          <w:rFonts w:asciiTheme="minorHAnsi" w:hAnsiTheme="minorHAnsi" w:cstheme="minorHAnsi"/>
          <w:sz w:val="22"/>
          <w:szCs w:val="22"/>
        </w:rPr>
        <w:t xml:space="preserve">. </w:t>
      </w:r>
      <w:r>
        <w:rPr>
          <w:rFonts w:asciiTheme="minorHAnsi" w:hAnsiTheme="minorHAnsi" w:cstheme="minorHAnsi"/>
          <w:sz w:val="22"/>
          <w:szCs w:val="22"/>
        </w:rPr>
        <w:t>The R code's output will appear</w:t>
      </w:r>
      <w:r w:rsidRPr="00C41532">
        <w:rPr>
          <w:rFonts w:asciiTheme="minorHAnsi" w:hAnsiTheme="minorHAnsi" w:cstheme="minorHAnsi"/>
          <w:sz w:val="22"/>
          <w:szCs w:val="22"/>
        </w:rPr>
        <w:t xml:space="preserve"> directly in the notebook. </w:t>
      </w:r>
    </w:p>
    <w:p w14:paraId="60B9C1D3" w14:textId="77777777" w:rsidR="00D23E0A" w:rsidRDefault="00D23E0A" w:rsidP="00D23E0A">
      <w:pPr>
        <w:rPr>
          <w:rFonts w:asciiTheme="minorHAnsi" w:hAnsiTheme="minorHAnsi" w:cstheme="minorHAnsi"/>
          <w:sz w:val="22"/>
          <w:szCs w:val="22"/>
        </w:rPr>
      </w:pPr>
    </w:p>
    <w:p w14:paraId="514DB110" w14:textId="77777777" w:rsidR="00D23E0A" w:rsidRDefault="00D23E0A" w:rsidP="00D23E0A">
      <w:pPr>
        <w:rPr>
          <w:rFonts w:asciiTheme="minorHAnsi" w:hAnsiTheme="minorHAnsi" w:cstheme="minorHAnsi"/>
          <w:sz w:val="22"/>
          <w:szCs w:val="22"/>
        </w:rPr>
      </w:pPr>
      <w:r w:rsidRPr="00C41532">
        <w:rPr>
          <w:rFonts w:asciiTheme="minorHAnsi" w:hAnsiTheme="minorHAnsi" w:cstheme="minorHAnsi"/>
          <w:sz w:val="22"/>
          <w:szCs w:val="22"/>
        </w:rPr>
        <w:t xml:space="preserve">This approach allows you to create interactive documents </w:t>
      </w:r>
      <w:r>
        <w:rPr>
          <w:rFonts w:asciiTheme="minorHAnsi" w:hAnsiTheme="minorHAnsi" w:cstheme="minorHAnsi"/>
          <w:sz w:val="22"/>
          <w:szCs w:val="22"/>
        </w:rPr>
        <w:t>seamlessly combining Python and R. It's a popular choice for data scientists working</w:t>
      </w:r>
      <w:r w:rsidRPr="00C41532">
        <w:rPr>
          <w:rFonts w:asciiTheme="minorHAnsi" w:hAnsiTheme="minorHAnsi" w:cstheme="minorHAnsi"/>
          <w:sz w:val="22"/>
          <w:szCs w:val="22"/>
        </w:rPr>
        <w:t xml:space="preserve"> with both languages. You can save your Jupyter Notebook for future reference and easily share it with others. </w:t>
      </w:r>
    </w:p>
    <w:p w14:paraId="2C8EA4DB" w14:textId="77777777" w:rsidR="00D23E0A" w:rsidRDefault="00D23E0A" w:rsidP="00D23E0A">
      <w:pPr>
        <w:rPr>
          <w:rFonts w:asciiTheme="minorHAnsi" w:hAnsiTheme="minorHAnsi" w:cstheme="minorHAnsi"/>
          <w:sz w:val="22"/>
          <w:szCs w:val="22"/>
        </w:rPr>
      </w:pPr>
    </w:p>
    <w:p w14:paraId="77572A91" w14:textId="77777777" w:rsidR="00D23E0A" w:rsidRPr="00C41532" w:rsidRDefault="00D23E0A" w:rsidP="00D23E0A">
      <w:pPr>
        <w:rPr>
          <w:rFonts w:asciiTheme="minorHAnsi" w:hAnsiTheme="minorHAnsi" w:cstheme="minorHAnsi"/>
          <w:sz w:val="22"/>
          <w:szCs w:val="22"/>
        </w:rPr>
      </w:pPr>
      <w:r w:rsidRPr="00C41532">
        <w:rPr>
          <w:rFonts w:asciiTheme="minorHAnsi" w:hAnsiTheme="minorHAnsi" w:cstheme="minorHAnsi"/>
          <w:sz w:val="22"/>
          <w:szCs w:val="22"/>
        </w:rPr>
        <w:t xml:space="preserve">Jupyter Notebooks support many programming languages, so </w:t>
      </w:r>
      <w:r>
        <w:rPr>
          <w:rFonts w:asciiTheme="minorHAnsi" w:hAnsiTheme="minorHAnsi" w:cstheme="minorHAnsi"/>
          <w:sz w:val="22"/>
          <w:szCs w:val="22"/>
        </w:rPr>
        <w:t>this approach can be used</w:t>
      </w:r>
      <w:r w:rsidRPr="00C41532">
        <w:rPr>
          <w:rFonts w:asciiTheme="minorHAnsi" w:hAnsiTheme="minorHAnsi" w:cstheme="minorHAnsi"/>
          <w:sz w:val="22"/>
          <w:szCs w:val="22"/>
        </w:rPr>
        <w:t xml:space="preserve"> not only for Python and R but also for other languages like Julia and Scala.</w:t>
      </w:r>
    </w:p>
    <w:p w14:paraId="6608E1AD" w14:textId="77777777" w:rsidR="00D23E0A" w:rsidRDefault="00D23E0A" w:rsidP="00D23E0A">
      <w:pPr>
        <w:rPr>
          <w:rFonts w:asciiTheme="minorHAnsi" w:hAnsiTheme="minorHAnsi" w:cstheme="minorHAnsi"/>
          <w:sz w:val="22"/>
          <w:szCs w:val="22"/>
        </w:rPr>
      </w:pPr>
    </w:p>
    <w:p w14:paraId="7DC6A45A" w14:textId="77777777" w:rsidR="00D23E0A" w:rsidRDefault="00D23E0A" w:rsidP="00D23E0A">
      <w:pPr>
        <w:rPr>
          <w:rFonts w:asciiTheme="minorHAnsi" w:hAnsiTheme="minorHAnsi" w:cstheme="minorHAnsi"/>
          <w:sz w:val="22"/>
          <w:szCs w:val="22"/>
        </w:rPr>
      </w:pPr>
    </w:p>
    <w:p w14:paraId="489C1039" w14:textId="77777777" w:rsidR="00D23E0A" w:rsidRDefault="00D23E0A" w:rsidP="00D23E0A">
      <w:pPr>
        <w:rPr>
          <w:rFonts w:asciiTheme="minorHAnsi" w:hAnsiTheme="minorHAnsi" w:cstheme="minorHAnsi"/>
          <w:sz w:val="22"/>
          <w:szCs w:val="22"/>
        </w:rPr>
      </w:pPr>
    </w:p>
    <w:p w14:paraId="26273A8B" w14:textId="77777777" w:rsidR="00D23E0A" w:rsidRDefault="00D23E0A" w:rsidP="00D23E0A">
      <w:pPr>
        <w:pStyle w:val="Heading1"/>
      </w:pPr>
      <w:bookmarkStart w:id="176" w:name="_Toc174889685"/>
      <w:r>
        <w:lastRenderedPageBreak/>
        <w:t>Running SAS Code in Python Spyder</w:t>
      </w:r>
      <w:bookmarkEnd w:id="176"/>
    </w:p>
    <w:p w14:paraId="49FDA62F" w14:textId="77777777" w:rsidR="00D23E0A" w:rsidRDefault="00D23E0A" w:rsidP="00D23E0A">
      <w:pPr>
        <w:rPr>
          <w:rFonts w:asciiTheme="minorHAnsi" w:hAnsiTheme="minorHAnsi" w:cstheme="minorHAnsi"/>
          <w:sz w:val="22"/>
          <w:szCs w:val="22"/>
        </w:rPr>
      </w:pPr>
    </w:p>
    <w:p w14:paraId="22DD420D" w14:textId="77777777" w:rsidR="00D23E0A" w:rsidRDefault="00D23E0A" w:rsidP="00D23E0A">
      <w:pPr>
        <w:rPr>
          <w:rFonts w:asciiTheme="minorHAnsi" w:hAnsiTheme="minorHAnsi" w:cstheme="minorHAnsi"/>
          <w:sz w:val="22"/>
          <w:szCs w:val="22"/>
        </w:rPr>
      </w:pPr>
      <w:r w:rsidRPr="00A32C10">
        <w:rPr>
          <w:rFonts w:asciiTheme="minorHAnsi" w:hAnsiTheme="minorHAnsi" w:cstheme="minorHAnsi"/>
          <w:sz w:val="22"/>
          <w:szCs w:val="22"/>
        </w:rPr>
        <w:t xml:space="preserve">Here are three different methods to run SAS code within Python's Spyder IDE, along with step-by-step instructions for each method: </w:t>
      </w:r>
    </w:p>
    <w:p w14:paraId="1D3BB28F" w14:textId="77777777" w:rsidR="00D23E0A" w:rsidRDefault="00D23E0A" w:rsidP="00D23E0A">
      <w:pPr>
        <w:rPr>
          <w:rFonts w:asciiTheme="minorHAnsi" w:hAnsiTheme="minorHAnsi" w:cstheme="minorHAnsi"/>
          <w:sz w:val="22"/>
          <w:szCs w:val="22"/>
        </w:rPr>
      </w:pPr>
    </w:p>
    <w:p w14:paraId="163DD684" w14:textId="77777777" w:rsidR="00D23E0A" w:rsidRDefault="00D23E0A" w:rsidP="00D23E0A">
      <w:pPr>
        <w:pStyle w:val="Heading3"/>
        <w:ind w:left="0"/>
      </w:pPr>
      <w:bookmarkStart w:id="177" w:name="_Toc174889686"/>
      <w:r w:rsidRPr="00A32C10">
        <w:t>Method 1: Using the `subprocess` Module</w:t>
      </w:r>
      <w:bookmarkEnd w:id="177"/>
    </w:p>
    <w:p w14:paraId="5D5B5321" w14:textId="77777777" w:rsidR="00D23E0A" w:rsidRDefault="00D23E0A" w:rsidP="00D23E0A">
      <w:pPr>
        <w:rPr>
          <w:rFonts w:asciiTheme="minorHAnsi" w:hAnsiTheme="minorHAnsi" w:cstheme="minorHAnsi"/>
          <w:sz w:val="22"/>
          <w:szCs w:val="22"/>
        </w:rPr>
      </w:pPr>
    </w:p>
    <w:p w14:paraId="1390F647" w14:textId="77777777" w:rsidR="00D23E0A" w:rsidRPr="0007478B" w:rsidRDefault="00D23E0A" w:rsidP="00D23E0A">
      <w:pPr>
        <w:rPr>
          <w:rFonts w:asciiTheme="minorHAnsi" w:hAnsiTheme="minorHAnsi" w:cstheme="minorHAnsi"/>
          <w:sz w:val="22"/>
          <w:szCs w:val="22"/>
        </w:rPr>
      </w:pPr>
      <w:r w:rsidRPr="0007478B">
        <w:rPr>
          <w:rFonts w:asciiTheme="minorHAnsi" w:hAnsiTheme="minorHAnsi" w:cstheme="minorHAnsi"/>
          <w:sz w:val="22"/>
          <w:szCs w:val="22"/>
        </w:rPr>
        <w:t xml:space="preserve">Running SAS code in Python's Spyder IDE can be accomplished through various methods. One straightforward approach is </w:t>
      </w:r>
      <w:r>
        <w:rPr>
          <w:rFonts w:asciiTheme="minorHAnsi" w:hAnsiTheme="minorHAnsi" w:cstheme="minorHAnsi"/>
          <w:sz w:val="22"/>
          <w:szCs w:val="22"/>
        </w:rPr>
        <w:t>to utilize</w:t>
      </w:r>
      <w:r w:rsidRPr="0007478B">
        <w:rPr>
          <w:rFonts w:asciiTheme="minorHAnsi" w:hAnsiTheme="minorHAnsi" w:cstheme="minorHAnsi"/>
          <w:sz w:val="22"/>
          <w:szCs w:val="22"/>
        </w:rPr>
        <w:t xml:space="preserve"> the Python </w:t>
      </w:r>
      <w:r w:rsidRPr="00494EC1">
        <w:rPr>
          <w:rFonts w:ascii="Consolas" w:hAnsi="Consolas" w:cstheme="minorHAnsi"/>
          <w:sz w:val="22"/>
          <w:szCs w:val="22"/>
        </w:rPr>
        <w:t>subprocess</w:t>
      </w:r>
      <w:r w:rsidRPr="0007478B">
        <w:rPr>
          <w:rFonts w:asciiTheme="minorHAnsi" w:hAnsiTheme="minorHAnsi" w:cstheme="minorHAnsi"/>
          <w:sz w:val="22"/>
          <w:szCs w:val="22"/>
        </w:rPr>
        <w:t xml:space="preserve"> module. This method allows you to run SAS code as an external process directly from your Python script. You'll need to specify the path to your SAS executable and can pass your SAS code as a string to be executed. It's a versatile method that offers control over your SAS environment while seamlessly integrating it into your Python workflow. In this section, we'll walk you through the steps to set up and execute SAS code using the `subprocess` module within Python's Spyder IDE.</w:t>
      </w:r>
    </w:p>
    <w:p w14:paraId="3B44BABD" w14:textId="77777777" w:rsidR="00D23E0A" w:rsidRDefault="00D23E0A" w:rsidP="00D23E0A">
      <w:pPr>
        <w:rPr>
          <w:rFonts w:asciiTheme="minorHAnsi" w:hAnsiTheme="minorHAnsi" w:cstheme="minorHAnsi"/>
          <w:sz w:val="22"/>
          <w:szCs w:val="22"/>
        </w:rPr>
      </w:pPr>
    </w:p>
    <w:p w14:paraId="56BCC04C" w14:textId="77777777" w:rsidR="00D23E0A" w:rsidRPr="0007478B" w:rsidRDefault="00D23E0A" w:rsidP="00145AC7">
      <w:pPr>
        <w:pStyle w:val="ListParagraph"/>
        <w:numPr>
          <w:ilvl w:val="0"/>
          <w:numId w:val="172"/>
        </w:numPr>
        <w:rPr>
          <w:rFonts w:asciiTheme="minorHAnsi" w:hAnsiTheme="minorHAnsi" w:cstheme="minorHAnsi"/>
          <w:b/>
          <w:bCs/>
          <w:sz w:val="22"/>
          <w:szCs w:val="22"/>
        </w:rPr>
      </w:pPr>
      <w:r w:rsidRPr="0007478B">
        <w:rPr>
          <w:rFonts w:asciiTheme="minorHAnsi" w:hAnsiTheme="minorHAnsi" w:cstheme="minorHAnsi"/>
          <w:b/>
          <w:bCs/>
          <w:sz w:val="22"/>
          <w:szCs w:val="22"/>
        </w:rPr>
        <w:t xml:space="preserve">Step 1: Install SAS and Configure the Environment </w:t>
      </w:r>
    </w:p>
    <w:p w14:paraId="222A0312" w14:textId="77777777" w:rsidR="00D23E0A" w:rsidRDefault="00D23E0A" w:rsidP="00D23E0A">
      <w:pPr>
        <w:rPr>
          <w:rFonts w:asciiTheme="minorHAnsi" w:hAnsiTheme="minorHAnsi" w:cstheme="minorHAnsi"/>
          <w:sz w:val="22"/>
          <w:szCs w:val="22"/>
        </w:rPr>
      </w:pPr>
    </w:p>
    <w:p w14:paraId="40C48CC0" w14:textId="77777777" w:rsidR="00D23E0A" w:rsidRDefault="00D23E0A" w:rsidP="00D23E0A">
      <w:pPr>
        <w:rPr>
          <w:rFonts w:asciiTheme="minorHAnsi" w:hAnsiTheme="minorHAnsi" w:cstheme="minorHAnsi"/>
          <w:sz w:val="22"/>
          <w:szCs w:val="22"/>
        </w:rPr>
      </w:pPr>
      <w:r w:rsidRPr="00A32C10">
        <w:rPr>
          <w:rFonts w:asciiTheme="minorHAnsi" w:hAnsiTheme="minorHAnsi" w:cstheme="minorHAnsi"/>
          <w:sz w:val="22"/>
          <w:szCs w:val="22"/>
        </w:rPr>
        <w:t xml:space="preserve">Ensure that </w:t>
      </w:r>
      <w:r>
        <w:rPr>
          <w:rFonts w:asciiTheme="minorHAnsi" w:hAnsiTheme="minorHAnsi" w:cstheme="minorHAnsi"/>
          <w:sz w:val="22"/>
          <w:szCs w:val="22"/>
        </w:rPr>
        <w:t>SAS is</w:t>
      </w:r>
      <w:r w:rsidRPr="00A32C10">
        <w:rPr>
          <w:rFonts w:asciiTheme="minorHAnsi" w:hAnsiTheme="minorHAnsi" w:cstheme="minorHAnsi"/>
          <w:sz w:val="22"/>
          <w:szCs w:val="22"/>
        </w:rPr>
        <w:t xml:space="preserve"> installed on your system. You'll need to know the path to the SAS executable (e.g., </w:t>
      </w:r>
      <w:r w:rsidRPr="00494EC1">
        <w:rPr>
          <w:rFonts w:ascii="Consolas" w:hAnsi="Consolas" w:cstheme="minorHAnsi"/>
          <w:sz w:val="22"/>
          <w:szCs w:val="22"/>
        </w:rPr>
        <w:t>sas.exe</w:t>
      </w:r>
      <w:r w:rsidRPr="00A32C10">
        <w:rPr>
          <w:rFonts w:asciiTheme="minorHAnsi" w:hAnsiTheme="minorHAnsi" w:cstheme="minorHAnsi"/>
          <w:sz w:val="22"/>
          <w:szCs w:val="22"/>
        </w:rPr>
        <w:t xml:space="preserve"> on Windows). </w:t>
      </w:r>
    </w:p>
    <w:p w14:paraId="4F5878F7" w14:textId="77777777" w:rsidR="00D23E0A" w:rsidRDefault="00D23E0A" w:rsidP="00D23E0A">
      <w:pPr>
        <w:rPr>
          <w:rFonts w:asciiTheme="minorHAnsi" w:hAnsiTheme="minorHAnsi" w:cstheme="minorHAnsi"/>
          <w:sz w:val="22"/>
          <w:szCs w:val="22"/>
        </w:rPr>
      </w:pPr>
    </w:p>
    <w:p w14:paraId="1025860F" w14:textId="77777777" w:rsidR="00D23E0A" w:rsidRPr="0007478B" w:rsidRDefault="00D23E0A" w:rsidP="00145AC7">
      <w:pPr>
        <w:pStyle w:val="ListParagraph"/>
        <w:numPr>
          <w:ilvl w:val="0"/>
          <w:numId w:val="172"/>
        </w:numPr>
        <w:rPr>
          <w:rFonts w:asciiTheme="minorHAnsi" w:hAnsiTheme="minorHAnsi" w:cstheme="minorHAnsi"/>
          <w:b/>
          <w:bCs/>
          <w:sz w:val="22"/>
          <w:szCs w:val="22"/>
        </w:rPr>
      </w:pPr>
      <w:r w:rsidRPr="0007478B">
        <w:rPr>
          <w:rFonts w:asciiTheme="minorHAnsi" w:hAnsiTheme="minorHAnsi" w:cstheme="minorHAnsi"/>
          <w:b/>
          <w:bCs/>
          <w:sz w:val="22"/>
          <w:szCs w:val="22"/>
        </w:rPr>
        <w:t xml:space="preserve">Step 2: Open Python Spyder </w:t>
      </w:r>
    </w:p>
    <w:p w14:paraId="0A949743" w14:textId="77777777" w:rsidR="00D23E0A" w:rsidRDefault="00D23E0A" w:rsidP="00D23E0A">
      <w:pPr>
        <w:rPr>
          <w:rFonts w:asciiTheme="minorHAnsi" w:hAnsiTheme="minorHAnsi" w:cstheme="minorHAnsi"/>
          <w:sz w:val="22"/>
          <w:szCs w:val="22"/>
        </w:rPr>
      </w:pPr>
    </w:p>
    <w:p w14:paraId="017BA675" w14:textId="77777777" w:rsidR="00D23E0A" w:rsidRDefault="00D23E0A" w:rsidP="00D23E0A">
      <w:pPr>
        <w:rPr>
          <w:rFonts w:asciiTheme="minorHAnsi" w:hAnsiTheme="minorHAnsi" w:cstheme="minorHAnsi"/>
          <w:sz w:val="22"/>
          <w:szCs w:val="22"/>
        </w:rPr>
      </w:pPr>
      <w:r w:rsidRPr="00A32C10">
        <w:rPr>
          <w:rFonts w:asciiTheme="minorHAnsi" w:hAnsiTheme="minorHAnsi" w:cstheme="minorHAnsi"/>
          <w:sz w:val="22"/>
          <w:szCs w:val="22"/>
        </w:rPr>
        <w:t xml:space="preserve">Launch the Spyder IDE. </w:t>
      </w:r>
    </w:p>
    <w:p w14:paraId="7FAD840F" w14:textId="77777777" w:rsidR="00D23E0A" w:rsidRDefault="00D23E0A" w:rsidP="00D23E0A">
      <w:pPr>
        <w:rPr>
          <w:rFonts w:asciiTheme="minorHAnsi" w:hAnsiTheme="minorHAnsi" w:cstheme="minorHAnsi"/>
          <w:sz w:val="22"/>
          <w:szCs w:val="22"/>
        </w:rPr>
      </w:pPr>
    </w:p>
    <w:p w14:paraId="3EB01E13" w14:textId="77777777" w:rsidR="00D23E0A" w:rsidRPr="0007478B" w:rsidRDefault="00D23E0A" w:rsidP="00145AC7">
      <w:pPr>
        <w:pStyle w:val="ListParagraph"/>
        <w:numPr>
          <w:ilvl w:val="0"/>
          <w:numId w:val="172"/>
        </w:numPr>
        <w:rPr>
          <w:rFonts w:asciiTheme="minorHAnsi" w:hAnsiTheme="minorHAnsi" w:cstheme="minorHAnsi"/>
          <w:b/>
          <w:bCs/>
          <w:sz w:val="22"/>
          <w:szCs w:val="22"/>
        </w:rPr>
      </w:pPr>
      <w:r w:rsidRPr="0007478B">
        <w:rPr>
          <w:rFonts w:asciiTheme="minorHAnsi" w:hAnsiTheme="minorHAnsi" w:cstheme="minorHAnsi"/>
          <w:b/>
          <w:bCs/>
          <w:sz w:val="22"/>
          <w:szCs w:val="22"/>
        </w:rPr>
        <w:t xml:space="preserve">Step 3: Create a Python Script </w:t>
      </w:r>
    </w:p>
    <w:p w14:paraId="057E9034" w14:textId="77777777" w:rsidR="00D23E0A" w:rsidRDefault="00D23E0A" w:rsidP="00D23E0A">
      <w:pPr>
        <w:rPr>
          <w:rFonts w:asciiTheme="minorHAnsi" w:hAnsiTheme="minorHAnsi" w:cstheme="minorHAnsi"/>
          <w:sz w:val="22"/>
          <w:szCs w:val="22"/>
        </w:rPr>
      </w:pPr>
    </w:p>
    <w:p w14:paraId="636ED170" w14:textId="77777777" w:rsidR="00D23E0A" w:rsidRDefault="00D23E0A" w:rsidP="00D23E0A">
      <w:pPr>
        <w:rPr>
          <w:rFonts w:asciiTheme="minorHAnsi" w:hAnsiTheme="minorHAnsi" w:cstheme="minorHAnsi"/>
          <w:sz w:val="22"/>
          <w:szCs w:val="22"/>
        </w:rPr>
      </w:pPr>
      <w:r w:rsidRPr="00A32C10">
        <w:rPr>
          <w:rFonts w:asciiTheme="minorHAnsi" w:hAnsiTheme="minorHAnsi" w:cstheme="minorHAnsi"/>
          <w:sz w:val="22"/>
          <w:szCs w:val="22"/>
        </w:rPr>
        <w:t xml:space="preserve">Create a new Python script or open an existing one. </w:t>
      </w:r>
    </w:p>
    <w:p w14:paraId="2D659885" w14:textId="77777777" w:rsidR="00D23E0A" w:rsidRDefault="00D23E0A" w:rsidP="00D23E0A">
      <w:pPr>
        <w:rPr>
          <w:rFonts w:asciiTheme="minorHAnsi" w:hAnsiTheme="minorHAnsi" w:cstheme="minorHAnsi"/>
          <w:sz w:val="22"/>
          <w:szCs w:val="22"/>
        </w:rPr>
      </w:pPr>
    </w:p>
    <w:p w14:paraId="2D98F032" w14:textId="77777777" w:rsidR="00D23E0A" w:rsidRPr="0007478B" w:rsidRDefault="00D23E0A" w:rsidP="00145AC7">
      <w:pPr>
        <w:pStyle w:val="ListParagraph"/>
        <w:numPr>
          <w:ilvl w:val="0"/>
          <w:numId w:val="172"/>
        </w:numPr>
        <w:rPr>
          <w:rFonts w:asciiTheme="minorHAnsi" w:hAnsiTheme="minorHAnsi" w:cstheme="minorHAnsi"/>
          <w:b/>
          <w:bCs/>
          <w:sz w:val="22"/>
          <w:szCs w:val="22"/>
        </w:rPr>
      </w:pPr>
      <w:r w:rsidRPr="0007478B">
        <w:rPr>
          <w:rFonts w:asciiTheme="minorHAnsi" w:hAnsiTheme="minorHAnsi" w:cstheme="minorHAnsi"/>
          <w:b/>
          <w:bCs/>
          <w:sz w:val="22"/>
          <w:szCs w:val="22"/>
        </w:rPr>
        <w:t xml:space="preserve">Step 4: Use the `subprocess` Module to Run SAS Code </w:t>
      </w:r>
    </w:p>
    <w:p w14:paraId="5F438BBF" w14:textId="77777777" w:rsidR="00D23E0A" w:rsidRDefault="00D23E0A" w:rsidP="00D23E0A">
      <w:pPr>
        <w:rPr>
          <w:rFonts w:asciiTheme="minorHAnsi" w:hAnsiTheme="minorHAnsi" w:cstheme="minorHAnsi"/>
          <w:sz w:val="22"/>
          <w:szCs w:val="22"/>
        </w:rPr>
      </w:pPr>
    </w:p>
    <w:p w14:paraId="3D551992" w14:textId="77777777" w:rsidR="00D23E0A" w:rsidRDefault="00D23E0A" w:rsidP="00D23E0A">
      <w:pPr>
        <w:rPr>
          <w:rFonts w:asciiTheme="minorHAnsi" w:hAnsiTheme="minorHAnsi" w:cstheme="minorHAnsi"/>
          <w:sz w:val="22"/>
          <w:szCs w:val="22"/>
        </w:rPr>
      </w:pPr>
      <w:r>
        <w:rPr>
          <w:rFonts w:asciiTheme="minorHAnsi" w:hAnsiTheme="minorHAnsi" w:cstheme="minorHAnsi"/>
          <w:sz w:val="22"/>
          <w:szCs w:val="22"/>
        </w:rPr>
        <w:t>Use the subprocess module to run the SAS code in your Python script</w:t>
      </w:r>
      <w:r w:rsidRPr="00A32C10">
        <w:rPr>
          <w:rFonts w:asciiTheme="minorHAnsi" w:hAnsiTheme="minorHAnsi" w:cstheme="minorHAnsi"/>
          <w:sz w:val="22"/>
          <w:szCs w:val="22"/>
        </w:rPr>
        <w:t xml:space="preserve">. Here's an example: </w:t>
      </w:r>
    </w:p>
    <w:p w14:paraId="04C2C132" w14:textId="77777777" w:rsidR="00D23E0A" w:rsidRDefault="00D23E0A" w:rsidP="00D23E0A">
      <w:pPr>
        <w:rPr>
          <w:rFonts w:asciiTheme="minorHAnsi" w:hAnsiTheme="minorHAnsi" w:cstheme="minorHAnsi"/>
          <w:sz w:val="22"/>
          <w:szCs w:val="22"/>
        </w:rPr>
      </w:pPr>
    </w:p>
    <w:p w14:paraId="3E7A55C2" w14:textId="77777777" w:rsidR="00D23E0A" w:rsidRDefault="00D23E0A" w:rsidP="00D23E0A">
      <w:pPr>
        <w:rPr>
          <w:rFonts w:asciiTheme="minorHAnsi" w:hAnsiTheme="minorHAnsi" w:cstheme="minorHAnsi"/>
          <w:sz w:val="22"/>
          <w:szCs w:val="22"/>
        </w:rPr>
      </w:pPr>
    </w:p>
    <w:p w14:paraId="7638CEF6" w14:textId="77777777" w:rsidR="00D23E0A" w:rsidRDefault="00D23E0A" w:rsidP="00D23E0A">
      <w:pPr>
        <w:rPr>
          <w:rFonts w:asciiTheme="minorHAnsi" w:hAnsiTheme="minorHAnsi" w:cstheme="minorHAnsi"/>
          <w:sz w:val="22"/>
          <w:szCs w:val="22"/>
        </w:rPr>
      </w:pPr>
    </w:p>
    <w:p w14:paraId="7C68AB40" w14:textId="77777777" w:rsidR="00D23E0A" w:rsidRDefault="00D23E0A" w:rsidP="00D23E0A">
      <w:pPr>
        <w:pStyle w:val="ACaptionHead"/>
        <w:ind w:left="0"/>
      </w:pPr>
      <w:r>
        <w:lastRenderedPageBreak/>
        <w:t>Program 6.10: Subprocess Module to run SAS Code</w:t>
      </w:r>
    </w:p>
    <w:p w14:paraId="567EA811" w14:textId="77777777" w:rsidR="00D23E0A" w:rsidRDefault="00D23E0A" w:rsidP="00D23E0A">
      <w:pPr>
        <w:rPr>
          <w:rFonts w:asciiTheme="minorHAnsi" w:hAnsiTheme="minorHAnsi" w:cstheme="minorHAnsi"/>
          <w:sz w:val="22"/>
          <w:szCs w:val="22"/>
        </w:rPr>
      </w:pPr>
    </w:p>
    <w:p w14:paraId="54026AB8" w14:textId="77777777" w:rsidR="00D23E0A" w:rsidRPr="00007ACD" w:rsidRDefault="00D23E0A" w:rsidP="00D23E0A">
      <w:pPr>
        <w:rPr>
          <w:rFonts w:ascii="Consolas" w:hAnsi="Consolas" w:cstheme="minorHAnsi"/>
          <w:sz w:val="22"/>
          <w:szCs w:val="22"/>
        </w:rPr>
      </w:pPr>
      <w:r w:rsidRPr="00007ACD">
        <w:rPr>
          <w:rFonts w:ascii="Consolas" w:hAnsi="Consolas" w:cstheme="minorHAnsi"/>
          <w:sz w:val="22"/>
          <w:szCs w:val="22"/>
        </w:rPr>
        <w:t xml:space="preserve">import subprocess </w:t>
      </w:r>
    </w:p>
    <w:p w14:paraId="7BC4E6D0" w14:textId="77777777" w:rsidR="00D23E0A" w:rsidRPr="00007ACD" w:rsidRDefault="00D23E0A" w:rsidP="00D23E0A">
      <w:pPr>
        <w:rPr>
          <w:rFonts w:ascii="Consolas" w:hAnsi="Consolas" w:cstheme="minorHAnsi"/>
          <w:sz w:val="22"/>
          <w:szCs w:val="22"/>
        </w:rPr>
      </w:pPr>
    </w:p>
    <w:p w14:paraId="4BD7AED3" w14:textId="77777777" w:rsidR="00D23E0A" w:rsidRPr="00007ACD" w:rsidRDefault="00D23E0A" w:rsidP="00D23E0A">
      <w:pPr>
        <w:rPr>
          <w:rFonts w:ascii="Consolas" w:hAnsi="Consolas" w:cstheme="minorHAnsi"/>
          <w:b/>
          <w:bCs/>
          <w:color w:val="808080" w:themeColor="background1" w:themeShade="80"/>
          <w:sz w:val="22"/>
          <w:szCs w:val="22"/>
        </w:rPr>
      </w:pPr>
      <w:r w:rsidRPr="00007ACD">
        <w:rPr>
          <w:rFonts w:ascii="Consolas" w:hAnsi="Consolas" w:cstheme="minorHAnsi"/>
          <w:b/>
          <w:bCs/>
          <w:color w:val="808080" w:themeColor="background1" w:themeShade="80"/>
          <w:sz w:val="22"/>
          <w:szCs w:val="22"/>
        </w:rPr>
        <w:t xml:space="preserve"># Replace 'sas.exe' with the path to your SAS executable </w:t>
      </w:r>
    </w:p>
    <w:p w14:paraId="2C5AB8D5" w14:textId="77777777" w:rsidR="00D23E0A" w:rsidRPr="00007ACD" w:rsidRDefault="00D23E0A" w:rsidP="00D23E0A">
      <w:pPr>
        <w:rPr>
          <w:rFonts w:ascii="Consolas" w:hAnsi="Consolas" w:cstheme="minorHAnsi"/>
          <w:sz w:val="22"/>
          <w:szCs w:val="22"/>
        </w:rPr>
      </w:pPr>
      <w:proofErr w:type="spellStart"/>
      <w:r w:rsidRPr="00007ACD">
        <w:rPr>
          <w:rFonts w:ascii="Consolas" w:hAnsi="Consolas" w:cstheme="minorHAnsi"/>
          <w:sz w:val="22"/>
          <w:szCs w:val="22"/>
        </w:rPr>
        <w:t>sas_path</w:t>
      </w:r>
      <w:proofErr w:type="spellEnd"/>
      <w:r w:rsidRPr="00007ACD">
        <w:rPr>
          <w:rFonts w:ascii="Consolas" w:hAnsi="Consolas" w:cstheme="minorHAnsi"/>
          <w:sz w:val="22"/>
          <w:szCs w:val="22"/>
        </w:rPr>
        <w:t xml:space="preserve"> = 'path_to_sas.exe' </w:t>
      </w:r>
    </w:p>
    <w:p w14:paraId="2F71979A" w14:textId="77777777" w:rsidR="00D23E0A" w:rsidRPr="00007ACD" w:rsidRDefault="00D23E0A" w:rsidP="00D23E0A">
      <w:pPr>
        <w:rPr>
          <w:rFonts w:ascii="Consolas" w:hAnsi="Consolas" w:cstheme="minorHAnsi"/>
          <w:sz w:val="22"/>
          <w:szCs w:val="22"/>
        </w:rPr>
      </w:pPr>
    </w:p>
    <w:p w14:paraId="33D1A8B7" w14:textId="77777777" w:rsidR="00D23E0A" w:rsidRPr="00007ACD" w:rsidRDefault="00D23E0A" w:rsidP="00D23E0A">
      <w:pPr>
        <w:rPr>
          <w:rFonts w:ascii="Consolas" w:hAnsi="Consolas" w:cstheme="minorHAnsi"/>
          <w:b/>
          <w:bCs/>
          <w:color w:val="808080" w:themeColor="background1" w:themeShade="80"/>
          <w:sz w:val="22"/>
          <w:szCs w:val="22"/>
        </w:rPr>
      </w:pPr>
      <w:r w:rsidRPr="00007ACD">
        <w:rPr>
          <w:rFonts w:ascii="Consolas" w:hAnsi="Consolas" w:cstheme="minorHAnsi"/>
          <w:b/>
          <w:bCs/>
          <w:color w:val="808080" w:themeColor="background1" w:themeShade="80"/>
          <w:sz w:val="22"/>
          <w:szCs w:val="22"/>
        </w:rPr>
        <w:t xml:space="preserve"># Your SAS code </w:t>
      </w:r>
    </w:p>
    <w:p w14:paraId="0D42500C" w14:textId="77777777" w:rsidR="00D23E0A" w:rsidRPr="00007ACD" w:rsidRDefault="00D23E0A" w:rsidP="00D23E0A">
      <w:pPr>
        <w:rPr>
          <w:rFonts w:ascii="Consolas" w:hAnsi="Consolas" w:cstheme="minorHAnsi"/>
          <w:sz w:val="22"/>
          <w:szCs w:val="22"/>
        </w:rPr>
      </w:pPr>
      <w:proofErr w:type="spellStart"/>
      <w:r w:rsidRPr="00007ACD">
        <w:rPr>
          <w:rFonts w:ascii="Consolas" w:hAnsi="Consolas" w:cstheme="minorHAnsi"/>
          <w:sz w:val="22"/>
          <w:szCs w:val="22"/>
        </w:rPr>
        <w:t>sas_code</w:t>
      </w:r>
      <w:proofErr w:type="spellEnd"/>
      <w:r w:rsidRPr="00007ACD">
        <w:rPr>
          <w:rFonts w:ascii="Consolas" w:hAnsi="Consolas" w:cstheme="minorHAnsi"/>
          <w:sz w:val="22"/>
          <w:szCs w:val="22"/>
        </w:rPr>
        <w:t xml:space="preserve"> = """ </w:t>
      </w:r>
    </w:p>
    <w:p w14:paraId="44058E7D" w14:textId="77777777" w:rsidR="00D23E0A" w:rsidRPr="00007ACD" w:rsidRDefault="00D23E0A" w:rsidP="00D23E0A">
      <w:pPr>
        <w:rPr>
          <w:rFonts w:ascii="Consolas" w:hAnsi="Consolas" w:cstheme="minorHAnsi"/>
          <w:sz w:val="22"/>
          <w:szCs w:val="22"/>
        </w:rPr>
      </w:pPr>
      <w:r w:rsidRPr="00007ACD">
        <w:rPr>
          <w:rFonts w:ascii="Consolas" w:hAnsi="Consolas" w:cstheme="minorHAnsi"/>
          <w:sz w:val="22"/>
          <w:szCs w:val="22"/>
        </w:rPr>
        <w:t xml:space="preserve">data </w:t>
      </w:r>
      <w:proofErr w:type="spellStart"/>
      <w:r w:rsidRPr="00007ACD">
        <w:rPr>
          <w:rFonts w:ascii="Consolas" w:hAnsi="Consolas" w:cstheme="minorHAnsi"/>
          <w:sz w:val="22"/>
          <w:szCs w:val="22"/>
        </w:rPr>
        <w:t>work.example</w:t>
      </w:r>
      <w:proofErr w:type="spellEnd"/>
      <w:r w:rsidRPr="00007ACD">
        <w:rPr>
          <w:rFonts w:ascii="Consolas" w:hAnsi="Consolas" w:cstheme="minorHAnsi"/>
          <w:sz w:val="22"/>
          <w:szCs w:val="22"/>
        </w:rPr>
        <w:t xml:space="preserve">; </w:t>
      </w:r>
    </w:p>
    <w:p w14:paraId="243818BE" w14:textId="77777777" w:rsidR="00D23E0A" w:rsidRPr="00007ACD" w:rsidRDefault="00D23E0A" w:rsidP="00D23E0A">
      <w:pPr>
        <w:rPr>
          <w:rFonts w:ascii="Consolas" w:hAnsi="Consolas" w:cstheme="minorHAnsi"/>
          <w:sz w:val="22"/>
          <w:szCs w:val="22"/>
        </w:rPr>
      </w:pPr>
      <w:r w:rsidRPr="00007ACD">
        <w:rPr>
          <w:rFonts w:ascii="Consolas" w:hAnsi="Consolas" w:cstheme="minorHAnsi"/>
          <w:sz w:val="22"/>
          <w:szCs w:val="22"/>
        </w:rPr>
        <w:t xml:space="preserve">input x y; </w:t>
      </w:r>
    </w:p>
    <w:p w14:paraId="171A07DE" w14:textId="77777777" w:rsidR="00D23E0A" w:rsidRPr="00007ACD" w:rsidRDefault="00D23E0A" w:rsidP="00D23E0A">
      <w:pPr>
        <w:rPr>
          <w:rFonts w:ascii="Consolas" w:hAnsi="Consolas" w:cstheme="minorHAnsi"/>
          <w:sz w:val="22"/>
          <w:szCs w:val="22"/>
        </w:rPr>
      </w:pPr>
      <w:proofErr w:type="spellStart"/>
      <w:r w:rsidRPr="00007ACD">
        <w:rPr>
          <w:rFonts w:ascii="Consolas" w:hAnsi="Consolas" w:cstheme="minorHAnsi"/>
          <w:sz w:val="22"/>
          <w:szCs w:val="22"/>
        </w:rPr>
        <w:t>datalines</w:t>
      </w:r>
      <w:proofErr w:type="spellEnd"/>
      <w:r w:rsidRPr="00007ACD">
        <w:rPr>
          <w:rFonts w:ascii="Consolas" w:hAnsi="Consolas" w:cstheme="minorHAnsi"/>
          <w:sz w:val="22"/>
          <w:szCs w:val="22"/>
        </w:rPr>
        <w:t xml:space="preserve">; </w:t>
      </w:r>
    </w:p>
    <w:p w14:paraId="5CAC9721" w14:textId="77777777" w:rsidR="00D23E0A" w:rsidRPr="00007ACD" w:rsidRDefault="00D23E0A" w:rsidP="00D23E0A">
      <w:pPr>
        <w:rPr>
          <w:rFonts w:ascii="Consolas" w:hAnsi="Consolas" w:cstheme="minorHAnsi"/>
          <w:sz w:val="22"/>
          <w:szCs w:val="22"/>
        </w:rPr>
      </w:pPr>
      <w:r w:rsidRPr="00007ACD">
        <w:rPr>
          <w:rFonts w:ascii="Consolas" w:hAnsi="Consolas" w:cstheme="minorHAnsi"/>
          <w:sz w:val="22"/>
          <w:szCs w:val="22"/>
        </w:rPr>
        <w:t xml:space="preserve">1 2 </w:t>
      </w:r>
    </w:p>
    <w:p w14:paraId="642EB1C4" w14:textId="77777777" w:rsidR="00D23E0A" w:rsidRPr="00007ACD" w:rsidRDefault="00D23E0A" w:rsidP="00D23E0A">
      <w:pPr>
        <w:rPr>
          <w:rFonts w:ascii="Consolas" w:hAnsi="Consolas" w:cstheme="minorHAnsi"/>
          <w:sz w:val="22"/>
          <w:szCs w:val="22"/>
        </w:rPr>
      </w:pPr>
      <w:r w:rsidRPr="00007ACD">
        <w:rPr>
          <w:rFonts w:ascii="Consolas" w:hAnsi="Consolas" w:cstheme="minorHAnsi"/>
          <w:sz w:val="22"/>
          <w:szCs w:val="22"/>
        </w:rPr>
        <w:t xml:space="preserve">3 4 </w:t>
      </w:r>
    </w:p>
    <w:p w14:paraId="6E6691CE" w14:textId="77777777" w:rsidR="00D23E0A" w:rsidRPr="00007ACD" w:rsidRDefault="00D23E0A" w:rsidP="00D23E0A">
      <w:pPr>
        <w:rPr>
          <w:rFonts w:ascii="Consolas" w:hAnsi="Consolas" w:cstheme="minorHAnsi"/>
          <w:sz w:val="22"/>
          <w:szCs w:val="22"/>
        </w:rPr>
      </w:pPr>
      <w:r w:rsidRPr="00007ACD">
        <w:rPr>
          <w:rFonts w:ascii="Consolas" w:hAnsi="Consolas" w:cstheme="minorHAnsi"/>
          <w:sz w:val="22"/>
          <w:szCs w:val="22"/>
        </w:rPr>
        <w:t>5 6</w:t>
      </w:r>
    </w:p>
    <w:p w14:paraId="6FF4715C" w14:textId="77777777" w:rsidR="00D23E0A" w:rsidRPr="00007ACD" w:rsidRDefault="00D23E0A" w:rsidP="00D23E0A">
      <w:pPr>
        <w:rPr>
          <w:rFonts w:ascii="Consolas" w:hAnsi="Consolas" w:cstheme="minorHAnsi"/>
          <w:sz w:val="22"/>
          <w:szCs w:val="22"/>
        </w:rPr>
      </w:pPr>
      <w:r w:rsidRPr="00007ACD">
        <w:rPr>
          <w:rFonts w:ascii="Consolas" w:hAnsi="Consolas" w:cstheme="minorHAnsi"/>
          <w:sz w:val="22"/>
          <w:szCs w:val="22"/>
        </w:rPr>
        <w:t xml:space="preserve"> ; </w:t>
      </w:r>
    </w:p>
    <w:p w14:paraId="0FADDB6C" w14:textId="77777777" w:rsidR="00D23E0A" w:rsidRPr="00007ACD" w:rsidRDefault="00D23E0A" w:rsidP="00D23E0A">
      <w:pPr>
        <w:rPr>
          <w:rFonts w:ascii="Consolas" w:hAnsi="Consolas" w:cstheme="minorHAnsi"/>
          <w:sz w:val="22"/>
          <w:szCs w:val="22"/>
        </w:rPr>
      </w:pPr>
      <w:r w:rsidRPr="00007ACD">
        <w:rPr>
          <w:rFonts w:ascii="Consolas" w:hAnsi="Consolas" w:cstheme="minorHAnsi"/>
          <w:sz w:val="22"/>
          <w:szCs w:val="22"/>
        </w:rPr>
        <w:t xml:space="preserve">run; </w:t>
      </w:r>
    </w:p>
    <w:p w14:paraId="1BC78199" w14:textId="77777777" w:rsidR="00D23E0A" w:rsidRPr="00007ACD" w:rsidRDefault="00D23E0A" w:rsidP="00D23E0A">
      <w:pPr>
        <w:rPr>
          <w:rFonts w:ascii="Consolas" w:hAnsi="Consolas" w:cstheme="minorHAnsi"/>
          <w:sz w:val="22"/>
          <w:szCs w:val="22"/>
        </w:rPr>
      </w:pPr>
      <w:r w:rsidRPr="00007ACD">
        <w:rPr>
          <w:rFonts w:ascii="Consolas" w:hAnsi="Consolas" w:cstheme="minorHAnsi"/>
          <w:sz w:val="22"/>
          <w:szCs w:val="22"/>
        </w:rPr>
        <w:t xml:space="preserve">""" </w:t>
      </w:r>
    </w:p>
    <w:p w14:paraId="4FC3895F" w14:textId="77777777" w:rsidR="00D23E0A" w:rsidRPr="00007ACD" w:rsidRDefault="00D23E0A" w:rsidP="00D23E0A">
      <w:pPr>
        <w:rPr>
          <w:rFonts w:ascii="Consolas" w:hAnsi="Consolas" w:cstheme="minorHAnsi"/>
          <w:sz w:val="22"/>
          <w:szCs w:val="22"/>
        </w:rPr>
      </w:pPr>
    </w:p>
    <w:p w14:paraId="1B79E398" w14:textId="77777777" w:rsidR="00D23E0A" w:rsidRPr="00007ACD" w:rsidRDefault="00D23E0A" w:rsidP="00D23E0A">
      <w:pPr>
        <w:rPr>
          <w:rFonts w:ascii="Consolas" w:hAnsi="Consolas" w:cstheme="minorHAnsi"/>
          <w:b/>
          <w:bCs/>
          <w:color w:val="808080" w:themeColor="background1" w:themeShade="80"/>
          <w:sz w:val="22"/>
          <w:szCs w:val="22"/>
        </w:rPr>
      </w:pPr>
      <w:r w:rsidRPr="00007ACD">
        <w:rPr>
          <w:rFonts w:ascii="Consolas" w:hAnsi="Consolas" w:cstheme="minorHAnsi"/>
          <w:b/>
          <w:bCs/>
          <w:color w:val="808080" w:themeColor="background1" w:themeShade="80"/>
          <w:sz w:val="22"/>
          <w:szCs w:val="22"/>
        </w:rPr>
        <w:t xml:space="preserve"># Save the SAS code to a temporary file </w:t>
      </w:r>
    </w:p>
    <w:p w14:paraId="2E1D0F25" w14:textId="77777777" w:rsidR="00D23E0A" w:rsidRPr="00007ACD" w:rsidRDefault="00D23E0A" w:rsidP="00D23E0A">
      <w:pPr>
        <w:rPr>
          <w:rFonts w:ascii="Consolas" w:hAnsi="Consolas" w:cstheme="minorHAnsi"/>
          <w:sz w:val="22"/>
          <w:szCs w:val="22"/>
        </w:rPr>
      </w:pPr>
      <w:r w:rsidRPr="00007ACD">
        <w:rPr>
          <w:rFonts w:ascii="Consolas" w:hAnsi="Consolas" w:cstheme="minorHAnsi"/>
          <w:sz w:val="22"/>
          <w:szCs w:val="22"/>
        </w:rPr>
        <w:t>with open('</w:t>
      </w:r>
      <w:proofErr w:type="spellStart"/>
      <w:r w:rsidRPr="00007ACD">
        <w:rPr>
          <w:rFonts w:ascii="Consolas" w:hAnsi="Consolas" w:cstheme="minorHAnsi"/>
          <w:sz w:val="22"/>
          <w:szCs w:val="22"/>
        </w:rPr>
        <w:t>temp.sas</w:t>
      </w:r>
      <w:proofErr w:type="spellEnd"/>
      <w:r w:rsidRPr="00007ACD">
        <w:rPr>
          <w:rFonts w:ascii="Consolas" w:hAnsi="Consolas" w:cstheme="minorHAnsi"/>
          <w:sz w:val="22"/>
          <w:szCs w:val="22"/>
        </w:rPr>
        <w:t xml:space="preserve">', 'w') as f: </w:t>
      </w:r>
    </w:p>
    <w:p w14:paraId="2BDAB883" w14:textId="77777777" w:rsidR="00D23E0A" w:rsidRPr="00007ACD" w:rsidRDefault="00D23E0A" w:rsidP="00D23E0A">
      <w:pPr>
        <w:rPr>
          <w:rFonts w:ascii="Consolas" w:hAnsi="Consolas" w:cstheme="minorHAnsi"/>
          <w:sz w:val="22"/>
          <w:szCs w:val="22"/>
        </w:rPr>
      </w:pPr>
      <w:r w:rsidRPr="00007ACD">
        <w:rPr>
          <w:rFonts w:ascii="Consolas" w:hAnsi="Consolas" w:cstheme="minorHAnsi"/>
          <w:sz w:val="22"/>
          <w:szCs w:val="22"/>
        </w:rPr>
        <w:t xml:space="preserve">    </w:t>
      </w:r>
      <w:proofErr w:type="spellStart"/>
      <w:r w:rsidRPr="00007ACD">
        <w:rPr>
          <w:rFonts w:ascii="Consolas" w:hAnsi="Consolas" w:cstheme="minorHAnsi"/>
          <w:sz w:val="22"/>
          <w:szCs w:val="22"/>
        </w:rPr>
        <w:t>f.write</w:t>
      </w:r>
      <w:proofErr w:type="spellEnd"/>
      <w:r w:rsidRPr="00007ACD">
        <w:rPr>
          <w:rFonts w:ascii="Consolas" w:hAnsi="Consolas" w:cstheme="minorHAnsi"/>
          <w:sz w:val="22"/>
          <w:szCs w:val="22"/>
        </w:rPr>
        <w:t>(</w:t>
      </w:r>
      <w:proofErr w:type="spellStart"/>
      <w:r w:rsidRPr="00007ACD">
        <w:rPr>
          <w:rFonts w:ascii="Consolas" w:hAnsi="Consolas" w:cstheme="minorHAnsi"/>
          <w:sz w:val="22"/>
          <w:szCs w:val="22"/>
        </w:rPr>
        <w:t>sas_code</w:t>
      </w:r>
      <w:proofErr w:type="spellEnd"/>
      <w:r w:rsidRPr="00007ACD">
        <w:rPr>
          <w:rFonts w:ascii="Consolas" w:hAnsi="Consolas" w:cstheme="minorHAnsi"/>
          <w:sz w:val="22"/>
          <w:szCs w:val="22"/>
        </w:rPr>
        <w:t xml:space="preserve">) </w:t>
      </w:r>
    </w:p>
    <w:p w14:paraId="00E54AAB" w14:textId="77777777" w:rsidR="00D23E0A" w:rsidRPr="00007ACD" w:rsidRDefault="00D23E0A" w:rsidP="00D23E0A">
      <w:pPr>
        <w:rPr>
          <w:rFonts w:ascii="Consolas" w:hAnsi="Consolas" w:cstheme="minorHAnsi"/>
          <w:sz w:val="22"/>
          <w:szCs w:val="22"/>
        </w:rPr>
      </w:pPr>
    </w:p>
    <w:p w14:paraId="776E23C3" w14:textId="77777777" w:rsidR="00D23E0A" w:rsidRPr="00007ACD" w:rsidRDefault="00D23E0A" w:rsidP="00D23E0A">
      <w:pPr>
        <w:rPr>
          <w:rFonts w:ascii="Consolas" w:hAnsi="Consolas" w:cstheme="minorHAnsi"/>
          <w:b/>
          <w:bCs/>
          <w:color w:val="808080" w:themeColor="background1" w:themeShade="80"/>
          <w:sz w:val="22"/>
          <w:szCs w:val="22"/>
        </w:rPr>
      </w:pPr>
      <w:r w:rsidRPr="00007ACD">
        <w:rPr>
          <w:rFonts w:ascii="Consolas" w:hAnsi="Consolas" w:cstheme="minorHAnsi"/>
          <w:b/>
          <w:bCs/>
          <w:color w:val="808080" w:themeColor="background1" w:themeShade="80"/>
          <w:sz w:val="22"/>
          <w:szCs w:val="22"/>
        </w:rPr>
        <w:t xml:space="preserve"># Run the SAS code using subprocess </w:t>
      </w:r>
    </w:p>
    <w:p w14:paraId="575EDF09" w14:textId="77777777" w:rsidR="00D23E0A" w:rsidRPr="00007ACD" w:rsidRDefault="00D23E0A" w:rsidP="00D23E0A">
      <w:pPr>
        <w:rPr>
          <w:rFonts w:ascii="Consolas" w:hAnsi="Consolas" w:cstheme="minorHAnsi"/>
          <w:sz w:val="22"/>
          <w:szCs w:val="22"/>
        </w:rPr>
      </w:pPr>
      <w:proofErr w:type="spellStart"/>
      <w:r w:rsidRPr="00007ACD">
        <w:rPr>
          <w:rFonts w:ascii="Consolas" w:hAnsi="Consolas" w:cstheme="minorHAnsi"/>
          <w:sz w:val="22"/>
          <w:szCs w:val="22"/>
        </w:rPr>
        <w:t>subprocess.run</w:t>
      </w:r>
      <w:proofErr w:type="spellEnd"/>
      <w:r w:rsidRPr="00007ACD">
        <w:rPr>
          <w:rFonts w:ascii="Consolas" w:hAnsi="Consolas" w:cstheme="minorHAnsi"/>
          <w:sz w:val="22"/>
          <w:szCs w:val="22"/>
        </w:rPr>
        <w:t>([</w:t>
      </w:r>
      <w:proofErr w:type="spellStart"/>
      <w:r w:rsidRPr="00007ACD">
        <w:rPr>
          <w:rFonts w:ascii="Consolas" w:hAnsi="Consolas" w:cstheme="minorHAnsi"/>
          <w:sz w:val="22"/>
          <w:szCs w:val="22"/>
        </w:rPr>
        <w:t>sas_path</w:t>
      </w:r>
      <w:proofErr w:type="spellEnd"/>
      <w:r w:rsidRPr="00007ACD">
        <w:rPr>
          <w:rFonts w:ascii="Consolas" w:hAnsi="Consolas" w:cstheme="minorHAnsi"/>
          <w:sz w:val="22"/>
          <w:szCs w:val="22"/>
        </w:rPr>
        <w:t>, '</w:t>
      </w:r>
      <w:proofErr w:type="spellStart"/>
      <w:r w:rsidRPr="00007ACD">
        <w:rPr>
          <w:rFonts w:ascii="Consolas" w:hAnsi="Consolas" w:cstheme="minorHAnsi"/>
          <w:sz w:val="22"/>
          <w:szCs w:val="22"/>
        </w:rPr>
        <w:t>temp.sas</w:t>
      </w:r>
      <w:proofErr w:type="spellEnd"/>
      <w:r w:rsidRPr="00007ACD">
        <w:rPr>
          <w:rFonts w:ascii="Consolas" w:hAnsi="Consolas" w:cstheme="minorHAnsi"/>
          <w:sz w:val="22"/>
          <w:szCs w:val="22"/>
        </w:rPr>
        <w:t>'])</w:t>
      </w:r>
    </w:p>
    <w:p w14:paraId="6D9F3090" w14:textId="77777777" w:rsidR="00D23E0A" w:rsidRDefault="00D23E0A" w:rsidP="00D23E0A">
      <w:pPr>
        <w:rPr>
          <w:rFonts w:asciiTheme="minorHAnsi" w:hAnsiTheme="minorHAnsi" w:cstheme="minorHAnsi"/>
          <w:sz w:val="22"/>
          <w:szCs w:val="22"/>
        </w:rPr>
      </w:pPr>
    </w:p>
    <w:p w14:paraId="0F16EB6B" w14:textId="77777777" w:rsidR="00D23E0A" w:rsidRDefault="00D23E0A" w:rsidP="00D23E0A">
      <w:pPr>
        <w:rPr>
          <w:rFonts w:asciiTheme="minorHAnsi" w:hAnsiTheme="minorHAnsi" w:cstheme="minorHAnsi"/>
          <w:sz w:val="22"/>
          <w:szCs w:val="22"/>
        </w:rPr>
      </w:pPr>
    </w:p>
    <w:p w14:paraId="7D5218F2" w14:textId="77777777" w:rsidR="00D23E0A" w:rsidRPr="0007478B" w:rsidRDefault="00D23E0A" w:rsidP="00145AC7">
      <w:pPr>
        <w:pStyle w:val="ListParagraph"/>
        <w:numPr>
          <w:ilvl w:val="0"/>
          <w:numId w:val="172"/>
        </w:numPr>
        <w:rPr>
          <w:rFonts w:asciiTheme="minorHAnsi" w:hAnsiTheme="minorHAnsi" w:cstheme="minorHAnsi"/>
          <w:b/>
          <w:bCs/>
          <w:sz w:val="22"/>
          <w:szCs w:val="22"/>
        </w:rPr>
      </w:pPr>
      <w:r w:rsidRPr="0007478B">
        <w:rPr>
          <w:rFonts w:asciiTheme="minorHAnsi" w:hAnsiTheme="minorHAnsi" w:cstheme="minorHAnsi"/>
          <w:b/>
          <w:bCs/>
          <w:sz w:val="22"/>
          <w:szCs w:val="22"/>
        </w:rPr>
        <w:t>Step 5: Run the Python Script</w:t>
      </w:r>
    </w:p>
    <w:p w14:paraId="5193FB24" w14:textId="77777777" w:rsidR="00D23E0A" w:rsidRDefault="00D23E0A" w:rsidP="00D23E0A">
      <w:pPr>
        <w:rPr>
          <w:rFonts w:asciiTheme="minorHAnsi" w:hAnsiTheme="minorHAnsi" w:cstheme="minorHAnsi"/>
          <w:sz w:val="22"/>
          <w:szCs w:val="22"/>
        </w:rPr>
      </w:pPr>
    </w:p>
    <w:p w14:paraId="35167E67" w14:textId="77777777" w:rsidR="00D23E0A" w:rsidRDefault="00D23E0A" w:rsidP="00D23E0A">
      <w:pPr>
        <w:rPr>
          <w:rFonts w:asciiTheme="minorHAnsi" w:hAnsiTheme="minorHAnsi" w:cstheme="minorHAnsi"/>
          <w:sz w:val="22"/>
          <w:szCs w:val="22"/>
        </w:rPr>
      </w:pPr>
      <w:r w:rsidRPr="00A32C10">
        <w:rPr>
          <w:rFonts w:asciiTheme="minorHAnsi" w:hAnsiTheme="minorHAnsi" w:cstheme="minorHAnsi"/>
          <w:sz w:val="22"/>
          <w:szCs w:val="22"/>
        </w:rPr>
        <w:t xml:space="preserve">Execute your Python script. It will run the SAS code and display the output in the SAS console. </w:t>
      </w:r>
    </w:p>
    <w:p w14:paraId="3AFC0598" w14:textId="77777777" w:rsidR="00D23E0A" w:rsidRDefault="00D23E0A" w:rsidP="00D23E0A">
      <w:pPr>
        <w:rPr>
          <w:rFonts w:asciiTheme="minorHAnsi" w:hAnsiTheme="minorHAnsi" w:cstheme="minorHAnsi"/>
          <w:sz w:val="22"/>
          <w:szCs w:val="22"/>
        </w:rPr>
      </w:pPr>
    </w:p>
    <w:p w14:paraId="716F5954" w14:textId="77777777" w:rsidR="00D23E0A" w:rsidRDefault="00D23E0A" w:rsidP="00D23E0A">
      <w:pPr>
        <w:rPr>
          <w:rFonts w:asciiTheme="minorHAnsi" w:hAnsiTheme="minorHAnsi" w:cstheme="minorHAnsi"/>
          <w:sz w:val="22"/>
          <w:szCs w:val="22"/>
        </w:rPr>
      </w:pPr>
    </w:p>
    <w:p w14:paraId="57C2E5CC" w14:textId="77777777" w:rsidR="00D23E0A" w:rsidRDefault="00D23E0A" w:rsidP="00D23E0A">
      <w:pPr>
        <w:pStyle w:val="Heading3"/>
        <w:ind w:left="0"/>
      </w:pPr>
      <w:bookmarkStart w:id="178" w:name="_Toc174889687"/>
      <w:r w:rsidRPr="00A32C10">
        <w:t>Method 2: Using SAS Kernel for Jupyter</w:t>
      </w:r>
      <w:bookmarkEnd w:id="178"/>
    </w:p>
    <w:p w14:paraId="6AF6ADBB" w14:textId="77777777" w:rsidR="00D23E0A" w:rsidRPr="0007478B" w:rsidRDefault="00D23E0A" w:rsidP="00D23E0A">
      <w:pPr>
        <w:rPr>
          <w:rFonts w:asciiTheme="minorHAnsi" w:hAnsiTheme="minorHAnsi" w:cstheme="minorHAnsi"/>
          <w:sz w:val="22"/>
          <w:szCs w:val="22"/>
        </w:rPr>
      </w:pPr>
    </w:p>
    <w:p w14:paraId="1473CAFC" w14:textId="77777777" w:rsidR="00D23E0A" w:rsidRPr="0007478B" w:rsidRDefault="00D23E0A" w:rsidP="00D23E0A">
      <w:pPr>
        <w:rPr>
          <w:rFonts w:asciiTheme="minorHAnsi" w:hAnsiTheme="minorHAnsi" w:cstheme="minorHAnsi"/>
          <w:sz w:val="22"/>
          <w:szCs w:val="22"/>
        </w:rPr>
      </w:pPr>
      <w:r w:rsidRPr="0007478B">
        <w:rPr>
          <w:rFonts w:asciiTheme="minorHAnsi" w:hAnsiTheme="minorHAnsi" w:cstheme="minorHAnsi"/>
          <w:sz w:val="22"/>
          <w:szCs w:val="22"/>
        </w:rPr>
        <w:t xml:space="preserve">Another effective way to run SAS code within Python's Spyder IDE is by harnessing the power of Jupyter Notebook with the SAS Kernel. Jupyter Notebooks are renowned for their interactivity and code-sharing capabilities. </w:t>
      </w:r>
      <w:r>
        <w:rPr>
          <w:rFonts w:asciiTheme="minorHAnsi" w:hAnsiTheme="minorHAnsi" w:cstheme="minorHAnsi"/>
          <w:sz w:val="22"/>
          <w:szCs w:val="22"/>
        </w:rPr>
        <w:t xml:space="preserve">Installing the SAS Kernel allows you to create a </w:t>
      </w:r>
      <w:r>
        <w:rPr>
          <w:rFonts w:asciiTheme="minorHAnsi" w:hAnsiTheme="minorHAnsi" w:cstheme="minorHAnsi"/>
          <w:sz w:val="22"/>
          <w:szCs w:val="22"/>
        </w:rPr>
        <w:lastRenderedPageBreak/>
        <w:t xml:space="preserve">dedicated SAS Jupyter Notebook and execute SAS code cells </w:t>
      </w:r>
      <w:r w:rsidRPr="0007478B">
        <w:rPr>
          <w:rFonts w:asciiTheme="minorHAnsi" w:hAnsiTheme="minorHAnsi" w:cstheme="minorHAnsi"/>
          <w:sz w:val="22"/>
          <w:szCs w:val="22"/>
        </w:rPr>
        <w:t>alongside your Python code. This method is ideal if you prefer a more interactive and document-driven approach to working with SAS within the Python ecosystem. In the following section, we'll guide you through the process of installing the SAS Kernel and using it within Jupyter Notebooks.</w:t>
      </w:r>
    </w:p>
    <w:p w14:paraId="393ED653" w14:textId="77777777" w:rsidR="00D23E0A" w:rsidRDefault="00D23E0A" w:rsidP="00D23E0A"/>
    <w:p w14:paraId="3AB11182" w14:textId="77777777" w:rsidR="00D23E0A" w:rsidRDefault="00D23E0A" w:rsidP="00D23E0A">
      <w:pPr>
        <w:rPr>
          <w:rFonts w:asciiTheme="minorHAnsi" w:hAnsiTheme="minorHAnsi" w:cstheme="minorHAnsi"/>
          <w:sz w:val="22"/>
          <w:szCs w:val="22"/>
        </w:rPr>
      </w:pPr>
    </w:p>
    <w:p w14:paraId="35F97C86" w14:textId="77777777" w:rsidR="00D23E0A" w:rsidRPr="003F65D9" w:rsidRDefault="00D23E0A" w:rsidP="00145AC7">
      <w:pPr>
        <w:pStyle w:val="ListParagraph"/>
        <w:numPr>
          <w:ilvl w:val="0"/>
          <w:numId w:val="172"/>
        </w:numPr>
        <w:rPr>
          <w:rFonts w:asciiTheme="minorHAnsi" w:hAnsiTheme="minorHAnsi" w:cstheme="minorHAnsi"/>
          <w:b/>
          <w:bCs/>
          <w:sz w:val="22"/>
          <w:szCs w:val="22"/>
        </w:rPr>
      </w:pPr>
      <w:r w:rsidRPr="003F65D9">
        <w:rPr>
          <w:rFonts w:asciiTheme="minorHAnsi" w:hAnsiTheme="minorHAnsi" w:cstheme="minorHAnsi"/>
          <w:b/>
          <w:bCs/>
          <w:sz w:val="22"/>
          <w:szCs w:val="22"/>
        </w:rPr>
        <w:t>Step 1: Install Jupyter Notebook and SAS Kernel</w:t>
      </w:r>
    </w:p>
    <w:p w14:paraId="3F2AE16B" w14:textId="77777777" w:rsidR="00D23E0A" w:rsidRDefault="00D23E0A" w:rsidP="00D23E0A">
      <w:pPr>
        <w:rPr>
          <w:rFonts w:asciiTheme="minorHAnsi" w:hAnsiTheme="minorHAnsi" w:cstheme="minorHAnsi"/>
          <w:sz w:val="22"/>
          <w:szCs w:val="22"/>
        </w:rPr>
      </w:pPr>
    </w:p>
    <w:p w14:paraId="6B169D4F" w14:textId="77777777" w:rsidR="00D23E0A" w:rsidRDefault="00D23E0A" w:rsidP="00D23E0A">
      <w:pPr>
        <w:rPr>
          <w:rFonts w:asciiTheme="minorHAnsi" w:hAnsiTheme="minorHAnsi" w:cstheme="minorHAnsi"/>
          <w:sz w:val="22"/>
          <w:szCs w:val="22"/>
        </w:rPr>
      </w:pPr>
      <w:r w:rsidRPr="00A32C10">
        <w:rPr>
          <w:rFonts w:asciiTheme="minorHAnsi" w:hAnsiTheme="minorHAnsi" w:cstheme="minorHAnsi"/>
          <w:sz w:val="22"/>
          <w:szCs w:val="22"/>
        </w:rPr>
        <w:t xml:space="preserve">If you haven't already, install Jupyter Notebook using pip: </w:t>
      </w:r>
    </w:p>
    <w:p w14:paraId="5D9DDEED" w14:textId="77777777" w:rsidR="00D23E0A" w:rsidRDefault="00D23E0A" w:rsidP="00D23E0A">
      <w:pPr>
        <w:rPr>
          <w:rFonts w:asciiTheme="minorHAnsi" w:hAnsiTheme="minorHAnsi" w:cstheme="minorHAnsi"/>
          <w:sz w:val="22"/>
          <w:szCs w:val="22"/>
        </w:rPr>
      </w:pPr>
    </w:p>
    <w:p w14:paraId="0C7E146D" w14:textId="77777777" w:rsidR="00D23E0A" w:rsidRPr="00A723C5" w:rsidRDefault="00D23E0A" w:rsidP="00D23E0A">
      <w:pPr>
        <w:pStyle w:val="ACaptionHead"/>
        <w:ind w:left="0"/>
      </w:pPr>
      <w:r>
        <w:t xml:space="preserve">Program 6.11: Install Jupyter Notebook </w:t>
      </w:r>
    </w:p>
    <w:p w14:paraId="5BE24368" w14:textId="77777777" w:rsidR="00D23E0A" w:rsidRDefault="00D23E0A" w:rsidP="00D23E0A">
      <w:pPr>
        <w:rPr>
          <w:rFonts w:asciiTheme="minorHAnsi" w:hAnsiTheme="minorHAnsi" w:cstheme="minorHAnsi"/>
          <w:sz w:val="22"/>
          <w:szCs w:val="22"/>
        </w:rPr>
      </w:pPr>
    </w:p>
    <w:p w14:paraId="1240D443" w14:textId="77777777" w:rsidR="00D23E0A" w:rsidRPr="00007ACD" w:rsidRDefault="00D23E0A" w:rsidP="00D23E0A">
      <w:pPr>
        <w:rPr>
          <w:rFonts w:ascii="Consolas" w:hAnsi="Consolas" w:cstheme="minorHAnsi"/>
          <w:sz w:val="22"/>
          <w:szCs w:val="22"/>
        </w:rPr>
      </w:pPr>
      <w:r w:rsidRPr="00007ACD">
        <w:rPr>
          <w:rFonts w:ascii="Consolas" w:hAnsi="Consolas" w:cstheme="minorHAnsi"/>
          <w:sz w:val="22"/>
          <w:szCs w:val="22"/>
        </w:rPr>
        <w:t xml:space="preserve">pip install notebook </w:t>
      </w:r>
    </w:p>
    <w:p w14:paraId="5C1BBBE5" w14:textId="77777777" w:rsidR="00D23E0A" w:rsidRDefault="00D23E0A" w:rsidP="00D23E0A">
      <w:pPr>
        <w:rPr>
          <w:rFonts w:asciiTheme="minorHAnsi" w:hAnsiTheme="minorHAnsi" w:cstheme="minorHAnsi"/>
          <w:sz w:val="22"/>
          <w:szCs w:val="22"/>
        </w:rPr>
      </w:pPr>
    </w:p>
    <w:p w14:paraId="2F042AD1" w14:textId="77777777" w:rsidR="00D23E0A" w:rsidRDefault="00D23E0A" w:rsidP="00D23E0A">
      <w:pPr>
        <w:rPr>
          <w:rFonts w:asciiTheme="minorHAnsi" w:hAnsiTheme="minorHAnsi" w:cstheme="minorHAnsi"/>
          <w:sz w:val="22"/>
          <w:szCs w:val="22"/>
        </w:rPr>
      </w:pPr>
    </w:p>
    <w:p w14:paraId="4DEB599C" w14:textId="77777777" w:rsidR="00D23E0A" w:rsidRDefault="00D23E0A" w:rsidP="00D23E0A">
      <w:pPr>
        <w:rPr>
          <w:rFonts w:asciiTheme="minorHAnsi" w:hAnsiTheme="minorHAnsi" w:cstheme="minorHAnsi"/>
          <w:sz w:val="22"/>
          <w:szCs w:val="22"/>
        </w:rPr>
      </w:pPr>
      <w:r w:rsidRPr="00A32C10">
        <w:rPr>
          <w:rFonts w:asciiTheme="minorHAnsi" w:hAnsiTheme="minorHAnsi" w:cstheme="minorHAnsi"/>
          <w:sz w:val="22"/>
          <w:szCs w:val="22"/>
        </w:rPr>
        <w:t xml:space="preserve">Next, install the SAS Kernel for Jupyter: </w:t>
      </w:r>
    </w:p>
    <w:p w14:paraId="58D98CAA" w14:textId="77777777" w:rsidR="00D23E0A" w:rsidRDefault="00D23E0A" w:rsidP="00D23E0A">
      <w:pPr>
        <w:rPr>
          <w:rFonts w:asciiTheme="minorHAnsi" w:hAnsiTheme="minorHAnsi" w:cstheme="minorHAnsi"/>
          <w:sz w:val="22"/>
          <w:szCs w:val="22"/>
        </w:rPr>
      </w:pPr>
    </w:p>
    <w:p w14:paraId="2CF62B2D" w14:textId="77777777" w:rsidR="00D23E0A" w:rsidRPr="00A723C5" w:rsidRDefault="00D23E0A" w:rsidP="00D23E0A">
      <w:pPr>
        <w:pStyle w:val="ACaptionHead"/>
        <w:ind w:left="0"/>
      </w:pPr>
      <w:r>
        <w:t>Program 6.12: Install SAS Kernel for Jupyter</w:t>
      </w:r>
    </w:p>
    <w:p w14:paraId="7AE339E1" w14:textId="77777777" w:rsidR="00D23E0A" w:rsidRDefault="00D23E0A" w:rsidP="00D23E0A">
      <w:pPr>
        <w:rPr>
          <w:rFonts w:asciiTheme="minorHAnsi" w:hAnsiTheme="minorHAnsi" w:cstheme="minorHAnsi"/>
          <w:sz w:val="22"/>
          <w:szCs w:val="22"/>
        </w:rPr>
      </w:pPr>
    </w:p>
    <w:p w14:paraId="7A307973" w14:textId="77777777" w:rsidR="00D23E0A" w:rsidRPr="00007ACD" w:rsidRDefault="00D23E0A" w:rsidP="00D23E0A">
      <w:pPr>
        <w:rPr>
          <w:rFonts w:ascii="Consolas" w:hAnsi="Consolas" w:cstheme="minorHAnsi"/>
          <w:sz w:val="22"/>
          <w:szCs w:val="22"/>
        </w:rPr>
      </w:pPr>
      <w:r w:rsidRPr="00007ACD">
        <w:rPr>
          <w:rFonts w:ascii="Consolas" w:hAnsi="Consolas" w:cstheme="minorHAnsi"/>
          <w:sz w:val="22"/>
          <w:szCs w:val="22"/>
        </w:rPr>
        <w:t xml:space="preserve">pip install </w:t>
      </w:r>
      <w:proofErr w:type="spellStart"/>
      <w:r w:rsidRPr="00007ACD">
        <w:rPr>
          <w:rFonts w:ascii="Consolas" w:hAnsi="Consolas" w:cstheme="minorHAnsi"/>
          <w:sz w:val="22"/>
          <w:szCs w:val="22"/>
        </w:rPr>
        <w:t>sas_kernel</w:t>
      </w:r>
      <w:proofErr w:type="spellEnd"/>
    </w:p>
    <w:p w14:paraId="30B035C7" w14:textId="77777777" w:rsidR="00D23E0A" w:rsidRDefault="00D23E0A" w:rsidP="00D23E0A">
      <w:pPr>
        <w:tabs>
          <w:tab w:val="left" w:pos="1710"/>
        </w:tabs>
        <w:rPr>
          <w:rFonts w:asciiTheme="minorHAnsi" w:hAnsiTheme="minorHAnsi" w:cstheme="minorHAnsi"/>
          <w:sz w:val="22"/>
          <w:szCs w:val="22"/>
        </w:rPr>
      </w:pPr>
      <w:r>
        <w:rPr>
          <w:rFonts w:asciiTheme="minorHAnsi" w:hAnsiTheme="minorHAnsi" w:cstheme="minorHAnsi"/>
          <w:sz w:val="22"/>
          <w:szCs w:val="22"/>
        </w:rPr>
        <w:tab/>
      </w:r>
    </w:p>
    <w:p w14:paraId="730BD6A7" w14:textId="77777777" w:rsidR="00D23E0A" w:rsidRDefault="00D23E0A" w:rsidP="00D23E0A">
      <w:pPr>
        <w:tabs>
          <w:tab w:val="left" w:pos="1710"/>
        </w:tabs>
        <w:rPr>
          <w:rFonts w:asciiTheme="minorHAnsi" w:hAnsiTheme="minorHAnsi" w:cstheme="minorHAnsi"/>
          <w:sz w:val="22"/>
          <w:szCs w:val="22"/>
        </w:rPr>
      </w:pPr>
    </w:p>
    <w:p w14:paraId="2836A9D3" w14:textId="77777777" w:rsidR="00D23E0A" w:rsidRDefault="00D23E0A" w:rsidP="00D23E0A">
      <w:pPr>
        <w:rPr>
          <w:rFonts w:asciiTheme="minorHAnsi" w:hAnsiTheme="minorHAnsi" w:cstheme="minorHAnsi"/>
          <w:sz w:val="22"/>
          <w:szCs w:val="22"/>
        </w:rPr>
      </w:pPr>
    </w:p>
    <w:p w14:paraId="541DBF85" w14:textId="77777777" w:rsidR="00D23E0A" w:rsidRPr="003F65D9" w:rsidRDefault="00D23E0A" w:rsidP="00145AC7">
      <w:pPr>
        <w:pStyle w:val="ListParagraph"/>
        <w:numPr>
          <w:ilvl w:val="0"/>
          <w:numId w:val="172"/>
        </w:numPr>
        <w:rPr>
          <w:rFonts w:asciiTheme="minorHAnsi" w:hAnsiTheme="minorHAnsi" w:cstheme="minorHAnsi"/>
          <w:b/>
          <w:bCs/>
          <w:sz w:val="22"/>
          <w:szCs w:val="22"/>
        </w:rPr>
      </w:pPr>
      <w:r w:rsidRPr="003F65D9">
        <w:rPr>
          <w:rFonts w:asciiTheme="minorHAnsi" w:hAnsiTheme="minorHAnsi" w:cstheme="minorHAnsi"/>
          <w:b/>
          <w:bCs/>
          <w:sz w:val="22"/>
          <w:szCs w:val="22"/>
        </w:rPr>
        <w:t xml:space="preserve">Step 2: Launch Jupyter Notebook </w:t>
      </w:r>
    </w:p>
    <w:p w14:paraId="1449302E" w14:textId="77777777" w:rsidR="00D23E0A" w:rsidRDefault="00D23E0A" w:rsidP="00D23E0A">
      <w:pPr>
        <w:rPr>
          <w:rFonts w:asciiTheme="minorHAnsi" w:hAnsiTheme="minorHAnsi" w:cstheme="minorHAnsi"/>
          <w:sz w:val="22"/>
          <w:szCs w:val="22"/>
        </w:rPr>
      </w:pPr>
    </w:p>
    <w:p w14:paraId="56CA068A" w14:textId="77777777" w:rsidR="00D23E0A" w:rsidRDefault="00D23E0A" w:rsidP="00D23E0A">
      <w:pPr>
        <w:rPr>
          <w:rFonts w:asciiTheme="minorHAnsi" w:hAnsiTheme="minorHAnsi" w:cstheme="minorHAnsi"/>
          <w:sz w:val="22"/>
          <w:szCs w:val="22"/>
        </w:rPr>
      </w:pPr>
      <w:r w:rsidRPr="00A32C10">
        <w:rPr>
          <w:rFonts w:asciiTheme="minorHAnsi" w:hAnsiTheme="minorHAnsi" w:cstheme="minorHAnsi"/>
          <w:sz w:val="22"/>
          <w:szCs w:val="22"/>
        </w:rPr>
        <w:t xml:space="preserve">Launch Jupyter Notebook by running: </w:t>
      </w:r>
    </w:p>
    <w:p w14:paraId="1F69ADF5" w14:textId="77777777" w:rsidR="00D23E0A" w:rsidRDefault="00D23E0A" w:rsidP="00D23E0A">
      <w:pPr>
        <w:rPr>
          <w:rFonts w:asciiTheme="minorHAnsi" w:hAnsiTheme="minorHAnsi" w:cstheme="minorHAnsi"/>
          <w:sz w:val="22"/>
          <w:szCs w:val="22"/>
        </w:rPr>
      </w:pPr>
    </w:p>
    <w:p w14:paraId="344350F8" w14:textId="77777777" w:rsidR="00D23E0A" w:rsidRPr="00A723C5" w:rsidRDefault="00D23E0A" w:rsidP="00D23E0A">
      <w:pPr>
        <w:pStyle w:val="ACaptionHead"/>
        <w:ind w:left="0"/>
      </w:pPr>
      <w:r>
        <w:t>Program 6.13:  Launch Jupyter Notebook</w:t>
      </w:r>
    </w:p>
    <w:p w14:paraId="15860014" w14:textId="77777777" w:rsidR="00D23E0A" w:rsidRDefault="00D23E0A" w:rsidP="00D23E0A">
      <w:pPr>
        <w:rPr>
          <w:rFonts w:asciiTheme="minorHAnsi" w:hAnsiTheme="minorHAnsi" w:cstheme="minorHAnsi"/>
          <w:sz w:val="22"/>
          <w:szCs w:val="22"/>
        </w:rPr>
      </w:pPr>
    </w:p>
    <w:p w14:paraId="50BDCBC4" w14:textId="77777777" w:rsidR="00D23E0A" w:rsidRPr="00007ACD" w:rsidRDefault="00D23E0A" w:rsidP="00D23E0A">
      <w:pPr>
        <w:rPr>
          <w:rFonts w:ascii="Consolas" w:hAnsi="Consolas" w:cstheme="minorHAnsi"/>
          <w:sz w:val="22"/>
          <w:szCs w:val="22"/>
        </w:rPr>
      </w:pPr>
      <w:proofErr w:type="spellStart"/>
      <w:r w:rsidRPr="00007ACD">
        <w:rPr>
          <w:rFonts w:ascii="Consolas" w:hAnsi="Consolas" w:cstheme="minorHAnsi"/>
          <w:sz w:val="22"/>
          <w:szCs w:val="22"/>
        </w:rPr>
        <w:t>jupyter</w:t>
      </w:r>
      <w:proofErr w:type="spellEnd"/>
      <w:r w:rsidRPr="00007ACD">
        <w:rPr>
          <w:rFonts w:ascii="Consolas" w:hAnsi="Consolas" w:cstheme="minorHAnsi"/>
          <w:sz w:val="22"/>
          <w:szCs w:val="22"/>
        </w:rPr>
        <w:t xml:space="preserve"> notebook </w:t>
      </w:r>
    </w:p>
    <w:p w14:paraId="1C3F0981" w14:textId="77777777" w:rsidR="00D23E0A" w:rsidRDefault="00D23E0A" w:rsidP="00D23E0A">
      <w:pPr>
        <w:rPr>
          <w:rFonts w:asciiTheme="minorHAnsi" w:hAnsiTheme="minorHAnsi" w:cstheme="minorHAnsi"/>
          <w:sz w:val="22"/>
          <w:szCs w:val="22"/>
        </w:rPr>
      </w:pPr>
    </w:p>
    <w:p w14:paraId="395C5189" w14:textId="77777777" w:rsidR="00D23E0A" w:rsidRDefault="00D23E0A" w:rsidP="00D23E0A">
      <w:pPr>
        <w:rPr>
          <w:rFonts w:asciiTheme="minorHAnsi" w:hAnsiTheme="minorHAnsi" w:cstheme="minorHAnsi"/>
          <w:sz w:val="22"/>
          <w:szCs w:val="22"/>
        </w:rPr>
      </w:pPr>
    </w:p>
    <w:p w14:paraId="25B0CD09" w14:textId="77777777" w:rsidR="00D23E0A" w:rsidRDefault="00D23E0A" w:rsidP="00D23E0A">
      <w:pPr>
        <w:rPr>
          <w:rFonts w:asciiTheme="minorHAnsi" w:hAnsiTheme="minorHAnsi" w:cstheme="minorHAnsi"/>
          <w:sz w:val="22"/>
          <w:szCs w:val="22"/>
        </w:rPr>
      </w:pPr>
    </w:p>
    <w:p w14:paraId="0AB6AB10" w14:textId="77777777" w:rsidR="00D23E0A" w:rsidRPr="003F65D9" w:rsidRDefault="00D23E0A" w:rsidP="00145AC7">
      <w:pPr>
        <w:pStyle w:val="ListParagraph"/>
        <w:numPr>
          <w:ilvl w:val="0"/>
          <w:numId w:val="172"/>
        </w:numPr>
        <w:rPr>
          <w:rFonts w:asciiTheme="minorHAnsi" w:hAnsiTheme="minorHAnsi" w:cstheme="minorHAnsi"/>
          <w:b/>
          <w:bCs/>
          <w:sz w:val="22"/>
          <w:szCs w:val="22"/>
        </w:rPr>
      </w:pPr>
      <w:r w:rsidRPr="003F65D9">
        <w:rPr>
          <w:rFonts w:asciiTheme="minorHAnsi" w:hAnsiTheme="minorHAnsi" w:cstheme="minorHAnsi"/>
          <w:b/>
          <w:bCs/>
          <w:sz w:val="22"/>
          <w:szCs w:val="22"/>
        </w:rPr>
        <w:t xml:space="preserve">Step 3: Create a New Jupyter Notebook </w:t>
      </w:r>
    </w:p>
    <w:p w14:paraId="1CCD41A8" w14:textId="77777777" w:rsidR="00D23E0A" w:rsidRDefault="00D23E0A" w:rsidP="00D23E0A">
      <w:pPr>
        <w:rPr>
          <w:rFonts w:asciiTheme="minorHAnsi" w:hAnsiTheme="minorHAnsi" w:cstheme="minorHAnsi"/>
          <w:sz w:val="22"/>
          <w:szCs w:val="22"/>
        </w:rPr>
      </w:pPr>
    </w:p>
    <w:p w14:paraId="095C9065" w14:textId="77777777" w:rsidR="00D23E0A" w:rsidRDefault="00D23E0A" w:rsidP="00D23E0A">
      <w:pPr>
        <w:rPr>
          <w:rFonts w:asciiTheme="minorHAnsi" w:hAnsiTheme="minorHAnsi" w:cstheme="minorHAnsi"/>
          <w:sz w:val="22"/>
          <w:szCs w:val="22"/>
        </w:rPr>
      </w:pPr>
      <w:r w:rsidRPr="00A32C10">
        <w:rPr>
          <w:rFonts w:asciiTheme="minorHAnsi" w:hAnsiTheme="minorHAnsi" w:cstheme="minorHAnsi"/>
          <w:sz w:val="22"/>
          <w:szCs w:val="22"/>
        </w:rPr>
        <w:t xml:space="preserve">Create a new Jupyter Notebook by selecting "New" -&gt; "SAS". </w:t>
      </w:r>
    </w:p>
    <w:p w14:paraId="3F1C154F" w14:textId="77777777" w:rsidR="00D23E0A" w:rsidRDefault="00D23E0A" w:rsidP="00D23E0A">
      <w:pPr>
        <w:rPr>
          <w:rFonts w:asciiTheme="minorHAnsi" w:hAnsiTheme="minorHAnsi" w:cstheme="minorHAnsi"/>
          <w:sz w:val="22"/>
          <w:szCs w:val="22"/>
        </w:rPr>
      </w:pPr>
    </w:p>
    <w:p w14:paraId="336A4E64" w14:textId="77777777" w:rsidR="00D23E0A" w:rsidRPr="003F65D9" w:rsidRDefault="00D23E0A" w:rsidP="00145AC7">
      <w:pPr>
        <w:pStyle w:val="ListParagraph"/>
        <w:numPr>
          <w:ilvl w:val="0"/>
          <w:numId w:val="172"/>
        </w:numPr>
        <w:rPr>
          <w:rFonts w:asciiTheme="minorHAnsi" w:hAnsiTheme="minorHAnsi" w:cstheme="minorHAnsi"/>
          <w:b/>
          <w:bCs/>
          <w:sz w:val="22"/>
          <w:szCs w:val="22"/>
        </w:rPr>
      </w:pPr>
      <w:r w:rsidRPr="003F65D9">
        <w:rPr>
          <w:rFonts w:asciiTheme="minorHAnsi" w:hAnsiTheme="minorHAnsi" w:cstheme="minorHAnsi"/>
          <w:b/>
          <w:bCs/>
          <w:sz w:val="22"/>
          <w:szCs w:val="22"/>
        </w:rPr>
        <w:t xml:space="preserve">Step 4: Write and Run SAS Code </w:t>
      </w:r>
    </w:p>
    <w:p w14:paraId="104E323D" w14:textId="77777777" w:rsidR="00D23E0A" w:rsidRDefault="00D23E0A" w:rsidP="00D23E0A">
      <w:pPr>
        <w:rPr>
          <w:rFonts w:asciiTheme="minorHAnsi" w:hAnsiTheme="minorHAnsi" w:cstheme="minorHAnsi"/>
          <w:sz w:val="22"/>
          <w:szCs w:val="22"/>
        </w:rPr>
      </w:pPr>
    </w:p>
    <w:p w14:paraId="22EA14D2" w14:textId="77777777" w:rsidR="00D23E0A" w:rsidRDefault="00D23E0A" w:rsidP="00D23E0A">
      <w:pPr>
        <w:rPr>
          <w:rFonts w:asciiTheme="minorHAnsi" w:hAnsiTheme="minorHAnsi" w:cstheme="minorHAnsi"/>
          <w:sz w:val="22"/>
          <w:szCs w:val="22"/>
        </w:rPr>
      </w:pPr>
      <w:r w:rsidRPr="00A32C10">
        <w:rPr>
          <w:rFonts w:asciiTheme="minorHAnsi" w:hAnsiTheme="minorHAnsi" w:cstheme="minorHAnsi"/>
          <w:sz w:val="22"/>
          <w:szCs w:val="22"/>
        </w:rPr>
        <w:t xml:space="preserve">In your new SAS Jupyter Notebook, you can write and execute SAS code cells. </w:t>
      </w:r>
    </w:p>
    <w:p w14:paraId="092D7AC8" w14:textId="77777777" w:rsidR="00D23E0A" w:rsidRDefault="00D23E0A" w:rsidP="00D23E0A">
      <w:pPr>
        <w:rPr>
          <w:rFonts w:asciiTheme="minorHAnsi" w:hAnsiTheme="minorHAnsi" w:cstheme="minorHAnsi"/>
          <w:sz w:val="22"/>
          <w:szCs w:val="22"/>
        </w:rPr>
      </w:pPr>
    </w:p>
    <w:p w14:paraId="30CC10DE" w14:textId="77777777" w:rsidR="00D23E0A" w:rsidRDefault="00D23E0A" w:rsidP="00D23E0A">
      <w:pPr>
        <w:rPr>
          <w:rFonts w:asciiTheme="minorHAnsi" w:hAnsiTheme="minorHAnsi" w:cstheme="minorHAnsi"/>
          <w:sz w:val="22"/>
          <w:szCs w:val="22"/>
        </w:rPr>
      </w:pPr>
    </w:p>
    <w:p w14:paraId="1FAFCFB2" w14:textId="77777777" w:rsidR="00D23E0A" w:rsidRDefault="00D23E0A" w:rsidP="00D23E0A">
      <w:pPr>
        <w:pStyle w:val="Heading3"/>
        <w:ind w:left="0"/>
      </w:pPr>
      <w:bookmarkStart w:id="179" w:name="_Toc174889688"/>
      <w:r w:rsidRPr="00A32C10">
        <w:t>Method 3: Using SASpy</w:t>
      </w:r>
      <w:bookmarkEnd w:id="179"/>
    </w:p>
    <w:p w14:paraId="36BF983C" w14:textId="77777777" w:rsidR="00D23E0A" w:rsidRDefault="00D23E0A" w:rsidP="00D23E0A">
      <w:pPr>
        <w:rPr>
          <w:rFonts w:asciiTheme="minorHAnsi" w:hAnsiTheme="minorHAnsi" w:cstheme="minorHAnsi"/>
          <w:sz w:val="22"/>
          <w:szCs w:val="22"/>
        </w:rPr>
      </w:pPr>
    </w:p>
    <w:p w14:paraId="6F4014F4" w14:textId="77777777" w:rsidR="00D23E0A" w:rsidRPr="0007478B" w:rsidRDefault="00D23E0A" w:rsidP="00D23E0A">
      <w:pPr>
        <w:rPr>
          <w:rFonts w:asciiTheme="minorHAnsi" w:hAnsiTheme="minorHAnsi" w:cstheme="minorHAnsi"/>
          <w:sz w:val="22"/>
          <w:szCs w:val="22"/>
        </w:rPr>
      </w:pPr>
      <w:r w:rsidRPr="0007478B">
        <w:rPr>
          <w:rFonts w:asciiTheme="minorHAnsi" w:hAnsiTheme="minorHAnsi" w:cstheme="minorHAnsi"/>
          <w:sz w:val="22"/>
          <w:szCs w:val="22"/>
        </w:rPr>
        <w:t>For seamless integration of SAS capabilities into your Python Spyder environment, SASpy offers an excellent solution. SASpy is a Python module that facilitates communication with SAS from Python. By configuring a connection to your SAS environment and utilizing the SASpy library, you can easily submit SAS code directly from your Python script or Jupyter Notebook. This method not only streamlines your workflow but also allows you to combine the strengths of both SAS and Python for your data analytics tasks. In the upcoming section, we'll explore how to set up SASpy and effectively integrate SAS functionality into your Python Spyder environment.</w:t>
      </w:r>
    </w:p>
    <w:p w14:paraId="0870C8B5" w14:textId="77777777" w:rsidR="00D23E0A" w:rsidRDefault="00D23E0A" w:rsidP="00D23E0A">
      <w:pPr>
        <w:rPr>
          <w:rFonts w:asciiTheme="minorHAnsi" w:hAnsiTheme="minorHAnsi" w:cstheme="minorHAnsi"/>
          <w:sz w:val="22"/>
          <w:szCs w:val="22"/>
        </w:rPr>
      </w:pPr>
    </w:p>
    <w:p w14:paraId="69D0892A" w14:textId="77777777" w:rsidR="00D23E0A" w:rsidRDefault="00D23E0A" w:rsidP="00D23E0A">
      <w:pPr>
        <w:rPr>
          <w:rFonts w:asciiTheme="minorHAnsi" w:hAnsiTheme="minorHAnsi" w:cstheme="minorHAnsi"/>
          <w:sz w:val="22"/>
          <w:szCs w:val="22"/>
        </w:rPr>
      </w:pPr>
      <w:r w:rsidRPr="00A32C10">
        <w:rPr>
          <w:rFonts w:asciiTheme="minorHAnsi" w:hAnsiTheme="minorHAnsi" w:cstheme="minorHAnsi"/>
          <w:sz w:val="22"/>
          <w:szCs w:val="22"/>
        </w:rPr>
        <w:t xml:space="preserve">SASpy is a Python module that allows you to connect to and interact with SAS from Python. To use SASpy, follow these steps: </w:t>
      </w:r>
    </w:p>
    <w:p w14:paraId="002B000E" w14:textId="77777777" w:rsidR="00D23E0A" w:rsidRDefault="00D23E0A" w:rsidP="00D23E0A">
      <w:pPr>
        <w:rPr>
          <w:rFonts w:asciiTheme="minorHAnsi" w:hAnsiTheme="minorHAnsi" w:cstheme="minorHAnsi"/>
          <w:sz w:val="22"/>
          <w:szCs w:val="22"/>
        </w:rPr>
      </w:pPr>
    </w:p>
    <w:p w14:paraId="0CADCCDD" w14:textId="77777777" w:rsidR="00D23E0A" w:rsidRPr="000465B6" w:rsidRDefault="00D23E0A" w:rsidP="00145AC7">
      <w:pPr>
        <w:pStyle w:val="ListParagraph"/>
        <w:numPr>
          <w:ilvl w:val="0"/>
          <w:numId w:val="172"/>
        </w:numPr>
        <w:rPr>
          <w:rFonts w:asciiTheme="minorHAnsi" w:hAnsiTheme="minorHAnsi" w:cstheme="minorHAnsi"/>
          <w:b/>
          <w:bCs/>
          <w:sz w:val="22"/>
          <w:szCs w:val="22"/>
        </w:rPr>
      </w:pPr>
      <w:r w:rsidRPr="000465B6">
        <w:rPr>
          <w:rFonts w:asciiTheme="minorHAnsi" w:hAnsiTheme="minorHAnsi" w:cstheme="minorHAnsi"/>
          <w:b/>
          <w:bCs/>
          <w:sz w:val="22"/>
          <w:szCs w:val="22"/>
        </w:rPr>
        <w:t>Step 1: Install SASpy</w:t>
      </w:r>
    </w:p>
    <w:p w14:paraId="02990179" w14:textId="77777777" w:rsidR="00D23E0A" w:rsidRDefault="00D23E0A" w:rsidP="00D23E0A">
      <w:pPr>
        <w:rPr>
          <w:rFonts w:asciiTheme="minorHAnsi" w:hAnsiTheme="minorHAnsi" w:cstheme="minorHAnsi"/>
          <w:sz w:val="22"/>
          <w:szCs w:val="22"/>
        </w:rPr>
      </w:pPr>
    </w:p>
    <w:p w14:paraId="42DA2FE0" w14:textId="77777777" w:rsidR="00D23E0A" w:rsidRDefault="00D23E0A" w:rsidP="00D23E0A">
      <w:pPr>
        <w:rPr>
          <w:rFonts w:asciiTheme="minorHAnsi" w:hAnsiTheme="minorHAnsi" w:cstheme="minorHAnsi"/>
          <w:sz w:val="22"/>
          <w:szCs w:val="22"/>
        </w:rPr>
      </w:pPr>
      <w:r w:rsidRPr="00A32C10">
        <w:rPr>
          <w:rFonts w:asciiTheme="minorHAnsi" w:hAnsiTheme="minorHAnsi" w:cstheme="minorHAnsi"/>
          <w:sz w:val="22"/>
          <w:szCs w:val="22"/>
        </w:rPr>
        <w:t xml:space="preserve">Install SASpy using pip: </w:t>
      </w:r>
    </w:p>
    <w:p w14:paraId="476B8669" w14:textId="77777777" w:rsidR="00D23E0A" w:rsidRDefault="00D23E0A" w:rsidP="00D23E0A">
      <w:pPr>
        <w:rPr>
          <w:rFonts w:asciiTheme="minorHAnsi" w:hAnsiTheme="minorHAnsi" w:cstheme="minorHAnsi"/>
          <w:sz w:val="22"/>
          <w:szCs w:val="22"/>
        </w:rPr>
      </w:pPr>
    </w:p>
    <w:p w14:paraId="03105286" w14:textId="77777777" w:rsidR="00D23E0A" w:rsidRPr="00A723C5" w:rsidRDefault="00D23E0A" w:rsidP="00D23E0A">
      <w:pPr>
        <w:pStyle w:val="ACaptionHead"/>
        <w:ind w:left="0"/>
      </w:pPr>
      <w:r>
        <w:t xml:space="preserve">Program 6.14: Install SASpy Module </w:t>
      </w:r>
    </w:p>
    <w:p w14:paraId="243A9322" w14:textId="77777777" w:rsidR="00D23E0A" w:rsidRDefault="00D23E0A" w:rsidP="00D23E0A">
      <w:pPr>
        <w:rPr>
          <w:rFonts w:asciiTheme="minorHAnsi" w:hAnsiTheme="minorHAnsi" w:cstheme="minorHAnsi"/>
          <w:sz w:val="22"/>
          <w:szCs w:val="22"/>
        </w:rPr>
      </w:pPr>
    </w:p>
    <w:p w14:paraId="762B3885" w14:textId="77777777" w:rsidR="00D23E0A" w:rsidRPr="00007ACD" w:rsidRDefault="00D23E0A" w:rsidP="00D23E0A">
      <w:pPr>
        <w:rPr>
          <w:rFonts w:ascii="Consolas" w:hAnsi="Consolas" w:cstheme="minorHAnsi"/>
          <w:sz w:val="22"/>
          <w:szCs w:val="22"/>
        </w:rPr>
      </w:pPr>
      <w:r w:rsidRPr="00007ACD">
        <w:rPr>
          <w:rFonts w:ascii="Consolas" w:hAnsi="Consolas" w:cstheme="minorHAnsi"/>
          <w:sz w:val="22"/>
          <w:szCs w:val="22"/>
        </w:rPr>
        <w:t xml:space="preserve">pip install </w:t>
      </w:r>
      <w:proofErr w:type="spellStart"/>
      <w:r w:rsidRPr="00007ACD">
        <w:rPr>
          <w:rFonts w:ascii="Consolas" w:hAnsi="Consolas" w:cstheme="minorHAnsi"/>
          <w:sz w:val="22"/>
          <w:szCs w:val="22"/>
        </w:rPr>
        <w:t>saspy</w:t>
      </w:r>
      <w:proofErr w:type="spellEnd"/>
    </w:p>
    <w:p w14:paraId="73244DDC" w14:textId="77777777" w:rsidR="00D23E0A" w:rsidRDefault="00D23E0A" w:rsidP="00D23E0A">
      <w:pPr>
        <w:rPr>
          <w:rFonts w:asciiTheme="minorHAnsi" w:hAnsiTheme="minorHAnsi" w:cstheme="minorHAnsi"/>
          <w:sz w:val="22"/>
          <w:szCs w:val="22"/>
        </w:rPr>
      </w:pPr>
    </w:p>
    <w:p w14:paraId="52CBE163" w14:textId="77777777" w:rsidR="00D23E0A" w:rsidRDefault="00D23E0A" w:rsidP="00D23E0A">
      <w:pPr>
        <w:rPr>
          <w:rFonts w:asciiTheme="minorHAnsi" w:hAnsiTheme="minorHAnsi" w:cstheme="minorHAnsi"/>
          <w:sz w:val="22"/>
          <w:szCs w:val="22"/>
        </w:rPr>
      </w:pPr>
    </w:p>
    <w:p w14:paraId="72928587" w14:textId="77777777" w:rsidR="00D23E0A" w:rsidRDefault="00D23E0A" w:rsidP="00D23E0A">
      <w:pPr>
        <w:rPr>
          <w:rFonts w:asciiTheme="minorHAnsi" w:hAnsiTheme="minorHAnsi" w:cstheme="minorHAnsi"/>
          <w:sz w:val="22"/>
          <w:szCs w:val="22"/>
        </w:rPr>
      </w:pPr>
    </w:p>
    <w:p w14:paraId="7A1981D4" w14:textId="77777777" w:rsidR="00D23E0A" w:rsidRPr="000465B6" w:rsidRDefault="00D23E0A" w:rsidP="00145AC7">
      <w:pPr>
        <w:pStyle w:val="ListParagraph"/>
        <w:numPr>
          <w:ilvl w:val="0"/>
          <w:numId w:val="172"/>
        </w:numPr>
        <w:rPr>
          <w:rFonts w:asciiTheme="minorHAnsi" w:hAnsiTheme="minorHAnsi" w:cstheme="minorHAnsi"/>
          <w:b/>
          <w:bCs/>
          <w:sz w:val="22"/>
          <w:szCs w:val="22"/>
        </w:rPr>
      </w:pPr>
      <w:r w:rsidRPr="000465B6">
        <w:rPr>
          <w:rFonts w:asciiTheme="minorHAnsi" w:hAnsiTheme="minorHAnsi" w:cstheme="minorHAnsi"/>
          <w:b/>
          <w:bCs/>
          <w:sz w:val="22"/>
          <w:szCs w:val="22"/>
        </w:rPr>
        <w:t xml:space="preserve">Step 2: Configure SASpy </w:t>
      </w:r>
    </w:p>
    <w:p w14:paraId="3F969089" w14:textId="77777777" w:rsidR="00D23E0A" w:rsidRDefault="00D23E0A" w:rsidP="00D23E0A">
      <w:pPr>
        <w:rPr>
          <w:rFonts w:asciiTheme="minorHAnsi" w:hAnsiTheme="minorHAnsi" w:cstheme="minorHAnsi"/>
          <w:sz w:val="22"/>
          <w:szCs w:val="22"/>
        </w:rPr>
      </w:pPr>
    </w:p>
    <w:p w14:paraId="0E33AE9D" w14:textId="77777777" w:rsidR="00D23E0A" w:rsidRDefault="00D23E0A" w:rsidP="00D23E0A">
      <w:pPr>
        <w:rPr>
          <w:rFonts w:asciiTheme="minorHAnsi" w:hAnsiTheme="minorHAnsi" w:cstheme="minorHAnsi"/>
          <w:sz w:val="22"/>
          <w:szCs w:val="22"/>
        </w:rPr>
      </w:pPr>
      <w:r w:rsidRPr="00A32C10">
        <w:rPr>
          <w:rFonts w:asciiTheme="minorHAnsi" w:hAnsiTheme="minorHAnsi" w:cstheme="minorHAnsi"/>
          <w:sz w:val="22"/>
          <w:szCs w:val="22"/>
        </w:rPr>
        <w:t xml:space="preserve">Create a configuration file for SASpy. You can do this by running: </w:t>
      </w:r>
    </w:p>
    <w:p w14:paraId="6FBE8484" w14:textId="77777777" w:rsidR="00D23E0A" w:rsidRPr="00D973F5" w:rsidRDefault="00D23E0A" w:rsidP="00D23E0A">
      <w:pPr>
        <w:pStyle w:val="ACaptionHead"/>
        <w:ind w:left="0"/>
      </w:pPr>
      <w:r>
        <w:t>Program 6.15: Create Configuration File for SASpy</w:t>
      </w:r>
    </w:p>
    <w:p w14:paraId="7AEEA0BA" w14:textId="77777777" w:rsidR="00D23E0A" w:rsidRDefault="00D23E0A" w:rsidP="00D23E0A">
      <w:pPr>
        <w:rPr>
          <w:rFonts w:asciiTheme="minorHAnsi" w:hAnsiTheme="minorHAnsi" w:cstheme="minorHAnsi"/>
          <w:sz w:val="22"/>
          <w:szCs w:val="22"/>
        </w:rPr>
      </w:pPr>
    </w:p>
    <w:p w14:paraId="2F990B9D" w14:textId="77777777" w:rsidR="00D23E0A" w:rsidRPr="00007ACD" w:rsidRDefault="00D23E0A" w:rsidP="00D23E0A">
      <w:pPr>
        <w:rPr>
          <w:rFonts w:ascii="Consolas" w:hAnsi="Consolas" w:cstheme="minorHAnsi"/>
          <w:sz w:val="22"/>
          <w:szCs w:val="22"/>
        </w:rPr>
      </w:pPr>
      <w:proofErr w:type="gramStart"/>
      <w:r w:rsidRPr="00007ACD">
        <w:rPr>
          <w:rFonts w:ascii="Consolas" w:hAnsi="Consolas" w:cstheme="minorHAnsi"/>
          <w:sz w:val="22"/>
          <w:szCs w:val="22"/>
        </w:rPr>
        <w:lastRenderedPageBreak/>
        <w:t>python</w:t>
      </w:r>
      <w:proofErr w:type="gramEnd"/>
      <w:r w:rsidRPr="00007ACD">
        <w:rPr>
          <w:rFonts w:ascii="Consolas" w:hAnsi="Consolas" w:cstheme="minorHAnsi"/>
          <w:sz w:val="22"/>
          <w:szCs w:val="22"/>
        </w:rPr>
        <w:t xml:space="preserve"> import </w:t>
      </w:r>
      <w:proofErr w:type="spellStart"/>
      <w:r w:rsidRPr="00007ACD">
        <w:rPr>
          <w:rFonts w:ascii="Consolas" w:hAnsi="Consolas" w:cstheme="minorHAnsi"/>
          <w:sz w:val="22"/>
          <w:szCs w:val="22"/>
        </w:rPr>
        <w:t>saspy</w:t>
      </w:r>
      <w:proofErr w:type="spellEnd"/>
      <w:r w:rsidRPr="00007ACD">
        <w:rPr>
          <w:rFonts w:ascii="Consolas" w:hAnsi="Consolas" w:cstheme="minorHAnsi"/>
          <w:sz w:val="22"/>
          <w:szCs w:val="22"/>
        </w:rPr>
        <w:t xml:space="preserve"> </w:t>
      </w:r>
      <w:proofErr w:type="spellStart"/>
      <w:r w:rsidRPr="00007ACD">
        <w:rPr>
          <w:rFonts w:ascii="Consolas" w:hAnsi="Consolas" w:cstheme="minorHAnsi"/>
          <w:sz w:val="22"/>
          <w:szCs w:val="22"/>
        </w:rPr>
        <w:t>saspy.SAScfg.create_config</w:t>
      </w:r>
      <w:proofErr w:type="spellEnd"/>
      <w:r w:rsidRPr="00007ACD">
        <w:rPr>
          <w:rFonts w:ascii="Consolas" w:hAnsi="Consolas" w:cstheme="minorHAnsi"/>
          <w:sz w:val="22"/>
          <w:szCs w:val="22"/>
        </w:rPr>
        <w:t xml:space="preserve">() </w:t>
      </w:r>
    </w:p>
    <w:p w14:paraId="1D5F4C3F" w14:textId="77777777" w:rsidR="00D23E0A" w:rsidRDefault="00D23E0A" w:rsidP="00D23E0A">
      <w:pPr>
        <w:rPr>
          <w:rFonts w:asciiTheme="minorHAnsi" w:hAnsiTheme="minorHAnsi" w:cstheme="minorHAnsi"/>
          <w:sz w:val="22"/>
          <w:szCs w:val="22"/>
        </w:rPr>
      </w:pPr>
    </w:p>
    <w:p w14:paraId="6BFCC7EE" w14:textId="77777777" w:rsidR="00D23E0A" w:rsidRDefault="00D23E0A" w:rsidP="00D23E0A">
      <w:pPr>
        <w:rPr>
          <w:rFonts w:asciiTheme="minorHAnsi" w:hAnsiTheme="minorHAnsi" w:cstheme="minorHAnsi"/>
          <w:sz w:val="22"/>
          <w:szCs w:val="22"/>
        </w:rPr>
      </w:pPr>
      <w:r w:rsidRPr="00A32C10">
        <w:rPr>
          <w:rFonts w:asciiTheme="minorHAnsi" w:hAnsiTheme="minorHAnsi" w:cstheme="minorHAnsi"/>
          <w:sz w:val="22"/>
          <w:szCs w:val="22"/>
        </w:rPr>
        <w:t>This will generate a configuration file (</w:t>
      </w:r>
      <w:r w:rsidRPr="004B6311">
        <w:rPr>
          <w:rFonts w:ascii="Consolas" w:hAnsi="Consolas" w:cstheme="minorHAnsi"/>
          <w:sz w:val="22"/>
          <w:szCs w:val="22"/>
        </w:rPr>
        <w:t>sascfg_personal.py</w:t>
      </w:r>
      <w:r w:rsidRPr="00A32C10">
        <w:rPr>
          <w:rFonts w:asciiTheme="minorHAnsi" w:hAnsiTheme="minorHAnsi" w:cstheme="minorHAnsi"/>
          <w:sz w:val="22"/>
          <w:szCs w:val="22"/>
        </w:rPr>
        <w:t xml:space="preserve">) that you can edit to specify your SAS environment settings. </w:t>
      </w:r>
    </w:p>
    <w:p w14:paraId="5B8ED465" w14:textId="77777777" w:rsidR="00D23E0A" w:rsidRDefault="00D23E0A" w:rsidP="00D23E0A">
      <w:pPr>
        <w:rPr>
          <w:rFonts w:asciiTheme="minorHAnsi" w:hAnsiTheme="minorHAnsi" w:cstheme="minorHAnsi"/>
          <w:sz w:val="22"/>
          <w:szCs w:val="22"/>
        </w:rPr>
      </w:pPr>
    </w:p>
    <w:p w14:paraId="117705EE" w14:textId="77777777" w:rsidR="00D23E0A" w:rsidRDefault="00D23E0A" w:rsidP="00D23E0A">
      <w:pPr>
        <w:rPr>
          <w:rFonts w:asciiTheme="minorHAnsi" w:hAnsiTheme="minorHAnsi" w:cstheme="minorHAnsi"/>
          <w:sz w:val="22"/>
          <w:szCs w:val="22"/>
        </w:rPr>
      </w:pPr>
    </w:p>
    <w:p w14:paraId="1E2B29C5" w14:textId="77777777" w:rsidR="00D23E0A" w:rsidRPr="000465B6" w:rsidRDefault="00D23E0A" w:rsidP="00145AC7">
      <w:pPr>
        <w:pStyle w:val="ListParagraph"/>
        <w:numPr>
          <w:ilvl w:val="0"/>
          <w:numId w:val="172"/>
        </w:numPr>
        <w:rPr>
          <w:rFonts w:asciiTheme="minorHAnsi" w:hAnsiTheme="minorHAnsi" w:cstheme="minorHAnsi"/>
          <w:b/>
          <w:bCs/>
          <w:sz w:val="22"/>
          <w:szCs w:val="22"/>
        </w:rPr>
      </w:pPr>
      <w:r w:rsidRPr="000465B6">
        <w:rPr>
          <w:rFonts w:asciiTheme="minorHAnsi" w:hAnsiTheme="minorHAnsi" w:cstheme="minorHAnsi"/>
          <w:b/>
          <w:bCs/>
          <w:sz w:val="22"/>
          <w:szCs w:val="22"/>
        </w:rPr>
        <w:t xml:space="preserve">Step 3: Import and Use SASpy </w:t>
      </w:r>
    </w:p>
    <w:p w14:paraId="78EE27C8" w14:textId="77777777" w:rsidR="00D23E0A" w:rsidRDefault="00D23E0A" w:rsidP="00D23E0A">
      <w:pPr>
        <w:rPr>
          <w:rFonts w:asciiTheme="minorHAnsi" w:hAnsiTheme="minorHAnsi" w:cstheme="minorHAnsi"/>
          <w:sz w:val="22"/>
          <w:szCs w:val="22"/>
        </w:rPr>
      </w:pPr>
    </w:p>
    <w:p w14:paraId="63790CDB" w14:textId="77777777" w:rsidR="00D23E0A" w:rsidRDefault="00D23E0A" w:rsidP="00D23E0A">
      <w:pPr>
        <w:rPr>
          <w:rFonts w:asciiTheme="minorHAnsi" w:hAnsiTheme="minorHAnsi" w:cstheme="minorHAnsi"/>
          <w:sz w:val="22"/>
          <w:szCs w:val="22"/>
        </w:rPr>
      </w:pPr>
      <w:r w:rsidRPr="00A32C10">
        <w:rPr>
          <w:rFonts w:asciiTheme="minorHAnsi" w:hAnsiTheme="minorHAnsi" w:cstheme="minorHAnsi"/>
          <w:sz w:val="22"/>
          <w:szCs w:val="22"/>
        </w:rPr>
        <w:t xml:space="preserve">In your Python script or Jupyter Notebook, import SASpy and use it to execute SAS code. Here's an example: </w:t>
      </w:r>
    </w:p>
    <w:p w14:paraId="35EF084C" w14:textId="77777777" w:rsidR="00D23E0A" w:rsidRDefault="00D23E0A" w:rsidP="00D23E0A">
      <w:pPr>
        <w:rPr>
          <w:rFonts w:asciiTheme="minorHAnsi" w:hAnsiTheme="minorHAnsi" w:cstheme="minorHAnsi"/>
          <w:sz w:val="22"/>
          <w:szCs w:val="22"/>
        </w:rPr>
      </w:pPr>
    </w:p>
    <w:p w14:paraId="2E1E242D" w14:textId="77777777" w:rsidR="00D23E0A" w:rsidRPr="00A723C5" w:rsidRDefault="00D23E0A" w:rsidP="00D23E0A">
      <w:pPr>
        <w:pStyle w:val="ACaptionHead"/>
        <w:ind w:left="0"/>
      </w:pPr>
      <w:r>
        <w:t>Program 6.16: Import SASpy and Execute SAS Code</w:t>
      </w:r>
    </w:p>
    <w:p w14:paraId="555EA0A6" w14:textId="77777777" w:rsidR="00D23E0A" w:rsidRDefault="00D23E0A" w:rsidP="00D23E0A">
      <w:pPr>
        <w:rPr>
          <w:rFonts w:asciiTheme="minorHAnsi" w:hAnsiTheme="minorHAnsi" w:cstheme="minorHAnsi"/>
          <w:sz w:val="22"/>
          <w:szCs w:val="22"/>
        </w:rPr>
      </w:pPr>
    </w:p>
    <w:p w14:paraId="2A45D307" w14:textId="77777777" w:rsidR="00D23E0A" w:rsidRPr="00007ACD" w:rsidRDefault="00D23E0A" w:rsidP="00D23E0A">
      <w:pPr>
        <w:rPr>
          <w:rFonts w:ascii="Consolas" w:hAnsi="Consolas" w:cstheme="minorHAnsi"/>
          <w:sz w:val="22"/>
          <w:szCs w:val="22"/>
        </w:rPr>
      </w:pPr>
      <w:proofErr w:type="gramStart"/>
      <w:r w:rsidRPr="00007ACD">
        <w:rPr>
          <w:rFonts w:ascii="Consolas" w:hAnsi="Consolas" w:cstheme="minorHAnsi"/>
          <w:sz w:val="22"/>
          <w:szCs w:val="22"/>
        </w:rPr>
        <w:t>python</w:t>
      </w:r>
      <w:proofErr w:type="gramEnd"/>
      <w:r w:rsidRPr="00007ACD">
        <w:rPr>
          <w:rFonts w:ascii="Consolas" w:hAnsi="Consolas" w:cstheme="minorHAnsi"/>
          <w:sz w:val="22"/>
          <w:szCs w:val="22"/>
        </w:rPr>
        <w:t xml:space="preserve"> import </w:t>
      </w:r>
      <w:proofErr w:type="spellStart"/>
      <w:r w:rsidRPr="00007ACD">
        <w:rPr>
          <w:rFonts w:ascii="Consolas" w:hAnsi="Consolas" w:cstheme="minorHAnsi"/>
          <w:sz w:val="22"/>
          <w:szCs w:val="22"/>
        </w:rPr>
        <w:t>saspy</w:t>
      </w:r>
      <w:proofErr w:type="spellEnd"/>
      <w:r w:rsidRPr="00007ACD">
        <w:rPr>
          <w:rFonts w:ascii="Consolas" w:hAnsi="Consolas" w:cstheme="minorHAnsi"/>
          <w:sz w:val="22"/>
          <w:szCs w:val="22"/>
        </w:rPr>
        <w:t xml:space="preserve"> </w:t>
      </w:r>
    </w:p>
    <w:p w14:paraId="53BD7B66" w14:textId="77777777" w:rsidR="00D23E0A" w:rsidRPr="00007ACD" w:rsidRDefault="00D23E0A" w:rsidP="00D23E0A">
      <w:pPr>
        <w:rPr>
          <w:rFonts w:ascii="Consolas" w:hAnsi="Consolas" w:cstheme="minorHAnsi"/>
          <w:sz w:val="22"/>
          <w:szCs w:val="22"/>
        </w:rPr>
      </w:pPr>
    </w:p>
    <w:p w14:paraId="2733D950" w14:textId="77777777" w:rsidR="00D23E0A" w:rsidRPr="00007ACD" w:rsidRDefault="00D23E0A" w:rsidP="00D23E0A">
      <w:pPr>
        <w:rPr>
          <w:rFonts w:ascii="Consolas" w:hAnsi="Consolas" w:cstheme="minorHAnsi"/>
          <w:b/>
          <w:bCs/>
          <w:sz w:val="22"/>
          <w:szCs w:val="22"/>
        </w:rPr>
      </w:pPr>
      <w:r w:rsidRPr="00007ACD">
        <w:rPr>
          <w:rFonts w:ascii="Consolas" w:hAnsi="Consolas" w:cstheme="minorHAnsi"/>
          <w:b/>
          <w:bCs/>
          <w:color w:val="808080" w:themeColor="background1" w:themeShade="80"/>
          <w:sz w:val="22"/>
          <w:szCs w:val="22"/>
        </w:rPr>
        <w:t xml:space="preserve"># Connect to SAS using your configured profile </w:t>
      </w:r>
    </w:p>
    <w:p w14:paraId="0B24A310" w14:textId="77777777" w:rsidR="00D23E0A" w:rsidRPr="00007ACD" w:rsidRDefault="00D23E0A" w:rsidP="00D23E0A">
      <w:pPr>
        <w:rPr>
          <w:rFonts w:ascii="Consolas" w:hAnsi="Consolas" w:cstheme="minorHAnsi"/>
          <w:sz w:val="22"/>
          <w:szCs w:val="22"/>
        </w:rPr>
      </w:pPr>
    </w:p>
    <w:p w14:paraId="17905DDA" w14:textId="77777777" w:rsidR="00D23E0A" w:rsidRPr="00007ACD" w:rsidRDefault="00D23E0A" w:rsidP="00D23E0A">
      <w:pPr>
        <w:rPr>
          <w:rFonts w:ascii="Consolas" w:hAnsi="Consolas" w:cstheme="minorHAnsi"/>
          <w:sz w:val="22"/>
          <w:szCs w:val="22"/>
        </w:rPr>
      </w:pPr>
      <w:proofErr w:type="spellStart"/>
      <w:r w:rsidRPr="00007ACD">
        <w:rPr>
          <w:rFonts w:ascii="Consolas" w:hAnsi="Consolas" w:cstheme="minorHAnsi"/>
          <w:sz w:val="22"/>
          <w:szCs w:val="22"/>
        </w:rPr>
        <w:t>sas</w:t>
      </w:r>
      <w:proofErr w:type="spellEnd"/>
      <w:r w:rsidRPr="00007ACD">
        <w:rPr>
          <w:rFonts w:ascii="Consolas" w:hAnsi="Consolas" w:cstheme="minorHAnsi"/>
          <w:sz w:val="22"/>
          <w:szCs w:val="22"/>
        </w:rPr>
        <w:t xml:space="preserve"> = </w:t>
      </w:r>
      <w:proofErr w:type="spellStart"/>
      <w:r w:rsidRPr="00007ACD">
        <w:rPr>
          <w:rFonts w:ascii="Consolas" w:hAnsi="Consolas" w:cstheme="minorHAnsi"/>
          <w:sz w:val="22"/>
          <w:szCs w:val="22"/>
        </w:rPr>
        <w:t>saspy.SASsession</w:t>
      </w:r>
      <w:proofErr w:type="spellEnd"/>
      <w:r w:rsidRPr="00007ACD">
        <w:rPr>
          <w:rFonts w:ascii="Consolas" w:hAnsi="Consolas" w:cstheme="minorHAnsi"/>
          <w:sz w:val="22"/>
          <w:szCs w:val="22"/>
        </w:rPr>
        <w:t>(</w:t>
      </w:r>
      <w:proofErr w:type="spellStart"/>
      <w:r w:rsidRPr="00007ACD">
        <w:rPr>
          <w:rFonts w:ascii="Consolas" w:hAnsi="Consolas" w:cstheme="minorHAnsi"/>
          <w:sz w:val="22"/>
          <w:szCs w:val="22"/>
        </w:rPr>
        <w:t>cfgname</w:t>
      </w:r>
      <w:proofErr w:type="spellEnd"/>
      <w:r w:rsidRPr="00007ACD">
        <w:rPr>
          <w:rFonts w:ascii="Consolas" w:hAnsi="Consolas" w:cstheme="minorHAnsi"/>
          <w:sz w:val="22"/>
          <w:szCs w:val="22"/>
        </w:rPr>
        <w:t xml:space="preserve">='default') </w:t>
      </w:r>
    </w:p>
    <w:p w14:paraId="186D4126" w14:textId="77777777" w:rsidR="00D23E0A" w:rsidRPr="00007ACD" w:rsidRDefault="00D23E0A" w:rsidP="00D23E0A">
      <w:pPr>
        <w:rPr>
          <w:rFonts w:ascii="Consolas" w:hAnsi="Consolas" w:cstheme="minorHAnsi"/>
          <w:sz w:val="22"/>
          <w:szCs w:val="22"/>
        </w:rPr>
      </w:pPr>
    </w:p>
    <w:p w14:paraId="32691730" w14:textId="77777777" w:rsidR="00D23E0A" w:rsidRPr="00007ACD" w:rsidRDefault="00D23E0A" w:rsidP="00D23E0A">
      <w:pPr>
        <w:rPr>
          <w:rFonts w:ascii="Consolas" w:hAnsi="Consolas" w:cstheme="minorHAnsi"/>
          <w:b/>
          <w:bCs/>
          <w:color w:val="808080" w:themeColor="background1" w:themeShade="80"/>
          <w:sz w:val="22"/>
          <w:szCs w:val="22"/>
        </w:rPr>
      </w:pPr>
      <w:r w:rsidRPr="00007ACD">
        <w:rPr>
          <w:rFonts w:ascii="Consolas" w:hAnsi="Consolas" w:cstheme="minorHAnsi"/>
          <w:b/>
          <w:bCs/>
          <w:color w:val="808080" w:themeColor="background1" w:themeShade="80"/>
          <w:sz w:val="22"/>
          <w:szCs w:val="22"/>
        </w:rPr>
        <w:t xml:space="preserve"># Define your SAS code </w:t>
      </w:r>
    </w:p>
    <w:p w14:paraId="04AB51C0" w14:textId="77777777" w:rsidR="00D23E0A" w:rsidRPr="00007ACD" w:rsidRDefault="00D23E0A" w:rsidP="00D23E0A">
      <w:pPr>
        <w:rPr>
          <w:rFonts w:ascii="Consolas" w:hAnsi="Consolas" w:cstheme="minorHAnsi"/>
          <w:sz w:val="22"/>
          <w:szCs w:val="22"/>
        </w:rPr>
      </w:pPr>
    </w:p>
    <w:p w14:paraId="3B6BE6E7" w14:textId="77777777" w:rsidR="00D23E0A" w:rsidRPr="00007ACD" w:rsidRDefault="00D23E0A" w:rsidP="00D23E0A">
      <w:pPr>
        <w:rPr>
          <w:rFonts w:ascii="Consolas" w:hAnsi="Consolas" w:cstheme="minorHAnsi"/>
          <w:sz w:val="22"/>
          <w:szCs w:val="22"/>
        </w:rPr>
      </w:pPr>
      <w:proofErr w:type="spellStart"/>
      <w:r w:rsidRPr="00007ACD">
        <w:rPr>
          <w:rFonts w:ascii="Consolas" w:hAnsi="Consolas" w:cstheme="minorHAnsi"/>
          <w:sz w:val="22"/>
          <w:szCs w:val="22"/>
        </w:rPr>
        <w:t>sas_code</w:t>
      </w:r>
      <w:proofErr w:type="spellEnd"/>
      <w:r w:rsidRPr="00007ACD">
        <w:rPr>
          <w:rFonts w:ascii="Consolas" w:hAnsi="Consolas" w:cstheme="minorHAnsi"/>
          <w:sz w:val="22"/>
          <w:szCs w:val="22"/>
        </w:rPr>
        <w:t xml:space="preserve"> = """ </w:t>
      </w:r>
    </w:p>
    <w:p w14:paraId="3585EF94" w14:textId="77777777" w:rsidR="00D23E0A" w:rsidRPr="00007ACD" w:rsidRDefault="00D23E0A" w:rsidP="00D23E0A">
      <w:pPr>
        <w:rPr>
          <w:rFonts w:ascii="Consolas" w:hAnsi="Consolas" w:cstheme="minorHAnsi"/>
          <w:sz w:val="22"/>
          <w:szCs w:val="22"/>
        </w:rPr>
      </w:pPr>
      <w:r w:rsidRPr="00007ACD">
        <w:rPr>
          <w:rFonts w:ascii="Consolas" w:hAnsi="Consolas" w:cstheme="minorHAnsi"/>
          <w:sz w:val="22"/>
          <w:szCs w:val="22"/>
        </w:rPr>
        <w:t xml:space="preserve">data </w:t>
      </w:r>
      <w:proofErr w:type="spellStart"/>
      <w:r w:rsidRPr="00007ACD">
        <w:rPr>
          <w:rFonts w:ascii="Consolas" w:hAnsi="Consolas" w:cstheme="minorHAnsi"/>
          <w:sz w:val="22"/>
          <w:szCs w:val="22"/>
        </w:rPr>
        <w:t>work.example</w:t>
      </w:r>
      <w:proofErr w:type="spellEnd"/>
      <w:r w:rsidRPr="00007ACD">
        <w:rPr>
          <w:rFonts w:ascii="Consolas" w:hAnsi="Consolas" w:cstheme="minorHAnsi"/>
          <w:sz w:val="22"/>
          <w:szCs w:val="22"/>
        </w:rPr>
        <w:t xml:space="preserve">; </w:t>
      </w:r>
    </w:p>
    <w:p w14:paraId="6E44DB6D" w14:textId="77777777" w:rsidR="00D23E0A" w:rsidRPr="00007ACD" w:rsidRDefault="00D23E0A" w:rsidP="00D23E0A">
      <w:pPr>
        <w:rPr>
          <w:rFonts w:ascii="Consolas" w:hAnsi="Consolas" w:cstheme="minorHAnsi"/>
          <w:sz w:val="22"/>
          <w:szCs w:val="22"/>
        </w:rPr>
      </w:pPr>
      <w:r w:rsidRPr="00007ACD">
        <w:rPr>
          <w:rFonts w:ascii="Consolas" w:hAnsi="Consolas" w:cstheme="minorHAnsi"/>
          <w:sz w:val="22"/>
          <w:szCs w:val="22"/>
        </w:rPr>
        <w:t xml:space="preserve">input x y; </w:t>
      </w:r>
    </w:p>
    <w:p w14:paraId="62A2DC8E" w14:textId="77777777" w:rsidR="00D23E0A" w:rsidRPr="00007ACD" w:rsidRDefault="00D23E0A" w:rsidP="00D23E0A">
      <w:pPr>
        <w:rPr>
          <w:rFonts w:ascii="Consolas" w:hAnsi="Consolas" w:cstheme="minorHAnsi"/>
          <w:sz w:val="22"/>
          <w:szCs w:val="22"/>
        </w:rPr>
      </w:pPr>
      <w:proofErr w:type="spellStart"/>
      <w:r w:rsidRPr="00007ACD">
        <w:rPr>
          <w:rFonts w:ascii="Consolas" w:hAnsi="Consolas" w:cstheme="minorHAnsi"/>
          <w:sz w:val="22"/>
          <w:szCs w:val="22"/>
        </w:rPr>
        <w:t>datalines</w:t>
      </w:r>
      <w:proofErr w:type="spellEnd"/>
      <w:r w:rsidRPr="00007ACD">
        <w:rPr>
          <w:rFonts w:ascii="Consolas" w:hAnsi="Consolas" w:cstheme="minorHAnsi"/>
          <w:sz w:val="22"/>
          <w:szCs w:val="22"/>
        </w:rPr>
        <w:t xml:space="preserve">; </w:t>
      </w:r>
    </w:p>
    <w:p w14:paraId="1CF42C73" w14:textId="77777777" w:rsidR="00D23E0A" w:rsidRPr="00007ACD" w:rsidRDefault="00D23E0A" w:rsidP="00D23E0A">
      <w:pPr>
        <w:rPr>
          <w:rFonts w:ascii="Consolas" w:hAnsi="Consolas" w:cstheme="minorHAnsi"/>
          <w:sz w:val="22"/>
          <w:szCs w:val="22"/>
        </w:rPr>
      </w:pPr>
      <w:r w:rsidRPr="00007ACD">
        <w:rPr>
          <w:rFonts w:ascii="Consolas" w:hAnsi="Consolas" w:cstheme="minorHAnsi"/>
          <w:sz w:val="22"/>
          <w:szCs w:val="22"/>
        </w:rPr>
        <w:t xml:space="preserve">1 2 </w:t>
      </w:r>
    </w:p>
    <w:p w14:paraId="5E59EABA" w14:textId="77777777" w:rsidR="00D23E0A" w:rsidRPr="00007ACD" w:rsidRDefault="00D23E0A" w:rsidP="00D23E0A">
      <w:pPr>
        <w:rPr>
          <w:rFonts w:ascii="Consolas" w:hAnsi="Consolas" w:cstheme="minorHAnsi"/>
          <w:sz w:val="22"/>
          <w:szCs w:val="22"/>
        </w:rPr>
      </w:pPr>
      <w:r w:rsidRPr="00007ACD">
        <w:rPr>
          <w:rFonts w:ascii="Consolas" w:hAnsi="Consolas" w:cstheme="minorHAnsi"/>
          <w:sz w:val="22"/>
          <w:szCs w:val="22"/>
        </w:rPr>
        <w:t xml:space="preserve">3 4 </w:t>
      </w:r>
    </w:p>
    <w:p w14:paraId="3A8ECF31" w14:textId="77777777" w:rsidR="00D23E0A" w:rsidRPr="00007ACD" w:rsidRDefault="00D23E0A" w:rsidP="00D23E0A">
      <w:pPr>
        <w:rPr>
          <w:rFonts w:ascii="Consolas" w:hAnsi="Consolas" w:cstheme="minorHAnsi"/>
          <w:sz w:val="22"/>
          <w:szCs w:val="22"/>
        </w:rPr>
      </w:pPr>
      <w:r w:rsidRPr="00007ACD">
        <w:rPr>
          <w:rFonts w:ascii="Consolas" w:hAnsi="Consolas" w:cstheme="minorHAnsi"/>
          <w:sz w:val="22"/>
          <w:szCs w:val="22"/>
        </w:rPr>
        <w:t xml:space="preserve">5 6 </w:t>
      </w:r>
    </w:p>
    <w:p w14:paraId="13AF5AAD" w14:textId="77777777" w:rsidR="00D23E0A" w:rsidRPr="00007ACD" w:rsidRDefault="00D23E0A" w:rsidP="00D23E0A">
      <w:pPr>
        <w:rPr>
          <w:rFonts w:ascii="Consolas" w:hAnsi="Consolas" w:cstheme="minorHAnsi"/>
          <w:sz w:val="22"/>
          <w:szCs w:val="22"/>
        </w:rPr>
      </w:pPr>
      <w:r w:rsidRPr="00007ACD">
        <w:rPr>
          <w:rFonts w:ascii="Consolas" w:hAnsi="Consolas" w:cstheme="minorHAnsi"/>
          <w:sz w:val="22"/>
          <w:szCs w:val="22"/>
        </w:rPr>
        <w:t xml:space="preserve">; </w:t>
      </w:r>
    </w:p>
    <w:p w14:paraId="49366A73" w14:textId="77777777" w:rsidR="00D23E0A" w:rsidRPr="00007ACD" w:rsidRDefault="00D23E0A" w:rsidP="00D23E0A">
      <w:pPr>
        <w:rPr>
          <w:rFonts w:ascii="Consolas" w:hAnsi="Consolas" w:cstheme="minorHAnsi"/>
          <w:sz w:val="22"/>
          <w:szCs w:val="22"/>
        </w:rPr>
      </w:pPr>
      <w:r w:rsidRPr="00007ACD">
        <w:rPr>
          <w:rFonts w:ascii="Consolas" w:hAnsi="Consolas" w:cstheme="minorHAnsi"/>
          <w:sz w:val="22"/>
          <w:szCs w:val="22"/>
        </w:rPr>
        <w:t xml:space="preserve">run; </w:t>
      </w:r>
    </w:p>
    <w:p w14:paraId="479EA22E" w14:textId="77777777" w:rsidR="00D23E0A" w:rsidRPr="00007ACD" w:rsidRDefault="00D23E0A" w:rsidP="00D23E0A">
      <w:pPr>
        <w:rPr>
          <w:rFonts w:ascii="Consolas" w:hAnsi="Consolas" w:cstheme="minorHAnsi"/>
          <w:sz w:val="22"/>
          <w:szCs w:val="22"/>
        </w:rPr>
      </w:pPr>
      <w:r w:rsidRPr="00007ACD">
        <w:rPr>
          <w:rFonts w:ascii="Consolas" w:hAnsi="Consolas" w:cstheme="minorHAnsi"/>
          <w:sz w:val="22"/>
          <w:szCs w:val="22"/>
        </w:rPr>
        <w:t xml:space="preserve">""" </w:t>
      </w:r>
    </w:p>
    <w:p w14:paraId="2BC0A7D6" w14:textId="77777777" w:rsidR="00D23E0A" w:rsidRDefault="00D23E0A" w:rsidP="00D23E0A">
      <w:pPr>
        <w:rPr>
          <w:rFonts w:asciiTheme="minorHAnsi" w:hAnsiTheme="minorHAnsi" w:cstheme="minorHAnsi"/>
          <w:sz w:val="22"/>
          <w:szCs w:val="22"/>
        </w:rPr>
      </w:pPr>
    </w:p>
    <w:p w14:paraId="18F39084" w14:textId="77777777" w:rsidR="00D23E0A" w:rsidRPr="00007ACD" w:rsidRDefault="00D23E0A" w:rsidP="00D23E0A">
      <w:pPr>
        <w:rPr>
          <w:rFonts w:ascii="Consolas" w:hAnsi="Consolas" w:cstheme="minorHAnsi"/>
          <w:b/>
          <w:bCs/>
          <w:color w:val="808080" w:themeColor="background1" w:themeShade="80"/>
          <w:sz w:val="22"/>
          <w:szCs w:val="22"/>
        </w:rPr>
      </w:pPr>
      <w:r w:rsidRPr="00007ACD">
        <w:rPr>
          <w:rFonts w:ascii="Consolas" w:hAnsi="Consolas" w:cstheme="minorHAnsi"/>
          <w:b/>
          <w:bCs/>
          <w:color w:val="808080" w:themeColor="background1" w:themeShade="80"/>
          <w:sz w:val="22"/>
          <w:szCs w:val="22"/>
        </w:rPr>
        <w:t xml:space="preserve"># Submit the SAS code </w:t>
      </w:r>
    </w:p>
    <w:p w14:paraId="52FBCE46" w14:textId="77777777" w:rsidR="00D23E0A" w:rsidRPr="00007ACD" w:rsidRDefault="00D23E0A" w:rsidP="00D23E0A">
      <w:pPr>
        <w:rPr>
          <w:rFonts w:ascii="Consolas" w:hAnsi="Consolas" w:cstheme="minorHAnsi"/>
          <w:sz w:val="22"/>
          <w:szCs w:val="22"/>
        </w:rPr>
      </w:pPr>
    </w:p>
    <w:p w14:paraId="212547B8" w14:textId="77777777" w:rsidR="00D23E0A" w:rsidRPr="00007ACD" w:rsidRDefault="00D23E0A" w:rsidP="00D23E0A">
      <w:pPr>
        <w:rPr>
          <w:rFonts w:ascii="Consolas" w:hAnsi="Consolas" w:cstheme="minorHAnsi"/>
          <w:sz w:val="22"/>
          <w:szCs w:val="22"/>
        </w:rPr>
      </w:pPr>
      <w:proofErr w:type="spellStart"/>
      <w:r w:rsidRPr="00007ACD">
        <w:rPr>
          <w:rFonts w:ascii="Consolas" w:hAnsi="Consolas" w:cstheme="minorHAnsi"/>
          <w:sz w:val="22"/>
          <w:szCs w:val="22"/>
        </w:rPr>
        <w:t>sas.submit</w:t>
      </w:r>
      <w:proofErr w:type="spellEnd"/>
      <w:r w:rsidRPr="00007ACD">
        <w:rPr>
          <w:rFonts w:ascii="Consolas" w:hAnsi="Consolas" w:cstheme="minorHAnsi"/>
          <w:sz w:val="22"/>
          <w:szCs w:val="22"/>
        </w:rPr>
        <w:t>(</w:t>
      </w:r>
      <w:proofErr w:type="spellStart"/>
      <w:r w:rsidRPr="00007ACD">
        <w:rPr>
          <w:rFonts w:ascii="Consolas" w:hAnsi="Consolas" w:cstheme="minorHAnsi"/>
          <w:sz w:val="22"/>
          <w:szCs w:val="22"/>
        </w:rPr>
        <w:t>sas_code</w:t>
      </w:r>
      <w:proofErr w:type="spellEnd"/>
      <w:r w:rsidRPr="00007ACD">
        <w:rPr>
          <w:rFonts w:ascii="Consolas" w:hAnsi="Consolas" w:cstheme="minorHAnsi"/>
          <w:sz w:val="22"/>
          <w:szCs w:val="22"/>
        </w:rPr>
        <w:t xml:space="preserve">) </w:t>
      </w:r>
    </w:p>
    <w:p w14:paraId="2E3D3416" w14:textId="77777777" w:rsidR="00D23E0A" w:rsidRDefault="00D23E0A" w:rsidP="00D23E0A">
      <w:pPr>
        <w:rPr>
          <w:rFonts w:asciiTheme="minorHAnsi" w:hAnsiTheme="minorHAnsi" w:cstheme="minorHAnsi"/>
          <w:sz w:val="22"/>
          <w:szCs w:val="22"/>
        </w:rPr>
      </w:pPr>
    </w:p>
    <w:p w14:paraId="7D040C73" w14:textId="77777777" w:rsidR="00D23E0A" w:rsidRDefault="00D23E0A" w:rsidP="00D23E0A">
      <w:pPr>
        <w:rPr>
          <w:rFonts w:asciiTheme="minorHAnsi" w:hAnsiTheme="minorHAnsi" w:cstheme="minorHAnsi"/>
          <w:sz w:val="22"/>
          <w:szCs w:val="22"/>
        </w:rPr>
      </w:pPr>
    </w:p>
    <w:p w14:paraId="1F5E9D87" w14:textId="77777777" w:rsidR="00D23E0A" w:rsidRPr="00A32C10" w:rsidRDefault="00D23E0A" w:rsidP="00D23E0A">
      <w:pPr>
        <w:rPr>
          <w:rFonts w:asciiTheme="minorHAnsi" w:hAnsiTheme="minorHAnsi" w:cstheme="minorHAnsi"/>
          <w:sz w:val="22"/>
          <w:szCs w:val="22"/>
        </w:rPr>
      </w:pPr>
      <w:r w:rsidRPr="00A32C10">
        <w:rPr>
          <w:rFonts w:asciiTheme="minorHAnsi" w:hAnsiTheme="minorHAnsi" w:cstheme="minorHAnsi"/>
          <w:sz w:val="22"/>
          <w:szCs w:val="22"/>
        </w:rPr>
        <w:lastRenderedPageBreak/>
        <w:t>These methods provide various ways to integrate SAS code into the Python Spyder environment, depending on your preferences and requirements.</w:t>
      </w:r>
    </w:p>
    <w:p w14:paraId="0BCE005D" w14:textId="77777777" w:rsidR="00D23E0A" w:rsidRDefault="00D23E0A" w:rsidP="00D23E0A">
      <w:pPr>
        <w:rPr>
          <w:rFonts w:asciiTheme="minorHAnsi" w:hAnsiTheme="minorHAnsi" w:cstheme="minorHAnsi"/>
          <w:sz w:val="22"/>
          <w:szCs w:val="22"/>
        </w:rPr>
      </w:pPr>
    </w:p>
    <w:p w14:paraId="78F0ABBA" w14:textId="77777777" w:rsidR="00D23E0A" w:rsidRDefault="00D23E0A" w:rsidP="00D23E0A">
      <w:pPr>
        <w:rPr>
          <w:rFonts w:asciiTheme="minorHAnsi" w:hAnsiTheme="minorHAnsi" w:cstheme="minorHAnsi"/>
          <w:sz w:val="22"/>
          <w:szCs w:val="22"/>
        </w:rPr>
      </w:pPr>
    </w:p>
    <w:p w14:paraId="43F8E466" w14:textId="77777777" w:rsidR="00D23E0A" w:rsidRDefault="00D23E0A" w:rsidP="00D23E0A">
      <w:pPr>
        <w:pStyle w:val="Heading1"/>
      </w:pPr>
      <w:bookmarkStart w:id="180" w:name="_Toc174889689"/>
      <w:r w:rsidRPr="00C028FE">
        <w:t>RStudio IDE: A Hub for Multilingual Data Science</w:t>
      </w:r>
      <w:bookmarkEnd w:id="180"/>
    </w:p>
    <w:p w14:paraId="3E5EF133" w14:textId="77777777" w:rsidR="00D23E0A" w:rsidRDefault="00D23E0A" w:rsidP="00D23E0A">
      <w:pPr>
        <w:rPr>
          <w:rFonts w:asciiTheme="minorHAnsi" w:hAnsiTheme="minorHAnsi" w:cstheme="minorHAnsi"/>
          <w:sz w:val="22"/>
          <w:szCs w:val="22"/>
        </w:rPr>
      </w:pPr>
    </w:p>
    <w:p w14:paraId="5B580AB1" w14:textId="77777777" w:rsidR="00D23E0A" w:rsidRDefault="00D23E0A" w:rsidP="00D23E0A">
      <w:pPr>
        <w:rPr>
          <w:rFonts w:asciiTheme="minorHAnsi" w:hAnsiTheme="minorHAnsi" w:cstheme="minorHAnsi"/>
          <w:sz w:val="22"/>
          <w:szCs w:val="22"/>
        </w:rPr>
      </w:pPr>
      <w:r w:rsidRPr="00C028FE">
        <w:rPr>
          <w:rFonts w:asciiTheme="minorHAnsi" w:hAnsiTheme="minorHAnsi" w:cstheme="minorHAnsi"/>
          <w:sz w:val="22"/>
          <w:szCs w:val="22"/>
        </w:rPr>
        <w:t xml:space="preserve">Welcome to RStudio, the versatile integrated development environment (IDE) that empowers data scientists to seamlessly blend the power of Python, SAS, and R within a single cohesive workspace. In the realm of data analytics, professionals often find themselves working across diverse programming languages to tackle multifaceted challenges. In this section, we'll embark on a journey through RStudio, exploring how it provides an optimal environment for integrating both Python and SAS code into your data science workflow. </w:t>
      </w:r>
    </w:p>
    <w:p w14:paraId="5B9F07FC" w14:textId="77777777" w:rsidR="00D23E0A" w:rsidRDefault="00D23E0A" w:rsidP="00D23E0A">
      <w:pPr>
        <w:rPr>
          <w:rFonts w:asciiTheme="minorHAnsi" w:hAnsiTheme="minorHAnsi" w:cstheme="minorHAnsi"/>
          <w:sz w:val="22"/>
          <w:szCs w:val="22"/>
        </w:rPr>
      </w:pPr>
    </w:p>
    <w:p w14:paraId="7F0226A9" w14:textId="77777777" w:rsidR="00D23E0A" w:rsidRDefault="00D23E0A" w:rsidP="00D23E0A">
      <w:pPr>
        <w:rPr>
          <w:rFonts w:asciiTheme="minorHAnsi" w:hAnsiTheme="minorHAnsi" w:cstheme="minorHAnsi"/>
          <w:sz w:val="22"/>
          <w:szCs w:val="22"/>
        </w:rPr>
      </w:pPr>
      <w:r w:rsidRPr="00C028FE">
        <w:rPr>
          <w:rFonts w:asciiTheme="minorHAnsi" w:hAnsiTheme="minorHAnsi" w:cstheme="minorHAnsi"/>
          <w:sz w:val="22"/>
          <w:szCs w:val="22"/>
        </w:rPr>
        <w:t xml:space="preserve">RStudio goes beyond being a specialized IDE for a single programming language. It serves as a dynamic hub that unlocks the potential of cross-language synergy. Whether you're well-versed in Python, proficient in SAS, or a seasoned R enthusiast, RStudio offers a welcoming space to unite these languages, allowing you to harness their unique strengths effectively. </w:t>
      </w:r>
    </w:p>
    <w:p w14:paraId="1092129D" w14:textId="77777777" w:rsidR="00D23E0A" w:rsidRDefault="00D23E0A" w:rsidP="00D23E0A">
      <w:pPr>
        <w:rPr>
          <w:rFonts w:asciiTheme="minorHAnsi" w:hAnsiTheme="minorHAnsi" w:cstheme="minorHAnsi"/>
          <w:sz w:val="22"/>
          <w:szCs w:val="22"/>
        </w:rPr>
      </w:pPr>
    </w:p>
    <w:p w14:paraId="4EE0D632" w14:textId="77777777" w:rsidR="00D23E0A" w:rsidRDefault="00D23E0A" w:rsidP="00D23E0A">
      <w:pPr>
        <w:rPr>
          <w:rFonts w:asciiTheme="minorHAnsi" w:hAnsiTheme="minorHAnsi" w:cstheme="minorHAnsi"/>
          <w:sz w:val="22"/>
          <w:szCs w:val="22"/>
        </w:rPr>
      </w:pPr>
      <w:r w:rsidRPr="00C028FE">
        <w:rPr>
          <w:rFonts w:asciiTheme="minorHAnsi" w:hAnsiTheme="minorHAnsi" w:cstheme="minorHAnsi"/>
          <w:sz w:val="22"/>
          <w:szCs w:val="22"/>
        </w:rPr>
        <w:t>As we navigate the intricacies of implementing Python and SAS within RStudio, you'll witness the real-world advantages of multilingual data science. By the end of this section, you'll be equipped with the knowledge and skills needed to thrive in the diverse landscape of modern data analysis, where adaptability and integration are your keys to success.</w:t>
      </w:r>
    </w:p>
    <w:p w14:paraId="228608BE" w14:textId="77777777" w:rsidR="00D23E0A" w:rsidRDefault="00D23E0A" w:rsidP="00D23E0A">
      <w:pPr>
        <w:rPr>
          <w:rFonts w:asciiTheme="minorHAnsi" w:hAnsiTheme="minorHAnsi" w:cstheme="minorHAnsi"/>
          <w:sz w:val="22"/>
          <w:szCs w:val="22"/>
        </w:rPr>
      </w:pPr>
    </w:p>
    <w:p w14:paraId="0B0A2CEE" w14:textId="77777777" w:rsidR="00D23E0A" w:rsidRPr="00C028FE" w:rsidRDefault="00D23E0A" w:rsidP="00D23E0A">
      <w:pPr>
        <w:rPr>
          <w:rFonts w:asciiTheme="minorHAnsi" w:hAnsiTheme="minorHAnsi" w:cstheme="minorHAnsi"/>
          <w:sz w:val="22"/>
          <w:szCs w:val="22"/>
        </w:rPr>
      </w:pPr>
    </w:p>
    <w:p w14:paraId="206A5A04" w14:textId="77777777" w:rsidR="00D23E0A" w:rsidRDefault="00D23E0A" w:rsidP="00D23E0A">
      <w:pPr>
        <w:pStyle w:val="Heading2"/>
        <w:ind w:left="0"/>
      </w:pPr>
      <w:bookmarkStart w:id="181" w:name="_Toc174889690"/>
      <w:r w:rsidRPr="001E2EDD">
        <w:t>Implementing Python in RStudio</w:t>
      </w:r>
      <w:bookmarkEnd w:id="181"/>
      <w:r w:rsidRPr="001E2EDD">
        <w:t xml:space="preserve"> </w:t>
      </w:r>
    </w:p>
    <w:p w14:paraId="2B0BFDBB" w14:textId="77777777" w:rsidR="00D23E0A" w:rsidRDefault="00D23E0A" w:rsidP="00D23E0A">
      <w:pPr>
        <w:rPr>
          <w:rFonts w:asciiTheme="minorHAnsi" w:hAnsiTheme="minorHAnsi" w:cstheme="minorHAnsi"/>
          <w:sz w:val="22"/>
          <w:szCs w:val="22"/>
        </w:rPr>
      </w:pPr>
    </w:p>
    <w:p w14:paraId="0611C435" w14:textId="77777777" w:rsidR="00D23E0A" w:rsidRDefault="00D23E0A" w:rsidP="00D23E0A">
      <w:pPr>
        <w:rPr>
          <w:rFonts w:asciiTheme="minorHAnsi" w:hAnsiTheme="minorHAnsi" w:cstheme="minorHAnsi"/>
          <w:sz w:val="22"/>
          <w:szCs w:val="22"/>
        </w:rPr>
      </w:pPr>
      <w:r w:rsidRPr="00CA2ABD">
        <w:rPr>
          <w:rFonts w:asciiTheme="minorHAnsi" w:hAnsiTheme="minorHAnsi" w:cstheme="minorHAnsi"/>
          <w:sz w:val="22"/>
          <w:szCs w:val="22"/>
        </w:rPr>
        <w:t xml:space="preserve">RStudio, renowned for its prowess in the R programming world, is not just limited to R. In this section, we explore the diverse world of data science by bringing Python into the mix. RStudio's flexibility extends to Python, allowing data scientists </w:t>
      </w:r>
      <w:r>
        <w:rPr>
          <w:rFonts w:asciiTheme="minorHAnsi" w:hAnsiTheme="minorHAnsi" w:cstheme="minorHAnsi"/>
          <w:sz w:val="22"/>
          <w:szCs w:val="22"/>
        </w:rPr>
        <w:t>to integrate Python code into their workflow seamlessly</w:t>
      </w:r>
      <w:r w:rsidRPr="00CA2ABD">
        <w:rPr>
          <w:rFonts w:asciiTheme="minorHAnsi" w:hAnsiTheme="minorHAnsi" w:cstheme="minorHAnsi"/>
          <w:sz w:val="22"/>
          <w:szCs w:val="22"/>
        </w:rPr>
        <w:t xml:space="preserve">. Whether you're a Python enthusiast or looking to combine the strengths of both Python and R, RStudio empowers you to do so effortlessly. </w:t>
      </w:r>
    </w:p>
    <w:p w14:paraId="72A0CD7D" w14:textId="77777777" w:rsidR="00D23E0A" w:rsidRDefault="00D23E0A" w:rsidP="00D23E0A">
      <w:pPr>
        <w:rPr>
          <w:rFonts w:asciiTheme="minorHAnsi" w:hAnsiTheme="minorHAnsi" w:cstheme="minorHAnsi"/>
          <w:sz w:val="22"/>
          <w:szCs w:val="22"/>
        </w:rPr>
      </w:pPr>
    </w:p>
    <w:p w14:paraId="1DF82302" w14:textId="77777777" w:rsidR="00D23E0A" w:rsidRDefault="00D23E0A" w:rsidP="00D23E0A">
      <w:pPr>
        <w:rPr>
          <w:rFonts w:asciiTheme="minorHAnsi" w:hAnsiTheme="minorHAnsi" w:cstheme="minorHAnsi"/>
          <w:sz w:val="22"/>
          <w:szCs w:val="22"/>
        </w:rPr>
      </w:pPr>
      <w:r w:rsidRPr="00CA2ABD">
        <w:rPr>
          <w:rFonts w:asciiTheme="minorHAnsi" w:hAnsiTheme="minorHAnsi" w:cstheme="minorHAnsi"/>
          <w:sz w:val="22"/>
          <w:szCs w:val="22"/>
        </w:rPr>
        <w:t xml:space="preserve">As we journey through this section, you'll discover the art of implementing Python in RStudio. This integration opens doors to a wide array of data science libraries, tools, and </w:t>
      </w:r>
      <w:r w:rsidRPr="00CA2ABD">
        <w:rPr>
          <w:rFonts w:asciiTheme="minorHAnsi" w:hAnsiTheme="minorHAnsi" w:cstheme="minorHAnsi"/>
          <w:sz w:val="22"/>
          <w:szCs w:val="22"/>
        </w:rPr>
        <w:lastRenderedPageBreak/>
        <w:t>capabilities. From data analysis to machine learning and beyond, you'll find that RStudio is your canvas for creating data-driven masterpieces. By the end of this section, you'll be equipped to harness the full potential of Python within the RStudio environment.</w:t>
      </w:r>
    </w:p>
    <w:p w14:paraId="5363BB19" w14:textId="77777777" w:rsidR="00D23E0A" w:rsidRPr="00CA2ABD" w:rsidRDefault="00D23E0A" w:rsidP="00D23E0A">
      <w:pPr>
        <w:rPr>
          <w:rFonts w:asciiTheme="minorHAnsi" w:hAnsiTheme="minorHAnsi" w:cstheme="minorHAnsi"/>
          <w:sz w:val="22"/>
          <w:szCs w:val="22"/>
        </w:rPr>
      </w:pPr>
    </w:p>
    <w:p w14:paraId="340D90D7" w14:textId="77777777" w:rsidR="00D23E0A" w:rsidRDefault="00D23E0A" w:rsidP="00D23E0A">
      <w:pPr>
        <w:pStyle w:val="Heading3"/>
        <w:ind w:left="0"/>
      </w:pPr>
      <w:bookmarkStart w:id="182" w:name="_Toc174889691"/>
      <w:r w:rsidRPr="001E2EDD">
        <w:t>Method 1: Using Reticulate for Python Integration</w:t>
      </w:r>
      <w:bookmarkEnd w:id="182"/>
    </w:p>
    <w:p w14:paraId="077A4B05" w14:textId="77777777" w:rsidR="00D23E0A" w:rsidRDefault="00D23E0A" w:rsidP="00D23E0A">
      <w:pPr>
        <w:rPr>
          <w:rFonts w:asciiTheme="minorHAnsi" w:hAnsiTheme="minorHAnsi" w:cstheme="minorHAnsi"/>
          <w:sz w:val="22"/>
          <w:szCs w:val="22"/>
        </w:rPr>
      </w:pPr>
    </w:p>
    <w:p w14:paraId="799CBA28" w14:textId="77777777" w:rsidR="00D23E0A" w:rsidRDefault="00D23E0A" w:rsidP="00D23E0A">
      <w:pPr>
        <w:rPr>
          <w:rFonts w:asciiTheme="minorHAnsi" w:hAnsiTheme="minorHAnsi" w:cstheme="minorHAnsi"/>
          <w:sz w:val="22"/>
          <w:szCs w:val="22"/>
        </w:rPr>
      </w:pPr>
      <w:r w:rsidRPr="001E2EDD">
        <w:rPr>
          <w:rFonts w:asciiTheme="minorHAnsi" w:hAnsiTheme="minorHAnsi" w:cstheme="minorHAnsi"/>
          <w:sz w:val="22"/>
          <w:szCs w:val="22"/>
        </w:rPr>
        <w:t xml:space="preserve">One of the most straightforward ways to work with Python in RStudio is by utilizing the Reticulate package. Reticulate allows you to create Python scripts within RStudio, execute Python code chunks, and </w:t>
      </w:r>
      <w:r>
        <w:rPr>
          <w:rFonts w:asciiTheme="minorHAnsi" w:hAnsiTheme="minorHAnsi" w:cstheme="minorHAnsi"/>
          <w:sz w:val="22"/>
          <w:szCs w:val="22"/>
        </w:rPr>
        <w:t>seamlessly switch between R and Python</w:t>
      </w:r>
      <w:r w:rsidRPr="001E2EDD">
        <w:rPr>
          <w:rFonts w:asciiTheme="minorHAnsi" w:hAnsiTheme="minorHAnsi" w:cstheme="minorHAnsi"/>
          <w:sz w:val="22"/>
          <w:szCs w:val="22"/>
        </w:rPr>
        <w:t xml:space="preserve">. It's particularly useful when you want to combine the strengths of both languages in a single </w:t>
      </w:r>
      <w:proofErr w:type="spellStart"/>
      <w:r w:rsidRPr="001E2EDD">
        <w:rPr>
          <w:rFonts w:asciiTheme="minorHAnsi" w:hAnsiTheme="minorHAnsi" w:cstheme="minorHAnsi"/>
          <w:sz w:val="22"/>
          <w:szCs w:val="22"/>
        </w:rPr>
        <w:t>RMarkdown</w:t>
      </w:r>
      <w:proofErr w:type="spellEnd"/>
      <w:r w:rsidRPr="001E2EDD">
        <w:rPr>
          <w:rFonts w:asciiTheme="minorHAnsi" w:hAnsiTheme="minorHAnsi" w:cstheme="minorHAnsi"/>
          <w:sz w:val="22"/>
          <w:szCs w:val="22"/>
        </w:rPr>
        <w:t xml:space="preserve"> document. </w:t>
      </w:r>
    </w:p>
    <w:p w14:paraId="0C9E8B58" w14:textId="77777777" w:rsidR="00D23E0A" w:rsidRDefault="00D23E0A" w:rsidP="00D23E0A">
      <w:pPr>
        <w:rPr>
          <w:rFonts w:asciiTheme="minorHAnsi" w:hAnsiTheme="minorHAnsi" w:cstheme="minorHAnsi"/>
          <w:sz w:val="22"/>
          <w:szCs w:val="22"/>
        </w:rPr>
      </w:pPr>
    </w:p>
    <w:p w14:paraId="3954575B" w14:textId="77777777" w:rsidR="00D23E0A" w:rsidRDefault="00D23E0A" w:rsidP="00D23E0A">
      <w:pPr>
        <w:rPr>
          <w:rFonts w:asciiTheme="minorHAnsi" w:hAnsiTheme="minorHAnsi" w:cstheme="minorHAnsi"/>
          <w:sz w:val="22"/>
          <w:szCs w:val="22"/>
        </w:rPr>
      </w:pPr>
      <w:r w:rsidRPr="001E2EDD">
        <w:rPr>
          <w:rFonts w:asciiTheme="minorHAnsi" w:hAnsiTheme="minorHAnsi" w:cstheme="minorHAnsi"/>
          <w:sz w:val="22"/>
          <w:szCs w:val="22"/>
        </w:rPr>
        <w:t xml:space="preserve">By installing and configuring Reticulate, you can write Python code directly in RStudio and harness Python libraries, making it an excellent choice for projects that require collaboration between R and Python developers. </w:t>
      </w:r>
    </w:p>
    <w:p w14:paraId="73A81439" w14:textId="77777777" w:rsidR="00D23E0A" w:rsidRPr="00E66769" w:rsidRDefault="00D23E0A" w:rsidP="00D23E0A">
      <w:pPr>
        <w:rPr>
          <w:rFonts w:asciiTheme="minorHAnsi" w:hAnsiTheme="minorHAnsi" w:cstheme="minorHAnsi"/>
          <w:sz w:val="22"/>
          <w:szCs w:val="22"/>
        </w:rPr>
      </w:pPr>
    </w:p>
    <w:p w14:paraId="121CCA91" w14:textId="77777777" w:rsidR="00D23E0A" w:rsidRPr="00AA273C" w:rsidRDefault="00D23E0A" w:rsidP="00145AC7">
      <w:pPr>
        <w:pStyle w:val="ListParagraph"/>
        <w:numPr>
          <w:ilvl w:val="0"/>
          <w:numId w:val="172"/>
        </w:numPr>
        <w:rPr>
          <w:rFonts w:asciiTheme="minorHAnsi" w:hAnsiTheme="minorHAnsi" w:cstheme="minorHAnsi"/>
          <w:b/>
          <w:bCs/>
          <w:sz w:val="22"/>
          <w:szCs w:val="22"/>
        </w:rPr>
      </w:pPr>
      <w:r w:rsidRPr="00AA273C">
        <w:rPr>
          <w:rFonts w:asciiTheme="minorHAnsi" w:hAnsiTheme="minorHAnsi" w:cstheme="minorHAnsi"/>
          <w:b/>
          <w:bCs/>
          <w:sz w:val="22"/>
          <w:szCs w:val="22"/>
        </w:rPr>
        <w:t>Step 1: Load the</w:t>
      </w:r>
      <w:r w:rsidRPr="004B6311">
        <w:rPr>
          <w:rFonts w:ascii="Consolas" w:hAnsi="Consolas" w:cstheme="minorHAnsi"/>
          <w:b/>
          <w:bCs/>
          <w:sz w:val="22"/>
          <w:szCs w:val="22"/>
        </w:rPr>
        <w:t xml:space="preserve"> reticulate</w:t>
      </w:r>
      <w:r w:rsidRPr="00AA273C">
        <w:rPr>
          <w:rFonts w:asciiTheme="minorHAnsi" w:hAnsiTheme="minorHAnsi" w:cstheme="minorHAnsi"/>
          <w:b/>
          <w:bCs/>
          <w:sz w:val="22"/>
          <w:szCs w:val="22"/>
        </w:rPr>
        <w:t xml:space="preserve"> package </w:t>
      </w:r>
    </w:p>
    <w:p w14:paraId="7593D9E4" w14:textId="77777777" w:rsidR="00D23E0A" w:rsidRDefault="00D23E0A" w:rsidP="00D23E0A">
      <w:pPr>
        <w:rPr>
          <w:rFonts w:asciiTheme="minorHAnsi" w:hAnsiTheme="minorHAnsi" w:cstheme="minorHAnsi"/>
          <w:sz w:val="22"/>
          <w:szCs w:val="22"/>
        </w:rPr>
      </w:pPr>
    </w:p>
    <w:p w14:paraId="441AE907" w14:textId="77777777" w:rsidR="00D23E0A" w:rsidRPr="00A723C5" w:rsidRDefault="00D23E0A" w:rsidP="00D23E0A">
      <w:pPr>
        <w:pStyle w:val="ACaptionHead"/>
        <w:ind w:left="0"/>
      </w:pPr>
      <w:r>
        <w:t xml:space="preserve">Program 6.17: Load the </w:t>
      </w:r>
      <w:r w:rsidRPr="004B6311">
        <w:rPr>
          <w:rFonts w:ascii="Consolas" w:hAnsi="Consolas"/>
        </w:rPr>
        <w:t>Reticulate</w:t>
      </w:r>
      <w:r>
        <w:t xml:space="preserve"> Package</w:t>
      </w:r>
    </w:p>
    <w:p w14:paraId="576A8C48" w14:textId="77777777" w:rsidR="00D23E0A" w:rsidRDefault="00D23E0A" w:rsidP="00D23E0A">
      <w:pPr>
        <w:rPr>
          <w:rFonts w:asciiTheme="minorHAnsi" w:hAnsiTheme="minorHAnsi" w:cstheme="minorHAnsi"/>
          <w:sz w:val="22"/>
          <w:szCs w:val="22"/>
        </w:rPr>
      </w:pPr>
    </w:p>
    <w:p w14:paraId="2D947EB9" w14:textId="77777777" w:rsidR="00D23E0A" w:rsidRPr="00CA2ABD" w:rsidRDefault="00D23E0A" w:rsidP="00D23E0A">
      <w:pPr>
        <w:rPr>
          <w:rFonts w:ascii="Consolas" w:hAnsi="Consolas" w:cstheme="minorHAnsi"/>
          <w:sz w:val="22"/>
          <w:szCs w:val="22"/>
        </w:rPr>
      </w:pPr>
      <w:r w:rsidRPr="00CA2ABD">
        <w:rPr>
          <w:rFonts w:ascii="Consolas" w:hAnsi="Consolas" w:cstheme="minorHAnsi"/>
          <w:sz w:val="22"/>
          <w:szCs w:val="22"/>
        </w:rPr>
        <w:t>R library(reticulate)</w:t>
      </w:r>
    </w:p>
    <w:p w14:paraId="34CE4D82" w14:textId="77777777" w:rsidR="00D23E0A" w:rsidRDefault="00D23E0A" w:rsidP="00D23E0A">
      <w:pPr>
        <w:rPr>
          <w:rFonts w:asciiTheme="minorHAnsi" w:hAnsiTheme="minorHAnsi" w:cstheme="minorHAnsi"/>
          <w:sz w:val="22"/>
          <w:szCs w:val="22"/>
        </w:rPr>
      </w:pPr>
    </w:p>
    <w:p w14:paraId="698046F2" w14:textId="77777777" w:rsidR="00D23E0A" w:rsidRPr="00AA273C" w:rsidRDefault="00D23E0A" w:rsidP="00145AC7">
      <w:pPr>
        <w:pStyle w:val="ListParagraph"/>
        <w:numPr>
          <w:ilvl w:val="0"/>
          <w:numId w:val="172"/>
        </w:numPr>
        <w:rPr>
          <w:rFonts w:asciiTheme="minorHAnsi" w:hAnsiTheme="minorHAnsi" w:cstheme="minorHAnsi"/>
          <w:b/>
          <w:bCs/>
          <w:sz w:val="22"/>
          <w:szCs w:val="22"/>
        </w:rPr>
      </w:pPr>
      <w:r w:rsidRPr="00AA273C">
        <w:rPr>
          <w:rFonts w:asciiTheme="minorHAnsi" w:hAnsiTheme="minorHAnsi" w:cstheme="minorHAnsi"/>
          <w:b/>
          <w:bCs/>
          <w:sz w:val="22"/>
          <w:szCs w:val="22"/>
        </w:rPr>
        <w:t xml:space="preserve">Step 2: Create a Python environment </w:t>
      </w:r>
    </w:p>
    <w:p w14:paraId="792EA021" w14:textId="77777777" w:rsidR="00D23E0A" w:rsidRDefault="00D23E0A" w:rsidP="00D23E0A">
      <w:pPr>
        <w:rPr>
          <w:rFonts w:asciiTheme="minorHAnsi" w:hAnsiTheme="minorHAnsi" w:cstheme="minorHAnsi"/>
          <w:sz w:val="22"/>
          <w:szCs w:val="22"/>
        </w:rPr>
      </w:pPr>
    </w:p>
    <w:p w14:paraId="0CC2199D" w14:textId="77777777" w:rsidR="00D23E0A" w:rsidRPr="00A723C5" w:rsidRDefault="00D23E0A" w:rsidP="00D23E0A">
      <w:pPr>
        <w:pStyle w:val="ACaptionHead"/>
        <w:ind w:left="0"/>
      </w:pPr>
      <w:r>
        <w:t>Program 6.18: Create Python Environment</w:t>
      </w:r>
    </w:p>
    <w:p w14:paraId="0D5D46D3" w14:textId="77777777" w:rsidR="00D23E0A" w:rsidRDefault="00D23E0A" w:rsidP="00D23E0A">
      <w:pPr>
        <w:rPr>
          <w:rFonts w:asciiTheme="minorHAnsi" w:hAnsiTheme="minorHAnsi" w:cstheme="minorHAnsi"/>
          <w:sz w:val="22"/>
          <w:szCs w:val="22"/>
        </w:rPr>
      </w:pPr>
    </w:p>
    <w:p w14:paraId="4E72B543" w14:textId="77777777" w:rsidR="00D23E0A" w:rsidRPr="00CA2ABD" w:rsidRDefault="00D23E0A" w:rsidP="00D23E0A">
      <w:pPr>
        <w:rPr>
          <w:rFonts w:ascii="Consolas" w:hAnsi="Consolas" w:cstheme="minorHAnsi"/>
          <w:b/>
          <w:bCs/>
          <w:color w:val="808080" w:themeColor="background1" w:themeShade="80"/>
          <w:sz w:val="22"/>
          <w:szCs w:val="22"/>
        </w:rPr>
      </w:pPr>
      <w:r w:rsidRPr="00CA2ABD">
        <w:rPr>
          <w:rFonts w:ascii="Consolas" w:hAnsi="Consolas" w:cstheme="minorHAnsi"/>
          <w:b/>
          <w:bCs/>
          <w:color w:val="808080" w:themeColor="background1" w:themeShade="80"/>
          <w:sz w:val="22"/>
          <w:szCs w:val="22"/>
        </w:rPr>
        <w:t xml:space="preserve"># Specify your Python version (e.g., "python3" or "anaconda3") </w:t>
      </w:r>
    </w:p>
    <w:p w14:paraId="21A0B66A" w14:textId="77777777" w:rsidR="00D23E0A" w:rsidRPr="00CA2ABD" w:rsidRDefault="00D23E0A" w:rsidP="00D23E0A">
      <w:pPr>
        <w:rPr>
          <w:rFonts w:ascii="Consolas" w:hAnsi="Consolas" w:cstheme="minorHAnsi"/>
          <w:sz w:val="22"/>
          <w:szCs w:val="22"/>
        </w:rPr>
      </w:pPr>
      <w:proofErr w:type="spellStart"/>
      <w:r w:rsidRPr="00CA2ABD">
        <w:rPr>
          <w:rFonts w:ascii="Consolas" w:hAnsi="Consolas" w:cstheme="minorHAnsi"/>
          <w:sz w:val="22"/>
          <w:szCs w:val="22"/>
        </w:rPr>
        <w:t>use_python</w:t>
      </w:r>
      <w:proofErr w:type="spellEnd"/>
      <w:r w:rsidRPr="00CA2ABD">
        <w:rPr>
          <w:rFonts w:ascii="Consolas" w:hAnsi="Consolas" w:cstheme="minorHAnsi"/>
          <w:sz w:val="22"/>
          <w:szCs w:val="22"/>
        </w:rPr>
        <w:t xml:space="preserve">("python3") </w:t>
      </w:r>
    </w:p>
    <w:p w14:paraId="2D82C9A4" w14:textId="77777777" w:rsidR="00D23E0A" w:rsidRDefault="00D23E0A" w:rsidP="00D23E0A">
      <w:pPr>
        <w:rPr>
          <w:rFonts w:asciiTheme="minorHAnsi" w:hAnsiTheme="minorHAnsi" w:cstheme="minorHAnsi"/>
          <w:sz w:val="22"/>
          <w:szCs w:val="22"/>
        </w:rPr>
      </w:pPr>
    </w:p>
    <w:p w14:paraId="0D7E56D9" w14:textId="77777777" w:rsidR="00D23E0A" w:rsidRPr="00AA273C" w:rsidRDefault="00D23E0A" w:rsidP="00145AC7">
      <w:pPr>
        <w:pStyle w:val="ListParagraph"/>
        <w:numPr>
          <w:ilvl w:val="0"/>
          <w:numId w:val="172"/>
        </w:numPr>
        <w:rPr>
          <w:rFonts w:asciiTheme="minorHAnsi" w:hAnsiTheme="minorHAnsi" w:cstheme="minorHAnsi"/>
          <w:b/>
          <w:bCs/>
          <w:sz w:val="22"/>
          <w:szCs w:val="22"/>
        </w:rPr>
      </w:pPr>
      <w:r w:rsidRPr="00AA273C">
        <w:rPr>
          <w:rFonts w:asciiTheme="minorHAnsi" w:hAnsiTheme="minorHAnsi" w:cstheme="minorHAnsi"/>
          <w:b/>
          <w:bCs/>
          <w:sz w:val="22"/>
          <w:szCs w:val="22"/>
        </w:rPr>
        <w:t>Step 3: Run Python code in RStudio</w:t>
      </w:r>
    </w:p>
    <w:p w14:paraId="42D67423" w14:textId="77777777" w:rsidR="00D23E0A" w:rsidRDefault="00D23E0A" w:rsidP="00D23E0A">
      <w:pPr>
        <w:rPr>
          <w:rFonts w:asciiTheme="minorHAnsi" w:hAnsiTheme="minorHAnsi" w:cstheme="minorHAnsi"/>
          <w:sz w:val="22"/>
          <w:szCs w:val="22"/>
        </w:rPr>
      </w:pPr>
    </w:p>
    <w:p w14:paraId="38322A1F" w14:textId="77777777" w:rsidR="00D23E0A" w:rsidRPr="00A723C5" w:rsidRDefault="00D23E0A" w:rsidP="00D23E0A">
      <w:pPr>
        <w:pStyle w:val="ACaptionHead"/>
        <w:ind w:left="0"/>
      </w:pPr>
      <w:r>
        <w:t>Program 6.19: Run Python Code String</w:t>
      </w:r>
    </w:p>
    <w:p w14:paraId="7786C512" w14:textId="77777777" w:rsidR="00D23E0A" w:rsidRDefault="00D23E0A" w:rsidP="00D23E0A">
      <w:pPr>
        <w:rPr>
          <w:rFonts w:asciiTheme="minorHAnsi" w:hAnsiTheme="minorHAnsi" w:cstheme="minorHAnsi"/>
          <w:sz w:val="22"/>
          <w:szCs w:val="22"/>
        </w:rPr>
      </w:pPr>
    </w:p>
    <w:p w14:paraId="08432D44" w14:textId="77777777" w:rsidR="00D23E0A" w:rsidRPr="00CA2ABD" w:rsidRDefault="00D23E0A" w:rsidP="00D23E0A">
      <w:pPr>
        <w:rPr>
          <w:rFonts w:ascii="Consolas" w:hAnsi="Consolas" w:cstheme="minorHAnsi"/>
          <w:b/>
          <w:bCs/>
          <w:color w:val="808080" w:themeColor="background1" w:themeShade="80"/>
          <w:sz w:val="22"/>
          <w:szCs w:val="22"/>
        </w:rPr>
      </w:pPr>
      <w:r w:rsidRPr="00CA2ABD">
        <w:rPr>
          <w:rFonts w:ascii="Consolas" w:hAnsi="Consolas" w:cstheme="minorHAnsi"/>
          <w:b/>
          <w:bCs/>
          <w:color w:val="808080" w:themeColor="background1" w:themeShade="80"/>
          <w:sz w:val="22"/>
          <w:szCs w:val="22"/>
        </w:rPr>
        <w:t xml:space="preserve"># You can now use Python code in RStudio, for example: </w:t>
      </w:r>
    </w:p>
    <w:p w14:paraId="142C4892" w14:textId="77777777" w:rsidR="00D23E0A" w:rsidRPr="00CA2ABD" w:rsidRDefault="00D23E0A" w:rsidP="00D23E0A">
      <w:pPr>
        <w:rPr>
          <w:rFonts w:ascii="Consolas" w:hAnsi="Consolas" w:cstheme="minorHAnsi"/>
          <w:sz w:val="22"/>
          <w:szCs w:val="22"/>
        </w:rPr>
      </w:pPr>
      <w:proofErr w:type="spellStart"/>
      <w:r w:rsidRPr="00CA2ABD">
        <w:rPr>
          <w:rFonts w:ascii="Consolas" w:hAnsi="Consolas" w:cstheme="minorHAnsi"/>
          <w:sz w:val="22"/>
          <w:szCs w:val="22"/>
        </w:rPr>
        <w:lastRenderedPageBreak/>
        <w:t>py_run_string</w:t>
      </w:r>
      <w:proofErr w:type="spellEnd"/>
      <w:r w:rsidRPr="00CA2ABD">
        <w:rPr>
          <w:rFonts w:ascii="Consolas" w:hAnsi="Consolas" w:cstheme="minorHAnsi"/>
          <w:sz w:val="22"/>
          <w:szCs w:val="22"/>
        </w:rPr>
        <w:t>("print('Hello from Python!')")</w:t>
      </w:r>
    </w:p>
    <w:p w14:paraId="01E8CBBB" w14:textId="77777777" w:rsidR="00D23E0A" w:rsidRPr="00E66769" w:rsidRDefault="00D23E0A" w:rsidP="00D23E0A">
      <w:pPr>
        <w:rPr>
          <w:rFonts w:asciiTheme="minorHAnsi" w:hAnsiTheme="minorHAnsi" w:cstheme="minorHAnsi"/>
          <w:sz w:val="22"/>
          <w:szCs w:val="22"/>
        </w:rPr>
      </w:pPr>
    </w:p>
    <w:p w14:paraId="614FBA57" w14:textId="77777777" w:rsidR="00D23E0A" w:rsidRDefault="00D23E0A" w:rsidP="00D23E0A">
      <w:pPr>
        <w:pStyle w:val="Heading3"/>
        <w:ind w:left="0"/>
      </w:pPr>
      <w:bookmarkStart w:id="183" w:name="_Toc174889692"/>
      <w:r w:rsidRPr="001E2EDD">
        <w:t>Method 2: Running Python Scripts</w:t>
      </w:r>
      <w:bookmarkEnd w:id="183"/>
    </w:p>
    <w:p w14:paraId="4AAC92AB" w14:textId="77777777" w:rsidR="00D23E0A" w:rsidRDefault="00D23E0A" w:rsidP="00D23E0A">
      <w:pPr>
        <w:rPr>
          <w:rFonts w:asciiTheme="minorHAnsi" w:hAnsiTheme="minorHAnsi" w:cstheme="minorHAnsi"/>
          <w:sz w:val="22"/>
          <w:szCs w:val="22"/>
        </w:rPr>
      </w:pPr>
    </w:p>
    <w:p w14:paraId="598375A6" w14:textId="77777777" w:rsidR="00D23E0A" w:rsidRDefault="00D23E0A" w:rsidP="00D23E0A">
      <w:pPr>
        <w:rPr>
          <w:rFonts w:asciiTheme="minorHAnsi" w:hAnsiTheme="minorHAnsi" w:cstheme="minorHAnsi"/>
          <w:sz w:val="22"/>
          <w:szCs w:val="22"/>
        </w:rPr>
      </w:pPr>
      <w:r w:rsidRPr="001E2EDD">
        <w:rPr>
          <w:rFonts w:asciiTheme="minorHAnsi" w:hAnsiTheme="minorHAnsi" w:cstheme="minorHAnsi"/>
          <w:sz w:val="22"/>
          <w:szCs w:val="22"/>
        </w:rPr>
        <w:t xml:space="preserve">For those who prefer a more traditional Python development environment, RStudio also allows you to run Python scripts directly. By clicking on the "Run" button or using keyboard shortcuts, you can execute Python code in RStudio's console or terminal. This method is perfect if you want to maintain your Python code in separate script files while leveraging RStudio's interface for code execution and result visualization. Whether you're working on data analysis, machine learning, or any Python-centric task, this approach provides familiarity and flexibility. </w:t>
      </w:r>
    </w:p>
    <w:p w14:paraId="23453EBE" w14:textId="77777777" w:rsidR="00D23E0A" w:rsidRDefault="00D23E0A" w:rsidP="00D23E0A">
      <w:pPr>
        <w:rPr>
          <w:rFonts w:asciiTheme="minorHAnsi" w:hAnsiTheme="minorHAnsi" w:cstheme="minorHAnsi"/>
          <w:sz w:val="22"/>
          <w:szCs w:val="22"/>
        </w:rPr>
      </w:pPr>
    </w:p>
    <w:p w14:paraId="3284C5E8" w14:textId="77777777" w:rsidR="00D23E0A" w:rsidRPr="0082395B" w:rsidRDefault="00D23E0A" w:rsidP="00145AC7">
      <w:pPr>
        <w:pStyle w:val="ListParagraph"/>
        <w:numPr>
          <w:ilvl w:val="0"/>
          <w:numId w:val="172"/>
        </w:numPr>
        <w:rPr>
          <w:rFonts w:asciiTheme="minorHAnsi" w:hAnsiTheme="minorHAnsi" w:cstheme="minorHAnsi"/>
          <w:b/>
          <w:bCs/>
          <w:sz w:val="22"/>
          <w:szCs w:val="22"/>
        </w:rPr>
      </w:pPr>
      <w:r w:rsidRPr="0082395B">
        <w:rPr>
          <w:rFonts w:asciiTheme="minorHAnsi" w:hAnsiTheme="minorHAnsi" w:cstheme="minorHAnsi"/>
          <w:b/>
          <w:bCs/>
          <w:sz w:val="22"/>
          <w:szCs w:val="22"/>
        </w:rPr>
        <w:t xml:space="preserve">Step 1: Create an R Markdown document </w:t>
      </w:r>
    </w:p>
    <w:p w14:paraId="2AA928AE" w14:textId="77777777" w:rsidR="00D23E0A" w:rsidRDefault="00D23E0A" w:rsidP="00D23E0A">
      <w:pPr>
        <w:rPr>
          <w:rFonts w:asciiTheme="minorHAnsi" w:hAnsiTheme="minorHAnsi" w:cstheme="minorHAnsi"/>
          <w:sz w:val="22"/>
          <w:szCs w:val="22"/>
        </w:rPr>
      </w:pPr>
    </w:p>
    <w:p w14:paraId="368A550E" w14:textId="77777777" w:rsidR="00D23E0A" w:rsidRPr="00007ACD" w:rsidRDefault="00D23E0A" w:rsidP="00D23E0A">
      <w:pPr>
        <w:rPr>
          <w:rFonts w:ascii="Consolas" w:hAnsi="Consolas" w:cstheme="minorHAnsi"/>
          <w:b/>
          <w:bCs/>
          <w:color w:val="808080" w:themeColor="background1" w:themeShade="80"/>
          <w:sz w:val="22"/>
          <w:szCs w:val="22"/>
        </w:rPr>
      </w:pPr>
      <w:r w:rsidRPr="00007ACD">
        <w:rPr>
          <w:rFonts w:ascii="Consolas" w:hAnsi="Consolas" w:cstheme="minorHAnsi"/>
          <w:b/>
          <w:bCs/>
          <w:color w:val="808080" w:themeColor="background1" w:themeShade="80"/>
          <w:sz w:val="22"/>
          <w:szCs w:val="22"/>
        </w:rPr>
        <w:t xml:space="preserve"># Go to File &gt; New File &gt; R Markdown... </w:t>
      </w:r>
    </w:p>
    <w:p w14:paraId="73EDDC9D" w14:textId="77777777" w:rsidR="00D23E0A" w:rsidRPr="00007ACD" w:rsidRDefault="00D23E0A" w:rsidP="00D23E0A">
      <w:pPr>
        <w:rPr>
          <w:rFonts w:ascii="Consolas" w:hAnsi="Consolas" w:cstheme="minorHAnsi"/>
          <w:b/>
          <w:bCs/>
          <w:color w:val="808080" w:themeColor="background1" w:themeShade="80"/>
          <w:sz w:val="22"/>
          <w:szCs w:val="22"/>
        </w:rPr>
      </w:pPr>
      <w:r w:rsidRPr="00007ACD">
        <w:rPr>
          <w:rFonts w:ascii="Consolas" w:hAnsi="Consolas" w:cstheme="minorHAnsi"/>
          <w:b/>
          <w:bCs/>
          <w:color w:val="808080" w:themeColor="background1" w:themeShade="80"/>
          <w:sz w:val="22"/>
          <w:szCs w:val="22"/>
        </w:rPr>
        <w:t xml:space="preserve"># Choose "HTML" or another output format and click "OK" </w:t>
      </w:r>
    </w:p>
    <w:p w14:paraId="07356DC6" w14:textId="77777777" w:rsidR="00D23E0A" w:rsidRDefault="00D23E0A" w:rsidP="00D23E0A">
      <w:pPr>
        <w:rPr>
          <w:rFonts w:asciiTheme="minorHAnsi" w:hAnsiTheme="minorHAnsi" w:cstheme="minorHAnsi"/>
          <w:sz w:val="22"/>
          <w:szCs w:val="22"/>
        </w:rPr>
      </w:pPr>
    </w:p>
    <w:p w14:paraId="27C0E66D" w14:textId="77777777" w:rsidR="00D23E0A" w:rsidRPr="0082395B" w:rsidRDefault="00D23E0A" w:rsidP="00145AC7">
      <w:pPr>
        <w:pStyle w:val="ListParagraph"/>
        <w:numPr>
          <w:ilvl w:val="0"/>
          <w:numId w:val="172"/>
        </w:numPr>
        <w:rPr>
          <w:rFonts w:asciiTheme="minorHAnsi" w:hAnsiTheme="minorHAnsi" w:cstheme="minorHAnsi"/>
          <w:b/>
          <w:bCs/>
          <w:sz w:val="22"/>
          <w:szCs w:val="22"/>
        </w:rPr>
      </w:pPr>
      <w:r w:rsidRPr="0082395B">
        <w:rPr>
          <w:rFonts w:asciiTheme="minorHAnsi" w:hAnsiTheme="minorHAnsi" w:cstheme="minorHAnsi"/>
          <w:b/>
          <w:bCs/>
          <w:sz w:val="22"/>
          <w:szCs w:val="22"/>
        </w:rPr>
        <w:t xml:space="preserve">Step 2: Insert Python code chunks </w:t>
      </w:r>
    </w:p>
    <w:p w14:paraId="2E549E7E" w14:textId="77777777" w:rsidR="00D23E0A" w:rsidRDefault="00D23E0A" w:rsidP="00D23E0A">
      <w:pPr>
        <w:rPr>
          <w:rFonts w:asciiTheme="minorHAnsi" w:hAnsiTheme="minorHAnsi" w:cstheme="minorHAnsi"/>
          <w:sz w:val="22"/>
          <w:szCs w:val="22"/>
        </w:rPr>
      </w:pPr>
    </w:p>
    <w:p w14:paraId="7F5118C4" w14:textId="77777777" w:rsidR="00D23E0A" w:rsidRPr="00007ACD" w:rsidRDefault="00D23E0A" w:rsidP="00D23E0A">
      <w:pPr>
        <w:rPr>
          <w:rFonts w:ascii="Consolas" w:hAnsi="Consolas" w:cstheme="minorHAnsi"/>
          <w:b/>
          <w:bCs/>
          <w:color w:val="808080" w:themeColor="background1" w:themeShade="80"/>
          <w:sz w:val="22"/>
          <w:szCs w:val="22"/>
        </w:rPr>
      </w:pPr>
      <w:r w:rsidRPr="00007ACD">
        <w:rPr>
          <w:rFonts w:ascii="Consolas" w:hAnsi="Consolas" w:cstheme="minorHAnsi"/>
          <w:b/>
          <w:bCs/>
          <w:color w:val="808080" w:themeColor="background1" w:themeShade="80"/>
          <w:sz w:val="22"/>
          <w:szCs w:val="22"/>
        </w:rPr>
        <w:t xml:space="preserve"># In your R Markdown document, use ```{python} ... ``` to insert Python code chunks. </w:t>
      </w:r>
    </w:p>
    <w:p w14:paraId="653024F7" w14:textId="77777777" w:rsidR="00D23E0A" w:rsidRDefault="00D23E0A" w:rsidP="00D23E0A">
      <w:pPr>
        <w:rPr>
          <w:rFonts w:asciiTheme="minorHAnsi" w:hAnsiTheme="minorHAnsi" w:cstheme="minorHAnsi"/>
          <w:sz w:val="22"/>
          <w:szCs w:val="22"/>
        </w:rPr>
      </w:pPr>
    </w:p>
    <w:p w14:paraId="03070B0D" w14:textId="77777777" w:rsidR="00D23E0A" w:rsidRPr="0082395B" w:rsidRDefault="00D23E0A" w:rsidP="00145AC7">
      <w:pPr>
        <w:pStyle w:val="ListParagraph"/>
        <w:numPr>
          <w:ilvl w:val="0"/>
          <w:numId w:val="172"/>
        </w:numPr>
        <w:rPr>
          <w:rFonts w:asciiTheme="minorHAnsi" w:hAnsiTheme="minorHAnsi" w:cstheme="minorHAnsi"/>
          <w:b/>
          <w:bCs/>
          <w:sz w:val="22"/>
          <w:szCs w:val="22"/>
        </w:rPr>
      </w:pPr>
      <w:r w:rsidRPr="0082395B">
        <w:rPr>
          <w:rFonts w:asciiTheme="minorHAnsi" w:hAnsiTheme="minorHAnsi" w:cstheme="minorHAnsi"/>
          <w:b/>
          <w:bCs/>
          <w:sz w:val="22"/>
          <w:szCs w:val="22"/>
        </w:rPr>
        <w:t xml:space="preserve">Step 3: Knit the document </w:t>
      </w:r>
    </w:p>
    <w:p w14:paraId="403F93BE" w14:textId="77777777" w:rsidR="00D23E0A" w:rsidRDefault="00D23E0A" w:rsidP="00D23E0A">
      <w:pPr>
        <w:rPr>
          <w:rFonts w:asciiTheme="minorHAnsi" w:hAnsiTheme="minorHAnsi" w:cstheme="minorHAnsi"/>
          <w:sz w:val="22"/>
          <w:szCs w:val="22"/>
        </w:rPr>
      </w:pPr>
    </w:p>
    <w:p w14:paraId="6213A555" w14:textId="77777777" w:rsidR="00D23E0A" w:rsidRPr="00007ACD" w:rsidRDefault="00D23E0A" w:rsidP="00D23E0A">
      <w:pPr>
        <w:rPr>
          <w:rFonts w:ascii="Consolas" w:hAnsi="Consolas" w:cstheme="minorHAnsi"/>
          <w:b/>
          <w:bCs/>
          <w:color w:val="808080" w:themeColor="background1" w:themeShade="80"/>
          <w:sz w:val="22"/>
          <w:szCs w:val="22"/>
        </w:rPr>
      </w:pPr>
      <w:r w:rsidRPr="00007ACD">
        <w:rPr>
          <w:rFonts w:ascii="Consolas" w:hAnsi="Consolas" w:cstheme="minorHAnsi"/>
          <w:b/>
          <w:bCs/>
          <w:color w:val="808080" w:themeColor="background1" w:themeShade="80"/>
          <w:sz w:val="22"/>
          <w:szCs w:val="22"/>
        </w:rPr>
        <w:t># Click the "Knit" button to run both R and Python code and generate the report.</w:t>
      </w:r>
    </w:p>
    <w:p w14:paraId="26BA9F66" w14:textId="77777777" w:rsidR="00D23E0A" w:rsidRDefault="00D23E0A" w:rsidP="00D23E0A"/>
    <w:p w14:paraId="6081C6A6" w14:textId="77777777" w:rsidR="00D23E0A" w:rsidRDefault="00D23E0A" w:rsidP="00D23E0A">
      <w:pPr>
        <w:rPr>
          <w:rFonts w:asciiTheme="minorHAnsi" w:hAnsiTheme="minorHAnsi" w:cstheme="minorHAnsi"/>
          <w:sz w:val="22"/>
          <w:szCs w:val="22"/>
        </w:rPr>
      </w:pPr>
    </w:p>
    <w:p w14:paraId="60B4A244" w14:textId="77777777" w:rsidR="00D23E0A" w:rsidRDefault="00D23E0A" w:rsidP="00D23E0A">
      <w:pPr>
        <w:pStyle w:val="Heading3"/>
        <w:ind w:left="0"/>
      </w:pPr>
      <w:bookmarkStart w:id="184" w:name="_Toc174889693"/>
      <w:r w:rsidRPr="001E2EDD">
        <w:t>Method 3: Jupyter Notebooks Integration</w:t>
      </w:r>
      <w:bookmarkEnd w:id="184"/>
      <w:r w:rsidRPr="001E2EDD">
        <w:t xml:space="preserve"> </w:t>
      </w:r>
    </w:p>
    <w:p w14:paraId="0CC1FC86" w14:textId="77777777" w:rsidR="00D23E0A" w:rsidRDefault="00D23E0A" w:rsidP="00D23E0A">
      <w:pPr>
        <w:rPr>
          <w:rFonts w:asciiTheme="minorHAnsi" w:hAnsiTheme="minorHAnsi" w:cstheme="minorHAnsi"/>
          <w:sz w:val="22"/>
          <w:szCs w:val="22"/>
        </w:rPr>
      </w:pPr>
    </w:p>
    <w:p w14:paraId="090150CA" w14:textId="77777777" w:rsidR="00D23E0A" w:rsidRPr="001E2EDD" w:rsidRDefault="00D23E0A" w:rsidP="00D23E0A">
      <w:pPr>
        <w:rPr>
          <w:rFonts w:asciiTheme="minorHAnsi" w:hAnsiTheme="minorHAnsi" w:cstheme="minorHAnsi"/>
          <w:sz w:val="22"/>
          <w:szCs w:val="22"/>
        </w:rPr>
      </w:pPr>
      <w:r w:rsidRPr="001E2EDD">
        <w:rPr>
          <w:rFonts w:asciiTheme="minorHAnsi" w:hAnsiTheme="minorHAnsi" w:cstheme="minorHAnsi"/>
          <w:sz w:val="22"/>
          <w:szCs w:val="22"/>
        </w:rPr>
        <w:t xml:space="preserve">RStudio's compatibility with Jupyter Notebooks offers yet another powerful way to work with Python. By creating a new R Markdown document with </w:t>
      </w:r>
      <w:r>
        <w:rPr>
          <w:rFonts w:asciiTheme="minorHAnsi" w:hAnsiTheme="minorHAnsi" w:cstheme="minorHAnsi"/>
          <w:sz w:val="22"/>
          <w:szCs w:val="22"/>
        </w:rPr>
        <w:t>a</w:t>
      </w:r>
      <w:r w:rsidRPr="001E2EDD">
        <w:rPr>
          <w:rFonts w:asciiTheme="minorHAnsi" w:hAnsiTheme="minorHAnsi" w:cstheme="minorHAnsi"/>
          <w:sz w:val="22"/>
          <w:szCs w:val="22"/>
        </w:rPr>
        <w:t xml:space="preserve"> Reticulate engine, you can seamlessly include Jupyter code chunks. This integration allows you to combine narrative text, R, and Python code in a single dynamic document. It's an excellent choice for projects that require detailed explanations and interactive code execution. In this method, you can benefit from </w:t>
      </w:r>
      <w:proofErr w:type="spellStart"/>
      <w:r w:rsidRPr="001E2EDD">
        <w:rPr>
          <w:rFonts w:asciiTheme="minorHAnsi" w:hAnsiTheme="minorHAnsi" w:cstheme="minorHAnsi"/>
          <w:sz w:val="22"/>
          <w:szCs w:val="22"/>
        </w:rPr>
        <w:t>Jupyter's</w:t>
      </w:r>
      <w:proofErr w:type="spellEnd"/>
      <w:r w:rsidRPr="001E2EDD">
        <w:rPr>
          <w:rFonts w:asciiTheme="minorHAnsi" w:hAnsiTheme="minorHAnsi" w:cstheme="minorHAnsi"/>
          <w:sz w:val="22"/>
          <w:szCs w:val="22"/>
        </w:rPr>
        <w:t xml:space="preserve"> extensive ecosystem while taking advantage of RStudio's authoring capabilities. In the </w:t>
      </w:r>
      <w:r>
        <w:rPr>
          <w:rFonts w:asciiTheme="minorHAnsi" w:hAnsiTheme="minorHAnsi" w:cstheme="minorHAnsi"/>
          <w:sz w:val="22"/>
          <w:szCs w:val="22"/>
        </w:rPr>
        <w:t>following</w:t>
      </w:r>
      <w:r w:rsidRPr="001E2EDD">
        <w:rPr>
          <w:rFonts w:asciiTheme="minorHAnsi" w:hAnsiTheme="minorHAnsi" w:cstheme="minorHAnsi"/>
          <w:sz w:val="22"/>
          <w:szCs w:val="22"/>
        </w:rPr>
        <w:t xml:space="preserve"> sections, we'll delve into the steps for implementing Python </w:t>
      </w:r>
      <w:r w:rsidRPr="001E2EDD">
        <w:rPr>
          <w:rFonts w:asciiTheme="minorHAnsi" w:hAnsiTheme="minorHAnsi" w:cstheme="minorHAnsi"/>
          <w:sz w:val="22"/>
          <w:szCs w:val="22"/>
        </w:rPr>
        <w:lastRenderedPageBreak/>
        <w:t>using each of these methods within the RStudio environment, ensuring you have the flexibility to choose the approach that best suits your needs.</w:t>
      </w:r>
    </w:p>
    <w:p w14:paraId="1284FA07" w14:textId="77777777" w:rsidR="00D23E0A" w:rsidRDefault="00D23E0A" w:rsidP="00D23E0A">
      <w:pPr>
        <w:rPr>
          <w:rFonts w:asciiTheme="minorHAnsi" w:hAnsiTheme="minorHAnsi" w:cstheme="minorHAnsi"/>
          <w:sz w:val="22"/>
          <w:szCs w:val="22"/>
        </w:rPr>
      </w:pPr>
    </w:p>
    <w:p w14:paraId="12788B34" w14:textId="77777777" w:rsidR="00D23E0A" w:rsidRDefault="00D23E0A" w:rsidP="00D23E0A">
      <w:pPr>
        <w:rPr>
          <w:rFonts w:asciiTheme="minorHAnsi" w:hAnsiTheme="minorHAnsi" w:cstheme="minorHAnsi"/>
          <w:sz w:val="22"/>
          <w:szCs w:val="22"/>
        </w:rPr>
      </w:pPr>
    </w:p>
    <w:p w14:paraId="35810742" w14:textId="77777777" w:rsidR="00D23E0A" w:rsidRPr="0082395B" w:rsidRDefault="00D23E0A" w:rsidP="00145AC7">
      <w:pPr>
        <w:pStyle w:val="ListParagraph"/>
        <w:numPr>
          <w:ilvl w:val="0"/>
          <w:numId w:val="172"/>
        </w:numPr>
        <w:rPr>
          <w:rFonts w:asciiTheme="minorHAnsi" w:hAnsiTheme="minorHAnsi" w:cstheme="minorHAnsi"/>
          <w:b/>
          <w:bCs/>
          <w:sz w:val="22"/>
          <w:szCs w:val="22"/>
        </w:rPr>
      </w:pPr>
      <w:r w:rsidRPr="0082395B">
        <w:rPr>
          <w:rFonts w:asciiTheme="minorHAnsi" w:hAnsiTheme="minorHAnsi" w:cstheme="minorHAnsi"/>
          <w:b/>
          <w:bCs/>
          <w:sz w:val="22"/>
          <w:szCs w:val="22"/>
        </w:rPr>
        <w:t>Step 1: Create a Python script</w:t>
      </w:r>
    </w:p>
    <w:p w14:paraId="32003FC0" w14:textId="77777777" w:rsidR="00D23E0A" w:rsidRDefault="00D23E0A" w:rsidP="00D23E0A">
      <w:pPr>
        <w:rPr>
          <w:rFonts w:asciiTheme="minorHAnsi" w:hAnsiTheme="minorHAnsi" w:cstheme="minorHAnsi"/>
          <w:sz w:val="22"/>
          <w:szCs w:val="22"/>
        </w:rPr>
      </w:pPr>
    </w:p>
    <w:p w14:paraId="4E9A7B3F" w14:textId="77777777" w:rsidR="00D23E0A" w:rsidRDefault="00D23E0A" w:rsidP="00D23E0A">
      <w:pPr>
        <w:rPr>
          <w:rFonts w:asciiTheme="minorHAnsi" w:hAnsiTheme="minorHAnsi" w:cstheme="minorHAnsi"/>
          <w:sz w:val="22"/>
          <w:szCs w:val="22"/>
        </w:rPr>
      </w:pPr>
      <w:r w:rsidRPr="00E66769">
        <w:rPr>
          <w:rFonts w:asciiTheme="minorHAnsi" w:hAnsiTheme="minorHAnsi" w:cstheme="minorHAnsi"/>
          <w:sz w:val="22"/>
          <w:szCs w:val="22"/>
        </w:rPr>
        <w:t>Create a</w:t>
      </w:r>
      <w:r>
        <w:rPr>
          <w:rFonts w:asciiTheme="minorHAnsi" w:hAnsiTheme="minorHAnsi" w:cstheme="minorHAnsi"/>
          <w:sz w:val="22"/>
          <w:szCs w:val="22"/>
        </w:rPr>
        <w:t xml:space="preserve"> </w:t>
      </w:r>
      <w:r w:rsidRPr="004B6311">
        <w:rPr>
          <w:rFonts w:ascii="Consolas" w:hAnsi="Consolas" w:cstheme="minorHAnsi"/>
          <w:sz w:val="22"/>
          <w:szCs w:val="22"/>
        </w:rPr>
        <w:t>.</w:t>
      </w:r>
      <w:proofErr w:type="spellStart"/>
      <w:r w:rsidRPr="004B6311">
        <w:rPr>
          <w:rFonts w:ascii="Consolas" w:hAnsi="Consolas" w:cstheme="minorHAnsi"/>
          <w:sz w:val="22"/>
          <w:szCs w:val="22"/>
        </w:rPr>
        <w:t>py</w:t>
      </w:r>
      <w:proofErr w:type="spellEnd"/>
      <w:r w:rsidRPr="004B6311">
        <w:rPr>
          <w:rFonts w:ascii="Consolas" w:hAnsi="Consolas" w:cstheme="minorHAnsi"/>
          <w:sz w:val="22"/>
          <w:szCs w:val="22"/>
        </w:rPr>
        <w:t xml:space="preserve"> </w:t>
      </w:r>
      <w:r w:rsidRPr="00E66769">
        <w:rPr>
          <w:rFonts w:asciiTheme="minorHAnsi" w:hAnsiTheme="minorHAnsi" w:cstheme="minorHAnsi"/>
          <w:sz w:val="22"/>
          <w:szCs w:val="22"/>
        </w:rPr>
        <w:t xml:space="preserve">Python script (e.g., </w:t>
      </w:r>
      <w:r w:rsidRPr="004B6311">
        <w:rPr>
          <w:rFonts w:ascii="Consolas" w:hAnsi="Consolas" w:cstheme="minorHAnsi"/>
          <w:sz w:val="22"/>
          <w:szCs w:val="22"/>
        </w:rPr>
        <w:t>my_script.py</w:t>
      </w:r>
      <w:r w:rsidRPr="00E66769">
        <w:rPr>
          <w:rFonts w:asciiTheme="minorHAnsi" w:hAnsiTheme="minorHAnsi" w:cstheme="minorHAnsi"/>
          <w:sz w:val="22"/>
          <w:szCs w:val="22"/>
        </w:rPr>
        <w:t xml:space="preserve">) with your Python code. Save it in your working directory. </w:t>
      </w:r>
    </w:p>
    <w:p w14:paraId="1776F934" w14:textId="77777777" w:rsidR="00D23E0A" w:rsidRDefault="00D23E0A" w:rsidP="00D23E0A">
      <w:pPr>
        <w:rPr>
          <w:rFonts w:asciiTheme="minorHAnsi" w:hAnsiTheme="minorHAnsi" w:cstheme="minorHAnsi"/>
          <w:sz w:val="22"/>
          <w:szCs w:val="22"/>
        </w:rPr>
      </w:pPr>
    </w:p>
    <w:p w14:paraId="4A430726" w14:textId="77777777" w:rsidR="00D23E0A" w:rsidRDefault="00D23E0A" w:rsidP="00D23E0A">
      <w:pPr>
        <w:rPr>
          <w:rFonts w:asciiTheme="minorHAnsi" w:hAnsiTheme="minorHAnsi" w:cstheme="minorHAnsi"/>
          <w:sz w:val="22"/>
          <w:szCs w:val="22"/>
        </w:rPr>
      </w:pPr>
    </w:p>
    <w:p w14:paraId="08760CAF" w14:textId="77777777" w:rsidR="00D23E0A" w:rsidRPr="0082395B" w:rsidRDefault="00D23E0A" w:rsidP="00145AC7">
      <w:pPr>
        <w:pStyle w:val="ListParagraph"/>
        <w:numPr>
          <w:ilvl w:val="0"/>
          <w:numId w:val="172"/>
        </w:numPr>
        <w:rPr>
          <w:rFonts w:asciiTheme="minorHAnsi" w:hAnsiTheme="minorHAnsi" w:cstheme="minorHAnsi"/>
          <w:b/>
          <w:bCs/>
          <w:sz w:val="22"/>
          <w:szCs w:val="22"/>
        </w:rPr>
      </w:pPr>
      <w:r w:rsidRPr="0082395B">
        <w:rPr>
          <w:rFonts w:asciiTheme="minorHAnsi" w:hAnsiTheme="minorHAnsi" w:cstheme="minorHAnsi"/>
          <w:b/>
          <w:bCs/>
          <w:sz w:val="22"/>
          <w:szCs w:val="22"/>
        </w:rPr>
        <w:t xml:space="preserve">Step 2: Run the Python script from RStudio </w:t>
      </w:r>
    </w:p>
    <w:p w14:paraId="33D13AD1" w14:textId="77777777" w:rsidR="00D23E0A" w:rsidRDefault="00D23E0A" w:rsidP="00D23E0A">
      <w:pPr>
        <w:rPr>
          <w:rFonts w:asciiTheme="minorHAnsi" w:hAnsiTheme="minorHAnsi" w:cstheme="minorHAnsi"/>
          <w:sz w:val="22"/>
          <w:szCs w:val="22"/>
        </w:rPr>
      </w:pPr>
    </w:p>
    <w:p w14:paraId="7CCA21F7" w14:textId="77777777" w:rsidR="00D23E0A" w:rsidRPr="00A723C5" w:rsidRDefault="00D23E0A" w:rsidP="00D23E0A">
      <w:pPr>
        <w:pStyle w:val="ACaptionHead"/>
        <w:ind w:left="0"/>
      </w:pPr>
      <w:r>
        <w:t xml:space="preserve">Program 6.20: Run Python Script using System() </w:t>
      </w:r>
    </w:p>
    <w:p w14:paraId="7185E9DA" w14:textId="77777777" w:rsidR="00D23E0A" w:rsidRDefault="00D23E0A" w:rsidP="00D23E0A">
      <w:pPr>
        <w:rPr>
          <w:rFonts w:asciiTheme="minorHAnsi" w:hAnsiTheme="minorHAnsi" w:cstheme="minorHAnsi"/>
          <w:sz w:val="22"/>
          <w:szCs w:val="22"/>
        </w:rPr>
      </w:pPr>
    </w:p>
    <w:p w14:paraId="39694A67" w14:textId="77777777" w:rsidR="00D23E0A" w:rsidRPr="00007ACD" w:rsidRDefault="00D23E0A" w:rsidP="00D23E0A">
      <w:pPr>
        <w:rPr>
          <w:rFonts w:ascii="Consolas" w:hAnsi="Consolas" w:cstheme="minorHAnsi"/>
          <w:b/>
          <w:bCs/>
          <w:color w:val="808080" w:themeColor="background1" w:themeShade="80"/>
          <w:sz w:val="22"/>
          <w:szCs w:val="22"/>
        </w:rPr>
      </w:pPr>
      <w:r w:rsidRPr="00007ACD">
        <w:rPr>
          <w:rFonts w:ascii="Consolas" w:hAnsi="Consolas" w:cstheme="minorHAnsi"/>
          <w:b/>
          <w:bCs/>
          <w:color w:val="808080" w:themeColor="background1" w:themeShade="80"/>
          <w:sz w:val="22"/>
          <w:szCs w:val="22"/>
        </w:rPr>
        <w:t xml:space="preserve"># Use system() or system2() to run the Python script: </w:t>
      </w:r>
    </w:p>
    <w:p w14:paraId="17583526" w14:textId="77777777" w:rsidR="00D23E0A" w:rsidRPr="00007ACD" w:rsidRDefault="00D23E0A" w:rsidP="00D23E0A">
      <w:pPr>
        <w:rPr>
          <w:rFonts w:ascii="Consolas" w:hAnsi="Consolas" w:cstheme="minorHAnsi"/>
          <w:sz w:val="22"/>
          <w:szCs w:val="22"/>
        </w:rPr>
      </w:pPr>
      <w:r w:rsidRPr="00007ACD">
        <w:rPr>
          <w:rFonts w:ascii="Consolas" w:hAnsi="Consolas" w:cstheme="minorHAnsi"/>
          <w:sz w:val="22"/>
          <w:szCs w:val="22"/>
        </w:rPr>
        <w:t xml:space="preserve">system("python my_script.py") </w:t>
      </w:r>
    </w:p>
    <w:p w14:paraId="2DFBC394" w14:textId="77777777" w:rsidR="00D23E0A" w:rsidRDefault="00D23E0A" w:rsidP="00D23E0A">
      <w:pPr>
        <w:rPr>
          <w:rFonts w:asciiTheme="minorHAnsi" w:hAnsiTheme="minorHAnsi" w:cstheme="minorHAnsi"/>
          <w:sz w:val="22"/>
          <w:szCs w:val="22"/>
        </w:rPr>
      </w:pPr>
    </w:p>
    <w:p w14:paraId="2E8AD743" w14:textId="77777777" w:rsidR="00D23E0A" w:rsidRPr="0082395B" w:rsidRDefault="00D23E0A" w:rsidP="00D23E0A">
      <w:pPr>
        <w:rPr>
          <w:rFonts w:asciiTheme="minorHAnsi" w:hAnsiTheme="minorHAnsi" w:cstheme="minorHAnsi"/>
          <w:b/>
          <w:bCs/>
          <w:sz w:val="22"/>
          <w:szCs w:val="22"/>
        </w:rPr>
      </w:pPr>
      <w:r w:rsidRPr="0082395B">
        <w:rPr>
          <w:rFonts w:asciiTheme="minorHAnsi" w:hAnsiTheme="minorHAnsi" w:cstheme="minorHAnsi"/>
          <w:b/>
          <w:bCs/>
          <w:sz w:val="22"/>
          <w:szCs w:val="22"/>
        </w:rPr>
        <w:t xml:space="preserve">Example: </w:t>
      </w:r>
    </w:p>
    <w:p w14:paraId="1F70FEA8" w14:textId="77777777" w:rsidR="00D23E0A" w:rsidRDefault="00D23E0A" w:rsidP="00D23E0A">
      <w:pPr>
        <w:rPr>
          <w:rFonts w:asciiTheme="minorHAnsi" w:hAnsiTheme="minorHAnsi" w:cstheme="minorHAnsi"/>
          <w:sz w:val="22"/>
          <w:szCs w:val="22"/>
        </w:rPr>
      </w:pPr>
    </w:p>
    <w:p w14:paraId="4CE63A4A" w14:textId="77777777" w:rsidR="00D23E0A" w:rsidRDefault="00D23E0A" w:rsidP="00D23E0A">
      <w:pPr>
        <w:rPr>
          <w:rFonts w:asciiTheme="minorHAnsi" w:hAnsiTheme="minorHAnsi" w:cstheme="minorHAnsi"/>
          <w:sz w:val="22"/>
          <w:szCs w:val="22"/>
        </w:rPr>
      </w:pPr>
      <w:r w:rsidRPr="00E66769">
        <w:rPr>
          <w:rFonts w:asciiTheme="minorHAnsi" w:hAnsiTheme="minorHAnsi" w:cstheme="minorHAnsi"/>
          <w:sz w:val="22"/>
          <w:szCs w:val="22"/>
        </w:rPr>
        <w:t xml:space="preserve">Here's a simple example of Method 1 (Using R's </w:t>
      </w:r>
      <w:r w:rsidRPr="004B6311">
        <w:rPr>
          <w:rFonts w:ascii="Consolas" w:hAnsi="Consolas" w:cstheme="minorHAnsi"/>
          <w:sz w:val="22"/>
          <w:szCs w:val="22"/>
        </w:rPr>
        <w:t>reticulate</w:t>
      </w:r>
      <w:r w:rsidRPr="00E66769">
        <w:rPr>
          <w:rFonts w:asciiTheme="minorHAnsi" w:hAnsiTheme="minorHAnsi" w:cstheme="minorHAnsi"/>
          <w:sz w:val="22"/>
          <w:szCs w:val="22"/>
        </w:rPr>
        <w:t xml:space="preserve"> Package): </w:t>
      </w:r>
    </w:p>
    <w:p w14:paraId="3756F8C2" w14:textId="77777777" w:rsidR="00D23E0A" w:rsidRDefault="00D23E0A" w:rsidP="00D23E0A">
      <w:pPr>
        <w:rPr>
          <w:rFonts w:asciiTheme="minorHAnsi" w:hAnsiTheme="minorHAnsi" w:cstheme="minorHAnsi"/>
          <w:sz w:val="22"/>
          <w:szCs w:val="22"/>
        </w:rPr>
      </w:pPr>
    </w:p>
    <w:p w14:paraId="1E91F615" w14:textId="77777777" w:rsidR="00D23E0A" w:rsidRPr="005E257D" w:rsidRDefault="00D23E0A" w:rsidP="00D23E0A">
      <w:pPr>
        <w:pStyle w:val="ACaptionHead"/>
        <w:ind w:left="0"/>
      </w:pPr>
      <w:r>
        <w:t>Program 6.21: RStudio Reticulate Example</w:t>
      </w:r>
    </w:p>
    <w:p w14:paraId="609A41AB" w14:textId="77777777" w:rsidR="00D23E0A" w:rsidRDefault="00D23E0A" w:rsidP="00D23E0A">
      <w:pPr>
        <w:rPr>
          <w:rFonts w:asciiTheme="minorHAnsi" w:hAnsiTheme="minorHAnsi" w:cstheme="minorHAnsi"/>
          <w:sz w:val="22"/>
          <w:szCs w:val="22"/>
        </w:rPr>
      </w:pPr>
    </w:p>
    <w:p w14:paraId="18D62640" w14:textId="77777777" w:rsidR="00D23E0A" w:rsidRPr="00007ACD" w:rsidRDefault="00D23E0A" w:rsidP="00D23E0A">
      <w:pPr>
        <w:rPr>
          <w:rFonts w:ascii="Consolas" w:hAnsi="Consolas" w:cstheme="minorHAnsi"/>
          <w:b/>
          <w:bCs/>
          <w:color w:val="808080" w:themeColor="background1" w:themeShade="80"/>
          <w:sz w:val="22"/>
          <w:szCs w:val="22"/>
        </w:rPr>
      </w:pPr>
      <w:r w:rsidRPr="00007ACD">
        <w:rPr>
          <w:rFonts w:ascii="Consolas" w:hAnsi="Consolas" w:cstheme="minorHAnsi"/>
          <w:b/>
          <w:bCs/>
          <w:color w:val="808080" w:themeColor="background1" w:themeShade="80"/>
          <w:sz w:val="22"/>
          <w:szCs w:val="22"/>
        </w:rPr>
        <w:t xml:space="preserve"># Load the reticulate package </w:t>
      </w:r>
    </w:p>
    <w:p w14:paraId="6A8612A7" w14:textId="77777777" w:rsidR="00D23E0A" w:rsidRPr="00007ACD" w:rsidRDefault="00D23E0A" w:rsidP="00D23E0A">
      <w:pPr>
        <w:rPr>
          <w:rFonts w:ascii="Consolas" w:hAnsi="Consolas" w:cstheme="minorHAnsi"/>
          <w:sz w:val="22"/>
          <w:szCs w:val="22"/>
        </w:rPr>
      </w:pPr>
      <w:r w:rsidRPr="00007ACD">
        <w:rPr>
          <w:rFonts w:ascii="Consolas" w:hAnsi="Consolas" w:cstheme="minorHAnsi"/>
          <w:sz w:val="22"/>
          <w:szCs w:val="22"/>
        </w:rPr>
        <w:t xml:space="preserve">library(reticulate) </w:t>
      </w:r>
    </w:p>
    <w:p w14:paraId="348693B8" w14:textId="77777777" w:rsidR="00D23E0A" w:rsidRPr="00007ACD" w:rsidRDefault="00D23E0A" w:rsidP="00D23E0A">
      <w:pPr>
        <w:rPr>
          <w:rFonts w:ascii="Consolas" w:hAnsi="Consolas" w:cstheme="minorHAnsi"/>
          <w:sz w:val="22"/>
          <w:szCs w:val="22"/>
        </w:rPr>
      </w:pPr>
    </w:p>
    <w:p w14:paraId="29DDC7C5" w14:textId="77777777" w:rsidR="00D23E0A" w:rsidRPr="00007ACD" w:rsidRDefault="00D23E0A" w:rsidP="00D23E0A">
      <w:pPr>
        <w:rPr>
          <w:rFonts w:ascii="Consolas" w:hAnsi="Consolas" w:cstheme="minorHAnsi"/>
          <w:b/>
          <w:bCs/>
          <w:color w:val="808080" w:themeColor="background1" w:themeShade="80"/>
          <w:sz w:val="22"/>
          <w:szCs w:val="22"/>
        </w:rPr>
      </w:pPr>
      <w:r w:rsidRPr="00007ACD">
        <w:rPr>
          <w:rFonts w:ascii="Consolas" w:hAnsi="Consolas" w:cstheme="minorHAnsi"/>
          <w:b/>
          <w:bCs/>
          <w:color w:val="808080" w:themeColor="background1" w:themeShade="80"/>
          <w:sz w:val="22"/>
          <w:szCs w:val="22"/>
        </w:rPr>
        <w:t xml:space="preserve"># Create a Python environment </w:t>
      </w:r>
    </w:p>
    <w:p w14:paraId="3C45A6CF" w14:textId="77777777" w:rsidR="00D23E0A" w:rsidRPr="00007ACD" w:rsidRDefault="00D23E0A" w:rsidP="00D23E0A">
      <w:pPr>
        <w:rPr>
          <w:rFonts w:ascii="Consolas" w:hAnsi="Consolas" w:cstheme="minorHAnsi"/>
          <w:sz w:val="22"/>
          <w:szCs w:val="22"/>
        </w:rPr>
      </w:pPr>
      <w:proofErr w:type="spellStart"/>
      <w:r w:rsidRPr="00007ACD">
        <w:rPr>
          <w:rFonts w:ascii="Consolas" w:hAnsi="Consolas" w:cstheme="minorHAnsi"/>
          <w:sz w:val="22"/>
          <w:szCs w:val="22"/>
        </w:rPr>
        <w:t>use_python</w:t>
      </w:r>
      <w:proofErr w:type="spellEnd"/>
      <w:r w:rsidRPr="00007ACD">
        <w:rPr>
          <w:rFonts w:ascii="Consolas" w:hAnsi="Consolas" w:cstheme="minorHAnsi"/>
          <w:sz w:val="22"/>
          <w:szCs w:val="22"/>
        </w:rPr>
        <w:t xml:space="preserve">("python3") </w:t>
      </w:r>
    </w:p>
    <w:p w14:paraId="571D2FA9" w14:textId="77777777" w:rsidR="00D23E0A" w:rsidRPr="00007ACD" w:rsidRDefault="00D23E0A" w:rsidP="00D23E0A">
      <w:pPr>
        <w:rPr>
          <w:rFonts w:ascii="Consolas" w:hAnsi="Consolas" w:cstheme="minorHAnsi"/>
          <w:sz w:val="22"/>
          <w:szCs w:val="22"/>
        </w:rPr>
      </w:pPr>
    </w:p>
    <w:p w14:paraId="15BA45C8" w14:textId="77777777" w:rsidR="00D23E0A" w:rsidRPr="00007ACD" w:rsidRDefault="00D23E0A" w:rsidP="00D23E0A">
      <w:pPr>
        <w:rPr>
          <w:rFonts w:ascii="Consolas" w:hAnsi="Consolas" w:cstheme="minorHAnsi"/>
          <w:b/>
          <w:bCs/>
          <w:color w:val="808080" w:themeColor="background1" w:themeShade="80"/>
          <w:sz w:val="22"/>
          <w:szCs w:val="22"/>
        </w:rPr>
      </w:pPr>
      <w:r w:rsidRPr="00007ACD">
        <w:rPr>
          <w:rFonts w:ascii="Consolas" w:hAnsi="Consolas" w:cstheme="minorHAnsi"/>
          <w:b/>
          <w:bCs/>
          <w:color w:val="808080" w:themeColor="background1" w:themeShade="80"/>
          <w:sz w:val="22"/>
          <w:szCs w:val="22"/>
        </w:rPr>
        <w:t xml:space="preserve"># Run Python code </w:t>
      </w:r>
    </w:p>
    <w:p w14:paraId="2613C5E7" w14:textId="77777777" w:rsidR="00D23E0A" w:rsidRPr="00007ACD" w:rsidRDefault="00D23E0A" w:rsidP="00D23E0A">
      <w:pPr>
        <w:rPr>
          <w:rFonts w:ascii="Consolas" w:hAnsi="Consolas" w:cstheme="minorHAnsi"/>
          <w:sz w:val="22"/>
          <w:szCs w:val="22"/>
        </w:rPr>
      </w:pPr>
      <w:proofErr w:type="spellStart"/>
      <w:r w:rsidRPr="00007ACD">
        <w:rPr>
          <w:rFonts w:ascii="Consolas" w:hAnsi="Consolas" w:cstheme="minorHAnsi"/>
          <w:sz w:val="22"/>
          <w:szCs w:val="22"/>
        </w:rPr>
        <w:t>py_run_string</w:t>
      </w:r>
      <w:proofErr w:type="spellEnd"/>
      <w:r w:rsidRPr="00007ACD">
        <w:rPr>
          <w:rFonts w:ascii="Consolas" w:hAnsi="Consolas" w:cstheme="minorHAnsi"/>
          <w:sz w:val="22"/>
          <w:szCs w:val="22"/>
        </w:rPr>
        <w:t xml:space="preserve">("print('Hello from Python!')") </w:t>
      </w:r>
    </w:p>
    <w:p w14:paraId="5F9BE3E4" w14:textId="77777777" w:rsidR="00D23E0A" w:rsidRDefault="00D23E0A" w:rsidP="00D23E0A">
      <w:pPr>
        <w:rPr>
          <w:rFonts w:asciiTheme="minorHAnsi" w:hAnsiTheme="minorHAnsi" w:cstheme="minorHAnsi"/>
          <w:sz w:val="22"/>
          <w:szCs w:val="22"/>
        </w:rPr>
      </w:pPr>
    </w:p>
    <w:p w14:paraId="7A828BC6" w14:textId="77777777" w:rsidR="00D23E0A" w:rsidRDefault="00D23E0A" w:rsidP="00D23E0A">
      <w:pPr>
        <w:rPr>
          <w:rFonts w:asciiTheme="minorHAnsi" w:hAnsiTheme="minorHAnsi" w:cstheme="minorHAnsi"/>
          <w:sz w:val="22"/>
          <w:szCs w:val="22"/>
        </w:rPr>
      </w:pPr>
    </w:p>
    <w:p w14:paraId="7D3924FC" w14:textId="77777777" w:rsidR="00D23E0A" w:rsidRPr="00E66769" w:rsidRDefault="00D23E0A" w:rsidP="00D23E0A">
      <w:pPr>
        <w:rPr>
          <w:rFonts w:asciiTheme="minorHAnsi" w:hAnsiTheme="minorHAnsi" w:cstheme="minorHAnsi"/>
          <w:sz w:val="22"/>
          <w:szCs w:val="22"/>
        </w:rPr>
      </w:pPr>
      <w:r w:rsidRPr="00E66769">
        <w:rPr>
          <w:rFonts w:asciiTheme="minorHAnsi" w:hAnsiTheme="minorHAnsi" w:cstheme="minorHAnsi"/>
          <w:sz w:val="22"/>
          <w:szCs w:val="22"/>
        </w:rPr>
        <w:t>When you run this code in RStudio, it will execute Python code within the RStudio environment and print "Hello from Python!". Repeat the above steps for each method to effectively use both SAS and Python in your RStudio environment.</w:t>
      </w:r>
    </w:p>
    <w:p w14:paraId="144CD3B5" w14:textId="77777777" w:rsidR="00D23E0A" w:rsidRDefault="00D23E0A" w:rsidP="00D23E0A">
      <w:pPr>
        <w:rPr>
          <w:rFonts w:asciiTheme="minorHAnsi" w:hAnsiTheme="minorHAnsi" w:cstheme="minorHAnsi"/>
          <w:sz w:val="22"/>
          <w:szCs w:val="22"/>
        </w:rPr>
      </w:pPr>
    </w:p>
    <w:p w14:paraId="76DB3C65" w14:textId="77777777" w:rsidR="00D23E0A" w:rsidRDefault="00D23E0A" w:rsidP="00D23E0A">
      <w:pPr>
        <w:pStyle w:val="Heading2"/>
        <w:ind w:left="0"/>
      </w:pPr>
      <w:bookmarkStart w:id="185" w:name="_Toc174889694"/>
      <w:r>
        <w:lastRenderedPageBreak/>
        <w:t>Implementing SAS in RStudio</w:t>
      </w:r>
      <w:bookmarkEnd w:id="185"/>
    </w:p>
    <w:p w14:paraId="53A8F14A" w14:textId="77777777" w:rsidR="00D23E0A" w:rsidRDefault="00D23E0A" w:rsidP="00D23E0A">
      <w:pPr>
        <w:rPr>
          <w:rFonts w:asciiTheme="minorHAnsi" w:hAnsiTheme="minorHAnsi" w:cstheme="minorHAnsi"/>
          <w:sz w:val="22"/>
          <w:szCs w:val="22"/>
        </w:rPr>
      </w:pPr>
    </w:p>
    <w:p w14:paraId="133D94CE" w14:textId="77777777" w:rsidR="00D23E0A" w:rsidRDefault="00D23E0A" w:rsidP="00D23E0A">
      <w:pPr>
        <w:rPr>
          <w:rFonts w:asciiTheme="minorHAnsi" w:hAnsiTheme="minorHAnsi" w:cstheme="minorHAnsi"/>
          <w:sz w:val="22"/>
          <w:szCs w:val="22"/>
        </w:rPr>
      </w:pPr>
      <w:r w:rsidRPr="006E0573">
        <w:rPr>
          <w:rFonts w:asciiTheme="minorHAnsi" w:hAnsiTheme="minorHAnsi" w:cstheme="minorHAnsi"/>
          <w:sz w:val="22"/>
          <w:szCs w:val="22"/>
        </w:rPr>
        <w:t xml:space="preserve">RStudio, synonymous with the R programming world, has a knack for embracing diversity in the data science arena. In this section, we delve into the realm of SAS programming, demonstrating how RStudio extends its arms to welcome the SAS language. This integration </w:t>
      </w:r>
      <w:r>
        <w:rPr>
          <w:rFonts w:asciiTheme="minorHAnsi" w:hAnsiTheme="minorHAnsi" w:cstheme="minorHAnsi"/>
          <w:sz w:val="22"/>
          <w:szCs w:val="22"/>
        </w:rPr>
        <w:t>combines</w:t>
      </w:r>
      <w:r w:rsidRPr="006E0573">
        <w:rPr>
          <w:rFonts w:asciiTheme="minorHAnsi" w:hAnsiTheme="minorHAnsi" w:cstheme="minorHAnsi"/>
          <w:sz w:val="22"/>
          <w:szCs w:val="22"/>
        </w:rPr>
        <w:t xml:space="preserve"> the analytical prowess of SAS with the data manipulation and visualization capabilities of RStudio. Whether you're a seasoned SAS user or seeking the best of both worlds, you're in the right place. </w:t>
      </w:r>
    </w:p>
    <w:p w14:paraId="3C824C0C" w14:textId="77777777" w:rsidR="00D23E0A" w:rsidRDefault="00D23E0A" w:rsidP="00D23E0A">
      <w:pPr>
        <w:rPr>
          <w:rFonts w:asciiTheme="minorHAnsi" w:hAnsiTheme="minorHAnsi" w:cstheme="minorHAnsi"/>
          <w:sz w:val="22"/>
          <w:szCs w:val="22"/>
        </w:rPr>
      </w:pPr>
    </w:p>
    <w:p w14:paraId="6DAC3E73" w14:textId="77777777" w:rsidR="00D23E0A" w:rsidRDefault="00D23E0A" w:rsidP="00D23E0A">
      <w:pPr>
        <w:rPr>
          <w:rFonts w:asciiTheme="minorHAnsi" w:hAnsiTheme="minorHAnsi" w:cstheme="minorHAnsi"/>
          <w:sz w:val="22"/>
          <w:szCs w:val="22"/>
        </w:rPr>
      </w:pPr>
      <w:r w:rsidRPr="006E0573">
        <w:rPr>
          <w:rFonts w:asciiTheme="minorHAnsi" w:hAnsiTheme="minorHAnsi" w:cstheme="minorHAnsi"/>
          <w:sz w:val="22"/>
          <w:szCs w:val="22"/>
        </w:rPr>
        <w:t xml:space="preserve">As we embark on this exploration, you'll discover three distinct methods for running SAS within RStudio. Each method offers a unique perspective on leveraging SAS's strengths while harnessing the versatile environment of RStudio. By the end of this section, you'll have a toolbox of techniques </w:t>
      </w:r>
      <w:r>
        <w:rPr>
          <w:rFonts w:asciiTheme="minorHAnsi" w:hAnsiTheme="minorHAnsi" w:cstheme="minorHAnsi"/>
          <w:sz w:val="22"/>
          <w:szCs w:val="22"/>
        </w:rPr>
        <w:t>to blend SAS into your RStudio workflow seamlessly</w:t>
      </w:r>
      <w:r w:rsidRPr="006E0573">
        <w:rPr>
          <w:rFonts w:asciiTheme="minorHAnsi" w:hAnsiTheme="minorHAnsi" w:cstheme="minorHAnsi"/>
          <w:sz w:val="22"/>
          <w:szCs w:val="22"/>
        </w:rPr>
        <w:t xml:space="preserve">. </w:t>
      </w:r>
    </w:p>
    <w:p w14:paraId="03E4B6AB" w14:textId="77777777" w:rsidR="00D23E0A" w:rsidRDefault="00D23E0A" w:rsidP="00D23E0A">
      <w:pPr>
        <w:rPr>
          <w:rFonts w:asciiTheme="minorHAnsi" w:hAnsiTheme="minorHAnsi" w:cstheme="minorHAnsi"/>
          <w:sz w:val="22"/>
          <w:szCs w:val="22"/>
        </w:rPr>
      </w:pPr>
    </w:p>
    <w:p w14:paraId="78407F61" w14:textId="77777777" w:rsidR="00D23E0A" w:rsidRPr="006E0573" w:rsidRDefault="00D23E0A" w:rsidP="00D23E0A">
      <w:pPr>
        <w:rPr>
          <w:rFonts w:asciiTheme="minorHAnsi" w:hAnsiTheme="minorHAnsi" w:cstheme="minorHAnsi"/>
          <w:sz w:val="22"/>
          <w:szCs w:val="22"/>
        </w:rPr>
      </w:pPr>
      <w:r w:rsidRPr="006E0573">
        <w:rPr>
          <w:rFonts w:asciiTheme="minorHAnsi" w:hAnsiTheme="minorHAnsi" w:cstheme="minorHAnsi"/>
          <w:sz w:val="22"/>
          <w:szCs w:val="22"/>
        </w:rPr>
        <w:t>Now, let's outline the three methods with step-by-step instructions and explanations for each.</w:t>
      </w:r>
    </w:p>
    <w:p w14:paraId="5D63B475" w14:textId="77777777" w:rsidR="00D23E0A" w:rsidRPr="006E0573" w:rsidRDefault="00D23E0A" w:rsidP="00D23E0A">
      <w:pPr>
        <w:rPr>
          <w:rFonts w:asciiTheme="minorHAnsi" w:hAnsiTheme="minorHAnsi" w:cstheme="minorHAnsi"/>
          <w:sz w:val="22"/>
          <w:szCs w:val="22"/>
        </w:rPr>
      </w:pPr>
    </w:p>
    <w:p w14:paraId="550ECF09" w14:textId="77777777" w:rsidR="00D23E0A" w:rsidRDefault="00D23E0A" w:rsidP="00D23E0A">
      <w:pPr>
        <w:pStyle w:val="Heading3"/>
        <w:ind w:left="0"/>
      </w:pPr>
      <w:bookmarkStart w:id="186" w:name="_Toc174889695"/>
      <w:r w:rsidRPr="006E0573">
        <w:t xml:space="preserve">Method 1: Using the </w:t>
      </w:r>
      <w:r w:rsidRPr="004B6311">
        <w:rPr>
          <w:rFonts w:ascii="Consolas" w:hAnsi="Consolas"/>
        </w:rPr>
        <w:t>RSASSA</w:t>
      </w:r>
      <w:r w:rsidRPr="006E0573">
        <w:t xml:space="preserve"> Package</w:t>
      </w:r>
      <w:bookmarkEnd w:id="186"/>
    </w:p>
    <w:p w14:paraId="342960A4" w14:textId="77777777" w:rsidR="00D23E0A" w:rsidRDefault="00D23E0A" w:rsidP="00D23E0A">
      <w:pPr>
        <w:rPr>
          <w:rFonts w:asciiTheme="minorHAnsi" w:hAnsiTheme="minorHAnsi" w:cstheme="minorHAnsi"/>
          <w:sz w:val="22"/>
          <w:szCs w:val="22"/>
        </w:rPr>
      </w:pPr>
    </w:p>
    <w:p w14:paraId="326D3B49" w14:textId="77777777" w:rsidR="00D23E0A" w:rsidRDefault="00D23E0A" w:rsidP="00D23E0A">
      <w:pPr>
        <w:rPr>
          <w:rFonts w:asciiTheme="minorHAnsi" w:hAnsiTheme="minorHAnsi" w:cstheme="minorHAnsi"/>
          <w:sz w:val="22"/>
          <w:szCs w:val="22"/>
        </w:rPr>
      </w:pPr>
      <w:r w:rsidRPr="006E0573">
        <w:rPr>
          <w:rFonts w:asciiTheme="minorHAnsi" w:hAnsiTheme="minorHAnsi" w:cstheme="minorHAnsi"/>
          <w:sz w:val="22"/>
          <w:szCs w:val="22"/>
        </w:rPr>
        <w:t xml:space="preserve">Introducing a bridge between SAS and RStudio: the </w:t>
      </w:r>
      <w:r w:rsidRPr="004B6311">
        <w:rPr>
          <w:rFonts w:ascii="Consolas" w:hAnsi="Consolas" w:cstheme="minorHAnsi"/>
          <w:sz w:val="22"/>
          <w:szCs w:val="22"/>
        </w:rPr>
        <w:t>RSASSA</w:t>
      </w:r>
      <w:r w:rsidRPr="006E0573">
        <w:rPr>
          <w:rFonts w:asciiTheme="minorHAnsi" w:hAnsiTheme="minorHAnsi" w:cstheme="minorHAnsi"/>
          <w:sz w:val="22"/>
          <w:szCs w:val="22"/>
        </w:rPr>
        <w:t xml:space="preserve"> package. This method offers an intuitive way to execute SAS code within RStudio. </w:t>
      </w:r>
      <w:r w:rsidRPr="004B6311">
        <w:rPr>
          <w:rFonts w:ascii="Consolas" w:hAnsi="Consolas" w:cstheme="minorHAnsi"/>
          <w:sz w:val="22"/>
          <w:szCs w:val="22"/>
        </w:rPr>
        <w:t>RSASSA</w:t>
      </w:r>
      <w:r w:rsidRPr="006E0573">
        <w:rPr>
          <w:rFonts w:asciiTheme="minorHAnsi" w:hAnsiTheme="minorHAnsi" w:cstheme="minorHAnsi"/>
          <w:sz w:val="22"/>
          <w:szCs w:val="22"/>
        </w:rPr>
        <w:t xml:space="preserve"> facilitates interaction between R and SAS, allowing you to send your SAS code to a remote SAS server and retrieve the results seamlessly. If you're accustomed to the SAS environment but want to explore the visualization and reporting capabilities of RStudio, this method provides the best of both worlds. </w:t>
      </w:r>
    </w:p>
    <w:p w14:paraId="238832D8" w14:textId="77777777" w:rsidR="00D23E0A" w:rsidRDefault="00D23E0A" w:rsidP="00D23E0A">
      <w:pPr>
        <w:rPr>
          <w:rFonts w:asciiTheme="minorHAnsi" w:hAnsiTheme="minorHAnsi" w:cstheme="minorHAnsi"/>
          <w:sz w:val="22"/>
          <w:szCs w:val="22"/>
        </w:rPr>
      </w:pPr>
    </w:p>
    <w:p w14:paraId="3B133B58" w14:textId="77777777" w:rsidR="00D23E0A" w:rsidRPr="006E0573" w:rsidRDefault="00D23E0A" w:rsidP="00D23E0A">
      <w:pPr>
        <w:rPr>
          <w:rFonts w:asciiTheme="minorHAnsi" w:hAnsiTheme="minorHAnsi" w:cstheme="minorHAnsi"/>
          <w:b/>
          <w:bCs/>
          <w:sz w:val="22"/>
          <w:szCs w:val="22"/>
        </w:rPr>
      </w:pPr>
      <w:r w:rsidRPr="006E0573">
        <w:rPr>
          <w:rFonts w:asciiTheme="minorHAnsi" w:hAnsiTheme="minorHAnsi" w:cstheme="minorHAnsi"/>
          <w:b/>
          <w:bCs/>
          <w:sz w:val="22"/>
          <w:szCs w:val="22"/>
        </w:rPr>
        <w:t xml:space="preserve">Step-by-Step Instructions: </w:t>
      </w:r>
    </w:p>
    <w:p w14:paraId="6BD8859E" w14:textId="77777777" w:rsidR="00D23E0A" w:rsidRDefault="00D23E0A" w:rsidP="00D23E0A">
      <w:pPr>
        <w:rPr>
          <w:rFonts w:asciiTheme="minorHAnsi" w:hAnsiTheme="minorHAnsi" w:cstheme="minorHAnsi"/>
          <w:sz w:val="22"/>
          <w:szCs w:val="22"/>
        </w:rPr>
      </w:pPr>
    </w:p>
    <w:p w14:paraId="6C8AF8C1" w14:textId="77777777" w:rsidR="00D23E0A" w:rsidRPr="006E0573" w:rsidRDefault="00D23E0A" w:rsidP="00145AC7">
      <w:pPr>
        <w:pStyle w:val="ListParagraph"/>
        <w:numPr>
          <w:ilvl w:val="0"/>
          <w:numId w:val="173"/>
        </w:numPr>
        <w:rPr>
          <w:rFonts w:asciiTheme="minorHAnsi" w:hAnsiTheme="minorHAnsi" w:cstheme="minorHAnsi"/>
          <w:sz w:val="22"/>
          <w:szCs w:val="22"/>
        </w:rPr>
      </w:pPr>
      <w:r w:rsidRPr="006E0573">
        <w:rPr>
          <w:rFonts w:asciiTheme="minorHAnsi" w:hAnsiTheme="minorHAnsi" w:cstheme="minorHAnsi"/>
          <w:b/>
          <w:bCs/>
          <w:sz w:val="22"/>
          <w:szCs w:val="22"/>
        </w:rPr>
        <w:t>Install RSASSA Package:</w:t>
      </w:r>
      <w:r w:rsidRPr="006E0573">
        <w:rPr>
          <w:rFonts w:asciiTheme="minorHAnsi" w:hAnsiTheme="minorHAnsi" w:cstheme="minorHAnsi"/>
          <w:sz w:val="22"/>
          <w:szCs w:val="22"/>
        </w:rPr>
        <w:t xml:space="preserve"> In RStudio, install the </w:t>
      </w:r>
      <w:r w:rsidRPr="004B6311">
        <w:rPr>
          <w:rFonts w:ascii="Consolas" w:hAnsi="Consolas" w:cstheme="minorHAnsi"/>
          <w:sz w:val="22"/>
          <w:szCs w:val="22"/>
        </w:rPr>
        <w:t>RSASSA</w:t>
      </w:r>
      <w:r w:rsidRPr="006E0573">
        <w:rPr>
          <w:rFonts w:asciiTheme="minorHAnsi" w:hAnsiTheme="minorHAnsi" w:cstheme="minorHAnsi"/>
          <w:sz w:val="22"/>
          <w:szCs w:val="22"/>
        </w:rPr>
        <w:t xml:space="preserve"> package using </w:t>
      </w:r>
      <w:proofErr w:type="spellStart"/>
      <w:r w:rsidRPr="006E0573">
        <w:rPr>
          <w:rFonts w:ascii="Consolas" w:hAnsi="Consolas" w:cstheme="minorHAnsi"/>
          <w:sz w:val="22"/>
          <w:szCs w:val="22"/>
        </w:rPr>
        <w:t>install.packages</w:t>
      </w:r>
      <w:proofErr w:type="spellEnd"/>
      <w:r w:rsidRPr="006E0573">
        <w:rPr>
          <w:rFonts w:ascii="Consolas" w:hAnsi="Consolas" w:cstheme="minorHAnsi"/>
          <w:sz w:val="22"/>
          <w:szCs w:val="22"/>
        </w:rPr>
        <w:t>("RSASSA").</w:t>
      </w:r>
      <w:r w:rsidRPr="006E0573">
        <w:rPr>
          <w:rFonts w:asciiTheme="minorHAnsi" w:hAnsiTheme="minorHAnsi" w:cstheme="minorHAnsi"/>
          <w:sz w:val="22"/>
          <w:szCs w:val="22"/>
        </w:rPr>
        <w:t xml:space="preserve"> </w:t>
      </w:r>
    </w:p>
    <w:p w14:paraId="2A75F5C8" w14:textId="77777777" w:rsidR="00D23E0A" w:rsidRDefault="00D23E0A" w:rsidP="00D23E0A">
      <w:pPr>
        <w:rPr>
          <w:rFonts w:asciiTheme="minorHAnsi" w:hAnsiTheme="minorHAnsi" w:cstheme="minorHAnsi"/>
          <w:sz w:val="22"/>
          <w:szCs w:val="22"/>
        </w:rPr>
      </w:pPr>
    </w:p>
    <w:p w14:paraId="0A62C244" w14:textId="77777777" w:rsidR="00D23E0A" w:rsidRPr="004B6311" w:rsidRDefault="00D23E0A" w:rsidP="00145AC7">
      <w:pPr>
        <w:pStyle w:val="ListParagraph"/>
        <w:numPr>
          <w:ilvl w:val="0"/>
          <w:numId w:val="173"/>
        </w:numPr>
        <w:rPr>
          <w:rFonts w:asciiTheme="minorHAnsi" w:hAnsiTheme="minorHAnsi" w:cstheme="minorHAnsi"/>
          <w:sz w:val="22"/>
          <w:szCs w:val="22"/>
        </w:rPr>
      </w:pPr>
      <w:r w:rsidRPr="004B6311">
        <w:rPr>
          <w:rFonts w:asciiTheme="minorHAnsi" w:hAnsiTheme="minorHAnsi" w:cstheme="minorHAnsi"/>
          <w:b/>
          <w:bCs/>
          <w:sz w:val="22"/>
          <w:szCs w:val="22"/>
        </w:rPr>
        <w:t>Load RSASSA Package:</w:t>
      </w:r>
      <w:r w:rsidRPr="004B6311">
        <w:rPr>
          <w:rFonts w:asciiTheme="minorHAnsi" w:hAnsiTheme="minorHAnsi" w:cstheme="minorHAnsi"/>
          <w:sz w:val="22"/>
          <w:szCs w:val="22"/>
        </w:rPr>
        <w:t xml:space="preserve"> Load the package </w:t>
      </w:r>
      <w:proofErr w:type="gramStart"/>
      <w:r w:rsidRPr="004B6311">
        <w:rPr>
          <w:rFonts w:asciiTheme="minorHAnsi" w:hAnsiTheme="minorHAnsi" w:cstheme="minorHAnsi"/>
          <w:sz w:val="22"/>
          <w:szCs w:val="22"/>
        </w:rPr>
        <w:t>with:</w:t>
      </w:r>
      <w:proofErr w:type="gramEnd"/>
      <w:r>
        <w:rPr>
          <w:rFonts w:asciiTheme="minorHAnsi" w:hAnsiTheme="minorHAnsi" w:cstheme="minorHAnsi"/>
          <w:sz w:val="22"/>
          <w:szCs w:val="22"/>
        </w:rPr>
        <w:t xml:space="preserve"> </w:t>
      </w:r>
      <w:r w:rsidRPr="004B6311">
        <w:rPr>
          <w:rFonts w:ascii="Consolas" w:hAnsi="Consolas" w:cstheme="minorHAnsi"/>
          <w:sz w:val="22"/>
          <w:szCs w:val="22"/>
        </w:rPr>
        <w:t>library(RSASSA).</w:t>
      </w:r>
      <w:r w:rsidRPr="004B6311">
        <w:rPr>
          <w:rFonts w:asciiTheme="minorHAnsi" w:hAnsiTheme="minorHAnsi" w:cstheme="minorHAnsi"/>
          <w:sz w:val="22"/>
          <w:szCs w:val="22"/>
        </w:rPr>
        <w:t xml:space="preserve"> </w:t>
      </w:r>
    </w:p>
    <w:p w14:paraId="09C35E8F" w14:textId="77777777" w:rsidR="00D23E0A" w:rsidRDefault="00D23E0A" w:rsidP="00D23E0A">
      <w:pPr>
        <w:rPr>
          <w:rFonts w:asciiTheme="minorHAnsi" w:hAnsiTheme="minorHAnsi" w:cstheme="minorHAnsi"/>
          <w:sz w:val="22"/>
          <w:szCs w:val="22"/>
        </w:rPr>
      </w:pPr>
    </w:p>
    <w:p w14:paraId="270F3BBD" w14:textId="77777777" w:rsidR="00D23E0A" w:rsidRPr="006E0573" w:rsidRDefault="00D23E0A" w:rsidP="00145AC7">
      <w:pPr>
        <w:pStyle w:val="ListParagraph"/>
        <w:numPr>
          <w:ilvl w:val="0"/>
          <w:numId w:val="173"/>
        </w:numPr>
        <w:rPr>
          <w:rFonts w:asciiTheme="minorHAnsi" w:hAnsiTheme="minorHAnsi" w:cstheme="minorHAnsi"/>
          <w:sz w:val="22"/>
          <w:szCs w:val="22"/>
        </w:rPr>
      </w:pPr>
      <w:r w:rsidRPr="006E0573">
        <w:rPr>
          <w:rFonts w:asciiTheme="minorHAnsi" w:hAnsiTheme="minorHAnsi" w:cstheme="minorHAnsi"/>
          <w:b/>
          <w:bCs/>
          <w:sz w:val="22"/>
          <w:szCs w:val="22"/>
        </w:rPr>
        <w:t>Connect to SAS Server:</w:t>
      </w:r>
      <w:r w:rsidRPr="006E0573">
        <w:rPr>
          <w:rFonts w:asciiTheme="minorHAnsi" w:hAnsiTheme="minorHAnsi" w:cstheme="minorHAnsi"/>
          <w:sz w:val="22"/>
          <w:szCs w:val="22"/>
        </w:rPr>
        <w:t xml:space="preserve"> Establish a connection to your SAS server using </w:t>
      </w:r>
      <w:proofErr w:type="spellStart"/>
      <w:r w:rsidRPr="006E0573">
        <w:rPr>
          <w:rFonts w:ascii="Consolas" w:hAnsi="Consolas" w:cstheme="minorHAnsi"/>
          <w:sz w:val="22"/>
          <w:szCs w:val="22"/>
        </w:rPr>
        <w:t>sas_session</w:t>
      </w:r>
      <w:proofErr w:type="spellEnd"/>
      <w:r w:rsidRPr="006E0573">
        <w:rPr>
          <w:rFonts w:ascii="Consolas" w:hAnsi="Consolas" w:cstheme="minorHAnsi"/>
          <w:sz w:val="22"/>
          <w:szCs w:val="22"/>
        </w:rPr>
        <w:t>().</w:t>
      </w:r>
      <w:r w:rsidRPr="006E0573">
        <w:rPr>
          <w:rFonts w:asciiTheme="minorHAnsi" w:hAnsiTheme="minorHAnsi" w:cstheme="minorHAnsi"/>
          <w:sz w:val="22"/>
          <w:szCs w:val="22"/>
        </w:rPr>
        <w:t xml:space="preserve"> </w:t>
      </w:r>
    </w:p>
    <w:p w14:paraId="0E738673" w14:textId="77777777" w:rsidR="00D23E0A" w:rsidRDefault="00D23E0A" w:rsidP="00D23E0A">
      <w:pPr>
        <w:rPr>
          <w:rFonts w:asciiTheme="minorHAnsi" w:hAnsiTheme="minorHAnsi" w:cstheme="minorHAnsi"/>
          <w:sz w:val="22"/>
          <w:szCs w:val="22"/>
        </w:rPr>
      </w:pPr>
    </w:p>
    <w:p w14:paraId="00F99384" w14:textId="77777777" w:rsidR="00D23E0A" w:rsidRPr="006E0573" w:rsidRDefault="00D23E0A" w:rsidP="00145AC7">
      <w:pPr>
        <w:pStyle w:val="ListParagraph"/>
        <w:numPr>
          <w:ilvl w:val="0"/>
          <w:numId w:val="173"/>
        </w:numPr>
        <w:rPr>
          <w:rFonts w:asciiTheme="minorHAnsi" w:hAnsiTheme="minorHAnsi" w:cstheme="minorHAnsi"/>
          <w:sz w:val="22"/>
          <w:szCs w:val="22"/>
        </w:rPr>
      </w:pPr>
      <w:r w:rsidRPr="006E0573">
        <w:rPr>
          <w:rFonts w:asciiTheme="minorHAnsi" w:hAnsiTheme="minorHAnsi" w:cstheme="minorHAnsi"/>
          <w:b/>
          <w:bCs/>
          <w:sz w:val="22"/>
          <w:szCs w:val="22"/>
        </w:rPr>
        <w:lastRenderedPageBreak/>
        <w:t>Execute SAS Code:</w:t>
      </w:r>
      <w:r w:rsidRPr="006E0573">
        <w:rPr>
          <w:rFonts w:asciiTheme="minorHAnsi" w:hAnsiTheme="minorHAnsi" w:cstheme="minorHAnsi"/>
          <w:sz w:val="22"/>
          <w:szCs w:val="22"/>
        </w:rPr>
        <w:t xml:space="preserve"> Write your SAS code within the </w:t>
      </w:r>
      <w:proofErr w:type="spellStart"/>
      <w:r w:rsidRPr="006E0573">
        <w:rPr>
          <w:rFonts w:ascii="Consolas" w:hAnsi="Consolas" w:cstheme="minorHAnsi"/>
          <w:sz w:val="22"/>
          <w:szCs w:val="22"/>
        </w:rPr>
        <w:t>sas_submit</w:t>
      </w:r>
      <w:proofErr w:type="spellEnd"/>
      <w:r w:rsidRPr="006E0573">
        <w:rPr>
          <w:rFonts w:ascii="Consolas" w:hAnsi="Consolas" w:cstheme="minorHAnsi"/>
          <w:sz w:val="22"/>
          <w:szCs w:val="22"/>
        </w:rPr>
        <w:t>()</w:t>
      </w:r>
      <w:r w:rsidRPr="006E0573">
        <w:rPr>
          <w:rFonts w:asciiTheme="minorHAnsi" w:hAnsiTheme="minorHAnsi" w:cstheme="minorHAnsi"/>
          <w:sz w:val="22"/>
          <w:szCs w:val="22"/>
        </w:rPr>
        <w:t xml:space="preserve"> function and run it to send it to the SAS server. </w:t>
      </w:r>
    </w:p>
    <w:p w14:paraId="019CE91A" w14:textId="77777777" w:rsidR="00D23E0A" w:rsidRDefault="00D23E0A" w:rsidP="00D23E0A">
      <w:pPr>
        <w:rPr>
          <w:rFonts w:asciiTheme="minorHAnsi" w:hAnsiTheme="minorHAnsi" w:cstheme="minorHAnsi"/>
          <w:sz w:val="22"/>
          <w:szCs w:val="22"/>
        </w:rPr>
      </w:pPr>
    </w:p>
    <w:p w14:paraId="7BA73C1F" w14:textId="77777777" w:rsidR="00D23E0A" w:rsidRPr="006E0573" w:rsidRDefault="00D23E0A" w:rsidP="00145AC7">
      <w:pPr>
        <w:pStyle w:val="ListParagraph"/>
        <w:numPr>
          <w:ilvl w:val="0"/>
          <w:numId w:val="173"/>
        </w:numPr>
        <w:rPr>
          <w:rFonts w:asciiTheme="minorHAnsi" w:hAnsiTheme="minorHAnsi" w:cstheme="minorHAnsi"/>
          <w:sz w:val="22"/>
          <w:szCs w:val="22"/>
        </w:rPr>
      </w:pPr>
      <w:r w:rsidRPr="006E0573">
        <w:rPr>
          <w:rFonts w:asciiTheme="minorHAnsi" w:hAnsiTheme="minorHAnsi" w:cstheme="minorHAnsi"/>
          <w:b/>
          <w:bCs/>
          <w:sz w:val="22"/>
          <w:szCs w:val="22"/>
        </w:rPr>
        <w:t>Retrieve Results:</w:t>
      </w:r>
      <w:r w:rsidRPr="006E0573">
        <w:rPr>
          <w:rFonts w:asciiTheme="minorHAnsi" w:hAnsiTheme="minorHAnsi" w:cstheme="minorHAnsi"/>
          <w:sz w:val="22"/>
          <w:szCs w:val="22"/>
        </w:rPr>
        <w:t xml:space="preserve"> Use the </w:t>
      </w:r>
      <w:proofErr w:type="spellStart"/>
      <w:r w:rsidRPr="006E0573">
        <w:rPr>
          <w:rFonts w:ascii="Consolas" w:hAnsi="Consolas" w:cstheme="minorHAnsi"/>
          <w:sz w:val="22"/>
          <w:szCs w:val="22"/>
        </w:rPr>
        <w:t>sas_submit</w:t>
      </w:r>
      <w:proofErr w:type="spellEnd"/>
      <w:r w:rsidRPr="006E0573">
        <w:rPr>
          <w:rFonts w:ascii="Consolas" w:hAnsi="Consolas" w:cstheme="minorHAnsi"/>
          <w:sz w:val="22"/>
          <w:szCs w:val="22"/>
        </w:rPr>
        <w:t>()</w:t>
      </w:r>
      <w:r w:rsidRPr="006E0573">
        <w:rPr>
          <w:rFonts w:asciiTheme="minorHAnsi" w:hAnsiTheme="minorHAnsi" w:cstheme="minorHAnsi"/>
          <w:sz w:val="22"/>
          <w:szCs w:val="22"/>
        </w:rPr>
        <w:t xml:space="preserve"> function to retrieve results, such as datasets or logs, from the SAS server. </w:t>
      </w:r>
    </w:p>
    <w:p w14:paraId="59BA6702" w14:textId="77777777" w:rsidR="00D23E0A" w:rsidRDefault="00D23E0A" w:rsidP="00D23E0A">
      <w:pPr>
        <w:rPr>
          <w:rFonts w:asciiTheme="minorHAnsi" w:hAnsiTheme="minorHAnsi" w:cstheme="minorHAnsi"/>
          <w:sz w:val="22"/>
          <w:szCs w:val="22"/>
        </w:rPr>
      </w:pPr>
    </w:p>
    <w:p w14:paraId="5F0E9F0D" w14:textId="77777777" w:rsidR="00D23E0A" w:rsidRDefault="00D23E0A" w:rsidP="00D23E0A">
      <w:pPr>
        <w:rPr>
          <w:rFonts w:asciiTheme="minorHAnsi" w:hAnsiTheme="minorHAnsi" w:cstheme="minorHAnsi"/>
          <w:sz w:val="22"/>
          <w:szCs w:val="22"/>
        </w:rPr>
      </w:pPr>
    </w:p>
    <w:p w14:paraId="4EF8A212" w14:textId="77777777" w:rsidR="00D23E0A" w:rsidRDefault="00D23E0A" w:rsidP="00D23E0A">
      <w:pPr>
        <w:pStyle w:val="Heading3"/>
        <w:ind w:left="0"/>
      </w:pPr>
      <w:bookmarkStart w:id="187" w:name="_Toc174889696"/>
      <w:r w:rsidRPr="006E0573">
        <w:t xml:space="preserve">Method 2: Using </w:t>
      </w:r>
      <w:proofErr w:type="spellStart"/>
      <w:r w:rsidRPr="006E0573">
        <w:t>RMarkdown</w:t>
      </w:r>
      <w:proofErr w:type="spellEnd"/>
      <w:r w:rsidRPr="006E0573">
        <w:t xml:space="preserve"> with SAS Chunk</w:t>
      </w:r>
      <w:bookmarkEnd w:id="187"/>
    </w:p>
    <w:p w14:paraId="336E590B" w14:textId="77777777" w:rsidR="00D23E0A" w:rsidRDefault="00D23E0A" w:rsidP="00D23E0A">
      <w:pPr>
        <w:rPr>
          <w:rFonts w:asciiTheme="minorHAnsi" w:hAnsiTheme="minorHAnsi" w:cstheme="minorHAnsi"/>
          <w:sz w:val="22"/>
          <w:szCs w:val="22"/>
        </w:rPr>
      </w:pPr>
    </w:p>
    <w:p w14:paraId="2B5ABFEF" w14:textId="77777777" w:rsidR="00D23E0A" w:rsidRDefault="00D23E0A" w:rsidP="00D23E0A">
      <w:pPr>
        <w:rPr>
          <w:rFonts w:asciiTheme="minorHAnsi" w:hAnsiTheme="minorHAnsi" w:cstheme="minorHAnsi"/>
          <w:sz w:val="22"/>
          <w:szCs w:val="22"/>
        </w:rPr>
      </w:pPr>
      <w:r w:rsidRPr="006E0573">
        <w:rPr>
          <w:rFonts w:asciiTheme="minorHAnsi" w:hAnsiTheme="minorHAnsi" w:cstheme="minorHAnsi"/>
          <w:sz w:val="22"/>
          <w:szCs w:val="22"/>
        </w:rPr>
        <w:t xml:space="preserve">Here's an intriguing method for incorporating SAS into your RStudio environment: </w:t>
      </w:r>
      <w:proofErr w:type="spellStart"/>
      <w:r w:rsidRPr="006E0573">
        <w:rPr>
          <w:rFonts w:asciiTheme="minorHAnsi" w:hAnsiTheme="minorHAnsi" w:cstheme="minorHAnsi"/>
          <w:sz w:val="22"/>
          <w:szCs w:val="22"/>
        </w:rPr>
        <w:t>RMarkdown</w:t>
      </w:r>
      <w:proofErr w:type="spellEnd"/>
      <w:r w:rsidRPr="006E0573">
        <w:rPr>
          <w:rFonts w:asciiTheme="minorHAnsi" w:hAnsiTheme="minorHAnsi" w:cstheme="minorHAnsi"/>
          <w:sz w:val="22"/>
          <w:szCs w:val="22"/>
        </w:rPr>
        <w:t xml:space="preserve"> with SAS chunks. This approach offers a dynamic way to combine the powers of R and SAS within a single </w:t>
      </w:r>
      <w:proofErr w:type="spellStart"/>
      <w:r w:rsidRPr="006E0573">
        <w:rPr>
          <w:rFonts w:asciiTheme="minorHAnsi" w:hAnsiTheme="minorHAnsi" w:cstheme="minorHAnsi"/>
          <w:sz w:val="22"/>
          <w:szCs w:val="22"/>
        </w:rPr>
        <w:t>RMarkdown</w:t>
      </w:r>
      <w:proofErr w:type="spellEnd"/>
      <w:r w:rsidRPr="006E0573">
        <w:rPr>
          <w:rFonts w:asciiTheme="minorHAnsi" w:hAnsiTheme="minorHAnsi" w:cstheme="minorHAnsi"/>
          <w:sz w:val="22"/>
          <w:szCs w:val="22"/>
        </w:rPr>
        <w:t xml:space="preserve"> document. Whether you're focused on creating dynamic reports, presentations, or documents, </w:t>
      </w:r>
      <w:proofErr w:type="spellStart"/>
      <w:r w:rsidRPr="006E0573">
        <w:rPr>
          <w:rFonts w:asciiTheme="minorHAnsi" w:hAnsiTheme="minorHAnsi" w:cstheme="minorHAnsi"/>
          <w:sz w:val="22"/>
          <w:szCs w:val="22"/>
        </w:rPr>
        <w:t>RMarkdown</w:t>
      </w:r>
      <w:proofErr w:type="spellEnd"/>
      <w:r w:rsidRPr="006E0573">
        <w:rPr>
          <w:rFonts w:asciiTheme="minorHAnsi" w:hAnsiTheme="minorHAnsi" w:cstheme="minorHAnsi"/>
          <w:sz w:val="22"/>
          <w:szCs w:val="22"/>
        </w:rPr>
        <w:t xml:space="preserve"> allows you to interweave R and SAS code seamlessly. </w:t>
      </w:r>
    </w:p>
    <w:p w14:paraId="5381EB7F" w14:textId="77777777" w:rsidR="00D23E0A" w:rsidRDefault="00D23E0A" w:rsidP="00D23E0A">
      <w:pPr>
        <w:rPr>
          <w:rFonts w:asciiTheme="minorHAnsi" w:hAnsiTheme="minorHAnsi" w:cstheme="minorHAnsi"/>
          <w:sz w:val="22"/>
          <w:szCs w:val="22"/>
        </w:rPr>
      </w:pPr>
    </w:p>
    <w:p w14:paraId="3A343F67" w14:textId="77777777" w:rsidR="00D23E0A" w:rsidRPr="0039319A" w:rsidRDefault="00D23E0A" w:rsidP="00D23E0A">
      <w:pPr>
        <w:rPr>
          <w:rFonts w:asciiTheme="minorHAnsi" w:hAnsiTheme="minorHAnsi" w:cstheme="minorHAnsi"/>
          <w:b/>
          <w:bCs/>
          <w:sz w:val="22"/>
          <w:szCs w:val="22"/>
        </w:rPr>
      </w:pPr>
      <w:r w:rsidRPr="0039319A">
        <w:rPr>
          <w:rFonts w:asciiTheme="minorHAnsi" w:hAnsiTheme="minorHAnsi" w:cstheme="minorHAnsi"/>
          <w:b/>
          <w:bCs/>
          <w:sz w:val="22"/>
          <w:szCs w:val="22"/>
        </w:rPr>
        <w:t>Step-by-Step Instructions:</w:t>
      </w:r>
    </w:p>
    <w:p w14:paraId="01712B36" w14:textId="77777777" w:rsidR="00D23E0A" w:rsidRDefault="00D23E0A" w:rsidP="00D23E0A">
      <w:pPr>
        <w:rPr>
          <w:rFonts w:asciiTheme="minorHAnsi" w:hAnsiTheme="minorHAnsi" w:cstheme="minorHAnsi"/>
          <w:sz w:val="22"/>
          <w:szCs w:val="22"/>
        </w:rPr>
      </w:pPr>
    </w:p>
    <w:p w14:paraId="6D937375" w14:textId="77777777" w:rsidR="00D23E0A" w:rsidRPr="0039319A" w:rsidRDefault="00D23E0A" w:rsidP="00145AC7">
      <w:pPr>
        <w:pStyle w:val="ListParagraph"/>
        <w:numPr>
          <w:ilvl w:val="0"/>
          <w:numId w:val="174"/>
        </w:numPr>
        <w:rPr>
          <w:rFonts w:asciiTheme="minorHAnsi" w:hAnsiTheme="minorHAnsi" w:cstheme="minorHAnsi"/>
          <w:sz w:val="22"/>
          <w:szCs w:val="22"/>
        </w:rPr>
      </w:pPr>
      <w:r w:rsidRPr="0039319A">
        <w:rPr>
          <w:rFonts w:asciiTheme="minorHAnsi" w:hAnsiTheme="minorHAnsi" w:cstheme="minorHAnsi"/>
          <w:b/>
          <w:bCs/>
          <w:sz w:val="22"/>
          <w:szCs w:val="22"/>
        </w:rPr>
        <w:t xml:space="preserve">Create an </w:t>
      </w:r>
      <w:proofErr w:type="spellStart"/>
      <w:r w:rsidRPr="0039319A">
        <w:rPr>
          <w:rFonts w:asciiTheme="minorHAnsi" w:hAnsiTheme="minorHAnsi" w:cstheme="minorHAnsi"/>
          <w:b/>
          <w:bCs/>
          <w:sz w:val="22"/>
          <w:szCs w:val="22"/>
        </w:rPr>
        <w:t>RMarkdown</w:t>
      </w:r>
      <w:proofErr w:type="spellEnd"/>
      <w:r w:rsidRPr="0039319A">
        <w:rPr>
          <w:rFonts w:asciiTheme="minorHAnsi" w:hAnsiTheme="minorHAnsi" w:cstheme="minorHAnsi"/>
          <w:b/>
          <w:bCs/>
          <w:sz w:val="22"/>
          <w:szCs w:val="22"/>
        </w:rPr>
        <w:t xml:space="preserve"> Document:</w:t>
      </w:r>
      <w:r w:rsidRPr="0039319A">
        <w:rPr>
          <w:rFonts w:asciiTheme="minorHAnsi" w:hAnsiTheme="minorHAnsi" w:cstheme="minorHAnsi"/>
          <w:sz w:val="22"/>
          <w:szCs w:val="22"/>
        </w:rPr>
        <w:t xml:space="preserve"> Start by creating an </w:t>
      </w:r>
      <w:proofErr w:type="spellStart"/>
      <w:r w:rsidRPr="0039319A">
        <w:rPr>
          <w:rFonts w:asciiTheme="minorHAnsi" w:hAnsiTheme="minorHAnsi" w:cstheme="minorHAnsi"/>
          <w:sz w:val="22"/>
          <w:szCs w:val="22"/>
        </w:rPr>
        <w:t>RMarkdown</w:t>
      </w:r>
      <w:proofErr w:type="spellEnd"/>
      <w:r w:rsidRPr="0039319A">
        <w:rPr>
          <w:rFonts w:asciiTheme="minorHAnsi" w:hAnsiTheme="minorHAnsi" w:cstheme="minorHAnsi"/>
          <w:sz w:val="22"/>
          <w:szCs w:val="22"/>
        </w:rPr>
        <w:t xml:space="preserve"> document in RStudio. </w:t>
      </w:r>
    </w:p>
    <w:p w14:paraId="4CC13C3A" w14:textId="77777777" w:rsidR="00D23E0A" w:rsidRDefault="00D23E0A" w:rsidP="00D23E0A">
      <w:pPr>
        <w:rPr>
          <w:rFonts w:asciiTheme="minorHAnsi" w:hAnsiTheme="minorHAnsi" w:cstheme="minorHAnsi"/>
          <w:sz w:val="22"/>
          <w:szCs w:val="22"/>
        </w:rPr>
      </w:pPr>
    </w:p>
    <w:p w14:paraId="2C3051AA" w14:textId="77777777" w:rsidR="00D23E0A" w:rsidRDefault="00D23E0A" w:rsidP="00145AC7">
      <w:pPr>
        <w:pStyle w:val="ListParagraph"/>
        <w:numPr>
          <w:ilvl w:val="0"/>
          <w:numId w:val="174"/>
        </w:numPr>
        <w:rPr>
          <w:rFonts w:asciiTheme="minorHAnsi" w:hAnsiTheme="minorHAnsi" w:cstheme="minorHAnsi"/>
          <w:sz w:val="22"/>
          <w:szCs w:val="22"/>
        </w:rPr>
      </w:pPr>
      <w:r w:rsidRPr="0039319A">
        <w:rPr>
          <w:rFonts w:asciiTheme="minorHAnsi" w:hAnsiTheme="minorHAnsi" w:cstheme="minorHAnsi"/>
          <w:b/>
          <w:bCs/>
          <w:sz w:val="22"/>
          <w:szCs w:val="22"/>
        </w:rPr>
        <w:t>Specify SAS Chunk:</w:t>
      </w:r>
      <w:r w:rsidRPr="0039319A">
        <w:rPr>
          <w:rFonts w:asciiTheme="minorHAnsi" w:hAnsiTheme="minorHAnsi" w:cstheme="minorHAnsi"/>
          <w:sz w:val="22"/>
          <w:szCs w:val="22"/>
        </w:rPr>
        <w:t xml:space="preserve"> Within your </w:t>
      </w:r>
      <w:proofErr w:type="spellStart"/>
      <w:r w:rsidRPr="0039319A">
        <w:rPr>
          <w:rFonts w:asciiTheme="minorHAnsi" w:hAnsiTheme="minorHAnsi" w:cstheme="minorHAnsi"/>
          <w:sz w:val="22"/>
          <w:szCs w:val="22"/>
        </w:rPr>
        <w:t>RMarkdown</w:t>
      </w:r>
      <w:proofErr w:type="spellEnd"/>
      <w:r w:rsidRPr="0039319A">
        <w:rPr>
          <w:rFonts w:asciiTheme="minorHAnsi" w:hAnsiTheme="minorHAnsi" w:cstheme="minorHAnsi"/>
          <w:sz w:val="22"/>
          <w:szCs w:val="22"/>
        </w:rPr>
        <w:t xml:space="preserve"> document, define a SAS chunk by using triple backticks </w:t>
      </w:r>
      <w:r w:rsidRPr="0039319A">
        <w:rPr>
          <w:rFonts w:ascii="Consolas" w:hAnsi="Consolas" w:cstheme="minorHAnsi"/>
          <w:sz w:val="22"/>
          <w:szCs w:val="22"/>
        </w:rPr>
        <w:t>(\````{r, engine='SAS'}\````).</w:t>
      </w:r>
      <w:r w:rsidRPr="0039319A">
        <w:rPr>
          <w:rFonts w:asciiTheme="minorHAnsi" w:hAnsiTheme="minorHAnsi" w:cstheme="minorHAnsi"/>
          <w:sz w:val="22"/>
          <w:szCs w:val="22"/>
        </w:rPr>
        <w:t xml:space="preserve"> </w:t>
      </w:r>
    </w:p>
    <w:p w14:paraId="54B9C35E" w14:textId="77777777" w:rsidR="00D23E0A" w:rsidRDefault="00D23E0A" w:rsidP="00D23E0A">
      <w:pPr>
        <w:ind w:left="360"/>
        <w:rPr>
          <w:rFonts w:asciiTheme="minorHAnsi" w:hAnsiTheme="minorHAnsi" w:cstheme="minorHAnsi"/>
          <w:sz w:val="22"/>
          <w:szCs w:val="22"/>
        </w:rPr>
      </w:pPr>
    </w:p>
    <w:p w14:paraId="7588DA77" w14:textId="77777777" w:rsidR="00D23E0A" w:rsidRPr="0039319A" w:rsidRDefault="00D23E0A" w:rsidP="00D23E0A">
      <w:pPr>
        <w:rPr>
          <w:rFonts w:asciiTheme="minorHAnsi" w:hAnsiTheme="minorHAnsi" w:cstheme="minorHAnsi"/>
          <w:sz w:val="22"/>
          <w:szCs w:val="22"/>
        </w:rPr>
      </w:pPr>
      <w:r>
        <w:rPr>
          <w:rFonts w:asciiTheme="minorHAnsi" w:hAnsiTheme="minorHAnsi" w:cstheme="minorHAnsi"/>
          <w:sz w:val="22"/>
          <w:szCs w:val="22"/>
        </w:rPr>
        <w:t>H</w:t>
      </w:r>
      <w:r w:rsidRPr="0039319A">
        <w:rPr>
          <w:rFonts w:asciiTheme="minorHAnsi" w:hAnsiTheme="minorHAnsi" w:cstheme="minorHAnsi"/>
          <w:sz w:val="22"/>
          <w:szCs w:val="22"/>
        </w:rPr>
        <w:t xml:space="preserve">ere's an example of how to specify a SAS chunk within an </w:t>
      </w:r>
      <w:proofErr w:type="spellStart"/>
      <w:r w:rsidRPr="0039319A">
        <w:rPr>
          <w:rFonts w:asciiTheme="minorHAnsi" w:hAnsiTheme="minorHAnsi" w:cstheme="minorHAnsi"/>
          <w:sz w:val="22"/>
          <w:szCs w:val="22"/>
        </w:rPr>
        <w:t>RMarkdown</w:t>
      </w:r>
      <w:proofErr w:type="spellEnd"/>
      <w:r w:rsidRPr="0039319A">
        <w:rPr>
          <w:rFonts w:asciiTheme="minorHAnsi" w:hAnsiTheme="minorHAnsi" w:cstheme="minorHAnsi"/>
          <w:sz w:val="22"/>
          <w:szCs w:val="22"/>
        </w:rPr>
        <w:t xml:space="preserve"> document:</w:t>
      </w:r>
    </w:p>
    <w:p w14:paraId="1E3207F6" w14:textId="77777777" w:rsidR="00D23E0A" w:rsidRPr="005E257D" w:rsidRDefault="00D23E0A" w:rsidP="00D23E0A">
      <w:pPr>
        <w:pStyle w:val="ACaptionHead"/>
        <w:ind w:left="0"/>
      </w:pPr>
      <w:r>
        <w:t>Program 6.22: Example SAS Chunk Technique</w:t>
      </w:r>
    </w:p>
    <w:p w14:paraId="00681E3F" w14:textId="77777777" w:rsidR="00D23E0A" w:rsidRPr="0039319A" w:rsidRDefault="00D23E0A" w:rsidP="00D23E0A">
      <w:pPr>
        <w:pStyle w:val="ListParagraph"/>
        <w:rPr>
          <w:rFonts w:asciiTheme="minorHAnsi" w:hAnsiTheme="minorHAnsi" w:cstheme="minorHAnsi"/>
          <w:sz w:val="22"/>
          <w:szCs w:val="22"/>
        </w:rPr>
      </w:pPr>
    </w:p>
    <w:p w14:paraId="355CFB01" w14:textId="77777777" w:rsidR="00D23E0A" w:rsidRPr="00913499" w:rsidRDefault="00D23E0A" w:rsidP="00D23E0A">
      <w:pPr>
        <w:rPr>
          <w:rFonts w:ascii="Consolas" w:hAnsi="Consolas" w:cstheme="minorHAnsi"/>
          <w:sz w:val="22"/>
          <w:szCs w:val="22"/>
        </w:rPr>
      </w:pPr>
      <w:r w:rsidRPr="00913499">
        <w:rPr>
          <w:rFonts w:ascii="Consolas" w:hAnsi="Consolas" w:cstheme="minorHAnsi"/>
          <w:sz w:val="22"/>
          <w:szCs w:val="22"/>
        </w:rPr>
        <w:t>--- title: "</w:t>
      </w:r>
      <w:proofErr w:type="spellStart"/>
      <w:r w:rsidRPr="00913499">
        <w:rPr>
          <w:rFonts w:ascii="Consolas" w:hAnsi="Consolas" w:cstheme="minorHAnsi"/>
          <w:sz w:val="22"/>
          <w:szCs w:val="22"/>
        </w:rPr>
        <w:t>RMarkdown</w:t>
      </w:r>
      <w:proofErr w:type="spellEnd"/>
      <w:r w:rsidRPr="00913499">
        <w:rPr>
          <w:rFonts w:ascii="Consolas" w:hAnsi="Consolas" w:cstheme="minorHAnsi"/>
          <w:sz w:val="22"/>
          <w:szCs w:val="22"/>
        </w:rPr>
        <w:t xml:space="preserve"> with SAS Chunk Example" </w:t>
      </w:r>
    </w:p>
    <w:p w14:paraId="4B161DF8" w14:textId="77777777" w:rsidR="00D23E0A" w:rsidRPr="00913499" w:rsidRDefault="00D23E0A" w:rsidP="00D23E0A">
      <w:pPr>
        <w:rPr>
          <w:rFonts w:ascii="Consolas" w:hAnsi="Consolas" w:cstheme="minorHAnsi"/>
          <w:sz w:val="22"/>
          <w:szCs w:val="22"/>
        </w:rPr>
      </w:pPr>
      <w:r w:rsidRPr="00913499">
        <w:rPr>
          <w:rFonts w:ascii="Consolas" w:hAnsi="Consolas" w:cstheme="minorHAnsi"/>
          <w:sz w:val="22"/>
          <w:szCs w:val="22"/>
        </w:rPr>
        <w:t xml:space="preserve">output: </w:t>
      </w:r>
      <w:proofErr w:type="spellStart"/>
      <w:r w:rsidRPr="00913499">
        <w:rPr>
          <w:rFonts w:ascii="Consolas" w:hAnsi="Consolas" w:cstheme="minorHAnsi"/>
          <w:sz w:val="22"/>
          <w:szCs w:val="22"/>
        </w:rPr>
        <w:t>html_document</w:t>
      </w:r>
      <w:proofErr w:type="spellEnd"/>
      <w:r w:rsidRPr="00913499">
        <w:rPr>
          <w:rFonts w:ascii="Consolas" w:hAnsi="Consolas" w:cstheme="minorHAnsi"/>
          <w:sz w:val="22"/>
          <w:szCs w:val="22"/>
        </w:rPr>
        <w:t xml:space="preserve"> --- </w:t>
      </w:r>
    </w:p>
    <w:p w14:paraId="2A889BB2" w14:textId="77777777" w:rsidR="00D23E0A" w:rsidRPr="00913499" w:rsidRDefault="00D23E0A" w:rsidP="00D23E0A">
      <w:pPr>
        <w:rPr>
          <w:rFonts w:ascii="Consolas" w:hAnsi="Consolas" w:cstheme="minorHAnsi"/>
          <w:sz w:val="22"/>
          <w:szCs w:val="22"/>
        </w:rPr>
      </w:pPr>
    </w:p>
    <w:p w14:paraId="55C9C505" w14:textId="77777777" w:rsidR="00D23E0A" w:rsidRPr="00913499" w:rsidRDefault="00D23E0A" w:rsidP="00D23E0A">
      <w:pPr>
        <w:rPr>
          <w:rFonts w:ascii="Consolas" w:hAnsi="Consolas" w:cstheme="minorHAnsi"/>
          <w:sz w:val="22"/>
          <w:szCs w:val="22"/>
        </w:rPr>
      </w:pPr>
      <w:r w:rsidRPr="00913499">
        <w:rPr>
          <w:rFonts w:ascii="Consolas" w:hAnsi="Consolas" w:cstheme="minorHAnsi"/>
          <w:sz w:val="22"/>
          <w:szCs w:val="22"/>
        </w:rPr>
        <w:t xml:space="preserve">This is a simple </w:t>
      </w:r>
      <w:proofErr w:type="spellStart"/>
      <w:r w:rsidRPr="00913499">
        <w:rPr>
          <w:rFonts w:ascii="Consolas" w:hAnsi="Consolas" w:cstheme="minorHAnsi"/>
          <w:sz w:val="22"/>
          <w:szCs w:val="22"/>
        </w:rPr>
        <w:t>RMarkdown</w:t>
      </w:r>
      <w:proofErr w:type="spellEnd"/>
      <w:r w:rsidRPr="00913499">
        <w:rPr>
          <w:rFonts w:ascii="Consolas" w:hAnsi="Consolas" w:cstheme="minorHAnsi"/>
          <w:sz w:val="22"/>
          <w:szCs w:val="22"/>
        </w:rPr>
        <w:t xml:space="preserve"> document that incorporates SAS code. </w:t>
      </w:r>
    </w:p>
    <w:p w14:paraId="389823FD" w14:textId="77777777" w:rsidR="00D23E0A" w:rsidRPr="00913499" w:rsidRDefault="00D23E0A" w:rsidP="00D23E0A">
      <w:pPr>
        <w:rPr>
          <w:rFonts w:ascii="Consolas" w:hAnsi="Consolas" w:cstheme="minorHAnsi"/>
          <w:sz w:val="22"/>
          <w:szCs w:val="22"/>
        </w:rPr>
      </w:pPr>
    </w:p>
    <w:p w14:paraId="3FA96C37" w14:textId="77777777" w:rsidR="00D23E0A" w:rsidRPr="00913499" w:rsidRDefault="00D23E0A" w:rsidP="00D23E0A">
      <w:pPr>
        <w:rPr>
          <w:rFonts w:ascii="Consolas" w:hAnsi="Consolas" w:cstheme="minorHAnsi"/>
          <w:sz w:val="22"/>
          <w:szCs w:val="22"/>
        </w:rPr>
      </w:pPr>
      <w:r w:rsidRPr="00913499">
        <w:rPr>
          <w:rFonts w:ascii="Consolas" w:hAnsi="Consolas" w:cstheme="minorHAnsi"/>
          <w:sz w:val="22"/>
          <w:szCs w:val="22"/>
        </w:rPr>
        <w:t xml:space="preserve">```{r, engine='SAS'} </w:t>
      </w:r>
    </w:p>
    <w:p w14:paraId="61A94282" w14:textId="77777777" w:rsidR="00D23E0A" w:rsidRPr="00913499" w:rsidRDefault="00D23E0A" w:rsidP="00D23E0A">
      <w:pPr>
        <w:rPr>
          <w:rFonts w:ascii="Consolas" w:hAnsi="Consolas" w:cstheme="minorHAnsi"/>
          <w:b/>
          <w:bCs/>
          <w:color w:val="00B050"/>
          <w:sz w:val="22"/>
          <w:szCs w:val="22"/>
        </w:rPr>
      </w:pPr>
      <w:r w:rsidRPr="00913499">
        <w:rPr>
          <w:rFonts w:ascii="Consolas" w:hAnsi="Consolas" w:cstheme="minorHAnsi"/>
          <w:b/>
          <w:bCs/>
          <w:color w:val="00B050"/>
          <w:sz w:val="22"/>
          <w:szCs w:val="22"/>
        </w:rPr>
        <w:t xml:space="preserve">/* This is a SAS chunk */ </w:t>
      </w:r>
    </w:p>
    <w:p w14:paraId="35696ED6" w14:textId="77777777" w:rsidR="00D23E0A" w:rsidRPr="00913499" w:rsidRDefault="00D23E0A" w:rsidP="00D23E0A">
      <w:pPr>
        <w:rPr>
          <w:rFonts w:ascii="Consolas" w:hAnsi="Consolas" w:cstheme="minorHAnsi"/>
          <w:sz w:val="22"/>
          <w:szCs w:val="22"/>
        </w:rPr>
      </w:pPr>
      <w:r w:rsidRPr="00913499">
        <w:rPr>
          <w:rFonts w:ascii="Consolas" w:hAnsi="Consolas" w:cstheme="minorHAnsi"/>
          <w:sz w:val="22"/>
          <w:szCs w:val="22"/>
        </w:rPr>
        <w:t xml:space="preserve">data </w:t>
      </w:r>
      <w:proofErr w:type="spellStart"/>
      <w:r w:rsidRPr="00913499">
        <w:rPr>
          <w:rFonts w:ascii="Consolas" w:hAnsi="Consolas" w:cstheme="minorHAnsi"/>
          <w:sz w:val="22"/>
          <w:szCs w:val="22"/>
        </w:rPr>
        <w:t>work.example</w:t>
      </w:r>
      <w:proofErr w:type="spellEnd"/>
      <w:r w:rsidRPr="00913499">
        <w:rPr>
          <w:rFonts w:ascii="Consolas" w:hAnsi="Consolas" w:cstheme="minorHAnsi"/>
          <w:sz w:val="22"/>
          <w:szCs w:val="22"/>
        </w:rPr>
        <w:t xml:space="preserve">; </w:t>
      </w:r>
    </w:p>
    <w:p w14:paraId="28CDDA04" w14:textId="77777777" w:rsidR="00D23E0A" w:rsidRPr="00913499" w:rsidRDefault="00D23E0A" w:rsidP="00D23E0A">
      <w:pPr>
        <w:rPr>
          <w:rFonts w:ascii="Consolas" w:hAnsi="Consolas" w:cstheme="minorHAnsi"/>
          <w:sz w:val="22"/>
          <w:szCs w:val="22"/>
        </w:rPr>
      </w:pPr>
      <w:r w:rsidRPr="00913499">
        <w:rPr>
          <w:rFonts w:ascii="Consolas" w:hAnsi="Consolas" w:cstheme="minorHAnsi"/>
          <w:sz w:val="22"/>
          <w:szCs w:val="22"/>
        </w:rPr>
        <w:t xml:space="preserve">set </w:t>
      </w:r>
      <w:proofErr w:type="spellStart"/>
      <w:r w:rsidRPr="00913499">
        <w:rPr>
          <w:rFonts w:ascii="Consolas" w:hAnsi="Consolas" w:cstheme="minorHAnsi"/>
          <w:sz w:val="22"/>
          <w:szCs w:val="22"/>
        </w:rPr>
        <w:t>sashelp.class</w:t>
      </w:r>
      <w:proofErr w:type="spellEnd"/>
      <w:r w:rsidRPr="00913499">
        <w:rPr>
          <w:rFonts w:ascii="Consolas" w:hAnsi="Consolas" w:cstheme="minorHAnsi"/>
          <w:sz w:val="22"/>
          <w:szCs w:val="22"/>
        </w:rPr>
        <w:t xml:space="preserve">; </w:t>
      </w:r>
    </w:p>
    <w:p w14:paraId="7C318FDC" w14:textId="77777777" w:rsidR="00D23E0A" w:rsidRPr="00913499" w:rsidRDefault="00D23E0A" w:rsidP="00D23E0A">
      <w:pPr>
        <w:rPr>
          <w:rFonts w:ascii="Consolas" w:hAnsi="Consolas" w:cstheme="minorHAnsi"/>
          <w:sz w:val="22"/>
          <w:szCs w:val="22"/>
        </w:rPr>
      </w:pPr>
      <w:r w:rsidRPr="00913499">
        <w:rPr>
          <w:rFonts w:ascii="Consolas" w:hAnsi="Consolas" w:cstheme="minorHAnsi"/>
          <w:sz w:val="22"/>
          <w:szCs w:val="22"/>
        </w:rPr>
        <w:t xml:space="preserve">run; </w:t>
      </w:r>
    </w:p>
    <w:p w14:paraId="1468E4E8" w14:textId="77777777" w:rsidR="00D23E0A" w:rsidRPr="00913499" w:rsidRDefault="00D23E0A" w:rsidP="00D23E0A">
      <w:pPr>
        <w:rPr>
          <w:rFonts w:ascii="Consolas" w:hAnsi="Consolas" w:cstheme="minorHAnsi"/>
          <w:sz w:val="22"/>
          <w:szCs w:val="22"/>
        </w:rPr>
      </w:pPr>
      <w:r w:rsidRPr="00913499">
        <w:rPr>
          <w:rFonts w:ascii="Consolas" w:hAnsi="Consolas" w:cstheme="minorHAnsi"/>
          <w:sz w:val="22"/>
          <w:szCs w:val="22"/>
        </w:rPr>
        <w:t>proc print data=</w:t>
      </w:r>
      <w:proofErr w:type="spellStart"/>
      <w:r w:rsidRPr="00913499">
        <w:rPr>
          <w:rFonts w:ascii="Consolas" w:hAnsi="Consolas" w:cstheme="minorHAnsi"/>
          <w:sz w:val="22"/>
          <w:szCs w:val="22"/>
        </w:rPr>
        <w:t>work.example</w:t>
      </w:r>
      <w:proofErr w:type="spellEnd"/>
      <w:r w:rsidRPr="00913499">
        <w:rPr>
          <w:rFonts w:ascii="Consolas" w:hAnsi="Consolas" w:cstheme="minorHAnsi"/>
          <w:sz w:val="22"/>
          <w:szCs w:val="22"/>
        </w:rPr>
        <w:t>;</w:t>
      </w:r>
    </w:p>
    <w:p w14:paraId="17226709" w14:textId="77777777" w:rsidR="00D23E0A" w:rsidRPr="00913499" w:rsidRDefault="00D23E0A" w:rsidP="00D23E0A">
      <w:pPr>
        <w:rPr>
          <w:rFonts w:ascii="Consolas" w:hAnsi="Consolas" w:cstheme="minorHAnsi"/>
          <w:sz w:val="22"/>
          <w:szCs w:val="22"/>
        </w:rPr>
      </w:pPr>
      <w:r w:rsidRPr="00913499">
        <w:rPr>
          <w:rFonts w:ascii="Consolas" w:hAnsi="Consolas" w:cstheme="minorHAnsi"/>
          <w:sz w:val="22"/>
          <w:szCs w:val="22"/>
        </w:rPr>
        <w:lastRenderedPageBreak/>
        <w:t xml:space="preserve">run; </w:t>
      </w:r>
    </w:p>
    <w:p w14:paraId="1DD77414" w14:textId="77777777" w:rsidR="00D23E0A" w:rsidRDefault="00D23E0A" w:rsidP="00D23E0A">
      <w:pPr>
        <w:rPr>
          <w:rFonts w:asciiTheme="minorHAnsi" w:hAnsiTheme="minorHAnsi" w:cstheme="minorHAnsi"/>
          <w:sz w:val="22"/>
          <w:szCs w:val="22"/>
        </w:rPr>
      </w:pPr>
    </w:p>
    <w:p w14:paraId="6D8CD265" w14:textId="77777777" w:rsidR="00D23E0A" w:rsidRDefault="00D23E0A" w:rsidP="00D23E0A">
      <w:pPr>
        <w:rPr>
          <w:rFonts w:asciiTheme="minorHAnsi" w:hAnsiTheme="minorHAnsi" w:cstheme="minorHAnsi"/>
          <w:sz w:val="22"/>
          <w:szCs w:val="22"/>
        </w:rPr>
      </w:pPr>
      <w:r w:rsidRPr="0039319A">
        <w:rPr>
          <w:rFonts w:asciiTheme="minorHAnsi" w:hAnsiTheme="minorHAnsi" w:cstheme="minorHAnsi"/>
          <w:sz w:val="22"/>
          <w:szCs w:val="22"/>
        </w:rPr>
        <w:t xml:space="preserve">The document starts with metadata, specifying the title and output format. The triple backticks </w:t>
      </w:r>
      <w:r w:rsidRPr="00913499">
        <w:rPr>
          <w:rFonts w:ascii="Consolas" w:hAnsi="Consolas" w:cstheme="minorHAnsi"/>
          <w:sz w:val="22"/>
          <w:szCs w:val="22"/>
        </w:rPr>
        <w:t>(\````{r, engine='SAS'}\````)</w:t>
      </w:r>
      <w:r w:rsidRPr="0039319A">
        <w:rPr>
          <w:rFonts w:asciiTheme="minorHAnsi" w:hAnsiTheme="minorHAnsi" w:cstheme="minorHAnsi"/>
          <w:sz w:val="22"/>
          <w:szCs w:val="22"/>
        </w:rPr>
        <w:t xml:space="preserve"> define a SAS chunk within the document. You can write your SAS code within this chunk, and it will be executed when you knit the </w:t>
      </w:r>
      <w:proofErr w:type="spellStart"/>
      <w:r w:rsidRPr="0039319A">
        <w:rPr>
          <w:rFonts w:asciiTheme="minorHAnsi" w:hAnsiTheme="minorHAnsi" w:cstheme="minorHAnsi"/>
          <w:sz w:val="22"/>
          <w:szCs w:val="22"/>
        </w:rPr>
        <w:t>RMarkdown</w:t>
      </w:r>
      <w:proofErr w:type="spellEnd"/>
      <w:r w:rsidRPr="0039319A">
        <w:rPr>
          <w:rFonts w:asciiTheme="minorHAnsi" w:hAnsiTheme="minorHAnsi" w:cstheme="minorHAnsi"/>
          <w:sz w:val="22"/>
          <w:szCs w:val="22"/>
        </w:rPr>
        <w:t xml:space="preserve"> document. In this example, we create a new dataset using </w:t>
      </w:r>
      <w:r>
        <w:rPr>
          <w:rFonts w:asciiTheme="minorHAnsi" w:hAnsiTheme="minorHAnsi" w:cstheme="minorHAnsi"/>
          <w:sz w:val="22"/>
          <w:szCs w:val="22"/>
        </w:rPr>
        <w:t xml:space="preserve">the </w:t>
      </w:r>
      <w:r w:rsidRPr="0039319A">
        <w:rPr>
          <w:rFonts w:asciiTheme="minorHAnsi" w:hAnsiTheme="minorHAnsi" w:cstheme="minorHAnsi"/>
          <w:sz w:val="22"/>
          <w:szCs w:val="22"/>
        </w:rPr>
        <w:t xml:space="preserve">SAS data step and then print it using a PROC PRINT step. </w:t>
      </w:r>
    </w:p>
    <w:p w14:paraId="4E705032" w14:textId="77777777" w:rsidR="00D23E0A" w:rsidRDefault="00D23E0A" w:rsidP="00D23E0A">
      <w:pPr>
        <w:rPr>
          <w:rFonts w:asciiTheme="minorHAnsi" w:hAnsiTheme="minorHAnsi" w:cstheme="minorHAnsi"/>
          <w:sz w:val="22"/>
          <w:szCs w:val="22"/>
        </w:rPr>
      </w:pPr>
    </w:p>
    <w:p w14:paraId="45C17065" w14:textId="77777777" w:rsidR="00D23E0A" w:rsidRPr="0039319A" w:rsidRDefault="00D23E0A" w:rsidP="00D23E0A">
      <w:pPr>
        <w:rPr>
          <w:rFonts w:asciiTheme="minorHAnsi" w:hAnsiTheme="minorHAnsi" w:cstheme="minorHAnsi"/>
          <w:sz w:val="22"/>
          <w:szCs w:val="22"/>
        </w:rPr>
      </w:pPr>
      <w:r w:rsidRPr="0039319A">
        <w:rPr>
          <w:rFonts w:asciiTheme="minorHAnsi" w:hAnsiTheme="minorHAnsi" w:cstheme="minorHAnsi"/>
          <w:sz w:val="22"/>
          <w:szCs w:val="22"/>
        </w:rPr>
        <w:t>When you knit this document in RStudio, it will execute the embedded SAS code and generate an HTML document that includes both the code and the results.</w:t>
      </w:r>
    </w:p>
    <w:p w14:paraId="2901B18D" w14:textId="77777777" w:rsidR="00D23E0A" w:rsidRPr="0039319A" w:rsidRDefault="00D23E0A" w:rsidP="00D23E0A">
      <w:pPr>
        <w:pStyle w:val="ListParagraph"/>
        <w:rPr>
          <w:rFonts w:asciiTheme="minorHAnsi" w:hAnsiTheme="minorHAnsi" w:cstheme="minorHAnsi"/>
          <w:sz w:val="22"/>
          <w:szCs w:val="22"/>
        </w:rPr>
      </w:pPr>
    </w:p>
    <w:p w14:paraId="4105466A" w14:textId="77777777" w:rsidR="00D23E0A" w:rsidRDefault="00D23E0A" w:rsidP="00D23E0A">
      <w:pPr>
        <w:rPr>
          <w:rFonts w:asciiTheme="minorHAnsi" w:hAnsiTheme="minorHAnsi" w:cstheme="minorHAnsi"/>
          <w:sz w:val="22"/>
          <w:szCs w:val="22"/>
        </w:rPr>
      </w:pPr>
    </w:p>
    <w:p w14:paraId="026B2255" w14:textId="77777777" w:rsidR="00D23E0A" w:rsidRPr="0039319A" w:rsidRDefault="00D23E0A" w:rsidP="00145AC7">
      <w:pPr>
        <w:pStyle w:val="ListParagraph"/>
        <w:numPr>
          <w:ilvl w:val="0"/>
          <w:numId w:val="174"/>
        </w:numPr>
        <w:rPr>
          <w:rFonts w:asciiTheme="minorHAnsi" w:hAnsiTheme="minorHAnsi" w:cstheme="minorHAnsi"/>
          <w:sz w:val="22"/>
          <w:szCs w:val="22"/>
        </w:rPr>
      </w:pPr>
      <w:r w:rsidRPr="0039319A">
        <w:rPr>
          <w:rFonts w:asciiTheme="minorHAnsi" w:hAnsiTheme="minorHAnsi" w:cstheme="minorHAnsi"/>
          <w:b/>
          <w:bCs/>
          <w:sz w:val="22"/>
          <w:szCs w:val="22"/>
        </w:rPr>
        <w:t>Write SAS Code:</w:t>
      </w:r>
      <w:r w:rsidRPr="0039319A">
        <w:rPr>
          <w:rFonts w:asciiTheme="minorHAnsi" w:hAnsiTheme="minorHAnsi" w:cstheme="minorHAnsi"/>
          <w:sz w:val="22"/>
          <w:szCs w:val="22"/>
        </w:rPr>
        <w:t xml:space="preserve"> Inside the SAS chunk, write your SAS code as you normally would. </w:t>
      </w:r>
    </w:p>
    <w:p w14:paraId="6310D7D7" w14:textId="77777777" w:rsidR="00D23E0A" w:rsidRDefault="00D23E0A" w:rsidP="00D23E0A">
      <w:pPr>
        <w:rPr>
          <w:rFonts w:asciiTheme="minorHAnsi" w:hAnsiTheme="minorHAnsi" w:cstheme="minorHAnsi"/>
          <w:sz w:val="22"/>
          <w:szCs w:val="22"/>
        </w:rPr>
      </w:pPr>
    </w:p>
    <w:p w14:paraId="18353F75" w14:textId="77777777" w:rsidR="00D23E0A" w:rsidRDefault="00D23E0A" w:rsidP="00145AC7">
      <w:pPr>
        <w:pStyle w:val="ListParagraph"/>
        <w:numPr>
          <w:ilvl w:val="0"/>
          <w:numId w:val="174"/>
        </w:numPr>
        <w:rPr>
          <w:rFonts w:asciiTheme="minorHAnsi" w:hAnsiTheme="minorHAnsi" w:cstheme="minorHAnsi"/>
          <w:sz w:val="22"/>
          <w:szCs w:val="22"/>
        </w:rPr>
      </w:pPr>
      <w:r w:rsidRPr="0039319A">
        <w:rPr>
          <w:rFonts w:asciiTheme="minorHAnsi" w:hAnsiTheme="minorHAnsi" w:cstheme="minorHAnsi"/>
          <w:b/>
          <w:bCs/>
          <w:sz w:val="22"/>
          <w:szCs w:val="22"/>
        </w:rPr>
        <w:t>Knit Document:</w:t>
      </w:r>
      <w:r w:rsidRPr="0039319A">
        <w:rPr>
          <w:rFonts w:asciiTheme="minorHAnsi" w:hAnsiTheme="minorHAnsi" w:cstheme="minorHAnsi"/>
          <w:sz w:val="22"/>
          <w:szCs w:val="22"/>
        </w:rPr>
        <w:t xml:space="preserve"> Knit your </w:t>
      </w:r>
      <w:proofErr w:type="spellStart"/>
      <w:r w:rsidRPr="0039319A">
        <w:rPr>
          <w:rFonts w:asciiTheme="minorHAnsi" w:hAnsiTheme="minorHAnsi" w:cstheme="minorHAnsi"/>
          <w:sz w:val="22"/>
          <w:szCs w:val="22"/>
        </w:rPr>
        <w:t>RMarkdown</w:t>
      </w:r>
      <w:proofErr w:type="spellEnd"/>
      <w:r w:rsidRPr="0039319A">
        <w:rPr>
          <w:rFonts w:asciiTheme="minorHAnsi" w:hAnsiTheme="minorHAnsi" w:cstheme="minorHAnsi"/>
          <w:sz w:val="22"/>
          <w:szCs w:val="22"/>
        </w:rPr>
        <w:t xml:space="preserve"> document to render the output, which will include both R and SAS code execution. </w:t>
      </w:r>
    </w:p>
    <w:p w14:paraId="4DD028A5" w14:textId="77777777" w:rsidR="00D23E0A" w:rsidRPr="00913499" w:rsidRDefault="00D23E0A" w:rsidP="00D23E0A">
      <w:pPr>
        <w:pStyle w:val="ListParagraph"/>
        <w:rPr>
          <w:rFonts w:asciiTheme="minorHAnsi" w:hAnsiTheme="minorHAnsi" w:cstheme="minorHAnsi"/>
          <w:sz w:val="22"/>
          <w:szCs w:val="22"/>
        </w:rPr>
      </w:pPr>
    </w:p>
    <w:p w14:paraId="45B4242C" w14:textId="77777777" w:rsidR="00D23E0A" w:rsidRPr="0039319A" w:rsidRDefault="00D23E0A" w:rsidP="00D23E0A">
      <w:pPr>
        <w:pStyle w:val="ListParagraph"/>
        <w:rPr>
          <w:rFonts w:asciiTheme="minorHAnsi" w:hAnsiTheme="minorHAnsi" w:cstheme="minorHAnsi"/>
          <w:sz w:val="22"/>
          <w:szCs w:val="22"/>
        </w:rPr>
      </w:pPr>
    </w:p>
    <w:p w14:paraId="2ADC8AD8" w14:textId="77777777" w:rsidR="00D23E0A" w:rsidRDefault="00D23E0A" w:rsidP="00D23E0A">
      <w:pPr>
        <w:pStyle w:val="Heading3"/>
        <w:ind w:left="0"/>
      </w:pPr>
      <w:bookmarkStart w:id="188" w:name="_Toc174889697"/>
      <w:r w:rsidRPr="006E0573">
        <w:t>Method 3: Using 'system2' to Call SAS</w:t>
      </w:r>
      <w:bookmarkEnd w:id="188"/>
    </w:p>
    <w:p w14:paraId="69C758A8" w14:textId="77777777" w:rsidR="00D23E0A" w:rsidRDefault="00D23E0A" w:rsidP="00D23E0A">
      <w:pPr>
        <w:rPr>
          <w:rFonts w:asciiTheme="minorHAnsi" w:hAnsiTheme="minorHAnsi" w:cstheme="minorHAnsi"/>
          <w:sz w:val="22"/>
          <w:szCs w:val="22"/>
        </w:rPr>
      </w:pPr>
    </w:p>
    <w:p w14:paraId="1FA11D38" w14:textId="77777777" w:rsidR="00D23E0A" w:rsidRDefault="00D23E0A" w:rsidP="00D23E0A">
      <w:pPr>
        <w:rPr>
          <w:rFonts w:asciiTheme="minorHAnsi" w:hAnsiTheme="minorHAnsi" w:cstheme="minorHAnsi"/>
          <w:sz w:val="22"/>
          <w:szCs w:val="22"/>
        </w:rPr>
      </w:pPr>
      <w:r w:rsidRPr="006E0573">
        <w:rPr>
          <w:rFonts w:asciiTheme="minorHAnsi" w:hAnsiTheme="minorHAnsi" w:cstheme="minorHAnsi"/>
          <w:sz w:val="22"/>
          <w:szCs w:val="22"/>
        </w:rPr>
        <w:t xml:space="preserve">If you prefer to keep things straightforward and execute SAS scripts directly, RStudio provides a method akin to calling SAS from the command line. By utilizing the 'system2' function, you can invoke the SAS executable and execute your SAS code files within RStudio. This method is ideal for those who wish to maintain their SAS scripts but want the convenience of the RStudio environment. </w:t>
      </w:r>
    </w:p>
    <w:p w14:paraId="02EAAE50" w14:textId="77777777" w:rsidR="00D23E0A" w:rsidRDefault="00D23E0A" w:rsidP="00D23E0A">
      <w:pPr>
        <w:rPr>
          <w:rFonts w:asciiTheme="minorHAnsi" w:hAnsiTheme="minorHAnsi" w:cstheme="minorHAnsi"/>
          <w:sz w:val="22"/>
          <w:szCs w:val="22"/>
        </w:rPr>
      </w:pPr>
    </w:p>
    <w:p w14:paraId="002DD2B0" w14:textId="77777777" w:rsidR="00D23E0A" w:rsidRPr="007A16A8" w:rsidRDefault="00D23E0A" w:rsidP="00D23E0A">
      <w:pPr>
        <w:rPr>
          <w:rFonts w:asciiTheme="minorHAnsi" w:hAnsiTheme="minorHAnsi" w:cstheme="minorHAnsi"/>
          <w:b/>
          <w:bCs/>
          <w:sz w:val="22"/>
          <w:szCs w:val="22"/>
        </w:rPr>
      </w:pPr>
      <w:r w:rsidRPr="007A16A8">
        <w:rPr>
          <w:rFonts w:asciiTheme="minorHAnsi" w:hAnsiTheme="minorHAnsi" w:cstheme="minorHAnsi"/>
          <w:b/>
          <w:bCs/>
          <w:sz w:val="22"/>
          <w:szCs w:val="22"/>
        </w:rPr>
        <w:t xml:space="preserve">Step-by-Step Instructions: </w:t>
      </w:r>
    </w:p>
    <w:p w14:paraId="78F85013" w14:textId="77777777" w:rsidR="00D23E0A" w:rsidRDefault="00D23E0A" w:rsidP="00D23E0A">
      <w:pPr>
        <w:rPr>
          <w:rFonts w:asciiTheme="minorHAnsi" w:hAnsiTheme="minorHAnsi" w:cstheme="minorHAnsi"/>
          <w:sz w:val="22"/>
          <w:szCs w:val="22"/>
        </w:rPr>
      </w:pPr>
    </w:p>
    <w:p w14:paraId="6924EB32" w14:textId="77777777" w:rsidR="00D23E0A" w:rsidRPr="007A16A8" w:rsidRDefault="00D23E0A" w:rsidP="00145AC7">
      <w:pPr>
        <w:pStyle w:val="ListParagraph"/>
        <w:numPr>
          <w:ilvl w:val="0"/>
          <w:numId w:val="175"/>
        </w:numPr>
        <w:rPr>
          <w:rFonts w:asciiTheme="minorHAnsi" w:hAnsiTheme="minorHAnsi" w:cstheme="minorHAnsi"/>
          <w:sz w:val="22"/>
          <w:szCs w:val="22"/>
        </w:rPr>
      </w:pPr>
      <w:r w:rsidRPr="007A16A8">
        <w:rPr>
          <w:rFonts w:asciiTheme="minorHAnsi" w:hAnsiTheme="minorHAnsi" w:cstheme="minorHAnsi"/>
          <w:b/>
          <w:bCs/>
          <w:sz w:val="22"/>
          <w:szCs w:val="22"/>
        </w:rPr>
        <w:t>Write SAS Script:</w:t>
      </w:r>
      <w:r w:rsidRPr="007A16A8">
        <w:rPr>
          <w:rFonts w:asciiTheme="minorHAnsi" w:hAnsiTheme="minorHAnsi" w:cstheme="minorHAnsi"/>
          <w:sz w:val="22"/>
          <w:szCs w:val="22"/>
        </w:rPr>
        <w:t xml:space="preserve"> Prepare your SAS script in a separate</w:t>
      </w:r>
      <w:r>
        <w:rPr>
          <w:rFonts w:asciiTheme="minorHAnsi" w:hAnsiTheme="minorHAnsi" w:cstheme="minorHAnsi"/>
          <w:sz w:val="22"/>
          <w:szCs w:val="22"/>
        </w:rPr>
        <w:t xml:space="preserve"> </w:t>
      </w:r>
      <w:r w:rsidRPr="004B6311">
        <w:rPr>
          <w:rFonts w:ascii="Consolas" w:hAnsi="Consolas" w:cstheme="minorHAnsi"/>
          <w:sz w:val="22"/>
          <w:szCs w:val="22"/>
        </w:rPr>
        <w:t>.</w:t>
      </w:r>
      <w:proofErr w:type="spellStart"/>
      <w:r w:rsidRPr="004B6311">
        <w:rPr>
          <w:rFonts w:ascii="Consolas" w:hAnsi="Consolas" w:cstheme="minorHAnsi"/>
          <w:sz w:val="22"/>
          <w:szCs w:val="22"/>
        </w:rPr>
        <w:t>sas</w:t>
      </w:r>
      <w:proofErr w:type="spellEnd"/>
      <w:r w:rsidRPr="007A16A8">
        <w:rPr>
          <w:rFonts w:asciiTheme="minorHAnsi" w:hAnsiTheme="minorHAnsi" w:cstheme="minorHAnsi"/>
          <w:sz w:val="22"/>
          <w:szCs w:val="22"/>
        </w:rPr>
        <w:t xml:space="preserve"> file, just like you would in a typical SAS environment. </w:t>
      </w:r>
    </w:p>
    <w:p w14:paraId="485FC863" w14:textId="77777777" w:rsidR="00D23E0A" w:rsidRDefault="00D23E0A" w:rsidP="00D23E0A">
      <w:pPr>
        <w:rPr>
          <w:rFonts w:asciiTheme="minorHAnsi" w:hAnsiTheme="minorHAnsi" w:cstheme="minorHAnsi"/>
          <w:sz w:val="22"/>
          <w:szCs w:val="22"/>
        </w:rPr>
      </w:pPr>
    </w:p>
    <w:p w14:paraId="1D975509" w14:textId="77777777" w:rsidR="00D23E0A" w:rsidRDefault="00D23E0A" w:rsidP="00145AC7">
      <w:pPr>
        <w:pStyle w:val="ListParagraph"/>
        <w:numPr>
          <w:ilvl w:val="0"/>
          <w:numId w:val="175"/>
        </w:numPr>
        <w:rPr>
          <w:rFonts w:asciiTheme="minorHAnsi" w:hAnsiTheme="minorHAnsi" w:cstheme="minorHAnsi"/>
          <w:sz w:val="22"/>
          <w:szCs w:val="22"/>
        </w:rPr>
      </w:pPr>
      <w:r w:rsidRPr="007A16A8">
        <w:rPr>
          <w:rFonts w:asciiTheme="minorHAnsi" w:hAnsiTheme="minorHAnsi" w:cstheme="minorHAnsi"/>
          <w:b/>
          <w:bCs/>
          <w:sz w:val="22"/>
          <w:szCs w:val="22"/>
        </w:rPr>
        <w:t xml:space="preserve">Use </w:t>
      </w:r>
      <w:r w:rsidRPr="004B6311">
        <w:rPr>
          <w:rFonts w:ascii="Consolas" w:hAnsi="Consolas" w:cstheme="minorHAnsi"/>
          <w:b/>
          <w:bCs/>
          <w:sz w:val="22"/>
          <w:szCs w:val="22"/>
        </w:rPr>
        <w:t>system2</w:t>
      </w:r>
      <w:r w:rsidRPr="007A16A8">
        <w:rPr>
          <w:rFonts w:asciiTheme="minorHAnsi" w:hAnsiTheme="minorHAnsi" w:cstheme="minorHAnsi"/>
          <w:b/>
          <w:bCs/>
          <w:sz w:val="22"/>
          <w:szCs w:val="22"/>
        </w:rPr>
        <w:t xml:space="preserve"> Function:</w:t>
      </w:r>
      <w:r w:rsidRPr="007A16A8">
        <w:rPr>
          <w:rFonts w:asciiTheme="minorHAnsi" w:hAnsiTheme="minorHAnsi" w:cstheme="minorHAnsi"/>
          <w:sz w:val="22"/>
          <w:szCs w:val="22"/>
        </w:rPr>
        <w:t xml:space="preserve"> In your RStudio script, utilize the </w:t>
      </w:r>
      <w:r w:rsidRPr="004B6311">
        <w:rPr>
          <w:rFonts w:ascii="Consolas" w:hAnsi="Consolas" w:cstheme="minorHAnsi"/>
          <w:sz w:val="22"/>
          <w:szCs w:val="22"/>
        </w:rPr>
        <w:t>system2</w:t>
      </w:r>
      <w:r w:rsidRPr="007A16A8">
        <w:rPr>
          <w:rFonts w:asciiTheme="minorHAnsi" w:hAnsiTheme="minorHAnsi" w:cstheme="minorHAnsi"/>
          <w:sz w:val="22"/>
          <w:szCs w:val="22"/>
        </w:rPr>
        <w:t xml:space="preserve"> function to call the SAS executable and specify the path to your SAS script file.</w:t>
      </w:r>
    </w:p>
    <w:p w14:paraId="51A5F04B" w14:textId="77777777" w:rsidR="00D23E0A" w:rsidRDefault="00D23E0A" w:rsidP="00D23E0A">
      <w:pPr>
        <w:rPr>
          <w:rFonts w:asciiTheme="minorHAnsi" w:hAnsiTheme="minorHAnsi" w:cstheme="minorHAnsi"/>
          <w:sz w:val="22"/>
          <w:szCs w:val="22"/>
        </w:rPr>
      </w:pPr>
    </w:p>
    <w:p w14:paraId="660045A9" w14:textId="77777777" w:rsidR="00D23E0A" w:rsidRDefault="00D23E0A" w:rsidP="00D23E0A">
      <w:pPr>
        <w:rPr>
          <w:rFonts w:asciiTheme="minorHAnsi" w:hAnsiTheme="minorHAnsi" w:cstheme="minorHAnsi"/>
          <w:sz w:val="22"/>
          <w:szCs w:val="22"/>
        </w:rPr>
      </w:pPr>
      <w:r>
        <w:rPr>
          <w:rFonts w:asciiTheme="minorHAnsi" w:hAnsiTheme="minorHAnsi" w:cstheme="minorHAnsi"/>
          <w:sz w:val="22"/>
          <w:szCs w:val="22"/>
        </w:rPr>
        <w:t>H</w:t>
      </w:r>
      <w:r w:rsidRPr="007A16A8">
        <w:rPr>
          <w:rFonts w:asciiTheme="minorHAnsi" w:hAnsiTheme="minorHAnsi" w:cstheme="minorHAnsi"/>
          <w:sz w:val="22"/>
          <w:szCs w:val="22"/>
        </w:rPr>
        <w:t xml:space="preserve">ere's an example of using the </w:t>
      </w:r>
      <w:r w:rsidRPr="004B6311">
        <w:rPr>
          <w:rFonts w:ascii="Consolas" w:hAnsi="Consolas" w:cstheme="minorHAnsi"/>
          <w:sz w:val="22"/>
          <w:szCs w:val="22"/>
        </w:rPr>
        <w:t>system2</w:t>
      </w:r>
      <w:r w:rsidRPr="007A16A8">
        <w:rPr>
          <w:rFonts w:asciiTheme="minorHAnsi" w:hAnsiTheme="minorHAnsi" w:cstheme="minorHAnsi"/>
          <w:sz w:val="22"/>
          <w:szCs w:val="22"/>
        </w:rPr>
        <w:t xml:space="preserve"> function in RStudio to call a SAS program: </w:t>
      </w:r>
    </w:p>
    <w:p w14:paraId="337D4B1F" w14:textId="77777777" w:rsidR="00D23E0A" w:rsidRDefault="00D23E0A" w:rsidP="00D23E0A">
      <w:pPr>
        <w:rPr>
          <w:rFonts w:asciiTheme="minorHAnsi" w:hAnsiTheme="minorHAnsi" w:cstheme="minorHAnsi"/>
          <w:sz w:val="22"/>
          <w:szCs w:val="22"/>
        </w:rPr>
      </w:pPr>
    </w:p>
    <w:p w14:paraId="68B7BF39" w14:textId="77777777" w:rsidR="00D23E0A" w:rsidRPr="005E257D" w:rsidRDefault="00D23E0A" w:rsidP="00D23E0A">
      <w:pPr>
        <w:pStyle w:val="ACaptionHead"/>
        <w:ind w:left="0"/>
      </w:pPr>
      <w:r>
        <w:lastRenderedPageBreak/>
        <w:t xml:space="preserve">Program 6.23: Example </w:t>
      </w:r>
      <w:r w:rsidRPr="004B6311">
        <w:rPr>
          <w:rFonts w:ascii="Consolas" w:hAnsi="Consolas"/>
        </w:rPr>
        <w:t>system2()</w:t>
      </w:r>
      <w:r>
        <w:t xml:space="preserve"> Function to Call SAS Program</w:t>
      </w:r>
    </w:p>
    <w:p w14:paraId="6C2FDB2D" w14:textId="77777777" w:rsidR="00D23E0A" w:rsidRDefault="00D23E0A" w:rsidP="00D23E0A">
      <w:pPr>
        <w:rPr>
          <w:rFonts w:asciiTheme="minorHAnsi" w:hAnsiTheme="minorHAnsi" w:cstheme="minorHAnsi"/>
          <w:sz w:val="22"/>
          <w:szCs w:val="22"/>
        </w:rPr>
      </w:pPr>
    </w:p>
    <w:p w14:paraId="02F835A7" w14:textId="77777777" w:rsidR="00D23E0A" w:rsidRPr="002F50CD" w:rsidRDefault="00D23E0A" w:rsidP="00D23E0A">
      <w:pPr>
        <w:ind w:left="720"/>
        <w:rPr>
          <w:rFonts w:ascii="Consolas" w:hAnsi="Consolas" w:cstheme="minorHAnsi"/>
          <w:b/>
          <w:bCs/>
          <w:color w:val="808080" w:themeColor="background1" w:themeShade="80"/>
          <w:sz w:val="22"/>
          <w:szCs w:val="22"/>
        </w:rPr>
      </w:pPr>
      <w:r w:rsidRPr="002F50CD">
        <w:rPr>
          <w:rFonts w:ascii="Consolas" w:hAnsi="Consolas" w:cstheme="minorHAnsi"/>
          <w:b/>
          <w:bCs/>
          <w:color w:val="808080" w:themeColor="background1" w:themeShade="80"/>
          <w:sz w:val="22"/>
          <w:szCs w:val="22"/>
        </w:rPr>
        <w:t xml:space="preserve"># Specify the path to your SAS executable (modify as needed) </w:t>
      </w:r>
    </w:p>
    <w:p w14:paraId="072EF527" w14:textId="77777777" w:rsidR="00D23E0A" w:rsidRPr="007A16A8" w:rsidRDefault="00D23E0A" w:rsidP="00D23E0A">
      <w:pPr>
        <w:ind w:left="720"/>
        <w:rPr>
          <w:rFonts w:ascii="Consolas" w:hAnsi="Consolas" w:cstheme="minorHAnsi"/>
          <w:sz w:val="22"/>
          <w:szCs w:val="22"/>
        </w:rPr>
      </w:pPr>
      <w:proofErr w:type="spellStart"/>
      <w:r w:rsidRPr="007A16A8">
        <w:rPr>
          <w:rFonts w:ascii="Consolas" w:hAnsi="Consolas" w:cstheme="minorHAnsi"/>
          <w:sz w:val="22"/>
          <w:szCs w:val="22"/>
        </w:rPr>
        <w:t>sas_path</w:t>
      </w:r>
      <w:proofErr w:type="spellEnd"/>
      <w:r w:rsidRPr="007A16A8">
        <w:rPr>
          <w:rFonts w:ascii="Consolas" w:hAnsi="Consolas" w:cstheme="minorHAnsi"/>
          <w:sz w:val="22"/>
          <w:szCs w:val="22"/>
        </w:rPr>
        <w:t xml:space="preserve"> &lt;- "C:/Program Files/</w:t>
      </w:r>
      <w:proofErr w:type="spellStart"/>
      <w:r w:rsidRPr="007A16A8">
        <w:rPr>
          <w:rFonts w:ascii="Consolas" w:hAnsi="Consolas" w:cstheme="minorHAnsi"/>
          <w:sz w:val="22"/>
          <w:szCs w:val="22"/>
        </w:rPr>
        <w:t>SASHome</w:t>
      </w:r>
      <w:proofErr w:type="spellEnd"/>
      <w:r w:rsidRPr="007A16A8">
        <w:rPr>
          <w:rFonts w:ascii="Consolas" w:hAnsi="Consolas" w:cstheme="minorHAnsi"/>
          <w:sz w:val="22"/>
          <w:szCs w:val="22"/>
        </w:rPr>
        <w:t>/</w:t>
      </w:r>
      <w:proofErr w:type="spellStart"/>
      <w:r w:rsidRPr="007A16A8">
        <w:rPr>
          <w:rFonts w:ascii="Consolas" w:hAnsi="Consolas" w:cstheme="minorHAnsi"/>
          <w:sz w:val="22"/>
          <w:szCs w:val="22"/>
        </w:rPr>
        <w:t>SASFoundation</w:t>
      </w:r>
      <w:proofErr w:type="spellEnd"/>
      <w:r w:rsidRPr="007A16A8">
        <w:rPr>
          <w:rFonts w:ascii="Consolas" w:hAnsi="Consolas" w:cstheme="minorHAnsi"/>
          <w:sz w:val="22"/>
          <w:szCs w:val="22"/>
        </w:rPr>
        <w:t xml:space="preserve">/9.4/sas.exe" </w:t>
      </w:r>
    </w:p>
    <w:p w14:paraId="2F7F9677" w14:textId="77777777" w:rsidR="00D23E0A" w:rsidRPr="007A16A8" w:rsidRDefault="00D23E0A" w:rsidP="00D23E0A">
      <w:pPr>
        <w:ind w:left="720"/>
        <w:rPr>
          <w:rFonts w:ascii="Consolas" w:hAnsi="Consolas" w:cstheme="minorHAnsi"/>
          <w:sz w:val="22"/>
          <w:szCs w:val="22"/>
        </w:rPr>
      </w:pPr>
    </w:p>
    <w:p w14:paraId="4CBC0DAA" w14:textId="77777777" w:rsidR="00D23E0A" w:rsidRPr="002F50CD" w:rsidRDefault="00D23E0A" w:rsidP="00D23E0A">
      <w:pPr>
        <w:ind w:left="720"/>
        <w:rPr>
          <w:rFonts w:ascii="Consolas" w:hAnsi="Consolas" w:cstheme="minorHAnsi"/>
          <w:b/>
          <w:bCs/>
          <w:color w:val="808080" w:themeColor="background1" w:themeShade="80"/>
          <w:sz w:val="22"/>
          <w:szCs w:val="22"/>
        </w:rPr>
      </w:pPr>
      <w:r w:rsidRPr="002F50CD">
        <w:rPr>
          <w:rFonts w:ascii="Consolas" w:hAnsi="Consolas" w:cstheme="minorHAnsi"/>
          <w:b/>
          <w:bCs/>
          <w:color w:val="808080" w:themeColor="background1" w:themeShade="80"/>
          <w:sz w:val="22"/>
          <w:szCs w:val="22"/>
        </w:rPr>
        <w:t xml:space="preserve"># Specify the location of your SAS program file </w:t>
      </w:r>
    </w:p>
    <w:p w14:paraId="6565176C" w14:textId="77777777" w:rsidR="00D23E0A" w:rsidRPr="007A16A8" w:rsidRDefault="00D23E0A" w:rsidP="00D23E0A">
      <w:pPr>
        <w:ind w:left="720"/>
        <w:rPr>
          <w:rFonts w:ascii="Consolas" w:hAnsi="Consolas" w:cstheme="minorHAnsi"/>
          <w:sz w:val="22"/>
          <w:szCs w:val="22"/>
        </w:rPr>
      </w:pPr>
      <w:proofErr w:type="spellStart"/>
      <w:r w:rsidRPr="007A16A8">
        <w:rPr>
          <w:rFonts w:ascii="Consolas" w:hAnsi="Consolas" w:cstheme="minorHAnsi"/>
          <w:sz w:val="22"/>
          <w:szCs w:val="22"/>
        </w:rPr>
        <w:t>sas_program</w:t>
      </w:r>
      <w:proofErr w:type="spellEnd"/>
      <w:r w:rsidRPr="007A16A8">
        <w:rPr>
          <w:rFonts w:ascii="Consolas" w:hAnsi="Consolas" w:cstheme="minorHAnsi"/>
          <w:sz w:val="22"/>
          <w:szCs w:val="22"/>
        </w:rPr>
        <w:t xml:space="preserve"> &lt;- "C:/Path/To/Your/SAS/Program.sas" </w:t>
      </w:r>
    </w:p>
    <w:p w14:paraId="72407887" w14:textId="77777777" w:rsidR="00D23E0A" w:rsidRPr="007A16A8" w:rsidRDefault="00D23E0A" w:rsidP="00D23E0A">
      <w:pPr>
        <w:ind w:left="720"/>
        <w:rPr>
          <w:rFonts w:ascii="Consolas" w:hAnsi="Consolas" w:cstheme="minorHAnsi"/>
          <w:sz w:val="22"/>
          <w:szCs w:val="22"/>
        </w:rPr>
      </w:pPr>
    </w:p>
    <w:p w14:paraId="2E5CBB45" w14:textId="77777777" w:rsidR="00D23E0A" w:rsidRPr="002F50CD" w:rsidRDefault="00D23E0A" w:rsidP="00D23E0A">
      <w:pPr>
        <w:ind w:left="720"/>
        <w:rPr>
          <w:rFonts w:ascii="Consolas" w:hAnsi="Consolas" w:cstheme="minorHAnsi"/>
          <w:b/>
          <w:bCs/>
          <w:color w:val="808080" w:themeColor="background1" w:themeShade="80"/>
          <w:sz w:val="22"/>
          <w:szCs w:val="22"/>
        </w:rPr>
      </w:pPr>
      <w:r w:rsidRPr="002F50CD">
        <w:rPr>
          <w:rFonts w:ascii="Consolas" w:hAnsi="Consolas" w:cstheme="minorHAnsi"/>
          <w:b/>
          <w:bCs/>
          <w:color w:val="808080" w:themeColor="background1" w:themeShade="80"/>
          <w:sz w:val="22"/>
          <w:szCs w:val="22"/>
        </w:rPr>
        <w:t xml:space="preserve"># Run the SAS program using system2 </w:t>
      </w:r>
    </w:p>
    <w:p w14:paraId="36891305" w14:textId="77777777" w:rsidR="00D23E0A" w:rsidRPr="007A16A8" w:rsidRDefault="00D23E0A" w:rsidP="00D23E0A">
      <w:pPr>
        <w:ind w:left="720"/>
        <w:rPr>
          <w:rFonts w:ascii="Consolas" w:hAnsi="Consolas" w:cstheme="minorHAnsi"/>
          <w:sz w:val="22"/>
          <w:szCs w:val="22"/>
        </w:rPr>
      </w:pPr>
      <w:r w:rsidRPr="007A16A8">
        <w:rPr>
          <w:rFonts w:ascii="Consolas" w:hAnsi="Consolas" w:cstheme="minorHAnsi"/>
          <w:sz w:val="22"/>
          <w:szCs w:val="22"/>
        </w:rPr>
        <w:t xml:space="preserve">system2(command = </w:t>
      </w:r>
      <w:proofErr w:type="spellStart"/>
      <w:r w:rsidRPr="007A16A8">
        <w:rPr>
          <w:rFonts w:ascii="Consolas" w:hAnsi="Consolas" w:cstheme="minorHAnsi"/>
          <w:sz w:val="22"/>
          <w:szCs w:val="22"/>
        </w:rPr>
        <w:t>sas_path</w:t>
      </w:r>
      <w:proofErr w:type="spellEnd"/>
      <w:r w:rsidRPr="007A16A8">
        <w:rPr>
          <w:rFonts w:ascii="Consolas" w:hAnsi="Consolas" w:cstheme="minorHAnsi"/>
          <w:sz w:val="22"/>
          <w:szCs w:val="22"/>
        </w:rPr>
        <w:t xml:space="preserve">, </w:t>
      </w:r>
      <w:proofErr w:type="spellStart"/>
      <w:r w:rsidRPr="007A16A8">
        <w:rPr>
          <w:rFonts w:ascii="Consolas" w:hAnsi="Consolas" w:cstheme="minorHAnsi"/>
          <w:sz w:val="22"/>
          <w:szCs w:val="22"/>
        </w:rPr>
        <w:t>args</w:t>
      </w:r>
      <w:proofErr w:type="spellEnd"/>
      <w:r w:rsidRPr="007A16A8">
        <w:rPr>
          <w:rFonts w:ascii="Consolas" w:hAnsi="Consolas" w:cstheme="minorHAnsi"/>
          <w:sz w:val="22"/>
          <w:szCs w:val="22"/>
        </w:rPr>
        <w:t xml:space="preserve"> = c(</w:t>
      </w:r>
      <w:proofErr w:type="spellStart"/>
      <w:r w:rsidRPr="007A16A8">
        <w:rPr>
          <w:rFonts w:ascii="Consolas" w:hAnsi="Consolas" w:cstheme="minorHAnsi"/>
          <w:sz w:val="22"/>
          <w:szCs w:val="22"/>
        </w:rPr>
        <w:t>sas_program</w:t>
      </w:r>
      <w:proofErr w:type="spellEnd"/>
      <w:r w:rsidRPr="007A16A8">
        <w:rPr>
          <w:rFonts w:ascii="Consolas" w:hAnsi="Consolas" w:cstheme="minorHAnsi"/>
          <w:sz w:val="22"/>
          <w:szCs w:val="22"/>
        </w:rPr>
        <w:t xml:space="preserve">)) </w:t>
      </w:r>
    </w:p>
    <w:p w14:paraId="43AB6F32" w14:textId="77777777" w:rsidR="00D23E0A" w:rsidRDefault="00D23E0A" w:rsidP="00D23E0A">
      <w:pPr>
        <w:rPr>
          <w:rFonts w:asciiTheme="minorHAnsi" w:hAnsiTheme="minorHAnsi" w:cstheme="minorHAnsi"/>
          <w:sz w:val="22"/>
          <w:szCs w:val="22"/>
        </w:rPr>
      </w:pPr>
    </w:p>
    <w:p w14:paraId="22D5BCD7" w14:textId="77777777" w:rsidR="00D23E0A" w:rsidRDefault="00D23E0A" w:rsidP="00D23E0A">
      <w:pPr>
        <w:rPr>
          <w:rFonts w:asciiTheme="minorHAnsi" w:hAnsiTheme="minorHAnsi" w:cstheme="minorHAnsi"/>
          <w:sz w:val="22"/>
          <w:szCs w:val="22"/>
        </w:rPr>
      </w:pPr>
      <w:r w:rsidRPr="007A16A8">
        <w:rPr>
          <w:rFonts w:asciiTheme="minorHAnsi" w:hAnsiTheme="minorHAnsi" w:cstheme="minorHAnsi"/>
          <w:sz w:val="22"/>
          <w:szCs w:val="22"/>
        </w:rPr>
        <w:t xml:space="preserve">In this example: </w:t>
      </w:r>
    </w:p>
    <w:p w14:paraId="7CBA3841" w14:textId="77777777" w:rsidR="00D23E0A" w:rsidRDefault="00D23E0A" w:rsidP="00D23E0A">
      <w:pPr>
        <w:rPr>
          <w:rFonts w:asciiTheme="minorHAnsi" w:hAnsiTheme="minorHAnsi" w:cstheme="minorHAnsi"/>
          <w:sz w:val="22"/>
          <w:szCs w:val="22"/>
        </w:rPr>
      </w:pPr>
    </w:p>
    <w:p w14:paraId="0F0CFFA4" w14:textId="77777777" w:rsidR="00D23E0A" w:rsidRPr="007A16A8" w:rsidRDefault="00D23E0A" w:rsidP="00145AC7">
      <w:pPr>
        <w:pStyle w:val="ListParagraph"/>
        <w:numPr>
          <w:ilvl w:val="0"/>
          <w:numId w:val="176"/>
        </w:numPr>
        <w:rPr>
          <w:rFonts w:asciiTheme="minorHAnsi" w:hAnsiTheme="minorHAnsi" w:cstheme="minorHAnsi"/>
          <w:sz w:val="22"/>
          <w:szCs w:val="22"/>
        </w:rPr>
      </w:pPr>
      <w:proofErr w:type="spellStart"/>
      <w:r w:rsidRPr="002F50CD">
        <w:rPr>
          <w:rFonts w:ascii="Consolas" w:hAnsi="Consolas" w:cstheme="minorHAnsi"/>
          <w:sz w:val="22"/>
          <w:szCs w:val="22"/>
        </w:rPr>
        <w:t>sas_path</w:t>
      </w:r>
      <w:proofErr w:type="spellEnd"/>
      <w:r w:rsidRPr="007A16A8">
        <w:rPr>
          <w:rFonts w:asciiTheme="minorHAnsi" w:hAnsiTheme="minorHAnsi" w:cstheme="minorHAnsi"/>
          <w:sz w:val="22"/>
          <w:szCs w:val="22"/>
        </w:rPr>
        <w:t xml:space="preserve"> is set to the path of your SAS executable. Be sure to adjust this path to match your SAS installation directory. </w:t>
      </w:r>
    </w:p>
    <w:p w14:paraId="00B7EAF5" w14:textId="77777777" w:rsidR="00D23E0A" w:rsidRDefault="00D23E0A" w:rsidP="00D23E0A">
      <w:pPr>
        <w:rPr>
          <w:rFonts w:asciiTheme="minorHAnsi" w:hAnsiTheme="minorHAnsi" w:cstheme="minorHAnsi"/>
          <w:sz w:val="22"/>
          <w:szCs w:val="22"/>
        </w:rPr>
      </w:pPr>
    </w:p>
    <w:p w14:paraId="2ABD6B35" w14:textId="77777777" w:rsidR="00D23E0A" w:rsidRPr="007A16A8" w:rsidRDefault="00D23E0A" w:rsidP="00145AC7">
      <w:pPr>
        <w:pStyle w:val="ListParagraph"/>
        <w:numPr>
          <w:ilvl w:val="0"/>
          <w:numId w:val="176"/>
        </w:numPr>
        <w:rPr>
          <w:rFonts w:asciiTheme="minorHAnsi" w:hAnsiTheme="minorHAnsi" w:cstheme="minorHAnsi"/>
          <w:sz w:val="22"/>
          <w:szCs w:val="22"/>
        </w:rPr>
      </w:pPr>
      <w:proofErr w:type="spellStart"/>
      <w:r w:rsidRPr="002F50CD">
        <w:rPr>
          <w:rFonts w:ascii="Consolas" w:hAnsi="Consolas" w:cstheme="minorHAnsi"/>
          <w:sz w:val="22"/>
          <w:szCs w:val="22"/>
        </w:rPr>
        <w:t>sas_program</w:t>
      </w:r>
      <w:proofErr w:type="spellEnd"/>
      <w:r w:rsidRPr="007A16A8">
        <w:rPr>
          <w:rFonts w:asciiTheme="minorHAnsi" w:hAnsiTheme="minorHAnsi" w:cstheme="minorHAnsi"/>
          <w:sz w:val="22"/>
          <w:szCs w:val="22"/>
        </w:rPr>
        <w:t xml:space="preserve"> is set to the location of your SAS program file (</w:t>
      </w:r>
      <w:r w:rsidRPr="002F50CD">
        <w:rPr>
          <w:rFonts w:ascii="Consolas" w:hAnsi="Consolas" w:cstheme="minorHAnsi"/>
          <w:sz w:val="22"/>
          <w:szCs w:val="22"/>
        </w:rPr>
        <w:t>.</w:t>
      </w:r>
      <w:proofErr w:type="spellStart"/>
      <w:r w:rsidRPr="002F50CD">
        <w:rPr>
          <w:rFonts w:ascii="Consolas" w:hAnsi="Consolas" w:cstheme="minorHAnsi"/>
          <w:sz w:val="22"/>
          <w:szCs w:val="22"/>
        </w:rPr>
        <w:t>sas</w:t>
      </w:r>
      <w:proofErr w:type="spellEnd"/>
      <w:r w:rsidRPr="007A16A8">
        <w:rPr>
          <w:rFonts w:asciiTheme="minorHAnsi" w:hAnsiTheme="minorHAnsi" w:cstheme="minorHAnsi"/>
          <w:sz w:val="22"/>
          <w:szCs w:val="22"/>
        </w:rPr>
        <w:t xml:space="preserve"> file). </w:t>
      </w:r>
    </w:p>
    <w:p w14:paraId="3FC69E8E" w14:textId="77777777" w:rsidR="00D23E0A" w:rsidRDefault="00D23E0A" w:rsidP="00D23E0A">
      <w:pPr>
        <w:rPr>
          <w:rFonts w:asciiTheme="minorHAnsi" w:hAnsiTheme="minorHAnsi" w:cstheme="minorHAnsi"/>
          <w:sz w:val="22"/>
          <w:szCs w:val="22"/>
        </w:rPr>
      </w:pPr>
    </w:p>
    <w:p w14:paraId="41BD8BCF" w14:textId="77777777" w:rsidR="00D23E0A" w:rsidRPr="007A16A8" w:rsidRDefault="00D23E0A" w:rsidP="00145AC7">
      <w:pPr>
        <w:pStyle w:val="ListParagraph"/>
        <w:numPr>
          <w:ilvl w:val="0"/>
          <w:numId w:val="176"/>
        </w:numPr>
        <w:rPr>
          <w:rFonts w:asciiTheme="minorHAnsi" w:hAnsiTheme="minorHAnsi" w:cstheme="minorHAnsi"/>
          <w:sz w:val="22"/>
          <w:szCs w:val="22"/>
        </w:rPr>
      </w:pPr>
      <w:r w:rsidRPr="007A16A8">
        <w:rPr>
          <w:rFonts w:asciiTheme="minorHAnsi" w:hAnsiTheme="minorHAnsi" w:cstheme="minorHAnsi"/>
          <w:sz w:val="22"/>
          <w:szCs w:val="22"/>
        </w:rPr>
        <w:t xml:space="preserve">The </w:t>
      </w:r>
      <w:r w:rsidRPr="002F50CD">
        <w:rPr>
          <w:rFonts w:ascii="Consolas" w:hAnsi="Consolas" w:cstheme="minorHAnsi"/>
          <w:sz w:val="22"/>
          <w:szCs w:val="22"/>
        </w:rPr>
        <w:t>system2</w:t>
      </w:r>
      <w:r w:rsidRPr="007A16A8">
        <w:rPr>
          <w:rFonts w:asciiTheme="minorHAnsi" w:hAnsiTheme="minorHAnsi" w:cstheme="minorHAnsi"/>
          <w:sz w:val="22"/>
          <w:szCs w:val="22"/>
        </w:rPr>
        <w:t xml:space="preserve"> function is used to run the SAS program by specifying the </w:t>
      </w:r>
      <w:r w:rsidRPr="002F50CD">
        <w:rPr>
          <w:rFonts w:ascii="Consolas" w:hAnsi="Consolas" w:cstheme="minorHAnsi"/>
          <w:sz w:val="22"/>
          <w:szCs w:val="22"/>
        </w:rPr>
        <w:t xml:space="preserve">command </w:t>
      </w:r>
      <w:r w:rsidRPr="007A16A8">
        <w:rPr>
          <w:rFonts w:asciiTheme="minorHAnsi" w:hAnsiTheme="minorHAnsi" w:cstheme="minorHAnsi"/>
          <w:sz w:val="22"/>
          <w:szCs w:val="22"/>
        </w:rPr>
        <w:t xml:space="preserve">(SAS executable path) and </w:t>
      </w:r>
      <w:proofErr w:type="spellStart"/>
      <w:r w:rsidRPr="002F50CD">
        <w:rPr>
          <w:rFonts w:ascii="Consolas" w:hAnsi="Consolas" w:cstheme="minorHAnsi"/>
          <w:sz w:val="22"/>
          <w:szCs w:val="22"/>
        </w:rPr>
        <w:t>args</w:t>
      </w:r>
      <w:proofErr w:type="spellEnd"/>
      <w:r w:rsidRPr="007A16A8">
        <w:rPr>
          <w:rFonts w:asciiTheme="minorHAnsi" w:hAnsiTheme="minorHAnsi" w:cstheme="minorHAnsi"/>
          <w:sz w:val="22"/>
          <w:szCs w:val="22"/>
        </w:rPr>
        <w:t xml:space="preserve"> (arguments, in this case, the SAS program path). </w:t>
      </w:r>
    </w:p>
    <w:p w14:paraId="1FA95AAB" w14:textId="77777777" w:rsidR="00D23E0A" w:rsidRDefault="00D23E0A" w:rsidP="00D23E0A">
      <w:pPr>
        <w:rPr>
          <w:rFonts w:asciiTheme="minorHAnsi" w:hAnsiTheme="minorHAnsi" w:cstheme="minorHAnsi"/>
          <w:sz w:val="22"/>
          <w:szCs w:val="22"/>
        </w:rPr>
      </w:pPr>
    </w:p>
    <w:p w14:paraId="3F081D20" w14:textId="77777777" w:rsidR="00D23E0A" w:rsidRPr="007A16A8" w:rsidRDefault="00D23E0A" w:rsidP="00D23E0A">
      <w:pPr>
        <w:rPr>
          <w:rFonts w:asciiTheme="minorHAnsi" w:hAnsiTheme="minorHAnsi" w:cstheme="minorHAnsi"/>
          <w:sz w:val="22"/>
          <w:szCs w:val="22"/>
        </w:rPr>
      </w:pPr>
      <w:r w:rsidRPr="007A16A8">
        <w:rPr>
          <w:rFonts w:asciiTheme="minorHAnsi" w:hAnsiTheme="minorHAnsi" w:cstheme="minorHAnsi"/>
          <w:sz w:val="22"/>
          <w:szCs w:val="22"/>
        </w:rPr>
        <w:t>When you run this R script in RStudio, it will call SAS and execute the specified SAS program. Ensure that you replace the paths with the actual paths to your SAS executable and program file.</w:t>
      </w:r>
    </w:p>
    <w:p w14:paraId="355227A6" w14:textId="77777777" w:rsidR="00D23E0A" w:rsidRPr="007A16A8" w:rsidRDefault="00D23E0A" w:rsidP="00D23E0A">
      <w:pPr>
        <w:rPr>
          <w:rFonts w:asciiTheme="minorHAnsi" w:hAnsiTheme="minorHAnsi" w:cstheme="minorHAnsi"/>
          <w:sz w:val="22"/>
          <w:szCs w:val="22"/>
        </w:rPr>
      </w:pPr>
    </w:p>
    <w:p w14:paraId="2BC7C8AC" w14:textId="77777777" w:rsidR="00D23E0A" w:rsidRDefault="00D23E0A" w:rsidP="00D23E0A">
      <w:pPr>
        <w:rPr>
          <w:rFonts w:asciiTheme="minorHAnsi" w:hAnsiTheme="minorHAnsi" w:cstheme="minorHAnsi"/>
          <w:sz w:val="22"/>
          <w:szCs w:val="22"/>
        </w:rPr>
      </w:pPr>
    </w:p>
    <w:p w14:paraId="2A6A3F42" w14:textId="77777777" w:rsidR="00D23E0A" w:rsidRPr="007A16A8" w:rsidRDefault="00D23E0A" w:rsidP="00145AC7">
      <w:pPr>
        <w:pStyle w:val="ListParagraph"/>
        <w:numPr>
          <w:ilvl w:val="0"/>
          <w:numId w:val="175"/>
        </w:numPr>
        <w:rPr>
          <w:rFonts w:asciiTheme="minorHAnsi" w:hAnsiTheme="minorHAnsi" w:cstheme="minorHAnsi"/>
          <w:sz w:val="22"/>
          <w:szCs w:val="22"/>
        </w:rPr>
      </w:pPr>
      <w:r w:rsidRPr="007A16A8">
        <w:rPr>
          <w:rFonts w:asciiTheme="minorHAnsi" w:hAnsiTheme="minorHAnsi" w:cstheme="minorHAnsi"/>
          <w:b/>
          <w:bCs/>
          <w:sz w:val="22"/>
          <w:szCs w:val="22"/>
        </w:rPr>
        <w:t>Run RStudio Script:</w:t>
      </w:r>
      <w:r w:rsidRPr="007A16A8">
        <w:rPr>
          <w:rFonts w:asciiTheme="minorHAnsi" w:hAnsiTheme="minorHAnsi" w:cstheme="minorHAnsi"/>
          <w:sz w:val="22"/>
          <w:szCs w:val="22"/>
        </w:rPr>
        <w:t xml:space="preserve"> Run your RStudio script containing the </w:t>
      </w:r>
      <w:r w:rsidRPr="002F50CD">
        <w:rPr>
          <w:rFonts w:ascii="Consolas" w:hAnsi="Consolas" w:cstheme="minorHAnsi"/>
          <w:sz w:val="22"/>
          <w:szCs w:val="22"/>
        </w:rPr>
        <w:t>system2</w:t>
      </w:r>
      <w:r w:rsidRPr="007A16A8">
        <w:rPr>
          <w:rFonts w:asciiTheme="minorHAnsi" w:hAnsiTheme="minorHAnsi" w:cstheme="minorHAnsi"/>
          <w:sz w:val="22"/>
          <w:szCs w:val="22"/>
        </w:rPr>
        <w:t xml:space="preserve"> function. This will execute your SAS script, producing the desired output. </w:t>
      </w:r>
    </w:p>
    <w:p w14:paraId="49099979" w14:textId="77777777" w:rsidR="00D23E0A" w:rsidRDefault="00D23E0A" w:rsidP="00D23E0A">
      <w:pPr>
        <w:rPr>
          <w:rFonts w:asciiTheme="minorHAnsi" w:hAnsiTheme="minorHAnsi" w:cstheme="minorHAnsi"/>
          <w:sz w:val="22"/>
          <w:szCs w:val="22"/>
        </w:rPr>
      </w:pPr>
    </w:p>
    <w:p w14:paraId="10519046" w14:textId="77777777" w:rsidR="00D23E0A" w:rsidRDefault="00D23E0A" w:rsidP="00D23E0A">
      <w:pPr>
        <w:rPr>
          <w:rFonts w:asciiTheme="minorHAnsi" w:hAnsiTheme="minorHAnsi" w:cstheme="minorHAnsi"/>
          <w:sz w:val="22"/>
          <w:szCs w:val="22"/>
        </w:rPr>
      </w:pPr>
    </w:p>
    <w:p w14:paraId="241894B0" w14:textId="77777777" w:rsidR="00D23E0A" w:rsidRPr="006E0573" w:rsidRDefault="00D23E0A" w:rsidP="00D23E0A">
      <w:pPr>
        <w:rPr>
          <w:rFonts w:asciiTheme="minorHAnsi" w:hAnsiTheme="minorHAnsi" w:cstheme="minorHAnsi"/>
          <w:sz w:val="22"/>
          <w:szCs w:val="22"/>
        </w:rPr>
      </w:pPr>
      <w:r w:rsidRPr="006E0573">
        <w:rPr>
          <w:rFonts w:asciiTheme="minorHAnsi" w:hAnsiTheme="minorHAnsi" w:cstheme="minorHAnsi"/>
          <w:sz w:val="22"/>
          <w:szCs w:val="22"/>
        </w:rPr>
        <w:t xml:space="preserve">These three methods offer flexibility in incorporating SAS into RStudio, catering to various preferences and requirements. Whether you use the </w:t>
      </w:r>
      <w:r w:rsidRPr="004B6311">
        <w:rPr>
          <w:rFonts w:ascii="Consolas" w:hAnsi="Consolas" w:cstheme="minorHAnsi"/>
          <w:sz w:val="22"/>
          <w:szCs w:val="22"/>
        </w:rPr>
        <w:t>RSASSA</w:t>
      </w:r>
      <w:r w:rsidRPr="006E0573">
        <w:rPr>
          <w:rFonts w:asciiTheme="minorHAnsi" w:hAnsiTheme="minorHAnsi" w:cstheme="minorHAnsi"/>
          <w:sz w:val="22"/>
          <w:szCs w:val="22"/>
        </w:rPr>
        <w:t xml:space="preserve"> package for </w:t>
      </w:r>
      <w:r>
        <w:rPr>
          <w:rFonts w:asciiTheme="minorHAnsi" w:hAnsiTheme="minorHAnsi" w:cstheme="minorHAnsi"/>
          <w:sz w:val="22"/>
          <w:szCs w:val="22"/>
        </w:rPr>
        <w:t xml:space="preserve">tight integration, </w:t>
      </w:r>
      <w:proofErr w:type="spellStart"/>
      <w:r>
        <w:rPr>
          <w:rFonts w:asciiTheme="minorHAnsi" w:hAnsiTheme="minorHAnsi" w:cstheme="minorHAnsi"/>
          <w:sz w:val="22"/>
          <w:szCs w:val="22"/>
        </w:rPr>
        <w:t>RMarkdown</w:t>
      </w:r>
      <w:proofErr w:type="spellEnd"/>
      <w:r>
        <w:rPr>
          <w:rFonts w:asciiTheme="minorHAnsi" w:hAnsiTheme="minorHAnsi" w:cstheme="minorHAnsi"/>
          <w:sz w:val="22"/>
          <w:szCs w:val="22"/>
        </w:rPr>
        <w:t xml:space="preserve"> for dynamic documents, or 'system2' for </w:t>
      </w:r>
      <w:r w:rsidRPr="006E0573">
        <w:rPr>
          <w:rFonts w:asciiTheme="minorHAnsi" w:hAnsiTheme="minorHAnsi" w:cstheme="minorHAnsi"/>
          <w:sz w:val="22"/>
          <w:szCs w:val="22"/>
        </w:rPr>
        <w:t>familiar script execution, RStudio's versatility welcomes SAS into its environment with open arms.</w:t>
      </w:r>
    </w:p>
    <w:p w14:paraId="5E0CF3CF" w14:textId="77777777" w:rsidR="00D23E0A" w:rsidRDefault="00D23E0A" w:rsidP="00D23E0A">
      <w:pPr>
        <w:rPr>
          <w:rFonts w:asciiTheme="minorHAnsi" w:hAnsiTheme="minorHAnsi" w:cstheme="minorHAnsi"/>
          <w:sz w:val="22"/>
          <w:szCs w:val="22"/>
        </w:rPr>
      </w:pPr>
    </w:p>
    <w:p w14:paraId="31F23E2B" w14:textId="77777777" w:rsidR="00D23E0A" w:rsidRDefault="00D23E0A" w:rsidP="00D23E0A">
      <w:pPr>
        <w:rPr>
          <w:rFonts w:asciiTheme="minorHAnsi" w:hAnsiTheme="minorHAnsi" w:cstheme="minorHAnsi"/>
          <w:sz w:val="22"/>
          <w:szCs w:val="22"/>
        </w:rPr>
      </w:pPr>
    </w:p>
    <w:p w14:paraId="3547B5AA" w14:textId="77777777" w:rsidR="00D23E0A" w:rsidRDefault="00D23E0A" w:rsidP="00D23E0A">
      <w:pPr>
        <w:rPr>
          <w:rFonts w:asciiTheme="minorHAnsi" w:hAnsiTheme="minorHAnsi" w:cstheme="minorHAnsi"/>
          <w:sz w:val="22"/>
          <w:szCs w:val="22"/>
        </w:rPr>
      </w:pPr>
    </w:p>
    <w:p w14:paraId="1B10FD86" w14:textId="77777777" w:rsidR="00D23E0A" w:rsidRDefault="00D23E0A" w:rsidP="00D23E0A">
      <w:pPr>
        <w:rPr>
          <w:rFonts w:asciiTheme="minorHAnsi" w:hAnsiTheme="minorHAnsi" w:cstheme="minorHAnsi"/>
          <w:sz w:val="22"/>
          <w:szCs w:val="22"/>
        </w:rPr>
      </w:pPr>
    </w:p>
    <w:p w14:paraId="75DAAB15" w14:textId="77777777" w:rsidR="00D23E0A" w:rsidRPr="00E3049B" w:rsidRDefault="00D23E0A" w:rsidP="00D23E0A">
      <w:pPr>
        <w:pStyle w:val="Heading1"/>
        <w:rPr>
          <w:sz w:val="24"/>
          <w:szCs w:val="24"/>
        </w:rPr>
      </w:pPr>
      <w:bookmarkStart w:id="189" w:name="_Toc174889698"/>
      <w:r w:rsidRPr="00E3049B">
        <w:rPr>
          <w:sz w:val="24"/>
          <w:szCs w:val="24"/>
        </w:rPr>
        <w:lastRenderedPageBreak/>
        <w:t>SAS Studio: Where the Power of Python and R Meets SAS Strength</w:t>
      </w:r>
      <w:bookmarkEnd w:id="189"/>
      <w:r w:rsidRPr="00E3049B">
        <w:rPr>
          <w:sz w:val="24"/>
          <w:szCs w:val="24"/>
        </w:rPr>
        <w:t xml:space="preserve"> </w:t>
      </w:r>
    </w:p>
    <w:p w14:paraId="60E247AD" w14:textId="77777777" w:rsidR="00D23E0A" w:rsidRDefault="00D23E0A" w:rsidP="00D23E0A">
      <w:pPr>
        <w:rPr>
          <w:rFonts w:asciiTheme="minorHAnsi" w:hAnsiTheme="minorHAnsi" w:cstheme="minorHAnsi"/>
          <w:sz w:val="22"/>
          <w:szCs w:val="22"/>
        </w:rPr>
      </w:pPr>
    </w:p>
    <w:p w14:paraId="63E4AC36" w14:textId="77777777" w:rsidR="00D23E0A" w:rsidRDefault="00D23E0A" w:rsidP="00D23E0A">
      <w:pPr>
        <w:rPr>
          <w:rFonts w:asciiTheme="minorHAnsi" w:hAnsiTheme="minorHAnsi" w:cstheme="minorHAnsi"/>
          <w:sz w:val="22"/>
          <w:szCs w:val="22"/>
        </w:rPr>
      </w:pPr>
      <w:r w:rsidRPr="00E3049B">
        <w:rPr>
          <w:rFonts w:asciiTheme="minorHAnsi" w:hAnsiTheme="minorHAnsi" w:cstheme="minorHAnsi"/>
          <w:sz w:val="22"/>
          <w:szCs w:val="22"/>
        </w:rPr>
        <w:t xml:space="preserve">In the ever-evolving landscape of data science, adaptability and versatility are paramount. Professionals are frequently tasked with navigating different programming languages, each with its unique strengths. Enter SAS Studio, a dynamic environment that seamlessly marries </w:t>
      </w:r>
      <w:r>
        <w:rPr>
          <w:rFonts w:asciiTheme="minorHAnsi" w:hAnsiTheme="minorHAnsi" w:cstheme="minorHAnsi"/>
          <w:sz w:val="22"/>
          <w:szCs w:val="22"/>
        </w:rPr>
        <w:t>SAS's robust capabilities</w:t>
      </w:r>
      <w:r w:rsidRPr="00E3049B">
        <w:rPr>
          <w:rFonts w:asciiTheme="minorHAnsi" w:hAnsiTheme="minorHAnsi" w:cstheme="minorHAnsi"/>
          <w:sz w:val="22"/>
          <w:szCs w:val="22"/>
        </w:rPr>
        <w:t xml:space="preserve"> with the agility of Python and R. This section is your gateway to exploring the unmatched synergy of these three powerful languages within SAS Studio. It's not just about coexistence; it's about achieving unparalleled efficiency and effectiveness in your data-driven endeavors. </w:t>
      </w:r>
    </w:p>
    <w:p w14:paraId="56AF70D4" w14:textId="77777777" w:rsidR="00D23E0A" w:rsidRDefault="00D23E0A" w:rsidP="00D23E0A">
      <w:pPr>
        <w:rPr>
          <w:rFonts w:asciiTheme="minorHAnsi" w:hAnsiTheme="minorHAnsi" w:cstheme="minorHAnsi"/>
          <w:sz w:val="22"/>
          <w:szCs w:val="22"/>
        </w:rPr>
      </w:pPr>
    </w:p>
    <w:p w14:paraId="23884D5C" w14:textId="77777777" w:rsidR="00D23E0A" w:rsidRDefault="00D23E0A" w:rsidP="00D23E0A">
      <w:pPr>
        <w:rPr>
          <w:rFonts w:asciiTheme="minorHAnsi" w:hAnsiTheme="minorHAnsi" w:cstheme="minorHAnsi"/>
          <w:sz w:val="22"/>
          <w:szCs w:val="22"/>
        </w:rPr>
      </w:pPr>
      <w:r w:rsidRPr="00E3049B">
        <w:rPr>
          <w:rFonts w:asciiTheme="minorHAnsi" w:hAnsiTheme="minorHAnsi" w:cstheme="minorHAnsi"/>
          <w:sz w:val="22"/>
          <w:szCs w:val="22"/>
        </w:rPr>
        <w:t xml:space="preserve">SAS Studio stands as a testament to the modern data scientist's dream – an environment that recognizes the value of Python's extensive libraries, R's statistical prowess, and SAS's legendary analytics. Here, you can harness the full spectrum of data science tools with unparalleled ease. </w:t>
      </w:r>
      <w:r>
        <w:rPr>
          <w:rFonts w:asciiTheme="minorHAnsi" w:hAnsiTheme="minorHAnsi" w:cstheme="minorHAnsi"/>
          <w:sz w:val="22"/>
          <w:szCs w:val="22"/>
        </w:rPr>
        <w:t xml:space="preserve">The possibilities are limitless, from data wrangling with Pandas and data manipulation with </w:t>
      </w:r>
      <w:proofErr w:type="spellStart"/>
      <w:proofErr w:type="gramStart"/>
      <w:r>
        <w:rPr>
          <w:rFonts w:asciiTheme="minorHAnsi" w:hAnsiTheme="minorHAnsi" w:cstheme="minorHAnsi"/>
          <w:sz w:val="22"/>
          <w:szCs w:val="22"/>
        </w:rPr>
        <w:t>dplyr</w:t>
      </w:r>
      <w:proofErr w:type="spellEnd"/>
      <w:proofErr w:type="gramEnd"/>
      <w:r>
        <w:rPr>
          <w:rFonts w:asciiTheme="minorHAnsi" w:hAnsiTheme="minorHAnsi" w:cstheme="minorHAnsi"/>
          <w:sz w:val="22"/>
          <w:szCs w:val="22"/>
        </w:rPr>
        <w:t xml:space="preserve"> to advanced analytics with SAS</w:t>
      </w:r>
      <w:r w:rsidRPr="00E3049B">
        <w:rPr>
          <w:rFonts w:asciiTheme="minorHAnsi" w:hAnsiTheme="minorHAnsi" w:cstheme="minorHAnsi"/>
          <w:sz w:val="22"/>
          <w:szCs w:val="22"/>
        </w:rPr>
        <w:t xml:space="preserve">. Join us on a journey </w:t>
      </w:r>
      <w:r>
        <w:rPr>
          <w:rFonts w:asciiTheme="minorHAnsi" w:hAnsiTheme="minorHAnsi" w:cstheme="minorHAnsi"/>
          <w:sz w:val="22"/>
          <w:szCs w:val="22"/>
        </w:rPr>
        <w:t>demonstrating</w:t>
      </w:r>
      <w:r w:rsidRPr="00E3049B">
        <w:rPr>
          <w:rFonts w:asciiTheme="minorHAnsi" w:hAnsiTheme="minorHAnsi" w:cstheme="minorHAnsi"/>
          <w:sz w:val="22"/>
          <w:szCs w:val="22"/>
        </w:rPr>
        <w:t xml:space="preserve"> how SAS Studio, as the conduit for Python, R, and SAS integration, provides an edge in model development, data analysis, and reporting. </w:t>
      </w:r>
    </w:p>
    <w:p w14:paraId="3F0C7BD1" w14:textId="77777777" w:rsidR="00D23E0A" w:rsidRDefault="00D23E0A" w:rsidP="00D23E0A">
      <w:pPr>
        <w:rPr>
          <w:rFonts w:asciiTheme="minorHAnsi" w:hAnsiTheme="minorHAnsi" w:cstheme="minorHAnsi"/>
          <w:sz w:val="22"/>
          <w:szCs w:val="22"/>
        </w:rPr>
      </w:pPr>
    </w:p>
    <w:p w14:paraId="5CF6E002" w14:textId="77777777" w:rsidR="00D23E0A" w:rsidRDefault="00D23E0A" w:rsidP="00D23E0A">
      <w:pPr>
        <w:rPr>
          <w:rFonts w:asciiTheme="minorHAnsi" w:hAnsiTheme="minorHAnsi" w:cstheme="minorHAnsi"/>
          <w:sz w:val="22"/>
          <w:szCs w:val="22"/>
        </w:rPr>
      </w:pPr>
      <w:r w:rsidRPr="00E3049B">
        <w:rPr>
          <w:rFonts w:asciiTheme="minorHAnsi" w:hAnsiTheme="minorHAnsi" w:cstheme="minorHAnsi"/>
          <w:sz w:val="22"/>
          <w:szCs w:val="22"/>
        </w:rPr>
        <w:t xml:space="preserve">In the </w:t>
      </w:r>
      <w:r>
        <w:rPr>
          <w:rFonts w:asciiTheme="minorHAnsi" w:hAnsiTheme="minorHAnsi" w:cstheme="minorHAnsi"/>
          <w:sz w:val="22"/>
          <w:szCs w:val="22"/>
        </w:rPr>
        <w:t>following pages</w:t>
      </w:r>
      <w:r w:rsidRPr="00E3049B">
        <w:rPr>
          <w:rFonts w:asciiTheme="minorHAnsi" w:hAnsiTheme="minorHAnsi" w:cstheme="minorHAnsi"/>
          <w:sz w:val="22"/>
          <w:szCs w:val="22"/>
        </w:rPr>
        <w:t>, we'll unveil the methods to incorporate Python and R into SAS Studio, equipping you with the tools to embark on data science projects with unmatched flexibility. Whether you're a SAS aficionado, a Python enthusiast, an R expert, or somewhere in between, SAS Studio's unique capability to synergize these three languages will redefine your data science experience. So, let's dive in and explore the symbiotic relationship between Python, R, and SAS within this remarkable environment.</w:t>
      </w:r>
    </w:p>
    <w:p w14:paraId="05FC99D3" w14:textId="77777777" w:rsidR="00D23E0A" w:rsidRDefault="00D23E0A" w:rsidP="00D23E0A">
      <w:pPr>
        <w:rPr>
          <w:rFonts w:asciiTheme="minorHAnsi" w:hAnsiTheme="minorHAnsi" w:cstheme="minorHAnsi"/>
          <w:sz w:val="22"/>
          <w:szCs w:val="22"/>
        </w:rPr>
      </w:pPr>
    </w:p>
    <w:p w14:paraId="46A5F91C" w14:textId="77777777" w:rsidR="00D23E0A" w:rsidRDefault="00D23E0A" w:rsidP="00D23E0A">
      <w:pPr>
        <w:rPr>
          <w:rFonts w:asciiTheme="minorHAnsi" w:hAnsiTheme="minorHAnsi" w:cstheme="minorHAnsi"/>
          <w:sz w:val="22"/>
          <w:szCs w:val="22"/>
        </w:rPr>
      </w:pPr>
    </w:p>
    <w:p w14:paraId="68528F9F" w14:textId="77777777" w:rsidR="00D23E0A" w:rsidRDefault="00D23E0A" w:rsidP="00D23E0A">
      <w:pPr>
        <w:pStyle w:val="Heading2"/>
        <w:ind w:left="0"/>
      </w:pPr>
      <w:bookmarkStart w:id="190" w:name="_Toc174889699"/>
      <w:r w:rsidRPr="00E716B4">
        <w:t>Balancing Two Worlds: SAS Studio and SAS Enterprise Guide</w:t>
      </w:r>
      <w:bookmarkEnd w:id="190"/>
      <w:r w:rsidRPr="00E716B4">
        <w:t xml:space="preserve"> </w:t>
      </w:r>
    </w:p>
    <w:p w14:paraId="425CA88B" w14:textId="77777777" w:rsidR="00D23E0A" w:rsidRDefault="00D23E0A" w:rsidP="00D23E0A">
      <w:pPr>
        <w:rPr>
          <w:rFonts w:asciiTheme="minorHAnsi" w:hAnsiTheme="minorHAnsi" w:cstheme="minorHAnsi"/>
          <w:sz w:val="22"/>
          <w:szCs w:val="22"/>
        </w:rPr>
      </w:pPr>
    </w:p>
    <w:p w14:paraId="77BAB7E8" w14:textId="77777777" w:rsidR="00D23E0A" w:rsidRDefault="00D23E0A" w:rsidP="00D23E0A">
      <w:pPr>
        <w:rPr>
          <w:rFonts w:asciiTheme="minorHAnsi" w:hAnsiTheme="minorHAnsi" w:cstheme="minorHAnsi"/>
          <w:sz w:val="22"/>
          <w:szCs w:val="22"/>
        </w:rPr>
      </w:pPr>
      <w:r w:rsidRPr="00E716B4">
        <w:rPr>
          <w:rFonts w:asciiTheme="minorHAnsi" w:hAnsiTheme="minorHAnsi" w:cstheme="minorHAnsi"/>
          <w:sz w:val="22"/>
          <w:szCs w:val="22"/>
        </w:rPr>
        <w:t xml:space="preserve">Throughout this book, we've explored the dynamic capabilities of SAS Studio, an environment that bridges the realms of SAS, Python, and R, facilitating a seamless synergy between these languages. </w:t>
      </w:r>
      <w:r>
        <w:rPr>
          <w:rFonts w:asciiTheme="minorHAnsi" w:hAnsiTheme="minorHAnsi" w:cstheme="minorHAnsi"/>
          <w:sz w:val="22"/>
          <w:szCs w:val="22"/>
        </w:rPr>
        <w:t>However,</w:t>
      </w:r>
      <w:r w:rsidRPr="00E716B4">
        <w:rPr>
          <w:rFonts w:asciiTheme="minorHAnsi" w:hAnsiTheme="minorHAnsi" w:cstheme="minorHAnsi"/>
          <w:sz w:val="22"/>
          <w:szCs w:val="22"/>
        </w:rPr>
        <w:t xml:space="preserve"> we also understand the diverse landscape of data science, where SAS Enterprise Guide remains a formidable choice for many professionals. As we venture into this section, we recognize that readers may employ both SAS Studio and SAS Enterprise Guide, and we're here to empower you to integrate Python and R code in either environment. </w:t>
      </w:r>
    </w:p>
    <w:p w14:paraId="512E3033" w14:textId="77777777" w:rsidR="00D23E0A" w:rsidRDefault="00D23E0A" w:rsidP="00D23E0A">
      <w:pPr>
        <w:rPr>
          <w:rFonts w:asciiTheme="minorHAnsi" w:hAnsiTheme="minorHAnsi" w:cstheme="minorHAnsi"/>
          <w:sz w:val="22"/>
          <w:szCs w:val="22"/>
        </w:rPr>
      </w:pPr>
    </w:p>
    <w:p w14:paraId="73FBE42C" w14:textId="77777777" w:rsidR="00D23E0A" w:rsidRDefault="00D23E0A" w:rsidP="00D23E0A">
      <w:pPr>
        <w:rPr>
          <w:rFonts w:asciiTheme="minorHAnsi" w:hAnsiTheme="minorHAnsi" w:cstheme="minorHAnsi"/>
          <w:sz w:val="22"/>
          <w:szCs w:val="22"/>
        </w:rPr>
      </w:pPr>
      <w:r w:rsidRPr="00E716B4">
        <w:rPr>
          <w:rFonts w:asciiTheme="minorHAnsi" w:hAnsiTheme="minorHAnsi" w:cstheme="minorHAnsi"/>
          <w:sz w:val="22"/>
          <w:szCs w:val="22"/>
        </w:rPr>
        <w:lastRenderedPageBreak/>
        <w:t xml:space="preserve">SAS Enterprise Guide has long been a staple for those seeking the extensive analytical capabilities and structured workflows it offers. It's a testament to </w:t>
      </w:r>
      <w:r>
        <w:rPr>
          <w:rFonts w:asciiTheme="minorHAnsi" w:hAnsiTheme="minorHAnsi" w:cstheme="minorHAnsi"/>
          <w:sz w:val="22"/>
          <w:szCs w:val="22"/>
        </w:rPr>
        <w:t>SAS's versatility</w:t>
      </w:r>
      <w:r w:rsidRPr="00E716B4">
        <w:rPr>
          <w:rFonts w:asciiTheme="minorHAnsi" w:hAnsiTheme="minorHAnsi" w:cstheme="minorHAnsi"/>
          <w:sz w:val="22"/>
          <w:szCs w:val="22"/>
        </w:rPr>
        <w:t xml:space="preserve"> that it caters to different preferences, allowing users to harness the power of SAS, Python, and R interchangeably. In the pages ahead, we will delve into the nuances of SAS Enterprise Guide, demonstrating how you can achieve similar flexibility and efficiency in implementing Python and R code, even if you primarily work with this robust environment. </w:t>
      </w:r>
    </w:p>
    <w:p w14:paraId="216D6F69" w14:textId="77777777" w:rsidR="00D23E0A" w:rsidRDefault="00D23E0A" w:rsidP="00D23E0A">
      <w:pPr>
        <w:rPr>
          <w:rFonts w:asciiTheme="minorHAnsi" w:hAnsiTheme="minorHAnsi" w:cstheme="minorHAnsi"/>
          <w:sz w:val="22"/>
          <w:szCs w:val="22"/>
        </w:rPr>
      </w:pPr>
    </w:p>
    <w:p w14:paraId="7E57D9B2" w14:textId="77777777" w:rsidR="00D23E0A" w:rsidRPr="00E716B4" w:rsidRDefault="00D23E0A" w:rsidP="00D23E0A">
      <w:pPr>
        <w:rPr>
          <w:rFonts w:asciiTheme="minorHAnsi" w:hAnsiTheme="minorHAnsi" w:cstheme="minorHAnsi"/>
          <w:sz w:val="22"/>
          <w:szCs w:val="22"/>
        </w:rPr>
      </w:pPr>
      <w:r w:rsidRPr="00E716B4">
        <w:rPr>
          <w:rFonts w:asciiTheme="minorHAnsi" w:hAnsiTheme="minorHAnsi" w:cstheme="minorHAnsi"/>
          <w:sz w:val="22"/>
          <w:szCs w:val="22"/>
        </w:rPr>
        <w:t>This section is your guide to transcending the boundaries of your chosen SAS environment, whether it's SAS Studio or SAS Enterprise Guide. As we explore the methods for seamlessly incorporating Python and R, you'll find that the power of data science knows no constraints. Let's embark on a journey that empowers you to excel in your data-driven endeavors, no matter which SAS environment you prefer.</w:t>
      </w:r>
    </w:p>
    <w:p w14:paraId="0B47779B" w14:textId="77777777" w:rsidR="00D23E0A" w:rsidRPr="00E3049B" w:rsidRDefault="00D23E0A" w:rsidP="00D23E0A">
      <w:pPr>
        <w:rPr>
          <w:rFonts w:asciiTheme="minorHAnsi" w:hAnsiTheme="minorHAnsi" w:cstheme="minorHAnsi"/>
          <w:sz w:val="22"/>
          <w:szCs w:val="22"/>
        </w:rPr>
      </w:pPr>
    </w:p>
    <w:p w14:paraId="4FC42530" w14:textId="77777777" w:rsidR="00D23E0A" w:rsidRDefault="00D23E0A" w:rsidP="00D23E0A">
      <w:pPr>
        <w:rPr>
          <w:rFonts w:asciiTheme="minorHAnsi" w:hAnsiTheme="minorHAnsi" w:cstheme="minorHAnsi"/>
          <w:sz w:val="22"/>
          <w:szCs w:val="22"/>
        </w:rPr>
      </w:pPr>
    </w:p>
    <w:p w14:paraId="32D37EE6" w14:textId="77777777" w:rsidR="00D23E0A" w:rsidRPr="008D1256" w:rsidRDefault="00D23E0A" w:rsidP="00D23E0A">
      <w:pPr>
        <w:pStyle w:val="Heading2"/>
        <w:ind w:left="0"/>
        <w:rPr>
          <w:sz w:val="22"/>
          <w:szCs w:val="22"/>
        </w:rPr>
      </w:pPr>
      <w:bookmarkStart w:id="191" w:name="_Toc174889700"/>
      <w:r w:rsidRPr="008D1256">
        <w:rPr>
          <w:sz w:val="22"/>
          <w:szCs w:val="22"/>
        </w:rPr>
        <w:t>Implementation Differences between SAS Studio and SAS Enterprise Guide</w:t>
      </w:r>
      <w:bookmarkEnd w:id="191"/>
    </w:p>
    <w:p w14:paraId="76B81CEF" w14:textId="77777777" w:rsidR="00D23E0A" w:rsidRPr="00E3049B" w:rsidRDefault="00D23E0A" w:rsidP="00D23E0A">
      <w:pPr>
        <w:rPr>
          <w:rFonts w:asciiTheme="minorHAnsi" w:hAnsiTheme="minorHAnsi" w:cstheme="minorHAnsi"/>
          <w:sz w:val="22"/>
          <w:szCs w:val="22"/>
        </w:rPr>
      </w:pPr>
    </w:p>
    <w:p w14:paraId="103B05CC" w14:textId="77777777" w:rsidR="00D23E0A" w:rsidRDefault="00D23E0A" w:rsidP="00D23E0A">
      <w:pPr>
        <w:rPr>
          <w:rFonts w:asciiTheme="minorHAnsi" w:hAnsiTheme="minorHAnsi" w:cstheme="minorHAnsi"/>
          <w:sz w:val="22"/>
          <w:szCs w:val="22"/>
        </w:rPr>
      </w:pPr>
      <w:r w:rsidRPr="00E3049B">
        <w:rPr>
          <w:rFonts w:asciiTheme="minorHAnsi" w:hAnsiTheme="minorHAnsi" w:cstheme="minorHAnsi"/>
          <w:sz w:val="22"/>
          <w:szCs w:val="22"/>
        </w:rPr>
        <w:t xml:space="preserve">SAS Studio and SAS Enterprise Guide are both SAS software products, but they serve somewhat different purposes and have distinct features. Here are the key differences between them: </w:t>
      </w:r>
    </w:p>
    <w:p w14:paraId="435A1815" w14:textId="77777777" w:rsidR="00D23E0A" w:rsidRDefault="00D23E0A" w:rsidP="00D23E0A">
      <w:pPr>
        <w:rPr>
          <w:rFonts w:asciiTheme="minorHAnsi" w:hAnsiTheme="minorHAnsi" w:cstheme="minorHAnsi"/>
          <w:sz w:val="22"/>
          <w:szCs w:val="22"/>
        </w:rPr>
      </w:pPr>
    </w:p>
    <w:p w14:paraId="725AC793" w14:textId="77777777" w:rsidR="00D23E0A" w:rsidRDefault="00D23E0A" w:rsidP="00145AC7">
      <w:pPr>
        <w:pStyle w:val="ListParagraph"/>
        <w:numPr>
          <w:ilvl w:val="0"/>
          <w:numId w:val="177"/>
        </w:numPr>
        <w:rPr>
          <w:rFonts w:asciiTheme="minorHAnsi" w:hAnsiTheme="minorHAnsi" w:cstheme="minorHAnsi"/>
          <w:b/>
          <w:bCs/>
          <w:sz w:val="22"/>
          <w:szCs w:val="22"/>
        </w:rPr>
      </w:pPr>
      <w:r w:rsidRPr="00E3049B">
        <w:rPr>
          <w:rFonts w:asciiTheme="minorHAnsi" w:hAnsiTheme="minorHAnsi" w:cstheme="minorHAnsi"/>
          <w:b/>
          <w:bCs/>
          <w:sz w:val="22"/>
          <w:szCs w:val="22"/>
        </w:rPr>
        <w:t xml:space="preserve">Purpose: </w:t>
      </w:r>
    </w:p>
    <w:p w14:paraId="1FA74C76" w14:textId="77777777" w:rsidR="00D23E0A" w:rsidRPr="00E3049B" w:rsidRDefault="00D23E0A" w:rsidP="00D23E0A">
      <w:pPr>
        <w:pStyle w:val="ListParagraph"/>
        <w:ind w:left="630"/>
        <w:rPr>
          <w:rFonts w:asciiTheme="minorHAnsi" w:hAnsiTheme="minorHAnsi" w:cstheme="minorHAnsi"/>
          <w:b/>
          <w:bCs/>
          <w:sz w:val="22"/>
          <w:szCs w:val="22"/>
        </w:rPr>
      </w:pPr>
    </w:p>
    <w:p w14:paraId="702D20A8" w14:textId="77777777" w:rsidR="00D23E0A" w:rsidRDefault="00D23E0A" w:rsidP="00145AC7">
      <w:pPr>
        <w:pStyle w:val="ListParagraph"/>
        <w:numPr>
          <w:ilvl w:val="0"/>
          <w:numId w:val="172"/>
        </w:numPr>
        <w:tabs>
          <w:tab w:val="left" w:pos="1080"/>
        </w:tabs>
        <w:ind w:left="990"/>
        <w:rPr>
          <w:rFonts w:asciiTheme="minorHAnsi" w:hAnsiTheme="minorHAnsi" w:cstheme="minorHAnsi"/>
          <w:sz w:val="22"/>
          <w:szCs w:val="22"/>
        </w:rPr>
      </w:pPr>
      <w:r w:rsidRPr="00E3049B">
        <w:rPr>
          <w:rFonts w:asciiTheme="minorHAnsi" w:hAnsiTheme="minorHAnsi" w:cstheme="minorHAnsi"/>
          <w:b/>
          <w:bCs/>
          <w:sz w:val="22"/>
          <w:szCs w:val="22"/>
        </w:rPr>
        <w:t>SAS Studio:</w:t>
      </w:r>
      <w:r w:rsidRPr="00E3049B">
        <w:rPr>
          <w:rFonts w:asciiTheme="minorHAnsi" w:hAnsiTheme="minorHAnsi" w:cstheme="minorHAnsi"/>
          <w:sz w:val="22"/>
          <w:szCs w:val="22"/>
        </w:rPr>
        <w:t xml:space="preserve"> It's a web-based interface for SAS designed to be lightweight and user-friendly. It's often used for tasks like data preparation, analysis, and basic reporting. </w:t>
      </w:r>
    </w:p>
    <w:p w14:paraId="0E4ACC6A" w14:textId="77777777" w:rsidR="00D23E0A" w:rsidRPr="00E3049B" w:rsidRDefault="00D23E0A" w:rsidP="00D23E0A">
      <w:pPr>
        <w:pStyle w:val="ListParagraph"/>
        <w:tabs>
          <w:tab w:val="left" w:pos="1080"/>
        </w:tabs>
        <w:ind w:left="990"/>
        <w:rPr>
          <w:rFonts w:asciiTheme="minorHAnsi" w:hAnsiTheme="minorHAnsi" w:cstheme="minorHAnsi"/>
          <w:sz w:val="22"/>
          <w:szCs w:val="22"/>
        </w:rPr>
      </w:pPr>
    </w:p>
    <w:p w14:paraId="6690A9E4" w14:textId="77777777" w:rsidR="00D23E0A" w:rsidRPr="00E3049B" w:rsidRDefault="00D23E0A" w:rsidP="00145AC7">
      <w:pPr>
        <w:pStyle w:val="ListParagraph"/>
        <w:numPr>
          <w:ilvl w:val="0"/>
          <w:numId w:val="172"/>
        </w:numPr>
        <w:tabs>
          <w:tab w:val="left" w:pos="1080"/>
        </w:tabs>
        <w:ind w:left="990"/>
        <w:rPr>
          <w:rFonts w:asciiTheme="minorHAnsi" w:hAnsiTheme="minorHAnsi" w:cstheme="minorHAnsi"/>
          <w:sz w:val="22"/>
          <w:szCs w:val="22"/>
        </w:rPr>
      </w:pPr>
      <w:r w:rsidRPr="00E3049B">
        <w:rPr>
          <w:rFonts w:asciiTheme="minorHAnsi" w:hAnsiTheme="minorHAnsi" w:cstheme="minorHAnsi"/>
          <w:b/>
          <w:bCs/>
          <w:sz w:val="22"/>
          <w:szCs w:val="22"/>
        </w:rPr>
        <w:t>SAS Enterprise Guide:</w:t>
      </w:r>
      <w:r w:rsidRPr="00E3049B">
        <w:rPr>
          <w:rFonts w:asciiTheme="minorHAnsi" w:hAnsiTheme="minorHAnsi" w:cstheme="minorHAnsi"/>
          <w:sz w:val="22"/>
          <w:szCs w:val="22"/>
        </w:rPr>
        <w:t xml:space="preserve"> This is a more comprehensive SAS client tool that provides a rich, point-and-click interface for data management, advanced analytics, and reporting. It's used for more complex analytics and reporting tasks. </w:t>
      </w:r>
    </w:p>
    <w:p w14:paraId="56D2702F" w14:textId="77777777" w:rsidR="00D23E0A" w:rsidRDefault="00D23E0A" w:rsidP="00D23E0A">
      <w:pPr>
        <w:rPr>
          <w:rFonts w:asciiTheme="minorHAnsi" w:hAnsiTheme="minorHAnsi" w:cstheme="minorHAnsi"/>
          <w:sz w:val="22"/>
          <w:szCs w:val="22"/>
        </w:rPr>
      </w:pPr>
    </w:p>
    <w:p w14:paraId="6226AB8A" w14:textId="77777777" w:rsidR="00D23E0A" w:rsidRDefault="00D23E0A" w:rsidP="00145AC7">
      <w:pPr>
        <w:pStyle w:val="ListParagraph"/>
        <w:numPr>
          <w:ilvl w:val="0"/>
          <w:numId w:val="177"/>
        </w:numPr>
        <w:rPr>
          <w:rFonts w:asciiTheme="minorHAnsi" w:hAnsiTheme="minorHAnsi" w:cstheme="minorHAnsi"/>
          <w:sz w:val="22"/>
          <w:szCs w:val="22"/>
        </w:rPr>
      </w:pPr>
      <w:r w:rsidRPr="00E3049B">
        <w:rPr>
          <w:rFonts w:asciiTheme="minorHAnsi" w:hAnsiTheme="minorHAnsi" w:cstheme="minorHAnsi"/>
          <w:b/>
          <w:bCs/>
          <w:sz w:val="22"/>
          <w:szCs w:val="22"/>
        </w:rPr>
        <w:t>User Interface:</w:t>
      </w:r>
      <w:r w:rsidRPr="00E3049B">
        <w:rPr>
          <w:rFonts w:asciiTheme="minorHAnsi" w:hAnsiTheme="minorHAnsi" w:cstheme="minorHAnsi"/>
          <w:sz w:val="22"/>
          <w:szCs w:val="22"/>
        </w:rPr>
        <w:t xml:space="preserve"> </w:t>
      </w:r>
    </w:p>
    <w:p w14:paraId="008FBFA1" w14:textId="77777777" w:rsidR="00D23E0A" w:rsidRPr="00E3049B" w:rsidRDefault="00D23E0A" w:rsidP="00D23E0A">
      <w:pPr>
        <w:pStyle w:val="ListParagraph"/>
        <w:ind w:left="630"/>
        <w:rPr>
          <w:rFonts w:asciiTheme="minorHAnsi" w:hAnsiTheme="minorHAnsi" w:cstheme="minorHAnsi"/>
          <w:sz w:val="22"/>
          <w:szCs w:val="22"/>
        </w:rPr>
      </w:pPr>
    </w:p>
    <w:p w14:paraId="25B72595" w14:textId="77777777" w:rsidR="00D23E0A" w:rsidRDefault="00D23E0A" w:rsidP="00145AC7">
      <w:pPr>
        <w:pStyle w:val="ListParagraph"/>
        <w:numPr>
          <w:ilvl w:val="0"/>
          <w:numId w:val="178"/>
        </w:numPr>
        <w:ind w:left="990"/>
        <w:rPr>
          <w:rFonts w:asciiTheme="minorHAnsi" w:hAnsiTheme="minorHAnsi" w:cstheme="minorHAnsi"/>
          <w:sz w:val="22"/>
          <w:szCs w:val="22"/>
        </w:rPr>
      </w:pPr>
      <w:r w:rsidRPr="00E3049B">
        <w:rPr>
          <w:rFonts w:asciiTheme="minorHAnsi" w:hAnsiTheme="minorHAnsi" w:cstheme="minorHAnsi"/>
          <w:b/>
          <w:bCs/>
          <w:sz w:val="22"/>
          <w:szCs w:val="22"/>
        </w:rPr>
        <w:t>SAS Studio:</w:t>
      </w:r>
      <w:r w:rsidRPr="00E3049B">
        <w:rPr>
          <w:rFonts w:asciiTheme="minorHAnsi" w:hAnsiTheme="minorHAnsi" w:cstheme="minorHAnsi"/>
          <w:sz w:val="22"/>
          <w:szCs w:val="22"/>
        </w:rPr>
        <w:t xml:space="preserve"> Has a web-based, notebook-like interface similar to Jupyter Notebooks. It's known for its simplicity and ease of use. </w:t>
      </w:r>
    </w:p>
    <w:p w14:paraId="7E299167" w14:textId="77777777" w:rsidR="00D23E0A" w:rsidRPr="00E3049B" w:rsidRDefault="00D23E0A" w:rsidP="00D23E0A">
      <w:pPr>
        <w:pStyle w:val="ListParagraph"/>
        <w:ind w:left="990"/>
        <w:rPr>
          <w:rFonts w:asciiTheme="minorHAnsi" w:hAnsiTheme="minorHAnsi" w:cstheme="minorHAnsi"/>
          <w:sz w:val="22"/>
          <w:szCs w:val="22"/>
        </w:rPr>
      </w:pPr>
    </w:p>
    <w:p w14:paraId="1BBC24AD" w14:textId="77777777" w:rsidR="00D23E0A" w:rsidRPr="00E3049B" w:rsidRDefault="00D23E0A" w:rsidP="00145AC7">
      <w:pPr>
        <w:pStyle w:val="ListParagraph"/>
        <w:numPr>
          <w:ilvl w:val="0"/>
          <w:numId w:val="178"/>
        </w:numPr>
        <w:ind w:left="990"/>
        <w:rPr>
          <w:rFonts w:asciiTheme="minorHAnsi" w:hAnsiTheme="minorHAnsi" w:cstheme="minorHAnsi"/>
          <w:sz w:val="22"/>
          <w:szCs w:val="22"/>
        </w:rPr>
      </w:pPr>
      <w:r w:rsidRPr="00E3049B">
        <w:rPr>
          <w:rFonts w:asciiTheme="minorHAnsi" w:hAnsiTheme="minorHAnsi" w:cstheme="minorHAnsi"/>
          <w:b/>
          <w:bCs/>
          <w:sz w:val="22"/>
          <w:szCs w:val="22"/>
        </w:rPr>
        <w:t>SAS Enterprise Guide:</w:t>
      </w:r>
      <w:r w:rsidRPr="00E3049B">
        <w:rPr>
          <w:rFonts w:asciiTheme="minorHAnsi" w:hAnsiTheme="minorHAnsi" w:cstheme="minorHAnsi"/>
          <w:sz w:val="22"/>
          <w:szCs w:val="22"/>
        </w:rPr>
        <w:t xml:space="preserve"> Has a more traditional Windows-based interface with a menu and task-oriented design. </w:t>
      </w:r>
    </w:p>
    <w:p w14:paraId="1BD7D3A5" w14:textId="77777777" w:rsidR="00D23E0A" w:rsidRDefault="00D23E0A" w:rsidP="00D23E0A">
      <w:pPr>
        <w:rPr>
          <w:rFonts w:asciiTheme="minorHAnsi" w:hAnsiTheme="minorHAnsi" w:cstheme="minorHAnsi"/>
          <w:sz w:val="22"/>
          <w:szCs w:val="22"/>
        </w:rPr>
      </w:pPr>
    </w:p>
    <w:p w14:paraId="41DF2FC4" w14:textId="77777777" w:rsidR="00D23E0A" w:rsidRDefault="00D23E0A" w:rsidP="00145AC7">
      <w:pPr>
        <w:pStyle w:val="ListParagraph"/>
        <w:numPr>
          <w:ilvl w:val="0"/>
          <w:numId w:val="177"/>
        </w:numPr>
        <w:rPr>
          <w:rFonts w:asciiTheme="minorHAnsi" w:hAnsiTheme="minorHAnsi" w:cstheme="minorHAnsi"/>
          <w:sz w:val="22"/>
          <w:szCs w:val="22"/>
        </w:rPr>
      </w:pPr>
      <w:r w:rsidRPr="00E3049B">
        <w:rPr>
          <w:rFonts w:asciiTheme="minorHAnsi" w:hAnsiTheme="minorHAnsi" w:cstheme="minorHAnsi"/>
          <w:b/>
          <w:bCs/>
          <w:sz w:val="22"/>
          <w:szCs w:val="22"/>
        </w:rPr>
        <w:t>Coding Options:</w:t>
      </w:r>
      <w:r w:rsidRPr="00E3049B">
        <w:rPr>
          <w:rFonts w:asciiTheme="minorHAnsi" w:hAnsiTheme="minorHAnsi" w:cstheme="minorHAnsi"/>
          <w:sz w:val="22"/>
          <w:szCs w:val="22"/>
        </w:rPr>
        <w:t xml:space="preserve"> </w:t>
      </w:r>
    </w:p>
    <w:p w14:paraId="2A384F57" w14:textId="77777777" w:rsidR="00D23E0A" w:rsidRPr="00E3049B" w:rsidRDefault="00D23E0A" w:rsidP="00D23E0A">
      <w:pPr>
        <w:pStyle w:val="ListParagraph"/>
        <w:ind w:left="630"/>
        <w:rPr>
          <w:rFonts w:asciiTheme="minorHAnsi" w:hAnsiTheme="minorHAnsi" w:cstheme="minorHAnsi"/>
          <w:sz w:val="22"/>
          <w:szCs w:val="22"/>
        </w:rPr>
      </w:pPr>
    </w:p>
    <w:p w14:paraId="4D488DFA" w14:textId="77777777" w:rsidR="00D23E0A" w:rsidRDefault="00D23E0A" w:rsidP="00145AC7">
      <w:pPr>
        <w:pStyle w:val="ListParagraph"/>
        <w:numPr>
          <w:ilvl w:val="0"/>
          <w:numId w:val="179"/>
        </w:numPr>
        <w:ind w:left="990"/>
        <w:rPr>
          <w:rFonts w:asciiTheme="minorHAnsi" w:hAnsiTheme="minorHAnsi" w:cstheme="minorHAnsi"/>
          <w:sz w:val="22"/>
          <w:szCs w:val="22"/>
        </w:rPr>
      </w:pPr>
      <w:r w:rsidRPr="00C159D8">
        <w:rPr>
          <w:rFonts w:asciiTheme="minorHAnsi" w:hAnsiTheme="minorHAnsi" w:cstheme="minorHAnsi"/>
          <w:b/>
          <w:bCs/>
          <w:sz w:val="22"/>
          <w:szCs w:val="22"/>
        </w:rPr>
        <w:t>SAS Studio:</w:t>
      </w:r>
      <w:r w:rsidRPr="00C159D8">
        <w:rPr>
          <w:rFonts w:asciiTheme="minorHAnsi" w:hAnsiTheme="minorHAnsi" w:cstheme="minorHAnsi"/>
          <w:sz w:val="22"/>
          <w:szCs w:val="22"/>
        </w:rPr>
        <w:t xml:space="preserve"> Supports traditional SAS programming (data steps, procedures) and open-source languages like Python, R, and Lua. You can easily mix SAS and open-source code. </w:t>
      </w:r>
    </w:p>
    <w:p w14:paraId="737B93B2" w14:textId="77777777" w:rsidR="00D23E0A" w:rsidRPr="00C159D8" w:rsidRDefault="00D23E0A" w:rsidP="00D23E0A">
      <w:pPr>
        <w:pStyle w:val="ListParagraph"/>
        <w:ind w:left="990"/>
        <w:rPr>
          <w:rFonts w:asciiTheme="minorHAnsi" w:hAnsiTheme="minorHAnsi" w:cstheme="minorHAnsi"/>
          <w:sz w:val="22"/>
          <w:szCs w:val="22"/>
        </w:rPr>
      </w:pPr>
    </w:p>
    <w:p w14:paraId="66DE18BC" w14:textId="77777777" w:rsidR="00D23E0A" w:rsidRPr="00C159D8" w:rsidRDefault="00D23E0A" w:rsidP="00145AC7">
      <w:pPr>
        <w:pStyle w:val="ListParagraph"/>
        <w:numPr>
          <w:ilvl w:val="0"/>
          <w:numId w:val="179"/>
        </w:numPr>
        <w:ind w:left="990"/>
        <w:rPr>
          <w:rFonts w:asciiTheme="minorHAnsi" w:hAnsiTheme="minorHAnsi" w:cstheme="minorHAnsi"/>
          <w:sz w:val="22"/>
          <w:szCs w:val="22"/>
        </w:rPr>
      </w:pPr>
      <w:r w:rsidRPr="00C159D8">
        <w:rPr>
          <w:rFonts w:asciiTheme="minorHAnsi" w:hAnsiTheme="minorHAnsi" w:cstheme="minorHAnsi"/>
          <w:b/>
          <w:bCs/>
          <w:sz w:val="22"/>
          <w:szCs w:val="22"/>
        </w:rPr>
        <w:t>SAS Enterprise Guide:</w:t>
      </w:r>
      <w:r w:rsidRPr="00C159D8">
        <w:rPr>
          <w:rFonts w:asciiTheme="minorHAnsi" w:hAnsiTheme="minorHAnsi" w:cstheme="minorHAnsi"/>
          <w:sz w:val="22"/>
          <w:szCs w:val="22"/>
        </w:rPr>
        <w:t xml:space="preserve"> Primarily focuses on SAS programming. While it can execute external programs like Python and R, it's more SAS-centric. </w:t>
      </w:r>
    </w:p>
    <w:p w14:paraId="7167D4E9" w14:textId="77777777" w:rsidR="00D23E0A" w:rsidRDefault="00D23E0A" w:rsidP="00D23E0A">
      <w:pPr>
        <w:rPr>
          <w:rFonts w:asciiTheme="minorHAnsi" w:hAnsiTheme="minorHAnsi" w:cstheme="minorHAnsi"/>
          <w:sz w:val="22"/>
          <w:szCs w:val="22"/>
        </w:rPr>
      </w:pPr>
    </w:p>
    <w:p w14:paraId="375FEF13" w14:textId="77777777" w:rsidR="00D23E0A" w:rsidRDefault="00D23E0A" w:rsidP="00145AC7">
      <w:pPr>
        <w:pStyle w:val="ListParagraph"/>
        <w:numPr>
          <w:ilvl w:val="0"/>
          <w:numId w:val="177"/>
        </w:numPr>
        <w:rPr>
          <w:rFonts w:asciiTheme="minorHAnsi" w:hAnsiTheme="minorHAnsi" w:cstheme="minorHAnsi"/>
          <w:b/>
          <w:bCs/>
          <w:sz w:val="22"/>
          <w:szCs w:val="22"/>
        </w:rPr>
      </w:pPr>
      <w:r w:rsidRPr="00E3049B">
        <w:rPr>
          <w:rFonts w:asciiTheme="minorHAnsi" w:hAnsiTheme="minorHAnsi" w:cstheme="minorHAnsi"/>
          <w:b/>
          <w:bCs/>
          <w:sz w:val="22"/>
          <w:szCs w:val="22"/>
        </w:rPr>
        <w:t xml:space="preserve">Deployment: </w:t>
      </w:r>
    </w:p>
    <w:p w14:paraId="76636C43" w14:textId="77777777" w:rsidR="00D23E0A" w:rsidRPr="00E3049B" w:rsidRDefault="00D23E0A" w:rsidP="00D23E0A">
      <w:pPr>
        <w:pStyle w:val="ListParagraph"/>
        <w:ind w:left="630"/>
        <w:rPr>
          <w:rFonts w:asciiTheme="minorHAnsi" w:hAnsiTheme="minorHAnsi" w:cstheme="minorHAnsi"/>
          <w:b/>
          <w:bCs/>
          <w:sz w:val="22"/>
          <w:szCs w:val="22"/>
        </w:rPr>
      </w:pPr>
    </w:p>
    <w:p w14:paraId="5F3D47AA" w14:textId="77777777" w:rsidR="00D23E0A" w:rsidRDefault="00D23E0A" w:rsidP="00145AC7">
      <w:pPr>
        <w:pStyle w:val="ListParagraph"/>
        <w:numPr>
          <w:ilvl w:val="0"/>
          <w:numId w:val="180"/>
        </w:numPr>
        <w:ind w:left="990"/>
        <w:rPr>
          <w:rFonts w:asciiTheme="minorHAnsi" w:hAnsiTheme="minorHAnsi" w:cstheme="minorHAnsi"/>
          <w:sz w:val="22"/>
          <w:szCs w:val="22"/>
        </w:rPr>
      </w:pPr>
      <w:r w:rsidRPr="00C159D8">
        <w:rPr>
          <w:rFonts w:asciiTheme="minorHAnsi" w:hAnsiTheme="minorHAnsi" w:cstheme="minorHAnsi"/>
          <w:b/>
          <w:bCs/>
          <w:sz w:val="22"/>
          <w:szCs w:val="22"/>
        </w:rPr>
        <w:t>SAS Studio:</w:t>
      </w:r>
      <w:r w:rsidRPr="00C159D8">
        <w:rPr>
          <w:rFonts w:asciiTheme="minorHAnsi" w:hAnsiTheme="minorHAnsi" w:cstheme="minorHAnsi"/>
          <w:sz w:val="22"/>
          <w:szCs w:val="22"/>
        </w:rPr>
        <w:t xml:space="preserve"> Often used in SAS Viya environments (the cloud or on-premises). It can connect to both SAS 9 and SAS Viya.</w:t>
      </w:r>
    </w:p>
    <w:p w14:paraId="4CF33261" w14:textId="77777777" w:rsidR="00D23E0A" w:rsidRPr="00C159D8" w:rsidRDefault="00D23E0A" w:rsidP="00D23E0A">
      <w:pPr>
        <w:pStyle w:val="ListParagraph"/>
        <w:ind w:left="990"/>
        <w:rPr>
          <w:rFonts w:asciiTheme="minorHAnsi" w:hAnsiTheme="minorHAnsi" w:cstheme="minorHAnsi"/>
          <w:sz w:val="22"/>
          <w:szCs w:val="22"/>
        </w:rPr>
      </w:pPr>
    </w:p>
    <w:p w14:paraId="28E0831D" w14:textId="77777777" w:rsidR="00D23E0A" w:rsidRPr="00C159D8" w:rsidRDefault="00D23E0A" w:rsidP="00145AC7">
      <w:pPr>
        <w:pStyle w:val="ListParagraph"/>
        <w:numPr>
          <w:ilvl w:val="0"/>
          <w:numId w:val="180"/>
        </w:numPr>
        <w:ind w:left="990"/>
        <w:rPr>
          <w:rFonts w:asciiTheme="minorHAnsi" w:hAnsiTheme="minorHAnsi" w:cstheme="minorHAnsi"/>
          <w:sz w:val="22"/>
          <w:szCs w:val="22"/>
        </w:rPr>
      </w:pPr>
      <w:r w:rsidRPr="00C159D8">
        <w:rPr>
          <w:rFonts w:asciiTheme="minorHAnsi" w:hAnsiTheme="minorHAnsi" w:cstheme="minorHAnsi"/>
          <w:b/>
          <w:bCs/>
          <w:sz w:val="22"/>
          <w:szCs w:val="22"/>
        </w:rPr>
        <w:t>SAS Enterprise Guide:</w:t>
      </w:r>
      <w:r w:rsidRPr="00C159D8">
        <w:rPr>
          <w:rFonts w:asciiTheme="minorHAnsi" w:hAnsiTheme="minorHAnsi" w:cstheme="minorHAnsi"/>
          <w:sz w:val="22"/>
          <w:szCs w:val="22"/>
        </w:rPr>
        <w:t xml:space="preserve"> Primarily used with SAS 9. </w:t>
      </w:r>
    </w:p>
    <w:p w14:paraId="4812BB23" w14:textId="77777777" w:rsidR="00D23E0A" w:rsidRDefault="00D23E0A" w:rsidP="00D23E0A">
      <w:pPr>
        <w:rPr>
          <w:rFonts w:asciiTheme="minorHAnsi" w:hAnsiTheme="minorHAnsi" w:cstheme="minorHAnsi"/>
          <w:sz w:val="22"/>
          <w:szCs w:val="22"/>
        </w:rPr>
      </w:pPr>
    </w:p>
    <w:p w14:paraId="11A2121F" w14:textId="77777777" w:rsidR="00D23E0A" w:rsidRDefault="00D23E0A" w:rsidP="00145AC7">
      <w:pPr>
        <w:pStyle w:val="ListParagraph"/>
        <w:numPr>
          <w:ilvl w:val="0"/>
          <w:numId w:val="177"/>
        </w:numPr>
        <w:rPr>
          <w:rFonts w:asciiTheme="minorHAnsi" w:hAnsiTheme="minorHAnsi" w:cstheme="minorHAnsi"/>
          <w:sz w:val="22"/>
          <w:szCs w:val="22"/>
        </w:rPr>
      </w:pPr>
      <w:r w:rsidRPr="00E3049B">
        <w:rPr>
          <w:rFonts w:asciiTheme="minorHAnsi" w:hAnsiTheme="minorHAnsi" w:cstheme="minorHAnsi"/>
          <w:b/>
          <w:bCs/>
          <w:sz w:val="22"/>
          <w:szCs w:val="22"/>
        </w:rPr>
        <w:t>Advanced Analytics:</w:t>
      </w:r>
      <w:r w:rsidRPr="00E3049B">
        <w:rPr>
          <w:rFonts w:asciiTheme="minorHAnsi" w:hAnsiTheme="minorHAnsi" w:cstheme="minorHAnsi"/>
          <w:sz w:val="22"/>
          <w:szCs w:val="22"/>
        </w:rPr>
        <w:t xml:space="preserve"> </w:t>
      </w:r>
    </w:p>
    <w:p w14:paraId="119DF207" w14:textId="77777777" w:rsidR="00D23E0A" w:rsidRPr="00E3049B" w:rsidRDefault="00D23E0A" w:rsidP="00D23E0A">
      <w:pPr>
        <w:pStyle w:val="ListParagraph"/>
        <w:ind w:left="630"/>
        <w:rPr>
          <w:rFonts w:asciiTheme="minorHAnsi" w:hAnsiTheme="minorHAnsi" w:cstheme="minorHAnsi"/>
          <w:sz w:val="22"/>
          <w:szCs w:val="22"/>
        </w:rPr>
      </w:pPr>
    </w:p>
    <w:p w14:paraId="735AA3F2" w14:textId="77777777" w:rsidR="00D23E0A" w:rsidRDefault="00D23E0A" w:rsidP="00145AC7">
      <w:pPr>
        <w:pStyle w:val="ListParagraph"/>
        <w:numPr>
          <w:ilvl w:val="0"/>
          <w:numId w:val="181"/>
        </w:numPr>
        <w:ind w:left="990"/>
        <w:rPr>
          <w:rFonts w:asciiTheme="minorHAnsi" w:hAnsiTheme="minorHAnsi" w:cstheme="minorHAnsi"/>
          <w:sz w:val="22"/>
          <w:szCs w:val="22"/>
        </w:rPr>
      </w:pPr>
      <w:r w:rsidRPr="008D1256">
        <w:rPr>
          <w:rFonts w:asciiTheme="minorHAnsi" w:hAnsiTheme="minorHAnsi" w:cstheme="minorHAnsi"/>
          <w:b/>
          <w:bCs/>
          <w:sz w:val="22"/>
          <w:szCs w:val="22"/>
        </w:rPr>
        <w:t>SAS Studio:</w:t>
      </w:r>
      <w:r w:rsidRPr="008D1256">
        <w:rPr>
          <w:rFonts w:asciiTheme="minorHAnsi" w:hAnsiTheme="minorHAnsi" w:cstheme="minorHAnsi"/>
          <w:sz w:val="22"/>
          <w:szCs w:val="22"/>
        </w:rPr>
        <w:t xml:space="preserve"> Supports basic machine learning and statistics with SAS procedures and open-source integration for more advanced analytics. </w:t>
      </w:r>
    </w:p>
    <w:p w14:paraId="77507DF6" w14:textId="77777777" w:rsidR="00D23E0A" w:rsidRPr="008D1256" w:rsidRDefault="00D23E0A" w:rsidP="00D23E0A">
      <w:pPr>
        <w:pStyle w:val="ListParagraph"/>
        <w:ind w:left="990"/>
        <w:rPr>
          <w:rFonts w:asciiTheme="minorHAnsi" w:hAnsiTheme="minorHAnsi" w:cstheme="minorHAnsi"/>
          <w:sz w:val="22"/>
          <w:szCs w:val="22"/>
        </w:rPr>
      </w:pPr>
    </w:p>
    <w:p w14:paraId="65FD3ABB" w14:textId="77777777" w:rsidR="00D23E0A" w:rsidRPr="008D1256" w:rsidRDefault="00D23E0A" w:rsidP="00145AC7">
      <w:pPr>
        <w:pStyle w:val="ListParagraph"/>
        <w:numPr>
          <w:ilvl w:val="0"/>
          <w:numId w:val="181"/>
        </w:numPr>
        <w:ind w:left="990"/>
        <w:rPr>
          <w:rFonts w:asciiTheme="minorHAnsi" w:hAnsiTheme="minorHAnsi" w:cstheme="minorHAnsi"/>
          <w:sz w:val="22"/>
          <w:szCs w:val="22"/>
        </w:rPr>
      </w:pPr>
      <w:r w:rsidRPr="008D1256">
        <w:rPr>
          <w:rFonts w:asciiTheme="minorHAnsi" w:hAnsiTheme="minorHAnsi" w:cstheme="minorHAnsi"/>
          <w:b/>
          <w:bCs/>
          <w:sz w:val="22"/>
          <w:szCs w:val="22"/>
        </w:rPr>
        <w:t>SAS Enterprise Guide:</w:t>
      </w:r>
      <w:r w:rsidRPr="008D1256">
        <w:rPr>
          <w:rFonts w:asciiTheme="minorHAnsi" w:hAnsiTheme="minorHAnsi" w:cstheme="minorHAnsi"/>
          <w:sz w:val="22"/>
          <w:szCs w:val="22"/>
        </w:rPr>
        <w:t xml:space="preserve"> Offers more comprehensive capabilities for advanced analytics and reporting. </w:t>
      </w:r>
    </w:p>
    <w:p w14:paraId="3EC2F538" w14:textId="77777777" w:rsidR="00D23E0A" w:rsidRDefault="00D23E0A" w:rsidP="00D23E0A">
      <w:pPr>
        <w:rPr>
          <w:rFonts w:asciiTheme="minorHAnsi" w:hAnsiTheme="minorHAnsi" w:cstheme="minorHAnsi"/>
          <w:sz w:val="22"/>
          <w:szCs w:val="22"/>
        </w:rPr>
      </w:pPr>
    </w:p>
    <w:p w14:paraId="584644A7" w14:textId="77777777" w:rsidR="00D23E0A" w:rsidRDefault="00D23E0A" w:rsidP="00145AC7">
      <w:pPr>
        <w:pStyle w:val="ListParagraph"/>
        <w:numPr>
          <w:ilvl w:val="0"/>
          <w:numId w:val="177"/>
        </w:numPr>
        <w:rPr>
          <w:rFonts w:asciiTheme="minorHAnsi" w:hAnsiTheme="minorHAnsi" w:cstheme="minorHAnsi"/>
          <w:sz w:val="22"/>
          <w:szCs w:val="22"/>
        </w:rPr>
      </w:pPr>
      <w:r w:rsidRPr="00E3049B">
        <w:rPr>
          <w:rFonts w:asciiTheme="minorHAnsi" w:hAnsiTheme="minorHAnsi" w:cstheme="minorHAnsi"/>
          <w:b/>
          <w:bCs/>
          <w:sz w:val="22"/>
          <w:szCs w:val="22"/>
        </w:rPr>
        <w:t>Customization:</w:t>
      </w:r>
      <w:r w:rsidRPr="00E3049B">
        <w:rPr>
          <w:rFonts w:asciiTheme="minorHAnsi" w:hAnsiTheme="minorHAnsi" w:cstheme="minorHAnsi"/>
          <w:sz w:val="22"/>
          <w:szCs w:val="22"/>
        </w:rPr>
        <w:t xml:space="preserve"> </w:t>
      </w:r>
    </w:p>
    <w:p w14:paraId="1AC4964F" w14:textId="77777777" w:rsidR="00D23E0A" w:rsidRPr="00E3049B" w:rsidRDefault="00D23E0A" w:rsidP="00D23E0A">
      <w:pPr>
        <w:pStyle w:val="ListParagraph"/>
        <w:ind w:left="630"/>
        <w:rPr>
          <w:rFonts w:asciiTheme="minorHAnsi" w:hAnsiTheme="minorHAnsi" w:cstheme="minorHAnsi"/>
          <w:sz w:val="22"/>
          <w:szCs w:val="22"/>
        </w:rPr>
      </w:pPr>
    </w:p>
    <w:p w14:paraId="02C70DCC" w14:textId="77777777" w:rsidR="00D23E0A" w:rsidRDefault="00D23E0A" w:rsidP="00145AC7">
      <w:pPr>
        <w:pStyle w:val="ListParagraph"/>
        <w:numPr>
          <w:ilvl w:val="0"/>
          <w:numId w:val="182"/>
        </w:numPr>
        <w:ind w:left="990"/>
        <w:rPr>
          <w:rFonts w:asciiTheme="minorHAnsi" w:hAnsiTheme="minorHAnsi" w:cstheme="minorHAnsi"/>
          <w:sz w:val="22"/>
          <w:szCs w:val="22"/>
        </w:rPr>
      </w:pPr>
      <w:r w:rsidRPr="008D1256">
        <w:rPr>
          <w:rFonts w:asciiTheme="minorHAnsi" w:hAnsiTheme="minorHAnsi" w:cstheme="minorHAnsi"/>
          <w:b/>
          <w:bCs/>
          <w:sz w:val="22"/>
          <w:szCs w:val="22"/>
        </w:rPr>
        <w:t>SAS Studio:</w:t>
      </w:r>
      <w:r w:rsidRPr="008D1256">
        <w:rPr>
          <w:rFonts w:asciiTheme="minorHAnsi" w:hAnsiTheme="minorHAnsi" w:cstheme="minorHAnsi"/>
          <w:sz w:val="22"/>
          <w:szCs w:val="22"/>
        </w:rPr>
        <w:t xml:space="preserve"> Provides options for custom tasks and custom code snippets. </w:t>
      </w:r>
    </w:p>
    <w:p w14:paraId="29690E52" w14:textId="77777777" w:rsidR="00D23E0A" w:rsidRPr="008D1256" w:rsidRDefault="00D23E0A" w:rsidP="00D23E0A">
      <w:pPr>
        <w:pStyle w:val="ListParagraph"/>
        <w:ind w:left="990"/>
        <w:rPr>
          <w:rFonts w:asciiTheme="minorHAnsi" w:hAnsiTheme="minorHAnsi" w:cstheme="minorHAnsi"/>
          <w:sz w:val="22"/>
          <w:szCs w:val="22"/>
        </w:rPr>
      </w:pPr>
    </w:p>
    <w:p w14:paraId="3E573702" w14:textId="77777777" w:rsidR="00D23E0A" w:rsidRPr="008D1256" w:rsidRDefault="00D23E0A" w:rsidP="00145AC7">
      <w:pPr>
        <w:pStyle w:val="ListParagraph"/>
        <w:numPr>
          <w:ilvl w:val="0"/>
          <w:numId w:val="182"/>
        </w:numPr>
        <w:ind w:left="990"/>
        <w:rPr>
          <w:rFonts w:asciiTheme="minorHAnsi" w:hAnsiTheme="minorHAnsi" w:cstheme="minorHAnsi"/>
          <w:sz w:val="22"/>
          <w:szCs w:val="22"/>
        </w:rPr>
      </w:pPr>
      <w:r w:rsidRPr="008D1256">
        <w:rPr>
          <w:rFonts w:asciiTheme="minorHAnsi" w:hAnsiTheme="minorHAnsi" w:cstheme="minorHAnsi"/>
          <w:b/>
          <w:bCs/>
          <w:sz w:val="22"/>
          <w:szCs w:val="22"/>
        </w:rPr>
        <w:t>SAS Enterprise Guide:</w:t>
      </w:r>
      <w:r w:rsidRPr="008D1256">
        <w:rPr>
          <w:rFonts w:asciiTheme="minorHAnsi" w:hAnsiTheme="minorHAnsi" w:cstheme="minorHAnsi"/>
          <w:sz w:val="22"/>
          <w:szCs w:val="22"/>
        </w:rPr>
        <w:t xml:space="preserve"> Offers more extensive customization and automation options. </w:t>
      </w:r>
    </w:p>
    <w:p w14:paraId="32E622B1" w14:textId="77777777" w:rsidR="00D23E0A" w:rsidRDefault="00D23E0A" w:rsidP="00D23E0A">
      <w:pPr>
        <w:rPr>
          <w:rFonts w:asciiTheme="minorHAnsi" w:hAnsiTheme="minorHAnsi" w:cstheme="minorHAnsi"/>
          <w:sz w:val="22"/>
          <w:szCs w:val="22"/>
        </w:rPr>
      </w:pPr>
    </w:p>
    <w:p w14:paraId="41CDA768" w14:textId="77777777" w:rsidR="00D23E0A" w:rsidRDefault="00D23E0A" w:rsidP="00D23E0A">
      <w:pPr>
        <w:rPr>
          <w:rFonts w:asciiTheme="minorHAnsi" w:hAnsiTheme="minorHAnsi" w:cstheme="minorHAnsi"/>
          <w:sz w:val="22"/>
          <w:szCs w:val="22"/>
        </w:rPr>
      </w:pPr>
      <w:r w:rsidRPr="00E3049B">
        <w:rPr>
          <w:rFonts w:asciiTheme="minorHAnsi" w:hAnsiTheme="minorHAnsi" w:cstheme="minorHAnsi"/>
          <w:sz w:val="22"/>
          <w:szCs w:val="22"/>
        </w:rPr>
        <w:t xml:space="preserve">Regarding cross-implementation (using Python and R in SAS): </w:t>
      </w:r>
    </w:p>
    <w:p w14:paraId="099C2916" w14:textId="77777777" w:rsidR="00D23E0A" w:rsidRDefault="00D23E0A" w:rsidP="00D23E0A">
      <w:pPr>
        <w:rPr>
          <w:rFonts w:asciiTheme="minorHAnsi" w:hAnsiTheme="minorHAnsi" w:cstheme="minorHAnsi"/>
          <w:sz w:val="22"/>
          <w:szCs w:val="22"/>
        </w:rPr>
      </w:pPr>
    </w:p>
    <w:p w14:paraId="46E0DE79" w14:textId="77777777" w:rsidR="00D23E0A" w:rsidRDefault="00D23E0A" w:rsidP="00145AC7">
      <w:pPr>
        <w:pStyle w:val="ListParagraph"/>
        <w:numPr>
          <w:ilvl w:val="0"/>
          <w:numId w:val="183"/>
        </w:numPr>
        <w:ind w:left="990"/>
        <w:rPr>
          <w:rFonts w:asciiTheme="minorHAnsi" w:hAnsiTheme="minorHAnsi" w:cstheme="minorHAnsi"/>
          <w:sz w:val="22"/>
          <w:szCs w:val="22"/>
        </w:rPr>
      </w:pPr>
      <w:r w:rsidRPr="008D1256">
        <w:rPr>
          <w:rFonts w:asciiTheme="minorHAnsi" w:hAnsiTheme="minorHAnsi" w:cstheme="minorHAnsi"/>
          <w:sz w:val="22"/>
          <w:szCs w:val="22"/>
        </w:rPr>
        <w:t xml:space="preserve">Both SAS Studio and SAS Enterprise Guide allow you to incorporate Python and R code into your SAS workflows. </w:t>
      </w:r>
    </w:p>
    <w:p w14:paraId="3BC3AB9D" w14:textId="77777777" w:rsidR="00D23E0A" w:rsidRPr="008D1256" w:rsidRDefault="00D23E0A" w:rsidP="00D23E0A">
      <w:pPr>
        <w:pStyle w:val="ListParagraph"/>
        <w:ind w:left="990"/>
        <w:rPr>
          <w:rFonts w:asciiTheme="minorHAnsi" w:hAnsiTheme="minorHAnsi" w:cstheme="minorHAnsi"/>
          <w:sz w:val="22"/>
          <w:szCs w:val="22"/>
        </w:rPr>
      </w:pPr>
    </w:p>
    <w:p w14:paraId="5C9B6FD7" w14:textId="77777777" w:rsidR="00D23E0A" w:rsidRPr="008D1256" w:rsidRDefault="00D23E0A" w:rsidP="00145AC7">
      <w:pPr>
        <w:pStyle w:val="ListParagraph"/>
        <w:numPr>
          <w:ilvl w:val="0"/>
          <w:numId w:val="183"/>
        </w:numPr>
        <w:ind w:left="990"/>
        <w:rPr>
          <w:rFonts w:asciiTheme="minorHAnsi" w:hAnsiTheme="minorHAnsi" w:cstheme="minorHAnsi"/>
          <w:sz w:val="22"/>
          <w:szCs w:val="22"/>
        </w:rPr>
      </w:pPr>
      <w:r w:rsidRPr="008D1256">
        <w:rPr>
          <w:rFonts w:asciiTheme="minorHAnsi" w:hAnsiTheme="minorHAnsi" w:cstheme="minorHAnsi"/>
          <w:sz w:val="22"/>
          <w:szCs w:val="22"/>
        </w:rPr>
        <w:lastRenderedPageBreak/>
        <w:t xml:space="preserve">The process is similar in both environments. You can use code nodes or code windows to write and execute Python and R code. </w:t>
      </w:r>
    </w:p>
    <w:p w14:paraId="521E61B9" w14:textId="77777777" w:rsidR="00D23E0A" w:rsidRDefault="00D23E0A" w:rsidP="00D23E0A">
      <w:pPr>
        <w:rPr>
          <w:rFonts w:asciiTheme="minorHAnsi" w:hAnsiTheme="minorHAnsi" w:cstheme="minorHAnsi"/>
          <w:sz w:val="22"/>
          <w:szCs w:val="22"/>
        </w:rPr>
      </w:pPr>
    </w:p>
    <w:p w14:paraId="7297CF25" w14:textId="77777777" w:rsidR="00D23E0A" w:rsidRPr="00E3049B" w:rsidRDefault="00D23E0A" w:rsidP="00D23E0A">
      <w:pPr>
        <w:rPr>
          <w:rFonts w:asciiTheme="minorHAnsi" w:hAnsiTheme="minorHAnsi" w:cstheme="minorHAnsi"/>
          <w:sz w:val="22"/>
          <w:szCs w:val="22"/>
        </w:rPr>
      </w:pPr>
      <w:r w:rsidRPr="00E3049B">
        <w:rPr>
          <w:rFonts w:asciiTheme="minorHAnsi" w:hAnsiTheme="minorHAnsi" w:cstheme="minorHAnsi"/>
          <w:sz w:val="22"/>
          <w:szCs w:val="22"/>
        </w:rPr>
        <w:t>So, in general, you can implement Python and R code in either SAS Studio or SAS Enterprise Guide. The choice between the two would depend on your specific needs, with SAS Studio being more lightweight and user-friendly and SAS Enterprise Guide offering more extensive features for advanced SAS analytics and reporting.</w:t>
      </w:r>
    </w:p>
    <w:p w14:paraId="44F2AF95" w14:textId="77777777" w:rsidR="00D23E0A" w:rsidRPr="00C17824" w:rsidRDefault="00D23E0A" w:rsidP="00D23E0A">
      <w:pPr>
        <w:rPr>
          <w:rFonts w:asciiTheme="minorHAnsi" w:hAnsiTheme="minorHAnsi" w:cstheme="minorHAnsi"/>
          <w:sz w:val="22"/>
          <w:szCs w:val="22"/>
        </w:rPr>
      </w:pPr>
    </w:p>
    <w:p w14:paraId="2D46CBC2" w14:textId="77777777" w:rsidR="00D23E0A" w:rsidRDefault="00D23E0A" w:rsidP="00D23E0A">
      <w:pPr>
        <w:rPr>
          <w:rFonts w:asciiTheme="minorHAnsi" w:hAnsiTheme="minorHAnsi" w:cstheme="minorHAnsi"/>
          <w:sz w:val="22"/>
          <w:szCs w:val="22"/>
        </w:rPr>
      </w:pPr>
      <w:r>
        <w:rPr>
          <w:rFonts w:asciiTheme="minorHAnsi" w:hAnsiTheme="minorHAnsi" w:cstheme="minorHAnsi"/>
          <w:sz w:val="22"/>
          <w:szCs w:val="22"/>
        </w:rPr>
        <w:t>H</w:t>
      </w:r>
      <w:r w:rsidRPr="00D508C6">
        <w:rPr>
          <w:rFonts w:asciiTheme="minorHAnsi" w:hAnsiTheme="minorHAnsi" w:cstheme="minorHAnsi"/>
          <w:sz w:val="22"/>
          <w:szCs w:val="22"/>
        </w:rPr>
        <w:t xml:space="preserve">ere are three methods to implement Python code in SAS Studio, along with explanations and step-by-step procedures: </w:t>
      </w:r>
    </w:p>
    <w:p w14:paraId="1003A925" w14:textId="77777777" w:rsidR="00D23E0A" w:rsidRDefault="00D23E0A" w:rsidP="00D23E0A">
      <w:pPr>
        <w:pStyle w:val="Heading3"/>
        <w:ind w:left="0"/>
      </w:pPr>
      <w:bookmarkStart w:id="192" w:name="_Toc174889701"/>
      <w:r w:rsidRPr="00D508C6">
        <w:t>Method 1: Using SAS's Python Code Node</w:t>
      </w:r>
      <w:bookmarkEnd w:id="192"/>
    </w:p>
    <w:p w14:paraId="777CB7D8" w14:textId="77777777" w:rsidR="00D23E0A" w:rsidRDefault="00D23E0A" w:rsidP="00D23E0A">
      <w:pPr>
        <w:rPr>
          <w:rFonts w:asciiTheme="minorHAnsi" w:hAnsiTheme="minorHAnsi" w:cstheme="minorHAnsi"/>
          <w:sz w:val="22"/>
          <w:szCs w:val="22"/>
        </w:rPr>
      </w:pPr>
    </w:p>
    <w:p w14:paraId="06A5DDA5" w14:textId="77777777" w:rsidR="00D23E0A" w:rsidRDefault="00D23E0A" w:rsidP="00D23E0A">
      <w:pPr>
        <w:rPr>
          <w:rFonts w:asciiTheme="minorHAnsi" w:hAnsiTheme="minorHAnsi" w:cstheme="minorHAnsi"/>
          <w:sz w:val="22"/>
          <w:szCs w:val="22"/>
        </w:rPr>
      </w:pPr>
      <w:r w:rsidRPr="00D508C6">
        <w:rPr>
          <w:rFonts w:asciiTheme="minorHAnsi" w:hAnsiTheme="minorHAnsi" w:cstheme="minorHAnsi"/>
          <w:sz w:val="22"/>
          <w:szCs w:val="22"/>
        </w:rPr>
        <w:t xml:space="preserve">One of the most straightforward methods to run Python in SAS Studio is </w:t>
      </w:r>
      <w:r>
        <w:rPr>
          <w:rFonts w:asciiTheme="minorHAnsi" w:hAnsiTheme="minorHAnsi" w:cstheme="minorHAnsi"/>
          <w:sz w:val="22"/>
          <w:szCs w:val="22"/>
        </w:rPr>
        <w:t>to utilize the Python Code node. This node provides a dedicated environment for writing, executing, and visualizing</w:t>
      </w:r>
      <w:r w:rsidRPr="00D508C6">
        <w:rPr>
          <w:rFonts w:asciiTheme="minorHAnsi" w:hAnsiTheme="minorHAnsi" w:cstheme="minorHAnsi"/>
          <w:sz w:val="22"/>
          <w:szCs w:val="22"/>
        </w:rPr>
        <w:t xml:space="preserve"> Python code. It's </w:t>
      </w:r>
      <w:r>
        <w:rPr>
          <w:rFonts w:asciiTheme="minorHAnsi" w:hAnsiTheme="minorHAnsi" w:cstheme="minorHAnsi"/>
          <w:sz w:val="22"/>
          <w:szCs w:val="22"/>
        </w:rPr>
        <w:t>convenient</w:t>
      </w:r>
      <w:r w:rsidRPr="00D508C6">
        <w:rPr>
          <w:rFonts w:asciiTheme="minorHAnsi" w:hAnsiTheme="minorHAnsi" w:cstheme="minorHAnsi"/>
          <w:sz w:val="22"/>
          <w:szCs w:val="22"/>
        </w:rPr>
        <w:t xml:space="preserve"> if you want to integrate Python scripts into a larger SAS workflow. </w:t>
      </w:r>
    </w:p>
    <w:p w14:paraId="2434C64E" w14:textId="77777777" w:rsidR="00D23E0A" w:rsidRDefault="00D23E0A" w:rsidP="00D23E0A">
      <w:pPr>
        <w:rPr>
          <w:rFonts w:asciiTheme="minorHAnsi" w:hAnsiTheme="minorHAnsi" w:cstheme="minorHAnsi"/>
          <w:sz w:val="22"/>
          <w:szCs w:val="22"/>
        </w:rPr>
      </w:pPr>
    </w:p>
    <w:p w14:paraId="17A85D21" w14:textId="77777777" w:rsidR="00D23E0A" w:rsidRPr="004248A9" w:rsidRDefault="00D23E0A" w:rsidP="00D23E0A">
      <w:pPr>
        <w:rPr>
          <w:rFonts w:asciiTheme="minorHAnsi" w:hAnsiTheme="minorHAnsi" w:cstheme="minorHAnsi"/>
          <w:b/>
          <w:bCs/>
          <w:sz w:val="22"/>
          <w:szCs w:val="22"/>
        </w:rPr>
      </w:pPr>
      <w:r w:rsidRPr="004248A9">
        <w:rPr>
          <w:rFonts w:asciiTheme="minorHAnsi" w:hAnsiTheme="minorHAnsi" w:cstheme="minorHAnsi"/>
          <w:b/>
          <w:bCs/>
          <w:sz w:val="22"/>
          <w:szCs w:val="22"/>
        </w:rPr>
        <w:t>Step-by-Step Procedure:</w:t>
      </w:r>
    </w:p>
    <w:p w14:paraId="310976B5" w14:textId="77777777" w:rsidR="00D23E0A" w:rsidRDefault="00D23E0A" w:rsidP="00D23E0A">
      <w:pPr>
        <w:rPr>
          <w:rFonts w:asciiTheme="minorHAnsi" w:hAnsiTheme="minorHAnsi" w:cstheme="minorHAnsi"/>
          <w:sz w:val="22"/>
          <w:szCs w:val="22"/>
        </w:rPr>
      </w:pPr>
    </w:p>
    <w:p w14:paraId="531BCEAD" w14:textId="77777777" w:rsidR="00D23E0A" w:rsidRPr="004248A9" w:rsidRDefault="00D23E0A" w:rsidP="00145AC7">
      <w:pPr>
        <w:pStyle w:val="ListParagraph"/>
        <w:numPr>
          <w:ilvl w:val="0"/>
          <w:numId w:val="184"/>
        </w:numPr>
        <w:rPr>
          <w:rFonts w:asciiTheme="minorHAnsi" w:hAnsiTheme="minorHAnsi" w:cstheme="minorHAnsi"/>
          <w:sz w:val="22"/>
          <w:szCs w:val="22"/>
        </w:rPr>
      </w:pPr>
      <w:r w:rsidRPr="004248A9">
        <w:rPr>
          <w:rFonts w:asciiTheme="minorHAnsi" w:hAnsiTheme="minorHAnsi" w:cstheme="minorHAnsi"/>
          <w:b/>
          <w:bCs/>
          <w:sz w:val="22"/>
          <w:szCs w:val="22"/>
        </w:rPr>
        <w:t>Open a New Project:</w:t>
      </w:r>
      <w:r w:rsidRPr="004248A9">
        <w:rPr>
          <w:rFonts w:asciiTheme="minorHAnsi" w:hAnsiTheme="minorHAnsi" w:cstheme="minorHAnsi"/>
          <w:sz w:val="22"/>
          <w:szCs w:val="22"/>
        </w:rPr>
        <w:t xml:space="preserve"> Launch SAS Studio and open your project or create a new one. </w:t>
      </w:r>
    </w:p>
    <w:p w14:paraId="6CD4A347" w14:textId="77777777" w:rsidR="00D23E0A" w:rsidRDefault="00D23E0A" w:rsidP="00D23E0A">
      <w:pPr>
        <w:rPr>
          <w:rFonts w:asciiTheme="minorHAnsi" w:hAnsiTheme="minorHAnsi" w:cstheme="minorHAnsi"/>
          <w:sz w:val="22"/>
          <w:szCs w:val="22"/>
        </w:rPr>
      </w:pPr>
    </w:p>
    <w:p w14:paraId="3488D23B" w14:textId="77777777" w:rsidR="00D23E0A" w:rsidRPr="004248A9" w:rsidRDefault="00D23E0A" w:rsidP="00145AC7">
      <w:pPr>
        <w:pStyle w:val="ListParagraph"/>
        <w:numPr>
          <w:ilvl w:val="0"/>
          <w:numId w:val="184"/>
        </w:numPr>
        <w:rPr>
          <w:rFonts w:asciiTheme="minorHAnsi" w:hAnsiTheme="minorHAnsi" w:cstheme="minorHAnsi"/>
          <w:sz w:val="22"/>
          <w:szCs w:val="22"/>
        </w:rPr>
      </w:pPr>
      <w:r w:rsidRPr="004248A9">
        <w:rPr>
          <w:rFonts w:asciiTheme="minorHAnsi" w:hAnsiTheme="minorHAnsi" w:cstheme="minorHAnsi"/>
          <w:b/>
          <w:bCs/>
          <w:sz w:val="22"/>
          <w:szCs w:val="22"/>
        </w:rPr>
        <w:t>Add a Python Code Node:</w:t>
      </w:r>
      <w:r w:rsidRPr="004248A9">
        <w:rPr>
          <w:rFonts w:asciiTheme="minorHAnsi" w:hAnsiTheme="minorHAnsi" w:cstheme="minorHAnsi"/>
          <w:sz w:val="22"/>
          <w:szCs w:val="22"/>
        </w:rPr>
        <w:t xml:space="preserve"> Within your project, select "Tasks and Utilities" in the navigation pane on the left. Under "Tasks," expand "Programs" and select "Python Code." </w:t>
      </w:r>
    </w:p>
    <w:p w14:paraId="7FF5E996" w14:textId="77777777" w:rsidR="00D23E0A" w:rsidRDefault="00D23E0A" w:rsidP="00D23E0A">
      <w:pPr>
        <w:rPr>
          <w:rFonts w:asciiTheme="minorHAnsi" w:hAnsiTheme="minorHAnsi" w:cstheme="minorHAnsi"/>
          <w:sz w:val="22"/>
          <w:szCs w:val="22"/>
        </w:rPr>
      </w:pPr>
    </w:p>
    <w:p w14:paraId="180F1CA0" w14:textId="77777777" w:rsidR="00D23E0A" w:rsidRPr="004248A9" w:rsidRDefault="00D23E0A" w:rsidP="00145AC7">
      <w:pPr>
        <w:pStyle w:val="ListParagraph"/>
        <w:numPr>
          <w:ilvl w:val="0"/>
          <w:numId w:val="184"/>
        </w:numPr>
        <w:rPr>
          <w:rFonts w:asciiTheme="minorHAnsi" w:hAnsiTheme="minorHAnsi" w:cstheme="minorHAnsi"/>
          <w:sz w:val="22"/>
          <w:szCs w:val="22"/>
        </w:rPr>
      </w:pPr>
      <w:r w:rsidRPr="004248A9">
        <w:rPr>
          <w:rFonts w:asciiTheme="minorHAnsi" w:hAnsiTheme="minorHAnsi" w:cstheme="minorHAnsi"/>
          <w:b/>
          <w:bCs/>
          <w:sz w:val="22"/>
          <w:szCs w:val="22"/>
        </w:rPr>
        <w:t>Write Your Python Code</w:t>
      </w:r>
      <w:r w:rsidRPr="004248A9">
        <w:rPr>
          <w:rFonts w:asciiTheme="minorHAnsi" w:hAnsiTheme="minorHAnsi" w:cstheme="minorHAnsi"/>
          <w:sz w:val="22"/>
          <w:szCs w:val="22"/>
        </w:rPr>
        <w:t xml:space="preserve">: In the Python Code node, you can write, edit, or paste your Python script. </w:t>
      </w:r>
    </w:p>
    <w:p w14:paraId="16C9E6CA" w14:textId="77777777" w:rsidR="00D23E0A" w:rsidRDefault="00D23E0A" w:rsidP="00D23E0A">
      <w:pPr>
        <w:rPr>
          <w:rFonts w:asciiTheme="minorHAnsi" w:hAnsiTheme="minorHAnsi" w:cstheme="minorHAnsi"/>
          <w:sz w:val="22"/>
          <w:szCs w:val="22"/>
        </w:rPr>
      </w:pPr>
    </w:p>
    <w:p w14:paraId="5AA7A3DB" w14:textId="77777777" w:rsidR="00D23E0A" w:rsidRPr="004248A9" w:rsidRDefault="00D23E0A" w:rsidP="00145AC7">
      <w:pPr>
        <w:pStyle w:val="ListParagraph"/>
        <w:numPr>
          <w:ilvl w:val="0"/>
          <w:numId w:val="184"/>
        </w:numPr>
        <w:rPr>
          <w:rFonts w:asciiTheme="minorHAnsi" w:hAnsiTheme="minorHAnsi" w:cstheme="minorHAnsi"/>
          <w:sz w:val="22"/>
          <w:szCs w:val="22"/>
        </w:rPr>
      </w:pPr>
      <w:r w:rsidRPr="004248A9">
        <w:rPr>
          <w:rFonts w:asciiTheme="minorHAnsi" w:hAnsiTheme="minorHAnsi" w:cstheme="minorHAnsi"/>
          <w:b/>
          <w:bCs/>
          <w:sz w:val="22"/>
          <w:szCs w:val="22"/>
        </w:rPr>
        <w:t>Execute the Code:</w:t>
      </w:r>
      <w:r w:rsidRPr="004248A9">
        <w:rPr>
          <w:rFonts w:asciiTheme="minorHAnsi" w:hAnsiTheme="minorHAnsi" w:cstheme="minorHAnsi"/>
          <w:sz w:val="22"/>
          <w:szCs w:val="22"/>
        </w:rPr>
        <w:t xml:space="preserve"> Click the "Run" button (a green triangle icon) to execute your Python code. </w:t>
      </w:r>
    </w:p>
    <w:p w14:paraId="6C45E58B" w14:textId="77777777" w:rsidR="00D23E0A" w:rsidRDefault="00D23E0A" w:rsidP="00D23E0A">
      <w:pPr>
        <w:rPr>
          <w:rFonts w:asciiTheme="minorHAnsi" w:hAnsiTheme="minorHAnsi" w:cstheme="minorHAnsi"/>
          <w:sz w:val="22"/>
          <w:szCs w:val="22"/>
        </w:rPr>
      </w:pPr>
    </w:p>
    <w:p w14:paraId="5083EF4B" w14:textId="77777777" w:rsidR="00D23E0A" w:rsidRPr="004248A9" w:rsidRDefault="00D23E0A" w:rsidP="00145AC7">
      <w:pPr>
        <w:pStyle w:val="ListParagraph"/>
        <w:numPr>
          <w:ilvl w:val="0"/>
          <w:numId w:val="184"/>
        </w:numPr>
        <w:rPr>
          <w:rFonts w:asciiTheme="minorHAnsi" w:hAnsiTheme="minorHAnsi" w:cstheme="minorHAnsi"/>
          <w:sz w:val="22"/>
          <w:szCs w:val="22"/>
        </w:rPr>
      </w:pPr>
      <w:r w:rsidRPr="004248A9">
        <w:rPr>
          <w:rFonts w:asciiTheme="minorHAnsi" w:hAnsiTheme="minorHAnsi" w:cstheme="minorHAnsi"/>
          <w:b/>
          <w:bCs/>
          <w:sz w:val="22"/>
          <w:szCs w:val="22"/>
        </w:rPr>
        <w:t>View Results:</w:t>
      </w:r>
      <w:r w:rsidRPr="004248A9">
        <w:rPr>
          <w:rFonts w:asciiTheme="minorHAnsi" w:hAnsiTheme="minorHAnsi" w:cstheme="minorHAnsi"/>
          <w:sz w:val="22"/>
          <w:szCs w:val="22"/>
        </w:rPr>
        <w:t xml:space="preserve"> Any output or plots </w:t>
      </w:r>
      <w:r>
        <w:rPr>
          <w:rFonts w:asciiTheme="minorHAnsi" w:hAnsiTheme="minorHAnsi" w:cstheme="minorHAnsi"/>
          <w:sz w:val="22"/>
          <w:szCs w:val="22"/>
        </w:rPr>
        <w:t>your Python script generates</w:t>
      </w:r>
      <w:r w:rsidRPr="004248A9">
        <w:rPr>
          <w:rFonts w:asciiTheme="minorHAnsi" w:hAnsiTheme="minorHAnsi" w:cstheme="minorHAnsi"/>
          <w:sz w:val="22"/>
          <w:szCs w:val="22"/>
        </w:rPr>
        <w:t xml:space="preserve"> will be displayed in the results pane. </w:t>
      </w:r>
    </w:p>
    <w:p w14:paraId="707FFC5D" w14:textId="77777777" w:rsidR="00D23E0A" w:rsidRDefault="00D23E0A" w:rsidP="00D23E0A">
      <w:pPr>
        <w:rPr>
          <w:rFonts w:asciiTheme="minorHAnsi" w:hAnsiTheme="minorHAnsi" w:cstheme="minorHAnsi"/>
          <w:sz w:val="22"/>
          <w:szCs w:val="22"/>
        </w:rPr>
      </w:pPr>
    </w:p>
    <w:p w14:paraId="7901801B" w14:textId="77777777" w:rsidR="00D23E0A" w:rsidRDefault="00D23E0A" w:rsidP="00D23E0A">
      <w:pPr>
        <w:rPr>
          <w:rFonts w:asciiTheme="minorHAnsi" w:hAnsiTheme="minorHAnsi" w:cstheme="minorHAnsi"/>
          <w:sz w:val="22"/>
          <w:szCs w:val="22"/>
        </w:rPr>
      </w:pPr>
      <w:r w:rsidRPr="004248A9">
        <w:rPr>
          <w:rFonts w:asciiTheme="minorHAnsi" w:hAnsiTheme="minorHAnsi" w:cstheme="minorHAnsi"/>
          <w:b/>
          <w:bCs/>
          <w:sz w:val="22"/>
          <w:szCs w:val="22"/>
        </w:rPr>
        <w:t>Note:</w:t>
      </w:r>
      <w:r w:rsidRPr="00D508C6">
        <w:rPr>
          <w:rFonts w:asciiTheme="minorHAnsi" w:hAnsiTheme="minorHAnsi" w:cstheme="minorHAnsi"/>
          <w:sz w:val="22"/>
          <w:szCs w:val="22"/>
        </w:rPr>
        <w:t xml:space="preserve"> SAS Enterprise Guide may not provide the Python Code node. However, you can still achieve this functionality by using Method 2. </w:t>
      </w:r>
    </w:p>
    <w:p w14:paraId="499C839E" w14:textId="77777777" w:rsidR="00D23E0A" w:rsidRDefault="00D23E0A" w:rsidP="00D23E0A">
      <w:pPr>
        <w:rPr>
          <w:rFonts w:asciiTheme="minorHAnsi" w:hAnsiTheme="minorHAnsi" w:cstheme="minorHAnsi"/>
          <w:sz w:val="22"/>
          <w:szCs w:val="22"/>
        </w:rPr>
      </w:pPr>
    </w:p>
    <w:p w14:paraId="14722F53" w14:textId="77777777" w:rsidR="00D23E0A" w:rsidRPr="004248A9" w:rsidRDefault="00D23E0A" w:rsidP="00D23E0A">
      <w:pPr>
        <w:pStyle w:val="Heading3"/>
        <w:ind w:left="0"/>
      </w:pPr>
      <w:bookmarkStart w:id="193" w:name="_Toc174889702"/>
      <w:r w:rsidRPr="004248A9">
        <w:lastRenderedPageBreak/>
        <w:t>Method 2: Using the "X Python" Statement</w:t>
      </w:r>
      <w:bookmarkEnd w:id="193"/>
      <w:r w:rsidRPr="004248A9">
        <w:t xml:space="preserve"> </w:t>
      </w:r>
    </w:p>
    <w:p w14:paraId="7B8E3E58" w14:textId="77777777" w:rsidR="00D23E0A" w:rsidRDefault="00D23E0A" w:rsidP="00D23E0A">
      <w:pPr>
        <w:rPr>
          <w:rFonts w:asciiTheme="minorHAnsi" w:hAnsiTheme="minorHAnsi" w:cstheme="minorHAnsi"/>
          <w:sz w:val="22"/>
          <w:szCs w:val="22"/>
        </w:rPr>
      </w:pPr>
    </w:p>
    <w:p w14:paraId="1AFAA2D8" w14:textId="77777777" w:rsidR="00D23E0A" w:rsidRDefault="00D23E0A" w:rsidP="00D23E0A">
      <w:pPr>
        <w:rPr>
          <w:rFonts w:asciiTheme="minorHAnsi" w:hAnsiTheme="minorHAnsi" w:cstheme="minorHAnsi"/>
          <w:sz w:val="22"/>
          <w:szCs w:val="22"/>
        </w:rPr>
      </w:pPr>
      <w:r w:rsidRPr="00D508C6">
        <w:rPr>
          <w:rFonts w:asciiTheme="minorHAnsi" w:hAnsiTheme="minorHAnsi" w:cstheme="minorHAnsi"/>
          <w:sz w:val="22"/>
          <w:szCs w:val="22"/>
        </w:rPr>
        <w:t xml:space="preserve">This method allows you to embed Python code directly within a SAS program using the "X Python" statement. It's a versatile approach that gives you more control over the integration of Python and SAS. </w:t>
      </w:r>
    </w:p>
    <w:p w14:paraId="1C45E91A" w14:textId="77777777" w:rsidR="00D23E0A" w:rsidRDefault="00D23E0A" w:rsidP="00D23E0A">
      <w:pPr>
        <w:rPr>
          <w:rFonts w:asciiTheme="minorHAnsi" w:hAnsiTheme="minorHAnsi" w:cstheme="minorHAnsi"/>
          <w:sz w:val="22"/>
          <w:szCs w:val="22"/>
        </w:rPr>
      </w:pPr>
    </w:p>
    <w:p w14:paraId="410C3980" w14:textId="77777777" w:rsidR="00D23E0A" w:rsidRPr="004248A9" w:rsidRDefault="00D23E0A" w:rsidP="00D23E0A">
      <w:pPr>
        <w:rPr>
          <w:rFonts w:asciiTheme="minorHAnsi" w:hAnsiTheme="minorHAnsi" w:cstheme="minorHAnsi"/>
          <w:b/>
          <w:bCs/>
          <w:sz w:val="22"/>
          <w:szCs w:val="22"/>
        </w:rPr>
      </w:pPr>
      <w:r w:rsidRPr="004248A9">
        <w:rPr>
          <w:rFonts w:asciiTheme="minorHAnsi" w:hAnsiTheme="minorHAnsi" w:cstheme="minorHAnsi"/>
          <w:b/>
          <w:bCs/>
          <w:sz w:val="22"/>
          <w:szCs w:val="22"/>
        </w:rPr>
        <w:t xml:space="preserve">Step-by-Step Procedure: </w:t>
      </w:r>
    </w:p>
    <w:p w14:paraId="0D06C00A" w14:textId="77777777" w:rsidR="00D23E0A" w:rsidRDefault="00D23E0A" w:rsidP="00D23E0A">
      <w:pPr>
        <w:rPr>
          <w:rFonts w:asciiTheme="minorHAnsi" w:hAnsiTheme="minorHAnsi" w:cstheme="minorHAnsi"/>
          <w:sz w:val="22"/>
          <w:szCs w:val="22"/>
        </w:rPr>
      </w:pPr>
    </w:p>
    <w:p w14:paraId="5701FF9F" w14:textId="77777777" w:rsidR="00D23E0A" w:rsidRPr="004248A9" w:rsidRDefault="00D23E0A" w:rsidP="00145AC7">
      <w:pPr>
        <w:pStyle w:val="ListParagraph"/>
        <w:numPr>
          <w:ilvl w:val="0"/>
          <w:numId w:val="185"/>
        </w:numPr>
        <w:rPr>
          <w:rFonts w:asciiTheme="minorHAnsi" w:hAnsiTheme="minorHAnsi" w:cstheme="minorHAnsi"/>
          <w:sz w:val="22"/>
          <w:szCs w:val="22"/>
        </w:rPr>
      </w:pPr>
      <w:r w:rsidRPr="004248A9">
        <w:rPr>
          <w:rFonts w:asciiTheme="minorHAnsi" w:hAnsiTheme="minorHAnsi" w:cstheme="minorHAnsi"/>
          <w:b/>
          <w:bCs/>
          <w:sz w:val="22"/>
          <w:szCs w:val="22"/>
        </w:rPr>
        <w:t>Open a SAS Program:</w:t>
      </w:r>
      <w:r w:rsidRPr="004248A9">
        <w:rPr>
          <w:rFonts w:asciiTheme="minorHAnsi" w:hAnsiTheme="minorHAnsi" w:cstheme="minorHAnsi"/>
          <w:sz w:val="22"/>
          <w:szCs w:val="22"/>
        </w:rPr>
        <w:t xml:space="preserve"> Launch SAS Studio or SAS Enterprise Guide and open a SAS program. </w:t>
      </w:r>
    </w:p>
    <w:p w14:paraId="02B85540" w14:textId="77777777" w:rsidR="00D23E0A" w:rsidRDefault="00D23E0A" w:rsidP="00D23E0A">
      <w:pPr>
        <w:rPr>
          <w:rFonts w:asciiTheme="minorHAnsi" w:hAnsiTheme="minorHAnsi" w:cstheme="minorHAnsi"/>
          <w:sz w:val="22"/>
          <w:szCs w:val="22"/>
        </w:rPr>
      </w:pPr>
    </w:p>
    <w:p w14:paraId="74AB2D99" w14:textId="77777777" w:rsidR="00D23E0A" w:rsidRDefault="00D23E0A" w:rsidP="00145AC7">
      <w:pPr>
        <w:pStyle w:val="ListParagraph"/>
        <w:numPr>
          <w:ilvl w:val="0"/>
          <w:numId w:val="185"/>
        </w:numPr>
        <w:rPr>
          <w:rFonts w:asciiTheme="minorHAnsi" w:hAnsiTheme="minorHAnsi" w:cstheme="minorHAnsi"/>
          <w:sz w:val="22"/>
          <w:szCs w:val="22"/>
        </w:rPr>
      </w:pPr>
      <w:r w:rsidRPr="004248A9">
        <w:rPr>
          <w:rFonts w:asciiTheme="minorHAnsi" w:hAnsiTheme="minorHAnsi" w:cstheme="minorHAnsi"/>
          <w:b/>
          <w:bCs/>
          <w:sz w:val="22"/>
          <w:szCs w:val="22"/>
        </w:rPr>
        <w:t>Use the "X Python" Statement:</w:t>
      </w:r>
      <w:r w:rsidRPr="004248A9">
        <w:rPr>
          <w:rFonts w:asciiTheme="minorHAnsi" w:hAnsiTheme="minorHAnsi" w:cstheme="minorHAnsi"/>
          <w:sz w:val="22"/>
          <w:szCs w:val="22"/>
        </w:rPr>
        <w:t xml:space="preserve"> Insert the "X Python" statement in your SAS program, followed by your Python code within single quotes. For example: </w:t>
      </w:r>
    </w:p>
    <w:p w14:paraId="66012D02" w14:textId="77777777" w:rsidR="00D23E0A" w:rsidRPr="004248A9" w:rsidRDefault="00D23E0A" w:rsidP="00D23E0A">
      <w:pPr>
        <w:pStyle w:val="ListParagraph"/>
        <w:rPr>
          <w:rFonts w:asciiTheme="minorHAnsi" w:hAnsiTheme="minorHAnsi" w:cstheme="minorHAnsi"/>
          <w:sz w:val="22"/>
          <w:szCs w:val="22"/>
        </w:rPr>
      </w:pPr>
    </w:p>
    <w:p w14:paraId="5628A22E" w14:textId="77777777" w:rsidR="00D23E0A" w:rsidRPr="00B96A50" w:rsidRDefault="00D23E0A" w:rsidP="00D23E0A">
      <w:pPr>
        <w:pStyle w:val="ListParagraph"/>
        <w:rPr>
          <w:rFonts w:ascii="Consolas" w:hAnsi="Consolas" w:cstheme="minorHAnsi"/>
          <w:sz w:val="22"/>
          <w:szCs w:val="22"/>
        </w:rPr>
      </w:pPr>
      <w:r w:rsidRPr="00B96A50">
        <w:rPr>
          <w:rFonts w:ascii="Consolas" w:hAnsi="Consolas" w:cstheme="minorHAnsi"/>
          <w:b/>
          <w:bCs/>
          <w:color w:val="0070C0"/>
          <w:sz w:val="22"/>
          <w:szCs w:val="22"/>
        </w:rPr>
        <w:t>DATA</w:t>
      </w:r>
      <w:r w:rsidRPr="00B96A50">
        <w:rPr>
          <w:rFonts w:ascii="Consolas" w:hAnsi="Consolas" w:cstheme="minorHAnsi"/>
          <w:color w:val="0070C0"/>
          <w:sz w:val="22"/>
          <w:szCs w:val="22"/>
        </w:rPr>
        <w:t xml:space="preserve"> </w:t>
      </w:r>
      <w:r w:rsidRPr="00B96A50">
        <w:rPr>
          <w:rFonts w:ascii="Consolas" w:hAnsi="Consolas" w:cstheme="minorHAnsi"/>
          <w:sz w:val="22"/>
          <w:szCs w:val="22"/>
        </w:rPr>
        <w:t xml:space="preserve">_null_; </w:t>
      </w:r>
    </w:p>
    <w:p w14:paraId="6FE2B399" w14:textId="77777777" w:rsidR="00D23E0A" w:rsidRPr="00B96A50" w:rsidRDefault="00D23E0A" w:rsidP="00D23E0A">
      <w:pPr>
        <w:pStyle w:val="ListParagraph"/>
        <w:rPr>
          <w:rFonts w:ascii="Consolas" w:hAnsi="Consolas" w:cstheme="minorHAnsi"/>
          <w:sz w:val="22"/>
          <w:szCs w:val="22"/>
        </w:rPr>
      </w:pPr>
      <w:r w:rsidRPr="00B96A50">
        <w:rPr>
          <w:rFonts w:ascii="Consolas" w:hAnsi="Consolas" w:cstheme="minorHAnsi"/>
          <w:sz w:val="22"/>
          <w:szCs w:val="22"/>
        </w:rPr>
        <w:t xml:space="preserve">x </w:t>
      </w:r>
      <w:r w:rsidRPr="00B96A50">
        <w:rPr>
          <w:rFonts w:ascii="Consolas" w:hAnsi="Consolas" w:cstheme="minorHAnsi"/>
          <w:color w:val="FF0000"/>
          <w:sz w:val="22"/>
          <w:szCs w:val="22"/>
        </w:rPr>
        <w:t xml:space="preserve">'python </w:t>
      </w:r>
      <w:proofErr w:type="spellStart"/>
      <w:r w:rsidRPr="00B96A50">
        <w:rPr>
          <w:rFonts w:ascii="Consolas" w:hAnsi="Consolas" w:cstheme="minorHAnsi"/>
          <w:color w:val="FF0000"/>
          <w:sz w:val="22"/>
          <w:szCs w:val="22"/>
        </w:rPr>
        <w:t>your_python_code_here</w:t>
      </w:r>
      <w:proofErr w:type="spellEnd"/>
      <w:r w:rsidRPr="00B96A50">
        <w:rPr>
          <w:rFonts w:ascii="Consolas" w:hAnsi="Consolas" w:cstheme="minorHAnsi"/>
          <w:color w:val="FF0000"/>
          <w:sz w:val="22"/>
          <w:szCs w:val="22"/>
        </w:rPr>
        <w:t>'</w:t>
      </w:r>
      <w:r w:rsidRPr="00B96A50">
        <w:rPr>
          <w:rFonts w:ascii="Consolas" w:hAnsi="Consolas" w:cstheme="minorHAnsi"/>
          <w:sz w:val="22"/>
          <w:szCs w:val="22"/>
        </w:rPr>
        <w:t xml:space="preserve">; </w:t>
      </w:r>
    </w:p>
    <w:p w14:paraId="6710DC35" w14:textId="77777777" w:rsidR="00D23E0A" w:rsidRPr="00B96A50" w:rsidRDefault="00D23E0A" w:rsidP="00D23E0A">
      <w:pPr>
        <w:pStyle w:val="ListParagraph"/>
        <w:rPr>
          <w:rFonts w:ascii="Consolas" w:hAnsi="Consolas" w:cstheme="minorHAnsi"/>
          <w:sz w:val="22"/>
          <w:szCs w:val="22"/>
        </w:rPr>
      </w:pPr>
      <w:r w:rsidRPr="00B96A50">
        <w:rPr>
          <w:rFonts w:ascii="Consolas" w:hAnsi="Consolas" w:cstheme="minorHAnsi"/>
          <w:b/>
          <w:bCs/>
          <w:color w:val="0070C0"/>
          <w:sz w:val="22"/>
          <w:szCs w:val="22"/>
        </w:rPr>
        <w:t>RUN</w:t>
      </w:r>
      <w:r w:rsidRPr="00B96A50">
        <w:rPr>
          <w:rFonts w:ascii="Consolas" w:hAnsi="Consolas" w:cstheme="minorHAnsi"/>
          <w:sz w:val="22"/>
          <w:szCs w:val="22"/>
        </w:rPr>
        <w:t xml:space="preserve">; </w:t>
      </w:r>
    </w:p>
    <w:p w14:paraId="0CDCBF30" w14:textId="77777777" w:rsidR="00D23E0A" w:rsidRDefault="00D23E0A" w:rsidP="00D23E0A">
      <w:pPr>
        <w:rPr>
          <w:rFonts w:asciiTheme="minorHAnsi" w:hAnsiTheme="minorHAnsi" w:cstheme="minorHAnsi"/>
          <w:sz w:val="22"/>
          <w:szCs w:val="22"/>
        </w:rPr>
      </w:pPr>
    </w:p>
    <w:p w14:paraId="0B9F576D" w14:textId="77777777" w:rsidR="00D23E0A" w:rsidRDefault="00D23E0A" w:rsidP="00D23E0A">
      <w:pPr>
        <w:ind w:left="720"/>
        <w:rPr>
          <w:rFonts w:asciiTheme="minorHAnsi" w:hAnsiTheme="minorHAnsi" w:cstheme="minorHAnsi"/>
          <w:sz w:val="22"/>
          <w:szCs w:val="22"/>
        </w:rPr>
      </w:pPr>
      <w:r w:rsidRPr="00B96A50">
        <w:rPr>
          <w:rFonts w:asciiTheme="minorHAnsi" w:hAnsiTheme="minorHAnsi" w:cstheme="minorHAnsi"/>
          <w:sz w:val="22"/>
          <w:szCs w:val="22"/>
        </w:rPr>
        <w:t xml:space="preserve">Let's say you want to calculate the sum of two numbers using Python code within a SAS program. Here's how you can do it: </w:t>
      </w:r>
    </w:p>
    <w:p w14:paraId="7AE9B2E8" w14:textId="77777777" w:rsidR="00D23E0A" w:rsidRDefault="00D23E0A" w:rsidP="00D23E0A">
      <w:pPr>
        <w:ind w:left="720"/>
        <w:rPr>
          <w:rFonts w:asciiTheme="minorHAnsi" w:hAnsiTheme="minorHAnsi" w:cstheme="minorHAnsi"/>
          <w:sz w:val="22"/>
          <w:szCs w:val="22"/>
        </w:rPr>
      </w:pPr>
    </w:p>
    <w:p w14:paraId="728164F7" w14:textId="77777777" w:rsidR="00D23E0A" w:rsidRPr="00B96A50" w:rsidRDefault="00D23E0A" w:rsidP="00D23E0A">
      <w:pPr>
        <w:ind w:left="720"/>
        <w:rPr>
          <w:rFonts w:ascii="Consolas" w:hAnsi="Consolas" w:cstheme="minorHAnsi"/>
          <w:sz w:val="22"/>
          <w:szCs w:val="22"/>
        </w:rPr>
      </w:pPr>
      <w:r w:rsidRPr="00B96A50">
        <w:rPr>
          <w:rFonts w:ascii="Consolas" w:hAnsi="Consolas" w:cstheme="minorHAnsi"/>
          <w:b/>
          <w:bCs/>
          <w:color w:val="0070C0"/>
          <w:sz w:val="22"/>
          <w:szCs w:val="22"/>
        </w:rPr>
        <w:t>DATA</w:t>
      </w:r>
      <w:r w:rsidRPr="00B96A50">
        <w:rPr>
          <w:rFonts w:ascii="Consolas" w:hAnsi="Consolas" w:cstheme="minorHAnsi"/>
          <w:sz w:val="22"/>
          <w:szCs w:val="22"/>
        </w:rPr>
        <w:t xml:space="preserve"> _null_; </w:t>
      </w:r>
    </w:p>
    <w:p w14:paraId="690B4D24" w14:textId="77777777" w:rsidR="00D23E0A" w:rsidRPr="00B96A50" w:rsidRDefault="00D23E0A" w:rsidP="00D23E0A">
      <w:pPr>
        <w:ind w:left="720"/>
        <w:rPr>
          <w:rFonts w:ascii="Consolas" w:hAnsi="Consolas" w:cstheme="minorHAnsi"/>
          <w:color w:val="FF0000"/>
          <w:sz w:val="22"/>
          <w:szCs w:val="22"/>
        </w:rPr>
      </w:pPr>
      <w:r w:rsidRPr="00B96A50">
        <w:rPr>
          <w:rFonts w:ascii="Consolas" w:hAnsi="Consolas" w:cstheme="minorHAnsi"/>
          <w:sz w:val="22"/>
          <w:szCs w:val="22"/>
        </w:rPr>
        <w:t>x '</w:t>
      </w:r>
      <w:r w:rsidRPr="00B96A50">
        <w:rPr>
          <w:rFonts w:ascii="Consolas" w:hAnsi="Consolas" w:cstheme="minorHAnsi"/>
          <w:color w:val="FF0000"/>
          <w:sz w:val="22"/>
          <w:szCs w:val="22"/>
        </w:rPr>
        <w:t xml:space="preserve">python </w:t>
      </w:r>
    </w:p>
    <w:p w14:paraId="719B5031" w14:textId="77777777" w:rsidR="00D23E0A" w:rsidRPr="00B96A50" w:rsidRDefault="00D23E0A" w:rsidP="00D23E0A">
      <w:pPr>
        <w:ind w:left="720" w:firstLine="720"/>
        <w:rPr>
          <w:rFonts w:ascii="Consolas" w:hAnsi="Consolas" w:cstheme="minorHAnsi"/>
          <w:color w:val="FF0000"/>
          <w:sz w:val="22"/>
          <w:szCs w:val="22"/>
        </w:rPr>
      </w:pPr>
      <w:r w:rsidRPr="00B96A50">
        <w:rPr>
          <w:rFonts w:ascii="Consolas" w:hAnsi="Consolas" w:cstheme="minorHAnsi"/>
          <w:color w:val="FF0000"/>
          <w:sz w:val="22"/>
          <w:szCs w:val="22"/>
        </w:rPr>
        <w:t xml:space="preserve">num1 = 5 </w:t>
      </w:r>
    </w:p>
    <w:p w14:paraId="6E605A24" w14:textId="77777777" w:rsidR="00D23E0A" w:rsidRPr="00B96A50" w:rsidRDefault="00D23E0A" w:rsidP="00D23E0A">
      <w:pPr>
        <w:ind w:left="720" w:firstLine="720"/>
        <w:rPr>
          <w:rFonts w:ascii="Consolas" w:hAnsi="Consolas" w:cstheme="minorHAnsi"/>
          <w:color w:val="FF0000"/>
          <w:sz w:val="22"/>
          <w:szCs w:val="22"/>
        </w:rPr>
      </w:pPr>
      <w:r w:rsidRPr="00B96A50">
        <w:rPr>
          <w:rFonts w:ascii="Consolas" w:hAnsi="Consolas" w:cstheme="minorHAnsi"/>
          <w:color w:val="FF0000"/>
          <w:sz w:val="22"/>
          <w:szCs w:val="22"/>
        </w:rPr>
        <w:t xml:space="preserve">num2 = 7 </w:t>
      </w:r>
    </w:p>
    <w:p w14:paraId="016EF81D" w14:textId="77777777" w:rsidR="00D23E0A" w:rsidRPr="00B96A50" w:rsidRDefault="00D23E0A" w:rsidP="00D23E0A">
      <w:pPr>
        <w:ind w:left="720" w:firstLine="720"/>
        <w:rPr>
          <w:rFonts w:ascii="Consolas" w:hAnsi="Consolas" w:cstheme="minorHAnsi"/>
          <w:color w:val="FF0000"/>
          <w:sz w:val="22"/>
          <w:szCs w:val="22"/>
        </w:rPr>
      </w:pPr>
      <w:r w:rsidRPr="00B96A50">
        <w:rPr>
          <w:rFonts w:ascii="Consolas" w:hAnsi="Consolas" w:cstheme="minorHAnsi"/>
          <w:color w:val="FF0000"/>
          <w:sz w:val="22"/>
          <w:szCs w:val="22"/>
        </w:rPr>
        <w:t xml:space="preserve">result = num1 + num2 </w:t>
      </w:r>
    </w:p>
    <w:p w14:paraId="19312CB5" w14:textId="77777777" w:rsidR="00D23E0A" w:rsidRPr="00B96A50" w:rsidRDefault="00D23E0A" w:rsidP="00D23E0A">
      <w:pPr>
        <w:ind w:left="720" w:firstLine="720"/>
        <w:rPr>
          <w:rFonts w:ascii="Consolas" w:hAnsi="Consolas" w:cstheme="minorHAnsi"/>
          <w:color w:val="FF0000"/>
          <w:sz w:val="22"/>
          <w:szCs w:val="22"/>
        </w:rPr>
      </w:pPr>
      <w:r w:rsidRPr="00B96A50">
        <w:rPr>
          <w:rFonts w:ascii="Consolas" w:hAnsi="Consolas" w:cstheme="minorHAnsi"/>
          <w:color w:val="FF0000"/>
          <w:sz w:val="22"/>
          <w:szCs w:val="22"/>
        </w:rPr>
        <w:t xml:space="preserve">print(result) </w:t>
      </w:r>
    </w:p>
    <w:p w14:paraId="0E8CC9C4" w14:textId="77777777" w:rsidR="00D23E0A" w:rsidRPr="00B96A50" w:rsidRDefault="00D23E0A" w:rsidP="00D23E0A">
      <w:pPr>
        <w:ind w:firstLine="720"/>
        <w:rPr>
          <w:rFonts w:ascii="Consolas" w:hAnsi="Consolas" w:cstheme="minorHAnsi"/>
          <w:sz w:val="22"/>
          <w:szCs w:val="22"/>
        </w:rPr>
      </w:pPr>
      <w:r w:rsidRPr="00B96A50">
        <w:rPr>
          <w:rFonts w:ascii="Consolas" w:hAnsi="Consolas" w:cstheme="minorHAnsi"/>
          <w:sz w:val="22"/>
          <w:szCs w:val="22"/>
        </w:rPr>
        <w:t xml:space="preserve">'; </w:t>
      </w:r>
    </w:p>
    <w:p w14:paraId="4A25110C" w14:textId="77777777" w:rsidR="00D23E0A" w:rsidRPr="00B96A50" w:rsidRDefault="00D23E0A" w:rsidP="00D23E0A">
      <w:pPr>
        <w:ind w:firstLine="720"/>
        <w:rPr>
          <w:rFonts w:ascii="Consolas" w:hAnsi="Consolas" w:cstheme="minorHAnsi"/>
          <w:sz w:val="22"/>
          <w:szCs w:val="22"/>
        </w:rPr>
      </w:pPr>
      <w:r w:rsidRPr="00B96A50">
        <w:rPr>
          <w:rFonts w:ascii="Consolas" w:hAnsi="Consolas" w:cstheme="minorHAnsi"/>
          <w:b/>
          <w:bCs/>
          <w:color w:val="0070C0"/>
          <w:sz w:val="22"/>
          <w:szCs w:val="22"/>
        </w:rPr>
        <w:t>RUN</w:t>
      </w:r>
      <w:r w:rsidRPr="00B96A50">
        <w:rPr>
          <w:rFonts w:ascii="Consolas" w:hAnsi="Consolas" w:cstheme="minorHAnsi"/>
          <w:sz w:val="22"/>
          <w:szCs w:val="22"/>
        </w:rPr>
        <w:t xml:space="preserve">; </w:t>
      </w:r>
    </w:p>
    <w:p w14:paraId="0B0BDB55" w14:textId="77777777" w:rsidR="00D23E0A" w:rsidRDefault="00D23E0A" w:rsidP="00D23E0A">
      <w:pPr>
        <w:ind w:left="720"/>
        <w:rPr>
          <w:rFonts w:asciiTheme="minorHAnsi" w:hAnsiTheme="minorHAnsi" w:cstheme="minorHAnsi"/>
          <w:sz w:val="22"/>
          <w:szCs w:val="22"/>
        </w:rPr>
      </w:pPr>
    </w:p>
    <w:p w14:paraId="60E9FF21" w14:textId="77777777" w:rsidR="00D23E0A" w:rsidRDefault="00D23E0A" w:rsidP="00D23E0A">
      <w:pPr>
        <w:ind w:left="720"/>
        <w:rPr>
          <w:rFonts w:asciiTheme="minorHAnsi" w:hAnsiTheme="minorHAnsi" w:cstheme="minorHAnsi"/>
          <w:sz w:val="22"/>
          <w:szCs w:val="22"/>
        </w:rPr>
      </w:pPr>
      <w:r w:rsidRPr="00B96A50">
        <w:rPr>
          <w:rFonts w:asciiTheme="minorHAnsi" w:hAnsiTheme="minorHAnsi" w:cstheme="minorHAnsi"/>
          <w:sz w:val="22"/>
          <w:szCs w:val="22"/>
        </w:rPr>
        <w:t xml:space="preserve">In this example: </w:t>
      </w:r>
    </w:p>
    <w:p w14:paraId="0BED781F" w14:textId="77777777" w:rsidR="00D23E0A" w:rsidRDefault="00D23E0A" w:rsidP="00D23E0A">
      <w:pPr>
        <w:ind w:left="720"/>
        <w:rPr>
          <w:rFonts w:asciiTheme="minorHAnsi" w:hAnsiTheme="minorHAnsi" w:cstheme="minorHAnsi"/>
          <w:sz w:val="22"/>
          <w:szCs w:val="22"/>
        </w:rPr>
      </w:pPr>
    </w:p>
    <w:p w14:paraId="3025FCA7" w14:textId="77777777" w:rsidR="00D23E0A" w:rsidRPr="00B96A50" w:rsidRDefault="00D23E0A" w:rsidP="00145AC7">
      <w:pPr>
        <w:pStyle w:val="ListParagraph"/>
        <w:numPr>
          <w:ilvl w:val="0"/>
          <w:numId w:val="186"/>
        </w:numPr>
        <w:rPr>
          <w:rFonts w:asciiTheme="minorHAnsi" w:hAnsiTheme="minorHAnsi" w:cstheme="minorHAnsi"/>
          <w:sz w:val="22"/>
          <w:szCs w:val="22"/>
        </w:rPr>
      </w:pPr>
      <w:r w:rsidRPr="00F2765C">
        <w:rPr>
          <w:rFonts w:ascii="Consolas" w:hAnsi="Consolas" w:cstheme="minorHAnsi"/>
          <w:b/>
          <w:bCs/>
          <w:color w:val="0070C0"/>
          <w:sz w:val="22"/>
          <w:szCs w:val="22"/>
        </w:rPr>
        <w:t>DATA</w:t>
      </w:r>
      <w:r w:rsidRPr="00B96A50">
        <w:rPr>
          <w:rFonts w:ascii="Consolas" w:hAnsi="Consolas" w:cstheme="minorHAnsi"/>
          <w:sz w:val="22"/>
          <w:szCs w:val="22"/>
        </w:rPr>
        <w:t xml:space="preserve"> _null_;</w:t>
      </w:r>
      <w:r w:rsidRPr="00B96A50">
        <w:rPr>
          <w:rFonts w:asciiTheme="minorHAnsi" w:hAnsiTheme="minorHAnsi" w:cstheme="minorHAnsi"/>
          <w:sz w:val="22"/>
          <w:szCs w:val="22"/>
        </w:rPr>
        <w:t xml:space="preserve"> initiates a SAS data step without actually creating a dataset. </w:t>
      </w:r>
    </w:p>
    <w:p w14:paraId="3C5A5FC5" w14:textId="77777777" w:rsidR="00D23E0A" w:rsidRDefault="00D23E0A" w:rsidP="00D23E0A">
      <w:pPr>
        <w:ind w:left="720"/>
        <w:rPr>
          <w:rFonts w:asciiTheme="minorHAnsi" w:hAnsiTheme="minorHAnsi" w:cstheme="minorHAnsi"/>
          <w:sz w:val="22"/>
          <w:szCs w:val="22"/>
        </w:rPr>
      </w:pPr>
    </w:p>
    <w:p w14:paraId="7218DEE2" w14:textId="77777777" w:rsidR="00D23E0A" w:rsidRPr="00B96A50" w:rsidRDefault="00D23E0A" w:rsidP="00145AC7">
      <w:pPr>
        <w:pStyle w:val="ListParagraph"/>
        <w:numPr>
          <w:ilvl w:val="0"/>
          <w:numId w:val="186"/>
        </w:numPr>
        <w:rPr>
          <w:rFonts w:asciiTheme="minorHAnsi" w:hAnsiTheme="minorHAnsi" w:cstheme="minorHAnsi"/>
          <w:sz w:val="22"/>
          <w:szCs w:val="22"/>
        </w:rPr>
      </w:pPr>
      <w:r w:rsidRPr="00B96A50">
        <w:rPr>
          <w:rFonts w:ascii="Consolas" w:hAnsi="Consolas" w:cstheme="minorHAnsi"/>
          <w:sz w:val="22"/>
          <w:szCs w:val="22"/>
        </w:rPr>
        <w:t>x 'python ...';</w:t>
      </w:r>
      <w:r w:rsidRPr="00B96A50">
        <w:rPr>
          <w:rFonts w:asciiTheme="minorHAnsi" w:hAnsiTheme="minorHAnsi" w:cstheme="minorHAnsi"/>
          <w:sz w:val="22"/>
          <w:szCs w:val="22"/>
        </w:rPr>
        <w:t xml:space="preserve"> is where you insert your Python code. Inside the Python code block, we've defined two variables, `num1` and `num2`, and calculated their sum in the </w:t>
      </w:r>
      <w:r w:rsidRPr="00F2765C">
        <w:rPr>
          <w:rFonts w:ascii="Consolas" w:hAnsi="Consolas" w:cstheme="minorHAnsi"/>
          <w:sz w:val="22"/>
          <w:szCs w:val="22"/>
        </w:rPr>
        <w:t>result</w:t>
      </w:r>
      <w:r w:rsidRPr="00B96A50">
        <w:rPr>
          <w:rFonts w:asciiTheme="minorHAnsi" w:hAnsiTheme="minorHAnsi" w:cstheme="minorHAnsi"/>
          <w:sz w:val="22"/>
          <w:szCs w:val="22"/>
        </w:rPr>
        <w:t xml:space="preserve"> variable. We then print the result. </w:t>
      </w:r>
    </w:p>
    <w:p w14:paraId="3F2B6788" w14:textId="77777777" w:rsidR="00D23E0A" w:rsidRDefault="00D23E0A" w:rsidP="00D23E0A">
      <w:pPr>
        <w:ind w:left="720"/>
        <w:rPr>
          <w:rFonts w:asciiTheme="minorHAnsi" w:hAnsiTheme="minorHAnsi" w:cstheme="minorHAnsi"/>
          <w:sz w:val="22"/>
          <w:szCs w:val="22"/>
        </w:rPr>
      </w:pPr>
    </w:p>
    <w:p w14:paraId="7F2FA7BE" w14:textId="77777777" w:rsidR="00D23E0A" w:rsidRDefault="00D23E0A" w:rsidP="00D23E0A">
      <w:pPr>
        <w:ind w:left="720"/>
        <w:rPr>
          <w:rFonts w:asciiTheme="minorHAnsi" w:hAnsiTheme="minorHAnsi" w:cstheme="minorHAnsi"/>
          <w:sz w:val="22"/>
          <w:szCs w:val="22"/>
        </w:rPr>
      </w:pPr>
      <w:r w:rsidRPr="00B96A50">
        <w:rPr>
          <w:rFonts w:asciiTheme="minorHAnsi" w:hAnsiTheme="minorHAnsi" w:cstheme="minorHAnsi"/>
          <w:sz w:val="22"/>
          <w:szCs w:val="22"/>
        </w:rPr>
        <w:lastRenderedPageBreak/>
        <w:t xml:space="preserve">When you run this SAS program, it will execute the embedded Python code, and you'll see the result in the SAS log. In this case, the SAS log will display: </w:t>
      </w:r>
    </w:p>
    <w:p w14:paraId="62430DF8" w14:textId="77777777" w:rsidR="00D23E0A" w:rsidRDefault="00D23E0A" w:rsidP="00D23E0A">
      <w:pPr>
        <w:ind w:left="720"/>
        <w:rPr>
          <w:rFonts w:asciiTheme="minorHAnsi" w:hAnsiTheme="minorHAnsi" w:cstheme="minorHAnsi"/>
          <w:sz w:val="22"/>
          <w:szCs w:val="22"/>
        </w:rPr>
      </w:pPr>
    </w:p>
    <w:p w14:paraId="417BDD4D" w14:textId="77777777" w:rsidR="00D23E0A" w:rsidRPr="00B96A50" w:rsidRDefault="00D23E0A" w:rsidP="00D23E0A">
      <w:pPr>
        <w:ind w:left="720"/>
        <w:rPr>
          <w:rFonts w:ascii="Consolas" w:hAnsi="Consolas" w:cstheme="minorHAnsi"/>
          <w:sz w:val="22"/>
          <w:szCs w:val="22"/>
        </w:rPr>
      </w:pPr>
      <w:r w:rsidRPr="00B96A50">
        <w:rPr>
          <w:rFonts w:ascii="Consolas" w:hAnsi="Consolas" w:cstheme="minorHAnsi"/>
          <w:sz w:val="22"/>
          <w:szCs w:val="22"/>
        </w:rPr>
        <w:t>The SAS System</w:t>
      </w:r>
    </w:p>
    <w:p w14:paraId="47E5B6A1" w14:textId="77777777" w:rsidR="00D23E0A" w:rsidRPr="00B96A50" w:rsidRDefault="00D23E0A" w:rsidP="00D23E0A">
      <w:pPr>
        <w:ind w:left="720"/>
        <w:rPr>
          <w:rFonts w:ascii="Consolas" w:hAnsi="Consolas" w:cstheme="minorHAnsi"/>
          <w:sz w:val="22"/>
          <w:szCs w:val="22"/>
        </w:rPr>
      </w:pPr>
      <w:r w:rsidRPr="00B96A50">
        <w:rPr>
          <w:rFonts w:ascii="Consolas" w:hAnsi="Consolas" w:cstheme="minorHAnsi"/>
          <w:sz w:val="22"/>
          <w:szCs w:val="22"/>
        </w:rPr>
        <w:t xml:space="preserve">result=12 </w:t>
      </w:r>
    </w:p>
    <w:p w14:paraId="529C084B" w14:textId="77777777" w:rsidR="00D23E0A" w:rsidRPr="00B96A50" w:rsidRDefault="00D23E0A" w:rsidP="00D23E0A">
      <w:pPr>
        <w:ind w:left="720"/>
        <w:rPr>
          <w:rFonts w:ascii="Consolas" w:hAnsi="Consolas" w:cstheme="minorHAnsi"/>
          <w:sz w:val="22"/>
          <w:szCs w:val="22"/>
        </w:rPr>
      </w:pPr>
      <w:r w:rsidRPr="00B96A50">
        <w:rPr>
          <w:rFonts w:ascii="Consolas" w:hAnsi="Consolas" w:cstheme="minorHAnsi"/>
          <w:sz w:val="22"/>
          <w:szCs w:val="22"/>
        </w:rPr>
        <w:t xml:space="preserve">NOTE: DATA statement used (Total process time): </w:t>
      </w:r>
    </w:p>
    <w:p w14:paraId="46F6FBDD" w14:textId="77777777" w:rsidR="00D23E0A" w:rsidRPr="00B96A50" w:rsidRDefault="00D23E0A" w:rsidP="00D23E0A">
      <w:pPr>
        <w:ind w:left="720"/>
        <w:rPr>
          <w:rFonts w:ascii="Consolas" w:hAnsi="Consolas" w:cstheme="minorHAnsi"/>
          <w:sz w:val="22"/>
          <w:szCs w:val="22"/>
        </w:rPr>
      </w:pPr>
      <w:r w:rsidRPr="00B96A50">
        <w:rPr>
          <w:rFonts w:ascii="Consolas" w:hAnsi="Consolas" w:cstheme="minorHAnsi"/>
          <w:sz w:val="22"/>
          <w:szCs w:val="22"/>
        </w:rPr>
        <w:t xml:space="preserve">real time 0.01 seconds </w:t>
      </w:r>
    </w:p>
    <w:p w14:paraId="0C29263B" w14:textId="77777777" w:rsidR="00D23E0A" w:rsidRDefault="00D23E0A" w:rsidP="00D23E0A">
      <w:pPr>
        <w:rPr>
          <w:rFonts w:asciiTheme="minorHAnsi" w:hAnsiTheme="minorHAnsi" w:cstheme="minorHAnsi"/>
          <w:sz w:val="22"/>
          <w:szCs w:val="22"/>
        </w:rPr>
      </w:pPr>
    </w:p>
    <w:p w14:paraId="21AC49DA" w14:textId="77777777" w:rsidR="00D23E0A" w:rsidRDefault="00D23E0A" w:rsidP="00145AC7">
      <w:pPr>
        <w:pStyle w:val="ListParagraph"/>
        <w:numPr>
          <w:ilvl w:val="0"/>
          <w:numId w:val="185"/>
        </w:numPr>
        <w:rPr>
          <w:rFonts w:asciiTheme="minorHAnsi" w:hAnsiTheme="minorHAnsi" w:cstheme="minorHAnsi"/>
          <w:sz w:val="22"/>
          <w:szCs w:val="22"/>
        </w:rPr>
      </w:pPr>
      <w:r w:rsidRPr="004248A9">
        <w:rPr>
          <w:rFonts w:asciiTheme="minorHAnsi" w:hAnsiTheme="minorHAnsi" w:cstheme="minorHAnsi"/>
          <w:b/>
          <w:bCs/>
          <w:sz w:val="22"/>
          <w:szCs w:val="22"/>
        </w:rPr>
        <w:t>Run the SAS Program:</w:t>
      </w:r>
      <w:r w:rsidRPr="004248A9">
        <w:rPr>
          <w:rFonts w:asciiTheme="minorHAnsi" w:hAnsiTheme="minorHAnsi" w:cstheme="minorHAnsi"/>
          <w:sz w:val="22"/>
          <w:szCs w:val="22"/>
        </w:rPr>
        <w:t xml:space="preserve"> Execute your SAS program as you normally would. </w:t>
      </w:r>
    </w:p>
    <w:p w14:paraId="6999EE4F" w14:textId="77777777" w:rsidR="00D23E0A" w:rsidRDefault="00D23E0A" w:rsidP="00D23E0A">
      <w:pPr>
        <w:pStyle w:val="ListParagraph"/>
        <w:rPr>
          <w:rFonts w:asciiTheme="minorHAnsi" w:hAnsiTheme="minorHAnsi" w:cstheme="minorHAnsi"/>
          <w:sz w:val="22"/>
          <w:szCs w:val="22"/>
        </w:rPr>
      </w:pPr>
    </w:p>
    <w:p w14:paraId="51583CCB" w14:textId="77777777" w:rsidR="00D23E0A" w:rsidRPr="004248A9" w:rsidRDefault="00D23E0A" w:rsidP="00145AC7">
      <w:pPr>
        <w:pStyle w:val="ListParagraph"/>
        <w:numPr>
          <w:ilvl w:val="0"/>
          <w:numId w:val="185"/>
        </w:numPr>
        <w:rPr>
          <w:rFonts w:asciiTheme="minorHAnsi" w:hAnsiTheme="minorHAnsi" w:cstheme="minorHAnsi"/>
          <w:sz w:val="22"/>
          <w:szCs w:val="22"/>
        </w:rPr>
      </w:pPr>
      <w:r w:rsidRPr="004248A9">
        <w:rPr>
          <w:rFonts w:asciiTheme="minorHAnsi" w:hAnsiTheme="minorHAnsi" w:cstheme="minorHAnsi"/>
          <w:b/>
          <w:bCs/>
          <w:sz w:val="22"/>
          <w:szCs w:val="22"/>
        </w:rPr>
        <w:t>Review Output:</w:t>
      </w:r>
      <w:r w:rsidRPr="004248A9">
        <w:rPr>
          <w:rFonts w:asciiTheme="minorHAnsi" w:hAnsiTheme="minorHAnsi" w:cstheme="minorHAnsi"/>
          <w:sz w:val="22"/>
          <w:szCs w:val="22"/>
        </w:rPr>
        <w:t xml:space="preserve"> </w:t>
      </w:r>
      <w:r>
        <w:rPr>
          <w:rFonts w:asciiTheme="minorHAnsi" w:hAnsiTheme="minorHAnsi" w:cstheme="minorHAnsi"/>
          <w:sz w:val="22"/>
          <w:szCs w:val="22"/>
        </w:rPr>
        <w:t>The SAS log will include any output generated by your Python code</w:t>
      </w:r>
      <w:r w:rsidRPr="004248A9">
        <w:rPr>
          <w:rFonts w:asciiTheme="minorHAnsi" w:hAnsiTheme="minorHAnsi" w:cstheme="minorHAnsi"/>
          <w:sz w:val="22"/>
          <w:szCs w:val="22"/>
        </w:rPr>
        <w:t xml:space="preserve">. </w:t>
      </w:r>
    </w:p>
    <w:p w14:paraId="41210765" w14:textId="77777777" w:rsidR="00D23E0A" w:rsidRDefault="00D23E0A" w:rsidP="00D23E0A">
      <w:pPr>
        <w:rPr>
          <w:rFonts w:asciiTheme="minorHAnsi" w:hAnsiTheme="minorHAnsi" w:cstheme="minorHAnsi"/>
          <w:sz w:val="22"/>
          <w:szCs w:val="22"/>
        </w:rPr>
      </w:pPr>
    </w:p>
    <w:p w14:paraId="2B258AC1" w14:textId="77777777" w:rsidR="00D23E0A" w:rsidRDefault="00D23E0A" w:rsidP="00D23E0A">
      <w:pPr>
        <w:rPr>
          <w:rFonts w:asciiTheme="minorHAnsi" w:hAnsiTheme="minorHAnsi" w:cstheme="minorHAnsi"/>
          <w:sz w:val="22"/>
          <w:szCs w:val="22"/>
        </w:rPr>
      </w:pPr>
    </w:p>
    <w:p w14:paraId="5A48D884" w14:textId="77777777" w:rsidR="00D23E0A" w:rsidRDefault="00D23E0A" w:rsidP="00D23E0A">
      <w:pPr>
        <w:pStyle w:val="Heading3"/>
        <w:ind w:left="0"/>
      </w:pPr>
      <w:bookmarkStart w:id="194" w:name="_Toc174889703"/>
      <w:r w:rsidRPr="00D508C6">
        <w:t>Method 3: Using Jupyter Notebooks in SAS</w:t>
      </w:r>
      <w:bookmarkEnd w:id="194"/>
    </w:p>
    <w:p w14:paraId="37A727F4" w14:textId="77777777" w:rsidR="00D23E0A" w:rsidRDefault="00D23E0A" w:rsidP="00D23E0A">
      <w:pPr>
        <w:rPr>
          <w:rFonts w:asciiTheme="minorHAnsi" w:hAnsiTheme="minorHAnsi" w:cstheme="minorHAnsi"/>
          <w:sz w:val="22"/>
          <w:szCs w:val="22"/>
        </w:rPr>
      </w:pPr>
    </w:p>
    <w:p w14:paraId="22B499FA" w14:textId="77777777" w:rsidR="00D23E0A" w:rsidRDefault="00D23E0A" w:rsidP="00D23E0A">
      <w:pPr>
        <w:rPr>
          <w:rFonts w:asciiTheme="minorHAnsi" w:hAnsiTheme="minorHAnsi" w:cstheme="minorHAnsi"/>
          <w:sz w:val="22"/>
          <w:szCs w:val="22"/>
        </w:rPr>
      </w:pPr>
      <w:r w:rsidRPr="00D508C6">
        <w:rPr>
          <w:rFonts w:asciiTheme="minorHAnsi" w:hAnsiTheme="minorHAnsi" w:cstheme="minorHAnsi"/>
          <w:sz w:val="22"/>
          <w:szCs w:val="22"/>
        </w:rPr>
        <w:t xml:space="preserve">SAS provides an integration with Jupyter Notebooks, allowing you to create and run Python code in a Jupyter environment. This method provides a rich interactive Python experience within your SAS environment. </w:t>
      </w:r>
    </w:p>
    <w:p w14:paraId="0583D99A" w14:textId="77777777" w:rsidR="00D23E0A" w:rsidRDefault="00D23E0A" w:rsidP="00D23E0A">
      <w:pPr>
        <w:rPr>
          <w:rFonts w:asciiTheme="minorHAnsi" w:hAnsiTheme="minorHAnsi" w:cstheme="minorHAnsi"/>
          <w:sz w:val="22"/>
          <w:szCs w:val="22"/>
        </w:rPr>
      </w:pPr>
    </w:p>
    <w:p w14:paraId="2E3F8AE4" w14:textId="77777777" w:rsidR="00D23E0A" w:rsidRDefault="00D23E0A" w:rsidP="00D23E0A">
      <w:pPr>
        <w:rPr>
          <w:rFonts w:asciiTheme="minorHAnsi" w:hAnsiTheme="minorHAnsi" w:cstheme="minorHAnsi"/>
          <w:sz w:val="22"/>
          <w:szCs w:val="22"/>
        </w:rPr>
      </w:pPr>
      <w:r>
        <w:rPr>
          <w:rFonts w:asciiTheme="minorHAnsi" w:hAnsiTheme="minorHAnsi" w:cstheme="minorHAnsi"/>
          <w:sz w:val="22"/>
          <w:szCs w:val="22"/>
        </w:rPr>
        <w:t>U</w:t>
      </w:r>
      <w:r w:rsidRPr="00F2765C">
        <w:rPr>
          <w:rFonts w:asciiTheme="minorHAnsi" w:hAnsiTheme="minorHAnsi" w:cstheme="minorHAnsi"/>
          <w:sz w:val="22"/>
          <w:szCs w:val="22"/>
        </w:rPr>
        <w:t xml:space="preserve">sing Jupyter </w:t>
      </w:r>
      <w:r>
        <w:rPr>
          <w:rFonts w:asciiTheme="minorHAnsi" w:hAnsiTheme="minorHAnsi" w:cstheme="minorHAnsi"/>
          <w:sz w:val="22"/>
          <w:szCs w:val="22"/>
        </w:rPr>
        <w:t>Notebooks</w:t>
      </w:r>
      <w:r w:rsidRPr="00F2765C">
        <w:rPr>
          <w:rFonts w:asciiTheme="minorHAnsi" w:hAnsiTheme="minorHAnsi" w:cstheme="minorHAnsi"/>
          <w:sz w:val="22"/>
          <w:szCs w:val="22"/>
        </w:rPr>
        <w:t xml:space="preserve"> in SAS is typically available in SAS Studio. SAS Enterprise Guide, on the other hand, doesn't natively support Jupyter notebooks. SAS Studio provides a web-based interface with integrated support for Jupyter notebooks, making it easier to incorporate Python and R code alongside SAS in a notebook format. This feature enhances interactivity and flexibility in data analysis and model development. </w:t>
      </w:r>
    </w:p>
    <w:p w14:paraId="56C00B2B" w14:textId="77777777" w:rsidR="00D23E0A" w:rsidRDefault="00D23E0A" w:rsidP="00D23E0A">
      <w:pPr>
        <w:rPr>
          <w:rFonts w:asciiTheme="minorHAnsi" w:hAnsiTheme="minorHAnsi" w:cstheme="minorHAnsi"/>
          <w:sz w:val="22"/>
          <w:szCs w:val="22"/>
        </w:rPr>
      </w:pPr>
    </w:p>
    <w:p w14:paraId="20794F42" w14:textId="77777777" w:rsidR="00D23E0A" w:rsidRPr="00F2765C" w:rsidRDefault="00D23E0A" w:rsidP="00D23E0A">
      <w:pPr>
        <w:rPr>
          <w:rFonts w:asciiTheme="minorHAnsi" w:hAnsiTheme="minorHAnsi" w:cstheme="minorHAnsi"/>
          <w:sz w:val="22"/>
          <w:szCs w:val="22"/>
        </w:rPr>
      </w:pPr>
      <w:r w:rsidRPr="00F2765C">
        <w:rPr>
          <w:rFonts w:asciiTheme="minorHAnsi" w:hAnsiTheme="minorHAnsi" w:cstheme="minorHAnsi"/>
          <w:sz w:val="22"/>
          <w:szCs w:val="22"/>
        </w:rPr>
        <w:t>SAS Enterprise Guide</w:t>
      </w:r>
      <w:r>
        <w:rPr>
          <w:rFonts w:asciiTheme="minorHAnsi" w:hAnsiTheme="minorHAnsi" w:cstheme="minorHAnsi"/>
          <w:sz w:val="22"/>
          <w:szCs w:val="22"/>
        </w:rPr>
        <w:t xml:space="preserve"> supports various scripting languages and can interact with external Jupyter environments, but it </w:t>
      </w:r>
      <w:r w:rsidRPr="00F2765C">
        <w:rPr>
          <w:rFonts w:asciiTheme="minorHAnsi" w:hAnsiTheme="minorHAnsi" w:cstheme="minorHAnsi"/>
          <w:sz w:val="22"/>
          <w:szCs w:val="22"/>
        </w:rPr>
        <w:t>doesn't have built-in support for Jupyter notebooks</w:t>
      </w:r>
      <w:r>
        <w:rPr>
          <w:rFonts w:asciiTheme="minorHAnsi" w:hAnsiTheme="minorHAnsi" w:cstheme="minorHAnsi"/>
          <w:sz w:val="22"/>
          <w:szCs w:val="22"/>
        </w:rPr>
        <w:t>.</w:t>
      </w:r>
    </w:p>
    <w:p w14:paraId="68E25A43" w14:textId="77777777" w:rsidR="00D23E0A" w:rsidRDefault="00D23E0A" w:rsidP="00D23E0A">
      <w:pPr>
        <w:rPr>
          <w:rFonts w:asciiTheme="minorHAnsi" w:hAnsiTheme="minorHAnsi" w:cstheme="minorHAnsi"/>
          <w:sz w:val="22"/>
          <w:szCs w:val="22"/>
        </w:rPr>
      </w:pPr>
    </w:p>
    <w:p w14:paraId="4EAD9A86" w14:textId="77777777" w:rsidR="00D23E0A" w:rsidRDefault="00D23E0A" w:rsidP="00D23E0A">
      <w:pPr>
        <w:rPr>
          <w:rFonts w:asciiTheme="minorHAnsi" w:hAnsiTheme="minorHAnsi" w:cstheme="minorHAnsi"/>
          <w:sz w:val="22"/>
          <w:szCs w:val="22"/>
        </w:rPr>
      </w:pPr>
    </w:p>
    <w:p w14:paraId="750DECE1" w14:textId="77777777" w:rsidR="00D23E0A" w:rsidRPr="00AE62D0" w:rsidRDefault="00D23E0A" w:rsidP="00D23E0A">
      <w:pPr>
        <w:rPr>
          <w:rFonts w:asciiTheme="minorHAnsi" w:hAnsiTheme="minorHAnsi" w:cstheme="minorHAnsi"/>
          <w:b/>
          <w:bCs/>
          <w:sz w:val="22"/>
          <w:szCs w:val="22"/>
        </w:rPr>
      </w:pPr>
      <w:r w:rsidRPr="00AE62D0">
        <w:rPr>
          <w:rFonts w:asciiTheme="minorHAnsi" w:hAnsiTheme="minorHAnsi" w:cstheme="minorHAnsi"/>
          <w:b/>
          <w:bCs/>
          <w:sz w:val="22"/>
          <w:szCs w:val="22"/>
        </w:rPr>
        <w:t xml:space="preserve">Step-by-Step Procedure: </w:t>
      </w:r>
    </w:p>
    <w:p w14:paraId="32456AA7" w14:textId="77777777" w:rsidR="00D23E0A" w:rsidRDefault="00D23E0A" w:rsidP="00D23E0A">
      <w:pPr>
        <w:rPr>
          <w:rFonts w:asciiTheme="minorHAnsi" w:hAnsiTheme="minorHAnsi" w:cstheme="minorHAnsi"/>
          <w:sz w:val="22"/>
          <w:szCs w:val="22"/>
        </w:rPr>
      </w:pPr>
    </w:p>
    <w:p w14:paraId="2C194656" w14:textId="77777777" w:rsidR="00D23E0A" w:rsidRPr="00AE62D0" w:rsidRDefault="00D23E0A" w:rsidP="00145AC7">
      <w:pPr>
        <w:pStyle w:val="ListParagraph"/>
        <w:numPr>
          <w:ilvl w:val="0"/>
          <w:numId w:val="187"/>
        </w:numPr>
        <w:rPr>
          <w:rFonts w:asciiTheme="minorHAnsi" w:hAnsiTheme="minorHAnsi" w:cstheme="minorHAnsi"/>
          <w:sz w:val="22"/>
          <w:szCs w:val="22"/>
        </w:rPr>
      </w:pPr>
      <w:r w:rsidRPr="00AE62D0">
        <w:rPr>
          <w:rFonts w:asciiTheme="minorHAnsi" w:hAnsiTheme="minorHAnsi" w:cstheme="minorHAnsi"/>
          <w:b/>
          <w:bCs/>
          <w:sz w:val="22"/>
          <w:szCs w:val="22"/>
        </w:rPr>
        <w:t>Access Jupyter Notebooks:</w:t>
      </w:r>
      <w:r w:rsidRPr="00AE62D0">
        <w:rPr>
          <w:rFonts w:asciiTheme="minorHAnsi" w:hAnsiTheme="minorHAnsi" w:cstheme="minorHAnsi"/>
          <w:sz w:val="22"/>
          <w:szCs w:val="22"/>
        </w:rPr>
        <w:t xml:space="preserve"> In SAS Studio, click "Utilities" in the navigation pane on the left. Then, select "Jupyter Notebook." </w:t>
      </w:r>
    </w:p>
    <w:p w14:paraId="60AC1786" w14:textId="77777777" w:rsidR="00D23E0A" w:rsidRDefault="00D23E0A" w:rsidP="00D23E0A">
      <w:pPr>
        <w:rPr>
          <w:rFonts w:asciiTheme="minorHAnsi" w:hAnsiTheme="minorHAnsi" w:cstheme="minorHAnsi"/>
          <w:sz w:val="22"/>
          <w:szCs w:val="22"/>
        </w:rPr>
      </w:pPr>
    </w:p>
    <w:p w14:paraId="450F580E" w14:textId="77777777" w:rsidR="00D23E0A" w:rsidRPr="00AE62D0" w:rsidRDefault="00D23E0A" w:rsidP="00145AC7">
      <w:pPr>
        <w:pStyle w:val="ListParagraph"/>
        <w:numPr>
          <w:ilvl w:val="0"/>
          <w:numId w:val="187"/>
        </w:numPr>
        <w:rPr>
          <w:rFonts w:asciiTheme="minorHAnsi" w:hAnsiTheme="minorHAnsi" w:cstheme="minorHAnsi"/>
          <w:sz w:val="22"/>
          <w:szCs w:val="22"/>
        </w:rPr>
      </w:pPr>
      <w:r w:rsidRPr="00AE62D0">
        <w:rPr>
          <w:rFonts w:asciiTheme="minorHAnsi" w:hAnsiTheme="minorHAnsi" w:cstheme="minorHAnsi"/>
          <w:b/>
          <w:bCs/>
          <w:sz w:val="22"/>
          <w:szCs w:val="22"/>
        </w:rPr>
        <w:t>Create a New Notebook:</w:t>
      </w:r>
      <w:r w:rsidRPr="00AE62D0">
        <w:rPr>
          <w:rFonts w:asciiTheme="minorHAnsi" w:hAnsiTheme="minorHAnsi" w:cstheme="minorHAnsi"/>
          <w:sz w:val="22"/>
          <w:szCs w:val="22"/>
        </w:rPr>
        <w:t xml:space="preserve"> Click "New" to create a new Jupyter Notebook. You can choose either a Python 2 or Python 3 kernel. </w:t>
      </w:r>
    </w:p>
    <w:p w14:paraId="78B1EBE5" w14:textId="77777777" w:rsidR="00D23E0A" w:rsidRDefault="00D23E0A" w:rsidP="00D23E0A">
      <w:pPr>
        <w:rPr>
          <w:rFonts w:asciiTheme="minorHAnsi" w:hAnsiTheme="minorHAnsi" w:cstheme="minorHAnsi"/>
          <w:sz w:val="22"/>
          <w:szCs w:val="22"/>
        </w:rPr>
      </w:pPr>
    </w:p>
    <w:p w14:paraId="5CB3B616" w14:textId="77777777" w:rsidR="00D23E0A" w:rsidRPr="00AE62D0" w:rsidRDefault="00D23E0A" w:rsidP="00145AC7">
      <w:pPr>
        <w:pStyle w:val="ListParagraph"/>
        <w:numPr>
          <w:ilvl w:val="0"/>
          <w:numId w:val="187"/>
        </w:numPr>
        <w:rPr>
          <w:rFonts w:asciiTheme="minorHAnsi" w:hAnsiTheme="minorHAnsi" w:cstheme="minorHAnsi"/>
          <w:sz w:val="22"/>
          <w:szCs w:val="22"/>
        </w:rPr>
      </w:pPr>
      <w:r w:rsidRPr="00AE62D0">
        <w:rPr>
          <w:rFonts w:asciiTheme="minorHAnsi" w:hAnsiTheme="minorHAnsi" w:cstheme="minorHAnsi"/>
          <w:b/>
          <w:bCs/>
          <w:sz w:val="22"/>
          <w:szCs w:val="22"/>
        </w:rPr>
        <w:lastRenderedPageBreak/>
        <w:t>Write and Execute Python Code:</w:t>
      </w:r>
      <w:r w:rsidRPr="00AE62D0">
        <w:rPr>
          <w:rFonts w:asciiTheme="minorHAnsi" w:hAnsiTheme="minorHAnsi" w:cstheme="minorHAnsi"/>
          <w:sz w:val="22"/>
          <w:szCs w:val="22"/>
        </w:rPr>
        <w:t xml:space="preserve"> In the notebook, you can write, execute, and document your Python code just like in a standalone Jupyter environment. </w:t>
      </w:r>
    </w:p>
    <w:p w14:paraId="755D5A9B" w14:textId="77777777" w:rsidR="00D23E0A" w:rsidRDefault="00D23E0A" w:rsidP="00D23E0A">
      <w:pPr>
        <w:rPr>
          <w:rFonts w:asciiTheme="minorHAnsi" w:hAnsiTheme="minorHAnsi" w:cstheme="minorHAnsi"/>
          <w:sz w:val="22"/>
          <w:szCs w:val="22"/>
        </w:rPr>
      </w:pPr>
    </w:p>
    <w:p w14:paraId="1969ECBD" w14:textId="77777777" w:rsidR="00D23E0A" w:rsidRPr="00AE62D0" w:rsidRDefault="00D23E0A" w:rsidP="00145AC7">
      <w:pPr>
        <w:pStyle w:val="ListParagraph"/>
        <w:numPr>
          <w:ilvl w:val="0"/>
          <w:numId w:val="187"/>
        </w:numPr>
        <w:rPr>
          <w:rFonts w:asciiTheme="minorHAnsi" w:hAnsiTheme="minorHAnsi" w:cstheme="minorHAnsi"/>
          <w:sz w:val="22"/>
          <w:szCs w:val="22"/>
        </w:rPr>
      </w:pPr>
      <w:r w:rsidRPr="00AE62D0">
        <w:rPr>
          <w:rFonts w:asciiTheme="minorHAnsi" w:hAnsiTheme="minorHAnsi" w:cstheme="minorHAnsi"/>
          <w:b/>
          <w:bCs/>
          <w:sz w:val="22"/>
          <w:szCs w:val="22"/>
        </w:rPr>
        <w:t>Save Your Work:</w:t>
      </w:r>
      <w:r w:rsidRPr="00AE62D0">
        <w:rPr>
          <w:rFonts w:asciiTheme="minorHAnsi" w:hAnsiTheme="minorHAnsi" w:cstheme="minorHAnsi"/>
          <w:sz w:val="22"/>
          <w:szCs w:val="22"/>
        </w:rPr>
        <w:t xml:space="preserve"> Save your Jupyter Notebook in your SAS Studio project. </w:t>
      </w:r>
    </w:p>
    <w:p w14:paraId="0FABCF07" w14:textId="77777777" w:rsidR="00D23E0A" w:rsidRDefault="00D23E0A" w:rsidP="00D23E0A">
      <w:pPr>
        <w:rPr>
          <w:rFonts w:asciiTheme="minorHAnsi" w:hAnsiTheme="minorHAnsi" w:cstheme="minorHAnsi"/>
          <w:sz w:val="22"/>
          <w:szCs w:val="22"/>
        </w:rPr>
      </w:pPr>
    </w:p>
    <w:p w14:paraId="4D31F424" w14:textId="77777777" w:rsidR="00D23E0A" w:rsidRPr="00AE62D0" w:rsidRDefault="00D23E0A" w:rsidP="00145AC7">
      <w:pPr>
        <w:pStyle w:val="ListParagraph"/>
        <w:numPr>
          <w:ilvl w:val="0"/>
          <w:numId w:val="187"/>
        </w:numPr>
        <w:rPr>
          <w:rFonts w:asciiTheme="minorHAnsi" w:hAnsiTheme="minorHAnsi" w:cstheme="minorHAnsi"/>
          <w:sz w:val="22"/>
          <w:szCs w:val="22"/>
        </w:rPr>
      </w:pPr>
      <w:r w:rsidRPr="00AE62D0">
        <w:rPr>
          <w:rFonts w:asciiTheme="minorHAnsi" w:hAnsiTheme="minorHAnsi" w:cstheme="minorHAnsi"/>
          <w:b/>
          <w:bCs/>
          <w:sz w:val="22"/>
          <w:szCs w:val="22"/>
        </w:rPr>
        <w:t>Access Notebook Results:</w:t>
      </w:r>
      <w:r w:rsidRPr="00AE62D0">
        <w:rPr>
          <w:rFonts w:asciiTheme="minorHAnsi" w:hAnsiTheme="minorHAnsi" w:cstheme="minorHAnsi"/>
          <w:sz w:val="22"/>
          <w:szCs w:val="22"/>
        </w:rPr>
        <w:t xml:space="preserve"> Any output or visualizations produced by your Python code will be visible within the notebook. </w:t>
      </w:r>
    </w:p>
    <w:p w14:paraId="106FF68D" w14:textId="77777777" w:rsidR="00D23E0A" w:rsidRDefault="00D23E0A" w:rsidP="00D23E0A">
      <w:pPr>
        <w:rPr>
          <w:rFonts w:asciiTheme="minorHAnsi" w:hAnsiTheme="minorHAnsi" w:cstheme="minorHAnsi"/>
          <w:sz w:val="22"/>
          <w:szCs w:val="22"/>
        </w:rPr>
      </w:pPr>
    </w:p>
    <w:p w14:paraId="32524129" w14:textId="77777777" w:rsidR="00D23E0A" w:rsidRPr="00D508C6" w:rsidRDefault="00D23E0A" w:rsidP="00D23E0A">
      <w:pPr>
        <w:rPr>
          <w:rFonts w:asciiTheme="minorHAnsi" w:hAnsiTheme="minorHAnsi" w:cstheme="minorHAnsi"/>
          <w:sz w:val="22"/>
          <w:szCs w:val="22"/>
        </w:rPr>
      </w:pPr>
      <w:r w:rsidRPr="00D508C6">
        <w:rPr>
          <w:rFonts w:asciiTheme="minorHAnsi" w:hAnsiTheme="minorHAnsi" w:cstheme="minorHAnsi"/>
          <w:sz w:val="22"/>
          <w:szCs w:val="22"/>
        </w:rPr>
        <w:t>These methods enable you to harness the power of Python alongside SAS in your data science projects, offering flexibility and versatility for your analytics tasks.</w:t>
      </w:r>
    </w:p>
    <w:p w14:paraId="189A95BE" w14:textId="77777777" w:rsidR="00D23E0A" w:rsidRDefault="00D23E0A" w:rsidP="00D23E0A">
      <w:pPr>
        <w:rPr>
          <w:rFonts w:asciiTheme="minorHAnsi" w:hAnsiTheme="minorHAnsi" w:cstheme="minorHAnsi"/>
          <w:sz w:val="22"/>
          <w:szCs w:val="22"/>
        </w:rPr>
      </w:pPr>
    </w:p>
    <w:p w14:paraId="7D6F5750" w14:textId="77777777" w:rsidR="00D23E0A" w:rsidRDefault="00D23E0A" w:rsidP="00D23E0A">
      <w:pPr>
        <w:rPr>
          <w:rFonts w:asciiTheme="minorHAnsi" w:hAnsiTheme="minorHAnsi" w:cstheme="minorHAnsi"/>
          <w:sz w:val="22"/>
          <w:szCs w:val="22"/>
        </w:rPr>
      </w:pPr>
    </w:p>
    <w:p w14:paraId="3375883B" w14:textId="77777777" w:rsidR="00D23E0A" w:rsidRDefault="00D23E0A" w:rsidP="00D23E0A">
      <w:pPr>
        <w:rPr>
          <w:rFonts w:asciiTheme="minorHAnsi" w:hAnsiTheme="minorHAnsi" w:cstheme="minorHAnsi"/>
          <w:sz w:val="22"/>
          <w:szCs w:val="22"/>
        </w:rPr>
      </w:pPr>
    </w:p>
    <w:p w14:paraId="3EF81620" w14:textId="77777777" w:rsidR="00D23E0A" w:rsidRDefault="00D23E0A" w:rsidP="00D23E0A">
      <w:pPr>
        <w:rPr>
          <w:rFonts w:asciiTheme="minorHAnsi" w:hAnsiTheme="minorHAnsi" w:cstheme="minorHAnsi"/>
          <w:sz w:val="22"/>
          <w:szCs w:val="22"/>
        </w:rPr>
      </w:pPr>
    </w:p>
    <w:p w14:paraId="4E75A988" w14:textId="77777777" w:rsidR="00D23E0A" w:rsidRDefault="00D23E0A" w:rsidP="00D23E0A">
      <w:pPr>
        <w:rPr>
          <w:rFonts w:asciiTheme="minorHAnsi" w:hAnsiTheme="minorHAnsi" w:cstheme="minorHAnsi"/>
          <w:sz w:val="22"/>
          <w:szCs w:val="22"/>
        </w:rPr>
      </w:pPr>
    </w:p>
    <w:p w14:paraId="12F5B36E" w14:textId="77777777" w:rsidR="00D23E0A" w:rsidRDefault="00D23E0A" w:rsidP="00D23E0A">
      <w:pPr>
        <w:rPr>
          <w:rFonts w:asciiTheme="minorHAnsi" w:hAnsiTheme="minorHAnsi" w:cstheme="minorHAnsi"/>
          <w:sz w:val="22"/>
          <w:szCs w:val="22"/>
        </w:rPr>
      </w:pPr>
    </w:p>
    <w:p w14:paraId="76F14173" w14:textId="77777777" w:rsidR="00D23E0A" w:rsidRDefault="00D23E0A" w:rsidP="00D23E0A">
      <w:pPr>
        <w:rPr>
          <w:rFonts w:asciiTheme="minorHAnsi" w:hAnsiTheme="minorHAnsi" w:cstheme="minorHAnsi"/>
          <w:sz w:val="22"/>
          <w:szCs w:val="22"/>
        </w:rPr>
      </w:pPr>
    </w:p>
    <w:p w14:paraId="2068C55A" w14:textId="77777777" w:rsidR="00D23E0A" w:rsidRDefault="00D23E0A" w:rsidP="00D23E0A">
      <w:pPr>
        <w:rPr>
          <w:rFonts w:asciiTheme="minorHAnsi" w:hAnsiTheme="minorHAnsi" w:cstheme="minorHAnsi"/>
          <w:sz w:val="22"/>
          <w:szCs w:val="22"/>
        </w:rPr>
      </w:pPr>
    </w:p>
    <w:p w14:paraId="6E67C8D0" w14:textId="77777777" w:rsidR="00D23E0A" w:rsidRDefault="00D23E0A" w:rsidP="00D23E0A">
      <w:pPr>
        <w:rPr>
          <w:rFonts w:asciiTheme="minorHAnsi" w:hAnsiTheme="minorHAnsi" w:cstheme="minorHAnsi"/>
          <w:sz w:val="22"/>
          <w:szCs w:val="22"/>
        </w:rPr>
      </w:pPr>
    </w:p>
    <w:p w14:paraId="1E8FB978" w14:textId="77777777" w:rsidR="00D23E0A" w:rsidRDefault="00D23E0A" w:rsidP="00D23E0A">
      <w:pPr>
        <w:rPr>
          <w:rFonts w:asciiTheme="minorHAnsi" w:hAnsiTheme="minorHAnsi" w:cstheme="minorHAnsi"/>
          <w:sz w:val="22"/>
          <w:szCs w:val="22"/>
        </w:rPr>
      </w:pPr>
    </w:p>
    <w:p w14:paraId="0ACAE546" w14:textId="77777777" w:rsidR="00D23E0A" w:rsidRDefault="00D23E0A" w:rsidP="00D23E0A">
      <w:pPr>
        <w:rPr>
          <w:rFonts w:asciiTheme="minorHAnsi" w:hAnsiTheme="minorHAnsi" w:cstheme="minorHAnsi"/>
          <w:sz w:val="22"/>
          <w:szCs w:val="22"/>
        </w:rPr>
      </w:pPr>
    </w:p>
    <w:p w14:paraId="24CA5625" w14:textId="77777777" w:rsidR="00D23E0A" w:rsidRDefault="00D23E0A" w:rsidP="00D23E0A">
      <w:pPr>
        <w:rPr>
          <w:rFonts w:asciiTheme="minorHAnsi" w:hAnsiTheme="minorHAnsi" w:cstheme="minorHAnsi"/>
          <w:sz w:val="22"/>
          <w:szCs w:val="22"/>
        </w:rPr>
      </w:pPr>
    </w:p>
    <w:p w14:paraId="01578743" w14:textId="77777777" w:rsidR="00D23E0A" w:rsidRDefault="00D23E0A" w:rsidP="00D23E0A">
      <w:pPr>
        <w:rPr>
          <w:rFonts w:asciiTheme="minorHAnsi" w:hAnsiTheme="minorHAnsi" w:cstheme="minorHAnsi"/>
          <w:sz w:val="22"/>
          <w:szCs w:val="22"/>
        </w:rPr>
      </w:pPr>
    </w:p>
    <w:p w14:paraId="15ECC333" w14:textId="77777777" w:rsidR="00D23E0A" w:rsidRDefault="00D23E0A" w:rsidP="00D23E0A">
      <w:pPr>
        <w:rPr>
          <w:rFonts w:asciiTheme="minorHAnsi" w:hAnsiTheme="minorHAnsi" w:cstheme="minorHAnsi"/>
          <w:sz w:val="22"/>
          <w:szCs w:val="22"/>
        </w:rPr>
      </w:pPr>
    </w:p>
    <w:p w14:paraId="3709354D" w14:textId="77777777" w:rsidR="00D23E0A" w:rsidRDefault="00D23E0A" w:rsidP="00D23E0A">
      <w:pPr>
        <w:rPr>
          <w:rFonts w:asciiTheme="minorHAnsi" w:hAnsiTheme="minorHAnsi" w:cstheme="minorHAnsi"/>
          <w:sz w:val="22"/>
          <w:szCs w:val="22"/>
        </w:rPr>
      </w:pPr>
    </w:p>
    <w:p w14:paraId="774E8BAC" w14:textId="77777777" w:rsidR="00D23E0A" w:rsidRDefault="00D23E0A" w:rsidP="00D23E0A">
      <w:pPr>
        <w:rPr>
          <w:rFonts w:asciiTheme="minorHAnsi" w:hAnsiTheme="minorHAnsi" w:cstheme="minorHAnsi"/>
          <w:sz w:val="22"/>
          <w:szCs w:val="22"/>
        </w:rPr>
      </w:pPr>
    </w:p>
    <w:p w14:paraId="1B512C97" w14:textId="77777777" w:rsidR="00D23E0A" w:rsidRDefault="00D23E0A" w:rsidP="00D23E0A">
      <w:pPr>
        <w:rPr>
          <w:rFonts w:asciiTheme="minorHAnsi" w:hAnsiTheme="minorHAnsi" w:cstheme="minorHAnsi"/>
          <w:sz w:val="22"/>
          <w:szCs w:val="22"/>
        </w:rPr>
      </w:pPr>
    </w:p>
    <w:p w14:paraId="14284DF0" w14:textId="77777777" w:rsidR="00D23E0A" w:rsidRDefault="00D23E0A" w:rsidP="00D23E0A">
      <w:pPr>
        <w:rPr>
          <w:rFonts w:asciiTheme="minorHAnsi" w:hAnsiTheme="minorHAnsi" w:cstheme="minorHAnsi"/>
          <w:sz w:val="22"/>
          <w:szCs w:val="22"/>
        </w:rPr>
      </w:pPr>
    </w:p>
    <w:p w14:paraId="6942A2B0" w14:textId="77777777" w:rsidR="00D23E0A" w:rsidRDefault="00D23E0A" w:rsidP="00D23E0A">
      <w:pPr>
        <w:rPr>
          <w:rFonts w:asciiTheme="minorHAnsi" w:hAnsiTheme="minorHAnsi" w:cstheme="minorHAnsi"/>
          <w:sz w:val="22"/>
          <w:szCs w:val="22"/>
        </w:rPr>
      </w:pPr>
    </w:p>
    <w:p w14:paraId="3C68241D" w14:textId="77777777" w:rsidR="00D23E0A" w:rsidRDefault="00D23E0A" w:rsidP="00D23E0A">
      <w:pPr>
        <w:rPr>
          <w:rFonts w:asciiTheme="minorHAnsi" w:hAnsiTheme="minorHAnsi" w:cstheme="minorHAnsi"/>
          <w:sz w:val="22"/>
          <w:szCs w:val="22"/>
        </w:rPr>
      </w:pPr>
    </w:p>
    <w:p w14:paraId="023E2EC7" w14:textId="77777777" w:rsidR="00D23E0A" w:rsidRDefault="00D23E0A" w:rsidP="00D23E0A">
      <w:pPr>
        <w:rPr>
          <w:rFonts w:asciiTheme="minorHAnsi" w:hAnsiTheme="minorHAnsi" w:cstheme="minorHAnsi"/>
          <w:sz w:val="22"/>
          <w:szCs w:val="22"/>
        </w:rPr>
      </w:pPr>
    </w:p>
    <w:p w14:paraId="26952B49" w14:textId="77777777" w:rsidR="00D23E0A" w:rsidRDefault="00D23E0A" w:rsidP="00D23E0A">
      <w:pPr>
        <w:rPr>
          <w:rFonts w:asciiTheme="minorHAnsi" w:hAnsiTheme="minorHAnsi" w:cstheme="minorHAnsi"/>
          <w:sz w:val="22"/>
          <w:szCs w:val="22"/>
        </w:rPr>
      </w:pPr>
    </w:p>
    <w:p w14:paraId="43AA62B1" w14:textId="77777777" w:rsidR="00D23E0A" w:rsidRDefault="00D23E0A" w:rsidP="00D23E0A">
      <w:pPr>
        <w:rPr>
          <w:rFonts w:asciiTheme="minorHAnsi" w:hAnsiTheme="minorHAnsi" w:cstheme="minorHAnsi"/>
          <w:sz w:val="22"/>
          <w:szCs w:val="22"/>
        </w:rPr>
      </w:pPr>
    </w:p>
    <w:p w14:paraId="7A99029A" w14:textId="77777777" w:rsidR="00D23E0A" w:rsidRDefault="00D23E0A" w:rsidP="00D23E0A">
      <w:pPr>
        <w:rPr>
          <w:rFonts w:asciiTheme="minorHAnsi" w:hAnsiTheme="minorHAnsi" w:cstheme="minorHAnsi"/>
          <w:sz w:val="22"/>
          <w:szCs w:val="22"/>
        </w:rPr>
      </w:pPr>
    </w:p>
    <w:p w14:paraId="5137B0FE" w14:textId="77777777" w:rsidR="00C62063" w:rsidRDefault="00C62063" w:rsidP="00D23E0A">
      <w:pPr>
        <w:rPr>
          <w:rFonts w:asciiTheme="minorHAnsi" w:hAnsiTheme="minorHAnsi" w:cstheme="minorHAnsi"/>
          <w:sz w:val="22"/>
          <w:szCs w:val="22"/>
        </w:rPr>
      </w:pPr>
    </w:p>
    <w:p w14:paraId="5B05DA23" w14:textId="77777777" w:rsidR="00D23E0A" w:rsidRDefault="00D23E0A" w:rsidP="00D23E0A">
      <w:pPr>
        <w:pStyle w:val="Heading1"/>
      </w:pPr>
      <w:bookmarkStart w:id="195" w:name="_Toc174889704"/>
      <w:r>
        <w:lastRenderedPageBreak/>
        <w:t>Chapter 8 Summary:  Language Fusion</w:t>
      </w:r>
      <w:bookmarkEnd w:id="195"/>
    </w:p>
    <w:p w14:paraId="0A8E44DD" w14:textId="77777777" w:rsidR="00D23E0A" w:rsidRDefault="00D23E0A" w:rsidP="00D23E0A">
      <w:pPr>
        <w:rPr>
          <w:rFonts w:asciiTheme="minorHAnsi" w:hAnsiTheme="minorHAnsi" w:cstheme="minorHAnsi"/>
          <w:sz w:val="22"/>
          <w:szCs w:val="22"/>
        </w:rPr>
      </w:pPr>
    </w:p>
    <w:p w14:paraId="0EF48517" w14:textId="77777777" w:rsidR="00D23E0A" w:rsidRPr="00950C5B" w:rsidRDefault="00D23E0A" w:rsidP="00D23E0A">
      <w:pPr>
        <w:rPr>
          <w:rFonts w:asciiTheme="minorHAnsi" w:hAnsiTheme="minorHAnsi" w:cstheme="minorHAnsi"/>
          <w:b/>
          <w:bCs/>
          <w:sz w:val="22"/>
          <w:szCs w:val="22"/>
        </w:rPr>
      </w:pPr>
      <w:r w:rsidRPr="00950C5B">
        <w:rPr>
          <w:rFonts w:asciiTheme="minorHAnsi" w:hAnsiTheme="minorHAnsi" w:cstheme="minorHAnsi"/>
          <w:b/>
          <w:bCs/>
          <w:sz w:val="22"/>
          <w:szCs w:val="22"/>
        </w:rPr>
        <w:t>1. Introduction to Language Fusion</w:t>
      </w:r>
    </w:p>
    <w:p w14:paraId="55A27CAD" w14:textId="77777777" w:rsidR="00D23E0A" w:rsidRPr="003B15DC" w:rsidRDefault="00D23E0A" w:rsidP="00D23E0A">
      <w:pPr>
        <w:ind w:left="720"/>
        <w:rPr>
          <w:rFonts w:asciiTheme="minorHAnsi" w:hAnsiTheme="minorHAnsi" w:cstheme="minorHAnsi"/>
          <w:sz w:val="22"/>
          <w:szCs w:val="22"/>
        </w:rPr>
      </w:pPr>
    </w:p>
    <w:p w14:paraId="5595D0F6" w14:textId="77777777" w:rsidR="00D23E0A" w:rsidRDefault="00D23E0A" w:rsidP="00145AC7">
      <w:pPr>
        <w:numPr>
          <w:ilvl w:val="0"/>
          <w:numId w:val="188"/>
        </w:numPr>
        <w:rPr>
          <w:rFonts w:asciiTheme="minorHAnsi" w:hAnsiTheme="minorHAnsi" w:cstheme="minorHAnsi"/>
          <w:sz w:val="22"/>
          <w:szCs w:val="22"/>
        </w:rPr>
      </w:pPr>
      <w:r w:rsidRPr="00950C5B">
        <w:rPr>
          <w:rFonts w:asciiTheme="minorHAnsi" w:hAnsiTheme="minorHAnsi" w:cstheme="minorHAnsi"/>
          <w:b/>
          <w:bCs/>
          <w:sz w:val="22"/>
          <w:szCs w:val="22"/>
        </w:rPr>
        <w:t>Overview</w:t>
      </w:r>
      <w:r w:rsidRPr="00950C5B">
        <w:rPr>
          <w:rFonts w:asciiTheme="minorHAnsi" w:hAnsiTheme="minorHAnsi" w:cstheme="minorHAnsi"/>
          <w:sz w:val="22"/>
          <w:szCs w:val="22"/>
        </w:rPr>
        <w:t>: This chapter delves into the concept of language fusion, demonstrating how data scientists can integrate Python, R, and SAS within different environments. The primary focus is on leveraging the strengths of each language to create a versatile and adaptable workflow, overcoming the limitations of working within a single environment.</w:t>
      </w:r>
    </w:p>
    <w:p w14:paraId="6F7E5E95" w14:textId="77777777" w:rsidR="00D23E0A" w:rsidRPr="00950C5B" w:rsidRDefault="00D23E0A" w:rsidP="00D23E0A">
      <w:pPr>
        <w:ind w:left="720"/>
        <w:rPr>
          <w:rFonts w:asciiTheme="minorHAnsi" w:hAnsiTheme="minorHAnsi" w:cstheme="minorHAnsi"/>
          <w:sz w:val="22"/>
          <w:szCs w:val="22"/>
        </w:rPr>
      </w:pPr>
    </w:p>
    <w:p w14:paraId="5DFF6593" w14:textId="77777777" w:rsidR="00D23E0A" w:rsidRPr="00950C5B" w:rsidRDefault="00D23E0A" w:rsidP="00D23E0A">
      <w:pPr>
        <w:rPr>
          <w:rFonts w:asciiTheme="minorHAnsi" w:hAnsiTheme="minorHAnsi" w:cstheme="minorHAnsi"/>
          <w:b/>
          <w:bCs/>
          <w:sz w:val="22"/>
          <w:szCs w:val="22"/>
        </w:rPr>
      </w:pPr>
      <w:r w:rsidRPr="00950C5B">
        <w:rPr>
          <w:rFonts w:asciiTheme="minorHAnsi" w:hAnsiTheme="minorHAnsi" w:cstheme="minorHAnsi"/>
          <w:b/>
          <w:bCs/>
          <w:sz w:val="22"/>
          <w:szCs w:val="22"/>
        </w:rPr>
        <w:t>2. Python Spyder IDE</w:t>
      </w:r>
    </w:p>
    <w:p w14:paraId="29E8A487" w14:textId="77777777" w:rsidR="00D23E0A" w:rsidRPr="003B15DC" w:rsidRDefault="00D23E0A" w:rsidP="00D23E0A">
      <w:pPr>
        <w:ind w:left="720"/>
        <w:rPr>
          <w:rFonts w:asciiTheme="minorHAnsi" w:hAnsiTheme="minorHAnsi" w:cstheme="minorHAnsi"/>
          <w:sz w:val="22"/>
          <w:szCs w:val="22"/>
        </w:rPr>
      </w:pPr>
    </w:p>
    <w:p w14:paraId="5CFC86A3" w14:textId="77777777" w:rsidR="00D23E0A" w:rsidRPr="00950C5B" w:rsidRDefault="00D23E0A" w:rsidP="00145AC7">
      <w:pPr>
        <w:numPr>
          <w:ilvl w:val="0"/>
          <w:numId w:val="189"/>
        </w:numPr>
        <w:rPr>
          <w:rFonts w:asciiTheme="minorHAnsi" w:hAnsiTheme="minorHAnsi" w:cstheme="minorHAnsi"/>
          <w:sz w:val="22"/>
          <w:szCs w:val="22"/>
        </w:rPr>
      </w:pPr>
      <w:r w:rsidRPr="00950C5B">
        <w:rPr>
          <w:rFonts w:asciiTheme="minorHAnsi" w:hAnsiTheme="minorHAnsi" w:cstheme="minorHAnsi"/>
          <w:b/>
          <w:bCs/>
          <w:sz w:val="22"/>
          <w:szCs w:val="22"/>
        </w:rPr>
        <w:t>Integration Capabilities</w:t>
      </w:r>
      <w:r w:rsidRPr="00950C5B">
        <w:rPr>
          <w:rFonts w:asciiTheme="minorHAnsi" w:hAnsiTheme="minorHAnsi" w:cstheme="minorHAnsi"/>
          <w:sz w:val="22"/>
          <w:szCs w:val="22"/>
        </w:rPr>
        <w:t>: Python Spyder is presented as a versatile environment where Python can be used alongside R and SAS. The chapter outlines the steps for incorporating R code into Python using the rpy2 library, highlighting how this integration allows for seamless execution of R functions within Python scripts.</w:t>
      </w:r>
    </w:p>
    <w:p w14:paraId="5EC612E0" w14:textId="77777777" w:rsidR="00D23E0A" w:rsidRPr="003B15DC" w:rsidRDefault="00D23E0A" w:rsidP="00D23E0A">
      <w:pPr>
        <w:ind w:left="720"/>
        <w:rPr>
          <w:rFonts w:asciiTheme="minorHAnsi" w:hAnsiTheme="minorHAnsi" w:cstheme="minorHAnsi"/>
          <w:sz w:val="22"/>
          <w:szCs w:val="22"/>
        </w:rPr>
      </w:pPr>
    </w:p>
    <w:p w14:paraId="6FCEF849" w14:textId="77777777" w:rsidR="00D23E0A" w:rsidRDefault="00D23E0A" w:rsidP="00145AC7">
      <w:pPr>
        <w:numPr>
          <w:ilvl w:val="0"/>
          <w:numId w:val="189"/>
        </w:numPr>
        <w:rPr>
          <w:rFonts w:asciiTheme="minorHAnsi" w:hAnsiTheme="minorHAnsi" w:cstheme="minorHAnsi"/>
          <w:sz w:val="22"/>
          <w:szCs w:val="22"/>
        </w:rPr>
      </w:pPr>
      <w:r w:rsidRPr="00950C5B">
        <w:rPr>
          <w:rFonts w:asciiTheme="minorHAnsi" w:hAnsiTheme="minorHAnsi" w:cstheme="minorHAnsi"/>
          <w:b/>
          <w:bCs/>
          <w:sz w:val="22"/>
          <w:szCs w:val="22"/>
        </w:rPr>
        <w:t>Running SAS Code</w:t>
      </w:r>
      <w:r w:rsidRPr="00950C5B">
        <w:rPr>
          <w:rFonts w:asciiTheme="minorHAnsi" w:hAnsiTheme="minorHAnsi" w:cstheme="minorHAnsi"/>
          <w:sz w:val="22"/>
          <w:szCs w:val="22"/>
        </w:rPr>
        <w:t>: The chapter also covers how to run SAS code within Python Spyder, using methods like the subprocess module and SASpy. This section emphasizes the practical advantages of integrating SAS's data management capabilities with Python's flexibility.</w:t>
      </w:r>
    </w:p>
    <w:p w14:paraId="7217EB59" w14:textId="77777777" w:rsidR="00D23E0A" w:rsidRPr="00950C5B" w:rsidRDefault="00D23E0A" w:rsidP="00D23E0A">
      <w:pPr>
        <w:rPr>
          <w:rFonts w:asciiTheme="minorHAnsi" w:hAnsiTheme="minorHAnsi" w:cstheme="minorHAnsi"/>
          <w:sz w:val="22"/>
          <w:szCs w:val="22"/>
        </w:rPr>
      </w:pPr>
    </w:p>
    <w:p w14:paraId="1AACA5A7" w14:textId="77777777" w:rsidR="00D23E0A" w:rsidRPr="00950C5B" w:rsidRDefault="00D23E0A" w:rsidP="00D23E0A">
      <w:pPr>
        <w:rPr>
          <w:rFonts w:asciiTheme="minorHAnsi" w:hAnsiTheme="minorHAnsi" w:cstheme="minorHAnsi"/>
          <w:b/>
          <w:bCs/>
          <w:sz w:val="22"/>
          <w:szCs w:val="22"/>
        </w:rPr>
      </w:pPr>
      <w:r w:rsidRPr="00950C5B">
        <w:rPr>
          <w:rFonts w:asciiTheme="minorHAnsi" w:hAnsiTheme="minorHAnsi" w:cstheme="minorHAnsi"/>
          <w:b/>
          <w:bCs/>
          <w:sz w:val="22"/>
          <w:szCs w:val="22"/>
        </w:rPr>
        <w:t>3. RStudio IDE</w:t>
      </w:r>
    </w:p>
    <w:p w14:paraId="6C5BB5EE" w14:textId="77777777" w:rsidR="00D23E0A" w:rsidRPr="003B15DC" w:rsidRDefault="00D23E0A" w:rsidP="00D23E0A">
      <w:pPr>
        <w:ind w:left="720"/>
        <w:rPr>
          <w:rFonts w:asciiTheme="minorHAnsi" w:hAnsiTheme="minorHAnsi" w:cstheme="minorHAnsi"/>
          <w:sz w:val="22"/>
          <w:szCs w:val="22"/>
        </w:rPr>
      </w:pPr>
    </w:p>
    <w:p w14:paraId="155F697E" w14:textId="77777777" w:rsidR="00D23E0A" w:rsidRPr="00950C5B" w:rsidRDefault="00D23E0A" w:rsidP="00145AC7">
      <w:pPr>
        <w:numPr>
          <w:ilvl w:val="0"/>
          <w:numId w:val="190"/>
        </w:numPr>
        <w:rPr>
          <w:rFonts w:asciiTheme="minorHAnsi" w:hAnsiTheme="minorHAnsi" w:cstheme="minorHAnsi"/>
          <w:sz w:val="22"/>
          <w:szCs w:val="22"/>
        </w:rPr>
      </w:pPr>
      <w:r w:rsidRPr="00950C5B">
        <w:rPr>
          <w:rFonts w:asciiTheme="minorHAnsi" w:hAnsiTheme="minorHAnsi" w:cstheme="minorHAnsi"/>
          <w:b/>
          <w:bCs/>
          <w:sz w:val="22"/>
          <w:szCs w:val="22"/>
        </w:rPr>
        <w:t>Implementing Python in RStudio</w:t>
      </w:r>
      <w:r w:rsidRPr="00950C5B">
        <w:rPr>
          <w:rFonts w:asciiTheme="minorHAnsi" w:hAnsiTheme="minorHAnsi" w:cstheme="minorHAnsi"/>
          <w:sz w:val="22"/>
          <w:szCs w:val="22"/>
        </w:rPr>
        <w:t xml:space="preserve">: RStudio is explored as an IDE that supports the integration of Python through the Reticulate package, allowing users to run Python code within R scripts or </w:t>
      </w:r>
      <w:proofErr w:type="spellStart"/>
      <w:r w:rsidRPr="00950C5B">
        <w:rPr>
          <w:rFonts w:asciiTheme="minorHAnsi" w:hAnsiTheme="minorHAnsi" w:cstheme="minorHAnsi"/>
          <w:sz w:val="22"/>
          <w:szCs w:val="22"/>
        </w:rPr>
        <w:t>RMarkdown</w:t>
      </w:r>
      <w:proofErr w:type="spellEnd"/>
      <w:r w:rsidRPr="00950C5B">
        <w:rPr>
          <w:rFonts w:asciiTheme="minorHAnsi" w:hAnsiTheme="minorHAnsi" w:cstheme="minorHAnsi"/>
          <w:sz w:val="22"/>
          <w:szCs w:val="22"/>
        </w:rPr>
        <w:t xml:space="preserve"> documents. This section emphasizes the ability to combine Python's machine learning libraries with R's statistical tools.</w:t>
      </w:r>
    </w:p>
    <w:p w14:paraId="085ECE55" w14:textId="77777777" w:rsidR="00D23E0A" w:rsidRPr="003B15DC" w:rsidRDefault="00D23E0A" w:rsidP="00D23E0A">
      <w:pPr>
        <w:ind w:left="720"/>
        <w:rPr>
          <w:rFonts w:asciiTheme="minorHAnsi" w:hAnsiTheme="minorHAnsi" w:cstheme="minorHAnsi"/>
          <w:sz w:val="22"/>
          <w:szCs w:val="22"/>
        </w:rPr>
      </w:pPr>
    </w:p>
    <w:p w14:paraId="381E5843" w14:textId="77777777" w:rsidR="00D23E0A" w:rsidRDefault="00D23E0A" w:rsidP="00145AC7">
      <w:pPr>
        <w:numPr>
          <w:ilvl w:val="0"/>
          <w:numId w:val="190"/>
        </w:numPr>
        <w:rPr>
          <w:rFonts w:asciiTheme="minorHAnsi" w:hAnsiTheme="minorHAnsi" w:cstheme="minorHAnsi"/>
          <w:sz w:val="22"/>
          <w:szCs w:val="22"/>
        </w:rPr>
      </w:pPr>
      <w:r w:rsidRPr="00950C5B">
        <w:rPr>
          <w:rFonts w:asciiTheme="minorHAnsi" w:hAnsiTheme="minorHAnsi" w:cstheme="minorHAnsi"/>
          <w:b/>
          <w:bCs/>
          <w:sz w:val="22"/>
          <w:szCs w:val="22"/>
        </w:rPr>
        <w:t>Running SAS in RStudio</w:t>
      </w:r>
      <w:r w:rsidRPr="00950C5B">
        <w:rPr>
          <w:rFonts w:asciiTheme="minorHAnsi" w:hAnsiTheme="minorHAnsi" w:cstheme="minorHAnsi"/>
          <w:sz w:val="22"/>
          <w:szCs w:val="22"/>
        </w:rPr>
        <w:t xml:space="preserve">: The chapter explains how to incorporate SAS code into RStudio using methods such as the RSASSA package and </w:t>
      </w:r>
      <w:proofErr w:type="spellStart"/>
      <w:r w:rsidRPr="00950C5B">
        <w:rPr>
          <w:rFonts w:asciiTheme="minorHAnsi" w:hAnsiTheme="minorHAnsi" w:cstheme="minorHAnsi"/>
          <w:sz w:val="22"/>
          <w:szCs w:val="22"/>
        </w:rPr>
        <w:t>RMarkdown</w:t>
      </w:r>
      <w:proofErr w:type="spellEnd"/>
      <w:r w:rsidRPr="00950C5B">
        <w:rPr>
          <w:rFonts w:asciiTheme="minorHAnsi" w:hAnsiTheme="minorHAnsi" w:cstheme="minorHAnsi"/>
          <w:sz w:val="22"/>
          <w:szCs w:val="22"/>
        </w:rPr>
        <w:t xml:space="preserve"> with SAS chunks. These techniques enable data scientists to harness SAS's powerful analytics within the RStudio environment.</w:t>
      </w:r>
    </w:p>
    <w:p w14:paraId="7F2CE3D1" w14:textId="77777777" w:rsidR="00D23E0A" w:rsidRPr="00950C5B" w:rsidRDefault="00D23E0A" w:rsidP="00D23E0A">
      <w:pPr>
        <w:rPr>
          <w:rFonts w:asciiTheme="minorHAnsi" w:hAnsiTheme="minorHAnsi" w:cstheme="minorHAnsi"/>
          <w:sz w:val="22"/>
          <w:szCs w:val="22"/>
        </w:rPr>
      </w:pPr>
    </w:p>
    <w:p w14:paraId="782CD530" w14:textId="77777777" w:rsidR="00D23E0A" w:rsidRPr="00950C5B" w:rsidRDefault="00D23E0A" w:rsidP="00D23E0A">
      <w:pPr>
        <w:rPr>
          <w:rFonts w:asciiTheme="minorHAnsi" w:hAnsiTheme="minorHAnsi" w:cstheme="minorHAnsi"/>
          <w:b/>
          <w:bCs/>
          <w:sz w:val="22"/>
          <w:szCs w:val="22"/>
        </w:rPr>
      </w:pPr>
      <w:r w:rsidRPr="00950C5B">
        <w:rPr>
          <w:rFonts w:asciiTheme="minorHAnsi" w:hAnsiTheme="minorHAnsi" w:cstheme="minorHAnsi"/>
          <w:b/>
          <w:bCs/>
          <w:sz w:val="22"/>
          <w:szCs w:val="22"/>
        </w:rPr>
        <w:t>4. SAS Studio</w:t>
      </w:r>
    </w:p>
    <w:p w14:paraId="6AFB93D6" w14:textId="77777777" w:rsidR="00D23E0A" w:rsidRPr="003B15DC" w:rsidRDefault="00D23E0A" w:rsidP="00D23E0A">
      <w:pPr>
        <w:ind w:left="720"/>
        <w:rPr>
          <w:rFonts w:asciiTheme="minorHAnsi" w:hAnsiTheme="minorHAnsi" w:cstheme="minorHAnsi"/>
          <w:sz w:val="22"/>
          <w:szCs w:val="22"/>
        </w:rPr>
      </w:pPr>
    </w:p>
    <w:p w14:paraId="50636D41" w14:textId="77777777" w:rsidR="00D23E0A" w:rsidRPr="00950C5B" w:rsidRDefault="00D23E0A" w:rsidP="00145AC7">
      <w:pPr>
        <w:numPr>
          <w:ilvl w:val="0"/>
          <w:numId w:val="191"/>
        </w:numPr>
        <w:rPr>
          <w:rFonts w:asciiTheme="minorHAnsi" w:hAnsiTheme="minorHAnsi" w:cstheme="minorHAnsi"/>
          <w:sz w:val="22"/>
          <w:szCs w:val="22"/>
        </w:rPr>
      </w:pPr>
      <w:r w:rsidRPr="00950C5B">
        <w:rPr>
          <w:rFonts w:asciiTheme="minorHAnsi" w:hAnsiTheme="minorHAnsi" w:cstheme="minorHAnsi"/>
          <w:b/>
          <w:bCs/>
          <w:sz w:val="22"/>
          <w:szCs w:val="22"/>
        </w:rPr>
        <w:t>Multilingual Integration</w:t>
      </w:r>
      <w:r w:rsidRPr="00950C5B">
        <w:rPr>
          <w:rFonts w:asciiTheme="minorHAnsi" w:hAnsiTheme="minorHAnsi" w:cstheme="minorHAnsi"/>
          <w:sz w:val="22"/>
          <w:szCs w:val="22"/>
        </w:rPr>
        <w:t xml:space="preserve">: SAS Studio is introduced as an environment where Python, R, and SAS can be used together. The chapter covers how to run Python and R code </w:t>
      </w:r>
      <w:r w:rsidRPr="00950C5B">
        <w:rPr>
          <w:rFonts w:asciiTheme="minorHAnsi" w:hAnsiTheme="minorHAnsi" w:cstheme="minorHAnsi"/>
          <w:sz w:val="22"/>
          <w:szCs w:val="22"/>
        </w:rPr>
        <w:lastRenderedPageBreak/>
        <w:t>within SAS Studio using various methods, including the Python Code node, the X Python statement, and Jupyter Notebooks.</w:t>
      </w:r>
    </w:p>
    <w:p w14:paraId="116341D7" w14:textId="77777777" w:rsidR="00D23E0A" w:rsidRPr="003B15DC" w:rsidRDefault="00D23E0A" w:rsidP="00D23E0A">
      <w:pPr>
        <w:ind w:left="720"/>
        <w:rPr>
          <w:rFonts w:asciiTheme="minorHAnsi" w:hAnsiTheme="minorHAnsi" w:cstheme="minorHAnsi"/>
          <w:sz w:val="22"/>
          <w:szCs w:val="22"/>
        </w:rPr>
      </w:pPr>
    </w:p>
    <w:p w14:paraId="27E185D0" w14:textId="77777777" w:rsidR="00D23E0A" w:rsidRDefault="00D23E0A" w:rsidP="00145AC7">
      <w:pPr>
        <w:numPr>
          <w:ilvl w:val="0"/>
          <w:numId w:val="191"/>
        </w:numPr>
        <w:rPr>
          <w:rFonts w:asciiTheme="minorHAnsi" w:hAnsiTheme="minorHAnsi" w:cstheme="minorHAnsi"/>
          <w:sz w:val="22"/>
          <w:szCs w:val="22"/>
        </w:rPr>
      </w:pPr>
      <w:r w:rsidRPr="00950C5B">
        <w:rPr>
          <w:rFonts w:asciiTheme="minorHAnsi" w:hAnsiTheme="minorHAnsi" w:cstheme="minorHAnsi"/>
          <w:b/>
          <w:bCs/>
          <w:sz w:val="22"/>
          <w:szCs w:val="22"/>
        </w:rPr>
        <w:t>Balancing SAS Studio and SAS Enterprise Guide</w:t>
      </w:r>
      <w:r w:rsidRPr="00950C5B">
        <w:rPr>
          <w:rFonts w:asciiTheme="minorHAnsi" w:hAnsiTheme="minorHAnsi" w:cstheme="minorHAnsi"/>
          <w:sz w:val="22"/>
          <w:szCs w:val="22"/>
        </w:rPr>
        <w:t>: The chapter provides a comparison between SAS Studio and SAS Enterprise Guide, focusing on their capabilities for integrating Python and R. It offers guidance on choosing the right environment based on specific project needs.</w:t>
      </w:r>
    </w:p>
    <w:p w14:paraId="11D73297" w14:textId="77777777" w:rsidR="00D23E0A" w:rsidRPr="00950C5B" w:rsidRDefault="00D23E0A" w:rsidP="00D23E0A">
      <w:pPr>
        <w:rPr>
          <w:rFonts w:asciiTheme="minorHAnsi" w:hAnsiTheme="minorHAnsi" w:cstheme="minorHAnsi"/>
          <w:sz w:val="22"/>
          <w:szCs w:val="22"/>
        </w:rPr>
      </w:pPr>
    </w:p>
    <w:p w14:paraId="07BC7CE9" w14:textId="77777777" w:rsidR="00D23E0A" w:rsidRPr="00950C5B" w:rsidRDefault="00D23E0A" w:rsidP="00D23E0A">
      <w:pPr>
        <w:rPr>
          <w:rFonts w:asciiTheme="minorHAnsi" w:hAnsiTheme="minorHAnsi" w:cstheme="minorHAnsi"/>
          <w:b/>
          <w:bCs/>
          <w:sz w:val="22"/>
          <w:szCs w:val="22"/>
        </w:rPr>
      </w:pPr>
      <w:r w:rsidRPr="00950C5B">
        <w:rPr>
          <w:rFonts w:asciiTheme="minorHAnsi" w:hAnsiTheme="minorHAnsi" w:cstheme="minorHAnsi"/>
          <w:b/>
          <w:bCs/>
          <w:sz w:val="22"/>
          <w:szCs w:val="22"/>
        </w:rPr>
        <w:t>5. Practical Applications of Language Fusion</w:t>
      </w:r>
    </w:p>
    <w:p w14:paraId="6510B702" w14:textId="77777777" w:rsidR="00D23E0A" w:rsidRPr="003B15DC" w:rsidRDefault="00D23E0A" w:rsidP="00D23E0A">
      <w:pPr>
        <w:ind w:left="720"/>
        <w:rPr>
          <w:rFonts w:asciiTheme="minorHAnsi" w:hAnsiTheme="minorHAnsi" w:cstheme="minorHAnsi"/>
          <w:sz w:val="22"/>
          <w:szCs w:val="22"/>
        </w:rPr>
      </w:pPr>
    </w:p>
    <w:p w14:paraId="4D49A2B0" w14:textId="77777777" w:rsidR="00D23E0A" w:rsidRDefault="00D23E0A" w:rsidP="00145AC7">
      <w:pPr>
        <w:numPr>
          <w:ilvl w:val="0"/>
          <w:numId w:val="192"/>
        </w:numPr>
        <w:rPr>
          <w:rFonts w:asciiTheme="minorHAnsi" w:hAnsiTheme="minorHAnsi" w:cstheme="minorHAnsi"/>
          <w:sz w:val="22"/>
          <w:szCs w:val="22"/>
        </w:rPr>
      </w:pPr>
      <w:r w:rsidRPr="00950C5B">
        <w:rPr>
          <w:rFonts w:asciiTheme="minorHAnsi" w:hAnsiTheme="minorHAnsi" w:cstheme="minorHAnsi"/>
          <w:b/>
          <w:bCs/>
          <w:sz w:val="22"/>
          <w:szCs w:val="22"/>
        </w:rPr>
        <w:t>Real-World Scenarios</w:t>
      </w:r>
      <w:r w:rsidRPr="00950C5B">
        <w:rPr>
          <w:rFonts w:asciiTheme="minorHAnsi" w:hAnsiTheme="minorHAnsi" w:cstheme="minorHAnsi"/>
          <w:sz w:val="22"/>
          <w:szCs w:val="22"/>
        </w:rPr>
        <w:t>: The chapter concludes with examples of how language fusion can be applied in real-world data science projects. It discusses scenarios where combining Python's data manipulation, R's statistical analysis, and SAS's data management can lead to more efficient and effective workflows.</w:t>
      </w:r>
    </w:p>
    <w:p w14:paraId="1CF32769" w14:textId="77777777" w:rsidR="00D23E0A" w:rsidRDefault="00D23E0A" w:rsidP="00D23E0A">
      <w:pPr>
        <w:ind w:left="360"/>
        <w:rPr>
          <w:rFonts w:asciiTheme="minorHAnsi" w:hAnsiTheme="minorHAnsi" w:cstheme="minorHAnsi"/>
          <w:b/>
          <w:bCs/>
          <w:sz w:val="22"/>
          <w:szCs w:val="22"/>
        </w:rPr>
      </w:pPr>
    </w:p>
    <w:p w14:paraId="373BA915" w14:textId="77777777" w:rsidR="00D23E0A" w:rsidRDefault="00D23E0A" w:rsidP="00D23E0A">
      <w:pPr>
        <w:ind w:left="360"/>
        <w:rPr>
          <w:rFonts w:asciiTheme="minorHAnsi" w:hAnsiTheme="minorHAnsi" w:cstheme="minorHAnsi"/>
          <w:b/>
          <w:bCs/>
          <w:sz w:val="22"/>
          <w:szCs w:val="22"/>
        </w:rPr>
      </w:pPr>
    </w:p>
    <w:p w14:paraId="06D25E7A" w14:textId="77777777" w:rsidR="00D23E0A" w:rsidRDefault="00D23E0A" w:rsidP="00D23E0A">
      <w:pPr>
        <w:ind w:left="360"/>
        <w:rPr>
          <w:rFonts w:asciiTheme="minorHAnsi" w:hAnsiTheme="minorHAnsi" w:cstheme="minorHAnsi"/>
          <w:b/>
          <w:bCs/>
          <w:sz w:val="22"/>
          <w:szCs w:val="22"/>
        </w:rPr>
      </w:pPr>
    </w:p>
    <w:p w14:paraId="4F7F2B9C" w14:textId="77777777" w:rsidR="00D23E0A" w:rsidRDefault="00D23E0A" w:rsidP="00D23E0A">
      <w:pPr>
        <w:ind w:left="360"/>
        <w:rPr>
          <w:rFonts w:asciiTheme="minorHAnsi" w:hAnsiTheme="minorHAnsi" w:cstheme="minorHAnsi"/>
          <w:b/>
          <w:bCs/>
          <w:sz w:val="22"/>
          <w:szCs w:val="22"/>
        </w:rPr>
      </w:pPr>
    </w:p>
    <w:p w14:paraId="5CB8EFD7" w14:textId="77777777" w:rsidR="00D23E0A" w:rsidRDefault="00D23E0A" w:rsidP="00D23E0A">
      <w:pPr>
        <w:ind w:left="360"/>
        <w:rPr>
          <w:rFonts w:asciiTheme="minorHAnsi" w:hAnsiTheme="minorHAnsi" w:cstheme="minorHAnsi"/>
          <w:b/>
          <w:bCs/>
          <w:sz w:val="22"/>
          <w:szCs w:val="22"/>
        </w:rPr>
      </w:pPr>
    </w:p>
    <w:p w14:paraId="3DD5E1B9" w14:textId="77777777" w:rsidR="00D23E0A" w:rsidRDefault="00D23E0A" w:rsidP="00D23E0A">
      <w:pPr>
        <w:ind w:left="360"/>
        <w:rPr>
          <w:rFonts w:asciiTheme="minorHAnsi" w:hAnsiTheme="minorHAnsi" w:cstheme="minorHAnsi"/>
          <w:b/>
          <w:bCs/>
          <w:sz w:val="22"/>
          <w:szCs w:val="22"/>
        </w:rPr>
      </w:pPr>
    </w:p>
    <w:p w14:paraId="51414F25" w14:textId="77777777" w:rsidR="00D23E0A" w:rsidRDefault="00D23E0A" w:rsidP="00D23E0A">
      <w:pPr>
        <w:ind w:left="360"/>
        <w:rPr>
          <w:rFonts w:asciiTheme="minorHAnsi" w:hAnsiTheme="minorHAnsi" w:cstheme="minorHAnsi"/>
          <w:b/>
          <w:bCs/>
          <w:sz w:val="22"/>
          <w:szCs w:val="22"/>
        </w:rPr>
      </w:pPr>
    </w:p>
    <w:p w14:paraId="51862F95" w14:textId="77777777" w:rsidR="00D23E0A" w:rsidRDefault="00D23E0A" w:rsidP="00D23E0A">
      <w:pPr>
        <w:ind w:left="360"/>
        <w:rPr>
          <w:rFonts w:asciiTheme="minorHAnsi" w:hAnsiTheme="minorHAnsi" w:cstheme="minorHAnsi"/>
          <w:b/>
          <w:bCs/>
          <w:sz w:val="22"/>
          <w:szCs w:val="22"/>
        </w:rPr>
      </w:pPr>
    </w:p>
    <w:p w14:paraId="23DC4B9C" w14:textId="77777777" w:rsidR="00D23E0A" w:rsidRDefault="00D23E0A" w:rsidP="00D23E0A">
      <w:pPr>
        <w:ind w:left="360"/>
        <w:rPr>
          <w:rFonts w:asciiTheme="minorHAnsi" w:hAnsiTheme="minorHAnsi" w:cstheme="minorHAnsi"/>
          <w:b/>
          <w:bCs/>
          <w:sz w:val="22"/>
          <w:szCs w:val="22"/>
        </w:rPr>
      </w:pPr>
    </w:p>
    <w:p w14:paraId="554D6966" w14:textId="77777777" w:rsidR="00D23E0A" w:rsidRDefault="00D23E0A" w:rsidP="00D23E0A">
      <w:pPr>
        <w:ind w:left="360"/>
        <w:rPr>
          <w:rFonts w:asciiTheme="minorHAnsi" w:hAnsiTheme="minorHAnsi" w:cstheme="minorHAnsi"/>
          <w:b/>
          <w:bCs/>
          <w:sz w:val="22"/>
          <w:szCs w:val="22"/>
        </w:rPr>
      </w:pPr>
    </w:p>
    <w:p w14:paraId="15D16412" w14:textId="77777777" w:rsidR="00D23E0A" w:rsidRDefault="00D23E0A" w:rsidP="00D23E0A">
      <w:pPr>
        <w:ind w:left="360"/>
        <w:rPr>
          <w:rFonts w:asciiTheme="minorHAnsi" w:hAnsiTheme="minorHAnsi" w:cstheme="minorHAnsi"/>
          <w:b/>
          <w:bCs/>
          <w:sz w:val="22"/>
          <w:szCs w:val="22"/>
        </w:rPr>
      </w:pPr>
    </w:p>
    <w:p w14:paraId="1CF8BD3D" w14:textId="77777777" w:rsidR="00D23E0A" w:rsidRDefault="00D23E0A" w:rsidP="00D23E0A">
      <w:pPr>
        <w:ind w:left="360"/>
        <w:rPr>
          <w:rFonts w:asciiTheme="minorHAnsi" w:hAnsiTheme="minorHAnsi" w:cstheme="minorHAnsi"/>
          <w:b/>
          <w:bCs/>
          <w:sz w:val="22"/>
          <w:szCs w:val="22"/>
        </w:rPr>
      </w:pPr>
    </w:p>
    <w:p w14:paraId="0D809791" w14:textId="77777777" w:rsidR="00D23E0A" w:rsidRDefault="00D23E0A" w:rsidP="00D23E0A">
      <w:pPr>
        <w:ind w:left="360"/>
        <w:rPr>
          <w:rFonts w:asciiTheme="minorHAnsi" w:hAnsiTheme="minorHAnsi" w:cstheme="minorHAnsi"/>
          <w:b/>
          <w:bCs/>
          <w:sz w:val="22"/>
          <w:szCs w:val="22"/>
        </w:rPr>
      </w:pPr>
    </w:p>
    <w:p w14:paraId="19435751" w14:textId="77777777" w:rsidR="00D23E0A" w:rsidRDefault="00D23E0A" w:rsidP="00D23E0A">
      <w:pPr>
        <w:ind w:left="360"/>
        <w:rPr>
          <w:rFonts w:asciiTheme="minorHAnsi" w:hAnsiTheme="minorHAnsi" w:cstheme="minorHAnsi"/>
          <w:b/>
          <w:bCs/>
          <w:sz w:val="22"/>
          <w:szCs w:val="22"/>
        </w:rPr>
      </w:pPr>
    </w:p>
    <w:p w14:paraId="47797666" w14:textId="77777777" w:rsidR="00D23E0A" w:rsidRDefault="00D23E0A" w:rsidP="00D23E0A">
      <w:pPr>
        <w:ind w:left="360"/>
        <w:rPr>
          <w:rFonts w:asciiTheme="minorHAnsi" w:hAnsiTheme="minorHAnsi" w:cstheme="minorHAnsi"/>
          <w:b/>
          <w:bCs/>
          <w:sz w:val="22"/>
          <w:szCs w:val="22"/>
        </w:rPr>
      </w:pPr>
    </w:p>
    <w:p w14:paraId="19BFF4D5" w14:textId="77777777" w:rsidR="00D23E0A" w:rsidRDefault="00D23E0A" w:rsidP="00D23E0A">
      <w:pPr>
        <w:ind w:left="360"/>
        <w:rPr>
          <w:rFonts w:asciiTheme="minorHAnsi" w:hAnsiTheme="minorHAnsi" w:cstheme="minorHAnsi"/>
          <w:b/>
          <w:bCs/>
          <w:sz w:val="22"/>
          <w:szCs w:val="22"/>
        </w:rPr>
      </w:pPr>
    </w:p>
    <w:p w14:paraId="742057AF" w14:textId="77777777" w:rsidR="00D23E0A" w:rsidRDefault="00D23E0A" w:rsidP="00D23E0A">
      <w:pPr>
        <w:ind w:left="360"/>
        <w:rPr>
          <w:rFonts w:asciiTheme="minorHAnsi" w:hAnsiTheme="minorHAnsi" w:cstheme="minorHAnsi"/>
          <w:b/>
          <w:bCs/>
          <w:sz w:val="22"/>
          <w:szCs w:val="22"/>
        </w:rPr>
      </w:pPr>
    </w:p>
    <w:p w14:paraId="17D0B948" w14:textId="77777777" w:rsidR="00D23E0A" w:rsidRDefault="00D23E0A" w:rsidP="00D23E0A">
      <w:pPr>
        <w:ind w:left="360"/>
        <w:rPr>
          <w:rFonts w:asciiTheme="minorHAnsi" w:hAnsiTheme="minorHAnsi" w:cstheme="minorHAnsi"/>
          <w:b/>
          <w:bCs/>
          <w:sz w:val="22"/>
          <w:szCs w:val="22"/>
        </w:rPr>
      </w:pPr>
    </w:p>
    <w:p w14:paraId="3D60B76E" w14:textId="77777777" w:rsidR="00D23E0A" w:rsidRDefault="00D23E0A" w:rsidP="00D23E0A">
      <w:pPr>
        <w:ind w:left="360"/>
        <w:rPr>
          <w:rFonts w:asciiTheme="minorHAnsi" w:hAnsiTheme="minorHAnsi" w:cstheme="minorHAnsi"/>
          <w:b/>
          <w:bCs/>
          <w:sz w:val="22"/>
          <w:szCs w:val="22"/>
        </w:rPr>
      </w:pPr>
    </w:p>
    <w:p w14:paraId="4269BA3F" w14:textId="77777777" w:rsidR="00D23E0A" w:rsidRDefault="00D23E0A" w:rsidP="00D23E0A">
      <w:pPr>
        <w:ind w:left="360"/>
        <w:rPr>
          <w:rFonts w:asciiTheme="minorHAnsi" w:hAnsiTheme="minorHAnsi" w:cstheme="minorHAnsi"/>
          <w:b/>
          <w:bCs/>
          <w:sz w:val="22"/>
          <w:szCs w:val="22"/>
        </w:rPr>
      </w:pPr>
    </w:p>
    <w:p w14:paraId="6D1AE112" w14:textId="77777777" w:rsidR="00D23E0A" w:rsidRDefault="00D23E0A" w:rsidP="00D23E0A">
      <w:pPr>
        <w:ind w:left="360"/>
        <w:rPr>
          <w:rFonts w:asciiTheme="minorHAnsi" w:hAnsiTheme="minorHAnsi" w:cstheme="minorHAnsi"/>
          <w:b/>
          <w:bCs/>
          <w:sz w:val="22"/>
          <w:szCs w:val="22"/>
        </w:rPr>
      </w:pPr>
    </w:p>
    <w:p w14:paraId="3B3955BE" w14:textId="77777777" w:rsidR="00D23E0A" w:rsidRDefault="00D23E0A" w:rsidP="00D23E0A">
      <w:pPr>
        <w:ind w:left="360"/>
        <w:rPr>
          <w:rFonts w:asciiTheme="minorHAnsi" w:hAnsiTheme="minorHAnsi" w:cstheme="minorHAnsi"/>
          <w:b/>
          <w:bCs/>
          <w:sz w:val="22"/>
          <w:szCs w:val="22"/>
        </w:rPr>
      </w:pPr>
    </w:p>
    <w:p w14:paraId="219B2A93" w14:textId="77777777" w:rsidR="00D23E0A" w:rsidRDefault="00D23E0A" w:rsidP="00D23E0A">
      <w:pPr>
        <w:ind w:left="360"/>
        <w:rPr>
          <w:rFonts w:asciiTheme="minorHAnsi" w:hAnsiTheme="minorHAnsi" w:cstheme="minorHAnsi"/>
          <w:b/>
          <w:bCs/>
          <w:sz w:val="22"/>
          <w:szCs w:val="22"/>
        </w:rPr>
      </w:pPr>
    </w:p>
    <w:p w14:paraId="58BD06FE" w14:textId="77777777" w:rsidR="00D23E0A" w:rsidRDefault="00D23E0A" w:rsidP="00D23E0A">
      <w:pPr>
        <w:ind w:left="360"/>
        <w:rPr>
          <w:rFonts w:asciiTheme="minorHAnsi" w:hAnsiTheme="minorHAnsi" w:cstheme="minorHAnsi"/>
          <w:b/>
          <w:bCs/>
          <w:sz w:val="22"/>
          <w:szCs w:val="22"/>
        </w:rPr>
      </w:pPr>
    </w:p>
    <w:p w14:paraId="66C223F3" w14:textId="77777777" w:rsidR="00D23E0A" w:rsidRDefault="00D23E0A" w:rsidP="00D23E0A">
      <w:pPr>
        <w:pStyle w:val="Heading1"/>
      </w:pPr>
      <w:bookmarkStart w:id="196" w:name="_Toc174889705"/>
      <w:r>
        <w:lastRenderedPageBreak/>
        <w:t>Chapter 8 Quiz</w:t>
      </w:r>
      <w:bookmarkEnd w:id="196"/>
    </w:p>
    <w:p w14:paraId="40EA0DC6" w14:textId="77777777" w:rsidR="00D23E0A" w:rsidRDefault="00D23E0A" w:rsidP="00D23E0A">
      <w:pPr>
        <w:ind w:left="360"/>
        <w:rPr>
          <w:rFonts w:asciiTheme="minorHAnsi" w:hAnsiTheme="minorHAnsi" w:cstheme="minorHAnsi"/>
          <w:b/>
          <w:bCs/>
          <w:sz w:val="22"/>
          <w:szCs w:val="22"/>
        </w:rPr>
      </w:pPr>
    </w:p>
    <w:p w14:paraId="6E1F3F5E" w14:textId="77777777" w:rsidR="00D23E0A" w:rsidRPr="00950C5B" w:rsidRDefault="00D23E0A" w:rsidP="00D23E0A">
      <w:pPr>
        <w:rPr>
          <w:rFonts w:asciiTheme="minorHAnsi" w:hAnsiTheme="minorHAnsi" w:cstheme="minorHAnsi"/>
          <w:sz w:val="22"/>
          <w:szCs w:val="22"/>
        </w:rPr>
      </w:pPr>
      <w:r w:rsidRPr="00950C5B">
        <w:rPr>
          <w:rFonts w:asciiTheme="minorHAnsi" w:hAnsiTheme="minorHAnsi" w:cstheme="minorHAnsi"/>
          <w:b/>
          <w:bCs/>
          <w:sz w:val="22"/>
          <w:szCs w:val="22"/>
        </w:rPr>
        <w:t>Questions:</w:t>
      </w:r>
    </w:p>
    <w:p w14:paraId="3FCEDC34" w14:textId="77777777" w:rsidR="00D23E0A" w:rsidRPr="00950C5B" w:rsidRDefault="00D23E0A" w:rsidP="00145AC7">
      <w:pPr>
        <w:numPr>
          <w:ilvl w:val="0"/>
          <w:numId w:val="193"/>
        </w:numPr>
        <w:spacing w:after="180"/>
        <w:rPr>
          <w:rFonts w:asciiTheme="minorHAnsi" w:hAnsiTheme="minorHAnsi" w:cstheme="minorHAnsi"/>
          <w:sz w:val="22"/>
          <w:szCs w:val="22"/>
        </w:rPr>
      </w:pPr>
      <w:r w:rsidRPr="00950C5B">
        <w:rPr>
          <w:rFonts w:asciiTheme="minorHAnsi" w:hAnsiTheme="minorHAnsi" w:cstheme="minorHAnsi"/>
          <w:sz w:val="22"/>
          <w:szCs w:val="22"/>
        </w:rPr>
        <w:t>What is the primary advantage of integrating Python, R, and SAS within a single environment?</w:t>
      </w:r>
    </w:p>
    <w:p w14:paraId="7DE295D2" w14:textId="77777777" w:rsidR="00D23E0A" w:rsidRPr="00950C5B" w:rsidRDefault="00D23E0A" w:rsidP="00145AC7">
      <w:pPr>
        <w:numPr>
          <w:ilvl w:val="0"/>
          <w:numId w:val="193"/>
        </w:numPr>
        <w:spacing w:after="180"/>
        <w:rPr>
          <w:rFonts w:asciiTheme="minorHAnsi" w:hAnsiTheme="minorHAnsi" w:cstheme="minorHAnsi"/>
          <w:sz w:val="22"/>
          <w:szCs w:val="22"/>
        </w:rPr>
      </w:pPr>
      <w:r w:rsidRPr="00950C5B">
        <w:rPr>
          <w:rFonts w:asciiTheme="minorHAnsi" w:hAnsiTheme="minorHAnsi" w:cstheme="minorHAnsi"/>
          <w:sz w:val="22"/>
          <w:szCs w:val="22"/>
        </w:rPr>
        <w:t>How does the rpy2 library facilitate the use of R code in Python Spyder?</w:t>
      </w:r>
    </w:p>
    <w:p w14:paraId="789A9ECF" w14:textId="77777777" w:rsidR="00D23E0A" w:rsidRPr="00950C5B" w:rsidRDefault="00D23E0A" w:rsidP="00145AC7">
      <w:pPr>
        <w:numPr>
          <w:ilvl w:val="0"/>
          <w:numId w:val="193"/>
        </w:numPr>
        <w:spacing w:after="180"/>
        <w:rPr>
          <w:rFonts w:asciiTheme="minorHAnsi" w:hAnsiTheme="minorHAnsi" w:cstheme="minorHAnsi"/>
          <w:sz w:val="22"/>
          <w:szCs w:val="22"/>
        </w:rPr>
      </w:pPr>
      <w:r w:rsidRPr="00950C5B">
        <w:rPr>
          <w:rFonts w:asciiTheme="minorHAnsi" w:hAnsiTheme="minorHAnsi" w:cstheme="minorHAnsi"/>
          <w:sz w:val="22"/>
          <w:szCs w:val="22"/>
        </w:rPr>
        <w:t>Describe how the subprocess module can be used to run SAS code in Python.</w:t>
      </w:r>
    </w:p>
    <w:p w14:paraId="5ECB5F69" w14:textId="77777777" w:rsidR="00D23E0A" w:rsidRPr="00950C5B" w:rsidRDefault="00D23E0A" w:rsidP="00145AC7">
      <w:pPr>
        <w:numPr>
          <w:ilvl w:val="0"/>
          <w:numId w:val="193"/>
        </w:numPr>
        <w:spacing w:after="180"/>
        <w:rPr>
          <w:rFonts w:asciiTheme="minorHAnsi" w:hAnsiTheme="minorHAnsi" w:cstheme="minorHAnsi"/>
          <w:sz w:val="22"/>
          <w:szCs w:val="22"/>
        </w:rPr>
      </w:pPr>
      <w:r w:rsidRPr="00950C5B">
        <w:rPr>
          <w:rFonts w:asciiTheme="minorHAnsi" w:hAnsiTheme="minorHAnsi" w:cstheme="minorHAnsi"/>
          <w:sz w:val="22"/>
          <w:szCs w:val="22"/>
        </w:rPr>
        <w:t>What is the role of the Reticulate package in RStudio?</w:t>
      </w:r>
    </w:p>
    <w:p w14:paraId="3B1834DC" w14:textId="77777777" w:rsidR="00D23E0A" w:rsidRPr="00950C5B" w:rsidRDefault="00D23E0A" w:rsidP="00145AC7">
      <w:pPr>
        <w:numPr>
          <w:ilvl w:val="0"/>
          <w:numId w:val="193"/>
        </w:numPr>
        <w:spacing w:after="180"/>
        <w:rPr>
          <w:rFonts w:asciiTheme="minorHAnsi" w:hAnsiTheme="minorHAnsi" w:cstheme="minorHAnsi"/>
          <w:sz w:val="22"/>
          <w:szCs w:val="22"/>
        </w:rPr>
      </w:pPr>
      <w:r w:rsidRPr="00950C5B">
        <w:rPr>
          <w:rFonts w:asciiTheme="minorHAnsi" w:hAnsiTheme="minorHAnsi" w:cstheme="minorHAnsi"/>
          <w:sz w:val="22"/>
          <w:szCs w:val="22"/>
        </w:rPr>
        <w:t xml:space="preserve">How can SAS code be integrated into an </w:t>
      </w:r>
      <w:proofErr w:type="spellStart"/>
      <w:r w:rsidRPr="00950C5B">
        <w:rPr>
          <w:rFonts w:asciiTheme="minorHAnsi" w:hAnsiTheme="minorHAnsi" w:cstheme="minorHAnsi"/>
          <w:sz w:val="22"/>
          <w:szCs w:val="22"/>
        </w:rPr>
        <w:t>RMarkdown</w:t>
      </w:r>
      <w:proofErr w:type="spellEnd"/>
      <w:r w:rsidRPr="00950C5B">
        <w:rPr>
          <w:rFonts w:asciiTheme="minorHAnsi" w:hAnsiTheme="minorHAnsi" w:cstheme="minorHAnsi"/>
          <w:sz w:val="22"/>
          <w:szCs w:val="22"/>
        </w:rPr>
        <w:t xml:space="preserve"> document in RStudio?</w:t>
      </w:r>
    </w:p>
    <w:p w14:paraId="2AB09D1C" w14:textId="77777777" w:rsidR="00D23E0A" w:rsidRPr="00950C5B" w:rsidRDefault="00D23E0A" w:rsidP="00145AC7">
      <w:pPr>
        <w:numPr>
          <w:ilvl w:val="0"/>
          <w:numId w:val="193"/>
        </w:numPr>
        <w:spacing w:after="180"/>
        <w:rPr>
          <w:rFonts w:asciiTheme="minorHAnsi" w:hAnsiTheme="minorHAnsi" w:cstheme="minorHAnsi"/>
          <w:sz w:val="22"/>
          <w:szCs w:val="22"/>
        </w:rPr>
      </w:pPr>
      <w:r w:rsidRPr="00950C5B">
        <w:rPr>
          <w:rFonts w:asciiTheme="minorHAnsi" w:hAnsiTheme="minorHAnsi" w:cstheme="minorHAnsi"/>
          <w:sz w:val="22"/>
          <w:szCs w:val="22"/>
        </w:rPr>
        <w:t>Explain how the RSASSA package allows for interaction between RStudio and SAS.</w:t>
      </w:r>
    </w:p>
    <w:p w14:paraId="5488160F" w14:textId="77777777" w:rsidR="00D23E0A" w:rsidRPr="00950C5B" w:rsidRDefault="00D23E0A" w:rsidP="00145AC7">
      <w:pPr>
        <w:numPr>
          <w:ilvl w:val="0"/>
          <w:numId w:val="193"/>
        </w:numPr>
        <w:spacing w:after="180"/>
        <w:rPr>
          <w:rFonts w:asciiTheme="minorHAnsi" w:hAnsiTheme="minorHAnsi" w:cstheme="minorHAnsi"/>
          <w:sz w:val="22"/>
          <w:szCs w:val="22"/>
        </w:rPr>
      </w:pPr>
      <w:r w:rsidRPr="00950C5B">
        <w:rPr>
          <w:rFonts w:asciiTheme="minorHAnsi" w:hAnsiTheme="minorHAnsi" w:cstheme="minorHAnsi"/>
          <w:sz w:val="22"/>
          <w:szCs w:val="22"/>
        </w:rPr>
        <w:t>What are the benefits of using Jupyter Notebooks within SAS Studio?</w:t>
      </w:r>
    </w:p>
    <w:p w14:paraId="03C323F5" w14:textId="77777777" w:rsidR="00D23E0A" w:rsidRPr="00950C5B" w:rsidRDefault="00D23E0A" w:rsidP="00145AC7">
      <w:pPr>
        <w:numPr>
          <w:ilvl w:val="0"/>
          <w:numId w:val="193"/>
        </w:numPr>
        <w:spacing w:after="180"/>
        <w:rPr>
          <w:rFonts w:asciiTheme="minorHAnsi" w:hAnsiTheme="minorHAnsi" w:cstheme="minorHAnsi"/>
          <w:sz w:val="22"/>
          <w:szCs w:val="22"/>
        </w:rPr>
      </w:pPr>
      <w:r w:rsidRPr="00950C5B">
        <w:rPr>
          <w:rFonts w:asciiTheme="minorHAnsi" w:hAnsiTheme="minorHAnsi" w:cstheme="minorHAnsi"/>
          <w:sz w:val="22"/>
          <w:szCs w:val="22"/>
        </w:rPr>
        <w:t>How does the X Python statement work in SAS Studio?</w:t>
      </w:r>
    </w:p>
    <w:p w14:paraId="70470DB2" w14:textId="77777777" w:rsidR="00D23E0A" w:rsidRPr="00950C5B" w:rsidRDefault="00D23E0A" w:rsidP="00145AC7">
      <w:pPr>
        <w:numPr>
          <w:ilvl w:val="0"/>
          <w:numId w:val="193"/>
        </w:numPr>
        <w:spacing w:after="180"/>
        <w:rPr>
          <w:rFonts w:asciiTheme="minorHAnsi" w:hAnsiTheme="minorHAnsi" w:cstheme="minorHAnsi"/>
          <w:sz w:val="22"/>
          <w:szCs w:val="22"/>
        </w:rPr>
      </w:pPr>
      <w:r w:rsidRPr="00950C5B">
        <w:rPr>
          <w:rFonts w:asciiTheme="minorHAnsi" w:hAnsiTheme="minorHAnsi" w:cstheme="minorHAnsi"/>
          <w:sz w:val="22"/>
          <w:szCs w:val="22"/>
        </w:rPr>
        <w:t>What are the key differences between SAS Studio and SAS Enterprise Guide in terms of language integration?</w:t>
      </w:r>
    </w:p>
    <w:p w14:paraId="70E55F7F" w14:textId="77777777" w:rsidR="00D23E0A" w:rsidRPr="00950C5B" w:rsidRDefault="00D23E0A" w:rsidP="00145AC7">
      <w:pPr>
        <w:numPr>
          <w:ilvl w:val="0"/>
          <w:numId w:val="193"/>
        </w:numPr>
        <w:spacing w:after="180"/>
        <w:rPr>
          <w:rFonts w:asciiTheme="minorHAnsi" w:hAnsiTheme="minorHAnsi" w:cstheme="minorHAnsi"/>
          <w:sz w:val="22"/>
          <w:szCs w:val="22"/>
        </w:rPr>
      </w:pPr>
      <w:r w:rsidRPr="00950C5B">
        <w:rPr>
          <w:rFonts w:asciiTheme="minorHAnsi" w:hAnsiTheme="minorHAnsi" w:cstheme="minorHAnsi"/>
          <w:sz w:val="22"/>
          <w:szCs w:val="22"/>
        </w:rPr>
        <w:t>Why might a data scientist choose to run Python code within RStudio?</w:t>
      </w:r>
    </w:p>
    <w:p w14:paraId="2A8D7277" w14:textId="77777777" w:rsidR="00D23E0A" w:rsidRPr="00950C5B" w:rsidRDefault="00D23E0A" w:rsidP="00145AC7">
      <w:pPr>
        <w:numPr>
          <w:ilvl w:val="0"/>
          <w:numId w:val="193"/>
        </w:numPr>
        <w:spacing w:after="180"/>
        <w:rPr>
          <w:rFonts w:asciiTheme="minorHAnsi" w:hAnsiTheme="minorHAnsi" w:cstheme="minorHAnsi"/>
          <w:sz w:val="22"/>
          <w:szCs w:val="22"/>
        </w:rPr>
      </w:pPr>
      <w:r w:rsidRPr="00950C5B">
        <w:rPr>
          <w:rFonts w:asciiTheme="minorHAnsi" w:hAnsiTheme="minorHAnsi" w:cstheme="minorHAnsi"/>
          <w:sz w:val="22"/>
          <w:szCs w:val="22"/>
        </w:rPr>
        <w:t>What steps are necessary to run R code within Python Spyder?</w:t>
      </w:r>
    </w:p>
    <w:p w14:paraId="0F6D054B" w14:textId="77777777" w:rsidR="00D23E0A" w:rsidRPr="00950C5B" w:rsidRDefault="00D23E0A" w:rsidP="00145AC7">
      <w:pPr>
        <w:numPr>
          <w:ilvl w:val="0"/>
          <w:numId w:val="193"/>
        </w:numPr>
        <w:spacing w:after="180"/>
        <w:rPr>
          <w:rFonts w:asciiTheme="minorHAnsi" w:hAnsiTheme="minorHAnsi" w:cstheme="minorHAnsi"/>
          <w:sz w:val="22"/>
          <w:szCs w:val="22"/>
        </w:rPr>
      </w:pPr>
      <w:r w:rsidRPr="00950C5B">
        <w:rPr>
          <w:rFonts w:asciiTheme="minorHAnsi" w:hAnsiTheme="minorHAnsi" w:cstheme="minorHAnsi"/>
          <w:sz w:val="22"/>
          <w:szCs w:val="22"/>
        </w:rPr>
        <w:t>How does using the SASpy module enhance Python's capabilities in handling SAS code?</w:t>
      </w:r>
    </w:p>
    <w:p w14:paraId="6470BB5A" w14:textId="77777777" w:rsidR="00D23E0A" w:rsidRPr="00950C5B" w:rsidRDefault="00D23E0A" w:rsidP="00145AC7">
      <w:pPr>
        <w:numPr>
          <w:ilvl w:val="0"/>
          <w:numId w:val="193"/>
        </w:numPr>
        <w:spacing w:after="180"/>
        <w:rPr>
          <w:rFonts w:asciiTheme="minorHAnsi" w:hAnsiTheme="minorHAnsi" w:cstheme="minorHAnsi"/>
          <w:sz w:val="22"/>
          <w:szCs w:val="22"/>
        </w:rPr>
      </w:pPr>
      <w:r w:rsidRPr="00950C5B">
        <w:rPr>
          <w:rFonts w:asciiTheme="minorHAnsi" w:hAnsiTheme="minorHAnsi" w:cstheme="minorHAnsi"/>
          <w:sz w:val="22"/>
          <w:szCs w:val="22"/>
        </w:rPr>
        <w:t>In what situations would it be beneficial to use SAS Studio over SAS Enterprise Guide?</w:t>
      </w:r>
    </w:p>
    <w:p w14:paraId="53D052DF" w14:textId="77777777" w:rsidR="00D23E0A" w:rsidRPr="00950C5B" w:rsidRDefault="00D23E0A" w:rsidP="00145AC7">
      <w:pPr>
        <w:numPr>
          <w:ilvl w:val="0"/>
          <w:numId w:val="193"/>
        </w:numPr>
        <w:spacing w:after="180"/>
        <w:rPr>
          <w:rFonts w:asciiTheme="minorHAnsi" w:hAnsiTheme="minorHAnsi" w:cstheme="minorHAnsi"/>
          <w:sz w:val="22"/>
          <w:szCs w:val="22"/>
        </w:rPr>
      </w:pPr>
      <w:r w:rsidRPr="00950C5B">
        <w:rPr>
          <w:rFonts w:asciiTheme="minorHAnsi" w:hAnsiTheme="minorHAnsi" w:cstheme="minorHAnsi"/>
          <w:sz w:val="22"/>
          <w:szCs w:val="22"/>
        </w:rPr>
        <w:t>How can language fusion improve the efficiency of data science workflows?</w:t>
      </w:r>
    </w:p>
    <w:p w14:paraId="7A08136B" w14:textId="77777777" w:rsidR="00D23E0A" w:rsidRPr="00950C5B" w:rsidRDefault="00D23E0A" w:rsidP="00145AC7">
      <w:pPr>
        <w:numPr>
          <w:ilvl w:val="0"/>
          <w:numId w:val="193"/>
        </w:numPr>
        <w:spacing w:after="180"/>
        <w:rPr>
          <w:rFonts w:asciiTheme="minorHAnsi" w:hAnsiTheme="minorHAnsi" w:cstheme="minorHAnsi"/>
          <w:sz w:val="22"/>
          <w:szCs w:val="22"/>
        </w:rPr>
      </w:pPr>
      <w:r w:rsidRPr="00950C5B">
        <w:rPr>
          <w:rFonts w:asciiTheme="minorHAnsi" w:hAnsiTheme="minorHAnsi" w:cstheme="minorHAnsi"/>
          <w:sz w:val="22"/>
          <w:szCs w:val="22"/>
        </w:rPr>
        <w:t>Describe a scenario where integrating Python, R, and SAS would be particularly advantageous.</w:t>
      </w:r>
    </w:p>
    <w:p w14:paraId="22DDEAFB" w14:textId="77777777" w:rsidR="00D23E0A" w:rsidRPr="00950C5B" w:rsidRDefault="00D23E0A" w:rsidP="00145AC7">
      <w:pPr>
        <w:numPr>
          <w:ilvl w:val="0"/>
          <w:numId w:val="193"/>
        </w:numPr>
        <w:spacing w:after="180"/>
        <w:rPr>
          <w:rFonts w:asciiTheme="minorHAnsi" w:hAnsiTheme="minorHAnsi" w:cstheme="minorHAnsi"/>
          <w:sz w:val="22"/>
          <w:szCs w:val="22"/>
        </w:rPr>
      </w:pPr>
      <w:r w:rsidRPr="00950C5B">
        <w:rPr>
          <w:rFonts w:asciiTheme="minorHAnsi" w:hAnsiTheme="minorHAnsi" w:cstheme="minorHAnsi"/>
          <w:sz w:val="22"/>
          <w:szCs w:val="22"/>
        </w:rPr>
        <w:t>What are the challenges of maintaining a multilingual data science environment?</w:t>
      </w:r>
    </w:p>
    <w:p w14:paraId="368C6372" w14:textId="77777777" w:rsidR="00D23E0A" w:rsidRPr="00950C5B" w:rsidRDefault="00D23E0A" w:rsidP="00145AC7">
      <w:pPr>
        <w:numPr>
          <w:ilvl w:val="0"/>
          <w:numId w:val="193"/>
        </w:numPr>
        <w:spacing w:after="180"/>
        <w:rPr>
          <w:rFonts w:asciiTheme="minorHAnsi" w:hAnsiTheme="minorHAnsi" w:cstheme="minorHAnsi"/>
          <w:sz w:val="22"/>
          <w:szCs w:val="22"/>
        </w:rPr>
      </w:pPr>
      <w:r w:rsidRPr="00950C5B">
        <w:rPr>
          <w:rFonts w:asciiTheme="minorHAnsi" w:hAnsiTheme="minorHAnsi" w:cstheme="minorHAnsi"/>
          <w:sz w:val="22"/>
          <w:szCs w:val="22"/>
        </w:rPr>
        <w:t>How does RStudio's integration of Python and SAS differ from that of Python Spyder?</w:t>
      </w:r>
    </w:p>
    <w:p w14:paraId="42CFD219" w14:textId="77777777" w:rsidR="00D23E0A" w:rsidRPr="00950C5B" w:rsidRDefault="00D23E0A" w:rsidP="00145AC7">
      <w:pPr>
        <w:numPr>
          <w:ilvl w:val="0"/>
          <w:numId w:val="193"/>
        </w:numPr>
        <w:spacing w:after="180"/>
        <w:rPr>
          <w:rFonts w:asciiTheme="minorHAnsi" w:hAnsiTheme="minorHAnsi" w:cstheme="minorHAnsi"/>
          <w:sz w:val="22"/>
          <w:szCs w:val="22"/>
        </w:rPr>
      </w:pPr>
      <w:r w:rsidRPr="00950C5B">
        <w:rPr>
          <w:rFonts w:asciiTheme="minorHAnsi" w:hAnsiTheme="minorHAnsi" w:cstheme="minorHAnsi"/>
          <w:sz w:val="22"/>
          <w:szCs w:val="22"/>
        </w:rPr>
        <w:lastRenderedPageBreak/>
        <w:t>What are the potential drawbacks of using multiple programming languages within a single project?</w:t>
      </w:r>
    </w:p>
    <w:p w14:paraId="39BBE013" w14:textId="77777777" w:rsidR="00D23E0A" w:rsidRPr="00950C5B" w:rsidRDefault="00D23E0A" w:rsidP="00145AC7">
      <w:pPr>
        <w:numPr>
          <w:ilvl w:val="0"/>
          <w:numId w:val="193"/>
        </w:numPr>
        <w:spacing w:after="180"/>
        <w:rPr>
          <w:rFonts w:asciiTheme="minorHAnsi" w:hAnsiTheme="minorHAnsi" w:cstheme="minorHAnsi"/>
          <w:sz w:val="22"/>
          <w:szCs w:val="22"/>
        </w:rPr>
      </w:pPr>
      <w:r w:rsidRPr="00950C5B">
        <w:rPr>
          <w:rFonts w:asciiTheme="minorHAnsi" w:hAnsiTheme="minorHAnsi" w:cstheme="minorHAnsi"/>
          <w:sz w:val="22"/>
          <w:szCs w:val="22"/>
        </w:rPr>
        <w:t>How can Jupyter Notebooks be used to create a dynamic document that includes Python and R code?</w:t>
      </w:r>
    </w:p>
    <w:p w14:paraId="77900E51" w14:textId="77777777" w:rsidR="00D23E0A" w:rsidRPr="00950C5B" w:rsidRDefault="00D23E0A" w:rsidP="00145AC7">
      <w:pPr>
        <w:numPr>
          <w:ilvl w:val="0"/>
          <w:numId w:val="193"/>
        </w:numPr>
        <w:spacing w:after="180"/>
        <w:rPr>
          <w:rFonts w:asciiTheme="minorHAnsi" w:hAnsiTheme="minorHAnsi" w:cstheme="minorHAnsi"/>
          <w:sz w:val="22"/>
          <w:szCs w:val="22"/>
        </w:rPr>
      </w:pPr>
      <w:r w:rsidRPr="00950C5B">
        <w:rPr>
          <w:rFonts w:asciiTheme="minorHAnsi" w:hAnsiTheme="minorHAnsi" w:cstheme="minorHAnsi"/>
          <w:sz w:val="22"/>
          <w:szCs w:val="22"/>
        </w:rPr>
        <w:t xml:space="preserve">What considerations should be </w:t>
      </w:r>
      <w:proofErr w:type="gramStart"/>
      <w:r w:rsidRPr="00950C5B">
        <w:rPr>
          <w:rFonts w:asciiTheme="minorHAnsi" w:hAnsiTheme="minorHAnsi" w:cstheme="minorHAnsi"/>
          <w:sz w:val="22"/>
          <w:szCs w:val="22"/>
        </w:rPr>
        <w:t>taken into account</w:t>
      </w:r>
      <w:proofErr w:type="gramEnd"/>
      <w:r w:rsidRPr="00950C5B">
        <w:rPr>
          <w:rFonts w:asciiTheme="minorHAnsi" w:hAnsiTheme="minorHAnsi" w:cstheme="minorHAnsi"/>
          <w:sz w:val="22"/>
          <w:szCs w:val="22"/>
        </w:rPr>
        <w:t xml:space="preserve"> when choosing an environment for language fusion?</w:t>
      </w:r>
    </w:p>
    <w:p w14:paraId="6C823C53" w14:textId="77777777" w:rsidR="00D23E0A" w:rsidRDefault="00D23E0A" w:rsidP="00D23E0A">
      <w:pPr>
        <w:rPr>
          <w:rFonts w:asciiTheme="minorHAnsi" w:hAnsiTheme="minorHAnsi" w:cstheme="minorHAnsi"/>
          <w:b/>
          <w:bCs/>
          <w:sz w:val="22"/>
          <w:szCs w:val="22"/>
        </w:rPr>
      </w:pPr>
    </w:p>
    <w:p w14:paraId="5B512294" w14:textId="77777777" w:rsidR="00D23E0A" w:rsidRDefault="00D23E0A" w:rsidP="00D23E0A">
      <w:pPr>
        <w:rPr>
          <w:rFonts w:asciiTheme="minorHAnsi" w:hAnsiTheme="minorHAnsi" w:cstheme="minorHAnsi"/>
          <w:b/>
          <w:bCs/>
          <w:sz w:val="22"/>
          <w:szCs w:val="22"/>
        </w:rPr>
      </w:pPr>
    </w:p>
    <w:p w14:paraId="52A86D4B" w14:textId="77777777" w:rsidR="00D23E0A" w:rsidRDefault="00D23E0A" w:rsidP="00D23E0A">
      <w:pPr>
        <w:rPr>
          <w:rFonts w:asciiTheme="minorHAnsi" w:hAnsiTheme="minorHAnsi" w:cstheme="minorHAnsi"/>
          <w:b/>
          <w:bCs/>
          <w:sz w:val="22"/>
          <w:szCs w:val="22"/>
        </w:rPr>
      </w:pPr>
    </w:p>
    <w:p w14:paraId="2275B4CF" w14:textId="77777777" w:rsidR="00D23E0A" w:rsidRDefault="00D23E0A" w:rsidP="00D23E0A">
      <w:pPr>
        <w:rPr>
          <w:rFonts w:asciiTheme="minorHAnsi" w:hAnsiTheme="minorHAnsi" w:cstheme="minorHAnsi"/>
          <w:b/>
          <w:bCs/>
          <w:sz w:val="22"/>
          <w:szCs w:val="22"/>
        </w:rPr>
      </w:pPr>
    </w:p>
    <w:p w14:paraId="18A62585" w14:textId="77777777" w:rsidR="00D23E0A" w:rsidRDefault="00D23E0A" w:rsidP="00D23E0A">
      <w:pPr>
        <w:rPr>
          <w:rFonts w:asciiTheme="minorHAnsi" w:hAnsiTheme="minorHAnsi" w:cstheme="minorHAnsi"/>
          <w:b/>
          <w:bCs/>
          <w:sz w:val="22"/>
          <w:szCs w:val="22"/>
        </w:rPr>
      </w:pPr>
    </w:p>
    <w:p w14:paraId="38FA1B43" w14:textId="77777777" w:rsidR="00D23E0A" w:rsidRDefault="00D23E0A" w:rsidP="00D23E0A">
      <w:pPr>
        <w:rPr>
          <w:rFonts w:asciiTheme="minorHAnsi" w:hAnsiTheme="minorHAnsi" w:cstheme="minorHAnsi"/>
          <w:b/>
          <w:bCs/>
          <w:sz w:val="22"/>
          <w:szCs w:val="22"/>
        </w:rPr>
      </w:pPr>
    </w:p>
    <w:p w14:paraId="6DF498CD" w14:textId="77777777" w:rsidR="00D23E0A" w:rsidRDefault="00D23E0A" w:rsidP="00D23E0A">
      <w:pPr>
        <w:rPr>
          <w:rFonts w:asciiTheme="minorHAnsi" w:hAnsiTheme="minorHAnsi" w:cstheme="minorHAnsi"/>
          <w:b/>
          <w:bCs/>
          <w:sz w:val="22"/>
          <w:szCs w:val="22"/>
        </w:rPr>
      </w:pPr>
    </w:p>
    <w:p w14:paraId="5B96EAE7" w14:textId="77777777" w:rsidR="00D23E0A" w:rsidRDefault="00D23E0A" w:rsidP="00D23E0A">
      <w:pPr>
        <w:rPr>
          <w:rFonts w:asciiTheme="minorHAnsi" w:hAnsiTheme="minorHAnsi" w:cstheme="minorHAnsi"/>
          <w:b/>
          <w:bCs/>
          <w:sz w:val="22"/>
          <w:szCs w:val="22"/>
        </w:rPr>
      </w:pPr>
    </w:p>
    <w:p w14:paraId="47BE98A1" w14:textId="77777777" w:rsidR="00D23E0A" w:rsidRDefault="00D23E0A" w:rsidP="00D23E0A">
      <w:pPr>
        <w:rPr>
          <w:rFonts w:asciiTheme="minorHAnsi" w:hAnsiTheme="minorHAnsi" w:cstheme="minorHAnsi"/>
          <w:b/>
          <w:bCs/>
          <w:sz w:val="22"/>
          <w:szCs w:val="22"/>
        </w:rPr>
      </w:pPr>
    </w:p>
    <w:p w14:paraId="75F223DD" w14:textId="77777777" w:rsidR="00D23E0A" w:rsidRDefault="00D23E0A" w:rsidP="00D23E0A">
      <w:pPr>
        <w:rPr>
          <w:rFonts w:asciiTheme="minorHAnsi" w:hAnsiTheme="minorHAnsi" w:cstheme="minorHAnsi"/>
          <w:b/>
          <w:bCs/>
          <w:sz w:val="22"/>
          <w:szCs w:val="22"/>
        </w:rPr>
      </w:pPr>
    </w:p>
    <w:p w14:paraId="6556CB25" w14:textId="77777777" w:rsidR="00D23E0A" w:rsidRDefault="00D23E0A" w:rsidP="00D23E0A">
      <w:pPr>
        <w:rPr>
          <w:rFonts w:asciiTheme="minorHAnsi" w:hAnsiTheme="minorHAnsi" w:cstheme="minorHAnsi"/>
          <w:b/>
          <w:bCs/>
          <w:sz w:val="22"/>
          <w:szCs w:val="22"/>
        </w:rPr>
      </w:pPr>
    </w:p>
    <w:p w14:paraId="4DBC4001" w14:textId="77777777" w:rsidR="00D23E0A" w:rsidRDefault="00D23E0A" w:rsidP="00D23E0A">
      <w:pPr>
        <w:rPr>
          <w:rFonts w:asciiTheme="minorHAnsi" w:hAnsiTheme="minorHAnsi" w:cstheme="minorHAnsi"/>
          <w:b/>
          <w:bCs/>
          <w:sz w:val="22"/>
          <w:szCs w:val="22"/>
        </w:rPr>
      </w:pPr>
    </w:p>
    <w:p w14:paraId="49F03FFA" w14:textId="77777777" w:rsidR="00D23E0A" w:rsidRDefault="00D23E0A" w:rsidP="00D23E0A">
      <w:pPr>
        <w:rPr>
          <w:rFonts w:asciiTheme="minorHAnsi" w:hAnsiTheme="minorHAnsi" w:cstheme="minorHAnsi"/>
          <w:b/>
          <w:bCs/>
          <w:sz w:val="22"/>
          <w:szCs w:val="22"/>
        </w:rPr>
      </w:pPr>
    </w:p>
    <w:p w14:paraId="20D33CF4" w14:textId="77777777" w:rsidR="00D23E0A" w:rsidRDefault="00D23E0A" w:rsidP="00D23E0A">
      <w:pPr>
        <w:rPr>
          <w:rFonts w:asciiTheme="minorHAnsi" w:hAnsiTheme="minorHAnsi" w:cstheme="minorHAnsi"/>
          <w:b/>
          <w:bCs/>
          <w:sz w:val="22"/>
          <w:szCs w:val="22"/>
        </w:rPr>
      </w:pPr>
    </w:p>
    <w:p w14:paraId="62D61C07" w14:textId="77777777" w:rsidR="00D23E0A" w:rsidRDefault="00D23E0A" w:rsidP="00D23E0A">
      <w:pPr>
        <w:rPr>
          <w:rFonts w:asciiTheme="minorHAnsi" w:hAnsiTheme="minorHAnsi" w:cstheme="minorHAnsi"/>
          <w:b/>
          <w:bCs/>
          <w:sz w:val="22"/>
          <w:szCs w:val="22"/>
        </w:rPr>
      </w:pPr>
    </w:p>
    <w:p w14:paraId="4AFE2C02" w14:textId="77777777" w:rsidR="00D23E0A" w:rsidRDefault="00D23E0A" w:rsidP="00D23E0A">
      <w:pPr>
        <w:rPr>
          <w:rFonts w:asciiTheme="minorHAnsi" w:hAnsiTheme="minorHAnsi" w:cstheme="minorHAnsi"/>
          <w:b/>
          <w:bCs/>
          <w:sz w:val="22"/>
          <w:szCs w:val="22"/>
        </w:rPr>
      </w:pPr>
    </w:p>
    <w:p w14:paraId="13EB1F0C" w14:textId="77777777" w:rsidR="00D23E0A" w:rsidRDefault="00D23E0A" w:rsidP="00D23E0A">
      <w:pPr>
        <w:rPr>
          <w:rFonts w:asciiTheme="minorHAnsi" w:hAnsiTheme="minorHAnsi" w:cstheme="minorHAnsi"/>
          <w:b/>
          <w:bCs/>
          <w:sz w:val="22"/>
          <w:szCs w:val="22"/>
        </w:rPr>
      </w:pPr>
    </w:p>
    <w:p w14:paraId="3E12CC6D" w14:textId="77777777" w:rsidR="00D23E0A" w:rsidRDefault="00D23E0A" w:rsidP="00D23E0A">
      <w:pPr>
        <w:rPr>
          <w:rFonts w:asciiTheme="minorHAnsi" w:hAnsiTheme="minorHAnsi" w:cstheme="minorHAnsi"/>
          <w:b/>
          <w:bCs/>
          <w:sz w:val="22"/>
          <w:szCs w:val="22"/>
        </w:rPr>
      </w:pPr>
    </w:p>
    <w:p w14:paraId="72394CDC" w14:textId="77777777" w:rsidR="00D23E0A" w:rsidRDefault="00D23E0A" w:rsidP="00D23E0A">
      <w:pPr>
        <w:rPr>
          <w:rFonts w:asciiTheme="minorHAnsi" w:hAnsiTheme="minorHAnsi" w:cstheme="minorHAnsi"/>
          <w:b/>
          <w:bCs/>
          <w:sz w:val="22"/>
          <w:szCs w:val="22"/>
        </w:rPr>
      </w:pPr>
    </w:p>
    <w:p w14:paraId="1B4676E8" w14:textId="77777777" w:rsidR="00D23E0A" w:rsidRDefault="00D23E0A" w:rsidP="00D23E0A">
      <w:pPr>
        <w:rPr>
          <w:rFonts w:asciiTheme="minorHAnsi" w:hAnsiTheme="minorHAnsi" w:cstheme="minorHAnsi"/>
          <w:b/>
          <w:bCs/>
          <w:sz w:val="22"/>
          <w:szCs w:val="22"/>
        </w:rPr>
      </w:pPr>
    </w:p>
    <w:p w14:paraId="794C53CE" w14:textId="77777777" w:rsidR="00D23E0A" w:rsidRDefault="00D23E0A" w:rsidP="00D23E0A">
      <w:pPr>
        <w:rPr>
          <w:rFonts w:asciiTheme="minorHAnsi" w:hAnsiTheme="minorHAnsi" w:cstheme="minorHAnsi"/>
          <w:b/>
          <w:bCs/>
          <w:sz w:val="22"/>
          <w:szCs w:val="22"/>
        </w:rPr>
      </w:pPr>
    </w:p>
    <w:p w14:paraId="00380884" w14:textId="77777777" w:rsidR="00D23E0A" w:rsidRDefault="00D23E0A" w:rsidP="00D23E0A">
      <w:pPr>
        <w:rPr>
          <w:rFonts w:asciiTheme="minorHAnsi" w:hAnsiTheme="minorHAnsi" w:cstheme="minorHAnsi"/>
          <w:b/>
          <w:bCs/>
          <w:sz w:val="22"/>
          <w:szCs w:val="22"/>
        </w:rPr>
      </w:pPr>
    </w:p>
    <w:p w14:paraId="00AB5B0B" w14:textId="77777777" w:rsidR="00D23E0A" w:rsidRDefault="00D23E0A" w:rsidP="00D23E0A">
      <w:pPr>
        <w:rPr>
          <w:rFonts w:asciiTheme="minorHAnsi" w:hAnsiTheme="minorHAnsi" w:cstheme="minorHAnsi"/>
          <w:b/>
          <w:bCs/>
          <w:sz w:val="22"/>
          <w:szCs w:val="22"/>
        </w:rPr>
      </w:pPr>
    </w:p>
    <w:p w14:paraId="48D0531E" w14:textId="77777777" w:rsidR="00D23E0A" w:rsidRDefault="00D23E0A" w:rsidP="00D23E0A">
      <w:pPr>
        <w:rPr>
          <w:rFonts w:asciiTheme="minorHAnsi" w:hAnsiTheme="minorHAnsi" w:cstheme="minorHAnsi"/>
          <w:b/>
          <w:bCs/>
          <w:sz w:val="22"/>
          <w:szCs w:val="22"/>
        </w:rPr>
      </w:pPr>
    </w:p>
    <w:p w14:paraId="7B118EDB" w14:textId="77777777" w:rsidR="00D23E0A" w:rsidRDefault="00D23E0A" w:rsidP="00D23E0A">
      <w:pPr>
        <w:rPr>
          <w:rFonts w:asciiTheme="minorHAnsi" w:hAnsiTheme="minorHAnsi" w:cstheme="minorHAnsi"/>
          <w:b/>
          <w:bCs/>
          <w:sz w:val="22"/>
          <w:szCs w:val="22"/>
        </w:rPr>
      </w:pPr>
    </w:p>
    <w:p w14:paraId="6BA26EBA" w14:textId="77777777" w:rsidR="00D23E0A" w:rsidRDefault="00D23E0A" w:rsidP="00D23E0A">
      <w:pPr>
        <w:rPr>
          <w:rFonts w:asciiTheme="minorHAnsi" w:hAnsiTheme="minorHAnsi" w:cstheme="minorHAnsi"/>
          <w:b/>
          <w:bCs/>
          <w:sz w:val="22"/>
          <w:szCs w:val="22"/>
        </w:rPr>
      </w:pPr>
    </w:p>
    <w:p w14:paraId="517EC97C" w14:textId="77777777" w:rsidR="00D23E0A" w:rsidRDefault="00D23E0A" w:rsidP="00D23E0A">
      <w:pPr>
        <w:rPr>
          <w:rFonts w:asciiTheme="minorHAnsi" w:hAnsiTheme="minorHAnsi" w:cstheme="minorHAnsi"/>
          <w:b/>
          <w:bCs/>
          <w:sz w:val="22"/>
          <w:szCs w:val="22"/>
        </w:rPr>
      </w:pPr>
    </w:p>
    <w:p w14:paraId="080473E4" w14:textId="77777777" w:rsidR="00D23E0A" w:rsidRDefault="00D23E0A" w:rsidP="00D23E0A">
      <w:pPr>
        <w:rPr>
          <w:rFonts w:asciiTheme="minorHAnsi" w:hAnsiTheme="minorHAnsi" w:cstheme="minorHAnsi"/>
          <w:b/>
          <w:bCs/>
          <w:sz w:val="22"/>
          <w:szCs w:val="22"/>
        </w:rPr>
      </w:pPr>
    </w:p>
    <w:p w14:paraId="2DDE9D23" w14:textId="77777777" w:rsidR="00D23E0A" w:rsidRDefault="00D23E0A" w:rsidP="00D23E0A">
      <w:pPr>
        <w:rPr>
          <w:rFonts w:asciiTheme="minorHAnsi" w:hAnsiTheme="minorHAnsi" w:cstheme="minorHAnsi"/>
          <w:b/>
          <w:bCs/>
          <w:sz w:val="22"/>
          <w:szCs w:val="22"/>
        </w:rPr>
      </w:pPr>
    </w:p>
    <w:p w14:paraId="503F211B" w14:textId="77777777" w:rsidR="00D23E0A" w:rsidRDefault="00D23E0A" w:rsidP="00D23E0A">
      <w:pPr>
        <w:rPr>
          <w:rFonts w:asciiTheme="minorHAnsi" w:hAnsiTheme="minorHAnsi" w:cstheme="minorHAnsi"/>
          <w:b/>
          <w:bCs/>
          <w:sz w:val="22"/>
          <w:szCs w:val="22"/>
        </w:rPr>
      </w:pPr>
    </w:p>
    <w:p w14:paraId="20E5D709" w14:textId="77777777" w:rsidR="00D23E0A" w:rsidRDefault="00D23E0A" w:rsidP="00D23E0A">
      <w:pPr>
        <w:pStyle w:val="Heading1"/>
      </w:pPr>
      <w:bookmarkStart w:id="197" w:name="_Toc174889706"/>
      <w:r>
        <w:lastRenderedPageBreak/>
        <w:t>Chapter 8 Cheat Sheet</w:t>
      </w:r>
      <w:bookmarkEnd w:id="197"/>
    </w:p>
    <w:p w14:paraId="2C774006" w14:textId="77777777" w:rsidR="00D23E0A" w:rsidRDefault="00D23E0A" w:rsidP="00D23E0A">
      <w:pPr>
        <w:rPr>
          <w:rFonts w:asciiTheme="minorHAnsi" w:hAnsiTheme="minorHAnsi" w:cstheme="minorHAnsi"/>
          <w:b/>
          <w:bCs/>
          <w:sz w:val="22"/>
          <w:szCs w:val="22"/>
        </w:rPr>
      </w:pPr>
    </w:p>
    <w:p w14:paraId="75DFF227" w14:textId="77777777" w:rsidR="00D23E0A" w:rsidRDefault="00D23E0A" w:rsidP="00D23E0A">
      <w:pPr>
        <w:rPr>
          <w:rFonts w:asciiTheme="minorHAnsi" w:hAnsiTheme="minorHAnsi" w:cstheme="minorHAnsi"/>
          <w:b/>
          <w:bCs/>
          <w:sz w:val="22"/>
          <w:szCs w:val="22"/>
        </w:rPr>
      </w:pPr>
    </w:p>
    <w:tbl>
      <w:tblPr>
        <w:tblW w:w="5000" w:type="pct"/>
        <w:tblLook w:val="04A0" w:firstRow="1" w:lastRow="0" w:firstColumn="1" w:lastColumn="0" w:noHBand="0" w:noVBand="1"/>
      </w:tblPr>
      <w:tblGrid>
        <w:gridCol w:w="1519"/>
        <w:gridCol w:w="2386"/>
        <w:gridCol w:w="2186"/>
        <w:gridCol w:w="2169"/>
      </w:tblGrid>
      <w:tr w:rsidR="00D23E0A" w:rsidRPr="00F4076E" w14:paraId="778B9C25" w14:textId="77777777" w:rsidTr="00A23D18">
        <w:trPr>
          <w:trHeight w:val="315"/>
        </w:trPr>
        <w:tc>
          <w:tcPr>
            <w:tcW w:w="919" w:type="pct"/>
            <w:tcBorders>
              <w:top w:val="single" w:sz="8" w:space="0" w:color="A6A6A6"/>
              <w:left w:val="single" w:sz="8" w:space="0" w:color="A6A6A6"/>
              <w:bottom w:val="single" w:sz="8" w:space="0" w:color="A6A6A6"/>
              <w:right w:val="single" w:sz="8" w:space="0" w:color="A6A6A6"/>
            </w:tcBorders>
            <w:shd w:val="clear" w:color="auto" w:fill="auto"/>
            <w:vAlign w:val="center"/>
            <w:hideMark/>
          </w:tcPr>
          <w:p w14:paraId="2B59C96A" w14:textId="77777777" w:rsidR="00D23E0A" w:rsidRPr="00F4076E" w:rsidRDefault="00D23E0A" w:rsidP="00A23D18">
            <w:pPr>
              <w:jc w:val="center"/>
              <w:rPr>
                <w:rFonts w:asciiTheme="minorHAnsi" w:hAnsiTheme="minorHAnsi" w:cstheme="minorHAnsi"/>
                <w:b/>
                <w:bCs/>
                <w:color w:val="000000"/>
                <w:sz w:val="22"/>
                <w:szCs w:val="22"/>
              </w:rPr>
            </w:pPr>
            <w:r w:rsidRPr="00F4076E">
              <w:rPr>
                <w:rFonts w:asciiTheme="minorHAnsi" w:hAnsiTheme="minorHAnsi" w:cstheme="minorHAnsi"/>
                <w:b/>
                <w:bCs/>
                <w:color w:val="000000"/>
                <w:sz w:val="22"/>
                <w:szCs w:val="22"/>
              </w:rPr>
              <w:t>Category</w:t>
            </w:r>
          </w:p>
        </w:tc>
        <w:tc>
          <w:tcPr>
            <w:tcW w:w="1444" w:type="pct"/>
            <w:tcBorders>
              <w:top w:val="single" w:sz="8" w:space="0" w:color="A6A6A6"/>
              <w:left w:val="nil"/>
              <w:bottom w:val="single" w:sz="8" w:space="0" w:color="A6A6A6"/>
              <w:right w:val="single" w:sz="8" w:space="0" w:color="A6A6A6"/>
            </w:tcBorders>
            <w:shd w:val="clear" w:color="auto" w:fill="auto"/>
            <w:vAlign w:val="center"/>
            <w:hideMark/>
          </w:tcPr>
          <w:p w14:paraId="2E90BC1A" w14:textId="77777777" w:rsidR="00D23E0A" w:rsidRPr="00F4076E" w:rsidRDefault="00D23E0A" w:rsidP="00A23D18">
            <w:pPr>
              <w:jc w:val="center"/>
              <w:rPr>
                <w:rFonts w:asciiTheme="minorHAnsi" w:hAnsiTheme="minorHAnsi" w:cstheme="minorHAnsi"/>
                <w:b/>
                <w:bCs/>
                <w:color w:val="000000"/>
                <w:sz w:val="22"/>
                <w:szCs w:val="22"/>
              </w:rPr>
            </w:pPr>
            <w:r w:rsidRPr="00F4076E">
              <w:rPr>
                <w:rFonts w:asciiTheme="minorHAnsi" w:hAnsiTheme="minorHAnsi" w:cstheme="minorHAnsi"/>
                <w:b/>
                <w:bCs/>
                <w:color w:val="000000"/>
                <w:sz w:val="22"/>
                <w:szCs w:val="22"/>
              </w:rPr>
              <w:t>SAS Studio</w:t>
            </w:r>
          </w:p>
        </w:tc>
        <w:tc>
          <w:tcPr>
            <w:tcW w:w="1323" w:type="pct"/>
            <w:tcBorders>
              <w:top w:val="single" w:sz="8" w:space="0" w:color="A6A6A6"/>
              <w:left w:val="nil"/>
              <w:bottom w:val="single" w:sz="8" w:space="0" w:color="A6A6A6"/>
              <w:right w:val="single" w:sz="8" w:space="0" w:color="A6A6A6"/>
            </w:tcBorders>
            <w:shd w:val="clear" w:color="auto" w:fill="auto"/>
            <w:vAlign w:val="center"/>
            <w:hideMark/>
          </w:tcPr>
          <w:p w14:paraId="018D0E10" w14:textId="77777777" w:rsidR="00D23E0A" w:rsidRPr="00F4076E" w:rsidRDefault="00D23E0A" w:rsidP="00A23D18">
            <w:pPr>
              <w:jc w:val="center"/>
              <w:rPr>
                <w:rFonts w:asciiTheme="minorHAnsi" w:hAnsiTheme="minorHAnsi" w:cstheme="minorHAnsi"/>
                <w:b/>
                <w:bCs/>
                <w:color w:val="000000"/>
                <w:sz w:val="22"/>
                <w:szCs w:val="22"/>
              </w:rPr>
            </w:pPr>
            <w:r w:rsidRPr="00F4076E">
              <w:rPr>
                <w:rFonts w:asciiTheme="minorHAnsi" w:hAnsiTheme="minorHAnsi" w:cstheme="minorHAnsi"/>
                <w:b/>
                <w:bCs/>
                <w:color w:val="000000"/>
                <w:sz w:val="22"/>
                <w:szCs w:val="22"/>
              </w:rPr>
              <w:t>Python Spyder</w:t>
            </w:r>
          </w:p>
        </w:tc>
        <w:tc>
          <w:tcPr>
            <w:tcW w:w="1313" w:type="pct"/>
            <w:tcBorders>
              <w:top w:val="single" w:sz="8" w:space="0" w:color="A6A6A6"/>
              <w:left w:val="nil"/>
              <w:bottom w:val="single" w:sz="8" w:space="0" w:color="A6A6A6"/>
              <w:right w:val="single" w:sz="8" w:space="0" w:color="A6A6A6"/>
            </w:tcBorders>
            <w:shd w:val="clear" w:color="auto" w:fill="auto"/>
            <w:vAlign w:val="center"/>
            <w:hideMark/>
          </w:tcPr>
          <w:p w14:paraId="1B611C69" w14:textId="77777777" w:rsidR="00D23E0A" w:rsidRPr="00F4076E" w:rsidRDefault="00D23E0A" w:rsidP="00A23D18">
            <w:pPr>
              <w:jc w:val="center"/>
              <w:rPr>
                <w:rFonts w:asciiTheme="minorHAnsi" w:hAnsiTheme="minorHAnsi" w:cstheme="minorHAnsi"/>
                <w:b/>
                <w:bCs/>
                <w:color w:val="000000"/>
                <w:sz w:val="22"/>
                <w:szCs w:val="22"/>
              </w:rPr>
            </w:pPr>
            <w:r w:rsidRPr="00F4076E">
              <w:rPr>
                <w:rFonts w:asciiTheme="minorHAnsi" w:hAnsiTheme="minorHAnsi" w:cstheme="minorHAnsi"/>
                <w:b/>
                <w:bCs/>
                <w:color w:val="000000"/>
                <w:sz w:val="22"/>
                <w:szCs w:val="22"/>
              </w:rPr>
              <w:t>RStudio</w:t>
            </w:r>
          </w:p>
        </w:tc>
      </w:tr>
      <w:tr w:rsidR="00D23E0A" w:rsidRPr="00F4076E" w14:paraId="6E25467E" w14:textId="77777777" w:rsidTr="00A23D18">
        <w:trPr>
          <w:trHeight w:val="915"/>
        </w:trPr>
        <w:tc>
          <w:tcPr>
            <w:tcW w:w="919" w:type="pct"/>
            <w:vMerge w:val="restart"/>
            <w:tcBorders>
              <w:top w:val="nil"/>
              <w:left w:val="single" w:sz="8" w:space="0" w:color="A6A6A6"/>
              <w:bottom w:val="single" w:sz="8" w:space="0" w:color="A6A6A6"/>
              <w:right w:val="single" w:sz="8" w:space="0" w:color="A6A6A6"/>
            </w:tcBorders>
            <w:shd w:val="clear" w:color="auto" w:fill="auto"/>
            <w:vAlign w:val="center"/>
            <w:hideMark/>
          </w:tcPr>
          <w:p w14:paraId="41F21F08" w14:textId="77777777" w:rsidR="00D23E0A" w:rsidRPr="00F4076E" w:rsidRDefault="00D23E0A" w:rsidP="00A23D18">
            <w:pPr>
              <w:rPr>
                <w:rFonts w:asciiTheme="minorHAnsi" w:hAnsiTheme="minorHAnsi" w:cstheme="minorHAnsi"/>
                <w:b/>
                <w:bCs/>
                <w:color w:val="000000"/>
                <w:sz w:val="22"/>
                <w:szCs w:val="22"/>
              </w:rPr>
            </w:pPr>
            <w:r w:rsidRPr="00F4076E">
              <w:rPr>
                <w:rFonts w:asciiTheme="minorHAnsi" w:hAnsiTheme="minorHAnsi" w:cstheme="minorHAnsi"/>
                <w:b/>
                <w:bCs/>
                <w:color w:val="000000"/>
                <w:sz w:val="22"/>
                <w:szCs w:val="22"/>
              </w:rPr>
              <w:t>Running R Code</w:t>
            </w:r>
          </w:p>
        </w:tc>
        <w:tc>
          <w:tcPr>
            <w:tcW w:w="1444" w:type="pct"/>
            <w:tcBorders>
              <w:top w:val="nil"/>
              <w:left w:val="nil"/>
              <w:bottom w:val="single" w:sz="8" w:space="0" w:color="A6A6A6"/>
              <w:right w:val="single" w:sz="8" w:space="0" w:color="A6A6A6"/>
            </w:tcBorders>
            <w:shd w:val="clear" w:color="auto" w:fill="auto"/>
            <w:vAlign w:val="center"/>
            <w:hideMark/>
          </w:tcPr>
          <w:p w14:paraId="009D4137" w14:textId="77777777" w:rsidR="00D23E0A" w:rsidRPr="00F4076E" w:rsidRDefault="00D23E0A" w:rsidP="00A23D18">
            <w:pPr>
              <w:rPr>
                <w:rFonts w:asciiTheme="minorHAnsi" w:hAnsiTheme="minorHAnsi" w:cstheme="minorHAnsi"/>
                <w:color w:val="000000"/>
                <w:sz w:val="22"/>
                <w:szCs w:val="22"/>
              </w:rPr>
            </w:pPr>
            <w:r w:rsidRPr="00F4076E">
              <w:rPr>
                <w:rFonts w:asciiTheme="minorHAnsi" w:hAnsiTheme="minorHAnsi" w:cstheme="minorHAnsi"/>
                <w:color w:val="000000"/>
                <w:sz w:val="22"/>
                <w:szCs w:val="22"/>
              </w:rPr>
              <w:t>- Use RSUBMIT to submit R code to a remote R session</w:t>
            </w:r>
          </w:p>
        </w:tc>
        <w:tc>
          <w:tcPr>
            <w:tcW w:w="1323" w:type="pct"/>
            <w:tcBorders>
              <w:top w:val="nil"/>
              <w:left w:val="nil"/>
              <w:bottom w:val="single" w:sz="8" w:space="0" w:color="A6A6A6"/>
              <w:right w:val="single" w:sz="8" w:space="0" w:color="A6A6A6"/>
            </w:tcBorders>
            <w:shd w:val="clear" w:color="auto" w:fill="auto"/>
            <w:vAlign w:val="center"/>
            <w:hideMark/>
          </w:tcPr>
          <w:p w14:paraId="2BDB7D26" w14:textId="77777777" w:rsidR="00D23E0A" w:rsidRPr="00F4076E" w:rsidRDefault="00D23E0A" w:rsidP="00A23D18">
            <w:pPr>
              <w:rPr>
                <w:rFonts w:asciiTheme="minorHAnsi" w:hAnsiTheme="minorHAnsi" w:cstheme="minorHAnsi"/>
                <w:color w:val="000000"/>
                <w:sz w:val="22"/>
                <w:szCs w:val="22"/>
              </w:rPr>
            </w:pPr>
            <w:r w:rsidRPr="00F4076E">
              <w:rPr>
                <w:rFonts w:asciiTheme="minorHAnsi" w:hAnsiTheme="minorHAnsi" w:cstheme="minorHAnsi"/>
                <w:color w:val="000000"/>
                <w:sz w:val="22"/>
                <w:szCs w:val="22"/>
              </w:rPr>
              <w:t>- Use rpy2 package to run R code within Python scripts</w:t>
            </w:r>
          </w:p>
        </w:tc>
        <w:tc>
          <w:tcPr>
            <w:tcW w:w="1313" w:type="pct"/>
            <w:tcBorders>
              <w:top w:val="nil"/>
              <w:left w:val="nil"/>
              <w:bottom w:val="single" w:sz="8" w:space="0" w:color="A6A6A6"/>
              <w:right w:val="single" w:sz="8" w:space="0" w:color="A6A6A6"/>
            </w:tcBorders>
            <w:shd w:val="clear" w:color="auto" w:fill="auto"/>
            <w:vAlign w:val="center"/>
            <w:hideMark/>
          </w:tcPr>
          <w:p w14:paraId="1E5CEE0E" w14:textId="77777777" w:rsidR="00D23E0A" w:rsidRPr="00F4076E" w:rsidRDefault="00D23E0A" w:rsidP="00A23D18">
            <w:pPr>
              <w:rPr>
                <w:rFonts w:asciiTheme="minorHAnsi" w:hAnsiTheme="minorHAnsi" w:cstheme="minorHAnsi"/>
                <w:color w:val="000000"/>
                <w:sz w:val="22"/>
                <w:szCs w:val="22"/>
              </w:rPr>
            </w:pPr>
            <w:r w:rsidRPr="00F4076E">
              <w:rPr>
                <w:rFonts w:asciiTheme="minorHAnsi" w:hAnsiTheme="minorHAnsi" w:cstheme="minorHAnsi"/>
                <w:color w:val="000000"/>
                <w:sz w:val="22"/>
                <w:szCs w:val="22"/>
              </w:rPr>
              <w:t>- Use the Reticulate package for Python integration</w:t>
            </w:r>
          </w:p>
        </w:tc>
      </w:tr>
      <w:tr w:rsidR="00D23E0A" w:rsidRPr="00F4076E" w14:paraId="1E878536" w14:textId="77777777" w:rsidTr="00A23D18">
        <w:trPr>
          <w:trHeight w:val="615"/>
        </w:trPr>
        <w:tc>
          <w:tcPr>
            <w:tcW w:w="919" w:type="pct"/>
            <w:vMerge/>
            <w:tcBorders>
              <w:top w:val="nil"/>
              <w:left w:val="single" w:sz="8" w:space="0" w:color="A6A6A6"/>
              <w:bottom w:val="single" w:sz="8" w:space="0" w:color="A6A6A6"/>
              <w:right w:val="single" w:sz="8" w:space="0" w:color="A6A6A6"/>
            </w:tcBorders>
            <w:vAlign w:val="center"/>
            <w:hideMark/>
          </w:tcPr>
          <w:p w14:paraId="270E4932" w14:textId="77777777" w:rsidR="00D23E0A" w:rsidRPr="00F4076E" w:rsidRDefault="00D23E0A" w:rsidP="00A23D18">
            <w:pPr>
              <w:rPr>
                <w:rFonts w:asciiTheme="minorHAnsi" w:hAnsiTheme="minorHAnsi" w:cstheme="minorHAnsi"/>
                <w:b/>
                <w:bCs/>
                <w:color w:val="000000"/>
                <w:sz w:val="22"/>
                <w:szCs w:val="22"/>
              </w:rPr>
            </w:pPr>
          </w:p>
        </w:tc>
        <w:tc>
          <w:tcPr>
            <w:tcW w:w="1444" w:type="pct"/>
            <w:tcBorders>
              <w:top w:val="nil"/>
              <w:left w:val="nil"/>
              <w:bottom w:val="single" w:sz="8" w:space="0" w:color="A6A6A6"/>
              <w:right w:val="single" w:sz="8" w:space="0" w:color="A6A6A6"/>
            </w:tcBorders>
            <w:shd w:val="clear" w:color="auto" w:fill="auto"/>
            <w:vAlign w:val="center"/>
            <w:hideMark/>
          </w:tcPr>
          <w:p w14:paraId="6A1AD74E" w14:textId="77777777" w:rsidR="00D23E0A" w:rsidRPr="00F4076E" w:rsidRDefault="00D23E0A" w:rsidP="00A23D18">
            <w:pPr>
              <w:rPr>
                <w:rFonts w:asciiTheme="minorHAnsi" w:hAnsiTheme="minorHAnsi" w:cstheme="minorHAnsi"/>
                <w:color w:val="000000"/>
                <w:sz w:val="22"/>
                <w:szCs w:val="22"/>
              </w:rPr>
            </w:pPr>
            <w:r w:rsidRPr="00F4076E">
              <w:rPr>
                <w:rFonts w:asciiTheme="minorHAnsi" w:hAnsiTheme="minorHAnsi" w:cstheme="minorHAnsi"/>
                <w:color w:val="000000"/>
                <w:sz w:val="22"/>
                <w:szCs w:val="22"/>
              </w:rPr>
              <w:t>- Execute R scripts via SYSTEM command</w:t>
            </w:r>
          </w:p>
        </w:tc>
        <w:tc>
          <w:tcPr>
            <w:tcW w:w="1323" w:type="pct"/>
            <w:tcBorders>
              <w:top w:val="nil"/>
              <w:left w:val="nil"/>
              <w:bottom w:val="single" w:sz="8" w:space="0" w:color="A6A6A6"/>
              <w:right w:val="single" w:sz="8" w:space="0" w:color="A6A6A6"/>
            </w:tcBorders>
            <w:shd w:val="clear" w:color="auto" w:fill="auto"/>
            <w:vAlign w:val="center"/>
            <w:hideMark/>
          </w:tcPr>
          <w:p w14:paraId="22C2CADE" w14:textId="77777777" w:rsidR="00D23E0A" w:rsidRPr="00F4076E" w:rsidRDefault="00D23E0A" w:rsidP="00A23D18">
            <w:pPr>
              <w:rPr>
                <w:rFonts w:asciiTheme="minorHAnsi" w:hAnsiTheme="minorHAnsi" w:cstheme="minorHAnsi"/>
                <w:color w:val="000000"/>
                <w:sz w:val="22"/>
                <w:szCs w:val="22"/>
              </w:rPr>
            </w:pPr>
            <w:r w:rsidRPr="00F4076E">
              <w:rPr>
                <w:rFonts w:asciiTheme="minorHAnsi" w:hAnsiTheme="minorHAnsi" w:cstheme="minorHAnsi"/>
                <w:color w:val="000000"/>
                <w:sz w:val="22"/>
                <w:szCs w:val="22"/>
              </w:rPr>
              <w:t>- Use subprocess to call external R scripts</w:t>
            </w:r>
          </w:p>
        </w:tc>
        <w:tc>
          <w:tcPr>
            <w:tcW w:w="1313" w:type="pct"/>
            <w:tcBorders>
              <w:top w:val="nil"/>
              <w:left w:val="nil"/>
              <w:bottom w:val="single" w:sz="8" w:space="0" w:color="A6A6A6"/>
              <w:right w:val="single" w:sz="8" w:space="0" w:color="A6A6A6"/>
            </w:tcBorders>
            <w:shd w:val="clear" w:color="auto" w:fill="auto"/>
            <w:vAlign w:val="center"/>
            <w:hideMark/>
          </w:tcPr>
          <w:p w14:paraId="25ED5FF8" w14:textId="77777777" w:rsidR="00D23E0A" w:rsidRPr="00F4076E" w:rsidRDefault="00D23E0A" w:rsidP="00A23D18">
            <w:pPr>
              <w:rPr>
                <w:rFonts w:asciiTheme="minorHAnsi" w:hAnsiTheme="minorHAnsi" w:cstheme="minorHAnsi"/>
                <w:color w:val="000000"/>
                <w:sz w:val="22"/>
                <w:szCs w:val="22"/>
              </w:rPr>
            </w:pPr>
            <w:r w:rsidRPr="00F4076E">
              <w:rPr>
                <w:rFonts w:asciiTheme="minorHAnsi" w:hAnsiTheme="minorHAnsi" w:cstheme="minorHAnsi"/>
                <w:color w:val="000000"/>
                <w:sz w:val="22"/>
                <w:szCs w:val="22"/>
              </w:rPr>
              <w:t xml:space="preserve">- Write R code directly in R scripts or </w:t>
            </w:r>
            <w:proofErr w:type="spellStart"/>
            <w:r w:rsidRPr="00F4076E">
              <w:rPr>
                <w:rFonts w:asciiTheme="minorHAnsi" w:hAnsiTheme="minorHAnsi" w:cstheme="minorHAnsi"/>
                <w:color w:val="000000"/>
                <w:sz w:val="22"/>
                <w:szCs w:val="22"/>
              </w:rPr>
              <w:t>RMarkdown</w:t>
            </w:r>
            <w:proofErr w:type="spellEnd"/>
          </w:p>
        </w:tc>
      </w:tr>
      <w:tr w:rsidR="00D23E0A" w:rsidRPr="00F4076E" w14:paraId="0C2D616C" w14:textId="77777777" w:rsidTr="00A23D18">
        <w:trPr>
          <w:trHeight w:val="615"/>
        </w:trPr>
        <w:tc>
          <w:tcPr>
            <w:tcW w:w="919" w:type="pct"/>
            <w:vMerge/>
            <w:tcBorders>
              <w:top w:val="nil"/>
              <w:left w:val="single" w:sz="8" w:space="0" w:color="A6A6A6"/>
              <w:bottom w:val="single" w:sz="8" w:space="0" w:color="A6A6A6"/>
              <w:right w:val="single" w:sz="8" w:space="0" w:color="A6A6A6"/>
            </w:tcBorders>
            <w:vAlign w:val="center"/>
            <w:hideMark/>
          </w:tcPr>
          <w:p w14:paraId="500E3378" w14:textId="77777777" w:rsidR="00D23E0A" w:rsidRPr="00F4076E" w:rsidRDefault="00D23E0A" w:rsidP="00A23D18">
            <w:pPr>
              <w:rPr>
                <w:rFonts w:asciiTheme="minorHAnsi" w:hAnsiTheme="minorHAnsi" w:cstheme="minorHAnsi"/>
                <w:b/>
                <w:bCs/>
                <w:color w:val="000000"/>
                <w:sz w:val="22"/>
                <w:szCs w:val="22"/>
              </w:rPr>
            </w:pPr>
          </w:p>
        </w:tc>
        <w:tc>
          <w:tcPr>
            <w:tcW w:w="1444" w:type="pct"/>
            <w:tcBorders>
              <w:top w:val="nil"/>
              <w:left w:val="nil"/>
              <w:bottom w:val="single" w:sz="8" w:space="0" w:color="A6A6A6"/>
              <w:right w:val="single" w:sz="8" w:space="0" w:color="A6A6A6"/>
            </w:tcBorders>
            <w:shd w:val="clear" w:color="auto" w:fill="auto"/>
            <w:vAlign w:val="center"/>
            <w:hideMark/>
          </w:tcPr>
          <w:p w14:paraId="4BD96E0A" w14:textId="77777777" w:rsidR="00D23E0A" w:rsidRPr="00F4076E" w:rsidRDefault="00D23E0A" w:rsidP="00A23D18">
            <w:pPr>
              <w:rPr>
                <w:rFonts w:asciiTheme="minorHAnsi" w:hAnsiTheme="minorHAnsi" w:cstheme="minorHAnsi"/>
                <w:color w:val="000000"/>
                <w:sz w:val="22"/>
                <w:szCs w:val="22"/>
              </w:rPr>
            </w:pPr>
            <w:r w:rsidRPr="00F4076E">
              <w:rPr>
                <w:rFonts w:asciiTheme="minorHAnsi" w:hAnsiTheme="minorHAnsi" w:cstheme="minorHAnsi"/>
                <w:color w:val="000000"/>
                <w:sz w:val="22"/>
                <w:szCs w:val="22"/>
              </w:rPr>
              <w:t>- Jupyter Notebooks with R kernel for R code execution</w:t>
            </w:r>
          </w:p>
        </w:tc>
        <w:tc>
          <w:tcPr>
            <w:tcW w:w="1323" w:type="pct"/>
            <w:tcBorders>
              <w:top w:val="nil"/>
              <w:left w:val="nil"/>
              <w:bottom w:val="single" w:sz="8" w:space="0" w:color="A6A6A6"/>
              <w:right w:val="single" w:sz="8" w:space="0" w:color="A6A6A6"/>
            </w:tcBorders>
            <w:shd w:val="clear" w:color="auto" w:fill="auto"/>
            <w:vAlign w:val="center"/>
            <w:hideMark/>
          </w:tcPr>
          <w:p w14:paraId="6F5F619A" w14:textId="77777777" w:rsidR="00D23E0A" w:rsidRPr="00F4076E" w:rsidRDefault="00D23E0A" w:rsidP="00A23D18">
            <w:pPr>
              <w:rPr>
                <w:rFonts w:asciiTheme="minorHAnsi" w:hAnsiTheme="minorHAnsi" w:cstheme="minorHAnsi"/>
                <w:color w:val="000000"/>
                <w:sz w:val="22"/>
                <w:szCs w:val="22"/>
              </w:rPr>
            </w:pPr>
            <w:r w:rsidRPr="00F4076E">
              <w:rPr>
                <w:rFonts w:asciiTheme="minorHAnsi" w:hAnsiTheme="minorHAnsi" w:cstheme="minorHAnsi"/>
                <w:color w:val="000000"/>
                <w:sz w:val="22"/>
                <w:szCs w:val="22"/>
              </w:rPr>
              <w:t> </w:t>
            </w:r>
          </w:p>
        </w:tc>
        <w:tc>
          <w:tcPr>
            <w:tcW w:w="1313" w:type="pct"/>
            <w:tcBorders>
              <w:top w:val="nil"/>
              <w:left w:val="nil"/>
              <w:bottom w:val="single" w:sz="8" w:space="0" w:color="A6A6A6"/>
              <w:right w:val="single" w:sz="8" w:space="0" w:color="A6A6A6"/>
            </w:tcBorders>
            <w:shd w:val="clear" w:color="auto" w:fill="auto"/>
            <w:vAlign w:val="center"/>
            <w:hideMark/>
          </w:tcPr>
          <w:p w14:paraId="39304755" w14:textId="77777777" w:rsidR="00D23E0A" w:rsidRPr="00F4076E" w:rsidRDefault="00D23E0A" w:rsidP="00A23D18">
            <w:pPr>
              <w:rPr>
                <w:rFonts w:asciiTheme="minorHAnsi" w:hAnsiTheme="minorHAnsi" w:cstheme="minorHAnsi"/>
                <w:color w:val="000000"/>
                <w:sz w:val="22"/>
                <w:szCs w:val="22"/>
              </w:rPr>
            </w:pPr>
            <w:r w:rsidRPr="00F4076E">
              <w:rPr>
                <w:rFonts w:asciiTheme="minorHAnsi" w:hAnsiTheme="minorHAnsi" w:cstheme="minorHAnsi"/>
                <w:color w:val="000000"/>
                <w:sz w:val="22"/>
                <w:szCs w:val="22"/>
              </w:rPr>
              <w:t>- Use system() to call R scripts</w:t>
            </w:r>
          </w:p>
        </w:tc>
      </w:tr>
      <w:tr w:rsidR="00D23E0A" w:rsidRPr="00F4076E" w14:paraId="789980B8" w14:textId="77777777" w:rsidTr="00A23D18">
        <w:trPr>
          <w:trHeight w:val="915"/>
        </w:trPr>
        <w:tc>
          <w:tcPr>
            <w:tcW w:w="919" w:type="pct"/>
            <w:vMerge w:val="restart"/>
            <w:tcBorders>
              <w:top w:val="nil"/>
              <w:left w:val="single" w:sz="8" w:space="0" w:color="A6A6A6"/>
              <w:bottom w:val="single" w:sz="8" w:space="0" w:color="A6A6A6"/>
              <w:right w:val="single" w:sz="8" w:space="0" w:color="A6A6A6"/>
            </w:tcBorders>
            <w:shd w:val="clear" w:color="auto" w:fill="auto"/>
            <w:vAlign w:val="center"/>
            <w:hideMark/>
          </w:tcPr>
          <w:p w14:paraId="43FF2208" w14:textId="77777777" w:rsidR="00D23E0A" w:rsidRPr="00F4076E" w:rsidRDefault="00D23E0A" w:rsidP="00A23D18">
            <w:pPr>
              <w:rPr>
                <w:rFonts w:asciiTheme="minorHAnsi" w:hAnsiTheme="minorHAnsi" w:cstheme="minorHAnsi"/>
                <w:b/>
                <w:bCs/>
                <w:color w:val="000000"/>
                <w:sz w:val="22"/>
                <w:szCs w:val="22"/>
              </w:rPr>
            </w:pPr>
            <w:r w:rsidRPr="00F4076E">
              <w:rPr>
                <w:rFonts w:asciiTheme="minorHAnsi" w:hAnsiTheme="minorHAnsi" w:cstheme="minorHAnsi"/>
                <w:b/>
                <w:bCs/>
                <w:color w:val="000000"/>
                <w:sz w:val="22"/>
                <w:szCs w:val="22"/>
              </w:rPr>
              <w:t>Running Python Code</w:t>
            </w:r>
          </w:p>
        </w:tc>
        <w:tc>
          <w:tcPr>
            <w:tcW w:w="1444" w:type="pct"/>
            <w:tcBorders>
              <w:top w:val="nil"/>
              <w:left w:val="nil"/>
              <w:bottom w:val="single" w:sz="8" w:space="0" w:color="A6A6A6"/>
              <w:right w:val="single" w:sz="8" w:space="0" w:color="A6A6A6"/>
            </w:tcBorders>
            <w:shd w:val="clear" w:color="auto" w:fill="auto"/>
            <w:vAlign w:val="center"/>
            <w:hideMark/>
          </w:tcPr>
          <w:p w14:paraId="2DC976C8" w14:textId="77777777" w:rsidR="00D23E0A" w:rsidRPr="00F4076E" w:rsidRDefault="00D23E0A" w:rsidP="00A23D18">
            <w:pPr>
              <w:rPr>
                <w:rFonts w:asciiTheme="minorHAnsi" w:hAnsiTheme="minorHAnsi" w:cstheme="minorHAnsi"/>
                <w:color w:val="000000"/>
                <w:sz w:val="22"/>
                <w:szCs w:val="22"/>
              </w:rPr>
            </w:pPr>
            <w:r w:rsidRPr="00F4076E">
              <w:rPr>
                <w:rFonts w:asciiTheme="minorHAnsi" w:hAnsiTheme="minorHAnsi" w:cstheme="minorHAnsi"/>
                <w:color w:val="000000"/>
                <w:sz w:val="22"/>
                <w:szCs w:val="22"/>
              </w:rPr>
              <w:t>- Use Python Code Node</w:t>
            </w:r>
          </w:p>
        </w:tc>
        <w:tc>
          <w:tcPr>
            <w:tcW w:w="1323" w:type="pct"/>
            <w:tcBorders>
              <w:top w:val="nil"/>
              <w:left w:val="nil"/>
              <w:bottom w:val="single" w:sz="8" w:space="0" w:color="A6A6A6"/>
              <w:right w:val="single" w:sz="8" w:space="0" w:color="A6A6A6"/>
            </w:tcBorders>
            <w:shd w:val="clear" w:color="auto" w:fill="auto"/>
            <w:vAlign w:val="center"/>
            <w:hideMark/>
          </w:tcPr>
          <w:p w14:paraId="24DEA363" w14:textId="77777777" w:rsidR="00D23E0A" w:rsidRPr="00F4076E" w:rsidRDefault="00D23E0A" w:rsidP="00A23D18">
            <w:pPr>
              <w:rPr>
                <w:rFonts w:asciiTheme="minorHAnsi" w:hAnsiTheme="minorHAnsi" w:cstheme="minorHAnsi"/>
                <w:color w:val="000000"/>
                <w:sz w:val="22"/>
                <w:szCs w:val="22"/>
              </w:rPr>
            </w:pPr>
            <w:r w:rsidRPr="00F4076E">
              <w:rPr>
                <w:rFonts w:asciiTheme="minorHAnsi" w:hAnsiTheme="minorHAnsi" w:cstheme="minorHAnsi"/>
                <w:color w:val="000000"/>
                <w:sz w:val="22"/>
                <w:szCs w:val="22"/>
              </w:rPr>
              <w:t>- Native Python environment for script execution</w:t>
            </w:r>
          </w:p>
        </w:tc>
        <w:tc>
          <w:tcPr>
            <w:tcW w:w="1313" w:type="pct"/>
            <w:tcBorders>
              <w:top w:val="nil"/>
              <w:left w:val="nil"/>
              <w:bottom w:val="single" w:sz="8" w:space="0" w:color="A6A6A6"/>
              <w:right w:val="single" w:sz="8" w:space="0" w:color="A6A6A6"/>
            </w:tcBorders>
            <w:shd w:val="clear" w:color="auto" w:fill="auto"/>
            <w:vAlign w:val="center"/>
            <w:hideMark/>
          </w:tcPr>
          <w:p w14:paraId="0C2EC072" w14:textId="77777777" w:rsidR="00D23E0A" w:rsidRPr="00F4076E" w:rsidRDefault="00D23E0A" w:rsidP="00A23D18">
            <w:pPr>
              <w:rPr>
                <w:rFonts w:asciiTheme="minorHAnsi" w:hAnsiTheme="minorHAnsi" w:cstheme="minorHAnsi"/>
                <w:color w:val="000000"/>
                <w:sz w:val="22"/>
                <w:szCs w:val="22"/>
              </w:rPr>
            </w:pPr>
            <w:r w:rsidRPr="00F4076E">
              <w:rPr>
                <w:rFonts w:asciiTheme="minorHAnsi" w:hAnsiTheme="minorHAnsi" w:cstheme="minorHAnsi"/>
                <w:color w:val="000000"/>
                <w:sz w:val="22"/>
                <w:szCs w:val="22"/>
              </w:rPr>
              <w:t>- Use Reticulate package to run Python code</w:t>
            </w:r>
          </w:p>
        </w:tc>
      </w:tr>
      <w:tr w:rsidR="00D23E0A" w:rsidRPr="00F4076E" w14:paraId="62C10A7C" w14:textId="77777777" w:rsidTr="00A23D18">
        <w:trPr>
          <w:trHeight w:val="915"/>
        </w:trPr>
        <w:tc>
          <w:tcPr>
            <w:tcW w:w="919" w:type="pct"/>
            <w:vMerge/>
            <w:tcBorders>
              <w:top w:val="nil"/>
              <w:left w:val="single" w:sz="8" w:space="0" w:color="A6A6A6"/>
              <w:bottom w:val="single" w:sz="8" w:space="0" w:color="A6A6A6"/>
              <w:right w:val="single" w:sz="8" w:space="0" w:color="A6A6A6"/>
            </w:tcBorders>
            <w:vAlign w:val="center"/>
            <w:hideMark/>
          </w:tcPr>
          <w:p w14:paraId="33EC1299" w14:textId="77777777" w:rsidR="00D23E0A" w:rsidRPr="00F4076E" w:rsidRDefault="00D23E0A" w:rsidP="00A23D18">
            <w:pPr>
              <w:rPr>
                <w:rFonts w:asciiTheme="minorHAnsi" w:hAnsiTheme="minorHAnsi" w:cstheme="minorHAnsi"/>
                <w:b/>
                <w:bCs/>
                <w:color w:val="000000"/>
                <w:sz w:val="22"/>
                <w:szCs w:val="22"/>
              </w:rPr>
            </w:pPr>
          </w:p>
        </w:tc>
        <w:tc>
          <w:tcPr>
            <w:tcW w:w="1444" w:type="pct"/>
            <w:tcBorders>
              <w:top w:val="nil"/>
              <w:left w:val="nil"/>
              <w:bottom w:val="single" w:sz="8" w:space="0" w:color="A6A6A6"/>
              <w:right w:val="single" w:sz="8" w:space="0" w:color="A6A6A6"/>
            </w:tcBorders>
            <w:shd w:val="clear" w:color="auto" w:fill="auto"/>
            <w:vAlign w:val="center"/>
            <w:hideMark/>
          </w:tcPr>
          <w:p w14:paraId="029245E3" w14:textId="77777777" w:rsidR="00D23E0A" w:rsidRPr="00F4076E" w:rsidRDefault="00D23E0A" w:rsidP="00A23D18">
            <w:pPr>
              <w:rPr>
                <w:rFonts w:asciiTheme="minorHAnsi" w:hAnsiTheme="minorHAnsi" w:cstheme="minorHAnsi"/>
                <w:color w:val="000000"/>
                <w:sz w:val="22"/>
                <w:szCs w:val="22"/>
              </w:rPr>
            </w:pPr>
            <w:r w:rsidRPr="00F4076E">
              <w:rPr>
                <w:rFonts w:asciiTheme="minorHAnsi" w:hAnsiTheme="minorHAnsi" w:cstheme="minorHAnsi"/>
                <w:color w:val="000000"/>
                <w:sz w:val="22"/>
                <w:szCs w:val="22"/>
              </w:rPr>
              <w:t>- Execute Python scripts via X command or SUBMITPYTHON</w:t>
            </w:r>
          </w:p>
        </w:tc>
        <w:tc>
          <w:tcPr>
            <w:tcW w:w="1323" w:type="pct"/>
            <w:tcBorders>
              <w:top w:val="nil"/>
              <w:left w:val="nil"/>
              <w:bottom w:val="single" w:sz="8" w:space="0" w:color="A6A6A6"/>
              <w:right w:val="single" w:sz="8" w:space="0" w:color="A6A6A6"/>
            </w:tcBorders>
            <w:shd w:val="clear" w:color="auto" w:fill="auto"/>
            <w:vAlign w:val="center"/>
            <w:hideMark/>
          </w:tcPr>
          <w:p w14:paraId="408FC1D3" w14:textId="77777777" w:rsidR="00D23E0A" w:rsidRPr="00F4076E" w:rsidRDefault="00D23E0A" w:rsidP="00A23D18">
            <w:pPr>
              <w:rPr>
                <w:rFonts w:asciiTheme="minorHAnsi" w:hAnsiTheme="minorHAnsi" w:cstheme="minorHAnsi"/>
                <w:color w:val="000000"/>
                <w:sz w:val="22"/>
                <w:szCs w:val="22"/>
              </w:rPr>
            </w:pPr>
            <w:r w:rsidRPr="00F4076E">
              <w:rPr>
                <w:rFonts w:asciiTheme="minorHAnsi" w:hAnsiTheme="minorHAnsi" w:cstheme="minorHAnsi"/>
                <w:color w:val="000000"/>
                <w:sz w:val="22"/>
                <w:szCs w:val="22"/>
              </w:rPr>
              <w:t>- Integrate SAS via SASpy or subprocess module</w:t>
            </w:r>
          </w:p>
        </w:tc>
        <w:tc>
          <w:tcPr>
            <w:tcW w:w="1313" w:type="pct"/>
            <w:tcBorders>
              <w:top w:val="nil"/>
              <w:left w:val="nil"/>
              <w:bottom w:val="single" w:sz="8" w:space="0" w:color="A6A6A6"/>
              <w:right w:val="single" w:sz="8" w:space="0" w:color="A6A6A6"/>
            </w:tcBorders>
            <w:shd w:val="clear" w:color="auto" w:fill="auto"/>
            <w:vAlign w:val="center"/>
            <w:hideMark/>
          </w:tcPr>
          <w:p w14:paraId="660B8382" w14:textId="77777777" w:rsidR="00D23E0A" w:rsidRPr="00F4076E" w:rsidRDefault="00D23E0A" w:rsidP="00A23D18">
            <w:pPr>
              <w:rPr>
                <w:rFonts w:asciiTheme="minorHAnsi" w:hAnsiTheme="minorHAnsi" w:cstheme="minorHAnsi"/>
                <w:color w:val="000000"/>
                <w:sz w:val="22"/>
                <w:szCs w:val="22"/>
              </w:rPr>
            </w:pPr>
            <w:r w:rsidRPr="00F4076E">
              <w:rPr>
                <w:rFonts w:asciiTheme="minorHAnsi" w:hAnsiTheme="minorHAnsi" w:cstheme="minorHAnsi"/>
                <w:color w:val="000000"/>
                <w:sz w:val="22"/>
                <w:szCs w:val="22"/>
              </w:rPr>
              <w:t xml:space="preserve">- Execute Python code in </w:t>
            </w:r>
            <w:proofErr w:type="spellStart"/>
            <w:r w:rsidRPr="00F4076E">
              <w:rPr>
                <w:rFonts w:asciiTheme="minorHAnsi" w:hAnsiTheme="minorHAnsi" w:cstheme="minorHAnsi"/>
                <w:color w:val="000000"/>
                <w:sz w:val="22"/>
                <w:szCs w:val="22"/>
              </w:rPr>
              <w:t>RMarkdown</w:t>
            </w:r>
            <w:proofErr w:type="spellEnd"/>
            <w:r w:rsidRPr="00F4076E">
              <w:rPr>
                <w:rFonts w:asciiTheme="minorHAnsi" w:hAnsiTheme="minorHAnsi" w:cstheme="minorHAnsi"/>
                <w:color w:val="000000"/>
                <w:sz w:val="22"/>
                <w:szCs w:val="22"/>
              </w:rPr>
              <w:t xml:space="preserve"> or R script with python chunks</w:t>
            </w:r>
          </w:p>
        </w:tc>
      </w:tr>
      <w:tr w:rsidR="00D23E0A" w:rsidRPr="00F4076E" w14:paraId="0E0F18C3" w14:textId="77777777" w:rsidTr="00A23D18">
        <w:trPr>
          <w:trHeight w:val="615"/>
        </w:trPr>
        <w:tc>
          <w:tcPr>
            <w:tcW w:w="919" w:type="pct"/>
            <w:vMerge/>
            <w:tcBorders>
              <w:top w:val="nil"/>
              <w:left w:val="single" w:sz="8" w:space="0" w:color="A6A6A6"/>
              <w:bottom w:val="single" w:sz="8" w:space="0" w:color="A6A6A6"/>
              <w:right w:val="single" w:sz="8" w:space="0" w:color="A6A6A6"/>
            </w:tcBorders>
            <w:vAlign w:val="center"/>
            <w:hideMark/>
          </w:tcPr>
          <w:p w14:paraId="22BC2558" w14:textId="77777777" w:rsidR="00D23E0A" w:rsidRPr="00F4076E" w:rsidRDefault="00D23E0A" w:rsidP="00A23D18">
            <w:pPr>
              <w:rPr>
                <w:rFonts w:asciiTheme="minorHAnsi" w:hAnsiTheme="minorHAnsi" w:cstheme="minorHAnsi"/>
                <w:b/>
                <w:bCs/>
                <w:color w:val="000000"/>
                <w:sz w:val="22"/>
                <w:szCs w:val="22"/>
              </w:rPr>
            </w:pPr>
          </w:p>
        </w:tc>
        <w:tc>
          <w:tcPr>
            <w:tcW w:w="1444" w:type="pct"/>
            <w:tcBorders>
              <w:top w:val="nil"/>
              <w:left w:val="nil"/>
              <w:bottom w:val="single" w:sz="8" w:space="0" w:color="A6A6A6"/>
              <w:right w:val="single" w:sz="8" w:space="0" w:color="A6A6A6"/>
            </w:tcBorders>
            <w:shd w:val="clear" w:color="auto" w:fill="auto"/>
            <w:vAlign w:val="center"/>
            <w:hideMark/>
          </w:tcPr>
          <w:p w14:paraId="26F162D5" w14:textId="77777777" w:rsidR="00D23E0A" w:rsidRPr="00F4076E" w:rsidRDefault="00D23E0A" w:rsidP="00A23D18">
            <w:pPr>
              <w:rPr>
                <w:rFonts w:asciiTheme="minorHAnsi" w:hAnsiTheme="minorHAnsi" w:cstheme="minorHAnsi"/>
                <w:color w:val="000000"/>
                <w:sz w:val="22"/>
                <w:szCs w:val="22"/>
              </w:rPr>
            </w:pPr>
            <w:r w:rsidRPr="00F4076E">
              <w:rPr>
                <w:rFonts w:asciiTheme="minorHAnsi" w:hAnsiTheme="minorHAnsi" w:cstheme="minorHAnsi"/>
                <w:color w:val="000000"/>
                <w:sz w:val="22"/>
                <w:szCs w:val="22"/>
              </w:rPr>
              <w:t> </w:t>
            </w:r>
          </w:p>
        </w:tc>
        <w:tc>
          <w:tcPr>
            <w:tcW w:w="1323" w:type="pct"/>
            <w:tcBorders>
              <w:top w:val="nil"/>
              <w:left w:val="nil"/>
              <w:bottom w:val="single" w:sz="8" w:space="0" w:color="A6A6A6"/>
              <w:right w:val="single" w:sz="8" w:space="0" w:color="A6A6A6"/>
            </w:tcBorders>
            <w:shd w:val="clear" w:color="auto" w:fill="auto"/>
            <w:vAlign w:val="center"/>
            <w:hideMark/>
          </w:tcPr>
          <w:p w14:paraId="15695242" w14:textId="77777777" w:rsidR="00D23E0A" w:rsidRPr="00F4076E" w:rsidRDefault="00D23E0A" w:rsidP="00A23D18">
            <w:pPr>
              <w:rPr>
                <w:rFonts w:asciiTheme="minorHAnsi" w:hAnsiTheme="minorHAnsi" w:cstheme="minorHAnsi"/>
                <w:color w:val="000000"/>
                <w:sz w:val="22"/>
                <w:szCs w:val="22"/>
              </w:rPr>
            </w:pPr>
            <w:r w:rsidRPr="00F4076E">
              <w:rPr>
                <w:rFonts w:asciiTheme="minorHAnsi" w:hAnsiTheme="minorHAnsi" w:cstheme="minorHAnsi"/>
                <w:color w:val="000000"/>
                <w:sz w:val="22"/>
                <w:szCs w:val="22"/>
              </w:rPr>
              <w:t> </w:t>
            </w:r>
          </w:p>
        </w:tc>
        <w:tc>
          <w:tcPr>
            <w:tcW w:w="1313" w:type="pct"/>
            <w:tcBorders>
              <w:top w:val="nil"/>
              <w:left w:val="nil"/>
              <w:bottom w:val="single" w:sz="8" w:space="0" w:color="A6A6A6"/>
              <w:right w:val="single" w:sz="8" w:space="0" w:color="A6A6A6"/>
            </w:tcBorders>
            <w:shd w:val="clear" w:color="auto" w:fill="auto"/>
            <w:vAlign w:val="center"/>
            <w:hideMark/>
          </w:tcPr>
          <w:p w14:paraId="04856F65" w14:textId="77777777" w:rsidR="00D23E0A" w:rsidRPr="00F4076E" w:rsidRDefault="00D23E0A" w:rsidP="00A23D18">
            <w:pPr>
              <w:rPr>
                <w:rFonts w:asciiTheme="minorHAnsi" w:hAnsiTheme="minorHAnsi" w:cstheme="minorHAnsi"/>
                <w:color w:val="000000"/>
                <w:sz w:val="22"/>
                <w:szCs w:val="22"/>
              </w:rPr>
            </w:pPr>
            <w:r w:rsidRPr="00F4076E">
              <w:rPr>
                <w:rFonts w:asciiTheme="minorHAnsi" w:hAnsiTheme="minorHAnsi" w:cstheme="minorHAnsi"/>
                <w:color w:val="000000"/>
                <w:sz w:val="22"/>
                <w:szCs w:val="22"/>
              </w:rPr>
              <w:t>- Use system() to call Python scripts</w:t>
            </w:r>
          </w:p>
        </w:tc>
      </w:tr>
      <w:tr w:rsidR="00D23E0A" w:rsidRPr="00F4076E" w14:paraId="56EC3D15" w14:textId="77777777" w:rsidTr="00A23D18">
        <w:trPr>
          <w:trHeight w:val="615"/>
        </w:trPr>
        <w:tc>
          <w:tcPr>
            <w:tcW w:w="919" w:type="pct"/>
            <w:vMerge w:val="restart"/>
            <w:tcBorders>
              <w:top w:val="nil"/>
              <w:left w:val="single" w:sz="8" w:space="0" w:color="A6A6A6"/>
              <w:bottom w:val="single" w:sz="8" w:space="0" w:color="A6A6A6"/>
              <w:right w:val="single" w:sz="8" w:space="0" w:color="A6A6A6"/>
            </w:tcBorders>
            <w:shd w:val="clear" w:color="auto" w:fill="auto"/>
            <w:vAlign w:val="center"/>
            <w:hideMark/>
          </w:tcPr>
          <w:p w14:paraId="7435A49D" w14:textId="77777777" w:rsidR="00D23E0A" w:rsidRPr="00F4076E" w:rsidRDefault="00D23E0A" w:rsidP="00A23D18">
            <w:pPr>
              <w:rPr>
                <w:rFonts w:asciiTheme="minorHAnsi" w:hAnsiTheme="minorHAnsi" w:cstheme="minorHAnsi"/>
                <w:b/>
                <w:bCs/>
                <w:color w:val="000000"/>
                <w:sz w:val="22"/>
                <w:szCs w:val="22"/>
              </w:rPr>
            </w:pPr>
            <w:r w:rsidRPr="00F4076E">
              <w:rPr>
                <w:rFonts w:asciiTheme="minorHAnsi" w:hAnsiTheme="minorHAnsi" w:cstheme="minorHAnsi"/>
                <w:b/>
                <w:bCs/>
                <w:color w:val="000000"/>
                <w:sz w:val="22"/>
                <w:szCs w:val="22"/>
              </w:rPr>
              <w:t>Running SAS Code</w:t>
            </w:r>
          </w:p>
        </w:tc>
        <w:tc>
          <w:tcPr>
            <w:tcW w:w="1444" w:type="pct"/>
            <w:tcBorders>
              <w:top w:val="nil"/>
              <w:left w:val="nil"/>
              <w:bottom w:val="single" w:sz="8" w:space="0" w:color="A6A6A6"/>
              <w:right w:val="single" w:sz="8" w:space="0" w:color="A6A6A6"/>
            </w:tcBorders>
            <w:shd w:val="clear" w:color="auto" w:fill="auto"/>
            <w:vAlign w:val="center"/>
            <w:hideMark/>
          </w:tcPr>
          <w:p w14:paraId="48F90895" w14:textId="77777777" w:rsidR="00D23E0A" w:rsidRPr="00F4076E" w:rsidRDefault="00D23E0A" w:rsidP="00A23D18">
            <w:pPr>
              <w:rPr>
                <w:rFonts w:asciiTheme="minorHAnsi" w:hAnsiTheme="minorHAnsi" w:cstheme="minorHAnsi"/>
                <w:color w:val="000000"/>
                <w:sz w:val="22"/>
                <w:szCs w:val="22"/>
              </w:rPr>
            </w:pPr>
            <w:r w:rsidRPr="00F4076E">
              <w:rPr>
                <w:rFonts w:asciiTheme="minorHAnsi" w:hAnsiTheme="minorHAnsi" w:cstheme="minorHAnsi"/>
                <w:color w:val="000000"/>
                <w:sz w:val="22"/>
                <w:szCs w:val="22"/>
              </w:rPr>
              <w:t>- Native environment for SAS</w:t>
            </w:r>
          </w:p>
        </w:tc>
        <w:tc>
          <w:tcPr>
            <w:tcW w:w="1323" w:type="pct"/>
            <w:tcBorders>
              <w:top w:val="nil"/>
              <w:left w:val="nil"/>
              <w:bottom w:val="single" w:sz="8" w:space="0" w:color="A6A6A6"/>
              <w:right w:val="single" w:sz="8" w:space="0" w:color="A6A6A6"/>
            </w:tcBorders>
            <w:shd w:val="clear" w:color="auto" w:fill="auto"/>
            <w:vAlign w:val="center"/>
            <w:hideMark/>
          </w:tcPr>
          <w:p w14:paraId="14CB0530" w14:textId="77777777" w:rsidR="00D23E0A" w:rsidRPr="00F4076E" w:rsidRDefault="00D23E0A" w:rsidP="00A23D18">
            <w:pPr>
              <w:rPr>
                <w:rFonts w:asciiTheme="minorHAnsi" w:hAnsiTheme="minorHAnsi" w:cstheme="minorHAnsi"/>
                <w:color w:val="000000"/>
                <w:sz w:val="22"/>
                <w:szCs w:val="22"/>
              </w:rPr>
            </w:pPr>
            <w:r w:rsidRPr="00F4076E">
              <w:rPr>
                <w:rFonts w:asciiTheme="minorHAnsi" w:hAnsiTheme="minorHAnsi" w:cstheme="minorHAnsi"/>
                <w:color w:val="000000"/>
                <w:sz w:val="22"/>
                <w:szCs w:val="22"/>
              </w:rPr>
              <w:t>- Execute SAS scripts using SASpy module</w:t>
            </w:r>
          </w:p>
        </w:tc>
        <w:tc>
          <w:tcPr>
            <w:tcW w:w="1313" w:type="pct"/>
            <w:tcBorders>
              <w:top w:val="nil"/>
              <w:left w:val="nil"/>
              <w:bottom w:val="single" w:sz="8" w:space="0" w:color="A6A6A6"/>
              <w:right w:val="single" w:sz="8" w:space="0" w:color="A6A6A6"/>
            </w:tcBorders>
            <w:shd w:val="clear" w:color="auto" w:fill="auto"/>
            <w:vAlign w:val="center"/>
            <w:hideMark/>
          </w:tcPr>
          <w:p w14:paraId="4B92B9BC" w14:textId="77777777" w:rsidR="00D23E0A" w:rsidRPr="00F4076E" w:rsidRDefault="00D23E0A" w:rsidP="00A23D18">
            <w:pPr>
              <w:rPr>
                <w:rFonts w:asciiTheme="minorHAnsi" w:hAnsiTheme="minorHAnsi" w:cstheme="minorHAnsi"/>
                <w:color w:val="000000"/>
                <w:sz w:val="22"/>
                <w:szCs w:val="22"/>
              </w:rPr>
            </w:pPr>
            <w:r w:rsidRPr="00F4076E">
              <w:rPr>
                <w:rFonts w:asciiTheme="minorHAnsi" w:hAnsiTheme="minorHAnsi" w:cstheme="minorHAnsi"/>
                <w:color w:val="000000"/>
                <w:sz w:val="22"/>
                <w:szCs w:val="22"/>
              </w:rPr>
              <w:t>- Use RSASSA package to connect to SAS servers</w:t>
            </w:r>
          </w:p>
        </w:tc>
      </w:tr>
      <w:tr w:rsidR="00D23E0A" w:rsidRPr="00F4076E" w14:paraId="40AEF3B7" w14:textId="77777777" w:rsidTr="00A23D18">
        <w:trPr>
          <w:trHeight w:val="915"/>
        </w:trPr>
        <w:tc>
          <w:tcPr>
            <w:tcW w:w="919" w:type="pct"/>
            <w:vMerge/>
            <w:tcBorders>
              <w:top w:val="nil"/>
              <w:left w:val="single" w:sz="8" w:space="0" w:color="A6A6A6"/>
              <w:bottom w:val="single" w:sz="8" w:space="0" w:color="A6A6A6"/>
              <w:right w:val="single" w:sz="8" w:space="0" w:color="A6A6A6"/>
            </w:tcBorders>
            <w:vAlign w:val="center"/>
            <w:hideMark/>
          </w:tcPr>
          <w:p w14:paraId="3FF03C06" w14:textId="77777777" w:rsidR="00D23E0A" w:rsidRPr="00F4076E" w:rsidRDefault="00D23E0A" w:rsidP="00A23D18">
            <w:pPr>
              <w:rPr>
                <w:rFonts w:asciiTheme="minorHAnsi" w:hAnsiTheme="minorHAnsi" w:cstheme="minorHAnsi"/>
                <w:b/>
                <w:bCs/>
                <w:color w:val="000000"/>
                <w:sz w:val="22"/>
                <w:szCs w:val="22"/>
              </w:rPr>
            </w:pPr>
          </w:p>
        </w:tc>
        <w:tc>
          <w:tcPr>
            <w:tcW w:w="1444" w:type="pct"/>
            <w:tcBorders>
              <w:top w:val="nil"/>
              <w:left w:val="nil"/>
              <w:bottom w:val="single" w:sz="8" w:space="0" w:color="A6A6A6"/>
              <w:right w:val="single" w:sz="8" w:space="0" w:color="A6A6A6"/>
            </w:tcBorders>
            <w:shd w:val="clear" w:color="auto" w:fill="auto"/>
            <w:vAlign w:val="center"/>
            <w:hideMark/>
          </w:tcPr>
          <w:p w14:paraId="7E3B9382" w14:textId="77777777" w:rsidR="00D23E0A" w:rsidRPr="00F4076E" w:rsidRDefault="00D23E0A" w:rsidP="00A23D18">
            <w:pPr>
              <w:rPr>
                <w:rFonts w:asciiTheme="minorHAnsi" w:hAnsiTheme="minorHAnsi" w:cstheme="minorHAnsi"/>
                <w:color w:val="000000"/>
                <w:sz w:val="22"/>
                <w:szCs w:val="22"/>
              </w:rPr>
            </w:pPr>
            <w:r w:rsidRPr="00F4076E">
              <w:rPr>
                <w:rFonts w:asciiTheme="minorHAnsi" w:hAnsiTheme="minorHAnsi" w:cstheme="minorHAnsi"/>
                <w:color w:val="000000"/>
                <w:sz w:val="22"/>
                <w:szCs w:val="22"/>
              </w:rPr>
              <w:t>- Use Python integration with SASpy or SUBMIT statements</w:t>
            </w:r>
          </w:p>
        </w:tc>
        <w:tc>
          <w:tcPr>
            <w:tcW w:w="1323" w:type="pct"/>
            <w:tcBorders>
              <w:top w:val="nil"/>
              <w:left w:val="nil"/>
              <w:bottom w:val="single" w:sz="8" w:space="0" w:color="A6A6A6"/>
              <w:right w:val="single" w:sz="8" w:space="0" w:color="A6A6A6"/>
            </w:tcBorders>
            <w:shd w:val="clear" w:color="auto" w:fill="auto"/>
            <w:vAlign w:val="center"/>
            <w:hideMark/>
          </w:tcPr>
          <w:p w14:paraId="4E96E08E" w14:textId="77777777" w:rsidR="00D23E0A" w:rsidRPr="00F4076E" w:rsidRDefault="00D23E0A" w:rsidP="00A23D18">
            <w:pPr>
              <w:rPr>
                <w:rFonts w:asciiTheme="minorHAnsi" w:hAnsiTheme="minorHAnsi" w:cstheme="minorHAnsi"/>
                <w:color w:val="000000"/>
                <w:sz w:val="22"/>
                <w:szCs w:val="22"/>
              </w:rPr>
            </w:pPr>
            <w:r w:rsidRPr="00F4076E">
              <w:rPr>
                <w:rFonts w:asciiTheme="minorHAnsi" w:hAnsiTheme="minorHAnsi" w:cstheme="minorHAnsi"/>
                <w:color w:val="000000"/>
                <w:sz w:val="22"/>
                <w:szCs w:val="22"/>
              </w:rPr>
              <w:t>- Use subprocess to call external SAS scripts</w:t>
            </w:r>
          </w:p>
        </w:tc>
        <w:tc>
          <w:tcPr>
            <w:tcW w:w="1313" w:type="pct"/>
            <w:tcBorders>
              <w:top w:val="nil"/>
              <w:left w:val="nil"/>
              <w:bottom w:val="single" w:sz="8" w:space="0" w:color="A6A6A6"/>
              <w:right w:val="single" w:sz="8" w:space="0" w:color="A6A6A6"/>
            </w:tcBorders>
            <w:shd w:val="clear" w:color="auto" w:fill="auto"/>
            <w:vAlign w:val="center"/>
            <w:hideMark/>
          </w:tcPr>
          <w:p w14:paraId="0D318B05" w14:textId="77777777" w:rsidR="00D23E0A" w:rsidRPr="00F4076E" w:rsidRDefault="00D23E0A" w:rsidP="00A23D18">
            <w:pPr>
              <w:rPr>
                <w:rFonts w:asciiTheme="minorHAnsi" w:hAnsiTheme="minorHAnsi" w:cstheme="minorHAnsi"/>
                <w:color w:val="000000"/>
                <w:sz w:val="22"/>
                <w:szCs w:val="22"/>
              </w:rPr>
            </w:pPr>
            <w:r w:rsidRPr="00F4076E">
              <w:rPr>
                <w:rFonts w:asciiTheme="minorHAnsi" w:hAnsiTheme="minorHAnsi" w:cstheme="minorHAnsi"/>
                <w:color w:val="000000"/>
                <w:sz w:val="22"/>
                <w:szCs w:val="22"/>
              </w:rPr>
              <w:t xml:space="preserve">- Execute SAS code within </w:t>
            </w:r>
            <w:proofErr w:type="spellStart"/>
            <w:r w:rsidRPr="00F4076E">
              <w:rPr>
                <w:rFonts w:asciiTheme="minorHAnsi" w:hAnsiTheme="minorHAnsi" w:cstheme="minorHAnsi"/>
                <w:color w:val="000000"/>
                <w:sz w:val="22"/>
                <w:szCs w:val="22"/>
              </w:rPr>
              <w:t>RMarkdown</w:t>
            </w:r>
            <w:proofErr w:type="spellEnd"/>
            <w:r w:rsidRPr="00F4076E">
              <w:rPr>
                <w:rFonts w:asciiTheme="minorHAnsi" w:hAnsiTheme="minorHAnsi" w:cstheme="minorHAnsi"/>
                <w:color w:val="000000"/>
                <w:sz w:val="22"/>
                <w:szCs w:val="22"/>
              </w:rPr>
              <w:t xml:space="preserve"> using SAS chunks</w:t>
            </w:r>
          </w:p>
        </w:tc>
      </w:tr>
      <w:tr w:rsidR="00D23E0A" w:rsidRPr="00F4076E" w14:paraId="52D24FA9" w14:textId="77777777" w:rsidTr="00A23D18">
        <w:trPr>
          <w:trHeight w:val="615"/>
        </w:trPr>
        <w:tc>
          <w:tcPr>
            <w:tcW w:w="919" w:type="pct"/>
            <w:vMerge/>
            <w:tcBorders>
              <w:top w:val="nil"/>
              <w:left w:val="single" w:sz="8" w:space="0" w:color="A6A6A6"/>
              <w:bottom w:val="single" w:sz="8" w:space="0" w:color="A6A6A6"/>
              <w:right w:val="single" w:sz="8" w:space="0" w:color="A6A6A6"/>
            </w:tcBorders>
            <w:vAlign w:val="center"/>
            <w:hideMark/>
          </w:tcPr>
          <w:p w14:paraId="12C89677" w14:textId="77777777" w:rsidR="00D23E0A" w:rsidRPr="00F4076E" w:rsidRDefault="00D23E0A" w:rsidP="00A23D18">
            <w:pPr>
              <w:rPr>
                <w:rFonts w:asciiTheme="minorHAnsi" w:hAnsiTheme="minorHAnsi" w:cstheme="minorHAnsi"/>
                <w:b/>
                <w:bCs/>
                <w:color w:val="000000"/>
                <w:sz w:val="22"/>
                <w:szCs w:val="22"/>
              </w:rPr>
            </w:pPr>
          </w:p>
        </w:tc>
        <w:tc>
          <w:tcPr>
            <w:tcW w:w="1444" w:type="pct"/>
            <w:tcBorders>
              <w:top w:val="nil"/>
              <w:left w:val="nil"/>
              <w:bottom w:val="single" w:sz="8" w:space="0" w:color="A6A6A6"/>
              <w:right w:val="single" w:sz="8" w:space="0" w:color="A6A6A6"/>
            </w:tcBorders>
            <w:shd w:val="clear" w:color="auto" w:fill="auto"/>
            <w:vAlign w:val="center"/>
            <w:hideMark/>
          </w:tcPr>
          <w:p w14:paraId="344104AF" w14:textId="77777777" w:rsidR="00D23E0A" w:rsidRPr="00F4076E" w:rsidRDefault="00D23E0A" w:rsidP="00A23D18">
            <w:pPr>
              <w:rPr>
                <w:rFonts w:asciiTheme="minorHAnsi" w:hAnsiTheme="minorHAnsi" w:cstheme="minorHAnsi"/>
                <w:color w:val="000000"/>
                <w:sz w:val="22"/>
                <w:szCs w:val="22"/>
              </w:rPr>
            </w:pPr>
            <w:r w:rsidRPr="00F4076E">
              <w:rPr>
                <w:rFonts w:asciiTheme="minorHAnsi" w:hAnsiTheme="minorHAnsi" w:cstheme="minorHAnsi"/>
                <w:color w:val="000000"/>
                <w:sz w:val="22"/>
                <w:szCs w:val="22"/>
              </w:rPr>
              <w:t> </w:t>
            </w:r>
          </w:p>
        </w:tc>
        <w:tc>
          <w:tcPr>
            <w:tcW w:w="1323" w:type="pct"/>
            <w:tcBorders>
              <w:top w:val="nil"/>
              <w:left w:val="nil"/>
              <w:bottom w:val="single" w:sz="8" w:space="0" w:color="A6A6A6"/>
              <w:right w:val="single" w:sz="8" w:space="0" w:color="A6A6A6"/>
            </w:tcBorders>
            <w:shd w:val="clear" w:color="auto" w:fill="auto"/>
            <w:vAlign w:val="center"/>
            <w:hideMark/>
          </w:tcPr>
          <w:p w14:paraId="3D5D82EB" w14:textId="77777777" w:rsidR="00D23E0A" w:rsidRPr="00F4076E" w:rsidRDefault="00D23E0A" w:rsidP="00A23D18">
            <w:pPr>
              <w:rPr>
                <w:rFonts w:asciiTheme="minorHAnsi" w:hAnsiTheme="minorHAnsi" w:cstheme="minorHAnsi"/>
                <w:color w:val="000000"/>
                <w:sz w:val="22"/>
                <w:szCs w:val="22"/>
              </w:rPr>
            </w:pPr>
            <w:r w:rsidRPr="00F4076E">
              <w:rPr>
                <w:rFonts w:asciiTheme="minorHAnsi" w:hAnsiTheme="minorHAnsi" w:cstheme="minorHAnsi"/>
                <w:color w:val="000000"/>
                <w:sz w:val="22"/>
                <w:szCs w:val="22"/>
              </w:rPr>
              <w:t> </w:t>
            </w:r>
          </w:p>
        </w:tc>
        <w:tc>
          <w:tcPr>
            <w:tcW w:w="1313" w:type="pct"/>
            <w:tcBorders>
              <w:top w:val="nil"/>
              <w:left w:val="nil"/>
              <w:bottom w:val="single" w:sz="8" w:space="0" w:color="A6A6A6"/>
              <w:right w:val="single" w:sz="8" w:space="0" w:color="A6A6A6"/>
            </w:tcBorders>
            <w:shd w:val="clear" w:color="auto" w:fill="auto"/>
            <w:vAlign w:val="center"/>
            <w:hideMark/>
          </w:tcPr>
          <w:p w14:paraId="477446F0" w14:textId="77777777" w:rsidR="00D23E0A" w:rsidRPr="00F4076E" w:rsidRDefault="00D23E0A" w:rsidP="00A23D18">
            <w:pPr>
              <w:rPr>
                <w:rFonts w:asciiTheme="minorHAnsi" w:hAnsiTheme="minorHAnsi" w:cstheme="minorHAnsi"/>
                <w:color w:val="000000"/>
                <w:sz w:val="22"/>
                <w:szCs w:val="22"/>
              </w:rPr>
            </w:pPr>
            <w:r w:rsidRPr="00F4076E">
              <w:rPr>
                <w:rFonts w:asciiTheme="minorHAnsi" w:hAnsiTheme="minorHAnsi" w:cstheme="minorHAnsi"/>
                <w:color w:val="000000"/>
                <w:sz w:val="22"/>
                <w:szCs w:val="22"/>
              </w:rPr>
              <w:t>- Use system2() to call SAS scripts</w:t>
            </w:r>
          </w:p>
        </w:tc>
      </w:tr>
      <w:tr w:rsidR="00D23E0A" w:rsidRPr="00F4076E" w14:paraId="56B977B7" w14:textId="77777777" w:rsidTr="00A23D18">
        <w:trPr>
          <w:trHeight w:val="615"/>
        </w:trPr>
        <w:tc>
          <w:tcPr>
            <w:tcW w:w="919" w:type="pct"/>
            <w:vMerge w:val="restart"/>
            <w:tcBorders>
              <w:top w:val="nil"/>
              <w:left w:val="single" w:sz="8" w:space="0" w:color="A6A6A6"/>
              <w:bottom w:val="single" w:sz="8" w:space="0" w:color="A6A6A6"/>
              <w:right w:val="single" w:sz="8" w:space="0" w:color="A6A6A6"/>
            </w:tcBorders>
            <w:shd w:val="clear" w:color="auto" w:fill="auto"/>
            <w:vAlign w:val="center"/>
            <w:hideMark/>
          </w:tcPr>
          <w:p w14:paraId="6946E481" w14:textId="77777777" w:rsidR="00D23E0A" w:rsidRPr="00F4076E" w:rsidRDefault="00D23E0A" w:rsidP="00A23D18">
            <w:pPr>
              <w:rPr>
                <w:rFonts w:asciiTheme="minorHAnsi" w:hAnsiTheme="minorHAnsi" w:cstheme="minorHAnsi"/>
                <w:b/>
                <w:bCs/>
                <w:color w:val="000000"/>
                <w:sz w:val="22"/>
                <w:szCs w:val="22"/>
              </w:rPr>
            </w:pPr>
            <w:r w:rsidRPr="00F4076E">
              <w:rPr>
                <w:rFonts w:asciiTheme="minorHAnsi" w:hAnsiTheme="minorHAnsi" w:cstheme="minorHAnsi"/>
                <w:b/>
                <w:bCs/>
                <w:color w:val="000000"/>
                <w:sz w:val="22"/>
                <w:szCs w:val="22"/>
              </w:rPr>
              <w:t>Data Integration</w:t>
            </w:r>
          </w:p>
        </w:tc>
        <w:tc>
          <w:tcPr>
            <w:tcW w:w="1444" w:type="pct"/>
            <w:vMerge w:val="restart"/>
            <w:tcBorders>
              <w:top w:val="nil"/>
              <w:left w:val="single" w:sz="8" w:space="0" w:color="A6A6A6"/>
              <w:bottom w:val="single" w:sz="8" w:space="0" w:color="A6A6A6"/>
              <w:right w:val="single" w:sz="8" w:space="0" w:color="A6A6A6"/>
            </w:tcBorders>
            <w:shd w:val="clear" w:color="auto" w:fill="auto"/>
            <w:vAlign w:val="center"/>
            <w:hideMark/>
          </w:tcPr>
          <w:p w14:paraId="5FB90818" w14:textId="77777777" w:rsidR="00D23E0A" w:rsidRPr="00F4076E" w:rsidRDefault="00D23E0A" w:rsidP="00A23D18">
            <w:pPr>
              <w:rPr>
                <w:rFonts w:asciiTheme="minorHAnsi" w:hAnsiTheme="minorHAnsi" w:cstheme="minorHAnsi"/>
                <w:color w:val="000000"/>
                <w:sz w:val="22"/>
                <w:szCs w:val="22"/>
              </w:rPr>
            </w:pPr>
            <w:r w:rsidRPr="00F4076E">
              <w:rPr>
                <w:rFonts w:asciiTheme="minorHAnsi" w:hAnsiTheme="minorHAnsi" w:cstheme="minorHAnsi"/>
                <w:color w:val="000000"/>
                <w:sz w:val="22"/>
                <w:szCs w:val="22"/>
              </w:rPr>
              <w:t xml:space="preserve">- Import and export data between SAS and R/Python using PROC </w:t>
            </w:r>
            <w:r w:rsidRPr="00F4076E">
              <w:rPr>
                <w:rFonts w:asciiTheme="minorHAnsi" w:hAnsiTheme="minorHAnsi" w:cstheme="minorHAnsi"/>
                <w:color w:val="000000"/>
                <w:sz w:val="22"/>
                <w:szCs w:val="22"/>
              </w:rPr>
              <w:lastRenderedPageBreak/>
              <w:t>IMPORT/EXPORT and PROC SQL</w:t>
            </w:r>
          </w:p>
        </w:tc>
        <w:tc>
          <w:tcPr>
            <w:tcW w:w="1323" w:type="pct"/>
            <w:tcBorders>
              <w:top w:val="nil"/>
              <w:left w:val="nil"/>
              <w:bottom w:val="single" w:sz="8" w:space="0" w:color="A6A6A6"/>
              <w:right w:val="single" w:sz="8" w:space="0" w:color="A6A6A6"/>
            </w:tcBorders>
            <w:shd w:val="clear" w:color="auto" w:fill="auto"/>
            <w:vAlign w:val="center"/>
            <w:hideMark/>
          </w:tcPr>
          <w:p w14:paraId="58787BC0" w14:textId="77777777" w:rsidR="00D23E0A" w:rsidRPr="00F4076E" w:rsidRDefault="00D23E0A" w:rsidP="00A23D18">
            <w:pPr>
              <w:rPr>
                <w:rFonts w:asciiTheme="minorHAnsi" w:hAnsiTheme="minorHAnsi" w:cstheme="minorHAnsi"/>
                <w:color w:val="000000"/>
                <w:sz w:val="22"/>
                <w:szCs w:val="22"/>
              </w:rPr>
            </w:pPr>
            <w:r w:rsidRPr="00F4076E">
              <w:rPr>
                <w:rFonts w:asciiTheme="minorHAnsi" w:hAnsiTheme="minorHAnsi" w:cstheme="minorHAnsi"/>
                <w:color w:val="000000"/>
                <w:sz w:val="22"/>
                <w:szCs w:val="22"/>
              </w:rPr>
              <w:lastRenderedPageBreak/>
              <w:t>- Use Pandas for data manipulation</w:t>
            </w:r>
          </w:p>
        </w:tc>
        <w:tc>
          <w:tcPr>
            <w:tcW w:w="1313" w:type="pct"/>
            <w:tcBorders>
              <w:top w:val="nil"/>
              <w:left w:val="nil"/>
              <w:bottom w:val="single" w:sz="8" w:space="0" w:color="A6A6A6"/>
              <w:right w:val="single" w:sz="8" w:space="0" w:color="A6A6A6"/>
            </w:tcBorders>
            <w:shd w:val="clear" w:color="auto" w:fill="auto"/>
            <w:vAlign w:val="center"/>
            <w:hideMark/>
          </w:tcPr>
          <w:p w14:paraId="21305855" w14:textId="77777777" w:rsidR="00D23E0A" w:rsidRPr="00F4076E" w:rsidRDefault="00D23E0A" w:rsidP="00A23D18">
            <w:pPr>
              <w:rPr>
                <w:rFonts w:asciiTheme="minorHAnsi" w:hAnsiTheme="minorHAnsi" w:cstheme="minorHAnsi"/>
                <w:color w:val="000000"/>
                <w:sz w:val="22"/>
                <w:szCs w:val="22"/>
              </w:rPr>
            </w:pPr>
            <w:r w:rsidRPr="00F4076E">
              <w:rPr>
                <w:rFonts w:asciiTheme="minorHAnsi" w:hAnsiTheme="minorHAnsi" w:cstheme="minorHAnsi"/>
                <w:color w:val="000000"/>
                <w:sz w:val="22"/>
                <w:szCs w:val="22"/>
              </w:rPr>
              <w:t xml:space="preserve">- Use </w:t>
            </w:r>
            <w:proofErr w:type="spellStart"/>
            <w:r w:rsidRPr="00F4076E">
              <w:rPr>
                <w:rFonts w:asciiTheme="minorHAnsi" w:hAnsiTheme="minorHAnsi" w:cstheme="minorHAnsi"/>
                <w:color w:val="000000"/>
                <w:sz w:val="22"/>
                <w:szCs w:val="22"/>
              </w:rPr>
              <w:t>data.table</w:t>
            </w:r>
            <w:proofErr w:type="spellEnd"/>
            <w:r w:rsidRPr="00F4076E">
              <w:rPr>
                <w:rFonts w:asciiTheme="minorHAnsi" w:hAnsiTheme="minorHAnsi" w:cstheme="minorHAnsi"/>
                <w:color w:val="000000"/>
                <w:sz w:val="22"/>
                <w:szCs w:val="22"/>
              </w:rPr>
              <w:t xml:space="preserve"> or </w:t>
            </w:r>
            <w:proofErr w:type="spellStart"/>
            <w:r w:rsidRPr="00F4076E">
              <w:rPr>
                <w:rFonts w:asciiTheme="minorHAnsi" w:hAnsiTheme="minorHAnsi" w:cstheme="minorHAnsi"/>
                <w:color w:val="000000"/>
                <w:sz w:val="22"/>
                <w:szCs w:val="22"/>
              </w:rPr>
              <w:t>dplyr</w:t>
            </w:r>
            <w:proofErr w:type="spellEnd"/>
            <w:r w:rsidRPr="00F4076E">
              <w:rPr>
                <w:rFonts w:asciiTheme="minorHAnsi" w:hAnsiTheme="minorHAnsi" w:cstheme="minorHAnsi"/>
                <w:color w:val="000000"/>
                <w:sz w:val="22"/>
                <w:szCs w:val="22"/>
              </w:rPr>
              <w:t xml:space="preserve"> for data manipulation</w:t>
            </w:r>
          </w:p>
        </w:tc>
      </w:tr>
      <w:tr w:rsidR="00D23E0A" w:rsidRPr="00F4076E" w14:paraId="5261F912" w14:textId="77777777" w:rsidTr="00A23D18">
        <w:trPr>
          <w:trHeight w:val="915"/>
        </w:trPr>
        <w:tc>
          <w:tcPr>
            <w:tcW w:w="919" w:type="pct"/>
            <w:vMerge/>
            <w:tcBorders>
              <w:top w:val="nil"/>
              <w:left w:val="single" w:sz="8" w:space="0" w:color="A6A6A6"/>
              <w:bottom w:val="single" w:sz="8" w:space="0" w:color="A6A6A6"/>
              <w:right w:val="single" w:sz="8" w:space="0" w:color="A6A6A6"/>
            </w:tcBorders>
            <w:vAlign w:val="center"/>
            <w:hideMark/>
          </w:tcPr>
          <w:p w14:paraId="24328238" w14:textId="77777777" w:rsidR="00D23E0A" w:rsidRPr="00F4076E" w:rsidRDefault="00D23E0A" w:rsidP="00A23D18">
            <w:pPr>
              <w:rPr>
                <w:rFonts w:asciiTheme="minorHAnsi" w:hAnsiTheme="minorHAnsi" w:cstheme="minorHAnsi"/>
                <w:b/>
                <w:bCs/>
                <w:color w:val="000000"/>
                <w:sz w:val="22"/>
                <w:szCs w:val="22"/>
              </w:rPr>
            </w:pPr>
          </w:p>
        </w:tc>
        <w:tc>
          <w:tcPr>
            <w:tcW w:w="1444" w:type="pct"/>
            <w:vMerge/>
            <w:tcBorders>
              <w:top w:val="nil"/>
              <w:left w:val="single" w:sz="8" w:space="0" w:color="A6A6A6"/>
              <w:bottom w:val="single" w:sz="8" w:space="0" w:color="A6A6A6"/>
              <w:right w:val="single" w:sz="8" w:space="0" w:color="A6A6A6"/>
            </w:tcBorders>
            <w:vAlign w:val="center"/>
            <w:hideMark/>
          </w:tcPr>
          <w:p w14:paraId="40BA76E9" w14:textId="77777777" w:rsidR="00D23E0A" w:rsidRPr="00F4076E" w:rsidRDefault="00D23E0A" w:rsidP="00A23D18">
            <w:pPr>
              <w:rPr>
                <w:rFonts w:asciiTheme="minorHAnsi" w:hAnsiTheme="minorHAnsi" w:cstheme="minorHAnsi"/>
                <w:color w:val="000000"/>
                <w:sz w:val="22"/>
                <w:szCs w:val="22"/>
              </w:rPr>
            </w:pPr>
          </w:p>
        </w:tc>
        <w:tc>
          <w:tcPr>
            <w:tcW w:w="1323" w:type="pct"/>
            <w:tcBorders>
              <w:top w:val="nil"/>
              <w:left w:val="nil"/>
              <w:bottom w:val="single" w:sz="8" w:space="0" w:color="A6A6A6"/>
              <w:right w:val="single" w:sz="8" w:space="0" w:color="A6A6A6"/>
            </w:tcBorders>
            <w:shd w:val="clear" w:color="auto" w:fill="auto"/>
            <w:vAlign w:val="center"/>
            <w:hideMark/>
          </w:tcPr>
          <w:p w14:paraId="4C7096F2" w14:textId="77777777" w:rsidR="00D23E0A" w:rsidRPr="00F4076E" w:rsidRDefault="00D23E0A" w:rsidP="00A23D18">
            <w:pPr>
              <w:rPr>
                <w:rFonts w:asciiTheme="minorHAnsi" w:hAnsiTheme="minorHAnsi" w:cstheme="minorHAnsi"/>
                <w:color w:val="000000"/>
                <w:sz w:val="22"/>
                <w:szCs w:val="22"/>
              </w:rPr>
            </w:pPr>
            <w:r w:rsidRPr="00F4076E">
              <w:rPr>
                <w:rFonts w:asciiTheme="minorHAnsi" w:hAnsiTheme="minorHAnsi" w:cstheme="minorHAnsi"/>
                <w:color w:val="000000"/>
                <w:sz w:val="22"/>
                <w:szCs w:val="22"/>
              </w:rPr>
              <w:t>- Exchange data with R using rpy2 and with SAS using SASpy</w:t>
            </w:r>
          </w:p>
        </w:tc>
        <w:tc>
          <w:tcPr>
            <w:tcW w:w="1313" w:type="pct"/>
            <w:tcBorders>
              <w:top w:val="nil"/>
              <w:left w:val="nil"/>
              <w:bottom w:val="single" w:sz="8" w:space="0" w:color="A6A6A6"/>
              <w:right w:val="single" w:sz="8" w:space="0" w:color="A6A6A6"/>
            </w:tcBorders>
            <w:shd w:val="clear" w:color="auto" w:fill="auto"/>
            <w:vAlign w:val="center"/>
            <w:hideMark/>
          </w:tcPr>
          <w:p w14:paraId="165B94A3" w14:textId="77777777" w:rsidR="00D23E0A" w:rsidRPr="00F4076E" w:rsidRDefault="00D23E0A" w:rsidP="00A23D18">
            <w:pPr>
              <w:rPr>
                <w:rFonts w:asciiTheme="minorHAnsi" w:hAnsiTheme="minorHAnsi" w:cstheme="minorHAnsi"/>
                <w:color w:val="000000"/>
                <w:sz w:val="22"/>
                <w:szCs w:val="22"/>
              </w:rPr>
            </w:pPr>
            <w:r w:rsidRPr="00F4076E">
              <w:rPr>
                <w:rFonts w:asciiTheme="minorHAnsi" w:hAnsiTheme="minorHAnsi" w:cstheme="minorHAnsi"/>
                <w:color w:val="000000"/>
                <w:sz w:val="22"/>
                <w:szCs w:val="22"/>
              </w:rPr>
              <w:t>- Exchange data with Python via Reticulate and with SAS via RSASSA</w:t>
            </w:r>
          </w:p>
        </w:tc>
      </w:tr>
      <w:tr w:rsidR="00D23E0A" w:rsidRPr="00F4076E" w14:paraId="53E3BF6B" w14:textId="77777777" w:rsidTr="00A23D18">
        <w:trPr>
          <w:trHeight w:val="615"/>
        </w:trPr>
        <w:tc>
          <w:tcPr>
            <w:tcW w:w="919" w:type="pct"/>
            <w:vMerge w:val="restart"/>
            <w:tcBorders>
              <w:top w:val="nil"/>
              <w:left w:val="single" w:sz="8" w:space="0" w:color="A6A6A6"/>
              <w:bottom w:val="single" w:sz="8" w:space="0" w:color="A6A6A6"/>
              <w:right w:val="single" w:sz="8" w:space="0" w:color="A6A6A6"/>
            </w:tcBorders>
            <w:shd w:val="clear" w:color="auto" w:fill="auto"/>
            <w:vAlign w:val="center"/>
            <w:hideMark/>
          </w:tcPr>
          <w:p w14:paraId="139D08CD" w14:textId="77777777" w:rsidR="00D23E0A" w:rsidRPr="00F4076E" w:rsidRDefault="00D23E0A" w:rsidP="00A23D18">
            <w:pPr>
              <w:rPr>
                <w:rFonts w:asciiTheme="minorHAnsi" w:hAnsiTheme="minorHAnsi" w:cstheme="minorHAnsi"/>
                <w:b/>
                <w:bCs/>
                <w:color w:val="000000"/>
                <w:sz w:val="22"/>
                <w:szCs w:val="22"/>
              </w:rPr>
            </w:pPr>
            <w:r w:rsidRPr="00F4076E">
              <w:rPr>
                <w:rFonts w:asciiTheme="minorHAnsi" w:hAnsiTheme="minorHAnsi" w:cstheme="minorHAnsi"/>
                <w:b/>
                <w:bCs/>
                <w:color w:val="000000"/>
                <w:sz w:val="22"/>
                <w:szCs w:val="22"/>
              </w:rPr>
              <w:t>Installation</w:t>
            </w:r>
          </w:p>
        </w:tc>
        <w:tc>
          <w:tcPr>
            <w:tcW w:w="1444" w:type="pct"/>
            <w:vMerge w:val="restart"/>
            <w:tcBorders>
              <w:top w:val="nil"/>
              <w:left w:val="single" w:sz="8" w:space="0" w:color="A6A6A6"/>
              <w:bottom w:val="single" w:sz="8" w:space="0" w:color="A6A6A6"/>
              <w:right w:val="single" w:sz="8" w:space="0" w:color="A6A6A6"/>
            </w:tcBorders>
            <w:shd w:val="clear" w:color="auto" w:fill="auto"/>
            <w:vAlign w:val="center"/>
            <w:hideMark/>
          </w:tcPr>
          <w:p w14:paraId="0A674B1C" w14:textId="77777777" w:rsidR="00D23E0A" w:rsidRPr="00F4076E" w:rsidRDefault="00D23E0A" w:rsidP="00A23D18">
            <w:pPr>
              <w:rPr>
                <w:rFonts w:asciiTheme="minorHAnsi" w:hAnsiTheme="minorHAnsi" w:cstheme="minorHAnsi"/>
                <w:color w:val="000000"/>
                <w:sz w:val="22"/>
                <w:szCs w:val="22"/>
              </w:rPr>
            </w:pPr>
            <w:r w:rsidRPr="00F4076E">
              <w:rPr>
                <w:rFonts w:asciiTheme="minorHAnsi" w:hAnsiTheme="minorHAnsi" w:cstheme="minorHAnsi"/>
                <w:color w:val="000000"/>
                <w:sz w:val="22"/>
                <w:szCs w:val="22"/>
              </w:rPr>
              <w:t>- SAS Studio is typically web-based, with built-in support for Python and R</w:t>
            </w:r>
          </w:p>
        </w:tc>
        <w:tc>
          <w:tcPr>
            <w:tcW w:w="1323" w:type="pct"/>
            <w:tcBorders>
              <w:top w:val="nil"/>
              <w:left w:val="nil"/>
              <w:bottom w:val="single" w:sz="8" w:space="0" w:color="A6A6A6"/>
              <w:right w:val="single" w:sz="8" w:space="0" w:color="A6A6A6"/>
            </w:tcBorders>
            <w:shd w:val="clear" w:color="auto" w:fill="auto"/>
            <w:vAlign w:val="center"/>
            <w:hideMark/>
          </w:tcPr>
          <w:p w14:paraId="37B93236" w14:textId="77777777" w:rsidR="00D23E0A" w:rsidRPr="00F4076E" w:rsidRDefault="00D23E0A" w:rsidP="00A23D18">
            <w:pPr>
              <w:rPr>
                <w:rFonts w:asciiTheme="minorHAnsi" w:hAnsiTheme="minorHAnsi" w:cstheme="minorHAnsi"/>
                <w:color w:val="000000"/>
                <w:sz w:val="22"/>
                <w:szCs w:val="22"/>
              </w:rPr>
            </w:pPr>
            <w:r w:rsidRPr="00F4076E">
              <w:rPr>
                <w:rFonts w:asciiTheme="minorHAnsi" w:hAnsiTheme="minorHAnsi" w:cstheme="minorHAnsi"/>
                <w:color w:val="000000"/>
                <w:sz w:val="22"/>
                <w:szCs w:val="22"/>
              </w:rPr>
              <w:t>- Install rpy2 for R integration</w:t>
            </w:r>
          </w:p>
        </w:tc>
        <w:tc>
          <w:tcPr>
            <w:tcW w:w="1313" w:type="pct"/>
            <w:tcBorders>
              <w:top w:val="nil"/>
              <w:left w:val="nil"/>
              <w:bottom w:val="single" w:sz="8" w:space="0" w:color="A6A6A6"/>
              <w:right w:val="single" w:sz="8" w:space="0" w:color="A6A6A6"/>
            </w:tcBorders>
            <w:shd w:val="clear" w:color="auto" w:fill="auto"/>
            <w:vAlign w:val="center"/>
            <w:hideMark/>
          </w:tcPr>
          <w:p w14:paraId="56C80E91" w14:textId="77777777" w:rsidR="00D23E0A" w:rsidRPr="00F4076E" w:rsidRDefault="00D23E0A" w:rsidP="00A23D18">
            <w:pPr>
              <w:rPr>
                <w:rFonts w:asciiTheme="minorHAnsi" w:hAnsiTheme="minorHAnsi" w:cstheme="minorHAnsi"/>
                <w:color w:val="000000"/>
                <w:sz w:val="22"/>
                <w:szCs w:val="22"/>
              </w:rPr>
            </w:pPr>
            <w:r w:rsidRPr="00F4076E">
              <w:rPr>
                <w:rFonts w:asciiTheme="minorHAnsi" w:hAnsiTheme="minorHAnsi" w:cstheme="minorHAnsi"/>
                <w:color w:val="000000"/>
                <w:sz w:val="22"/>
                <w:szCs w:val="22"/>
              </w:rPr>
              <w:t>- Install Reticulate for Python integration</w:t>
            </w:r>
          </w:p>
        </w:tc>
      </w:tr>
      <w:tr w:rsidR="00D23E0A" w:rsidRPr="00F4076E" w14:paraId="0984AC1C" w14:textId="77777777" w:rsidTr="00A23D18">
        <w:trPr>
          <w:trHeight w:val="615"/>
        </w:trPr>
        <w:tc>
          <w:tcPr>
            <w:tcW w:w="919" w:type="pct"/>
            <w:vMerge/>
            <w:tcBorders>
              <w:top w:val="nil"/>
              <w:left w:val="single" w:sz="8" w:space="0" w:color="A6A6A6"/>
              <w:bottom w:val="single" w:sz="8" w:space="0" w:color="A6A6A6"/>
              <w:right w:val="single" w:sz="8" w:space="0" w:color="A6A6A6"/>
            </w:tcBorders>
            <w:vAlign w:val="center"/>
            <w:hideMark/>
          </w:tcPr>
          <w:p w14:paraId="6333578B" w14:textId="77777777" w:rsidR="00D23E0A" w:rsidRPr="00F4076E" w:rsidRDefault="00D23E0A" w:rsidP="00A23D18">
            <w:pPr>
              <w:rPr>
                <w:rFonts w:asciiTheme="minorHAnsi" w:hAnsiTheme="minorHAnsi" w:cstheme="minorHAnsi"/>
                <w:b/>
                <w:bCs/>
                <w:color w:val="000000"/>
                <w:sz w:val="22"/>
                <w:szCs w:val="22"/>
              </w:rPr>
            </w:pPr>
          </w:p>
        </w:tc>
        <w:tc>
          <w:tcPr>
            <w:tcW w:w="1444" w:type="pct"/>
            <w:vMerge/>
            <w:tcBorders>
              <w:top w:val="nil"/>
              <w:left w:val="single" w:sz="8" w:space="0" w:color="A6A6A6"/>
              <w:bottom w:val="single" w:sz="8" w:space="0" w:color="A6A6A6"/>
              <w:right w:val="single" w:sz="8" w:space="0" w:color="A6A6A6"/>
            </w:tcBorders>
            <w:vAlign w:val="center"/>
            <w:hideMark/>
          </w:tcPr>
          <w:p w14:paraId="43B24A02" w14:textId="77777777" w:rsidR="00D23E0A" w:rsidRPr="00F4076E" w:rsidRDefault="00D23E0A" w:rsidP="00A23D18">
            <w:pPr>
              <w:rPr>
                <w:rFonts w:asciiTheme="minorHAnsi" w:hAnsiTheme="minorHAnsi" w:cstheme="minorHAnsi"/>
                <w:color w:val="000000"/>
                <w:sz w:val="22"/>
                <w:szCs w:val="22"/>
              </w:rPr>
            </w:pPr>
          </w:p>
        </w:tc>
        <w:tc>
          <w:tcPr>
            <w:tcW w:w="1323" w:type="pct"/>
            <w:tcBorders>
              <w:top w:val="nil"/>
              <w:left w:val="nil"/>
              <w:bottom w:val="single" w:sz="8" w:space="0" w:color="A6A6A6"/>
              <w:right w:val="single" w:sz="8" w:space="0" w:color="A6A6A6"/>
            </w:tcBorders>
            <w:shd w:val="clear" w:color="auto" w:fill="auto"/>
            <w:vAlign w:val="center"/>
            <w:hideMark/>
          </w:tcPr>
          <w:p w14:paraId="29CE18C0" w14:textId="77777777" w:rsidR="00D23E0A" w:rsidRPr="00F4076E" w:rsidRDefault="00D23E0A" w:rsidP="00A23D18">
            <w:pPr>
              <w:rPr>
                <w:rFonts w:asciiTheme="minorHAnsi" w:hAnsiTheme="minorHAnsi" w:cstheme="minorHAnsi"/>
                <w:color w:val="000000"/>
                <w:sz w:val="22"/>
                <w:szCs w:val="22"/>
              </w:rPr>
            </w:pPr>
            <w:r w:rsidRPr="00F4076E">
              <w:rPr>
                <w:rFonts w:asciiTheme="minorHAnsi" w:hAnsiTheme="minorHAnsi" w:cstheme="minorHAnsi"/>
                <w:color w:val="000000"/>
                <w:sz w:val="22"/>
                <w:szCs w:val="22"/>
              </w:rPr>
              <w:t>- Install SASpy for SAS integration</w:t>
            </w:r>
          </w:p>
        </w:tc>
        <w:tc>
          <w:tcPr>
            <w:tcW w:w="1313" w:type="pct"/>
            <w:tcBorders>
              <w:top w:val="nil"/>
              <w:left w:val="nil"/>
              <w:bottom w:val="single" w:sz="8" w:space="0" w:color="A6A6A6"/>
              <w:right w:val="single" w:sz="8" w:space="0" w:color="A6A6A6"/>
            </w:tcBorders>
            <w:shd w:val="clear" w:color="auto" w:fill="auto"/>
            <w:vAlign w:val="center"/>
            <w:hideMark/>
          </w:tcPr>
          <w:p w14:paraId="62985869" w14:textId="77777777" w:rsidR="00D23E0A" w:rsidRPr="00F4076E" w:rsidRDefault="00D23E0A" w:rsidP="00A23D18">
            <w:pPr>
              <w:rPr>
                <w:rFonts w:asciiTheme="minorHAnsi" w:hAnsiTheme="minorHAnsi" w:cstheme="minorHAnsi"/>
                <w:color w:val="000000"/>
                <w:sz w:val="22"/>
                <w:szCs w:val="22"/>
              </w:rPr>
            </w:pPr>
            <w:r w:rsidRPr="00F4076E">
              <w:rPr>
                <w:rFonts w:asciiTheme="minorHAnsi" w:hAnsiTheme="minorHAnsi" w:cstheme="minorHAnsi"/>
                <w:color w:val="000000"/>
                <w:sz w:val="22"/>
                <w:szCs w:val="22"/>
              </w:rPr>
              <w:t>- Install RSASSA for SAS integration</w:t>
            </w:r>
          </w:p>
        </w:tc>
      </w:tr>
      <w:tr w:rsidR="00D23E0A" w:rsidRPr="00F4076E" w14:paraId="333587B1" w14:textId="77777777" w:rsidTr="00A23D18">
        <w:trPr>
          <w:trHeight w:val="615"/>
        </w:trPr>
        <w:tc>
          <w:tcPr>
            <w:tcW w:w="919" w:type="pct"/>
            <w:vMerge/>
            <w:tcBorders>
              <w:top w:val="nil"/>
              <w:left w:val="single" w:sz="8" w:space="0" w:color="A6A6A6"/>
              <w:bottom w:val="single" w:sz="8" w:space="0" w:color="A6A6A6"/>
              <w:right w:val="single" w:sz="8" w:space="0" w:color="A6A6A6"/>
            </w:tcBorders>
            <w:vAlign w:val="center"/>
            <w:hideMark/>
          </w:tcPr>
          <w:p w14:paraId="41CB5A3B" w14:textId="77777777" w:rsidR="00D23E0A" w:rsidRPr="00F4076E" w:rsidRDefault="00D23E0A" w:rsidP="00A23D18">
            <w:pPr>
              <w:rPr>
                <w:rFonts w:asciiTheme="minorHAnsi" w:hAnsiTheme="minorHAnsi" w:cstheme="minorHAnsi"/>
                <w:b/>
                <w:bCs/>
                <w:color w:val="000000"/>
                <w:sz w:val="22"/>
                <w:szCs w:val="22"/>
              </w:rPr>
            </w:pPr>
          </w:p>
        </w:tc>
        <w:tc>
          <w:tcPr>
            <w:tcW w:w="1444" w:type="pct"/>
            <w:vMerge/>
            <w:tcBorders>
              <w:top w:val="nil"/>
              <w:left w:val="single" w:sz="8" w:space="0" w:color="A6A6A6"/>
              <w:bottom w:val="single" w:sz="8" w:space="0" w:color="A6A6A6"/>
              <w:right w:val="single" w:sz="8" w:space="0" w:color="A6A6A6"/>
            </w:tcBorders>
            <w:vAlign w:val="center"/>
            <w:hideMark/>
          </w:tcPr>
          <w:p w14:paraId="31515BC8" w14:textId="77777777" w:rsidR="00D23E0A" w:rsidRPr="00F4076E" w:rsidRDefault="00D23E0A" w:rsidP="00A23D18">
            <w:pPr>
              <w:rPr>
                <w:rFonts w:asciiTheme="minorHAnsi" w:hAnsiTheme="minorHAnsi" w:cstheme="minorHAnsi"/>
                <w:color w:val="000000"/>
                <w:sz w:val="22"/>
                <w:szCs w:val="22"/>
              </w:rPr>
            </w:pPr>
          </w:p>
        </w:tc>
        <w:tc>
          <w:tcPr>
            <w:tcW w:w="1323" w:type="pct"/>
            <w:tcBorders>
              <w:top w:val="nil"/>
              <w:left w:val="nil"/>
              <w:bottom w:val="single" w:sz="8" w:space="0" w:color="A6A6A6"/>
              <w:right w:val="single" w:sz="8" w:space="0" w:color="A6A6A6"/>
            </w:tcBorders>
            <w:shd w:val="clear" w:color="auto" w:fill="auto"/>
            <w:vAlign w:val="center"/>
            <w:hideMark/>
          </w:tcPr>
          <w:p w14:paraId="193AD309" w14:textId="77777777" w:rsidR="00D23E0A" w:rsidRPr="00F4076E" w:rsidRDefault="00D23E0A" w:rsidP="00A23D18">
            <w:pPr>
              <w:rPr>
                <w:rFonts w:asciiTheme="minorHAnsi" w:hAnsiTheme="minorHAnsi" w:cstheme="minorHAnsi"/>
                <w:color w:val="000000"/>
                <w:sz w:val="22"/>
                <w:szCs w:val="22"/>
              </w:rPr>
            </w:pPr>
            <w:r w:rsidRPr="00F4076E">
              <w:rPr>
                <w:rFonts w:asciiTheme="minorHAnsi" w:hAnsiTheme="minorHAnsi" w:cstheme="minorHAnsi"/>
                <w:color w:val="000000"/>
                <w:sz w:val="22"/>
                <w:szCs w:val="22"/>
              </w:rPr>
              <w:t> </w:t>
            </w:r>
          </w:p>
        </w:tc>
        <w:tc>
          <w:tcPr>
            <w:tcW w:w="1313" w:type="pct"/>
            <w:tcBorders>
              <w:top w:val="nil"/>
              <w:left w:val="nil"/>
              <w:bottom w:val="single" w:sz="8" w:space="0" w:color="A6A6A6"/>
              <w:right w:val="single" w:sz="8" w:space="0" w:color="A6A6A6"/>
            </w:tcBorders>
            <w:shd w:val="clear" w:color="auto" w:fill="auto"/>
            <w:vAlign w:val="center"/>
            <w:hideMark/>
          </w:tcPr>
          <w:p w14:paraId="00BECFC6" w14:textId="77777777" w:rsidR="00D23E0A" w:rsidRPr="00F4076E" w:rsidRDefault="00D23E0A" w:rsidP="00A23D18">
            <w:pPr>
              <w:rPr>
                <w:rFonts w:asciiTheme="minorHAnsi" w:hAnsiTheme="minorHAnsi" w:cstheme="minorHAnsi"/>
                <w:color w:val="000000"/>
                <w:sz w:val="22"/>
                <w:szCs w:val="22"/>
              </w:rPr>
            </w:pPr>
            <w:r w:rsidRPr="00F4076E">
              <w:rPr>
                <w:rFonts w:asciiTheme="minorHAnsi" w:hAnsiTheme="minorHAnsi" w:cstheme="minorHAnsi"/>
                <w:color w:val="000000"/>
                <w:sz w:val="22"/>
                <w:szCs w:val="22"/>
              </w:rPr>
              <w:t xml:space="preserve">- Set up </w:t>
            </w:r>
            <w:proofErr w:type="spellStart"/>
            <w:r w:rsidRPr="00F4076E">
              <w:rPr>
                <w:rFonts w:asciiTheme="minorHAnsi" w:hAnsiTheme="minorHAnsi" w:cstheme="minorHAnsi"/>
                <w:color w:val="000000"/>
                <w:sz w:val="22"/>
                <w:szCs w:val="22"/>
              </w:rPr>
              <w:t>RMarkdown</w:t>
            </w:r>
            <w:proofErr w:type="spellEnd"/>
            <w:r w:rsidRPr="00F4076E">
              <w:rPr>
                <w:rFonts w:asciiTheme="minorHAnsi" w:hAnsiTheme="minorHAnsi" w:cstheme="minorHAnsi"/>
                <w:color w:val="000000"/>
                <w:sz w:val="22"/>
                <w:szCs w:val="22"/>
              </w:rPr>
              <w:t xml:space="preserve"> for multilingual documents</w:t>
            </w:r>
          </w:p>
        </w:tc>
      </w:tr>
      <w:tr w:rsidR="00D23E0A" w:rsidRPr="00F4076E" w14:paraId="514D06B9" w14:textId="77777777" w:rsidTr="00A23D18">
        <w:trPr>
          <w:trHeight w:val="915"/>
        </w:trPr>
        <w:tc>
          <w:tcPr>
            <w:tcW w:w="919" w:type="pct"/>
            <w:vMerge w:val="restart"/>
            <w:tcBorders>
              <w:top w:val="nil"/>
              <w:left w:val="single" w:sz="8" w:space="0" w:color="A6A6A6"/>
              <w:bottom w:val="single" w:sz="8" w:space="0" w:color="A6A6A6"/>
              <w:right w:val="single" w:sz="8" w:space="0" w:color="A6A6A6"/>
            </w:tcBorders>
            <w:shd w:val="clear" w:color="auto" w:fill="auto"/>
            <w:vAlign w:val="center"/>
            <w:hideMark/>
          </w:tcPr>
          <w:p w14:paraId="27A363F3" w14:textId="77777777" w:rsidR="00D23E0A" w:rsidRPr="00F4076E" w:rsidRDefault="00D23E0A" w:rsidP="00A23D18">
            <w:pPr>
              <w:rPr>
                <w:rFonts w:asciiTheme="minorHAnsi" w:hAnsiTheme="minorHAnsi" w:cstheme="minorHAnsi"/>
                <w:b/>
                <w:bCs/>
                <w:color w:val="000000"/>
                <w:sz w:val="22"/>
                <w:szCs w:val="22"/>
              </w:rPr>
            </w:pPr>
            <w:r w:rsidRPr="00F4076E">
              <w:rPr>
                <w:rFonts w:asciiTheme="minorHAnsi" w:hAnsiTheme="minorHAnsi" w:cstheme="minorHAnsi"/>
                <w:b/>
                <w:bCs/>
                <w:color w:val="000000"/>
                <w:sz w:val="22"/>
                <w:szCs w:val="22"/>
              </w:rPr>
              <w:t>Best Practices</w:t>
            </w:r>
          </w:p>
        </w:tc>
        <w:tc>
          <w:tcPr>
            <w:tcW w:w="1444" w:type="pct"/>
            <w:tcBorders>
              <w:top w:val="nil"/>
              <w:left w:val="nil"/>
              <w:bottom w:val="single" w:sz="8" w:space="0" w:color="A6A6A6"/>
              <w:right w:val="single" w:sz="8" w:space="0" w:color="A6A6A6"/>
            </w:tcBorders>
            <w:shd w:val="clear" w:color="auto" w:fill="auto"/>
            <w:vAlign w:val="center"/>
            <w:hideMark/>
          </w:tcPr>
          <w:p w14:paraId="423E2DAB" w14:textId="77777777" w:rsidR="00D23E0A" w:rsidRPr="00F4076E" w:rsidRDefault="00D23E0A" w:rsidP="00A23D18">
            <w:pPr>
              <w:rPr>
                <w:rFonts w:asciiTheme="minorHAnsi" w:hAnsiTheme="minorHAnsi" w:cstheme="minorHAnsi"/>
                <w:color w:val="000000"/>
                <w:sz w:val="22"/>
                <w:szCs w:val="22"/>
              </w:rPr>
            </w:pPr>
            <w:r w:rsidRPr="00F4076E">
              <w:rPr>
                <w:rFonts w:asciiTheme="minorHAnsi" w:hAnsiTheme="minorHAnsi" w:cstheme="minorHAnsi"/>
                <w:color w:val="000000"/>
                <w:sz w:val="22"/>
                <w:szCs w:val="22"/>
              </w:rPr>
              <w:t>- Leverage the full power of SAS with integrated Python and R for specialized tasks</w:t>
            </w:r>
          </w:p>
        </w:tc>
        <w:tc>
          <w:tcPr>
            <w:tcW w:w="1323" w:type="pct"/>
            <w:tcBorders>
              <w:top w:val="nil"/>
              <w:left w:val="nil"/>
              <w:bottom w:val="single" w:sz="8" w:space="0" w:color="A6A6A6"/>
              <w:right w:val="single" w:sz="8" w:space="0" w:color="A6A6A6"/>
            </w:tcBorders>
            <w:shd w:val="clear" w:color="auto" w:fill="auto"/>
            <w:vAlign w:val="center"/>
            <w:hideMark/>
          </w:tcPr>
          <w:p w14:paraId="666AC6C8" w14:textId="77777777" w:rsidR="00D23E0A" w:rsidRPr="00F4076E" w:rsidRDefault="00D23E0A" w:rsidP="00A23D18">
            <w:pPr>
              <w:rPr>
                <w:rFonts w:asciiTheme="minorHAnsi" w:hAnsiTheme="minorHAnsi" w:cstheme="minorHAnsi"/>
                <w:color w:val="000000"/>
                <w:sz w:val="22"/>
                <w:szCs w:val="22"/>
              </w:rPr>
            </w:pPr>
            <w:r w:rsidRPr="00F4076E">
              <w:rPr>
                <w:rFonts w:asciiTheme="minorHAnsi" w:hAnsiTheme="minorHAnsi" w:cstheme="minorHAnsi"/>
                <w:color w:val="000000"/>
                <w:sz w:val="22"/>
                <w:szCs w:val="22"/>
              </w:rPr>
              <w:t>- Use rpy2 for seamless integration of R code within Python</w:t>
            </w:r>
          </w:p>
        </w:tc>
        <w:tc>
          <w:tcPr>
            <w:tcW w:w="1313" w:type="pct"/>
            <w:tcBorders>
              <w:top w:val="nil"/>
              <w:left w:val="nil"/>
              <w:bottom w:val="single" w:sz="8" w:space="0" w:color="A6A6A6"/>
              <w:right w:val="single" w:sz="8" w:space="0" w:color="A6A6A6"/>
            </w:tcBorders>
            <w:shd w:val="clear" w:color="auto" w:fill="auto"/>
            <w:vAlign w:val="center"/>
            <w:hideMark/>
          </w:tcPr>
          <w:p w14:paraId="2958DE18" w14:textId="77777777" w:rsidR="00D23E0A" w:rsidRPr="00F4076E" w:rsidRDefault="00D23E0A" w:rsidP="00A23D18">
            <w:pPr>
              <w:rPr>
                <w:rFonts w:asciiTheme="minorHAnsi" w:hAnsiTheme="minorHAnsi" w:cstheme="minorHAnsi"/>
                <w:color w:val="000000"/>
                <w:sz w:val="22"/>
                <w:szCs w:val="22"/>
              </w:rPr>
            </w:pPr>
            <w:r w:rsidRPr="00F4076E">
              <w:rPr>
                <w:rFonts w:asciiTheme="minorHAnsi" w:hAnsiTheme="minorHAnsi" w:cstheme="minorHAnsi"/>
                <w:color w:val="000000"/>
                <w:sz w:val="22"/>
                <w:szCs w:val="22"/>
              </w:rPr>
              <w:t>- Use Reticulate to seamlessly integrate Python code</w:t>
            </w:r>
          </w:p>
        </w:tc>
      </w:tr>
      <w:tr w:rsidR="00D23E0A" w:rsidRPr="00F4076E" w14:paraId="70E481A8" w14:textId="77777777" w:rsidTr="00A23D18">
        <w:trPr>
          <w:trHeight w:val="915"/>
        </w:trPr>
        <w:tc>
          <w:tcPr>
            <w:tcW w:w="919" w:type="pct"/>
            <w:vMerge/>
            <w:tcBorders>
              <w:top w:val="nil"/>
              <w:left w:val="single" w:sz="8" w:space="0" w:color="A6A6A6"/>
              <w:bottom w:val="single" w:sz="8" w:space="0" w:color="A6A6A6"/>
              <w:right w:val="single" w:sz="8" w:space="0" w:color="A6A6A6"/>
            </w:tcBorders>
            <w:vAlign w:val="center"/>
            <w:hideMark/>
          </w:tcPr>
          <w:p w14:paraId="1307D667" w14:textId="77777777" w:rsidR="00D23E0A" w:rsidRPr="00F4076E" w:rsidRDefault="00D23E0A" w:rsidP="00A23D18">
            <w:pPr>
              <w:rPr>
                <w:rFonts w:asciiTheme="minorHAnsi" w:hAnsiTheme="minorHAnsi" w:cstheme="minorHAnsi"/>
                <w:b/>
                <w:bCs/>
                <w:color w:val="000000"/>
                <w:sz w:val="22"/>
                <w:szCs w:val="22"/>
              </w:rPr>
            </w:pPr>
          </w:p>
        </w:tc>
        <w:tc>
          <w:tcPr>
            <w:tcW w:w="1444" w:type="pct"/>
            <w:tcBorders>
              <w:top w:val="nil"/>
              <w:left w:val="nil"/>
              <w:bottom w:val="single" w:sz="8" w:space="0" w:color="A6A6A6"/>
              <w:right w:val="single" w:sz="8" w:space="0" w:color="A6A6A6"/>
            </w:tcBorders>
            <w:shd w:val="clear" w:color="auto" w:fill="auto"/>
            <w:vAlign w:val="center"/>
            <w:hideMark/>
          </w:tcPr>
          <w:p w14:paraId="2EB8F62D" w14:textId="77777777" w:rsidR="00D23E0A" w:rsidRPr="00F4076E" w:rsidRDefault="00D23E0A" w:rsidP="00A23D18">
            <w:pPr>
              <w:rPr>
                <w:rFonts w:asciiTheme="minorHAnsi" w:hAnsiTheme="minorHAnsi" w:cstheme="minorHAnsi"/>
                <w:color w:val="000000"/>
                <w:sz w:val="22"/>
                <w:szCs w:val="22"/>
              </w:rPr>
            </w:pPr>
            <w:r w:rsidRPr="00F4076E">
              <w:rPr>
                <w:rFonts w:asciiTheme="minorHAnsi" w:hAnsiTheme="minorHAnsi" w:cstheme="minorHAnsi"/>
                <w:color w:val="000000"/>
                <w:sz w:val="22"/>
                <w:szCs w:val="22"/>
              </w:rPr>
              <w:t>- Use Jupyter Notebooks for more interactive and collaborative workflows</w:t>
            </w:r>
          </w:p>
        </w:tc>
        <w:tc>
          <w:tcPr>
            <w:tcW w:w="1323" w:type="pct"/>
            <w:tcBorders>
              <w:top w:val="nil"/>
              <w:left w:val="nil"/>
              <w:bottom w:val="single" w:sz="8" w:space="0" w:color="A6A6A6"/>
              <w:right w:val="single" w:sz="8" w:space="0" w:color="A6A6A6"/>
            </w:tcBorders>
            <w:shd w:val="clear" w:color="auto" w:fill="auto"/>
            <w:vAlign w:val="center"/>
            <w:hideMark/>
          </w:tcPr>
          <w:p w14:paraId="08C8DE23" w14:textId="77777777" w:rsidR="00D23E0A" w:rsidRPr="00F4076E" w:rsidRDefault="00D23E0A" w:rsidP="00A23D18">
            <w:pPr>
              <w:rPr>
                <w:rFonts w:asciiTheme="minorHAnsi" w:hAnsiTheme="minorHAnsi" w:cstheme="minorHAnsi"/>
                <w:color w:val="000000"/>
                <w:sz w:val="22"/>
                <w:szCs w:val="22"/>
              </w:rPr>
            </w:pPr>
            <w:r w:rsidRPr="00F4076E">
              <w:rPr>
                <w:rFonts w:asciiTheme="minorHAnsi" w:hAnsiTheme="minorHAnsi" w:cstheme="minorHAnsi"/>
                <w:color w:val="000000"/>
                <w:sz w:val="22"/>
                <w:szCs w:val="22"/>
              </w:rPr>
              <w:t>- Utilize SASpy for running SAS code in Python</w:t>
            </w:r>
          </w:p>
        </w:tc>
        <w:tc>
          <w:tcPr>
            <w:tcW w:w="1313" w:type="pct"/>
            <w:tcBorders>
              <w:top w:val="nil"/>
              <w:left w:val="nil"/>
              <w:bottom w:val="single" w:sz="8" w:space="0" w:color="A6A6A6"/>
              <w:right w:val="single" w:sz="8" w:space="0" w:color="A6A6A6"/>
            </w:tcBorders>
            <w:shd w:val="clear" w:color="auto" w:fill="auto"/>
            <w:vAlign w:val="center"/>
            <w:hideMark/>
          </w:tcPr>
          <w:p w14:paraId="1CFEAAA0" w14:textId="77777777" w:rsidR="00D23E0A" w:rsidRPr="00F4076E" w:rsidRDefault="00D23E0A" w:rsidP="00A23D18">
            <w:pPr>
              <w:rPr>
                <w:rFonts w:asciiTheme="minorHAnsi" w:hAnsiTheme="minorHAnsi" w:cstheme="minorHAnsi"/>
                <w:color w:val="000000"/>
                <w:sz w:val="22"/>
                <w:szCs w:val="22"/>
              </w:rPr>
            </w:pPr>
            <w:r w:rsidRPr="00F4076E">
              <w:rPr>
                <w:rFonts w:asciiTheme="minorHAnsi" w:hAnsiTheme="minorHAnsi" w:cstheme="minorHAnsi"/>
                <w:color w:val="000000"/>
                <w:sz w:val="22"/>
                <w:szCs w:val="22"/>
              </w:rPr>
              <w:t xml:space="preserve">- Use </w:t>
            </w:r>
            <w:proofErr w:type="spellStart"/>
            <w:r w:rsidRPr="00F4076E">
              <w:rPr>
                <w:rFonts w:asciiTheme="minorHAnsi" w:hAnsiTheme="minorHAnsi" w:cstheme="minorHAnsi"/>
                <w:color w:val="000000"/>
                <w:sz w:val="22"/>
                <w:szCs w:val="22"/>
              </w:rPr>
              <w:t>RMarkdown</w:t>
            </w:r>
            <w:proofErr w:type="spellEnd"/>
            <w:r w:rsidRPr="00F4076E">
              <w:rPr>
                <w:rFonts w:asciiTheme="minorHAnsi" w:hAnsiTheme="minorHAnsi" w:cstheme="minorHAnsi"/>
                <w:color w:val="000000"/>
                <w:sz w:val="22"/>
                <w:szCs w:val="22"/>
              </w:rPr>
              <w:t xml:space="preserve"> for combining R, Python, and SAS in reports or analysis</w:t>
            </w:r>
          </w:p>
        </w:tc>
      </w:tr>
    </w:tbl>
    <w:p w14:paraId="094EF974" w14:textId="77777777" w:rsidR="00D23E0A" w:rsidRDefault="00D23E0A" w:rsidP="00D23E0A">
      <w:pPr>
        <w:rPr>
          <w:rFonts w:asciiTheme="minorHAnsi" w:hAnsiTheme="minorHAnsi" w:cstheme="minorHAnsi"/>
          <w:b/>
          <w:bCs/>
          <w:sz w:val="22"/>
          <w:szCs w:val="22"/>
        </w:rPr>
      </w:pPr>
    </w:p>
    <w:p w14:paraId="35C48E83" w14:textId="77777777" w:rsidR="00D23E0A" w:rsidRDefault="00D23E0A" w:rsidP="00D23E0A">
      <w:pPr>
        <w:rPr>
          <w:rFonts w:asciiTheme="minorHAnsi" w:hAnsiTheme="minorHAnsi" w:cstheme="minorHAnsi"/>
          <w:b/>
          <w:bCs/>
          <w:sz w:val="22"/>
          <w:szCs w:val="22"/>
        </w:rPr>
      </w:pPr>
    </w:p>
    <w:p w14:paraId="509C1A58" w14:textId="77777777" w:rsidR="00D23E0A" w:rsidRDefault="00D23E0A" w:rsidP="00D23E0A">
      <w:pPr>
        <w:rPr>
          <w:rFonts w:asciiTheme="minorHAnsi" w:hAnsiTheme="minorHAnsi" w:cstheme="minorHAnsi"/>
          <w:b/>
          <w:bCs/>
          <w:sz w:val="22"/>
          <w:szCs w:val="22"/>
        </w:rPr>
      </w:pPr>
    </w:p>
    <w:p w14:paraId="0FAB8B3F" w14:textId="77777777" w:rsidR="00D23E0A" w:rsidRDefault="00D23E0A" w:rsidP="00D23E0A">
      <w:pPr>
        <w:rPr>
          <w:rFonts w:asciiTheme="minorHAnsi" w:hAnsiTheme="minorHAnsi" w:cstheme="minorHAnsi"/>
          <w:b/>
          <w:bCs/>
          <w:sz w:val="22"/>
          <w:szCs w:val="22"/>
        </w:rPr>
      </w:pPr>
    </w:p>
    <w:p w14:paraId="4309AB3B" w14:textId="77777777" w:rsidR="00D23E0A" w:rsidRDefault="00D23E0A" w:rsidP="00D23E0A">
      <w:pPr>
        <w:rPr>
          <w:rFonts w:asciiTheme="minorHAnsi" w:hAnsiTheme="minorHAnsi" w:cstheme="minorHAnsi"/>
          <w:b/>
          <w:bCs/>
          <w:sz w:val="22"/>
          <w:szCs w:val="22"/>
        </w:rPr>
      </w:pPr>
    </w:p>
    <w:p w14:paraId="64FACAE0" w14:textId="77777777" w:rsidR="00D23E0A" w:rsidRDefault="00D23E0A" w:rsidP="00D23E0A">
      <w:pPr>
        <w:rPr>
          <w:rFonts w:asciiTheme="minorHAnsi" w:hAnsiTheme="minorHAnsi" w:cstheme="minorHAnsi"/>
          <w:b/>
          <w:bCs/>
          <w:sz w:val="22"/>
          <w:szCs w:val="22"/>
        </w:rPr>
      </w:pPr>
    </w:p>
    <w:p w14:paraId="0445E86B" w14:textId="77777777" w:rsidR="00D23E0A" w:rsidRDefault="00D23E0A" w:rsidP="00D23E0A">
      <w:pPr>
        <w:rPr>
          <w:rFonts w:asciiTheme="minorHAnsi" w:hAnsiTheme="minorHAnsi" w:cstheme="minorHAnsi"/>
          <w:b/>
          <w:bCs/>
          <w:sz w:val="22"/>
          <w:szCs w:val="22"/>
        </w:rPr>
      </w:pPr>
    </w:p>
    <w:p w14:paraId="2BC42AB4" w14:textId="77777777" w:rsidR="005539A3" w:rsidRDefault="005539A3" w:rsidP="005539A3">
      <w:pPr>
        <w:rPr>
          <w:rFonts w:asciiTheme="minorHAnsi" w:hAnsiTheme="minorHAnsi" w:cstheme="minorHAnsi"/>
          <w:sz w:val="22"/>
          <w:szCs w:val="22"/>
        </w:rPr>
      </w:pPr>
    </w:p>
    <w:p w14:paraId="1FA706B2" w14:textId="77777777" w:rsidR="005539A3" w:rsidRDefault="005539A3" w:rsidP="005539A3">
      <w:pPr>
        <w:rPr>
          <w:rFonts w:asciiTheme="minorHAnsi" w:hAnsiTheme="minorHAnsi" w:cstheme="minorHAnsi"/>
          <w:sz w:val="22"/>
          <w:szCs w:val="22"/>
        </w:rPr>
      </w:pPr>
    </w:p>
    <w:p w14:paraId="65B8A331" w14:textId="77777777" w:rsidR="005539A3" w:rsidRPr="00EE5F45" w:rsidRDefault="005539A3" w:rsidP="005539A3">
      <w:pPr>
        <w:rPr>
          <w:rFonts w:asciiTheme="minorHAnsi" w:hAnsiTheme="minorHAnsi" w:cstheme="minorHAnsi"/>
          <w:sz w:val="22"/>
          <w:szCs w:val="22"/>
        </w:rPr>
      </w:pPr>
    </w:p>
    <w:p w14:paraId="26A8654E" w14:textId="77777777" w:rsidR="001017D3" w:rsidRDefault="001017D3" w:rsidP="00762095">
      <w:pPr>
        <w:pStyle w:val="ABodyCopy"/>
        <w:ind w:left="0"/>
      </w:pPr>
    </w:p>
    <w:p w14:paraId="1D05F8C2" w14:textId="77777777" w:rsidR="001017D3" w:rsidRDefault="001017D3" w:rsidP="00762095">
      <w:pPr>
        <w:pStyle w:val="ABodyCopy"/>
        <w:ind w:left="0"/>
      </w:pPr>
    </w:p>
    <w:p w14:paraId="687D3320" w14:textId="77777777" w:rsidR="001017D3" w:rsidRDefault="001017D3" w:rsidP="00762095">
      <w:pPr>
        <w:pStyle w:val="ABodyCopy"/>
        <w:ind w:left="0"/>
      </w:pPr>
    </w:p>
    <w:p w14:paraId="1A26C749" w14:textId="77777777" w:rsidR="001017D3" w:rsidRDefault="001017D3" w:rsidP="00762095">
      <w:pPr>
        <w:pStyle w:val="ABodyCopy"/>
        <w:ind w:left="0"/>
      </w:pPr>
    </w:p>
    <w:p w14:paraId="1A077F67" w14:textId="77777777" w:rsidR="001017D3" w:rsidRDefault="001017D3" w:rsidP="00762095">
      <w:pPr>
        <w:pStyle w:val="ABodyCopy"/>
        <w:ind w:left="0"/>
      </w:pPr>
    </w:p>
    <w:p w14:paraId="5CE7FF0A" w14:textId="77777777" w:rsidR="001017D3" w:rsidRDefault="001017D3" w:rsidP="00762095">
      <w:pPr>
        <w:pStyle w:val="ABodyCopy"/>
        <w:ind w:left="0"/>
      </w:pPr>
    </w:p>
    <w:p w14:paraId="6530BF98" w14:textId="77777777" w:rsidR="00EC7F77" w:rsidRPr="007D233C" w:rsidRDefault="00EC7F77" w:rsidP="00EC7F77">
      <w:pPr>
        <w:pStyle w:val="Heading1"/>
        <w:rPr>
          <w:rFonts w:asciiTheme="minorHAnsi" w:hAnsiTheme="minorHAnsi" w:cstheme="minorHAnsi"/>
          <w:b w:val="0"/>
          <w:bCs w:val="0"/>
          <w:sz w:val="22"/>
          <w:szCs w:val="22"/>
        </w:rPr>
      </w:pPr>
      <w:bookmarkStart w:id="198" w:name="_Toc174889707"/>
      <w:r w:rsidRPr="007D233C">
        <w:rPr>
          <w:rFonts w:asciiTheme="minorHAnsi" w:hAnsiTheme="minorHAnsi" w:cstheme="minorHAnsi"/>
        </w:rPr>
        <w:lastRenderedPageBreak/>
        <w:t>Appendix:  Further Learning Resources</w:t>
      </w:r>
      <w:bookmarkEnd w:id="198"/>
    </w:p>
    <w:p w14:paraId="1A331119" w14:textId="77777777" w:rsidR="00EC7F77" w:rsidRPr="0042246D" w:rsidRDefault="00EC7F77" w:rsidP="00EC7F77">
      <w:pPr>
        <w:rPr>
          <w:rFonts w:asciiTheme="minorHAnsi" w:hAnsiTheme="minorHAnsi" w:cstheme="minorHAnsi"/>
        </w:rPr>
      </w:pPr>
    </w:p>
    <w:p w14:paraId="3423AE9F" w14:textId="77777777" w:rsidR="00EC7F77" w:rsidRPr="0042246D" w:rsidRDefault="00EC7F77" w:rsidP="00EC7F77">
      <w:pPr>
        <w:rPr>
          <w:rFonts w:asciiTheme="minorHAnsi" w:hAnsiTheme="minorHAnsi" w:cstheme="minorHAnsi"/>
          <w:b/>
          <w:bCs/>
          <w:sz w:val="22"/>
          <w:szCs w:val="22"/>
        </w:rPr>
      </w:pPr>
      <w:r w:rsidRPr="00857498">
        <w:rPr>
          <w:rFonts w:asciiTheme="minorHAnsi" w:hAnsiTheme="minorHAnsi" w:cstheme="minorHAnsi"/>
          <w:b/>
          <w:bCs/>
          <w:sz w:val="22"/>
          <w:szCs w:val="22"/>
        </w:rPr>
        <w:t>Introduction</w:t>
      </w:r>
    </w:p>
    <w:p w14:paraId="57EEC8A0" w14:textId="77777777" w:rsidR="00EC7F77" w:rsidRPr="00857498" w:rsidRDefault="00EC7F77" w:rsidP="00EC7F77">
      <w:pPr>
        <w:rPr>
          <w:rFonts w:asciiTheme="minorHAnsi" w:hAnsiTheme="minorHAnsi" w:cstheme="minorHAnsi"/>
          <w:b/>
          <w:bCs/>
          <w:sz w:val="22"/>
          <w:szCs w:val="22"/>
        </w:rPr>
      </w:pPr>
    </w:p>
    <w:p w14:paraId="7E938B2C" w14:textId="77777777" w:rsidR="00EC7F77" w:rsidRPr="00F64CFA" w:rsidRDefault="00EC7F77" w:rsidP="00EC7F77">
      <w:pPr>
        <w:pStyle w:val="ABodyCopy"/>
        <w:tabs>
          <w:tab w:val="left" w:pos="0"/>
        </w:tabs>
        <w:spacing w:afterLines="180" w:after="432"/>
        <w:ind w:left="0"/>
        <w:rPr>
          <w:rFonts w:asciiTheme="minorHAnsi" w:hAnsiTheme="minorHAnsi" w:cstheme="minorHAnsi"/>
          <w:sz w:val="22"/>
          <w:szCs w:val="22"/>
        </w:rPr>
      </w:pPr>
      <w:r w:rsidRPr="00F64CFA">
        <w:rPr>
          <w:rFonts w:asciiTheme="minorHAnsi" w:hAnsiTheme="minorHAnsi" w:cstheme="minorHAnsi"/>
          <w:sz w:val="22"/>
          <w:szCs w:val="22"/>
        </w:rPr>
        <w:t>As you progress in your data science journey, continuous learning is essential to stay updated with the latest tools, techniques, and industry trends. This appendix provides a curated list of resources, including books, websites, YouTube channels, subreddits, and podcasts, to help you deepen your knowledge and skills. Whether you are just starting or looking to advance your expertise, these resources offer valuable insights and practical guidance across various aspects of data science.</w:t>
      </w:r>
    </w:p>
    <w:p w14:paraId="7D4F0A25" w14:textId="77777777" w:rsidR="00EC7F77" w:rsidRPr="007D233C" w:rsidRDefault="00EC7F77" w:rsidP="00EC7F77">
      <w:pPr>
        <w:pStyle w:val="ABodyCopy"/>
        <w:tabs>
          <w:tab w:val="left" w:pos="0"/>
        </w:tabs>
        <w:spacing w:afterLines="180" w:after="432"/>
        <w:ind w:left="0"/>
        <w:rPr>
          <w:rFonts w:asciiTheme="minorHAnsi" w:hAnsiTheme="minorHAnsi" w:cstheme="minorHAnsi"/>
          <w:b/>
          <w:bCs/>
          <w:sz w:val="22"/>
          <w:szCs w:val="22"/>
        </w:rPr>
      </w:pPr>
      <w:r w:rsidRPr="007D233C">
        <w:rPr>
          <w:rFonts w:asciiTheme="minorHAnsi" w:hAnsiTheme="minorHAnsi" w:cstheme="minorHAnsi"/>
          <w:b/>
          <w:bCs/>
          <w:sz w:val="22"/>
          <w:szCs w:val="22"/>
        </w:rPr>
        <w:t>Books</w:t>
      </w:r>
    </w:p>
    <w:tbl>
      <w:tblPr>
        <w:tblW w:w="5000" w:type="pct"/>
        <w:tblLook w:val="04A0" w:firstRow="1" w:lastRow="0" w:firstColumn="1" w:lastColumn="0" w:noHBand="0" w:noVBand="1"/>
      </w:tblPr>
      <w:tblGrid>
        <w:gridCol w:w="2779"/>
        <w:gridCol w:w="2749"/>
        <w:gridCol w:w="2732"/>
      </w:tblGrid>
      <w:tr w:rsidR="00EC7F77" w:rsidRPr="002911C0" w14:paraId="2E7AE4C6" w14:textId="77777777" w:rsidTr="00A23D18">
        <w:trPr>
          <w:trHeight w:val="315"/>
        </w:trPr>
        <w:tc>
          <w:tcPr>
            <w:tcW w:w="1682" w:type="pct"/>
            <w:tcBorders>
              <w:top w:val="single" w:sz="8" w:space="0" w:color="BFBFBF"/>
              <w:left w:val="single" w:sz="8" w:space="0" w:color="BFBFBF"/>
              <w:bottom w:val="single" w:sz="8" w:space="0" w:color="BFBFBF"/>
              <w:right w:val="single" w:sz="8" w:space="0" w:color="BFBFBF"/>
            </w:tcBorders>
            <w:shd w:val="clear" w:color="auto" w:fill="auto"/>
            <w:vAlign w:val="center"/>
            <w:hideMark/>
          </w:tcPr>
          <w:p w14:paraId="5C4534B0" w14:textId="77777777" w:rsidR="00EC7F77" w:rsidRPr="002911C0" w:rsidRDefault="00EC7F77" w:rsidP="00A23D18">
            <w:pPr>
              <w:jc w:val="center"/>
              <w:rPr>
                <w:rFonts w:asciiTheme="minorHAnsi" w:hAnsiTheme="minorHAnsi" w:cstheme="minorHAnsi"/>
                <w:b/>
                <w:bCs/>
                <w:color w:val="000000"/>
                <w:sz w:val="22"/>
                <w:szCs w:val="22"/>
              </w:rPr>
            </w:pPr>
            <w:r w:rsidRPr="002911C0">
              <w:rPr>
                <w:rFonts w:asciiTheme="minorHAnsi" w:hAnsiTheme="minorHAnsi" w:cstheme="minorHAnsi"/>
                <w:b/>
                <w:bCs/>
                <w:color w:val="000000"/>
                <w:sz w:val="22"/>
                <w:szCs w:val="22"/>
              </w:rPr>
              <w:t>Book Title</w:t>
            </w:r>
          </w:p>
        </w:tc>
        <w:tc>
          <w:tcPr>
            <w:tcW w:w="1664" w:type="pct"/>
            <w:tcBorders>
              <w:top w:val="single" w:sz="8" w:space="0" w:color="BFBFBF"/>
              <w:left w:val="nil"/>
              <w:bottom w:val="single" w:sz="8" w:space="0" w:color="BFBFBF"/>
              <w:right w:val="single" w:sz="8" w:space="0" w:color="BFBFBF"/>
            </w:tcBorders>
            <w:shd w:val="clear" w:color="auto" w:fill="auto"/>
            <w:vAlign w:val="center"/>
            <w:hideMark/>
          </w:tcPr>
          <w:p w14:paraId="66031888" w14:textId="77777777" w:rsidR="00EC7F77" w:rsidRPr="002911C0" w:rsidRDefault="00EC7F77" w:rsidP="00A23D18">
            <w:pPr>
              <w:jc w:val="center"/>
              <w:rPr>
                <w:rFonts w:asciiTheme="minorHAnsi" w:hAnsiTheme="minorHAnsi" w:cstheme="minorHAnsi"/>
                <w:b/>
                <w:bCs/>
                <w:color w:val="000000"/>
                <w:sz w:val="22"/>
                <w:szCs w:val="22"/>
              </w:rPr>
            </w:pPr>
            <w:r w:rsidRPr="002911C0">
              <w:rPr>
                <w:rFonts w:asciiTheme="minorHAnsi" w:hAnsiTheme="minorHAnsi" w:cstheme="minorHAnsi"/>
                <w:b/>
                <w:bCs/>
                <w:color w:val="000000"/>
                <w:sz w:val="22"/>
                <w:szCs w:val="22"/>
              </w:rPr>
              <w:t>Author(s)</w:t>
            </w:r>
          </w:p>
        </w:tc>
        <w:tc>
          <w:tcPr>
            <w:tcW w:w="1654" w:type="pct"/>
            <w:tcBorders>
              <w:top w:val="single" w:sz="8" w:space="0" w:color="BFBFBF"/>
              <w:left w:val="nil"/>
              <w:bottom w:val="single" w:sz="8" w:space="0" w:color="BFBFBF"/>
              <w:right w:val="single" w:sz="8" w:space="0" w:color="BFBFBF"/>
            </w:tcBorders>
            <w:shd w:val="clear" w:color="auto" w:fill="auto"/>
            <w:vAlign w:val="center"/>
            <w:hideMark/>
          </w:tcPr>
          <w:p w14:paraId="1FD0F605" w14:textId="77777777" w:rsidR="00EC7F77" w:rsidRPr="002911C0" w:rsidRDefault="00EC7F77" w:rsidP="00A23D18">
            <w:pPr>
              <w:jc w:val="center"/>
              <w:rPr>
                <w:rFonts w:asciiTheme="minorHAnsi" w:hAnsiTheme="minorHAnsi" w:cstheme="minorHAnsi"/>
                <w:b/>
                <w:bCs/>
                <w:color w:val="000000"/>
                <w:sz w:val="22"/>
                <w:szCs w:val="22"/>
              </w:rPr>
            </w:pPr>
            <w:r w:rsidRPr="002911C0">
              <w:rPr>
                <w:rFonts w:asciiTheme="minorHAnsi" w:hAnsiTheme="minorHAnsi" w:cstheme="minorHAnsi"/>
                <w:b/>
                <w:bCs/>
                <w:color w:val="000000"/>
                <w:sz w:val="22"/>
                <w:szCs w:val="22"/>
              </w:rPr>
              <w:t>Description</w:t>
            </w:r>
          </w:p>
        </w:tc>
      </w:tr>
      <w:tr w:rsidR="00EC7F77" w:rsidRPr="002911C0" w14:paraId="0F0915DF" w14:textId="77777777" w:rsidTr="00A23D18">
        <w:trPr>
          <w:trHeight w:val="915"/>
        </w:trPr>
        <w:tc>
          <w:tcPr>
            <w:tcW w:w="1682" w:type="pct"/>
            <w:tcBorders>
              <w:top w:val="nil"/>
              <w:left w:val="single" w:sz="8" w:space="0" w:color="BFBFBF"/>
              <w:bottom w:val="single" w:sz="8" w:space="0" w:color="BFBFBF"/>
              <w:right w:val="single" w:sz="8" w:space="0" w:color="BFBFBF"/>
            </w:tcBorders>
            <w:shd w:val="clear" w:color="auto" w:fill="F2F2F2" w:themeFill="background1" w:themeFillShade="F2"/>
            <w:vAlign w:val="center"/>
            <w:hideMark/>
          </w:tcPr>
          <w:p w14:paraId="3BA75A4B" w14:textId="77777777" w:rsidR="00EC7F77" w:rsidRPr="002911C0" w:rsidRDefault="00EC7F77" w:rsidP="00A23D18">
            <w:pPr>
              <w:tabs>
                <w:tab w:val="left" w:pos="0"/>
              </w:tabs>
              <w:rPr>
                <w:rFonts w:asciiTheme="minorHAnsi" w:hAnsiTheme="minorHAnsi" w:cstheme="minorHAnsi"/>
                <w:color w:val="000000"/>
                <w:sz w:val="22"/>
                <w:szCs w:val="22"/>
              </w:rPr>
            </w:pPr>
            <w:r w:rsidRPr="002911C0">
              <w:rPr>
                <w:rFonts w:asciiTheme="minorHAnsi" w:hAnsiTheme="minorHAnsi" w:cstheme="minorHAnsi"/>
                <w:color w:val="000000"/>
                <w:sz w:val="22"/>
                <w:szCs w:val="22"/>
              </w:rPr>
              <w:t>End-to-End Data Science with SAS</w:t>
            </w:r>
          </w:p>
        </w:tc>
        <w:tc>
          <w:tcPr>
            <w:tcW w:w="1664" w:type="pct"/>
            <w:tcBorders>
              <w:top w:val="nil"/>
              <w:left w:val="nil"/>
              <w:bottom w:val="single" w:sz="8" w:space="0" w:color="BFBFBF"/>
              <w:right w:val="single" w:sz="8" w:space="0" w:color="BFBFBF"/>
            </w:tcBorders>
            <w:shd w:val="clear" w:color="auto" w:fill="F2F2F2" w:themeFill="background1" w:themeFillShade="F2"/>
            <w:vAlign w:val="center"/>
            <w:hideMark/>
          </w:tcPr>
          <w:p w14:paraId="1E3FCB56" w14:textId="77777777" w:rsidR="00EC7F77" w:rsidRPr="002911C0" w:rsidRDefault="00EC7F77" w:rsidP="00A23D18">
            <w:pPr>
              <w:tabs>
                <w:tab w:val="left" w:pos="0"/>
              </w:tabs>
              <w:rPr>
                <w:rFonts w:asciiTheme="minorHAnsi" w:hAnsiTheme="minorHAnsi" w:cstheme="minorHAnsi"/>
                <w:color w:val="000000"/>
                <w:sz w:val="22"/>
                <w:szCs w:val="22"/>
              </w:rPr>
            </w:pPr>
            <w:r w:rsidRPr="002911C0">
              <w:rPr>
                <w:rFonts w:asciiTheme="minorHAnsi" w:hAnsiTheme="minorHAnsi" w:cstheme="minorHAnsi"/>
                <w:color w:val="000000"/>
                <w:sz w:val="22"/>
                <w:szCs w:val="22"/>
              </w:rPr>
              <w:t>James Gearheart</w:t>
            </w:r>
          </w:p>
        </w:tc>
        <w:tc>
          <w:tcPr>
            <w:tcW w:w="1654" w:type="pct"/>
            <w:tcBorders>
              <w:top w:val="nil"/>
              <w:left w:val="nil"/>
              <w:bottom w:val="single" w:sz="8" w:space="0" w:color="BFBFBF"/>
              <w:right w:val="single" w:sz="8" w:space="0" w:color="BFBFBF"/>
            </w:tcBorders>
            <w:shd w:val="clear" w:color="auto" w:fill="F2F2F2" w:themeFill="background1" w:themeFillShade="F2"/>
            <w:vAlign w:val="center"/>
            <w:hideMark/>
          </w:tcPr>
          <w:p w14:paraId="10685ECA" w14:textId="77777777" w:rsidR="00EC7F77" w:rsidRPr="002911C0" w:rsidRDefault="00EC7F77" w:rsidP="00A23D18">
            <w:pPr>
              <w:tabs>
                <w:tab w:val="left" w:pos="0"/>
              </w:tabs>
              <w:rPr>
                <w:rFonts w:asciiTheme="minorHAnsi" w:hAnsiTheme="minorHAnsi" w:cstheme="minorHAnsi"/>
                <w:color w:val="000000"/>
                <w:sz w:val="22"/>
                <w:szCs w:val="22"/>
              </w:rPr>
            </w:pPr>
            <w:r w:rsidRPr="002911C0">
              <w:rPr>
                <w:rFonts w:asciiTheme="minorHAnsi" w:hAnsiTheme="minorHAnsi" w:cstheme="minorHAnsi"/>
                <w:color w:val="000000"/>
                <w:sz w:val="22"/>
                <w:szCs w:val="22"/>
              </w:rPr>
              <w:t>A comprehensive guide to data science with hands-on SAS code, written by the author of this book.</w:t>
            </w:r>
          </w:p>
        </w:tc>
      </w:tr>
      <w:tr w:rsidR="00EC7F77" w:rsidRPr="002911C0" w14:paraId="604C1007" w14:textId="77777777" w:rsidTr="00A23D18">
        <w:trPr>
          <w:trHeight w:val="1215"/>
        </w:trPr>
        <w:tc>
          <w:tcPr>
            <w:tcW w:w="1682" w:type="pct"/>
            <w:tcBorders>
              <w:top w:val="nil"/>
              <w:left w:val="single" w:sz="8" w:space="0" w:color="BFBFBF"/>
              <w:bottom w:val="single" w:sz="8" w:space="0" w:color="BFBFBF"/>
              <w:right w:val="single" w:sz="8" w:space="0" w:color="BFBFBF"/>
            </w:tcBorders>
            <w:shd w:val="clear" w:color="auto" w:fill="auto"/>
            <w:vAlign w:val="center"/>
            <w:hideMark/>
          </w:tcPr>
          <w:p w14:paraId="6A98BF1C" w14:textId="77777777" w:rsidR="00EC7F77" w:rsidRPr="002911C0" w:rsidRDefault="00EC7F77" w:rsidP="00A23D18">
            <w:pPr>
              <w:rPr>
                <w:rFonts w:asciiTheme="minorHAnsi" w:hAnsiTheme="minorHAnsi" w:cstheme="minorHAnsi"/>
                <w:color w:val="000000"/>
                <w:sz w:val="22"/>
                <w:szCs w:val="22"/>
              </w:rPr>
            </w:pPr>
            <w:r w:rsidRPr="002911C0">
              <w:rPr>
                <w:rFonts w:asciiTheme="minorHAnsi" w:hAnsiTheme="minorHAnsi" w:cstheme="minorHAnsi"/>
                <w:color w:val="000000"/>
                <w:sz w:val="22"/>
                <w:szCs w:val="22"/>
              </w:rPr>
              <w:t>Introduction to Statistical Learning (ISLR)</w:t>
            </w:r>
          </w:p>
        </w:tc>
        <w:tc>
          <w:tcPr>
            <w:tcW w:w="1664" w:type="pct"/>
            <w:tcBorders>
              <w:top w:val="nil"/>
              <w:left w:val="nil"/>
              <w:bottom w:val="single" w:sz="8" w:space="0" w:color="BFBFBF"/>
              <w:right w:val="single" w:sz="8" w:space="0" w:color="BFBFBF"/>
            </w:tcBorders>
            <w:shd w:val="clear" w:color="auto" w:fill="auto"/>
            <w:vAlign w:val="center"/>
            <w:hideMark/>
          </w:tcPr>
          <w:p w14:paraId="00E890BC" w14:textId="77777777" w:rsidR="00EC7F77" w:rsidRPr="002911C0" w:rsidRDefault="00EC7F77" w:rsidP="00A23D18">
            <w:pPr>
              <w:rPr>
                <w:rFonts w:asciiTheme="minorHAnsi" w:hAnsiTheme="minorHAnsi" w:cstheme="minorHAnsi"/>
                <w:color w:val="000000"/>
                <w:sz w:val="22"/>
                <w:szCs w:val="22"/>
              </w:rPr>
            </w:pPr>
            <w:r w:rsidRPr="002911C0">
              <w:rPr>
                <w:rFonts w:asciiTheme="minorHAnsi" w:hAnsiTheme="minorHAnsi" w:cstheme="minorHAnsi"/>
                <w:color w:val="000000"/>
                <w:sz w:val="22"/>
                <w:szCs w:val="22"/>
              </w:rPr>
              <w:t xml:space="preserve">Gareth James, Daniela Witten, Trevor Hastie, Robert </w:t>
            </w:r>
            <w:proofErr w:type="spellStart"/>
            <w:r w:rsidRPr="002911C0">
              <w:rPr>
                <w:rFonts w:asciiTheme="minorHAnsi" w:hAnsiTheme="minorHAnsi" w:cstheme="minorHAnsi"/>
                <w:color w:val="000000"/>
                <w:sz w:val="22"/>
                <w:szCs w:val="22"/>
              </w:rPr>
              <w:t>Tibshirani</w:t>
            </w:r>
            <w:proofErr w:type="spellEnd"/>
          </w:p>
        </w:tc>
        <w:tc>
          <w:tcPr>
            <w:tcW w:w="1654" w:type="pct"/>
            <w:tcBorders>
              <w:top w:val="nil"/>
              <w:left w:val="nil"/>
              <w:bottom w:val="single" w:sz="8" w:space="0" w:color="BFBFBF"/>
              <w:right w:val="single" w:sz="8" w:space="0" w:color="BFBFBF"/>
            </w:tcBorders>
            <w:shd w:val="clear" w:color="auto" w:fill="auto"/>
            <w:vAlign w:val="center"/>
            <w:hideMark/>
          </w:tcPr>
          <w:p w14:paraId="75051D90" w14:textId="77777777" w:rsidR="00EC7F77" w:rsidRPr="002911C0" w:rsidRDefault="00EC7F77" w:rsidP="00A23D18">
            <w:pPr>
              <w:rPr>
                <w:rFonts w:asciiTheme="minorHAnsi" w:hAnsiTheme="minorHAnsi" w:cstheme="minorHAnsi"/>
                <w:color w:val="000000"/>
                <w:sz w:val="22"/>
                <w:szCs w:val="22"/>
              </w:rPr>
            </w:pPr>
            <w:r w:rsidRPr="002911C0">
              <w:rPr>
                <w:rFonts w:asciiTheme="minorHAnsi" w:hAnsiTheme="minorHAnsi" w:cstheme="minorHAnsi"/>
                <w:color w:val="000000"/>
                <w:sz w:val="22"/>
                <w:szCs w:val="22"/>
              </w:rPr>
              <w:t>A beginner-friendly introduction to statistical learning methods, often recommended as a starting point in machine learning.</w:t>
            </w:r>
          </w:p>
        </w:tc>
      </w:tr>
      <w:tr w:rsidR="00EC7F77" w:rsidRPr="002911C0" w14:paraId="06F5A47A" w14:textId="77777777" w:rsidTr="00A23D18">
        <w:trPr>
          <w:trHeight w:val="915"/>
        </w:trPr>
        <w:tc>
          <w:tcPr>
            <w:tcW w:w="1682" w:type="pct"/>
            <w:tcBorders>
              <w:top w:val="nil"/>
              <w:left w:val="single" w:sz="8" w:space="0" w:color="BFBFBF"/>
              <w:bottom w:val="single" w:sz="8" w:space="0" w:color="BFBFBF"/>
              <w:right w:val="single" w:sz="8" w:space="0" w:color="BFBFBF"/>
            </w:tcBorders>
            <w:shd w:val="clear" w:color="auto" w:fill="F2F2F2" w:themeFill="background1" w:themeFillShade="F2"/>
            <w:vAlign w:val="center"/>
            <w:hideMark/>
          </w:tcPr>
          <w:p w14:paraId="610FC584" w14:textId="77777777" w:rsidR="00EC7F77" w:rsidRPr="002911C0" w:rsidRDefault="00EC7F77" w:rsidP="00A23D18">
            <w:pPr>
              <w:tabs>
                <w:tab w:val="left" w:pos="0"/>
              </w:tabs>
              <w:rPr>
                <w:rFonts w:asciiTheme="minorHAnsi" w:hAnsiTheme="minorHAnsi" w:cstheme="minorHAnsi"/>
                <w:color w:val="000000"/>
                <w:sz w:val="22"/>
                <w:szCs w:val="22"/>
              </w:rPr>
            </w:pPr>
            <w:r w:rsidRPr="002911C0">
              <w:rPr>
                <w:rFonts w:asciiTheme="minorHAnsi" w:hAnsiTheme="minorHAnsi" w:cstheme="minorHAnsi"/>
                <w:color w:val="000000"/>
                <w:sz w:val="22"/>
                <w:szCs w:val="22"/>
              </w:rPr>
              <w:t>The Elements of Statistical Learning</w:t>
            </w:r>
          </w:p>
        </w:tc>
        <w:tc>
          <w:tcPr>
            <w:tcW w:w="1664" w:type="pct"/>
            <w:tcBorders>
              <w:top w:val="nil"/>
              <w:left w:val="nil"/>
              <w:bottom w:val="single" w:sz="8" w:space="0" w:color="BFBFBF"/>
              <w:right w:val="single" w:sz="8" w:space="0" w:color="BFBFBF"/>
            </w:tcBorders>
            <w:shd w:val="clear" w:color="auto" w:fill="F2F2F2" w:themeFill="background1" w:themeFillShade="F2"/>
            <w:vAlign w:val="center"/>
            <w:hideMark/>
          </w:tcPr>
          <w:p w14:paraId="35194527" w14:textId="77777777" w:rsidR="00EC7F77" w:rsidRPr="002911C0" w:rsidRDefault="00EC7F77" w:rsidP="00A23D18">
            <w:pPr>
              <w:tabs>
                <w:tab w:val="left" w:pos="0"/>
              </w:tabs>
              <w:rPr>
                <w:rFonts w:asciiTheme="minorHAnsi" w:hAnsiTheme="minorHAnsi" w:cstheme="minorHAnsi"/>
                <w:color w:val="000000"/>
                <w:sz w:val="22"/>
                <w:szCs w:val="22"/>
              </w:rPr>
            </w:pPr>
            <w:r w:rsidRPr="002911C0">
              <w:rPr>
                <w:rFonts w:asciiTheme="minorHAnsi" w:hAnsiTheme="minorHAnsi" w:cstheme="minorHAnsi"/>
                <w:color w:val="000000"/>
                <w:sz w:val="22"/>
                <w:szCs w:val="22"/>
              </w:rPr>
              <w:t xml:space="preserve">Trevor Hastie, Robert </w:t>
            </w:r>
            <w:proofErr w:type="spellStart"/>
            <w:r w:rsidRPr="002911C0">
              <w:rPr>
                <w:rFonts w:asciiTheme="minorHAnsi" w:hAnsiTheme="minorHAnsi" w:cstheme="minorHAnsi"/>
                <w:color w:val="000000"/>
                <w:sz w:val="22"/>
                <w:szCs w:val="22"/>
              </w:rPr>
              <w:t>Tibshirani</w:t>
            </w:r>
            <w:proofErr w:type="spellEnd"/>
            <w:r w:rsidRPr="002911C0">
              <w:rPr>
                <w:rFonts w:asciiTheme="minorHAnsi" w:hAnsiTheme="minorHAnsi" w:cstheme="minorHAnsi"/>
                <w:color w:val="000000"/>
                <w:sz w:val="22"/>
                <w:szCs w:val="22"/>
              </w:rPr>
              <w:t>, Jerome Friedman</w:t>
            </w:r>
          </w:p>
        </w:tc>
        <w:tc>
          <w:tcPr>
            <w:tcW w:w="1654" w:type="pct"/>
            <w:tcBorders>
              <w:top w:val="nil"/>
              <w:left w:val="nil"/>
              <w:bottom w:val="single" w:sz="8" w:space="0" w:color="BFBFBF"/>
              <w:right w:val="single" w:sz="8" w:space="0" w:color="BFBFBF"/>
            </w:tcBorders>
            <w:shd w:val="clear" w:color="auto" w:fill="F2F2F2" w:themeFill="background1" w:themeFillShade="F2"/>
            <w:vAlign w:val="center"/>
            <w:hideMark/>
          </w:tcPr>
          <w:p w14:paraId="257EA7BC" w14:textId="77777777" w:rsidR="00EC7F77" w:rsidRPr="002911C0" w:rsidRDefault="00EC7F77" w:rsidP="00A23D18">
            <w:pPr>
              <w:tabs>
                <w:tab w:val="left" w:pos="0"/>
              </w:tabs>
              <w:rPr>
                <w:rFonts w:asciiTheme="minorHAnsi" w:hAnsiTheme="minorHAnsi" w:cstheme="minorHAnsi"/>
                <w:color w:val="000000"/>
                <w:sz w:val="22"/>
                <w:szCs w:val="22"/>
              </w:rPr>
            </w:pPr>
            <w:r w:rsidRPr="002911C0">
              <w:rPr>
                <w:rFonts w:asciiTheme="minorHAnsi" w:hAnsiTheme="minorHAnsi" w:cstheme="minorHAnsi"/>
                <w:color w:val="000000"/>
                <w:sz w:val="22"/>
                <w:szCs w:val="22"/>
              </w:rPr>
              <w:t>A foundational text in machine learning, covering key algorithms and methods in statistical learning.</w:t>
            </w:r>
          </w:p>
        </w:tc>
      </w:tr>
      <w:tr w:rsidR="00EC7F77" w:rsidRPr="002911C0" w14:paraId="46E0D3E9" w14:textId="77777777" w:rsidTr="00A23D18">
        <w:trPr>
          <w:trHeight w:val="1215"/>
        </w:trPr>
        <w:tc>
          <w:tcPr>
            <w:tcW w:w="1682" w:type="pct"/>
            <w:tcBorders>
              <w:top w:val="nil"/>
              <w:left w:val="single" w:sz="8" w:space="0" w:color="BFBFBF"/>
              <w:bottom w:val="single" w:sz="8" w:space="0" w:color="BFBFBF"/>
              <w:right w:val="single" w:sz="8" w:space="0" w:color="BFBFBF"/>
            </w:tcBorders>
            <w:shd w:val="clear" w:color="auto" w:fill="auto"/>
            <w:vAlign w:val="center"/>
            <w:hideMark/>
          </w:tcPr>
          <w:p w14:paraId="18B3933F" w14:textId="77777777" w:rsidR="00EC7F77" w:rsidRPr="002911C0" w:rsidRDefault="00EC7F77" w:rsidP="00A23D18">
            <w:pPr>
              <w:rPr>
                <w:rFonts w:asciiTheme="minorHAnsi" w:hAnsiTheme="minorHAnsi" w:cstheme="minorHAnsi"/>
                <w:color w:val="000000"/>
                <w:sz w:val="22"/>
                <w:szCs w:val="22"/>
              </w:rPr>
            </w:pPr>
            <w:r w:rsidRPr="002911C0">
              <w:rPr>
                <w:rFonts w:asciiTheme="minorHAnsi" w:hAnsiTheme="minorHAnsi" w:cstheme="minorHAnsi"/>
                <w:color w:val="000000"/>
                <w:sz w:val="22"/>
                <w:szCs w:val="22"/>
              </w:rPr>
              <w:t xml:space="preserve">Hands-On Machine Learning with Scikit-Learn, </w:t>
            </w:r>
            <w:proofErr w:type="spellStart"/>
            <w:r w:rsidRPr="002911C0">
              <w:rPr>
                <w:rFonts w:asciiTheme="minorHAnsi" w:hAnsiTheme="minorHAnsi" w:cstheme="minorHAnsi"/>
                <w:color w:val="000000"/>
                <w:sz w:val="22"/>
                <w:szCs w:val="22"/>
              </w:rPr>
              <w:t>Keras</w:t>
            </w:r>
            <w:proofErr w:type="spellEnd"/>
            <w:r w:rsidRPr="002911C0">
              <w:rPr>
                <w:rFonts w:asciiTheme="minorHAnsi" w:hAnsiTheme="minorHAnsi" w:cstheme="minorHAnsi"/>
                <w:color w:val="000000"/>
                <w:sz w:val="22"/>
                <w:szCs w:val="22"/>
              </w:rPr>
              <w:t>, and TensorFlow</w:t>
            </w:r>
          </w:p>
        </w:tc>
        <w:tc>
          <w:tcPr>
            <w:tcW w:w="1664" w:type="pct"/>
            <w:tcBorders>
              <w:top w:val="nil"/>
              <w:left w:val="nil"/>
              <w:bottom w:val="single" w:sz="8" w:space="0" w:color="BFBFBF"/>
              <w:right w:val="single" w:sz="8" w:space="0" w:color="BFBFBF"/>
            </w:tcBorders>
            <w:shd w:val="clear" w:color="auto" w:fill="auto"/>
            <w:vAlign w:val="center"/>
            <w:hideMark/>
          </w:tcPr>
          <w:p w14:paraId="3C2490D5" w14:textId="77777777" w:rsidR="00EC7F77" w:rsidRPr="002911C0" w:rsidRDefault="00EC7F77" w:rsidP="00A23D18">
            <w:pPr>
              <w:rPr>
                <w:rFonts w:asciiTheme="minorHAnsi" w:hAnsiTheme="minorHAnsi" w:cstheme="minorHAnsi"/>
                <w:color w:val="000000"/>
                <w:sz w:val="22"/>
                <w:szCs w:val="22"/>
              </w:rPr>
            </w:pPr>
            <w:r w:rsidRPr="002911C0">
              <w:rPr>
                <w:rFonts w:asciiTheme="minorHAnsi" w:hAnsiTheme="minorHAnsi" w:cstheme="minorHAnsi"/>
                <w:color w:val="000000"/>
                <w:sz w:val="22"/>
                <w:szCs w:val="22"/>
              </w:rPr>
              <w:t xml:space="preserve">Aurélien </w:t>
            </w:r>
            <w:proofErr w:type="spellStart"/>
            <w:r w:rsidRPr="002911C0">
              <w:rPr>
                <w:rFonts w:asciiTheme="minorHAnsi" w:hAnsiTheme="minorHAnsi" w:cstheme="minorHAnsi"/>
                <w:color w:val="000000"/>
                <w:sz w:val="22"/>
                <w:szCs w:val="22"/>
              </w:rPr>
              <w:t>Géron</w:t>
            </w:r>
            <w:proofErr w:type="spellEnd"/>
          </w:p>
        </w:tc>
        <w:tc>
          <w:tcPr>
            <w:tcW w:w="1654" w:type="pct"/>
            <w:tcBorders>
              <w:top w:val="nil"/>
              <w:left w:val="nil"/>
              <w:bottom w:val="single" w:sz="8" w:space="0" w:color="BFBFBF"/>
              <w:right w:val="single" w:sz="8" w:space="0" w:color="BFBFBF"/>
            </w:tcBorders>
            <w:shd w:val="clear" w:color="auto" w:fill="auto"/>
            <w:vAlign w:val="center"/>
            <w:hideMark/>
          </w:tcPr>
          <w:p w14:paraId="61D51704" w14:textId="77777777" w:rsidR="00EC7F77" w:rsidRPr="002911C0" w:rsidRDefault="00EC7F77" w:rsidP="00A23D18">
            <w:pPr>
              <w:rPr>
                <w:rFonts w:asciiTheme="minorHAnsi" w:hAnsiTheme="minorHAnsi" w:cstheme="minorHAnsi"/>
                <w:color w:val="000000"/>
                <w:sz w:val="22"/>
                <w:szCs w:val="22"/>
              </w:rPr>
            </w:pPr>
            <w:r w:rsidRPr="002911C0">
              <w:rPr>
                <w:rFonts w:asciiTheme="minorHAnsi" w:hAnsiTheme="minorHAnsi" w:cstheme="minorHAnsi"/>
                <w:color w:val="000000"/>
                <w:sz w:val="22"/>
                <w:szCs w:val="22"/>
              </w:rPr>
              <w:t>A practical guide to machine learning with Python, covering key libraries like Scikit-Learn and TensorFlow.</w:t>
            </w:r>
          </w:p>
        </w:tc>
      </w:tr>
      <w:tr w:rsidR="00EC7F77" w:rsidRPr="002911C0" w14:paraId="58DBFF9A" w14:textId="77777777" w:rsidTr="00A23D18">
        <w:trPr>
          <w:trHeight w:val="1215"/>
        </w:trPr>
        <w:tc>
          <w:tcPr>
            <w:tcW w:w="1682" w:type="pct"/>
            <w:tcBorders>
              <w:top w:val="nil"/>
              <w:left w:val="single" w:sz="8" w:space="0" w:color="BFBFBF"/>
              <w:bottom w:val="single" w:sz="8" w:space="0" w:color="BFBFBF"/>
              <w:right w:val="single" w:sz="8" w:space="0" w:color="BFBFBF"/>
            </w:tcBorders>
            <w:shd w:val="clear" w:color="auto" w:fill="F2F2F2" w:themeFill="background1" w:themeFillShade="F2"/>
            <w:vAlign w:val="center"/>
            <w:hideMark/>
          </w:tcPr>
          <w:p w14:paraId="3A2E7B38" w14:textId="77777777" w:rsidR="00EC7F77" w:rsidRPr="002911C0" w:rsidRDefault="00EC7F77" w:rsidP="00A23D18">
            <w:pPr>
              <w:tabs>
                <w:tab w:val="left" w:pos="0"/>
              </w:tabs>
              <w:rPr>
                <w:rFonts w:asciiTheme="minorHAnsi" w:hAnsiTheme="minorHAnsi" w:cstheme="minorHAnsi"/>
                <w:color w:val="000000"/>
                <w:sz w:val="22"/>
                <w:szCs w:val="22"/>
              </w:rPr>
            </w:pPr>
            <w:r w:rsidRPr="002911C0">
              <w:rPr>
                <w:rFonts w:asciiTheme="minorHAnsi" w:hAnsiTheme="minorHAnsi" w:cstheme="minorHAnsi"/>
                <w:color w:val="000000"/>
                <w:sz w:val="22"/>
                <w:szCs w:val="22"/>
              </w:rPr>
              <w:lastRenderedPageBreak/>
              <w:t>The Data Science Handbook</w:t>
            </w:r>
          </w:p>
        </w:tc>
        <w:tc>
          <w:tcPr>
            <w:tcW w:w="1664" w:type="pct"/>
            <w:tcBorders>
              <w:top w:val="nil"/>
              <w:left w:val="nil"/>
              <w:bottom w:val="single" w:sz="8" w:space="0" w:color="BFBFBF"/>
              <w:right w:val="single" w:sz="8" w:space="0" w:color="BFBFBF"/>
            </w:tcBorders>
            <w:shd w:val="clear" w:color="auto" w:fill="F2F2F2" w:themeFill="background1" w:themeFillShade="F2"/>
            <w:vAlign w:val="center"/>
            <w:hideMark/>
          </w:tcPr>
          <w:p w14:paraId="2439EA90" w14:textId="77777777" w:rsidR="00EC7F77" w:rsidRPr="002911C0" w:rsidRDefault="00EC7F77" w:rsidP="00A23D18">
            <w:pPr>
              <w:tabs>
                <w:tab w:val="left" w:pos="0"/>
              </w:tabs>
              <w:rPr>
                <w:rFonts w:asciiTheme="minorHAnsi" w:hAnsiTheme="minorHAnsi" w:cstheme="minorHAnsi"/>
                <w:color w:val="000000"/>
                <w:sz w:val="22"/>
                <w:szCs w:val="22"/>
              </w:rPr>
            </w:pPr>
            <w:r w:rsidRPr="002911C0">
              <w:rPr>
                <w:rFonts w:asciiTheme="minorHAnsi" w:hAnsiTheme="minorHAnsi" w:cstheme="minorHAnsi"/>
                <w:color w:val="000000"/>
                <w:sz w:val="22"/>
                <w:szCs w:val="22"/>
              </w:rPr>
              <w:t>Carl Shan, Henry Wang, William Chen, Max Song</w:t>
            </w:r>
          </w:p>
        </w:tc>
        <w:tc>
          <w:tcPr>
            <w:tcW w:w="1654" w:type="pct"/>
            <w:tcBorders>
              <w:top w:val="nil"/>
              <w:left w:val="nil"/>
              <w:bottom w:val="single" w:sz="8" w:space="0" w:color="BFBFBF"/>
              <w:right w:val="single" w:sz="8" w:space="0" w:color="BFBFBF"/>
            </w:tcBorders>
            <w:shd w:val="clear" w:color="auto" w:fill="F2F2F2" w:themeFill="background1" w:themeFillShade="F2"/>
            <w:vAlign w:val="center"/>
            <w:hideMark/>
          </w:tcPr>
          <w:p w14:paraId="5CE85A45" w14:textId="77777777" w:rsidR="00EC7F77" w:rsidRPr="002911C0" w:rsidRDefault="00EC7F77" w:rsidP="00A23D18">
            <w:pPr>
              <w:tabs>
                <w:tab w:val="left" w:pos="0"/>
              </w:tabs>
              <w:rPr>
                <w:rFonts w:asciiTheme="minorHAnsi" w:hAnsiTheme="minorHAnsi" w:cstheme="minorHAnsi"/>
                <w:color w:val="000000"/>
                <w:sz w:val="22"/>
                <w:szCs w:val="22"/>
              </w:rPr>
            </w:pPr>
            <w:r w:rsidRPr="002911C0">
              <w:rPr>
                <w:rFonts w:asciiTheme="minorHAnsi" w:hAnsiTheme="minorHAnsi" w:cstheme="minorHAnsi"/>
                <w:color w:val="000000"/>
                <w:sz w:val="22"/>
                <w:szCs w:val="22"/>
              </w:rPr>
              <w:t>A comprehensive overview of the data science landscape with interviews from leading data scientists.</w:t>
            </w:r>
          </w:p>
        </w:tc>
      </w:tr>
      <w:tr w:rsidR="00EC7F77" w:rsidRPr="002911C0" w14:paraId="1FC61C6F" w14:textId="77777777" w:rsidTr="00A23D18">
        <w:trPr>
          <w:trHeight w:val="915"/>
        </w:trPr>
        <w:tc>
          <w:tcPr>
            <w:tcW w:w="1682" w:type="pct"/>
            <w:tcBorders>
              <w:top w:val="nil"/>
              <w:left w:val="single" w:sz="8" w:space="0" w:color="BFBFBF"/>
              <w:bottom w:val="single" w:sz="8" w:space="0" w:color="BFBFBF"/>
              <w:right w:val="single" w:sz="8" w:space="0" w:color="BFBFBF"/>
            </w:tcBorders>
            <w:shd w:val="clear" w:color="auto" w:fill="auto"/>
            <w:vAlign w:val="center"/>
            <w:hideMark/>
          </w:tcPr>
          <w:p w14:paraId="0AE99E6D" w14:textId="77777777" w:rsidR="00EC7F77" w:rsidRPr="002911C0" w:rsidRDefault="00EC7F77" w:rsidP="00A23D18">
            <w:pPr>
              <w:rPr>
                <w:rFonts w:asciiTheme="minorHAnsi" w:hAnsiTheme="minorHAnsi" w:cstheme="minorHAnsi"/>
                <w:color w:val="000000"/>
                <w:sz w:val="22"/>
                <w:szCs w:val="22"/>
              </w:rPr>
            </w:pPr>
            <w:r w:rsidRPr="002911C0">
              <w:rPr>
                <w:rFonts w:asciiTheme="minorHAnsi" w:hAnsiTheme="minorHAnsi" w:cstheme="minorHAnsi"/>
                <w:color w:val="000000"/>
                <w:sz w:val="22"/>
                <w:szCs w:val="22"/>
              </w:rPr>
              <w:t>Python for Data Analysis</w:t>
            </w:r>
          </w:p>
        </w:tc>
        <w:tc>
          <w:tcPr>
            <w:tcW w:w="1664" w:type="pct"/>
            <w:tcBorders>
              <w:top w:val="nil"/>
              <w:left w:val="nil"/>
              <w:bottom w:val="single" w:sz="8" w:space="0" w:color="BFBFBF"/>
              <w:right w:val="single" w:sz="8" w:space="0" w:color="BFBFBF"/>
            </w:tcBorders>
            <w:shd w:val="clear" w:color="auto" w:fill="auto"/>
            <w:vAlign w:val="center"/>
            <w:hideMark/>
          </w:tcPr>
          <w:p w14:paraId="3F6F6928" w14:textId="77777777" w:rsidR="00EC7F77" w:rsidRPr="002911C0" w:rsidRDefault="00EC7F77" w:rsidP="00A23D18">
            <w:pPr>
              <w:rPr>
                <w:rFonts w:asciiTheme="minorHAnsi" w:hAnsiTheme="minorHAnsi" w:cstheme="minorHAnsi"/>
                <w:color w:val="000000"/>
                <w:sz w:val="22"/>
                <w:szCs w:val="22"/>
              </w:rPr>
            </w:pPr>
            <w:r w:rsidRPr="002911C0">
              <w:rPr>
                <w:rFonts w:asciiTheme="minorHAnsi" w:hAnsiTheme="minorHAnsi" w:cstheme="minorHAnsi"/>
                <w:color w:val="000000"/>
                <w:sz w:val="22"/>
                <w:szCs w:val="22"/>
              </w:rPr>
              <w:t>Wes McKinney</w:t>
            </w:r>
          </w:p>
        </w:tc>
        <w:tc>
          <w:tcPr>
            <w:tcW w:w="1654" w:type="pct"/>
            <w:tcBorders>
              <w:top w:val="nil"/>
              <w:left w:val="nil"/>
              <w:bottom w:val="single" w:sz="8" w:space="0" w:color="BFBFBF"/>
              <w:right w:val="single" w:sz="8" w:space="0" w:color="BFBFBF"/>
            </w:tcBorders>
            <w:shd w:val="clear" w:color="auto" w:fill="auto"/>
            <w:vAlign w:val="center"/>
            <w:hideMark/>
          </w:tcPr>
          <w:p w14:paraId="3021E7CB" w14:textId="77777777" w:rsidR="00EC7F77" w:rsidRPr="002911C0" w:rsidRDefault="00EC7F77" w:rsidP="00A23D18">
            <w:pPr>
              <w:rPr>
                <w:rFonts w:asciiTheme="minorHAnsi" w:hAnsiTheme="minorHAnsi" w:cstheme="minorHAnsi"/>
                <w:color w:val="000000"/>
                <w:sz w:val="22"/>
                <w:szCs w:val="22"/>
              </w:rPr>
            </w:pPr>
            <w:r w:rsidRPr="002911C0">
              <w:rPr>
                <w:rFonts w:asciiTheme="minorHAnsi" w:hAnsiTheme="minorHAnsi" w:cstheme="minorHAnsi"/>
                <w:color w:val="000000"/>
                <w:sz w:val="22"/>
                <w:szCs w:val="22"/>
              </w:rPr>
              <w:t>Essential for learning pandas, a powerful Python library for data manipulation and analysis.</w:t>
            </w:r>
          </w:p>
        </w:tc>
      </w:tr>
      <w:tr w:rsidR="00EC7F77" w:rsidRPr="002911C0" w14:paraId="456C04E6" w14:textId="77777777" w:rsidTr="00A23D18">
        <w:trPr>
          <w:trHeight w:val="915"/>
        </w:trPr>
        <w:tc>
          <w:tcPr>
            <w:tcW w:w="1682" w:type="pct"/>
            <w:tcBorders>
              <w:top w:val="nil"/>
              <w:left w:val="single" w:sz="8" w:space="0" w:color="BFBFBF"/>
              <w:bottom w:val="single" w:sz="8" w:space="0" w:color="BFBFBF"/>
              <w:right w:val="single" w:sz="8" w:space="0" w:color="BFBFBF"/>
            </w:tcBorders>
            <w:shd w:val="clear" w:color="auto" w:fill="F2F2F2" w:themeFill="background1" w:themeFillShade="F2"/>
            <w:vAlign w:val="center"/>
            <w:hideMark/>
          </w:tcPr>
          <w:p w14:paraId="0E3D7EF5" w14:textId="77777777" w:rsidR="00EC7F77" w:rsidRPr="002911C0" w:rsidRDefault="00EC7F77" w:rsidP="00A23D18">
            <w:pPr>
              <w:tabs>
                <w:tab w:val="left" w:pos="0"/>
              </w:tabs>
              <w:rPr>
                <w:rFonts w:asciiTheme="minorHAnsi" w:hAnsiTheme="minorHAnsi" w:cstheme="minorHAnsi"/>
                <w:color w:val="000000"/>
                <w:sz w:val="22"/>
                <w:szCs w:val="22"/>
              </w:rPr>
            </w:pPr>
            <w:r w:rsidRPr="002911C0">
              <w:rPr>
                <w:rFonts w:asciiTheme="minorHAnsi" w:hAnsiTheme="minorHAnsi" w:cstheme="minorHAnsi"/>
                <w:color w:val="000000"/>
                <w:sz w:val="22"/>
                <w:szCs w:val="22"/>
              </w:rPr>
              <w:t>R for Data Science</w:t>
            </w:r>
          </w:p>
        </w:tc>
        <w:tc>
          <w:tcPr>
            <w:tcW w:w="1664" w:type="pct"/>
            <w:tcBorders>
              <w:top w:val="nil"/>
              <w:left w:val="nil"/>
              <w:bottom w:val="single" w:sz="8" w:space="0" w:color="BFBFBF"/>
              <w:right w:val="single" w:sz="8" w:space="0" w:color="BFBFBF"/>
            </w:tcBorders>
            <w:shd w:val="clear" w:color="auto" w:fill="F2F2F2" w:themeFill="background1" w:themeFillShade="F2"/>
            <w:vAlign w:val="center"/>
            <w:hideMark/>
          </w:tcPr>
          <w:p w14:paraId="683C2C0F" w14:textId="77777777" w:rsidR="00EC7F77" w:rsidRPr="002911C0" w:rsidRDefault="00EC7F77" w:rsidP="00A23D18">
            <w:pPr>
              <w:tabs>
                <w:tab w:val="left" w:pos="0"/>
              </w:tabs>
              <w:rPr>
                <w:rFonts w:asciiTheme="minorHAnsi" w:hAnsiTheme="minorHAnsi" w:cstheme="minorHAnsi"/>
                <w:color w:val="000000"/>
                <w:sz w:val="22"/>
                <w:szCs w:val="22"/>
              </w:rPr>
            </w:pPr>
            <w:r w:rsidRPr="002911C0">
              <w:rPr>
                <w:rFonts w:asciiTheme="minorHAnsi" w:hAnsiTheme="minorHAnsi" w:cstheme="minorHAnsi"/>
                <w:color w:val="000000"/>
                <w:sz w:val="22"/>
                <w:szCs w:val="22"/>
              </w:rPr>
              <w:t>Hadley Wickham, Garrett Grolemund</w:t>
            </w:r>
          </w:p>
        </w:tc>
        <w:tc>
          <w:tcPr>
            <w:tcW w:w="1654" w:type="pct"/>
            <w:tcBorders>
              <w:top w:val="nil"/>
              <w:left w:val="nil"/>
              <w:bottom w:val="single" w:sz="8" w:space="0" w:color="BFBFBF"/>
              <w:right w:val="single" w:sz="8" w:space="0" w:color="BFBFBF"/>
            </w:tcBorders>
            <w:shd w:val="clear" w:color="auto" w:fill="F2F2F2" w:themeFill="background1" w:themeFillShade="F2"/>
            <w:vAlign w:val="center"/>
            <w:hideMark/>
          </w:tcPr>
          <w:p w14:paraId="677317FC" w14:textId="77777777" w:rsidR="00EC7F77" w:rsidRPr="002911C0" w:rsidRDefault="00EC7F77" w:rsidP="00A23D18">
            <w:pPr>
              <w:tabs>
                <w:tab w:val="left" w:pos="0"/>
              </w:tabs>
              <w:rPr>
                <w:rFonts w:asciiTheme="minorHAnsi" w:hAnsiTheme="minorHAnsi" w:cstheme="minorHAnsi"/>
                <w:color w:val="000000"/>
                <w:sz w:val="22"/>
                <w:szCs w:val="22"/>
              </w:rPr>
            </w:pPr>
            <w:r w:rsidRPr="002911C0">
              <w:rPr>
                <w:rFonts w:asciiTheme="minorHAnsi" w:hAnsiTheme="minorHAnsi" w:cstheme="minorHAnsi"/>
                <w:color w:val="000000"/>
                <w:sz w:val="22"/>
                <w:szCs w:val="22"/>
              </w:rPr>
              <w:t>A complete guide to data import, cleaning, visualization, and modeling with RStudio.</w:t>
            </w:r>
          </w:p>
        </w:tc>
      </w:tr>
      <w:tr w:rsidR="00EC7F77" w:rsidRPr="002911C0" w14:paraId="17366B26" w14:textId="77777777" w:rsidTr="00A23D18">
        <w:trPr>
          <w:trHeight w:val="915"/>
        </w:trPr>
        <w:tc>
          <w:tcPr>
            <w:tcW w:w="1682" w:type="pct"/>
            <w:tcBorders>
              <w:top w:val="nil"/>
              <w:left w:val="single" w:sz="8" w:space="0" w:color="BFBFBF"/>
              <w:bottom w:val="single" w:sz="8" w:space="0" w:color="BFBFBF"/>
              <w:right w:val="single" w:sz="8" w:space="0" w:color="BFBFBF"/>
            </w:tcBorders>
            <w:shd w:val="clear" w:color="auto" w:fill="auto"/>
            <w:vAlign w:val="center"/>
            <w:hideMark/>
          </w:tcPr>
          <w:p w14:paraId="5C04CA0A" w14:textId="77777777" w:rsidR="00EC7F77" w:rsidRPr="002911C0" w:rsidRDefault="00EC7F77" w:rsidP="00A23D18">
            <w:pPr>
              <w:rPr>
                <w:rFonts w:asciiTheme="minorHAnsi" w:hAnsiTheme="minorHAnsi" w:cstheme="minorHAnsi"/>
                <w:color w:val="000000"/>
                <w:sz w:val="22"/>
                <w:szCs w:val="22"/>
              </w:rPr>
            </w:pPr>
            <w:r w:rsidRPr="002911C0">
              <w:rPr>
                <w:rFonts w:asciiTheme="minorHAnsi" w:hAnsiTheme="minorHAnsi" w:cstheme="minorHAnsi"/>
                <w:color w:val="000000"/>
                <w:sz w:val="22"/>
                <w:szCs w:val="22"/>
              </w:rPr>
              <w:t>SAS Essentials: Mastering SAS for Data Analytics</w:t>
            </w:r>
          </w:p>
        </w:tc>
        <w:tc>
          <w:tcPr>
            <w:tcW w:w="1664" w:type="pct"/>
            <w:tcBorders>
              <w:top w:val="nil"/>
              <w:left w:val="nil"/>
              <w:bottom w:val="single" w:sz="8" w:space="0" w:color="BFBFBF"/>
              <w:right w:val="single" w:sz="8" w:space="0" w:color="BFBFBF"/>
            </w:tcBorders>
            <w:shd w:val="clear" w:color="auto" w:fill="auto"/>
            <w:vAlign w:val="center"/>
            <w:hideMark/>
          </w:tcPr>
          <w:p w14:paraId="3EC7BD58" w14:textId="77777777" w:rsidR="00EC7F77" w:rsidRPr="002911C0" w:rsidRDefault="00EC7F77" w:rsidP="00A23D18">
            <w:pPr>
              <w:rPr>
                <w:rFonts w:asciiTheme="minorHAnsi" w:hAnsiTheme="minorHAnsi" w:cstheme="minorHAnsi"/>
                <w:color w:val="000000"/>
                <w:sz w:val="22"/>
                <w:szCs w:val="22"/>
              </w:rPr>
            </w:pPr>
            <w:r w:rsidRPr="002911C0">
              <w:rPr>
                <w:rFonts w:asciiTheme="minorHAnsi" w:hAnsiTheme="minorHAnsi" w:cstheme="minorHAnsi"/>
                <w:color w:val="000000"/>
                <w:sz w:val="22"/>
                <w:szCs w:val="22"/>
              </w:rPr>
              <w:t>Alan C. Elliott, Wayne A. Woodward</w:t>
            </w:r>
          </w:p>
        </w:tc>
        <w:tc>
          <w:tcPr>
            <w:tcW w:w="1654" w:type="pct"/>
            <w:tcBorders>
              <w:top w:val="nil"/>
              <w:left w:val="nil"/>
              <w:bottom w:val="single" w:sz="8" w:space="0" w:color="BFBFBF"/>
              <w:right w:val="single" w:sz="8" w:space="0" w:color="BFBFBF"/>
            </w:tcBorders>
            <w:shd w:val="clear" w:color="auto" w:fill="auto"/>
            <w:vAlign w:val="center"/>
            <w:hideMark/>
          </w:tcPr>
          <w:p w14:paraId="0FB7BF66" w14:textId="77777777" w:rsidR="00EC7F77" w:rsidRPr="002911C0" w:rsidRDefault="00EC7F77" w:rsidP="00A23D18">
            <w:pPr>
              <w:rPr>
                <w:rFonts w:asciiTheme="minorHAnsi" w:hAnsiTheme="minorHAnsi" w:cstheme="minorHAnsi"/>
                <w:color w:val="000000"/>
                <w:sz w:val="22"/>
                <w:szCs w:val="22"/>
              </w:rPr>
            </w:pPr>
            <w:r w:rsidRPr="002911C0">
              <w:rPr>
                <w:rFonts w:asciiTheme="minorHAnsi" w:hAnsiTheme="minorHAnsi" w:cstheme="minorHAnsi"/>
                <w:color w:val="000000"/>
                <w:sz w:val="22"/>
                <w:szCs w:val="22"/>
              </w:rPr>
              <w:t>A solid foundation in SAS, focusing on data analytics and the use of SAS Studio.</w:t>
            </w:r>
          </w:p>
        </w:tc>
      </w:tr>
      <w:tr w:rsidR="00EC7F77" w:rsidRPr="002911C0" w14:paraId="6C8A6AEC" w14:textId="77777777" w:rsidTr="00A23D18">
        <w:trPr>
          <w:trHeight w:val="615"/>
        </w:trPr>
        <w:tc>
          <w:tcPr>
            <w:tcW w:w="1682" w:type="pct"/>
            <w:tcBorders>
              <w:top w:val="nil"/>
              <w:left w:val="single" w:sz="8" w:space="0" w:color="BFBFBF"/>
              <w:bottom w:val="single" w:sz="8" w:space="0" w:color="BFBFBF"/>
              <w:right w:val="single" w:sz="8" w:space="0" w:color="BFBFBF"/>
            </w:tcBorders>
            <w:shd w:val="clear" w:color="auto" w:fill="F2F2F2" w:themeFill="background1" w:themeFillShade="F2"/>
            <w:vAlign w:val="center"/>
            <w:hideMark/>
          </w:tcPr>
          <w:p w14:paraId="1DB94209" w14:textId="77777777" w:rsidR="00EC7F77" w:rsidRPr="002911C0" w:rsidRDefault="00EC7F77" w:rsidP="00A23D18">
            <w:pPr>
              <w:tabs>
                <w:tab w:val="left" w:pos="0"/>
              </w:tabs>
              <w:rPr>
                <w:rFonts w:asciiTheme="minorHAnsi" w:hAnsiTheme="minorHAnsi" w:cstheme="minorHAnsi"/>
                <w:color w:val="000000"/>
                <w:sz w:val="22"/>
                <w:szCs w:val="22"/>
              </w:rPr>
            </w:pPr>
            <w:r w:rsidRPr="002911C0">
              <w:rPr>
                <w:rFonts w:asciiTheme="minorHAnsi" w:hAnsiTheme="minorHAnsi" w:cstheme="minorHAnsi"/>
                <w:color w:val="000000"/>
                <w:sz w:val="22"/>
                <w:szCs w:val="22"/>
              </w:rPr>
              <w:t>Practical Statistics for Data Scientists</w:t>
            </w:r>
          </w:p>
        </w:tc>
        <w:tc>
          <w:tcPr>
            <w:tcW w:w="1664" w:type="pct"/>
            <w:tcBorders>
              <w:top w:val="nil"/>
              <w:left w:val="nil"/>
              <w:bottom w:val="single" w:sz="8" w:space="0" w:color="BFBFBF"/>
              <w:right w:val="single" w:sz="8" w:space="0" w:color="BFBFBF"/>
            </w:tcBorders>
            <w:shd w:val="clear" w:color="auto" w:fill="F2F2F2" w:themeFill="background1" w:themeFillShade="F2"/>
            <w:vAlign w:val="center"/>
            <w:hideMark/>
          </w:tcPr>
          <w:p w14:paraId="672713B5" w14:textId="77777777" w:rsidR="00EC7F77" w:rsidRPr="002911C0" w:rsidRDefault="00EC7F77" w:rsidP="00A23D18">
            <w:pPr>
              <w:tabs>
                <w:tab w:val="left" w:pos="0"/>
              </w:tabs>
              <w:rPr>
                <w:rFonts w:asciiTheme="minorHAnsi" w:hAnsiTheme="minorHAnsi" w:cstheme="minorHAnsi"/>
                <w:color w:val="000000"/>
                <w:sz w:val="22"/>
                <w:szCs w:val="22"/>
              </w:rPr>
            </w:pPr>
            <w:r w:rsidRPr="002911C0">
              <w:rPr>
                <w:rFonts w:asciiTheme="minorHAnsi" w:hAnsiTheme="minorHAnsi" w:cstheme="minorHAnsi"/>
                <w:color w:val="000000"/>
                <w:sz w:val="22"/>
                <w:szCs w:val="22"/>
              </w:rPr>
              <w:t>Peter Bruce, Andrew Bruce</w:t>
            </w:r>
          </w:p>
        </w:tc>
        <w:tc>
          <w:tcPr>
            <w:tcW w:w="1654" w:type="pct"/>
            <w:tcBorders>
              <w:top w:val="nil"/>
              <w:left w:val="nil"/>
              <w:bottom w:val="single" w:sz="8" w:space="0" w:color="BFBFBF"/>
              <w:right w:val="single" w:sz="8" w:space="0" w:color="BFBFBF"/>
            </w:tcBorders>
            <w:shd w:val="clear" w:color="auto" w:fill="F2F2F2" w:themeFill="background1" w:themeFillShade="F2"/>
            <w:vAlign w:val="center"/>
            <w:hideMark/>
          </w:tcPr>
          <w:p w14:paraId="612BE8AF" w14:textId="77777777" w:rsidR="00EC7F77" w:rsidRPr="002911C0" w:rsidRDefault="00EC7F77" w:rsidP="00A23D18">
            <w:pPr>
              <w:tabs>
                <w:tab w:val="left" w:pos="0"/>
              </w:tabs>
              <w:rPr>
                <w:rFonts w:asciiTheme="minorHAnsi" w:hAnsiTheme="minorHAnsi" w:cstheme="minorHAnsi"/>
                <w:color w:val="000000"/>
                <w:sz w:val="22"/>
                <w:szCs w:val="22"/>
              </w:rPr>
            </w:pPr>
            <w:r w:rsidRPr="002911C0">
              <w:rPr>
                <w:rFonts w:asciiTheme="minorHAnsi" w:hAnsiTheme="minorHAnsi" w:cstheme="minorHAnsi"/>
                <w:color w:val="000000"/>
                <w:sz w:val="22"/>
                <w:szCs w:val="22"/>
              </w:rPr>
              <w:t>Covers practical statistical methods with examples in both R and Python.</w:t>
            </w:r>
          </w:p>
        </w:tc>
      </w:tr>
      <w:tr w:rsidR="00EC7F77" w:rsidRPr="002911C0" w14:paraId="44A52582" w14:textId="77777777" w:rsidTr="00A23D18">
        <w:trPr>
          <w:trHeight w:val="915"/>
        </w:trPr>
        <w:tc>
          <w:tcPr>
            <w:tcW w:w="1682" w:type="pct"/>
            <w:tcBorders>
              <w:top w:val="nil"/>
              <w:left w:val="single" w:sz="8" w:space="0" w:color="BFBFBF"/>
              <w:bottom w:val="single" w:sz="8" w:space="0" w:color="BFBFBF"/>
              <w:right w:val="single" w:sz="8" w:space="0" w:color="BFBFBF"/>
            </w:tcBorders>
            <w:shd w:val="clear" w:color="auto" w:fill="auto"/>
            <w:vAlign w:val="center"/>
            <w:hideMark/>
          </w:tcPr>
          <w:p w14:paraId="1534C86A" w14:textId="77777777" w:rsidR="00EC7F77" w:rsidRPr="002911C0" w:rsidRDefault="00EC7F77" w:rsidP="00A23D18">
            <w:pPr>
              <w:rPr>
                <w:rFonts w:asciiTheme="minorHAnsi" w:hAnsiTheme="minorHAnsi" w:cstheme="minorHAnsi"/>
                <w:color w:val="000000"/>
                <w:sz w:val="22"/>
                <w:szCs w:val="22"/>
              </w:rPr>
            </w:pPr>
            <w:r w:rsidRPr="002911C0">
              <w:rPr>
                <w:rFonts w:asciiTheme="minorHAnsi" w:hAnsiTheme="minorHAnsi" w:cstheme="minorHAnsi"/>
                <w:color w:val="000000"/>
                <w:sz w:val="22"/>
                <w:szCs w:val="22"/>
              </w:rPr>
              <w:t>Deep Learning with Python</w:t>
            </w:r>
          </w:p>
        </w:tc>
        <w:tc>
          <w:tcPr>
            <w:tcW w:w="1664" w:type="pct"/>
            <w:tcBorders>
              <w:top w:val="nil"/>
              <w:left w:val="nil"/>
              <w:bottom w:val="single" w:sz="8" w:space="0" w:color="BFBFBF"/>
              <w:right w:val="single" w:sz="8" w:space="0" w:color="BFBFBF"/>
            </w:tcBorders>
            <w:shd w:val="clear" w:color="auto" w:fill="auto"/>
            <w:vAlign w:val="center"/>
            <w:hideMark/>
          </w:tcPr>
          <w:p w14:paraId="24F9348B" w14:textId="77777777" w:rsidR="00EC7F77" w:rsidRPr="002911C0" w:rsidRDefault="00EC7F77" w:rsidP="00A23D18">
            <w:pPr>
              <w:rPr>
                <w:rFonts w:asciiTheme="minorHAnsi" w:hAnsiTheme="minorHAnsi" w:cstheme="minorHAnsi"/>
                <w:color w:val="000000"/>
                <w:sz w:val="22"/>
                <w:szCs w:val="22"/>
              </w:rPr>
            </w:pPr>
            <w:r w:rsidRPr="002911C0">
              <w:rPr>
                <w:rFonts w:asciiTheme="minorHAnsi" w:hAnsiTheme="minorHAnsi" w:cstheme="minorHAnsi"/>
                <w:color w:val="000000"/>
                <w:sz w:val="22"/>
                <w:szCs w:val="22"/>
              </w:rPr>
              <w:t>François Chollet</w:t>
            </w:r>
          </w:p>
        </w:tc>
        <w:tc>
          <w:tcPr>
            <w:tcW w:w="1654" w:type="pct"/>
            <w:tcBorders>
              <w:top w:val="nil"/>
              <w:left w:val="nil"/>
              <w:bottom w:val="single" w:sz="8" w:space="0" w:color="BFBFBF"/>
              <w:right w:val="single" w:sz="8" w:space="0" w:color="BFBFBF"/>
            </w:tcBorders>
            <w:shd w:val="clear" w:color="auto" w:fill="auto"/>
            <w:vAlign w:val="center"/>
            <w:hideMark/>
          </w:tcPr>
          <w:p w14:paraId="07618E84" w14:textId="77777777" w:rsidR="00EC7F77" w:rsidRPr="002911C0" w:rsidRDefault="00EC7F77" w:rsidP="00A23D18">
            <w:pPr>
              <w:rPr>
                <w:rFonts w:asciiTheme="minorHAnsi" w:hAnsiTheme="minorHAnsi" w:cstheme="minorHAnsi"/>
                <w:color w:val="000000"/>
                <w:sz w:val="22"/>
                <w:szCs w:val="22"/>
              </w:rPr>
            </w:pPr>
            <w:r w:rsidRPr="002911C0">
              <w:rPr>
                <w:rFonts w:asciiTheme="minorHAnsi" w:hAnsiTheme="minorHAnsi" w:cstheme="minorHAnsi"/>
                <w:color w:val="000000"/>
                <w:sz w:val="22"/>
                <w:szCs w:val="22"/>
              </w:rPr>
              <w:t xml:space="preserve">Introduction to deep learning with </w:t>
            </w:r>
            <w:proofErr w:type="spellStart"/>
            <w:r w:rsidRPr="002911C0">
              <w:rPr>
                <w:rFonts w:asciiTheme="minorHAnsi" w:hAnsiTheme="minorHAnsi" w:cstheme="minorHAnsi"/>
                <w:color w:val="000000"/>
                <w:sz w:val="22"/>
                <w:szCs w:val="22"/>
              </w:rPr>
              <w:t>Keras</w:t>
            </w:r>
            <w:proofErr w:type="spellEnd"/>
            <w:r w:rsidRPr="002911C0">
              <w:rPr>
                <w:rFonts w:asciiTheme="minorHAnsi" w:hAnsiTheme="minorHAnsi" w:cstheme="minorHAnsi"/>
                <w:color w:val="000000"/>
                <w:sz w:val="22"/>
                <w:szCs w:val="22"/>
              </w:rPr>
              <w:t xml:space="preserve"> and TensorFlow, written by the creator of </w:t>
            </w:r>
            <w:proofErr w:type="spellStart"/>
            <w:r w:rsidRPr="002911C0">
              <w:rPr>
                <w:rFonts w:asciiTheme="minorHAnsi" w:hAnsiTheme="minorHAnsi" w:cstheme="minorHAnsi"/>
                <w:color w:val="000000"/>
                <w:sz w:val="22"/>
                <w:szCs w:val="22"/>
              </w:rPr>
              <w:t>Keras</w:t>
            </w:r>
            <w:proofErr w:type="spellEnd"/>
            <w:r w:rsidRPr="002911C0">
              <w:rPr>
                <w:rFonts w:asciiTheme="minorHAnsi" w:hAnsiTheme="minorHAnsi" w:cstheme="minorHAnsi"/>
                <w:color w:val="000000"/>
                <w:sz w:val="22"/>
                <w:szCs w:val="22"/>
              </w:rPr>
              <w:t>.</w:t>
            </w:r>
          </w:p>
        </w:tc>
      </w:tr>
      <w:tr w:rsidR="00EC7F77" w:rsidRPr="002911C0" w14:paraId="3A3C4265" w14:textId="77777777" w:rsidTr="00A23D18">
        <w:trPr>
          <w:trHeight w:val="915"/>
        </w:trPr>
        <w:tc>
          <w:tcPr>
            <w:tcW w:w="1682" w:type="pct"/>
            <w:tcBorders>
              <w:top w:val="nil"/>
              <w:left w:val="single" w:sz="8" w:space="0" w:color="BFBFBF"/>
              <w:bottom w:val="single" w:sz="8" w:space="0" w:color="BFBFBF"/>
              <w:right w:val="single" w:sz="8" w:space="0" w:color="BFBFBF"/>
            </w:tcBorders>
            <w:shd w:val="clear" w:color="auto" w:fill="F2F2F2" w:themeFill="background1" w:themeFillShade="F2"/>
            <w:vAlign w:val="center"/>
            <w:hideMark/>
          </w:tcPr>
          <w:p w14:paraId="0E9CD7FA" w14:textId="77777777" w:rsidR="00EC7F77" w:rsidRPr="002911C0" w:rsidRDefault="00EC7F77" w:rsidP="00A23D18">
            <w:pPr>
              <w:rPr>
                <w:rFonts w:asciiTheme="minorHAnsi" w:hAnsiTheme="minorHAnsi" w:cstheme="minorHAnsi"/>
                <w:color w:val="000000"/>
                <w:sz w:val="22"/>
                <w:szCs w:val="22"/>
              </w:rPr>
            </w:pPr>
            <w:r w:rsidRPr="002911C0">
              <w:rPr>
                <w:rFonts w:asciiTheme="minorHAnsi" w:hAnsiTheme="minorHAnsi" w:cstheme="minorHAnsi"/>
                <w:color w:val="000000"/>
                <w:sz w:val="22"/>
                <w:szCs w:val="22"/>
              </w:rPr>
              <w:t>Data Science from Scratch</w:t>
            </w:r>
          </w:p>
        </w:tc>
        <w:tc>
          <w:tcPr>
            <w:tcW w:w="1664" w:type="pct"/>
            <w:tcBorders>
              <w:top w:val="nil"/>
              <w:left w:val="nil"/>
              <w:bottom w:val="single" w:sz="8" w:space="0" w:color="BFBFBF"/>
              <w:right w:val="single" w:sz="8" w:space="0" w:color="BFBFBF"/>
            </w:tcBorders>
            <w:shd w:val="clear" w:color="auto" w:fill="F2F2F2" w:themeFill="background1" w:themeFillShade="F2"/>
            <w:vAlign w:val="center"/>
            <w:hideMark/>
          </w:tcPr>
          <w:p w14:paraId="32164CF1" w14:textId="77777777" w:rsidR="00EC7F77" w:rsidRPr="002911C0" w:rsidRDefault="00EC7F77" w:rsidP="00A23D18">
            <w:pPr>
              <w:rPr>
                <w:rFonts w:asciiTheme="minorHAnsi" w:hAnsiTheme="minorHAnsi" w:cstheme="minorHAnsi"/>
                <w:color w:val="000000"/>
                <w:sz w:val="22"/>
                <w:szCs w:val="22"/>
              </w:rPr>
            </w:pPr>
            <w:r w:rsidRPr="002911C0">
              <w:rPr>
                <w:rFonts w:asciiTheme="minorHAnsi" w:hAnsiTheme="minorHAnsi" w:cstheme="minorHAnsi"/>
                <w:color w:val="000000"/>
                <w:sz w:val="22"/>
                <w:szCs w:val="22"/>
              </w:rPr>
              <w:t>Joel Grus</w:t>
            </w:r>
          </w:p>
        </w:tc>
        <w:tc>
          <w:tcPr>
            <w:tcW w:w="1654" w:type="pct"/>
            <w:tcBorders>
              <w:top w:val="nil"/>
              <w:left w:val="nil"/>
              <w:bottom w:val="single" w:sz="8" w:space="0" w:color="BFBFBF"/>
              <w:right w:val="single" w:sz="8" w:space="0" w:color="BFBFBF"/>
            </w:tcBorders>
            <w:shd w:val="clear" w:color="auto" w:fill="F2F2F2" w:themeFill="background1" w:themeFillShade="F2"/>
            <w:vAlign w:val="center"/>
            <w:hideMark/>
          </w:tcPr>
          <w:p w14:paraId="1C927918" w14:textId="77777777" w:rsidR="00EC7F77" w:rsidRPr="002911C0" w:rsidRDefault="00EC7F77" w:rsidP="00A23D18">
            <w:pPr>
              <w:rPr>
                <w:rFonts w:asciiTheme="minorHAnsi" w:hAnsiTheme="minorHAnsi" w:cstheme="minorHAnsi"/>
                <w:color w:val="000000"/>
                <w:sz w:val="22"/>
                <w:szCs w:val="22"/>
              </w:rPr>
            </w:pPr>
            <w:r w:rsidRPr="002911C0">
              <w:rPr>
                <w:rFonts w:asciiTheme="minorHAnsi" w:hAnsiTheme="minorHAnsi" w:cstheme="minorHAnsi"/>
                <w:color w:val="000000"/>
                <w:sz w:val="22"/>
                <w:szCs w:val="22"/>
              </w:rPr>
              <w:t>Teaches fundamental concepts of data science with Python, building up from the basics.</w:t>
            </w:r>
          </w:p>
        </w:tc>
      </w:tr>
      <w:tr w:rsidR="00EC7F77" w:rsidRPr="002911C0" w14:paraId="430E1C6C" w14:textId="77777777" w:rsidTr="00A23D18">
        <w:trPr>
          <w:trHeight w:val="915"/>
        </w:trPr>
        <w:tc>
          <w:tcPr>
            <w:tcW w:w="1682" w:type="pct"/>
            <w:tcBorders>
              <w:top w:val="nil"/>
              <w:left w:val="single" w:sz="8" w:space="0" w:color="BFBFBF"/>
              <w:bottom w:val="single" w:sz="8" w:space="0" w:color="BFBFBF"/>
              <w:right w:val="single" w:sz="8" w:space="0" w:color="BFBFBF"/>
            </w:tcBorders>
            <w:shd w:val="clear" w:color="auto" w:fill="auto"/>
            <w:vAlign w:val="center"/>
            <w:hideMark/>
          </w:tcPr>
          <w:p w14:paraId="34CBEAC5" w14:textId="77777777" w:rsidR="00EC7F77" w:rsidRPr="002911C0" w:rsidRDefault="00EC7F77" w:rsidP="00A23D18">
            <w:pPr>
              <w:rPr>
                <w:rFonts w:asciiTheme="minorHAnsi" w:hAnsiTheme="minorHAnsi" w:cstheme="minorHAnsi"/>
                <w:color w:val="000000"/>
                <w:sz w:val="22"/>
                <w:szCs w:val="22"/>
              </w:rPr>
            </w:pPr>
            <w:r w:rsidRPr="002911C0">
              <w:rPr>
                <w:rFonts w:asciiTheme="minorHAnsi" w:hAnsiTheme="minorHAnsi" w:cstheme="minorHAnsi"/>
                <w:color w:val="000000"/>
                <w:sz w:val="22"/>
                <w:szCs w:val="22"/>
              </w:rPr>
              <w:t>Artificial Intelligence: A Guide for Thinking Humans</w:t>
            </w:r>
          </w:p>
        </w:tc>
        <w:tc>
          <w:tcPr>
            <w:tcW w:w="1664" w:type="pct"/>
            <w:tcBorders>
              <w:top w:val="nil"/>
              <w:left w:val="nil"/>
              <w:bottom w:val="single" w:sz="8" w:space="0" w:color="BFBFBF"/>
              <w:right w:val="single" w:sz="8" w:space="0" w:color="BFBFBF"/>
            </w:tcBorders>
            <w:shd w:val="clear" w:color="auto" w:fill="auto"/>
            <w:vAlign w:val="center"/>
            <w:hideMark/>
          </w:tcPr>
          <w:p w14:paraId="0DFA4563" w14:textId="77777777" w:rsidR="00EC7F77" w:rsidRPr="002911C0" w:rsidRDefault="00EC7F77" w:rsidP="00A23D18">
            <w:pPr>
              <w:rPr>
                <w:rFonts w:asciiTheme="minorHAnsi" w:hAnsiTheme="minorHAnsi" w:cstheme="minorHAnsi"/>
                <w:color w:val="000000"/>
                <w:sz w:val="22"/>
                <w:szCs w:val="22"/>
              </w:rPr>
            </w:pPr>
            <w:r w:rsidRPr="002911C0">
              <w:rPr>
                <w:rFonts w:asciiTheme="minorHAnsi" w:hAnsiTheme="minorHAnsi" w:cstheme="minorHAnsi"/>
                <w:color w:val="000000"/>
                <w:sz w:val="22"/>
                <w:szCs w:val="22"/>
              </w:rPr>
              <w:t>Melanie Mitchell</w:t>
            </w:r>
          </w:p>
        </w:tc>
        <w:tc>
          <w:tcPr>
            <w:tcW w:w="1654" w:type="pct"/>
            <w:tcBorders>
              <w:top w:val="nil"/>
              <w:left w:val="nil"/>
              <w:bottom w:val="single" w:sz="8" w:space="0" w:color="BFBFBF"/>
              <w:right w:val="single" w:sz="8" w:space="0" w:color="BFBFBF"/>
            </w:tcBorders>
            <w:shd w:val="clear" w:color="auto" w:fill="auto"/>
            <w:vAlign w:val="center"/>
            <w:hideMark/>
          </w:tcPr>
          <w:p w14:paraId="554494D2" w14:textId="77777777" w:rsidR="00EC7F77" w:rsidRPr="002911C0" w:rsidRDefault="00EC7F77" w:rsidP="00A23D18">
            <w:pPr>
              <w:rPr>
                <w:rFonts w:asciiTheme="minorHAnsi" w:hAnsiTheme="minorHAnsi" w:cstheme="minorHAnsi"/>
                <w:color w:val="000000"/>
                <w:sz w:val="22"/>
                <w:szCs w:val="22"/>
              </w:rPr>
            </w:pPr>
            <w:r w:rsidRPr="002911C0">
              <w:rPr>
                <w:rFonts w:asciiTheme="minorHAnsi" w:hAnsiTheme="minorHAnsi" w:cstheme="minorHAnsi"/>
                <w:color w:val="000000"/>
                <w:sz w:val="22"/>
                <w:szCs w:val="22"/>
              </w:rPr>
              <w:t>Explores the concepts and implications of AI, making it accessible to a general audience.</w:t>
            </w:r>
          </w:p>
        </w:tc>
      </w:tr>
    </w:tbl>
    <w:p w14:paraId="0F6536CD" w14:textId="77777777" w:rsidR="00EC7F77" w:rsidRDefault="00EC7F77" w:rsidP="00EC7F77">
      <w:pPr>
        <w:pStyle w:val="ABodyCopy"/>
        <w:spacing w:afterLines="180" w:after="432"/>
        <w:rPr>
          <w:rFonts w:asciiTheme="minorHAnsi" w:hAnsiTheme="minorHAnsi" w:cstheme="minorHAnsi"/>
        </w:rPr>
      </w:pPr>
    </w:p>
    <w:p w14:paraId="38F4089A" w14:textId="77777777" w:rsidR="00EC7F77" w:rsidRDefault="00EC7F77" w:rsidP="00EC7F77">
      <w:pPr>
        <w:pStyle w:val="ABodyCopy"/>
        <w:spacing w:afterLines="180" w:after="432"/>
        <w:rPr>
          <w:rFonts w:asciiTheme="minorHAnsi" w:hAnsiTheme="minorHAnsi" w:cstheme="minorHAnsi"/>
        </w:rPr>
      </w:pPr>
    </w:p>
    <w:p w14:paraId="04FAC348" w14:textId="77777777" w:rsidR="00EC7F77" w:rsidRPr="007D233C" w:rsidRDefault="00EC7F77" w:rsidP="00EC7F77">
      <w:pPr>
        <w:pStyle w:val="ABodyCopy"/>
        <w:spacing w:afterLines="180" w:after="432"/>
        <w:rPr>
          <w:rFonts w:asciiTheme="minorHAnsi" w:hAnsiTheme="minorHAnsi" w:cstheme="minorHAnsi"/>
        </w:rPr>
      </w:pPr>
    </w:p>
    <w:p w14:paraId="232251A3" w14:textId="77777777" w:rsidR="00EC7F77" w:rsidRPr="007D233C" w:rsidRDefault="00EC7F77" w:rsidP="00EC7F77">
      <w:pPr>
        <w:pStyle w:val="ABodyCopy"/>
        <w:spacing w:afterLines="180" w:after="432"/>
        <w:ind w:left="0"/>
        <w:rPr>
          <w:rFonts w:asciiTheme="minorHAnsi" w:hAnsiTheme="minorHAnsi" w:cstheme="minorHAnsi"/>
          <w:b/>
          <w:bCs/>
          <w:sz w:val="22"/>
          <w:szCs w:val="22"/>
        </w:rPr>
      </w:pPr>
      <w:r w:rsidRPr="007D233C">
        <w:rPr>
          <w:rFonts w:asciiTheme="minorHAnsi" w:hAnsiTheme="minorHAnsi" w:cstheme="minorHAnsi"/>
          <w:b/>
          <w:bCs/>
          <w:sz w:val="22"/>
          <w:szCs w:val="22"/>
        </w:rPr>
        <w:lastRenderedPageBreak/>
        <w:t>Websites</w:t>
      </w:r>
    </w:p>
    <w:tbl>
      <w:tblPr>
        <w:tblW w:w="5000" w:type="pct"/>
        <w:tblLook w:val="04A0" w:firstRow="1" w:lastRow="0" w:firstColumn="1" w:lastColumn="0" w:noHBand="0" w:noVBand="1"/>
      </w:tblPr>
      <w:tblGrid>
        <w:gridCol w:w="1971"/>
        <w:gridCol w:w="3173"/>
        <w:gridCol w:w="3116"/>
      </w:tblGrid>
      <w:tr w:rsidR="00EC7F77" w:rsidRPr="001D2132" w14:paraId="2B89CE11" w14:textId="77777777" w:rsidTr="00A23D18">
        <w:trPr>
          <w:trHeight w:val="315"/>
        </w:trPr>
        <w:tc>
          <w:tcPr>
            <w:tcW w:w="1589" w:type="pct"/>
            <w:tcBorders>
              <w:top w:val="single" w:sz="8" w:space="0" w:color="BFBFBF"/>
              <w:left w:val="single" w:sz="8" w:space="0" w:color="BFBFBF"/>
              <w:bottom w:val="single" w:sz="8" w:space="0" w:color="BFBFBF"/>
              <w:right w:val="single" w:sz="8" w:space="0" w:color="BFBFBF"/>
            </w:tcBorders>
            <w:shd w:val="clear" w:color="auto" w:fill="auto"/>
            <w:vAlign w:val="center"/>
            <w:hideMark/>
          </w:tcPr>
          <w:p w14:paraId="76A2A1B2" w14:textId="77777777" w:rsidR="00EC7F77" w:rsidRPr="001D2132" w:rsidRDefault="00EC7F77" w:rsidP="00A23D18">
            <w:pPr>
              <w:jc w:val="center"/>
              <w:rPr>
                <w:rFonts w:asciiTheme="minorHAnsi" w:hAnsiTheme="minorHAnsi" w:cstheme="minorHAnsi"/>
                <w:b/>
                <w:bCs/>
                <w:color w:val="000000"/>
                <w:sz w:val="22"/>
                <w:szCs w:val="22"/>
              </w:rPr>
            </w:pPr>
            <w:r w:rsidRPr="001D2132">
              <w:rPr>
                <w:rFonts w:asciiTheme="minorHAnsi" w:hAnsiTheme="minorHAnsi" w:cstheme="minorHAnsi"/>
                <w:b/>
                <w:bCs/>
                <w:color w:val="000000"/>
                <w:sz w:val="22"/>
                <w:szCs w:val="22"/>
              </w:rPr>
              <w:t>Website</w:t>
            </w:r>
          </w:p>
        </w:tc>
        <w:tc>
          <w:tcPr>
            <w:tcW w:w="1129" w:type="pct"/>
            <w:tcBorders>
              <w:top w:val="single" w:sz="8" w:space="0" w:color="BFBFBF"/>
              <w:left w:val="nil"/>
              <w:bottom w:val="single" w:sz="8" w:space="0" w:color="BFBFBF"/>
              <w:right w:val="single" w:sz="8" w:space="0" w:color="BFBFBF"/>
            </w:tcBorders>
            <w:shd w:val="clear" w:color="auto" w:fill="auto"/>
            <w:vAlign w:val="center"/>
            <w:hideMark/>
          </w:tcPr>
          <w:p w14:paraId="58220E71" w14:textId="77777777" w:rsidR="00EC7F77" w:rsidRPr="001D2132" w:rsidRDefault="00EC7F77" w:rsidP="00A23D18">
            <w:pPr>
              <w:jc w:val="center"/>
              <w:rPr>
                <w:rFonts w:asciiTheme="minorHAnsi" w:hAnsiTheme="minorHAnsi" w:cstheme="minorHAnsi"/>
                <w:b/>
                <w:bCs/>
                <w:color w:val="000000"/>
                <w:sz w:val="22"/>
                <w:szCs w:val="22"/>
              </w:rPr>
            </w:pPr>
            <w:r w:rsidRPr="001D2132">
              <w:rPr>
                <w:rFonts w:asciiTheme="minorHAnsi" w:hAnsiTheme="minorHAnsi" w:cstheme="minorHAnsi"/>
                <w:b/>
                <w:bCs/>
                <w:color w:val="000000"/>
                <w:sz w:val="22"/>
                <w:szCs w:val="22"/>
              </w:rPr>
              <w:t>URL</w:t>
            </w:r>
          </w:p>
        </w:tc>
        <w:tc>
          <w:tcPr>
            <w:tcW w:w="2282" w:type="pct"/>
            <w:tcBorders>
              <w:top w:val="single" w:sz="8" w:space="0" w:color="BFBFBF"/>
              <w:left w:val="nil"/>
              <w:bottom w:val="single" w:sz="8" w:space="0" w:color="BFBFBF"/>
              <w:right w:val="single" w:sz="8" w:space="0" w:color="BFBFBF"/>
            </w:tcBorders>
            <w:shd w:val="clear" w:color="auto" w:fill="auto"/>
            <w:vAlign w:val="center"/>
            <w:hideMark/>
          </w:tcPr>
          <w:p w14:paraId="2D90EABB" w14:textId="77777777" w:rsidR="00EC7F77" w:rsidRPr="001D2132" w:rsidRDefault="00EC7F77" w:rsidP="00A23D18">
            <w:pPr>
              <w:jc w:val="center"/>
              <w:rPr>
                <w:rFonts w:asciiTheme="minorHAnsi" w:hAnsiTheme="minorHAnsi" w:cstheme="minorHAnsi"/>
                <w:b/>
                <w:bCs/>
                <w:color w:val="000000"/>
                <w:sz w:val="22"/>
                <w:szCs w:val="22"/>
              </w:rPr>
            </w:pPr>
            <w:r w:rsidRPr="001D2132">
              <w:rPr>
                <w:rFonts w:asciiTheme="minorHAnsi" w:hAnsiTheme="minorHAnsi" w:cstheme="minorHAnsi"/>
                <w:b/>
                <w:bCs/>
                <w:color w:val="000000"/>
                <w:sz w:val="22"/>
                <w:szCs w:val="22"/>
              </w:rPr>
              <w:t>Description</w:t>
            </w:r>
          </w:p>
        </w:tc>
      </w:tr>
      <w:tr w:rsidR="00EC7F77" w:rsidRPr="001D2132" w14:paraId="023F094E" w14:textId="77777777" w:rsidTr="00A23D18">
        <w:trPr>
          <w:trHeight w:val="915"/>
        </w:trPr>
        <w:tc>
          <w:tcPr>
            <w:tcW w:w="1589" w:type="pct"/>
            <w:tcBorders>
              <w:top w:val="nil"/>
              <w:left w:val="single" w:sz="8" w:space="0" w:color="BFBFBF"/>
              <w:bottom w:val="single" w:sz="8" w:space="0" w:color="BFBFBF"/>
              <w:right w:val="single" w:sz="8" w:space="0" w:color="BFBFBF"/>
            </w:tcBorders>
            <w:shd w:val="clear" w:color="auto" w:fill="F2F2F2" w:themeFill="background1" w:themeFillShade="F2"/>
            <w:vAlign w:val="center"/>
            <w:hideMark/>
          </w:tcPr>
          <w:p w14:paraId="60B33C9D" w14:textId="77777777" w:rsidR="00EC7F77" w:rsidRPr="001D2132" w:rsidRDefault="00EC7F77" w:rsidP="00A23D18">
            <w:pPr>
              <w:rPr>
                <w:rFonts w:asciiTheme="minorHAnsi" w:hAnsiTheme="minorHAnsi" w:cstheme="minorHAnsi"/>
                <w:color w:val="000000"/>
                <w:sz w:val="22"/>
                <w:szCs w:val="22"/>
              </w:rPr>
            </w:pPr>
            <w:r w:rsidRPr="001D2132">
              <w:rPr>
                <w:rFonts w:asciiTheme="minorHAnsi" w:hAnsiTheme="minorHAnsi" w:cstheme="minorHAnsi"/>
                <w:color w:val="000000"/>
                <w:sz w:val="22"/>
                <w:szCs w:val="22"/>
              </w:rPr>
              <w:t>Kaggle</w:t>
            </w:r>
          </w:p>
        </w:tc>
        <w:tc>
          <w:tcPr>
            <w:tcW w:w="1129" w:type="pct"/>
            <w:tcBorders>
              <w:top w:val="nil"/>
              <w:left w:val="nil"/>
              <w:bottom w:val="single" w:sz="8" w:space="0" w:color="BFBFBF"/>
              <w:right w:val="single" w:sz="8" w:space="0" w:color="BFBFBF"/>
            </w:tcBorders>
            <w:shd w:val="clear" w:color="auto" w:fill="F2F2F2" w:themeFill="background1" w:themeFillShade="F2"/>
            <w:vAlign w:val="center"/>
            <w:hideMark/>
          </w:tcPr>
          <w:p w14:paraId="57293617" w14:textId="77777777" w:rsidR="00EC7F77" w:rsidRPr="001D2132" w:rsidRDefault="00000000" w:rsidP="00A23D18">
            <w:pPr>
              <w:rPr>
                <w:rFonts w:asciiTheme="minorHAnsi" w:hAnsiTheme="minorHAnsi" w:cstheme="minorHAnsi"/>
                <w:color w:val="467886"/>
                <w:sz w:val="22"/>
                <w:szCs w:val="22"/>
                <w:u w:val="single"/>
              </w:rPr>
            </w:pPr>
            <w:hyperlink r:id="rId57" w:tgtFrame="_new" w:history="1">
              <w:r w:rsidR="00EC7F77" w:rsidRPr="001D2132">
                <w:rPr>
                  <w:rFonts w:asciiTheme="minorHAnsi" w:hAnsiTheme="minorHAnsi" w:cstheme="minorHAnsi"/>
                  <w:color w:val="467886"/>
                  <w:sz w:val="22"/>
                  <w:szCs w:val="22"/>
                  <w:u w:val="single"/>
                </w:rPr>
                <w:t>www.kaggle.com</w:t>
              </w:r>
            </w:hyperlink>
          </w:p>
        </w:tc>
        <w:tc>
          <w:tcPr>
            <w:tcW w:w="2282" w:type="pct"/>
            <w:tcBorders>
              <w:top w:val="nil"/>
              <w:left w:val="nil"/>
              <w:bottom w:val="single" w:sz="8" w:space="0" w:color="BFBFBF"/>
              <w:right w:val="single" w:sz="8" w:space="0" w:color="BFBFBF"/>
            </w:tcBorders>
            <w:shd w:val="clear" w:color="auto" w:fill="F2F2F2" w:themeFill="background1" w:themeFillShade="F2"/>
            <w:vAlign w:val="center"/>
            <w:hideMark/>
          </w:tcPr>
          <w:p w14:paraId="630CEF23" w14:textId="77777777" w:rsidR="00EC7F77" w:rsidRPr="001D2132" w:rsidRDefault="00EC7F77" w:rsidP="00A23D18">
            <w:pPr>
              <w:rPr>
                <w:rFonts w:asciiTheme="minorHAnsi" w:hAnsiTheme="minorHAnsi" w:cstheme="minorHAnsi"/>
                <w:color w:val="000000"/>
                <w:sz w:val="22"/>
                <w:szCs w:val="22"/>
              </w:rPr>
            </w:pPr>
            <w:r w:rsidRPr="001D2132">
              <w:rPr>
                <w:rFonts w:asciiTheme="minorHAnsi" w:hAnsiTheme="minorHAnsi" w:cstheme="minorHAnsi"/>
                <w:color w:val="000000"/>
                <w:sz w:val="22"/>
                <w:szCs w:val="22"/>
              </w:rPr>
              <w:t>A platform for data science competitions, datasets, and community-driven learning.</w:t>
            </w:r>
          </w:p>
        </w:tc>
      </w:tr>
      <w:tr w:rsidR="00EC7F77" w:rsidRPr="001D2132" w14:paraId="1A19356B" w14:textId="77777777" w:rsidTr="00A23D18">
        <w:trPr>
          <w:trHeight w:val="915"/>
        </w:trPr>
        <w:tc>
          <w:tcPr>
            <w:tcW w:w="1589" w:type="pct"/>
            <w:tcBorders>
              <w:top w:val="nil"/>
              <w:left w:val="single" w:sz="8" w:space="0" w:color="BFBFBF"/>
              <w:bottom w:val="single" w:sz="8" w:space="0" w:color="BFBFBF"/>
              <w:right w:val="single" w:sz="8" w:space="0" w:color="BFBFBF"/>
            </w:tcBorders>
            <w:shd w:val="clear" w:color="auto" w:fill="auto"/>
            <w:vAlign w:val="center"/>
            <w:hideMark/>
          </w:tcPr>
          <w:p w14:paraId="4754A4EA" w14:textId="77777777" w:rsidR="00EC7F77" w:rsidRPr="001D2132" w:rsidRDefault="00EC7F77" w:rsidP="00A23D18">
            <w:pPr>
              <w:rPr>
                <w:rFonts w:asciiTheme="minorHAnsi" w:hAnsiTheme="minorHAnsi" w:cstheme="minorHAnsi"/>
                <w:color w:val="000000"/>
                <w:sz w:val="22"/>
                <w:szCs w:val="22"/>
              </w:rPr>
            </w:pPr>
            <w:r w:rsidRPr="001D2132">
              <w:rPr>
                <w:rFonts w:asciiTheme="minorHAnsi" w:hAnsiTheme="minorHAnsi" w:cstheme="minorHAnsi"/>
                <w:color w:val="000000"/>
                <w:sz w:val="22"/>
                <w:szCs w:val="22"/>
              </w:rPr>
              <w:t>Towards Data Science</w:t>
            </w:r>
          </w:p>
        </w:tc>
        <w:tc>
          <w:tcPr>
            <w:tcW w:w="1129" w:type="pct"/>
            <w:tcBorders>
              <w:top w:val="nil"/>
              <w:left w:val="nil"/>
              <w:bottom w:val="single" w:sz="8" w:space="0" w:color="BFBFBF"/>
              <w:right w:val="single" w:sz="8" w:space="0" w:color="BFBFBF"/>
            </w:tcBorders>
            <w:shd w:val="clear" w:color="auto" w:fill="auto"/>
            <w:vAlign w:val="center"/>
            <w:hideMark/>
          </w:tcPr>
          <w:p w14:paraId="15478BF7" w14:textId="77777777" w:rsidR="00EC7F77" w:rsidRPr="001D2132" w:rsidRDefault="00000000" w:rsidP="00A23D18">
            <w:pPr>
              <w:rPr>
                <w:rFonts w:asciiTheme="minorHAnsi" w:hAnsiTheme="minorHAnsi" w:cstheme="minorHAnsi"/>
                <w:color w:val="467886"/>
                <w:sz w:val="22"/>
                <w:szCs w:val="22"/>
                <w:u w:val="single"/>
              </w:rPr>
            </w:pPr>
            <w:hyperlink r:id="rId58" w:history="1">
              <w:r w:rsidR="00EC7F77" w:rsidRPr="001D2132">
                <w:rPr>
                  <w:rFonts w:asciiTheme="minorHAnsi" w:hAnsiTheme="minorHAnsi" w:cstheme="minorHAnsi"/>
                  <w:color w:val="467886"/>
                  <w:sz w:val="22"/>
                  <w:szCs w:val="22"/>
                  <w:u w:val="single"/>
                </w:rPr>
                <w:t>www.towardsdatascience.com</w:t>
              </w:r>
            </w:hyperlink>
          </w:p>
        </w:tc>
        <w:tc>
          <w:tcPr>
            <w:tcW w:w="2282" w:type="pct"/>
            <w:tcBorders>
              <w:top w:val="nil"/>
              <w:left w:val="nil"/>
              <w:bottom w:val="single" w:sz="8" w:space="0" w:color="BFBFBF"/>
              <w:right w:val="single" w:sz="8" w:space="0" w:color="BFBFBF"/>
            </w:tcBorders>
            <w:shd w:val="clear" w:color="auto" w:fill="auto"/>
            <w:vAlign w:val="center"/>
            <w:hideMark/>
          </w:tcPr>
          <w:p w14:paraId="74D13CDF" w14:textId="77777777" w:rsidR="00EC7F77" w:rsidRPr="001D2132" w:rsidRDefault="00EC7F77" w:rsidP="00A23D18">
            <w:pPr>
              <w:rPr>
                <w:rFonts w:asciiTheme="minorHAnsi" w:hAnsiTheme="minorHAnsi" w:cstheme="minorHAnsi"/>
                <w:color w:val="000000"/>
                <w:sz w:val="22"/>
                <w:szCs w:val="22"/>
              </w:rPr>
            </w:pPr>
            <w:r w:rsidRPr="001D2132">
              <w:rPr>
                <w:rFonts w:asciiTheme="minorHAnsi" w:hAnsiTheme="minorHAnsi" w:cstheme="minorHAnsi"/>
                <w:color w:val="000000"/>
                <w:sz w:val="22"/>
                <w:szCs w:val="22"/>
              </w:rPr>
              <w:t>Medium publication with articles on data science, machine learning, and programming.</w:t>
            </w:r>
          </w:p>
        </w:tc>
      </w:tr>
      <w:tr w:rsidR="00EC7F77" w:rsidRPr="001D2132" w14:paraId="22B9A2F3" w14:textId="77777777" w:rsidTr="00A23D18">
        <w:trPr>
          <w:trHeight w:val="915"/>
        </w:trPr>
        <w:tc>
          <w:tcPr>
            <w:tcW w:w="1589" w:type="pct"/>
            <w:tcBorders>
              <w:top w:val="nil"/>
              <w:left w:val="single" w:sz="8" w:space="0" w:color="BFBFBF"/>
              <w:bottom w:val="single" w:sz="8" w:space="0" w:color="BFBFBF"/>
              <w:right w:val="single" w:sz="8" w:space="0" w:color="BFBFBF"/>
            </w:tcBorders>
            <w:shd w:val="clear" w:color="auto" w:fill="F2F2F2" w:themeFill="background1" w:themeFillShade="F2"/>
            <w:vAlign w:val="center"/>
            <w:hideMark/>
          </w:tcPr>
          <w:p w14:paraId="54230DD5" w14:textId="77777777" w:rsidR="00EC7F77" w:rsidRPr="001D2132" w:rsidRDefault="00EC7F77" w:rsidP="00A23D18">
            <w:pPr>
              <w:rPr>
                <w:rFonts w:asciiTheme="minorHAnsi" w:hAnsiTheme="minorHAnsi" w:cstheme="minorHAnsi"/>
                <w:color w:val="000000"/>
                <w:sz w:val="22"/>
                <w:szCs w:val="22"/>
              </w:rPr>
            </w:pPr>
            <w:r w:rsidRPr="001D2132">
              <w:rPr>
                <w:rFonts w:asciiTheme="minorHAnsi" w:hAnsiTheme="minorHAnsi" w:cstheme="minorHAnsi"/>
                <w:color w:val="000000"/>
                <w:sz w:val="22"/>
                <w:szCs w:val="22"/>
              </w:rPr>
              <w:t>Python.org</w:t>
            </w:r>
          </w:p>
        </w:tc>
        <w:tc>
          <w:tcPr>
            <w:tcW w:w="1129" w:type="pct"/>
            <w:tcBorders>
              <w:top w:val="nil"/>
              <w:left w:val="nil"/>
              <w:bottom w:val="single" w:sz="8" w:space="0" w:color="BFBFBF"/>
              <w:right w:val="single" w:sz="8" w:space="0" w:color="BFBFBF"/>
            </w:tcBorders>
            <w:shd w:val="clear" w:color="auto" w:fill="F2F2F2" w:themeFill="background1" w:themeFillShade="F2"/>
            <w:vAlign w:val="center"/>
            <w:hideMark/>
          </w:tcPr>
          <w:p w14:paraId="5FD6748D" w14:textId="77777777" w:rsidR="00EC7F77" w:rsidRPr="001D2132" w:rsidRDefault="00000000" w:rsidP="00A23D18">
            <w:pPr>
              <w:rPr>
                <w:rFonts w:asciiTheme="minorHAnsi" w:hAnsiTheme="minorHAnsi" w:cstheme="minorHAnsi"/>
                <w:color w:val="467886"/>
                <w:sz w:val="22"/>
                <w:szCs w:val="22"/>
                <w:u w:val="single"/>
              </w:rPr>
            </w:pPr>
            <w:hyperlink r:id="rId59" w:tgtFrame="_new" w:history="1">
              <w:r w:rsidR="00EC7F77" w:rsidRPr="001D2132">
                <w:rPr>
                  <w:rFonts w:asciiTheme="minorHAnsi" w:hAnsiTheme="minorHAnsi" w:cstheme="minorHAnsi"/>
                  <w:color w:val="467886"/>
                  <w:sz w:val="22"/>
                  <w:szCs w:val="22"/>
                  <w:u w:val="single"/>
                </w:rPr>
                <w:t>www.python.org</w:t>
              </w:r>
            </w:hyperlink>
          </w:p>
        </w:tc>
        <w:tc>
          <w:tcPr>
            <w:tcW w:w="2282" w:type="pct"/>
            <w:tcBorders>
              <w:top w:val="nil"/>
              <w:left w:val="nil"/>
              <w:bottom w:val="single" w:sz="8" w:space="0" w:color="BFBFBF"/>
              <w:right w:val="single" w:sz="8" w:space="0" w:color="BFBFBF"/>
            </w:tcBorders>
            <w:shd w:val="clear" w:color="auto" w:fill="F2F2F2" w:themeFill="background1" w:themeFillShade="F2"/>
            <w:vAlign w:val="center"/>
            <w:hideMark/>
          </w:tcPr>
          <w:p w14:paraId="41422CB3" w14:textId="77777777" w:rsidR="00EC7F77" w:rsidRPr="001D2132" w:rsidRDefault="00EC7F77" w:rsidP="00A23D18">
            <w:pPr>
              <w:rPr>
                <w:rFonts w:asciiTheme="minorHAnsi" w:hAnsiTheme="minorHAnsi" w:cstheme="minorHAnsi"/>
                <w:color w:val="000000"/>
                <w:sz w:val="22"/>
                <w:szCs w:val="22"/>
              </w:rPr>
            </w:pPr>
            <w:r w:rsidRPr="001D2132">
              <w:rPr>
                <w:rFonts w:asciiTheme="minorHAnsi" w:hAnsiTheme="minorHAnsi" w:cstheme="minorHAnsi"/>
                <w:color w:val="000000"/>
                <w:sz w:val="22"/>
                <w:szCs w:val="22"/>
              </w:rPr>
              <w:t>Official Python website with comprehensive documentation and resources for Python programming.</w:t>
            </w:r>
          </w:p>
        </w:tc>
      </w:tr>
      <w:tr w:rsidR="00EC7F77" w:rsidRPr="001D2132" w14:paraId="7BF607DC" w14:textId="77777777" w:rsidTr="00A23D18">
        <w:trPr>
          <w:trHeight w:val="915"/>
        </w:trPr>
        <w:tc>
          <w:tcPr>
            <w:tcW w:w="1589" w:type="pct"/>
            <w:tcBorders>
              <w:top w:val="nil"/>
              <w:left w:val="single" w:sz="8" w:space="0" w:color="BFBFBF"/>
              <w:bottom w:val="single" w:sz="8" w:space="0" w:color="BFBFBF"/>
              <w:right w:val="single" w:sz="8" w:space="0" w:color="BFBFBF"/>
            </w:tcBorders>
            <w:shd w:val="clear" w:color="auto" w:fill="auto"/>
            <w:vAlign w:val="center"/>
            <w:hideMark/>
          </w:tcPr>
          <w:p w14:paraId="46AD0889" w14:textId="77777777" w:rsidR="00EC7F77" w:rsidRPr="001D2132" w:rsidRDefault="00EC7F77" w:rsidP="00A23D18">
            <w:pPr>
              <w:rPr>
                <w:rFonts w:asciiTheme="minorHAnsi" w:hAnsiTheme="minorHAnsi" w:cstheme="minorHAnsi"/>
                <w:color w:val="000000"/>
                <w:sz w:val="22"/>
                <w:szCs w:val="22"/>
              </w:rPr>
            </w:pPr>
            <w:r w:rsidRPr="001D2132">
              <w:rPr>
                <w:rFonts w:asciiTheme="minorHAnsi" w:hAnsiTheme="minorHAnsi" w:cstheme="minorHAnsi"/>
                <w:color w:val="000000"/>
                <w:sz w:val="22"/>
                <w:szCs w:val="22"/>
              </w:rPr>
              <w:t>RStudio Blog</w:t>
            </w:r>
          </w:p>
        </w:tc>
        <w:tc>
          <w:tcPr>
            <w:tcW w:w="1129" w:type="pct"/>
            <w:tcBorders>
              <w:top w:val="nil"/>
              <w:left w:val="nil"/>
              <w:bottom w:val="single" w:sz="8" w:space="0" w:color="BFBFBF"/>
              <w:right w:val="single" w:sz="8" w:space="0" w:color="BFBFBF"/>
            </w:tcBorders>
            <w:shd w:val="clear" w:color="auto" w:fill="auto"/>
            <w:vAlign w:val="center"/>
            <w:hideMark/>
          </w:tcPr>
          <w:p w14:paraId="772D5BD0" w14:textId="77777777" w:rsidR="00EC7F77" w:rsidRPr="001D2132" w:rsidRDefault="00000000" w:rsidP="00A23D18">
            <w:pPr>
              <w:rPr>
                <w:rFonts w:asciiTheme="minorHAnsi" w:hAnsiTheme="minorHAnsi" w:cstheme="minorHAnsi"/>
                <w:color w:val="467886"/>
                <w:sz w:val="22"/>
                <w:szCs w:val="22"/>
                <w:u w:val="single"/>
              </w:rPr>
            </w:pPr>
            <w:hyperlink r:id="rId60" w:history="1">
              <w:r w:rsidR="00EC7F77" w:rsidRPr="001D2132">
                <w:rPr>
                  <w:rFonts w:asciiTheme="minorHAnsi" w:hAnsiTheme="minorHAnsi" w:cstheme="minorHAnsi"/>
                  <w:color w:val="467886"/>
                  <w:sz w:val="22"/>
                  <w:szCs w:val="22"/>
                  <w:u w:val="single"/>
                </w:rPr>
                <w:t>www.rstudio.com/blog</w:t>
              </w:r>
            </w:hyperlink>
          </w:p>
        </w:tc>
        <w:tc>
          <w:tcPr>
            <w:tcW w:w="2282" w:type="pct"/>
            <w:tcBorders>
              <w:top w:val="nil"/>
              <w:left w:val="nil"/>
              <w:bottom w:val="single" w:sz="8" w:space="0" w:color="BFBFBF"/>
              <w:right w:val="single" w:sz="8" w:space="0" w:color="BFBFBF"/>
            </w:tcBorders>
            <w:shd w:val="clear" w:color="auto" w:fill="auto"/>
            <w:vAlign w:val="center"/>
            <w:hideMark/>
          </w:tcPr>
          <w:p w14:paraId="222837EB" w14:textId="77777777" w:rsidR="00EC7F77" w:rsidRPr="001D2132" w:rsidRDefault="00EC7F77" w:rsidP="00A23D18">
            <w:pPr>
              <w:rPr>
                <w:rFonts w:asciiTheme="minorHAnsi" w:hAnsiTheme="minorHAnsi" w:cstheme="minorHAnsi"/>
                <w:color w:val="000000"/>
                <w:sz w:val="22"/>
                <w:szCs w:val="22"/>
              </w:rPr>
            </w:pPr>
            <w:r w:rsidRPr="001D2132">
              <w:rPr>
                <w:rFonts w:asciiTheme="minorHAnsi" w:hAnsiTheme="minorHAnsi" w:cstheme="minorHAnsi"/>
                <w:color w:val="000000"/>
                <w:sz w:val="22"/>
                <w:szCs w:val="22"/>
              </w:rPr>
              <w:t>Insights, tutorials, and updates from the creators of RStudio, focusing on R and data science.</w:t>
            </w:r>
          </w:p>
        </w:tc>
      </w:tr>
      <w:tr w:rsidR="00EC7F77" w:rsidRPr="001D2132" w14:paraId="046D3589" w14:textId="77777777" w:rsidTr="00A23D18">
        <w:trPr>
          <w:trHeight w:val="915"/>
        </w:trPr>
        <w:tc>
          <w:tcPr>
            <w:tcW w:w="1589" w:type="pct"/>
            <w:tcBorders>
              <w:top w:val="nil"/>
              <w:left w:val="single" w:sz="8" w:space="0" w:color="BFBFBF"/>
              <w:bottom w:val="single" w:sz="8" w:space="0" w:color="BFBFBF"/>
              <w:right w:val="single" w:sz="8" w:space="0" w:color="BFBFBF"/>
            </w:tcBorders>
            <w:shd w:val="clear" w:color="auto" w:fill="F2F2F2" w:themeFill="background1" w:themeFillShade="F2"/>
            <w:vAlign w:val="center"/>
            <w:hideMark/>
          </w:tcPr>
          <w:p w14:paraId="28988CCB" w14:textId="77777777" w:rsidR="00EC7F77" w:rsidRPr="001D2132" w:rsidRDefault="00EC7F77" w:rsidP="00A23D18">
            <w:pPr>
              <w:rPr>
                <w:rFonts w:asciiTheme="minorHAnsi" w:hAnsiTheme="minorHAnsi" w:cstheme="minorHAnsi"/>
                <w:color w:val="000000"/>
                <w:sz w:val="22"/>
                <w:szCs w:val="22"/>
              </w:rPr>
            </w:pPr>
            <w:r w:rsidRPr="001D2132">
              <w:rPr>
                <w:rFonts w:asciiTheme="minorHAnsi" w:hAnsiTheme="minorHAnsi" w:cstheme="minorHAnsi"/>
                <w:color w:val="000000"/>
                <w:sz w:val="22"/>
                <w:szCs w:val="22"/>
              </w:rPr>
              <w:t>SAS Support</w:t>
            </w:r>
          </w:p>
        </w:tc>
        <w:tc>
          <w:tcPr>
            <w:tcW w:w="1129" w:type="pct"/>
            <w:tcBorders>
              <w:top w:val="nil"/>
              <w:left w:val="nil"/>
              <w:bottom w:val="single" w:sz="8" w:space="0" w:color="BFBFBF"/>
              <w:right w:val="single" w:sz="8" w:space="0" w:color="BFBFBF"/>
            </w:tcBorders>
            <w:shd w:val="clear" w:color="auto" w:fill="F2F2F2" w:themeFill="background1" w:themeFillShade="F2"/>
            <w:vAlign w:val="center"/>
            <w:hideMark/>
          </w:tcPr>
          <w:p w14:paraId="7F5E039C" w14:textId="77777777" w:rsidR="00EC7F77" w:rsidRPr="001D2132" w:rsidRDefault="00000000" w:rsidP="00A23D18">
            <w:pPr>
              <w:rPr>
                <w:rFonts w:asciiTheme="minorHAnsi" w:hAnsiTheme="minorHAnsi" w:cstheme="minorHAnsi"/>
                <w:color w:val="467886"/>
                <w:sz w:val="22"/>
                <w:szCs w:val="22"/>
                <w:u w:val="single"/>
              </w:rPr>
            </w:pPr>
            <w:hyperlink r:id="rId61" w:history="1">
              <w:r w:rsidR="00EC7F77" w:rsidRPr="001D2132">
                <w:rPr>
                  <w:rFonts w:asciiTheme="minorHAnsi" w:hAnsiTheme="minorHAnsi" w:cstheme="minorHAnsi"/>
                  <w:color w:val="467886"/>
                  <w:sz w:val="22"/>
                  <w:szCs w:val="22"/>
                  <w:u w:val="single"/>
                </w:rPr>
                <w:t>www.support.sas.com</w:t>
              </w:r>
            </w:hyperlink>
          </w:p>
        </w:tc>
        <w:tc>
          <w:tcPr>
            <w:tcW w:w="2282" w:type="pct"/>
            <w:tcBorders>
              <w:top w:val="nil"/>
              <w:left w:val="nil"/>
              <w:bottom w:val="single" w:sz="8" w:space="0" w:color="BFBFBF"/>
              <w:right w:val="single" w:sz="8" w:space="0" w:color="BFBFBF"/>
            </w:tcBorders>
            <w:shd w:val="clear" w:color="auto" w:fill="F2F2F2" w:themeFill="background1" w:themeFillShade="F2"/>
            <w:vAlign w:val="center"/>
            <w:hideMark/>
          </w:tcPr>
          <w:p w14:paraId="54BD7CE5" w14:textId="77777777" w:rsidR="00EC7F77" w:rsidRPr="001D2132" w:rsidRDefault="00EC7F77" w:rsidP="00A23D18">
            <w:pPr>
              <w:rPr>
                <w:rFonts w:asciiTheme="minorHAnsi" w:hAnsiTheme="minorHAnsi" w:cstheme="minorHAnsi"/>
                <w:color w:val="000000"/>
                <w:sz w:val="22"/>
                <w:szCs w:val="22"/>
              </w:rPr>
            </w:pPr>
            <w:r w:rsidRPr="001D2132">
              <w:rPr>
                <w:rFonts w:asciiTheme="minorHAnsi" w:hAnsiTheme="minorHAnsi" w:cstheme="minorHAnsi"/>
                <w:color w:val="000000"/>
                <w:sz w:val="22"/>
                <w:szCs w:val="22"/>
              </w:rPr>
              <w:t>Official SAS support site with extensive documentation, tutorials, and user guides for SAS Studio.</w:t>
            </w:r>
          </w:p>
        </w:tc>
      </w:tr>
      <w:tr w:rsidR="00EC7F77" w:rsidRPr="001D2132" w14:paraId="4F1480B8" w14:textId="77777777" w:rsidTr="00A23D18">
        <w:trPr>
          <w:trHeight w:val="915"/>
        </w:trPr>
        <w:tc>
          <w:tcPr>
            <w:tcW w:w="1589" w:type="pct"/>
            <w:tcBorders>
              <w:top w:val="nil"/>
              <w:left w:val="single" w:sz="8" w:space="0" w:color="BFBFBF"/>
              <w:bottom w:val="single" w:sz="8" w:space="0" w:color="BFBFBF"/>
              <w:right w:val="single" w:sz="8" w:space="0" w:color="BFBFBF"/>
            </w:tcBorders>
            <w:shd w:val="clear" w:color="auto" w:fill="auto"/>
            <w:vAlign w:val="center"/>
            <w:hideMark/>
          </w:tcPr>
          <w:p w14:paraId="6CAB822A" w14:textId="77777777" w:rsidR="00EC7F77" w:rsidRPr="001D2132" w:rsidRDefault="00EC7F77" w:rsidP="00A23D18">
            <w:pPr>
              <w:rPr>
                <w:rFonts w:asciiTheme="minorHAnsi" w:hAnsiTheme="minorHAnsi" w:cstheme="minorHAnsi"/>
                <w:color w:val="000000"/>
                <w:sz w:val="22"/>
                <w:szCs w:val="22"/>
              </w:rPr>
            </w:pPr>
            <w:proofErr w:type="spellStart"/>
            <w:r w:rsidRPr="001D2132">
              <w:rPr>
                <w:rFonts w:asciiTheme="minorHAnsi" w:hAnsiTheme="minorHAnsi" w:cstheme="minorHAnsi"/>
                <w:color w:val="000000"/>
                <w:sz w:val="22"/>
                <w:szCs w:val="22"/>
              </w:rPr>
              <w:t>DataCamp</w:t>
            </w:r>
            <w:proofErr w:type="spellEnd"/>
          </w:p>
        </w:tc>
        <w:tc>
          <w:tcPr>
            <w:tcW w:w="1129" w:type="pct"/>
            <w:tcBorders>
              <w:top w:val="nil"/>
              <w:left w:val="nil"/>
              <w:bottom w:val="single" w:sz="8" w:space="0" w:color="BFBFBF"/>
              <w:right w:val="single" w:sz="8" w:space="0" w:color="BFBFBF"/>
            </w:tcBorders>
            <w:shd w:val="clear" w:color="auto" w:fill="auto"/>
            <w:vAlign w:val="center"/>
            <w:hideMark/>
          </w:tcPr>
          <w:p w14:paraId="0AAD6458" w14:textId="77777777" w:rsidR="00EC7F77" w:rsidRPr="001D2132" w:rsidRDefault="00000000" w:rsidP="00A23D18">
            <w:pPr>
              <w:rPr>
                <w:rFonts w:asciiTheme="minorHAnsi" w:hAnsiTheme="minorHAnsi" w:cstheme="minorHAnsi"/>
                <w:color w:val="467886"/>
                <w:sz w:val="22"/>
                <w:szCs w:val="22"/>
                <w:u w:val="single"/>
              </w:rPr>
            </w:pPr>
            <w:hyperlink r:id="rId62" w:tgtFrame="_new" w:history="1">
              <w:r w:rsidR="00EC7F77" w:rsidRPr="001D2132">
                <w:rPr>
                  <w:rFonts w:asciiTheme="minorHAnsi" w:hAnsiTheme="minorHAnsi" w:cstheme="minorHAnsi"/>
                  <w:color w:val="467886"/>
                  <w:sz w:val="22"/>
                  <w:szCs w:val="22"/>
                  <w:u w:val="single"/>
                </w:rPr>
                <w:t>www.datacamp.com</w:t>
              </w:r>
            </w:hyperlink>
          </w:p>
        </w:tc>
        <w:tc>
          <w:tcPr>
            <w:tcW w:w="2282" w:type="pct"/>
            <w:tcBorders>
              <w:top w:val="nil"/>
              <w:left w:val="nil"/>
              <w:bottom w:val="single" w:sz="8" w:space="0" w:color="BFBFBF"/>
              <w:right w:val="single" w:sz="8" w:space="0" w:color="BFBFBF"/>
            </w:tcBorders>
            <w:shd w:val="clear" w:color="auto" w:fill="auto"/>
            <w:vAlign w:val="center"/>
            <w:hideMark/>
          </w:tcPr>
          <w:p w14:paraId="38EF4AC7" w14:textId="77777777" w:rsidR="00EC7F77" w:rsidRPr="001D2132" w:rsidRDefault="00EC7F77" w:rsidP="00A23D18">
            <w:pPr>
              <w:rPr>
                <w:rFonts w:asciiTheme="minorHAnsi" w:hAnsiTheme="minorHAnsi" w:cstheme="minorHAnsi"/>
                <w:color w:val="000000"/>
                <w:sz w:val="22"/>
                <w:szCs w:val="22"/>
              </w:rPr>
            </w:pPr>
            <w:r w:rsidRPr="001D2132">
              <w:rPr>
                <w:rFonts w:asciiTheme="minorHAnsi" w:hAnsiTheme="minorHAnsi" w:cstheme="minorHAnsi"/>
                <w:color w:val="000000"/>
                <w:sz w:val="22"/>
                <w:szCs w:val="22"/>
              </w:rPr>
              <w:t>Interactive courses on data science, statistics, and programming, including Python, R, and SQL.</w:t>
            </w:r>
          </w:p>
        </w:tc>
      </w:tr>
      <w:tr w:rsidR="00EC7F77" w:rsidRPr="001D2132" w14:paraId="58156F67" w14:textId="77777777" w:rsidTr="00A23D18">
        <w:trPr>
          <w:trHeight w:val="915"/>
        </w:trPr>
        <w:tc>
          <w:tcPr>
            <w:tcW w:w="1589" w:type="pct"/>
            <w:tcBorders>
              <w:top w:val="nil"/>
              <w:left w:val="single" w:sz="8" w:space="0" w:color="BFBFBF"/>
              <w:bottom w:val="single" w:sz="8" w:space="0" w:color="BFBFBF"/>
              <w:right w:val="single" w:sz="8" w:space="0" w:color="BFBFBF"/>
            </w:tcBorders>
            <w:shd w:val="clear" w:color="auto" w:fill="F2F2F2" w:themeFill="background1" w:themeFillShade="F2"/>
            <w:vAlign w:val="center"/>
            <w:hideMark/>
          </w:tcPr>
          <w:p w14:paraId="609AF72C" w14:textId="77777777" w:rsidR="00EC7F77" w:rsidRPr="001D2132" w:rsidRDefault="00EC7F77" w:rsidP="00A23D18">
            <w:pPr>
              <w:rPr>
                <w:rFonts w:asciiTheme="minorHAnsi" w:hAnsiTheme="minorHAnsi" w:cstheme="minorHAnsi"/>
                <w:color w:val="000000"/>
                <w:sz w:val="22"/>
                <w:szCs w:val="22"/>
              </w:rPr>
            </w:pPr>
            <w:r w:rsidRPr="001D2132">
              <w:rPr>
                <w:rFonts w:asciiTheme="minorHAnsi" w:hAnsiTheme="minorHAnsi" w:cstheme="minorHAnsi"/>
                <w:color w:val="000000"/>
                <w:sz w:val="22"/>
                <w:szCs w:val="22"/>
              </w:rPr>
              <w:t>Coursera Data Science</w:t>
            </w:r>
          </w:p>
        </w:tc>
        <w:tc>
          <w:tcPr>
            <w:tcW w:w="1129" w:type="pct"/>
            <w:tcBorders>
              <w:top w:val="nil"/>
              <w:left w:val="nil"/>
              <w:bottom w:val="single" w:sz="8" w:space="0" w:color="BFBFBF"/>
              <w:right w:val="single" w:sz="8" w:space="0" w:color="BFBFBF"/>
            </w:tcBorders>
            <w:shd w:val="clear" w:color="auto" w:fill="F2F2F2" w:themeFill="background1" w:themeFillShade="F2"/>
            <w:vAlign w:val="center"/>
            <w:hideMark/>
          </w:tcPr>
          <w:p w14:paraId="34093524" w14:textId="77777777" w:rsidR="00EC7F77" w:rsidRPr="001D2132" w:rsidRDefault="00000000" w:rsidP="00A23D18">
            <w:pPr>
              <w:rPr>
                <w:rFonts w:asciiTheme="minorHAnsi" w:hAnsiTheme="minorHAnsi" w:cstheme="minorHAnsi"/>
                <w:color w:val="467886"/>
                <w:sz w:val="22"/>
                <w:szCs w:val="22"/>
                <w:u w:val="single"/>
              </w:rPr>
            </w:pPr>
            <w:hyperlink r:id="rId63" w:tgtFrame="_new" w:history="1">
              <w:r w:rsidR="00EC7F77" w:rsidRPr="001D2132">
                <w:rPr>
                  <w:rFonts w:asciiTheme="minorHAnsi" w:hAnsiTheme="minorHAnsi" w:cstheme="minorHAnsi"/>
                  <w:color w:val="467886"/>
                  <w:sz w:val="22"/>
                  <w:szCs w:val="22"/>
                  <w:u w:val="single"/>
                </w:rPr>
                <w:t>www.coursera.org/browse/data-science</w:t>
              </w:r>
            </w:hyperlink>
          </w:p>
        </w:tc>
        <w:tc>
          <w:tcPr>
            <w:tcW w:w="2282" w:type="pct"/>
            <w:tcBorders>
              <w:top w:val="nil"/>
              <w:left w:val="nil"/>
              <w:bottom w:val="single" w:sz="8" w:space="0" w:color="BFBFBF"/>
              <w:right w:val="single" w:sz="8" w:space="0" w:color="BFBFBF"/>
            </w:tcBorders>
            <w:shd w:val="clear" w:color="auto" w:fill="F2F2F2" w:themeFill="background1" w:themeFillShade="F2"/>
            <w:vAlign w:val="center"/>
            <w:hideMark/>
          </w:tcPr>
          <w:p w14:paraId="60487DF8" w14:textId="77777777" w:rsidR="00EC7F77" w:rsidRPr="001D2132" w:rsidRDefault="00EC7F77" w:rsidP="00A23D18">
            <w:pPr>
              <w:rPr>
                <w:rFonts w:asciiTheme="minorHAnsi" w:hAnsiTheme="minorHAnsi" w:cstheme="minorHAnsi"/>
                <w:color w:val="000000"/>
                <w:sz w:val="22"/>
                <w:szCs w:val="22"/>
              </w:rPr>
            </w:pPr>
            <w:r w:rsidRPr="001D2132">
              <w:rPr>
                <w:rFonts w:asciiTheme="minorHAnsi" w:hAnsiTheme="minorHAnsi" w:cstheme="minorHAnsi"/>
                <w:color w:val="000000"/>
                <w:sz w:val="22"/>
                <w:szCs w:val="22"/>
              </w:rPr>
              <w:t>Online courses and specializations in data science, offered by top universities and companies.</w:t>
            </w:r>
          </w:p>
        </w:tc>
      </w:tr>
      <w:tr w:rsidR="00EC7F77" w:rsidRPr="001D2132" w14:paraId="00C22A13" w14:textId="77777777" w:rsidTr="00A23D18">
        <w:trPr>
          <w:trHeight w:val="1215"/>
        </w:trPr>
        <w:tc>
          <w:tcPr>
            <w:tcW w:w="1589" w:type="pct"/>
            <w:tcBorders>
              <w:top w:val="nil"/>
              <w:left w:val="single" w:sz="8" w:space="0" w:color="BFBFBF"/>
              <w:bottom w:val="single" w:sz="8" w:space="0" w:color="BFBFBF"/>
              <w:right w:val="single" w:sz="8" w:space="0" w:color="BFBFBF"/>
            </w:tcBorders>
            <w:shd w:val="clear" w:color="auto" w:fill="auto"/>
            <w:vAlign w:val="center"/>
            <w:hideMark/>
          </w:tcPr>
          <w:p w14:paraId="495FBA3A" w14:textId="77777777" w:rsidR="00EC7F77" w:rsidRPr="001D2132" w:rsidRDefault="00EC7F77" w:rsidP="00A23D18">
            <w:pPr>
              <w:rPr>
                <w:rFonts w:asciiTheme="minorHAnsi" w:hAnsiTheme="minorHAnsi" w:cstheme="minorHAnsi"/>
                <w:color w:val="000000"/>
                <w:sz w:val="22"/>
                <w:szCs w:val="22"/>
              </w:rPr>
            </w:pPr>
            <w:r w:rsidRPr="001D2132">
              <w:rPr>
                <w:rFonts w:asciiTheme="minorHAnsi" w:hAnsiTheme="minorHAnsi" w:cstheme="minorHAnsi"/>
                <w:color w:val="000000"/>
                <w:sz w:val="22"/>
                <w:szCs w:val="22"/>
              </w:rPr>
              <w:t>Analytics Vidhya</w:t>
            </w:r>
          </w:p>
        </w:tc>
        <w:tc>
          <w:tcPr>
            <w:tcW w:w="1129" w:type="pct"/>
            <w:tcBorders>
              <w:top w:val="nil"/>
              <w:left w:val="nil"/>
              <w:bottom w:val="single" w:sz="8" w:space="0" w:color="BFBFBF"/>
              <w:right w:val="single" w:sz="8" w:space="0" w:color="BFBFBF"/>
            </w:tcBorders>
            <w:shd w:val="clear" w:color="auto" w:fill="auto"/>
            <w:vAlign w:val="center"/>
            <w:hideMark/>
          </w:tcPr>
          <w:p w14:paraId="78782DEA" w14:textId="77777777" w:rsidR="00EC7F77" w:rsidRPr="001D2132" w:rsidRDefault="00000000" w:rsidP="00A23D18">
            <w:pPr>
              <w:rPr>
                <w:rFonts w:asciiTheme="minorHAnsi" w:hAnsiTheme="minorHAnsi" w:cstheme="minorHAnsi"/>
                <w:color w:val="467886"/>
                <w:sz w:val="22"/>
                <w:szCs w:val="22"/>
                <w:u w:val="single"/>
              </w:rPr>
            </w:pPr>
            <w:hyperlink r:id="rId64" w:tgtFrame="_new" w:history="1">
              <w:r w:rsidR="00EC7F77" w:rsidRPr="001D2132">
                <w:rPr>
                  <w:rFonts w:asciiTheme="minorHAnsi" w:hAnsiTheme="minorHAnsi" w:cstheme="minorHAnsi"/>
                  <w:color w:val="467886"/>
                  <w:sz w:val="22"/>
                  <w:szCs w:val="22"/>
                  <w:u w:val="single"/>
                </w:rPr>
                <w:t>www.analyticsvidhya.com</w:t>
              </w:r>
            </w:hyperlink>
          </w:p>
        </w:tc>
        <w:tc>
          <w:tcPr>
            <w:tcW w:w="2282" w:type="pct"/>
            <w:tcBorders>
              <w:top w:val="nil"/>
              <w:left w:val="nil"/>
              <w:bottom w:val="single" w:sz="8" w:space="0" w:color="BFBFBF"/>
              <w:right w:val="single" w:sz="8" w:space="0" w:color="BFBFBF"/>
            </w:tcBorders>
            <w:shd w:val="clear" w:color="auto" w:fill="auto"/>
            <w:vAlign w:val="center"/>
            <w:hideMark/>
          </w:tcPr>
          <w:p w14:paraId="35866AF6" w14:textId="77777777" w:rsidR="00EC7F77" w:rsidRPr="001D2132" w:rsidRDefault="00EC7F77" w:rsidP="00A23D18">
            <w:pPr>
              <w:rPr>
                <w:rFonts w:asciiTheme="minorHAnsi" w:hAnsiTheme="minorHAnsi" w:cstheme="minorHAnsi"/>
                <w:color w:val="000000"/>
                <w:sz w:val="22"/>
                <w:szCs w:val="22"/>
              </w:rPr>
            </w:pPr>
            <w:r w:rsidRPr="001D2132">
              <w:rPr>
                <w:rFonts w:asciiTheme="minorHAnsi" w:hAnsiTheme="minorHAnsi" w:cstheme="minorHAnsi"/>
                <w:color w:val="000000"/>
                <w:sz w:val="22"/>
                <w:szCs w:val="22"/>
              </w:rPr>
              <w:t>Community-based platform offering tutorials, discussions, and resources for data science enthusiasts.</w:t>
            </w:r>
          </w:p>
        </w:tc>
      </w:tr>
      <w:tr w:rsidR="00EC7F77" w:rsidRPr="001D2132" w14:paraId="63D8A194" w14:textId="77777777" w:rsidTr="00A23D18">
        <w:trPr>
          <w:trHeight w:val="915"/>
        </w:trPr>
        <w:tc>
          <w:tcPr>
            <w:tcW w:w="1589" w:type="pct"/>
            <w:tcBorders>
              <w:top w:val="nil"/>
              <w:left w:val="single" w:sz="8" w:space="0" w:color="BFBFBF"/>
              <w:bottom w:val="single" w:sz="8" w:space="0" w:color="BFBFBF"/>
              <w:right w:val="single" w:sz="8" w:space="0" w:color="BFBFBF"/>
            </w:tcBorders>
            <w:shd w:val="clear" w:color="auto" w:fill="F2F2F2" w:themeFill="background1" w:themeFillShade="F2"/>
            <w:vAlign w:val="center"/>
            <w:hideMark/>
          </w:tcPr>
          <w:p w14:paraId="33D4D20D" w14:textId="77777777" w:rsidR="00EC7F77" w:rsidRPr="001D2132" w:rsidRDefault="00EC7F77" w:rsidP="00A23D18">
            <w:pPr>
              <w:rPr>
                <w:rFonts w:asciiTheme="minorHAnsi" w:hAnsiTheme="minorHAnsi" w:cstheme="minorHAnsi"/>
                <w:color w:val="000000"/>
                <w:sz w:val="22"/>
                <w:szCs w:val="22"/>
              </w:rPr>
            </w:pPr>
            <w:r w:rsidRPr="001D2132">
              <w:rPr>
                <w:rFonts w:asciiTheme="minorHAnsi" w:hAnsiTheme="minorHAnsi" w:cstheme="minorHAnsi"/>
                <w:color w:val="000000"/>
                <w:sz w:val="22"/>
                <w:szCs w:val="22"/>
              </w:rPr>
              <w:lastRenderedPageBreak/>
              <w:t>Data Science Central</w:t>
            </w:r>
          </w:p>
        </w:tc>
        <w:tc>
          <w:tcPr>
            <w:tcW w:w="1129" w:type="pct"/>
            <w:tcBorders>
              <w:top w:val="nil"/>
              <w:left w:val="nil"/>
              <w:bottom w:val="single" w:sz="8" w:space="0" w:color="BFBFBF"/>
              <w:right w:val="single" w:sz="8" w:space="0" w:color="BFBFBF"/>
            </w:tcBorders>
            <w:shd w:val="clear" w:color="auto" w:fill="F2F2F2" w:themeFill="background1" w:themeFillShade="F2"/>
            <w:vAlign w:val="center"/>
            <w:hideMark/>
          </w:tcPr>
          <w:p w14:paraId="068B0A94" w14:textId="77777777" w:rsidR="00EC7F77" w:rsidRPr="001D2132" w:rsidRDefault="00000000" w:rsidP="00A23D18">
            <w:pPr>
              <w:rPr>
                <w:rFonts w:asciiTheme="minorHAnsi" w:hAnsiTheme="minorHAnsi" w:cstheme="minorHAnsi"/>
                <w:color w:val="467886"/>
                <w:sz w:val="22"/>
                <w:szCs w:val="22"/>
                <w:u w:val="single"/>
              </w:rPr>
            </w:pPr>
            <w:hyperlink r:id="rId65" w:tgtFrame="_new" w:history="1">
              <w:r w:rsidR="00EC7F77" w:rsidRPr="001D2132">
                <w:rPr>
                  <w:rFonts w:asciiTheme="minorHAnsi" w:hAnsiTheme="minorHAnsi" w:cstheme="minorHAnsi"/>
                  <w:color w:val="467886"/>
                  <w:sz w:val="22"/>
                  <w:szCs w:val="22"/>
                  <w:u w:val="single"/>
                </w:rPr>
                <w:t>www.datasciencecentral.com</w:t>
              </w:r>
            </w:hyperlink>
          </w:p>
        </w:tc>
        <w:tc>
          <w:tcPr>
            <w:tcW w:w="2282" w:type="pct"/>
            <w:tcBorders>
              <w:top w:val="nil"/>
              <w:left w:val="nil"/>
              <w:bottom w:val="single" w:sz="8" w:space="0" w:color="BFBFBF"/>
              <w:right w:val="single" w:sz="8" w:space="0" w:color="BFBFBF"/>
            </w:tcBorders>
            <w:shd w:val="clear" w:color="auto" w:fill="F2F2F2" w:themeFill="background1" w:themeFillShade="F2"/>
            <w:vAlign w:val="center"/>
            <w:hideMark/>
          </w:tcPr>
          <w:p w14:paraId="1F21842E" w14:textId="77777777" w:rsidR="00EC7F77" w:rsidRPr="001D2132" w:rsidRDefault="00EC7F77" w:rsidP="00A23D18">
            <w:pPr>
              <w:rPr>
                <w:rFonts w:asciiTheme="minorHAnsi" w:hAnsiTheme="minorHAnsi" w:cstheme="minorHAnsi"/>
                <w:color w:val="000000"/>
                <w:sz w:val="22"/>
                <w:szCs w:val="22"/>
              </w:rPr>
            </w:pPr>
            <w:r w:rsidRPr="001D2132">
              <w:rPr>
                <w:rFonts w:asciiTheme="minorHAnsi" w:hAnsiTheme="minorHAnsi" w:cstheme="minorHAnsi"/>
                <w:color w:val="000000"/>
                <w:sz w:val="22"/>
                <w:szCs w:val="22"/>
              </w:rPr>
              <w:t>A community for data science professionals, featuring articles, webinars, and forums.</w:t>
            </w:r>
          </w:p>
        </w:tc>
      </w:tr>
      <w:tr w:rsidR="00EC7F77" w:rsidRPr="001D2132" w14:paraId="0FC30CCB" w14:textId="77777777" w:rsidTr="00A23D18">
        <w:trPr>
          <w:trHeight w:val="1215"/>
        </w:trPr>
        <w:tc>
          <w:tcPr>
            <w:tcW w:w="1589" w:type="pct"/>
            <w:tcBorders>
              <w:top w:val="nil"/>
              <w:left w:val="single" w:sz="8" w:space="0" w:color="BFBFBF"/>
              <w:bottom w:val="single" w:sz="8" w:space="0" w:color="BFBFBF"/>
              <w:right w:val="single" w:sz="8" w:space="0" w:color="BFBFBF"/>
            </w:tcBorders>
            <w:shd w:val="clear" w:color="auto" w:fill="auto"/>
            <w:vAlign w:val="center"/>
            <w:hideMark/>
          </w:tcPr>
          <w:p w14:paraId="08BB8A31" w14:textId="77777777" w:rsidR="00EC7F77" w:rsidRPr="001D2132" w:rsidRDefault="00EC7F77" w:rsidP="00A23D18">
            <w:pPr>
              <w:rPr>
                <w:rFonts w:asciiTheme="minorHAnsi" w:hAnsiTheme="minorHAnsi" w:cstheme="minorHAnsi"/>
                <w:color w:val="000000"/>
                <w:sz w:val="22"/>
                <w:szCs w:val="22"/>
              </w:rPr>
            </w:pPr>
            <w:r w:rsidRPr="001D2132">
              <w:rPr>
                <w:rFonts w:asciiTheme="minorHAnsi" w:hAnsiTheme="minorHAnsi" w:cstheme="minorHAnsi"/>
                <w:color w:val="000000"/>
                <w:sz w:val="22"/>
                <w:szCs w:val="22"/>
              </w:rPr>
              <w:t>The Pudding</w:t>
            </w:r>
          </w:p>
        </w:tc>
        <w:tc>
          <w:tcPr>
            <w:tcW w:w="1129" w:type="pct"/>
            <w:tcBorders>
              <w:top w:val="nil"/>
              <w:left w:val="nil"/>
              <w:bottom w:val="single" w:sz="8" w:space="0" w:color="BFBFBF"/>
              <w:right w:val="single" w:sz="8" w:space="0" w:color="BFBFBF"/>
            </w:tcBorders>
            <w:shd w:val="clear" w:color="auto" w:fill="auto"/>
            <w:vAlign w:val="center"/>
            <w:hideMark/>
          </w:tcPr>
          <w:p w14:paraId="1DB12650" w14:textId="77777777" w:rsidR="00EC7F77" w:rsidRPr="001D2132" w:rsidRDefault="00000000" w:rsidP="00A23D18">
            <w:pPr>
              <w:rPr>
                <w:rFonts w:asciiTheme="minorHAnsi" w:hAnsiTheme="minorHAnsi" w:cstheme="minorHAnsi"/>
                <w:color w:val="467886"/>
                <w:sz w:val="22"/>
                <w:szCs w:val="22"/>
                <w:u w:val="single"/>
              </w:rPr>
            </w:pPr>
            <w:hyperlink r:id="rId66" w:history="1">
              <w:r w:rsidR="00EC7F77" w:rsidRPr="001D2132">
                <w:rPr>
                  <w:rFonts w:asciiTheme="minorHAnsi" w:hAnsiTheme="minorHAnsi" w:cstheme="minorHAnsi"/>
                  <w:color w:val="467886"/>
                  <w:sz w:val="22"/>
                  <w:szCs w:val="22"/>
                  <w:u w:val="single"/>
                </w:rPr>
                <w:t>www.pudding.cool</w:t>
              </w:r>
            </w:hyperlink>
          </w:p>
        </w:tc>
        <w:tc>
          <w:tcPr>
            <w:tcW w:w="2282" w:type="pct"/>
            <w:tcBorders>
              <w:top w:val="nil"/>
              <w:left w:val="nil"/>
              <w:bottom w:val="single" w:sz="8" w:space="0" w:color="BFBFBF"/>
              <w:right w:val="single" w:sz="8" w:space="0" w:color="BFBFBF"/>
            </w:tcBorders>
            <w:shd w:val="clear" w:color="auto" w:fill="auto"/>
            <w:vAlign w:val="center"/>
            <w:hideMark/>
          </w:tcPr>
          <w:p w14:paraId="30177A7E" w14:textId="77777777" w:rsidR="00EC7F77" w:rsidRPr="001D2132" w:rsidRDefault="00EC7F77" w:rsidP="00A23D18">
            <w:pPr>
              <w:rPr>
                <w:rFonts w:asciiTheme="minorHAnsi" w:hAnsiTheme="minorHAnsi" w:cstheme="minorHAnsi"/>
                <w:color w:val="000000"/>
                <w:sz w:val="22"/>
                <w:szCs w:val="22"/>
              </w:rPr>
            </w:pPr>
            <w:r w:rsidRPr="001D2132">
              <w:rPr>
                <w:rFonts w:asciiTheme="minorHAnsi" w:hAnsiTheme="minorHAnsi" w:cstheme="minorHAnsi"/>
                <w:color w:val="000000"/>
                <w:sz w:val="22"/>
                <w:szCs w:val="22"/>
              </w:rPr>
              <w:t>Explores complex data stories through engaging visual essays, blending data science with journalism.</w:t>
            </w:r>
          </w:p>
        </w:tc>
      </w:tr>
    </w:tbl>
    <w:p w14:paraId="48CE7321" w14:textId="77777777" w:rsidR="00EC7F77" w:rsidRPr="007D233C" w:rsidRDefault="00EC7F77" w:rsidP="00EC7F77">
      <w:pPr>
        <w:pStyle w:val="ABodyCopy"/>
        <w:spacing w:afterLines="180" w:after="432"/>
        <w:ind w:left="0"/>
        <w:rPr>
          <w:rFonts w:asciiTheme="minorHAnsi" w:hAnsiTheme="minorHAnsi" w:cstheme="minorHAnsi"/>
          <w:b/>
          <w:bCs/>
          <w:sz w:val="22"/>
          <w:szCs w:val="22"/>
        </w:rPr>
      </w:pPr>
    </w:p>
    <w:p w14:paraId="33239959" w14:textId="77777777" w:rsidR="00EC7F77" w:rsidRPr="007D233C" w:rsidRDefault="00EC7F77" w:rsidP="00EC7F77">
      <w:pPr>
        <w:pStyle w:val="ABodyCopy"/>
        <w:spacing w:afterLines="180" w:after="432"/>
        <w:ind w:left="0"/>
        <w:rPr>
          <w:rFonts w:asciiTheme="minorHAnsi" w:hAnsiTheme="minorHAnsi" w:cstheme="minorHAnsi"/>
          <w:b/>
          <w:bCs/>
        </w:rPr>
      </w:pPr>
      <w:r w:rsidRPr="007D233C">
        <w:rPr>
          <w:rFonts w:asciiTheme="minorHAnsi" w:hAnsiTheme="minorHAnsi" w:cstheme="minorHAnsi"/>
          <w:b/>
          <w:bCs/>
        </w:rPr>
        <w:t>YouTube Channels</w:t>
      </w:r>
    </w:p>
    <w:tbl>
      <w:tblPr>
        <w:tblW w:w="5000" w:type="pct"/>
        <w:tblLook w:val="04A0" w:firstRow="1" w:lastRow="0" w:firstColumn="1" w:lastColumn="0" w:noHBand="0" w:noVBand="1"/>
      </w:tblPr>
      <w:tblGrid>
        <w:gridCol w:w="1552"/>
        <w:gridCol w:w="3975"/>
        <w:gridCol w:w="2733"/>
      </w:tblGrid>
      <w:tr w:rsidR="00EC7F77" w:rsidRPr="004D3D7B" w14:paraId="159BAAE2" w14:textId="77777777" w:rsidTr="00A23D18">
        <w:trPr>
          <w:trHeight w:val="315"/>
        </w:trPr>
        <w:tc>
          <w:tcPr>
            <w:tcW w:w="1110" w:type="pct"/>
            <w:tcBorders>
              <w:top w:val="single" w:sz="8" w:space="0" w:color="BFBFBF"/>
              <w:left w:val="single" w:sz="8" w:space="0" w:color="BFBFBF"/>
              <w:bottom w:val="single" w:sz="8" w:space="0" w:color="BFBFBF"/>
              <w:right w:val="single" w:sz="8" w:space="0" w:color="BFBFBF"/>
            </w:tcBorders>
            <w:shd w:val="clear" w:color="auto" w:fill="auto"/>
            <w:vAlign w:val="center"/>
            <w:hideMark/>
          </w:tcPr>
          <w:p w14:paraId="77BEB56F" w14:textId="77777777" w:rsidR="00EC7F77" w:rsidRPr="004D3D7B" w:rsidRDefault="00EC7F77" w:rsidP="00A23D18">
            <w:pPr>
              <w:jc w:val="center"/>
              <w:rPr>
                <w:rFonts w:asciiTheme="minorHAnsi" w:hAnsiTheme="minorHAnsi" w:cstheme="minorHAnsi"/>
                <w:b/>
                <w:bCs/>
                <w:color w:val="000000"/>
                <w:sz w:val="22"/>
                <w:szCs w:val="22"/>
              </w:rPr>
            </w:pPr>
            <w:r w:rsidRPr="004D3D7B">
              <w:rPr>
                <w:rFonts w:asciiTheme="minorHAnsi" w:hAnsiTheme="minorHAnsi" w:cstheme="minorHAnsi"/>
                <w:b/>
                <w:bCs/>
                <w:color w:val="000000"/>
                <w:sz w:val="22"/>
                <w:szCs w:val="22"/>
              </w:rPr>
              <w:t>Channel Name</w:t>
            </w:r>
          </w:p>
        </w:tc>
        <w:tc>
          <w:tcPr>
            <w:tcW w:w="2044" w:type="pct"/>
            <w:tcBorders>
              <w:top w:val="single" w:sz="8" w:space="0" w:color="BFBFBF"/>
              <w:left w:val="nil"/>
              <w:bottom w:val="single" w:sz="8" w:space="0" w:color="BFBFBF"/>
              <w:right w:val="single" w:sz="8" w:space="0" w:color="BFBFBF"/>
            </w:tcBorders>
            <w:shd w:val="clear" w:color="auto" w:fill="auto"/>
            <w:vAlign w:val="center"/>
            <w:hideMark/>
          </w:tcPr>
          <w:p w14:paraId="6A4355D0" w14:textId="77777777" w:rsidR="00EC7F77" w:rsidRPr="004D3D7B" w:rsidRDefault="00EC7F77" w:rsidP="00A23D18">
            <w:pPr>
              <w:jc w:val="center"/>
              <w:rPr>
                <w:rFonts w:asciiTheme="minorHAnsi" w:hAnsiTheme="minorHAnsi" w:cstheme="minorHAnsi"/>
                <w:b/>
                <w:bCs/>
                <w:color w:val="000000"/>
                <w:sz w:val="22"/>
                <w:szCs w:val="22"/>
              </w:rPr>
            </w:pPr>
            <w:r w:rsidRPr="004D3D7B">
              <w:rPr>
                <w:rFonts w:asciiTheme="minorHAnsi" w:hAnsiTheme="minorHAnsi" w:cstheme="minorHAnsi"/>
                <w:b/>
                <w:bCs/>
                <w:color w:val="000000"/>
                <w:sz w:val="22"/>
                <w:szCs w:val="22"/>
              </w:rPr>
              <w:t>URL</w:t>
            </w:r>
          </w:p>
        </w:tc>
        <w:tc>
          <w:tcPr>
            <w:tcW w:w="1846" w:type="pct"/>
            <w:tcBorders>
              <w:top w:val="single" w:sz="8" w:space="0" w:color="BFBFBF"/>
              <w:left w:val="nil"/>
              <w:bottom w:val="single" w:sz="8" w:space="0" w:color="BFBFBF"/>
              <w:right w:val="single" w:sz="8" w:space="0" w:color="BFBFBF"/>
            </w:tcBorders>
            <w:shd w:val="clear" w:color="auto" w:fill="auto"/>
            <w:vAlign w:val="center"/>
            <w:hideMark/>
          </w:tcPr>
          <w:p w14:paraId="343FFB62" w14:textId="77777777" w:rsidR="00EC7F77" w:rsidRPr="004D3D7B" w:rsidRDefault="00EC7F77" w:rsidP="00A23D18">
            <w:pPr>
              <w:jc w:val="center"/>
              <w:rPr>
                <w:rFonts w:asciiTheme="minorHAnsi" w:hAnsiTheme="minorHAnsi" w:cstheme="minorHAnsi"/>
                <w:b/>
                <w:bCs/>
                <w:color w:val="000000"/>
                <w:sz w:val="22"/>
                <w:szCs w:val="22"/>
              </w:rPr>
            </w:pPr>
            <w:r w:rsidRPr="004D3D7B">
              <w:rPr>
                <w:rFonts w:asciiTheme="minorHAnsi" w:hAnsiTheme="minorHAnsi" w:cstheme="minorHAnsi"/>
                <w:b/>
                <w:bCs/>
                <w:color w:val="000000"/>
                <w:sz w:val="22"/>
                <w:szCs w:val="22"/>
              </w:rPr>
              <w:t>Description</w:t>
            </w:r>
          </w:p>
        </w:tc>
      </w:tr>
      <w:tr w:rsidR="00EC7F77" w:rsidRPr="004D3D7B" w14:paraId="1A93142B" w14:textId="77777777" w:rsidTr="00A23D18">
        <w:trPr>
          <w:trHeight w:val="915"/>
        </w:trPr>
        <w:tc>
          <w:tcPr>
            <w:tcW w:w="1110" w:type="pct"/>
            <w:tcBorders>
              <w:top w:val="nil"/>
              <w:left w:val="single" w:sz="8" w:space="0" w:color="BFBFBF"/>
              <w:bottom w:val="single" w:sz="8" w:space="0" w:color="BFBFBF"/>
              <w:right w:val="single" w:sz="8" w:space="0" w:color="BFBFBF"/>
            </w:tcBorders>
            <w:shd w:val="clear" w:color="auto" w:fill="F2F2F2" w:themeFill="background1" w:themeFillShade="F2"/>
            <w:vAlign w:val="center"/>
            <w:hideMark/>
          </w:tcPr>
          <w:p w14:paraId="0FF75022" w14:textId="77777777" w:rsidR="00EC7F77" w:rsidRPr="004D3D7B" w:rsidRDefault="00EC7F77" w:rsidP="00A23D18">
            <w:pPr>
              <w:rPr>
                <w:rFonts w:asciiTheme="minorHAnsi" w:hAnsiTheme="minorHAnsi" w:cstheme="minorHAnsi"/>
                <w:color w:val="000000"/>
                <w:sz w:val="22"/>
                <w:szCs w:val="22"/>
              </w:rPr>
            </w:pPr>
            <w:proofErr w:type="spellStart"/>
            <w:r w:rsidRPr="004D3D7B">
              <w:rPr>
                <w:rFonts w:asciiTheme="minorHAnsi" w:hAnsiTheme="minorHAnsi" w:cstheme="minorHAnsi"/>
                <w:color w:val="000000"/>
                <w:sz w:val="22"/>
                <w:szCs w:val="22"/>
              </w:rPr>
              <w:t>StatQuest</w:t>
            </w:r>
            <w:proofErr w:type="spellEnd"/>
            <w:r w:rsidRPr="004D3D7B">
              <w:rPr>
                <w:rFonts w:asciiTheme="minorHAnsi" w:hAnsiTheme="minorHAnsi" w:cstheme="minorHAnsi"/>
                <w:color w:val="000000"/>
                <w:sz w:val="22"/>
                <w:szCs w:val="22"/>
              </w:rPr>
              <w:t xml:space="preserve"> with Josh Starmer</w:t>
            </w:r>
          </w:p>
        </w:tc>
        <w:tc>
          <w:tcPr>
            <w:tcW w:w="2044" w:type="pct"/>
            <w:tcBorders>
              <w:top w:val="nil"/>
              <w:left w:val="nil"/>
              <w:bottom w:val="single" w:sz="8" w:space="0" w:color="BFBFBF"/>
              <w:right w:val="single" w:sz="8" w:space="0" w:color="BFBFBF"/>
            </w:tcBorders>
            <w:shd w:val="clear" w:color="auto" w:fill="F2F2F2" w:themeFill="background1" w:themeFillShade="F2"/>
            <w:vAlign w:val="center"/>
            <w:hideMark/>
          </w:tcPr>
          <w:p w14:paraId="1DC9EC64" w14:textId="77777777" w:rsidR="00EC7F77" w:rsidRPr="004D3D7B" w:rsidRDefault="00000000" w:rsidP="00A23D18">
            <w:pPr>
              <w:rPr>
                <w:rFonts w:asciiTheme="minorHAnsi" w:hAnsiTheme="minorHAnsi" w:cstheme="minorHAnsi"/>
                <w:color w:val="467886"/>
                <w:sz w:val="22"/>
                <w:szCs w:val="22"/>
                <w:u w:val="single"/>
              </w:rPr>
            </w:pPr>
            <w:hyperlink r:id="rId67" w:tgtFrame="_new" w:history="1">
              <w:r w:rsidR="00EC7F77" w:rsidRPr="004D3D7B">
                <w:rPr>
                  <w:rFonts w:asciiTheme="minorHAnsi" w:hAnsiTheme="minorHAnsi" w:cstheme="minorHAnsi"/>
                  <w:color w:val="467886"/>
                  <w:sz w:val="22"/>
                  <w:szCs w:val="22"/>
                  <w:u w:val="single"/>
                </w:rPr>
                <w:t>www.youtube.com/user/joshstarmer</w:t>
              </w:r>
            </w:hyperlink>
          </w:p>
        </w:tc>
        <w:tc>
          <w:tcPr>
            <w:tcW w:w="1846" w:type="pct"/>
            <w:tcBorders>
              <w:top w:val="nil"/>
              <w:left w:val="nil"/>
              <w:bottom w:val="single" w:sz="8" w:space="0" w:color="BFBFBF"/>
              <w:right w:val="single" w:sz="8" w:space="0" w:color="BFBFBF"/>
            </w:tcBorders>
            <w:shd w:val="clear" w:color="auto" w:fill="F2F2F2" w:themeFill="background1" w:themeFillShade="F2"/>
            <w:vAlign w:val="center"/>
            <w:hideMark/>
          </w:tcPr>
          <w:p w14:paraId="667E691B" w14:textId="77777777" w:rsidR="00EC7F77" w:rsidRPr="004D3D7B" w:rsidRDefault="00EC7F77" w:rsidP="00A23D18">
            <w:pPr>
              <w:rPr>
                <w:rFonts w:asciiTheme="minorHAnsi" w:hAnsiTheme="minorHAnsi" w:cstheme="minorHAnsi"/>
                <w:color w:val="000000"/>
                <w:sz w:val="22"/>
                <w:szCs w:val="22"/>
              </w:rPr>
            </w:pPr>
            <w:r w:rsidRPr="004D3D7B">
              <w:rPr>
                <w:rFonts w:asciiTheme="minorHAnsi" w:hAnsiTheme="minorHAnsi" w:cstheme="minorHAnsi"/>
                <w:color w:val="000000"/>
                <w:sz w:val="22"/>
                <w:szCs w:val="22"/>
              </w:rPr>
              <w:t>Clear and accessible explanations of statistical concepts, primarily using R and Python.</w:t>
            </w:r>
          </w:p>
        </w:tc>
      </w:tr>
      <w:tr w:rsidR="00EC7F77" w:rsidRPr="004D3D7B" w14:paraId="7D33A215" w14:textId="77777777" w:rsidTr="00A23D18">
        <w:trPr>
          <w:trHeight w:val="915"/>
        </w:trPr>
        <w:tc>
          <w:tcPr>
            <w:tcW w:w="1110" w:type="pct"/>
            <w:tcBorders>
              <w:top w:val="nil"/>
              <w:left w:val="single" w:sz="8" w:space="0" w:color="BFBFBF"/>
              <w:bottom w:val="single" w:sz="8" w:space="0" w:color="BFBFBF"/>
              <w:right w:val="single" w:sz="8" w:space="0" w:color="BFBFBF"/>
            </w:tcBorders>
            <w:shd w:val="clear" w:color="auto" w:fill="auto"/>
            <w:vAlign w:val="center"/>
            <w:hideMark/>
          </w:tcPr>
          <w:p w14:paraId="1779638E" w14:textId="77777777" w:rsidR="00EC7F77" w:rsidRPr="004D3D7B" w:rsidRDefault="00EC7F77" w:rsidP="00A23D18">
            <w:pPr>
              <w:rPr>
                <w:rFonts w:asciiTheme="minorHAnsi" w:hAnsiTheme="minorHAnsi" w:cstheme="minorHAnsi"/>
                <w:color w:val="000000"/>
                <w:sz w:val="22"/>
                <w:szCs w:val="22"/>
              </w:rPr>
            </w:pPr>
            <w:r w:rsidRPr="004D3D7B">
              <w:rPr>
                <w:rFonts w:asciiTheme="minorHAnsi" w:hAnsiTheme="minorHAnsi" w:cstheme="minorHAnsi"/>
                <w:color w:val="000000"/>
                <w:sz w:val="22"/>
                <w:szCs w:val="22"/>
              </w:rPr>
              <w:t>Data School</w:t>
            </w:r>
          </w:p>
        </w:tc>
        <w:tc>
          <w:tcPr>
            <w:tcW w:w="2044" w:type="pct"/>
            <w:tcBorders>
              <w:top w:val="nil"/>
              <w:left w:val="nil"/>
              <w:bottom w:val="single" w:sz="8" w:space="0" w:color="BFBFBF"/>
              <w:right w:val="single" w:sz="8" w:space="0" w:color="BFBFBF"/>
            </w:tcBorders>
            <w:shd w:val="clear" w:color="auto" w:fill="auto"/>
            <w:vAlign w:val="center"/>
            <w:hideMark/>
          </w:tcPr>
          <w:p w14:paraId="26ECFF53" w14:textId="77777777" w:rsidR="00EC7F77" w:rsidRPr="004D3D7B" w:rsidRDefault="00000000" w:rsidP="00A23D18">
            <w:pPr>
              <w:rPr>
                <w:rFonts w:asciiTheme="minorHAnsi" w:hAnsiTheme="minorHAnsi" w:cstheme="minorHAnsi"/>
                <w:color w:val="467886"/>
                <w:sz w:val="22"/>
                <w:szCs w:val="22"/>
                <w:u w:val="single"/>
              </w:rPr>
            </w:pPr>
            <w:hyperlink r:id="rId68" w:tgtFrame="_new" w:history="1">
              <w:r w:rsidR="00EC7F77" w:rsidRPr="004D3D7B">
                <w:rPr>
                  <w:rFonts w:asciiTheme="minorHAnsi" w:hAnsiTheme="minorHAnsi" w:cstheme="minorHAnsi"/>
                  <w:color w:val="467886"/>
                  <w:sz w:val="22"/>
                  <w:szCs w:val="22"/>
                  <w:u w:val="single"/>
                </w:rPr>
                <w:t>www.youtube.com/user/dataschool</w:t>
              </w:r>
            </w:hyperlink>
          </w:p>
        </w:tc>
        <w:tc>
          <w:tcPr>
            <w:tcW w:w="1846" w:type="pct"/>
            <w:tcBorders>
              <w:top w:val="nil"/>
              <w:left w:val="nil"/>
              <w:bottom w:val="single" w:sz="8" w:space="0" w:color="BFBFBF"/>
              <w:right w:val="single" w:sz="8" w:space="0" w:color="BFBFBF"/>
            </w:tcBorders>
            <w:shd w:val="clear" w:color="auto" w:fill="auto"/>
            <w:vAlign w:val="center"/>
            <w:hideMark/>
          </w:tcPr>
          <w:p w14:paraId="6D0BEA97" w14:textId="77777777" w:rsidR="00EC7F77" w:rsidRPr="004D3D7B" w:rsidRDefault="00EC7F77" w:rsidP="00A23D18">
            <w:pPr>
              <w:rPr>
                <w:rFonts w:asciiTheme="minorHAnsi" w:hAnsiTheme="minorHAnsi" w:cstheme="minorHAnsi"/>
                <w:color w:val="000000"/>
                <w:sz w:val="22"/>
                <w:szCs w:val="22"/>
              </w:rPr>
            </w:pPr>
            <w:r w:rsidRPr="004D3D7B">
              <w:rPr>
                <w:rFonts w:asciiTheme="minorHAnsi" w:hAnsiTheme="minorHAnsi" w:cstheme="minorHAnsi"/>
                <w:color w:val="000000"/>
                <w:sz w:val="22"/>
                <w:szCs w:val="22"/>
              </w:rPr>
              <w:t>Tutorials on data science topics, especially focused on Python and R, including pandas and scikit-learn.</w:t>
            </w:r>
          </w:p>
        </w:tc>
      </w:tr>
      <w:tr w:rsidR="00EC7F77" w:rsidRPr="004D3D7B" w14:paraId="0E2B9172" w14:textId="77777777" w:rsidTr="00A23D18">
        <w:trPr>
          <w:trHeight w:val="915"/>
        </w:trPr>
        <w:tc>
          <w:tcPr>
            <w:tcW w:w="1110" w:type="pct"/>
            <w:tcBorders>
              <w:top w:val="nil"/>
              <w:left w:val="single" w:sz="8" w:space="0" w:color="BFBFBF"/>
              <w:bottom w:val="single" w:sz="8" w:space="0" w:color="BFBFBF"/>
              <w:right w:val="single" w:sz="8" w:space="0" w:color="BFBFBF"/>
            </w:tcBorders>
            <w:shd w:val="clear" w:color="auto" w:fill="F2F2F2" w:themeFill="background1" w:themeFillShade="F2"/>
            <w:vAlign w:val="center"/>
            <w:hideMark/>
          </w:tcPr>
          <w:p w14:paraId="40DDE9F4" w14:textId="77777777" w:rsidR="00EC7F77" w:rsidRPr="004D3D7B" w:rsidRDefault="00EC7F77" w:rsidP="00A23D18">
            <w:pPr>
              <w:rPr>
                <w:rFonts w:asciiTheme="minorHAnsi" w:hAnsiTheme="minorHAnsi" w:cstheme="minorHAnsi"/>
                <w:color w:val="000000"/>
                <w:sz w:val="22"/>
                <w:szCs w:val="22"/>
              </w:rPr>
            </w:pPr>
            <w:r w:rsidRPr="004D3D7B">
              <w:rPr>
                <w:rFonts w:asciiTheme="minorHAnsi" w:hAnsiTheme="minorHAnsi" w:cstheme="minorHAnsi"/>
                <w:color w:val="000000"/>
                <w:sz w:val="22"/>
                <w:szCs w:val="22"/>
              </w:rPr>
              <w:t>SAS Users</w:t>
            </w:r>
          </w:p>
        </w:tc>
        <w:tc>
          <w:tcPr>
            <w:tcW w:w="2044" w:type="pct"/>
            <w:tcBorders>
              <w:top w:val="nil"/>
              <w:left w:val="nil"/>
              <w:bottom w:val="single" w:sz="8" w:space="0" w:color="BFBFBF"/>
              <w:right w:val="single" w:sz="8" w:space="0" w:color="BFBFBF"/>
            </w:tcBorders>
            <w:shd w:val="clear" w:color="auto" w:fill="F2F2F2" w:themeFill="background1" w:themeFillShade="F2"/>
            <w:vAlign w:val="center"/>
            <w:hideMark/>
          </w:tcPr>
          <w:p w14:paraId="1C6505E4" w14:textId="77777777" w:rsidR="00EC7F77" w:rsidRPr="004D3D7B" w:rsidRDefault="00000000" w:rsidP="00A23D18">
            <w:pPr>
              <w:rPr>
                <w:rFonts w:asciiTheme="minorHAnsi" w:hAnsiTheme="minorHAnsi" w:cstheme="minorHAnsi"/>
                <w:color w:val="467886"/>
                <w:sz w:val="22"/>
                <w:szCs w:val="22"/>
                <w:u w:val="single"/>
              </w:rPr>
            </w:pPr>
            <w:hyperlink r:id="rId69" w:tgtFrame="_new" w:history="1">
              <w:r w:rsidR="00EC7F77" w:rsidRPr="004D3D7B">
                <w:rPr>
                  <w:rFonts w:asciiTheme="minorHAnsi" w:hAnsiTheme="minorHAnsi" w:cstheme="minorHAnsi"/>
                  <w:color w:val="467886"/>
                  <w:sz w:val="22"/>
                  <w:szCs w:val="22"/>
                  <w:u w:val="single"/>
                </w:rPr>
                <w:t>www.youtube.com/user/SASsoftware</w:t>
              </w:r>
            </w:hyperlink>
          </w:p>
        </w:tc>
        <w:tc>
          <w:tcPr>
            <w:tcW w:w="1846" w:type="pct"/>
            <w:tcBorders>
              <w:top w:val="nil"/>
              <w:left w:val="nil"/>
              <w:bottom w:val="single" w:sz="8" w:space="0" w:color="BFBFBF"/>
              <w:right w:val="single" w:sz="8" w:space="0" w:color="BFBFBF"/>
            </w:tcBorders>
            <w:shd w:val="clear" w:color="auto" w:fill="F2F2F2" w:themeFill="background1" w:themeFillShade="F2"/>
            <w:vAlign w:val="center"/>
            <w:hideMark/>
          </w:tcPr>
          <w:p w14:paraId="6A9FC3E8" w14:textId="77777777" w:rsidR="00EC7F77" w:rsidRPr="004D3D7B" w:rsidRDefault="00EC7F77" w:rsidP="00A23D18">
            <w:pPr>
              <w:rPr>
                <w:rFonts w:asciiTheme="minorHAnsi" w:hAnsiTheme="minorHAnsi" w:cstheme="minorHAnsi"/>
                <w:color w:val="000000"/>
                <w:sz w:val="22"/>
                <w:szCs w:val="22"/>
              </w:rPr>
            </w:pPr>
            <w:r w:rsidRPr="004D3D7B">
              <w:rPr>
                <w:rFonts w:asciiTheme="minorHAnsi" w:hAnsiTheme="minorHAnsi" w:cstheme="minorHAnsi"/>
                <w:color w:val="000000"/>
                <w:sz w:val="22"/>
                <w:szCs w:val="22"/>
              </w:rPr>
              <w:t>Official SAS channel offering tutorials, tips, and user stories focused on SAS software.</w:t>
            </w:r>
          </w:p>
        </w:tc>
      </w:tr>
      <w:tr w:rsidR="00EC7F77" w:rsidRPr="004D3D7B" w14:paraId="12CC677D" w14:textId="77777777" w:rsidTr="00A23D18">
        <w:trPr>
          <w:trHeight w:val="1215"/>
        </w:trPr>
        <w:tc>
          <w:tcPr>
            <w:tcW w:w="1110" w:type="pct"/>
            <w:tcBorders>
              <w:top w:val="nil"/>
              <w:left w:val="single" w:sz="8" w:space="0" w:color="BFBFBF"/>
              <w:bottom w:val="single" w:sz="8" w:space="0" w:color="BFBFBF"/>
              <w:right w:val="single" w:sz="8" w:space="0" w:color="BFBFBF"/>
            </w:tcBorders>
            <w:shd w:val="clear" w:color="auto" w:fill="auto"/>
            <w:vAlign w:val="center"/>
            <w:hideMark/>
          </w:tcPr>
          <w:p w14:paraId="3877870D" w14:textId="77777777" w:rsidR="00EC7F77" w:rsidRPr="004D3D7B" w:rsidRDefault="00EC7F77" w:rsidP="00A23D18">
            <w:pPr>
              <w:rPr>
                <w:rFonts w:asciiTheme="minorHAnsi" w:hAnsiTheme="minorHAnsi" w:cstheme="minorHAnsi"/>
                <w:color w:val="000000"/>
                <w:sz w:val="22"/>
                <w:szCs w:val="22"/>
              </w:rPr>
            </w:pPr>
            <w:r w:rsidRPr="004D3D7B">
              <w:rPr>
                <w:rFonts w:asciiTheme="minorHAnsi" w:hAnsiTheme="minorHAnsi" w:cstheme="minorHAnsi"/>
                <w:color w:val="000000"/>
                <w:sz w:val="22"/>
                <w:szCs w:val="22"/>
              </w:rPr>
              <w:t>Corey Schafer</w:t>
            </w:r>
          </w:p>
        </w:tc>
        <w:tc>
          <w:tcPr>
            <w:tcW w:w="2044" w:type="pct"/>
            <w:tcBorders>
              <w:top w:val="nil"/>
              <w:left w:val="nil"/>
              <w:bottom w:val="single" w:sz="8" w:space="0" w:color="BFBFBF"/>
              <w:right w:val="single" w:sz="8" w:space="0" w:color="BFBFBF"/>
            </w:tcBorders>
            <w:shd w:val="clear" w:color="auto" w:fill="auto"/>
            <w:vAlign w:val="center"/>
            <w:hideMark/>
          </w:tcPr>
          <w:p w14:paraId="5C84BFE2" w14:textId="77777777" w:rsidR="00EC7F77" w:rsidRPr="004D3D7B" w:rsidRDefault="00000000" w:rsidP="00A23D18">
            <w:pPr>
              <w:rPr>
                <w:rFonts w:asciiTheme="minorHAnsi" w:hAnsiTheme="minorHAnsi" w:cstheme="minorHAnsi"/>
                <w:color w:val="467886"/>
                <w:sz w:val="22"/>
                <w:szCs w:val="22"/>
                <w:u w:val="single"/>
              </w:rPr>
            </w:pPr>
            <w:hyperlink r:id="rId70" w:tgtFrame="_new" w:history="1">
              <w:r w:rsidR="00EC7F77" w:rsidRPr="004D3D7B">
                <w:rPr>
                  <w:rFonts w:asciiTheme="minorHAnsi" w:hAnsiTheme="minorHAnsi" w:cstheme="minorHAnsi"/>
                  <w:color w:val="467886"/>
                  <w:sz w:val="22"/>
                  <w:szCs w:val="22"/>
                  <w:u w:val="single"/>
                </w:rPr>
                <w:t>www.youtube.com/user/schafer5</w:t>
              </w:r>
            </w:hyperlink>
          </w:p>
        </w:tc>
        <w:tc>
          <w:tcPr>
            <w:tcW w:w="1846" w:type="pct"/>
            <w:tcBorders>
              <w:top w:val="nil"/>
              <w:left w:val="nil"/>
              <w:bottom w:val="single" w:sz="8" w:space="0" w:color="BFBFBF"/>
              <w:right w:val="single" w:sz="8" w:space="0" w:color="BFBFBF"/>
            </w:tcBorders>
            <w:shd w:val="clear" w:color="auto" w:fill="auto"/>
            <w:vAlign w:val="center"/>
            <w:hideMark/>
          </w:tcPr>
          <w:p w14:paraId="6BC229D9" w14:textId="77777777" w:rsidR="00EC7F77" w:rsidRPr="004D3D7B" w:rsidRDefault="00EC7F77" w:rsidP="00A23D18">
            <w:pPr>
              <w:rPr>
                <w:rFonts w:asciiTheme="minorHAnsi" w:hAnsiTheme="minorHAnsi" w:cstheme="minorHAnsi"/>
                <w:color w:val="000000"/>
                <w:sz w:val="22"/>
                <w:szCs w:val="22"/>
              </w:rPr>
            </w:pPr>
            <w:r w:rsidRPr="004D3D7B">
              <w:rPr>
                <w:rFonts w:asciiTheme="minorHAnsi" w:hAnsiTheme="minorHAnsi" w:cstheme="minorHAnsi"/>
                <w:color w:val="000000"/>
                <w:sz w:val="22"/>
                <w:szCs w:val="22"/>
              </w:rPr>
              <w:t>Detailed Python tutorials, covering a wide range of topics including Python programming and data science libraries.</w:t>
            </w:r>
          </w:p>
        </w:tc>
      </w:tr>
      <w:tr w:rsidR="00EC7F77" w:rsidRPr="004D3D7B" w14:paraId="777034B3" w14:textId="77777777" w:rsidTr="00A23D18">
        <w:trPr>
          <w:trHeight w:val="1215"/>
        </w:trPr>
        <w:tc>
          <w:tcPr>
            <w:tcW w:w="1110" w:type="pct"/>
            <w:tcBorders>
              <w:top w:val="nil"/>
              <w:left w:val="single" w:sz="8" w:space="0" w:color="BFBFBF"/>
              <w:bottom w:val="single" w:sz="8" w:space="0" w:color="BFBFBF"/>
              <w:right w:val="single" w:sz="8" w:space="0" w:color="BFBFBF"/>
            </w:tcBorders>
            <w:shd w:val="clear" w:color="auto" w:fill="F2F2F2" w:themeFill="background1" w:themeFillShade="F2"/>
            <w:vAlign w:val="center"/>
            <w:hideMark/>
          </w:tcPr>
          <w:p w14:paraId="46AAF16A" w14:textId="77777777" w:rsidR="00EC7F77" w:rsidRPr="004D3D7B" w:rsidRDefault="00EC7F77" w:rsidP="00A23D18">
            <w:pPr>
              <w:rPr>
                <w:rFonts w:asciiTheme="minorHAnsi" w:hAnsiTheme="minorHAnsi" w:cstheme="minorHAnsi"/>
                <w:color w:val="000000"/>
                <w:sz w:val="22"/>
                <w:szCs w:val="22"/>
              </w:rPr>
            </w:pPr>
            <w:r w:rsidRPr="004D3D7B">
              <w:rPr>
                <w:rFonts w:asciiTheme="minorHAnsi" w:hAnsiTheme="minorHAnsi" w:cstheme="minorHAnsi"/>
                <w:color w:val="000000"/>
                <w:sz w:val="22"/>
                <w:szCs w:val="22"/>
              </w:rPr>
              <w:t>Tech With Tim</w:t>
            </w:r>
          </w:p>
        </w:tc>
        <w:tc>
          <w:tcPr>
            <w:tcW w:w="2044" w:type="pct"/>
            <w:tcBorders>
              <w:top w:val="nil"/>
              <w:left w:val="nil"/>
              <w:bottom w:val="single" w:sz="8" w:space="0" w:color="BFBFBF"/>
              <w:right w:val="single" w:sz="8" w:space="0" w:color="BFBFBF"/>
            </w:tcBorders>
            <w:shd w:val="clear" w:color="auto" w:fill="F2F2F2" w:themeFill="background1" w:themeFillShade="F2"/>
            <w:vAlign w:val="center"/>
            <w:hideMark/>
          </w:tcPr>
          <w:p w14:paraId="26FC4288" w14:textId="77777777" w:rsidR="00EC7F77" w:rsidRPr="004D3D7B" w:rsidRDefault="00EC7F77" w:rsidP="00A23D18">
            <w:pPr>
              <w:rPr>
                <w:rFonts w:asciiTheme="minorHAnsi" w:hAnsiTheme="minorHAnsi" w:cstheme="minorHAnsi"/>
                <w:color w:val="467886"/>
                <w:sz w:val="22"/>
                <w:szCs w:val="22"/>
                <w:u w:val="single"/>
              </w:rPr>
            </w:pPr>
            <w:r w:rsidRPr="004D3D7B">
              <w:rPr>
                <w:rFonts w:asciiTheme="minorHAnsi" w:hAnsiTheme="minorHAnsi" w:cstheme="minorHAnsi"/>
                <w:color w:val="467886"/>
                <w:sz w:val="22"/>
                <w:szCs w:val="22"/>
                <w:u w:val="single"/>
              </w:rPr>
              <w:t>https://www.youtube.com/c/techwithtim</w:t>
            </w:r>
          </w:p>
        </w:tc>
        <w:tc>
          <w:tcPr>
            <w:tcW w:w="1846" w:type="pct"/>
            <w:tcBorders>
              <w:top w:val="nil"/>
              <w:left w:val="nil"/>
              <w:bottom w:val="single" w:sz="8" w:space="0" w:color="BFBFBF"/>
              <w:right w:val="single" w:sz="8" w:space="0" w:color="BFBFBF"/>
            </w:tcBorders>
            <w:shd w:val="clear" w:color="auto" w:fill="F2F2F2" w:themeFill="background1" w:themeFillShade="F2"/>
            <w:vAlign w:val="center"/>
            <w:hideMark/>
          </w:tcPr>
          <w:p w14:paraId="369118C6" w14:textId="77777777" w:rsidR="00EC7F77" w:rsidRPr="004D3D7B" w:rsidRDefault="00EC7F77" w:rsidP="00A23D18">
            <w:pPr>
              <w:rPr>
                <w:rFonts w:asciiTheme="minorHAnsi" w:hAnsiTheme="minorHAnsi" w:cstheme="minorHAnsi"/>
                <w:color w:val="000000"/>
                <w:sz w:val="22"/>
                <w:szCs w:val="22"/>
              </w:rPr>
            </w:pPr>
            <w:r w:rsidRPr="004D3D7B">
              <w:rPr>
                <w:rFonts w:asciiTheme="minorHAnsi" w:hAnsiTheme="minorHAnsi" w:cstheme="minorHAnsi"/>
                <w:color w:val="000000"/>
                <w:sz w:val="22"/>
                <w:szCs w:val="22"/>
              </w:rPr>
              <w:t>Python programming tutorials, including data science-focused content, ideal for users of Python Spyder.</w:t>
            </w:r>
          </w:p>
        </w:tc>
      </w:tr>
      <w:tr w:rsidR="00EC7F77" w:rsidRPr="004D3D7B" w14:paraId="2B319DC6" w14:textId="77777777" w:rsidTr="00A23D18">
        <w:trPr>
          <w:trHeight w:val="1215"/>
        </w:trPr>
        <w:tc>
          <w:tcPr>
            <w:tcW w:w="1110" w:type="pct"/>
            <w:tcBorders>
              <w:top w:val="nil"/>
              <w:left w:val="single" w:sz="8" w:space="0" w:color="BFBFBF"/>
              <w:bottom w:val="single" w:sz="8" w:space="0" w:color="BFBFBF"/>
              <w:right w:val="single" w:sz="8" w:space="0" w:color="BFBFBF"/>
            </w:tcBorders>
            <w:shd w:val="clear" w:color="auto" w:fill="auto"/>
            <w:vAlign w:val="center"/>
            <w:hideMark/>
          </w:tcPr>
          <w:p w14:paraId="26A2AFE3" w14:textId="77777777" w:rsidR="00EC7F77" w:rsidRPr="004D3D7B" w:rsidRDefault="00EC7F77" w:rsidP="00A23D18">
            <w:pPr>
              <w:rPr>
                <w:rFonts w:asciiTheme="minorHAnsi" w:hAnsiTheme="minorHAnsi" w:cstheme="minorHAnsi"/>
                <w:color w:val="000000"/>
                <w:sz w:val="22"/>
                <w:szCs w:val="22"/>
              </w:rPr>
            </w:pPr>
            <w:r w:rsidRPr="004D3D7B">
              <w:rPr>
                <w:rFonts w:asciiTheme="minorHAnsi" w:hAnsiTheme="minorHAnsi" w:cstheme="minorHAnsi"/>
                <w:color w:val="000000"/>
                <w:sz w:val="22"/>
                <w:szCs w:val="22"/>
              </w:rPr>
              <w:lastRenderedPageBreak/>
              <w:t>3Blue1Brown</w:t>
            </w:r>
          </w:p>
        </w:tc>
        <w:tc>
          <w:tcPr>
            <w:tcW w:w="2044" w:type="pct"/>
            <w:tcBorders>
              <w:top w:val="nil"/>
              <w:left w:val="nil"/>
              <w:bottom w:val="single" w:sz="8" w:space="0" w:color="BFBFBF"/>
              <w:right w:val="single" w:sz="8" w:space="0" w:color="BFBFBF"/>
            </w:tcBorders>
            <w:shd w:val="clear" w:color="auto" w:fill="auto"/>
            <w:vAlign w:val="center"/>
            <w:hideMark/>
          </w:tcPr>
          <w:p w14:paraId="4A4270DB" w14:textId="77777777" w:rsidR="00EC7F77" w:rsidRPr="004D3D7B" w:rsidRDefault="00000000" w:rsidP="00A23D18">
            <w:pPr>
              <w:rPr>
                <w:rFonts w:asciiTheme="minorHAnsi" w:hAnsiTheme="minorHAnsi" w:cstheme="minorHAnsi"/>
                <w:color w:val="467886"/>
                <w:sz w:val="22"/>
                <w:szCs w:val="22"/>
                <w:u w:val="single"/>
              </w:rPr>
            </w:pPr>
            <w:hyperlink r:id="rId71" w:tgtFrame="_new" w:history="1">
              <w:r w:rsidR="00EC7F77" w:rsidRPr="004D3D7B">
                <w:rPr>
                  <w:rFonts w:asciiTheme="minorHAnsi" w:hAnsiTheme="minorHAnsi" w:cstheme="minorHAnsi"/>
                  <w:color w:val="467886"/>
                  <w:sz w:val="22"/>
                  <w:szCs w:val="22"/>
                  <w:u w:val="single"/>
                </w:rPr>
                <w:t>www.youtube.com/c/3blue1brown</w:t>
              </w:r>
            </w:hyperlink>
          </w:p>
        </w:tc>
        <w:tc>
          <w:tcPr>
            <w:tcW w:w="1846" w:type="pct"/>
            <w:tcBorders>
              <w:top w:val="nil"/>
              <w:left w:val="nil"/>
              <w:bottom w:val="single" w:sz="8" w:space="0" w:color="BFBFBF"/>
              <w:right w:val="single" w:sz="8" w:space="0" w:color="BFBFBF"/>
            </w:tcBorders>
            <w:shd w:val="clear" w:color="auto" w:fill="auto"/>
            <w:vAlign w:val="center"/>
            <w:hideMark/>
          </w:tcPr>
          <w:p w14:paraId="71F04FC8" w14:textId="77777777" w:rsidR="00EC7F77" w:rsidRPr="004D3D7B" w:rsidRDefault="00EC7F77" w:rsidP="00A23D18">
            <w:pPr>
              <w:rPr>
                <w:rFonts w:asciiTheme="minorHAnsi" w:hAnsiTheme="minorHAnsi" w:cstheme="minorHAnsi"/>
                <w:color w:val="000000"/>
                <w:sz w:val="22"/>
                <w:szCs w:val="22"/>
              </w:rPr>
            </w:pPr>
            <w:r w:rsidRPr="004D3D7B">
              <w:rPr>
                <w:rFonts w:asciiTheme="minorHAnsi" w:hAnsiTheme="minorHAnsi" w:cstheme="minorHAnsi"/>
                <w:color w:val="000000"/>
                <w:sz w:val="22"/>
                <w:szCs w:val="22"/>
              </w:rPr>
              <w:t>Visual explanations of mathematical concepts, which are foundational for understanding algorithms in data science.</w:t>
            </w:r>
          </w:p>
        </w:tc>
      </w:tr>
      <w:tr w:rsidR="00EC7F77" w:rsidRPr="004D3D7B" w14:paraId="0EB54838" w14:textId="77777777" w:rsidTr="00A23D18">
        <w:trPr>
          <w:trHeight w:val="915"/>
        </w:trPr>
        <w:tc>
          <w:tcPr>
            <w:tcW w:w="1110" w:type="pct"/>
            <w:tcBorders>
              <w:top w:val="nil"/>
              <w:left w:val="single" w:sz="8" w:space="0" w:color="BFBFBF"/>
              <w:bottom w:val="single" w:sz="8" w:space="0" w:color="BFBFBF"/>
              <w:right w:val="single" w:sz="8" w:space="0" w:color="BFBFBF"/>
            </w:tcBorders>
            <w:shd w:val="clear" w:color="auto" w:fill="F2F2F2" w:themeFill="background1" w:themeFillShade="F2"/>
            <w:vAlign w:val="center"/>
            <w:hideMark/>
          </w:tcPr>
          <w:p w14:paraId="297E80FC" w14:textId="77777777" w:rsidR="00EC7F77" w:rsidRPr="004D3D7B" w:rsidRDefault="00EC7F77" w:rsidP="00A23D18">
            <w:pPr>
              <w:rPr>
                <w:rFonts w:asciiTheme="minorHAnsi" w:hAnsiTheme="minorHAnsi" w:cstheme="minorHAnsi"/>
                <w:color w:val="000000"/>
                <w:sz w:val="22"/>
                <w:szCs w:val="22"/>
              </w:rPr>
            </w:pPr>
            <w:proofErr w:type="spellStart"/>
            <w:r w:rsidRPr="004D3D7B">
              <w:rPr>
                <w:rFonts w:asciiTheme="minorHAnsi" w:hAnsiTheme="minorHAnsi" w:cstheme="minorHAnsi"/>
                <w:color w:val="000000"/>
                <w:sz w:val="22"/>
                <w:szCs w:val="22"/>
              </w:rPr>
              <w:t>Sentdex</w:t>
            </w:r>
            <w:proofErr w:type="spellEnd"/>
          </w:p>
        </w:tc>
        <w:tc>
          <w:tcPr>
            <w:tcW w:w="2044" w:type="pct"/>
            <w:tcBorders>
              <w:top w:val="nil"/>
              <w:left w:val="nil"/>
              <w:bottom w:val="single" w:sz="8" w:space="0" w:color="BFBFBF"/>
              <w:right w:val="single" w:sz="8" w:space="0" w:color="BFBFBF"/>
            </w:tcBorders>
            <w:shd w:val="clear" w:color="auto" w:fill="F2F2F2" w:themeFill="background1" w:themeFillShade="F2"/>
            <w:vAlign w:val="center"/>
            <w:hideMark/>
          </w:tcPr>
          <w:p w14:paraId="75270508" w14:textId="77777777" w:rsidR="00EC7F77" w:rsidRPr="004D3D7B" w:rsidRDefault="00000000" w:rsidP="00A23D18">
            <w:pPr>
              <w:rPr>
                <w:rFonts w:asciiTheme="minorHAnsi" w:hAnsiTheme="minorHAnsi" w:cstheme="minorHAnsi"/>
                <w:color w:val="467886"/>
                <w:sz w:val="22"/>
                <w:szCs w:val="22"/>
                <w:u w:val="single"/>
              </w:rPr>
            </w:pPr>
            <w:hyperlink r:id="rId72" w:tgtFrame="_new" w:history="1">
              <w:r w:rsidR="00EC7F77" w:rsidRPr="004D3D7B">
                <w:rPr>
                  <w:rFonts w:asciiTheme="minorHAnsi" w:hAnsiTheme="minorHAnsi" w:cstheme="minorHAnsi"/>
                  <w:color w:val="467886"/>
                  <w:sz w:val="22"/>
                  <w:szCs w:val="22"/>
                  <w:u w:val="single"/>
                </w:rPr>
                <w:t>www.youtube.com/user/sentdex</w:t>
              </w:r>
            </w:hyperlink>
          </w:p>
        </w:tc>
        <w:tc>
          <w:tcPr>
            <w:tcW w:w="1846" w:type="pct"/>
            <w:tcBorders>
              <w:top w:val="nil"/>
              <w:left w:val="nil"/>
              <w:bottom w:val="single" w:sz="8" w:space="0" w:color="BFBFBF"/>
              <w:right w:val="single" w:sz="8" w:space="0" w:color="BFBFBF"/>
            </w:tcBorders>
            <w:shd w:val="clear" w:color="auto" w:fill="F2F2F2" w:themeFill="background1" w:themeFillShade="F2"/>
            <w:vAlign w:val="center"/>
            <w:hideMark/>
          </w:tcPr>
          <w:p w14:paraId="74F8FAAA" w14:textId="77777777" w:rsidR="00EC7F77" w:rsidRPr="004D3D7B" w:rsidRDefault="00EC7F77" w:rsidP="00A23D18">
            <w:pPr>
              <w:rPr>
                <w:rFonts w:asciiTheme="minorHAnsi" w:hAnsiTheme="minorHAnsi" w:cstheme="minorHAnsi"/>
                <w:color w:val="000000"/>
                <w:sz w:val="22"/>
                <w:szCs w:val="22"/>
              </w:rPr>
            </w:pPr>
            <w:r w:rsidRPr="004D3D7B">
              <w:rPr>
                <w:rFonts w:asciiTheme="minorHAnsi" w:hAnsiTheme="minorHAnsi" w:cstheme="minorHAnsi"/>
                <w:color w:val="000000"/>
                <w:sz w:val="22"/>
                <w:szCs w:val="22"/>
              </w:rPr>
              <w:t>Python tutorials with a focus on machine learning, data analysis, and web development.</w:t>
            </w:r>
          </w:p>
        </w:tc>
      </w:tr>
      <w:tr w:rsidR="00EC7F77" w:rsidRPr="004D3D7B" w14:paraId="55898C49" w14:textId="77777777" w:rsidTr="00A23D18">
        <w:trPr>
          <w:trHeight w:val="915"/>
        </w:trPr>
        <w:tc>
          <w:tcPr>
            <w:tcW w:w="1110" w:type="pct"/>
            <w:tcBorders>
              <w:top w:val="nil"/>
              <w:left w:val="single" w:sz="8" w:space="0" w:color="BFBFBF"/>
              <w:bottom w:val="single" w:sz="8" w:space="0" w:color="BFBFBF"/>
              <w:right w:val="single" w:sz="8" w:space="0" w:color="BFBFBF"/>
            </w:tcBorders>
            <w:shd w:val="clear" w:color="auto" w:fill="auto"/>
            <w:vAlign w:val="center"/>
            <w:hideMark/>
          </w:tcPr>
          <w:p w14:paraId="5BA03494" w14:textId="77777777" w:rsidR="00EC7F77" w:rsidRPr="004D3D7B" w:rsidRDefault="00EC7F77" w:rsidP="00A23D18">
            <w:pPr>
              <w:rPr>
                <w:rFonts w:asciiTheme="minorHAnsi" w:hAnsiTheme="minorHAnsi" w:cstheme="minorHAnsi"/>
                <w:color w:val="000000"/>
                <w:sz w:val="22"/>
                <w:szCs w:val="22"/>
              </w:rPr>
            </w:pPr>
            <w:r w:rsidRPr="004D3D7B">
              <w:rPr>
                <w:rFonts w:asciiTheme="minorHAnsi" w:hAnsiTheme="minorHAnsi" w:cstheme="minorHAnsi"/>
                <w:color w:val="000000"/>
                <w:sz w:val="22"/>
                <w:szCs w:val="22"/>
              </w:rPr>
              <w:t>Simplilearn</w:t>
            </w:r>
          </w:p>
        </w:tc>
        <w:tc>
          <w:tcPr>
            <w:tcW w:w="2044" w:type="pct"/>
            <w:tcBorders>
              <w:top w:val="nil"/>
              <w:left w:val="nil"/>
              <w:bottom w:val="single" w:sz="8" w:space="0" w:color="BFBFBF"/>
              <w:right w:val="single" w:sz="8" w:space="0" w:color="BFBFBF"/>
            </w:tcBorders>
            <w:shd w:val="clear" w:color="auto" w:fill="auto"/>
            <w:vAlign w:val="center"/>
            <w:hideMark/>
          </w:tcPr>
          <w:p w14:paraId="2C0E005C" w14:textId="77777777" w:rsidR="00EC7F77" w:rsidRPr="004D3D7B" w:rsidRDefault="00000000" w:rsidP="00A23D18">
            <w:pPr>
              <w:rPr>
                <w:rFonts w:asciiTheme="minorHAnsi" w:hAnsiTheme="minorHAnsi" w:cstheme="minorHAnsi"/>
                <w:color w:val="467886"/>
                <w:sz w:val="22"/>
                <w:szCs w:val="22"/>
                <w:u w:val="single"/>
              </w:rPr>
            </w:pPr>
            <w:hyperlink r:id="rId73" w:tgtFrame="_new" w:history="1">
              <w:r w:rsidR="00EC7F77" w:rsidRPr="004D3D7B">
                <w:rPr>
                  <w:rFonts w:asciiTheme="minorHAnsi" w:hAnsiTheme="minorHAnsi" w:cstheme="minorHAnsi"/>
                  <w:color w:val="467886"/>
                  <w:sz w:val="22"/>
                  <w:szCs w:val="22"/>
                  <w:u w:val="single"/>
                </w:rPr>
                <w:t>www.youtube.com/user/Simplilearn</w:t>
              </w:r>
            </w:hyperlink>
          </w:p>
        </w:tc>
        <w:tc>
          <w:tcPr>
            <w:tcW w:w="1846" w:type="pct"/>
            <w:tcBorders>
              <w:top w:val="nil"/>
              <w:left w:val="nil"/>
              <w:bottom w:val="single" w:sz="8" w:space="0" w:color="BFBFBF"/>
              <w:right w:val="single" w:sz="8" w:space="0" w:color="BFBFBF"/>
            </w:tcBorders>
            <w:shd w:val="clear" w:color="auto" w:fill="auto"/>
            <w:vAlign w:val="center"/>
            <w:hideMark/>
          </w:tcPr>
          <w:p w14:paraId="3030A729" w14:textId="77777777" w:rsidR="00EC7F77" w:rsidRPr="004D3D7B" w:rsidRDefault="00EC7F77" w:rsidP="00A23D18">
            <w:pPr>
              <w:rPr>
                <w:rFonts w:asciiTheme="minorHAnsi" w:hAnsiTheme="minorHAnsi" w:cstheme="minorHAnsi"/>
                <w:color w:val="000000"/>
                <w:sz w:val="22"/>
                <w:szCs w:val="22"/>
              </w:rPr>
            </w:pPr>
            <w:r w:rsidRPr="004D3D7B">
              <w:rPr>
                <w:rFonts w:asciiTheme="minorHAnsi" w:hAnsiTheme="minorHAnsi" w:cstheme="minorHAnsi"/>
                <w:color w:val="000000"/>
                <w:sz w:val="22"/>
                <w:szCs w:val="22"/>
              </w:rPr>
              <w:t>A broad range of tutorials on data science, AI, and programming, ideal for beginners.</w:t>
            </w:r>
          </w:p>
        </w:tc>
      </w:tr>
      <w:tr w:rsidR="00EC7F77" w:rsidRPr="004D3D7B" w14:paraId="6197E52A" w14:textId="77777777" w:rsidTr="00A23D18">
        <w:trPr>
          <w:trHeight w:val="915"/>
        </w:trPr>
        <w:tc>
          <w:tcPr>
            <w:tcW w:w="1110" w:type="pct"/>
            <w:tcBorders>
              <w:top w:val="nil"/>
              <w:left w:val="single" w:sz="8" w:space="0" w:color="BFBFBF"/>
              <w:bottom w:val="single" w:sz="8" w:space="0" w:color="BFBFBF"/>
              <w:right w:val="single" w:sz="8" w:space="0" w:color="BFBFBF"/>
            </w:tcBorders>
            <w:shd w:val="clear" w:color="auto" w:fill="F2F2F2" w:themeFill="background1" w:themeFillShade="F2"/>
            <w:vAlign w:val="center"/>
            <w:hideMark/>
          </w:tcPr>
          <w:p w14:paraId="18D7B5CC" w14:textId="77777777" w:rsidR="00EC7F77" w:rsidRPr="004D3D7B" w:rsidRDefault="00EC7F77" w:rsidP="00A23D18">
            <w:pPr>
              <w:rPr>
                <w:rFonts w:asciiTheme="minorHAnsi" w:hAnsiTheme="minorHAnsi" w:cstheme="minorHAnsi"/>
                <w:color w:val="000000"/>
                <w:sz w:val="22"/>
                <w:szCs w:val="22"/>
              </w:rPr>
            </w:pPr>
            <w:r w:rsidRPr="004D3D7B">
              <w:rPr>
                <w:rFonts w:asciiTheme="minorHAnsi" w:hAnsiTheme="minorHAnsi" w:cstheme="minorHAnsi"/>
                <w:color w:val="000000"/>
                <w:sz w:val="22"/>
                <w:szCs w:val="22"/>
              </w:rPr>
              <w:t>Coding Train</w:t>
            </w:r>
          </w:p>
        </w:tc>
        <w:tc>
          <w:tcPr>
            <w:tcW w:w="2044" w:type="pct"/>
            <w:tcBorders>
              <w:top w:val="nil"/>
              <w:left w:val="nil"/>
              <w:bottom w:val="single" w:sz="8" w:space="0" w:color="BFBFBF"/>
              <w:right w:val="single" w:sz="8" w:space="0" w:color="BFBFBF"/>
            </w:tcBorders>
            <w:shd w:val="clear" w:color="auto" w:fill="F2F2F2" w:themeFill="background1" w:themeFillShade="F2"/>
            <w:vAlign w:val="center"/>
            <w:hideMark/>
          </w:tcPr>
          <w:p w14:paraId="26660E74" w14:textId="77777777" w:rsidR="00EC7F77" w:rsidRPr="004D3D7B" w:rsidRDefault="00000000" w:rsidP="00A23D18">
            <w:pPr>
              <w:rPr>
                <w:rFonts w:asciiTheme="minorHAnsi" w:hAnsiTheme="minorHAnsi" w:cstheme="minorHAnsi"/>
                <w:color w:val="467886"/>
                <w:sz w:val="22"/>
                <w:szCs w:val="22"/>
                <w:u w:val="single"/>
              </w:rPr>
            </w:pPr>
            <w:hyperlink r:id="rId74" w:tgtFrame="_new" w:history="1">
              <w:r w:rsidR="00EC7F77" w:rsidRPr="004D3D7B">
                <w:rPr>
                  <w:rFonts w:asciiTheme="minorHAnsi" w:hAnsiTheme="minorHAnsi" w:cstheme="minorHAnsi"/>
                  <w:color w:val="467886"/>
                  <w:sz w:val="22"/>
                  <w:szCs w:val="22"/>
                  <w:u w:val="single"/>
                </w:rPr>
                <w:t>www.youtube.com/user/shiffman</w:t>
              </w:r>
            </w:hyperlink>
          </w:p>
        </w:tc>
        <w:tc>
          <w:tcPr>
            <w:tcW w:w="1846" w:type="pct"/>
            <w:tcBorders>
              <w:top w:val="nil"/>
              <w:left w:val="nil"/>
              <w:bottom w:val="single" w:sz="8" w:space="0" w:color="BFBFBF"/>
              <w:right w:val="single" w:sz="8" w:space="0" w:color="BFBFBF"/>
            </w:tcBorders>
            <w:shd w:val="clear" w:color="auto" w:fill="F2F2F2" w:themeFill="background1" w:themeFillShade="F2"/>
            <w:vAlign w:val="center"/>
            <w:hideMark/>
          </w:tcPr>
          <w:p w14:paraId="34454C96" w14:textId="77777777" w:rsidR="00EC7F77" w:rsidRPr="004D3D7B" w:rsidRDefault="00EC7F77" w:rsidP="00A23D18">
            <w:pPr>
              <w:rPr>
                <w:rFonts w:asciiTheme="minorHAnsi" w:hAnsiTheme="minorHAnsi" w:cstheme="minorHAnsi"/>
                <w:color w:val="000000"/>
                <w:sz w:val="22"/>
                <w:szCs w:val="22"/>
              </w:rPr>
            </w:pPr>
            <w:r w:rsidRPr="004D3D7B">
              <w:rPr>
                <w:rFonts w:asciiTheme="minorHAnsi" w:hAnsiTheme="minorHAnsi" w:cstheme="minorHAnsi"/>
                <w:color w:val="000000"/>
                <w:sz w:val="22"/>
                <w:szCs w:val="22"/>
              </w:rPr>
              <w:t>Creative coding tutorials in JavaScript and Python, focusing on visualizations and simulations.</w:t>
            </w:r>
          </w:p>
        </w:tc>
      </w:tr>
      <w:tr w:rsidR="00EC7F77" w:rsidRPr="004D3D7B" w14:paraId="40945D30" w14:textId="77777777" w:rsidTr="00A23D18">
        <w:trPr>
          <w:trHeight w:val="1215"/>
        </w:trPr>
        <w:tc>
          <w:tcPr>
            <w:tcW w:w="1110" w:type="pct"/>
            <w:tcBorders>
              <w:top w:val="nil"/>
              <w:left w:val="single" w:sz="8" w:space="0" w:color="BFBFBF"/>
              <w:bottom w:val="single" w:sz="8" w:space="0" w:color="BFBFBF"/>
              <w:right w:val="single" w:sz="8" w:space="0" w:color="BFBFBF"/>
            </w:tcBorders>
            <w:shd w:val="clear" w:color="auto" w:fill="auto"/>
            <w:vAlign w:val="center"/>
            <w:hideMark/>
          </w:tcPr>
          <w:p w14:paraId="1B3F71D3" w14:textId="77777777" w:rsidR="00EC7F77" w:rsidRPr="004D3D7B" w:rsidRDefault="00EC7F77" w:rsidP="00A23D18">
            <w:pPr>
              <w:rPr>
                <w:rFonts w:asciiTheme="minorHAnsi" w:hAnsiTheme="minorHAnsi" w:cstheme="minorHAnsi"/>
                <w:color w:val="000000"/>
                <w:sz w:val="22"/>
                <w:szCs w:val="22"/>
              </w:rPr>
            </w:pPr>
            <w:proofErr w:type="spellStart"/>
            <w:r w:rsidRPr="004D3D7B">
              <w:rPr>
                <w:rFonts w:asciiTheme="minorHAnsi" w:hAnsiTheme="minorHAnsi" w:cstheme="minorHAnsi"/>
                <w:color w:val="000000"/>
                <w:sz w:val="22"/>
                <w:szCs w:val="22"/>
              </w:rPr>
              <w:t>freeCodeCamp</w:t>
            </w:r>
            <w:proofErr w:type="spellEnd"/>
          </w:p>
        </w:tc>
        <w:tc>
          <w:tcPr>
            <w:tcW w:w="2044" w:type="pct"/>
            <w:tcBorders>
              <w:top w:val="nil"/>
              <w:left w:val="nil"/>
              <w:bottom w:val="single" w:sz="8" w:space="0" w:color="BFBFBF"/>
              <w:right w:val="single" w:sz="8" w:space="0" w:color="BFBFBF"/>
            </w:tcBorders>
            <w:shd w:val="clear" w:color="auto" w:fill="auto"/>
            <w:vAlign w:val="center"/>
            <w:hideMark/>
          </w:tcPr>
          <w:p w14:paraId="6BFE5EE7" w14:textId="77777777" w:rsidR="00EC7F77" w:rsidRPr="004D3D7B" w:rsidRDefault="00000000" w:rsidP="00A23D18">
            <w:pPr>
              <w:rPr>
                <w:rFonts w:asciiTheme="minorHAnsi" w:hAnsiTheme="minorHAnsi" w:cstheme="minorHAnsi"/>
                <w:color w:val="467886"/>
                <w:sz w:val="22"/>
                <w:szCs w:val="22"/>
                <w:u w:val="single"/>
              </w:rPr>
            </w:pPr>
            <w:hyperlink r:id="rId75" w:tgtFrame="_new" w:history="1">
              <w:r w:rsidR="00EC7F77" w:rsidRPr="004D3D7B">
                <w:rPr>
                  <w:rFonts w:asciiTheme="minorHAnsi" w:hAnsiTheme="minorHAnsi" w:cstheme="minorHAnsi"/>
                  <w:color w:val="467886"/>
                  <w:sz w:val="22"/>
                  <w:szCs w:val="22"/>
                  <w:u w:val="single"/>
                </w:rPr>
                <w:t>www.youtube.com/c/Freecodecamp</w:t>
              </w:r>
            </w:hyperlink>
          </w:p>
        </w:tc>
        <w:tc>
          <w:tcPr>
            <w:tcW w:w="1846" w:type="pct"/>
            <w:tcBorders>
              <w:top w:val="nil"/>
              <w:left w:val="nil"/>
              <w:bottom w:val="single" w:sz="8" w:space="0" w:color="BFBFBF"/>
              <w:right w:val="single" w:sz="8" w:space="0" w:color="BFBFBF"/>
            </w:tcBorders>
            <w:shd w:val="clear" w:color="auto" w:fill="auto"/>
            <w:vAlign w:val="center"/>
            <w:hideMark/>
          </w:tcPr>
          <w:p w14:paraId="188BA70D" w14:textId="77777777" w:rsidR="00EC7F77" w:rsidRPr="004D3D7B" w:rsidRDefault="00EC7F77" w:rsidP="00A23D18">
            <w:pPr>
              <w:rPr>
                <w:rFonts w:asciiTheme="minorHAnsi" w:hAnsiTheme="minorHAnsi" w:cstheme="minorHAnsi"/>
                <w:color w:val="000000"/>
                <w:sz w:val="22"/>
                <w:szCs w:val="22"/>
              </w:rPr>
            </w:pPr>
            <w:r w:rsidRPr="004D3D7B">
              <w:rPr>
                <w:rFonts w:asciiTheme="minorHAnsi" w:hAnsiTheme="minorHAnsi" w:cstheme="minorHAnsi"/>
                <w:color w:val="000000"/>
                <w:sz w:val="22"/>
                <w:szCs w:val="22"/>
              </w:rPr>
              <w:t>Offers in-depth, free programming tutorials, including full courses on Python, machine learning, and data science.</w:t>
            </w:r>
          </w:p>
        </w:tc>
      </w:tr>
    </w:tbl>
    <w:p w14:paraId="16C7CE83" w14:textId="77777777" w:rsidR="00EC7F77" w:rsidRPr="007D233C" w:rsidRDefault="00EC7F77" w:rsidP="00EC7F77">
      <w:pPr>
        <w:pStyle w:val="ABodyCopy"/>
        <w:spacing w:afterLines="180" w:after="432"/>
        <w:ind w:left="0"/>
        <w:rPr>
          <w:rFonts w:asciiTheme="minorHAnsi" w:hAnsiTheme="minorHAnsi" w:cstheme="minorHAnsi"/>
        </w:rPr>
      </w:pPr>
    </w:p>
    <w:p w14:paraId="0A4A236D" w14:textId="77777777" w:rsidR="00EC7F77" w:rsidRPr="007D233C" w:rsidRDefault="00EC7F77" w:rsidP="00EC7F77">
      <w:pPr>
        <w:pStyle w:val="ABodyCopy"/>
        <w:spacing w:afterLines="180" w:after="432"/>
        <w:ind w:left="0"/>
        <w:rPr>
          <w:rFonts w:asciiTheme="minorHAnsi" w:hAnsiTheme="minorHAnsi" w:cstheme="minorHAnsi"/>
          <w:b/>
          <w:bCs/>
          <w:sz w:val="22"/>
          <w:szCs w:val="22"/>
        </w:rPr>
      </w:pPr>
      <w:r w:rsidRPr="007D233C">
        <w:rPr>
          <w:rFonts w:asciiTheme="minorHAnsi" w:hAnsiTheme="minorHAnsi" w:cstheme="minorHAnsi"/>
          <w:b/>
          <w:bCs/>
          <w:sz w:val="22"/>
          <w:szCs w:val="22"/>
        </w:rPr>
        <w:t>Subreddits</w:t>
      </w:r>
    </w:p>
    <w:tbl>
      <w:tblPr>
        <w:tblW w:w="5000" w:type="pct"/>
        <w:tblLook w:val="04A0" w:firstRow="1" w:lastRow="0" w:firstColumn="1" w:lastColumn="0" w:noHBand="0" w:noVBand="1"/>
      </w:tblPr>
      <w:tblGrid>
        <w:gridCol w:w="2328"/>
        <w:gridCol w:w="3922"/>
        <w:gridCol w:w="2010"/>
      </w:tblGrid>
      <w:tr w:rsidR="00EC7F77" w:rsidRPr="007D233C" w14:paraId="3CBF7EF1" w14:textId="77777777" w:rsidTr="00A23D18">
        <w:trPr>
          <w:trHeight w:val="315"/>
        </w:trPr>
        <w:tc>
          <w:tcPr>
            <w:tcW w:w="1419" w:type="pct"/>
            <w:tcBorders>
              <w:top w:val="single" w:sz="8" w:space="0" w:color="BFBFBF"/>
              <w:left w:val="single" w:sz="8" w:space="0" w:color="BFBFBF"/>
              <w:bottom w:val="single" w:sz="8" w:space="0" w:color="BFBFBF"/>
              <w:right w:val="single" w:sz="8" w:space="0" w:color="BFBFBF"/>
            </w:tcBorders>
            <w:shd w:val="clear" w:color="auto" w:fill="auto"/>
            <w:vAlign w:val="center"/>
            <w:hideMark/>
          </w:tcPr>
          <w:p w14:paraId="593DCA0A" w14:textId="77777777" w:rsidR="00EC7F77" w:rsidRPr="00A022F2" w:rsidRDefault="00EC7F77" w:rsidP="00A23D18">
            <w:pPr>
              <w:jc w:val="center"/>
              <w:rPr>
                <w:rFonts w:asciiTheme="minorHAnsi" w:hAnsiTheme="minorHAnsi" w:cstheme="minorHAnsi"/>
                <w:b/>
                <w:bCs/>
                <w:color w:val="000000"/>
                <w:sz w:val="22"/>
                <w:szCs w:val="22"/>
              </w:rPr>
            </w:pPr>
            <w:r w:rsidRPr="00A022F2">
              <w:rPr>
                <w:rFonts w:asciiTheme="minorHAnsi" w:hAnsiTheme="minorHAnsi" w:cstheme="minorHAnsi"/>
                <w:b/>
                <w:bCs/>
                <w:color w:val="000000"/>
                <w:sz w:val="22"/>
                <w:szCs w:val="22"/>
              </w:rPr>
              <w:t>Subreddit</w:t>
            </w:r>
          </w:p>
        </w:tc>
        <w:tc>
          <w:tcPr>
            <w:tcW w:w="1952" w:type="pct"/>
            <w:tcBorders>
              <w:top w:val="single" w:sz="8" w:space="0" w:color="BFBFBF"/>
              <w:left w:val="nil"/>
              <w:bottom w:val="single" w:sz="8" w:space="0" w:color="BFBFBF"/>
              <w:right w:val="single" w:sz="8" w:space="0" w:color="BFBFBF"/>
            </w:tcBorders>
            <w:shd w:val="clear" w:color="auto" w:fill="auto"/>
            <w:vAlign w:val="center"/>
            <w:hideMark/>
          </w:tcPr>
          <w:p w14:paraId="327CB960" w14:textId="77777777" w:rsidR="00EC7F77" w:rsidRPr="00A022F2" w:rsidRDefault="00EC7F77" w:rsidP="00A23D18">
            <w:pPr>
              <w:jc w:val="center"/>
              <w:rPr>
                <w:rFonts w:asciiTheme="minorHAnsi" w:hAnsiTheme="minorHAnsi" w:cstheme="minorHAnsi"/>
                <w:b/>
                <w:bCs/>
                <w:color w:val="000000"/>
                <w:sz w:val="22"/>
                <w:szCs w:val="22"/>
              </w:rPr>
            </w:pPr>
            <w:r w:rsidRPr="00A022F2">
              <w:rPr>
                <w:rFonts w:asciiTheme="minorHAnsi" w:hAnsiTheme="minorHAnsi" w:cstheme="minorHAnsi"/>
                <w:b/>
                <w:bCs/>
                <w:color w:val="000000"/>
                <w:sz w:val="22"/>
                <w:szCs w:val="22"/>
              </w:rPr>
              <w:t>URL</w:t>
            </w:r>
          </w:p>
        </w:tc>
        <w:tc>
          <w:tcPr>
            <w:tcW w:w="1628" w:type="pct"/>
            <w:tcBorders>
              <w:top w:val="single" w:sz="8" w:space="0" w:color="BFBFBF"/>
              <w:left w:val="nil"/>
              <w:bottom w:val="single" w:sz="8" w:space="0" w:color="BFBFBF"/>
              <w:right w:val="single" w:sz="8" w:space="0" w:color="BFBFBF"/>
            </w:tcBorders>
            <w:shd w:val="clear" w:color="auto" w:fill="auto"/>
            <w:vAlign w:val="center"/>
            <w:hideMark/>
          </w:tcPr>
          <w:p w14:paraId="75E0663F" w14:textId="77777777" w:rsidR="00EC7F77" w:rsidRPr="00A022F2" w:rsidRDefault="00EC7F77" w:rsidP="00A23D18">
            <w:pPr>
              <w:jc w:val="center"/>
              <w:rPr>
                <w:rFonts w:asciiTheme="minorHAnsi" w:hAnsiTheme="minorHAnsi" w:cstheme="minorHAnsi"/>
                <w:b/>
                <w:bCs/>
                <w:color w:val="000000"/>
                <w:sz w:val="22"/>
                <w:szCs w:val="22"/>
              </w:rPr>
            </w:pPr>
            <w:r w:rsidRPr="00A022F2">
              <w:rPr>
                <w:rFonts w:asciiTheme="minorHAnsi" w:hAnsiTheme="minorHAnsi" w:cstheme="minorHAnsi"/>
                <w:b/>
                <w:bCs/>
                <w:color w:val="000000"/>
                <w:sz w:val="22"/>
                <w:szCs w:val="22"/>
              </w:rPr>
              <w:t>Description</w:t>
            </w:r>
          </w:p>
        </w:tc>
      </w:tr>
      <w:tr w:rsidR="00EC7F77" w:rsidRPr="007D233C" w14:paraId="5137F2F0" w14:textId="77777777" w:rsidTr="00A23D18">
        <w:trPr>
          <w:trHeight w:val="1515"/>
        </w:trPr>
        <w:tc>
          <w:tcPr>
            <w:tcW w:w="1419" w:type="pct"/>
            <w:tcBorders>
              <w:top w:val="nil"/>
              <w:left w:val="single" w:sz="8" w:space="0" w:color="BFBFBF"/>
              <w:bottom w:val="single" w:sz="8" w:space="0" w:color="BFBFBF"/>
              <w:right w:val="single" w:sz="8" w:space="0" w:color="BFBFBF"/>
            </w:tcBorders>
            <w:shd w:val="clear" w:color="auto" w:fill="F2F2F2" w:themeFill="background1" w:themeFillShade="F2"/>
            <w:vAlign w:val="center"/>
            <w:hideMark/>
          </w:tcPr>
          <w:p w14:paraId="1975A75D" w14:textId="77777777" w:rsidR="00EC7F77" w:rsidRPr="00A022F2" w:rsidRDefault="00EC7F77" w:rsidP="00A23D18">
            <w:pPr>
              <w:rPr>
                <w:rFonts w:asciiTheme="minorHAnsi" w:hAnsiTheme="minorHAnsi" w:cstheme="minorHAnsi"/>
                <w:color w:val="000000"/>
                <w:sz w:val="22"/>
                <w:szCs w:val="22"/>
              </w:rPr>
            </w:pPr>
            <w:r w:rsidRPr="00A022F2">
              <w:rPr>
                <w:rFonts w:asciiTheme="minorHAnsi" w:hAnsiTheme="minorHAnsi" w:cstheme="minorHAnsi"/>
                <w:color w:val="000000"/>
                <w:sz w:val="22"/>
                <w:szCs w:val="22"/>
              </w:rPr>
              <w:t>r/</w:t>
            </w:r>
            <w:proofErr w:type="spellStart"/>
            <w:r w:rsidRPr="00A022F2">
              <w:rPr>
                <w:rFonts w:asciiTheme="minorHAnsi" w:hAnsiTheme="minorHAnsi" w:cstheme="minorHAnsi"/>
                <w:color w:val="000000"/>
                <w:sz w:val="22"/>
                <w:szCs w:val="22"/>
              </w:rPr>
              <w:t>datascience</w:t>
            </w:r>
            <w:proofErr w:type="spellEnd"/>
          </w:p>
        </w:tc>
        <w:tc>
          <w:tcPr>
            <w:tcW w:w="1952" w:type="pct"/>
            <w:tcBorders>
              <w:top w:val="nil"/>
              <w:left w:val="nil"/>
              <w:bottom w:val="single" w:sz="8" w:space="0" w:color="BFBFBF"/>
              <w:right w:val="single" w:sz="8" w:space="0" w:color="BFBFBF"/>
            </w:tcBorders>
            <w:shd w:val="clear" w:color="auto" w:fill="F2F2F2" w:themeFill="background1" w:themeFillShade="F2"/>
            <w:vAlign w:val="center"/>
            <w:hideMark/>
          </w:tcPr>
          <w:p w14:paraId="51A25D05" w14:textId="77777777" w:rsidR="00EC7F77" w:rsidRPr="00A022F2" w:rsidRDefault="00000000" w:rsidP="00A23D18">
            <w:pPr>
              <w:rPr>
                <w:rFonts w:asciiTheme="minorHAnsi" w:hAnsiTheme="minorHAnsi" w:cstheme="minorHAnsi"/>
                <w:color w:val="467886"/>
                <w:sz w:val="22"/>
                <w:szCs w:val="22"/>
                <w:u w:val="single"/>
              </w:rPr>
            </w:pPr>
            <w:hyperlink r:id="rId76" w:tgtFrame="_new" w:history="1">
              <w:r w:rsidR="00EC7F77" w:rsidRPr="00A022F2">
                <w:rPr>
                  <w:rFonts w:asciiTheme="minorHAnsi" w:hAnsiTheme="minorHAnsi" w:cstheme="minorHAnsi"/>
                  <w:color w:val="467886"/>
                  <w:sz w:val="22"/>
                  <w:szCs w:val="22"/>
                  <w:u w:val="single"/>
                </w:rPr>
                <w:t>www.reddit.com/r/datascience</w:t>
              </w:r>
            </w:hyperlink>
          </w:p>
        </w:tc>
        <w:tc>
          <w:tcPr>
            <w:tcW w:w="1628" w:type="pct"/>
            <w:tcBorders>
              <w:top w:val="nil"/>
              <w:left w:val="nil"/>
              <w:bottom w:val="single" w:sz="8" w:space="0" w:color="BFBFBF"/>
              <w:right w:val="single" w:sz="8" w:space="0" w:color="BFBFBF"/>
            </w:tcBorders>
            <w:shd w:val="clear" w:color="auto" w:fill="F2F2F2" w:themeFill="background1" w:themeFillShade="F2"/>
            <w:vAlign w:val="center"/>
            <w:hideMark/>
          </w:tcPr>
          <w:p w14:paraId="5CD77888" w14:textId="77777777" w:rsidR="00EC7F77" w:rsidRPr="00A022F2" w:rsidRDefault="00EC7F77" w:rsidP="00A23D18">
            <w:pPr>
              <w:rPr>
                <w:rFonts w:asciiTheme="minorHAnsi" w:hAnsiTheme="minorHAnsi" w:cstheme="minorHAnsi"/>
                <w:color w:val="000000"/>
                <w:sz w:val="22"/>
                <w:szCs w:val="22"/>
              </w:rPr>
            </w:pPr>
            <w:r w:rsidRPr="00A022F2">
              <w:rPr>
                <w:rFonts w:asciiTheme="minorHAnsi" w:hAnsiTheme="minorHAnsi" w:cstheme="minorHAnsi"/>
                <w:color w:val="000000"/>
                <w:sz w:val="22"/>
                <w:szCs w:val="22"/>
              </w:rPr>
              <w:t>A community focused on data science discussions, sharing resources, and solving problems. Useful for all programming languages.</w:t>
            </w:r>
          </w:p>
        </w:tc>
      </w:tr>
      <w:tr w:rsidR="00EC7F77" w:rsidRPr="007D233C" w14:paraId="4809FB37" w14:textId="77777777" w:rsidTr="00A23D18">
        <w:trPr>
          <w:trHeight w:val="915"/>
        </w:trPr>
        <w:tc>
          <w:tcPr>
            <w:tcW w:w="1419" w:type="pct"/>
            <w:tcBorders>
              <w:top w:val="nil"/>
              <w:left w:val="single" w:sz="8" w:space="0" w:color="BFBFBF"/>
              <w:bottom w:val="single" w:sz="8" w:space="0" w:color="BFBFBF"/>
              <w:right w:val="single" w:sz="8" w:space="0" w:color="BFBFBF"/>
            </w:tcBorders>
            <w:shd w:val="clear" w:color="auto" w:fill="auto"/>
            <w:vAlign w:val="center"/>
            <w:hideMark/>
          </w:tcPr>
          <w:p w14:paraId="6A6FD2DA" w14:textId="77777777" w:rsidR="00EC7F77" w:rsidRPr="00A022F2" w:rsidRDefault="00EC7F77" w:rsidP="00A23D18">
            <w:pPr>
              <w:rPr>
                <w:rFonts w:asciiTheme="minorHAnsi" w:hAnsiTheme="minorHAnsi" w:cstheme="minorHAnsi"/>
                <w:color w:val="000000"/>
                <w:sz w:val="22"/>
                <w:szCs w:val="22"/>
              </w:rPr>
            </w:pPr>
            <w:r w:rsidRPr="00A022F2">
              <w:rPr>
                <w:rFonts w:asciiTheme="minorHAnsi" w:hAnsiTheme="minorHAnsi" w:cstheme="minorHAnsi"/>
                <w:color w:val="000000"/>
                <w:sz w:val="22"/>
                <w:szCs w:val="22"/>
              </w:rPr>
              <w:lastRenderedPageBreak/>
              <w:t>r/</w:t>
            </w:r>
            <w:proofErr w:type="spellStart"/>
            <w:r w:rsidRPr="00A022F2">
              <w:rPr>
                <w:rFonts w:asciiTheme="minorHAnsi" w:hAnsiTheme="minorHAnsi" w:cstheme="minorHAnsi"/>
                <w:color w:val="000000"/>
                <w:sz w:val="22"/>
                <w:szCs w:val="22"/>
              </w:rPr>
              <w:t>learnpython</w:t>
            </w:r>
            <w:proofErr w:type="spellEnd"/>
          </w:p>
        </w:tc>
        <w:tc>
          <w:tcPr>
            <w:tcW w:w="1952" w:type="pct"/>
            <w:tcBorders>
              <w:top w:val="nil"/>
              <w:left w:val="nil"/>
              <w:bottom w:val="single" w:sz="8" w:space="0" w:color="BFBFBF"/>
              <w:right w:val="single" w:sz="8" w:space="0" w:color="BFBFBF"/>
            </w:tcBorders>
            <w:shd w:val="clear" w:color="auto" w:fill="auto"/>
            <w:vAlign w:val="center"/>
            <w:hideMark/>
          </w:tcPr>
          <w:p w14:paraId="5EF8E416" w14:textId="77777777" w:rsidR="00EC7F77" w:rsidRPr="00A022F2" w:rsidRDefault="00000000" w:rsidP="00A23D18">
            <w:pPr>
              <w:rPr>
                <w:rFonts w:asciiTheme="minorHAnsi" w:hAnsiTheme="minorHAnsi" w:cstheme="minorHAnsi"/>
                <w:color w:val="467886"/>
                <w:sz w:val="22"/>
                <w:szCs w:val="22"/>
                <w:u w:val="single"/>
              </w:rPr>
            </w:pPr>
            <w:hyperlink r:id="rId77" w:tgtFrame="_new" w:history="1">
              <w:r w:rsidR="00EC7F77" w:rsidRPr="00A022F2">
                <w:rPr>
                  <w:rFonts w:asciiTheme="minorHAnsi" w:hAnsiTheme="minorHAnsi" w:cstheme="minorHAnsi"/>
                  <w:color w:val="467886"/>
                  <w:sz w:val="22"/>
                  <w:szCs w:val="22"/>
                  <w:u w:val="single"/>
                </w:rPr>
                <w:t>www.reddit.com/r/learnpython</w:t>
              </w:r>
            </w:hyperlink>
          </w:p>
        </w:tc>
        <w:tc>
          <w:tcPr>
            <w:tcW w:w="1628" w:type="pct"/>
            <w:tcBorders>
              <w:top w:val="nil"/>
              <w:left w:val="nil"/>
              <w:bottom w:val="single" w:sz="8" w:space="0" w:color="BFBFBF"/>
              <w:right w:val="single" w:sz="8" w:space="0" w:color="BFBFBF"/>
            </w:tcBorders>
            <w:shd w:val="clear" w:color="auto" w:fill="auto"/>
            <w:vAlign w:val="center"/>
            <w:hideMark/>
          </w:tcPr>
          <w:p w14:paraId="0D53199B" w14:textId="77777777" w:rsidR="00EC7F77" w:rsidRPr="00A022F2" w:rsidRDefault="00EC7F77" w:rsidP="00A23D18">
            <w:pPr>
              <w:rPr>
                <w:rFonts w:asciiTheme="minorHAnsi" w:hAnsiTheme="minorHAnsi" w:cstheme="minorHAnsi"/>
                <w:color w:val="000000"/>
                <w:sz w:val="22"/>
                <w:szCs w:val="22"/>
              </w:rPr>
            </w:pPr>
            <w:r w:rsidRPr="00A022F2">
              <w:rPr>
                <w:rFonts w:asciiTheme="minorHAnsi" w:hAnsiTheme="minorHAnsi" w:cstheme="minorHAnsi"/>
                <w:color w:val="000000"/>
                <w:sz w:val="22"/>
                <w:szCs w:val="22"/>
              </w:rPr>
              <w:t>Ideal for beginners and intermediate users of Python, providing help, resources, and tutorials.</w:t>
            </w:r>
          </w:p>
        </w:tc>
      </w:tr>
      <w:tr w:rsidR="00EC7F77" w:rsidRPr="007D233C" w14:paraId="6FCA7B86" w14:textId="77777777" w:rsidTr="00A23D18">
        <w:trPr>
          <w:trHeight w:val="1215"/>
        </w:trPr>
        <w:tc>
          <w:tcPr>
            <w:tcW w:w="1419" w:type="pct"/>
            <w:tcBorders>
              <w:top w:val="nil"/>
              <w:left w:val="single" w:sz="8" w:space="0" w:color="BFBFBF"/>
              <w:bottom w:val="single" w:sz="8" w:space="0" w:color="BFBFBF"/>
              <w:right w:val="single" w:sz="8" w:space="0" w:color="BFBFBF"/>
            </w:tcBorders>
            <w:shd w:val="clear" w:color="auto" w:fill="F2F2F2" w:themeFill="background1" w:themeFillShade="F2"/>
            <w:vAlign w:val="center"/>
            <w:hideMark/>
          </w:tcPr>
          <w:p w14:paraId="41F757C1" w14:textId="77777777" w:rsidR="00EC7F77" w:rsidRPr="00A022F2" w:rsidRDefault="00EC7F77" w:rsidP="00A23D18">
            <w:pPr>
              <w:rPr>
                <w:rFonts w:asciiTheme="minorHAnsi" w:hAnsiTheme="minorHAnsi" w:cstheme="minorHAnsi"/>
                <w:color w:val="000000"/>
                <w:sz w:val="22"/>
                <w:szCs w:val="22"/>
              </w:rPr>
            </w:pPr>
            <w:r w:rsidRPr="00A022F2">
              <w:rPr>
                <w:rFonts w:asciiTheme="minorHAnsi" w:hAnsiTheme="minorHAnsi" w:cstheme="minorHAnsi"/>
                <w:color w:val="000000"/>
                <w:sz w:val="22"/>
                <w:szCs w:val="22"/>
              </w:rPr>
              <w:t>r/SAS</w:t>
            </w:r>
          </w:p>
        </w:tc>
        <w:tc>
          <w:tcPr>
            <w:tcW w:w="1952" w:type="pct"/>
            <w:tcBorders>
              <w:top w:val="nil"/>
              <w:left w:val="nil"/>
              <w:bottom w:val="single" w:sz="8" w:space="0" w:color="BFBFBF"/>
              <w:right w:val="single" w:sz="8" w:space="0" w:color="BFBFBF"/>
            </w:tcBorders>
            <w:shd w:val="clear" w:color="auto" w:fill="F2F2F2" w:themeFill="background1" w:themeFillShade="F2"/>
            <w:vAlign w:val="center"/>
            <w:hideMark/>
          </w:tcPr>
          <w:p w14:paraId="48EE5ABC" w14:textId="77777777" w:rsidR="00EC7F77" w:rsidRPr="00A022F2" w:rsidRDefault="00000000" w:rsidP="00A23D18">
            <w:pPr>
              <w:rPr>
                <w:rFonts w:asciiTheme="minorHAnsi" w:hAnsiTheme="minorHAnsi" w:cstheme="minorHAnsi"/>
                <w:color w:val="467886"/>
                <w:sz w:val="22"/>
                <w:szCs w:val="22"/>
                <w:u w:val="single"/>
              </w:rPr>
            </w:pPr>
            <w:hyperlink r:id="rId78" w:tgtFrame="_new" w:history="1">
              <w:r w:rsidR="00EC7F77" w:rsidRPr="00A022F2">
                <w:rPr>
                  <w:rFonts w:asciiTheme="minorHAnsi" w:hAnsiTheme="minorHAnsi" w:cstheme="minorHAnsi"/>
                  <w:color w:val="467886"/>
                  <w:sz w:val="22"/>
                  <w:szCs w:val="22"/>
                  <w:u w:val="single"/>
                </w:rPr>
                <w:t>www.reddit.com/r/SAS</w:t>
              </w:r>
            </w:hyperlink>
          </w:p>
        </w:tc>
        <w:tc>
          <w:tcPr>
            <w:tcW w:w="1628" w:type="pct"/>
            <w:tcBorders>
              <w:top w:val="nil"/>
              <w:left w:val="nil"/>
              <w:bottom w:val="single" w:sz="8" w:space="0" w:color="BFBFBF"/>
              <w:right w:val="single" w:sz="8" w:space="0" w:color="BFBFBF"/>
            </w:tcBorders>
            <w:shd w:val="clear" w:color="auto" w:fill="F2F2F2" w:themeFill="background1" w:themeFillShade="F2"/>
            <w:vAlign w:val="center"/>
            <w:hideMark/>
          </w:tcPr>
          <w:p w14:paraId="7B1BAD0B" w14:textId="77777777" w:rsidR="00EC7F77" w:rsidRPr="00A022F2" w:rsidRDefault="00EC7F77" w:rsidP="00A23D18">
            <w:pPr>
              <w:rPr>
                <w:rFonts w:asciiTheme="minorHAnsi" w:hAnsiTheme="minorHAnsi" w:cstheme="minorHAnsi"/>
                <w:color w:val="000000"/>
                <w:sz w:val="22"/>
                <w:szCs w:val="22"/>
              </w:rPr>
            </w:pPr>
            <w:r w:rsidRPr="00A022F2">
              <w:rPr>
                <w:rFonts w:asciiTheme="minorHAnsi" w:hAnsiTheme="minorHAnsi" w:cstheme="minorHAnsi"/>
                <w:color w:val="000000"/>
                <w:sz w:val="22"/>
                <w:szCs w:val="22"/>
              </w:rPr>
              <w:t>A subreddit dedicated to discussions about SAS software, including tips, tricks, and troubleshooting.</w:t>
            </w:r>
          </w:p>
        </w:tc>
      </w:tr>
      <w:tr w:rsidR="00EC7F77" w:rsidRPr="007D233C" w14:paraId="55C97D8D" w14:textId="77777777" w:rsidTr="00A23D18">
        <w:trPr>
          <w:trHeight w:val="915"/>
        </w:trPr>
        <w:tc>
          <w:tcPr>
            <w:tcW w:w="1419" w:type="pct"/>
            <w:tcBorders>
              <w:top w:val="nil"/>
              <w:left w:val="single" w:sz="8" w:space="0" w:color="BFBFBF"/>
              <w:bottom w:val="single" w:sz="8" w:space="0" w:color="BFBFBF"/>
              <w:right w:val="single" w:sz="8" w:space="0" w:color="BFBFBF"/>
            </w:tcBorders>
            <w:shd w:val="clear" w:color="auto" w:fill="auto"/>
            <w:vAlign w:val="center"/>
            <w:hideMark/>
          </w:tcPr>
          <w:p w14:paraId="45F1BFB0" w14:textId="77777777" w:rsidR="00EC7F77" w:rsidRPr="00A022F2" w:rsidRDefault="00EC7F77" w:rsidP="00A23D18">
            <w:pPr>
              <w:rPr>
                <w:rFonts w:asciiTheme="minorHAnsi" w:hAnsiTheme="minorHAnsi" w:cstheme="minorHAnsi"/>
                <w:color w:val="000000"/>
                <w:sz w:val="22"/>
                <w:szCs w:val="22"/>
              </w:rPr>
            </w:pPr>
            <w:r w:rsidRPr="00A022F2">
              <w:rPr>
                <w:rFonts w:asciiTheme="minorHAnsi" w:hAnsiTheme="minorHAnsi" w:cstheme="minorHAnsi"/>
                <w:color w:val="000000"/>
                <w:sz w:val="22"/>
                <w:szCs w:val="22"/>
              </w:rPr>
              <w:t>r/</w:t>
            </w:r>
            <w:proofErr w:type="spellStart"/>
            <w:r w:rsidRPr="00A022F2">
              <w:rPr>
                <w:rFonts w:asciiTheme="minorHAnsi" w:hAnsiTheme="minorHAnsi" w:cstheme="minorHAnsi"/>
                <w:color w:val="000000"/>
                <w:sz w:val="22"/>
                <w:szCs w:val="22"/>
              </w:rPr>
              <w:t>rstats</w:t>
            </w:r>
            <w:proofErr w:type="spellEnd"/>
          </w:p>
        </w:tc>
        <w:tc>
          <w:tcPr>
            <w:tcW w:w="1952" w:type="pct"/>
            <w:tcBorders>
              <w:top w:val="nil"/>
              <w:left w:val="nil"/>
              <w:bottom w:val="single" w:sz="8" w:space="0" w:color="BFBFBF"/>
              <w:right w:val="single" w:sz="8" w:space="0" w:color="BFBFBF"/>
            </w:tcBorders>
            <w:shd w:val="clear" w:color="auto" w:fill="auto"/>
            <w:vAlign w:val="center"/>
            <w:hideMark/>
          </w:tcPr>
          <w:p w14:paraId="66538E17" w14:textId="77777777" w:rsidR="00EC7F77" w:rsidRPr="00A022F2" w:rsidRDefault="00000000" w:rsidP="00A23D18">
            <w:pPr>
              <w:rPr>
                <w:rFonts w:asciiTheme="minorHAnsi" w:hAnsiTheme="minorHAnsi" w:cstheme="minorHAnsi"/>
                <w:color w:val="467886"/>
                <w:sz w:val="22"/>
                <w:szCs w:val="22"/>
                <w:u w:val="single"/>
              </w:rPr>
            </w:pPr>
            <w:hyperlink r:id="rId79" w:tgtFrame="_new" w:history="1">
              <w:r w:rsidR="00EC7F77" w:rsidRPr="00A022F2">
                <w:rPr>
                  <w:rFonts w:asciiTheme="minorHAnsi" w:hAnsiTheme="minorHAnsi" w:cstheme="minorHAnsi"/>
                  <w:color w:val="467886"/>
                  <w:sz w:val="22"/>
                  <w:szCs w:val="22"/>
                  <w:u w:val="single"/>
                </w:rPr>
                <w:t>www.reddit.com/r/rstats</w:t>
              </w:r>
            </w:hyperlink>
          </w:p>
        </w:tc>
        <w:tc>
          <w:tcPr>
            <w:tcW w:w="1628" w:type="pct"/>
            <w:tcBorders>
              <w:top w:val="nil"/>
              <w:left w:val="nil"/>
              <w:bottom w:val="single" w:sz="8" w:space="0" w:color="BFBFBF"/>
              <w:right w:val="single" w:sz="8" w:space="0" w:color="BFBFBF"/>
            </w:tcBorders>
            <w:shd w:val="clear" w:color="auto" w:fill="auto"/>
            <w:vAlign w:val="center"/>
            <w:hideMark/>
          </w:tcPr>
          <w:p w14:paraId="2E7EE950" w14:textId="77777777" w:rsidR="00EC7F77" w:rsidRPr="00A022F2" w:rsidRDefault="00EC7F77" w:rsidP="00A23D18">
            <w:pPr>
              <w:rPr>
                <w:rFonts w:asciiTheme="minorHAnsi" w:hAnsiTheme="minorHAnsi" w:cstheme="minorHAnsi"/>
                <w:color w:val="000000"/>
                <w:sz w:val="22"/>
                <w:szCs w:val="22"/>
              </w:rPr>
            </w:pPr>
            <w:r w:rsidRPr="00A022F2">
              <w:rPr>
                <w:rFonts w:asciiTheme="minorHAnsi" w:hAnsiTheme="minorHAnsi" w:cstheme="minorHAnsi"/>
                <w:color w:val="000000"/>
                <w:sz w:val="22"/>
                <w:szCs w:val="22"/>
              </w:rPr>
              <w:t>Focused on R programming, sharing resources, advice, and discussions related to data science with R.</w:t>
            </w:r>
          </w:p>
        </w:tc>
      </w:tr>
      <w:tr w:rsidR="00EC7F77" w:rsidRPr="007D233C" w14:paraId="64DEE967" w14:textId="77777777" w:rsidTr="00A23D18">
        <w:trPr>
          <w:trHeight w:val="915"/>
        </w:trPr>
        <w:tc>
          <w:tcPr>
            <w:tcW w:w="1419" w:type="pct"/>
            <w:tcBorders>
              <w:top w:val="nil"/>
              <w:left w:val="single" w:sz="8" w:space="0" w:color="BFBFBF"/>
              <w:bottom w:val="single" w:sz="8" w:space="0" w:color="BFBFBF"/>
              <w:right w:val="single" w:sz="8" w:space="0" w:color="BFBFBF"/>
            </w:tcBorders>
            <w:shd w:val="clear" w:color="auto" w:fill="F2F2F2" w:themeFill="background1" w:themeFillShade="F2"/>
            <w:vAlign w:val="center"/>
            <w:hideMark/>
          </w:tcPr>
          <w:p w14:paraId="2DE25BBF" w14:textId="77777777" w:rsidR="00EC7F77" w:rsidRPr="00A022F2" w:rsidRDefault="00EC7F77" w:rsidP="00A23D18">
            <w:pPr>
              <w:rPr>
                <w:rFonts w:asciiTheme="minorHAnsi" w:hAnsiTheme="minorHAnsi" w:cstheme="minorHAnsi"/>
                <w:color w:val="000000"/>
                <w:sz w:val="22"/>
                <w:szCs w:val="22"/>
              </w:rPr>
            </w:pPr>
            <w:r w:rsidRPr="00A022F2">
              <w:rPr>
                <w:rFonts w:asciiTheme="minorHAnsi" w:hAnsiTheme="minorHAnsi" w:cstheme="minorHAnsi"/>
                <w:color w:val="000000"/>
                <w:sz w:val="22"/>
                <w:szCs w:val="22"/>
              </w:rPr>
              <w:t>r/programming</w:t>
            </w:r>
          </w:p>
        </w:tc>
        <w:tc>
          <w:tcPr>
            <w:tcW w:w="1952" w:type="pct"/>
            <w:tcBorders>
              <w:top w:val="nil"/>
              <w:left w:val="nil"/>
              <w:bottom w:val="single" w:sz="8" w:space="0" w:color="BFBFBF"/>
              <w:right w:val="single" w:sz="8" w:space="0" w:color="BFBFBF"/>
            </w:tcBorders>
            <w:shd w:val="clear" w:color="auto" w:fill="F2F2F2" w:themeFill="background1" w:themeFillShade="F2"/>
            <w:vAlign w:val="center"/>
            <w:hideMark/>
          </w:tcPr>
          <w:p w14:paraId="5FE679D6" w14:textId="77777777" w:rsidR="00EC7F77" w:rsidRPr="00A022F2" w:rsidRDefault="00000000" w:rsidP="00A23D18">
            <w:pPr>
              <w:rPr>
                <w:rFonts w:asciiTheme="minorHAnsi" w:hAnsiTheme="minorHAnsi" w:cstheme="minorHAnsi"/>
                <w:color w:val="467886"/>
                <w:sz w:val="22"/>
                <w:szCs w:val="22"/>
                <w:u w:val="single"/>
              </w:rPr>
            </w:pPr>
            <w:hyperlink r:id="rId80" w:tgtFrame="_new" w:history="1">
              <w:r w:rsidR="00EC7F77" w:rsidRPr="00A022F2">
                <w:rPr>
                  <w:rFonts w:asciiTheme="minorHAnsi" w:hAnsiTheme="minorHAnsi" w:cstheme="minorHAnsi"/>
                  <w:color w:val="467886"/>
                  <w:sz w:val="22"/>
                  <w:szCs w:val="22"/>
                  <w:u w:val="single"/>
                </w:rPr>
                <w:t>www.reddit.com/r/programming</w:t>
              </w:r>
            </w:hyperlink>
          </w:p>
        </w:tc>
        <w:tc>
          <w:tcPr>
            <w:tcW w:w="1628" w:type="pct"/>
            <w:tcBorders>
              <w:top w:val="nil"/>
              <w:left w:val="nil"/>
              <w:bottom w:val="single" w:sz="8" w:space="0" w:color="BFBFBF"/>
              <w:right w:val="single" w:sz="8" w:space="0" w:color="BFBFBF"/>
            </w:tcBorders>
            <w:shd w:val="clear" w:color="auto" w:fill="F2F2F2" w:themeFill="background1" w:themeFillShade="F2"/>
            <w:vAlign w:val="center"/>
            <w:hideMark/>
          </w:tcPr>
          <w:p w14:paraId="27DD0393" w14:textId="77777777" w:rsidR="00EC7F77" w:rsidRPr="00A022F2" w:rsidRDefault="00EC7F77" w:rsidP="00A23D18">
            <w:pPr>
              <w:rPr>
                <w:rFonts w:asciiTheme="minorHAnsi" w:hAnsiTheme="minorHAnsi" w:cstheme="minorHAnsi"/>
                <w:color w:val="000000"/>
                <w:sz w:val="22"/>
                <w:szCs w:val="22"/>
              </w:rPr>
            </w:pPr>
            <w:r w:rsidRPr="00A022F2">
              <w:rPr>
                <w:rFonts w:asciiTheme="minorHAnsi" w:hAnsiTheme="minorHAnsi" w:cstheme="minorHAnsi"/>
                <w:color w:val="000000"/>
                <w:sz w:val="22"/>
                <w:szCs w:val="22"/>
              </w:rPr>
              <w:t>A general programming subreddit covering a wide range of topics, including Python, R, and SAS.</w:t>
            </w:r>
          </w:p>
        </w:tc>
      </w:tr>
      <w:tr w:rsidR="00EC7F77" w:rsidRPr="007D233C" w14:paraId="06975842" w14:textId="77777777" w:rsidTr="00A23D18">
        <w:trPr>
          <w:trHeight w:val="915"/>
        </w:trPr>
        <w:tc>
          <w:tcPr>
            <w:tcW w:w="1419" w:type="pct"/>
            <w:tcBorders>
              <w:top w:val="nil"/>
              <w:left w:val="single" w:sz="8" w:space="0" w:color="BFBFBF"/>
              <w:bottom w:val="single" w:sz="8" w:space="0" w:color="BFBFBF"/>
              <w:right w:val="single" w:sz="8" w:space="0" w:color="BFBFBF"/>
            </w:tcBorders>
            <w:shd w:val="clear" w:color="auto" w:fill="auto"/>
            <w:vAlign w:val="center"/>
            <w:hideMark/>
          </w:tcPr>
          <w:p w14:paraId="56AD0DCD" w14:textId="77777777" w:rsidR="00EC7F77" w:rsidRPr="00A022F2" w:rsidRDefault="00EC7F77" w:rsidP="00A23D18">
            <w:pPr>
              <w:rPr>
                <w:rFonts w:asciiTheme="minorHAnsi" w:hAnsiTheme="minorHAnsi" w:cstheme="minorHAnsi"/>
                <w:color w:val="000000"/>
                <w:sz w:val="22"/>
                <w:szCs w:val="22"/>
              </w:rPr>
            </w:pPr>
            <w:r w:rsidRPr="00A022F2">
              <w:rPr>
                <w:rFonts w:asciiTheme="minorHAnsi" w:hAnsiTheme="minorHAnsi" w:cstheme="minorHAnsi"/>
                <w:color w:val="000000"/>
                <w:sz w:val="22"/>
                <w:szCs w:val="22"/>
              </w:rPr>
              <w:t>r/</w:t>
            </w:r>
            <w:proofErr w:type="spellStart"/>
            <w:r w:rsidRPr="00A022F2">
              <w:rPr>
                <w:rFonts w:asciiTheme="minorHAnsi" w:hAnsiTheme="minorHAnsi" w:cstheme="minorHAnsi"/>
                <w:color w:val="000000"/>
                <w:sz w:val="22"/>
                <w:szCs w:val="22"/>
              </w:rPr>
              <w:t>MachineLearning</w:t>
            </w:r>
            <w:proofErr w:type="spellEnd"/>
          </w:p>
        </w:tc>
        <w:tc>
          <w:tcPr>
            <w:tcW w:w="1952" w:type="pct"/>
            <w:tcBorders>
              <w:top w:val="nil"/>
              <w:left w:val="nil"/>
              <w:bottom w:val="single" w:sz="8" w:space="0" w:color="BFBFBF"/>
              <w:right w:val="single" w:sz="8" w:space="0" w:color="BFBFBF"/>
            </w:tcBorders>
            <w:shd w:val="clear" w:color="auto" w:fill="auto"/>
            <w:vAlign w:val="center"/>
            <w:hideMark/>
          </w:tcPr>
          <w:p w14:paraId="47F75534" w14:textId="77777777" w:rsidR="00EC7F77" w:rsidRPr="00A022F2" w:rsidRDefault="00000000" w:rsidP="00A23D18">
            <w:pPr>
              <w:rPr>
                <w:rFonts w:asciiTheme="minorHAnsi" w:hAnsiTheme="minorHAnsi" w:cstheme="minorHAnsi"/>
                <w:color w:val="467886"/>
                <w:sz w:val="22"/>
                <w:szCs w:val="22"/>
                <w:u w:val="single"/>
              </w:rPr>
            </w:pPr>
            <w:hyperlink r:id="rId81" w:tgtFrame="_new" w:history="1">
              <w:r w:rsidR="00EC7F77" w:rsidRPr="00A022F2">
                <w:rPr>
                  <w:rFonts w:asciiTheme="minorHAnsi" w:hAnsiTheme="minorHAnsi" w:cstheme="minorHAnsi"/>
                  <w:color w:val="467886"/>
                  <w:sz w:val="22"/>
                  <w:szCs w:val="22"/>
                  <w:u w:val="single"/>
                </w:rPr>
                <w:t>www.reddit.com/r/MachineLearning</w:t>
              </w:r>
            </w:hyperlink>
          </w:p>
        </w:tc>
        <w:tc>
          <w:tcPr>
            <w:tcW w:w="1628" w:type="pct"/>
            <w:tcBorders>
              <w:top w:val="nil"/>
              <w:left w:val="nil"/>
              <w:bottom w:val="single" w:sz="8" w:space="0" w:color="BFBFBF"/>
              <w:right w:val="single" w:sz="8" w:space="0" w:color="BFBFBF"/>
            </w:tcBorders>
            <w:shd w:val="clear" w:color="auto" w:fill="auto"/>
            <w:vAlign w:val="center"/>
            <w:hideMark/>
          </w:tcPr>
          <w:p w14:paraId="768C7CA9" w14:textId="77777777" w:rsidR="00EC7F77" w:rsidRPr="00A022F2" w:rsidRDefault="00EC7F77" w:rsidP="00A23D18">
            <w:pPr>
              <w:rPr>
                <w:rFonts w:asciiTheme="minorHAnsi" w:hAnsiTheme="minorHAnsi" w:cstheme="minorHAnsi"/>
                <w:color w:val="000000"/>
                <w:sz w:val="22"/>
                <w:szCs w:val="22"/>
              </w:rPr>
            </w:pPr>
            <w:r w:rsidRPr="00A022F2">
              <w:rPr>
                <w:rFonts w:asciiTheme="minorHAnsi" w:hAnsiTheme="minorHAnsi" w:cstheme="minorHAnsi"/>
                <w:color w:val="000000"/>
                <w:sz w:val="22"/>
                <w:szCs w:val="22"/>
              </w:rPr>
              <w:t>A community centered on machine learning research, news, and project discussions.</w:t>
            </w:r>
          </w:p>
        </w:tc>
      </w:tr>
      <w:tr w:rsidR="00EC7F77" w:rsidRPr="007D233C" w14:paraId="7AB9C7A5" w14:textId="77777777" w:rsidTr="00A23D18">
        <w:trPr>
          <w:trHeight w:val="1215"/>
        </w:trPr>
        <w:tc>
          <w:tcPr>
            <w:tcW w:w="1419" w:type="pct"/>
            <w:tcBorders>
              <w:top w:val="nil"/>
              <w:left w:val="single" w:sz="8" w:space="0" w:color="BFBFBF"/>
              <w:bottom w:val="single" w:sz="8" w:space="0" w:color="BFBFBF"/>
              <w:right w:val="single" w:sz="8" w:space="0" w:color="BFBFBF"/>
            </w:tcBorders>
            <w:shd w:val="clear" w:color="auto" w:fill="F2F2F2" w:themeFill="background1" w:themeFillShade="F2"/>
            <w:vAlign w:val="center"/>
            <w:hideMark/>
          </w:tcPr>
          <w:p w14:paraId="77218F00" w14:textId="77777777" w:rsidR="00EC7F77" w:rsidRPr="00A022F2" w:rsidRDefault="00EC7F77" w:rsidP="00A23D18">
            <w:pPr>
              <w:rPr>
                <w:rFonts w:asciiTheme="minorHAnsi" w:hAnsiTheme="minorHAnsi" w:cstheme="minorHAnsi"/>
                <w:color w:val="000000"/>
                <w:sz w:val="22"/>
                <w:szCs w:val="22"/>
              </w:rPr>
            </w:pPr>
            <w:r w:rsidRPr="00A022F2">
              <w:rPr>
                <w:rFonts w:asciiTheme="minorHAnsi" w:hAnsiTheme="minorHAnsi" w:cstheme="minorHAnsi"/>
                <w:color w:val="000000"/>
                <w:sz w:val="22"/>
                <w:szCs w:val="22"/>
              </w:rPr>
              <w:t>r/</w:t>
            </w:r>
            <w:proofErr w:type="spellStart"/>
            <w:r w:rsidRPr="00A022F2">
              <w:rPr>
                <w:rFonts w:asciiTheme="minorHAnsi" w:hAnsiTheme="minorHAnsi" w:cstheme="minorHAnsi"/>
                <w:color w:val="000000"/>
                <w:sz w:val="22"/>
                <w:szCs w:val="22"/>
              </w:rPr>
              <w:t>AskStatistics</w:t>
            </w:r>
            <w:proofErr w:type="spellEnd"/>
          </w:p>
        </w:tc>
        <w:tc>
          <w:tcPr>
            <w:tcW w:w="1952" w:type="pct"/>
            <w:tcBorders>
              <w:top w:val="nil"/>
              <w:left w:val="nil"/>
              <w:bottom w:val="single" w:sz="8" w:space="0" w:color="BFBFBF"/>
              <w:right w:val="single" w:sz="8" w:space="0" w:color="BFBFBF"/>
            </w:tcBorders>
            <w:shd w:val="clear" w:color="auto" w:fill="F2F2F2" w:themeFill="background1" w:themeFillShade="F2"/>
            <w:vAlign w:val="center"/>
            <w:hideMark/>
          </w:tcPr>
          <w:p w14:paraId="5D77E796" w14:textId="77777777" w:rsidR="00EC7F77" w:rsidRPr="00A022F2" w:rsidRDefault="00000000" w:rsidP="00A23D18">
            <w:pPr>
              <w:rPr>
                <w:rFonts w:asciiTheme="minorHAnsi" w:hAnsiTheme="minorHAnsi" w:cstheme="minorHAnsi"/>
                <w:color w:val="467886"/>
                <w:sz w:val="22"/>
                <w:szCs w:val="22"/>
                <w:u w:val="single"/>
              </w:rPr>
            </w:pPr>
            <w:hyperlink r:id="rId82" w:tgtFrame="_new" w:history="1">
              <w:r w:rsidR="00EC7F77" w:rsidRPr="00A022F2">
                <w:rPr>
                  <w:rFonts w:asciiTheme="minorHAnsi" w:hAnsiTheme="minorHAnsi" w:cstheme="minorHAnsi"/>
                  <w:color w:val="467886"/>
                  <w:sz w:val="22"/>
                  <w:szCs w:val="22"/>
                  <w:u w:val="single"/>
                </w:rPr>
                <w:t>www.reddit.com/r/AskStatistics</w:t>
              </w:r>
            </w:hyperlink>
          </w:p>
        </w:tc>
        <w:tc>
          <w:tcPr>
            <w:tcW w:w="1628" w:type="pct"/>
            <w:tcBorders>
              <w:top w:val="nil"/>
              <w:left w:val="nil"/>
              <w:bottom w:val="single" w:sz="8" w:space="0" w:color="BFBFBF"/>
              <w:right w:val="single" w:sz="8" w:space="0" w:color="BFBFBF"/>
            </w:tcBorders>
            <w:shd w:val="clear" w:color="auto" w:fill="F2F2F2" w:themeFill="background1" w:themeFillShade="F2"/>
            <w:vAlign w:val="center"/>
            <w:hideMark/>
          </w:tcPr>
          <w:p w14:paraId="5BFC579B" w14:textId="77777777" w:rsidR="00EC7F77" w:rsidRPr="00A022F2" w:rsidRDefault="00EC7F77" w:rsidP="00A23D18">
            <w:pPr>
              <w:rPr>
                <w:rFonts w:asciiTheme="minorHAnsi" w:hAnsiTheme="minorHAnsi" w:cstheme="minorHAnsi"/>
                <w:color w:val="000000"/>
                <w:sz w:val="22"/>
                <w:szCs w:val="22"/>
              </w:rPr>
            </w:pPr>
            <w:r w:rsidRPr="00A022F2">
              <w:rPr>
                <w:rFonts w:asciiTheme="minorHAnsi" w:hAnsiTheme="minorHAnsi" w:cstheme="minorHAnsi"/>
                <w:color w:val="000000"/>
                <w:sz w:val="22"/>
                <w:szCs w:val="22"/>
              </w:rPr>
              <w:t xml:space="preserve">A place to ask and answer questions about statistics, helpful for understanding the statistical </w:t>
            </w:r>
            <w:r w:rsidRPr="00A022F2">
              <w:rPr>
                <w:rFonts w:asciiTheme="minorHAnsi" w:hAnsiTheme="minorHAnsi" w:cstheme="minorHAnsi"/>
                <w:color w:val="000000"/>
                <w:sz w:val="22"/>
                <w:szCs w:val="22"/>
              </w:rPr>
              <w:lastRenderedPageBreak/>
              <w:t>foundations of data science.</w:t>
            </w:r>
          </w:p>
        </w:tc>
      </w:tr>
      <w:tr w:rsidR="00EC7F77" w:rsidRPr="007D233C" w14:paraId="74DE1A45" w14:textId="77777777" w:rsidTr="00A23D18">
        <w:trPr>
          <w:trHeight w:val="915"/>
        </w:trPr>
        <w:tc>
          <w:tcPr>
            <w:tcW w:w="1419" w:type="pct"/>
            <w:tcBorders>
              <w:top w:val="nil"/>
              <w:left w:val="single" w:sz="8" w:space="0" w:color="BFBFBF"/>
              <w:bottom w:val="single" w:sz="8" w:space="0" w:color="BFBFBF"/>
              <w:right w:val="single" w:sz="8" w:space="0" w:color="BFBFBF"/>
            </w:tcBorders>
            <w:shd w:val="clear" w:color="auto" w:fill="auto"/>
            <w:vAlign w:val="center"/>
            <w:hideMark/>
          </w:tcPr>
          <w:p w14:paraId="442D0C30" w14:textId="77777777" w:rsidR="00EC7F77" w:rsidRPr="00A022F2" w:rsidRDefault="00EC7F77" w:rsidP="00A23D18">
            <w:pPr>
              <w:rPr>
                <w:rFonts w:asciiTheme="minorHAnsi" w:hAnsiTheme="minorHAnsi" w:cstheme="minorHAnsi"/>
                <w:color w:val="000000"/>
                <w:sz w:val="22"/>
                <w:szCs w:val="22"/>
              </w:rPr>
            </w:pPr>
            <w:r w:rsidRPr="00A022F2">
              <w:rPr>
                <w:rFonts w:asciiTheme="minorHAnsi" w:hAnsiTheme="minorHAnsi" w:cstheme="minorHAnsi"/>
                <w:color w:val="000000"/>
                <w:sz w:val="22"/>
                <w:szCs w:val="22"/>
              </w:rPr>
              <w:lastRenderedPageBreak/>
              <w:t>r/</w:t>
            </w:r>
            <w:proofErr w:type="spellStart"/>
            <w:r w:rsidRPr="00A022F2">
              <w:rPr>
                <w:rFonts w:asciiTheme="minorHAnsi" w:hAnsiTheme="minorHAnsi" w:cstheme="minorHAnsi"/>
                <w:color w:val="000000"/>
                <w:sz w:val="22"/>
                <w:szCs w:val="22"/>
              </w:rPr>
              <w:t>DataScienceJobs</w:t>
            </w:r>
            <w:proofErr w:type="spellEnd"/>
          </w:p>
        </w:tc>
        <w:tc>
          <w:tcPr>
            <w:tcW w:w="1952" w:type="pct"/>
            <w:tcBorders>
              <w:top w:val="nil"/>
              <w:left w:val="nil"/>
              <w:bottom w:val="single" w:sz="8" w:space="0" w:color="BFBFBF"/>
              <w:right w:val="single" w:sz="8" w:space="0" w:color="BFBFBF"/>
            </w:tcBorders>
            <w:shd w:val="clear" w:color="auto" w:fill="auto"/>
            <w:vAlign w:val="center"/>
            <w:hideMark/>
          </w:tcPr>
          <w:p w14:paraId="0F396209" w14:textId="77777777" w:rsidR="00EC7F77" w:rsidRPr="00A022F2" w:rsidRDefault="00000000" w:rsidP="00A23D18">
            <w:pPr>
              <w:rPr>
                <w:rFonts w:asciiTheme="minorHAnsi" w:hAnsiTheme="minorHAnsi" w:cstheme="minorHAnsi"/>
                <w:color w:val="467886"/>
                <w:sz w:val="22"/>
                <w:szCs w:val="22"/>
                <w:u w:val="single"/>
              </w:rPr>
            </w:pPr>
            <w:hyperlink r:id="rId83" w:tgtFrame="_new" w:history="1">
              <w:r w:rsidR="00EC7F77" w:rsidRPr="00A022F2">
                <w:rPr>
                  <w:rFonts w:asciiTheme="minorHAnsi" w:hAnsiTheme="minorHAnsi" w:cstheme="minorHAnsi"/>
                  <w:color w:val="467886"/>
                  <w:sz w:val="22"/>
                  <w:szCs w:val="22"/>
                  <w:u w:val="single"/>
                </w:rPr>
                <w:t>www.reddit.com/r/DataScienceJobs</w:t>
              </w:r>
            </w:hyperlink>
          </w:p>
        </w:tc>
        <w:tc>
          <w:tcPr>
            <w:tcW w:w="1628" w:type="pct"/>
            <w:tcBorders>
              <w:top w:val="nil"/>
              <w:left w:val="nil"/>
              <w:bottom w:val="single" w:sz="8" w:space="0" w:color="BFBFBF"/>
              <w:right w:val="single" w:sz="8" w:space="0" w:color="BFBFBF"/>
            </w:tcBorders>
            <w:shd w:val="clear" w:color="auto" w:fill="auto"/>
            <w:vAlign w:val="center"/>
            <w:hideMark/>
          </w:tcPr>
          <w:p w14:paraId="2772A985" w14:textId="77777777" w:rsidR="00EC7F77" w:rsidRPr="00A022F2" w:rsidRDefault="00EC7F77" w:rsidP="00A23D18">
            <w:pPr>
              <w:rPr>
                <w:rFonts w:asciiTheme="minorHAnsi" w:hAnsiTheme="minorHAnsi" w:cstheme="minorHAnsi"/>
                <w:color w:val="000000"/>
                <w:sz w:val="22"/>
                <w:szCs w:val="22"/>
              </w:rPr>
            </w:pPr>
            <w:r w:rsidRPr="00A022F2">
              <w:rPr>
                <w:rFonts w:asciiTheme="minorHAnsi" w:hAnsiTheme="minorHAnsi" w:cstheme="minorHAnsi"/>
                <w:color w:val="000000"/>
                <w:sz w:val="22"/>
                <w:szCs w:val="22"/>
              </w:rPr>
              <w:t>A subreddit focused on job opportunities, career advice, and discussions related to data science.</w:t>
            </w:r>
          </w:p>
        </w:tc>
      </w:tr>
      <w:tr w:rsidR="00EC7F77" w:rsidRPr="007D233C" w14:paraId="3D1B1726" w14:textId="77777777" w:rsidTr="00A23D18">
        <w:trPr>
          <w:trHeight w:val="915"/>
        </w:trPr>
        <w:tc>
          <w:tcPr>
            <w:tcW w:w="1419" w:type="pct"/>
            <w:tcBorders>
              <w:top w:val="nil"/>
              <w:left w:val="single" w:sz="8" w:space="0" w:color="BFBFBF"/>
              <w:bottom w:val="single" w:sz="8" w:space="0" w:color="BFBFBF"/>
              <w:right w:val="single" w:sz="8" w:space="0" w:color="BFBFBF"/>
            </w:tcBorders>
            <w:shd w:val="clear" w:color="auto" w:fill="F2F2F2" w:themeFill="background1" w:themeFillShade="F2"/>
            <w:vAlign w:val="center"/>
            <w:hideMark/>
          </w:tcPr>
          <w:p w14:paraId="07A2C9CC" w14:textId="77777777" w:rsidR="00EC7F77" w:rsidRPr="00A022F2" w:rsidRDefault="00EC7F77" w:rsidP="00A23D18">
            <w:pPr>
              <w:rPr>
                <w:rFonts w:asciiTheme="minorHAnsi" w:hAnsiTheme="minorHAnsi" w:cstheme="minorHAnsi"/>
                <w:color w:val="000000"/>
                <w:sz w:val="22"/>
                <w:szCs w:val="22"/>
              </w:rPr>
            </w:pPr>
            <w:r w:rsidRPr="00A022F2">
              <w:rPr>
                <w:rFonts w:asciiTheme="minorHAnsi" w:hAnsiTheme="minorHAnsi" w:cstheme="minorHAnsi"/>
                <w:color w:val="000000"/>
                <w:sz w:val="22"/>
                <w:szCs w:val="22"/>
              </w:rPr>
              <w:t>r/</w:t>
            </w:r>
            <w:proofErr w:type="spellStart"/>
            <w:r w:rsidRPr="00A022F2">
              <w:rPr>
                <w:rFonts w:asciiTheme="minorHAnsi" w:hAnsiTheme="minorHAnsi" w:cstheme="minorHAnsi"/>
                <w:color w:val="000000"/>
                <w:sz w:val="22"/>
                <w:szCs w:val="22"/>
              </w:rPr>
              <w:t>ArtificialIntelligence</w:t>
            </w:r>
            <w:proofErr w:type="spellEnd"/>
          </w:p>
        </w:tc>
        <w:tc>
          <w:tcPr>
            <w:tcW w:w="1952" w:type="pct"/>
            <w:tcBorders>
              <w:top w:val="nil"/>
              <w:left w:val="nil"/>
              <w:bottom w:val="single" w:sz="8" w:space="0" w:color="BFBFBF"/>
              <w:right w:val="single" w:sz="8" w:space="0" w:color="BFBFBF"/>
            </w:tcBorders>
            <w:shd w:val="clear" w:color="auto" w:fill="F2F2F2" w:themeFill="background1" w:themeFillShade="F2"/>
            <w:vAlign w:val="center"/>
            <w:hideMark/>
          </w:tcPr>
          <w:p w14:paraId="0B244CFD" w14:textId="77777777" w:rsidR="00EC7F77" w:rsidRPr="00A022F2" w:rsidRDefault="00000000" w:rsidP="00A23D18">
            <w:pPr>
              <w:rPr>
                <w:rFonts w:asciiTheme="minorHAnsi" w:hAnsiTheme="minorHAnsi" w:cstheme="minorHAnsi"/>
                <w:color w:val="467886"/>
                <w:sz w:val="22"/>
                <w:szCs w:val="22"/>
                <w:u w:val="single"/>
              </w:rPr>
            </w:pPr>
            <w:hyperlink r:id="rId84" w:tgtFrame="_new" w:history="1">
              <w:r w:rsidR="00EC7F77" w:rsidRPr="00A022F2">
                <w:rPr>
                  <w:rFonts w:asciiTheme="minorHAnsi" w:hAnsiTheme="minorHAnsi" w:cstheme="minorHAnsi"/>
                  <w:color w:val="467886"/>
                  <w:sz w:val="22"/>
                  <w:szCs w:val="22"/>
                  <w:u w:val="single"/>
                </w:rPr>
                <w:t>www.reddit.com/r/ArtificialIntelligence</w:t>
              </w:r>
            </w:hyperlink>
          </w:p>
        </w:tc>
        <w:tc>
          <w:tcPr>
            <w:tcW w:w="1628" w:type="pct"/>
            <w:tcBorders>
              <w:top w:val="nil"/>
              <w:left w:val="nil"/>
              <w:bottom w:val="single" w:sz="8" w:space="0" w:color="BFBFBF"/>
              <w:right w:val="single" w:sz="8" w:space="0" w:color="BFBFBF"/>
            </w:tcBorders>
            <w:shd w:val="clear" w:color="auto" w:fill="F2F2F2" w:themeFill="background1" w:themeFillShade="F2"/>
            <w:vAlign w:val="center"/>
            <w:hideMark/>
          </w:tcPr>
          <w:p w14:paraId="0AAA2A07" w14:textId="77777777" w:rsidR="00EC7F77" w:rsidRPr="00A022F2" w:rsidRDefault="00EC7F77" w:rsidP="00A23D18">
            <w:pPr>
              <w:rPr>
                <w:rFonts w:asciiTheme="minorHAnsi" w:hAnsiTheme="minorHAnsi" w:cstheme="minorHAnsi"/>
                <w:color w:val="000000"/>
                <w:sz w:val="22"/>
                <w:szCs w:val="22"/>
              </w:rPr>
            </w:pPr>
            <w:r w:rsidRPr="00A022F2">
              <w:rPr>
                <w:rFonts w:asciiTheme="minorHAnsi" w:hAnsiTheme="minorHAnsi" w:cstheme="minorHAnsi"/>
                <w:color w:val="000000"/>
                <w:sz w:val="22"/>
                <w:szCs w:val="22"/>
              </w:rPr>
              <w:t>Discusses AI research, tools, and developments, intersecting with many aspects of data science.</w:t>
            </w:r>
          </w:p>
        </w:tc>
      </w:tr>
      <w:tr w:rsidR="00EC7F77" w:rsidRPr="007D233C" w14:paraId="697E35D6" w14:textId="77777777" w:rsidTr="00A23D18">
        <w:trPr>
          <w:trHeight w:val="1215"/>
        </w:trPr>
        <w:tc>
          <w:tcPr>
            <w:tcW w:w="1419" w:type="pct"/>
            <w:tcBorders>
              <w:top w:val="nil"/>
              <w:left w:val="single" w:sz="8" w:space="0" w:color="BFBFBF"/>
              <w:bottom w:val="single" w:sz="8" w:space="0" w:color="BFBFBF"/>
              <w:right w:val="single" w:sz="8" w:space="0" w:color="BFBFBF"/>
            </w:tcBorders>
            <w:shd w:val="clear" w:color="auto" w:fill="auto"/>
            <w:vAlign w:val="center"/>
            <w:hideMark/>
          </w:tcPr>
          <w:p w14:paraId="5353E704" w14:textId="77777777" w:rsidR="00EC7F77" w:rsidRPr="00A022F2" w:rsidRDefault="00EC7F77" w:rsidP="00A23D18">
            <w:pPr>
              <w:rPr>
                <w:rFonts w:asciiTheme="minorHAnsi" w:hAnsiTheme="minorHAnsi" w:cstheme="minorHAnsi"/>
                <w:color w:val="000000"/>
                <w:sz w:val="22"/>
                <w:szCs w:val="22"/>
              </w:rPr>
            </w:pPr>
            <w:r w:rsidRPr="00A022F2">
              <w:rPr>
                <w:rFonts w:asciiTheme="minorHAnsi" w:hAnsiTheme="minorHAnsi" w:cstheme="minorHAnsi"/>
                <w:color w:val="000000"/>
                <w:sz w:val="22"/>
                <w:szCs w:val="22"/>
              </w:rPr>
              <w:t>r/</w:t>
            </w:r>
            <w:proofErr w:type="spellStart"/>
            <w:r w:rsidRPr="00A022F2">
              <w:rPr>
                <w:rFonts w:asciiTheme="minorHAnsi" w:hAnsiTheme="minorHAnsi" w:cstheme="minorHAnsi"/>
                <w:color w:val="000000"/>
                <w:sz w:val="22"/>
                <w:szCs w:val="22"/>
              </w:rPr>
              <w:t>learnmachinelearning</w:t>
            </w:r>
            <w:proofErr w:type="spellEnd"/>
          </w:p>
        </w:tc>
        <w:tc>
          <w:tcPr>
            <w:tcW w:w="1952" w:type="pct"/>
            <w:tcBorders>
              <w:top w:val="nil"/>
              <w:left w:val="nil"/>
              <w:bottom w:val="single" w:sz="8" w:space="0" w:color="BFBFBF"/>
              <w:right w:val="single" w:sz="8" w:space="0" w:color="BFBFBF"/>
            </w:tcBorders>
            <w:shd w:val="clear" w:color="auto" w:fill="auto"/>
            <w:vAlign w:val="center"/>
            <w:hideMark/>
          </w:tcPr>
          <w:p w14:paraId="54D278F7" w14:textId="77777777" w:rsidR="00EC7F77" w:rsidRPr="00A022F2" w:rsidRDefault="00000000" w:rsidP="00A23D18">
            <w:pPr>
              <w:rPr>
                <w:rFonts w:asciiTheme="minorHAnsi" w:hAnsiTheme="minorHAnsi" w:cstheme="minorHAnsi"/>
                <w:color w:val="467886"/>
                <w:sz w:val="22"/>
                <w:szCs w:val="22"/>
                <w:u w:val="single"/>
              </w:rPr>
            </w:pPr>
            <w:hyperlink r:id="rId85" w:tgtFrame="_new" w:history="1">
              <w:r w:rsidR="00EC7F77" w:rsidRPr="00A022F2">
                <w:rPr>
                  <w:rFonts w:asciiTheme="minorHAnsi" w:hAnsiTheme="minorHAnsi" w:cstheme="minorHAnsi"/>
                  <w:color w:val="467886"/>
                  <w:sz w:val="22"/>
                  <w:szCs w:val="22"/>
                  <w:u w:val="single"/>
                </w:rPr>
                <w:t>www.reddit.com/r/learnmachinelearning</w:t>
              </w:r>
            </w:hyperlink>
          </w:p>
        </w:tc>
        <w:tc>
          <w:tcPr>
            <w:tcW w:w="1628" w:type="pct"/>
            <w:tcBorders>
              <w:top w:val="nil"/>
              <w:left w:val="nil"/>
              <w:bottom w:val="single" w:sz="8" w:space="0" w:color="BFBFBF"/>
              <w:right w:val="single" w:sz="8" w:space="0" w:color="BFBFBF"/>
            </w:tcBorders>
            <w:shd w:val="clear" w:color="auto" w:fill="auto"/>
            <w:vAlign w:val="center"/>
            <w:hideMark/>
          </w:tcPr>
          <w:p w14:paraId="297786E1" w14:textId="77777777" w:rsidR="00EC7F77" w:rsidRPr="00A022F2" w:rsidRDefault="00EC7F77" w:rsidP="00A23D18">
            <w:pPr>
              <w:rPr>
                <w:rFonts w:asciiTheme="minorHAnsi" w:hAnsiTheme="minorHAnsi" w:cstheme="minorHAnsi"/>
                <w:color w:val="000000"/>
                <w:sz w:val="22"/>
                <w:szCs w:val="22"/>
              </w:rPr>
            </w:pPr>
            <w:r w:rsidRPr="00A022F2">
              <w:rPr>
                <w:rFonts w:asciiTheme="minorHAnsi" w:hAnsiTheme="minorHAnsi" w:cstheme="minorHAnsi"/>
                <w:color w:val="000000"/>
                <w:sz w:val="22"/>
                <w:szCs w:val="22"/>
              </w:rPr>
              <w:t>Geared towards learning machine learning techniques and sharing resources for beginners and practitioners alike.</w:t>
            </w:r>
          </w:p>
        </w:tc>
      </w:tr>
    </w:tbl>
    <w:p w14:paraId="29E43340" w14:textId="77777777" w:rsidR="00EC7F77" w:rsidRPr="007D233C" w:rsidRDefault="00EC7F77" w:rsidP="00EC7F77">
      <w:pPr>
        <w:pStyle w:val="ABodyCopy"/>
        <w:spacing w:afterLines="180" w:after="432"/>
        <w:ind w:left="0"/>
        <w:rPr>
          <w:rFonts w:asciiTheme="minorHAnsi" w:hAnsiTheme="minorHAnsi" w:cstheme="minorHAnsi"/>
          <w:b/>
          <w:bCs/>
          <w:sz w:val="22"/>
          <w:szCs w:val="22"/>
        </w:rPr>
      </w:pPr>
    </w:p>
    <w:p w14:paraId="328EF64B" w14:textId="77777777" w:rsidR="00EC7F77" w:rsidRPr="007D233C" w:rsidRDefault="00EC7F77" w:rsidP="00EC7F77">
      <w:pPr>
        <w:pStyle w:val="ABodyCopy"/>
        <w:spacing w:afterLines="180" w:after="432"/>
        <w:ind w:left="0"/>
        <w:rPr>
          <w:rFonts w:asciiTheme="minorHAnsi" w:hAnsiTheme="minorHAnsi" w:cstheme="minorHAnsi"/>
          <w:b/>
          <w:bCs/>
          <w:sz w:val="22"/>
          <w:szCs w:val="22"/>
        </w:rPr>
      </w:pPr>
      <w:r w:rsidRPr="007D233C">
        <w:rPr>
          <w:rFonts w:asciiTheme="minorHAnsi" w:hAnsiTheme="minorHAnsi" w:cstheme="minorHAnsi"/>
          <w:b/>
          <w:bCs/>
          <w:sz w:val="22"/>
          <w:szCs w:val="22"/>
        </w:rPr>
        <w:t>Podcasts</w:t>
      </w:r>
    </w:p>
    <w:tbl>
      <w:tblPr>
        <w:tblW w:w="5000" w:type="pct"/>
        <w:tblLook w:val="04A0" w:firstRow="1" w:lastRow="0" w:firstColumn="1" w:lastColumn="0" w:noHBand="0" w:noVBand="1"/>
      </w:tblPr>
      <w:tblGrid>
        <w:gridCol w:w="1939"/>
        <w:gridCol w:w="3091"/>
        <w:gridCol w:w="3230"/>
      </w:tblGrid>
      <w:tr w:rsidR="00EC7F77" w:rsidRPr="00393A85" w14:paraId="0429E9A0" w14:textId="77777777" w:rsidTr="00A23D18">
        <w:trPr>
          <w:trHeight w:val="315"/>
        </w:trPr>
        <w:tc>
          <w:tcPr>
            <w:tcW w:w="1174" w:type="pct"/>
            <w:tcBorders>
              <w:top w:val="single" w:sz="8" w:space="0" w:color="BFBFBF"/>
              <w:left w:val="single" w:sz="8" w:space="0" w:color="BFBFBF"/>
              <w:bottom w:val="single" w:sz="8" w:space="0" w:color="BFBFBF"/>
              <w:right w:val="single" w:sz="8" w:space="0" w:color="BFBFBF"/>
            </w:tcBorders>
            <w:shd w:val="clear" w:color="auto" w:fill="auto"/>
            <w:vAlign w:val="center"/>
            <w:hideMark/>
          </w:tcPr>
          <w:p w14:paraId="318B5F22" w14:textId="77777777" w:rsidR="00EC7F77" w:rsidRPr="00393A85" w:rsidRDefault="00EC7F77" w:rsidP="00A23D18">
            <w:pPr>
              <w:jc w:val="center"/>
              <w:rPr>
                <w:rFonts w:asciiTheme="minorHAnsi" w:hAnsiTheme="minorHAnsi" w:cstheme="minorHAnsi"/>
                <w:b/>
                <w:bCs/>
                <w:color w:val="000000"/>
                <w:sz w:val="22"/>
                <w:szCs w:val="22"/>
              </w:rPr>
            </w:pPr>
            <w:r w:rsidRPr="00393A85">
              <w:rPr>
                <w:rFonts w:asciiTheme="minorHAnsi" w:hAnsiTheme="minorHAnsi" w:cstheme="minorHAnsi"/>
                <w:b/>
                <w:bCs/>
                <w:color w:val="000000"/>
                <w:sz w:val="22"/>
                <w:szCs w:val="22"/>
              </w:rPr>
              <w:t>Podcast Name</w:t>
            </w:r>
          </w:p>
        </w:tc>
        <w:tc>
          <w:tcPr>
            <w:tcW w:w="1871" w:type="pct"/>
            <w:tcBorders>
              <w:top w:val="single" w:sz="8" w:space="0" w:color="BFBFBF"/>
              <w:left w:val="nil"/>
              <w:bottom w:val="single" w:sz="8" w:space="0" w:color="BFBFBF"/>
              <w:right w:val="single" w:sz="8" w:space="0" w:color="BFBFBF"/>
            </w:tcBorders>
            <w:shd w:val="clear" w:color="auto" w:fill="auto"/>
            <w:vAlign w:val="center"/>
            <w:hideMark/>
          </w:tcPr>
          <w:p w14:paraId="4ACD648E" w14:textId="77777777" w:rsidR="00EC7F77" w:rsidRPr="00393A85" w:rsidRDefault="00EC7F77" w:rsidP="00A23D18">
            <w:pPr>
              <w:jc w:val="center"/>
              <w:rPr>
                <w:rFonts w:asciiTheme="minorHAnsi" w:hAnsiTheme="minorHAnsi" w:cstheme="minorHAnsi"/>
                <w:b/>
                <w:bCs/>
                <w:color w:val="000000"/>
                <w:sz w:val="22"/>
                <w:szCs w:val="22"/>
              </w:rPr>
            </w:pPr>
            <w:r w:rsidRPr="00393A85">
              <w:rPr>
                <w:rFonts w:asciiTheme="minorHAnsi" w:hAnsiTheme="minorHAnsi" w:cstheme="minorHAnsi"/>
                <w:b/>
                <w:bCs/>
                <w:color w:val="000000"/>
                <w:sz w:val="22"/>
                <w:szCs w:val="22"/>
              </w:rPr>
              <w:t>Platform</w:t>
            </w:r>
          </w:p>
        </w:tc>
        <w:tc>
          <w:tcPr>
            <w:tcW w:w="1955" w:type="pct"/>
            <w:tcBorders>
              <w:top w:val="single" w:sz="8" w:space="0" w:color="BFBFBF"/>
              <w:left w:val="nil"/>
              <w:bottom w:val="single" w:sz="8" w:space="0" w:color="BFBFBF"/>
              <w:right w:val="single" w:sz="8" w:space="0" w:color="BFBFBF"/>
            </w:tcBorders>
            <w:shd w:val="clear" w:color="auto" w:fill="auto"/>
            <w:vAlign w:val="center"/>
            <w:hideMark/>
          </w:tcPr>
          <w:p w14:paraId="4497872F" w14:textId="77777777" w:rsidR="00EC7F77" w:rsidRPr="00393A85" w:rsidRDefault="00EC7F77" w:rsidP="00A23D18">
            <w:pPr>
              <w:jc w:val="center"/>
              <w:rPr>
                <w:rFonts w:asciiTheme="minorHAnsi" w:hAnsiTheme="minorHAnsi" w:cstheme="minorHAnsi"/>
                <w:b/>
                <w:bCs/>
                <w:color w:val="000000"/>
                <w:sz w:val="22"/>
                <w:szCs w:val="22"/>
              </w:rPr>
            </w:pPr>
            <w:r w:rsidRPr="00393A85">
              <w:rPr>
                <w:rFonts w:asciiTheme="minorHAnsi" w:hAnsiTheme="minorHAnsi" w:cstheme="minorHAnsi"/>
                <w:b/>
                <w:bCs/>
                <w:color w:val="000000"/>
                <w:sz w:val="22"/>
                <w:szCs w:val="22"/>
              </w:rPr>
              <w:t>Description</w:t>
            </w:r>
          </w:p>
        </w:tc>
      </w:tr>
      <w:tr w:rsidR="00EC7F77" w:rsidRPr="00393A85" w14:paraId="1B91A7BE" w14:textId="77777777" w:rsidTr="00A23D18">
        <w:trPr>
          <w:trHeight w:val="1515"/>
        </w:trPr>
        <w:tc>
          <w:tcPr>
            <w:tcW w:w="1174" w:type="pct"/>
            <w:tcBorders>
              <w:top w:val="nil"/>
              <w:left w:val="single" w:sz="8" w:space="0" w:color="BFBFBF"/>
              <w:bottom w:val="single" w:sz="8" w:space="0" w:color="BFBFBF"/>
              <w:right w:val="single" w:sz="8" w:space="0" w:color="BFBFBF"/>
            </w:tcBorders>
            <w:shd w:val="clear" w:color="auto" w:fill="F2F2F2" w:themeFill="background1" w:themeFillShade="F2"/>
            <w:vAlign w:val="center"/>
            <w:hideMark/>
          </w:tcPr>
          <w:p w14:paraId="56F4408B" w14:textId="77777777" w:rsidR="00EC7F77" w:rsidRPr="00393A85" w:rsidRDefault="00EC7F77" w:rsidP="00A23D18">
            <w:pPr>
              <w:rPr>
                <w:rFonts w:asciiTheme="minorHAnsi" w:hAnsiTheme="minorHAnsi" w:cstheme="minorHAnsi"/>
                <w:color w:val="000000"/>
                <w:sz w:val="22"/>
                <w:szCs w:val="22"/>
              </w:rPr>
            </w:pPr>
            <w:r w:rsidRPr="00393A85">
              <w:rPr>
                <w:rFonts w:asciiTheme="minorHAnsi" w:hAnsiTheme="minorHAnsi" w:cstheme="minorHAnsi"/>
                <w:color w:val="000000"/>
                <w:sz w:val="22"/>
                <w:szCs w:val="22"/>
              </w:rPr>
              <w:t>Data Skeptic</w:t>
            </w:r>
          </w:p>
        </w:tc>
        <w:tc>
          <w:tcPr>
            <w:tcW w:w="1871" w:type="pct"/>
            <w:tcBorders>
              <w:top w:val="nil"/>
              <w:left w:val="nil"/>
              <w:bottom w:val="single" w:sz="8" w:space="0" w:color="BFBFBF"/>
              <w:right w:val="single" w:sz="8" w:space="0" w:color="BFBFBF"/>
            </w:tcBorders>
            <w:shd w:val="clear" w:color="auto" w:fill="F2F2F2" w:themeFill="background1" w:themeFillShade="F2"/>
            <w:vAlign w:val="center"/>
            <w:hideMark/>
          </w:tcPr>
          <w:p w14:paraId="735CEEC8" w14:textId="77777777" w:rsidR="00EC7F77" w:rsidRPr="00393A85" w:rsidRDefault="00EC7F77" w:rsidP="00A23D18">
            <w:pPr>
              <w:rPr>
                <w:rFonts w:asciiTheme="minorHAnsi" w:hAnsiTheme="minorHAnsi" w:cstheme="minorHAnsi"/>
                <w:color w:val="000000"/>
                <w:sz w:val="22"/>
                <w:szCs w:val="22"/>
              </w:rPr>
            </w:pPr>
            <w:r w:rsidRPr="00393A85">
              <w:rPr>
                <w:rFonts w:asciiTheme="minorHAnsi" w:hAnsiTheme="minorHAnsi" w:cstheme="minorHAnsi"/>
                <w:color w:val="000000"/>
                <w:sz w:val="22"/>
                <w:szCs w:val="22"/>
              </w:rPr>
              <w:t>Available on Apple Podcasts, Spotify, Stitcher, and Google Podcasts</w:t>
            </w:r>
          </w:p>
        </w:tc>
        <w:tc>
          <w:tcPr>
            <w:tcW w:w="1955" w:type="pct"/>
            <w:tcBorders>
              <w:top w:val="nil"/>
              <w:left w:val="nil"/>
              <w:bottom w:val="single" w:sz="8" w:space="0" w:color="BFBFBF"/>
              <w:right w:val="single" w:sz="8" w:space="0" w:color="BFBFBF"/>
            </w:tcBorders>
            <w:shd w:val="clear" w:color="auto" w:fill="F2F2F2" w:themeFill="background1" w:themeFillShade="F2"/>
            <w:vAlign w:val="center"/>
            <w:hideMark/>
          </w:tcPr>
          <w:p w14:paraId="4F416A23" w14:textId="77777777" w:rsidR="00EC7F77" w:rsidRPr="00393A85" w:rsidRDefault="00EC7F77" w:rsidP="00A23D18">
            <w:pPr>
              <w:rPr>
                <w:rFonts w:asciiTheme="minorHAnsi" w:hAnsiTheme="minorHAnsi" w:cstheme="minorHAnsi"/>
                <w:color w:val="000000"/>
                <w:sz w:val="22"/>
                <w:szCs w:val="22"/>
              </w:rPr>
            </w:pPr>
            <w:r w:rsidRPr="00393A85">
              <w:rPr>
                <w:rFonts w:asciiTheme="minorHAnsi" w:hAnsiTheme="minorHAnsi" w:cstheme="minorHAnsi"/>
                <w:color w:val="000000"/>
                <w:sz w:val="22"/>
                <w:szCs w:val="22"/>
              </w:rPr>
              <w:t>Covers a broad range of data science topics, with episodes on programming languages, machine learning, and practical applications.</w:t>
            </w:r>
          </w:p>
        </w:tc>
      </w:tr>
      <w:tr w:rsidR="00EC7F77" w:rsidRPr="00393A85" w14:paraId="2EB6AF92" w14:textId="77777777" w:rsidTr="00A23D18">
        <w:trPr>
          <w:trHeight w:val="1215"/>
        </w:trPr>
        <w:tc>
          <w:tcPr>
            <w:tcW w:w="1174" w:type="pct"/>
            <w:tcBorders>
              <w:top w:val="nil"/>
              <w:left w:val="single" w:sz="8" w:space="0" w:color="BFBFBF"/>
              <w:bottom w:val="single" w:sz="8" w:space="0" w:color="BFBFBF"/>
              <w:right w:val="single" w:sz="8" w:space="0" w:color="BFBFBF"/>
            </w:tcBorders>
            <w:shd w:val="clear" w:color="auto" w:fill="auto"/>
            <w:vAlign w:val="center"/>
            <w:hideMark/>
          </w:tcPr>
          <w:p w14:paraId="3DDCF47F" w14:textId="77777777" w:rsidR="00EC7F77" w:rsidRPr="00393A85" w:rsidRDefault="00EC7F77" w:rsidP="00A23D18">
            <w:pPr>
              <w:rPr>
                <w:rFonts w:asciiTheme="minorHAnsi" w:hAnsiTheme="minorHAnsi" w:cstheme="minorHAnsi"/>
                <w:color w:val="000000"/>
                <w:sz w:val="22"/>
                <w:szCs w:val="22"/>
              </w:rPr>
            </w:pPr>
            <w:r w:rsidRPr="00393A85">
              <w:rPr>
                <w:rFonts w:asciiTheme="minorHAnsi" w:hAnsiTheme="minorHAnsi" w:cstheme="minorHAnsi"/>
                <w:color w:val="000000"/>
                <w:sz w:val="22"/>
                <w:szCs w:val="22"/>
              </w:rPr>
              <w:lastRenderedPageBreak/>
              <w:t>Linear Digressions</w:t>
            </w:r>
          </w:p>
        </w:tc>
        <w:tc>
          <w:tcPr>
            <w:tcW w:w="1871" w:type="pct"/>
            <w:tcBorders>
              <w:top w:val="nil"/>
              <w:left w:val="nil"/>
              <w:bottom w:val="single" w:sz="8" w:space="0" w:color="BFBFBF"/>
              <w:right w:val="single" w:sz="8" w:space="0" w:color="BFBFBF"/>
            </w:tcBorders>
            <w:shd w:val="clear" w:color="auto" w:fill="auto"/>
            <w:vAlign w:val="center"/>
            <w:hideMark/>
          </w:tcPr>
          <w:p w14:paraId="609C891F" w14:textId="77777777" w:rsidR="00EC7F77" w:rsidRPr="00393A85" w:rsidRDefault="00EC7F77" w:rsidP="00A23D18">
            <w:pPr>
              <w:rPr>
                <w:rFonts w:asciiTheme="minorHAnsi" w:hAnsiTheme="minorHAnsi" w:cstheme="minorHAnsi"/>
                <w:color w:val="000000"/>
                <w:sz w:val="22"/>
                <w:szCs w:val="22"/>
              </w:rPr>
            </w:pPr>
            <w:r w:rsidRPr="00393A85">
              <w:rPr>
                <w:rFonts w:asciiTheme="minorHAnsi" w:hAnsiTheme="minorHAnsi" w:cstheme="minorHAnsi"/>
                <w:color w:val="000000"/>
                <w:sz w:val="22"/>
                <w:szCs w:val="22"/>
              </w:rPr>
              <w:t>Available on Apple Podcasts, Spotify, Stitcher, and Google Podcasts</w:t>
            </w:r>
          </w:p>
        </w:tc>
        <w:tc>
          <w:tcPr>
            <w:tcW w:w="1955" w:type="pct"/>
            <w:tcBorders>
              <w:top w:val="nil"/>
              <w:left w:val="nil"/>
              <w:bottom w:val="single" w:sz="8" w:space="0" w:color="BFBFBF"/>
              <w:right w:val="single" w:sz="8" w:space="0" w:color="BFBFBF"/>
            </w:tcBorders>
            <w:shd w:val="clear" w:color="auto" w:fill="auto"/>
            <w:vAlign w:val="center"/>
            <w:hideMark/>
          </w:tcPr>
          <w:p w14:paraId="7045540F" w14:textId="77777777" w:rsidR="00EC7F77" w:rsidRPr="00393A85" w:rsidRDefault="00EC7F77" w:rsidP="00A23D18">
            <w:pPr>
              <w:rPr>
                <w:rFonts w:asciiTheme="minorHAnsi" w:hAnsiTheme="minorHAnsi" w:cstheme="minorHAnsi"/>
                <w:color w:val="000000"/>
                <w:sz w:val="22"/>
                <w:szCs w:val="22"/>
              </w:rPr>
            </w:pPr>
            <w:r w:rsidRPr="00393A85">
              <w:rPr>
                <w:rFonts w:asciiTheme="minorHAnsi" w:hAnsiTheme="minorHAnsi" w:cstheme="minorHAnsi"/>
                <w:color w:val="000000"/>
                <w:sz w:val="22"/>
                <w:szCs w:val="22"/>
              </w:rPr>
              <w:t>Focuses on machine learning and data science, discussing real-world examples and explaining complex concepts in an accessible way.</w:t>
            </w:r>
          </w:p>
        </w:tc>
      </w:tr>
      <w:tr w:rsidR="00EC7F77" w:rsidRPr="00393A85" w14:paraId="4F8D1459" w14:textId="77777777" w:rsidTr="00A23D18">
        <w:trPr>
          <w:trHeight w:val="1215"/>
        </w:trPr>
        <w:tc>
          <w:tcPr>
            <w:tcW w:w="1174" w:type="pct"/>
            <w:tcBorders>
              <w:top w:val="nil"/>
              <w:left w:val="single" w:sz="8" w:space="0" w:color="BFBFBF"/>
              <w:bottom w:val="single" w:sz="8" w:space="0" w:color="BFBFBF"/>
              <w:right w:val="single" w:sz="8" w:space="0" w:color="BFBFBF"/>
            </w:tcBorders>
            <w:shd w:val="clear" w:color="auto" w:fill="F2F2F2" w:themeFill="background1" w:themeFillShade="F2"/>
            <w:vAlign w:val="center"/>
            <w:hideMark/>
          </w:tcPr>
          <w:p w14:paraId="317A5213" w14:textId="77777777" w:rsidR="00EC7F77" w:rsidRPr="00393A85" w:rsidRDefault="00EC7F77" w:rsidP="00A23D18">
            <w:pPr>
              <w:rPr>
                <w:rFonts w:asciiTheme="minorHAnsi" w:hAnsiTheme="minorHAnsi" w:cstheme="minorHAnsi"/>
                <w:color w:val="000000"/>
                <w:sz w:val="22"/>
                <w:szCs w:val="22"/>
              </w:rPr>
            </w:pPr>
            <w:proofErr w:type="spellStart"/>
            <w:r w:rsidRPr="00393A85">
              <w:rPr>
                <w:rFonts w:asciiTheme="minorHAnsi" w:hAnsiTheme="minorHAnsi" w:cstheme="minorHAnsi"/>
                <w:color w:val="000000"/>
                <w:sz w:val="22"/>
                <w:szCs w:val="22"/>
              </w:rPr>
              <w:t>SuperDataScience</w:t>
            </w:r>
            <w:proofErr w:type="spellEnd"/>
            <w:r w:rsidRPr="00393A85">
              <w:rPr>
                <w:rFonts w:asciiTheme="minorHAnsi" w:hAnsiTheme="minorHAnsi" w:cstheme="minorHAnsi"/>
                <w:color w:val="000000"/>
                <w:sz w:val="22"/>
                <w:szCs w:val="22"/>
              </w:rPr>
              <w:t xml:space="preserve"> Podcast</w:t>
            </w:r>
          </w:p>
        </w:tc>
        <w:tc>
          <w:tcPr>
            <w:tcW w:w="1871" w:type="pct"/>
            <w:tcBorders>
              <w:top w:val="nil"/>
              <w:left w:val="nil"/>
              <w:bottom w:val="single" w:sz="8" w:space="0" w:color="BFBFBF"/>
              <w:right w:val="single" w:sz="8" w:space="0" w:color="BFBFBF"/>
            </w:tcBorders>
            <w:shd w:val="clear" w:color="auto" w:fill="F2F2F2" w:themeFill="background1" w:themeFillShade="F2"/>
            <w:vAlign w:val="center"/>
            <w:hideMark/>
          </w:tcPr>
          <w:p w14:paraId="3CAB7B2B" w14:textId="77777777" w:rsidR="00EC7F77" w:rsidRPr="00393A85" w:rsidRDefault="00EC7F77" w:rsidP="00A23D18">
            <w:pPr>
              <w:rPr>
                <w:rFonts w:asciiTheme="minorHAnsi" w:hAnsiTheme="minorHAnsi" w:cstheme="minorHAnsi"/>
                <w:color w:val="000000"/>
                <w:sz w:val="22"/>
                <w:szCs w:val="22"/>
              </w:rPr>
            </w:pPr>
            <w:r w:rsidRPr="00393A85">
              <w:rPr>
                <w:rFonts w:asciiTheme="minorHAnsi" w:hAnsiTheme="minorHAnsi" w:cstheme="minorHAnsi"/>
                <w:color w:val="000000"/>
                <w:sz w:val="22"/>
                <w:szCs w:val="22"/>
              </w:rPr>
              <w:t>Available on Apple Podcasts, Spotify, Stitcher, and Google Podcasts</w:t>
            </w:r>
          </w:p>
        </w:tc>
        <w:tc>
          <w:tcPr>
            <w:tcW w:w="1955" w:type="pct"/>
            <w:tcBorders>
              <w:top w:val="nil"/>
              <w:left w:val="nil"/>
              <w:bottom w:val="single" w:sz="8" w:space="0" w:color="BFBFBF"/>
              <w:right w:val="single" w:sz="8" w:space="0" w:color="BFBFBF"/>
            </w:tcBorders>
            <w:shd w:val="clear" w:color="auto" w:fill="F2F2F2" w:themeFill="background1" w:themeFillShade="F2"/>
            <w:vAlign w:val="center"/>
            <w:hideMark/>
          </w:tcPr>
          <w:p w14:paraId="19A0F96A" w14:textId="77777777" w:rsidR="00EC7F77" w:rsidRPr="00393A85" w:rsidRDefault="00EC7F77" w:rsidP="00A23D18">
            <w:pPr>
              <w:rPr>
                <w:rFonts w:asciiTheme="minorHAnsi" w:hAnsiTheme="minorHAnsi" w:cstheme="minorHAnsi"/>
                <w:color w:val="000000"/>
                <w:sz w:val="22"/>
                <w:szCs w:val="22"/>
              </w:rPr>
            </w:pPr>
            <w:r w:rsidRPr="00393A85">
              <w:rPr>
                <w:rFonts w:asciiTheme="minorHAnsi" w:hAnsiTheme="minorHAnsi" w:cstheme="minorHAnsi"/>
                <w:color w:val="000000"/>
                <w:sz w:val="22"/>
                <w:szCs w:val="22"/>
              </w:rPr>
              <w:t>Hosted by data science experts, this podcast covers a wide range of topics, including programming in Python and R.</w:t>
            </w:r>
          </w:p>
        </w:tc>
      </w:tr>
      <w:tr w:rsidR="00EC7F77" w:rsidRPr="00393A85" w14:paraId="0BF4934D" w14:textId="77777777" w:rsidTr="00A23D18">
        <w:trPr>
          <w:trHeight w:val="1215"/>
        </w:trPr>
        <w:tc>
          <w:tcPr>
            <w:tcW w:w="1174" w:type="pct"/>
            <w:tcBorders>
              <w:top w:val="nil"/>
              <w:left w:val="single" w:sz="8" w:space="0" w:color="BFBFBF"/>
              <w:bottom w:val="single" w:sz="8" w:space="0" w:color="BFBFBF"/>
              <w:right w:val="single" w:sz="8" w:space="0" w:color="BFBFBF"/>
            </w:tcBorders>
            <w:shd w:val="clear" w:color="auto" w:fill="auto"/>
            <w:vAlign w:val="center"/>
            <w:hideMark/>
          </w:tcPr>
          <w:p w14:paraId="7252870D" w14:textId="77777777" w:rsidR="00EC7F77" w:rsidRPr="00393A85" w:rsidRDefault="00EC7F77" w:rsidP="00A23D18">
            <w:pPr>
              <w:rPr>
                <w:rFonts w:asciiTheme="minorHAnsi" w:hAnsiTheme="minorHAnsi" w:cstheme="minorHAnsi"/>
                <w:color w:val="000000"/>
                <w:sz w:val="22"/>
                <w:szCs w:val="22"/>
              </w:rPr>
            </w:pPr>
            <w:r w:rsidRPr="00393A85">
              <w:rPr>
                <w:rFonts w:asciiTheme="minorHAnsi" w:hAnsiTheme="minorHAnsi" w:cstheme="minorHAnsi"/>
                <w:color w:val="000000"/>
                <w:sz w:val="22"/>
                <w:szCs w:val="22"/>
              </w:rPr>
              <w:t>Not So Standard Deviations</w:t>
            </w:r>
          </w:p>
        </w:tc>
        <w:tc>
          <w:tcPr>
            <w:tcW w:w="1871" w:type="pct"/>
            <w:tcBorders>
              <w:top w:val="nil"/>
              <w:left w:val="nil"/>
              <w:bottom w:val="single" w:sz="8" w:space="0" w:color="BFBFBF"/>
              <w:right w:val="single" w:sz="8" w:space="0" w:color="BFBFBF"/>
            </w:tcBorders>
            <w:shd w:val="clear" w:color="auto" w:fill="auto"/>
            <w:vAlign w:val="center"/>
            <w:hideMark/>
          </w:tcPr>
          <w:p w14:paraId="6313ED10" w14:textId="77777777" w:rsidR="00EC7F77" w:rsidRPr="00393A85" w:rsidRDefault="00EC7F77" w:rsidP="00A23D18">
            <w:pPr>
              <w:rPr>
                <w:rFonts w:asciiTheme="minorHAnsi" w:hAnsiTheme="minorHAnsi" w:cstheme="minorHAnsi"/>
                <w:color w:val="000000"/>
                <w:sz w:val="22"/>
                <w:szCs w:val="22"/>
              </w:rPr>
            </w:pPr>
            <w:r w:rsidRPr="00393A85">
              <w:rPr>
                <w:rFonts w:asciiTheme="minorHAnsi" w:hAnsiTheme="minorHAnsi" w:cstheme="minorHAnsi"/>
                <w:color w:val="000000"/>
                <w:sz w:val="22"/>
                <w:szCs w:val="22"/>
              </w:rPr>
              <w:t>Available on Apple Podcasts, Spotify, and Stitcher</w:t>
            </w:r>
          </w:p>
        </w:tc>
        <w:tc>
          <w:tcPr>
            <w:tcW w:w="1955" w:type="pct"/>
            <w:tcBorders>
              <w:top w:val="nil"/>
              <w:left w:val="nil"/>
              <w:bottom w:val="single" w:sz="8" w:space="0" w:color="BFBFBF"/>
              <w:right w:val="single" w:sz="8" w:space="0" w:color="BFBFBF"/>
            </w:tcBorders>
            <w:shd w:val="clear" w:color="auto" w:fill="auto"/>
            <w:vAlign w:val="center"/>
            <w:hideMark/>
          </w:tcPr>
          <w:p w14:paraId="0E7A7C05" w14:textId="77777777" w:rsidR="00EC7F77" w:rsidRPr="00393A85" w:rsidRDefault="00EC7F77" w:rsidP="00A23D18">
            <w:pPr>
              <w:rPr>
                <w:rFonts w:asciiTheme="minorHAnsi" w:hAnsiTheme="minorHAnsi" w:cstheme="minorHAnsi"/>
                <w:color w:val="000000"/>
                <w:sz w:val="22"/>
                <w:szCs w:val="22"/>
              </w:rPr>
            </w:pPr>
            <w:r w:rsidRPr="00393A85">
              <w:rPr>
                <w:rFonts w:asciiTheme="minorHAnsi" w:hAnsiTheme="minorHAnsi" w:cstheme="minorHAnsi"/>
                <w:color w:val="000000"/>
                <w:sz w:val="22"/>
                <w:szCs w:val="22"/>
              </w:rPr>
              <w:t>Hosted by data science experts Hilary Parker and Roger D. Peng, discussing data analysis, data science tools, and R programming.</w:t>
            </w:r>
          </w:p>
        </w:tc>
      </w:tr>
      <w:tr w:rsidR="00EC7F77" w:rsidRPr="00393A85" w14:paraId="42C80773" w14:textId="77777777" w:rsidTr="00A23D18">
        <w:trPr>
          <w:trHeight w:val="915"/>
        </w:trPr>
        <w:tc>
          <w:tcPr>
            <w:tcW w:w="1174" w:type="pct"/>
            <w:tcBorders>
              <w:top w:val="nil"/>
              <w:left w:val="single" w:sz="8" w:space="0" w:color="BFBFBF"/>
              <w:bottom w:val="single" w:sz="8" w:space="0" w:color="BFBFBF"/>
              <w:right w:val="single" w:sz="8" w:space="0" w:color="BFBFBF"/>
            </w:tcBorders>
            <w:shd w:val="clear" w:color="auto" w:fill="F2F2F2" w:themeFill="background1" w:themeFillShade="F2"/>
            <w:vAlign w:val="center"/>
            <w:hideMark/>
          </w:tcPr>
          <w:p w14:paraId="40C3AF63" w14:textId="77777777" w:rsidR="00EC7F77" w:rsidRPr="00393A85" w:rsidRDefault="00EC7F77" w:rsidP="00A23D18">
            <w:pPr>
              <w:rPr>
                <w:rFonts w:asciiTheme="minorHAnsi" w:hAnsiTheme="minorHAnsi" w:cstheme="minorHAnsi"/>
                <w:color w:val="000000"/>
                <w:sz w:val="22"/>
                <w:szCs w:val="22"/>
              </w:rPr>
            </w:pPr>
            <w:r w:rsidRPr="00393A85">
              <w:rPr>
                <w:rFonts w:asciiTheme="minorHAnsi" w:hAnsiTheme="minorHAnsi" w:cstheme="minorHAnsi"/>
                <w:color w:val="000000"/>
                <w:sz w:val="22"/>
                <w:szCs w:val="22"/>
              </w:rPr>
              <w:t>SAS Users Podcast</w:t>
            </w:r>
          </w:p>
        </w:tc>
        <w:tc>
          <w:tcPr>
            <w:tcW w:w="1871" w:type="pct"/>
            <w:tcBorders>
              <w:top w:val="nil"/>
              <w:left w:val="nil"/>
              <w:bottom w:val="single" w:sz="8" w:space="0" w:color="BFBFBF"/>
              <w:right w:val="single" w:sz="8" w:space="0" w:color="BFBFBF"/>
            </w:tcBorders>
            <w:shd w:val="clear" w:color="auto" w:fill="F2F2F2" w:themeFill="background1" w:themeFillShade="F2"/>
            <w:vAlign w:val="center"/>
            <w:hideMark/>
          </w:tcPr>
          <w:p w14:paraId="2E2C4E92" w14:textId="77777777" w:rsidR="00EC7F77" w:rsidRPr="00393A85" w:rsidRDefault="00EC7F77" w:rsidP="00A23D18">
            <w:pPr>
              <w:rPr>
                <w:rFonts w:asciiTheme="minorHAnsi" w:hAnsiTheme="minorHAnsi" w:cstheme="minorHAnsi"/>
                <w:color w:val="000000"/>
                <w:sz w:val="22"/>
                <w:szCs w:val="22"/>
              </w:rPr>
            </w:pPr>
            <w:r w:rsidRPr="00393A85">
              <w:rPr>
                <w:rFonts w:asciiTheme="minorHAnsi" w:hAnsiTheme="minorHAnsi" w:cstheme="minorHAnsi"/>
                <w:color w:val="000000"/>
                <w:sz w:val="22"/>
                <w:szCs w:val="22"/>
              </w:rPr>
              <w:t>Available on SAS.com, Apple Podcasts, and Google Podcasts</w:t>
            </w:r>
          </w:p>
        </w:tc>
        <w:tc>
          <w:tcPr>
            <w:tcW w:w="1955" w:type="pct"/>
            <w:tcBorders>
              <w:top w:val="nil"/>
              <w:left w:val="nil"/>
              <w:bottom w:val="single" w:sz="8" w:space="0" w:color="BFBFBF"/>
              <w:right w:val="single" w:sz="8" w:space="0" w:color="BFBFBF"/>
            </w:tcBorders>
            <w:shd w:val="clear" w:color="auto" w:fill="F2F2F2" w:themeFill="background1" w:themeFillShade="F2"/>
            <w:vAlign w:val="center"/>
            <w:hideMark/>
          </w:tcPr>
          <w:p w14:paraId="74CEF633" w14:textId="77777777" w:rsidR="00EC7F77" w:rsidRPr="00393A85" w:rsidRDefault="00EC7F77" w:rsidP="00A23D18">
            <w:pPr>
              <w:rPr>
                <w:rFonts w:asciiTheme="minorHAnsi" w:hAnsiTheme="minorHAnsi" w:cstheme="minorHAnsi"/>
                <w:color w:val="000000"/>
                <w:sz w:val="22"/>
                <w:szCs w:val="22"/>
              </w:rPr>
            </w:pPr>
            <w:r w:rsidRPr="00393A85">
              <w:rPr>
                <w:rFonts w:asciiTheme="minorHAnsi" w:hAnsiTheme="minorHAnsi" w:cstheme="minorHAnsi"/>
                <w:color w:val="000000"/>
                <w:sz w:val="22"/>
                <w:szCs w:val="22"/>
              </w:rPr>
              <w:t>A podcast from SAS covering various topics, including best practices, tips, and interviews with SAS users.</w:t>
            </w:r>
          </w:p>
        </w:tc>
      </w:tr>
      <w:tr w:rsidR="00EC7F77" w:rsidRPr="00393A85" w14:paraId="03C56706" w14:textId="77777777" w:rsidTr="00A23D18">
        <w:trPr>
          <w:trHeight w:val="915"/>
        </w:trPr>
        <w:tc>
          <w:tcPr>
            <w:tcW w:w="1174" w:type="pct"/>
            <w:tcBorders>
              <w:top w:val="nil"/>
              <w:left w:val="single" w:sz="8" w:space="0" w:color="BFBFBF"/>
              <w:bottom w:val="single" w:sz="8" w:space="0" w:color="BFBFBF"/>
              <w:right w:val="single" w:sz="8" w:space="0" w:color="BFBFBF"/>
            </w:tcBorders>
            <w:shd w:val="clear" w:color="auto" w:fill="auto"/>
            <w:vAlign w:val="center"/>
            <w:hideMark/>
          </w:tcPr>
          <w:p w14:paraId="0ED2A99C" w14:textId="77777777" w:rsidR="00EC7F77" w:rsidRPr="00393A85" w:rsidRDefault="00EC7F77" w:rsidP="00A23D18">
            <w:pPr>
              <w:rPr>
                <w:rFonts w:asciiTheme="minorHAnsi" w:hAnsiTheme="minorHAnsi" w:cstheme="minorHAnsi"/>
                <w:color w:val="000000"/>
                <w:sz w:val="22"/>
                <w:szCs w:val="22"/>
              </w:rPr>
            </w:pPr>
            <w:proofErr w:type="spellStart"/>
            <w:r w:rsidRPr="00393A85">
              <w:rPr>
                <w:rFonts w:asciiTheme="minorHAnsi" w:hAnsiTheme="minorHAnsi" w:cstheme="minorHAnsi"/>
                <w:color w:val="000000"/>
                <w:sz w:val="22"/>
                <w:szCs w:val="22"/>
              </w:rPr>
              <w:t>DataFramed</w:t>
            </w:r>
            <w:proofErr w:type="spellEnd"/>
          </w:p>
        </w:tc>
        <w:tc>
          <w:tcPr>
            <w:tcW w:w="1871" w:type="pct"/>
            <w:tcBorders>
              <w:top w:val="nil"/>
              <w:left w:val="nil"/>
              <w:bottom w:val="single" w:sz="8" w:space="0" w:color="BFBFBF"/>
              <w:right w:val="single" w:sz="8" w:space="0" w:color="BFBFBF"/>
            </w:tcBorders>
            <w:shd w:val="clear" w:color="auto" w:fill="auto"/>
            <w:vAlign w:val="center"/>
            <w:hideMark/>
          </w:tcPr>
          <w:p w14:paraId="42C18F8D" w14:textId="77777777" w:rsidR="00EC7F77" w:rsidRPr="00393A85" w:rsidRDefault="00EC7F77" w:rsidP="00A23D18">
            <w:pPr>
              <w:rPr>
                <w:rFonts w:asciiTheme="minorHAnsi" w:hAnsiTheme="minorHAnsi" w:cstheme="minorHAnsi"/>
                <w:color w:val="000000"/>
                <w:sz w:val="22"/>
                <w:szCs w:val="22"/>
              </w:rPr>
            </w:pPr>
            <w:r w:rsidRPr="00393A85">
              <w:rPr>
                <w:rFonts w:asciiTheme="minorHAnsi" w:hAnsiTheme="minorHAnsi" w:cstheme="minorHAnsi"/>
                <w:color w:val="000000"/>
                <w:sz w:val="22"/>
                <w:szCs w:val="22"/>
              </w:rPr>
              <w:t xml:space="preserve">Available on </w:t>
            </w:r>
            <w:proofErr w:type="spellStart"/>
            <w:r w:rsidRPr="00393A85">
              <w:rPr>
                <w:rFonts w:asciiTheme="minorHAnsi" w:hAnsiTheme="minorHAnsi" w:cstheme="minorHAnsi"/>
                <w:color w:val="000000"/>
                <w:sz w:val="22"/>
                <w:szCs w:val="22"/>
              </w:rPr>
              <w:t>DataCamp</w:t>
            </w:r>
            <w:proofErr w:type="spellEnd"/>
            <w:r w:rsidRPr="00393A85">
              <w:rPr>
                <w:rFonts w:asciiTheme="minorHAnsi" w:hAnsiTheme="minorHAnsi" w:cstheme="minorHAnsi"/>
                <w:color w:val="000000"/>
                <w:sz w:val="22"/>
                <w:szCs w:val="22"/>
              </w:rPr>
              <w:t>, Apple Podcasts, Spotify, and Google Podcasts</w:t>
            </w:r>
          </w:p>
        </w:tc>
        <w:tc>
          <w:tcPr>
            <w:tcW w:w="1955" w:type="pct"/>
            <w:tcBorders>
              <w:top w:val="nil"/>
              <w:left w:val="nil"/>
              <w:bottom w:val="single" w:sz="8" w:space="0" w:color="BFBFBF"/>
              <w:right w:val="single" w:sz="8" w:space="0" w:color="BFBFBF"/>
            </w:tcBorders>
            <w:shd w:val="clear" w:color="auto" w:fill="auto"/>
            <w:vAlign w:val="center"/>
            <w:hideMark/>
          </w:tcPr>
          <w:p w14:paraId="16ACF1D0" w14:textId="77777777" w:rsidR="00EC7F77" w:rsidRPr="00393A85" w:rsidRDefault="00EC7F77" w:rsidP="00A23D18">
            <w:pPr>
              <w:rPr>
                <w:rFonts w:asciiTheme="minorHAnsi" w:hAnsiTheme="minorHAnsi" w:cstheme="minorHAnsi"/>
                <w:color w:val="000000"/>
                <w:sz w:val="22"/>
                <w:szCs w:val="22"/>
              </w:rPr>
            </w:pPr>
            <w:r w:rsidRPr="00393A85">
              <w:rPr>
                <w:rFonts w:asciiTheme="minorHAnsi" w:hAnsiTheme="minorHAnsi" w:cstheme="minorHAnsi"/>
                <w:color w:val="000000"/>
                <w:sz w:val="22"/>
                <w:szCs w:val="22"/>
              </w:rPr>
              <w:t xml:space="preserve">A podcast from </w:t>
            </w:r>
            <w:proofErr w:type="spellStart"/>
            <w:r w:rsidRPr="00393A85">
              <w:rPr>
                <w:rFonts w:asciiTheme="minorHAnsi" w:hAnsiTheme="minorHAnsi" w:cstheme="minorHAnsi"/>
                <w:color w:val="000000"/>
                <w:sz w:val="22"/>
                <w:szCs w:val="22"/>
              </w:rPr>
              <w:t>DataCamp</w:t>
            </w:r>
            <w:proofErr w:type="spellEnd"/>
            <w:r w:rsidRPr="00393A85">
              <w:rPr>
                <w:rFonts w:asciiTheme="minorHAnsi" w:hAnsiTheme="minorHAnsi" w:cstheme="minorHAnsi"/>
                <w:color w:val="000000"/>
                <w:sz w:val="22"/>
                <w:szCs w:val="22"/>
              </w:rPr>
              <w:t xml:space="preserve"> exploring data science, its applications, and its impact on industries.</w:t>
            </w:r>
          </w:p>
        </w:tc>
      </w:tr>
      <w:tr w:rsidR="00EC7F77" w:rsidRPr="00393A85" w14:paraId="5D212B36" w14:textId="77777777" w:rsidTr="00A23D18">
        <w:trPr>
          <w:trHeight w:val="915"/>
        </w:trPr>
        <w:tc>
          <w:tcPr>
            <w:tcW w:w="1174" w:type="pct"/>
            <w:tcBorders>
              <w:top w:val="nil"/>
              <w:left w:val="single" w:sz="8" w:space="0" w:color="BFBFBF"/>
              <w:bottom w:val="single" w:sz="8" w:space="0" w:color="BFBFBF"/>
              <w:right w:val="single" w:sz="8" w:space="0" w:color="BFBFBF"/>
            </w:tcBorders>
            <w:shd w:val="clear" w:color="auto" w:fill="F2F2F2" w:themeFill="background1" w:themeFillShade="F2"/>
            <w:vAlign w:val="center"/>
            <w:hideMark/>
          </w:tcPr>
          <w:p w14:paraId="470DF5F8" w14:textId="77777777" w:rsidR="00EC7F77" w:rsidRPr="00393A85" w:rsidRDefault="00EC7F77" w:rsidP="00A23D18">
            <w:pPr>
              <w:rPr>
                <w:rFonts w:asciiTheme="minorHAnsi" w:hAnsiTheme="minorHAnsi" w:cstheme="minorHAnsi"/>
                <w:color w:val="000000"/>
                <w:sz w:val="22"/>
                <w:szCs w:val="22"/>
              </w:rPr>
            </w:pPr>
            <w:r w:rsidRPr="00393A85">
              <w:rPr>
                <w:rFonts w:asciiTheme="minorHAnsi" w:hAnsiTheme="minorHAnsi" w:cstheme="minorHAnsi"/>
                <w:color w:val="000000"/>
                <w:sz w:val="22"/>
                <w:szCs w:val="22"/>
              </w:rPr>
              <w:t>AI Alignment Podcast</w:t>
            </w:r>
          </w:p>
        </w:tc>
        <w:tc>
          <w:tcPr>
            <w:tcW w:w="1871" w:type="pct"/>
            <w:tcBorders>
              <w:top w:val="nil"/>
              <w:left w:val="nil"/>
              <w:bottom w:val="single" w:sz="8" w:space="0" w:color="BFBFBF"/>
              <w:right w:val="single" w:sz="8" w:space="0" w:color="BFBFBF"/>
            </w:tcBorders>
            <w:shd w:val="clear" w:color="auto" w:fill="F2F2F2" w:themeFill="background1" w:themeFillShade="F2"/>
            <w:vAlign w:val="center"/>
            <w:hideMark/>
          </w:tcPr>
          <w:p w14:paraId="7DA20C0C" w14:textId="77777777" w:rsidR="00EC7F77" w:rsidRPr="00393A85" w:rsidRDefault="00EC7F77" w:rsidP="00A23D18">
            <w:pPr>
              <w:rPr>
                <w:rFonts w:asciiTheme="minorHAnsi" w:hAnsiTheme="minorHAnsi" w:cstheme="minorHAnsi"/>
                <w:color w:val="000000"/>
                <w:sz w:val="22"/>
                <w:szCs w:val="22"/>
              </w:rPr>
            </w:pPr>
            <w:r w:rsidRPr="00393A85">
              <w:rPr>
                <w:rFonts w:asciiTheme="minorHAnsi" w:hAnsiTheme="minorHAnsi" w:cstheme="minorHAnsi"/>
                <w:color w:val="000000"/>
                <w:sz w:val="22"/>
                <w:szCs w:val="22"/>
              </w:rPr>
              <w:t>Available on Apple Podcasts, Spotify, Stitcher, and Google Podcasts</w:t>
            </w:r>
          </w:p>
        </w:tc>
        <w:tc>
          <w:tcPr>
            <w:tcW w:w="1955" w:type="pct"/>
            <w:tcBorders>
              <w:top w:val="nil"/>
              <w:left w:val="nil"/>
              <w:bottom w:val="single" w:sz="8" w:space="0" w:color="BFBFBF"/>
              <w:right w:val="single" w:sz="8" w:space="0" w:color="BFBFBF"/>
            </w:tcBorders>
            <w:shd w:val="clear" w:color="auto" w:fill="F2F2F2" w:themeFill="background1" w:themeFillShade="F2"/>
            <w:vAlign w:val="center"/>
            <w:hideMark/>
          </w:tcPr>
          <w:p w14:paraId="4CB52A36" w14:textId="77777777" w:rsidR="00EC7F77" w:rsidRPr="00393A85" w:rsidRDefault="00EC7F77" w:rsidP="00A23D18">
            <w:pPr>
              <w:rPr>
                <w:rFonts w:asciiTheme="minorHAnsi" w:hAnsiTheme="minorHAnsi" w:cstheme="minorHAnsi"/>
                <w:color w:val="000000"/>
                <w:sz w:val="22"/>
                <w:szCs w:val="22"/>
              </w:rPr>
            </w:pPr>
            <w:r w:rsidRPr="00393A85">
              <w:rPr>
                <w:rFonts w:asciiTheme="minorHAnsi" w:hAnsiTheme="minorHAnsi" w:cstheme="minorHAnsi"/>
                <w:color w:val="000000"/>
                <w:sz w:val="22"/>
                <w:szCs w:val="22"/>
              </w:rPr>
              <w:t>Discusses the long-term impact of AI, with insights relevant to the broader data science field.</w:t>
            </w:r>
          </w:p>
        </w:tc>
      </w:tr>
      <w:tr w:rsidR="00EC7F77" w:rsidRPr="00393A85" w14:paraId="4C26D9A1" w14:textId="77777777" w:rsidTr="00A23D18">
        <w:trPr>
          <w:trHeight w:val="915"/>
        </w:trPr>
        <w:tc>
          <w:tcPr>
            <w:tcW w:w="1174" w:type="pct"/>
            <w:tcBorders>
              <w:top w:val="nil"/>
              <w:left w:val="single" w:sz="8" w:space="0" w:color="BFBFBF"/>
              <w:bottom w:val="single" w:sz="8" w:space="0" w:color="BFBFBF"/>
              <w:right w:val="single" w:sz="8" w:space="0" w:color="BFBFBF"/>
            </w:tcBorders>
            <w:shd w:val="clear" w:color="auto" w:fill="auto"/>
            <w:vAlign w:val="center"/>
            <w:hideMark/>
          </w:tcPr>
          <w:p w14:paraId="5C83AF66" w14:textId="77777777" w:rsidR="00EC7F77" w:rsidRPr="00393A85" w:rsidRDefault="00EC7F77" w:rsidP="00A23D18">
            <w:pPr>
              <w:rPr>
                <w:rFonts w:asciiTheme="minorHAnsi" w:hAnsiTheme="minorHAnsi" w:cstheme="minorHAnsi"/>
                <w:color w:val="000000"/>
                <w:sz w:val="22"/>
                <w:szCs w:val="22"/>
              </w:rPr>
            </w:pPr>
            <w:r w:rsidRPr="00393A85">
              <w:rPr>
                <w:rFonts w:asciiTheme="minorHAnsi" w:hAnsiTheme="minorHAnsi" w:cstheme="minorHAnsi"/>
                <w:color w:val="000000"/>
                <w:sz w:val="22"/>
                <w:szCs w:val="22"/>
              </w:rPr>
              <w:t>The TWIML AI Podcast</w:t>
            </w:r>
          </w:p>
        </w:tc>
        <w:tc>
          <w:tcPr>
            <w:tcW w:w="1871" w:type="pct"/>
            <w:tcBorders>
              <w:top w:val="nil"/>
              <w:left w:val="nil"/>
              <w:bottom w:val="single" w:sz="8" w:space="0" w:color="BFBFBF"/>
              <w:right w:val="single" w:sz="8" w:space="0" w:color="BFBFBF"/>
            </w:tcBorders>
            <w:shd w:val="clear" w:color="auto" w:fill="auto"/>
            <w:vAlign w:val="center"/>
            <w:hideMark/>
          </w:tcPr>
          <w:p w14:paraId="42ECD4C4" w14:textId="77777777" w:rsidR="00EC7F77" w:rsidRPr="00393A85" w:rsidRDefault="00EC7F77" w:rsidP="00A23D18">
            <w:pPr>
              <w:rPr>
                <w:rFonts w:asciiTheme="minorHAnsi" w:hAnsiTheme="minorHAnsi" w:cstheme="minorHAnsi"/>
                <w:color w:val="000000"/>
                <w:sz w:val="22"/>
                <w:szCs w:val="22"/>
              </w:rPr>
            </w:pPr>
            <w:r w:rsidRPr="00393A85">
              <w:rPr>
                <w:rFonts w:asciiTheme="minorHAnsi" w:hAnsiTheme="minorHAnsi" w:cstheme="minorHAnsi"/>
                <w:color w:val="000000"/>
                <w:sz w:val="22"/>
                <w:szCs w:val="22"/>
              </w:rPr>
              <w:t>Available on Apple Podcasts, Spotify, Stitcher, and Google Podcasts</w:t>
            </w:r>
          </w:p>
        </w:tc>
        <w:tc>
          <w:tcPr>
            <w:tcW w:w="1955" w:type="pct"/>
            <w:tcBorders>
              <w:top w:val="nil"/>
              <w:left w:val="nil"/>
              <w:bottom w:val="single" w:sz="8" w:space="0" w:color="BFBFBF"/>
              <w:right w:val="single" w:sz="8" w:space="0" w:color="BFBFBF"/>
            </w:tcBorders>
            <w:shd w:val="clear" w:color="auto" w:fill="auto"/>
            <w:vAlign w:val="center"/>
            <w:hideMark/>
          </w:tcPr>
          <w:p w14:paraId="12AB2E96" w14:textId="77777777" w:rsidR="00EC7F77" w:rsidRPr="00393A85" w:rsidRDefault="00EC7F77" w:rsidP="00A23D18">
            <w:pPr>
              <w:rPr>
                <w:rFonts w:asciiTheme="minorHAnsi" w:hAnsiTheme="minorHAnsi" w:cstheme="minorHAnsi"/>
                <w:color w:val="000000"/>
                <w:sz w:val="22"/>
                <w:szCs w:val="22"/>
              </w:rPr>
            </w:pPr>
            <w:r w:rsidRPr="00393A85">
              <w:rPr>
                <w:rFonts w:asciiTheme="minorHAnsi" w:hAnsiTheme="minorHAnsi" w:cstheme="minorHAnsi"/>
                <w:color w:val="000000"/>
                <w:sz w:val="22"/>
                <w:szCs w:val="22"/>
              </w:rPr>
              <w:t>Focuses on machine learning, AI, and deep learning, with interviews from industry experts.</w:t>
            </w:r>
          </w:p>
        </w:tc>
      </w:tr>
      <w:tr w:rsidR="00EC7F77" w:rsidRPr="00393A85" w14:paraId="1A191B3F" w14:textId="77777777" w:rsidTr="00A23D18">
        <w:trPr>
          <w:trHeight w:val="915"/>
        </w:trPr>
        <w:tc>
          <w:tcPr>
            <w:tcW w:w="1174" w:type="pct"/>
            <w:tcBorders>
              <w:top w:val="nil"/>
              <w:left w:val="single" w:sz="8" w:space="0" w:color="BFBFBF"/>
              <w:bottom w:val="single" w:sz="8" w:space="0" w:color="BFBFBF"/>
              <w:right w:val="single" w:sz="8" w:space="0" w:color="BFBFBF"/>
            </w:tcBorders>
            <w:shd w:val="clear" w:color="auto" w:fill="F2F2F2" w:themeFill="background1" w:themeFillShade="F2"/>
            <w:vAlign w:val="center"/>
            <w:hideMark/>
          </w:tcPr>
          <w:p w14:paraId="0977C49E" w14:textId="77777777" w:rsidR="00EC7F77" w:rsidRPr="00393A85" w:rsidRDefault="00EC7F77" w:rsidP="00A23D18">
            <w:pPr>
              <w:rPr>
                <w:rFonts w:asciiTheme="minorHAnsi" w:hAnsiTheme="minorHAnsi" w:cstheme="minorHAnsi"/>
                <w:color w:val="000000"/>
                <w:sz w:val="22"/>
                <w:szCs w:val="22"/>
              </w:rPr>
            </w:pPr>
            <w:r w:rsidRPr="00393A85">
              <w:rPr>
                <w:rFonts w:asciiTheme="minorHAnsi" w:hAnsiTheme="minorHAnsi" w:cstheme="minorHAnsi"/>
                <w:color w:val="000000"/>
                <w:sz w:val="22"/>
                <w:szCs w:val="22"/>
              </w:rPr>
              <w:t>Becoming a Data Scientist</w:t>
            </w:r>
          </w:p>
        </w:tc>
        <w:tc>
          <w:tcPr>
            <w:tcW w:w="1871" w:type="pct"/>
            <w:tcBorders>
              <w:top w:val="nil"/>
              <w:left w:val="nil"/>
              <w:bottom w:val="single" w:sz="8" w:space="0" w:color="BFBFBF"/>
              <w:right w:val="single" w:sz="8" w:space="0" w:color="BFBFBF"/>
            </w:tcBorders>
            <w:shd w:val="clear" w:color="auto" w:fill="F2F2F2" w:themeFill="background1" w:themeFillShade="F2"/>
            <w:vAlign w:val="center"/>
            <w:hideMark/>
          </w:tcPr>
          <w:p w14:paraId="52BE8DAE" w14:textId="77777777" w:rsidR="00EC7F77" w:rsidRPr="00393A85" w:rsidRDefault="00EC7F77" w:rsidP="00A23D18">
            <w:pPr>
              <w:rPr>
                <w:rFonts w:asciiTheme="minorHAnsi" w:hAnsiTheme="minorHAnsi" w:cstheme="minorHAnsi"/>
                <w:color w:val="000000"/>
                <w:sz w:val="22"/>
                <w:szCs w:val="22"/>
              </w:rPr>
            </w:pPr>
            <w:r w:rsidRPr="00393A85">
              <w:rPr>
                <w:rFonts w:asciiTheme="minorHAnsi" w:hAnsiTheme="minorHAnsi" w:cstheme="minorHAnsi"/>
                <w:color w:val="000000"/>
                <w:sz w:val="22"/>
                <w:szCs w:val="22"/>
              </w:rPr>
              <w:t>Available on Apple Podcasts, Spotify, Stitcher, and Google Podcasts</w:t>
            </w:r>
          </w:p>
        </w:tc>
        <w:tc>
          <w:tcPr>
            <w:tcW w:w="1955" w:type="pct"/>
            <w:tcBorders>
              <w:top w:val="nil"/>
              <w:left w:val="nil"/>
              <w:bottom w:val="single" w:sz="8" w:space="0" w:color="BFBFBF"/>
              <w:right w:val="single" w:sz="8" w:space="0" w:color="BFBFBF"/>
            </w:tcBorders>
            <w:shd w:val="clear" w:color="auto" w:fill="F2F2F2" w:themeFill="background1" w:themeFillShade="F2"/>
            <w:vAlign w:val="center"/>
            <w:hideMark/>
          </w:tcPr>
          <w:p w14:paraId="734E3376" w14:textId="77777777" w:rsidR="00EC7F77" w:rsidRPr="00393A85" w:rsidRDefault="00EC7F77" w:rsidP="00A23D18">
            <w:pPr>
              <w:rPr>
                <w:rFonts w:asciiTheme="minorHAnsi" w:hAnsiTheme="minorHAnsi" w:cstheme="minorHAnsi"/>
                <w:color w:val="000000"/>
                <w:sz w:val="22"/>
                <w:szCs w:val="22"/>
              </w:rPr>
            </w:pPr>
            <w:r w:rsidRPr="00393A85">
              <w:rPr>
                <w:rFonts w:asciiTheme="minorHAnsi" w:hAnsiTheme="minorHAnsi" w:cstheme="minorHAnsi"/>
                <w:color w:val="000000"/>
                <w:sz w:val="22"/>
                <w:szCs w:val="22"/>
              </w:rPr>
              <w:t>Follows the journey of learning data science, with insights and advice for beginners.</w:t>
            </w:r>
          </w:p>
        </w:tc>
      </w:tr>
      <w:tr w:rsidR="00EC7F77" w:rsidRPr="00393A85" w14:paraId="4D49D392" w14:textId="77777777" w:rsidTr="00A23D18">
        <w:trPr>
          <w:trHeight w:val="915"/>
        </w:trPr>
        <w:tc>
          <w:tcPr>
            <w:tcW w:w="1174" w:type="pct"/>
            <w:tcBorders>
              <w:top w:val="nil"/>
              <w:left w:val="single" w:sz="8" w:space="0" w:color="BFBFBF"/>
              <w:bottom w:val="single" w:sz="8" w:space="0" w:color="BFBFBF"/>
              <w:right w:val="single" w:sz="8" w:space="0" w:color="BFBFBF"/>
            </w:tcBorders>
            <w:shd w:val="clear" w:color="auto" w:fill="auto"/>
            <w:vAlign w:val="center"/>
            <w:hideMark/>
          </w:tcPr>
          <w:p w14:paraId="50371095" w14:textId="77777777" w:rsidR="00EC7F77" w:rsidRPr="00393A85" w:rsidRDefault="00EC7F77" w:rsidP="00A23D18">
            <w:pPr>
              <w:rPr>
                <w:rFonts w:asciiTheme="minorHAnsi" w:hAnsiTheme="minorHAnsi" w:cstheme="minorHAnsi"/>
                <w:color w:val="000000"/>
                <w:sz w:val="22"/>
                <w:szCs w:val="22"/>
              </w:rPr>
            </w:pPr>
            <w:r w:rsidRPr="00393A85">
              <w:rPr>
                <w:rFonts w:asciiTheme="minorHAnsi" w:hAnsiTheme="minorHAnsi" w:cstheme="minorHAnsi"/>
                <w:color w:val="000000"/>
                <w:sz w:val="22"/>
                <w:szCs w:val="22"/>
              </w:rPr>
              <w:t>Data Stories</w:t>
            </w:r>
          </w:p>
        </w:tc>
        <w:tc>
          <w:tcPr>
            <w:tcW w:w="1871" w:type="pct"/>
            <w:tcBorders>
              <w:top w:val="nil"/>
              <w:left w:val="nil"/>
              <w:bottom w:val="single" w:sz="8" w:space="0" w:color="BFBFBF"/>
              <w:right w:val="single" w:sz="8" w:space="0" w:color="BFBFBF"/>
            </w:tcBorders>
            <w:shd w:val="clear" w:color="auto" w:fill="auto"/>
            <w:vAlign w:val="center"/>
            <w:hideMark/>
          </w:tcPr>
          <w:p w14:paraId="6B841604" w14:textId="77777777" w:rsidR="00EC7F77" w:rsidRPr="00393A85" w:rsidRDefault="00EC7F77" w:rsidP="00A23D18">
            <w:pPr>
              <w:rPr>
                <w:rFonts w:asciiTheme="minorHAnsi" w:hAnsiTheme="minorHAnsi" w:cstheme="minorHAnsi"/>
                <w:color w:val="000000"/>
                <w:sz w:val="22"/>
                <w:szCs w:val="22"/>
              </w:rPr>
            </w:pPr>
            <w:r w:rsidRPr="00393A85">
              <w:rPr>
                <w:rFonts w:asciiTheme="minorHAnsi" w:hAnsiTheme="minorHAnsi" w:cstheme="minorHAnsi"/>
                <w:color w:val="000000"/>
                <w:sz w:val="22"/>
                <w:szCs w:val="22"/>
              </w:rPr>
              <w:t>Available on Apple Podcasts, Spotify, and Google Podcasts</w:t>
            </w:r>
          </w:p>
        </w:tc>
        <w:tc>
          <w:tcPr>
            <w:tcW w:w="1955" w:type="pct"/>
            <w:tcBorders>
              <w:top w:val="nil"/>
              <w:left w:val="nil"/>
              <w:bottom w:val="single" w:sz="8" w:space="0" w:color="BFBFBF"/>
              <w:right w:val="single" w:sz="8" w:space="0" w:color="BFBFBF"/>
            </w:tcBorders>
            <w:shd w:val="clear" w:color="auto" w:fill="auto"/>
            <w:vAlign w:val="center"/>
            <w:hideMark/>
          </w:tcPr>
          <w:p w14:paraId="454D9B41" w14:textId="77777777" w:rsidR="00EC7F77" w:rsidRPr="00393A85" w:rsidRDefault="00EC7F77" w:rsidP="00A23D18">
            <w:pPr>
              <w:rPr>
                <w:rFonts w:asciiTheme="minorHAnsi" w:hAnsiTheme="minorHAnsi" w:cstheme="minorHAnsi"/>
                <w:color w:val="000000"/>
                <w:sz w:val="22"/>
                <w:szCs w:val="22"/>
              </w:rPr>
            </w:pPr>
            <w:r w:rsidRPr="00393A85">
              <w:rPr>
                <w:rFonts w:asciiTheme="minorHAnsi" w:hAnsiTheme="minorHAnsi" w:cstheme="minorHAnsi"/>
                <w:color w:val="000000"/>
                <w:sz w:val="22"/>
                <w:szCs w:val="22"/>
              </w:rPr>
              <w:t>A podcast about data visualization, how data is presented, and the stories it tells.</w:t>
            </w:r>
          </w:p>
        </w:tc>
      </w:tr>
    </w:tbl>
    <w:p w14:paraId="24466268" w14:textId="77777777" w:rsidR="00EC7F77" w:rsidRPr="007D233C" w:rsidRDefault="00EC7F77" w:rsidP="00EC7F77">
      <w:pPr>
        <w:pStyle w:val="ABodyCopy"/>
        <w:spacing w:afterLines="180" w:after="432"/>
        <w:ind w:left="0"/>
        <w:rPr>
          <w:rFonts w:asciiTheme="minorHAnsi" w:hAnsiTheme="minorHAnsi" w:cstheme="minorHAnsi"/>
          <w:b/>
          <w:bCs/>
          <w:sz w:val="22"/>
          <w:szCs w:val="22"/>
        </w:rPr>
      </w:pPr>
    </w:p>
    <w:p w14:paraId="46F6FC7F" w14:textId="77777777" w:rsidR="00FC37B8" w:rsidRPr="0042246D" w:rsidRDefault="00FC37B8" w:rsidP="00FC37B8">
      <w:pPr>
        <w:pStyle w:val="Heading1"/>
        <w:rPr>
          <w:rFonts w:asciiTheme="minorHAnsi" w:hAnsiTheme="minorHAnsi" w:cstheme="minorHAnsi"/>
          <w:b w:val="0"/>
          <w:bCs w:val="0"/>
          <w:sz w:val="22"/>
          <w:szCs w:val="22"/>
        </w:rPr>
      </w:pPr>
      <w:bookmarkStart w:id="199" w:name="_Toc174889708"/>
      <w:r w:rsidRPr="0042246D">
        <w:rPr>
          <w:rFonts w:asciiTheme="minorHAnsi" w:hAnsiTheme="minorHAnsi" w:cstheme="minorHAnsi"/>
        </w:rPr>
        <w:lastRenderedPageBreak/>
        <w:t xml:space="preserve">Appendix:  </w:t>
      </w:r>
      <w:proofErr w:type="gramStart"/>
      <w:r w:rsidRPr="0042246D">
        <w:rPr>
          <w:rFonts w:asciiTheme="minorHAnsi" w:hAnsiTheme="minorHAnsi" w:cstheme="minorHAnsi"/>
        </w:rPr>
        <w:t>Open Source</w:t>
      </w:r>
      <w:proofErr w:type="gramEnd"/>
      <w:r w:rsidRPr="0042246D">
        <w:rPr>
          <w:rFonts w:asciiTheme="minorHAnsi" w:hAnsiTheme="minorHAnsi" w:cstheme="minorHAnsi"/>
        </w:rPr>
        <w:t xml:space="preserve"> Data Sources</w:t>
      </w:r>
      <w:bookmarkEnd w:id="199"/>
    </w:p>
    <w:p w14:paraId="0C416CB5" w14:textId="77777777" w:rsidR="00FC37B8" w:rsidRPr="0042246D" w:rsidRDefault="00FC37B8" w:rsidP="00FC37B8">
      <w:pPr>
        <w:rPr>
          <w:rFonts w:asciiTheme="minorHAnsi" w:hAnsiTheme="minorHAnsi" w:cstheme="minorHAnsi"/>
        </w:rPr>
      </w:pPr>
    </w:p>
    <w:p w14:paraId="44F403B1" w14:textId="77777777" w:rsidR="00FC37B8" w:rsidRPr="0042246D" w:rsidRDefault="00FC37B8" w:rsidP="00FC37B8">
      <w:pPr>
        <w:rPr>
          <w:rFonts w:asciiTheme="minorHAnsi" w:hAnsiTheme="minorHAnsi" w:cstheme="minorHAnsi"/>
          <w:b/>
          <w:bCs/>
          <w:sz w:val="22"/>
          <w:szCs w:val="22"/>
        </w:rPr>
      </w:pPr>
      <w:r w:rsidRPr="00857498">
        <w:rPr>
          <w:rFonts w:asciiTheme="minorHAnsi" w:hAnsiTheme="minorHAnsi" w:cstheme="minorHAnsi"/>
          <w:b/>
          <w:bCs/>
          <w:sz w:val="22"/>
          <w:szCs w:val="22"/>
        </w:rPr>
        <w:t>Introduction</w:t>
      </w:r>
    </w:p>
    <w:p w14:paraId="603E7005" w14:textId="77777777" w:rsidR="00FC37B8" w:rsidRPr="00857498" w:rsidRDefault="00FC37B8" w:rsidP="00FC37B8">
      <w:pPr>
        <w:rPr>
          <w:rFonts w:asciiTheme="minorHAnsi" w:hAnsiTheme="minorHAnsi" w:cstheme="minorHAnsi"/>
          <w:b/>
          <w:bCs/>
          <w:sz w:val="22"/>
          <w:szCs w:val="22"/>
        </w:rPr>
      </w:pPr>
    </w:p>
    <w:p w14:paraId="565C5E09" w14:textId="77777777" w:rsidR="00FC37B8" w:rsidRPr="0042246D" w:rsidRDefault="00FC37B8" w:rsidP="00FC37B8">
      <w:pPr>
        <w:rPr>
          <w:rFonts w:asciiTheme="minorHAnsi" w:hAnsiTheme="minorHAnsi" w:cstheme="minorHAnsi"/>
          <w:sz w:val="22"/>
          <w:szCs w:val="22"/>
        </w:rPr>
      </w:pPr>
      <w:r w:rsidRPr="00857498">
        <w:rPr>
          <w:rFonts w:asciiTheme="minorHAnsi" w:hAnsiTheme="minorHAnsi" w:cstheme="minorHAnsi"/>
          <w:sz w:val="22"/>
          <w:szCs w:val="22"/>
        </w:rPr>
        <w:t>Access to high-quality data is crucial for developing and honing your data science skills. This appendix provides a comprehensive list of open-source data sources where you can find datasets for a wide range of applications, from machine learning projects to statistical analysis. These resources offer diverse datasets that can be used to build, test, and refine your models, providing ample opportunities to apply your knowledge in real-world scenarios.</w:t>
      </w:r>
    </w:p>
    <w:p w14:paraId="30906087" w14:textId="77777777" w:rsidR="00FC37B8" w:rsidRPr="0042246D" w:rsidRDefault="00FC37B8" w:rsidP="00FC37B8">
      <w:pPr>
        <w:rPr>
          <w:rFonts w:asciiTheme="minorHAnsi" w:hAnsiTheme="minorHAnsi" w:cstheme="minorHAnsi"/>
          <w:sz w:val="22"/>
          <w:szCs w:val="22"/>
        </w:rPr>
      </w:pPr>
    </w:p>
    <w:p w14:paraId="2DD3EC0B" w14:textId="77777777" w:rsidR="00FC37B8" w:rsidRPr="0042246D" w:rsidRDefault="00FC37B8" w:rsidP="00FC37B8">
      <w:pPr>
        <w:rPr>
          <w:rFonts w:asciiTheme="minorHAnsi" w:hAnsiTheme="minorHAnsi" w:cstheme="minorHAnsi"/>
          <w:sz w:val="22"/>
          <w:szCs w:val="22"/>
        </w:rPr>
      </w:pPr>
    </w:p>
    <w:tbl>
      <w:tblPr>
        <w:tblW w:w="5000" w:type="pct"/>
        <w:tblLayout w:type="fixed"/>
        <w:tblLook w:val="04A0" w:firstRow="1" w:lastRow="0" w:firstColumn="1" w:lastColumn="0" w:noHBand="0" w:noVBand="1"/>
      </w:tblPr>
      <w:tblGrid>
        <w:gridCol w:w="2150"/>
        <w:gridCol w:w="2970"/>
        <w:gridCol w:w="3140"/>
      </w:tblGrid>
      <w:tr w:rsidR="00FC37B8" w:rsidRPr="0042246D" w14:paraId="0102E3AB" w14:textId="77777777" w:rsidTr="00A23D18">
        <w:trPr>
          <w:trHeight w:val="315"/>
        </w:trPr>
        <w:tc>
          <w:tcPr>
            <w:tcW w:w="1301" w:type="pct"/>
            <w:tcBorders>
              <w:top w:val="single" w:sz="8" w:space="0" w:color="BFBFBF"/>
              <w:left w:val="single" w:sz="8" w:space="0" w:color="BFBFBF"/>
              <w:bottom w:val="single" w:sz="8" w:space="0" w:color="BFBFBF"/>
              <w:right w:val="single" w:sz="8" w:space="0" w:color="BFBFBF"/>
            </w:tcBorders>
            <w:shd w:val="clear" w:color="auto" w:fill="auto"/>
            <w:vAlign w:val="center"/>
            <w:hideMark/>
          </w:tcPr>
          <w:p w14:paraId="36132309" w14:textId="77777777" w:rsidR="00FC37B8" w:rsidRPr="006D36D8" w:rsidRDefault="00FC37B8" w:rsidP="00A23D18">
            <w:pPr>
              <w:jc w:val="center"/>
              <w:rPr>
                <w:rFonts w:asciiTheme="minorHAnsi" w:hAnsiTheme="minorHAnsi" w:cstheme="minorHAnsi"/>
                <w:b/>
                <w:bCs/>
                <w:color w:val="000000"/>
                <w:sz w:val="22"/>
                <w:szCs w:val="22"/>
              </w:rPr>
            </w:pPr>
            <w:r w:rsidRPr="006D36D8">
              <w:rPr>
                <w:rFonts w:asciiTheme="minorHAnsi" w:hAnsiTheme="minorHAnsi" w:cstheme="minorHAnsi"/>
                <w:b/>
                <w:bCs/>
                <w:color w:val="000000"/>
                <w:sz w:val="22"/>
                <w:szCs w:val="22"/>
              </w:rPr>
              <w:t>Data Source</w:t>
            </w:r>
          </w:p>
        </w:tc>
        <w:tc>
          <w:tcPr>
            <w:tcW w:w="1798" w:type="pct"/>
            <w:tcBorders>
              <w:top w:val="single" w:sz="8" w:space="0" w:color="BFBFBF"/>
              <w:left w:val="nil"/>
              <w:bottom w:val="single" w:sz="8" w:space="0" w:color="BFBFBF"/>
              <w:right w:val="single" w:sz="8" w:space="0" w:color="BFBFBF"/>
            </w:tcBorders>
            <w:shd w:val="clear" w:color="auto" w:fill="auto"/>
            <w:vAlign w:val="center"/>
            <w:hideMark/>
          </w:tcPr>
          <w:p w14:paraId="1733DD39" w14:textId="77777777" w:rsidR="00FC37B8" w:rsidRPr="006D36D8" w:rsidRDefault="00FC37B8" w:rsidP="00A23D18">
            <w:pPr>
              <w:jc w:val="center"/>
              <w:rPr>
                <w:rFonts w:asciiTheme="minorHAnsi" w:hAnsiTheme="minorHAnsi" w:cstheme="minorHAnsi"/>
                <w:b/>
                <w:bCs/>
                <w:color w:val="000000"/>
                <w:sz w:val="22"/>
                <w:szCs w:val="22"/>
              </w:rPr>
            </w:pPr>
            <w:r w:rsidRPr="006D36D8">
              <w:rPr>
                <w:rFonts w:asciiTheme="minorHAnsi" w:hAnsiTheme="minorHAnsi" w:cstheme="minorHAnsi"/>
                <w:b/>
                <w:bCs/>
                <w:color w:val="000000"/>
                <w:sz w:val="22"/>
                <w:szCs w:val="22"/>
              </w:rPr>
              <w:t>URL</w:t>
            </w:r>
          </w:p>
        </w:tc>
        <w:tc>
          <w:tcPr>
            <w:tcW w:w="1901" w:type="pct"/>
            <w:tcBorders>
              <w:top w:val="single" w:sz="8" w:space="0" w:color="BFBFBF"/>
              <w:left w:val="nil"/>
              <w:bottom w:val="single" w:sz="8" w:space="0" w:color="BFBFBF"/>
              <w:right w:val="single" w:sz="8" w:space="0" w:color="BFBFBF"/>
            </w:tcBorders>
            <w:shd w:val="clear" w:color="auto" w:fill="auto"/>
            <w:vAlign w:val="center"/>
            <w:hideMark/>
          </w:tcPr>
          <w:p w14:paraId="3BBA9C17" w14:textId="77777777" w:rsidR="00FC37B8" w:rsidRPr="006D36D8" w:rsidRDefault="00FC37B8" w:rsidP="00A23D18">
            <w:pPr>
              <w:jc w:val="center"/>
              <w:rPr>
                <w:rFonts w:asciiTheme="minorHAnsi" w:hAnsiTheme="minorHAnsi" w:cstheme="minorHAnsi"/>
                <w:b/>
                <w:bCs/>
                <w:color w:val="000000"/>
                <w:sz w:val="22"/>
                <w:szCs w:val="22"/>
              </w:rPr>
            </w:pPr>
            <w:r w:rsidRPr="006D36D8">
              <w:rPr>
                <w:rFonts w:asciiTheme="minorHAnsi" w:hAnsiTheme="minorHAnsi" w:cstheme="minorHAnsi"/>
                <w:b/>
                <w:bCs/>
                <w:color w:val="000000"/>
                <w:sz w:val="22"/>
                <w:szCs w:val="22"/>
              </w:rPr>
              <w:t>Description</w:t>
            </w:r>
          </w:p>
        </w:tc>
      </w:tr>
      <w:tr w:rsidR="00FC37B8" w:rsidRPr="0042246D" w14:paraId="5E6E56B3" w14:textId="77777777" w:rsidTr="00A23D18">
        <w:trPr>
          <w:trHeight w:val="915"/>
        </w:trPr>
        <w:tc>
          <w:tcPr>
            <w:tcW w:w="1301" w:type="pct"/>
            <w:tcBorders>
              <w:top w:val="nil"/>
              <w:left w:val="single" w:sz="8" w:space="0" w:color="BFBFBF"/>
              <w:bottom w:val="single" w:sz="8" w:space="0" w:color="BFBFBF"/>
              <w:right w:val="single" w:sz="8" w:space="0" w:color="BFBFBF"/>
            </w:tcBorders>
            <w:shd w:val="clear" w:color="auto" w:fill="F2F2F2" w:themeFill="background1" w:themeFillShade="F2"/>
            <w:vAlign w:val="center"/>
            <w:hideMark/>
          </w:tcPr>
          <w:p w14:paraId="66E4CB45" w14:textId="77777777" w:rsidR="00FC37B8" w:rsidRPr="006D36D8" w:rsidRDefault="00FC37B8" w:rsidP="00A23D18">
            <w:pPr>
              <w:rPr>
                <w:rFonts w:asciiTheme="minorHAnsi" w:hAnsiTheme="minorHAnsi" w:cstheme="minorHAnsi"/>
                <w:color w:val="000000"/>
                <w:sz w:val="22"/>
                <w:szCs w:val="22"/>
              </w:rPr>
            </w:pPr>
            <w:r w:rsidRPr="006D36D8">
              <w:rPr>
                <w:rFonts w:asciiTheme="minorHAnsi" w:hAnsiTheme="minorHAnsi" w:cstheme="minorHAnsi"/>
                <w:color w:val="000000"/>
                <w:sz w:val="22"/>
                <w:szCs w:val="22"/>
              </w:rPr>
              <w:t>Kaggle Datasets</w:t>
            </w:r>
          </w:p>
        </w:tc>
        <w:tc>
          <w:tcPr>
            <w:tcW w:w="1798" w:type="pct"/>
            <w:tcBorders>
              <w:top w:val="nil"/>
              <w:left w:val="nil"/>
              <w:bottom w:val="single" w:sz="8" w:space="0" w:color="BFBFBF"/>
              <w:right w:val="single" w:sz="8" w:space="0" w:color="BFBFBF"/>
            </w:tcBorders>
            <w:shd w:val="clear" w:color="auto" w:fill="F2F2F2" w:themeFill="background1" w:themeFillShade="F2"/>
            <w:vAlign w:val="center"/>
            <w:hideMark/>
          </w:tcPr>
          <w:p w14:paraId="72570017" w14:textId="77777777" w:rsidR="00FC37B8" w:rsidRPr="006D36D8" w:rsidRDefault="00000000" w:rsidP="00A23D18">
            <w:pPr>
              <w:rPr>
                <w:rFonts w:asciiTheme="minorHAnsi" w:hAnsiTheme="minorHAnsi" w:cstheme="minorHAnsi"/>
                <w:color w:val="467886"/>
                <w:sz w:val="22"/>
                <w:szCs w:val="22"/>
                <w:u w:val="single"/>
              </w:rPr>
            </w:pPr>
            <w:hyperlink r:id="rId86" w:history="1">
              <w:r w:rsidR="00FC37B8" w:rsidRPr="006D36D8">
                <w:rPr>
                  <w:rFonts w:asciiTheme="minorHAnsi" w:hAnsiTheme="minorHAnsi" w:cstheme="minorHAnsi"/>
                  <w:color w:val="467886"/>
                  <w:sz w:val="22"/>
                  <w:szCs w:val="22"/>
                  <w:u w:val="single"/>
                </w:rPr>
                <w:t>www.kaggle.com/datasets</w:t>
              </w:r>
            </w:hyperlink>
          </w:p>
        </w:tc>
        <w:tc>
          <w:tcPr>
            <w:tcW w:w="1901" w:type="pct"/>
            <w:tcBorders>
              <w:top w:val="nil"/>
              <w:left w:val="nil"/>
              <w:bottom w:val="single" w:sz="8" w:space="0" w:color="BFBFBF"/>
              <w:right w:val="single" w:sz="8" w:space="0" w:color="BFBFBF"/>
            </w:tcBorders>
            <w:shd w:val="clear" w:color="auto" w:fill="F2F2F2" w:themeFill="background1" w:themeFillShade="F2"/>
            <w:vAlign w:val="center"/>
            <w:hideMark/>
          </w:tcPr>
          <w:p w14:paraId="0EAB587C" w14:textId="77777777" w:rsidR="00FC37B8" w:rsidRPr="006D36D8" w:rsidRDefault="00FC37B8" w:rsidP="00A23D18">
            <w:pPr>
              <w:rPr>
                <w:rFonts w:asciiTheme="minorHAnsi" w:hAnsiTheme="minorHAnsi" w:cstheme="minorHAnsi"/>
                <w:color w:val="000000"/>
                <w:sz w:val="22"/>
                <w:szCs w:val="22"/>
              </w:rPr>
            </w:pPr>
            <w:r w:rsidRPr="006D36D8">
              <w:rPr>
                <w:rFonts w:asciiTheme="minorHAnsi" w:hAnsiTheme="minorHAnsi" w:cstheme="minorHAnsi"/>
                <w:color w:val="000000"/>
                <w:sz w:val="22"/>
                <w:szCs w:val="22"/>
              </w:rPr>
              <w:t>A vast collection of datasets across various domains, ideal for machine learning and data science projects.</w:t>
            </w:r>
          </w:p>
        </w:tc>
      </w:tr>
      <w:tr w:rsidR="00FC37B8" w:rsidRPr="0042246D" w14:paraId="2205EB52" w14:textId="77777777" w:rsidTr="00A23D18">
        <w:trPr>
          <w:trHeight w:val="915"/>
        </w:trPr>
        <w:tc>
          <w:tcPr>
            <w:tcW w:w="1301" w:type="pct"/>
            <w:tcBorders>
              <w:top w:val="nil"/>
              <w:left w:val="single" w:sz="8" w:space="0" w:color="BFBFBF"/>
              <w:bottom w:val="single" w:sz="8" w:space="0" w:color="BFBFBF"/>
              <w:right w:val="single" w:sz="8" w:space="0" w:color="BFBFBF"/>
            </w:tcBorders>
            <w:shd w:val="clear" w:color="auto" w:fill="auto"/>
            <w:vAlign w:val="center"/>
            <w:hideMark/>
          </w:tcPr>
          <w:p w14:paraId="4A010012" w14:textId="77777777" w:rsidR="00FC37B8" w:rsidRPr="006D36D8" w:rsidRDefault="00FC37B8" w:rsidP="00A23D18">
            <w:pPr>
              <w:rPr>
                <w:rFonts w:asciiTheme="minorHAnsi" w:hAnsiTheme="minorHAnsi" w:cstheme="minorHAnsi"/>
                <w:color w:val="000000"/>
                <w:sz w:val="22"/>
                <w:szCs w:val="22"/>
              </w:rPr>
            </w:pPr>
            <w:r w:rsidRPr="006D36D8">
              <w:rPr>
                <w:rFonts w:asciiTheme="minorHAnsi" w:hAnsiTheme="minorHAnsi" w:cstheme="minorHAnsi"/>
                <w:color w:val="000000"/>
                <w:sz w:val="22"/>
                <w:szCs w:val="22"/>
              </w:rPr>
              <w:t>UCI Machine Learning Repository</w:t>
            </w:r>
          </w:p>
        </w:tc>
        <w:tc>
          <w:tcPr>
            <w:tcW w:w="1798" w:type="pct"/>
            <w:tcBorders>
              <w:top w:val="nil"/>
              <w:left w:val="nil"/>
              <w:bottom w:val="single" w:sz="8" w:space="0" w:color="BFBFBF"/>
              <w:right w:val="single" w:sz="8" w:space="0" w:color="BFBFBF"/>
            </w:tcBorders>
            <w:shd w:val="clear" w:color="auto" w:fill="auto"/>
            <w:vAlign w:val="center"/>
            <w:hideMark/>
          </w:tcPr>
          <w:p w14:paraId="236C93B9" w14:textId="77777777" w:rsidR="00FC37B8" w:rsidRPr="006D36D8" w:rsidRDefault="00000000" w:rsidP="00A23D18">
            <w:pPr>
              <w:rPr>
                <w:rFonts w:asciiTheme="minorHAnsi" w:hAnsiTheme="minorHAnsi" w:cstheme="minorHAnsi"/>
                <w:color w:val="467886"/>
                <w:sz w:val="22"/>
                <w:szCs w:val="22"/>
                <w:u w:val="single"/>
              </w:rPr>
            </w:pPr>
            <w:hyperlink r:id="rId87" w:history="1">
              <w:r w:rsidR="00FC37B8" w:rsidRPr="006D36D8">
                <w:rPr>
                  <w:rFonts w:asciiTheme="minorHAnsi" w:hAnsiTheme="minorHAnsi" w:cstheme="minorHAnsi"/>
                  <w:color w:val="467886"/>
                  <w:sz w:val="22"/>
                  <w:szCs w:val="22"/>
                  <w:u w:val="single"/>
                </w:rPr>
                <w:t>www.archive.ics.uci.edu/ml/index.php</w:t>
              </w:r>
            </w:hyperlink>
          </w:p>
        </w:tc>
        <w:tc>
          <w:tcPr>
            <w:tcW w:w="1901" w:type="pct"/>
            <w:tcBorders>
              <w:top w:val="nil"/>
              <w:left w:val="nil"/>
              <w:bottom w:val="single" w:sz="8" w:space="0" w:color="BFBFBF"/>
              <w:right w:val="single" w:sz="8" w:space="0" w:color="BFBFBF"/>
            </w:tcBorders>
            <w:shd w:val="clear" w:color="auto" w:fill="auto"/>
            <w:vAlign w:val="center"/>
            <w:hideMark/>
          </w:tcPr>
          <w:p w14:paraId="176BEA3D" w14:textId="77777777" w:rsidR="00FC37B8" w:rsidRPr="006D36D8" w:rsidRDefault="00FC37B8" w:rsidP="00A23D18">
            <w:pPr>
              <w:rPr>
                <w:rFonts w:asciiTheme="minorHAnsi" w:hAnsiTheme="minorHAnsi" w:cstheme="minorHAnsi"/>
                <w:color w:val="000000"/>
                <w:sz w:val="22"/>
                <w:szCs w:val="22"/>
              </w:rPr>
            </w:pPr>
            <w:r w:rsidRPr="006D36D8">
              <w:rPr>
                <w:rFonts w:asciiTheme="minorHAnsi" w:hAnsiTheme="minorHAnsi" w:cstheme="minorHAnsi"/>
                <w:color w:val="000000"/>
                <w:sz w:val="22"/>
                <w:szCs w:val="22"/>
              </w:rPr>
              <w:t>A popular resource for machine learning datasets, widely used in academic research and education.</w:t>
            </w:r>
          </w:p>
        </w:tc>
      </w:tr>
      <w:tr w:rsidR="00FC37B8" w:rsidRPr="0042246D" w14:paraId="2BD21CDB" w14:textId="77777777" w:rsidTr="00A23D18">
        <w:trPr>
          <w:trHeight w:val="915"/>
        </w:trPr>
        <w:tc>
          <w:tcPr>
            <w:tcW w:w="1301" w:type="pct"/>
            <w:tcBorders>
              <w:top w:val="nil"/>
              <w:left w:val="single" w:sz="8" w:space="0" w:color="BFBFBF"/>
              <w:bottom w:val="single" w:sz="8" w:space="0" w:color="BFBFBF"/>
              <w:right w:val="single" w:sz="8" w:space="0" w:color="BFBFBF"/>
            </w:tcBorders>
            <w:shd w:val="clear" w:color="auto" w:fill="F2F2F2" w:themeFill="background1" w:themeFillShade="F2"/>
            <w:vAlign w:val="center"/>
            <w:hideMark/>
          </w:tcPr>
          <w:p w14:paraId="5821755D" w14:textId="77777777" w:rsidR="00FC37B8" w:rsidRPr="006D36D8" w:rsidRDefault="00FC37B8" w:rsidP="00A23D18">
            <w:pPr>
              <w:rPr>
                <w:rFonts w:asciiTheme="minorHAnsi" w:hAnsiTheme="minorHAnsi" w:cstheme="minorHAnsi"/>
                <w:color w:val="000000"/>
                <w:sz w:val="22"/>
                <w:szCs w:val="22"/>
              </w:rPr>
            </w:pPr>
            <w:r w:rsidRPr="006D36D8">
              <w:rPr>
                <w:rFonts w:asciiTheme="minorHAnsi" w:hAnsiTheme="minorHAnsi" w:cstheme="minorHAnsi"/>
                <w:color w:val="000000"/>
                <w:sz w:val="22"/>
                <w:szCs w:val="22"/>
              </w:rPr>
              <w:t>Google Dataset Search</w:t>
            </w:r>
          </w:p>
        </w:tc>
        <w:tc>
          <w:tcPr>
            <w:tcW w:w="1798" w:type="pct"/>
            <w:tcBorders>
              <w:top w:val="nil"/>
              <w:left w:val="nil"/>
              <w:bottom w:val="single" w:sz="8" w:space="0" w:color="BFBFBF"/>
              <w:right w:val="single" w:sz="8" w:space="0" w:color="BFBFBF"/>
            </w:tcBorders>
            <w:shd w:val="clear" w:color="auto" w:fill="F2F2F2" w:themeFill="background1" w:themeFillShade="F2"/>
            <w:vAlign w:val="center"/>
            <w:hideMark/>
          </w:tcPr>
          <w:p w14:paraId="16A0630E" w14:textId="77777777" w:rsidR="00FC37B8" w:rsidRPr="006D36D8" w:rsidRDefault="00000000" w:rsidP="00A23D18">
            <w:pPr>
              <w:rPr>
                <w:rFonts w:asciiTheme="minorHAnsi" w:hAnsiTheme="minorHAnsi" w:cstheme="minorHAnsi"/>
                <w:color w:val="467886"/>
                <w:sz w:val="22"/>
                <w:szCs w:val="22"/>
                <w:u w:val="single"/>
              </w:rPr>
            </w:pPr>
            <w:hyperlink r:id="rId88" w:history="1">
              <w:r w:rsidR="00FC37B8" w:rsidRPr="006D36D8">
                <w:rPr>
                  <w:rFonts w:asciiTheme="minorHAnsi" w:hAnsiTheme="minorHAnsi" w:cstheme="minorHAnsi"/>
                  <w:color w:val="467886"/>
                  <w:sz w:val="22"/>
                  <w:szCs w:val="22"/>
                  <w:u w:val="single"/>
                </w:rPr>
                <w:t>www.datasetsearch.research.google.com</w:t>
              </w:r>
            </w:hyperlink>
          </w:p>
        </w:tc>
        <w:tc>
          <w:tcPr>
            <w:tcW w:w="1901" w:type="pct"/>
            <w:tcBorders>
              <w:top w:val="nil"/>
              <w:left w:val="nil"/>
              <w:bottom w:val="single" w:sz="8" w:space="0" w:color="BFBFBF"/>
              <w:right w:val="single" w:sz="8" w:space="0" w:color="BFBFBF"/>
            </w:tcBorders>
            <w:shd w:val="clear" w:color="auto" w:fill="F2F2F2" w:themeFill="background1" w:themeFillShade="F2"/>
            <w:vAlign w:val="center"/>
            <w:hideMark/>
          </w:tcPr>
          <w:p w14:paraId="2204C3A4" w14:textId="77777777" w:rsidR="00FC37B8" w:rsidRPr="006D36D8" w:rsidRDefault="00FC37B8" w:rsidP="00A23D18">
            <w:pPr>
              <w:rPr>
                <w:rFonts w:asciiTheme="minorHAnsi" w:hAnsiTheme="minorHAnsi" w:cstheme="minorHAnsi"/>
                <w:color w:val="000000"/>
                <w:sz w:val="22"/>
                <w:szCs w:val="22"/>
              </w:rPr>
            </w:pPr>
            <w:r w:rsidRPr="006D36D8">
              <w:rPr>
                <w:rFonts w:asciiTheme="minorHAnsi" w:hAnsiTheme="minorHAnsi" w:cstheme="minorHAnsi"/>
                <w:color w:val="000000"/>
                <w:sz w:val="22"/>
                <w:szCs w:val="22"/>
              </w:rPr>
              <w:t>A search engine for datasets across the web, covering a broad range of topics and formats.</w:t>
            </w:r>
          </w:p>
        </w:tc>
      </w:tr>
      <w:tr w:rsidR="00FC37B8" w:rsidRPr="0042246D" w14:paraId="1FA9043A" w14:textId="77777777" w:rsidTr="00A23D18">
        <w:trPr>
          <w:trHeight w:val="1515"/>
        </w:trPr>
        <w:tc>
          <w:tcPr>
            <w:tcW w:w="1301" w:type="pct"/>
            <w:tcBorders>
              <w:top w:val="nil"/>
              <w:left w:val="single" w:sz="8" w:space="0" w:color="BFBFBF"/>
              <w:bottom w:val="single" w:sz="8" w:space="0" w:color="BFBFBF"/>
              <w:right w:val="single" w:sz="8" w:space="0" w:color="BFBFBF"/>
            </w:tcBorders>
            <w:shd w:val="clear" w:color="auto" w:fill="auto"/>
            <w:vAlign w:val="center"/>
            <w:hideMark/>
          </w:tcPr>
          <w:p w14:paraId="36A9D2D4" w14:textId="77777777" w:rsidR="00FC37B8" w:rsidRPr="006D36D8" w:rsidRDefault="00FC37B8" w:rsidP="00A23D18">
            <w:pPr>
              <w:rPr>
                <w:rFonts w:asciiTheme="minorHAnsi" w:hAnsiTheme="minorHAnsi" w:cstheme="minorHAnsi"/>
                <w:color w:val="000000"/>
                <w:sz w:val="22"/>
                <w:szCs w:val="22"/>
              </w:rPr>
            </w:pPr>
            <w:r w:rsidRPr="006D36D8">
              <w:rPr>
                <w:rFonts w:asciiTheme="minorHAnsi" w:hAnsiTheme="minorHAnsi" w:cstheme="minorHAnsi"/>
                <w:color w:val="000000"/>
                <w:sz w:val="22"/>
                <w:szCs w:val="22"/>
              </w:rPr>
              <w:t>Data.gov</w:t>
            </w:r>
          </w:p>
        </w:tc>
        <w:tc>
          <w:tcPr>
            <w:tcW w:w="1798" w:type="pct"/>
            <w:tcBorders>
              <w:top w:val="nil"/>
              <w:left w:val="nil"/>
              <w:bottom w:val="single" w:sz="8" w:space="0" w:color="BFBFBF"/>
              <w:right w:val="single" w:sz="8" w:space="0" w:color="BFBFBF"/>
            </w:tcBorders>
            <w:shd w:val="clear" w:color="auto" w:fill="auto"/>
            <w:vAlign w:val="center"/>
            <w:hideMark/>
          </w:tcPr>
          <w:p w14:paraId="2C09DD9E" w14:textId="77777777" w:rsidR="00FC37B8" w:rsidRPr="006D36D8" w:rsidRDefault="00000000" w:rsidP="00A23D18">
            <w:pPr>
              <w:rPr>
                <w:rFonts w:asciiTheme="minorHAnsi" w:hAnsiTheme="minorHAnsi" w:cstheme="minorHAnsi"/>
                <w:color w:val="467886"/>
                <w:sz w:val="22"/>
                <w:szCs w:val="22"/>
                <w:u w:val="single"/>
              </w:rPr>
            </w:pPr>
            <w:hyperlink r:id="rId89" w:tgtFrame="_new" w:history="1">
              <w:r w:rsidR="00FC37B8" w:rsidRPr="006D36D8">
                <w:rPr>
                  <w:rFonts w:asciiTheme="minorHAnsi" w:hAnsiTheme="minorHAnsi" w:cstheme="minorHAnsi"/>
                  <w:color w:val="467886"/>
                  <w:sz w:val="22"/>
                  <w:szCs w:val="22"/>
                  <w:u w:val="single"/>
                </w:rPr>
                <w:t>www.data.gov</w:t>
              </w:r>
            </w:hyperlink>
          </w:p>
        </w:tc>
        <w:tc>
          <w:tcPr>
            <w:tcW w:w="1901" w:type="pct"/>
            <w:tcBorders>
              <w:top w:val="nil"/>
              <w:left w:val="nil"/>
              <w:bottom w:val="single" w:sz="8" w:space="0" w:color="BFBFBF"/>
              <w:right w:val="single" w:sz="8" w:space="0" w:color="BFBFBF"/>
            </w:tcBorders>
            <w:shd w:val="clear" w:color="auto" w:fill="auto"/>
            <w:vAlign w:val="center"/>
            <w:hideMark/>
          </w:tcPr>
          <w:p w14:paraId="1187BEA2" w14:textId="77777777" w:rsidR="00FC37B8" w:rsidRPr="006D36D8" w:rsidRDefault="00FC37B8" w:rsidP="00A23D18">
            <w:pPr>
              <w:rPr>
                <w:rFonts w:asciiTheme="minorHAnsi" w:hAnsiTheme="minorHAnsi" w:cstheme="minorHAnsi"/>
                <w:color w:val="000000"/>
                <w:sz w:val="22"/>
                <w:szCs w:val="22"/>
              </w:rPr>
            </w:pPr>
            <w:r w:rsidRPr="006D36D8">
              <w:rPr>
                <w:rFonts w:asciiTheme="minorHAnsi" w:hAnsiTheme="minorHAnsi" w:cstheme="minorHAnsi"/>
                <w:color w:val="000000"/>
                <w:sz w:val="22"/>
                <w:szCs w:val="22"/>
              </w:rPr>
              <w:t>The U.S. government’s open data portal, offering datasets on a wide range of topics including economics, health, and environment.</w:t>
            </w:r>
          </w:p>
        </w:tc>
      </w:tr>
      <w:tr w:rsidR="00FC37B8" w:rsidRPr="0042246D" w14:paraId="659B1E76" w14:textId="77777777" w:rsidTr="00A23D18">
        <w:trPr>
          <w:trHeight w:val="1215"/>
        </w:trPr>
        <w:tc>
          <w:tcPr>
            <w:tcW w:w="1301" w:type="pct"/>
            <w:tcBorders>
              <w:top w:val="nil"/>
              <w:left w:val="single" w:sz="8" w:space="0" w:color="BFBFBF"/>
              <w:bottom w:val="single" w:sz="8" w:space="0" w:color="BFBFBF"/>
              <w:right w:val="single" w:sz="8" w:space="0" w:color="BFBFBF"/>
            </w:tcBorders>
            <w:shd w:val="clear" w:color="auto" w:fill="F2F2F2" w:themeFill="background1" w:themeFillShade="F2"/>
            <w:vAlign w:val="center"/>
            <w:hideMark/>
          </w:tcPr>
          <w:p w14:paraId="3213E177" w14:textId="77777777" w:rsidR="00FC37B8" w:rsidRPr="006D36D8" w:rsidRDefault="00FC37B8" w:rsidP="00A23D18">
            <w:pPr>
              <w:rPr>
                <w:rFonts w:asciiTheme="minorHAnsi" w:hAnsiTheme="minorHAnsi" w:cstheme="minorHAnsi"/>
                <w:color w:val="000000"/>
                <w:sz w:val="22"/>
                <w:szCs w:val="22"/>
              </w:rPr>
            </w:pPr>
            <w:r w:rsidRPr="006D36D8">
              <w:rPr>
                <w:rFonts w:asciiTheme="minorHAnsi" w:hAnsiTheme="minorHAnsi" w:cstheme="minorHAnsi"/>
                <w:color w:val="000000"/>
                <w:sz w:val="22"/>
                <w:szCs w:val="22"/>
              </w:rPr>
              <w:t>AWS Public Datasets</w:t>
            </w:r>
          </w:p>
        </w:tc>
        <w:tc>
          <w:tcPr>
            <w:tcW w:w="1798" w:type="pct"/>
            <w:tcBorders>
              <w:top w:val="nil"/>
              <w:left w:val="nil"/>
              <w:bottom w:val="single" w:sz="8" w:space="0" w:color="BFBFBF"/>
              <w:right w:val="single" w:sz="8" w:space="0" w:color="BFBFBF"/>
            </w:tcBorders>
            <w:shd w:val="clear" w:color="auto" w:fill="F2F2F2" w:themeFill="background1" w:themeFillShade="F2"/>
            <w:vAlign w:val="center"/>
            <w:hideMark/>
          </w:tcPr>
          <w:p w14:paraId="3FBD5524" w14:textId="77777777" w:rsidR="00FC37B8" w:rsidRPr="006D36D8" w:rsidRDefault="00000000" w:rsidP="00A23D18">
            <w:pPr>
              <w:rPr>
                <w:rFonts w:asciiTheme="minorHAnsi" w:hAnsiTheme="minorHAnsi" w:cstheme="minorHAnsi"/>
                <w:color w:val="467886"/>
                <w:sz w:val="22"/>
                <w:szCs w:val="22"/>
                <w:u w:val="single"/>
              </w:rPr>
            </w:pPr>
            <w:hyperlink r:id="rId90" w:history="1">
              <w:r w:rsidR="00FC37B8" w:rsidRPr="006D36D8">
                <w:rPr>
                  <w:rFonts w:asciiTheme="minorHAnsi" w:hAnsiTheme="minorHAnsi" w:cstheme="minorHAnsi"/>
                  <w:color w:val="467886"/>
                  <w:sz w:val="22"/>
                  <w:szCs w:val="22"/>
                  <w:u w:val="single"/>
                </w:rPr>
                <w:t>www.registry.opendata.aws</w:t>
              </w:r>
            </w:hyperlink>
          </w:p>
        </w:tc>
        <w:tc>
          <w:tcPr>
            <w:tcW w:w="1901" w:type="pct"/>
            <w:tcBorders>
              <w:top w:val="nil"/>
              <w:left w:val="nil"/>
              <w:bottom w:val="single" w:sz="8" w:space="0" w:color="BFBFBF"/>
              <w:right w:val="single" w:sz="8" w:space="0" w:color="BFBFBF"/>
            </w:tcBorders>
            <w:shd w:val="clear" w:color="auto" w:fill="F2F2F2" w:themeFill="background1" w:themeFillShade="F2"/>
            <w:vAlign w:val="center"/>
            <w:hideMark/>
          </w:tcPr>
          <w:p w14:paraId="5D7827C8" w14:textId="77777777" w:rsidR="00FC37B8" w:rsidRPr="006D36D8" w:rsidRDefault="00FC37B8" w:rsidP="00A23D18">
            <w:pPr>
              <w:rPr>
                <w:rFonts w:asciiTheme="minorHAnsi" w:hAnsiTheme="minorHAnsi" w:cstheme="minorHAnsi"/>
                <w:color w:val="000000"/>
                <w:sz w:val="22"/>
                <w:szCs w:val="22"/>
              </w:rPr>
            </w:pPr>
            <w:r w:rsidRPr="006D36D8">
              <w:rPr>
                <w:rFonts w:asciiTheme="minorHAnsi" w:hAnsiTheme="minorHAnsi" w:cstheme="minorHAnsi"/>
                <w:color w:val="000000"/>
                <w:sz w:val="22"/>
                <w:szCs w:val="22"/>
              </w:rPr>
              <w:t>Datasets hosted on Amazon Web Services, covering domains such as genomics, satellite imagery, and climate data.</w:t>
            </w:r>
          </w:p>
        </w:tc>
      </w:tr>
      <w:tr w:rsidR="00FC37B8" w:rsidRPr="0042246D" w14:paraId="2BAD86BE" w14:textId="77777777" w:rsidTr="00A23D18">
        <w:trPr>
          <w:trHeight w:val="1215"/>
        </w:trPr>
        <w:tc>
          <w:tcPr>
            <w:tcW w:w="1301" w:type="pct"/>
            <w:tcBorders>
              <w:top w:val="nil"/>
              <w:left w:val="single" w:sz="8" w:space="0" w:color="BFBFBF"/>
              <w:bottom w:val="single" w:sz="8" w:space="0" w:color="BFBFBF"/>
              <w:right w:val="single" w:sz="8" w:space="0" w:color="BFBFBF"/>
            </w:tcBorders>
            <w:shd w:val="clear" w:color="auto" w:fill="auto"/>
            <w:vAlign w:val="center"/>
            <w:hideMark/>
          </w:tcPr>
          <w:p w14:paraId="0AEC89E9" w14:textId="77777777" w:rsidR="00FC37B8" w:rsidRPr="006D36D8" w:rsidRDefault="00FC37B8" w:rsidP="00A23D18">
            <w:pPr>
              <w:rPr>
                <w:rFonts w:asciiTheme="minorHAnsi" w:hAnsiTheme="minorHAnsi" w:cstheme="minorHAnsi"/>
                <w:color w:val="000000"/>
                <w:sz w:val="22"/>
                <w:szCs w:val="22"/>
              </w:rPr>
            </w:pPr>
            <w:r w:rsidRPr="006D36D8">
              <w:rPr>
                <w:rFonts w:asciiTheme="minorHAnsi" w:hAnsiTheme="minorHAnsi" w:cstheme="minorHAnsi"/>
                <w:color w:val="000000"/>
                <w:sz w:val="22"/>
                <w:szCs w:val="22"/>
              </w:rPr>
              <w:lastRenderedPageBreak/>
              <w:t>Open Data Portal</w:t>
            </w:r>
          </w:p>
        </w:tc>
        <w:tc>
          <w:tcPr>
            <w:tcW w:w="1798" w:type="pct"/>
            <w:tcBorders>
              <w:top w:val="nil"/>
              <w:left w:val="nil"/>
              <w:bottom w:val="single" w:sz="8" w:space="0" w:color="BFBFBF"/>
              <w:right w:val="single" w:sz="8" w:space="0" w:color="BFBFBF"/>
            </w:tcBorders>
            <w:shd w:val="clear" w:color="auto" w:fill="auto"/>
            <w:vAlign w:val="center"/>
            <w:hideMark/>
          </w:tcPr>
          <w:p w14:paraId="2F73587B" w14:textId="77777777" w:rsidR="00FC37B8" w:rsidRPr="006D36D8" w:rsidRDefault="00000000" w:rsidP="00A23D18">
            <w:pPr>
              <w:rPr>
                <w:rFonts w:asciiTheme="minorHAnsi" w:hAnsiTheme="minorHAnsi" w:cstheme="minorHAnsi"/>
                <w:color w:val="467886"/>
                <w:sz w:val="22"/>
                <w:szCs w:val="22"/>
                <w:u w:val="single"/>
              </w:rPr>
            </w:pPr>
            <w:hyperlink r:id="rId91" w:history="1">
              <w:r w:rsidR="00FC37B8" w:rsidRPr="006D36D8">
                <w:rPr>
                  <w:rFonts w:asciiTheme="minorHAnsi" w:hAnsiTheme="minorHAnsi" w:cstheme="minorHAnsi"/>
                  <w:color w:val="467886"/>
                  <w:sz w:val="22"/>
                  <w:szCs w:val="22"/>
                  <w:u w:val="single"/>
                </w:rPr>
                <w:t>www.data.world</w:t>
              </w:r>
            </w:hyperlink>
          </w:p>
        </w:tc>
        <w:tc>
          <w:tcPr>
            <w:tcW w:w="1901" w:type="pct"/>
            <w:tcBorders>
              <w:top w:val="nil"/>
              <w:left w:val="nil"/>
              <w:bottom w:val="single" w:sz="8" w:space="0" w:color="BFBFBF"/>
              <w:right w:val="single" w:sz="8" w:space="0" w:color="BFBFBF"/>
            </w:tcBorders>
            <w:shd w:val="clear" w:color="auto" w:fill="auto"/>
            <w:vAlign w:val="center"/>
            <w:hideMark/>
          </w:tcPr>
          <w:p w14:paraId="7716404B" w14:textId="77777777" w:rsidR="00FC37B8" w:rsidRPr="006D36D8" w:rsidRDefault="00FC37B8" w:rsidP="00A23D18">
            <w:pPr>
              <w:rPr>
                <w:rFonts w:asciiTheme="minorHAnsi" w:hAnsiTheme="minorHAnsi" w:cstheme="minorHAnsi"/>
                <w:color w:val="000000"/>
                <w:sz w:val="22"/>
                <w:szCs w:val="22"/>
              </w:rPr>
            </w:pPr>
            <w:r w:rsidRPr="006D36D8">
              <w:rPr>
                <w:rFonts w:asciiTheme="minorHAnsi" w:hAnsiTheme="minorHAnsi" w:cstheme="minorHAnsi"/>
                <w:color w:val="000000"/>
                <w:sz w:val="22"/>
                <w:szCs w:val="22"/>
              </w:rPr>
              <w:t>A community-driven platform for discovering and sharing datasets, with tools for analysis and collaboration.</w:t>
            </w:r>
          </w:p>
        </w:tc>
      </w:tr>
      <w:tr w:rsidR="00FC37B8" w:rsidRPr="0042246D" w14:paraId="7F85A09D" w14:textId="77777777" w:rsidTr="00A23D18">
        <w:trPr>
          <w:trHeight w:val="1215"/>
        </w:trPr>
        <w:tc>
          <w:tcPr>
            <w:tcW w:w="1301" w:type="pct"/>
            <w:tcBorders>
              <w:top w:val="nil"/>
              <w:left w:val="single" w:sz="8" w:space="0" w:color="BFBFBF"/>
              <w:bottom w:val="single" w:sz="8" w:space="0" w:color="BFBFBF"/>
              <w:right w:val="single" w:sz="8" w:space="0" w:color="BFBFBF"/>
            </w:tcBorders>
            <w:shd w:val="clear" w:color="auto" w:fill="F2F2F2" w:themeFill="background1" w:themeFillShade="F2"/>
            <w:vAlign w:val="center"/>
            <w:hideMark/>
          </w:tcPr>
          <w:p w14:paraId="3B16E67D" w14:textId="77777777" w:rsidR="00FC37B8" w:rsidRPr="006D36D8" w:rsidRDefault="00FC37B8" w:rsidP="00A23D18">
            <w:pPr>
              <w:rPr>
                <w:rFonts w:asciiTheme="minorHAnsi" w:hAnsiTheme="minorHAnsi" w:cstheme="minorHAnsi"/>
                <w:color w:val="000000"/>
                <w:sz w:val="22"/>
                <w:szCs w:val="22"/>
              </w:rPr>
            </w:pPr>
            <w:r w:rsidRPr="006D36D8">
              <w:rPr>
                <w:rFonts w:asciiTheme="minorHAnsi" w:hAnsiTheme="minorHAnsi" w:cstheme="minorHAnsi"/>
                <w:color w:val="000000"/>
                <w:sz w:val="22"/>
                <w:szCs w:val="22"/>
              </w:rPr>
              <w:t>Stanford Large Network Dataset Collection</w:t>
            </w:r>
          </w:p>
        </w:tc>
        <w:tc>
          <w:tcPr>
            <w:tcW w:w="1798" w:type="pct"/>
            <w:tcBorders>
              <w:top w:val="nil"/>
              <w:left w:val="nil"/>
              <w:bottom w:val="single" w:sz="8" w:space="0" w:color="BFBFBF"/>
              <w:right w:val="single" w:sz="8" w:space="0" w:color="BFBFBF"/>
            </w:tcBorders>
            <w:shd w:val="clear" w:color="auto" w:fill="F2F2F2" w:themeFill="background1" w:themeFillShade="F2"/>
            <w:vAlign w:val="center"/>
            <w:hideMark/>
          </w:tcPr>
          <w:p w14:paraId="78951D7A" w14:textId="77777777" w:rsidR="00FC37B8" w:rsidRPr="006D36D8" w:rsidRDefault="00000000" w:rsidP="00A23D18">
            <w:pPr>
              <w:rPr>
                <w:rFonts w:asciiTheme="minorHAnsi" w:hAnsiTheme="minorHAnsi" w:cstheme="minorHAnsi"/>
                <w:color w:val="467886"/>
                <w:sz w:val="22"/>
                <w:szCs w:val="22"/>
                <w:u w:val="single"/>
              </w:rPr>
            </w:pPr>
            <w:hyperlink r:id="rId92" w:history="1">
              <w:r w:rsidR="00FC37B8" w:rsidRPr="006D36D8">
                <w:rPr>
                  <w:rFonts w:asciiTheme="minorHAnsi" w:hAnsiTheme="minorHAnsi" w:cstheme="minorHAnsi"/>
                  <w:color w:val="467886"/>
                  <w:sz w:val="22"/>
                  <w:szCs w:val="22"/>
                  <w:u w:val="single"/>
                </w:rPr>
                <w:t>www.snap.stanford.edu/data</w:t>
              </w:r>
            </w:hyperlink>
          </w:p>
        </w:tc>
        <w:tc>
          <w:tcPr>
            <w:tcW w:w="1901" w:type="pct"/>
            <w:tcBorders>
              <w:top w:val="nil"/>
              <w:left w:val="nil"/>
              <w:bottom w:val="single" w:sz="8" w:space="0" w:color="BFBFBF"/>
              <w:right w:val="single" w:sz="8" w:space="0" w:color="BFBFBF"/>
            </w:tcBorders>
            <w:shd w:val="clear" w:color="auto" w:fill="F2F2F2" w:themeFill="background1" w:themeFillShade="F2"/>
            <w:vAlign w:val="center"/>
            <w:hideMark/>
          </w:tcPr>
          <w:p w14:paraId="0B98C9E2" w14:textId="77777777" w:rsidR="00FC37B8" w:rsidRPr="006D36D8" w:rsidRDefault="00FC37B8" w:rsidP="00A23D18">
            <w:pPr>
              <w:rPr>
                <w:rFonts w:asciiTheme="minorHAnsi" w:hAnsiTheme="minorHAnsi" w:cstheme="minorHAnsi"/>
                <w:color w:val="000000"/>
                <w:sz w:val="22"/>
                <w:szCs w:val="22"/>
              </w:rPr>
            </w:pPr>
            <w:r w:rsidRPr="006D36D8">
              <w:rPr>
                <w:rFonts w:asciiTheme="minorHAnsi" w:hAnsiTheme="minorHAnsi" w:cstheme="minorHAnsi"/>
                <w:color w:val="000000"/>
                <w:sz w:val="22"/>
                <w:szCs w:val="22"/>
              </w:rPr>
              <w:t>A collection of large network datasets, ideal for research in network analysis and social network studies.</w:t>
            </w:r>
          </w:p>
        </w:tc>
      </w:tr>
      <w:tr w:rsidR="00FC37B8" w:rsidRPr="0042246D" w14:paraId="70AA84F8" w14:textId="77777777" w:rsidTr="00A23D18">
        <w:trPr>
          <w:trHeight w:val="1215"/>
        </w:trPr>
        <w:tc>
          <w:tcPr>
            <w:tcW w:w="1301" w:type="pct"/>
            <w:tcBorders>
              <w:top w:val="nil"/>
              <w:left w:val="single" w:sz="8" w:space="0" w:color="BFBFBF"/>
              <w:bottom w:val="single" w:sz="8" w:space="0" w:color="BFBFBF"/>
              <w:right w:val="single" w:sz="8" w:space="0" w:color="BFBFBF"/>
            </w:tcBorders>
            <w:shd w:val="clear" w:color="auto" w:fill="auto"/>
            <w:vAlign w:val="center"/>
            <w:hideMark/>
          </w:tcPr>
          <w:p w14:paraId="446FAC1C" w14:textId="77777777" w:rsidR="00FC37B8" w:rsidRPr="006D36D8" w:rsidRDefault="00FC37B8" w:rsidP="00A23D18">
            <w:pPr>
              <w:rPr>
                <w:rFonts w:asciiTheme="minorHAnsi" w:hAnsiTheme="minorHAnsi" w:cstheme="minorHAnsi"/>
                <w:color w:val="000000"/>
                <w:sz w:val="22"/>
                <w:szCs w:val="22"/>
              </w:rPr>
            </w:pPr>
            <w:r w:rsidRPr="006D36D8">
              <w:rPr>
                <w:rFonts w:asciiTheme="minorHAnsi" w:hAnsiTheme="minorHAnsi" w:cstheme="minorHAnsi"/>
                <w:color w:val="000000"/>
                <w:sz w:val="22"/>
                <w:szCs w:val="22"/>
              </w:rPr>
              <w:t>Microsoft Azure Open Datasets</w:t>
            </w:r>
          </w:p>
        </w:tc>
        <w:tc>
          <w:tcPr>
            <w:tcW w:w="1798" w:type="pct"/>
            <w:tcBorders>
              <w:top w:val="nil"/>
              <w:left w:val="nil"/>
              <w:bottom w:val="single" w:sz="8" w:space="0" w:color="BFBFBF"/>
              <w:right w:val="single" w:sz="8" w:space="0" w:color="BFBFBF"/>
            </w:tcBorders>
            <w:shd w:val="clear" w:color="auto" w:fill="auto"/>
            <w:vAlign w:val="center"/>
            <w:hideMark/>
          </w:tcPr>
          <w:p w14:paraId="0B2A786E" w14:textId="77777777" w:rsidR="00FC37B8" w:rsidRPr="006D36D8" w:rsidRDefault="00000000" w:rsidP="00A23D18">
            <w:pPr>
              <w:rPr>
                <w:rFonts w:asciiTheme="minorHAnsi" w:hAnsiTheme="minorHAnsi" w:cstheme="minorHAnsi"/>
                <w:color w:val="467886"/>
                <w:sz w:val="22"/>
                <w:szCs w:val="22"/>
                <w:u w:val="single"/>
              </w:rPr>
            </w:pPr>
            <w:hyperlink r:id="rId93" w:history="1">
              <w:r w:rsidR="00FC37B8" w:rsidRPr="006D36D8">
                <w:rPr>
                  <w:rFonts w:asciiTheme="minorHAnsi" w:hAnsiTheme="minorHAnsi" w:cstheme="minorHAnsi"/>
                  <w:color w:val="467886"/>
                  <w:sz w:val="22"/>
                  <w:szCs w:val="22"/>
                  <w:u w:val="single"/>
                </w:rPr>
                <w:t>www.azure.microsoft.com/en-us/services/open-datasets</w:t>
              </w:r>
            </w:hyperlink>
          </w:p>
        </w:tc>
        <w:tc>
          <w:tcPr>
            <w:tcW w:w="1901" w:type="pct"/>
            <w:tcBorders>
              <w:top w:val="nil"/>
              <w:left w:val="nil"/>
              <w:bottom w:val="single" w:sz="8" w:space="0" w:color="BFBFBF"/>
              <w:right w:val="single" w:sz="8" w:space="0" w:color="BFBFBF"/>
            </w:tcBorders>
            <w:shd w:val="clear" w:color="auto" w:fill="auto"/>
            <w:vAlign w:val="center"/>
            <w:hideMark/>
          </w:tcPr>
          <w:p w14:paraId="775AC7A9" w14:textId="77777777" w:rsidR="00FC37B8" w:rsidRPr="006D36D8" w:rsidRDefault="00FC37B8" w:rsidP="00A23D18">
            <w:pPr>
              <w:rPr>
                <w:rFonts w:asciiTheme="minorHAnsi" w:hAnsiTheme="minorHAnsi" w:cstheme="minorHAnsi"/>
                <w:color w:val="000000"/>
                <w:sz w:val="22"/>
                <w:szCs w:val="22"/>
              </w:rPr>
            </w:pPr>
            <w:r w:rsidRPr="006D36D8">
              <w:rPr>
                <w:rFonts w:asciiTheme="minorHAnsi" w:hAnsiTheme="minorHAnsi" w:cstheme="minorHAnsi"/>
                <w:color w:val="000000"/>
                <w:sz w:val="22"/>
                <w:szCs w:val="22"/>
              </w:rPr>
              <w:t>Curated datasets from Microsoft, designed to be used with Azure machine learning tools and services.</w:t>
            </w:r>
          </w:p>
        </w:tc>
      </w:tr>
      <w:tr w:rsidR="00FC37B8" w:rsidRPr="0042246D" w14:paraId="4FC25A81" w14:textId="77777777" w:rsidTr="00A23D18">
        <w:trPr>
          <w:trHeight w:val="915"/>
        </w:trPr>
        <w:tc>
          <w:tcPr>
            <w:tcW w:w="1301" w:type="pct"/>
            <w:tcBorders>
              <w:top w:val="nil"/>
              <w:left w:val="single" w:sz="8" w:space="0" w:color="BFBFBF"/>
              <w:bottom w:val="single" w:sz="8" w:space="0" w:color="BFBFBF"/>
              <w:right w:val="single" w:sz="8" w:space="0" w:color="BFBFBF"/>
            </w:tcBorders>
            <w:shd w:val="clear" w:color="auto" w:fill="F2F2F2" w:themeFill="background1" w:themeFillShade="F2"/>
            <w:vAlign w:val="center"/>
            <w:hideMark/>
          </w:tcPr>
          <w:p w14:paraId="58BC118F" w14:textId="77777777" w:rsidR="00FC37B8" w:rsidRPr="006D36D8" w:rsidRDefault="00FC37B8" w:rsidP="00A23D18">
            <w:pPr>
              <w:rPr>
                <w:rFonts w:asciiTheme="minorHAnsi" w:hAnsiTheme="minorHAnsi" w:cstheme="minorHAnsi"/>
                <w:color w:val="000000"/>
                <w:sz w:val="22"/>
                <w:szCs w:val="22"/>
              </w:rPr>
            </w:pPr>
            <w:r w:rsidRPr="006D36D8">
              <w:rPr>
                <w:rFonts w:asciiTheme="minorHAnsi" w:hAnsiTheme="minorHAnsi" w:cstheme="minorHAnsi"/>
                <w:color w:val="000000"/>
                <w:sz w:val="22"/>
                <w:szCs w:val="22"/>
              </w:rPr>
              <w:t>FiveThirtyEight</w:t>
            </w:r>
          </w:p>
        </w:tc>
        <w:tc>
          <w:tcPr>
            <w:tcW w:w="1798" w:type="pct"/>
            <w:tcBorders>
              <w:top w:val="nil"/>
              <w:left w:val="nil"/>
              <w:bottom w:val="single" w:sz="8" w:space="0" w:color="BFBFBF"/>
              <w:right w:val="single" w:sz="8" w:space="0" w:color="BFBFBF"/>
            </w:tcBorders>
            <w:shd w:val="clear" w:color="auto" w:fill="F2F2F2" w:themeFill="background1" w:themeFillShade="F2"/>
            <w:vAlign w:val="center"/>
            <w:hideMark/>
          </w:tcPr>
          <w:p w14:paraId="41FA7157" w14:textId="77777777" w:rsidR="00FC37B8" w:rsidRPr="006D36D8" w:rsidRDefault="00000000" w:rsidP="00A23D18">
            <w:pPr>
              <w:rPr>
                <w:rFonts w:asciiTheme="minorHAnsi" w:hAnsiTheme="minorHAnsi" w:cstheme="minorHAnsi"/>
                <w:color w:val="467886"/>
                <w:sz w:val="22"/>
                <w:szCs w:val="22"/>
                <w:u w:val="single"/>
              </w:rPr>
            </w:pPr>
            <w:hyperlink r:id="rId94" w:history="1">
              <w:r w:rsidR="00FC37B8" w:rsidRPr="006D36D8">
                <w:rPr>
                  <w:rFonts w:asciiTheme="minorHAnsi" w:hAnsiTheme="minorHAnsi" w:cstheme="minorHAnsi"/>
                  <w:color w:val="467886"/>
                  <w:sz w:val="22"/>
                  <w:szCs w:val="22"/>
                  <w:u w:val="single"/>
                </w:rPr>
                <w:t>www.data.fivethirtyeight.com</w:t>
              </w:r>
            </w:hyperlink>
          </w:p>
        </w:tc>
        <w:tc>
          <w:tcPr>
            <w:tcW w:w="1901" w:type="pct"/>
            <w:tcBorders>
              <w:top w:val="nil"/>
              <w:left w:val="nil"/>
              <w:bottom w:val="single" w:sz="8" w:space="0" w:color="BFBFBF"/>
              <w:right w:val="single" w:sz="8" w:space="0" w:color="BFBFBF"/>
            </w:tcBorders>
            <w:shd w:val="clear" w:color="auto" w:fill="F2F2F2" w:themeFill="background1" w:themeFillShade="F2"/>
            <w:vAlign w:val="center"/>
            <w:hideMark/>
          </w:tcPr>
          <w:p w14:paraId="3FDB0101" w14:textId="77777777" w:rsidR="00FC37B8" w:rsidRPr="006D36D8" w:rsidRDefault="00FC37B8" w:rsidP="00A23D18">
            <w:pPr>
              <w:rPr>
                <w:rFonts w:asciiTheme="minorHAnsi" w:hAnsiTheme="minorHAnsi" w:cstheme="minorHAnsi"/>
                <w:color w:val="000000"/>
                <w:sz w:val="22"/>
                <w:szCs w:val="22"/>
              </w:rPr>
            </w:pPr>
            <w:r w:rsidRPr="006D36D8">
              <w:rPr>
                <w:rFonts w:asciiTheme="minorHAnsi" w:hAnsiTheme="minorHAnsi" w:cstheme="minorHAnsi"/>
                <w:color w:val="000000"/>
                <w:sz w:val="22"/>
                <w:szCs w:val="22"/>
              </w:rPr>
              <w:t>Datasets used in FiveThirtyEight’s data journalism, covering politics, sports, and culture.</w:t>
            </w:r>
          </w:p>
        </w:tc>
      </w:tr>
      <w:tr w:rsidR="00FC37B8" w:rsidRPr="0042246D" w14:paraId="2366E8BE" w14:textId="77777777" w:rsidTr="00A23D18">
        <w:trPr>
          <w:trHeight w:val="915"/>
        </w:trPr>
        <w:tc>
          <w:tcPr>
            <w:tcW w:w="1301" w:type="pct"/>
            <w:tcBorders>
              <w:top w:val="nil"/>
              <w:left w:val="single" w:sz="8" w:space="0" w:color="BFBFBF"/>
              <w:bottom w:val="single" w:sz="8" w:space="0" w:color="BFBFBF"/>
              <w:right w:val="single" w:sz="8" w:space="0" w:color="BFBFBF"/>
            </w:tcBorders>
            <w:shd w:val="clear" w:color="auto" w:fill="auto"/>
            <w:vAlign w:val="center"/>
            <w:hideMark/>
          </w:tcPr>
          <w:p w14:paraId="6E16EA37" w14:textId="77777777" w:rsidR="00FC37B8" w:rsidRPr="006D36D8" w:rsidRDefault="00FC37B8" w:rsidP="00A23D18">
            <w:pPr>
              <w:rPr>
                <w:rFonts w:asciiTheme="minorHAnsi" w:hAnsiTheme="minorHAnsi" w:cstheme="minorHAnsi"/>
                <w:color w:val="000000"/>
                <w:sz w:val="22"/>
                <w:szCs w:val="22"/>
              </w:rPr>
            </w:pPr>
            <w:proofErr w:type="spellStart"/>
            <w:r w:rsidRPr="006D36D8">
              <w:rPr>
                <w:rFonts w:asciiTheme="minorHAnsi" w:hAnsiTheme="minorHAnsi" w:cstheme="minorHAnsi"/>
                <w:color w:val="000000"/>
                <w:sz w:val="22"/>
                <w:szCs w:val="22"/>
              </w:rPr>
              <w:t>Quandl</w:t>
            </w:r>
            <w:proofErr w:type="spellEnd"/>
          </w:p>
        </w:tc>
        <w:tc>
          <w:tcPr>
            <w:tcW w:w="1798" w:type="pct"/>
            <w:tcBorders>
              <w:top w:val="nil"/>
              <w:left w:val="nil"/>
              <w:bottom w:val="single" w:sz="8" w:space="0" w:color="BFBFBF"/>
              <w:right w:val="single" w:sz="8" w:space="0" w:color="BFBFBF"/>
            </w:tcBorders>
            <w:shd w:val="clear" w:color="auto" w:fill="auto"/>
            <w:vAlign w:val="center"/>
            <w:hideMark/>
          </w:tcPr>
          <w:p w14:paraId="00243AA4" w14:textId="77777777" w:rsidR="00FC37B8" w:rsidRPr="006D36D8" w:rsidRDefault="00000000" w:rsidP="00A23D18">
            <w:pPr>
              <w:rPr>
                <w:rFonts w:asciiTheme="minorHAnsi" w:hAnsiTheme="minorHAnsi" w:cstheme="minorHAnsi"/>
                <w:color w:val="467886"/>
                <w:sz w:val="22"/>
                <w:szCs w:val="22"/>
                <w:u w:val="single"/>
              </w:rPr>
            </w:pPr>
            <w:hyperlink r:id="rId95" w:tgtFrame="_new" w:history="1">
              <w:r w:rsidR="00FC37B8" w:rsidRPr="006D36D8">
                <w:rPr>
                  <w:rFonts w:asciiTheme="minorHAnsi" w:hAnsiTheme="minorHAnsi" w:cstheme="minorHAnsi"/>
                  <w:color w:val="467886"/>
                  <w:sz w:val="22"/>
                  <w:szCs w:val="22"/>
                  <w:u w:val="single"/>
                </w:rPr>
                <w:t>www.quandl.com</w:t>
              </w:r>
            </w:hyperlink>
          </w:p>
        </w:tc>
        <w:tc>
          <w:tcPr>
            <w:tcW w:w="1901" w:type="pct"/>
            <w:tcBorders>
              <w:top w:val="nil"/>
              <w:left w:val="nil"/>
              <w:bottom w:val="single" w:sz="8" w:space="0" w:color="BFBFBF"/>
              <w:right w:val="single" w:sz="8" w:space="0" w:color="BFBFBF"/>
            </w:tcBorders>
            <w:shd w:val="clear" w:color="auto" w:fill="auto"/>
            <w:vAlign w:val="center"/>
            <w:hideMark/>
          </w:tcPr>
          <w:p w14:paraId="08EA6665" w14:textId="77777777" w:rsidR="00FC37B8" w:rsidRPr="006D36D8" w:rsidRDefault="00FC37B8" w:rsidP="00A23D18">
            <w:pPr>
              <w:rPr>
                <w:rFonts w:asciiTheme="minorHAnsi" w:hAnsiTheme="minorHAnsi" w:cstheme="minorHAnsi"/>
                <w:color w:val="000000"/>
                <w:sz w:val="22"/>
                <w:szCs w:val="22"/>
              </w:rPr>
            </w:pPr>
            <w:r w:rsidRPr="006D36D8">
              <w:rPr>
                <w:rFonts w:asciiTheme="minorHAnsi" w:hAnsiTheme="minorHAnsi" w:cstheme="minorHAnsi"/>
                <w:color w:val="000000"/>
                <w:sz w:val="22"/>
                <w:szCs w:val="22"/>
              </w:rPr>
              <w:t>A platform offering financial, economic, and alternative datasets for investment professionals.</w:t>
            </w:r>
          </w:p>
        </w:tc>
      </w:tr>
      <w:tr w:rsidR="00FC37B8" w:rsidRPr="0042246D" w14:paraId="5AF20E63" w14:textId="77777777" w:rsidTr="00A23D18">
        <w:trPr>
          <w:trHeight w:val="915"/>
        </w:trPr>
        <w:tc>
          <w:tcPr>
            <w:tcW w:w="1301" w:type="pct"/>
            <w:tcBorders>
              <w:top w:val="nil"/>
              <w:left w:val="single" w:sz="8" w:space="0" w:color="BFBFBF"/>
              <w:bottom w:val="single" w:sz="8" w:space="0" w:color="BFBFBF"/>
              <w:right w:val="single" w:sz="8" w:space="0" w:color="BFBFBF"/>
            </w:tcBorders>
            <w:shd w:val="clear" w:color="auto" w:fill="F2F2F2" w:themeFill="background1" w:themeFillShade="F2"/>
            <w:vAlign w:val="center"/>
            <w:hideMark/>
          </w:tcPr>
          <w:p w14:paraId="3DFB7DC8" w14:textId="77777777" w:rsidR="00FC37B8" w:rsidRPr="006D36D8" w:rsidRDefault="00FC37B8" w:rsidP="00A23D18">
            <w:pPr>
              <w:rPr>
                <w:rFonts w:asciiTheme="minorHAnsi" w:hAnsiTheme="minorHAnsi" w:cstheme="minorHAnsi"/>
                <w:color w:val="000000"/>
                <w:sz w:val="22"/>
                <w:szCs w:val="22"/>
              </w:rPr>
            </w:pPr>
            <w:proofErr w:type="spellStart"/>
            <w:r w:rsidRPr="006D36D8">
              <w:rPr>
                <w:rFonts w:asciiTheme="minorHAnsi" w:hAnsiTheme="minorHAnsi" w:cstheme="minorHAnsi"/>
                <w:color w:val="000000"/>
                <w:sz w:val="22"/>
                <w:szCs w:val="22"/>
              </w:rPr>
              <w:t>Gapminder</w:t>
            </w:r>
            <w:proofErr w:type="spellEnd"/>
          </w:p>
        </w:tc>
        <w:tc>
          <w:tcPr>
            <w:tcW w:w="1798" w:type="pct"/>
            <w:tcBorders>
              <w:top w:val="nil"/>
              <w:left w:val="nil"/>
              <w:bottom w:val="single" w:sz="8" w:space="0" w:color="BFBFBF"/>
              <w:right w:val="single" w:sz="8" w:space="0" w:color="BFBFBF"/>
            </w:tcBorders>
            <w:shd w:val="clear" w:color="auto" w:fill="F2F2F2" w:themeFill="background1" w:themeFillShade="F2"/>
            <w:vAlign w:val="center"/>
            <w:hideMark/>
          </w:tcPr>
          <w:p w14:paraId="74153828" w14:textId="77777777" w:rsidR="00FC37B8" w:rsidRPr="006D36D8" w:rsidRDefault="00000000" w:rsidP="00A23D18">
            <w:pPr>
              <w:rPr>
                <w:rFonts w:asciiTheme="minorHAnsi" w:hAnsiTheme="minorHAnsi" w:cstheme="minorHAnsi"/>
                <w:color w:val="467886"/>
                <w:sz w:val="22"/>
                <w:szCs w:val="22"/>
                <w:u w:val="single"/>
              </w:rPr>
            </w:pPr>
            <w:hyperlink r:id="rId96" w:history="1">
              <w:r w:rsidR="00FC37B8" w:rsidRPr="006D36D8">
                <w:rPr>
                  <w:rFonts w:asciiTheme="minorHAnsi" w:hAnsiTheme="minorHAnsi" w:cstheme="minorHAnsi"/>
                  <w:color w:val="467886"/>
                  <w:sz w:val="22"/>
                  <w:szCs w:val="22"/>
                  <w:u w:val="single"/>
                </w:rPr>
                <w:t>www.gapminder.org/data</w:t>
              </w:r>
            </w:hyperlink>
          </w:p>
        </w:tc>
        <w:tc>
          <w:tcPr>
            <w:tcW w:w="1901" w:type="pct"/>
            <w:tcBorders>
              <w:top w:val="nil"/>
              <w:left w:val="nil"/>
              <w:bottom w:val="single" w:sz="8" w:space="0" w:color="BFBFBF"/>
              <w:right w:val="single" w:sz="8" w:space="0" w:color="BFBFBF"/>
            </w:tcBorders>
            <w:shd w:val="clear" w:color="auto" w:fill="F2F2F2" w:themeFill="background1" w:themeFillShade="F2"/>
            <w:vAlign w:val="center"/>
            <w:hideMark/>
          </w:tcPr>
          <w:p w14:paraId="6D185E99" w14:textId="77777777" w:rsidR="00FC37B8" w:rsidRPr="006D36D8" w:rsidRDefault="00FC37B8" w:rsidP="00A23D18">
            <w:pPr>
              <w:rPr>
                <w:rFonts w:asciiTheme="minorHAnsi" w:hAnsiTheme="minorHAnsi" w:cstheme="minorHAnsi"/>
                <w:color w:val="000000"/>
                <w:sz w:val="22"/>
                <w:szCs w:val="22"/>
              </w:rPr>
            </w:pPr>
            <w:r w:rsidRPr="006D36D8">
              <w:rPr>
                <w:rFonts w:asciiTheme="minorHAnsi" w:hAnsiTheme="minorHAnsi" w:cstheme="minorHAnsi"/>
                <w:color w:val="000000"/>
                <w:sz w:val="22"/>
                <w:szCs w:val="22"/>
              </w:rPr>
              <w:t>Datasets on global development metrics, used to promote fact-based worldviews.</w:t>
            </w:r>
          </w:p>
        </w:tc>
      </w:tr>
      <w:tr w:rsidR="00FC37B8" w:rsidRPr="0042246D" w14:paraId="219C126F" w14:textId="77777777" w:rsidTr="00A23D18">
        <w:trPr>
          <w:trHeight w:val="1215"/>
        </w:trPr>
        <w:tc>
          <w:tcPr>
            <w:tcW w:w="1301" w:type="pct"/>
            <w:tcBorders>
              <w:top w:val="nil"/>
              <w:left w:val="single" w:sz="8" w:space="0" w:color="BFBFBF"/>
              <w:bottom w:val="single" w:sz="8" w:space="0" w:color="BFBFBF"/>
              <w:right w:val="single" w:sz="8" w:space="0" w:color="BFBFBF"/>
            </w:tcBorders>
            <w:shd w:val="clear" w:color="auto" w:fill="auto"/>
            <w:vAlign w:val="center"/>
            <w:hideMark/>
          </w:tcPr>
          <w:p w14:paraId="131EE115" w14:textId="77777777" w:rsidR="00FC37B8" w:rsidRPr="006D36D8" w:rsidRDefault="00FC37B8" w:rsidP="00A23D18">
            <w:pPr>
              <w:rPr>
                <w:rFonts w:asciiTheme="minorHAnsi" w:hAnsiTheme="minorHAnsi" w:cstheme="minorHAnsi"/>
                <w:color w:val="000000"/>
                <w:sz w:val="22"/>
                <w:szCs w:val="22"/>
              </w:rPr>
            </w:pPr>
            <w:r w:rsidRPr="006D36D8">
              <w:rPr>
                <w:rFonts w:asciiTheme="minorHAnsi" w:hAnsiTheme="minorHAnsi" w:cstheme="minorHAnsi"/>
                <w:color w:val="000000"/>
                <w:sz w:val="22"/>
                <w:szCs w:val="22"/>
              </w:rPr>
              <w:t>World Bank Open Data</w:t>
            </w:r>
          </w:p>
        </w:tc>
        <w:tc>
          <w:tcPr>
            <w:tcW w:w="1798" w:type="pct"/>
            <w:tcBorders>
              <w:top w:val="nil"/>
              <w:left w:val="nil"/>
              <w:bottom w:val="single" w:sz="8" w:space="0" w:color="BFBFBF"/>
              <w:right w:val="single" w:sz="8" w:space="0" w:color="BFBFBF"/>
            </w:tcBorders>
            <w:shd w:val="clear" w:color="auto" w:fill="auto"/>
            <w:vAlign w:val="center"/>
            <w:hideMark/>
          </w:tcPr>
          <w:p w14:paraId="22AD926F" w14:textId="77777777" w:rsidR="00FC37B8" w:rsidRPr="006D36D8" w:rsidRDefault="00000000" w:rsidP="00A23D18">
            <w:pPr>
              <w:rPr>
                <w:rFonts w:asciiTheme="minorHAnsi" w:hAnsiTheme="minorHAnsi" w:cstheme="minorHAnsi"/>
                <w:color w:val="467886"/>
                <w:sz w:val="22"/>
                <w:szCs w:val="22"/>
                <w:u w:val="single"/>
              </w:rPr>
            </w:pPr>
            <w:hyperlink r:id="rId97" w:history="1">
              <w:r w:rsidR="00FC37B8" w:rsidRPr="006D36D8">
                <w:rPr>
                  <w:rFonts w:asciiTheme="minorHAnsi" w:hAnsiTheme="minorHAnsi" w:cstheme="minorHAnsi"/>
                  <w:color w:val="467886"/>
                  <w:sz w:val="22"/>
                  <w:szCs w:val="22"/>
                  <w:u w:val="single"/>
                </w:rPr>
                <w:t>www.data.worldbank.org</w:t>
              </w:r>
            </w:hyperlink>
          </w:p>
        </w:tc>
        <w:tc>
          <w:tcPr>
            <w:tcW w:w="1901" w:type="pct"/>
            <w:tcBorders>
              <w:top w:val="nil"/>
              <w:left w:val="nil"/>
              <w:bottom w:val="single" w:sz="8" w:space="0" w:color="BFBFBF"/>
              <w:right w:val="single" w:sz="8" w:space="0" w:color="BFBFBF"/>
            </w:tcBorders>
            <w:shd w:val="clear" w:color="auto" w:fill="auto"/>
            <w:vAlign w:val="center"/>
            <w:hideMark/>
          </w:tcPr>
          <w:p w14:paraId="77D781D0" w14:textId="77777777" w:rsidR="00FC37B8" w:rsidRPr="006D36D8" w:rsidRDefault="00FC37B8" w:rsidP="00A23D18">
            <w:pPr>
              <w:rPr>
                <w:rFonts w:asciiTheme="minorHAnsi" w:hAnsiTheme="minorHAnsi" w:cstheme="minorHAnsi"/>
                <w:color w:val="000000"/>
                <w:sz w:val="22"/>
                <w:szCs w:val="22"/>
              </w:rPr>
            </w:pPr>
            <w:r w:rsidRPr="006D36D8">
              <w:rPr>
                <w:rFonts w:asciiTheme="minorHAnsi" w:hAnsiTheme="minorHAnsi" w:cstheme="minorHAnsi"/>
                <w:color w:val="000000"/>
                <w:sz w:val="22"/>
                <w:szCs w:val="22"/>
              </w:rPr>
              <w:t>A vast collection of global development data, including economic, social, and environmental indicators.</w:t>
            </w:r>
          </w:p>
        </w:tc>
      </w:tr>
      <w:tr w:rsidR="00FC37B8" w:rsidRPr="0042246D" w14:paraId="09D0990F" w14:textId="77777777" w:rsidTr="00A23D18">
        <w:trPr>
          <w:trHeight w:val="915"/>
        </w:trPr>
        <w:tc>
          <w:tcPr>
            <w:tcW w:w="1301" w:type="pct"/>
            <w:tcBorders>
              <w:top w:val="nil"/>
              <w:left w:val="single" w:sz="8" w:space="0" w:color="BFBFBF"/>
              <w:bottom w:val="single" w:sz="8" w:space="0" w:color="BFBFBF"/>
              <w:right w:val="single" w:sz="8" w:space="0" w:color="BFBFBF"/>
            </w:tcBorders>
            <w:shd w:val="clear" w:color="auto" w:fill="F2F2F2" w:themeFill="background1" w:themeFillShade="F2"/>
            <w:vAlign w:val="center"/>
            <w:hideMark/>
          </w:tcPr>
          <w:p w14:paraId="7B7BE830" w14:textId="77777777" w:rsidR="00FC37B8" w:rsidRPr="006D36D8" w:rsidRDefault="00FC37B8" w:rsidP="00A23D18">
            <w:pPr>
              <w:rPr>
                <w:rFonts w:asciiTheme="minorHAnsi" w:hAnsiTheme="minorHAnsi" w:cstheme="minorHAnsi"/>
                <w:color w:val="000000"/>
                <w:sz w:val="22"/>
                <w:szCs w:val="22"/>
              </w:rPr>
            </w:pPr>
            <w:r w:rsidRPr="006D36D8">
              <w:rPr>
                <w:rFonts w:asciiTheme="minorHAnsi" w:hAnsiTheme="minorHAnsi" w:cstheme="minorHAnsi"/>
                <w:color w:val="000000"/>
                <w:sz w:val="22"/>
                <w:szCs w:val="22"/>
              </w:rPr>
              <w:t>UN Data</w:t>
            </w:r>
          </w:p>
        </w:tc>
        <w:tc>
          <w:tcPr>
            <w:tcW w:w="1798" w:type="pct"/>
            <w:tcBorders>
              <w:top w:val="nil"/>
              <w:left w:val="nil"/>
              <w:bottom w:val="single" w:sz="8" w:space="0" w:color="BFBFBF"/>
              <w:right w:val="single" w:sz="8" w:space="0" w:color="BFBFBF"/>
            </w:tcBorders>
            <w:shd w:val="clear" w:color="auto" w:fill="F2F2F2" w:themeFill="background1" w:themeFillShade="F2"/>
            <w:vAlign w:val="center"/>
            <w:hideMark/>
          </w:tcPr>
          <w:p w14:paraId="5B877EA9" w14:textId="77777777" w:rsidR="00FC37B8" w:rsidRPr="006D36D8" w:rsidRDefault="00000000" w:rsidP="00A23D18">
            <w:pPr>
              <w:rPr>
                <w:rFonts w:asciiTheme="minorHAnsi" w:hAnsiTheme="minorHAnsi" w:cstheme="minorHAnsi"/>
                <w:color w:val="467886"/>
                <w:sz w:val="22"/>
                <w:szCs w:val="22"/>
                <w:u w:val="single"/>
              </w:rPr>
            </w:pPr>
            <w:hyperlink r:id="rId98" w:history="1">
              <w:r w:rsidR="00FC37B8" w:rsidRPr="006D36D8">
                <w:rPr>
                  <w:rFonts w:asciiTheme="minorHAnsi" w:hAnsiTheme="minorHAnsi" w:cstheme="minorHAnsi"/>
                  <w:color w:val="467886"/>
                  <w:sz w:val="22"/>
                  <w:szCs w:val="22"/>
                  <w:u w:val="single"/>
                </w:rPr>
                <w:t>www.data.un.org</w:t>
              </w:r>
            </w:hyperlink>
          </w:p>
        </w:tc>
        <w:tc>
          <w:tcPr>
            <w:tcW w:w="1901" w:type="pct"/>
            <w:tcBorders>
              <w:top w:val="nil"/>
              <w:left w:val="nil"/>
              <w:bottom w:val="single" w:sz="8" w:space="0" w:color="BFBFBF"/>
              <w:right w:val="single" w:sz="8" w:space="0" w:color="BFBFBF"/>
            </w:tcBorders>
            <w:shd w:val="clear" w:color="auto" w:fill="F2F2F2" w:themeFill="background1" w:themeFillShade="F2"/>
            <w:vAlign w:val="center"/>
            <w:hideMark/>
          </w:tcPr>
          <w:p w14:paraId="7812F1BB" w14:textId="77777777" w:rsidR="00FC37B8" w:rsidRPr="006D36D8" w:rsidRDefault="00FC37B8" w:rsidP="00A23D18">
            <w:pPr>
              <w:rPr>
                <w:rFonts w:asciiTheme="minorHAnsi" w:hAnsiTheme="minorHAnsi" w:cstheme="minorHAnsi"/>
                <w:color w:val="000000"/>
                <w:sz w:val="22"/>
                <w:szCs w:val="22"/>
              </w:rPr>
            </w:pPr>
            <w:r w:rsidRPr="006D36D8">
              <w:rPr>
                <w:rFonts w:asciiTheme="minorHAnsi" w:hAnsiTheme="minorHAnsi" w:cstheme="minorHAnsi"/>
                <w:color w:val="000000"/>
                <w:sz w:val="22"/>
                <w:szCs w:val="22"/>
              </w:rPr>
              <w:t>A gateway to global statistics provided by the United Nations, covering a wide range of topics.</w:t>
            </w:r>
          </w:p>
        </w:tc>
      </w:tr>
      <w:tr w:rsidR="00FC37B8" w:rsidRPr="0042246D" w14:paraId="5EEA99D4" w14:textId="77777777" w:rsidTr="00A23D18">
        <w:trPr>
          <w:trHeight w:val="915"/>
        </w:trPr>
        <w:tc>
          <w:tcPr>
            <w:tcW w:w="1301" w:type="pct"/>
            <w:tcBorders>
              <w:top w:val="nil"/>
              <w:left w:val="single" w:sz="8" w:space="0" w:color="BFBFBF"/>
              <w:bottom w:val="single" w:sz="8" w:space="0" w:color="BFBFBF"/>
              <w:right w:val="single" w:sz="8" w:space="0" w:color="BFBFBF"/>
            </w:tcBorders>
            <w:shd w:val="clear" w:color="auto" w:fill="auto"/>
            <w:vAlign w:val="center"/>
            <w:hideMark/>
          </w:tcPr>
          <w:p w14:paraId="228C8D52" w14:textId="77777777" w:rsidR="00FC37B8" w:rsidRPr="006D36D8" w:rsidRDefault="00FC37B8" w:rsidP="00A23D18">
            <w:pPr>
              <w:rPr>
                <w:rFonts w:asciiTheme="minorHAnsi" w:hAnsiTheme="minorHAnsi" w:cstheme="minorHAnsi"/>
                <w:color w:val="000000"/>
                <w:sz w:val="22"/>
                <w:szCs w:val="22"/>
              </w:rPr>
            </w:pPr>
            <w:r w:rsidRPr="006D36D8">
              <w:rPr>
                <w:rFonts w:asciiTheme="minorHAnsi" w:hAnsiTheme="minorHAnsi" w:cstheme="minorHAnsi"/>
                <w:color w:val="000000"/>
                <w:sz w:val="22"/>
                <w:szCs w:val="22"/>
              </w:rPr>
              <w:t>Google Cloud Public Datasets</w:t>
            </w:r>
          </w:p>
        </w:tc>
        <w:tc>
          <w:tcPr>
            <w:tcW w:w="1798" w:type="pct"/>
            <w:tcBorders>
              <w:top w:val="nil"/>
              <w:left w:val="nil"/>
              <w:bottom w:val="single" w:sz="8" w:space="0" w:color="BFBFBF"/>
              <w:right w:val="single" w:sz="8" w:space="0" w:color="BFBFBF"/>
            </w:tcBorders>
            <w:shd w:val="clear" w:color="auto" w:fill="auto"/>
            <w:vAlign w:val="center"/>
            <w:hideMark/>
          </w:tcPr>
          <w:p w14:paraId="05165776" w14:textId="77777777" w:rsidR="00FC37B8" w:rsidRPr="006D36D8" w:rsidRDefault="00FC37B8" w:rsidP="00A23D18">
            <w:pPr>
              <w:rPr>
                <w:rFonts w:asciiTheme="minorHAnsi" w:hAnsiTheme="minorHAnsi" w:cstheme="minorHAnsi"/>
                <w:color w:val="000000"/>
                <w:sz w:val="22"/>
                <w:szCs w:val="22"/>
              </w:rPr>
            </w:pPr>
            <w:r w:rsidRPr="006D36D8">
              <w:rPr>
                <w:rFonts w:asciiTheme="minorHAnsi" w:hAnsiTheme="minorHAnsi" w:cstheme="minorHAnsi"/>
                <w:color w:val="000000"/>
                <w:sz w:val="22"/>
                <w:szCs w:val="22"/>
              </w:rPr>
              <w:t>console.cloud.google.com/marketplace/browse</w:t>
            </w:r>
          </w:p>
        </w:tc>
        <w:tc>
          <w:tcPr>
            <w:tcW w:w="1901" w:type="pct"/>
            <w:tcBorders>
              <w:top w:val="nil"/>
              <w:left w:val="nil"/>
              <w:bottom w:val="single" w:sz="8" w:space="0" w:color="BFBFBF"/>
              <w:right w:val="single" w:sz="8" w:space="0" w:color="BFBFBF"/>
            </w:tcBorders>
            <w:shd w:val="clear" w:color="auto" w:fill="auto"/>
            <w:vAlign w:val="center"/>
            <w:hideMark/>
          </w:tcPr>
          <w:p w14:paraId="45260715" w14:textId="77777777" w:rsidR="00FC37B8" w:rsidRPr="006D36D8" w:rsidRDefault="00FC37B8" w:rsidP="00A23D18">
            <w:pPr>
              <w:rPr>
                <w:rFonts w:asciiTheme="minorHAnsi" w:hAnsiTheme="minorHAnsi" w:cstheme="minorHAnsi"/>
                <w:color w:val="000000"/>
                <w:sz w:val="22"/>
                <w:szCs w:val="22"/>
              </w:rPr>
            </w:pPr>
            <w:r w:rsidRPr="006D36D8">
              <w:rPr>
                <w:rFonts w:asciiTheme="minorHAnsi" w:hAnsiTheme="minorHAnsi" w:cstheme="minorHAnsi"/>
                <w:color w:val="000000"/>
                <w:sz w:val="22"/>
                <w:szCs w:val="22"/>
              </w:rPr>
              <w:t>Public datasets available through Google Cloud, suitable for big data analysis and machine learning.</w:t>
            </w:r>
          </w:p>
        </w:tc>
      </w:tr>
      <w:tr w:rsidR="00FC37B8" w:rsidRPr="0042246D" w14:paraId="15521963" w14:textId="77777777" w:rsidTr="00A23D18">
        <w:trPr>
          <w:trHeight w:val="915"/>
        </w:trPr>
        <w:tc>
          <w:tcPr>
            <w:tcW w:w="1301" w:type="pct"/>
            <w:tcBorders>
              <w:top w:val="nil"/>
              <w:left w:val="single" w:sz="8" w:space="0" w:color="BFBFBF"/>
              <w:bottom w:val="single" w:sz="8" w:space="0" w:color="BFBFBF"/>
              <w:right w:val="single" w:sz="8" w:space="0" w:color="BFBFBF"/>
            </w:tcBorders>
            <w:shd w:val="clear" w:color="auto" w:fill="F2F2F2" w:themeFill="background1" w:themeFillShade="F2"/>
            <w:vAlign w:val="center"/>
            <w:hideMark/>
          </w:tcPr>
          <w:p w14:paraId="691C34C0" w14:textId="77777777" w:rsidR="00FC37B8" w:rsidRPr="006D36D8" w:rsidRDefault="00FC37B8" w:rsidP="00A23D18">
            <w:pPr>
              <w:rPr>
                <w:rFonts w:asciiTheme="minorHAnsi" w:hAnsiTheme="minorHAnsi" w:cstheme="minorHAnsi"/>
                <w:color w:val="000000"/>
                <w:sz w:val="22"/>
                <w:szCs w:val="22"/>
              </w:rPr>
            </w:pPr>
            <w:r w:rsidRPr="006D36D8">
              <w:rPr>
                <w:rFonts w:asciiTheme="minorHAnsi" w:hAnsiTheme="minorHAnsi" w:cstheme="minorHAnsi"/>
                <w:color w:val="000000"/>
                <w:sz w:val="22"/>
                <w:szCs w:val="22"/>
              </w:rPr>
              <w:lastRenderedPageBreak/>
              <w:t>Yelp Dataset</w:t>
            </w:r>
          </w:p>
        </w:tc>
        <w:tc>
          <w:tcPr>
            <w:tcW w:w="1798" w:type="pct"/>
            <w:tcBorders>
              <w:top w:val="nil"/>
              <w:left w:val="nil"/>
              <w:bottom w:val="single" w:sz="8" w:space="0" w:color="BFBFBF"/>
              <w:right w:val="single" w:sz="8" w:space="0" w:color="BFBFBF"/>
            </w:tcBorders>
            <w:shd w:val="clear" w:color="auto" w:fill="F2F2F2" w:themeFill="background1" w:themeFillShade="F2"/>
            <w:vAlign w:val="center"/>
            <w:hideMark/>
          </w:tcPr>
          <w:p w14:paraId="7A20A8AD" w14:textId="77777777" w:rsidR="00FC37B8" w:rsidRPr="006D36D8" w:rsidRDefault="00000000" w:rsidP="00A23D18">
            <w:pPr>
              <w:rPr>
                <w:rFonts w:asciiTheme="minorHAnsi" w:hAnsiTheme="minorHAnsi" w:cstheme="minorHAnsi"/>
                <w:color w:val="467886"/>
                <w:sz w:val="22"/>
                <w:szCs w:val="22"/>
                <w:u w:val="single"/>
              </w:rPr>
            </w:pPr>
            <w:hyperlink r:id="rId99" w:history="1">
              <w:r w:rsidR="00FC37B8" w:rsidRPr="006D36D8">
                <w:rPr>
                  <w:rFonts w:asciiTheme="minorHAnsi" w:hAnsiTheme="minorHAnsi" w:cstheme="minorHAnsi"/>
                  <w:color w:val="467886"/>
                  <w:sz w:val="22"/>
                  <w:szCs w:val="22"/>
                  <w:u w:val="single"/>
                </w:rPr>
                <w:t>www.yelp.com/dataset</w:t>
              </w:r>
            </w:hyperlink>
          </w:p>
        </w:tc>
        <w:tc>
          <w:tcPr>
            <w:tcW w:w="1901" w:type="pct"/>
            <w:tcBorders>
              <w:top w:val="nil"/>
              <w:left w:val="nil"/>
              <w:bottom w:val="single" w:sz="8" w:space="0" w:color="BFBFBF"/>
              <w:right w:val="single" w:sz="8" w:space="0" w:color="BFBFBF"/>
            </w:tcBorders>
            <w:shd w:val="clear" w:color="auto" w:fill="F2F2F2" w:themeFill="background1" w:themeFillShade="F2"/>
            <w:vAlign w:val="center"/>
            <w:hideMark/>
          </w:tcPr>
          <w:p w14:paraId="51F3E983" w14:textId="77777777" w:rsidR="00FC37B8" w:rsidRPr="006D36D8" w:rsidRDefault="00FC37B8" w:rsidP="00A23D18">
            <w:pPr>
              <w:rPr>
                <w:rFonts w:asciiTheme="minorHAnsi" w:hAnsiTheme="minorHAnsi" w:cstheme="minorHAnsi"/>
                <w:color w:val="000000"/>
                <w:sz w:val="22"/>
                <w:szCs w:val="22"/>
              </w:rPr>
            </w:pPr>
            <w:r w:rsidRPr="006D36D8">
              <w:rPr>
                <w:rFonts w:asciiTheme="minorHAnsi" w:hAnsiTheme="minorHAnsi" w:cstheme="minorHAnsi"/>
                <w:color w:val="000000"/>
                <w:sz w:val="22"/>
                <w:szCs w:val="22"/>
              </w:rPr>
              <w:t>A dataset containing over five million reviews, useful for NLP and sentiment analysis projects.</w:t>
            </w:r>
          </w:p>
        </w:tc>
      </w:tr>
      <w:tr w:rsidR="00FC37B8" w:rsidRPr="0042246D" w14:paraId="391DF5D1" w14:textId="77777777" w:rsidTr="00A23D18">
        <w:trPr>
          <w:trHeight w:val="1215"/>
        </w:trPr>
        <w:tc>
          <w:tcPr>
            <w:tcW w:w="1301" w:type="pct"/>
            <w:tcBorders>
              <w:top w:val="nil"/>
              <w:left w:val="single" w:sz="8" w:space="0" w:color="BFBFBF"/>
              <w:bottom w:val="single" w:sz="8" w:space="0" w:color="BFBFBF"/>
              <w:right w:val="single" w:sz="8" w:space="0" w:color="BFBFBF"/>
            </w:tcBorders>
            <w:shd w:val="clear" w:color="auto" w:fill="auto"/>
            <w:vAlign w:val="center"/>
            <w:hideMark/>
          </w:tcPr>
          <w:p w14:paraId="09A4B9CB" w14:textId="77777777" w:rsidR="00FC37B8" w:rsidRPr="006D36D8" w:rsidRDefault="00FC37B8" w:rsidP="00A23D18">
            <w:pPr>
              <w:rPr>
                <w:rFonts w:asciiTheme="minorHAnsi" w:hAnsiTheme="minorHAnsi" w:cstheme="minorHAnsi"/>
                <w:color w:val="000000"/>
                <w:sz w:val="22"/>
                <w:szCs w:val="22"/>
              </w:rPr>
            </w:pPr>
            <w:r w:rsidRPr="006D36D8">
              <w:rPr>
                <w:rFonts w:asciiTheme="minorHAnsi" w:hAnsiTheme="minorHAnsi" w:cstheme="minorHAnsi"/>
                <w:color w:val="000000"/>
                <w:sz w:val="22"/>
                <w:szCs w:val="22"/>
              </w:rPr>
              <w:t>City of Chicago Data Portal</w:t>
            </w:r>
          </w:p>
        </w:tc>
        <w:tc>
          <w:tcPr>
            <w:tcW w:w="1798" w:type="pct"/>
            <w:tcBorders>
              <w:top w:val="nil"/>
              <w:left w:val="nil"/>
              <w:bottom w:val="single" w:sz="8" w:space="0" w:color="BFBFBF"/>
              <w:right w:val="single" w:sz="8" w:space="0" w:color="BFBFBF"/>
            </w:tcBorders>
            <w:shd w:val="clear" w:color="auto" w:fill="auto"/>
            <w:vAlign w:val="center"/>
            <w:hideMark/>
          </w:tcPr>
          <w:p w14:paraId="0F785786" w14:textId="77777777" w:rsidR="00FC37B8" w:rsidRPr="006D36D8" w:rsidRDefault="00000000" w:rsidP="00A23D18">
            <w:pPr>
              <w:rPr>
                <w:rFonts w:asciiTheme="minorHAnsi" w:hAnsiTheme="minorHAnsi" w:cstheme="minorHAnsi"/>
                <w:color w:val="467886"/>
                <w:sz w:val="22"/>
                <w:szCs w:val="22"/>
                <w:u w:val="single"/>
              </w:rPr>
            </w:pPr>
            <w:hyperlink r:id="rId100" w:history="1">
              <w:r w:rsidR="00FC37B8" w:rsidRPr="006D36D8">
                <w:rPr>
                  <w:rFonts w:asciiTheme="minorHAnsi" w:hAnsiTheme="minorHAnsi" w:cstheme="minorHAnsi"/>
                  <w:color w:val="467886"/>
                  <w:sz w:val="22"/>
                  <w:szCs w:val="22"/>
                  <w:u w:val="single"/>
                </w:rPr>
                <w:t>www.data.cityofchicago.org</w:t>
              </w:r>
            </w:hyperlink>
          </w:p>
        </w:tc>
        <w:tc>
          <w:tcPr>
            <w:tcW w:w="1901" w:type="pct"/>
            <w:tcBorders>
              <w:top w:val="nil"/>
              <w:left w:val="nil"/>
              <w:bottom w:val="single" w:sz="8" w:space="0" w:color="BFBFBF"/>
              <w:right w:val="single" w:sz="8" w:space="0" w:color="BFBFBF"/>
            </w:tcBorders>
            <w:shd w:val="clear" w:color="auto" w:fill="auto"/>
            <w:vAlign w:val="center"/>
            <w:hideMark/>
          </w:tcPr>
          <w:p w14:paraId="16C25AB1" w14:textId="77777777" w:rsidR="00FC37B8" w:rsidRPr="006D36D8" w:rsidRDefault="00FC37B8" w:rsidP="00A23D18">
            <w:pPr>
              <w:rPr>
                <w:rFonts w:asciiTheme="minorHAnsi" w:hAnsiTheme="minorHAnsi" w:cstheme="minorHAnsi"/>
                <w:color w:val="000000"/>
                <w:sz w:val="22"/>
                <w:szCs w:val="22"/>
              </w:rPr>
            </w:pPr>
            <w:r w:rsidRPr="006D36D8">
              <w:rPr>
                <w:rFonts w:asciiTheme="minorHAnsi" w:hAnsiTheme="minorHAnsi" w:cstheme="minorHAnsi"/>
                <w:color w:val="000000"/>
                <w:sz w:val="22"/>
                <w:szCs w:val="22"/>
              </w:rPr>
              <w:t>Open data from the City of Chicago, including crime reports, public health data, and transportation information.</w:t>
            </w:r>
          </w:p>
        </w:tc>
      </w:tr>
      <w:tr w:rsidR="00FC37B8" w:rsidRPr="0042246D" w14:paraId="482F989C" w14:textId="77777777" w:rsidTr="00A23D18">
        <w:trPr>
          <w:trHeight w:val="915"/>
        </w:trPr>
        <w:tc>
          <w:tcPr>
            <w:tcW w:w="1301" w:type="pct"/>
            <w:tcBorders>
              <w:top w:val="nil"/>
              <w:left w:val="single" w:sz="8" w:space="0" w:color="BFBFBF"/>
              <w:bottom w:val="single" w:sz="8" w:space="0" w:color="BFBFBF"/>
              <w:right w:val="single" w:sz="8" w:space="0" w:color="BFBFBF"/>
            </w:tcBorders>
            <w:shd w:val="clear" w:color="auto" w:fill="F2F2F2" w:themeFill="background1" w:themeFillShade="F2"/>
            <w:vAlign w:val="center"/>
            <w:hideMark/>
          </w:tcPr>
          <w:p w14:paraId="4D6C31A2" w14:textId="77777777" w:rsidR="00FC37B8" w:rsidRPr="006D36D8" w:rsidRDefault="00FC37B8" w:rsidP="00A23D18">
            <w:pPr>
              <w:rPr>
                <w:rFonts w:asciiTheme="minorHAnsi" w:hAnsiTheme="minorHAnsi" w:cstheme="minorHAnsi"/>
                <w:color w:val="000000"/>
                <w:sz w:val="22"/>
                <w:szCs w:val="22"/>
              </w:rPr>
            </w:pPr>
            <w:r w:rsidRPr="006D36D8">
              <w:rPr>
                <w:rFonts w:asciiTheme="minorHAnsi" w:hAnsiTheme="minorHAnsi" w:cstheme="minorHAnsi"/>
                <w:color w:val="000000"/>
                <w:sz w:val="22"/>
                <w:szCs w:val="22"/>
              </w:rPr>
              <w:t>European Union Open Data Portal</w:t>
            </w:r>
          </w:p>
        </w:tc>
        <w:tc>
          <w:tcPr>
            <w:tcW w:w="1798" w:type="pct"/>
            <w:tcBorders>
              <w:top w:val="nil"/>
              <w:left w:val="nil"/>
              <w:bottom w:val="single" w:sz="8" w:space="0" w:color="BFBFBF"/>
              <w:right w:val="single" w:sz="8" w:space="0" w:color="BFBFBF"/>
            </w:tcBorders>
            <w:shd w:val="clear" w:color="auto" w:fill="F2F2F2" w:themeFill="background1" w:themeFillShade="F2"/>
            <w:vAlign w:val="center"/>
            <w:hideMark/>
          </w:tcPr>
          <w:p w14:paraId="4AB90478" w14:textId="77777777" w:rsidR="00FC37B8" w:rsidRPr="006D36D8" w:rsidRDefault="00000000" w:rsidP="00A23D18">
            <w:pPr>
              <w:rPr>
                <w:rFonts w:asciiTheme="minorHAnsi" w:hAnsiTheme="minorHAnsi" w:cstheme="minorHAnsi"/>
                <w:color w:val="467886"/>
                <w:sz w:val="22"/>
                <w:szCs w:val="22"/>
                <w:u w:val="single"/>
              </w:rPr>
            </w:pPr>
            <w:hyperlink r:id="rId101" w:history="1">
              <w:r w:rsidR="00FC37B8" w:rsidRPr="006D36D8">
                <w:rPr>
                  <w:rFonts w:asciiTheme="minorHAnsi" w:hAnsiTheme="minorHAnsi" w:cstheme="minorHAnsi"/>
                  <w:color w:val="467886"/>
                  <w:sz w:val="22"/>
                  <w:szCs w:val="22"/>
                  <w:u w:val="single"/>
                </w:rPr>
                <w:t>www.data.europa.eu/euodp/en/data</w:t>
              </w:r>
            </w:hyperlink>
          </w:p>
        </w:tc>
        <w:tc>
          <w:tcPr>
            <w:tcW w:w="1901" w:type="pct"/>
            <w:tcBorders>
              <w:top w:val="nil"/>
              <w:left w:val="nil"/>
              <w:bottom w:val="single" w:sz="8" w:space="0" w:color="BFBFBF"/>
              <w:right w:val="single" w:sz="8" w:space="0" w:color="BFBFBF"/>
            </w:tcBorders>
            <w:shd w:val="clear" w:color="auto" w:fill="F2F2F2" w:themeFill="background1" w:themeFillShade="F2"/>
            <w:vAlign w:val="center"/>
            <w:hideMark/>
          </w:tcPr>
          <w:p w14:paraId="36ED49A9" w14:textId="77777777" w:rsidR="00FC37B8" w:rsidRPr="006D36D8" w:rsidRDefault="00FC37B8" w:rsidP="00A23D18">
            <w:pPr>
              <w:rPr>
                <w:rFonts w:asciiTheme="minorHAnsi" w:hAnsiTheme="minorHAnsi" w:cstheme="minorHAnsi"/>
                <w:color w:val="000000"/>
                <w:sz w:val="22"/>
                <w:szCs w:val="22"/>
              </w:rPr>
            </w:pPr>
            <w:r w:rsidRPr="006D36D8">
              <w:rPr>
                <w:rFonts w:asciiTheme="minorHAnsi" w:hAnsiTheme="minorHAnsi" w:cstheme="minorHAnsi"/>
                <w:color w:val="000000"/>
                <w:sz w:val="22"/>
                <w:szCs w:val="22"/>
              </w:rPr>
              <w:t>A collection of datasets from various European Union institutions and agencies, covering diverse topics.</w:t>
            </w:r>
          </w:p>
        </w:tc>
      </w:tr>
      <w:tr w:rsidR="00FC37B8" w:rsidRPr="0042246D" w14:paraId="6A9B3D7C" w14:textId="77777777" w:rsidTr="00A23D18">
        <w:trPr>
          <w:trHeight w:val="1215"/>
        </w:trPr>
        <w:tc>
          <w:tcPr>
            <w:tcW w:w="1301" w:type="pct"/>
            <w:tcBorders>
              <w:top w:val="nil"/>
              <w:left w:val="single" w:sz="8" w:space="0" w:color="BFBFBF"/>
              <w:bottom w:val="single" w:sz="8" w:space="0" w:color="BFBFBF"/>
              <w:right w:val="single" w:sz="8" w:space="0" w:color="BFBFBF"/>
            </w:tcBorders>
            <w:shd w:val="clear" w:color="auto" w:fill="auto"/>
            <w:vAlign w:val="center"/>
            <w:hideMark/>
          </w:tcPr>
          <w:p w14:paraId="64FE65B2" w14:textId="77777777" w:rsidR="00FC37B8" w:rsidRPr="006D36D8" w:rsidRDefault="00FC37B8" w:rsidP="00A23D18">
            <w:pPr>
              <w:rPr>
                <w:rFonts w:asciiTheme="minorHAnsi" w:hAnsiTheme="minorHAnsi" w:cstheme="minorHAnsi"/>
                <w:color w:val="000000"/>
                <w:sz w:val="22"/>
                <w:szCs w:val="22"/>
              </w:rPr>
            </w:pPr>
            <w:r w:rsidRPr="006D36D8">
              <w:rPr>
                <w:rFonts w:asciiTheme="minorHAnsi" w:hAnsiTheme="minorHAnsi" w:cstheme="minorHAnsi"/>
                <w:color w:val="000000"/>
                <w:sz w:val="22"/>
                <w:szCs w:val="22"/>
              </w:rPr>
              <w:t>Humanitarian Data Exchange</w:t>
            </w:r>
          </w:p>
        </w:tc>
        <w:tc>
          <w:tcPr>
            <w:tcW w:w="1798" w:type="pct"/>
            <w:tcBorders>
              <w:top w:val="nil"/>
              <w:left w:val="nil"/>
              <w:bottom w:val="single" w:sz="8" w:space="0" w:color="BFBFBF"/>
              <w:right w:val="single" w:sz="8" w:space="0" w:color="BFBFBF"/>
            </w:tcBorders>
            <w:shd w:val="clear" w:color="auto" w:fill="auto"/>
            <w:vAlign w:val="center"/>
            <w:hideMark/>
          </w:tcPr>
          <w:p w14:paraId="0E905361" w14:textId="77777777" w:rsidR="00FC37B8" w:rsidRPr="006D36D8" w:rsidRDefault="00000000" w:rsidP="00A23D18">
            <w:pPr>
              <w:rPr>
                <w:rFonts w:asciiTheme="minorHAnsi" w:hAnsiTheme="minorHAnsi" w:cstheme="minorHAnsi"/>
                <w:color w:val="467886"/>
                <w:sz w:val="22"/>
                <w:szCs w:val="22"/>
                <w:u w:val="single"/>
              </w:rPr>
            </w:pPr>
            <w:hyperlink r:id="rId102" w:history="1">
              <w:r w:rsidR="00FC37B8" w:rsidRPr="006D36D8">
                <w:rPr>
                  <w:rFonts w:asciiTheme="minorHAnsi" w:hAnsiTheme="minorHAnsi" w:cstheme="minorHAnsi"/>
                  <w:color w:val="467886"/>
                  <w:sz w:val="22"/>
                  <w:szCs w:val="22"/>
                  <w:u w:val="single"/>
                </w:rPr>
                <w:t>www.data.humdata.org</w:t>
              </w:r>
            </w:hyperlink>
          </w:p>
        </w:tc>
        <w:tc>
          <w:tcPr>
            <w:tcW w:w="1901" w:type="pct"/>
            <w:tcBorders>
              <w:top w:val="nil"/>
              <w:left w:val="nil"/>
              <w:bottom w:val="single" w:sz="8" w:space="0" w:color="BFBFBF"/>
              <w:right w:val="single" w:sz="8" w:space="0" w:color="BFBFBF"/>
            </w:tcBorders>
            <w:shd w:val="clear" w:color="auto" w:fill="auto"/>
            <w:vAlign w:val="center"/>
            <w:hideMark/>
          </w:tcPr>
          <w:p w14:paraId="51DB716D" w14:textId="77777777" w:rsidR="00FC37B8" w:rsidRPr="006D36D8" w:rsidRDefault="00FC37B8" w:rsidP="00A23D18">
            <w:pPr>
              <w:rPr>
                <w:rFonts w:asciiTheme="minorHAnsi" w:hAnsiTheme="minorHAnsi" w:cstheme="minorHAnsi"/>
                <w:color w:val="000000"/>
                <w:sz w:val="22"/>
                <w:szCs w:val="22"/>
              </w:rPr>
            </w:pPr>
            <w:r w:rsidRPr="006D36D8">
              <w:rPr>
                <w:rFonts w:asciiTheme="minorHAnsi" w:hAnsiTheme="minorHAnsi" w:cstheme="minorHAnsi"/>
                <w:color w:val="000000"/>
                <w:sz w:val="22"/>
                <w:szCs w:val="22"/>
              </w:rPr>
              <w:t>A platform for sharing data on humanitarian crises, offering datasets on population, conflict, and disaster response.</w:t>
            </w:r>
          </w:p>
        </w:tc>
      </w:tr>
      <w:tr w:rsidR="00FC37B8" w:rsidRPr="0042246D" w14:paraId="412D7D74" w14:textId="77777777" w:rsidTr="00A23D18">
        <w:trPr>
          <w:trHeight w:val="1215"/>
        </w:trPr>
        <w:tc>
          <w:tcPr>
            <w:tcW w:w="1301" w:type="pct"/>
            <w:tcBorders>
              <w:top w:val="nil"/>
              <w:left w:val="single" w:sz="8" w:space="0" w:color="BFBFBF"/>
              <w:bottom w:val="single" w:sz="8" w:space="0" w:color="BFBFBF"/>
              <w:right w:val="single" w:sz="8" w:space="0" w:color="BFBFBF"/>
            </w:tcBorders>
            <w:shd w:val="clear" w:color="auto" w:fill="F2F2F2" w:themeFill="background1" w:themeFillShade="F2"/>
            <w:vAlign w:val="center"/>
            <w:hideMark/>
          </w:tcPr>
          <w:p w14:paraId="6092A48C" w14:textId="77777777" w:rsidR="00FC37B8" w:rsidRPr="006D36D8" w:rsidRDefault="00FC37B8" w:rsidP="00A23D18">
            <w:pPr>
              <w:rPr>
                <w:rFonts w:asciiTheme="minorHAnsi" w:hAnsiTheme="minorHAnsi" w:cstheme="minorHAnsi"/>
                <w:color w:val="000000"/>
                <w:sz w:val="22"/>
                <w:szCs w:val="22"/>
              </w:rPr>
            </w:pPr>
            <w:proofErr w:type="spellStart"/>
            <w:r w:rsidRPr="006D36D8">
              <w:rPr>
                <w:rFonts w:asciiTheme="minorHAnsi" w:hAnsiTheme="minorHAnsi" w:cstheme="minorHAnsi"/>
                <w:color w:val="000000"/>
                <w:sz w:val="22"/>
                <w:szCs w:val="22"/>
              </w:rPr>
              <w:t>Earthdata</w:t>
            </w:r>
            <w:proofErr w:type="spellEnd"/>
          </w:p>
        </w:tc>
        <w:tc>
          <w:tcPr>
            <w:tcW w:w="1798" w:type="pct"/>
            <w:tcBorders>
              <w:top w:val="nil"/>
              <w:left w:val="nil"/>
              <w:bottom w:val="single" w:sz="8" w:space="0" w:color="BFBFBF"/>
              <w:right w:val="single" w:sz="8" w:space="0" w:color="BFBFBF"/>
            </w:tcBorders>
            <w:shd w:val="clear" w:color="auto" w:fill="F2F2F2" w:themeFill="background1" w:themeFillShade="F2"/>
            <w:vAlign w:val="center"/>
            <w:hideMark/>
          </w:tcPr>
          <w:p w14:paraId="74BF7B47" w14:textId="77777777" w:rsidR="00FC37B8" w:rsidRPr="006D36D8" w:rsidRDefault="00000000" w:rsidP="00A23D18">
            <w:pPr>
              <w:rPr>
                <w:rFonts w:asciiTheme="minorHAnsi" w:hAnsiTheme="minorHAnsi" w:cstheme="minorHAnsi"/>
                <w:color w:val="467886"/>
                <w:sz w:val="22"/>
                <w:szCs w:val="22"/>
                <w:u w:val="single"/>
              </w:rPr>
            </w:pPr>
            <w:hyperlink r:id="rId103" w:history="1">
              <w:r w:rsidR="00FC37B8" w:rsidRPr="006D36D8">
                <w:rPr>
                  <w:rFonts w:asciiTheme="minorHAnsi" w:hAnsiTheme="minorHAnsi" w:cstheme="minorHAnsi"/>
                  <w:color w:val="467886"/>
                  <w:sz w:val="22"/>
                  <w:szCs w:val="22"/>
                  <w:u w:val="single"/>
                </w:rPr>
                <w:t>www.earthdata.nasa.gov</w:t>
              </w:r>
            </w:hyperlink>
          </w:p>
        </w:tc>
        <w:tc>
          <w:tcPr>
            <w:tcW w:w="1901" w:type="pct"/>
            <w:tcBorders>
              <w:top w:val="nil"/>
              <w:left w:val="nil"/>
              <w:bottom w:val="single" w:sz="8" w:space="0" w:color="BFBFBF"/>
              <w:right w:val="single" w:sz="8" w:space="0" w:color="BFBFBF"/>
            </w:tcBorders>
            <w:shd w:val="clear" w:color="auto" w:fill="F2F2F2" w:themeFill="background1" w:themeFillShade="F2"/>
            <w:vAlign w:val="center"/>
            <w:hideMark/>
          </w:tcPr>
          <w:p w14:paraId="70E94CA0" w14:textId="77777777" w:rsidR="00FC37B8" w:rsidRPr="006D36D8" w:rsidRDefault="00FC37B8" w:rsidP="00A23D18">
            <w:pPr>
              <w:rPr>
                <w:rFonts w:asciiTheme="minorHAnsi" w:hAnsiTheme="minorHAnsi" w:cstheme="minorHAnsi"/>
                <w:color w:val="000000"/>
                <w:sz w:val="22"/>
                <w:szCs w:val="22"/>
              </w:rPr>
            </w:pPr>
            <w:r w:rsidRPr="006D36D8">
              <w:rPr>
                <w:rFonts w:asciiTheme="minorHAnsi" w:hAnsiTheme="minorHAnsi" w:cstheme="minorHAnsi"/>
                <w:color w:val="000000"/>
                <w:sz w:val="22"/>
                <w:szCs w:val="22"/>
              </w:rPr>
              <w:t>NASA’s portal for accessing satellite and other earth science data, ideal for environmental and climate research.</w:t>
            </w:r>
          </w:p>
        </w:tc>
      </w:tr>
      <w:tr w:rsidR="00FC37B8" w:rsidRPr="0042246D" w14:paraId="6D3CD70B" w14:textId="77777777" w:rsidTr="00A23D18">
        <w:trPr>
          <w:trHeight w:val="1215"/>
        </w:trPr>
        <w:tc>
          <w:tcPr>
            <w:tcW w:w="1301" w:type="pct"/>
            <w:tcBorders>
              <w:top w:val="nil"/>
              <w:left w:val="single" w:sz="8" w:space="0" w:color="BFBFBF"/>
              <w:bottom w:val="single" w:sz="8" w:space="0" w:color="BFBFBF"/>
              <w:right w:val="single" w:sz="8" w:space="0" w:color="BFBFBF"/>
            </w:tcBorders>
            <w:shd w:val="clear" w:color="auto" w:fill="auto"/>
            <w:vAlign w:val="center"/>
            <w:hideMark/>
          </w:tcPr>
          <w:p w14:paraId="09329134" w14:textId="77777777" w:rsidR="00FC37B8" w:rsidRPr="006D36D8" w:rsidRDefault="00FC37B8" w:rsidP="00A23D18">
            <w:pPr>
              <w:rPr>
                <w:rFonts w:asciiTheme="minorHAnsi" w:hAnsiTheme="minorHAnsi" w:cstheme="minorHAnsi"/>
                <w:color w:val="000000"/>
                <w:sz w:val="22"/>
                <w:szCs w:val="22"/>
              </w:rPr>
            </w:pPr>
            <w:r w:rsidRPr="006D36D8">
              <w:rPr>
                <w:rFonts w:asciiTheme="minorHAnsi" w:hAnsiTheme="minorHAnsi" w:cstheme="minorHAnsi"/>
                <w:color w:val="000000"/>
                <w:sz w:val="22"/>
                <w:szCs w:val="22"/>
              </w:rPr>
              <w:t>OpenStreetMap</w:t>
            </w:r>
          </w:p>
        </w:tc>
        <w:tc>
          <w:tcPr>
            <w:tcW w:w="1798" w:type="pct"/>
            <w:tcBorders>
              <w:top w:val="nil"/>
              <w:left w:val="nil"/>
              <w:bottom w:val="single" w:sz="8" w:space="0" w:color="BFBFBF"/>
              <w:right w:val="single" w:sz="8" w:space="0" w:color="BFBFBF"/>
            </w:tcBorders>
            <w:shd w:val="clear" w:color="auto" w:fill="auto"/>
            <w:vAlign w:val="center"/>
            <w:hideMark/>
          </w:tcPr>
          <w:p w14:paraId="73F924FF" w14:textId="77777777" w:rsidR="00FC37B8" w:rsidRPr="006D36D8" w:rsidRDefault="00000000" w:rsidP="00A23D18">
            <w:pPr>
              <w:rPr>
                <w:rFonts w:asciiTheme="minorHAnsi" w:hAnsiTheme="minorHAnsi" w:cstheme="minorHAnsi"/>
                <w:color w:val="467886"/>
                <w:sz w:val="22"/>
                <w:szCs w:val="22"/>
                <w:u w:val="single"/>
              </w:rPr>
            </w:pPr>
            <w:hyperlink r:id="rId104" w:tgtFrame="_new" w:history="1">
              <w:r w:rsidR="00FC37B8" w:rsidRPr="006D36D8">
                <w:rPr>
                  <w:rFonts w:asciiTheme="minorHAnsi" w:hAnsiTheme="minorHAnsi" w:cstheme="minorHAnsi"/>
                  <w:color w:val="467886"/>
                  <w:sz w:val="22"/>
                  <w:szCs w:val="22"/>
                  <w:u w:val="single"/>
                </w:rPr>
                <w:t>www.openstreetmap.org</w:t>
              </w:r>
            </w:hyperlink>
          </w:p>
        </w:tc>
        <w:tc>
          <w:tcPr>
            <w:tcW w:w="1901" w:type="pct"/>
            <w:tcBorders>
              <w:top w:val="nil"/>
              <w:left w:val="nil"/>
              <w:bottom w:val="single" w:sz="8" w:space="0" w:color="BFBFBF"/>
              <w:right w:val="single" w:sz="8" w:space="0" w:color="BFBFBF"/>
            </w:tcBorders>
            <w:shd w:val="clear" w:color="auto" w:fill="auto"/>
            <w:vAlign w:val="center"/>
            <w:hideMark/>
          </w:tcPr>
          <w:p w14:paraId="380D31D0" w14:textId="77777777" w:rsidR="00FC37B8" w:rsidRPr="006D36D8" w:rsidRDefault="00FC37B8" w:rsidP="00A23D18">
            <w:pPr>
              <w:rPr>
                <w:rFonts w:asciiTheme="minorHAnsi" w:hAnsiTheme="minorHAnsi" w:cstheme="minorHAnsi"/>
                <w:color w:val="000000"/>
                <w:sz w:val="22"/>
                <w:szCs w:val="22"/>
              </w:rPr>
            </w:pPr>
            <w:r w:rsidRPr="006D36D8">
              <w:rPr>
                <w:rFonts w:asciiTheme="minorHAnsi" w:hAnsiTheme="minorHAnsi" w:cstheme="minorHAnsi"/>
                <w:color w:val="000000"/>
                <w:sz w:val="22"/>
                <w:szCs w:val="22"/>
              </w:rPr>
              <w:t>A collaborative project to create a free, editable map of the world, providing geographic data for a variety of uses.</w:t>
            </w:r>
          </w:p>
        </w:tc>
      </w:tr>
    </w:tbl>
    <w:p w14:paraId="5212C312" w14:textId="77777777" w:rsidR="00FC37B8" w:rsidRPr="0042246D" w:rsidRDefault="00FC37B8" w:rsidP="00FC37B8">
      <w:pPr>
        <w:rPr>
          <w:rFonts w:asciiTheme="minorHAnsi" w:hAnsiTheme="minorHAnsi" w:cstheme="minorHAnsi"/>
          <w:sz w:val="22"/>
          <w:szCs w:val="22"/>
        </w:rPr>
      </w:pPr>
    </w:p>
    <w:p w14:paraId="34D26FF8" w14:textId="77777777" w:rsidR="00FC37B8" w:rsidRPr="0042246D" w:rsidRDefault="00FC37B8" w:rsidP="00FC37B8">
      <w:pPr>
        <w:rPr>
          <w:rFonts w:asciiTheme="minorHAnsi" w:hAnsiTheme="minorHAnsi" w:cstheme="minorHAnsi"/>
          <w:sz w:val="22"/>
          <w:szCs w:val="22"/>
        </w:rPr>
      </w:pPr>
    </w:p>
    <w:p w14:paraId="081E3C30" w14:textId="77777777" w:rsidR="00FC37B8" w:rsidRPr="00857498" w:rsidRDefault="00FC37B8" w:rsidP="00FC37B8">
      <w:pPr>
        <w:rPr>
          <w:rFonts w:asciiTheme="minorHAnsi" w:hAnsiTheme="minorHAnsi" w:cstheme="minorHAnsi"/>
          <w:sz w:val="22"/>
          <w:szCs w:val="22"/>
        </w:rPr>
      </w:pPr>
    </w:p>
    <w:p w14:paraId="0AF7AEAB" w14:textId="77777777" w:rsidR="00FC37B8" w:rsidRPr="0042246D" w:rsidRDefault="00FC37B8" w:rsidP="00FC37B8">
      <w:pPr>
        <w:rPr>
          <w:rFonts w:asciiTheme="minorHAnsi" w:hAnsiTheme="minorHAnsi" w:cstheme="minorHAnsi"/>
        </w:rPr>
      </w:pPr>
    </w:p>
    <w:p w14:paraId="0EF1F1B9" w14:textId="77777777" w:rsidR="001017D3" w:rsidRDefault="001017D3" w:rsidP="00762095">
      <w:pPr>
        <w:pStyle w:val="ABodyCopy"/>
        <w:ind w:left="0"/>
      </w:pPr>
    </w:p>
    <w:p w14:paraId="5968A022" w14:textId="77777777" w:rsidR="00FC37B8" w:rsidRDefault="00FC37B8" w:rsidP="00762095">
      <w:pPr>
        <w:pStyle w:val="ABodyCopy"/>
        <w:ind w:left="0"/>
      </w:pPr>
    </w:p>
    <w:p w14:paraId="6B1E3B3B" w14:textId="77777777" w:rsidR="00FC37B8" w:rsidRDefault="00FC37B8" w:rsidP="00762095">
      <w:pPr>
        <w:pStyle w:val="ABodyCopy"/>
        <w:ind w:left="0"/>
      </w:pPr>
    </w:p>
    <w:p w14:paraId="1E081278" w14:textId="77777777" w:rsidR="00FC37B8" w:rsidRDefault="00FC37B8" w:rsidP="00762095">
      <w:pPr>
        <w:pStyle w:val="ABodyCopy"/>
        <w:ind w:left="0"/>
      </w:pPr>
    </w:p>
    <w:p w14:paraId="7CA99ADF" w14:textId="77777777" w:rsidR="00FC37B8" w:rsidRDefault="00FC37B8" w:rsidP="00762095">
      <w:pPr>
        <w:pStyle w:val="ABodyCopy"/>
        <w:ind w:left="0"/>
      </w:pPr>
    </w:p>
    <w:p w14:paraId="5CD816EA" w14:textId="77777777" w:rsidR="00FC37B8" w:rsidRDefault="00FC37B8" w:rsidP="00762095">
      <w:pPr>
        <w:pStyle w:val="ABodyCopy"/>
        <w:ind w:left="0"/>
      </w:pPr>
    </w:p>
    <w:p w14:paraId="0D7A9CEE" w14:textId="77777777" w:rsidR="00E10702" w:rsidRPr="002A1030" w:rsidRDefault="00E10702" w:rsidP="00E10702">
      <w:pPr>
        <w:pStyle w:val="Heading1"/>
        <w:rPr>
          <w:rFonts w:asciiTheme="minorHAnsi" w:hAnsiTheme="minorHAnsi" w:cstheme="minorHAnsi"/>
          <w:b w:val="0"/>
          <w:bCs w:val="0"/>
          <w:sz w:val="22"/>
          <w:szCs w:val="22"/>
        </w:rPr>
      </w:pPr>
      <w:bookmarkStart w:id="200" w:name="_Toc174889709"/>
      <w:r w:rsidRPr="002A1030">
        <w:rPr>
          <w:rFonts w:asciiTheme="minorHAnsi" w:hAnsiTheme="minorHAnsi" w:cstheme="minorHAnsi"/>
        </w:rPr>
        <w:lastRenderedPageBreak/>
        <w:t>Appendix:  GitHub Repositories</w:t>
      </w:r>
      <w:bookmarkEnd w:id="200"/>
    </w:p>
    <w:p w14:paraId="33E3007F" w14:textId="77777777" w:rsidR="00E10702" w:rsidRPr="002A1030" w:rsidRDefault="00E10702" w:rsidP="00E10702">
      <w:pPr>
        <w:rPr>
          <w:rFonts w:asciiTheme="minorHAnsi" w:hAnsiTheme="minorHAnsi" w:cstheme="minorHAnsi"/>
          <w:color w:val="1F1F1F"/>
          <w:sz w:val="22"/>
          <w:szCs w:val="22"/>
        </w:rPr>
      </w:pPr>
    </w:p>
    <w:p w14:paraId="2696DE28" w14:textId="77777777" w:rsidR="00E10702" w:rsidRDefault="00E10702" w:rsidP="00E10702">
      <w:pPr>
        <w:rPr>
          <w:rFonts w:asciiTheme="minorHAnsi" w:hAnsiTheme="minorHAnsi" w:cstheme="minorHAnsi"/>
          <w:b/>
          <w:bCs/>
          <w:color w:val="1F1F1F"/>
          <w:sz w:val="22"/>
          <w:szCs w:val="22"/>
        </w:rPr>
      </w:pPr>
      <w:r w:rsidRPr="00121D7F">
        <w:rPr>
          <w:rFonts w:asciiTheme="minorHAnsi" w:hAnsiTheme="minorHAnsi" w:cstheme="minorHAnsi"/>
          <w:b/>
          <w:bCs/>
          <w:color w:val="1F1F1F"/>
          <w:sz w:val="22"/>
          <w:szCs w:val="22"/>
        </w:rPr>
        <w:t>Introduction</w:t>
      </w:r>
    </w:p>
    <w:p w14:paraId="04D56C17" w14:textId="77777777" w:rsidR="00E10702" w:rsidRPr="00121D7F" w:rsidRDefault="00E10702" w:rsidP="00E10702">
      <w:pPr>
        <w:rPr>
          <w:rFonts w:asciiTheme="minorHAnsi" w:hAnsiTheme="minorHAnsi" w:cstheme="minorHAnsi"/>
          <w:b/>
          <w:bCs/>
          <w:color w:val="1F1F1F"/>
          <w:sz w:val="22"/>
          <w:szCs w:val="22"/>
        </w:rPr>
      </w:pPr>
    </w:p>
    <w:p w14:paraId="0AA073BE" w14:textId="77777777" w:rsidR="00E10702" w:rsidRPr="00121D7F" w:rsidRDefault="00E10702" w:rsidP="00E10702">
      <w:pPr>
        <w:rPr>
          <w:rFonts w:asciiTheme="minorHAnsi" w:hAnsiTheme="minorHAnsi" w:cstheme="minorHAnsi"/>
          <w:color w:val="1F1F1F"/>
          <w:sz w:val="22"/>
          <w:szCs w:val="22"/>
        </w:rPr>
      </w:pPr>
      <w:r w:rsidRPr="00121D7F">
        <w:rPr>
          <w:rFonts w:asciiTheme="minorHAnsi" w:hAnsiTheme="minorHAnsi" w:cstheme="minorHAnsi"/>
          <w:color w:val="1F1F1F"/>
          <w:sz w:val="22"/>
          <w:szCs w:val="22"/>
        </w:rPr>
        <w:t>GitHub is a treasure trove of resources for data scientists and AI/ML practitioners. This appendix features a carefully selected list of GitHub repositories that offer valuable code, tools, and libraries to enhance your data science and machine learning projects. These repositories include everything from hands-on tutorials and reference implementations to advanced algorithms and libraries for data processing, modeling, and visualization. The repositories span multiple programming languages, including Python, R, and SAS, and are suitable for learners at all levels, from beginners to seasoned professionals. Use this appendix as a guide to explore, learn, and contribute to the vibrant open-source data science community.</w:t>
      </w:r>
    </w:p>
    <w:p w14:paraId="4884FB24" w14:textId="77777777" w:rsidR="00E10702" w:rsidRPr="002A1030" w:rsidRDefault="00E10702" w:rsidP="00E10702">
      <w:pPr>
        <w:rPr>
          <w:rFonts w:asciiTheme="minorHAnsi" w:hAnsiTheme="minorHAnsi" w:cstheme="minorHAnsi"/>
          <w:color w:val="1F1F1F"/>
          <w:sz w:val="22"/>
          <w:szCs w:val="22"/>
        </w:rPr>
      </w:pPr>
    </w:p>
    <w:p w14:paraId="30A379FB" w14:textId="77777777" w:rsidR="00E10702" w:rsidRPr="002A1030" w:rsidRDefault="00E10702" w:rsidP="00E10702">
      <w:pPr>
        <w:rPr>
          <w:rFonts w:asciiTheme="minorHAnsi" w:hAnsiTheme="minorHAnsi" w:cstheme="minorHAnsi"/>
          <w:color w:val="1F1F1F"/>
          <w:sz w:val="22"/>
          <w:szCs w:val="22"/>
        </w:rPr>
      </w:pPr>
    </w:p>
    <w:tbl>
      <w:tblPr>
        <w:tblW w:w="5000" w:type="pct"/>
        <w:tblLayout w:type="fixed"/>
        <w:tblLook w:val="04A0" w:firstRow="1" w:lastRow="0" w:firstColumn="1" w:lastColumn="0" w:noHBand="0" w:noVBand="1"/>
      </w:tblPr>
      <w:tblGrid>
        <w:gridCol w:w="1663"/>
        <w:gridCol w:w="1194"/>
        <w:gridCol w:w="2309"/>
        <w:gridCol w:w="1749"/>
        <w:gridCol w:w="1345"/>
      </w:tblGrid>
      <w:tr w:rsidR="00E10702" w:rsidRPr="002A1030" w14:paraId="7C3B8D22" w14:textId="77777777" w:rsidTr="00A23D18">
        <w:trPr>
          <w:trHeight w:val="615"/>
        </w:trPr>
        <w:tc>
          <w:tcPr>
            <w:tcW w:w="1006" w:type="pct"/>
            <w:tcBorders>
              <w:top w:val="single" w:sz="8" w:space="0" w:color="BFBFBF"/>
              <w:left w:val="single" w:sz="8" w:space="0" w:color="BFBFBF"/>
              <w:bottom w:val="single" w:sz="8" w:space="0" w:color="BFBFBF"/>
              <w:right w:val="single" w:sz="8" w:space="0" w:color="BFBFBF"/>
            </w:tcBorders>
            <w:shd w:val="clear" w:color="auto" w:fill="auto"/>
            <w:vAlign w:val="center"/>
            <w:hideMark/>
          </w:tcPr>
          <w:p w14:paraId="0A8B6D3A" w14:textId="77777777" w:rsidR="00E10702" w:rsidRPr="003378A7" w:rsidRDefault="00E10702" w:rsidP="00A23D18">
            <w:pPr>
              <w:jc w:val="center"/>
              <w:rPr>
                <w:rFonts w:asciiTheme="minorHAnsi" w:hAnsiTheme="minorHAnsi" w:cstheme="minorHAnsi"/>
                <w:b/>
                <w:bCs/>
                <w:color w:val="000000"/>
                <w:sz w:val="22"/>
                <w:szCs w:val="22"/>
              </w:rPr>
            </w:pPr>
            <w:r w:rsidRPr="003378A7">
              <w:rPr>
                <w:rFonts w:asciiTheme="minorHAnsi" w:hAnsiTheme="minorHAnsi" w:cstheme="minorHAnsi"/>
                <w:b/>
                <w:bCs/>
                <w:color w:val="000000"/>
                <w:sz w:val="22"/>
                <w:szCs w:val="22"/>
              </w:rPr>
              <w:t>Repository Name</w:t>
            </w:r>
          </w:p>
        </w:tc>
        <w:tc>
          <w:tcPr>
            <w:tcW w:w="723" w:type="pct"/>
            <w:tcBorders>
              <w:top w:val="single" w:sz="8" w:space="0" w:color="BFBFBF"/>
              <w:left w:val="nil"/>
              <w:bottom w:val="single" w:sz="8" w:space="0" w:color="BFBFBF"/>
              <w:right w:val="single" w:sz="8" w:space="0" w:color="BFBFBF"/>
            </w:tcBorders>
            <w:shd w:val="clear" w:color="auto" w:fill="auto"/>
            <w:vAlign w:val="center"/>
            <w:hideMark/>
          </w:tcPr>
          <w:p w14:paraId="21E9F1C9" w14:textId="77777777" w:rsidR="00E10702" w:rsidRPr="003378A7" w:rsidRDefault="00E10702" w:rsidP="00A23D18">
            <w:pPr>
              <w:jc w:val="center"/>
              <w:rPr>
                <w:rFonts w:asciiTheme="minorHAnsi" w:hAnsiTheme="minorHAnsi" w:cstheme="minorHAnsi"/>
                <w:b/>
                <w:bCs/>
                <w:color w:val="000000"/>
                <w:sz w:val="22"/>
                <w:szCs w:val="22"/>
              </w:rPr>
            </w:pPr>
            <w:r w:rsidRPr="003378A7">
              <w:rPr>
                <w:rFonts w:asciiTheme="minorHAnsi" w:hAnsiTheme="minorHAnsi" w:cstheme="minorHAnsi"/>
                <w:b/>
                <w:bCs/>
                <w:color w:val="000000"/>
                <w:sz w:val="22"/>
                <w:szCs w:val="22"/>
              </w:rPr>
              <w:t>Author</w:t>
            </w:r>
          </w:p>
        </w:tc>
        <w:tc>
          <w:tcPr>
            <w:tcW w:w="1398" w:type="pct"/>
            <w:tcBorders>
              <w:top w:val="single" w:sz="8" w:space="0" w:color="BFBFBF"/>
              <w:left w:val="nil"/>
              <w:bottom w:val="single" w:sz="8" w:space="0" w:color="BFBFBF"/>
              <w:right w:val="single" w:sz="8" w:space="0" w:color="BFBFBF"/>
            </w:tcBorders>
            <w:shd w:val="clear" w:color="auto" w:fill="auto"/>
            <w:vAlign w:val="center"/>
            <w:hideMark/>
          </w:tcPr>
          <w:p w14:paraId="26ED69D6" w14:textId="77777777" w:rsidR="00E10702" w:rsidRPr="003378A7" w:rsidRDefault="00E10702" w:rsidP="00A23D18">
            <w:pPr>
              <w:jc w:val="center"/>
              <w:rPr>
                <w:rFonts w:asciiTheme="minorHAnsi" w:hAnsiTheme="minorHAnsi" w:cstheme="minorHAnsi"/>
                <w:b/>
                <w:bCs/>
                <w:color w:val="000000"/>
                <w:sz w:val="22"/>
                <w:szCs w:val="22"/>
              </w:rPr>
            </w:pPr>
            <w:r w:rsidRPr="003378A7">
              <w:rPr>
                <w:rFonts w:asciiTheme="minorHAnsi" w:hAnsiTheme="minorHAnsi" w:cstheme="minorHAnsi"/>
                <w:b/>
                <w:bCs/>
                <w:color w:val="000000"/>
                <w:sz w:val="22"/>
                <w:szCs w:val="22"/>
              </w:rPr>
              <w:t>Web Address</w:t>
            </w:r>
          </w:p>
        </w:tc>
        <w:tc>
          <w:tcPr>
            <w:tcW w:w="1059" w:type="pct"/>
            <w:tcBorders>
              <w:top w:val="single" w:sz="8" w:space="0" w:color="BFBFBF"/>
              <w:left w:val="nil"/>
              <w:bottom w:val="single" w:sz="8" w:space="0" w:color="BFBFBF"/>
              <w:right w:val="single" w:sz="8" w:space="0" w:color="BFBFBF"/>
            </w:tcBorders>
            <w:shd w:val="clear" w:color="auto" w:fill="auto"/>
            <w:vAlign w:val="center"/>
            <w:hideMark/>
          </w:tcPr>
          <w:p w14:paraId="7D020AF5" w14:textId="77777777" w:rsidR="00E10702" w:rsidRPr="003378A7" w:rsidRDefault="00E10702" w:rsidP="00A23D18">
            <w:pPr>
              <w:jc w:val="center"/>
              <w:rPr>
                <w:rFonts w:asciiTheme="minorHAnsi" w:hAnsiTheme="minorHAnsi" w:cstheme="minorHAnsi"/>
                <w:b/>
                <w:bCs/>
                <w:color w:val="000000"/>
                <w:sz w:val="22"/>
                <w:szCs w:val="22"/>
              </w:rPr>
            </w:pPr>
            <w:r w:rsidRPr="003378A7">
              <w:rPr>
                <w:rFonts w:asciiTheme="minorHAnsi" w:hAnsiTheme="minorHAnsi" w:cstheme="minorHAnsi"/>
                <w:b/>
                <w:bCs/>
                <w:color w:val="000000"/>
                <w:sz w:val="22"/>
                <w:szCs w:val="22"/>
              </w:rPr>
              <w:t>Description</w:t>
            </w:r>
          </w:p>
        </w:tc>
        <w:tc>
          <w:tcPr>
            <w:tcW w:w="814" w:type="pct"/>
            <w:tcBorders>
              <w:top w:val="single" w:sz="8" w:space="0" w:color="BFBFBF"/>
              <w:left w:val="nil"/>
              <w:bottom w:val="single" w:sz="8" w:space="0" w:color="BFBFBF"/>
              <w:right w:val="single" w:sz="8" w:space="0" w:color="BFBFBF"/>
            </w:tcBorders>
            <w:shd w:val="clear" w:color="auto" w:fill="auto"/>
            <w:vAlign w:val="center"/>
            <w:hideMark/>
          </w:tcPr>
          <w:p w14:paraId="526B5F80" w14:textId="77777777" w:rsidR="00E10702" w:rsidRPr="003378A7" w:rsidRDefault="00E10702" w:rsidP="00A23D18">
            <w:pPr>
              <w:jc w:val="center"/>
              <w:rPr>
                <w:rFonts w:asciiTheme="minorHAnsi" w:hAnsiTheme="minorHAnsi" w:cstheme="minorHAnsi"/>
                <w:b/>
                <w:bCs/>
                <w:color w:val="000000"/>
                <w:sz w:val="22"/>
                <w:szCs w:val="22"/>
              </w:rPr>
            </w:pPr>
            <w:r w:rsidRPr="003378A7">
              <w:rPr>
                <w:rFonts w:asciiTheme="minorHAnsi" w:hAnsiTheme="minorHAnsi" w:cstheme="minorHAnsi"/>
                <w:b/>
                <w:bCs/>
                <w:color w:val="000000"/>
                <w:sz w:val="22"/>
                <w:szCs w:val="22"/>
              </w:rPr>
              <w:t>Programming Language</w:t>
            </w:r>
          </w:p>
        </w:tc>
      </w:tr>
      <w:tr w:rsidR="00E10702" w:rsidRPr="002A1030" w14:paraId="7E41062F" w14:textId="77777777" w:rsidTr="00A23D18">
        <w:trPr>
          <w:trHeight w:val="1515"/>
        </w:trPr>
        <w:tc>
          <w:tcPr>
            <w:tcW w:w="1006" w:type="pct"/>
            <w:tcBorders>
              <w:top w:val="nil"/>
              <w:left w:val="single" w:sz="8" w:space="0" w:color="BFBFBF"/>
              <w:bottom w:val="single" w:sz="8" w:space="0" w:color="BFBFBF"/>
              <w:right w:val="single" w:sz="8" w:space="0" w:color="BFBFBF"/>
            </w:tcBorders>
            <w:shd w:val="clear" w:color="auto" w:fill="F2F2F2" w:themeFill="background1" w:themeFillShade="F2"/>
            <w:vAlign w:val="center"/>
            <w:hideMark/>
          </w:tcPr>
          <w:p w14:paraId="13A2572D" w14:textId="77777777" w:rsidR="00E10702" w:rsidRPr="003378A7" w:rsidRDefault="00E10702" w:rsidP="00A23D18">
            <w:pPr>
              <w:rPr>
                <w:rFonts w:asciiTheme="minorHAnsi" w:hAnsiTheme="minorHAnsi" w:cstheme="minorHAnsi"/>
                <w:color w:val="000000"/>
                <w:sz w:val="22"/>
                <w:szCs w:val="22"/>
              </w:rPr>
            </w:pPr>
            <w:r w:rsidRPr="003378A7">
              <w:rPr>
                <w:rFonts w:asciiTheme="minorHAnsi" w:hAnsiTheme="minorHAnsi" w:cstheme="minorHAnsi"/>
                <w:color w:val="000000"/>
                <w:sz w:val="22"/>
                <w:szCs w:val="22"/>
              </w:rPr>
              <w:t>SAS, Python, and R: A Cross-Reference Guide</w:t>
            </w:r>
          </w:p>
        </w:tc>
        <w:tc>
          <w:tcPr>
            <w:tcW w:w="723" w:type="pct"/>
            <w:tcBorders>
              <w:top w:val="nil"/>
              <w:left w:val="nil"/>
              <w:bottom w:val="single" w:sz="8" w:space="0" w:color="BFBFBF"/>
              <w:right w:val="single" w:sz="8" w:space="0" w:color="BFBFBF"/>
            </w:tcBorders>
            <w:shd w:val="clear" w:color="auto" w:fill="F2F2F2" w:themeFill="background1" w:themeFillShade="F2"/>
            <w:vAlign w:val="center"/>
            <w:hideMark/>
          </w:tcPr>
          <w:p w14:paraId="55F71CB5" w14:textId="77777777" w:rsidR="00E10702" w:rsidRPr="003378A7" w:rsidRDefault="00E10702" w:rsidP="00A23D18">
            <w:pPr>
              <w:rPr>
                <w:rFonts w:asciiTheme="minorHAnsi" w:hAnsiTheme="minorHAnsi" w:cstheme="minorHAnsi"/>
                <w:color w:val="000000"/>
                <w:sz w:val="22"/>
                <w:szCs w:val="22"/>
              </w:rPr>
            </w:pPr>
            <w:proofErr w:type="spellStart"/>
            <w:r w:rsidRPr="003378A7">
              <w:rPr>
                <w:rFonts w:asciiTheme="minorHAnsi" w:hAnsiTheme="minorHAnsi" w:cstheme="minorHAnsi"/>
                <w:color w:val="000000"/>
                <w:sz w:val="22"/>
                <w:szCs w:val="22"/>
              </w:rPr>
              <w:t>Gearhj</w:t>
            </w:r>
            <w:proofErr w:type="spellEnd"/>
          </w:p>
        </w:tc>
        <w:tc>
          <w:tcPr>
            <w:tcW w:w="1398" w:type="pct"/>
            <w:tcBorders>
              <w:top w:val="nil"/>
              <w:left w:val="nil"/>
              <w:bottom w:val="single" w:sz="8" w:space="0" w:color="BFBFBF"/>
              <w:right w:val="single" w:sz="8" w:space="0" w:color="BFBFBF"/>
            </w:tcBorders>
            <w:shd w:val="clear" w:color="auto" w:fill="F2F2F2" w:themeFill="background1" w:themeFillShade="F2"/>
            <w:vAlign w:val="center"/>
            <w:hideMark/>
          </w:tcPr>
          <w:p w14:paraId="041530E9" w14:textId="77777777" w:rsidR="00E10702" w:rsidRPr="003378A7" w:rsidRDefault="00000000" w:rsidP="00A23D18">
            <w:pPr>
              <w:rPr>
                <w:rFonts w:asciiTheme="minorHAnsi" w:hAnsiTheme="minorHAnsi" w:cstheme="minorHAnsi"/>
                <w:color w:val="467886"/>
                <w:sz w:val="22"/>
                <w:szCs w:val="22"/>
                <w:u w:val="single"/>
              </w:rPr>
            </w:pPr>
            <w:hyperlink r:id="rId105" w:tgtFrame="_new" w:history="1">
              <w:r w:rsidR="00E10702" w:rsidRPr="003378A7">
                <w:rPr>
                  <w:rFonts w:asciiTheme="minorHAnsi" w:hAnsiTheme="minorHAnsi" w:cstheme="minorHAnsi"/>
                  <w:color w:val="467886"/>
                  <w:sz w:val="22"/>
                  <w:szCs w:val="22"/>
                  <w:u w:val="single"/>
                </w:rPr>
                <w:t>https://github.com/Gearhj/SAS-Python-and-R-A-Cross-Reference-Guide</w:t>
              </w:r>
            </w:hyperlink>
          </w:p>
        </w:tc>
        <w:tc>
          <w:tcPr>
            <w:tcW w:w="1059" w:type="pct"/>
            <w:tcBorders>
              <w:top w:val="nil"/>
              <w:left w:val="nil"/>
              <w:bottom w:val="single" w:sz="8" w:space="0" w:color="BFBFBF"/>
              <w:right w:val="single" w:sz="8" w:space="0" w:color="BFBFBF"/>
            </w:tcBorders>
            <w:shd w:val="clear" w:color="auto" w:fill="F2F2F2" w:themeFill="background1" w:themeFillShade="F2"/>
            <w:vAlign w:val="center"/>
            <w:hideMark/>
          </w:tcPr>
          <w:p w14:paraId="3C02165D" w14:textId="77777777" w:rsidR="00E10702" w:rsidRPr="003378A7" w:rsidRDefault="00E10702" w:rsidP="00A23D18">
            <w:pPr>
              <w:rPr>
                <w:rFonts w:asciiTheme="minorHAnsi" w:hAnsiTheme="minorHAnsi" w:cstheme="minorHAnsi"/>
                <w:color w:val="000000"/>
                <w:sz w:val="22"/>
                <w:szCs w:val="22"/>
              </w:rPr>
            </w:pPr>
            <w:r w:rsidRPr="003378A7">
              <w:rPr>
                <w:rFonts w:asciiTheme="minorHAnsi" w:hAnsiTheme="minorHAnsi" w:cstheme="minorHAnsi"/>
                <w:color w:val="000000"/>
                <w:sz w:val="22"/>
                <w:szCs w:val="22"/>
              </w:rPr>
              <w:t>Repository for the book "SAS, Python, and R: A Cross-Reference Guide," featuring code examples in SAS, Python, and R.</w:t>
            </w:r>
          </w:p>
        </w:tc>
        <w:tc>
          <w:tcPr>
            <w:tcW w:w="814" w:type="pct"/>
            <w:tcBorders>
              <w:top w:val="nil"/>
              <w:left w:val="nil"/>
              <w:bottom w:val="single" w:sz="8" w:space="0" w:color="BFBFBF"/>
              <w:right w:val="single" w:sz="8" w:space="0" w:color="BFBFBF"/>
            </w:tcBorders>
            <w:shd w:val="clear" w:color="auto" w:fill="F2F2F2" w:themeFill="background1" w:themeFillShade="F2"/>
            <w:vAlign w:val="center"/>
            <w:hideMark/>
          </w:tcPr>
          <w:p w14:paraId="3720BEB5" w14:textId="77777777" w:rsidR="00E10702" w:rsidRPr="003378A7" w:rsidRDefault="00E10702" w:rsidP="00A23D18">
            <w:pPr>
              <w:rPr>
                <w:rFonts w:asciiTheme="minorHAnsi" w:hAnsiTheme="minorHAnsi" w:cstheme="minorHAnsi"/>
                <w:color w:val="000000"/>
                <w:sz w:val="22"/>
                <w:szCs w:val="22"/>
              </w:rPr>
            </w:pPr>
            <w:r w:rsidRPr="003378A7">
              <w:rPr>
                <w:rFonts w:asciiTheme="minorHAnsi" w:hAnsiTheme="minorHAnsi" w:cstheme="minorHAnsi"/>
                <w:color w:val="000000"/>
                <w:sz w:val="22"/>
                <w:szCs w:val="22"/>
              </w:rPr>
              <w:t>SAS, Python, R</w:t>
            </w:r>
          </w:p>
        </w:tc>
      </w:tr>
      <w:tr w:rsidR="00E10702" w:rsidRPr="002A1030" w14:paraId="163345F6" w14:textId="77777777" w:rsidTr="00A23D18">
        <w:trPr>
          <w:trHeight w:val="1215"/>
        </w:trPr>
        <w:tc>
          <w:tcPr>
            <w:tcW w:w="1006" w:type="pct"/>
            <w:tcBorders>
              <w:top w:val="nil"/>
              <w:left w:val="single" w:sz="8" w:space="0" w:color="BFBFBF"/>
              <w:bottom w:val="single" w:sz="8" w:space="0" w:color="BFBFBF"/>
              <w:right w:val="single" w:sz="8" w:space="0" w:color="BFBFBF"/>
            </w:tcBorders>
            <w:shd w:val="clear" w:color="auto" w:fill="auto"/>
            <w:vAlign w:val="center"/>
            <w:hideMark/>
          </w:tcPr>
          <w:p w14:paraId="1F973083" w14:textId="77777777" w:rsidR="00E10702" w:rsidRPr="003378A7" w:rsidRDefault="00E10702" w:rsidP="00A23D18">
            <w:pPr>
              <w:rPr>
                <w:rFonts w:asciiTheme="minorHAnsi" w:hAnsiTheme="minorHAnsi" w:cstheme="minorHAnsi"/>
                <w:color w:val="000000"/>
                <w:sz w:val="22"/>
                <w:szCs w:val="22"/>
              </w:rPr>
            </w:pPr>
            <w:r w:rsidRPr="003378A7">
              <w:rPr>
                <w:rFonts w:asciiTheme="minorHAnsi" w:hAnsiTheme="minorHAnsi" w:cstheme="minorHAnsi"/>
                <w:color w:val="000000"/>
                <w:sz w:val="22"/>
                <w:szCs w:val="22"/>
              </w:rPr>
              <w:t>End-to-End Data Science with SAS</w:t>
            </w:r>
          </w:p>
        </w:tc>
        <w:tc>
          <w:tcPr>
            <w:tcW w:w="723" w:type="pct"/>
            <w:tcBorders>
              <w:top w:val="nil"/>
              <w:left w:val="nil"/>
              <w:bottom w:val="single" w:sz="8" w:space="0" w:color="BFBFBF"/>
              <w:right w:val="single" w:sz="8" w:space="0" w:color="BFBFBF"/>
            </w:tcBorders>
            <w:shd w:val="clear" w:color="auto" w:fill="auto"/>
            <w:vAlign w:val="center"/>
            <w:hideMark/>
          </w:tcPr>
          <w:p w14:paraId="062CD9C0" w14:textId="77777777" w:rsidR="00E10702" w:rsidRPr="003378A7" w:rsidRDefault="00E10702" w:rsidP="00A23D18">
            <w:pPr>
              <w:rPr>
                <w:rFonts w:asciiTheme="minorHAnsi" w:hAnsiTheme="minorHAnsi" w:cstheme="minorHAnsi"/>
                <w:color w:val="000000"/>
                <w:sz w:val="22"/>
                <w:szCs w:val="22"/>
              </w:rPr>
            </w:pPr>
            <w:proofErr w:type="spellStart"/>
            <w:r w:rsidRPr="003378A7">
              <w:rPr>
                <w:rFonts w:asciiTheme="minorHAnsi" w:hAnsiTheme="minorHAnsi" w:cstheme="minorHAnsi"/>
                <w:color w:val="000000"/>
                <w:sz w:val="22"/>
                <w:szCs w:val="22"/>
              </w:rPr>
              <w:t>Gearhj</w:t>
            </w:r>
            <w:proofErr w:type="spellEnd"/>
          </w:p>
        </w:tc>
        <w:tc>
          <w:tcPr>
            <w:tcW w:w="1398" w:type="pct"/>
            <w:tcBorders>
              <w:top w:val="nil"/>
              <w:left w:val="nil"/>
              <w:bottom w:val="single" w:sz="8" w:space="0" w:color="BFBFBF"/>
              <w:right w:val="single" w:sz="8" w:space="0" w:color="BFBFBF"/>
            </w:tcBorders>
            <w:shd w:val="clear" w:color="auto" w:fill="auto"/>
            <w:vAlign w:val="center"/>
            <w:hideMark/>
          </w:tcPr>
          <w:p w14:paraId="01AA4B28" w14:textId="77777777" w:rsidR="00E10702" w:rsidRPr="003378A7" w:rsidRDefault="00000000" w:rsidP="00A23D18">
            <w:pPr>
              <w:rPr>
                <w:rFonts w:asciiTheme="minorHAnsi" w:hAnsiTheme="minorHAnsi" w:cstheme="minorHAnsi"/>
                <w:color w:val="467886"/>
                <w:sz w:val="22"/>
                <w:szCs w:val="22"/>
                <w:u w:val="single"/>
              </w:rPr>
            </w:pPr>
            <w:hyperlink r:id="rId106" w:tgtFrame="_new" w:history="1">
              <w:r w:rsidR="00E10702" w:rsidRPr="003378A7">
                <w:rPr>
                  <w:rFonts w:asciiTheme="minorHAnsi" w:hAnsiTheme="minorHAnsi" w:cstheme="minorHAnsi"/>
                  <w:color w:val="467886"/>
                  <w:sz w:val="22"/>
                  <w:szCs w:val="22"/>
                  <w:u w:val="single"/>
                </w:rPr>
                <w:t>https://github.com/Gearhj/End-to-End-Data-Science</w:t>
              </w:r>
            </w:hyperlink>
          </w:p>
        </w:tc>
        <w:tc>
          <w:tcPr>
            <w:tcW w:w="1059" w:type="pct"/>
            <w:tcBorders>
              <w:top w:val="nil"/>
              <w:left w:val="nil"/>
              <w:bottom w:val="single" w:sz="8" w:space="0" w:color="BFBFBF"/>
              <w:right w:val="single" w:sz="8" w:space="0" w:color="BFBFBF"/>
            </w:tcBorders>
            <w:shd w:val="clear" w:color="auto" w:fill="auto"/>
            <w:vAlign w:val="center"/>
            <w:hideMark/>
          </w:tcPr>
          <w:p w14:paraId="7D11FE0B" w14:textId="77777777" w:rsidR="00E10702" w:rsidRPr="003378A7" w:rsidRDefault="00E10702" w:rsidP="00A23D18">
            <w:pPr>
              <w:rPr>
                <w:rFonts w:asciiTheme="minorHAnsi" w:hAnsiTheme="minorHAnsi" w:cstheme="minorHAnsi"/>
                <w:color w:val="000000"/>
                <w:sz w:val="22"/>
                <w:szCs w:val="22"/>
              </w:rPr>
            </w:pPr>
            <w:r w:rsidRPr="003378A7">
              <w:rPr>
                <w:rFonts w:asciiTheme="minorHAnsi" w:hAnsiTheme="minorHAnsi" w:cstheme="minorHAnsi"/>
                <w:color w:val="000000"/>
                <w:sz w:val="22"/>
                <w:szCs w:val="22"/>
              </w:rPr>
              <w:t>Repository for the book "End-to-End Data Science with SAS," featuring hands-on SAS code examples.</w:t>
            </w:r>
          </w:p>
        </w:tc>
        <w:tc>
          <w:tcPr>
            <w:tcW w:w="814" w:type="pct"/>
            <w:tcBorders>
              <w:top w:val="nil"/>
              <w:left w:val="nil"/>
              <w:bottom w:val="single" w:sz="8" w:space="0" w:color="BFBFBF"/>
              <w:right w:val="single" w:sz="8" w:space="0" w:color="BFBFBF"/>
            </w:tcBorders>
            <w:shd w:val="clear" w:color="auto" w:fill="auto"/>
            <w:vAlign w:val="center"/>
            <w:hideMark/>
          </w:tcPr>
          <w:p w14:paraId="364BD4E6" w14:textId="77777777" w:rsidR="00E10702" w:rsidRPr="003378A7" w:rsidRDefault="00E10702" w:rsidP="00A23D18">
            <w:pPr>
              <w:rPr>
                <w:rFonts w:asciiTheme="minorHAnsi" w:hAnsiTheme="minorHAnsi" w:cstheme="minorHAnsi"/>
                <w:color w:val="000000"/>
                <w:sz w:val="22"/>
                <w:szCs w:val="22"/>
              </w:rPr>
            </w:pPr>
            <w:r w:rsidRPr="003378A7">
              <w:rPr>
                <w:rFonts w:asciiTheme="minorHAnsi" w:hAnsiTheme="minorHAnsi" w:cstheme="minorHAnsi"/>
                <w:color w:val="000000"/>
                <w:sz w:val="22"/>
                <w:szCs w:val="22"/>
              </w:rPr>
              <w:t>SAS</w:t>
            </w:r>
          </w:p>
        </w:tc>
      </w:tr>
      <w:tr w:rsidR="00E10702" w:rsidRPr="002A1030" w14:paraId="5AFECF4A" w14:textId="77777777" w:rsidTr="00A23D18">
        <w:trPr>
          <w:trHeight w:val="915"/>
        </w:trPr>
        <w:tc>
          <w:tcPr>
            <w:tcW w:w="1006" w:type="pct"/>
            <w:tcBorders>
              <w:top w:val="nil"/>
              <w:left w:val="single" w:sz="8" w:space="0" w:color="BFBFBF"/>
              <w:bottom w:val="single" w:sz="8" w:space="0" w:color="BFBFBF"/>
              <w:right w:val="single" w:sz="8" w:space="0" w:color="BFBFBF"/>
            </w:tcBorders>
            <w:shd w:val="clear" w:color="auto" w:fill="F2F2F2" w:themeFill="background1" w:themeFillShade="F2"/>
            <w:vAlign w:val="center"/>
            <w:hideMark/>
          </w:tcPr>
          <w:p w14:paraId="480FB001" w14:textId="77777777" w:rsidR="00E10702" w:rsidRPr="003378A7" w:rsidRDefault="00E10702" w:rsidP="00A23D18">
            <w:pPr>
              <w:rPr>
                <w:rFonts w:asciiTheme="minorHAnsi" w:hAnsiTheme="minorHAnsi" w:cstheme="minorHAnsi"/>
                <w:color w:val="000000"/>
                <w:sz w:val="22"/>
                <w:szCs w:val="22"/>
              </w:rPr>
            </w:pPr>
            <w:r w:rsidRPr="003378A7">
              <w:rPr>
                <w:rFonts w:asciiTheme="minorHAnsi" w:hAnsiTheme="minorHAnsi" w:cstheme="minorHAnsi"/>
                <w:color w:val="000000"/>
                <w:sz w:val="22"/>
                <w:szCs w:val="22"/>
              </w:rPr>
              <w:t>Awesome Data Science</w:t>
            </w:r>
          </w:p>
        </w:tc>
        <w:tc>
          <w:tcPr>
            <w:tcW w:w="723" w:type="pct"/>
            <w:tcBorders>
              <w:top w:val="nil"/>
              <w:left w:val="nil"/>
              <w:bottom w:val="single" w:sz="8" w:space="0" w:color="BFBFBF"/>
              <w:right w:val="single" w:sz="8" w:space="0" w:color="BFBFBF"/>
            </w:tcBorders>
            <w:shd w:val="clear" w:color="auto" w:fill="F2F2F2" w:themeFill="background1" w:themeFillShade="F2"/>
            <w:vAlign w:val="center"/>
            <w:hideMark/>
          </w:tcPr>
          <w:p w14:paraId="1CDFF4B3" w14:textId="77777777" w:rsidR="00E10702" w:rsidRPr="003378A7" w:rsidRDefault="00E10702" w:rsidP="00A23D18">
            <w:pPr>
              <w:rPr>
                <w:rFonts w:asciiTheme="minorHAnsi" w:hAnsiTheme="minorHAnsi" w:cstheme="minorHAnsi"/>
                <w:color w:val="000000"/>
                <w:sz w:val="22"/>
                <w:szCs w:val="22"/>
              </w:rPr>
            </w:pPr>
            <w:r w:rsidRPr="003378A7">
              <w:rPr>
                <w:rFonts w:asciiTheme="minorHAnsi" w:hAnsiTheme="minorHAnsi" w:cstheme="minorHAnsi"/>
                <w:color w:val="000000"/>
                <w:sz w:val="22"/>
                <w:szCs w:val="22"/>
              </w:rPr>
              <w:t>academic/awesome-</w:t>
            </w:r>
            <w:proofErr w:type="spellStart"/>
            <w:r w:rsidRPr="003378A7">
              <w:rPr>
                <w:rFonts w:asciiTheme="minorHAnsi" w:hAnsiTheme="minorHAnsi" w:cstheme="minorHAnsi"/>
                <w:color w:val="000000"/>
                <w:sz w:val="22"/>
                <w:szCs w:val="22"/>
              </w:rPr>
              <w:t>datascience</w:t>
            </w:r>
            <w:proofErr w:type="spellEnd"/>
          </w:p>
        </w:tc>
        <w:tc>
          <w:tcPr>
            <w:tcW w:w="1398" w:type="pct"/>
            <w:tcBorders>
              <w:top w:val="nil"/>
              <w:left w:val="nil"/>
              <w:bottom w:val="single" w:sz="8" w:space="0" w:color="BFBFBF"/>
              <w:right w:val="single" w:sz="8" w:space="0" w:color="BFBFBF"/>
            </w:tcBorders>
            <w:shd w:val="clear" w:color="auto" w:fill="F2F2F2" w:themeFill="background1" w:themeFillShade="F2"/>
            <w:vAlign w:val="center"/>
            <w:hideMark/>
          </w:tcPr>
          <w:p w14:paraId="56BB44CD" w14:textId="77777777" w:rsidR="00E10702" w:rsidRPr="003378A7" w:rsidRDefault="00000000" w:rsidP="00A23D18">
            <w:pPr>
              <w:rPr>
                <w:rFonts w:asciiTheme="minorHAnsi" w:hAnsiTheme="minorHAnsi" w:cstheme="minorHAnsi"/>
                <w:color w:val="467886"/>
                <w:sz w:val="22"/>
                <w:szCs w:val="22"/>
                <w:u w:val="single"/>
              </w:rPr>
            </w:pPr>
            <w:hyperlink r:id="rId107" w:tgtFrame="_new" w:history="1">
              <w:r w:rsidR="00E10702" w:rsidRPr="003378A7">
                <w:rPr>
                  <w:rFonts w:asciiTheme="minorHAnsi" w:hAnsiTheme="minorHAnsi" w:cstheme="minorHAnsi"/>
                  <w:color w:val="467886"/>
                  <w:sz w:val="22"/>
                  <w:szCs w:val="22"/>
                  <w:u w:val="single"/>
                </w:rPr>
                <w:t>https://github.com/academic/awesome-datascience</w:t>
              </w:r>
            </w:hyperlink>
          </w:p>
        </w:tc>
        <w:tc>
          <w:tcPr>
            <w:tcW w:w="1059" w:type="pct"/>
            <w:tcBorders>
              <w:top w:val="nil"/>
              <w:left w:val="nil"/>
              <w:bottom w:val="single" w:sz="8" w:space="0" w:color="BFBFBF"/>
              <w:right w:val="single" w:sz="8" w:space="0" w:color="BFBFBF"/>
            </w:tcBorders>
            <w:shd w:val="clear" w:color="auto" w:fill="F2F2F2" w:themeFill="background1" w:themeFillShade="F2"/>
            <w:vAlign w:val="center"/>
            <w:hideMark/>
          </w:tcPr>
          <w:p w14:paraId="694B5B24" w14:textId="77777777" w:rsidR="00E10702" w:rsidRPr="003378A7" w:rsidRDefault="00E10702" w:rsidP="00A23D18">
            <w:pPr>
              <w:rPr>
                <w:rFonts w:asciiTheme="minorHAnsi" w:hAnsiTheme="minorHAnsi" w:cstheme="minorHAnsi"/>
                <w:color w:val="000000"/>
                <w:sz w:val="22"/>
                <w:szCs w:val="22"/>
              </w:rPr>
            </w:pPr>
            <w:r w:rsidRPr="003378A7">
              <w:rPr>
                <w:rFonts w:asciiTheme="minorHAnsi" w:hAnsiTheme="minorHAnsi" w:cstheme="minorHAnsi"/>
                <w:color w:val="000000"/>
                <w:sz w:val="22"/>
                <w:szCs w:val="22"/>
              </w:rPr>
              <w:t xml:space="preserve">A curated list of awesome data science resources, </w:t>
            </w:r>
            <w:r w:rsidRPr="003378A7">
              <w:rPr>
                <w:rFonts w:asciiTheme="minorHAnsi" w:hAnsiTheme="minorHAnsi" w:cstheme="minorHAnsi"/>
                <w:color w:val="000000"/>
                <w:sz w:val="22"/>
                <w:szCs w:val="22"/>
              </w:rPr>
              <w:lastRenderedPageBreak/>
              <w:t>including books, courses, and tools.</w:t>
            </w:r>
          </w:p>
        </w:tc>
        <w:tc>
          <w:tcPr>
            <w:tcW w:w="814" w:type="pct"/>
            <w:tcBorders>
              <w:top w:val="nil"/>
              <w:left w:val="nil"/>
              <w:bottom w:val="single" w:sz="8" w:space="0" w:color="BFBFBF"/>
              <w:right w:val="single" w:sz="8" w:space="0" w:color="BFBFBF"/>
            </w:tcBorders>
            <w:shd w:val="clear" w:color="auto" w:fill="F2F2F2" w:themeFill="background1" w:themeFillShade="F2"/>
            <w:vAlign w:val="center"/>
            <w:hideMark/>
          </w:tcPr>
          <w:p w14:paraId="0AF458C9" w14:textId="77777777" w:rsidR="00E10702" w:rsidRPr="003378A7" w:rsidRDefault="00E10702" w:rsidP="00A23D18">
            <w:pPr>
              <w:rPr>
                <w:rFonts w:asciiTheme="minorHAnsi" w:hAnsiTheme="minorHAnsi" w:cstheme="minorHAnsi"/>
                <w:color w:val="000000"/>
                <w:sz w:val="22"/>
                <w:szCs w:val="22"/>
              </w:rPr>
            </w:pPr>
            <w:r w:rsidRPr="003378A7">
              <w:rPr>
                <w:rFonts w:asciiTheme="minorHAnsi" w:hAnsiTheme="minorHAnsi" w:cstheme="minorHAnsi"/>
                <w:color w:val="000000"/>
                <w:sz w:val="22"/>
                <w:szCs w:val="22"/>
              </w:rPr>
              <w:lastRenderedPageBreak/>
              <w:t>Various</w:t>
            </w:r>
          </w:p>
        </w:tc>
      </w:tr>
      <w:tr w:rsidR="00E10702" w:rsidRPr="002A1030" w14:paraId="43B358BC" w14:textId="77777777" w:rsidTr="00A23D18">
        <w:trPr>
          <w:trHeight w:val="1215"/>
        </w:trPr>
        <w:tc>
          <w:tcPr>
            <w:tcW w:w="1006" w:type="pct"/>
            <w:tcBorders>
              <w:top w:val="nil"/>
              <w:left w:val="single" w:sz="8" w:space="0" w:color="BFBFBF"/>
              <w:bottom w:val="single" w:sz="8" w:space="0" w:color="BFBFBF"/>
              <w:right w:val="single" w:sz="8" w:space="0" w:color="BFBFBF"/>
            </w:tcBorders>
            <w:shd w:val="clear" w:color="auto" w:fill="auto"/>
            <w:vAlign w:val="center"/>
            <w:hideMark/>
          </w:tcPr>
          <w:p w14:paraId="7C633387" w14:textId="77777777" w:rsidR="00E10702" w:rsidRPr="003378A7" w:rsidRDefault="00E10702" w:rsidP="00A23D18">
            <w:pPr>
              <w:rPr>
                <w:rFonts w:asciiTheme="minorHAnsi" w:hAnsiTheme="minorHAnsi" w:cstheme="minorHAnsi"/>
                <w:color w:val="000000"/>
                <w:sz w:val="22"/>
                <w:szCs w:val="22"/>
              </w:rPr>
            </w:pPr>
            <w:r w:rsidRPr="003378A7">
              <w:rPr>
                <w:rFonts w:asciiTheme="minorHAnsi" w:hAnsiTheme="minorHAnsi" w:cstheme="minorHAnsi"/>
                <w:color w:val="000000"/>
                <w:sz w:val="22"/>
                <w:szCs w:val="22"/>
              </w:rPr>
              <w:t>100 Days of ML Code</w:t>
            </w:r>
          </w:p>
        </w:tc>
        <w:tc>
          <w:tcPr>
            <w:tcW w:w="723" w:type="pct"/>
            <w:tcBorders>
              <w:top w:val="nil"/>
              <w:left w:val="nil"/>
              <w:bottom w:val="single" w:sz="8" w:space="0" w:color="BFBFBF"/>
              <w:right w:val="single" w:sz="8" w:space="0" w:color="BFBFBF"/>
            </w:tcBorders>
            <w:shd w:val="clear" w:color="auto" w:fill="auto"/>
            <w:vAlign w:val="center"/>
            <w:hideMark/>
          </w:tcPr>
          <w:p w14:paraId="04BCC698" w14:textId="77777777" w:rsidR="00E10702" w:rsidRPr="003378A7" w:rsidRDefault="00E10702" w:rsidP="00A23D18">
            <w:pPr>
              <w:rPr>
                <w:rFonts w:asciiTheme="minorHAnsi" w:hAnsiTheme="minorHAnsi" w:cstheme="minorHAnsi"/>
                <w:color w:val="000000"/>
                <w:sz w:val="22"/>
                <w:szCs w:val="22"/>
              </w:rPr>
            </w:pPr>
            <w:r w:rsidRPr="003378A7">
              <w:rPr>
                <w:rFonts w:asciiTheme="minorHAnsi" w:hAnsiTheme="minorHAnsi" w:cstheme="minorHAnsi"/>
                <w:color w:val="000000"/>
                <w:sz w:val="22"/>
                <w:szCs w:val="22"/>
              </w:rPr>
              <w:t>Avik-Jain</w:t>
            </w:r>
          </w:p>
        </w:tc>
        <w:tc>
          <w:tcPr>
            <w:tcW w:w="1398" w:type="pct"/>
            <w:tcBorders>
              <w:top w:val="nil"/>
              <w:left w:val="nil"/>
              <w:bottom w:val="single" w:sz="8" w:space="0" w:color="BFBFBF"/>
              <w:right w:val="single" w:sz="8" w:space="0" w:color="BFBFBF"/>
            </w:tcBorders>
            <w:shd w:val="clear" w:color="auto" w:fill="auto"/>
            <w:vAlign w:val="center"/>
            <w:hideMark/>
          </w:tcPr>
          <w:p w14:paraId="591B7522" w14:textId="77777777" w:rsidR="00E10702" w:rsidRPr="003378A7" w:rsidRDefault="00000000" w:rsidP="00A23D18">
            <w:pPr>
              <w:rPr>
                <w:rFonts w:asciiTheme="minorHAnsi" w:hAnsiTheme="minorHAnsi" w:cstheme="minorHAnsi"/>
                <w:color w:val="467886"/>
                <w:sz w:val="22"/>
                <w:szCs w:val="22"/>
                <w:u w:val="single"/>
              </w:rPr>
            </w:pPr>
            <w:hyperlink r:id="rId108" w:tgtFrame="_new" w:history="1">
              <w:r w:rsidR="00E10702" w:rsidRPr="003378A7">
                <w:rPr>
                  <w:rFonts w:asciiTheme="minorHAnsi" w:hAnsiTheme="minorHAnsi" w:cstheme="minorHAnsi"/>
                  <w:color w:val="467886"/>
                  <w:sz w:val="22"/>
                  <w:szCs w:val="22"/>
                  <w:u w:val="single"/>
                </w:rPr>
                <w:t>https://github.com/Avik-Jain/100-Days-Of-ML-Code</w:t>
              </w:r>
            </w:hyperlink>
          </w:p>
        </w:tc>
        <w:tc>
          <w:tcPr>
            <w:tcW w:w="1059" w:type="pct"/>
            <w:tcBorders>
              <w:top w:val="nil"/>
              <w:left w:val="nil"/>
              <w:bottom w:val="single" w:sz="8" w:space="0" w:color="BFBFBF"/>
              <w:right w:val="single" w:sz="8" w:space="0" w:color="BFBFBF"/>
            </w:tcBorders>
            <w:shd w:val="clear" w:color="auto" w:fill="auto"/>
            <w:vAlign w:val="center"/>
            <w:hideMark/>
          </w:tcPr>
          <w:p w14:paraId="0D6970DF" w14:textId="77777777" w:rsidR="00E10702" w:rsidRPr="003378A7" w:rsidRDefault="00E10702" w:rsidP="00A23D18">
            <w:pPr>
              <w:rPr>
                <w:rFonts w:asciiTheme="minorHAnsi" w:hAnsiTheme="minorHAnsi" w:cstheme="minorHAnsi"/>
                <w:color w:val="000000"/>
                <w:sz w:val="22"/>
                <w:szCs w:val="22"/>
              </w:rPr>
            </w:pPr>
            <w:r w:rsidRPr="003378A7">
              <w:rPr>
                <w:rFonts w:asciiTheme="minorHAnsi" w:hAnsiTheme="minorHAnsi" w:cstheme="minorHAnsi"/>
                <w:color w:val="000000"/>
                <w:sz w:val="22"/>
                <w:szCs w:val="22"/>
              </w:rPr>
              <w:t>A comprehensive guide to learning machine learning through 100 days of code, covering various ML topics.</w:t>
            </w:r>
          </w:p>
        </w:tc>
        <w:tc>
          <w:tcPr>
            <w:tcW w:w="814" w:type="pct"/>
            <w:tcBorders>
              <w:top w:val="nil"/>
              <w:left w:val="nil"/>
              <w:bottom w:val="single" w:sz="8" w:space="0" w:color="BFBFBF"/>
              <w:right w:val="single" w:sz="8" w:space="0" w:color="BFBFBF"/>
            </w:tcBorders>
            <w:shd w:val="clear" w:color="auto" w:fill="auto"/>
            <w:vAlign w:val="center"/>
            <w:hideMark/>
          </w:tcPr>
          <w:p w14:paraId="211BD47C" w14:textId="77777777" w:rsidR="00E10702" w:rsidRPr="003378A7" w:rsidRDefault="00E10702" w:rsidP="00A23D18">
            <w:pPr>
              <w:rPr>
                <w:rFonts w:asciiTheme="minorHAnsi" w:hAnsiTheme="minorHAnsi" w:cstheme="minorHAnsi"/>
                <w:color w:val="000000"/>
                <w:sz w:val="22"/>
                <w:szCs w:val="22"/>
              </w:rPr>
            </w:pPr>
            <w:r w:rsidRPr="003378A7">
              <w:rPr>
                <w:rFonts w:asciiTheme="minorHAnsi" w:hAnsiTheme="minorHAnsi" w:cstheme="minorHAnsi"/>
                <w:color w:val="000000"/>
                <w:sz w:val="22"/>
                <w:szCs w:val="22"/>
              </w:rPr>
              <w:t>Python</w:t>
            </w:r>
          </w:p>
        </w:tc>
      </w:tr>
      <w:tr w:rsidR="00E10702" w:rsidRPr="002A1030" w14:paraId="5E56BA82" w14:textId="77777777" w:rsidTr="00A23D18">
        <w:trPr>
          <w:trHeight w:val="1215"/>
        </w:trPr>
        <w:tc>
          <w:tcPr>
            <w:tcW w:w="1006" w:type="pct"/>
            <w:tcBorders>
              <w:top w:val="nil"/>
              <w:left w:val="single" w:sz="8" w:space="0" w:color="BFBFBF"/>
              <w:bottom w:val="single" w:sz="8" w:space="0" w:color="BFBFBF"/>
              <w:right w:val="single" w:sz="8" w:space="0" w:color="BFBFBF"/>
            </w:tcBorders>
            <w:shd w:val="clear" w:color="auto" w:fill="F2F2F2" w:themeFill="background1" w:themeFillShade="F2"/>
            <w:vAlign w:val="center"/>
            <w:hideMark/>
          </w:tcPr>
          <w:p w14:paraId="52600D45" w14:textId="77777777" w:rsidR="00E10702" w:rsidRPr="003378A7" w:rsidRDefault="00E10702" w:rsidP="00A23D18">
            <w:pPr>
              <w:rPr>
                <w:rFonts w:asciiTheme="minorHAnsi" w:hAnsiTheme="minorHAnsi" w:cstheme="minorHAnsi"/>
                <w:color w:val="000000"/>
                <w:sz w:val="22"/>
                <w:szCs w:val="22"/>
              </w:rPr>
            </w:pPr>
            <w:proofErr w:type="spellStart"/>
            <w:r w:rsidRPr="003378A7">
              <w:rPr>
                <w:rFonts w:asciiTheme="minorHAnsi" w:hAnsiTheme="minorHAnsi" w:cstheme="minorHAnsi"/>
                <w:color w:val="000000"/>
                <w:sz w:val="22"/>
                <w:szCs w:val="22"/>
              </w:rPr>
              <w:t>Tidyverse</w:t>
            </w:r>
            <w:proofErr w:type="spellEnd"/>
          </w:p>
        </w:tc>
        <w:tc>
          <w:tcPr>
            <w:tcW w:w="723" w:type="pct"/>
            <w:tcBorders>
              <w:top w:val="nil"/>
              <w:left w:val="nil"/>
              <w:bottom w:val="single" w:sz="8" w:space="0" w:color="BFBFBF"/>
              <w:right w:val="single" w:sz="8" w:space="0" w:color="BFBFBF"/>
            </w:tcBorders>
            <w:shd w:val="clear" w:color="auto" w:fill="F2F2F2" w:themeFill="background1" w:themeFillShade="F2"/>
            <w:vAlign w:val="center"/>
            <w:hideMark/>
          </w:tcPr>
          <w:p w14:paraId="49E9FC43" w14:textId="77777777" w:rsidR="00E10702" w:rsidRPr="003378A7" w:rsidRDefault="00E10702" w:rsidP="00A23D18">
            <w:pPr>
              <w:rPr>
                <w:rFonts w:asciiTheme="minorHAnsi" w:hAnsiTheme="minorHAnsi" w:cstheme="minorHAnsi"/>
                <w:color w:val="000000"/>
                <w:sz w:val="22"/>
                <w:szCs w:val="22"/>
              </w:rPr>
            </w:pPr>
            <w:proofErr w:type="spellStart"/>
            <w:r w:rsidRPr="003378A7">
              <w:rPr>
                <w:rFonts w:asciiTheme="minorHAnsi" w:hAnsiTheme="minorHAnsi" w:cstheme="minorHAnsi"/>
                <w:color w:val="000000"/>
                <w:sz w:val="22"/>
                <w:szCs w:val="22"/>
              </w:rPr>
              <w:t>tidyverse</w:t>
            </w:r>
            <w:proofErr w:type="spellEnd"/>
          </w:p>
        </w:tc>
        <w:tc>
          <w:tcPr>
            <w:tcW w:w="1398" w:type="pct"/>
            <w:tcBorders>
              <w:top w:val="nil"/>
              <w:left w:val="nil"/>
              <w:bottom w:val="single" w:sz="8" w:space="0" w:color="BFBFBF"/>
              <w:right w:val="single" w:sz="8" w:space="0" w:color="BFBFBF"/>
            </w:tcBorders>
            <w:shd w:val="clear" w:color="auto" w:fill="F2F2F2" w:themeFill="background1" w:themeFillShade="F2"/>
            <w:vAlign w:val="center"/>
            <w:hideMark/>
          </w:tcPr>
          <w:p w14:paraId="307F7B45" w14:textId="77777777" w:rsidR="00E10702" w:rsidRPr="003378A7" w:rsidRDefault="00000000" w:rsidP="00A23D18">
            <w:pPr>
              <w:rPr>
                <w:rFonts w:asciiTheme="minorHAnsi" w:hAnsiTheme="minorHAnsi" w:cstheme="minorHAnsi"/>
                <w:color w:val="467886"/>
                <w:sz w:val="22"/>
                <w:szCs w:val="22"/>
                <w:u w:val="single"/>
              </w:rPr>
            </w:pPr>
            <w:hyperlink r:id="rId109" w:tgtFrame="_new" w:history="1">
              <w:r w:rsidR="00E10702" w:rsidRPr="003378A7">
                <w:rPr>
                  <w:rFonts w:asciiTheme="minorHAnsi" w:hAnsiTheme="minorHAnsi" w:cstheme="minorHAnsi"/>
                  <w:color w:val="467886"/>
                  <w:sz w:val="22"/>
                  <w:szCs w:val="22"/>
                  <w:u w:val="single"/>
                </w:rPr>
                <w:t>https://github.com/tidyverse/tidyverse</w:t>
              </w:r>
            </w:hyperlink>
          </w:p>
        </w:tc>
        <w:tc>
          <w:tcPr>
            <w:tcW w:w="1059" w:type="pct"/>
            <w:tcBorders>
              <w:top w:val="nil"/>
              <w:left w:val="nil"/>
              <w:bottom w:val="single" w:sz="8" w:space="0" w:color="BFBFBF"/>
              <w:right w:val="single" w:sz="8" w:space="0" w:color="BFBFBF"/>
            </w:tcBorders>
            <w:shd w:val="clear" w:color="auto" w:fill="F2F2F2" w:themeFill="background1" w:themeFillShade="F2"/>
            <w:vAlign w:val="center"/>
            <w:hideMark/>
          </w:tcPr>
          <w:p w14:paraId="25A8D33F" w14:textId="77777777" w:rsidR="00E10702" w:rsidRPr="003378A7" w:rsidRDefault="00E10702" w:rsidP="00A23D18">
            <w:pPr>
              <w:rPr>
                <w:rFonts w:asciiTheme="minorHAnsi" w:hAnsiTheme="minorHAnsi" w:cstheme="minorHAnsi"/>
                <w:color w:val="000000"/>
                <w:sz w:val="22"/>
                <w:szCs w:val="22"/>
              </w:rPr>
            </w:pPr>
            <w:r w:rsidRPr="003378A7">
              <w:rPr>
                <w:rFonts w:asciiTheme="minorHAnsi" w:hAnsiTheme="minorHAnsi" w:cstheme="minorHAnsi"/>
                <w:color w:val="000000"/>
                <w:sz w:val="22"/>
                <w:szCs w:val="22"/>
              </w:rPr>
              <w:t>A collection of R packages designed for data science, making data wrangling and visualization easier.</w:t>
            </w:r>
          </w:p>
        </w:tc>
        <w:tc>
          <w:tcPr>
            <w:tcW w:w="814" w:type="pct"/>
            <w:tcBorders>
              <w:top w:val="nil"/>
              <w:left w:val="nil"/>
              <w:bottom w:val="single" w:sz="8" w:space="0" w:color="BFBFBF"/>
              <w:right w:val="single" w:sz="8" w:space="0" w:color="BFBFBF"/>
            </w:tcBorders>
            <w:shd w:val="clear" w:color="auto" w:fill="F2F2F2" w:themeFill="background1" w:themeFillShade="F2"/>
            <w:vAlign w:val="center"/>
            <w:hideMark/>
          </w:tcPr>
          <w:p w14:paraId="58BCCECF" w14:textId="77777777" w:rsidR="00E10702" w:rsidRPr="003378A7" w:rsidRDefault="00E10702" w:rsidP="00A23D18">
            <w:pPr>
              <w:rPr>
                <w:rFonts w:asciiTheme="minorHAnsi" w:hAnsiTheme="minorHAnsi" w:cstheme="minorHAnsi"/>
                <w:color w:val="000000"/>
                <w:sz w:val="22"/>
                <w:szCs w:val="22"/>
              </w:rPr>
            </w:pPr>
            <w:r w:rsidRPr="003378A7">
              <w:rPr>
                <w:rFonts w:asciiTheme="minorHAnsi" w:hAnsiTheme="minorHAnsi" w:cstheme="minorHAnsi"/>
                <w:color w:val="000000"/>
                <w:sz w:val="22"/>
                <w:szCs w:val="22"/>
              </w:rPr>
              <w:t>R</w:t>
            </w:r>
          </w:p>
        </w:tc>
      </w:tr>
      <w:tr w:rsidR="00E10702" w:rsidRPr="002A1030" w14:paraId="747FA17F" w14:textId="77777777" w:rsidTr="00A23D18">
        <w:trPr>
          <w:trHeight w:val="1215"/>
        </w:trPr>
        <w:tc>
          <w:tcPr>
            <w:tcW w:w="1006" w:type="pct"/>
            <w:tcBorders>
              <w:top w:val="nil"/>
              <w:left w:val="single" w:sz="8" w:space="0" w:color="BFBFBF"/>
              <w:bottom w:val="single" w:sz="8" w:space="0" w:color="BFBFBF"/>
              <w:right w:val="single" w:sz="8" w:space="0" w:color="BFBFBF"/>
            </w:tcBorders>
            <w:shd w:val="clear" w:color="auto" w:fill="auto"/>
            <w:vAlign w:val="center"/>
            <w:hideMark/>
          </w:tcPr>
          <w:p w14:paraId="403DE8DD" w14:textId="77777777" w:rsidR="00E10702" w:rsidRPr="003378A7" w:rsidRDefault="00E10702" w:rsidP="00A23D18">
            <w:pPr>
              <w:rPr>
                <w:rFonts w:asciiTheme="minorHAnsi" w:hAnsiTheme="minorHAnsi" w:cstheme="minorHAnsi"/>
                <w:color w:val="000000"/>
                <w:sz w:val="22"/>
                <w:szCs w:val="22"/>
              </w:rPr>
            </w:pPr>
            <w:r w:rsidRPr="003378A7">
              <w:rPr>
                <w:rFonts w:asciiTheme="minorHAnsi" w:hAnsiTheme="minorHAnsi" w:cstheme="minorHAnsi"/>
                <w:color w:val="000000"/>
                <w:sz w:val="22"/>
                <w:szCs w:val="22"/>
              </w:rPr>
              <w:t>Caret</w:t>
            </w:r>
          </w:p>
        </w:tc>
        <w:tc>
          <w:tcPr>
            <w:tcW w:w="723" w:type="pct"/>
            <w:tcBorders>
              <w:top w:val="nil"/>
              <w:left w:val="nil"/>
              <w:bottom w:val="single" w:sz="8" w:space="0" w:color="BFBFBF"/>
              <w:right w:val="single" w:sz="8" w:space="0" w:color="BFBFBF"/>
            </w:tcBorders>
            <w:shd w:val="clear" w:color="auto" w:fill="auto"/>
            <w:vAlign w:val="center"/>
            <w:hideMark/>
          </w:tcPr>
          <w:p w14:paraId="221B45BF" w14:textId="77777777" w:rsidR="00E10702" w:rsidRPr="003378A7" w:rsidRDefault="00E10702" w:rsidP="00A23D18">
            <w:pPr>
              <w:rPr>
                <w:rFonts w:asciiTheme="minorHAnsi" w:hAnsiTheme="minorHAnsi" w:cstheme="minorHAnsi"/>
                <w:color w:val="000000"/>
                <w:sz w:val="22"/>
                <w:szCs w:val="22"/>
              </w:rPr>
            </w:pPr>
            <w:r w:rsidRPr="003378A7">
              <w:rPr>
                <w:rFonts w:asciiTheme="minorHAnsi" w:hAnsiTheme="minorHAnsi" w:cstheme="minorHAnsi"/>
                <w:color w:val="000000"/>
                <w:sz w:val="22"/>
                <w:szCs w:val="22"/>
              </w:rPr>
              <w:t>topepo</w:t>
            </w:r>
          </w:p>
        </w:tc>
        <w:tc>
          <w:tcPr>
            <w:tcW w:w="1398" w:type="pct"/>
            <w:tcBorders>
              <w:top w:val="nil"/>
              <w:left w:val="nil"/>
              <w:bottom w:val="single" w:sz="8" w:space="0" w:color="BFBFBF"/>
              <w:right w:val="single" w:sz="8" w:space="0" w:color="BFBFBF"/>
            </w:tcBorders>
            <w:shd w:val="clear" w:color="auto" w:fill="auto"/>
            <w:vAlign w:val="center"/>
            <w:hideMark/>
          </w:tcPr>
          <w:p w14:paraId="0B4F739A" w14:textId="77777777" w:rsidR="00E10702" w:rsidRPr="003378A7" w:rsidRDefault="00000000" w:rsidP="00A23D18">
            <w:pPr>
              <w:rPr>
                <w:rFonts w:asciiTheme="minorHAnsi" w:hAnsiTheme="minorHAnsi" w:cstheme="minorHAnsi"/>
                <w:color w:val="467886"/>
                <w:sz w:val="22"/>
                <w:szCs w:val="22"/>
                <w:u w:val="single"/>
              </w:rPr>
            </w:pPr>
            <w:hyperlink r:id="rId110" w:tgtFrame="_new" w:history="1">
              <w:r w:rsidR="00E10702" w:rsidRPr="003378A7">
                <w:rPr>
                  <w:rFonts w:asciiTheme="minorHAnsi" w:hAnsiTheme="minorHAnsi" w:cstheme="minorHAnsi"/>
                  <w:color w:val="467886"/>
                  <w:sz w:val="22"/>
                  <w:szCs w:val="22"/>
                  <w:u w:val="single"/>
                </w:rPr>
                <w:t>https://github.com/topepo/caret</w:t>
              </w:r>
            </w:hyperlink>
          </w:p>
        </w:tc>
        <w:tc>
          <w:tcPr>
            <w:tcW w:w="1059" w:type="pct"/>
            <w:tcBorders>
              <w:top w:val="nil"/>
              <w:left w:val="nil"/>
              <w:bottom w:val="single" w:sz="8" w:space="0" w:color="BFBFBF"/>
              <w:right w:val="single" w:sz="8" w:space="0" w:color="BFBFBF"/>
            </w:tcBorders>
            <w:shd w:val="clear" w:color="auto" w:fill="auto"/>
            <w:vAlign w:val="center"/>
            <w:hideMark/>
          </w:tcPr>
          <w:p w14:paraId="02128BCD" w14:textId="77777777" w:rsidR="00E10702" w:rsidRPr="003378A7" w:rsidRDefault="00E10702" w:rsidP="00A23D18">
            <w:pPr>
              <w:rPr>
                <w:rFonts w:asciiTheme="minorHAnsi" w:hAnsiTheme="minorHAnsi" w:cstheme="minorHAnsi"/>
                <w:color w:val="000000"/>
                <w:sz w:val="22"/>
                <w:szCs w:val="22"/>
              </w:rPr>
            </w:pPr>
            <w:r w:rsidRPr="003378A7">
              <w:rPr>
                <w:rFonts w:asciiTheme="minorHAnsi" w:hAnsiTheme="minorHAnsi" w:cstheme="minorHAnsi"/>
                <w:color w:val="000000"/>
                <w:sz w:val="22"/>
                <w:szCs w:val="22"/>
              </w:rPr>
              <w:t>Classification and Regression Training package in R, offering tools to streamline the model training process.</w:t>
            </w:r>
          </w:p>
        </w:tc>
        <w:tc>
          <w:tcPr>
            <w:tcW w:w="814" w:type="pct"/>
            <w:tcBorders>
              <w:top w:val="nil"/>
              <w:left w:val="nil"/>
              <w:bottom w:val="single" w:sz="8" w:space="0" w:color="BFBFBF"/>
              <w:right w:val="single" w:sz="8" w:space="0" w:color="BFBFBF"/>
            </w:tcBorders>
            <w:shd w:val="clear" w:color="auto" w:fill="auto"/>
            <w:vAlign w:val="center"/>
            <w:hideMark/>
          </w:tcPr>
          <w:p w14:paraId="1C89FB6F" w14:textId="77777777" w:rsidR="00E10702" w:rsidRPr="003378A7" w:rsidRDefault="00E10702" w:rsidP="00A23D18">
            <w:pPr>
              <w:rPr>
                <w:rFonts w:asciiTheme="minorHAnsi" w:hAnsiTheme="minorHAnsi" w:cstheme="minorHAnsi"/>
                <w:color w:val="000000"/>
                <w:sz w:val="22"/>
                <w:szCs w:val="22"/>
              </w:rPr>
            </w:pPr>
            <w:r w:rsidRPr="003378A7">
              <w:rPr>
                <w:rFonts w:asciiTheme="minorHAnsi" w:hAnsiTheme="minorHAnsi" w:cstheme="minorHAnsi"/>
                <w:color w:val="000000"/>
                <w:sz w:val="22"/>
                <w:szCs w:val="22"/>
              </w:rPr>
              <w:t>R</w:t>
            </w:r>
          </w:p>
        </w:tc>
      </w:tr>
      <w:tr w:rsidR="00E10702" w:rsidRPr="002A1030" w14:paraId="795F2791" w14:textId="77777777" w:rsidTr="00A23D18">
        <w:trPr>
          <w:trHeight w:val="1215"/>
        </w:trPr>
        <w:tc>
          <w:tcPr>
            <w:tcW w:w="1006" w:type="pct"/>
            <w:tcBorders>
              <w:top w:val="nil"/>
              <w:left w:val="single" w:sz="8" w:space="0" w:color="BFBFBF"/>
              <w:bottom w:val="single" w:sz="8" w:space="0" w:color="BFBFBF"/>
              <w:right w:val="single" w:sz="8" w:space="0" w:color="BFBFBF"/>
            </w:tcBorders>
            <w:shd w:val="clear" w:color="auto" w:fill="F2F2F2" w:themeFill="background1" w:themeFillShade="F2"/>
            <w:vAlign w:val="center"/>
            <w:hideMark/>
          </w:tcPr>
          <w:p w14:paraId="5F63839D" w14:textId="77777777" w:rsidR="00E10702" w:rsidRPr="003378A7" w:rsidRDefault="00E10702" w:rsidP="00A23D18">
            <w:pPr>
              <w:rPr>
                <w:rFonts w:asciiTheme="minorHAnsi" w:hAnsiTheme="minorHAnsi" w:cstheme="minorHAnsi"/>
                <w:color w:val="000000"/>
                <w:sz w:val="22"/>
                <w:szCs w:val="22"/>
              </w:rPr>
            </w:pPr>
            <w:r w:rsidRPr="003378A7">
              <w:rPr>
                <w:rFonts w:asciiTheme="minorHAnsi" w:hAnsiTheme="minorHAnsi" w:cstheme="minorHAnsi"/>
                <w:color w:val="000000"/>
                <w:sz w:val="22"/>
                <w:szCs w:val="22"/>
              </w:rPr>
              <w:t>SAS Macros</w:t>
            </w:r>
          </w:p>
        </w:tc>
        <w:tc>
          <w:tcPr>
            <w:tcW w:w="723" w:type="pct"/>
            <w:tcBorders>
              <w:top w:val="nil"/>
              <w:left w:val="nil"/>
              <w:bottom w:val="single" w:sz="8" w:space="0" w:color="BFBFBF"/>
              <w:right w:val="single" w:sz="8" w:space="0" w:color="BFBFBF"/>
            </w:tcBorders>
            <w:shd w:val="clear" w:color="auto" w:fill="F2F2F2" w:themeFill="background1" w:themeFillShade="F2"/>
            <w:vAlign w:val="center"/>
            <w:hideMark/>
          </w:tcPr>
          <w:p w14:paraId="07BD0F41" w14:textId="77777777" w:rsidR="00E10702" w:rsidRPr="003378A7" w:rsidRDefault="00E10702" w:rsidP="00A23D18">
            <w:pPr>
              <w:rPr>
                <w:rFonts w:asciiTheme="minorHAnsi" w:hAnsiTheme="minorHAnsi" w:cstheme="minorHAnsi"/>
                <w:color w:val="000000"/>
                <w:sz w:val="22"/>
                <w:szCs w:val="22"/>
              </w:rPr>
            </w:pPr>
            <w:proofErr w:type="spellStart"/>
            <w:r w:rsidRPr="003378A7">
              <w:rPr>
                <w:rFonts w:asciiTheme="minorHAnsi" w:hAnsiTheme="minorHAnsi" w:cstheme="minorHAnsi"/>
                <w:color w:val="000000"/>
                <w:sz w:val="22"/>
                <w:szCs w:val="22"/>
              </w:rPr>
              <w:t>saspy</w:t>
            </w:r>
            <w:proofErr w:type="spellEnd"/>
          </w:p>
        </w:tc>
        <w:tc>
          <w:tcPr>
            <w:tcW w:w="1398" w:type="pct"/>
            <w:tcBorders>
              <w:top w:val="nil"/>
              <w:left w:val="nil"/>
              <w:bottom w:val="single" w:sz="8" w:space="0" w:color="BFBFBF"/>
              <w:right w:val="single" w:sz="8" w:space="0" w:color="BFBFBF"/>
            </w:tcBorders>
            <w:shd w:val="clear" w:color="auto" w:fill="F2F2F2" w:themeFill="background1" w:themeFillShade="F2"/>
            <w:vAlign w:val="center"/>
            <w:hideMark/>
          </w:tcPr>
          <w:p w14:paraId="7AFEF5B2" w14:textId="77777777" w:rsidR="00E10702" w:rsidRPr="003378A7" w:rsidRDefault="00000000" w:rsidP="00A23D18">
            <w:pPr>
              <w:rPr>
                <w:rFonts w:asciiTheme="minorHAnsi" w:hAnsiTheme="minorHAnsi" w:cstheme="minorHAnsi"/>
                <w:color w:val="467886"/>
                <w:sz w:val="22"/>
                <w:szCs w:val="22"/>
                <w:u w:val="single"/>
              </w:rPr>
            </w:pPr>
            <w:hyperlink r:id="rId111" w:tgtFrame="_new" w:history="1">
              <w:r w:rsidR="00E10702" w:rsidRPr="003378A7">
                <w:rPr>
                  <w:rFonts w:asciiTheme="minorHAnsi" w:hAnsiTheme="minorHAnsi" w:cstheme="minorHAnsi"/>
                  <w:color w:val="467886"/>
                  <w:sz w:val="22"/>
                  <w:szCs w:val="22"/>
                  <w:u w:val="single"/>
                </w:rPr>
                <w:t>https://github.com/saspy/saspy</w:t>
              </w:r>
            </w:hyperlink>
          </w:p>
        </w:tc>
        <w:tc>
          <w:tcPr>
            <w:tcW w:w="1059" w:type="pct"/>
            <w:tcBorders>
              <w:top w:val="nil"/>
              <w:left w:val="nil"/>
              <w:bottom w:val="single" w:sz="8" w:space="0" w:color="BFBFBF"/>
              <w:right w:val="single" w:sz="8" w:space="0" w:color="BFBFBF"/>
            </w:tcBorders>
            <w:shd w:val="clear" w:color="auto" w:fill="F2F2F2" w:themeFill="background1" w:themeFillShade="F2"/>
            <w:vAlign w:val="center"/>
            <w:hideMark/>
          </w:tcPr>
          <w:p w14:paraId="222499A3" w14:textId="77777777" w:rsidR="00E10702" w:rsidRPr="003378A7" w:rsidRDefault="00E10702" w:rsidP="00A23D18">
            <w:pPr>
              <w:rPr>
                <w:rFonts w:asciiTheme="minorHAnsi" w:hAnsiTheme="minorHAnsi" w:cstheme="minorHAnsi"/>
                <w:color w:val="000000"/>
                <w:sz w:val="22"/>
                <w:szCs w:val="22"/>
              </w:rPr>
            </w:pPr>
            <w:r w:rsidRPr="003378A7">
              <w:rPr>
                <w:rFonts w:asciiTheme="minorHAnsi" w:hAnsiTheme="minorHAnsi" w:cstheme="minorHAnsi"/>
                <w:color w:val="000000"/>
                <w:sz w:val="22"/>
                <w:szCs w:val="22"/>
              </w:rPr>
              <w:t>A collection of SAS macros designed to improve data manipulation, analysis, and automation.</w:t>
            </w:r>
          </w:p>
        </w:tc>
        <w:tc>
          <w:tcPr>
            <w:tcW w:w="814" w:type="pct"/>
            <w:tcBorders>
              <w:top w:val="nil"/>
              <w:left w:val="nil"/>
              <w:bottom w:val="single" w:sz="8" w:space="0" w:color="BFBFBF"/>
              <w:right w:val="single" w:sz="8" w:space="0" w:color="BFBFBF"/>
            </w:tcBorders>
            <w:shd w:val="clear" w:color="auto" w:fill="F2F2F2" w:themeFill="background1" w:themeFillShade="F2"/>
            <w:vAlign w:val="center"/>
            <w:hideMark/>
          </w:tcPr>
          <w:p w14:paraId="7126D24F" w14:textId="77777777" w:rsidR="00E10702" w:rsidRPr="003378A7" w:rsidRDefault="00E10702" w:rsidP="00A23D18">
            <w:pPr>
              <w:rPr>
                <w:rFonts w:asciiTheme="minorHAnsi" w:hAnsiTheme="minorHAnsi" w:cstheme="minorHAnsi"/>
                <w:color w:val="000000"/>
                <w:sz w:val="22"/>
                <w:szCs w:val="22"/>
              </w:rPr>
            </w:pPr>
            <w:r w:rsidRPr="003378A7">
              <w:rPr>
                <w:rFonts w:asciiTheme="minorHAnsi" w:hAnsiTheme="minorHAnsi" w:cstheme="minorHAnsi"/>
                <w:color w:val="000000"/>
                <w:sz w:val="22"/>
                <w:szCs w:val="22"/>
              </w:rPr>
              <w:t>SAS</w:t>
            </w:r>
          </w:p>
        </w:tc>
      </w:tr>
      <w:tr w:rsidR="00E10702" w:rsidRPr="002A1030" w14:paraId="4DB393EB" w14:textId="77777777" w:rsidTr="00A23D18">
        <w:trPr>
          <w:trHeight w:val="315"/>
        </w:trPr>
        <w:tc>
          <w:tcPr>
            <w:tcW w:w="1006" w:type="pct"/>
            <w:tcBorders>
              <w:top w:val="nil"/>
              <w:left w:val="single" w:sz="8" w:space="0" w:color="BFBFBF"/>
              <w:bottom w:val="single" w:sz="8" w:space="0" w:color="BFBFBF"/>
              <w:right w:val="single" w:sz="8" w:space="0" w:color="BFBFBF"/>
            </w:tcBorders>
            <w:shd w:val="clear" w:color="auto" w:fill="auto"/>
            <w:vAlign w:val="center"/>
            <w:hideMark/>
          </w:tcPr>
          <w:p w14:paraId="527DE414" w14:textId="77777777" w:rsidR="00E10702" w:rsidRPr="003378A7" w:rsidRDefault="00E10702" w:rsidP="00A23D18">
            <w:pPr>
              <w:rPr>
                <w:rFonts w:asciiTheme="minorHAnsi" w:hAnsiTheme="minorHAnsi" w:cstheme="minorHAnsi"/>
                <w:color w:val="000000"/>
                <w:sz w:val="22"/>
                <w:szCs w:val="22"/>
              </w:rPr>
            </w:pPr>
            <w:r w:rsidRPr="003378A7">
              <w:rPr>
                <w:rFonts w:asciiTheme="minorHAnsi" w:hAnsiTheme="minorHAnsi" w:cstheme="minorHAnsi"/>
                <w:color w:val="000000"/>
                <w:sz w:val="22"/>
                <w:szCs w:val="22"/>
              </w:rPr>
              <w:t> </w:t>
            </w:r>
          </w:p>
        </w:tc>
        <w:tc>
          <w:tcPr>
            <w:tcW w:w="723" w:type="pct"/>
            <w:tcBorders>
              <w:top w:val="nil"/>
              <w:left w:val="nil"/>
              <w:bottom w:val="single" w:sz="8" w:space="0" w:color="BFBFBF"/>
              <w:right w:val="single" w:sz="8" w:space="0" w:color="BFBFBF"/>
            </w:tcBorders>
            <w:shd w:val="clear" w:color="auto" w:fill="auto"/>
            <w:vAlign w:val="center"/>
            <w:hideMark/>
          </w:tcPr>
          <w:p w14:paraId="42A3BD97" w14:textId="77777777" w:rsidR="00E10702" w:rsidRPr="003378A7" w:rsidRDefault="00E10702" w:rsidP="00A23D18">
            <w:pPr>
              <w:rPr>
                <w:rFonts w:asciiTheme="minorHAnsi" w:hAnsiTheme="minorHAnsi" w:cstheme="minorHAnsi"/>
                <w:color w:val="000000"/>
                <w:sz w:val="22"/>
                <w:szCs w:val="22"/>
              </w:rPr>
            </w:pPr>
            <w:r w:rsidRPr="003378A7">
              <w:rPr>
                <w:rFonts w:asciiTheme="minorHAnsi" w:hAnsiTheme="minorHAnsi" w:cstheme="minorHAnsi"/>
                <w:color w:val="000000"/>
                <w:sz w:val="22"/>
                <w:szCs w:val="22"/>
              </w:rPr>
              <w:t> </w:t>
            </w:r>
          </w:p>
        </w:tc>
        <w:tc>
          <w:tcPr>
            <w:tcW w:w="1398" w:type="pct"/>
            <w:tcBorders>
              <w:top w:val="nil"/>
              <w:left w:val="nil"/>
              <w:bottom w:val="single" w:sz="8" w:space="0" w:color="BFBFBF"/>
              <w:right w:val="single" w:sz="8" w:space="0" w:color="BFBFBF"/>
            </w:tcBorders>
            <w:shd w:val="clear" w:color="auto" w:fill="auto"/>
            <w:vAlign w:val="center"/>
            <w:hideMark/>
          </w:tcPr>
          <w:p w14:paraId="1EAD1A08" w14:textId="77777777" w:rsidR="00E10702" w:rsidRPr="003378A7" w:rsidRDefault="00E10702" w:rsidP="00A23D18">
            <w:pPr>
              <w:rPr>
                <w:rFonts w:asciiTheme="minorHAnsi" w:hAnsiTheme="minorHAnsi" w:cstheme="minorHAnsi"/>
                <w:color w:val="467886"/>
                <w:sz w:val="22"/>
                <w:szCs w:val="22"/>
                <w:u w:val="single"/>
              </w:rPr>
            </w:pPr>
            <w:r w:rsidRPr="003378A7">
              <w:rPr>
                <w:rFonts w:asciiTheme="minorHAnsi" w:hAnsiTheme="minorHAnsi" w:cstheme="minorHAnsi"/>
                <w:color w:val="467886"/>
                <w:sz w:val="22"/>
                <w:szCs w:val="22"/>
                <w:u w:val="single"/>
              </w:rPr>
              <w:t> </w:t>
            </w:r>
          </w:p>
        </w:tc>
        <w:tc>
          <w:tcPr>
            <w:tcW w:w="1059" w:type="pct"/>
            <w:tcBorders>
              <w:top w:val="nil"/>
              <w:left w:val="nil"/>
              <w:bottom w:val="single" w:sz="8" w:space="0" w:color="BFBFBF"/>
              <w:right w:val="single" w:sz="8" w:space="0" w:color="BFBFBF"/>
            </w:tcBorders>
            <w:shd w:val="clear" w:color="auto" w:fill="auto"/>
            <w:vAlign w:val="center"/>
            <w:hideMark/>
          </w:tcPr>
          <w:p w14:paraId="71CC6604" w14:textId="77777777" w:rsidR="00E10702" w:rsidRPr="003378A7" w:rsidRDefault="00E10702" w:rsidP="00A23D18">
            <w:pPr>
              <w:rPr>
                <w:rFonts w:asciiTheme="minorHAnsi" w:hAnsiTheme="minorHAnsi" w:cstheme="minorHAnsi"/>
                <w:color w:val="000000"/>
                <w:sz w:val="22"/>
                <w:szCs w:val="22"/>
              </w:rPr>
            </w:pPr>
            <w:r w:rsidRPr="003378A7">
              <w:rPr>
                <w:rFonts w:asciiTheme="minorHAnsi" w:hAnsiTheme="minorHAnsi" w:cstheme="minorHAnsi"/>
                <w:color w:val="000000"/>
                <w:sz w:val="22"/>
                <w:szCs w:val="22"/>
              </w:rPr>
              <w:t> </w:t>
            </w:r>
          </w:p>
        </w:tc>
        <w:tc>
          <w:tcPr>
            <w:tcW w:w="814" w:type="pct"/>
            <w:tcBorders>
              <w:top w:val="nil"/>
              <w:left w:val="nil"/>
              <w:bottom w:val="single" w:sz="8" w:space="0" w:color="BFBFBF"/>
              <w:right w:val="single" w:sz="8" w:space="0" w:color="BFBFBF"/>
            </w:tcBorders>
            <w:shd w:val="clear" w:color="auto" w:fill="auto"/>
            <w:vAlign w:val="center"/>
            <w:hideMark/>
          </w:tcPr>
          <w:p w14:paraId="4972A1BC" w14:textId="77777777" w:rsidR="00E10702" w:rsidRPr="003378A7" w:rsidRDefault="00E10702" w:rsidP="00A23D18">
            <w:pPr>
              <w:rPr>
                <w:rFonts w:asciiTheme="minorHAnsi" w:hAnsiTheme="minorHAnsi" w:cstheme="minorHAnsi"/>
                <w:color w:val="000000"/>
                <w:sz w:val="22"/>
                <w:szCs w:val="22"/>
              </w:rPr>
            </w:pPr>
            <w:r w:rsidRPr="003378A7">
              <w:rPr>
                <w:rFonts w:asciiTheme="minorHAnsi" w:hAnsiTheme="minorHAnsi" w:cstheme="minorHAnsi"/>
                <w:color w:val="000000"/>
                <w:sz w:val="22"/>
                <w:szCs w:val="22"/>
              </w:rPr>
              <w:t> </w:t>
            </w:r>
          </w:p>
        </w:tc>
      </w:tr>
      <w:tr w:rsidR="00E10702" w:rsidRPr="002A1030" w14:paraId="578AB977" w14:textId="77777777" w:rsidTr="00A23D18">
        <w:trPr>
          <w:trHeight w:val="915"/>
        </w:trPr>
        <w:tc>
          <w:tcPr>
            <w:tcW w:w="1006" w:type="pct"/>
            <w:tcBorders>
              <w:top w:val="nil"/>
              <w:left w:val="single" w:sz="8" w:space="0" w:color="BFBFBF"/>
              <w:bottom w:val="single" w:sz="8" w:space="0" w:color="BFBFBF"/>
              <w:right w:val="single" w:sz="8" w:space="0" w:color="BFBFBF"/>
            </w:tcBorders>
            <w:shd w:val="clear" w:color="auto" w:fill="auto"/>
            <w:vAlign w:val="center"/>
            <w:hideMark/>
          </w:tcPr>
          <w:p w14:paraId="7D3E8A6A" w14:textId="77777777" w:rsidR="00E10702" w:rsidRPr="003378A7" w:rsidRDefault="00E10702" w:rsidP="00A23D18">
            <w:pPr>
              <w:rPr>
                <w:rFonts w:asciiTheme="minorHAnsi" w:hAnsiTheme="minorHAnsi" w:cstheme="minorHAnsi"/>
                <w:color w:val="000000"/>
                <w:sz w:val="22"/>
                <w:szCs w:val="22"/>
              </w:rPr>
            </w:pPr>
            <w:proofErr w:type="spellStart"/>
            <w:r w:rsidRPr="003378A7">
              <w:rPr>
                <w:rFonts w:asciiTheme="minorHAnsi" w:hAnsiTheme="minorHAnsi" w:cstheme="minorHAnsi"/>
                <w:color w:val="000000"/>
                <w:sz w:val="22"/>
                <w:szCs w:val="22"/>
              </w:rPr>
              <w:lastRenderedPageBreak/>
              <w:t>fastai</w:t>
            </w:r>
            <w:proofErr w:type="spellEnd"/>
          </w:p>
        </w:tc>
        <w:tc>
          <w:tcPr>
            <w:tcW w:w="723" w:type="pct"/>
            <w:tcBorders>
              <w:top w:val="nil"/>
              <w:left w:val="nil"/>
              <w:bottom w:val="single" w:sz="8" w:space="0" w:color="BFBFBF"/>
              <w:right w:val="single" w:sz="8" w:space="0" w:color="BFBFBF"/>
            </w:tcBorders>
            <w:shd w:val="clear" w:color="auto" w:fill="auto"/>
            <w:vAlign w:val="center"/>
            <w:hideMark/>
          </w:tcPr>
          <w:p w14:paraId="635101DC" w14:textId="77777777" w:rsidR="00E10702" w:rsidRPr="003378A7" w:rsidRDefault="00E10702" w:rsidP="00A23D18">
            <w:pPr>
              <w:rPr>
                <w:rFonts w:asciiTheme="minorHAnsi" w:hAnsiTheme="minorHAnsi" w:cstheme="minorHAnsi"/>
                <w:color w:val="000000"/>
                <w:sz w:val="22"/>
                <w:szCs w:val="22"/>
              </w:rPr>
            </w:pPr>
            <w:proofErr w:type="spellStart"/>
            <w:r w:rsidRPr="003378A7">
              <w:rPr>
                <w:rFonts w:asciiTheme="minorHAnsi" w:hAnsiTheme="minorHAnsi" w:cstheme="minorHAnsi"/>
                <w:color w:val="000000"/>
                <w:sz w:val="22"/>
                <w:szCs w:val="22"/>
              </w:rPr>
              <w:t>fastai</w:t>
            </w:r>
            <w:proofErr w:type="spellEnd"/>
          </w:p>
        </w:tc>
        <w:tc>
          <w:tcPr>
            <w:tcW w:w="1398" w:type="pct"/>
            <w:tcBorders>
              <w:top w:val="nil"/>
              <w:left w:val="nil"/>
              <w:bottom w:val="single" w:sz="8" w:space="0" w:color="BFBFBF"/>
              <w:right w:val="single" w:sz="8" w:space="0" w:color="BFBFBF"/>
            </w:tcBorders>
            <w:shd w:val="clear" w:color="auto" w:fill="auto"/>
            <w:vAlign w:val="center"/>
            <w:hideMark/>
          </w:tcPr>
          <w:p w14:paraId="35C150C7" w14:textId="77777777" w:rsidR="00E10702" w:rsidRPr="003378A7" w:rsidRDefault="00000000" w:rsidP="00A23D18">
            <w:pPr>
              <w:rPr>
                <w:rFonts w:asciiTheme="minorHAnsi" w:hAnsiTheme="minorHAnsi" w:cstheme="minorHAnsi"/>
                <w:color w:val="467886"/>
                <w:sz w:val="22"/>
                <w:szCs w:val="22"/>
                <w:u w:val="single"/>
              </w:rPr>
            </w:pPr>
            <w:hyperlink r:id="rId112" w:tgtFrame="_new" w:history="1">
              <w:r w:rsidR="00E10702" w:rsidRPr="003378A7">
                <w:rPr>
                  <w:rFonts w:asciiTheme="minorHAnsi" w:hAnsiTheme="minorHAnsi" w:cstheme="minorHAnsi"/>
                  <w:color w:val="467886"/>
                  <w:sz w:val="22"/>
                  <w:szCs w:val="22"/>
                  <w:u w:val="single"/>
                </w:rPr>
                <w:t>https://github.com/fastai/fastai</w:t>
              </w:r>
            </w:hyperlink>
          </w:p>
        </w:tc>
        <w:tc>
          <w:tcPr>
            <w:tcW w:w="1059" w:type="pct"/>
            <w:tcBorders>
              <w:top w:val="nil"/>
              <w:left w:val="nil"/>
              <w:bottom w:val="single" w:sz="8" w:space="0" w:color="BFBFBF"/>
              <w:right w:val="single" w:sz="8" w:space="0" w:color="BFBFBF"/>
            </w:tcBorders>
            <w:shd w:val="clear" w:color="auto" w:fill="auto"/>
            <w:vAlign w:val="center"/>
            <w:hideMark/>
          </w:tcPr>
          <w:p w14:paraId="5444C5CC" w14:textId="77777777" w:rsidR="00E10702" w:rsidRPr="003378A7" w:rsidRDefault="00E10702" w:rsidP="00A23D18">
            <w:pPr>
              <w:rPr>
                <w:rFonts w:asciiTheme="minorHAnsi" w:hAnsiTheme="minorHAnsi" w:cstheme="minorHAnsi"/>
                <w:color w:val="000000"/>
                <w:sz w:val="22"/>
                <w:szCs w:val="22"/>
              </w:rPr>
            </w:pPr>
            <w:proofErr w:type="spellStart"/>
            <w:r w:rsidRPr="003378A7">
              <w:rPr>
                <w:rFonts w:asciiTheme="minorHAnsi" w:hAnsiTheme="minorHAnsi" w:cstheme="minorHAnsi"/>
                <w:color w:val="000000"/>
                <w:sz w:val="22"/>
                <w:szCs w:val="22"/>
              </w:rPr>
              <w:t>Fastai</w:t>
            </w:r>
            <w:proofErr w:type="spellEnd"/>
            <w:r w:rsidRPr="003378A7">
              <w:rPr>
                <w:rFonts w:asciiTheme="minorHAnsi" w:hAnsiTheme="minorHAnsi" w:cstheme="minorHAnsi"/>
                <w:color w:val="000000"/>
                <w:sz w:val="22"/>
                <w:szCs w:val="22"/>
              </w:rPr>
              <w:t xml:space="preserve"> simplifies training fast and accurate neural nets using modern best practices.</w:t>
            </w:r>
          </w:p>
        </w:tc>
        <w:tc>
          <w:tcPr>
            <w:tcW w:w="814" w:type="pct"/>
            <w:tcBorders>
              <w:top w:val="nil"/>
              <w:left w:val="nil"/>
              <w:bottom w:val="single" w:sz="8" w:space="0" w:color="BFBFBF"/>
              <w:right w:val="single" w:sz="8" w:space="0" w:color="BFBFBF"/>
            </w:tcBorders>
            <w:shd w:val="clear" w:color="auto" w:fill="auto"/>
            <w:vAlign w:val="center"/>
            <w:hideMark/>
          </w:tcPr>
          <w:p w14:paraId="6D650557" w14:textId="77777777" w:rsidR="00E10702" w:rsidRPr="003378A7" w:rsidRDefault="00E10702" w:rsidP="00A23D18">
            <w:pPr>
              <w:rPr>
                <w:rFonts w:asciiTheme="minorHAnsi" w:hAnsiTheme="minorHAnsi" w:cstheme="minorHAnsi"/>
                <w:color w:val="000000"/>
                <w:sz w:val="22"/>
                <w:szCs w:val="22"/>
              </w:rPr>
            </w:pPr>
            <w:r w:rsidRPr="003378A7">
              <w:rPr>
                <w:rFonts w:asciiTheme="minorHAnsi" w:hAnsiTheme="minorHAnsi" w:cstheme="minorHAnsi"/>
                <w:color w:val="000000"/>
                <w:sz w:val="22"/>
                <w:szCs w:val="22"/>
              </w:rPr>
              <w:t>Python</w:t>
            </w:r>
          </w:p>
        </w:tc>
      </w:tr>
      <w:tr w:rsidR="00E10702" w:rsidRPr="002A1030" w14:paraId="5008B7F2" w14:textId="77777777" w:rsidTr="00A23D18">
        <w:trPr>
          <w:trHeight w:val="1215"/>
        </w:trPr>
        <w:tc>
          <w:tcPr>
            <w:tcW w:w="1006" w:type="pct"/>
            <w:tcBorders>
              <w:top w:val="nil"/>
              <w:left w:val="single" w:sz="8" w:space="0" w:color="BFBFBF"/>
              <w:bottom w:val="single" w:sz="8" w:space="0" w:color="BFBFBF"/>
              <w:right w:val="single" w:sz="8" w:space="0" w:color="BFBFBF"/>
            </w:tcBorders>
            <w:shd w:val="clear" w:color="auto" w:fill="F2F2F2" w:themeFill="background1" w:themeFillShade="F2"/>
            <w:vAlign w:val="center"/>
            <w:hideMark/>
          </w:tcPr>
          <w:p w14:paraId="7FF9E291" w14:textId="77777777" w:rsidR="00E10702" w:rsidRPr="003378A7" w:rsidRDefault="00E10702" w:rsidP="00A23D18">
            <w:pPr>
              <w:rPr>
                <w:rFonts w:asciiTheme="minorHAnsi" w:hAnsiTheme="minorHAnsi" w:cstheme="minorHAnsi"/>
                <w:color w:val="000000"/>
                <w:sz w:val="22"/>
                <w:szCs w:val="22"/>
              </w:rPr>
            </w:pPr>
            <w:r w:rsidRPr="003378A7">
              <w:rPr>
                <w:rFonts w:asciiTheme="minorHAnsi" w:hAnsiTheme="minorHAnsi" w:cstheme="minorHAnsi"/>
                <w:color w:val="000000"/>
                <w:sz w:val="22"/>
                <w:szCs w:val="22"/>
              </w:rPr>
              <w:t>TensorFlow Models</w:t>
            </w:r>
          </w:p>
        </w:tc>
        <w:tc>
          <w:tcPr>
            <w:tcW w:w="723" w:type="pct"/>
            <w:tcBorders>
              <w:top w:val="nil"/>
              <w:left w:val="nil"/>
              <w:bottom w:val="single" w:sz="8" w:space="0" w:color="BFBFBF"/>
              <w:right w:val="single" w:sz="8" w:space="0" w:color="BFBFBF"/>
            </w:tcBorders>
            <w:shd w:val="clear" w:color="auto" w:fill="F2F2F2" w:themeFill="background1" w:themeFillShade="F2"/>
            <w:vAlign w:val="center"/>
            <w:hideMark/>
          </w:tcPr>
          <w:p w14:paraId="3075DACC" w14:textId="77777777" w:rsidR="00E10702" w:rsidRPr="003378A7" w:rsidRDefault="00E10702" w:rsidP="00A23D18">
            <w:pPr>
              <w:rPr>
                <w:rFonts w:asciiTheme="minorHAnsi" w:hAnsiTheme="minorHAnsi" w:cstheme="minorHAnsi"/>
                <w:color w:val="000000"/>
                <w:sz w:val="22"/>
                <w:szCs w:val="22"/>
              </w:rPr>
            </w:pPr>
            <w:proofErr w:type="spellStart"/>
            <w:r w:rsidRPr="003378A7">
              <w:rPr>
                <w:rFonts w:asciiTheme="minorHAnsi" w:hAnsiTheme="minorHAnsi" w:cstheme="minorHAnsi"/>
                <w:color w:val="000000"/>
                <w:sz w:val="22"/>
                <w:szCs w:val="22"/>
              </w:rPr>
              <w:t>tensorflow</w:t>
            </w:r>
            <w:proofErr w:type="spellEnd"/>
          </w:p>
        </w:tc>
        <w:tc>
          <w:tcPr>
            <w:tcW w:w="1398" w:type="pct"/>
            <w:tcBorders>
              <w:top w:val="nil"/>
              <w:left w:val="nil"/>
              <w:bottom w:val="single" w:sz="8" w:space="0" w:color="BFBFBF"/>
              <w:right w:val="single" w:sz="8" w:space="0" w:color="BFBFBF"/>
            </w:tcBorders>
            <w:shd w:val="clear" w:color="auto" w:fill="F2F2F2" w:themeFill="background1" w:themeFillShade="F2"/>
            <w:vAlign w:val="center"/>
            <w:hideMark/>
          </w:tcPr>
          <w:p w14:paraId="3457A358" w14:textId="77777777" w:rsidR="00E10702" w:rsidRPr="003378A7" w:rsidRDefault="00000000" w:rsidP="00A23D18">
            <w:pPr>
              <w:rPr>
                <w:rFonts w:asciiTheme="minorHAnsi" w:hAnsiTheme="minorHAnsi" w:cstheme="minorHAnsi"/>
                <w:color w:val="467886"/>
                <w:sz w:val="22"/>
                <w:szCs w:val="22"/>
                <w:u w:val="single"/>
              </w:rPr>
            </w:pPr>
            <w:hyperlink r:id="rId113" w:tgtFrame="_new" w:history="1">
              <w:r w:rsidR="00E10702" w:rsidRPr="003378A7">
                <w:rPr>
                  <w:rFonts w:asciiTheme="minorHAnsi" w:hAnsiTheme="minorHAnsi" w:cstheme="minorHAnsi"/>
                  <w:color w:val="467886"/>
                  <w:sz w:val="22"/>
                  <w:szCs w:val="22"/>
                  <w:u w:val="single"/>
                </w:rPr>
                <w:t>https://github.com/tensorflow/models</w:t>
              </w:r>
            </w:hyperlink>
          </w:p>
        </w:tc>
        <w:tc>
          <w:tcPr>
            <w:tcW w:w="1059" w:type="pct"/>
            <w:tcBorders>
              <w:top w:val="nil"/>
              <w:left w:val="nil"/>
              <w:bottom w:val="single" w:sz="8" w:space="0" w:color="BFBFBF"/>
              <w:right w:val="single" w:sz="8" w:space="0" w:color="BFBFBF"/>
            </w:tcBorders>
            <w:shd w:val="clear" w:color="auto" w:fill="F2F2F2" w:themeFill="background1" w:themeFillShade="F2"/>
            <w:vAlign w:val="center"/>
            <w:hideMark/>
          </w:tcPr>
          <w:p w14:paraId="21223BA4" w14:textId="77777777" w:rsidR="00E10702" w:rsidRPr="003378A7" w:rsidRDefault="00E10702" w:rsidP="00A23D18">
            <w:pPr>
              <w:rPr>
                <w:rFonts w:asciiTheme="minorHAnsi" w:hAnsiTheme="minorHAnsi" w:cstheme="minorHAnsi"/>
                <w:color w:val="000000"/>
                <w:sz w:val="22"/>
                <w:szCs w:val="22"/>
              </w:rPr>
            </w:pPr>
            <w:r w:rsidRPr="003378A7">
              <w:rPr>
                <w:rFonts w:asciiTheme="minorHAnsi" w:hAnsiTheme="minorHAnsi" w:cstheme="minorHAnsi"/>
                <w:color w:val="000000"/>
                <w:sz w:val="22"/>
                <w:szCs w:val="22"/>
              </w:rPr>
              <w:t>Models and examples built with TensorFlow, showcasing various machine learning techniques.</w:t>
            </w:r>
          </w:p>
        </w:tc>
        <w:tc>
          <w:tcPr>
            <w:tcW w:w="814" w:type="pct"/>
            <w:tcBorders>
              <w:top w:val="nil"/>
              <w:left w:val="nil"/>
              <w:bottom w:val="single" w:sz="8" w:space="0" w:color="BFBFBF"/>
              <w:right w:val="single" w:sz="8" w:space="0" w:color="BFBFBF"/>
            </w:tcBorders>
            <w:shd w:val="clear" w:color="auto" w:fill="F2F2F2" w:themeFill="background1" w:themeFillShade="F2"/>
            <w:vAlign w:val="center"/>
            <w:hideMark/>
          </w:tcPr>
          <w:p w14:paraId="3956BFCC" w14:textId="77777777" w:rsidR="00E10702" w:rsidRPr="003378A7" w:rsidRDefault="00E10702" w:rsidP="00A23D18">
            <w:pPr>
              <w:rPr>
                <w:rFonts w:asciiTheme="minorHAnsi" w:hAnsiTheme="minorHAnsi" w:cstheme="minorHAnsi"/>
                <w:color w:val="000000"/>
                <w:sz w:val="22"/>
                <w:szCs w:val="22"/>
              </w:rPr>
            </w:pPr>
            <w:r w:rsidRPr="003378A7">
              <w:rPr>
                <w:rFonts w:asciiTheme="minorHAnsi" w:hAnsiTheme="minorHAnsi" w:cstheme="minorHAnsi"/>
                <w:color w:val="000000"/>
                <w:sz w:val="22"/>
                <w:szCs w:val="22"/>
              </w:rPr>
              <w:t>Python</w:t>
            </w:r>
          </w:p>
        </w:tc>
      </w:tr>
      <w:tr w:rsidR="00E10702" w:rsidRPr="002A1030" w14:paraId="39C9DEF7" w14:textId="77777777" w:rsidTr="00A23D18">
        <w:trPr>
          <w:trHeight w:val="1215"/>
        </w:trPr>
        <w:tc>
          <w:tcPr>
            <w:tcW w:w="1006" w:type="pct"/>
            <w:tcBorders>
              <w:top w:val="nil"/>
              <w:left w:val="single" w:sz="8" w:space="0" w:color="BFBFBF"/>
              <w:bottom w:val="single" w:sz="8" w:space="0" w:color="BFBFBF"/>
              <w:right w:val="single" w:sz="8" w:space="0" w:color="BFBFBF"/>
            </w:tcBorders>
            <w:shd w:val="clear" w:color="auto" w:fill="auto"/>
            <w:vAlign w:val="center"/>
            <w:hideMark/>
          </w:tcPr>
          <w:p w14:paraId="798599A6" w14:textId="77777777" w:rsidR="00E10702" w:rsidRPr="003378A7" w:rsidRDefault="00E10702" w:rsidP="00A23D18">
            <w:pPr>
              <w:rPr>
                <w:rFonts w:asciiTheme="minorHAnsi" w:hAnsiTheme="minorHAnsi" w:cstheme="minorHAnsi"/>
                <w:color w:val="000000"/>
                <w:sz w:val="22"/>
                <w:szCs w:val="22"/>
              </w:rPr>
            </w:pPr>
            <w:r w:rsidRPr="003378A7">
              <w:rPr>
                <w:rFonts w:asciiTheme="minorHAnsi" w:hAnsiTheme="minorHAnsi" w:cstheme="minorHAnsi"/>
                <w:color w:val="000000"/>
                <w:sz w:val="22"/>
                <w:szCs w:val="22"/>
              </w:rPr>
              <w:t>Scikit-learn</w:t>
            </w:r>
          </w:p>
        </w:tc>
        <w:tc>
          <w:tcPr>
            <w:tcW w:w="723" w:type="pct"/>
            <w:tcBorders>
              <w:top w:val="nil"/>
              <w:left w:val="nil"/>
              <w:bottom w:val="single" w:sz="8" w:space="0" w:color="BFBFBF"/>
              <w:right w:val="single" w:sz="8" w:space="0" w:color="BFBFBF"/>
            </w:tcBorders>
            <w:shd w:val="clear" w:color="auto" w:fill="auto"/>
            <w:vAlign w:val="center"/>
            <w:hideMark/>
          </w:tcPr>
          <w:p w14:paraId="1564743C" w14:textId="77777777" w:rsidR="00E10702" w:rsidRPr="003378A7" w:rsidRDefault="00E10702" w:rsidP="00A23D18">
            <w:pPr>
              <w:rPr>
                <w:rFonts w:asciiTheme="minorHAnsi" w:hAnsiTheme="minorHAnsi" w:cstheme="minorHAnsi"/>
                <w:color w:val="000000"/>
                <w:sz w:val="22"/>
                <w:szCs w:val="22"/>
              </w:rPr>
            </w:pPr>
            <w:r w:rsidRPr="003378A7">
              <w:rPr>
                <w:rFonts w:asciiTheme="minorHAnsi" w:hAnsiTheme="minorHAnsi" w:cstheme="minorHAnsi"/>
                <w:color w:val="000000"/>
                <w:sz w:val="22"/>
                <w:szCs w:val="22"/>
              </w:rPr>
              <w:t>scikit-learn</w:t>
            </w:r>
          </w:p>
        </w:tc>
        <w:tc>
          <w:tcPr>
            <w:tcW w:w="1398" w:type="pct"/>
            <w:tcBorders>
              <w:top w:val="nil"/>
              <w:left w:val="nil"/>
              <w:bottom w:val="single" w:sz="8" w:space="0" w:color="BFBFBF"/>
              <w:right w:val="single" w:sz="8" w:space="0" w:color="BFBFBF"/>
            </w:tcBorders>
            <w:shd w:val="clear" w:color="auto" w:fill="auto"/>
            <w:vAlign w:val="center"/>
            <w:hideMark/>
          </w:tcPr>
          <w:p w14:paraId="49CBF03F" w14:textId="77777777" w:rsidR="00E10702" w:rsidRPr="003378A7" w:rsidRDefault="00000000" w:rsidP="00A23D18">
            <w:pPr>
              <w:rPr>
                <w:rFonts w:asciiTheme="minorHAnsi" w:hAnsiTheme="minorHAnsi" w:cstheme="minorHAnsi"/>
                <w:color w:val="467886"/>
                <w:sz w:val="22"/>
                <w:szCs w:val="22"/>
                <w:u w:val="single"/>
              </w:rPr>
            </w:pPr>
            <w:hyperlink r:id="rId114" w:tgtFrame="_new" w:history="1">
              <w:r w:rsidR="00E10702" w:rsidRPr="003378A7">
                <w:rPr>
                  <w:rFonts w:asciiTheme="minorHAnsi" w:hAnsiTheme="minorHAnsi" w:cstheme="minorHAnsi"/>
                  <w:color w:val="467886"/>
                  <w:sz w:val="22"/>
                  <w:szCs w:val="22"/>
                  <w:u w:val="single"/>
                </w:rPr>
                <w:t>https://github.com/scikit-learn/scikit-learn</w:t>
              </w:r>
            </w:hyperlink>
          </w:p>
        </w:tc>
        <w:tc>
          <w:tcPr>
            <w:tcW w:w="1059" w:type="pct"/>
            <w:tcBorders>
              <w:top w:val="nil"/>
              <w:left w:val="nil"/>
              <w:bottom w:val="single" w:sz="8" w:space="0" w:color="BFBFBF"/>
              <w:right w:val="single" w:sz="8" w:space="0" w:color="BFBFBF"/>
            </w:tcBorders>
            <w:shd w:val="clear" w:color="auto" w:fill="auto"/>
            <w:vAlign w:val="center"/>
            <w:hideMark/>
          </w:tcPr>
          <w:p w14:paraId="2FCC818C" w14:textId="77777777" w:rsidR="00E10702" w:rsidRPr="003378A7" w:rsidRDefault="00E10702" w:rsidP="00A23D18">
            <w:pPr>
              <w:rPr>
                <w:rFonts w:asciiTheme="minorHAnsi" w:hAnsiTheme="minorHAnsi" w:cstheme="minorHAnsi"/>
                <w:color w:val="000000"/>
                <w:sz w:val="22"/>
                <w:szCs w:val="22"/>
              </w:rPr>
            </w:pPr>
            <w:r w:rsidRPr="003378A7">
              <w:rPr>
                <w:rFonts w:asciiTheme="minorHAnsi" w:hAnsiTheme="minorHAnsi" w:cstheme="minorHAnsi"/>
                <w:color w:val="000000"/>
                <w:sz w:val="22"/>
                <w:szCs w:val="22"/>
              </w:rPr>
              <w:t>A Python module integrating classic machine learning algorithms with the scientific Python stack.</w:t>
            </w:r>
          </w:p>
        </w:tc>
        <w:tc>
          <w:tcPr>
            <w:tcW w:w="814" w:type="pct"/>
            <w:tcBorders>
              <w:top w:val="nil"/>
              <w:left w:val="nil"/>
              <w:bottom w:val="single" w:sz="8" w:space="0" w:color="BFBFBF"/>
              <w:right w:val="single" w:sz="8" w:space="0" w:color="BFBFBF"/>
            </w:tcBorders>
            <w:shd w:val="clear" w:color="auto" w:fill="auto"/>
            <w:vAlign w:val="center"/>
            <w:hideMark/>
          </w:tcPr>
          <w:p w14:paraId="53929779" w14:textId="77777777" w:rsidR="00E10702" w:rsidRPr="003378A7" w:rsidRDefault="00E10702" w:rsidP="00A23D18">
            <w:pPr>
              <w:rPr>
                <w:rFonts w:asciiTheme="minorHAnsi" w:hAnsiTheme="minorHAnsi" w:cstheme="minorHAnsi"/>
                <w:color w:val="000000"/>
                <w:sz w:val="22"/>
                <w:szCs w:val="22"/>
              </w:rPr>
            </w:pPr>
            <w:r w:rsidRPr="003378A7">
              <w:rPr>
                <w:rFonts w:asciiTheme="minorHAnsi" w:hAnsiTheme="minorHAnsi" w:cstheme="minorHAnsi"/>
                <w:color w:val="000000"/>
                <w:sz w:val="22"/>
                <w:szCs w:val="22"/>
              </w:rPr>
              <w:t>Python</w:t>
            </w:r>
          </w:p>
        </w:tc>
      </w:tr>
      <w:tr w:rsidR="00E10702" w:rsidRPr="002A1030" w14:paraId="4D26FCE5" w14:textId="77777777" w:rsidTr="00A23D18">
        <w:trPr>
          <w:trHeight w:val="915"/>
        </w:trPr>
        <w:tc>
          <w:tcPr>
            <w:tcW w:w="1006" w:type="pct"/>
            <w:tcBorders>
              <w:top w:val="nil"/>
              <w:left w:val="single" w:sz="8" w:space="0" w:color="BFBFBF"/>
              <w:bottom w:val="single" w:sz="8" w:space="0" w:color="BFBFBF"/>
              <w:right w:val="single" w:sz="8" w:space="0" w:color="BFBFBF"/>
            </w:tcBorders>
            <w:shd w:val="clear" w:color="auto" w:fill="F2F2F2" w:themeFill="background1" w:themeFillShade="F2"/>
            <w:vAlign w:val="center"/>
            <w:hideMark/>
          </w:tcPr>
          <w:p w14:paraId="107B73B0" w14:textId="77777777" w:rsidR="00E10702" w:rsidRPr="003378A7" w:rsidRDefault="00E10702" w:rsidP="00A23D18">
            <w:pPr>
              <w:rPr>
                <w:rFonts w:asciiTheme="minorHAnsi" w:hAnsiTheme="minorHAnsi" w:cstheme="minorHAnsi"/>
                <w:color w:val="000000"/>
                <w:sz w:val="22"/>
                <w:szCs w:val="22"/>
              </w:rPr>
            </w:pPr>
            <w:proofErr w:type="spellStart"/>
            <w:r w:rsidRPr="003378A7">
              <w:rPr>
                <w:rFonts w:asciiTheme="minorHAnsi" w:hAnsiTheme="minorHAnsi" w:cstheme="minorHAnsi"/>
                <w:color w:val="000000"/>
                <w:sz w:val="22"/>
                <w:szCs w:val="22"/>
              </w:rPr>
              <w:t>PyTorch</w:t>
            </w:r>
            <w:proofErr w:type="spellEnd"/>
            <w:r w:rsidRPr="003378A7">
              <w:rPr>
                <w:rFonts w:asciiTheme="minorHAnsi" w:hAnsiTheme="minorHAnsi" w:cstheme="minorHAnsi"/>
                <w:color w:val="000000"/>
                <w:sz w:val="22"/>
                <w:szCs w:val="22"/>
              </w:rPr>
              <w:t xml:space="preserve"> Tutorials</w:t>
            </w:r>
          </w:p>
        </w:tc>
        <w:tc>
          <w:tcPr>
            <w:tcW w:w="723" w:type="pct"/>
            <w:tcBorders>
              <w:top w:val="nil"/>
              <w:left w:val="nil"/>
              <w:bottom w:val="single" w:sz="8" w:space="0" w:color="BFBFBF"/>
              <w:right w:val="single" w:sz="8" w:space="0" w:color="BFBFBF"/>
            </w:tcBorders>
            <w:shd w:val="clear" w:color="auto" w:fill="F2F2F2" w:themeFill="background1" w:themeFillShade="F2"/>
            <w:vAlign w:val="center"/>
            <w:hideMark/>
          </w:tcPr>
          <w:p w14:paraId="6B11E520" w14:textId="77777777" w:rsidR="00E10702" w:rsidRPr="003378A7" w:rsidRDefault="00E10702" w:rsidP="00A23D18">
            <w:pPr>
              <w:rPr>
                <w:rFonts w:asciiTheme="minorHAnsi" w:hAnsiTheme="minorHAnsi" w:cstheme="minorHAnsi"/>
                <w:color w:val="000000"/>
                <w:sz w:val="22"/>
                <w:szCs w:val="22"/>
              </w:rPr>
            </w:pPr>
            <w:proofErr w:type="spellStart"/>
            <w:r w:rsidRPr="003378A7">
              <w:rPr>
                <w:rFonts w:asciiTheme="minorHAnsi" w:hAnsiTheme="minorHAnsi" w:cstheme="minorHAnsi"/>
                <w:color w:val="000000"/>
                <w:sz w:val="22"/>
                <w:szCs w:val="22"/>
              </w:rPr>
              <w:t>pytorch</w:t>
            </w:r>
            <w:proofErr w:type="spellEnd"/>
          </w:p>
        </w:tc>
        <w:tc>
          <w:tcPr>
            <w:tcW w:w="1398" w:type="pct"/>
            <w:tcBorders>
              <w:top w:val="nil"/>
              <w:left w:val="nil"/>
              <w:bottom w:val="single" w:sz="8" w:space="0" w:color="BFBFBF"/>
              <w:right w:val="single" w:sz="8" w:space="0" w:color="BFBFBF"/>
            </w:tcBorders>
            <w:shd w:val="clear" w:color="auto" w:fill="F2F2F2" w:themeFill="background1" w:themeFillShade="F2"/>
            <w:vAlign w:val="center"/>
            <w:hideMark/>
          </w:tcPr>
          <w:p w14:paraId="288FF3B0" w14:textId="77777777" w:rsidR="00E10702" w:rsidRPr="003378A7" w:rsidRDefault="00000000" w:rsidP="00A23D18">
            <w:pPr>
              <w:rPr>
                <w:rFonts w:asciiTheme="minorHAnsi" w:hAnsiTheme="minorHAnsi" w:cstheme="minorHAnsi"/>
                <w:color w:val="467886"/>
                <w:sz w:val="22"/>
                <w:szCs w:val="22"/>
                <w:u w:val="single"/>
              </w:rPr>
            </w:pPr>
            <w:hyperlink r:id="rId115" w:tgtFrame="_new" w:history="1">
              <w:r w:rsidR="00E10702" w:rsidRPr="003378A7">
                <w:rPr>
                  <w:rFonts w:asciiTheme="minorHAnsi" w:hAnsiTheme="minorHAnsi" w:cstheme="minorHAnsi"/>
                  <w:color w:val="467886"/>
                  <w:sz w:val="22"/>
                  <w:szCs w:val="22"/>
                  <w:u w:val="single"/>
                </w:rPr>
                <w:t>https://github.com/pytorch/tutorials</w:t>
              </w:r>
            </w:hyperlink>
          </w:p>
        </w:tc>
        <w:tc>
          <w:tcPr>
            <w:tcW w:w="1059" w:type="pct"/>
            <w:tcBorders>
              <w:top w:val="nil"/>
              <w:left w:val="nil"/>
              <w:bottom w:val="single" w:sz="8" w:space="0" w:color="BFBFBF"/>
              <w:right w:val="single" w:sz="8" w:space="0" w:color="BFBFBF"/>
            </w:tcBorders>
            <w:shd w:val="clear" w:color="auto" w:fill="F2F2F2" w:themeFill="background1" w:themeFillShade="F2"/>
            <w:vAlign w:val="center"/>
            <w:hideMark/>
          </w:tcPr>
          <w:p w14:paraId="3584728B" w14:textId="77777777" w:rsidR="00E10702" w:rsidRPr="003378A7" w:rsidRDefault="00E10702" w:rsidP="00A23D18">
            <w:pPr>
              <w:rPr>
                <w:rFonts w:asciiTheme="minorHAnsi" w:hAnsiTheme="minorHAnsi" w:cstheme="minorHAnsi"/>
                <w:color w:val="000000"/>
                <w:sz w:val="22"/>
                <w:szCs w:val="22"/>
              </w:rPr>
            </w:pPr>
            <w:proofErr w:type="spellStart"/>
            <w:r w:rsidRPr="003378A7">
              <w:rPr>
                <w:rFonts w:asciiTheme="minorHAnsi" w:hAnsiTheme="minorHAnsi" w:cstheme="minorHAnsi"/>
                <w:color w:val="000000"/>
                <w:sz w:val="22"/>
                <w:szCs w:val="22"/>
              </w:rPr>
              <w:t>PyTorch</w:t>
            </w:r>
            <w:proofErr w:type="spellEnd"/>
            <w:r w:rsidRPr="003378A7">
              <w:rPr>
                <w:rFonts w:asciiTheme="minorHAnsi" w:hAnsiTheme="minorHAnsi" w:cstheme="minorHAnsi"/>
                <w:color w:val="000000"/>
                <w:sz w:val="22"/>
                <w:szCs w:val="22"/>
              </w:rPr>
              <w:t xml:space="preserve"> tutorials covering basics, advanced concepts, and research topics.</w:t>
            </w:r>
          </w:p>
        </w:tc>
        <w:tc>
          <w:tcPr>
            <w:tcW w:w="814" w:type="pct"/>
            <w:tcBorders>
              <w:top w:val="nil"/>
              <w:left w:val="nil"/>
              <w:bottom w:val="single" w:sz="8" w:space="0" w:color="BFBFBF"/>
              <w:right w:val="single" w:sz="8" w:space="0" w:color="BFBFBF"/>
            </w:tcBorders>
            <w:shd w:val="clear" w:color="auto" w:fill="F2F2F2" w:themeFill="background1" w:themeFillShade="F2"/>
            <w:vAlign w:val="center"/>
            <w:hideMark/>
          </w:tcPr>
          <w:p w14:paraId="352AFC8A" w14:textId="77777777" w:rsidR="00E10702" w:rsidRPr="003378A7" w:rsidRDefault="00E10702" w:rsidP="00A23D18">
            <w:pPr>
              <w:rPr>
                <w:rFonts w:asciiTheme="minorHAnsi" w:hAnsiTheme="minorHAnsi" w:cstheme="minorHAnsi"/>
                <w:color w:val="000000"/>
                <w:sz w:val="22"/>
                <w:szCs w:val="22"/>
              </w:rPr>
            </w:pPr>
            <w:r w:rsidRPr="003378A7">
              <w:rPr>
                <w:rFonts w:asciiTheme="minorHAnsi" w:hAnsiTheme="minorHAnsi" w:cstheme="minorHAnsi"/>
                <w:color w:val="000000"/>
                <w:sz w:val="22"/>
                <w:szCs w:val="22"/>
              </w:rPr>
              <w:t>Python</w:t>
            </w:r>
          </w:p>
        </w:tc>
      </w:tr>
      <w:tr w:rsidR="00E10702" w:rsidRPr="002A1030" w14:paraId="2F906C31" w14:textId="77777777" w:rsidTr="00A23D18">
        <w:trPr>
          <w:trHeight w:val="1215"/>
        </w:trPr>
        <w:tc>
          <w:tcPr>
            <w:tcW w:w="1006" w:type="pct"/>
            <w:tcBorders>
              <w:top w:val="nil"/>
              <w:left w:val="single" w:sz="8" w:space="0" w:color="BFBFBF"/>
              <w:bottom w:val="single" w:sz="8" w:space="0" w:color="BFBFBF"/>
              <w:right w:val="single" w:sz="8" w:space="0" w:color="BFBFBF"/>
            </w:tcBorders>
            <w:shd w:val="clear" w:color="auto" w:fill="auto"/>
            <w:vAlign w:val="center"/>
            <w:hideMark/>
          </w:tcPr>
          <w:p w14:paraId="6BC0B0F5" w14:textId="77777777" w:rsidR="00E10702" w:rsidRPr="003378A7" w:rsidRDefault="00E10702" w:rsidP="00A23D18">
            <w:pPr>
              <w:rPr>
                <w:rFonts w:asciiTheme="minorHAnsi" w:hAnsiTheme="minorHAnsi" w:cstheme="minorHAnsi"/>
                <w:color w:val="000000"/>
                <w:sz w:val="22"/>
                <w:szCs w:val="22"/>
              </w:rPr>
            </w:pPr>
            <w:r w:rsidRPr="003378A7">
              <w:rPr>
                <w:rFonts w:asciiTheme="minorHAnsi" w:hAnsiTheme="minorHAnsi" w:cstheme="minorHAnsi"/>
                <w:color w:val="000000"/>
                <w:sz w:val="22"/>
                <w:szCs w:val="22"/>
              </w:rPr>
              <w:t>ggplot2</w:t>
            </w:r>
          </w:p>
        </w:tc>
        <w:tc>
          <w:tcPr>
            <w:tcW w:w="723" w:type="pct"/>
            <w:tcBorders>
              <w:top w:val="nil"/>
              <w:left w:val="nil"/>
              <w:bottom w:val="single" w:sz="8" w:space="0" w:color="BFBFBF"/>
              <w:right w:val="single" w:sz="8" w:space="0" w:color="BFBFBF"/>
            </w:tcBorders>
            <w:shd w:val="clear" w:color="auto" w:fill="auto"/>
            <w:vAlign w:val="center"/>
            <w:hideMark/>
          </w:tcPr>
          <w:p w14:paraId="5A51AA0D" w14:textId="77777777" w:rsidR="00E10702" w:rsidRPr="003378A7" w:rsidRDefault="00E10702" w:rsidP="00A23D18">
            <w:pPr>
              <w:rPr>
                <w:rFonts w:asciiTheme="minorHAnsi" w:hAnsiTheme="minorHAnsi" w:cstheme="minorHAnsi"/>
                <w:color w:val="000000"/>
                <w:sz w:val="22"/>
                <w:szCs w:val="22"/>
              </w:rPr>
            </w:pPr>
            <w:proofErr w:type="spellStart"/>
            <w:r w:rsidRPr="003378A7">
              <w:rPr>
                <w:rFonts w:asciiTheme="minorHAnsi" w:hAnsiTheme="minorHAnsi" w:cstheme="minorHAnsi"/>
                <w:color w:val="000000"/>
                <w:sz w:val="22"/>
                <w:szCs w:val="22"/>
              </w:rPr>
              <w:t>tidyverse</w:t>
            </w:r>
            <w:proofErr w:type="spellEnd"/>
          </w:p>
        </w:tc>
        <w:tc>
          <w:tcPr>
            <w:tcW w:w="1398" w:type="pct"/>
            <w:tcBorders>
              <w:top w:val="nil"/>
              <w:left w:val="nil"/>
              <w:bottom w:val="single" w:sz="8" w:space="0" w:color="BFBFBF"/>
              <w:right w:val="single" w:sz="8" w:space="0" w:color="BFBFBF"/>
            </w:tcBorders>
            <w:shd w:val="clear" w:color="auto" w:fill="auto"/>
            <w:vAlign w:val="center"/>
            <w:hideMark/>
          </w:tcPr>
          <w:p w14:paraId="09F5A917" w14:textId="77777777" w:rsidR="00E10702" w:rsidRPr="003378A7" w:rsidRDefault="00000000" w:rsidP="00A23D18">
            <w:pPr>
              <w:rPr>
                <w:rFonts w:asciiTheme="minorHAnsi" w:hAnsiTheme="minorHAnsi" w:cstheme="minorHAnsi"/>
                <w:color w:val="467886"/>
                <w:sz w:val="22"/>
                <w:szCs w:val="22"/>
                <w:u w:val="single"/>
              </w:rPr>
            </w:pPr>
            <w:hyperlink r:id="rId116" w:tgtFrame="_new" w:history="1">
              <w:r w:rsidR="00E10702" w:rsidRPr="003378A7">
                <w:rPr>
                  <w:rFonts w:asciiTheme="minorHAnsi" w:hAnsiTheme="minorHAnsi" w:cstheme="minorHAnsi"/>
                  <w:color w:val="467886"/>
                  <w:sz w:val="22"/>
                  <w:szCs w:val="22"/>
                  <w:u w:val="single"/>
                </w:rPr>
                <w:t>https://github.com/tidyverse/ggplot2</w:t>
              </w:r>
            </w:hyperlink>
          </w:p>
        </w:tc>
        <w:tc>
          <w:tcPr>
            <w:tcW w:w="1059" w:type="pct"/>
            <w:tcBorders>
              <w:top w:val="nil"/>
              <w:left w:val="nil"/>
              <w:bottom w:val="single" w:sz="8" w:space="0" w:color="BFBFBF"/>
              <w:right w:val="single" w:sz="8" w:space="0" w:color="BFBFBF"/>
            </w:tcBorders>
            <w:shd w:val="clear" w:color="auto" w:fill="auto"/>
            <w:vAlign w:val="center"/>
            <w:hideMark/>
          </w:tcPr>
          <w:p w14:paraId="30648E34" w14:textId="77777777" w:rsidR="00E10702" w:rsidRPr="003378A7" w:rsidRDefault="00E10702" w:rsidP="00A23D18">
            <w:pPr>
              <w:rPr>
                <w:rFonts w:asciiTheme="minorHAnsi" w:hAnsiTheme="minorHAnsi" w:cstheme="minorHAnsi"/>
                <w:color w:val="000000"/>
                <w:sz w:val="22"/>
                <w:szCs w:val="22"/>
              </w:rPr>
            </w:pPr>
            <w:r w:rsidRPr="003378A7">
              <w:rPr>
                <w:rFonts w:asciiTheme="minorHAnsi" w:hAnsiTheme="minorHAnsi" w:cstheme="minorHAnsi"/>
                <w:color w:val="000000"/>
                <w:sz w:val="22"/>
                <w:szCs w:val="22"/>
              </w:rPr>
              <w:t>An R package for creating elegant data visualizations using the grammar of graphics.</w:t>
            </w:r>
          </w:p>
        </w:tc>
        <w:tc>
          <w:tcPr>
            <w:tcW w:w="814" w:type="pct"/>
            <w:tcBorders>
              <w:top w:val="nil"/>
              <w:left w:val="nil"/>
              <w:bottom w:val="single" w:sz="8" w:space="0" w:color="BFBFBF"/>
              <w:right w:val="single" w:sz="8" w:space="0" w:color="BFBFBF"/>
            </w:tcBorders>
            <w:shd w:val="clear" w:color="auto" w:fill="auto"/>
            <w:vAlign w:val="center"/>
            <w:hideMark/>
          </w:tcPr>
          <w:p w14:paraId="1CB0393C" w14:textId="77777777" w:rsidR="00E10702" w:rsidRPr="003378A7" w:rsidRDefault="00E10702" w:rsidP="00A23D18">
            <w:pPr>
              <w:rPr>
                <w:rFonts w:asciiTheme="minorHAnsi" w:hAnsiTheme="minorHAnsi" w:cstheme="minorHAnsi"/>
                <w:color w:val="000000"/>
                <w:sz w:val="22"/>
                <w:szCs w:val="22"/>
              </w:rPr>
            </w:pPr>
            <w:r w:rsidRPr="003378A7">
              <w:rPr>
                <w:rFonts w:asciiTheme="minorHAnsi" w:hAnsiTheme="minorHAnsi" w:cstheme="minorHAnsi"/>
                <w:color w:val="000000"/>
                <w:sz w:val="22"/>
                <w:szCs w:val="22"/>
              </w:rPr>
              <w:t>R</w:t>
            </w:r>
          </w:p>
        </w:tc>
      </w:tr>
      <w:tr w:rsidR="00E10702" w:rsidRPr="002A1030" w14:paraId="78119B2C" w14:textId="77777777" w:rsidTr="00A23D18">
        <w:trPr>
          <w:trHeight w:val="1215"/>
        </w:trPr>
        <w:tc>
          <w:tcPr>
            <w:tcW w:w="1006" w:type="pct"/>
            <w:tcBorders>
              <w:top w:val="nil"/>
              <w:left w:val="single" w:sz="8" w:space="0" w:color="BFBFBF"/>
              <w:bottom w:val="single" w:sz="8" w:space="0" w:color="BFBFBF"/>
              <w:right w:val="single" w:sz="8" w:space="0" w:color="BFBFBF"/>
            </w:tcBorders>
            <w:shd w:val="clear" w:color="auto" w:fill="F2F2F2" w:themeFill="background1" w:themeFillShade="F2"/>
            <w:vAlign w:val="center"/>
            <w:hideMark/>
          </w:tcPr>
          <w:p w14:paraId="529372E2" w14:textId="77777777" w:rsidR="00E10702" w:rsidRPr="003378A7" w:rsidRDefault="00E10702" w:rsidP="00A23D18">
            <w:pPr>
              <w:rPr>
                <w:rFonts w:asciiTheme="minorHAnsi" w:hAnsiTheme="minorHAnsi" w:cstheme="minorHAnsi"/>
                <w:color w:val="000000"/>
                <w:sz w:val="22"/>
                <w:szCs w:val="22"/>
              </w:rPr>
            </w:pPr>
            <w:r w:rsidRPr="003378A7">
              <w:rPr>
                <w:rFonts w:asciiTheme="minorHAnsi" w:hAnsiTheme="minorHAnsi" w:cstheme="minorHAnsi"/>
                <w:color w:val="000000"/>
                <w:sz w:val="22"/>
                <w:szCs w:val="22"/>
              </w:rPr>
              <w:lastRenderedPageBreak/>
              <w:t>XGBoost</w:t>
            </w:r>
          </w:p>
        </w:tc>
        <w:tc>
          <w:tcPr>
            <w:tcW w:w="723" w:type="pct"/>
            <w:tcBorders>
              <w:top w:val="nil"/>
              <w:left w:val="nil"/>
              <w:bottom w:val="single" w:sz="8" w:space="0" w:color="BFBFBF"/>
              <w:right w:val="single" w:sz="8" w:space="0" w:color="BFBFBF"/>
            </w:tcBorders>
            <w:shd w:val="clear" w:color="auto" w:fill="F2F2F2" w:themeFill="background1" w:themeFillShade="F2"/>
            <w:vAlign w:val="center"/>
            <w:hideMark/>
          </w:tcPr>
          <w:p w14:paraId="7DAB3532" w14:textId="77777777" w:rsidR="00E10702" w:rsidRPr="003378A7" w:rsidRDefault="00E10702" w:rsidP="00A23D18">
            <w:pPr>
              <w:rPr>
                <w:rFonts w:asciiTheme="minorHAnsi" w:hAnsiTheme="minorHAnsi" w:cstheme="minorHAnsi"/>
                <w:color w:val="000000"/>
                <w:sz w:val="22"/>
                <w:szCs w:val="22"/>
              </w:rPr>
            </w:pPr>
            <w:proofErr w:type="spellStart"/>
            <w:r w:rsidRPr="003378A7">
              <w:rPr>
                <w:rFonts w:asciiTheme="minorHAnsi" w:hAnsiTheme="minorHAnsi" w:cstheme="minorHAnsi"/>
                <w:color w:val="000000"/>
                <w:sz w:val="22"/>
                <w:szCs w:val="22"/>
              </w:rPr>
              <w:t>dmlc</w:t>
            </w:r>
            <w:proofErr w:type="spellEnd"/>
          </w:p>
        </w:tc>
        <w:tc>
          <w:tcPr>
            <w:tcW w:w="1398" w:type="pct"/>
            <w:tcBorders>
              <w:top w:val="nil"/>
              <w:left w:val="nil"/>
              <w:bottom w:val="single" w:sz="8" w:space="0" w:color="BFBFBF"/>
              <w:right w:val="single" w:sz="8" w:space="0" w:color="BFBFBF"/>
            </w:tcBorders>
            <w:shd w:val="clear" w:color="auto" w:fill="F2F2F2" w:themeFill="background1" w:themeFillShade="F2"/>
            <w:vAlign w:val="center"/>
            <w:hideMark/>
          </w:tcPr>
          <w:p w14:paraId="2C24AAFD" w14:textId="77777777" w:rsidR="00E10702" w:rsidRPr="003378A7" w:rsidRDefault="00000000" w:rsidP="00A23D18">
            <w:pPr>
              <w:rPr>
                <w:rFonts w:asciiTheme="minorHAnsi" w:hAnsiTheme="minorHAnsi" w:cstheme="minorHAnsi"/>
                <w:color w:val="467886"/>
                <w:sz w:val="22"/>
                <w:szCs w:val="22"/>
                <w:u w:val="single"/>
              </w:rPr>
            </w:pPr>
            <w:hyperlink r:id="rId117" w:tgtFrame="_new" w:history="1">
              <w:r w:rsidR="00E10702" w:rsidRPr="003378A7">
                <w:rPr>
                  <w:rFonts w:asciiTheme="minorHAnsi" w:hAnsiTheme="minorHAnsi" w:cstheme="minorHAnsi"/>
                  <w:color w:val="467886"/>
                  <w:sz w:val="22"/>
                  <w:szCs w:val="22"/>
                  <w:u w:val="single"/>
                </w:rPr>
                <w:t>https://github.com/dmlc/xgboost</w:t>
              </w:r>
            </w:hyperlink>
          </w:p>
        </w:tc>
        <w:tc>
          <w:tcPr>
            <w:tcW w:w="1059" w:type="pct"/>
            <w:tcBorders>
              <w:top w:val="nil"/>
              <w:left w:val="nil"/>
              <w:bottom w:val="single" w:sz="8" w:space="0" w:color="BFBFBF"/>
              <w:right w:val="single" w:sz="8" w:space="0" w:color="BFBFBF"/>
            </w:tcBorders>
            <w:shd w:val="clear" w:color="auto" w:fill="F2F2F2" w:themeFill="background1" w:themeFillShade="F2"/>
            <w:vAlign w:val="center"/>
            <w:hideMark/>
          </w:tcPr>
          <w:p w14:paraId="15C06E13" w14:textId="77777777" w:rsidR="00E10702" w:rsidRPr="003378A7" w:rsidRDefault="00E10702" w:rsidP="00A23D18">
            <w:pPr>
              <w:rPr>
                <w:rFonts w:asciiTheme="minorHAnsi" w:hAnsiTheme="minorHAnsi" w:cstheme="minorHAnsi"/>
                <w:color w:val="000000"/>
                <w:sz w:val="22"/>
                <w:szCs w:val="22"/>
              </w:rPr>
            </w:pPr>
            <w:r w:rsidRPr="003378A7">
              <w:rPr>
                <w:rFonts w:asciiTheme="minorHAnsi" w:hAnsiTheme="minorHAnsi" w:cstheme="minorHAnsi"/>
                <w:color w:val="000000"/>
                <w:sz w:val="22"/>
                <w:szCs w:val="22"/>
              </w:rPr>
              <w:t>Scalable, portable, and distributed gradient boosting library in Python, R, and other languages.</w:t>
            </w:r>
          </w:p>
        </w:tc>
        <w:tc>
          <w:tcPr>
            <w:tcW w:w="814" w:type="pct"/>
            <w:tcBorders>
              <w:top w:val="nil"/>
              <w:left w:val="nil"/>
              <w:bottom w:val="single" w:sz="8" w:space="0" w:color="BFBFBF"/>
              <w:right w:val="single" w:sz="8" w:space="0" w:color="BFBFBF"/>
            </w:tcBorders>
            <w:shd w:val="clear" w:color="auto" w:fill="F2F2F2" w:themeFill="background1" w:themeFillShade="F2"/>
            <w:vAlign w:val="center"/>
            <w:hideMark/>
          </w:tcPr>
          <w:p w14:paraId="124B914B" w14:textId="77777777" w:rsidR="00E10702" w:rsidRPr="003378A7" w:rsidRDefault="00E10702" w:rsidP="00A23D18">
            <w:pPr>
              <w:rPr>
                <w:rFonts w:asciiTheme="minorHAnsi" w:hAnsiTheme="minorHAnsi" w:cstheme="minorHAnsi"/>
                <w:color w:val="000000"/>
                <w:sz w:val="22"/>
                <w:szCs w:val="22"/>
              </w:rPr>
            </w:pPr>
            <w:r w:rsidRPr="003378A7">
              <w:rPr>
                <w:rFonts w:asciiTheme="minorHAnsi" w:hAnsiTheme="minorHAnsi" w:cstheme="minorHAnsi"/>
                <w:color w:val="000000"/>
                <w:sz w:val="22"/>
                <w:szCs w:val="22"/>
              </w:rPr>
              <w:t>Python, R, Julia, Scala</w:t>
            </w:r>
          </w:p>
        </w:tc>
      </w:tr>
      <w:tr w:rsidR="00E10702" w:rsidRPr="002A1030" w14:paraId="3A0D3A10" w14:textId="77777777" w:rsidTr="00A23D18">
        <w:trPr>
          <w:trHeight w:val="1215"/>
        </w:trPr>
        <w:tc>
          <w:tcPr>
            <w:tcW w:w="1006" w:type="pct"/>
            <w:tcBorders>
              <w:top w:val="nil"/>
              <w:left w:val="single" w:sz="8" w:space="0" w:color="BFBFBF"/>
              <w:bottom w:val="single" w:sz="8" w:space="0" w:color="BFBFBF"/>
              <w:right w:val="single" w:sz="8" w:space="0" w:color="BFBFBF"/>
            </w:tcBorders>
            <w:shd w:val="clear" w:color="auto" w:fill="auto"/>
            <w:vAlign w:val="center"/>
            <w:hideMark/>
          </w:tcPr>
          <w:p w14:paraId="567AD846" w14:textId="77777777" w:rsidR="00E10702" w:rsidRPr="003378A7" w:rsidRDefault="00E10702" w:rsidP="00A23D18">
            <w:pPr>
              <w:rPr>
                <w:rFonts w:asciiTheme="minorHAnsi" w:hAnsiTheme="minorHAnsi" w:cstheme="minorHAnsi"/>
                <w:color w:val="000000"/>
                <w:sz w:val="22"/>
                <w:szCs w:val="22"/>
              </w:rPr>
            </w:pPr>
            <w:r w:rsidRPr="003378A7">
              <w:rPr>
                <w:rFonts w:asciiTheme="minorHAnsi" w:hAnsiTheme="minorHAnsi" w:cstheme="minorHAnsi"/>
                <w:color w:val="000000"/>
                <w:sz w:val="22"/>
                <w:szCs w:val="22"/>
              </w:rPr>
              <w:t>R-Bloggers</w:t>
            </w:r>
          </w:p>
        </w:tc>
        <w:tc>
          <w:tcPr>
            <w:tcW w:w="723" w:type="pct"/>
            <w:tcBorders>
              <w:top w:val="nil"/>
              <w:left w:val="nil"/>
              <w:bottom w:val="single" w:sz="8" w:space="0" w:color="BFBFBF"/>
              <w:right w:val="single" w:sz="8" w:space="0" w:color="BFBFBF"/>
            </w:tcBorders>
            <w:shd w:val="clear" w:color="auto" w:fill="auto"/>
            <w:vAlign w:val="center"/>
            <w:hideMark/>
          </w:tcPr>
          <w:p w14:paraId="41C7E7D8" w14:textId="77777777" w:rsidR="00E10702" w:rsidRPr="003378A7" w:rsidRDefault="00E10702" w:rsidP="00A23D18">
            <w:pPr>
              <w:rPr>
                <w:rFonts w:asciiTheme="minorHAnsi" w:hAnsiTheme="minorHAnsi" w:cstheme="minorHAnsi"/>
                <w:color w:val="000000"/>
                <w:sz w:val="22"/>
                <w:szCs w:val="22"/>
              </w:rPr>
            </w:pPr>
            <w:r w:rsidRPr="003378A7">
              <w:rPr>
                <w:rFonts w:asciiTheme="minorHAnsi" w:hAnsiTheme="minorHAnsi" w:cstheme="minorHAnsi"/>
                <w:color w:val="000000"/>
                <w:sz w:val="22"/>
                <w:szCs w:val="22"/>
              </w:rPr>
              <w:t>R-Bloggers</w:t>
            </w:r>
          </w:p>
        </w:tc>
        <w:tc>
          <w:tcPr>
            <w:tcW w:w="1398" w:type="pct"/>
            <w:tcBorders>
              <w:top w:val="nil"/>
              <w:left w:val="nil"/>
              <w:bottom w:val="single" w:sz="8" w:space="0" w:color="BFBFBF"/>
              <w:right w:val="single" w:sz="8" w:space="0" w:color="BFBFBF"/>
            </w:tcBorders>
            <w:shd w:val="clear" w:color="auto" w:fill="auto"/>
            <w:vAlign w:val="center"/>
            <w:hideMark/>
          </w:tcPr>
          <w:p w14:paraId="2D163152" w14:textId="77777777" w:rsidR="00E10702" w:rsidRPr="003378A7" w:rsidRDefault="00000000" w:rsidP="00A23D18">
            <w:pPr>
              <w:rPr>
                <w:rFonts w:asciiTheme="minorHAnsi" w:hAnsiTheme="minorHAnsi" w:cstheme="minorHAnsi"/>
                <w:color w:val="467886"/>
                <w:sz w:val="22"/>
                <w:szCs w:val="22"/>
                <w:u w:val="single"/>
              </w:rPr>
            </w:pPr>
            <w:hyperlink r:id="rId118" w:tgtFrame="_new" w:history="1">
              <w:r w:rsidR="00E10702" w:rsidRPr="003378A7">
                <w:rPr>
                  <w:rFonts w:asciiTheme="minorHAnsi" w:hAnsiTheme="minorHAnsi" w:cstheme="minorHAnsi"/>
                  <w:color w:val="467886"/>
                  <w:sz w:val="22"/>
                  <w:szCs w:val="22"/>
                  <w:u w:val="single"/>
                </w:rPr>
                <w:t>https://github.com/r-bloggers/R-Bloggers</w:t>
              </w:r>
            </w:hyperlink>
          </w:p>
        </w:tc>
        <w:tc>
          <w:tcPr>
            <w:tcW w:w="1059" w:type="pct"/>
            <w:tcBorders>
              <w:top w:val="nil"/>
              <w:left w:val="nil"/>
              <w:bottom w:val="single" w:sz="8" w:space="0" w:color="BFBFBF"/>
              <w:right w:val="single" w:sz="8" w:space="0" w:color="BFBFBF"/>
            </w:tcBorders>
            <w:shd w:val="clear" w:color="auto" w:fill="auto"/>
            <w:vAlign w:val="center"/>
            <w:hideMark/>
          </w:tcPr>
          <w:p w14:paraId="476EE730" w14:textId="77777777" w:rsidR="00E10702" w:rsidRPr="003378A7" w:rsidRDefault="00E10702" w:rsidP="00A23D18">
            <w:pPr>
              <w:rPr>
                <w:rFonts w:asciiTheme="minorHAnsi" w:hAnsiTheme="minorHAnsi" w:cstheme="minorHAnsi"/>
                <w:color w:val="000000"/>
                <w:sz w:val="22"/>
                <w:szCs w:val="22"/>
              </w:rPr>
            </w:pPr>
            <w:r w:rsidRPr="003378A7">
              <w:rPr>
                <w:rFonts w:asciiTheme="minorHAnsi" w:hAnsiTheme="minorHAnsi" w:cstheme="minorHAnsi"/>
                <w:color w:val="000000"/>
                <w:sz w:val="22"/>
                <w:szCs w:val="22"/>
              </w:rPr>
              <w:t>A collection of R scripts and projects from the R-Bloggers community, focused on various data science topics.</w:t>
            </w:r>
          </w:p>
        </w:tc>
        <w:tc>
          <w:tcPr>
            <w:tcW w:w="814" w:type="pct"/>
            <w:tcBorders>
              <w:top w:val="nil"/>
              <w:left w:val="nil"/>
              <w:bottom w:val="single" w:sz="8" w:space="0" w:color="BFBFBF"/>
              <w:right w:val="single" w:sz="8" w:space="0" w:color="BFBFBF"/>
            </w:tcBorders>
            <w:shd w:val="clear" w:color="auto" w:fill="auto"/>
            <w:vAlign w:val="center"/>
            <w:hideMark/>
          </w:tcPr>
          <w:p w14:paraId="04A7F276" w14:textId="77777777" w:rsidR="00E10702" w:rsidRPr="003378A7" w:rsidRDefault="00E10702" w:rsidP="00A23D18">
            <w:pPr>
              <w:rPr>
                <w:rFonts w:asciiTheme="minorHAnsi" w:hAnsiTheme="minorHAnsi" w:cstheme="minorHAnsi"/>
                <w:color w:val="000000"/>
                <w:sz w:val="22"/>
                <w:szCs w:val="22"/>
              </w:rPr>
            </w:pPr>
            <w:r w:rsidRPr="003378A7">
              <w:rPr>
                <w:rFonts w:asciiTheme="minorHAnsi" w:hAnsiTheme="minorHAnsi" w:cstheme="minorHAnsi"/>
                <w:color w:val="000000"/>
                <w:sz w:val="22"/>
                <w:szCs w:val="22"/>
              </w:rPr>
              <w:t>R</w:t>
            </w:r>
          </w:p>
        </w:tc>
      </w:tr>
      <w:tr w:rsidR="00E10702" w:rsidRPr="002A1030" w14:paraId="1F17D727" w14:textId="77777777" w:rsidTr="00A23D18">
        <w:trPr>
          <w:trHeight w:val="615"/>
        </w:trPr>
        <w:tc>
          <w:tcPr>
            <w:tcW w:w="1006" w:type="pct"/>
            <w:tcBorders>
              <w:top w:val="nil"/>
              <w:left w:val="single" w:sz="8" w:space="0" w:color="BFBFBF"/>
              <w:bottom w:val="single" w:sz="8" w:space="0" w:color="BFBFBF"/>
              <w:right w:val="single" w:sz="8" w:space="0" w:color="BFBFBF"/>
            </w:tcBorders>
            <w:shd w:val="clear" w:color="auto" w:fill="F2F2F2" w:themeFill="background1" w:themeFillShade="F2"/>
            <w:vAlign w:val="center"/>
            <w:hideMark/>
          </w:tcPr>
          <w:p w14:paraId="28793D33" w14:textId="77777777" w:rsidR="00E10702" w:rsidRPr="003378A7" w:rsidRDefault="00E10702" w:rsidP="00A23D18">
            <w:pPr>
              <w:rPr>
                <w:rFonts w:asciiTheme="minorHAnsi" w:hAnsiTheme="minorHAnsi" w:cstheme="minorHAnsi"/>
                <w:color w:val="000000"/>
                <w:sz w:val="22"/>
                <w:szCs w:val="22"/>
              </w:rPr>
            </w:pPr>
            <w:r w:rsidRPr="003378A7">
              <w:rPr>
                <w:rFonts w:asciiTheme="minorHAnsi" w:hAnsiTheme="minorHAnsi" w:cstheme="minorHAnsi"/>
                <w:color w:val="000000"/>
                <w:sz w:val="22"/>
                <w:szCs w:val="22"/>
              </w:rPr>
              <w:t>SASPy</w:t>
            </w:r>
          </w:p>
        </w:tc>
        <w:tc>
          <w:tcPr>
            <w:tcW w:w="723" w:type="pct"/>
            <w:tcBorders>
              <w:top w:val="nil"/>
              <w:left w:val="nil"/>
              <w:bottom w:val="single" w:sz="8" w:space="0" w:color="BFBFBF"/>
              <w:right w:val="single" w:sz="8" w:space="0" w:color="BFBFBF"/>
            </w:tcBorders>
            <w:shd w:val="clear" w:color="auto" w:fill="F2F2F2" w:themeFill="background1" w:themeFillShade="F2"/>
            <w:vAlign w:val="center"/>
            <w:hideMark/>
          </w:tcPr>
          <w:p w14:paraId="4E2D88A5" w14:textId="77777777" w:rsidR="00E10702" w:rsidRPr="003378A7" w:rsidRDefault="00E10702" w:rsidP="00A23D18">
            <w:pPr>
              <w:rPr>
                <w:rFonts w:asciiTheme="minorHAnsi" w:hAnsiTheme="minorHAnsi" w:cstheme="minorHAnsi"/>
                <w:color w:val="000000"/>
                <w:sz w:val="22"/>
                <w:szCs w:val="22"/>
              </w:rPr>
            </w:pPr>
            <w:proofErr w:type="spellStart"/>
            <w:r w:rsidRPr="003378A7">
              <w:rPr>
                <w:rFonts w:asciiTheme="minorHAnsi" w:hAnsiTheme="minorHAnsi" w:cstheme="minorHAnsi"/>
                <w:color w:val="000000"/>
                <w:sz w:val="22"/>
                <w:szCs w:val="22"/>
              </w:rPr>
              <w:t>sassoftware</w:t>
            </w:r>
            <w:proofErr w:type="spellEnd"/>
          </w:p>
        </w:tc>
        <w:tc>
          <w:tcPr>
            <w:tcW w:w="1398" w:type="pct"/>
            <w:tcBorders>
              <w:top w:val="nil"/>
              <w:left w:val="nil"/>
              <w:bottom w:val="single" w:sz="8" w:space="0" w:color="BFBFBF"/>
              <w:right w:val="single" w:sz="8" w:space="0" w:color="BFBFBF"/>
            </w:tcBorders>
            <w:shd w:val="clear" w:color="auto" w:fill="F2F2F2" w:themeFill="background1" w:themeFillShade="F2"/>
            <w:vAlign w:val="center"/>
            <w:hideMark/>
          </w:tcPr>
          <w:p w14:paraId="43E007D8" w14:textId="77777777" w:rsidR="00E10702" w:rsidRPr="003378A7" w:rsidRDefault="00000000" w:rsidP="00A23D18">
            <w:pPr>
              <w:rPr>
                <w:rFonts w:asciiTheme="minorHAnsi" w:hAnsiTheme="minorHAnsi" w:cstheme="minorHAnsi"/>
                <w:color w:val="467886"/>
                <w:sz w:val="22"/>
                <w:szCs w:val="22"/>
                <w:u w:val="single"/>
              </w:rPr>
            </w:pPr>
            <w:hyperlink r:id="rId119" w:tgtFrame="_new" w:history="1">
              <w:r w:rsidR="00E10702" w:rsidRPr="003378A7">
                <w:rPr>
                  <w:rFonts w:asciiTheme="minorHAnsi" w:hAnsiTheme="minorHAnsi" w:cstheme="minorHAnsi"/>
                  <w:color w:val="467886"/>
                  <w:sz w:val="22"/>
                  <w:szCs w:val="22"/>
                  <w:u w:val="single"/>
                </w:rPr>
                <w:t>https://github.com/sassoftware/saspy</w:t>
              </w:r>
            </w:hyperlink>
          </w:p>
        </w:tc>
        <w:tc>
          <w:tcPr>
            <w:tcW w:w="1059" w:type="pct"/>
            <w:tcBorders>
              <w:top w:val="nil"/>
              <w:left w:val="nil"/>
              <w:bottom w:val="single" w:sz="8" w:space="0" w:color="BFBFBF"/>
              <w:right w:val="single" w:sz="8" w:space="0" w:color="BFBFBF"/>
            </w:tcBorders>
            <w:shd w:val="clear" w:color="auto" w:fill="F2F2F2" w:themeFill="background1" w:themeFillShade="F2"/>
            <w:vAlign w:val="center"/>
            <w:hideMark/>
          </w:tcPr>
          <w:p w14:paraId="0499C483" w14:textId="77777777" w:rsidR="00E10702" w:rsidRPr="003378A7" w:rsidRDefault="00E10702" w:rsidP="00A23D18">
            <w:pPr>
              <w:rPr>
                <w:rFonts w:asciiTheme="minorHAnsi" w:hAnsiTheme="minorHAnsi" w:cstheme="minorHAnsi"/>
                <w:color w:val="000000"/>
                <w:sz w:val="22"/>
                <w:szCs w:val="22"/>
              </w:rPr>
            </w:pPr>
            <w:r w:rsidRPr="003378A7">
              <w:rPr>
                <w:rFonts w:asciiTheme="minorHAnsi" w:hAnsiTheme="minorHAnsi" w:cstheme="minorHAnsi"/>
                <w:color w:val="000000"/>
                <w:sz w:val="22"/>
                <w:szCs w:val="22"/>
              </w:rPr>
              <w:t>A Python library to connect to and run SAS from Python.</w:t>
            </w:r>
          </w:p>
        </w:tc>
        <w:tc>
          <w:tcPr>
            <w:tcW w:w="814" w:type="pct"/>
            <w:tcBorders>
              <w:top w:val="nil"/>
              <w:left w:val="nil"/>
              <w:bottom w:val="single" w:sz="8" w:space="0" w:color="BFBFBF"/>
              <w:right w:val="single" w:sz="8" w:space="0" w:color="BFBFBF"/>
            </w:tcBorders>
            <w:shd w:val="clear" w:color="auto" w:fill="F2F2F2" w:themeFill="background1" w:themeFillShade="F2"/>
            <w:vAlign w:val="center"/>
            <w:hideMark/>
          </w:tcPr>
          <w:p w14:paraId="1A147D4E" w14:textId="77777777" w:rsidR="00E10702" w:rsidRPr="003378A7" w:rsidRDefault="00E10702" w:rsidP="00A23D18">
            <w:pPr>
              <w:rPr>
                <w:rFonts w:asciiTheme="minorHAnsi" w:hAnsiTheme="minorHAnsi" w:cstheme="minorHAnsi"/>
                <w:color w:val="000000"/>
                <w:sz w:val="22"/>
                <w:szCs w:val="22"/>
              </w:rPr>
            </w:pPr>
            <w:r w:rsidRPr="003378A7">
              <w:rPr>
                <w:rFonts w:asciiTheme="minorHAnsi" w:hAnsiTheme="minorHAnsi" w:cstheme="minorHAnsi"/>
                <w:color w:val="000000"/>
                <w:sz w:val="22"/>
                <w:szCs w:val="22"/>
              </w:rPr>
              <w:t>Python, SAS</w:t>
            </w:r>
          </w:p>
        </w:tc>
      </w:tr>
      <w:tr w:rsidR="00E10702" w:rsidRPr="002A1030" w14:paraId="101AEE14" w14:textId="77777777" w:rsidTr="00A23D18">
        <w:trPr>
          <w:trHeight w:val="1215"/>
        </w:trPr>
        <w:tc>
          <w:tcPr>
            <w:tcW w:w="1006" w:type="pct"/>
            <w:tcBorders>
              <w:top w:val="nil"/>
              <w:left w:val="single" w:sz="8" w:space="0" w:color="BFBFBF"/>
              <w:bottom w:val="single" w:sz="8" w:space="0" w:color="BFBFBF"/>
              <w:right w:val="single" w:sz="8" w:space="0" w:color="BFBFBF"/>
            </w:tcBorders>
            <w:shd w:val="clear" w:color="auto" w:fill="auto"/>
            <w:vAlign w:val="center"/>
            <w:hideMark/>
          </w:tcPr>
          <w:p w14:paraId="70A5C762" w14:textId="77777777" w:rsidR="00E10702" w:rsidRPr="003378A7" w:rsidRDefault="00E10702" w:rsidP="00A23D18">
            <w:pPr>
              <w:rPr>
                <w:rFonts w:asciiTheme="minorHAnsi" w:hAnsiTheme="minorHAnsi" w:cstheme="minorHAnsi"/>
                <w:color w:val="000000"/>
                <w:sz w:val="22"/>
                <w:szCs w:val="22"/>
              </w:rPr>
            </w:pPr>
            <w:r w:rsidRPr="003378A7">
              <w:rPr>
                <w:rFonts w:asciiTheme="minorHAnsi" w:hAnsiTheme="minorHAnsi" w:cstheme="minorHAnsi"/>
                <w:color w:val="000000"/>
                <w:sz w:val="22"/>
                <w:szCs w:val="22"/>
              </w:rPr>
              <w:t>Advanced SAS</w:t>
            </w:r>
          </w:p>
        </w:tc>
        <w:tc>
          <w:tcPr>
            <w:tcW w:w="723" w:type="pct"/>
            <w:tcBorders>
              <w:top w:val="nil"/>
              <w:left w:val="nil"/>
              <w:bottom w:val="single" w:sz="8" w:space="0" w:color="BFBFBF"/>
              <w:right w:val="single" w:sz="8" w:space="0" w:color="BFBFBF"/>
            </w:tcBorders>
            <w:shd w:val="clear" w:color="auto" w:fill="auto"/>
            <w:vAlign w:val="center"/>
            <w:hideMark/>
          </w:tcPr>
          <w:p w14:paraId="22DF011A" w14:textId="77777777" w:rsidR="00E10702" w:rsidRPr="003378A7" w:rsidRDefault="00E10702" w:rsidP="00A23D18">
            <w:pPr>
              <w:rPr>
                <w:rFonts w:asciiTheme="minorHAnsi" w:hAnsiTheme="minorHAnsi" w:cstheme="minorHAnsi"/>
                <w:color w:val="000000"/>
                <w:sz w:val="22"/>
                <w:szCs w:val="22"/>
              </w:rPr>
            </w:pPr>
            <w:r w:rsidRPr="003378A7">
              <w:rPr>
                <w:rFonts w:asciiTheme="minorHAnsi" w:hAnsiTheme="minorHAnsi" w:cstheme="minorHAnsi"/>
                <w:color w:val="000000"/>
                <w:sz w:val="22"/>
                <w:szCs w:val="22"/>
              </w:rPr>
              <w:t>advanced-</w:t>
            </w:r>
            <w:proofErr w:type="spellStart"/>
            <w:r w:rsidRPr="003378A7">
              <w:rPr>
                <w:rFonts w:asciiTheme="minorHAnsi" w:hAnsiTheme="minorHAnsi" w:cstheme="minorHAnsi"/>
                <w:color w:val="000000"/>
                <w:sz w:val="22"/>
                <w:szCs w:val="22"/>
              </w:rPr>
              <w:t>sas</w:t>
            </w:r>
            <w:proofErr w:type="spellEnd"/>
          </w:p>
        </w:tc>
        <w:tc>
          <w:tcPr>
            <w:tcW w:w="1398" w:type="pct"/>
            <w:tcBorders>
              <w:top w:val="nil"/>
              <w:left w:val="nil"/>
              <w:bottom w:val="single" w:sz="8" w:space="0" w:color="BFBFBF"/>
              <w:right w:val="single" w:sz="8" w:space="0" w:color="BFBFBF"/>
            </w:tcBorders>
            <w:shd w:val="clear" w:color="auto" w:fill="auto"/>
            <w:vAlign w:val="center"/>
            <w:hideMark/>
          </w:tcPr>
          <w:p w14:paraId="6039F7B8" w14:textId="77777777" w:rsidR="00E10702" w:rsidRPr="003378A7" w:rsidRDefault="00000000" w:rsidP="00A23D18">
            <w:pPr>
              <w:rPr>
                <w:rFonts w:asciiTheme="minorHAnsi" w:hAnsiTheme="minorHAnsi" w:cstheme="minorHAnsi"/>
                <w:color w:val="467886"/>
                <w:sz w:val="22"/>
                <w:szCs w:val="22"/>
                <w:u w:val="single"/>
              </w:rPr>
            </w:pPr>
            <w:hyperlink r:id="rId120" w:tgtFrame="_new" w:history="1">
              <w:r w:rsidR="00E10702" w:rsidRPr="003378A7">
                <w:rPr>
                  <w:rFonts w:asciiTheme="minorHAnsi" w:hAnsiTheme="minorHAnsi" w:cstheme="minorHAnsi"/>
                  <w:color w:val="467886"/>
                  <w:sz w:val="22"/>
                  <w:szCs w:val="22"/>
                  <w:u w:val="single"/>
                </w:rPr>
                <w:t>https://github.com/advanced-sas</w:t>
              </w:r>
            </w:hyperlink>
          </w:p>
        </w:tc>
        <w:tc>
          <w:tcPr>
            <w:tcW w:w="1059" w:type="pct"/>
            <w:tcBorders>
              <w:top w:val="nil"/>
              <w:left w:val="nil"/>
              <w:bottom w:val="single" w:sz="8" w:space="0" w:color="BFBFBF"/>
              <w:right w:val="single" w:sz="8" w:space="0" w:color="BFBFBF"/>
            </w:tcBorders>
            <w:shd w:val="clear" w:color="auto" w:fill="auto"/>
            <w:vAlign w:val="center"/>
            <w:hideMark/>
          </w:tcPr>
          <w:p w14:paraId="2AE12D4E" w14:textId="77777777" w:rsidR="00E10702" w:rsidRPr="003378A7" w:rsidRDefault="00E10702" w:rsidP="00A23D18">
            <w:pPr>
              <w:rPr>
                <w:rFonts w:asciiTheme="minorHAnsi" w:hAnsiTheme="minorHAnsi" w:cstheme="minorHAnsi"/>
                <w:color w:val="000000"/>
                <w:sz w:val="22"/>
                <w:szCs w:val="22"/>
              </w:rPr>
            </w:pPr>
            <w:r w:rsidRPr="003378A7">
              <w:rPr>
                <w:rFonts w:asciiTheme="minorHAnsi" w:hAnsiTheme="minorHAnsi" w:cstheme="minorHAnsi"/>
                <w:color w:val="000000"/>
                <w:sz w:val="22"/>
                <w:szCs w:val="22"/>
              </w:rPr>
              <w:t>A repository with advanced SAS programming techniques and examples for experienced SAS users.</w:t>
            </w:r>
          </w:p>
        </w:tc>
        <w:tc>
          <w:tcPr>
            <w:tcW w:w="814" w:type="pct"/>
            <w:tcBorders>
              <w:top w:val="nil"/>
              <w:left w:val="nil"/>
              <w:bottom w:val="single" w:sz="8" w:space="0" w:color="BFBFBF"/>
              <w:right w:val="single" w:sz="8" w:space="0" w:color="BFBFBF"/>
            </w:tcBorders>
            <w:shd w:val="clear" w:color="auto" w:fill="auto"/>
            <w:vAlign w:val="center"/>
            <w:hideMark/>
          </w:tcPr>
          <w:p w14:paraId="1B93CC8D" w14:textId="77777777" w:rsidR="00E10702" w:rsidRPr="003378A7" w:rsidRDefault="00E10702" w:rsidP="00A23D18">
            <w:pPr>
              <w:rPr>
                <w:rFonts w:asciiTheme="minorHAnsi" w:hAnsiTheme="minorHAnsi" w:cstheme="minorHAnsi"/>
                <w:color w:val="000000"/>
                <w:sz w:val="22"/>
                <w:szCs w:val="22"/>
              </w:rPr>
            </w:pPr>
            <w:r w:rsidRPr="003378A7">
              <w:rPr>
                <w:rFonts w:asciiTheme="minorHAnsi" w:hAnsiTheme="minorHAnsi" w:cstheme="minorHAnsi"/>
                <w:color w:val="000000"/>
                <w:sz w:val="22"/>
                <w:szCs w:val="22"/>
              </w:rPr>
              <w:t>SAS</w:t>
            </w:r>
          </w:p>
        </w:tc>
      </w:tr>
      <w:tr w:rsidR="00E10702" w:rsidRPr="002A1030" w14:paraId="05C754CE" w14:textId="77777777" w:rsidTr="00A23D18">
        <w:trPr>
          <w:trHeight w:val="915"/>
        </w:trPr>
        <w:tc>
          <w:tcPr>
            <w:tcW w:w="1006" w:type="pct"/>
            <w:tcBorders>
              <w:top w:val="nil"/>
              <w:left w:val="single" w:sz="8" w:space="0" w:color="BFBFBF"/>
              <w:bottom w:val="single" w:sz="8" w:space="0" w:color="BFBFBF"/>
              <w:right w:val="single" w:sz="8" w:space="0" w:color="BFBFBF"/>
            </w:tcBorders>
            <w:shd w:val="clear" w:color="auto" w:fill="F2F2F2" w:themeFill="background1" w:themeFillShade="F2"/>
            <w:vAlign w:val="center"/>
            <w:hideMark/>
          </w:tcPr>
          <w:p w14:paraId="742C3939" w14:textId="77777777" w:rsidR="00E10702" w:rsidRPr="003378A7" w:rsidRDefault="00E10702" w:rsidP="00A23D18">
            <w:pPr>
              <w:rPr>
                <w:rFonts w:asciiTheme="minorHAnsi" w:hAnsiTheme="minorHAnsi" w:cstheme="minorHAnsi"/>
                <w:color w:val="000000"/>
                <w:sz w:val="22"/>
                <w:szCs w:val="22"/>
              </w:rPr>
            </w:pPr>
            <w:r w:rsidRPr="003378A7">
              <w:rPr>
                <w:rFonts w:asciiTheme="minorHAnsi" w:hAnsiTheme="minorHAnsi" w:cstheme="minorHAnsi"/>
                <w:color w:val="000000"/>
                <w:sz w:val="22"/>
                <w:szCs w:val="22"/>
              </w:rPr>
              <w:t>Machine Learning for Beginners</w:t>
            </w:r>
          </w:p>
        </w:tc>
        <w:tc>
          <w:tcPr>
            <w:tcW w:w="723" w:type="pct"/>
            <w:tcBorders>
              <w:top w:val="nil"/>
              <w:left w:val="nil"/>
              <w:bottom w:val="single" w:sz="8" w:space="0" w:color="BFBFBF"/>
              <w:right w:val="single" w:sz="8" w:space="0" w:color="BFBFBF"/>
            </w:tcBorders>
            <w:shd w:val="clear" w:color="auto" w:fill="F2F2F2" w:themeFill="background1" w:themeFillShade="F2"/>
            <w:vAlign w:val="center"/>
            <w:hideMark/>
          </w:tcPr>
          <w:p w14:paraId="5F9C363E" w14:textId="77777777" w:rsidR="00E10702" w:rsidRPr="003378A7" w:rsidRDefault="00E10702" w:rsidP="00A23D18">
            <w:pPr>
              <w:rPr>
                <w:rFonts w:asciiTheme="minorHAnsi" w:hAnsiTheme="minorHAnsi" w:cstheme="minorHAnsi"/>
                <w:color w:val="000000"/>
                <w:sz w:val="22"/>
                <w:szCs w:val="22"/>
              </w:rPr>
            </w:pPr>
            <w:proofErr w:type="spellStart"/>
            <w:r w:rsidRPr="003378A7">
              <w:rPr>
                <w:rFonts w:asciiTheme="minorHAnsi" w:hAnsiTheme="minorHAnsi" w:cstheme="minorHAnsi"/>
                <w:color w:val="000000"/>
                <w:sz w:val="22"/>
                <w:szCs w:val="22"/>
              </w:rPr>
              <w:t>microsoft</w:t>
            </w:r>
            <w:proofErr w:type="spellEnd"/>
          </w:p>
        </w:tc>
        <w:tc>
          <w:tcPr>
            <w:tcW w:w="1398" w:type="pct"/>
            <w:tcBorders>
              <w:top w:val="nil"/>
              <w:left w:val="nil"/>
              <w:bottom w:val="single" w:sz="8" w:space="0" w:color="BFBFBF"/>
              <w:right w:val="single" w:sz="8" w:space="0" w:color="BFBFBF"/>
            </w:tcBorders>
            <w:shd w:val="clear" w:color="auto" w:fill="F2F2F2" w:themeFill="background1" w:themeFillShade="F2"/>
            <w:vAlign w:val="center"/>
            <w:hideMark/>
          </w:tcPr>
          <w:p w14:paraId="06D9D027" w14:textId="77777777" w:rsidR="00E10702" w:rsidRPr="003378A7" w:rsidRDefault="00000000" w:rsidP="00A23D18">
            <w:pPr>
              <w:rPr>
                <w:rFonts w:asciiTheme="minorHAnsi" w:hAnsiTheme="minorHAnsi" w:cstheme="minorHAnsi"/>
                <w:color w:val="467886"/>
                <w:sz w:val="22"/>
                <w:szCs w:val="22"/>
                <w:u w:val="single"/>
              </w:rPr>
            </w:pPr>
            <w:hyperlink r:id="rId121" w:tgtFrame="_new" w:history="1">
              <w:r w:rsidR="00E10702" w:rsidRPr="003378A7">
                <w:rPr>
                  <w:rFonts w:asciiTheme="minorHAnsi" w:hAnsiTheme="minorHAnsi" w:cstheme="minorHAnsi"/>
                  <w:color w:val="467886"/>
                  <w:sz w:val="22"/>
                  <w:szCs w:val="22"/>
                  <w:u w:val="single"/>
                </w:rPr>
                <w:t>https://github.com/microsoft/ML-For-Beginners</w:t>
              </w:r>
            </w:hyperlink>
          </w:p>
        </w:tc>
        <w:tc>
          <w:tcPr>
            <w:tcW w:w="1059" w:type="pct"/>
            <w:tcBorders>
              <w:top w:val="nil"/>
              <w:left w:val="nil"/>
              <w:bottom w:val="single" w:sz="8" w:space="0" w:color="BFBFBF"/>
              <w:right w:val="single" w:sz="8" w:space="0" w:color="BFBFBF"/>
            </w:tcBorders>
            <w:shd w:val="clear" w:color="auto" w:fill="F2F2F2" w:themeFill="background1" w:themeFillShade="F2"/>
            <w:vAlign w:val="center"/>
            <w:hideMark/>
          </w:tcPr>
          <w:p w14:paraId="6D1323A9" w14:textId="77777777" w:rsidR="00E10702" w:rsidRPr="003378A7" w:rsidRDefault="00E10702" w:rsidP="00A23D18">
            <w:pPr>
              <w:rPr>
                <w:rFonts w:asciiTheme="minorHAnsi" w:hAnsiTheme="minorHAnsi" w:cstheme="minorHAnsi"/>
                <w:color w:val="000000"/>
                <w:sz w:val="22"/>
                <w:szCs w:val="22"/>
              </w:rPr>
            </w:pPr>
            <w:r w:rsidRPr="003378A7">
              <w:rPr>
                <w:rFonts w:asciiTheme="minorHAnsi" w:hAnsiTheme="minorHAnsi" w:cstheme="minorHAnsi"/>
                <w:color w:val="000000"/>
                <w:sz w:val="22"/>
                <w:szCs w:val="22"/>
              </w:rPr>
              <w:t>A 12-week, 26-lesson curriculum teaching basic machine learning concepts.</w:t>
            </w:r>
          </w:p>
        </w:tc>
        <w:tc>
          <w:tcPr>
            <w:tcW w:w="814" w:type="pct"/>
            <w:tcBorders>
              <w:top w:val="nil"/>
              <w:left w:val="nil"/>
              <w:bottom w:val="single" w:sz="8" w:space="0" w:color="BFBFBF"/>
              <w:right w:val="single" w:sz="8" w:space="0" w:color="BFBFBF"/>
            </w:tcBorders>
            <w:shd w:val="clear" w:color="auto" w:fill="F2F2F2" w:themeFill="background1" w:themeFillShade="F2"/>
            <w:vAlign w:val="center"/>
            <w:hideMark/>
          </w:tcPr>
          <w:p w14:paraId="124BECC7" w14:textId="77777777" w:rsidR="00E10702" w:rsidRPr="003378A7" w:rsidRDefault="00E10702" w:rsidP="00A23D18">
            <w:pPr>
              <w:rPr>
                <w:rFonts w:asciiTheme="minorHAnsi" w:hAnsiTheme="minorHAnsi" w:cstheme="minorHAnsi"/>
                <w:color w:val="000000"/>
                <w:sz w:val="22"/>
                <w:szCs w:val="22"/>
              </w:rPr>
            </w:pPr>
            <w:r w:rsidRPr="003378A7">
              <w:rPr>
                <w:rFonts w:asciiTheme="minorHAnsi" w:hAnsiTheme="minorHAnsi" w:cstheme="minorHAnsi"/>
                <w:color w:val="000000"/>
                <w:sz w:val="22"/>
                <w:szCs w:val="22"/>
              </w:rPr>
              <w:t>Python</w:t>
            </w:r>
          </w:p>
        </w:tc>
      </w:tr>
      <w:tr w:rsidR="00E10702" w:rsidRPr="002A1030" w14:paraId="67A82BB7" w14:textId="77777777" w:rsidTr="00A23D18">
        <w:trPr>
          <w:trHeight w:val="1215"/>
        </w:trPr>
        <w:tc>
          <w:tcPr>
            <w:tcW w:w="1006" w:type="pct"/>
            <w:tcBorders>
              <w:top w:val="nil"/>
              <w:left w:val="single" w:sz="8" w:space="0" w:color="BFBFBF"/>
              <w:bottom w:val="single" w:sz="8" w:space="0" w:color="BFBFBF"/>
              <w:right w:val="single" w:sz="8" w:space="0" w:color="BFBFBF"/>
            </w:tcBorders>
            <w:shd w:val="clear" w:color="auto" w:fill="auto"/>
            <w:vAlign w:val="center"/>
            <w:hideMark/>
          </w:tcPr>
          <w:p w14:paraId="4B0D1364" w14:textId="77777777" w:rsidR="00E10702" w:rsidRPr="003378A7" w:rsidRDefault="00E10702" w:rsidP="00A23D18">
            <w:pPr>
              <w:rPr>
                <w:rFonts w:asciiTheme="minorHAnsi" w:hAnsiTheme="minorHAnsi" w:cstheme="minorHAnsi"/>
                <w:color w:val="000000"/>
                <w:sz w:val="22"/>
                <w:szCs w:val="22"/>
              </w:rPr>
            </w:pPr>
            <w:r w:rsidRPr="003378A7">
              <w:rPr>
                <w:rFonts w:asciiTheme="minorHAnsi" w:hAnsiTheme="minorHAnsi" w:cstheme="minorHAnsi"/>
                <w:color w:val="000000"/>
                <w:sz w:val="22"/>
                <w:szCs w:val="22"/>
              </w:rPr>
              <w:lastRenderedPageBreak/>
              <w:t>Datasets</w:t>
            </w:r>
          </w:p>
        </w:tc>
        <w:tc>
          <w:tcPr>
            <w:tcW w:w="723" w:type="pct"/>
            <w:tcBorders>
              <w:top w:val="nil"/>
              <w:left w:val="nil"/>
              <w:bottom w:val="single" w:sz="8" w:space="0" w:color="BFBFBF"/>
              <w:right w:val="single" w:sz="8" w:space="0" w:color="BFBFBF"/>
            </w:tcBorders>
            <w:shd w:val="clear" w:color="auto" w:fill="auto"/>
            <w:vAlign w:val="center"/>
            <w:hideMark/>
          </w:tcPr>
          <w:p w14:paraId="4FADB1C7" w14:textId="77777777" w:rsidR="00E10702" w:rsidRPr="003378A7" w:rsidRDefault="00E10702" w:rsidP="00A23D18">
            <w:pPr>
              <w:rPr>
                <w:rFonts w:asciiTheme="minorHAnsi" w:hAnsiTheme="minorHAnsi" w:cstheme="minorHAnsi"/>
                <w:color w:val="000000"/>
                <w:sz w:val="22"/>
                <w:szCs w:val="22"/>
              </w:rPr>
            </w:pPr>
            <w:r w:rsidRPr="003378A7">
              <w:rPr>
                <w:rFonts w:asciiTheme="minorHAnsi" w:hAnsiTheme="minorHAnsi" w:cstheme="minorHAnsi"/>
                <w:color w:val="000000"/>
                <w:sz w:val="22"/>
                <w:szCs w:val="22"/>
              </w:rPr>
              <w:t>datasets</w:t>
            </w:r>
          </w:p>
        </w:tc>
        <w:tc>
          <w:tcPr>
            <w:tcW w:w="1398" w:type="pct"/>
            <w:tcBorders>
              <w:top w:val="nil"/>
              <w:left w:val="nil"/>
              <w:bottom w:val="single" w:sz="8" w:space="0" w:color="BFBFBF"/>
              <w:right w:val="single" w:sz="8" w:space="0" w:color="BFBFBF"/>
            </w:tcBorders>
            <w:shd w:val="clear" w:color="auto" w:fill="auto"/>
            <w:vAlign w:val="center"/>
            <w:hideMark/>
          </w:tcPr>
          <w:p w14:paraId="5589FFF3" w14:textId="77777777" w:rsidR="00E10702" w:rsidRPr="003378A7" w:rsidRDefault="00000000" w:rsidP="00A23D18">
            <w:pPr>
              <w:rPr>
                <w:rFonts w:asciiTheme="minorHAnsi" w:hAnsiTheme="minorHAnsi" w:cstheme="minorHAnsi"/>
                <w:color w:val="467886"/>
                <w:sz w:val="22"/>
                <w:szCs w:val="22"/>
                <w:u w:val="single"/>
              </w:rPr>
            </w:pPr>
            <w:hyperlink r:id="rId122" w:tgtFrame="_new" w:history="1">
              <w:r w:rsidR="00E10702" w:rsidRPr="003378A7">
                <w:rPr>
                  <w:rFonts w:asciiTheme="minorHAnsi" w:hAnsiTheme="minorHAnsi" w:cstheme="minorHAnsi"/>
                  <w:color w:val="467886"/>
                  <w:sz w:val="22"/>
                  <w:szCs w:val="22"/>
                  <w:u w:val="single"/>
                </w:rPr>
                <w:t>https://github.com/datasets/datasets</w:t>
              </w:r>
            </w:hyperlink>
          </w:p>
        </w:tc>
        <w:tc>
          <w:tcPr>
            <w:tcW w:w="1059" w:type="pct"/>
            <w:tcBorders>
              <w:top w:val="nil"/>
              <w:left w:val="nil"/>
              <w:bottom w:val="single" w:sz="8" w:space="0" w:color="BFBFBF"/>
              <w:right w:val="single" w:sz="8" w:space="0" w:color="BFBFBF"/>
            </w:tcBorders>
            <w:shd w:val="clear" w:color="auto" w:fill="auto"/>
            <w:vAlign w:val="center"/>
            <w:hideMark/>
          </w:tcPr>
          <w:p w14:paraId="2A2CF342" w14:textId="77777777" w:rsidR="00E10702" w:rsidRPr="003378A7" w:rsidRDefault="00E10702" w:rsidP="00A23D18">
            <w:pPr>
              <w:rPr>
                <w:rFonts w:asciiTheme="minorHAnsi" w:hAnsiTheme="minorHAnsi" w:cstheme="minorHAnsi"/>
                <w:color w:val="000000"/>
                <w:sz w:val="22"/>
                <w:szCs w:val="22"/>
              </w:rPr>
            </w:pPr>
            <w:r w:rsidRPr="003378A7">
              <w:rPr>
                <w:rFonts w:asciiTheme="minorHAnsi" w:hAnsiTheme="minorHAnsi" w:cstheme="minorHAnsi"/>
                <w:color w:val="000000"/>
                <w:sz w:val="22"/>
                <w:szCs w:val="22"/>
              </w:rPr>
              <w:t>A collection of datasets and data utilities to help in data analysis and AI model development.</w:t>
            </w:r>
          </w:p>
        </w:tc>
        <w:tc>
          <w:tcPr>
            <w:tcW w:w="814" w:type="pct"/>
            <w:tcBorders>
              <w:top w:val="nil"/>
              <w:left w:val="nil"/>
              <w:bottom w:val="single" w:sz="8" w:space="0" w:color="BFBFBF"/>
              <w:right w:val="single" w:sz="8" w:space="0" w:color="BFBFBF"/>
            </w:tcBorders>
            <w:shd w:val="clear" w:color="auto" w:fill="auto"/>
            <w:vAlign w:val="center"/>
            <w:hideMark/>
          </w:tcPr>
          <w:p w14:paraId="197CE69F" w14:textId="77777777" w:rsidR="00E10702" w:rsidRPr="003378A7" w:rsidRDefault="00E10702" w:rsidP="00A23D18">
            <w:pPr>
              <w:rPr>
                <w:rFonts w:asciiTheme="minorHAnsi" w:hAnsiTheme="minorHAnsi" w:cstheme="minorHAnsi"/>
                <w:color w:val="000000"/>
                <w:sz w:val="22"/>
                <w:szCs w:val="22"/>
              </w:rPr>
            </w:pPr>
            <w:r w:rsidRPr="003378A7">
              <w:rPr>
                <w:rFonts w:asciiTheme="minorHAnsi" w:hAnsiTheme="minorHAnsi" w:cstheme="minorHAnsi"/>
                <w:color w:val="000000"/>
                <w:sz w:val="22"/>
                <w:szCs w:val="22"/>
              </w:rPr>
              <w:t>Various</w:t>
            </w:r>
          </w:p>
        </w:tc>
      </w:tr>
      <w:tr w:rsidR="00E10702" w:rsidRPr="002A1030" w14:paraId="3D80D98A" w14:textId="77777777" w:rsidTr="00A23D18">
        <w:trPr>
          <w:trHeight w:val="915"/>
        </w:trPr>
        <w:tc>
          <w:tcPr>
            <w:tcW w:w="1006" w:type="pct"/>
            <w:tcBorders>
              <w:top w:val="nil"/>
              <w:left w:val="single" w:sz="8" w:space="0" w:color="BFBFBF"/>
              <w:bottom w:val="single" w:sz="8" w:space="0" w:color="BFBFBF"/>
              <w:right w:val="single" w:sz="8" w:space="0" w:color="BFBFBF"/>
            </w:tcBorders>
            <w:shd w:val="clear" w:color="auto" w:fill="F2F2F2" w:themeFill="background1" w:themeFillShade="F2"/>
            <w:vAlign w:val="center"/>
            <w:hideMark/>
          </w:tcPr>
          <w:p w14:paraId="39A1F009" w14:textId="77777777" w:rsidR="00E10702" w:rsidRPr="003378A7" w:rsidRDefault="00E10702" w:rsidP="00A23D18">
            <w:pPr>
              <w:rPr>
                <w:rFonts w:asciiTheme="minorHAnsi" w:hAnsiTheme="minorHAnsi" w:cstheme="minorHAnsi"/>
                <w:color w:val="000000"/>
                <w:sz w:val="22"/>
                <w:szCs w:val="22"/>
              </w:rPr>
            </w:pPr>
            <w:r w:rsidRPr="003378A7">
              <w:rPr>
                <w:rFonts w:asciiTheme="minorHAnsi" w:hAnsiTheme="minorHAnsi" w:cstheme="minorHAnsi"/>
                <w:color w:val="000000"/>
                <w:sz w:val="22"/>
                <w:szCs w:val="22"/>
              </w:rPr>
              <w:t>Data Science for Business</w:t>
            </w:r>
          </w:p>
        </w:tc>
        <w:tc>
          <w:tcPr>
            <w:tcW w:w="723" w:type="pct"/>
            <w:tcBorders>
              <w:top w:val="nil"/>
              <w:left w:val="nil"/>
              <w:bottom w:val="single" w:sz="8" w:space="0" w:color="BFBFBF"/>
              <w:right w:val="single" w:sz="8" w:space="0" w:color="BFBFBF"/>
            </w:tcBorders>
            <w:shd w:val="clear" w:color="auto" w:fill="F2F2F2" w:themeFill="background1" w:themeFillShade="F2"/>
            <w:vAlign w:val="center"/>
            <w:hideMark/>
          </w:tcPr>
          <w:p w14:paraId="148259F8" w14:textId="77777777" w:rsidR="00E10702" w:rsidRPr="003378A7" w:rsidRDefault="00E10702" w:rsidP="00A23D18">
            <w:pPr>
              <w:rPr>
                <w:rFonts w:asciiTheme="minorHAnsi" w:hAnsiTheme="minorHAnsi" w:cstheme="minorHAnsi"/>
                <w:color w:val="000000"/>
                <w:sz w:val="22"/>
                <w:szCs w:val="22"/>
              </w:rPr>
            </w:pPr>
            <w:proofErr w:type="spellStart"/>
            <w:r w:rsidRPr="003378A7">
              <w:rPr>
                <w:rFonts w:asciiTheme="minorHAnsi" w:hAnsiTheme="minorHAnsi" w:cstheme="minorHAnsi"/>
                <w:color w:val="000000"/>
                <w:sz w:val="22"/>
                <w:szCs w:val="22"/>
              </w:rPr>
              <w:t>svirins</w:t>
            </w:r>
            <w:proofErr w:type="spellEnd"/>
          </w:p>
        </w:tc>
        <w:tc>
          <w:tcPr>
            <w:tcW w:w="1398" w:type="pct"/>
            <w:tcBorders>
              <w:top w:val="nil"/>
              <w:left w:val="nil"/>
              <w:bottom w:val="single" w:sz="8" w:space="0" w:color="BFBFBF"/>
              <w:right w:val="single" w:sz="8" w:space="0" w:color="BFBFBF"/>
            </w:tcBorders>
            <w:shd w:val="clear" w:color="auto" w:fill="F2F2F2" w:themeFill="background1" w:themeFillShade="F2"/>
            <w:vAlign w:val="center"/>
            <w:hideMark/>
          </w:tcPr>
          <w:p w14:paraId="67C24A9F" w14:textId="77777777" w:rsidR="00E10702" w:rsidRPr="003378A7" w:rsidRDefault="00000000" w:rsidP="00A23D18">
            <w:pPr>
              <w:rPr>
                <w:rFonts w:asciiTheme="minorHAnsi" w:hAnsiTheme="minorHAnsi" w:cstheme="minorHAnsi"/>
                <w:color w:val="467886"/>
                <w:sz w:val="22"/>
                <w:szCs w:val="22"/>
                <w:u w:val="single"/>
              </w:rPr>
            </w:pPr>
            <w:hyperlink r:id="rId123" w:tgtFrame="_new" w:history="1">
              <w:r w:rsidR="00E10702" w:rsidRPr="003378A7">
                <w:rPr>
                  <w:rFonts w:asciiTheme="minorHAnsi" w:hAnsiTheme="minorHAnsi" w:cstheme="minorHAnsi"/>
                  <w:color w:val="467886"/>
                  <w:sz w:val="22"/>
                  <w:szCs w:val="22"/>
                  <w:u w:val="single"/>
                </w:rPr>
                <w:t>https://github.com/svirins/Data-Science-for-Business</w:t>
              </w:r>
            </w:hyperlink>
          </w:p>
        </w:tc>
        <w:tc>
          <w:tcPr>
            <w:tcW w:w="1059" w:type="pct"/>
            <w:tcBorders>
              <w:top w:val="nil"/>
              <w:left w:val="nil"/>
              <w:bottom w:val="single" w:sz="8" w:space="0" w:color="BFBFBF"/>
              <w:right w:val="single" w:sz="8" w:space="0" w:color="BFBFBF"/>
            </w:tcBorders>
            <w:shd w:val="clear" w:color="auto" w:fill="F2F2F2" w:themeFill="background1" w:themeFillShade="F2"/>
            <w:vAlign w:val="center"/>
            <w:hideMark/>
          </w:tcPr>
          <w:p w14:paraId="23B59333" w14:textId="77777777" w:rsidR="00E10702" w:rsidRPr="003378A7" w:rsidRDefault="00E10702" w:rsidP="00A23D18">
            <w:pPr>
              <w:rPr>
                <w:rFonts w:asciiTheme="minorHAnsi" w:hAnsiTheme="minorHAnsi" w:cstheme="minorHAnsi"/>
                <w:color w:val="000000"/>
                <w:sz w:val="22"/>
                <w:szCs w:val="22"/>
              </w:rPr>
            </w:pPr>
            <w:r w:rsidRPr="003378A7">
              <w:rPr>
                <w:rFonts w:asciiTheme="minorHAnsi" w:hAnsiTheme="minorHAnsi" w:cstheme="minorHAnsi"/>
                <w:color w:val="000000"/>
                <w:sz w:val="22"/>
                <w:szCs w:val="22"/>
              </w:rPr>
              <w:t>A collection of projects and notebooks related to data science in business contexts.</w:t>
            </w:r>
          </w:p>
        </w:tc>
        <w:tc>
          <w:tcPr>
            <w:tcW w:w="814" w:type="pct"/>
            <w:tcBorders>
              <w:top w:val="nil"/>
              <w:left w:val="nil"/>
              <w:bottom w:val="single" w:sz="8" w:space="0" w:color="BFBFBF"/>
              <w:right w:val="single" w:sz="8" w:space="0" w:color="BFBFBF"/>
            </w:tcBorders>
            <w:shd w:val="clear" w:color="auto" w:fill="F2F2F2" w:themeFill="background1" w:themeFillShade="F2"/>
            <w:vAlign w:val="center"/>
            <w:hideMark/>
          </w:tcPr>
          <w:p w14:paraId="07DCD26A" w14:textId="77777777" w:rsidR="00E10702" w:rsidRPr="003378A7" w:rsidRDefault="00E10702" w:rsidP="00A23D18">
            <w:pPr>
              <w:rPr>
                <w:rFonts w:asciiTheme="minorHAnsi" w:hAnsiTheme="minorHAnsi" w:cstheme="minorHAnsi"/>
                <w:color w:val="000000"/>
                <w:sz w:val="22"/>
                <w:szCs w:val="22"/>
              </w:rPr>
            </w:pPr>
            <w:r w:rsidRPr="003378A7">
              <w:rPr>
                <w:rFonts w:asciiTheme="minorHAnsi" w:hAnsiTheme="minorHAnsi" w:cstheme="minorHAnsi"/>
                <w:color w:val="000000"/>
                <w:sz w:val="22"/>
                <w:szCs w:val="22"/>
              </w:rPr>
              <w:t>Python</w:t>
            </w:r>
          </w:p>
        </w:tc>
      </w:tr>
      <w:tr w:rsidR="00E10702" w:rsidRPr="002A1030" w14:paraId="38591A93" w14:textId="77777777" w:rsidTr="00A23D18">
        <w:trPr>
          <w:trHeight w:val="1215"/>
        </w:trPr>
        <w:tc>
          <w:tcPr>
            <w:tcW w:w="1006" w:type="pct"/>
            <w:tcBorders>
              <w:top w:val="nil"/>
              <w:left w:val="single" w:sz="8" w:space="0" w:color="BFBFBF"/>
              <w:bottom w:val="single" w:sz="8" w:space="0" w:color="BFBFBF"/>
              <w:right w:val="single" w:sz="8" w:space="0" w:color="BFBFBF"/>
            </w:tcBorders>
            <w:shd w:val="clear" w:color="auto" w:fill="auto"/>
            <w:vAlign w:val="center"/>
            <w:hideMark/>
          </w:tcPr>
          <w:p w14:paraId="13266358" w14:textId="77777777" w:rsidR="00E10702" w:rsidRPr="003378A7" w:rsidRDefault="00E10702" w:rsidP="00A23D18">
            <w:pPr>
              <w:rPr>
                <w:rFonts w:asciiTheme="minorHAnsi" w:hAnsiTheme="minorHAnsi" w:cstheme="minorHAnsi"/>
                <w:color w:val="000000"/>
                <w:sz w:val="22"/>
                <w:szCs w:val="22"/>
              </w:rPr>
            </w:pPr>
            <w:r w:rsidRPr="003378A7">
              <w:rPr>
                <w:rFonts w:asciiTheme="minorHAnsi" w:hAnsiTheme="minorHAnsi" w:cstheme="minorHAnsi"/>
                <w:color w:val="000000"/>
                <w:sz w:val="22"/>
                <w:szCs w:val="22"/>
              </w:rPr>
              <w:t>Deep Learning Models</w:t>
            </w:r>
          </w:p>
        </w:tc>
        <w:tc>
          <w:tcPr>
            <w:tcW w:w="723" w:type="pct"/>
            <w:tcBorders>
              <w:top w:val="nil"/>
              <w:left w:val="nil"/>
              <w:bottom w:val="single" w:sz="8" w:space="0" w:color="BFBFBF"/>
              <w:right w:val="single" w:sz="8" w:space="0" w:color="BFBFBF"/>
            </w:tcBorders>
            <w:shd w:val="clear" w:color="auto" w:fill="auto"/>
            <w:vAlign w:val="center"/>
            <w:hideMark/>
          </w:tcPr>
          <w:p w14:paraId="42BDE323" w14:textId="77777777" w:rsidR="00E10702" w:rsidRPr="003378A7" w:rsidRDefault="00E10702" w:rsidP="00A23D18">
            <w:pPr>
              <w:rPr>
                <w:rFonts w:asciiTheme="minorHAnsi" w:hAnsiTheme="minorHAnsi" w:cstheme="minorHAnsi"/>
                <w:color w:val="000000"/>
                <w:sz w:val="22"/>
                <w:szCs w:val="22"/>
              </w:rPr>
            </w:pPr>
            <w:proofErr w:type="spellStart"/>
            <w:r w:rsidRPr="003378A7">
              <w:rPr>
                <w:rFonts w:asciiTheme="minorHAnsi" w:hAnsiTheme="minorHAnsi" w:cstheme="minorHAnsi"/>
                <w:color w:val="000000"/>
                <w:sz w:val="22"/>
                <w:szCs w:val="22"/>
              </w:rPr>
              <w:t>rasbt</w:t>
            </w:r>
            <w:proofErr w:type="spellEnd"/>
          </w:p>
        </w:tc>
        <w:tc>
          <w:tcPr>
            <w:tcW w:w="1398" w:type="pct"/>
            <w:tcBorders>
              <w:top w:val="nil"/>
              <w:left w:val="nil"/>
              <w:bottom w:val="single" w:sz="8" w:space="0" w:color="BFBFBF"/>
              <w:right w:val="single" w:sz="8" w:space="0" w:color="BFBFBF"/>
            </w:tcBorders>
            <w:shd w:val="clear" w:color="auto" w:fill="auto"/>
            <w:vAlign w:val="center"/>
            <w:hideMark/>
          </w:tcPr>
          <w:p w14:paraId="09BF8A16" w14:textId="77777777" w:rsidR="00E10702" w:rsidRPr="003378A7" w:rsidRDefault="00000000" w:rsidP="00A23D18">
            <w:pPr>
              <w:rPr>
                <w:rFonts w:asciiTheme="minorHAnsi" w:hAnsiTheme="minorHAnsi" w:cstheme="minorHAnsi"/>
                <w:color w:val="467886"/>
                <w:sz w:val="22"/>
                <w:szCs w:val="22"/>
                <w:u w:val="single"/>
              </w:rPr>
            </w:pPr>
            <w:hyperlink r:id="rId124" w:tgtFrame="_new" w:history="1">
              <w:r w:rsidR="00E10702" w:rsidRPr="003378A7">
                <w:rPr>
                  <w:rFonts w:asciiTheme="minorHAnsi" w:hAnsiTheme="minorHAnsi" w:cstheme="minorHAnsi"/>
                  <w:color w:val="467886"/>
                  <w:sz w:val="22"/>
                  <w:szCs w:val="22"/>
                  <w:u w:val="single"/>
                </w:rPr>
                <w:t>https://github.com/rasbt/deeplearning-models</w:t>
              </w:r>
            </w:hyperlink>
          </w:p>
        </w:tc>
        <w:tc>
          <w:tcPr>
            <w:tcW w:w="1059" w:type="pct"/>
            <w:tcBorders>
              <w:top w:val="nil"/>
              <w:left w:val="nil"/>
              <w:bottom w:val="single" w:sz="8" w:space="0" w:color="BFBFBF"/>
              <w:right w:val="single" w:sz="8" w:space="0" w:color="BFBFBF"/>
            </w:tcBorders>
            <w:shd w:val="clear" w:color="auto" w:fill="auto"/>
            <w:vAlign w:val="center"/>
            <w:hideMark/>
          </w:tcPr>
          <w:p w14:paraId="142135B4" w14:textId="77777777" w:rsidR="00E10702" w:rsidRPr="003378A7" w:rsidRDefault="00E10702" w:rsidP="00A23D18">
            <w:pPr>
              <w:rPr>
                <w:rFonts w:asciiTheme="minorHAnsi" w:hAnsiTheme="minorHAnsi" w:cstheme="minorHAnsi"/>
                <w:color w:val="000000"/>
                <w:sz w:val="22"/>
                <w:szCs w:val="22"/>
              </w:rPr>
            </w:pPr>
            <w:r w:rsidRPr="003378A7">
              <w:rPr>
                <w:rFonts w:asciiTheme="minorHAnsi" w:hAnsiTheme="minorHAnsi" w:cstheme="minorHAnsi"/>
                <w:color w:val="000000"/>
                <w:sz w:val="22"/>
                <w:szCs w:val="22"/>
              </w:rPr>
              <w:t xml:space="preserve">A collection of deep learning models and algorithms implemented in Python using TensorFlow and </w:t>
            </w:r>
            <w:proofErr w:type="spellStart"/>
            <w:r w:rsidRPr="003378A7">
              <w:rPr>
                <w:rFonts w:asciiTheme="minorHAnsi" w:hAnsiTheme="minorHAnsi" w:cstheme="minorHAnsi"/>
                <w:color w:val="000000"/>
                <w:sz w:val="22"/>
                <w:szCs w:val="22"/>
              </w:rPr>
              <w:t>Keras</w:t>
            </w:r>
            <w:proofErr w:type="spellEnd"/>
            <w:r w:rsidRPr="003378A7">
              <w:rPr>
                <w:rFonts w:asciiTheme="minorHAnsi" w:hAnsiTheme="minorHAnsi" w:cstheme="minorHAnsi"/>
                <w:color w:val="000000"/>
                <w:sz w:val="22"/>
                <w:szCs w:val="22"/>
              </w:rPr>
              <w:t>.</w:t>
            </w:r>
          </w:p>
        </w:tc>
        <w:tc>
          <w:tcPr>
            <w:tcW w:w="814" w:type="pct"/>
            <w:tcBorders>
              <w:top w:val="nil"/>
              <w:left w:val="nil"/>
              <w:bottom w:val="single" w:sz="8" w:space="0" w:color="BFBFBF"/>
              <w:right w:val="single" w:sz="8" w:space="0" w:color="BFBFBF"/>
            </w:tcBorders>
            <w:shd w:val="clear" w:color="auto" w:fill="auto"/>
            <w:vAlign w:val="center"/>
            <w:hideMark/>
          </w:tcPr>
          <w:p w14:paraId="5915E759" w14:textId="77777777" w:rsidR="00E10702" w:rsidRPr="003378A7" w:rsidRDefault="00E10702" w:rsidP="00A23D18">
            <w:pPr>
              <w:rPr>
                <w:rFonts w:asciiTheme="minorHAnsi" w:hAnsiTheme="minorHAnsi" w:cstheme="minorHAnsi"/>
                <w:color w:val="000000"/>
                <w:sz w:val="22"/>
                <w:szCs w:val="22"/>
              </w:rPr>
            </w:pPr>
            <w:r w:rsidRPr="003378A7">
              <w:rPr>
                <w:rFonts w:asciiTheme="minorHAnsi" w:hAnsiTheme="minorHAnsi" w:cstheme="minorHAnsi"/>
                <w:color w:val="000000"/>
                <w:sz w:val="22"/>
                <w:szCs w:val="22"/>
              </w:rPr>
              <w:t>Python</w:t>
            </w:r>
          </w:p>
        </w:tc>
      </w:tr>
      <w:tr w:rsidR="00E10702" w:rsidRPr="002A1030" w14:paraId="67D06E4E" w14:textId="77777777" w:rsidTr="00A23D18">
        <w:trPr>
          <w:trHeight w:val="915"/>
        </w:trPr>
        <w:tc>
          <w:tcPr>
            <w:tcW w:w="1006" w:type="pct"/>
            <w:tcBorders>
              <w:top w:val="nil"/>
              <w:left w:val="single" w:sz="8" w:space="0" w:color="BFBFBF"/>
              <w:bottom w:val="single" w:sz="8" w:space="0" w:color="BFBFBF"/>
              <w:right w:val="single" w:sz="8" w:space="0" w:color="BFBFBF"/>
            </w:tcBorders>
            <w:shd w:val="clear" w:color="auto" w:fill="F2F2F2" w:themeFill="background1" w:themeFillShade="F2"/>
            <w:vAlign w:val="center"/>
            <w:hideMark/>
          </w:tcPr>
          <w:p w14:paraId="4D5D39B1" w14:textId="77777777" w:rsidR="00E10702" w:rsidRPr="003378A7" w:rsidRDefault="00E10702" w:rsidP="00A23D18">
            <w:pPr>
              <w:rPr>
                <w:rFonts w:asciiTheme="minorHAnsi" w:hAnsiTheme="minorHAnsi" w:cstheme="minorHAnsi"/>
                <w:color w:val="000000"/>
                <w:sz w:val="22"/>
                <w:szCs w:val="22"/>
              </w:rPr>
            </w:pPr>
            <w:r w:rsidRPr="003378A7">
              <w:rPr>
                <w:rFonts w:asciiTheme="minorHAnsi" w:hAnsiTheme="minorHAnsi" w:cstheme="minorHAnsi"/>
                <w:color w:val="000000"/>
                <w:sz w:val="22"/>
                <w:szCs w:val="22"/>
              </w:rPr>
              <w:t>Awesome Machine Learning</w:t>
            </w:r>
          </w:p>
        </w:tc>
        <w:tc>
          <w:tcPr>
            <w:tcW w:w="723" w:type="pct"/>
            <w:tcBorders>
              <w:top w:val="nil"/>
              <w:left w:val="nil"/>
              <w:bottom w:val="single" w:sz="8" w:space="0" w:color="BFBFBF"/>
              <w:right w:val="single" w:sz="8" w:space="0" w:color="BFBFBF"/>
            </w:tcBorders>
            <w:shd w:val="clear" w:color="auto" w:fill="F2F2F2" w:themeFill="background1" w:themeFillShade="F2"/>
            <w:vAlign w:val="center"/>
            <w:hideMark/>
          </w:tcPr>
          <w:p w14:paraId="0C7B0F4D" w14:textId="77777777" w:rsidR="00E10702" w:rsidRPr="003378A7" w:rsidRDefault="00E10702" w:rsidP="00A23D18">
            <w:pPr>
              <w:rPr>
                <w:rFonts w:asciiTheme="minorHAnsi" w:hAnsiTheme="minorHAnsi" w:cstheme="minorHAnsi"/>
                <w:color w:val="000000"/>
                <w:sz w:val="22"/>
                <w:szCs w:val="22"/>
              </w:rPr>
            </w:pPr>
            <w:proofErr w:type="spellStart"/>
            <w:r w:rsidRPr="003378A7">
              <w:rPr>
                <w:rFonts w:asciiTheme="minorHAnsi" w:hAnsiTheme="minorHAnsi" w:cstheme="minorHAnsi"/>
                <w:color w:val="000000"/>
                <w:sz w:val="22"/>
                <w:szCs w:val="22"/>
              </w:rPr>
              <w:t>josephmisiti</w:t>
            </w:r>
            <w:proofErr w:type="spellEnd"/>
          </w:p>
        </w:tc>
        <w:tc>
          <w:tcPr>
            <w:tcW w:w="1398" w:type="pct"/>
            <w:tcBorders>
              <w:top w:val="nil"/>
              <w:left w:val="nil"/>
              <w:bottom w:val="single" w:sz="8" w:space="0" w:color="BFBFBF"/>
              <w:right w:val="single" w:sz="8" w:space="0" w:color="BFBFBF"/>
            </w:tcBorders>
            <w:shd w:val="clear" w:color="auto" w:fill="F2F2F2" w:themeFill="background1" w:themeFillShade="F2"/>
            <w:vAlign w:val="center"/>
            <w:hideMark/>
          </w:tcPr>
          <w:p w14:paraId="6806A1D6" w14:textId="77777777" w:rsidR="00E10702" w:rsidRPr="003378A7" w:rsidRDefault="00000000" w:rsidP="00A23D18">
            <w:pPr>
              <w:rPr>
                <w:rFonts w:asciiTheme="minorHAnsi" w:hAnsiTheme="minorHAnsi" w:cstheme="minorHAnsi"/>
                <w:color w:val="467886"/>
                <w:sz w:val="22"/>
                <w:szCs w:val="22"/>
                <w:u w:val="single"/>
              </w:rPr>
            </w:pPr>
            <w:hyperlink r:id="rId125" w:tgtFrame="_new" w:history="1">
              <w:r w:rsidR="00E10702" w:rsidRPr="003378A7">
                <w:rPr>
                  <w:rFonts w:asciiTheme="minorHAnsi" w:hAnsiTheme="minorHAnsi" w:cstheme="minorHAnsi"/>
                  <w:color w:val="467886"/>
                  <w:sz w:val="22"/>
                  <w:szCs w:val="22"/>
                  <w:u w:val="single"/>
                </w:rPr>
                <w:t>https://github.com/josephmisiti/awesome-machine-learning</w:t>
              </w:r>
            </w:hyperlink>
          </w:p>
        </w:tc>
        <w:tc>
          <w:tcPr>
            <w:tcW w:w="1059" w:type="pct"/>
            <w:tcBorders>
              <w:top w:val="nil"/>
              <w:left w:val="nil"/>
              <w:bottom w:val="single" w:sz="8" w:space="0" w:color="BFBFBF"/>
              <w:right w:val="single" w:sz="8" w:space="0" w:color="BFBFBF"/>
            </w:tcBorders>
            <w:shd w:val="clear" w:color="auto" w:fill="F2F2F2" w:themeFill="background1" w:themeFillShade="F2"/>
            <w:vAlign w:val="center"/>
            <w:hideMark/>
          </w:tcPr>
          <w:p w14:paraId="617B76AA" w14:textId="77777777" w:rsidR="00E10702" w:rsidRPr="003378A7" w:rsidRDefault="00E10702" w:rsidP="00A23D18">
            <w:pPr>
              <w:rPr>
                <w:rFonts w:asciiTheme="minorHAnsi" w:hAnsiTheme="minorHAnsi" w:cstheme="minorHAnsi"/>
                <w:color w:val="000000"/>
                <w:sz w:val="22"/>
                <w:szCs w:val="22"/>
              </w:rPr>
            </w:pPr>
            <w:r w:rsidRPr="003378A7">
              <w:rPr>
                <w:rFonts w:asciiTheme="minorHAnsi" w:hAnsiTheme="minorHAnsi" w:cstheme="minorHAnsi"/>
                <w:color w:val="000000"/>
                <w:sz w:val="22"/>
                <w:szCs w:val="22"/>
              </w:rPr>
              <w:t>A curated list of machine learning frameworks, libraries, and software.</w:t>
            </w:r>
          </w:p>
        </w:tc>
        <w:tc>
          <w:tcPr>
            <w:tcW w:w="814" w:type="pct"/>
            <w:tcBorders>
              <w:top w:val="nil"/>
              <w:left w:val="nil"/>
              <w:bottom w:val="single" w:sz="8" w:space="0" w:color="BFBFBF"/>
              <w:right w:val="single" w:sz="8" w:space="0" w:color="BFBFBF"/>
            </w:tcBorders>
            <w:shd w:val="clear" w:color="auto" w:fill="F2F2F2" w:themeFill="background1" w:themeFillShade="F2"/>
            <w:vAlign w:val="center"/>
            <w:hideMark/>
          </w:tcPr>
          <w:p w14:paraId="5884557C" w14:textId="77777777" w:rsidR="00E10702" w:rsidRPr="003378A7" w:rsidRDefault="00E10702" w:rsidP="00A23D18">
            <w:pPr>
              <w:rPr>
                <w:rFonts w:asciiTheme="minorHAnsi" w:hAnsiTheme="minorHAnsi" w:cstheme="minorHAnsi"/>
                <w:color w:val="000000"/>
                <w:sz w:val="22"/>
                <w:szCs w:val="22"/>
              </w:rPr>
            </w:pPr>
            <w:r w:rsidRPr="003378A7">
              <w:rPr>
                <w:rFonts w:asciiTheme="minorHAnsi" w:hAnsiTheme="minorHAnsi" w:cstheme="minorHAnsi"/>
                <w:color w:val="000000"/>
                <w:sz w:val="22"/>
                <w:szCs w:val="22"/>
              </w:rPr>
              <w:t>Various</w:t>
            </w:r>
          </w:p>
        </w:tc>
      </w:tr>
      <w:tr w:rsidR="00E10702" w:rsidRPr="002A1030" w14:paraId="27EB0420" w14:textId="77777777" w:rsidTr="00A23D18">
        <w:trPr>
          <w:trHeight w:val="1215"/>
        </w:trPr>
        <w:tc>
          <w:tcPr>
            <w:tcW w:w="1006" w:type="pct"/>
            <w:tcBorders>
              <w:top w:val="nil"/>
              <w:left w:val="single" w:sz="8" w:space="0" w:color="BFBFBF"/>
              <w:bottom w:val="single" w:sz="8" w:space="0" w:color="BFBFBF"/>
              <w:right w:val="single" w:sz="8" w:space="0" w:color="BFBFBF"/>
            </w:tcBorders>
            <w:shd w:val="clear" w:color="auto" w:fill="auto"/>
            <w:vAlign w:val="center"/>
            <w:hideMark/>
          </w:tcPr>
          <w:p w14:paraId="422494A1" w14:textId="77777777" w:rsidR="00E10702" w:rsidRPr="003378A7" w:rsidRDefault="00E10702" w:rsidP="00A23D18">
            <w:pPr>
              <w:rPr>
                <w:rFonts w:asciiTheme="minorHAnsi" w:hAnsiTheme="minorHAnsi" w:cstheme="minorHAnsi"/>
                <w:color w:val="000000"/>
                <w:sz w:val="22"/>
                <w:szCs w:val="22"/>
              </w:rPr>
            </w:pPr>
            <w:r w:rsidRPr="003378A7">
              <w:rPr>
                <w:rFonts w:asciiTheme="minorHAnsi" w:hAnsiTheme="minorHAnsi" w:cstheme="minorHAnsi"/>
                <w:color w:val="000000"/>
                <w:sz w:val="22"/>
                <w:szCs w:val="22"/>
              </w:rPr>
              <w:t>Hands-On Machine Learning with Scikit-Learn and TensorFlow</w:t>
            </w:r>
          </w:p>
        </w:tc>
        <w:tc>
          <w:tcPr>
            <w:tcW w:w="723" w:type="pct"/>
            <w:tcBorders>
              <w:top w:val="nil"/>
              <w:left w:val="nil"/>
              <w:bottom w:val="single" w:sz="8" w:space="0" w:color="BFBFBF"/>
              <w:right w:val="single" w:sz="8" w:space="0" w:color="BFBFBF"/>
            </w:tcBorders>
            <w:shd w:val="clear" w:color="auto" w:fill="auto"/>
            <w:vAlign w:val="center"/>
            <w:hideMark/>
          </w:tcPr>
          <w:p w14:paraId="1066CCB7" w14:textId="77777777" w:rsidR="00E10702" w:rsidRPr="003378A7" w:rsidRDefault="00E10702" w:rsidP="00A23D18">
            <w:pPr>
              <w:rPr>
                <w:rFonts w:asciiTheme="minorHAnsi" w:hAnsiTheme="minorHAnsi" w:cstheme="minorHAnsi"/>
                <w:color w:val="000000"/>
                <w:sz w:val="22"/>
                <w:szCs w:val="22"/>
              </w:rPr>
            </w:pPr>
            <w:proofErr w:type="spellStart"/>
            <w:r w:rsidRPr="003378A7">
              <w:rPr>
                <w:rFonts w:asciiTheme="minorHAnsi" w:hAnsiTheme="minorHAnsi" w:cstheme="minorHAnsi"/>
                <w:color w:val="000000"/>
                <w:sz w:val="22"/>
                <w:szCs w:val="22"/>
              </w:rPr>
              <w:t>ageron</w:t>
            </w:r>
            <w:proofErr w:type="spellEnd"/>
          </w:p>
        </w:tc>
        <w:tc>
          <w:tcPr>
            <w:tcW w:w="1398" w:type="pct"/>
            <w:tcBorders>
              <w:top w:val="nil"/>
              <w:left w:val="nil"/>
              <w:bottom w:val="single" w:sz="8" w:space="0" w:color="BFBFBF"/>
              <w:right w:val="single" w:sz="8" w:space="0" w:color="BFBFBF"/>
            </w:tcBorders>
            <w:shd w:val="clear" w:color="auto" w:fill="auto"/>
            <w:vAlign w:val="center"/>
            <w:hideMark/>
          </w:tcPr>
          <w:p w14:paraId="52C8555B" w14:textId="77777777" w:rsidR="00E10702" w:rsidRPr="003378A7" w:rsidRDefault="00000000" w:rsidP="00A23D18">
            <w:pPr>
              <w:rPr>
                <w:rFonts w:asciiTheme="minorHAnsi" w:hAnsiTheme="minorHAnsi" w:cstheme="minorHAnsi"/>
                <w:color w:val="467886"/>
                <w:sz w:val="22"/>
                <w:szCs w:val="22"/>
                <w:u w:val="single"/>
              </w:rPr>
            </w:pPr>
            <w:hyperlink r:id="rId126" w:tgtFrame="_new" w:history="1">
              <w:r w:rsidR="00E10702" w:rsidRPr="003378A7">
                <w:rPr>
                  <w:rFonts w:asciiTheme="minorHAnsi" w:hAnsiTheme="minorHAnsi" w:cstheme="minorHAnsi"/>
                  <w:color w:val="467886"/>
                  <w:sz w:val="22"/>
                  <w:szCs w:val="22"/>
                  <w:u w:val="single"/>
                </w:rPr>
                <w:t>https://github.com/ageron/handson-ml2</w:t>
              </w:r>
            </w:hyperlink>
          </w:p>
        </w:tc>
        <w:tc>
          <w:tcPr>
            <w:tcW w:w="1059" w:type="pct"/>
            <w:tcBorders>
              <w:top w:val="nil"/>
              <w:left w:val="nil"/>
              <w:bottom w:val="single" w:sz="8" w:space="0" w:color="BFBFBF"/>
              <w:right w:val="single" w:sz="8" w:space="0" w:color="BFBFBF"/>
            </w:tcBorders>
            <w:shd w:val="clear" w:color="auto" w:fill="auto"/>
            <w:vAlign w:val="center"/>
            <w:hideMark/>
          </w:tcPr>
          <w:p w14:paraId="6A7F6BD5" w14:textId="77777777" w:rsidR="00E10702" w:rsidRPr="003378A7" w:rsidRDefault="00E10702" w:rsidP="00A23D18">
            <w:pPr>
              <w:rPr>
                <w:rFonts w:asciiTheme="minorHAnsi" w:hAnsiTheme="minorHAnsi" w:cstheme="minorHAnsi"/>
                <w:color w:val="000000"/>
                <w:sz w:val="22"/>
                <w:szCs w:val="22"/>
              </w:rPr>
            </w:pPr>
            <w:r w:rsidRPr="003378A7">
              <w:rPr>
                <w:rFonts w:asciiTheme="minorHAnsi" w:hAnsiTheme="minorHAnsi" w:cstheme="minorHAnsi"/>
                <w:color w:val="000000"/>
                <w:sz w:val="22"/>
                <w:szCs w:val="22"/>
              </w:rPr>
              <w:t xml:space="preserve">Code for the book "Hands-On Machine Learning with Scikit-Learn, </w:t>
            </w:r>
            <w:proofErr w:type="spellStart"/>
            <w:r w:rsidRPr="003378A7">
              <w:rPr>
                <w:rFonts w:asciiTheme="minorHAnsi" w:hAnsiTheme="minorHAnsi" w:cstheme="minorHAnsi"/>
                <w:color w:val="000000"/>
                <w:sz w:val="22"/>
                <w:szCs w:val="22"/>
              </w:rPr>
              <w:t>Keras</w:t>
            </w:r>
            <w:proofErr w:type="spellEnd"/>
            <w:r w:rsidRPr="003378A7">
              <w:rPr>
                <w:rFonts w:asciiTheme="minorHAnsi" w:hAnsiTheme="minorHAnsi" w:cstheme="minorHAnsi"/>
                <w:color w:val="000000"/>
                <w:sz w:val="22"/>
                <w:szCs w:val="22"/>
              </w:rPr>
              <w:t>, and TensorFlow."</w:t>
            </w:r>
          </w:p>
        </w:tc>
        <w:tc>
          <w:tcPr>
            <w:tcW w:w="814" w:type="pct"/>
            <w:tcBorders>
              <w:top w:val="nil"/>
              <w:left w:val="nil"/>
              <w:bottom w:val="single" w:sz="8" w:space="0" w:color="BFBFBF"/>
              <w:right w:val="single" w:sz="8" w:space="0" w:color="BFBFBF"/>
            </w:tcBorders>
            <w:shd w:val="clear" w:color="auto" w:fill="auto"/>
            <w:vAlign w:val="center"/>
            <w:hideMark/>
          </w:tcPr>
          <w:p w14:paraId="3558BA2C" w14:textId="77777777" w:rsidR="00E10702" w:rsidRPr="003378A7" w:rsidRDefault="00E10702" w:rsidP="00A23D18">
            <w:pPr>
              <w:rPr>
                <w:rFonts w:asciiTheme="minorHAnsi" w:hAnsiTheme="minorHAnsi" w:cstheme="minorHAnsi"/>
                <w:color w:val="000000"/>
                <w:sz w:val="22"/>
                <w:szCs w:val="22"/>
              </w:rPr>
            </w:pPr>
            <w:r w:rsidRPr="003378A7">
              <w:rPr>
                <w:rFonts w:asciiTheme="minorHAnsi" w:hAnsiTheme="minorHAnsi" w:cstheme="minorHAnsi"/>
                <w:color w:val="000000"/>
                <w:sz w:val="22"/>
                <w:szCs w:val="22"/>
              </w:rPr>
              <w:t>Python</w:t>
            </w:r>
          </w:p>
        </w:tc>
      </w:tr>
      <w:tr w:rsidR="00E10702" w:rsidRPr="002A1030" w14:paraId="152028AD" w14:textId="77777777" w:rsidTr="00A23D18">
        <w:trPr>
          <w:trHeight w:val="1215"/>
        </w:trPr>
        <w:tc>
          <w:tcPr>
            <w:tcW w:w="1006" w:type="pct"/>
            <w:tcBorders>
              <w:top w:val="nil"/>
              <w:left w:val="single" w:sz="8" w:space="0" w:color="BFBFBF"/>
              <w:bottom w:val="single" w:sz="8" w:space="0" w:color="BFBFBF"/>
              <w:right w:val="single" w:sz="8" w:space="0" w:color="BFBFBF"/>
            </w:tcBorders>
            <w:shd w:val="clear" w:color="auto" w:fill="F2F2F2" w:themeFill="background1" w:themeFillShade="F2"/>
            <w:vAlign w:val="center"/>
            <w:hideMark/>
          </w:tcPr>
          <w:p w14:paraId="7E0A06CE" w14:textId="77777777" w:rsidR="00E10702" w:rsidRPr="003378A7" w:rsidRDefault="00E10702" w:rsidP="00A23D18">
            <w:pPr>
              <w:rPr>
                <w:rFonts w:asciiTheme="minorHAnsi" w:hAnsiTheme="minorHAnsi" w:cstheme="minorHAnsi"/>
                <w:color w:val="000000"/>
                <w:sz w:val="22"/>
                <w:szCs w:val="22"/>
              </w:rPr>
            </w:pPr>
            <w:r w:rsidRPr="003378A7">
              <w:rPr>
                <w:rFonts w:asciiTheme="minorHAnsi" w:hAnsiTheme="minorHAnsi" w:cstheme="minorHAnsi"/>
                <w:color w:val="000000"/>
                <w:sz w:val="22"/>
                <w:szCs w:val="22"/>
              </w:rPr>
              <w:lastRenderedPageBreak/>
              <w:t>Pandas</w:t>
            </w:r>
          </w:p>
        </w:tc>
        <w:tc>
          <w:tcPr>
            <w:tcW w:w="723" w:type="pct"/>
            <w:tcBorders>
              <w:top w:val="nil"/>
              <w:left w:val="nil"/>
              <w:bottom w:val="single" w:sz="8" w:space="0" w:color="BFBFBF"/>
              <w:right w:val="single" w:sz="8" w:space="0" w:color="BFBFBF"/>
            </w:tcBorders>
            <w:shd w:val="clear" w:color="auto" w:fill="F2F2F2" w:themeFill="background1" w:themeFillShade="F2"/>
            <w:vAlign w:val="center"/>
            <w:hideMark/>
          </w:tcPr>
          <w:p w14:paraId="61B3FC1A" w14:textId="77777777" w:rsidR="00E10702" w:rsidRPr="003378A7" w:rsidRDefault="00E10702" w:rsidP="00A23D18">
            <w:pPr>
              <w:rPr>
                <w:rFonts w:asciiTheme="minorHAnsi" w:hAnsiTheme="minorHAnsi" w:cstheme="minorHAnsi"/>
                <w:color w:val="000000"/>
                <w:sz w:val="22"/>
                <w:szCs w:val="22"/>
              </w:rPr>
            </w:pPr>
            <w:r w:rsidRPr="003378A7">
              <w:rPr>
                <w:rFonts w:asciiTheme="minorHAnsi" w:hAnsiTheme="minorHAnsi" w:cstheme="minorHAnsi"/>
                <w:color w:val="000000"/>
                <w:sz w:val="22"/>
                <w:szCs w:val="22"/>
              </w:rPr>
              <w:t>pandas-dev</w:t>
            </w:r>
          </w:p>
        </w:tc>
        <w:tc>
          <w:tcPr>
            <w:tcW w:w="1398" w:type="pct"/>
            <w:tcBorders>
              <w:top w:val="nil"/>
              <w:left w:val="nil"/>
              <w:bottom w:val="single" w:sz="8" w:space="0" w:color="BFBFBF"/>
              <w:right w:val="single" w:sz="8" w:space="0" w:color="BFBFBF"/>
            </w:tcBorders>
            <w:shd w:val="clear" w:color="auto" w:fill="F2F2F2" w:themeFill="background1" w:themeFillShade="F2"/>
            <w:vAlign w:val="center"/>
            <w:hideMark/>
          </w:tcPr>
          <w:p w14:paraId="50DB679B" w14:textId="77777777" w:rsidR="00E10702" w:rsidRPr="003378A7" w:rsidRDefault="00000000" w:rsidP="00A23D18">
            <w:pPr>
              <w:rPr>
                <w:rFonts w:asciiTheme="minorHAnsi" w:hAnsiTheme="minorHAnsi" w:cstheme="minorHAnsi"/>
                <w:color w:val="467886"/>
                <w:sz w:val="22"/>
                <w:szCs w:val="22"/>
                <w:u w:val="single"/>
              </w:rPr>
            </w:pPr>
            <w:hyperlink r:id="rId127" w:tgtFrame="_new" w:history="1">
              <w:r w:rsidR="00E10702" w:rsidRPr="003378A7">
                <w:rPr>
                  <w:rFonts w:asciiTheme="minorHAnsi" w:hAnsiTheme="minorHAnsi" w:cstheme="minorHAnsi"/>
                  <w:color w:val="467886"/>
                  <w:sz w:val="22"/>
                  <w:szCs w:val="22"/>
                  <w:u w:val="single"/>
                </w:rPr>
                <w:t>https://github.com/pandas-dev/pandas</w:t>
              </w:r>
            </w:hyperlink>
          </w:p>
        </w:tc>
        <w:tc>
          <w:tcPr>
            <w:tcW w:w="1059" w:type="pct"/>
            <w:tcBorders>
              <w:top w:val="nil"/>
              <w:left w:val="nil"/>
              <w:bottom w:val="single" w:sz="8" w:space="0" w:color="BFBFBF"/>
              <w:right w:val="single" w:sz="8" w:space="0" w:color="BFBFBF"/>
            </w:tcBorders>
            <w:shd w:val="clear" w:color="auto" w:fill="F2F2F2" w:themeFill="background1" w:themeFillShade="F2"/>
            <w:vAlign w:val="center"/>
            <w:hideMark/>
          </w:tcPr>
          <w:p w14:paraId="0C22904F" w14:textId="77777777" w:rsidR="00E10702" w:rsidRPr="003378A7" w:rsidRDefault="00E10702" w:rsidP="00A23D18">
            <w:pPr>
              <w:rPr>
                <w:rFonts w:asciiTheme="minorHAnsi" w:hAnsiTheme="minorHAnsi" w:cstheme="minorHAnsi"/>
                <w:color w:val="000000"/>
                <w:sz w:val="22"/>
                <w:szCs w:val="22"/>
              </w:rPr>
            </w:pPr>
            <w:r w:rsidRPr="003378A7">
              <w:rPr>
                <w:rFonts w:asciiTheme="minorHAnsi" w:hAnsiTheme="minorHAnsi" w:cstheme="minorHAnsi"/>
                <w:color w:val="000000"/>
                <w:sz w:val="22"/>
                <w:szCs w:val="22"/>
              </w:rPr>
              <w:t xml:space="preserve">The official repository for the </w:t>
            </w:r>
            <w:proofErr w:type="gramStart"/>
            <w:r w:rsidRPr="003378A7">
              <w:rPr>
                <w:rFonts w:asciiTheme="minorHAnsi" w:hAnsiTheme="minorHAnsi" w:cstheme="minorHAnsi"/>
                <w:color w:val="000000"/>
                <w:sz w:val="22"/>
                <w:szCs w:val="22"/>
              </w:rPr>
              <w:t>pandas</w:t>
            </w:r>
            <w:proofErr w:type="gramEnd"/>
            <w:r w:rsidRPr="003378A7">
              <w:rPr>
                <w:rFonts w:asciiTheme="minorHAnsi" w:hAnsiTheme="minorHAnsi" w:cstheme="minorHAnsi"/>
                <w:color w:val="000000"/>
                <w:sz w:val="22"/>
                <w:szCs w:val="22"/>
              </w:rPr>
              <w:t xml:space="preserve"> library, essential for data manipulation and analysis in Python.</w:t>
            </w:r>
          </w:p>
        </w:tc>
        <w:tc>
          <w:tcPr>
            <w:tcW w:w="814" w:type="pct"/>
            <w:tcBorders>
              <w:top w:val="nil"/>
              <w:left w:val="nil"/>
              <w:bottom w:val="single" w:sz="8" w:space="0" w:color="BFBFBF"/>
              <w:right w:val="single" w:sz="8" w:space="0" w:color="BFBFBF"/>
            </w:tcBorders>
            <w:shd w:val="clear" w:color="auto" w:fill="F2F2F2" w:themeFill="background1" w:themeFillShade="F2"/>
            <w:vAlign w:val="center"/>
            <w:hideMark/>
          </w:tcPr>
          <w:p w14:paraId="2506E8DD" w14:textId="77777777" w:rsidR="00E10702" w:rsidRPr="003378A7" w:rsidRDefault="00E10702" w:rsidP="00A23D18">
            <w:pPr>
              <w:rPr>
                <w:rFonts w:asciiTheme="minorHAnsi" w:hAnsiTheme="minorHAnsi" w:cstheme="minorHAnsi"/>
                <w:color w:val="000000"/>
                <w:sz w:val="22"/>
                <w:szCs w:val="22"/>
              </w:rPr>
            </w:pPr>
            <w:r w:rsidRPr="003378A7">
              <w:rPr>
                <w:rFonts w:asciiTheme="minorHAnsi" w:hAnsiTheme="minorHAnsi" w:cstheme="minorHAnsi"/>
                <w:color w:val="000000"/>
                <w:sz w:val="22"/>
                <w:szCs w:val="22"/>
              </w:rPr>
              <w:t>Python</w:t>
            </w:r>
          </w:p>
        </w:tc>
      </w:tr>
      <w:tr w:rsidR="00E10702" w:rsidRPr="002A1030" w14:paraId="44545B07" w14:textId="77777777" w:rsidTr="00A23D18">
        <w:trPr>
          <w:trHeight w:val="1215"/>
        </w:trPr>
        <w:tc>
          <w:tcPr>
            <w:tcW w:w="1006" w:type="pct"/>
            <w:tcBorders>
              <w:top w:val="nil"/>
              <w:left w:val="single" w:sz="8" w:space="0" w:color="BFBFBF"/>
              <w:bottom w:val="single" w:sz="8" w:space="0" w:color="BFBFBF"/>
              <w:right w:val="single" w:sz="8" w:space="0" w:color="BFBFBF"/>
            </w:tcBorders>
            <w:shd w:val="clear" w:color="auto" w:fill="auto"/>
            <w:vAlign w:val="center"/>
            <w:hideMark/>
          </w:tcPr>
          <w:p w14:paraId="0DC525C7" w14:textId="77777777" w:rsidR="00E10702" w:rsidRPr="003378A7" w:rsidRDefault="00E10702" w:rsidP="00A23D18">
            <w:pPr>
              <w:rPr>
                <w:rFonts w:asciiTheme="minorHAnsi" w:hAnsiTheme="minorHAnsi" w:cstheme="minorHAnsi"/>
                <w:color w:val="000000"/>
                <w:sz w:val="22"/>
                <w:szCs w:val="22"/>
              </w:rPr>
            </w:pPr>
            <w:r w:rsidRPr="003378A7">
              <w:rPr>
                <w:rFonts w:asciiTheme="minorHAnsi" w:hAnsiTheme="minorHAnsi" w:cstheme="minorHAnsi"/>
                <w:color w:val="000000"/>
                <w:sz w:val="22"/>
                <w:szCs w:val="22"/>
              </w:rPr>
              <w:t>XGBoost</w:t>
            </w:r>
          </w:p>
        </w:tc>
        <w:tc>
          <w:tcPr>
            <w:tcW w:w="723" w:type="pct"/>
            <w:tcBorders>
              <w:top w:val="nil"/>
              <w:left w:val="nil"/>
              <w:bottom w:val="single" w:sz="8" w:space="0" w:color="BFBFBF"/>
              <w:right w:val="single" w:sz="8" w:space="0" w:color="BFBFBF"/>
            </w:tcBorders>
            <w:shd w:val="clear" w:color="auto" w:fill="auto"/>
            <w:vAlign w:val="center"/>
            <w:hideMark/>
          </w:tcPr>
          <w:p w14:paraId="5F470E38" w14:textId="77777777" w:rsidR="00E10702" w:rsidRPr="003378A7" w:rsidRDefault="00E10702" w:rsidP="00A23D18">
            <w:pPr>
              <w:rPr>
                <w:rFonts w:asciiTheme="minorHAnsi" w:hAnsiTheme="minorHAnsi" w:cstheme="minorHAnsi"/>
                <w:color w:val="000000"/>
                <w:sz w:val="22"/>
                <w:szCs w:val="22"/>
              </w:rPr>
            </w:pPr>
            <w:proofErr w:type="spellStart"/>
            <w:r w:rsidRPr="003378A7">
              <w:rPr>
                <w:rFonts w:asciiTheme="minorHAnsi" w:hAnsiTheme="minorHAnsi" w:cstheme="minorHAnsi"/>
                <w:color w:val="000000"/>
                <w:sz w:val="22"/>
                <w:szCs w:val="22"/>
              </w:rPr>
              <w:t>dmlc</w:t>
            </w:r>
            <w:proofErr w:type="spellEnd"/>
          </w:p>
        </w:tc>
        <w:tc>
          <w:tcPr>
            <w:tcW w:w="1398" w:type="pct"/>
            <w:tcBorders>
              <w:top w:val="nil"/>
              <w:left w:val="nil"/>
              <w:bottom w:val="single" w:sz="8" w:space="0" w:color="BFBFBF"/>
              <w:right w:val="single" w:sz="8" w:space="0" w:color="BFBFBF"/>
            </w:tcBorders>
            <w:shd w:val="clear" w:color="auto" w:fill="auto"/>
            <w:vAlign w:val="center"/>
            <w:hideMark/>
          </w:tcPr>
          <w:p w14:paraId="43F96CC2" w14:textId="77777777" w:rsidR="00E10702" w:rsidRPr="003378A7" w:rsidRDefault="00000000" w:rsidP="00A23D18">
            <w:pPr>
              <w:rPr>
                <w:rFonts w:asciiTheme="minorHAnsi" w:hAnsiTheme="minorHAnsi" w:cstheme="minorHAnsi"/>
                <w:color w:val="467886"/>
                <w:sz w:val="22"/>
                <w:szCs w:val="22"/>
                <w:u w:val="single"/>
              </w:rPr>
            </w:pPr>
            <w:hyperlink r:id="rId128" w:tgtFrame="_new" w:history="1">
              <w:r w:rsidR="00E10702" w:rsidRPr="003378A7">
                <w:rPr>
                  <w:rFonts w:asciiTheme="minorHAnsi" w:hAnsiTheme="minorHAnsi" w:cstheme="minorHAnsi"/>
                  <w:color w:val="467886"/>
                  <w:sz w:val="22"/>
                  <w:szCs w:val="22"/>
                  <w:u w:val="single"/>
                </w:rPr>
                <w:t>https://github.com/dmlc/xgboost</w:t>
              </w:r>
            </w:hyperlink>
          </w:p>
        </w:tc>
        <w:tc>
          <w:tcPr>
            <w:tcW w:w="1059" w:type="pct"/>
            <w:tcBorders>
              <w:top w:val="nil"/>
              <w:left w:val="nil"/>
              <w:bottom w:val="single" w:sz="8" w:space="0" w:color="BFBFBF"/>
              <w:right w:val="single" w:sz="8" w:space="0" w:color="BFBFBF"/>
            </w:tcBorders>
            <w:shd w:val="clear" w:color="auto" w:fill="auto"/>
            <w:vAlign w:val="center"/>
            <w:hideMark/>
          </w:tcPr>
          <w:p w14:paraId="52CE3654" w14:textId="77777777" w:rsidR="00E10702" w:rsidRPr="003378A7" w:rsidRDefault="00E10702" w:rsidP="00A23D18">
            <w:pPr>
              <w:rPr>
                <w:rFonts w:asciiTheme="minorHAnsi" w:hAnsiTheme="minorHAnsi" w:cstheme="minorHAnsi"/>
                <w:color w:val="000000"/>
                <w:sz w:val="22"/>
                <w:szCs w:val="22"/>
              </w:rPr>
            </w:pPr>
            <w:r w:rsidRPr="003378A7">
              <w:rPr>
                <w:rFonts w:asciiTheme="minorHAnsi" w:hAnsiTheme="minorHAnsi" w:cstheme="minorHAnsi"/>
                <w:color w:val="000000"/>
                <w:sz w:val="22"/>
                <w:szCs w:val="22"/>
              </w:rPr>
              <w:t>Scalable, portable, and distributed gradient boosting library in Python, R, and other languages.</w:t>
            </w:r>
          </w:p>
        </w:tc>
        <w:tc>
          <w:tcPr>
            <w:tcW w:w="814" w:type="pct"/>
            <w:tcBorders>
              <w:top w:val="nil"/>
              <w:left w:val="nil"/>
              <w:bottom w:val="single" w:sz="8" w:space="0" w:color="BFBFBF"/>
              <w:right w:val="single" w:sz="8" w:space="0" w:color="BFBFBF"/>
            </w:tcBorders>
            <w:shd w:val="clear" w:color="auto" w:fill="auto"/>
            <w:vAlign w:val="center"/>
            <w:hideMark/>
          </w:tcPr>
          <w:p w14:paraId="4C0704EA" w14:textId="77777777" w:rsidR="00E10702" w:rsidRPr="003378A7" w:rsidRDefault="00E10702" w:rsidP="00A23D18">
            <w:pPr>
              <w:rPr>
                <w:rFonts w:asciiTheme="minorHAnsi" w:hAnsiTheme="minorHAnsi" w:cstheme="minorHAnsi"/>
                <w:color w:val="000000"/>
                <w:sz w:val="22"/>
                <w:szCs w:val="22"/>
              </w:rPr>
            </w:pPr>
            <w:r w:rsidRPr="003378A7">
              <w:rPr>
                <w:rFonts w:asciiTheme="minorHAnsi" w:hAnsiTheme="minorHAnsi" w:cstheme="minorHAnsi"/>
                <w:color w:val="000000"/>
                <w:sz w:val="22"/>
                <w:szCs w:val="22"/>
              </w:rPr>
              <w:t>Python, R, Julia, Scala</w:t>
            </w:r>
          </w:p>
        </w:tc>
      </w:tr>
      <w:tr w:rsidR="00E10702" w:rsidRPr="002A1030" w14:paraId="1953F3F8" w14:textId="77777777" w:rsidTr="00A23D18">
        <w:trPr>
          <w:trHeight w:val="1215"/>
        </w:trPr>
        <w:tc>
          <w:tcPr>
            <w:tcW w:w="1006" w:type="pct"/>
            <w:tcBorders>
              <w:top w:val="nil"/>
              <w:left w:val="single" w:sz="8" w:space="0" w:color="BFBFBF"/>
              <w:bottom w:val="single" w:sz="8" w:space="0" w:color="BFBFBF"/>
              <w:right w:val="single" w:sz="8" w:space="0" w:color="BFBFBF"/>
            </w:tcBorders>
            <w:shd w:val="clear" w:color="auto" w:fill="F2F2F2" w:themeFill="background1" w:themeFillShade="F2"/>
            <w:vAlign w:val="center"/>
            <w:hideMark/>
          </w:tcPr>
          <w:p w14:paraId="7334E319" w14:textId="77777777" w:rsidR="00E10702" w:rsidRPr="003378A7" w:rsidRDefault="00E10702" w:rsidP="00A23D18">
            <w:pPr>
              <w:rPr>
                <w:rFonts w:asciiTheme="minorHAnsi" w:hAnsiTheme="minorHAnsi" w:cstheme="minorHAnsi"/>
                <w:color w:val="000000"/>
                <w:sz w:val="22"/>
                <w:szCs w:val="22"/>
              </w:rPr>
            </w:pPr>
            <w:r w:rsidRPr="003378A7">
              <w:rPr>
                <w:rFonts w:asciiTheme="minorHAnsi" w:hAnsiTheme="minorHAnsi" w:cstheme="minorHAnsi"/>
                <w:color w:val="000000"/>
                <w:sz w:val="22"/>
                <w:szCs w:val="22"/>
              </w:rPr>
              <w:t>The Algorithms</w:t>
            </w:r>
          </w:p>
        </w:tc>
        <w:tc>
          <w:tcPr>
            <w:tcW w:w="723" w:type="pct"/>
            <w:tcBorders>
              <w:top w:val="nil"/>
              <w:left w:val="nil"/>
              <w:bottom w:val="single" w:sz="8" w:space="0" w:color="BFBFBF"/>
              <w:right w:val="single" w:sz="8" w:space="0" w:color="BFBFBF"/>
            </w:tcBorders>
            <w:shd w:val="clear" w:color="auto" w:fill="F2F2F2" w:themeFill="background1" w:themeFillShade="F2"/>
            <w:vAlign w:val="center"/>
            <w:hideMark/>
          </w:tcPr>
          <w:p w14:paraId="4EF921D4" w14:textId="77777777" w:rsidR="00E10702" w:rsidRPr="003378A7" w:rsidRDefault="00E10702" w:rsidP="00A23D18">
            <w:pPr>
              <w:rPr>
                <w:rFonts w:asciiTheme="minorHAnsi" w:hAnsiTheme="minorHAnsi" w:cstheme="minorHAnsi"/>
                <w:color w:val="000000"/>
                <w:sz w:val="22"/>
                <w:szCs w:val="22"/>
              </w:rPr>
            </w:pPr>
            <w:proofErr w:type="spellStart"/>
            <w:r w:rsidRPr="003378A7">
              <w:rPr>
                <w:rFonts w:asciiTheme="minorHAnsi" w:hAnsiTheme="minorHAnsi" w:cstheme="minorHAnsi"/>
                <w:color w:val="000000"/>
                <w:sz w:val="22"/>
                <w:szCs w:val="22"/>
              </w:rPr>
              <w:t>TheAlgorithms</w:t>
            </w:r>
            <w:proofErr w:type="spellEnd"/>
          </w:p>
        </w:tc>
        <w:tc>
          <w:tcPr>
            <w:tcW w:w="1398" w:type="pct"/>
            <w:tcBorders>
              <w:top w:val="nil"/>
              <w:left w:val="nil"/>
              <w:bottom w:val="single" w:sz="8" w:space="0" w:color="BFBFBF"/>
              <w:right w:val="single" w:sz="8" w:space="0" w:color="BFBFBF"/>
            </w:tcBorders>
            <w:shd w:val="clear" w:color="auto" w:fill="F2F2F2" w:themeFill="background1" w:themeFillShade="F2"/>
            <w:vAlign w:val="center"/>
            <w:hideMark/>
          </w:tcPr>
          <w:p w14:paraId="4693A3A6" w14:textId="77777777" w:rsidR="00E10702" w:rsidRPr="003378A7" w:rsidRDefault="00000000" w:rsidP="00A23D18">
            <w:pPr>
              <w:rPr>
                <w:rFonts w:asciiTheme="minorHAnsi" w:hAnsiTheme="minorHAnsi" w:cstheme="minorHAnsi"/>
                <w:color w:val="467886"/>
                <w:sz w:val="22"/>
                <w:szCs w:val="22"/>
                <w:u w:val="single"/>
              </w:rPr>
            </w:pPr>
            <w:hyperlink r:id="rId129" w:tgtFrame="_new" w:history="1">
              <w:r w:rsidR="00E10702" w:rsidRPr="003378A7">
                <w:rPr>
                  <w:rFonts w:asciiTheme="minorHAnsi" w:hAnsiTheme="minorHAnsi" w:cstheme="minorHAnsi"/>
                  <w:color w:val="467886"/>
                  <w:sz w:val="22"/>
                  <w:szCs w:val="22"/>
                  <w:u w:val="single"/>
                </w:rPr>
                <w:t>https://github.com/TheAlgorithms/Python</w:t>
              </w:r>
            </w:hyperlink>
          </w:p>
        </w:tc>
        <w:tc>
          <w:tcPr>
            <w:tcW w:w="1059" w:type="pct"/>
            <w:tcBorders>
              <w:top w:val="nil"/>
              <w:left w:val="nil"/>
              <w:bottom w:val="single" w:sz="8" w:space="0" w:color="BFBFBF"/>
              <w:right w:val="single" w:sz="8" w:space="0" w:color="BFBFBF"/>
            </w:tcBorders>
            <w:shd w:val="clear" w:color="auto" w:fill="F2F2F2" w:themeFill="background1" w:themeFillShade="F2"/>
            <w:vAlign w:val="center"/>
            <w:hideMark/>
          </w:tcPr>
          <w:p w14:paraId="28F9E4C8" w14:textId="77777777" w:rsidR="00E10702" w:rsidRPr="003378A7" w:rsidRDefault="00E10702" w:rsidP="00A23D18">
            <w:pPr>
              <w:rPr>
                <w:rFonts w:asciiTheme="minorHAnsi" w:hAnsiTheme="minorHAnsi" w:cstheme="minorHAnsi"/>
                <w:color w:val="000000"/>
                <w:sz w:val="22"/>
                <w:szCs w:val="22"/>
              </w:rPr>
            </w:pPr>
            <w:r w:rsidRPr="003378A7">
              <w:rPr>
                <w:rFonts w:asciiTheme="minorHAnsi" w:hAnsiTheme="minorHAnsi" w:cstheme="minorHAnsi"/>
                <w:color w:val="000000"/>
                <w:sz w:val="22"/>
                <w:szCs w:val="22"/>
              </w:rPr>
              <w:t>A collection of algorithms implemented in Python for data science and machine learning.</w:t>
            </w:r>
          </w:p>
        </w:tc>
        <w:tc>
          <w:tcPr>
            <w:tcW w:w="814" w:type="pct"/>
            <w:tcBorders>
              <w:top w:val="nil"/>
              <w:left w:val="nil"/>
              <w:bottom w:val="single" w:sz="8" w:space="0" w:color="BFBFBF"/>
              <w:right w:val="single" w:sz="8" w:space="0" w:color="BFBFBF"/>
            </w:tcBorders>
            <w:shd w:val="clear" w:color="auto" w:fill="F2F2F2" w:themeFill="background1" w:themeFillShade="F2"/>
            <w:vAlign w:val="center"/>
            <w:hideMark/>
          </w:tcPr>
          <w:p w14:paraId="15CA9F74" w14:textId="77777777" w:rsidR="00E10702" w:rsidRPr="003378A7" w:rsidRDefault="00E10702" w:rsidP="00A23D18">
            <w:pPr>
              <w:rPr>
                <w:rFonts w:asciiTheme="minorHAnsi" w:hAnsiTheme="minorHAnsi" w:cstheme="minorHAnsi"/>
                <w:color w:val="000000"/>
                <w:sz w:val="22"/>
                <w:szCs w:val="22"/>
              </w:rPr>
            </w:pPr>
            <w:r w:rsidRPr="003378A7">
              <w:rPr>
                <w:rFonts w:asciiTheme="minorHAnsi" w:hAnsiTheme="minorHAnsi" w:cstheme="minorHAnsi"/>
                <w:color w:val="000000"/>
                <w:sz w:val="22"/>
                <w:szCs w:val="22"/>
              </w:rPr>
              <w:t>Python</w:t>
            </w:r>
          </w:p>
        </w:tc>
      </w:tr>
      <w:tr w:rsidR="00E10702" w:rsidRPr="002A1030" w14:paraId="33AF880E" w14:textId="77777777" w:rsidTr="00A23D18">
        <w:trPr>
          <w:trHeight w:val="1215"/>
        </w:trPr>
        <w:tc>
          <w:tcPr>
            <w:tcW w:w="1006" w:type="pct"/>
            <w:tcBorders>
              <w:top w:val="nil"/>
              <w:left w:val="single" w:sz="8" w:space="0" w:color="BFBFBF"/>
              <w:bottom w:val="single" w:sz="8" w:space="0" w:color="BFBFBF"/>
              <w:right w:val="single" w:sz="8" w:space="0" w:color="BFBFBF"/>
            </w:tcBorders>
            <w:shd w:val="clear" w:color="auto" w:fill="auto"/>
            <w:vAlign w:val="center"/>
            <w:hideMark/>
          </w:tcPr>
          <w:p w14:paraId="44C327DE" w14:textId="77777777" w:rsidR="00E10702" w:rsidRPr="003378A7" w:rsidRDefault="00E10702" w:rsidP="00A23D18">
            <w:pPr>
              <w:rPr>
                <w:rFonts w:asciiTheme="minorHAnsi" w:hAnsiTheme="minorHAnsi" w:cstheme="minorHAnsi"/>
                <w:color w:val="000000"/>
                <w:sz w:val="22"/>
                <w:szCs w:val="22"/>
              </w:rPr>
            </w:pPr>
            <w:r w:rsidRPr="003378A7">
              <w:rPr>
                <w:rFonts w:asciiTheme="minorHAnsi" w:hAnsiTheme="minorHAnsi" w:cstheme="minorHAnsi"/>
                <w:color w:val="000000"/>
                <w:sz w:val="22"/>
                <w:szCs w:val="22"/>
              </w:rPr>
              <w:t>Data Science Notebooks</w:t>
            </w:r>
          </w:p>
        </w:tc>
        <w:tc>
          <w:tcPr>
            <w:tcW w:w="723" w:type="pct"/>
            <w:tcBorders>
              <w:top w:val="nil"/>
              <w:left w:val="nil"/>
              <w:bottom w:val="single" w:sz="8" w:space="0" w:color="BFBFBF"/>
              <w:right w:val="single" w:sz="8" w:space="0" w:color="BFBFBF"/>
            </w:tcBorders>
            <w:shd w:val="clear" w:color="auto" w:fill="auto"/>
            <w:vAlign w:val="center"/>
            <w:hideMark/>
          </w:tcPr>
          <w:p w14:paraId="0DDD4106" w14:textId="77777777" w:rsidR="00E10702" w:rsidRPr="003378A7" w:rsidRDefault="00E10702" w:rsidP="00A23D18">
            <w:pPr>
              <w:rPr>
                <w:rFonts w:asciiTheme="minorHAnsi" w:hAnsiTheme="minorHAnsi" w:cstheme="minorHAnsi"/>
                <w:color w:val="000000"/>
                <w:sz w:val="22"/>
                <w:szCs w:val="22"/>
              </w:rPr>
            </w:pPr>
            <w:proofErr w:type="spellStart"/>
            <w:r w:rsidRPr="003378A7">
              <w:rPr>
                <w:rFonts w:asciiTheme="minorHAnsi" w:hAnsiTheme="minorHAnsi" w:cstheme="minorHAnsi"/>
                <w:color w:val="000000"/>
                <w:sz w:val="22"/>
                <w:szCs w:val="22"/>
              </w:rPr>
              <w:t>jakevdp</w:t>
            </w:r>
            <w:proofErr w:type="spellEnd"/>
          </w:p>
        </w:tc>
        <w:tc>
          <w:tcPr>
            <w:tcW w:w="1398" w:type="pct"/>
            <w:tcBorders>
              <w:top w:val="nil"/>
              <w:left w:val="nil"/>
              <w:bottom w:val="single" w:sz="8" w:space="0" w:color="BFBFBF"/>
              <w:right w:val="single" w:sz="8" w:space="0" w:color="BFBFBF"/>
            </w:tcBorders>
            <w:shd w:val="clear" w:color="auto" w:fill="auto"/>
            <w:vAlign w:val="center"/>
            <w:hideMark/>
          </w:tcPr>
          <w:p w14:paraId="7C1440B1" w14:textId="77777777" w:rsidR="00E10702" w:rsidRPr="003378A7" w:rsidRDefault="00000000" w:rsidP="00A23D18">
            <w:pPr>
              <w:rPr>
                <w:rFonts w:asciiTheme="minorHAnsi" w:hAnsiTheme="minorHAnsi" w:cstheme="minorHAnsi"/>
                <w:color w:val="467886"/>
                <w:sz w:val="22"/>
                <w:szCs w:val="22"/>
                <w:u w:val="single"/>
              </w:rPr>
            </w:pPr>
            <w:hyperlink r:id="rId130" w:tgtFrame="_new" w:history="1">
              <w:r w:rsidR="00E10702" w:rsidRPr="003378A7">
                <w:rPr>
                  <w:rFonts w:asciiTheme="minorHAnsi" w:hAnsiTheme="minorHAnsi" w:cstheme="minorHAnsi"/>
                  <w:color w:val="467886"/>
                  <w:sz w:val="22"/>
                  <w:szCs w:val="22"/>
                  <w:u w:val="single"/>
                </w:rPr>
                <w:t>https://github.com/jakevdp/PythonDataScienceHandbook</w:t>
              </w:r>
            </w:hyperlink>
          </w:p>
        </w:tc>
        <w:tc>
          <w:tcPr>
            <w:tcW w:w="1059" w:type="pct"/>
            <w:tcBorders>
              <w:top w:val="nil"/>
              <w:left w:val="nil"/>
              <w:bottom w:val="single" w:sz="8" w:space="0" w:color="BFBFBF"/>
              <w:right w:val="single" w:sz="8" w:space="0" w:color="BFBFBF"/>
            </w:tcBorders>
            <w:shd w:val="clear" w:color="auto" w:fill="auto"/>
            <w:vAlign w:val="center"/>
            <w:hideMark/>
          </w:tcPr>
          <w:p w14:paraId="3002CB60" w14:textId="77777777" w:rsidR="00E10702" w:rsidRPr="003378A7" w:rsidRDefault="00E10702" w:rsidP="00A23D18">
            <w:pPr>
              <w:rPr>
                <w:rFonts w:asciiTheme="minorHAnsi" w:hAnsiTheme="minorHAnsi" w:cstheme="minorHAnsi"/>
                <w:color w:val="000000"/>
                <w:sz w:val="22"/>
                <w:szCs w:val="22"/>
              </w:rPr>
            </w:pPr>
            <w:r w:rsidRPr="003378A7">
              <w:rPr>
                <w:rFonts w:asciiTheme="minorHAnsi" w:hAnsiTheme="minorHAnsi" w:cstheme="minorHAnsi"/>
                <w:color w:val="000000"/>
                <w:sz w:val="22"/>
                <w:szCs w:val="22"/>
              </w:rPr>
              <w:t>Jupyter notebooks for the "Python Data Science Handbook," covering essential data science tools.</w:t>
            </w:r>
          </w:p>
        </w:tc>
        <w:tc>
          <w:tcPr>
            <w:tcW w:w="814" w:type="pct"/>
            <w:tcBorders>
              <w:top w:val="nil"/>
              <w:left w:val="nil"/>
              <w:bottom w:val="single" w:sz="8" w:space="0" w:color="BFBFBF"/>
              <w:right w:val="single" w:sz="8" w:space="0" w:color="BFBFBF"/>
            </w:tcBorders>
            <w:shd w:val="clear" w:color="auto" w:fill="auto"/>
            <w:vAlign w:val="center"/>
            <w:hideMark/>
          </w:tcPr>
          <w:p w14:paraId="7640EC20" w14:textId="77777777" w:rsidR="00E10702" w:rsidRPr="003378A7" w:rsidRDefault="00E10702" w:rsidP="00A23D18">
            <w:pPr>
              <w:rPr>
                <w:rFonts w:asciiTheme="minorHAnsi" w:hAnsiTheme="minorHAnsi" w:cstheme="minorHAnsi"/>
                <w:color w:val="000000"/>
                <w:sz w:val="22"/>
                <w:szCs w:val="22"/>
              </w:rPr>
            </w:pPr>
            <w:r w:rsidRPr="003378A7">
              <w:rPr>
                <w:rFonts w:asciiTheme="minorHAnsi" w:hAnsiTheme="minorHAnsi" w:cstheme="minorHAnsi"/>
                <w:color w:val="000000"/>
                <w:sz w:val="22"/>
                <w:szCs w:val="22"/>
              </w:rPr>
              <w:t>Python</w:t>
            </w:r>
          </w:p>
        </w:tc>
      </w:tr>
      <w:tr w:rsidR="00E10702" w:rsidRPr="002A1030" w14:paraId="601AF2A1" w14:textId="77777777" w:rsidTr="00A23D18">
        <w:trPr>
          <w:trHeight w:val="1215"/>
        </w:trPr>
        <w:tc>
          <w:tcPr>
            <w:tcW w:w="1006" w:type="pct"/>
            <w:tcBorders>
              <w:top w:val="nil"/>
              <w:left w:val="single" w:sz="8" w:space="0" w:color="BFBFBF"/>
              <w:bottom w:val="single" w:sz="8" w:space="0" w:color="BFBFBF"/>
              <w:right w:val="single" w:sz="8" w:space="0" w:color="BFBFBF"/>
            </w:tcBorders>
            <w:shd w:val="clear" w:color="auto" w:fill="F2F2F2" w:themeFill="background1" w:themeFillShade="F2"/>
            <w:vAlign w:val="center"/>
            <w:hideMark/>
          </w:tcPr>
          <w:p w14:paraId="70034172" w14:textId="77777777" w:rsidR="00E10702" w:rsidRPr="003378A7" w:rsidRDefault="00E10702" w:rsidP="00A23D18">
            <w:pPr>
              <w:rPr>
                <w:rFonts w:asciiTheme="minorHAnsi" w:hAnsiTheme="minorHAnsi" w:cstheme="minorHAnsi"/>
                <w:color w:val="000000"/>
                <w:sz w:val="22"/>
                <w:szCs w:val="22"/>
              </w:rPr>
            </w:pPr>
            <w:r w:rsidRPr="003378A7">
              <w:rPr>
                <w:rFonts w:asciiTheme="minorHAnsi" w:hAnsiTheme="minorHAnsi" w:cstheme="minorHAnsi"/>
                <w:color w:val="000000"/>
                <w:sz w:val="22"/>
                <w:szCs w:val="22"/>
              </w:rPr>
              <w:t>Deep Learning Papers Reading Roadmap</w:t>
            </w:r>
          </w:p>
        </w:tc>
        <w:tc>
          <w:tcPr>
            <w:tcW w:w="723" w:type="pct"/>
            <w:tcBorders>
              <w:top w:val="nil"/>
              <w:left w:val="nil"/>
              <w:bottom w:val="single" w:sz="8" w:space="0" w:color="BFBFBF"/>
              <w:right w:val="single" w:sz="8" w:space="0" w:color="BFBFBF"/>
            </w:tcBorders>
            <w:shd w:val="clear" w:color="auto" w:fill="F2F2F2" w:themeFill="background1" w:themeFillShade="F2"/>
            <w:vAlign w:val="center"/>
            <w:hideMark/>
          </w:tcPr>
          <w:p w14:paraId="47F2B3BD" w14:textId="77777777" w:rsidR="00E10702" w:rsidRPr="003378A7" w:rsidRDefault="00E10702" w:rsidP="00A23D18">
            <w:pPr>
              <w:rPr>
                <w:rFonts w:asciiTheme="minorHAnsi" w:hAnsiTheme="minorHAnsi" w:cstheme="minorHAnsi"/>
                <w:color w:val="000000"/>
                <w:sz w:val="22"/>
                <w:szCs w:val="22"/>
              </w:rPr>
            </w:pPr>
            <w:proofErr w:type="spellStart"/>
            <w:r w:rsidRPr="003378A7">
              <w:rPr>
                <w:rFonts w:asciiTheme="minorHAnsi" w:hAnsiTheme="minorHAnsi" w:cstheme="minorHAnsi"/>
                <w:color w:val="000000"/>
                <w:sz w:val="22"/>
                <w:szCs w:val="22"/>
              </w:rPr>
              <w:t>floodsung</w:t>
            </w:r>
            <w:proofErr w:type="spellEnd"/>
          </w:p>
        </w:tc>
        <w:tc>
          <w:tcPr>
            <w:tcW w:w="1398" w:type="pct"/>
            <w:tcBorders>
              <w:top w:val="nil"/>
              <w:left w:val="nil"/>
              <w:bottom w:val="single" w:sz="8" w:space="0" w:color="BFBFBF"/>
              <w:right w:val="single" w:sz="8" w:space="0" w:color="BFBFBF"/>
            </w:tcBorders>
            <w:shd w:val="clear" w:color="auto" w:fill="F2F2F2" w:themeFill="background1" w:themeFillShade="F2"/>
            <w:vAlign w:val="center"/>
            <w:hideMark/>
          </w:tcPr>
          <w:p w14:paraId="44E64748" w14:textId="77777777" w:rsidR="00E10702" w:rsidRPr="003378A7" w:rsidRDefault="00000000" w:rsidP="00A23D18">
            <w:pPr>
              <w:rPr>
                <w:rFonts w:asciiTheme="minorHAnsi" w:hAnsiTheme="minorHAnsi" w:cstheme="minorHAnsi"/>
                <w:color w:val="467886"/>
                <w:sz w:val="22"/>
                <w:szCs w:val="22"/>
                <w:u w:val="single"/>
              </w:rPr>
            </w:pPr>
            <w:hyperlink r:id="rId131" w:tgtFrame="_new" w:history="1">
              <w:r w:rsidR="00E10702" w:rsidRPr="003378A7">
                <w:rPr>
                  <w:rFonts w:asciiTheme="minorHAnsi" w:hAnsiTheme="minorHAnsi" w:cstheme="minorHAnsi"/>
                  <w:color w:val="467886"/>
                  <w:sz w:val="22"/>
                  <w:szCs w:val="22"/>
                  <w:u w:val="single"/>
                </w:rPr>
                <w:t>https://github.com/floodsung/Deep-Learning-Papers-Reading-Roadmap</w:t>
              </w:r>
            </w:hyperlink>
          </w:p>
        </w:tc>
        <w:tc>
          <w:tcPr>
            <w:tcW w:w="1059" w:type="pct"/>
            <w:tcBorders>
              <w:top w:val="nil"/>
              <w:left w:val="nil"/>
              <w:bottom w:val="single" w:sz="8" w:space="0" w:color="BFBFBF"/>
              <w:right w:val="single" w:sz="8" w:space="0" w:color="BFBFBF"/>
            </w:tcBorders>
            <w:shd w:val="clear" w:color="auto" w:fill="F2F2F2" w:themeFill="background1" w:themeFillShade="F2"/>
            <w:vAlign w:val="center"/>
            <w:hideMark/>
          </w:tcPr>
          <w:p w14:paraId="51496507" w14:textId="77777777" w:rsidR="00E10702" w:rsidRPr="003378A7" w:rsidRDefault="00E10702" w:rsidP="00A23D18">
            <w:pPr>
              <w:rPr>
                <w:rFonts w:asciiTheme="minorHAnsi" w:hAnsiTheme="minorHAnsi" w:cstheme="minorHAnsi"/>
                <w:color w:val="000000"/>
                <w:sz w:val="22"/>
                <w:szCs w:val="22"/>
              </w:rPr>
            </w:pPr>
            <w:r w:rsidRPr="003378A7">
              <w:rPr>
                <w:rFonts w:asciiTheme="minorHAnsi" w:hAnsiTheme="minorHAnsi" w:cstheme="minorHAnsi"/>
                <w:color w:val="000000"/>
                <w:sz w:val="22"/>
                <w:szCs w:val="22"/>
              </w:rPr>
              <w:t>A roadmap to help understand deep learning by reading the top research papers in the field.</w:t>
            </w:r>
          </w:p>
        </w:tc>
        <w:tc>
          <w:tcPr>
            <w:tcW w:w="814" w:type="pct"/>
            <w:tcBorders>
              <w:top w:val="nil"/>
              <w:left w:val="nil"/>
              <w:bottom w:val="single" w:sz="8" w:space="0" w:color="BFBFBF"/>
              <w:right w:val="single" w:sz="8" w:space="0" w:color="BFBFBF"/>
            </w:tcBorders>
            <w:shd w:val="clear" w:color="auto" w:fill="F2F2F2" w:themeFill="background1" w:themeFillShade="F2"/>
            <w:vAlign w:val="center"/>
            <w:hideMark/>
          </w:tcPr>
          <w:p w14:paraId="07B5AF83" w14:textId="77777777" w:rsidR="00E10702" w:rsidRPr="003378A7" w:rsidRDefault="00E10702" w:rsidP="00A23D18">
            <w:pPr>
              <w:rPr>
                <w:rFonts w:asciiTheme="minorHAnsi" w:hAnsiTheme="minorHAnsi" w:cstheme="minorHAnsi"/>
                <w:color w:val="000000"/>
                <w:sz w:val="22"/>
                <w:szCs w:val="22"/>
              </w:rPr>
            </w:pPr>
            <w:r w:rsidRPr="003378A7">
              <w:rPr>
                <w:rFonts w:asciiTheme="minorHAnsi" w:hAnsiTheme="minorHAnsi" w:cstheme="minorHAnsi"/>
                <w:color w:val="000000"/>
                <w:sz w:val="22"/>
                <w:szCs w:val="22"/>
              </w:rPr>
              <w:t>Various</w:t>
            </w:r>
          </w:p>
        </w:tc>
      </w:tr>
      <w:tr w:rsidR="00E10702" w:rsidRPr="002A1030" w14:paraId="524457AF" w14:textId="77777777" w:rsidTr="00A23D18">
        <w:trPr>
          <w:trHeight w:val="1215"/>
        </w:trPr>
        <w:tc>
          <w:tcPr>
            <w:tcW w:w="1006" w:type="pct"/>
            <w:tcBorders>
              <w:top w:val="nil"/>
              <w:left w:val="single" w:sz="8" w:space="0" w:color="BFBFBF"/>
              <w:bottom w:val="single" w:sz="8" w:space="0" w:color="BFBFBF"/>
              <w:right w:val="single" w:sz="8" w:space="0" w:color="BFBFBF"/>
            </w:tcBorders>
            <w:shd w:val="clear" w:color="auto" w:fill="auto"/>
            <w:vAlign w:val="center"/>
            <w:hideMark/>
          </w:tcPr>
          <w:p w14:paraId="04DAF39E" w14:textId="77777777" w:rsidR="00E10702" w:rsidRPr="003378A7" w:rsidRDefault="00E10702" w:rsidP="00A23D18">
            <w:pPr>
              <w:rPr>
                <w:rFonts w:asciiTheme="minorHAnsi" w:hAnsiTheme="minorHAnsi" w:cstheme="minorHAnsi"/>
                <w:color w:val="000000"/>
                <w:sz w:val="22"/>
                <w:szCs w:val="22"/>
              </w:rPr>
            </w:pPr>
            <w:r w:rsidRPr="003378A7">
              <w:rPr>
                <w:rFonts w:asciiTheme="minorHAnsi" w:hAnsiTheme="minorHAnsi" w:cstheme="minorHAnsi"/>
                <w:color w:val="000000"/>
                <w:sz w:val="22"/>
                <w:szCs w:val="22"/>
              </w:rPr>
              <w:lastRenderedPageBreak/>
              <w:t>NLP Projects</w:t>
            </w:r>
          </w:p>
        </w:tc>
        <w:tc>
          <w:tcPr>
            <w:tcW w:w="723" w:type="pct"/>
            <w:tcBorders>
              <w:top w:val="nil"/>
              <w:left w:val="nil"/>
              <w:bottom w:val="single" w:sz="8" w:space="0" w:color="BFBFBF"/>
              <w:right w:val="single" w:sz="8" w:space="0" w:color="BFBFBF"/>
            </w:tcBorders>
            <w:shd w:val="clear" w:color="auto" w:fill="auto"/>
            <w:vAlign w:val="center"/>
            <w:hideMark/>
          </w:tcPr>
          <w:p w14:paraId="5EC0A1CE" w14:textId="77777777" w:rsidR="00E10702" w:rsidRPr="003378A7" w:rsidRDefault="00E10702" w:rsidP="00A23D18">
            <w:pPr>
              <w:rPr>
                <w:rFonts w:asciiTheme="minorHAnsi" w:hAnsiTheme="minorHAnsi" w:cstheme="minorHAnsi"/>
                <w:color w:val="000000"/>
                <w:sz w:val="22"/>
                <w:szCs w:val="22"/>
              </w:rPr>
            </w:pPr>
            <w:proofErr w:type="spellStart"/>
            <w:r w:rsidRPr="003378A7">
              <w:rPr>
                <w:rFonts w:asciiTheme="minorHAnsi" w:hAnsiTheme="minorHAnsi" w:cstheme="minorHAnsi"/>
                <w:color w:val="000000"/>
                <w:sz w:val="22"/>
                <w:szCs w:val="22"/>
              </w:rPr>
              <w:t>dair</w:t>
            </w:r>
            <w:proofErr w:type="spellEnd"/>
            <w:r w:rsidRPr="003378A7">
              <w:rPr>
                <w:rFonts w:asciiTheme="minorHAnsi" w:hAnsiTheme="minorHAnsi" w:cstheme="minorHAnsi"/>
                <w:color w:val="000000"/>
                <w:sz w:val="22"/>
                <w:szCs w:val="22"/>
              </w:rPr>
              <w:t>-ai</w:t>
            </w:r>
          </w:p>
        </w:tc>
        <w:tc>
          <w:tcPr>
            <w:tcW w:w="1398" w:type="pct"/>
            <w:tcBorders>
              <w:top w:val="nil"/>
              <w:left w:val="nil"/>
              <w:bottom w:val="single" w:sz="8" w:space="0" w:color="BFBFBF"/>
              <w:right w:val="single" w:sz="8" w:space="0" w:color="BFBFBF"/>
            </w:tcBorders>
            <w:shd w:val="clear" w:color="auto" w:fill="auto"/>
            <w:vAlign w:val="center"/>
            <w:hideMark/>
          </w:tcPr>
          <w:p w14:paraId="1F0C3886" w14:textId="77777777" w:rsidR="00E10702" w:rsidRPr="003378A7" w:rsidRDefault="00000000" w:rsidP="00A23D18">
            <w:pPr>
              <w:rPr>
                <w:rFonts w:asciiTheme="minorHAnsi" w:hAnsiTheme="minorHAnsi" w:cstheme="minorHAnsi"/>
                <w:color w:val="467886"/>
                <w:sz w:val="22"/>
                <w:szCs w:val="22"/>
                <w:u w:val="single"/>
              </w:rPr>
            </w:pPr>
            <w:hyperlink r:id="rId132" w:tgtFrame="_new" w:history="1">
              <w:r w:rsidR="00E10702" w:rsidRPr="003378A7">
                <w:rPr>
                  <w:rFonts w:asciiTheme="minorHAnsi" w:hAnsiTheme="minorHAnsi" w:cstheme="minorHAnsi"/>
                  <w:color w:val="467886"/>
                  <w:sz w:val="22"/>
                  <w:szCs w:val="22"/>
                  <w:u w:val="single"/>
                </w:rPr>
                <w:t>https://github.com/dair-ai/nlp_paper_summaries</w:t>
              </w:r>
            </w:hyperlink>
          </w:p>
        </w:tc>
        <w:tc>
          <w:tcPr>
            <w:tcW w:w="1059" w:type="pct"/>
            <w:tcBorders>
              <w:top w:val="nil"/>
              <w:left w:val="nil"/>
              <w:bottom w:val="single" w:sz="8" w:space="0" w:color="BFBFBF"/>
              <w:right w:val="single" w:sz="8" w:space="0" w:color="BFBFBF"/>
            </w:tcBorders>
            <w:shd w:val="clear" w:color="auto" w:fill="auto"/>
            <w:vAlign w:val="center"/>
            <w:hideMark/>
          </w:tcPr>
          <w:p w14:paraId="32E13A9B" w14:textId="77777777" w:rsidR="00E10702" w:rsidRPr="003378A7" w:rsidRDefault="00E10702" w:rsidP="00A23D18">
            <w:pPr>
              <w:rPr>
                <w:rFonts w:asciiTheme="minorHAnsi" w:hAnsiTheme="minorHAnsi" w:cstheme="minorHAnsi"/>
                <w:color w:val="000000"/>
                <w:sz w:val="22"/>
                <w:szCs w:val="22"/>
              </w:rPr>
            </w:pPr>
            <w:r w:rsidRPr="003378A7">
              <w:rPr>
                <w:rFonts w:asciiTheme="minorHAnsi" w:hAnsiTheme="minorHAnsi" w:cstheme="minorHAnsi"/>
                <w:color w:val="000000"/>
                <w:sz w:val="22"/>
                <w:szCs w:val="22"/>
              </w:rPr>
              <w:t>A repository of natural language processing (NLP) projects and paper summaries.</w:t>
            </w:r>
          </w:p>
        </w:tc>
        <w:tc>
          <w:tcPr>
            <w:tcW w:w="814" w:type="pct"/>
            <w:tcBorders>
              <w:top w:val="nil"/>
              <w:left w:val="nil"/>
              <w:bottom w:val="single" w:sz="8" w:space="0" w:color="BFBFBF"/>
              <w:right w:val="single" w:sz="8" w:space="0" w:color="BFBFBF"/>
            </w:tcBorders>
            <w:shd w:val="clear" w:color="auto" w:fill="auto"/>
            <w:vAlign w:val="center"/>
            <w:hideMark/>
          </w:tcPr>
          <w:p w14:paraId="0592228E" w14:textId="77777777" w:rsidR="00E10702" w:rsidRPr="003378A7" w:rsidRDefault="00E10702" w:rsidP="00A23D18">
            <w:pPr>
              <w:rPr>
                <w:rFonts w:asciiTheme="minorHAnsi" w:hAnsiTheme="minorHAnsi" w:cstheme="minorHAnsi"/>
                <w:color w:val="000000"/>
                <w:sz w:val="22"/>
                <w:szCs w:val="22"/>
              </w:rPr>
            </w:pPr>
            <w:r w:rsidRPr="003378A7">
              <w:rPr>
                <w:rFonts w:asciiTheme="minorHAnsi" w:hAnsiTheme="minorHAnsi" w:cstheme="minorHAnsi"/>
                <w:color w:val="000000"/>
                <w:sz w:val="22"/>
                <w:szCs w:val="22"/>
              </w:rPr>
              <w:t>Python</w:t>
            </w:r>
          </w:p>
        </w:tc>
      </w:tr>
      <w:tr w:rsidR="00E10702" w:rsidRPr="002A1030" w14:paraId="7EC29C36" w14:textId="77777777" w:rsidTr="00A23D18">
        <w:trPr>
          <w:trHeight w:val="1215"/>
        </w:trPr>
        <w:tc>
          <w:tcPr>
            <w:tcW w:w="1006" w:type="pct"/>
            <w:tcBorders>
              <w:top w:val="nil"/>
              <w:left w:val="single" w:sz="8" w:space="0" w:color="BFBFBF"/>
              <w:bottom w:val="single" w:sz="8" w:space="0" w:color="BFBFBF"/>
              <w:right w:val="single" w:sz="8" w:space="0" w:color="BFBFBF"/>
            </w:tcBorders>
            <w:shd w:val="clear" w:color="auto" w:fill="F2F2F2" w:themeFill="background1" w:themeFillShade="F2"/>
            <w:vAlign w:val="center"/>
            <w:hideMark/>
          </w:tcPr>
          <w:p w14:paraId="22E4B3F6" w14:textId="77777777" w:rsidR="00E10702" w:rsidRPr="003378A7" w:rsidRDefault="00E10702" w:rsidP="00A23D18">
            <w:pPr>
              <w:rPr>
                <w:rFonts w:asciiTheme="minorHAnsi" w:hAnsiTheme="minorHAnsi" w:cstheme="minorHAnsi"/>
                <w:color w:val="000000"/>
                <w:sz w:val="22"/>
                <w:szCs w:val="22"/>
              </w:rPr>
            </w:pPr>
            <w:r w:rsidRPr="003378A7">
              <w:rPr>
                <w:rFonts w:asciiTheme="minorHAnsi" w:hAnsiTheme="minorHAnsi" w:cstheme="minorHAnsi"/>
                <w:color w:val="000000"/>
                <w:sz w:val="22"/>
                <w:szCs w:val="22"/>
              </w:rPr>
              <w:t xml:space="preserve">Machine Learning </w:t>
            </w:r>
            <w:proofErr w:type="spellStart"/>
            <w:r w:rsidRPr="003378A7">
              <w:rPr>
                <w:rFonts w:asciiTheme="minorHAnsi" w:hAnsiTheme="minorHAnsi" w:cstheme="minorHAnsi"/>
                <w:color w:val="000000"/>
                <w:sz w:val="22"/>
                <w:szCs w:val="22"/>
              </w:rPr>
              <w:t>Cheatsheets</w:t>
            </w:r>
            <w:proofErr w:type="spellEnd"/>
          </w:p>
        </w:tc>
        <w:tc>
          <w:tcPr>
            <w:tcW w:w="723" w:type="pct"/>
            <w:tcBorders>
              <w:top w:val="nil"/>
              <w:left w:val="nil"/>
              <w:bottom w:val="single" w:sz="8" w:space="0" w:color="BFBFBF"/>
              <w:right w:val="single" w:sz="8" w:space="0" w:color="BFBFBF"/>
            </w:tcBorders>
            <w:shd w:val="clear" w:color="auto" w:fill="F2F2F2" w:themeFill="background1" w:themeFillShade="F2"/>
            <w:vAlign w:val="center"/>
            <w:hideMark/>
          </w:tcPr>
          <w:p w14:paraId="3AD8A09C" w14:textId="77777777" w:rsidR="00E10702" w:rsidRPr="003378A7" w:rsidRDefault="00E10702" w:rsidP="00A23D18">
            <w:pPr>
              <w:rPr>
                <w:rFonts w:asciiTheme="minorHAnsi" w:hAnsiTheme="minorHAnsi" w:cstheme="minorHAnsi"/>
                <w:color w:val="000000"/>
                <w:sz w:val="22"/>
                <w:szCs w:val="22"/>
              </w:rPr>
            </w:pPr>
            <w:proofErr w:type="spellStart"/>
            <w:r w:rsidRPr="003378A7">
              <w:rPr>
                <w:rFonts w:asciiTheme="minorHAnsi" w:hAnsiTheme="minorHAnsi" w:cstheme="minorHAnsi"/>
                <w:color w:val="000000"/>
                <w:sz w:val="22"/>
                <w:szCs w:val="22"/>
              </w:rPr>
              <w:t>afshinea</w:t>
            </w:r>
            <w:proofErr w:type="spellEnd"/>
          </w:p>
        </w:tc>
        <w:tc>
          <w:tcPr>
            <w:tcW w:w="1398" w:type="pct"/>
            <w:tcBorders>
              <w:top w:val="nil"/>
              <w:left w:val="nil"/>
              <w:bottom w:val="single" w:sz="8" w:space="0" w:color="BFBFBF"/>
              <w:right w:val="single" w:sz="8" w:space="0" w:color="BFBFBF"/>
            </w:tcBorders>
            <w:shd w:val="clear" w:color="auto" w:fill="F2F2F2" w:themeFill="background1" w:themeFillShade="F2"/>
            <w:vAlign w:val="center"/>
            <w:hideMark/>
          </w:tcPr>
          <w:p w14:paraId="23965C03" w14:textId="77777777" w:rsidR="00E10702" w:rsidRPr="003378A7" w:rsidRDefault="00000000" w:rsidP="00A23D18">
            <w:pPr>
              <w:rPr>
                <w:rFonts w:asciiTheme="minorHAnsi" w:hAnsiTheme="minorHAnsi" w:cstheme="minorHAnsi"/>
                <w:color w:val="467886"/>
                <w:sz w:val="22"/>
                <w:szCs w:val="22"/>
                <w:u w:val="single"/>
              </w:rPr>
            </w:pPr>
            <w:hyperlink r:id="rId133" w:tgtFrame="_new" w:history="1">
              <w:r w:rsidR="00E10702" w:rsidRPr="003378A7">
                <w:rPr>
                  <w:rFonts w:asciiTheme="minorHAnsi" w:hAnsiTheme="minorHAnsi" w:cstheme="minorHAnsi"/>
                  <w:color w:val="467886"/>
                  <w:sz w:val="22"/>
                  <w:szCs w:val="22"/>
                  <w:u w:val="single"/>
                </w:rPr>
                <w:t>https://github.com/afshinea/stanford-cs-229-machine-learning</w:t>
              </w:r>
            </w:hyperlink>
          </w:p>
        </w:tc>
        <w:tc>
          <w:tcPr>
            <w:tcW w:w="1059" w:type="pct"/>
            <w:tcBorders>
              <w:top w:val="nil"/>
              <w:left w:val="nil"/>
              <w:bottom w:val="single" w:sz="8" w:space="0" w:color="BFBFBF"/>
              <w:right w:val="single" w:sz="8" w:space="0" w:color="BFBFBF"/>
            </w:tcBorders>
            <w:shd w:val="clear" w:color="auto" w:fill="F2F2F2" w:themeFill="background1" w:themeFillShade="F2"/>
            <w:vAlign w:val="center"/>
            <w:hideMark/>
          </w:tcPr>
          <w:p w14:paraId="5A54A2AD" w14:textId="77777777" w:rsidR="00E10702" w:rsidRPr="003378A7" w:rsidRDefault="00E10702" w:rsidP="00A23D18">
            <w:pPr>
              <w:rPr>
                <w:rFonts w:asciiTheme="minorHAnsi" w:hAnsiTheme="minorHAnsi" w:cstheme="minorHAnsi"/>
                <w:color w:val="000000"/>
                <w:sz w:val="22"/>
                <w:szCs w:val="22"/>
              </w:rPr>
            </w:pPr>
            <w:proofErr w:type="spellStart"/>
            <w:r w:rsidRPr="003378A7">
              <w:rPr>
                <w:rFonts w:asciiTheme="minorHAnsi" w:hAnsiTheme="minorHAnsi" w:cstheme="minorHAnsi"/>
                <w:color w:val="000000"/>
                <w:sz w:val="22"/>
                <w:szCs w:val="22"/>
              </w:rPr>
              <w:t>Cheatsheets</w:t>
            </w:r>
            <w:proofErr w:type="spellEnd"/>
            <w:r w:rsidRPr="003378A7">
              <w:rPr>
                <w:rFonts w:asciiTheme="minorHAnsi" w:hAnsiTheme="minorHAnsi" w:cstheme="minorHAnsi"/>
                <w:color w:val="000000"/>
                <w:sz w:val="22"/>
                <w:szCs w:val="22"/>
              </w:rPr>
              <w:t xml:space="preserve"> for the Stanford CS 229 Machine Learning course, covering key concepts and algorithms.</w:t>
            </w:r>
          </w:p>
        </w:tc>
        <w:tc>
          <w:tcPr>
            <w:tcW w:w="814" w:type="pct"/>
            <w:tcBorders>
              <w:top w:val="nil"/>
              <w:left w:val="nil"/>
              <w:bottom w:val="single" w:sz="8" w:space="0" w:color="BFBFBF"/>
              <w:right w:val="single" w:sz="8" w:space="0" w:color="BFBFBF"/>
            </w:tcBorders>
            <w:shd w:val="clear" w:color="auto" w:fill="F2F2F2" w:themeFill="background1" w:themeFillShade="F2"/>
            <w:vAlign w:val="center"/>
            <w:hideMark/>
          </w:tcPr>
          <w:p w14:paraId="7BF19A8A" w14:textId="77777777" w:rsidR="00E10702" w:rsidRPr="003378A7" w:rsidRDefault="00E10702" w:rsidP="00A23D18">
            <w:pPr>
              <w:rPr>
                <w:rFonts w:asciiTheme="minorHAnsi" w:hAnsiTheme="minorHAnsi" w:cstheme="minorHAnsi"/>
                <w:color w:val="000000"/>
                <w:sz w:val="22"/>
                <w:szCs w:val="22"/>
              </w:rPr>
            </w:pPr>
            <w:r w:rsidRPr="003378A7">
              <w:rPr>
                <w:rFonts w:asciiTheme="minorHAnsi" w:hAnsiTheme="minorHAnsi" w:cstheme="minorHAnsi"/>
                <w:color w:val="000000"/>
                <w:sz w:val="22"/>
                <w:szCs w:val="22"/>
              </w:rPr>
              <w:t>Various</w:t>
            </w:r>
          </w:p>
        </w:tc>
      </w:tr>
    </w:tbl>
    <w:p w14:paraId="0AEFBC08" w14:textId="77777777" w:rsidR="00E10702" w:rsidRPr="002A1030" w:rsidRDefault="00E10702" w:rsidP="00E10702">
      <w:pPr>
        <w:rPr>
          <w:rFonts w:asciiTheme="minorHAnsi" w:hAnsiTheme="minorHAnsi" w:cstheme="minorHAnsi"/>
          <w:color w:val="1F1F1F"/>
          <w:sz w:val="22"/>
          <w:szCs w:val="22"/>
        </w:rPr>
      </w:pPr>
    </w:p>
    <w:p w14:paraId="2A0D2E7D" w14:textId="77777777" w:rsidR="00E10702" w:rsidRPr="00E93ED3" w:rsidRDefault="00E10702" w:rsidP="00E10702">
      <w:pPr>
        <w:rPr>
          <w:rFonts w:asciiTheme="minorHAnsi" w:hAnsiTheme="minorHAnsi" w:cstheme="minorHAnsi"/>
          <w:color w:val="1F1F1F"/>
          <w:sz w:val="22"/>
          <w:szCs w:val="22"/>
        </w:rPr>
      </w:pPr>
    </w:p>
    <w:p w14:paraId="740CD267" w14:textId="77777777" w:rsidR="00FC37B8" w:rsidRDefault="00FC37B8" w:rsidP="00762095">
      <w:pPr>
        <w:pStyle w:val="ABodyCopy"/>
        <w:ind w:left="0"/>
      </w:pPr>
    </w:p>
    <w:p w14:paraId="2CE533C6" w14:textId="77777777" w:rsidR="00E10702" w:rsidRDefault="00E10702" w:rsidP="00762095">
      <w:pPr>
        <w:pStyle w:val="ABodyCopy"/>
        <w:ind w:left="0"/>
      </w:pPr>
    </w:p>
    <w:p w14:paraId="487EA6B6" w14:textId="77777777" w:rsidR="00E10702" w:rsidRDefault="00E10702" w:rsidP="00762095">
      <w:pPr>
        <w:pStyle w:val="ABodyCopy"/>
        <w:ind w:left="0"/>
      </w:pPr>
    </w:p>
    <w:p w14:paraId="31E1B2BF" w14:textId="77777777" w:rsidR="00E10702" w:rsidRDefault="00E10702" w:rsidP="00762095">
      <w:pPr>
        <w:pStyle w:val="ABodyCopy"/>
        <w:ind w:left="0"/>
      </w:pPr>
    </w:p>
    <w:p w14:paraId="3AB26E9F" w14:textId="77777777" w:rsidR="00E10702" w:rsidRDefault="00E10702" w:rsidP="00762095">
      <w:pPr>
        <w:pStyle w:val="ABodyCopy"/>
        <w:ind w:left="0"/>
      </w:pPr>
    </w:p>
    <w:p w14:paraId="4B032D2C" w14:textId="77777777" w:rsidR="00E10702" w:rsidRDefault="00E10702" w:rsidP="00762095">
      <w:pPr>
        <w:pStyle w:val="ABodyCopy"/>
        <w:ind w:left="0"/>
      </w:pPr>
    </w:p>
    <w:p w14:paraId="2338A3A8" w14:textId="77777777" w:rsidR="00E10702" w:rsidRDefault="00E10702" w:rsidP="00762095">
      <w:pPr>
        <w:pStyle w:val="ABodyCopy"/>
        <w:ind w:left="0"/>
      </w:pPr>
    </w:p>
    <w:p w14:paraId="2E250E8D" w14:textId="77777777" w:rsidR="00E10702" w:rsidRDefault="00E10702" w:rsidP="00762095">
      <w:pPr>
        <w:pStyle w:val="ABodyCopy"/>
        <w:ind w:left="0"/>
      </w:pPr>
    </w:p>
    <w:p w14:paraId="09B5A8E3" w14:textId="77777777" w:rsidR="00E10702" w:rsidRDefault="00E10702" w:rsidP="00762095">
      <w:pPr>
        <w:pStyle w:val="ABodyCopy"/>
        <w:ind w:left="0"/>
      </w:pPr>
    </w:p>
    <w:p w14:paraId="7CEB6A04" w14:textId="77777777" w:rsidR="00E10702" w:rsidRDefault="00E10702" w:rsidP="00762095">
      <w:pPr>
        <w:pStyle w:val="ABodyCopy"/>
        <w:ind w:left="0"/>
      </w:pPr>
    </w:p>
    <w:p w14:paraId="6A7A9E12" w14:textId="77777777" w:rsidR="00E10702" w:rsidRDefault="00E10702" w:rsidP="00762095">
      <w:pPr>
        <w:pStyle w:val="ABodyCopy"/>
        <w:ind w:left="0"/>
      </w:pPr>
    </w:p>
    <w:p w14:paraId="4585D618" w14:textId="77777777" w:rsidR="00E10702" w:rsidRDefault="00E10702" w:rsidP="00762095">
      <w:pPr>
        <w:pStyle w:val="ABodyCopy"/>
        <w:ind w:left="0"/>
      </w:pPr>
    </w:p>
    <w:p w14:paraId="70B028E5" w14:textId="77777777" w:rsidR="00E10702" w:rsidRDefault="00E10702" w:rsidP="00762095">
      <w:pPr>
        <w:pStyle w:val="ABodyCopy"/>
        <w:ind w:left="0"/>
      </w:pPr>
    </w:p>
    <w:p w14:paraId="5DBA3103" w14:textId="77777777" w:rsidR="00E10702" w:rsidRDefault="00E10702" w:rsidP="00762095">
      <w:pPr>
        <w:pStyle w:val="ABodyCopy"/>
        <w:ind w:left="0"/>
      </w:pPr>
    </w:p>
    <w:p w14:paraId="04E6EE6C" w14:textId="77777777" w:rsidR="00E10702" w:rsidRDefault="00E10702" w:rsidP="00762095">
      <w:pPr>
        <w:pStyle w:val="ABodyCopy"/>
        <w:ind w:left="0"/>
      </w:pPr>
    </w:p>
    <w:p w14:paraId="5F70C429" w14:textId="77777777" w:rsidR="00145AC7" w:rsidRPr="0042246D" w:rsidRDefault="00145AC7" w:rsidP="00145AC7">
      <w:pPr>
        <w:pStyle w:val="Heading1"/>
        <w:rPr>
          <w:rFonts w:asciiTheme="minorHAnsi" w:hAnsiTheme="minorHAnsi" w:cstheme="minorHAnsi"/>
          <w:b w:val="0"/>
          <w:bCs w:val="0"/>
          <w:sz w:val="22"/>
          <w:szCs w:val="22"/>
        </w:rPr>
      </w:pPr>
      <w:bookmarkStart w:id="201" w:name="_Toc174889710"/>
      <w:r w:rsidRPr="0042246D">
        <w:rPr>
          <w:rFonts w:asciiTheme="minorHAnsi" w:hAnsiTheme="minorHAnsi" w:cstheme="minorHAnsi"/>
        </w:rPr>
        <w:lastRenderedPageBreak/>
        <w:t xml:space="preserve">Appendix:  </w:t>
      </w:r>
      <w:r>
        <w:rPr>
          <w:rFonts w:asciiTheme="minorHAnsi" w:hAnsiTheme="minorHAnsi" w:cstheme="minorHAnsi"/>
        </w:rPr>
        <w:t>Glossary of Data Science and AI/ML Terms</w:t>
      </w:r>
      <w:bookmarkEnd w:id="201"/>
    </w:p>
    <w:p w14:paraId="042244CC" w14:textId="77777777" w:rsidR="00145AC7" w:rsidRDefault="00145AC7" w:rsidP="00145AC7">
      <w:pPr>
        <w:spacing w:afterLines="180" w:after="432"/>
        <w:rPr>
          <w:rFonts w:asciiTheme="minorHAnsi" w:hAnsiTheme="minorHAnsi" w:cstheme="minorHAnsi"/>
          <w:b/>
          <w:bCs/>
          <w:sz w:val="22"/>
          <w:szCs w:val="22"/>
        </w:rPr>
      </w:pPr>
    </w:p>
    <w:p w14:paraId="31B5E8CD" w14:textId="77777777" w:rsidR="00145AC7" w:rsidRPr="00B7510B" w:rsidRDefault="00145AC7" w:rsidP="00145AC7">
      <w:pPr>
        <w:spacing w:afterLines="180" w:after="432"/>
        <w:rPr>
          <w:rFonts w:asciiTheme="minorHAnsi" w:hAnsiTheme="minorHAnsi" w:cstheme="minorHAnsi"/>
          <w:b/>
          <w:bCs/>
          <w:sz w:val="22"/>
          <w:szCs w:val="22"/>
        </w:rPr>
      </w:pPr>
      <w:r w:rsidRPr="00B7510B">
        <w:rPr>
          <w:rFonts w:asciiTheme="minorHAnsi" w:hAnsiTheme="minorHAnsi" w:cstheme="minorHAnsi"/>
          <w:b/>
          <w:bCs/>
          <w:sz w:val="22"/>
          <w:szCs w:val="22"/>
        </w:rPr>
        <w:t>A</w:t>
      </w:r>
    </w:p>
    <w:p w14:paraId="2AB0DE22" w14:textId="77777777" w:rsidR="00145AC7" w:rsidRPr="00B7510B" w:rsidRDefault="00145AC7" w:rsidP="00145AC7">
      <w:pPr>
        <w:spacing w:afterLines="180" w:after="432"/>
        <w:rPr>
          <w:rFonts w:asciiTheme="minorHAnsi" w:hAnsiTheme="minorHAnsi" w:cstheme="minorHAnsi"/>
          <w:sz w:val="22"/>
          <w:szCs w:val="22"/>
        </w:rPr>
      </w:pPr>
      <w:r w:rsidRPr="00B7510B">
        <w:rPr>
          <w:rFonts w:asciiTheme="minorHAnsi" w:hAnsiTheme="minorHAnsi" w:cstheme="minorHAnsi"/>
          <w:b/>
          <w:bCs/>
          <w:sz w:val="22"/>
          <w:szCs w:val="22"/>
        </w:rPr>
        <w:t>A/B Testing</w:t>
      </w:r>
      <w:r w:rsidRPr="00B7510B">
        <w:rPr>
          <w:rFonts w:asciiTheme="minorHAnsi" w:hAnsiTheme="minorHAnsi" w:cstheme="minorHAnsi"/>
          <w:sz w:val="22"/>
          <w:szCs w:val="22"/>
        </w:rPr>
        <w:br/>
        <w:t>A method of comparing two versions of a web page, model, or other product to determine which one performs better. Commonly used in marketing and product development.</w:t>
      </w:r>
    </w:p>
    <w:p w14:paraId="5E469A23" w14:textId="77777777" w:rsidR="00145AC7" w:rsidRPr="00B7510B" w:rsidRDefault="00145AC7" w:rsidP="00145AC7">
      <w:pPr>
        <w:spacing w:afterLines="180" w:after="432"/>
        <w:rPr>
          <w:rFonts w:asciiTheme="minorHAnsi" w:hAnsiTheme="minorHAnsi" w:cstheme="minorHAnsi"/>
          <w:sz w:val="22"/>
          <w:szCs w:val="22"/>
        </w:rPr>
      </w:pPr>
      <w:r w:rsidRPr="00B7510B">
        <w:rPr>
          <w:rFonts w:asciiTheme="minorHAnsi" w:hAnsiTheme="minorHAnsi" w:cstheme="minorHAnsi"/>
          <w:b/>
          <w:bCs/>
          <w:sz w:val="22"/>
          <w:szCs w:val="22"/>
        </w:rPr>
        <w:t>Accuracy</w:t>
      </w:r>
      <w:r w:rsidRPr="00B7510B">
        <w:rPr>
          <w:rFonts w:asciiTheme="minorHAnsi" w:hAnsiTheme="minorHAnsi" w:cstheme="minorHAnsi"/>
          <w:sz w:val="22"/>
          <w:szCs w:val="22"/>
        </w:rPr>
        <w:br/>
        <w:t>A metric that measures the percentage of correctly predicted instances out of the total instances, often used to evaluate classification models.</w:t>
      </w:r>
    </w:p>
    <w:p w14:paraId="55941E1C" w14:textId="77777777" w:rsidR="00145AC7" w:rsidRPr="00B7510B" w:rsidRDefault="00145AC7" w:rsidP="00145AC7">
      <w:pPr>
        <w:spacing w:afterLines="180" w:after="432"/>
        <w:rPr>
          <w:rFonts w:asciiTheme="minorHAnsi" w:hAnsiTheme="minorHAnsi" w:cstheme="minorHAnsi"/>
          <w:sz w:val="22"/>
          <w:szCs w:val="22"/>
        </w:rPr>
      </w:pPr>
      <w:r w:rsidRPr="00B7510B">
        <w:rPr>
          <w:rFonts w:asciiTheme="minorHAnsi" w:hAnsiTheme="minorHAnsi" w:cstheme="minorHAnsi"/>
          <w:b/>
          <w:bCs/>
          <w:sz w:val="22"/>
          <w:szCs w:val="22"/>
        </w:rPr>
        <w:t>Activation Function</w:t>
      </w:r>
      <w:r w:rsidRPr="00B7510B">
        <w:rPr>
          <w:rFonts w:asciiTheme="minorHAnsi" w:hAnsiTheme="minorHAnsi" w:cstheme="minorHAnsi"/>
          <w:sz w:val="22"/>
          <w:szCs w:val="22"/>
        </w:rPr>
        <w:br/>
        <w:t xml:space="preserve">A function in a neural network that determines the output of a node given an input or set of inputs. Common activation functions include </w:t>
      </w:r>
      <w:proofErr w:type="spellStart"/>
      <w:r w:rsidRPr="00B7510B">
        <w:rPr>
          <w:rFonts w:asciiTheme="minorHAnsi" w:hAnsiTheme="minorHAnsi" w:cstheme="minorHAnsi"/>
          <w:sz w:val="22"/>
          <w:szCs w:val="22"/>
        </w:rPr>
        <w:t>ReLU</w:t>
      </w:r>
      <w:proofErr w:type="spellEnd"/>
      <w:r w:rsidRPr="00B7510B">
        <w:rPr>
          <w:rFonts w:asciiTheme="minorHAnsi" w:hAnsiTheme="minorHAnsi" w:cstheme="minorHAnsi"/>
          <w:sz w:val="22"/>
          <w:szCs w:val="22"/>
        </w:rPr>
        <w:t>, sigmoid, and tanh.</w:t>
      </w:r>
    </w:p>
    <w:p w14:paraId="2E53F981" w14:textId="77777777" w:rsidR="00145AC7" w:rsidRPr="00B7510B" w:rsidRDefault="00145AC7" w:rsidP="00145AC7">
      <w:pPr>
        <w:spacing w:afterLines="180" w:after="432"/>
        <w:rPr>
          <w:rFonts w:asciiTheme="minorHAnsi" w:hAnsiTheme="minorHAnsi" w:cstheme="minorHAnsi"/>
          <w:sz w:val="22"/>
          <w:szCs w:val="22"/>
        </w:rPr>
      </w:pPr>
      <w:r w:rsidRPr="00B7510B">
        <w:rPr>
          <w:rFonts w:asciiTheme="minorHAnsi" w:hAnsiTheme="minorHAnsi" w:cstheme="minorHAnsi"/>
          <w:b/>
          <w:bCs/>
          <w:sz w:val="22"/>
          <w:szCs w:val="22"/>
        </w:rPr>
        <w:t>AIC (Akaike Information Criterion)</w:t>
      </w:r>
      <w:r w:rsidRPr="00B7510B">
        <w:rPr>
          <w:rFonts w:asciiTheme="minorHAnsi" w:hAnsiTheme="minorHAnsi" w:cstheme="minorHAnsi"/>
          <w:sz w:val="22"/>
          <w:szCs w:val="22"/>
        </w:rPr>
        <w:br/>
        <w:t>A metric used to compare the goodness of fit of different statistical models, penalizing models with more parameters to avoid overfitting.</w:t>
      </w:r>
    </w:p>
    <w:p w14:paraId="6697A1D4" w14:textId="77777777" w:rsidR="00145AC7" w:rsidRPr="00B7510B" w:rsidRDefault="00145AC7" w:rsidP="00145AC7">
      <w:pPr>
        <w:spacing w:afterLines="180" w:after="432"/>
        <w:rPr>
          <w:rFonts w:asciiTheme="minorHAnsi" w:hAnsiTheme="minorHAnsi" w:cstheme="minorHAnsi"/>
          <w:sz w:val="22"/>
          <w:szCs w:val="22"/>
        </w:rPr>
      </w:pPr>
      <w:r w:rsidRPr="00B7510B">
        <w:rPr>
          <w:rFonts w:asciiTheme="minorHAnsi" w:hAnsiTheme="minorHAnsi" w:cstheme="minorHAnsi"/>
          <w:b/>
          <w:bCs/>
          <w:sz w:val="22"/>
          <w:szCs w:val="22"/>
        </w:rPr>
        <w:t>Algorithm</w:t>
      </w:r>
      <w:r w:rsidRPr="00B7510B">
        <w:rPr>
          <w:rFonts w:asciiTheme="minorHAnsi" w:hAnsiTheme="minorHAnsi" w:cstheme="minorHAnsi"/>
          <w:sz w:val="22"/>
          <w:szCs w:val="22"/>
        </w:rPr>
        <w:br/>
        <w:t>A set of rules or instructions given to an AI/ML model to help it learn from the data and make predictions or decisions.</w:t>
      </w:r>
    </w:p>
    <w:p w14:paraId="6228254B" w14:textId="77777777" w:rsidR="00145AC7" w:rsidRPr="00B7510B" w:rsidRDefault="00145AC7" w:rsidP="00145AC7">
      <w:pPr>
        <w:spacing w:afterLines="180" w:after="432"/>
        <w:rPr>
          <w:rFonts w:asciiTheme="minorHAnsi" w:hAnsiTheme="minorHAnsi" w:cstheme="minorHAnsi"/>
          <w:sz w:val="22"/>
          <w:szCs w:val="22"/>
        </w:rPr>
      </w:pPr>
      <w:r w:rsidRPr="00B7510B">
        <w:rPr>
          <w:rFonts w:asciiTheme="minorHAnsi" w:hAnsiTheme="minorHAnsi" w:cstheme="minorHAnsi"/>
          <w:b/>
          <w:bCs/>
          <w:sz w:val="22"/>
          <w:szCs w:val="22"/>
        </w:rPr>
        <w:t>Artificial Intelligence (AI)</w:t>
      </w:r>
      <w:r w:rsidRPr="00B7510B">
        <w:rPr>
          <w:rFonts w:asciiTheme="minorHAnsi" w:hAnsiTheme="minorHAnsi" w:cstheme="minorHAnsi"/>
          <w:sz w:val="22"/>
          <w:szCs w:val="22"/>
        </w:rPr>
        <w:br/>
        <w:t>The simulation of human intelligence in machines that are programmed to think, learn, and problem-solve like humans.</w:t>
      </w:r>
    </w:p>
    <w:p w14:paraId="392BA1F0" w14:textId="77777777" w:rsidR="00145AC7" w:rsidRPr="00B7510B" w:rsidRDefault="00145AC7" w:rsidP="00145AC7">
      <w:pPr>
        <w:spacing w:afterLines="180" w:after="432"/>
        <w:rPr>
          <w:rFonts w:asciiTheme="minorHAnsi" w:hAnsiTheme="minorHAnsi" w:cstheme="minorHAnsi"/>
          <w:sz w:val="22"/>
          <w:szCs w:val="22"/>
        </w:rPr>
      </w:pPr>
      <w:r w:rsidRPr="00B7510B">
        <w:rPr>
          <w:rFonts w:asciiTheme="minorHAnsi" w:hAnsiTheme="minorHAnsi" w:cstheme="minorHAnsi"/>
          <w:b/>
          <w:bCs/>
          <w:sz w:val="22"/>
          <w:szCs w:val="22"/>
        </w:rPr>
        <w:t>AUC (Area Under the Curve)</w:t>
      </w:r>
      <w:r w:rsidRPr="00B7510B">
        <w:rPr>
          <w:rFonts w:asciiTheme="minorHAnsi" w:hAnsiTheme="minorHAnsi" w:cstheme="minorHAnsi"/>
          <w:sz w:val="22"/>
          <w:szCs w:val="22"/>
        </w:rPr>
        <w:br/>
        <w:t>A performance metric for classification models, specifically measuring the area under the Receiver Operating Characteristic (ROC) curve, which plots true positive rate versus false positive rate.</w:t>
      </w:r>
    </w:p>
    <w:p w14:paraId="59F0390C" w14:textId="77777777" w:rsidR="00145AC7" w:rsidRPr="00B7510B" w:rsidRDefault="00145AC7" w:rsidP="00145AC7">
      <w:pPr>
        <w:spacing w:afterLines="180" w:after="432"/>
        <w:rPr>
          <w:rFonts w:asciiTheme="minorHAnsi" w:hAnsiTheme="minorHAnsi" w:cstheme="minorHAnsi"/>
          <w:b/>
          <w:bCs/>
          <w:sz w:val="22"/>
          <w:szCs w:val="22"/>
        </w:rPr>
      </w:pPr>
      <w:r w:rsidRPr="00B7510B">
        <w:rPr>
          <w:rFonts w:asciiTheme="minorHAnsi" w:hAnsiTheme="minorHAnsi" w:cstheme="minorHAnsi"/>
          <w:b/>
          <w:bCs/>
          <w:sz w:val="22"/>
          <w:szCs w:val="22"/>
        </w:rPr>
        <w:lastRenderedPageBreak/>
        <w:t>B</w:t>
      </w:r>
    </w:p>
    <w:p w14:paraId="6FC9586C" w14:textId="77777777" w:rsidR="00145AC7" w:rsidRPr="00B7510B" w:rsidRDefault="00145AC7" w:rsidP="00145AC7">
      <w:pPr>
        <w:spacing w:afterLines="180" w:after="432"/>
        <w:rPr>
          <w:rFonts w:asciiTheme="minorHAnsi" w:hAnsiTheme="minorHAnsi" w:cstheme="minorHAnsi"/>
          <w:sz w:val="22"/>
          <w:szCs w:val="22"/>
        </w:rPr>
      </w:pPr>
      <w:r w:rsidRPr="00B7510B">
        <w:rPr>
          <w:rFonts w:asciiTheme="minorHAnsi" w:hAnsiTheme="minorHAnsi" w:cstheme="minorHAnsi"/>
          <w:b/>
          <w:bCs/>
          <w:sz w:val="22"/>
          <w:szCs w:val="22"/>
        </w:rPr>
        <w:t>Backpropagation</w:t>
      </w:r>
      <w:r w:rsidRPr="00B7510B">
        <w:rPr>
          <w:rFonts w:asciiTheme="minorHAnsi" w:hAnsiTheme="minorHAnsi" w:cstheme="minorHAnsi"/>
          <w:sz w:val="22"/>
          <w:szCs w:val="22"/>
        </w:rPr>
        <w:br/>
        <w:t>An algorithm used in training neural networks, where the error is calculated and propagated backward through the network to update the weights.</w:t>
      </w:r>
    </w:p>
    <w:p w14:paraId="1A5229FD" w14:textId="77777777" w:rsidR="00145AC7" w:rsidRPr="00B7510B" w:rsidRDefault="00145AC7" w:rsidP="00145AC7">
      <w:pPr>
        <w:spacing w:afterLines="180" w:after="432"/>
        <w:rPr>
          <w:rFonts w:asciiTheme="minorHAnsi" w:hAnsiTheme="minorHAnsi" w:cstheme="minorHAnsi"/>
          <w:sz w:val="22"/>
          <w:szCs w:val="22"/>
        </w:rPr>
      </w:pPr>
      <w:r w:rsidRPr="00B7510B">
        <w:rPr>
          <w:rFonts w:asciiTheme="minorHAnsi" w:hAnsiTheme="minorHAnsi" w:cstheme="minorHAnsi"/>
          <w:b/>
          <w:bCs/>
          <w:sz w:val="22"/>
          <w:szCs w:val="22"/>
        </w:rPr>
        <w:t>Bagging (Bootstrap Aggregating)</w:t>
      </w:r>
      <w:r w:rsidRPr="00B7510B">
        <w:rPr>
          <w:rFonts w:asciiTheme="minorHAnsi" w:hAnsiTheme="minorHAnsi" w:cstheme="minorHAnsi"/>
          <w:sz w:val="22"/>
          <w:szCs w:val="22"/>
        </w:rPr>
        <w:br/>
        <w:t>An ensemble method that trains multiple models on different subsets of the data (created via bootstrapping) and combines their predictions to improve accuracy and reduce variance.</w:t>
      </w:r>
    </w:p>
    <w:p w14:paraId="5D218109" w14:textId="77777777" w:rsidR="00145AC7" w:rsidRPr="00B7510B" w:rsidRDefault="00145AC7" w:rsidP="00145AC7">
      <w:pPr>
        <w:spacing w:afterLines="180" w:after="432"/>
        <w:rPr>
          <w:rFonts w:asciiTheme="minorHAnsi" w:hAnsiTheme="minorHAnsi" w:cstheme="minorHAnsi"/>
          <w:sz w:val="22"/>
          <w:szCs w:val="22"/>
        </w:rPr>
      </w:pPr>
      <w:r w:rsidRPr="00B7510B">
        <w:rPr>
          <w:rFonts w:asciiTheme="minorHAnsi" w:hAnsiTheme="minorHAnsi" w:cstheme="minorHAnsi"/>
          <w:b/>
          <w:bCs/>
          <w:sz w:val="22"/>
          <w:szCs w:val="22"/>
        </w:rPr>
        <w:t>Bayesian Inference</w:t>
      </w:r>
      <w:r w:rsidRPr="00B7510B">
        <w:rPr>
          <w:rFonts w:asciiTheme="minorHAnsi" w:hAnsiTheme="minorHAnsi" w:cstheme="minorHAnsi"/>
          <w:sz w:val="22"/>
          <w:szCs w:val="22"/>
        </w:rPr>
        <w:br/>
        <w:t>A statistical method that updates the probability estimate for a hypothesis as more evidence or information becomes available.</w:t>
      </w:r>
    </w:p>
    <w:p w14:paraId="696023F6" w14:textId="77777777" w:rsidR="00145AC7" w:rsidRPr="00B7510B" w:rsidRDefault="00145AC7" w:rsidP="00145AC7">
      <w:pPr>
        <w:spacing w:afterLines="180" w:after="432"/>
        <w:rPr>
          <w:rFonts w:asciiTheme="minorHAnsi" w:hAnsiTheme="minorHAnsi" w:cstheme="minorHAnsi"/>
          <w:sz w:val="22"/>
          <w:szCs w:val="22"/>
        </w:rPr>
      </w:pPr>
      <w:r w:rsidRPr="00B7510B">
        <w:rPr>
          <w:rFonts w:asciiTheme="minorHAnsi" w:hAnsiTheme="minorHAnsi" w:cstheme="minorHAnsi"/>
          <w:b/>
          <w:bCs/>
          <w:sz w:val="22"/>
          <w:szCs w:val="22"/>
        </w:rPr>
        <w:t>BIC (Bayesian Information Criterion)</w:t>
      </w:r>
      <w:r w:rsidRPr="00B7510B">
        <w:rPr>
          <w:rFonts w:asciiTheme="minorHAnsi" w:hAnsiTheme="minorHAnsi" w:cstheme="minorHAnsi"/>
          <w:sz w:val="22"/>
          <w:szCs w:val="22"/>
        </w:rPr>
        <w:br/>
        <w:t>Similar to AIC, but with a stronger penalty for models with more parameters, making it more conservative in model selection.</w:t>
      </w:r>
    </w:p>
    <w:p w14:paraId="28509193" w14:textId="77777777" w:rsidR="00145AC7" w:rsidRPr="00B7510B" w:rsidRDefault="00145AC7" w:rsidP="00145AC7">
      <w:pPr>
        <w:spacing w:afterLines="180" w:after="432"/>
        <w:rPr>
          <w:rFonts w:asciiTheme="minorHAnsi" w:hAnsiTheme="minorHAnsi" w:cstheme="minorHAnsi"/>
          <w:sz w:val="22"/>
          <w:szCs w:val="22"/>
        </w:rPr>
      </w:pPr>
      <w:r w:rsidRPr="00B7510B">
        <w:rPr>
          <w:rFonts w:asciiTheme="minorHAnsi" w:hAnsiTheme="minorHAnsi" w:cstheme="minorHAnsi"/>
          <w:b/>
          <w:bCs/>
          <w:sz w:val="22"/>
          <w:szCs w:val="22"/>
        </w:rPr>
        <w:t>Bias</w:t>
      </w:r>
      <w:r w:rsidRPr="00B7510B">
        <w:rPr>
          <w:rFonts w:asciiTheme="minorHAnsi" w:hAnsiTheme="minorHAnsi" w:cstheme="minorHAnsi"/>
          <w:sz w:val="22"/>
          <w:szCs w:val="22"/>
        </w:rPr>
        <w:br/>
        <w:t>A model’s systematic error that leads to consistent deviations from the true value, typically resulting in underfitting.</w:t>
      </w:r>
    </w:p>
    <w:p w14:paraId="35ED7BE3" w14:textId="77777777" w:rsidR="00145AC7" w:rsidRPr="00B7510B" w:rsidRDefault="00145AC7" w:rsidP="00145AC7">
      <w:pPr>
        <w:spacing w:afterLines="180" w:after="432"/>
        <w:rPr>
          <w:rFonts w:asciiTheme="minorHAnsi" w:hAnsiTheme="minorHAnsi" w:cstheme="minorHAnsi"/>
          <w:sz w:val="22"/>
          <w:szCs w:val="22"/>
        </w:rPr>
      </w:pPr>
      <w:r w:rsidRPr="00B7510B">
        <w:rPr>
          <w:rFonts w:asciiTheme="minorHAnsi" w:hAnsiTheme="minorHAnsi" w:cstheme="minorHAnsi"/>
          <w:b/>
          <w:bCs/>
          <w:sz w:val="22"/>
          <w:szCs w:val="22"/>
        </w:rPr>
        <w:t>Bias-Variance Tradeoff</w:t>
      </w:r>
      <w:r w:rsidRPr="00B7510B">
        <w:rPr>
          <w:rFonts w:asciiTheme="minorHAnsi" w:hAnsiTheme="minorHAnsi" w:cstheme="minorHAnsi"/>
          <w:sz w:val="22"/>
          <w:szCs w:val="22"/>
        </w:rPr>
        <w:br/>
        <w:t>A balance between bias (error from erroneous assumptions) and variance (error from sensitivity to small fluctuations in the training data). The tradeoff affects model performance on unseen data.</w:t>
      </w:r>
    </w:p>
    <w:p w14:paraId="72B671E1" w14:textId="77777777" w:rsidR="00145AC7" w:rsidRPr="00B7510B" w:rsidRDefault="00145AC7" w:rsidP="00145AC7">
      <w:pPr>
        <w:spacing w:afterLines="180" w:after="432"/>
        <w:rPr>
          <w:rFonts w:asciiTheme="minorHAnsi" w:hAnsiTheme="minorHAnsi" w:cstheme="minorHAnsi"/>
          <w:b/>
          <w:bCs/>
          <w:sz w:val="22"/>
          <w:szCs w:val="22"/>
        </w:rPr>
      </w:pPr>
      <w:r w:rsidRPr="00B7510B">
        <w:rPr>
          <w:rFonts w:asciiTheme="minorHAnsi" w:hAnsiTheme="minorHAnsi" w:cstheme="minorHAnsi"/>
          <w:b/>
          <w:bCs/>
          <w:sz w:val="22"/>
          <w:szCs w:val="22"/>
        </w:rPr>
        <w:t>C</w:t>
      </w:r>
    </w:p>
    <w:p w14:paraId="5C3BAA57" w14:textId="77777777" w:rsidR="00145AC7" w:rsidRPr="00B7510B" w:rsidRDefault="00145AC7" w:rsidP="00145AC7">
      <w:pPr>
        <w:spacing w:afterLines="180" w:after="432"/>
        <w:rPr>
          <w:rFonts w:asciiTheme="minorHAnsi" w:hAnsiTheme="minorHAnsi" w:cstheme="minorHAnsi"/>
          <w:sz w:val="22"/>
          <w:szCs w:val="22"/>
        </w:rPr>
      </w:pPr>
      <w:r w:rsidRPr="00B7510B">
        <w:rPr>
          <w:rFonts w:asciiTheme="minorHAnsi" w:hAnsiTheme="minorHAnsi" w:cstheme="minorHAnsi"/>
          <w:b/>
          <w:bCs/>
          <w:sz w:val="22"/>
          <w:szCs w:val="22"/>
        </w:rPr>
        <w:t>Classification Model</w:t>
      </w:r>
      <w:r w:rsidRPr="00B7510B">
        <w:rPr>
          <w:rFonts w:asciiTheme="minorHAnsi" w:hAnsiTheme="minorHAnsi" w:cstheme="minorHAnsi"/>
          <w:sz w:val="22"/>
          <w:szCs w:val="22"/>
        </w:rPr>
        <w:br/>
        <w:t>A type of predictive model that assigns a label or category to an input based on its features. Examples include logistic regression, decision trees, and neural networks.</w:t>
      </w:r>
    </w:p>
    <w:p w14:paraId="7802B121" w14:textId="77777777" w:rsidR="00145AC7" w:rsidRPr="00B7510B" w:rsidRDefault="00145AC7" w:rsidP="00145AC7">
      <w:pPr>
        <w:spacing w:afterLines="180" w:after="432"/>
        <w:rPr>
          <w:rFonts w:asciiTheme="minorHAnsi" w:hAnsiTheme="minorHAnsi" w:cstheme="minorHAnsi"/>
          <w:sz w:val="22"/>
          <w:szCs w:val="22"/>
        </w:rPr>
      </w:pPr>
      <w:r w:rsidRPr="00B7510B">
        <w:rPr>
          <w:rFonts w:asciiTheme="minorHAnsi" w:hAnsiTheme="minorHAnsi" w:cstheme="minorHAnsi"/>
          <w:b/>
          <w:bCs/>
          <w:sz w:val="22"/>
          <w:szCs w:val="22"/>
        </w:rPr>
        <w:lastRenderedPageBreak/>
        <w:t>Clustering</w:t>
      </w:r>
      <w:r w:rsidRPr="00B7510B">
        <w:rPr>
          <w:rFonts w:asciiTheme="minorHAnsi" w:hAnsiTheme="minorHAnsi" w:cstheme="minorHAnsi"/>
          <w:sz w:val="22"/>
          <w:szCs w:val="22"/>
        </w:rPr>
        <w:br/>
        <w:t>A type of unsupervised learning that groups similar data points together based on their features. Common algorithms include K-means and hierarchical clustering.</w:t>
      </w:r>
    </w:p>
    <w:p w14:paraId="1A5243EA" w14:textId="77777777" w:rsidR="00145AC7" w:rsidRPr="00B7510B" w:rsidRDefault="00145AC7" w:rsidP="00145AC7">
      <w:pPr>
        <w:spacing w:afterLines="180" w:after="432"/>
        <w:rPr>
          <w:rFonts w:asciiTheme="minorHAnsi" w:hAnsiTheme="minorHAnsi" w:cstheme="minorHAnsi"/>
          <w:sz w:val="22"/>
          <w:szCs w:val="22"/>
        </w:rPr>
      </w:pPr>
      <w:r w:rsidRPr="00B7510B">
        <w:rPr>
          <w:rFonts w:asciiTheme="minorHAnsi" w:hAnsiTheme="minorHAnsi" w:cstheme="minorHAnsi"/>
          <w:b/>
          <w:bCs/>
          <w:sz w:val="22"/>
          <w:szCs w:val="22"/>
        </w:rPr>
        <w:t>Confusion Matrix</w:t>
      </w:r>
      <w:r w:rsidRPr="00B7510B">
        <w:rPr>
          <w:rFonts w:asciiTheme="minorHAnsi" w:hAnsiTheme="minorHAnsi" w:cstheme="minorHAnsi"/>
          <w:sz w:val="22"/>
          <w:szCs w:val="22"/>
        </w:rPr>
        <w:br/>
        <w:t>A table used to describe the performance of a classification model, showing the true positives, false positives, true negatives, and false negatives.</w:t>
      </w:r>
    </w:p>
    <w:p w14:paraId="61042479" w14:textId="77777777" w:rsidR="00145AC7" w:rsidRPr="00B7510B" w:rsidRDefault="00145AC7" w:rsidP="00145AC7">
      <w:pPr>
        <w:spacing w:afterLines="180" w:after="432"/>
        <w:rPr>
          <w:rFonts w:asciiTheme="minorHAnsi" w:hAnsiTheme="minorHAnsi" w:cstheme="minorHAnsi"/>
          <w:sz w:val="22"/>
          <w:szCs w:val="22"/>
        </w:rPr>
      </w:pPr>
      <w:r w:rsidRPr="00B7510B">
        <w:rPr>
          <w:rFonts w:asciiTheme="minorHAnsi" w:hAnsiTheme="minorHAnsi" w:cstheme="minorHAnsi"/>
          <w:b/>
          <w:bCs/>
          <w:sz w:val="22"/>
          <w:szCs w:val="22"/>
        </w:rPr>
        <w:t>Correlation</w:t>
      </w:r>
      <w:r w:rsidRPr="00B7510B">
        <w:rPr>
          <w:rFonts w:asciiTheme="minorHAnsi" w:hAnsiTheme="minorHAnsi" w:cstheme="minorHAnsi"/>
          <w:sz w:val="22"/>
          <w:szCs w:val="22"/>
        </w:rPr>
        <w:br/>
        <w:t>A statistical measure that describes the strength and direction of a relationship between two variables. It ranges from -1 to 1, where 1 indicates a perfect positive relationship, -1 indicates a perfect negative relationship, and 0 indicates no relationship.</w:t>
      </w:r>
    </w:p>
    <w:p w14:paraId="76F82632" w14:textId="77777777" w:rsidR="00145AC7" w:rsidRPr="00B7510B" w:rsidRDefault="00145AC7" w:rsidP="00145AC7">
      <w:pPr>
        <w:spacing w:afterLines="180" w:after="432"/>
        <w:rPr>
          <w:rFonts w:asciiTheme="minorHAnsi" w:hAnsiTheme="minorHAnsi" w:cstheme="minorHAnsi"/>
          <w:sz w:val="22"/>
          <w:szCs w:val="22"/>
        </w:rPr>
      </w:pPr>
      <w:r w:rsidRPr="00B7510B">
        <w:rPr>
          <w:rFonts w:asciiTheme="minorHAnsi" w:hAnsiTheme="minorHAnsi" w:cstheme="minorHAnsi"/>
          <w:b/>
          <w:bCs/>
          <w:sz w:val="22"/>
          <w:szCs w:val="22"/>
        </w:rPr>
        <w:t>Cross-Validation</w:t>
      </w:r>
      <w:r w:rsidRPr="00B7510B">
        <w:rPr>
          <w:rFonts w:asciiTheme="minorHAnsi" w:hAnsiTheme="minorHAnsi" w:cstheme="minorHAnsi"/>
          <w:sz w:val="22"/>
          <w:szCs w:val="22"/>
        </w:rPr>
        <w:br/>
        <w:t>A technique used to assess the performance of a model by dividing the data into multiple subsets (folds) and training/testing the model on different combinations of these subsets.</w:t>
      </w:r>
    </w:p>
    <w:p w14:paraId="28DE501D" w14:textId="77777777" w:rsidR="00145AC7" w:rsidRPr="00B7510B" w:rsidRDefault="00145AC7" w:rsidP="00145AC7">
      <w:pPr>
        <w:spacing w:afterLines="180" w:after="432"/>
        <w:rPr>
          <w:rFonts w:asciiTheme="minorHAnsi" w:hAnsiTheme="minorHAnsi" w:cstheme="minorHAnsi"/>
          <w:sz w:val="22"/>
          <w:szCs w:val="22"/>
        </w:rPr>
      </w:pPr>
      <w:r w:rsidRPr="00B7510B">
        <w:rPr>
          <w:rFonts w:asciiTheme="minorHAnsi" w:hAnsiTheme="minorHAnsi" w:cstheme="minorHAnsi"/>
          <w:b/>
          <w:bCs/>
          <w:sz w:val="22"/>
          <w:szCs w:val="22"/>
        </w:rPr>
        <w:t>Curse of Dimensionality</w:t>
      </w:r>
      <w:r w:rsidRPr="00B7510B">
        <w:rPr>
          <w:rFonts w:asciiTheme="minorHAnsi" w:hAnsiTheme="minorHAnsi" w:cstheme="minorHAnsi"/>
          <w:sz w:val="22"/>
          <w:szCs w:val="22"/>
        </w:rPr>
        <w:br/>
        <w:t>A phenomenon where the performance of a model degrades as the number of features (dimensions) increases, due to the sparsity of data in high-dimensional space.</w:t>
      </w:r>
    </w:p>
    <w:p w14:paraId="73B43D6D" w14:textId="77777777" w:rsidR="00145AC7" w:rsidRPr="00B7510B" w:rsidRDefault="00145AC7" w:rsidP="00145AC7">
      <w:pPr>
        <w:spacing w:afterLines="180" w:after="432"/>
        <w:rPr>
          <w:rFonts w:asciiTheme="minorHAnsi" w:hAnsiTheme="minorHAnsi" w:cstheme="minorHAnsi"/>
          <w:b/>
          <w:bCs/>
          <w:sz w:val="22"/>
          <w:szCs w:val="22"/>
        </w:rPr>
      </w:pPr>
      <w:r w:rsidRPr="00B7510B">
        <w:rPr>
          <w:rFonts w:asciiTheme="minorHAnsi" w:hAnsiTheme="minorHAnsi" w:cstheme="minorHAnsi"/>
          <w:b/>
          <w:bCs/>
          <w:sz w:val="22"/>
          <w:szCs w:val="22"/>
        </w:rPr>
        <w:t>D</w:t>
      </w:r>
    </w:p>
    <w:p w14:paraId="64A57715" w14:textId="77777777" w:rsidR="00145AC7" w:rsidRPr="00B7510B" w:rsidRDefault="00145AC7" w:rsidP="00145AC7">
      <w:pPr>
        <w:spacing w:afterLines="180" w:after="432"/>
        <w:rPr>
          <w:rFonts w:asciiTheme="minorHAnsi" w:hAnsiTheme="minorHAnsi" w:cstheme="minorHAnsi"/>
          <w:sz w:val="22"/>
          <w:szCs w:val="22"/>
        </w:rPr>
      </w:pPr>
      <w:r w:rsidRPr="00B7510B">
        <w:rPr>
          <w:rFonts w:asciiTheme="minorHAnsi" w:hAnsiTheme="minorHAnsi" w:cstheme="minorHAnsi"/>
          <w:b/>
          <w:bCs/>
          <w:sz w:val="22"/>
          <w:szCs w:val="22"/>
        </w:rPr>
        <w:t>Data Augmentation</w:t>
      </w:r>
      <w:r w:rsidRPr="00B7510B">
        <w:rPr>
          <w:rFonts w:asciiTheme="minorHAnsi" w:hAnsiTheme="minorHAnsi" w:cstheme="minorHAnsi"/>
          <w:sz w:val="22"/>
          <w:szCs w:val="22"/>
        </w:rPr>
        <w:br/>
        <w:t>A technique used to increase the diversity of training data by applying random transformations such as rotation, flipping, or scaling, commonly used in image processing.</w:t>
      </w:r>
    </w:p>
    <w:p w14:paraId="3AD63D77" w14:textId="77777777" w:rsidR="00145AC7" w:rsidRPr="00B7510B" w:rsidRDefault="00145AC7" w:rsidP="00145AC7">
      <w:pPr>
        <w:spacing w:afterLines="180" w:after="432"/>
        <w:rPr>
          <w:rFonts w:asciiTheme="minorHAnsi" w:hAnsiTheme="minorHAnsi" w:cstheme="minorHAnsi"/>
          <w:sz w:val="22"/>
          <w:szCs w:val="22"/>
        </w:rPr>
      </w:pPr>
      <w:r w:rsidRPr="00B7510B">
        <w:rPr>
          <w:rFonts w:asciiTheme="minorHAnsi" w:hAnsiTheme="minorHAnsi" w:cstheme="minorHAnsi"/>
          <w:b/>
          <w:bCs/>
          <w:sz w:val="22"/>
          <w:szCs w:val="22"/>
        </w:rPr>
        <w:t>Data Imputation</w:t>
      </w:r>
      <w:r w:rsidRPr="00B7510B">
        <w:rPr>
          <w:rFonts w:asciiTheme="minorHAnsi" w:hAnsiTheme="minorHAnsi" w:cstheme="minorHAnsi"/>
          <w:sz w:val="22"/>
          <w:szCs w:val="22"/>
        </w:rPr>
        <w:br/>
        <w:t>The process of replacing missing data with substituted values, commonly using mean, median, or mode, or more complex methods like k-nearest neighbors or regression.</w:t>
      </w:r>
    </w:p>
    <w:p w14:paraId="4800DA18" w14:textId="77777777" w:rsidR="00145AC7" w:rsidRPr="00B7510B" w:rsidRDefault="00145AC7" w:rsidP="00145AC7">
      <w:pPr>
        <w:spacing w:afterLines="180" w:after="432"/>
        <w:rPr>
          <w:rFonts w:asciiTheme="minorHAnsi" w:hAnsiTheme="minorHAnsi" w:cstheme="minorHAnsi"/>
          <w:sz w:val="22"/>
          <w:szCs w:val="22"/>
        </w:rPr>
      </w:pPr>
      <w:r w:rsidRPr="00B7510B">
        <w:rPr>
          <w:rFonts w:asciiTheme="minorHAnsi" w:hAnsiTheme="minorHAnsi" w:cstheme="minorHAnsi"/>
          <w:b/>
          <w:bCs/>
          <w:sz w:val="22"/>
          <w:szCs w:val="22"/>
        </w:rPr>
        <w:t>Data Preprocessing</w:t>
      </w:r>
      <w:r w:rsidRPr="00B7510B">
        <w:rPr>
          <w:rFonts w:asciiTheme="minorHAnsi" w:hAnsiTheme="minorHAnsi" w:cstheme="minorHAnsi"/>
          <w:sz w:val="22"/>
          <w:szCs w:val="22"/>
        </w:rPr>
        <w:br/>
        <w:t>The process of cleaning, transforming, and organizing raw data into a suitable format for analysis and model building.</w:t>
      </w:r>
    </w:p>
    <w:p w14:paraId="63BB98B8" w14:textId="77777777" w:rsidR="00145AC7" w:rsidRPr="00B7510B" w:rsidRDefault="00145AC7" w:rsidP="00145AC7">
      <w:pPr>
        <w:spacing w:afterLines="180" w:after="432"/>
        <w:rPr>
          <w:rFonts w:asciiTheme="minorHAnsi" w:hAnsiTheme="minorHAnsi" w:cstheme="minorHAnsi"/>
          <w:sz w:val="22"/>
          <w:szCs w:val="22"/>
        </w:rPr>
      </w:pPr>
      <w:r w:rsidRPr="00B7510B">
        <w:rPr>
          <w:rFonts w:asciiTheme="minorHAnsi" w:hAnsiTheme="minorHAnsi" w:cstheme="minorHAnsi"/>
          <w:b/>
          <w:bCs/>
          <w:sz w:val="22"/>
          <w:szCs w:val="22"/>
        </w:rPr>
        <w:lastRenderedPageBreak/>
        <w:t>Decision Trees</w:t>
      </w:r>
      <w:r w:rsidRPr="00B7510B">
        <w:rPr>
          <w:rFonts w:asciiTheme="minorHAnsi" w:hAnsiTheme="minorHAnsi" w:cstheme="minorHAnsi"/>
          <w:sz w:val="22"/>
          <w:szCs w:val="22"/>
        </w:rPr>
        <w:br/>
        <w:t>A type of model that splits data into branches based on feature values, creating a tree-like structure to make decisions or predictions.</w:t>
      </w:r>
    </w:p>
    <w:p w14:paraId="2EDEA80E" w14:textId="77777777" w:rsidR="00145AC7" w:rsidRPr="00B7510B" w:rsidRDefault="00145AC7" w:rsidP="00145AC7">
      <w:pPr>
        <w:spacing w:afterLines="180" w:after="432"/>
        <w:rPr>
          <w:rFonts w:asciiTheme="minorHAnsi" w:hAnsiTheme="minorHAnsi" w:cstheme="minorHAnsi"/>
          <w:sz w:val="22"/>
          <w:szCs w:val="22"/>
        </w:rPr>
      </w:pPr>
      <w:r w:rsidRPr="00B7510B">
        <w:rPr>
          <w:rFonts w:asciiTheme="minorHAnsi" w:hAnsiTheme="minorHAnsi" w:cstheme="minorHAnsi"/>
          <w:b/>
          <w:bCs/>
          <w:sz w:val="22"/>
          <w:szCs w:val="22"/>
        </w:rPr>
        <w:t>Deep Learning</w:t>
      </w:r>
      <w:r w:rsidRPr="00B7510B">
        <w:rPr>
          <w:rFonts w:asciiTheme="minorHAnsi" w:hAnsiTheme="minorHAnsi" w:cstheme="minorHAnsi"/>
          <w:sz w:val="22"/>
          <w:szCs w:val="22"/>
        </w:rPr>
        <w:br/>
        <w:t>A subset of machine learning involving neural networks with many layers (deep networks) that can learn from large amounts of data to model complex patterns.</w:t>
      </w:r>
    </w:p>
    <w:p w14:paraId="2EE1F96E" w14:textId="77777777" w:rsidR="00145AC7" w:rsidRPr="00B7510B" w:rsidRDefault="00145AC7" w:rsidP="00145AC7">
      <w:pPr>
        <w:spacing w:afterLines="180" w:after="432"/>
        <w:rPr>
          <w:rFonts w:asciiTheme="minorHAnsi" w:hAnsiTheme="minorHAnsi" w:cstheme="minorHAnsi"/>
          <w:sz w:val="22"/>
          <w:szCs w:val="22"/>
        </w:rPr>
      </w:pPr>
      <w:r w:rsidRPr="00B7510B">
        <w:rPr>
          <w:rFonts w:asciiTheme="minorHAnsi" w:hAnsiTheme="minorHAnsi" w:cstheme="minorHAnsi"/>
          <w:b/>
          <w:bCs/>
          <w:sz w:val="22"/>
          <w:szCs w:val="22"/>
        </w:rPr>
        <w:t>Dependent Variable (Target Variable)</w:t>
      </w:r>
      <w:r w:rsidRPr="00B7510B">
        <w:rPr>
          <w:rFonts w:asciiTheme="minorHAnsi" w:hAnsiTheme="minorHAnsi" w:cstheme="minorHAnsi"/>
          <w:sz w:val="22"/>
          <w:szCs w:val="22"/>
        </w:rPr>
        <w:br/>
        <w:t>The variable that a model aims to predict, also known as the outcome or target variable.</w:t>
      </w:r>
    </w:p>
    <w:p w14:paraId="2E2AAA5C" w14:textId="77777777" w:rsidR="00145AC7" w:rsidRPr="00B7510B" w:rsidRDefault="00145AC7" w:rsidP="00145AC7">
      <w:pPr>
        <w:spacing w:afterLines="180" w:after="432"/>
        <w:rPr>
          <w:rFonts w:asciiTheme="minorHAnsi" w:hAnsiTheme="minorHAnsi" w:cstheme="minorHAnsi"/>
          <w:sz w:val="22"/>
          <w:szCs w:val="22"/>
        </w:rPr>
      </w:pPr>
      <w:r w:rsidRPr="00B7510B">
        <w:rPr>
          <w:rFonts w:asciiTheme="minorHAnsi" w:hAnsiTheme="minorHAnsi" w:cstheme="minorHAnsi"/>
          <w:b/>
          <w:bCs/>
          <w:sz w:val="22"/>
          <w:szCs w:val="22"/>
        </w:rPr>
        <w:t>Dimensionality Reduction</w:t>
      </w:r>
      <w:r w:rsidRPr="00B7510B">
        <w:rPr>
          <w:rFonts w:asciiTheme="minorHAnsi" w:hAnsiTheme="minorHAnsi" w:cstheme="minorHAnsi"/>
          <w:sz w:val="22"/>
          <w:szCs w:val="22"/>
        </w:rPr>
        <w:br/>
        <w:t>Techniques used to reduce the number of features in a dataset while retaining as much information as possible, often through methods like PCA (Principal Component Analysis) or t-SNE.</w:t>
      </w:r>
    </w:p>
    <w:p w14:paraId="35D64425" w14:textId="77777777" w:rsidR="00145AC7" w:rsidRPr="00B7510B" w:rsidRDefault="00145AC7" w:rsidP="00145AC7">
      <w:pPr>
        <w:spacing w:afterLines="180" w:after="432"/>
        <w:rPr>
          <w:rFonts w:asciiTheme="minorHAnsi" w:hAnsiTheme="minorHAnsi" w:cstheme="minorHAnsi"/>
          <w:sz w:val="22"/>
          <w:szCs w:val="22"/>
        </w:rPr>
      </w:pPr>
      <w:r w:rsidRPr="00B7510B">
        <w:rPr>
          <w:rFonts w:asciiTheme="minorHAnsi" w:hAnsiTheme="minorHAnsi" w:cstheme="minorHAnsi"/>
          <w:b/>
          <w:bCs/>
          <w:sz w:val="22"/>
          <w:szCs w:val="22"/>
        </w:rPr>
        <w:t>Distributions</w:t>
      </w:r>
      <w:r w:rsidRPr="00B7510B">
        <w:rPr>
          <w:rFonts w:asciiTheme="minorHAnsi" w:hAnsiTheme="minorHAnsi" w:cstheme="minorHAnsi"/>
          <w:sz w:val="22"/>
          <w:szCs w:val="22"/>
        </w:rPr>
        <w:br/>
        <w:t>A statistical function that describes the likelihood of different outcomes in a dataset. Common distributions include normal, binomial, and Poisson distributions.</w:t>
      </w:r>
    </w:p>
    <w:p w14:paraId="7801062C" w14:textId="77777777" w:rsidR="00145AC7" w:rsidRPr="00B7510B" w:rsidRDefault="00145AC7" w:rsidP="00145AC7">
      <w:pPr>
        <w:spacing w:afterLines="180" w:after="432"/>
        <w:rPr>
          <w:rFonts w:asciiTheme="minorHAnsi" w:hAnsiTheme="minorHAnsi" w:cstheme="minorHAnsi"/>
          <w:sz w:val="22"/>
          <w:szCs w:val="22"/>
        </w:rPr>
      </w:pPr>
      <w:r w:rsidRPr="00B7510B">
        <w:rPr>
          <w:rFonts w:asciiTheme="minorHAnsi" w:hAnsiTheme="minorHAnsi" w:cstheme="minorHAnsi"/>
          <w:b/>
          <w:bCs/>
          <w:sz w:val="22"/>
          <w:szCs w:val="22"/>
        </w:rPr>
        <w:t>Dummy Variable Trap</w:t>
      </w:r>
      <w:r w:rsidRPr="00B7510B">
        <w:rPr>
          <w:rFonts w:asciiTheme="minorHAnsi" w:hAnsiTheme="minorHAnsi" w:cstheme="minorHAnsi"/>
          <w:sz w:val="22"/>
          <w:szCs w:val="22"/>
        </w:rPr>
        <w:br/>
        <w:t xml:space="preserve">A situation in regression analysis where the inclusion of all dummy variables (binary variables) for a </w:t>
      </w:r>
      <w:proofErr w:type="gramStart"/>
      <w:r w:rsidRPr="00B7510B">
        <w:rPr>
          <w:rFonts w:asciiTheme="minorHAnsi" w:hAnsiTheme="minorHAnsi" w:cstheme="minorHAnsi"/>
          <w:sz w:val="22"/>
          <w:szCs w:val="22"/>
        </w:rPr>
        <w:t>categorical feature leads</w:t>
      </w:r>
      <w:proofErr w:type="gramEnd"/>
      <w:r w:rsidRPr="00B7510B">
        <w:rPr>
          <w:rFonts w:asciiTheme="minorHAnsi" w:hAnsiTheme="minorHAnsi" w:cstheme="minorHAnsi"/>
          <w:sz w:val="22"/>
          <w:szCs w:val="22"/>
        </w:rPr>
        <w:t xml:space="preserve"> to multicollinearity. This issue is typically avoided by omitting one dummy variable.</w:t>
      </w:r>
    </w:p>
    <w:p w14:paraId="5A56B1CE" w14:textId="77777777" w:rsidR="00145AC7" w:rsidRPr="00B7510B" w:rsidRDefault="00145AC7" w:rsidP="00145AC7">
      <w:pPr>
        <w:spacing w:afterLines="180" w:after="432"/>
        <w:rPr>
          <w:rFonts w:asciiTheme="minorHAnsi" w:hAnsiTheme="minorHAnsi" w:cstheme="minorHAnsi"/>
          <w:b/>
          <w:bCs/>
          <w:sz w:val="22"/>
          <w:szCs w:val="22"/>
        </w:rPr>
      </w:pPr>
      <w:r w:rsidRPr="00B7510B">
        <w:rPr>
          <w:rFonts w:asciiTheme="minorHAnsi" w:hAnsiTheme="minorHAnsi" w:cstheme="minorHAnsi"/>
          <w:b/>
          <w:bCs/>
          <w:sz w:val="22"/>
          <w:szCs w:val="22"/>
        </w:rPr>
        <w:t>E</w:t>
      </w:r>
    </w:p>
    <w:p w14:paraId="4AF0145C" w14:textId="77777777" w:rsidR="00145AC7" w:rsidRPr="00B7510B" w:rsidRDefault="00145AC7" w:rsidP="00145AC7">
      <w:pPr>
        <w:spacing w:afterLines="180" w:after="432"/>
        <w:rPr>
          <w:rFonts w:asciiTheme="minorHAnsi" w:hAnsiTheme="minorHAnsi" w:cstheme="minorHAnsi"/>
          <w:sz w:val="22"/>
          <w:szCs w:val="22"/>
        </w:rPr>
      </w:pPr>
      <w:r w:rsidRPr="00B7510B">
        <w:rPr>
          <w:rFonts w:asciiTheme="minorHAnsi" w:hAnsiTheme="minorHAnsi" w:cstheme="minorHAnsi"/>
          <w:b/>
          <w:bCs/>
          <w:sz w:val="22"/>
          <w:szCs w:val="22"/>
        </w:rPr>
        <w:t>Ensemble Methods</w:t>
      </w:r>
      <w:r w:rsidRPr="00B7510B">
        <w:rPr>
          <w:rFonts w:asciiTheme="minorHAnsi" w:hAnsiTheme="minorHAnsi" w:cstheme="minorHAnsi"/>
          <w:sz w:val="22"/>
          <w:szCs w:val="22"/>
        </w:rPr>
        <w:br/>
        <w:t>Techniques that combine multiple models to improve overall performance. Common methods include bagging, boosting, and stacking.</w:t>
      </w:r>
    </w:p>
    <w:p w14:paraId="7749F62B" w14:textId="77777777" w:rsidR="00145AC7" w:rsidRPr="00B7510B" w:rsidRDefault="00145AC7" w:rsidP="00145AC7">
      <w:pPr>
        <w:spacing w:afterLines="180" w:after="432"/>
        <w:rPr>
          <w:rFonts w:asciiTheme="minorHAnsi" w:hAnsiTheme="minorHAnsi" w:cstheme="minorHAnsi"/>
          <w:sz w:val="22"/>
          <w:szCs w:val="22"/>
        </w:rPr>
      </w:pPr>
      <w:r w:rsidRPr="00B7510B">
        <w:rPr>
          <w:rFonts w:asciiTheme="minorHAnsi" w:hAnsiTheme="minorHAnsi" w:cstheme="minorHAnsi"/>
          <w:b/>
          <w:bCs/>
          <w:sz w:val="22"/>
          <w:szCs w:val="22"/>
        </w:rPr>
        <w:t>Epoch</w:t>
      </w:r>
      <w:r w:rsidRPr="00B7510B">
        <w:rPr>
          <w:rFonts w:asciiTheme="minorHAnsi" w:hAnsiTheme="minorHAnsi" w:cstheme="minorHAnsi"/>
          <w:sz w:val="22"/>
          <w:szCs w:val="22"/>
        </w:rPr>
        <w:br/>
        <w:t>A single pass through the entire training dataset during the training process of a machine learning model, particularly in neural networks.</w:t>
      </w:r>
    </w:p>
    <w:p w14:paraId="6B75CD46" w14:textId="77777777" w:rsidR="00145AC7" w:rsidRPr="00B7510B" w:rsidRDefault="00145AC7" w:rsidP="00145AC7">
      <w:pPr>
        <w:spacing w:afterLines="180" w:after="432"/>
        <w:rPr>
          <w:rFonts w:asciiTheme="minorHAnsi" w:hAnsiTheme="minorHAnsi" w:cstheme="minorHAnsi"/>
          <w:b/>
          <w:bCs/>
          <w:sz w:val="22"/>
          <w:szCs w:val="22"/>
        </w:rPr>
      </w:pPr>
      <w:r w:rsidRPr="00B7510B">
        <w:rPr>
          <w:rFonts w:asciiTheme="minorHAnsi" w:hAnsiTheme="minorHAnsi" w:cstheme="minorHAnsi"/>
          <w:b/>
          <w:bCs/>
          <w:sz w:val="22"/>
          <w:szCs w:val="22"/>
        </w:rPr>
        <w:lastRenderedPageBreak/>
        <w:t>F</w:t>
      </w:r>
    </w:p>
    <w:p w14:paraId="2150E7CC" w14:textId="77777777" w:rsidR="00145AC7" w:rsidRPr="00B7510B" w:rsidRDefault="00145AC7" w:rsidP="00145AC7">
      <w:pPr>
        <w:spacing w:afterLines="180" w:after="432"/>
        <w:rPr>
          <w:rFonts w:asciiTheme="minorHAnsi" w:hAnsiTheme="minorHAnsi" w:cstheme="minorHAnsi"/>
          <w:sz w:val="22"/>
          <w:szCs w:val="22"/>
        </w:rPr>
      </w:pPr>
      <w:r w:rsidRPr="00B7510B">
        <w:rPr>
          <w:rFonts w:asciiTheme="minorHAnsi" w:hAnsiTheme="minorHAnsi" w:cstheme="minorHAnsi"/>
          <w:b/>
          <w:bCs/>
          <w:sz w:val="22"/>
          <w:szCs w:val="22"/>
        </w:rPr>
        <w:t>False Negative</w:t>
      </w:r>
      <w:r w:rsidRPr="00B7510B">
        <w:rPr>
          <w:rFonts w:asciiTheme="minorHAnsi" w:hAnsiTheme="minorHAnsi" w:cstheme="minorHAnsi"/>
          <w:sz w:val="22"/>
          <w:szCs w:val="22"/>
        </w:rPr>
        <w:br/>
        <w:t>A situation where a model incorrectly predicts the negative class when the actual class is positive.</w:t>
      </w:r>
    </w:p>
    <w:p w14:paraId="37D95035" w14:textId="77777777" w:rsidR="00145AC7" w:rsidRPr="00B7510B" w:rsidRDefault="00145AC7" w:rsidP="00145AC7">
      <w:pPr>
        <w:spacing w:afterLines="180" w:after="432"/>
        <w:rPr>
          <w:rFonts w:asciiTheme="minorHAnsi" w:hAnsiTheme="minorHAnsi" w:cstheme="minorHAnsi"/>
          <w:sz w:val="22"/>
          <w:szCs w:val="22"/>
        </w:rPr>
      </w:pPr>
      <w:r w:rsidRPr="00B7510B">
        <w:rPr>
          <w:rFonts w:asciiTheme="minorHAnsi" w:hAnsiTheme="minorHAnsi" w:cstheme="minorHAnsi"/>
          <w:b/>
          <w:bCs/>
          <w:sz w:val="22"/>
          <w:szCs w:val="22"/>
        </w:rPr>
        <w:t>False Positive</w:t>
      </w:r>
      <w:r w:rsidRPr="00B7510B">
        <w:rPr>
          <w:rFonts w:asciiTheme="minorHAnsi" w:hAnsiTheme="minorHAnsi" w:cstheme="minorHAnsi"/>
          <w:sz w:val="22"/>
          <w:szCs w:val="22"/>
        </w:rPr>
        <w:br/>
        <w:t>A situation where a model incorrectly predicts the positive class when the actual class is negative.</w:t>
      </w:r>
    </w:p>
    <w:p w14:paraId="26E6C597" w14:textId="77777777" w:rsidR="00145AC7" w:rsidRPr="00B7510B" w:rsidRDefault="00145AC7" w:rsidP="00145AC7">
      <w:pPr>
        <w:spacing w:afterLines="180" w:after="432"/>
        <w:rPr>
          <w:rFonts w:asciiTheme="minorHAnsi" w:hAnsiTheme="minorHAnsi" w:cstheme="minorHAnsi"/>
          <w:sz w:val="22"/>
          <w:szCs w:val="22"/>
        </w:rPr>
      </w:pPr>
      <w:r w:rsidRPr="00B7510B">
        <w:rPr>
          <w:rFonts w:asciiTheme="minorHAnsi" w:hAnsiTheme="minorHAnsi" w:cstheme="minorHAnsi"/>
          <w:b/>
          <w:bCs/>
          <w:sz w:val="22"/>
          <w:szCs w:val="22"/>
        </w:rPr>
        <w:t>Feature Engineering</w:t>
      </w:r>
      <w:r w:rsidRPr="00B7510B">
        <w:rPr>
          <w:rFonts w:asciiTheme="minorHAnsi" w:hAnsiTheme="minorHAnsi" w:cstheme="minorHAnsi"/>
          <w:sz w:val="22"/>
          <w:szCs w:val="22"/>
        </w:rPr>
        <w:br/>
        <w:t>The process of selecting, transforming, and creating new features from raw data to improve model performance.</w:t>
      </w:r>
    </w:p>
    <w:p w14:paraId="7E36FE81" w14:textId="77777777" w:rsidR="00145AC7" w:rsidRPr="00B7510B" w:rsidRDefault="00145AC7" w:rsidP="00145AC7">
      <w:pPr>
        <w:spacing w:afterLines="180" w:after="432"/>
        <w:rPr>
          <w:rFonts w:asciiTheme="minorHAnsi" w:hAnsiTheme="minorHAnsi" w:cstheme="minorHAnsi"/>
          <w:sz w:val="22"/>
          <w:szCs w:val="22"/>
        </w:rPr>
      </w:pPr>
      <w:r w:rsidRPr="00B7510B">
        <w:rPr>
          <w:rFonts w:asciiTheme="minorHAnsi" w:hAnsiTheme="minorHAnsi" w:cstheme="minorHAnsi"/>
          <w:b/>
          <w:bCs/>
          <w:sz w:val="22"/>
          <w:szCs w:val="22"/>
        </w:rPr>
        <w:t>Feature Importance</w:t>
      </w:r>
      <w:r w:rsidRPr="00B7510B">
        <w:rPr>
          <w:rFonts w:asciiTheme="minorHAnsi" w:hAnsiTheme="minorHAnsi" w:cstheme="minorHAnsi"/>
          <w:sz w:val="22"/>
          <w:szCs w:val="22"/>
        </w:rPr>
        <w:br/>
        <w:t>A metric that measures the contribution of each feature in predicting the target variable, often used in tree-based models.</w:t>
      </w:r>
    </w:p>
    <w:p w14:paraId="1ECE941A" w14:textId="77777777" w:rsidR="00145AC7" w:rsidRPr="00B7510B" w:rsidRDefault="00145AC7" w:rsidP="00145AC7">
      <w:pPr>
        <w:spacing w:afterLines="180" w:after="432"/>
        <w:rPr>
          <w:rFonts w:asciiTheme="minorHAnsi" w:hAnsiTheme="minorHAnsi" w:cstheme="minorHAnsi"/>
          <w:sz w:val="22"/>
          <w:szCs w:val="22"/>
        </w:rPr>
      </w:pPr>
      <w:r w:rsidRPr="00B7510B">
        <w:rPr>
          <w:rFonts w:asciiTheme="minorHAnsi" w:hAnsiTheme="minorHAnsi" w:cstheme="minorHAnsi"/>
          <w:b/>
          <w:bCs/>
          <w:sz w:val="22"/>
          <w:szCs w:val="22"/>
        </w:rPr>
        <w:t>Feature Scaling</w:t>
      </w:r>
      <w:r w:rsidRPr="00B7510B">
        <w:rPr>
          <w:rFonts w:asciiTheme="minorHAnsi" w:hAnsiTheme="minorHAnsi" w:cstheme="minorHAnsi"/>
          <w:sz w:val="22"/>
          <w:szCs w:val="22"/>
        </w:rPr>
        <w:br/>
        <w:t>A method used to normalize or standardize the range of independent variables (features) to ensure that no single feature dominates the learning process.</w:t>
      </w:r>
    </w:p>
    <w:p w14:paraId="76145906" w14:textId="77777777" w:rsidR="00145AC7" w:rsidRPr="00B7510B" w:rsidRDefault="00145AC7" w:rsidP="00145AC7">
      <w:pPr>
        <w:spacing w:afterLines="180" w:after="432"/>
        <w:rPr>
          <w:rFonts w:asciiTheme="minorHAnsi" w:hAnsiTheme="minorHAnsi" w:cstheme="minorHAnsi"/>
          <w:sz w:val="22"/>
          <w:szCs w:val="22"/>
        </w:rPr>
      </w:pPr>
      <w:r w:rsidRPr="00B7510B">
        <w:rPr>
          <w:rFonts w:asciiTheme="minorHAnsi" w:hAnsiTheme="minorHAnsi" w:cstheme="minorHAnsi"/>
          <w:b/>
          <w:bCs/>
          <w:sz w:val="22"/>
          <w:szCs w:val="22"/>
        </w:rPr>
        <w:t>F1 Score</w:t>
      </w:r>
      <w:r w:rsidRPr="00B7510B">
        <w:rPr>
          <w:rFonts w:asciiTheme="minorHAnsi" w:hAnsiTheme="minorHAnsi" w:cstheme="minorHAnsi"/>
          <w:sz w:val="22"/>
          <w:szCs w:val="22"/>
        </w:rPr>
        <w:br/>
        <w:t>A performance metric that combines precision and recall, calculated as the harmonic mean of precision and recall. It provides a single score that balances the two metrics.</w:t>
      </w:r>
    </w:p>
    <w:p w14:paraId="05A82223" w14:textId="77777777" w:rsidR="00145AC7" w:rsidRPr="00B7510B" w:rsidRDefault="00145AC7" w:rsidP="00145AC7">
      <w:pPr>
        <w:spacing w:afterLines="180" w:after="432"/>
        <w:rPr>
          <w:rFonts w:asciiTheme="minorHAnsi" w:hAnsiTheme="minorHAnsi" w:cstheme="minorHAnsi"/>
          <w:b/>
          <w:bCs/>
          <w:sz w:val="22"/>
          <w:szCs w:val="22"/>
        </w:rPr>
      </w:pPr>
      <w:r w:rsidRPr="00B7510B">
        <w:rPr>
          <w:rFonts w:asciiTheme="minorHAnsi" w:hAnsiTheme="minorHAnsi" w:cstheme="minorHAnsi"/>
          <w:b/>
          <w:bCs/>
          <w:sz w:val="22"/>
          <w:szCs w:val="22"/>
        </w:rPr>
        <w:t>G</w:t>
      </w:r>
    </w:p>
    <w:p w14:paraId="1E323C02" w14:textId="77777777" w:rsidR="00145AC7" w:rsidRPr="00B7510B" w:rsidRDefault="00145AC7" w:rsidP="00145AC7">
      <w:pPr>
        <w:spacing w:afterLines="180" w:after="432"/>
        <w:rPr>
          <w:rFonts w:asciiTheme="minorHAnsi" w:hAnsiTheme="minorHAnsi" w:cstheme="minorHAnsi"/>
          <w:sz w:val="22"/>
          <w:szCs w:val="22"/>
        </w:rPr>
      </w:pPr>
      <w:r w:rsidRPr="00B7510B">
        <w:rPr>
          <w:rFonts w:asciiTheme="minorHAnsi" w:hAnsiTheme="minorHAnsi" w:cstheme="minorHAnsi"/>
          <w:b/>
          <w:bCs/>
          <w:sz w:val="22"/>
          <w:szCs w:val="22"/>
        </w:rPr>
        <w:t>Gradient Descent</w:t>
      </w:r>
      <w:r w:rsidRPr="00B7510B">
        <w:rPr>
          <w:rFonts w:asciiTheme="minorHAnsi" w:hAnsiTheme="minorHAnsi" w:cstheme="minorHAnsi"/>
          <w:sz w:val="22"/>
          <w:szCs w:val="22"/>
        </w:rPr>
        <w:br/>
        <w:t>An optimization algorithm used to minimize the loss function by iteratively adjusting the model parameters in the direction of the steepest decrease in the loss.</w:t>
      </w:r>
    </w:p>
    <w:p w14:paraId="0834E169" w14:textId="77777777" w:rsidR="00145AC7" w:rsidRPr="00B7510B" w:rsidRDefault="00145AC7" w:rsidP="00145AC7">
      <w:pPr>
        <w:spacing w:afterLines="180" w:after="432"/>
        <w:rPr>
          <w:rFonts w:asciiTheme="minorHAnsi" w:hAnsiTheme="minorHAnsi" w:cstheme="minorHAnsi"/>
          <w:sz w:val="22"/>
          <w:szCs w:val="22"/>
        </w:rPr>
      </w:pPr>
      <w:r w:rsidRPr="00B7510B">
        <w:rPr>
          <w:rFonts w:asciiTheme="minorHAnsi" w:hAnsiTheme="minorHAnsi" w:cstheme="minorHAnsi"/>
          <w:b/>
          <w:bCs/>
          <w:sz w:val="22"/>
          <w:szCs w:val="22"/>
        </w:rPr>
        <w:lastRenderedPageBreak/>
        <w:t>Gradient Boosting Machines (GBM)</w:t>
      </w:r>
      <w:r w:rsidRPr="00B7510B">
        <w:rPr>
          <w:rFonts w:asciiTheme="minorHAnsi" w:hAnsiTheme="minorHAnsi" w:cstheme="minorHAnsi"/>
          <w:sz w:val="22"/>
          <w:szCs w:val="22"/>
        </w:rPr>
        <w:br/>
        <w:t>An ensemble technique that builds models sequentially, where each new model attempts to correct the errors of the previous ones, leading to highly accurate predictions.</w:t>
      </w:r>
    </w:p>
    <w:p w14:paraId="6FB833F6" w14:textId="77777777" w:rsidR="00145AC7" w:rsidRPr="00B7510B" w:rsidRDefault="00145AC7" w:rsidP="00145AC7">
      <w:pPr>
        <w:spacing w:afterLines="180" w:after="432"/>
        <w:rPr>
          <w:rFonts w:asciiTheme="minorHAnsi" w:hAnsiTheme="minorHAnsi" w:cstheme="minorHAnsi"/>
          <w:b/>
          <w:bCs/>
          <w:sz w:val="22"/>
          <w:szCs w:val="22"/>
        </w:rPr>
      </w:pPr>
      <w:r w:rsidRPr="00B7510B">
        <w:rPr>
          <w:rFonts w:asciiTheme="minorHAnsi" w:hAnsiTheme="minorHAnsi" w:cstheme="minorHAnsi"/>
          <w:b/>
          <w:bCs/>
          <w:sz w:val="22"/>
          <w:szCs w:val="22"/>
        </w:rPr>
        <w:t>H</w:t>
      </w:r>
    </w:p>
    <w:p w14:paraId="08AE54C3" w14:textId="77777777" w:rsidR="00145AC7" w:rsidRPr="00B7510B" w:rsidRDefault="00145AC7" w:rsidP="00145AC7">
      <w:pPr>
        <w:spacing w:afterLines="180" w:after="432"/>
        <w:rPr>
          <w:rFonts w:asciiTheme="minorHAnsi" w:hAnsiTheme="minorHAnsi" w:cstheme="minorHAnsi"/>
          <w:sz w:val="22"/>
          <w:szCs w:val="22"/>
        </w:rPr>
      </w:pPr>
      <w:r w:rsidRPr="00B7510B">
        <w:rPr>
          <w:rFonts w:asciiTheme="minorHAnsi" w:hAnsiTheme="minorHAnsi" w:cstheme="minorHAnsi"/>
          <w:b/>
          <w:bCs/>
          <w:sz w:val="22"/>
          <w:szCs w:val="22"/>
        </w:rPr>
        <w:t>Hyperparameter Tuning</w:t>
      </w:r>
      <w:r w:rsidRPr="00B7510B">
        <w:rPr>
          <w:rFonts w:asciiTheme="minorHAnsi" w:hAnsiTheme="minorHAnsi" w:cstheme="minorHAnsi"/>
          <w:sz w:val="22"/>
          <w:szCs w:val="22"/>
        </w:rPr>
        <w:br/>
        <w:t>The process of optimizing the hyperparameters of a model (settings that are not learned from data) to improve its performance.</w:t>
      </w:r>
    </w:p>
    <w:p w14:paraId="22F68200" w14:textId="77777777" w:rsidR="00145AC7" w:rsidRPr="00B7510B" w:rsidRDefault="00145AC7" w:rsidP="00145AC7">
      <w:pPr>
        <w:spacing w:afterLines="180" w:after="432"/>
        <w:rPr>
          <w:rFonts w:asciiTheme="minorHAnsi" w:hAnsiTheme="minorHAnsi" w:cstheme="minorHAnsi"/>
          <w:sz w:val="22"/>
          <w:szCs w:val="22"/>
        </w:rPr>
      </w:pPr>
      <w:r w:rsidRPr="00B7510B">
        <w:rPr>
          <w:rFonts w:asciiTheme="minorHAnsi" w:hAnsiTheme="minorHAnsi" w:cstheme="minorHAnsi"/>
          <w:b/>
          <w:bCs/>
          <w:sz w:val="22"/>
          <w:szCs w:val="22"/>
        </w:rPr>
        <w:t>Hypothesis Testing</w:t>
      </w:r>
      <w:r w:rsidRPr="00B7510B">
        <w:rPr>
          <w:rFonts w:asciiTheme="minorHAnsi" w:hAnsiTheme="minorHAnsi" w:cstheme="minorHAnsi"/>
          <w:sz w:val="22"/>
          <w:szCs w:val="22"/>
        </w:rPr>
        <w:br/>
        <w:t>A statistical method used to test an assumption (hypothesis) about a population parameter, often using p-values to determine significance.</w:t>
      </w:r>
    </w:p>
    <w:p w14:paraId="65E60693" w14:textId="77777777" w:rsidR="00145AC7" w:rsidRPr="00B7510B" w:rsidRDefault="00145AC7" w:rsidP="00145AC7">
      <w:pPr>
        <w:spacing w:afterLines="180" w:after="432"/>
        <w:rPr>
          <w:rFonts w:asciiTheme="minorHAnsi" w:hAnsiTheme="minorHAnsi" w:cstheme="minorHAnsi"/>
          <w:b/>
          <w:bCs/>
          <w:sz w:val="22"/>
          <w:szCs w:val="22"/>
        </w:rPr>
      </w:pPr>
      <w:r w:rsidRPr="00B7510B">
        <w:rPr>
          <w:rFonts w:asciiTheme="minorHAnsi" w:hAnsiTheme="minorHAnsi" w:cstheme="minorHAnsi"/>
          <w:b/>
          <w:bCs/>
          <w:sz w:val="22"/>
          <w:szCs w:val="22"/>
        </w:rPr>
        <w:t>I</w:t>
      </w:r>
    </w:p>
    <w:p w14:paraId="449727AB" w14:textId="77777777" w:rsidR="00145AC7" w:rsidRPr="00B7510B" w:rsidRDefault="00145AC7" w:rsidP="00145AC7">
      <w:pPr>
        <w:spacing w:afterLines="180" w:after="432"/>
        <w:rPr>
          <w:rFonts w:asciiTheme="minorHAnsi" w:hAnsiTheme="minorHAnsi" w:cstheme="minorHAnsi"/>
          <w:sz w:val="22"/>
          <w:szCs w:val="22"/>
        </w:rPr>
      </w:pPr>
      <w:r w:rsidRPr="00B7510B">
        <w:rPr>
          <w:rFonts w:asciiTheme="minorHAnsi" w:hAnsiTheme="minorHAnsi" w:cstheme="minorHAnsi"/>
          <w:b/>
          <w:bCs/>
          <w:sz w:val="22"/>
          <w:szCs w:val="22"/>
        </w:rPr>
        <w:t>Imbalanced Data</w:t>
      </w:r>
      <w:r w:rsidRPr="00B7510B">
        <w:rPr>
          <w:rFonts w:asciiTheme="minorHAnsi" w:hAnsiTheme="minorHAnsi" w:cstheme="minorHAnsi"/>
          <w:sz w:val="22"/>
          <w:szCs w:val="22"/>
        </w:rPr>
        <w:br/>
        <w:t>A situation where one class is significantly more frequent than the other(s) in a classification problem, potentially leading to biased models.</w:t>
      </w:r>
    </w:p>
    <w:p w14:paraId="75D9A508" w14:textId="77777777" w:rsidR="00145AC7" w:rsidRPr="00B7510B" w:rsidRDefault="00145AC7" w:rsidP="00145AC7">
      <w:pPr>
        <w:spacing w:afterLines="180" w:after="432"/>
        <w:rPr>
          <w:rFonts w:asciiTheme="minorHAnsi" w:hAnsiTheme="minorHAnsi" w:cstheme="minorHAnsi"/>
          <w:sz w:val="22"/>
          <w:szCs w:val="22"/>
        </w:rPr>
      </w:pPr>
      <w:r w:rsidRPr="00B7510B">
        <w:rPr>
          <w:rFonts w:asciiTheme="minorHAnsi" w:hAnsiTheme="minorHAnsi" w:cstheme="minorHAnsi"/>
          <w:b/>
          <w:bCs/>
          <w:sz w:val="22"/>
          <w:szCs w:val="22"/>
        </w:rPr>
        <w:t>Independent Variable (Predictor)</w:t>
      </w:r>
      <w:r w:rsidRPr="00B7510B">
        <w:rPr>
          <w:rFonts w:asciiTheme="minorHAnsi" w:hAnsiTheme="minorHAnsi" w:cstheme="minorHAnsi"/>
          <w:sz w:val="22"/>
          <w:szCs w:val="22"/>
        </w:rPr>
        <w:br/>
        <w:t>A variable used to predict the outcome (dependent variable) in a model. Also known as a feature.</w:t>
      </w:r>
    </w:p>
    <w:p w14:paraId="399D22E9" w14:textId="77777777" w:rsidR="00145AC7" w:rsidRPr="00B7510B" w:rsidRDefault="00145AC7" w:rsidP="00145AC7">
      <w:pPr>
        <w:spacing w:afterLines="180" w:after="432"/>
        <w:rPr>
          <w:rFonts w:asciiTheme="minorHAnsi" w:hAnsiTheme="minorHAnsi" w:cstheme="minorHAnsi"/>
          <w:sz w:val="22"/>
          <w:szCs w:val="22"/>
        </w:rPr>
      </w:pPr>
      <w:r w:rsidRPr="00B7510B">
        <w:rPr>
          <w:rFonts w:asciiTheme="minorHAnsi" w:hAnsiTheme="minorHAnsi" w:cstheme="minorHAnsi"/>
          <w:b/>
          <w:bCs/>
          <w:sz w:val="22"/>
          <w:szCs w:val="22"/>
        </w:rPr>
        <w:t>Inference</w:t>
      </w:r>
      <w:r w:rsidRPr="00B7510B">
        <w:rPr>
          <w:rFonts w:asciiTheme="minorHAnsi" w:hAnsiTheme="minorHAnsi" w:cstheme="minorHAnsi"/>
          <w:sz w:val="22"/>
          <w:szCs w:val="22"/>
        </w:rPr>
        <w:br/>
        <w:t>The process of making predictions or drawing conclusions from a trained machine learning model on new, unseen data.</w:t>
      </w:r>
    </w:p>
    <w:p w14:paraId="5C5119FD" w14:textId="77777777" w:rsidR="00145AC7" w:rsidRPr="00B7510B" w:rsidRDefault="00145AC7" w:rsidP="00145AC7">
      <w:pPr>
        <w:spacing w:afterLines="180" w:after="432"/>
        <w:rPr>
          <w:rFonts w:asciiTheme="minorHAnsi" w:hAnsiTheme="minorHAnsi" w:cstheme="minorHAnsi"/>
          <w:b/>
          <w:bCs/>
          <w:sz w:val="22"/>
          <w:szCs w:val="22"/>
        </w:rPr>
      </w:pPr>
      <w:r w:rsidRPr="00B7510B">
        <w:rPr>
          <w:rFonts w:asciiTheme="minorHAnsi" w:hAnsiTheme="minorHAnsi" w:cstheme="minorHAnsi"/>
          <w:b/>
          <w:bCs/>
          <w:sz w:val="22"/>
          <w:szCs w:val="22"/>
        </w:rPr>
        <w:t>K</w:t>
      </w:r>
    </w:p>
    <w:p w14:paraId="2E5ED47B" w14:textId="77777777" w:rsidR="00145AC7" w:rsidRPr="00B7510B" w:rsidRDefault="00145AC7" w:rsidP="00145AC7">
      <w:pPr>
        <w:spacing w:afterLines="180" w:after="432"/>
        <w:rPr>
          <w:rFonts w:asciiTheme="minorHAnsi" w:hAnsiTheme="minorHAnsi" w:cstheme="minorHAnsi"/>
          <w:sz w:val="22"/>
          <w:szCs w:val="22"/>
        </w:rPr>
      </w:pPr>
      <w:r w:rsidRPr="00B7510B">
        <w:rPr>
          <w:rFonts w:asciiTheme="minorHAnsi" w:hAnsiTheme="minorHAnsi" w:cstheme="minorHAnsi"/>
          <w:b/>
          <w:bCs/>
          <w:sz w:val="22"/>
          <w:szCs w:val="22"/>
        </w:rPr>
        <w:t>K-Nearest Neighbors (KNN)</w:t>
      </w:r>
      <w:r w:rsidRPr="00B7510B">
        <w:rPr>
          <w:rFonts w:asciiTheme="minorHAnsi" w:hAnsiTheme="minorHAnsi" w:cstheme="minorHAnsi"/>
          <w:sz w:val="22"/>
          <w:szCs w:val="22"/>
        </w:rPr>
        <w:br/>
        <w:t>A simple, instance-based learning algorithm that classifies a data point based on the majority class of its k-nearest neighbors.</w:t>
      </w:r>
    </w:p>
    <w:p w14:paraId="070A36CC" w14:textId="77777777" w:rsidR="00145AC7" w:rsidRPr="00B7510B" w:rsidRDefault="00145AC7" w:rsidP="00145AC7">
      <w:pPr>
        <w:spacing w:afterLines="180" w:after="432"/>
        <w:rPr>
          <w:rFonts w:asciiTheme="minorHAnsi" w:hAnsiTheme="minorHAnsi" w:cstheme="minorHAnsi"/>
          <w:sz w:val="22"/>
          <w:szCs w:val="22"/>
        </w:rPr>
      </w:pPr>
      <w:r w:rsidRPr="00B7510B">
        <w:rPr>
          <w:rFonts w:asciiTheme="minorHAnsi" w:hAnsiTheme="minorHAnsi" w:cstheme="minorHAnsi"/>
          <w:b/>
          <w:bCs/>
          <w:sz w:val="22"/>
          <w:szCs w:val="22"/>
        </w:rPr>
        <w:lastRenderedPageBreak/>
        <w:t>K-Means Clustering</w:t>
      </w:r>
      <w:r w:rsidRPr="00B7510B">
        <w:rPr>
          <w:rFonts w:asciiTheme="minorHAnsi" w:hAnsiTheme="minorHAnsi" w:cstheme="minorHAnsi"/>
          <w:sz w:val="22"/>
          <w:szCs w:val="22"/>
        </w:rPr>
        <w:br/>
        <w:t>An unsupervised learning algorithm that partitions data into k clusters, where each data point belongs to the cluster with the nearest mean.</w:t>
      </w:r>
    </w:p>
    <w:p w14:paraId="2DE4E7DC" w14:textId="77777777" w:rsidR="00145AC7" w:rsidRDefault="00145AC7" w:rsidP="00145AC7">
      <w:pPr>
        <w:spacing w:afterLines="180" w:after="432"/>
        <w:rPr>
          <w:rFonts w:asciiTheme="minorHAnsi" w:hAnsiTheme="minorHAnsi" w:cstheme="minorHAnsi"/>
          <w:b/>
          <w:bCs/>
          <w:sz w:val="22"/>
          <w:szCs w:val="22"/>
        </w:rPr>
      </w:pPr>
    </w:p>
    <w:p w14:paraId="419F9BCB" w14:textId="77777777" w:rsidR="00145AC7" w:rsidRDefault="00145AC7" w:rsidP="00145AC7">
      <w:pPr>
        <w:spacing w:afterLines="180" w:after="432"/>
        <w:rPr>
          <w:rFonts w:asciiTheme="minorHAnsi" w:hAnsiTheme="minorHAnsi" w:cstheme="minorHAnsi"/>
          <w:b/>
          <w:bCs/>
          <w:sz w:val="22"/>
          <w:szCs w:val="22"/>
        </w:rPr>
      </w:pPr>
    </w:p>
    <w:p w14:paraId="23288F6B" w14:textId="77777777" w:rsidR="00145AC7" w:rsidRPr="00B7510B" w:rsidRDefault="00145AC7" w:rsidP="00145AC7">
      <w:pPr>
        <w:spacing w:afterLines="180" w:after="432"/>
        <w:rPr>
          <w:rFonts w:asciiTheme="minorHAnsi" w:hAnsiTheme="minorHAnsi" w:cstheme="minorHAnsi"/>
          <w:b/>
          <w:bCs/>
          <w:sz w:val="22"/>
          <w:szCs w:val="22"/>
        </w:rPr>
      </w:pPr>
      <w:r w:rsidRPr="00B7510B">
        <w:rPr>
          <w:rFonts w:asciiTheme="minorHAnsi" w:hAnsiTheme="minorHAnsi" w:cstheme="minorHAnsi"/>
          <w:b/>
          <w:bCs/>
          <w:sz w:val="22"/>
          <w:szCs w:val="22"/>
        </w:rPr>
        <w:t>L</w:t>
      </w:r>
    </w:p>
    <w:p w14:paraId="6612B916" w14:textId="77777777" w:rsidR="00145AC7" w:rsidRPr="00B7510B" w:rsidRDefault="00145AC7" w:rsidP="00145AC7">
      <w:pPr>
        <w:spacing w:afterLines="180" w:after="432"/>
        <w:rPr>
          <w:rFonts w:asciiTheme="minorHAnsi" w:hAnsiTheme="minorHAnsi" w:cstheme="minorHAnsi"/>
          <w:sz w:val="22"/>
          <w:szCs w:val="22"/>
        </w:rPr>
      </w:pPr>
      <w:r w:rsidRPr="00B7510B">
        <w:rPr>
          <w:rFonts w:asciiTheme="minorHAnsi" w:hAnsiTheme="minorHAnsi" w:cstheme="minorHAnsi"/>
          <w:b/>
          <w:bCs/>
          <w:sz w:val="22"/>
          <w:szCs w:val="22"/>
        </w:rPr>
        <w:t>Lasso Regression</w:t>
      </w:r>
      <w:r w:rsidRPr="00B7510B">
        <w:rPr>
          <w:rFonts w:asciiTheme="minorHAnsi" w:hAnsiTheme="minorHAnsi" w:cstheme="minorHAnsi"/>
          <w:sz w:val="22"/>
          <w:szCs w:val="22"/>
        </w:rPr>
        <w:br/>
        <w:t>A type of linear regression that includes L1 regularization, which penalizes the absolute value of coefficients, leading to sparse models where some coefficients are exactly zero.</w:t>
      </w:r>
    </w:p>
    <w:p w14:paraId="77536A30" w14:textId="77777777" w:rsidR="00145AC7" w:rsidRPr="00B7510B" w:rsidRDefault="00145AC7" w:rsidP="00145AC7">
      <w:pPr>
        <w:spacing w:afterLines="180" w:after="432"/>
        <w:rPr>
          <w:rFonts w:asciiTheme="minorHAnsi" w:hAnsiTheme="minorHAnsi" w:cstheme="minorHAnsi"/>
          <w:sz w:val="22"/>
          <w:szCs w:val="22"/>
        </w:rPr>
      </w:pPr>
      <w:r w:rsidRPr="00B7510B">
        <w:rPr>
          <w:rFonts w:asciiTheme="minorHAnsi" w:hAnsiTheme="minorHAnsi" w:cstheme="minorHAnsi"/>
          <w:b/>
          <w:bCs/>
          <w:sz w:val="22"/>
          <w:szCs w:val="22"/>
        </w:rPr>
        <w:t>Learning Rate</w:t>
      </w:r>
      <w:r w:rsidRPr="00B7510B">
        <w:rPr>
          <w:rFonts w:asciiTheme="minorHAnsi" w:hAnsiTheme="minorHAnsi" w:cstheme="minorHAnsi"/>
          <w:sz w:val="22"/>
          <w:szCs w:val="22"/>
        </w:rPr>
        <w:br/>
        <w:t>A hyperparameter that controls the step size during gradient descent, determining how quickly or slowly a model learns.</w:t>
      </w:r>
    </w:p>
    <w:p w14:paraId="561DB48A" w14:textId="77777777" w:rsidR="00145AC7" w:rsidRPr="00B7510B" w:rsidRDefault="00145AC7" w:rsidP="00145AC7">
      <w:pPr>
        <w:spacing w:afterLines="180" w:after="432"/>
        <w:rPr>
          <w:rFonts w:asciiTheme="minorHAnsi" w:hAnsiTheme="minorHAnsi" w:cstheme="minorHAnsi"/>
          <w:sz w:val="22"/>
          <w:szCs w:val="22"/>
        </w:rPr>
      </w:pPr>
      <w:r w:rsidRPr="00B7510B">
        <w:rPr>
          <w:rFonts w:asciiTheme="minorHAnsi" w:hAnsiTheme="minorHAnsi" w:cstheme="minorHAnsi"/>
          <w:b/>
          <w:bCs/>
          <w:sz w:val="22"/>
          <w:szCs w:val="22"/>
        </w:rPr>
        <w:t>Linear Regression</w:t>
      </w:r>
      <w:r w:rsidRPr="00B7510B">
        <w:rPr>
          <w:rFonts w:asciiTheme="minorHAnsi" w:hAnsiTheme="minorHAnsi" w:cstheme="minorHAnsi"/>
          <w:sz w:val="22"/>
          <w:szCs w:val="22"/>
        </w:rPr>
        <w:br/>
        <w:t>A type of regression model that predicts the value of a continuous dependent variable based on one or more independent variables using a linear equation.</w:t>
      </w:r>
    </w:p>
    <w:p w14:paraId="4CA3EAC6" w14:textId="77777777" w:rsidR="00145AC7" w:rsidRPr="00B7510B" w:rsidRDefault="00145AC7" w:rsidP="00145AC7">
      <w:pPr>
        <w:spacing w:afterLines="180" w:after="432"/>
        <w:rPr>
          <w:rFonts w:asciiTheme="minorHAnsi" w:hAnsiTheme="minorHAnsi" w:cstheme="minorHAnsi"/>
          <w:sz w:val="22"/>
          <w:szCs w:val="22"/>
        </w:rPr>
      </w:pPr>
      <w:r w:rsidRPr="00B7510B">
        <w:rPr>
          <w:rFonts w:asciiTheme="minorHAnsi" w:hAnsiTheme="minorHAnsi" w:cstheme="minorHAnsi"/>
          <w:b/>
          <w:bCs/>
          <w:sz w:val="22"/>
          <w:szCs w:val="22"/>
        </w:rPr>
        <w:t>Logistic Regression</w:t>
      </w:r>
      <w:r w:rsidRPr="00B7510B">
        <w:rPr>
          <w:rFonts w:asciiTheme="minorHAnsi" w:hAnsiTheme="minorHAnsi" w:cstheme="minorHAnsi"/>
          <w:sz w:val="22"/>
          <w:szCs w:val="22"/>
        </w:rPr>
        <w:br/>
        <w:t>A classification model that predicts the probability of a binary outcome using a logistic function.</w:t>
      </w:r>
    </w:p>
    <w:p w14:paraId="47728333" w14:textId="77777777" w:rsidR="00145AC7" w:rsidRPr="00B7510B" w:rsidRDefault="00145AC7" w:rsidP="00145AC7">
      <w:pPr>
        <w:spacing w:afterLines="180" w:after="432"/>
        <w:rPr>
          <w:rFonts w:asciiTheme="minorHAnsi" w:hAnsiTheme="minorHAnsi" w:cstheme="minorHAnsi"/>
          <w:sz w:val="22"/>
          <w:szCs w:val="22"/>
        </w:rPr>
      </w:pPr>
      <w:r w:rsidRPr="00B7510B">
        <w:rPr>
          <w:rFonts w:asciiTheme="minorHAnsi" w:hAnsiTheme="minorHAnsi" w:cstheme="minorHAnsi"/>
          <w:b/>
          <w:bCs/>
          <w:sz w:val="22"/>
          <w:szCs w:val="22"/>
        </w:rPr>
        <w:t>Loss Function</w:t>
      </w:r>
      <w:r w:rsidRPr="00B7510B">
        <w:rPr>
          <w:rFonts w:asciiTheme="minorHAnsi" w:hAnsiTheme="minorHAnsi" w:cstheme="minorHAnsi"/>
          <w:sz w:val="22"/>
          <w:szCs w:val="22"/>
        </w:rPr>
        <w:br/>
        <w:t>A function that measures how well a model's predictions match the true values, guiding the optimization process during model training.</w:t>
      </w:r>
    </w:p>
    <w:p w14:paraId="0F200A21" w14:textId="77777777" w:rsidR="00145AC7" w:rsidRPr="00B7510B" w:rsidRDefault="00145AC7" w:rsidP="00145AC7">
      <w:pPr>
        <w:spacing w:afterLines="180" w:after="432"/>
        <w:rPr>
          <w:rFonts w:asciiTheme="minorHAnsi" w:hAnsiTheme="minorHAnsi" w:cstheme="minorHAnsi"/>
          <w:b/>
          <w:bCs/>
          <w:sz w:val="22"/>
          <w:szCs w:val="22"/>
        </w:rPr>
      </w:pPr>
      <w:r w:rsidRPr="00B7510B">
        <w:rPr>
          <w:rFonts w:asciiTheme="minorHAnsi" w:hAnsiTheme="minorHAnsi" w:cstheme="minorHAnsi"/>
          <w:b/>
          <w:bCs/>
          <w:sz w:val="22"/>
          <w:szCs w:val="22"/>
        </w:rPr>
        <w:t>M</w:t>
      </w:r>
    </w:p>
    <w:p w14:paraId="5B315C38" w14:textId="77777777" w:rsidR="00145AC7" w:rsidRPr="00B7510B" w:rsidRDefault="00145AC7" w:rsidP="00145AC7">
      <w:pPr>
        <w:spacing w:afterLines="180" w:after="432"/>
        <w:rPr>
          <w:rFonts w:asciiTheme="minorHAnsi" w:hAnsiTheme="minorHAnsi" w:cstheme="minorHAnsi"/>
          <w:sz w:val="22"/>
          <w:szCs w:val="22"/>
        </w:rPr>
      </w:pPr>
      <w:r w:rsidRPr="00B7510B">
        <w:rPr>
          <w:rFonts w:asciiTheme="minorHAnsi" w:hAnsiTheme="minorHAnsi" w:cstheme="minorHAnsi"/>
          <w:b/>
          <w:bCs/>
          <w:sz w:val="22"/>
          <w:szCs w:val="22"/>
        </w:rPr>
        <w:lastRenderedPageBreak/>
        <w:t>Machine Learning (ML)</w:t>
      </w:r>
      <w:r w:rsidRPr="00B7510B">
        <w:rPr>
          <w:rFonts w:asciiTheme="minorHAnsi" w:hAnsiTheme="minorHAnsi" w:cstheme="minorHAnsi"/>
          <w:sz w:val="22"/>
          <w:szCs w:val="22"/>
        </w:rPr>
        <w:br/>
        <w:t>A branch of AI focused on building systems that learn from data to make predictions or decisions without being explicitly programmed.</w:t>
      </w:r>
    </w:p>
    <w:p w14:paraId="0FABAE15" w14:textId="77777777" w:rsidR="00145AC7" w:rsidRPr="00B7510B" w:rsidRDefault="00145AC7" w:rsidP="00145AC7">
      <w:pPr>
        <w:spacing w:afterLines="180" w:after="432"/>
        <w:rPr>
          <w:rFonts w:asciiTheme="minorHAnsi" w:hAnsiTheme="minorHAnsi" w:cstheme="minorHAnsi"/>
          <w:sz w:val="22"/>
          <w:szCs w:val="22"/>
        </w:rPr>
      </w:pPr>
      <w:r w:rsidRPr="00B7510B">
        <w:rPr>
          <w:rFonts w:asciiTheme="minorHAnsi" w:hAnsiTheme="minorHAnsi" w:cstheme="minorHAnsi"/>
          <w:b/>
          <w:bCs/>
          <w:sz w:val="22"/>
          <w:szCs w:val="22"/>
        </w:rPr>
        <w:t>Model Evaluation</w:t>
      </w:r>
      <w:r w:rsidRPr="00B7510B">
        <w:rPr>
          <w:rFonts w:asciiTheme="minorHAnsi" w:hAnsiTheme="minorHAnsi" w:cstheme="minorHAnsi"/>
          <w:sz w:val="22"/>
          <w:szCs w:val="22"/>
        </w:rPr>
        <w:br/>
        <w:t>The process of assessing the performance of a machine learning model using various metrics like accuracy, precision, recall, F1 score, and AUC.</w:t>
      </w:r>
    </w:p>
    <w:p w14:paraId="48421805" w14:textId="77777777" w:rsidR="00145AC7" w:rsidRPr="00B7510B" w:rsidRDefault="00145AC7" w:rsidP="00145AC7">
      <w:pPr>
        <w:spacing w:afterLines="180" w:after="432"/>
        <w:rPr>
          <w:rFonts w:asciiTheme="minorHAnsi" w:hAnsiTheme="minorHAnsi" w:cstheme="minorHAnsi"/>
          <w:sz w:val="22"/>
          <w:szCs w:val="22"/>
        </w:rPr>
      </w:pPr>
      <w:r w:rsidRPr="00B7510B">
        <w:rPr>
          <w:rFonts w:asciiTheme="minorHAnsi" w:hAnsiTheme="minorHAnsi" w:cstheme="minorHAnsi"/>
          <w:b/>
          <w:bCs/>
          <w:sz w:val="22"/>
          <w:szCs w:val="22"/>
        </w:rPr>
        <w:t>Multicollinearity</w:t>
      </w:r>
      <w:r w:rsidRPr="00B7510B">
        <w:rPr>
          <w:rFonts w:asciiTheme="minorHAnsi" w:hAnsiTheme="minorHAnsi" w:cstheme="minorHAnsi"/>
          <w:sz w:val="22"/>
          <w:szCs w:val="22"/>
        </w:rPr>
        <w:br/>
        <w:t xml:space="preserve">A situation in regression analysis where independent variables </w:t>
      </w:r>
      <w:proofErr w:type="gramStart"/>
      <w:r w:rsidRPr="00B7510B">
        <w:rPr>
          <w:rFonts w:asciiTheme="minorHAnsi" w:hAnsiTheme="minorHAnsi" w:cstheme="minorHAnsi"/>
          <w:sz w:val="22"/>
          <w:szCs w:val="22"/>
        </w:rPr>
        <w:t>are</w:t>
      </w:r>
      <w:proofErr w:type="gramEnd"/>
      <w:r w:rsidRPr="00B7510B">
        <w:rPr>
          <w:rFonts w:asciiTheme="minorHAnsi" w:hAnsiTheme="minorHAnsi" w:cstheme="minorHAnsi"/>
          <w:sz w:val="22"/>
          <w:szCs w:val="22"/>
        </w:rPr>
        <w:t xml:space="preserve"> highly correlated, leading to unreliable coefficient estimates.</w:t>
      </w:r>
    </w:p>
    <w:p w14:paraId="2AA06118" w14:textId="77777777" w:rsidR="00145AC7" w:rsidRPr="00B7510B" w:rsidRDefault="00145AC7" w:rsidP="00145AC7">
      <w:pPr>
        <w:spacing w:afterLines="180" w:after="432"/>
        <w:rPr>
          <w:rFonts w:asciiTheme="minorHAnsi" w:hAnsiTheme="minorHAnsi" w:cstheme="minorHAnsi"/>
          <w:b/>
          <w:bCs/>
          <w:sz w:val="22"/>
          <w:szCs w:val="22"/>
        </w:rPr>
      </w:pPr>
      <w:r w:rsidRPr="00B7510B">
        <w:rPr>
          <w:rFonts w:asciiTheme="minorHAnsi" w:hAnsiTheme="minorHAnsi" w:cstheme="minorHAnsi"/>
          <w:b/>
          <w:bCs/>
          <w:sz w:val="22"/>
          <w:szCs w:val="22"/>
        </w:rPr>
        <w:t>N</w:t>
      </w:r>
    </w:p>
    <w:p w14:paraId="65B9910F" w14:textId="77777777" w:rsidR="00145AC7" w:rsidRPr="00B7510B" w:rsidRDefault="00145AC7" w:rsidP="00145AC7">
      <w:pPr>
        <w:spacing w:afterLines="180" w:after="432"/>
        <w:rPr>
          <w:rFonts w:asciiTheme="minorHAnsi" w:hAnsiTheme="minorHAnsi" w:cstheme="minorHAnsi"/>
          <w:sz w:val="22"/>
          <w:szCs w:val="22"/>
        </w:rPr>
      </w:pPr>
      <w:r w:rsidRPr="00B7510B">
        <w:rPr>
          <w:rFonts w:asciiTheme="minorHAnsi" w:hAnsiTheme="minorHAnsi" w:cstheme="minorHAnsi"/>
          <w:b/>
          <w:bCs/>
          <w:sz w:val="22"/>
          <w:szCs w:val="22"/>
        </w:rPr>
        <w:t>Neural Networks</w:t>
      </w:r>
      <w:r w:rsidRPr="00B7510B">
        <w:rPr>
          <w:rFonts w:asciiTheme="minorHAnsi" w:hAnsiTheme="minorHAnsi" w:cstheme="minorHAnsi"/>
          <w:sz w:val="22"/>
          <w:szCs w:val="22"/>
        </w:rPr>
        <w:br/>
        <w:t>A class of machine learning models inspired by the human brain, consisting of layers of interconnected nodes (neurons) that process data and learn complex patterns.</w:t>
      </w:r>
    </w:p>
    <w:p w14:paraId="1AFEE742" w14:textId="77777777" w:rsidR="00145AC7" w:rsidRPr="00B7510B" w:rsidRDefault="00145AC7" w:rsidP="00145AC7">
      <w:pPr>
        <w:spacing w:afterLines="180" w:after="432"/>
        <w:rPr>
          <w:rFonts w:asciiTheme="minorHAnsi" w:hAnsiTheme="minorHAnsi" w:cstheme="minorHAnsi"/>
          <w:sz w:val="22"/>
          <w:szCs w:val="22"/>
        </w:rPr>
      </w:pPr>
      <w:r w:rsidRPr="00B7510B">
        <w:rPr>
          <w:rFonts w:asciiTheme="minorHAnsi" w:hAnsiTheme="minorHAnsi" w:cstheme="minorHAnsi"/>
          <w:b/>
          <w:bCs/>
          <w:sz w:val="22"/>
          <w:szCs w:val="22"/>
        </w:rPr>
        <w:t>Normalization</w:t>
      </w:r>
      <w:r w:rsidRPr="00B7510B">
        <w:rPr>
          <w:rFonts w:asciiTheme="minorHAnsi" w:hAnsiTheme="minorHAnsi" w:cstheme="minorHAnsi"/>
          <w:sz w:val="22"/>
          <w:szCs w:val="22"/>
        </w:rPr>
        <w:br/>
        <w:t>The process of scaling data to a standard range, often between 0 and 1, to improve model performance and convergence.</w:t>
      </w:r>
    </w:p>
    <w:p w14:paraId="3FFA9DA7" w14:textId="77777777" w:rsidR="00145AC7" w:rsidRPr="00B7510B" w:rsidRDefault="00145AC7" w:rsidP="00145AC7">
      <w:pPr>
        <w:spacing w:afterLines="180" w:after="432"/>
        <w:rPr>
          <w:rFonts w:asciiTheme="minorHAnsi" w:hAnsiTheme="minorHAnsi" w:cstheme="minorHAnsi"/>
          <w:b/>
          <w:bCs/>
          <w:sz w:val="22"/>
          <w:szCs w:val="22"/>
        </w:rPr>
      </w:pPr>
      <w:r w:rsidRPr="00B7510B">
        <w:rPr>
          <w:rFonts w:asciiTheme="minorHAnsi" w:hAnsiTheme="minorHAnsi" w:cstheme="minorHAnsi"/>
          <w:b/>
          <w:bCs/>
          <w:sz w:val="22"/>
          <w:szCs w:val="22"/>
        </w:rPr>
        <w:t>O</w:t>
      </w:r>
    </w:p>
    <w:p w14:paraId="0C7EDEDF" w14:textId="77777777" w:rsidR="00145AC7" w:rsidRPr="00B7510B" w:rsidRDefault="00145AC7" w:rsidP="00145AC7">
      <w:pPr>
        <w:spacing w:afterLines="180" w:after="432"/>
        <w:rPr>
          <w:rFonts w:asciiTheme="minorHAnsi" w:hAnsiTheme="minorHAnsi" w:cstheme="minorHAnsi"/>
          <w:sz w:val="22"/>
          <w:szCs w:val="22"/>
        </w:rPr>
      </w:pPr>
      <w:r w:rsidRPr="00B7510B">
        <w:rPr>
          <w:rFonts w:asciiTheme="minorHAnsi" w:hAnsiTheme="minorHAnsi" w:cstheme="minorHAnsi"/>
          <w:b/>
          <w:bCs/>
          <w:sz w:val="22"/>
          <w:szCs w:val="22"/>
        </w:rPr>
        <w:t>Optimization</w:t>
      </w:r>
      <w:r w:rsidRPr="00B7510B">
        <w:rPr>
          <w:rFonts w:asciiTheme="minorHAnsi" w:hAnsiTheme="minorHAnsi" w:cstheme="minorHAnsi"/>
          <w:sz w:val="22"/>
          <w:szCs w:val="22"/>
        </w:rPr>
        <w:br/>
        <w:t>The process of finding the best set of parameters for a model that minimizes or maximizes a given objective function, often using algorithms like gradient descent.</w:t>
      </w:r>
    </w:p>
    <w:p w14:paraId="7A38C442" w14:textId="77777777" w:rsidR="00145AC7" w:rsidRPr="00B7510B" w:rsidRDefault="00145AC7" w:rsidP="00145AC7">
      <w:pPr>
        <w:spacing w:afterLines="180" w:after="432"/>
        <w:rPr>
          <w:rFonts w:asciiTheme="minorHAnsi" w:hAnsiTheme="minorHAnsi" w:cstheme="minorHAnsi"/>
          <w:sz w:val="22"/>
          <w:szCs w:val="22"/>
        </w:rPr>
      </w:pPr>
      <w:r w:rsidRPr="00B7510B">
        <w:rPr>
          <w:rFonts w:asciiTheme="minorHAnsi" w:hAnsiTheme="minorHAnsi" w:cstheme="minorHAnsi"/>
          <w:b/>
          <w:bCs/>
          <w:sz w:val="22"/>
          <w:szCs w:val="22"/>
        </w:rPr>
        <w:t>Overfitting</w:t>
      </w:r>
      <w:r w:rsidRPr="00B7510B">
        <w:rPr>
          <w:rFonts w:asciiTheme="minorHAnsi" w:hAnsiTheme="minorHAnsi" w:cstheme="minorHAnsi"/>
          <w:sz w:val="22"/>
          <w:szCs w:val="22"/>
        </w:rPr>
        <w:br/>
        <w:t>A modeling error that occurs when a model is too complex and captures noise in the training data, leading to poor generalization on new data.</w:t>
      </w:r>
    </w:p>
    <w:p w14:paraId="6ECE2178" w14:textId="77777777" w:rsidR="00145AC7" w:rsidRPr="00B7510B" w:rsidRDefault="00145AC7" w:rsidP="00145AC7">
      <w:pPr>
        <w:spacing w:afterLines="180" w:after="432"/>
        <w:rPr>
          <w:rFonts w:asciiTheme="minorHAnsi" w:hAnsiTheme="minorHAnsi" w:cstheme="minorHAnsi"/>
          <w:b/>
          <w:bCs/>
          <w:sz w:val="22"/>
          <w:szCs w:val="22"/>
        </w:rPr>
      </w:pPr>
      <w:r w:rsidRPr="00B7510B">
        <w:rPr>
          <w:rFonts w:asciiTheme="minorHAnsi" w:hAnsiTheme="minorHAnsi" w:cstheme="minorHAnsi"/>
          <w:b/>
          <w:bCs/>
          <w:sz w:val="22"/>
          <w:szCs w:val="22"/>
        </w:rPr>
        <w:t>P</w:t>
      </w:r>
    </w:p>
    <w:p w14:paraId="74E6DE6B" w14:textId="77777777" w:rsidR="00145AC7" w:rsidRPr="00B7510B" w:rsidRDefault="00145AC7" w:rsidP="00145AC7">
      <w:pPr>
        <w:spacing w:afterLines="180" w:after="432"/>
        <w:rPr>
          <w:rFonts w:asciiTheme="minorHAnsi" w:hAnsiTheme="minorHAnsi" w:cstheme="minorHAnsi"/>
          <w:sz w:val="22"/>
          <w:szCs w:val="22"/>
        </w:rPr>
      </w:pPr>
      <w:r w:rsidRPr="00B7510B">
        <w:rPr>
          <w:rFonts w:asciiTheme="minorHAnsi" w:hAnsiTheme="minorHAnsi" w:cstheme="minorHAnsi"/>
          <w:b/>
          <w:bCs/>
          <w:sz w:val="22"/>
          <w:szCs w:val="22"/>
        </w:rPr>
        <w:lastRenderedPageBreak/>
        <w:t>P-Value</w:t>
      </w:r>
      <w:r w:rsidRPr="00B7510B">
        <w:rPr>
          <w:rFonts w:asciiTheme="minorHAnsi" w:hAnsiTheme="minorHAnsi" w:cstheme="minorHAnsi"/>
          <w:sz w:val="22"/>
          <w:szCs w:val="22"/>
        </w:rPr>
        <w:br/>
        <w:t>A statistical measure that helps determine the significance of the results. In hypothesis testing, a low p-value (&lt; 0.05) indicates strong evidence against the null hypothesis.</w:t>
      </w:r>
    </w:p>
    <w:p w14:paraId="57EFA961" w14:textId="77777777" w:rsidR="00145AC7" w:rsidRPr="00B7510B" w:rsidRDefault="00145AC7" w:rsidP="00145AC7">
      <w:pPr>
        <w:spacing w:afterLines="180" w:after="432"/>
        <w:rPr>
          <w:rFonts w:asciiTheme="minorHAnsi" w:hAnsiTheme="minorHAnsi" w:cstheme="minorHAnsi"/>
          <w:sz w:val="22"/>
          <w:szCs w:val="22"/>
        </w:rPr>
      </w:pPr>
      <w:r w:rsidRPr="00B7510B">
        <w:rPr>
          <w:rFonts w:asciiTheme="minorHAnsi" w:hAnsiTheme="minorHAnsi" w:cstheme="minorHAnsi"/>
          <w:b/>
          <w:bCs/>
          <w:sz w:val="22"/>
          <w:szCs w:val="22"/>
        </w:rPr>
        <w:t>PCA (Principal Component Analysis)</w:t>
      </w:r>
      <w:r w:rsidRPr="00B7510B">
        <w:rPr>
          <w:rFonts w:asciiTheme="minorHAnsi" w:hAnsiTheme="minorHAnsi" w:cstheme="minorHAnsi"/>
          <w:sz w:val="22"/>
          <w:szCs w:val="22"/>
        </w:rPr>
        <w:br/>
        <w:t>A dimensionality reduction technique that transforms high-dimensional data into a lower-dimensional form by identifying the most important features.</w:t>
      </w:r>
    </w:p>
    <w:p w14:paraId="2041C77B" w14:textId="77777777" w:rsidR="00145AC7" w:rsidRPr="00B7510B" w:rsidRDefault="00145AC7" w:rsidP="00145AC7">
      <w:pPr>
        <w:spacing w:afterLines="180" w:after="432"/>
        <w:rPr>
          <w:rFonts w:asciiTheme="minorHAnsi" w:hAnsiTheme="minorHAnsi" w:cstheme="minorHAnsi"/>
          <w:sz w:val="22"/>
          <w:szCs w:val="22"/>
        </w:rPr>
      </w:pPr>
      <w:r w:rsidRPr="00B7510B">
        <w:rPr>
          <w:rFonts w:asciiTheme="minorHAnsi" w:hAnsiTheme="minorHAnsi" w:cstheme="minorHAnsi"/>
          <w:b/>
          <w:bCs/>
          <w:sz w:val="22"/>
          <w:szCs w:val="22"/>
        </w:rPr>
        <w:t>Precision</w:t>
      </w:r>
      <w:r w:rsidRPr="00B7510B">
        <w:rPr>
          <w:rFonts w:asciiTheme="minorHAnsi" w:hAnsiTheme="minorHAnsi" w:cstheme="minorHAnsi"/>
          <w:sz w:val="22"/>
          <w:szCs w:val="22"/>
        </w:rPr>
        <w:br/>
        <w:t>A metric for classification models that measures the accuracy of positive predictions (True Positives / (True Positives + False Positives)).</w:t>
      </w:r>
    </w:p>
    <w:p w14:paraId="168E79FA" w14:textId="77777777" w:rsidR="00145AC7" w:rsidRPr="00B7510B" w:rsidRDefault="00145AC7" w:rsidP="00145AC7">
      <w:pPr>
        <w:spacing w:afterLines="180" w:after="432"/>
        <w:rPr>
          <w:rFonts w:asciiTheme="minorHAnsi" w:hAnsiTheme="minorHAnsi" w:cstheme="minorHAnsi"/>
          <w:sz w:val="22"/>
          <w:szCs w:val="22"/>
        </w:rPr>
      </w:pPr>
      <w:r w:rsidRPr="00B7510B">
        <w:rPr>
          <w:rFonts w:asciiTheme="minorHAnsi" w:hAnsiTheme="minorHAnsi" w:cstheme="minorHAnsi"/>
          <w:b/>
          <w:bCs/>
          <w:sz w:val="22"/>
          <w:szCs w:val="22"/>
        </w:rPr>
        <w:t>Predictor</w:t>
      </w:r>
      <w:r w:rsidRPr="00B7510B">
        <w:rPr>
          <w:rFonts w:asciiTheme="minorHAnsi" w:hAnsiTheme="minorHAnsi" w:cstheme="minorHAnsi"/>
          <w:sz w:val="22"/>
          <w:szCs w:val="22"/>
        </w:rPr>
        <w:br/>
        <w:t xml:space="preserve">See </w:t>
      </w:r>
      <w:r w:rsidRPr="00B7510B">
        <w:rPr>
          <w:rFonts w:asciiTheme="minorHAnsi" w:hAnsiTheme="minorHAnsi" w:cstheme="minorHAnsi"/>
          <w:b/>
          <w:bCs/>
          <w:sz w:val="22"/>
          <w:szCs w:val="22"/>
        </w:rPr>
        <w:t>Independent Variable</w:t>
      </w:r>
      <w:r w:rsidRPr="00B7510B">
        <w:rPr>
          <w:rFonts w:asciiTheme="minorHAnsi" w:hAnsiTheme="minorHAnsi" w:cstheme="minorHAnsi"/>
          <w:sz w:val="22"/>
          <w:szCs w:val="22"/>
        </w:rPr>
        <w:t>.</w:t>
      </w:r>
    </w:p>
    <w:p w14:paraId="72EA1973" w14:textId="77777777" w:rsidR="00145AC7" w:rsidRPr="00B7510B" w:rsidRDefault="00145AC7" w:rsidP="00145AC7">
      <w:pPr>
        <w:spacing w:afterLines="180" w:after="432"/>
        <w:rPr>
          <w:rFonts w:asciiTheme="minorHAnsi" w:hAnsiTheme="minorHAnsi" w:cstheme="minorHAnsi"/>
          <w:b/>
          <w:bCs/>
          <w:sz w:val="22"/>
          <w:szCs w:val="22"/>
        </w:rPr>
      </w:pPr>
      <w:r w:rsidRPr="00B7510B">
        <w:rPr>
          <w:rFonts w:asciiTheme="minorHAnsi" w:hAnsiTheme="minorHAnsi" w:cstheme="minorHAnsi"/>
          <w:b/>
          <w:bCs/>
          <w:sz w:val="22"/>
          <w:szCs w:val="22"/>
        </w:rPr>
        <w:t>R</w:t>
      </w:r>
    </w:p>
    <w:p w14:paraId="19DF425F" w14:textId="77777777" w:rsidR="00145AC7" w:rsidRPr="00B7510B" w:rsidRDefault="00145AC7" w:rsidP="00145AC7">
      <w:pPr>
        <w:spacing w:afterLines="180" w:after="432"/>
        <w:rPr>
          <w:rFonts w:asciiTheme="minorHAnsi" w:hAnsiTheme="minorHAnsi" w:cstheme="minorHAnsi"/>
          <w:sz w:val="22"/>
          <w:szCs w:val="22"/>
        </w:rPr>
      </w:pPr>
      <w:r w:rsidRPr="00B7510B">
        <w:rPr>
          <w:rFonts w:asciiTheme="minorHAnsi" w:hAnsiTheme="minorHAnsi" w:cstheme="minorHAnsi"/>
          <w:b/>
          <w:bCs/>
          <w:sz w:val="22"/>
          <w:szCs w:val="22"/>
        </w:rPr>
        <w:t>Random Forest</w:t>
      </w:r>
      <w:r w:rsidRPr="00B7510B">
        <w:rPr>
          <w:rFonts w:asciiTheme="minorHAnsi" w:hAnsiTheme="minorHAnsi" w:cstheme="minorHAnsi"/>
          <w:sz w:val="22"/>
          <w:szCs w:val="22"/>
        </w:rPr>
        <w:br/>
        <w:t>An ensemble learning method that builds multiple decision trees and aggregates their predictions to improve accuracy and reduce overfitting.</w:t>
      </w:r>
    </w:p>
    <w:p w14:paraId="2501F813" w14:textId="77777777" w:rsidR="00145AC7" w:rsidRPr="00B7510B" w:rsidRDefault="00145AC7" w:rsidP="00145AC7">
      <w:pPr>
        <w:spacing w:afterLines="180" w:after="432"/>
        <w:rPr>
          <w:rFonts w:asciiTheme="minorHAnsi" w:hAnsiTheme="minorHAnsi" w:cstheme="minorHAnsi"/>
          <w:sz w:val="22"/>
          <w:szCs w:val="22"/>
        </w:rPr>
      </w:pPr>
      <w:r w:rsidRPr="00B7510B">
        <w:rPr>
          <w:rFonts w:asciiTheme="minorHAnsi" w:hAnsiTheme="minorHAnsi" w:cstheme="minorHAnsi"/>
          <w:b/>
          <w:bCs/>
          <w:sz w:val="22"/>
          <w:szCs w:val="22"/>
        </w:rPr>
        <w:t>Recall (Sensitivity)</w:t>
      </w:r>
      <w:r w:rsidRPr="00B7510B">
        <w:rPr>
          <w:rFonts w:asciiTheme="minorHAnsi" w:hAnsiTheme="minorHAnsi" w:cstheme="minorHAnsi"/>
          <w:sz w:val="22"/>
          <w:szCs w:val="22"/>
        </w:rPr>
        <w:br/>
        <w:t>A metric for classification models that measures the ability to identify all positive instances (True Positives / (True Positives + False Negatives)).</w:t>
      </w:r>
    </w:p>
    <w:p w14:paraId="5796C845" w14:textId="77777777" w:rsidR="00145AC7" w:rsidRDefault="00145AC7" w:rsidP="00145AC7">
      <w:pPr>
        <w:spacing w:afterLines="180" w:after="432"/>
        <w:rPr>
          <w:rFonts w:asciiTheme="minorHAnsi" w:hAnsiTheme="minorHAnsi" w:cstheme="minorHAnsi"/>
          <w:sz w:val="22"/>
          <w:szCs w:val="22"/>
        </w:rPr>
      </w:pPr>
      <w:r w:rsidRPr="00B7510B">
        <w:rPr>
          <w:rFonts w:asciiTheme="minorHAnsi" w:hAnsiTheme="minorHAnsi" w:cstheme="minorHAnsi"/>
          <w:b/>
          <w:bCs/>
          <w:sz w:val="22"/>
          <w:szCs w:val="22"/>
        </w:rPr>
        <w:t>Reinforcement Learning</w:t>
      </w:r>
      <w:r w:rsidRPr="00B7510B">
        <w:rPr>
          <w:rFonts w:asciiTheme="minorHAnsi" w:hAnsiTheme="minorHAnsi" w:cstheme="minorHAnsi"/>
          <w:sz w:val="22"/>
          <w:szCs w:val="22"/>
        </w:rPr>
        <w:br/>
        <w:t>A type of machine learning where an agent learns to make decisions by interacting with an environment and receiving feedback through rewards or penalties.</w:t>
      </w:r>
    </w:p>
    <w:p w14:paraId="4E8DD0F6" w14:textId="77777777" w:rsidR="00145AC7" w:rsidRPr="00B7510B" w:rsidRDefault="00145AC7" w:rsidP="00145AC7">
      <w:pPr>
        <w:spacing w:afterLines="180" w:after="432"/>
        <w:rPr>
          <w:rFonts w:asciiTheme="minorHAnsi" w:hAnsiTheme="minorHAnsi" w:cstheme="minorHAnsi"/>
          <w:sz w:val="22"/>
          <w:szCs w:val="22"/>
        </w:rPr>
      </w:pPr>
      <w:r w:rsidRPr="00B7510B">
        <w:rPr>
          <w:rFonts w:asciiTheme="minorHAnsi" w:hAnsiTheme="minorHAnsi" w:cstheme="minorHAnsi"/>
          <w:b/>
          <w:bCs/>
          <w:sz w:val="22"/>
          <w:szCs w:val="22"/>
        </w:rPr>
        <w:t>Regularization</w:t>
      </w:r>
      <w:r w:rsidRPr="00B7510B">
        <w:rPr>
          <w:rFonts w:asciiTheme="minorHAnsi" w:hAnsiTheme="minorHAnsi" w:cstheme="minorHAnsi"/>
          <w:sz w:val="22"/>
          <w:szCs w:val="22"/>
        </w:rPr>
        <w:br/>
        <w:t>A technique used to prevent overfitting by adding a penalty to the loss function, encouraging simpler models. Common methods include L1 (Lasso) and L2 (Ridge) regularization.</w:t>
      </w:r>
    </w:p>
    <w:p w14:paraId="31965BAA" w14:textId="77777777" w:rsidR="00145AC7" w:rsidRPr="00B7510B" w:rsidRDefault="00145AC7" w:rsidP="00145AC7">
      <w:pPr>
        <w:spacing w:afterLines="180" w:after="432"/>
        <w:rPr>
          <w:rFonts w:asciiTheme="minorHAnsi" w:hAnsiTheme="minorHAnsi" w:cstheme="minorHAnsi"/>
          <w:sz w:val="22"/>
          <w:szCs w:val="22"/>
        </w:rPr>
      </w:pPr>
      <w:r w:rsidRPr="00B7510B">
        <w:rPr>
          <w:rFonts w:asciiTheme="minorHAnsi" w:hAnsiTheme="minorHAnsi" w:cstheme="minorHAnsi"/>
          <w:b/>
          <w:bCs/>
          <w:sz w:val="22"/>
          <w:szCs w:val="22"/>
        </w:rPr>
        <w:lastRenderedPageBreak/>
        <w:t>Regression Model</w:t>
      </w:r>
      <w:r w:rsidRPr="00B7510B">
        <w:rPr>
          <w:rFonts w:asciiTheme="minorHAnsi" w:hAnsiTheme="minorHAnsi" w:cstheme="minorHAnsi"/>
          <w:sz w:val="22"/>
          <w:szCs w:val="22"/>
        </w:rPr>
        <w:br/>
        <w:t>A type of model that predicts a continuous outcome based on one or more independent variables. Examples include linear regression and polynomial regression.</w:t>
      </w:r>
    </w:p>
    <w:p w14:paraId="70474A9E" w14:textId="77777777" w:rsidR="00145AC7" w:rsidRPr="00B7510B" w:rsidRDefault="00145AC7" w:rsidP="00145AC7">
      <w:pPr>
        <w:spacing w:afterLines="180" w:after="432"/>
        <w:rPr>
          <w:rFonts w:asciiTheme="minorHAnsi" w:hAnsiTheme="minorHAnsi" w:cstheme="minorHAnsi"/>
          <w:sz w:val="22"/>
          <w:szCs w:val="22"/>
        </w:rPr>
      </w:pPr>
      <w:r w:rsidRPr="00B7510B">
        <w:rPr>
          <w:rFonts w:asciiTheme="minorHAnsi" w:hAnsiTheme="minorHAnsi" w:cstheme="minorHAnsi"/>
          <w:b/>
          <w:bCs/>
          <w:sz w:val="22"/>
          <w:szCs w:val="22"/>
        </w:rPr>
        <w:t>Ridge Regression</w:t>
      </w:r>
      <w:r w:rsidRPr="00B7510B">
        <w:rPr>
          <w:rFonts w:asciiTheme="minorHAnsi" w:hAnsiTheme="minorHAnsi" w:cstheme="minorHAnsi"/>
          <w:sz w:val="22"/>
          <w:szCs w:val="22"/>
        </w:rPr>
        <w:br/>
        <w:t>A type of linear regression that includes L2 regularization, which penalizes the square of coefficients, helping to reduce model complexity and multicollinearity.</w:t>
      </w:r>
    </w:p>
    <w:p w14:paraId="7A0682A3" w14:textId="77777777" w:rsidR="00145AC7" w:rsidRPr="00B74C0D" w:rsidRDefault="00145AC7" w:rsidP="00145AC7">
      <w:pPr>
        <w:spacing w:afterLines="180" w:after="432"/>
        <w:rPr>
          <w:rFonts w:asciiTheme="minorHAnsi" w:hAnsiTheme="minorHAnsi" w:cstheme="minorHAnsi"/>
          <w:b/>
          <w:bCs/>
          <w:sz w:val="22"/>
          <w:szCs w:val="22"/>
        </w:rPr>
      </w:pPr>
      <w:r w:rsidRPr="00B74C0D">
        <w:rPr>
          <w:rFonts w:asciiTheme="minorHAnsi" w:hAnsiTheme="minorHAnsi" w:cstheme="minorHAnsi"/>
          <w:b/>
          <w:bCs/>
          <w:sz w:val="22"/>
          <w:szCs w:val="22"/>
        </w:rPr>
        <w:t>S</w:t>
      </w:r>
    </w:p>
    <w:p w14:paraId="66CE8F23" w14:textId="77777777" w:rsidR="00145AC7" w:rsidRPr="00B74C0D" w:rsidRDefault="00145AC7" w:rsidP="00145AC7">
      <w:pPr>
        <w:spacing w:afterLines="180" w:after="432"/>
        <w:rPr>
          <w:rFonts w:asciiTheme="minorHAnsi" w:hAnsiTheme="minorHAnsi" w:cstheme="minorHAnsi"/>
          <w:sz w:val="22"/>
          <w:szCs w:val="22"/>
        </w:rPr>
      </w:pPr>
      <w:r w:rsidRPr="00B74C0D">
        <w:rPr>
          <w:rFonts w:asciiTheme="minorHAnsi" w:hAnsiTheme="minorHAnsi" w:cstheme="minorHAnsi"/>
          <w:b/>
          <w:bCs/>
          <w:sz w:val="22"/>
          <w:szCs w:val="22"/>
        </w:rPr>
        <w:t>Sampling</w:t>
      </w:r>
      <w:r w:rsidRPr="00B74C0D">
        <w:rPr>
          <w:rFonts w:asciiTheme="minorHAnsi" w:hAnsiTheme="minorHAnsi" w:cstheme="minorHAnsi"/>
          <w:sz w:val="22"/>
          <w:szCs w:val="22"/>
        </w:rPr>
        <w:br/>
        <w:t>The process of selecting a subset of data from a larger dataset for analysis, often used in the context of training machine learning models.</w:t>
      </w:r>
    </w:p>
    <w:p w14:paraId="1D562F86" w14:textId="77777777" w:rsidR="00145AC7" w:rsidRPr="00BA0EAD" w:rsidRDefault="00145AC7" w:rsidP="00145AC7">
      <w:pPr>
        <w:spacing w:afterLines="180" w:after="432"/>
        <w:rPr>
          <w:rFonts w:asciiTheme="minorHAnsi" w:hAnsiTheme="minorHAnsi" w:cstheme="minorHAnsi"/>
          <w:sz w:val="22"/>
          <w:szCs w:val="22"/>
        </w:rPr>
      </w:pPr>
      <w:r w:rsidRPr="00BA0EAD">
        <w:rPr>
          <w:rFonts w:asciiTheme="minorHAnsi" w:hAnsiTheme="minorHAnsi" w:cstheme="minorHAnsi"/>
          <w:b/>
          <w:bCs/>
          <w:sz w:val="22"/>
          <w:szCs w:val="22"/>
        </w:rPr>
        <w:t>SVM (Support Vector Machines)</w:t>
      </w:r>
      <w:r w:rsidRPr="00BA0EAD">
        <w:rPr>
          <w:rFonts w:asciiTheme="minorHAnsi" w:hAnsiTheme="minorHAnsi" w:cstheme="minorHAnsi"/>
          <w:sz w:val="22"/>
          <w:szCs w:val="22"/>
        </w:rPr>
        <w:br/>
        <w:t>A classification algorithm that finds the optimal hyperplane that best separates data points of different classes with the maximum margin. It can also be used for regression tasks.</w:t>
      </w:r>
    </w:p>
    <w:p w14:paraId="0E69DA2F" w14:textId="77777777" w:rsidR="00145AC7" w:rsidRPr="00BA0EAD" w:rsidRDefault="00145AC7" w:rsidP="00145AC7">
      <w:pPr>
        <w:spacing w:afterLines="180" w:after="432"/>
        <w:rPr>
          <w:rFonts w:asciiTheme="minorHAnsi" w:hAnsiTheme="minorHAnsi" w:cstheme="minorHAnsi"/>
          <w:sz w:val="22"/>
          <w:szCs w:val="22"/>
        </w:rPr>
      </w:pPr>
      <w:r w:rsidRPr="00BA0EAD">
        <w:rPr>
          <w:rFonts w:asciiTheme="minorHAnsi" w:hAnsiTheme="minorHAnsi" w:cstheme="minorHAnsi"/>
          <w:b/>
          <w:bCs/>
          <w:sz w:val="22"/>
          <w:szCs w:val="22"/>
        </w:rPr>
        <w:t>Stochastic Gradient Descent (SGD)</w:t>
      </w:r>
      <w:r w:rsidRPr="00BA0EAD">
        <w:rPr>
          <w:rFonts w:asciiTheme="minorHAnsi" w:hAnsiTheme="minorHAnsi" w:cstheme="minorHAnsi"/>
          <w:sz w:val="22"/>
          <w:szCs w:val="22"/>
        </w:rPr>
        <w:br/>
        <w:t>An optimization algorithm used to minimize the loss function by updating the model's parameters for each training example, rather than for the entire dataset. It is often faster than standard gradient descent and is used in large-scale machine learning models.</w:t>
      </w:r>
    </w:p>
    <w:p w14:paraId="0DE400E3" w14:textId="77777777" w:rsidR="00145AC7" w:rsidRPr="00BA0EAD" w:rsidRDefault="00145AC7" w:rsidP="00145AC7">
      <w:pPr>
        <w:spacing w:afterLines="180" w:after="432"/>
        <w:rPr>
          <w:rFonts w:asciiTheme="minorHAnsi" w:hAnsiTheme="minorHAnsi" w:cstheme="minorHAnsi"/>
          <w:sz w:val="22"/>
          <w:szCs w:val="22"/>
        </w:rPr>
      </w:pPr>
      <w:r w:rsidRPr="00BA0EAD">
        <w:rPr>
          <w:rFonts w:asciiTheme="minorHAnsi" w:hAnsiTheme="minorHAnsi" w:cstheme="minorHAnsi"/>
          <w:b/>
          <w:bCs/>
          <w:sz w:val="22"/>
          <w:szCs w:val="22"/>
        </w:rPr>
        <w:t>Supervised Learning</w:t>
      </w:r>
      <w:r w:rsidRPr="00BA0EAD">
        <w:rPr>
          <w:rFonts w:asciiTheme="minorHAnsi" w:hAnsiTheme="minorHAnsi" w:cstheme="minorHAnsi"/>
          <w:sz w:val="22"/>
          <w:szCs w:val="22"/>
        </w:rPr>
        <w:br/>
        <w:t>A type of machine learning where the model is trained on labeled data, meaning that the input data comes with corresponding output labels. The model learns to map inputs to outputs and is evaluated based on how well it can predict the labels for new data.</w:t>
      </w:r>
    </w:p>
    <w:p w14:paraId="7F02C6B3" w14:textId="77777777" w:rsidR="00145AC7" w:rsidRPr="00BA0EAD" w:rsidRDefault="00145AC7" w:rsidP="00145AC7">
      <w:pPr>
        <w:spacing w:afterLines="180" w:after="432"/>
        <w:rPr>
          <w:rFonts w:asciiTheme="minorHAnsi" w:hAnsiTheme="minorHAnsi" w:cstheme="minorHAnsi"/>
          <w:sz w:val="22"/>
          <w:szCs w:val="22"/>
        </w:rPr>
      </w:pPr>
      <w:r w:rsidRPr="00BA0EAD">
        <w:rPr>
          <w:rFonts w:asciiTheme="minorHAnsi" w:hAnsiTheme="minorHAnsi" w:cstheme="minorHAnsi"/>
          <w:b/>
          <w:bCs/>
          <w:sz w:val="22"/>
          <w:szCs w:val="22"/>
        </w:rPr>
        <w:t>Synthetic Data</w:t>
      </w:r>
      <w:r w:rsidRPr="00BA0EAD">
        <w:rPr>
          <w:rFonts w:asciiTheme="minorHAnsi" w:hAnsiTheme="minorHAnsi" w:cstheme="minorHAnsi"/>
          <w:sz w:val="22"/>
          <w:szCs w:val="22"/>
        </w:rPr>
        <w:br/>
        <w:t>Artificially generated data that mimics the properties of real data. It is often used to augment datasets, perform privacy-preserving data analysis, or test models in controlled environments.</w:t>
      </w:r>
    </w:p>
    <w:p w14:paraId="288DB0BF" w14:textId="77777777" w:rsidR="00145AC7" w:rsidRDefault="00145AC7" w:rsidP="00145AC7">
      <w:pPr>
        <w:spacing w:afterLines="180" w:after="432"/>
        <w:rPr>
          <w:rFonts w:asciiTheme="minorHAnsi" w:hAnsiTheme="minorHAnsi" w:cstheme="minorHAnsi"/>
          <w:b/>
          <w:bCs/>
          <w:sz w:val="22"/>
          <w:szCs w:val="22"/>
        </w:rPr>
      </w:pPr>
    </w:p>
    <w:p w14:paraId="5EC262A1" w14:textId="77777777" w:rsidR="00145AC7" w:rsidRPr="00BA0EAD" w:rsidRDefault="00145AC7" w:rsidP="00145AC7">
      <w:pPr>
        <w:spacing w:afterLines="180" w:after="432"/>
        <w:rPr>
          <w:rFonts w:asciiTheme="minorHAnsi" w:hAnsiTheme="minorHAnsi" w:cstheme="minorHAnsi"/>
          <w:b/>
          <w:bCs/>
          <w:sz w:val="22"/>
          <w:szCs w:val="22"/>
        </w:rPr>
      </w:pPr>
      <w:r w:rsidRPr="00BA0EAD">
        <w:rPr>
          <w:rFonts w:asciiTheme="minorHAnsi" w:hAnsiTheme="minorHAnsi" w:cstheme="minorHAnsi"/>
          <w:b/>
          <w:bCs/>
          <w:sz w:val="22"/>
          <w:szCs w:val="22"/>
        </w:rPr>
        <w:lastRenderedPageBreak/>
        <w:t>T</w:t>
      </w:r>
    </w:p>
    <w:p w14:paraId="624EB31F" w14:textId="77777777" w:rsidR="00145AC7" w:rsidRPr="00BA0EAD" w:rsidRDefault="00145AC7" w:rsidP="00145AC7">
      <w:pPr>
        <w:spacing w:afterLines="180" w:after="432"/>
        <w:rPr>
          <w:rFonts w:asciiTheme="minorHAnsi" w:hAnsiTheme="minorHAnsi" w:cstheme="minorHAnsi"/>
          <w:sz w:val="22"/>
          <w:szCs w:val="22"/>
        </w:rPr>
      </w:pPr>
      <w:r w:rsidRPr="00BA0EAD">
        <w:rPr>
          <w:rFonts w:asciiTheme="minorHAnsi" w:hAnsiTheme="minorHAnsi" w:cstheme="minorHAnsi"/>
          <w:b/>
          <w:bCs/>
          <w:sz w:val="22"/>
          <w:szCs w:val="22"/>
        </w:rPr>
        <w:t>Target Variable (Dependent Variable)</w:t>
      </w:r>
      <w:r w:rsidRPr="00BA0EAD">
        <w:rPr>
          <w:rFonts w:asciiTheme="minorHAnsi" w:hAnsiTheme="minorHAnsi" w:cstheme="minorHAnsi"/>
          <w:sz w:val="22"/>
          <w:szCs w:val="22"/>
        </w:rPr>
        <w:br/>
        <w:t>The variable that a model aims to predict, also known as the output or response variable. In supervised learning, the model learns to predict this variable based on input features.</w:t>
      </w:r>
    </w:p>
    <w:p w14:paraId="003A970A" w14:textId="77777777" w:rsidR="00145AC7" w:rsidRPr="00BA0EAD" w:rsidRDefault="00145AC7" w:rsidP="00145AC7">
      <w:pPr>
        <w:spacing w:afterLines="180" w:after="432"/>
        <w:rPr>
          <w:rFonts w:asciiTheme="minorHAnsi" w:hAnsiTheme="minorHAnsi" w:cstheme="minorHAnsi"/>
          <w:sz w:val="22"/>
          <w:szCs w:val="22"/>
        </w:rPr>
      </w:pPr>
      <w:r w:rsidRPr="00BA0EAD">
        <w:rPr>
          <w:rFonts w:asciiTheme="minorHAnsi" w:hAnsiTheme="minorHAnsi" w:cstheme="minorHAnsi"/>
          <w:b/>
          <w:bCs/>
          <w:sz w:val="22"/>
          <w:szCs w:val="22"/>
        </w:rPr>
        <w:t>Test Set</w:t>
      </w:r>
      <w:r w:rsidRPr="00BA0EAD">
        <w:rPr>
          <w:rFonts w:asciiTheme="minorHAnsi" w:hAnsiTheme="minorHAnsi" w:cstheme="minorHAnsi"/>
          <w:sz w:val="22"/>
          <w:szCs w:val="22"/>
        </w:rPr>
        <w:br/>
        <w:t>A subset of data used to evaluate the performance of a trained model. The test set is separate from the training set and is used to assess how well the model generalizes to new, unseen data.</w:t>
      </w:r>
    </w:p>
    <w:p w14:paraId="62C107E3" w14:textId="77777777" w:rsidR="00145AC7" w:rsidRPr="00BA0EAD" w:rsidRDefault="00145AC7" w:rsidP="00145AC7">
      <w:pPr>
        <w:spacing w:afterLines="180" w:after="432"/>
        <w:rPr>
          <w:rFonts w:asciiTheme="minorHAnsi" w:hAnsiTheme="minorHAnsi" w:cstheme="minorHAnsi"/>
          <w:sz w:val="22"/>
          <w:szCs w:val="22"/>
        </w:rPr>
      </w:pPr>
      <w:r w:rsidRPr="00BA0EAD">
        <w:rPr>
          <w:rFonts w:asciiTheme="minorHAnsi" w:hAnsiTheme="minorHAnsi" w:cstheme="minorHAnsi"/>
          <w:b/>
          <w:bCs/>
          <w:sz w:val="22"/>
          <w:szCs w:val="22"/>
        </w:rPr>
        <w:t>Time Series Analysis</w:t>
      </w:r>
      <w:r w:rsidRPr="00BA0EAD">
        <w:rPr>
          <w:rFonts w:asciiTheme="minorHAnsi" w:hAnsiTheme="minorHAnsi" w:cstheme="minorHAnsi"/>
          <w:sz w:val="22"/>
          <w:szCs w:val="22"/>
        </w:rPr>
        <w:br/>
        <w:t>A type of analysis used to model and predict data points that are ordered in time. It is commonly used in finance, economics, and weather forecasting. Techniques include ARIMA, exponential smoothing, and seasonal decomposition.</w:t>
      </w:r>
    </w:p>
    <w:p w14:paraId="22588495" w14:textId="77777777" w:rsidR="00145AC7" w:rsidRPr="00BA0EAD" w:rsidRDefault="00145AC7" w:rsidP="00145AC7">
      <w:pPr>
        <w:spacing w:afterLines="180" w:after="432"/>
        <w:rPr>
          <w:rFonts w:asciiTheme="minorHAnsi" w:hAnsiTheme="minorHAnsi" w:cstheme="minorHAnsi"/>
          <w:sz w:val="22"/>
          <w:szCs w:val="22"/>
        </w:rPr>
      </w:pPr>
      <w:r w:rsidRPr="00BA0EAD">
        <w:rPr>
          <w:rFonts w:asciiTheme="minorHAnsi" w:hAnsiTheme="minorHAnsi" w:cstheme="minorHAnsi"/>
          <w:b/>
          <w:bCs/>
          <w:sz w:val="22"/>
          <w:szCs w:val="22"/>
        </w:rPr>
        <w:t>Train/Test Split</w:t>
      </w:r>
      <w:r w:rsidRPr="00BA0EAD">
        <w:rPr>
          <w:rFonts w:asciiTheme="minorHAnsi" w:hAnsiTheme="minorHAnsi" w:cstheme="minorHAnsi"/>
          <w:sz w:val="22"/>
          <w:szCs w:val="22"/>
        </w:rPr>
        <w:br/>
        <w:t>The process of dividing a dataset into two parts: one for training the model (training set) and one for testing its performance (test set). This split allows for an unbiased evaluation of the model's generalization to new data.</w:t>
      </w:r>
    </w:p>
    <w:p w14:paraId="38E30652" w14:textId="77777777" w:rsidR="00145AC7" w:rsidRPr="00BA0EAD" w:rsidRDefault="00145AC7" w:rsidP="00145AC7">
      <w:pPr>
        <w:spacing w:afterLines="180" w:after="432"/>
        <w:rPr>
          <w:rFonts w:asciiTheme="minorHAnsi" w:hAnsiTheme="minorHAnsi" w:cstheme="minorHAnsi"/>
          <w:sz w:val="22"/>
          <w:szCs w:val="22"/>
        </w:rPr>
      </w:pPr>
      <w:r w:rsidRPr="00BA0EAD">
        <w:rPr>
          <w:rFonts w:asciiTheme="minorHAnsi" w:hAnsiTheme="minorHAnsi" w:cstheme="minorHAnsi"/>
          <w:b/>
          <w:bCs/>
          <w:sz w:val="22"/>
          <w:szCs w:val="22"/>
        </w:rPr>
        <w:t>Transfer Learning</w:t>
      </w:r>
      <w:r w:rsidRPr="00BA0EAD">
        <w:rPr>
          <w:rFonts w:asciiTheme="minorHAnsi" w:hAnsiTheme="minorHAnsi" w:cstheme="minorHAnsi"/>
          <w:sz w:val="22"/>
          <w:szCs w:val="22"/>
        </w:rPr>
        <w:br/>
        <w:t>A machine learning technique where a model developed for a particular task is reused as the starting point for a model on a second task. It is commonly used in deep learning, where pre-trained models are fine-tuned on new tasks.</w:t>
      </w:r>
    </w:p>
    <w:p w14:paraId="7876487C" w14:textId="77777777" w:rsidR="00145AC7" w:rsidRPr="00BA0EAD" w:rsidRDefault="00145AC7" w:rsidP="00145AC7">
      <w:pPr>
        <w:spacing w:afterLines="180" w:after="432"/>
        <w:rPr>
          <w:rFonts w:asciiTheme="minorHAnsi" w:hAnsiTheme="minorHAnsi" w:cstheme="minorHAnsi"/>
          <w:sz w:val="22"/>
          <w:szCs w:val="22"/>
        </w:rPr>
      </w:pPr>
      <w:r w:rsidRPr="00BA0EAD">
        <w:rPr>
          <w:rFonts w:asciiTheme="minorHAnsi" w:hAnsiTheme="minorHAnsi" w:cstheme="minorHAnsi"/>
          <w:b/>
          <w:bCs/>
          <w:sz w:val="22"/>
          <w:szCs w:val="22"/>
        </w:rPr>
        <w:t>Tuning</w:t>
      </w:r>
      <w:r w:rsidRPr="00BA0EAD">
        <w:rPr>
          <w:rFonts w:asciiTheme="minorHAnsi" w:hAnsiTheme="minorHAnsi" w:cstheme="minorHAnsi"/>
          <w:sz w:val="22"/>
          <w:szCs w:val="22"/>
        </w:rPr>
        <w:br/>
        <w:t>The process of optimizing hyperparameters to improve the performance of a machine learning model. Tuning is typically done using techniques like grid search, random search, or Bayesian optimization.</w:t>
      </w:r>
    </w:p>
    <w:p w14:paraId="6CC7AEEF" w14:textId="77777777" w:rsidR="00145AC7" w:rsidRPr="00BA0EAD" w:rsidRDefault="00145AC7" w:rsidP="00145AC7">
      <w:pPr>
        <w:spacing w:afterLines="180" w:after="432"/>
        <w:rPr>
          <w:rFonts w:asciiTheme="minorHAnsi" w:hAnsiTheme="minorHAnsi" w:cstheme="minorHAnsi"/>
          <w:b/>
          <w:bCs/>
          <w:sz w:val="22"/>
          <w:szCs w:val="22"/>
        </w:rPr>
      </w:pPr>
      <w:r w:rsidRPr="00BA0EAD">
        <w:rPr>
          <w:rFonts w:asciiTheme="minorHAnsi" w:hAnsiTheme="minorHAnsi" w:cstheme="minorHAnsi"/>
          <w:b/>
          <w:bCs/>
          <w:sz w:val="22"/>
          <w:szCs w:val="22"/>
        </w:rPr>
        <w:t>U</w:t>
      </w:r>
    </w:p>
    <w:p w14:paraId="438F0AA0" w14:textId="77777777" w:rsidR="00145AC7" w:rsidRPr="00BA0EAD" w:rsidRDefault="00145AC7" w:rsidP="00145AC7">
      <w:pPr>
        <w:spacing w:afterLines="180" w:after="432"/>
        <w:rPr>
          <w:rFonts w:asciiTheme="minorHAnsi" w:hAnsiTheme="minorHAnsi" w:cstheme="minorHAnsi"/>
          <w:sz w:val="22"/>
          <w:szCs w:val="22"/>
        </w:rPr>
      </w:pPr>
      <w:r w:rsidRPr="00BA0EAD">
        <w:rPr>
          <w:rFonts w:asciiTheme="minorHAnsi" w:hAnsiTheme="minorHAnsi" w:cstheme="minorHAnsi"/>
          <w:b/>
          <w:bCs/>
          <w:sz w:val="22"/>
          <w:szCs w:val="22"/>
        </w:rPr>
        <w:lastRenderedPageBreak/>
        <w:t>Underfitting</w:t>
      </w:r>
      <w:r w:rsidRPr="00BA0EAD">
        <w:rPr>
          <w:rFonts w:asciiTheme="minorHAnsi" w:hAnsiTheme="minorHAnsi" w:cstheme="minorHAnsi"/>
          <w:sz w:val="22"/>
          <w:szCs w:val="22"/>
        </w:rPr>
        <w:br/>
        <w:t>A modeling error that occurs when a model is too simple to capture the underlying patterns in the data, resulting in poor performance on both the training and test sets. Underfitting often occurs when the model is not complex enough or when there is not enough training data.</w:t>
      </w:r>
    </w:p>
    <w:p w14:paraId="61976315" w14:textId="77777777" w:rsidR="00145AC7" w:rsidRPr="00BA0EAD" w:rsidRDefault="00145AC7" w:rsidP="00145AC7">
      <w:pPr>
        <w:spacing w:afterLines="180" w:after="432"/>
        <w:rPr>
          <w:rFonts w:asciiTheme="minorHAnsi" w:hAnsiTheme="minorHAnsi" w:cstheme="minorHAnsi"/>
          <w:sz w:val="22"/>
          <w:szCs w:val="22"/>
        </w:rPr>
      </w:pPr>
      <w:r w:rsidRPr="00BA0EAD">
        <w:rPr>
          <w:rFonts w:asciiTheme="minorHAnsi" w:hAnsiTheme="minorHAnsi" w:cstheme="minorHAnsi"/>
          <w:b/>
          <w:bCs/>
          <w:sz w:val="22"/>
          <w:szCs w:val="22"/>
        </w:rPr>
        <w:t>Unsupervised Learning</w:t>
      </w:r>
      <w:r w:rsidRPr="00BA0EAD">
        <w:rPr>
          <w:rFonts w:asciiTheme="minorHAnsi" w:hAnsiTheme="minorHAnsi" w:cstheme="minorHAnsi"/>
          <w:sz w:val="22"/>
          <w:szCs w:val="22"/>
        </w:rPr>
        <w:br/>
        <w:t>A type of machine learning where the model is trained on unlabeled data, meaning the input data does not come with corresponding output labels. The model learns to identify patterns, clusters, or structures in the data.</w:t>
      </w:r>
    </w:p>
    <w:p w14:paraId="07C0F6FF" w14:textId="77777777" w:rsidR="00145AC7" w:rsidRDefault="00145AC7" w:rsidP="00145AC7">
      <w:pPr>
        <w:spacing w:afterLines="180" w:after="432"/>
        <w:rPr>
          <w:rFonts w:asciiTheme="minorHAnsi" w:hAnsiTheme="minorHAnsi" w:cstheme="minorHAnsi"/>
          <w:b/>
          <w:bCs/>
          <w:sz w:val="22"/>
          <w:szCs w:val="22"/>
        </w:rPr>
      </w:pPr>
    </w:p>
    <w:p w14:paraId="10D04A5D" w14:textId="77777777" w:rsidR="00145AC7" w:rsidRPr="00BA0EAD" w:rsidRDefault="00145AC7" w:rsidP="00145AC7">
      <w:pPr>
        <w:spacing w:afterLines="180" w:after="432"/>
        <w:rPr>
          <w:rFonts w:asciiTheme="minorHAnsi" w:hAnsiTheme="minorHAnsi" w:cstheme="minorHAnsi"/>
          <w:b/>
          <w:bCs/>
          <w:sz w:val="22"/>
          <w:szCs w:val="22"/>
        </w:rPr>
      </w:pPr>
      <w:r w:rsidRPr="00BA0EAD">
        <w:rPr>
          <w:rFonts w:asciiTheme="minorHAnsi" w:hAnsiTheme="minorHAnsi" w:cstheme="minorHAnsi"/>
          <w:b/>
          <w:bCs/>
          <w:sz w:val="22"/>
          <w:szCs w:val="22"/>
        </w:rPr>
        <w:t>V</w:t>
      </w:r>
    </w:p>
    <w:p w14:paraId="21C18E54" w14:textId="77777777" w:rsidR="00145AC7" w:rsidRPr="00BA0EAD" w:rsidRDefault="00145AC7" w:rsidP="00145AC7">
      <w:pPr>
        <w:spacing w:afterLines="180" w:after="432"/>
        <w:rPr>
          <w:rFonts w:asciiTheme="minorHAnsi" w:hAnsiTheme="minorHAnsi" w:cstheme="minorHAnsi"/>
          <w:sz w:val="22"/>
          <w:szCs w:val="22"/>
        </w:rPr>
      </w:pPr>
      <w:r w:rsidRPr="00BA0EAD">
        <w:rPr>
          <w:rFonts w:asciiTheme="minorHAnsi" w:hAnsiTheme="minorHAnsi" w:cstheme="minorHAnsi"/>
          <w:b/>
          <w:bCs/>
          <w:sz w:val="22"/>
          <w:szCs w:val="22"/>
        </w:rPr>
        <w:t>Validation Set</w:t>
      </w:r>
      <w:r w:rsidRPr="00BA0EAD">
        <w:rPr>
          <w:rFonts w:asciiTheme="minorHAnsi" w:hAnsiTheme="minorHAnsi" w:cstheme="minorHAnsi"/>
          <w:sz w:val="22"/>
          <w:szCs w:val="22"/>
        </w:rPr>
        <w:br/>
        <w:t>A subset of data used during model training to tune hyperparameters and prevent overfitting. The validation set provides an additional check on model performance, helping to select the best model before evaluating on the test set.</w:t>
      </w:r>
    </w:p>
    <w:p w14:paraId="197DFD5E" w14:textId="77777777" w:rsidR="00145AC7" w:rsidRPr="00BA0EAD" w:rsidRDefault="00145AC7" w:rsidP="00145AC7">
      <w:pPr>
        <w:spacing w:afterLines="180" w:after="432"/>
        <w:rPr>
          <w:rFonts w:asciiTheme="minorHAnsi" w:hAnsiTheme="minorHAnsi" w:cstheme="minorHAnsi"/>
          <w:sz w:val="22"/>
          <w:szCs w:val="22"/>
        </w:rPr>
      </w:pPr>
      <w:r w:rsidRPr="00BA0EAD">
        <w:rPr>
          <w:rFonts w:asciiTheme="minorHAnsi" w:hAnsiTheme="minorHAnsi" w:cstheme="minorHAnsi"/>
          <w:b/>
          <w:bCs/>
          <w:sz w:val="22"/>
          <w:szCs w:val="22"/>
        </w:rPr>
        <w:t>Variance</w:t>
      </w:r>
      <w:r w:rsidRPr="00BA0EAD">
        <w:rPr>
          <w:rFonts w:asciiTheme="minorHAnsi" w:hAnsiTheme="minorHAnsi" w:cstheme="minorHAnsi"/>
          <w:sz w:val="22"/>
          <w:szCs w:val="22"/>
        </w:rPr>
        <w:br/>
        <w:t>A measure of a model's sensitivity to fluctuations in the training data. High variance can lead to overfitting, where the model performs well on the training data but poorly on new, unseen data.</w:t>
      </w:r>
    </w:p>
    <w:p w14:paraId="116DB241" w14:textId="77777777" w:rsidR="00145AC7" w:rsidRPr="00BA0EAD" w:rsidRDefault="00145AC7" w:rsidP="00145AC7">
      <w:pPr>
        <w:spacing w:afterLines="180" w:after="432"/>
        <w:rPr>
          <w:rFonts w:asciiTheme="minorHAnsi" w:hAnsiTheme="minorHAnsi" w:cstheme="minorHAnsi"/>
          <w:sz w:val="22"/>
          <w:szCs w:val="22"/>
        </w:rPr>
      </w:pPr>
      <w:r w:rsidRPr="00BA0EAD">
        <w:rPr>
          <w:rFonts w:asciiTheme="minorHAnsi" w:hAnsiTheme="minorHAnsi" w:cstheme="minorHAnsi"/>
          <w:b/>
          <w:bCs/>
          <w:sz w:val="22"/>
          <w:szCs w:val="22"/>
        </w:rPr>
        <w:t>Vectorization</w:t>
      </w:r>
      <w:r w:rsidRPr="00BA0EAD">
        <w:rPr>
          <w:rFonts w:asciiTheme="minorHAnsi" w:hAnsiTheme="minorHAnsi" w:cstheme="minorHAnsi"/>
          <w:sz w:val="22"/>
          <w:szCs w:val="22"/>
        </w:rPr>
        <w:br/>
        <w:t>The process of converting data (e.g., text, images) into numerical vectors that can be used in machine learning models. Vectorization is commonly used in natural language processing (NLP) and computer vision.</w:t>
      </w:r>
    </w:p>
    <w:p w14:paraId="385C1672" w14:textId="77777777" w:rsidR="00145AC7" w:rsidRPr="00BA0EAD" w:rsidRDefault="00145AC7" w:rsidP="00145AC7">
      <w:pPr>
        <w:spacing w:afterLines="180" w:after="432"/>
        <w:rPr>
          <w:rFonts w:asciiTheme="minorHAnsi" w:hAnsiTheme="minorHAnsi" w:cstheme="minorHAnsi"/>
          <w:b/>
          <w:bCs/>
          <w:sz w:val="22"/>
          <w:szCs w:val="22"/>
        </w:rPr>
      </w:pPr>
      <w:r w:rsidRPr="00BA0EAD">
        <w:rPr>
          <w:rFonts w:asciiTheme="minorHAnsi" w:hAnsiTheme="minorHAnsi" w:cstheme="minorHAnsi"/>
          <w:b/>
          <w:bCs/>
          <w:sz w:val="22"/>
          <w:szCs w:val="22"/>
        </w:rPr>
        <w:t>W</w:t>
      </w:r>
    </w:p>
    <w:p w14:paraId="3FD5DB0C" w14:textId="77777777" w:rsidR="00145AC7" w:rsidRPr="00BA0EAD" w:rsidRDefault="00145AC7" w:rsidP="00145AC7">
      <w:pPr>
        <w:spacing w:afterLines="180" w:after="432"/>
        <w:rPr>
          <w:rFonts w:asciiTheme="minorHAnsi" w:hAnsiTheme="minorHAnsi" w:cstheme="minorHAnsi"/>
          <w:sz w:val="22"/>
          <w:szCs w:val="22"/>
        </w:rPr>
      </w:pPr>
      <w:r w:rsidRPr="00BA0EAD">
        <w:rPr>
          <w:rFonts w:asciiTheme="minorHAnsi" w:hAnsiTheme="minorHAnsi" w:cstheme="minorHAnsi"/>
          <w:b/>
          <w:bCs/>
          <w:sz w:val="22"/>
          <w:szCs w:val="22"/>
        </w:rPr>
        <w:t>Weights</w:t>
      </w:r>
      <w:r w:rsidRPr="00BA0EAD">
        <w:rPr>
          <w:rFonts w:asciiTheme="minorHAnsi" w:hAnsiTheme="minorHAnsi" w:cstheme="minorHAnsi"/>
          <w:sz w:val="22"/>
          <w:szCs w:val="22"/>
        </w:rPr>
        <w:br/>
        <w:t xml:space="preserve">Parameters in a machine learning model that are learned from the data, influencing the </w:t>
      </w:r>
      <w:r w:rsidRPr="00BA0EAD">
        <w:rPr>
          <w:rFonts w:asciiTheme="minorHAnsi" w:hAnsiTheme="minorHAnsi" w:cstheme="minorHAnsi"/>
          <w:sz w:val="22"/>
          <w:szCs w:val="22"/>
        </w:rPr>
        <w:lastRenderedPageBreak/>
        <w:t>model's predictions. In neural networks, weights are adjusted during training to minimize the loss function.</w:t>
      </w:r>
    </w:p>
    <w:p w14:paraId="0A4127B7" w14:textId="77777777" w:rsidR="00145AC7" w:rsidRPr="00BA0EAD" w:rsidRDefault="00145AC7" w:rsidP="00145AC7">
      <w:pPr>
        <w:spacing w:afterLines="180" w:after="432"/>
        <w:rPr>
          <w:rFonts w:asciiTheme="minorHAnsi" w:hAnsiTheme="minorHAnsi" w:cstheme="minorHAnsi"/>
          <w:sz w:val="22"/>
          <w:szCs w:val="22"/>
        </w:rPr>
      </w:pPr>
      <w:r w:rsidRPr="00BA0EAD">
        <w:rPr>
          <w:rFonts w:asciiTheme="minorHAnsi" w:hAnsiTheme="minorHAnsi" w:cstheme="minorHAnsi"/>
          <w:b/>
          <w:bCs/>
          <w:sz w:val="22"/>
          <w:szCs w:val="22"/>
        </w:rPr>
        <w:t>Word Embedding</w:t>
      </w:r>
      <w:r w:rsidRPr="00BA0EAD">
        <w:rPr>
          <w:rFonts w:asciiTheme="minorHAnsi" w:hAnsiTheme="minorHAnsi" w:cstheme="minorHAnsi"/>
          <w:sz w:val="22"/>
          <w:szCs w:val="22"/>
        </w:rPr>
        <w:br/>
        <w:t xml:space="preserve">A type of word representation that maps words into continuous vector space where semantically similar words are located closer together. Common techniques include Word2Vec, </w:t>
      </w:r>
      <w:proofErr w:type="spellStart"/>
      <w:r w:rsidRPr="00BA0EAD">
        <w:rPr>
          <w:rFonts w:asciiTheme="minorHAnsi" w:hAnsiTheme="minorHAnsi" w:cstheme="minorHAnsi"/>
          <w:sz w:val="22"/>
          <w:szCs w:val="22"/>
        </w:rPr>
        <w:t>GloVe</w:t>
      </w:r>
      <w:proofErr w:type="spellEnd"/>
      <w:r w:rsidRPr="00BA0EAD">
        <w:rPr>
          <w:rFonts w:asciiTheme="minorHAnsi" w:hAnsiTheme="minorHAnsi" w:cstheme="minorHAnsi"/>
          <w:sz w:val="22"/>
          <w:szCs w:val="22"/>
        </w:rPr>
        <w:t xml:space="preserve">, and </w:t>
      </w:r>
      <w:proofErr w:type="spellStart"/>
      <w:r w:rsidRPr="00BA0EAD">
        <w:rPr>
          <w:rFonts w:asciiTheme="minorHAnsi" w:hAnsiTheme="minorHAnsi" w:cstheme="minorHAnsi"/>
          <w:sz w:val="22"/>
          <w:szCs w:val="22"/>
        </w:rPr>
        <w:t>FastText</w:t>
      </w:r>
      <w:proofErr w:type="spellEnd"/>
      <w:r w:rsidRPr="00BA0EAD">
        <w:rPr>
          <w:rFonts w:asciiTheme="minorHAnsi" w:hAnsiTheme="minorHAnsi" w:cstheme="minorHAnsi"/>
          <w:sz w:val="22"/>
          <w:szCs w:val="22"/>
        </w:rPr>
        <w:t>.</w:t>
      </w:r>
    </w:p>
    <w:p w14:paraId="009D4E7B" w14:textId="77777777" w:rsidR="00145AC7" w:rsidRPr="00BA0EAD" w:rsidRDefault="00145AC7" w:rsidP="00145AC7">
      <w:pPr>
        <w:spacing w:afterLines="180" w:after="432"/>
        <w:rPr>
          <w:rFonts w:asciiTheme="minorHAnsi" w:hAnsiTheme="minorHAnsi" w:cstheme="minorHAnsi"/>
          <w:sz w:val="22"/>
          <w:szCs w:val="22"/>
        </w:rPr>
      </w:pPr>
      <w:r w:rsidRPr="00BA0EAD">
        <w:rPr>
          <w:rFonts w:asciiTheme="minorHAnsi" w:hAnsiTheme="minorHAnsi" w:cstheme="minorHAnsi"/>
          <w:b/>
          <w:bCs/>
          <w:sz w:val="22"/>
          <w:szCs w:val="22"/>
        </w:rPr>
        <w:t>Wrapper Method</w:t>
      </w:r>
      <w:r w:rsidRPr="00BA0EAD">
        <w:rPr>
          <w:rFonts w:asciiTheme="minorHAnsi" w:hAnsiTheme="minorHAnsi" w:cstheme="minorHAnsi"/>
          <w:sz w:val="22"/>
          <w:szCs w:val="22"/>
        </w:rPr>
        <w:br/>
        <w:t>A feature selection method that evaluates subsets of features based on their contribution to model performance. The method wraps around a model to select the best-performing subset of features.</w:t>
      </w:r>
    </w:p>
    <w:p w14:paraId="2DD88499" w14:textId="77777777" w:rsidR="00145AC7" w:rsidRPr="00BA0EAD" w:rsidRDefault="00145AC7" w:rsidP="00145AC7">
      <w:pPr>
        <w:spacing w:afterLines="180" w:after="432"/>
        <w:rPr>
          <w:rFonts w:asciiTheme="minorHAnsi" w:hAnsiTheme="minorHAnsi" w:cstheme="minorHAnsi"/>
          <w:b/>
          <w:bCs/>
          <w:sz w:val="22"/>
          <w:szCs w:val="22"/>
        </w:rPr>
      </w:pPr>
      <w:r w:rsidRPr="00BA0EAD">
        <w:rPr>
          <w:rFonts w:asciiTheme="minorHAnsi" w:hAnsiTheme="minorHAnsi" w:cstheme="minorHAnsi"/>
          <w:b/>
          <w:bCs/>
          <w:sz w:val="22"/>
          <w:szCs w:val="22"/>
        </w:rPr>
        <w:t>X</w:t>
      </w:r>
    </w:p>
    <w:p w14:paraId="6663B919" w14:textId="77777777" w:rsidR="00145AC7" w:rsidRPr="00BA0EAD" w:rsidRDefault="00145AC7" w:rsidP="00145AC7">
      <w:pPr>
        <w:spacing w:afterLines="180" w:after="432"/>
        <w:rPr>
          <w:rFonts w:asciiTheme="minorHAnsi" w:hAnsiTheme="minorHAnsi" w:cstheme="minorHAnsi"/>
          <w:sz w:val="22"/>
          <w:szCs w:val="22"/>
        </w:rPr>
      </w:pPr>
      <w:r w:rsidRPr="00BA0EAD">
        <w:rPr>
          <w:rFonts w:asciiTheme="minorHAnsi" w:hAnsiTheme="minorHAnsi" w:cstheme="minorHAnsi"/>
          <w:b/>
          <w:bCs/>
          <w:sz w:val="22"/>
          <w:szCs w:val="22"/>
        </w:rPr>
        <w:t>XGBoost</w:t>
      </w:r>
      <w:r w:rsidRPr="00BA0EAD">
        <w:rPr>
          <w:rFonts w:asciiTheme="minorHAnsi" w:hAnsiTheme="minorHAnsi" w:cstheme="minorHAnsi"/>
          <w:sz w:val="22"/>
          <w:szCs w:val="22"/>
        </w:rPr>
        <w:br/>
        <w:t>An optimized gradient boosting algorithm that is widely used in machine learning competitions and real-world applications for its efficiency, speed, and performance. XGBoost can be used for both classification and regression tasks.</w:t>
      </w:r>
    </w:p>
    <w:p w14:paraId="1AC0DF6B" w14:textId="77777777" w:rsidR="00145AC7" w:rsidRPr="00BA0EAD" w:rsidRDefault="00145AC7" w:rsidP="00145AC7">
      <w:pPr>
        <w:spacing w:afterLines="180" w:after="432"/>
        <w:rPr>
          <w:rFonts w:asciiTheme="minorHAnsi" w:hAnsiTheme="minorHAnsi" w:cstheme="minorHAnsi"/>
          <w:sz w:val="22"/>
          <w:szCs w:val="22"/>
        </w:rPr>
      </w:pPr>
      <w:r w:rsidRPr="00BA0EAD">
        <w:rPr>
          <w:rFonts w:asciiTheme="minorHAnsi" w:hAnsiTheme="minorHAnsi" w:cstheme="minorHAnsi"/>
          <w:b/>
          <w:bCs/>
          <w:sz w:val="22"/>
          <w:szCs w:val="22"/>
        </w:rPr>
        <w:t>Explainability (Interpretability)</w:t>
      </w:r>
      <w:r w:rsidRPr="00BA0EAD">
        <w:rPr>
          <w:rFonts w:asciiTheme="minorHAnsi" w:hAnsiTheme="minorHAnsi" w:cstheme="minorHAnsi"/>
          <w:sz w:val="22"/>
          <w:szCs w:val="22"/>
        </w:rPr>
        <w:br/>
        <w:t>The extent to which a human can understand the decisions or predictions made by a machine learning model. Explainability is crucial in fields like healthcare and finance, where understanding model decisions is essential.</w:t>
      </w:r>
    </w:p>
    <w:p w14:paraId="7447DA3E" w14:textId="77777777" w:rsidR="00145AC7" w:rsidRPr="00BA0EAD" w:rsidRDefault="00145AC7" w:rsidP="00145AC7">
      <w:pPr>
        <w:spacing w:afterLines="180" w:after="432"/>
        <w:rPr>
          <w:rFonts w:asciiTheme="minorHAnsi" w:hAnsiTheme="minorHAnsi" w:cstheme="minorHAnsi"/>
          <w:b/>
          <w:bCs/>
          <w:sz w:val="22"/>
          <w:szCs w:val="22"/>
        </w:rPr>
      </w:pPr>
      <w:r w:rsidRPr="00BA0EAD">
        <w:rPr>
          <w:rFonts w:asciiTheme="minorHAnsi" w:hAnsiTheme="minorHAnsi" w:cstheme="minorHAnsi"/>
          <w:b/>
          <w:bCs/>
          <w:sz w:val="22"/>
          <w:szCs w:val="22"/>
        </w:rPr>
        <w:t>Y</w:t>
      </w:r>
    </w:p>
    <w:p w14:paraId="038C7C94" w14:textId="77777777" w:rsidR="00145AC7" w:rsidRPr="00BA0EAD" w:rsidRDefault="00145AC7" w:rsidP="00145AC7">
      <w:pPr>
        <w:spacing w:afterLines="180" w:after="432"/>
        <w:rPr>
          <w:rFonts w:asciiTheme="minorHAnsi" w:hAnsiTheme="minorHAnsi" w:cstheme="minorHAnsi"/>
          <w:sz w:val="22"/>
          <w:szCs w:val="22"/>
        </w:rPr>
      </w:pPr>
      <w:r w:rsidRPr="00BA0EAD">
        <w:rPr>
          <w:rFonts w:asciiTheme="minorHAnsi" w:hAnsiTheme="minorHAnsi" w:cstheme="minorHAnsi"/>
          <w:b/>
          <w:bCs/>
          <w:sz w:val="22"/>
          <w:szCs w:val="22"/>
        </w:rPr>
        <w:t>Y-Variable</w:t>
      </w:r>
      <w:r w:rsidRPr="00BA0EAD">
        <w:rPr>
          <w:rFonts w:asciiTheme="minorHAnsi" w:hAnsiTheme="minorHAnsi" w:cstheme="minorHAnsi"/>
          <w:sz w:val="22"/>
          <w:szCs w:val="22"/>
        </w:rPr>
        <w:br/>
        <w:t>Another term for the target or dependent variable, representing the output that a model is trained to predict.</w:t>
      </w:r>
    </w:p>
    <w:p w14:paraId="3F93FD93" w14:textId="77777777" w:rsidR="00145AC7" w:rsidRPr="00BA0EAD" w:rsidRDefault="00145AC7" w:rsidP="00145AC7">
      <w:pPr>
        <w:spacing w:afterLines="180" w:after="432"/>
        <w:rPr>
          <w:rFonts w:asciiTheme="minorHAnsi" w:hAnsiTheme="minorHAnsi" w:cstheme="minorHAnsi"/>
          <w:b/>
          <w:bCs/>
          <w:sz w:val="22"/>
          <w:szCs w:val="22"/>
        </w:rPr>
      </w:pPr>
      <w:r w:rsidRPr="00BA0EAD">
        <w:rPr>
          <w:rFonts w:asciiTheme="minorHAnsi" w:hAnsiTheme="minorHAnsi" w:cstheme="minorHAnsi"/>
          <w:b/>
          <w:bCs/>
          <w:sz w:val="22"/>
          <w:szCs w:val="22"/>
        </w:rPr>
        <w:t>Z</w:t>
      </w:r>
    </w:p>
    <w:p w14:paraId="2B73D901" w14:textId="77777777" w:rsidR="00145AC7" w:rsidRPr="00BA0EAD" w:rsidRDefault="00145AC7" w:rsidP="00145AC7">
      <w:pPr>
        <w:spacing w:afterLines="180" w:after="432"/>
        <w:rPr>
          <w:rFonts w:asciiTheme="minorHAnsi" w:hAnsiTheme="minorHAnsi" w:cstheme="minorHAnsi"/>
          <w:sz w:val="22"/>
          <w:szCs w:val="22"/>
        </w:rPr>
      </w:pPr>
      <w:r w:rsidRPr="00BA0EAD">
        <w:rPr>
          <w:rFonts w:asciiTheme="minorHAnsi" w:hAnsiTheme="minorHAnsi" w:cstheme="minorHAnsi"/>
          <w:b/>
          <w:bCs/>
          <w:sz w:val="22"/>
          <w:szCs w:val="22"/>
        </w:rPr>
        <w:lastRenderedPageBreak/>
        <w:t>Zero-Inflated Model</w:t>
      </w:r>
      <w:r w:rsidRPr="00BA0EAD">
        <w:rPr>
          <w:rFonts w:asciiTheme="minorHAnsi" w:hAnsiTheme="minorHAnsi" w:cstheme="minorHAnsi"/>
          <w:sz w:val="22"/>
          <w:szCs w:val="22"/>
        </w:rPr>
        <w:br/>
        <w:t>A statistical model used for count data that has an excess of zero counts. These models assume that the data-generating process has two parts: one that generates the excess zeros and another that generates the counts.</w:t>
      </w:r>
    </w:p>
    <w:p w14:paraId="1658C4B9" w14:textId="77777777" w:rsidR="00145AC7" w:rsidRPr="00BA0EAD" w:rsidRDefault="00145AC7" w:rsidP="00145AC7">
      <w:pPr>
        <w:spacing w:afterLines="180" w:after="432"/>
        <w:rPr>
          <w:rFonts w:asciiTheme="minorHAnsi" w:hAnsiTheme="minorHAnsi" w:cstheme="minorHAnsi"/>
          <w:sz w:val="22"/>
          <w:szCs w:val="22"/>
        </w:rPr>
      </w:pPr>
      <w:r w:rsidRPr="00BA0EAD">
        <w:rPr>
          <w:rFonts w:asciiTheme="minorHAnsi" w:hAnsiTheme="minorHAnsi" w:cstheme="minorHAnsi"/>
          <w:b/>
          <w:bCs/>
          <w:sz w:val="22"/>
          <w:szCs w:val="22"/>
        </w:rPr>
        <w:t>Z-Score</w:t>
      </w:r>
      <w:r w:rsidRPr="00BA0EAD">
        <w:rPr>
          <w:rFonts w:asciiTheme="minorHAnsi" w:hAnsiTheme="minorHAnsi" w:cstheme="minorHAnsi"/>
          <w:sz w:val="22"/>
          <w:szCs w:val="22"/>
        </w:rPr>
        <w:br/>
        <w:t>A statistical measure that describes a data point's relationship to the mean of a group of values. Z-scores are expressed in terms of standard deviations from the mean, with a positive z-score indicating a value above the mean and a negative z-score indicating a value below the mean.</w:t>
      </w:r>
    </w:p>
    <w:p w14:paraId="25AF4182" w14:textId="77777777" w:rsidR="00E10702" w:rsidRDefault="00E10702" w:rsidP="00762095">
      <w:pPr>
        <w:pStyle w:val="ABodyCopy"/>
        <w:ind w:left="0"/>
      </w:pPr>
    </w:p>
    <w:p w14:paraId="39513B60" w14:textId="77777777" w:rsidR="00E10702" w:rsidRDefault="00E10702" w:rsidP="00762095">
      <w:pPr>
        <w:pStyle w:val="ABodyCopy"/>
        <w:ind w:left="0"/>
      </w:pPr>
    </w:p>
    <w:p w14:paraId="7E7EEF50" w14:textId="77777777" w:rsidR="00E10702" w:rsidRDefault="00E10702" w:rsidP="00762095">
      <w:pPr>
        <w:pStyle w:val="ABodyCopy"/>
        <w:ind w:left="0"/>
      </w:pPr>
    </w:p>
    <w:p w14:paraId="7EEFF3D0" w14:textId="77777777" w:rsidR="00E10702" w:rsidRDefault="00E10702" w:rsidP="00762095">
      <w:pPr>
        <w:pStyle w:val="ABodyCopy"/>
        <w:ind w:left="0"/>
      </w:pPr>
    </w:p>
    <w:p w14:paraId="6C5C2521" w14:textId="77777777" w:rsidR="00FC37B8" w:rsidRDefault="00FC37B8" w:rsidP="00762095">
      <w:pPr>
        <w:pStyle w:val="ABodyCopy"/>
        <w:ind w:left="0"/>
      </w:pPr>
    </w:p>
    <w:p w14:paraId="4F6BD4ED" w14:textId="77777777" w:rsidR="00FC37B8" w:rsidRDefault="00FC37B8" w:rsidP="00762095">
      <w:pPr>
        <w:pStyle w:val="ABodyCopy"/>
        <w:ind w:left="0"/>
      </w:pPr>
    </w:p>
    <w:p w14:paraId="4DFD1781" w14:textId="77777777" w:rsidR="00FC37B8" w:rsidRDefault="00FC37B8" w:rsidP="00762095">
      <w:pPr>
        <w:pStyle w:val="ABodyCopy"/>
        <w:ind w:left="0"/>
      </w:pPr>
    </w:p>
    <w:p w14:paraId="43E43541" w14:textId="77777777" w:rsidR="00F659D4" w:rsidRPr="007D1E20" w:rsidRDefault="00F659D4" w:rsidP="00762095">
      <w:pPr>
        <w:pStyle w:val="ABodyCopy"/>
        <w:ind w:left="0"/>
      </w:pPr>
    </w:p>
    <w:sectPr w:rsidR="00F659D4" w:rsidRPr="007D1E20" w:rsidSect="000A4D09">
      <w:headerReference w:type="even" r:id="rId134"/>
      <w:headerReference w:type="default" r:id="rId135"/>
      <w:endnotePr>
        <w:numFmt w:val="decimal"/>
      </w:endnotePr>
      <w:type w:val="continuous"/>
      <w:pgSz w:w="10800" w:h="13320" w:code="150"/>
      <w:pgMar w:top="1440" w:right="1440" w:bottom="1440" w:left="1080" w:header="720" w:footer="0" w:gutter="0"/>
      <w:pgNumType w:start="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A4D72E" w14:textId="77777777" w:rsidR="00525BAD" w:rsidRDefault="00525BAD">
      <w:r>
        <w:separator/>
      </w:r>
    </w:p>
    <w:p w14:paraId="5BDFFAAB" w14:textId="77777777" w:rsidR="00525BAD" w:rsidRDefault="00525BAD"/>
    <w:p w14:paraId="3AA04ECF" w14:textId="77777777" w:rsidR="00525BAD" w:rsidRDefault="00525BAD"/>
  </w:endnote>
  <w:endnote w:type="continuationSeparator" w:id="0">
    <w:p w14:paraId="0EC286DF" w14:textId="77777777" w:rsidR="00525BAD" w:rsidRDefault="00525BAD">
      <w:r>
        <w:continuationSeparator/>
      </w:r>
    </w:p>
    <w:p w14:paraId="57BCCF1C" w14:textId="77777777" w:rsidR="00525BAD" w:rsidRDefault="00525BAD"/>
    <w:p w14:paraId="0162448F" w14:textId="77777777" w:rsidR="00525BAD" w:rsidRDefault="00525BAD"/>
    <w:p w14:paraId="31ECDE31" w14:textId="77777777" w:rsidR="00525BAD" w:rsidRDefault="00525BAD"/>
  </w:endnote>
  <w:endnote w:type="continuationNotice" w:id="1">
    <w:p w14:paraId="25DB092B" w14:textId="77777777" w:rsidR="00525BAD" w:rsidRDefault="00525BA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NeueLT Std">
    <w:altName w:val="Arial"/>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NeueLT Std Blk">
    <w:altName w:val="Tw Cen MT Condensed Extra Bold"/>
    <w:panose1 w:val="00000000000000000000"/>
    <w:charset w:val="00"/>
    <w:family w:val="swiss"/>
    <w:notTrueType/>
    <w:pitch w:val="variable"/>
    <w:sig w:usb0="00000003" w:usb1="00000000" w:usb2="00000000" w:usb3="00000000" w:csb0="00000001" w:csb1="00000000"/>
  </w:font>
  <w:font w:name="Courier">
    <w:panose1 w:val="02070409020205020404"/>
    <w:charset w:val="00"/>
    <w:family w:val="auto"/>
    <w:pitch w:val="variable"/>
    <w:sig w:usb0="00000003"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HelveticaNeueLT Std Med">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 w:name="Aptos Narrow">
    <w:charset w:val="00"/>
    <w:family w:val="swiss"/>
    <w:pitch w:val="variable"/>
    <w:sig w:usb0="20000287" w:usb1="00000003" w:usb2="00000000" w:usb3="00000000" w:csb0="0000019F" w:csb1="00000000"/>
  </w:font>
  <w:font w:name="Arial Unicode MS">
    <w:altName w:val="Arial"/>
    <w:panose1 w:val="020B0604020202020204"/>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9A0499" w14:textId="77777777" w:rsidR="00525BAD" w:rsidRDefault="00525BAD">
      <w:r>
        <w:separator/>
      </w:r>
    </w:p>
    <w:p w14:paraId="36AF37E6" w14:textId="77777777" w:rsidR="00525BAD" w:rsidRDefault="00525BAD"/>
    <w:p w14:paraId="7B0055FB" w14:textId="77777777" w:rsidR="00525BAD" w:rsidRDefault="00525BAD"/>
    <w:p w14:paraId="56EF7FCF" w14:textId="77777777" w:rsidR="00525BAD" w:rsidRDefault="00525BAD"/>
  </w:footnote>
  <w:footnote w:type="continuationSeparator" w:id="0">
    <w:p w14:paraId="524A7B44" w14:textId="77777777" w:rsidR="00525BAD" w:rsidRDefault="00525BAD">
      <w:r>
        <w:continuationSeparator/>
      </w:r>
    </w:p>
    <w:p w14:paraId="0E67D32C" w14:textId="77777777" w:rsidR="00525BAD" w:rsidRDefault="00525BAD"/>
    <w:p w14:paraId="401CEEF0" w14:textId="77777777" w:rsidR="00525BAD" w:rsidRDefault="00525BAD"/>
    <w:p w14:paraId="3107509E" w14:textId="77777777" w:rsidR="00525BAD" w:rsidRDefault="00525BAD"/>
  </w:footnote>
  <w:footnote w:type="continuationNotice" w:id="1">
    <w:p w14:paraId="78696E5F" w14:textId="77777777" w:rsidR="00525BAD" w:rsidRDefault="00525BAD"/>
  </w:footnote>
  <w:footnote w:id="2">
    <w:p w14:paraId="2FB95E6B" w14:textId="77777777" w:rsidR="00C91A18" w:rsidRDefault="00C91A18" w:rsidP="00C91A18">
      <w:pPr>
        <w:pStyle w:val="FootnoteText"/>
      </w:pPr>
      <w:r>
        <w:rPr>
          <w:rStyle w:val="FootnoteReference"/>
        </w:rPr>
        <w:footnoteRef/>
      </w:r>
      <w:r>
        <w:t xml:space="preserve"> </w:t>
      </w:r>
      <w:r w:rsidRPr="0016625E">
        <w:rPr>
          <w:rFonts w:asciiTheme="minorHAnsi" w:hAnsiTheme="minorHAnsi"/>
          <w:sz w:val="18"/>
          <w:szCs w:val="18"/>
        </w:rPr>
        <w:t>Yes, I realize that Python is listed as a programming language for software engineering, web development and data science. It is a very versatile language with a lot of applications and a huge support community. This is one of the main reasons that it is used extensively in academia. You should definitely at least learn the basics of working with this programming language. However, many corporations do not support Python due to a legacy codebase developed in other languages or they feel that other analytical product offerings support their business needs in a more integrated manner.</w:t>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94598D" w14:textId="5079C468" w:rsidR="00C63CBA" w:rsidRPr="00F1751D" w:rsidRDefault="00C63CBA" w:rsidP="00E20704">
    <w:pPr>
      <w:pStyle w:val="AHeaderLeft"/>
    </w:pPr>
    <w:r w:rsidRPr="00A5554E">
      <w:rPr>
        <w:rStyle w:val="PageNumber"/>
      </w:rPr>
      <w:fldChar w:fldCharType="begin"/>
    </w:r>
    <w:r w:rsidRPr="00A5554E">
      <w:rPr>
        <w:rStyle w:val="PageNumber"/>
      </w:rPr>
      <w:instrText xml:space="preserve"> PAGE </w:instrText>
    </w:r>
    <w:r w:rsidRPr="00A5554E">
      <w:rPr>
        <w:rStyle w:val="PageNumber"/>
      </w:rPr>
      <w:fldChar w:fldCharType="separate"/>
    </w:r>
    <w:r w:rsidR="00EA3967">
      <w:rPr>
        <w:rStyle w:val="PageNumber"/>
        <w:noProof/>
      </w:rPr>
      <w:t>2</w:t>
    </w:r>
    <w:r w:rsidRPr="00A5554E">
      <w:rPr>
        <w:rStyle w:val="PageNumber"/>
      </w:rPr>
      <w:fldChar w:fldCharType="end"/>
    </w:r>
    <w:r w:rsidRPr="00F1751D">
      <w:rPr>
        <w:rStyle w:val="PageNumber"/>
      </w:rPr>
      <w:t xml:space="preserve">   </w:t>
    </w:r>
    <w:r>
      <w:t>SAS, Python &amp; R: A Cross Reference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BC8DD7" w14:textId="3589AEDA" w:rsidR="00C63CBA" w:rsidRPr="004A1EE9" w:rsidRDefault="00C63CBA" w:rsidP="004A1EE9">
    <w:pPr>
      <w:pStyle w:val="Header"/>
    </w:pPr>
    <w:r>
      <w:t>SAS, Python &amp; R: A Cross Reference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471FF"/>
    <w:multiLevelType w:val="hybridMultilevel"/>
    <w:tmpl w:val="08E814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9842F9"/>
    <w:multiLevelType w:val="multilevel"/>
    <w:tmpl w:val="242C2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1C6D81"/>
    <w:multiLevelType w:val="multilevel"/>
    <w:tmpl w:val="8C88B79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03453027"/>
    <w:multiLevelType w:val="hybridMultilevel"/>
    <w:tmpl w:val="364696A0"/>
    <w:lvl w:ilvl="0" w:tplc="E548BB16">
      <w:start w:val="1"/>
      <w:numFmt w:val="lowerRoman"/>
      <w:pStyle w:val="AOrderedList3"/>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4112DF1"/>
    <w:multiLevelType w:val="multilevel"/>
    <w:tmpl w:val="70CC9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BE6AAA"/>
    <w:multiLevelType w:val="multilevel"/>
    <w:tmpl w:val="7B529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4E550C"/>
    <w:multiLevelType w:val="hybridMultilevel"/>
    <w:tmpl w:val="C7E2D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C228AD"/>
    <w:multiLevelType w:val="hybridMultilevel"/>
    <w:tmpl w:val="52B2E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C85CAD"/>
    <w:multiLevelType w:val="hybridMultilevel"/>
    <w:tmpl w:val="C79C23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8B1518"/>
    <w:multiLevelType w:val="multilevel"/>
    <w:tmpl w:val="D75A2AA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0BEF0CCC"/>
    <w:multiLevelType w:val="hybridMultilevel"/>
    <w:tmpl w:val="56EC33BE"/>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C1B186C"/>
    <w:multiLevelType w:val="multilevel"/>
    <w:tmpl w:val="19786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1C3767"/>
    <w:multiLevelType w:val="multilevel"/>
    <w:tmpl w:val="51B4C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4B57C8"/>
    <w:multiLevelType w:val="multilevel"/>
    <w:tmpl w:val="2C38D1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5527F2"/>
    <w:multiLevelType w:val="multilevel"/>
    <w:tmpl w:val="72EC6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E312C8A"/>
    <w:multiLevelType w:val="multilevel"/>
    <w:tmpl w:val="B3402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47649B"/>
    <w:multiLevelType w:val="multilevel"/>
    <w:tmpl w:val="D7B4B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F4750AA"/>
    <w:multiLevelType w:val="multilevel"/>
    <w:tmpl w:val="9A24C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FDF0249"/>
    <w:multiLevelType w:val="multilevel"/>
    <w:tmpl w:val="C5C6B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2F3346D"/>
    <w:multiLevelType w:val="multilevel"/>
    <w:tmpl w:val="E1400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5756581"/>
    <w:multiLevelType w:val="multilevel"/>
    <w:tmpl w:val="878A6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5D83643"/>
    <w:multiLevelType w:val="hybridMultilevel"/>
    <w:tmpl w:val="E3DAD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6155145"/>
    <w:multiLevelType w:val="hybridMultilevel"/>
    <w:tmpl w:val="EC88D3FC"/>
    <w:lvl w:ilvl="0" w:tplc="10CA72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8A77F18"/>
    <w:multiLevelType w:val="hybridMultilevel"/>
    <w:tmpl w:val="145088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9074B40"/>
    <w:multiLevelType w:val="multilevel"/>
    <w:tmpl w:val="52306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9D52661"/>
    <w:multiLevelType w:val="multilevel"/>
    <w:tmpl w:val="05A04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A45119D"/>
    <w:multiLevelType w:val="multilevel"/>
    <w:tmpl w:val="CA5E0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A624FAD"/>
    <w:multiLevelType w:val="multilevel"/>
    <w:tmpl w:val="AA505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D272320"/>
    <w:multiLevelType w:val="hybridMultilevel"/>
    <w:tmpl w:val="6A6632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D3105C2"/>
    <w:multiLevelType w:val="multilevel"/>
    <w:tmpl w:val="F0BCF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F721AA9"/>
    <w:multiLevelType w:val="multilevel"/>
    <w:tmpl w:val="F9B67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FEA127C"/>
    <w:multiLevelType w:val="hybridMultilevel"/>
    <w:tmpl w:val="83B0672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12544AF"/>
    <w:multiLevelType w:val="hybridMultilevel"/>
    <w:tmpl w:val="7E1A386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23342922"/>
    <w:multiLevelType w:val="hybridMultilevel"/>
    <w:tmpl w:val="8708B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6B34CD5"/>
    <w:multiLevelType w:val="multilevel"/>
    <w:tmpl w:val="A7A28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7FC298F"/>
    <w:multiLevelType w:val="hybridMultilevel"/>
    <w:tmpl w:val="FB547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8550F8E"/>
    <w:multiLevelType w:val="hybridMultilevel"/>
    <w:tmpl w:val="DF069ED4"/>
    <w:lvl w:ilvl="0" w:tplc="04090001">
      <w:start w:val="1"/>
      <w:numFmt w:val="bullet"/>
      <w:lvlText w:val=""/>
      <w:lvlJc w:val="left"/>
      <w:pPr>
        <w:ind w:left="720" w:hanging="360"/>
      </w:pPr>
      <w:rPr>
        <w:rFonts w:ascii="Symbol" w:hAnsi="Symbol" w:hint="default"/>
      </w:rPr>
    </w:lvl>
    <w:lvl w:ilvl="1" w:tplc="9ED6E8B6">
      <w:numFmt w:val="bullet"/>
      <w:lvlText w:val="-"/>
      <w:lvlJc w:val="left"/>
      <w:pPr>
        <w:ind w:left="1440" w:hanging="36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89F1C01"/>
    <w:multiLevelType w:val="hybridMultilevel"/>
    <w:tmpl w:val="F0CC69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9F67069"/>
    <w:multiLevelType w:val="multilevel"/>
    <w:tmpl w:val="598A99B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9" w15:restartNumberingAfterBreak="0">
    <w:nsid w:val="2A0E1800"/>
    <w:multiLevelType w:val="hybridMultilevel"/>
    <w:tmpl w:val="B7C6A4E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2A4440B1"/>
    <w:multiLevelType w:val="multilevel"/>
    <w:tmpl w:val="06461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A57791C"/>
    <w:multiLevelType w:val="hybridMultilevel"/>
    <w:tmpl w:val="94DC4800"/>
    <w:lvl w:ilvl="0" w:tplc="FFFFFFFF">
      <w:start w:val="1"/>
      <w:numFmt w:val="decimal"/>
      <w:lvlText w:val="%1."/>
      <w:lvlJc w:val="left"/>
      <w:pPr>
        <w:ind w:left="720" w:hanging="360"/>
      </w:pPr>
      <w:rPr>
        <w:rFonts w:hint="default"/>
      </w:rPr>
    </w:lvl>
    <w:lvl w:ilvl="1" w:tplc="FFFFFFFF">
      <w:numFmt w:val="bullet"/>
      <w:lvlText w:val="-"/>
      <w:lvlJc w:val="left"/>
      <w:pPr>
        <w:ind w:left="1440" w:hanging="360"/>
      </w:pPr>
      <w:rPr>
        <w:rFonts w:ascii="Calibri" w:eastAsia="Times New Roman" w:hAnsi="Calibri" w:cs="Calibri"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2A6A510A"/>
    <w:multiLevelType w:val="multilevel"/>
    <w:tmpl w:val="5CB4E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B61733E"/>
    <w:multiLevelType w:val="multilevel"/>
    <w:tmpl w:val="CD0E4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BD41435"/>
    <w:multiLevelType w:val="hybridMultilevel"/>
    <w:tmpl w:val="E74290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CE50AE5"/>
    <w:multiLevelType w:val="hybridMultilevel"/>
    <w:tmpl w:val="3B664388"/>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6" w15:restartNumberingAfterBreak="0">
    <w:nsid w:val="2DCD5454"/>
    <w:multiLevelType w:val="multilevel"/>
    <w:tmpl w:val="B76AE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DFD0584"/>
    <w:multiLevelType w:val="multilevel"/>
    <w:tmpl w:val="8050E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E0E79A7"/>
    <w:multiLevelType w:val="hybridMultilevel"/>
    <w:tmpl w:val="7CD0C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F7F4EF6"/>
    <w:multiLevelType w:val="hybridMultilevel"/>
    <w:tmpl w:val="D35056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0BC6708"/>
    <w:multiLevelType w:val="multilevel"/>
    <w:tmpl w:val="B93CB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0E91362"/>
    <w:multiLevelType w:val="multilevel"/>
    <w:tmpl w:val="6F904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1831E02"/>
    <w:multiLevelType w:val="hybridMultilevel"/>
    <w:tmpl w:val="6EECB732"/>
    <w:lvl w:ilvl="0" w:tplc="73C6048C">
      <w:start w:val="1"/>
      <w:numFmt w:val="decimal"/>
      <w:pStyle w:val="AOrderedList1"/>
      <w:lvlText w:val="%1."/>
      <w:lvlJc w:val="left"/>
      <w:pPr>
        <w:ind w:left="1080" w:hanging="360"/>
      </w:pPr>
      <w:rPr>
        <w:rFonts w:ascii="Times New Roman" w:hAnsi="Times New Roman" w:hint="default"/>
        <w:b w:val="0"/>
        <w:i w:val="0"/>
        <w:sz w:val="22"/>
        <w:szCs w:val="2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15:restartNumberingAfterBreak="0">
    <w:nsid w:val="31AC627F"/>
    <w:multiLevelType w:val="multilevel"/>
    <w:tmpl w:val="EE829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2C45152"/>
    <w:multiLevelType w:val="hybridMultilevel"/>
    <w:tmpl w:val="17F20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3F61B8E"/>
    <w:multiLevelType w:val="hybridMultilevel"/>
    <w:tmpl w:val="B6F2025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6" w15:restartNumberingAfterBreak="0">
    <w:nsid w:val="341827F7"/>
    <w:multiLevelType w:val="hybridMultilevel"/>
    <w:tmpl w:val="F0348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41A0772"/>
    <w:multiLevelType w:val="hybridMultilevel"/>
    <w:tmpl w:val="C35ACF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347649E3"/>
    <w:multiLevelType w:val="hybridMultilevel"/>
    <w:tmpl w:val="48C2AF58"/>
    <w:lvl w:ilvl="0" w:tplc="4BA0BABC">
      <w:start w:val="1"/>
      <w:numFmt w:val="decimal"/>
      <w:lvlText w:val="%1."/>
      <w:lvlJc w:val="left"/>
      <w:pPr>
        <w:ind w:left="630" w:hanging="360"/>
      </w:pPr>
      <w:rPr>
        <w:rFonts w:hint="default"/>
        <w:b w:val="0"/>
        <w:bCs w:val="0"/>
      </w:rPr>
    </w:lvl>
    <w:lvl w:ilvl="1" w:tplc="FFFFFFFF">
      <w:numFmt w:val="bullet"/>
      <w:lvlText w:val="-"/>
      <w:lvlJc w:val="left"/>
      <w:pPr>
        <w:ind w:left="1440" w:hanging="360"/>
      </w:pPr>
      <w:rPr>
        <w:rFonts w:ascii="Calibri" w:eastAsia="Times New Roman" w:hAnsi="Calibri" w:cs="Calibri"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354A0A77"/>
    <w:multiLevelType w:val="multilevel"/>
    <w:tmpl w:val="37E6C7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5966C0B"/>
    <w:multiLevelType w:val="multilevel"/>
    <w:tmpl w:val="79A660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73641FD"/>
    <w:multiLevelType w:val="hybridMultilevel"/>
    <w:tmpl w:val="A718F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89B5A84"/>
    <w:multiLevelType w:val="multilevel"/>
    <w:tmpl w:val="706A3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9BD5940"/>
    <w:multiLevelType w:val="hybridMultilevel"/>
    <w:tmpl w:val="FCA292CC"/>
    <w:lvl w:ilvl="0" w:tplc="C5527C4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3A4A7A61"/>
    <w:multiLevelType w:val="hybridMultilevel"/>
    <w:tmpl w:val="5D388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3B143083"/>
    <w:multiLevelType w:val="multilevel"/>
    <w:tmpl w:val="A74EE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B950B3A"/>
    <w:multiLevelType w:val="hybridMultilevel"/>
    <w:tmpl w:val="D1485C60"/>
    <w:lvl w:ilvl="0" w:tplc="D24E8DB4">
      <w:start w:val="1"/>
      <w:numFmt w:val="lowerLetter"/>
      <w:pStyle w:val="AOrderedList2"/>
      <w:lvlText w:val="%1."/>
      <w:lvlJc w:val="left"/>
      <w:pPr>
        <w:ind w:left="144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7" w15:restartNumberingAfterBreak="0">
    <w:nsid w:val="3BBE2FD9"/>
    <w:multiLevelType w:val="multilevel"/>
    <w:tmpl w:val="C73CD6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BC23A84"/>
    <w:multiLevelType w:val="multilevel"/>
    <w:tmpl w:val="3AAAEE8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9" w15:restartNumberingAfterBreak="0">
    <w:nsid w:val="3E325576"/>
    <w:multiLevelType w:val="hybridMultilevel"/>
    <w:tmpl w:val="CA56ED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3E44726B"/>
    <w:multiLevelType w:val="multilevel"/>
    <w:tmpl w:val="9A203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ECD6F59"/>
    <w:multiLevelType w:val="multilevel"/>
    <w:tmpl w:val="CE8A2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F462CC9"/>
    <w:multiLevelType w:val="multilevel"/>
    <w:tmpl w:val="C6309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FCF21D6"/>
    <w:multiLevelType w:val="hybridMultilevel"/>
    <w:tmpl w:val="7C647394"/>
    <w:lvl w:ilvl="0" w:tplc="8182EBBC">
      <w:start w:val="1"/>
      <w:numFmt w:val="bullet"/>
      <w:pStyle w:val="AUnorderedNest3List"/>
      <w:lvlText w:val="̶"/>
      <w:lvlJc w:val="left"/>
      <w:pPr>
        <w:ind w:left="2016" w:hanging="360"/>
      </w:pPr>
      <w:rPr>
        <w:rFonts w:ascii="Times New Roman" w:hAnsi="Times New Roman" w:cs="Times New Roman" w:hint="default"/>
        <w:sz w:val="18"/>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74" w15:restartNumberingAfterBreak="0">
    <w:nsid w:val="40B35BEF"/>
    <w:multiLevelType w:val="hybridMultilevel"/>
    <w:tmpl w:val="2E4C7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40DF78EE"/>
    <w:multiLevelType w:val="multilevel"/>
    <w:tmpl w:val="4DEE1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1483042"/>
    <w:multiLevelType w:val="multilevel"/>
    <w:tmpl w:val="05ACD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2404693"/>
    <w:multiLevelType w:val="hybridMultilevel"/>
    <w:tmpl w:val="5ED471B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8" w15:restartNumberingAfterBreak="0">
    <w:nsid w:val="43380164"/>
    <w:multiLevelType w:val="multilevel"/>
    <w:tmpl w:val="F0BCF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360020A"/>
    <w:multiLevelType w:val="multilevel"/>
    <w:tmpl w:val="F3BE4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3F30DF9"/>
    <w:multiLevelType w:val="hybridMultilevel"/>
    <w:tmpl w:val="8A66F4F6"/>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440A7404"/>
    <w:multiLevelType w:val="multilevel"/>
    <w:tmpl w:val="0D1A0A8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2" w15:restartNumberingAfterBreak="0">
    <w:nsid w:val="447C7AA1"/>
    <w:multiLevelType w:val="multilevel"/>
    <w:tmpl w:val="AFC00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54B210C"/>
    <w:multiLevelType w:val="multilevel"/>
    <w:tmpl w:val="EA8EC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59221F4"/>
    <w:multiLevelType w:val="multilevel"/>
    <w:tmpl w:val="68EA5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60C0C2D"/>
    <w:multiLevelType w:val="hybridMultilevel"/>
    <w:tmpl w:val="94DC4800"/>
    <w:lvl w:ilvl="0" w:tplc="FFFFFFFF">
      <w:start w:val="1"/>
      <w:numFmt w:val="decimal"/>
      <w:lvlText w:val="%1."/>
      <w:lvlJc w:val="left"/>
      <w:pPr>
        <w:ind w:left="720" w:hanging="360"/>
      </w:pPr>
      <w:rPr>
        <w:rFonts w:hint="default"/>
      </w:rPr>
    </w:lvl>
    <w:lvl w:ilvl="1" w:tplc="8EF01F12">
      <w:numFmt w:val="bullet"/>
      <w:lvlText w:val="-"/>
      <w:lvlJc w:val="left"/>
      <w:pPr>
        <w:ind w:left="1440" w:hanging="360"/>
      </w:pPr>
      <w:rPr>
        <w:rFonts w:ascii="Calibri" w:eastAsia="Times New Roman" w:hAnsi="Calibri" w:cs="Calibri"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6" w15:restartNumberingAfterBreak="0">
    <w:nsid w:val="466302BA"/>
    <w:multiLevelType w:val="multilevel"/>
    <w:tmpl w:val="79BA3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6DC3C05"/>
    <w:multiLevelType w:val="hybridMultilevel"/>
    <w:tmpl w:val="B8145F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47AF4F4D"/>
    <w:multiLevelType w:val="multilevel"/>
    <w:tmpl w:val="23249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7D04A68"/>
    <w:multiLevelType w:val="hybridMultilevel"/>
    <w:tmpl w:val="918C1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483975F8"/>
    <w:multiLevelType w:val="multilevel"/>
    <w:tmpl w:val="8E861BA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0"/>
      <w:numFmt w:val="bullet"/>
      <w:lvlText w:val="-"/>
      <w:lvlJc w:val="left"/>
      <w:pPr>
        <w:ind w:left="2160" w:hanging="360"/>
      </w:pPr>
      <w:rPr>
        <w:rFonts w:ascii="Calibri" w:eastAsia="Times New Roman" w:hAnsi="Calibri" w:cs="Calibri"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83E4624"/>
    <w:multiLevelType w:val="multilevel"/>
    <w:tmpl w:val="3BE06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49503C3E"/>
    <w:multiLevelType w:val="hybridMultilevel"/>
    <w:tmpl w:val="13423068"/>
    <w:lvl w:ilvl="0" w:tplc="600659E2">
      <w:start w:val="1"/>
      <w:numFmt w:val="bullet"/>
      <w:pStyle w:val="AUnordered1List"/>
      <w:lvlText w:val="●"/>
      <w:lvlJc w:val="left"/>
      <w:pPr>
        <w:ind w:left="720" w:hanging="360"/>
      </w:pPr>
      <w:rPr>
        <w:rFonts w:ascii="Times New Roman" w:hAnsi="Times New Roman" w:cs="Times New Roman" w:hint="default"/>
        <w:position w:val="-2"/>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4955187C"/>
    <w:multiLevelType w:val="multilevel"/>
    <w:tmpl w:val="E7E0F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A1C675B"/>
    <w:multiLevelType w:val="multilevel"/>
    <w:tmpl w:val="B0EC0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A9A3FC4"/>
    <w:multiLevelType w:val="hybridMultilevel"/>
    <w:tmpl w:val="F8347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4C12111C"/>
    <w:multiLevelType w:val="hybridMultilevel"/>
    <w:tmpl w:val="1158AB7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7" w15:restartNumberingAfterBreak="0">
    <w:nsid w:val="4C1752FA"/>
    <w:multiLevelType w:val="multilevel"/>
    <w:tmpl w:val="03983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C297BDD"/>
    <w:multiLevelType w:val="multilevel"/>
    <w:tmpl w:val="1EAAC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4C5B0FE7"/>
    <w:multiLevelType w:val="multilevel"/>
    <w:tmpl w:val="63FAC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4DD95112"/>
    <w:multiLevelType w:val="multilevel"/>
    <w:tmpl w:val="B0428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4E3935BF"/>
    <w:multiLevelType w:val="hybridMultilevel"/>
    <w:tmpl w:val="29AAB3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4E7F1F6B"/>
    <w:multiLevelType w:val="multilevel"/>
    <w:tmpl w:val="02E206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E804748"/>
    <w:multiLevelType w:val="hybridMultilevel"/>
    <w:tmpl w:val="B5889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4EC635CC"/>
    <w:multiLevelType w:val="hybridMultilevel"/>
    <w:tmpl w:val="20942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4FA82A43"/>
    <w:multiLevelType w:val="multilevel"/>
    <w:tmpl w:val="04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06" w15:restartNumberingAfterBreak="0">
    <w:nsid w:val="4FBF07FF"/>
    <w:multiLevelType w:val="hybridMultilevel"/>
    <w:tmpl w:val="F92470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4FC9291E"/>
    <w:multiLevelType w:val="multilevel"/>
    <w:tmpl w:val="4588F55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8" w15:restartNumberingAfterBreak="0">
    <w:nsid w:val="512A75D1"/>
    <w:multiLevelType w:val="multilevel"/>
    <w:tmpl w:val="4BEC0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51B007C5"/>
    <w:multiLevelType w:val="multilevel"/>
    <w:tmpl w:val="6C686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22E7464"/>
    <w:multiLevelType w:val="hybridMultilevel"/>
    <w:tmpl w:val="EAAC6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52AF590D"/>
    <w:multiLevelType w:val="multilevel"/>
    <w:tmpl w:val="1682C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2DE5A38"/>
    <w:multiLevelType w:val="hybridMultilevel"/>
    <w:tmpl w:val="D2407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53E257EC"/>
    <w:multiLevelType w:val="hybridMultilevel"/>
    <w:tmpl w:val="9BEC3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54076828"/>
    <w:multiLevelType w:val="multilevel"/>
    <w:tmpl w:val="27CAB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547C5DE0"/>
    <w:multiLevelType w:val="hybridMultilevel"/>
    <w:tmpl w:val="43AA2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54883406"/>
    <w:multiLevelType w:val="hybridMultilevel"/>
    <w:tmpl w:val="00B44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54A61B82"/>
    <w:multiLevelType w:val="multilevel"/>
    <w:tmpl w:val="17824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4F16367"/>
    <w:multiLevelType w:val="hybridMultilevel"/>
    <w:tmpl w:val="7B609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5543226F"/>
    <w:multiLevelType w:val="multilevel"/>
    <w:tmpl w:val="8F0E9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5F26878"/>
    <w:multiLevelType w:val="multilevel"/>
    <w:tmpl w:val="2466C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7A22ACF"/>
    <w:multiLevelType w:val="multilevel"/>
    <w:tmpl w:val="11FC2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7BE6CBB"/>
    <w:multiLevelType w:val="hybridMultilevel"/>
    <w:tmpl w:val="360E2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581F5C8D"/>
    <w:multiLevelType w:val="multilevel"/>
    <w:tmpl w:val="C1B4A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8631125"/>
    <w:multiLevelType w:val="multilevel"/>
    <w:tmpl w:val="E6A01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86F6A4E"/>
    <w:multiLevelType w:val="multilevel"/>
    <w:tmpl w:val="016CD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5911234C"/>
    <w:multiLevelType w:val="multilevel"/>
    <w:tmpl w:val="C2C22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96C5275"/>
    <w:multiLevelType w:val="hybridMultilevel"/>
    <w:tmpl w:val="36827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59D75FBE"/>
    <w:multiLevelType w:val="multilevel"/>
    <w:tmpl w:val="72722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CE9217A"/>
    <w:multiLevelType w:val="multilevel"/>
    <w:tmpl w:val="145A1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D6F2B3E"/>
    <w:multiLevelType w:val="hybridMultilevel"/>
    <w:tmpl w:val="4676A2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1" w15:restartNumberingAfterBreak="0">
    <w:nsid w:val="5ED4324E"/>
    <w:multiLevelType w:val="multilevel"/>
    <w:tmpl w:val="F0BCF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60D50FD4"/>
    <w:multiLevelType w:val="hybridMultilevel"/>
    <w:tmpl w:val="C380A3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610F5920"/>
    <w:multiLevelType w:val="multilevel"/>
    <w:tmpl w:val="BDE0D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1C06113"/>
    <w:multiLevelType w:val="multilevel"/>
    <w:tmpl w:val="C9240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2226B11"/>
    <w:multiLevelType w:val="hybridMultilevel"/>
    <w:tmpl w:val="CCDE0B5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6" w15:restartNumberingAfterBreak="0">
    <w:nsid w:val="62EF47FD"/>
    <w:multiLevelType w:val="multilevel"/>
    <w:tmpl w:val="0992A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34220FB"/>
    <w:multiLevelType w:val="hybridMultilevel"/>
    <w:tmpl w:val="EDC07020"/>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6374265E"/>
    <w:multiLevelType w:val="multilevel"/>
    <w:tmpl w:val="6CCEB4B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37553E7"/>
    <w:multiLevelType w:val="hybridMultilevel"/>
    <w:tmpl w:val="33BE58C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0" w15:restartNumberingAfterBreak="0">
    <w:nsid w:val="63935B3A"/>
    <w:multiLevelType w:val="hybridMultilevel"/>
    <w:tmpl w:val="354C234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1" w15:restartNumberingAfterBreak="0">
    <w:nsid w:val="64031939"/>
    <w:multiLevelType w:val="multilevel"/>
    <w:tmpl w:val="B01A5A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40C64B8"/>
    <w:multiLevelType w:val="multilevel"/>
    <w:tmpl w:val="896C7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648F0A17"/>
    <w:multiLevelType w:val="multilevel"/>
    <w:tmpl w:val="80049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4FC5B77"/>
    <w:multiLevelType w:val="multilevel"/>
    <w:tmpl w:val="35DED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65B51458"/>
    <w:multiLevelType w:val="multilevel"/>
    <w:tmpl w:val="61CE7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65B655BE"/>
    <w:multiLevelType w:val="multilevel"/>
    <w:tmpl w:val="5EBE2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65C504E0"/>
    <w:multiLevelType w:val="multilevel"/>
    <w:tmpl w:val="87A66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66A819CC"/>
    <w:multiLevelType w:val="hybridMultilevel"/>
    <w:tmpl w:val="1ABCFBCE"/>
    <w:lvl w:ilvl="0" w:tplc="C5527C4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15:restartNumberingAfterBreak="0">
    <w:nsid w:val="66AA4A13"/>
    <w:multiLevelType w:val="multilevel"/>
    <w:tmpl w:val="FF74C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66AA5A01"/>
    <w:multiLevelType w:val="hybridMultilevel"/>
    <w:tmpl w:val="23F264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15:restartNumberingAfterBreak="0">
    <w:nsid w:val="67306487"/>
    <w:multiLevelType w:val="multilevel"/>
    <w:tmpl w:val="ABE4B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67DF2747"/>
    <w:multiLevelType w:val="hybridMultilevel"/>
    <w:tmpl w:val="1C309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694F56AE"/>
    <w:multiLevelType w:val="hybridMultilevel"/>
    <w:tmpl w:val="901C15A8"/>
    <w:lvl w:ilvl="0" w:tplc="C5527C4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6A5A5834"/>
    <w:multiLevelType w:val="multilevel"/>
    <w:tmpl w:val="29C03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6AB3108A"/>
    <w:multiLevelType w:val="multilevel"/>
    <w:tmpl w:val="54C8F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6B236722"/>
    <w:multiLevelType w:val="hybridMultilevel"/>
    <w:tmpl w:val="B9547E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6C3157DE"/>
    <w:multiLevelType w:val="multilevel"/>
    <w:tmpl w:val="55A40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6CBC3CE5"/>
    <w:multiLevelType w:val="multilevel"/>
    <w:tmpl w:val="B8481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6CDF7934"/>
    <w:multiLevelType w:val="multilevel"/>
    <w:tmpl w:val="4094B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6D7979EB"/>
    <w:multiLevelType w:val="hybridMultilevel"/>
    <w:tmpl w:val="ED801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15:restartNumberingAfterBreak="0">
    <w:nsid w:val="6E35496C"/>
    <w:multiLevelType w:val="multilevel"/>
    <w:tmpl w:val="F560E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6E4C2BF1"/>
    <w:multiLevelType w:val="multilevel"/>
    <w:tmpl w:val="0FB60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6EB306FB"/>
    <w:multiLevelType w:val="hybridMultilevel"/>
    <w:tmpl w:val="DED2A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6F305746"/>
    <w:multiLevelType w:val="multilevel"/>
    <w:tmpl w:val="B9D81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6F4D341B"/>
    <w:multiLevelType w:val="multilevel"/>
    <w:tmpl w:val="4C526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6F7662EE"/>
    <w:multiLevelType w:val="hybridMultilevel"/>
    <w:tmpl w:val="10607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15:restartNumberingAfterBreak="0">
    <w:nsid w:val="6FA860E7"/>
    <w:multiLevelType w:val="multilevel"/>
    <w:tmpl w:val="B4500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723D6AEE"/>
    <w:multiLevelType w:val="multilevel"/>
    <w:tmpl w:val="5F0EF3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73CD55CF"/>
    <w:multiLevelType w:val="multilevel"/>
    <w:tmpl w:val="59FEC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75272A45"/>
    <w:multiLevelType w:val="hybridMultilevel"/>
    <w:tmpl w:val="00E83468"/>
    <w:lvl w:ilvl="0" w:tplc="04090001">
      <w:start w:val="1"/>
      <w:numFmt w:val="bullet"/>
      <w:lvlText w:val=""/>
      <w:lvlJc w:val="left"/>
      <w:pPr>
        <w:ind w:left="720" w:hanging="360"/>
      </w:pPr>
      <w:rPr>
        <w:rFonts w:ascii="Symbol" w:hAnsi="Symbol" w:hint="default"/>
      </w:rPr>
    </w:lvl>
    <w:lvl w:ilvl="1" w:tplc="05B06DF8">
      <w:numFmt w:val="bullet"/>
      <w:lvlText w:val="-"/>
      <w:lvlJc w:val="left"/>
      <w:pPr>
        <w:ind w:left="1440" w:hanging="36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 w15:restartNumberingAfterBreak="0">
    <w:nsid w:val="753550C0"/>
    <w:multiLevelType w:val="multilevel"/>
    <w:tmpl w:val="4B428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773B70F9"/>
    <w:multiLevelType w:val="hybridMultilevel"/>
    <w:tmpl w:val="C0D8CD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15:restartNumberingAfterBreak="0">
    <w:nsid w:val="77FD72DA"/>
    <w:multiLevelType w:val="multilevel"/>
    <w:tmpl w:val="E41CA6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794D4A86"/>
    <w:multiLevelType w:val="hybridMultilevel"/>
    <w:tmpl w:val="5F6633BC"/>
    <w:lvl w:ilvl="0" w:tplc="C5527C4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5" w15:restartNumberingAfterBreak="0">
    <w:nsid w:val="79FC0149"/>
    <w:multiLevelType w:val="multilevel"/>
    <w:tmpl w:val="DABACBAE"/>
    <w:styleLink w:val="StyleBulleted"/>
    <w:lvl w:ilvl="0">
      <w:start w:val="1"/>
      <w:numFmt w:val="decimal"/>
      <w:suff w:val="space"/>
      <w:lvlText w:val="Chapter %1"/>
      <w:lvlJc w:val="left"/>
      <w:pPr>
        <w:ind w:left="1800" w:firstLine="0"/>
      </w:pPr>
      <w:rPr>
        <w:rFonts w:hint="default"/>
        <w:sz w:val="24"/>
        <w:szCs w:val="24"/>
      </w:rPr>
    </w:lvl>
    <w:lvl w:ilvl="1">
      <w:start w:val="1"/>
      <w:numFmt w:val="none"/>
      <w:suff w:val="nothing"/>
      <w:lvlText w:val=""/>
      <w:lvlJc w:val="left"/>
      <w:pPr>
        <w:ind w:left="1800" w:firstLine="0"/>
      </w:pPr>
      <w:rPr>
        <w:rFonts w:hint="default"/>
        <w:sz w:val="24"/>
      </w:rPr>
    </w:lvl>
    <w:lvl w:ilvl="2">
      <w:start w:val="1"/>
      <w:numFmt w:val="none"/>
      <w:suff w:val="nothing"/>
      <w:lvlText w:val=""/>
      <w:lvlJc w:val="left"/>
      <w:pPr>
        <w:ind w:left="1800" w:firstLine="0"/>
      </w:pPr>
      <w:rPr>
        <w:rFonts w:hint="default"/>
      </w:rPr>
    </w:lvl>
    <w:lvl w:ilvl="3">
      <w:start w:val="1"/>
      <w:numFmt w:val="none"/>
      <w:suff w:val="nothing"/>
      <w:lvlText w:val=""/>
      <w:lvlJc w:val="left"/>
      <w:pPr>
        <w:ind w:left="1800" w:firstLine="0"/>
      </w:pPr>
      <w:rPr>
        <w:rFonts w:hint="default"/>
      </w:rPr>
    </w:lvl>
    <w:lvl w:ilvl="4">
      <w:start w:val="1"/>
      <w:numFmt w:val="none"/>
      <w:suff w:val="nothing"/>
      <w:lvlText w:val=""/>
      <w:lvlJc w:val="left"/>
      <w:pPr>
        <w:ind w:left="1800" w:firstLine="0"/>
      </w:pPr>
      <w:rPr>
        <w:rFonts w:hint="default"/>
      </w:rPr>
    </w:lvl>
    <w:lvl w:ilvl="5">
      <w:start w:val="1"/>
      <w:numFmt w:val="none"/>
      <w:suff w:val="nothing"/>
      <w:lvlText w:val=""/>
      <w:lvlJc w:val="left"/>
      <w:pPr>
        <w:ind w:left="1800" w:firstLine="0"/>
      </w:pPr>
      <w:rPr>
        <w:rFonts w:hint="default"/>
      </w:rPr>
    </w:lvl>
    <w:lvl w:ilvl="6">
      <w:start w:val="1"/>
      <w:numFmt w:val="none"/>
      <w:suff w:val="nothing"/>
      <w:lvlText w:val=""/>
      <w:lvlJc w:val="left"/>
      <w:pPr>
        <w:ind w:left="1800" w:firstLine="0"/>
      </w:pPr>
      <w:rPr>
        <w:rFonts w:hint="default"/>
      </w:rPr>
    </w:lvl>
    <w:lvl w:ilvl="7">
      <w:start w:val="1"/>
      <w:numFmt w:val="none"/>
      <w:suff w:val="nothing"/>
      <w:lvlText w:val=""/>
      <w:lvlJc w:val="left"/>
      <w:pPr>
        <w:ind w:left="1800" w:firstLine="0"/>
      </w:pPr>
      <w:rPr>
        <w:rFonts w:hint="default"/>
      </w:rPr>
    </w:lvl>
    <w:lvl w:ilvl="8">
      <w:start w:val="1"/>
      <w:numFmt w:val="none"/>
      <w:suff w:val="nothing"/>
      <w:lvlText w:val=""/>
      <w:lvlJc w:val="left"/>
      <w:pPr>
        <w:ind w:left="1800" w:firstLine="0"/>
      </w:pPr>
      <w:rPr>
        <w:rFonts w:hint="default"/>
      </w:rPr>
    </w:lvl>
  </w:abstractNum>
  <w:abstractNum w:abstractNumId="176" w15:restartNumberingAfterBreak="0">
    <w:nsid w:val="79FC7E49"/>
    <w:multiLevelType w:val="hybridMultilevel"/>
    <w:tmpl w:val="4CD01FB0"/>
    <w:lvl w:ilvl="0" w:tplc="ED324FAA">
      <w:start w:val="1"/>
      <w:numFmt w:val="bullet"/>
      <w:pStyle w:val="AUnorderedNest2List"/>
      <w:lvlText w:val="◦"/>
      <w:lvlJc w:val="left"/>
      <w:pPr>
        <w:ind w:left="2448" w:hanging="360"/>
      </w:pPr>
      <w:rPr>
        <w:rFonts w:ascii="Times New Roman" w:hAnsi="Times New Roman" w:cs="Times New Roman" w:hint="default"/>
        <w:position w:val="-2"/>
        <w:sz w:val="30"/>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177" w15:restartNumberingAfterBreak="0">
    <w:nsid w:val="7A294248"/>
    <w:multiLevelType w:val="multilevel"/>
    <w:tmpl w:val="308E3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7A7C410B"/>
    <w:multiLevelType w:val="multilevel"/>
    <w:tmpl w:val="19983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7A834E09"/>
    <w:multiLevelType w:val="multilevel"/>
    <w:tmpl w:val="F20A2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7AE31D62"/>
    <w:multiLevelType w:val="hybridMultilevel"/>
    <w:tmpl w:val="8FFE68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1" w15:restartNumberingAfterBreak="0">
    <w:nsid w:val="7B412D75"/>
    <w:multiLevelType w:val="multilevel"/>
    <w:tmpl w:val="273CB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7C20285D"/>
    <w:multiLevelType w:val="multilevel"/>
    <w:tmpl w:val="45068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7C3D729E"/>
    <w:multiLevelType w:val="multilevel"/>
    <w:tmpl w:val="BB0441B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4" w15:restartNumberingAfterBreak="0">
    <w:nsid w:val="7C5648D2"/>
    <w:multiLevelType w:val="multilevel"/>
    <w:tmpl w:val="D9A8A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7C5A5B59"/>
    <w:multiLevelType w:val="multilevel"/>
    <w:tmpl w:val="5DA04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7C5C330B"/>
    <w:multiLevelType w:val="hybridMultilevel"/>
    <w:tmpl w:val="DE9EE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7" w15:restartNumberingAfterBreak="0">
    <w:nsid w:val="7C701774"/>
    <w:multiLevelType w:val="multilevel"/>
    <w:tmpl w:val="A2C4E5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7CF80F37"/>
    <w:multiLevelType w:val="multilevel"/>
    <w:tmpl w:val="C4242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7D057EDF"/>
    <w:multiLevelType w:val="hybridMultilevel"/>
    <w:tmpl w:val="3676D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0" w15:restartNumberingAfterBreak="0">
    <w:nsid w:val="7DBB4E8D"/>
    <w:multiLevelType w:val="multilevel"/>
    <w:tmpl w:val="74C2A2FE"/>
    <w:lvl w:ilvl="0">
      <w:start w:val="1"/>
      <w:numFmt w:val="decimal"/>
      <w:suff w:val="space"/>
      <w:lvlText w:val="Chapter %1"/>
      <w:lvlJc w:val="left"/>
      <w:pPr>
        <w:ind w:left="1800" w:firstLine="0"/>
      </w:pPr>
      <w:rPr>
        <w:rFonts w:hint="default"/>
        <w:sz w:val="24"/>
        <w:szCs w:val="24"/>
      </w:rPr>
    </w:lvl>
    <w:lvl w:ilvl="1">
      <w:start w:val="1"/>
      <w:numFmt w:val="none"/>
      <w:suff w:val="nothing"/>
      <w:lvlText w:val=""/>
      <w:lvlJc w:val="left"/>
      <w:pPr>
        <w:ind w:left="1800" w:firstLine="0"/>
      </w:pPr>
      <w:rPr>
        <w:rFonts w:hint="default"/>
        <w:sz w:val="24"/>
      </w:rPr>
    </w:lvl>
    <w:lvl w:ilvl="2">
      <w:start w:val="1"/>
      <w:numFmt w:val="none"/>
      <w:suff w:val="nothing"/>
      <w:lvlText w:val=""/>
      <w:lvlJc w:val="left"/>
      <w:pPr>
        <w:ind w:left="1800" w:firstLine="0"/>
      </w:pPr>
      <w:rPr>
        <w:rFonts w:hint="default"/>
      </w:rPr>
    </w:lvl>
    <w:lvl w:ilvl="3">
      <w:start w:val="1"/>
      <w:numFmt w:val="none"/>
      <w:suff w:val="nothing"/>
      <w:lvlText w:val=""/>
      <w:lvlJc w:val="left"/>
      <w:pPr>
        <w:ind w:left="1800" w:firstLine="0"/>
      </w:pPr>
      <w:rPr>
        <w:rFonts w:hint="default"/>
      </w:rPr>
    </w:lvl>
    <w:lvl w:ilvl="4">
      <w:start w:val="1"/>
      <w:numFmt w:val="none"/>
      <w:pStyle w:val="Heading5"/>
      <w:suff w:val="nothing"/>
      <w:lvlText w:val=""/>
      <w:lvlJc w:val="left"/>
      <w:pPr>
        <w:ind w:left="1800" w:firstLine="0"/>
      </w:pPr>
      <w:rPr>
        <w:rFonts w:hint="default"/>
      </w:rPr>
    </w:lvl>
    <w:lvl w:ilvl="5">
      <w:start w:val="1"/>
      <w:numFmt w:val="none"/>
      <w:pStyle w:val="Heading6"/>
      <w:suff w:val="nothing"/>
      <w:lvlText w:val=""/>
      <w:lvlJc w:val="left"/>
      <w:pPr>
        <w:ind w:left="1800" w:firstLine="0"/>
      </w:pPr>
      <w:rPr>
        <w:rFonts w:hint="default"/>
      </w:rPr>
    </w:lvl>
    <w:lvl w:ilvl="6">
      <w:start w:val="1"/>
      <w:numFmt w:val="none"/>
      <w:pStyle w:val="Heading7"/>
      <w:suff w:val="nothing"/>
      <w:lvlText w:val=""/>
      <w:lvlJc w:val="left"/>
      <w:pPr>
        <w:ind w:left="1800" w:firstLine="0"/>
      </w:pPr>
      <w:rPr>
        <w:rFonts w:hint="default"/>
      </w:rPr>
    </w:lvl>
    <w:lvl w:ilvl="7">
      <w:start w:val="1"/>
      <w:numFmt w:val="none"/>
      <w:pStyle w:val="Heading8"/>
      <w:suff w:val="nothing"/>
      <w:lvlText w:val=""/>
      <w:lvlJc w:val="left"/>
      <w:pPr>
        <w:ind w:left="1800" w:firstLine="0"/>
      </w:pPr>
      <w:rPr>
        <w:rFonts w:hint="default"/>
      </w:rPr>
    </w:lvl>
    <w:lvl w:ilvl="8">
      <w:start w:val="1"/>
      <w:numFmt w:val="none"/>
      <w:pStyle w:val="Heading9"/>
      <w:suff w:val="nothing"/>
      <w:lvlText w:val=""/>
      <w:lvlJc w:val="left"/>
      <w:pPr>
        <w:ind w:left="1800" w:firstLine="0"/>
      </w:pPr>
      <w:rPr>
        <w:rFonts w:hint="default"/>
      </w:rPr>
    </w:lvl>
  </w:abstractNum>
  <w:abstractNum w:abstractNumId="191" w15:restartNumberingAfterBreak="0">
    <w:nsid w:val="7DC36BD2"/>
    <w:multiLevelType w:val="multilevel"/>
    <w:tmpl w:val="6BEA4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7E722A66"/>
    <w:multiLevelType w:val="multilevel"/>
    <w:tmpl w:val="A4E21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9597036">
    <w:abstractNumId w:val="190"/>
  </w:num>
  <w:num w:numId="2" w16cid:durableId="1993756263">
    <w:abstractNumId w:val="52"/>
  </w:num>
  <w:num w:numId="3" w16cid:durableId="1327130024">
    <w:abstractNumId w:val="176"/>
  </w:num>
  <w:num w:numId="4" w16cid:durableId="866679911">
    <w:abstractNumId w:val="73"/>
  </w:num>
  <w:num w:numId="5" w16cid:durableId="1514344242">
    <w:abstractNumId w:val="66"/>
  </w:num>
  <w:num w:numId="6" w16cid:durableId="1441339997">
    <w:abstractNumId w:val="3"/>
  </w:num>
  <w:num w:numId="7" w16cid:durableId="1166087617">
    <w:abstractNumId w:val="175"/>
  </w:num>
  <w:num w:numId="8" w16cid:durableId="1704942019">
    <w:abstractNumId w:val="105"/>
  </w:num>
  <w:num w:numId="9" w16cid:durableId="194930677">
    <w:abstractNumId w:val="92"/>
  </w:num>
  <w:num w:numId="10" w16cid:durableId="381247750">
    <w:abstractNumId w:val="119"/>
  </w:num>
  <w:num w:numId="11" w16cid:durableId="78212573">
    <w:abstractNumId w:val="64"/>
  </w:num>
  <w:num w:numId="12" w16cid:durableId="601377368">
    <w:abstractNumId w:val="118"/>
  </w:num>
  <w:num w:numId="13" w16cid:durableId="1342974122">
    <w:abstractNumId w:val="54"/>
  </w:num>
  <w:num w:numId="14" w16cid:durableId="565461151">
    <w:abstractNumId w:val="116"/>
  </w:num>
  <w:num w:numId="15" w16cid:durableId="2108038483">
    <w:abstractNumId w:val="74"/>
  </w:num>
  <w:num w:numId="16" w16cid:durableId="651063472">
    <w:abstractNumId w:val="42"/>
  </w:num>
  <w:num w:numId="17" w16cid:durableId="1070887735">
    <w:abstractNumId w:val="126"/>
  </w:num>
  <w:num w:numId="18" w16cid:durableId="506213397">
    <w:abstractNumId w:val="141"/>
  </w:num>
  <w:num w:numId="19" w16cid:durableId="47849473">
    <w:abstractNumId w:val="60"/>
  </w:num>
  <w:num w:numId="20" w16cid:durableId="1515462606">
    <w:abstractNumId w:val="162"/>
  </w:num>
  <w:num w:numId="21" w16cid:durableId="1446576998">
    <w:abstractNumId w:val="111"/>
  </w:num>
  <w:num w:numId="22" w16cid:durableId="962418146">
    <w:abstractNumId w:val="147"/>
  </w:num>
  <w:num w:numId="23" w16cid:durableId="453138472">
    <w:abstractNumId w:val="87"/>
  </w:num>
  <w:num w:numId="24" w16cid:durableId="1471166743">
    <w:abstractNumId w:val="44"/>
  </w:num>
  <w:num w:numId="25" w16cid:durableId="363597335">
    <w:abstractNumId w:val="89"/>
  </w:num>
  <w:num w:numId="26" w16cid:durableId="1723291119">
    <w:abstractNumId w:val="152"/>
  </w:num>
  <w:num w:numId="27" w16cid:durableId="816800803">
    <w:abstractNumId w:val="103"/>
  </w:num>
  <w:num w:numId="28" w16cid:durableId="601911267">
    <w:abstractNumId w:val="21"/>
  </w:num>
  <w:num w:numId="29" w16cid:durableId="1871531448">
    <w:abstractNumId w:val="76"/>
  </w:num>
  <w:num w:numId="30" w16cid:durableId="2020813554">
    <w:abstractNumId w:val="93"/>
  </w:num>
  <w:num w:numId="31" w16cid:durableId="181404135">
    <w:abstractNumId w:val="102"/>
  </w:num>
  <w:num w:numId="32" w16cid:durableId="1403867902">
    <w:abstractNumId w:val="67"/>
  </w:num>
  <w:num w:numId="33" w16cid:durableId="1236352352">
    <w:abstractNumId w:val="50"/>
  </w:num>
  <w:num w:numId="34" w16cid:durableId="1665039289">
    <w:abstractNumId w:val="86"/>
  </w:num>
  <w:num w:numId="35" w16cid:durableId="1097166862">
    <w:abstractNumId w:val="94"/>
  </w:num>
  <w:num w:numId="36" w16cid:durableId="1266885918">
    <w:abstractNumId w:val="6"/>
  </w:num>
  <w:num w:numId="37" w16cid:durableId="966159239">
    <w:abstractNumId w:val="45"/>
  </w:num>
  <w:num w:numId="38" w16cid:durableId="751123524">
    <w:abstractNumId w:val="22"/>
  </w:num>
  <w:num w:numId="39" w16cid:durableId="220597056">
    <w:abstractNumId w:val="56"/>
  </w:num>
  <w:num w:numId="40" w16cid:durableId="969015384">
    <w:abstractNumId w:val="33"/>
  </w:num>
  <w:num w:numId="41" w16cid:durableId="1008680315">
    <w:abstractNumId w:val="132"/>
  </w:num>
  <w:num w:numId="42" w16cid:durableId="450443363">
    <w:abstractNumId w:val="28"/>
  </w:num>
  <w:num w:numId="43" w16cid:durableId="879627935">
    <w:abstractNumId w:val="110"/>
  </w:num>
  <w:num w:numId="44" w16cid:durableId="2117168465">
    <w:abstractNumId w:val="7"/>
  </w:num>
  <w:num w:numId="45" w16cid:durableId="714081685">
    <w:abstractNumId w:val="160"/>
  </w:num>
  <w:num w:numId="46" w16cid:durableId="1474562465">
    <w:abstractNumId w:val="163"/>
  </w:num>
  <w:num w:numId="47" w16cid:durableId="1447307481">
    <w:abstractNumId w:val="36"/>
  </w:num>
  <w:num w:numId="48" w16cid:durableId="1486975926">
    <w:abstractNumId w:val="189"/>
  </w:num>
  <w:num w:numId="49" w16cid:durableId="123230868">
    <w:abstractNumId w:val="95"/>
  </w:num>
  <w:num w:numId="50" w16cid:durableId="739404658">
    <w:abstractNumId w:val="115"/>
  </w:num>
  <w:num w:numId="51" w16cid:durableId="1759326112">
    <w:abstractNumId w:val="61"/>
  </w:num>
  <w:num w:numId="52" w16cid:durableId="1689942148">
    <w:abstractNumId w:val="166"/>
  </w:num>
  <w:num w:numId="53" w16cid:durableId="1576550741">
    <w:abstractNumId w:val="106"/>
  </w:num>
  <w:num w:numId="54" w16cid:durableId="550073294">
    <w:abstractNumId w:val="37"/>
  </w:num>
  <w:num w:numId="55" w16cid:durableId="560681120">
    <w:abstractNumId w:val="49"/>
  </w:num>
  <w:num w:numId="56" w16cid:durableId="1970359673">
    <w:abstractNumId w:val="23"/>
  </w:num>
  <w:num w:numId="57" w16cid:durableId="1691637010">
    <w:abstractNumId w:val="113"/>
  </w:num>
  <w:num w:numId="58" w16cid:durableId="341859355">
    <w:abstractNumId w:val="186"/>
  </w:num>
  <w:num w:numId="59" w16cid:durableId="88739489">
    <w:abstractNumId w:val="156"/>
  </w:num>
  <w:num w:numId="60" w16cid:durableId="2085492753">
    <w:abstractNumId w:val="81"/>
  </w:num>
  <w:num w:numId="61" w16cid:durableId="1509061185">
    <w:abstractNumId w:val="183"/>
  </w:num>
  <w:num w:numId="62" w16cid:durableId="350883720">
    <w:abstractNumId w:val="2"/>
  </w:num>
  <w:num w:numId="63" w16cid:durableId="1811441868">
    <w:abstractNumId w:val="9"/>
  </w:num>
  <w:num w:numId="64" w16cid:durableId="1435856848">
    <w:abstractNumId w:val="38"/>
  </w:num>
  <w:num w:numId="65" w16cid:durableId="129977323">
    <w:abstractNumId w:val="107"/>
  </w:num>
  <w:num w:numId="66" w16cid:durableId="954560265">
    <w:abstractNumId w:val="68"/>
  </w:num>
  <w:num w:numId="67" w16cid:durableId="251935713">
    <w:abstractNumId w:val="192"/>
  </w:num>
  <w:num w:numId="68" w16cid:durableId="1144853316">
    <w:abstractNumId w:val="25"/>
  </w:num>
  <w:num w:numId="69" w16cid:durableId="1913151779">
    <w:abstractNumId w:val="109"/>
  </w:num>
  <w:num w:numId="70" w16cid:durableId="1760174063">
    <w:abstractNumId w:val="17"/>
  </w:num>
  <w:num w:numId="71" w16cid:durableId="543830397">
    <w:abstractNumId w:val="122"/>
  </w:num>
  <w:num w:numId="72" w16cid:durableId="310260242">
    <w:abstractNumId w:val="139"/>
  </w:num>
  <w:num w:numId="73" w16cid:durableId="536234965">
    <w:abstractNumId w:val="0"/>
  </w:num>
  <w:num w:numId="74" w16cid:durableId="192033956">
    <w:abstractNumId w:val="35"/>
  </w:num>
  <w:num w:numId="75" w16cid:durableId="556010042">
    <w:abstractNumId w:val="170"/>
  </w:num>
  <w:num w:numId="76" w16cid:durableId="611598619">
    <w:abstractNumId w:val="127"/>
  </w:num>
  <w:num w:numId="77" w16cid:durableId="728921194">
    <w:abstractNumId w:val="150"/>
  </w:num>
  <w:num w:numId="78" w16cid:durableId="1234001680">
    <w:abstractNumId w:val="124"/>
  </w:num>
  <w:num w:numId="79" w16cid:durableId="746997575">
    <w:abstractNumId w:val="5"/>
  </w:num>
  <w:num w:numId="80" w16cid:durableId="1121925627">
    <w:abstractNumId w:val="53"/>
  </w:num>
  <w:num w:numId="81" w16cid:durableId="1943146272">
    <w:abstractNumId w:val="117"/>
  </w:num>
  <w:num w:numId="82" w16cid:durableId="992181961">
    <w:abstractNumId w:val="142"/>
  </w:num>
  <w:num w:numId="83" w16cid:durableId="711424334">
    <w:abstractNumId w:val="158"/>
  </w:num>
  <w:num w:numId="84" w16cid:durableId="129324618">
    <w:abstractNumId w:val="15"/>
  </w:num>
  <w:num w:numId="85" w16cid:durableId="327757416">
    <w:abstractNumId w:val="19"/>
  </w:num>
  <w:num w:numId="86" w16cid:durableId="1821926343">
    <w:abstractNumId w:val="129"/>
  </w:num>
  <w:num w:numId="87" w16cid:durableId="727075372">
    <w:abstractNumId w:val="24"/>
  </w:num>
  <w:num w:numId="88" w16cid:durableId="355893025">
    <w:abstractNumId w:val="62"/>
  </w:num>
  <w:num w:numId="89" w16cid:durableId="1630895690">
    <w:abstractNumId w:val="173"/>
  </w:num>
  <w:num w:numId="90" w16cid:durableId="125705751">
    <w:abstractNumId w:val="51"/>
  </w:num>
  <w:num w:numId="91" w16cid:durableId="1519006733">
    <w:abstractNumId w:val="191"/>
  </w:num>
  <w:num w:numId="92" w16cid:durableId="942767912">
    <w:abstractNumId w:val="27"/>
  </w:num>
  <w:num w:numId="93" w16cid:durableId="1787776404">
    <w:abstractNumId w:val="14"/>
  </w:num>
  <w:num w:numId="94" w16cid:durableId="1770001851">
    <w:abstractNumId w:val="88"/>
  </w:num>
  <w:num w:numId="95" w16cid:durableId="944196578">
    <w:abstractNumId w:val="71"/>
  </w:num>
  <w:num w:numId="96" w16cid:durableId="746659417">
    <w:abstractNumId w:val="184"/>
  </w:num>
  <w:num w:numId="97" w16cid:durableId="2049137331">
    <w:abstractNumId w:val="72"/>
  </w:num>
  <w:num w:numId="98" w16cid:durableId="1468627115">
    <w:abstractNumId w:val="155"/>
  </w:num>
  <w:num w:numId="99" w16cid:durableId="1440225874">
    <w:abstractNumId w:val="153"/>
  </w:num>
  <w:num w:numId="100" w16cid:durableId="228199985">
    <w:abstractNumId w:val="63"/>
  </w:num>
  <w:num w:numId="101" w16cid:durableId="54934728">
    <w:abstractNumId w:val="174"/>
  </w:num>
  <w:num w:numId="102" w16cid:durableId="640617212">
    <w:abstractNumId w:val="148"/>
  </w:num>
  <w:num w:numId="103" w16cid:durableId="1529371035">
    <w:abstractNumId w:val="143"/>
  </w:num>
  <w:num w:numId="104" w16cid:durableId="628049914">
    <w:abstractNumId w:val="99"/>
  </w:num>
  <w:num w:numId="105" w16cid:durableId="1110203274">
    <w:abstractNumId w:val="98"/>
  </w:num>
  <w:num w:numId="106" w16cid:durableId="1940482876">
    <w:abstractNumId w:val="100"/>
  </w:num>
  <w:num w:numId="107" w16cid:durableId="1310207853">
    <w:abstractNumId w:val="114"/>
  </w:num>
  <w:num w:numId="108" w16cid:durableId="1553888177">
    <w:abstractNumId w:val="108"/>
  </w:num>
  <w:num w:numId="109" w16cid:durableId="772943280">
    <w:abstractNumId w:val="121"/>
  </w:num>
  <w:num w:numId="110" w16cid:durableId="593703803">
    <w:abstractNumId w:val="46"/>
  </w:num>
  <w:num w:numId="111" w16cid:durableId="1521049200">
    <w:abstractNumId w:val="57"/>
  </w:num>
  <w:num w:numId="112" w16cid:durableId="149910062">
    <w:abstractNumId w:val="181"/>
  </w:num>
  <w:num w:numId="113" w16cid:durableId="1299647233">
    <w:abstractNumId w:val="112"/>
  </w:num>
  <w:num w:numId="114" w16cid:durableId="1339625727">
    <w:abstractNumId w:val="185"/>
  </w:num>
  <w:num w:numId="115" w16cid:durableId="163325831">
    <w:abstractNumId w:val="43"/>
  </w:num>
  <w:num w:numId="116" w16cid:durableId="891769303">
    <w:abstractNumId w:val="30"/>
  </w:num>
  <w:num w:numId="117" w16cid:durableId="1008410467">
    <w:abstractNumId w:val="178"/>
  </w:num>
  <w:num w:numId="118" w16cid:durableId="979117387">
    <w:abstractNumId w:val="79"/>
  </w:num>
  <w:num w:numId="119" w16cid:durableId="1610895778">
    <w:abstractNumId w:val="169"/>
  </w:num>
  <w:num w:numId="120" w16cid:durableId="2090878741">
    <w:abstractNumId w:val="157"/>
  </w:num>
  <w:num w:numId="121" w16cid:durableId="1327586668">
    <w:abstractNumId w:val="59"/>
  </w:num>
  <w:num w:numId="122" w16cid:durableId="1071972693">
    <w:abstractNumId w:val="82"/>
  </w:num>
  <w:num w:numId="123" w16cid:durableId="478305015">
    <w:abstractNumId w:val="12"/>
  </w:num>
  <w:num w:numId="124" w16cid:durableId="988363868">
    <w:abstractNumId w:val="164"/>
  </w:num>
  <w:num w:numId="125" w16cid:durableId="1850833332">
    <w:abstractNumId w:val="182"/>
  </w:num>
  <w:num w:numId="126" w16cid:durableId="1154024767">
    <w:abstractNumId w:val="187"/>
  </w:num>
  <w:num w:numId="127" w16cid:durableId="1880700680">
    <w:abstractNumId w:val="18"/>
  </w:num>
  <w:num w:numId="128" w16cid:durableId="1842305645">
    <w:abstractNumId w:val="146"/>
  </w:num>
  <w:num w:numId="129" w16cid:durableId="485240848">
    <w:abstractNumId w:val="168"/>
  </w:num>
  <w:num w:numId="130" w16cid:durableId="318390887">
    <w:abstractNumId w:val="78"/>
  </w:num>
  <w:num w:numId="131" w16cid:durableId="565455993">
    <w:abstractNumId w:val="40"/>
  </w:num>
  <w:num w:numId="132" w16cid:durableId="1469778974">
    <w:abstractNumId w:val="13"/>
  </w:num>
  <w:num w:numId="133" w16cid:durableId="2070613787">
    <w:abstractNumId w:val="144"/>
  </w:num>
  <w:num w:numId="134" w16cid:durableId="923995198">
    <w:abstractNumId w:val="84"/>
  </w:num>
  <w:num w:numId="135" w16cid:durableId="324363526">
    <w:abstractNumId w:val="177"/>
  </w:num>
  <w:num w:numId="136" w16cid:durableId="1869560248">
    <w:abstractNumId w:val="149"/>
  </w:num>
  <w:num w:numId="137" w16cid:durableId="224802226">
    <w:abstractNumId w:val="11"/>
  </w:num>
  <w:num w:numId="138" w16cid:durableId="758521122">
    <w:abstractNumId w:val="104"/>
  </w:num>
  <w:num w:numId="139" w16cid:durableId="1155146449">
    <w:abstractNumId w:val="131"/>
  </w:num>
  <w:num w:numId="140" w16cid:durableId="757823878">
    <w:abstractNumId w:val="134"/>
  </w:num>
  <w:num w:numId="141" w16cid:durableId="568687978">
    <w:abstractNumId w:val="97"/>
  </w:num>
  <w:num w:numId="142" w16cid:durableId="684601326">
    <w:abstractNumId w:val="16"/>
  </w:num>
  <w:num w:numId="143" w16cid:durableId="1385257465">
    <w:abstractNumId w:val="154"/>
  </w:num>
  <w:num w:numId="144" w16cid:durableId="475493542">
    <w:abstractNumId w:val="165"/>
  </w:num>
  <w:num w:numId="145" w16cid:durableId="285165558">
    <w:abstractNumId w:val="133"/>
  </w:num>
  <w:num w:numId="146" w16cid:durableId="1241257254">
    <w:abstractNumId w:val="167"/>
  </w:num>
  <w:num w:numId="147" w16cid:durableId="2023311351">
    <w:abstractNumId w:val="4"/>
  </w:num>
  <w:num w:numId="148" w16cid:durableId="1505589552">
    <w:abstractNumId w:val="1"/>
  </w:num>
  <w:num w:numId="149" w16cid:durableId="1911380553">
    <w:abstractNumId w:val="70"/>
  </w:num>
  <w:num w:numId="150" w16cid:durableId="1882864031">
    <w:abstractNumId w:val="138"/>
  </w:num>
  <w:num w:numId="151" w16cid:durableId="1011831670">
    <w:abstractNumId w:val="161"/>
  </w:num>
  <w:num w:numId="152" w16cid:durableId="338657269">
    <w:abstractNumId w:val="128"/>
  </w:num>
  <w:num w:numId="153" w16cid:durableId="520971355">
    <w:abstractNumId w:val="90"/>
  </w:num>
  <w:num w:numId="154" w16cid:durableId="983630411">
    <w:abstractNumId w:val="75"/>
  </w:num>
  <w:num w:numId="155" w16cid:durableId="380981178">
    <w:abstractNumId w:val="171"/>
  </w:num>
  <w:num w:numId="156" w16cid:durableId="1607031797">
    <w:abstractNumId w:val="91"/>
  </w:num>
  <w:num w:numId="157" w16cid:durableId="2105372653">
    <w:abstractNumId w:val="34"/>
  </w:num>
  <w:num w:numId="158" w16cid:durableId="239142795">
    <w:abstractNumId w:val="135"/>
  </w:num>
  <w:num w:numId="159" w16cid:durableId="1630282372">
    <w:abstractNumId w:val="8"/>
  </w:num>
  <w:num w:numId="160" w16cid:durableId="1380738687">
    <w:abstractNumId w:val="172"/>
  </w:num>
  <w:num w:numId="161" w16cid:durableId="977144848">
    <w:abstractNumId w:val="101"/>
  </w:num>
  <w:num w:numId="162" w16cid:durableId="1631396556">
    <w:abstractNumId w:val="29"/>
  </w:num>
  <w:num w:numId="163" w16cid:durableId="1661882593">
    <w:abstractNumId w:val="20"/>
  </w:num>
  <w:num w:numId="164" w16cid:durableId="529731900">
    <w:abstractNumId w:val="188"/>
  </w:num>
  <w:num w:numId="165" w16cid:durableId="1990474326">
    <w:abstractNumId w:val="136"/>
  </w:num>
  <w:num w:numId="166" w16cid:durableId="1669093400">
    <w:abstractNumId w:val="47"/>
  </w:num>
  <w:num w:numId="167" w16cid:durableId="1548374321">
    <w:abstractNumId w:val="120"/>
  </w:num>
  <w:num w:numId="168" w16cid:durableId="68044136">
    <w:abstractNumId w:val="179"/>
  </w:num>
  <w:num w:numId="169" w16cid:durableId="2061246661">
    <w:abstractNumId w:val="151"/>
  </w:num>
  <w:num w:numId="170" w16cid:durableId="725101652">
    <w:abstractNumId w:val="125"/>
  </w:num>
  <w:num w:numId="171" w16cid:durableId="127282498">
    <w:abstractNumId w:val="69"/>
  </w:num>
  <w:num w:numId="172" w16cid:durableId="325717223">
    <w:abstractNumId w:val="48"/>
  </w:num>
  <w:num w:numId="173" w16cid:durableId="1720779711">
    <w:abstractNumId w:val="180"/>
  </w:num>
  <w:num w:numId="174" w16cid:durableId="515506573">
    <w:abstractNumId w:val="31"/>
  </w:num>
  <w:num w:numId="175" w16cid:durableId="1575628053">
    <w:abstractNumId w:val="85"/>
  </w:num>
  <w:num w:numId="176" w16cid:durableId="186261726">
    <w:abstractNumId w:val="10"/>
  </w:num>
  <w:num w:numId="177" w16cid:durableId="1188904204">
    <w:abstractNumId w:val="58"/>
  </w:num>
  <w:num w:numId="178" w16cid:durableId="1169715408">
    <w:abstractNumId w:val="55"/>
  </w:num>
  <w:num w:numId="179" w16cid:durableId="668825573">
    <w:abstractNumId w:val="140"/>
  </w:num>
  <w:num w:numId="180" w16cid:durableId="1441992219">
    <w:abstractNumId w:val="77"/>
  </w:num>
  <w:num w:numId="181" w16cid:durableId="1479880884">
    <w:abstractNumId w:val="39"/>
  </w:num>
  <w:num w:numId="182" w16cid:durableId="1386415659">
    <w:abstractNumId w:val="96"/>
  </w:num>
  <w:num w:numId="183" w16cid:durableId="1262299092">
    <w:abstractNumId w:val="32"/>
  </w:num>
  <w:num w:numId="184" w16cid:durableId="169296804">
    <w:abstractNumId w:val="41"/>
  </w:num>
  <w:num w:numId="185" w16cid:durableId="708728349">
    <w:abstractNumId w:val="137"/>
  </w:num>
  <w:num w:numId="186" w16cid:durableId="993491945">
    <w:abstractNumId w:val="130"/>
  </w:num>
  <w:num w:numId="187" w16cid:durableId="239560725">
    <w:abstractNumId w:val="80"/>
  </w:num>
  <w:num w:numId="188" w16cid:durableId="466702313">
    <w:abstractNumId w:val="65"/>
  </w:num>
  <w:num w:numId="189" w16cid:durableId="980303740">
    <w:abstractNumId w:val="123"/>
  </w:num>
  <w:num w:numId="190" w16cid:durableId="484929939">
    <w:abstractNumId w:val="83"/>
  </w:num>
  <w:num w:numId="191" w16cid:durableId="10957175">
    <w:abstractNumId w:val="159"/>
  </w:num>
  <w:num w:numId="192" w16cid:durableId="105858543">
    <w:abstractNumId w:val="145"/>
  </w:num>
  <w:num w:numId="193" w16cid:durableId="573781153">
    <w:abstractNumId w:val="26"/>
  </w:num>
  <w:numIdMacAtCleanup w:val="19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Gearheart, James R.">
    <w15:presenceInfo w15:providerId="AD" w15:userId="S::James.R.Gearheart@wellsfargo.com::37b89e21-fb57-4b0b-ba3a-358a1b211e6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attachedTemplate r:id="rId1"/>
  <w:stylePaneFormatFilter w:val="F804" w:allStyles="0" w:customStyles="0" w:latentStyles="1" w:stylesInUse="0" w:headingStyles="0" w:numberingStyles="0" w:tableStyles="0" w:directFormattingOnRuns="0" w:directFormattingOnParagraphs="0" w:directFormattingOnNumbering="0" w:directFormattingOnTables="1" w:clearFormatting="1" w:top3HeadingStyles="1" w:visibleStyles="1" w:alternateStyleNames="1"/>
  <w:stylePaneSortMethod w:val="0000"/>
  <w:defaultTabStop w:val="720"/>
  <w:clickAndTypeStyle w:val="ABodyCopy"/>
  <w:evenAndOddHeaders/>
  <w:drawingGridHorizontalSpacing w:val="100"/>
  <w:drawingGridVerticalSpacing w:val="136"/>
  <w:displayHorizontalDrawingGridEvery w:val="0"/>
  <w:displayVerticalDrawingGridEvery w:val="2"/>
  <w:noPunctuationKerning/>
  <w:characterSpacingControl w:val="doNotCompress"/>
  <w:hdrShapeDefaults>
    <o:shapedefaults v:ext="edit" spidmax="2050"/>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DK2sDQ3Mza3tLCwMLZQ0lEKTi0uzszPAykwMqsFAB8TIy8tAAAA"/>
  </w:docVars>
  <w:rsids>
    <w:rsidRoot w:val="001B306C"/>
    <w:rsid w:val="0000065C"/>
    <w:rsid w:val="0000152E"/>
    <w:rsid w:val="00001784"/>
    <w:rsid w:val="000021F2"/>
    <w:rsid w:val="00002435"/>
    <w:rsid w:val="00002E83"/>
    <w:rsid w:val="00003289"/>
    <w:rsid w:val="0000486B"/>
    <w:rsid w:val="00004F5B"/>
    <w:rsid w:val="00005F08"/>
    <w:rsid w:val="00006498"/>
    <w:rsid w:val="00006D52"/>
    <w:rsid w:val="0000722C"/>
    <w:rsid w:val="00010598"/>
    <w:rsid w:val="000107BA"/>
    <w:rsid w:val="00010E73"/>
    <w:rsid w:val="00011623"/>
    <w:rsid w:val="00011A2D"/>
    <w:rsid w:val="0001292F"/>
    <w:rsid w:val="0001423D"/>
    <w:rsid w:val="00015128"/>
    <w:rsid w:val="000169E9"/>
    <w:rsid w:val="000208EE"/>
    <w:rsid w:val="00021104"/>
    <w:rsid w:val="00021878"/>
    <w:rsid w:val="0002211C"/>
    <w:rsid w:val="000224F1"/>
    <w:rsid w:val="000238A8"/>
    <w:rsid w:val="00023E53"/>
    <w:rsid w:val="00023FB1"/>
    <w:rsid w:val="00024886"/>
    <w:rsid w:val="00025489"/>
    <w:rsid w:val="000256C9"/>
    <w:rsid w:val="000257B8"/>
    <w:rsid w:val="00026B41"/>
    <w:rsid w:val="00026F60"/>
    <w:rsid w:val="000302ED"/>
    <w:rsid w:val="00030C25"/>
    <w:rsid w:val="00031335"/>
    <w:rsid w:val="000324CA"/>
    <w:rsid w:val="00032BA2"/>
    <w:rsid w:val="00032C1E"/>
    <w:rsid w:val="000341D2"/>
    <w:rsid w:val="00034B13"/>
    <w:rsid w:val="00034FF5"/>
    <w:rsid w:val="00035894"/>
    <w:rsid w:val="0004145D"/>
    <w:rsid w:val="00042392"/>
    <w:rsid w:val="000424BD"/>
    <w:rsid w:val="00042B7D"/>
    <w:rsid w:val="00043666"/>
    <w:rsid w:val="000441F9"/>
    <w:rsid w:val="00044459"/>
    <w:rsid w:val="00045715"/>
    <w:rsid w:val="00046338"/>
    <w:rsid w:val="000513A2"/>
    <w:rsid w:val="000513C5"/>
    <w:rsid w:val="000516E7"/>
    <w:rsid w:val="00053675"/>
    <w:rsid w:val="00053A22"/>
    <w:rsid w:val="00054413"/>
    <w:rsid w:val="000567FA"/>
    <w:rsid w:val="00056EFC"/>
    <w:rsid w:val="00057780"/>
    <w:rsid w:val="00062DDE"/>
    <w:rsid w:val="00065047"/>
    <w:rsid w:val="0006513C"/>
    <w:rsid w:val="00065860"/>
    <w:rsid w:val="00066C26"/>
    <w:rsid w:val="00066D30"/>
    <w:rsid w:val="00066EEC"/>
    <w:rsid w:val="00067E67"/>
    <w:rsid w:val="00070203"/>
    <w:rsid w:val="000704DD"/>
    <w:rsid w:val="00070B0F"/>
    <w:rsid w:val="000713B8"/>
    <w:rsid w:val="00071689"/>
    <w:rsid w:val="00071D60"/>
    <w:rsid w:val="0007229E"/>
    <w:rsid w:val="00072638"/>
    <w:rsid w:val="00072732"/>
    <w:rsid w:val="00072BB6"/>
    <w:rsid w:val="000734C8"/>
    <w:rsid w:val="00075896"/>
    <w:rsid w:val="00076363"/>
    <w:rsid w:val="00076695"/>
    <w:rsid w:val="00076DB3"/>
    <w:rsid w:val="00077979"/>
    <w:rsid w:val="00077AA8"/>
    <w:rsid w:val="000802E5"/>
    <w:rsid w:val="00080CCD"/>
    <w:rsid w:val="00081085"/>
    <w:rsid w:val="000827AD"/>
    <w:rsid w:val="00082BEC"/>
    <w:rsid w:val="00082D50"/>
    <w:rsid w:val="00084AA3"/>
    <w:rsid w:val="0008686C"/>
    <w:rsid w:val="00086D59"/>
    <w:rsid w:val="000873F8"/>
    <w:rsid w:val="00087479"/>
    <w:rsid w:val="0009047A"/>
    <w:rsid w:val="00091A6F"/>
    <w:rsid w:val="00092729"/>
    <w:rsid w:val="0009282B"/>
    <w:rsid w:val="000935AC"/>
    <w:rsid w:val="000951F6"/>
    <w:rsid w:val="000956C7"/>
    <w:rsid w:val="0009638C"/>
    <w:rsid w:val="000968C6"/>
    <w:rsid w:val="00096931"/>
    <w:rsid w:val="00097457"/>
    <w:rsid w:val="000A101F"/>
    <w:rsid w:val="000A1553"/>
    <w:rsid w:val="000A1684"/>
    <w:rsid w:val="000A1CF8"/>
    <w:rsid w:val="000A26F0"/>
    <w:rsid w:val="000A2760"/>
    <w:rsid w:val="000A3C6F"/>
    <w:rsid w:val="000A4D09"/>
    <w:rsid w:val="000A52BC"/>
    <w:rsid w:val="000A7F9A"/>
    <w:rsid w:val="000B017E"/>
    <w:rsid w:val="000B059A"/>
    <w:rsid w:val="000B22B8"/>
    <w:rsid w:val="000B30E8"/>
    <w:rsid w:val="000B44A0"/>
    <w:rsid w:val="000B4BBD"/>
    <w:rsid w:val="000B7352"/>
    <w:rsid w:val="000B7A15"/>
    <w:rsid w:val="000B7F15"/>
    <w:rsid w:val="000C071F"/>
    <w:rsid w:val="000C1545"/>
    <w:rsid w:val="000C1D67"/>
    <w:rsid w:val="000C2EE3"/>
    <w:rsid w:val="000C4074"/>
    <w:rsid w:val="000C4C3B"/>
    <w:rsid w:val="000C57CE"/>
    <w:rsid w:val="000C5DDB"/>
    <w:rsid w:val="000C6FF3"/>
    <w:rsid w:val="000C762A"/>
    <w:rsid w:val="000C78A8"/>
    <w:rsid w:val="000D0020"/>
    <w:rsid w:val="000D08DF"/>
    <w:rsid w:val="000D0AC0"/>
    <w:rsid w:val="000D2B85"/>
    <w:rsid w:val="000D3B42"/>
    <w:rsid w:val="000D457A"/>
    <w:rsid w:val="000D4D29"/>
    <w:rsid w:val="000D5256"/>
    <w:rsid w:val="000D5668"/>
    <w:rsid w:val="000D5B9F"/>
    <w:rsid w:val="000D6EBD"/>
    <w:rsid w:val="000D74DB"/>
    <w:rsid w:val="000D76F3"/>
    <w:rsid w:val="000D7713"/>
    <w:rsid w:val="000D7E32"/>
    <w:rsid w:val="000E0E53"/>
    <w:rsid w:val="000E292C"/>
    <w:rsid w:val="000E3FCB"/>
    <w:rsid w:val="000E4007"/>
    <w:rsid w:val="000E5306"/>
    <w:rsid w:val="000E6661"/>
    <w:rsid w:val="000E7247"/>
    <w:rsid w:val="000E783A"/>
    <w:rsid w:val="000F06CA"/>
    <w:rsid w:val="000F0A95"/>
    <w:rsid w:val="000F123C"/>
    <w:rsid w:val="000F1766"/>
    <w:rsid w:val="000F1787"/>
    <w:rsid w:val="000F21A2"/>
    <w:rsid w:val="000F2B8D"/>
    <w:rsid w:val="000F2E8E"/>
    <w:rsid w:val="000F39AE"/>
    <w:rsid w:val="000F55DF"/>
    <w:rsid w:val="000F577E"/>
    <w:rsid w:val="000F5C36"/>
    <w:rsid w:val="000F5E68"/>
    <w:rsid w:val="000F5F4E"/>
    <w:rsid w:val="00100766"/>
    <w:rsid w:val="0010177E"/>
    <w:rsid w:val="001017D3"/>
    <w:rsid w:val="0010183C"/>
    <w:rsid w:val="00102D5A"/>
    <w:rsid w:val="001036D7"/>
    <w:rsid w:val="00104ACE"/>
    <w:rsid w:val="0010517B"/>
    <w:rsid w:val="001062E4"/>
    <w:rsid w:val="00106634"/>
    <w:rsid w:val="00106A2A"/>
    <w:rsid w:val="001070EA"/>
    <w:rsid w:val="001071EB"/>
    <w:rsid w:val="00110DD4"/>
    <w:rsid w:val="00111043"/>
    <w:rsid w:val="00111221"/>
    <w:rsid w:val="00111818"/>
    <w:rsid w:val="0011290D"/>
    <w:rsid w:val="001134D0"/>
    <w:rsid w:val="00113ED5"/>
    <w:rsid w:val="00114B23"/>
    <w:rsid w:val="0011532A"/>
    <w:rsid w:val="00117226"/>
    <w:rsid w:val="00120486"/>
    <w:rsid w:val="001210E8"/>
    <w:rsid w:val="00121275"/>
    <w:rsid w:val="00121636"/>
    <w:rsid w:val="001218EF"/>
    <w:rsid w:val="00121939"/>
    <w:rsid w:val="001219C8"/>
    <w:rsid w:val="001220C5"/>
    <w:rsid w:val="0012303D"/>
    <w:rsid w:val="00123792"/>
    <w:rsid w:val="001239EA"/>
    <w:rsid w:val="00123FE0"/>
    <w:rsid w:val="00125BCA"/>
    <w:rsid w:val="00125DB5"/>
    <w:rsid w:val="00125E50"/>
    <w:rsid w:val="00125EED"/>
    <w:rsid w:val="00126BE9"/>
    <w:rsid w:val="00127136"/>
    <w:rsid w:val="001309AF"/>
    <w:rsid w:val="00131730"/>
    <w:rsid w:val="00131EAE"/>
    <w:rsid w:val="001331C8"/>
    <w:rsid w:val="001342B2"/>
    <w:rsid w:val="00134C7E"/>
    <w:rsid w:val="00135158"/>
    <w:rsid w:val="001351DC"/>
    <w:rsid w:val="0013539E"/>
    <w:rsid w:val="00136C82"/>
    <w:rsid w:val="00136D4C"/>
    <w:rsid w:val="0013768A"/>
    <w:rsid w:val="00137BE8"/>
    <w:rsid w:val="00140733"/>
    <w:rsid w:val="00141CBE"/>
    <w:rsid w:val="00141CE9"/>
    <w:rsid w:val="00141EBA"/>
    <w:rsid w:val="00141FD3"/>
    <w:rsid w:val="00142796"/>
    <w:rsid w:val="001436C1"/>
    <w:rsid w:val="0014373F"/>
    <w:rsid w:val="00143794"/>
    <w:rsid w:val="00143DDC"/>
    <w:rsid w:val="001442D2"/>
    <w:rsid w:val="0014484C"/>
    <w:rsid w:val="001455E3"/>
    <w:rsid w:val="00145AC7"/>
    <w:rsid w:val="00145BF9"/>
    <w:rsid w:val="00150E6D"/>
    <w:rsid w:val="00151EEA"/>
    <w:rsid w:val="0015341C"/>
    <w:rsid w:val="00153864"/>
    <w:rsid w:val="00153DC0"/>
    <w:rsid w:val="00153EB0"/>
    <w:rsid w:val="00155801"/>
    <w:rsid w:val="00157191"/>
    <w:rsid w:val="00157679"/>
    <w:rsid w:val="00157A4E"/>
    <w:rsid w:val="00160CB7"/>
    <w:rsid w:val="00161544"/>
    <w:rsid w:val="00162673"/>
    <w:rsid w:val="00163284"/>
    <w:rsid w:val="00163E8A"/>
    <w:rsid w:val="00163EFE"/>
    <w:rsid w:val="001646A2"/>
    <w:rsid w:val="00164B8B"/>
    <w:rsid w:val="00165B2B"/>
    <w:rsid w:val="00166027"/>
    <w:rsid w:val="0016625E"/>
    <w:rsid w:val="001663CC"/>
    <w:rsid w:val="0016652D"/>
    <w:rsid w:val="00166966"/>
    <w:rsid w:val="00166A15"/>
    <w:rsid w:val="00167744"/>
    <w:rsid w:val="001701E8"/>
    <w:rsid w:val="0017122F"/>
    <w:rsid w:val="001716AA"/>
    <w:rsid w:val="00172811"/>
    <w:rsid w:val="001728A4"/>
    <w:rsid w:val="00172A5D"/>
    <w:rsid w:val="00172FB7"/>
    <w:rsid w:val="0017329A"/>
    <w:rsid w:val="00173C3E"/>
    <w:rsid w:val="001740DA"/>
    <w:rsid w:val="00174B85"/>
    <w:rsid w:val="001750F8"/>
    <w:rsid w:val="00175572"/>
    <w:rsid w:val="0017583D"/>
    <w:rsid w:val="0017651D"/>
    <w:rsid w:val="00177DAF"/>
    <w:rsid w:val="00181D04"/>
    <w:rsid w:val="00182472"/>
    <w:rsid w:val="00184A33"/>
    <w:rsid w:val="00184AEB"/>
    <w:rsid w:val="001853C2"/>
    <w:rsid w:val="00190354"/>
    <w:rsid w:val="001905C4"/>
    <w:rsid w:val="0019086B"/>
    <w:rsid w:val="00190987"/>
    <w:rsid w:val="0019110F"/>
    <w:rsid w:val="00191742"/>
    <w:rsid w:val="00191776"/>
    <w:rsid w:val="0019207D"/>
    <w:rsid w:val="00192A33"/>
    <w:rsid w:val="00192CAE"/>
    <w:rsid w:val="001937B1"/>
    <w:rsid w:val="00196A77"/>
    <w:rsid w:val="001A28B6"/>
    <w:rsid w:val="001A491B"/>
    <w:rsid w:val="001A5243"/>
    <w:rsid w:val="001A5550"/>
    <w:rsid w:val="001A5EC2"/>
    <w:rsid w:val="001A7128"/>
    <w:rsid w:val="001A75F3"/>
    <w:rsid w:val="001B169B"/>
    <w:rsid w:val="001B1EBE"/>
    <w:rsid w:val="001B2C6A"/>
    <w:rsid w:val="001B306C"/>
    <w:rsid w:val="001B36C9"/>
    <w:rsid w:val="001B3AF6"/>
    <w:rsid w:val="001B48DA"/>
    <w:rsid w:val="001B5B61"/>
    <w:rsid w:val="001B5FD0"/>
    <w:rsid w:val="001B6CB7"/>
    <w:rsid w:val="001B7639"/>
    <w:rsid w:val="001B764F"/>
    <w:rsid w:val="001B7657"/>
    <w:rsid w:val="001B7847"/>
    <w:rsid w:val="001C11DE"/>
    <w:rsid w:val="001C19D0"/>
    <w:rsid w:val="001C2BAA"/>
    <w:rsid w:val="001C3647"/>
    <w:rsid w:val="001C4B5A"/>
    <w:rsid w:val="001C5EB8"/>
    <w:rsid w:val="001C6C83"/>
    <w:rsid w:val="001C7F7E"/>
    <w:rsid w:val="001D347C"/>
    <w:rsid w:val="001D3624"/>
    <w:rsid w:val="001D48AC"/>
    <w:rsid w:val="001D6DF0"/>
    <w:rsid w:val="001D7B30"/>
    <w:rsid w:val="001E088F"/>
    <w:rsid w:val="001E2F61"/>
    <w:rsid w:val="001E3098"/>
    <w:rsid w:val="001E392E"/>
    <w:rsid w:val="001E436A"/>
    <w:rsid w:val="001E543B"/>
    <w:rsid w:val="001E611C"/>
    <w:rsid w:val="001E6495"/>
    <w:rsid w:val="001E7898"/>
    <w:rsid w:val="001E7D54"/>
    <w:rsid w:val="001F0769"/>
    <w:rsid w:val="001F1324"/>
    <w:rsid w:val="001F265F"/>
    <w:rsid w:val="001F3C7E"/>
    <w:rsid w:val="001F3CC1"/>
    <w:rsid w:val="001F5257"/>
    <w:rsid w:val="001F5375"/>
    <w:rsid w:val="001F5792"/>
    <w:rsid w:val="001F5D18"/>
    <w:rsid w:val="001F674B"/>
    <w:rsid w:val="001F6DA7"/>
    <w:rsid w:val="001F717D"/>
    <w:rsid w:val="001F7F38"/>
    <w:rsid w:val="002022B2"/>
    <w:rsid w:val="00203931"/>
    <w:rsid w:val="00203E14"/>
    <w:rsid w:val="00204341"/>
    <w:rsid w:val="002058F3"/>
    <w:rsid w:val="00205C30"/>
    <w:rsid w:val="00205E49"/>
    <w:rsid w:val="00205E54"/>
    <w:rsid w:val="002066C2"/>
    <w:rsid w:val="00206FEC"/>
    <w:rsid w:val="00207D36"/>
    <w:rsid w:val="0021025C"/>
    <w:rsid w:val="00210571"/>
    <w:rsid w:val="00210DC6"/>
    <w:rsid w:val="002110F6"/>
    <w:rsid w:val="00211240"/>
    <w:rsid w:val="00213357"/>
    <w:rsid w:val="002139A7"/>
    <w:rsid w:val="00213E04"/>
    <w:rsid w:val="002143C5"/>
    <w:rsid w:val="00215A97"/>
    <w:rsid w:val="0021759A"/>
    <w:rsid w:val="002178AD"/>
    <w:rsid w:val="00217C51"/>
    <w:rsid w:val="00217F49"/>
    <w:rsid w:val="0022085A"/>
    <w:rsid w:val="002216CB"/>
    <w:rsid w:val="00221CF4"/>
    <w:rsid w:val="00222067"/>
    <w:rsid w:val="0022238B"/>
    <w:rsid w:val="00222544"/>
    <w:rsid w:val="00223BC1"/>
    <w:rsid w:val="00223F1B"/>
    <w:rsid w:val="00224171"/>
    <w:rsid w:val="002251C3"/>
    <w:rsid w:val="002251D5"/>
    <w:rsid w:val="00225205"/>
    <w:rsid w:val="00225E33"/>
    <w:rsid w:val="002262CB"/>
    <w:rsid w:val="00227177"/>
    <w:rsid w:val="00227AD6"/>
    <w:rsid w:val="002311C1"/>
    <w:rsid w:val="002314A2"/>
    <w:rsid w:val="0023365B"/>
    <w:rsid w:val="00236FCB"/>
    <w:rsid w:val="0023706B"/>
    <w:rsid w:val="00241022"/>
    <w:rsid w:val="00241389"/>
    <w:rsid w:val="00241F89"/>
    <w:rsid w:val="00242461"/>
    <w:rsid w:val="00243620"/>
    <w:rsid w:val="00243F25"/>
    <w:rsid w:val="002447A5"/>
    <w:rsid w:val="00244ED6"/>
    <w:rsid w:val="00246DF2"/>
    <w:rsid w:val="00247260"/>
    <w:rsid w:val="00250D2A"/>
    <w:rsid w:val="00251BDF"/>
    <w:rsid w:val="00255A94"/>
    <w:rsid w:val="00257566"/>
    <w:rsid w:val="00257926"/>
    <w:rsid w:val="0025797C"/>
    <w:rsid w:val="0025799E"/>
    <w:rsid w:val="0026175B"/>
    <w:rsid w:val="002629CB"/>
    <w:rsid w:val="002639B0"/>
    <w:rsid w:val="00263CF0"/>
    <w:rsid w:val="0026471D"/>
    <w:rsid w:val="00267589"/>
    <w:rsid w:val="002676CE"/>
    <w:rsid w:val="00267780"/>
    <w:rsid w:val="00270F81"/>
    <w:rsid w:val="00272DA2"/>
    <w:rsid w:val="0027483F"/>
    <w:rsid w:val="00274A9D"/>
    <w:rsid w:val="00275177"/>
    <w:rsid w:val="00276084"/>
    <w:rsid w:val="002765EA"/>
    <w:rsid w:val="00277146"/>
    <w:rsid w:val="00280686"/>
    <w:rsid w:val="0028069A"/>
    <w:rsid w:val="00280DF5"/>
    <w:rsid w:val="00282CEC"/>
    <w:rsid w:val="00283E48"/>
    <w:rsid w:val="002840AF"/>
    <w:rsid w:val="00284C4E"/>
    <w:rsid w:val="0028519A"/>
    <w:rsid w:val="00285C57"/>
    <w:rsid w:val="002860E3"/>
    <w:rsid w:val="002861E9"/>
    <w:rsid w:val="00287AEA"/>
    <w:rsid w:val="0029082A"/>
    <w:rsid w:val="00291519"/>
    <w:rsid w:val="00292140"/>
    <w:rsid w:val="00292B44"/>
    <w:rsid w:val="002932D7"/>
    <w:rsid w:val="00293D90"/>
    <w:rsid w:val="00294092"/>
    <w:rsid w:val="002967B1"/>
    <w:rsid w:val="002969F5"/>
    <w:rsid w:val="00296B92"/>
    <w:rsid w:val="002973E6"/>
    <w:rsid w:val="002A2037"/>
    <w:rsid w:val="002A218F"/>
    <w:rsid w:val="002A22C2"/>
    <w:rsid w:val="002A2C8B"/>
    <w:rsid w:val="002A4460"/>
    <w:rsid w:val="002A5FAA"/>
    <w:rsid w:val="002B1955"/>
    <w:rsid w:val="002B48B4"/>
    <w:rsid w:val="002B5BC2"/>
    <w:rsid w:val="002B6189"/>
    <w:rsid w:val="002B6742"/>
    <w:rsid w:val="002B6B61"/>
    <w:rsid w:val="002B6CFD"/>
    <w:rsid w:val="002B71B4"/>
    <w:rsid w:val="002B7CE4"/>
    <w:rsid w:val="002B7D9E"/>
    <w:rsid w:val="002C0038"/>
    <w:rsid w:val="002C0063"/>
    <w:rsid w:val="002C21BA"/>
    <w:rsid w:val="002C231A"/>
    <w:rsid w:val="002C27DC"/>
    <w:rsid w:val="002C2858"/>
    <w:rsid w:val="002C3CDE"/>
    <w:rsid w:val="002C4790"/>
    <w:rsid w:val="002C4A4A"/>
    <w:rsid w:val="002C4FA8"/>
    <w:rsid w:val="002C5F7B"/>
    <w:rsid w:val="002C668E"/>
    <w:rsid w:val="002C6E56"/>
    <w:rsid w:val="002C7C0D"/>
    <w:rsid w:val="002C7DB9"/>
    <w:rsid w:val="002D1918"/>
    <w:rsid w:val="002D25ED"/>
    <w:rsid w:val="002D295B"/>
    <w:rsid w:val="002D3D80"/>
    <w:rsid w:val="002D483A"/>
    <w:rsid w:val="002D4BBA"/>
    <w:rsid w:val="002D5963"/>
    <w:rsid w:val="002D6172"/>
    <w:rsid w:val="002D7357"/>
    <w:rsid w:val="002E081B"/>
    <w:rsid w:val="002E0C47"/>
    <w:rsid w:val="002E0CE9"/>
    <w:rsid w:val="002E1ACF"/>
    <w:rsid w:val="002E3D10"/>
    <w:rsid w:val="002E4502"/>
    <w:rsid w:val="002E4B70"/>
    <w:rsid w:val="002E4FD3"/>
    <w:rsid w:val="002E5E33"/>
    <w:rsid w:val="002F05C8"/>
    <w:rsid w:val="002F0A8D"/>
    <w:rsid w:val="002F1708"/>
    <w:rsid w:val="002F233A"/>
    <w:rsid w:val="002F2B4E"/>
    <w:rsid w:val="002F30F3"/>
    <w:rsid w:val="002F4787"/>
    <w:rsid w:val="002F5112"/>
    <w:rsid w:val="002F53AB"/>
    <w:rsid w:val="002F5A28"/>
    <w:rsid w:val="002F5A6D"/>
    <w:rsid w:val="002F6B57"/>
    <w:rsid w:val="002F70C8"/>
    <w:rsid w:val="002F7BB9"/>
    <w:rsid w:val="00300DB5"/>
    <w:rsid w:val="00301462"/>
    <w:rsid w:val="00302066"/>
    <w:rsid w:val="00302852"/>
    <w:rsid w:val="00302AF1"/>
    <w:rsid w:val="00302FFE"/>
    <w:rsid w:val="00303976"/>
    <w:rsid w:val="00304292"/>
    <w:rsid w:val="00304E26"/>
    <w:rsid w:val="00305722"/>
    <w:rsid w:val="00307C57"/>
    <w:rsid w:val="003114B7"/>
    <w:rsid w:val="00311D42"/>
    <w:rsid w:val="00312B81"/>
    <w:rsid w:val="00312CD0"/>
    <w:rsid w:val="003131C2"/>
    <w:rsid w:val="00313D9D"/>
    <w:rsid w:val="00314305"/>
    <w:rsid w:val="00314346"/>
    <w:rsid w:val="0031481B"/>
    <w:rsid w:val="00314C58"/>
    <w:rsid w:val="00315267"/>
    <w:rsid w:val="003153A7"/>
    <w:rsid w:val="0031640F"/>
    <w:rsid w:val="00317098"/>
    <w:rsid w:val="003170D0"/>
    <w:rsid w:val="00317E13"/>
    <w:rsid w:val="003207AB"/>
    <w:rsid w:val="00321102"/>
    <w:rsid w:val="003223C7"/>
    <w:rsid w:val="003229BD"/>
    <w:rsid w:val="00324F22"/>
    <w:rsid w:val="00325DC4"/>
    <w:rsid w:val="00327ACE"/>
    <w:rsid w:val="003318C9"/>
    <w:rsid w:val="003322EB"/>
    <w:rsid w:val="00332C5E"/>
    <w:rsid w:val="0033308E"/>
    <w:rsid w:val="00333F41"/>
    <w:rsid w:val="003354A7"/>
    <w:rsid w:val="0033654B"/>
    <w:rsid w:val="003379BB"/>
    <w:rsid w:val="003407BD"/>
    <w:rsid w:val="003410DC"/>
    <w:rsid w:val="00341308"/>
    <w:rsid w:val="00342586"/>
    <w:rsid w:val="0034291F"/>
    <w:rsid w:val="0034536E"/>
    <w:rsid w:val="00345D26"/>
    <w:rsid w:val="00346C13"/>
    <w:rsid w:val="00346CEE"/>
    <w:rsid w:val="003500C2"/>
    <w:rsid w:val="00350D9F"/>
    <w:rsid w:val="0035295D"/>
    <w:rsid w:val="003533B4"/>
    <w:rsid w:val="0035413C"/>
    <w:rsid w:val="00354B17"/>
    <w:rsid w:val="00354E1E"/>
    <w:rsid w:val="00354F7E"/>
    <w:rsid w:val="00355243"/>
    <w:rsid w:val="00356312"/>
    <w:rsid w:val="00357706"/>
    <w:rsid w:val="00357829"/>
    <w:rsid w:val="00360595"/>
    <w:rsid w:val="00360B6B"/>
    <w:rsid w:val="00360DA3"/>
    <w:rsid w:val="003619FB"/>
    <w:rsid w:val="0036205C"/>
    <w:rsid w:val="00363EC2"/>
    <w:rsid w:val="003640F4"/>
    <w:rsid w:val="0036566D"/>
    <w:rsid w:val="00366124"/>
    <w:rsid w:val="00370345"/>
    <w:rsid w:val="00370F6A"/>
    <w:rsid w:val="00372E15"/>
    <w:rsid w:val="0037376F"/>
    <w:rsid w:val="003738A5"/>
    <w:rsid w:val="00373E40"/>
    <w:rsid w:val="0037446C"/>
    <w:rsid w:val="00375623"/>
    <w:rsid w:val="00376B77"/>
    <w:rsid w:val="00376F54"/>
    <w:rsid w:val="00377195"/>
    <w:rsid w:val="003772F6"/>
    <w:rsid w:val="00377D86"/>
    <w:rsid w:val="00377DA7"/>
    <w:rsid w:val="0038084D"/>
    <w:rsid w:val="00381482"/>
    <w:rsid w:val="00381508"/>
    <w:rsid w:val="003820F4"/>
    <w:rsid w:val="00382E67"/>
    <w:rsid w:val="003844B9"/>
    <w:rsid w:val="00384C09"/>
    <w:rsid w:val="00387A1B"/>
    <w:rsid w:val="00393C37"/>
    <w:rsid w:val="00395CFB"/>
    <w:rsid w:val="00395D94"/>
    <w:rsid w:val="003960C4"/>
    <w:rsid w:val="00397421"/>
    <w:rsid w:val="00397B2D"/>
    <w:rsid w:val="003A1A66"/>
    <w:rsid w:val="003A1CE0"/>
    <w:rsid w:val="003A2967"/>
    <w:rsid w:val="003A4C39"/>
    <w:rsid w:val="003A52D0"/>
    <w:rsid w:val="003A6688"/>
    <w:rsid w:val="003A6F83"/>
    <w:rsid w:val="003B4A4A"/>
    <w:rsid w:val="003B589F"/>
    <w:rsid w:val="003B5AB8"/>
    <w:rsid w:val="003B696E"/>
    <w:rsid w:val="003B7965"/>
    <w:rsid w:val="003B7C0B"/>
    <w:rsid w:val="003C1486"/>
    <w:rsid w:val="003C18F2"/>
    <w:rsid w:val="003C1B5A"/>
    <w:rsid w:val="003C4B91"/>
    <w:rsid w:val="003C505C"/>
    <w:rsid w:val="003C5257"/>
    <w:rsid w:val="003C556E"/>
    <w:rsid w:val="003C7D1C"/>
    <w:rsid w:val="003D04C5"/>
    <w:rsid w:val="003D069F"/>
    <w:rsid w:val="003D0B5D"/>
    <w:rsid w:val="003D1D76"/>
    <w:rsid w:val="003D1F53"/>
    <w:rsid w:val="003D281E"/>
    <w:rsid w:val="003D4633"/>
    <w:rsid w:val="003D5B76"/>
    <w:rsid w:val="003D71CB"/>
    <w:rsid w:val="003D7CA5"/>
    <w:rsid w:val="003E1F5A"/>
    <w:rsid w:val="003E1FC4"/>
    <w:rsid w:val="003E2FB9"/>
    <w:rsid w:val="003E32D8"/>
    <w:rsid w:val="003E460E"/>
    <w:rsid w:val="003E46B2"/>
    <w:rsid w:val="003E4D20"/>
    <w:rsid w:val="003E6B54"/>
    <w:rsid w:val="003E7430"/>
    <w:rsid w:val="003E7D49"/>
    <w:rsid w:val="003F09ED"/>
    <w:rsid w:val="003F1189"/>
    <w:rsid w:val="003F1F29"/>
    <w:rsid w:val="003F207D"/>
    <w:rsid w:val="003F4D51"/>
    <w:rsid w:val="003F4F64"/>
    <w:rsid w:val="003F5337"/>
    <w:rsid w:val="003F6BD1"/>
    <w:rsid w:val="003F6EA9"/>
    <w:rsid w:val="003F7970"/>
    <w:rsid w:val="003F7B9A"/>
    <w:rsid w:val="0040099B"/>
    <w:rsid w:val="004009FA"/>
    <w:rsid w:val="00400D0C"/>
    <w:rsid w:val="004034B2"/>
    <w:rsid w:val="004046EC"/>
    <w:rsid w:val="00405D55"/>
    <w:rsid w:val="00407A0B"/>
    <w:rsid w:val="00410D47"/>
    <w:rsid w:val="0041184C"/>
    <w:rsid w:val="00411DA2"/>
    <w:rsid w:val="004125F5"/>
    <w:rsid w:val="00413B1E"/>
    <w:rsid w:val="004163B2"/>
    <w:rsid w:val="00416CE8"/>
    <w:rsid w:val="00416E12"/>
    <w:rsid w:val="0041757D"/>
    <w:rsid w:val="00417723"/>
    <w:rsid w:val="00417B36"/>
    <w:rsid w:val="00417F99"/>
    <w:rsid w:val="004200DF"/>
    <w:rsid w:val="00421AA9"/>
    <w:rsid w:val="004223C2"/>
    <w:rsid w:val="00422599"/>
    <w:rsid w:val="004226ED"/>
    <w:rsid w:val="004239AD"/>
    <w:rsid w:val="00423C26"/>
    <w:rsid w:val="004247D4"/>
    <w:rsid w:val="00426E3F"/>
    <w:rsid w:val="004306B8"/>
    <w:rsid w:val="004310E8"/>
    <w:rsid w:val="004310FE"/>
    <w:rsid w:val="004311E3"/>
    <w:rsid w:val="00431243"/>
    <w:rsid w:val="004314B6"/>
    <w:rsid w:val="00432C31"/>
    <w:rsid w:val="0043459C"/>
    <w:rsid w:val="00434B38"/>
    <w:rsid w:val="0044131A"/>
    <w:rsid w:val="0044497E"/>
    <w:rsid w:val="00444D76"/>
    <w:rsid w:val="004450B2"/>
    <w:rsid w:val="00445642"/>
    <w:rsid w:val="0044592D"/>
    <w:rsid w:val="00445A72"/>
    <w:rsid w:val="00446505"/>
    <w:rsid w:val="00446CD6"/>
    <w:rsid w:val="004507AD"/>
    <w:rsid w:val="00450EB2"/>
    <w:rsid w:val="0045129E"/>
    <w:rsid w:val="00451CAD"/>
    <w:rsid w:val="00453B7C"/>
    <w:rsid w:val="00454316"/>
    <w:rsid w:val="00454C9C"/>
    <w:rsid w:val="004550A1"/>
    <w:rsid w:val="0045533D"/>
    <w:rsid w:val="00457A17"/>
    <w:rsid w:val="00460A3A"/>
    <w:rsid w:val="004624BD"/>
    <w:rsid w:val="00462FDC"/>
    <w:rsid w:val="0046388A"/>
    <w:rsid w:val="00464938"/>
    <w:rsid w:val="00464EA4"/>
    <w:rsid w:val="00465DFF"/>
    <w:rsid w:val="0046625A"/>
    <w:rsid w:val="00466826"/>
    <w:rsid w:val="004677C3"/>
    <w:rsid w:val="0047074C"/>
    <w:rsid w:val="00470EC2"/>
    <w:rsid w:val="004714C4"/>
    <w:rsid w:val="00471B92"/>
    <w:rsid w:val="0047241E"/>
    <w:rsid w:val="004726AF"/>
    <w:rsid w:val="00473DF7"/>
    <w:rsid w:val="00473F9E"/>
    <w:rsid w:val="00474E0F"/>
    <w:rsid w:val="00474F3A"/>
    <w:rsid w:val="00475FF7"/>
    <w:rsid w:val="004760AF"/>
    <w:rsid w:val="0047612E"/>
    <w:rsid w:val="00476CD2"/>
    <w:rsid w:val="00476DA8"/>
    <w:rsid w:val="00477B39"/>
    <w:rsid w:val="00477EC4"/>
    <w:rsid w:val="004802C1"/>
    <w:rsid w:val="00480385"/>
    <w:rsid w:val="004816EA"/>
    <w:rsid w:val="00483208"/>
    <w:rsid w:val="00484EB2"/>
    <w:rsid w:val="004855CD"/>
    <w:rsid w:val="00485B5A"/>
    <w:rsid w:val="00485BC1"/>
    <w:rsid w:val="00486DFC"/>
    <w:rsid w:val="00486F82"/>
    <w:rsid w:val="00490D1A"/>
    <w:rsid w:val="0049169C"/>
    <w:rsid w:val="00491882"/>
    <w:rsid w:val="00491DAD"/>
    <w:rsid w:val="0049358A"/>
    <w:rsid w:val="00493CBE"/>
    <w:rsid w:val="00495B5E"/>
    <w:rsid w:val="0049606E"/>
    <w:rsid w:val="00497101"/>
    <w:rsid w:val="004977BE"/>
    <w:rsid w:val="004A060F"/>
    <w:rsid w:val="004A08FB"/>
    <w:rsid w:val="004A0E8D"/>
    <w:rsid w:val="004A1E4F"/>
    <w:rsid w:val="004A1EE9"/>
    <w:rsid w:val="004A1F10"/>
    <w:rsid w:val="004A2D42"/>
    <w:rsid w:val="004A2ED0"/>
    <w:rsid w:val="004A36DE"/>
    <w:rsid w:val="004A3B8F"/>
    <w:rsid w:val="004A3DD4"/>
    <w:rsid w:val="004A40D3"/>
    <w:rsid w:val="004A444D"/>
    <w:rsid w:val="004A445A"/>
    <w:rsid w:val="004A4CFC"/>
    <w:rsid w:val="004A530D"/>
    <w:rsid w:val="004A6BBE"/>
    <w:rsid w:val="004A7848"/>
    <w:rsid w:val="004B001A"/>
    <w:rsid w:val="004B09AC"/>
    <w:rsid w:val="004B11C2"/>
    <w:rsid w:val="004B193C"/>
    <w:rsid w:val="004B2658"/>
    <w:rsid w:val="004B30EE"/>
    <w:rsid w:val="004B3223"/>
    <w:rsid w:val="004B3862"/>
    <w:rsid w:val="004B4050"/>
    <w:rsid w:val="004B449B"/>
    <w:rsid w:val="004B5549"/>
    <w:rsid w:val="004B63D5"/>
    <w:rsid w:val="004B69CE"/>
    <w:rsid w:val="004C04E5"/>
    <w:rsid w:val="004C2672"/>
    <w:rsid w:val="004C275C"/>
    <w:rsid w:val="004C392D"/>
    <w:rsid w:val="004C3A3D"/>
    <w:rsid w:val="004C42D4"/>
    <w:rsid w:val="004C49EC"/>
    <w:rsid w:val="004C4F3B"/>
    <w:rsid w:val="004C52A7"/>
    <w:rsid w:val="004C5A88"/>
    <w:rsid w:val="004C5C6B"/>
    <w:rsid w:val="004C63C4"/>
    <w:rsid w:val="004C69F8"/>
    <w:rsid w:val="004C7DB7"/>
    <w:rsid w:val="004D026B"/>
    <w:rsid w:val="004D085C"/>
    <w:rsid w:val="004D0D57"/>
    <w:rsid w:val="004D1596"/>
    <w:rsid w:val="004D1F59"/>
    <w:rsid w:val="004D278A"/>
    <w:rsid w:val="004D2AFD"/>
    <w:rsid w:val="004D49FA"/>
    <w:rsid w:val="004D5A44"/>
    <w:rsid w:val="004D5A56"/>
    <w:rsid w:val="004D5B29"/>
    <w:rsid w:val="004D5F6B"/>
    <w:rsid w:val="004D6013"/>
    <w:rsid w:val="004D6DBE"/>
    <w:rsid w:val="004D7BC5"/>
    <w:rsid w:val="004E027A"/>
    <w:rsid w:val="004E04AA"/>
    <w:rsid w:val="004E0FB0"/>
    <w:rsid w:val="004E2025"/>
    <w:rsid w:val="004E2724"/>
    <w:rsid w:val="004E3D09"/>
    <w:rsid w:val="004E43BC"/>
    <w:rsid w:val="004E4DC5"/>
    <w:rsid w:val="004E609F"/>
    <w:rsid w:val="004E673C"/>
    <w:rsid w:val="004E6AD7"/>
    <w:rsid w:val="004E6E4C"/>
    <w:rsid w:val="004F07B4"/>
    <w:rsid w:val="004F0E07"/>
    <w:rsid w:val="004F136B"/>
    <w:rsid w:val="004F206C"/>
    <w:rsid w:val="004F2230"/>
    <w:rsid w:val="004F2A51"/>
    <w:rsid w:val="004F3DEB"/>
    <w:rsid w:val="004F3E9B"/>
    <w:rsid w:val="004F5DB5"/>
    <w:rsid w:val="004F6EA7"/>
    <w:rsid w:val="00501841"/>
    <w:rsid w:val="005024F3"/>
    <w:rsid w:val="00504E9B"/>
    <w:rsid w:val="00505721"/>
    <w:rsid w:val="00507A89"/>
    <w:rsid w:val="005107E0"/>
    <w:rsid w:val="00510B3F"/>
    <w:rsid w:val="00510C19"/>
    <w:rsid w:val="00510F5B"/>
    <w:rsid w:val="00510FF7"/>
    <w:rsid w:val="00512EB8"/>
    <w:rsid w:val="00514097"/>
    <w:rsid w:val="0051418F"/>
    <w:rsid w:val="00514970"/>
    <w:rsid w:val="00514E5E"/>
    <w:rsid w:val="00515305"/>
    <w:rsid w:val="00515BA5"/>
    <w:rsid w:val="00515CFA"/>
    <w:rsid w:val="00516234"/>
    <w:rsid w:val="00517004"/>
    <w:rsid w:val="00517149"/>
    <w:rsid w:val="00517236"/>
    <w:rsid w:val="005178EB"/>
    <w:rsid w:val="00521B03"/>
    <w:rsid w:val="0052200D"/>
    <w:rsid w:val="00522652"/>
    <w:rsid w:val="00523A1A"/>
    <w:rsid w:val="00524652"/>
    <w:rsid w:val="00524F64"/>
    <w:rsid w:val="00525260"/>
    <w:rsid w:val="00525BAD"/>
    <w:rsid w:val="005262F9"/>
    <w:rsid w:val="005265FB"/>
    <w:rsid w:val="005278E7"/>
    <w:rsid w:val="00530570"/>
    <w:rsid w:val="00531C6B"/>
    <w:rsid w:val="0053265F"/>
    <w:rsid w:val="00532660"/>
    <w:rsid w:val="00532896"/>
    <w:rsid w:val="00533094"/>
    <w:rsid w:val="00536B1D"/>
    <w:rsid w:val="005371D6"/>
    <w:rsid w:val="00541144"/>
    <w:rsid w:val="00541CA7"/>
    <w:rsid w:val="00542FA6"/>
    <w:rsid w:val="005461AA"/>
    <w:rsid w:val="00547695"/>
    <w:rsid w:val="00547A83"/>
    <w:rsid w:val="00550636"/>
    <w:rsid w:val="00550EE1"/>
    <w:rsid w:val="00551C42"/>
    <w:rsid w:val="005530D1"/>
    <w:rsid w:val="005539A3"/>
    <w:rsid w:val="00554230"/>
    <w:rsid w:val="005544CB"/>
    <w:rsid w:val="00554C06"/>
    <w:rsid w:val="00554FBF"/>
    <w:rsid w:val="00555582"/>
    <w:rsid w:val="005560AA"/>
    <w:rsid w:val="00557C3E"/>
    <w:rsid w:val="00560C54"/>
    <w:rsid w:val="00560EE2"/>
    <w:rsid w:val="00562CF3"/>
    <w:rsid w:val="005644D6"/>
    <w:rsid w:val="00564F5D"/>
    <w:rsid w:val="005652D8"/>
    <w:rsid w:val="00565C5A"/>
    <w:rsid w:val="0056607E"/>
    <w:rsid w:val="0056660A"/>
    <w:rsid w:val="00567944"/>
    <w:rsid w:val="00570283"/>
    <w:rsid w:val="00570429"/>
    <w:rsid w:val="00570433"/>
    <w:rsid w:val="0057171F"/>
    <w:rsid w:val="00571756"/>
    <w:rsid w:val="00572275"/>
    <w:rsid w:val="0057269B"/>
    <w:rsid w:val="00572CD6"/>
    <w:rsid w:val="00572EA0"/>
    <w:rsid w:val="005760D7"/>
    <w:rsid w:val="005765A9"/>
    <w:rsid w:val="00581856"/>
    <w:rsid w:val="00581EC4"/>
    <w:rsid w:val="00582860"/>
    <w:rsid w:val="0058405F"/>
    <w:rsid w:val="00584FD6"/>
    <w:rsid w:val="00586371"/>
    <w:rsid w:val="005863C7"/>
    <w:rsid w:val="00586CCE"/>
    <w:rsid w:val="00586DBE"/>
    <w:rsid w:val="00587864"/>
    <w:rsid w:val="0059082D"/>
    <w:rsid w:val="0059255C"/>
    <w:rsid w:val="0059261D"/>
    <w:rsid w:val="00592E18"/>
    <w:rsid w:val="0059424A"/>
    <w:rsid w:val="00594E2A"/>
    <w:rsid w:val="00595677"/>
    <w:rsid w:val="0059569F"/>
    <w:rsid w:val="00595982"/>
    <w:rsid w:val="005963B4"/>
    <w:rsid w:val="005972C0"/>
    <w:rsid w:val="00597C79"/>
    <w:rsid w:val="005A0127"/>
    <w:rsid w:val="005A01C1"/>
    <w:rsid w:val="005A0274"/>
    <w:rsid w:val="005A0401"/>
    <w:rsid w:val="005A2040"/>
    <w:rsid w:val="005A358F"/>
    <w:rsid w:val="005A3CD0"/>
    <w:rsid w:val="005A415E"/>
    <w:rsid w:val="005A49E9"/>
    <w:rsid w:val="005B11D1"/>
    <w:rsid w:val="005B171A"/>
    <w:rsid w:val="005B1812"/>
    <w:rsid w:val="005B2BD6"/>
    <w:rsid w:val="005B2C97"/>
    <w:rsid w:val="005B3E8E"/>
    <w:rsid w:val="005B4527"/>
    <w:rsid w:val="005B47E6"/>
    <w:rsid w:val="005B5A36"/>
    <w:rsid w:val="005C0434"/>
    <w:rsid w:val="005C0FE2"/>
    <w:rsid w:val="005C2228"/>
    <w:rsid w:val="005C2292"/>
    <w:rsid w:val="005C4E7E"/>
    <w:rsid w:val="005C5EA3"/>
    <w:rsid w:val="005C60EF"/>
    <w:rsid w:val="005D0234"/>
    <w:rsid w:val="005D05A0"/>
    <w:rsid w:val="005D1828"/>
    <w:rsid w:val="005D3185"/>
    <w:rsid w:val="005D36DF"/>
    <w:rsid w:val="005D460B"/>
    <w:rsid w:val="005D485B"/>
    <w:rsid w:val="005D6042"/>
    <w:rsid w:val="005D63A9"/>
    <w:rsid w:val="005D664B"/>
    <w:rsid w:val="005D6909"/>
    <w:rsid w:val="005E05DD"/>
    <w:rsid w:val="005E0CBB"/>
    <w:rsid w:val="005E0CEC"/>
    <w:rsid w:val="005E2F1E"/>
    <w:rsid w:val="005E33D2"/>
    <w:rsid w:val="005E4816"/>
    <w:rsid w:val="005E515D"/>
    <w:rsid w:val="005F04C6"/>
    <w:rsid w:val="005F1860"/>
    <w:rsid w:val="005F25CA"/>
    <w:rsid w:val="005F3976"/>
    <w:rsid w:val="005F3E40"/>
    <w:rsid w:val="005F4342"/>
    <w:rsid w:val="005F56DC"/>
    <w:rsid w:val="005F6A5C"/>
    <w:rsid w:val="005F6C11"/>
    <w:rsid w:val="005F7B27"/>
    <w:rsid w:val="00603330"/>
    <w:rsid w:val="006055CC"/>
    <w:rsid w:val="00605C7C"/>
    <w:rsid w:val="00606019"/>
    <w:rsid w:val="00607E79"/>
    <w:rsid w:val="00610D6A"/>
    <w:rsid w:val="006111C8"/>
    <w:rsid w:val="006111F7"/>
    <w:rsid w:val="00611622"/>
    <w:rsid w:val="006125C5"/>
    <w:rsid w:val="00613FB1"/>
    <w:rsid w:val="00614903"/>
    <w:rsid w:val="006155EF"/>
    <w:rsid w:val="00615E23"/>
    <w:rsid w:val="00616545"/>
    <w:rsid w:val="0061757F"/>
    <w:rsid w:val="00617C53"/>
    <w:rsid w:val="00621993"/>
    <w:rsid w:val="0062268B"/>
    <w:rsid w:val="00622AF3"/>
    <w:rsid w:val="00623B83"/>
    <w:rsid w:val="006244BA"/>
    <w:rsid w:val="00624D2F"/>
    <w:rsid w:val="00625BAC"/>
    <w:rsid w:val="00626223"/>
    <w:rsid w:val="00626441"/>
    <w:rsid w:val="00626D76"/>
    <w:rsid w:val="006275D8"/>
    <w:rsid w:val="00627F5A"/>
    <w:rsid w:val="00631221"/>
    <w:rsid w:val="0063124F"/>
    <w:rsid w:val="0063129F"/>
    <w:rsid w:val="006318B2"/>
    <w:rsid w:val="00632826"/>
    <w:rsid w:val="00633C2D"/>
    <w:rsid w:val="006343C0"/>
    <w:rsid w:val="00636C4C"/>
    <w:rsid w:val="006372E7"/>
    <w:rsid w:val="0064077A"/>
    <w:rsid w:val="006410F1"/>
    <w:rsid w:val="00641440"/>
    <w:rsid w:val="00641D40"/>
    <w:rsid w:val="006425F0"/>
    <w:rsid w:val="0064370A"/>
    <w:rsid w:val="00643C3C"/>
    <w:rsid w:val="006441FE"/>
    <w:rsid w:val="00644F7F"/>
    <w:rsid w:val="006451B7"/>
    <w:rsid w:val="00645821"/>
    <w:rsid w:val="006458CE"/>
    <w:rsid w:val="006458F0"/>
    <w:rsid w:val="00645963"/>
    <w:rsid w:val="00645FD9"/>
    <w:rsid w:val="00646FF5"/>
    <w:rsid w:val="0064714B"/>
    <w:rsid w:val="00647E96"/>
    <w:rsid w:val="00651CBB"/>
    <w:rsid w:val="006528D3"/>
    <w:rsid w:val="00654262"/>
    <w:rsid w:val="00654316"/>
    <w:rsid w:val="00654C3A"/>
    <w:rsid w:val="00654C7A"/>
    <w:rsid w:val="00655258"/>
    <w:rsid w:val="00656077"/>
    <w:rsid w:val="00656154"/>
    <w:rsid w:val="0065774C"/>
    <w:rsid w:val="00660092"/>
    <w:rsid w:val="0066019B"/>
    <w:rsid w:val="0066078D"/>
    <w:rsid w:val="00661239"/>
    <w:rsid w:val="00661740"/>
    <w:rsid w:val="00661D92"/>
    <w:rsid w:val="00661E5E"/>
    <w:rsid w:val="00662049"/>
    <w:rsid w:val="00663043"/>
    <w:rsid w:val="0066307A"/>
    <w:rsid w:val="00664BED"/>
    <w:rsid w:val="00664C2D"/>
    <w:rsid w:val="00665D7B"/>
    <w:rsid w:val="00670137"/>
    <w:rsid w:val="0067026C"/>
    <w:rsid w:val="00670407"/>
    <w:rsid w:val="00670598"/>
    <w:rsid w:val="0067062B"/>
    <w:rsid w:val="0067128C"/>
    <w:rsid w:val="006713F9"/>
    <w:rsid w:val="00672131"/>
    <w:rsid w:val="00672544"/>
    <w:rsid w:val="00672C29"/>
    <w:rsid w:val="0067362A"/>
    <w:rsid w:val="00674B3F"/>
    <w:rsid w:val="00674B5E"/>
    <w:rsid w:val="00675FB3"/>
    <w:rsid w:val="00676790"/>
    <w:rsid w:val="00680E0F"/>
    <w:rsid w:val="006821E5"/>
    <w:rsid w:val="00682816"/>
    <w:rsid w:val="006831FF"/>
    <w:rsid w:val="00684FAE"/>
    <w:rsid w:val="006868A5"/>
    <w:rsid w:val="00686A0C"/>
    <w:rsid w:val="006923FB"/>
    <w:rsid w:val="0069267D"/>
    <w:rsid w:val="0069481F"/>
    <w:rsid w:val="00694C9B"/>
    <w:rsid w:val="00694F6B"/>
    <w:rsid w:val="00695B38"/>
    <w:rsid w:val="00696922"/>
    <w:rsid w:val="00697106"/>
    <w:rsid w:val="0069743F"/>
    <w:rsid w:val="006A0C4C"/>
    <w:rsid w:val="006A1243"/>
    <w:rsid w:val="006A13EB"/>
    <w:rsid w:val="006A22DF"/>
    <w:rsid w:val="006A23C3"/>
    <w:rsid w:val="006A3720"/>
    <w:rsid w:val="006A3C62"/>
    <w:rsid w:val="006A5D82"/>
    <w:rsid w:val="006A6F36"/>
    <w:rsid w:val="006A72A9"/>
    <w:rsid w:val="006A7F23"/>
    <w:rsid w:val="006B08DF"/>
    <w:rsid w:val="006B2677"/>
    <w:rsid w:val="006B277B"/>
    <w:rsid w:val="006B28B0"/>
    <w:rsid w:val="006B3139"/>
    <w:rsid w:val="006B491B"/>
    <w:rsid w:val="006B4A9C"/>
    <w:rsid w:val="006B5D07"/>
    <w:rsid w:val="006B5F89"/>
    <w:rsid w:val="006B6215"/>
    <w:rsid w:val="006C1455"/>
    <w:rsid w:val="006C22BE"/>
    <w:rsid w:val="006C2FF9"/>
    <w:rsid w:val="006C44DA"/>
    <w:rsid w:val="006C499D"/>
    <w:rsid w:val="006C5522"/>
    <w:rsid w:val="006C6696"/>
    <w:rsid w:val="006D02A1"/>
    <w:rsid w:val="006D02FE"/>
    <w:rsid w:val="006D07D3"/>
    <w:rsid w:val="006D084C"/>
    <w:rsid w:val="006D0AB0"/>
    <w:rsid w:val="006D2D85"/>
    <w:rsid w:val="006D3B40"/>
    <w:rsid w:val="006D3D2E"/>
    <w:rsid w:val="006D3F64"/>
    <w:rsid w:val="006D50FA"/>
    <w:rsid w:val="006D5B8E"/>
    <w:rsid w:val="006D6666"/>
    <w:rsid w:val="006D6B85"/>
    <w:rsid w:val="006E0643"/>
    <w:rsid w:val="006E0713"/>
    <w:rsid w:val="006E15D6"/>
    <w:rsid w:val="006E1E61"/>
    <w:rsid w:val="006E28AB"/>
    <w:rsid w:val="006E2AD5"/>
    <w:rsid w:val="006E2FB3"/>
    <w:rsid w:val="006E36EB"/>
    <w:rsid w:val="006E3847"/>
    <w:rsid w:val="006E4A15"/>
    <w:rsid w:val="006E5B1E"/>
    <w:rsid w:val="006E65A6"/>
    <w:rsid w:val="006E696A"/>
    <w:rsid w:val="006E6F07"/>
    <w:rsid w:val="006E7CE2"/>
    <w:rsid w:val="006F044E"/>
    <w:rsid w:val="006F0B9B"/>
    <w:rsid w:val="006F0BCF"/>
    <w:rsid w:val="006F130A"/>
    <w:rsid w:val="006F1A84"/>
    <w:rsid w:val="006F2759"/>
    <w:rsid w:val="006F2A7D"/>
    <w:rsid w:val="006F39A4"/>
    <w:rsid w:val="006F40EB"/>
    <w:rsid w:val="006F44A9"/>
    <w:rsid w:val="006F47B5"/>
    <w:rsid w:val="006F5D6C"/>
    <w:rsid w:val="006F5E7A"/>
    <w:rsid w:val="006F6998"/>
    <w:rsid w:val="006F6999"/>
    <w:rsid w:val="006F70C5"/>
    <w:rsid w:val="006F7909"/>
    <w:rsid w:val="0070160C"/>
    <w:rsid w:val="00702467"/>
    <w:rsid w:val="00702A81"/>
    <w:rsid w:val="00702B58"/>
    <w:rsid w:val="00703BEE"/>
    <w:rsid w:val="00704353"/>
    <w:rsid w:val="00707C24"/>
    <w:rsid w:val="0071054F"/>
    <w:rsid w:val="00711603"/>
    <w:rsid w:val="0071167F"/>
    <w:rsid w:val="00712DFA"/>
    <w:rsid w:val="00714285"/>
    <w:rsid w:val="0071443C"/>
    <w:rsid w:val="00714BB6"/>
    <w:rsid w:val="00715C34"/>
    <w:rsid w:val="007165E9"/>
    <w:rsid w:val="0071728A"/>
    <w:rsid w:val="00717576"/>
    <w:rsid w:val="00717C73"/>
    <w:rsid w:val="00720470"/>
    <w:rsid w:val="007205C6"/>
    <w:rsid w:val="0072099B"/>
    <w:rsid w:val="00721778"/>
    <w:rsid w:val="0072184B"/>
    <w:rsid w:val="0072214A"/>
    <w:rsid w:val="0072296C"/>
    <w:rsid w:val="00722AC4"/>
    <w:rsid w:val="00723480"/>
    <w:rsid w:val="0072362A"/>
    <w:rsid w:val="00723682"/>
    <w:rsid w:val="00724259"/>
    <w:rsid w:val="0072447B"/>
    <w:rsid w:val="007254D6"/>
    <w:rsid w:val="00726467"/>
    <w:rsid w:val="00727ACF"/>
    <w:rsid w:val="007305FD"/>
    <w:rsid w:val="00730FAE"/>
    <w:rsid w:val="00734C11"/>
    <w:rsid w:val="00734D77"/>
    <w:rsid w:val="0073599F"/>
    <w:rsid w:val="0073680E"/>
    <w:rsid w:val="007369A7"/>
    <w:rsid w:val="0074107C"/>
    <w:rsid w:val="00741F38"/>
    <w:rsid w:val="00742AB7"/>
    <w:rsid w:val="00743542"/>
    <w:rsid w:val="007440EA"/>
    <w:rsid w:val="0074446B"/>
    <w:rsid w:val="007452F5"/>
    <w:rsid w:val="00745746"/>
    <w:rsid w:val="007458BD"/>
    <w:rsid w:val="00745D27"/>
    <w:rsid w:val="00746A7A"/>
    <w:rsid w:val="0074704A"/>
    <w:rsid w:val="007501AE"/>
    <w:rsid w:val="00750B77"/>
    <w:rsid w:val="007528DB"/>
    <w:rsid w:val="0075360B"/>
    <w:rsid w:val="00753AC7"/>
    <w:rsid w:val="00753C8A"/>
    <w:rsid w:val="00755F5F"/>
    <w:rsid w:val="00756477"/>
    <w:rsid w:val="0075651B"/>
    <w:rsid w:val="00756899"/>
    <w:rsid w:val="00757C5E"/>
    <w:rsid w:val="00760D57"/>
    <w:rsid w:val="00761446"/>
    <w:rsid w:val="00762095"/>
    <w:rsid w:val="007635D4"/>
    <w:rsid w:val="00763A6F"/>
    <w:rsid w:val="00763AF4"/>
    <w:rsid w:val="00763CA3"/>
    <w:rsid w:val="00764F7C"/>
    <w:rsid w:val="00765B81"/>
    <w:rsid w:val="00766409"/>
    <w:rsid w:val="00770FE4"/>
    <w:rsid w:val="00772265"/>
    <w:rsid w:val="007742BF"/>
    <w:rsid w:val="0077432A"/>
    <w:rsid w:val="00774776"/>
    <w:rsid w:val="00775EC2"/>
    <w:rsid w:val="00775F7E"/>
    <w:rsid w:val="007763EF"/>
    <w:rsid w:val="00776C19"/>
    <w:rsid w:val="00777951"/>
    <w:rsid w:val="00780420"/>
    <w:rsid w:val="007806E5"/>
    <w:rsid w:val="007813A7"/>
    <w:rsid w:val="00781650"/>
    <w:rsid w:val="007824F6"/>
    <w:rsid w:val="00783CC4"/>
    <w:rsid w:val="0078445B"/>
    <w:rsid w:val="00784896"/>
    <w:rsid w:val="007850F4"/>
    <w:rsid w:val="00790A58"/>
    <w:rsid w:val="00790C7D"/>
    <w:rsid w:val="00790F5E"/>
    <w:rsid w:val="00794FE8"/>
    <w:rsid w:val="0079569E"/>
    <w:rsid w:val="0079790D"/>
    <w:rsid w:val="00797BCD"/>
    <w:rsid w:val="00797C8C"/>
    <w:rsid w:val="007A049E"/>
    <w:rsid w:val="007A0672"/>
    <w:rsid w:val="007A0FC8"/>
    <w:rsid w:val="007A16F6"/>
    <w:rsid w:val="007A31E9"/>
    <w:rsid w:val="007A332D"/>
    <w:rsid w:val="007A35CB"/>
    <w:rsid w:val="007A443E"/>
    <w:rsid w:val="007A4BBA"/>
    <w:rsid w:val="007A52DE"/>
    <w:rsid w:val="007A6C9A"/>
    <w:rsid w:val="007A6E55"/>
    <w:rsid w:val="007A76AF"/>
    <w:rsid w:val="007A7E40"/>
    <w:rsid w:val="007B05E1"/>
    <w:rsid w:val="007B100C"/>
    <w:rsid w:val="007B177B"/>
    <w:rsid w:val="007B1ABC"/>
    <w:rsid w:val="007B1FD9"/>
    <w:rsid w:val="007B232D"/>
    <w:rsid w:val="007B3124"/>
    <w:rsid w:val="007B4567"/>
    <w:rsid w:val="007B4E38"/>
    <w:rsid w:val="007B52DF"/>
    <w:rsid w:val="007B548D"/>
    <w:rsid w:val="007B768C"/>
    <w:rsid w:val="007C2A4D"/>
    <w:rsid w:val="007C39B3"/>
    <w:rsid w:val="007C3E41"/>
    <w:rsid w:val="007C47CF"/>
    <w:rsid w:val="007C47DA"/>
    <w:rsid w:val="007C4BB0"/>
    <w:rsid w:val="007C4C8E"/>
    <w:rsid w:val="007C580A"/>
    <w:rsid w:val="007C5A36"/>
    <w:rsid w:val="007C5CB9"/>
    <w:rsid w:val="007C6BAD"/>
    <w:rsid w:val="007C6E37"/>
    <w:rsid w:val="007C701A"/>
    <w:rsid w:val="007C74D7"/>
    <w:rsid w:val="007C771D"/>
    <w:rsid w:val="007C787C"/>
    <w:rsid w:val="007C7A4E"/>
    <w:rsid w:val="007D0464"/>
    <w:rsid w:val="007D0784"/>
    <w:rsid w:val="007D0888"/>
    <w:rsid w:val="007D0A4F"/>
    <w:rsid w:val="007D1A43"/>
    <w:rsid w:val="007D1E20"/>
    <w:rsid w:val="007D4843"/>
    <w:rsid w:val="007D5709"/>
    <w:rsid w:val="007D6036"/>
    <w:rsid w:val="007D65A3"/>
    <w:rsid w:val="007D7B4D"/>
    <w:rsid w:val="007E0A56"/>
    <w:rsid w:val="007E17D3"/>
    <w:rsid w:val="007E1965"/>
    <w:rsid w:val="007E24E5"/>
    <w:rsid w:val="007E314A"/>
    <w:rsid w:val="007E4F6F"/>
    <w:rsid w:val="007E57A2"/>
    <w:rsid w:val="007E7C0A"/>
    <w:rsid w:val="007F0791"/>
    <w:rsid w:val="007F0AED"/>
    <w:rsid w:val="007F0F73"/>
    <w:rsid w:val="007F15FB"/>
    <w:rsid w:val="007F1D31"/>
    <w:rsid w:val="007F2D69"/>
    <w:rsid w:val="007F3E09"/>
    <w:rsid w:val="007F3ED0"/>
    <w:rsid w:val="007F477B"/>
    <w:rsid w:val="007F5422"/>
    <w:rsid w:val="007F6EEA"/>
    <w:rsid w:val="00800D1F"/>
    <w:rsid w:val="00800F27"/>
    <w:rsid w:val="00801686"/>
    <w:rsid w:val="00803B9A"/>
    <w:rsid w:val="008040F9"/>
    <w:rsid w:val="00805930"/>
    <w:rsid w:val="00806314"/>
    <w:rsid w:val="00807B98"/>
    <w:rsid w:val="00810A19"/>
    <w:rsid w:val="00810AC7"/>
    <w:rsid w:val="00812017"/>
    <w:rsid w:val="00812C3E"/>
    <w:rsid w:val="008136BC"/>
    <w:rsid w:val="00814893"/>
    <w:rsid w:val="0081507E"/>
    <w:rsid w:val="00817389"/>
    <w:rsid w:val="0081772F"/>
    <w:rsid w:val="008177B6"/>
    <w:rsid w:val="00820C62"/>
    <w:rsid w:val="008212BB"/>
    <w:rsid w:val="008212D3"/>
    <w:rsid w:val="00822E5B"/>
    <w:rsid w:val="00822F16"/>
    <w:rsid w:val="0082333D"/>
    <w:rsid w:val="0082338A"/>
    <w:rsid w:val="008254ED"/>
    <w:rsid w:val="00825D11"/>
    <w:rsid w:val="00826D5E"/>
    <w:rsid w:val="008301E4"/>
    <w:rsid w:val="00830DB0"/>
    <w:rsid w:val="00831136"/>
    <w:rsid w:val="00832D0B"/>
    <w:rsid w:val="00833527"/>
    <w:rsid w:val="00833A15"/>
    <w:rsid w:val="0083460C"/>
    <w:rsid w:val="00835184"/>
    <w:rsid w:val="008400D4"/>
    <w:rsid w:val="008407DD"/>
    <w:rsid w:val="008408BC"/>
    <w:rsid w:val="00841522"/>
    <w:rsid w:val="008417CA"/>
    <w:rsid w:val="00844761"/>
    <w:rsid w:val="00844C32"/>
    <w:rsid w:val="00844F1C"/>
    <w:rsid w:val="0084726E"/>
    <w:rsid w:val="008473B8"/>
    <w:rsid w:val="00847890"/>
    <w:rsid w:val="00850017"/>
    <w:rsid w:val="008503D1"/>
    <w:rsid w:val="00850575"/>
    <w:rsid w:val="00850AEF"/>
    <w:rsid w:val="008515AC"/>
    <w:rsid w:val="00855073"/>
    <w:rsid w:val="0085562E"/>
    <w:rsid w:val="0085674A"/>
    <w:rsid w:val="00857036"/>
    <w:rsid w:val="00857257"/>
    <w:rsid w:val="008576DB"/>
    <w:rsid w:val="008607D6"/>
    <w:rsid w:val="0086095D"/>
    <w:rsid w:val="00861586"/>
    <w:rsid w:val="00861ABF"/>
    <w:rsid w:val="0086308D"/>
    <w:rsid w:val="00863850"/>
    <w:rsid w:val="00863B85"/>
    <w:rsid w:val="00863BBC"/>
    <w:rsid w:val="00863ECB"/>
    <w:rsid w:val="00863ED9"/>
    <w:rsid w:val="00864561"/>
    <w:rsid w:val="00867519"/>
    <w:rsid w:val="00867951"/>
    <w:rsid w:val="008679F3"/>
    <w:rsid w:val="008700AD"/>
    <w:rsid w:val="00870F29"/>
    <w:rsid w:val="008713E0"/>
    <w:rsid w:val="00872C49"/>
    <w:rsid w:val="00873807"/>
    <w:rsid w:val="00873850"/>
    <w:rsid w:val="00874031"/>
    <w:rsid w:val="008744D0"/>
    <w:rsid w:val="008744DD"/>
    <w:rsid w:val="008748F3"/>
    <w:rsid w:val="008754D4"/>
    <w:rsid w:val="0087791A"/>
    <w:rsid w:val="0088017C"/>
    <w:rsid w:val="00880606"/>
    <w:rsid w:val="00880DF6"/>
    <w:rsid w:val="008810BD"/>
    <w:rsid w:val="00881BDA"/>
    <w:rsid w:val="00883139"/>
    <w:rsid w:val="00883853"/>
    <w:rsid w:val="00883F08"/>
    <w:rsid w:val="00885F2E"/>
    <w:rsid w:val="008862B0"/>
    <w:rsid w:val="008872EF"/>
    <w:rsid w:val="0088754D"/>
    <w:rsid w:val="00891194"/>
    <w:rsid w:val="00892D43"/>
    <w:rsid w:val="00892F05"/>
    <w:rsid w:val="0089442E"/>
    <w:rsid w:val="00894E74"/>
    <w:rsid w:val="008957C1"/>
    <w:rsid w:val="00896221"/>
    <w:rsid w:val="008966A3"/>
    <w:rsid w:val="00897327"/>
    <w:rsid w:val="00897DC4"/>
    <w:rsid w:val="008A0606"/>
    <w:rsid w:val="008A12E5"/>
    <w:rsid w:val="008A14BF"/>
    <w:rsid w:val="008A38DE"/>
    <w:rsid w:val="008A3B78"/>
    <w:rsid w:val="008A4B93"/>
    <w:rsid w:val="008A54C0"/>
    <w:rsid w:val="008A57D6"/>
    <w:rsid w:val="008A6B80"/>
    <w:rsid w:val="008A778E"/>
    <w:rsid w:val="008B0EC3"/>
    <w:rsid w:val="008B2A8B"/>
    <w:rsid w:val="008B2BD2"/>
    <w:rsid w:val="008B3461"/>
    <w:rsid w:val="008B5566"/>
    <w:rsid w:val="008B570E"/>
    <w:rsid w:val="008B5B28"/>
    <w:rsid w:val="008B79B5"/>
    <w:rsid w:val="008C0DDE"/>
    <w:rsid w:val="008C20A9"/>
    <w:rsid w:val="008C289C"/>
    <w:rsid w:val="008C2DAB"/>
    <w:rsid w:val="008C32A4"/>
    <w:rsid w:val="008C3D04"/>
    <w:rsid w:val="008C48F5"/>
    <w:rsid w:val="008C6236"/>
    <w:rsid w:val="008C626A"/>
    <w:rsid w:val="008D2594"/>
    <w:rsid w:val="008D552F"/>
    <w:rsid w:val="008D5AA7"/>
    <w:rsid w:val="008D66A4"/>
    <w:rsid w:val="008D6BF0"/>
    <w:rsid w:val="008D7C6E"/>
    <w:rsid w:val="008E0B1B"/>
    <w:rsid w:val="008E1359"/>
    <w:rsid w:val="008E161B"/>
    <w:rsid w:val="008E22F8"/>
    <w:rsid w:val="008E31A2"/>
    <w:rsid w:val="008E326A"/>
    <w:rsid w:val="008E347B"/>
    <w:rsid w:val="008E4D28"/>
    <w:rsid w:val="008E67B0"/>
    <w:rsid w:val="008E6A38"/>
    <w:rsid w:val="008E6D7F"/>
    <w:rsid w:val="008F0A81"/>
    <w:rsid w:val="008F28A3"/>
    <w:rsid w:val="008F4719"/>
    <w:rsid w:val="008F4F76"/>
    <w:rsid w:val="008F5CAE"/>
    <w:rsid w:val="008F7FBA"/>
    <w:rsid w:val="009000D5"/>
    <w:rsid w:val="00900868"/>
    <w:rsid w:val="009017CB"/>
    <w:rsid w:val="00901991"/>
    <w:rsid w:val="0090267C"/>
    <w:rsid w:val="009030E5"/>
    <w:rsid w:val="00904A9A"/>
    <w:rsid w:val="00904BBD"/>
    <w:rsid w:val="00904EE3"/>
    <w:rsid w:val="009053B7"/>
    <w:rsid w:val="00905458"/>
    <w:rsid w:val="00906081"/>
    <w:rsid w:val="00907A20"/>
    <w:rsid w:val="00911DEC"/>
    <w:rsid w:val="0091232E"/>
    <w:rsid w:val="009125CE"/>
    <w:rsid w:val="009130AB"/>
    <w:rsid w:val="0091430D"/>
    <w:rsid w:val="00914938"/>
    <w:rsid w:val="00914BA2"/>
    <w:rsid w:val="0091577C"/>
    <w:rsid w:val="00915D52"/>
    <w:rsid w:val="009161B6"/>
    <w:rsid w:val="00916F12"/>
    <w:rsid w:val="00917FE3"/>
    <w:rsid w:val="009216F8"/>
    <w:rsid w:val="00922CF1"/>
    <w:rsid w:val="00922DD9"/>
    <w:rsid w:val="00922F11"/>
    <w:rsid w:val="00923093"/>
    <w:rsid w:val="00924D97"/>
    <w:rsid w:val="0092536B"/>
    <w:rsid w:val="00926CEE"/>
    <w:rsid w:val="00927923"/>
    <w:rsid w:val="009300B5"/>
    <w:rsid w:val="00930C42"/>
    <w:rsid w:val="0093122B"/>
    <w:rsid w:val="009324FC"/>
    <w:rsid w:val="00933A1E"/>
    <w:rsid w:val="00933C19"/>
    <w:rsid w:val="00934393"/>
    <w:rsid w:val="0093485B"/>
    <w:rsid w:val="00935D0D"/>
    <w:rsid w:val="0093604B"/>
    <w:rsid w:val="00936717"/>
    <w:rsid w:val="00936B5E"/>
    <w:rsid w:val="009371F2"/>
    <w:rsid w:val="00937C06"/>
    <w:rsid w:val="009439C6"/>
    <w:rsid w:val="00944387"/>
    <w:rsid w:val="00945041"/>
    <w:rsid w:val="00945740"/>
    <w:rsid w:val="00945D27"/>
    <w:rsid w:val="009462CA"/>
    <w:rsid w:val="00947CD7"/>
    <w:rsid w:val="00950017"/>
    <w:rsid w:val="009504F6"/>
    <w:rsid w:val="00951974"/>
    <w:rsid w:val="0095295A"/>
    <w:rsid w:val="0095441B"/>
    <w:rsid w:val="009550C9"/>
    <w:rsid w:val="00955171"/>
    <w:rsid w:val="009551F6"/>
    <w:rsid w:val="00957FA6"/>
    <w:rsid w:val="009609E2"/>
    <w:rsid w:val="00960DF2"/>
    <w:rsid w:val="00961FA3"/>
    <w:rsid w:val="0096328D"/>
    <w:rsid w:val="00963AFC"/>
    <w:rsid w:val="0096490B"/>
    <w:rsid w:val="00964AA8"/>
    <w:rsid w:val="00966033"/>
    <w:rsid w:val="00966046"/>
    <w:rsid w:val="009661C0"/>
    <w:rsid w:val="009671EB"/>
    <w:rsid w:val="00967242"/>
    <w:rsid w:val="0096740E"/>
    <w:rsid w:val="00967642"/>
    <w:rsid w:val="00967E88"/>
    <w:rsid w:val="0097172B"/>
    <w:rsid w:val="00971CED"/>
    <w:rsid w:val="00972792"/>
    <w:rsid w:val="009727FB"/>
    <w:rsid w:val="00972A8B"/>
    <w:rsid w:val="009738F7"/>
    <w:rsid w:val="0097448C"/>
    <w:rsid w:val="0097594E"/>
    <w:rsid w:val="009811D8"/>
    <w:rsid w:val="009835E6"/>
    <w:rsid w:val="00985403"/>
    <w:rsid w:val="00985528"/>
    <w:rsid w:val="00986B64"/>
    <w:rsid w:val="00986DC2"/>
    <w:rsid w:val="0098771B"/>
    <w:rsid w:val="009901F7"/>
    <w:rsid w:val="00990F58"/>
    <w:rsid w:val="0099124D"/>
    <w:rsid w:val="00991AC8"/>
    <w:rsid w:val="0099276D"/>
    <w:rsid w:val="009928EB"/>
    <w:rsid w:val="00993212"/>
    <w:rsid w:val="009932E5"/>
    <w:rsid w:val="00993630"/>
    <w:rsid w:val="00993E59"/>
    <w:rsid w:val="00994D91"/>
    <w:rsid w:val="00995791"/>
    <w:rsid w:val="00995840"/>
    <w:rsid w:val="009962AF"/>
    <w:rsid w:val="009962EF"/>
    <w:rsid w:val="00997E6B"/>
    <w:rsid w:val="009A04D6"/>
    <w:rsid w:val="009A08AA"/>
    <w:rsid w:val="009A1532"/>
    <w:rsid w:val="009A1909"/>
    <w:rsid w:val="009A1F04"/>
    <w:rsid w:val="009A256D"/>
    <w:rsid w:val="009A32A7"/>
    <w:rsid w:val="009A33F3"/>
    <w:rsid w:val="009A34E7"/>
    <w:rsid w:val="009A6A26"/>
    <w:rsid w:val="009A6A4B"/>
    <w:rsid w:val="009A7B47"/>
    <w:rsid w:val="009A7D24"/>
    <w:rsid w:val="009B03BA"/>
    <w:rsid w:val="009B0752"/>
    <w:rsid w:val="009B07BD"/>
    <w:rsid w:val="009B1514"/>
    <w:rsid w:val="009B3381"/>
    <w:rsid w:val="009B3D35"/>
    <w:rsid w:val="009B4BA8"/>
    <w:rsid w:val="009B54FB"/>
    <w:rsid w:val="009B5641"/>
    <w:rsid w:val="009B6651"/>
    <w:rsid w:val="009B6953"/>
    <w:rsid w:val="009B6EE0"/>
    <w:rsid w:val="009B7C9E"/>
    <w:rsid w:val="009C0710"/>
    <w:rsid w:val="009C08F6"/>
    <w:rsid w:val="009C0C98"/>
    <w:rsid w:val="009C14AE"/>
    <w:rsid w:val="009C2E08"/>
    <w:rsid w:val="009C34E1"/>
    <w:rsid w:val="009C3697"/>
    <w:rsid w:val="009C45D5"/>
    <w:rsid w:val="009C4691"/>
    <w:rsid w:val="009C4CFC"/>
    <w:rsid w:val="009C5310"/>
    <w:rsid w:val="009C58E6"/>
    <w:rsid w:val="009C72EE"/>
    <w:rsid w:val="009C739E"/>
    <w:rsid w:val="009C7553"/>
    <w:rsid w:val="009C7C80"/>
    <w:rsid w:val="009C7CFD"/>
    <w:rsid w:val="009D0D2F"/>
    <w:rsid w:val="009D14B4"/>
    <w:rsid w:val="009D1C3A"/>
    <w:rsid w:val="009D2027"/>
    <w:rsid w:val="009D2186"/>
    <w:rsid w:val="009D29A5"/>
    <w:rsid w:val="009D2A57"/>
    <w:rsid w:val="009D2C52"/>
    <w:rsid w:val="009D3DD7"/>
    <w:rsid w:val="009D3DE5"/>
    <w:rsid w:val="009D4B70"/>
    <w:rsid w:val="009D52B1"/>
    <w:rsid w:val="009D68BE"/>
    <w:rsid w:val="009D7012"/>
    <w:rsid w:val="009D77A2"/>
    <w:rsid w:val="009D79EF"/>
    <w:rsid w:val="009E09D0"/>
    <w:rsid w:val="009E0F33"/>
    <w:rsid w:val="009E193B"/>
    <w:rsid w:val="009E2562"/>
    <w:rsid w:val="009E2FF2"/>
    <w:rsid w:val="009E4D19"/>
    <w:rsid w:val="009E543D"/>
    <w:rsid w:val="009E5577"/>
    <w:rsid w:val="009E6AF4"/>
    <w:rsid w:val="009F0CD5"/>
    <w:rsid w:val="009F1149"/>
    <w:rsid w:val="009F1F3E"/>
    <w:rsid w:val="009F3115"/>
    <w:rsid w:val="009F4044"/>
    <w:rsid w:val="009F6CBB"/>
    <w:rsid w:val="009F6FBD"/>
    <w:rsid w:val="009F75D4"/>
    <w:rsid w:val="009F7BA1"/>
    <w:rsid w:val="00A00638"/>
    <w:rsid w:val="00A00BED"/>
    <w:rsid w:val="00A0116F"/>
    <w:rsid w:val="00A01483"/>
    <w:rsid w:val="00A01A2F"/>
    <w:rsid w:val="00A034E9"/>
    <w:rsid w:val="00A05099"/>
    <w:rsid w:val="00A0567C"/>
    <w:rsid w:val="00A05E57"/>
    <w:rsid w:val="00A065B0"/>
    <w:rsid w:val="00A066EA"/>
    <w:rsid w:val="00A07B57"/>
    <w:rsid w:val="00A100EB"/>
    <w:rsid w:val="00A10482"/>
    <w:rsid w:val="00A1172F"/>
    <w:rsid w:val="00A11ADC"/>
    <w:rsid w:val="00A11E79"/>
    <w:rsid w:val="00A1265F"/>
    <w:rsid w:val="00A14BA1"/>
    <w:rsid w:val="00A1706A"/>
    <w:rsid w:val="00A171CA"/>
    <w:rsid w:val="00A17B2B"/>
    <w:rsid w:val="00A17DE8"/>
    <w:rsid w:val="00A20748"/>
    <w:rsid w:val="00A20D6D"/>
    <w:rsid w:val="00A20D92"/>
    <w:rsid w:val="00A225FD"/>
    <w:rsid w:val="00A2264C"/>
    <w:rsid w:val="00A231BF"/>
    <w:rsid w:val="00A2353F"/>
    <w:rsid w:val="00A24B35"/>
    <w:rsid w:val="00A252C8"/>
    <w:rsid w:val="00A258D9"/>
    <w:rsid w:val="00A263A5"/>
    <w:rsid w:val="00A27286"/>
    <w:rsid w:val="00A3020A"/>
    <w:rsid w:val="00A30219"/>
    <w:rsid w:val="00A3132A"/>
    <w:rsid w:val="00A3193D"/>
    <w:rsid w:val="00A31F42"/>
    <w:rsid w:val="00A32076"/>
    <w:rsid w:val="00A34BE7"/>
    <w:rsid w:val="00A35657"/>
    <w:rsid w:val="00A3652C"/>
    <w:rsid w:val="00A3746F"/>
    <w:rsid w:val="00A37950"/>
    <w:rsid w:val="00A40C29"/>
    <w:rsid w:val="00A41B72"/>
    <w:rsid w:val="00A43AAE"/>
    <w:rsid w:val="00A45024"/>
    <w:rsid w:val="00A466F4"/>
    <w:rsid w:val="00A47488"/>
    <w:rsid w:val="00A47D1B"/>
    <w:rsid w:val="00A47E84"/>
    <w:rsid w:val="00A50773"/>
    <w:rsid w:val="00A512E4"/>
    <w:rsid w:val="00A51F8B"/>
    <w:rsid w:val="00A52900"/>
    <w:rsid w:val="00A52D10"/>
    <w:rsid w:val="00A54067"/>
    <w:rsid w:val="00A5554E"/>
    <w:rsid w:val="00A556A7"/>
    <w:rsid w:val="00A556B0"/>
    <w:rsid w:val="00A577BA"/>
    <w:rsid w:val="00A610FF"/>
    <w:rsid w:val="00A61A47"/>
    <w:rsid w:val="00A621AF"/>
    <w:rsid w:val="00A62391"/>
    <w:rsid w:val="00A63970"/>
    <w:rsid w:val="00A64845"/>
    <w:rsid w:val="00A64858"/>
    <w:rsid w:val="00A64915"/>
    <w:rsid w:val="00A65040"/>
    <w:rsid w:val="00A66AE9"/>
    <w:rsid w:val="00A66F08"/>
    <w:rsid w:val="00A6744B"/>
    <w:rsid w:val="00A70431"/>
    <w:rsid w:val="00A708EC"/>
    <w:rsid w:val="00A70E3D"/>
    <w:rsid w:val="00A7100E"/>
    <w:rsid w:val="00A713AC"/>
    <w:rsid w:val="00A72954"/>
    <w:rsid w:val="00A73804"/>
    <w:rsid w:val="00A73A3E"/>
    <w:rsid w:val="00A73EF8"/>
    <w:rsid w:val="00A752A4"/>
    <w:rsid w:val="00A75ABE"/>
    <w:rsid w:val="00A769D1"/>
    <w:rsid w:val="00A76AE2"/>
    <w:rsid w:val="00A76AF8"/>
    <w:rsid w:val="00A76BC9"/>
    <w:rsid w:val="00A76E28"/>
    <w:rsid w:val="00A82169"/>
    <w:rsid w:val="00A84471"/>
    <w:rsid w:val="00A84554"/>
    <w:rsid w:val="00A84D9B"/>
    <w:rsid w:val="00A862A9"/>
    <w:rsid w:val="00A90596"/>
    <w:rsid w:val="00A9065C"/>
    <w:rsid w:val="00A90FB3"/>
    <w:rsid w:val="00A92983"/>
    <w:rsid w:val="00A92B6E"/>
    <w:rsid w:val="00A9393B"/>
    <w:rsid w:val="00A9407A"/>
    <w:rsid w:val="00A94A89"/>
    <w:rsid w:val="00A9557C"/>
    <w:rsid w:val="00A95CBD"/>
    <w:rsid w:val="00A95F48"/>
    <w:rsid w:val="00A95F92"/>
    <w:rsid w:val="00A96172"/>
    <w:rsid w:val="00A96D1C"/>
    <w:rsid w:val="00A973C7"/>
    <w:rsid w:val="00AA0860"/>
    <w:rsid w:val="00AA09AE"/>
    <w:rsid w:val="00AA1E5C"/>
    <w:rsid w:val="00AA1F80"/>
    <w:rsid w:val="00AA2C21"/>
    <w:rsid w:val="00AA3B56"/>
    <w:rsid w:val="00AA4E66"/>
    <w:rsid w:val="00AA5383"/>
    <w:rsid w:val="00AA5A10"/>
    <w:rsid w:val="00AA5A4F"/>
    <w:rsid w:val="00AA7C0E"/>
    <w:rsid w:val="00AB0B59"/>
    <w:rsid w:val="00AB2666"/>
    <w:rsid w:val="00AB2841"/>
    <w:rsid w:val="00AB3AC8"/>
    <w:rsid w:val="00AB3B14"/>
    <w:rsid w:val="00AB3CD9"/>
    <w:rsid w:val="00AB4CC3"/>
    <w:rsid w:val="00AB5504"/>
    <w:rsid w:val="00AB7207"/>
    <w:rsid w:val="00AC038D"/>
    <w:rsid w:val="00AC2404"/>
    <w:rsid w:val="00AC250A"/>
    <w:rsid w:val="00AC3D5B"/>
    <w:rsid w:val="00AC4284"/>
    <w:rsid w:val="00AC48E4"/>
    <w:rsid w:val="00AC5599"/>
    <w:rsid w:val="00AC5A93"/>
    <w:rsid w:val="00AC5B8E"/>
    <w:rsid w:val="00AC5BD1"/>
    <w:rsid w:val="00AC6736"/>
    <w:rsid w:val="00AC6999"/>
    <w:rsid w:val="00AC6EBA"/>
    <w:rsid w:val="00AC7496"/>
    <w:rsid w:val="00AC7B91"/>
    <w:rsid w:val="00AC7DEF"/>
    <w:rsid w:val="00AD0401"/>
    <w:rsid w:val="00AD163C"/>
    <w:rsid w:val="00AD170E"/>
    <w:rsid w:val="00AD2521"/>
    <w:rsid w:val="00AD2ACA"/>
    <w:rsid w:val="00AD2E38"/>
    <w:rsid w:val="00AD56CA"/>
    <w:rsid w:val="00AD5840"/>
    <w:rsid w:val="00AD6B79"/>
    <w:rsid w:val="00AD6C2A"/>
    <w:rsid w:val="00AD76D8"/>
    <w:rsid w:val="00AD7944"/>
    <w:rsid w:val="00AD7D87"/>
    <w:rsid w:val="00AE0197"/>
    <w:rsid w:val="00AE043B"/>
    <w:rsid w:val="00AE1306"/>
    <w:rsid w:val="00AE1DC2"/>
    <w:rsid w:val="00AE2445"/>
    <w:rsid w:val="00AE2576"/>
    <w:rsid w:val="00AE39C2"/>
    <w:rsid w:val="00AE42CA"/>
    <w:rsid w:val="00AE4392"/>
    <w:rsid w:val="00AE567A"/>
    <w:rsid w:val="00AE5709"/>
    <w:rsid w:val="00AE6256"/>
    <w:rsid w:val="00AE7D67"/>
    <w:rsid w:val="00AF07C3"/>
    <w:rsid w:val="00AF1C41"/>
    <w:rsid w:val="00AF2A5F"/>
    <w:rsid w:val="00AF3CCF"/>
    <w:rsid w:val="00AF525B"/>
    <w:rsid w:val="00AF5309"/>
    <w:rsid w:val="00AF6145"/>
    <w:rsid w:val="00AF6241"/>
    <w:rsid w:val="00AF6749"/>
    <w:rsid w:val="00AF6B37"/>
    <w:rsid w:val="00AF7D3B"/>
    <w:rsid w:val="00B010DF"/>
    <w:rsid w:val="00B01291"/>
    <w:rsid w:val="00B018E1"/>
    <w:rsid w:val="00B01FE1"/>
    <w:rsid w:val="00B0218D"/>
    <w:rsid w:val="00B02769"/>
    <w:rsid w:val="00B0448E"/>
    <w:rsid w:val="00B04BAC"/>
    <w:rsid w:val="00B05347"/>
    <w:rsid w:val="00B058AE"/>
    <w:rsid w:val="00B05CE3"/>
    <w:rsid w:val="00B06197"/>
    <w:rsid w:val="00B071B8"/>
    <w:rsid w:val="00B07211"/>
    <w:rsid w:val="00B077FF"/>
    <w:rsid w:val="00B1173E"/>
    <w:rsid w:val="00B12B8F"/>
    <w:rsid w:val="00B12FDF"/>
    <w:rsid w:val="00B13B4C"/>
    <w:rsid w:val="00B1412D"/>
    <w:rsid w:val="00B15E0E"/>
    <w:rsid w:val="00B1659B"/>
    <w:rsid w:val="00B16A2C"/>
    <w:rsid w:val="00B175BC"/>
    <w:rsid w:val="00B17B33"/>
    <w:rsid w:val="00B17C20"/>
    <w:rsid w:val="00B202F3"/>
    <w:rsid w:val="00B204A5"/>
    <w:rsid w:val="00B204F5"/>
    <w:rsid w:val="00B209FD"/>
    <w:rsid w:val="00B229B7"/>
    <w:rsid w:val="00B2378D"/>
    <w:rsid w:val="00B3048C"/>
    <w:rsid w:val="00B3087B"/>
    <w:rsid w:val="00B31E72"/>
    <w:rsid w:val="00B32430"/>
    <w:rsid w:val="00B325E0"/>
    <w:rsid w:val="00B33123"/>
    <w:rsid w:val="00B33134"/>
    <w:rsid w:val="00B33901"/>
    <w:rsid w:val="00B35394"/>
    <w:rsid w:val="00B35857"/>
    <w:rsid w:val="00B37375"/>
    <w:rsid w:val="00B40270"/>
    <w:rsid w:val="00B40335"/>
    <w:rsid w:val="00B40AE5"/>
    <w:rsid w:val="00B41263"/>
    <w:rsid w:val="00B41582"/>
    <w:rsid w:val="00B41859"/>
    <w:rsid w:val="00B4252D"/>
    <w:rsid w:val="00B425B7"/>
    <w:rsid w:val="00B43426"/>
    <w:rsid w:val="00B4376A"/>
    <w:rsid w:val="00B438DF"/>
    <w:rsid w:val="00B4482A"/>
    <w:rsid w:val="00B44F96"/>
    <w:rsid w:val="00B45283"/>
    <w:rsid w:val="00B455FC"/>
    <w:rsid w:val="00B45692"/>
    <w:rsid w:val="00B46461"/>
    <w:rsid w:val="00B47986"/>
    <w:rsid w:val="00B47D82"/>
    <w:rsid w:val="00B500CC"/>
    <w:rsid w:val="00B51979"/>
    <w:rsid w:val="00B51C3F"/>
    <w:rsid w:val="00B52202"/>
    <w:rsid w:val="00B561E7"/>
    <w:rsid w:val="00B56974"/>
    <w:rsid w:val="00B579F8"/>
    <w:rsid w:val="00B57B83"/>
    <w:rsid w:val="00B604F7"/>
    <w:rsid w:val="00B60919"/>
    <w:rsid w:val="00B61937"/>
    <w:rsid w:val="00B62FF3"/>
    <w:rsid w:val="00B6305D"/>
    <w:rsid w:val="00B63434"/>
    <w:rsid w:val="00B63654"/>
    <w:rsid w:val="00B6394C"/>
    <w:rsid w:val="00B63A26"/>
    <w:rsid w:val="00B643B2"/>
    <w:rsid w:val="00B652B6"/>
    <w:rsid w:val="00B65309"/>
    <w:rsid w:val="00B66009"/>
    <w:rsid w:val="00B6780B"/>
    <w:rsid w:val="00B67A56"/>
    <w:rsid w:val="00B706A1"/>
    <w:rsid w:val="00B7116A"/>
    <w:rsid w:val="00B720A5"/>
    <w:rsid w:val="00B72C76"/>
    <w:rsid w:val="00B72D5C"/>
    <w:rsid w:val="00B739D7"/>
    <w:rsid w:val="00B73AEF"/>
    <w:rsid w:val="00B7423C"/>
    <w:rsid w:val="00B749C5"/>
    <w:rsid w:val="00B75559"/>
    <w:rsid w:val="00B75ACB"/>
    <w:rsid w:val="00B767DC"/>
    <w:rsid w:val="00B777E1"/>
    <w:rsid w:val="00B80375"/>
    <w:rsid w:val="00B81629"/>
    <w:rsid w:val="00B81F72"/>
    <w:rsid w:val="00B847F2"/>
    <w:rsid w:val="00B8513F"/>
    <w:rsid w:val="00B85F0C"/>
    <w:rsid w:val="00B86B86"/>
    <w:rsid w:val="00B86DBF"/>
    <w:rsid w:val="00B87C01"/>
    <w:rsid w:val="00B87F8F"/>
    <w:rsid w:val="00B90933"/>
    <w:rsid w:val="00B91A10"/>
    <w:rsid w:val="00B92677"/>
    <w:rsid w:val="00B940A5"/>
    <w:rsid w:val="00B95911"/>
    <w:rsid w:val="00B95BC1"/>
    <w:rsid w:val="00B9634F"/>
    <w:rsid w:val="00BA0856"/>
    <w:rsid w:val="00BA10CC"/>
    <w:rsid w:val="00BA19EC"/>
    <w:rsid w:val="00BA19F9"/>
    <w:rsid w:val="00BA1D8F"/>
    <w:rsid w:val="00BA2359"/>
    <w:rsid w:val="00BA2760"/>
    <w:rsid w:val="00BA2CFF"/>
    <w:rsid w:val="00BA3266"/>
    <w:rsid w:val="00BA33EC"/>
    <w:rsid w:val="00BA4AEC"/>
    <w:rsid w:val="00BA52AD"/>
    <w:rsid w:val="00BA5B84"/>
    <w:rsid w:val="00BA5D92"/>
    <w:rsid w:val="00BA689A"/>
    <w:rsid w:val="00BA6F36"/>
    <w:rsid w:val="00BA73C4"/>
    <w:rsid w:val="00BA7FA8"/>
    <w:rsid w:val="00BB04BC"/>
    <w:rsid w:val="00BB0C96"/>
    <w:rsid w:val="00BB0EC4"/>
    <w:rsid w:val="00BB18CE"/>
    <w:rsid w:val="00BB346A"/>
    <w:rsid w:val="00BB3A6F"/>
    <w:rsid w:val="00BB3C51"/>
    <w:rsid w:val="00BB5506"/>
    <w:rsid w:val="00BB5D4F"/>
    <w:rsid w:val="00BB6989"/>
    <w:rsid w:val="00BC0405"/>
    <w:rsid w:val="00BC0B83"/>
    <w:rsid w:val="00BC0EA3"/>
    <w:rsid w:val="00BC1316"/>
    <w:rsid w:val="00BC194E"/>
    <w:rsid w:val="00BC20F7"/>
    <w:rsid w:val="00BC2E91"/>
    <w:rsid w:val="00BC34D0"/>
    <w:rsid w:val="00BC34D9"/>
    <w:rsid w:val="00BC35D3"/>
    <w:rsid w:val="00BC40E4"/>
    <w:rsid w:val="00BC47C8"/>
    <w:rsid w:val="00BC4E78"/>
    <w:rsid w:val="00BC7342"/>
    <w:rsid w:val="00BC742F"/>
    <w:rsid w:val="00BC7EF9"/>
    <w:rsid w:val="00BD017E"/>
    <w:rsid w:val="00BD31BF"/>
    <w:rsid w:val="00BD33AE"/>
    <w:rsid w:val="00BD4011"/>
    <w:rsid w:val="00BD515F"/>
    <w:rsid w:val="00BD53D2"/>
    <w:rsid w:val="00BD6425"/>
    <w:rsid w:val="00BD74D2"/>
    <w:rsid w:val="00BE02EF"/>
    <w:rsid w:val="00BE04CC"/>
    <w:rsid w:val="00BE3147"/>
    <w:rsid w:val="00BE34C6"/>
    <w:rsid w:val="00BE3C03"/>
    <w:rsid w:val="00BE689F"/>
    <w:rsid w:val="00BE71B3"/>
    <w:rsid w:val="00BE771D"/>
    <w:rsid w:val="00BF0092"/>
    <w:rsid w:val="00BF0118"/>
    <w:rsid w:val="00BF0D35"/>
    <w:rsid w:val="00BF0E6D"/>
    <w:rsid w:val="00BF1495"/>
    <w:rsid w:val="00BF508B"/>
    <w:rsid w:val="00BF5D84"/>
    <w:rsid w:val="00BF6464"/>
    <w:rsid w:val="00C008F0"/>
    <w:rsid w:val="00C01032"/>
    <w:rsid w:val="00C0178B"/>
    <w:rsid w:val="00C01E3A"/>
    <w:rsid w:val="00C023EF"/>
    <w:rsid w:val="00C02904"/>
    <w:rsid w:val="00C02A5D"/>
    <w:rsid w:val="00C03463"/>
    <w:rsid w:val="00C03868"/>
    <w:rsid w:val="00C0598B"/>
    <w:rsid w:val="00C05BCB"/>
    <w:rsid w:val="00C063EA"/>
    <w:rsid w:val="00C063FD"/>
    <w:rsid w:val="00C075F6"/>
    <w:rsid w:val="00C077C8"/>
    <w:rsid w:val="00C11132"/>
    <w:rsid w:val="00C119BB"/>
    <w:rsid w:val="00C119F3"/>
    <w:rsid w:val="00C129B1"/>
    <w:rsid w:val="00C12F07"/>
    <w:rsid w:val="00C13568"/>
    <w:rsid w:val="00C1356C"/>
    <w:rsid w:val="00C13B7B"/>
    <w:rsid w:val="00C13CA1"/>
    <w:rsid w:val="00C14552"/>
    <w:rsid w:val="00C17E45"/>
    <w:rsid w:val="00C20ECE"/>
    <w:rsid w:val="00C21A19"/>
    <w:rsid w:val="00C222BC"/>
    <w:rsid w:val="00C22A0A"/>
    <w:rsid w:val="00C22C68"/>
    <w:rsid w:val="00C2323D"/>
    <w:rsid w:val="00C2342A"/>
    <w:rsid w:val="00C23A97"/>
    <w:rsid w:val="00C2454B"/>
    <w:rsid w:val="00C266EF"/>
    <w:rsid w:val="00C27617"/>
    <w:rsid w:val="00C27E8B"/>
    <w:rsid w:val="00C329C8"/>
    <w:rsid w:val="00C32BAB"/>
    <w:rsid w:val="00C335A7"/>
    <w:rsid w:val="00C33788"/>
    <w:rsid w:val="00C357C0"/>
    <w:rsid w:val="00C362FA"/>
    <w:rsid w:val="00C36A85"/>
    <w:rsid w:val="00C36D46"/>
    <w:rsid w:val="00C36D81"/>
    <w:rsid w:val="00C37A13"/>
    <w:rsid w:val="00C40ACD"/>
    <w:rsid w:val="00C40D4A"/>
    <w:rsid w:val="00C41819"/>
    <w:rsid w:val="00C41863"/>
    <w:rsid w:val="00C41C1A"/>
    <w:rsid w:val="00C427A1"/>
    <w:rsid w:val="00C43C8B"/>
    <w:rsid w:val="00C441CD"/>
    <w:rsid w:val="00C45475"/>
    <w:rsid w:val="00C459A4"/>
    <w:rsid w:val="00C45D81"/>
    <w:rsid w:val="00C47FAC"/>
    <w:rsid w:val="00C51263"/>
    <w:rsid w:val="00C51DF6"/>
    <w:rsid w:val="00C522E4"/>
    <w:rsid w:val="00C52B0D"/>
    <w:rsid w:val="00C55CEC"/>
    <w:rsid w:val="00C55E4E"/>
    <w:rsid w:val="00C56569"/>
    <w:rsid w:val="00C56718"/>
    <w:rsid w:val="00C57A9F"/>
    <w:rsid w:val="00C57B07"/>
    <w:rsid w:val="00C57B2E"/>
    <w:rsid w:val="00C57DA4"/>
    <w:rsid w:val="00C605C0"/>
    <w:rsid w:val="00C60F9D"/>
    <w:rsid w:val="00C60FEF"/>
    <w:rsid w:val="00C61BA9"/>
    <w:rsid w:val="00C62063"/>
    <w:rsid w:val="00C626F7"/>
    <w:rsid w:val="00C632B4"/>
    <w:rsid w:val="00C63CA1"/>
    <w:rsid w:val="00C63CBA"/>
    <w:rsid w:val="00C641D2"/>
    <w:rsid w:val="00C65EDE"/>
    <w:rsid w:val="00C66B5D"/>
    <w:rsid w:val="00C67F33"/>
    <w:rsid w:val="00C70229"/>
    <w:rsid w:val="00C714B4"/>
    <w:rsid w:val="00C715A9"/>
    <w:rsid w:val="00C723D8"/>
    <w:rsid w:val="00C728AC"/>
    <w:rsid w:val="00C72B52"/>
    <w:rsid w:val="00C73358"/>
    <w:rsid w:val="00C73ECF"/>
    <w:rsid w:val="00C73FF7"/>
    <w:rsid w:val="00C742E5"/>
    <w:rsid w:val="00C7682F"/>
    <w:rsid w:val="00C77250"/>
    <w:rsid w:val="00C773CD"/>
    <w:rsid w:val="00C7755B"/>
    <w:rsid w:val="00C807BF"/>
    <w:rsid w:val="00C8129E"/>
    <w:rsid w:val="00C813BD"/>
    <w:rsid w:val="00C8205A"/>
    <w:rsid w:val="00C8216E"/>
    <w:rsid w:val="00C83681"/>
    <w:rsid w:val="00C84E1C"/>
    <w:rsid w:val="00C85825"/>
    <w:rsid w:val="00C875C2"/>
    <w:rsid w:val="00C87C89"/>
    <w:rsid w:val="00C902CC"/>
    <w:rsid w:val="00C911B6"/>
    <w:rsid w:val="00C91A18"/>
    <w:rsid w:val="00C930B2"/>
    <w:rsid w:val="00C9341C"/>
    <w:rsid w:val="00C95042"/>
    <w:rsid w:val="00C9561A"/>
    <w:rsid w:val="00C96B83"/>
    <w:rsid w:val="00C96FDE"/>
    <w:rsid w:val="00C9793B"/>
    <w:rsid w:val="00CA2926"/>
    <w:rsid w:val="00CA2E49"/>
    <w:rsid w:val="00CA3360"/>
    <w:rsid w:val="00CA3471"/>
    <w:rsid w:val="00CA3A2A"/>
    <w:rsid w:val="00CA4A4E"/>
    <w:rsid w:val="00CA4B15"/>
    <w:rsid w:val="00CA5EB8"/>
    <w:rsid w:val="00CA6D21"/>
    <w:rsid w:val="00CA7E51"/>
    <w:rsid w:val="00CB01EA"/>
    <w:rsid w:val="00CB05B1"/>
    <w:rsid w:val="00CB24E7"/>
    <w:rsid w:val="00CB24F8"/>
    <w:rsid w:val="00CB3584"/>
    <w:rsid w:val="00CB4719"/>
    <w:rsid w:val="00CB49E4"/>
    <w:rsid w:val="00CB58C3"/>
    <w:rsid w:val="00CB61C8"/>
    <w:rsid w:val="00CB68C2"/>
    <w:rsid w:val="00CB72A5"/>
    <w:rsid w:val="00CB75F7"/>
    <w:rsid w:val="00CB7AB4"/>
    <w:rsid w:val="00CC02B4"/>
    <w:rsid w:val="00CC053A"/>
    <w:rsid w:val="00CC06DC"/>
    <w:rsid w:val="00CC10FE"/>
    <w:rsid w:val="00CC1122"/>
    <w:rsid w:val="00CC1891"/>
    <w:rsid w:val="00CC18CF"/>
    <w:rsid w:val="00CC1927"/>
    <w:rsid w:val="00CC1A66"/>
    <w:rsid w:val="00CC1D78"/>
    <w:rsid w:val="00CC21F8"/>
    <w:rsid w:val="00CC3519"/>
    <w:rsid w:val="00CC4AB8"/>
    <w:rsid w:val="00CC596C"/>
    <w:rsid w:val="00CC77C0"/>
    <w:rsid w:val="00CC7E8C"/>
    <w:rsid w:val="00CD0360"/>
    <w:rsid w:val="00CD0566"/>
    <w:rsid w:val="00CD08DA"/>
    <w:rsid w:val="00CD0C2D"/>
    <w:rsid w:val="00CD213E"/>
    <w:rsid w:val="00CD24C0"/>
    <w:rsid w:val="00CD29F2"/>
    <w:rsid w:val="00CD395E"/>
    <w:rsid w:val="00CD3AC7"/>
    <w:rsid w:val="00CD3F49"/>
    <w:rsid w:val="00CD5ADD"/>
    <w:rsid w:val="00CD7152"/>
    <w:rsid w:val="00CD783B"/>
    <w:rsid w:val="00CE3006"/>
    <w:rsid w:val="00CE5977"/>
    <w:rsid w:val="00CE5B78"/>
    <w:rsid w:val="00CE6092"/>
    <w:rsid w:val="00CF06E5"/>
    <w:rsid w:val="00CF0C56"/>
    <w:rsid w:val="00CF21DD"/>
    <w:rsid w:val="00CF36BA"/>
    <w:rsid w:val="00CF554F"/>
    <w:rsid w:val="00CF58FC"/>
    <w:rsid w:val="00CF67A5"/>
    <w:rsid w:val="00D012A7"/>
    <w:rsid w:val="00D022C5"/>
    <w:rsid w:val="00D02AA3"/>
    <w:rsid w:val="00D02C30"/>
    <w:rsid w:val="00D035CB"/>
    <w:rsid w:val="00D042FF"/>
    <w:rsid w:val="00D05147"/>
    <w:rsid w:val="00D06D07"/>
    <w:rsid w:val="00D075E6"/>
    <w:rsid w:val="00D0775F"/>
    <w:rsid w:val="00D07898"/>
    <w:rsid w:val="00D079F3"/>
    <w:rsid w:val="00D1030C"/>
    <w:rsid w:val="00D10524"/>
    <w:rsid w:val="00D1132A"/>
    <w:rsid w:val="00D121A2"/>
    <w:rsid w:val="00D12920"/>
    <w:rsid w:val="00D12D2B"/>
    <w:rsid w:val="00D13AA2"/>
    <w:rsid w:val="00D14747"/>
    <w:rsid w:val="00D16060"/>
    <w:rsid w:val="00D166A7"/>
    <w:rsid w:val="00D16AA3"/>
    <w:rsid w:val="00D16CF8"/>
    <w:rsid w:val="00D203A1"/>
    <w:rsid w:val="00D20C7D"/>
    <w:rsid w:val="00D20D96"/>
    <w:rsid w:val="00D2355E"/>
    <w:rsid w:val="00D23E0A"/>
    <w:rsid w:val="00D247B8"/>
    <w:rsid w:val="00D251A6"/>
    <w:rsid w:val="00D26124"/>
    <w:rsid w:val="00D26BC4"/>
    <w:rsid w:val="00D30B9D"/>
    <w:rsid w:val="00D311D7"/>
    <w:rsid w:val="00D33A9E"/>
    <w:rsid w:val="00D35736"/>
    <w:rsid w:val="00D36AE2"/>
    <w:rsid w:val="00D36F8C"/>
    <w:rsid w:val="00D41CDA"/>
    <w:rsid w:val="00D423DC"/>
    <w:rsid w:val="00D43E41"/>
    <w:rsid w:val="00D45755"/>
    <w:rsid w:val="00D46441"/>
    <w:rsid w:val="00D468FF"/>
    <w:rsid w:val="00D47A2D"/>
    <w:rsid w:val="00D5149A"/>
    <w:rsid w:val="00D51845"/>
    <w:rsid w:val="00D523B1"/>
    <w:rsid w:val="00D529BC"/>
    <w:rsid w:val="00D536B1"/>
    <w:rsid w:val="00D53CEF"/>
    <w:rsid w:val="00D54531"/>
    <w:rsid w:val="00D5676A"/>
    <w:rsid w:val="00D569BA"/>
    <w:rsid w:val="00D575F4"/>
    <w:rsid w:val="00D60107"/>
    <w:rsid w:val="00D605D7"/>
    <w:rsid w:val="00D6078B"/>
    <w:rsid w:val="00D60B11"/>
    <w:rsid w:val="00D61387"/>
    <w:rsid w:val="00D61AA0"/>
    <w:rsid w:val="00D61B2B"/>
    <w:rsid w:val="00D6214B"/>
    <w:rsid w:val="00D62931"/>
    <w:rsid w:val="00D655DE"/>
    <w:rsid w:val="00D67143"/>
    <w:rsid w:val="00D7090B"/>
    <w:rsid w:val="00D70AB7"/>
    <w:rsid w:val="00D712C4"/>
    <w:rsid w:val="00D7316A"/>
    <w:rsid w:val="00D73FC4"/>
    <w:rsid w:val="00D740C0"/>
    <w:rsid w:val="00D76050"/>
    <w:rsid w:val="00D762A3"/>
    <w:rsid w:val="00D764A7"/>
    <w:rsid w:val="00D7665C"/>
    <w:rsid w:val="00D76665"/>
    <w:rsid w:val="00D77AD8"/>
    <w:rsid w:val="00D811FE"/>
    <w:rsid w:val="00D812D8"/>
    <w:rsid w:val="00D81720"/>
    <w:rsid w:val="00D8265E"/>
    <w:rsid w:val="00D82CD6"/>
    <w:rsid w:val="00D8344F"/>
    <w:rsid w:val="00D83C08"/>
    <w:rsid w:val="00D84D16"/>
    <w:rsid w:val="00D85A6C"/>
    <w:rsid w:val="00D85ADC"/>
    <w:rsid w:val="00D8695A"/>
    <w:rsid w:val="00D873F0"/>
    <w:rsid w:val="00D902EF"/>
    <w:rsid w:val="00D904D6"/>
    <w:rsid w:val="00D911D3"/>
    <w:rsid w:val="00D918E2"/>
    <w:rsid w:val="00D91FC9"/>
    <w:rsid w:val="00D93BAD"/>
    <w:rsid w:val="00D93CC8"/>
    <w:rsid w:val="00D94872"/>
    <w:rsid w:val="00D95081"/>
    <w:rsid w:val="00D9610B"/>
    <w:rsid w:val="00D964D4"/>
    <w:rsid w:val="00D96AB5"/>
    <w:rsid w:val="00D96FAB"/>
    <w:rsid w:val="00D97453"/>
    <w:rsid w:val="00DA073A"/>
    <w:rsid w:val="00DA1430"/>
    <w:rsid w:val="00DA180E"/>
    <w:rsid w:val="00DA1D8D"/>
    <w:rsid w:val="00DA216E"/>
    <w:rsid w:val="00DA379C"/>
    <w:rsid w:val="00DA44B2"/>
    <w:rsid w:val="00DA5C0B"/>
    <w:rsid w:val="00DA724A"/>
    <w:rsid w:val="00DA7A8E"/>
    <w:rsid w:val="00DB0DA9"/>
    <w:rsid w:val="00DB0E66"/>
    <w:rsid w:val="00DB1C10"/>
    <w:rsid w:val="00DB2416"/>
    <w:rsid w:val="00DB2914"/>
    <w:rsid w:val="00DB3A31"/>
    <w:rsid w:val="00DB3A51"/>
    <w:rsid w:val="00DB3E42"/>
    <w:rsid w:val="00DB4D79"/>
    <w:rsid w:val="00DB5810"/>
    <w:rsid w:val="00DB6662"/>
    <w:rsid w:val="00DB77F1"/>
    <w:rsid w:val="00DC098D"/>
    <w:rsid w:val="00DC150A"/>
    <w:rsid w:val="00DC1F82"/>
    <w:rsid w:val="00DC44CC"/>
    <w:rsid w:val="00DC44F9"/>
    <w:rsid w:val="00DC5769"/>
    <w:rsid w:val="00DC5B04"/>
    <w:rsid w:val="00DC69E8"/>
    <w:rsid w:val="00DC7943"/>
    <w:rsid w:val="00DD027E"/>
    <w:rsid w:val="00DD1BF8"/>
    <w:rsid w:val="00DD1E9A"/>
    <w:rsid w:val="00DD2094"/>
    <w:rsid w:val="00DD2202"/>
    <w:rsid w:val="00DD274F"/>
    <w:rsid w:val="00DD3F5E"/>
    <w:rsid w:val="00DD46E3"/>
    <w:rsid w:val="00DD4C67"/>
    <w:rsid w:val="00DD5375"/>
    <w:rsid w:val="00DD5F6C"/>
    <w:rsid w:val="00DD6B68"/>
    <w:rsid w:val="00DE21B6"/>
    <w:rsid w:val="00DE26EF"/>
    <w:rsid w:val="00DE470A"/>
    <w:rsid w:val="00DE5C8E"/>
    <w:rsid w:val="00DE6049"/>
    <w:rsid w:val="00DE74F6"/>
    <w:rsid w:val="00DE78FF"/>
    <w:rsid w:val="00DE7FFE"/>
    <w:rsid w:val="00DF0C2E"/>
    <w:rsid w:val="00DF183E"/>
    <w:rsid w:val="00DF29C3"/>
    <w:rsid w:val="00DF34A1"/>
    <w:rsid w:val="00DF3ACF"/>
    <w:rsid w:val="00DF43CE"/>
    <w:rsid w:val="00DF6A8A"/>
    <w:rsid w:val="00DF6DE0"/>
    <w:rsid w:val="00DF70B8"/>
    <w:rsid w:val="00E01B65"/>
    <w:rsid w:val="00E02C11"/>
    <w:rsid w:val="00E032C2"/>
    <w:rsid w:val="00E03804"/>
    <w:rsid w:val="00E04D9D"/>
    <w:rsid w:val="00E04F86"/>
    <w:rsid w:val="00E05582"/>
    <w:rsid w:val="00E062BD"/>
    <w:rsid w:val="00E06C88"/>
    <w:rsid w:val="00E079E0"/>
    <w:rsid w:val="00E106E1"/>
    <w:rsid w:val="00E10702"/>
    <w:rsid w:val="00E10758"/>
    <w:rsid w:val="00E11899"/>
    <w:rsid w:val="00E11AD7"/>
    <w:rsid w:val="00E11FAA"/>
    <w:rsid w:val="00E1374E"/>
    <w:rsid w:val="00E145CC"/>
    <w:rsid w:val="00E149E8"/>
    <w:rsid w:val="00E151FF"/>
    <w:rsid w:val="00E15DFC"/>
    <w:rsid w:val="00E15E07"/>
    <w:rsid w:val="00E16E6D"/>
    <w:rsid w:val="00E17743"/>
    <w:rsid w:val="00E2022B"/>
    <w:rsid w:val="00E2024D"/>
    <w:rsid w:val="00E20704"/>
    <w:rsid w:val="00E20AFD"/>
    <w:rsid w:val="00E2131D"/>
    <w:rsid w:val="00E2210C"/>
    <w:rsid w:val="00E2222C"/>
    <w:rsid w:val="00E2285E"/>
    <w:rsid w:val="00E22EEF"/>
    <w:rsid w:val="00E233EE"/>
    <w:rsid w:val="00E2458E"/>
    <w:rsid w:val="00E2559A"/>
    <w:rsid w:val="00E255BE"/>
    <w:rsid w:val="00E260B4"/>
    <w:rsid w:val="00E26DD5"/>
    <w:rsid w:val="00E26E8C"/>
    <w:rsid w:val="00E27163"/>
    <w:rsid w:val="00E327BA"/>
    <w:rsid w:val="00E32BF4"/>
    <w:rsid w:val="00E3358F"/>
    <w:rsid w:val="00E3459D"/>
    <w:rsid w:val="00E346A1"/>
    <w:rsid w:val="00E34AE3"/>
    <w:rsid w:val="00E357D8"/>
    <w:rsid w:val="00E35D90"/>
    <w:rsid w:val="00E37836"/>
    <w:rsid w:val="00E37CD9"/>
    <w:rsid w:val="00E4099C"/>
    <w:rsid w:val="00E41E1E"/>
    <w:rsid w:val="00E42D6D"/>
    <w:rsid w:val="00E43C6E"/>
    <w:rsid w:val="00E43D98"/>
    <w:rsid w:val="00E43DCC"/>
    <w:rsid w:val="00E451F1"/>
    <w:rsid w:val="00E458AB"/>
    <w:rsid w:val="00E4713F"/>
    <w:rsid w:val="00E471A6"/>
    <w:rsid w:val="00E47224"/>
    <w:rsid w:val="00E47AD9"/>
    <w:rsid w:val="00E50882"/>
    <w:rsid w:val="00E51E0B"/>
    <w:rsid w:val="00E53047"/>
    <w:rsid w:val="00E5378C"/>
    <w:rsid w:val="00E55DD1"/>
    <w:rsid w:val="00E5773B"/>
    <w:rsid w:val="00E60177"/>
    <w:rsid w:val="00E6270C"/>
    <w:rsid w:val="00E6357B"/>
    <w:rsid w:val="00E63CD2"/>
    <w:rsid w:val="00E6434B"/>
    <w:rsid w:val="00E660BD"/>
    <w:rsid w:val="00E7055E"/>
    <w:rsid w:val="00E71254"/>
    <w:rsid w:val="00E71C92"/>
    <w:rsid w:val="00E731D8"/>
    <w:rsid w:val="00E73C7E"/>
    <w:rsid w:val="00E74876"/>
    <w:rsid w:val="00E7606A"/>
    <w:rsid w:val="00E7631E"/>
    <w:rsid w:val="00E766CE"/>
    <w:rsid w:val="00E769DF"/>
    <w:rsid w:val="00E772C8"/>
    <w:rsid w:val="00E81322"/>
    <w:rsid w:val="00E8263E"/>
    <w:rsid w:val="00E82973"/>
    <w:rsid w:val="00E82F7F"/>
    <w:rsid w:val="00E8373C"/>
    <w:rsid w:val="00E84C19"/>
    <w:rsid w:val="00E85EE8"/>
    <w:rsid w:val="00E86518"/>
    <w:rsid w:val="00E86A87"/>
    <w:rsid w:val="00E870DC"/>
    <w:rsid w:val="00E90B4A"/>
    <w:rsid w:val="00E90D1E"/>
    <w:rsid w:val="00E91176"/>
    <w:rsid w:val="00E9141F"/>
    <w:rsid w:val="00E91897"/>
    <w:rsid w:val="00E92C11"/>
    <w:rsid w:val="00E932AB"/>
    <w:rsid w:val="00E93904"/>
    <w:rsid w:val="00E93A05"/>
    <w:rsid w:val="00E941CF"/>
    <w:rsid w:val="00E94A35"/>
    <w:rsid w:val="00E94FF6"/>
    <w:rsid w:val="00E95193"/>
    <w:rsid w:val="00E959C4"/>
    <w:rsid w:val="00E963DE"/>
    <w:rsid w:val="00E96484"/>
    <w:rsid w:val="00E96C16"/>
    <w:rsid w:val="00E96D46"/>
    <w:rsid w:val="00E97DB4"/>
    <w:rsid w:val="00E97F2F"/>
    <w:rsid w:val="00E97F82"/>
    <w:rsid w:val="00EA06E1"/>
    <w:rsid w:val="00EA2555"/>
    <w:rsid w:val="00EA2660"/>
    <w:rsid w:val="00EA3967"/>
    <w:rsid w:val="00EA5720"/>
    <w:rsid w:val="00EA5CD9"/>
    <w:rsid w:val="00EA5E21"/>
    <w:rsid w:val="00EA67AF"/>
    <w:rsid w:val="00EA718B"/>
    <w:rsid w:val="00EA7995"/>
    <w:rsid w:val="00EB004B"/>
    <w:rsid w:val="00EB0502"/>
    <w:rsid w:val="00EB1613"/>
    <w:rsid w:val="00EB2748"/>
    <w:rsid w:val="00EB2AC8"/>
    <w:rsid w:val="00EB30B1"/>
    <w:rsid w:val="00EB37FA"/>
    <w:rsid w:val="00EB5AEA"/>
    <w:rsid w:val="00EB6EBB"/>
    <w:rsid w:val="00EB7829"/>
    <w:rsid w:val="00EC0C1A"/>
    <w:rsid w:val="00EC0CDD"/>
    <w:rsid w:val="00EC1D89"/>
    <w:rsid w:val="00EC2763"/>
    <w:rsid w:val="00EC2A76"/>
    <w:rsid w:val="00EC2C2E"/>
    <w:rsid w:val="00EC2E60"/>
    <w:rsid w:val="00EC4629"/>
    <w:rsid w:val="00EC7592"/>
    <w:rsid w:val="00EC7B6C"/>
    <w:rsid w:val="00EC7F77"/>
    <w:rsid w:val="00ED0BF2"/>
    <w:rsid w:val="00ED1674"/>
    <w:rsid w:val="00ED234A"/>
    <w:rsid w:val="00ED4399"/>
    <w:rsid w:val="00ED4406"/>
    <w:rsid w:val="00ED53D2"/>
    <w:rsid w:val="00ED5E65"/>
    <w:rsid w:val="00ED78C4"/>
    <w:rsid w:val="00EE0A29"/>
    <w:rsid w:val="00EE15CB"/>
    <w:rsid w:val="00EE231A"/>
    <w:rsid w:val="00EE29D8"/>
    <w:rsid w:val="00EE2F8B"/>
    <w:rsid w:val="00EE3047"/>
    <w:rsid w:val="00EE3736"/>
    <w:rsid w:val="00EE43DD"/>
    <w:rsid w:val="00EE6BA5"/>
    <w:rsid w:val="00EE7892"/>
    <w:rsid w:val="00EF18FD"/>
    <w:rsid w:val="00EF239B"/>
    <w:rsid w:val="00EF2E95"/>
    <w:rsid w:val="00EF425A"/>
    <w:rsid w:val="00EF452F"/>
    <w:rsid w:val="00EF6664"/>
    <w:rsid w:val="00EF6B07"/>
    <w:rsid w:val="00EF7692"/>
    <w:rsid w:val="00F00068"/>
    <w:rsid w:val="00F00D69"/>
    <w:rsid w:val="00F0121A"/>
    <w:rsid w:val="00F01813"/>
    <w:rsid w:val="00F0267A"/>
    <w:rsid w:val="00F02B25"/>
    <w:rsid w:val="00F03419"/>
    <w:rsid w:val="00F03930"/>
    <w:rsid w:val="00F03B6C"/>
    <w:rsid w:val="00F04FD3"/>
    <w:rsid w:val="00F06D4F"/>
    <w:rsid w:val="00F0700C"/>
    <w:rsid w:val="00F07645"/>
    <w:rsid w:val="00F104D9"/>
    <w:rsid w:val="00F10739"/>
    <w:rsid w:val="00F115FF"/>
    <w:rsid w:val="00F11933"/>
    <w:rsid w:val="00F12A04"/>
    <w:rsid w:val="00F12FD4"/>
    <w:rsid w:val="00F14291"/>
    <w:rsid w:val="00F14616"/>
    <w:rsid w:val="00F1521C"/>
    <w:rsid w:val="00F1625E"/>
    <w:rsid w:val="00F16637"/>
    <w:rsid w:val="00F167F8"/>
    <w:rsid w:val="00F16B9A"/>
    <w:rsid w:val="00F17417"/>
    <w:rsid w:val="00F1751D"/>
    <w:rsid w:val="00F17558"/>
    <w:rsid w:val="00F175F4"/>
    <w:rsid w:val="00F177D8"/>
    <w:rsid w:val="00F20086"/>
    <w:rsid w:val="00F205AA"/>
    <w:rsid w:val="00F20E0D"/>
    <w:rsid w:val="00F21342"/>
    <w:rsid w:val="00F22666"/>
    <w:rsid w:val="00F22A0B"/>
    <w:rsid w:val="00F237D7"/>
    <w:rsid w:val="00F24DFB"/>
    <w:rsid w:val="00F2534B"/>
    <w:rsid w:val="00F25406"/>
    <w:rsid w:val="00F25E30"/>
    <w:rsid w:val="00F26189"/>
    <w:rsid w:val="00F26708"/>
    <w:rsid w:val="00F2725E"/>
    <w:rsid w:val="00F308B8"/>
    <w:rsid w:val="00F30AD8"/>
    <w:rsid w:val="00F32A3C"/>
    <w:rsid w:val="00F32F1C"/>
    <w:rsid w:val="00F33236"/>
    <w:rsid w:val="00F3356F"/>
    <w:rsid w:val="00F33949"/>
    <w:rsid w:val="00F367E0"/>
    <w:rsid w:val="00F37B60"/>
    <w:rsid w:val="00F4132C"/>
    <w:rsid w:val="00F4146E"/>
    <w:rsid w:val="00F418E7"/>
    <w:rsid w:val="00F4285F"/>
    <w:rsid w:val="00F42D6D"/>
    <w:rsid w:val="00F43202"/>
    <w:rsid w:val="00F44DC7"/>
    <w:rsid w:val="00F46409"/>
    <w:rsid w:val="00F5039C"/>
    <w:rsid w:val="00F50EE1"/>
    <w:rsid w:val="00F54C08"/>
    <w:rsid w:val="00F55A1F"/>
    <w:rsid w:val="00F57143"/>
    <w:rsid w:val="00F572FC"/>
    <w:rsid w:val="00F57C0E"/>
    <w:rsid w:val="00F6151D"/>
    <w:rsid w:val="00F61C7D"/>
    <w:rsid w:val="00F62563"/>
    <w:rsid w:val="00F63038"/>
    <w:rsid w:val="00F6305B"/>
    <w:rsid w:val="00F638D3"/>
    <w:rsid w:val="00F64ACD"/>
    <w:rsid w:val="00F64C27"/>
    <w:rsid w:val="00F6522E"/>
    <w:rsid w:val="00F659D4"/>
    <w:rsid w:val="00F66965"/>
    <w:rsid w:val="00F67076"/>
    <w:rsid w:val="00F67208"/>
    <w:rsid w:val="00F67527"/>
    <w:rsid w:val="00F67DF4"/>
    <w:rsid w:val="00F708AC"/>
    <w:rsid w:val="00F71B0A"/>
    <w:rsid w:val="00F71E44"/>
    <w:rsid w:val="00F72FBA"/>
    <w:rsid w:val="00F73630"/>
    <w:rsid w:val="00F73790"/>
    <w:rsid w:val="00F73E11"/>
    <w:rsid w:val="00F750BD"/>
    <w:rsid w:val="00F7662F"/>
    <w:rsid w:val="00F7698A"/>
    <w:rsid w:val="00F801B4"/>
    <w:rsid w:val="00F8054F"/>
    <w:rsid w:val="00F80BE8"/>
    <w:rsid w:val="00F81E16"/>
    <w:rsid w:val="00F82285"/>
    <w:rsid w:val="00F84702"/>
    <w:rsid w:val="00F84FD9"/>
    <w:rsid w:val="00F850D9"/>
    <w:rsid w:val="00F8650C"/>
    <w:rsid w:val="00F868A6"/>
    <w:rsid w:val="00F90198"/>
    <w:rsid w:val="00F90A84"/>
    <w:rsid w:val="00F92CB4"/>
    <w:rsid w:val="00F93229"/>
    <w:rsid w:val="00F93420"/>
    <w:rsid w:val="00F94640"/>
    <w:rsid w:val="00F95B90"/>
    <w:rsid w:val="00F96753"/>
    <w:rsid w:val="00F96CC3"/>
    <w:rsid w:val="00FA2F57"/>
    <w:rsid w:val="00FA4DBE"/>
    <w:rsid w:val="00FA4F2E"/>
    <w:rsid w:val="00FA67E3"/>
    <w:rsid w:val="00FA703C"/>
    <w:rsid w:val="00FA718A"/>
    <w:rsid w:val="00FB0CC6"/>
    <w:rsid w:val="00FB1555"/>
    <w:rsid w:val="00FB1B69"/>
    <w:rsid w:val="00FB1F81"/>
    <w:rsid w:val="00FB22F8"/>
    <w:rsid w:val="00FB4697"/>
    <w:rsid w:val="00FB4F24"/>
    <w:rsid w:val="00FB51E7"/>
    <w:rsid w:val="00FB52A1"/>
    <w:rsid w:val="00FB63E7"/>
    <w:rsid w:val="00FB669F"/>
    <w:rsid w:val="00FB691C"/>
    <w:rsid w:val="00FB6D21"/>
    <w:rsid w:val="00FB78F3"/>
    <w:rsid w:val="00FC2257"/>
    <w:rsid w:val="00FC26AC"/>
    <w:rsid w:val="00FC26BD"/>
    <w:rsid w:val="00FC3795"/>
    <w:rsid w:val="00FC37B8"/>
    <w:rsid w:val="00FC4178"/>
    <w:rsid w:val="00FC492F"/>
    <w:rsid w:val="00FC4BB4"/>
    <w:rsid w:val="00FC4F75"/>
    <w:rsid w:val="00FC4FBC"/>
    <w:rsid w:val="00FC5EAB"/>
    <w:rsid w:val="00FC6A94"/>
    <w:rsid w:val="00FC6CCA"/>
    <w:rsid w:val="00FC7492"/>
    <w:rsid w:val="00FC7DF2"/>
    <w:rsid w:val="00FD1FD2"/>
    <w:rsid w:val="00FD2796"/>
    <w:rsid w:val="00FD2B37"/>
    <w:rsid w:val="00FD2E29"/>
    <w:rsid w:val="00FD3038"/>
    <w:rsid w:val="00FD425D"/>
    <w:rsid w:val="00FD4C8B"/>
    <w:rsid w:val="00FD7EAF"/>
    <w:rsid w:val="00FD7EBD"/>
    <w:rsid w:val="00FE17AB"/>
    <w:rsid w:val="00FE19FF"/>
    <w:rsid w:val="00FE1EB5"/>
    <w:rsid w:val="00FE23E9"/>
    <w:rsid w:val="00FE35CE"/>
    <w:rsid w:val="00FE36CF"/>
    <w:rsid w:val="00FE3745"/>
    <w:rsid w:val="00FE46C9"/>
    <w:rsid w:val="00FE5714"/>
    <w:rsid w:val="00FE6025"/>
    <w:rsid w:val="00FE6BA3"/>
    <w:rsid w:val="00FE7BE9"/>
    <w:rsid w:val="00FE7E7D"/>
    <w:rsid w:val="00FF03DC"/>
    <w:rsid w:val="00FF0430"/>
    <w:rsid w:val="00FF3C86"/>
    <w:rsid w:val="00FF3DE7"/>
    <w:rsid w:val="00FF44C6"/>
    <w:rsid w:val="00FF4896"/>
    <w:rsid w:val="00FF4AA0"/>
    <w:rsid w:val="00FF4DA0"/>
    <w:rsid w:val="00FF5453"/>
    <w:rsid w:val="00FF55C4"/>
    <w:rsid w:val="00FF5B09"/>
    <w:rsid w:val="00FF68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80A32C9"/>
  <w15:docId w15:val="{F88FA9DE-92B9-4EEF-86EE-011916F80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uiPriority="99"/>
    <w:lsdException w:name="Date" w:semiHidden="1" w:uiPriority="99"/>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semiHidden="1" w:uiPriority="9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semiHidden="1" w:uiPriority="21" w:qFormat="1"/>
    <w:lsdException w:name="Subtle Reference" w:uiPriority="31" w:qFormat="1"/>
    <w:lsdException w:name="Intense Reference" w:semiHidden="1"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semiHidden/>
    <w:qFormat/>
    <w:rsid w:val="00CF36BA"/>
    <w:rPr>
      <w:szCs w:val="24"/>
    </w:rPr>
  </w:style>
  <w:style w:type="paragraph" w:styleId="Heading1">
    <w:name w:val="heading 1"/>
    <w:aliases w:val="AHeading1"/>
    <w:basedOn w:val="Normal"/>
    <w:next w:val="Normal"/>
    <w:link w:val="Heading1Char"/>
    <w:qFormat/>
    <w:rsid w:val="00FE17AB"/>
    <w:pPr>
      <w:keepNext/>
      <w:pBdr>
        <w:top w:val="single" w:sz="18" w:space="1" w:color="auto"/>
      </w:pBdr>
      <w:spacing w:before="480" w:after="60"/>
      <w:outlineLvl w:val="0"/>
    </w:pPr>
    <w:rPr>
      <w:rFonts w:ascii="HelveticaNeueLT Std" w:hAnsi="HelveticaNeueLT Std" w:cs="Arial"/>
      <w:b/>
      <w:bCs/>
      <w:kern w:val="32"/>
      <w:sz w:val="26"/>
      <w:szCs w:val="32"/>
    </w:rPr>
  </w:style>
  <w:style w:type="paragraph" w:styleId="Heading2">
    <w:name w:val="heading 2"/>
    <w:aliases w:val="AHeading2"/>
    <w:basedOn w:val="Normal"/>
    <w:next w:val="Normal"/>
    <w:link w:val="Heading2Char"/>
    <w:qFormat/>
    <w:rsid w:val="008F4F76"/>
    <w:pPr>
      <w:keepNext/>
      <w:numPr>
        <w:ilvl w:val="1"/>
      </w:numPr>
      <w:pBdr>
        <w:top w:val="single" w:sz="8" w:space="1" w:color="auto"/>
      </w:pBdr>
      <w:spacing w:before="120" w:after="60"/>
      <w:ind w:left="360"/>
      <w:outlineLvl w:val="1"/>
    </w:pPr>
    <w:rPr>
      <w:rFonts w:ascii="HelveticaNeueLT Std" w:hAnsi="HelveticaNeueLT Std" w:cs="Arial"/>
      <w:b/>
      <w:bCs/>
      <w:iCs/>
      <w:sz w:val="24"/>
    </w:rPr>
  </w:style>
  <w:style w:type="paragraph" w:styleId="Heading3">
    <w:name w:val="heading 3"/>
    <w:aliases w:val="AHeading3"/>
    <w:next w:val="Normal"/>
    <w:link w:val="Heading3Char"/>
    <w:qFormat/>
    <w:rsid w:val="00D655DE"/>
    <w:pPr>
      <w:keepNext/>
      <w:spacing w:before="240" w:after="60"/>
      <w:ind w:left="360"/>
      <w:outlineLvl w:val="2"/>
    </w:pPr>
    <w:rPr>
      <w:rFonts w:ascii="HelveticaNeueLT Std" w:hAnsi="HelveticaNeueLT Std"/>
      <w:b/>
      <w:bCs/>
      <w:sz w:val="22"/>
      <w:szCs w:val="22"/>
    </w:rPr>
  </w:style>
  <w:style w:type="paragraph" w:styleId="Heading4">
    <w:name w:val="heading 4"/>
    <w:aliases w:val="AHeading4"/>
    <w:next w:val="Normal"/>
    <w:link w:val="Heading4Char"/>
    <w:qFormat/>
    <w:rsid w:val="00D655DE"/>
    <w:pPr>
      <w:keepNext/>
      <w:spacing w:before="240" w:after="60"/>
      <w:ind w:left="360"/>
      <w:outlineLvl w:val="3"/>
    </w:pPr>
    <w:rPr>
      <w:rFonts w:ascii="HelveticaNeueLT Std" w:hAnsi="HelveticaNeueLT Std"/>
      <w:b/>
      <w:bCs/>
      <w:szCs w:val="22"/>
    </w:rPr>
  </w:style>
  <w:style w:type="paragraph" w:styleId="Heading5">
    <w:name w:val="heading 5"/>
    <w:aliases w:val="AHeading5,AHeading 5"/>
    <w:basedOn w:val="Normal"/>
    <w:next w:val="Normal"/>
    <w:link w:val="Heading5Char"/>
    <w:semiHidden/>
    <w:qFormat/>
    <w:rsid w:val="00A556A7"/>
    <w:pPr>
      <w:numPr>
        <w:ilvl w:val="4"/>
        <w:numId w:val="1"/>
      </w:numPr>
      <w:spacing w:before="240" w:after="60"/>
      <w:ind w:left="360"/>
      <w:outlineLvl w:val="4"/>
    </w:pPr>
    <w:rPr>
      <w:b/>
      <w:bCs/>
      <w:i/>
      <w:iCs/>
      <w:sz w:val="22"/>
      <w:szCs w:val="26"/>
    </w:rPr>
  </w:style>
  <w:style w:type="paragraph" w:styleId="Heading6">
    <w:name w:val="heading 6"/>
    <w:aliases w:val="AHeading6,AHeading 6"/>
    <w:basedOn w:val="Normal"/>
    <w:next w:val="Normal"/>
    <w:link w:val="Heading6Char"/>
    <w:semiHidden/>
    <w:qFormat/>
    <w:rsid w:val="00B1412D"/>
    <w:pPr>
      <w:numPr>
        <w:ilvl w:val="5"/>
        <w:numId w:val="1"/>
      </w:numPr>
      <w:spacing w:before="180" w:after="60"/>
      <w:ind w:left="360"/>
      <w:outlineLvl w:val="5"/>
    </w:pPr>
    <w:rPr>
      <w:b/>
      <w:bCs/>
      <w:szCs w:val="22"/>
    </w:rPr>
  </w:style>
  <w:style w:type="paragraph" w:styleId="Heading7">
    <w:name w:val="heading 7"/>
    <w:aliases w:val="Heading7"/>
    <w:basedOn w:val="Normal"/>
    <w:next w:val="Normal"/>
    <w:link w:val="Heading7Char"/>
    <w:semiHidden/>
    <w:rsid w:val="00721778"/>
    <w:pPr>
      <w:numPr>
        <w:ilvl w:val="6"/>
        <w:numId w:val="1"/>
      </w:numPr>
      <w:spacing w:before="240" w:after="60"/>
      <w:outlineLvl w:val="6"/>
    </w:pPr>
  </w:style>
  <w:style w:type="paragraph" w:styleId="Heading8">
    <w:name w:val="heading 8"/>
    <w:aliases w:val="Heading8"/>
    <w:basedOn w:val="Normal"/>
    <w:next w:val="Normal"/>
    <w:link w:val="Heading8Char"/>
    <w:semiHidden/>
    <w:rsid w:val="00721778"/>
    <w:pPr>
      <w:numPr>
        <w:ilvl w:val="7"/>
        <w:numId w:val="1"/>
      </w:numPr>
      <w:spacing w:before="240" w:after="60"/>
      <w:outlineLvl w:val="7"/>
    </w:pPr>
    <w:rPr>
      <w:i/>
      <w:iCs/>
    </w:rPr>
  </w:style>
  <w:style w:type="paragraph" w:styleId="Heading9">
    <w:name w:val="heading 9"/>
    <w:aliases w:val="Heading9"/>
    <w:basedOn w:val="Normal"/>
    <w:next w:val="Normal"/>
    <w:link w:val="Heading9Char"/>
    <w:semiHidden/>
    <w:rsid w:val="00721778"/>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Heading1 Char"/>
    <w:link w:val="Heading1"/>
    <w:rsid w:val="00FE17AB"/>
    <w:rPr>
      <w:rFonts w:ascii="HelveticaNeueLT Std" w:hAnsi="HelveticaNeueLT Std" w:cs="Arial"/>
      <w:b/>
      <w:bCs/>
      <w:kern w:val="32"/>
      <w:sz w:val="26"/>
      <w:szCs w:val="32"/>
    </w:rPr>
  </w:style>
  <w:style w:type="character" w:customStyle="1" w:styleId="Heading2Char">
    <w:name w:val="Heading 2 Char"/>
    <w:aliases w:val="AHeading2 Char"/>
    <w:link w:val="Heading2"/>
    <w:rsid w:val="008F4F76"/>
    <w:rPr>
      <w:rFonts w:ascii="HelveticaNeueLT Std" w:hAnsi="HelveticaNeueLT Std" w:cs="Arial"/>
      <w:b/>
      <w:bCs/>
      <w:iCs/>
      <w:sz w:val="24"/>
      <w:szCs w:val="24"/>
    </w:rPr>
  </w:style>
  <w:style w:type="character" w:customStyle="1" w:styleId="Heading4Char">
    <w:name w:val="Heading 4 Char"/>
    <w:aliases w:val="AHeading4 Char"/>
    <w:link w:val="Heading4"/>
    <w:rsid w:val="00D655DE"/>
    <w:rPr>
      <w:rFonts w:ascii="HelveticaNeueLT Std" w:hAnsi="HelveticaNeueLT Std"/>
      <w:b/>
      <w:bCs/>
      <w:szCs w:val="22"/>
    </w:rPr>
  </w:style>
  <w:style w:type="paragraph" w:customStyle="1" w:styleId="ABodyCopy">
    <w:name w:val="ABodyCopy"/>
    <w:basedOn w:val="Normal"/>
    <w:link w:val="ABodyCopyChar"/>
    <w:rsid w:val="00926CEE"/>
    <w:pPr>
      <w:spacing w:after="180"/>
      <w:ind w:left="360"/>
    </w:pPr>
    <w:rPr>
      <w:szCs w:val="20"/>
    </w:rPr>
  </w:style>
  <w:style w:type="character" w:customStyle="1" w:styleId="ABodyCopyChar">
    <w:name w:val="ABodyCopy Char"/>
    <w:link w:val="ABodyCopy"/>
    <w:rsid w:val="004C63C4"/>
  </w:style>
  <w:style w:type="paragraph" w:styleId="TOC2">
    <w:name w:val="toc 2"/>
    <w:aliases w:val="ATOC2"/>
    <w:basedOn w:val="Normal"/>
    <w:next w:val="Normal"/>
    <w:uiPriority w:val="39"/>
    <w:rsid w:val="007C2A4D"/>
    <w:pPr>
      <w:tabs>
        <w:tab w:val="right" w:leader="dot" w:pos="9000"/>
        <w:tab w:val="right" w:leader="dot" w:pos="9350"/>
      </w:tabs>
      <w:spacing w:line="220" w:lineRule="exact"/>
      <w:ind w:left="432"/>
    </w:pPr>
    <w:rPr>
      <w:rFonts w:ascii="HelveticaNeueLT Std" w:hAnsi="HelveticaNeueLT Std"/>
      <w:b/>
      <w:noProof/>
      <w:sz w:val="18"/>
    </w:rPr>
  </w:style>
  <w:style w:type="paragraph" w:styleId="BalloonText">
    <w:name w:val="Balloon Text"/>
    <w:basedOn w:val="Normal"/>
    <w:link w:val="BalloonTextChar"/>
    <w:semiHidden/>
    <w:unhideWhenUsed/>
    <w:rsid w:val="00831136"/>
    <w:rPr>
      <w:rFonts w:ascii="Segoe UI" w:hAnsi="Segoe UI" w:cs="Segoe UI"/>
      <w:sz w:val="18"/>
      <w:szCs w:val="18"/>
    </w:rPr>
  </w:style>
  <w:style w:type="paragraph" w:styleId="TOC1">
    <w:name w:val="toc 1"/>
    <w:aliases w:val="ATOC1"/>
    <w:basedOn w:val="Normal"/>
    <w:next w:val="Normal"/>
    <w:link w:val="TOC1Char"/>
    <w:uiPriority w:val="39"/>
    <w:rsid w:val="00582860"/>
    <w:pPr>
      <w:tabs>
        <w:tab w:val="right" w:leader="dot" w:pos="9000"/>
        <w:tab w:val="right" w:leader="dot" w:pos="9350"/>
      </w:tabs>
      <w:spacing w:line="220" w:lineRule="exact"/>
    </w:pPr>
    <w:rPr>
      <w:rFonts w:ascii="HelveticaNeueLT Std Blk" w:hAnsi="HelveticaNeueLT Std Blk"/>
      <w:noProof/>
      <w:sz w:val="18"/>
    </w:rPr>
  </w:style>
  <w:style w:type="character" w:customStyle="1" w:styleId="TOC1Char">
    <w:name w:val="TOC 1 Char"/>
    <w:aliases w:val="ATOC1 Char"/>
    <w:link w:val="TOC1"/>
    <w:uiPriority w:val="39"/>
    <w:rsid w:val="00582860"/>
    <w:rPr>
      <w:rFonts w:ascii="HelveticaNeueLT Std Blk" w:hAnsi="HelveticaNeueLT Std Blk"/>
      <w:noProof/>
      <w:sz w:val="18"/>
      <w:szCs w:val="24"/>
    </w:rPr>
  </w:style>
  <w:style w:type="character" w:customStyle="1" w:styleId="BalloonTextChar">
    <w:name w:val="Balloon Text Char"/>
    <w:basedOn w:val="DefaultParagraphFont"/>
    <w:link w:val="BalloonText"/>
    <w:semiHidden/>
    <w:rsid w:val="00831136"/>
    <w:rPr>
      <w:rFonts w:ascii="Segoe UI" w:hAnsi="Segoe UI" w:cs="Segoe UI"/>
      <w:sz w:val="18"/>
      <w:szCs w:val="18"/>
    </w:rPr>
  </w:style>
  <w:style w:type="paragraph" w:customStyle="1" w:styleId="AFigureLeft">
    <w:name w:val="AFigureLeft"/>
    <w:basedOn w:val="AFigure"/>
    <w:semiHidden/>
    <w:rsid w:val="003E460E"/>
    <w:pPr>
      <w:ind w:left="0"/>
    </w:pPr>
  </w:style>
  <w:style w:type="paragraph" w:customStyle="1" w:styleId="CodeTable">
    <w:name w:val="CodeTable"/>
    <w:basedOn w:val="Normal"/>
    <w:autoRedefine/>
    <w:semiHidden/>
    <w:rsid w:val="00B86DBF"/>
    <w:pPr>
      <w:ind w:left="720"/>
    </w:pPr>
    <w:rPr>
      <w:rFonts w:ascii="Courier" w:hAnsi="Courier"/>
      <w:sz w:val="18"/>
      <w:szCs w:val="18"/>
    </w:rPr>
  </w:style>
  <w:style w:type="character" w:styleId="PageNumber">
    <w:name w:val="page number"/>
    <w:aliases w:val="PageNumber"/>
    <w:semiHidden/>
    <w:rsid w:val="008E0B1B"/>
    <w:rPr>
      <w:rFonts w:ascii="Times New Roman" w:hAnsi="Times New Roman"/>
      <w:b/>
      <w:i/>
    </w:rPr>
  </w:style>
  <w:style w:type="paragraph" w:customStyle="1" w:styleId="ACode">
    <w:name w:val="ACode"/>
    <w:basedOn w:val="Normal"/>
    <w:rsid w:val="00434B38"/>
    <w:pPr>
      <w:ind w:left="360" w:right="288"/>
    </w:pPr>
    <w:rPr>
      <w:rFonts w:ascii="Courier New" w:hAnsi="Courier New"/>
      <w:color w:val="000000" w:themeColor="text1"/>
      <w:sz w:val="17"/>
      <w:szCs w:val="18"/>
    </w:rPr>
  </w:style>
  <w:style w:type="paragraph" w:customStyle="1" w:styleId="AUnordered1List">
    <w:name w:val="AUnordered1List"/>
    <w:basedOn w:val="Normal"/>
    <w:qFormat/>
    <w:rsid w:val="001442D2"/>
    <w:pPr>
      <w:numPr>
        <w:numId w:val="9"/>
      </w:numPr>
      <w:spacing w:after="40"/>
      <w:ind w:left="1080"/>
    </w:pPr>
    <w:rPr>
      <w:szCs w:val="20"/>
    </w:rPr>
  </w:style>
  <w:style w:type="paragraph" w:customStyle="1" w:styleId="AHangingTerm">
    <w:name w:val="AHangingTerm"/>
    <w:basedOn w:val="Normal"/>
    <w:next w:val="AHangingDefinition"/>
    <w:rsid w:val="009C14AE"/>
    <w:pPr>
      <w:keepNext/>
      <w:ind w:left="360"/>
    </w:pPr>
  </w:style>
  <w:style w:type="paragraph" w:customStyle="1" w:styleId="AHangingDefinition">
    <w:name w:val="AHangingDefinition"/>
    <w:basedOn w:val="Normal"/>
    <w:qFormat/>
    <w:rsid w:val="002A218F"/>
    <w:pPr>
      <w:spacing w:after="180"/>
      <w:ind w:left="720"/>
    </w:pPr>
  </w:style>
  <w:style w:type="paragraph" w:styleId="BodyText">
    <w:name w:val="Body Text"/>
    <w:aliases w:val="BodyText"/>
    <w:basedOn w:val="Normal"/>
    <w:link w:val="BodyTextChar"/>
    <w:semiHidden/>
    <w:rsid w:val="00EE3736"/>
    <w:pPr>
      <w:spacing w:after="120"/>
    </w:pPr>
  </w:style>
  <w:style w:type="paragraph" w:customStyle="1" w:styleId="ARefList">
    <w:name w:val="ARefList"/>
    <w:basedOn w:val="Normal"/>
    <w:autoRedefine/>
    <w:rsid w:val="001F5257"/>
    <w:pPr>
      <w:spacing w:after="80"/>
      <w:ind w:left="1080" w:hanging="720"/>
    </w:pPr>
    <w:rPr>
      <w:sz w:val="16"/>
    </w:rPr>
  </w:style>
  <w:style w:type="paragraph" w:styleId="PlainText">
    <w:name w:val="Plain Text"/>
    <w:aliases w:val="PlainText"/>
    <w:basedOn w:val="Normal"/>
    <w:link w:val="PlainTextChar"/>
    <w:uiPriority w:val="99"/>
    <w:semiHidden/>
    <w:rsid w:val="00C119F3"/>
    <w:rPr>
      <w:rFonts w:ascii="Courier New" w:hAnsi="Courier New" w:cs="Courier New"/>
      <w:szCs w:val="20"/>
    </w:rPr>
  </w:style>
  <w:style w:type="paragraph" w:customStyle="1" w:styleId="AChapTitle">
    <w:name w:val="AChapTitle"/>
    <w:qFormat/>
    <w:rsid w:val="00464938"/>
    <w:pPr>
      <w:spacing w:after="240"/>
    </w:pPr>
    <w:rPr>
      <w:rFonts w:ascii="HelveticaNeueLT Std Blk" w:hAnsi="HelveticaNeueLT Std Blk" w:cs="Courier New"/>
      <w:sz w:val="34"/>
      <w:szCs w:val="34"/>
    </w:rPr>
  </w:style>
  <w:style w:type="paragraph" w:customStyle="1" w:styleId="AOrderedList1">
    <w:name w:val="AOrderedList1"/>
    <w:basedOn w:val="Normal"/>
    <w:qFormat/>
    <w:rsid w:val="002E0C47"/>
    <w:pPr>
      <w:numPr>
        <w:numId w:val="2"/>
      </w:numPr>
      <w:spacing w:after="40"/>
    </w:pPr>
    <w:rPr>
      <w:szCs w:val="20"/>
    </w:rPr>
  </w:style>
  <w:style w:type="paragraph" w:customStyle="1" w:styleId="AUnorderedNest2List">
    <w:name w:val="AUnorderedNest2List"/>
    <w:basedOn w:val="Normal"/>
    <w:rsid w:val="002E0C47"/>
    <w:pPr>
      <w:numPr>
        <w:numId w:val="3"/>
      </w:numPr>
      <w:spacing w:after="40"/>
      <w:ind w:left="1368"/>
    </w:pPr>
    <w:rPr>
      <w:szCs w:val="20"/>
    </w:rPr>
  </w:style>
  <w:style w:type="character" w:customStyle="1" w:styleId="BodyTextChar">
    <w:name w:val="Body Text Char"/>
    <w:aliases w:val="BodyText Char"/>
    <w:basedOn w:val="DefaultParagraphFont"/>
    <w:link w:val="BodyText"/>
    <w:semiHidden/>
    <w:rsid w:val="00756477"/>
    <w:rPr>
      <w:szCs w:val="24"/>
    </w:rPr>
  </w:style>
  <w:style w:type="paragraph" w:customStyle="1" w:styleId="ACaptionHead">
    <w:name w:val="ACaptionHead"/>
    <w:basedOn w:val="Heading4"/>
    <w:rsid w:val="0075651B"/>
    <w:pPr>
      <w:spacing w:after="80"/>
    </w:pPr>
    <w:rPr>
      <w:sz w:val="18"/>
    </w:rPr>
  </w:style>
  <w:style w:type="paragraph" w:customStyle="1" w:styleId="ACalloutExplanation">
    <w:name w:val="ACalloutExplanation"/>
    <w:basedOn w:val="ABodyCopy"/>
    <w:rsid w:val="000B7A15"/>
    <w:pPr>
      <w:spacing w:after="40"/>
      <w:ind w:left="720" w:hanging="360"/>
    </w:pPr>
    <w:rPr>
      <w:szCs w:val="22"/>
    </w:rPr>
  </w:style>
  <w:style w:type="paragraph" w:customStyle="1" w:styleId="NormalBody">
    <w:name w:val="NormalBody"/>
    <w:basedOn w:val="Normal"/>
    <w:autoRedefine/>
    <w:semiHidden/>
    <w:rsid w:val="00D075E6"/>
    <w:pPr>
      <w:ind w:firstLine="288"/>
    </w:pPr>
    <w:rPr>
      <w:szCs w:val="20"/>
    </w:rPr>
  </w:style>
  <w:style w:type="paragraph" w:customStyle="1" w:styleId="ASpecialTopic">
    <w:name w:val="ASpecialTopic"/>
    <w:basedOn w:val="Normal"/>
    <w:rsid w:val="00A30219"/>
    <w:pPr>
      <w:pBdr>
        <w:top w:val="single" w:sz="24" w:space="6" w:color="C0C0C0"/>
        <w:left w:val="single" w:sz="24" w:space="6" w:color="C0C0C0"/>
        <w:bottom w:val="single" w:sz="24" w:space="6" w:color="C0C0C0"/>
        <w:right w:val="single" w:sz="24" w:space="6" w:color="C0C0C0"/>
      </w:pBdr>
      <w:shd w:val="clear" w:color="auto" w:fill="D9D9D9" w:themeFill="background1" w:themeFillShade="D9"/>
      <w:tabs>
        <w:tab w:val="left" w:pos="800"/>
        <w:tab w:val="left" w:pos="1400"/>
      </w:tabs>
      <w:spacing w:after="180"/>
      <w:ind w:left="504" w:right="216"/>
    </w:pPr>
  </w:style>
  <w:style w:type="paragraph" w:styleId="BodyText3">
    <w:name w:val="Body Text 3"/>
    <w:aliases w:val="BodyText3"/>
    <w:basedOn w:val="Normal"/>
    <w:link w:val="BodyText3Char"/>
    <w:semiHidden/>
    <w:rsid w:val="00EE3736"/>
    <w:pPr>
      <w:spacing w:after="120"/>
    </w:pPr>
    <w:rPr>
      <w:sz w:val="16"/>
      <w:szCs w:val="16"/>
    </w:rPr>
  </w:style>
  <w:style w:type="character" w:customStyle="1" w:styleId="ACodeItalic">
    <w:name w:val="ACodeItalic"/>
    <w:rsid w:val="005D460B"/>
    <w:rPr>
      <w:rFonts w:ascii="Courier New" w:hAnsi="Courier New"/>
      <w:i/>
      <w:color w:val="000000" w:themeColor="text1"/>
      <w:sz w:val="18"/>
    </w:rPr>
  </w:style>
  <w:style w:type="paragraph" w:customStyle="1" w:styleId="Code">
    <w:name w:val="Code"/>
    <w:basedOn w:val="ACode"/>
    <w:autoRedefine/>
    <w:semiHidden/>
    <w:rsid w:val="00E92C11"/>
  </w:style>
  <w:style w:type="paragraph" w:customStyle="1" w:styleId="ACodeLast">
    <w:name w:val="ACodeLast"/>
    <w:basedOn w:val="ACode"/>
    <w:qFormat/>
    <w:rsid w:val="00434B38"/>
    <w:pPr>
      <w:spacing w:after="180"/>
    </w:pPr>
  </w:style>
  <w:style w:type="character" w:customStyle="1" w:styleId="ABodyCopyBold">
    <w:name w:val="ABodyCopyBold"/>
    <w:qFormat/>
    <w:rsid w:val="002D1918"/>
    <w:rPr>
      <w:b/>
      <w:color w:val="000000" w:themeColor="text1"/>
    </w:rPr>
  </w:style>
  <w:style w:type="character" w:customStyle="1" w:styleId="ABodyCopyItalic">
    <w:name w:val="ABodyCopyItalic"/>
    <w:qFormat/>
    <w:rsid w:val="00CA7E51"/>
    <w:rPr>
      <w:rFonts w:ascii="Times New Roman" w:hAnsi="Times New Roman"/>
      <w:i/>
      <w:sz w:val="20"/>
    </w:rPr>
  </w:style>
  <w:style w:type="paragraph" w:customStyle="1" w:styleId="AUnorderedNest2Last">
    <w:name w:val="AUnorderedNest2Last"/>
    <w:basedOn w:val="AUnorderedNest2List"/>
    <w:qFormat/>
    <w:rsid w:val="002178AD"/>
    <w:pPr>
      <w:spacing w:after="180"/>
    </w:pPr>
  </w:style>
  <w:style w:type="paragraph" w:customStyle="1" w:styleId="ACalloutExplanationLast">
    <w:name w:val="ACalloutExplanationLast"/>
    <w:basedOn w:val="ACalloutExplanation"/>
    <w:qFormat/>
    <w:rsid w:val="000B7A15"/>
    <w:pPr>
      <w:spacing w:after="180"/>
    </w:pPr>
  </w:style>
  <w:style w:type="character" w:customStyle="1" w:styleId="BodyText3Char">
    <w:name w:val="Body Text 3 Char"/>
    <w:aliases w:val="BodyText3 Char"/>
    <w:basedOn w:val="DefaultParagraphFont"/>
    <w:link w:val="BodyText3"/>
    <w:semiHidden/>
    <w:rsid w:val="00756477"/>
    <w:rPr>
      <w:sz w:val="16"/>
      <w:szCs w:val="16"/>
    </w:rPr>
  </w:style>
  <w:style w:type="table" w:styleId="PlainTable2">
    <w:name w:val="Plain Table 2"/>
    <w:basedOn w:val="TableNormal"/>
    <w:uiPriority w:val="42"/>
    <w:rsid w:val="00FD4C8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ACodeBold">
    <w:name w:val="ACodeBold"/>
    <w:basedOn w:val="DefaultParagraphFont"/>
    <w:uiPriority w:val="1"/>
    <w:rsid w:val="00DB3A31"/>
    <w:rPr>
      <w:rFonts w:ascii="Courier New" w:hAnsi="Courier New"/>
      <w:b/>
      <w:color w:val="000000" w:themeColor="text1"/>
      <w:sz w:val="17"/>
    </w:rPr>
  </w:style>
  <w:style w:type="character" w:styleId="Hyperlink">
    <w:name w:val="Hyperlink"/>
    <w:basedOn w:val="DefaultParagraphFont"/>
    <w:uiPriority w:val="99"/>
    <w:rsid w:val="007B232D"/>
    <w:rPr>
      <w:color w:val="0000FF" w:themeColor="hyperlink"/>
      <w:u w:val="single"/>
    </w:rPr>
  </w:style>
  <w:style w:type="paragraph" w:customStyle="1" w:styleId="AEquationCenter">
    <w:name w:val="AEquationCenter"/>
    <w:basedOn w:val="Normal"/>
    <w:qFormat/>
    <w:rsid w:val="00C51263"/>
    <w:pPr>
      <w:spacing w:after="240"/>
      <w:jc w:val="center"/>
    </w:pPr>
    <w:rPr>
      <w:position w:val="-24"/>
    </w:rPr>
  </w:style>
  <w:style w:type="character" w:customStyle="1" w:styleId="ACalloutNumbers">
    <w:name w:val="ACalloutNumbers"/>
    <w:basedOn w:val="DefaultParagraphFont"/>
    <w:uiPriority w:val="1"/>
    <w:qFormat/>
    <w:rsid w:val="00A84554"/>
    <w:rPr>
      <w:rFonts w:ascii="MS Gothic" w:hAnsi="MS Gothic"/>
      <w:sz w:val="16"/>
    </w:rPr>
  </w:style>
  <w:style w:type="character" w:customStyle="1" w:styleId="ABodyCharBoldItalic">
    <w:name w:val="ABodyCharBoldItalic"/>
    <w:basedOn w:val="ABodyCopyBold"/>
    <w:uiPriority w:val="1"/>
    <w:semiHidden/>
    <w:qFormat/>
    <w:rsid w:val="00CA7E51"/>
    <w:rPr>
      <w:rFonts w:ascii="Times New Roman" w:hAnsi="Times New Roman"/>
      <w:b/>
      <w:i/>
      <w:color w:val="000000" w:themeColor="text1"/>
      <w:sz w:val="20"/>
    </w:rPr>
  </w:style>
  <w:style w:type="character" w:customStyle="1" w:styleId="ACodeBoldItalic">
    <w:name w:val="ACodeBoldItalic"/>
    <w:basedOn w:val="DefaultParagraphFont"/>
    <w:uiPriority w:val="1"/>
    <w:qFormat/>
    <w:rsid w:val="00DB3A31"/>
    <w:rPr>
      <w:rFonts w:ascii="Courier New" w:hAnsi="Courier New"/>
      <w:b/>
      <w:i/>
      <w:color w:val="000000" w:themeColor="text1"/>
      <w:sz w:val="17"/>
    </w:rPr>
  </w:style>
  <w:style w:type="character" w:customStyle="1" w:styleId="ASuperscript">
    <w:name w:val="ASuperscript"/>
    <w:basedOn w:val="DefaultParagraphFont"/>
    <w:uiPriority w:val="1"/>
    <w:qFormat/>
    <w:rsid w:val="005F6A5C"/>
    <w:rPr>
      <w:rFonts w:ascii="Times New Roman" w:hAnsi="Times New Roman"/>
      <w:vertAlign w:val="superscript"/>
    </w:rPr>
  </w:style>
  <w:style w:type="character" w:customStyle="1" w:styleId="ASubscript">
    <w:name w:val="ASubscript"/>
    <w:basedOn w:val="ASuperscript"/>
    <w:uiPriority w:val="1"/>
    <w:qFormat/>
    <w:rsid w:val="005F6A5C"/>
    <w:rPr>
      <w:rFonts w:ascii="Times New Roman" w:hAnsi="Times New Roman"/>
      <w:vertAlign w:val="subscript"/>
    </w:rPr>
  </w:style>
  <w:style w:type="paragraph" w:styleId="Footer">
    <w:name w:val="footer"/>
    <w:basedOn w:val="Normal"/>
    <w:link w:val="FooterChar"/>
    <w:uiPriority w:val="99"/>
    <w:rsid w:val="00E35D90"/>
    <w:pPr>
      <w:tabs>
        <w:tab w:val="center" w:pos="4680"/>
        <w:tab w:val="right" w:pos="9360"/>
      </w:tabs>
    </w:pPr>
  </w:style>
  <w:style w:type="character" w:customStyle="1" w:styleId="FooterChar">
    <w:name w:val="Footer Char"/>
    <w:basedOn w:val="DefaultParagraphFont"/>
    <w:link w:val="Footer"/>
    <w:uiPriority w:val="99"/>
    <w:rsid w:val="00756477"/>
    <w:rPr>
      <w:szCs w:val="24"/>
    </w:rPr>
  </w:style>
  <w:style w:type="paragraph" w:styleId="Header">
    <w:name w:val="header"/>
    <w:aliases w:val="AHeaderRight"/>
    <w:basedOn w:val="Normal"/>
    <w:link w:val="HeaderChar"/>
    <w:semiHidden/>
    <w:rsid w:val="00E35D90"/>
    <w:pPr>
      <w:jc w:val="right"/>
    </w:pPr>
    <w:rPr>
      <w:i/>
      <w:szCs w:val="20"/>
    </w:rPr>
  </w:style>
  <w:style w:type="character" w:customStyle="1" w:styleId="HeaderChar">
    <w:name w:val="Header Char"/>
    <w:aliases w:val="AHeaderRight Char"/>
    <w:basedOn w:val="DefaultParagraphFont"/>
    <w:link w:val="Header"/>
    <w:semiHidden/>
    <w:rsid w:val="004855CD"/>
    <w:rPr>
      <w:i/>
    </w:rPr>
  </w:style>
  <w:style w:type="paragraph" w:customStyle="1" w:styleId="AOrderedList1Last">
    <w:name w:val="AOrderedList1Last"/>
    <w:basedOn w:val="AOrderedList1"/>
    <w:qFormat/>
    <w:rsid w:val="001905C4"/>
    <w:pPr>
      <w:spacing w:after="180"/>
    </w:pPr>
  </w:style>
  <w:style w:type="table" w:styleId="GridTable1Light-Accent2">
    <w:name w:val="Grid Table 1 Light Accent 2"/>
    <w:basedOn w:val="TableNormal"/>
    <w:uiPriority w:val="46"/>
    <w:rsid w:val="007A443E"/>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TableSASPressPlain">
    <w:name w:val="TableSASPressPlain"/>
    <w:basedOn w:val="TableNormal"/>
    <w:uiPriority w:val="99"/>
    <w:rsid w:val="0044131A"/>
    <w:pPr>
      <w:spacing w:before="40" w:after="40"/>
    </w:pPr>
    <w:rPr>
      <w:lang w:eastAsia="zh-CN"/>
    </w:rPr>
    <w:tblPr>
      <w:tblInd w:w="360" w:type="dxa"/>
      <w:tblBorders>
        <w:bottom w:val="single" w:sz="8" w:space="0" w:color="BFBFBF" w:themeColor="background1" w:themeShade="BF"/>
      </w:tblBorders>
    </w:tblPr>
    <w:tblStylePr w:type="firstRow">
      <w:pPr>
        <w:keepNext/>
        <w:wordWrap/>
        <w:spacing w:beforeLines="0" w:before="45" w:beforeAutospacing="0" w:afterLines="0" w:after="0" w:afterAutospacing="0"/>
        <w:jc w:val="left"/>
      </w:pPr>
      <w:rPr>
        <w:rFonts w:ascii="Times New Roman" w:hAnsi="Times New Roman"/>
        <w:b/>
        <w:sz w:val="20"/>
      </w:rPr>
      <w:tblPr/>
      <w:trPr>
        <w:tblHeader/>
      </w:trPr>
      <w:tcPr>
        <w:tcBorders>
          <w:top w:val="single" w:sz="8" w:space="0" w:color="A6A6A6" w:themeColor="background1" w:themeShade="A6"/>
          <w:left w:val="nil"/>
          <w:bottom w:val="single" w:sz="12" w:space="0" w:color="A6A6A6" w:themeColor="background1" w:themeShade="A6"/>
          <w:right w:val="nil"/>
          <w:insideH w:val="nil"/>
          <w:insideV w:val="nil"/>
          <w:tl2br w:val="nil"/>
          <w:tr2bl w:val="nil"/>
        </w:tcBorders>
        <w:noWrap/>
        <w:vAlign w:val="bottom"/>
      </w:tcPr>
    </w:tblStylePr>
  </w:style>
  <w:style w:type="table" w:styleId="TableGrid">
    <w:name w:val="Table Grid"/>
    <w:basedOn w:val="TableNormal"/>
    <w:uiPriority w:val="59"/>
    <w:rsid w:val="00F335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8872E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3Deffects2">
    <w:name w:val="Table 3D effects 2"/>
    <w:basedOn w:val="TableNormal"/>
    <w:rsid w:val="002B6189"/>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2B6189"/>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2B6189"/>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2B6189"/>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AUnordered1ListLast">
    <w:name w:val="AUnordered1ListLast"/>
    <w:basedOn w:val="AUnordered1List"/>
    <w:qFormat/>
    <w:rsid w:val="001442D2"/>
    <w:pPr>
      <w:spacing w:after="180"/>
    </w:pPr>
  </w:style>
  <w:style w:type="paragraph" w:customStyle="1" w:styleId="AUnorderedNest3List">
    <w:name w:val="AUnorderedNest3List"/>
    <w:basedOn w:val="AUnorderedNest2Last"/>
    <w:qFormat/>
    <w:rsid w:val="002E0C47"/>
    <w:pPr>
      <w:numPr>
        <w:numId w:val="4"/>
      </w:numPr>
      <w:spacing w:after="40"/>
      <w:ind w:left="1800"/>
    </w:pPr>
  </w:style>
  <w:style w:type="paragraph" w:customStyle="1" w:styleId="AUnorderedNest3Last">
    <w:name w:val="AUnorderedNest3Last"/>
    <w:basedOn w:val="AUnorderedNest3List"/>
    <w:semiHidden/>
    <w:qFormat/>
    <w:rsid w:val="00B46461"/>
    <w:pPr>
      <w:spacing w:after="240"/>
    </w:pPr>
  </w:style>
  <w:style w:type="paragraph" w:customStyle="1" w:styleId="AOrderedList2">
    <w:name w:val="AOrderedList2"/>
    <w:basedOn w:val="Normal"/>
    <w:qFormat/>
    <w:rsid w:val="001905C4"/>
    <w:pPr>
      <w:widowControl w:val="0"/>
      <w:numPr>
        <w:numId w:val="5"/>
      </w:numPr>
      <w:spacing w:after="40"/>
    </w:pPr>
    <w:rPr>
      <w:szCs w:val="20"/>
    </w:rPr>
  </w:style>
  <w:style w:type="paragraph" w:customStyle="1" w:styleId="AFigure">
    <w:name w:val="AFigure"/>
    <w:basedOn w:val="Normal"/>
    <w:rsid w:val="00C83681"/>
    <w:pPr>
      <w:spacing w:after="240"/>
      <w:ind w:left="360"/>
    </w:pPr>
    <w:rPr>
      <w:noProof/>
      <w:szCs w:val="20"/>
    </w:rPr>
  </w:style>
  <w:style w:type="paragraph" w:customStyle="1" w:styleId="ABodyCopySpaceBefore12pt">
    <w:name w:val="ABodyCopySpaceBefore12pt"/>
    <w:basedOn w:val="ABodyCopy"/>
    <w:qFormat/>
    <w:rsid w:val="00405D55"/>
    <w:pPr>
      <w:spacing w:before="180"/>
    </w:pPr>
  </w:style>
  <w:style w:type="table" w:styleId="GridTable1Light-Accent6">
    <w:name w:val="Grid Table 1 Light Accent 6"/>
    <w:basedOn w:val="TableNormal"/>
    <w:uiPriority w:val="46"/>
    <w:rsid w:val="001C2BAA"/>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character" w:customStyle="1" w:styleId="ACodeShadeNewWord">
    <w:name w:val="ACodeShadeNewWord"/>
    <w:basedOn w:val="DefaultParagraphFont"/>
    <w:uiPriority w:val="1"/>
    <w:semiHidden/>
    <w:qFormat/>
    <w:rsid w:val="00434B38"/>
    <w:rPr>
      <w:bdr w:val="none" w:sz="0" w:space="0" w:color="auto"/>
      <w:shd w:val="clear" w:color="auto" w:fill="D9D9D9" w:themeFill="background1" w:themeFillShade="D9"/>
    </w:rPr>
  </w:style>
  <w:style w:type="paragraph" w:customStyle="1" w:styleId="ATableHead">
    <w:name w:val="ATableHead"/>
    <w:basedOn w:val="ATableBody"/>
    <w:qFormat/>
    <w:rsid w:val="00E81322"/>
    <w:rPr>
      <w:b/>
    </w:rPr>
  </w:style>
  <w:style w:type="paragraph" w:customStyle="1" w:styleId="ASyntaxIndent">
    <w:name w:val="ASyntaxIndent"/>
    <w:basedOn w:val="Normal"/>
    <w:semiHidden/>
    <w:rsid w:val="009504F6"/>
    <w:pPr>
      <w:spacing w:after="180"/>
      <w:ind w:left="1800"/>
    </w:pPr>
    <w:rPr>
      <w:szCs w:val="20"/>
    </w:rPr>
  </w:style>
  <w:style w:type="paragraph" w:customStyle="1" w:styleId="ABodyCopyIndent">
    <w:name w:val="ABodyCopyIndent"/>
    <w:basedOn w:val="ASyntaxIndent"/>
    <w:qFormat/>
    <w:rsid w:val="00113ED5"/>
    <w:pPr>
      <w:ind w:left="720"/>
    </w:pPr>
  </w:style>
  <w:style w:type="paragraph" w:customStyle="1" w:styleId="AOrderedList2Last">
    <w:name w:val="AOrderedList2Last"/>
    <w:basedOn w:val="AOrderedList2"/>
    <w:qFormat/>
    <w:rsid w:val="00A100EB"/>
    <w:pPr>
      <w:spacing w:after="180"/>
    </w:pPr>
  </w:style>
  <w:style w:type="paragraph" w:customStyle="1" w:styleId="AOrderedList3">
    <w:name w:val="AOrderedList3"/>
    <w:basedOn w:val="AOrderedList2"/>
    <w:qFormat/>
    <w:rsid w:val="00A7100E"/>
    <w:pPr>
      <w:numPr>
        <w:numId w:val="6"/>
      </w:numPr>
      <w:ind w:left="1944"/>
    </w:pPr>
  </w:style>
  <w:style w:type="paragraph" w:customStyle="1" w:styleId="AOrderedList3Last">
    <w:name w:val="AOrderedList3Last"/>
    <w:basedOn w:val="AOrderedList3"/>
    <w:qFormat/>
    <w:rsid w:val="00A100EB"/>
    <w:pPr>
      <w:spacing w:after="180"/>
    </w:pPr>
  </w:style>
  <w:style w:type="paragraph" w:customStyle="1" w:styleId="ACodeIndent">
    <w:name w:val="ACodeIndent"/>
    <w:basedOn w:val="ACode"/>
    <w:qFormat/>
    <w:rsid w:val="00434B38"/>
    <w:pPr>
      <w:spacing w:after="180"/>
      <w:ind w:left="720"/>
      <w:contextualSpacing/>
    </w:pPr>
    <w:rPr>
      <w:bCs/>
    </w:rPr>
  </w:style>
  <w:style w:type="paragraph" w:customStyle="1" w:styleId="ACodeIndentLast">
    <w:name w:val="ACodeIndentLast"/>
    <w:basedOn w:val="ACodeIndent"/>
    <w:semiHidden/>
    <w:qFormat/>
    <w:rsid w:val="00434B38"/>
  </w:style>
  <w:style w:type="paragraph" w:customStyle="1" w:styleId="ABoxedCode">
    <w:name w:val="ABoxedCode"/>
    <w:basedOn w:val="ACode"/>
    <w:qFormat/>
    <w:rsid w:val="005D460B"/>
    <w:pPr>
      <w:pBdr>
        <w:top w:val="single" w:sz="6" w:space="1" w:color="auto"/>
        <w:left w:val="single" w:sz="6" w:space="4" w:color="auto"/>
        <w:bottom w:val="single" w:sz="6" w:space="1" w:color="auto"/>
        <w:right w:val="single" w:sz="6" w:space="4" w:color="auto"/>
      </w:pBdr>
      <w:ind w:right="144"/>
    </w:pPr>
    <w:rPr>
      <w:color w:val="000000"/>
    </w:rPr>
  </w:style>
  <w:style w:type="paragraph" w:customStyle="1" w:styleId="ABoxedCodeLast">
    <w:name w:val="ABoxedCodeLast"/>
    <w:basedOn w:val="ABoxedCode"/>
    <w:qFormat/>
    <w:rsid w:val="00E34AE3"/>
    <w:pPr>
      <w:spacing w:after="240"/>
    </w:pPr>
  </w:style>
  <w:style w:type="character" w:customStyle="1" w:styleId="ABodyCopyInlineCodeCourierNew">
    <w:name w:val="ABodyCopyInlineCodeCourierNew"/>
    <w:basedOn w:val="DefaultParagraphFont"/>
    <w:uiPriority w:val="1"/>
    <w:semiHidden/>
    <w:qFormat/>
    <w:rsid w:val="0059424A"/>
    <w:rPr>
      <w:rFonts w:ascii="Courier New" w:hAnsi="Courier New"/>
      <w:sz w:val="18"/>
    </w:rPr>
  </w:style>
  <w:style w:type="paragraph" w:customStyle="1" w:styleId="ACodeTable">
    <w:name w:val="ACodeTable"/>
    <w:basedOn w:val="Normal"/>
    <w:semiHidden/>
    <w:rsid w:val="0047241E"/>
    <w:pPr>
      <w:spacing w:before="45"/>
    </w:pPr>
    <w:rPr>
      <w:rFonts w:ascii="Courier New" w:hAnsi="Courier New"/>
      <w:sz w:val="16"/>
      <w:szCs w:val="20"/>
      <w:shd w:val="clear" w:color="auto" w:fill="FFFFFF"/>
    </w:rPr>
  </w:style>
  <w:style w:type="paragraph" w:customStyle="1" w:styleId="ACodeTableHeader">
    <w:name w:val="ACodeTableHeader"/>
    <w:basedOn w:val="ACodeTable"/>
    <w:semiHidden/>
    <w:rsid w:val="00434B38"/>
    <w:rPr>
      <w:rFonts w:ascii="HelveticaNeueLT Std" w:hAnsi="HelveticaNeueLT Std"/>
      <w:b/>
      <w:bCs/>
      <w:sz w:val="18"/>
    </w:rPr>
  </w:style>
  <w:style w:type="paragraph" w:styleId="EndnoteText">
    <w:name w:val="endnote text"/>
    <w:aliases w:val="AEndnoteText"/>
    <w:basedOn w:val="Normal"/>
    <w:link w:val="EndnoteTextChar"/>
    <w:semiHidden/>
    <w:rsid w:val="00FD1FD2"/>
    <w:pPr>
      <w:ind w:left="504" w:hanging="144"/>
    </w:pPr>
    <w:rPr>
      <w:szCs w:val="20"/>
    </w:rPr>
  </w:style>
  <w:style w:type="character" w:customStyle="1" w:styleId="EndnoteTextChar">
    <w:name w:val="Endnote Text Char"/>
    <w:aliases w:val="AEndnoteText Char"/>
    <w:basedOn w:val="DefaultParagraphFont"/>
    <w:link w:val="EndnoteText"/>
    <w:semiHidden/>
    <w:rsid w:val="007D7B4D"/>
  </w:style>
  <w:style w:type="character" w:styleId="EndnoteReference">
    <w:name w:val="endnote reference"/>
    <w:aliases w:val="AEndnoteReference"/>
    <w:basedOn w:val="DefaultParagraphFont"/>
    <w:semiHidden/>
    <w:rsid w:val="009D29A5"/>
    <w:rPr>
      <w:vertAlign w:val="superscript"/>
    </w:rPr>
  </w:style>
  <w:style w:type="character" w:customStyle="1" w:styleId="AEndnoteTextItalic">
    <w:name w:val="AEndnoteTextItalic"/>
    <w:basedOn w:val="DefaultParagraphFont"/>
    <w:uiPriority w:val="1"/>
    <w:semiHidden/>
    <w:qFormat/>
    <w:rsid w:val="009D29A5"/>
    <w:rPr>
      <w:rFonts w:ascii="Times New Roman" w:hAnsi="Times New Roman"/>
      <w:i/>
      <w:sz w:val="18"/>
    </w:rPr>
  </w:style>
  <w:style w:type="character" w:customStyle="1" w:styleId="ASuperscriptItalic">
    <w:name w:val="ASuperscriptItalic"/>
    <w:basedOn w:val="ASuperscript"/>
    <w:uiPriority w:val="1"/>
    <w:qFormat/>
    <w:rsid w:val="001A75F3"/>
    <w:rPr>
      <w:rFonts w:ascii="Times New Roman" w:hAnsi="Times New Roman"/>
      <w:i/>
      <w:sz w:val="20"/>
      <w:vertAlign w:val="superscript"/>
    </w:rPr>
  </w:style>
  <w:style w:type="character" w:customStyle="1" w:styleId="ASubscriptItalic">
    <w:name w:val="ASubscriptItalic"/>
    <w:basedOn w:val="ASubscript"/>
    <w:uiPriority w:val="1"/>
    <w:qFormat/>
    <w:rsid w:val="001A75F3"/>
    <w:rPr>
      <w:rFonts w:ascii="Times New Roman" w:hAnsi="Times New Roman"/>
      <w:i/>
      <w:sz w:val="20"/>
      <w:vertAlign w:val="subscript"/>
    </w:rPr>
  </w:style>
  <w:style w:type="paragraph" w:customStyle="1" w:styleId="ATOC2Last">
    <w:name w:val="ATOC2Last"/>
    <w:basedOn w:val="TOC2"/>
    <w:semiHidden/>
    <w:qFormat/>
    <w:rsid w:val="00933C19"/>
    <w:pPr>
      <w:spacing w:after="840"/>
    </w:pPr>
  </w:style>
  <w:style w:type="paragraph" w:customStyle="1" w:styleId="ABodyCopySpaceBefore18pt">
    <w:name w:val="ABodyCopySpaceBefore18pt"/>
    <w:basedOn w:val="ABodyCopySpaceBefore12pt"/>
    <w:semiHidden/>
    <w:qFormat/>
    <w:rsid w:val="00475FF7"/>
    <w:pPr>
      <w:spacing w:before="360"/>
    </w:pPr>
  </w:style>
  <w:style w:type="character" w:customStyle="1" w:styleId="AHyperlink">
    <w:name w:val="AHyperlink"/>
    <w:basedOn w:val="ABodyCopyChar"/>
    <w:uiPriority w:val="1"/>
    <w:qFormat/>
    <w:rsid w:val="00806314"/>
    <w:rPr>
      <w:rFonts w:ascii="Times New Roman" w:hAnsi="Times New Roman"/>
      <w:color w:val="auto"/>
      <w:sz w:val="20"/>
      <w:u w:val="single"/>
    </w:rPr>
  </w:style>
  <w:style w:type="character" w:styleId="FollowedHyperlink">
    <w:name w:val="FollowedHyperlink"/>
    <w:basedOn w:val="DefaultParagraphFont"/>
    <w:uiPriority w:val="99"/>
    <w:semiHidden/>
    <w:rsid w:val="00BD4011"/>
    <w:rPr>
      <w:color w:val="800080" w:themeColor="followedHyperlink"/>
      <w:u w:val="single"/>
    </w:rPr>
  </w:style>
  <w:style w:type="character" w:customStyle="1" w:styleId="ACrossReference">
    <w:name w:val="ACrossReference"/>
    <w:basedOn w:val="DefaultParagraphFont"/>
    <w:uiPriority w:val="1"/>
    <w:semiHidden/>
    <w:qFormat/>
    <w:rsid w:val="00C84E1C"/>
    <w:rPr>
      <w:rFonts w:ascii="Times New Roman" w:hAnsi="Times New Roman"/>
      <w:b/>
      <w:i/>
      <w:sz w:val="20"/>
    </w:rPr>
  </w:style>
  <w:style w:type="character" w:customStyle="1" w:styleId="ASyntaxBold">
    <w:name w:val="ASyntaxBold"/>
    <w:basedOn w:val="ABodyCopyBold"/>
    <w:uiPriority w:val="1"/>
    <w:semiHidden/>
    <w:qFormat/>
    <w:rsid w:val="009A08AA"/>
    <w:rPr>
      <w:rFonts w:ascii="Times New Roman" w:hAnsi="Times New Roman"/>
      <w:b/>
      <w:color w:val="000000" w:themeColor="text1"/>
      <w:sz w:val="20"/>
    </w:rPr>
  </w:style>
  <w:style w:type="character" w:customStyle="1" w:styleId="ASyntaxItalic">
    <w:name w:val="ASyntaxItalic"/>
    <w:basedOn w:val="ABodyCopyItalic"/>
    <w:uiPriority w:val="1"/>
    <w:semiHidden/>
    <w:qFormat/>
    <w:rsid w:val="009A08AA"/>
    <w:rPr>
      <w:rFonts w:ascii="Times New Roman" w:hAnsi="Times New Roman"/>
      <w:i/>
      <w:sz w:val="20"/>
    </w:rPr>
  </w:style>
  <w:style w:type="paragraph" w:customStyle="1" w:styleId="ATOC1Last">
    <w:name w:val="ATOC1Last"/>
    <w:basedOn w:val="TOC1"/>
    <w:semiHidden/>
    <w:qFormat/>
    <w:rsid w:val="00933C19"/>
    <w:pPr>
      <w:spacing w:after="800"/>
    </w:pPr>
  </w:style>
  <w:style w:type="paragraph" w:customStyle="1" w:styleId="BodyCharChar">
    <w:name w:val="BodyCharChar"/>
    <w:basedOn w:val="Normal"/>
    <w:link w:val="BodyCharCharChar"/>
    <w:autoRedefine/>
    <w:semiHidden/>
    <w:rsid w:val="00104ACE"/>
    <w:pPr>
      <w:spacing w:after="240"/>
      <w:ind w:left="720" w:right="720"/>
    </w:pPr>
    <w:rPr>
      <w:sz w:val="22"/>
      <w:szCs w:val="20"/>
    </w:rPr>
  </w:style>
  <w:style w:type="character" w:customStyle="1" w:styleId="BodyCharCharChar">
    <w:name w:val="BodyCharChar Char"/>
    <w:link w:val="BodyCharChar"/>
    <w:semiHidden/>
    <w:rsid w:val="00756477"/>
    <w:rPr>
      <w:sz w:val="22"/>
    </w:rPr>
  </w:style>
  <w:style w:type="numbering" w:customStyle="1" w:styleId="StyleBulleted">
    <w:name w:val="StyleBulleted"/>
    <w:basedOn w:val="NoList"/>
    <w:rsid w:val="00104ACE"/>
    <w:pPr>
      <w:numPr>
        <w:numId w:val="7"/>
      </w:numPr>
    </w:pPr>
  </w:style>
  <w:style w:type="paragraph" w:customStyle="1" w:styleId="CaptionHead">
    <w:name w:val="CaptionHead"/>
    <w:basedOn w:val="Heading4"/>
    <w:link w:val="CaptionHeadChar"/>
    <w:autoRedefine/>
    <w:semiHidden/>
    <w:rsid w:val="00104ACE"/>
    <w:pPr>
      <w:numPr>
        <w:ilvl w:val="3"/>
      </w:numPr>
      <w:ind w:left="720" w:right="720"/>
    </w:pPr>
    <w:rPr>
      <w:rFonts w:ascii="HelveticaNeueLT Std Med" w:hAnsi="HelveticaNeueLT Std Med"/>
      <w:sz w:val="21"/>
    </w:rPr>
  </w:style>
  <w:style w:type="character" w:customStyle="1" w:styleId="CaptionHeadChar">
    <w:name w:val="CaptionHead Char"/>
    <w:link w:val="CaptionHead"/>
    <w:semiHidden/>
    <w:rsid w:val="00756477"/>
    <w:rPr>
      <w:rFonts w:ascii="HelveticaNeueLT Std Med" w:hAnsi="HelveticaNeueLT Std Med"/>
      <w:b/>
      <w:bCs/>
      <w:sz w:val="21"/>
      <w:szCs w:val="22"/>
    </w:rPr>
  </w:style>
  <w:style w:type="paragraph" w:customStyle="1" w:styleId="ChangeLogNotforUseinBooks">
    <w:name w:val="ChangeLog_Not for Use in Books"/>
    <w:basedOn w:val="NoSpacing"/>
    <w:semiHidden/>
    <w:rsid w:val="00A54067"/>
    <w:pPr>
      <w:spacing w:line="276" w:lineRule="auto"/>
    </w:pPr>
    <w:rPr>
      <w:rFonts w:ascii="Arial" w:hAnsi="Arial"/>
      <w:sz w:val="20"/>
      <w:szCs w:val="20"/>
    </w:rPr>
  </w:style>
  <w:style w:type="paragraph" w:customStyle="1" w:styleId="CodeShade">
    <w:name w:val="CodeShade"/>
    <w:basedOn w:val="Code"/>
    <w:semiHidden/>
    <w:qFormat/>
    <w:rsid w:val="00104ACE"/>
    <w:pPr>
      <w:shd w:val="pct12" w:color="auto" w:fill="auto"/>
      <w:ind w:left="1080" w:right="720"/>
    </w:pPr>
    <w:rPr>
      <w:sz w:val="20"/>
    </w:rPr>
  </w:style>
  <w:style w:type="paragraph" w:customStyle="1" w:styleId="CodeShadeIndent3">
    <w:name w:val="CodeShadeIndent3"/>
    <w:basedOn w:val="CodeShade"/>
    <w:semiHidden/>
    <w:qFormat/>
    <w:rsid w:val="00104ACE"/>
    <w:pPr>
      <w:ind w:left="1440"/>
    </w:pPr>
  </w:style>
  <w:style w:type="character" w:customStyle="1" w:styleId="CircleNum">
    <w:name w:val="CircleNum"/>
    <w:basedOn w:val="DefaultParagraphFont"/>
    <w:uiPriority w:val="1"/>
    <w:semiHidden/>
    <w:qFormat/>
    <w:rsid w:val="00104ACE"/>
    <w:rPr>
      <w:rFonts w:ascii="Times New Roman" w:hAnsi="Times New Roman"/>
      <w:sz w:val="26"/>
    </w:rPr>
  </w:style>
  <w:style w:type="paragraph" w:customStyle="1" w:styleId="AHiddenTextEndTip">
    <w:name w:val="AHiddenTextEndTip"/>
    <w:basedOn w:val="Normal"/>
    <w:semiHidden/>
    <w:qFormat/>
    <w:rsid w:val="00104ACE"/>
    <w:pPr>
      <w:spacing w:after="240"/>
      <w:ind w:left="720" w:right="720"/>
    </w:pPr>
    <w:rPr>
      <w:vanish/>
      <w:sz w:val="22"/>
      <w:szCs w:val="20"/>
    </w:rPr>
  </w:style>
  <w:style w:type="paragraph" w:customStyle="1" w:styleId="AHiddenTextBeginTip">
    <w:name w:val="AHiddenTextBeginTip"/>
    <w:basedOn w:val="AHiddenTextEndTip"/>
    <w:semiHidden/>
    <w:qFormat/>
    <w:rsid w:val="00104ACE"/>
  </w:style>
  <w:style w:type="paragraph" w:customStyle="1" w:styleId="AHiddenTextBeginCode">
    <w:name w:val="AHiddenTextBeginCode"/>
    <w:basedOn w:val="AHiddenTextBeginTip"/>
    <w:semiHidden/>
    <w:qFormat/>
    <w:rsid w:val="00104ACE"/>
  </w:style>
  <w:style w:type="paragraph" w:customStyle="1" w:styleId="AHiddenTextEndCode">
    <w:name w:val="AHiddenTextEndCode"/>
    <w:basedOn w:val="AHiddenTextBeginCode"/>
    <w:semiHidden/>
    <w:qFormat/>
    <w:rsid w:val="00104ACE"/>
  </w:style>
  <w:style w:type="paragraph" w:customStyle="1" w:styleId="ATOC1Tight">
    <w:name w:val="ATOC1Tight"/>
    <w:basedOn w:val="TOC1"/>
    <w:semiHidden/>
    <w:qFormat/>
    <w:rsid w:val="00C063EA"/>
    <w:pPr>
      <w:spacing w:before="40" w:after="20" w:line="280" w:lineRule="exact"/>
    </w:pPr>
  </w:style>
  <w:style w:type="paragraph" w:customStyle="1" w:styleId="ACalloutExplanationTextIndent">
    <w:name w:val="ACalloutExplanationTextIndent"/>
    <w:basedOn w:val="ACalloutExplanation"/>
    <w:qFormat/>
    <w:rsid w:val="00C063FD"/>
    <w:pPr>
      <w:ind w:left="1080"/>
    </w:pPr>
  </w:style>
  <w:style w:type="paragraph" w:styleId="BlockText">
    <w:name w:val="Block Text"/>
    <w:aliases w:val="BlockText"/>
    <w:basedOn w:val="Normal"/>
    <w:semiHidden/>
    <w:rsid w:val="008B5B28"/>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numbering" w:styleId="ArticleSection">
    <w:name w:val="Outline List 3"/>
    <w:aliases w:val="ArticleSection"/>
    <w:basedOn w:val="NoList"/>
    <w:rsid w:val="00053675"/>
    <w:pPr>
      <w:numPr>
        <w:numId w:val="8"/>
      </w:numPr>
    </w:pPr>
  </w:style>
  <w:style w:type="character" w:styleId="CommentReference">
    <w:name w:val="annotation reference"/>
    <w:aliases w:val="CommentReference"/>
    <w:basedOn w:val="DefaultParagraphFont"/>
    <w:semiHidden/>
    <w:rsid w:val="008B5B28"/>
    <w:rPr>
      <w:sz w:val="16"/>
      <w:szCs w:val="16"/>
    </w:rPr>
  </w:style>
  <w:style w:type="paragraph" w:styleId="CommentText">
    <w:name w:val="annotation text"/>
    <w:aliases w:val="CommentText"/>
    <w:basedOn w:val="Normal"/>
    <w:link w:val="CommentTextChar"/>
    <w:semiHidden/>
    <w:rsid w:val="000F1766"/>
    <w:rPr>
      <w:b/>
      <w:sz w:val="18"/>
      <w:szCs w:val="20"/>
    </w:rPr>
  </w:style>
  <w:style w:type="character" w:customStyle="1" w:styleId="CommentTextChar">
    <w:name w:val="Comment Text Char"/>
    <w:aliases w:val="CommentText Char"/>
    <w:basedOn w:val="DefaultParagraphFont"/>
    <w:link w:val="CommentText"/>
    <w:semiHidden/>
    <w:rsid w:val="004855CD"/>
    <w:rPr>
      <w:b/>
      <w:sz w:val="18"/>
    </w:rPr>
  </w:style>
  <w:style w:type="paragraph" w:styleId="CommentSubject">
    <w:name w:val="annotation subject"/>
    <w:aliases w:val="CommentSubject"/>
    <w:basedOn w:val="CommentText"/>
    <w:next w:val="CommentText"/>
    <w:link w:val="CommentSubjectChar"/>
    <w:semiHidden/>
    <w:rsid w:val="008B5B28"/>
    <w:rPr>
      <w:b w:val="0"/>
      <w:bCs/>
    </w:rPr>
  </w:style>
  <w:style w:type="character" w:customStyle="1" w:styleId="CommentSubjectChar">
    <w:name w:val="Comment Subject Char"/>
    <w:aliases w:val="CommentSubject Char"/>
    <w:basedOn w:val="CommentTextChar"/>
    <w:link w:val="CommentSubject"/>
    <w:semiHidden/>
    <w:rsid w:val="00756477"/>
    <w:rPr>
      <w:b w:val="0"/>
      <w:bCs/>
      <w:sz w:val="18"/>
    </w:rPr>
  </w:style>
  <w:style w:type="paragraph" w:styleId="DocumentMap">
    <w:name w:val="Document Map"/>
    <w:aliases w:val="DocumentMap"/>
    <w:basedOn w:val="Normal"/>
    <w:link w:val="DocumentMapChar"/>
    <w:semiHidden/>
    <w:rsid w:val="008B5B28"/>
    <w:rPr>
      <w:rFonts w:ascii="Tahoma" w:hAnsi="Tahoma" w:cs="Tahoma"/>
      <w:sz w:val="16"/>
      <w:szCs w:val="16"/>
    </w:rPr>
  </w:style>
  <w:style w:type="character" w:customStyle="1" w:styleId="DocumentMapChar">
    <w:name w:val="Document Map Char"/>
    <w:aliases w:val="DocumentMap Char"/>
    <w:basedOn w:val="DefaultParagraphFont"/>
    <w:link w:val="DocumentMap"/>
    <w:semiHidden/>
    <w:rsid w:val="00756477"/>
    <w:rPr>
      <w:rFonts w:ascii="Tahoma" w:hAnsi="Tahoma" w:cs="Tahoma"/>
      <w:sz w:val="16"/>
      <w:szCs w:val="16"/>
    </w:rPr>
  </w:style>
  <w:style w:type="paragraph" w:styleId="E-mailSignature">
    <w:name w:val="E-mail Signature"/>
    <w:aliases w:val="EmailSignature"/>
    <w:basedOn w:val="Normal"/>
    <w:link w:val="E-mailSignatureChar"/>
    <w:semiHidden/>
    <w:rsid w:val="008B5B28"/>
  </w:style>
  <w:style w:type="character" w:customStyle="1" w:styleId="E-mailSignatureChar">
    <w:name w:val="E-mail Signature Char"/>
    <w:aliases w:val="EmailSignature Char"/>
    <w:basedOn w:val="DefaultParagraphFont"/>
    <w:link w:val="E-mailSignature"/>
    <w:semiHidden/>
    <w:rsid w:val="00756477"/>
    <w:rPr>
      <w:szCs w:val="24"/>
    </w:rPr>
  </w:style>
  <w:style w:type="paragraph" w:styleId="EnvelopeAddress">
    <w:name w:val="envelope address"/>
    <w:aliases w:val="EnvelopeAddress"/>
    <w:basedOn w:val="Normal"/>
    <w:uiPriority w:val="99"/>
    <w:semiHidden/>
    <w:rsid w:val="008B5B28"/>
    <w:pPr>
      <w:framePr w:w="7920" w:h="1980" w:hRule="exact" w:hSpace="180" w:wrap="auto" w:hAnchor="page" w:xAlign="center" w:yAlign="bottom"/>
      <w:ind w:left="2880"/>
    </w:pPr>
    <w:rPr>
      <w:rFonts w:asciiTheme="majorHAnsi" w:eastAsiaTheme="majorEastAsia" w:hAnsiTheme="majorHAnsi" w:cstheme="majorBidi"/>
    </w:rPr>
  </w:style>
  <w:style w:type="paragraph" w:styleId="EnvelopeReturn">
    <w:name w:val="envelope return"/>
    <w:aliases w:val="EnvelopeReturn"/>
    <w:basedOn w:val="Normal"/>
    <w:uiPriority w:val="99"/>
    <w:semiHidden/>
    <w:rsid w:val="008B5B28"/>
    <w:rPr>
      <w:rFonts w:asciiTheme="majorHAnsi" w:eastAsiaTheme="majorEastAsia" w:hAnsiTheme="majorHAnsi" w:cstheme="majorBidi"/>
      <w:szCs w:val="20"/>
    </w:rPr>
  </w:style>
  <w:style w:type="character" w:styleId="FootnoteReference">
    <w:name w:val="footnote reference"/>
    <w:aliases w:val="FootnoteReference"/>
    <w:basedOn w:val="DefaultParagraphFont"/>
    <w:semiHidden/>
    <w:rsid w:val="008B5B28"/>
    <w:rPr>
      <w:vertAlign w:val="superscript"/>
    </w:rPr>
  </w:style>
  <w:style w:type="character" w:styleId="HTMLCite">
    <w:name w:val="HTML Cite"/>
    <w:aliases w:val="HTMLCite"/>
    <w:basedOn w:val="DefaultParagraphFont"/>
    <w:semiHidden/>
    <w:rsid w:val="008B5B28"/>
    <w:rPr>
      <w:i/>
      <w:iCs/>
    </w:rPr>
  </w:style>
  <w:style w:type="character" w:styleId="HTMLCode">
    <w:name w:val="HTML Code"/>
    <w:aliases w:val="HTMLCode"/>
    <w:basedOn w:val="DefaultParagraphFont"/>
    <w:semiHidden/>
    <w:rsid w:val="008B5B28"/>
    <w:rPr>
      <w:rFonts w:ascii="Consolas" w:hAnsi="Consolas" w:cs="Consolas"/>
      <w:sz w:val="20"/>
      <w:szCs w:val="20"/>
    </w:rPr>
  </w:style>
  <w:style w:type="character" w:styleId="HTMLDefinition">
    <w:name w:val="HTML Definition"/>
    <w:aliases w:val="HTMLDefinition"/>
    <w:basedOn w:val="DefaultParagraphFont"/>
    <w:semiHidden/>
    <w:rsid w:val="008B5B28"/>
    <w:rPr>
      <w:i/>
      <w:iCs/>
    </w:rPr>
  </w:style>
  <w:style w:type="character" w:styleId="HTMLKeyboard">
    <w:name w:val="HTML Keyboard"/>
    <w:aliases w:val="HTMLKeyboard"/>
    <w:basedOn w:val="DefaultParagraphFont"/>
    <w:semiHidden/>
    <w:rsid w:val="008B5B28"/>
    <w:rPr>
      <w:rFonts w:ascii="Consolas" w:hAnsi="Consolas" w:cs="Consolas"/>
      <w:sz w:val="20"/>
      <w:szCs w:val="20"/>
    </w:rPr>
  </w:style>
  <w:style w:type="paragraph" w:styleId="HTMLPreformatted">
    <w:name w:val="HTML Preformatted"/>
    <w:aliases w:val="HTMLPreformatted"/>
    <w:basedOn w:val="Normal"/>
    <w:link w:val="HTMLPreformattedChar"/>
    <w:semiHidden/>
    <w:rsid w:val="008B5B28"/>
    <w:rPr>
      <w:rFonts w:ascii="Consolas" w:hAnsi="Consolas" w:cs="Consolas"/>
      <w:szCs w:val="20"/>
    </w:rPr>
  </w:style>
  <w:style w:type="character" w:customStyle="1" w:styleId="HTMLPreformattedChar">
    <w:name w:val="HTML Preformatted Char"/>
    <w:aliases w:val="HTMLPreformatted Char"/>
    <w:basedOn w:val="DefaultParagraphFont"/>
    <w:link w:val="HTMLPreformatted"/>
    <w:semiHidden/>
    <w:rsid w:val="00756477"/>
    <w:rPr>
      <w:rFonts w:ascii="Consolas" w:hAnsi="Consolas" w:cs="Consolas"/>
    </w:rPr>
  </w:style>
  <w:style w:type="character" w:styleId="HTMLSample">
    <w:name w:val="HTML Sample"/>
    <w:aliases w:val="HTMLSample"/>
    <w:basedOn w:val="DefaultParagraphFont"/>
    <w:semiHidden/>
    <w:rsid w:val="008B5B28"/>
    <w:rPr>
      <w:rFonts w:ascii="Consolas" w:hAnsi="Consolas" w:cs="Consolas"/>
      <w:sz w:val="24"/>
      <w:szCs w:val="24"/>
    </w:rPr>
  </w:style>
  <w:style w:type="character" w:styleId="HTMLTypewriter">
    <w:name w:val="HTML Typewriter"/>
    <w:aliases w:val="HTMLTypewriter"/>
    <w:basedOn w:val="DefaultParagraphFont"/>
    <w:semiHidden/>
    <w:rsid w:val="008B5B28"/>
    <w:rPr>
      <w:rFonts w:ascii="Consolas" w:hAnsi="Consolas" w:cs="Consolas"/>
      <w:sz w:val="20"/>
      <w:szCs w:val="20"/>
    </w:rPr>
  </w:style>
  <w:style w:type="character" w:styleId="HTMLVariable">
    <w:name w:val="HTML Variable"/>
    <w:aliases w:val="HTMLVariable"/>
    <w:basedOn w:val="DefaultParagraphFont"/>
    <w:semiHidden/>
    <w:rsid w:val="008B5B28"/>
    <w:rPr>
      <w:i/>
      <w:iCs/>
    </w:rPr>
  </w:style>
  <w:style w:type="paragraph" w:styleId="IndexHeading">
    <w:name w:val="index heading"/>
    <w:aliases w:val="IndexHeading"/>
    <w:basedOn w:val="Normal"/>
    <w:next w:val="Normal"/>
    <w:semiHidden/>
    <w:rsid w:val="008B5B28"/>
    <w:rPr>
      <w:rFonts w:asciiTheme="majorHAnsi" w:eastAsiaTheme="majorEastAsia" w:hAnsiTheme="majorHAnsi" w:cstheme="majorBidi"/>
      <w:b/>
      <w:bCs/>
    </w:rPr>
  </w:style>
  <w:style w:type="paragraph" w:styleId="NormalWeb">
    <w:name w:val="Normal (Web)"/>
    <w:aliases w:val="NormalWeb"/>
    <w:basedOn w:val="Normal"/>
    <w:uiPriority w:val="99"/>
    <w:semiHidden/>
    <w:rsid w:val="008B5B28"/>
  </w:style>
  <w:style w:type="paragraph" w:styleId="NormalIndent">
    <w:name w:val="Normal Indent"/>
    <w:aliases w:val="NormalIndent"/>
    <w:basedOn w:val="Normal"/>
    <w:semiHidden/>
    <w:rsid w:val="008B5B28"/>
    <w:pPr>
      <w:ind w:left="720"/>
    </w:pPr>
  </w:style>
  <w:style w:type="paragraph" w:styleId="NoteHeading">
    <w:name w:val="Note Heading"/>
    <w:aliases w:val="NoteHeading"/>
    <w:basedOn w:val="Normal"/>
    <w:next w:val="Normal"/>
    <w:link w:val="NoteHeadingChar"/>
    <w:semiHidden/>
    <w:rsid w:val="008B5B28"/>
  </w:style>
  <w:style w:type="character" w:customStyle="1" w:styleId="NoteHeadingChar">
    <w:name w:val="Note Heading Char"/>
    <w:aliases w:val="NoteHeading Char"/>
    <w:basedOn w:val="DefaultParagraphFont"/>
    <w:link w:val="NoteHeading"/>
    <w:semiHidden/>
    <w:rsid w:val="00756477"/>
    <w:rPr>
      <w:szCs w:val="24"/>
    </w:rPr>
  </w:style>
  <w:style w:type="paragraph" w:styleId="BodyTextFirstIndent">
    <w:name w:val="Body Text First Indent"/>
    <w:aliases w:val="BodyTextFirstIndent"/>
    <w:basedOn w:val="BodyText"/>
    <w:link w:val="BodyTextFirstIndentChar"/>
    <w:semiHidden/>
    <w:rsid w:val="00EE3736"/>
    <w:pPr>
      <w:spacing w:after="0"/>
      <w:ind w:firstLine="360"/>
    </w:pPr>
  </w:style>
  <w:style w:type="character" w:customStyle="1" w:styleId="BodyTextFirstIndentChar">
    <w:name w:val="Body Text First Indent Char"/>
    <w:aliases w:val="BodyTextFirstIndent Char"/>
    <w:basedOn w:val="BodyTextChar"/>
    <w:link w:val="BodyTextFirstIndent"/>
    <w:semiHidden/>
    <w:rsid w:val="00756477"/>
    <w:rPr>
      <w:szCs w:val="24"/>
    </w:rPr>
  </w:style>
  <w:style w:type="paragraph" w:styleId="BodyTextIndent">
    <w:name w:val="Body Text Indent"/>
    <w:aliases w:val="BodyTextIndent"/>
    <w:basedOn w:val="Normal"/>
    <w:link w:val="BodyTextIndentChar"/>
    <w:semiHidden/>
    <w:rsid w:val="00EE3736"/>
    <w:pPr>
      <w:spacing w:after="120"/>
      <w:ind w:left="360"/>
    </w:pPr>
  </w:style>
  <w:style w:type="character" w:customStyle="1" w:styleId="BodyTextIndentChar">
    <w:name w:val="Body Text Indent Char"/>
    <w:aliases w:val="BodyTextIndent Char"/>
    <w:basedOn w:val="DefaultParagraphFont"/>
    <w:link w:val="BodyTextIndent"/>
    <w:semiHidden/>
    <w:rsid w:val="00756477"/>
    <w:rPr>
      <w:szCs w:val="24"/>
    </w:rPr>
  </w:style>
  <w:style w:type="paragraph" w:styleId="BodyTextFirstIndent2">
    <w:name w:val="Body Text First Indent 2"/>
    <w:aliases w:val="BodyTextFirstIndent2"/>
    <w:basedOn w:val="BodyTextIndent"/>
    <w:link w:val="BodyTextFirstIndent2Char"/>
    <w:semiHidden/>
    <w:rsid w:val="00EE3736"/>
    <w:pPr>
      <w:spacing w:after="0"/>
      <w:ind w:firstLine="360"/>
    </w:pPr>
  </w:style>
  <w:style w:type="character" w:customStyle="1" w:styleId="BodyTextFirstIndent2Char">
    <w:name w:val="Body Text First Indent 2 Char"/>
    <w:aliases w:val="BodyTextFirstIndent2 Char"/>
    <w:basedOn w:val="BodyTextIndentChar"/>
    <w:link w:val="BodyTextFirstIndent2"/>
    <w:semiHidden/>
    <w:rsid w:val="00756477"/>
    <w:rPr>
      <w:szCs w:val="24"/>
    </w:rPr>
  </w:style>
  <w:style w:type="paragraph" w:styleId="BodyTextIndent2">
    <w:name w:val="Body Text Indent 2"/>
    <w:aliases w:val="BodyTextIndent2"/>
    <w:basedOn w:val="Normal"/>
    <w:link w:val="BodyTextIndent2Char"/>
    <w:semiHidden/>
    <w:rsid w:val="00EE3736"/>
    <w:pPr>
      <w:spacing w:after="120" w:line="480" w:lineRule="auto"/>
      <w:ind w:left="360"/>
    </w:pPr>
  </w:style>
  <w:style w:type="character" w:customStyle="1" w:styleId="BodyTextIndent2Char">
    <w:name w:val="Body Text Indent 2 Char"/>
    <w:aliases w:val="BodyTextIndent2 Char"/>
    <w:basedOn w:val="DefaultParagraphFont"/>
    <w:link w:val="BodyTextIndent2"/>
    <w:semiHidden/>
    <w:rsid w:val="00756477"/>
    <w:rPr>
      <w:szCs w:val="24"/>
    </w:rPr>
  </w:style>
  <w:style w:type="paragraph" w:styleId="BodyTextIndent3">
    <w:name w:val="Body Text Indent 3"/>
    <w:aliases w:val="BodyTextIndent3"/>
    <w:basedOn w:val="Normal"/>
    <w:link w:val="BodyTextIndent3Char"/>
    <w:semiHidden/>
    <w:rsid w:val="00EE3736"/>
    <w:pPr>
      <w:spacing w:after="120"/>
      <w:ind w:left="360"/>
    </w:pPr>
    <w:rPr>
      <w:sz w:val="16"/>
      <w:szCs w:val="16"/>
    </w:rPr>
  </w:style>
  <w:style w:type="character" w:customStyle="1" w:styleId="BodyTextIndent3Char">
    <w:name w:val="Body Text Indent 3 Char"/>
    <w:aliases w:val="BodyTextIndent3 Char"/>
    <w:basedOn w:val="DefaultParagraphFont"/>
    <w:link w:val="BodyTextIndent3"/>
    <w:semiHidden/>
    <w:rsid w:val="00756477"/>
    <w:rPr>
      <w:sz w:val="16"/>
      <w:szCs w:val="16"/>
    </w:rPr>
  </w:style>
  <w:style w:type="character" w:styleId="BookTitle">
    <w:name w:val="Book Title"/>
    <w:aliases w:val="BookTitle"/>
    <w:basedOn w:val="DefaultParagraphFont"/>
    <w:uiPriority w:val="33"/>
    <w:qFormat/>
    <w:rsid w:val="00EE3736"/>
    <w:rPr>
      <w:b/>
      <w:bCs/>
      <w:smallCaps/>
      <w:spacing w:val="5"/>
    </w:rPr>
  </w:style>
  <w:style w:type="paragraph" w:styleId="TableofAuthorities">
    <w:name w:val="table of authorities"/>
    <w:aliases w:val="TableOfAuthorities"/>
    <w:basedOn w:val="Normal"/>
    <w:next w:val="Normal"/>
    <w:semiHidden/>
    <w:rsid w:val="00EE3736"/>
    <w:pPr>
      <w:ind w:left="240" w:hanging="240"/>
    </w:pPr>
  </w:style>
  <w:style w:type="paragraph" w:styleId="TableofFigures">
    <w:name w:val="table of figures"/>
    <w:aliases w:val="TableOfFigures"/>
    <w:basedOn w:val="Normal"/>
    <w:next w:val="Normal"/>
    <w:semiHidden/>
    <w:rsid w:val="00EE3736"/>
  </w:style>
  <w:style w:type="paragraph" w:styleId="NoSpacing">
    <w:name w:val="No Spacing"/>
    <w:aliases w:val="NoSpacing"/>
    <w:uiPriority w:val="1"/>
    <w:qFormat/>
    <w:rsid w:val="00CD24C0"/>
    <w:rPr>
      <w:sz w:val="24"/>
      <w:szCs w:val="24"/>
    </w:rPr>
  </w:style>
  <w:style w:type="character" w:styleId="SubtleEmphasis">
    <w:name w:val="Subtle Emphasis"/>
    <w:aliases w:val="SubtleEmphasis"/>
    <w:basedOn w:val="DefaultParagraphFont"/>
    <w:uiPriority w:val="19"/>
    <w:qFormat/>
    <w:rsid w:val="00CD24C0"/>
    <w:rPr>
      <w:i/>
      <w:iCs/>
      <w:color w:val="808080" w:themeColor="text1" w:themeTint="7F"/>
    </w:rPr>
  </w:style>
  <w:style w:type="character" w:styleId="SubtleReference">
    <w:name w:val="Subtle Reference"/>
    <w:aliases w:val="SubtleReference"/>
    <w:basedOn w:val="DefaultParagraphFont"/>
    <w:uiPriority w:val="31"/>
    <w:qFormat/>
    <w:rsid w:val="00CD24C0"/>
    <w:rPr>
      <w:smallCaps/>
      <w:color w:val="C0504D" w:themeColor="accent2"/>
      <w:u w:val="single"/>
    </w:rPr>
  </w:style>
  <w:style w:type="character" w:customStyle="1" w:styleId="ABodyCopyInlineCodeCourierNewItalic">
    <w:name w:val="ABodyCopyInlineCodeCourierNewItalic"/>
    <w:basedOn w:val="DefaultParagraphFont"/>
    <w:uiPriority w:val="1"/>
    <w:semiHidden/>
    <w:qFormat/>
    <w:rsid w:val="006E5B1E"/>
    <w:rPr>
      <w:rFonts w:ascii="Courier New" w:hAnsi="Courier New"/>
      <w:i/>
      <w:sz w:val="18"/>
    </w:rPr>
  </w:style>
  <w:style w:type="paragraph" w:customStyle="1" w:styleId="AUnorderedNest2ListLast">
    <w:name w:val="AUnorderedNest2ListLast"/>
    <w:basedOn w:val="AUnorderedNest2List"/>
    <w:qFormat/>
    <w:rsid w:val="002178AD"/>
    <w:pPr>
      <w:spacing w:after="180"/>
    </w:pPr>
  </w:style>
  <w:style w:type="paragraph" w:customStyle="1" w:styleId="AUnorderedNest3ListLast">
    <w:name w:val="AUnorderedNest3ListLast"/>
    <w:basedOn w:val="AUnorderedNest3List"/>
    <w:qFormat/>
    <w:rsid w:val="002E0C47"/>
    <w:pPr>
      <w:spacing w:after="180"/>
    </w:pPr>
  </w:style>
  <w:style w:type="paragraph" w:customStyle="1" w:styleId="ACaptionHeadWide">
    <w:name w:val="ACaptionHeadWide"/>
    <w:basedOn w:val="ACaptionHead"/>
    <w:semiHidden/>
    <w:qFormat/>
    <w:rsid w:val="0075651B"/>
    <w:pPr>
      <w:ind w:left="0"/>
    </w:pPr>
  </w:style>
  <w:style w:type="paragraph" w:customStyle="1" w:styleId="ABodyCopyBeforeListsOrderedUnorderedKeepwithNext">
    <w:name w:val="ABodyCopyBeforeListsOrderedUnorderedKeepwithNext"/>
    <w:basedOn w:val="ABodyCopy"/>
    <w:semiHidden/>
    <w:qFormat/>
    <w:rsid w:val="00251BDF"/>
    <w:pPr>
      <w:keepNext/>
      <w:spacing w:after="120"/>
    </w:pPr>
  </w:style>
  <w:style w:type="paragraph" w:customStyle="1" w:styleId="ABodyCopySpaceBefore12ptSpaceAFter6pt">
    <w:name w:val="ABodyCopySpaceBefore12ptSpaceAFter6pt"/>
    <w:basedOn w:val="ABodyCopySpaceBefore12pt"/>
    <w:semiHidden/>
    <w:qFormat/>
    <w:rsid w:val="008A0606"/>
    <w:pPr>
      <w:spacing w:after="120"/>
    </w:pPr>
  </w:style>
  <w:style w:type="paragraph" w:customStyle="1" w:styleId="ACodeShadeNewLine">
    <w:name w:val="ACodeShadeNewLine"/>
    <w:basedOn w:val="ACode"/>
    <w:semiHidden/>
    <w:qFormat/>
    <w:rsid w:val="00434B38"/>
    <w:pPr>
      <w:shd w:val="pct12" w:color="auto" w:fill="auto"/>
    </w:pPr>
  </w:style>
  <w:style w:type="paragraph" w:customStyle="1" w:styleId="ACodeTightLast">
    <w:name w:val="ACodeTightLast"/>
    <w:basedOn w:val="Normal"/>
    <w:semiHidden/>
    <w:qFormat/>
    <w:rsid w:val="00434B38"/>
    <w:pPr>
      <w:spacing w:after="180"/>
      <w:ind w:left="720" w:right="288"/>
    </w:pPr>
    <w:rPr>
      <w:rFonts w:ascii="Courier New" w:eastAsiaTheme="minorHAnsi" w:hAnsi="Courier New"/>
      <w:spacing w:val="-8"/>
      <w:sz w:val="17"/>
      <w:szCs w:val="18"/>
    </w:rPr>
  </w:style>
  <w:style w:type="paragraph" w:customStyle="1" w:styleId="ACodeTight2">
    <w:name w:val="ACodeTight2"/>
    <w:basedOn w:val="Normal"/>
    <w:semiHidden/>
    <w:qFormat/>
    <w:rsid w:val="00434B38"/>
    <w:pPr>
      <w:spacing w:after="180"/>
      <w:ind w:left="360" w:right="288"/>
      <w:contextualSpacing/>
    </w:pPr>
    <w:rPr>
      <w:rFonts w:ascii="Courier New" w:hAnsi="Courier New"/>
      <w:spacing w:val="-12"/>
      <w:sz w:val="17"/>
      <w:szCs w:val="18"/>
    </w:rPr>
  </w:style>
  <w:style w:type="paragraph" w:customStyle="1" w:styleId="AcodeindentFirstline">
    <w:name w:val="Acode_indent_Firstline"/>
    <w:basedOn w:val="Normal"/>
    <w:semiHidden/>
    <w:qFormat/>
    <w:rsid w:val="00434B38"/>
    <w:pPr>
      <w:spacing w:before="80"/>
      <w:ind w:left="360"/>
    </w:pPr>
    <w:rPr>
      <w:rFonts w:ascii="Courier New" w:hAnsi="Courier New"/>
      <w:bCs/>
      <w:sz w:val="17"/>
      <w:szCs w:val="18"/>
    </w:rPr>
  </w:style>
  <w:style w:type="paragraph" w:customStyle="1" w:styleId="AcodeindentFirstlineLastline">
    <w:name w:val="AcodeindentFirstlineLastline"/>
    <w:basedOn w:val="Normal"/>
    <w:semiHidden/>
    <w:qFormat/>
    <w:rsid w:val="00434B38"/>
    <w:pPr>
      <w:spacing w:before="80" w:after="180"/>
      <w:ind w:left="720"/>
    </w:pPr>
    <w:rPr>
      <w:rFonts w:ascii="Courier New" w:hAnsi="Courier New"/>
      <w:bCs/>
      <w:sz w:val="18"/>
      <w:szCs w:val="18"/>
    </w:rPr>
  </w:style>
  <w:style w:type="table" w:styleId="ListTable7Colorful-Accent6">
    <w:name w:val="List Table 7 Colorful Accent 6"/>
    <w:basedOn w:val="TableNormal"/>
    <w:uiPriority w:val="52"/>
    <w:rsid w:val="00923093"/>
    <w:rPr>
      <w:color w:val="E36C0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ATableBody">
    <w:name w:val="ATableBody"/>
    <w:qFormat/>
    <w:rsid w:val="00E81322"/>
    <w:rPr>
      <w:szCs w:val="24"/>
    </w:rPr>
  </w:style>
  <w:style w:type="paragraph" w:customStyle="1" w:styleId="AHiddenTextBeginKeyWord">
    <w:name w:val="AHiddenTextBeginKeyWord"/>
    <w:basedOn w:val="AHiddenTextBeginCode"/>
    <w:semiHidden/>
    <w:qFormat/>
    <w:rsid w:val="00772265"/>
  </w:style>
  <w:style w:type="paragraph" w:customStyle="1" w:styleId="AHiddenTextEndKeyWord">
    <w:name w:val="AHiddenTextEndKeyWord"/>
    <w:basedOn w:val="AHiddenTextEndCode"/>
    <w:semiHidden/>
    <w:qFormat/>
    <w:rsid w:val="00772265"/>
  </w:style>
  <w:style w:type="paragraph" w:customStyle="1" w:styleId="AHIddenTExtBeginODSOutput">
    <w:name w:val="AHIddenTExtBeginODSOutput"/>
    <w:basedOn w:val="AHiddenTextBeginTip"/>
    <w:semiHidden/>
    <w:qFormat/>
    <w:rsid w:val="00880DF6"/>
  </w:style>
  <w:style w:type="paragraph" w:customStyle="1" w:styleId="AHiddenTextEndODSOutput">
    <w:name w:val="AHiddenTextEndODSOutput"/>
    <w:basedOn w:val="AHiddenTextEndCode"/>
    <w:semiHidden/>
    <w:qFormat/>
    <w:rsid w:val="00880DF6"/>
  </w:style>
  <w:style w:type="paragraph" w:customStyle="1" w:styleId="AOrderedList1Para">
    <w:name w:val="AOrderedList1Para"/>
    <w:basedOn w:val="AOrderedList1"/>
    <w:qFormat/>
    <w:rsid w:val="002E0C47"/>
    <w:pPr>
      <w:numPr>
        <w:numId w:val="0"/>
      </w:numPr>
      <w:ind w:left="1080"/>
    </w:pPr>
    <w:rPr>
      <w:rFonts w:eastAsiaTheme="minorEastAsia"/>
    </w:rPr>
  </w:style>
  <w:style w:type="paragraph" w:customStyle="1" w:styleId="ACodeShadeNewLast">
    <w:name w:val="ACodeShadeNewLast"/>
    <w:basedOn w:val="ACodeShadeNewLine"/>
    <w:semiHidden/>
    <w:qFormat/>
    <w:rsid w:val="00434B38"/>
    <w:pPr>
      <w:spacing w:after="180"/>
    </w:pPr>
  </w:style>
  <w:style w:type="paragraph" w:customStyle="1" w:styleId="ACaptionHeadODS">
    <w:name w:val="ACaptionHeadODS"/>
    <w:basedOn w:val="ACaptionHead"/>
    <w:semiHidden/>
    <w:qFormat/>
    <w:rsid w:val="00D9610B"/>
  </w:style>
  <w:style w:type="paragraph" w:customStyle="1" w:styleId="AEquationWithParenNumbers">
    <w:name w:val="AEquationWithParenNumbers"/>
    <w:basedOn w:val="Normal"/>
    <w:link w:val="AEquationWithParenNumbersChar"/>
    <w:qFormat/>
    <w:rsid w:val="003379BB"/>
    <w:pPr>
      <w:tabs>
        <w:tab w:val="center" w:pos="5400"/>
        <w:tab w:val="right" w:pos="10080"/>
      </w:tabs>
      <w:spacing w:before="180" w:line="480" w:lineRule="auto"/>
      <w:ind w:left="360"/>
    </w:pPr>
    <w:rPr>
      <w:rFonts w:eastAsia="MS Gothic"/>
      <w:szCs w:val="20"/>
    </w:rPr>
  </w:style>
  <w:style w:type="character" w:customStyle="1" w:styleId="Aarrow">
    <w:name w:val="Aarrow"/>
    <w:basedOn w:val="DefaultParagraphFont"/>
    <w:uiPriority w:val="1"/>
    <w:semiHidden/>
    <w:qFormat/>
    <w:rsid w:val="00D36F8C"/>
    <w:rPr>
      <w:rFonts w:ascii="Times New Roman" w:hAnsi="Times New Roman" w:cs="Times New Roman" w:hint="default"/>
      <w:b/>
      <w:bCs w:val="0"/>
      <w:sz w:val="22"/>
    </w:rPr>
  </w:style>
  <w:style w:type="character" w:customStyle="1" w:styleId="ACaptionHeadSuperScript">
    <w:name w:val="ACaptionHeadSuperScript"/>
    <w:basedOn w:val="DefaultParagraphFont"/>
    <w:uiPriority w:val="1"/>
    <w:semiHidden/>
    <w:qFormat/>
    <w:rsid w:val="00A00638"/>
    <w:rPr>
      <w:rFonts w:ascii="HelveticaNeueLT Std" w:hAnsi="HelveticaNeueLT Std"/>
      <w:b w:val="0"/>
      <w:sz w:val="18"/>
      <w:vertAlign w:val="superscript"/>
    </w:rPr>
  </w:style>
  <w:style w:type="character" w:customStyle="1" w:styleId="ACaptionHeadItalic">
    <w:name w:val="ACaptionHeadItalic"/>
    <w:basedOn w:val="DefaultParagraphFont"/>
    <w:uiPriority w:val="1"/>
    <w:semiHidden/>
    <w:qFormat/>
    <w:rsid w:val="006D084C"/>
    <w:rPr>
      <w:rFonts w:ascii="HelveticaNeueLT Std" w:hAnsi="HelveticaNeueLT Std"/>
      <w:i/>
      <w:sz w:val="18"/>
    </w:rPr>
  </w:style>
  <w:style w:type="character" w:customStyle="1" w:styleId="AHeading3Superscript">
    <w:name w:val="AHeading3Superscript"/>
    <w:basedOn w:val="DefaultParagraphFont"/>
    <w:uiPriority w:val="1"/>
    <w:semiHidden/>
    <w:qFormat/>
    <w:rsid w:val="002C27DC"/>
    <w:rPr>
      <w:rFonts w:ascii="HelveticaNeueLT Std" w:hAnsi="HelveticaNeueLT Std"/>
      <w:sz w:val="22"/>
      <w:vertAlign w:val="superscript"/>
    </w:rPr>
  </w:style>
  <w:style w:type="character" w:customStyle="1" w:styleId="AHeadindg1Italic">
    <w:name w:val="AHeadindg1Italic"/>
    <w:basedOn w:val="DefaultParagraphFont"/>
    <w:uiPriority w:val="1"/>
    <w:semiHidden/>
    <w:qFormat/>
    <w:rsid w:val="00684FAE"/>
    <w:rPr>
      <w:rFonts w:ascii="HelveticaNeueLT Std" w:hAnsi="HelveticaNeueLT Std"/>
      <w:b w:val="0"/>
      <w:i/>
      <w:sz w:val="26"/>
    </w:rPr>
  </w:style>
  <w:style w:type="character" w:customStyle="1" w:styleId="AHeading2Italic">
    <w:name w:val="AHeading2Italic"/>
    <w:basedOn w:val="DefaultParagraphFont"/>
    <w:uiPriority w:val="1"/>
    <w:semiHidden/>
    <w:qFormat/>
    <w:rsid w:val="00684FAE"/>
    <w:rPr>
      <w:rFonts w:ascii="HelveticaNeueLT Std" w:hAnsi="HelveticaNeueLT Std"/>
      <w:i/>
      <w:sz w:val="24"/>
    </w:rPr>
  </w:style>
  <w:style w:type="character" w:customStyle="1" w:styleId="AHeading3Italic">
    <w:name w:val="AHeading3Italic"/>
    <w:basedOn w:val="DefaultParagraphFont"/>
    <w:uiPriority w:val="1"/>
    <w:semiHidden/>
    <w:qFormat/>
    <w:rsid w:val="00684FAE"/>
    <w:rPr>
      <w:rFonts w:ascii="HelveticaNeueLT Std" w:hAnsi="HelveticaNeueLT Std"/>
      <w:i/>
      <w:sz w:val="22"/>
    </w:rPr>
  </w:style>
  <w:style w:type="character" w:customStyle="1" w:styleId="AHeading4Italic">
    <w:name w:val="AHeading4Italic"/>
    <w:basedOn w:val="ABodyCopyChar"/>
    <w:uiPriority w:val="1"/>
    <w:semiHidden/>
    <w:qFormat/>
    <w:rsid w:val="00B01291"/>
    <w:rPr>
      <w:rFonts w:ascii="HelveticaNeueLT Std" w:hAnsi="HelveticaNeueLT Std"/>
      <w:i/>
      <w:sz w:val="20"/>
    </w:rPr>
  </w:style>
  <w:style w:type="paragraph" w:customStyle="1" w:styleId="ANote">
    <w:name w:val="ANote"/>
    <w:basedOn w:val="ABodyCopy"/>
    <w:qFormat/>
    <w:rsid w:val="006528D3"/>
  </w:style>
  <w:style w:type="paragraph" w:customStyle="1" w:styleId="ASpecialTopicList">
    <w:name w:val="ASpecialTopicList"/>
    <w:basedOn w:val="ASpecialTopic"/>
    <w:semiHidden/>
    <w:qFormat/>
    <w:rsid w:val="006F2759"/>
    <w:pPr>
      <w:spacing w:after="60"/>
    </w:pPr>
  </w:style>
  <w:style w:type="paragraph" w:customStyle="1" w:styleId="code0">
    <w:name w:val="code"/>
    <w:basedOn w:val="Normal"/>
    <w:link w:val="codeChar"/>
    <w:autoRedefine/>
    <w:semiHidden/>
    <w:qFormat/>
    <w:rsid w:val="00AB7207"/>
    <w:pPr>
      <w:tabs>
        <w:tab w:val="left" w:pos="1680"/>
      </w:tabs>
      <w:overflowPunct w:val="0"/>
      <w:autoSpaceDE w:val="0"/>
      <w:autoSpaceDN w:val="0"/>
      <w:adjustRightInd w:val="0"/>
      <w:spacing w:line="220" w:lineRule="exact"/>
      <w:ind w:left="1440" w:right="360"/>
      <w:textAlignment w:val="baseline"/>
    </w:pPr>
    <w:rPr>
      <w:rFonts w:ascii="Courier" w:hAnsi="Courier"/>
      <w:sz w:val="18"/>
      <w:szCs w:val="18"/>
    </w:rPr>
  </w:style>
  <w:style w:type="character" w:customStyle="1" w:styleId="codeChar">
    <w:name w:val="code Char"/>
    <w:link w:val="code0"/>
    <w:semiHidden/>
    <w:rsid w:val="00756477"/>
    <w:rPr>
      <w:rFonts w:ascii="Courier" w:hAnsi="Courier"/>
      <w:sz w:val="18"/>
      <w:szCs w:val="18"/>
    </w:rPr>
  </w:style>
  <w:style w:type="character" w:customStyle="1" w:styleId="AMenuPath">
    <w:name w:val="AMenuPath"/>
    <w:basedOn w:val="ABodyCopyBold"/>
    <w:uiPriority w:val="1"/>
    <w:semiHidden/>
    <w:qFormat/>
    <w:rsid w:val="00AB7207"/>
    <w:rPr>
      <w:rFonts w:ascii="Times New Roman" w:hAnsi="Times New Roman"/>
      <w:b/>
      <w:color w:val="000000" w:themeColor="text1"/>
      <w:sz w:val="20"/>
    </w:rPr>
  </w:style>
  <w:style w:type="character" w:customStyle="1" w:styleId="ASuperscriptBold">
    <w:name w:val="ASuperscriptBold"/>
    <w:basedOn w:val="ASuperscript"/>
    <w:uiPriority w:val="1"/>
    <w:qFormat/>
    <w:rsid w:val="00153DC0"/>
    <w:rPr>
      <w:rFonts w:ascii="Times New Roman" w:hAnsi="Times New Roman"/>
      <w:b/>
      <w:sz w:val="20"/>
      <w:vertAlign w:val="superscript"/>
    </w:rPr>
  </w:style>
  <w:style w:type="paragraph" w:customStyle="1" w:styleId="AUnordered1ListPara">
    <w:name w:val="AUnordered1ListPara"/>
    <w:basedOn w:val="Normal"/>
    <w:qFormat/>
    <w:rsid w:val="002E0C47"/>
    <w:pPr>
      <w:spacing w:after="40"/>
      <w:ind w:left="1080"/>
    </w:pPr>
    <w:rPr>
      <w:szCs w:val="20"/>
    </w:rPr>
  </w:style>
  <w:style w:type="paragraph" w:customStyle="1" w:styleId="AUnorderedNest2ListPara">
    <w:name w:val="AUnorderedNest2ListPara"/>
    <w:basedOn w:val="AUnorderedNest2List"/>
    <w:qFormat/>
    <w:rsid w:val="00163EFE"/>
    <w:pPr>
      <w:numPr>
        <w:numId w:val="0"/>
      </w:numPr>
      <w:ind w:left="1368"/>
    </w:pPr>
  </w:style>
  <w:style w:type="paragraph" w:customStyle="1" w:styleId="AUnorderedNest3ListPara">
    <w:name w:val="AUnorderedNest3ListPara"/>
    <w:basedOn w:val="AUnorderedNest3List"/>
    <w:qFormat/>
    <w:rsid w:val="003E46B2"/>
    <w:pPr>
      <w:numPr>
        <w:numId w:val="0"/>
      </w:numPr>
      <w:ind w:left="1800"/>
    </w:pPr>
    <w:rPr>
      <w:rFonts w:eastAsiaTheme="minorEastAsia"/>
    </w:rPr>
  </w:style>
  <w:style w:type="paragraph" w:customStyle="1" w:styleId="AOrderedList2Para">
    <w:name w:val="AOrderedList2Para"/>
    <w:basedOn w:val="AOrderedList2"/>
    <w:qFormat/>
    <w:rsid w:val="00A100EB"/>
    <w:pPr>
      <w:numPr>
        <w:numId w:val="0"/>
      </w:numPr>
      <w:ind w:left="1440"/>
    </w:pPr>
  </w:style>
  <w:style w:type="paragraph" w:customStyle="1" w:styleId="AOrderedList3Para">
    <w:name w:val="AOrderedList3Para"/>
    <w:basedOn w:val="AOrderedList3"/>
    <w:qFormat/>
    <w:rsid w:val="00A100EB"/>
    <w:pPr>
      <w:numPr>
        <w:numId w:val="0"/>
      </w:numPr>
      <w:ind w:left="1944"/>
    </w:pPr>
  </w:style>
  <w:style w:type="paragraph" w:customStyle="1" w:styleId="APartsPageTitle">
    <w:name w:val="APartsPageTitle"/>
    <w:basedOn w:val="AChapTitle"/>
    <w:semiHidden/>
    <w:qFormat/>
    <w:rsid w:val="00FF0430"/>
  </w:style>
  <w:style w:type="paragraph" w:customStyle="1" w:styleId="APartsChapterTitles">
    <w:name w:val="APartsChapterTitles"/>
    <w:basedOn w:val="TOC1"/>
    <w:semiHidden/>
    <w:qFormat/>
    <w:rsid w:val="00FF0430"/>
  </w:style>
  <w:style w:type="paragraph" w:customStyle="1" w:styleId="AHeaderLeft">
    <w:name w:val="AHeaderLeft"/>
    <w:basedOn w:val="Normal"/>
    <w:semiHidden/>
    <w:qFormat/>
    <w:rsid w:val="00E20704"/>
    <w:rPr>
      <w:i/>
      <w:szCs w:val="20"/>
    </w:rPr>
  </w:style>
  <w:style w:type="paragraph" w:customStyle="1" w:styleId="ABodyCopyNoSpaceAfter">
    <w:name w:val="ABodyCopyNoSpaceAfter"/>
    <w:basedOn w:val="ABodyCopy"/>
    <w:qFormat/>
    <w:rsid w:val="007A6C9A"/>
    <w:pPr>
      <w:spacing w:after="0"/>
    </w:pPr>
  </w:style>
  <w:style w:type="table" w:customStyle="1" w:styleId="SASPressTable">
    <w:name w:val="SASPressTable"/>
    <w:basedOn w:val="TableNormal"/>
    <w:uiPriority w:val="99"/>
    <w:rsid w:val="005A2040"/>
    <w:tblPr>
      <w:tblInd w:w="360" w:type="dxa"/>
      <w:tblBorders>
        <w:top w:val="single" w:sz="4" w:space="0" w:color="A6A6A6" w:themeColor="background1" w:themeShade="A6"/>
        <w:bottom w:val="single" w:sz="4" w:space="0" w:color="A6A6A6" w:themeColor="background1" w:themeShade="A6"/>
        <w:insideH w:val="single" w:sz="4" w:space="0" w:color="A6A6A6" w:themeColor="background1" w:themeShade="A6"/>
      </w:tblBorders>
      <w:tblCellMar>
        <w:left w:w="115" w:type="dxa"/>
        <w:right w:w="115" w:type="dxa"/>
      </w:tblCellMar>
    </w:tblPr>
    <w:tcPr>
      <w:noWrap/>
    </w:tcPr>
    <w:tblStylePr w:type="firstRow">
      <w:pPr>
        <w:keepNext w:val="0"/>
        <w:keepLines w:val="0"/>
        <w:pageBreakBefore w:val="0"/>
        <w:suppressLineNumbers w:val="0"/>
        <w:wordWrap/>
        <w:jc w:val="left"/>
      </w:pPr>
      <w:rPr>
        <w:rFonts w:ascii="Times New Roman" w:hAnsi="Times New Roman"/>
        <w:b/>
        <w:color w:val="auto"/>
        <w:sz w:val="20"/>
      </w:rPr>
      <w:tblPr/>
      <w:trPr>
        <w:tblHeader/>
      </w:trPr>
      <w:tcPr>
        <w:tcBorders>
          <w:top w:val="single" w:sz="6" w:space="0" w:color="808080" w:themeColor="background1" w:themeShade="80"/>
          <w:left w:val="nil"/>
          <w:bottom w:val="single" w:sz="6" w:space="0" w:color="808080" w:themeColor="background1" w:themeShade="80"/>
          <w:right w:val="nil"/>
          <w:insideH w:val="nil"/>
          <w:insideV w:val="nil"/>
          <w:tl2br w:val="nil"/>
          <w:tr2bl w:val="nil"/>
        </w:tcBorders>
        <w:shd w:val="clear" w:color="000000" w:themeColor="text1" w:fill="A6A6A6" w:themeFill="background1" w:themeFillShade="A6"/>
        <w:vAlign w:val="bottom"/>
      </w:tcPr>
    </w:tblStylePr>
    <w:tblStylePr w:type="firstCol">
      <w:rPr>
        <w:rFonts w:ascii="Times New Roman" w:hAnsi="Times New Roman"/>
        <w:sz w:val="20"/>
      </w:rPr>
      <w:tblPr/>
      <w:tcPr>
        <w:tcMar>
          <w:top w:w="0" w:type="nil"/>
          <w:left w:w="115" w:type="dxa"/>
          <w:bottom w:w="0" w:type="nil"/>
          <w:right w:w="115" w:type="dxa"/>
        </w:tcMar>
      </w:tcPr>
    </w:tblStylePr>
    <w:tblStylePr w:type="lastCol">
      <w:tblPr>
        <w:tblCellMar>
          <w:top w:w="120" w:type="dxa"/>
          <w:left w:w="75" w:type="dxa"/>
          <w:bottom w:w="105" w:type="dxa"/>
          <w:right w:w="75" w:type="dxa"/>
        </w:tblCellMar>
      </w:tblPr>
      <w:tcPr>
        <w:tcMar>
          <w:top w:w="0" w:type="nil"/>
          <w:left w:w="0" w:type="nil"/>
          <w:bottom w:w="0" w:type="nil"/>
          <w:right w:w="0" w:type="nil"/>
        </w:tcMar>
      </w:tcPr>
    </w:tblStylePr>
  </w:style>
  <w:style w:type="table" w:customStyle="1" w:styleId="SASPressTable5column">
    <w:name w:val="SASPressTable5column"/>
    <w:basedOn w:val="TableNormal"/>
    <w:uiPriority w:val="99"/>
    <w:rsid w:val="0044131A"/>
    <w:tblPr>
      <w:tblInd w:w="360" w:type="dxa"/>
      <w:tbl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insideH w:val="single" w:sz="6" w:space="0" w:color="808080" w:themeColor="background1" w:themeShade="80"/>
        <w:insideV w:val="single" w:sz="6" w:space="0" w:color="808080" w:themeColor="background1" w:themeShade="80"/>
      </w:tblBorders>
      <w:tblCellMar>
        <w:left w:w="115" w:type="dxa"/>
        <w:right w:w="115" w:type="dxa"/>
      </w:tblCellMar>
    </w:tblPr>
    <w:tblStylePr w:type="firstRow">
      <w:pPr>
        <w:suppressAutoHyphens/>
        <w:wordWrap/>
        <w:jc w:val="left"/>
      </w:pPr>
      <w:rPr>
        <w:rFonts w:ascii="Times New Roman" w:hAnsi="Times New Roman"/>
        <w:b/>
        <w:sz w:val="20"/>
      </w:rPr>
      <w:tblPr/>
      <w:trPr>
        <w:tblHeader/>
      </w:trPr>
      <w:tcPr>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insideH w:val="single" w:sz="6" w:space="0" w:color="808080" w:themeColor="background1" w:themeShade="80"/>
          <w:insideV w:val="single" w:sz="6" w:space="0" w:color="808080" w:themeColor="background1" w:themeShade="80"/>
          <w:tl2br w:val="nil"/>
          <w:tr2bl w:val="nil"/>
        </w:tcBorders>
        <w:shd w:val="clear" w:color="BFBFBF" w:themeColor="background1" w:themeShade="BF" w:fill="A6A6A6" w:themeFill="background1" w:themeFillShade="A6"/>
        <w:noWrap/>
        <w:vAlign w:val="bottom"/>
      </w:tcPr>
    </w:tblStylePr>
    <w:tblStylePr w:type="firstCol">
      <w:tblPr/>
      <w:tcPr>
        <w:noWrap/>
      </w:tcPr>
    </w:tblStylePr>
    <w:tblStylePr w:type="lastCol">
      <w:rPr>
        <w:rFonts w:ascii="Times New Roman" w:hAnsi="Times New Roman"/>
        <w:sz w:val="20"/>
      </w:rPr>
      <w:tblPr>
        <w:tblCellMar>
          <w:top w:w="120" w:type="dxa"/>
          <w:left w:w="75" w:type="dxa"/>
          <w:bottom w:w="105" w:type="dxa"/>
          <w:right w:w="75" w:type="dxa"/>
        </w:tblCellMar>
      </w:tblPr>
      <w:tcPr>
        <w:noWrap/>
        <w:tcMar>
          <w:top w:w="120" w:type="dxa"/>
          <w:left w:w="0" w:type="nil"/>
          <w:bottom w:w="0" w:type="nil"/>
          <w:right w:w="0" w:type="nil"/>
        </w:tcMar>
      </w:tcPr>
    </w:tblStylePr>
  </w:style>
  <w:style w:type="table" w:customStyle="1" w:styleId="SASPressTableGrid">
    <w:name w:val="SASPressTableGrid"/>
    <w:basedOn w:val="TableGrid"/>
    <w:uiPriority w:val="99"/>
    <w:rsid w:val="0044131A"/>
    <w:tblPr>
      <w:tblInd w:w="360" w:type="dxa"/>
      <w:tbl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insideH w:val="single" w:sz="6" w:space="0" w:color="808080" w:themeColor="background1" w:themeShade="80"/>
        <w:insideV w:val="single" w:sz="6" w:space="0" w:color="808080" w:themeColor="background1" w:themeShade="80"/>
      </w:tblBorders>
      <w:tblCellMar>
        <w:left w:w="115" w:type="dxa"/>
        <w:right w:w="115" w:type="dxa"/>
      </w:tblCellMar>
    </w:tblPr>
    <w:trPr>
      <w:cantSplit/>
    </w:trPr>
  </w:style>
  <w:style w:type="table" w:customStyle="1" w:styleId="SASPressTableShaded5Column">
    <w:name w:val="SASPressTableShaded5Column"/>
    <w:basedOn w:val="TableNormal"/>
    <w:uiPriority w:val="99"/>
    <w:rsid w:val="0044131A"/>
    <w:pPr>
      <w:keepNext/>
    </w:pPr>
    <w:rPr>
      <w:rFonts w:eastAsiaTheme="minorHAnsi"/>
    </w:rPr>
    <w:tblPr>
      <w:tblStyleRowBandSize w:val="1"/>
      <w:tblStyleColBandSize w:val="1"/>
      <w:tblInd w:w="360" w:type="dxa"/>
      <w:tblBorders>
        <w:top w:val="single" w:sz="4" w:space="0" w:color="auto"/>
        <w:left w:val="single" w:sz="4" w:space="0" w:color="auto"/>
        <w:bottom w:val="single" w:sz="4" w:space="0" w:color="auto"/>
        <w:right w:val="single" w:sz="4" w:space="0" w:color="auto"/>
      </w:tblBorders>
      <w:tblCellMar>
        <w:top w:w="120" w:type="dxa"/>
        <w:left w:w="75" w:type="dxa"/>
        <w:bottom w:w="105" w:type="dxa"/>
        <w:right w:w="75" w:type="dxa"/>
      </w:tblCellMar>
    </w:tblPr>
    <w:trPr>
      <w:cantSplit/>
    </w:trPr>
    <w:tcPr>
      <w:shd w:val="solid" w:color="BFBFBF" w:themeColor="background1" w:themeShade="BF" w:fill="BFBFBF" w:themeFill="background1" w:themeFillShade="BF"/>
    </w:tcPr>
    <w:tblStylePr w:type="firstRow">
      <w:pPr>
        <w:keepNext/>
        <w:wordWrap/>
        <w:jc w:val="left"/>
      </w:pPr>
      <w:rPr>
        <w:rFonts w:ascii="Times New Roman" w:hAnsi="Times New Roman"/>
        <w:b/>
        <w:sz w:val="20"/>
      </w:rPr>
      <w:tblPr/>
      <w:trPr>
        <w:cantSplit w:val="0"/>
        <w:tblHeader/>
      </w:trPr>
      <w:tcPr>
        <w:tcBorders>
          <w:top w:val="single" w:sz="4" w:space="0" w:color="808080" w:themeColor="background1" w:themeShade="80"/>
          <w:left w:val="single" w:sz="4" w:space="0" w:color="808080" w:themeColor="background1" w:themeShade="80"/>
          <w:bottom w:val="nil"/>
          <w:right w:val="single" w:sz="4" w:space="0" w:color="808080" w:themeColor="background1" w:themeShade="80"/>
          <w:insideH w:val="single" w:sz="4" w:space="0" w:color="808080" w:themeColor="background1" w:themeShade="80"/>
          <w:insideV w:val="single" w:sz="4" w:space="0" w:color="808080" w:themeColor="background1" w:themeShade="80"/>
          <w:tl2br w:val="nil"/>
          <w:tr2bl w:val="nil"/>
        </w:tcBorders>
        <w:vAlign w:val="bottom"/>
      </w:tcPr>
    </w:tblStylePr>
    <w:tblStylePr w:type="band1Horz">
      <w:rPr>
        <w:rFonts w:ascii="Times New Roman" w:hAnsi="Times New Roman"/>
        <w:sz w:val="20"/>
      </w:rPr>
      <w:tblPr/>
      <w:trPr>
        <w:cantSplit w:val="0"/>
      </w:trPr>
      <w:tcPr>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l2br w:val="nil"/>
          <w:tr2bl w:val="nil"/>
        </w:tcBorders>
        <w:shd w:val="clear" w:color="BFBFBF" w:themeColor="background1" w:themeShade="BF" w:fill="auto"/>
      </w:tcPr>
    </w:tblStylePr>
    <w:tblStylePr w:type="band2Horz">
      <w:rPr>
        <w:rFonts w:ascii="Times New Roman" w:hAnsi="Times New Roman"/>
        <w:sz w:val="20"/>
      </w:rPr>
    </w:tblStylePr>
  </w:style>
  <w:style w:type="paragraph" w:styleId="TOC3">
    <w:name w:val="toc 3"/>
    <w:basedOn w:val="Normal"/>
    <w:next w:val="Normal"/>
    <w:uiPriority w:val="39"/>
    <w:rsid w:val="00BA2CFF"/>
    <w:pPr>
      <w:spacing w:after="100"/>
      <w:ind w:left="720"/>
    </w:pPr>
    <w:rPr>
      <w:color w:val="E36C0A" w:themeColor="accent6" w:themeShade="BF"/>
      <w:sz w:val="18"/>
    </w:rPr>
  </w:style>
  <w:style w:type="paragraph" w:customStyle="1" w:styleId="StyleExplanations">
    <w:name w:val="StyleExplanations"/>
    <w:next w:val="ABodyCopy"/>
    <w:semiHidden/>
    <w:qFormat/>
    <w:rsid w:val="007C39B3"/>
    <w:pPr>
      <w:pBdr>
        <w:top w:val="dashed" w:sz="4" w:space="1" w:color="auto"/>
        <w:left w:val="dashed" w:sz="4" w:space="4" w:color="auto"/>
        <w:bottom w:val="dashed" w:sz="4" w:space="1" w:color="auto"/>
        <w:right w:val="dashed" w:sz="4" w:space="4" w:color="auto"/>
        <w:bar w:val="single" w:sz="4" w:color="auto"/>
      </w:pBdr>
      <w:shd w:val="clear" w:color="auto" w:fill="FFFF99"/>
      <w:tabs>
        <w:tab w:val="right" w:pos="9000"/>
      </w:tabs>
      <w:spacing w:after="240"/>
      <w:ind w:left="144" w:right="144"/>
    </w:pPr>
    <w:rPr>
      <w:rFonts w:eastAsiaTheme="minorEastAsia"/>
      <w:szCs w:val="28"/>
    </w:rPr>
  </w:style>
  <w:style w:type="paragraph" w:styleId="ListParagraph">
    <w:name w:val="List Paragraph"/>
    <w:basedOn w:val="Normal"/>
    <w:uiPriority w:val="34"/>
    <w:qFormat/>
    <w:rsid w:val="00117226"/>
    <w:pPr>
      <w:ind w:left="720"/>
      <w:contextualSpacing/>
    </w:pPr>
  </w:style>
  <w:style w:type="paragraph" w:customStyle="1" w:styleId="TemplateHeadingsproductionuseonly">
    <w:name w:val="TemplateHeadings(productionuseonly)"/>
    <w:semiHidden/>
    <w:rsid w:val="00A75ABE"/>
    <w:pPr>
      <w:keepNext/>
      <w:spacing w:before="360"/>
      <w:ind w:left="-288"/>
    </w:pPr>
    <w:rPr>
      <w:rFonts w:ascii="Palatino Linotype" w:hAnsi="Palatino Linotype" w:cs="Arial"/>
      <w:b/>
      <w:bCs/>
      <w:noProof/>
      <w:color w:val="595959" w:themeColor="text1" w:themeTint="A6"/>
      <w:kern w:val="32"/>
      <w:sz w:val="28"/>
      <w:szCs w:val="32"/>
    </w:rPr>
  </w:style>
  <w:style w:type="paragraph" w:customStyle="1" w:styleId="ATableFootnote">
    <w:name w:val="ATableFootnote"/>
    <w:basedOn w:val="ABodyCopy"/>
    <w:qFormat/>
    <w:rsid w:val="003E46B2"/>
    <w:rPr>
      <w:rFonts w:eastAsiaTheme="minorEastAsia"/>
      <w:sz w:val="16"/>
    </w:rPr>
  </w:style>
  <w:style w:type="table" w:styleId="LightList">
    <w:name w:val="Light List"/>
    <w:basedOn w:val="TableNormal"/>
    <w:uiPriority w:val="61"/>
    <w:rsid w:val="003F207D"/>
    <w:rPr>
      <w:rFonts w:asciiTheme="minorHAnsi" w:eastAsiaTheme="minorEastAsia" w:hAnsiTheme="minorHAnsi" w:cstheme="minorBidi"/>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Table3">
    <w:name w:val="List Table 3"/>
    <w:basedOn w:val="TableNormal"/>
    <w:uiPriority w:val="48"/>
    <w:rsid w:val="000A1684"/>
    <w:tblPr>
      <w:tblStyleRowBandSize w:val="1"/>
      <w:tblStyleColBandSize w:val="1"/>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Pr>
    <w:tblStylePr w:type="firstRow">
      <w:rPr>
        <w:b/>
        <w:bCs/>
        <w:color w:val="FFFFFF" w:themeColor="background1"/>
      </w:rPr>
      <w:tblPr/>
      <w:tcPr>
        <w:shd w:val="clear" w:color="auto" w:fill="808080" w:themeFill="background1" w:themeFillShade="80"/>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SASPressTableShaded">
    <w:name w:val="SASPressTableShaded"/>
    <w:basedOn w:val="TableGrid"/>
    <w:uiPriority w:val="99"/>
    <w:rsid w:val="00963AFC"/>
    <w:rPr>
      <w:rFonts w:eastAsiaTheme="minorHAnsi"/>
    </w:rPr>
    <w:tblPr>
      <w:tblStyleRowBandSize w:val="1"/>
      <w:tblStyleColBandSize w:val="1"/>
      <w:tblInd w:w="360" w:type="dxa"/>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A6A6A6" w:themeColor="background1" w:themeShade="A6"/>
        <w:insideV w:val="none" w:sz="0" w:space="0" w:color="auto"/>
      </w:tblBorders>
      <w:tblCellMar>
        <w:top w:w="29" w:type="dxa"/>
        <w:left w:w="120" w:type="dxa"/>
        <w:bottom w:w="29" w:type="dxa"/>
        <w:right w:w="120" w:type="dxa"/>
      </w:tblCellMar>
    </w:tblPr>
    <w:trPr>
      <w:cantSplit/>
    </w:trPr>
    <w:tcPr>
      <w:shd w:val="pct20" w:color="000000" w:themeColor="text1" w:fill="auto"/>
    </w:tcPr>
    <w:tblStylePr w:type="firstRow">
      <w:rPr>
        <w:rFonts w:ascii="Times New Roman" w:hAnsi="Times New Roman"/>
        <w:b/>
        <w:sz w:val="20"/>
      </w:rPr>
      <w:tblPr>
        <w:tblCellMar>
          <w:top w:w="29" w:type="dxa"/>
          <w:left w:w="115" w:type="dxa"/>
          <w:bottom w:w="29" w:type="dxa"/>
          <w:right w:w="115" w:type="dxa"/>
        </w:tblCellMar>
      </w:tblPr>
      <w:trPr>
        <w:cantSplit w:val="0"/>
        <w:tblHeader/>
      </w:trPr>
      <w:tcPr>
        <w:tcBorders>
          <w:top w:val="single" w:sz="4" w:space="0" w:color="A6A6A6" w:themeColor="background1" w:themeShade="A6"/>
          <w:left w:val="nil"/>
          <w:bottom w:val="single" w:sz="4" w:space="0" w:color="A6A6A6" w:themeColor="background1" w:themeShade="A6"/>
          <w:right w:val="nil"/>
          <w:insideH w:val="nil"/>
          <w:insideV w:val="nil"/>
          <w:tl2br w:val="nil"/>
          <w:tr2bl w:val="nil"/>
        </w:tcBorders>
        <w:shd w:val="solid" w:color="BFBFBF" w:themeColor="background1" w:themeShade="BF" w:fill="BFBFBF" w:themeFill="background1" w:themeFillShade="BF"/>
      </w:tcPr>
    </w:tblStylePr>
    <w:tblStylePr w:type="firstCol">
      <w:tblPr/>
      <w:trPr>
        <w:cantSplit w:val="0"/>
      </w:trPr>
    </w:tblStylePr>
    <w:tblStylePr w:type="band1Horz">
      <w:rPr>
        <w:rFonts w:ascii="Times New Roman" w:hAnsi="Times New Roman"/>
        <w:sz w:val="20"/>
      </w:rPr>
      <w:tblPr>
        <w:tblCellMar>
          <w:top w:w="29" w:type="dxa"/>
          <w:left w:w="115" w:type="dxa"/>
          <w:bottom w:w="29" w:type="dxa"/>
          <w:right w:w="115" w:type="dxa"/>
        </w:tblCellMar>
      </w:tblPr>
      <w:trPr>
        <w:cantSplit w:val="0"/>
      </w:trPr>
      <w:tcPr>
        <w:tcBorders>
          <w:top w:val="nil"/>
          <w:left w:val="nil"/>
          <w:bottom w:val="nil"/>
          <w:right w:val="nil"/>
          <w:insideH w:val="nil"/>
          <w:insideV w:val="nil"/>
          <w:tl2br w:val="nil"/>
          <w:tr2bl w:val="nil"/>
        </w:tcBorders>
        <w:shd w:val="clear" w:color="auto" w:fill="FFFFFF" w:themeFill="background1"/>
      </w:tcPr>
    </w:tblStylePr>
    <w:tblStylePr w:type="band2Horz">
      <w:tblPr>
        <w:tblCellMar>
          <w:top w:w="29" w:type="dxa"/>
          <w:left w:w="115" w:type="dxa"/>
          <w:bottom w:w="29" w:type="dxa"/>
          <w:right w:w="115" w:type="dxa"/>
        </w:tblCellMar>
      </w:tblPr>
      <w:trPr>
        <w:cantSplit w:val="0"/>
      </w:trPr>
      <w:tcPr>
        <w:tcBorders>
          <w:top w:val="nil"/>
          <w:left w:val="nil"/>
          <w:bottom w:val="nil"/>
          <w:right w:val="nil"/>
          <w:insideH w:val="nil"/>
          <w:insideV w:val="nil"/>
          <w:tl2br w:val="nil"/>
          <w:tr2bl w:val="nil"/>
        </w:tcBorders>
        <w:shd w:val="solid" w:color="D9D9D9" w:themeColor="background1" w:themeShade="D9" w:fill="D9D9D9" w:themeFill="background1" w:themeFillShade="D9"/>
        <w:noWrap/>
      </w:tcPr>
    </w:tblStylePr>
  </w:style>
  <w:style w:type="paragraph" w:customStyle="1" w:styleId="ABodyCopyInlineEquations">
    <w:name w:val="ABodyCopyInlineEquations"/>
    <w:basedOn w:val="ABodyCopy"/>
    <w:qFormat/>
    <w:rsid w:val="00AA5383"/>
    <w:pPr>
      <w:spacing w:line="240" w:lineRule="exact"/>
    </w:pPr>
  </w:style>
  <w:style w:type="paragraph" w:customStyle="1" w:styleId="ABlockList">
    <w:name w:val="ABlockList"/>
    <w:basedOn w:val="Normal"/>
    <w:rsid w:val="00914BA2"/>
    <w:pPr>
      <w:spacing w:after="100"/>
      <w:ind w:left="720"/>
    </w:pPr>
  </w:style>
  <w:style w:type="paragraph" w:customStyle="1" w:styleId="ABlockListLast">
    <w:name w:val="ABlockListLast"/>
    <w:basedOn w:val="ABlockList"/>
    <w:qFormat/>
    <w:rsid w:val="00914BA2"/>
    <w:pPr>
      <w:spacing w:after="180"/>
    </w:pPr>
  </w:style>
  <w:style w:type="character" w:customStyle="1" w:styleId="AEquationWithParenNumbersChar">
    <w:name w:val="AEquationWithParenNumbers Char"/>
    <w:basedOn w:val="DefaultParagraphFont"/>
    <w:link w:val="AEquationWithParenNumbers"/>
    <w:rsid w:val="003379BB"/>
    <w:rPr>
      <w:rFonts w:eastAsia="MS Gothic"/>
    </w:rPr>
  </w:style>
  <w:style w:type="character" w:customStyle="1" w:styleId="MTEquationSection">
    <w:name w:val="MTEquationSection"/>
    <w:basedOn w:val="DefaultParagraphFont"/>
    <w:rsid w:val="003379BB"/>
    <w:rPr>
      <w:vanish w:val="0"/>
      <w:color w:val="FF0000"/>
    </w:rPr>
  </w:style>
  <w:style w:type="paragraph" w:customStyle="1" w:styleId="MTDisplayEquation">
    <w:name w:val="MTDisplayEquation"/>
    <w:basedOn w:val="ABodyCopy"/>
    <w:next w:val="Normal"/>
    <w:link w:val="MTDisplayEquationChar"/>
    <w:rsid w:val="003379BB"/>
    <w:pPr>
      <w:tabs>
        <w:tab w:val="center" w:pos="4680"/>
        <w:tab w:val="right" w:pos="9000"/>
      </w:tabs>
    </w:pPr>
  </w:style>
  <w:style w:type="character" w:customStyle="1" w:styleId="MTDisplayEquationChar">
    <w:name w:val="MTDisplayEquation Char"/>
    <w:basedOn w:val="ABodyCopyChar"/>
    <w:link w:val="MTDisplayEquation"/>
    <w:rsid w:val="003379BB"/>
  </w:style>
  <w:style w:type="table" w:customStyle="1" w:styleId="SASPress2ColumnTable">
    <w:name w:val="SASPress2ColumnTable"/>
    <w:basedOn w:val="TableNormal"/>
    <w:uiPriority w:val="99"/>
    <w:rsid w:val="00FB6D21"/>
    <w:tblPr>
      <w:tblInd w:w="360" w:type="dxa"/>
      <w:tblCellMar>
        <w:left w:w="0" w:type="dxa"/>
        <w:right w:w="115" w:type="dxa"/>
      </w:tblCellMar>
    </w:tblPr>
    <w:trPr>
      <w:cantSplit/>
    </w:trPr>
    <w:tcPr>
      <w:tcMar>
        <w:left w:w="0" w:type="dxa"/>
        <w:right w:w="115" w:type="dxa"/>
      </w:tcMar>
    </w:tcPr>
  </w:style>
  <w:style w:type="paragraph" w:styleId="TOC4">
    <w:name w:val="toc 4"/>
    <w:basedOn w:val="Normal"/>
    <w:next w:val="Normal"/>
    <w:uiPriority w:val="39"/>
    <w:unhideWhenUsed/>
    <w:rsid w:val="00BA2CFF"/>
    <w:pPr>
      <w:spacing w:after="100"/>
      <w:ind w:left="850"/>
    </w:pPr>
    <w:rPr>
      <w:color w:val="E36C0A" w:themeColor="accent6" w:themeShade="BF"/>
      <w:sz w:val="18"/>
    </w:rPr>
  </w:style>
  <w:style w:type="paragraph" w:styleId="TOC5">
    <w:name w:val="toc 5"/>
    <w:basedOn w:val="Normal"/>
    <w:next w:val="Normal"/>
    <w:uiPriority w:val="39"/>
    <w:unhideWhenUsed/>
    <w:rsid w:val="00BA2CFF"/>
    <w:pPr>
      <w:spacing w:after="100"/>
      <w:ind w:left="1008"/>
    </w:pPr>
    <w:rPr>
      <w:color w:val="E36C0A" w:themeColor="accent6" w:themeShade="BF"/>
      <w:sz w:val="18"/>
    </w:rPr>
  </w:style>
  <w:style w:type="paragraph" w:styleId="TOC6">
    <w:name w:val="toc 6"/>
    <w:basedOn w:val="Normal"/>
    <w:next w:val="Normal"/>
    <w:uiPriority w:val="39"/>
    <w:unhideWhenUsed/>
    <w:rsid w:val="00BA2CFF"/>
    <w:pPr>
      <w:tabs>
        <w:tab w:val="right" w:leader="dot" w:pos="9000"/>
      </w:tabs>
      <w:spacing w:after="100"/>
      <w:ind w:left="1152"/>
    </w:pPr>
    <w:rPr>
      <w:noProof/>
      <w:color w:val="E36C0A" w:themeColor="accent6" w:themeShade="BF"/>
      <w:sz w:val="18"/>
    </w:rPr>
  </w:style>
  <w:style w:type="character" w:styleId="PlaceholderText">
    <w:name w:val="Placeholder Text"/>
    <w:basedOn w:val="DefaultParagraphFont"/>
    <w:uiPriority w:val="99"/>
    <w:semiHidden/>
    <w:rsid w:val="004125F5"/>
    <w:rPr>
      <w:color w:val="808080"/>
    </w:rPr>
  </w:style>
  <w:style w:type="paragraph" w:customStyle="1" w:styleId="c">
    <w:name w:val="c"/>
    <w:basedOn w:val="Normal"/>
    <w:rsid w:val="00F0700C"/>
    <w:pPr>
      <w:spacing w:before="100" w:beforeAutospacing="1" w:after="100" w:afterAutospacing="1"/>
    </w:pPr>
    <w:rPr>
      <w:sz w:val="24"/>
    </w:rPr>
  </w:style>
  <w:style w:type="character" w:customStyle="1" w:styleId="variable">
    <w:name w:val="variable"/>
    <w:basedOn w:val="DefaultParagraphFont"/>
    <w:rsid w:val="005B1812"/>
  </w:style>
  <w:style w:type="paragraph" w:styleId="Revision">
    <w:name w:val="Revision"/>
    <w:hidden/>
    <w:uiPriority w:val="99"/>
    <w:semiHidden/>
    <w:rsid w:val="00C21A19"/>
    <w:rPr>
      <w:szCs w:val="24"/>
    </w:rPr>
  </w:style>
  <w:style w:type="paragraph" w:styleId="FootnoteText">
    <w:name w:val="footnote text"/>
    <w:basedOn w:val="Normal"/>
    <w:link w:val="FootnoteTextChar"/>
    <w:semiHidden/>
    <w:unhideWhenUsed/>
    <w:rsid w:val="00DD5375"/>
    <w:rPr>
      <w:szCs w:val="20"/>
    </w:rPr>
  </w:style>
  <w:style w:type="character" w:customStyle="1" w:styleId="FootnoteTextChar">
    <w:name w:val="Footnote Text Char"/>
    <w:basedOn w:val="DefaultParagraphFont"/>
    <w:link w:val="FootnoteText"/>
    <w:semiHidden/>
    <w:rsid w:val="00DD5375"/>
  </w:style>
  <w:style w:type="character" w:customStyle="1" w:styleId="UnresolvedMention1">
    <w:name w:val="Unresolved Mention1"/>
    <w:basedOn w:val="DefaultParagraphFont"/>
    <w:uiPriority w:val="99"/>
    <w:semiHidden/>
    <w:unhideWhenUsed/>
    <w:rsid w:val="00D166A7"/>
    <w:rPr>
      <w:color w:val="605E5C"/>
      <w:shd w:val="clear" w:color="auto" w:fill="E1DFDD"/>
    </w:rPr>
  </w:style>
  <w:style w:type="character" w:styleId="UnresolvedMention">
    <w:name w:val="Unresolved Mention"/>
    <w:basedOn w:val="DefaultParagraphFont"/>
    <w:uiPriority w:val="99"/>
    <w:semiHidden/>
    <w:unhideWhenUsed/>
    <w:rsid w:val="00501841"/>
    <w:rPr>
      <w:color w:val="605E5C"/>
      <w:shd w:val="clear" w:color="auto" w:fill="E1DFDD"/>
    </w:rPr>
  </w:style>
  <w:style w:type="character" w:styleId="Strong">
    <w:name w:val="Strong"/>
    <w:basedOn w:val="DefaultParagraphFont"/>
    <w:uiPriority w:val="22"/>
    <w:qFormat/>
    <w:rsid w:val="00DB3A51"/>
    <w:rPr>
      <w:b/>
      <w:bCs/>
    </w:rPr>
  </w:style>
  <w:style w:type="character" w:styleId="Emphasis">
    <w:name w:val="Emphasis"/>
    <w:basedOn w:val="DefaultParagraphFont"/>
    <w:uiPriority w:val="20"/>
    <w:qFormat/>
    <w:rsid w:val="00510B3F"/>
    <w:rPr>
      <w:i/>
      <w:iCs/>
    </w:rPr>
  </w:style>
  <w:style w:type="character" w:customStyle="1" w:styleId="tooltip">
    <w:name w:val="tooltip"/>
    <w:basedOn w:val="DefaultParagraphFont"/>
    <w:rsid w:val="0026471D"/>
  </w:style>
  <w:style w:type="paragraph" w:customStyle="1" w:styleId="katex-block">
    <w:name w:val="katex-block"/>
    <w:basedOn w:val="Normal"/>
    <w:rsid w:val="002E081B"/>
    <w:pPr>
      <w:spacing w:before="100" w:beforeAutospacing="1" w:after="100" w:afterAutospacing="1"/>
    </w:pPr>
    <w:rPr>
      <w:sz w:val="24"/>
    </w:rPr>
  </w:style>
  <w:style w:type="character" w:customStyle="1" w:styleId="mord">
    <w:name w:val="mord"/>
    <w:basedOn w:val="DefaultParagraphFont"/>
    <w:rsid w:val="002E081B"/>
  </w:style>
  <w:style w:type="character" w:customStyle="1" w:styleId="mopen">
    <w:name w:val="mopen"/>
    <w:basedOn w:val="DefaultParagraphFont"/>
    <w:rsid w:val="002E081B"/>
  </w:style>
  <w:style w:type="character" w:customStyle="1" w:styleId="vlist-s">
    <w:name w:val="vlist-s"/>
    <w:basedOn w:val="DefaultParagraphFont"/>
    <w:rsid w:val="002E081B"/>
  </w:style>
  <w:style w:type="character" w:customStyle="1" w:styleId="mclose">
    <w:name w:val="mclose"/>
    <w:basedOn w:val="DefaultParagraphFont"/>
    <w:rsid w:val="002E081B"/>
  </w:style>
  <w:style w:type="character" w:customStyle="1" w:styleId="mop">
    <w:name w:val="mop"/>
    <w:basedOn w:val="DefaultParagraphFont"/>
    <w:rsid w:val="002E081B"/>
  </w:style>
  <w:style w:type="character" w:customStyle="1" w:styleId="mrel">
    <w:name w:val="mrel"/>
    <w:basedOn w:val="DefaultParagraphFont"/>
    <w:rsid w:val="002E081B"/>
  </w:style>
  <w:style w:type="character" w:customStyle="1" w:styleId="mbin">
    <w:name w:val="mbin"/>
    <w:basedOn w:val="DefaultParagraphFont"/>
    <w:rsid w:val="002E081B"/>
  </w:style>
  <w:style w:type="paragraph" w:customStyle="1" w:styleId="Default">
    <w:name w:val="Default"/>
    <w:rsid w:val="00C43C8B"/>
    <w:pPr>
      <w:autoSpaceDE w:val="0"/>
      <w:autoSpaceDN w:val="0"/>
      <w:adjustRightInd w:val="0"/>
    </w:pPr>
    <w:rPr>
      <w:rFonts w:ascii="Calibri" w:hAnsi="Calibri" w:cs="Calibri"/>
      <w:color w:val="000000"/>
      <w:sz w:val="24"/>
      <w:szCs w:val="24"/>
    </w:rPr>
  </w:style>
  <w:style w:type="character" w:customStyle="1" w:styleId="Heading3Char">
    <w:name w:val="Heading 3 Char"/>
    <w:aliases w:val="AHeading3 Char"/>
    <w:basedOn w:val="DefaultParagraphFont"/>
    <w:link w:val="Heading3"/>
    <w:rsid w:val="005539A3"/>
    <w:rPr>
      <w:rFonts w:ascii="HelveticaNeueLT Std" w:hAnsi="HelveticaNeueLT Std"/>
      <w:b/>
      <w:bCs/>
      <w:sz w:val="22"/>
      <w:szCs w:val="22"/>
    </w:rPr>
  </w:style>
  <w:style w:type="character" w:customStyle="1" w:styleId="Heading5Char">
    <w:name w:val="Heading 5 Char"/>
    <w:aliases w:val="AHeading5 Char,AHeading 5 Char"/>
    <w:basedOn w:val="DefaultParagraphFont"/>
    <w:link w:val="Heading5"/>
    <w:semiHidden/>
    <w:rsid w:val="005539A3"/>
    <w:rPr>
      <w:b/>
      <w:bCs/>
      <w:i/>
      <w:iCs/>
      <w:sz w:val="22"/>
      <w:szCs w:val="26"/>
    </w:rPr>
  </w:style>
  <w:style w:type="character" w:customStyle="1" w:styleId="Heading6Char">
    <w:name w:val="Heading 6 Char"/>
    <w:aliases w:val="AHeading6 Char,AHeading 6 Char"/>
    <w:basedOn w:val="DefaultParagraphFont"/>
    <w:link w:val="Heading6"/>
    <w:semiHidden/>
    <w:rsid w:val="005539A3"/>
    <w:rPr>
      <w:b/>
      <w:bCs/>
      <w:szCs w:val="22"/>
    </w:rPr>
  </w:style>
  <w:style w:type="character" w:customStyle="1" w:styleId="Heading7Char">
    <w:name w:val="Heading 7 Char"/>
    <w:aliases w:val="Heading7 Char"/>
    <w:basedOn w:val="DefaultParagraphFont"/>
    <w:link w:val="Heading7"/>
    <w:semiHidden/>
    <w:rsid w:val="005539A3"/>
    <w:rPr>
      <w:szCs w:val="24"/>
    </w:rPr>
  </w:style>
  <w:style w:type="character" w:customStyle="1" w:styleId="Heading8Char">
    <w:name w:val="Heading 8 Char"/>
    <w:aliases w:val="Heading8 Char"/>
    <w:basedOn w:val="DefaultParagraphFont"/>
    <w:link w:val="Heading8"/>
    <w:semiHidden/>
    <w:rsid w:val="005539A3"/>
    <w:rPr>
      <w:i/>
      <w:iCs/>
      <w:szCs w:val="24"/>
    </w:rPr>
  </w:style>
  <w:style w:type="character" w:customStyle="1" w:styleId="Heading9Char">
    <w:name w:val="Heading 9 Char"/>
    <w:aliases w:val="Heading9 Char"/>
    <w:basedOn w:val="DefaultParagraphFont"/>
    <w:link w:val="Heading9"/>
    <w:semiHidden/>
    <w:rsid w:val="005539A3"/>
    <w:rPr>
      <w:rFonts w:ascii="Arial" w:hAnsi="Arial" w:cs="Arial"/>
      <w:sz w:val="22"/>
      <w:szCs w:val="22"/>
    </w:rPr>
  </w:style>
  <w:style w:type="character" w:customStyle="1" w:styleId="PlainTextChar">
    <w:name w:val="Plain Text Char"/>
    <w:aliases w:val="PlainText Char"/>
    <w:basedOn w:val="DefaultParagraphFont"/>
    <w:link w:val="PlainText"/>
    <w:uiPriority w:val="99"/>
    <w:semiHidden/>
    <w:rsid w:val="005539A3"/>
    <w:rPr>
      <w:rFonts w:ascii="Courier New" w:hAnsi="Courier New" w:cs="Courier New"/>
    </w:rPr>
  </w:style>
  <w:style w:type="paragraph" w:styleId="Index1">
    <w:name w:val="index 1"/>
    <w:basedOn w:val="Normal"/>
    <w:next w:val="Normal"/>
    <w:autoRedefine/>
    <w:uiPriority w:val="99"/>
    <w:semiHidden/>
    <w:unhideWhenUsed/>
    <w:rsid w:val="005539A3"/>
    <w:pPr>
      <w:ind w:left="200" w:hanging="200"/>
    </w:pPr>
  </w:style>
  <w:style w:type="paragraph" w:styleId="Title">
    <w:name w:val="Title"/>
    <w:basedOn w:val="Normal"/>
    <w:next w:val="Normal"/>
    <w:link w:val="TitleChar"/>
    <w:uiPriority w:val="10"/>
    <w:qFormat/>
    <w:rsid w:val="005539A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39A3"/>
    <w:rPr>
      <w:rFonts w:asciiTheme="majorHAnsi" w:eastAsiaTheme="majorEastAsia" w:hAnsiTheme="majorHAnsi" w:cstheme="majorBidi"/>
      <w:spacing w:val="-10"/>
      <w:kern w:val="28"/>
      <w:sz w:val="56"/>
      <w:szCs w:val="56"/>
    </w:rPr>
  </w:style>
  <w:style w:type="character" w:customStyle="1" w:styleId="animating">
    <w:name w:val="animating"/>
    <w:basedOn w:val="DefaultParagraphFont"/>
    <w:rsid w:val="005539A3"/>
  </w:style>
  <w:style w:type="paragraph" w:styleId="TOC7">
    <w:name w:val="toc 7"/>
    <w:basedOn w:val="Normal"/>
    <w:next w:val="Normal"/>
    <w:autoRedefine/>
    <w:uiPriority w:val="39"/>
    <w:unhideWhenUsed/>
    <w:rsid w:val="00936B5E"/>
    <w:pPr>
      <w:spacing w:after="100" w:line="278" w:lineRule="auto"/>
      <w:ind w:left="1440"/>
    </w:pPr>
    <w:rPr>
      <w:rFonts w:asciiTheme="minorHAnsi" w:eastAsiaTheme="minorEastAsia" w:hAnsiTheme="minorHAnsi" w:cstheme="minorBidi"/>
      <w:kern w:val="2"/>
      <w:sz w:val="24"/>
      <w14:ligatures w14:val="standardContextual"/>
    </w:rPr>
  </w:style>
  <w:style w:type="paragraph" w:styleId="TOC8">
    <w:name w:val="toc 8"/>
    <w:basedOn w:val="Normal"/>
    <w:next w:val="Normal"/>
    <w:autoRedefine/>
    <w:uiPriority w:val="39"/>
    <w:unhideWhenUsed/>
    <w:rsid w:val="00936B5E"/>
    <w:pPr>
      <w:spacing w:after="100" w:line="278" w:lineRule="auto"/>
      <w:ind w:left="1680"/>
    </w:pPr>
    <w:rPr>
      <w:rFonts w:asciiTheme="minorHAnsi" w:eastAsiaTheme="minorEastAsia" w:hAnsiTheme="minorHAnsi" w:cstheme="minorBidi"/>
      <w:kern w:val="2"/>
      <w:sz w:val="24"/>
      <w14:ligatures w14:val="standardContextual"/>
    </w:rPr>
  </w:style>
  <w:style w:type="paragraph" w:styleId="TOC9">
    <w:name w:val="toc 9"/>
    <w:basedOn w:val="Normal"/>
    <w:next w:val="Normal"/>
    <w:autoRedefine/>
    <w:uiPriority w:val="39"/>
    <w:unhideWhenUsed/>
    <w:rsid w:val="00936B5E"/>
    <w:pPr>
      <w:spacing w:after="100" w:line="278" w:lineRule="auto"/>
      <w:ind w:left="1920"/>
    </w:pPr>
    <w:rPr>
      <w:rFonts w:asciiTheme="minorHAnsi" w:eastAsiaTheme="minorEastAsia" w:hAnsiTheme="minorHAnsi" w:cstheme="minorBidi"/>
      <w:kern w:val="2"/>
      <w:sz w:val="24"/>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096545">
      <w:bodyDiv w:val="1"/>
      <w:marLeft w:val="0"/>
      <w:marRight w:val="0"/>
      <w:marTop w:val="0"/>
      <w:marBottom w:val="0"/>
      <w:divBdr>
        <w:top w:val="none" w:sz="0" w:space="0" w:color="auto"/>
        <w:left w:val="none" w:sz="0" w:space="0" w:color="auto"/>
        <w:bottom w:val="none" w:sz="0" w:space="0" w:color="auto"/>
        <w:right w:val="none" w:sz="0" w:space="0" w:color="auto"/>
      </w:divBdr>
    </w:div>
    <w:div w:id="24140832">
      <w:bodyDiv w:val="1"/>
      <w:marLeft w:val="0"/>
      <w:marRight w:val="0"/>
      <w:marTop w:val="0"/>
      <w:marBottom w:val="0"/>
      <w:divBdr>
        <w:top w:val="none" w:sz="0" w:space="0" w:color="auto"/>
        <w:left w:val="none" w:sz="0" w:space="0" w:color="auto"/>
        <w:bottom w:val="none" w:sz="0" w:space="0" w:color="auto"/>
        <w:right w:val="none" w:sz="0" w:space="0" w:color="auto"/>
      </w:divBdr>
      <w:divsChild>
        <w:div w:id="1315447313">
          <w:marLeft w:val="900"/>
          <w:marRight w:val="0"/>
          <w:marTop w:val="0"/>
          <w:marBottom w:val="0"/>
          <w:divBdr>
            <w:top w:val="none" w:sz="0" w:space="0" w:color="auto"/>
            <w:left w:val="none" w:sz="0" w:space="0" w:color="auto"/>
            <w:bottom w:val="none" w:sz="0" w:space="0" w:color="auto"/>
            <w:right w:val="none" w:sz="0" w:space="0" w:color="auto"/>
          </w:divBdr>
        </w:div>
      </w:divsChild>
    </w:div>
    <w:div w:id="26562986">
      <w:bodyDiv w:val="1"/>
      <w:marLeft w:val="0"/>
      <w:marRight w:val="0"/>
      <w:marTop w:val="0"/>
      <w:marBottom w:val="0"/>
      <w:divBdr>
        <w:top w:val="none" w:sz="0" w:space="0" w:color="auto"/>
        <w:left w:val="none" w:sz="0" w:space="0" w:color="auto"/>
        <w:bottom w:val="none" w:sz="0" w:space="0" w:color="auto"/>
        <w:right w:val="none" w:sz="0" w:space="0" w:color="auto"/>
      </w:divBdr>
      <w:divsChild>
        <w:div w:id="266430518">
          <w:marLeft w:val="0"/>
          <w:marRight w:val="0"/>
          <w:marTop w:val="0"/>
          <w:marBottom w:val="240"/>
          <w:divBdr>
            <w:top w:val="none" w:sz="0" w:space="0" w:color="auto"/>
            <w:left w:val="none" w:sz="0" w:space="0" w:color="auto"/>
            <w:bottom w:val="none" w:sz="0" w:space="0" w:color="auto"/>
            <w:right w:val="none" w:sz="0" w:space="0" w:color="auto"/>
          </w:divBdr>
        </w:div>
      </w:divsChild>
    </w:div>
    <w:div w:id="36049842">
      <w:bodyDiv w:val="1"/>
      <w:marLeft w:val="0"/>
      <w:marRight w:val="0"/>
      <w:marTop w:val="0"/>
      <w:marBottom w:val="0"/>
      <w:divBdr>
        <w:top w:val="none" w:sz="0" w:space="0" w:color="auto"/>
        <w:left w:val="none" w:sz="0" w:space="0" w:color="auto"/>
        <w:bottom w:val="none" w:sz="0" w:space="0" w:color="auto"/>
        <w:right w:val="none" w:sz="0" w:space="0" w:color="auto"/>
      </w:divBdr>
    </w:div>
    <w:div w:id="60175392">
      <w:bodyDiv w:val="1"/>
      <w:marLeft w:val="0"/>
      <w:marRight w:val="0"/>
      <w:marTop w:val="0"/>
      <w:marBottom w:val="0"/>
      <w:divBdr>
        <w:top w:val="none" w:sz="0" w:space="0" w:color="auto"/>
        <w:left w:val="none" w:sz="0" w:space="0" w:color="auto"/>
        <w:bottom w:val="none" w:sz="0" w:space="0" w:color="auto"/>
        <w:right w:val="none" w:sz="0" w:space="0" w:color="auto"/>
      </w:divBdr>
    </w:div>
    <w:div w:id="60300807">
      <w:bodyDiv w:val="1"/>
      <w:marLeft w:val="0"/>
      <w:marRight w:val="0"/>
      <w:marTop w:val="0"/>
      <w:marBottom w:val="0"/>
      <w:divBdr>
        <w:top w:val="none" w:sz="0" w:space="0" w:color="auto"/>
        <w:left w:val="none" w:sz="0" w:space="0" w:color="auto"/>
        <w:bottom w:val="none" w:sz="0" w:space="0" w:color="auto"/>
        <w:right w:val="none" w:sz="0" w:space="0" w:color="auto"/>
      </w:divBdr>
    </w:div>
    <w:div w:id="68114833">
      <w:bodyDiv w:val="1"/>
      <w:marLeft w:val="0"/>
      <w:marRight w:val="0"/>
      <w:marTop w:val="0"/>
      <w:marBottom w:val="0"/>
      <w:divBdr>
        <w:top w:val="none" w:sz="0" w:space="0" w:color="auto"/>
        <w:left w:val="none" w:sz="0" w:space="0" w:color="auto"/>
        <w:bottom w:val="none" w:sz="0" w:space="0" w:color="auto"/>
        <w:right w:val="none" w:sz="0" w:space="0" w:color="auto"/>
      </w:divBdr>
    </w:div>
    <w:div w:id="72438316">
      <w:bodyDiv w:val="1"/>
      <w:marLeft w:val="0"/>
      <w:marRight w:val="0"/>
      <w:marTop w:val="0"/>
      <w:marBottom w:val="0"/>
      <w:divBdr>
        <w:top w:val="none" w:sz="0" w:space="0" w:color="auto"/>
        <w:left w:val="none" w:sz="0" w:space="0" w:color="auto"/>
        <w:bottom w:val="none" w:sz="0" w:space="0" w:color="auto"/>
        <w:right w:val="none" w:sz="0" w:space="0" w:color="auto"/>
      </w:divBdr>
    </w:div>
    <w:div w:id="87653474">
      <w:bodyDiv w:val="1"/>
      <w:marLeft w:val="0"/>
      <w:marRight w:val="0"/>
      <w:marTop w:val="0"/>
      <w:marBottom w:val="0"/>
      <w:divBdr>
        <w:top w:val="none" w:sz="0" w:space="0" w:color="auto"/>
        <w:left w:val="none" w:sz="0" w:space="0" w:color="auto"/>
        <w:bottom w:val="none" w:sz="0" w:space="0" w:color="auto"/>
        <w:right w:val="none" w:sz="0" w:space="0" w:color="auto"/>
      </w:divBdr>
    </w:div>
    <w:div w:id="88812500">
      <w:bodyDiv w:val="1"/>
      <w:marLeft w:val="0"/>
      <w:marRight w:val="0"/>
      <w:marTop w:val="0"/>
      <w:marBottom w:val="0"/>
      <w:divBdr>
        <w:top w:val="none" w:sz="0" w:space="0" w:color="auto"/>
        <w:left w:val="none" w:sz="0" w:space="0" w:color="auto"/>
        <w:bottom w:val="none" w:sz="0" w:space="0" w:color="auto"/>
        <w:right w:val="none" w:sz="0" w:space="0" w:color="auto"/>
      </w:divBdr>
    </w:div>
    <w:div w:id="92483511">
      <w:bodyDiv w:val="1"/>
      <w:marLeft w:val="0"/>
      <w:marRight w:val="0"/>
      <w:marTop w:val="0"/>
      <w:marBottom w:val="0"/>
      <w:divBdr>
        <w:top w:val="none" w:sz="0" w:space="0" w:color="auto"/>
        <w:left w:val="none" w:sz="0" w:space="0" w:color="auto"/>
        <w:bottom w:val="none" w:sz="0" w:space="0" w:color="auto"/>
        <w:right w:val="none" w:sz="0" w:space="0" w:color="auto"/>
      </w:divBdr>
    </w:div>
    <w:div w:id="97720448">
      <w:bodyDiv w:val="1"/>
      <w:marLeft w:val="0"/>
      <w:marRight w:val="0"/>
      <w:marTop w:val="0"/>
      <w:marBottom w:val="0"/>
      <w:divBdr>
        <w:top w:val="none" w:sz="0" w:space="0" w:color="auto"/>
        <w:left w:val="none" w:sz="0" w:space="0" w:color="auto"/>
        <w:bottom w:val="none" w:sz="0" w:space="0" w:color="auto"/>
        <w:right w:val="none" w:sz="0" w:space="0" w:color="auto"/>
      </w:divBdr>
    </w:div>
    <w:div w:id="111824602">
      <w:bodyDiv w:val="1"/>
      <w:marLeft w:val="0"/>
      <w:marRight w:val="0"/>
      <w:marTop w:val="0"/>
      <w:marBottom w:val="0"/>
      <w:divBdr>
        <w:top w:val="none" w:sz="0" w:space="0" w:color="auto"/>
        <w:left w:val="none" w:sz="0" w:space="0" w:color="auto"/>
        <w:bottom w:val="none" w:sz="0" w:space="0" w:color="auto"/>
        <w:right w:val="none" w:sz="0" w:space="0" w:color="auto"/>
      </w:divBdr>
    </w:div>
    <w:div w:id="112670837">
      <w:bodyDiv w:val="1"/>
      <w:marLeft w:val="0"/>
      <w:marRight w:val="0"/>
      <w:marTop w:val="0"/>
      <w:marBottom w:val="0"/>
      <w:divBdr>
        <w:top w:val="none" w:sz="0" w:space="0" w:color="auto"/>
        <w:left w:val="none" w:sz="0" w:space="0" w:color="auto"/>
        <w:bottom w:val="none" w:sz="0" w:space="0" w:color="auto"/>
        <w:right w:val="none" w:sz="0" w:space="0" w:color="auto"/>
      </w:divBdr>
    </w:div>
    <w:div w:id="114254812">
      <w:bodyDiv w:val="1"/>
      <w:marLeft w:val="0"/>
      <w:marRight w:val="0"/>
      <w:marTop w:val="0"/>
      <w:marBottom w:val="0"/>
      <w:divBdr>
        <w:top w:val="none" w:sz="0" w:space="0" w:color="auto"/>
        <w:left w:val="none" w:sz="0" w:space="0" w:color="auto"/>
        <w:bottom w:val="none" w:sz="0" w:space="0" w:color="auto"/>
        <w:right w:val="none" w:sz="0" w:space="0" w:color="auto"/>
      </w:divBdr>
    </w:div>
    <w:div w:id="120003387">
      <w:bodyDiv w:val="1"/>
      <w:marLeft w:val="0"/>
      <w:marRight w:val="0"/>
      <w:marTop w:val="0"/>
      <w:marBottom w:val="0"/>
      <w:divBdr>
        <w:top w:val="none" w:sz="0" w:space="0" w:color="auto"/>
        <w:left w:val="none" w:sz="0" w:space="0" w:color="auto"/>
        <w:bottom w:val="none" w:sz="0" w:space="0" w:color="auto"/>
        <w:right w:val="none" w:sz="0" w:space="0" w:color="auto"/>
      </w:divBdr>
    </w:div>
    <w:div w:id="121733079">
      <w:bodyDiv w:val="1"/>
      <w:marLeft w:val="0"/>
      <w:marRight w:val="0"/>
      <w:marTop w:val="0"/>
      <w:marBottom w:val="0"/>
      <w:divBdr>
        <w:top w:val="none" w:sz="0" w:space="0" w:color="auto"/>
        <w:left w:val="none" w:sz="0" w:space="0" w:color="auto"/>
        <w:bottom w:val="none" w:sz="0" w:space="0" w:color="auto"/>
        <w:right w:val="none" w:sz="0" w:space="0" w:color="auto"/>
      </w:divBdr>
    </w:div>
    <w:div w:id="163521512">
      <w:bodyDiv w:val="1"/>
      <w:marLeft w:val="0"/>
      <w:marRight w:val="0"/>
      <w:marTop w:val="0"/>
      <w:marBottom w:val="0"/>
      <w:divBdr>
        <w:top w:val="none" w:sz="0" w:space="0" w:color="auto"/>
        <w:left w:val="none" w:sz="0" w:space="0" w:color="auto"/>
        <w:bottom w:val="none" w:sz="0" w:space="0" w:color="auto"/>
        <w:right w:val="none" w:sz="0" w:space="0" w:color="auto"/>
      </w:divBdr>
    </w:div>
    <w:div w:id="171797361">
      <w:bodyDiv w:val="1"/>
      <w:marLeft w:val="0"/>
      <w:marRight w:val="0"/>
      <w:marTop w:val="0"/>
      <w:marBottom w:val="0"/>
      <w:divBdr>
        <w:top w:val="none" w:sz="0" w:space="0" w:color="auto"/>
        <w:left w:val="none" w:sz="0" w:space="0" w:color="auto"/>
        <w:bottom w:val="none" w:sz="0" w:space="0" w:color="auto"/>
        <w:right w:val="none" w:sz="0" w:space="0" w:color="auto"/>
      </w:divBdr>
    </w:div>
    <w:div w:id="197742850">
      <w:bodyDiv w:val="1"/>
      <w:marLeft w:val="0"/>
      <w:marRight w:val="0"/>
      <w:marTop w:val="0"/>
      <w:marBottom w:val="0"/>
      <w:divBdr>
        <w:top w:val="none" w:sz="0" w:space="0" w:color="auto"/>
        <w:left w:val="none" w:sz="0" w:space="0" w:color="auto"/>
        <w:bottom w:val="none" w:sz="0" w:space="0" w:color="auto"/>
        <w:right w:val="none" w:sz="0" w:space="0" w:color="auto"/>
      </w:divBdr>
      <w:divsChild>
        <w:div w:id="1205144003">
          <w:marLeft w:val="0"/>
          <w:marRight w:val="0"/>
          <w:marTop w:val="180"/>
          <w:marBottom w:val="0"/>
          <w:divBdr>
            <w:top w:val="none" w:sz="0" w:space="0" w:color="auto"/>
            <w:left w:val="none" w:sz="0" w:space="0" w:color="auto"/>
            <w:bottom w:val="none" w:sz="0" w:space="0" w:color="auto"/>
            <w:right w:val="none" w:sz="0" w:space="0" w:color="auto"/>
          </w:divBdr>
        </w:div>
      </w:divsChild>
    </w:div>
    <w:div w:id="216279716">
      <w:bodyDiv w:val="1"/>
      <w:marLeft w:val="0"/>
      <w:marRight w:val="0"/>
      <w:marTop w:val="0"/>
      <w:marBottom w:val="0"/>
      <w:divBdr>
        <w:top w:val="none" w:sz="0" w:space="0" w:color="auto"/>
        <w:left w:val="none" w:sz="0" w:space="0" w:color="auto"/>
        <w:bottom w:val="none" w:sz="0" w:space="0" w:color="auto"/>
        <w:right w:val="none" w:sz="0" w:space="0" w:color="auto"/>
      </w:divBdr>
    </w:div>
    <w:div w:id="234095796">
      <w:bodyDiv w:val="1"/>
      <w:marLeft w:val="0"/>
      <w:marRight w:val="0"/>
      <w:marTop w:val="0"/>
      <w:marBottom w:val="0"/>
      <w:divBdr>
        <w:top w:val="none" w:sz="0" w:space="0" w:color="auto"/>
        <w:left w:val="none" w:sz="0" w:space="0" w:color="auto"/>
        <w:bottom w:val="none" w:sz="0" w:space="0" w:color="auto"/>
        <w:right w:val="none" w:sz="0" w:space="0" w:color="auto"/>
      </w:divBdr>
    </w:div>
    <w:div w:id="238829967">
      <w:bodyDiv w:val="1"/>
      <w:marLeft w:val="0"/>
      <w:marRight w:val="0"/>
      <w:marTop w:val="0"/>
      <w:marBottom w:val="0"/>
      <w:divBdr>
        <w:top w:val="none" w:sz="0" w:space="0" w:color="auto"/>
        <w:left w:val="none" w:sz="0" w:space="0" w:color="auto"/>
        <w:bottom w:val="none" w:sz="0" w:space="0" w:color="auto"/>
        <w:right w:val="none" w:sz="0" w:space="0" w:color="auto"/>
      </w:divBdr>
    </w:div>
    <w:div w:id="248583615">
      <w:bodyDiv w:val="1"/>
      <w:marLeft w:val="0"/>
      <w:marRight w:val="0"/>
      <w:marTop w:val="0"/>
      <w:marBottom w:val="0"/>
      <w:divBdr>
        <w:top w:val="none" w:sz="0" w:space="0" w:color="auto"/>
        <w:left w:val="none" w:sz="0" w:space="0" w:color="auto"/>
        <w:bottom w:val="none" w:sz="0" w:space="0" w:color="auto"/>
        <w:right w:val="none" w:sz="0" w:space="0" w:color="auto"/>
      </w:divBdr>
    </w:div>
    <w:div w:id="250437011">
      <w:bodyDiv w:val="1"/>
      <w:marLeft w:val="0"/>
      <w:marRight w:val="0"/>
      <w:marTop w:val="0"/>
      <w:marBottom w:val="0"/>
      <w:divBdr>
        <w:top w:val="none" w:sz="0" w:space="0" w:color="auto"/>
        <w:left w:val="none" w:sz="0" w:space="0" w:color="auto"/>
        <w:bottom w:val="none" w:sz="0" w:space="0" w:color="auto"/>
        <w:right w:val="none" w:sz="0" w:space="0" w:color="auto"/>
      </w:divBdr>
    </w:div>
    <w:div w:id="254944773">
      <w:bodyDiv w:val="1"/>
      <w:marLeft w:val="0"/>
      <w:marRight w:val="0"/>
      <w:marTop w:val="0"/>
      <w:marBottom w:val="0"/>
      <w:divBdr>
        <w:top w:val="none" w:sz="0" w:space="0" w:color="auto"/>
        <w:left w:val="none" w:sz="0" w:space="0" w:color="auto"/>
        <w:bottom w:val="none" w:sz="0" w:space="0" w:color="auto"/>
        <w:right w:val="none" w:sz="0" w:space="0" w:color="auto"/>
      </w:divBdr>
    </w:div>
    <w:div w:id="256251821">
      <w:bodyDiv w:val="1"/>
      <w:marLeft w:val="0"/>
      <w:marRight w:val="0"/>
      <w:marTop w:val="0"/>
      <w:marBottom w:val="0"/>
      <w:divBdr>
        <w:top w:val="none" w:sz="0" w:space="0" w:color="auto"/>
        <w:left w:val="none" w:sz="0" w:space="0" w:color="auto"/>
        <w:bottom w:val="none" w:sz="0" w:space="0" w:color="auto"/>
        <w:right w:val="none" w:sz="0" w:space="0" w:color="auto"/>
      </w:divBdr>
    </w:div>
    <w:div w:id="264536052">
      <w:bodyDiv w:val="1"/>
      <w:marLeft w:val="0"/>
      <w:marRight w:val="0"/>
      <w:marTop w:val="0"/>
      <w:marBottom w:val="0"/>
      <w:divBdr>
        <w:top w:val="none" w:sz="0" w:space="0" w:color="auto"/>
        <w:left w:val="none" w:sz="0" w:space="0" w:color="auto"/>
        <w:bottom w:val="none" w:sz="0" w:space="0" w:color="auto"/>
        <w:right w:val="none" w:sz="0" w:space="0" w:color="auto"/>
      </w:divBdr>
    </w:div>
    <w:div w:id="271792626">
      <w:bodyDiv w:val="1"/>
      <w:marLeft w:val="0"/>
      <w:marRight w:val="0"/>
      <w:marTop w:val="0"/>
      <w:marBottom w:val="0"/>
      <w:divBdr>
        <w:top w:val="none" w:sz="0" w:space="0" w:color="auto"/>
        <w:left w:val="none" w:sz="0" w:space="0" w:color="auto"/>
        <w:bottom w:val="none" w:sz="0" w:space="0" w:color="auto"/>
        <w:right w:val="none" w:sz="0" w:space="0" w:color="auto"/>
      </w:divBdr>
    </w:div>
    <w:div w:id="283387844">
      <w:bodyDiv w:val="1"/>
      <w:marLeft w:val="0"/>
      <w:marRight w:val="0"/>
      <w:marTop w:val="0"/>
      <w:marBottom w:val="0"/>
      <w:divBdr>
        <w:top w:val="none" w:sz="0" w:space="0" w:color="auto"/>
        <w:left w:val="none" w:sz="0" w:space="0" w:color="auto"/>
        <w:bottom w:val="none" w:sz="0" w:space="0" w:color="auto"/>
        <w:right w:val="none" w:sz="0" w:space="0" w:color="auto"/>
      </w:divBdr>
    </w:div>
    <w:div w:id="296372287">
      <w:bodyDiv w:val="1"/>
      <w:marLeft w:val="0"/>
      <w:marRight w:val="0"/>
      <w:marTop w:val="0"/>
      <w:marBottom w:val="0"/>
      <w:divBdr>
        <w:top w:val="none" w:sz="0" w:space="0" w:color="auto"/>
        <w:left w:val="none" w:sz="0" w:space="0" w:color="auto"/>
        <w:bottom w:val="none" w:sz="0" w:space="0" w:color="auto"/>
        <w:right w:val="none" w:sz="0" w:space="0" w:color="auto"/>
      </w:divBdr>
    </w:div>
    <w:div w:id="298413813">
      <w:bodyDiv w:val="1"/>
      <w:marLeft w:val="0"/>
      <w:marRight w:val="0"/>
      <w:marTop w:val="0"/>
      <w:marBottom w:val="0"/>
      <w:divBdr>
        <w:top w:val="none" w:sz="0" w:space="0" w:color="auto"/>
        <w:left w:val="none" w:sz="0" w:space="0" w:color="auto"/>
        <w:bottom w:val="none" w:sz="0" w:space="0" w:color="auto"/>
        <w:right w:val="none" w:sz="0" w:space="0" w:color="auto"/>
      </w:divBdr>
    </w:div>
    <w:div w:id="324093481">
      <w:bodyDiv w:val="1"/>
      <w:marLeft w:val="0"/>
      <w:marRight w:val="0"/>
      <w:marTop w:val="0"/>
      <w:marBottom w:val="0"/>
      <w:divBdr>
        <w:top w:val="none" w:sz="0" w:space="0" w:color="auto"/>
        <w:left w:val="none" w:sz="0" w:space="0" w:color="auto"/>
        <w:bottom w:val="none" w:sz="0" w:space="0" w:color="auto"/>
        <w:right w:val="none" w:sz="0" w:space="0" w:color="auto"/>
      </w:divBdr>
    </w:div>
    <w:div w:id="330530770">
      <w:bodyDiv w:val="1"/>
      <w:marLeft w:val="0"/>
      <w:marRight w:val="0"/>
      <w:marTop w:val="0"/>
      <w:marBottom w:val="0"/>
      <w:divBdr>
        <w:top w:val="none" w:sz="0" w:space="0" w:color="auto"/>
        <w:left w:val="none" w:sz="0" w:space="0" w:color="auto"/>
        <w:bottom w:val="none" w:sz="0" w:space="0" w:color="auto"/>
        <w:right w:val="none" w:sz="0" w:space="0" w:color="auto"/>
      </w:divBdr>
      <w:divsChild>
        <w:div w:id="155850060">
          <w:marLeft w:val="0"/>
          <w:marRight w:val="0"/>
          <w:marTop w:val="0"/>
          <w:marBottom w:val="0"/>
          <w:divBdr>
            <w:top w:val="none" w:sz="0" w:space="0" w:color="auto"/>
            <w:left w:val="none" w:sz="0" w:space="0" w:color="auto"/>
            <w:bottom w:val="none" w:sz="0" w:space="0" w:color="auto"/>
            <w:right w:val="none" w:sz="0" w:space="0" w:color="auto"/>
          </w:divBdr>
        </w:div>
        <w:div w:id="194007333">
          <w:marLeft w:val="0"/>
          <w:marRight w:val="0"/>
          <w:marTop w:val="0"/>
          <w:marBottom w:val="0"/>
          <w:divBdr>
            <w:top w:val="none" w:sz="0" w:space="0" w:color="auto"/>
            <w:left w:val="none" w:sz="0" w:space="0" w:color="auto"/>
            <w:bottom w:val="none" w:sz="0" w:space="0" w:color="auto"/>
            <w:right w:val="none" w:sz="0" w:space="0" w:color="auto"/>
          </w:divBdr>
        </w:div>
        <w:div w:id="463042727">
          <w:marLeft w:val="0"/>
          <w:marRight w:val="0"/>
          <w:marTop w:val="0"/>
          <w:marBottom w:val="0"/>
          <w:divBdr>
            <w:top w:val="none" w:sz="0" w:space="0" w:color="auto"/>
            <w:left w:val="none" w:sz="0" w:space="0" w:color="auto"/>
            <w:bottom w:val="none" w:sz="0" w:space="0" w:color="auto"/>
            <w:right w:val="none" w:sz="0" w:space="0" w:color="auto"/>
          </w:divBdr>
        </w:div>
        <w:div w:id="861356757">
          <w:marLeft w:val="0"/>
          <w:marRight w:val="0"/>
          <w:marTop w:val="0"/>
          <w:marBottom w:val="0"/>
          <w:divBdr>
            <w:top w:val="none" w:sz="0" w:space="0" w:color="auto"/>
            <w:left w:val="none" w:sz="0" w:space="0" w:color="auto"/>
            <w:bottom w:val="none" w:sz="0" w:space="0" w:color="auto"/>
            <w:right w:val="none" w:sz="0" w:space="0" w:color="auto"/>
          </w:divBdr>
        </w:div>
        <w:div w:id="888228513">
          <w:marLeft w:val="0"/>
          <w:marRight w:val="0"/>
          <w:marTop w:val="0"/>
          <w:marBottom w:val="0"/>
          <w:divBdr>
            <w:top w:val="none" w:sz="0" w:space="0" w:color="auto"/>
            <w:left w:val="none" w:sz="0" w:space="0" w:color="auto"/>
            <w:bottom w:val="none" w:sz="0" w:space="0" w:color="auto"/>
            <w:right w:val="none" w:sz="0" w:space="0" w:color="auto"/>
          </w:divBdr>
        </w:div>
        <w:div w:id="1410423243">
          <w:marLeft w:val="0"/>
          <w:marRight w:val="0"/>
          <w:marTop w:val="0"/>
          <w:marBottom w:val="0"/>
          <w:divBdr>
            <w:top w:val="none" w:sz="0" w:space="0" w:color="auto"/>
            <w:left w:val="none" w:sz="0" w:space="0" w:color="auto"/>
            <w:bottom w:val="none" w:sz="0" w:space="0" w:color="auto"/>
            <w:right w:val="none" w:sz="0" w:space="0" w:color="auto"/>
          </w:divBdr>
        </w:div>
        <w:div w:id="1816530745">
          <w:marLeft w:val="0"/>
          <w:marRight w:val="0"/>
          <w:marTop w:val="0"/>
          <w:marBottom w:val="0"/>
          <w:divBdr>
            <w:top w:val="none" w:sz="0" w:space="0" w:color="auto"/>
            <w:left w:val="none" w:sz="0" w:space="0" w:color="auto"/>
            <w:bottom w:val="none" w:sz="0" w:space="0" w:color="auto"/>
            <w:right w:val="none" w:sz="0" w:space="0" w:color="auto"/>
          </w:divBdr>
        </w:div>
      </w:divsChild>
    </w:div>
    <w:div w:id="335620107">
      <w:bodyDiv w:val="1"/>
      <w:marLeft w:val="0"/>
      <w:marRight w:val="0"/>
      <w:marTop w:val="0"/>
      <w:marBottom w:val="0"/>
      <w:divBdr>
        <w:top w:val="none" w:sz="0" w:space="0" w:color="auto"/>
        <w:left w:val="none" w:sz="0" w:space="0" w:color="auto"/>
        <w:bottom w:val="none" w:sz="0" w:space="0" w:color="auto"/>
        <w:right w:val="none" w:sz="0" w:space="0" w:color="auto"/>
      </w:divBdr>
    </w:div>
    <w:div w:id="349063568">
      <w:bodyDiv w:val="1"/>
      <w:marLeft w:val="0"/>
      <w:marRight w:val="0"/>
      <w:marTop w:val="0"/>
      <w:marBottom w:val="0"/>
      <w:divBdr>
        <w:top w:val="none" w:sz="0" w:space="0" w:color="auto"/>
        <w:left w:val="none" w:sz="0" w:space="0" w:color="auto"/>
        <w:bottom w:val="none" w:sz="0" w:space="0" w:color="auto"/>
        <w:right w:val="none" w:sz="0" w:space="0" w:color="auto"/>
      </w:divBdr>
    </w:div>
    <w:div w:id="353464193">
      <w:bodyDiv w:val="1"/>
      <w:marLeft w:val="0"/>
      <w:marRight w:val="0"/>
      <w:marTop w:val="0"/>
      <w:marBottom w:val="0"/>
      <w:divBdr>
        <w:top w:val="none" w:sz="0" w:space="0" w:color="auto"/>
        <w:left w:val="none" w:sz="0" w:space="0" w:color="auto"/>
        <w:bottom w:val="none" w:sz="0" w:space="0" w:color="auto"/>
        <w:right w:val="none" w:sz="0" w:space="0" w:color="auto"/>
      </w:divBdr>
    </w:div>
    <w:div w:id="361395489">
      <w:bodyDiv w:val="1"/>
      <w:marLeft w:val="0"/>
      <w:marRight w:val="0"/>
      <w:marTop w:val="0"/>
      <w:marBottom w:val="0"/>
      <w:divBdr>
        <w:top w:val="none" w:sz="0" w:space="0" w:color="auto"/>
        <w:left w:val="none" w:sz="0" w:space="0" w:color="auto"/>
        <w:bottom w:val="none" w:sz="0" w:space="0" w:color="auto"/>
        <w:right w:val="none" w:sz="0" w:space="0" w:color="auto"/>
      </w:divBdr>
    </w:div>
    <w:div w:id="376509368">
      <w:bodyDiv w:val="1"/>
      <w:marLeft w:val="0"/>
      <w:marRight w:val="0"/>
      <w:marTop w:val="0"/>
      <w:marBottom w:val="0"/>
      <w:divBdr>
        <w:top w:val="none" w:sz="0" w:space="0" w:color="auto"/>
        <w:left w:val="none" w:sz="0" w:space="0" w:color="auto"/>
        <w:bottom w:val="none" w:sz="0" w:space="0" w:color="auto"/>
        <w:right w:val="none" w:sz="0" w:space="0" w:color="auto"/>
      </w:divBdr>
    </w:div>
    <w:div w:id="410156630">
      <w:bodyDiv w:val="1"/>
      <w:marLeft w:val="0"/>
      <w:marRight w:val="0"/>
      <w:marTop w:val="0"/>
      <w:marBottom w:val="0"/>
      <w:divBdr>
        <w:top w:val="none" w:sz="0" w:space="0" w:color="auto"/>
        <w:left w:val="none" w:sz="0" w:space="0" w:color="auto"/>
        <w:bottom w:val="none" w:sz="0" w:space="0" w:color="auto"/>
        <w:right w:val="none" w:sz="0" w:space="0" w:color="auto"/>
      </w:divBdr>
    </w:div>
    <w:div w:id="426731738">
      <w:bodyDiv w:val="1"/>
      <w:marLeft w:val="0"/>
      <w:marRight w:val="0"/>
      <w:marTop w:val="0"/>
      <w:marBottom w:val="0"/>
      <w:divBdr>
        <w:top w:val="none" w:sz="0" w:space="0" w:color="auto"/>
        <w:left w:val="none" w:sz="0" w:space="0" w:color="auto"/>
        <w:bottom w:val="none" w:sz="0" w:space="0" w:color="auto"/>
        <w:right w:val="none" w:sz="0" w:space="0" w:color="auto"/>
      </w:divBdr>
    </w:div>
    <w:div w:id="466893463">
      <w:bodyDiv w:val="1"/>
      <w:marLeft w:val="0"/>
      <w:marRight w:val="0"/>
      <w:marTop w:val="0"/>
      <w:marBottom w:val="0"/>
      <w:divBdr>
        <w:top w:val="none" w:sz="0" w:space="0" w:color="auto"/>
        <w:left w:val="none" w:sz="0" w:space="0" w:color="auto"/>
        <w:bottom w:val="none" w:sz="0" w:space="0" w:color="auto"/>
        <w:right w:val="none" w:sz="0" w:space="0" w:color="auto"/>
      </w:divBdr>
    </w:div>
    <w:div w:id="477039555">
      <w:bodyDiv w:val="1"/>
      <w:marLeft w:val="0"/>
      <w:marRight w:val="0"/>
      <w:marTop w:val="0"/>
      <w:marBottom w:val="0"/>
      <w:divBdr>
        <w:top w:val="none" w:sz="0" w:space="0" w:color="auto"/>
        <w:left w:val="none" w:sz="0" w:space="0" w:color="auto"/>
        <w:bottom w:val="none" w:sz="0" w:space="0" w:color="auto"/>
        <w:right w:val="none" w:sz="0" w:space="0" w:color="auto"/>
      </w:divBdr>
    </w:div>
    <w:div w:id="486870185">
      <w:bodyDiv w:val="1"/>
      <w:marLeft w:val="0"/>
      <w:marRight w:val="0"/>
      <w:marTop w:val="0"/>
      <w:marBottom w:val="0"/>
      <w:divBdr>
        <w:top w:val="none" w:sz="0" w:space="0" w:color="auto"/>
        <w:left w:val="none" w:sz="0" w:space="0" w:color="auto"/>
        <w:bottom w:val="none" w:sz="0" w:space="0" w:color="auto"/>
        <w:right w:val="none" w:sz="0" w:space="0" w:color="auto"/>
      </w:divBdr>
    </w:div>
    <w:div w:id="504907186">
      <w:bodyDiv w:val="1"/>
      <w:marLeft w:val="0"/>
      <w:marRight w:val="0"/>
      <w:marTop w:val="0"/>
      <w:marBottom w:val="0"/>
      <w:divBdr>
        <w:top w:val="none" w:sz="0" w:space="0" w:color="auto"/>
        <w:left w:val="none" w:sz="0" w:space="0" w:color="auto"/>
        <w:bottom w:val="none" w:sz="0" w:space="0" w:color="auto"/>
        <w:right w:val="none" w:sz="0" w:space="0" w:color="auto"/>
      </w:divBdr>
    </w:div>
    <w:div w:id="510069874">
      <w:bodyDiv w:val="1"/>
      <w:marLeft w:val="0"/>
      <w:marRight w:val="0"/>
      <w:marTop w:val="0"/>
      <w:marBottom w:val="0"/>
      <w:divBdr>
        <w:top w:val="none" w:sz="0" w:space="0" w:color="auto"/>
        <w:left w:val="none" w:sz="0" w:space="0" w:color="auto"/>
        <w:bottom w:val="none" w:sz="0" w:space="0" w:color="auto"/>
        <w:right w:val="none" w:sz="0" w:space="0" w:color="auto"/>
      </w:divBdr>
    </w:div>
    <w:div w:id="514226906">
      <w:bodyDiv w:val="1"/>
      <w:marLeft w:val="0"/>
      <w:marRight w:val="0"/>
      <w:marTop w:val="0"/>
      <w:marBottom w:val="0"/>
      <w:divBdr>
        <w:top w:val="none" w:sz="0" w:space="0" w:color="auto"/>
        <w:left w:val="none" w:sz="0" w:space="0" w:color="auto"/>
        <w:bottom w:val="none" w:sz="0" w:space="0" w:color="auto"/>
        <w:right w:val="none" w:sz="0" w:space="0" w:color="auto"/>
      </w:divBdr>
    </w:div>
    <w:div w:id="518589690">
      <w:bodyDiv w:val="1"/>
      <w:marLeft w:val="0"/>
      <w:marRight w:val="0"/>
      <w:marTop w:val="0"/>
      <w:marBottom w:val="0"/>
      <w:divBdr>
        <w:top w:val="none" w:sz="0" w:space="0" w:color="auto"/>
        <w:left w:val="none" w:sz="0" w:space="0" w:color="auto"/>
        <w:bottom w:val="none" w:sz="0" w:space="0" w:color="auto"/>
        <w:right w:val="none" w:sz="0" w:space="0" w:color="auto"/>
      </w:divBdr>
    </w:div>
    <w:div w:id="520053683">
      <w:bodyDiv w:val="1"/>
      <w:marLeft w:val="0"/>
      <w:marRight w:val="0"/>
      <w:marTop w:val="0"/>
      <w:marBottom w:val="0"/>
      <w:divBdr>
        <w:top w:val="none" w:sz="0" w:space="0" w:color="auto"/>
        <w:left w:val="none" w:sz="0" w:space="0" w:color="auto"/>
        <w:bottom w:val="none" w:sz="0" w:space="0" w:color="auto"/>
        <w:right w:val="none" w:sz="0" w:space="0" w:color="auto"/>
      </w:divBdr>
    </w:div>
    <w:div w:id="520124635">
      <w:bodyDiv w:val="1"/>
      <w:marLeft w:val="0"/>
      <w:marRight w:val="0"/>
      <w:marTop w:val="0"/>
      <w:marBottom w:val="0"/>
      <w:divBdr>
        <w:top w:val="none" w:sz="0" w:space="0" w:color="auto"/>
        <w:left w:val="none" w:sz="0" w:space="0" w:color="auto"/>
        <w:bottom w:val="none" w:sz="0" w:space="0" w:color="auto"/>
        <w:right w:val="none" w:sz="0" w:space="0" w:color="auto"/>
      </w:divBdr>
    </w:div>
    <w:div w:id="521093279">
      <w:bodyDiv w:val="1"/>
      <w:marLeft w:val="0"/>
      <w:marRight w:val="0"/>
      <w:marTop w:val="0"/>
      <w:marBottom w:val="0"/>
      <w:divBdr>
        <w:top w:val="none" w:sz="0" w:space="0" w:color="auto"/>
        <w:left w:val="none" w:sz="0" w:space="0" w:color="auto"/>
        <w:bottom w:val="none" w:sz="0" w:space="0" w:color="auto"/>
        <w:right w:val="none" w:sz="0" w:space="0" w:color="auto"/>
      </w:divBdr>
    </w:div>
    <w:div w:id="521940015">
      <w:bodyDiv w:val="1"/>
      <w:marLeft w:val="0"/>
      <w:marRight w:val="0"/>
      <w:marTop w:val="0"/>
      <w:marBottom w:val="0"/>
      <w:divBdr>
        <w:top w:val="none" w:sz="0" w:space="0" w:color="auto"/>
        <w:left w:val="none" w:sz="0" w:space="0" w:color="auto"/>
        <w:bottom w:val="none" w:sz="0" w:space="0" w:color="auto"/>
        <w:right w:val="none" w:sz="0" w:space="0" w:color="auto"/>
      </w:divBdr>
    </w:div>
    <w:div w:id="531384303">
      <w:bodyDiv w:val="1"/>
      <w:marLeft w:val="0"/>
      <w:marRight w:val="0"/>
      <w:marTop w:val="0"/>
      <w:marBottom w:val="0"/>
      <w:divBdr>
        <w:top w:val="none" w:sz="0" w:space="0" w:color="auto"/>
        <w:left w:val="none" w:sz="0" w:space="0" w:color="auto"/>
        <w:bottom w:val="none" w:sz="0" w:space="0" w:color="auto"/>
        <w:right w:val="none" w:sz="0" w:space="0" w:color="auto"/>
      </w:divBdr>
    </w:div>
    <w:div w:id="594946925">
      <w:bodyDiv w:val="1"/>
      <w:marLeft w:val="0"/>
      <w:marRight w:val="0"/>
      <w:marTop w:val="0"/>
      <w:marBottom w:val="0"/>
      <w:divBdr>
        <w:top w:val="none" w:sz="0" w:space="0" w:color="auto"/>
        <w:left w:val="none" w:sz="0" w:space="0" w:color="auto"/>
        <w:bottom w:val="none" w:sz="0" w:space="0" w:color="auto"/>
        <w:right w:val="none" w:sz="0" w:space="0" w:color="auto"/>
      </w:divBdr>
    </w:div>
    <w:div w:id="607541981">
      <w:bodyDiv w:val="1"/>
      <w:marLeft w:val="0"/>
      <w:marRight w:val="0"/>
      <w:marTop w:val="0"/>
      <w:marBottom w:val="0"/>
      <w:divBdr>
        <w:top w:val="none" w:sz="0" w:space="0" w:color="auto"/>
        <w:left w:val="none" w:sz="0" w:space="0" w:color="auto"/>
        <w:bottom w:val="none" w:sz="0" w:space="0" w:color="auto"/>
        <w:right w:val="none" w:sz="0" w:space="0" w:color="auto"/>
      </w:divBdr>
    </w:div>
    <w:div w:id="614673043">
      <w:bodyDiv w:val="1"/>
      <w:marLeft w:val="0"/>
      <w:marRight w:val="0"/>
      <w:marTop w:val="0"/>
      <w:marBottom w:val="0"/>
      <w:divBdr>
        <w:top w:val="none" w:sz="0" w:space="0" w:color="auto"/>
        <w:left w:val="none" w:sz="0" w:space="0" w:color="auto"/>
        <w:bottom w:val="none" w:sz="0" w:space="0" w:color="auto"/>
        <w:right w:val="none" w:sz="0" w:space="0" w:color="auto"/>
      </w:divBdr>
      <w:divsChild>
        <w:div w:id="69233099">
          <w:marLeft w:val="0"/>
          <w:marRight w:val="0"/>
          <w:marTop w:val="0"/>
          <w:marBottom w:val="0"/>
          <w:divBdr>
            <w:top w:val="none" w:sz="0" w:space="0" w:color="auto"/>
            <w:left w:val="none" w:sz="0" w:space="0" w:color="auto"/>
            <w:bottom w:val="none" w:sz="0" w:space="0" w:color="auto"/>
            <w:right w:val="none" w:sz="0" w:space="0" w:color="auto"/>
          </w:divBdr>
        </w:div>
        <w:div w:id="622618373">
          <w:marLeft w:val="0"/>
          <w:marRight w:val="0"/>
          <w:marTop w:val="0"/>
          <w:marBottom w:val="0"/>
          <w:divBdr>
            <w:top w:val="none" w:sz="0" w:space="0" w:color="auto"/>
            <w:left w:val="none" w:sz="0" w:space="0" w:color="auto"/>
            <w:bottom w:val="none" w:sz="0" w:space="0" w:color="auto"/>
            <w:right w:val="none" w:sz="0" w:space="0" w:color="auto"/>
          </w:divBdr>
        </w:div>
        <w:div w:id="915550169">
          <w:marLeft w:val="0"/>
          <w:marRight w:val="0"/>
          <w:marTop w:val="0"/>
          <w:marBottom w:val="0"/>
          <w:divBdr>
            <w:top w:val="none" w:sz="0" w:space="0" w:color="auto"/>
            <w:left w:val="none" w:sz="0" w:space="0" w:color="auto"/>
            <w:bottom w:val="none" w:sz="0" w:space="0" w:color="auto"/>
            <w:right w:val="none" w:sz="0" w:space="0" w:color="auto"/>
          </w:divBdr>
        </w:div>
        <w:div w:id="1250196833">
          <w:marLeft w:val="0"/>
          <w:marRight w:val="0"/>
          <w:marTop w:val="0"/>
          <w:marBottom w:val="0"/>
          <w:divBdr>
            <w:top w:val="none" w:sz="0" w:space="0" w:color="auto"/>
            <w:left w:val="none" w:sz="0" w:space="0" w:color="auto"/>
            <w:bottom w:val="none" w:sz="0" w:space="0" w:color="auto"/>
            <w:right w:val="none" w:sz="0" w:space="0" w:color="auto"/>
          </w:divBdr>
        </w:div>
        <w:div w:id="1251700964">
          <w:marLeft w:val="0"/>
          <w:marRight w:val="0"/>
          <w:marTop w:val="0"/>
          <w:marBottom w:val="0"/>
          <w:divBdr>
            <w:top w:val="none" w:sz="0" w:space="0" w:color="auto"/>
            <w:left w:val="none" w:sz="0" w:space="0" w:color="auto"/>
            <w:bottom w:val="none" w:sz="0" w:space="0" w:color="auto"/>
            <w:right w:val="none" w:sz="0" w:space="0" w:color="auto"/>
          </w:divBdr>
        </w:div>
        <w:div w:id="1421098949">
          <w:marLeft w:val="0"/>
          <w:marRight w:val="0"/>
          <w:marTop w:val="0"/>
          <w:marBottom w:val="0"/>
          <w:divBdr>
            <w:top w:val="none" w:sz="0" w:space="0" w:color="auto"/>
            <w:left w:val="none" w:sz="0" w:space="0" w:color="auto"/>
            <w:bottom w:val="none" w:sz="0" w:space="0" w:color="auto"/>
            <w:right w:val="none" w:sz="0" w:space="0" w:color="auto"/>
          </w:divBdr>
        </w:div>
        <w:div w:id="2041589158">
          <w:marLeft w:val="0"/>
          <w:marRight w:val="0"/>
          <w:marTop w:val="0"/>
          <w:marBottom w:val="0"/>
          <w:divBdr>
            <w:top w:val="none" w:sz="0" w:space="0" w:color="auto"/>
            <w:left w:val="none" w:sz="0" w:space="0" w:color="auto"/>
            <w:bottom w:val="none" w:sz="0" w:space="0" w:color="auto"/>
            <w:right w:val="none" w:sz="0" w:space="0" w:color="auto"/>
          </w:divBdr>
        </w:div>
      </w:divsChild>
    </w:div>
    <w:div w:id="616176745">
      <w:bodyDiv w:val="1"/>
      <w:marLeft w:val="0"/>
      <w:marRight w:val="0"/>
      <w:marTop w:val="0"/>
      <w:marBottom w:val="0"/>
      <w:divBdr>
        <w:top w:val="none" w:sz="0" w:space="0" w:color="auto"/>
        <w:left w:val="none" w:sz="0" w:space="0" w:color="auto"/>
        <w:bottom w:val="none" w:sz="0" w:space="0" w:color="auto"/>
        <w:right w:val="none" w:sz="0" w:space="0" w:color="auto"/>
      </w:divBdr>
    </w:div>
    <w:div w:id="629671988">
      <w:bodyDiv w:val="1"/>
      <w:marLeft w:val="0"/>
      <w:marRight w:val="0"/>
      <w:marTop w:val="0"/>
      <w:marBottom w:val="0"/>
      <w:divBdr>
        <w:top w:val="none" w:sz="0" w:space="0" w:color="auto"/>
        <w:left w:val="none" w:sz="0" w:space="0" w:color="auto"/>
        <w:bottom w:val="none" w:sz="0" w:space="0" w:color="auto"/>
        <w:right w:val="none" w:sz="0" w:space="0" w:color="auto"/>
      </w:divBdr>
    </w:div>
    <w:div w:id="657423263">
      <w:bodyDiv w:val="1"/>
      <w:marLeft w:val="0"/>
      <w:marRight w:val="0"/>
      <w:marTop w:val="0"/>
      <w:marBottom w:val="0"/>
      <w:divBdr>
        <w:top w:val="none" w:sz="0" w:space="0" w:color="auto"/>
        <w:left w:val="none" w:sz="0" w:space="0" w:color="auto"/>
        <w:bottom w:val="none" w:sz="0" w:space="0" w:color="auto"/>
        <w:right w:val="none" w:sz="0" w:space="0" w:color="auto"/>
      </w:divBdr>
    </w:div>
    <w:div w:id="657465751">
      <w:bodyDiv w:val="1"/>
      <w:marLeft w:val="0"/>
      <w:marRight w:val="0"/>
      <w:marTop w:val="0"/>
      <w:marBottom w:val="0"/>
      <w:divBdr>
        <w:top w:val="none" w:sz="0" w:space="0" w:color="auto"/>
        <w:left w:val="none" w:sz="0" w:space="0" w:color="auto"/>
        <w:bottom w:val="none" w:sz="0" w:space="0" w:color="auto"/>
        <w:right w:val="none" w:sz="0" w:space="0" w:color="auto"/>
      </w:divBdr>
    </w:div>
    <w:div w:id="690762360">
      <w:bodyDiv w:val="1"/>
      <w:marLeft w:val="0"/>
      <w:marRight w:val="0"/>
      <w:marTop w:val="0"/>
      <w:marBottom w:val="0"/>
      <w:divBdr>
        <w:top w:val="none" w:sz="0" w:space="0" w:color="auto"/>
        <w:left w:val="none" w:sz="0" w:space="0" w:color="auto"/>
        <w:bottom w:val="none" w:sz="0" w:space="0" w:color="auto"/>
        <w:right w:val="none" w:sz="0" w:space="0" w:color="auto"/>
      </w:divBdr>
    </w:div>
    <w:div w:id="699866207">
      <w:bodyDiv w:val="1"/>
      <w:marLeft w:val="0"/>
      <w:marRight w:val="0"/>
      <w:marTop w:val="0"/>
      <w:marBottom w:val="0"/>
      <w:divBdr>
        <w:top w:val="none" w:sz="0" w:space="0" w:color="auto"/>
        <w:left w:val="none" w:sz="0" w:space="0" w:color="auto"/>
        <w:bottom w:val="none" w:sz="0" w:space="0" w:color="auto"/>
        <w:right w:val="none" w:sz="0" w:space="0" w:color="auto"/>
      </w:divBdr>
      <w:divsChild>
        <w:div w:id="671835544">
          <w:marLeft w:val="0"/>
          <w:marRight w:val="0"/>
          <w:marTop w:val="0"/>
          <w:marBottom w:val="0"/>
          <w:divBdr>
            <w:top w:val="single" w:sz="2" w:space="0" w:color="FFFFFF"/>
            <w:left w:val="single" w:sz="2" w:space="0" w:color="FFFFFF"/>
            <w:bottom w:val="single" w:sz="2" w:space="0" w:color="FFFFFF"/>
            <w:right w:val="single" w:sz="2" w:space="0" w:color="FFFFFF"/>
          </w:divBdr>
          <w:divsChild>
            <w:div w:id="735009626">
              <w:marLeft w:val="0"/>
              <w:marRight w:val="0"/>
              <w:marTop w:val="0"/>
              <w:marBottom w:val="0"/>
              <w:divBdr>
                <w:top w:val="none" w:sz="0" w:space="0" w:color="auto"/>
                <w:left w:val="none" w:sz="0" w:space="0" w:color="auto"/>
                <w:bottom w:val="none" w:sz="0" w:space="0" w:color="auto"/>
                <w:right w:val="none" w:sz="0" w:space="0" w:color="auto"/>
              </w:divBdr>
              <w:divsChild>
                <w:div w:id="500856414">
                  <w:marLeft w:val="-60"/>
                  <w:marRight w:val="0"/>
                  <w:marTop w:val="0"/>
                  <w:marBottom w:val="0"/>
                  <w:divBdr>
                    <w:top w:val="single" w:sz="2" w:space="0" w:color="FFFFFF"/>
                    <w:left w:val="single" w:sz="2" w:space="0" w:color="FFFFFF"/>
                    <w:bottom w:val="single" w:sz="2" w:space="0" w:color="FFFFFF"/>
                    <w:right w:val="single" w:sz="2" w:space="0" w:color="FFFFFF"/>
                  </w:divBdr>
                  <w:divsChild>
                    <w:div w:id="1260681085">
                      <w:marLeft w:val="0"/>
                      <w:marRight w:val="0"/>
                      <w:marTop w:val="0"/>
                      <w:marBottom w:val="0"/>
                      <w:divBdr>
                        <w:top w:val="none" w:sz="0" w:space="0" w:color="auto"/>
                        <w:left w:val="none" w:sz="0" w:space="0" w:color="auto"/>
                        <w:bottom w:val="none" w:sz="0" w:space="0" w:color="auto"/>
                        <w:right w:val="none" w:sz="0" w:space="0" w:color="auto"/>
                      </w:divBdr>
                      <w:divsChild>
                        <w:div w:id="2055811568">
                          <w:marLeft w:val="0"/>
                          <w:marRight w:val="0"/>
                          <w:marTop w:val="0"/>
                          <w:marBottom w:val="0"/>
                          <w:divBdr>
                            <w:top w:val="none" w:sz="0" w:space="0" w:color="auto"/>
                            <w:left w:val="none" w:sz="0" w:space="0" w:color="auto"/>
                            <w:bottom w:val="none" w:sz="0" w:space="0" w:color="auto"/>
                            <w:right w:val="none" w:sz="0" w:space="0" w:color="auto"/>
                          </w:divBdr>
                          <w:divsChild>
                            <w:div w:id="1368723133">
                              <w:marLeft w:val="0"/>
                              <w:marRight w:val="0"/>
                              <w:marTop w:val="0"/>
                              <w:marBottom w:val="0"/>
                              <w:divBdr>
                                <w:top w:val="none" w:sz="0" w:space="0" w:color="auto"/>
                                <w:left w:val="single" w:sz="6" w:space="0" w:color="E9ECEF"/>
                                <w:bottom w:val="single" w:sz="6" w:space="0" w:color="E9ECEF"/>
                                <w:right w:val="single" w:sz="6" w:space="0" w:color="E9ECEF"/>
                              </w:divBdr>
                              <w:divsChild>
                                <w:div w:id="1128813799">
                                  <w:marLeft w:val="0"/>
                                  <w:marRight w:val="0"/>
                                  <w:marTop w:val="0"/>
                                  <w:marBottom w:val="0"/>
                                  <w:divBdr>
                                    <w:top w:val="none" w:sz="0" w:space="0" w:color="auto"/>
                                    <w:left w:val="none" w:sz="0" w:space="0" w:color="auto"/>
                                    <w:bottom w:val="none" w:sz="0" w:space="0" w:color="auto"/>
                                    <w:right w:val="none" w:sz="0" w:space="0" w:color="auto"/>
                                  </w:divBdr>
                                  <w:divsChild>
                                    <w:div w:id="1787313301">
                                      <w:marLeft w:val="0"/>
                                      <w:marRight w:val="0"/>
                                      <w:marTop w:val="0"/>
                                      <w:marBottom w:val="0"/>
                                      <w:divBdr>
                                        <w:top w:val="none" w:sz="0" w:space="0" w:color="auto"/>
                                        <w:left w:val="none" w:sz="0" w:space="0" w:color="auto"/>
                                        <w:bottom w:val="none" w:sz="0" w:space="0" w:color="auto"/>
                                        <w:right w:val="none" w:sz="0" w:space="0" w:color="auto"/>
                                      </w:divBdr>
                                      <w:divsChild>
                                        <w:div w:id="1998727634">
                                          <w:marLeft w:val="0"/>
                                          <w:marRight w:val="0"/>
                                          <w:marTop w:val="0"/>
                                          <w:marBottom w:val="0"/>
                                          <w:divBdr>
                                            <w:top w:val="none" w:sz="0" w:space="0" w:color="auto"/>
                                            <w:left w:val="none" w:sz="0" w:space="0" w:color="auto"/>
                                            <w:bottom w:val="none" w:sz="0" w:space="0" w:color="auto"/>
                                            <w:right w:val="none" w:sz="0" w:space="0" w:color="auto"/>
                                          </w:divBdr>
                                          <w:divsChild>
                                            <w:div w:id="1041589108">
                                              <w:marLeft w:val="0"/>
                                              <w:marRight w:val="0"/>
                                              <w:marTop w:val="0"/>
                                              <w:marBottom w:val="0"/>
                                              <w:divBdr>
                                                <w:top w:val="none" w:sz="0" w:space="0" w:color="auto"/>
                                                <w:left w:val="none" w:sz="0" w:space="0" w:color="auto"/>
                                                <w:bottom w:val="none" w:sz="0" w:space="0" w:color="auto"/>
                                                <w:right w:val="none" w:sz="0" w:space="0" w:color="auto"/>
                                              </w:divBdr>
                                              <w:divsChild>
                                                <w:div w:id="533273727">
                                                  <w:marLeft w:val="150"/>
                                                  <w:marRight w:val="0"/>
                                                  <w:marTop w:val="0"/>
                                                  <w:marBottom w:val="0"/>
                                                  <w:divBdr>
                                                    <w:top w:val="none" w:sz="0" w:space="0" w:color="auto"/>
                                                    <w:left w:val="none" w:sz="0" w:space="0" w:color="auto"/>
                                                    <w:bottom w:val="none" w:sz="0" w:space="0" w:color="auto"/>
                                                    <w:right w:val="none" w:sz="0" w:space="0" w:color="auto"/>
                                                  </w:divBdr>
                                                  <w:divsChild>
                                                    <w:div w:id="417093075">
                                                      <w:marLeft w:val="0"/>
                                                      <w:marRight w:val="0"/>
                                                      <w:marTop w:val="0"/>
                                                      <w:marBottom w:val="0"/>
                                                      <w:divBdr>
                                                        <w:top w:val="none" w:sz="0" w:space="0" w:color="auto"/>
                                                        <w:left w:val="none" w:sz="0" w:space="0" w:color="auto"/>
                                                        <w:bottom w:val="none" w:sz="0" w:space="0" w:color="auto"/>
                                                        <w:right w:val="none" w:sz="0" w:space="0" w:color="auto"/>
                                                      </w:divBdr>
                                                      <w:divsChild>
                                                        <w:div w:id="897397684">
                                                          <w:marLeft w:val="0"/>
                                                          <w:marRight w:val="0"/>
                                                          <w:marTop w:val="0"/>
                                                          <w:marBottom w:val="0"/>
                                                          <w:divBdr>
                                                            <w:top w:val="none" w:sz="0" w:space="0" w:color="auto"/>
                                                            <w:left w:val="none" w:sz="0" w:space="0" w:color="auto"/>
                                                            <w:bottom w:val="none" w:sz="0" w:space="0" w:color="auto"/>
                                                            <w:right w:val="none" w:sz="0" w:space="0" w:color="auto"/>
                                                          </w:divBdr>
                                                          <w:divsChild>
                                                            <w:div w:id="162284106">
                                                              <w:marLeft w:val="0"/>
                                                              <w:marRight w:val="0"/>
                                                              <w:marTop w:val="0"/>
                                                              <w:marBottom w:val="0"/>
                                                              <w:divBdr>
                                                                <w:top w:val="single" w:sz="2" w:space="0" w:color="FFFFFF"/>
                                                                <w:left w:val="single" w:sz="2" w:space="0" w:color="FFFFFF"/>
                                                                <w:bottom w:val="single" w:sz="2" w:space="0" w:color="FFFFFF"/>
                                                                <w:right w:val="single" w:sz="2" w:space="0" w:color="FFFFFF"/>
                                                              </w:divBdr>
                                                              <w:divsChild>
                                                                <w:div w:id="478111888">
                                                                  <w:marLeft w:val="120"/>
                                                                  <w:marRight w:val="12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00974470">
      <w:bodyDiv w:val="1"/>
      <w:marLeft w:val="0"/>
      <w:marRight w:val="0"/>
      <w:marTop w:val="0"/>
      <w:marBottom w:val="0"/>
      <w:divBdr>
        <w:top w:val="none" w:sz="0" w:space="0" w:color="auto"/>
        <w:left w:val="none" w:sz="0" w:space="0" w:color="auto"/>
        <w:bottom w:val="none" w:sz="0" w:space="0" w:color="auto"/>
        <w:right w:val="none" w:sz="0" w:space="0" w:color="auto"/>
      </w:divBdr>
    </w:div>
    <w:div w:id="706564104">
      <w:bodyDiv w:val="1"/>
      <w:marLeft w:val="0"/>
      <w:marRight w:val="0"/>
      <w:marTop w:val="0"/>
      <w:marBottom w:val="0"/>
      <w:divBdr>
        <w:top w:val="none" w:sz="0" w:space="0" w:color="auto"/>
        <w:left w:val="none" w:sz="0" w:space="0" w:color="auto"/>
        <w:bottom w:val="none" w:sz="0" w:space="0" w:color="auto"/>
        <w:right w:val="none" w:sz="0" w:space="0" w:color="auto"/>
      </w:divBdr>
    </w:div>
    <w:div w:id="725956459">
      <w:bodyDiv w:val="1"/>
      <w:marLeft w:val="0"/>
      <w:marRight w:val="0"/>
      <w:marTop w:val="0"/>
      <w:marBottom w:val="0"/>
      <w:divBdr>
        <w:top w:val="none" w:sz="0" w:space="0" w:color="auto"/>
        <w:left w:val="none" w:sz="0" w:space="0" w:color="auto"/>
        <w:bottom w:val="none" w:sz="0" w:space="0" w:color="auto"/>
        <w:right w:val="none" w:sz="0" w:space="0" w:color="auto"/>
      </w:divBdr>
    </w:div>
    <w:div w:id="731805056">
      <w:bodyDiv w:val="1"/>
      <w:marLeft w:val="0"/>
      <w:marRight w:val="0"/>
      <w:marTop w:val="0"/>
      <w:marBottom w:val="0"/>
      <w:divBdr>
        <w:top w:val="none" w:sz="0" w:space="0" w:color="auto"/>
        <w:left w:val="none" w:sz="0" w:space="0" w:color="auto"/>
        <w:bottom w:val="none" w:sz="0" w:space="0" w:color="auto"/>
        <w:right w:val="none" w:sz="0" w:space="0" w:color="auto"/>
      </w:divBdr>
    </w:div>
    <w:div w:id="732243822">
      <w:bodyDiv w:val="1"/>
      <w:marLeft w:val="0"/>
      <w:marRight w:val="0"/>
      <w:marTop w:val="0"/>
      <w:marBottom w:val="0"/>
      <w:divBdr>
        <w:top w:val="none" w:sz="0" w:space="0" w:color="auto"/>
        <w:left w:val="none" w:sz="0" w:space="0" w:color="auto"/>
        <w:bottom w:val="none" w:sz="0" w:space="0" w:color="auto"/>
        <w:right w:val="none" w:sz="0" w:space="0" w:color="auto"/>
      </w:divBdr>
    </w:div>
    <w:div w:id="732580447">
      <w:bodyDiv w:val="1"/>
      <w:marLeft w:val="0"/>
      <w:marRight w:val="0"/>
      <w:marTop w:val="0"/>
      <w:marBottom w:val="0"/>
      <w:divBdr>
        <w:top w:val="none" w:sz="0" w:space="0" w:color="auto"/>
        <w:left w:val="none" w:sz="0" w:space="0" w:color="auto"/>
        <w:bottom w:val="none" w:sz="0" w:space="0" w:color="auto"/>
        <w:right w:val="none" w:sz="0" w:space="0" w:color="auto"/>
      </w:divBdr>
    </w:div>
    <w:div w:id="757678922">
      <w:bodyDiv w:val="1"/>
      <w:marLeft w:val="0"/>
      <w:marRight w:val="0"/>
      <w:marTop w:val="0"/>
      <w:marBottom w:val="0"/>
      <w:divBdr>
        <w:top w:val="none" w:sz="0" w:space="0" w:color="auto"/>
        <w:left w:val="none" w:sz="0" w:space="0" w:color="auto"/>
        <w:bottom w:val="none" w:sz="0" w:space="0" w:color="auto"/>
        <w:right w:val="none" w:sz="0" w:space="0" w:color="auto"/>
      </w:divBdr>
    </w:div>
    <w:div w:id="770197105">
      <w:bodyDiv w:val="1"/>
      <w:marLeft w:val="0"/>
      <w:marRight w:val="0"/>
      <w:marTop w:val="0"/>
      <w:marBottom w:val="0"/>
      <w:divBdr>
        <w:top w:val="none" w:sz="0" w:space="0" w:color="auto"/>
        <w:left w:val="none" w:sz="0" w:space="0" w:color="auto"/>
        <w:bottom w:val="none" w:sz="0" w:space="0" w:color="auto"/>
        <w:right w:val="none" w:sz="0" w:space="0" w:color="auto"/>
      </w:divBdr>
    </w:div>
    <w:div w:id="771126009">
      <w:bodyDiv w:val="1"/>
      <w:marLeft w:val="0"/>
      <w:marRight w:val="0"/>
      <w:marTop w:val="0"/>
      <w:marBottom w:val="0"/>
      <w:divBdr>
        <w:top w:val="none" w:sz="0" w:space="0" w:color="auto"/>
        <w:left w:val="none" w:sz="0" w:space="0" w:color="auto"/>
        <w:bottom w:val="none" w:sz="0" w:space="0" w:color="auto"/>
        <w:right w:val="none" w:sz="0" w:space="0" w:color="auto"/>
      </w:divBdr>
    </w:div>
    <w:div w:id="773670869">
      <w:bodyDiv w:val="1"/>
      <w:marLeft w:val="0"/>
      <w:marRight w:val="0"/>
      <w:marTop w:val="0"/>
      <w:marBottom w:val="0"/>
      <w:divBdr>
        <w:top w:val="none" w:sz="0" w:space="0" w:color="auto"/>
        <w:left w:val="none" w:sz="0" w:space="0" w:color="auto"/>
        <w:bottom w:val="none" w:sz="0" w:space="0" w:color="auto"/>
        <w:right w:val="none" w:sz="0" w:space="0" w:color="auto"/>
      </w:divBdr>
    </w:div>
    <w:div w:id="785464925">
      <w:bodyDiv w:val="1"/>
      <w:marLeft w:val="0"/>
      <w:marRight w:val="0"/>
      <w:marTop w:val="0"/>
      <w:marBottom w:val="0"/>
      <w:divBdr>
        <w:top w:val="none" w:sz="0" w:space="0" w:color="auto"/>
        <w:left w:val="none" w:sz="0" w:space="0" w:color="auto"/>
        <w:bottom w:val="none" w:sz="0" w:space="0" w:color="auto"/>
        <w:right w:val="none" w:sz="0" w:space="0" w:color="auto"/>
      </w:divBdr>
    </w:div>
    <w:div w:id="792015556">
      <w:bodyDiv w:val="1"/>
      <w:marLeft w:val="0"/>
      <w:marRight w:val="0"/>
      <w:marTop w:val="0"/>
      <w:marBottom w:val="0"/>
      <w:divBdr>
        <w:top w:val="none" w:sz="0" w:space="0" w:color="auto"/>
        <w:left w:val="none" w:sz="0" w:space="0" w:color="auto"/>
        <w:bottom w:val="none" w:sz="0" w:space="0" w:color="auto"/>
        <w:right w:val="none" w:sz="0" w:space="0" w:color="auto"/>
      </w:divBdr>
    </w:div>
    <w:div w:id="820194004">
      <w:bodyDiv w:val="1"/>
      <w:marLeft w:val="0"/>
      <w:marRight w:val="0"/>
      <w:marTop w:val="0"/>
      <w:marBottom w:val="0"/>
      <w:divBdr>
        <w:top w:val="none" w:sz="0" w:space="0" w:color="auto"/>
        <w:left w:val="none" w:sz="0" w:space="0" w:color="auto"/>
        <w:bottom w:val="none" w:sz="0" w:space="0" w:color="auto"/>
        <w:right w:val="none" w:sz="0" w:space="0" w:color="auto"/>
      </w:divBdr>
    </w:div>
    <w:div w:id="827795110">
      <w:bodyDiv w:val="1"/>
      <w:marLeft w:val="0"/>
      <w:marRight w:val="0"/>
      <w:marTop w:val="0"/>
      <w:marBottom w:val="0"/>
      <w:divBdr>
        <w:top w:val="none" w:sz="0" w:space="0" w:color="auto"/>
        <w:left w:val="none" w:sz="0" w:space="0" w:color="auto"/>
        <w:bottom w:val="none" w:sz="0" w:space="0" w:color="auto"/>
        <w:right w:val="none" w:sz="0" w:space="0" w:color="auto"/>
      </w:divBdr>
    </w:div>
    <w:div w:id="829366916">
      <w:bodyDiv w:val="1"/>
      <w:marLeft w:val="0"/>
      <w:marRight w:val="0"/>
      <w:marTop w:val="0"/>
      <w:marBottom w:val="0"/>
      <w:divBdr>
        <w:top w:val="none" w:sz="0" w:space="0" w:color="auto"/>
        <w:left w:val="none" w:sz="0" w:space="0" w:color="auto"/>
        <w:bottom w:val="none" w:sz="0" w:space="0" w:color="auto"/>
        <w:right w:val="none" w:sz="0" w:space="0" w:color="auto"/>
      </w:divBdr>
    </w:div>
    <w:div w:id="840048407">
      <w:bodyDiv w:val="1"/>
      <w:marLeft w:val="0"/>
      <w:marRight w:val="0"/>
      <w:marTop w:val="0"/>
      <w:marBottom w:val="0"/>
      <w:divBdr>
        <w:top w:val="none" w:sz="0" w:space="0" w:color="auto"/>
        <w:left w:val="none" w:sz="0" w:space="0" w:color="auto"/>
        <w:bottom w:val="none" w:sz="0" w:space="0" w:color="auto"/>
        <w:right w:val="none" w:sz="0" w:space="0" w:color="auto"/>
      </w:divBdr>
    </w:div>
    <w:div w:id="855777041">
      <w:bodyDiv w:val="1"/>
      <w:marLeft w:val="0"/>
      <w:marRight w:val="0"/>
      <w:marTop w:val="0"/>
      <w:marBottom w:val="0"/>
      <w:divBdr>
        <w:top w:val="none" w:sz="0" w:space="0" w:color="auto"/>
        <w:left w:val="none" w:sz="0" w:space="0" w:color="auto"/>
        <w:bottom w:val="none" w:sz="0" w:space="0" w:color="auto"/>
        <w:right w:val="none" w:sz="0" w:space="0" w:color="auto"/>
      </w:divBdr>
    </w:div>
    <w:div w:id="859471775">
      <w:bodyDiv w:val="1"/>
      <w:marLeft w:val="0"/>
      <w:marRight w:val="0"/>
      <w:marTop w:val="0"/>
      <w:marBottom w:val="0"/>
      <w:divBdr>
        <w:top w:val="none" w:sz="0" w:space="0" w:color="auto"/>
        <w:left w:val="none" w:sz="0" w:space="0" w:color="auto"/>
        <w:bottom w:val="none" w:sz="0" w:space="0" w:color="auto"/>
        <w:right w:val="none" w:sz="0" w:space="0" w:color="auto"/>
      </w:divBdr>
    </w:div>
    <w:div w:id="871891111">
      <w:bodyDiv w:val="1"/>
      <w:marLeft w:val="0"/>
      <w:marRight w:val="0"/>
      <w:marTop w:val="0"/>
      <w:marBottom w:val="0"/>
      <w:divBdr>
        <w:top w:val="none" w:sz="0" w:space="0" w:color="auto"/>
        <w:left w:val="none" w:sz="0" w:space="0" w:color="auto"/>
        <w:bottom w:val="none" w:sz="0" w:space="0" w:color="auto"/>
        <w:right w:val="none" w:sz="0" w:space="0" w:color="auto"/>
      </w:divBdr>
    </w:div>
    <w:div w:id="875853623">
      <w:bodyDiv w:val="1"/>
      <w:marLeft w:val="0"/>
      <w:marRight w:val="0"/>
      <w:marTop w:val="0"/>
      <w:marBottom w:val="0"/>
      <w:divBdr>
        <w:top w:val="none" w:sz="0" w:space="0" w:color="auto"/>
        <w:left w:val="none" w:sz="0" w:space="0" w:color="auto"/>
        <w:bottom w:val="none" w:sz="0" w:space="0" w:color="auto"/>
        <w:right w:val="none" w:sz="0" w:space="0" w:color="auto"/>
      </w:divBdr>
    </w:div>
    <w:div w:id="876502872">
      <w:bodyDiv w:val="1"/>
      <w:marLeft w:val="0"/>
      <w:marRight w:val="0"/>
      <w:marTop w:val="0"/>
      <w:marBottom w:val="0"/>
      <w:divBdr>
        <w:top w:val="none" w:sz="0" w:space="0" w:color="auto"/>
        <w:left w:val="none" w:sz="0" w:space="0" w:color="auto"/>
        <w:bottom w:val="none" w:sz="0" w:space="0" w:color="auto"/>
        <w:right w:val="none" w:sz="0" w:space="0" w:color="auto"/>
      </w:divBdr>
    </w:div>
    <w:div w:id="883372518">
      <w:bodyDiv w:val="1"/>
      <w:marLeft w:val="0"/>
      <w:marRight w:val="0"/>
      <w:marTop w:val="0"/>
      <w:marBottom w:val="0"/>
      <w:divBdr>
        <w:top w:val="none" w:sz="0" w:space="0" w:color="auto"/>
        <w:left w:val="none" w:sz="0" w:space="0" w:color="auto"/>
        <w:bottom w:val="none" w:sz="0" w:space="0" w:color="auto"/>
        <w:right w:val="none" w:sz="0" w:space="0" w:color="auto"/>
      </w:divBdr>
    </w:div>
    <w:div w:id="891959751">
      <w:bodyDiv w:val="1"/>
      <w:marLeft w:val="0"/>
      <w:marRight w:val="0"/>
      <w:marTop w:val="0"/>
      <w:marBottom w:val="0"/>
      <w:divBdr>
        <w:top w:val="none" w:sz="0" w:space="0" w:color="auto"/>
        <w:left w:val="none" w:sz="0" w:space="0" w:color="auto"/>
        <w:bottom w:val="none" w:sz="0" w:space="0" w:color="auto"/>
        <w:right w:val="none" w:sz="0" w:space="0" w:color="auto"/>
      </w:divBdr>
    </w:div>
    <w:div w:id="895436333">
      <w:bodyDiv w:val="1"/>
      <w:marLeft w:val="0"/>
      <w:marRight w:val="0"/>
      <w:marTop w:val="0"/>
      <w:marBottom w:val="0"/>
      <w:divBdr>
        <w:top w:val="none" w:sz="0" w:space="0" w:color="auto"/>
        <w:left w:val="none" w:sz="0" w:space="0" w:color="auto"/>
        <w:bottom w:val="none" w:sz="0" w:space="0" w:color="auto"/>
        <w:right w:val="none" w:sz="0" w:space="0" w:color="auto"/>
      </w:divBdr>
    </w:div>
    <w:div w:id="904803588">
      <w:bodyDiv w:val="1"/>
      <w:marLeft w:val="0"/>
      <w:marRight w:val="0"/>
      <w:marTop w:val="0"/>
      <w:marBottom w:val="0"/>
      <w:divBdr>
        <w:top w:val="none" w:sz="0" w:space="0" w:color="auto"/>
        <w:left w:val="none" w:sz="0" w:space="0" w:color="auto"/>
        <w:bottom w:val="none" w:sz="0" w:space="0" w:color="auto"/>
        <w:right w:val="none" w:sz="0" w:space="0" w:color="auto"/>
      </w:divBdr>
    </w:div>
    <w:div w:id="907492654">
      <w:bodyDiv w:val="1"/>
      <w:marLeft w:val="0"/>
      <w:marRight w:val="0"/>
      <w:marTop w:val="0"/>
      <w:marBottom w:val="0"/>
      <w:divBdr>
        <w:top w:val="none" w:sz="0" w:space="0" w:color="auto"/>
        <w:left w:val="none" w:sz="0" w:space="0" w:color="auto"/>
        <w:bottom w:val="none" w:sz="0" w:space="0" w:color="auto"/>
        <w:right w:val="none" w:sz="0" w:space="0" w:color="auto"/>
      </w:divBdr>
    </w:div>
    <w:div w:id="920531722">
      <w:bodyDiv w:val="1"/>
      <w:marLeft w:val="0"/>
      <w:marRight w:val="0"/>
      <w:marTop w:val="0"/>
      <w:marBottom w:val="0"/>
      <w:divBdr>
        <w:top w:val="none" w:sz="0" w:space="0" w:color="auto"/>
        <w:left w:val="none" w:sz="0" w:space="0" w:color="auto"/>
        <w:bottom w:val="none" w:sz="0" w:space="0" w:color="auto"/>
        <w:right w:val="none" w:sz="0" w:space="0" w:color="auto"/>
      </w:divBdr>
    </w:div>
    <w:div w:id="942688561">
      <w:bodyDiv w:val="1"/>
      <w:marLeft w:val="0"/>
      <w:marRight w:val="0"/>
      <w:marTop w:val="0"/>
      <w:marBottom w:val="0"/>
      <w:divBdr>
        <w:top w:val="none" w:sz="0" w:space="0" w:color="auto"/>
        <w:left w:val="none" w:sz="0" w:space="0" w:color="auto"/>
        <w:bottom w:val="none" w:sz="0" w:space="0" w:color="auto"/>
        <w:right w:val="none" w:sz="0" w:space="0" w:color="auto"/>
      </w:divBdr>
    </w:div>
    <w:div w:id="950934238">
      <w:bodyDiv w:val="1"/>
      <w:marLeft w:val="0"/>
      <w:marRight w:val="0"/>
      <w:marTop w:val="0"/>
      <w:marBottom w:val="0"/>
      <w:divBdr>
        <w:top w:val="none" w:sz="0" w:space="0" w:color="auto"/>
        <w:left w:val="none" w:sz="0" w:space="0" w:color="auto"/>
        <w:bottom w:val="none" w:sz="0" w:space="0" w:color="auto"/>
        <w:right w:val="none" w:sz="0" w:space="0" w:color="auto"/>
      </w:divBdr>
      <w:divsChild>
        <w:div w:id="23218016">
          <w:marLeft w:val="0"/>
          <w:marRight w:val="0"/>
          <w:marTop w:val="0"/>
          <w:marBottom w:val="0"/>
          <w:divBdr>
            <w:top w:val="none" w:sz="0" w:space="0" w:color="auto"/>
            <w:left w:val="none" w:sz="0" w:space="0" w:color="auto"/>
            <w:bottom w:val="none" w:sz="0" w:space="0" w:color="auto"/>
            <w:right w:val="none" w:sz="0" w:space="0" w:color="auto"/>
          </w:divBdr>
        </w:div>
        <w:div w:id="45419776">
          <w:marLeft w:val="0"/>
          <w:marRight w:val="0"/>
          <w:marTop w:val="0"/>
          <w:marBottom w:val="0"/>
          <w:divBdr>
            <w:top w:val="none" w:sz="0" w:space="0" w:color="auto"/>
            <w:left w:val="none" w:sz="0" w:space="0" w:color="auto"/>
            <w:bottom w:val="none" w:sz="0" w:space="0" w:color="auto"/>
            <w:right w:val="none" w:sz="0" w:space="0" w:color="auto"/>
          </w:divBdr>
        </w:div>
        <w:div w:id="58749518">
          <w:marLeft w:val="0"/>
          <w:marRight w:val="0"/>
          <w:marTop w:val="0"/>
          <w:marBottom w:val="0"/>
          <w:divBdr>
            <w:top w:val="none" w:sz="0" w:space="0" w:color="auto"/>
            <w:left w:val="none" w:sz="0" w:space="0" w:color="auto"/>
            <w:bottom w:val="none" w:sz="0" w:space="0" w:color="auto"/>
            <w:right w:val="none" w:sz="0" w:space="0" w:color="auto"/>
          </w:divBdr>
        </w:div>
        <w:div w:id="69499683">
          <w:marLeft w:val="0"/>
          <w:marRight w:val="0"/>
          <w:marTop w:val="0"/>
          <w:marBottom w:val="0"/>
          <w:divBdr>
            <w:top w:val="none" w:sz="0" w:space="0" w:color="auto"/>
            <w:left w:val="none" w:sz="0" w:space="0" w:color="auto"/>
            <w:bottom w:val="none" w:sz="0" w:space="0" w:color="auto"/>
            <w:right w:val="none" w:sz="0" w:space="0" w:color="auto"/>
          </w:divBdr>
        </w:div>
        <w:div w:id="128674803">
          <w:marLeft w:val="0"/>
          <w:marRight w:val="0"/>
          <w:marTop w:val="0"/>
          <w:marBottom w:val="0"/>
          <w:divBdr>
            <w:top w:val="none" w:sz="0" w:space="0" w:color="auto"/>
            <w:left w:val="none" w:sz="0" w:space="0" w:color="auto"/>
            <w:bottom w:val="none" w:sz="0" w:space="0" w:color="auto"/>
            <w:right w:val="none" w:sz="0" w:space="0" w:color="auto"/>
          </w:divBdr>
        </w:div>
        <w:div w:id="201090161">
          <w:marLeft w:val="0"/>
          <w:marRight w:val="0"/>
          <w:marTop w:val="0"/>
          <w:marBottom w:val="0"/>
          <w:divBdr>
            <w:top w:val="none" w:sz="0" w:space="0" w:color="auto"/>
            <w:left w:val="none" w:sz="0" w:space="0" w:color="auto"/>
            <w:bottom w:val="none" w:sz="0" w:space="0" w:color="auto"/>
            <w:right w:val="none" w:sz="0" w:space="0" w:color="auto"/>
          </w:divBdr>
        </w:div>
        <w:div w:id="202668944">
          <w:marLeft w:val="0"/>
          <w:marRight w:val="0"/>
          <w:marTop w:val="0"/>
          <w:marBottom w:val="0"/>
          <w:divBdr>
            <w:top w:val="none" w:sz="0" w:space="0" w:color="auto"/>
            <w:left w:val="none" w:sz="0" w:space="0" w:color="auto"/>
            <w:bottom w:val="none" w:sz="0" w:space="0" w:color="auto"/>
            <w:right w:val="none" w:sz="0" w:space="0" w:color="auto"/>
          </w:divBdr>
        </w:div>
        <w:div w:id="246689626">
          <w:marLeft w:val="0"/>
          <w:marRight w:val="0"/>
          <w:marTop w:val="0"/>
          <w:marBottom w:val="0"/>
          <w:divBdr>
            <w:top w:val="none" w:sz="0" w:space="0" w:color="auto"/>
            <w:left w:val="none" w:sz="0" w:space="0" w:color="auto"/>
            <w:bottom w:val="none" w:sz="0" w:space="0" w:color="auto"/>
            <w:right w:val="none" w:sz="0" w:space="0" w:color="auto"/>
          </w:divBdr>
        </w:div>
        <w:div w:id="252780854">
          <w:marLeft w:val="0"/>
          <w:marRight w:val="0"/>
          <w:marTop w:val="0"/>
          <w:marBottom w:val="0"/>
          <w:divBdr>
            <w:top w:val="none" w:sz="0" w:space="0" w:color="auto"/>
            <w:left w:val="none" w:sz="0" w:space="0" w:color="auto"/>
            <w:bottom w:val="none" w:sz="0" w:space="0" w:color="auto"/>
            <w:right w:val="none" w:sz="0" w:space="0" w:color="auto"/>
          </w:divBdr>
        </w:div>
        <w:div w:id="268124775">
          <w:marLeft w:val="0"/>
          <w:marRight w:val="0"/>
          <w:marTop w:val="0"/>
          <w:marBottom w:val="0"/>
          <w:divBdr>
            <w:top w:val="none" w:sz="0" w:space="0" w:color="auto"/>
            <w:left w:val="none" w:sz="0" w:space="0" w:color="auto"/>
            <w:bottom w:val="none" w:sz="0" w:space="0" w:color="auto"/>
            <w:right w:val="none" w:sz="0" w:space="0" w:color="auto"/>
          </w:divBdr>
        </w:div>
        <w:div w:id="285233210">
          <w:marLeft w:val="0"/>
          <w:marRight w:val="0"/>
          <w:marTop w:val="0"/>
          <w:marBottom w:val="0"/>
          <w:divBdr>
            <w:top w:val="none" w:sz="0" w:space="0" w:color="auto"/>
            <w:left w:val="none" w:sz="0" w:space="0" w:color="auto"/>
            <w:bottom w:val="none" w:sz="0" w:space="0" w:color="auto"/>
            <w:right w:val="none" w:sz="0" w:space="0" w:color="auto"/>
          </w:divBdr>
        </w:div>
        <w:div w:id="298846829">
          <w:marLeft w:val="0"/>
          <w:marRight w:val="0"/>
          <w:marTop w:val="0"/>
          <w:marBottom w:val="0"/>
          <w:divBdr>
            <w:top w:val="none" w:sz="0" w:space="0" w:color="auto"/>
            <w:left w:val="none" w:sz="0" w:space="0" w:color="auto"/>
            <w:bottom w:val="none" w:sz="0" w:space="0" w:color="auto"/>
            <w:right w:val="none" w:sz="0" w:space="0" w:color="auto"/>
          </w:divBdr>
        </w:div>
        <w:div w:id="310406566">
          <w:marLeft w:val="0"/>
          <w:marRight w:val="0"/>
          <w:marTop w:val="0"/>
          <w:marBottom w:val="0"/>
          <w:divBdr>
            <w:top w:val="none" w:sz="0" w:space="0" w:color="auto"/>
            <w:left w:val="none" w:sz="0" w:space="0" w:color="auto"/>
            <w:bottom w:val="none" w:sz="0" w:space="0" w:color="auto"/>
            <w:right w:val="none" w:sz="0" w:space="0" w:color="auto"/>
          </w:divBdr>
        </w:div>
        <w:div w:id="384718906">
          <w:marLeft w:val="0"/>
          <w:marRight w:val="0"/>
          <w:marTop w:val="0"/>
          <w:marBottom w:val="0"/>
          <w:divBdr>
            <w:top w:val="none" w:sz="0" w:space="0" w:color="auto"/>
            <w:left w:val="none" w:sz="0" w:space="0" w:color="auto"/>
            <w:bottom w:val="none" w:sz="0" w:space="0" w:color="auto"/>
            <w:right w:val="none" w:sz="0" w:space="0" w:color="auto"/>
          </w:divBdr>
        </w:div>
        <w:div w:id="385028264">
          <w:marLeft w:val="0"/>
          <w:marRight w:val="0"/>
          <w:marTop w:val="0"/>
          <w:marBottom w:val="0"/>
          <w:divBdr>
            <w:top w:val="none" w:sz="0" w:space="0" w:color="auto"/>
            <w:left w:val="none" w:sz="0" w:space="0" w:color="auto"/>
            <w:bottom w:val="none" w:sz="0" w:space="0" w:color="auto"/>
            <w:right w:val="none" w:sz="0" w:space="0" w:color="auto"/>
          </w:divBdr>
        </w:div>
        <w:div w:id="385497715">
          <w:marLeft w:val="0"/>
          <w:marRight w:val="0"/>
          <w:marTop w:val="0"/>
          <w:marBottom w:val="0"/>
          <w:divBdr>
            <w:top w:val="none" w:sz="0" w:space="0" w:color="auto"/>
            <w:left w:val="none" w:sz="0" w:space="0" w:color="auto"/>
            <w:bottom w:val="none" w:sz="0" w:space="0" w:color="auto"/>
            <w:right w:val="none" w:sz="0" w:space="0" w:color="auto"/>
          </w:divBdr>
        </w:div>
        <w:div w:id="400719401">
          <w:marLeft w:val="0"/>
          <w:marRight w:val="0"/>
          <w:marTop w:val="0"/>
          <w:marBottom w:val="0"/>
          <w:divBdr>
            <w:top w:val="none" w:sz="0" w:space="0" w:color="auto"/>
            <w:left w:val="none" w:sz="0" w:space="0" w:color="auto"/>
            <w:bottom w:val="none" w:sz="0" w:space="0" w:color="auto"/>
            <w:right w:val="none" w:sz="0" w:space="0" w:color="auto"/>
          </w:divBdr>
        </w:div>
        <w:div w:id="408770735">
          <w:marLeft w:val="0"/>
          <w:marRight w:val="0"/>
          <w:marTop w:val="0"/>
          <w:marBottom w:val="0"/>
          <w:divBdr>
            <w:top w:val="none" w:sz="0" w:space="0" w:color="auto"/>
            <w:left w:val="none" w:sz="0" w:space="0" w:color="auto"/>
            <w:bottom w:val="none" w:sz="0" w:space="0" w:color="auto"/>
            <w:right w:val="none" w:sz="0" w:space="0" w:color="auto"/>
          </w:divBdr>
        </w:div>
        <w:div w:id="464978086">
          <w:marLeft w:val="0"/>
          <w:marRight w:val="0"/>
          <w:marTop w:val="0"/>
          <w:marBottom w:val="0"/>
          <w:divBdr>
            <w:top w:val="none" w:sz="0" w:space="0" w:color="auto"/>
            <w:left w:val="none" w:sz="0" w:space="0" w:color="auto"/>
            <w:bottom w:val="none" w:sz="0" w:space="0" w:color="auto"/>
            <w:right w:val="none" w:sz="0" w:space="0" w:color="auto"/>
          </w:divBdr>
        </w:div>
        <w:div w:id="468742568">
          <w:marLeft w:val="0"/>
          <w:marRight w:val="0"/>
          <w:marTop w:val="0"/>
          <w:marBottom w:val="0"/>
          <w:divBdr>
            <w:top w:val="none" w:sz="0" w:space="0" w:color="auto"/>
            <w:left w:val="none" w:sz="0" w:space="0" w:color="auto"/>
            <w:bottom w:val="none" w:sz="0" w:space="0" w:color="auto"/>
            <w:right w:val="none" w:sz="0" w:space="0" w:color="auto"/>
          </w:divBdr>
        </w:div>
        <w:div w:id="502665244">
          <w:marLeft w:val="0"/>
          <w:marRight w:val="0"/>
          <w:marTop w:val="0"/>
          <w:marBottom w:val="0"/>
          <w:divBdr>
            <w:top w:val="none" w:sz="0" w:space="0" w:color="auto"/>
            <w:left w:val="none" w:sz="0" w:space="0" w:color="auto"/>
            <w:bottom w:val="none" w:sz="0" w:space="0" w:color="auto"/>
            <w:right w:val="none" w:sz="0" w:space="0" w:color="auto"/>
          </w:divBdr>
        </w:div>
        <w:div w:id="534465888">
          <w:marLeft w:val="0"/>
          <w:marRight w:val="0"/>
          <w:marTop w:val="0"/>
          <w:marBottom w:val="0"/>
          <w:divBdr>
            <w:top w:val="none" w:sz="0" w:space="0" w:color="auto"/>
            <w:left w:val="none" w:sz="0" w:space="0" w:color="auto"/>
            <w:bottom w:val="none" w:sz="0" w:space="0" w:color="auto"/>
            <w:right w:val="none" w:sz="0" w:space="0" w:color="auto"/>
          </w:divBdr>
        </w:div>
        <w:div w:id="550268993">
          <w:marLeft w:val="0"/>
          <w:marRight w:val="0"/>
          <w:marTop w:val="0"/>
          <w:marBottom w:val="0"/>
          <w:divBdr>
            <w:top w:val="none" w:sz="0" w:space="0" w:color="auto"/>
            <w:left w:val="none" w:sz="0" w:space="0" w:color="auto"/>
            <w:bottom w:val="none" w:sz="0" w:space="0" w:color="auto"/>
            <w:right w:val="none" w:sz="0" w:space="0" w:color="auto"/>
          </w:divBdr>
        </w:div>
        <w:div w:id="565608202">
          <w:marLeft w:val="0"/>
          <w:marRight w:val="0"/>
          <w:marTop w:val="0"/>
          <w:marBottom w:val="0"/>
          <w:divBdr>
            <w:top w:val="none" w:sz="0" w:space="0" w:color="auto"/>
            <w:left w:val="none" w:sz="0" w:space="0" w:color="auto"/>
            <w:bottom w:val="none" w:sz="0" w:space="0" w:color="auto"/>
            <w:right w:val="none" w:sz="0" w:space="0" w:color="auto"/>
          </w:divBdr>
        </w:div>
        <w:div w:id="653143296">
          <w:marLeft w:val="0"/>
          <w:marRight w:val="0"/>
          <w:marTop w:val="0"/>
          <w:marBottom w:val="0"/>
          <w:divBdr>
            <w:top w:val="none" w:sz="0" w:space="0" w:color="auto"/>
            <w:left w:val="none" w:sz="0" w:space="0" w:color="auto"/>
            <w:bottom w:val="none" w:sz="0" w:space="0" w:color="auto"/>
            <w:right w:val="none" w:sz="0" w:space="0" w:color="auto"/>
          </w:divBdr>
        </w:div>
        <w:div w:id="654340633">
          <w:marLeft w:val="0"/>
          <w:marRight w:val="0"/>
          <w:marTop w:val="0"/>
          <w:marBottom w:val="0"/>
          <w:divBdr>
            <w:top w:val="none" w:sz="0" w:space="0" w:color="auto"/>
            <w:left w:val="none" w:sz="0" w:space="0" w:color="auto"/>
            <w:bottom w:val="none" w:sz="0" w:space="0" w:color="auto"/>
            <w:right w:val="none" w:sz="0" w:space="0" w:color="auto"/>
          </w:divBdr>
        </w:div>
        <w:div w:id="679694726">
          <w:marLeft w:val="0"/>
          <w:marRight w:val="0"/>
          <w:marTop w:val="0"/>
          <w:marBottom w:val="0"/>
          <w:divBdr>
            <w:top w:val="none" w:sz="0" w:space="0" w:color="auto"/>
            <w:left w:val="none" w:sz="0" w:space="0" w:color="auto"/>
            <w:bottom w:val="none" w:sz="0" w:space="0" w:color="auto"/>
            <w:right w:val="none" w:sz="0" w:space="0" w:color="auto"/>
          </w:divBdr>
        </w:div>
        <w:div w:id="697897413">
          <w:marLeft w:val="0"/>
          <w:marRight w:val="0"/>
          <w:marTop w:val="0"/>
          <w:marBottom w:val="0"/>
          <w:divBdr>
            <w:top w:val="none" w:sz="0" w:space="0" w:color="auto"/>
            <w:left w:val="none" w:sz="0" w:space="0" w:color="auto"/>
            <w:bottom w:val="none" w:sz="0" w:space="0" w:color="auto"/>
            <w:right w:val="none" w:sz="0" w:space="0" w:color="auto"/>
          </w:divBdr>
        </w:div>
        <w:div w:id="754327502">
          <w:marLeft w:val="0"/>
          <w:marRight w:val="0"/>
          <w:marTop w:val="0"/>
          <w:marBottom w:val="0"/>
          <w:divBdr>
            <w:top w:val="none" w:sz="0" w:space="0" w:color="auto"/>
            <w:left w:val="none" w:sz="0" w:space="0" w:color="auto"/>
            <w:bottom w:val="none" w:sz="0" w:space="0" w:color="auto"/>
            <w:right w:val="none" w:sz="0" w:space="0" w:color="auto"/>
          </w:divBdr>
        </w:div>
        <w:div w:id="784039533">
          <w:marLeft w:val="0"/>
          <w:marRight w:val="0"/>
          <w:marTop w:val="0"/>
          <w:marBottom w:val="0"/>
          <w:divBdr>
            <w:top w:val="none" w:sz="0" w:space="0" w:color="auto"/>
            <w:left w:val="none" w:sz="0" w:space="0" w:color="auto"/>
            <w:bottom w:val="none" w:sz="0" w:space="0" w:color="auto"/>
            <w:right w:val="none" w:sz="0" w:space="0" w:color="auto"/>
          </w:divBdr>
        </w:div>
        <w:div w:id="789393289">
          <w:marLeft w:val="0"/>
          <w:marRight w:val="0"/>
          <w:marTop w:val="0"/>
          <w:marBottom w:val="0"/>
          <w:divBdr>
            <w:top w:val="none" w:sz="0" w:space="0" w:color="auto"/>
            <w:left w:val="none" w:sz="0" w:space="0" w:color="auto"/>
            <w:bottom w:val="none" w:sz="0" w:space="0" w:color="auto"/>
            <w:right w:val="none" w:sz="0" w:space="0" w:color="auto"/>
          </w:divBdr>
        </w:div>
        <w:div w:id="791435016">
          <w:marLeft w:val="0"/>
          <w:marRight w:val="0"/>
          <w:marTop w:val="0"/>
          <w:marBottom w:val="0"/>
          <w:divBdr>
            <w:top w:val="none" w:sz="0" w:space="0" w:color="auto"/>
            <w:left w:val="none" w:sz="0" w:space="0" w:color="auto"/>
            <w:bottom w:val="none" w:sz="0" w:space="0" w:color="auto"/>
            <w:right w:val="none" w:sz="0" w:space="0" w:color="auto"/>
          </w:divBdr>
        </w:div>
        <w:div w:id="822476876">
          <w:marLeft w:val="0"/>
          <w:marRight w:val="0"/>
          <w:marTop w:val="0"/>
          <w:marBottom w:val="0"/>
          <w:divBdr>
            <w:top w:val="none" w:sz="0" w:space="0" w:color="auto"/>
            <w:left w:val="none" w:sz="0" w:space="0" w:color="auto"/>
            <w:bottom w:val="none" w:sz="0" w:space="0" w:color="auto"/>
            <w:right w:val="none" w:sz="0" w:space="0" w:color="auto"/>
          </w:divBdr>
        </w:div>
        <w:div w:id="869999827">
          <w:marLeft w:val="0"/>
          <w:marRight w:val="0"/>
          <w:marTop w:val="0"/>
          <w:marBottom w:val="0"/>
          <w:divBdr>
            <w:top w:val="none" w:sz="0" w:space="0" w:color="auto"/>
            <w:left w:val="none" w:sz="0" w:space="0" w:color="auto"/>
            <w:bottom w:val="none" w:sz="0" w:space="0" w:color="auto"/>
            <w:right w:val="none" w:sz="0" w:space="0" w:color="auto"/>
          </w:divBdr>
        </w:div>
        <w:div w:id="889222521">
          <w:marLeft w:val="0"/>
          <w:marRight w:val="0"/>
          <w:marTop w:val="0"/>
          <w:marBottom w:val="0"/>
          <w:divBdr>
            <w:top w:val="none" w:sz="0" w:space="0" w:color="auto"/>
            <w:left w:val="none" w:sz="0" w:space="0" w:color="auto"/>
            <w:bottom w:val="none" w:sz="0" w:space="0" w:color="auto"/>
            <w:right w:val="none" w:sz="0" w:space="0" w:color="auto"/>
          </w:divBdr>
        </w:div>
        <w:div w:id="909192506">
          <w:marLeft w:val="0"/>
          <w:marRight w:val="0"/>
          <w:marTop w:val="0"/>
          <w:marBottom w:val="0"/>
          <w:divBdr>
            <w:top w:val="none" w:sz="0" w:space="0" w:color="auto"/>
            <w:left w:val="none" w:sz="0" w:space="0" w:color="auto"/>
            <w:bottom w:val="none" w:sz="0" w:space="0" w:color="auto"/>
            <w:right w:val="none" w:sz="0" w:space="0" w:color="auto"/>
          </w:divBdr>
        </w:div>
        <w:div w:id="925110262">
          <w:marLeft w:val="0"/>
          <w:marRight w:val="0"/>
          <w:marTop w:val="0"/>
          <w:marBottom w:val="0"/>
          <w:divBdr>
            <w:top w:val="none" w:sz="0" w:space="0" w:color="auto"/>
            <w:left w:val="none" w:sz="0" w:space="0" w:color="auto"/>
            <w:bottom w:val="none" w:sz="0" w:space="0" w:color="auto"/>
            <w:right w:val="none" w:sz="0" w:space="0" w:color="auto"/>
          </w:divBdr>
        </w:div>
        <w:div w:id="925843402">
          <w:marLeft w:val="0"/>
          <w:marRight w:val="0"/>
          <w:marTop w:val="0"/>
          <w:marBottom w:val="0"/>
          <w:divBdr>
            <w:top w:val="none" w:sz="0" w:space="0" w:color="auto"/>
            <w:left w:val="none" w:sz="0" w:space="0" w:color="auto"/>
            <w:bottom w:val="none" w:sz="0" w:space="0" w:color="auto"/>
            <w:right w:val="none" w:sz="0" w:space="0" w:color="auto"/>
          </w:divBdr>
        </w:div>
        <w:div w:id="928930616">
          <w:marLeft w:val="0"/>
          <w:marRight w:val="0"/>
          <w:marTop w:val="0"/>
          <w:marBottom w:val="0"/>
          <w:divBdr>
            <w:top w:val="none" w:sz="0" w:space="0" w:color="auto"/>
            <w:left w:val="none" w:sz="0" w:space="0" w:color="auto"/>
            <w:bottom w:val="none" w:sz="0" w:space="0" w:color="auto"/>
            <w:right w:val="none" w:sz="0" w:space="0" w:color="auto"/>
          </w:divBdr>
        </w:div>
        <w:div w:id="937101761">
          <w:marLeft w:val="0"/>
          <w:marRight w:val="0"/>
          <w:marTop w:val="0"/>
          <w:marBottom w:val="0"/>
          <w:divBdr>
            <w:top w:val="none" w:sz="0" w:space="0" w:color="auto"/>
            <w:left w:val="none" w:sz="0" w:space="0" w:color="auto"/>
            <w:bottom w:val="none" w:sz="0" w:space="0" w:color="auto"/>
            <w:right w:val="none" w:sz="0" w:space="0" w:color="auto"/>
          </w:divBdr>
        </w:div>
        <w:div w:id="939603471">
          <w:marLeft w:val="0"/>
          <w:marRight w:val="0"/>
          <w:marTop w:val="0"/>
          <w:marBottom w:val="0"/>
          <w:divBdr>
            <w:top w:val="none" w:sz="0" w:space="0" w:color="auto"/>
            <w:left w:val="none" w:sz="0" w:space="0" w:color="auto"/>
            <w:bottom w:val="none" w:sz="0" w:space="0" w:color="auto"/>
            <w:right w:val="none" w:sz="0" w:space="0" w:color="auto"/>
          </w:divBdr>
        </w:div>
        <w:div w:id="959458216">
          <w:marLeft w:val="0"/>
          <w:marRight w:val="0"/>
          <w:marTop w:val="0"/>
          <w:marBottom w:val="0"/>
          <w:divBdr>
            <w:top w:val="none" w:sz="0" w:space="0" w:color="auto"/>
            <w:left w:val="none" w:sz="0" w:space="0" w:color="auto"/>
            <w:bottom w:val="none" w:sz="0" w:space="0" w:color="auto"/>
            <w:right w:val="none" w:sz="0" w:space="0" w:color="auto"/>
          </w:divBdr>
        </w:div>
        <w:div w:id="961838193">
          <w:marLeft w:val="0"/>
          <w:marRight w:val="0"/>
          <w:marTop w:val="0"/>
          <w:marBottom w:val="0"/>
          <w:divBdr>
            <w:top w:val="none" w:sz="0" w:space="0" w:color="auto"/>
            <w:left w:val="none" w:sz="0" w:space="0" w:color="auto"/>
            <w:bottom w:val="none" w:sz="0" w:space="0" w:color="auto"/>
            <w:right w:val="none" w:sz="0" w:space="0" w:color="auto"/>
          </w:divBdr>
        </w:div>
        <w:div w:id="1002702943">
          <w:marLeft w:val="0"/>
          <w:marRight w:val="0"/>
          <w:marTop w:val="0"/>
          <w:marBottom w:val="0"/>
          <w:divBdr>
            <w:top w:val="none" w:sz="0" w:space="0" w:color="auto"/>
            <w:left w:val="none" w:sz="0" w:space="0" w:color="auto"/>
            <w:bottom w:val="none" w:sz="0" w:space="0" w:color="auto"/>
            <w:right w:val="none" w:sz="0" w:space="0" w:color="auto"/>
          </w:divBdr>
        </w:div>
        <w:div w:id="1024210112">
          <w:marLeft w:val="0"/>
          <w:marRight w:val="0"/>
          <w:marTop w:val="0"/>
          <w:marBottom w:val="0"/>
          <w:divBdr>
            <w:top w:val="none" w:sz="0" w:space="0" w:color="auto"/>
            <w:left w:val="none" w:sz="0" w:space="0" w:color="auto"/>
            <w:bottom w:val="none" w:sz="0" w:space="0" w:color="auto"/>
            <w:right w:val="none" w:sz="0" w:space="0" w:color="auto"/>
          </w:divBdr>
        </w:div>
        <w:div w:id="1044645976">
          <w:marLeft w:val="0"/>
          <w:marRight w:val="0"/>
          <w:marTop w:val="0"/>
          <w:marBottom w:val="0"/>
          <w:divBdr>
            <w:top w:val="none" w:sz="0" w:space="0" w:color="auto"/>
            <w:left w:val="none" w:sz="0" w:space="0" w:color="auto"/>
            <w:bottom w:val="none" w:sz="0" w:space="0" w:color="auto"/>
            <w:right w:val="none" w:sz="0" w:space="0" w:color="auto"/>
          </w:divBdr>
        </w:div>
        <w:div w:id="1100491832">
          <w:marLeft w:val="0"/>
          <w:marRight w:val="0"/>
          <w:marTop w:val="0"/>
          <w:marBottom w:val="0"/>
          <w:divBdr>
            <w:top w:val="none" w:sz="0" w:space="0" w:color="auto"/>
            <w:left w:val="none" w:sz="0" w:space="0" w:color="auto"/>
            <w:bottom w:val="none" w:sz="0" w:space="0" w:color="auto"/>
            <w:right w:val="none" w:sz="0" w:space="0" w:color="auto"/>
          </w:divBdr>
        </w:div>
        <w:div w:id="1177189677">
          <w:marLeft w:val="0"/>
          <w:marRight w:val="0"/>
          <w:marTop w:val="0"/>
          <w:marBottom w:val="0"/>
          <w:divBdr>
            <w:top w:val="none" w:sz="0" w:space="0" w:color="auto"/>
            <w:left w:val="none" w:sz="0" w:space="0" w:color="auto"/>
            <w:bottom w:val="none" w:sz="0" w:space="0" w:color="auto"/>
            <w:right w:val="none" w:sz="0" w:space="0" w:color="auto"/>
          </w:divBdr>
        </w:div>
        <w:div w:id="1178885713">
          <w:marLeft w:val="0"/>
          <w:marRight w:val="0"/>
          <w:marTop w:val="0"/>
          <w:marBottom w:val="0"/>
          <w:divBdr>
            <w:top w:val="none" w:sz="0" w:space="0" w:color="auto"/>
            <w:left w:val="none" w:sz="0" w:space="0" w:color="auto"/>
            <w:bottom w:val="none" w:sz="0" w:space="0" w:color="auto"/>
            <w:right w:val="none" w:sz="0" w:space="0" w:color="auto"/>
          </w:divBdr>
        </w:div>
        <w:div w:id="1188714971">
          <w:marLeft w:val="0"/>
          <w:marRight w:val="0"/>
          <w:marTop w:val="0"/>
          <w:marBottom w:val="0"/>
          <w:divBdr>
            <w:top w:val="none" w:sz="0" w:space="0" w:color="auto"/>
            <w:left w:val="none" w:sz="0" w:space="0" w:color="auto"/>
            <w:bottom w:val="none" w:sz="0" w:space="0" w:color="auto"/>
            <w:right w:val="none" w:sz="0" w:space="0" w:color="auto"/>
          </w:divBdr>
        </w:div>
        <w:div w:id="1197694348">
          <w:marLeft w:val="0"/>
          <w:marRight w:val="0"/>
          <w:marTop w:val="0"/>
          <w:marBottom w:val="0"/>
          <w:divBdr>
            <w:top w:val="none" w:sz="0" w:space="0" w:color="auto"/>
            <w:left w:val="none" w:sz="0" w:space="0" w:color="auto"/>
            <w:bottom w:val="none" w:sz="0" w:space="0" w:color="auto"/>
            <w:right w:val="none" w:sz="0" w:space="0" w:color="auto"/>
          </w:divBdr>
        </w:div>
        <w:div w:id="1215967999">
          <w:marLeft w:val="0"/>
          <w:marRight w:val="0"/>
          <w:marTop w:val="0"/>
          <w:marBottom w:val="0"/>
          <w:divBdr>
            <w:top w:val="none" w:sz="0" w:space="0" w:color="auto"/>
            <w:left w:val="none" w:sz="0" w:space="0" w:color="auto"/>
            <w:bottom w:val="none" w:sz="0" w:space="0" w:color="auto"/>
            <w:right w:val="none" w:sz="0" w:space="0" w:color="auto"/>
          </w:divBdr>
        </w:div>
        <w:div w:id="1295867718">
          <w:marLeft w:val="0"/>
          <w:marRight w:val="0"/>
          <w:marTop w:val="0"/>
          <w:marBottom w:val="0"/>
          <w:divBdr>
            <w:top w:val="none" w:sz="0" w:space="0" w:color="auto"/>
            <w:left w:val="none" w:sz="0" w:space="0" w:color="auto"/>
            <w:bottom w:val="none" w:sz="0" w:space="0" w:color="auto"/>
            <w:right w:val="none" w:sz="0" w:space="0" w:color="auto"/>
          </w:divBdr>
        </w:div>
        <w:div w:id="1304430334">
          <w:marLeft w:val="0"/>
          <w:marRight w:val="0"/>
          <w:marTop w:val="0"/>
          <w:marBottom w:val="0"/>
          <w:divBdr>
            <w:top w:val="none" w:sz="0" w:space="0" w:color="auto"/>
            <w:left w:val="none" w:sz="0" w:space="0" w:color="auto"/>
            <w:bottom w:val="none" w:sz="0" w:space="0" w:color="auto"/>
            <w:right w:val="none" w:sz="0" w:space="0" w:color="auto"/>
          </w:divBdr>
        </w:div>
        <w:div w:id="1313826527">
          <w:marLeft w:val="0"/>
          <w:marRight w:val="0"/>
          <w:marTop w:val="0"/>
          <w:marBottom w:val="0"/>
          <w:divBdr>
            <w:top w:val="none" w:sz="0" w:space="0" w:color="auto"/>
            <w:left w:val="none" w:sz="0" w:space="0" w:color="auto"/>
            <w:bottom w:val="none" w:sz="0" w:space="0" w:color="auto"/>
            <w:right w:val="none" w:sz="0" w:space="0" w:color="auto"/>
          </w:divBdr>
        </w:div>
        <w:div w:id="1337684336">
          <w:marLeft w:val="0"/>
          <w:marRight w:val="0"/>
          <w:marTop w:val="0"/>
          <w:marBottom w:val="0"/>
          <w:divBdr>
            <w:top w:val="none" w:sz="0" w:space="0" w:color="auto"/>
            <w:left w:val="none" w:sz="0" w:space="0" w:color="auto"/>
            <w:bottom w:val="none" w:sz="0" w:space="0" w:color="auto"/>
            <w:right w:val="none" w:sz="0" w:space="0" w:color="auto"/>
          </w:divBdr>
        </w:div>
        <w:div w:id="1350990309">
          <w:marLeft w:val="0"/>
          <w:marRight w:val="0"/>
          <w:marTop w:val="0"/>
          <w:marBottom w:val="0"/>
          <w:divBdr>
            <w:top w:val="none" w:sz="0" w:space="0" w:color="auto"/>
            <w:left w:val="none" w:sz="0" w:space="0" w:color="auto"/>
            <w:bottom w:val="none" w:sz="0" w:space="0" w:color="auto"/>
            <w:right w:val="none" w:sz="0" w:space="0" w:color="auto"/>
          </w:divBdr>
        </w:div>
        <w:div w:id="1357347591">
          <w:marLeft w:val="0"/>
          <w:marRight w:val="0"/>
          <w:marTop w:val="0"/>
          <w:marBottom w:val="0"/>
          <w:divBdr>
            <w:top w:val="none" w:sz="0" w:space="0" w:color="auto"/>
            <w:left w:val="none" w:sz="0" w:space="0" w:color="auto"/>
            <w:bottom w:val="none" w:sz="0" w:space="0" w:color="auto"/>
            <w:right w:val="none" w:sz="0" w:space="0" w:color="auto"/>
          </w:divBdr>
        </w:div>
        <w:div w:id="1361541666">
          <w:marLeft w:val="0"/>
          <w:marRight w:val="0"/>
          <w:marTop w:val="0"/>
          <w:marBottom w:val="0"/>
          <w:divBdr>
            <w:top w:val="none" w:sz="0" w:space="0" w:color="auto"/>
            <w:left w:val="none" w:sz="0" w:space="0" w:color="auto"/>
            <w:bottom w:val="none" w:sz="0" w:space="0" w:color="auto"/>
            <w:right w:val="none" w:sz="0" w:space="0" w:color="auto"/>
          </w:divBdr>
        </w:div>
        <w:div w:id="1385058974">
          <w:marLeft w:val="0"/>
          <w:marRight w:val="0"/>
          <w:marTop w:val="0"/>
          <w:marBottom w:val="0"/>
          <w:divBdr>
            <w:top w:val="none" w:sz="0" w:space="0" w:color="auto"/>
            <w:left w:val="none" w:sz="0" w:space="0" w:color="auto"/>
            <w:bottom w:val="none" w:sz="0" w:space="0" w:color="auto"/>
            <w:right w:val="none" w:sz="0" w:space="0" w:color="auto"/>
          </w:divBdr>
        </w:div>
        <w:div w:id="1387143971">
          <w:marLeft w:val="0"/>
          <w:marRight w:val="0"/>
          <w:marTop w:val="0"/>
          <w:marBottom w:val="0"/>
          <w:divBdr>
            <w:top w:val="none" w:sz="0" w:space="0" w:color="auto"/>
            <w:left w:val="none" w:sz="0" w:space="0" w:color="auto"/>
            <w:bottom w:val="none" w:sz="0" w:space="0" w:color="auto"/>
            <w:right w:val="none" w:sz="0" w:space="0" w:color="auto"/>
          </w:divBdr>
        </w:div>
        <w:div w:id="1394625023">
          <w:marLeft w:val="0"/>
          <w:marRight w:val="0"/>
          <w:marTop w:val="0"/>
          <w:marBottom w:val="0"/>
          <w:divBdr>
            <w:top w:val="none" w:sz="0" w:space="0" w:color="auto"/>
            <w:left w:val="none" w:sz="0" w:space="0" w:color="auto"/>
            <w:bottom w:val="none" w:sz="0" w:space="0" w:color="auto"/>
            <w:right w:val="none" w:sz="0" w:space="0" w:color="auto"/>
          </w:divBdr>
        </w:div>
        <w:div w:id="1417629381">
          <w:marLeft w:val="0"/>
          <w:marRight w:val="0"/>
          <w:marTop w:val="0"/>
          <w:marBottom w:val="0"/>
          <w:divBdr>
            <w:top w:val="none" w:sz="0" w:space="0" w:color="auto"/>
            <w:left w:val="none" w:sz="0" w:space="0" w:color="auto"/>
            <w:bottom w:val="none" w:sz="0" w:space="0" w:color="auto"/>
            <w:right w:val="none" w:sz="0" w:space="0" w:color="auto"/>
          </w:divBdr>
        </w:div>
        <w:div w:id="1444031139">
          <w:marLeft w:val="0"/>
          <w:marRight w:val="0"/>
          <w:marTop w:val="0"/>
          <w:marBottom w:val="0"/>
          <w:divBdr>
            <w:top w:val="none" w:sz="0" w:space="0" w:color="auto"/>
            <w:left w:val="none" w:sz="0" w:space="0" w:color="auto"/>
            <w:bottom w:val="none" w:sz="0" w:space="0" w:color="auto"/>
            <w:right w:val="none" w:sz="0" w:space="0" w:color="auto"/>
          </w:divBdr>
        </w:div>
        <w:div w:id="1451775439">
          <w:marLeft w:val="0"/>
          <w:marRight w:val="0"/>
          <w:marTop w:val="0"/>
          <w:marBottom w:val="0"/>
          <w:divBdr>
            <w:top w:val="none" w:sz="0" w:space="0" w:color="auto"/>
            <w:left w:val="none" w:sz="0" w:space="0" w:color="auto"/>
            <w:bottom w:val="none" w:sz="0" w:space="0" w:color="auto"/>
            <w:right w:val="none" w:sz="0" w:space="0" w:color="auto"/>
          </w:divBdr>
        </w:div>
        <w:div w:id="1453748546">
          <w:marLeft w:val="0"/>
          <w:marRight w:val="0"/>
          <w:marTop w:val="0"/>
          <w:marBottom w:val="0"/>
          <w:divBdr>
            <w:top w:val="none" w:sz="0" w:space="0" w:color="auto"/>
            <w:left w:val="none" w:sz="0" w:space="0" w:color="auto"/>
            <w:bottom w:val="none" w:sz="0" w:space="0" w:color="auto"/>
            <w:right w:val="none" w:sz="0" w:space="0" w:color="auto"/>
          </w:divBdr>
        </w:div>
        <w:div w:id="1454982127">
          <w:marLeft w:val="0"/>
          <w:marRight w:val="0"/>
          <w:marTop w:val="0"/>
          <w:marBottom w:val="0"/>
          <w:divBdr>
            <w:top w:val="none" w:sz="0" w:space="0" w:color="auto"/>
            <w:left w:val="none" w:sz="0" w:space="0" w:color="auto"/>
            <w:bottom w:val="none" w:sz="0" w:space="0" w:color="auto"/>
            <w:right w:val="none" w:sz="0" w:space="0" w:color="auto"/>
          </w:divBdr>
        </w:div>
        <w:div w:id="1473987948">
          <w:marLeft w:val="0"/>
          <w:marRight w:val="0"/>
          <w:marTop w:val="0"/>
          <w:marBottom w:val="0"/>
          <w:divBdr>
            <w:top w:val="none" w:sz="0" w:space="0" w:color="auto"/>
            <w:left w:val="none" w:sz="0" w:space="0" w:color="auto"/>
            <w:bottom w:val="none" w:sz="0" w:space="0" w:color="auto"/>
            <w:right w:val="none" w:sz="0" w:space="0" w:color="auto"/>
          </w:divBdr>
        </w:div>
        <w:div w:id="1519344493">
          <w:marLeft w:val="0"/>
          <w:marRight w:val="0"/>
          <w:marTop w:val="0"/>
          <w:marBottom w:val="0"/>
          <w:divBdr>
            <w:top w:val="none" w:sz="0" w:space="0" w:color="auto"/>
            <w:left w:val="none" w:sz="0" w:space="0" w:color="auto"/>
            <w:bottom w:val="none" w:sz="0" w:space="0" w:color="auto"/>
            <w:right w:val="none" w:sz="0" w:space="0" w:color="auto"/>
          </w:divBdr>
        </w:div>
        <w:div w:id="1529297138">
          <w:marLeft w:val="0"/>
          <w:marRight w:val="0"/>
          <w:marTop w:val="0"/>
          <w:marBottom w:val="0"/>
          <w:divBdr>
            <w:top w:val="none" w:sz="0" w:space="0" w:color="auto"/>
            <w:left w:val="none" w:sz="0" w:space="0" w:color="auto"/>
            <w:bottom w:val="none" w:sz="0" w:space="0" w:color="auto"/>
            <w:right w:val="none" w:sz="0" w:space="0" w:color="auto"/>
          </w:divBdr>
        </w:div>
        <w:div w:id="1538276495">
          <w:marLeft w:val="0"/>
          <w:marRight w:val="0"/>
          <w:marTop w:val="0"/>
          <w:marBottom w:val="0"/>
          <w:divBdr>
            <w:top w:val="none" w:sz="0" w:space="0" w:color="auto"/>
            <w:left w:val="none" w:sz="0" w:space="0" w:color="auto"/>
            <w:bottom w:val="none" w:sz="0" w:space="0" w:color="auto"/>
            <w:right w:val="none" w:sz="0" w:space="0" w:color="auto"/>
          </w:divBdr>
        </w:div>
        <w:div w:id="1538856818">
          <w:marLeft w:val="0"/>
          <w:marRight w:val="0"/>
          <w:marTop w:val="0"/>
          <w:marBottom w:val="0"/>
          <w:divBdr>
            <w:top w:val="none" w:sz="0" w:space="0" w:color="auto"/>
            <w:left w:val="none" w:sz="0" w:space="0" w:color="auto"/>
            <w:bottom w:val="none" w:sz="0" w:space="0" w:color="auto"/>
            <w:right w:val="none" w:sz="0" w:space="0" w:color="auto"/>
          </w:divBdr>
        </w:div>
        <w:div w:id="1564101025">
          <w:marLeft w:val="0"/>
          <w:marRight w:val="0"/>
          <w:marTop w:val="0"/>
          <w:marBottom w:val="0"/>
          <w:divBdr>
            <w:top w:val="none" w:sz="0" w:space="0" w:color="auto"/>
            <w:left w:val="none" w:sz="0" w:space="0" w:color="auto"/>
            <w:bottom w:val="none" w:sz="0" w:space="0" w:color="auto"/>
            <w:right w:val="none" w:sz="0" w:space="0" w:color="auto"/>
          </w:divBdr>
        </w:div>
        <w:div w:id="1586454876">
          <w:marLeft w:val="0"/>
          <w:marRight w:val="0"/>
          <w:marTop w:val="0"/>
          <w:marBottom w:val="0"/>
          <w:divBdr>
            <w:top w:val="none" w:sz="0" w:space="0" w:color="auto"/>
            <w:left w:val="none" w:sz="0" w:space="0" w:color="auto"/>
            <w:bottom w:val="none" w:sz="0" w:space="0" w:color="auto"/>
            <w:right w:val="none" w:sz="0" w:space="0" w:color="auto"/>
          </w:divBdr>
        </w:div>
        <w:div w:id="1610308264">
          <w:marLeft w:val="0"/>
          <w:marRight w:val="0"/>
          <w:marTop w:val="0"/>
          <w:marBottom w:val="0"/>
          <w:divBdr>
            <w:top w:val="none" w:sz="0" w:space="0" w:color="auto"/>
            <w:left w:val="none" w:sz="0" w:space="0" w:color="auto"/>
            <w:bottom w:val="none" w:sz="0" w:space="0" w:color="auto"/>
            <w:right w:val="none" w:sz="0" w:space="0" w:color="auto"/>
          </w:divBdr>
        </w:div>
        <w:div w:id="1627156639">
          <w:marLeft w:val="0"/>
          <w:marRight w:val="0"/>
          <w:marTop w:val="0"/>
          <w:marBottom w:val="0"/>
          <w:divBdr>
            <w:top w:val="none" w:sz="0" w:space="0" w:color="auto"/>
            <w:left w:val="none" w:sz="0" w:space="0" w:color="auto"/>
            <w:bottom w:val="none" w:sz="0" w:space="0" w:color="auto"/>
            <w:right w:val="none" w:sz="0" w:space="0" w:color="auto"/>
          </w:divBdr>
        </w:div>
        <w:div w:id="1688098707">
          <w:marLeft w:val="0"/>
          <w:marRight w:val="0"/>
          <w:marTop w:val="0"/>
          <w:marBottom w:val="0"/>
          <w:divBdr>
            <w:top w:val="none" w:sz="0" w:space="0" w:color="auto"/>
            <w:left w:val="none" w:sz="0" w:space="0" w:color="auto"/>
            <w:bottom w:val="none" w:sz="0" w:space="0" w:color="auto"/>
            <w:right w:val="none" w:sz="0" w:space="0" w:color="auto"/>
          </w:divBdr>
        </w:div>
        <w:div w:id="1716158237">
          <w:marLeft w:val="0"/>
          <w:marRight w:val="0"/>
          <w:marTop w:val="0"/>
          <w:marBottom w:val="0"/>
          <w:divBdr>
            <w:top w:val="none" w:sz="0" w:space="0" w:color="auto"/>
            <w:left w:val="none" w:sz="0" w:space="0" w:color="auto"/>
            <w:bottom w:val="none" w:sz="0" w:space="0" w:color="auto"/>
            <w:right w:val="none" w:sz="0" w:space="0" w:color="auto"/>
          </w:divBdr>
        </w:div>
        <w:div w:id="1732844822">
          <w:marLeft w:val="0"/>
          <w:marRight w:val="0"/>
          <w:marTop w:val="0"/>
          <w:marBottom w:val="0"/>
          <w:divBdr>
            <w:top w:val="none" w:sz="0" w:space="0" w:color="auto"/>
            <w:left w:val="none" w:sz="0" w:space="0" w:color="auto"/>
            <w:bottom w:val="none" w:sz="0" w:space="0" w:color="auto"/>
            <w:right w:val="none" w:sz="0" w:space="0" w:color="auto"/>
          </w:divBdr>
        </w:div>
        <w:div w:id="1754426476">
          <w:marLeft w:val="0"/>
          <w:marRight w:val="0"/>
          <w:marTop w:val="0"/>
          <w:marBottom w:val="0"/>
          <w:divBdr>
            <w:top w:val="none" w:sz="0" w:space="0" w:color="auto"/>
            <w:left w:val="none" w:sz="0" w:space="0" w:color="auto"/>
            <w:bottom w:val="none" w:sz="0" w:space="0" w:color="auto"/>
            <w:right w:val="none" w:sz="0" w:space="0" w:color="auto"/>
          </w:divBdr>
        </w:div>
        <w:div w:id="1774934677">
          <w:marLeft w:val="0"/>
          <w:marRight w:val="0"/>
          <w:marTop w:val="0"/>
          <w:marBottom w:val="0"/>
          <w:divBdr>
            <w:top w:val="none" w:sz="0" w:space="0" w:color="auto"/>
            <w:left w:val="none" w:sz="0" w:space="0" w:color="auto"/>
            <w:bottom w:val="none" w:sz="0" w:space="0" w:color="auto"/>
            <w:right w:val="none" w:sz="0" w:space="0" w:color="auto"/>
          </w:divBdr>
        </w:div>
        <w:div w:id="1810704944">
          <w:marLeft w:val="0"/>
          <w:marRight w:val="0"/>
          <w:marTop w:val="0"/>
          <w:marBottom w:val="0"/>
          <w:divBdr>
            <w:top w:val="none" w:sz="0" w:space="0" w:color="auto"/>
            <w:left w:val="none" w:sz="0" w:space="0" w:color="auto"/>
            <w:bottom w:val="none" w:sz="0" w:space="0" w:color="auto"/>
            <w:right w:val="none" w:sz="0" w:space="0" w:color="auto"/>
          </w:divBdr>
        </w:div>
        <w:div w:id="1829906277">
          <w:marLeft w:val="0"/>
          <w:marRight w:val="0"/>
          <w:marTop w:val="0"/>
          <w:marBottom w:val="0"/>
          <w:divBdr>
            <w:top w:val="none" w:sz="0" w:space="0" w:color="auto"/>
            <w:left w:val="none" w:sz="0" w:space="0" w:color="auto"/>
            <w:bottom w:val="none" w:sz="0" w:space="0" w:color="auto"/>
            <w:right w:val="none" w:sz="0" w:space="0" w:color="auto"/>
          </w:divBdr>
        </w:div>
        <w:div w:id="1834566792">
          <w:marLeft w:val="0"/>
          <w:marRight w:val="0"/>
          <w:marTop w:val="0"/>
          <w:marBottom w:val="0"/>
          <w:divBdr>
            <w:top w:val="none" w:sz="0" w:space="0" w:color="auto"/>
            <w:left w:val="none" w:sz="0" w:space="0" w:color="auto"/>
            <w:bottom w:val="none" w:sz="0" w:space="0" w:color="auto"/>
            <w:right w:val="none" w:sz="0" w:space="0" w:color="auto"/>
          </w:divBdr>
        </w:div>
        <w:div w:id="1884364347">
          <w:marLeft w:val="0"/>
          <w:marRight w:val="0"/>
          <w:marTop w:val="0"/>
          <w:marBottom w:val="0"/>
          <w:divBdr>
            <w:top w:val="none" w:sz="0" w:space="0" w:color="auto"/>
            <w:left w:val="none" w:sz="0" w:space="0" w:color="auto"/>
            <w:bottom w:val="none" w:sz="0" w:space="0" w:color="auto"/>
            <w:right w:val="none" w:sz="0" w:space="0" w:color="auto"/>
          </w:divBdr>
        </w:div>
        <w:div w:id="1892880650">
          <w:marLeft w:val="0"/>
          <w:marRight w:val="0"/>
          <w:marTop w:val="0"/>
          <w:marBottom w:val="0"/>
          <w:divBdr>
            <w:top w:val="none" w:sz="0" w:space="0" w:color="auto"/>
            <w:left w:val="none" w:sz="0" w:space="0" w:color="auto"/>
            <w:bottom w:val="none" w:sz="0" w:space="0" w:color="auto"/>
            <w:right w:val="none" w:sz="0" w:space="0" w:color="auto"/>
          </w:divBdr>
        </w:div>
        <w:div w:id="1899323670">
          <w:marLeft w:val="0"/>
          <w:marRight w:val="0"/>
          <w:marTop w:val="0"/>
          <w:marBottom w:val="0"/>
          <w:divBdr>
            <w:top w:val="none" w:sz="0" w:space="0" w:color="auto"/>
            <w:left w:val="none" w:sz="0" w:space="0" w:color="auto"/>
            <w:bottom w:val="none" w:sz="0" w:space="0" w:color="auto"/>
            <w:right w:val="none" w:sz="0" w:space="0" w:color="auto"/>
          </w:divBdr>
        </w:div>
        <w:div w:id="1913080214">
          <w:marLeft w:val="0"/>
          <w:marRight w:val="0"/>
          <w:marTop w:val="0"/>
          <w:marBottom w:val="0"/>
          <w:divBdr>
            <w:top w:val="none" w:sz="0" w:space="0" w:color="auto"/>
            <w:left w:val="none" w:sz="0" w:space="0" w:color="auto"/>
            <w:bottom w:val="none" w:sz="0" w:space="0" w:color="auto"/>
            <w:right w:val="none" w:sz="0" w:space="0" w:color="auto"/>
          </w:divBdr>
        </w:div>
        <w:div w:id="1923097260">
          <w:marLeft w:val="0"/>
          <w:marRight w:val="0"/>
          <w:marTop w:val="0"/>
          <w:marBottom w:val="0"/>
          <w:divBdr>
            <w:top w:val="none" w:sz="0" w:space="0" w:color="auto"/>
            <w:left w:val="none" w:sz="0" w:space="0" w:color="auto"/>
            <w:bottom w:val="none" w:sz="0" w:space="0" w:color="auto"/>
            <w:right w:val="none" w:sz="0" w:space="0" w:color="auto"/>
          </w:divBdr>
        </w:div>
        <w:div w:id="1961296086">
          <w:marLeft w:val="0"/>
          <w:marRight w:val="0"/>
          <w:marTop w:val="0"/>
          <w:marBottom w:val="0"/>
          <w:divBdr>
            <w:top w:val="none" w:sz="0" w:space="0" w:color="auto"/>
            <w:left w:val="none" w:sz="0" w:space="0" w:color="auto"/>
            <w:bottom w:val="none" w:sz="0" w:space="0" w:color="auto"/>
            <w:right w:val="none" w:sz="0" w:space="0" w:color="auto"/>
          </w:divBdr>
        </w:div>
        <w:div w:id="1970085296">
          <w:marLeft w:val="0"/>
          <w:marRight w:val="0"/>
          <w:marTop w:val="0"/>
          <w:marBottom w:val="0"/>
          <w:divBdr>
            <w:top w:val="none" w:sz="0" w:space="0" w:color="auto"/>
            <w:left w:val="none" w:sz="0" w:space="0" w:color="auto"/>
            <w:bottom w:val="none" w:sz="0" w:space="0" w:color="auto"/>
            <w:right w:val="none" w:sz="0" w:space="0" w:color="auto"/>
          </w:divBdr>
        </w:div>
        <w:div w:id="1989940220">
          <w:marLeft w:val="0"/>
          <w:marRight w:val="0"/>
          <w:marTop w:val="0"/>
          <w:marBottom w:val="0"/>
          <w:divBdr>
            <w:top w:val="none" w:sz="0" w:space="0" w:color="auto"/>
            <w:left w:val="none" w:sz="0" w:space="0" w:color="auto"/>
            <w:bottom w:val="none" w:sz="0" w:space="0" w:color="auto"/>
            <w:right w:val="none" w:sz="0" w:space="0" w:color="auto"/>
          </w:divBdr>
        </w:div>
        <w:div w:id="2017339694">
          <w:marLeft w:val="0"/>
          <w:marRight w:val="0"/>
          <w:marTop w:val="0"/>
          <w:marBottom w:val="0"/>
          <w:divBdr>
            <w:top w:val="none" w:sz="0" w:space="0" w:color="auto"/>
            <w:left w:val="none" w:sz="0" w:space="0" w:color="auto"/>
            <w:bottom w:val="none" w:sz="0" w:space="0" w:color="auto"/>
            <w:right w:val="none" w:sz="0" w:space="0" w:color="auto"/>
          </w:divBdr>
        </w:div>
        <w:div w:id="2025933710">
          <w:marLeft w:val="0"/>
          <w:marRight w:val="0"/>
          <w:marTop w:val="0"/>
          <w:marBottom w:val="0"/>
          <w:divBdr>
            <w:top w:val="none" w:sz="0" w:space="0" w:color="auto"/>
            <w:left w:val="none" w:sz="0" w:space="0" w:color="auto"/>
            <w:bottom w:val="none" w:sz="0" w:space="0" w:color="auto"/>
            <w:right w:val="none" w:sz="0" w:space="0" w:color="auto"/>
          </w:divBdr>
        </w:div>
        <w:div w:id="2062515237">
          <w:marLeft w:val="0"/>
          <w:marRight w:val="0"/>
          <w:marTop w:val="0"/>
          <w:marBottom w:val="0"/>
          <w:divBdr>
            <w:top w:val="none" w:sz="0" w:space="0" w:color="auto"/>
            <w:left w:val="none" w:sz="0" w:space="0" w:color="auto"/>
            <w:bottom w:val="none" w:sz="0" w:space="0" w:color="auto"/>
            <w:right w:val="none" w:sz="0" w:space="0" w:color="auto"/>
          </w:divBdr>
        </w:div>
        <w:div w:id="2070807660">
          <w:marLeft w:val="0"/>
          <w:marRight w:val="0"/>
          <w:marTop w:val="0"/>
          <w:marBottom w:val="0"/>
          <w:divBdr>
            <w:top w:val="none" w:sz="0" w:space="0" w:color="auto"/>
            <w:left w:val="none" w:sz="0" w:space="0" w:color="auto"/>
            <w:bottom w:val="none" w:sz="0" w:space="0" w:color="auto"/>
            <w:right w:val="none" w:sz="0" w:space="0" w:color="auto"/>
          </w:divBdr>
        </w:div>
      </w:divsChild>
    </w:div>
    <w:div w:id="964510450">
      <w:bodyDiv w:val="1"/>
      <w:marLeft w:val="0"/>
      <w:marRight w:val="0"/>
      <w:marTop w:val="0"/>
      <w:marBottom w:val="0"/>
      <w:divBdr>
        <w:top w:val="none" w:sz="0" w:space="0" w:color="auto"/>
        <w:left w:val="none" w:sz="0" w:space="0" w:color="auto"/>
        <w:bottom w:val="none" w:sz="0" w:space="0" w:color="auto"/>
        <w:right w:val="none" w:sz="0" w:space="0" w:color="auto"/>
      </w:divBdr>
      <w:divsChild>
        <w:div w:id="129247517">
          <w:marLeft w:val="0"/>
          <w:marRight w:val="0"/>
          <w:marTop w:val="0"/>
          <w:marBottom w:val="0"/>
          <w:divBdr>
            <w:top w:val="none" w:sz="0" w:space="0" w:color="auto"/>
            <w:left w:val="none" w:sz="0" w:space="0" w:color="auto"/>
            <w:bottom w:val="none" w:sz="0" w:space="0" w:color="auto"/>
            <w:right w:val="none" w:sz="0" w:space="0" w:color="auto"/>
          </w:divBdr>
          <w:divsChild>
            <w:div w:id="1780443537">
              <w:marLeft w:val="0"/>
              <w:marRight w:val="0"/>
              <w:marTop w:val="0"/>
              <w:marBottom w:val="0"/>
              <w:divBdr>
                <w:top w:val="single" w:sz="2" w:space="0" w:color="FFFFFF"/>
                <w:left w:val="single" w:sz="2" w:space="0" w:color="FFFFFF"/>
                <w:bottom w:val="single" w:sz="2" w:space="0" w:color="FFFFFF"/>
                <w:right w:val="single" w:sz="2" w:space="0" w:color="FFFFFF"/>
              </w:divBdr>
              <w:divsChild>
                <w:div w:id="737900011">
                  <w:marLeft w:val="60"/>
                  <w:marRight w:val="60"/>
                  <w:marTop w:val="60"/>
                  <w:marBottom w:val="60"/>
                  <w:divBdr>
                    <w:top w:val="single" w:sz="2" w:space="0" w:color="FFFFFF"/>
                    <w:left w:val="single" w:sz="2" w:space="0" w:color="FFFFFF"/>
                    <w:bottom w:val="single" w:sz="2" w:space="0" w:color="FFFFFF"/>
                    <w:right w:val="single" w:sz="2" w:space="0" w:color="FFFFFF"/>
                  </w:divBdr>
                  <w:divsChild>
                    <w:div w:id="1708139744">
                      <w:marLeft w:val="0"/>
                      <w:marRight w:val="0"/>
                      <w:marTop w:val="0"/>
                      <w:marBottom w:val="0"/>
                      <w:divBdr>
                        <w:top w:val="none" w:sz="0" w:space="0" w:color="auto"/>
                        <w:left w:val="none" w:sz="0" w:space="0" w:color="auto"/>
                        <w:bottom w:val="none" w:sz="0" w:space="0" w:color="auto"/>
                        <w:right w:val="none" w:sz="0" w:space="0" w:color="auto"/>
                      </w:divBdr>
                      <w:divsChild>
                        <w:div w:id="1474248110">
                          <w:marLeft w:val="0"/>
                          <w:marRight w:val="0"/>
                          <w:marTop w:val="0"/>
                          <w:marBottom w:val="0"/>
                          <w:divBdr>
                            <w:top w:val="single" w:sz="2" w:space="1" w:color="5D6065"/>
                            <w:left w:val="single" w:sz="2" w:space="0" w:color="5D6065"/>
                            <w:bottom w:val="single" w:sz="2" w:space="0" w:color="5D6065"/>
                            <w:right w:val="single" w:sz="2" w:space="0" w:color="5D6065"/>
                          </w:divBdr>
                          <w:divsChild>
                            <w:div w:id="1273167978">
                              <w:marLeft w:val="15"/>
                              <w:marRight w:val="15"/>
                              <w:marTop w:val="0"/>
                              <w:marBottom w:val="15"/>
                              <w:divBdr>
                                <w:top w:val="none" w:sz="0" w:space="0" w:color="auto"/>
                                <w:left w:val="none" w:sz="0" w:space="0" w:color="auto"/>
                                <w:bottom w:val="none" w:sz="0" w:space="0" w:color="auto"/>
                                <w:right w:val="none" w:sz="0" w:space="0" w:color="auto"/>
                              </w:divBdr>
                            </w:div>
                          </w:divsChild>
                        </w:div>
                        <w:div w:id="2082021421">
                          <w:marLeft w:val="0"/>
                          <w:marRight w:val="0"/>
                          <w:marTop w:val="0"/>
                          <w:marBottom w:val="0"/>
                          <w:divBdr>
                            <w:top w:val="none" w:sz="0" w:space="0" w:color="auto"/>
                            <w:left w:val="single" w:sz="2" w:space="0" w:color="5D6065"/>
                            <w:bottom w:val="single" w:sz="2" w:space="0" w:color="5D6065"/>
                            <w:right w:val="single" w:sz="2" w:space="0" w:color="5D6065"/>
                          </w:divBdr>
                          <w:divsChild>
                            <w:div w:id="302194773">
                              <w:marLeft w:val="0"/>
                              <w:marRight w:val="0"/>
                              <w:marTop w:val="0"/>
                              <w:marBottom w:val="0"/>
                              <w:divBdr>
                                <w:top w:val="none" w:sz="0" w:space="0" w:color="auto"/>
                                <w:left w:val="none" w:sz="0" w:space="0" w:color="auto"/>
                                <w:bottom w:val="none" w:sz="0" w:space="0" w:color="auto"/>
                                <w:right w:val="none" w:sz="0" w:space="0" w:color="auto"/>
                              </w:divBdr>
                              <w:divsChild>
                                <w:div w:id="984774558">
                                  <w:marLeft w:val="0"/>
                                  <w:marRight w:val="0"/>
                                  <w:marTop w:val="0"/>
                                  <w:marBottom w:val="0"/>
                                  <w:divBdr>
                                    <w:top w:val="none" w:sz="0" w:space="0" w:color="auto"/>
                                    <w:left w:val="none" w:sz="0" w:space="0" w:color="auto"/>
                                    <w:bottom w:val="none" w:sz="0" w:space="0" w:color="auto"/>
                                    <w:right w:val="none" w:sz="0" w:space="0" w:color="auto"/>
                                  </w:divBdr>
                                  <w:divsChild>
                                    <w:div w:id="745228100">
                                      <w:marLeft w:val="0"/>
                                      <w:marRight w:val="0"/>
                                      <w:marTop w:val="0"/>
                                      <w:marBottom w:val="0"/>
                                      <w:divBdr>
                                        <w:top w:val="none" w:sz="0" w:space="0" w:color="auto"/>
                                        <w:left w:val="none" w:sz="0" w:space="0" w:color="auto"/>
                                        <w:bottom w:val="none" w:sz="0" w:space="0" w:color="auto"/>
                                        <w:right w:val="none" w:sz="0" w:space="0" w:color="auto"/>
                                      </w:divBdr>
                                      <w:divsChild>
                                        <w:div w:id="1771661859">
                                          <w:marLeft w:val="0"/>
                                          <w:marRight w:val="0"/>
                                          <w:marTop w:val="0"/>
                                          <w:marBottom w:val="0"/>
                                          <w:divBdr>
                                            <w:top w:val="none" w:sz="0" w:space="0" w:color="auto"/>
                                            <w:left w:val="none" w:sz="0" w:space="0" w:color="auto"/>
                                            <w:bottom w:val="none" w:sz="0" w:space="0" w:color="auto"/>
                                            <w:right w:val="none" w:sz="0" w:space="0" w:color="auto"/>
                                          </w:divBdr>
                                        </w:div>
                                        <w:div w:id="1905489172">
                                          <w:marLeft w:val="0"/>
                                          <w:marRight w:val="0"/>
                                          <w:marTop w:val="0"/>
                                          <w:marBottom w:val="0"/>
                                          <w:divBdr>
                                            <w:top w:val="none" w:sz="0" w:space="0" w:color="auto"/>
                                            <w:left w:val="none" w:sz="0" w:space="0" w:color="auto"/>
                                            <w:bottom w:val="none" w:sz="0" w:space="0" w:color="auto"/>
                                            <w:right w:val="none" w:sz="0" w:space="0" w:color="auto"/>
                                          </w:divBdr>
                                        </w:div>
                                      </w:divsChild>
                                    </w:div>
                                    <w:div w:id="1019160867">
                                      <w:marLeft w:val="0"/>
                                      <w:marRight w:val="0"/>
                                      <w:marTop w:val="0"/>
                                      <w:marBottom w:val="0"/>
                                      <w:divBdr>
                                        <w:top w:val="none" w:sz="0" w:space="0" w:color="auto"/>
                                        <w:left w:val="none" w:sz="0" w:space="0" w:color="auto"/>
                                        <w:bottom w:val="none" w:sz="0" w:space="0" w:color="auto"/>
                                        <w:right w:val="none" w:sz="0" w:space="0" w:color="auto"/>
                                      </w:divBdr>
                                      <w:divsChild>
                                        <w:div w:id="192227429">
                                          <w:marLeft w:val="0"/>
                                          <w:marRight w:val="0"/>
                                          <w:marTop w:val="0"/>
                                          <w:marBottom w:val="0"/>
                                          <w:divBdr>
                                            <w:top w:val="single" w:sz="6" w:space="0" w:color="B0B7C2"/>
                                            <w:left w:val="single" w:sz="6" w:space="0" w:color="B0B7C2"/>
                                            <w:bottom w:val="single" w:sz="6" w:space="0" w:color="B0B7C2"/>
                                            <w:right w:val="single" w:sz="6" w:space="0" w:color="B0B7C2"/>
                                          </w:divBdr>
                                          <w:divsChild>
                                            <w:div w:id="32922751">
                                              <w:marLeft w:val="0"/>
                                              <w:marRight w:val="0"/>
                                              <w:marTop w:val="0"/>
                                              <w:marBottom w:val="0"/>
                                              <w:divBdr>
                                                <w:top w:val="none" w:sz="0" w:space="0" w:color="auto"/>
                                                <w:left w:val="none" w:sz="0" w:space="0" w:color="auto"/>
                                                <w:bottom w:val="none" w:sz="0" w:space="0" w:color="auto"/>
                                                <w:right w:val="none" w:sz="0" w:space="0" w:color="auto"/>
                                              </w:divBdr>
                                            </w:div>
                                          </w:divsChild>
                                        </w:div>
                                        <w:div w:id="686374132">
                                          <w:marLeft w:val="0"/>
                                          <w:marRight w:val="0"/>
                                          <w:marTop w:val="0"/>
                                          <w:marBottom w:val="0"/>
                                          <w:divBdr>
                                            <w:top w:val="none" w:sz="0" w:space="0" w:color="auto"/>
                                            <w:left w:val="none" w:sz="0" w:space="0" w:color="auto"/>
                                            <w:bottom w:val="none" w:sz="0" w:space="0" w:color="auto"/>
                                            <w:right w:val="none" w:sz="0" w:space="0" w:color="auto"/>
                                          </w:divBdr>
                                        </w:div>
                                      </w:divsChild>
                                    </w:div>
                                    <w:div w:id="1519390036">
                                      <w:marLeft w:val="0"/>
                                      <w:marRight w:val="0"/>
                                      <w:marTop w:val="0"/>
                                      <w:marBottom w:val="0"/>
                                      <w:divBdr>
                                        <w:top w:val="none" w:sz="0" w:space="0" w:color="auto"/>
                                        <w:left w:val="none" w:sz="0" w:space="0" w:color="auto"/>
                                        <w:bottom w:val="none" w:sz="0" w:space="0" w:color="auto"/>
                                        <w:right w:val="none" w:sz="0" w:space="0" w:color="auto"/>
                                      </w:divBdr>
                                      <w:divsChild>
                                        <w:div w:id="858542528">
                                          <w:marLeft w:val="0"/>
                                          <w:marRight w:val="0"/>
                                          <w:marTop w:val="0"/>
                                          <w:marBottom w:val="0"/>
                                          <w:divBdr>
                                            <w:top w:val="none" w:sz="0" w:space="0" w:color="auto"/>
                                            <w:left w:val="none" w:sz="0" w:space="0" w:color="auto"/>
                                            <w:bottom w:val="none" w:sz="0" w:space="0" w:color="auto"/>
                                            <w:right w:val="none" w:sz="0" w:space="0" w:color="auto"/>
                                          </w:divBdr>
                                          <w:divsChild>
                                            <w:div w:id="1294291925">
                                              <w:marLeft w:val="0"/>
                                              <w:marRight w:val="30"/>
                                              <w:marTop w:val="0"/>
                                              <w:marBottom w:val="0"/>
                                              <w:divBdr>
                                                <w:top w:val="none" w:sz="0" w:space="0" w:color="auto"/>
                                                <w:left w:val="none" w:sz="0" w:space="0" w:color="auto"/>
                                                <w:bottom w:val="none" w:sz="0" w:space="0" w:color="auto"/>
                                                <w:right w:val="none" w:sz="0" w:space="0" w:color="auto"/>
                                              </w:divBdr>
                                            </w:div>
                                          </w:divsChild>
                                        </w:div>
                                        <w:div w:id="1105925010">
                                          <w:marLeft w:val="0"/>
                                          <w:marRight w:val="0"/>
                                          <w:marTop w:val="0"/>
                                          <w:marBottom w:val="0"/>
                                          <w:divBdr>
                                            <w:top w:val="single" w:sz="6" w:space="0" w:color="B0B7C2"/>
                                            <w:left w:val="single" w:sz="6" w:space="0" w:color="B0B7C2"/>
                                            <w:bottom w:val="single" w:sz="6" w:space="0" w:color="B0B7C2"/>
                                            <w:right w:val="single" w:sz="6" w:space="0" w:color="B0B7C2"/>
                                          </w:divBdr>
                                          <w:divsChild>
                                            <w:div w:id="11850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083444">
                                      <w:marLeft w:val="0"/>
                                      <w:marRight w:val="0"/>
                                      <w:marTop w:val="0"/>
                                      <w:marBottom w:val="0"/>
                                      <w:divBdr>
                                        <w:top w:val="none" w:sz="0" w:space="0" w:color="auto"/>
                                        <w:left w:val="none" w:sz="0" w:space="0" w:color="auto"/>
                                        <w:bottom w:val="none" w:sz="0" w:space="0" w:color="auto"/>
                                        <w:right w:val="none" w:sz="0" w:space="0" w:color="auto"/>
                                      </w:divBdr>
                                      <w:divsChild>
                                        <w:div w:id="145703483">
                                          <w:marLeft w:val="0"/>
                                          <w:marRight w:val="30"/>
                                          <w:marTop w:val="0"/>
                                          <w:marBottom w:val="0"/>
                                          <w:divBdr>
                                            <w:top w:val="none" w:sz="0" w:space="0" w:color="auto"/>
                                            <w:left w:val="none" w:sz="0" w:space="0" w:color="auto"/>
                                            <w:bottom w:val="none" w:sz="0" w:space="0" w:color="auto"/>
                                            <w:right w:val="none" w:sz="0" w:space="0" w:color="auto"/>
                                          </w:divBdr>
                                        </w:div>
                                      </w:divsChild>
                                    </w:div>
                                    <w:div w:id="1824348861">
                                      <w:marLeft w:val="0"/>
                                      <w:marRight w:val="0"/>
                                      <w:marTop w:val="0"/>
                                      <w:marBottom w:val="0"/>
                                      <w:divBdr>
                                        <w:top w:val="none" w:sz="0" w:space="0" w:color="auto"/>
                                        <w:left w:val="none" w:sz="0" w:space="0" w:color="auto"/>
                                        <w:bottom w:val="none" w:sz="0" w:space="0" w:color="auto"/>
                                        <w:right w:val="none" w:sz="0" w:space="0" w:color="auto"/>
                                      </w:divBdr>
                                      <w:divsChild>
                                        <w:div w:id="1503475525">
                                          <w:marLeft w:val="0"/>
                                          <w:marRight w:val="0"/>
                                          <w:marTop w:val="0"/>
                                          <w:marBottom w:val="0"/>
                                          <w:divBdr>
                                            <w:top w:val="none" w:sz="0" w:space="0" w:color="auto"/>
                                            <w:left w:val="none" w:sz="0" w:space="0" w:color="auto"/>
                                            <w:bottom w:val="none" w:sz="0" w:space="0" w:color="auto"/>
                                            <w:right w:val="none" w:sz="0" w:space="0" w:color="auto"/>
                                          </w:divBdr>
                                        </w:div>
                                        <w:div w:id="1956212710">
                                          <w:marLeft w:val="0"/>
                                          <w:marRight w:val="0"/>
                                          <w:marTop w:val="0"/>
                                          <w:marBottom w:val="0"/>
                                          <w:divBdr>
                                            <w:top w:val="single" w:sz="6" w:space="0" w:color="B0B7C2"/>
                                            <w:left w:val="single" w:sz="6" w:space="0" w:color="B0B7C2"/>
                                            <w:bottom w:val="single" w:sz="6" w:space="0" w:color="B0B7C2"/>
                                            <w:right w:val="single" w:sz="6" w:space="0" w:color="B0B7C2"/>
                                          </w:divBdr>
                                          <w:divsChild>
                                            <w:div w:id="185947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7838461">
                      <w:marLeft w:val="0"/>
                      <w:marRight w:val="0"/>
                      <w:marTop w:val="0"/>
                      <w:marBottom w:val="0"/>
                      <w:divBdr>
                        <w:top w:val="none" w:sz="0" w:space="0" w:color="auto"/>
                        <w:left w:val="none" w:sz="0" w:space="0" w:color="auto"/>
                        <w:bottom w:val="none" w:sz="0" w:space="0" w:color="auto"/>
                        <w:right w:val="none" w:sz="0" w:space="0" w:color="auto"/>
                      </w:divBdr>
                      <w:divsChild>
                        <w:div w:id="756830790">
                          <w:marLeft w:val="0"/>
                          <w:marRight w:val="0"/>
                          <w:marTop w:val="0"/>
                          <w:marBottom w:val="0"/>
                          <w:divBdr>
                            <w:top w:val="none" w:sz="0" w:space="0" w:color="auto"/>
                            <w:left w:val="single" w:sz="2" w:space="0" w:color="5D6065"/>
                            <w:bottom w:val="single" w:sz="2" w:space="0" w:color="5D6065"/>
                            <w:right w:val="single" w:sz="2" w:space="0" w:color="5D6065"/>
                          </w:divBdr>
                          <w:divsChild>
                            <w:div w:id="1180001692">
                              <w:marLeft w:val="0"/>
                              <w:marRight w:val="0"/>
                              <w:marTop w:val="0"/>
                              <w:marBottom w:val="0"/>
                              <w:divBdr>
                                <w:top w:val="none" w:sz="0" w:space="0" w:color="auto"/>
                                <w:left w:val="none" w:sz="0" w:space="0" w:color="auto"/>
                                <w:bottom w:val="none" w:sz="0" w:space="0" w:color="auto"/>
                                <w:right w:val="none" w:sz="0" w:space="0" w:color="auto"/>
                              </w:divBdr>
                              <w:divsChild>
                                <w:div w:id="274797528">
                                  <w:marLeft w:val="0"/>
                                  <w:marRight w:val="0"/>
                                  <w:marTop w:val="0"/>
                                  <w:marBottom w:val="0"/>
                                  <w:divBdr>
                                    <w:top w:val="none" w:sz="0" w:space="0" w:color="auto"/>
                                    <w:left w:val="none" w:sz="0" w:space="0" w:color="auto"/>
                                    <w:bottom w:val="none" w:sz="0" w:space="0" w:color="auto"/>
                                    <w:right w:val="none" w:sz="0" w:space="0" w:color="auto"/>
                                  </w:divBdr>
                                  <w:divsChild>
                                    <w:div w:id="158885271">
                                      <w:marLeft w:val="0"/>
                                      <w:marRight w:val="0"/>
                                      <w:marTop w:val="0"/>
                                      <w:marBottom w:val="0"/>
                                      <w:divBdr>
                                        <w:top w:val="none" w:sz="0" w:space="0" w:color="auto"/>
                                        <w:left w:val="none" w:sz="0" w:space="0" w:color="auto"/>
                                        <w:bottom w:val="none" w:sz="0" w:space="0" w:color="auto"/>
                                        <w:right w:val="none" w:sz="0" w:space="0" w:color="auto"/>
                                      </w:divBdr>
                                      <w:divsChild>
                                        <w:div w:id="921371758">
                                          <w:marLeft w:val="0"/>
                                          <w:marRight w:val="0"/>
                                          <w:marTop w:val="0"/>
                                          <w:marBottom w:val="0"/>
                                          <w:divBdr>
                                            <w:top w:val="single" w:sz="6" w:space="0" w:color="B0B7C2"/>
                                            <w:left w:val="single" w:sz="6" w:space="0" w:color="B0B7C2"/>
                                            <w:bottom w:val="single" w:sz="6" w:space="0" w:color="B0B7C2"/>
                                            <w:right w:val="single" w:sz="6" w:space="0" w:color="B0B7C2"/>
                                          </w:divBdr>
                                          <w:divsChild>
                                            <w:div w:id="122756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173962">
                                      <w:marLeft w:val="0"/>
                                      <w:marRight w:val="0"/>
                                      <w:marTop w:val="0"/>
                                      <w:marBottom w:val="0"/>
                                      <w:divBdr>
                                        <w:top w:val="none" w:sz="0" w:space="0" w:color="auto"/>
                                        <w:left w:val="none" w:sz="0" w:space="0" w:color="auto"/>
                                        <w:bottom w:val="none" w:sz="0" w:space="0" w:color="auto"/>
                                        <w:right w:val="none" w:sz="0" w:space="0" w:color="auto"/>
                                      </w:divBdr>
                                      <w:divsChild>
                                        <w:div w:id="1784614717">
                                          <w:marLeft w:val="0"/>
                                          <w:marRight w:val="0"/>
                                          <w:marTop w:val="0"/>
                                          <w:marBottom w:val="0"/>
                                          <w:divBdr>
                                            <w:top w:val="single" w:sz="6" w:space="0" w:color="B0B7C2"/>
                                            <w:left w:val="single" w:sz="6" w:space="0" w:color="B0B7C2"/>
                                            <w:bottom w:val="single" w:sz="6" w:space="0" w:color="B0B7C2"/>
                                            <w:right w:val="single" w:sz="6" w:space="0" w:color="B0B7C2"/>
                                          </w:divBdr>
                                          <w:divsChild>
                                            <w:div w:id="116944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088493">
                                      <w:marLeft w:val="0"/>
                                      <w:marRight w:val="0"/>
                                      <w:marTop w:val="0"/>
                                      <w:marBottom w:val="0"/>
                                      <w:divBdr>
                                        <w:top w:val="none" w:sz="0" w:space="0" w:color="auto"/>
                                        <w:left w:val="none" w:sz="0" w:space="0" w:color="auto"/>
                                        <w:bottom w:val="none" w:sz="0" w:space="0" w:color="auto"/>
                                        <w:right w:val="none" w:sz="0" w:space="0" w:color="auto"/>
                                      </w:divBdr>
                                      <w:divsChild>
                                        <w:div w:id="1308628859">
                                          <w:marLeft w:val="0"/>
                                          <w:marRight w:val="0"/>
                                          <w:marTop w:val="0"/>
                                          <w:marBottom w:val="0"/>
                                          <w:divBdr>
                                            <w:top w:val="none" w:sz="0" w:space="0" w:color="auto"/>
                                            <w:left w:val="none" w:sz="0" w:space="0" w:color="auto"/>
                                            <w:bottom w:val="none" w:sz="0" w:space="0" w:color="auto"/>
                                            <w:right w:val="none" w:sz="0" w:space="0" w:color="auto"/>
                                          </w:divBdr>
                                        </w:div>
                                        <w:div w:id="1945191464">
                                          <w:marLeft w:val="0"/>
                                          <w:marRight w:val="0"/>
                                          <w:marTop w:val="0"/>
                                          <w:marBottom w:val="0"/>
                                          <w:divBdr>
                                            <w:top w:val="none" w:sz="0" w:space="0" w:color="auto"/>
                                            <w:left w:val="none" w:sz="0" w:space="0" w:color="auto"/>
                                            <w:bottom w:val="none" w:sz="0" w:space="0" w:color="auto"/>
                                            <w:right w:val="none" w:sz="0" w:space="0" w:color="auto"/>
                                          </w:divBdr>
                                        </w:div>
                                      </w:divsChild>
                                    </w:div>
                                    <w:div w:id="1128012685">
                                      <w:marLeft w:val="0"/>
                                      <w:marRight w:val="0"/>
                                      <w:marTop w:val="0"/>
                                      <w:marBottom w:val="0"/>
                                      <w:divBdr>
                                        <w:top w:val="single" w:sz="2" w:space="0" w:color="FFFFFF"/>
                                        <w:left w:val="single" w:sz="2" w:space="0" w:color="FFFFFF"/>
                                        <w:bottom w:val="single" w:sz="2" w:space="0" w:color="FFFFFF"/>
                                        <w:right w:val="single" w:sz="2" w:space="0" w:color="FFFFFF"/>
                                      </w:divBdr>
                                      <w:divsChild>
                                        <w:div w:id="17776866">
                                          <w:marLeft w:val="0"/>
                                          <w:marRight w:val="0"/>
                                          <w:marTop w:val="0"/>
                                          <w:marBottom w:val="0"/>
                                          <w:divBdr>
                                            <w:top w:val="none" w:sz="0" w:space="0" w:color="auto"/>
                                            <w:left w:val="none" w:sz="0" w:space="0" w:color="auto"/>
                                            <w:bottom w:val="none" w:sz="0" w:space="0" w:color="auto"/>
                                            <w:right w:val="none" w:sz="0" w:space="0" w:color="auto"/>
                                          </w:divBdr>
                                        </w:div>
                                        <w:div w:id="783695052">
                                          <w:marLeft w:val="0"/>
                                          <w:marRight w:val="0"/>
                                          <w:marTop w:val="0"/>
                                          <w:marBottom w:val="0"/>
                                          <w:divBdr>
                                            <w:top w:val="none" w:sz="0" w:space="0" w:color="auto"/>
                                            <w:left w:val="none" w:sz="0" w:space="0" w:color="auto"/>
                                            <w:bottom w:val="none" w:sz="0" w:space="0" w:color="auto"/>
                                            <w:right w:val="none" w:sz="0" w:space="0" w:color="auto"/>
                                          </w:divBdr>
                                        </w:div>
                                        <w:div w:id="1186098152">
                                          <w:marLeft w:val="0"/>
                                          <w:marRight w:val="0"/>
                                          <w:marTop w:val="0"/>
                                          <w:marBottom w:val="0"/>
                                          <w:divBdr>
                                            <w:top w:val="none" w:sz="0" w:space="0" w:color="auto"/>
                                            <w:left w:val="none" w:sz="0" w:space="0" w:color="auto"/>
                                            <w:bottom w:val="none" w:sz="0" w:space="0" w:color="auto"/>
                                            <w:right w:val="none" w:sz="0" w:space="0" w:color="auto"/>
                                          </w:divBdr>
                                        </w:div>
                                        <w:div w:id="151573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2939023">
          <w:marLeft w:val="0"/>
          <w:marRight w:val="0"/>
          <w:marTop w:val="0"/>
          <w:marBottom w:val="0"/>
          <w:divBdr>
            <w:top w:val="single" w:sz="2" w:space="0" w:color="FFFFFF"/>
            <w:left w:val="single" w:sz="2" w:space="0" w:color="FFFFFF"/>
            <w:bottom w:val="single" w:sz="2" w:space="0" w:color="FFFFFF"/>
            <w:right w:val="single" w:sz="2" w:space="0" w:color="FFFFFF"/>
          </w:divBdr>
          <w:divsChild>
            <w:div w:id="1989169893">
              <w:marLeft w:val="0"/>
              <w:marRight w:val="0"/>
              <w:marTop w:val="0"/>
              <w:marBottom w:val="0"/>
              <w:divBdr>
                <w:top w:val="single" w:sz="2" w:space="0" w:color="FFFFFF"/>
                <w:left w:val="single" w:sz="2" w:space="0" w:color="FFFFFF"/>
                <w:bottom w:val="single" w:sz="2" w:space="0" w:color="FFFFFF"/>
                <w:right w:val="single" w:sz="2" w:space="0" w:color="FFFFFF"/>
              </w:divBdr>
              <w:divsChild>
                <w:div w:id="159348287">
                  <w:marLeft w:val="0"/>
                  <w:marRight w:val="0"/>
                  <w:marTop w:val="0"/>
                  <w:marBottom w:val="0"/>
                  <w:divBdr>
                    <w:top w:val="none" w:sz="0" w:space="0" w:color="auto"/>
                    <w:left w:val="none" w:sz="0" w:space="0" w:color="auto"/>
                    <w:bottom w:val="none" w:sz="0" w:space="0" w:color="auto"/>
                    <w:right w:val="none" w:sz="0" w:space="0" w:color="auto"/>
                  </w:divBdr>
                  <w:divsChild>
                    <w:div w:id="804009728">
                      <w:marLeft w:val="0"/>
                      <w:marRight w:val="0"/>
                      <w:marTop w:val="0"/>
                      <w:marBottom w:val="0"/>
                      <w:divBdr>
                        <w:top w:val="none" w:sz="0" w:space="0" w:color="auto"/>
                        <w:left w:val="none" w:sz="0" w:space="0" w:color="auto"/>
                        <w:bottom w:val="none" w:sz="0" w:space="0" w:color="auto"/>
                        <w:right w:val="none" w:sz="0" w:space="0" w:color="auto"/>
                      </w:divBdr>
                      <w:divsChild>
                        <w:div w:id="983659463">
                          <w:marLeft w:val="0"/>
                          <w:marRight w:val="0"/>
                          <w:marTop w:val="0"/>
                          <w:marBottom w:val="0"/>
                          <w:divBdr>
                            <w:top w:val="none" w:sz="0" w:space="0" w:color="auto"/>
                            <w:left w:val="none" w:sz="0" w:space="0" w:color="auto"/>
                            <w:bottom w:val="none" w:sz="0" w:space="0" w:color="auto"/>
                            <w:right w:val="none" w:sz="0" w:space="0" w:color="auto"/>
                          </w:divBdr>
                          <w:divsChild>
                            <w:div w:id="1978297790">
                              <w:marLeft w:val="0"/>
                              <w:marRight w:val="0"/>
                              <w:marTop w:val="0"/>
                              <w:marBottom w:val="0"/>
                              <w:divBdr>
                                <w:top w:val="none" w:sz="0" w:space="0" w:color="auto"/>
                                <w:left w:val="none" w:sz="0" w:space="0" w:color="auto"/>
                                <w:bottom w:val="none" w:sz="0" w:space="0" w:color="auto"/>
                                <w:right w:val="none" w:sz="0" w:space="0" w:color="auto"/>
                              </w:divBdr>
                              <w:divsChild>
                                <w:div w:id="714623434">
                                  <w:marLeft w:val="150"/>
                                  <w:marRight w:val="0"/>
                                  <w:marTop w:val="0"/>
                                  <w:marBottom w:val="0"/>
                                  <w:divBdr>
                                    <w:top w:val="none" w:sz="0" w:space="0" w:color="auto"/>
                                    <w:left w:val="none" w:sz="0" w:space="0" w:color="auto"/>
                                    <w:bottom w:val="single" w:sz="6" w:space="0" w:color="E9ECEF"/>
                                    <w:right w:val="none" w:sz="0" w:space="0" w:color="auto"/>
                                  </w:divBdr>
                                  <w:divsChild>
                                    <w:div w:id="934677980">
                                      <w:marLeft w:val="0"/>
                                      <w:marRight w:val="15"/>
                                      <w:marTop w:val="15"/>
                                      <w:marBottom w:val="0"/>
                                      <w:divBdr>
                                        <w:top w:val="single" w:sz="2" w:space="0" w:color="FFFFFF"/>
                                        <w:left w:val="single" w:sz="2" w:space="9" w:color="FFFFFF"/>
                                        <w:bottom w:val="single" w:sz="2" w:space="0" w:color="FFFFFF"/>
                                        <w:right w:val="single" w:sz="2" w:space="9" w:color="FFFFFF"/>
                                      </w:divBdr>
                                    </w:div>
                                    <w:div w:id="1236431252">
                                      <w:marLeft w:val="0"/>
                                      <w:marRight w:val="15"/>
                                      <w:marTop w:val="15"/>
                                      <w:marBottom w:val="0"/>
                                      <w:divBdr>
                                        <w:top w:val="single" w:sz="2" w:space="0" w:color="FFFFFF"/>
                                        <w:left w:val="single" w:sz="2" w:space="9" w:color="FFFFFF"/>
                                        <w:bottom w:val="single" w:sz="2" w:space="0" w:color="FFFFFF"/>
                                        <w:right w:val="single" w:sz="2" w:space="9" w:color="FFFFFF"/>
                                      </w:divBdr>
                                    </w:div>
                                    <w:div w:id="1355109157">
                                      <w:marLeft w:val="0"/>
                                      <w:marRight w:val="15"/>
                                      <w:marTop w:val="15"/>
                                      <w:marBottom w:val="0"/>
                                      <w:divBdr>
                                        <w:top w:val="single" w:sz="2" w:space="0" w:color="FFFFFF"/>
                                        <w:left w:val="single" w:sz="2" w:space="9" w:color="FFFFFF"/>
                                        <w:bottom w:val="single" w:sz="2" w:space="0" w:color="FFFFFF"/>
                                        <w:right w:val="single" w:sz="2" w:space="9" w:color="FFFFFF"/>
                                      </w:divBdr>
                                    </w:div>
                                    <w:div w:id="1759404721">
                                      <w:marLeft w:val="0"/>
                                      <w:marRight w:val="15"/>
                                      <w:marTop w:val="15"/>
                                      <w:marBottom w:val="0"/>
                                      <w:divBdr>
                                        <w:top w:val="single" w:sz="2" w:space="0" w:color="FFFFFF"/>
                                        <w:left w:val="single" w:sz="2" w:space="9" w:color="FFFFFF"/>
                                        <w:bottom w:val="single" w:sz="12" w:space="0" w:color="0378CD"/>
                                        <w:right w:val="single" w:sz="2" w:space="9" w:color="FFFFFF"/>
                                      </w:divBdr>
                                    </w:div>
                                  </w:divsChild>
                                </w:div>
                              </w:divsChild>
                            </w:div>
                          </w:divsChild>
                        </w:div>
                        <w:div w:id="1497569997">
                          <w:marLeft w:val="150"/>
                          <w:marRight w:val="0"/>
                          <w:marTop w:val="0"/>
                          <w:marBottom w:val="0"/>
                          <w:divBdr>
                            <w:top w:val="none" w:sz="0" w:space="0" w:color="auto"/>
                            <w:left w:val="none" w:sz="0" w:space="0" w:color="auto"/>
                            <w:bottom w:val="none" w:sz="0" w:space="0" w:color="auto"/>
                            <w:right w:val="none" w:sz="0" w:space="0" w:color="auto"/>
                          </w:divBdr>
                          <w:divsChild>
                            <w:div w:id="682901027">
                              <w:marLeft w:val="0"/>
                              <w:marRight w:val="0"/>
                              <w:marTop w:val="0"/>
                              <w:marBottom w:val="0"/>
                              <w:divBdr>
                                <w:top w:val="none" w:sz="0" w:space="0" w:color="auto"/>
                                <w:left w:val="none" w:sz="0" w:space="0" w:color="auto"/>
                                <w:bottom w:val="none" w:sz="0" w:space="0" w:color="auto"/>
                                <w:right w:val="none" w:sz="0" w:space="0" w:color="auto"/>
                              </w:divBdr>
                              <w:divsChild>
                                <w:div w:id="1039279738">
                                  <w:marLeft w:val="0"/>
                                  <w:marRight w:val="0"/>
                                  <w:marTop w:val="0"/>
                                  <w:marBottom w:val="0"/>
                                  <w:divBdr>
                                    <w:top w:val="none" w:sz="0" w:space="0" w:color="auto"/>
                                    <w:left w:val="none" w:sz="0" w:space="0" w:color="auto"/>
                                    <w:bottom w:val="none" w:sz="0" w:space="0" w:color="auto"/>
                                    <w:right w:val="none" w:sz="0" w:space="0" w:color="auto"/>
                                  </w:divBdr>
                                  <w:divsChild>
                                    <w:div w:id="138151789">
                                      <w:marLeft w:val="0"/>
                                      <w:marRight w:val="0"/>
                                      <w:marTop w:val="0"/>
                                      <w:marBottom w:val="0"/>
                                      <w:divBdr>
                                        <w:top w:val="none" w:sz="0" w:space="0" w:color="auto"/>
                                        <w:left w:val="none" w:sz="0" w:space="0" w:color="auto"/>
                                        <w:bottom w:val="none" w:sz="0" w:space="0" w:color="auto"/>
                                        <w:right w:val="none" w:sz="0" w:space="0" w:color="auto"/>
                                      </w:divBdr>
                                      <w:divsChild>
                                        <w:div w:id="1818064324">
                                          <w:marLeft w:val="0"/>
                                          <w:marRight w:val="0"/>
                                          <w:marTop w:val="0"/>
                                          <w:marBottom w:val="0"/>
                                          <w:divBdr>
                                            <w:top w:val="single" w:sz="2" w:space="1" w:color="5D6065"/>
                                            <w:left w:val="single" w:sz="2" w:space="0" w:color="5D6065"/>
                                            <w:bottom w:val="single" w:sz="2" w:space="0" w:color="5D6065"/>
                                            <w:right w:val="single" w:sz="2" w:space="0" w:color="5D6065"/>
                                          </w:divBdr>
                                          <w:divsChild>
                                            <w:div w:id="838927940">
                                              <w:marLeft w:val="15"/>
                                              <w:marRight w:val="15"/>
                                              <w:marTop w:val="0"/>
                                              <w:marBottom w:val="15"/>
                                              <w:divBdr>
                                                <w:top w:val="none" w:sz="0" w:space="0" w:color="auto"/>
                                                <w:left w:val="none" w:sz="0" w:space="0" w:color="auto"/>
                                                <w:bottom w:val="none" w:sz="0" w:space="0" w:color="auto"/>
                                                <w:right w:val="none" w:sz="0" w:space="0" w:color="auto"/>
                                              </w:divBdr>
                                            </w:div>
                                          </w:divsChild>
                                        </w:div>
                                      </w:divsChild>
                                    </w:div>
                                    <w:div w:id="488449679">
                                      <w:marLeft w:val="0"/>
                                      <w:marRight w:val="0"/>
                                      <w:marTop w:val="0"/>
                                      <w:marBottom w:val="0"/>
                                      <w:divBdr>
                                        <w:top w:val="single" w:sz="2" w:space="0" w:color="FFFFFF"/>
                                        <w:left w:val="single" w:sz="2" w:space="0" w:color="FFFFFF"/>
                                        <w:bottom w:val="single" w:sz="2" w:space="0" w:color="FFFFFF"/>
                                        <w:right w:val="single" w:sz="2" w:space="0" w:color="FFFFFF"/>
                                      </w:divBdr>
                                      <w:divsChild>
                                        <w:div w:id="1167599786">
                                          <w:marLeft w:val="120"/>
                                          <w:marRight w:val="120"/>
                                          <w:marTop w:val="240"/>
                                          <w:marBottom w:val="240"/>
                                          <w:divBdr>
                                            <w:top w:val="none" w:sz="0" w:space="0" w:color="auto"/>
                                            <w:left w:val="none" w:sz="0" w:space="0" w:color="auto"/>
                                            <w:bottom w:val="none" w:sz="0" w:space="0" w:color="auto"/>
                                            <w:right w:val="none" w:sz="0" w:space="0" w:color="auto"/>
                                          </w:divBdr>
                                          <w:divsChild>
                                            <w:div w:id="180723389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97076757">
      <w:bodyDiv w:val="1"/>
      <w:marLeft w:val="0"/>
      <w:marRight w:val="0"/>
      <w:marTop w:val="0"/>
      <w:marBottom w:val="0"/>
      <w:divBdr>
        <w:top w:val="none" w:sz="0" w:space="0" w:color="auto"/>
        <w:left w:val="none" w:sz="0" w:space="0" w:color="auto"/>
        <w:bottom w:val="none" w:sz="0" w:space="0" w:color="auto"/>
        <w:right w:val="none" w:sz="0" w:space="0" w:color="auto"/>
      </w:divBdr>
    </w:div>
    <w:div w:id="1008364590">
      <w:bodyDiv w:val="1"/>
      <w:marLeft w:val="0"/>
      <w:marRight w:val="0"/>
      <w:marTop w:val="0"/>
      <w:marBottom w:val="0"/>
      <w:divBdr>
        <w:top w:val="none" w:sz="0" w:space="0" w:color="auto"/>
        <w:left w:val="none" w:sz="0" w:space="0" w:color="auto"/>
        <w:bottom w:val="none" w:sz="0" w:space="0" w:color="auto"/>
        <w:right w:val="none" w:sz="0" w:space="0" w:color="auto"/>
      </w:divBdr>
    </w:div>
    <w:div w:id="1029989386">
      <w:bodyDiv w:val="1"/>
      <w:marLeft w:val="0"/>
      <w:marRight w:val="0"/>
      <w:marTop w:val="0"/>
      <w:marBottom w:val="0"/>
      <w:divBdr>
        <w:top w:val="none" w:sz="0" w:space="0" w:color="auto"/>
        <w:left w:val="none" w:sz="0" w:space="0" w:color="auto"/>
        <w:bottom w:val="none" w:sz="0" w:space="0" w:color="auto"/>
        <w:right w:val="none" w:sz="0" w:space="0" w:color="auto"/>
      </w:divBdr>
    </w:div>
    <w:div w:id="1045520818">
      <w:bodyDiv w:val="1"/>
      <w:marLeft w:val="0"/>
      <w:marRight w:val="0"/>
      <w:marTop w:val="0"/>
      <w:marBottom w:val="0"/>
      <w:divBdr>
        <w:top w:val="none" w:sz="0" w:space="0" w:color="auto"/>
        <w:left w:val="none" w:sz="0" w:space="0" w:color="auto"/>
        <w:bottom w:val="none" w:sz="0" w:space="0" w:color="auto"/>
        <w:right w:val="none" w:sz="0" w:space="0" w:color="auto"/>
      </w:divBdr>
    </w:div>
    <w:div w:id="1046484899">
      <w:bodyDiv w:val="1"/>
      <w:marLeft w:val="0"/>
      <w:marRight w:val="0"/>
      <w:marTop w:val="0"/>
      <w:marBottom w:val="0"/>
      <w:divBdr>
        <w:top w:val="none" w:sz="0" w:space="0" w:color="auto"/>
        <w:left w:val="none" w:sz="0" w:space="0" w:color="auto"/>
        <w:bottom w:val="none" w:sz="0" w:space="0" w:color="auto"/>
        <w:right w:val="none" w:sz="0" w:space="0" w:color="auto"/>
      </w:divBdr>
    </w:div>
    <w:div w:id="1048915746">
      <w:bodyDiv w:val="1"/>
      <w:marLeft w:val="0"/>
      <w:marRight w:val="0"/>
      <w:marTop w:val="0"/>
      <w:marBottom w:val="0"/>
      <w:divBdr>
        <w:top w:val="none" w:sz="0" w:space="0" w:color="auto"/>
        <w:left w:val="none" w:sz="0" w:space="0" w:color="auto"/>
        <w:bottom w:val="none" w:sz="0" w:space="0" w:color="auto"/>
        <w:right w:val="none" w:sz="0" w:space="0" w:color="auto"/>
      </w:divBdr>
      <w:divsChild>
        <w:div w:id="508643659">
          <w:marLeft w:val="0"/>
          <w:marRight w:val="0"/>
          <w:marTop w:val="0"/>
          <w:marBottom w:val="0"/>
          <w:divBdr>
            <w:top w:val="none" w:sz="0" w:space="0" w:color="auto"/>
            <w:left w:val="none" w:sz="0" w:space="0" w:color="auto"/>
            <w:bottom w:val="none" w:sz="0" w:space="0" w:color="auto"/>
            <w:right w:val="none" w:sz="0" w:space="0" w:color="auto"/>
          </w:divBdr>
        </w:div>
        <w:div w:id="682512957">
          <w:marLeft w:val="0"/>
          <w:marRight w:val="0"/>
          <w:marTop w:val="0"/>
          <w:marBottom w:val="0"/>
          <w:divBdr>
            <w:top w:val="none" w:sz="0" w:space="0" w:color="auto"/>
            <w:left w:val="none" w:sz="0" w:space="0" w:color="auto"/>
            <w:bottom w:val="none" w:sz="0" w:space="0" w:color="auto"/>
            <w:right w:val="none" w:sz="0" w:space="0" w:color="auto"/>
          </w:divBdr>
        </w:div>
        <w:div w:id="879778884">
          <w:marLeft w:val="0"/>
          <w:marRight w:val="0"/>
          <w:marTop w:val="0"/>
          <w:marBottom w:val="0"/>
          <w:divBdr>
            <w:top w:val="none" w:sz="0" w:space="0" w:color="auto"/>
            <w:left w:val="none" w:sz="0" w:space="0" w:color="auto"/>
            <w:bottom w:val="none" w:sz="0" w:space="0" w:color="auto"/>
            <w:right w:val="none" w:sz="0" w:space="0" w:color="auto"/>
          </w:divBdr>
        </w:div>
        <w:div w:id="924651733">
          <w:marLeft w:val="0"/>
          <w:marRight w:val="0"/>
          <w:marTop w:val="0"/>
          <w:marBottom w:val="0"/>
          <w:divBdr>
            <w:top w:val="none" w:sz="0" w:space="0" w:color="auto"/>
            <w:left w:val="none" w:sz="0" w:space="0" w:color="auto"/>
            <w:bottom w:val="none" w:sz="0" w:space="0" w:color="auto"/>
            <w:right w:val="none" w:sz="0" w:space="0" w:color="auto"/>
          </w:divBdr>
        </w:div>
        <w:div w:id="1036005881">
          <w:marLeft w:val="0"/>
          <w:marRight w:val="0"/>
          <w:marTop w:val="0"/>
          <w:marBottom w:val="0"/>
          <w:divBdr>
            <w:top w:val="none" w:sz="0" w:space="0" w:color="auto"/>
            <w:left w:val="none" w:sz="0" w:space="0" w:color="auto"/>
            <w:bottom w:val="none" w:sz="0" w:space="0" w:color="auto"/>
            <w:right w:val="none" w:sz="0" w:space="0" w:color="auto"/>
          </w:divBdr>
        </w:div>
        <w:div w:id="1825077099">
          <w:marLeft w:val="0"/>
          <w:marRight w:val="0"/>
          <w:marTop w:val="0"/>
          <w:marBottom w:val="0"/>
          <w:divBdr>
            <w:top w:val="none" w:sz="0" w:space="0" w:color="auto"/>
            <w:left w:val="none" w:sz="0" w:space="0" w:color="auto"/>
            <w:bottom w:val="none" w:sz="0" w:space="0" w:color="auto"/>
            <w:right w:val="none" w:sz="0" w:space="0" w:color="auto"/>
          </w:divBdr>
        </w:div>
        <w:div w:id="2062747546">
          <w:marLeft w:val="0"/>
          <w:marRight w:val="0"/>
          <w:marTop w:val="0"/>
          <w:marBottom w:val="0"/>
          <w:divBdr>
            <w:top w:val="none" w:sz="0" w:space="0" w:color="auto"/>
            <w:left w:val="none" w:sz="0" w:space="0" w:color="auto"/>
            <w:bottom w:val="none" w:sz="0" w:space="0" w:color="auto"/>
            <w:right w:val="none" w:sz="0" w:space="0" w:color="auto"/>
          </w:divBdr>
        </w:div>
      </w:divsChild>
    </w:div>
    <w:div w:id="1051464012">
      <w:bodyDiv w:val="1"/>
      <w:marLeft w:val="0"/>
      <w:marRight w:val="0"/>
      <w:marTop w:val="0"/>
      <w:marBottom w:val="0"/>
      <w:divBdr>
        <w:top w:val="none" w:sz="0" w:space="0" w:color="auto"/>
        <w:left w:val="none" w:sz="0" w:space="0" w:color="auto"/>
        <w:bottom w:val="none" w:sz="0" w:space="0" w:color="auto"/>
        <w:right w:val="none" w:sz="0" w:space="0" w:color="auto"/>
      </w:divBdr>
    </w:div>
    <w:div w:id="1052460603">
      <w:bodyDiv w:val="1"/>
      <w:marLeft w:val="0"/>
      <w:marRight w:val="0"/>
      <w:marTop w:val="0"/>
      <w:marBottom w:val="0"/>
      <w:divBdr>
        <w:top w:val="none" w:sz="0" w:space="0" w:color="auto"/>
        <w:left w:val="none" w:sz="0" w:space="0" w:color="auto"/>
        <w:bottom w:val="none" w:sz="0" w:space="0" w:color="auto"/>
        <w:right w:val="none" w:sz="0" w:space="0" w:color="auto"/>
      </w:divBdr>
    </w:div>
    <w:div w:id="1067269731">
      <w:bodyDiv w:val="1"/>
      <w:marLeft w:val="0"/>
      <w:marRight w:val="0"/>
      <w:marTop w:val="0"/>
      <w:marBottom w:val="0"/>
      <w:divBdr>
        <w:top w:val="none" w:sz="0" w:space="0" w:color="auto"/>
        <w:left w:val="none" w:sz="0" w:space="0" w:color="auto"/>
        <w:bottom w:val="none" w:sz="0" w:space="0" w:color="auto"/>
        <w:right w:val="none" w:sz="0" w:space="0" w:color="auto"/>
      </w:divBdr>
    </w:div>
    <w:div w:id="1067999283">
      <w:bodyDiv w:val="1"/>
      <w:marLeft w:val="0"/>
      <w:marRight w:val="0"/>
      <w:marTop w:val="0"/>
      <w:marBottom w:val="0"/>
      <w:divBdr>
        <w:top w:val="none" w:sz="0" w:space="0" w:color="auto"/>
        <w:left w:val="none" w:sz="0" w:space="0" w:color="auto"/>
        <w:bottom w:val="none" w:sz="0" w:space="0" w:color="auto"/>
        <w:right w:val="none" w:sz="0" w:space="0" w:color="auto"/>
      </w:divBdr>
    </w:div>
    <w:div w:id="1084380713">
      <w:bodyDiv w:val="1"/>
      <w:marLeft w:val="0"/>
      <w:marRight w:val="0"/>
      <w:marTop w:val="0"/>
      <w:marBottom w:val="0"/>
      <w:divBdr>
        <w:top w:val="none" w:sz="0" w:space="0" w:color="auto"/>
        <w:left w:val="none" w:sz="0" w:space="0" w:color="auto"/>
        <w:bottom w:val="none" w:sz="0" w:space="0" w:color="auto"/>
        <w:right w:val="none" w:sz="0" w:space="0" w:color="auto"/>
      </w:divBdr>
    </w:div>
    <w:div w:id="1120104549">
      <w:bodyDiv w:val="1"/>
      <w:marLeft w:val="0"/>
      <w:marRight w:val="0"/>
      <w:marTop w:val="0"/>
      <w:marBottom w:val="0"/>
      <w:divBdr>
        <w:top w:val="none" w:sz="0" w:space="0" w:color="auto"/>
        <w:left w:val="none" w:sz="0" w:space="0" w:color="auto"/>
        <w:bottom w:val="none" w:sz="0" w:space="0" w:color="auto"/>
        <w:right w:val="none" w:sz="0" w:space="0" w:color="auto"/>
      </w:divBdr>
    </w:div>
    <w:div w:id="1134517522">
      <w:bodyDiv w:val="1"/>
      <w:marLeft w:val="0"/>
      <w:marRight w:val="0"/>
      <w:marTop w:val="0"/>
      <w:marBottom w:val="0"/>
      <w:divBdr>
        <w:top w:val="none" w:sz="0" w:space="0" w:color="auto"/>
        <w:left w:val="none" w:sz="0" w:space="0" w:color="auto"/>
        <w:bottom w:val="none" w:sz="0" w:space="0" w:color="auto"/>
        <w:right w:val="none" w:sz="0" w:space="0" w:color="auto"/>
      </w:divBdr>
    </w:div>
    <w:div w:id="1157645417">
      <w:bodyDiv w:val="1"/>
      <w:marLeft w:val="0"/>
      <w:marRight w:val="0"/>
      <w:marTop w:val="0"/>
      <w:marBottom w:val="0"/>
      <w:divBdr>
        <w:top w:val="none" w:sz="0" w:space="0" w:color="auto"/>
        <w:left w:val="none" w:sz="0" w:space="0" w:color="auto"/>
        <w:bottom w:val="none" w:sz="0" w:space="0" w:color="auto"/>
        <w:right w:val="none" w:sz="0" w:space="0" w:color="auto"/>
      </w:divBdr>
    </w:div>
    <w:div w:id="1171679946">
      <w:bodyDiv w:val="1"/>
      <w:marLeft w:val="0"/>
      <w:marRight w:val="0"/>
      <w:marTop w:val="0"/>
      <w:marBottom w:val="0"/>
      <w:divBdr>
        <w:top w:val="none" w:sz="0" w:space="0" w:color="auto"/>
        <w:left w:val="none" w:sz="0" w:space="0" w:color="auto"/>
        <w:bottom w:val="none" w:sz="0" w:space="0" w:color="auto"/>
        <w:right w:val="none" w:sz="0" w:space="0" w:color="auto"/>
      </w:divBdr>
    </w:div>
    <w:div w:id="1174954506">
      <w:bodyDiv w:val="1"/>
      <w:marLeft w:val="0"/>
      <w:marRight w:val="0"/>
      <w:marTop w:val="0"/>
      <w:marBottom w:val="0"/>
      <w:divBdr>
        <w:top w:val="none" w:sz="0" w:space="0" w:color="auto"/>
        <w:left w:val="none" w:sz="0" w:space="0" w:color="auto"/>
        <w:bottom w:val="none" w:sz="0" w:space="0" w:color="auto"/>
        <w:right w:val="none" w:sz="0" w:space="0" w:color="auto"/>
      </w:divBdr>
    </w:div>
    <w:div w:id="1176185744">
      <w:bodyDiv w:val="1"/>
      <w:marLeft w:val="0"/>
      <w:marRight w:val="0"/>
      <w:marTop w:val="0"/>
      <w:marBottom w:val="0"/>
      <w:divBdr>
        <w:top w:val="none" w:sz="0" w:space="0" w:color="auto"/>
        <w:left w:val="none" w:sz="0" w:space="0" w:color="auto"/>
        <w:bottom w:val="none" w:sz="0" w:space="0" w:color="auto"/>
        <w:right w:val="none" w:sz="0" w:space="0" w:color="auto"/>
      </w:divBdr>
    </w:div>
    <w:div w:id="1178931670">
      <w:bodyDiv w:val="1"/>
      <w:marLeft w:val="0"/>
      <w:marRight w:val="0"/>
      <w:marTop w:val="0"/>
      <w:marBottom w:val="0"/>
      <w:divBdr>
        <w:top w:val="none" w:sz="0" w:space="0" w:color="auto"/>
        <w:left w:val="none" w:sz="0" w:space="0" w:color="auto"/>
        <w:bottom w:val="none" w:sz="0" w:space="0" w:color="auto"/>
        <w:right w:val="none" w:sz="0" w:space="0" w:color="auto"/>
      </w:divBdr>
    </w:div>
    <w:div w:id="1185360876">
      <w:bodyDiv w:val="1"/>
      <w:marLeft w:val="0"/>
      <w:marRight w:val="0"/>
      <w:marTop w:val="0"/>
      <w:marBottom w:val="0"/>
      <w:divBdr>
        <w:top w:val="none" w:sz="0" w:space="0" w:color="auto"/>
        <w:left w:val="none" w:sz="0" w:space="0" w:color="auto"/>
        <w:bottom w:val="none" w:sz="0" w:space="0" w:color="auto"/>
        <w:right w:val="none" w:sz="0" w:space="0" w:color="auto"/>
      </w:divBdr>
    </w:div>
    <w:div w:id="1211959103">
      <w:bodyDiv w:val="1"/>
      <w:marLeft w:val="0"/>
      <w:marRight w:val="0"/>
      <w:marTop w:val="0"/>
      <w:marBottom w:val="0"/>
      <w:divBdr>
        <w:top w:val="none" w:sz="0" w:space="0" w:color="auto"/>
        <w:left w:val="none" w:sz="0" w:space="0" w:color="auto"/>
        <w:bottom w:val="none" w:sz="0" w:space="0" w:color="auto"/>
        <w:right w:val="none" w:sz="0" w:space="0" w:color="auto"/>
      </w:divBdr>
    </w:div>
    <w:div w:id="1237084984">
      <w:bodyDiv w:val="1"/>
      <w:marLeft w:val="0"/>
      <w:marRight w:val="0"/>
      <w:marTop w:val="0"/>
      <w:marBottom w:val="0"/>
      <w:divBdr>
        <w:top w:val="none" w:sz="0" w:space="0" w:color="auto"/>
        <w:left w:val="none" w:sz="0" w:space="0" w:color="auto"/>
        <w:bottom w:val="none" w:sz="0" w:space="0" w:color="auto"/>
        <w:right w:val="none" w:sz="0" w:space="0" w:color="auto"/>
      </w:divBdr>
    </w:div>
    <w:div w:id="1250504628">
      <w:bodyDiv w:val="1"/>
      <w:marLeft w:val="0"/>
      <w:marRight w:val="0"/>
      <w:marTop w:val="0"/>
      <w:marBottom w:val="0"/>
      <w:divBdr>
        <w:top w:val="none" w:sz="0" w:space="0" w:color="auto"/>
        <w:left w:val="none" w:sz="0" w:space="0" w:color="auto"/>
        <w:bottom w:val="none" w:sz="0" w:space="0" w:color="auto"/>
        <w:right w:val="none" w:sz="0" w:space="0" w:color="auto"/>
      </w:divBdr>
    </w:div>
    <w:div w:id="1260024937">
      <w:bodyDiv w:val="1"/>
      <w:marLeft w:val="0"/>
      <w:marRight w:val="0"/>
      <w:marTop w:val="0"/>
      <w:marBottom w:val="0"/>
      <w:divBdr>
        <w:top w:val="none" w:sz="0" w:space="0" w:color="auto"/>
        <w:left w:val="none" w:sz="0" w:space="0" w:color="auto"/>
        <w:bottom w:val="none" w:sz="0" w:space="0" w:color="auto"/>
        <w:right w:val="none" w:sz="0" w:space="0" w:color="auto"/>
      </w:divBdr>
    </w:div>
    <w:div w:id="1281380855">
      <w:bodyDiv w:val="1"/>
      <w:marLeft w:val="0"/>
      <w:marRight w:val="0"/>
      <w:marTop w:val="0"/>
      <w:marBottom w:val="0"/>
      <w:divBdr>
        <w:top w:val="none" w:sz="0" w:space="0" w:color="auto"/>
        <w:left w:val="none" w:sz="0" w:space="0" w:color="auto"/>
        <w:bottom w:val="none" w:sz="0" w:space="0" w:color="auto"/>
        <w:right w:val="none" w:sz="0" w:space="0" w:color="auto"/>
      </w:divBdr>
      <w:divsChild>
        <w:div w:id="1083450410">
          <w:marLeft w:val="0"/>
          <w:marRight w:val="0"/>
          <w:marTop w:val="0"/>
          <w:marBottom w:val="240"/>
          <w:divBdr>
            <w:top w:val="none" w:sz="0" w:space="0" w:color="auto"/>
            <w:left w:val="none" w:sz="0" w:space="0" w:color="auto"/>
            <w:bottom w:val="none" w:sz="0" w:space="0" w:color="auto"/>
            <w:right w:val="none" w:sz="0" w:space="0" w:color="auto"/>
          </w:divBdr>
        </w:div>
      </w:divsChild>
    </w:div>
    <w:div w:id="1289047433">
      <w:bodyDiv w:val="1"/>
      <w:marLeft w:val="0"/>
      <w:marRight w:val="0"/>
      <w:marTop w:val="0"/>
      <w:marBottom w:val="0"/>
      <w:divBdr>
        <w:top w:val="none" w:sz="0" w:space="0" w:color="auto"/>
        <w:left w:val="none" w:sz="0" w:space="0" w:color="auto"/>
        <w:bottom w:val="none" w:sz="0" w:space="0" w:color="auto"/>
        <w:right w:val="none" w:sz="0" w:space="0" w:color="auto"/>
      </w:divBdr>
    </w:div>
    <w:div w:id="1303387067">
      <w:bodyDiv w:val="1"/>
      <w:marLeft w:val="0"/>
      <w:marRight w:val="0"/>
      <w:marTop w:val="0"/>
      <w:marBottom w:val="0"/>
      <w:divBdr>
        <w:top w:val="none" w:sz="0" w:space="0" w:color="auto"/>
        <w:left w:val="none" w:sz="0" w:space="0" w:color="auto"/>
        <w:bottom w:val="none" w:sz="0" w:space="0" w:color="auto"/>
        <w:right w:val="none" w:sz="0" w:space="0" w:color="auto"/>
      </w:divBdr>
    </w:div>
    <w:div w:id="1323462683">
      <w:bodyDiv w:val="1"/>
      <w:marLeft w:val="0"/>
      <w:marRight w:val="0"/>
      <w:marTop w:val="0"/>
      <w:marBottom w:val="0"/>
      <w:divBdr>
        <w:top w:val="none" w:sz="0" w:space="0" w:color="auto"/>
        <w:left w:val="none" w:sz="0" w:space="0" w:color="auto"/>
        <w:bottom w:val="none" w:sz="0" w:space="0" w:color="auto"/>
        <w:right w:val="none" w:sz="0" w:space="0" w:color="auto"/>
      </w:divBdr>
    </w:div>
    <w:div w:id="1352146102">
      <w:bodyDiv w:val="1"/>
      <w:marLeft w:val="0"/>
      <w:marRight w:val="0"/>
      <w:marTop w:val="0"/>
      <w:marBottom w:val="0"/>
      <w:divBdr>
        <w:top w:val="none" w:sz="0" w:space="0" w:color="auto"/>
        <w:left w:val="none" w:sz="0" w:space="0" w:color="auto"/>
        <w:bottom w:val="none" w:sz="0" w:space="0" w:color="auto"/>
        <w:right w:val="none" w:sz="0" w:space="0" w:color="auto"/>
      </w:divBdr>
    </w:div>
    <w:div w:id="1366783428">
      <w:bodyDiv w:val="1"/>
      <w:marLeft w:val="0"/>
      <w:marRight w:val="0"/>
      <w:marTop w:val="0"/>
      <w:marBottom w:val="0"/>
      <w:divBdr>
        <w:top w:val="none" w:sz="0" w:space="0" w:color="auto"/>
        <w:left w:val="none" w:sz="0" w:space="0" w:color="auto"/>
        <w:bottom w:val="none" w:sz="0" w:space="0" w:color="auto"/>
        <w:right w:val="none" w:sz="0" w:space="0" w:color="auto"/>
      </w:divBdr>
    </w:div>
    <w:div w:id="1375811261">
      <w:bodyDiv w:val="1"/>
      <w:marLeft w:val="0"/>
      <w:marRight w:val="0"/>
      <w:marTop w:val="0"/>
      <w:marBottom w:val="0"/>
      <w:divBdr>
        <w:top w:val="none" w:sz="0" w:space="0" w:color="auto"/>
        <w:left w:val="none" w:sz="0" w:space="0" w:color="auto"/>
        <w:bottom w:val="none" w:sz="0" w:space="0" w:color="auto"/>
        <w:right w:val="none" w:sz="0" w:space="0" w:color="auto"/>
      </w:divBdr>
    </w:div>
    <w:div w:id="1375932738">
      <w:bodyDiv w:val="1"/>
      <w:marLeft w:val="0"/>
      <w:marRight w:val="0"/>
      <w:marTop w:val="0"/>
      <w:marBottom w:val="0"/>
      <w:divBdr>
        <w:top w:val="none" w:sz="0" w:space="0" w:color="auto"/>
        <w:left w:val="none" w:sz="0" w:space="0" w:color="auto"/>
        <w:bottom w:val="none" w:sz="0" w:space="0" w:color="auto"/>
        <w:right w:val="none" w:sz="0" w:space="0" w:color="auto"/>
      </w:divBdr>
    </w:div>
    <w:div w:id="1400514355">
      <w:bodyDiv w:val="1"/>
      <w:marLeft w:val="0"/>
      <w:marRight w:val="0"/>
      <w:marTop w:val="0"/>
      <w:marBottom w:val="0"/>
      <w:divBdr>
        <w:top w:val="none" w:sz="0" w:space="0" w:color="auto"/>
        <w:left w:val="none" w:sz="0" w:space="0" w:color="auto"/>
        <w:bottom w:val="none" w:sz="0" w:space="0" w:color="auto"/>
        <w:right w:val="none" w:sz="0" w:space="0" w:color="auto"/>
      </w:divBdr>
    </w:div>
    <w:div w:id="1415198941">
      <w:bodyDiv w:val="1"/>
      <w:marLeft w:val="0"/>
      <w:marRight w:val="0"/>
      <w:marTop w:val="0"/>
      <w:marBottom w:val="0"/>
      <w:divBdr>
        <w:top w:val="none" w:sz="0" w:space="0" w:color="auto"/>
        <w:left w:val="none" w:sz="0" w:space="0" w:color="auto"/>
        <w:bottom w:val="none" w:sz="0" w:space="0" w:color="auto"/>
        <w:right w:val="none" w:sz="0" w:space="0" w:color="auto"/>
      </w:divBdr>
    </w:div>
    <w:div w:id="1437171547">
      <w:bodyDiv w:val="1"/>
      <w:marLeft w:val="0"/>
      <w:marRight w:val="0"/>
      <w:marTop w:val="0"/>
      <w:marBottom w:val="0"/>
      <w:divBdr>
        <w:top w:val="none" w:sz="0" w:space="0" w:color="auto"/>
        <w:left w:val="none" w:sz="0" w:space="0" w:color="auto"/>
        <w:bottom w:val="none" w:sz="0" w:space="0" w:color="auto"/>
        <w:right w:val="none" w:sz="0" w:space="0" w:color="auto"/>
      </w:divBdr>
    </w:div>
    <w:div w:id="1438913576">
      <w:bodyDiv w:val="1"/>
      <w:marLeft w:val="0"/>
      <w:marRight w:val="0"/>
      <w:marTop w:val="0"/>
      <w:marBottom w:val="0"/>
      <w:divBdr>
        <w:top w:val="none" w:sz="0" w:space="0" w:color="auto"/>
        <w:left w:val="none" w:sz="0" w:space="0" w:color="auto"/>
        <w:bottom w:val="none" w:sz="0" w:space="0" w:color="auto"/>
        <w:right w:val="none" w:sz="0" w:space="0" w:color="auto"/>
      </w:divBdr>
    </w:div>
    <w:div w:id="1440416559">
      <w:bodyDiv w:val="1"/>
      <w:marLeft w:val="0"/>
      <w:marRight w:val="0"/>
      <w:marTop w:val="0"/>
      <w:marBottom w:val="0"/>
      <w:divBdr>
        <w:top w:val="none" w:sz="0" w:space="0" w:color="auto"/>
        <w:left w:val="none" w:sz="0" w:space="0" w:color="auto"/>
        <w:bottom w:val="none" w:sz="0" w:space="0" w:color="auto"/>
        <w:right w:val="none" w:sz="0" w:space="0" w:color="auto"/>
      </w:divBdr>
    </w:div>
    <w:div w:id="1465079521">
      <w:bodyDiv w:val="1"/>
      <w:marLeft w:val="0"/>
      <w:marRight w:val="0"/>
      <w:marTop w:val="0"/>
      <w:marBottom w:val="0"/>
      <w:divBdr>
        <w:top w:val="none" w:sz="0" w:space="0" w:color="auto"/>
        <w:left w:val="none" w:sz="0" w:space="0" w:color="auto"/>
        <w:bottom w:val="none" w:sz="0" w:space="0" w:color="auto"/>
        <w:right w:val="none" w:sz="0" w:space="0" w:color="auto"/>
      </w:divBdr>
    </w:div>
    <w:div w:id="1474133186">
      <w:bodyDiv w:val="1"/>
      <w:marLeft w:val="0"/>
      <w:marRight w:val="0"/>
      <w:marTop w:val="0"/>
      <w:marBottom w:val="0"/>
      <w:divBdr>
        <w:top w:val="none" w:sz="0" w:space="0" w:color="auto"/>
        <w:left w:val="none" w:sz="0" w:space="0" w:color="auto"/>
        <w:bottom w:val="none" w:sz="0" w:space="0" w:color="auto"/>
        <w:right w:val="none" w:sz="0" w:space="0" w:color="auto"/>
      </w:divBdr>
    </w:div>
    <w:div w:id="1489859905">
      <w:bodyDiv w:val="1"/>
      <w:marLeft w:val="0"/>
      <w:marRight w:val="0"/>
      <w:marTop w:val="0"/>
      <w:marBottom w:val="0"/>
      <w:divBdr>
        <w:top w:val="none" w:sz="0" w:space="0" w:color="auto"/>
        <w:left w:val="none" w:sz="0" w:space="0" w:color="auto"/>
        <w:bottom w:val="none" w:sz="0" w:space="0" w:color="auto"/>
        <w:right w:val="none" w:sz="0" w:space="0" w:color="auto"/>
      </w:divBdr>
    </w:div>
    <w:div w:id="1509901282">
      <w:bodyDiv w:val="1"/>
      <w:marLeft w:val="0"/>
      <w:marRight w:val="0"/>
      <w:marTop w:val="0"/>
      <w:marBottom w:val="0"/>
      <w:divBdr>
        <w:top w:val="none" w:sz="0" w:space="0" w:color="auto"/>
        <w:left w:val="none" w:sz="0" w:space="0" w:color="auto"/>
        <w:bottom w:val="none" w:sz="0" w:space="0" w:color="auto"/>
        <w:right w:val="none" w:sz="0" w:space="0" w:color="auto"/>
      </w:divBdr>
    </w:div>
    <w:div w:id="1529684435">
      <w:bodyDiv w:val="1"/>
      <w:marLeft w:val="0"/>
      <w:marRight w:val="0"/>
      <w:marTop w:val="0"/>
      <w:marBottom w:val="0"/>
      <w:divBdr>
        <w:top w:val="none" w:sz="0" w:space="0" w:color="auto"/>
        <w:left w:val="none" w:sz="0" w:space="0" w:color="auto"/>
        <w:bottom w:val="none" w:sz="0" w:space="0" w:color="auto"/>
        <w:right w:val="none" w:sz="0" w:space="0" w:color="auto"/>
      </w:divBdr>
    </w:div>
    <w:div w:id="1544057625">
      <w:bodyDiv w:val="1"/>
      <w:marLeft w:val="0"/>
      <w:marRight w:val="0"/>
      <w:marTop w:val="0"/>
      <w:marBottom w:val="0"/>
      <w:divBdr>
        <w:top w:val="none" w:sz="0" w:space="0" w:color="auto"/>
        <w:left w:val="none" w:sz="0" w:space="0" w:color="auto"/>
        <w:bottom w:val="none" w:sz="0" w:space="0" w:color="auto"/>
        <w:right w:val="none" w:sz="0" w:space="0" w:color="auto"/>
      </w:divBdr>
    </w:div>
    <w:div w:id="1546677760">
      <w:bodyDiv w:val="1"/>
      <w:marLeft w:val="0"/>
      <w:marRight w:val="0"/>
      <w:marTop w:val="0"/>
      <w:marBottom w:val="0"/>
      <w:divBdr>
        <w:top w:val="none" w:sz="0" w:space="0" w:color="auto"/>
        <w:left w:val="none" w:sz="0" w:space="0" w:color="auto"/>
        <w:bottom w:val="none" w:sz="0" w:space="0" w:color="auto"/>
        <w:right w:val="none" w:sz="0" w:space="0" w:color="auto"/>
      </w:divBdr>
    </w:div>
    <w:div w:id="1558668697">
      <w:bodyDiv w:val="1"/>
      <w:marLeft w:val="120"/>
      <w:marRight w:val="120"/>
      <w:marTop w:val="0"/>
      <w:marBottom w:val="0"/>
      <w:divBdr>
        <w:top w:val="none" w:sz="0" w:space="0" w:color="auto"/>
        <w:left w:val="none" w:sz="0" w:space="0" w:color="auto"/>
        <w:bottom w:val="none" w:sz="0" w:space="0" w:color="auto"/>
        <w:right w:val="none" w:sz="0" w:space="0" w:color="auto"/>
      </w:divBdr>
    </w:div>
    <w:div w:id="1564414954">
      <w:bodyDiv w:val="1"/>
      <w:marLeft w:val="0"/>
      <w:marRight w:val="0"/>
      <w:marTop w:val="0"/>
      <w:marBottom w:val="0"/>
      <w:divBdr>
        <w:top w:val="none" w:sz="0" w:space="0" w:color="auto"/>
        <w:left w:val="none" w:sz="0" w:space="0" w:color="auto"/>
        <w:bottom w:val="none" w:sz="0" w:space="0" w:color="auto"/>
        <w:right w:val="none" w:sz="0" w:space="0" w:color="auto"/>
      </w:divBdr>
    </w:div>
    <w:div w:id="1564564507">
      <w:bodyDiv w:val="1"/>
      <w:marLeft w:val="0"/>
      <w:marRight w:val="0"/>
      <w:marTop w:val="0"/>
      <w:marBottom w:val="0"/>
      <w:divBdr>
        <w:top w:val="none" w:sz="0" w:space="0" w:color="auto"/>
        <w:left w:val="none" w:sz="0" w:space="0" w:color="auto"/>
        <w:bottom w:val="none" w:sz="0" w:space="0" w:color="auto"/>
        <w:right w:val="none" w:sz="0" w:space="0" w:color="auto"/>
      </w:divBdr>
    </w:div>
    <w:div w:id="1566795704">
      <w:bodyDiv w:val="1"/>
      <w:marLeft w:val="0"/>
      <w:marRight w:val="0"/>
      <w:marTop w:val="0"/>
      <w:marBottom w:val="0"/>
      <w:divBdr>
        <w:top w:val="none" w:sz="0" w:space="0" w:color="auto"/>
        <w:left w:val="none" w:sz="0" w:space="0" w:color="auto"/>
        <w:bottom w:val="none" w:sz="0" w:space="0" w:color="auto"/>
        <w:right w:val="none" w:sz="0" w:space="0" w:color="auto"/>
      </w:divBdr>
    </w:div>
    <w:div w:id="1572109173">
      <w:bodyDiv w:val="1"/>
      <w:marLeft w:val="0"/>
      <w:marRight w:val="0"/>
      <w:marTop w:val="0"/>
      <w:marBottom w:val="0"/>
      <w:divBdr>
        <w:top w:val="none" w:sz="0" w:space="0" w:color="auto"/>
        <w:left w:val="none" w:sz="0" w:space="0" w:color="auto"/>
        <w:bottom w:val="none" w:sz="0" w:space="0" w:color="auto"/>
        <w:right w:val="none" w:sz="0" w:space="0" w:color="auto"/>
      </w:divBdr>
    </w:div>
    <w:div w:id="1574242450">
      <w:bodyDiv w:val="1"/>
      <w:marLeft w:val="0"/>
      <w:marRight w:val="0"/>
      <w:marTop w:val="0"/>
      <w:marBottom w:val="0"/>
      <w:divBdr>
        <w:top w:val="none" w:sz="0" w:space="0" w:color="auto"/>
        <w:left w:val="none" w:sz="0" w:space="0" w:color="auto"/>
        <w:bottom w:val="none" w:sz="0" w:space="0" w:color="auto"/>
        <w:right w:val="none" w:sz="0" w:space="0" w:color="auto"/>
      </w:divBdr>
    </w:div>
    <w:div w:id="1583904983">
      <w:bodyDiv w:val="1"/>
      <w:marLeft w:val="0"/>
      <w:marRight w:val="0"/>
      <w:marTop w:val="0"/>
      <w:marBottom w:val="0"/>
      <w:divBdr>
        <w:top w:val="none" w:sz="0" w:space="0" w:color="auto"/>
        <w:left w:val="none" w:sz="0" w:space="0" w:color="auto"/>
        <w:bottom w:val="none" w:sz="0" w:space="0" w:color="auto"/>
        <w:right w:val="none" w:sz="0" w:space="0" w:color="auto"/>
      </w:divBdr>
    </w:div>
    <w:div w:id="1599679640">
      <w:bodyDiv w:val="1"/>
      <w:marLeft w:val="0"/>
      <w:marRight w:val="0"/>
      <w:marTop w:val="0"/>
      <w:marBottom w:val="0"/>
      <w:divBdr>
        <w:top w:val="none" w:sz="0" w:space="0" w:color="auto"/>
        <w:left w:val="none" w:sz="0" w:space="0" w:color="auto"/>
        <w:bottom w:val="none" w:sz="0" w:space="0" w:color="auto"/>
        <w:right w:val="none" w:sz="0" w:space="0" w:color="auto"/>
      </w:divBdr>
    </w:div>
    <w:div w:id="1611887579">
      <w:bodyDiv w:val="1"/>
      <w:marLeft w:val="0"/>
      <w:marRight w:val="0"/>
      <w:marTop w:val="0"/>
      <w:marBottom w:val="0"/>
      <w:divBdr>
        <w:top w:val="none" w:sz="0" w:space="0" w:color="auto"/>
        <w:left w:val="none" w:sz="0" w:space="0" w:color="auto"/>
        <w:bottom w:val="none" w:sz="0" w:space="0" w:color="auto"/>
        <w:right w:val="none" w:sz="0" w:space="0" w:color="auto"/>
      </w:divBdr>
    </w:div>
    <w:div w:id="1614941965">
      <w:bodyDiv w:val="1"/>
      <w:marLeft w:val="0"/>
      <w:marRight w:val="0"/>
      <w:marTop w:val="0"/>
      <w:marBottom w:val="0"/>
      <w:divBdr>
        <w:top w:val="none" w:sz="0" w:space="0" w:color="auto"/>
        <w:left w:val="none" w:sz="0" w:space="0" w:color="auto"/>
        <w:bottom w:val="none" w:sz="0" w:space="0" w:color="auto"/>
        <w:right w:val="none" w:sz="0" w:space="0" w:color="auto"/>
      </w:divBdr>
    </w:div>
    <w:div w:id="1629772555">
      <w:bodyDiv w:val="1"/>
      <w:marLeft w:val="0"/>
      <w:marRight w:val="0"/>
      <w:marTop w:val="0"/>
      <w:marBottom w:val="0"/>
      <w:divBdr>
        <w:top w:val="none" w:sz="0" w:space="0" w:color="auto"/>
        <w:left w:val="none" w:sz="0" w:space="0" w:color="auto"/>
        <w:bottom w:val="none" w:sz="0" w:space="0" w:color="auto"/>
        <w:right w:val="none" w:sz="0" w:space="0" w:color="auto"/>
      </w:divBdr>
    </w:div>
    <w:div w:id="1641033161">
      <w:bodyDiv w:val="1"/>
      <w:marLeft w:val="0"/>
      <w:marRight w:val="0"/>
      <w:marTop w:val="0"/>
      <w:marBottom w:val="0"/>
      <w:divBdr>
        <w:top w:val="none" w:sz="0" w:space="0" w:color="auto"/>
        <w:left w:val="none" w:sz="0" w:space="0" w:color="auto"/>
        <w:bottom w:val="none" w:sz="0" w:space="0" w:color="auto"/>
        <w:right w:val="none" w:sz="0" w:space="0" w:color="auto"/>
      </w:divBdr>
    </w:div>
    <w:div w:id="1643345140">
      <w:bodyDiv w:val="1"/>
      <w:marLeft w:val="0"/>
      <w:marRight w:val="0"/>
      <w:marTop w:val="0"/>
      <w:marBottom w:val="0"/>
      <w:divBdr>
        <w:top w:val="none" w:sz="0" w:space="0" w:color="auto"/>
        <w:left w:val="none" w:sz="0" w:space="0" w:color="auto"/>
        <w:bottom w:val="none" w:sz="0" w:space="0" w:color="auto"/>
        <w:right w:val="none" w:sz="0" w:space="0" w:color="auto"/>
      </w:divBdr>
    </w:div>
    <w:div w:id="1644310653">
      <w:bodyDiv w:val="1"/>
      <w:marLeft w:val="0"/>
      <w:marRight w:val="0"/>
      <w:marTop w:val="0"/>
      <w:marBottom w:val="0"/>
      <w:divBdr>
        <w:top w:val="none" w:sz="0" w:space="0" w:color="auto"/>
        <w:left w:val="none" w:sz="0" w:space="0" w:color="auto"/>
        <w:bottom w:val="none" w:sz="0" w:space="0" w:color="auto"/>
        <w:right w:val="none" w:sz="0" w:space="0" w:color="auto"/>
      </w:divBdr>
    </w:div>
    <w:div w:id="1655640907">
      <w:bodyDiv w:val="1"/>
      <w:marLeft w:val="0"/>
      <w:marRight w:val="0"/>
      <w:marTop w:val="0"/>
      <w:marBottom w:val="0"/>
      <w:divBdr>
        <w:top w:val="none" w:sz="0" w:space="0" w:color="auto"/>
        <w:left w:val="none" w:sz="0" w:space="0" w:color="auto"/>
        <w:bottom w:val="none" w:sz="0" w:space="0" w:color="auto"/>
        <w:right w:val="none" w:sz="0" w:space="0" w:color="auto"/>
      </w:divBdr>
    </w:div>
    <w:div w:id="1660578219">
      <w:bodyDiv w:val="1"/>
      <w:marLeft w:val="0"/>
      <w:marRight w:val="0"/>
      <w:marTop w:val="0"/>
      <w:marBottom w:val="0"/>
      <w:divBdr>
        <w:top w:val="none" w:sz="0" w:space="0" w:color="auto"/>
        <w:left w:val="none" w:sz="0" w:space="0" w:color="auto"/>
        <w:bottom w:val="none" w:sz="0" w:space="0" w:color="auto"/>
        <w:right w:val="none" w:sz="0" w:space="0" w:color="auto"/>
      </w:divBdr>
    </w:div>
    <w:div w:id="1677683464">
      <w:bodyDiv w:val="1"/>
      <w:marLeft w:val="0"/>
      <w:marRight w:val="0"/>
      <w:marTop w:val="0"/>
      <w:marBottom w:val="0"/>
      <w:divBdr>
        <w:top w:val="none" w:sz="0" w:space="0" w:color="auto"/>
        <w:left w:val="none" w:sz="0" w:space="0" w:color="auto"/>
        <w:bottom w:val="none" w:sz="0" w:space="0" w:color="auto"/>
        <w:right w:val="none" w:sz="0" w:space="0" w:color="auto"/>
      </w:divBdr>
    </w:div>
    <w:div w:id="1691638940">
      <w:bodyDiv w:val="1"/>
      <w:marLeft w:val="0"/>
      <w:marRight w:val="0"/>
      <w:marTop w:val="0"/>
      <w:marBottom w:val="0"/>
      <w:divBdr>
        <w:top w:val="none" w:sz="0" w:space="0" w:color="auto"/>
        <w:left w:val="none" w:sz="0" w:space="0" w:color="auto"/>
        <w:bottom w:val="none" w:sz="0" w:space="0" w:color="auto"/>
        <w:right w:val="none" w:sz="0" w:space="0" w:color="auto"/>
      </w:divBdr>
    </w:div>
    <w:div w:id="1695887463">
      <w:bodyDiv w:val="1"/>
      <w:marLeft w:val="0"/>
      <w:marRight w:val="0"/>
      <w:marTop w:val="0"/>
      <w:marBottom w:val="0"/>
      <w:divBdr>
        <w:top w:val="none" w:sz="0" w:space="0" w:color="auto"/>
        <w:left w:val="none" w:sz="0" w:space="0" w:color="auto"/>
        <w:bottom w:val="none" w:sz="0" w:space="0" w:color="auto"/>
        <w:right w:val="none" w:sz="0" w:space="0" w:color="auto"/>
      </w:divBdr>
      <w:divsChild>
        <w:div w:id="301428272">
          <w:marLeft w:val="0"/>
          <w:marRight w:val="0"/>
          <w:marTop w:val="0"/>
          <w:marBottom w:val="0"/>
          <w:divBdr>
            <w:top w:val="none" w:sz="0" w:space="0" w:color="auto"/>
            <w:left w:val="none" w:sz="0" w:space="0" w:color="auto"/>
            <w:bottom w:val="none" w:sz="0" w:space="0" w:color="auto"/>
            <w:right w:val="none" w:sz="0" w:space="0" w:color="auto"/>
          </w:divBdr>
          <w:divsChild>
            <w:div w:id="406003981">
              <w:marLeft w:val="0"/>
              <w:marRight w:val="0"/>
              <w:marTop w:val="0"/>
              <w:marBottom w:val="0"/>
              <w:divBdr>
                <w:top w:val="single" w:sz="2" w:space="0" w:color="FFFFFF"/>
                <w:left w:val="single" w:sz="2" w:space="0" w:color="FFFFFF"/>
                <w:bottom w:val="single" w:sz="2" w:space="0" w:color="FFFFFF"/>
                <w:right w:val="single" w:sz="2" w:space="0" w:color="FFFFFF"/>
              </w:divBdr>
              <w:divsChild>
                <w:div w:id="1310132775">
                  <w:marLeft w:val="60"/>
                  <w:marRight w:val="60"/>
                  <w:marTop w:val="60"/>
                  <w:marBottom w:val="60"/>
                  <w:divBdr>
                    <w:top w:val="single" w:sz="2" w:space="0" w:color="FFFFFF"/>
                    <w:left w:val="single" w:sz="2" w:space="0" w:color="FFFFFF"/>
                    <w:bottom w:val="single" w:sz="2" w:space="0" w:color="FFFFFF"/>
                    <w:right w:val="single" w:sz="2" w:space="0" w:color="FFFFFF"/>
                  </w:divBdr>
                  <w:divsChild>
                    <w:div w:id="1468474382">
                      <w:marLeft w:val="0"/>
                      <w:marRight w:val="0"/>
                      <w:marTop w:val="0"/>
                      <w:marBottom w:val="0"/>
                      <w:divBdr>
                        <w:top w:val="none" w:sz="0" w:space="0" w:color="auto"/>
                        <w:left w:val="none" w:sz="0" w:space="0" w:color="auto"/>
                        <w:bottom w:val="none" w:sz="0" w:space="0" w:color="auto"/>
                        <w:right w:val="none" w:sz="0" w:space="0" w:color="auto"/>
                      </w:divBdr>
                      <w:divsChild>
                        <w:div w:id="43913463">
                          <w:marLeft w:val="0"/>
                          <w:marRight w:val="0"/>
                          <w:marTop w:val="0"/>
                          <w:marBottom w:val="0"/>
                          <w:divBdr>
                            <w:top w:val="single" w:sz="2" w:space="1" w:color="5D6065"/>
                            <w:left w:val="single" w:sz="2" w:space="0" w:color="5D6065"/>
                            <w:bottom w:val="single" w:sz="2" w:space="0" w:color="5D6065"/>
                            <w:right w:val="single" w:sz="2" w:space="0" w:color="5D6065"/>
                          </w:divBdr>
                          <w:divsChild>
                            <w:div w:id="1110508798">
                              <w:marLeft w:val="15"/>
                              <w:marRight w:val="15"/>
                              <w:marTop w:val="0"/>
                              <w:marBottom w:val="15"/>
                              <w:divBdr>
                                <w:top w:val="none" w:sz="0" w:space="0" w:color="auto"/>
                                <w:left w:val="none" w:sz="0" w:space="0" w:color="auto"/>
                                <w:bottom w:val="none" w:sz="0" w:space="0" w:color="auto"/>
                                <w:right w:val="none" w:sz="0" w:space="0" w:color="auto"/>
                              </w:divBdr>
                            </w:div>
                          </w:divsChild>
                        </w:div>
                        <w:div w:id="541744517">
                          <w:marLeft w:val="0"/>
                          <w:marRight w:val="0"/>
                          <w:marTop w:val="0"/>
                          <w:marBottom w:val="0"/>
                          <w:divBdr>
                            <w:top w:val="none" w:sz="0" w:space="0" w:color="auto"/>
                            <w:left w:val="single" w:sz="2" w:space="0" w:color="5D6065"/>
                            <w:bottom w:val="single" w:sz="2" w:space="0" w:color="5D6065"/>
                            <w:right w:val="single" w:sz="2" w:space="0" w:color="5D6065"/>
                          </w:divBdr>
                          <w:divsChild>
                            <w:div w:id="457187391">
                              <w:marLeft w:val="0"/>
                              <w:marRight w:val="0"/>
                              <w:marTop w:val="0"/>
                              <w:marBottom w:val="0"/>
                              <w:divBdr>
                                <w:top w:val="none" w:sz="0" w:space="0" w:color="auto"/>
                                <w:left w:val="none" w:sz="0" w:space="0" w:color="auto"/>
                                <w:bottom w:val="none" w:sz="0" w:space="0" w:color="auto"/>
                                <w:right w:val="none" w:sz="0" w:space="0" w:color="auto"/>
                              </w:divBdr>
                              <w:divsChild>
                                <w:div w:id="67460296">
                                  <w:marLeft w:val="0"/>
                                  <w:marRight w:val="0"/>
                                  <w:marTop w:val="0"/>
                                  <w:marBottom w:val="0"/>
                                  <w:divBdr>
                                    <w:top w:val="none" w:sz="0" w:space="0" w:color="auto"/>
                                    <w:left w:val="none" w:sz="0" w:space="0" w:color="auto"/>
                                    <w:bottom w:val="none" w:sz="0" w:space="0" w:color="auto"/>
                                    <w:right w:val="none" w:sz="0" w:space="0" w:color="auto"/>
                                  </w:divBdr>
                                  <w:divsChild>
                                    <w:div w:id="977034795">
                                      <w:marLeft w:val="0"/>
                                      <w:marRight w:val="0"/>
                                      <w:marTop w:val="0"/>
                                      <w:marBottom w:val="0"/>
                                      <w:divBdr>
                                        <w:top w:val="none" w:sz="0" w:space="0" w:color="auto"/>
                                        <w:left w:val="none" w:sz="0" w:space="0" w:color="auto"/>
                                        <w:bottom w:val="none" w:sz="0" w:space="0" w:color="auto"/>
                                        <w:right w:val="none" w:sz="0" w:space="0" w:color="auto"/>
                                      </w:divBdr>
                                      <w:divsChild>
                                        <w:div w:id="1631084941">
                                          <w:marLeft w:val="0"/>
                                          <w:marRight w:val="0"/>
                                          <w:marTop w:val="0"/>
                                          <w:marBottom w:val="0"/>
                                          <w:divBdr>
                                            <w:top w:val="single" w:sz="6" w:space="0" w:color="B0B7C2"/>
                                            <w:left w:val="single" w:sz="6" w:space="0" w:color="B0B7C2"/>
                                            <w:bottom w:val="single" w:sz="6" w:space="0" w:color="B0B7C2"/>
                                            <w:right w:val="single" w:sz="6" w:space="0" w:color="B0B7C2"/>
                                          </w:divBdr>
                                          <w:divsChild>
                                            <w:div w:id="1346634761">
                                              <w:marLeft w:val="0"/>
                                              <w:marRight w:val="0"/>
                                              <w:marTop w:val="0"/>
                                              <w:marBottom w:val="0"/>
                                              <w:divBdr>
                                                <w:top w:val="none" w:sz="0" w:space="0" w:color="auto"/>
                                                <w:left w:val="none" w:sz="0" w:space="0" w:color="auto"/>
                                                <w:bottom w:val="none" w:sz="0" w:space="0" w:color="auto"/>
                                                <w:right w:val="none" w:sz="0" w:space="0" w:color="auto"/>
                                              </w:divBdr>
                                            </w:div>
                                          </w:divsChild>
                                        </w:div>
                                        <w:div w:id="1959951820">
                                          <w:marLeft w:val="0"/>
                                          <w:marRight w:val="0"/>
                                          <w:marTop w:val="0"/>
                                          <w:marBottom w:val="0"/>
                                          <w:divBdr>
                                            <w:top w:val="none" w:sz="0" w:space="0" w:color="auto"/>
                                            <w:left w:val="none" w:sz="0" w:space="0" w:color="auto"/>
                                            <w:bottom w:val="none" w:sz="0" w:space="0" w:color="auto"/>
                                            <w:right w:val="none" w:sz="0" w:space="0" w:color="auto"/>
                                          </w:divBdr>
                                          <w:divsChild>
                                            <w:div w:id="1986737332">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1311178772">
                                      <w:marLeft w:val="0"/>
                                      <w:marRight w:val="0"/>
                                      <w:marTop w:val="0"/>
                                      <w:marBottom w:val="0"/>
                                      <w:divBdr>
                                        <w:top w:val="none" w:sz="0" w:space="0" w:color="auto"/>
                                        <w:left w:val="none" w:sz="0" w:space="0" w:color="auto"/>
                                        <w:bottom w:val="none" w:sz="0" w:space="0" w:color="auto"/>
                                        <w:right w:val="none" w:sz="0" w:space="0" w:color="auto"/>
                                      </w:divBdr>
                                      <w:divsChild>
                                        <w:div w:id="1148135539">
                                          <w:marLeft w:val="0"/>
                                          <w:marRight w:val="0"/>
                                          <w:marTop w:val="0"/>
                                          <w:marBottom w:val="0"/>
                                          <w:divBdr>
                                            <w:top w:val="single" w:sz="6" w:space="0" w:color="B0B7C2"/>
                                            <w:left w:val="single" w:sz="6" w:space="0" w:color="B0B7C2"/>
                                            <w:bottom w:val="single" w:sz="6" w:space="0" w:color="B0B7C2"/>
                                            <w:right w:val="single" w:sz="6" w:space="0" w:color="B0B7C2"/>
                                          </w:divBdr>
                                          <w:divsChild>
                                            <w:div w:id="308629942">
                                              <w:marLeft w:val="0"/>
                                              <w:marRight w:val="0"/>
                                              <w:marTop w:val="0"/>
                                              <w:marBottom w:val="0"/>
                                              <w:divBdr>
                                                <w:top w:val="none" w:sz="0" w:space="0" w:color="auto"/>
                                                <w:left w:val="none" w:sz="0" w:space="0" w:color="auto"/>
                                                <w:bottom w:val="none" w:sz="0" w:space="0" w:color="auto"/>
                                                <w:right w:val="none" w:sz="0" w:space="0" w:color="auto"/>
                                              </w:divBdr>
                                            </w:div>
                                          </w:divsChild>
                                        </w:div>
                                        <w:div w:id="1992707084">
                                          <w:marLeft w:val="0"/>
                                          <w:marRight w:val="0"/>
                                          <w:marTop w:val="0"/>
                                          <w:marBottom w:val="0"/>
                                          <w:divBdr>
                                            <w:top w:val="none" w:sz="0" w:space="0" w:color="auto"/>
                                            <w:left w:val="none" w:sz="0" w:space="0" w:color="auto"/>
                                            <w:bottom w:val="none" w:sz="0" w:space="0" w:color="auto"/>
                                            <w:right w:val="none" w:sz="0" w:space="0" w:color="auto"/>
                                          </w:divBdr>
                                        </w:div>
                                      </w:divsChild>
                                    </w:div>
                                    <w:div w:id="1484002040">
                                      <w:marLeft w:val="0"/>
                                      <w:marRight w:val="0"/>
                                      <w:marTop w:val="0"/>
                                      <w:marBottom w:val="0"/>
                                      <w:divBdr>
                                        <w:top w:val="none" w:sz="0" w:space="0" w:color="auto"/>
                                        <w:left w:val="none" w:sz="0" w:space="0" w:color="auto"/>
                                        <w:bottom w:val="none" w:sz="0" w:space="0" w:color="auto"/>
                                        <w:right w:val="none" w:sz="0" w:space="0" w:color="auto"/>
                                      </w:divBdr>
                                      <w:divsChild>
                                        <w:div w:id="658079371">
                                          <w:marLeft w:val="0"/>
                                          <w:marRight w:val="30"/>
                                          <w:marTop w:val="0"/>
                                          <w:marBottom w:val="0"/>
                                          <w:divBdr>
                                            <w:top w:val="none" w:sz="0" w:space="0" w:color="auto"/>
                                            <w:left w:val="none" w:sz="0" w:space="0" w:color="auto"/>
                                            <w:bottom w:val="none" w:sz="0" w:space="0" w:color="auto"/>
                                            <w:right w:val="none" w:sz="0" w:space="0" w:color="auto"/>
                                          </w:divBdr>
                                        </w:div>
                                      </w:divsChild>
                                    </w:div>
                                    <w:div w:id="1781795630">
                                      <w:marLeft w:val="0"/>
                                      <w:marRight w:val="0"/>
                                      <w:marTop w:val="0"/>
                                      <w:marBottom w:val="0"/>
                                      <w:divBdr>
                                        <w:top w:val="none" w:sz="0" w:space="0" w:color="auto"/>
                                        <w:left w:val="none" w:sz="0" w:space="0" w:color="auto"/>
                                        <w:bottom w:val="none" w:sz="0" w:space="0" w:color="auto"/>
                                        <w:right w:val="none" w:sz="0" w:space="0" w:color="auto"/>
                                      </w:divBdr>
                                      <w:divsChild>
                                        <w:div w:id="607002826">
                                          <w:marLeft w:val="0"/>
                                          <w:marRight w:val="0"/>
                                          <w:marTop w:val="0"/>
                                          <w:marBottom w:val="0"/>
                                          <w:divBdr>
                                            <w:top w:val="single" w:sz="6" w:space="0" w:color="B0B7C2"/>
                                            <w:left w:val="single" w:sz="6" w:space="0" w:color="B0B7C2"/>
                                            <w:bottom w:val="single" w:sz="6" w:space="0" w:color="B0B7C2"/>
                                            <w:right w:val="single" w:sz="6" w:space="0" w:color="B0B7C2"/>
                                          </w:divBdr>
                                          <w:divsChild>
                                            <w:div w:id="672494948">
                                              <w:marLeft w:val="0"/>
                                              <w:marRight w:val="0"/>
                                              <w:marTop w:val="0"/>
                                              <w:marBottom w:val="0"/>
                                              <w:divBdr>
                                                <w:top w:val="none" w:sz="0" w:space="0" w:color="auto"/>
                                                <w:left w:val="none" w:sz="0" w:space="0" w:color="auto"/>
                                                <w:bottom w:val="none" w:sz="0" w:space="0" w:color="auto"/>
                                                <w:right w:val="none" w:sz="0" w:space="0" w:color="auto"/>
                                              </w:divBdr>
                                            </w:div>
                                          </w:divsChild>
                                        </w:div>
                                        <w:div w:id="681199579">
                                          <w:marLeft w:val="0"/>
                                          <w:marRight w:val="0"/>
                                          <w:marTop w:val="0"/>
                                          <w:marBottom w:val="0"/>
                                          <w:divBdr>
                                            <w:top w:val="none" w:sz="0" w:space="0" w:color="auto"/>
                                            <w:left w:val="none" w:sz="0" w:space="0" w:color="auto"/>
                                            <w:bottom w:val="none" w:sz="0" w:space="0" w:color="auto"/>
                                            <w:right w:val="none" w:sz="0" w:space="0" w:color="auto"/>
                                          </w:divBdr>
                                        </w:div>
                                      </w:divsChild>
                                    </w:div>
                                    <w:div w:id="2020158171">
                                      <w:marLeft w:val="0"/>
                                      <w:marRight w:val="0"/>
                                      <w:marTop w:val="0"/>
                                      <w:marBottom w:val="0"/>
                                      <w:divBdr>
                                        <w:top w:val="none" w:sz="0" w:space="0" w:color="auto"/>
                                        <w:left w:val="none" w:sz="0" w:space="0" w:color="auto"/>
                                        <w:bottom w:val="none" w:sz="0" w:space="0" w:color="auto"/>
                                        <w:right w:val="none" w:sz="0" w:space="0" w:color="auto"/>
                                      </w:divBdr>
                                      <w:divsChild>
                                        <w:div w:id="813370002">
                                          <w:marLeft w:val="0"/>
                                          <w:marRight w:val="0"/>
                                          <w:marTop w:val="0"/>
                                          <w:marBottom w:val="0"/>
                                          <w:divBdr>
                                            <w:top w:val="none" w:sz="0" w:space="0" w:color="auto"/>
                                            <w:left w:val="none" w:sz="0" w:space="0" w:color="auto"/>
                                            <w:bottom w:val="none" w:sz="0" w:space="0" w:color="auto"/>
                                            <w:right w:val="none" w:sz="0" w:space="0" w:color="auto"/>
                                          </w:divBdr>
                                        </w:div>
                                        <w:div w:id="156857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0626642">
                      <w:marLeft w:val="0"/>
                      <w:marRight w:val="0"/>
                      <w:marTop w:val="0"/>
                      <w:marBottom w:val="0"/>
                      <w:divBdr>
                        <w:top w:val="none" w:sz="0" w:space="0" w:color="auto"/>
                        <w:left w:val="none" w:sz="0" w:space="0" w:color="auto"/>
                        <w:bottom w:val="none" w:sz="0" w:space="0" w:color="auto"/>
                        <w:right w:val="none" w:sz="0" w:space="0" w:color="auto"/>
                      </w:divBdr>
                      <w:divsChild>
                        <w:div w:id="1249778039">
                          <w:marLeft w:val="0"/>
                          <w:marRight w:val="0"/>
                          <w:marTop w:val="0"/>
                          <w:marBottom w:val="0"/>
                          <w:divBdr>
                            <w:top w:val="none" w:sz="0" w:space="0" w:color="auto"/>
                            <w:left w:val="single" w:sz="2" w:space="0" w:color="5D6065"/>
                            <w:bottom w:val="single" w:sz="2" w:space="0" w:color="5D6065"/>
                            <w:right w:val="single" w:sz="2" w:space="0" w:color="5D6065"/>
                          </w:divBdr>
                          <w:divsChild>
                            <w:div w:id="398213563">
                              <w:marLeft w:val="0"/>
                              <w:marRight w:val="0"/>
                              <w:marTop w:val="0"/>
                              <w:marBottom w:val="0"/>
                              <w:divBdr>
                                <w:top w:val="none" w:sz="0" w:space="0" w:color="auto"/>
                                <w:left w:val="none" w:sz="0" w:space="0" w:color="auto"/>
                                <w:bottom w:val="none" w:sz="0" w:space="0" w:color="auto"/>
                                <w:right w:val="none" w:sz="0" w:space="0" w:color="auto"/>
                              </w:divBdr>
                              <w:divsChild>
                                <w:div w:id="560293952">
                                  <w:marLeft w:val="0"/>
                                  <w:marRight w:val="0"/>
                                  <w:marTop w:val="0"/>
                                  <w:marBottom w:val="0"/>
                                  <w:divBdr>
                                    <w:top w:val="none" w:sz="0" w:space="0" w:color="auto"/>
                                    <w:left w:val="none" w:sz="0" w:space="0" w:color="auto"/>
                                    <w:bottom w:val="none" w:sz="0" w:space="0" w:color="auto"/>
                                    <w:right w:val="none" w:sz="0" w:space="0" w:color="auto"/>
                                  </w:divBdr>
                                  <w:divsChild>
                                    <w:div w:id="10843433">
                                      <w:marLeft w:val="0"/>
                                      <w:marRight w:val="0"/>
                                      <w:marTop w:val="0"/>
                                      <w:marBottom w:val="0"/>
                                      <w:divBdr>
                                        <w:top w:val="none" w:sz="0" w:space="0" w:color="auto"/>
                                        <w:left w:val="none" w:sz="0" w:space="0" w:color="auto"/>
                                        <w:bottom w:val="none" w:sz="0" w:space="0" w:color="auto"/>
                                        <w:right w:val="none" w:sz="0" w:space="0" w:color="auto"/>
                                      </w:divBdr>
                                      <w:divsChild>
                                        <w:div w:id="243220177">
                                          <w:marLeft w:val="0"/>
                                          <w:marRight w:val="0"/>
                                          <w:marTop w:val="0"/>
                                          <w:marBottom w:val="0"/>
                                          <w:divBdr>
                                            <w:top w:val="single" w:sz="6" w:space="0" w:color="B0B7C2"/>
                                            <w:left w:val="single" w:sz="6" w:space="0" w:color="B0B7C2"/>
                                            <w:bottom w:val="single" w:sz="6" w:space="0" w:color="B0B7C2"/>
                                            <w:right w:val="single" w:sz="6" w:space="0" w:color="B0B7C2"/>
                                          </w:divBdr>
                                          <w:divsChild>
                                            <w:div w:id="132759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879124">
                                      <w:marLeft w:val="0"/>
                                      <w:marRight w:val="0"/>
                                      <w:marTop w:val="0"/>
                                      <w:marBottom w:val="0"/>
                                      <w:divBdr>
                                        <w:top w:val="single" w:sz="2" w:space="0" w:color="FFFFFF"/>
                                        <w:left w:val="single" w:sz="2" w:space="0" w:color="FFFFFF"/>
                                        <w:bottom w:val="single" w:sz="2" w:space="0" w:color="FFFFFF"/>
                                        <w:right w:val="single" w:sz="2" w:space="0" w:color="FFFFFF"/>
                                      </w:divBdr>
                                      <w:divsChild>
                                        <w:div w:id="680593201">
                                          <w:marLeft w:val="0"/>
                                          <w:marRight w:val="0"/>
                                          <w:marTop w:val="0"/>
                                          <w:marBottom w:val="0"/>
                                          <w:divBdr>
                                            <w:top w:val="none" w:sz="0" w:space="0" w:color="auto"/>
                                            <w:left w:val="none" w:sz="0" w:space="0" w:color="auto"/>
                                            <w:bottom w:val="none" w:sz="0" w:space="0" w:color="auto"/>
                                            <w:right w:val="none" w:sz="0" w:space="0" w:color="auto"/>
                                          </w:divBdr>
                                        </w:div>
                                        <w:div w:id="1601141728">
                                          <w:marLeft w:val="0"/>
                                          <w:marRight w:val="0"/>
                                          <w:marTop w:val="0"/>
                                          <w:marBottom w:val="0"/>
                                          <w:divBdr>
                                            <w:top w:val="none" w:sz="0" w:space="0" w:color="auto"/>
                                            <w:left w:val="none" w:sz="0" w:space="0" w:color="auto"/>
                                            <w:bottom w:val="none" w:sz="0" w:space="0" w:color="auto"/>
                                            <w:right w:val="none" w:sz="0" w:space="0" w:color="auto"/>
                                          </w:divBdr>
                                        </w:div>
                                        <w:div w:id="1738624997">
                                          <w:marLeft w:val="0"/>
                                          <w:marRight w:val="0"/>
                                          <w:marTop w:val="0"/>
                                          <w:marBottom w:val="0"/>
                                          <w:divBdr>
                                            <w:top w:val="none" w:sz="0" w:space="0" w:color="auto"/>
                                            <w:left w:val="none" w:sz="0" w:space="0" w:color="auto"/>
                                            <w:bottom w:val="none" w:sz="0" w:space="0" w:color="auto"/>
                                            <w:right w:val="none" w:sz="0" w:space="0" w:color="auto"/>
                                          </w:divBdr>
                                        </w:div>
                                        <w:div w:id="1969235816">
                                          <w:marLeft w:val="0"/>
                                          <w:marRight w:val="0"/>
                                          <w:marTop w:val="0"/>
                                          <w:marBottom w:val="0"/>
                                          <w:divBdr>
                                            <w:top w:val="none" w:sz="0" w:space="0" w:color="auto"/>
                                            <w:left w:val="none" w:sz="0" w:space="0" w:color="auto"/>
                                            <w:bottom w:val="none" w:sz="0" w:space="0" w:color="auto"/>
                                            <w:right w:val="none" w:sz="0" w:space="0" w:color="auto"/>
                                          </w:divBdr>
                                        </w:div>
                                      </w:divsChild>
                                    </w:div>
                                    <w:div w:id="716243517">
                                      <w:marLeft w:val="0"/>
                                      <w:marRight w:val="0"/>
                                      <w:marTop w:val="0"/>
                                      <w:marBottom w:val="0"/>
                                      <w:divBdr>
                                        <w:top w:val="none" w:sz="0" w:space="0" w:color="auto"/>
                                        <w:left w:val="none" w:sz="0" w:space="0" w:color="auto"/>
                                        <w:bottom w:val="none" w:sz="0" w:space="0" w:color="auto"/>
                                        <w:right w:val="none" w:sz="0" w:space="0" w:color="auto"/>
                                      </w:divBdr>
                                      <w:divsChild>
                                        <w:div w:id="81683180">
                                          <w:marLeft w:val="0"/>
                                          <w:marRight w:val="0"/>
                                          <w:marTop w:val="0"/>
                                          <w:marBottom w:val="0"/>
                                          <w:divBdr>
                                            <w:top w:val="none" w:sz="0" w:space="0" w:color="auto"/>
                                            <w:left w:val="none" w:sz="0" w:space="0" w:color="auto"/>
                                            <w:bottom w:val="none" w:sz="0" w:space="0" w:color="auto"/>
                                            <w:right w:val="none" w:sz="0" w:space="0" w:color="auto"/>
                                          </w:divBdr>
                                        </w:div>
                                        <w:div w:id="437795847">
                                          <w:marLeft w:val="0"/>
                                          <w:marRight w:val="0"/>
                                          <w:marTop w:val="0"/>
                                          <w:marBottom w:val="0"/>
                                          <w:divBdr>
                                            <w:top w:val="none" w:sz="0" w:space="0" w:color="auto"/>
                                            <w:left w:val="none" w:sz="0" w:space="0" w:color="auto"/>
                                            <w:bottom w:val="none" w:sz="0" w:space="0" w:color="auto"/>
                                            <w:right w:val="none" w:sz="0" w:space="0" w:color="auto"/>
                                          </w:divBdr>
                                        </w:div>
                                      </w:divsChild>
                                    </w:div>
                                    <w:div w:id="1371344623">
                                      <w:marLeft w:val="0"/>
                                      <w:marRight w:val="0"/>
                                      <w:marTop w:val="0"/>
                                      <w:marBottom w:val="0"/>
                                      <w:divBdr>
                                        <w:top w:val="none" w:sz="0" w:space="0" w:color="auto"/>
                                        <w:left w:val="none" w:sz="0" w:space="0" w:color="auto"/>
                                        <w:bottom w:val="none" w:sz="0" w:space="0" w:color="auto"/>
                                        <w:right w:val="none" w:sz="0" w:space="0" w:color="auto"/>
                                      </w:divBdr>
                                      <w:divsChild>
                                        <w:div w:id="1398279011">
                                          <w:marLeft w:val="0"/>
                                          <w:marRight w:val="0"/>
                                          <w:marTop w:val="0"/>
                                          <w:marBottom w:val="0"/>
                                          <w:divBdr>
                                            <w:top w:val="single" w:sz="6" w:space="0" w:color="B0B7C2"/>
                                            <w:left w:val="single" w:sz="6" w:space="0" w:color="B0B7C2"/>
                                            <w:bottom w:val="single" w:sz="6" w:space="0" w:color="B0B7C2"/>
                                            <w:right w:val="single" w:sz="6" w:space="0" w:color="B0B7C2"/>
                                          </w:divBdr>
                                          <w:divsChild>
                                            <w:div w:id="143258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6824498">
          <w:marLeft w:val="0"/>
          <w:marRight w:val="0"/>
          <w:marTop w:val="0"/>
          <w:marBottom w:val="0"/>
          <w:divBdr>
            <w:top w:val="single" w:sz="2" w:space="0" w:color="FFFFFF"/>
            <w:left w:val="single" w:sz="2" w:space="0" w:color="FFFFFF"/>
            <w:bottom w:val="single" w:sz="2" w:space="0" w:color="FFFFFF"/>
            <w:right w:val="single" w:sz="2" w:space="0" w:color="FFFFFF"/>
          </w:divBdr>
          <w:divsChild>
            <w:div w:id="1196651858">
              <w:marLeft w:val="0"/>
              <w:marRight w:val="0"/>
              <w:marTop w:val="0"/>
              <w:marBottom w:val="0"/>
              <w:divBdr>
                <w:top w:val="single" w:sz="2" w:space="0" w:color="FFFFFF"/>
                <w:left w:val="single" w:sz="2" w:space="0" w:color="FFFFFF"/>
                <w:bottom w:val="single" w:sz="2" w:space="0" w:color="FFFFFF"/>
                <w:right w:val="single" w:sz="2" w:space="0" w:color="FFFFFF"/>
              </w:divBdr>
              <w:divsChild>
                <w:div w:id="1157069691">
                  <w:marLeft w:val="0"/>
                  <w:marRight w:val="0"/>
                  <w:marTop w:val="0"/>
                  <w:marBottom w:val="0"/>
                  <w:divBdr>
                    <w:top w:val="none" w:sz="0" w:space="0" w:color="auto"/>
                    <w:left w:val="none" w:sz="0" w:space="0" w:color="auto"/>
                    <w:bottom w:val="none" w:sz="0" w:space="0" w:color="auto"/>
                    <w:right w:val="none" w:sz="0" w:space="0" w:color="auto"/>
                  </w:divBdr>
                  <w:divsChild>
                    <w:div w:id="680736530">
                      <w:marLeft w:val="0"/>
                      <w:marRight w:val="0"/>
                      <w:marTop w:val="0"/>
                      <w:marBottom w:val="0"/>
                      <w:divBdr>
                        <w:top w:val="none" w:sz="0" w:space="0" w:color="auto"/>
                        <w:left w:val="none" w:sz="0" w:space="0" w:color="auto"/>
                        <w:bottom w:val="none" w:sz="0" w:space="0" w:color="auto"/>
                        <w:right w:val="none" w:sz="0" w:space="0" w:color="auto"/>
                      </w:divBdr>
                      <w:divsChild>
                        <w:div w:id="1240940813">
                          <w:marLeft w:val="150"/>
                          <w:marRight w:val="0"/>
                          <w:marTop w:val="0"/>
                          <w:marBottom w:val="0"/>
                          <w:divBdr>
                            <w:top w:val="none" w:sz="0" w:space="0" w:color="auto"/>
                            <w:left w:val="none" w:sz="0" w:space="0" w:color="auto"/>
                            <w:bottom w:val="none" w:sz="0" w:space="0" w:color="auto"/>
                            <w:right w:val="none" w:sz="0" w:space="0" w:color="auto"/>
                          </w:divBdr>
                          <w:divsChild>
                            <w:div w:id="1135637170">
                              <w:marLeft w:val="0"/>
                              <w:marRight w:val="0"/>
                              <w:marTop w:val="0"/>
                              <w:marBottom w:val="0"/>
                              <w:divBdr>
                                <w:top w:val="none" w:sz="0" w:space="0" w:color="auto"/>
                                <w:left w:val="none" w:sz="0" w:space="0" w:color="auto"/>
                                <w:bottom w:val="none" w:sz="0" w:space="0" w:color="auto"/>
                                <w:right w:val="none" w:sz="0" w:space="0" w:color="auto"/>
                              </w:divBdr>
                              <w:divsChild>
                                <w:div w:id="782917243">
                                  <w:marLeft w:val="0"/>
                                  <w:marRight w:val="0"/>
                                  <w:marTop w:val="0"/>
                                  <w:marBottom w:val="0"/>
                                  <w:divBdr>
                                    <w:top w:val="none" w:sz="0" w:space="0" w:color="auto"/>
                                    <w:left w:val="none" w:sz="0" w:space="0" w:color="auto"/>
                                    <w:bottom w:val="none" w:sz="0" w:space="0" w:color="auto"/>
                                    <w:right w:val="none" w:sz="0" w:space="0" w:color="auto"/>
                                  </w:divBdr>
                                  <w:divsChild>
                                    <w:div w:id="807167368">
                                      <w:marLeft w:val="0"/>
                                      <w:marRight w:val="0"/>
                                      <w:marTop w:val="0"/>
                                      <w:marBottom w:val="0"/>
                                      <w:divBdr>
                                        <w:top w:val="single" w:sz="2" w:space="0" w:color="FFFFFF"/>
                                        <w:left w:val="single" w:sz="2" w:space="0" w:color="FFFFFF"/>
                                        <w:bottom w:val="single" w:sz="2" w:space="0" w:color="FFFFFF"/>
                                        <w:right w:val="single" w:sz="2" w:space="0" w:color="FFFFFF"/>
                                      </w:divBdr>
                                      <w:divsChild>
                                        <w:div w:id="968129572">
                                          <w:marLeft w:val="120"/>
                                          <w:marRight w:val="120"/>
                                          <w:marTop w:val="240"/>
                                          <w:marBottom w:val="240"/>
                                          <w:divBdr>
                                            <w:top w:val="none" w:sz="0" w:space="0" w:color="auto"/>
                                            <w:left w:val="none" w:sz="0" w:space="0" w:color="auto"/>
                                            <w:bottom w:val="none" w:sz="0" w:space="0" w:color="auto"/>
                                            <w:right w:val="none" w:sz="0" w:space="0" w:color="auto"/>
                                          </w:divBdr>
                                          <w:divsChild>
                                            <w:div w:id="135974549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949310690">
                                      <w:marLeft w:val="0"/>
                                      <w:marRight w:val="0"/>
                                      <w:marTop w:val="0"/>
                                      <w:marBottom w:val="0"/>
                                      <w:divBdr>
                                        <w:top w:val="none" w:sz="0" w:space="0" w:color="auto"/>
                                        <w:left w:val="none" w:sz="0" w:space="0" w:color="auto"/>
                                        <w:bottom w:val="none" w:sz="0" w:space="0" w:color="auto"/>
                                        <w:right w:val="none" w:sz="0" w:space="0" w:color="auto"/>
                                      </w:divBdr>
                                      <w:divsChild>
                                        <w:div w:id="661278528">
                                          <w:marLeft w:val="0"/>
                                          <w:marRight w:val="0"/>
                                          <w:marTop w:val="0"/>
                                          <w:marBottom w:val="0"/>
                                          <w:divBdr>
                                            <w:top w:val="single" w:sz="2" w:space="1" w:color="5D6065"/>
                                            <w:left w:val="single" w:sz="2" w:space="0" w:color="5D6065"/>
                                            <w:bottom w:val="single" w:sz="2" w:space="0" w:color="5D6065"/>
                                            <w:right w:val="single" w:sz="2" w:space="0" w:color="5D6065"/>
                                          </w:divBdr>
                                          <w:divsChild>
                                            <w:div w:id="657538230">
                                              <w:marLeft w:val="15"/>
                                              <w:marRight w:val="15"/>
                                              <w:marTop w:val="0"/>
                                              <w:marBottom w:val="15"/>
                                              <w:divBdr>
                                                <w:top w:val="none" w:sz="0" w:space="0" w:color="auto"/>
                                                <w:left w:val="none" w:sz="0" w:space="0" w:color="auto"/>
                                                <w:bottom w:val="none" w:sz="0" w:space="0" w:color="auto"/>
                                                <w:right w:val="none" w:sz="0" w:space="0" w:color="auto"/>
                                              </w:divBdr>
                                            </w:div>
                                          </w:divsChild>
                                        </w:div>
                                      </w:divsChild>
                                    </w:div>
                                  </w:divsChild>
                                </w:div>
                              </w:divsChild>
                            </w:div>
                          </w:divsChild>
                        </w:div>
                        <w:div w:id="1436752428">
                          <w:marLeft w:val="0"/>
                          <w:marRight w:val="0"/>
                          <w:marTop w:val="0"/>
                          <w:marBottom w:val="0"/>
                          <w:divBdr>
                            <w:top w:val="none" w:sz="0" w:space="0" w:color="auto"/>
                            <w:left w:val="none" w:sz="0" w:space="0" w:color="auto"/>
                            <w:bottom w:val="none" w:sz="0" w:space="0" w:color="auto"/>
                            <w:right w:val="none" w:sz="0" w:space="0" w:color="auto"/>
                          </w:divBdr>
                          <w:divsChild>
                            <w:div w:id="1212419105">
                              <w:marLeft w:val="0"/>
                              <w:marRight w:val="0"/>
                              <w:marTop w:val="0"/>
                              <w:marBottom w:val="0"/>
                              <w:divBdr>
                                <w:top w:val="none" w:sz="0" w:space="0" w:color="auto"/>
                                <w:left w:val="none" w:sz="0" w:space="0" w:color="auto"/>
                                <w:bottom w:val="none" w:sz="0" w:space="0" w:color="auto"/>
                                <w:right w:val="none" w:sz="0" w:space="0" w:color="auto"/>
                              </w:divBdr>
                              <w:divsChild>
                                <w:div w:id="1601139545">
                                  <w:marLeft w:val="150"/>
                                  <w:marRight w:val="0"/>
                                  <w:marTop w:val="0"/>
                                  <w:marBottom w:val="0"/>
                                  <w:divBdr>
                                    <w:top w:val="none" w:sz="0" w:space="0" w:color="auto"/>
                                    <w:left w:val="none" w:sz="0" w:space="0" w:color="auto"/>
                                    <w:bottom w:val="single" w:sz="6" w:space="0" w:color="E9ECEF"/>
                                    <w:right w:val="none" w:sz="0" w:space="0" w:color="auto"/>
                                  </w:divBdr>
                                  <w:divsChild>
                                    <w:div w:id="388960723">
                                      <w:marLeft w:val="0"/>
                                      <w:marRight w:val="15"/>
                                      <w:marTop w:val="15"/>
                                      <w:marBottom w:val="0"/>
                                      <w:divBdr>
                                        <w:top w:val="single" w:sz="2" w:space="0" w:color="FFFFFF"/>
                                        <w:left w:val="single" w:sz="2" w:space="9" w:color="FFFFFF"/>
                                        <w:bottom w:val="single" w:sz="12" w:space="0" w:color="0378CD"/>
                                        <w:right w:val="single" w:sz="2" w:space="9" w:color="FFFFFF"/>
                                      </w:divBdr>
                                    </w:div>
                                    <w:div w:id="1522473638">
                                      <w:marLeft w:val="0"/>
                                      <w:marRight w:val="15"/>
                                      <w:marTop w:val="15"/>
                                      <w:marBottom w:val="0"/>
                                      <w:divBdr>
                                        <w:top w:val="single" w:sz="2" w:space="0" w:color="FFFFFF"/>
                                        <w:left w:val="single" w:sz="2" w:space="9" w:color="FFFFFF"/>
                                        <w:bottom w:val="single" w:sz="2" w:space="0" w:color="FFFFFF"/>
                                        <w:right w:val="single" w:sz="2" w:space="9" w:color="FFFFFF"/>
                                      </w:divBdr>
                                    </w:div>
                                    <w:div w:id="1582329216">
                                      <w:marLeft w:val="0"/>
                                      <w:marRight w:val="15"/>
                                      <w:marTop w:val="15"/>
                                      <w:marBottom w:val="0"/>
                                      <w:divBdr>
                                        <w:top w:val="single" w:sz="2" w:space="0" w:color="FFFFFF"/>
                                        <w:left w:val="single" w:sz="2" w:space="9" w:color="FFFFFF"/>
                                        <w:bottom w:val="single" w:sz="2" w:space="0" w:color="FFFFFF"/>
                                        <w:right w:val="single" w:sz="2" w:space="9" w:color="FFFFFF"/>
                                      </w:divBdr>
                                    </w:div>
                                    <w:div w:id="1820415776">
                                      <w:marLeft w:val="0"/>
                                      <w:marRight w:val="15"/>
                                      <w:marTop w:val="15"/>
                                      <w:marBottom w:val="0"/>
                                      <w:divBdr>
                                        <w:top w:val="single" w:sz="2" w:space="0" w:color="FFFFFF"/>
                                        <w:left w:val="single" w:sz="2" w:space="9" w:color="FFFFFF"/>
                                        <w:bottom w:val="single" w:sz="2" w:space="0" w:color="FFFFFF"/>
                                        <w:right w:val="single" w:sz="2" w:space="9" w:color="FFFFFF"/>
                                      </w:divBdr>
                                    </w:div>
                                  </w:divsChild>
                                </w:div>
                              </w:divsChild>
                            </w:div>
                          </w:divsChild>
                        </w:div>
                      </w:divsChild>
                    </w:div>
                  </w:divsChild>
                </w:div>
              </w:divsChild>
            </w:div>
          </w:divsChild>
        </w:div>
      </w:divsChild>
    </w:div>
    <w:div w:id="1710567770">
      <w:bodyDiv w:val="1"/>
      <w:marLeft w:val="0"/>
      <w:marRight w:val="0"/>
      <w:marTop w:val="0"/>
      <w:marBottom w:val="0"/>
      <w:divBdr>
        <w:top w:val="none" w:sz="0" w:space="0" w:color="auto"/>
        <w:left w:val="none" w:sz="0" w:space="0" w:color="auto"/>
        <w:bottom w:val="none" w:sz="0" w:space="0" w:color="auto"/>
        <w:right w:val="none" w:sz="0" w:space="0" w:color="auto"/>
      </w:divBdr>
    </w:div>
    <w:div w:id="1712073791">
      <w:bodyDiv w:val="1"/>
      <w:marLeft w:val="0"/>
      <w:marRight w:val="0"/>
      <w:marTop w:val="0"/>
      <w:marBottom w:val="0"/>
      <w:divBdr>
        <w:top w:val="none" w:sz="0" w:space="0" w:color="auto"/>
        <w:left w:val="none" w:sz="0" w:space="0" w:color="auto"/>
        <w:bottom w:val="none" w:sz="0" w:space="0" w:color="auto"/>
        <w:right w:val="none" w:sz="0" w:space="0" w:color="auto"/>
      </w:divBdr>
    </w:div>
    <w:div w:id="1712339641">
      <w:bodyDiv w:val="1"/>
      <w:marLeft w:val="0"/>
      <w:marRight w:val="0"/>
      <w:marTop w:val="0"/>
      <w:marBottom w:val="0"/>
      <w:divBdr>
        <w:top w:val="none" w:sz="0" w:space="0" w:color="auto"/>
        <w:left w:val="none" w:sz="0" w:space="0" w:color="auto"/>
        <w:bottom w:val="none" w:sz="0" w:space="0" w:color="auto"/>
        <w:right w:val="none" w:sz="0" w:space="0" w:color="auto"/>
      </w:divBdr>
    </w:div>
    <w:div w:id="1723212230">
      <w:bodyDiv w:val="1"/>
      <w:marLeft w:val="0"/>
      <w:marRight w:val="0"/>
      <w:marTop w:val="0"/>
      <w:marBottom w:val="0"/>
      <w:divBdr>
        <w:top w:val="none" w:sz="0" w:space="0" w:color="auto"/>
        <w:left w:val="none" w:sz="0" w:space="0" w:color="auto"/>
        <w:bottom w:val="none" w:sz="0" w:space="0" w:color="auto"/>
        <w:right w:val="none" w:sz="0" w:space="0" w:color="auto"/>
      </w:divBdr>
    </w:div>
    <w:div w:id="1732343767">
      <w:bodyDiv w:val="1"/>
      <w:marLeft w:val="0"/>
      <w:marRight w:val="0"/>
      <w:marTop w:val="0"/>
      <w:marBottom w:val="0"/>
      <w:divBdr>
        <w:top w:val="none" w:sz="0" w:space="0" w:color="auto"/>
        <w:left w:val="none" w:sz="0" w:space="0" w:color="auto"/>
        <w:bottom w:val="none" w:sz="0" w:space="0" w:color="auto"/>
        <w:right w:val="none" w:sz="0" w:space="0" w:color="auto"/>
      </w:divBdr>
    </w:div>
    <w:div w:id="1735469383">
      <w:bodyDiv w:val="1"/>
      <w:marLeft w:val="0"/>
      <w:marRight w:val="0"/>
      <w:marTop w:val="0"/>
      <w:marBottom w:val="0"/>
      <w:divBdr>
        <w:top w:val="none" w:sz="0" w:space="0" w:color="auto"/>
        <w:left w:val="none" w:sz="0" w:space="0" w:color="auto"/>
        <w:bottom w:val="none" w:sz="0" w:space="0" w:color="auto"/>
        <w:right w:val="none" w:sz="0" w:space="0" w:color="auto"/>
      </w:divBdr>
    </w:div>
    <w:div w:id="1742559226">
      <w:bodyDiv w:val="1"/>
      <w:marLeft w:val="0"/>
      <w:marRight w:val="0"/>
      <w:marTop w:val="0"/>
      <w:marBottom w:val="0"/>
      <w:divBdr>
        <w:top w:val="none" w:sz="0" w:space="0" w:color="auto"/>
        <w:left w:val="none" w:sz="0" w:space="0" w:color="auto"/>
        <w:bottom w:val="none" w:sz="0" w:space="0" w:color="auto"/>
        <w:right w:val="none" w:sz="0" w:space="0" w:color="auto"/>
      </w:divBdr>
    </w:div>
    <w:div w:id="1751001345">
      <w:bodyDiv w:val="1"/>
      <w:marLeft w:val="0"/>
      <w:marRight w:val="0"/>
      <w:marTop w:val="0"/>
      <w:marBottom w:val="0"/>
      <w:divBdr>
        <w:top w:val="none" w:sz="0" w:space="0" w:color="auto"/>
        <w:left w:val="none" w:sz="0" w:space="0" w:color="auto"/>
        <w:bottom w:val="none" w:sz="0" w:space="0" w:color="auto"/>
        <w:right w:val="none" w:sz="0" w:space="0" w:color="auto"/>
      </w:divBdr>
    </w:div>
    <w:div w:id="1752584710">
      <w:bodyDiv w:val="1"/>
      <w:marLeft w:val="0"/>
      <w:marRight w:val="0"/>
      <w:marTop w:val="0"/>
      <w:marBottom w:val="0"/>
      <w:divBdr>
        <w:top w:val="none" w:sz="0" w:space="0" w:color="auto"/>
        <w:left w:val="none" w:sz="0" w:space="0" w:color="auto"/>
        <w:bottom w:val="none" w:sz="0" w:space="0" w:color="auto"/>
        <w:right w:val="none" w:sz="0" w:space="0" w:color="auto"/>
      </w:divBdr>
    </w:div>
    <w:div w:id="1767341845">
      <w:bodyDiv w:val="1"/>
      <w:marLeft w:val="0"/>
      <w:marRight w:val="0"/>
      <w:marTop w:val="0"/>
      <w:marBottom w:val="0"/>
      <w:divBdr>
        <w:top w:val="none" w:sz="0" w:space="0" w:color="auto"/>
        <w:left w:val="none" w:sz="0" w:space="0" w:color="auto"/>
        <w:bottom w:val="none" w:sz="0" w:space="0" w:color="auto"/>
        <w:right w:val="none" w:sz="0" w:space="0" w:color="auto"/>
      </w:divBdr>
    </w:div>
    <w:div w:id="1773744402">
      <w:bodyDiv w:val="1"/>
      <w:marLeft w:val="0"/>
      <w:marRight w:val="0"/>
      <w:marTop w:val="0"/>
      <w:marBottom w:val="0"/>
      <w:divBdr>
        <w:top w:val="none" w:sz="0" w:space="0" w:color="auto"/>
        <w:left w:val="none" w:sz="0" w:space="0" w:color="auto"/>
        <w:bottom w:val="none" w:sz="0" w:space="0" w:color="auto"/>
        <w:right w:val="none" w:sz="0" w:space="0" w:color="auto"/>
      </w:divBdr>
    </w:div>
    <w:div w:id="1777020654">
      <w:bodyDiv w:val="1"/>
      <w:marLeft w:val="0"/>
      <w:marRight w:val="0"/>
      <w:marTop w:val="0"/>
      <w:marBottom w:val="0"/>
      <w:divBdr>
        <w:top w:val="none" w:sz="0" w:space="0" w:color="auto"/>
        <w:left w:val="none" w:sz="0" w:space="0" w:color="auto"/>
        <w:bottom w:val="none" w:sz="0" w:space="0" w:color="auto"/>
        <w:right w:val="none" w:sz="0" w:space="0" w:color="auto"/>
      </w:divBdr>
    </w:div>
    <w:div w:id="1780949668">
      <w:bodyDiv w:val="1"/>
      <w:marLeft w:val="0"/>
      <w:marRight w:val="0"/>
      <w:marTop w:val="0"/>
      <w:marBottom w:val="0"/>
      <w:divBdr>
        <w:top w:val="none" w:sz="0" w:space="0" w:color="auto"/>
        <w:left w:val="none" w:sz="0" w:space="0" w:color="auto"/>
        <w:bottom w:val="none" w:sz="0" w:space="0" w:color="auto"/>
        <w:right w:val="none" w:sz="0" w:space="0" w:color="auto"/>
      </w:divBdr>
      <w:divsChild>
        <w:div w:id="746550">
          <w:marLeft w:val="0"/>
          <w:marRight w:val="0"/>
          <w:marTop w:val="0"/>
          <w:marBottom w:val="0"/>
          <w:divBdr>
            <w:top w:val="none" w:sz="0" w:space="0" w:color="auto"/>
            <w:left w:val="none" w:sz="0" w:space="0" w:color="auto"/>
            <w:bottom w:val="none" w:sz="0" w:space="0" w:color="auto"/>
            <w:right w:val="none" w:sz="0" w:space="0" w:color="auto"/>
          </w:divBdr>
        </w:div>
        <w:div w:id="5374296">
          <w:marLeft w:val="0"/>
          <w:marRight w:val="0"/>
          <w:marTop w:val="0"/>
          <w:marBottom w:val="0"/>
          <w:divBdr>
            <w:top w:val="none" w:sz="0" w:space="0" w:color="auto"/>
            <w:left w:val="none" w:sz="0" w:space="0" w:color="auto"/>
            <w:bottom w:val="none" w:sz="0" w:space="0" w:color="auto"/>
            <w:right w:val="none" w:sz="0" w:space="0" w:color="auto"/>
          </w:divBdr>
        </w:div>
        <w:div w:id="6252859">
          <w:marLeft w:val="0"/>
          <w:marRight w:val="0"/>
          <w:marTop w:val="0"/>
          <w:marBottom w:val="0"/>
          <w:divBdr>
            <w:top w:val="none" w:sz="0" w:space="0" w:color="auto"/>
            <w:left w:val="none" w:sz="0" w:space="0" w:color="auto"/>
            <w:bottom w:val="none" w:sz="0" w:space="0" w:color="auto"/>
            <w:right w:val="none" w:sz="0" w:space="0" w:color="auto"/>
          </w:divBdr>
        </w:div>
        <w:div w:id="14691526">
          <w:marLeft w:val="0"/>
          <w:marRight w:val="0"/>
          <w:marTop w:val="0"/>
          <w:marBottom w:val="0"/>
          <w:divBdr>
            <w:top w:val="none" w:sz="0" w:space="0" w:color="auto"/>
            <w:left w:val="none" w:sz="0" w:space="0" w:color="auto"/>
            <w:bottom w:val="none" w:sz="0" w:space="0" w:color="auto"/>
            <w:right w:val="none" w:sz="0" w:space="0" w:color="auto"/>
          </w:divBdr>
        </w:div>
        <w:div w:id="19476313">
          <w:marLeft w:val="0"/>
          <w:marRight w:val="0"/>
          <w:marTop w:val="0"/>
          <w:marBottom w:val="0"/>
          <w:divBdr>
            <w:top w:val="none" w:sz="0" w:space="0" w:color="auto"/>
            <w:left w:val="none" w:sz="0" w:space="0" w:color="auto"/>
            <w:bottom w:val="none" w:sz="0" w:space="0" w:color="auto"/>
            <w:right w:val="none" w:sz="0" w:space="0" w:color="auto"/>
          </w:divBdr>
        </w:div>
        <w:div w:id="38631561">
          <w:marLeft w:val="0"/>
          <w:marRight w:val="0"/>
          <w:marTop w:val="0"/>
          <w:marBottom w:val="0"/>
          <w:divBdr>
            <w:top w:val="none" w:sz="0" w:space="0" w:color="auto"/>
            <w:left w:val="none" w:sz="0" w:space="0" w:color="auto"/>
            <w:bottom w:val="none" w:sz="0" w:space="0" w:color="auto"/>
            <w:right w:val="none" w:sz="0" w:space="0" w:color="auto"/>
          </w:divBdr>
        </w:div>
        <w:div w:id="40716534">
          <w:marLeft w:val="0"/>
          <w:marRight w:val="0"/>
          <w:marTop w:val="0"/>
          <w:marBottom w:val="0"/>
          <w:divBdr>
            <w:top w:val="none" w:sz="0" w:space="0" w:color="auto"/>
            <w:left w:val="none" w:sz="0" w:space="0" w:color="auto"/>
            <w:bottom w:val="none" w:sz="0" w:space="0" w:color="auto"/>
            <w:right w:val="none" w:sz="0" w:space="0" w:color="auto"/>
          </w:divBdr>
        </w:div>
        <w:div w:id="103114632">
          <w:marLeft w:val="0"/>
          <w:marRight w:val="0"/>
          <w:marTop w:val="0"/>
          <w:marBottom w:val="0"/>
          <w:divBdr>
            <w:top w:val="none" w:sz="0" w:space="0" w:color="auto"/>
            <w:left w:val="none" w:sz="0" w:space="0" w:color="auto"/>
            <w:bottom w:val="none" w:sz="0" w:space="0" w:color="auto"/>
            <w:right w:val="none" w:sz="0" w:space="0" w:color="auto"/>
          </w:divBdr>
        </w:div>
        <w:div w:id="119543610">
          <w:marLeft w:val="0"/>
          <w:marRight w:val="0"/>
          <w:marTop w:val="0"/>
          <w:marBottom w:val="0"/>
          <w:divBdr>
            <w:top w:val="none" w:sz="0" w:space="0" w:color="auto"/>
            <w:left w:val="none" w:sz="0" w:space="0" w:color="auto"/>
            <w:bottom w:val="none" w:sz="0" w:space="0" w:color="auto"/>
            <w:right w:val="none" w:sz="0" w:space="0" w:color="auto"/>
          </w:divBdr>
        </w:div>
        <w:div w:id="142964046">
          <w:marLeft w:val="0"/>
          <w:marRight w:val="0"/>
          <w:marTop w:val="0"/>
          <w:marBottom w:val="0"/>
          <w:divBdr>
            <w:top w:val="none" w:sz="0" w:space="0" w:color="auto"/>
            <w:left w:val="none" w:sz="0" w:space="0" w:color="auto"/>
            <w:bottom w:val="none" w:sz="0" w:space="0" w:color="auto"/>
            <w:right w:val="none" w:sz="0" w:space="0" w:color="auto"/>
          </w:divBdr>
        </w:div>
        <w:div w:id="210463118">
          <w:marLeft w:val="0"/>
          <w:marRight w:val="0"/>
          <w:marTop w:val="0"/>
          <w:marBottom w:val="0"/>
          <w:divBdr>
            <w:top w:val="none" w:sz="0" w:space="0" w:color="auto"/>
            <w:left w:val="none" w:sz="0" w:space="0" w:color="auto"/>
            <w:bottom w:val="none" w:sz="0" w:space="0" w:color="auto"/>
            <w:right w:val="none" w:sz="0" w:space="0" w:color="auto"/>
          </w:divBdr>
        </w:div>
        <w:div w:id="216357693">
          <w:marLeft w:val="0"/>
          <w:marRight w:val="0"/>
          <w:marTop w:val="0"/>
          <w:marBottom w:val="0"/>
          <w:divBdr>
            <w:top w:val="none" w:sz="0" w:space="0" w:color="auto"/>
            <w:left w:val="none" w:sz="0" w:space="0" w:color="auto"/>
            <w:bottom w:val="none" w:sz="0" w:space="0" w:color="auto"/>
            <w:right w:val="none" w:sz="0" w:space="0" w:color="auto"/>
          </w:divBdr>
        </w:div>
        <w:div w:id="292560680">
          <w:marLeft w:val="0"/>
          <w:marRight w:val="0"/>
          <w:marTop w:val="0"/>
          <w:marBottom w:val="0"/>
          <w:divBdr>
            <w:top w:val="none" w:sz="0" w:space="0" w:color="auto"/>
            <w:left w:val="none" w:sz="0" w:space="0" w:color="auto"/>
            <w:bottom w:val="none" w:sz="0" w:space="0" w:color="auto"/>
            <w:right w:val="none" w:sz="0" w:space="0" w:color="auto"/>
          </w:divBdr>
        </w:div>
        <w:div w:id="310910528">
          <w:marLeft w:val="0"/>
          <w:marRight w:val="0"/>
          <w:marTop w:val="0"/>
          <w:marBottom w:val="0"/>
          <w:divBdr>
            <w:top w:val="none" w:sz="0" w:space="0" w:color="auto"/>
            <w:left w:val="none" w:sz="0" w:space="0" w:color="auto"/>
            <w:bottom w:val="none" w:sz="0" w:space="0" w:color="auto"/>
            <w:right w:val="none" w:sz="0" w:space="0" w:color="auto"/>
          </w:divBdr>
        </w:div>
        <w:div w:id="323709672">
          <w:marLeft w:val="0"/>
          <w:marRight w:val="0"/>
          <w:marTop w:val="0"/>
          <w:marBottom w:val="0"/>
          <w:divBdr>
            <w:top w:val="none" w:sz="0" w:space="0" w:color="auto"/>
            <w:left w:val="none" w:sz="0" w:space="0" w:color="auto"/>
            <w:bottom w:val="none" w:sz="0" w:space="0" w:color="auto"/>
            <w:right w:val="none" w:sz="0" w:space="0" w:color="auto"/>
          </w:divBdr>
        </w:div>
        <w:div w:id="328560138">
          <w:marLeft w:val="0"/>
          <w:marRight w:val="0"/>
          <w:marTop w:val="0"/>
          <w:marBottom w:val="0"/>
          <w:divBdr>
            <w:top w:val="none" w:sz="0" w:space="0" w:color="auto"/>
            <w:left w:val="none" w:sz="0" w:space="0" w:color="auto"/>
            <w:bottom w:val="none" w:sz="0" w:space="0" w:color="auto"/>
            <w:right w:val="none" w:sz="0" w:space="0" w:color="auto"/>
          </w:divBdr>
        </w:div>
        <w:div w:id="329531351">
          <w:marLeft w:val="0"/>
          <w:marRight w:val="0"/>
          <w:marTop w:val="0"/>
          <w:marBottom w:val="0"/>
          <w:divBdr>
            <w:top w:val="none" w:sz="0" w:space="0" w:color="auto"/>
            <w:left w:val="none" w:sz="0" w:space="0" w:color="auto"/>
            <w:bottom w:val="none" w:sz="0" w:space="0" w:color="auto"/>
            <w:right w:val="none" w:sz="0" w:space="0" w:color="auto"/>
          </w:divBdr>
        </w:div>
        <w:div w:id="386757015">
          <w:marLeft w:val="0"/>
          <w:marRight w:val="0"/>
          <w:marTop w:val="0"/>
          <w:marBottom w:val="0"/>
          <w:divBdr>
            <w:top w:val="none" w:sz="0" w:space="0" w:color="auto"/>
            <w:left w:val="none" w:sz="0" w:space="0" w:color="auto"/>
            <w:bottom w:val="none" w:sz="0" w:space="0" w:color="auto"/>
            <w:right w:val="none" w:sz="0" w:space="0" w:color="auto"/>
          </w:divBdr>
        </w:div>
        <w:div w:id="441344983">
          <w:marLeft w:val="0"/>
          <w:marRight w:val="0"/>
          <w:marTop w:val="0"/>
          <w:marBottom w:val="0"/>
          <w:divBdr>
            <w:top w:val="none" w:sz="0" w:space="0" w:color="auto"/>
            <w:left w:val="none" w:sz="0" w:space="0" w:color="auto"/>
            <w:bottom w:val="none" w:sz="0" w:space="0" w:color="auto"/>
            <w:right w:val="none" w:sz="0" w:space="0" w:color="auto"/>
          </w:divBdr>
        </w:div>
        <w:div w:id="459417378">
          <w:marLeft w:val="0"/>
          <w:marRight w:val="0"/>
          <w:marTop w:val="0"/>
          <w:marBottom w:val="0"/>
          <w:divBdr>
            <w:top w:val="none" w:sz="0" w:space="0" w:color="auto"/>
            <w:left w:val="none" w:sz="0" w:space="0" w:color="auto"/>
            <w:bottom w:val="none" w:sz="0" w:space="0" w:color="auto"/>
            <w:right w:val="none" w:sz="0" w:space="0" w:color="auto"/>
          </w:divBdr>
        </w:div>
        <w:div w:id="506360895">
          <w:marLeft w:val="0"/>
          <w:marRight w:val="0"/>
          <w:marTop w:val="0"/>
          <w:marBottom w:val="0"/>
          <w:divBdr>
            <w:top w:val="none" w:sz="0" w:space="0" w:color="auto"/>
            <w:left w:val="none" w:sz="0" w:space="0" w:color="auto"/>
            <w:bottom w:val="none" w:sz="0" w:space="0" w:color="auto"/>
            <w:right w:val="none" w:sz="0" w:space="0" w:color="auto"/>
          </w:divBdr>
        </w:div>
        <w:div w:id="507253455">
          <w:marLeft w:val="0"/>
          <w:marRight w:val="0"/>
          <w:marTop w:val="0"/>
          <w:marBottom w:val="0"/>
          <w:divBdr>
            <w:top w:val="none" w:sz="0" w:space="0" w:color="auto"/>
            <w:left w:val="none" w:sz="0" w:space="0" w:color="auto"/>
            <w:bottom w:val="none" w:sz="0" w:space="0" w:color="auto"/>
            <w:right w:val="none" w:sz="0" w:space="0" w:color="auto"/>
          </w:divBdr>
        </w:div>
        <w:div w:id="507451122">
          <w:marLeft w:val="0"/>
          <w:marRight w:val="0"/>
          <w:marTop w:val="0"/>
          <w:marBottom w:val="0"/>
          <w:divBdr>
            <w:top w:val="none" w:sz="0" w:space="0" w:color="auto"/>
            <w:left w:val="none" w:sz="0" w:space="0" w:color="auto"/>
            <w:bottom w:val="none" w:sz="0" w:space="0" w:color="auto"/>
            <w:right w:val="none" w:sz="0" w:space="0" w:color="auto"/>
          </w:divBdr>
        </w:div>
        <w:div w:id="521289370">
          <w:marLeft w:val="0"/>
          <w:marRight w:val="0"/>
          <w:marTop w:val="0"/>
          <w:marBottom w:val="0"/>
          <w:divBdr>
            <w:top w:val="none" w:sz="0" w:space="0" w:color="auto"/>
            <w:left w:val="none" w:sz="0" w:space="0" w:color="auto"/>
            <w:bottom w:val="none" w:sz="0" w:space="0" w:color="auto"/>
            <w:right w:val="none" w:sz="0" w:space="0" w:color="auto"/>
          </w:divBdr>
        </w:div>
        <w:div w:id="522476962">
          <w:marLeft w:val="0"/>
          <w:marRight w:val="0"/>
          <w:marTop w:val="0"/>
          <w:marBottom w:val="0"/>
          <w:divBdr>
            <w:top w:val="none" w:sz="0" w:space="0" w:color="auto"/>
            <w:left w:val="none" w:sz="0" w:space="0" w:color="auto"/>
            <w:bottom w:val="none" w:sz="0" w:space="0" w:color="auto"/>
            <w:right w:val="none" w:sz="0" w:space="0" w:color="auto"/>
          </w:divBdr>
        </w:div>
        <w:div w:id="533614927">
          <w:marLeft w:val="0"/>
          <w:marRight w:val="0"/>
          <w:marTop w:val="0"/>
          <w:marBottom w:val="0"/>
          <w:divBdr>
            <w:top w:val="none" w:sz="0" w:space="0" w:color="auto"/>
            <w:left w:val="none" w:sz="0" w:space="0" w:color="auto"/>
            <w:bottom w:val="none" w:sz="0" w:space="0" w:color="auto"/>
            <w:right w:val="none" w:sz="0" w:space="0" w:color="auto"/>
          </w:divBdr>
        </w:div>
        <w:div w:id="587926538">
          <w:marLeft w:val="0"/>
          <w:marRight w:val="0"/>
          <w:marTop w:val="0"/>
          <w:marBottom w:val="0"/>
          <w:divBdr>
            <w:top w:val="none" w:sz="0" w:space="0" w:color="auto"/>
            <w:left w:val="none" w:sz="0" w:space="0" w:color="auto"/>
            <w:bottom w:val="none" w:sz="0" w:space="0" w:color="auto"/>
            <w:right w:val="none" w:sz="0" w:space="0" w:color="auto"/>
          </w:divBdr>
        </w:div>
        <w:div w:id="596866384">
          <w:marLeft w:val="0"/>
          <w:marRight w:val="0"/>
          <w:marTop w:val="0"/>
          <w:marBottom w:val="0"/>
          <w:divBdr>
            <w:top w:val="none" w:sz="0" w:space="0" w:color="auto"/>
            <w:left w:val="none" w:sz="0" w:space="0" w:color="auto"/>
            <w:bottom w:val="none" w:sz="0" w:space="0" w:color="auto"/>
            <w:right w:val="none" w:sz="0" w:space="0" w:color="auto"/>
          </w:divBdr>
        </w:div>
        <w:div w:id="599752112">
          <w:marLeft w:val="0"/>
          <w:marRight w:val="0"/>
          <w:marTop w:val="0"/>
          <w:marBottom w:val="0"/>
          <w:divBdr>
            <w:top w:val="none" w:sz="0" w:space="0" w:color="auto"/>
            <w:left w:val="none" w:sz="0" w:space="0" w:color="auto"/>
            <w:bottom w:val="none" w:sz="0" w:space="0" w:color="auto"/>
            <w:right w:val="none" w:sz="0" w:space="0" w:color="auto"/>
          </w:divBdr>
        </w:div>
        <w:div w:id="654332523">
          <w:marLeft w:val="0"/>
          <w:marRight w:val="0"/>
          <w:marTop w:val="0"/>
          <w:marBottom w:val="0"/>
          <w:divBdr>
            <w:top w:val="none" w:sz="0" w:space="0" w:color="auto"/>
            <w:left w:val="none" w:sz="0" w:space="0" w:color="auto"/>
            <w:bottom w:val="none" w:sz="0" w:space="0" w:color="auto"/>
            <w:right w:val="none" w:sz="0" w:space="0" w:color="auto"/>
          </w:divBdr>
        </w:div>
        <w:div w:id="700058967">
          <w:marLeft w:val="0"/>
          <w:marRight w:val="0"/>
          <w:marTop w:val="0"/>
          <w:marBottom w:val="0"/>
          <w:divBdr>
            <w:top w:val="none" w:sz="0" w:space="0" w:color="auto"/>
            <w:left w:val="none" w:sz="0" w:space="0" w:color="auto"/>
            <w:bottom w:val="none" w:sz="0" w:space="0" w:color="auto"/>
            <w:right w:val="none" w:sz="0" w:space="0" w:color="auto"/>
          </w:divBdr>
        </w:div>
        <w:div w:id="735251374">
          <w:marLeft w:val="0"/>
          <w:marRight w:val="0"/>
          <w:marTop w:val="0"/>
          <w:marBottom w:val="0"/>
          <w:divBdr>
            <w:top w:val="none" w:sz="0" w:space="0" w:color="auto"/>
            <w:left w:val="none" w:sz="0" w:space="0" w:color="auto"/>
            <w:bottom w:val="none" w:sz="0" w:space="0" w:color="auto"/>
            <w:right w:val="none" w:sz="0" w:space="0" w:color="auto"/>
          </w:divBdr>
        </w:div>
        <w:div w:id="739525435">
          <w:marLeft w:val="0"/>
          <w:marRight w:val="0"/>
          <w:marTop w:val="0"/>
          <w:marBottom w:val="0"/>
          <w:divBdr>
            <w:top w:val="none" w:sz="0" w:space="0" w:color="auto"/>
            <w:left w:val="none" w:sz="0" w:space="0" w:color="auto"/>
            <w:bottom w:val="none" w:sz="0" w:space="0" w:color="auto"/>
            <w:right w:val="none" w:sz="0" w:space="0" w:color="auto"/>
          </w:divBdr>
        </w:div>
        <w:div w:id="754739894">
          <w:marLeft w:val="0"/>
          <w:marRight w:val="0"/>
          <w:marTop w:val="0"/>
          <w:marBottom w:val="0"/>
          <w:divBdr>
            <w:top w:val="none" w:sz="0" w:space="0" w:color="auto"/>
            <w:left w:val="none" w:sz="0" w:space="0" w:color="auto"/>
            <w:bottom w:val="none" w:sz="0" w:space="0" w:color="auto"/>
            <w:right w:val="none" w:sz="0" w:space="0" w:color="auto"/>
          </w:divBdr>
        </w:div>
        <w:div w:id="765267138">
          <w:marLeft w:val="0"/>
          <w:marRight w:val="0"/>
          <w:marTop w:val="0"/>
          <w:marBottom w:val="0"/>
          <w:divBdr>
            <w:top w:val="none" w:sz="0" w:space="0" w:color="auto"/>
            <w:left w:val="none" w:sz="0" w:space="0" w:color="auto"/>
            <w:bottom w:val="none" w:sz="0" w:space="0" w:color="auto"/>
            <w:right w:val="none" w:sz="0" w:space="0" w:color="auto"/>
          </w:divBdr>
        </w:div>
        <w:div w:id="766147898">
          <w:marLeft w:val="0"/>
          <w:marRight w:val="0"/>
          <w:marTop w:val="0"/>
          <w:marBottom w:val="0"/>
          <w:divBdr>
            <w:top w:val="none" w:sz="0" w:space="0" w:color="auto"/>
            <w:left w:val="none" w:sz="0" w:space="0" w:color="auto"/>
            <w:bottom w:val="none" w:sz="0" w:space="0" w:color="auto"/>
            <w:right w:val="none" w:sz="0" w:space="0" w:color="auto"/>
          </w:divBdr>
        </w:div>
        <w:div w:id="770931462">
          <w:marLeft w:val="0"/>
          <w:marRight w:val="0"/>
          <w:marTop w:val="0"/>
          <w:marBottom w:val="0"/>
          <w:divBdr>
            <w:top w:val="none" w:sz="0" w:space="0" w:color="auto"/>
            <w:left w:val="none" w:sz="0" w:space="0" w:color="auto"/>
            <w:bottom w:val="none" w:sz="0" w:space="0" w:color="auto"/>
            <w:right w:val="none" w:sz="0" w:space="0" w:color="auto"/>
          </w:divBdr>
        </w:div>
        <w:div w:id="796795462">
          <w:marLeft w:val="0"/>
          <w:marRight w:val="0"/>
          <w:marTop w:val="0"/>
          <w:marBottom w:val="0"/>
          <w:divBdr>
            <w:top w:val="none" w:sz="0" w:space="0" w:color="auto"/>
            <w:left w:val="none" w:sz="0" w:space="0" w:color="auto"/>
            <w:bottom w:val="none" w:sz="0" w:space="0" w:color="auto"/>
            <w:right w:val="none" w:sz="0" w:space="0" w:color="auto"/>
          </w:divBdr>
        </w:div>
        <w:div w:id="803424588">
          <w:marLeft w:val="0"/>
          <w:marRight w:val="0"/>
          <w:marTop w:val="0"/>
          <w:marBottom w:val="0"/>
          <w:divBdr>
            <w:top w:val="none" w:sz="0" w:space="0" w:color="auto"/>
            <w:left w:val="none" w:sz="0" w:space="0" w:color="auto"/>
            <w:bottom w:val="none" w:sz="0" w:space="0" w:color="auto"/>
            <w:right w:val="none" w:sz="0" w:space="0" w:color="auto"/>
          </w:divBdr>
        </w:div>
        <w:div w:id="822938683">
          <w:marLeft w:val="0"/>
          <w:marRight w:val="0"/>
          <w:marTop w:val="0"/>
          <w:marBottom w:val="0"/>
          <w:divBdr>
            <w:top w:val="none" w:sz="0" w:space="0" w:color="auto"/>
            <w:left w:val="none" w:sz="0" w:space="0" w:color="auto"/>
            <w:bottom w:val="none" w:sz="0" w:space="0" w:color="auto"/>
            <w:right w:val="none" w:sz="0" w:space="0" w:color="auto"/>
          </w:divBdr>
        </w:div>
        <w:div w:id="833692246">
          <w:marLeft w:val="0"/>
          <w:marRight w:val="0"/>
          <w:marTop w:val="0"/>
          <w:marBottom w:val="0"/>
          <w:divBdr>
            <w:top w:val="none" w:sz="0" w:space="0" w:color="auto"/>
            <w:left w:val="none" w:sz="0" w:space="0" w:color="auto"/>
            <w:bottom w:val="none" w:sz="0" w:space="0" w:color="auto"/>
            <w:right w:val="none" w:sz="0" w:space="0" w:color="auto"/>
          </w:divBdr>
        </w:div>
        <w:div w:id="871456604">
          <w:marLeft w:val="0"/>
          <w:marRight w:val="0"/>
          <w:marTop w:val="0"/>
          <w:marBottom w:val="0"/>
          <w:divBdr>
            <w:top w:val="none" w:sz="0" w:space="0" w:color="auto"/>
            <w:left w:val="none" w:sz="0" w:space="0" w:color="auto"/>
            <w:bottom w:val="none" w:sz="0" w:space="0" w:color="auto"/>
            <w:right w:val="none" w:sz="0" w:space="0" w:color="auto"/>
          </w:divBdr>
        </w:div>
        <w:div w:id="931936567">
          <w:marLeft w:val="0"/>
          <w:marRight w:val="0"/>
          <w:marTop w:val="0"/>
          <w:marBottom w:val="0"/>
          <w:divBdr>
            <w:top w:val="none" w:sz="0" w:space="0" w:color="auto"/>
            <w:left w:val="none" w:sz="0" w:space="0" w:color="auto"/>
            <w:bottom w:val="none" w:sz="0" w:space="0" w:color="auto"/>
            <w:right w:val="none" w:sz="0" w:space="0" w:color="auto"/>
          </w:divBdr>
        </w:div>
        <w:div w:id="960110831">
          <w:marLeft w:val="0"/>
          <w:marRight w:val="0"/>
          <w:marTop w:val="0"/>
          <w:marBottom w:val="0"/>
          <w:divBdr>
            <w:top w:val="none" w:sz="0" w:space="0" w:color="auto"/>
            <w:left w:val="none" w:sz="0" w:space="0" w:color="auto"/>
            <w:bottom w:val="none" w:sz="0" w:space="0" w:color="auto"/>
            <w:right w:val="none" w:sz="0" w:space="0" w:color="auto"/>
          </w:divBdr>
        </w:div>
        <w:div w:id="963927291">
          <w:marLeft w:val="0"/>
          <w:marRight w:val="0"/>
          <w:marTop w:val="0"/>
          <w:marBottom w:val="0"/>
          <w:divBdr>
            <w:top w:val="none" w:sz="0" w:space="0" w:color="auto"/>
            <w:left w:val="none" w:sz="0" w:space="0" w:color="auto"/>
            <w:bottom w:val="none" w:sz="0" w:space="0" w:color="auto"/>
            <w:right w:val="none" w:sz="0" w:space="0" w:color="auto"/>
          </w:divBdr>
        </w:div>
        <w:div w:id="1014572861">
          <w:marLeft w:val="0"/>
          <w:marRight w:val="0"/>
          <w:marTop w:val="0"/>
          <w:marBottom w:val="0"/>
          <w:divBdr>
            <w:top w:val="none" w:sz="0" w:space="0" w:color="auto"/>
            <w:left w:val="none" w:sz="0" w:space="0" w:color="auto"/>
            <w:bottom w:val="none" w:sz="0" w:space="0" w:color="auto"/>
            <w:right w:val="none" w:sz="0" w:space="0" w:color="auto"/>
          </w:divBdr>
        </w:div>
        <w:div w:id="1023091277">
          <w:marLeft w:val="0"/>
          <w:marRight w:val="0"/>
          <w:marTop w:val="0"/>
          <w:marBottom w:val="0"/>
          <w:divBdr>
            <w:top w:val="none" w:sz="0" w:space="0" w:color="auto"/>
            <w:left w:val="none" w:sz="0" w:space="0" w:color="auto"/>
            <w:bottom w:val="none" w:sz="0" w:space="0" w:color="auto"/>
            <w:right w:val="none" w:sz="0" w:space="0" w:color="auto"/>
          </w:divBdr>
        </w:div>
        <w:div w:id="1036588435">
          <w:marLeft w:val="0"/>
          <w:marRight w:val="0"/>
          <w:marTop w:val="0"/>
          <w:marBottom w:val="0"/>
          <w:divBdr>
            <w:top w:val="none" w:sz="0" w:space="0" w:color="auto"/>
            <w:left w:val="none" w:sz="0" w:space="0" w:color="auto"/>
            <w:bottom w:val="none" w:sz="0" w:space="0" w:color="auto"/>
            <w:right w:val="none" w:sz="0" w:space="0" w:color="auto"/>
          </w:divBdr>
        </w:div>
        <w:div w:id="1043023302">
          <w:marLeft w:val="0"/>
          <w:marRight w:val="0"/>
          <w:marTop w:val="0"/>
          <w:marBottom w:val="0"/>
          <w:divBdr>
            <w:top w:val="none" w:sz="0" w:space="0" w:color="auto"/>
            <w:left w:val="none" w:sz="0" w:space="0" w:color="auto"/>
            <w:bottom w:val="none" w:sz="0" w:space="0" w:color="auto"/>
            <w:right w:val="none" w:sz="0" w:space="0" w:color="auto"/>
          </w:divBdr>
        </w:div>
        <w:div w:id="1053819477">
          <w:marLeft w:val="0"/>
          <w:marRight w:val="0"/>
          <w:marTop w:val="0"/>
          <w:marBottom w:val="0"/>
          <w:divBdr>
            <w:top w:val="none" w:sz="0" w:space="0" w:color="auto"/>
            <w:left w:val="none" w:sz="0" w:space="0" w:color="auto"/>
            <w:bottom w:val="none" w:sz="0" w:space="0" w:color="auto"/>
            <w:right w:val="none" w:sz="0" w:space="0" w:color="auto"/>
          </w:divBdr>
        </w:div>
        <w:div w:id="1056782781">
          <w:marLeft w:val="0"/>
          <w:marRight w:val="0"/>
          <w:marTop w:val="0"/>
          <w:marBottom w:val="0"/>
          <w:divBdr>
            <w:top w:val="none" w:sz="0" w:space="0" w:color="auto"/>
            <w:left w:val="none" w:sz="0" w:space="0" w:color="auto"/>
            <w:bottom w:val="none" w:sz="0" w:space="0" w:color="auto"/>
            <w:right w:val="none" w:sz="0" w:space="0" w:color="auto"/>
          </w:divBdr>
        </w:div>
        <w:div w:id="1075398746">
          <w:marLeft w:val="0"/>
          <w:marRight w:val="0"/>
          <w:marTop w:val="0"/>
          <w:marBottom w:val="0"/>
          <w:divBdr>
            <w:top w:val="none" w:sz="0" w:space="0" w:color="auto"/>
            <w:left w:val="none" w:sz="0" w:space="0" w:color="auto"/>
            <w:bottom w:val="none" w:sz="0" w:space="0" w:color="auto"/>
            <w:right w:val="none" w:sz="0" w:space="0" w:color="auto"/>
          </w:divBdr>
        </w:div>
        <w:div w:id="1106190658">
          <w:marLeft w:val="0"/>
          <w:marRight w:val="0"/>
          <w:marTop w:val="0"/>
          <w:marBottom w:val="0"/>
          <w:divBdr>
            <w:top w:val="none" w:sz="0" w:space="0" w:color="auto"/>
            <w:left w:val="none" w:sz="0" w:space="0" w:color="auto"/>
            <w:bottom w:val="none" w:sz="0" w:space="0" w:color="auto"/>
            <w:right w:val="none" w:sz="0" w:space="0" w:color="auto"/>
          </w:divBdr>
        </w:div>
        <w:div w:id="1123693204">
          <w:marLeft w:val="0"/>
          <w:marRight w:val="0"/>
          <w:marTop w:val="0"/>
          <w:marBottom w:val="0"/>
          <w:divBdr>
            <w:top w:val="none" w:sz="0" w:space="0" w:color="auto"/>
            <w:left w:val="none" w:sz="0" w:space="0" w:color="auto"/>
            <w:bottom w:val="none" w:sz="0" w:space="0" w:color="auto"/>
            <w:right w:val="none" w:sz="0" w:space="0" w:color="auto"/>
          </w:divBdr>
        </w:div>
        <w:div w:id="1271014033">
          <w:marLeft w:val="0"/>
          <w:marRight w:val="0"/>
          <w:marTop w:val="0"/>
          <w:marBottom w:val="0"/>
          <w:divBdr>
            <w:top w:val="none" w:sz="0" w:space="0" w:color="auto"/>
            <w:left w:val="none" w:sz="0" w:space="0" w:color="auto"/>
            <w:bottom w:val="none" w:sz="0" w:space="0" w:color="auto"/>
            <w:right w:val="none" w:sz="0" w:space="0" w:color="auto"/>
          </w:divBdr>
        </w:div>
        <w:div w:id="1282493877">
          <w:marLeft w:val="0"/>
          <w:marRight w:val="0"/>
          <w:marTop w:val="0"/>
          <w:marBottom w:val="0"/>
          <w:divBdr>
            <w:top w:val="none" w:sz="0" w:space="0" w:color="auto"/>
            <w:left w:val="none" w:sz="0" w:space="0" w:color="auto"/>
            <w:bottom w:val="none" w:sz="0" w:space="0" w:color="auto"/>
            <w:right w:val="none" w:sz="0" w:space="0" w:color="auto"/>
          </w:divBdr>
        </w:div>
        <w:div w:id="1298296751">
          <w:marLeft w:val="0"/>
          <w:marRight w:val="0"/>
          <w:marTop w:val="0"/>
          <w:marBottom w:val="0"/>
          <w:divBdr>
            <w:top w:val="none" w:sz="0" w:space="0" w:color="auto"/>
            <w:left w:val="none" w:sz="0" w:space="0" w:color="auto"/>
            <w:bottom w:val="none" w:sz="0" w:space="0" w:color="auto"/>
            <w:right w:val="none" w:sz="0" w:space="0" w:color="auto"/>
          </w:divBdr>
        </w:div>
        <w:div w:id="1301770002">
          <w:marLeft w:val="0"/>
          <w:marRight w:val="0"/>
          <w:marTop w:val="0"/>
          <w:marBottom w:val="0"/>
          <w:divBdr>
            <w:top w:val="none" w:sz="0" w:space="0" w:color="auto"/>
            <w:left w:val="none" w:sz="0" w:space="0" w:color="auto"/>
            <w:bottom w:val="none" w:sz="0" w:space="0" w:color="auto"/>
            <w:right w:val="none" w:sz="0" w:space="0" w:color="auto"/>
          </w:divBdr>
        </w:div>
        <w:div w:id="1329940711">
          <w:marLeft w:val="0"/>
          <w:marRight w:val="0"/>
          <w:marTop w:val="0"/>
          <w:marBottom w:val="0"/>
          <w:divBdr>
            <w:top w:val="none" w:sz="0" w:space="0" w:color="auto"/>
            <w:left w:val="none" w:sz="0" w:space="0" w:color="auto"/>
            <w:bottom w:val="none" w:sz="0" w:space="0" w:color="auto"/>
            <w:right w:val="none" w:sz="0" w:space="0" w:color="auto"/>
          </w:divBdr>
        </w:div>
        <w:div w:id="1334452546">
          <w:marLeft w:val="0"/>
          <w:marRight w:val="0"/>
          <w:marTop w:val="0"/>
          <w:marBottom w:val="0"/>
          <w:divBdr>
            <w:top w:val="none" w:sz="0" w:space="0" w:color="auto"/>
            <w:left w:val="none" w:sz="0" w:space="0" w:color="auto"/>
            <w:bottom w:val="none" w:sz="0" w:space="0" w:color="auto"/>
            <w:right w:val="none" w:sz="0" w:space="0" w:color="auto"/>
          </w:divBdr>
        </w:div>
        <w:div w:id="1350138679">
          <w:marLeft w:val="0"/>
          <w:marRight w:val="0"/>
          <w:marTop w:val="0"/>
          <w:marBottom w:val="0"/>
          <w:divBdr>
            <w:top w:val="none" w:sz="0" w:space="0" w:color="auto"/>
            <w:left w:val="none" w:sz="0" w:space="0" w:color="auto"/>
            <w:bottom w:val="none" w:sz="0" w:space="0" w:color="auto"/>
            <w:right w:val="none" w:sz="0" w:space="0" w:color="auto"/>
          </w:divBdr>
        </w:div>
        <w:div w:id="1389494958">
          <w:marLeft w:val="0"/>
          <w:marRight w:val="0"/>
          <w:marTop w:val="0"/>
          <w:marBottom w:val="0"/>
          <w:divBdr>
            <w:top w:val="none" w:sz="0" w:space="0" w:color="auto"/>
            <w:left w:val="none" w:sz="0" w:space="0" w:color="auto"/>
            <w:bottom w:val="none" w:sz="0" w:space="0" w:color="auto"/>
            <w:right w:val="none" w:sz="0" w:space="0" w:color="auto"/>
          </w:divBdr>
        </w:div>
        <w:div w:id="1389496222">
          <w:marLeft w:val="0"/>
          <w:marRight w:val="0"/>
          <w:marTop w:val="0"/>
          <w:marBottom w:val="0"/>
          <w:divBdr>
            <w:top w:val="none" w:sz="0" w:space="0" w:color="auto"/>
            <w:left w:val="none" w:sz="0" w:space="0" w:color="auto"/>
            <w:bottom w:val="none" w:sz="0" w:space="0" w:color="auto"/>
            <w:right w:val="none" w:sz="0" w:space="0" w:color="auto"/>
          </w:divBdr>
        </w:div>
        <w:div w:id="1421372935">
          <w:marLeft w:val="0"/>
          <w:marRight w:val="0"/>
          <w:marTop w:val="0"/>
          <w:marBottom w:val="0"/>
          <w:divBdr>
            <w:top w:val="none" w:sz="0" w:space="0" w:color="auto"/>
            <w:left w:val="none" w:sz="0" w:space="0" w:color="auto"/>
            <w:bottom w:val="none" w:sz="0" w:space="0" w:color="auto"/>
            <w:right w:val="none" w:sz="0" w:space="0" w:color="auto"/>
          </w:divBdr>
        </w:div>
        <w:div w:id="1453011099">
          <w:marLeft w:val="0"/>
          <w:marRight w:val="0"/>
          <w:marTop w:val="0"/>
          <w:marBottom w:val="0"/>
          <w:divBdr>
            <w:top w:val="none" w:sz="0" w:space="0" w:color="auto"/>
            <w:left w:val="none" w:sz="0" w:space="0" w:color="auto"/>
            <w:bottom w:val="none" w:sz="0" w:space="0" w:color="auto"/>
            <w:right w:val="none" w:sz="0" w:space="0" w:color="auto"/>
          </w:divBdr>
        </w:div>
        <w:div w:id="1464154066">
          <w:marLeft w:val="0"/>
          <w:marRight w:val="0"/>
          <w:marTop w:val="0"/>
          <w:marBottom w:val="0"/>
          <w:divBdr>
            <w:top w:val="none" w:sz="0" w:space="0" w:color="auto"/>
            <w:left w:val="none" w:sz="0" w:space="0" w:color="auto"/>
            <w:bottom w:val="none" w:sz="0" w:space="0" w:color="auto"/>
            <w:right w:val="none" w:sz="0" w:space="0" w:color="auto"/>
          </w:divBdr>
        </w:div>
        <w:div w:id="1480075413">
          <w:marLeft w:val="0"/>
          <w:marRight w:val="0"/>
          <w:marTop w:val="0"/>
          <w:marBottom w:val="0"/>
          <w:divBdr>
            <w:top w:val="none" w:sz="0" w:space="0" w:color="auto"/>
            <w:left w:val="none" w:sz="0" w:space="0" w:color="auto"/>
            <w:bottom w:val="none" w:sz="0" w:space="0" w:color="auto"/>
            <w:right w:val="none" w:sz="0" w:space="0" w:color="auto"/>
          </w:divBdr>
        </w:div>
        <w:div w:id="1508254851">
          <w:marLeft w:val="0"/>
          <w:marRight w:val="0"/>
          <w:marTop w:val="0"/>
          <w:marBottom w:val="0"/>
          <w:divBdr>
            <w:top w:val="none" w:sz="0" w:space="0" w:color="auto"/>
            <w:left w:val="none" w:sz="0" w:space="0" w:color="auto"/>
            <w:bottom w:val="none" w:sz="0" w:space="0" w:color="auto"/>
            <w:right w:val="none" w:sz="0" w:space="0" w:color="auto"/>
          </w:divBdr>
        </w:div>
        <w:div w:id="1527329242">
          <w:marLeft w:val="0"/>
          <w:marRight w:val="0"/>
          <w:marTop w:val="0"/>
          <w:marBottom w:val="0"/>
          <w:divBdr>
            <w:top w:val="none" w:sz="0" w:space="0" w:color="auto"/>
            <w:left w:val="none" w:sz="0" w:space="0" w:color="auto"/>
            <w:bottom w:val="none" w:sz="0" w:space="0" w:color="auto"/>
            <w:right w:val="none" w:sz="0" w:space="0" w:color="auto"/>
          </w:divBdr>
        </w:div>
        <w:div w:id="1546719276">
          <w:marLeft w:val="0"/>
          <w:marRight w:val="0"/>
          <w:marTop w:val="0"/>
          <w:marBottom w:val="0"/>
          <w:divBdr>
            <w:top w:val="none" w:sz="0" w:space="0" w:color="auto"/>
            <w:left w:val="none" w:sz="0" w:space="0" w:color="auto"/>
            <w:bottom w:val="none" w:sz="0" w:space="0" w:color="auto"/>
            <w:right w:val="none" w:sz="0" w:space="0" w:color="auto"/>
          </w:divBdr>
        </w:div>
        <w:div w:id="1570454999">
          <w:marLeft w:val="0"/>
          <w:marRight w:val="0"/>
          <w:marTop w:val="0"/>
          <w:marBottom w:val="0"/>
          <w:divBdr>
            <w:top w:val="none" w:sz="0" w:space="0" w:color="auto"/>
            <w:left w:val="none" w:sz="0" w:space="0" w:color="auto"/>
            <w:bottom w:val="none" w:sz="0" w:space="0" w:color="auto"/>
            <w:right w:val="none" w:sz="0" w:space="0" w:color="auto"/>
          </w:divBdr>
        </w:div>
        <w:div w:id="1573008831">
          <w:marLeft w:val="0"/>
          <w:marRight w:val="0"/>
          <w:marTop w:val="0"/>
          <w:marBottom w:val="0"/>
          <w:divBdr>
            <w:top w:val="none" w:sz="0" w:space="0" w:color="auto"/>
            <w:left w:val="none" w:sz="0" w:space="0" w:color="auto"/>
            <w:bottom w:val="none" w:sz="0" w:space="0" w:color="auto"/>
            <w:right w:val="none" w:sz="0" w:space="0" w:color="auto"/>
          </w:divBdr>
        </w:div>
        <w:div w:id="1581865669">
          <w:marLeft w:val="0"/>
          <w:marRight w:val="0"/>
          <w:marTop w:val="0"/>
          <w:marBottom w:val="0"/>
          <w:divBdr>
            <w:top w:val="none" w:sz="0" w:space="0" w:color="auto"/>
            <w:left w:val="none" w:sz="0" w:space="0" w:color="auto"/>
            <w:bottom w:val="none" w:sz="0" w:space="0" w:color="auto"/>
            <w:right w:val="none" w:sz="0" w:space="0" w:color="auto"/>
          </w:divBdr>
        </w:div>
        <w:div w:id="1596523444">
          <w:marLeft w:val="0"/>
          <w:marRight w:val="0"/>
          <w:marTop w:val="0"/>
          <w:marBottom w:val="0"/>
          <w:divBdr>
            <w:top w:val="none" w:sz="0" w:space="0" w:color="auto"/>
            <w:left w:val="none" w:sz="0" w:space="0" w:color="auto"/>
            <w:bottom w:val="none" w:sz="0" w:space="0" w:color="auto"/>
            <w:right w:val="none" w:sz="0" w:space="0" w:color="auto"/>
          </w:divBdr>
        </w:div>
        <w:div w:id="1635526172">
          <w:marLeft w:val="0"/>
          <w:marRight w:val="0"/>
          <w:marTop w:val="0"/>
          <w:marBottom w:val="0"/>
          <w:divBdr>
            <w:top w:val="none" w:sz="0" w:space="0" w:color="auto"/>
            <w:left w:val="none" w:sz="0" w:space="0" w:color="auto"/>
            <w:bottom w:val="none" w:sz="0" w:space="0" w:color="auto"/>
            <w:right w:val="none" w:sz="0" w:space="0" w:color="auto"/>
          </w:divBdr>
        </w:div>
        <w:div w:id="1640189443">
          <w:marLeft w:val="0"/>
          <w:marRight w:val="0"/>
          <w:marTop w:val="0"/>
          <w:marBottom w:val="0"/>
          <w:divBdr>
            <w:top w:val="none" w:sz="0" w:space="0" w:color="auto"/>
            <w:left w:val="none" w:sz="0" w:space="0" w:color="auto"/>
            <w:bottom w:val="none" w:sz="0" w:space="0" w:color="auto"/>
            <w:right w:val="none" w:sz="0" w:space="0" w:color="auto"/>
          </w:divBdr>
        </w:div>
        <w:div w:id="1677230039">
          <w:marLeft w:val="0"/>
          <w:marRight w:val="0"/>
          <w:marTop w:val="0"/>
          <w:marBottom w:val="0"/>
          <w:divBdr>
            <w:top w:val="none" w:sz="0" w:space="0" w:color="auto"/>
            <w:left w:val="none" w:sz="0" w:space="0" w:color="auto"/>
            <w:bottom w:val="none" w:sz="0" w:space="0" w:color="auto"/>
            <w:right w:val="none" w:sz="0" w:space="0" w:color="auto"/>
          </w:divBdr>
        </w:div>
        <w:div w:id="1696610275">
          <w:marLeft w:val="0"/>
          <w:marRight w:val="0"/>
          <w:marTop w:val="0"/>
          <w:marBottom w:val="0"/>
          <w:divBdr>
            <w:top w:val="none" w:sz="0" w:space="0" w:color="auto"/>
            <w:left w:val="none" w:sz="0" w:space="0" w:color="auto"/>
            <w:bottom w:val="none" w:sz="0" w:space="0" w:color="auto"/>
            <w:right w:val="none" w:sz="0" w:space="0" w:color="auto"/>
          </w:divBdr>
        </w:div>
        <w:div w:id="1705060586">
          <w:marLeft w:val="0"/>
          <w:marRight w:val="0"/>
          <w:marTop w:val="0"/>
          <w:marBottom w:val="0"/>
          <w:divBdr>
            <w:top w:val="none" w:sz="0" w:space="0" w:color="auto"/>
            <w:left w:val="none" w:sz="0" w:space="0" w:color="auto"/>
            <w:bottom w:val="none" w:sz="0" w:space="0" w:color="auto"/>
            <w:right w:val="none" w:sz="0" w:space="0" w:color="auto"/>
          </w:divBdr>
        </w:div>
        <w:div w:id="1729381865">
          <w:marLeft w:val="0"/>
          <w:marRight w:val="0"/>
          <w:marTop w:val="0"/>
          <w:marBottom w:val="0"/>
          <w:divBdr>
            <w:top w:val="none" w:sz="0" w:space="0" w:color="auto"/>
            <w:left w:val="none" w:sz="0" w:space="0" w:color="auto"/>
            <w:bottom w:val="none" w:sz="0" w:space="0" w:color="auto"/>
            <w:right w:val="none" w:sz="0" w:space="0" w:color="auto"/>
          </w:divBdr>
        </w:div>
        <w:div w:id="1776320401">
          <w:marLeft w:val="0"/>
          <w:marRight w:val="0"/>
          <w:marTop w:val="0"/>
          <w:marBottom w:val="0"/>
          <w:divBdr>
            <w:top w:val="none" w:sz="0" w:space="0" w:color="auto"/>
            <w:left w:val="none" w:sz="0" w:space="0" w:color="auto"/>
            <w:bottom w:val="none" w:sz="0" w:space="0" w:color="auto"/>
            <w:right w:val="none" w:sz="0" w:space="0" w:color="auto"/>
          </w:divBdr>
        </w:div>
        <w:div w:id="1855336795">
          <w:marLeft w:val="0"/>
          <w:marRight w:val="0"/>
          <w:marTop w:val="0"/>
          <w:marBottom w:val="0"/>
          <w:divBdr>
            <w:top w:val="none" w:sz="0" w:space="0" w:color="auto"/>
            <w:left w:val="none" w:sz="0" w:space="0" w:color="auto"/>
            <w:bottom w:val="none" w:sz="0" w:space="0" w:color="auto"/>
            <w:right w:val="none" w:sz="0" w:space="0" w:color="auto"/>
          </w:divBdr>
        </w:div>
        <w:div w:id="1863279355">
          <w:marLeft w:val="0"/>
          <w:marRight w:val="0"/>
          <w:marTop w:val="0"/>
          <w:marBottom w:val="0"/>
          <w:divBdr>
            <w:top w:val="none" w:sz="0" w:space="0" w:color="auto"/>
            <w:left w:val="none" w:sz="0" w:space="0" w:color="auto"/>
            <w:bottom w:val="none" w:sz="0" w:space="0" w:color="auto"/>
            <w:right w:val="none" w:sz="0" w:space="0" w:color="auto"/>
          </w:divBdr>
        </w:div>
        <w:div w:id="1864594280">
          <w:marLeft w:val="0"/>
          <w:marRight w:val="0"/>
          <w:marTop w:val="0"/>
          <w:marBottom w:val="0"/>
          <w:divBdr>
            <w:top w:val="none" w:sz="0" w:space="0" w:color="auto"/>
            <w:left w:val="none" w:sz="0" w:space="0" w:color="auto"/>
            <w:bottom w:val="none" w:sz="0" w:space="0" w:color="auto"/>
            <w:right w:val="none" w:sz="0" w:space="0" w:color="auto"/>
          </w:divBdr>
        </w:div>
        <w:div w:id="1925844359">
          <w:marLeft w:val="0"/>
          <w:marRight w:val="0"/>
          <w:marTop w:val="0"/>
          <w:marBottom w:val="0"/>
          <w:divBdr>
            <w:top w:val="none" w:sz="0" w:space="0" w:color="auto"/>
            <w:left w:val="none" w:sz="0" w:space="0" w:color="auto"/>
            <w:bottom w:val="none" w:sz="0" w:space="0" w:color="auto"/>
            <w:right w:val="none" w:sz="0" w:space="0" w:color="auto"/>
          </w:divBdr>
        </w:div>
        <w:div w:id="1939752330">
          <w:marLeft w:val="0"/>
          <w:marRight w:val="0"/>
          <w:marTop w:val="0"/>
          <w:marBottom w:val="0"/>
          <w:divBdr>
            <w:top w:val="none" w:sz="0" w:space="0" w:color="auto"/>
            <w:left w:val="none" w:sz="0" w:space="0" w:color="auto"/>
            <w:bottom w:val="none" w:sz="0" w:space="0" w:color="auto"/>
            <w:right w:val="none" w:sz="0" w:space="0" w:color="auto"/>
          </w:divBdr>
        </w:div>
        <w:div w:id="1964925977">
          <w:marLeft w:val="0"/>
          <w:marRight w:val="0"/>
          <w:marTop w:val="0"/>
          <w:marBottom w:val="0"/>
          <w:divBdr>
            <w:top w:val="none" w:sz="0" w:space="0" w:color="auto"/>
            <w:left w:val="none" w:sz="0" w:space="0" w:color="auto"/>
            <w:bottom w:val="none" w:sz="0" w:space="0" w:color="auto"/>
            <w:right w:val="none" w:sz="0" w:space="0" w:color="auto"/>
          </w:divBdr>
        </w:div>
        <w:div w:id="1988850878">
          <w:marLeft w:val="0"/>
          <w:marRight w:val="0"/>
          <w:marTop w:val="0"/>
          <w:marBottom w:val="0"/>
          <w:divBdr>
            <w:top w:val="none" w:sz="0" w:space="0" w:color="auto"/>
            <w:left w:val="none" w:sz="0" w:space="0" w:color="auto"/>
            <w:bottom w:val="none" w:sz="0" w:space="0" w:color="auto"/>
            <w:right w:val="none" w:sz="0" w:space="0" w:color="auto"/>
          </w:divBdr>
        </w:div>
        <w:div w:id="2006588128">
          <w:marLeft w:val="0"/>
          <w:marRight w:val="0"/>
          <w:marTop w:val="0"/>
          <w:marBottom w:val="0"/>
          <w:divBdr>
            <w:top w:val="none" w:sz="0" w:space="0" w:color="auto"/>
            <w:left w:val="none" w:sz="0" w:space="0" w:color="auto"/>
            <w:bottom w:val="none" w:sz="0" w:space="0" w:color="auto"/>
            <w:right w:val="none" w:sz="0" w:space="0" w:color="auto"/>
          </w:divBdr>
        </w:div>
        <w:div w:id="2034570476">
          <w:marLeft w:val="0"/>
          <w:marRight w:val="0"/>
          <w:marTop w:val="0"/>
          <w:marBottom w:val="0"/>
          <w:divBdr>
            <w:top w:val="none" w:sz="0" w:space="0" w:color="auto"/>
            <w:left w:val="none" w:sz="0" w:space="0" w:color="auto"/>
            <w:bottom w:val="none" w:sz="0" w:space="0" w:color="auto"/>
            <w:right w:val="none" w:sz="0" w:space="0" w:color="auto"/>
          </w:divBdr>
        </w:div>
        <w:div w:id="2072262728">
          <w:marLeft w:val="0"/>
          <w:marRight w:val="0"/>
          <w:marTop w:val="0"/>
          <w:marBottom w:val="0"/>
          <w:divBdr>
            <w:top w:val="none" w:sz="0" w:space="0" w:color="auto"/>
            <w:left w:val="none" w:sz="0" w:space="0" w:color="auto"/>
            <w:bottom w:val="none" w:sz="0" w:space="0" w:color="auto"/>
            <w:right w:val="none" w:sz="0" w:space="0" w:color="auto"/>
          </w:divBdr>
        </w:div>
        <w:div w:id="2081973898">
          <w:marLeft w:val="0"/>
          <w:marRight w:val="0"/>
          <w:marTop w:val="0"/>
          <w:marBottom w:val="0"/>
          <w:divBdr>
            <w:top w:val="none" w:sz="0" w:space="0" w:color="auto"/>
            <w:left w:val="none" w:sz="0" w:space="0" w:color="auto"/>
            <w:bottom w:val="none" w:sz="0" w:space="0" w:color="auto"/>
            <w:right w:val="none" w:sz="0" w:space="0" w:color="auto"/>
          </w:divBdr>
        </w:div>
        <w:div w:id="2083870104">
          <w:marLeft w:val="0"/>
          <w:marRight w:val="0"/>
          <w:marTop w:val="0"/>
          <w:marBottom w:val="0"/>
          <w:divBdr>
            <w:top w:val="none" w:sz="0" w:space="0" w:color="auto"/>
            <w:left w:val="none" w:sz="0" w:space="0" w:color="auto"/>
            <w:bottom w:val="none" w:sz="0" w:space="0" w:color="auto"/>
            <w:right w:val="none" w:sz="0" w:space="0" w:color="auto"/>
          </w:divBdr>
        </w:div>
        <w:div w:id="2127891374">
          <w:marLeft w:val="0"/>
          <w:marRight w:val="0"/>
          <w:marTop w:val="0"/>
          <w:marBottom w:val="0"/>
          <w:divBdr>
            <w:top w:val="none" w:sz="0" w:space="0" w:color="auto"/>
            <w:left w:val="none" w:sz="0" w:space="0" w:color="auto"/>
            <w:bottom w:val="none" w:sz="0" w:space="0" w:color="auto"/>
            <w:right w:val="none" w:sz="0" w:space="0" w:color="auto"/>
          </w:divBdr>
        </w:div>
        <w:div w:id="2132238068">
          <w:marLeft w:val="0"/>
          <w:marRight w:val="0"/>
          <w:marTop w:val="0"/>
          <w:marBottom w:val="0"/>
          <w:divBdr>
            <w:top w:val="none" w:sz="0" w:space="0" w:color="auto"/>
            <w:left w:val="none" w:sz="0" w:space="0" w:color="auto"/>
            <w:bottom w:val="none" w:sz="0" w:space="0" w:color="auto"/>
            <w:right w:val="none" w:sz="0" w:space="0" w:color="auto"/>
          </w:divBdr>
        </w:div>
        <w:div w:id="2140105557">
          <w:marLeft w:val="0"/>
          <w:marRight w:val="0"/>
          <w:marTop w:val="0"/>
          <w:marBottom w:val="0"/>
          <w:divBdr>
            <w:top w:val="none" w:sz="0" w:space="0" w:color="auto"/>
            <w:left w:val="none" w:sz="0" w:space="0" w:color="auto"/>
            <w:bottom w:val="none" w:sz="0" w:space="0" w:color="auto"/>
            <w:right w:val="none" w:sz="0" w:space="0" w:color="auto"/>
          </w:divBdr>
        </w:div>
      </w:divsChild>
    </w:div>
    <w:div w:id="1795711409">
      <w:bodyDiv w:val="1"/>
      <w:marLeft w:val="0"/>
      <w:marRight w:val="0"/>
      <w:marTop w:val="0"/>
      <w:marBottom w:val="0"/>
      <w:divBdr>
        <w:top w:val="none" w:sz="0" w:space="0" w:color="auto"/>
        <w:left w:val="none" w:sz="0" w:space="0" w:color="auto"/>
        <w:bottom w:val="none" w:sz="0" w:space="0" w:color="auto"/>
        <w:right w:val="none" w:sz="0" w:space="0" w:color="auto"/>
      </w:divBdr>
    </w:div>
    <w:div w:id="1802114741">
      <w:bodyDiv w:val="1"/>
      <w:marLeft w:val="0"/>
      <w:marRight w:val="0"/>
      <w:marTop w:val="0"/>
      <w:marBottom w:val="0"/>
      <w:divBdr>
        <w:top w:val="none" w:sz="0" w:space="0" w:color="auto"/>
        <w:left w:val="none" w:sz="0" w:space="0" w:color="auto"/>
        <w:bottom w:val="none" w:sz="0" w:space="0" w:color="auto"/>
        <w:right w:val="none" w:sz="0" w:space="0" w:color="auto"/>
      </w:divBdr>
    </w:div>
    <w:div w:id="1803695982">
      <w:bodyDiv w:val="1"/>
      <w:marLeft w:val="0"/>
      <w:marRight w:val="0"/>
      <w:marTop w:val="0"/>
      <w:marBottom w:val="0"/>
      <w:divBdr>
        <w:top w:val="none" w:sz="0" w:space="0" w:color="auto"/>
        <w:left w:val="none" w:sz="0" w:space="0" w:color="auto"/>
        <w:bottom w:val="none" w:sz="0" w:space="0" w:color="auto"/>
        <w:right w:val="none" w:sz="0" w:space="0" w:color="auto"/>
      </w:divBdr>
    </w:div>
    <w:div w:id="1814367483">
      <w:bodyDiv w:val="1"/>
      <w:marLeft w:val="0"/>
      <w:marRight w:val="0"/>
      <w:marTop w:val="0"/>
      <w:marBottom w:val="0"/>
      <w:divBdr>
        <w:top w:val="none" w:sz="0" w:space="0" w:color="auto"/>
        <w:left w:val="none" w:sz="0" w:space="0" w:color="auto"/>
        <w:bottom w:val="none" w:sz="0" w:space="0" w:color="auto"/>
        <w:right w:val="none" w:sz="0" w:space="0" w:color="auto"/>
      </w:divBdr>
    </w:div>
    <w:div w:id="1819807019">
      <w:bodyDiv w:val="1"/>
      <w:marLeft w:val="0"/>
      <w:marRight w:val="0"/>
      <w:marTop w:val="0"/>
      <w:marBottom w:val="0"/>
      <w:divBdr>
        <w:top w:val="none" w:sz="0" w:space="0" w:color="auto"/>
        <w:left w:val="none" w:sz="0" w:space="0" w:color="auto"/>
        <w:bottom w:val="none" w:sz="0" w:space="0" w:color="auto"/>
        <w:right w:val="none" w:sz="0" w:space="0" w:color="auto"/>
      </w:divBdr>
    </w:div>
    <w:div w:id="1837453269">
      <w:bodyDiv w:val="1"/>
      <w:marLeft w:val="0"/>
      <w:marRight w:val="0"/>
      <w:marTop w:val="0"/>
      <w:marBottom w:val="0"/>
      <w:divBdr>
        <w:top w:val="none" w:sz="0" w:space="0" w:color="auto"/>
        <w:left w:val="none" w:sz="0" w:space="0" w:color="auto"/>
        <w:bottom w:val="none" w:sz="0" w:space="0" w:color="auto"/>
        <w:right w:val="none" w:sz="0" w:space="0" w:color="auto"/>
      </w:divBdr>
    </w:div>
    <w:div w:id="1848592133">
      <w:bodyDiv w:val="1"/>
      <w:marLeft w:val="0"/>
      <w:marRight w:val="0"/>
      <w:marTop w:val="0"/>
      <w:marBottom w:val="0"/>
      <w:divBdr>
        <w:top w:val="none" w:sz="0" w:space="0" w:color="auto"/>
        <w:left w:val="none" w:sz="0" w:space="0" w:color="auto"/>
        <w:bottom w:val="none" w:sz="0" w:space="0" w:color="auto"/>
        <w:right w:val="none" w:sz="0" w:space="0" w:color="auto"/>
      </w:divBdr>
    </w:div>
    <w:div w:id="1851332031">
      <w:bodyDiv w:val="1"/>
      <w:marLeft w:val="0"/>
      <w:marRight w:val="0"/>
      <w:marTop w:val="0"/>
      <w:marBottom w:val="0"/>
      <w:divBdr>
        <w:top w:val="none" w:sz="0" w:space="0" w:color="auto"/>
        <w:left w:val="none" w:sz="0" w:space="0" w:color="auto"/>
        <w:bottom w:val="none" w:sz="0" w:space="0" w:color="auto"/>
        <w:right w:val="none" w:sz="0" w:space="0" w:color="auto"/>
      </w:divBdr>
    </w:div>
    <w:div w:id="1865511465">
      <w:bodyDiv w:val="1"/>
      <w:marLeft w:val="0"/>
      <w:marRight w:val="0"/>
      <w:marTop w:val="0"/>
      <w:marBottom w:val="0"/>
      <w:divBdr>
        <w:top w:val="none" w:sz="0" w:space="0" w:color="auto"/>
        <w:left w:val="none" w:sz="0" w:space="0" w:color="auto"/>
        <w:bottom w:val="none" w:sz="0" w:space="0" w:color="auto"/>
        <w:right w:val="none" w:sz="0" w:space="0" w:color="auto"/>
      </w:divBdr>
    </w:div>
    <w:div w:id="1868519507">
      <w:bodyDiv w:val="1"/>
      <w:marLeft w:val="0"/>
      <w:marRight w:val="0"/>
      <w:marTop w:val="0"/>
      <w:marBottom w:val="0"/>
      <w:divBdr>
        <w:top w:val="none" w:sz="0" w:space="0" w:color="auto"/>
        <w:left w:val="none" w:sz="0" w:space="0" w:color="auto"/>
        <w:bottom w:val="none" w:sz="0" w:space="0" w:color="auto"/>
        <w:right w:val="none" w:sz="0" w:space="0" w:color="auto"/>
      </w:divBdr>
    </w:div>
    <w:div w:id="1871214501">
      <w:bodyDiv w:val="1"/>
      <w:marLeft w:val="0"/>
      <w:marRight w:val="0"/>
      <w:marTop w:val="0"/>
      <w:marBottom w:val="0"/>
      <w:divBdr>
        <w:top w:val="none" w:sz="0" w:space="0" w:color="auto"/>
        <w:left w:val="none" w:sz="0" w:space="0" w:color="auto"/>
        <w:bottom w:val="none" w:sz="0" w:space="0" w:color="auto"/>
        <w:right w:val="none" w:sz="0" w:space="0" w:color="auto"/>
      </w:divBdr>
    </w:div>
    <w:div w:id="1875846216">
      <w:bodyDiv w:val="1"/>
      <w:marLeft w:val="0"/>
      <w:marRight w:val="0"/>
      <w:marTop w:val="0"/>
      <w:marBottom w:val="0"/>
      <w:divBdr>
        <w:top w:val="none" w:sz="0" w:space="0" w:color="auto"/>
        <w:left w:val="none" w:sz="0" w:space="0" w:color="auto"/>
        <w:bottom w:val="none" w:sz="0" w:space="0" w:color="auto"/>
        <w:right w:val="none" w:sz="0" w:space="0" w:color="auto"/>
      </w:divBdr>
    </w:div>
    <w:div w:id="1883904947">
      <w:bodyDiv w:val="1"/>
      <w:marLeft w:val="0"/>
      <w:marRight w:val="0"/>
      <w:marTop w:val="0"/>
      <w:marBottom w:val="0"/>
      <w:divBdr>
        <w:top w:val="none" w:sz="0" w:space="0" w:color="auto"/>
        <w:left w:val="none" w:sz="0" w:space="0" w:color="auto"/>
        <w:bottom w:val="none" w:sz="0" w:space="0" w:color="auto"/>
        <w:right w:val="none" w:sz="0" w:space="0" w:color="auto"/>
      </w:divBdr>
    </w:div>
    <w:div w:id="1893930667">
      <w:bodyDiv w:val="1"/>
      <w:marLeft w:val="120"/>
      <w:marRight w:val="120"/>
      <w:marTop w:val="0"/>
      <w:marBottom w:val="0"/>
      <w:divBdr>
        <w:top w:val="none" w:sz="0" w:space="0" w:color="auto"/>
        <w:left w:val="none" w:sz="0" w:space="0" w:color="auto"/>
        <w:bottom w:val="none" w:sz="0" w:space="0" w:color="auto"/>
        <w:right w:val="none" w:sz="0" w:space="0" w:color="auto"/>
      </w:divBdr>
    </w:div>
    <w:div w:id="1894149959">
      <w:bodyDiv w:val="1"/>
      <w:marLeft w:val="0"/>
      <w:marRight w:val="0"/>
      <w:marTop w:val="0"/>
      <w:marBottom w:val="0"/>
      <w:divBdr>
        <w:top w:val="none" w:sz="0" w:space="0" w:color="auto"/>
        <w:left w:val="none" w:sz="0" w:space="0" w:color="auto"/>
        <w:bottom w:val="none" w:sz="0" w:space="0" w:color="auto"/>
        <w:right w:val="none" w:sz="0" w:space="0" w:color="auto"/>
      </w:divBdr>
      <w:divsChild>
        <w:div w:id="1251040725">
          <w:marLeft w:val="0"/>
          <w:marRight w:val="0"/>
          <w:marTop w:val="0"/>
          <w:marBottom w:val="240"/>
          <w:divBdr>
            <w:top w:val="none" w:sz="0" w:space="0" w:color="auto"/>
            <w:left w:val="none" w:sz="0" w:space="0" w:color="auto"/>
            <w:bottom w:val="none" w:sz="0" w:space="0" w:color="auto"/>
            <w:right w:val="none" w:sz="0" w:space="0" w:color="auto"/>
          </w:divBdr>
        </w:div>
      </w:divsChild>
    </w:div>
    <w:div w:id="1906447948">
      <w:bodyDiv w:val="1"/>
      <w:marLeft w:val="0"/>
      <w:marRight w:val="0"/>
      <w:marTop w:val="0"/>
      <w:marBottom w:val="0"/>
      <w:divBdr>
        <w:top w:val="none" w:sz="0" w:space="0" w:color="auto"/>
        <w:left w:val="none" w:sz="0" w:space="0" w:color="auto"/>
        <w:bottom w:val="none" w:sz="0" w:space="0" w:color="auto"/>
        <w:right w:val="none" w:sz="0" w:space="0" w:color="auto"/>
      </w:divBdr>
    </w:div>
    <w:div w:id="1908689369">
      <w:bodyDiv w:val="1"/>
      <w:marLeft w:val="0"/>
      <w:marRight w:val="0"/>
      <w:marTop w:val="0"/>
      <w:marBottom w:val="0"/>
      <w:divBdr>
        <w:top w:val="none" w:sz="0" w:space="0" w:color="auto"/>
        <w:left w:val="none" w:sz="0" w:space="0" w:color="auto"/>
        <w:bottom w:val="none" w:sz="0" w:space="0" w:color="auto"/>
        <w:right w:val="none" w:sz="0" w:space="0" w:color="auto"/>
      </w:divBdr>
    </w:div>
    <w:div w:id="1928222874">
      <w:bodyDiv w:val="1"/>
      <w:marLeft w:val="0"/>
      <w:marRight w:val="0"/>
      <w:marTop w:val="0"/>
      <w:marBottom w:val="0"/>
      <w:divBdr>
        <w:top w:val="none" w:sz="0" w:space="0" w:color="auto"/>
        <w:left w:val="none" w:sz="0" w:space="0" w:color="auto"/>
        <w:bottom w:val="none" w:sz="0" w:space="0" w:color="auto"/>
        <w:right w:val="none" w:sz="0" w:space="0" w:color="auto"/>
      </w:divBdr>
    </w:div>
    <w:div w:id="1956668802">
      <w:bodyDiv w:val="1"/>
      <w:marLeft w:val="0"/>
      <w:marRight w:val="0"/>
      <w:marTop w:val="0"/>
      <w:marBottom w:val="0"/>
      <w:divBdr>
        <w:top w:val="none" w:sz="0" w:space="0" w:color="auto"/>
        <w:left w:val="none" w:sz="0" w:space="0" w:color="auto"/>
        <w:bottom w:val="none" w:sz="0" w:space="0" w:color="auto"/>
        <w:right w:val="none" w:sz="0" w:space="0" w:color="auto"/>
      </w:divBdr>
    </w:div>
    <w:div w:id="1980912549">
      <w:bodyDiv w:val="1"/>
      <w:marLeft w:val="0"/>
      <w:marRight w:val="0"/>
      <w:marTop w:val="0"/>
      <w:marBottom w:val="0"/>
      <w:divBdr>
        <w:top w:val="none" w:sz="0" w:space="0" w:color="auto"/>
        <w:left w:val="none" w:sz="0" w:space="0" w:color="auto"/>
        <w:bottom w:val="none" w:sz="0" w:space="0" w:color="auto"/>
        <w:right w:val="none" w:sz="0" w:space="0" w:color="auto"/>
      </w:divBdr>
    </w:div>
    <w:div w:id="1982726970">
      <w:bodyDiv w:val="1"/>
      <w:marLeft w:val="0"/>
      <w:marRight w:val="0"/>
      <w:marTop w:val="0"/>
      <w:marBottom w:val="0"/>
      <w:divBdr>
        <w:top w:val="none" w:sz="0" w:space="0" w:color="auto"/>
        <w:left w:val="none" w:sz="0" w:space="0" w:color="auto"/>
        <w:bottom w:val="none" w:sz="0" w:space="0" w:color="auto"/>
        <w:right w:val="none" w:sz="0" w:space="0" w:color="auto"/>
      </w:divBdr>
    </w:div>
    <w:div w:id="1994479699">
      <w:bodyDiv w:val="1"/>
      <w:marLeft w:val="0"/>
      <w:marRight w:val="0"/>
      <w:marTop w:val="0"/>
      <w:marBottom w:val="0"/>
      <w:divBdr>
        <w:top w:val="none" w:sz="0" w:space="0" w:color="auto"/>
        <w:left w:val="none" w:sz="0" w:space="0" w:color="auto"/>
        <w:bottom w:val="none" w:sz="0" w:space="0" w:color="auto"/>
        <w:right w:val="none" w:sz="0" w:space="0" w:color="auto"/>
      </w:divBdr>
    </w:div>
    <w:div w:id="1995835612">
      <w:bodyDiv w:val="1"/>
      <w:marLeft w:val="0"/>
      <w:marRight w:val="0"/>
      <w:marTop w:val="0"/>
      <w:marBottom w:val="0"/>
      <w:divBdr>
        <w:top w:val="none" w:sz="0" w:space="0" w:color="auto"/>
        <w:left w:val="none" w:sz="0" w:space="0" w:color="auto"/>
        <w:bottom w:val="none" w:sz="0" w:space="0" w:color="auto"/>
        <w:right w:val="none" w:sz="0" w:space="0" w:color="auto"/>
      </w:divBdr>
    </w:div>
    <w:div w:id="2016153532">
      <w:bodyDiv w:val="1"/>
      <w:marLeft w:val="0"/>
      <w:marRight w:val="0"/>
      <w:marTop w:val="0"/>
      <w:marBottom w:val="0"/>
      <w:divBdr>
        <w:top w:val="none" w:sz="0" w:space="0" w:color="auto"/>
        <w:left w:val="none" w:sz="0" w:space="0" w:color="auto"/>
        <w:bottom w:val="none" w:sz="0" w:space="0" w:color="auto"/>
        <w:right w:val="none" w:sz="0" w:space="0" w:color="auto"/>
      </w:divBdr>
    </w:div>
    <w:div w:id="2019849976">
      <w:bodyDiv w:val="1"/>
      <w:marLeft w:val="0"/>
      <w:marRight w:val="0"/>
      <w:marTop w:val="0"/>
      <w:marBottom w:val="0"/>
      <w:divBdr>
        <w:top w:val="none" w:sz="0" w:space="0" w:color="auto"/>
        <w:left w:val="none" w:sz="0" w:space="0" w:color="auto"/>
        <w:bottom w:val="none" w:sz="0" w:space="0" w:color="auto"/>
        <w:right w:val="none" w:sz="0" w:space="0" w:color="auto"/>
      </w:divBdr>
    </w:div>
    <w:div w:id="2043897871">
      <w:bodyDiv w:val="1"/>
      <w:marLeft w:val="0"/>
      <w:marRight w:val="0"/>
      <w:marTop w:val="0"/>
      <w:marBottom w:val="0"/>
      <w:divBdr>
        <w:top w:val="none" w:sz="0" w:space="0" w:color="auto"/>
        <w:left w:val="none" w:sz="0" w:space="0" w:color="auto"/>
        <w:bottom w:val="none" w:sz="0" w:space="0" w:color="auto"/>
        <w:right w:val="none" w:sz="0" w:space="0" w:color="auto"/>
      </w:divBdr>
    </w:div>
    <w:div w:id="2047488146">
      <w:bodyDiv w:val="1"/>
      <w:marLeft w:val="0"/>
      <w:marRight w:val="0"/>
      <w:marTop w:val="0"/>
      <w:marBottom w:val="0"/>
      <w:divBdr>
        <w:top w:val="none" w:sz="0" w:space="0" w:color="auto"/>
        <w:left w:val="none" w:sz="0" w:space="0" w:color="auto"/>
        <w:bottom w:val="none" w:sz="0" w:space="0" w:color="auto"/>
        <w:right w:val="none" w:sz="0" w:space="0" w:color="auto"/>
      </w:divBdr>
    </w:div>
    <w:div w:id="2050690336">
      <w:bodyDiv w:val="1"/>
      <w:marLeft w:val="0"/>
      <w:marRight w:val="0"/>
      <w:marTop w:val="0"/>
      <w:marBottom w:val="0"/>
      <w:divBdr>
        <w:top w:val="none" w:sz="0" w:space="0" w:color="auto"/>
        <w:left w:val="none" w:sz="0" w:space="0" w:color="auto"/>
        <w:bottom w:val="none" w:sz="0" w:space="0" w:color="auto"/>
        <w:right w:val="none" w:sz="0" w:space="0" w:color="auto"/>
      </w:divBdr>
    </w:div>
    <w:div w:id="2067140327">
      <w:bodyDiv w:val="1"/>
      <w:marLeft w:val="0"/>
      <w:marRight w:val="0"/>
      <w:marTop w:val="0"/>
      <w:marBottom w:val="0"/>
      <w:divBdr>
        <w:top w:val="none" w:sz="0" w:space="0" w:color="auto"/>
        <w:left w:val="none" w:sz="0" w:space="0" w:color="auto"/>
        <w:bottom w:val="none" w:sz="0" w:space="0" w:color="auto"/>
        <w:right w:val="none" w:sz="0" w:space="0" w:color="auto"/>
      </w:divBdr>
    </w:div>
    <w:div w:id="2103137606">
      <w:bodyDiv w:val="1"/>
      <w:marLeft w:val="0"/>
      <w:marRight w:val="0"/>
      <w:marTop w:val="0"/>
      <w:marBottom w:val="0"/>
      <w:divBdr>
        <w:top w:val="none" w:sz="0" w:space="0" w:color="auto"/>
        <w:left w:val="none" w:sz="0" w:space="0" w:color="auto"/>
        <w:bottom w:val="none" w:sz="0" w:space="0" w:color="auto"/>
        <w:right w:val="none" w:sz="0" w:space="0" w:color="auto"/>
      </w:divBdr>
    </w:div>
    <w:div w:id="2126804188">
      <w:bodyDiv w:val="1"/>
      <w:marLeft w:val="0"/>
      <w:marRight w:val="0"/>
      <w:marTop w:val="0"/>
      <w:marBottom w:val="0"/>
      <w:divBdr>
        <w:top w:val="none" w:sz="0" w:space="0" w:color="auto"/>
        <w:left w:val="none" w:sz="0" w:space="0" w:color="auto"/>
        <w:bottom w:val="none" w:sz="0" w:space="0" w:color="auto"/>
        <w:right w:val="none" w:sz="0" w:space="0" w:color="auto"/>
      </w:divBdr>
    </w:div>
    <w:div w:id="2128236956">
      <w:bodyDiv w:val="1"/>
      <w:marLeft w:val="0"/>
      <w:marRight w:val="0"/>
      <w:marTop w:val="0"/>
      <w:marBottom w:val="0"/>
      <w:divBdr>
        <w:top w:val="none" w:sz="0" w:space="0" w:color="auto"/>
        <w:left w:val="none" w:sz="0" w:space="0" w:color="auto"/>
        <w:bottom w:val="none" w:sz="0" w:space="0" w:color="auto"/>
        <w:right w:val="none" w:sz="0" w:space="0" w:color="auto"/>
      </w:divBdr>
    </w:div>
    <w:div w:id="2129736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dmlc/xgboost" TargetMode="External"/><Relationship Id="rId21" Type="http://schemas.openxmlformats.org/officeDocument/2006/relationships/image" Target="media/image8.png"/><Relationship Id="rId42" Type="http://schemas.openxmlformats.org/officeDocument/2006/relationships/image" Target="media/image23.png"/><Relationship Id="rId63" Type="http://schemas.openxmlformats.org/officeDocument/2006/relationships/hyperlink" Target="http://www.coursera.org/browse/data-science" TargetMode="External"/><Relationship Id="rId84" Type="http://schemas.openxmlformats.org/officeDocument/2006/relationships/hyperlink" Target="http://www.reddit.com/r/ArtificialIntelligence" TargetMode="External"/><Relationship Id="rId138" Type="http://schemas.openxmlformats.org/officeDocument/2006/relationships/theme" Target="theme/theme1.xml"/><Relationship Id="rId16" Type="http://schemas.openxmlformats.org/officeDocument/2006/relationships/image" Target="media/image5.png"/><Relationship Id="rId107" Type="http://schemas.openxmlformats.org/officeDocument/2006/relationships/hyperlink" Target="https://github.com/academic/awesome-datascience" TargetMode="External"/><Relationship Id="rId11" Type="http://schemas.openxmlformats.org/officeDocument/2006/relationships/image" Target="media/image1.png"/><Relationship Id="rId32" Type="http://schemas.openxmlformats.org/officeDocument/2006/relationships/hyperlink" Target="https://github.com/Gearhj/SAS-Python-and-R-A-Cross-Reference-Guide" TargetMode="External"/><Relationship Id="rId37" Type="http://schemas.openxmlformats.org/officeDocument/2006/relationships/image" Target="media/image18.png"/><Relationship Id="rId53" Type="http://schemas.openxmlformats.org/officeDocument/2006/relationships/image" Target="media/image32.png"/><Relationship Id="rId58" Type="http://schemas.openxmlformats.org/officeDocument/2006/relationships/hyperlink" Target="http://www.towardsdatascience.com/" TargetMode="External"/><Relationship Id="rId74" Type="http://schemas.openxmlformats.org/officeDocument/2006/relationships/hyperlink" Target="http://www.youtube.com/user/shiffman" TargetMode="External"/><Relationship Id="rId79" Type="http://schemas.openxmlformats.org/officeDocument/2006/relationships/hyperlink" Target="http://www.reddit.com/r/rstats" TargetMode="External"/><Relationship Id="rId102" Type="http://schemas.openxmlformats.org/officeDocument/2006/relationships/hyperlink" Target="http://www.data.humdata.org/" TargetMode="External"/><Relationship Id="rId123" Type="http://schemas.openxmlformats.org/officeDocument/2006/relationships/hyperlink" Target="https://github.com/svirins/Data-Science-for-Business" TargetMode="External"/><Relationship Id="rId128" Type="http://schemas.openxmlformats.org/officeDocument/2006/relationships/hyperlink" Target="https://github.com/dmlc/xgboost" TargetMode="External"/><Relationship Id="rId5" Type="http://schemas.openxmlformats.org/officeDocument/2006/relationships/numbering" Target="numbering.xml"/><Relationship Id="rId90" Type="http://schemas.openxmlformats.org/officeDocument/2006/relationships/hyperlink" Target="http://www.registry.opendata.aws/" TargetMode="External"/><Relationship Id="rId95" Type="http://schemas.openxmlformats.org/officeDocument/2006/relationships/hyperlink" Target="http://www.quandl.com/" TargetMode="External"/><Relationship Id="rId22" Type="http://schemas.openxmlformats.org/officeDocument/2006/relationships/image" Target="media/image9.png"/><Relationship Id="rId27" Type="http://schemas.openxmlformats.org/officeDocument/2006/relationships/image" Target="media/image13.png"/><Relationship Id="rId43" Type="http://schemas.openxmlformats.org/officeDocument/2006/relationships/image" Target="media/image24.png"/><Relationship Id="rId48" Type="http://schemas.openxmlformats.org/officeDocument/2006/relationships/image" Target="media/image27.emf"/><Relationship Id="rId64" Type="http://schemas.openxmlformats.org/officeDocument/2006/relationships/hyperlink" Target="http://www.analyticsvidhya.com/" TargetMode="External"/><Relationship Id="rId69" Type="http://schemas.openxmlformats.org/officeDocument/2006/relationships/hyperlink" Target="http://www.youtube.com/user/SASsoftware" TargetMode="External"/><Relationship Id="rId113" Type="http://schemas.openxmlformats.org/officeDocument/2006/relationships/hyperlink" Target="https://github.com/tensorflow/models" TargetMode="External"/><Relationship Id="rId118" Type="http://schemas.openxmlformats.org/officeDocument/2006/relationships/hyperlink" Target="https://github.com/r-bloggers/R-Bloggers" TargetMode="External"/><Relationship Id="rId134" Type="http://schemas.openxmlformats.org/officeDocument/2006/relationships/header" Target="header1.xml"/><Relationship Id="rId80" Type="http://schemas.openxmlformats.org/officeDocument/2006/relationships/hyperlink" Target="http://www.reddit.com/r/programming" TargetMode="External"/><Relationship Id="rId85" Type="http://schemas.openxmlformats.org/officeDocument/2006/relationships/hyperlink" Target="http://www.reddit.com/r/learnmachinelearning" TargetMode="External"/><Relationship Id="rId12" Type="http://schemas.openxmlformats.org/officeDocument/2006/relationships/image" Target="media/image2.png"/><Relationship Id="rId17" Type="http://schemas.openxmlformats.org/officeDocument/2006/relationships/image" Target="media/image6.png"/><Relationship Id="rId33" Type="http://schemas.openxmlformats.org/officeDocument/2006/relationships/image" Target="media/image15.png"/><Relationship Id="rId38" Type="http://schemas.openxmlformats.org/officeDocument/2006/relationships/image" Target="media/image19.png"/><Relationship Id="rId59" Type="http://schemas.openxmlformats.org/officeDocument/2006/relationships/hyperlink" Target="http://www.python.org/" TargetMode="External"/><Relationship Id="rId103" Type="http://schemas.openxmlformats.org/officeDocument/2006/relationships/hyperlink" Target="http://www.earthdata.nasa.gov/" TargetMode="External"/><Relationship Id="rId108" Type="http://schemas.openxmlformats.org/officeDocument/2006/relationships/hyperlink" Target="https://github.com/Avik-Jain/100-Days-Of-ML-Code" TargetMode="External"/><Relationship Id="rId124" Type="http://schemas.openxmlformats.org/officeDocument/2006/relationships/hyperlink" Target="https://github.com/rasbt/deeplearning-models" TargetMode="External"/><Relationship Id="rId129" Type="http://schemas.openxmlformats.org/officeDocument/2006/relationships/hyperlink" Target="https://github.com/TheAlgorithms/Python" TargetMode="External"/><Relationship Id="rId54" Type="http://schemas.openxmlformats.org/officeDocument/2006/relationships/image" Target="media/image33.png"/><Relationship Id="rId70" Type="http://schemas.openxmlformats.org/officeDocument/2006/relationships/hyperlink" Target="http://www.youtube.com/user/schafer5" TargetMode="External"/><Relationship Id="rId75" Type="http://schemas.openxmlformats.org/officeDocument/2006/relationships/hyperlink" Target="http://www.youtube.com/c/Freecodecamp" TargetMode="External"/><Relationship Id="rId91" Type="http://schemas.openxmlformats.org/officeDocument/2006/relationships/hyperlink" Target="http://www.data.world/" TargetMode="External"/><Relationship Id="rId96" Type="http://schemas.openxmlformats.org/officeDocument/2006/relationships/hyperlink" Target="http://www.gapminder.org/data"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10.png"/><Relationship Id="rId28" Type="http://schemas.openxmlformats.org/officeDocument/2006/relationships/image" Target="media/image14.png"/><Relationship Id="rId49" Type="http://schemas.openxmlformats.org/officeDocument/2006/relationships/image" Target="media/image28.emf"/><Relationship Id="rId114" Type="http://schemas.openxmlformats.org/officeDocument/2006/relationships/hyperlink" Target="https://github.com/scikit-learn/scikit-learn" TargetMode="External"/><Relationship Id="rId119" Type="http://schemas.openxmlformats.org/officeDocument/2006/relationships/hyperlink" Target="https://github.com/sassoftware/saspy" TargetMode="External"/><Relationship Id="rId44" Type="http://schemas.openxmlformats.org/officeDocument/2006/relationships/hyperlink" Target="https://github.com/Gearhj/SAS-Python-and-R-A-Cross-Reference-Guide" TargetMode="External"/><Relationship Id="rId60" Type="http://schemas.openxmlformats.org/officeDocument/2006/relationships/hyperlink" Target="http://www.rstudio.com/blog" TargetMode="External"/><Relationship Id="rId65" Type="http://schemas.openxmlformats.org/officeDocument/2006/relationships/hyperlink" Target="http://www.datasciencecentral.com/" TargetMode="External"/><Relationship Id="rId81" Type="http://schemas.openxmlformats.org/officeDocument/2006/relationships/hyperlink" Target="http://www.reddit.com/r/MachineLearning" TargetMode="External"/><Relationship Id="rId86" Type="http://schemas.openxmlformats.org/officeDocument/2006/relationships/hyperlink" Target="http://www.kaggle.com/datasets" TargetMode="External"/><Relationship Id="rId130" Type="http://schemas.openxmlformats.org/officeDocument/2006/relationships/hyperlink" Target="https://github.com/jakevdp/PythonDataScienceHandbook" TargetMode="External"/><Relationship Id="rId135" Type="http://schemas.openxmlformats.org/officeDocument/2006/relationships/header" Target="header2.xml"/><Relationship Id="rId13" Type="http://schemas.openxmlformats.org/officeDocument/2006/relationships/hyperlink" Target="https://welcome.oda.sas.com/login" TargetMode="External"/><Relationship Id="rId18" Type="http://schemas.openxmlformats.org/officeDocument/2006/relationships/image" Target="media/image7.png"/><Relationship Id="rId39" Type="http://schemas.openxmlformats.org/officeDocument/2006/relationships/image" Target="media/image20.png"/><Relationship Id="rId109" Type="http://schemas.openxmlformats.org/officeDocument/2006/relationships/hyperlink" Target="https://github.com/tidyverse/tidyverse" TargetMode="External"/><Relationship Id="rId34" Type="http://schemas.openxmlformats.org/officeDocument/2006/relationships/image" Target="media/image16.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hyperlink" Target="http://www.reddit.com/r/datascience" TargetMode="External"/><Relationship Id="rId97" Type="http://schemas.openxmlformats.org/officeDocument/2006/relationships/hyperlink" Target="http://www.data.worldbank.org/" TargetMode="External"/><Relationship Id="rId104" Type="http://schemas.openxmlformats.org/officeDocument/2006/relationships/hyperlink" Target="http://www.openstreetmap.org/" TargetMode="External"/><Relationship Id="rId120" Type="http://schemas.openxmlformats.org/officeDocument/2006/relationships/hyperlink" Target="https://github.com/advanced-sas" TargetMode="External"/><Relationship Id="rId125" Type="http://schemas.openxmlformats.org/officeDocument/2006/relationships/hyperlink" Target="https://github.com/josephmisiti/awesome-machine-learning" TargetMode="External"/><Relationship Id="rId7" Type="http://schemas.openxmlformats.org/officeDocument/2006/relationships/settings" Target="settings.xml"/><Relationship Id="rId71" Type="http://schemas.openxmlformats.org/officeDocument/2006/relationships/hyperlink" Target="http://www.youtube.com/c/3blue1brown" TargetMode="External"/><Relationship Id="rId92" Type="http://schemas.openxmlformats.org/officeDocument/2006/relationships/hyperlink" Target="http://www.snap.stanford.edu/data" TargetMode="External"/><Relationship Id="rId2" Type="http://schemas.openxmlformats.org/officeDocument/2006/relationships/customXml" Target="../customXml/item2.xml"/><Relationship Id="rId29" Type="http://schemas.openxmlformats.org/officeDocument/2006/relationships/hyperlink" Target="https://www.kaggle.com/wordsforthewise/lending-club" TargetMode="External"/><Relationship Id="rId24" Type="http://schemas.openxmlformats.org/officeDocument/2006/relationships/image" Target="media/image11.png"/><Relationship Id="rId40" Type="http://schemas.openxmlformats.org/officeDocument/2006/relationships/image" Target="media/image21.png"/><Relationship Id="rId45" Type="http://schemas.openxmlformats.org/officeDocument/2006/relationships/image" Target="media/image25.png"/><Relationship Id="rId66" Type="http://schemas.openxmlformats.org/officeDocument/2006/relationships/hyperlink" Target="http://www.pudding.cool/" TargetMode="External"/><Relationship Id="rId87" Type="http://schemas.openxmlformats.org/officeDocument/2006/relationships/hyperlink" Target="http://www.archive.ics.uci.edu/ml/index.php" TargetMode="External"/><Relationship Id="rId110" Type="http://schemas.openxmlformats.org/officeDocument/2006/relationships/hyperlink" Target="https://github.com/topepo/caret" TargetMode="External"/><Relationship Id="rId115" Type="http://schemas.openxmlformats.org/officeDocument/2006/relationships/hyperlink" Target="https://github.com/pytorch/tutorials" TargetMode="External"/><Relationship Id="rId131" Type="http://schemas.openxmlformats.org/officeDocument/2006/relationships/hyperlink" Target="https://github.com/floodsung/Deep-Learning-Papers-Reading-Roadmap" TargetMode="External"/><Relationship Id="rId136" Type="http://schemas.openxmlformats.org/officeDocument/2006/relationships/fontTable" Target="fontTable.xml"/><Relationship Id="rId61" Type="http://schemas.openxmlformats.org/officeDocument/2006/relationships/hyperlink" Target="http://www.support.sas.com/" TargetMode="External"/><Relationship Id="rId82" Type="http://schemas.openxmlformats.org/officeDocument/2006/relationships/hyperlink" Target="http://www.reddit.com/r/AskStatistics" TargetMode="External"/><Relationship Id="rId19" Type="http://schemas.openxmlformats.org/officeDocument/2006/relationships/hyperlink" Target="https://www.spyder-ide.org/" TargetMode="External"/><Relationship Id="rId14" Type="http://schemas.openxmlformats.org/officeDocument/2006/relationships/image" Target="media/image3.png"/><Relationship Id="rId30" Type="http://schemas.openxmlformats.org/officeDocument/2006/relationships/hyperlink" Target="https://github.com/Gearhj/SAS-Python-and-R-A-Cross-Reference-Guide" TargetMode="External"/><Relationship Id="rId35" Type="http://schemas.openxmlformats.org/officeDocument/2006/relationships/hyperlink" Target="https://github.com/Gearhj/SAS-Python-and-R-A-Cross-Reference-Guide" TargetMode="External"/><Relationship Id="rId56" Type="http://schemas.openxmlformats.org/officeDocument/2006/relationships/image" Target="media/image35.png"/><Relationship Id="rId77" Type="http://schemas.openxmlformats.org/officeDocument/2006/relationships/hyperlink" Target="http://www.reddit.com/r/learnpython" TargetMode="External"/><Relationship Id="rId100" Type="http://schemas.openxmlformats.org/officeDocument/2006/relationships/hyperlink" Target="http://www.data.cityofchicago.org/" TargetMode="External"/><Relationship Id="rId105" Type="http://schemas.openxmlformats.org/officeDocument/2006/relationships/hyperlink" Target="https://github.com/Gearhj/SAS-Python-and-R-A-Cross-Reference-Guide" TargetMode="External"/><Relationship Id="rId126" Type="http://schemas.openxmlformats.org/officeDocument/2006/relationships/hyperlink" Target="https://github.com/ageron/handson-ml2" TargetMode="External"/><Relationship Id="rId8" Type="http://schemas.openxmlformats.org/officeDocument/2006/relationships/webSettings" Target="webSettings.xml"/><Relationship Id="rId51" Type="http://schemas.openxmlformats.org/officeDocument/2006/relationships/image" Target="media/image30.png"/><Relationship Id="rId72" Type="http://schemas.openxmlformats.org/officeDocument/2006/relationships/hyperlink" Target="http://www.youtube.com/user/sentdex" TargetMode="External"/><Relationship Id="rId93" Type="http://schemas.openxmlformats.org/officeDocument/2006/relationships/hyperlink" Target="http://www.azure.microsoft.com/en-us/services/open-datasets" TargetMode="External"/><Relationship Id="rId98" Type="http://schemas.openxmlformats.org/officeDocument/2006/relationships/hyperlink" Target="http://www.data.un.org/" TargetMode="External"/><Relationship Id="rId121" Type="http://schemas.openxmlformats.org/officeDocument/2006/relationships/hyperlink" Target="https://github.com/microsoft/ML-For-Beginners" TargetMode="External"/><Relationship Id="rId3" Type="http://schemas.openxmlformats.org/officeDocument/2006/relationships/customXml" Target="../customXml/item3.xml"/><Relationship Id="rId25" Type="http://schemas.openxmlformats.org/officeDocument/2006/relationships/hyperlink" Target="https://www.rstudio.com/products/rstudio/download/" TargetMode="External"/><Relationship Id="rId46" Type="http://schemas.openxmlformats.org/officeDocument/2006/relationships/image" Target="media/image26.png"/><Relationship Id="rId67" Type="http://schemas.openxmlformats.org/officeDocument/2006/relationships/hyperlink" Target="http://www.youtube.com/user/joshstarmer" TargetMode="External"/><Relationship Id="rId116" Type="http://schemas.openxmlformats.org/officeDocument/2006/relationships/hyperlink" Target="https://github.com/tidyverse/ggplot2" TargetMode="External"/><Relationship Id="rId137" Type="http://schemas.microsoft.com/office/2011/relationships/people" Target="people.xml"/><Relationship Id="rId20" Type="http://schemas.openxmlformats.org/officeDocument/2006/relationships/hyperlink" Target="https://www.anaconda.com/products/individual" TargetMode="External"/><Relationship Id="rId41" Type="http://schemas.openxmlformats.org/officeDocument/2006/relationships/image" Target="media/image22.png"/><Relationship Id="rId62" Type="http://schemas.openxmlformats.org/officeDocument/2006/relationships/hyperlink" Target="http://www.datacamp.com/" TargetMode="External"/><Relationship Id="rId83" Type="http://schemas.openxmlformats.org/officeDocument/2006/relationships/hyperlink" Target="http://www.reddit.com/r/DataScienceJobs" TargetMode="External"/><Relationship Id="rId88" Type="http://schemas.openxmlformats.org/officeDocument/2006/relationships/hyperlink" Target="http://www.datasetsearch.research.google.com/" TargetMode="External"/><Relationship Id="rId111" Type="http://schemas.openxmlformats.org/officeDocument/2006/relationships/hyperlink" Target="https://github.com/saspy/saspy" TargetMode="External"/><Relationship Id="rId132" Type="http://schemas.openxmlformats.org/officeDocument/2006/relationships/hyperlink" Target="https://github.com/dair-ai/nlp_paper_summaries" TargetMode="External"/><Relationship Id="rId15" Type="http://schemas.openxmlformats.org/officeDocument/2006/relationships/image" Target="media/image4.png"/><Relationship Id="rId36" Type="http://schemas.openxmlformats.org/officeDocument/2006/relationships/image" Target="media/image17.png"/><Relationship Id="rId57" Type="http://schemas.openxmlformats.org/officeDocument/2006/relationships/hyperlink" Target="http://www.kaggle.com/" TargetMode="External"/><Relationship Id="rId106" Type="http://schemas.openxmlformats.org/officeDocument/2006/relationships/hyperlink" Target="https://github.com/Gearhj/End-to-End-Data-Science" TargetMode="External"/><Relationship Id="rId127" Type="http://schemas.openxmlformats.org/officeDocument/2006/relationships/hyperlink" Target="https://github.com/pandas-dev/pandas" TargetMode="External"/><Relationship Id="rId10" Type="http://schemas.openxmlformats.org/officeDocument/2006/relationships/endnotes" Target="endnotes.xml"/><Relationship Id="rId31" Type="http://schemas.openxmlformats.org/officeDocument/2006/relationships/hyperlink" Target="Github.com/Gearhj/SAS-Python-and-R-A-Cross_reference-Guide" TargetMode="External"/><Relationship Id="rId52" Type="http://schemas.openxmlformats.org/officeDocument/2006/relationships/image" Target="media/image31.png"/><Relationship Id="rId73" Type="http://schemas.openxmlformats.org/officeDocument/2006/relationships/hyperlink" Target="http://www.youtube.com/user/Simplilearn" TargetMode="External"/><Relationship Id="rId78" Type="http://schemas.openxmlformats.org/officeDocument/2006/relationships/hyperlink" Target="http://www.reddit.com/r/SAS" TargetMode="External"/><Relationship Id="rId94" Type="http://schemas.openxmlformats.org/officeDocument/2006/relationships/hyperlink" Target="http://www.data.fivethirtyeight.com/" TargetMode="External"/><Relationship Id="rId99" Type="http://schemas.openxmlformats.org/officeDocument/2006/relationships/hyperlink" Target="http://www.yelp.com/dataset" TargetMode="External"/><Relationship Id="rId101" Type="http://schemas.openxmlformats.org/officeDocument/2006/relationships/hyperlink" Target="http://www.data.europa.eu/euodp/en/data" TargetMode="External"/><Relationship Id="rId122" Type="http://schemas.openxmlformats.org/officeDocument/2006/relationships/hyperlink" Target="https://github.com/datasets/datasets" TargetMode="External"/><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image" Target="media/image12.png"/><Relationship Id="rId47" Type="http://schemas.openxmlformats.org/officeDocument/2006/relationships/hyperlink" Target="https://github.com/Gearhj/SAS-Python-and-R-A-Cross-Reference-Guide" TargetMode="External"/><Relationship Id="rId68" Type="http://schemas.openxmlformats.org/officeDocument/2006/relationships/hyperlink" Target="http://www.youtube.com/user/dataschool" TargetMode="External"/><Relationship Id="rId89" Type="http://schemas.openxmlformats.org/officeDocument/2006/relationships/hyperlink" Target="http://www.data.gov/" TargetMode="External"/><Relationship Id="rId112" Type="http://schemas.openxmlformats.org/officeDocument/2006/relationships/hyperlink" Target="https://github.com/fastai/fastai" TargetMode="External"/><Relationship Id="rId133" Type="http://schemas.openxmlformats.org/officeDocument/2006/relationships/hyperlink" Target="https://github.com/afshinea/stanford-cs-229-machine-learnin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mes%20Gearheart\Downloads\SASPRESS_Primary_7.5x9.25_21AUG2018%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803F88C02D70D489B21D72D1844680E" ma:contentTypeVersion="12" ma:contentTypeDescription="Create a new document." ma:contentTypeScope="" ma:versionID="c93696a419519f51f391eab79a730f4a">
  <xsd:schema xmlns:xsd="http://www.w3.org/2001/XMLSchema" xmlns:xs="http://www.w3.org/2001/XMLSchema" xmlns:p="http://schemas.microsoft.com/office/2006/metadata/properties" targetNamespace="http://schemas.microsoft.com/office/2006/metadata/properties" ma:root="true" ma:fieldsID="0809fdca2bd17db74e98cd5a01513819">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C308162-E3A3-459B-98FA-0D8DDE603F8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B74E55D3-196B-4A74-9074-62181B2DE3B7}">
  <ds:schemaRefs>
    <ds:schemaRef ds:uri="http://schemas.openxmlformats.org/officeDocument/2006/bibliography"/>
  </ds:schemaRefs>
</ds:datastoreItem>
</file>

<file path=customXml/itemProps3.xml><?xml version="1.0" encoding="utf-8"?>
<ds:datastoreItem xmlns:ds="http://schemas.openxmlformats.org/officeDocument/2006/customXml" ds:itemID="{484D0D71-1C5C-4002-B211-1915A69CAA59}">
  <ds:schemaRefs>
    <ds:schemaRef ds:uri="http://schemas.microsoft.com/sharepoint/v3/contenttype/forms"/>
  </ds:schemaRefs>
</ds:datastoreItem>
</file>

<file path=customXml/itemProps4.xml><?xml version="1.0" encoding="utf-8"?>
<ds:datastoreItem xmlns:ds="http://schemas.openxmlformats.org/officeDocument/2006/customXml" ds:itemID="{CF998E4B-DA63-482B-93CA-8CABBE3CA70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SASPRESS_Primary_7.5x9.25_21AUG2018 (1)</Template>
  <TotalTime>6632</TotalTime>
  <Pages>383</Pages>
  <Words>83463</Words>
  <Characters>493273</Characters>
  <Application>Microsoft Office Word</Application>
  <DocSecurity>0</DocSecurity>
  <Lines>16442</Lines>
  <Paragraphs>7689</Paragraphs>
  <ScaleCrop>false</ScaleCrop>
  <HeadingPairs>
    <vt:vector size="2" baseType="variant">
      <vt:variant>
        <vt:lpstr>Title</vt:lpstr>
      </vt:variant>
      <vt:variant>
        <vt:i4>1</vt:i4>
      </vt:variant>
    </vt:vector>
  </HeadingPairs>
  <TitlesOfParts>
    <vt:vector size="1" baseType="lpstr">
      <vt:lpstr>Large Robust template</vt:lpstr>
    </vt:vector>
  </TitlesOfParts>
  <Manager>Julie Platt</Manager>
  <Company>SAS Institute Inc.</Company>
  <LinksUpToDate>false</LinksUpToDate>
  <CharactersWithSpaces>569047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Large Robust template</dc:title>
  <dc:subject>Template</dc:subject>
  <dc:creator>James Gearheart</dc:creator>
  <cp:keywords/>
  <dc:description/>
  <cp:lastModifiedBy>James Gearheart</cp:lastModifiedBy>
  <cp:revision>138</cp:revision>
  <cp:lastPrinted>2024-08-17T20:01:00Z</cp:lastPrinted>
  <dcterms:created xsi:type="dcterms:W3CDTF">2024-08-11T21:51:00Z</dcterms:created>
  <dcterms:modified xsi:type="dcterms:W3CDTF">2024-08-18T20:14:00Z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0x0101008803F88C02D70D489B21D72D1844680E</vt:lpwstr>
  </property>
  <property fmtid="{D5CDD505-2E9C-101B-9397-08002B2CF9AE}" pid="3" name="MTEquationNumber2">
    <vt:lpwstr>(#S1.#E1)</vt:lpwstr>
  </property>
  <property fmtid="{D5CDD505-2E9C-101B-9397-08002B2CF9AE}" pid="4" name="MTEquationSection">
    <vt:lpwstr>1</vt:lpwstr>
  </property>
  <property fmtid="{D5CDD505-2E9C-101B-9397-08002B2CF9AE}" pid="5" name="MTWinEqns">
    <vt:bool>true</vt:bool>
  </property>
  <property fmtid="{D5CDD505-2E9C-101B-9397-08002B2CF9AE}" pid="6" name="GrammarlyDocumentId">
    <vt:lpwstr>baf63a3f3a388694ba48ded8d929a1e6a55a1cb4f3ffbe05ca8b0ba70e5f7ac2</vt:lpwstr>
  </property>
</Properties>
</file>